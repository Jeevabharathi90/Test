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16128" w14:textId="069CAA0E" w:rsidR="0076295B" w:rsidRPr="00720F8E" w:rsidRDefault="004443B7" w:rsidP="00CE59EF">
      <w:pPr>
        <w:rPr>
          <w:rFonts w:asciiTheme="minorHAnsi" w:hAnsiTheme="minorHAnsi"/>
        </w:rPr>
      </w:pPr>
      <w:bookmarkStart w:id="0" w:name="_Toc104282516"/>
      <w:bookmarkStart w:id="1" w:name="_Toc135135476"/>
      <w:ins w:id="2" w:author="Sue Simnor (EXT Idiom)" w:date="2025-05-27T12:12:00Z">
        <w:del w:id="3" w:author="Sam Sehgal (EXT Idiom)" w:date="2025-06-04T14:39:00Z">
          <w:r>
            <w:rPr>
              <w:rFonts w:asciiTheme="minorHAnsi" w:hAnsiTheme="minorHAnsi"/>
            </w:rPr>
            <w:delText>f</w:delText>
          </w:r>
        </w:del>
      </w:ins>
    </w:p>
    <w:p w14:paraId="100CEABA" w14:textId="77777777" w:rsidR="00941BDB" w:rsidRPr="00720F8E" w:rsidRDefault="00941BDB" w:rsidP="624AC179">
      <w:pPr>
        <w:pStyle w:val="Title"/>
        <w:rPr>
          <w:rFonts w:cstheme="minorBidi"/>
        </w:rPr>
      </w:pPr>
      <w:r w:rsidRPr="624AC179">
        <w:rPr>
          <w:rFonts w:cstheme="minorBidi"/>
        </w:rPr>
        <w:t xml:space="preserve">Correspondence </w:t>
      </w:r>
      <w:commentRangeStart w:id="4"/>
      <w:r w:rsidRPr="624AC179">
        <w:rPr>
          <w:rFonts w:cstheme="minorBidi"/>
        </w:rPr>
        <w:t>Functional</w:t>
      </w:r>
      <w:commentRangeEnd w:id="4"/>
      <w:r w:rsidRPr="624AC179">
        <w:rPr>
          <w:rStyle w:val="CommentReference"/>
          <w:rFonts w:cstheme="minorBidi"/>
          <w:sz w:val="56"/>
          <w:szCs w:val="56"/>
        </w:rPr>
        <w:commentReference w:id="4"/>
      </w:r>
      <w:r w:rsidRPr="624AC179">
        <w:rPr>
          <w:rFonts w:cstheme="minorBidi"/>
        </w:rPr>
        <w:t xml:space="preserve"> Specification</w:t>
      </w:r>
      <w:commentRangeStart w:id="5"/>
      <w:commentRangeEnd w:id="5"/>
      <w:r w:rsidRPr="00720F8E">
        <w:rPr>
          <w:rStyle w:val="CommentReference"/>
          <w:rFonts w:cstheme="minorBidi"/>
          <w:sz w:val="56"/>
          <w:szCs w:val="56"/>
        </w:rPr>
        <w:commentReference w:id="5"/>
      </w:r>
    </w:p>
    <w:p w14:paraId="5A95AD06" w14:textId="77777777" w:rsidR="00941BDB" w:rsidRPr="00720F8E" w:rsidDel="00587370" w:rsidRDefault="00941BDB" w:rsidP="00941BDB">
      <w:pPr>
        <w:rPr>
          <w:del w:id="6" w:author="Sue Simnor (EXT Idiom)" w:date="2024-04-22T12:08:00Z"/>
          <w:rFonts w:asciiTheme="minorHAnsi" w:hAnsiTheme="minorHAnsi" w:cstheme="minorHAnsi"/>
          <w:lang w:val="en-AU"/>
        </w:rPr>
      </w:pPr>
    </w:p>
    <w:p w14:paraId="1F40616C" w14:textId="77777777" w:rsidR="0076295B" w:rsidRPr="00720F8E" w:rsidRDefault="0076295B">
      <w:pPr>
        <w:outlineLvl w:val="0"/>
        <w:rPr>
          <w:rFonts w:asciiTheme="minorHAnsi" w:hAnsiTheme="minorHAnsi" w:cstheme="minorHAnsi"/>
        </w:rPr>
        <w:pPrChange w:id="7" w:author="Sue Simnor (EXT Idiom)" w:date="2024-04-22T12:08:00Z">
          <w:pPr>
            <w:jc w:val="center"/>
            <w:outlineLvl w:val="0"/>
          </w:pPr>
        </w:pPrChange>
      </w:pPr>
    </w:p>
    <w:p w14:paraId="3AB15B3B" w14:textId="217150B0" w:rsidR="0076295B" w:rsidRDefault="5B503467" w:rsidP="00E02B28">
      <w:pPr>
        <w:pStyle w:val="Subtitle"/>
        <w:rPr>
          <w:ins w:id="8" w:author="Sue Simnor (EXT Idiom)" w:date="2024-04-22T12:08:00Z"/>
          <w:rFonts w:asciiTheme="minorHAnsi" w:hAnsiTheme="minorHAnsi" w:cstheme="minorHAnsi"/>
          <w:color w:val="auto"/>
        </w:rPr>
      </w:pPr>
      <w:r w:rsidRPr="00587370">
        <w:rPr>
          <w:rFonts w:asciiTheme="minorHAnsi" w:hAnsiTheme="minorHAnsi" w:cstheme="minorHAnsi"/>
          <w:color w:val="auto"/>
          <w:rPrChange w:id="9" w:author="Sue Simnor (EXT Idiom)" w:date="2024-04-22T12:08:00Z">
            <w:rPr>
              <w:rFonts w:asciiTheme="minorHAnsi" w:hAnsiTheme="minorHAnsi" w:cstheme="minorHAnsi"/>
            </w:rPr>
          </w:rPrChange>
        </w:rPr>
        <w:t xml:space="preserve">Certificate of Insurance- </w:t>
      </w:r>
      <w:r w:rsidR="421A4FF7" w:rsidRPr="00587370">
        <w:rPr>
          <w:rFonts w:asciiTheme="minorHAnsi" w:hAnsiTheme="minorHAnsi" w:cstheme="minorHAnsi"/>
          <w:color w:val="auto"/>
          <w:rPrChange w:id="10" w:author="Sue Simnor (EXT Idiom)" w:date="2024-04-22T12:08:00Z">
            <w:rPr>
              <w:rFonts w:asciiTheme="minorHAnsi" w:hAnsiTheme="minorHAnsi" w:cstheme="minorHAnsi"/>
            </w:rPr>
          </w:rPrChange>
        </w:rPr>
        <w:t>CBA</w:t>
      </w:r>
    </w:p>
    <w:p w14:paraId="54E1CD1A" w14:textId="0A8EDF50" w:rsidR="00587370" w:rsidRDefault="00E6295C">
      <w:r>
        <w:t xml:space="preserve"> </w:t>
      </w:r>
    </w:p>
    <w:p w14:paraId="562BCD0B" w14:textId="77777777" w:rsidR="00E6295C" w:rsidRPr="00587370" w:rsidRDefault="00E6295C" w:rsidP="00E6295C"/>
    <w:tbl>
      <w:tblPr>
        <w:tblStyle w:val="TableGrid"/>
        <w:tblW w:w="0" w:type="auto"/>
        <w:tblLook w:val="04A0" w:firstRow="1" w:lastRow="0" w:firstColumn="1" w:lastColumn="0" w:noHBand="0" w:noVBand="1"/>
        <w:tblPrChange w:id="11" w:author="Sue Simnor (EXT Idiom)" w:date="2024-04-22T12:09:00Z">
          <w:tblPr>
            <w:tblStyle w:val="TableGrid"/>
            <w:tblW w:w="0" w:type="auto"/>
            <w:tblLook w:val="04A0" w:firstRow="1" w:lastRow="0" w:firstColumn="1" w:lastColumn="0" w:noHBand="0" w:noVBand="1"/>
          </w:tblPr>
        </w:tblPrChange>
      </w:tblPr>
      <w:tblGrid>
        <w:gridCol w:w="3681"/>
        <w:gridCol w:w="5329"/>
        <w:tblGridChange w:id="12">
          <w:tblGrid>
            <w:gridCol w:w="3256"/>
            <w:gridCol w:w="425"/>
            <w:gridCol w:w="5329"/>
          </w:tblGrid>
        </w:tblGridChange>
      </w:tblGrid>
      <w:tr w:rsidR="00941BDB" w:rsidRPr="00720F8E" w14:paraId="71B8F6E8" w14:textId="77777777" w:rsidTr="00587370">
        <w:tc>
          <w:tcPr>
            <w:tcW w:w="3681" w:type="dxa"/>
            <w:shd w:val="clear" w:color="auto" w:fill="D9D9D9" w:themeFill="background1" w:themeFillShade="D9"/>
            <w:tcPrChange w:id="13" w:author="Sue Simnor (EXT Idiom)" w:date="2024-04-22T12:09:00Z">
              <w:tcPr>
                <w:tcW w:w="3256" w:type="dxa"/>
                <w:shd w:val="clear" w:color="auto" w:fill="DDD9C3" w:themeFill="background2" w:themeFillShade="E6"/>
              </w:tcPr>
            </w:tcPrChange>
          </w:tcPr>
          <w:p w14:paraId="0AAEA6F3" w14:textId="77777777" w:rsidR="00941BDB" w:rsidRPr="00720F8E" w:rsidRDefault="00941BDB">
            <w:pPr>
              <w:rPr>
                <w:rFonts w:asciiTheme="minorHAnsi" w:hAnsiTheme="minorHAnsi" w:cstheme="minorHAnsi"/>
                <w:b/>
                <w:bCs/>
                <w:szCs w:val="28"/>
              </w:rPr>
            </w:pPr>
            <w:r w:rsidRPr="00720F8E">
              <w:rPr>
                <w:rFonts w:asciiTheme="minorHAnsi" w:hAnsiTheme="minorHAnsi" w:cstheme="minorHAnsi"/>
                <w:b/>
                <w:bCs/>
                <w:szCs w:val="28"/>
              </w:rPr>
              <w:t>Name of Publication/Attachment:</w:t>
            </w:r>
          </w:p>
        </w:tc>
        <w:tc>
          <w:tcPr>
            <w:tcW w:w="5329" w:type="dxa"/>
            <w:tcPrChange w:id="14" w:author="Sue Simnor (EXT Idiom)" w:date="2024-04-22T12:09:00Z">
              <w:tcPr>
                <w:tcW w:w="5754" w:type="dxa"/>
                <w:gridSpan w:val="2"/>
              </w:tcPr>
            </w:tcPrChange>
          </w:tcPr>
          <w:p w14:paraId="69475C9E" w14:textId="33537B03" w:rsidR="00941BDB" w:rsidRPr="00720F8E" w:rsidRDefault="00941BDB">
            <w:pPr>
              <w:rPr>
                <w:rFonts w:asciiTheme="minorHAnsi" w:hAnsiTheme="minorHAnsi" w:cstheme="minorHAnsi"/>
                <w:b/>
                <w:bCs/>
                <w:sz w:val="28"/>
                <w:szCs w:val="32"/>
              </w:rPr>
            </w:pPr>
            <w:r w:rsidRPr="00720F8E">
              <w:rPr>
                <w:rFonts w:asciiTheme="minorHAnsi" w:hAnsiTheme="minorHAnsi" w:cstheme="minorHAnsi"/>
                <w:b/>
                <w:bCs/>
                <w:sz w:val="28"/>
                <w:szCs w:val="32"/>
              </w:rPr>
              <w:t>COI_Publication</w:t>
            </w:r>
          </w:p>
        </w:tc>
      </w:tr>
      <w:tr w:rsidR="00941BDB" w:rsidRPr="00720F8E" w14:paraId="05B6DD9A" w14:textId="77777777" w:rsidTr="00354970">
        <w:tc>
          <w:tcPr>
            <w:tcW w:w="3681" w:type="dxa"/>
            <w:shd w:val="clear" w:color="auto" w:fill="D9D9D9" w:themeFill="background1" w:themeFillShade="D9"/>
          </w:tcPr>
          <w:p w14:paraId="5FE5167E" w14:textId="77777777" w:rsidR="00941BDB" w:rsidRPr="00720F8E" w:rsidRDefault="00941BDB">
            <w:pPr>
              <w:rPr>
                <w:rFonts w:asciiTheme="minorHAnsi" w:hAnsiTheme="minorHAnsi" w:cstheme="minorHAnsi"/>
                <w:b/>
                <w:bCs/>
                <w:szCs w:val="28"/>
              </w:rPr>
            </w:pPr>
            <w:r w:rsidRPr="00720F8E">
              <w:rPr>
                <w:rFonts w:asciiTheme="minorHAnsi" w:hAnsiTheme="minorHAnsi" w:cstheme="minorHAnsi"/>
                <w:b/>
                <w:bCs/>
                <w:szCs w:val="28"/>
              </w:rPr>
              <w:t>Publication or Attachment:</w:t>
            </w:r>
          </w:p>
        </w:tc>
        <w:tc>
          <w:tcPr>
            <w:tcW w:w="5329" w:type="dxa"/>
          </w:tcPr>
          <w:p w14:paraId="729CD57C" w14:textId="135C6AB5" w:rsidR="00941BDB" w:rsidRPr="00720F8E" w:rsidRDefault="006205B1">
            <w:pPr>
              <w:rPr>
                <w:rFonts w:asciiTheme="minorHAnsi" w:hAnsiTheme="minorHAnsi" w:cstheme="minorHAnsi"/>
                <w:b/>
                <w:bCs/>
                <w:sz w:val="28"/>
                <w:szCs w:val="32"/>
              </w:rPr>
            </w:pPr>
            <w:r>
              <w:rPr>
                <w:rFonts w:asciiTheme="minorHAnsi" w:hAnsiTheme="minorHAnsi" w:cstheme="minorHAnsi"/>
                <w:b/>
                <w:bCs/>
                <w:sz w:val="28"/>
                <w:szCs w:val="32"/>
              </w:rPr>
              <w:t>Publication</w:t>
            </w:r>
          </w:p>
        </w:tc>
      </w:tr>
    </w:tbl>
    <w:p w14:paraId="4105A825" w14:textId="54312684" w:rsidR="0076295B" w:rsidRPr="00720F8E" w:rsidRDefault="0076295B" w:rsidP="00E02B28">
      <w:pPr>
        <w:rPr>
          <w:rFonts w:cstheme="minorHAnsi"/>
        </w:rPr>
      </w:pPr>
    </w:p>
    <w:p w14:paraId="39EF90AA" w14:textId="77777777" w:rsidR="00941BDB" w:rsidRPr="00587370" w:rsidRDefault="00941BDB" w:rsidP="00941BDB">
      <w:pPr>
        <w:pStyle w:val="Heading1"/>
        <w:numPr>
          <w:ilvl w:val="0"/>
          <w:numId w:val="50"/>
        </w:numPr>
        <w:tabs>
          <w:tab w:val="num" w:pos="360"/>
        </w:tabs>
        <w:rPr>
          <w:rFonts w:cstheme="minorHAnsi"/>
          <w:color w:val="auto"/>
          <w:rPrChange w:id="15" w:author="Sue Simnor (EXT Idiom)" w:date="2024-04-22T12:09:00Z">
            <w:rPr>
              <w:rFonts w:cstheme="minorHAnsi"/>
            </w:rPr>
          </w:rPrChange>
        </w:rPr>
      </w:pPr>
      <w:bookmarkStart w:id="16" w:name="_Toc122589886"/>
      <w:bookmarkStart w:id="17" w:name="_Toc143871412"/>
      <w:bookmarkStart w:id="18" w:name="_Toc173483685"/>
      <w:r w:rsidRPr="00587370">
        <w:rPr>
          <w:rFonts w:cstheme="minorHAnsi"/>
          <w:color w:val="auto"/>
          <w:rPrChange w:id="19" w:author="Sue Simnor (EXT Idiom)" w:date="2024-04-22T12:09:00Z">
            <w:rPr>
              <w:rFonts w:cstheme="minorHAnsi"/>
            </w:rPr>
          </w:rPrChange>
        </w:rPr>
        <w:t>Document Control</w:t>
      </w:r>
      <w:bookmarkEnd w:id="16"/>
      <w:bookmarkEnd w:id="17"/>
      <w:bookmarkEnd w:id="18"/>
    </w:p>
    <w:p w14:paraId="368D9942" w14:textId="688D92C4" w:rsidR="00941BDB" w:rsidRPr="00720F8E" w:rsidRDefault="00587370" w:rsidP="00941BDB">
      <w:pPr>
        <w:pStyle w:val="Heading2"/>
        <w:rPr>
          <w:rFonts w:asciiTheme="minorHAnsi" w:hAnsiTheme="minorHAnsi" w:cstheme="minorHAnsi"/>
        </w:rPr>
      </w:pPr>
      <w:bookmarkStart w:id="20" w:name="_Toc122589887"/>
      <w:bookmarkStart w:id="21" w:name="_Toc143871413"/>
      <w:bookmarkStart w:id="22" w:name="_Toc173483686"/>
      <w:r>
        <w:rPr>
          <w:rFonts w:asciiTheme="minorHAnsi" w:hAnsiTheme="minorHAnsi" w:cstheme="minorHAnsi"/>
        </w:rPr>
        <w:t xml:space="preserve">1.1 </w:t>
      </w:r>
      <w:r w:rsidR="00941BDB" w:rsidRPr="00720F8E">
        <w:rPr>
          <w:rFonts w:asciiTheme="minorHAnsi" w:hAnsiTheme="minorHAnsi" w:cstheme="minorHAnsi"/>
        </w:rPr>
        <w:t>Document Revision History</w:t>
      </w:r>
      <w:bookmarkEnd w:id="20"/>
      <w:bookmarkEnd w:id="21"/>
      <w:bookmarkEnd w:id="22"/>
    </w:p>
    <w:tbl>
      <w:tblPr>
        <w:tblStyle w:val="TableGrid"/>
        <w:tblW w:w="0" w:type="auto"/>
        <w:tblLook w:val="04A0" w:firstRow="1" w:lastRow="0" w:firstColumn="1" w:lastColumn="0" w:noHBand="0" w:noVBand="1"/>
        <w:tblPrChange w:id="23" w:author="Andrew Froude" w:date="2024-08-02T09:33:00Z" w16du:dateUtc="2024-08-01T23:33:00Z">
          <w:tblPr>
            <w:tblStyle w:val="TableGrid"/>
            <w:tblW w:w="0" w:type="auto"/>
            <w:tblLook w:val="04A0" w:firstRow="1" w:lastRow="0" w:firstColumn="1" w:lastColumn="0" w:noHBand="0" w:noVBand="1"/>
          </w:tblPr>
        </w:tblPrChange>
      </w:tblPr>
      <w:tblGrid>
        <w:gridCol w:w="1418"/>
        <w:gridCol w:w="1129"/>
        <w:gridCol w:w="1701"/>
        <w:gridCol w:w="4767"/>
        <w:tblGridChange w:id="24">
          <w:tblGrid>
            <w:gridCol w:w="360"/>
            <w:gridCol w:w="360"/>
            <w:gridCol w:w="360"/>
            <w:gridCol w:w="338"/>
            <w:gridCol w:w="382"/>
            <w:gridCol w:w="747"/>
            <w:gridCol w:w="1701"/>
            <w:gridCol w:w="425"/>
            <w:gridCol w:w="4342"/>
          </w:tblGrid>
        </w:tblGridChange>
      </w:tblGrid>
      <w:tr w:rsidR="00941BDB" w:rsidRPr="00720F8E" w14:paraId="54C51E73" w14:textId="77777777" w:rsidTr="00BF7E32">
        <w:trPr>
          <w:trPrChange w:id="25" w:author="Andrew Froude" w:date="2024-08-02T09:33:00Z" w16du:dateUtc="2024-08-01T23:33:00Z">
            <w:trPr>
              <w:gridAfter w:val="0"/>
            </w:trPr>
          </w:trPrChange>
        </w:trPr>
        <w:tc>
          <w:tcPr>
            <w:tcW w:w="1418" w:type="dxa"/>
            <w:shd w:val="clear" w:color="auto" w:fill="D9D9D9" w:themeFill="background1" w:themeFillShade="D9"/>
            <w:tcPrChange w:id="26" w:author="Andrew Froude" w:date="2024-08-02T09:33:00Z" w16du:dateUtc="2024-08-01T23:33:00Z">
              <w:tcPr>
                <w:tcW w:w="1418" w:type="dxa"/>
                <w:shd w:val="clear" w:color="auto" w:fill="EEECE1" w:themeFill="background2"/>
              </w:tcPr>
            </w:tcPrChange>
          </w:tcPr>
          <w:p w14:paraId="713D4819" w14:textId="77777777" w:rsidR="00941BDB" w:rsidRPr="00720F8E" w:rsidRDefault="00941BDB">
            <w:pPr>
              <w:rPr>
                <w:rFonts w:asciiTheme="minorHAnsi" w:hAnsiTheme="minorHAnsi" w:cstheme="minorHAnsi"/>
                <w:b/>
                <w:bCs/>
              </w:rPr>
            </w:pPr>
            <w:r w:rsidRPr="00720F8E">
              <w:rPr>
                <w:rFonts w:asciiTheme="minorHAnsi" w:hAnsiTheme="minorHAnsi" w:cstheme="minorHAnsi"/>
                <w:b/>
                <w:bCs/>
              </w:rPr>
              <w:t>Date</w:t>
            </w:r>
          </w:p>
        </w:tc>
        <w:tc>
          <w:tcPr>
            <w:tcW w:w="1129" w:type="dxa"/>
            <w:shd w:val="clear" w:color="auto" w:fill="D9D9D9" w:themeFill="background1" w:themeFillShade="D9"/>
            <w:tcPrChange w:id="27" w:author="Andrew Froude" w:date="2024-08-02T09:33:00Z" w16du:dateUtc="2024-08-01T23:33:00Z">
              <w:tcPr>
                <w:tcW w:w="1129" w:type="dxa"/>
                <w:shd w:val="clear" w:color="auto" w:fill="EEECE1" w:themeFill="background2"/>
              </w:tcPr>
            </w:tcPrChange>
          </w:tcPr>
          <w:p w14:paraId="5703E017" w14:textId="77777777" w:rsidR="00941BDB" w:rsidRPr="00720F8E" w:rsidRDefault="00941BDB">
            <w:pPr>
              <w:rPr>
                <w:rFonts w:asciiTheme="minorHAnsi" w:hAnsiTheme="minorHAnsi" w:cstheme="minorHAnsi"/>
                <w:b/>
                <w:bCs/>
              </w:rPr>
            </w:pPr>
            <w:r w:rsidRPr="00720F8E">
              <w:rPr>
                <w:rFonts w:asciiTheme="minorHAnsi" w:hAnsiTheme="minorHAnsi" w:cstheme="minorHAnsi"/>
                <w:b/>
                <w:bCs/>
              </w:rPr>
              <w:t>Version</w:t>
            </w:r>
          </w:p>
        </w:tc>
        <w:tc>
          <w:tcPr>
            <w:tcW w:w="1701" w:type="dxa"/>
            <w:shd w:val="clear" w:color="auto" w:fill="D9D9D9" w:themeFill="background1" w:themeFillShade="D9"/>
            <w:tcPrChange w:id="28" w:author="Andrew Froude" w:date="2024-08-02T09:33:00Z" w16du:dateUtc="2024-08-01T23:33:00Z">
              <w:tcPr>
                <w:tcW w:w="2126" w:type="dxa"/>
                <w:shd w:val="clear" w:color="auto" w:fill="EEECE1" w:themeFill="background2"/>
              </w:tcPr>
            </w:tcPrChange>
          </w:tcPr>
          <w:p w14:paraId="4AB8B9AE" w14:textId="77777777" w:rsidR="00941BDB" w:rsidRPr="00720F8E" w:rsidRDefault="00941BDB">
            <w:pPr>
              <w:rPr>
                <w:rFonts w:asciiTheme="minorHAnsi" w:hAnsiTheme="minorHAnsi" w:cstheme="minorHAnsi"/>
                <w:b/>
                <w:bCs/>
              </w:rPr>
            </w:pPr>
            <w:r w:rsidRPr="00720F8E">
              <w:rPr>
                <w:rFonts w:asciiTheme="minorHAnsi" w:hAnsiTheme="minorHAnsi" w:cstheme="minorHAnsi"/>
                <w:b/>
                <w:bCs/>
              </w:rPr>
              <w:t>Name</w:t>
            </w:r>
          </w:p>
        </w:tc>
        <w:tc>
          <w:tcPr>
            <w:tcW w:w="4767" w:type="dxa"/>
            <w:shd w:val="clear" w:color="auto" w:fill="D9D9D9" w:themeFill="background1" w:themeFillShade="D9"/>
            <w:tcPrChange w:id="29" w:author="Andrew Froude" w:date="2024-08-02T09:33:00Z" w16du:dateUtc="2024-08-01T23:33:00Z">
              <w:tcPr>
                <w:tcW w:w="4342" w:type="dxa"/>
                <w:gridSpan w:val="2"/>
                <w:shd w:val="clear" w:color="auto" w:fill="EEECE1" w:themeFill="background2"/>
              </w:tcPr>
            </w:tcPrChange>
          </w:tcPr>
          <w:p w14:paraId="2BB8348F" w14:textId="77777777" w:rsidR="00941BDB" w:rsidRPr="00720F8E" w:rsidRDefault="00941BDB">
            <w:pPr>
              <w:rPr>
                <w:rFonts w:asciiTheme="minorHAnsi" w:hAnsiTheme="minorHAnsi" w:cstheme="minorHAnsi"/>
                <w:b/>
                <w:bCs/>
              </w:rPr>
            </w:pPr>
            <w:r w:rsidRPr="00720F8E">
              <w:rPr>
                <w:rFonts w:asciiTheme="minorHAnsi" w:hAnsiTheme="minorHAnsi" w:cstheme="minorHAnsi"/>
                <w:b/>
                <w:bCs/>
              </w:rPr>
              <w:t>Description</w:t>
            </w:r>
          </w:p>
        </w:tc>
      </w:tr>
      <w:tr w:rsidR="00600E63" w:rsidRPr="00BF7E32" w14:paraId="1559B495" w14:textId="77777777" w:rsidTr="00BF7E32">
        <w:tc>
          <w:tcPr>
            <w:tcW w:w="1418" w:type="dxa"/>
            <w:tcPrChange w:id="30" w:author="Andrew Froude" w:date="2024-08-02T09:33:00Z" w16du:dateUtc="2024-08-01T23:33:00Z">
              <w:tcPr>
                <w:tcW w:w="1418" w:type="dxa"/>
                <w:gridSpan w:val="4"/>
              </w:tcPr>
            </w:tcPrChange>
          </w:tcPr>
          <w:p w14:paraId="1C87BD2E" w14:textId="73C0A80F" w:rsidR="00600E63" w:rsidRPr="00BF7E32" w:rsidRDefault="00600E63" w:rsidP="00600E63">
            <w:pPr>
              <w:rPr>
                <w:rFonts w:asciiTheme="minorHAnsi" w:hAnsiTheme="minorHAnsi" w:cstheme="minorHAnsi"/>
                <w:sz w:val="20"/>
                <w:szCs w:val="20"/>
                <w:rPrChange w:id="31"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32" w:author="Andrew Froude" w:date="2024-08-02T09:33:00Z" w16du:dateUtc="2024-08-01T23:33:00Z">
                  <w:rPr>
                    <w:rFonts w:asciiTheme="minorHAnsi" w:hAnsiTheme="minorHAnsi" w:cstheme="minorHAnsi"/>
                  </w:rPr>
                </w:rPrChange>
              </w:rPr>
              <w:t>20/11/2022</w:t>
            </w:r>
          </w:p>
        </w:tc>
        <w:tc>
          <w:tcPr>
            <w:tcW w:w="1129" w:type="dxa"/>
            <w:tcPrChange w:id="33" w:author="Andrew Froude" w:date="2024-08-02T09:33:00Z" w16du:dateUtc="2024-08-01T23:33:00Z">
              <w:tcPr>
                <w:tcW w:w="1129" w:type="dxa"/>
                <w:gridSpan w:val="2"/>
              </w:tcPr>
            </w:tcPrChange>
          </w:tcPr>
          <w:p w14:paraId="1E714250" w14:textId="57CBB315" w:rsidR="00600E63" w:rsidRPr="00BF7E32" w:rsidRDefault="00600E63" w:rsidP="00600E63">
            <w:pPr>
              <w:rPr>
                <w:rFonts w:asciiTheme="minorHAnsi" w:hAnsiTheme="minorHAnsi" w:cstheme="minorHAnsi"/>
                <w:sz w:val="20"/>
                <w:szCs w:val="20"/>
                <w:rPrChange w:id="34"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35" w:author="Andrew Froude" w:date="2024-08-02T09:33:00Z" w16du:dateUtc="2024-08-01T23:33:00Z">
                  <w:rPr>
                    <w:rFonts w:asciiTheme="minorHAnsi" w:hAnsiTheme="minorHAnsi" w:cstheme="minorHAnsi"/>
                  </w:rPr>
                </w:rPrChange>
              </w:rPr>
              <w:t>0.1</w:t>
            </w:r>
          </w:p>
        </w:tc>
        <w:tc>
          <w:tcPr>
            <w:tcW w:w="1701" w:type="dxa"/>
            <w:tcPrChange w:id="36" w:author="Andrew Froude" w:date="2024-08-02T09:33:00Z" w16du:dateUtc="2024-08-01T23:33:00Z">
              <w:tcPr>
                <w:tcW w:w="2126" w:type="dxa"/>
                <w:gridSpan w:val="2"/>
              </w:tcPr>
            </w:tcPrChange>
          </w:tcPr>
          <w:p w14:paraId="7A09BE2B" w14:textId="3CA20917" w:rsidR="00600E63" w:rsidRPr="00BF7E32" w:rsidRDefault="00600E63" w:rsidP="00600E63">
            <w:pPr>
              <w:rPr>
                <w:rFonts w:asciiTheme="minorHAnsi" w:hAnsiTheme="minorHAnsi" w:cstheme="minorHAnsi"/>
                <w:sz w:val="20"/>
                <w:szCs w:val="20"/>
                <w:rPrChange w:id="37" w:author="Andrew Froude" w:date="2024-08-02T09:33:00Z" w16du:dateUtc="2024-08-01T23:33:00Z">
                  <w:rPr>
                    <w:rFonts w:asciiTheme="minorHAnsi" w:hAnsiTheme="minorHAnsi" w:cstheme="minorHAnsi"/>
                  </w:rPr>
                </w:rPrChange>
              </w:rPr>
            </w:pPr>
            <w:r w:rsidRPr="00BF7E32">
              <w:rPr>
                <w:rFonts w:asciiTheme="minorHAnsi" w:hAnsiTheme="minorHAnsi" w:cstheme="minorHAnsi"/>
                <w:iCs/>
                <w:sz w:val="20"/>
                <w:szCs w:val="20"/>
                <w:rPrChange w:id="38" w:author="Andrew Froude" w:date="2024-08-02T09:33:00Z" w16du:dateUtc="2024-08-01T23:33:00Z">
                  <w:rPr>
                    <w:rFonts w:asciiTheme="minorHAnsi" w:hAnsiTheme="minorHAnsi" w:cstheme="minorHAnsi"/>
                    <w:iCs/>
                  </w:rPr>
                </w:rPrChange>
              </w:rPr>
              <w:t>Prakash K</w:t>
            </w:r>
          </w:p>
        </w:tc>
        <w:tc>
          <w:tcPr>
            <w:tcW w:w="4767" w:type="dxa"/>
            <w:tcPrChange w:id="39" w:author="Andrew Froude" w:date="2024-08-02T09:33:00Z" w16du:dateUtc="2024-08-01T23:33:00Z">
              <w:tcPr>
                <w:tcW w:w="4342" w:type="dxa"/>
              </w:tcPr>
            </w:tcPrChange>
          </w:tcPr>
          <w:p w14:paraId="62D15FEB" w14:textId="2F4396BE" w:rsidR="00600E63" w:rsidRPr="00BF7E32" w:rsidRDefault="00600E63" w:rsidP="00600E63">
            <w:pPr>
              <w:rPr>
                <w:rFonts w:asciiTheme="minorHAnsi" w:hAnsiTheme="minorHAnsi" w:cstheme="minorHAnsi"/>
                <w:sz w:val="20"/>
                <w:szCs w:val="20"/>
                <w:rPrChange w:id="40"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41" w:author="Andrew Froude" w:date="2024-08-02T09:33:00Z" w16du:dateUtc="2024-08-01T23:33:00Z">
                  <w:rPr>
                    <w:rFonts w:asciiTheme="minorHAnsi" w:hAnsiTheme="minorHAnsi" w:cstheme="minorHAnsi"/>
                  </w:rPr>
                </w:rPrChange>
              </w:rPr>
              <w:t>Created Initial Draft</w:t>
            </w:r>
          </w:p>
        </w:tc>
      </w:tr>
      <w:tr w:rsidR="00600E63" w:rsidRPr="00BF7E32" w14:paraId="3B40BE8F" w14:textId="77777777" w:rsidTr="00BF7E32">
        <w:tc>
          <w:tcPr>
            <w:tcW w:w="1418" w:type="dxa"/>
            <w:tcPrChange w:id="42" w:author="Andrew Froude" w:date="2024-08-02T09:33:00Z" w16du:dateUtc="2024-08-01T23:33:00Z">
              <w:tcPr>
                <w:tcW w:w="1418" w:type="dxa"/>
                <w:gridSpan w:val="4"/>
              </w:tcPr>
            </w:tcPrChange>
          </w:tcPr>
          <w:p w14:paraId="7D0C6FD5" w14:textId="3EBAC70B" w:rsidR="00600E63" w:rsidRPr="00BF7E32" w:rsidRDefault="00600E63" w:rsidP="00600E63">
            <w:pPr>
              <w:rPr>
                <w:rFonts w:asciiTheme="minorHAnsi" w:hAnsiTheme="minorHAnsi" w:cstheme="minorHAnsi"/>
                <w:sz w:val="20"/>
                <w:szCs w:val="20"/>
                <w:rPrChange w:id="43"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44" w:author="Andrew Froude" w:date="2024-08-02T09:33:00Z" w16du:dateUtc="2024-08-01T23:33:00Z">
                  <w:rPr>
                    <w:rFonts w:asciiTheme="minorHAnsi" w:hAnsiTheme="minorHAnsi" w:cstheme="minorHAnsi"/>
                  </w:rPr>
                </w:rPrChange>
              </w:rPr>
              <w:t>06/12/2022</w:t>
            </w:r>
          </w:p>
        </w:tc>
        <w:tc>
          <w:tcPr>
            <w:tcW w:w="1129" w:type="dxa"/>
            <w:tcPrChange w:id="45" w:author="Andrew Froude" w:date="2024-08-02T09:33:00Z" w16du:dateUtc="2024-08-01T23:33:00Z">
              <w:tcPr>
                <w:tcW w:w="1129" w:type="dxa"/>
                <w:gridSpan w:val="2"/>
              </w:tcPr>
            </w:tcPrChange>
          </w:tcPr>
          <w:p w14:paraId="612B4540" w14:textId="02BC130B" w:rsidR="00600E63" w:rsidRPr="00BF7E32" w:rsidRDefault="00600E63" w:rsidP="00600E63">
            <w:pPr>
              <w:rPr>
                <w:rFonts w:asciiTheme="minorHAnsi" w:hAnsiTheme="minorHAnsi" w:cstheme="minorHAnsi"/>
                <w:sz w:val="20"/>
                <w:szCs w:val="20"/>
                <w:rPrChange w:id="46"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47" w:author="Andrew Froude" w:date="2024-08-02T09:33:00Z" w16du:dateUtc="2024-08-01T23:33:00Z">
                  <w:rPr>
                    <w:rFonts w:asciiTheme="minorHAnsi" w:hAnsiTheme="minorHAnsi" w:cstheme="minorHAnsi"/>
                  </w:rPr>
                </w:rPrChange>
              </w:rPr>
              <w:t>0.2</w:t>
            </w:r>
          </w:p>
        </w:tc>
        <w:tc>
          <w:tcPr>
            <w:tcW w:w="1701" w:type="dxa"/>
            <w:tcPrChange w:id="48" w:author="Andrew Froude" w:date="2024-08-02T09:33:00Z" w16du:dateUtc="2024-08-01T23:33:00Z">
              <w:tcPr>
                <w:tcW w:w="2126" w:type="dxa"/>
                <w:gridSpan w:val="2"/>
              </w:tcPr>
            </w:tcPrChange>
          </w:tcPr>
          <w:p w14:paraId="540C804A" w14:textId="04335096" w:rsidR="00600E63" w:rsidRPr="00BF7E32" w:rsidRDefault="00600E63" w:rsidP="00600E63">
            <w:pPr>
              <w:rPr>
                <w:rFonts w:asciiTheme="minorHAnsi" w:hAnsiTheme="minorHAnsi" w:cstheme="minorHAnsi"/>
                <w:sz w:val="20"/>
                <w:szCs w:val="20"/>
                <w:rPrChange w:id="49" w:author="Andrew Froude" w:date="2024-08-02T09:33:00Z" w16du:dateUtc="2024-08-01T23:33:00Z">
                  <w:rPr>
                    <w:rFonts w:asciiTheme="minorHAnsi" w:hAnsiTheme="minorHAnsi" w:cstheme="minorHAnsi"/>
                  </w:rPr>
                </w:rPrChange>
              </w:rPr>
            </w:pPr>
            <w:r w:rsidRPr="00BF7E32">
              <w:rPr>
                <w:rFonts w:asciiTheme="minorHAnsi" w:hAnsiTheme="minorHAnsi" w:cstheme="minorHAnsi"/>
                <w:iCs/>
                <w:sz w:val="20"/>
                <w:szCs w:val="20"/>
                <w:rPrChange w:id="50" w:author="Andrew Froude" w:date="2024-08-02T09:33:00Z" w16du:dateUtc="2024-08-01T23:33:00Z">
                  <w:rPr>
                    <w:rFonts w:asciiTheme="minorHAnsi" w:hAnsiTheme="minorHAnsi" w:cstheme="minorHAnsi"/>
                    <w:iCs/>
                  </w:rPr>
                </w:rPrChange>
              </w:rPr>
              <w:t>Prakash K</w:t>
            </w:r>
          </w:p>
        </w:tc>
        <w:tc>
          <w:tcPr>
            <w:tcW w:w="4767" w:type="dxa"/>
            <w:tcPrChange w:id="51" w:author="Andrew Froude" w:date="2024-08-02T09:33:00Z" w16du:dateUtc="2024-08-01T23:33:00Z">
              <w:tcPr>
                <w:tcW w:w="4342" w:type="dxa"/>
              </w:tcPr>
            </w:tcPrChange>
          </w:tcPr>
          <w:p w14:paraId="7EA28121" w14:textId="3FA737D4" w:rsidR="00600E63" w:rsidRPr="00BF7E32" w:rsidRDefault="00600E63" w:rsidP="00600E63">
            <w:pPr>
              <w:rPr>
                <w:rFonts w:asciiTheme="minorHAnsi" w:hAnsiTheme="minorHAnsi" w:cstheme="minorHAnsi"/>
                <w:sz w:val="20"/>
                <w:szCs w:val="20"/>
                <w:rPrChange w:id="52"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53" w:author="Andrew Froude" w:date="2024-08-02T09:33:00Z" w16du:dateUtc="2024-08-01T23:33:00Z">
                  <w:rPr>
                    <w:rFonts w:asciiTheme="minorHAnsi" w:hAnsiTheme="minorHAnsi" w:cstheme="minorHAnsi"/>
                  </w:rPr>
                </w:rPrChange>
              </w:rPr>
              <w:t>Added Motor</w:t>
            </w:r>
          </w:p>
        </w:tc>
      </w:tr>
      <w:tr w:rsidR="00600E63" w:rsidRPr="00BF7E32" w14:paraId="4D298F97" w14:textId="77777777" w:rsidTr="00BF7E32">
        <w:tc>
          <w:tcPr>
            <w:tcW w:w="1418" w:type="dxa"/>
            <w:tcPrChange w:id="54" w:author="Andrew Froude" w:date="2024-08-02T09:33:00Z" w16du:dateUtc="2024-08-01T23:33:00Z">
              <w:tcPr>
                <w:tcW w:w="1418" w:type="dxa"/>
                <w:gridSpan w:val="4"/>
              </w:tcPr>
            </w:tcPrChange>
          </w:tcPr>
          <w:p w14:paraId="53F1ABA4" w14:textId="31A6919A" w:rsidR="00600E63" w:rsidRPr="00BF7E32" w:rsidRDefault="00600E63" w:rsidP="00600E63">
            <w:pPr>
              <w:rPr>
                <w:rFonts w:asciiTheme="minorHAnsi" w:hAnsiTheme="minorHAnsi" w:cstheme="minorHAnsi"/>
                <w:sz w:val="20"/>
                <w:szCs w:val="20"/>
                <w:rPrChange w:id="55"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56" w:author="Andrew Froude" w:date="2024-08-02T09:33:00Z" w16du:dateUtc="2024-08-01T23:33:00Z">
                  <w:rPr>
                    <w:rFonts w:asciiTheme="minorHAnsi" w:hAnsiTheme="minorHAnsi" w:cstheme="minorHAnsi"/>
                  </w:rPr>
                </w:rPrChange>
              </w:rPr>
              <w:t>2/05/2023</w:t>
            </w:r>
          </w:p>
        </w:tc>
        <w:tc>
          <w:tcPr>
            <w:tcW w:w="1129" w:type="dxa"/>
            <w:tcPrChange w:id="57" w:author="Andrew Froude" w:date="2024-08-02T09:33:00Z" w16du:dateUtc="2024-08-01T23:33:00Z">
              <w:tcPr>
                <w:tcW w:w="1129" w:type="dxa"/>
                <w:gridSpan w:val="2"/>
              </w:tcPr>
            </w:tcPrChange>
          </w:tcPr>
          <w:p w14:paraId="795285BF" w14:textId="0DD07DD9" w:rsidR="00600E63" w:rsidRPr="00BF7E32" w:rsidRDefault="00600E63" w:rsidP="00600E63">
            <w:pPr>
              <w:rPr>
                <w:rFonts w:asciiTheme="minorHAnsi" w:hAnsiTheme="minorHAnsi" w:cstheme="minorHAnsi"/>
                <w:sz w:val="20"/>
                <w:szCs w:val="20"/>
                <w:rPrChange w:id="58"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59" w:author="Andrew Froude" w:date="2024-08-02T09:33:00Z" w16du:dateUtc="2024-08-01T23:33:00Z">
                  <w:rPr>
                    <w:rFonts w:asciiTheme="minorHAnsi" w:hAnsiTheme="minorHAnsi" w:cstheme="minorHAnsi"/>
                  </w:rPr>
                </w:rPrChange>
              </w:rPr>
              <w:t>0.3</w:t>
            </w:r>
          </w:p>
        </w:tc>
        <w:tc>
          <w:tcPr>
            <w:tcW w:w="1701" w:type="dxa"/>
            <w:tcPrChange w:id="60" w:author="Andrew Froude" w:date="2024-08-02T09:33:00Z" w16du:dateUtc="2024-08-01T23:33:00Z">
              <w:tcPr>
                <w:tcW w:w="2126" w:type="dxa"/>
                <w:gridSpan w:val="2"/>
              </w:tcPr>
            </w:tcPrChange>
          </w:tcPr>
          <w:p w14:paraId="6DE1E20D" w14:textId="12789C11" w:rsidR="00600E63" w:rsidRPr="00BF7E32" w:rsidRDefault="00600E63" w:rsidP="00600E63">
            <w:pPr>
              <w:rPr>
                <w:rFonts w:asciiTheme="minorHAnsi" w:hAnsiTheme="minorHAnsi" w:cstheme="minorHAnsi"/>
                <w:sz w:val="20"/>
                <w:szCs w:val="20"/>
                <w:rPrChange w:id="61" w:author="Andrew Froude" w:date="2024-08-02T09:33:00Z" w16du:dateUtc="2024-08-01T23:33:00Z">
                  <w:rPr>
                    <w:rFonts w:asciiTheme="minorHAnsi" w:hAnsiTheme="minorHAnsi" w:cstheme="minorHAnsi"/>
                  </w:rPr>
                </w:rPrChange>
              </w:rPr>
            </w:pPr>
            <w:r w:rsidRPr="00BF7E32">
              <w:rPr>
                <w:rFonts w:asciiTheme="minorHAnsi" w:hAnsiTheme="minorHAnsi" w:cstheme="minorHAnsi"/>
                <w:iCs/>
                <w:sz w:val="20"/>
                <w:szCs w:val="20"/>
                <w:rPrChange w:id="62" w:author="Andrew Froude" w:date="2024-08-02T09:33:00Z" w16du:dateUtc="2024-08-01T23:33:00Z">
                  <w:rPr>
                    <w:rFonts w:asciiTheme="minorHAnsi" w:hAnsiTheme="minorHAnsi" w:cstheme="minorHAnsi"/>
                    <w:iCs/>
                  </w:rPr>
                </w:rPrChange>
              </w:rPr>
              <w:t>Prakash K</w:t>
            </w:r>
          </w:p>
        </w:tc>
        <w:tc>
          <w:tcPr>
            <w:tcW w:w="4767" w:type="dxa"/>
            <w:tcPrChange w:id="63" w:author="Andrew Froude" w:date="2024-08-02T09:33:00Z" w16du:dateUtc="2024-08-01T23:33:00Z">
              <w:tcPr>
                <w:tcW w:w="4342" w:type="dxa"/>
              </w:tcPr>
            </w:tcPrChange>
          </w:tcPr>
          <w:p w14:paraId="0DA9FBB2" w14:textId="3807EE6D" w:rsidR="00600E63" w:rsidRPr="00BF7E32" w:rsidRDefault="00600E63" w:rsidP="00600E63">
            <w:pPr>
              <w:rPr>
                <w:rFonts w:asciiTheme="minorHAnsi" w:hAnsiTheme="minorHAnsi" w:cstheme="minorHAnsi"/>
                <w:sz w:val="20"/>
                <w:szCs w:val="20"/>
                <w:rPrChange w:id="64"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65" w:author="Andrew Froude" w:date="2024-08-02T09:33:00Z" w16du:dateUtc="2024-08-01T23:33:00Z">
                  <w:rPr>
                    <w:rFonts w:asciiTheme="minorHAnsi" w:hAnsiTheme="minorHAnsi" w:cstheme="minorHAnsi"/>
                  </w:rPr>
                </w:rPrChange>
              </w:rPr>
              <w:t>Added BPAY Changes</w:t>
            </w:r>
          </w:p>
        </w:tc>
      </w:tr>
      <w:tr w:rsidR="00600E63" w:rsidRPr="00BF7E32" w14:paraId="13F7B75E" w14:textId="77777777" w:rsidTr="00BF7E32">
        <w:tc>
          <w:tcPr>
            <w:tcW w:w="1418" w:type="dxa"/>
            <w:tcPrChange w:id="66" w:author="Andrew Froude" w:date="2024-08-02T09:33:00Z" w16du:dateUtc="2024-08-01T23:33:00Z">
              <w:tcPr>
                <w:tcW w:w="1418" w:type="dxa"/>
                <w:gridSpan w:val="4"/>
              </w:tcPr>
            </w:tcPrChange>
          </w:tcPr>
          <w:p w14:paraId="16EDBC9C" w14:textId="296C3DCE" w:rsidR="00600E63" w:rsidRPr="00BF7E32" w:rsidRDefault="00600E63" w:rsidP="00600E63">
            <w:pPr>
              <w:rPr>
                <w:rFonts w:asciiTheme="minorHAnsi" w:hAnsiTheme="minorHAnsi" w:cstheme="minorHAnsi"/>
                <w:sz w:val="20"/>
                <w:szCs w:val="20"/>
                <w:rPrChange w:id="67"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68" w:author="Andrew Froude" w:date="2024-08-02T09:33:00Z" w16du:dateUtc="2024-08-01T23:33:00Z">
                  <w:rPr>
                    <w:rFonts w:asciiTheme="minorHAnsi" w:hAnsiTheme="minorHAnsi" w:cstheme="minorHAnsi"/>
                    <w:szCs w:val="20"/>
                  </w:rPr>
                </w:rPrChange>
              </w:rPr>
              <w:t>26/06/2023</w:t>
            </w:r>
          </w:p>
        </w:tc>
        <w:tc>
          <w:tcPr>
            <w:tcW w:w="1129" w:type="dxa"/>
            <w:tcPrChange w:id="69" w:author="Andrew Froude" w:date="2024-08-02T09:33:00Z" w16du:dateUtc="2024-08-01T23:33:00Z">
              <w:tcPr>
                <w:tcW w:w="1129" w:type="dxa"/>
                <w:gridSpan w:val="2"/>
              </w:tcPr>
            </w:tcPrChange>
          </w:tcPr>
          <w:p w14:paraId="39697BDF" w14:textId="31CD2BF3" w:rsidR="00600E63" w:rsidRPr="00BF7E32" w:rsidRDefault="00600E63" w:rsidP="00600E63">
            <w:pPr>
              <w:rPr>
                <w:rFonts w:asciiTheme="minorHAnsi" w:hAnsiTheme="minorHAnsi" w:cstheme="minorHAnsi"/>
                <w:sz w:val="20"/>
                <w:szCs w:val="20"/>
                <w:rPrChange w:id="70"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71" w:author="Andrew Froude" w:date="2024-08-02T09:33:00Z" w16du:dateUtc="2024-08-01T23:33:00Z">
                  <w:rPr>
                    <w:rFonts w:asciiTheme="minorHAnsi" w:hAnsiTheme="minorHAnsi" w:cstheme="minorHAnsi"/>
                    <w:szCs w:val="20"/>
                  </w:rPr>
                </w:rPrChange>
              </w:rPr>
              <w:t>0.4</w:t>
            </w:r>
          </w:p>
        </w:tc>
        <w:tc>
          <w:tcPr>
            <w:tcW w:w="1701" w:type="dxa"/>
            <w:tcPrChange w:id="72" w:author="Andrew Froude" w:date="2024-08-02T09:33:00Z" w16du:dateUtc="2024-08-01T23:33:00Z">
              <w:tcPr>
                <w:tcW w:w="2126" w:type="dxa"/>
                <w:gridSpan w:val="2"/>
              </w:tcPr>
            </w:tcPrChange>
          </w:tcPr>
          <w:p w14:paraId="1EC1F3A1" w14:textId="271BE55E" w:rsidR="00600E63" w:rsidRPr="00BF7E32" w:rsidRDefault="00600E63" w:rsidP="00600E63">
            <w:pPr>
              <w:rPr>
                <w:rFonts w:asciiTheme="minorHAnsi" w:hAnsiTheme="minorHAnsi" w:cstheme="minorHAnsi"/>
                <w:sz w:val="20"/>
                <w:szCs w:val="20"/>
                <w:rPrChange w:id="73"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74" w:author="Andrew Froude" w:date="2024-08-02T09:33:00Z" w16du:dateUtc="2024-08-01T23:33:00Z">
                  <w:rPr>
                    <w:rFonts w:asciiTheme="minorHAnsi" w:hAnsiTheme="minorHAnsi" w:cstheme="minorHAnsi"/>
                    <w:szCs w:val="20"/>
                  </w:rPr>
                </w:rPrChange>
              </w:rPr>
              <w:t>Muttu K / William T/Lokesh</w:t>
            </w:r>
          </w:p>
        </w:tc>
        <w:tc>
          <w:tcPr>
            <w:tcW w:w="4767" w:type="dxa"/>
            <w:tcPrChange w:id="75" w:author="Andrew Froude" w:date="2024-08-02T09:33:00Z" w16du:dateUtc="2024-08-01T23:33:00Z">
              <w:tcPr>
                <w:tcW w:w="4342" w:type="dxa"/>
              </w:tcPr>
            </w:tcPrChange>
          </w:tcPr>
          <w:p w14:paraId="11AC2442" w14:textId="743B03B0" w:rsidR="00600E63" w:rsidRPr="00BF7E32" w:rsidRDefault="00600E63" w:rsidP="00600E63">
            <w:pPr>
              <w:rPr>
                <w:rFonts w:asciiTheme="minorHAnsi" w:hAnsiTheme="minorHAnsi" w:cstheme="minorHAnsi"/>
                <w:sz w:val="20"/>
                <w:szCs w:val="20"/>
                <w:rPrChange w:id="76"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77" w:author="Andrew Froude" w:date="2024-08-02T09:33:00Z" w16du:dateUtc="2024-08-01T23:33:00Z">
                  <w:rPr>
                    <w:rFonts w:asciiTheme="minorHAnsi" w:hAnsiTheme="minorHAnsi" w:cstheme="minorHAnsi"/>
                    <w:szCs w:val="20"/>
                  </w:rPr>
                </w:rPrChange>
              </w:rPr>
              <w:t>Added screenshots , Endorsement scenarios &amp; Special conditions</w:t>
            </w:r>
          </w:p>
        </w:tc>
      </w:tr>
      <w:tr w:rsidR="00600E63" w:rsidRPr="00BF7E32" w14:paraId="5A3F51AA" w14:textId="77777777" w:rsidTr="00EE0501">
        <w:tc>
          <w:tcPr>
            <w:tcW w:w="1418" w:type="dxa"/>
          </w:tcPr>
          <w:p w14:paraId="2A3FF397" w14:textId="61466C89" w:rsidR="00600E63" w:rsidRPr="00EE0501" w:rsidRDefault="00600E63" w:rsidP="1DA14C9E">
            <w:pPr>
              <w:rPr>
                <w:rFonts w:asciiTheme="minorHAnsi" w:hAnsiTheme="minorHAnsi"/>
                <w:sz w:val="20"/>
                <w:szCs w:val="20"/>
              </w:rPr>
            </w:pPr>
          </w:p>
          <w:p w14:paraId="292E0D14" w14:textId="244B8738" w:rsidR="00600E63" w:rsidRPr="00BF7E32" w:rsidRDefault="00600E63" w:rsidP="00600E63">
            <w:pPr>
              <w:rPr>
                <w:rFonts w:asciiTheme="minorHAnsi" w:hAnsiTheme="minorHAnsi"/>
                <w:sz w:val="20"/>
                <w:szCs w:val="20"/>
                <w:rPrChange w:id="78" w:author="Andrew Froude" w:date="2024-08-02T09:33:00Z" w16du:dateUtc="2024-08-01T23:33:00Z">
                  <w:rPr>
                    <w:rFonts w:asciiTheme="minorHAnsi" w:hAnsiTheme="minorHAnsi" w:cstheme="minorHAnsi"/>
                  </w:rPr>
                </w:rPrChange>
              </w:rPr>
            </w:pPr>
            <w:r w:rsidRPr="1DA14C9E">
              <w:rPr>
                <w:rFonts w:asciiTheme="minorHAnsi" w:hAnsiTheme="minorHAnsi"/>
                <w:sz w:val="20"/>
                <w:szCs w:val="20"/>
                <w:rPrChange w:id="79" w:author="Andrew Froude" w:date="2024-08-02T09:33:00Z" w16du:dateUtc="2024-08-01T23:33:00Z">
                  <w:rPr>
                    <w:rFonts w:asciiTheme="minorHAnsi" w:hAnsiTheme="minorHAnsi" w:cstheme="minorHAnsi"/>
                    <w:szCs w:val="20"/>
                  </w:rPr>
                </w:rPrChange>
              </w:rPr>
              <w:t>29/06/2023</w:t>
            </w:r>
          </w:p>
        </w:tc>
        <w:tc>
          <w:tcPr>
            <w:tcW w:w="1129" w:type="dxa"/>
          </w:tcPr>
          <w:p w14:paraId="66B86FEF" w14:textId="739D80DC" w:rsidR="00600E63" w:rsidRPr="00BF7E32" w:rsidRDefault="00600E63" w:rsidP="00600E63">
            <w:pPr>
              <w:rPr>
                <w:rFonts w:asciiTheme="minorHAnsi" w:hAnsiTheme="minorHAnsi" w:cstheme="minorHAnsi"/>
                <w:sz w:val="20"/>
                <w:szCs w:val="20"/>
                <w:rPrChange w:id="80"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81" w:author="Andrew Froude" w:date="2024-08-02T09:33:00Z" w16du:dateUtc="2024-08-01T23:33:00Z">
                  <w:rPr>
                    <w:rFonts w:asciiTheme="minorHAnsi" w:hAnsiTheme="minorHAnsi" w:cstheme="minorHAnsi"/>
                    <w:szCs w:val="20"/>
                  </w:rPr>
                </w:rPrChange>
              </w:rPr>
              <w:t>1.0</w:t>
            </w:r>
          </w:p>
        </w:tc>
        <w:tc>
          <w:tcPr>
            <w:tcW w:w="1701" w:type="dxa"/>
          </w:tcPr>
          <w:p w14:paraId="4CAB2274" w14:textId="31356EAE" w:rsidR="00600E63" w:rsidRPr="00BF7E32" w:rsidRDefault="00600E63" w:rsidP="00600E63">
            <w:pPr>
              <w:rPr>
                <w:rFonts w:asciiTheme="minorHAnsi" w:hAnsiTheme="minorHAnsi" w:cstheme="minorHAnsi"/>
                <w:sz w:val="20"/>
                <w:szCs w:val="20"/>
                <w:rPrChange w:id="82" w:author="Andrew Froude" w:date="2024-08-02T09:33:00Z" w16du:dateUtc="2024-08-01T23:33:00Z">
                  <w:rPr>
                    <w:rFonts w:asciiTheme="minorHAnsi" w:hAnsiTheme="minorHAnsi" w:cstheme="minorHAnsi"/>
                    <w:szCs w:val="20"/>
                  </w:rPr>
                </w:rPrChange>
              </w:rPr>
            </w:pPr>
            <w:r w:rsidRPr="00BF7E32">
              <w:rPr>
                <w:rFonts w:asciiTheme="minorHAnsi" w:hAnsiTheme="minorHAnsi" w:cstheme="minorHAnsi"/>
                <w:sz w:val="20"/>
                <w:szCs w:val="20"/>
                <w:rPrChange w:id="83" w:author="Andrew Froude" w:date="2024-08-02T09:33:00Z" w16du:dateUtc="2024-08-01T23:33:00Z">
                  <w:rPr>
                    <w:rFonts w:asciiTheme="minorHAnsi" w:hAnsiTheme="minorHAnsi" w:cstheme="minorHAnsi"/>
                    <w:szCs w:val="20"/>
                  </w:rPr>
                </w:rPrChange>
              </w:rPr>
              <w:t>Muttu K / William T/Lokesh / Kester</w:t>
            </w:r>
          </w:p>
        </w:tc>
        <w:tc>
          <w:tcPr>
            <w:tcW w:w="4767" w:type="dxa"/>
          </w:tcPr>
          <w:p w14:paraId="5C5594EE" w14:textId="48ED1B35" w:rsidR="00600E63" w:rsidRPr="00BF7E32" w:rsidRDefault="00600E63" w:rsidP="00600E63">
            <w:pPr>
              <w:rPr>
                <w:rFonts w:asciiTheme="minorHAnsi" w:hAnsiTheme="minorHAnsi" w:cstheme="minorHAnsi"/>
                <w:sz w:val="20"/>
                <w:szCs w:val="20"/>
                <w:rPrChange w:id="84"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85" w:author="Andrew Froude" w:date="2024-08-02T09:33:00Z" w16du:dateUtc="2024-08-01T23:33:00Z">
                  <w:rPr>
                    <w:rFonts w:asciiTheme="minorHAnsi" w:hAnsiTheme="minorHAnsi" w:cstheme="minorHAnsi"/>
                    <w:szCs w:val="20"/>
                  </w:rPr>
                </w:rPrChange>
              </w:rPr>
              <w:t>Review &amp; tidy up of old markups &amp; comments</w:t>
            </w:r>
          </w:p>
        </w:tc>
      </w:tr>
      <w:tr w:rsidR="00600E63" w:rsidRPr="00BF7E32" w14:paraId="3E881A30" w14:textId="77777777" w:rsidTr="00BF7E32">
        <w:tc>
          <w:tcPr>
            <w:tcW w:w="1418" w:type="dxa"/>
            <w:tcPrChange w:id="86" w:author="Andrew Froude" w:date="2024-08-02T09:33:00Z" w16du:dateUtc="2024-08-01T23:33:00Z">
              <w:tcPr>
                <w:tcW w:w="1418" w:type="dxa"/>
                <w:gridSpan w:val="4"/>
              </w:tcPr>
            </w:tcPrChange>
          </w:tcPr>
          <w:p w14:paraId="4BB9825F" w14:textId="2CE3D9D1" w:rsidR="00600E63" w:rsidRPr="00BF7E32" w:rsidRDefault="00600E63" w:rsidP="00600E63">
            <w:pPr>
              <w:rPr>
                <w:rFonts w:asciiTheme="minorHAnsi" w:hAnsiTheme="minorHAnsi" w:cstheme="minorHAnsi"/>
                <w:sz w:val="20"/>
                <w:szCs w:val="20"/>
                <w:rPrChange w:id="87"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88" w:author="Andrew Froude" w:date="2024-08-02T09:33:00Z" w16du:dateUtc="2024-08-01T23:33:00Z">
                  <w:rPr>
                    <w:rFonts w:asciiTheme="minorHAnsi" w:hAnsiTheme="minorHAnsi" w:cstheme="minorHAnsi"/>
                  </w:rPr>
                </w:rPrChange>
              </w:rPr>
              <w:t>25/08/2023</w:t>
            </w:r>
          </w:p>
        </w:tc>
        <w:tc>
          <w:tcPr>
            <w:tcW w:w="1129" w:type="dxa"/>
            <w:tcPrChange w:id="89" w:author="Andrew Froude" w:date="2024-08-02T09:33:00Z" w16du:dateUtc="2024-08-01T23:33:00Z">
              <w:tcPr>
                <w:tcW w:w="1129" w:type="dxa"/>
                <w:gridSpan w:val="2"/>
              </w:tcPr>
            </w:tcPrChange>
          </w:tcPr>
          <w:p w14:paraId="26CB66D5" w14:textId="461B68AE" w:rsidR="00600E63" w:rsidRPr="00BF7E32" w:rsidRDefault="00600E63" w:rsidP="00600E63">
            <w:pPr>
              <w:rPr>
                <w:rFonts w:asciiTheme="minorHAnsi" w:hAnsiTheme="minorHAnsi" w:cstheme="minorHAnsi"/>
                <w:sz w:val="20"/>
                <w:szCs w:val="20"/>
                <w:rPrChange w:id="90"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91" w:author="Andrew Froude" w:date="2024-08-02T09:33:00Z" w16du:dateUtc="2024-08-01T23:33:00Z">
                  <w:rPr>
                    <w:rFonts w:asciiTheme="minorHAnsi" w:hAnsiTheme="minorHAnsi" w:cstheme="minorHAnsi"/>
                  </w:rPr>
                </w:rPrChange>
              </w:rPr>
              <w:t>1.0</w:t>
            </w:r>
          </w:p>
        </w:tc>
        <w:tc>
          <w:tcPr>
            <w:tcW w:w="1701" w:type="dxa"/>
            <w:tcPrChange w:id="92" w:author="Andrew Froude" w:date="2024-08-02T09:33:00Z" w16du:dateUtc="2024-08-01T23:33:00Z">
              <w:tcPr>
                <w:tcW w:w="2126" w:type="dxa"/>
                <w:gridSpan w:val="2"/>
              </w:tcPr>
            </w:tcPrChange>
          </w:tcPr>
          <w:p w14:paraId="6434B791" w14:textId="0F790011" w:rsidR="00600E63" w:rsidRPr="00BF7E32" w:rsidRDefault="00600E63" w:rsidP="00600E63">
            <w:pPr>
              <w:rPr>
                <w:rFonts w:asciiTheme="minorHAnsi" w:hAnsiTheme="minorHAnsi" w:cstheme="minorHAnsi"/>
                <w:sz w:val="20"/>
                <w:szCs w:val="20"/>
                <w:rPrChange w:id="93"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94" w:author="Andrew Froude" w:date="2024-08-02T09:33:00Z" w16du:dateUtc="2024-08-01T23:33:00Z">
                  <w:rPr>
                    <w:rFonts w:asciiTheme="minorHAnsi" w:hAnsiTheme="minorHAnsi" w:cstheme="minorHAnsi"/>
                  </w:rPr>
                </w:rPrChange>
              </w:rPr>
              <w:t>Will Turner</w:t>
            </w:r>
          </w:p>
        </w:tc>
        <w:tc>
          <w:tcPr>
            <w:tcW w:w="4767" w:type="dxa"/>
            <w:tcPrChange w:id="95" w:author="Andrew Froude" w:date="2024-08-02T09:33:00Z" w16du:dateUtc="2024-08-01T23:33:00Z">
              <w:tcPr>
                <w:tcW w:w="4342" w:type="dxa"/>
              </w:tcPr>
            </w:tcPrChange>
          </w:tcPr>
          <w:p w14:paraId="55732CBC" w14:textId="77777777" w:rsidR="00600E63" w:rsidRPr="00BF7E32" w:rsidRDefault="00600E63" w:rsidP="00600E63">
            <w:pPr>
              <w:rPr>
                <w:rFonts w:asciiTheme="minorHAnsi" w:hAnsiTheme="minorHAnsi" w:cstheme="minorHAnsi"/>
                <w:sz w:val="20"/>
                <w:szCs w:val="20"/>
                <w:rPrChange w:id="96" w:author="Andrew Froude" w:date="2024-08-02T09:33:00Z" w16du:dateUtc="2024-08-01T23:33:00Z">
                  <w:rPr>
                    <w:rFonts w:asciiTheme="minorHAnsi" w:hAnsiTheme="minorHAnsi" w:cstheme="minorHAnsi"/>
                  </w:rPr>
                </w:rPrChange>
              </w:rPr>
            </w:pPr>
          </w:p>
        </w:tc>
      </w:tr>
      <w:tr w:rsidR="00600E63" w:rsidRPr="00BF7E32" w14:paraId="6E4F1B98" w14:textId="77777777" w:rsidTr="00BF7E32">
        <w:tc>
          <w:tcPr>
            <w:tcW w:w="1418" w:type="dxa"/>
            <w:tcPrChange w:id="97" w:author="Andrew Froude" w:date="2024-08-02T09:33:00Z" w16du:dateUtc="2024-08-01T23:33:00Z">
              <w:tcPr>
                <w:tcW w:w="1418" w:type="dxa"/>
                <w:gridSpan w:val="4"/>
              </w:tcPr>
            </w:tcPrChange>
          </w:tcPr>
          <w:p w14:paraId="4A2CD37A" w14:textId="1561AA27" w:rsidR="00600E63" w:rsidRPr="00BF7E32" w:rsidRDefault="00600E63" w:rsidP="00600E63">
            <w:pPr>
              <w:rPr>
                <w:rFonts w:asciiTheme="minorHAnsi" w:hAnsiTheme="minorHAnsi" w:cstheme="minorHAnsi"/>
                <w:sz w:val="20"/>
                <w:szCs w:val="20"/>
                <w:rPrChange w:id="98"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99" w:author="Andrew Froude" w:date="2024-08-02T09:33:00Z" w16du:dateUtc="2024-08-01T23:33:00Z">
                  <w:rPr>
                    <w:rFonts w:asciiTheme="minorHAnsi" w:hAnsiTheme="minorHAnsi" w:cstheme="minorHAnsi"/>
                  </w:rPr>
                </w:rPrChange>
              </w:rPr>
              <w:t>2</w:t>
            </w:r>
            <w:r w:rsidR="00BB18CB" w:rsidRPr="00BF7E32">
              <w:rPr>
                <w:rFonts w:asciiTheme="minorHAnsi" w:hAnsiTheme="minorHAnsi" w:cstheme="minorHAnsi"/>
                <w:sz w:val="20"/>
                <w:szCs w:val="20"/>
                <w:rPrChange w:id="100" w:author="Andrew Froude" w:date="2024-08-02T09:33:00Z" w16du:dateUtc="2024-08-01T23:33:00Z">
                  <w:rPr>
                    <w:rFonts w:asciiTheme="minorHAnsi" w:hAnsiTheme="minorHAnsi" w:cstheme="minorHAnsi"/>
                  </w:rPr>
                </w:rPrChange>
              </w:rPr>
              <w:t>9</w:t>
            </w:r>
            <w:r w:rsidRPr="00BF7E32">
              <w:rPr>
                <w:rFonts w:asciiTheme="minorHAnsi" w:hAnsiTheme="minorHAnsi" w:cstheme="minorHAnsi"/>
                <w:sz w:val="20"/>
                <w:szCs w:val="20"/>
                <w:rPrChange w:id="101" w:author="Andrew Froude" w:date="2024-08-02T09:33:00Z" w16du:dateUtc="2024-08-01T23:33:00Z">
                  <w:rPr>
                    <w:rFonts w:asciiTheme="minorHAnsi" w:hAnsiTheme="minorHAnsi" w:cstheme="minorHAnsi"/>
                  </w:rPr>
                </w:rPrChange>
              </w:rPr>
              <w:t>/08/2023</w:t>
            </w:r>
          </w:p>
        </w:tc>
        <w:tc>
          <w:tcPr>
            <w:tcW w:w="1129" w:type="dxa"/>
            <w:tcPrChange w:id="102" w:author="Andrew Froude" w:date="2024-08-02T09:33:00Z" w16du:dateUtc="2024-08-01T23:33:00Z">
              <w:tcPr>
                <w:tcW w:w="1129" w:type="dxa"/>
                <w:gridSpan w:val="2"/>
              </w:tcPr>
            </w:tcPrChange>
          </w:tcPr>
          <w:p w14:paraId="34B9DEAA" w14:textId="61BD9B09" w:rsidR="00600E63" w:rsidRPr="00BF7E32" w:rsidRDefault="00600E63" w:rsidP="00600E63">
            <w:pPr>
              <w:rPr>
                <w:rFonts w:asciiTheme="minorHAnsi" w:hAnsiTheme="minorHAnsi" w:cstheme="minorHAnsi"/>
                <w:sz w:val="20"/>
                <w:szCs w:val="20"/>
                <w:rPrChange w:id="103"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04" w:author="Andrew Froude" w:date="2024-08-02T09:33:00Z" w16du:dateUtc="2024-08-01T23:33:00Z">
                  <w:rPr>
                    <w:rFonts w:asciiTheme="minorHAnsi" w:hAnsiTheme="minorHAnsi" w:cstheme="minorHAnsi"/>
                  </w:rPr>
                </w:rPrChange>
              </w:rPr>
              <w:t>1.1</w:t>
            </w:r>
          </w:p>
        </w:tc>
        <w:tc>
          <w:tcPr>
            <w:tcW w:w="1701" w:type="dxa"/>
            <w:tcPrChange w:id="105" w:author="Andrew Froude" w:date="2024-08-02T09:33:00Z" w16du:dateUtc="2024-08-01T23:33:00Z">
              <w:tcPr>
                <w:tcW w:w="2126" w:type="dxa"/>
                <w:gridSpan w:val="2"/>
              </w:tcPr>
            </w:tcPrChange>
          </w:tcPr>
          <w:p w14:paraId="599FF673" w14:textId="0938A994" w:rsidR="00600E63" w:rsidRPr="00BF7E32" w:rsidRDefault="00600E63" w:rsidP="00600E63">
            <w:pPr>
              <w:rPr>
                <w:rFonts w:asciiTheme="minorHAnsi" w:hAnsiTheme="minorHAnsi" w:cstheme="minorHAnsi"/>
                <w:sz w:val="20"/>
                <w:szCs w:val="20"/>
                <w:rPrChange w:id="106"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07" w:author="Andrew Froude" w:date="2024-08-02T09:33:00Z" w16du:dateUtc="2024-08-01T23:33:00Z">
                  <w:rPr>
                    <w:rFonts w:asciiTheme="minorHAnsi" w:hAnsiTheme="minorHAnsi" w:cstheme="minorHAnsi"/>
                  </w:rPr>
                </w:rPrChange>
              </w:rPr>
              <w:t>Andrew Froude</w:t>
            </w:r>
          </w:p>
        </w:tc>
        <w:tc>
          <w:tcPr>
            <w:tcW w:w="4767" w:type="dxa"/>
            <w:tcPrChange w:id="108" w:author="Andrew Froude" w:date="2024-08-02T09:33:00Z" w16du:dateUtc="2024-08-01T23:33:00Z">
              <w:tcPr>
                <w:tcW w:w="4342" w:type="dxa"/>
              </w:tcPr>
            </w:tcPrChange>
          </w:tcPr>
          <w:p w14:paraId="68BE79AF" w14:textId="7858242B" w:rsidR="00600E63" w:rsidRPr="00BF7E32" w:rsidRDefault="00600E63" w:rsidP="00600E63">
            <w:pPr>
              <w:rPr>
                <w:rFonts w:asciiTheme="minorHAnsi" w:hAnsiTheme="minorHAnsi" w:cstheme="minorHAnsi"/>
                <w:sz w:val="20"/>
                <w:szCs w:val="20"/>
                <w:rPrChange w:id="109"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10" w:author="Andrew Froude" w:date="2024-08-02T09:33:00Z" w16du:dateUtc="2024-08-01T23:33:00Z">
                  <w:rPr>
                    <w:rFonts w:asciiTheme="minorHAnsi" w:hAnsiTheme="minorHAnsi" w:cstheme="minorHAnsi"/>
                  </w:rPr>
                </w:rPrChange>
              </w:rPr>
              <w:t>Transferred to new FSD Template</w:t>
            </w:r>
            <w:r w:rsidR="00BB18CB" w:rsidRPr="00BF7E32">
              <w:rPr>
                <w:rFonts w:asciiTheme="minorHAnsi" w:hAnsiTheme="minorHAnsi" w:cstheme="minorHAnsi"/>
                <w:sz w:val="20"/>
                <w:szCs w:val="20"/>
                <w:rPrChange w:id="111" w:author="Andrew Froude" w:date="2024-08-02T09:33:00Z" w16du:dateUtc="2024-08-01T23:33:00Z">
                  <w:rPr>
                    <w:rFonts w:asciiTheme="minorHAnsi" w:hAnsiTheme="minorHAnsi" w:cstheme="minorHAnsi"/>
                  </w:rPr>
                </w:rPrChange>
              </w:rPr>
              <w:br/>
              <w:t>Started reformatting.</w:t>
            </w:r>
          </w:p>
        </w:tc>
      </w:tr>
      <w:tr w:rsidR="00600E63" w:rsidRPr="00BF7E32" w14:paraId="03E289A3" w14:textId="77777777" w:rsidTr="00BF7E32">
        <w:tc>
          <w:tcPr>
            <w:tcW w:w="1418" w:type="dxa"/>
            <w:tcPrChange w:id="112" w:author="Andrew Froude" w:date="2024-08-02T09:33:00Z" w16du:dateUtc="2024-08-01T23:33:00Z">
              <w:tcPr>
                <w:tcW w:w="1418" w:type="dxa"/>
                <w:gridSpan w:val="4"/>
              </w:tcPr>
            </w:tcPrChange>
          </w:tcPr>
          <w:p w14:paraId="6BE27B12" w14:textId="729F5E7E" w:rsidR="00600E63" w:rsidRPr="00BF7E32" w:rsidRDefault="007B1F8C" w:rsidP="00600E63">
            <w:pPr>
              <w:rPr>
                <w:rFonts w:asciiTheme="minorHAnsi" w:hAnsiTheme="minorHAnsi" w:cstheme="minorHAnsi"/>
                <w:sz w:val="20"/>
                <w:szCs w:val="20"/>
                <w:rPrChange w:id="113"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14" w:author="Andrew Froude" w:date="2024-08-02T09:33:00Z" w16du:dateUtc="2024-08-01T23:33:00Z">
                  <w:rPr>
                    <w:rFonts w:asciiTheme="minorHAnsi" w:hAnsiTheme="minorHAnsi" w:cstheme="minorHAnsi"/>
                  </w:rPr>
                </w:rPrChange>
              </w:rPr>
              <w:t>01/12/2023</w:t>
            </w:r>
          </w:p>
        </w:tc>
        <w:tc>
          <w:tcPr>
            <w:tcW w:w="1129" w:type="dxa"/>
            <w:tcPrChange w:id="115" w:author="Andrew Froude" w:date="2024-08-02T09:33:00Z" w16du:dateUtc="2024-08-01T23:33:00Z">
              <w:tcPr>
                <w:tcW w:w="1129" w:type="dxa"/>
                <w:gridSpan w:val="2"/>
              </w:tcPr>
            </w:tcPrChange>
          </w:tcPr>
          <w:p w14:paraId="6A984E42" w14:textId="46703BCC" w:rsidR="00600E63" w:rsidRPr="00BF7E32" w:rsidRDefault="007B1F8C" w:rsidP="00600E63">
            <w:pPr>
              <w:rPr>
                <w:rFonts w:asciiTheme="minorHAnsi" w:hAnsiTheme="minorHAnsi" w:cstheme="minorHAnsi"/>
                <w:sz w:val="20"/>
                <w:szCs w:val="20"/>
                <w:rPrChange w:id="116"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17" w:author="Andrew Froude" w:date="2024-08-02T09:33:00Z" w16du:dateUtc="2024-08-01T23:33:00Z">
                  <w:rPr>
                    <w:rFonts w:asciiTheme="minorHAnsi" w:hAnsiTheme="minorHAnsi" w:cstheme="minorHAnsi"/>
                  </w:rPr>
                </w:rPrChange>
              </w:rPr>
              <w:t>1.2</w:t>
            </w:r>
          </w:p>
        </w:tc>
        <w:tc>
          <w:tcPr>
            <w:tcW w:w="1701" w:type="dxa"/>
            <w:tcPrChange w:id="118" w:author="Andrew Froude" w:date="2024-08-02T09:33:00Z" w16du:dateUtc="2024-08-01T23:33:00Z">
              <w:tcPr>
                <w:tcW w:w="2126" w:type="dxa"/>
                <w:gridSpan w:val="2"/>
              </w:tcPr>
            </w:tcPrChange>
          </w:tcPr>
          <w:p w14:paraId="6FFF2964" w14:textId="3D151F7E" w:rsidR="00600E63" w:rsidRPr="00BF7E32" w:rsidRDefault="007B1F8C" w:rsidP="00600E63">
            <w:pPr>
              <w:rPr>
                <w:rFonts w:asciiTheme="minorHAnsi" w:hAnsiTheme="minorHAnsi" w:cstheme="minorHAnsi"/>
                <w:sz w:val="20"/>
                <w:szCs w:val="20"/>
                <w:rPrChange w:id="119"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20" w:author="Andrew Froude" w:date="2024-08-02T09:33:00Z" w16du:dateUtc="2024-08-01T23:33:00Z">
                  <w:rPr>
                    <w:rFonts w:asciiTheme="minorHAnsi" w:hAnsiTheme="minorHAnsi" w:cstheme="minorHAnsi"/>
                  </w:rPr>
                </w:rPrChange>
              </w:rPr>
              <w:t>Sam Sehgal</w:t>
            </w:r>
          </w:p>
        </w:tc>
        <w:tc>
          <w:tcPr>
            <w:tcW w:w="4767" w:type="dxa"/>
            <w:tcPrChange w:id="121" w:author="Andrew Froude" w:date="2024-08-02T09:33:00Z" w16du:dateUtc="2024-08-01T23:33:00Z">
              <w:tcPr>
                <w:tcW w:w="4342" w:type="dxa"/>
              </w:tcPr>
            </w:tcPrChange>
          </w:tcPr>
          <w:p w14:paraId="2AE3E55A" w14:textId="63628F2D" w:rsidR="00600E63" w:rsidRPr="00BF7E32" w:rsidRDefault="007B1F8C" w:rsidP="00600E63">
            <w:pPr>
              <w:rPr>
                <w:rFonts w:asciiTheme="minorHAnsi" w:hAnsiTheme="minorHAnsi" w:cstheme="minorHAnsi"/>
                <w:sz w:val="20"/>
                <w:szCs w:val="20"/>
                <w:rPrChange w:id="122"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23" w:author="Andrew Froude" w:date="2024-08-02T09:33:00Z" w16du:dateUtc="2024-08-01T23:33:00Z">
                  <w:rPr>
                    <w:rFonts w:asciiTheme="minorHAnsi" w:hAnsiTheme="minorHAnsi" w:cstheme="minorHAnsi"/>
                  </w:rPr>
                </w:rPrChange>
              </w:rPr>
              <w:t>FSD uplifted to new format and</w:t>
            </w:r>
            <w:r w:rsidR="00514C6B" w:rsidRPr="00BF7E32">
              <w:rPr>
                <w:rFonts w:asciiTheme="minorHAnsi" w:hAnsiTheme="minorHAnsi" w:cstheme="minorHAnsi"/>
                <w:sz w:val="20"/>
                <w:szCs w:val="20"/>
                <w:rPrChange w:id="124" w:author="Andrew Froude" w:date="2024-08-02T09:33:00Z" w16du:dateUtc="2024-08-01T23:33:00Z">
                  <w:rPr>
                    <w:rFonts w:asciiTheme="minorHAnsi" w:hAnsiTheme="minorHAnsi" w:cstheme="minorHAnsi"/>
                  </w:rPr>
                </w:rPrChange>
              </w:rPr>
              <w:t xml:space="preserve"> Logic broken down in different scenario.</w:t>
            </w:r>
          </w:p>
        </w:tc>
      </w:tr>
      <w:tr w:rsidR="00E66D5B" w:rsidRPr="00BF7E32" w14:paraId="75EDE762" w14:textId="77777777" w:rsidTr="00BF7E32">
        <w:tc>
          <w:tcPr>
            <w:tcW w:w="1418" w:type="dxa"/>
            <w:tcPrChange w:id="125" w:author="Andrew Froude" w:date="2024-08-02T09:33:00Z" w16du:dateUtc="2024-08-01T23:33:00Z">
              <w:tcPr>
                <w:tcW w:w="1418" w:type="dxa"/>
                <w:gridSpan w:val="4"/>
              </w:tcPr>
            </w:tcPrChange>
          </w:tcPr>
          <w:p w14:paraId="40881F57" w14:textId="79A2054F" w:rsidR="00E66D5B" w:rsidRPr="00BF7E32" w:rsidRDefault="00E66D5B" w:rsidP="00600E63">
            <w:pPr>
              <w:rPr>
                <w:rFonts w:asciiTheme="minorHAnsi" w:hAnsiTheme="minorHAnsi" w:cstheme="minorHAnsi"/>
                <w:sz w:val="20"/>
                <w:szCs w:val="20"/>
                <w:rPrChange w:id="126"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27" w:author="Andrew Froude" w:date="2024-08-02T09:33:00Z" w16du:dateUtc="2024-08-01T23:33:00Z">
                  <w:rPr>
                    <w:rFonts w:asciiTheme="minorHAnsi" w:hAnsiTheme="minorHAnsi" w:cstheme="minorHAnsi"/>
                  </w:rPr>
                </w:rPrChange>
              </w:rPr>
              <w:t>18/12/2023</w:t>
            </w:r>
          </w:p>
        </w:tc>
        <w:tc>
          <w:tcPr>
            <w:tcW w:w="1129" w:type="dxa"/>
            <w:tcPrChange w:id="128" w:author="Andrew Froude" w:date="2024-08-02T09:33:00Z" w16du:dateUtc="2024-08-01T23:33:00Z">
              <w:tcPr>
                <w:tcW w:w="1129" w:type="dxa"/>
                <w:gridSpan w:val="2"/>
              </w:tcPr>
            </w:tcPrChange>
          </w:tcPr>
          <w:p w14:paraId="41272AB7" w14:textId="3157AE76" w:rsidR="00E66D5B" w:rsidRPr="00BF7E32" w:rsidRDefault="00E66D5B" w:rsidP="00600E63">
            <w:pPr>
              <w:rPr>
                <w:rFonts w:asciiTheme="minorHAnsi" w:hAnsiTheme="minorHAnsi" w:cstheme="minorHAnsi"/>
                <w:sz w:val="20"/>
                <w:szCs w:val="20"/>
                <w:rPrChange w:id="129"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30" w:author="Andrew Froude" w:date="2024-08-02T09:33:00Z" w16du:dateUtc="2024-08-01T23:33:00Z">
                  <w:rPr>
                    <w:rFonts w:asciiTheme="minorHAnsi" w:hAnsiTheme="minorHAnsi" w:cstheme="minorHAnsi"/>
                  </w:rPr>
                </w:rPrChange>
              </w:rPr>
              <w:t>1.3</w:t>
            </w:r>
          </w:p>
        </w:tc>
        <w:tc>
          <w:tcPr>
            <w:tcW w:w="1701" w:type="dxa"/>
            <w:tcPrChange w:id="131" w:author="Andrew Froude" w:date="2024-08-02T09:33:00Z" w16du:dateUtc="2024-08-01T23:33:00Z">
              <w:tcPr>
                <w:tcW w:w="2126" w:type="dxa"/>
                <w:gridSpan w:val="2"/>
              </w:tcPr>
            </w:tcPrChange>
          </w:tcPr>
          <w:p w14:paraId="169E8DB8" w14:textId="1BE31EA5" w:rsidR="00E66D5B" w:rsidRPr="00BF7E32" w:rsidRDefault="00E66D5B" w:rsidP="00600E63">
            <w:pPr>
              <w:rPr>
                <w:rFonts w:asciiTheme="minorHAnsi" w:hAnsiTheme="minorHAnsi" w:cstheme="minorHAnsi"/>
                <w:sz w:val="20"/>
                <w:szCs w:val="20"/>
                <w:rPrChange w:id="132"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33" w:author="Andrew Froude" w:date="2024-08-02T09:33:00Z" w16du:dateUtc="2024-08-01T23:33:00Z">
                  <w:rPr>
                    <w:rFonts w:asciiTheme="minorHAnsi" w:hAnsiTheme="minorHAnsi" w:cstheme="minorHAnsi"/>
                  </w:rPr>
                </w:rPrChange>
              </w:rPr>
              <w:t>Sam Sehgal</w:t>
            </w:r>
          </w:p>
        </w:tc>
        <w:tc>
          <w:tcPr>
            <w:tcW w:w="4767" w:type="dxa"/>
            <w:tcPrChange w:id="134" w:author="Andrew Froude" w:date="2024-08-02T09:33:00Z" w16du:dateUtc="2024-08-01T23:33:00Z">
              <w:tcPr>
                <w:tcW w:w="4342" w:type="dxa"/>
              </w:tcPr>
            </w:tcPrChange>
          </w:tcPr>
          <w:p w14:paraId="5BAF7A26" w14:textId="4CEACABC" w:rsidR="00E66D5B" w:rsidRPr="00BF7E32" w:rsidRDefault="00E66D5B" w:rsidP="00600E63">
            <w:pPr>
              <w:rPr>
                <w:rFonts w:asciiTheme="minorHAnsi" w:hAnsiTheme="minorHAnsi" w:cstheme="minorHAnsi"/>
                <w:sz w:val="20"/>
                <w:szCs w:val="20"/>
                <w:rPrChange w:id="135"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36" w:author="Andrew Froude" w:date="2024-08-02T09:33:00Z" w16du:dateUtc="2024-08-01T23:33:00Z">
                  <w:rPr>
                    <w:rFonts w:asciiTheme="minorHAnsi" w:hAnsiTheme="minorHAnsi" w:cstheme="minorHAnsi"/>
                  </w:rPr>
                </w:rPrChange>
              </w:rPr>
              <w:t>Uplifted logic and minor updates, final version of Baseline COI.</w:t>
            </w:r>
          </w:p>
        </w:tc>
      </w:tr>
      <w:tr w:rsidR="00A24050" w:rsidRPr="00BF7E32" w14:paraId="32D4A2C7" w14:textId="77777777" w:rsidTr="00BF7E32">
        <w:tc>
          <w:tcPr>
            <w:tcW w:w="1418" w:type="dxa"/>
            <w:tcPrChange w:id="137" w:author="Andrew Froude" w:date="2024-08-02T09:33:00Z" w16du:dateUtc="2024-08-01T23:33:00Z">
              <w:tcPr>
                <w:tcW w:w="1418" w:type="dxa"/>
                <w:gridSpan w:val="4"/>
              </w:tcPr>
            </w:tcPrChange>
          </w:tcPr>
          <w:p w14:paraId="448DED32" w14:textId="5F1858E2" w:rsidR="00A24050" w:rsidRPr="00BF7E32" w:rsidRDefault="00A24050" w:rsidP="00600E63">
            <w:pPr>
              <w:rPr>
                <w:rFonts w:asciiTheme="minorHAnsi" w:hAnsiTheme="minorHAnsi" w:cstheme="minorHAnsi"/>
                <w:sz w:val="20"/>
                <w:szCs w:val="20"/>
                <w:rPrChange w:id="138" w:author="Andrew Froude" w:date="2024-08-02T09:34:00Z" w16du:dateUtc="2024-08-01T23:34:00Z">
                  <w:rPr>
                    <w:rFonts w:asciiTheme="minorHAnsi" w:hAnsiTheme="minorHAnsi" w:cstheme="minorHAnsi"/>
                  </w:rPr>
                </w:rPrChange>
              </w:rPr>
            </w:pPr>
            <w:r w:rsidRPr="00BF7E32">
              <w:rPr>
                <w:rFonts w:asciiTheme="minorHAnsi" w:hAnsiTheme="minorHAnsi" w:cstheme="minorHAnsi"/>
                <w:sz w:val="20"/>
                <w:szCs w:val="20"/>
                <w:rPrChange w:id="139" w:author="Andrew Froude" w:date="2024-08-02T09:34:00Z" w16du:dateUtc="2024-08-01T23:34:00Z">
                  <w:rPr>
                    <w:rFonts w:asciiTheme="minorHAnsi" w:hAnsiTheme="minorHAnsi" w:cstheme="minorHAnsi"/>
                  </w:rPr>
                </w:rPrChange>
              </w:rPr>
              <w:t>27/12/2023</w:t>
            </w:r>
          </w:p>
        </w:tc>
        <w:tc>
          <w:tcPr>
            <w:tcW w:w="1129" w:type="dxa"/>
            <w:tcPrChange w:id="140" w:author="Andrew Froude" w:date="2024-08-02T09:33:00Z" w16du:dateUtc="2024-08-01T23:33:00Z">
              <w:tcPr>
                <w:tcW w:w="1129" w:type="dxa"/>
                <w:gridSpan w:val="2"/>
              </w:tcPr>
            </w:tcPrChange>
          </w:tcPr>
          <w:p w14:paraId="13D17AAC" w14:textId="1AC0DF3B" w:rsidR="00A24050" w:rsidRPr="00BF7E32" w:rsidRDefault="00A24050" w:rsidP="00600E63">
            <w:pPr>
              <w:rPr>
                <w:rFonts w:asciiTheme="minorHAnsi" w:hAnsiTheme="minorHAnsi" w:cstheme="minorHAnsi"/>
                <w:sz w:val="20"/>
                <w:szCs w:val="20"/>
                <w:rPrChange w:id="141" w:author="Andrew Froude" w:date="2024-08-02T09:34:00Z" w16du:dateUtc="2024-08-01T23:34:00Z">
                  <w:rPr>
                    <w:rFonts w:asciiTheme="minorHAnsi" w:hAnsiTheme="minorHAnsi" w:cstheme="minorHAnsi"/>
                  </w:rPr>
                </w:rPrChange>
              </w:rPr>
            </w:pPr>
            <w:r w:rsidRPr="00BF7E32">
              <w:rPr>
                <w:rFonts w:asciiTheme="minorHAnsi" w:hAnsiTheme="minorHAnsi" w:cstheme="minorHAnsi"/>
                <w:sz w:val="20"/>
                <w:szCs w:val="20"/>
                <w:rPrChange w:id="142" w:author="Andrew Froude" w:date="2024-08-02T09:34:00Z" w16du:dateUtc="2024-08-01T23:34:00Z">
                  <w:rPr>
                    <w:rFonts w:asciiTheme="minorHAnsi" w:hAnsiTheme="minorHAnsi" w:cstheme="minorHAnsi"/>
                  </w:rPr>
                </w:rPrChange>
              </w:rPr>
              <w:t>1.4</w:t>
            </w:r>
          </w:p>
        </w:tc>
        <w:tc>
          <w:tcPr>
            <w:tcW w:w="1701" w:type="dxa"/>
            <w:tcPrChange w:id="143" w:author="Andrew Froude" w:date="2024-08-02T09:33:00Z" w16du:dateUtc="2024-08-01T23:33:00Z">
              <w:tcPr>
                <w:tcW w:w="2126" w:type="dxa"/>
                <w:gridSpan w:val="2"/>
              </w:tcPr>
            </w:tcPrChange>
          </w:tcPr>
          <w:p w14:paraId="665BD45A" w14:textId="7AC983EA" w:rsidR="00A24050" w:rsidRPr="00BF7E32" w:rsidRDefault="000E05F2" w:rsidP="000E05F2">
            <w:pPr>
              <w:rPr>
                <w:rFonts w:asciiTheme="minorHAnsi" w:hAnsiTheme="minorHAnsi" w:cstheme="minorHAnsi"/>
                <w:sz w:val="20"/>
                <w:szCs w:val="20"/>
                <w:rPrChange w:id="144"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45" w:author="Andrew Froude" w:date="2024-08-02T09:33:00Z" w16du:dateUtc="2024-08-01T23:33:00Z">
                  <w:rPr>
                    <w:rFonts w:asciiTheme="minorHAnsi" w:hAnsiTheme="minorHAnsi" w:cstheme="minorHAnsi"/>
                  </w:rPr>
                </w:rPrChange>
              </w:rPr>
              <w:t>Sam Sehgal</w:t>
            </w:r>
          </w:p>
        </w:tc>
        <w:tc>
          <w:tcPr>
            <w:tcW w:w="4767" w:type="dxa"/>
            <w:tcPrChange w:id="146" w:author="Andrew Froude" w:date="2024-08-02T09:33:00Z" w16du:dateUtc="2024-08-01T23:33:00Z">
              <w:tcPr>
                <w:tcW w:w="4342" w:type="dxa"/>
              </w:tcPr>
            </w:tcPrChange>
          </w:tcPr>
          <w:p w14:paraId="6BEE5F8D" w14:textId="051E3AD2" w:rsidR="00A24050" w:rsidRPr="00BF7E32" w:rsidRDefault="00A24050" w:rsidP="00600E63">
            <w:pPr>
              <w:rPr>
                <w:rFonts w:asciiTheme="minorHAnsi" w:hAnsiTheme="minorHAnsi" w:cstheme="minorHAnsi"/>
                <w:sz w:val="20"/>
                <w:szCs w:val="20"/>
                <w:rPrChange w:id="147"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48" w:author="Andrew Froude" w:date="2024-08-02T09:33:00Z" w16du:dateUtc="2024-08-01T23:33:00Z">
                  <w:rPr>
                    <w:rFonts w:asciiTheme="minorHAnsi" w:hAnsiTheme="minorHAnsi" w:cstheme="minorHAnsi"/>
                  </w:rPr>
                </w:rPrChange>
              </w:rPr>
              <w:t>Logic updates and Cosmetic updated from Dev and QA feedback.</w:t>
            </w:r>
          </w:p>
        </w:tc>
      </w:tr>
      <w:tr w:rsidR="000E05F2" w:rsidRPr="00BF7E32" w14:paraId="175B4EF8" w14:textId="77777777" w:rsidTr="00BF7E32">
        <w:tc>
          <w:tcPr>
            <w:tcW w:w="1418" w:type="dxa"/>
            <w:tcPrChange w:id="149" w:author="Andrew Froude" w:date="2024-08-02T09:33:00Z" w16du:dateUtc="2024-08-01T23:33:00Z">
              <w:tcPr>
                <w:tcW w:w="1418" w:type="dxa"/>
                <w:gridSpan w:val="4"/>
              </w:tcPr>
            </w:tcPrChange>
          </w:tcPr>
          <w:p w14:paraId="39EAB537" w14:textId="31D926D5" w:rsidR="000E05F2" w:rsidRPr="00BF7E32" w:rsidRDefault="000E05F2" w:rsidP="000E05F2">
            <w:pPr>
              <w:rPr>
                <w:rFonts w:asciiTheme="minorHAnsi" w:hAnsiTheme="minorHAnsi" w:cstheme="minorHAnsi"/>
                <w:sz w:val="20"/>
                <w:szCs w:val="20"/>
                <w:rPrChange w:id="150" w:author="Andrew Froude" w:date="2024-08-02T09:34:00Z" w16du:dateUtc="2024-08-01T23:34:00Z">
                  <w:rPr>
                    <w:rFonts w:asciiTheme="minorHAnsi" w:hAnsiTheme="minorHAnsi" w:cstheme="minorHAnsi"/>
                  </w:rPr>
                </w:rPrChange>
              </w:rPr>
            </w:pPr>
            <w:r w:rsidRPr="00BF7E32">
              <w:rPr>
                <w:rFonts w:asciiTheme="minorHAnsi" w:hAnsiTheme="minorHAnsi" w:cstheme="minorHAnsi"/>
                <w:sz w:val="20"/>
                <w:szCs w:val="20"/>
                <w:rPrChange w:id="151" w:author="Andrew Froude" w:date="2024-08-02T09:34:00Z" w16du:dateUtc="2024-08-01T23:34:00Z">
                  <w:rPr>
                    <w:rFonts w:asciiTheme="minorHAnsi" w:hAnsiTheme="minorHAnsi" w:cstheme="minorHAnsi"/>
                    <w:b/>
                    <w:bCs/>
                    <w:sz w:val="20"/>
                    <w:szCs w:val="20"/>
                  </w:rPr>
                </w:rPrChange>
              </w:rPr>
              <w:t>04/01/24</w:t>
            </w:r>
            <w:ins w:id="152" w:author="Kester Rozario" w:date="2024-05-13T12:59:00Z">
              <w:r w:rsidR="00391FFB" w:rsidRPr="00BF7E32">
                <w:rPr>
                  <w:rFonts w:asciiTheme="minorHAnsi" w:hAnsiTheme="minorHAnsi" w:cstheme="minorHAnsi"/>
                  <w:sz w:val="20"/>
                  <w:szCs w:val="20"/>
                  <w:rPrChange w:id="153" w:author="Andrew Froude" w:date="2024-08-02T09:34:00Z" w16du:dateUtc="2024-08-01T23:34:00Z">
                    <w:rPr>
                      <w:rFonts w:asciiTheme="minorHAnsi" w:hAnsiTheme="minorHAnsi" w:cstheme="minorHAnsi"/>
                      <w:b/>
                      <w:bCs/>
                      <w:sz w:val="20"/>
                      <w:szCs w:val="20"/>
                    </w:rPr>
                  </w:rPrChange>
                </w:rPr>
                <w:t xml:space="preserve"> </w:t>
              </w:r>
            </w:ins>
          </w:p>
        </w:tc>
        <w:tc>
          <w:tcPr>
            <w:tcW w:w="1129" w:type="dxa"/>
            <w:tcPrChange w:id="154" w:author="Andrew Froude" w:date="2024-08-02T09:33:00Z" w16du:dateUtc="2024-08-01T23:33:00Z">
              <w:tcPr>
                <w:tcW w:w="1129" w:type="dxa"/>
                <w:gridSpan w:val="2"/>
              </w:tcPr>
            </w:tcPrChange>
          </w:tcPr>
          <w:p w14:paraId="7C36CFAD" w14:textId="364AB244" w:rsidR="000E05F2" w:rsidRPr="00BF7E32" w:rsidRDefault="000E05F2" w:rsidP="000E05F2">
            <w:pPr>
              <w:rPr>
                <w:rFonts w:asciiTheme="minorHAnsi" w:hAnsiTheme="minorHAnsi" w:cstheme="minorHAnsi"/>
                <w:sz w:val="20"/>
                <w:szCs w:val="20"/>
                <w:rPrChange w:id="155" w:author="Andrew Froude" w:date="2024-08-02T09:34:00Z" w16du:dateUtc="2024-08-01T23:34:00Z">
                  <w:rPr>
                    <w:rFonts w:asciiTheme="minorHAnsi" w:hAnsiTheme="minorHAnsi" w:cstheme="minorHAnsi"/>
                  </w:rPr>
                </w:rPrChange>
              </w:rPr>
            </w:pPr>
            <w:r w:rsidRPr="00BF7E32">
              <w:rPr>
                <w:rFonts w:asciiTheme="minorHAnsi" w:hAnsiTheme="minorHAnsi" w:cstheme="minorHAnsi"/>
                <w:sz w:val="20"/>
                <w:szCs w:val="20"/>
                <w:rPrChange w:id="156" w:author="Andrew Froude" w:date="2024-08-02T09:34:00Z" w16du:dateUtc="2024-08-01T23:34:00Z">
                  <w:rPr>
                    <w:rFonts w:asciiTheme="minorHAnsi" w:hAnsiTheme="minorHAnsi" w:cstheme="minorHAnsi"/>
                    <w:b/>
                    <w:bCs/>
                    <w:sz w:val="20"/>
                    <w:szCs w:val="20"/>
                  </w:rPr>
                </w:rPrChange>
              </w:rPr>
              <w:t>1.5</w:t>
            </w:r>
          </w:p>
        </w:tc>
        <w:tc>
          <w:tcPr>
            <w:tcW w:w="1701" w:type="dxa"/>
            <w:tcPrChange w:id="157" w:author="Andrew Froude" w:date="2024-08-02T09:33:00Z" w16du:dateUtc="2024-08-01T23:33:00Z">
              <w:tcPr>
                <w:tcW w:w="2126" w:type="dxa"/>
                <w:gridSpan w:val="2"/>
              </w:tcPr>
            </w:tcPrChange>
          </w:tcPr>
          <w:p w14:paraId="5DCA11BD" w14:textId="6D508B1B" w:rsidR="000E05F2" w:rsidRPr="00BF7E32" w:rsidRDefault="000E05F2" w:rsidP="000E05F2">
            <w:pPr>
              <w:rPr>
                <w:rFonts w:asciiTheme="minorHAnsi" w:hAnsiTheme="minorHAnsi" w:cstheme="minorHAnsi"/>
                <w:sz w:val="20"/>
                <w:szCs w:val="20"/>
                <w:rPrChange w:id="158"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59" w:author="Andrew Froude" w:date="2024-08-02T09:33:00Z" w16du:dateUtc="2024-08-01T23:33:00Z">
                  <w:rPr>
                    <w:rFonts w:asciiTheme="minorHAnsi" w:hAnsiTheme="minorHAnsi" w:cstheme="minorHAnsi"/>
                  </w:rPr>
                </w:rPrChange>
              </w:rPr>
              <w:t>Sam Sehgal</w:t>
            </w:r>
          </w:p>
        </w:tc>
        <w:tc>
          <w:tcPr>
            <w:tcW w:w="4767" w:type="dxa"/>
            <w:tcPrChange w:id="160" w:author="Andrew Froude" w:date="2024-08-02T09:33:00Z" w16du:dateUtc="2024-08-01T23:33:00Z">
              <w:tcPr>
                <w:tcW w:w="4342" w:type="dxa"/>
              </w:tcPr>
            </w:tcPrChange>
          </w:tcPr>
          <w:p w14:paraId="68B50DC6" w14:textId="77777777" w:rsidR="000E05F2" w:rsidRPr="00BF7E32" w:rsidRDefault="000E05F2" w:rsidP="000E05F2">
            <w:pPr>
              <w:tabs>
                <w:tab w:val="left" w:pos="774"/>
              </w:tabs>
              <w:rPr>
                <w:rFonts w:asciiTheme="minorHAnsi" w:hAnsiTheme="minorHAnsi" w:cstheme="minorHAnsi"/>
                <w:bCs/>
                <w:sz w:val="20"/>
                <w:szCs w:val="20"/>
                <w:rPrChange w:id="161" w:author="Andrew Froude" w:date="2024-08-02T09:33:00Z" w16du:dateUtc="2024-08-01T23:33:00Z">
                  <w:rPr>
                    <w:rFonts w:asciiTheme="minorHAnsi" w:hAnsiTheme="minorHAnsi" w:cstheme="minorHAnsi"/>
                    <w:bCs/>
                    <w:sz w:val="22"/>
                    <w:szCs w:val="22"/>
                  </w:rPr>
                </w:rPrChange>
              </w:rPr>
            </w:pPr>
            <w:r w:rsidRPr="00BF7E32">
              <w:rPr>
                <w:rFonts w:asciiTheme="minorHAnsi" w:hAnsiTheme="minorHAnsi" w:cstheme="minorHAnsi"/>
                <w:bCs/>
                <w:sz w:val="20"/>
                <w:szCs w:val="20"/>
                <w:rPrChange w:id="162" w:author="Andrew Froude" w:date="2024-08-02T09:33:00Z" w16du:dateUtc="2024-08-01T23:33:00Z">
                  <w:rPr>
                    <w:rFonts w:asciiTheme="minorHAnsi" w:hAnsiTheme="minorHAnsi" w:cstheme="minorHAnsi"/>
                    <w:bCs/>
                    <w:sz w:val="22"/>
                    <w:szCs w:val="22"/>
                  </w:rPr>
                </w:rPrChange>
              </w:rPr>
              <w:t>Updated Odometer reading (start/end) for QA query 32.</w:t>
            </w:r>
          </w:p>
          <w:p w14:paraId="04DE4D15" w14:textId="77777777" w:rsidR="000E05F2" w:rsidRPr="00BF7E32" w:rsidRDefault="000E05F2" w:rsidP="000E05F2">
            <w:pPr>
              <w:tabs>
                <w:tab w:val="left" w:pos="774"/>
              </w:tabs>
              <w:rPr>
                <w:rFonts w:asciiTheme="minorHAnsi" w:hAnsiTheme="minorHAnsi" w:cstheme="minorHAnsi"/>
                <w:bCs/>
                <w:sz w:val="20"/>
                <w:szCs w:val="20"/>
              </w:rPr>
            </w:pPr>
            <w:r w:rsidRPr="00BF7E32">
              <w:rPr>
                <w:rFonts w:asciiTheme="minorHAnsi" w:hAnsiTheme="minorHAnsi" w:cstheme="minorHAnsi"/>
                <w:bCs/>
                <w:sz w:val="20"/>
                <w:szCs w:val="20"/>
              </w:rPr>
              <w:t xml:space="preserve">Your start odometer:  &lt;OdoStartValue&gt; KMS </w:t>
            </w:r>
          </w:p>
          <w:p w14:paraId="5F3FE489" w14:textId="77777777" w:rsidR="000E05F2" w:rsidRPr="00BF7E32" w:rsidRDefault="000E05F2" w:rsidP="000E05F2">
            <w:pPr>
              <w:tabs>
                <w:tab w:val="left" w:pos="774"/>
              </w:tabs>
              <w:rPr>
                <w:rFonts w:asciiTheme="minorHAnsi" w:hAnsiTheme="minorHAnsi" w:cstheme="minorHAnsi"/>
                <w:bCs/>
                <w:sz w:val="20"/>
                <w:szCs w:val="20"/>
              </w:rPr>
            </w:pPr>
            <w:r w:rsidRPr="00BF7E32">
              <w:rPr>
                <w:rFonts w:asciiTheme="minorHAnsi" w:hAnsiTheme="minorHAnsi" w:cstheme="minorHAnsi"/>
                <w:bCs/>
                <w:sz w:val="20"/>
                <w:szCs w:val="20"/>
              </w:rPr>
              <w:t>Your end odometer:    &lt;OdoEndValue&gt; KMS</w:t>
            </w:r>
          </w:p>
          <w:p w14:paraId="2C175D19" w14:textId="77777777" w:rsidR="000E05F2" w:rsidRPr="00BF7E32" w:rsidRDefault="000E05F2" w:rsidP="000E05F2">
            <w:pPr>
              <w:rPr>
                <w:rFonts w:asciiTheme="minorHAnsi" w:hAnsiTheme="minorHAnsi" w:cstheme="minorHAnsi"/>
                <w:sz w:val="20"/>
                <w:szCs w:val="20"/>
                <w:rPrChange w:id="163" w:author="Andrew Froude" w:date="2024-08-02T09:33:00Z" w16du:dateUtc="2024-08-01T23:33:00Z">
                  <w:rPr>
                    <w:rFonts w:asciiTheme="minorHAnsi" w:hAnsiTheme="minorHAnsi" w:cstheme="minorHAnsi"/>
                  </w:rPr>
                </w:rPrChange>
              </w:rPr>
            </w:pPr>
          </w:p>
        </w:tc>
      </w:tr>
      <w:tr w:rsidR="000E05F2" w:rsidRPr="00BF7E32" w14:paraId="45A6C14C" w14:textId="77777777" w:rsidTr="00BF7E32">
        <w:tc>
          <w:tcPr>
            <w:tcW w:w="1418" w:type="dxa"/>
            <w:tcPrChange w:id="164" w:author="Andrew Froude" w:date="2024-08-02T09:33:00Z" w16du:dateUtc="2024-08-01T23:33:00Z">
              <w:tcPr>
                <w:tcW w:w="1418" w:type="dxa"/>
                <w:gridSpan w:val="4"/>
              </w:tcPr>
            </w:tcPrChange>
          </w:tcPr>
          <w:p w14:paraId="43FAF6A4" w14:textId="6AA5A6D4" w:rsidR="000E05F2" w:rsidRPr="00BF7E32" w:rsidRDefault="000E05F2" w:rsidP="000E05F2">
            <w:pPr>
              <w:rPr>
                <w:rFonts w:asciiTheme="minorHAnsi" w:hAnsiTheme="minorHAnsi" w:cstheme="minorHAnsi"/>
                <w:sz w:val="20"/>
                <w:szCs w:val="20"/>
                <w:rPrChange w:id="165" w:author="Andrew Froude" w:date="2024-08-02T09:34:00Z" w16du:dateUtc="2024-08-01T23:34:00Z">
                  <w:rPr>
                    <w:rFonts w:asciiTheme="minorHAnsi" w:hAnsiTheme="minorHAnsi" w:cstheme="minorHAnsi"/>
                  </w:rPr>
                </w:rPrChange>
              </w:rPr>
            </w:pPr>
            <w:r w:rsidRPr="00BF7E32">
              <w:rPr>
                <w:rFonts w:asciiTheme="minorHAnsi" w:hAnsiTheme="minorHAnsi" w:cstheme="minorHAnsi"/>
                <w:sz w:val="20"/>
                <w:szCs w:val="20"/>
                <w:rPrChange w:id="166" w:author="Andrew Froude" w:date="2024-08-02T09:34:00Z" w16du:dateUtc="2024-08-01T23:34:00Z">
                  <w:rPr>
                    <w:rFonts w:asciiTheme="minorHAnsi" w:hAnsiTheme="minorHAnsi" w:cstheme="minorHAnsi"/>
                    <w:b/>
                    <w:bCs/>
                    <w:sz w:val="20"/>
                    <w:szCs w:val="20"/>
                  </w:rPr>
                </w:rPrChange>
              </w:rPr>
              <w:t>04/01/24</w:t>
            </w:r>
          </w:p>
        </w:tc>
        <w:tc>
          <w:tcPr>
            <w:tcW w:w="1129" w:type="dxa"/>
            <w:tcPrChange w:id="167" w:author="Andrew Froude" w:date="2024-08-02T09:33:00Z" w16du:dateUtc="2024-08-01T23:33:00Z">
              <w:tcPr>
                <w:tcW w:w="1129" w:type="dxa"/>
                <w:gridSpan w:val="2"/>
              </w:tcPr>
            </w:tcPrChange>
          </w:tcPr>
          <w:p w14:paraId="0DD4BB63" w14:textId="6FFE01D5" w:rsidR="000E05F2" w:rsidRPr="00BF7E32" w:rsidRDefault="000E05F2" w:rsidP="000E05F2">
            <w:pPr>
              <w:rPr>
                <w:rFonts w:asciiTheme="minorHAnsi" w:hAnsiTheme="minorHAnsi" w:cstheme="minorHAnsi"/>
                <w:sz w:val="20"/>
                <w:szCs w:val="20"/>
                <w:rPrChange w:id="168" w:author="Andrew Froude" w:date="2024-08-02T09:34:00Z" w16du:dateUtc="2024-08-01T23:34:00Z">
                  <w:rPr>
                    <w:rFonts w:asciiTheme="minorHAnsi" w:hAnsiTheme="minorHAnsi" w:cstheme="minorHAnsi"/>
                  </w:rPr>
                </w:rPrChange>
              </w:rPr>
            </w:pPr>
            <w:r w:rsidRPr="00BF7E32">
              <w:rPr>
                <w:rFonts w:asciiTheme="minorHAnsi" w:hAnsiTheme="minorHAnsi" w:cstheme="minorHAnsi"/>
                <w:sz w:val="20"/>
                <w:szCs w:val="20"/>
                <w:rPrChange w:id="169" w:author="Andrew Froude" w:date="2024-08-02T09:34:00Z" w16du:dateUtc="2024-08-01T23:34:00Z">
                  <w:rPr>
                    <w:rFonts w:asciiTheme="minorHAnsi" w:hAnsiTheme="minorHAnsi" w:cstheme="minorHAnsi"/>
                    <w:b/>
                    <w:bCs/>
                    <w:sz w:val="20"/>
                    <w:szCs w:val="20"/>
                  </w:rPr>
                </w:rPrChange>
              </w:rPr>
              <w:t>1.5</w:t>
            </w:r>
          </w:p>
        </w:tc>
        <w:tc>
          <w:tcPr>
            <w:tcW w:w="1701" w:type="dxa"/>
            <w:tcPrChange w:id="170" w:author="Andrew Froude" w:date="2024-08-02T09:33:00Z" w16du:dateUtc="2024-08-01T23:33:00Z">
              <w:tcPr>
                <w:tcW w:w="2126" w:type="dxa"/>
                <w:gridSpan w:val="2"/>
              </w:tcPr>
            </w:tcPrChange>
          </w:tcPr>
          <w:p w14:paraId="35257538" w14:textId="45F57B6D" w:rsidR="000E05F2" w:rsidRPr="00BF7E32" w:rsidRDefault="000E05F2" w:rsidP="000E05F2">
            <w:pPr>
              <w:rPr>
                <w:rFonts w:asciiTheme="minorHAnsi" w:hAnsiTheme="minorHAnsi" w:cstheme="minorHAnsi"/>
                <w:sz w:val="20"/>
                <w:szCs w:val="20"/>
                <w:rPrChange w:id="171"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72" w:author="Andrew Froude" w:date="2024-08-02T09:33:00Z" w16du:dateUtc="2024-08-01T23:33:00Z">
                  <w:rPr>
                    <w:rFonts w:asciiTheme="minorHAnsi" w:hAnsiTheme="minorHAnsi" w:cstheme="minorHAnsi"/>
                  </w:rPr>
                </w:rPrChange>
              </w:rPr>
              <w:t>Sam Sehgal</w:t>
            </w:r>
          </w:p>
        </w:tc>
        <w:tc>
          <w:tcPr>
            <w:tcW w:w="4767" w:type="dxa"/>
            <w:tcPrChange w:id="173" w:author="Andrew Froude" w:date="2024-08-02T09:33:00Z" w16du:dateUtc="2024-08-01T23:33:00Z">
              <w:tcPr>
                <w:tcW w:w="4342" w:type="dxa"/>
              </w:tcPr>
            </w:tcPrChange>
          </w:tcPr>
          <w:p w14:paraId="790EBE48" w14:textId="312F47AB" w:rsidR="000E05F2" w:rsidRPr="00BF7E32" w:rsidRDefault="000E05F2" w:rsidP="000E05F2">
            <w:pPr>
              <w:rPr>
                <w:rFonts w:asciiTheme="minorHAnsi" w:hAnsiTheme="minorHAnsi" w:cstheme="minorHAnsi"/>
                <w:sz w:val="20"/>
                <w:szCs w:val="20"/>
                <w:rPrChange w:id="174"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75" w:author="Andrew Froude" w:date="2024-08-02T09:33:00Z" w16du:dateUtc="2024-08-01T23:33:00Z">
                  <w:rPr>
                    <w:rFonts w:asciiTheme="minorHAnsi" w:hAnsiTheme="minorHAnsi" w:cstheme="minorHAnsi"/>
                  </w:rPr>
                </w:rPrChange>
              </w:rPr>
              <w:t>Updated Sum insured &amp; Basic Excess (style issue) Your policy summary (Home &amp; Landlord) and headings updated to not bold for About your policy (motor) section  (Bug 34)</w:t>
            </w:r>
          </w:p>
        </w:tc>
      </w:tr>
      <w:tr w:rsidR="000E05F2" w:rsidRPr="00BF7E32" w14:paraId="3B849E36" w14:textId="77777777" w:rsidTr="00BF7E32">
        <w:tc>
          <w:tcPr>
            <w:tcW w:w="1418" w:type="dxa"/>
            <w:tcPrChange w:id="176" w:author="Andrew Froude" w:date="2024-08-02T09:33:00Z" w16du:dateUtc="2024-08-01T23:33:00Z">
              <w:tcPr>
                <w:tcW w:w="1418" w:type="dxa"/>
                <w:gridSpan w:val="4"/>
              </w:tcPr>
            </w:tcPrChange>
          </w:tcPr>
          <w:p w14:paraId="768269F1" w14:textId="7E993B04" w:rsidR="000E05F2" w:rsidRPr="00BF7E32" w:rsidRDefault="000E05F2" w:rsidP="000E05F2">
            <w:pPr>
              <w:rPr>
                <w:rFonts w:asciiTheme="minorHAnsi" w:hAnsiTheme="minorHAnsi" w:cstheme="minorHAnsi"/>
                <w:sz w:val="20"/>
                <w:szCs w:val="20"/>
                <w:rPrChange w:id="177" w:author="Andrew Froude" w:date="2024-08-02T09:34:00Z" w16du:dateUtc="2024-08-01T23:34:00Z">
                  <w:rPr>
                    <w:rFonts w:asciiTheme="minorHAnsi" w:hAnsiTheme="minorHAnsi" w:cstheme="minorHAnsi"/>
                  </w:rPr>
                </w:rPrChange>
              </w:rPr>
            </w:pPr>
            <w:r w:rsidRPr="00BF7E32">
              <w:rPr>
                <w:rFonts w:asciiTheme="minorHAnsi" w:hAnsiTheme="minorHAnsi" w:cstheme="minorHAnsi"/>
                <w:sz w:val="20"/>
                <w:szCs w:val="20"/>
                <w:rPrChange w:id="178" w:author="Andrew Froude" w:date="2024-08-02T09:34:00Z" w16du:dateUtc="2024-08-01T23:34:00Z">
                  <w:rPr>
                    <w:rFonts w:asciiTheme="minorHAnsi" w:hAnsiTheme="minorHAnsi" w:cstheme="minorHAnsi"/>
                    <w:b/>
                    <w:bCs/>
                    <w:sz w:val="20"/>
                    <w:szCs w:val="20"/>
                  </w:rPr>
                </w:rPrChange>
              </w:rPr>
              <w:t>04/01/24</w:t>
            </w:r>
          </w:p>
        </w:tc>
        <w:tc>
          <w:tcPr>
            <w:tcW w:w="1129" w:type="dxa"/>
            <w:tcPrChange w:id="179" w:author="Andrew Froude" w:date="2024-08-02T09:33:00Z" w16du:dateUtc="2024-08-01T23:33:00Z">
              <w:tcPr>
                <w:tcW w:w="1129" w:type="dxa"/>
                <w:gridSpan w:val="2"/>
              </w:tcPr>
            </w:tcPrChange>
          </w:tcPr>
          <w:p w14:paraId="042737F8" w14:textId="577A055C" w:rsidR="000E05F2" w:rsidRPr="00BF7E32" w:rsidRDefault="000E05F2" w:rsidP="000E05F2">
            <w:pPr>
              <w:rPr>
                <w:rFonts w:asciiTheme="minorHAnsi" w:hAnsiTheme="minorHAnsi" w:cstheme="minorHAnsi"/>
                <w:sz w:val="20"/>
                <w:szCs w:val="20"/>
                <w:rPrChange w:id="180" w:author="Andrew Froude" w:date="2024-08-02T09:34:00Z" w16du:dateUtc="2024-08-01T23:34:00Z">
                  <w:rPr>
                    <w:rFonts w:asciiTheme="minorHAnsi" w:hAnsiTheme="minorHAnsi" w:cstheme="minorHAnsi"/>
                  </w:rPr>
                </w:rPrChange>
              </w:rPr>
            </w:pPr>
            <w:r w:rsidRPr="00BF7E32">
              <w:rPr>
                <w:rFonts w:asciiTheme="minorHAnsi" w:hAnsiTheme="minorHAnsi" w:cstheme="minorHAnsi"/>
                <w:sz w:val="20"/>
                <w:szCs w:val="20"/>
                <w:rPrChange w:id="181" w:author="Andrew Froude" w:date="2024-08-02T09:34:00Z" w16du:dateUtc="2024-08-01T23:34:00Z">
                  <w:rPr>
                    <w:rFonts w:asciiTheme="minorHAnsi" w:hAnsiTheme="minorHAnsi" w:cstheme="minorHAnsi"/>
                    <w:b/>
                    <w:bCs/>
                    <w:sz w:val="20"/>
                    <w:szCs w:val="20"/>
                  </w:rPr>
                </w:rPrChange>
              </w:rPr>
              <w:t>1.5</w:t>
            </w:r>
          </w:p>
        </w:tc>
        <w:tc>
          <w:tcPr>
            <w:tcW w:w="1701" w:type="dxa"/>
            <w:tcPrChange w:id="182" w:author="Andrew Froude" w:date="2024-08-02T09:33:00Z" w16du:dateUtc="2024-08-01T23:33:00Z">
              <w:tcPr>
                <w:tcW w:w="2126" w:type="dxa"/>
                <w:gridSpan w:val="2"/>
              </w:tcPr>
            </w:tcPrChange>
          </w:tcPr>
          <w:p w14:paraId="6F9ACA7B" w14:textId="758CDEBC" w:rsidR="000E05F2" w:rsidRPr="00BF7E32" w:rsidRDefault="000E05F2" w:rsidP="000E05F2">
            <w:pPr>
              <w:rPr>
                <w:rFonts w:asciiTheme="minorHAnsi" w:hAnsiTheme="minorHAnsi" w:cstheme="minorHAnsi"/>
                <w:sz w:val="20"/>
                <w:szCs w:val="20"/>
                <w:rPrChange w:id="183"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84" w:author="Andrew Froude" w:date="2024-08-02T09:33:00Z" w16du:dateUtc="2024-08-01T23:33:00Z">
                  <w:rPr>
                    <w:rFonts w:asciiTheme="minorHAnsi" w:hAnsiTheme="minorHAnsi" w:cstheme="minorHAnsi"/>
                  </w:rPr>
                </w:rPrChange>
              </w:rPr>
              <w:t>Sam Sehgal</w:t>
            </w:r>
          </w:p>
        </w:tc>
        <w:tc>
          <w:tcPr>
            <w:tcW w:w="4767" w:type="dxa"/>
            <w:tcPrChange w:id="185" w:author="Andrew Froude" w:date="2024-08-02T09:33:00Z" w16du:dateUtc="2024-08-01T23:33:00Z">
              <w:tcPr>
                <w:tcW w:w="4342" w:type="dxa"/>
              </w:tcPr>
            </w:tcPrChange>
          </w:tcPr>
          <w:p w14:paraId="2056C307" w14:textId="7DDD342C" w:rsidR="000E05F2" w:rsidRPr="00BF7E32" w:rsidRDefault="000E05F2" w:rsidP="000E05F2">
            <w:pPr>
              <w:rPr>
                <w:rFonts w:asciiTheme="minorHAnsi" w:hAnsiTheme="minorHAnsi" w:cstheme="minorHAnsi"/>
                <w:sz w:val="20"/>
                <w:szCs w:val="20"/>
                <w:rPrChange w:id="186" w:author="Andrew Froude" w:date="2024-08-02T09:33:00Z" w16du:dateUtc="2024-08-01T23:33:00Z">
                  <w:rPr>
                    <w:rFonts w:asciiTheme="minorHAnsi" w:hAnsiTheme="minorHAnsi" w:cstheme="minorHAnsi"/>
                  </w:rPr>
                </w:rPrChange>
              </w:rPr>
            </w:pPr>
            <w:r w:rsidRPr="00BF7E32">
              <w:rPr>
                <w:rFonts w:asciiTheme="minorHAnsi" w:hAnsiTheme="minorHAnsi" w:cstheme="minorHAnsi"/>
                <w:bCs/>
                <w:sz w:val="20"/>
                <w:szCs w:val="20"/>
                <w:rPrChange w:id="187" w:author="Andrew Froude" w:date="2024-08-02T09:33:00Z" w16du:dateUtc="2024-08-01T23:33:00Z">
                  <w:rPr>
                    <w:rFonts w:asciiTheme="minorHAnsi" w:hAnsiTheme="minorHAnsi" w:cstheme="minorHAnsi"/>
                    <w:bCs/>
                    <w:sz w:val="22"/>
                    <w:szCs w:val="22"/>
                  </w:rPr>
                </w:rPrChange>
              </w:rPr>
              <w:t>Updated field name to &lt;NonPAYDSwitchToPAYD&gt; for Odometer reading section.</w:t>
            </w:r>
          </w:p>
        </w:tc>
      </w:tr>
      <w:tr w:rsidR="000E05F2" w:rsidRPr="00BF7E32" w14:paraId="60F4AF97" w14:textId="77777777" w:rsidTr="00BF7E32">
        <w:tc>
          <w:tcPr>
            <w:tcW w:w="1418" w:type="dxa"/>
            <w:tcPrChange w:id="188" w:author="Andrew Froude" w:date="2024-08-02T09:33:00Z" w16du:dateUtc="2024-08-01T23:33:00Z">
              <w:tcPr>
                <w:tcW w:w="1418" w:type="dxa"/>
                <w:gridSpan w:val="4"/>
              </w:tcPr>
            </w:tcPrChange>
          </w:tcPr>
          <w:p w14:paraId="0B94A3AA" w14:textId="7F2C6C77" w:rsidR="000E05F2" w:rsidRPr="00BF7E32" w:rsidRDefault="000E05F2" w:rsidP="000E05F2">
            <w:pPr>
              <w:rPr>
                <w:rFonts w:asciiTheme="minorHAnsi" w:hAnsiTheme="minorHAnsi" w:cstheme="minorHAnsi"/>
                <w:sz w:val="20"/>
                <w:szCs w:val="20"/>
                <w:rPrChange w:id="189" w:author="Andrew Froude" w:date="2024-08-02T09:34:00Z" w16du:dateUtc="2024-08-01T23:34:00Z">
                  <w:rPr>
                    <w:rFonts w:asciiTheme="minorHAnsi" w:hAnsiTheme="minorHAnsi" w:cstheme="minorHAnsi"/>
                  </w:rPr>
                </w:rPrChange>
              </w:rPr>
            </w:pPr>
            <w:r w:rsidRPr="00BF7E32">
              <w:rPr>
                <w:rFonts w:asciiTheme="minorHAnsi" w:hAnsiTheme="minorHAnsi" w:cstheme="minorHAnsi"/>
                <w:sz w:val="20"/>
                <w:szCs w:val="20"/>
                <w:rPrChange w:id="190" w:author="Andrew Froude" w:date="2024-08-02T09:34:00Z" w16du:dateUtc="2024-08-01T23:34:00Z">
                  <w:rPr>
                    <w:rFonts w:asciiTheme="minorHAnsi" w:hAnsiTheme="minorHAnsi" w:cstheme="minorHAnsi"/>
                    <w:b/>
                    <w:bCs/>
                    <w:sz w:val="20"/>
                    <w:szCs w:val="20"/>
                  </w:rPr>
                </w:rPrChange>
              </w:rPr>
              <w:t>08/01/24</w:t>
            </w:r>
          </w:p>
        </w:tc>
        <w:tc>
          <w:tcPr>
            <w:tcW w:w="1129" w:type="dxa"/>
            <w:tcPrChange w:id="191" w:author="Andrew Froude" w:date="2024-08-02T09:33:00Z" w16du:dateUtc="2024-08-01T23:33:00Z">
              <w:tcPr>
                <w:tcW w:w="1129" w:type="dxa"/>
                <w:gridSpan w:val="2"/>
              </w:tcPr>
            </w:tcPrChange>
          </w:tcPr>
          <w:p w14:paraId="60576F9F" w14:textId="664A0D76" w:rsidR="000E05F2" w:rsidRPr="00BF7E32" w:rsidRDefault="000E05F2" w:rsidP="000E05F2">
            <w:pPr>
              <w:rPr>
                <w:rFonts w:asciiTheme="minorHAnsi" w:hAnsiTheme="minorHAnsi" w:cstheme="minorHAnsi"/>
                <w:sz w:val="20"/>
                <w:szCs w:val="20"/>
                <w:rPrChange w:id="192" w:author="Andrew Froude" w:date="2024-08-02T09:34:00Z" w16du:dateUtc="2024-08-01T23:34:00Z">
                  <w:rPr>
                    <w:rFonts w:asciiTheme="minorHAnsi" w:hAnsiTheme="minorHAnsi" w:cstheme="minorHAnsi"/>
                  </w:rPr>
                </w:rPrChange>
              </w:rPr>
            </w:pPr>
            <w:r w:rsidRPr="00BF7E32">
              <w:rPr>
                <w:rFonts w:asciiTheme="minorHAnsi" w:hAnsiTheme="minorHAnsi" w:cstheme="minorHAnsi"/>
                <w:sz w:val="20"/>
                <w:szCs w:val="20"/>
                <w:rPrChange w:id="193" w:author="Andrew Froude" w:date="2024-08-02T09:34:00Z" w16du:dateUtc="2024-08-01T23:34:00Z">
                  <w:rPr>
                    <w:rFonts w:asciiTheme="minorHAnsi" w:hAnsiTheme="minorHAnsi" w:cstheme="minorHAnsi"/>
                    <w:b/>
                    <w:bCs/>
                    <w:sz w:val="20"/>
                    <w:szCs w:val="20"/>
                  </w:rPr>
                </w:rPrChange>
              </w:rPr>
              <w:t>1.6</w:t>
            </w:r>
          </w:p>
        </w:tc>
        <w:tc>
          <w:tcPr>
            <w:tcW w:w="1701" w:type="dxa"/>
            <w:tcPrChange w:id="194" w:author="Andrew Froude" w:date="2024-08-02T09:33:00Z" w16du:dateUtc="2024-08-01T23:33:00Z">
              <w:tcPr>
                <w:tcW w:w="2126" w:type="dxa"/>
                <w:gridSpan w:val="2"/>
              </w:tcPr>
            </w:tcPrChange>
          </w:tcPr>
          <w:p w14:paraId="15620FD0" w14:textId="3849BFD8" w:rsidR="000E05F2" w:rsidRPr="00BF7E32" w:rsidRDefault="000E05F2" w:rsidP="000E05F2">
            <w:pPr>
              <w:rPr>
                <w:rFonts w:asciiTheme="minorHAnsi" w:hAnsiTheme="minorHAnsi" w:cstheme="minorHAnsi"/>
                <w:sz w:val="20"/>
                <w:szCs w:val="20"/>
                <w:rPrChange w:id="195"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196" w:author="Andrew Froude" w:date="2024-08-02T09:33:00Z" w16du:dateUtc="2024-08-01T23:33:00Z">
                  <w:rPr>
                    <w:rFonts w:asciiTheme="minorHAnsi" w:hAnsiTheme="minorHAnsi" w:cstheme="minorHAnsi"/>
                  </w:rPr>
                </w:rPrChange>
              </w:rPr>
              <w:t>Sam Sehgal</w:t>
            </w:r>
          </w:p>
        </w:tc>
        <w:tc>
          <w:tcPr>
            <w:tcW w:w="4767" w:type="dxa"/>
            <w:tcPrChange w:id="197" w:author="Andrew Froude" w:date="2024-08-02T09:33:00Z" w16du:dateUtc="2024-08-01T23:33:00Z">
              <w:tcPr>
                <w:tcW w:w="4342" w:type="dxa"/>
              </w:tcPr>
            </w:tcPrChange>
          </w:tcPr>
          <w:p w14:paraId="6E056B5D" w14:textId="2A278002" w:rsidR="000E05F2" w:rsidRPr="00BF7E32" w:rsidRDefault="000E05F2" w:rsidP="000E05F2">
            <w:pPr>
              <w:rPr>
                <w:rFonts w:asciiTheme="minorHAnsi" w:hAnsiTheme="minorHAnsi" w:cstheme="minorHAnsi"/>
                <w:sz w:val="20"/>
                <w:szCs w:val="20"/>
                <w:rPrChange w:id="198" w:author="Andrew Froude" w:date="2024-08-02T09:33:00Z" w16du:dateUtc="2024-08-01T23:33:00Z">
                  <w:rPr>
                    <w:rFonts w:asciiTheme="minorHAnsi" w:hAnsiTheme="minorHAnsi" w:cstheme="minorHAnsi"/>
                  </w:rPr>
                </w:rPrChange>
              </w:rPr>
            </w:pPr>
            <w:r w:rsidRPr="00BF7E32">
              <w:rPr>
                <w:rFonts w:asciiTheme="minorHAnsi" w:hAnsiTheme="minorHAnsi" w:cstheme="minorHAnsi"/>
                <w:bCs/>
                <w:sz w:val="20"/>
                <w:szCs w:val="20"/>
                <w:rPrChange w:id="199" w:author="Andrew Froude" w:date="2024-08-02T09:33:00Z" w16du:dateUtc="2024-08-01T23:33:00Z">
                  <w:rPr>
                    <w:rFonts w:asciiTheme="minorHAnsi" w:hAnsiTheme="minorHAnsi" w:cstheme="minorHAnsi"/>
                    <w:bCs/>
                    <w:sz w:val="22"/>
                    <w:szCs w:val="22"/>
                  </w:rPr>
                </w:rPrChange>
              </w:rPr>
              <w:t>BldElectricMotorCovered &amp; CntElectricMotorCovered data mapping query 15/16, logic updated</w:t>
            </w:r>
          </w:p>
        </w:tc>
      </w:tr>
      <w:tr w:rsidR="000E05F2" w:rsidRPr="00BF7E32" w14:paraId="7EFF26F1" w14:textId="77777777" w:rsidTr="004E690F">
        <w:tc>
          <w:tcPr>
            <w:tcW w:w="1418" w:type="dxa"/>
          </w:tcPr>
          <w:p w14:paraId="04857D07" w14:textId="50DDB52A" w:rsidR="000E05F2" w:rsidRPr="004E690F" w:rsidRDefault="007108BE" w:rsidP="000E05F2">
            <w:pPr>
              <w:rPr>
                <w:rFonts w:asciiTheme="minorHAnsi" w:hAnsiTheme="minorHAnsi" w:cstheme="minorHAnsi"/>
                <w:sz w:val="20"/>
                <w:szCs w:val="20"/>
              </w:rPr>
            </w:pPr>
            <w:ins w:id="200" w:author="sam sehgal" w:date="2024-12-19T17:11:00Z" w16du:dateUtc="2024-12-19T06:11:00Z">
              <w:r>
                <w:rPr>
                  <w:rFonts w:asciiTheme="minorHAnsi" w:hAnsiTheme="minorHAnsi" w:cstheme="minorHAnsi"/>
                  <w:sz w:val="20"/>
                  <w:szCs w:val="20"/>
                </w:rPr>
                <w:t>wte</w:t>
              </w:r>
            </w:ins>
            <w:r w:rsidR="000E05F2" w:rsidRPr="004E690F">
              <w:rPr>
                <w:rFonts w:asciiTheme="minorHAnsi" w:hAnsiTheme="minorHAnsi" w:cstheme="minorHAnsi"/>
                <w:sz w:val="20"/>
                <w:szCs w:val="20"/>
              </w:rPr>
              <w:t>08/01/24</w:t>
            </w:r>
          </w:p>
        </w:tc>
        <w:tc>
          <w:tcPr>
            <w:tcW w:w="1129" w:type="dxa"/>
          </w:tcPr>
          <w:p w14:paraId="101A1F82" w14:textId="2D1E0390" w:rsidR="000E05F2" w:rsidRPr="004E690F" w:rsidRDefault="000E05F2" w:rsidP="000E05F2">
            <w:pPr>
              <w:rPr>
                <w:rFonts w:asciiTheme="minorHAnsi" w:hAnsiTheme="minorHAnsi" w:cstheme="minorHAnsi"/>
                <w:sz w:val="20"/>
                <w:szCs w:val="20"/>
              </w:rPr>
            </w:pPr>
            <w:r w:rsidRPr="004E690F">
              <w:rPr>
                <w:rFonts w:asciiTheme="minorHAnsi" w:hAnsiTheme="minorHAnsi" w:cstheme="minorHAnsi"/>
                <w:sz w:val="20"/>
                <w:szCs w:val="20"/>
              </w:rPr>
              <w:t>1.6</w:t>
            </w:r>
          </w:p>
        </w:tc>
        <w:tc>
          <w:tcPr>
            <w:tcW w:w="1701" w:type="dxa"/>
          </w:tcPr>
          <w:p w14:paraId="553766E9" w14:textId="00518A87" w:rsidR="000E05F2" w:rsidRPr="004E690F" w:rsidRDefault="000E05F2" w:rsidP="000E05F2">
            <w:pPr>
              <w:rPr>
                <w:rFonts w:asciiTheme="minorHAnsi" w:hAnsiTheme="minorHAnsi" w:cstheme="minorHAnsi"/>
                <w:sz w:val="20"/>
                <w:szCs w:val="20"/>
              </w:rPr>
            </w:pPr>
            <w:r w:rsidRPr="004E690F">
              <w:rPr>
                <w:rFonts w:asciiTheme="minorHAnsi" w:hAnsiTheme="minorHAnsi" w:cstheme="minorHAnsi"/>
                <w:sz w:val="20"/>
                <w:szCs w:val="20"/>
              </w:rPr>
              <w:t>Sam Sehgal</w:t>
            </w:r>
          </w:p>
        </w:tc>
        <w:tc>
          <w:tcPr>
            <w:tcW w:w="4767" w:type="dxa"/>
          </w:tcPr>
          <w:p w14:paraId="4973EAAF" w14:textId="72BB9D9A" w:rsidR="000E05F2" w:rsidRPr="004E690F" w:rsidRDefault="00045951" w:rsidP="000E05F2">
            <w:pPr>
              <w:rPr>
                <w:rFonts w:asciiTheme="minorHAnsi" w:hAnsiTheme="minorHAnsi" w:cstheme="minorHAnsi"/>
                <w:sz w:val="20"/>
                <w:szCs w:val="20"/>
              </w:rPr>
            </w:pPr>
            <w:r w:rsidRPr="004E690F">
              <w:rPr>
                <w:rFonts w:asciiTheme="minorHAnsi" w:hAnsiTheme="minorHAnsi" w:cstheme="minorHAnsi"/>
                <w:bCs/>
                <w:sz w:val="20"/>
                <w:szCs w:val="20"/>
              </w:rPr>
              <w:t>DiscountTypeCode</w:t>
            </w:r>
            <w:r w:rsidR="000E05F2" w:rsidRPr="004E690F">
              <w:rPr>
                <w:rFonts w:asciiTheme="minorHAnsi" w:hAnsiTheme="minorHAnsi" w:cstheme="minorHAnsi"/>
                <w:bCs/>
                <w:sz w:val="20"/>
                <w:szCs w:val="20"/>
              </w:rPr>
              <w:t xml:space="preserve"> variable name updated in discount section for data mapping query 17/18</w:t>
            </w:r>
          </w:p>
        </w:tc>
      </w:tr>
      <w:tr w:rsidR="000E05F2" w:rsidRPr="00BF7E32" w14:paraId="3B5B1791" w14:textId="77777777" w:rsidTr="00BF7E32">
        <w:tc>
          <w:tcPr>
            <w:tcW w:w="1418" w:type="dxa"/>
            <w:tcPrChange w:id="201" w:author="Andrew Froude" w:date="2024-08-02T09:33:00Z" w16du:dateUtc="2024-08-01T23:33:00Z">
              <w:tcPr>
                <w:tcW w:w="1418" w:type="dxa"/>
                <w:gridSpan w:val="4"/>
              </w:tcPr>
            </w:tcPrChange>
          </w:tcPr>
          <w:p w14:paraId="645E6783" w14:textId="737B83CD" w:rsidR="000E05F2" w:rsidRPr="00BF7E32" w:rsidRDefault="000E05F2" w:rsidP="000E05F2">
            <w:pPr>
              <w:rPr>
                <w:rFonts w:asciiTheme="minorHAnsi" w:hAnsiTheme="minorHAnsi" w:cstheme="minorHAnsi"/>
                <w:sz w:val="20"/>
                <w:szCs w:val="20"/>
                <w:rPrChange w:id="202" w:author="Andrew Froude" w:date="2024-08-02T09:34:00Z" w16du:dateUtc="2024-08-01T23:34:00Z">
                  <w:rPr>
                    <w:rFonts w:asciiTheme="minorHAnsi" w:hAnsiTheme="minorHAnsi" w:cstheme="minorHAnsi"/>
                  </w:rPr>
                </w:rPrChange>
              </w:rPr>
            </w:pPr>
            <w:r w:rsidRPr="00BF7E32">
              <w:rPr>
                <w:rFonts w:asciiTheme="minorHAnsi" w:hAnsiTheme="minorHAnsi" w:cstheme="minorHAnsi"/>
                <w:sz w:val="20"/>
                <w:szCs w:val="20"/>
                <w:rPrChange w:id="203" w:author="Andrew Froude" w:date="2024-08-02T09:34:00Z" w16du:dateUtc="2024-08-01T23:34:00Z">
                  <w:rPr>
                    <w:rFonts w:asciiTheme="minorHAnsi" w:hAnsiTheme="minorHAnsi" w:cstheme="minorHAnsi"/>
                    <w:b/>
                    <w:bCs/>
                    <w:sz w:val="20"/>
                    <w:szCs w:val="20"/>
                  </w:rPr>
                </w:rPrChange>
              </w:rPr>
              <w:t>08/01/24</w:t>
            </w:r>
          </w:p>
        </w:tc>
        <w:tc>
          <w:tcPr>
            <w:tcW w:w="1129" w:type="dxa"/>
            <w:tcPrChange w:id="204" w:author="Andrew Froude" w:date="2024-08-02T09:33:00Z" w16du:dateUtc="2024-08-01T23:33:00Z">
              <w:tcPr>
                <w:tcW w:w="1129" w:type="dxa"/>
                <w:gridSpan w:val="2"/>
              </w:tcPr>
            </w:tcPrChange>
          </w:tcPr>
          <w:p w14:paraId="14B5FC89" w14:textId="647C3D2A" w:rsidR="000E05F2" w:rsidRPr="00BF7E32" w:rsidRDefault="000E05F2" w:rsidP="000E05F2">
            <w:pPr>
              <w:rPr>
                <w:rFonts w:asciiTheme="minorHAnsi" w:hAnsiTheme="minorHAnsi" w:cstheme="minorHAnsi"/>
                <w:sz w:val="20"/>
                <w:szCs w:val="20"/>
                <w:rPrChange w:id="205" w:author="Andrew Froude" w:date="2024-08-02T09:34:00Z" w16du:dateUtc="2024-08-01T23:34:00Z">
                  <w:rPr>
                    <w:rFonts w:asciiTheme="minorHAnsi" w:hAnsiTheme="minorHAnsi" w:cstheme="minorHAnsi"/>
                  </w:rPr>
                </w:rPrChange>
              </w:rPr>
            </w:pPr>
            <w:r w:rsidRPr="00BF7E32">
              <w:rPr>
                <w:rFonts w:asciiTheme="minorHAnsi" w:hAnsiTheme="minorHAnsi" w:cstheme="minorHAnsi"/>
                <w:sz w:val="20"/>
                <w:szCs w:val="20"/>
                <w:rPrChange w:id="206" w:author="Andrew Froude" w:date="2024-08-02T09:34:00Z" w16du:dateUtc="2024-08-01T23:34:00Z">
                  <w:rPr>
                    <w:rFonts w:asciiTheme="minorHAnsi" w:hAnsiTheme="minorHAnsi" w:cstheme="minorHAnsi"/>
                    <w:b/>
                    <w:bCs/>
                    <w:sz w:val="20"/>
                    <w:szCs w:val="20"/>
                  </w:rPr>
                </w:rPrChange>
              </w:rPr>
              <w:t>1.6</w:t>
            </w:r>
          </w:p>
        </w:tc>
        <w:tc>
          <w:tcPr>
            <w:tcW w:w="1701" w:type="dxa"/>
            <w:tcPrChange w:id="207" w:author="Andrew Froude" w:date="2024-08-02T09:33:00Z" w16du:dateUtc="2024-08-01T23:33:00Z">
              <w:tcPr>
                <w:tcW w:w="2126" w:type="dxa"/>
                <w:gridSpan w:val="2"/>
              </w:tcPr>
            </w:tcPrChange>
          </w:tcPr>
          <w:p w14:paraId="24A5D57C" w14:textId="533C1457" w:rsidR="000E05F2" w:rsidRPr="00BF7E32" w:rsidRDefault="000E05F2" w:rsidP="000E05F2">
            <w:pPr>
              <w:rPr>
                <w:rFonts w:asciiTheme="minorHAnsi" w:hAnsiTheme="minorHAnsi" w:cstheme="minorHAnsi"/>
                <w:sz w:val="20"/>
                <w:szCs w:val="20"/>
                <w:rPrChange w:id="208"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209" w:author="Andrew Froude" w:date="2024-08-02T09:33:00Z" w16du:dateUtc="2024-08-01T23:33:00Z">
                  <w:rPr>
                    <w:rFonts w:asciiTheme="minorHAnsi" w:hAnsiTheme="minorHAnsi" w:cstheme="minorHAnsi"/>
                  </w:rPr>
                </w:rPrChange>
              </w:rPr>
              <w:t>Sam Sehgal</w:t>
            </w:r>
          </w:p>
        </w:tc>
        <w:tc>
          <w:tcPr>
            <w:tcW w:w="4767" w:type="dxa"/>
            <w:tcPrChange w:id="210" w:author="Andrew Froude" w:date="2024-08-02T09:33:00Z" w16du:dateUtc="2024-08-01T23:33:00Z">
              <w:tcPr>
                <w:tcW w:w="4342" w:type="dxa"/>
              </w:tcPr>
            </w:tcPrChange>
          </w:tcPr>
          <w:p w14:paraId="08FBB4FE" w14:textId="256156BA" w:rsidR="000E05F2" w:rsidRPr="00BF7E32" w:rsidRDefault="000E05F2" w:rsidP="000E05F2">
            <w:pPr>
              <w:rPr>
                <w:rFonts w:asciiTheme="minorHAnsi" w:hAnsiTheme="minorHAnsi" w:cstheme="minorHAnsi"/>
                <w:sz w:val="20"/>
                <w:szCs w:val="20"/>
                <w:rPrChange w:id="211" w:author="Andrew Froude" w:date="2024-08-02T09:33:00Z" w16du:dateUtc="2024-08-01T23:33:00Z">
                  <w:rPr>
                    <w:rFonts w:asciiTheme="minorHAnsi" w:hAnsiTheme="minorHAnsi" w:cstheme="minorHAnsi"/>
                  </w:rPr>
                </w:rPrChange>
              </w:rPr>
            </w:pPr>
            <w:r w:rsidRPr="00BF7E32">
              <w:rPr>
                <w:rFonts w:asciiTheme="minorHAnsi" w:hAnsiTheme="minorHAnsi" w:cstheme="minorHAnsi"/>
                <w:bCs/>
                <w:sz w:val="20"/>
                <w:szCs w:val="20"/>
                <w:rPrChange w:id="212" w:author="Andrew Froude" w:date="2024-08-02T09:33:00Z" w16du:dateUtc="2024-08-01T23:33:00Z">
                  <w:rPr>
                    <w:rFonts w:asciiTheme="minorHAnsi" w:hAnsiTheme="minorHAnsi" w:cstheme="minorHAnsi"/>
                    <w:bCs/>
                    <w:sz w:val="22"/>
                    <w:szCs w:val="22"/>
                  </w:rPr>
                </w:rPrChange>
              </w:rPr>
              <w:t>&lt;DocumentSubType&gt; is to be used instead of PolicyTerm throughout the FSD.</w:t>
            </w:r>
          </w:p>
        </w:tc>
      </w:tr>
      <w:tr w:rsidR="000E05F2" w:rsidRPr="00BF7E32" w14:paraId="13E67FD8" w14:textId="77777777" w:rsidTr="00BF7E32">
        <w:tc>
          <w:tcPr>
            <w:tcW w:w="1418" w:type="dxa"/>
            <w:tcPrChange w:id="213" w:author="Andrew Froude" w:date="2024-08-02T09:33:00Z" w16du:dateUtc="2024-08-01T23:33:00Z">
              <w:tcPr>
                <w:tcW w:w="1418" w:type="dxa"/>
                <w:gridSpan w:val="4"/>
              </w:tcPr>
            </w:tcPrChange>
          </w:tcPr>
          <w:p w14:paraId="16708786" w14:textId="0D437177" w:rsidR="000E05F2" w:rsidRPr="00BF7E32" w:rsidRDefault="000E05F2" w:rsidP="000E05F2">
            <w:pPr>
              <w:rPr>
                <w:rFonts w:asciiTheme="minorHAnsi" w:hAnsiTheme="minorHAnsi" w:cstheme="minorHAnsi"/>
                <w:sz w:val="20"/>
                <w:szCs w:val="20"/>
                <w:rPrChange w:id="214" w:author="Andrew Froude" w:date="2024-08-02T09:34:00Z" w16du:dateUtc="2024-08-01T23:34:00Z">
                  <w:rPr>
                    <w:rFonts w:asciiTheme="minorHAnsi" w:hAnsiTheme="minorHAnsi" w:cstheme="minorHAnsi"/>
                  </w:rPr>
                </w:rPrChange>
              </w:rPr>
            </w:pPr>
            <w:r w:rsidRPr="00BF7E32">
              <w:rPr>
                <w:rFonts w:asciiTheme="minorHAnsi" w:hAnsiTheme="minorHAnsi" w:cstheme="minorHAnsi"/>
                <w:sz w:val="20"/>
                <w:szCs w:val="20"/>
                <w:rPrChange w:id="215" w:author="Andrew Froude" w:date="2024-08-02T09:34:00Z" w16du:dateUtc="2024-08-01T23:34:00Z">
                  <w:rPr>
                    <w:rFonts w:asciiTheme="minorHAnsi" w:hAnsiTheme="minorHAnsi" w:cstheme="minorHAnsi"/>
                    <w:b/>
                    <w:bCs/>
                    <w:sz w:val="20"/>
                    <w:szCs w:val="20"/>
                  </w:rPr>
                </w:rPrChange>
              </w:rPr>
              <w:t>08/01/24</w:t>
            </w:r>
          </w:p>
        </w:tc>
        <w:tc>
          <w:tcPr>
            <w:tcW w:w="1129" w:type="dxa"/>
            <w:tcPrChange w:id="216" w:author="Andrew Froude" w:date="2024-08-02T09:33:00Z" w16du:dateUtc="2024-08-01T23:33:00Z">
              <w:tcPr>
                <w:tcW w:w="1129" w:type="dxa"/>
                <w:gridSpan w:val="2"/>
              </w:tcPr>
            </w:tcPrChange>
          </w:tcPr>
          <w:p w14:paraId="760BD4CD" w14:textId="6F64A9B6" w:rsidR="000E05F2" w:rsidRPr="00BF7E32" w:rsidRDefault="000E05F2" w:rsidP="000E05F2">
            <w:pPr>
              <w:rPr>
                <w:rFonts w:asciiTheme="minorHAnsi" w:hAnsiTheme="minorHAnsi" w:cstheme="minorHAnsi"/>
                <w:sz w:val="20"/>
                <w:szCs w:val="20"/>
                <w:rPrChange w:id="217" w:author="Andrew Froude" w:date="2024-08-02T09:34:00Z" w16du:dateUtc="2024-08-01T23:34:00Z">
                  <w:rPr>
                    <w:rFonts w:asciiTheme="minorHAnsi" w:hAnsiTheme="minorHAnsi" w:cstheme="minorHAnsi"/>
                  </w:rPr>
                </w:rPrChange>
              </w:rPr>
            </w:pPr>
            <w:r w:rsidRPr="00BF7E32">
              <w:rPr>
                <w:rFonts w:asciiTheme="minorHAnsi" w:hAnsiTheme="minorHAnsi" w:cstheme="minorHAnsi"/>
                <w:sz w:val="20"/>
                <w:szCs w:val="20"/>
                <w:rPrChange w:id="218" w:author="Andrew Froude" w:date="2024-08-02T09:34:00Z" w16du:dateUtc="2024-08-01T23:34:00Z">
                  <w:rPr>
                    <w:rFonts w:asciiTheme="minorHAnsi" w:hAnsiTheme="minorHAnsi" w:cstheme="minorHAnsi"/>
                    <w:b/>
                    <w:bCs/>
                    <w:sz w:val="20"/>
                    <w:szCs w:val="20"/>
                  </w:rPr>
                </w:rPrChange>
              </w:rPr>
              <w:t>1.6</w:t>
            </w:r>
          </w:p>
        </w:tc>
        <w:tc>
          <w:tcPr>
            <w:tcW w:w="1701" w:type="dxa"/>
            <w:tcPrChange w:id="219" w:author="Andrew Froude" w:date="2024-08-02T09:33:00Z" w16du:dateUtc="2024-08-01T23:33:00Z">
              <w:tcPr>
                <w:tcW w:w="2126" w:type="dxa"/>
                <w:gridSpan w:val="2"/>
              </w:tcPr>
            </w:tcPrChange>
          </w:tcPr>
          <w:p w14:paraId="3EEFB45C" w14:textId="42E52965" w:rsidR="000E05F2" w:rsidRPr="00BF7E32" w:rsidRDefault="000E05F2" w:rsidP="000E05F2">
            <w:pPr>
              <w:rPr>
                <w:rFonts w:asciiTheme="minorHAnsi" w:hAnsiTheme="minorHAnsi" w:cstheme="minorHAnsi"/>
                <w:sz w:val="20"/>
                <w:szCs w:val="20"/>
                <w:rPrChange w:id="220"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221" w:author="Andrew Froude" w:date="2024-08-02T09:33:00Z" w16du:dateUtc="2024-08-01T23:33:00Z">
                  <w:rPr>
                    <w:rFonts w:asciiTheme="minorHAnsi" w:hAnsiTheme="minorHAnsi" w:cstheme="minorHAnsi"/>
                  </w:rPr>
                </w:rPrChange>
              </w:rPr>
              <w:t>Sam Sehgal</w:t>
            </w:r>
          </w:p>
        </w:tc>
        <w:tc>
          <w:tcPr>
            <w:tcW w:w="4767" w:type="dxa"/>
            <w:tcPrChange w:id="222" w:author="Andrew Froude" w:date="2024-08-02T09:33:00Z" w16du:dateUtc="2024-08-01T23:33:00Z">
              <w:tcPr>
                <w:tcW w:w="4342" w:type="dxa"/>
              </w:tcPr>
            </w:tcPrChange>
          </w:tcPr>
          <w:p w14:paraId="0CE6F8E1" w14:textId="2248F6AA" w:rsidR="000E05F2" w:rsidRPr="00BF7E32" w:rsidRDefault="000E05F2" w:rsidP="000E05F2">
            <w:pPr>
              <w:rPr>
                <w:rFonts w:asciiTheme="minorHAnsi" w:hAnsiTheme="minorHAnsi" w:cstheme="minorHAnsi"/>
                <w:sz w:val="20"/>
                <w:szCs w:val="20"/>
                <w:rPrChange w:id="223" w:author="Andrew Froude" w:date="2024-08-02T09:33:00Z" w16du:dateUtc="2024-08-01T23:33:00Z">
                  <w:rPr>
                    <w:rFonts w:asciiTheme="minorHAnsi" w:hAnsiTheme="minorHAnsi" w:cstheme="minorHAnsi"/>
                  </w:rPr>
                </w:rPrChange>
              </w:rPr>
            </w:pPr>
            <w:r w:rsidRPr="00BF7E32">
              <w:rPr>
                <w:rFonts w:asciiTheme="minorHAnsi" w:hAnsiTheme="minorHAnsi" w:cstheme="minorHAnsi"/>
                <w:bCs/>
                <w:sz w:val="20"/>
                <w:szCs w:val="20"/>
                <w:rPrChange w:id="224" w:author="Andrew Froude" w:date="2024-08-02T09:33:00Z" w16du:dateUtc="2024-08-01T23:33:00Z">
                  <w:rPr>
                    <w:rFonts w:asciiTheme="minorHAnsi" w:hAnsiTheme="minorHAnsi" w:cstheme="minorHAnsi"/>
                    <w:bCs/>
                    <w:sz w:val="22"/>
                    <w:szCs w:val="22"/>
                  </w:rPr>
                </w:rPrChange>
              </w:rPr>
              <w:t>NightLocation used for Parked at night field.</w:t>
            </w:r>
          </w:p>
        </w:tc>
      </w:tr>
      <w:tr w:rsidR="000E05F2" w:rsidRPr="00BF7E32" w14:paraId="5A630616" w14:textId="77777777" w:rsidTr="00BF7E32">
        <w:tc>
          <w:tcPr>
            <w:tcW w:w="1418" w:type="dxa"/>
            <w:tcPrChange w:id="225" w:author="Andrew Froude" w:date="2024-08-02T09:33:00Z" w16du:dateUtc="2024-08-01T23:33:00Z">
              <w:tcPr>
                <w:tcW w:w="1418" w:type="dxa"/>
                <w:gridSpan w:val="4"/>
              </w:tcPr>
            </w:tcPrChange>
          </w:tcPr>
          <w:p w14:paraId="670EBF02" w14:textId="03CF8FE6" w:rsidR="000E05F2" w:rsidRPr="00BF7E32" w:rsidRDefault="000E05F2" w:rsidP="000E05F2">
            <w:pPr>
              <w:rPr>
                <w:rFonts w:asciiTheme="minorHAnsi" w:hAnsiTheme="minorHAnsi" w:cstheme="minorHAnsi"/>
                <w:sz w:val="20"/>
                <w:szCs w:val="20"/>
                <w:rPrChange w:id="226" w:author="Andrew Froude" w:date="2024-08-02T09:34:00Z" w16du:dateUtc="2024-08-01T23:34:00Z">
                  <w:rPr>
                    <w:rFonts w:asciiTheme="minorHAnsi" w:hAnsiTheme="minorHAnsi" w:cstheme="minorHAnsi"/>
                  </w:rPr>
                </w:rPrChange>
              </w:rPr>
            </w:pPr>
            <w:r w:rsidRPr="00BF7E32">
              <w:rPr>
                <w:rFonts w:asciiTheme="minorHAnsi" w:hAnsiTheme="minorHAnsi" w:cstheme="minorHAnsi"/>
                <w:sz w:val="20"/>
                <w:szCs w:val="20"/>
                <w:rPrChange w:id="227" w:author="Andrew Froude" w:date="2024-08-02T09:34:00Z" w16du:dateUtc="2024-08-01T23:34:00Z">
                  <w:rPr>
                    <w:rFonts w:asciiTheme="minorHAnsi" w:hAnsiTheme="minorHAnsi" w:cstheme="minorHAnsi"/>
                    <w:b/>
                    <w:bCs/>
                    <w:sz w:val="20"/>
                    <w:szCs w:val="20"/>
                  </w:rPr>
                </w:rPrChange>
              </w:rPr>
              <w:t>08/01/24</w:t>
            </w:r>
          </w:p>
        </w:tc>
        <w:tc>
          <w:tcPr>
            <w:tcW w:w="1129" w:type="dxa"/>
            <w:tcPrChange w:id="228" w:author="Andrew Froude" w:date="2024-08-02T09:33:00Z" w16du:dateUtc="2024-08-01T23:33:00Z">
              <w:tcPr>
                <w:tcW w:w="1129" w:type="dxa"/>
                <w:gridSpan w:val="2"/>
              </w:tcPr>
            </w:tcPrChange>
          </w:tcPr>
          <w:p w14:paraId="3BC29076" w14:textId="4CD029DE" w:rsidR="000E05F2" w:rsidRPr="00BF7E32" w:rsidRDefault="000E05F2" w:rsidP="000E05F2">
            <w:pPr>
              <w:rPr>
                <w:rFonts w:asciiTheme="minorHAnsi" w:hAnsiTheme="minorHAnsi" w:cstheme="minorHAnsi"/>
                <w:sz w:val="20"/>
                <w:szCs w:val="20"/>
                <w:rPrChange w:id="229" w:author="Andrew Froude" w:date="2024-08-02T09:34:00Z" w16du:dateUtc="2024-08-01T23:34:00Z">
                  <w:rPr>
                    <w:rFonts w:asciiTheme="minorHAnsi" w:hAnsiTheme="minorHAnsi" w:cstheme="minorHAnsi"/>
                  </w:rPr>
                </w:rPrChange>
              </w:rPr>
            </w:pPr>
            <w:r w:rsidRPr="00BF7E32">
              <w:rPr>
                <w:rFonts w:asciiTheme="minorHAnsi" w:hAnsiTheme="minorHAnsi" w:cstheme="minorHAnsi"/>
                <w:sz w:val="20"/>
                <w:szCs w:val="20"/>
                <w:rPrChange w:id="230" w:author="Andrew Froude" w:date="2024-08-02T09:34:00Z" w16du:dateUtc="2024-08-01T23:34:00Z">
                  <w:rPr>
                    <w:rFonts w:asciiTheme="minorHAnsi" w:hAnsiTheme="minorHAnsi" w:cstheme="minorHAnsi"/>
                    <w:b/>
                    <w:bCs/>
                    <w:sz w:val="20"/>
                    <w:szCs w:val="20"/>
                  </w:rPr>
                </w:rPrChange>
              </w:rPr>
              <w:t>1.6</w:t>
            </w:r>
          </w:p>
        </w:tc>
        <w:tc>
          <w:tcPr>
            <w:tcW w:w="1701" w:type="dxa"/>
            <w:tcPrChange w:id="231" w:author="Andrew Froude" w:date="2024-08-02T09:33:00Z" w16du:dateUtc="2024-08-01T23:33:00Z">
              <w:tcPr>
                <w:tcW w:w="2126" w:type="dxa"/>
                <w:gridSpan w:val="2"/>
              </w:tcPr>
            </w:tcPrChange>
          </w:tcPr>
          <w:p w14:paraId="322CC573" w14:textId="6C71DD1B" w:rsidR="000E05F2" w:rsidRPr="00BF7E32" w:rsidRDefault="000E05F2" w:rsidP="000E05F2">
            <w:pPr>
              <w:rPr>
                <w:rFonts w:asciiTheme="minorHAnsi" w:hAnsiTheme="minorHAnsi" w:cstheme="minorHAnsi"/>
                <w:sz w:val="20"/>
                <w:szCs w:val="20"/>
                <w:rPrChange w:id="232"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233" w:author="Andrew Froude" w:date="2024-08-02T09:33:00Z" w16du:dateUtc="2024-08-01T23:33:00Z">
                  <w:rPr>
                    <w:rFonts w:asciiTheme="minorHAnsi" w:hAnsiTheme="minorHAnsi" w:cstheme="minorHAnsi"/>
                  </w:rPr>
                </w:rPrChange>
              </w:rPr>
              <w:t>Sam Sehgal</w:t>
            </w:r>
          </w:p>
        </w:tc>
        <w:tc>
          <w:tcPr>
            <w:tcW w:w="4767" w:type="dxa"/>
            <w:tcPrChange w:id="234" w:author="Andrew Froude" w:date="2024-08-02T09:33:00Z" w16du:dateUtc="2024-08-01T23:33:00Z">
              <w:tcPr>
                <w:tcW w:w="4342" w:type="dxa"/>
              </w:tcPr>
            </w:tcPrChange>
          </w:tcPr>
          <w:p w14:paraId="7A9FAAA9" w14:textId="642B8A1C" w:rsidR="000E05F2" w:rsidRPr="00BF7E32" w:rsidRDefault="000E05F2" w:rsidP="000E05F2">
            <w:pPr>
              <w:rPr>
                <w:rFonts w:asciiTheme="minorHAnsi" w:hAnsiTheme="minorHAnsi" w:cstheme="minorHAnsi"/>
                <w:sz w:val="20"/>
                <w:szCs w:val="20"/>
                <w:rPrChange w:id="235" w:author="Andrew Froude" w:date="2024-08-02T09:33:00Z" w16du:dateUtc="2024-08-01T23:33:00Z">
                  <w:rPr>
                    <w:rFonts w:asciiTheme="minorHAnsi" w:hAnsiTheme="minorHAnsi" w:cstheme="minorHAnsi"/>
                  </w:rPr>
                </w:rPrChange>
              </w:rPr>
            </w:pPr>
            <w:r w:rsidRPr="00BF7E32">
              <w:rPr>
                <w:rFonts w:asciiTheme="minorHAnsi" w:hAnsiTheme="minorHAnsi" w:cstheme="minorHAnsi"/>
                <w:bCs/>
                <w:sz w:val="20"/>
                <w:szCs w:val="20"/>
                <w:rPrChange w:id="236" w:author="Andrew Froude" w:date="2024-08-02T09:33:00Z" w16du:dateUtc="2024-08-01T23:33:00Z">
                  <w:rPr>
                    <w:rFonts w:asciiTheme="minorHAnsi" w:hAnsiTheme="minorHAnsi" w:cstheme="minorHAnsi"/>
                    <w:bCs/>
                    <w:sz w:val="22"/>
                    <w:szCs w:val="22"/>
                  </w:rPr>
                </w:rPrChange>
              </w:rPr>
              <w:t>EndorsementClause logic in place instead of Driveragerestictions.</w:t>
            </w:r>
          </w:p>
        </w:tc>
      </w:tr>
      <w:tr w:rsidR="000E05F2" w:rsidRPr="00BF7E32" w14:paraId="5BDA572E" w14:textId="77777777" w:rsidTr="00BF7E32">
        <w:tc>
          <w:tcPr>
            <w:tcW w:w="1418" w:type="dxa"/>
            <w:tcPrChange w:id="237" w:author="Andrew Froude" w:date="2024-08-02T09:33:00Z" w16du:dateUtc="2024-08-01T23:33:00Z">
              <w:tcPr>
                <w:tcW w:w="1418" w:type="dxa"/>
                <w:gridSpan w:val="4"/>
              </w:tcPr>
            </w:tcPrChange>
          </w:tcPr>
          <w:p w14:paraId="384EEA73" w14:textId="68E31624" w:rsidR="000E05F2" w:rsidRPr="00BF7E32" w:rsidRDefault="000E05F2" w:rsidP="000E05F2">
            <w:pPr>
              <w:rPr>
                <w:rFonts w:asciiTheme="minorHAnsi" w:hAnsiTheme="minorHAnsi" w:cstheme="minorHAnsi"/>
                <w:sz w:val="20"/>
                <w:szCs w:val="20"/>
                <w:rPrChange w:id="238" w:author="Andrew Froude" w:date="2024-08-02T09:33:00Z" w16du:dateUtc="2024-08-01T23:33:00Z">
                  <w:rPr>
                    <w:rFonts w:asciiTheme="minorHAnsi" w:hAnsiTheme="minorHAnsi" w:cstheme="minorHAnsi"/>
                  </w:rPr>
                </w:rPrChange>
              </w:rPr>
            </w:pPr>
            <w:r w:rsidRPr="00BF7E32">
              <w:rPr>
                <w:rFonts w:asciiTheme="minorHAnsi" w:hAnsiTheme="minorHAnsi" w:cstheme="minorHAnsi"/>
                <w:b/>
                <w:sz w:val="20"/>
                <w:szCs w:val="20"/>
              </w:rPr>
              <w:lastRenderedPageBreak/>
              <w:t>10/01/24</w:t>
            </w:r>
          </w:p>
        </w:tc>
        <w:tc>
          <w:tcPr>
            <w:tcW w:w="1129" w:type="dxa"/>
            <w:tcPrChange w:id="239" w:author="Andrew Froude" w:date="2024-08-02T09:33:00Z" w16du:dateUtc="2024-08-01T23:33:00Z">
              <w:tcPr>
                <w:tcW w:w="1129" w:type="dxa"/>
                <w:gridSpan w:val="2"/>
              </w:tcPr>
            </w:tcPrChange>
          </w:tcPr>
          <w:p w14:paraId="468507E2" w14:textId="6AD563E1" w:rsidR="000E05F2" w:rsidRPr="00BF7E32" w:rsidRDefault="000E05F2" w:rsidP="000E05F2">
            <w:pPr>
              <w:rPr>
                <w:rFonts w:asciiTheme="minorHAnsi" w:hAnsiTheme="minorHAnsi" w:cstheme="minorHAnsi"/>
                <w:sz w:val="20"/>
                <w:szCs w:val="20"/>
                <w:rPrChange w:id="240" w:author="Andrew Froude" w:date="2024-08-02T09:33:00Z" w16du:dateUtc="2024-08-01T23:33:00Z">
                  <w:rPr>
                    <w:rFonts w:asciiTheme="minorHAnsi" w:hAnsiTheme="minorHAnsi" w:cstheme="minorHAnsi"/>
                  </w:rPr>
                </w:rPrChange>
              </w:rPr>
            </w:pPr>
            <w:r w:rsidRPr="00BF7E32">
              <w:rPr>
                <w:rFonts w:asciiTheme="minorHAnsi" w:hAnsiTheme="minorHAnsi" w:cstheme="minorHAnsi"/>
                <w:b/>
                <w:sz w:val="20"/>
                <w:szCs w:val="20"/>
              </w:rPr>
              <w:t>1.6</w:t>
            </w:r>
          </w:p>
        </w:tc>
        <w:tc>
          <w:tcPr>
            <w:tcW w:w="1701" w:type="dxa"/>
            <w:tcPrChange w:id="241" w:author="Andrew Froude" w:date="2024-08-02T09:33:00Z" w16du:dateUtc="2024-08-01T23:33:00Z">
              <w:tcPr>
                <w:tcW w:w="2126" w:type="dxa"/>
                <w:gridSpan w:val="2"/>
              </w:tcPr>
            </w:tcPrChange>
          </w:tcPr>
          <w:p w14:paraId="788C353A" w14:textId="673C57B5" w:rsidR="000E05F2" w:rsidRPr="00BF7E32" w:rsidRDefault="000E05F2" w:rsidP="000E05F2">
            <w:pPr>
              <w:rPr>
                <w:rFonts w:asciiTheme="minorHAnsi" w:hAnsiTheme="minorHAnsi" w:cstheme="minorHAnsi"/>
                <w:sz w:val="20"/>
                <w:szCs w:val="20"/>
                <w:rPrChange w:id="242"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243" w:author="Andrew Froude" w:date="2024-08-02T09:33:00Z" w16du:dateUtc="2024-08-01T23:33:00Z">
                  <w:rPr>
                    <w:rFonts w:asciiTheme="minorHAnsi" w:hAnsiTheme="minorHAnsi" w:cstheme="minorHAnsi"/>
                  </w:rPr>
                </w:rPrChange>
              </w:rPr>
              <w:t>Sam Sehgal</w:t>
            </w:r>
          </w:p>
        </w:tc>
        <w:tc>
          <w:tcPr>
            <w:tcW w:w="4767" w:type="dxa"/>
            <w:tcPrChange w:id="244" w:author="Andrew Froude" w:date="2024-08-02T09:33:00Z" w16du:dateUtc="2024-08-01T23:33:00Z">
              <w:tcPr>
                <w:tcW w:w="4342" w:type="dxa"/>
              </w:tcPr>
            </w:tcPrChange>
          </w:tcPr>
          <w:p w14:paraId="35E2E0E4" w14:textId="755E3068" w:rsidR="000E05F2" w:rsidRPr="00BF7E32" w:rsidRDefault="000E05F2" w:rsidP="000E05F2">
            <w:pPr>
              <w:rPr>
                <w:rFonts w:asciiTheme="minorHAnsi" w:hAnsiTheme="minorHAnsi" w:cstheme="minorHAnsi"/>
                <w:sz w:val="20"/>
                <w:szCs w:val="20"/>
                <w:rPrChange w:id="245" w:author="Andrew Froude" w:date="2024-08-02T09:33:00Z" w16du:dateUtc="2024-08-01T23:33:00Z">
                  <w:rPr>
                    <w:rFonts w:asciiTheme="minorHAnsi" w:hAnsiTheme="minorHAnsi" w:cstheme="minorHAnsi"/>
                  </w:rPr>
                </w:rPrChange>
              </w:rPr>
            </w:pPr>
            <w:r w:rsidRPr="00BF7E32">
              <w:rPr>
                <w:rFonts w:asciiTheme="minorHAnsi" w:hAnsiTheme="minorHAnsi" w:cstheme="minorHAnsi"/>
                <w:bCs/>
                <w:sz w:val="20"/>
                <w:szCs w:val="20"/>
                <w:rPrChange w:id="246" w:author="Andrew Froude" w:date="2024-08-02T09:33:00Z" w16du:dateUtc="2024-08-01T23:33:00Z">
                  <w:rPr>
                    <w:rFonts w:asciiTheme="minorHAnsi" w:hAnsiTheme="minorHAnsi" w:cstheme="minorHAnsi"/>
                    <w:bCs/>
                    <w:sz w:val="22"/>
                    <w:szCs w:val="22"/>
                  </w:rPr>
                </w:rPrChange>
              </w:rPr>
              <w:t>Removed duplicate instance of next payment due date for  bug 321079</w:t>
            </w:r>
          </w:p>
        </w:tc>
      </w:tr>
      <w:tr w:rsidR="00884F98" w:rsidRPr="00BF7E32" w14:paraId="6FF71710" w14:textId="77777777" w:rsidTr="00BF7E32">
        <w:tc>
          <w:tcPr>
            <w:tcW w:w="1418" w:type="dxa"/>
            <w:tcPrChange w:id="247" w:author="Andrew Froude" w:date="2024-08-02T09:33:00Z" w16du:dateUtc="2024-08-01T23:33:00Z">
              <w:tcPr>
                <w:tcW w:w="1418" w:type="dxa"/>
                <w:gridSpan w:val="4"/>
              </w:tcPr>
            </w:tcPrChange>
          </w:tcPr>
          <w:p w14:paraId="7CE7D32F" w14:textId="54874CA9" w:rsidR="00884F98" w:rsidRPr="00BF7E32" w:rsidRDefault="00EB6F1F" w:rsidP="00600E63">
            <w:pPr>
              <w:rPr>
                <w:rFonts w:asciiTheme="minorHAnsi" w:hAnsiTheme="minorHAnsi" w:cstheme="minorHAnsi"/>
                <w:sz w:val="20"/>
                <w:szCs w:val="20"/>
                <w:rPrChange w:id="248"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249" w:author="Andrew Froude" w:date="2024-08-02T09:33:00Z" w16du:dateUtc="2024-08-01T23:33:00Z">
                  <w:rPr>
                    <w:rFonts w:asciiTheme="minorHAnsi" w:hAnsiTheme="minorHAnsi" w:cstheme="minorHAnsi"/>
                  </w:rPr>
                </w:rPrChange>
              </w:rPr>
              <w:t>03/04/2023</w:t>
            </w:r>
          </w:p>
        </w:tc>
        <w:tc>
          <w:tcPr>
            <w:tcW w:w="1129" w:type="dxa"/>
            <w:tcPrChange w:id="250" w:author="Andrew Froude" w:date="2024-08-02T09:33:00Z" w16du:dateUtc="2024-08-01T23:33:00Z">
              <w:tcPr>
                <w:tcW w:w="1129" w:type="dxa"/>
                <w:gridSpan w:val="2"/>
              </w:tcPr>
            </w:tcPrChange>
          </w:tcPr>
          <w:p w14:paraId="649DBFB0" w14:textId="4495ABDE" w:rsidR="00884F98" w:rsidRPr="00BF7E32" w:rsidRDefault="003C01C8" w:rsidP="00600E63">
            <w:pPr>
              <w:rPr>
                <w:rFonts w:asciiTheme="minorHAnsi" w:hAnsiTheme="minorHAnsi" w:cstheme="minorHAnsi"/>
                <w:sz w:val="20"/>
                <w:szCs w:val="20"/>
                <w:rPrChange w:id="251"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252" w:author="Andrew Froude" w:date="2024-08-02T09:33:00Z" w16du:dateUtc="2024-08-01T23:33:00Z">
                  <w:rPr>
                    <w:rFonts w:asciiTheme="minorHAnsi" w:hAnsiTheme="minorHAnsi" w:cstheme="minorHAnsi"/>
                  </w:rPr>
                </w:rPrChange>
              </w:rPr>
              <w:t>1.7</w:t>
            </w:r>
          </w:p>
        </w:tc>
        <w:tc>
          <w:tcPr>
            <w:tcW w:w="1701" w:type="dxa"/>
            <w:tcPrChange w:id="253" w:author="Andrew Froude" w:date="2024-08-02T09:33:00Z" w16du:dateUtc="2024-08-01T23:33:00Z">
              <w:tcPr>
                <w:tcW w:w="2126" w:type="dxa"/>
                <w:gridSpan w:val="2"/>
              </w:tcPr>
            </w:tcPrChange>
          </w:tcPr>
          <w:p w14:paraId="12CFA878" w14:textId="4EC4B9D0" w:rsidR="00884F98" w:rsidRPr="00BF7E32" w:rsidRDefault="00EB6F1F" w:rsidP="00600E63">
            <w:pPr>
              <w:rPr>
                <w:rFonts w:asciiTheme="minorHAnsi" w:hAnsiTheme="minorHAnsi" w:cstheme="minorHAnsi"/>
                <w:sz w:val="20"/>
                <w:szCs w:val="20"/>
                <w:rPrChange w:id="254"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255" w:author="Andrew Froude" w:date="2024-08-02T09:33:00Z" w16du:dateUtc="2024-08-01T23:33:00Z">
                  <w:rPr>
                    <w:rFonts w:asciiTheme="minorHAnsi" w:hAnsiTheme="minorHAnsi" w:cstheme="minorHAnsi"/>
                  </w:rPr>
                </w:rPrChange>
              </w:rPr>
              <w:t>Sam Sehgal</w:t>
            </w:r>
          </w:p>
        </w:tc>
        <w:tc>
          <w:tcPr>
            <w:tcW w:w="4767" w:type="dxa"/>
            <w:tcPrChange w:id="256" w:author="Andrew Froude" w:date="2024-08-02T09:33:00Z" w16du:dateUtc="2024-08-01T23:33:00Z">
              <w:tcPr>
                <w:tcW w:w="4342" w:type="dxa"/>
              </w:tcPr>
            </w:tcPrChange>
          </w:tcPr>
          <w:p w14:paraId="24D9E760" w14:textId="77777777" w:rsidR="007D286E" w:rsidRPr="00BF7E32" w:rsidRDefault="007D286E" w:rsidP="007D286E">
            <w:pPr>
              <w:pStyle w:val="ListParagraph"/>
              <w:numPr>
                <w:ilvl w:val="0"/>
                <w:numId w:val="123"/>
              </w:numPr>
              <w:adjustRightInd w:val="0"/>
              <w:spacing w:after="0"/>
              <w:ind w:left="169" w:hanging="283"/>
              <w:rPr>
                <w:rFonts w:cstheme="minorHAnsi"/>
                <w:sz w:val="20"/>
                <w:szCs w:val="20"/>
                <w:rPrChange w:id="257" w:author="Andrew Froude" w:date="2024-08-02T09:33:00Z" w16du:dateUtc="2024-08-01T23:33:00Z">
                  <w:rPr>
                    <w:rFonts w:cstheme="minorHAnsi"/>
                    <w:sz w:val="22"/>
                    <w:szCs w:val="22"/>
                  </w:rPr>
                </w:rPrChange>
              </w:rPr>
            </w:pPr>
            <w:r w:rsidRPr="00BF7E32">
              <w:rPr>
                <w:rFonts w:cstheme="minorHAnsi"/>
                <w:sz w:val="20"/>
                <w:szCs w:val="20"/>
                <w:rPrChange w:id="258" w:author="Andrew Froude" w:date="2024-08-02T09:33:00Z" w16du:dateUtc="2024-08-01T23:33:00Z">
                  <w:rPr>
                    <w:rFonts w:cstheme="minorHAnsi"/>
                    <w:sz w:val="22"/>
                    <w:szCs w:val="22"/>
                  </w:rPr>
                </w:rPrChange>
              </w:rPr>
              <w:t>Updated the following to align with the PL201 mapping sheet:</w:t>
            </w:r>
          </w:p>
          <w:p w14:paraId="568E253E" w14:textId="139E037F" w:rsidR="007D286E" w:rsidRPr="00BF7E32" w:rsidRDefault="007D286E" w:rsidP="007D286E">
            <w:pPr>
              <w:pStyle w:val="ListParagraph"/>
              <w:numPr>
                <w:ilvl w:val="1"/>
                <w:numId w:val="123"/>
              </w:numPr>
              <w:adjustRightInd w:val="0"/>
              <w:spacing w:after="240" w:line="264" w:lineRule="auto"/>
              <w:ind w:left="453" w:hanging="284"/>
              <w:rPr>
                <w:rFonts w:cstheme="minorHAnsi"/>
                <w:sz w:val="20"/>
                <w:szCs w:val="20"/>
                <w:rPrChange w:id="259" w:author="Andrew Froude" w:date="2024-08-02T09:33:00Z" w16du:dateUtc="2024-08-01T23:33:00Z">
                  <w:rPr>
                    <w:rFonts w:cstheme="minorHAnsi"/>
                    <w:sz w:val="22"/>
                    <w:szCs w:val="22"/>
                  </w:rPr>
                </w:rPrChange>
              </w:rPr>
            </w:pPr>
            <w:r w:rsidRPr="00BF7E32">
              <w:rPr>
                <w:rFonts w:cstheme="minorHAnsi"/>
                <w:sz w:val="20"/>
                <w:szCs w:val="20"/>
                <w:rPrChange w:id="260" w:author="Andrew Froude" w:date="2024-08-02T09:33:00Z" w16du:dateUtc="2024-08-01T23:33:00Z">
                  <w:rPr>
                    <w:rFonts w:cstheme="minorHAnsi"/>
                    <w:sz w:val="22"/>
                    <w:szCs w:val="22"/>
                  </w:rPr>
                </w:rPrChange>
              </w:rPr>
              <w:t>Changed the variable names to adhere to CCM standard</w:t>
            </w:r>
          </w:p>
          <w:p w14:paraId="26378D6C" w14:textId="24225617" w:rsidR="007D286E" w:rsidRPr="00BF7E32" w:rsidRDefault="5D256B96" w:rsidP="29D7B81D">
            <w:pPr>
              <w:pStyle w:val="ListParagraph"/>
              <w:numPr>
                <w:ilvl w:val="1"/>
                <w:numId w:val="123"/>
              </w:numPr>
              <w:adjustRightInd w:val="0"/>
              <w:spacing w:after="240" w:line="264" w:lineRule="auto"/>
              <w:ind w:left="453" w:hanging="284"/>
              <w:rPr>
                <w:rFonts w:cstheme="minorHAnsi"/>
                <w:sz w:val="20"/>
                <w:szCs w:val="20"/>
                <w:rPrChange w:id="261" w:author="Andrew Froude" w:date="2024-08-02T09:33:00Z" w16du:dateUtc="2024-08-01T23:33:00Z">
                  <w:rPr>
                    <w:rFonts w:cstheme="minorHAnsi"/>
                    <w:sz w:val="22"/>
                    <w:szCs w:val="22"/>
                  </w:rPr>
                </w:rPrChange>
              </w:rPr>
            </w:pPr>
            <w:r w:rsidRPr="00BF7E32">
              <w:rPr>
                <w:rFonts w:cstheme="minorHAnsi"/>
                <w:sz w:val="20"/>
                <w:szCs w:val="20"/>
                <w:rPrChange w:id="262" w:author="Andrew Froude" w:date="2024-08-02T09:33:00Z" w16du:dateUtc="2024-08-01T23:33:00Z">
                  <w:rPr>
                    <w:rFonts w:cstheme="minorHAnsi"/>
                    <w:sz w:val="22"/>
                    <w:szCs w:val="22"/>
                  </w:rPr>
                </w:rPrChange>
              </w:rPr>
              <w:t>Added revised logic for Option Selection fields which have both a code and a display value passed and we will define the logic against the code.</w:t>
            </w:r>
          </w:p>
          <w:p w14:paraId="7CBA3AF5" w14:textId="61C24E41" w:rsidR="00BA0662" w:rsidRPr="00BF7E32" w:rsidRDefault="00BA0662" w:rsidP="00BA0662">
            <w:pPr>
              <w:pStyle w:val="ListParagraph"/>
              <w:numPr>
                <w:ilvl w:val="0"/>
                <w:numId w:val="123"/>
              </w:numPr>
              <w:adjustRightInd w:val="0"/>
              <w:spacing w:after="240" w:line="264" w:lineRule="auto"/>
              <w:ind w:left="369" w:hanging="387"/>
              <w:rPr>
                <w:rFonts w:cstheme="minorHAnsi"/>
                <w:sz w:val="20"/>
                <w:szCs w:val="20"/>
                <w:rPrChange w:id="263" w:author="Andrew Froude" w:date="2024-08-02T09:33:00Z" w16du:dateUtc="2024-08-01T23:33:00Z">
                  <w:rPr>
                    <w:rFonts w:cstheme="minorHAnsi"/>
                    <w:sz w:val="22"/>
                    <w:szCs w:val="22"/>
                  </w:rPr>
                </w:rPrChange>
              </w:rPr>
            </w:pPr>
            <w:r w:rsidRPr="00BF7E32">
              <w:rPr>
                <w:rFonts w:cstheme="minorHAnsi"/>
                <w:sz w:val="20"/>
                <w:szCs w:val="20"/>
                <w:rPrChange w:id="264" w:author="Andrew Froude" w:date="2024-08-02T09:33:00Z" w16du:dateUtc="2024-08-01T23:33:00Z">
                  <w:rPr>
                    <w:rFonts w:cstheme="minorHAnsi"/>
                    <w:sz w:val="22"/>
                    <w:szCs w:val="22"/>
                  </w:rPr>
                </w:rPrChange>
              </w:rPr>
              <w:t>Updated the Variables section to add the type of variable and any relevant comment</w:t>
            </w:r>
          </w:p>
          <w:p w14:paraId="0F74BFB2" w14:textId="77777777" w:rsidR="00BA0662" w:rsidRPr="00BF7E32" w:rsidRDefault="00BA0662" w:rsidP="00BA0662">
            <w:pPr>
              <w:pStyle w:val="ListParagraph"/>
              <w:numPr>
                <w:ilvl w:val="0"/>
                <w:numId w:val="123"/>
              </w:numPr>
              <w:adjustRightInd w:val="0"/>
              <w:spacing w:after="240" w:line="264" w:lineRule="auto"/>
              <w:ind w:left="369" w:hanging="387"/>
              <w:rPr>
                <w:rFonts w:cstheme="minorHAnsi"/>
                <w:sz w:val="20"/>
                <w:szCs w:val="20"/>
                <w:rPrChange w:id="265" w:author="Andrew Froude" w:date="2024-08-02T09:33:00Z" w16du:dateUtc="2024-08-01T23:33:00Z">
                  <w:rPr>
                    <w:rFonts w:cstheme="minorHAnsi"/>
                    <w:sz w:val="22"/>
                    <w:szCs w:val="22"/>
                  </w:rPr>
                </w:rPrChange>
              </w:rPr>
            </w:pPr>
            <w:r w:rsidRPr="00BF7E32">
              <w:rPr>
                <w:rFonts w:cstheme="minorHAnsi"/>
                <w:sz w:val="20"/>
                <w:szCs w:val="20"/>
                <w:rPrChange w:id="266" w:author="Andrew Froude" w:date="2024-08-02T09:33:00Z" w16du:dateUtc="2024-08-01T23:33:00Z">
                  <w:rPr>
                    <w:rFonts w:cstheme="minorHAnsi"/>
                    <w:sz w:val="22"/>
                    <w:szCs w:val="22"/>
                  </w:rPr>
                </w:rPrChange>
              </w:rPr>
              <w:t>Updated Common Content to align with the document</w:t>
            </w:r>
          </w:p>
          <w:p w14:paraId="437EBBCA" w14:textId="20AE9727" w:rsidR="00884F98" w:rsidRPr="00BF7E32" w:rsidRDefault="00884F98" w:rsidP="00C1020A">
            <w:pPr>
              <w:pStyle w:val="ListParagraph"/>
              <w:adjustRightInd w:val="0"/>
              <w:spacing w:after="240" w:line="264" w:lineRule="auto"/>
              <w:ind w:left="169"/>
              <w:rPr>
                <w:rFonts w:cstheme="minorHAnsi"/>
                <w:sz w:val="20"/>
                <w:szCs w:val="20"/>
                <w:rPrChange w:id="267" w:author="Andrew Froude" w:date="2024-08-02T09:33:00Z" w16du:dateUtc="2024-08-01T23:33:00Z">
                  <w:rPr>
                    <w:rFonts w:cstheme="minorHAnsi"/>
                    <w:sz w:val="22"/>
                    <w:szCs w:val="22"/>
                  </w:rPr>
                </w:rPrChange>
              </w:rPr>
            </w:pPr>
          </w:p>
        </w:tc>
      </w:tr>
      <w:tr w:rsidR="003C01C8" w:rsidRPr="00BF7E32" w14:paraId="2C66FBEC" w14:textId="77777777" w:rsidTr="00BF7E32">
        <w:tc>
          <w:tcPr>
            <w:tcW w:w="1418" w:type="dxa"/>
            <w:tcPrChange w:id="268" w:author="Andrew Froude" w:date="2024-08-02T09:33:00Z" w16du:dateUtc="2024-08-01T23:33:00Z">
              <w:tcPr>
                <w:tcW w:w="1418" w:type="dxa"/>
                <w:gridSpan w:val="4"/>
              </w:tcPr>
            </w:tcPrChange>
          </w:tcPr>
          <w:p w14:paraId="46227692" w14:textId="183044F1" w:rsidR="003C01C8" w:rsidRPr="00BF7E32" w:rsidRDefault="003C01C8" w:rsidP="00600E63">
            <w:pPr>
              <w:rPr>
                <w:rFonts w:asciiTheme="minorHAnsi" w:hAnsiTheme="minorHAnsi" w:cstheme="minorHAnsi"/>
                <w:sz w:val="20"/>
                <w:szCs w:val="20"/>
                <w:rPrChange w:id="269"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270" w:author="Andrew Froude" w:date="2024-08-02T09:33:00Z" w16du:dateUtc="2024-08-01T23:33:00Z">
                  <w:rPr>
                    <w:rFonts w:asciiTheme="minorHAnsi" w:hAnsiTheme="minorHAnsi" w:cstheme="minorHAnsi"/>
                  </w:rPr>
                </w:rPrChange>
              </w:rPr>
              <w:t>18/04/2024</w:t>
            </w:r>
          </w:p>
        </w:tc>
        <w:tc>
          <w:tcPr>
            <w:tcW w:w="1129" w:type="dxa"/>
            <w:tcPrChange w:id="271" w:author="Andrew Froude" w:date="2024-08-02T09:33:00Z" w16du:dateUtc="2024-08-01T23:33:00Z">
              <w:tcPr>
                <w:tcW w:w="1129" w:type="dxa"/>
                <w:gridSpan w:val="2"/>
              </w:tcPr>
            </w:tcPrChange>
          </w:tcPr>
          <w:p w14:paraId="332B9176" w14:textId="114535B2" w:rsidR="003C01C8" w:rsidRPr="00BF7E32" w:rsidRDefault="003C01C8" w:rsidP="00600E63">
            <w:pPr>
              <w:rPr>
                <w:rFonts w:asciiTheme="minorHAnsi" w:hAnsiTheme="minorHAnsi" w:cstheme="minorHAnsi"/>
                <w:sz w:val="20"/>
                <w:szCs w:val="20"/>
                <w:rPrChange w:id="272"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273" w:author="Andrew Froude" w:date="2024-08-02T09:33:00Z" w16du:dateUtc="2024-08-01T23:33:00Z">
                  <w:rPr>
                    <w:rFonts w:asciiTheme="minorHAnsi" w:hAnsiTheme="minorHAnsi" w:cstheme="minorHAnsi"/>
                  </w:rPr>
                </w:rPrChange>
              </w:rPr>
              <w:t>1.8</w:t>
            </w:r>
          </w:p>
        </w:tc>
        <w:tc>
          <w:tcPr>
            <w:tcW w:w="1701" w:type="dxa"/>
            <w:tcPrChange w:id="274" w:author="Andrew Froude" w:date="2024-08-02T09:33:00Z" w16du:dateUtc="2024-08-01T23:33:00Z">
              <w:tcPr>
                <w:tcW w:w="2126" w:type="dxa"/>
                <w:gridSpan w:val="2"/>
              </w:tcPr>
            </w:tcPrChange>
          </w:tcPr>
          <w:p w14:paraId="29782E37" w14:textId="21ED3FD5" w:rsidR="003C01C8" w:rsidRPr="00BF7E32" w:rsidRDefault="003C01C8" w:rsidP="00600E63">
            <w:pPr>
              <w:rPr>
                <w:rFonts w:asciiTheme="minorHAnsi" w:hAnsiTheme="minorHAnsi" w:cstheme="minorHAnsi"/>
                <w:sz w:val="20"/>
                <w:szCs w:val="20"/>
                <w:rPrChange w:id="275" w:author="Andrew Froude" w:date="2024-08-02T09:33:00Z" w16du:dateUtc="2024-08-01T23:33:00Z">
                  <w:rPr>
                    <w:rFonts w:asciiTheme="minorHAnsi" w:hAnsiTheme="minorHAnsi" w:cstheme="minorHAnsi"/>
                  </w:rPr>
                </w:rPrChange>
              </w:rPr>
            </w:pPr>
            <w:r w:rsidRPr="00BF7E32">
              <w:rPr>
                <w:rFonts w:asciiTheme="minorHAnsi" w:hAnsiTheme="minorHAnsi" w:cstheme="minorHAnsi"/>
                <w:sz w:val="20"/>
                <w:szCs w:val="20"/>
                <w:rPrChange w:id="276" w:author="Andrew Froude" w:date="2024-08-02T09:33:00Z" w16du:dateUtc="2024-08-01T23:33:00Z">
                  <w:rPr>
                    <w:rFonts w:asciiTheme="minorHAnsi" w:hAnsiTheme="minorHAnsi" w:cstheme="minorHAnsi"/>
                  </w:rPr>
                </w:rPrChange>
              </w:rPr>
              <w:t>Sam Sehgal</w:t>
            </w:r>
          </w:p>
        </w:tc>
        <w:tc>
          <w:tcPr>
            <w:tcW w:w="4767" w:type="dxa"/>
            <w:tcPrChange w:id="277" w:author="Andrew Froude" w:date="2024-08-02T09:33:00Z" w16du:dateUtc="2024-08-01T23:33:00Z">
              <w:tcPr>
                <w:tcW w:w="4342" w:type="dxa"/>
              </w:tcPr>
            </w:tcPrChange>
          </w:tcPr>
          <w:p w14:paraId="0291BF5D" w14:textId="1D96BA79" w:rsidR="003C01C8" w:rsidRPr="00BF7E32" w:rsidRDefault="003C01C8" w:rsidP="000E1A6F">
            <w:pPr>
              <w:pStyle w:val="ListParagraph"/>
              <w:adjustRightInd w:val="0"/>
              <w:spacing w:after="0"/>
              <w:ind w:left="169"/>
              <w:rPr>
                <w:rFonts w:cstheme="minorHAnsi"/>
                <w:sz w:val="20"/>
                <w:szCs w:val="20"/>
                <w:rPrChange w:id="278" w:author="Andrew Froude" w:date="2024-08-02T09:33:00Z" w16du:dateUtc="2024-08-01T23:33:00Z">
                  <w:rPr>
                    <w:rFonts w:cstheme="minorHAnsi"/>
                    <w:sz w:val="22"/>
                    <w:szCs w:val="22"/>
                  </w:rPr>
                </w:rPrChange>
              </w:rPr>
            </w:pPr>
            <w:r w:rsidRPr="00BF7E32">
              <w:rPr>
                <w:rFonts w:cstheme="minorHAnsi"/>
                <w:sz w:val="20"/>
                <w:szCs w:val="20"/>
                <w:rPrChange w:id="279" w:author="Andrew Froude" w:date="2024-08-02T09:33:00Z" w16du:dateUtc="2024-08-01T23:33:00Z">
                  <w:rPr>
                    <w:rFonts w:cstheme="minorHAnsi"/>
                    <w:sz w:val="22"/>
                    <w:szCs w:val="22"/>
                  </w:rPr>
                </w:rPrChange>
              </w:rPr>
              <w:t>Updated Branding Layout and styles.</w:t>
            </w:r>
          </w:p>
        </w:tc>
      </w:tr>
      <w:tr w:rsidR="000E1A6F" w:rsidRPr="00BF7E32" w14:paraId="21F16D5B" w14:textId="77777777" w:rsidTr="00BF7E32">
        <w:tc>
          <w:tcPr>
            <w:tcW w:w="1418" w:type="dxa"/>
            <w:tcPrChange w:id="280" w:author="Andrew Froude" w:date="2024-08-02T09:33:00Z" w16du:dateUtc="2024-08-01T23:33:00Z">
              <w:tcPr>
                <w:tcW w:w="1418" w:type="dxa"/>
                <w:gridSpan w:val="4"/>
              </w:tcPr>
            </w:tcPrChange>
          </w:tcPr>
          <w:p w14:paraId="6B1F97BF" w14:textId="16EC14C7" w:rsidR="000E1A6F" w:rsidRPr="00BF7E32" w:rsidRDefault="000E1A6F" w:rsidP="000E1A6F">
            <w:pPr>
              <w:rPr>
                <w:rFonts w:asciiTheme="minorHAnsi" w:hAnsiTheme="minorHAnsi" w:cstheme="minorHAnsi"/>
                <w:sz w:val="20"/>
                <w:szCs w:val="20"/>
                <w:rPrChange w:id="281" w:author="Andrew Froude" w:date="2024-08-02T09:33:00Z" w16du:dateUtc="2024-08-01T23:33:00Z">
                  <w:rPr>
                    <w:rFonts w:asciiTheme="minorHAnsi" w:hAnsiTheme="minorHAnsi" w:cstheme="minorHAnsi"/>
                  </w:rPr>
                </w:rPrChange>
              </w:rPr>
            </w:pPr>
            <w:r w:rsidRPr="00BF7E32">
              <w:rPr>
                <w:rStyle w:val="normaltextrun"/>
                <w:rFonts w:asciiTheme="minorHAnsi" w:hAnsiTheme="minorHAnsi" w:cstheme="minorHAnsi"/>
                <w:sz w:val="20"/>
                <w:szCs w:val="20"/>
                <w:rPrChange w:id="282" w:author="Andrew Froude" w:date="2024-08-02T09:33:00Z" w16du:dateUtc="2024-08-01T23:33:00Z">
                  <w:rPr>
                    <w:rStyle w:val="normaltextrun"/>
                    <w:rFonts w:ascii="Arial" w:hAnsi="Arial" w:cs="Arial"/>
                    <w:sz w:val="20"/>
                    <w:szCs w:val="20"/>
                  </w:rPr>
                </w:rPrChange>
              </w:rPr>
              <w:t>19/04/2024</w:t>
            </w:r>
            <w:r w:rsidRPr="00BF7E32">
              <w:rPr>
                <w:rStyle w:val="eop"/>
                <w:rFonts w:asciiTheme="minorHAnsi" w:hAnsiTheme="minorHAnsi" w:cstheme="minorHAnsi"/>
                <w:sz w:val="20"/>
                <w:szCs w:val="20"/>
                <w:rPrChange w:id="283" w:author="Andrew Froude" w:date="2024-08-02T09:33:00Z" w16du:dateUtc="2024-08-01T23:33:00Z">
                  <w:rPr>
                    <w:rStyle w:val="eop"/>
                    <w:rFonts w:ascii="Arial" w:hAnsi="Arial" w:cs="Arial"/>
                    <w:sz w:val="20"/>
                    <w:szCs w:val="20"/>
                  </w:rPr>
                </w:rPrChange>
              </w:rPr>
              <w:t> </w:t>
            </w:r>
          </w:p>
        </w:tc>
        <w:tc>
          <w:tcPr>
            <w:tcW w:w="1129" w:type="dxa"/>
            <w:tcPrChange w:id="284" w:author="Andrew Froude" w:date="2024-08-02T09:33:00Z" w16du:dateUtc="2024-08-01T23:33:00Z">
              <w:tcPr>
                <w:tcW w:w="1129" w:type="dxa"/>
                <w:gridSpan w:val="2"/>
              </w:tcPr>
            </w:tcPrChange>
          </w:tcPr>
          <w:p w14:paraId="360D72CC" w14:textId="777D93B7" w:rsidR="000E1A6F" w:rsidRPr="00BF7E32" w:rsidRDefault="000E1A6F" w:rsidP="000E1A6F">
            <w:pPr>
              <w:rPr>
                <w:rFonts w:asciiTheme="minorHAnsi" w:hAnsiTheme="minorHAnsi" w:cstheme="minorHAnsi"/>
                <w:sz w:val="20"/>
                <w:szCs w:val="20"/>
                <w:rPrChange w:id="285" w:author="Andrew Froude" w:date="2024-08-02T09:33:00Z" w16du:dateUtc="2024-08-01T23:33:00Z">
                  <w:rPr>
                    <w:rFonts w:asciiTheme="minorHAnsi" w:hAnsiTheme="minorHAnsi" w:cstheme="minorHAnsi"/>
                  </w:rPr>
                </w:rPrChange>
              </w:rPr>
            </w:pPr>
            <w:r w:rsidRPr="00BF7E32">
              <w:rPr>
                <w:rStyle w:val="normaltextrun"/>
                <w:rFonts w:asciiTheme="minorHAnsi" w:hAnsiTheme="minorHAnsi" w:cstheme="minorHAnsi"/>
                <w:sz w:val="20"/>
                <w:szCs w:val="20"/>
                <w:rPrChange w:id="286" w:author="Andrew Froude" w:date="2024-08-02T09:33:00Z" w16du:dateUtc="2024-08-01T23:33:00Z">
                  <w:rPr>
                    <w:rStyle w:val="normaltextrun"/>
                    <w:rFonts w:ascii="Arial" w:hAnsi="Arial" w:cs="Arial"/>
                    <w:sz w:val="20"/>
                    <w:szCs w:val="20"/>
                  </w:rPr>
                </w:rPrChange>
              </w:rPr>
              <w:t>2.0</w:t>
            </w:r>
          </w:p>
        </w:tc>
        <w:tc>
          <w:tcPr>
            <w:tcW w:w="1701" w:type="dxa"/>
            <w:tcPrChange w:id="287" w:author="Andrew Froude" w:date="2024-08-02T09:33:00Z" w16du:dateUtc="2024-08-01T23:33:00Z">
              <w:tcPr>
                <w:tcW w:w="2126" w:type="dxa"/>
                <w:gridSpan w:val="2"/>
              </w:tcPr>
            </w:tcPrChange>
          </w:tcPr>
          <w:p w14:paraId="3CF9D20D" w14:textId="525129F9" w:rsidR="000E1A6F" w:rsidRPr="00BF7E32" w:rsidRDefault="000E1A6F" w:rsidP="000E1A6F">
            <w:pPr>
              <w:rPr>
                <w:rFonts w:asciiTheme="minorHAnsi" w:hAnsiTheme="minorHAnsi" w:cstheme="minorHAnsi"/>
                <w:sz w:val="20"/>
                <w:szCs w:val="20"/>
                <w:rPrChange w:id="288" w:author="Andrew Froude" w:date="2024-08-02T09:33:00Z" w16du:dateUtc="2024-08-01T23:33:00Z">
                  <w:rPr>
                    <w:rFonts w:asciiTheme="minorHAnsi" w:hAnsiTheme="minorHAnsi" w:cstheme="minorHAnsi"/>
                  </w:rPr>
                </w:rPrChange>
              </w:rPr>
            </w:pPr>
            <w:r w:rsidRPr="00BF7E32">
              <w:rPr>
                <w:rStyle w:val="normaltextrun"/>
                <w:rFonts w:asciiTheme="minorHAnsi" w:hAnsiTheme="minorHAnsi" w:cstheme="minorHAnsi"/>
                <w:sz w:val="20"/>
                <w:szCs w:val="20"/>
                <w:rPrChange w:id="289" w:author="Andrew Froude" w:date="2024-08-02T09:33:00Z" w16du:dateUtc="2024-08-01T23:33:00Z">
                  <w:rPr>
                    <w:rStyle w:val="normaltextrun"/>
                    <w:rFonts w:ascii="Arial" w:hAnsi="Arial" w:cs="Arial"/>
                    <w:sz w:val="20"/>
                    <w:szCs w:val="20"/>
                  </w:rPr>
                </w:rPrChange>
              </w:rPr>
              <w:t>Sam Sehgal</w:t>
            </w:r>
          </w:p>
        </w:tc>
        <w:tc>
          <w:tcPr>
            <w:tcW w:w="4767" w:type="dxa"/>
            <w:tcPrChange w:id="290" w:author="Andrew Froude" w:date="2024-08-02T09:33:00Z" w16du:dateUtc="2024-08-01T23:33:00Z">
              <w:tcPr>
                <w:tcW w:w="4342" w:type="dxa"/>
              </w:tcPr>
            </w:tcPrChange>
          </w:tcPr>
          <w:p w14:paraId="56FC23AC" w14:textId="339565E0" w:rsidR="000E1A6F" w:rsidRPr="00BF7E32" w:rsidRDefault="000E1A6F" w:rsidP="000E1A6F">
            <w:pPr>
              <w:pStyle w:val="ListParagraph"/>
              <w:adjustRightInd w:val="0"/>
              <w:spacing w:after="0"/>
              <w:ind w:left="169"/>
              <w:rPr>
                <w:rFonts w:cstheme="minorHAnsi"/>
                <w:sz w:val="20"/>
                <w:szCs w:val="20"/>
                <w:rPrChange w:id="291" w:author="Andrew Froude" w:date="2024-08-02T09:33:00Z" w16du:dateUtc="2024-08-01T23:33:00Z">
                  <w:rPr>
                    <w:rFonts w:cstheme="minorHAnsi"/>
                    <w:sz w:val="22"/>
                    <w:szCs w:val="22"/>
                  </w:rPr>
                </w:rPrChange>
              </w:rPr>
            </w:pPr>
            <w:r w:rsidRPr="00BF7E32">
              <w:rPr>
                <w:rStyle w:val="normaltextrun"/>
                <w:rFonts w:cstheme="minorHAnsi"/>
                <w:sz w:val="20"/>
                <w:szCs w:val="20"/>
                <w:rPrChange w:id="292" w:author="Andrew Froude" w:date="2024-08-02T09:33:00Z" w16du:dateUtc="2024-08-01T23:33:00Z">
                  <w:rPr>
                    <w:rStyle w:val="normaltextrun"/>
                    <w:rFonts w:cstheme="minorHAnsi"/>
                  </w:rPr>
                </w:rPrChange>
              </w:rPr>
              <w:t>Accepted all changes prior to DD review</w:t>
            </w:r>
            <w:r w:rsidRPr="00BF7E32">
              <w:rPr>
                <w:rStyle w:val="eop"/>
                <w:rFonts w:cstheme="minorHAnsi"/>
                <w:sz w:val="20"/>
                <w:szCs w:val="20"/>
                <w:rPrChange w:id="293" w:author="Andrew Froude" w:date="2024-08-02T09:33:00Z" w16du:dateUtc="2024-08-01T23:33:00Z">
                  <w:rPr>
                    <w:rStyle w:val="eop"/>
                    <w:rFonts w:cstheme="minorHAnsi"/>
                  </w:rPr>
                </w:rPrChange>
              </w:rPr>
              <w:t> </w:t>
            </w:r>
          </w:p>
        </w:tc>
      </w:tr>
      <w:tr w:rsidR="001A32C5" w:rsidRPr="00BF7E32" w14:paraId="0E8DF2E3" w14:textId="77777777" w:rsidTr="00BF7E32">
        <w:tc>
          <w:tcPr>
            <w:tcW w:w="1418" w:type="dxa"/>
            <w:tcPrChange w:id="294" w:author="Andrew Froude" w:date="2024-08-02T09:33:00Z" w16du:dateUtc="2024-08-01T23:33:00Z">
              <w:tcPr>
                <w:tcW w:w="1418" w:type="dxa"/>
                <w:gridSpan w:val="4"/>
              </w:tcPr>
            </w:tcPrChange>
          </w:tcPr>
          <w:p w14:paraId="3E9D91A8" w14:textId="2F25FBDD" w:rsidR="001A32C5" w:rsidRPr="00BF7E32" w:rsidRDefault="001A32C5" w:rsidP="000E1A6F">
            <w:pPr>
              <w:rPr>
                <w:rStyle w:val="normaltextrun"/>
                <w:rFonts w:asciiTheme="minorHAnsi" w:hAnsiTheme="minorHAnsi" w:cstheme="minorHAnsi"/>
                <w:sz w:val="20"/>
                <w:szCs w:val="20"/>
                <w:rPrChange w:id="295" w:author="Andrew Froude" w:date="2024-08-02T09:33:00Z" w16du:dateUtc="2024-08-01T23:33:00Z">
                  <w:rPr>
                    <w:rStyle w:val="normaltextrun"/>
                    <w:rFonts w:ascii="Arial" w:hAnsi="Arial" w:cs="Arial"/>
                    <w:sz w:val="20"/>
                    <w:szCs w:val="20"/>
                  </w:rPr>
                </w:rPrChange>
              </w:rPr>
            </w:pPr>
            <w:r w:rsidRPr="00BF7E32">
              <w:rPr>
                <w:rStyle w:val="normaltextrun"/>
                <w:rFonts w:asciiTheme="minorHAnsi" w:hAnsiTheme="minorHAnsi" w:cstheme="minorHAnsi"/>
                <w:sz w:val="20"/>
                <w:szCs w:val="20"/>
                <w:rPrChange w:id="296" w:author="Andrew Froude" w:date="2024-08-02T09:33:00Z" w16du:dateUtc="2024-08-01T23:33:00Z">
                  <w:rPr>
                    <w:rStyle w:val="normaltextrun"/>
                    <w:rFonts w:ascii="Arial" w:hAnsi="Arial" w:cs="Arial"/>
                    <w:sz w:val="20"/>
                    <w:szCs w:val="20"/>
                  </w:rPr>
                </w:rPrChange>
              </w:rPr>
              <w:t>2</w:t>
            </w:r>
            <w:r w:rsidRPr="00BF7E32">
              <w:rPr>
                <w:rStyle w:val="normaltextrun"/>
                <w:rFonts w:asciiTheme="minorHAnsi" w:hAnsiTheme="minorHAnsi" w:cstheme="minorHAnsi"/>
                <w:sz w:val="20"/>
                <w:szCs w:val="20"/>
                <w:rPrChange w:id="297" w:author="Andrew Froude" w:date="2024-08-02T09:33:00Z" w16du:dateUtc="2024-08-01T23:33:00Z">
                  <w:rPr>
                    <w:rStyle w:val="normaltextrun"/>
                    <w:rFonts w:ascii="Arial" w:hAnsi="Arial" w:cs="Arial"/>
                  </w:rPr>
                </w:rPrChange>
              </w:rPr>
              <w:t>2/04/2024</w:t>
            </w:r>
          </w:p>
        </w:tc>
        <w:tc>
          <w:tcPr>
            <w:tcW w:w="1129" w:type="dxa"/>
            <w:tcPrChange w:id="298" w:author="Andrew Froude" w:date="2024-08-02T09:33:00Z" w16du:dateUtc="2024-08-01T23:33:00Z">
              <w:tcPr>
                <w:tcW w:w="1129" w:type="dxa"/>
                <w:gridSpan w:val="2"/>
              </w:tcPr>
            </w:tcPrChange>
          </w:tcPr>
          <w:p w14:paraId="3DE9AC74" w14:textId="7E39D05D" w:rsidR="001A32C5" w:rsidRPr="00BF7E32" w:rsidRDefault="001A32C5" w:rsidP="000E1A6F">
            <w:pPr>
              <w:rPr>
                <w:rStyle w:val="normaltextrun"/>
                <w:rFonts w:asciiTheme="minorHAnsi" w:hAnsiTheme="minorHAnsi" w:cstheme="minorHAnsi"/>
                <w:sz w:val="20"/>
                <w:szCs w:val="20"/>
                <w:rPrChange w:id="299" w:author="Andrew Froude" w:date="2024-08-02T09:33:00Z" w16du:dateUtc="2024-08-01T23:33:00Z">
                  <w:rPr>
                    <w:rStyle w:val="normaltextrun"/>
                    <w:rFonts w:ascii="Arial" w:hAnsi="Arial" w:cs="Arial"/>
                    <w:sz w:val="20"/>
                    <w:szCs w:val="20"/>
                  </w:rPr>
                </w:rPrChange>
              </w:rPr>
            </w:pPr>
            <w:r w:rsidRPr="00BF7E32">
              <w:rPr>
                <w:rStyle w:val="normaltextrun"/>
                <w:rFonts w:asciiTheme="minorHAnsi" w:hAnsiTheme="minorHAnsi" w:cstheme="minorHAnsi"/>
                <w:sz w:val="20"/>
                <w:szCs w:val="20"/>
                <w:rPrChange w:id="300" w:author="Andrew Froude" w:date="2024-08-02T09:33:00Z" w16du:dateUtc="2024-08-01T23:33:00Z">
                  <w:rPr>
                    <w:rStyle w:val="normaltextrun"/>
                    <w:rFonts w:ascii="Arial" w:hAnsi="Arial" w:cs="Arial"/>
                    <w:sz w:val="20"/>
                    <w:szCs w:val="20"/>
                  </w:rPr>
                </w:rPrChange>
              </w:rPr>
              <w:t>2.1</w:t>
            </w:r>
          </w:p>
        </w:tc>
        <w:tc>
          <w:tcPr>
            <w:tcW w:w="1701" w:type="dxa"/>
            <w:tcPrChange w:id="301" w:author="Andrew Froude" w:date="2024-08-02T09:33:00Z" w16du:dateUtc="2024-08-01T23:33:00Z">
              <w:tcPr>
                <w:tcW w:w="2126" w:type="dxa"/>
                <w:gridSpan w:val="2"/>
              </w:tcPr>
            </w:tcPrChange>
          </w:tcPr>
          <w:p w14:paraId="4889B07D" w14:textId="54616DEF" w:rsidR="001A32C5" w:rsidRPr="00BF7E32" w:rsidRDefault="001A32C5" w:rsidP="000E1A6F">
            <w:pPr>
              <w:rPr>
                <w:rStyle w:val="normaltextrun"/>
                <w:rFonts w:asciiTheme="minorHAnsi" w:hAnsiTheme="minorHAnsi" w:cstheme="minorHAnsi"/>
                <w:sz w:val="20"/>
                <w:szCs w:val="20"/>
                <w:rPrChange w:id="302" w:author="Andrew Froude" w:date="2024-08-02T09:33:00Z" w16du:dateUtc="2024-08-01T23:33:00Z">
                  <w:rPr>
                    <w:rStyle w:val="normaltextrun"/>
                    <w:rFonts w:ascii="Arial" w:hAnsi="Arial" w:cs="Arial"/>
                    <w:sz w:val="20"/>
                    <w:szCs w:val="20"/>
                  </w:rPr>
                </w:rPrChange>
              </w:rPr>
            </w:pPr>
            <w:r w:rsidRPr="00BF7E32">
              <w:rPr>
                <w:rStyle w:val="normaltextrun"/>
                <w:rFonts w:asciiTheme="minorHAnsi" w:hAnsiTheme="minorHAnsi" w:cstheme="minorHAnsi"/>
                <w:sz w:val="20"/>
                <w:szCs w:val="20"/>
                <w:rPrChange w:id="303" w:author="Andrew Froude" w:date="2024-08-02T09:33:00Z" w16du:dateUtc="2024-08-01T23:33:00Z">
                  <w:rPr>
                    <w:rStyle w:val="normaltextrun"/>
                    <w:rFonts w:ascii="Arial" w:hAnsi="Arial" w:cs="Arial"/>
                    <w:sz w:val="20"/>
                    <w:szCs w:val="20"/>
                  </w:rPr>
                </w:rPrChange>
              </w:rPr>
              <w:t>Sue Simnor</w:t>
            </w:r>
          </w:p>
        </w:tc>
        <w:tc>
          <w:tcPr>
            <w:tcW w:w="4767" w:type="dxa"/>
            <w:tcPrChange w:id="304" w:author="Andrew Froude" w:date="2024-08-02T09:33:00Z" w16du:dateUtc="2024-08-01T23:33:00Z">
              <w:tcPr>
                <w:tcW w:w="4342" w:type="dxa"/>
              </w:tcPr>
            </w:tcPrChange>
          </w:tcPr>
          <w:p w14:paraId="654476C9" w14:textId="12B7ACB8" w:rsidR="001A32C5" w:rsidRPr="00BF7E32" w:rsidRDefault="34EA425F" w:rsidP="29D7B81D">
            <w:pPr>
              <w:pStyle w:val="ListParagraph"/>
              <w:adjustRightInd w:val="0"/>
              <w:spacing w:after="0"/>
              <w:ind w:left="169"/>
              <w:rPr>
                <w:rStyle w:val="normaltextrun"/>
                <w:rFonts w:cstheme="minorHAnsi"/>
                <w:sz w:val="20"/>
                <w:szCs w:val="20"/>
                <w:rPrChange w:id="305" w:author="Andrew Froude" w:date="2024-08-02T09:33:00Z" w16du:dateUtc="2024-08-01T23:33:00Z">
                  <w:rPr>
                    <w:rStyle w:val="normaltextrun"/>
                    <w:rFonts w:ascii="Helvetica Neue" w:hAnsi="Helvetica Neue" w:cstheme="minorHAnsi"/>
                    <w:color w:val="auto"/>
                  </w:rPr>
                </w:rPrChange>
              </w:rPr>
            </w:pPr>
            <w:r w:rsidRPr="00BF7E32">
              <w:rPr>
                <w:rStyle w:val="normaltextrun"/>
                <w:rFonts w:cstheme="minorHAnsi"/>
                <w:sz w:val="20"/>
                <w:szCs w:val="20"/>
                <w:rPrChange w:id="306" w:author="Andrew Froude" w:date="2024-08-02T09:33:00Z" w16du:dateUtc="2024-08-01T23:33:00Z">
                  <w:rPr>
                    <w:rStyle w:val="normaltextrun"/>
                    <w:rFonts w:cstheme="minorHAnsi"/>
                  </w:rPr>
                </w:rPrChange>
              </w:rPr>
              <w:t>Updated the First Page of the COI PH1, PH2 &amp; PH3 - to use internal variables for the StartDate and EndDate year Eg: 2023 - 2024</w:t>
            </w:r>
          </w:p>
        </w:tc>
      </w:tr>
      <w:tr w:rsidR="00222D9B" w:rsidRPr="00BF7E32" w14:paraId="1DEFCB7F" w14:textId="77777777" w:rsidTr="00354970">
        <w:tc>
          <w:tcPr>
            <w:tcW w:w="1418" w:type="dxa"/>
          </w:tcPr>
          <w:p w14:paraId="112C7EF1" w14:textId="63D73478" w:rsidR="00222D9B" w:rsidRPr="00354970" w:rsidRDefault="00222D9B" w:rsidP="000E1A6F">
            <w:pPr>
              <w:rPr>
                <w:rStyle w:val="normaltextrun"/>
                <w:rFonts w:asciiTheme="minorHAnsi" w:hAnsiTheme="minorHAnsi" w:cstheme="minorHAnsi"/>
                <w:sz w:val="20"/>
                <w:szCs w:val="20"/>
              </w:rPr>
            </w:pPr>
            <w:r w:rsidRPr="00354970">
              <w:rPr>
                <w:rStyle w:val="normaltextrun"/>
                <w:rFonts w:asciiTheme="minorHAnsi" w:hAnsiTheme="minorHAnsi" w:cstheme="minorHAnsi"/>
                <w:sz w:val="20"/>
                <w:szCs w:val="20"/>
              </w:rPr>
              <w:t>01/05/2024</w:t>
            </w:r>
          </w:p>
        </w:tc>
        <w:tc>
          <w:tcPr>
            <w:tcW w:w="1129" w:type="dxa"/>
          </w:tcPr>
          <w:p w14:paraId="730E9EBE" w14:textId="26BB3A28" w:rsidR="00222D9B" w:rsidRPr="00354970" w:rsidRDefault="00222D9B" w:rsidP="000E1A6F">
            <w:pPr>
              <w:rPr>
                <w:rStyle w:val="normaltextrun"/>
                <w:rFonts w:asciiTheme="minorHAnsi" w:hAnsiTheme="minorHAnsi" w:cstheme="minorHAnsi"/>
                <w:sz w:val="20"/>
                <w:szCs w:val="20"/>
              </w:rPr>
            </w:pPr>
            <w:r w:rsidRPr="00354970">
              <w:rPr>
                <w:rStyle w:val="normaltextrun"/>
                <w:rFonts w:asciiTheme="minorHAnsi" w:hAnsiTheme="minorHAnsi" w:cstheme="minorHAnsi"/>
                <w:sz w:val="20"/>
                <w:szCs w:val="20"/>
              </w:rPr>
              <w:t>3.0</w:t>
            </w:r>
          </w:p>
        </w:tc>
        <w:tc>
          <w:tcPr>
            <w:tcW w:w="1701" w:type="dxa"/>
          </w:tcPr>
          <w:p w14:paraId="12ECCBE6" w14:textId="2F188427" w:rsidR="00222D9B" w:rsidRPr="00354970" w:rsidRDefault="00222D9B" w:rsidP="000E1A6F">
            <w:pPr>
              <w:rPr>
                <w:rStyle w:val="normaltextrun"/>
                <w:rFonts w:asciiTheme="minorHAnsi" w:hAnsiTheme="minorHAnsi" w:cstheme="minorHAnsi"/>
                <w:sz w:val="20"/>
                <w:szCs w:val="20"/>
              </w:rPr>
            </w:pPr>
            <w:r w:rsidRPr="00354970">
              <w:rPr>
                <w:rStyle w:val="normaltextrun"/>
                <w:rFonts w:asciiTheme="minorHAnsi" w:hAnsiTheme="minorHAnsi" w:cstheme="minorHAnsi"/>
                <w:sz w:val="20"/>
                <w:szCs w:val="20"/>
              </w:rPr>
              <w:t>Sam Sehgal</w:t>
            </w:r>
          </w:p>
        </w:tc>
        <w:tc>
          <w:tcPr>
            <w:tcW w:w="4767" w:type="dxa"/>
          </w:tcPr>
          <w:p w14:paraId="2156E72F" w14:textId="3CFAEED6" w:rsidR="00222D9B" w:rsidRPr="00354970" w:rsidRDefault="2D88F8E9" w:rsidP="29D7B81D">
            <w:pPr>
              <w:pStyle w:val="ListParagraph"/>
              <w:adjustRightInd w:val="0"/>
              <w:spacing w:after="0"/>
              <w:ind w:left="169"/>
              <w:rPr>
                <w:rStyle w:val="normaltextrun"/>
                <w:rFonts w:cstheme="minorHAnsi"/>
                <w:sz w:val="20"/>
                <w:szCs w:val="20"/>
              </w:rPr>
            </w:pPr>
            <w:r w:rsidRPr="00354970">
              <w:rPr>
                <w:rStyle w:val="normaltextrun"/>
                <w:rFonts w:cstheme="minorHAnsi"/>
                <w:sz w:val="20"/>
                <w:szCs w:val="20"/>
              </w:rPr>
              <w:t xml:space="preserve">Updated various section highlighted in yellow </w:t>
            </w:r>
            <w:r w:rsidR="47D23A09" w:rsidRPr="00354970">
              <w:rPr>
                <w:rStyle w:val="normaltextrun"/>
                <w:rFonts w:cstheme="minorHAnsi"/>
                <w:sz w:val="20"/>
                <w:szCs w:val="20"/>
              </w:rPr>
              <w:t>as per Will’s log of changes for COI sections as per the word doc and Version 1 maintained in Collaboration folder.</w:t>
            </w:r>
          </w:p>
        </w:tc>
      </w:tr>
      <w:tr w:rsidR="00510F83" w:rsidRPr="00BF7E32" w14:paraId="159CBC7F" w14:textId="77777777" w:rsidTr="00354970">
        <w:tc>
          <w:tcPr>
            <w:tcW w:w="1418" w:type="dxa"/>
          </w:tcPr>
          <w:p w14:paraId="66C4AF59" w14:textId="7681A8B2" w:rsidR="00510F83" w:rsidRPr="00354970" w:rsidRDefault="00510F83" w:rsidP="000E1A6F">
            <w:pPr>
              <w:rPr>
                <w:rStyle w:val="normaltextrun"/>
                <w:rFonts w:asciiTheme="minorHAnsi" w:hAnsiTheme="minorHAnsi" w:cstheme="minorHAnsi"/>
                <w:sz w:val="20"/>
                <w:szCs w:val="20"/>
              </w:rPr>
            </w:pPr>
            <w:r w:rsidRPr="00354970">
              <w:rPr>
                <w:rStyle w:val="normaltextrun"/>
                <w:rFonts w:asciiTheme="minorHAnsi" w:hAnsiTheme="minorHAnsi" w:cstheme="minorHAnsi"/>
                <w:sz w:val="20"/>
                <w:szCs w:val="20"/>
              </w:rPr>
              <w:t>23/05/2024</w:t>
            </w:r>
          </w:p>
        </w:tc>
        <w:tc>
          <w:tcPr>
            <w:tcW w:w="1129" w:type="dxa"/>
          </w:tcPr>
          <w:p w14:paraId="2287C978" w14:textId="7F196242" w:rsidR="00510F83" w:rsidRPr="00354970" w:rsidRDefault="00510F83" w:rsidP="000E1A6F">
            <w:pPr>
              <w:rPr>
                <w:rStyle w:val="normaltextrun"/>
                <w:rFonts w:asciiTheme="minorHAnsi" w:hAnsiTheme="minorHAnsi" w:cstheme="minorHAnsi"/>
                <w:sz w:val="20"/>
                <w:szCs w:val="20"/>
              </w:rPr>
            </w:pPr>
            <w:r w:rsidRPr="00354970">
              <w:rPr>
                <w:rStyle w:val="normaltextrun"/>
                <w:rFonts w:asciiTheme="minorHAnsi" w:hAnsiTheme="minorHAnsi" w:cstheme="minorHAnsi"/>
                <w:sz w:val="20"/>
                <w:szCs w:val="20"/>
              </w:rPr>
              <w:t>4.0</w:t>
            </w:r>
          </w:p>
        </w:tc>
        <w:tc>
          <w:tcPr>
            <w:tcW w:w="1701" w:type="dxa"/>
          </w:tcPr>
          <w:p w14:paraId="4E48B5CB" w14:textId="55CC3DA9" w:rsidR="00510F83" w:rsidRPr="00354970" w:rsidRDefault="00510F83" w:rsidP="000E1A6F">
            <w:pPr>
              <w:rPr>
                <w:rStyle w:val="normaltextrun"/>
                <w:rFonts w:asciiTheme="minorHAnsi" w:hAnsiTheme="minorHAnsi" w:cstheme="minorHAnsi"/>
                <w:sz w:val="20"/>
                <w:szCs w:val="20"/>
              </w:rPr>
            </w:pPr>
            <w:r w:rsidRPr="00354970">
              <w:rPr>
                <w:rStyle w:val="normaltextrun"/>
                <w:rFonts w:asciiTheme="minorHAnsi" w:hAnsiTheme="minorHAnsi" w:cstheme="minorHAnsi"/>
                <w:sz w:val="20"/>
                <w:szCs w:val="20"/>
              </w:rPr>
              <w:t>Sam Sehgal</w:t>
            </w:r>
          </w:p>
        </w:tc>
        <w:tc>
          <w:tcPr>
            <w:tcW w:w="4767" w:type="dxa"/>
          </w:tcPr>
          <w:p w14:paraId="5673053C" w14:textId="65697032" w:rsidR="00510F83" w:rsidRPr="00354970" w:rsidRDefault="00510F83" w:rsidP="29D7B81D">
            <w:pPr>
              <w:pStyle w:val="ListParagraph"/>
              <w:adjustRightInd w:val="0"/>
              <w:spacing w:after="0"/>
              <w:ind w:left="169"/>
              <w:rPr>
                <w:rStyle w:val="normaltextrun"/>
                <w:rFonts w:cstheme="minorHAnsi"/>
                <w:sz w:val="20"/>
                <w:szCs w:val="20"/>
              </w:rPr>
            </w:pPr>
            <w:r w:rsidRPr="00354970">
              <w:rPr>
                <w:rStyle w:val="normaltextrun"/>
                <w:rFonts w:cstheme="minorHAnsi"/>
                <w:sz w:val="20"/>
                <w:szCs w:val="20"/>
              </w:rPr>
              <w:t>All updates for DD highlighted by William Tu</w:t>
            </w:r>
            <w:r w:rsidR="006205B1" w:rsidRPr="00354970">
              <w:rPr>
                <w:rStyle w:val="normaltextrun"/>
                <w:rFonts w:cstheme="minorHAnsi"/>
                <w:sz w:val="20"/>
                <w:szCs w:val="20"/>
              </w:rPr>
              <w:t>r</w:t>
            </w:r>
            <w:r w:rsidRPr="00354970">
              <w:rPr>
                <w:rStyle w:val="normaltextrun"/>
                <w:rFonts w:cstheme="minorHAnsi"/>
                <w:sz w:val="20"/>
                <w:szCs w:val="20"/>
              </w:rPr>
              <w:t>ner have been made with track changes and highlighted in Yellow.</w:t>
            </w:r>
          </w:p>
        </w:tc>
      </w:tr>
      <w:tr w:rsidR="00457F54" w:rsidRPr="00BF7E32" w14:paraId="0AA3A2AA" w14:textId="77777777" w:rsidTr="00354970">
        <w:tc>
          <w:tcPr>
            <w:tcW w:w="1418" w:type="dxa"/>
          </w:tcPr>
          <w:p w14:paraId="1FF443B6" w14:textId="674F6862" w:rsidR="00457F54" w:rsidRPr="00354970" w:rsidRDefault="00457F54" w:rsidP="000E1A6F">
            <w:pPr>
              <w:rPr>
                <w:rStyle w:val="normaltextrun"/>
                <w:rFonts w:asciiTheme="minorHAnsi" w:hAnsiTheme="minorHAnsi" w:cstheme="minorHAnsi"/>
                <w:sz w:val="20"/>
                <w:szCs w:val="20"/>
              </w:rPr>
            </w:pPr>
            <w:r w:rsidRPr="00354970">
              <w:rPr>
                <w:rStyle w:val="normaltextrun"/>
                <w:rFonts w:asciiTheme="minorHAnsi" w:hAnsiTheme="minorHAnsi" w:cstheme="minorHAnsi"/>
                <w:sz w:val="20"/>
                <w:szCs w:val="20"/>
              </w:rPr>
              <w:t>24/06/2024</w:t>
            </w:r>
          </w:p>
        </w:tc>
        <w:tc>
          <w:tcPr>
            <w:tcW w:w="1129" w:type="dxa"/>
          </w:tcPr>
          <w:p w14:paraId="78D66FC3" w14:textId="26B1FC39" w:rsidR="00457F54" w:rsidRPr="00354970" w:rsidRDefault="00457F54" w:rsidP="000E1A6F">
            <w:pPr>
              <w:rPr>
                <w:rStyle w:val="normaltextrun"/>
                <w:rFonts w:asciiTheme="minorHAnsi" w:hAnsiTheme="minorHAnsi" w:cstheme="minorHAnsi"/>
                <w:sz w:val="20"/>
                <w:szCs w:val="20"/>
              </w:rPr>
            </w:pPr>
            <w:r w:rsidRPr="00354970">
              <w:rPr>
                <w:rStyle w:val="normaltextrun"/>
                <w:rFonts w:asciiTheme="minorHAnsi" w:hAnsiTheme="minorHAnsi" w:cstheme="minorHAnsi"/>
                <w:sz w:val="20"/>
                <w:szCs w:val="20"/>
              </w:rPr>
              <w:t>5.0</w:t>
            </w:r>
          </w:p>
        </w:tc>
        <w:tc>
          <w:tcPr>
            <w:tcW w:w="1701" w:type="dxa"/>
          </w:tcPr>
          <w:p w14:paraId="558A7317" w14:textId="4AC1EC06" w:rsidR="00457F54" w:rsidRPr="00354970" w:rsidRDefault="00457F54" w:rsidP="000E1A6F">
            <w:pPr>
              <w:rPr>
                <w:rStyle w:val="normaltextrun"/>
                <w:rFonts w:asciiTheme="minorHAnsi" w:hAnsiTheme="minorHAnsi" w:cstheme="minorHAnsi"/>
                <w:sz w:val="20"/>
                <w:szCs w:val="20"/>
              </w:rPr>
            </w:pPr>
            <w:r w:rsidRPr="00354970">
              <w:rPr>
                <w:rStyle w:val="normaltextrun"/>
                <w:rFonts w:asciiTheme="minorHAnsi" w:hAnsiTheme="minorHAnsi" w:cstheme="minorHAnsi"/>
                <w:sz w:val="20"/>
                <w:szCs w:val="20"/>
              </w:rPr>
              <w:t>Sam Sehgal &amp; William Turner</w:t>
            </w:r>
          </w:p>
        </w:tc>
        <w:tc>
          <w:tcPr>
            <w:tcW w:w="4767" w:type="dxa"/>
          </w:tcPr>
          <w:p w14:paraId="3B6E1EE2" w14:textId="2047E11F" w:rsidR="00457F54" w:rsidRPr="00354970" w:rsidRDefault="00457F54" w:rsidP="29D7B81D">
            <w:pPr>
              <w:pStyle w:val="ListParagraph"/>
              <w:adjustRightInd w:val="0"/>
              <w:spacing w:after="0"/>
              <w:ind w:left="169"/>
              <w:rPr>
                <w:rStyle w:val="normaltextrun"/>
                <w:rFonts w:cstheme="minorHAnsi"/>
                <w:sz w:val="20"/>
                <w:szCs w:val="20"/>
              </w:rPr>
            </w:pPr>
            <w:r w:rsidRPr="00354970">
              <w:rPr>
                <w:rStyle w:val="normaltextrun"/>
                <w:rFonts w:cstheme="minorHAnsi"/>
                <w:sz w:val="20"/>
                <w:szCs w:val="20"/>
              </w:rPr>
              <w:t>Uplifted the FS</w:t>
            </w:r>
            <w:r w:rsidR="00BC1C47" w:rsidRPr="00354970">
              <w:rPr>
                <w:rStyle w:val="normaltextrun"/>
                <w:rFonts w:cstheme="minorHAnsi"/>
                <w:sz w:val="20"/>
                <w:szCs w:val="20"/>
              </w:rPr>
              <w:t>D</w:t>
            </w:r>
            <w:r w:rsidRPr="00354970">
              <w:rPr>
                <w:rStyle w:val="normaltextrun"/>
                <w:rFonts w:cstheme="minorHAnsi"/>
                <w:sz w:val="20"/>
                <w:szCs w:val="20"/>
              </w:rPr>
              <w:t xml:space="preserve"> with all DD round 1 feedback</w:t>
            </w:r>
            <w:r w:rsidR="00BC1C47" w:rsidRPr="00354970">
              <w:rPr>
                <w:rStyle w:val="normaltextrun"/>
                <w:rFonts w:cstheme="minorHAnsi"/>
                <w:sz w:val="20"/>
                <w:szCs w:val="20"/>
              </w:rPr>
              <w:t xml:space="preserve"> highlighted in blue.</w:t>
            </w:r>
          </w:p>
        </w:tc>
      </w:tr>
      <w:tr w:rsidR="004B63AC" w:rsidRPr="00BF7E32" w14:paraId="0B52D79E" w14:textId="77777777" w:rsidTr="00354970">
        <w:tc>
          <w:tcPr>
            <w:tcW w:w="1418" w:type="dxa"/>
          </w:tcPr>
          <w:p w14:paraId="6B942CAE" w14:textId="223C9FFC" w:rsidR="004B63AC" w:rsidRPr="00354970" w:rsidRDefault="004B63AC" w:rsidP="000E1A6F">
            <w:pPr>
              <w:rPr>
                <w:rStyle w:val="normaltextrun"/>
                <w:rFonts w:asciiTheme="minorHAnsi" w:hAnsiTheme="minorHAnsi" w:cstheme="minorHAnsi"/>
                <w:sz w:val="20"/>
                <w:szCs w:val="20"/>
              </w:rPr>
            </w:pPr>
            <w:r w:rsidRPr="00354970">
              <w:rPr>
                <w:rStyle w:val="normaltextrun"/>
                <w:rFonts w:asciiTheme="minorHAnsi" w:hAnsiTheme="minorHAnsi" w:cstheme="minorHAnsi"/>
                <w:sz w:val="20"/>
                <w:szCs w:val="20"/>
              </w:rPr>
              <w:t>08/07/2024</w:t>
            </w:r>
          </w:p>
        </w:tc>
        <w:tc>
          <w:tcPr>
            <w:tcW w:w="1129" w:type="dxa"/>
          </w:tcPr>
          <w:p w14:paraId="2E830B5E" w14:textId="06421C02" w:rsidR="004B63AC" w:rsidRPr="00354970" w:rsidRDefault="004B63AC" w:rsidP="000E1A6F">
            <w:pPr>
              <w:rPr>
                <w:rStyle w:val="normaltextrun"/>
                <w:rFonts w:asciiTheme="minorHAnsi" w:hAnsiTheme="minorHAnsi" w:cstheme="minorHAnsi"/>
                <w:sz w:val="20"/>
                <w:szCs w:val="20"/>
              </w:rPr>
            </w:pPr>
            <w:r w:rsidRPr="00354970">
              <w:rPr>
                <w:rStyle w:val="normaltextrun"/>
                <w:rFonts w:asciiTheme="minorHAnsi" w:hAnsiTheme="minorHAnsi" w:cstheme="minorHAnsi"/>
                <w:sz w:val="20"/>
                <w:szCs w:val="20"/>
              </w:rPr>
              <w:t>6.0</w:t>
            </w:r>
          </w:p>
        </w:tc>
        <w:tc>
          <w:tcPr>
            <w:tcW w:w="1701" w:type="dxa"/>
          </w:tcPr>
          <w:p w14:paraId="7457EE3C" w14:textId="0736E791" w:rsidR="004B63AC" w:rsidRPr="00354970" w:rsidRDefault="004B63AC" w:rsidP="000E1A6F">
            <w:pPr>
              <w:rPr>
                <w:rStyle w:val="normaltextrun"/>
                <w:rFonts w:asciiTheme="minorHAnsi" w:hAnsiTheme="minorHAnsi" w:cstheme="minorHAnsi"/>
                <w:sz w:val="20"/>
                <w:szCs w:val="20"/>
              </w:rPr>
            </w:pPr>
            <w:r w:rsidRPr="00354970">
              <w:rPr>
                <w:rStyle w:val="normaltextrun"/>
                <w:rFonts w:asciiTheme="minorHAnsi" w:hAnsiTheme="minorHAnsi" w:cstheme="minorHAnsi"/>
                <w:sz w:val="20"/>
                <w:szCs w:val="20"/>
              </w:rPr>
              <w:t>Sam Sehgal &amp; William Turner</w:t>
            </w:r>
          </w:p>
        </w:tc>
        <w:tc>
          <w:tcPr>
            <w:tcW w:w="4767" w:type="dxa"/>
          </w:tcPr>
          <w:p w14:paraId="6C5B72DF" w14:textId="7BE8B1E3" w:rsidR="004B63AC" w:rsidRPr="00354970" w:rsidRDefault="004B63AC" w:rsidP="29D7B81D">
            <w:pPr>
              <w:pStyle w:val="ListParagraph"/>
              <w:adjustRightInd w:val="0"/>
              <w:spacing w:after="0"/>
              <w:ind w:left="169"/>
              <w:rPr>
                <w:rStyle w:val="normaltextrun"/>
                <w:rFonts w:cstheme="minorHAnsi"/>
                <w:sz w:val="20"/>
                <w:szCs w:val="20"/>
              </w:rPr>
            </w:pPr>
            <w:r w:rsidRPr="00354970">
              <w:rPr>
                <w:rStyle w:val="normaltextrun"/>
                <w:rFonts w:cstheme="minorHAnsi"/>
                <w:sz w:val="20"/>
                <w:szCs w:val="20"/>
              </w:rPr>
              <w:t>Round 2 feedback from DD updated and highlighted in Green.</w:t>
            </w:r>
          </w:p>
        </w:tc>
      </w:tr>
      <w:tr w:rsidR="00625927" w:rsidRPr="00BF7E32" w14:paraId="20911B37" w14:textId="77777777" w:rsidTr="00354970">
        <w:tc>
          <w:tcPr>
            <w:tcW w:w="1418" w:type="dxa"/>
          </w:tcPr>
          <w:p w14:paraId="5A0D115B" w14:textId="1045CADE" w:rsidR="00625927" w:rsidRPr="00354970" w:rsidRDefault="00625927" w:rsidP="000E1A6F">
            <w:pPr>
              <w:rPr>
                <w:rStyle w:val="normaltextrun"/>
                <w:rFonts w:asciiTheme="minorHAnsi" w:hAnsiTheme="minorHAnsi" w:cstheme="minorHAnsi"/>
                <w:sz w:val="20"/>
                <w:szCs w:val="20"/>
              </w:rPr>
            </w:pPr>
            <w:r w:rsidRPr="00354970">
              <w:rPr>
                <w:rStyle w:val="normaltextrun"/>
                <w:rFonts w:asciiTheme="minorHAnsi" w:hAnsiTheme="minorHAnsi" w:cstheme="minorHAnsi"/>
                <w:sz w:val="20"/>
                <w:szCs w:val="20"/>
              </w:rPr>
              <w:t>10/07/2024</w:t>
            </w:r>
          </w:p>
        </w:tc>
        <w:tc>
          <w:tcPr>
            <w:tcW w:w="1129" w:type="dxa"/>
          </w:tcPr>
          <w:p w14:paraId="425FC0D3" w14:textId="6E9617A9" w:rsidR="00625927" w:rsidRPr="00354970" w:rsidRDefault="00625927" w:rsidP="000E1A6F">
            <w:pPr>
              <w:rPr>
                <w:rStyle w:val="normaltextrun"/>
                <w:rFonts w:asciiTheme="minorHAnsi" w:hAnsiTheme="minorHAnsi" w:cstheme="minorHAnsi"/>
                <w:sz w:val="20"/>
                <w:szCs w:val="20"/>
              </w:rPr>
            </w:pPr>
            <w:r w:rsidRPr="00354970">
              <w:rPr>
                <w:rStyle w:val="normaltextrun"/>
                <w:rFonts w:asciiTheme="minorHAnsi" w:hAnsiTheme="minorHAnsi" w:cstheme="minorHAnsi"/>
                <w:sz w:val="20"/>
                <w:szCs w:val="20"/>
              </w:rPr>
              <w:t>6.1</w:t>
            </w:r>
          </w:p>
        </w:tc>
        <w:tc>
          <w:tcPr>
            <w:tcW w:w="1701" w:type="dxa"/>
          </w:tcPr>
          <w:p w14:paraId="6E7546A6" w14:textId="556EEC91" w:rsidR="00625927" w:rsidRPr="00354970" w:rsidRDefault="00625927" w:rsidP="000E1A6F">
            <w:pPr>
              <w:rPr>
                <w:rStyle w:val="normaltextrun"/>
                <w:rFonts w:asciiTheme="minorHAnsi" w:hAnsiTheme="minorHAnsi" w:cstheme="minorHAnsi"/>
                <w:sz w:val="20"/>
                <w:szCs w:val="20"/>
              </w:rPr>
            </w:pPr>
            <w:r w:rsidRPr="00354970">
              <w:rPr>
                <w:rStyle w:val="normaltextrun"/>
                <w:rFonts w:asciiTheme="minorHAnsi" w:hAnsiTheme="minorHAnsi" w:cstheme="minorHAnsi"/>
                <w:sz w:val="20"/>
                <w:szCs w:val="20"/>
              </w:rPr>
              <w:t>Sam Sehgal</w:t>
            </w:r>
          </w:p>
        </w:tc>
        <w:tc>
          <w:tcPr>
            <w:tcW w:w="4767" w:type="dxa"/>
          </w:tcPr>
          <w:p w14:paraId="24245301" w14:textId="73542224" w:rsidR="00625927" w:rsidRPr="00354970" w:rsidRDefault="00AC2AD8" w:rsidP="29D7B81D">
            <w:pPr>
              <w:pStyle w:val="ListParagraph"/>
              <w:adjustRightInd w:val="0"/>
              <w:spacing w:after="0"/>
              <w:ind w:left="169"/>
              <w:rPr>
                <w:rStyle w:val="normaltextrun"/>
                <w:rFonts w:cstheme="minorHAnsi"/>
                <w:sz w:val="20"/>
                <w:szCs w:val="20"/>
              </w:rPr>
            </w:pPr>
            <w:r w:rsidRPr="00354970">
              <w:rPr>
                <w:rStyle w:val="normaltextrun"/>
                <w:rFonts w:cstheme="minorHAnsi"/>
                <w:sz w:val="20"/>
                <w:szCs w:val="20"/>
              </w:rPr>
              <w:t>Created V6.1 to merge DD and QA/Dev issues fix which are now highlighted in Olive.</w:t>
            </w:r>
          </w:p>
        </w:tc>
      </w:tr>
      <w:tr w:rsidR="006205B1" w:rsidRPr="0097538C" w14:paraId="27CFEC23" w14:textId="77777777" w:rsidTr="00BF7E32">
        <w:tc>
          <w:tcPr>
            <w:tcW w:w="1418" w:type="dxa"/>
            <w:tcPrChange w:id="307" w:author="Andrew Froude" w:date="2024-08-02T09:33:00Z" w16du:dateUtc="2024-08-01T23:33:00Z">
              <w:tcPr>
                <w:tcW w:w="1418" w:type="dxa"/>
                <w:gridSpan w:val="4"/>
              </w:tcPr>
            </w:tcPrChange>
          </w:tcPr>
          <w:p w14:paraId="6EE8BEB9" w14:textId="1EB4C7B1" w:rsidR="006205B1" w:rsidRPr="0097538C" w:rsidRDefault="006205B1" w:rsidP="000E1A6F">
            <w:pPr>
              <w:rPr>
                <w:rStyle w:val="normaltextrun"/>
                <w:rFonts w:asciiTheme="minorHAnsi" w:hAnsiTheme="minorHAnsi" w:cstheme="minorHAnsi"/>
                <w:sz w:val="20"/>
                <w:szCs w:val="20"/>
                <w:rPrChange w:id="308" w:author="Sue Simnor (EXT Idiom)" w:date="2024-08-13T17:49:00Z" w16du:dateUtc="2024-08-13T07:49:00Z">
                  <w:rPr>
                    <w:rStyle w:val="normaltextrun"/>
                    <w:rFonts w:ascii="Arial" w:hAnsi="Arial" w:cs="Arial"/>
                    <w:sz w:val="20"/>
                    <w:szCs w:val="20"/>
                  </w:rPr>
                </w:rPrChange>
              </w:rPr>
            </w:pPr>
            <w:r w:rsidRPr="0097538C">
              <w:rPr>
                <w:rStyle w:val="normaltextrun"/>
                <w:rFonts w:asciiTheme="minorHAnsi" w:hAnsiTheme="minorHAnsi" w:cstheme="minorHAnsi"/>
                <w:sz w:val="20"/>
                <w:szCs w:val="20"/>
                <w:rPrChange w:id="309" w:author="Sue Simnor (EXT Idiom)" w:date="2024-08-13T17:49:00Z" w16du:dateUtc="2024-08-13T07:49:00Z">
                  <w:rPr>
                    <w:rStyle w:val="normaltextrun"/>
                    <w:rFonts w:ascii="Arial" w:hAnsi="Arial" w:cs="Arial"/>
                    <w:sz w:val="20"/>
                    <w:szCs w:val="20"/>
                  </w:rPr>
                </w:rPrChange>
              </w:rPr>
              <w:t>02/08/2024</w:t>
            </w:r>
          </w:p>
        </w:tc>
        <w:tc>
          <w:tcPr>
            <w:tcW w:w="1129" w:type="dxa"/>
            <w:tcPrChange w:id="310" w:author="Andrew Froude" w:date="2024-08-02T09:33:00Z" w16du:dateUtc="2024-08-01T23:33:00Z">
              <w:tcPr>
                <w:tcW w:w="1129" w:type="dxa"/>
                <w:gridSpan w:val="2"/>
              </w:tcPr>
            </w:tcPrChange>
          </w:tcPr>
          <w:p w14:paraId="71E9AAA7" w14:textId="4E228A38" w:rsidR="006205B1" w:rsidRPr="0097538C" w:rsidRDefault="006205B1" w:rsidP="000E1A6F">
            <w:pPr>
              <w:rPr>
                <w:rStyle w:val="normaltextrun"/>
                <w:rFonts w:asciiTheme="minorHAnsi" w:hAnsiTheme="minorHAnsi" w:cstheme="minorHAnsi"/>
                <w:sz w:val="20"/>
                <w:szCs w:val="20"/>
                <w:rPrChange w:id="311" w:author="Sue Simnor (EXT Idiom)" w:date="2024-08-13T17:49:00Z" w16du:dateUtc="2024-08-13T07:49:00Z">
                  <w:rPr>
                    <w:rStyle w:val="normaltextrun"/>
                    <w:rFonts w:ascii="Arial" w:hAnsi="Arial" w:cs="Arial"/>
                    <w:sz w:val="20"/>
                    <w:szCs w:val="20"/>
                  </w:rPr>
                </w:rPrChange>
              </w:rPr>
            </w:pPr>
            <w:r w:rsidRPr="0097538C">
              <w:rPr>
                <w:rStyle w:val="normaltextrun"/>
                <w:rFonts w:asciiTheme="minorHAnsi" w:hAnsiTheme="minorHAnsi" w:cstheme="minorHAnsi"/>
                <w:sz w:val="20"/>
                <w:szCs w:val="20"/>
                <w:rPrChange w:id="312" w:author="Sue Simnor (EXT Idiom)" w:date="2024-08-13T17:49:00Z" w16du:dateUtc="2024-08-13T07:49:00Z">
                  <w:rPr>
                    <w:rStyle w:val="normaltextrun"/>
                    <w:rFonts w:ascii="Arial" w:hAnsi="Arial" w:cs="Arial"/>
                    <w:sz w:val="20"/>
                    <w:szCs w:val="20"/>
                  </w:rPr>
                </w:rPrChange>
              </w:rPr>
              <w:t>6.</w:t>
            </w:r>
            <w:ins w:id="313" w:author="Sue Simnor (EXT Idiom)" w:date="2024-08-06T13:02:00Z" w16du:dateUtc="2024-08-06T03:02:00Z">
              <w:r w:rsidR="00F87020" w:rsidRPr="0097538C">
                <w:rPr>
                  <w:rStyle w:val="normaltextrun"/>
                  <w:rFonts w:asciiTheme="minorHAnsi" w:hAnsiTheme="minorHAnsi" w:cstheme="minorHAnsi"/>
                  <w:sz w:val="20"/>
                  <w:szCs w:val="20"/>
                </w:rPr>
                <w:t>4</w:t>
              </w:r>
            </w:ins>
          </w:p>
        </w:tc>
        <w:tc>
          <w:tcPr>
            <w:tcW w:w="1701" w:type="dxa"/>
            <w:tcPrChange w:id="314" w:author="Andrew Froude" w:date="2024-08-02T09:33:00Z" w16du:dateUtc="2024-08-01T23:33:00Z">
              <w:tcPr>
                <w:tcW w:w="2126" w:type="dxa"/>
                <w:gridSpan w:val="2"/>
              </w:tcPr>
            </w:tcPrChange>
          </w:tcPr>
          <w:p w14:paraId="2C44B4CB" w14:textId="15D4A443" w:rsidR="006205B1" w:rsidRPr="0097538C" w:rsidRDefault="006205B1" w:rsidP="000E1A6F">
            <w:pPr>
              <w:rPr>
                <w:rStyle w:val="normaltextrun"/>
                <w:rFonts w:asciiTheme="minorHAnsi" w:hAnsiTheme="minorHAnsi" w:cstheme="minorHAnsi"/>
                <w:sz w:val="20"/>
                <w:szCs w:val="20"/>
                <w:rPrChange w:id="315" w:author="Sue Simnor (EXT Idiom)" w:date="2024-08-13T17:49:00Z" w16du:dateUtc="2024-08-13T07:49:00Z">
                  <w:rPr>
                    <w:rStyle w:val="normaltextrun"/>
                    <w:rFonts w:ascii="Arial" w:hAnsi="Arial" w:cs="Arial"/>
                    <w:sz w:val="20"/>
                    <w:szCs w:val="20"/>
                  </w:rPr>
                </w:rPrChange>
              </w:rPr>
            </w:pPr>
            <w:r w:rsidRPr="0097538C">
              <w:rPr>
                <w:rStyle w:val="normaltextrun"/>
                <w:rFonts w:asciiTheme="minorHAnsi" w:hAnsiTheme="minorHAnsi" w:cstheme="minorHAnsi"/>
                <w:sz w:val="20"/>
                <w:szCs w:val="20"/>
                <w:rPrChange w:id="316" w:author="Sue Simnor (EXT Idiom)" w:date="2024-08-13T17:49:00Z" w16du:dateUtc="2024-08-13T07:49:00Z">
                  <w:rPr>
                    <w:rStyle w:val="normaltextrun"/>
                    <w:rFonts w:ascii="Arial" w:hAnsi="Arial" w:cs="Arial"/>
                    <w:sz w:val="20"/>
                    <w:szCs w:val="20"/>
                  </w:rPr>
                </w:rPrChange>
              </w:rPr>
              <w:t>Andrew Froude</w:t>
            </w:r>
          </w:p>
        </w:tc>
        <w:tc>
          <w:tcPr>
            <w:tcW w:w="4767" w:type="dxa"/>
            <w:tcPrChange w:id="317" w:author="Andrew Froude" w:date="2024-08-02T09:33:00Z" w16du:dateUtc="2024-08-01T23:33:00Z">
              <w:tcPr>
                <w:tcW w:w="4342" w:type="dxa"/>
              </w:tcPr>
            </w:tcPrChange>
          </w:tcPr>
          <w:p w14:paraId="61D3F626" w14:textId="77777777" w:rsidR="006205B1" w:rsidRPr="0097538C" w:rsidRDefault="006205B1" w:rsidP="29D7B81D">
            <w:pPr>
              <w:pStyle w:val="ListParagraph"/>
              <w:adjustRightInd w:val="0"/>
              <w:spacing w:after="0"/>
              <w:ind w:left="169"/>
              <w:rPr>
                <w:rStyle w:val="normaltextrun"/>
                <w:rFonts w:cstheme="minorHAnsi"/>
                <w:sz w:val="20"/>
                <w:szCs w:val="20"/>
                <w:rPrChange w:id="318" w:author="Sue Simnor (EXT Idiom)" w:date="2024-08-13T17:49:00Z" w16du:dateUtc="2024-08-13T07:49:00Z">
                  <w:rPr>
                    <w:rStyle w:val="normaltextrun"/>
                    <w:rFonts w:ascii="Helvetica Neue" w:hAnsi="Helvetica Neue"/>
                    <w:color w:val="auto"/>
                  </w:rPr>
                </w:rPrChange>
              </w:rPr>
            </w:pPr>
            <w:r w:rsidRPr="0097538C">
              <w:rPr>
                <w:rStyle w:val="normaltextrun"/>
                <w:rFonts w:cstheme="minorHAnsi"/>
                <w:sz w:val="20"/>
                <w:szCs w:val="20"/>
                <w:rPrChange w:id="319" w:author="Sue Simnor (EXT Idiom)" w:date="2024-08-13T17:49:00Z" w16du:dateUtc="2024-08-13T07:49:00Z">
                  <w:rPr>
                    <w:rStyle w:val="normaltextrun"/>
                  </w:rPr>
                </w:rPrChange>
              </w:rPr>
              <w:t>Changed type to Publication</w:t>
            </w:r>
          </w:p>
          <w:p w14:paraId="18E3FF94" w14:textId="77777777" w:rsidR="006205B1" w:rsidRPr="0097538C" w:rsidRDefault="006205B1" w:rsidP="29D7B81D">
            <w:pPr>
              <w:pStyle w:val="ListParagraph"/>
              <w:adjustRightInd w:val="0"/>
              <w:spacing w:after="0"/>
              <w:ind w:left="169"/>
              <w:rPr>
                <w:rStyle w:val="normaltextrun"/>
                <w:rFonts w:cstheme="minorHAnsi"/>
                <w:sz w:val="20"/>
                <w:szCs w:val="20"/>
                <w:rPrChange w:id="320" w:author="Sue Simnor (EXT Idiom)" w:date="2024-08-13T17:49:00Z" w16du:dateUtc="2024-08-13T07:49:00Z">
                  <w:rPr>
                    <w:rStyle w:val="normaltextrun"/>
                    <w:rFonts w:cstheme="minorHAnsi"/>
                  </w:rPr>
                </w:rPrChange>
              </w:rPr>
            </w:pPr>
            <w:r w:rsidRPr="0097538C">
              <w:rPr>
                <w:rStyle w:val="normaltextrun"/>
                <w:rFonts w:cstheme="minorHAnsi"/>
                <w:sz w:val="20"/>
                <w:szCs w:val="20"/>
                <w:rPrChange w:id="321" w:author="Sue Simnor (EXT Idiom)" w:date="2024-08-13T17:49:00Z" w16du:dateUtc="2024-08-13T07:49:00Z">
                  <w:rPr>
                    <w:rStyle w:val="normaltextrun"/>
                  </w:rPr>
                </w:rPrChange>
              </w:rPr>
              <w:t>Updated Phone/Email logic for Person/Organisation</w:t>
            </w:r>
          </w:p>
          <w:p w14:paraId="57E63662" w14:textId="43DDE8F6" w:rsidR="00D248AB" w:rsidRPr="0097538C" w:rsidRDefault="00D248AB" w:rsidP="29D7B81D">
            <w:pPr>
              <w:pStyle w:val="ListParagraph"/>
              <w:adjustRightInd w:val="0"/>
              <w:spacing w:after="0"/>
              <w:ind w:left="169"/>
              <w:rPr>
                <w:rStyle w:val="normaltextrun"/>
                <w:rFonts w:cstheme="minorHAnsi"/>
                <w:sz w:val="20"/>
                <w:szCs w:val="20"/>
                <w:rPrChange w:id="322" w:author="Sue Simnor (EXT Idiom)" w:date="2024-08-13T17:49:00Z" w16du:dateUtc="2024-08-13T07:49:00Z">
                  <w:rPr>
                    <w:rStyle w:val="normaltextrun"/>
                    <w:rFonts w:cstheme="minorHAnsi"/>
                  </w:rPr>
                </w:rPrChange>
              </w:rPr>
            </w:pPr>
            <w:r w:rsidRPr="0097538C">
              <w:rPr>
                <w:rStyle w:val="normaltextrun"/>
                <w:rFonts w:cstheme="minorHAnsi"/>
                <w:sz w:val="20"/>
                <w:szCs w:val="20"/>
                <w:rPrChange w:id="323" w:author="Sue Simnor (EXT Idiom)" w:date="2024-08-13T17:49:00Z" w16du:dateUtc="2024-08-13T07:49:00Z">
                  <w:rPr>
                    <w:rStyle w:val="normaltextrun"/>
                  </w:rPr>
                </w:rPrChange>
              </w:rPr>
              <w:t>Updated the Rene</w:t>
            </w:r>
            <w:r w:rsidR="00BF7E32" w:rsidRPr="0097538C">
              <w:rPr>
                <w:rStyle w:val="normaltextrun"/>
                <w:rFonts w:cstheme="minorHAnsi"/>
                <w:sz w:val="20"/>
                <w:szCs w:val="20"/>
                <w:rPrChange w:id="324" w:author="Sue Simnor (EXT Idiom)" w:date="2024-08-13T17:49:00Z" w16du:dateUtc="2024-08-13T07:49:00Z">
                  <w:rPr>
                    <w:rStyle w:val="normaltextrun"/>
                    <w:rFonts w:cstheme="minorHAnsi"/>
                    <w:highlight w:val="magenta"/>
                  </w:rPr>
                </w:rPrChange>
              </w:rPr>
              <w:t>w</w:t>
            </w:r>
            <w:r w:rsidRPr="0097538C">
              <w:rPr>
                <w:rStyle w:val="normaltextrun"/>
                <w:rFonts w:cstheme="minorHAnsi"/>
                <w:sz w:val="20"/>
                <w:szCs w:val="20"/>
                <w:rPrChange w:id="325" w:author="Sue Simnor (EXT Idiom)" w:date="2024-08-13T17:49:00Z" w16du:dateUtc="2024-08-13T07:49:00Z">
                  <w:rPr>
                    <w:rStyle w:val="normaltextrun"/>
                  </w:rPr>
                </w:rPrChange>
              </w:rPr>
              <w:t>a</w:t>
            </w:r>
            <w:r w:rsidR="00BF7E32" w:rsidRPr="0097538C">
              <w:rPr>
                <w:rStyle w:val="normaltextrun"/>
                <w:rFonts w:cstheme="minorHAnsi"/>
                <w:sz w:val="20"/>
                <w:szCs w:val="20"/>
                <w:rPrChange w:id="326" w:author="Sue Simnor (EXT Idiom)" w:date="2024-08-13T17:49:00Z" w16du:dateUtc="2024-08-13T07:49:00Z">
                  <w:rPr>
                    <w:rStyle w:val="normaltextrun"/>
                    <w:rFonts w:cstheme="minorHAnsi"/>
                    <w:highlight w:val="magenta"/>
                  </w:rPr>
                </w:rPrChange>
              </w:rPr>
              <w:t>l</w:t>
            </w:r>
            <w:r w:rsidRPr="0097538C">
              <w:rPr>
                <w:rStyle w:val="normaltextrun"/>
                <w:rFonts w:cstheme="minorHAnsi"/>
                <w:sz w:val="20"/>
                <w:szCs w:val="20"/>
                <w:rPrChange w:id="327" w:author="Sue Simnor (EXT Idiom)" w:date="2024-08-13T17:49:00Z" w16du:dateUtc="2024-08-13T07:49:00Z">
                  <w:rPr>
                    <w:rStyle w:val="normaltextrun"/>
                  </w:rPr>
                </w:rPrChange>
              </w:rPr>
              <w:t xml:space="preserve"> Migration Customer Retention Page 3 Logic</w:t>
            </w:r>
          </w:p>
          <w:p w14:paraId="49261CDD" w14:textId="55CE2DF4" w:rsidR="003350F3" w:rsidRPr="0097538C" w:rsidRDefault="003350F3" w:rsidP="29D7B81D">
            <w:pPr>
              <w:pStyle w:val="ListParagraph"/>
              <w:adjustRightInd w:val="0"/>
              <w:spacing w:after="0"/>
              <w:ind w:left="169"/>
              <w:rPr>
                <w:rStyle w:val="normaltextrun"/>
                <w:rFonts w:cstheme="minorHAnsi"/>
                <w:sz w:val="20"/>
                <w:szCs w:val="20"/>
                <w:rPrChange w:id="328" w:author="Sue Simnor (EXT Idiom)" w:date="2024-08-13T17:49:00Z" w16du:dateUtc="2024-08-13T07:49:00Z">
                  <w:rPr>
                    <w:rStyle w:val="normaltextrun"/>
                    <w:rFonts w:cstheme="minorHAnsi"/>
                  </w:rPr>
                </w:rPrChange>
              </w:rPr>
            </w:pPr>
            <w:r w:rsidRPr="0097538C">
              <w:rPr>
                <w:rStyle w:val="normaltextrun"/>
                <w:rFonts w:cstheme="minorHAnsi"/>
                <w:sz w:val="20"/>
                <w:szCs w:val="20"/>
                <w:rPrChange w:id="329" w:author="Sue Simnor (EXT Idiom)" w:date="2024-08-13T17:49:00Z" w16du:dateUtc="2024-08-13T07:49:00Z">
                  <w:rPr>
                    <w:rStyle w:val="normaltextrun"/>
                  </w:rPr>
                </w:rPrChange>
              </w:rPr>
              <w:t>Updated th</w:t>
            </w:r>
            <w:r w:rsidRPr="0097538C">
              <w:rPr>
                <w:rStyle w:val="normaltextrun"/>
                <w:rFonts w:cstheme="minorHAnsi"/>
                <w:sz w:val="20"/>
                <w:szCs w:val="20"/>
                <w:rPrChange w:id="330" w:author="Sue Simnor (EXT Idiom)" w:date="2024-08-13T17:49:00Z" w16du:dateUtc="2024-08-13T07:49:00Z">
                  <w:rPr>
                    <w:rStyle w:val="normaltextrun"/>
                    <w:rFonts w:cstheme="minorHAnsi"/>
                    <w:highlight w:val="magenta"/>
                  </w:rPr>
                </w:rPrChange>
              </w:rPr>
              <w:t>e</w:t>
            </w:r>
            <w:r w:rsidRPr="0097538C">
              <w:rPr>
                <w:rStyle w:val="normaltextrun"/>
                <w:rFonts w:cstheme="minorHAnsi"/>
                <w:sz w:val="20"/>
                <w:szCs w:val="20"/>
                <w:rPrChange w:id="331" w:author="Sue Simnor (EXT Idiom)" w:date="2024-08-13T17:49:00Z" w16du:dateUtc="2024-08-13T07:49:00Z">
                  <w:rPr>
                    <w:rStyle w:val="normaltextrun"/>
                  </w:rPr>
                </w:rPrChange>
              </w:rPr>
              <w:t xml:space="preserve"> TMD_EXCEPTIONS_Publication Logic</w:t>
            </w:r>
          </w:p>
          <w:p w14:paraId="5CAEFC71" w14:textId="104AE063" w:rsidR="00BF65E9" w:rsidRPr="0097538C" w:rsidRDefault="00BF65E9" w:rsidP="29D7B81D">
            <w:pPr>
              <w:pStyle w:val="ListParagraph"/>
              <w:adjustRightInd w:val="0"/>
              <w:spacing w:after="0"/>
              <w:ind w:left="169"/>
              <w:rPr>
                <w:rStyle w:val="normaltextrun"/>
                <w:rFonts w:cstheme="minorHAnsi"/>
                <w:sz w:val="20"/>
                <w:szCs w:val="20"/>
                <w:rPrChange w:id="332" w:author="Sue Simnor (EXT Idiom)" w:date="2024-08-13T17:49:00Z" w16du:dateUtc="2024-08-13T07:49:00Z">
                  <w:rPr>
                    <w:rStyle w:val="normaltextrun"/>
                    <w:rFonts w:cstheme="minorHAnsi"/>
                  </w:rPr>
                </w:rPrChange>
              </w:rPr>
            </w:pPr>
            <w:r w:rsidRPr="0097538C">
              <w:rPr>
                <w:rStyle w:val="normaltextrun"/>
                <w:rFonts w:cstheme="minorHAnsi"/>
                <w:sz w:val="20"/>
                <w:szCs w:val="20"/>
                <w:rPrChange w:id="333" w:author="Sue Simnor (EXT Idiom)" w:date="2024-08-13T17:49:00Z" w16du:dateUtc="2024-08-13T07:49:00Z">
                  <w:rPr>
                    <w:rStyle w:val="normaltextrun"/>
                  </w:rPr>
                </w:rPrChange>
              </w:rPr>
              <w:t>Updated logic for EXH5/7/8/12</w:t>
            </w:r>
          </w:p>
          <w:p w14:paraId="1304A588" w14:textId="15807350" w:rsidR="00BF7E32" w:rsidRPr="0097538C" w:rsidRDefault="00BF7E32" w:rsidP="29D7B81D">
            <w:pPr>
              <w:pStyle w:val="ListParagraph"/>
              <w:adjustRightInd w:val="0"/>
              <w:spacing w:after="0"/>
              <w:ind w:left="169"/>
              <w:rPr>
                <w:rStyle w:val="normaltextrun"/>
                <w:rFonts w:cstheme="minorHAnsi"/>
                <w:sz w:val="20"/>
                <w:szCs w:val="20"/>
                <w:rPrChange w:id="334" w:author="Sue Simnor (EXT Idiom)" w:date="2024-08-13T17:49:00Z" w16du:dateUtc="2024-08-13T07:49:00Z">
                  <w:rPr>
                    <w:rStyle w:val="normaltextrun"/>
                  </w:rPr>
                </w:rPrChange>
              </w:rPr>
            </w:pPr>
            <w:r w:rsidRPr="0097538C">
              <w:rPr>
                <w:rStyle w:val="normaltextrun"/>
                <w:rFonts w:cstheme="minorHAnsi"/>
                <w:sz w:val="20"/>
                <w:szCs w:val="20"/>
                <w:rPrChange w:id="335" w:author="Sue Simnor (EXT Idiom)" w:date="2024-08-13T17:49:00Z" w16du:dateUtc="2024-08-13T07:49:00Z">
                  <w:rPr>
                    <w:rStyle w:val="normaltextrun"/>
                  </w:rPr>
                </w:rPrChange>
              </w:rPr>
              <w:t xml:space="preserve">Added </w:t>
            </w:r>
            <w:r w:rsidR="00E5106C" w:rsidRPr="0097538C">
              <w:rPr>
                <w:rStyle w:val="normaltextrun"/>
                <w:rFonts w:cstheme="minorHAnsi"/>
                <w:sz w:val="20"/>
                <w:szCs w:val="20"/>
                <w:rPrChange w:id="336" w:author="Sue Simnor (EXT Idiom)" w:date="2024-08-13T17:49:00Z" w16du:dateUtc="2024-08-13T07:49:00Z">
                  <w:rPr>
                    <w:rStyle w:val="normaltextrun"/>
                    <w:rFonts w:cstheme="minorHAnsi"/>
                    <w:sz w:val="20"/>
                    <w:szCs w:val="20"/>
                    <w:highlight w:val="yellow"/>
                  </w:rPr>
                </w:rPrChange>
              </w:rPr>
              <w:t xml:space="preserve">and changed </w:t>
            </w:r>
            <w:r w:rsidRPr="0097538C">
              <w:rPr>
                <w:rStyle w:val="normaltextrun"/>
                <w:rFonts w:cstheme="minorHAnsi"/>
                <w:sz w:val="20"/>
                <w:szCs w:val="20"/>
                <w:rPrChange w:id="337" w:author="Sue Simnor (EXT Idiom)" w:date="2024-08-13T17:49:00Z" w16du:dateUtc="2024-08-13T07:49:00Z">
                  <w:rPr>
                    <w:rStyle w:val="normaltextrun"/>
                  </w:rPr>
                </w:rPrChange>
              </w:rPr>
              <w:t>various references for clarity</w:t>
            </w:r>
          </w:p>
          <w:p w14:paraId="22D0DED3" w14:textId="4211E62C" w:rsidR="00BF7E32" w:rsidRPr="0097538C" w:rsidRDefault="00BF7E32" w:rsidP="29D7B81D">
            <w:pPr>
              <w:pStyle w:val="ListParagraph"/>
              <w:adjustRightInd w:val="0"/>
              <w:spacing w:after="0"/>
              <w:ind w:left="169"/>
              <w:rPr>
                <w:rStyle w:val="normaltextrun"/>
                <w:rFonts w:cstheme="minorHAnsi"/>
                <w:sz w:val="20"/>
                <w:szCs w:val="20"/>
                <w:rPrChange w:id="338" w:author="Sue Simnor (EXT Idiom)" w:date="2024-08-13T17:49:00Z" w16du:dateUtc="2024-08-13T07:49:00Z">
                  <w:rPr>
                    <w:rStyle w:val="normaltextrun"/>
                    <w:rFonts w:cstheme="minorHAnsi"/>
                    <w:sz w:val="20"/>
                    <w:szCs w:val="20"/>
                    <w:highlight w:val="yellow"/>
                  </w:rPr>
                </w:rPrChange>
              </w:rPr>
            </w:pPr>
            <w:r w:rsidRPr="0097538C">
              <w:rPr>
                <w:rStyle w:val="normaltextrun"/>
                <w:rFonts w:cstheme="minorHAnsi"/>
                <w:sz w:val="20"/>
                <w:szCs w:val="20"/>
                <w:rPrChange w:id="339" w:author="Sue Simnor (EXT Idiom)" w:date="2024-08-13T17:49:00Z" w16du:dateUtc="2024-08-13T07:49:00Z">
                  <w:rPr>
                    <w:rStyle w:val="normaltextrun"/>
                  </w:rPr>
                </w:rPrChange>
              </w:rPr>
              <w:t>Removed duplicated text in logic</w:t>
            </w:r>
          </w:p>
          <w:p w14:paraId="5E192268" w14:textId="71825C83" w:rsidR="00BF7E32" w:rsidRPr="0097538C" w:rsidRDefault="00BF7E32" w:rsidP="29D7B81D">
            <w:pPr>
              <w:pStyle w:val="ListParagraph"/>
              <w:adjustRightInd w:val="0"/>
              <w:spacing w:after="0"/>
              <w:ind w:left="169"/>
              <w:rPr>
                <w:rStyle w:val="normaltextrun"/>
                <w:rFonts w:cstheme="minorHAnsi"/>
                <w:sz w:val="20"/>
                <w:szCs w:val="20"/>
                <w:rPrChange w:id="340" w:author="Sue Simnor (EXT Idiom)" w:date="2024-08-13T17:49:00Z" w16du:dateUtc="2024-08-13T07:49:00Z">
                  <w:rPr>
                    <w:rStyle w:val="normaltextrun"/>
                    <w:rFonts w:cstheme="minorHAnsi"/>
                    <w:sz w:val="20"/>
                    <w:szCs w:val="20"/>
                    <w:highlight w:val="yellow"/>
                  </w:rPr>
                </w:rPrChange>
              </w:rPr>
            </w:pPr>
            <w:r w:rsidRPr="0097538C">
              <w:rPr>
                <w:rStyle w:val="normaltextrun"/>
                <w:rFonts w:cstheme="minorHAnsi"/>
                <w:sz w:val="20"/>
                <w:szCs w:val="20"/>
              </w:rPr>
              <w:t>Updated Transaction Date specification</w:t>
            </w:r>
          </w:p>
          <w:p w14:paraId="3B9F1209" w14:textId="7A026373" w:rsidR="00CE7308" w:rsidRPr="0097538C" w:rsidRDefault="00CE7308" w:rsidP="29D7B81D">
            <w:pPr>
              <w:pStyle w:val="ListParagraph"/>
              <w:adjustRightInd w:val="0"/>
              <w:spacing w:after="0"/>
              <w:ind w:left="169"/>
              <w:rPr>
                <w:rStyle w:val="normaltextrun"/>
                <w:sz w:val="20"/>
                <w:szCs w:val="20"/>
                <w:rPrChange w:id="341" w:author="Sue Simnor (EXT Idiom)" w:date="2024-08-13T17:49:00Z" w16du:dateUtc="2024-08-13T07:49:00Z">
                  <w:rPr>
                    <w:rStyle w:val="normaltextrun"/>
                    <w:sz w:val="20"/>
                    <w:szCs w:val="20"/>
                    <w:highlight w:val="yellow"/>
                  </w:rPr>
                </w:rPrChange>
              </w:rPr>
            </w:pPr>
            <w:r w:rsidRPr="0097538C">
              <w:rPr>
                <w:rStyle w:val="normaltextrun"/>
                <w:sz w:val="20"/>
                <w:szCs w:val="20"/>
              </w:rPr>
              <w:t>Added examples of Renewal Payment Summaries</w:t>
            </w:r>
          </w:p>
          <w:p w14:paraId="09DA3F53" w14:textId="50B178FF" w:rsidR="00265C11" w:rsidRPr="0097538C" w:rsidRDefault="00265C11" w:rsidP="29D7B81D">
            <w:pPr>
              <w:pStyle w:val="ListParagraph"/>
              <w:adjustRightInd w:val="0"/>
              <w:spacing w:after="0"/>
              <w:ind w:left="169"/>
              <w:rPr>
                <w:sz w:val="20"/>
                <w:szCs w:val="20"/>
                <w:rPrChange w:id="342" w:author="Sue Simnor (EXT Idiom)" w:date="2024-08-13T17:49:00Z" w16du:dateUtc="2024-08-13T07:49:00Z">
                  <w:rPr>
                    <w:sz w:val="20"/>
                    <w:szCs w:val="20"/>
                    <w:highlight w:val="yellow"/>
                  </w:rPr>
                </w:rPrChange>
              </w:rPr>
            </w:pPr>
            <w:r w:rsidRPr="0097538C">
              <w:rPr>
                <w:rStyle w:val="normaltextrun"/>
                <w:sz w:val="20"/>
                <w:szCs w:val="20"/>
              </w:rPr>
              <w:t xml:space="preserve">Simplified </w:t>
            </w:r>
            <w:r w:rsidRPr="0097538C">
              <w:rPr>
                <w:sz w:val="20"/>
                <w:szCs w:val="20"/>
                <w:rPrChange w:id="343" w:author="Sue Simnor (EXT Idiom)" w:date="2024-08-13T17:49:00Z" w16du:dateUtc="2024-08-13T07:49:00Z">
                  <w:rPr>
                    <w:sz w:val="20"/>
                    <w:szCs w:val="20"/>
                    <w:highlight w:val="yellow"/>
                  </w:rPr>
                </w:rPrChange>
              </w:rPr>
              <w:t>Your Odometer Reading</w:t>
            </w:r>
            <w:r w:rsidRPr="0097538C">
              <w:rPr>
                <w:sz w:val="20"/>
                <w:szCs w:val="20"/>
              </w:rPr>
              <w:t xml:space="preserve"> section logic</w:t>
            </w:r>
          </w:p>
          <w:p w14:paraId="2936D5CE" w14:textId="12186D01" w:rsidR="00E5106C" w:rsidRPr="0097538C" w:rsidRDefault="00E5106C" w:rsidP="29D7B81D">
            <w:pPr>
              <w:pStyle w:val="ListParagraph"/>
              <w:adjustRightInd w:val="0"/>
              <w:spacing w:after="0"/>
              <w:ind w:left="169"/>
              <w:rPr>
                <w:rStyle w:val="normaltextrun"/>
                <w:rFonts w:cstheme="minorHAnsi"/>
                <w:sz w:val="20"/>
                <w:szCs w:val="20"/>
                <w:rPrChange w:id="344" w:author="Sue Simnor (EXT Idiom)" w:date="2024-08-13T17:49:00Z" w16du:dateUtc="2024-08-13T07:49:00Z">
                  <w:rPr>
                    <w:rStyle w:val="normaltextrun"/>
                    <w:rFonts w:cstheme="minorHAnsi"/>
                  </w:rPr>
                </w:rPrChange>
              </w:rPr>
            </w:pPr>
            <w:r w:rsidRPr="0097538C">
              <w:rPr>
                <w:rStyle w:val="normaltextrun"/>
                <w:rFonts w:cstheme="minorHAnsi"/>
                <w:sz w:val="20"/>
                <w:szCs w:val="20"/>
              </w:rPr>
              <w:t>Split YP6 into multiple rows to simplify the logic</w:t>
            </w:r>
          </w:p>
          <w:p w14:paraId="62D8876B" w14:textId="022657B3" w:rsidR="006205B1" w:rsidRPr="0097538C" w:rsidRDefault="006205B1" w:rsidP="29D7B81D">
            <w:pPr>
              <w:pStyle w:val="ListParagraph"/>
              <w:adjustRightInd w:val="0"/>
              <w:spacing w:after="0"/>
              <w:ind w:left="169"/>
              <w:rPr>
                <w:rStyle w:val="normaltextrun"/>
                <w:rFonts w:cstheme="minorHAnsi"/>
                <w:sz w:val="20"/>
                <w:szCs w:val="20"/>
                <w:rPrChange w:id="345" w:author="Sue Simnor (EXT Idiom)" w:date="2024-08-13T17:49:00Z" w16du:dateUtc="2024-08-13T07:49:00Z">
                  <w:rPr>
                    <w:rStyle w:val="normaltextrun"/>
                    <w:rFonts w:cstheme="minorHAnsi"/>
                  </w:rPr>
                </w:rPrChange>
              </w:rPr>
            </w:pPr>
          </w:p>
        </w:tc>
      </w:tr>
      <w:tr w:rsidR="00EF4261" w:rsidRPr="0097538C" w14:paraId="7809E5C8" w14:textId="77777777" w:rsidTr="00BF7E32">
        <w:tc>
          <w:tcPr>
            <w:tcW w:w="1418" w:type="dxa"/>
          </w:tcPr>
          <w:p w14:paraId="016E466E" w14:textId="6AD71534" w:rsidR="00EF4261" w:rsidRPr="0097538C" w:rsidRDefault="00EF4261" w:rsidP="000E1A6F">
            <w:pPr>
              <w:rPr>
                <w:rStyle w:val="normaltextrun"/>
                <w:rFonts w:asciiTheme="minorHAnsi" w:hAnsiTheme="minorHAnsi" w:cstheme="minorHAnsi"/>
                <w:sz w:val="20"/>
                <w:szCs w:val="20"/>
              </w:rPr>
            </w:pPr>
            <w:r w:rsidRPr="0097538C">
              <w:rPr>
                <w:rStyle w:val="normaltextrun"/>
                <w:rFonts w:asciiTheme="minorHAnsi" w:hAnsiTheme="minorHAnsi" w:cstheme="minorHAnsi"/>
                <w:sz w:val="20"/>
                <w:szCs w:val="20"/>
              </w:rPr>
              <w:t>6</w:t>
            </w:r>
            <w:r w:rsidRPr="0097538C">
              <w:rPr>
                <w:rStyle w:val="normaltextrun"/>
                <w:rFonts w:asciiTheme="minorHAnsi" w:hAnsiTheme="minorHAnsi" w:cstheme="minorHAnsi"/>
                <w:sz w:val="20"/>
                <w:szCs w:val="20"/>
                <w:rPrChange w:id="346" w:author="Sue Simnor (EXT Idiom)" w:date="2024-08-13T17:49:00Z" w16du:dateUtc="2024-08-13T07:49:00Z">
                  <w:rPr>
                    <w:rStyle w:val="normaltextrun"/>
                    <w:rFonts w:asciiTheme="minorHAnsi" w:hAnsiTheme="minorHAnsi" w:cstheme="minorHAnsi"/>
                  </w:rPr>
                </w:rPrChange>
              </w:rPr>
              <w:t>/8/2024</w:t>
            </w:r>
          </w:p>
        </w:tc>
        <w:tc>
          <w:tcPr>
            <w:tcW w:w="1129" w:type="dxa"/>
          </w:tcPr>
          <w:p w14:paraId="7E9095A4" w14:textId="2634267E" w:rsidR="00EF4261" w:rsidRPr="0097538C" w:rsidRDefault="00EF4261" w:rsidP="000E1A6F">
            <w:pPr>
              <w:rPr>
                <w:rStyle w:val="normaltextrun"/>
                <w:rFonts w:asciiTheme="minorHAnsi" w:hAnsiTheme="minorHAnsi" w:cstheme="minorHAnsi"/>
                <w:sz w:val="20"/>
                <w:szCs w:val="20"/>
              </w:rPr>
            </w:pPr>
            <w:r w:rsidRPr="0097538C">
              <w:rPr>
                <w:rStyle w:val="normaltextrun"/>
                <w:rFonts w:asciiTheme="minorHAnsi" w:hAnsiTheme="minorHAnsi" w:cstheme="minorHAnsi"/>
                <w:sz w:val="20"/>
                <w:szCs w:val="20"/>
              </w:rPr>
              <w:t>6</w:t>
            </w:r>
            <w:r w:rsidRPr="0097538C">
              <w:rPr>
                <w:rStyle w:val="normaltextrun"/>
                <w:rFonts w:asciiTheme="minorHAnsi" w:hAnsiTheme="minorHAnsi" w:cstheme="minorHAnsi"/>
                <w:sz w:val="20"/>
                <w:szCs w:val="20"/>
                <w:rPrChange w:id="347" w:author="Sue Simnor (EXT Idiom)" w:date="2024-08-13T17:49:00Z" w16du:dateUtc="2024-08-13T07:49:00Z">
                  <w:rPr>
                    <w:rStyle w:val="normaltextrun"/>
                    <w:rFonts w:asciiTheme="minorHAnsi" w:hAnsiTheme="minorHAnsi" w:cstheme="minorHAnsi"/>
                  </w:rPr>
                </w:rPrChange>
              </w:rPr>
              <w:t>.5</w:t>
            </w:r>
          </w:p>
        </w:tc>
        <w:tc>
          <w:tcPr>
            <w:tcW w:w="1701" w:type="dxa"/>
          </w:tcPr>
          <w:p w14:paraId="0BC9B0D0" w14:textId="102A2DD8" w:rsidR="00EF4261" w:rsidRPr="0097538C" w:rsidRDefault="00F87020" w:rsidP="000E1A6F">
            <w:pPr>
              <w:rPr>
                <w:rStyle w:val="normaltextrun"/>
                <w:rFonts w:asciiTheme="minorHAnsi" w:hAnsiTheme="minorHAnsi"/>
                <w:color w:val="262626" w:themeColor="text1" w:themeTint="D9"/>
                <w:sz w:val="20"/>
                <w:szCs w:val="20"/>
                <w:rPrChange w:id="348" w:author="Sue Simnor (EXT Idiom)" w:date="2024-08-13T17:49:00Z" w16du:dateUtc="2024-08-13T07:49:00Z">
                  <w:rPr>
                    <w:rStyle w:val="normaltextrun"/>
                    <w:rFonts w:asciiTheme="minorHAnsi" w:hAnsiTheme="minorHAnsi" w:cstheme="minorHAnsi"/>
                    <w:sz w:val="20"/>
                    <w:szCs w:val="20"/>
                    <w:highlight w:val="yellow"/>
                  </w:rPr>
                </w:rPrChange>
              </w:rPr>
            </w:pPr>
            <w:r w:rsidRPr="0097538C">
              <w:rPr>
                <w:rStyle w:val="normaltextrun"/>
                <w:rFonts w:asciiTheme="minorHAnsi" w:hAnsiTheme="minorHAnsi"/>
                <w:color w:val="262626" w:themeColor="text1" w:themeTint="D9"/>
                <w:sz w:val="20"/>
                <w:szCs w:val="20"/>
                <w:rPrChange w:id="349" w:author="Sue Simnor (EXT Idiom)" w:date="2024-08-13T17:49:00Z" w16du:dateUtc="2024-08-13T07:49:00Z">
                  <w:rPr>
                    <w:rStyle w:val="normaltextrun"/>
                    <w:rFonts w:asciiTheme="minorHAnsi" w:hAnsiTheme="minorHAnsi" w:cstheme="minorHAnsi"/>
                    <w:sz w:val="20"/>
                    <w:szCs w:val="20"/>
                    <w:highlight w:val="yellow"/>
                  </w:rPr>
                </w:rPrChange>
              </w:rPr>
              <w:t>S</w:t>
            </w:r>
            <w:r w:rsidRPr="0097538C">
              <w:rPr>
                <w:rStyle w:val="normaltextrun"/>
                <w:rFonts w:asciiTheme="minorHAnsi" w:hAnsiTheme="minorHAnsi"/>
                <w:color w:val="262626" w:themeColor="text1" w:themeTint="D9"/>
                <w:sz w:val="20"/>
                <w:szCs w:val="20"/>
                <w:rPrChange w:id="350" w:author="Sue Simnor (EXT Idiom)" w:date="2024-08-13T17:49:00Z" w16du:dateUtc="2024-08-13T07:49:00Z">
                  <w:rPr>
                    <w:rStyle w:val="normaltextrun"/>
                    <w:rFonts w:asciiTheme="minorHAnsi" w:hAnsiTheme="minorHAnsi" w:cstheme="minorHAnsi"/>
                    <w:highlight w:val="yellow"/>
                  </w:rPr>
                </w:rPrChange>
              </w:rPr>
              <w:t>ue Simnor</w:t>
            </w:r>
          </w:p>
        </w:tc>
        <w:tc>
          <w:tcPr>
            <w:tcW w:w="4767" w:type="dxa"/>
          </w:tcPr>
          <w:p w14:paraId="6CDCC2AB" w14:textId="438448A7" w:rsidR="007C674A" w:rsidRPr="0097538C" w:rsidRDefault="007C674A" w:rsidP="007C674A">
            <w:pPr>
              <w:adjustRightInd w:val="0"/>
              <w:rPr>
                <w:rStyle w:val="normaltextrun"/>
                <w:rFonts w:asciiTheme="minorHAnsi" w:hAnsiTheme="minorHAnsi"/>
                <w:color w:val="262626" w:themeColor="text1" w:themeTint="D9"/>
                <w:sz w:val="20"/>
                <w:szCs w:val="20"/>
                <w:rPrChange w:id="351" w:author="Sue Simnor (EXT Idiom)" w:date="2024-08-13T17:49:00Z" w16du:dateUtc="2024-08-13T07:49:00Z">
                  <w:rPr>
                    <w:rStyle w:val="normaltextrun"/>
                    <w:rFonts w:asciiTheme="minorHAnsi" w:hAnsiTheme="minorHAnsi"/>
                    <w:color w:val="262626" w:themeColor="text1" w:themeTint="D9"/>
                    <w:sz w:val="20"/>
                    <w:szCs w:val="20"/>
                    <w:highlight w:val="green"/>
                  </w:rPr>
                </w:rPrChange>
              </w:rPr>
            </w:pPr>
            <w:r w:rsidRPr="0097538C">
              <w:rPr>
                <w:rStyle w:val="normaltextrun"/>
                <w:rFonts w:asciiTheme="minorHAnsi" w:hAnsiTheme="minorHAnsi"/>
                <w:color w:val="262626" w:themeColor="text1" w:themeTint="D9"/>
                <w:sz w:val="20"/>
                <w:szCs w:val="20"/>
                <w:rPrChange w:id="352" w:author="Sue Simnor (EXT Idiom)" w:date="2024-08-13T17:49:00Z" w16du:dateUtc="2024-08-13T07:49:00Z">
                  <w:rPr>
                    <w:rStyle w:val="normaltextrun"/>
                    <w:rFonts w:asciiTheme="minorHAnsi" w:hAnsiTheme="minorHAnsi"/>
                    <w:color w:val="262626" w:themeColor="text1" w:themeTint="D9"/>
                    <w:sz w:val="20"/>
                    <w:szCs w:val="20"/>
                    <w:highlight w:val="green"/>
                  </w:rPr>
                </w:rPrChange>
              </w:rPr>
              <w:t>Accepted all changes except those def</w:t>
            </w:r>
            <w:r w:rsidR="00354B7D" w:rsidRPr="0097538C">
              <w:rPr>
                <w:rStyle w:val="normaltextrun"/>
                <w:rFonts w:asciiTheme="minorHAnsi" w:hAnsiTheme="minorHAnsi"/>
                <w:color w:val="262626" w:themeColor="text1" w:themeTint="D9"/>
                <w:sz w:val="20"/>
                <w:szCs w:val="20"/>
                <w:rPrChange w:id="353" w:author="Sue Simnor (EXT Idiom)" w:date="2024-08-13T17:49:00Z" w16du:dateUtc="2024-08-13T07:49:00Z">
                  <w:rPr>
                    <w:rStyle w:val="normaltextrun"/>
                    <w:rFonts w:asciiTheme="minorHAnsi" w:hAnsiTheme="minorHAnsi"/>
                    <w:color w:val="262626" w:themeColor="text1" w:themeTint="D9"/>
                    <w:sz w:val="20"/>
                    <w:szCs w:val="20"/>
                    <w:highlight w:val="yellow"/>
                  </w:rPr>
                </w:rPrChange>
              </w:rPr>
              <w:t>i</w:t>
            </w:r>
            <w:r w:rsidRPr="0097538C">
              <w:rPr>
                <w:rStyle w:val="normaltextrun"/>
                <w:rFonts w:asciiTheme="minorHAnsi" w:hAnsiTheme="minorHAnsi"/>
                <w:color w:val="262626" w:themeColor="text1" w:themeTint="D9"/>
                <w:sz w:val="20"/>
                <w:szCs w:val="20"/>
                <w:rPrChange w:id="354" w:author="Sue Simnor (EXT Idiom)" w:date="2024-08-13T17:49:00Z" w16du:dateUtc="2024-08-13T07:49:00Z">
                  <w:rPr>
                    <w:rStyle w:val="normaltextrun"/>
                    <w:rFonts w:asciiTheme="minorHAnsi" w:hAnsiTheme="minorHAnsi"/>
                    <w:color w:val="262626" w:themeColor="text1" w:themeTint="D9"/>
                    <w:sz w:val="20"/>
                    <w:szCs w:val="20"/>
                    <w:highlight w:val="green"/>
                  </w:rPr>
                </w:rPrChange>
              </w:rPr>
              <w:t xml:space="preserve">ned in this change plus the changes defined for V6.4 </w:t>
            </w:r>
          </w:p>
          <w:p w14:paraId="3BC97B17" w14:textId="77777777" w:rsidR="007C674A" w:rsidRPr="0097538C" w:rsidRDefault="007C674A" w:rsidP="003A5E52">
            <w:pPr>
              <w:adjustRightInd w:val="0"/>
              <w:rPr>
                <w:rStyle w:val="normaltextrun"/>
                <w:rFonts w:asciiTheme="minorHAnsi" w:hAnsiTheme="minorHAnsi"/>
                <w:color w:val="262626" w:themeColor="text1" w:themeTint="D9"/>
                <w:sz w:val="20"/>
                <w:szCs w:val="20"/>
                <w:rPrChange w:id="355" w:author="Sue Simnor (EXT Idiom)" w:date="2024-08-13T17:49:00Z" w16du:dateUtc="2024-08-13T07:49:00Z">
                  <w:rPr>
                    <w:rStyle w:val="normaltextrun"/>
                    <w:rFonts w:asciiTheme="minorHAnsi" w:hAnsiTheme="minorHAnsi"/>
                    <w:color w:val="262626" w:themeColor="text1" w:themeTint="D9"/>
                    <w:sz w:val="20"/>
                    <w:szCs w:val="20"/>
                    <w:highlight w:val="yellow"/>
                  </w:rPr>
                </w:rPrChange>
              </w:rPr>
            </w:pPr>
          </w:p>
          <w:p w14:paraId="1FCC2751" w14:textId="31739FE2" w:rsidR="00EF4261" w:rsidRPr="0097538C" w:rsidDel="00701B4E" w:rsidRDefault="00822940" w:rsidP="003A5E52">
            <w:pPr>
              <w:adjustRightInd w:val="0"/>
              <w:rPr>
                <w:del w:id="356" w:author="Sam Sehgal (EXT Idiom)" w:date="2024-12-13T15:30:00Z" w16du:dateUtc="2024-12-13T04:30:00Z"/>
                <w:rStyle w:val="normaltextrun"/>
                <w:rFonts w:asciiTheme="minorHAnsi" w:hAnsiTheme="minorHAnsi"/>
                <w:color w:val="262626" w:themeColor="text1" w:themeTint="D9"/>
                <w:sz w:val="20"/>
                <w:szCs w:val="20"/>
                <w:rPrChange w:id="357" w:author="Sue Simnor (EXT Idiom)" w:date="2024-08-13T17:49:00Z" w16du:dateUtc="2024-08-13T07:49:00Z">
                  <w:rPr>
                    <w:del w:id="358" w:author="Sam Sehgal (EXT Idiom)" w:date="2024-12-13T15:30:00Z" w16du:dateUtc="2024-12-13T04:30:00Z"/>
                    <w:rStyle w:val="normaltextrun"/>
                    <w:rFonts w:asciiTheme="minorHAnsi" w:hAnsiTheme="minorHAnsi"/>
                    <w:color w:val="262626" w:themeColor="text1" w:themeTint="D9"/>
                    <w:sz w:val="20"/>
                    <w:szCs w:val="20"/>
                    <w:highlight w:val="yellow"/>
                  </w:rPr>
                </w:rPrChange>
              </w:rPr>
            </w:pPr>
            <w:r w:rsidRPr="0097538C">
              <w:rPr>
                <w:rStyle w:val="normaltextrun"/>
                <w:rFonts w:asciiTheme="minorHAnsi" w:hAnsiTheme="minorHAnsi"/>
                <w:color w:val="262626" w:themeColor="text1" w:themeTint="D9"/>
                <w:sz w:val="20"/>
                <w:szCs w:val="20"/>
                <w:rPrChange w:id="359" w:author="Sue Simnor (EXT Idiom)" w:date="2024-08-13T17:49:00Z" w16du:dateUtc="2024-08-13T07:49:00Z">
                  <w:rPr>
                    <w:rFonts w:ascii="Arial" w:eastAsia="Calibri" w:hAnsi="Arial" w:cs="Times New Roman"/>
                    <w:kern w:val="0"/>
                    <w:sz w:val="26"/>
                    <w:highlight w:val="yellow"/>
                    <w:lang w:val="en-AU"/>
                    <w14:ligatures w14:val="none"/>
                  </w:rPr>
                </w:rPrChange>
              </w:rPr>
              <w:t>Renewal Migration Customer Retention</w:t>
            </w:r>
            <w:r w:rsidRPr="0097538C">
              <w:rPr>
                <w:rStyle w:val="normaltextrun"/>
                <w:rFonts w:asciiTheme="minorHAnsi" w:hAnsiTheme="minorHAnsi"/>
                <w:color w:val="262626" w:themeColor="text1" w:themeTint="D9"/>
                <w:sz w:val="20"/>
                <w:szCs w:val="20"/>
                <w:rPrChange w:id="360" w:author="Sue Simnor (EXT Idiom)" w:date="2024-08-13T17:49:00Z" w16du:dateUtc="2024-08-13T07:49:00Z">
                  <w:rPr>
                    <w:rStyle w:val="normaltextrun"/>
                    <w:rFonts w:asciiTheme="minorHAnsi" w:hAnsiTheme="minorHAnsi"/>
                    <w:color w:val="262626" w:themeColor="text1" w:themeTint="D9"/>
                    <w:sz w:val="20"/>
                    <w:szCs w:val="20"/>
                    <w:highlight w:val="yellow"/>
                  </w:rPr>
                </w:rPrChange>
              </w:rPr>
              <w:t xml:space="preserve"> – Page 3 – Updated the logic</w:t>
            </w:r>
            <w:r w:rsidR="00376C71" w:rsidRPr="0097538C">
              <w:rPr>
                <w:rStyle w:val="normaltextrun"/>
                <w:rFonts w:asciiTheme="minorHAnsi" w:hAnsiTheme="minorHAnsi"/>
                <w:color w:val="262626" w:themeColor="text1" w:themeTint="D9"/>
                <w:sz w:val="20"/>
                <w:szCs w:val="20"/>
                <w:rPrChange w:id="361" w:author="Sue Simnor (EXT Idiom)" w:date="2024-08-13T17:49:00Z" w16du:dateUtc="2024-08-13T07:49:00Z">
                  <w:rPr>
                    <w:rStyle w:val="normaltextrun"/>
                    <w:rFonts w:asciiTheme="minorHAnsi" w:hAnsiTheme="minorHAnsi"/>
                    <w:color w:val="262626" w:themeColor="text1" w:themeTint="D9"/>
                    <w:sz w:val="20"/>
                    <w:szCs w:val="20"/>
                    <w:highlight w:val="yellow"/>
                  </w:rPr>
                </w:rPrChange>
              </w:rPr>
              <w:t xml:space="preserve"> section</w:t>
            </w:r>
          </w:p>
          <w:p w14:paraId="6F2828E5" w14:textId="77777777" w:rsidR="00966A07" w:rsidRPr="0097538C" w:rsidDel="00701B4E" w:rsidRDefault="00966A07" w:rsidP="003A5E52">
            <w:pPr>
              <w:adjustRightInd w:val="0"/>
              <w:rPr>
                <w:del w:id="362" w:author="Sam Sehgal (EXT Idiom)" w:date="2024-12-13T15:30:00Z" w16du:dateUtc="2024-12-13T04:30:00Z"/>
                <w:rStyle w:val="normaltextrun"/>
                <w:rFonts w:asciiTheme="minorHAnsi" w:hAnsiTheme="minorHAnsi"/>
                <w:color w:val="262626" w:themeColor="text1" w:themeTint="D9"/>
                <w:sz w:val="20"/>
                <w:szCs w:val="20"/>
                <w:rPrChange w:id="363" w:author="Sue Simnor (EXT Idiom)" w:date="2024-08-13T17:49:00Z" w16du:dateUtc="2024-08-13T07:49:00Z">
                  <w:rPr>
                    <w:del w:id="364" w:author="Sam Sehgal (EXT Idiom)" w:date="2024-12-13T15:30:00Z" w16du:dateUtc="2024-12-13T04:30:00Z"/>
                    <w:rStyle w:val="normaltextrun"/>
                    <w:rFonts w:asciiTheme="minorHAnsi" w:hAnsiTheme="minorHAnsi"/>
                    <w:color w:val="262626" w:themeColor="text1" w:themeTint="D9"/>
                    <w:sz w:val="20"/>
                    <w:szCs w:val="20"/>
                    <w:highlight w:val="yellow"/>
                  </w:rPr>
                </w:rPrChange>
              </w:rPr>
            </w:pPr>
          </w:p>
          <w:p w14:paraId="5390E0B8" w14:textId="6F8D43DA" w:rsidR="007C674A" w:rsidRPr="009A4E28" w:rsidRDefault="00966A07">
            <w:pPr>
              <w:adjustRightInd w:val="0"/>
              <w:rPr>
                <w:rStyle w:val="normaltextrun"/>
                <w:rFonts w:asciiTheme="minorHAnsi" w:hAnsiTheme="minorHAnsi"/>
                <w:color w:val="262626" w:themeColor="text1" w:themeTint="D9"/>
                <w:sz w:val="20"/>
                <w:szCs w:val="20"/>
                <w:rPrChange w:id="365" w:author="Sue Simnor (EXT Idiom)" w:date="2024-09-12T17:04:00Z" w16du:dateUtc="2024-09-12T07:04:00Z">
                  <w:rPr>
                    <w:rStyle w:val="normaltextrun"/>
                    <w:rFonts w:ascii="Helvetica Neue" w:hAnsi="Helvetica Neue" w:cstheme="minorHAnsi"/>
                    <w:color w:val="auto"/>
                    <w:sz w:val="20"/>
                    <w:szCs w:val="20"/>
                    <w:highlight w:val="yellow"/>
                  </w:rPr>
                </w:rPrChange>
              </w:rPr>
              <w:pPrChange w:id="366" w:author="Sue Simnor (EXT Idiom)" w:date="2024-09-12T17:04:00Z" w16du:dateUtc="2024-09-12T07:04:00Z">
                <w:pPr>
                  <w:pStyle w:val="ListParagraph"/>
                  <w:adjustRightInd w:val="0"/>
                  <w:spacing w:after="0"/>
                  <w:ind w:left="169"/>
                </w:pPr>
              </w:pPrChange>
            </w:pPr>
            <w:r w:rsidRPr="0097538C">
              <w:rPr>
                <w:rStyle w:val="normaltextrun"/>
                <w:rFonts w:asciiTheme="minorHAnsi" w:hAnsiTheme="minorHAnsi" w:cstheme="minorHAnsi"/>
                <w:color w:val="262626" w:themeColor="text1" w:themeTint="D9"/>
                <w:sz w:val="20"/>
                <w:szCs w:val="20"/>
                <w:rPrChange w:id="367" w:author="Sue Simnor (EXT Idiom)" w:date="2024-08-13T17:49:00Z" w16du:dateUtc="2024-08-13T07:49:00Z">
                  <w:rPr>
                    <w:rStyle w:val="normaltextrun"/>
                    <w:rFonts w:cstheme="minorHAnsi"/>
                    <w:sz w:val="20"/>
                    <w:szCs w:val="20"/>
                    <w:highlight w:val="yellow"/>
                  </w:rPr>
                </w:rPrChange>
              </w:rPr>
              <w:t>Updated YRP</w:t>
            </w:r>
            <w:r w:rsidR="00A9131B" w:rsidRPr="0097538C">
              <w:rPr>
                <w:rStyle w:val="normaltextrun"/>
                <w:rFonts w:asciiTheme="minorHAnsi" w:hAnsiTheme="minorHAnsi" w:cstheme="minorHAnsi"/>
                <w:color w:val="262626" w:themeColor="text1" w:themeTint="D9"/>
                <w:sz w:val="20"/>
                <w:szCs w:val="20"/>
                <w:rPrChange w:id="368" w:author="Sue Simnor (EXT Idiom)" w:date="2024-08-13T17:49:00Z" w16du:dateUtc="2024-08-13T07:49:00Z">
                  <w:rPr>
                    <w:rStyle w:val="normaltextrun"/>
                    <w:rFonts w:cstheme="minorHAnsi"/>
                    <w:sz w:val="20"/>
                    <w:szCs w:val="20"/>
                    <w:highlight w:val="yellow"/>
                  </w:rPr>
                </w:rPrChange>
              </w:rPr>
              <w:t>1</w:t>
            </w:r>
            <w:r w:rsidR="00A9131B" w:rsidRPr="0097538C">
              <w:rPr>
                <w:rStyle w:val="normaltextrun"/>
                <w:rFonts w:asciiTheme="minorHAnsi" w:hAnsiTheme="minorHAnsi" w:cstheme="minorHAnsi"/>
                <w:color w:val="262626" w:themeColor="text1" w:themeTint="D9"/>
                <w:sz w:val="20"/>
                <w:szCs w:val="20"/>
                <w:rPrChange w:id="369" w:author="Sue Simnor (EXT Idiom)" w:date="2024-08-13T17:49:00Z" w16du:dateUtc="2024-08-13T07:49:00Z">
                  <w:rPr>
                    <w:rStyle w:val="normaltextrun"/>
                    <w:highlight w:val="yellow"/>
                  </w:rPr>
                </w:rPrChange>
              </w:rPr>
              <w:t>0 &amp; YRP11</w:t>
            </w:r>
            <w:r w:rsidRPr="0097538C">
              <w:rPr>
                <w:rStyle w:val="normaltextrun"/>
                <w:rFonts w:asciiTheme="minorHAnsi" w:hAnsiTheme="minorHAnsi" w:cstheme="minorHAnsi"/>
                <w:color w:val="262626" w:themeColor="text1" w:themeTint="D9"/>
                <w:sz w:val="20"/>
                <w:szCs w:val="20"/>
                <w:rPrChange w:id="370" w:author="Sue Simnor (EXT Idiom)" w:date="2024-08-13T17:49:00Z" w16du:dateUtc="2024-08-13T07:49:00Z">
                  <w:rPr>
                    <w:rStyle w:val="normaltextrun"/>
                    <w:rFonts w:cstheme="minorHAnsi"/>
                    <w:sz w:val="20"/>
                    <w:szCs w:val="20"/>
                    <w:highlight w:val="yellow"/>
                  </w:rPr>
                </w:rPrChange>
              </w:rPr>
              <w:t xml:space="preserve"> section to use </w:t>
            </w:r>
            <w:r w:rsidR="00A9131B" w:rsidRPr="00880DDC">
              <w:rPr>
                <w:rStyle w:val="normaltextrun"/>
                <w:color w:val="262626" w:themeColor="text1" w:themeTint="D9"/>
                <w:sz w:val="20"/>
                <w:szCs w:val="20"/>
              </w:rPr>
              <w:t>&lt;CurrentTermGrossPremium&gt;</w:t>
            </w:r>
          </w:p>
        </w:tc>
      </w:tr>
      <w:tr w:rsidR="00E163F9" w:rsidRPr="00BF7E32" w14:paraId="22ED512C" w14:textId="77777777" w:rsidTr="00BF7E32">
        <w:tc>
          <w:tcPr>
            <w:tcW w:w="1418" w:type="dxa"/>
          </w:tcPr>
          <w:p w14:paraId="4C167320" w14:textId="5D364E97" w:rsidR="00E163F9" w:rsidRPr="0097538C" w:rsidRDefault="00E163F9" w:rsidP="000E1A6F">
            <w:pPr>
              <w:rPr>
                <w:rStyle w:val="normaltextrun"/>
                <w:rFonts w:asciiTheme="minorHAnsi" w:hAnsiTheme="minorHAnsi" w:cstheme="minorHAnsi"/>
                <w:sz w:val="20"/>
                <w:szCs w:val="20"/>
              </w:rPr>
            </w:pPr>
            <w:r w:rsidRPr="0097538C">
              <w:rPr>
                <w:rStyle w:val="normaltextrun"/>
                <w:rFonts w:asciiTheme="minorHAnsi" w:hAnsiTheme="minorHAnsi" w:cstheme="minorHAnsi"/>
                <w:sz w:val="20"/>
                <w:szCs w:val="20"/>
              </w:rPr>
              <w:lastRenderedPageBreak/>
              <w:t>8/8/2024</w:t>
            </w:r>
          </w:p>
        </w:tc>
        <w:tc>
          <w:tcPr>
            <w:tcW w:w="1129" w:type="dxa"/>
          </w:tcPr>
          <w:p w14:paraId="144B7DED" w14:textId="402339E2" w:rsidR="00E163F9" w:rsidRPr="0097538C" w:rsidRDefault="00E163F9" w:rsidP="000E1A6F">
            <w:pPr>
              <w:rPr>
                <w:rStyle w:val="normaltextrun"/>
                <w:rFonts w:asciiTheme="minorHAnsi" w:hAnsiTheme="minorHAnsi" w:cstheme="minorHAnsi"/>
                <w:sz w:val="20"/>
                <w:szCs w:val="20"/>
              </w:rPr>
            </w:pPr>
            <w:r w:rsidRPr="0097538C">
              <w:rPr>
                <w:rStyle w:val="normaltextrun"/>
                <w:rFonts w:asciiTheme="minorHAnsi" w:hAnsiTheme="minorHAnsi" w:cstheme="minorHAnsi"/>
                <w:sz w:val="20"/>
                <w:szCs w:val="20"/>
              </w:rPr>
              <w:t>6</w:t>
            </w:r>
            <w:r w:rsidRPr="0097538C">
              <w:rPr>
                <w:rStyle w:val="normaltextrun"/>
                <w:rFonts w:asciiTheme="minorHAnsi" w:hAnsiTheme="minorHAnsi" w:cstheme="minorHAnsi"/>
                <w:sz w:val="20"/>
                <w:szCs w:val="20"/>
                <w:rPrChange w:id="371" w:author="Sue Simnor (EXT Idiom)" w:date="2024-08-13T17:49:00Z" w16du:dateUtc="2024-08-13T07:49:00Z">
                  <w:rPr>
                    <w:rStyle w:val="normaltextrun"/>
                    <w:rFonts w:asciiTheme="minorHAnsi" w:hAnsiTheme="minorHAnsi" w:cstheme="minorHAnsi"/>
                  </w:rPr>
                </w:rPrChange>
              </w:rPr>
              <w:t>.6</w:t>
            </w:r>
          </w:p>
        </w:tc>
        <w:tc>
          <w:tcPr>
            <w:tcW w:w="1701" w:type="dxa"/>
          </w:tcPr>
          <w:p w14:paraId="2F2AA4C5" w14:textId="0F5B2A55" w:rsidR="00E163F9" w:rsidRPr="0097538C" w:rsidRDefault="00E163F9" w:rsidP="000E1A6F">
            <w:pPr>
              <w:rPr>
                <w:rStyle w:val="normaltextrun"/>
                <w:rFonts w:asciiTheme="minorHAnsi" w:hAnsiTheme="minorHAnsi"/>
                <w:color w:val="262626" w:themeColor="text1" w:themeTint="D9"/>
                <w:sz w:val="20"/>
                <w:szCs w:val="20"/>
                <w:rPrChange w:id="372" w:author="Sue Simnor (EXT Idiom)" w:date="2024-08-13T17:49:00Z" w16du:dateUtc="2024-08-13T07:49:00Z">
                  <w:rPr>
                    <w:rStyle w:val="normaltextrun"/>
                    <w:rFonts w:asciiTheme="minorHAnsi" w:hAnsiTheme="minorHAnsi"/>
                    <w:color w:val="262626" w:themeColor="text1" w:themeTint="D9"/>
                    <w:sz w:val="20"/>
                    <w:szCs w:val="20"/>
                    <w:highlight w:val="yellow"/>
                  </w:rPr>
                </w:rPrChange>
              </w:rPr>
            </w:pPr>
            <w:r w:rsidRPr="0097538C">
              <w:rPr>
                <w:rStyle w:val="normaltextrun"/>
                <w:rFonts w:asciiTheme="minorHAnsi" w:hAnsiTheme="minorHAnsi"/>
                <w:color w:val="262626" w:themeColor="text1" w:themeTint="D9"/>
                <w:sz w:val="20"/>
                <w:szCs w:val="20"/>
                <w:rPrChange w:id="373" w:author="Sue Simnor (EXT Idiom)" w:date="2024-08-13T17:49:00Z" w16du:dateUtc="2024-08-13T07:49:00Z">
                  <w:rPr>
                    <w:rStyle w:val="normaltextrun"/>
                    <w:rFonts w:asciiTheme="minorHAnsi" w:hAnsiTheme="minorHAnsi"/>
                    <w:color w:val="262626" w:themeColor="text1" w:themeTint="D9"/>
                    <w:highlight w:val="yellow"/>
                  </w:rPr>
                </w:rPrChange>
              </w:rPr>
              <w:t>Sue Simnor</w:t>
            </w:r>
          </w:p>
        </w:tc>
        <w:tc>
          <w:tcPr>
            <w:tcW w:w="4767" w:type="dxa"/>
          </w:tcPr>
          <w:p w14:paraId="01BF9E16" w14:textId="77777777" w:rsidR="00354B7D" w:rsidRPr="0097538C" w:rsidRDefault="00354B7D" w:rsidP="007C674A">
            <w:pPr>
              <w:adjustRightInd w:val="0"/>
              <w:rPr>
                <w:rStyle w:val="normaltextrun"/>
                <w:rFonts w:asciiTheme="minorHAnsi" w:hAnsiTheme="minorHAnsi"/>
                <w:color w:val="262626" w:themeColor="text1" w:themeTint="D9"/>
                <w:sz w:val="20"/>
                <w:szCs w:val="20"/>
                <w:rPrChange w:id="374" w:author="Sue Simnor (EXT Idiom)" w:date="2024-08-13T17:49:00Z" w16du:dateUtc="2024-08-13T07:49:00Z">
                  <w:rPr>
                    <w:rStyle w:val="normaltextrun"/>
                    <w:rFonts w:asciiTheme="minorHAnsi" w:hAnsiTheme="minorHAnsi"/>
                    <w:color w:val="262626" w:themeColor="text1" w:themeTint="D9"/>
                    <w:sz w:val="20"/>
                    <w:szCs w:val="20"/>
                    <w:highlight w:val="green"/>
                  </w:rPr>
                </w:rPrChange>
              </w:rPr>
            </w:pPr>
            <w:r w:rsidRPr="0097538C">
              <w:rPr>
                <w:rFonts w:asciiTheme="minorHAnsi" w:hAnsiTheme="minorHAnsi"/>
                <w:color w:val="262626" w:themeColor="text1" w:themeTint="D9"/>
                <w:sz w:val="20"/>
                <w:szCs w:val="20"/>
                <w:rPrChange w:id="375" w:author="Sue Simnor (EXT Idiom)" w:date="2024-08-13T17:49:00Z" w16du:dateUtc="2024-08-13T07:49:00Z">
                  <w:rPr>
                    <w:rFonts w:asciiTheme="minorHAnsi" w:hAnsiTheme="minorHAnsi"/>
                    <w:color w:val="262626" w:themeColor="text1" w:themeTint="D9"/>
                    <w:sz w:val="20"/>
                    <w:szCs w:val="20"/>
                    <w:highlight w:val="green"/>
                  </w:rPr>
                </w:rPrChange>
              </w:rPr>
              <w:t>Defect 440871 – Updated EXH 7/8/12 to change the field values and field label</w:t>
            </w:r>
            <w:r w:rsidRPr="0097538C">
              <w:rPr>
                <w:rStyle w:val="normaltextrun"/>
                <w:rFonts w:asciiTheme="minorHAnsi" w:hAnsiTheme="minorHAnsi"/>
                <w:color w:val="262626" w:themeColor="text1" w:themeTint="D9"/>
                <w:sz w:val="20"/>
                <w:szCs w:val="20"/>
                <w:rPrChange w:id="376" w:author="Sue Simnor (EXT Idiom)" w:date="2024-08-13T17:49:00Z" w16du:dateUtc="2024-08-13T07:49:00Z">
                  <w:rPr>
                    <w:rStyle w:val="normaltextrun"/>
                    <w:rFonts w:asciiTheme="minorHAnsi" w:hAnsiTheme="minorHAnsi"/>
                    <w:color w:val="262626" w:themeColor="text1" w:themeTint="D9"/>
                    <w:sz w:val="20"/>
                    <w:szCs w:val="20"/>
                    <w:highlight w:val="green"/>
                  </w:rPr>
                </w:rPrChange>
              </w:rPr>
              <w:t xml:space="preserve"> </w:t>
            </w:r>
          </w:p>
          <w:p w14:paraId="3D41302E" w14:textId="77777777" w:rsidR="00354B7D" w:rsidRPr="0097538C" w:rsidRDefault="00354B7D" w:rsidP="007C674A">
            <w:pPr>
              <w:adjustRightInd w:val="0"/>
              <w:rPr>
                <w:rStyle w:val="normaltextrun"/>
                <w:rFonts w:asciiTheme="minorHAnsi" w:hAnsiTheme="minorHAnsi"/>
                <w:color w:val="262626" w:themeColor="text1" w:themeTint="D9"/>
                <w:sz w:val="20"/>
                <w:szCs w:val="20"/>
                <w:rPrChange w:id="377" w:author="Sue Simnor (EXT Idiom)" w:date="2024-08-13T17:49:00Z" w16du:dateUtc="2024-08-13T07:49:00Z">
                  <w:rPr>
                    <w:rStyle w:val="normaltextrun"/>
                    <w:rFonts w:asciiTheme="minorHAnsi" w:hAnsiTheme="minorHAnsi"/>
                    <w:color w:val="262626" w:themeColor="text1" w:themeTint="D9"/>
                    <w:sz w:val="20"/>
                    <w:szCs w:val="20"/>
                    <w:highlight w:val="green"/>
                  </w:rPr>
                </w:rPrChange>
              </w:rPr>
            </w:pPr>
          </w:p>
          <w:p w14:paraId="05D8E574" w14:textId="15857E0B" w:rsidR="00E163F9" w:rsidRPr="0097538C" w:rsidRDefault="00E163F9" w:rsidP="007C674A">
            <w:pPr>
              <w:adjustRightInd w:val="0"/>
              <w:rPr>
                <w:rStyle w:val="normaltextrun"/>
                <w:rFonts w:asciiTheme="minorHAnsi" w:hAnsiTheme="minorHAnsi"/>
                <w:color w:val="262626" w:themeColor="text1" w:themeTint="D9"/>
                <w:sz w:val="20"/>
                <w:szCs w:val="20"/>
              </w:rPr>
            </w:pPr>
            <w:r w:rsidRPr="0097538C">
              <w:rPr>
                <w:rStyle w:val="normaltextrun"/>
                <w:rFonts w:asciiTheme="minorHAnsi" w:hAnsiTheme="minorHAnsi"/>
                <w:color w:val="262626" w:themeColor="text1" w:themeTint="D9"/>
                <w:sz w:val="20"/>
                <w:szCs w:val="20"/>
              </w:rPr>
              <w:t>DDH3 – Updated Total Claims Count field variable</w:t>
            </w:r>
            <w:r w:rsidR="006E61B3" w:rsidRPr="0097538C">
              <w:rPr>
                <w:rStyle w:val="normaltextrun"/>
                <w:rFonts w:asciiTheme="minorHAnsi" w:hAnsiTheme="minorHAnsi"/>
                <w:color w:val="262626" w:themeColor="text1" w:themeTint="D9"/>
                <w:sz w:val="20"/>
                <w:szCs w:val="20"/>
              </w:rPr>
              <w:t xml:space="preserve"> to use the new field of &lt;Vehicle</w:t>
            </w:r>
            <w:r w:rsidR="006D16A1" w:rsidRPr="0097538C">
              <w:rPr>
                <w:rStyle w:val="normaltextrun"/>
                <w:rFonts w:asciiTheme="minorHAnsi" w:hAnsiTheme="minorHAnsi"/>
                <w:color w:val="262626" w:themeColor="text1" w:themeTint="D9"/>
                <w:sz w:val="20"/>
                <w:szCs w:val="20"/>
              </w:rPr>
              <w:t>TotalClaimsCount&gt;</w:t>
            </w:r>
          </w:p>
          <w:p w14:paraId="5A212C37" w14:textId="77777777" w:rsidR="00EB3D05" w:rsidRPr="0097538C" w:rsidRDefault="00EB3D05" w:rsidP="007C674A">
            <w:pPr>
              <w:adjustRightInd w:val="0"/>
              <w:rPr>
                <w:rStyle w:val="normaltextrun"/>
                <w:rFonts w:asciiTheme="minorHAnsi" w:hAnsiTheme="minorHAnsi"/>
                <w:color w:val="262626" w:themeColor="text1" w:themeTint="D9"/>
                <w:sz w:val="20"/>
                <w:szCs w:val="20"/>
                <w:rPrChange w:id="378" w:author="Sue Simnor (EXT Idiom)" w:date="2024-08-13T17:49:00Z" w16du:dateUtc="2024-08-13T07:49:00Z">
                  <w:rPr>
                    <w:rStyle w:val="normaltextrun"/>
                    <w:rFonts w:asciiTheme="minorHAnsi" w:hAnsiTheme="minorHAnsi"/>
                    <w:color w:val="262626" w:themeColor="text1" w:themeTint="D9"/>
                    <w:sz w:val="20"/>
                    <w:szCs w:val="20"/>
                    <w:highlight w:val="green"/>
                  </w:rPr>
                </w:rPrChange>
              </w:rPr>
            </w:pPr>
          </w:p>
          <w:p w14:paraId="63DDE16A" w14:textId="2955C2DC" w:rsidR="00635E19" w:rsidRPr="0097538C" w:rsidRDefault="00635E19" w:rsidP="007C674A">
            <w:pPr>
              <w:adjustRightInd w:val="0"/>
              <w:rPr>
                <w:rStyle w:val="normaltextrun"/>
                <w:rFonts w:asciiTheme="minorHAnsi" w:hAnsiTheme="minorHAnsi"/>
                <w:color w:val="262626" w:themeColor="text1" w:themeTint="D9"/>
                <w:sz w:val="20"/>
                <w:szCs w:val="20"/>
              </w:rPr>
            </w:pPr>
            <w:r w:rsidRPr="0097538C">
              <w:rPr>
                <w:rStyle w:val="normaltextrun"/>
                <w:rFonts w:asciiTheme="minorHAnsi" w:hAnsiTheme="minorHAnsi"/>
                <w:color w:val="262626" w:themeColor="text1" w:themeTint="D9"/>
                <w:sz w:val="20"/>
                <w:szCs w:val="20"/>
              </w:rPr>
              <w:t>AYP7 – Updated &lt;NoOfClaims&gt; to &lt;HomeNoOfClaims&gt; to match variable in PL201 mapping sheet</w:t>
            </w:r>
          </w:p>
          <w:p w14:paraId="6D198E46" w14:textId="77777777" w:rsidR="00EB3D05" w:rsidRPr="0097538C" w:rsidRDefault="00EB3D05" w:rsidP="007C674A">
            <w:pPr>
              <w:adjustRightInd w:val="0"/>
              <w:rPr>
                <w:rStyle w:val="normaltextrun"/>
                <w:rFonts w:asciiTheme="minorHAnsi" w:hAnsiTheme="minorHAnsi"/>
                <w:color w:val="262626" w:themeColor="text1" w:themeTint="D9"/>
                <w:sz w:val="20"/>
                <w:szCs w:val="20"/>
                <w:rPrChange w:id="379" w:author="Sue Simnor (EXT Idiom)" w:date="2024-08-13T17:49:00Z" w16du:dateUtc="2024-08-13T07:49:00Z">
                  <w:rPr>
                    <w:rStyle w:val="normaltextrun"/>
                    <w:rFonts w:asciiTheme="minorHAnsi" w:hAnsiTheme="minorHAnsi"/>
                    <w:color w:val="262626" w:themeColor="text1" w:themeTint="D9"/>
                    <w:sz w:val="20"/>
                    <w:szCs w:val="20"/>
                    <w:highlight w:val="green"/>
                  </w:rPr>
                </w:rPrChange>
              </w:rPr>
            </w:pPr>
          </w:p>
          <w:p w14:paraId="11FFF1D6" w14:textId="58F94003" w:rsidR="00EB3D05" w:rsidRPr="00E163F9" w:rsidRDefault="00EB3D05" w:rsidP="007C674A">
            <w:pPr>
              <w:adjustRightInd w:val="0"/>
              <w:rPr>
                <w:rStyle w:val="normaltextrun"/>
                <w:rFonts w:asciiTheme="minorHAnsi" w:hAnsiTheme="minorHAnsi"/>
                <w:color w:val="262626" w:themeColor="text1" w:themeTint="D9"/>
                <w:sz w:val="20"/>
                <w:szCs w:val="20"/>
              </w:rPr>
            </w:pPr>
            <w:r w:rsidRPr="0097538C">
              <w:rPr>
                <w:rStyle w:val="normaltextrun"/>
                <w:rFonts w:asciiTheme="minorHAnsi" w:hAnsiTheme="minorHAnsi"/>
                <w:color w:val="262626" w:themeColor="text1" w:themeTint="D9"/>
                <w:sz w:val="20"/>
                <w:szCs w:val="20"/>
                <w:rPrChange w:id="380" w:author="Sue Simnor (EXT Idiom)" w:date="2024-08-13T17:49:00Z" w16du:dateUtc="2024-08-13T07:49:00Z">
                  <w:rPr>
                    <w:rStyle w:val="normaltextrun"/>
                    <w:color w:val="262626" w:themeColor="text1" w:themeTint="D9"/>
                    <w:szCs w:val="20"/>
                  </w:rPr>
                </w:rPrChange>
              </w:rPr>
              <w:t>YPM4 – Added new row to cater for Migrated Policies to show ‘Not ‘Recorded’ for overnight location</w:t>
            </w:r>
          </w:p>
        </w:tc>
      </w:tr>
      <w:tr w:rsidR="00E578CA" w:rsidRPr="000F38B7" w14:paraId="45C4100A" w14:textId="77777777" w:rsidTr="00BF7E32">
        <w:tc>
          <w:tcPr>
            <w:tcW w:w="1418" w:type="dxa"/>
          </w:tcPr>
          <w:p w14:paraId="6258058B" w14:textId="6A7E6C91" w:rsidR="00E578CA" w:rsidRPr="000F38B7" w:rsidRDefault="004E315D" w:rsidP="000E1A6F">
            <w:pPr>
              <w:rPr>
                <w:rStyle w:val="normaltextrun"/>
                <w:rFonts w:asciiTheme="minorHAnsi" w:hAnsiTheme="minorHAnsi" w:cstheme="minorHAnsi"/>
                <w:sz w:val="20"/>
                <w:szCs w:val="20"/>
                <w:rPrChange w:id="381" w:author="Sue Simnor (EXT Idiom)" w:date="2024-09-12T16:27:00Z" w16du:dateUtc="2024-09-12T06:27:00Z">
                  <w:rPr>
                    <w:rStyle w:val="normaltextrun"/>
                    <w:rFonts w:asciiTheme="minorHAnsi" w:hAnsiTheme="minorHAnsi" w:cstheme="minorHAnsi"/>
                    <w:sz w:val="20"/>
                    <w:szCs w:val="20"/>
                    <w:highlight w:val="green"/>
                  </w:rPr>
                </w:rPrChange>
              </w:rPr>
            </w:pPr>
            <w:r w:rsidRPr="000F38B7">
              <w:rPr>
                <w:rStyle w:val="normaltextrun"/>
                <w:rFonts w:asciiTheme="minorHAnsi" w:hAnsiTheme="minorHAnsi" w:cstheme="minorHAnsi"/>
                <w:sz w:val="20"/>
                <w:szCs w:val="20"/>
                <w:rPrChange w:id="382" w:author="Sue Simnor (EXT Idiom)" w:date="2024-09-12T16:27:00Z" w16du:dateUtc="2024-09-12T06:27:00Z">
                  <w:rPr>
                    <w:rStyle w:val="normaltextrun"/>
                    <w:rFonts w:asciiTheme="minorHAnsi" w:hAnsiTheme="minorHAnsi" w:cstheme="minorHAnsi"/>
                    <w:sz w:val="20"/>
                    <w:szCs w:val="20"/>
                    <w:highlight w:val="green"/>
                  </w:rPr>
                </w:rPrChange>
              </w:rPr>
              <w:t>13/8/2024</w:t>
            </w:r>
          </w:p>
        </w:tc>
        <w:tc>
          <w:tcPr>
            <w:tcW w:w="1129" w:type="dxa"/>
          </w:tcPr>
          <w:p w14:paraId="65D993F0" w14:textId="49A52F9F" w:rsidR="00E578CA" w:rsidRPr="000F38B7" w:rsidRDefault="004E315D" w:rsidP="000E1A6F">
            <w:pPr>
              <w:rPr>
                <w:rStyle w:val="normaltextrun"/>
                <w:rFonts w:asciiTheme="minorHAnsi" w:hAnsiTheme="minorHAnsi" w:cstheme="minorHAnsi"/>
                <w:sz w:val="20"/>
                <w:szCs w:val="20"/>
                <w:rPrChange w:id="383" w:author="Sue Simnor (EXT Idiom)" w:date="2024-09-12T16:27:00Z" w16du:dateUtc="2024-09-12T06:27:00Z">
                  <w:rPr>
                    <w:rStyle w:val="normaltextrun"/>
                    <w:rFonts w:asciiTheme="minorHAnsi" w:hAnsiTheme="minorHAnsi" w:cstheme="minorHAnsi"/>
                    <w:sz w:val="20"/>
                    <w:szCs w:val="20"/>
                    <w:highlight w:val="green"/>
                  </w:rPr>
                </w:rPrChange>
              </w:rPr>
            </w:pPr>
            <w:r w:rsidRPr="000F38B7">
              <w:rPr>
                <w:rStyle w:val="normaltextrun"/>
                <w:rFonts w:asciiTheme="minorHAnsi" w:hAnsiTheme="minorHAnsi" w:cstheme="minorHAnsi"/>
                <w:sz w:val="20"/>
                <w:szCs w:val="20"/>
                <w:rPrChange w:id="384" w:author="Sue Simnor (EXT Idiom)" w:date="2024-09-12T16:27:00Z" w16du:dateUtc="2024-09-12T06:27:00Z">
                  <w:rPr>
                    <w:rStyle w:val="normaltextrun"/>
                    <w:rFonts w:asciiTheme="minorHAnsi" w:hAnsiTheme="minorHAnsi" w:cstheme="minorHAnsi"/>
                    <w:sz w:val="20"/>
                    <w:szCs w:val="20"/>
                    <w:highlight w:val="green"/>
                  </w:rPr>
                </w:rPrChange>
              </w:rPr>
              <w:t>6.7</w:t>
            </w:r>
          </w:p>
        </w:tc>
        <w:tc>
          <w:tcPr>
            <w:tcW w:w="1701" w:type="dxa"/>
          </w:tcPr>
          <w:p w14:paraId="670D5459" w14:textId="13526EBB" w:rsidR="00E578CA" w:rsidRPr="000F38B7" w:rsidRDefault="004E315D" w:rsidP="000E1A6F">
            <w:pPr>
              <w:rPr>
                <w:rStyle w:val="normaltextrun"/>
                <w:rFonts w:asciiTheme="minorHAnsi" w:hAnsiTheme="minorHAnsi"/>
                <w:color w:val="262626" w:themeColor="text1" w:themeTint="D9"/>
                <w:sz w:val="20"/>
                <w:szCs w:val="20"/>
                <w:rPrChange w:id="385" w:author="Sue Simnor (EXT Idiom)" w:date="2024-09-12T16:27:00Z" w16du:dateUtc="2024-09-12T06:27:00Z">
                  <w:rPr>
                    <w:rStyle w:val="normaltextrun"/>
                    <w:rFonts w:asciiTheme="minorHAnsi" w:hAnsiTheme="minorHAnsi"/>
                    <w:color w:val="262626" w:themeColor="text1" w:themeTint="D9"/>
                    <w:sz w:val="20"/>
                    <w:szCs w:val="20"/>
                    <w:highlight w:val="green"/>
                  </w:rPr>
                </w:rPrChange>
              </w:rPr>
            </w:pPr>
            <w:r w:rsidRPr="000F38B7">
              <w:rPr>
                <w:rStyle w:val="normaltextrun"/>
                <w:rFonts w:asciiTheme="minorHAnsi" w:hAnsiTheme="minorHAnsi"/>
                <w:color w:val="262626" w:themeColor="text1" w:themeTint="D9"/>
                <w:sz w:val="20"/>
                <w:szCs w:val="20"/>
                <w:rPrChange w:id="386" w:author="Sue Simnor (EXT Idiom)" w:date="2024-09-12T16:27:00Z" w16du:dateUtc="2024-09-12T06:27:00Z">
                  <w:rPr>
                    <w:rStyle w:val="normaltextrun"/>
                    <w:rFonts w:asciiTheme="minorHAnsi" w:hAnsiTheme="minorHAnsi"/>
                    <w:color w:val="262626" w:themeColor="text1" w:themeTint="D9"/>
                    <w:sz w:val="20"/>
                    <w:szCs w:val="20"/>
                    <w:highlight w:val="green"/>
                  </w:rPr>
                </w:rPrChange>
              </w:rPr>
              <w:t>Sue Simnor</w:t>
            </w:r>
          </w:p>
        </w:tc>
        <w:tc>
          <w:tcPr>
            <w:tcW w:w="4767" w:type="dxa"/>
          </w:tcPr>
          <w:p w14:paraId="5834E0D9" w14:textId="77777777" w:rsidR="00E578CA" w:rsidRPr="000F38B7" w:rsidRDefault="00214AB5" w:rsidP="007C674A">
            <w:pPr>
              <w:adjustRightInd w:val="0"/>
              <w:rPr>
                <w:rFonts w:asciiTheme="minorHAnsi" w:hAnsiTheme="minorHAnsi"/>
                <w:color w:val="262626" w:themeColor="text1" w:themeTint="D9"/>
                <w:sz w:val="20"/>
                <w:szCs w:val="20"/>
                <w:rPrChange w:id="387" w:author="Sue Simnor (EXT Idiom)" w:date="2024-09-12T16:27:00Z" w16du:dateUtc="2024-09-12T06:27:00Z">
                  <w:rPr>
                    <w:rFonts w:asciiTheme="minorHAnsi" w:hAnsiTheme="minorHAnsi"/>
                    <w:color w:val="262626" w:themeColor="text1" w:themeTint="D9"/>
                    <w:sz w:val="20"/>
                    <w:szCs w:val="20"/>
                    <w:highlight w:val="yellow"/>
                  </w:rPr>
                </w:rPrChange>
              </w:rPr>
            </w:pPr>
            <w:r w:rsidRPr="000F38B7">
              <w:rPr>
                <w:rFonts w:asciiTheme="minorHAnsi" w:hAnsiTheme="minorHAnsi"/>
                <w:color w:val="262626" w:themeColor="text1" w:themeTint="D9"/>
                <w:sz w:val="20"/>
                <w:szCs w:val="20"/>
                <w:rPrChange w:id="388" w:author="Sue Simnor (EXT Idiom)" w:date="2024-09-12T16:27:00Z" w16du:dateUtc="2024-09-12T06:27:00Z">
                  <w:rPr>
                    <w:rFonts w:asciiTheme="minorHAnsi" w:hAnsiTheme="minorHAnsi"/>
                    <w:color w:val="262626" w:themeColor="text1" w:themeTint="D9"/>
                    <w:sz w:val="20"/>
                    <w:szCs w:val="20"/>
                    <w:highlight w:val="yellow"/>
                  </w:rPr>
                </w:rPrChange>
              </w:rPr>
              <w:t>Defect 452796</w:t>
            </w:r>
            <w:r w:rsidR="001353C6" w:rsidRPr="000F38B7">
              <w:rPr>
                <w:rFonts w:asciiTheme="minorHAnsi" w:hAnsiTheme="minorHAnsi"/>
                <w:color w:val="262626" w:themeColor="text1" w:themeTint="D9"/>
                <w:sz w:val="20"/>
                <w:szCs w:val="20"/>
                <w:rPrChange w:id="389" w:author="Sue Simnor (EXT Idiom)" w:date="2024-09-12T16:27:00Z" w16du:dateUtc="2024-09-12T06:27:00Z">
                  <w:rPr>
                    <w:rFonts w:asciiTheme="minorHAnsi" w:hAnsiTheme="minorHAnsi"/>
                    <w:color w:val="262626" w:themeColor="text1" w:themeTint="D9"/>
                    <w:sz w:val="20"/>
                    <w:szCs w:val="20"/>
                    <w:highlight w:val="yellow"/>
                  </w:rPr>
                </w:rPrChange>
              </w:rPr>
              <w:t xml:space="preserve"> </w:t>
            </w:r>
            <w:r w:rsidRPr="000F38B7">
              <w:rPr>
                <w:rFonts w:asciiTheme="minorHAnsi" w:hAnsiTheme="minorHAnsi"/>
                <w:color w:val="262626" w:themeColor="text1" w:themeTint="D9"/>
                <w:sz w:val="20"/>
                <w:szCs w:val="20"/>
                <w:rPrChange w:id="390" w:author="Sue Simnor (EXT Idiom)" w:date="2024-09-12T16:27:00Z" w16du:dateUtc="2024-09-12T06:27:00Z">
                  <w:rPr>
                    <w:rFonts w:asciiTheme="minorHAnsi" w:hAnsiTheme="minorHAnsi"/>
                    <w:color w:val="262626" w:themeColor="text1" w:themeTint="D9"/>
                    <w:sz w:val="20"/>
                    <w:szCs w:val="20"/>
                    <w:highlight w:val="yellow"/>
                  </w:rPr>
                </w:rPrChange>
              </w:rPr>
              <w:t xml:space="preserve">- </w:t>
            </w:r>
            <w:r w:rsidR="00C5759C" w:rsidRPr="000F38B7">
              <w:rPr>
                <w:rFonts w:asciiTheme="minorHAnsi" w:hAnsiTheme="minorHAnsi"/>
                <w:color w:val="262626" w:themeColor="text1" w:themeTint="D9"/>
                <w:sz w:val="20"/>
                <w:szCs w:val="20"/>
                <w:rPrChange w:id="391" w:author="Sue Simnor (EXT Idiom)" w:date="2024-09-12T16:27:00Z" w16du:dateUtc="2024-09-12T06:27:00Z">
                  <w:rPr>
                    <w:rFonts w:asciiTheme="minorHAnsi" w:hAnsiTheme="minorHAnsi"/>
                    <w:color w:val="262626" w:themeColor="text1" w:themeTint="D9"/>
                    <w:sz w:val="20"/>
                    <w:szCs w:val="20"/>
                    <w:highlight w:val="green"/>
                  </w:rPr>
                </w:rPrChange>
              </w:rPr>
              <w:t>YC 10 – Clarified the logic to avoid duplicated text being displayed</w:t>
            </w:r>
          </w:p>
          <w:p w14:paraId="5D248CD5" w14:textId="77777777" w:rsidR="00214AB5" w:rsidRPr="000F38B7" w:rsidRDefault="00214AB5" w:rsidP="007C674A">
            <w:pPr>
              <w:adjustRightInd w:val="0"/>
              <w:rPr>
                <w:rFonts w:asciiTheme="minorHAnsi" w:hAnsiTheme="minorHAnsi"/>
                <w:color w:val="262626" w:themeColor="text1" w:themeTint="D9"/>
                <w:sz w:val="20"/>
                <w:szCs w:val="20"/>
                <w:rPrChange w:id="392" w:author="Sue Simnor (EXT Idiom)" w:date="2024-09-12T16:27:00Z" w16du:dateUtc="2024-09-12T06:27:00Z">
                  <w:rPr>
                    <w:rFonts w:asciiTheme="minorHAnsi" w:hAnsiTheme="minorHAnsi"/>
                    <w:color w:val="262626" w:themeColor="text1" w:themeTint="D9"/>
                    <w:sz w:val="20"/>
                    <w:szCs w:val="20"/>
                    <w:highlight w:val="yellow"/>
                  </w:rPr>
                </w:rPrChange>
              </w:rPr>
            </w:pPr>
          </w:p>
          <w:p w14:paraId="2679BE1D" w14:textId="62F9C800" w:rsidR="00214AB5" w:rsidRPr="000F38B7" w:rsidRDefault="00214AB5" w:rsidP="007C674A">
            <w:pPr>
              <w:adjustRightInd w:val="0"/>
              <w:rPr>
                <w:rFonts w:asciiTheme="minorHAnsi" w:hAnsiTheme="minorHAnsi"/>
                <w:color w:val="262626" w:themeColor="text1" w:themeTint="D9"/>
                <w:sz w:val="20"/>
                <w:szCs w:val="20"/>
                <w:rPrChange w:id="393" w:author="Sue Simnor (EXT Idiom)" w:date="2024-09-12T16:27:00Z" w16du:dateUtc="2024-09-12T06:27:00Z">
                  <w:rPr>
                    <w:rFonts w:asciiTheme="minorHAnsi" w:hAnsiTheme="minorHAnsi"/>
                    <w:color w:val="262626" w:themeColor="text1" w:themeTint="D9"/>
                    <w:sz w:val="20"/>
                    <w:szCs w:val="20"/>
                    <w:highlight w:val="yellow"/>
                  </w:rPr>
                </w:rPrChange>
              </w:rPr>
            </w:pPr>
            <w:r w:rsidRPr="000F38B7">
              <w:rPr>
                <w:rFonts w:asciiTheme="minorHAnsi" w:hAnsiTheme="minorHAnsi"/>
                <w:color w:val="262626" w:themeColor="text1" w:themeTint="D9"/>
                <w:sz w:val="20"/>
                <w:szCs w:val="20"/>
                <w:rPrChange w:id="394" w:author="Sue Simnor (EXT Idiom)" w:date="2024-09-12T16:27:00Z" w16du:dateUtc="2024-09-12T06:27:00Z">
                  <w:rPr>
                    <w:rFonts w:asciiTheme="minorHAnsi" w:hAnsiTheme="minorHAnsi"/>
                    <w:color w:val="262626" w:themeColor="text1" w:themeTint="D9"/>
                    <w:sz w:val="20"/>
                    <w:szCs w:val="20"/>
                    <w:highlight w:val="yellow"/>
                  </w:rPr>
                </w:rPrChange>
              </w:rPr>
              <w:t xml:space="preserve">Defect </w:t>
            </w:r>
            <w:r w:rsidR="00357DE7" w:rsidRPr="000F38B7">
              <w:rPr>
                <w:rFonts w:asciiTheme="minorHAnsi" w:hAnsiTheme="minorHAnsi"/>
                <w:color w:val="262626" w:themeColor="text1" w:themeTint="D9"/>
                <w:sz w:val="20"/>
                <w:szCs w:val="20"/>
                <w:rPrChange w:id="395" w:author="Sue Simnor (EXT Idiom)" w:date="2024-09-12T16:27:00Z" w16du:dateUtc="2024-09-12T06:27:00Z">
                  <w:rPr>
                    <w:rFonts w:asciiTheme="minorHAnsi" w:hAnsiTheme="minorHAnsi"/>
                    <w:color w:val="262626" w:themeColor="text1" w:themeTint="D9"/>
                    <w:sz w:val="20"/>
                    <w:szCs w:val="20"/>
                    <w:highlight w:val="yellow"/>
                  </w:rPr>
                </w:rPrChange>
              </w:rPr>
              <w:t xml:space="preserve">437657 – </w:t>
            </w:r>
            <w:r w:rsidR="002D0E1B" w:rsidRPr="000F38B7">
              <w:rPr>
                <w:rFonts w:asciiTheme="minorHAnsi" w:hAnsiTheme="minorHAnsi"/>
                <w:color w:val="262626" w:themeColor="text1" w:themeTint="D9"/>
                <w:sz w:val="20"/>
                <w:szCs w:val="20"/>
                <w:rPrChange w:id="396" w:author="Sue Simnor (EXT Idiom)" w:date="2024-09-12T16:27:00Z" w16du:dateUtc="2024-09-12T06:27:00Z">
                  <w:rPr>
                    <w:rFonts w:asciiTheme="minorHAnsi" w:hAnsiTheme="minorHAnsi"/>
                    <w:color w:val="262626" w:themeColor="text1" w:themeTint="D9"/>
                    <w:sz w:val="20"/>
                    <w:szCs w:val="20"/>
                    <w:highlight w:val="yellow"/>
                  </w:rPr>
                </w:rPrChange>
              </w:rPr>
              <w:t xml:space="preserve">SCM 6 - </w:t>
            </w:r>
            <w:r w:rsidR="00357DE7" w:rsidRPr="000F38B7">
              <w:rPr>
                <w:rFonts w:asciiTheme="minorHAnsi" w:hAnsiTheme="minorHAnsi"/>
                <w:color w:val="262626" w:themeColor="text1" w:themeTint="D9"/>
                <w:sz w:val="20"/>
                <w:szCs w:val="20"/>
                <w:rPrChange w:id="397" w:author="Sue Simnor (EXT Idiom)" w:date="2024-09-12T16:27:00Z" w16du:dateUtc="2024-09-12T06:27:00Z">
                  <w:rPr>
                    <w:rFonts w:asciiTheme="minorHAnsi" w:hAnsiTheme="minorHAnsi"/>
                    <w:color w:val="262626" w:themeColor="text1" w:themeTint="D9"/>
                    <w:sz w:val="20"/>
                    <w:szCs w:val="20"/>
                    <w:highlight w:val="yellow"/>
                  </w:rPr>
                </w:rPrChange>
              </w:rPr>
              <w:t xml:space="preserve">Updated </w:t>
            </w:r>
            <w:r w:rsidR="00FE2434" w:rsidRPr="000F38B7">
              <w:rPr>
                <w:rFonts w:asciiTheme="minorHAnsi" w:hAnsiTheme="minorHAnsi"/>
                <w:color w:val="262626" w:themeColor="text1" w:themeTint="D9"/>
                <w:sz w:val="20"/>
                <w:szCs w:val="20"/>
                <w:rPrChange w:id="398" w:author="Sue Simnor (EXT Idiom)" w:date="2024-09-12T16:27:00Z" w16du:dateUtc="2024-09-12T06:27:00Z">
                  <w:rPr>
                    <w:rFonts w:asciiTheme="minorHAnsi" w:hAnsiTheme="minorHAnsi"/>
                    <w:color w:val="262626" w:themeColor="text1" w:themeTint="D9"/>
                    <w:sz w:val="20"/>
                    <w:szCs w:val="20"/>
                    <w:highlight w:val="yellow"/>
                  </w:rPr>
                </w:rPrChange>
              </w:rPr>
              <w:t>En</w:t>
            </w:r>
            <w:r w:rsidR="002A3AB1" w:rsidRPr="000F38B7">
              <w:rPr>
                <w:rFonts w:asciiTheme="minorHAnsi" w:hAnsiTheme="minorHAnsi"/>
                <w:color w:val="262626" w:themeColor="text1" w:themeTint="D9"/>
                <w:sz w:val="20"/>
                <w:szCs w:val="20"/>
                <w:rPrChange w:id="399" w:author="Sue Simnor (EXT Idiom)" w:date="2024-09-12T16:27:00Z" w16du:dateUtc="2024-09-12T06:27:00Z">
                  <w:rPr>
                    <w:rFonts w:asciiTheme="minorHAnsi" w:hAnsiTheme="minorHAnsi"/>
                    <w:color w:val="262626" w:themeColor="text1" w:themeTint="D9"/>
                    <w:sz w:val="20"/>
                    <w:szCs w:val="20"/>
                    <w:highlight w:val="green"/>
                  </w:rPr>
                </w:rPrChange>
              </w:rPr>
              <w:t>d</w:t>
            </w:r>
            <w:del w:id="400" w:author="Sue Simnor (EXT Idiom)" w:date="2024-08-27T12:14:00Z">
              <w:r w:rsidR="00FE2434" w:rsidRPr="000F38B7" w:rsidDel="002A3AB1">
                <w:rPr>
                  <w:rFonts w:asciiTheme="minorHAnsi" w:hAnsiTheme="minorHAnsi"/>
                  <w:color w:val="262626" w:themeColor="text1" w:themeTint="D9"/>
                  <w:sz w:val="20"/>
                  <w:szCs w:val="20"/>
                  <w:rPrChange w:id="401" w:author="Sue Simnor (EXT Idiom)" w:date="2024-09-12T16:27:00Z" w16du:dateUtc="2024-09-12T06:27:00Z">
                    <w:rPr>
                      <w:rFonts w:asciiTheme="minorHAnsi" w:hAnsiTheme="minorHAnsi"/>
                      <w:color w:val="262626" w:themeColor="text1" w:themeTint="D9"/>
                      <w:sz w:val="20"/>
                      <w:szCs w:val="20"/>
                      <w:highlight w:val="yellow"/>
                    </w:rPr>
                  </w:rPrChange>
                </w:rPr>
                <w:delText>s</w:delText>
              </w:r>
            </w:del>
            <w:r w:rsidR="00FE2434" w:rsidRPr="000F38B7">
              <w:rPr>
                <w:rFonts w:asciiTheme="minorHAnsi" w:hAnsiTheme="minorHAnsi"/>
                <w:color w:val="262626" w:themeColor="text1" w:themeTint="D9"/>
                <w:sz w:val="20"/>
                <w:szCs w:val="20"/>
                <w:rPrChange w:id="402" w:author="Sue Simnor (EXT Idiom)" w:date="2024-09-12T16:27:00Z" w16du:dateUtc="2024-09-12T06:27:00Z">
                  <w:rPr>
                    <w:rFonts w:asciiTheme="minorHAnsi" w:hAnsiTheme="minorHAnsi"/>
                    <w:color w:val="262626" w:themeColor="text1" w:themeTint="D9"/>
                    <w:sz w:val="20"/>
                    <w:szCs w:val="20"/>
                    <w:highlight w:val="yellow"/>
                  </w:rPr>
                </w:rPrChange>
              </w:rPr>
              <w:t xml:space="preserve">orsement clause of </w:t>
            </w:r>
            <w:r w:rsidR="00FE2434" w:rsidRPr="000F38B7">
              <w:rPr>
                <w:rFonts w:asciiTheme="minorHAnsi" w:hAnsiTheme="minorHAnsi"/>
                <w:b/>
                <w:bCs/>
                <w:color w:val="262626" w:themeColor="text1" w:themeTint="D9"/>
                <w:sz w:val="20"/>
                <w:szCs w:val="20"/>
                <w:rPrChange w:id="403" w:author="Sue Simnor (EXT Idiom)" w:date="2024-09-12T16:27:00Z" w16du:dateUtc="2024-09-12T06:27:00Z">
                  <w:rPr>
                    <w:rFonts w:asciiTheme="minorHAnsi" w:hAnsiTheme="minorHAnsi"/>
                    <w:b/>
                    <w:bCs/>
                    <w:color w:val="262626" w:themeColor="text1" w:themeTint="D9"/>
                    <w:sz w:val="20"/>
                    <w:szCs w:val="20"/>
                    <w:highlight w:val="yellow"/>
                  </w:rPr>
                </w:rPrChange>
              </w:rPr>
              <w:t xml:space="preserve">MANUEND05 </w:t>
            </w:r>
            <w:r w:rsidR="00FE2434" w:rsidRPr="000F38B7">
              <w:rPr>
                <w:rFonts w:asciiTheme="minorHAnsi" w:hAnsiTheme="minorHAnsi"/>
                <w:color w:val="262626" w:themeColor="text1" w:themeTint="D9"/>
                <w:sz w:val="20"/>
                <w:szCs w:val="20"/>
                <w:rPrChange w:id="404" w:author="Sue Simnor (EXT Idiom)" w:date="2024-09-12T16:27:00Z" w16du:dateUtc="2024-09-12T06:27:00Z">
                  <w:rPr>
                    <w:rFonts w:asciiTheme="minorHAnsi" w:hAnsiTheme="minorHAnsi"/>
                    <w:b/>
                    <w:bCs/>
                    <w:color w:val="262626" w:themeColor="text1" w:themeTint="D9"/>
                    <w:sz w:val="20"/>
                    <w:szCs w:val="20"/>
                    <w:highlight w:val="yellow"/>
                  </w:rPr>
                </w:rPrChange>
              </w:rPr>
              <w:t>to be</w:t>
            </w:r>
            <w:r w:rsidR="00FE2434" w:rsidRPr="000F38B7">
              <w:rPr>
                <w:rFonts w:asciiTheme="minorHAnsi" w:hAnsiTheme="minorHAnsi"/>
                <w:b/>
                <w:bCs/>
                <w:color w:val="262626" w:themeColor="text1" w:themeTint="D9"/>
                <w:sz w:val="20"/>
                <w:szCs w:val="20"/>
                <w:rPrChange w:id="405" w:author="Sue Simnor (EXT Idiom)" w:date="2024-09-12T16:27:00Z" w16du:dateUtc="2024-09-12T06:27:00Z">
                  <w:rPr>
                    <w:rFonts w:asciiTheme="minorHAnsi" w:hAnsiTheme="minorHAnsi"/>
                    <w:b/>
                    <w:bCs/>
                    <w:color w:val="262626" w:themeColor="text1" w:themeTint="D9"/>
                    <w:sz w:val="20"/>
                    <w:szCs w:val="20"/>
                    <w:highlight w:val="yellow"/>
                  </w:rPr>
                </w:rPrChange>
              </w:rPr>
              <w:t xml:space="preserve"> </w:t>
            </w:r>
            <w:r w:rsidR="00357DE7" w:rsidRPr="000F38B7">
              <w:rPr>
                <w:rFonts w:asciiTheme="minorHAnsi" w:hAnsiTheme="minorHAnsi"/>
                <w:b/>
                <w:bCs/>
                <w:color w:val="262626" w:themeColor="text1" w:themeTint="D9"/>
                <w:sz w:val="20"/>
                <w:szCs w:val="20"/>
                <w:rPrChange w:id="406" w:author="Sue Simnor (EXT Idiom)" w:date="2024-09-12T16:27:00Z" w16du:dateUtc="2024-09-12T06:27:00Z">
                  <w:rPr>
                    <w:rFonts w:asciiTheme="minorHAnsi" w:hAnsiTheme="minorHAnsi"/>
                    <w:b/>
                    <w:bCs/>
                    <w:color w:val="262626" w:themeColor="text1" w:themeTint="D9"/>
                    <w:sz w:val="20"/>
                    <w:szCs w:val="20"/>
                    <w:highlight w:val="yellow"/>
                  </w:rPr>
                </w:rPrChange>
              </w:rPr>
              <w:t>AUTOEND04</w:t>
            </w:r>
            <w:r w:rsidR="00357DE7" w:rsidRPr="000F38B7">
              <w:rPr>
                <w:rFonts w:asciiTheme="minorHAnsi" w:hAnsiTheme="minorHAnsi"/>
                <w:color w:val="262626" w:themeColor="text1" w:themeTint="D9"/>
                <w:sz w:val="20"/>
                <w:szCs w:val="20"/>
                <w:rPrChange w:id="407" w:author="Sue Simnor (EXT Idiom)" w:date="2024-09-12T16:27:00Z" w16du:dateUtc="2024-09-12T06:27:00Z">
                  <w:rPr>
                    <w:rFonts w:asciiTheme="minorHAnsi" w:hAnsiTheme="minorHAnsi"/>
                    <w:color w:val="262626" w:themeColor="text1" w:themeTint="D9"/>
                    <w:sz w:val="20"/>
                    <w:szCs w:val="20"/>
                    <w:highlight w:val="yellow"/>
                  </w:rPr>
                </w:rPrChange>
              </w:rPr>
              <w:t> </w:t>
            </w:r>
          </w:p>
          <w:p w14:paraId="5238DF5F" w14:textId="77777777" w:rsidR="00D609A5" w:rsidRPr="000F38B7" w:rsidRDefault="00D609A5" w:rsidP="007C674A">
            <w:pPr>
              <w:adjustRightInd w:val="0"/>
              <w:rPr>
                <w:rFonts w:asciiTheme="minorHAnsi" w:hAnsiTheme="minorHAnsi"/>
                <w:color w:val="262626" w:themeColor="text1" w:themeTint="D9"/>
                <w:sz w:val="20"/>
                <w:szCs w:val="20"/>
                <w:rPrChange w:id="408" w:author="Sue Simnor (EXT Idiom)" w:date="2024-09-12T16:27:00Z" w16du:dateUtc="2024-09-12T06:27:00Z">
                  <w:rPr>
                    <w:rFonts w:asciiTheme="minorHAnsi" w:hAnsiTheme="minorHAnsi"/>
                    <w:color w:val="262626" w:themeColor="text1" w:themeTint="D9"/>
                    <w:sz w:val="20"/>
                    <w:szCs w:val="20"/>
                    <w:highlight w:val="yellow"/>
                  </w:rPr>
                </w:rPrChange>
              </w:rPr>
            </w:pPr>
          </w:p>
          <w:p w14:paraId="520425CF" w14:textId="77777777" w:rsidR="00D609A5" w:rsidRPr="000F38B7" w:rsidRDefault="00D609A5" w:rsidP="007C674A">
            <w:pPr>
              <w:adjustRightInd w:val="0"/>
              <w:rPr>
                <w:rFonts w:asciiTheme="minorHAnsi" w:hAnsiTheme="minorHAnsi"/>
                <w:color w:val="262626" w:themeColor="text1" w:themeTint="D9"/>
                <w:sz w:val="20"/>
                <w:szCs w:val="20"/>
                <w:rPrChange w:id="409" w:author="Sue Simnor (EXT Idiom)" w:date="2024-09-12T16:27:00Z" w16du:dateUtc="2024-09-12T06:27:00Z">
                  <w:rPr>
                    <w:rFonts w:asciiTheme="minorHAnsi" w:hAnsiTheme="minorHAnsi"/>
                    <w:color w:val="262626" w:themeColor="text1" w:themeTint="D9"/>
                    <w:sz w:val="20"/>
                    <w:szCs w:val="20"/>
                    <w:highlight w:val="yellow"/>
                  </w:rPr>
                </w:rPrChange>
              </w:rPr>
            </w:pPr>
            <w:r w:rsidRPr="000F38B7">
              <w:rPr>
                <w:rFonts w:asciiTheme="minorHAnsi" w:hAnsiTheme="minorHAnsi"/>
                <w:color w:val="262626" w:themeColor="text1" w:themeTint="D9"/>
                <w:sz w:val="20"/>
                <w:szCs w:val="20"/>
                <w:rPrChange w:id="410" w:author="Sue Simnor (EXT Idiom)" w:date="2024-09-12T16:27:00Z" w16du:dateUtc="2024-09-12T06:27:00Z">
                  <w:rPr>
                    <w:rFonts w:asciiTheme="minorHAnsi" w:hAnsiTheme="minorHAnsi"/>
                    <w:color w:val="262626" w:themeColor="text1" w:themeTint="D9"/>
                    <w:sz w:val="20"/>
                    <w:szCs w:val="20"/>
                    <w:highlight w:val="yellow"/>
                  </w:rPr>
                </w:rPrChange>
              </w:rPr>
              <w:t xml:space="preserve">Defect </w:t>
            </w:r>
            <w:r w:rsidR="00133231" w:rsidRPr="000F38B7">
              <w:rPr>
                <w:rFonts w:asciiTheme="minorHAnsi" w:hAnsiTheme="minorHAnsi"/>
                <w:color w:val="262626" w:themeColor="text1" w:themeTint="D9"/>
                <w:sz w:val="20"/>
                <w:szCs w:val="20"/>
                <w:rPrChange w:id="411" w:author="Sue Simnor (EXT Idiom)" w:date="2024-09-12T16:27:00Z" w16du:dateUtc="2024-09-12T06:27:00Z">
                  <w:rPr>
                    <w:rFonts w:asciiTheme="minorHAnsi" w:hAnsiTheme="minorHAnsi"/>
                    <w:color w:val="262626" w:themeColor="text1" w:themeTint="D9"/>
                    <w:sz w:val="20"/>
                    <w:szCs w:val="20"/>
                    <w:highlight w:val="yellow"/>
                  </w:rPr>
                </w:rPrChange>
              </w:rPr>
              <w:t xml:space="preserve">455061 </w:t>
            </w:r>
            <w:r w:rsidRPr="000F38B7">
              <w:rPr>
                <w:rFonts w:asciiTheme="minorHAnsi" w:hAnsiTheme="minorHAnsi"/>
                <w:color w:val="262626" w:themeColor="text1" w:themeTint="D9"/>
                <w:sz w:val="20"/>
                <w:szCs w:val="20"/>
                <w:rPrChange w:id="412" w:author="Sue Simnor (EXT Idiom)" w:date="2024-09-12T16:27:00Z" w16du:dateUtc="2024-09-12T06:27:00Z">
                  <w:rPr>
                    <w:rFonts w:asciiTheme="minorHAnsi" w:hAnsiTheme="minorHAnsi"/>
                    <w:color w:val="262626" w:themeColor="text1" w:themeTint="D9"/>
                    <w:sz w:val="20"/>
                    <w:szCs w:val="20"/>
                    <w:highlight w:val="yellow"/>
                  </w:rPr>
                </w:rPrChange>
              </w:rPr>
              <w:t>– YB6 - Clarified the logic to avoid duplicated text being displayed</w:t>
            </w:r>
          </w:p>
          <w:p w14:paraId="74B58753" w14:textId="77777777" w:rsidR="002C4C6C" w:rsidRPr="000F38B7" w:rsidRDefault="002C4C6C" w:rsidP="007C674A">
            <w:pPr>
              <w:adjustRightInd w:val="0"/>
              <w:rPr>
                <w:rFonts w:asciiTheme="minorHAnsi" w:hAnsiTheme="minorHAnsi"/>
                <w:color w:val="262626" w:themeColor="text1" w:themeTint="D9"/>
                <w:sz w:val="20"/>
                <w:szCs w:val="20"/>
                <w:rPrChange w:id="413" w:author="Sue Simnor (EXT Idiom)" w:date="2024-09-12T16:27:00Z" w16du:dateUtc="2024-09-12T06:27:00Z">
                  <w:rPr>
                    <w:rFonts w:asciiTheme="minorHAnsi" w:hAnsiTheme="minorHAnsi"/>
                    <w:color w:val="262626" w:themeColor="text1" w:themeTint="D9"/>
                    <w:sz w:val="20"/>
                    <w:szCs w:val="20"/>
                    <w:highlight w:val="yellow"/>
                  </w:rPr>
                </w:rPrChange>
              </w:rPr>
            </w:pPr>
          </w:p>
          <w:p w14:paraId="3178178C" w14:textId="64EF7D5B" w:rsidR="002C4C6C" w:rsidRPr="000F38B7" w:rsidRDefault="002C4C6C" w:rsidP="007C674A">
            <w:pPr>
              <w:adjustRightInd w:val="0"/>
              <w:rPr>
                <w:rFonts w:asciiTheme="minorHAnsi" w:hAnsiTheme="minorHAnsi"/>
                <w:color w:val="262626" w:themeColor="text1" w:themeTint="D9"/>
                <w:sz w:val="20"/>
                <w:szCs w:val="20"/>
                <w:rPrChange w:id="414" w:author="Sue Simnor (EXT Idiom)" w:date="2024-09-12T16:27:00Z" w16du:dateUtc="2024-09-12T06:27:00Z">
                  <w:rPr>
                    <w:rFonts w:asciiTheme="minorHAnsi" w:hAnsiTheme="minorHAnsi"/>
                    <w:color w:val="262626" w:themeColor="text1" w:themeTint="D9"/>
                    <w:sz w:val="20"/>
                    <w:szCs w:val="20"/>
                    <w:highlight w:val="yellow"/>
                  </w:rPr>
                </w:rPrChange>
              </w:rPr>
            </w:pPr>
            <w:r w:rsidRPr="000F38B7">
              <w:rPr>
                <w:rFonts w:asciiTheme="minorHAnsi" w:hAnsiTheme="minorHAnsi"/>
                <w:color w:val="262626" w:themeColor="text1" w:themeTint="D9"/>
                <w:sz w:val="20"/>
                <w:szCs w:val="20"/>
                <w:rPrChange w:id="415" w:author="Sue Simnor (EXT Idiom)" w:date="2024-09-12T16:27:00Z" w16du:dateUtc="2024-09-12T06:27:00Z">
                  <w:rPr>
                    <w:rFonts w:asciiTheme="minorHAnsi" w:hAnsiTheme="minorHAnsi"/>
                    <w:color w:val="262626" w:themeColor="text1" w:themeTint="D9"/>
                    <w:sz w:val="20"/>
                    <w:szCs w:val="20"/>
                    <w:highlight w:val="yellow"/>
                  </w:rPr>
                </w:rPrChange>
              </w:rPr>
              <w:t>YB6 – updated text from ‘its’ to ‘it is’ for the text:  “</w:t>
            </w:r>
            <w:r w:rsidRPr="000F38B7">
              <w:rPr>
                <w:rFonts w:asciiTheme="minorHAnsi" w:hAnsiTheme="minorHAnsi"/>
                <w:b/>
                <w:bCs/>
                <w:color w:val="262626" w:themeColor="text1" w:themeTint="D9"/>
                <w:sz w:val="20"/>
                <w:szCs w:val="20"/>
                <w:rPrChange w:id="416" w:author="Sue Simnor (EXT Idiom)" w:date="2024-09-12T16:27:00Z" w16du:dateUtc="2024-09-12T06:27:00Z">
                  <w:rPr>
                    <w:b/>
                    <w:bCs/>
                    <w:highlight w:val="cyan"/>
                  </w:rPr>
                </w:rPrChange>
              </w:rPr>
              <w:t xml:space="preserve">not confirmed whether </w:t>
            </w:r>
            <w:r w:rsidRPr="000F38B7">
              <w:rPr>
                <w:rFonts w:asciiTheme="minorHAnsi" w:hAnsiTheme="minorHAnsi"/>
                <w:b/>
                <w:bCs/>
                <w:color w:val="262626" w:themeColor="text1" w:themeTint="D9"/>
                <w:sz w:val="20"/>
                <w:szCs w:val="20"/>
                <w:rPrChange w:id="417" w:author="Sue Simnor (EXT Idiom)" w:date="2024-09-12T16:27:00Z" w16du:dateUtc="2024-09-12T06:27:00Z">
                  <w:rPr>
                    <w:b/>
                    <w:bCs/>
                    <w:highlight w:val="yellow"/>
                  </w:rPr>
                </w:rPrChange>
              </w:rPr>
              <w:t xml:space="preserve">it is </w:t>
            </w:r>
            <w:r w:rsidRPr="000F38B7">
              <w:rPr>
                <w:rFonts w:asciiTheme="minorHAnsi" w:hAnsiTheme="minorHAnsi"/>
                <w:b/>
                <w:bCs/>
                <w:color w:val="262626" w:themeColor="text1" w:themeTint="D9"/>
                <w:sz w:val="20"/>
                <w:szCs w:val="20"/>
                <w:rPrChange w:id="418" w:author="Sue Simnor (EXT Idiom)" w:date="2024-09-12T16:27:00Z" w16du:dateUtc="2024-09-12T06:27:00Z">
                  <w:rPr>
                    <w:b/>
                    <w:bCs/>
                    <w:highlight w:val="cyan"/>
                  </w:rPr>
                </w:rPrChange>
              </w:rPr>
              <w:t>heritage listed</w:t>
            </w:r>
            <w:r w:rsidRPr="000F38B7">
              <w:rPr>
                <w:rFonts w:asciiTheme="minorHAnsi" w:hAnsiTheme="minorHAnsi"/>
                <w:color w:val="262626" w:themeColor="text1" w:themeTint="D9"/>
                <w:sz w:val="20"/>
                <w:szCs w:val="20"/>
                <w:rPrChange w:id="419" w:author="Sue Simnor (EXT Idiom)" w:date="2024-09-12T16:27:00Z" w16du:dateUtc="2024-09-12T06:27:00Z">
                  <w:rPr>
                    <w:rFonts w:asciiTheme="minorHAnsi" w:hAnsiTheme="minorHAnsi"/>
                    <w:color w:val="262626" w:themeColor="text1" w:themeTint="D9"/>
                    <w:sz w:val="20"/>
                    <w:szCs w:val="20"/>
                    <w:highlight w:val="yellow"/>
                  </w:rPr>
                </w:rPrChange>
              </w:rPr>
              <w:t>”</w:t>
            </w:r>
          </w:p>
          <w:p w14:paraId="4A3DA061" w14:textId="77777777" w:rsidR="00151F21" w:rsidRPr="000F38B7" w:rsidRDefault="00151F21" w:rsidP="007C674A">
            <w:pPr>
              <w:adjustRightInd w:val="0"/>
              <w:rPr>
                <w:rFonts w:asciiTheme="minorHAnsi" w:hAnsiTheme="minorHAnsi"/>
                <w:color w:val="262626" w:themeColor="text1" w:themeTint="D9"/>
                <w:sz w:val="20"/>
                <w:szCs w:val="20"/>
                <w:rPrChange w:id="420" w:author="Sue Simnor (EXT Idiom)" w:date="2024-09-12T16:27:00Z" w16du:dateUtc="2024-09-12T06:27:00Z">
                  <w:rPr>
                    <w:rFonts w:asciiTheme="minorHAnsi" w:hAnsiTheme="minorHAnsi"/>
                    <w:color w:val="262626" w:themeColor="text1" w:themeTint="D9"/>
                    <w:sz w:val="20"/>
                    <w:szCs w:val="20"/>
                    <w:highlight w:val="yellow"/>
                  </w:rPr>
                </w:rPrChange>
              </w:rPr>
            </w:pPr>
          </w:p>
          <w:p w14:paraId="18F2CF54" w14:textId="1E874256" w:rsidR="00151F21" w:rsidRPr="000F38B7" w:rsidRDefault="00151F21" w:rsidP="007C674A">
            <w:pPr>
              <w:adjustRightInd w:val="0"/>
              <w:rPr>
                <w:rFonts w:asciiTheme="minorHAnsi" w:hAnsiTheme="minorHAnsi"/>
                <w:color w:val="262626" w:themeColor="text1" w:themeTint="D9"/>
                <w:sz w:val="20"/>
                <w:szCs w:val="20"/>
                <w:rPrChange w:id="421" w:author="Sue Simnor (EXT Idiom)" w:date="2024-09-12T16:27:00Z" w16du:dateUtc="2024-09-12T06:27:00Z">
                  <w:rPr>
                    <w:rFonts w:asciiTheme="minorHAnsi" w:hAnsiTheme="minorHAnsi"/>
                    <w:color w:val="262626" w:themeColor="text1" w:themeTint="D9"/>
                    <w:sz w:val="20"/>
                    <w:szCs w:val="20"/>
                    <w:highlight w:val="yellow"/>
                  </w:rPr>
                </w:rPrChange>
              </w:rPr>
            </w:pPr>
            <w:r w:rsidRPr="000F38B7">
              <w:rPr>
                <w:rFonts w:asciiTheme="minorHAnsi" w:hAnsiTheme="minorHAnsi" w:cstheme="minorHAnsi"/>
                <w:sz w:val="20"/>
              </w:rPr>
              <w:t>PS4 V1</w:t>
            </w:r>
            <w:r w:rsidR="0024192B" w:rsidRPr="000F38B7">
              <w:rPr>
                <w:rFonts w:asciiTheme="minorHAnsi" w:hAnsiTheme="minorHAnsi" w:cstheme="minorHAnsi"/>
                <w:sz w:val="20"/>
                <w:rPrChange w:id="422" w:author="Sue Simnor (EXT Idiom)" w:date="2024-09-12T16:27:00Z" w16du:dateUtc="2024-09-12T06:27:00Z">
                  <w:rPr>
                    <w:rFonts w:asciiTheme="minorHAnsi" w:hAnsiTheme="minorHAnsi" w:cstheme="minorHAnsi"/>
                    <w:sz w:val="20"/>
                    <w:highlight w:val="yellow"/>
                  </w:rPr>
                </w:rPrChange>
              </w:rPr>
              <w:t xml:space="preserve"> &amp; PS</w:t>
            </w:r>
            <w:r w:rsidR="009E32DB" w:rsidRPr="000F38B7">
              <w:rPr>
                <w:rFonts w:asciiTheme="minorHAnsi" w:hAnsiTheme="minorHAnsi" w:cstheme="minorHAnsi"/>
                <w:sz w:val="20"/>
                <w:rPrChange w:id="423" w:author="Sue Simnor (EXT Idiom)" w:date="2024-09-12T16:27:00Z" w16du:dateUtc="2024-09-12T06:27:00Z">
                  <w:rPr>
                    <w:rFonts w:asciiTheme="minorHAnsi" w:hAnsiTheme="minorHAnsi" w:cstheme="minorHAnsi"/>
                    <w:sz w:val="20"/>
                    <w:highlight w:val="yellow"/>
                  </w:rPr>
                </w:rPrChange>
              </w:rPr>
              <w:t xml:space="preserve">4 V2 &amp; PS4 V3 </w:t>
            </w:r>
            <w:r w:rsidRPr="000F38B7">
              <w:rPr>
                <w:rFonts w:asciiTheme="minorHAnsi" w:hAnsiTheme="minorHAnsi" w:cstheme="minorHAnsi"/>
                <w:sz w:val="20"/>
              </w:rPr>
              <w:t xml:space="preserve"> – Added logic to ensure the </w:t>
            </w:r>
            <w:r w:rsidR="0024192B" w:rsidRPr="000F38B7">
              <w:rPr>
                <w:rFonts w:asciiTheme="minorHAnsi" w:hAnsiTheme="minorHAnsi" w:cstheme="minorHAnsi"/>
                <w:sz w:val="20"/>
              </w:rPr>
              <w:t>display of the renewal text is unique</w:t>
            </w:r>
          </w:p>
          <w:p w14:paraId="273E5F52" w14:textId="77777777" w:rsidR="00FC385F" w:rsidRPr="000F38B7" w:rsidRDefault="00FC385F" w:rsidP="007C674A">
            <w:pPr>
              <w:adjustRightInd w:val="0"/>
              <w:rPr>
                <w:rFonts w:asciiTheme="minorHAnsi" w:hAnsiTheme="minorHAnsi"/>
                <w:color w:val="262626" w:themeColor="text1" w:themeTint="D9"/>
                <w:sz w:val="20"/>
                <w:szCs w:val="20"/>
                <w:rPrChange w:id="424" w:author="Sue Simnor (EXT Idiom)" w:date="2024-09-12T16:27:00Z" w16du:dateUtc="2024-09-12T06:27:00Z">
                  <w:rPr>
                    <w:rFonts w:asciiTheme="minorHAnsi" w:hAnsiTheme="minorHAnsi"/>
                    <w:color w:val="262626" w:themeColor="text1" w:themeTint="D9"/>
                    <w:sz w:val="20"/>
                    <w:szCs w:val="20"/>
                    <w:highlight w:val="yellow"/>
                  </w:rPr>
                </w:rPrChange>
              </w:rPr>
            </w:pPr>
          </w:p>
          <w:p w14:paraId="0569C555" w14:textId="02833079" w:rsidR="002016C4" w:rsidRPr="000F38B7" w:rsidRDefault="002016C4" w:rsidP="007C674A">
            <w:pPr>
              <w:adjustRightInd w:val="0"/>
              <w:rPr>
                <w:rFonts w:asciiTheme="minorHAnsi" w:hAnsiTheme="minorHAnsi"/>
                <w:color w:val="262626" w:themeColor="text1" w:themeTint="D9"/>
                <w:sz w:val="20"/>
                <w:szCs w:val="20"/>
                <w:rPrChange w:id="425" w:author="Sue Simnor (EXT Idiom)" w:date="2024-09-12T16:27:00Z" w16du:dateUtc="2024-09-12T06:27:00Z">
                  <w:rPr>
                    <w:rFonts w:asciiTheme="minorHAnsi" w:hAnsiTheme="minorHAnsi"/>
                    <w:color w:val="262626" w:themeColor="text1" w:themeTint="D9"/>
                    <w:sz w:val="20"/>
                    <w:szCs w:val="20"/>
                    <w:highlight w:val="green"/>
                  </w:rPr>
                </w:rPrChange>
              </w:rPr>
            </w:pPr>
            <w:r w:rsidRPr="000F38B7">
              <w:rPr>
                <w:rFonts w:asciiTheme="minorHAnsi" w:hAnsiTheme="minorHAnsi"/>
                <w:color w:val="262626" w:themeColor="text1" w:themeTint="D9"/>
                <w:sz w:val="20"/>
                <w:szCs w:val="20"/>
                <w:rPrChange w:id="426" w:author="Sue Simnor (EXT Idiom)" w:date="2024-09-12T16:27:00Z" w16du:dateUtc="2024-09-12T06:27:00Z">
                  <w:rPr>
                    <w:rFonts w:asciiTheme="minorHAnsi" w:hAnsiTheme="minorHAnsi"/>
                    <w:color w:val="262626" w:themeColor="text1" w:themeTint="D9"/>
                    <w:sz w:val="20"/>
                    <w:szCs w:val="20"/>
                    <w:highlight w:val="yellow"/>
                  </w:rPr>
                </w:rPrChange>
              </w:rPr>
              <w:t xml:space="preserve">Added </w:t>
            </w:r>
            <w:r w:rsidRPr="000F38B7">
              <w:rPr>
                <w:rFonts w:asciiTheme="minorHAnsi" w:hAnsiTheme="minorHAnsi"/>
                <w:color w:val="262626" w:themeColor="text1" w:themeTint="D9"/>
                <w:sz w:val="20"/>
                <w:szCs w:val="20"/>
                <w:rPrChange w:id="427" w:author="Sue Simnor (EXT Idiom)" w:date="2024-09-12T16:27:00Z" w16du:dateUtc="2024-09-12T06:27:00Z">
                  <w:rPr>
                    <w:rFonts w:asciiTheme="minorHAnsi" w:hAnsiTheme="minorHAnsi"/>
                    <w:color w:val="262626" w:themeColor="text1" w:themeTint="D9"/>
                    <w:sz w:val="20"/>
                    <w:szCs w:val="20"/>
                    <w:highlight w:val="cyan"/>
                  </w:rPr>
                </w:rPrChange>
              </w:rPr>
              <w:t>highlights in Aqua to the Renewal migration text for DD</w:t>
            </w:r>
            <w:r w:rsidR="00F77334" w:rsidRPr="000F38B7">
              <w:rPr>
                <w:rFonts w:asciiTheme="minorHAnsi" w:hAnsiTheme="minorHAnsi"/>
                <w:color w:val="262626" w:themeColor="text1" w:themeTint="D9"/>
                <w:sz w:val="20"/>
                <w:szCs w:val="20"/>
                <w:rPrChange w:id="428" w:author="Sue Simnor (EXT Idiom)" w:date="2024-09-12T16:27:00Z" w16du:dateUtc="2024-09-12T06:27:00Z">
                  <w:rPr>
                    <w:rFonts w:asciiTheme="minorHAnsi" w:hAnsiTheme="minorHAnsi"/>
                    <w:color w:val="262626" w:themeColor="text1" w:themeTint="D9"/>
                    <w:sz w:val="20"/>
                    <w:szCs w:val="20"/>
                    <w:highlight w:val="cyan"/>
                  </w:rPr>
                </w:rPrChange>
              </w:rPr>
              <w:t xml:space="preserve">. </w:t>
            </w:r>
            <w:r w:rsidR="00F77334" w:rsidRPr="000F38B7">
              <w:rPr>
                <w:rFonts w:asciiTheme="minorHAnsi" w:hAnsiTheme="minorHAnsi"/>
                <w:b/>
                <w:bCs/>
                <w:color w:val="262626" w:themeColor="text1" w:themeTint="D9"/>
                <w:sz w:val="20"/>
                <w:szCs w:val="20"/>
                <w:rPrChange w:id="429" w:author="Sue Simnor (EXT Idiom)" w:date="2024-09-12T16:27:00Z" w16du:dateUtc="2024-09-12T06:27:00Z">
                  <w:rPr>
                    <w:rFonts w:asciiTheme="minorHAnsi" w:hAnsiTheme="minorHAnsi"/>
                    <w:color w:val="262626" w:themeColor="text1" w:themeTint="D9"/>
                    <w:sz w:val="20"/>
                    <w:szCs w:val="20"/>
                    <w:highlight w:val="cyan"/>
                  </w:rPr>
                </w:rPrChange>
              </w:rPr>
              <w:t>NOTE:</w:t>
            </w:r>
            <w:r w:rsidR="00F77334" w:rsidRPr="000F38B7">
              <w:rPr>
                <w:rFonts w:asciiTheme="minorHAnsi" w:hAnsiTheme="minorHAnsi"/>
                <w:color w:val="262626" w:themeColor="text1" w:themeTint="D9"/>
                <w:sz w:val="20"/>
                <w:szCs w:val="20"/>
                <w:rPrChange w:id="430" w:author="Sue Simnor (EXT Idiom)" w:date="2024-09-12T16:27:00Z" w16du:dateUtc="2024-09-12T06:27:00Z">
                  <w:rPr>
                    <w:rFonts w:asciiTheme="minorHAnsi" w:hAnsiTheme="minorHAnsi"/>
                    <w:color w:val="262626" w:themeColor="text1" w:themeTint="D9"/>
                    <w:sz w:val="20"/>
                    <w:szCs w:val="20"/>
                    <w:highlight w:val="cyan"/>
                  </w:rPr>
                </w:rPrChange>
              </w:rPr>
              <w:t xml:space="preserve"> The dev has already been done on these </w:t>
            </w:r>
            <w:r w:rsidR="008473C5" w:rsidRPr="000F38B7">
              <w:rPr>
                <w:rFonts w:asciiTheme="minorHAnsi" w:hAnsiTheme="minorHAnsi"/>
                <w:color w:val="262626" w:themeColor="text1" w:themeTint="D9"/>
                <w:sz w:val="20"/>
                <w:szCs w:val="20"/>
                <w:rPrChange w:id="431" w:author="Sue Simnor (EXT Idiom)" w:date="2024-09-12T16:27:00Z" w16du:dateUtc="2024-09-12T06:27:00Z">
                  <w:rPr>
                    <w:rFonts w:asciiTheme="minorHAnsi" w:hAnsiTheme="minorHAnsi"/>
                    <w:color w:val="262626" w:themeColor="text1" w:themeTint="D9"/>
                    <w:sz w:val="20"/>
                    <w:szCs w:val="20"/>
                    <w:highlight w:val="cyan"/>
                  </w:rPr>
                </w:rPrChange>
              </w:rPr>
              <w:t>updates</w:t>
            </w:r>
            <w:r w:rsidR="00E02A63" w:rsidRPr="000F38B7">
              <w:rPr>
                <w:rFonts w:asciiTheme="minorHAnsi" w:hAnsiTheme="minorHAnsi"/>
                <w:color w:val="262626" w:themeColor="text1" w:themeTint="D9"/>
                <w:sz w:val="20"/>
                <w:szCs w:val="20"/>
                <w:rPrChange w:id="432" w:author="Sue Simnor (EXT Idiom)" w:date="2024-09-12T16:27:00Z" w16du:dateUtc="2024-09-12T06:27:00Z">
                  <w:rPr>
                    <w:rFonts w:asciiTheme="minorHAnsi" w:hAnsiTheme="minorHAnsi"/>
                    <w:color w:val="262626" w:themeColor="text1" w:themeTint="D9"/>
                    <w:sz w:val="20"/>
                    <w:szCs w:val="20"/>
                    <w:highlight w:val="cyan"/>
                  </w:rPr>
                </w:rPrChange>
              </w:rPr>
              <w:t xml:space="preserve"> but there may be </w:t>
            </w:r>
            <w:r w:rsidR="00DB6F04" w:rsidRPr="000F38B7">
              <w:rPr>
                <w:rFonts w:asciiTheme="minorHAnsi" w:hAnsiTheme="minorHAnsi"/>
                <w:color w:val="262626" w:themeColor="text1" w:themeTint="D9"/>
                <w:sz w:val="20"/>
                <w:szCs w:val="20"/>
                <w:rPrChange w:id="433" w:author="Sue Simnor (EXT Idiom)" w:date="2024-09-12T16:27:00Z" w16du:dateUtc="2024-09-12T06:27:00Z">
                  <w:rPr>
                    <w:rFonts w:asciiTheme="minorHAnsi" w:hAnsiTheme="minorHAnsi"/>
                    <w:color w:val="262626" w:themeColor="text1" w:themeTint="D9"/>
                    <w:sz w:val="20"/>
                    <w:szCs w:val="20"/>
                    <w:highlight w:val="green"/>
                  </w:rPr>
                </w:rPrChange>
              </w:rPr>
              <w:t>green</w:t>
            </w:r>
            <w:r w:rsidR="00E02A63" w:rsidRPr="000F38B7">
              <w:rPr>
                <w:rFonts w:asciiTheme="minorHAnsi" w:hAnsiTheme="minorHAnsi"/>
                <w:color w:val="262626" w:themeColor="text1" w:themeTint="D9"/>
                <w:sz w:val="20"/>
                <w:szCs w:val="20"/>
                <w:rPrChange w:id="434" w:author="Sue Simnor (EXT Idiom)" w:date="2024-09-12T16:27:00Z" w16du:dateUtc="2024-09-12T06:27:00Z">
                  <w:rPr>
                    <w:rFonts w:asciiTheme="minorHAnsi" w:hAnsiTheme="minorHAnsi"/>
                    <w:color w:val="262626" w:themeColor="text1" w:themeTint="D9"/>
                    <w:sz w:val="20"/>
                    <w:szCs w:val="20"/>
                    <w:highlight w:val="cyan"/>
                  </w:rPr>
                </w:rPrChange>
              </w:rPr>
              <w:t xml:space="preserve"> changes </w:t>
            </w:r>
            <w:r w:rsidR="00E02A63" w:rsidRPr="000F38B7">
              <w:rPr>
                <w:rFonts w:asciiTheme="minorHAnsi" w:hAnsiTheme="minorHAnsi"/>
                <w:color w:val="262626" w:themeColor="text1" w:themeTint="D9"/>
                <w:sz w:val="20"/>
                <w:szCs w:val="20"/>
                <w:rPrChange w:id="435" w:author="Sue Simnor (EXT Idiom)" w:date="2024-09-12T16:27:00Z" w16du:dateUtc="2024-09-12T06:27:00Z">
                  <w:rPr>
                    <w:rFonts w:asciiTheme="minorHAnsi" w:hAnsiTheme="minorHAnsi"/>
                    <w:color w:val="262626" w:themeColor="text1" w:themeTint="D9"/>
                    <w:sz w:val="20"/>
                    <w:szCs w:val="20"/>
                    <w:highlight w:val="yellow"/>
                  </w:rPr>
                </w:rPrChange>
              </w:rPr>
              <w:t>included for Dev/Test</w:t>
            </w:r>
          </w:p>
        </w:tc>
      </w:tr>
      <w:tr w:rsidR="006D1C24" w:rsidRPr="000F38B7" w14:paraId="71232754" w14:textId="77777777" w:rsidTr="00BF7E32">
        <w:tc>
          <w:tcPr>
            <w:tcW w:w="1418" w:type="dxa"/>
          </w:tcPr>
          <w:p w14:paraId="61DCBE5E" w14:textId="7E6AEEFC" w:rsidR="006D1C24" w:rsidRPr="000F38B7" w:rsidRDefault="00CF57DD" w:rsidP="000E1A6F">
            <w:pPr>
              <w:rPr>
                <w:color w:val="262626" w:themeColor="text1" w:themeTint="D9"/>
                <w:rPrChange w:id="436" w:author="Sue Simnor (EXT Idiom)" w:date="2024-09-12T16:27:00Z" w16du:dateUtc="2024-09-12T06:27:00Z">
                  <w:rPr>
                    <w:rStyle w:val="normaltextrun"/>
                    <w:rFonts w:asciiTheme="minorHAnsi" w:hAnsiTheme="minorHAnsi" w:cstheme="minorHAnsi"/>
                    <w:sz w:val="20"/>
                    <w:szCs w:val="20"/>
                    <w:highlight w:val="yellow"/>
                  </w:rPr>
                </w:rPrChange>
              </w:rPr>
            </w:pPr>
            <w:r w:rsidRPr="000F38B7">
              <w:rPr>
                <w:color w:val="262626" w:themeColor="text1" w:themeTint="D9"/>
                <w:rPrChange w:id="437" w:author="Sue Simnor (EXT Idiom)" w:date="2024-09-12T16:27:00Z" w16du:dateUtc="2024-09-12T06:27:00Z">
                  <w:rPr>
                    <w:rStyle w:val="normaltextrun"/>
                    <w:rFonts w:asciiTheme="minorHAnsi" w:hAnsiTheme="minorHAnsi" w:cstheme="minorHAnsi"/>
                    <w:sz w:val="20"/>
                    <w:szCs w:val="20"/>
                    <w:highlight w:val="yellow"/>
                  </w:rPr>
                </w:rPrChange>
              </w:rPr>
              <w:t>1</w:t>
            </w:r>
            <w:r w:rsidRPr="000F38B7">
              <w:rPr>
                <w:rFonts w:asciiTheme="minorHAnsi" w:hAnsiTheme="minorHAnsi"/>
                <w:color w:val="262626" w:themeColor="text1" w:themeTint="D9"/>
                <w:sz w:val="20"/>
                <w:szCs w:val="20"/>
                <w:rPrChange w:id="438" w:author="Sue Simnor (EXT Idiom)" w:date="2024-09-12T16:27:00Z" w16du:dateUtc="2024-09-12T06:27:00Z">
                  <w:rPr>
                    <w:rStyle w:val="normaltextrun"/>
                    <w:rFonts w:cstheme="minorHAnsi"/>
                    <w:highlight w:val="yellow"/>
                  </w:rPr>
                </w:rPrChange>
              </w:rPr>
              <w:t>4/8/2024</w:t>
            </w:r>
          </w:p>
        </w:tc>
        <w:tc>
          <w:tcPr>
            <w:tcW w:w="1129" w:type="dxa"/>
          </w:tcPr>
          <w:p w14:paraId="6C8003FF" w14:textId="05F867D8" w:rsidR="006D1C24" w:rsidRPr="000F38B7" w:rsidRDefault="00CF57DD" w:rsidP="000E1A6F">
            <w:pPr>
              <w:rPr>
                <w:color w:val="262626" w:themeColor="text1" w:themeTint="D9"/>
                <w:rPrChange w:id="439" w:author="Sue Simnor (EXT Idiom)" w:date="2024-09-12T16:27:00Z" w16du:dateUtc="2024-09-12T06:27:00Z">
                  <w:rPr>
                    <w:rStyle w:val="normaltextrun"/>
                    <w:rFonts w:asciiTheme="minorHAnsi" w:hAnsiTheme="minorHAnsi" w:cstheme="minorHAnsi"/>
                    <w:sz w:val="20"/>
                    <w:szCs w:val="20"/>
                    <w:highlight w:val="yellow"/>
                  </w:rPr>
                </w:rPrChange>
              </w:rPr>
            </w:pPr>
            <w:r w:rsidRPr="000F38B7">
              <w:rPr>
                <w:color w:val="262626" w:themeColor="text1" w:themeTint="D9"/>
                <w:rPrChange w:id="440" w:author="Sue Simnor (EXT Idiom)" w:date="2024-09-12T16:27:00Z" w16du:dateUtc="2024-09-12T06:27:00Z">
                  <w:rPr>
                    <w:rStyle w:val="normaltextrun"/>
                    <w:rFonts w:asciiTheme="minorHAnsi" w:hAnsiTheme="minorHAnsi" w:cstheme="minorHAnsi"/>
                    <w:sz w:val="20"/>
                    <w:szCs w:val="20"/>
                    <w:highlight w:val="yellow"/>
                  </w:rPr>
                </w:rPrChange>
              </w:rPr>
              <w:t>6</w:t>
            </w:r>
            <w:r w:rsidRPr="000F38B7">
              <w:rPr>
                <w:rFonts w:asciiTheme="minorHAnsi" w:hAnsiTheme="minorHAnsi"/>
                <w:color w:val="262626" w:themeColor="text1" w:themeTint="D9"/>
                <w:sz w:val="20"/>
                <w:szCs w:val="20"/>
                <w:rPrChange w:id="441" w:author="Sue Simnor (EXT Idiom)" w:date="2024-09-12T16:27:00Z" w16du:dateUtc="2024-09-12T06:27:00Z">
                  <w:rPr>
                    <w:rStyle w:val="normaltextrun"/>
                    <w:rFonts w:cstheme="minorHAnsi"/>
                    <w:highlight w:val="yellow"/>
                  </w:rPr>
                </w:rPrChange>
              </w:rPr>
              <w:t>.8</w:t>
            </w:r>
          </w:p>
        </w:tc>
        <w:tc>
          <w:tcPr>
            <w:tcW w:w="1701" w:type="dxa"/>
          </w:tcPr>
          <w:p w14:paraId="06264467" w14:textId="39180E86" w:rsidR="006D1C24" w:rsidRPr="000F38B7" w:rsidRDefault="00CF57DD" w:rsidP="000E1A6F">
            <w:pPr>
              <w:rPr>
                <w:rFonts w:cstheme="minorHAnsi"/>
                <w:rPrChange w:id="442" w:author="Sue Simnor (EXT Idiom)" w:date="2024-09-12T16:27:00Z" w16du:dateUtc="2024-09-12T06:27:00Z">
                  <w:rPr>
                    <w:rStyle w:val="normaltextrun"/>
                    <w:rFonts w:asciiTheme="minorHAnsi" w:hAnsiTheme="minorHAnsi"/>
                    <w:color w:val="262626" w:themeColor="text1" w:themeTint="D9"/>
                    <w:sz w:val="20"/>
                    <w:szCs w:val="20"/>
                    <w:highlight w:val="yellow"/>
                  </w:rPr>
                </w:rPrChange>
              </w:rPr>
            </w:pPr>
            <w:r w:rsidRPr="000F38B7">
              <w:rPr>
                <w:rFonts w:cstheme="minorHAnsi"/>
                <w:rPrChange w:id="443" w:author="Sue Simnor (EXT Idiom)" w:date="2024-09-12T16:27:00Z" w16du:dateUtc="2024-09-12T06:27:00Z">
                  <w:rPr>
                    <w:rStyle w:val="normaltextrun"/>
                    <w:rFonts w:asciiTheme="minorHAnsi" w:hAnsiTheme="minorHAnsi"/>
                    <w:color w:val="262626" w:themeColor="text1" w:themeTint="D9"/>
                    <w:sz w:val="20"/>
                    <w:szCs w:val="20"/>
                    <w:highlight w:val="yellow"/>
                  </w:rPr>
                </w:rPrChange>
              </w:rPr>
              <w:t>S</w:t>
            </w:r>
            <w:r w:rsidRPr="000F38B7">
              <w:rPr>
                <w:rFonts w:asciiTheme="minorHAnsi" w:hAnsiTheme="minorHAnsi" w:cstheme="minorHAnsi"/>
                <w:color w:val="262626" w:themeColor="text1" w:themeTint="D9"/>
                <w:sz w:val="20"/>
                <w:szCs w:val="20"/>
                <w:rPrChange w:id="444" w:author="Sue Simnor (EXT Idiom)" w:date="2024-09-12T16:27:00Z" w16du:dateUtc="2024-09-12T06:27:00Z">
                  <w:rPr>
                    <w:rStyle w:val="normaltextrun"/>
                    <w:highlight w:val="yellow"/>
                  </w:rPr>
                </w:rPrChange>
              </w:rPr>
              <w:t>ue Simnor</w:t>
            </w:r>
          </w:p>
        </w:tc>
        <w:tc>
          <w:tcPr>
            <w:tcW w:w="4767" w:type="dxa"/>
          </w:tcPr>
          <w:p w14:paraId="59EEC682" w14:textId="2296CD39" w:rsidR="000804DD" w:rsidRPr="000F38B7" w:rsidRDefault="000804DD" w:rsidP="007C674A">
            <w:pPr>
              <w:adjustRightInd w:val="0"/>
              <w:rPr>
                <w:rFonts w:asciiTheme="minorHAnsi" w:hAnsiTheme="minorHAnsi"/>
                <w:color w:val="262626" w:themeColor="text1" w:themeTint="D9"/>
                <w:sz w:val="20"/>
                <w:szCs w:val="20"/>
                <w:rPrChange w:id="445" w:author="Sue Simnor (EXT Idiom)" w:date="2024-09-12T16:27:00Z" w16du:dateUtc="2024-09-12T06:27:00Z">
                  <w:rPr>
                    <w:rFonts w:asciiTheme="minorHAnsi" w:hAnsiTheme="minorHAnsi"/>
                    <w:color w:val="262626" w:themeColor="text1" w:themeTint="D9"/>
                    <w:sz w:val="20"/>
                    <w:szCs w:val="20"/>
                    <w:highlight w:val="yellow"/>
                  </w:rPr>
                </w:rPrChange>
              </w:rPr>
            </w:pPr>
            <w:r w:rsidRPr="000F38B7">
              <w:rPr>
                <w:rFonts w:asciiTheme="minorHAnsi" w:hAnsiTheme="minorHAnsi"/>
                <w:color w:val="262626" w:themeColor="text1" w:themeTint="D9"/>
                <w:sz w:val="20"/>
                <w:szCs w:val="20"/>
                <w:rPrChange w:id="446" w:author="Sue Simnor (EXT Idiom)" w:date="2024-09-12T16:27:00Z" w16du:dateUtc="2024-09-12T06:27:00Z">
                  <w:rPr>
                    <w:rFonts w:asciiTheme="minorHAnsi" w:hAnsiTheme="minorHAnsi"/>
                    <w:color w:val="262626" w:themeColor="text1" w:themeTint="D9"/>
                    <w:sz w:val="20"/>
                    <w:szCs w:val="20"/>
                    <w:highlight w:val="yellow"/>
                  </w:rPr>
                </w:rPrChange>
              </w:rPr>
              <w:t xml:space="preserve">Defect: 457625 </w:t>
            </w:r>
            <w:r w:rsidR="00692497" w:rsidRPr="000F38B7">
              <w:rPr>
                <w:rFonts w:asciiTheme="minorHAnsi" w:hAnsiTheme="minorHAnsi"/>
                <w:color w:val="262626" w:themeColor="text1" w:themeTint="D9"/>
                <w:sz w:val="20"/>
                <w:szCs w:val="20"/>
                <w:rPrChange w:id="447" w:author="Sue Simnor (EXT Idiom)" w:date="2024-09-12T16:27:00Z" w16du:dateUtc="2024-09-12T06:27:00Z">
                  <w:rPr>
                    <w:rFonts w:asciiTheme="minorHAnsi" w:hAnsiTheme="minorHAnsi"/>
                    <w:color w:val="262626" w:themeColor="text1" w:themeTint="D9"/>
                    <w:sz w:val="20"/>
                    <w:szCs w:val="20"/>
                    <w:highlight w:val="green"/>
                  </w:rPr>
                </w:rPrChange>
              </w:rPr>
              <w:t xml:space="preserve"> - HIghlighted in Green</w:t>
            </w:r>
          </w:p>
          <w:p w14:paraId="742EFC24" w14:textId="2396595B" w:rsidR="006D1C24" w:rsidRPr="000F38B7" w:rsidRDefault="006D1C24" w:rsidP="007C674A">
            <w:pPr>
              <w:adjustRightInd w:val="0"/>
              <w:rPr>
                <w:rFonts w:asciiTheme="minorHAnsi" w:hAnsiTheme="minorHAnsi"/>
                <w:color w:val="262626" w:themeColor="text1" w:themeTint="D9"/>
                <w:sz w:val="20"/>
                <w:szCs w:val="20"/>
                <w:rPrChange w:id="448" w:author="Sue Simnor (EXT Idiom)" w:date="2024-09-12T16:27:00Z" w16du:dateUtc="2024-09-12T06:27:00Z">
                  <w:rPr>
                    <w:rFonts w:asciiTheme="minorHAnsi" w:hAnsiTheme="minorHAnsi"/>
                    <w:color w:val="262626" w:themeColor="text1" w:themeTint="D9"/>
                    <w:sz w:val="20"/>
                    <w:szCs w:val="20"/>
                    <w:highlight w:val="yellow"/>
                  </w:rPr>
                </w:rPrChange>
              </w:rPr>
            </w:pPr>
            <w:r w:rsidRPr="000F38B7">
              <w:rPr>
                <w:rFonts w:asciiTheme="minorHAnsi" w:hAnsiTheme="minorHAnsi"/>
                <w:color w:val="262626" w:themeColor="text1" w:themeTint="D9"/>
                <w:sz w:val="20"/>
                <w:szCs w:val="20"/>
                <w:rPrChange w:id="449" w:author="Sue Simnor (EXT Idiom)" w:date="2024-09-12T16:27:00Z" w16du:dateUtc="2024-09-12T06:27:00Z">
                  <w:rPr>
                    <w:rFonts w:asciiTheme="minorHAnsi" w:hAnsiTheme="minorHAnsi"/>
                    <w:color w:val="262626" w:themeColor="text1" w:themeTint="D9"/>
                    <w:sz w:val="20"/>
                    <w:szCs w:val="20"/>
                    <w:highlight w:val="yellow"/>
                  </w:rPr>
                </w:rPrChange>
              </w:rPr>
              <w:t>DDH 1</w:t>
            </w:r>
            <w:r w:rsidR="000804DD" w:rsidRPr="000F38B7">
              <w:rPr>
                <w:rFonts w:asciiTheme="minorHAnsi" w:hAnsiTheme="minorHAnsi"/>
                <w:color w:val="262626" w:themeColor="text1" w:themeTint="D9"/>
                <w:sz w:val="20"/>
                <w:szCs w:val="20"/>
                <w:rPrChange w:id="450" w:author="Sue Simnor (EXT Idiom)" w:date="2024-09-12T16:27:00Z" w16du:dateUtc="2024-09-12T06:27:00Z">
                  <w:rPr>
                    <w:rFonts w:asciiTheme="minorHAnsi" w:hAnsiTheme="minorHAnsi"/>
                    <w:color w:val="262626" w:themeColor="text1" w:themeTint="D9"/>
                    <w:sz w:val="20"/>
                    <w:szCs w:val="20"/>
                    <w:highlight w:val="yellow"/>
                  </w:rPr>
                </w:rPrChange>
              </w:rPr>
              <w:t>0 – Added new row for Migrated/Not Migrated policies</w:t>
            </w:r>
          </w:p>
          <w:p w14:paraId="4B29214A" w14:textId="3417339C" w:rsidR="000804DD" w:rsidRPr="000F38B7" w:rsidRDefault="000804DD" w:rsidP="007C674A">
            <w:pPr>
              <w:adjustRightInd w:val="0"/>
              <w:rPr>
                <w:rFonts w:asciiTheme="minorHAnsi" w:hAnsiTheme="minorHAnsi"/>
                <w:color w:val="262626" w:themeColor="text1" w:themeTint="D9"/>
                <w:sz w:val="20"/>
                <w:szCs w:val="20"/>
                <w:rPrChange w:id="451" w:author="Sue Simnor (EXT Idiom)" w:date="2024-09-12T16:27:00Z" w16du:dateUtc="2024-09-12T06:27:00Z">
                  <w:rPr>
                    <w:rFonts w:asciiTheme="minorHAnsi" w:hAnsiTheme="minorHAnsi"/>
                    <w:color w:val="262626" w:themeColor="text1" w:themeTint="D9"/>
                    <w:sz w:val="20"/>
                    <w:szCs w:val="20"/>
                    <w:highlight w:val="yellow"/>
                  </w:rPr>
                </w:rPrChange>
              </w:rPr>
            </w:pPr>
            <w:r w:rsidRPr="000F38B7">
              <w:rPr>
                <w:rFonts w:asciiTheme="minorHAnsi" w:hAnsiTheme="minorHAnsi"/>
                <w:color w:val="262626" w:themeColor="text1" w:themeTint="D9"/>
                <w:sz w:val="20"/>
                <w:szCs w:val="20"/>
                <w:rPrChange w:id="452" w:author="Sue Simnor (EXT Idiom)" w:date="2024-09-12T16:27:00Z" w16du:dateUtc="2024-09-12T06:27:00Z">
                  <w:rPr>
                    <w:rFonts w:asciiTheme="minorHAnsi" w:hAnsiTheme="minorHAnsi"/>
                    <w:color w:val="262626" w:themeColor="text1" w:themeTint="D9"/>
                    <w:sz w:val="20"/>
                    <w:szCs w:val="20"/>
                    <w:highlight w:val="yellow"/>
                  </w:rPr>
                </w:rPrChange>
              </w:rPr>
              <w:t>DDH 12 – Added new row for Migrated/Not Migrated policies</w:t>
            </w:r>
          </w:p>
          <w:p w14:paraId="051AD327" w14:textId="02A8CA3E" w:rsidR="000804DD" w:rsidRPr="000F38B7" w:rsidRDefault="000804DD" w:rsidP="007C674A">
            <w:pPr>
              <w:adjustRightInd w:val="0"/>
              <w:rPr>
                <w:rFonts w:asciiTheme="minorHAnsi" w:hAnsiTheme="minorHAnsi"/>
                <w:color w:val="262626" w:themeColor="text1" w:themeTint="D9"/>
                <w:sz w:val="20"/>
                <w:szCs w:val="20"/>
                <w:rPrChange w:id="453" w:author="Sue Simnor (EXT Idiom)" w:date="2024-09-12T16:27:00Z" w16du:dateUtc="2024-09-12T06:27:00Z">
                  <w:rPr>
                    <w:rFonts w:asciiTheme="minorHAnsi" w:hAnsiTheme="minorHAnsi"/>
                    <w:color w:val="262626" w:themeColor="text1" w:themeTint="D9"/>
                    <w:sz w:val="20"/>
                    <w:szCs w:val="20"/>
                    <w:highlight w:val="yellow"/>
                  </w:rPr>
                </w:rPrChange>
              </w:rPr>
            </w:pPr>
            <w:r w:rsidRPr="000F38B7">
              <w:rPr>
                <w:rFonts w:asciiTheme="minorHAnsi" w:hAnsiTheme="minorHAnsi"/>
                <w:color w:val="262626" w:themeColor="text1" w:themeTint="D9"/>
                <w:sz w:val="20"/>
                <w:szCs w:val="20"/>
                <w:rPrChange w:id="454" w:author="Sue Simnor (EXT Idiom)" w:date="2024-09-12T16:27:00Z" w16du:dateUtc="2024-09-12T06:27:00Z">
                  <w:rPr>
                    <w:rFonts w:asciiTheme="minorHAnsi" w:hAnsiTheme="minorHAnsi"/>
                    <w:color w:val="262626" w:themeColor="text1" w:themeTint="D9"/>
                    <w:sz w:val="20"/>
                    <w:szCs w:val="20"/>
                    <w:highlight w:val="yellow"/>
                  </w:rPr>
                </w:rPrChange>
              </w:rPr>
              <w:t>DDH 13 – Added logic for field label</w:t>
            </w:r>
          </w:p>
        </w:tc>
      </w:tr>
      <w:tr w:rsidR="00DF0AB6" w:rsidRPr="000F38B7" w14:paraId="25C24E37" w14:textId="77777777" w:rsidTr="00BF7E32">
        <w:tc>
          <w:tcPr>
            <w:tcW w:w="1418" w:type="dxa"/>
          </w:tcPr>
          <w:p w14:paraId="69CDB330" w14:textId="24BA6B14" w:rsidR="00DF0AB6" w:rsidRPr="000F38B7" w:rsidRDefault="00DF0AB6" w:rsidP="000E1A6F">
            <w:pPr>
              <w:rPr>
                <w:rFonts w:asciiTheme="minorHAnsi" w:hAnsiTheme="minorHAnsi" w:cstheme="minorHAnsi"/>
                <w:color w:val="262626" w:themeColor="text1" w:themeTint="D9"/>
                <w:sz w:val="20"/>
                <w:szCs w:val="20"/>
                <w:rPrChange w:id="455" w:author="Sue Simnor (EXT Idiom)" w:date="2024-09-12T16:27:00Z" w16du:dateUtc="2024-09-12T06:27:00Z">
                  <w:rPr>
                    <w:color w:val="262626" w:themeColor="text1" w:themeTint="D9"/>
                    <w:highlight w:val="green"/>
                  </w:rPr>
                </w:rPrChange>
              </w:rPr>
            </w:pPr>
            <w:r w:rsidRPr="000F38B7">
              <w:rPr>
                <w:rFonts w:asciiTheme="minorHAnsi" w:hAnsiTheme="minorHAnsi" w:cstheme="minorHAnsi"/>
                <w:color w:val="262626" w:themeColor="text1" w:themeTint="D9"/>
                <w:sz w:val="20"/>
                <w:szCs w:val="20"/>
                <w:rPrChange w:id="456" w:author="Sue Simnor (EXT Idiom)" w:date="2024-09-12T16:27:00Z" w16du:dateUtc="2024-09-12T06:27:00Z">
                  <w:rPr>
                    <w:color w:val="262626" w:themeColor="text1" w:themeTint="D9"/>
                    <w:highlight w:val="green"/>
                  </w:rPr>
                </w:rPrChange>
              </w:rPr>
              <w:t>20/08/2024</w:t>
            </w:r>
          </w:p>
        </w:tc>
        <w:tc>
          <w:tcPr>
            <w:tcW w:w="1129" w:type="dxa"/>
          </w:tcPr>
          <w:p w14:paraId="13601DD2" w14:textId="4F42B9F2" w:rsidR="00DF0AB6" w:rsidRPr="000F38B7" w:rsidRDefault="00DF0AB6" w:rsidP="000E1A6F">
            <w:pPr>
              <w:rPr>
                <w:rFonts w:asciiTheme="minorHAnsi" w:hAnsiTheme="minorHAnsi" w:cstheme="minorHAnsi"/>
                <w:color w:val="262626" w:themeColor="text1" w:themeTint="D9"/>
                <w:sz w:val="20"/>
                <w:szCs w:val="20"/>
                <w:rPrChange w:id="457" w:author="Sue Simnor (EXT Idiom)" w:date="2024-09-12T16:27:00Z" w16du:dateUtc="2024-09-12T06:27:00Z">
                  <w:rPr>
                    <w:color w:val="262626" w:themeColor="text1" w:themeTint="D9"/>
                    <w:highlight w:val="green"/>
                  </w:rPr>
                </w:rPrChange>
              </w:rPr>
            </w:pPr>
            <w:r w:rsidRPr="000F38B7">
              <w:rPr>
                <w:rFonts w:asciiTheme="minorHAnsi" w:hAnsiTheme="minorHAnsi" w:cstheme="minorHAnsi"/>
                <w:color w:val="262626" w:themeColor="text1" w:themeTint="D9"/>
                <w:sz w:val="20"/>
                <w:szCs w:val="20"/>
                <w:rPrChange w:id="458" w:author="Sue Simnor (EXT Idiom)" w:date="2024-09-12T16:27:00Z" w16du:dateUtc="2024-09-12T06:27:00Z">
                  <w:rPr>
                    <w:color w:val="262626" w:themeColor="text1" w:themeTint="D9"/>
                    <w:highlight w:val="green"/>
                  </w:rPr>
                </w:rPrChange>
              </w:rPr>
              <w:t>6.9</w:t>
            </w:r>
          </w:p>
        </w:tc>
        <w:tc>
          <w:tcPr>
            <w:tcW w:w="1701" w:type="dxa"/>
          </w:tcPr>
          <w:p w14:paraId="6964AB8C" w14:textId="25DC67D2" w:rsidR="00DF0AB6" w:rsidRPr="000F38B7" w:rsidRDefault="00DF0AB6" w:rsidP="000E1A6F">
            <w:pPr>
              <w:rPr>
                <w:rFonts w:asciiTheme="minorHAnsi" w:hAnsiTheme="minorHAnsi" w:cstheme="minorHAnsi"/>
                <w:sz w:val="20"/>
                <w:szCs w:val="20"/>
                <w:rPrChange w:id="459" w:author="Sue Simnor (EXT Idiom)" w:date="2024-09-12T16:27:00Z" w16du:dateUtc="2024-09-12T06:27:00Z">
                  <w:rPr>
                    <w:rFonts w:cstheme="minorHAnsi"/>
                    <w:highlight w:val="green"/>
                  </w:rPr>
                </w:rPrChange>
              </w:rPr>
            </w:pPr>
            <w:r w:rsidRPr="000F38B7">
              <w:rPr>
                <w:rFonts w:asciiTheme="minorHAnsi" w:hAnsiTheme="minorHAnsi" w:cstheme="minorHAnsi"/>
                <w:sz w:val="20"/>
                <w:szCs w:val="20"/>
                <w:rPrChange w:id="460" w:author="Sue Simnor (EXT Idiom)" w:date="2024-09-12T16:27:00Z" w16du:dateUtc="2024-09-12T06:27:00Z">
                  <w:rPr>
                    <w:rFonts w:cstheme="minorHAnsi"/>
                    <w:highlight w:val="green"/>
                  </w:rPr>
                </w:rPrChange>
              </w:rPr>
              <w:t>Sam Sehgal</w:t>
            </w:r>
          </w:p>
        </w:tc>
        <w:tc>
          <w:tcPr>
            <w:tcW w:w="4767" w:type="dxa"/>
          </w:tcPr>
          <w:p w14:paraId="561604C8" w14:textId="770E18D5" w:rsidR="00DF0AB6" w:rsidRPr="000F38B7" w:rsidRDefault="00DF0AB6" w:rsidP="007C674A">
            <w:pPr>
              <w:adjustRightInd w:val="0"/>
              <w:rPr>
                <w:rFonts w:asciiTheme="minorHAnsi" w:hAnsiTheme="minorHAnsi" w:cstheme="minorHAnsi"/>
                <w:color w:val="262626" w:themeColor="text1" w:themeTint="D9"/>
                <w:sz w:val="20"/>
                <w:szCs w:val="20"/>
                <w:rPrChange w:id="461" w:author="Sue Simnor (EXT Idiom)" w:date="2024-09-12T16:27:00Z" w16du:dateUtc="2024-09-12T06:27:00Z">
                  <w:rPr>
                    <w:rFonts w:asciiTheme="minorHAnsi" w:hAnsiTheme="minorHAnsi"/>
                    <w:color w:val="262626" w:themeColor="text1" w:themeTint="D9"/>
                    <w:sz w:val="20"/>
                    <w:szCs w:val="20"/>
                    <w:highlight w:val="green"/>
                  </w:rPr>
                </w:rPrChange>
              </w:rPr>
            </w:pPr>
            <w:r w:rsidRPr="000F38B7">
              <w:rPr>
                <w:rFonts w:asciiTheme="minorHAnsi" w:hAnsiTheme="minorHAnsi" w:cstheme="minorHAnsi"/>
                <w:color w:val="262626" w:themeColor="text1" w:themeTint="D9"/>
                <w:sz w:val="20"/>
                <w:szCs w:val="20"/>
                <w:rPrChange w:id="462" w:author="Sue Simnor (EXT Idiom)" w:date="2024-09-12T16:27:00Z" w16du:dateUtc="2024-09-12T06:27:00Z">
                  <w:rPr>
                    <w:rFonts w:asciiTheme="minorHAnsi" w:hAnsiTheme="minorHAnsi"/>
                    <w:color w:val="262626" w:themeColor="text1" w:themeTint="D9"/>
                    <w:sz w:val="20"/>
                    <w:szCs w:val="20"/>
                    <w:highlight w:val="green"/>
                  </w:rPr>
                </w:rPrChange>
              </w:rPr>
              <w:t>Updated YB 6, DDH 10-23 with logic and highlighted in Teal</w:t>
            </w:r>
            <w:r w:rsidRPr="000F38B7">
              <w:rPr>
                <w:rFonts w:asciiTheme="minorHAnsi" w:hAnsiTheme="minorHAnsi" w:cstheme="minorHAnsi"/>
                <w:color w:val="262626" w:themeColor="text1" w:themeTint="D9"/>
                <w:sz w:val="20"/>
                <w:szCs w:val="20"/>
                <w:rPrChange w:id="463" w:author="Sue Simnor (EXT Idiom)" w:date="2024-09-12T16:27:00Z" w16du:dateUtc="2024-09-12T06:27:00Z">
                  <w:rPr>
                    <w:rFonts w:asciiTheme="minorHAnsi" w:hAnsiTheme="minorHAnsi" w:cstheme="minorHAnsi"/>
                    <w:color w:val="262626" w:themeColor="text1" w:themeTint="D9"/>
                    <w:sz w:val="20"/>
                    <w:szCs w:val="20"/>
                    <w:highlight w:val="darkCyan"/>
                  </w:rPr>
                </w:rPrChange>
              </w:rPr>
              <w:t xml:space="preserve">. Bug card- </w:t>
            </w:r>
            <w:r w:rsidRPr="000F38B7">
              <w:rPr>
                <w:rFonts w:asciiTheme="minorHAnsi" w:hAnsiTheme="minorHAnsi" w:cstheme="minorHAnsi"/>
                <w:color w:val="262626" w:themeColor="text1" w:themeTint="D9"/>
                <w:sz w:val="20"/>
                <w:szCs w:val="20"/>
              </w:rPr>
              <w:t>437665 also updated in FSD.</w:t>
            </w:r>
          </w:p>
        </w:tc>
      </w:tr>
      <w:tr w:rsidR="00E96D77" w:rsidRPr="000F38B7" w14:paraId="11F21194" w14:textId="77777777" w:rsidTr="00BF7E32">
        <w:tc>
          <w:tcPr>
            <w:tcW w:w="1418" w:type="dxa"/>
          </w:tcPr>
          <w:p w14:paraId="69366EED" w14:textId="2C0A053A" w:rsidR="00E96D77" w:rsidRPr="000F38B7" w:rsidRDefault="00BC3773" w:rsidP="000E1A6F">
            <w:pPr>
              <w:rPr>
                <w:rFonts w:asciiTheme="minorHAnsi" w:hAnsiTheme="minorHAnsi" w:cstheme="minorHAnsi"/>
                <w:color w:val="262626" w:themeColor="text1" w:themeTint="D9"/>
                <w:sz w:val="20"/>
                <w:szCs w:val="20"/>
                <w:rPrChange w:id="464" w:author="Sue Simnor (EXT Idiom)" w:date="2024-09-12T16:27:00Z" w16du:dateUtc="2024-09-12T06:27:00Z">
                  <w:rPr>
                    <w:rFonts w:asciiTheme="minorHAnsi" w:hAnsiTheme="minorHAnsi" w:cstheme="minorHAnsi"/>
                    <w:color w:val="262626" w:themeColor="text1" w:themeTint="D9"/>
                    <w:sz w:val="20"/>
                    <w:szCs w:val="20"/>
                    <w:highlight w:val="darkCyan"/>
                  </w:rPr>
                </w:rPrChange>
              </w:rPr>
            </w:pPr>
            <w:r w:rsidRPr="000F38B7">
              <w:rPr>
                <w:rFonts w:asciiTheme="minorHAnsi" w:hAnsiTheme="minorHAnsi" w:cstheme="minorHAnsi"/>
                <w:color w:val="262626" w:themeColor="text1" w:themeTint="D9"/>
                <w:sz w:val="20"/>
                <w:szCs w:val="20"/>
                <w:rPrChange w:id="465" w:author="Sue Simnor (EXT Idiom)" w:date="2024-09-12T16:27:00Z" w16du:dateUtc="2024-09-12T06:27:00Z">
                  <w:rPr>
                    <w:rFonts w:asciiTheme="minorHAnsi" w:hAnsiTheme="minorHAnsi" w:cstheme="minorHAnsi"/>
                    <w:color w:val="262626" w:themeColor="text1" w:themeTint="D9"/>
                    <w:sz w:val="20"/>
                    <w:szCs w:val="20"/>
                    <w:highlight w:val="yellow"/>
                  </w:rPr>
                </w:rPrChange>
              </w:rPr>
              <w:t>21/</w:t>
            </w:r>
            <w:r w:rsidR="0060157D" w:rsidRPr="000F38B7">
              <w:rPr>
                <w:rFonts w:asciiTheme="minorHAnsi" w:hAnsiTheme="minorHAnsi" w:cstheme="minorHAnsi"/>
                <w:color w:val="262626" w:themeColor="text1" w:themeTint="D9"/>
                <w:sz w:val="20"/>
                <w:szCs w:val="20"/>
                <w:rPrChange w:id="466" w:author="Sue Simnor (EXT Idiom)" w:date="2024-09-12T16:27:00Z" w16du:dateUtc="2024-09-12T06:27:00Z">
                  <w:rPr>
                    <w:rFonts w:asciiTheme="minorHAnsi" w:hAnsiTheme="minorHAnsi" w:cstheme="minorHAnsi"/>
                    <w:color w:val="262626" w:themeColor="text1" w:themeTint="D9"/>
                    <w:sz w:val="20"/>
                    <w:szCs w:val="20"/>
                    <w:highlight w:val="yellow"/>
                  </w:rPr>
                </w:rPrChange>
              </w:rPr>
              <w:t>8</w:t>
            </w:r>
            <w:del w:id="467" w:author="Sue Simnor (EXT Idiom)" w:date="2024-08-27T11:59:00Z">
              <w:r w:rsidRPr="000F38B7" w:rsidDel="0060157D">
                <w:rPr>
                  <w:rFonts w:asciiTheme="minorHAnsi" w:hAnsiTheme="minorHAnsi" w:cstheme="minorHAnsi"/>
                  <w:color w:val="262626" w:themeColor="text1" w:themeTint="D9"/>
                  <w:sz w:val="20"/>
                  <w:szCs w:val="20"/>
                  <w:rPrChange w:id="468" w:author="Sue Simnor (EXT Idiom)" w:date="2024-09-12T16:27:00Z" w16du:dateUtc="2024-09-12T06:27:00Z">
                    <w:rPr>
                      <w:rFonts w:asciiTheme="minorHAnsi" w:hAnsiTheme="minorHAnsi" w:cstheme="minorHAnsi"/>
                      <w:color w:val="262626" w:themeColor="text1" w:themeTint="D9"/>
                      <w:sz w:val="20"/>
                      <w:szCs w:val="20"/>
                      <w:highlight w:val="yellow"/>
                    </w:rPr>
                  </w:rPrChange>
                </w:rPr>
                <w:delText>7</w:delText>
              </w:r>
            </w:del>
            <w:r w:rsidRPr="000F38B7">
              <w:rPr>
                <w:rFonts w:asciiTheme="minorHAnsi" w:hAnsiTheme="minorHAnsi" w:cstheme="minorHAnsi"/>
                <w:color w:val="262626" w:themeColor="text1" w:themeTint="D9"/>
                <w:sz w:val="20"/>
                <w:szCs w:val="20"/>
                <w:rPrChange w:id="469" w:author="Sue Simnor (EXT Idiom)" w:date="2024-09-12T16:27:00Z" w16du:dateUtc="2024-09-12T06:27:00Z">
                  <w:rPr>
                    <w:rFonts w:asciiTheme="minorHAnsi" w:hAnsiTheme="minorHAnsi" w:cstheme="minorHAnsi"/>
                    <w:color w:val="262626" w:themeColor="text1" w:themeTint="D9"/>
                    <w:sz w:val="20"/>
                    <w:szCs w:val="20"/>
                    <w:highlight w:val="yellow"/>
                  </w:rPr>
                </w:rPrChange>
              </w:rPr>
              <w:t>/2024</w:t>
            </w:r>
          </w:p>
        </w:tc>
        <w:tc>
          <w:tcPr>
            <w:tcW w:w="1129" w:type="dxa"/>
          </w:tcPr>
          <w:p w14:paraId="684A6684" w14:textId="3F21E095" w:rsidR="00E96D77" w:rsidRPr="000F38B7" w:rsidRDefault="00BC3773" w:rsidP="000E1A6F">
            <w:pPr>
              <w:rPr>
                <w:rFonts w:asciiTheme="minorHAnsi" w:hAnsiTheme="minorHAnsi" w:cstheme="minorHAnsi"/>
                <w:color w:val="262626" w:themeColor="text1" w:themeTint="D9"/>
                <w:sz w:val="20"/>
                <w:szCs w:val="20"/>
                <w:rPrChange w:id="470" w:author="Sue Simnor (EXT Idiom)" w:date="2024-09-12T16:27:00Z" w16du:dateUtc="2024-09-12T06:27:00Z">
                  <w:rPr>
                    <w:rFonts w:asciiTheme="minorHAnsi" w:hAnsiTheme="minorHAnsi" w:cstheme="minorHAnsi"/>
                    <w:color w:val="262626" w:themeColor="text1" w:themeTint="D9"/>
                    <w:sz w:val="20"/>
                    <w:szCs w:val="20"/>
                    <w:highlight w:val="darkCyan"/>
                  </w:rPr>
                </w:rPrChange>
              </w:rPr>
            </w:pPr>
            <w:r w:rsidRPr="000F38B7">
              <w:rPr>
                <w:rFonts w:asciiTheme="minorHAnsi" w:hAnsiTheme="minorHAnsi" w:cstheme="minorHAnsi"/>
                <w:color w:val="262626" w:themeColor="text1" w:themeTint="D9"/>
                <w:sz w:val="20"/>
                <w:szCs w:val="20"/>
                <w:rPrChange w:id="471" w:author="Sue Simnor (EXT Idiom)" w:date="2024-09-12T16:27:00Z" w16du:dateUtc="2024-09-12T06:27:00Z">
                  <w:rPr>
                    <w:rFonts w:asciiTheme="minorHAnsi" w:hAnsiTheme="minorHAnsi" w:cstheme="minorHAnsi"/>
                    <w:color w:val="262626" w:themeColor="text1" w:themeTint="D9"/>
                    <w:sz w:val="20"/>
                    <w:szCs w:val="20"/>
                    <w:highlight w:val="darkCyan"/>
                  </w:rPr>
                </w:rPrChange>
              </w:rPr>
              <w:t>6.91</w:t>
            </w:r>
          </w:p>
        </w:tc>
        <w:tc>
          <w:tcPr>
            <w:tcW w:w="1701" w:type="dxa"/>
          </w:tcPr>
          <w:p w14:paraId="094BCFCA" w14:textId="1F5E5F21" w:rsidR="00E96D77" w:rsidRPr="000F38B7" w:rsidRDefault="00BC3773" w:rsidP="000E1A6F">
            <w:pPr>
              <w:rPr>
                <w:rFonts w:ascii="Calibri" w:hAnsi="Calibri" w:cs="Calibri"/>
                <w:sz w:val="20"/>
                <w:szCs w:val="20"/>
                <w:rPrChange w:id="472" w:author="Sue Simnor (EXT Idiom)" w:date="2024-09-12T16:27:00Z" w16du:dateUtc="2024-09-12T06:27:00Z">
                  <w:rPr>
                    <w:rFonts w:asciiTheme="minorHAnsi" w:hAnsiTheme="minorHAnsi" w:cstheme="minorHAnsi"/>
                    <w:sz w:val="20"/>
                    <w:szCs w:val="20"/>
                    <w:highlight w:val="darkCyan"/>
                  </w:rPr>
                </w:rPrChange>
              </w:rPr>
            </w:pPr>
            <w:r w:rsidRPr="000F38B7">
              <w:rPr>
                <w:rFonts w:ascii="Calibri" w:hAnsi="Calibri" w:cs="Calibri"/>
                <w:sz w:val="20"/>
                <w:szCs w:val="20"/>
                <w:rPrChange w:id="473" w:author="Sue Simnor (EXT Idiom)" w:date="2024-09-12T16:27:00Z" w16du:dateUtc="2024-09-12T06:27:00Z">
                  <w:rPr>
                    <w:rFonts w:asciiTheme="minorHAnsi" w:hAnsiTheme="minorHAnsi" w:cstheme="minorHAnsi"/>
                    <w:color w:val="262626" w:themeColor="text1" w:themeTint="D9"/>
                    <w:sz w:val="20"/>
                    <w:szCs w:val="20"/>
                    <w:highlight w:val="yellow"/>
                  </w:rPr>
                </w:rPrChange>
              </w:rPr>
              <w:t>Sue Simnor</w:t>
            </w:r>
          </w:p>
        </w:tc>
        <w:tc>
          <w:tcPr>
            <w:tcW w:w="4767" w:type="dxa"/>
          </w:tcPr>
          <w:p w14:paraId="29806548" w14:textId="1761AF70" w:rsidR="00E96D77" w:rsidRPr="000F38B7" w:rsidRDefault="00A16890" w:rsidP="007C674A">
            <w:pPr>
              <w:adjustRightInd w:val="0"/>
              <w:rPr>
                <w:rFonts w:ascii="Calibri" w:hAnsi="Calibri" w:cs="Calibri"/>
                <w:sz w:val="20"/>
                <w:szCs w:val="20"/>
                <w:rPrChange w:id="474" w:author="Sue Simnor (EXT Idiom)" w:date="2024-09-12T16:27:00Z" w16du:dateUtc="2024-09-12T06:27:00Z">
                  <w:rPr>
                    <w:rFonts w:ascii="Calibri" w:hAnsi="Calibri" w:cs="Calibri"/>
                    <w:sz w:val="20"/>
                    <w:szCs w:val="20"/>
                    <w:highlight w:val="yellow"/>
                  </w:rPr>
                </w:rPrChange>
              </w:rPr>
            </w:pPr>
            <w:r w:rsidRPr="000F38B7">
              <w:rPr>
                <w:rFonts w:ascii="Calibri" w:hAnsi="Calibri" w:cs="Calibri"/>
                <w:sz w:val="20"/>
                <w:szCs w:val="20"/>
                <w:rPrChange w:id="475" w:author="Sue Simnor (EXT Idiom)" w:date="2024-09-12T16:27:00Z" w16du:dateUtc="2024-09-12T06:27:00Z">
                  <w:rPr>
                    <w:rFonts w:asciiTheme="minorHAnsi" w:hAnsiTheme="minorHAnsi" w:cstheme="minorHAnsi"/>
                    <w:color w:val="262626" w:themeColor="text1" w:themeTint="D9"/>
                    <w:sz w:val="20"/>
                    <w:szCs w:val="20"/>
                    <w:highlight w:val="yellow"/>
                  </w:rPr>
                </w:rPrChange>
              </w:rPr>
              <w:t xml:space="preserve">DDH 2 &amp; </w:t>
            </w:r>
            <w:r w:rsidR="00E96D77" w:rsidRPr="000F38B7">
              <w:rPr>
                <w:rFonts w:ascii="Calibri" w:hAnsi="Calibri" w:cs="Calibri"/>
                <w:sz w:val="20"/>
                <w:szCs w:val="20"/>
                <w:rPrChange w:id="476" w:author="Sue Simnor (EXT Idiom)" w:date="2024-09-12T16:27:00Z" w16du:dateUtc="2024-09-12T06:27:00Z">
                  <w:rPr>
                    <w:rFonts w:asciiTheme="minorHAnsi" w:hAnsiTheme="minorHAnsi" w:cstheme="minorHAnsi"/>
                    <w:color w:val="262626" w:themeColor="text1" w:themeTint="D9"/>
                    <w:sz w:val="20"/>
                    <w:szCs w:val="20"/>
                    <w:highlight w:val="darkCyan"/>
                  </w:rPr>
                </w:rPrChange>
              </w:rPr>
              <w:t xml:space="preserve">DDH 3 &amp; DDH 4 </w:t>
            </w:r>
            <w:r w:rsidR="005772C1" w:rsidRPr="000F38B7">
              <w:rPr>
                <w:rFonts w:ascii="Calibri" w:hAnsi="Calibri" w:cs="Calibri"/>
                <w:sz w:val="20"/>
                <w:szCs w:val="20"/>
                <w:rPrChange w:id="477" w:author="Sue Simnor (EXT Idiom)" w:date="2024-09-12T16:27:00Z" w16du:dateUtc="2024-09-12T06:27:00Z">
                  <w:rPr>
                    <w:rFonts w:asciiTheme="minorHAnsi" w:hAnsiTheme="minorHAnsi" w:cstheme="minorHAnsi"/>
                    <w:color w:val="262626" w:themeColor="text1" w:themeTint="D9"/>
                    <w:sz w:val="20"/>
                    <w:szCs w:val="20"/>
                    <w:highlight w:val="yellow"/>
                  </w:rPr>
                </w:rPrChange>
              </w:rPr>
              <w:t>–</w:t>
            </w:r>
            <w:r w:rsidR="00E96D77" w:rsidRPr="000F38B7">
              <w:rPr>
                <w:rFonts w:ascii="Calibri" w:hAnsi="Calibri" w:cs="Calibri"/>
                <w:sz w:val="20"/>
                <w:szCs w:val="20"/>
                <w:rPrChange w:id="478" w:author="Sue Simnor (EXT Idiom)" w:date="2024-09-12T16:27:00Z" w16du:dateUtc="2024-09-12T06:27:00Z">
                  <w:rPr>
                    <w:rFonts w:asciiTheme="minorHAnsi" w:hAnsiTheme="minorHAnsi" w:cstheme="minorHAnsi"/>
                    <w:color w:val="262626" w:themeColor="text1" w:themeTint="D9"/>
                    <w:sz w:val="20"/>
                    <w:szCs w:val="20"/>
                    <w:highlight w:val="darkCyan"/>
                  </w:rPr>
                </w:rPrChange>
              </w:rPr>
              <w:t xml:space="preserve"> </w:t>
            </w:r>
            <w:r w:rsidR="005772C1" w:rsidRPr="000F38B7">
              <w:rPr>
                <w:rFonts w:ascii="Calibri" w:hAnsi="Calibri" w:cs="Calibri"/>
                <w:sz w:val="20"/>
                <w:szCs w:val="20"/>
                <w:rPrChange w:id="479" w:author="Sue Simnor (EXT Idiom)" w:date="2024-09-12T16:27:00Z" w16du:dateUtc="2024-09-12T06:27:00Z">
                  <w:rPr>
                    <w:rFonts w:asciiTheme="minorHAnsi" w:hAnsiTheme="minorHAnsi" w:cstheme="minorHAnsi"/>
                    <w:color w:val="262626" w:themeColor="text1" w:themeTint="D9"/>
                    <w:sz w:val="20"/>
                    <w:szCs w:val="20"/>
                    <w:highlight w:val="yellow"/>
                  </w:rPr>
                </w:rPrChange>
              </w:rPr>
              <w:t>A</w:t>
            </w:r>
            <w:r w:rsidR="005772C1" w:rsidRPr="000F38B7">
              <w:rPr>
                <w:rFonts w:ascii="Calibri" w:hAnsi="Calibri" w:cs="Calibri"/>
                <w:sz w:val="20"/>
                <w:szCs w:val="20"/>
                <w:rPrChange w:id="480" w:author="Sue Simnor (EXT Idiom)" w:date="2024-09-12T16:27:00Z" w16du:dateUtc="2024-09-12T06:27:00Z">
                  <w:rPr>
                    <w:rFonts w:asciiTheme="minorHAnsi" w:hAnsiTheme="minorHAnsi" w:cstheme="minorHAnsi"/>
                    <w:color w:val="262626" w:themeColor="text1" w:themeTint="D9"/>
                    <w:highlight w:val="yellow"/>
                  </w:rPr>
                </w:rPrChange>
              </w:rPr>
              <w:t>dded additional logic so the sections do not display if there are no claims</w:t>
            </w:r>
            <w:r w:rsidRPr="000F38B7">
              <w:rPr>
                <w:rFonts w:ascii="Calibri" w:hAnsi="Calibri" w:cs="Calibri"/>
                <w:sz w:val="20"/>
                <w:szCs w:val="20"/>
                <w:rPrChange w:id="481" w:author="Sue Simnor (EXT Idiom)" w:date="2024-09-12T16:27:00Z" w16du:dateUtc="2024-09-12T06:27:00Z">
                  <w:rPr>
                    <w:rFonts w:asciiTheme="minorHAnsi" w:hAnsiTheme="minorHAnsi" w:cstheme="minorHAnsi"/>
                    <w:color w:val="262626" w:themeColor="text1" w:themeTint="D9"/>
                    <w:highlight w:val="yellow"/>
                  </w:rPr>
                </w:rPrChange>
              </w:rPr>
              <w:t xml:space="preserve">. </w:t>
            </w:r>
            <w:r w:rsidRPr="000F38B7">
              <w:rPr>
                <w:rFonts w:ascii="Calibri" w:hAnsi="Calibri" w:cs="Calibri"/>
                <w:sz w:val="20"/>
                <w:szCs w:val="20"/>
                <w:rPrChange w:id="482" w:author="Sue Simnor (EXT Idiom)" w:date="2024-09-12T16:27:00Z" w16du:dateUtc="2024-09-12T06:27:00Z">
                  <w:rPr>
                    <w:rFonts w:asciiTheme="minorHAnsi" w:hAnsiTheme="minorHAnsi"/>
                    <w:color w:val="262626" w:themeColor="text1" w:themeTint="D9"/>
                    <w:highlight w:val="yellow"/>
                  </w:rPr>
                </w:rPrChange>
              </w:rPr>
              <w:t>Also</w:t>
            </w:r>
            <w:r w:rsidRPr="000F38B7">
              <w:rPr>
                <w:rFonts w:ascii="Calibri" w:hAnsi="Calibri" w:cs="Calibri"/>
                <w:sz w:val="20"/>
                <w:szCs w:val="20"/>
                <w:rPrChange w:id="483" w:author="Sue Simnor (EXT Idiom)" w:date="2024-09-12T16:27:00Z" w16du:dateUtc="2024-09-12T06:27:00Z">
                  <w:rPr>
                    <w:rFonts w:asciiTheme="minorHAnsi" w:hAnsiTheme="minorHAnsi" w:cstheme="minorHAnsi"/>
                    <w:color w:val="262626" w:themeColor="text1" w:themeTint="D9"/>
                    <w:highlight w:val="yellow"/>
                  </w:rPr>
                </w:rPrChange>
              </w:rPr>
              <w:t xml:space="preserve"> use the </w:t>
            </w:r>
            <w:r w:rsidR="00CB00B9" w:rsidRPr="000F38B7">
              <w:rPr>
                <w:rFonts w:ascii="Calibri" w:hAnsi="Calibri" w:cs="Calibri"/>
                <w:sz w:val="20"/>
                <w:szCs w:val="20"/>
                <w:rPrChange w:id="484" w:author="Sue Simnor (EXT Idiom)" w:date="2024-09-12T16:27:00Z" w16du:dateUtc="2024-09-12T06:27:00Z">
                  <w:rPr>
                    <w:rFonts w:ascii="Calibri" w:hAnsi="Calibri" w:cs="Calibri"/>
                    <w:sz w:val="20"/>
                    <w:szCs w:val="20"/>
                    <w:highlight w:val="yellow"/>
                  </w:rPr>
                </w:rPrChange>
              </w:rPr>
              <w:t>&lt;VehicleTotalClaimsCount&gt; instead of the Driver Claim Count</w:t>
            </w:r>
            <w:r w:rsidR="00BC3773" w:rsidRPr="000F38B7">
              <w:rPr>
                <w:rFonts w:ascii="Calibri" w:hAnsi="Calibri" w:cs="Calibri"/>
                <w:sz w:val="20"/>
                <w:szCs w:val="20"/>
                <w:rPrChange w:id="485" w:author="Sue Simnor (EXT Idiom)" w:date="2024-09-12T16:27:00Z" w16du:dateUtc="2024-09-12T06:27:00Z">
                  <w:rPr>
                    <w:rFonts w:ascii="Calibri" w:hAnsi="Calibri" w:cs="Calibri"/>
                    <w:sz w:val="20"/>
                    <w:szCs w:val="20"/>
                    <w:highlight w:val="yellow"/>
                  </w:rPr>
                </w:rPrChange>
              </w:rPr>
              <w:t xml:space="preserve"> for these sections.</w:t>
            </w:r>
          </w:p>
          <w:p w14:paraId="30334E1F" w14:textId="77777777" w:rsidR="00BC3773" w:rsidRPr="000F38B7" w:rsidRDefault="00BC3773" w:rsidP="007C674A">
            <w:pPr>
              <w:adjustRightInd w:val="0"/>
              <w:rPr>
                <w:rFonts w:ascii="Calibri" w:hAnsi="Calibri" w:cs="Calibri"/>
                <w:sz w:val="20"/>
                <w:szCs w:val="20"/>
                <w:rPrChange w:id="486" w:author="Sue Simnor (EXT Idiom)" w:date="2024-09-12T16:27:00Z" w16du:dateUtc="2024-09-12T06:27:00Z">
                  <w:rPr>
                    <w:rFonts w:asciiTheme="minorHAnsi" w:hAnsiTheme="minorHAnsi" w:cstheme="minorHAnsi"/>
                    <w:color w:val="262626" w:themeColor="text1" w:themeTint="D9"/>
                    <w:sz w:val="20"/>
                    <w:szCs w:val="20"/>
                    <w:highlight w:val="darkCyan"/>
                  </w:rPr>
                </w:rPrChange>
              </w:rPr>
            </w:pPr>
          </w:p>
          <w:p w14:paraId="3C6F3932" w14:textId="6A6805F5" w:rsidR="00BC3773" w:rsidRPr="000F38B7" w:rsidRDefault="00BC3773" w:rsidP="007C674A">
            <w:pPr>
              <w:adjustRightInd w:val="0"/>
              <w:rPr>
                <w:rFonts w:ascii="Calibri" w:hAnsi="Calibri" w:cs="Calibri"/>
                <w:sz w:val="20"/>
                <w:szCs w:val="20"/>
                <w:rPrChange w:id="487" w:author="Sue Simnor (EXT Idiom)" w:date="2024-09-12T16:27:00Z" w16du:dateUtc="2024-09-12T06:27:00Z">
                  <w:rPr>
                    <w:rFonts w:asciiTheme="minorHAnsi" w:hAnsiTheme="minorHAnsi" w:cstheme="minorHAnsi"/>
                    <w:color w:val="262626" w:themeColor="text1" w:themeTint="D9"/>
                    <w:sz w:val="20"/>
                    <w:szCs w:val="20"/>
                    <w:highlight w:val="darkCyan"/>
                  </w:rPr>
                </w:rPrChange>
              </w:rPr>
            </w:pPr>
            <w:r w:rsidRPr="000F38B7">
              <w:rPr>
                <w:rFonts w:ascii="Calibri" w:hAnsi="Calibri" w:cs="Calibri"/>
                <w:sz w:val="20"/>
                <w:szCs w:val="20"/>
                <w:rPrChange w:id="488" w:author="Sue Simnor (EXT Idiom)" w:date="2024-09-12T16:27:00Z" w16du:dateUtc="2024-09-12T06:27:00Z">
                  <w:rPr>
                    <w:rFonts w:asciiTheme="minorHAnsi" w:hAnsiTheme="minorHAnsi" w:cstheme="minorHAnsi"/>
                    <w:color w:val="262626" w:themeColor="text1" w:themeTint="D9"/>
                    <w:sz w:val="20"/>
                    <w:szCs w:val="20"/>
                    <w:highlight w:val="darkCyan"/>
                  </w:rPr>
                </w:rPrChange>
              </w:rPr>
              <w:t>Change in Ye</w:t>
            </w:r>
            <w:r w:rsidR="0060157D" w:rsidRPr="000F38B7">
              <w:rPr>
                <w:rFonts w:ascii="Calibri" w:hAnsi="Calibri" w:cs="Calibri"/>
                <w:sz w:val="20"/>
                <w:szCs w:val="20"/>
                <w:rPrChange w:id="489" w:author="Sue Simnor (EXT Idiom)" w:date="2024-09-12T16:27:00Z" w16du:dateUtc="2024-09-12T06:27:00Z">
                  <w:rPr>
                    <w:rFonts w:ascii="Calibri" w:hAnsi="Calibri" w:cs="Calibri"/>
                    <w:sz w:val="20"/>
                    <w:szCs w:val="20"/>
                    <w:highlight w:val="yellow"/>
                  </w:rPr>
                </w:rPrChange>
              </w:rPr>
              <w:t>l</w:t>
            </w:r>
            <w:r w:rsidRPr="000F38B7">
              <w:rPr>
                <w:rFonts w:ascii="Calibri" w:hAnsi="Calibri" w:cs="Calibri"/>
                <w:sz w:val="20"/>
                <w:szCs w:val="20"/>
                <w:rPrChange w:id="490" w:author="Sue Simnor (EXT Idiom)" w:date="2024-09-12T16:27:00Z" w16du:dateUtc="2024-09-12T06:27:00Z">
                  <w:rPr>
                    <w:rFonts w:asciiTheme="minorHAnsi" w:hAnsiTheme="minorHAnsi" w:cstheme="minorHAnsi"/>
                    <w:color w:val="262626" w:themeColor="text1" w:themeTint="D9"/>
                    <w:sz w:val="20"/>
                    <w:szCs w:val="20"/>
                    <w:highlight w:val="darkCyan"/>
                  </w:rPr>
                </w:rPrChange>
              </w:rPr>
              <w:t>low</w:t>
            </w:r>
          </w:p>
        </w:tc>
      </w:tr>
      <w:tr w:rsidR="0060157D" w:rsidRPr="000F38B7" w14:paraId="51AC955C" w14:textId="77777777" w:rsidTr="00BF7E32">
        <w:tc>
          <w:tcPr>
            <w:tcW w:w="1418" w:type="dxa"/>
          </w:tcPr>
          <w:p w14:paraId="5DF12D7F" w14:textId="7FAF6805" w:rsidR="0060157D" w:rsidRPr="000F38B7" w:rsidRDefault="0060157D" w:rsidP="000E1A6F">
            <w:pPr>
              <w:rPr>
                <w:rFonts w:asciiTheme="minorHAnsi" w:hAnsiTheme="minorHAnsi" w:cstheme="minorHAnsi"/>
                <w:color w:val="262626" w:themeColor="text1" w:themeTint="D9"/>
                <w:sz w:val="20"/>
                <w:szCs w:val="20"/>
                <w:rPrChange w:id="491" w:author="Sue Simnor (EXT Idiom)" w:date="2024-09-12T16:27:00Z" w16du:dateUtc="2024-09-12T06:27:00Z">
                  <w:rPr>
                    <w:rFonts w:asciiTheme="minorHAnsi" w:hAnsiTheme="minorHAnsi" w:cstheme="minorHAnsi"/>
                    <w:color w:val="262626" w:themeColor="text1" w:themeTint="D9"/>
                    <w:sz w:val="20"/>
                    <w:szCs w:val="20"/>
                    <w:highlight w:val="yellow"/>
                  </w:rPr>
                </w:rPrChange>
              </w:rPr>
            </w:pPr>
            <w:r w:rsidRPr="000F38B7">
              <w:rPr>
                <w:rFonts w:asciiTheme="minorHAnsi" w:hAnsiTheme="minorHAnsi" w:cstheme="minorHAnsi"/>
                <w:color w:val="262626" w:themeColor="text1" w:themeTint="D9"/>
                <w:sz w:val="20"/>
                <w:szCs w:val="20"/>
                <w:rPrChange w:id="492" w:author="Sue Simnor (EXT Idiom)" w:date="2024-09-12T16:27:00Z" w16du:dateUtc="2024-09-12T06:27:00Z">
                  <w:rPr>
                    <w:rFonts w:asciiTheme="minorHAnsi" w:hAnsiTheme="minorHAnsi" w:cstheme="minorHAnsi"/>
                    <w:color w:val="262626" w:themeColor="text1" w:themeTint="D9"/>
                    <w:sz w:val="20"/>
                    <w:szCs w:val="20"/>
                    <w:highlight w:val="yellow"/>
                  </w:rPr>
                </w:rPrChange>
              </w:rPr>
              <w:t>27/8/2024</w:t>
            </w:r>
          </w:p>
        </w:tc>
        <w:tc>
          <w:tcPr>
            <w:tcW w:w="1129" w:type="dxa"/>
          </w:tcPr>
          <w:p w14:paraId="086B47DE" w14:textId="2789701B" w:rsidR="0060157D" w:rsidRPr="000F38B7" w:rsidRDefault="0060157D" w:rsidP="000E1A6F">
            <w:pPr>
              <w:rPr>
                <w:rFonts w:asciiTheme="minorHAnsi" w:hAnsiTheme="minorHAnsi" w:cstheme="minorHAnsi"/>
                <w:color w:val="262626" w:themeColor="text1" w:themeTint="D9"/>
                <w:sz w:val="20"/>
                <w:szCs w:val="20"/>
                <w:rPrChange w:id="493" w:author="Sue Simnor (EXT Idiom)" w:date="2024-09-12T16:27:00Z" w16du:dateUtc="2024-09-12T06:27:00Z">
                  <w:rPr>
                    <w:rFonts w:asciiTheme="minorHAnsi" w:hAnsiTheme="minorHAnsi" w:cstheme="minorHAnsi"/>
                    <w:color w:val="262626" w:themeColor="text1" w:themeTint="D9"/>
                    <w:sz w:val="20"/>
                    <w:szCs w:val="20"/>
                    <w:highlight w:val="yellow"/>
                  </w:rPr>
                </w:rPrChange>
              </w:rPr>
            </w:pPr>
            <w:r w:rsidRPr="000F38B7">
              <w:rPr>
                <w:rFonts w:asciiTheme="minorHAnsi" w:hAnsiTheme="minorHAnsi" w:cstheme="minorHAnsi"/>
                <w:color w:val="262626" w:themeColor="text1" w:themeTint="D9"/>
                <w:sz w:val="20"/>
                <w:szCs w:val="20"/>
                <w:rPrChange w:id="494" w:author="Sue Simnor (EXT Idiom)" w:date="2024-09-12T16:27:00Z" w16du:dateUtc="2024-09-12T06:27:00Z">
                  <w:rPr>
                    <w:rFonts w:asciiTheme="minorHAnsi" w:hAnsiTheme="minorHAnsi" w:cstheme="minorHAnsi"/>
                    <w:color w:val="262626" w:themeColor="text1" w:themeTint="D9"/>
                    <w:sz w:val="20"/>
                    <w:szCs w:val="20"/>
                    <w:highlight w:val="yellow"/>
                  </w:rPr>
                </w:rPrChange>
              </w:rPr>
              <w:t>6.92</w:t>
            </w:r>
          </w:p>
        </w:tc>
        <w:tc>
          <w:tcPr>
            <w:tcW w:w="1701" w:type="dxa"/>
          </w:tcPr>
          <w:p w14:paraId="16B0C440" w14:textId="30E7E590" w:rsidR="0060157D" w:rsidRPr="000F38B7" w:rsidRDefault="0060157D" w:rsidP="000E1A6F">
            <w:pPr>
              <w:rPr>
                <w:rFonts w:ascii="Calibri" w:hAnsi="Calibri" w:cs="Calibri"/>
                <w:sz w:val="20"/>
                <w:szCs w:val="20"/>
                <w:rPrChange w:id="495" w:author="Sue Simnor (EXT Idiom)" w:date="2024-09-12T16:27:00Z" w16du:dateUtc="2024-09-12T06:27:00Z">
                  <w:rPr>
                    <w:rFonts w:ascii="Calibri" w:hAnsi="Calibri" w:cs="Calibri"/>
                    <w:sz w:val="20"/>
                    <w:szCs w:val="20"/>
                    <w:highlight w:val="yellow"/>
                  </w:rPr>
                </w:rPrChange>
              </w:rPr>
            </w:pPr>
            <w:r w:rsidRPr="000F38B7">
              <w:rPr>
                <w:rFonts w:ascii="Calibri" w:hAnsi="Calibri" w:cs="Calibri"/>
                <w:sz w:val="20"/>
                <w:szCs w:val="20"/>
                <w:rPrChange w:id="496" w:author="Sue Simnor (EXT Idiom)" w:date="2024-09-12T16:27:00Z" w16du:dateUtc="2024-09-12T06:27:00Z">
                  <w:rPr>
                    <w:rFonts w:ascii="Calibri" w:hAnsi="Calibri" w:cs="Calibri"/>
                    <w:sz w:val="20"/>
                    <w:szCs w:val="20"/>
                    <w:highlight w:val="yellow"/>
                  </w:rPr>
                </w:rPrChange>
              </w:rPr>
              <w:t>Sue Simnor</w:t>
            </w:r>
          </w:p>
        </w:tc>
        <w:tc>
          <w:tcPr>
            <w:tcW w:w="4767" w:type="dxa"/>
          </w:tcPr>
          <w:p w14:paraId="1665925C" w14:textId="149D4718" w:rsidR="0060157D" w:rsidRPr="000F38B7" w:rsidRDefault="0060157D" w:rsidP="007C674A">
            <w:pPr>
              <w:adjustRightInd w:val="0"/>
              <w:rPr>
                <w:rFonts w:ascii="Calibri" w:hAnsi="Calibri" w:cs="Calibri"/>
                <w:sz w:val="20"/>
                <w:szCs w:val="20"/>
                <w:rPrChange w:id="497" w:author="Sue Simnor (EXT Idiom)" w:date="2024-09-12T16:27:00Z" w16du:dateUtc="2024-09-12T06:27:00Z">
                  <w:rPr>
                    <w:rFonts w:ascii="Calibri" w:hAnsi="Calibri" w:cs="Calibri"/>
                    <w:sz w:val="20"/>
                    <w:szCs w:val="20"/>
                    <w:highlight w:val="yellow"/>
                  </w:rPr>
                </w:rPrChange>
              </w:rPr>
            </w:pPr>
            <w:r w:rsidRPr="000F38B7">
              <w:rPr>
                <w:rFonts w:ascii="Calibri" w:hAnsi="Calibri" w:cs="Calibri"/>
                <w:sz w:val="20"/>
                <w:szCs w:val="20"/>
                <w:rPrChange w:id="498" w:author="Sue Simnor (EXT Idiom)" w:date="2024-09-12T16:27:00Z" w16du:dateUtc="2024-09-12T06:27:00Z">
                  <w:rPr>
                    <w:rFonts w:ascii="Calibri" w:hAnsi="Calibri" w:cs="Calibri"/>
                    <w:sz w:val="20"/>
                    <w:szCs w:val="20"/>
                    <w:highlight w:val="yellow"/>
                  </w:rPr>
                </w:rPrChange>
              </w:rPr>
              <w:t>Defect 461146 – Missing</w:t>
            </w:r>
            <w:r w:rsidR="0011654E" w:rsidRPr="000F38B7">
              <w:rPr>
                <w:rFonts w:ascii="Calibri" w:hAnsi="Calibri" w:cs="Calibri"/>
                <w:sz w:val="20"/>
                <w:szCs w:val="20"/>
                <w:rPrChange w:id="499" w:author="Sue Simnor (EXT Idiom)" w:date="2024-09-12T16:27:00Z" w16du:dateUtc="2024-09-12T06:27:00Z">
                  <w:rPr>
                    <w:rFonts w:ascii="Calibri" w:hAnsi="Calibri" w:cs="Calibri"/>
                    <w:sz w:val="20"/>
                    <w:szCs w:val="20"/>
                    <w:highlight w:val="yellow"/>
                  </w:rPr>
                </w:rPrChange>
              </w:rPr>
              <w:t xml:space="preserve">BPAY section – PM1 fragment -  Updated the logic to use </w:t>
            </w:r>
            <w:r w:rsidR="0011654E" w:rsidRPr="000F38B7">
              <w:rPr>
                <w:rFonts w:asciiTheme="minorHAnsi" w:eastAsia="Calibri" w:hAnsiTheme="minorHAnsi" w:cstheme="minorHAnsi"/>
                <w:sz w:val="20"/>
                <w:szCs w:val="20"/>
              </w:rPr>
              <w:t>&lt;CurrentTermGrossPremium&gt; instead of &lt;TotalAmountDue&gt; as this</w:t>
            </w:r>
            <w:r w:rsidR="0011654E" w:rsidRPr="000F38B7">
              <w:rPr>
                <w:rFonts w:asciiTheme="minorHAnsi" w:eastAsia="Calibri" w:hAnsiTheme="minorHAnsi" w:cstheme="minorHAnsi"/>
                <w:sz w:val="20"/>
                <w:szCs w:val="20"/>
                <w:rPrChange w:id="500" w:author="Sue Simnor (EXT Idiom)" w:date="2024-09-12T16:27:00Z" w16du:dateUtc="2024-09-12T06:27:00Z">
                  <w:rPr>
                    <w:rFonts w:asciiTheme="minorHAnsi" w:eastAsia="Calibri" w:hAnsiTheme="minorHAnsi" w:cstheme="minorHAnsi"/>
                    <w:sz w:val="20"/>
                    <w:szCs w:val="20"/>
                    <w:highlight w:val="yellow"/>
                  </w:rPr>
                </w:rPrChange>
              </w:rPr>
              <w:t xml:space="preserve"> field</w:t>
            </w:r>
            <w:r w:rsidR="0011654E" w:rsidRPr="000F38B7">
              <w:rPr>
                <w:rFonts w:asciiTheme="minorHAnsi" w:eastAsia="Calibri" w:hAnsiTheme="minorHAnsi" w:cstheme="minorHAnsi"/>
                <w:sz w:val="20"/>
                <w:szCs w:val="20"/>
              </w:rPr>
              <w:t xml:space="preserve"> will not be populated prior to the first billing cycle. </w:t>
            </w:r>
          </w:p>
        </w:tc>
      </w:tr>
      <w:tr w:rsidR="00A86416" w:rsidRPr="000F38B7" w14:paraId="4085C535" w14:textId="77777777" w:rsidTr="000F38B7">
        <w:trPr>
          <w:trHeight w:val="286"/>
        </w:trPr>
        <w:tc>
          <w:tcPr>
            <w:tcW w:w="1418" w:type="dxa"/>
            <w:tcPrChange w:id="501" w:author="Sue Simnor (EXT Idiom)" w:date="2024-09-12T16:27:00Z" w16du:dateUtc="2024-09-12T06:27:00Z">
              <w:tcPr>
                <w:tcW w:w="1418" w:type="dxa"/>
                <w:gridSpan w:val="4"/>
              </w:tcPr>
            </w:tcPrChange>
          </w:tcPr>
          <w:p w14:paraId="6990B6A1" w14:textId="37135CEF" w:rsidR="00A86416" w:rsidRPr="00701B4E" w:rsidRDefault="00A86416" w:rsidP="000E1A6F">
            <w:pPr>
              <w:rPr>
                <w:rFonts w:asciiTheme="minorHAnsi" w:hAnsiTheme="minorHAnsi" w:cstheme="minorHAnsi"/>
                <w:color w:val="262626" w:themeColor="text1" w:themeTint="D9"/>
                <w:sz w:val="20"/>
                <w:szCs w:val="20"/>
              </w:rPr>
            </w:pPr>
            <w:r w:rsidRPr="00701B4E">
              <w:rPr>
                <w:rFonts w:asciiTheme="minorHAnsi" w:hAnsiTheme="minorHAnsi" w:cstheme="minorHAnsi"/>
                <w:color w:val="262626" w:themeColor="text1" w:themeTint="D9"/>
                <w:sz w:val="20"/>
                <w:szCs w:val="20"/>
              </w:rPr>
              <w:t>28/8/2024</w:t>
            </w:r>
          </w:p>
        </w:tc>
        <w:tc>
          <w:tcPr>
            <w:tcW w:w="1129" w:type="dxa"/>
            <w:tcPrChange w:id="502" w:author="Sue Simnor (EXT Idiom)" w:date="2024-09-12T16:27:00Z" w16du:dateUtc="2024-09-12T06:27:00Z">
              <w:tcPr>
                <w:tcW w:w="1129" w:type="dxa"/>
                <w:gridSpan w:val="2"/>
              </w:tcPr>
            </w:tcPrChange>
          </w:tcPr>
          <w:p w14:paraId="6FBB35D9" w14:textId="30363217" w:rsidR="00A86416" w:rsidRPr="00701B4E" w:rsidRDefault="00A86416" w:rsidP="000E1A6F">
            <w:pPr>
              <w:rPr>
                <w:rFonts w:asciiTheme="minorHAnsi" w:hAnsiTheme="minorHAnsi" w:cstheme="minorHAnsi"/>
                <w:color w:val="262626" w:themeColor="text1" w:themeTint="D9"/>
                <w:sz w:val="20"/>
                <w:szCs w:val="20"/>
              </w:rPr>
            </w:pPr>
            <w:r w:rsidRPr="00701B4E">
              <w:rPr>
                <w:rFonts w:asciiTheme="minorHAnsi" w:hAnsiTheme="minorHAnsi" w:cstheme="minorHAnsi"/>
                <w:color w:val="262626" w:themeColor="text1" w:themeTint="D9"/>
                <w:sz w:val="20"/>
                <w:szCs w:val="20"/>
              </w:rPr>
              <w:t>6.93</w:t>
            </w:r>
          </w:p>
        </w:tc>
        <w:tc>
          <w:tcPr>
            <w:tcW w:w="1701" w:type="dxa"/>
            <w:tcPrChange w:id="503" w:author="Sue Simnor (EXT Idiom)" w:date="2024-09-12T16:27:00Z" w16du:dateUtc="2024-09-12T06:27:00Z">
              <w:tcPr>
                <w:tcW w:w="1701" w:type="dxa"/>
              </w:tcPr>
            </w:tcPrChange>
          </w:tcPr>
          <w:p w14:paraId="5E4CDF0B" w14:textId="77777777" w:rsidR="00A86416" w:rsidRPr="00701B4E" w:rsidRDefault="00A86416" w:rsidP="000E1A6F">
            <w:pPr>
              <w:rPr>
                <w:ins w:id="504" w:author="Sam Sehgal (EXT Idiom)" w:date="2024-09-02T17:42:00Z" w16du:dateUtc="2024-09-02T07:42:00Z"/>
                <w:rFonts w:ascii="Calibri" w:hAnsi="Calibri" w:cs="Calibri"/>
                <w:sz w:val="20"/>
                <w:szCs w:val="20"/>
              </w:rPr>
            </w:pPr>
            <w:r w:rsidRPr="00701B4E">
              <w:rPr>
                <w:rFonts w:ascii="Calibri" w:hAnsi="Calibri" w:cs="Calibri"/>
                <w:sz w:val="20"/>
                <w:szCs w:val="20"/>
              </w:rPr>
              <w:t>Sue Simnor</w:t>
            </w:r>
          </w:p>
          <w:p w14:paraId="46C9C98E" w14:textId="77777777" w:rsidR="00D86E18" w:rsidRPr="00701B4E" w:rsidRDefault="00D86E18" w:rsidP="00D86E18">
            <w:pPr>
              <w:rPr>
                <w:ins w:id="505" w:author="Sam Sehgal (EXT Idiom)" w:date="2024-09-02T17:42:00Z" w16du:dateUtc="2024-09-02T07:42:00Z"/>
                <w:rFonts w:ascii="Calibri" w:hAnsi="Calibri" w:cs="Calibri"/>
                <w:sz w:val="20"/>
                <w:szCs w:val="20"/>
              </w:rPr>
            </w:pPr>
          </w:p>
          <w:p w14:paraId="0BBB9B18" w14:textId="77777777" w:rsidR="00D86E18" w:rsidRPr="00701B4E" w:rsidRDefault="00D86E18" w:rsidP="00D86E18">
            <w:pPr>
              <w:rPr>
                <w:ins w:id="506" w:author="Sam Sehgal (EXT Idiom)" w:date="2024-09-02T17:42:00Z" w16du:dateUtc="2024-09-02T07:42:00Z"/>
                <w:rFonts w:ascii="Calibri" w:hAnsi="Calibri" w:cs="Calibri"/>
                <w:sz w:val="20"/>
                <w:szCs w:val="20"/>
              </w:rPr>
            </w:pPr>
          </w:p>
          <w:p w14:paraId="36FE0A9B" w14:textId="77777777" w:rsidR="00D86E18" w:rsidRPr="00701B4E" w:rsidRDefault="00D86E18" w:rsidP="00D86E18">
            <w:pPr>
              <w:rPr>
                <w:ins w:id="507" w:author="Sam Sehgal (EXT Idiom)" w:date="2024-09-02T17:42:00Z" w16du:dateUtc="2024-09-02T07:42:00Z"/>
                <w:rFonts w:ascii="Calibri" w:hAnsi="Calibri" w:cs="Calibri"/>
                <w:sz w:val="20"/>
                <w:szCs w:val="20"/>
              </w:rPr>
            </w:pPr>
          </w:p>
          <w:p w14:paraId="01A1D121" w14:textId="77777777" w:rsidR="00D86E18" w:rsidRPr="00701B4E" w:rsidDel="00DB5D97" w:rsidRDefault="00D86E18" w:rsidP="00D86E18">
            <w:pPr>
              <w:rPr>
                <w:ins w:id="508" w:author="Sam Sehgal (EXT Idiom)" w:date="2024-09-02T17:42:00Z"/>
                <w:del w:id="509" w:author="Sue Simnor (EXT Idiom)" w:date="2024-09-05T10:36:00Z"/>
                <w:rFonts w:ascii="Calibri" w:hAnsi="Calibri" w:cs="Calibri"/>
                <w:sz w:val="20"/>
                <w:szCs w:val="20"/>
              </w:rPr>
            </w:pPr>
          </w:p>
          <w:p w14:paraId="3D4B91CF" w14:textId="77777777" w:rsidR="00D86E18" w:rsidRPr="00701B4E" w:rsidDel="00DB5D97" w:rsidRDefault="00D86E18" w:rsidP="00D86E18">
            <w:pPr>
              <w:rPr>
                <w:ins w:id="510" w:author="Sam Sehgal (EXT Idiom)" w:date="2024-09-02T17:42:00Z"/>
                <w:del w:id="511" w:author="Sue Simnor (EXT Idiom)" w:date="2024-09-05T10:36:00Z"/>
                <w:rFonts w:ascii="Calibri" w:hAnsi="Calibri" w:cs="Calibri"/>
                <w:sz w:val="20"/>
                <w:szCs w:val="20"/>
              </w:rPr>
            </w:pPr>
          </w:p>
          <w:p w14:paraId="16B3AAB9" w14:textId="77777777" w:rsidR="00D86E18" w:rsidRPr="00701B4E" w:rsidDel="00DB5D97" w:rsidRDefault="00D86E18" w:rsidP="00D86E18">
            <w:pPr>
              <w:rPr>
                <w:ins w:id="512" w:author="Sam Sehgal (EXT Idiom)" w:date="2024-09-02T17:42:00Z"/>
                <w:del w:id="513" w:author="Sue Simnor (EXT Idiom)" w:date="2024-09-05T10:36:00Z"/>
                <w:rFonts w:ascii="Calibri" w:hAnsi="Calibri" w:cs="Calibri"/>
                <w:sz w:val="20"/>
                <w:szCs w:val="20"/>
              </w:rPr>
            </w:pPr>
          </w:p>
          <w:p w14:paraId="45850BDA" w14:textId="77777777" w:rsidR="00D86E18" w:rsidRPr="00701B4E" w:rsidDel="00DB5D97" w:rsidRDefault="00D86E18" w:rsidP="00D86E18">
            <w:pPr>
              <w:rPr>
                <w:ins w:id="514" w:author="Sam Sehgal (EXT Idiom)" w:date="2024-09-02T17:42:00Z"/>
                <w:del w:id="515" w:author="Sue Simnor (EXT Idiom)" w:date="2024-09-05T10:36:00Z"/>
                <w:rFonts w:ascii="Calibri" w:hAnsi="Calibri" w:cs="Calibri"/>
                <w:sz w:val="20"/>
                <w:szCs w:val="20"/>
              </w:rPr>
            </w:pPr>
          </w:p>
          <w:p w14:paraId="3EBF2C64" w14:textId="77777777" w:rsidR="00D86E18" w:rsidRPr="00701B4E" w:rsidDel="00DB5D97" w:rsidRDefault="00D86E18" w:rsidP="00D86E18">
            <w:pPr>
              <w:rPr>
                <w:ins w:id="516" w:author="Sam Sehgal (EXT Idiom)" w:date="2024-09-02T17:42:00Z"/>
                <w:del w:id="517" w:author="Sue Simnor (EXT Idiom)" w:date="2024-09-05T10:36:00Z"/>
                <w:rFonts w:ascii="Calibri" w:hAnsi="Calibri" w:cs="Calibri"/>
                <w:sz w:val="20"/>
                <w:szCs w:val="20"/>
              </w:rPr>
            </w:pPr>
          </w:p>
          <w:p w14:paraId="527542B0" w14:textId="77777777" w:rsidR="00D86E18" w:rsidRPr="00701B4E" w:rsidRDefault="00D86E18" w:rsidP="00D86E18">
            <w:pPr>
              <w:rPr>
                <w:ins w:id="518" w:author="Sam Sehgal (EXT Idiom)" w:date="2024-09-02T17:42:00Z" w16du:dateUtc="2024-09-02T07:42:00Z"/>
                <w:rFonts w:ascii="Calibri" w:hAnsi="Calibri" w:cs="Calibri"/>
                <w:sz w:val="20"/>
                <w:szCs w:val="20"/>
              </w:rPr>
            </w:pPr>
          </w:p>
          <w:p w14:paraId="7C0DAD3B" w14:textId="6B20A45D" w:rsidR="00A86416" w:rsidRPr="00701B4E" w:rsidRDefault="00A86416" w:rsidP="000E1A6F">
            <w:pPr>
              <w:rPr>
                <w:rFonts w:ascii="Calibri" w:hAnsi="Calibri" w:cs="Calibri"/>
                <w:sz w:val="20"/>
                <w:szCs w:val="20"/>
              </w:rPr>
            </w:pPr>
          </w:p>
        </w:tc>
        <w:tc>
          <w:tcPr>
            <w:tcW w:w="4767" w:type="dxa"/>
            <w:tcPrChange w:id="519" w:author="Sue Simnor (EXT Idiom)" w:date="2024-09-12T16:27:00Z" w16du:dateUtc="2024-09-12T06:27:00Z">
              <w:tcPr>
                <w:tcW w:w="4767" w:type="dxa"/>
                <w:gridSpan w:val="2"/>
              </w:tcPr>
            </w:tcPrChange>
          </w:tcPr>
          <w:p w14:paraId="799A0870" w14:textId="3A30FD9C" w:rsidR="00A86416" w:rsidRPr="00701B4E" w:rsidRDefault="00A86416">
            <w:pPr>
              <w:pStyle w:val="ListParagraph"/>
              <w:numPr>
                <w:ilvl w:val="0"/>
                <w:numId w:val="178"/>
              </w:numPr>
              <w:adjustRightInd w:val="0"/>
              <w:rPr>
                <w:rFonts w:cstheme="minorHAnsi"/>
                <w:sz w:val="20"/>
                <w:szCs w:val="20"/>
              </w:rPr>
              <w:pPrChange w:id="520" w:author="Sue Simnor (EXT Idiom)" w:date="2024-08-29T13:53:00Z" w16du:dateUtc="2024-08-29T03:53:00Z">
                <w:pPr>
                  <w:adjustRightInd w:val="0"/>
                </w:pPr>
              </w:pPrChange>
            </w:pPr>
            <w:r w:rsidRPr="00701B4E">
              <w:rPr>
                <w:rFonts w:ascii="Calibri" w:hAnsi="Calibri" w:cs="Calibri"/>
                <w:sz w:val="20"/>
                <w:szCs w:val="20"/>
              </w:rPr>
              <w:lastRenderedPageBreak/>
              <w:t xml:space="preserve">Defect </w:t>
            </w:r>
            <w:r w:rsidR="004A10C3" w:rsidRPr="00701B4E">
              <w:rPr>
                <w:rFonts w:ascii="Calibri" w:hAnsi="Calibri" w:cs="Calibri"/>
                <w:sz w:val="20"/>
                <w:szCs w:val="20"/>
              </w:rPr>
              <w:t xml:space="preserve">464776 – Change the logic for </w:t>
            </w:r>
            <w:r w:rsidR="004A10C3" w:rsidRPr="000F38B7">
              <w:rPr>
                <w:rFonts w:cstheme="minorHAnsi"/>
                <w:sz w:val="20"/>
                <w:szCs w:val="20"/>
              </w:rPr>
              <w:t xml:space="preserve">&lt;NonPAYDSwitchToPAYD&gt; to use </w:t>
            </w:r>
            <w:r w:rsidR="0013357B" w:rsidRPr="000F38B7">
              <w:rPr>
                <w:rFonts w:cstheme="minorHAnsi"/>
                <w:sz w:val="20"/>
                <w:szCs w:val="20"/>
              </w:rPr>
              <w:t>‘1’ and ‘0’ instead of ‘Yes’ and ‘No’. Fragments updated are: OR 2, AYM 8 and AYM 9</w:t>
            </w:r>
          </w:p>
          <w:p w14:paraId="33BBA3C0" w14:textId="4C1D6AC2" w:rsidR="00EE0A9B" w:rsidRPr="00701B4E" w:rsidRDefault="00EE0A9B" w:rsidP="007C674A">
            <w:pPr>
              <w:adjustRightInd w:val="0"/>
              <w:rPr>
                <w:rFonts w:ascii="Calibri" w:hAnsi="Calibri" w:cs="Calibri"/>
                <w:sz w:val="20"/>
                <w:szCs w:val="20"/>
              </w:rPr>
            </w:pPr>
          </w:p>
        </w:tc>
      </w:tr>
      <w:tr w:rsidR="00E81DFF" w:rsidRPr="00BF7E32" w14:paraId="6B04D982" w14:textId="77777777" w:rsidTr="00BF7E32">
        <w:tc>
          <w:tcPr>
            <w:tcW w:w="1418" w:type="dxa"/>
          </w:tcPr>
          <w:p w14:paraId="4E195A4F" w14:textId="77777777" w:rsidR="00E81DFF" w:rsidRDefault="00E81DFF" w:rsidP="000E1A6F">
            <w:pPr>
              <w:rPr>
                <w:rFonts w:asciiTheme="minorHAnsi" w:hAnsiTheme="minorHAnsi" w:cstheme="minorHAnsi"/>
                <w:color w:val="262626" w:themeColor="text1" w:themeTint="D9"/>
                <w:sz w:val="20"/>
                <w:szCs w:val="20"/>
                <w:highlight w:val="yellow"/>
              </w:rPr>
            </w:pPr>
          </w:p>
        </w:tc>
        <w:tc>
          <w:tcPr>
            <w:tcW w:w="1129" w:type="dxa"/>
          </w:tcPr>
          <w:p w14:paraId="3DAA62FD" w14:textId="77777777" w:rsidR="00E81DFF" w:rsidRDefault="00E81DFF" w:rsidP="000E1A6F">
            <w:pPr>
              <w:rPr>
                <w:rFonts w:asciiTheme="minorHAnsi" w:hAnsiTheme="minorHAnsi" w:cstheme="minorHAnsi"/>
                <w:color w:val="262626" w:themeColor="text1" w:themeTint="D9"/>
                <w:sz w:val="20"/>
                <w:szCs w:val="20"/>
                <w:highlight w:val="yellow"/>
              </w:rPr>
            </w:pPr>
          </w:p>
        </w:tc>
        <w:tc>
          <w:tcPr>
            <w:tcW w:w="1701" w:type="dxa"/>
          </w:tcPr>
          <w:p w14:paraId="4CA45907" w14:textId="77777777" w:rsidR="00E81DFF" w:rsidRDefault="00E81DFF" w:rsidP="000E1A6F">
            <w:pPr>
              <w:rPr>
                <w:rFonts w:ascii="Calibri" w:hAnsi="Calibri" w:cs="Calibri"/>
                <w:sz w:val="20"/>
                <w:szCs w:val="20"/>
                <w:highlight w:val="yellow"/>
              </w:rPr>
            </w:pPr>
          </w:p>
        </w:tc>
        <w:tc>
          <w:tcPr>
            <w:tcW w:w="4767" w:type="dxa"/>
          </w:tcPr>
          <w:p w14:paraId="4098EF39" w14:textId="672AC203" w:rsidR="00E81DFF" w:rsidRPr="00A155A5" w:rsidRDefault="00FE5174">
            <w:pPr>
              <w:pStyle w:val="ListParagraph"/>
              <w:numPr>
                <w:ilvl w:val="0"/>
                <w:numId w:val="178"/>
              </w:numPr>
              <w:adjustRightInd w:val="0"/>
              <w:spacing w:after="0"/>
              <w:ind w:left="714" w:hanging="357"/>
              <w:rPr>
                <w:rFonts w:ascii="Calibri" w:hAnsi="Calibri" w:cs="Calibri"/>
                <w:sz w:val="20"/>
                <w:szCs w:val="20"/>
                <w:rPrChange w:id="521" w:author="Sue Simnor (EXT Idiom)" w:date="2024-09-12T16:26:00Z" w16du:dateUtc="2024-09-12T06:26:00Z">
                  <w:rPr>
                    <w:rFonts w:ascii="Calibri" w:hAnsi="Calibri" w:cs="Calibri"/>
                    <w:sz w:val="20"/>
                    <w:szCs w:val="20"/>
                    <w:highlight w:val="yellow"/>
                  </w:rPr>
                </w:rPrChange>
              </w:rPr>
              <w:pPrChange w:id="522" w:author="Sue Simnor (EXT Idiom)" w:date="2024-08-29T13:53:00Z" w16du:dateUtc="2024-08-29T03:53:00Z">
                <w:pPr>
                  <w:adjustRightInd w:val="0"/>
                </w:pPr>
              </w:pPrChange>
            </w:pPr>
            <w:r w:rsidRPr="00A155A5">
              <w:rPr>
                <w:rFonts w:ascii="Calibri" w:hAnsi="Calibri" w:cs="Calibri"/>
                <w:sz w:val="20"/>
                <w:szCs w:val="20"/>
                <w:rPrChange w:id="523" w:author="Sue Simnor (EXT Idiom)" w:date="2024-09-12T16:26:00Z" w16du:dateUtc="2024-09-12T06:26:00Z">
                  <w:rPr>
                    <w:rFonts w:ascii="Calibri" w:hAnsi="Calibri" w:cs="Calibri"/>
                    <w:sz w:val="20"/>
                    <w:szCs w:val="20"/>
                    <w:highlight w:val="yellow"/>
                  </w:rPr>
                </w:rPrChange>
              </w:rPr>
              <w:t xml:space="preserve">Defect 465107 - </w:t>
            </w:r>
            <w:r w:rsidR="00E81DFF" w:rsidRPr="00A155A5">
              <w:rPr>
                <w:rFonts w:ascii="Calibri" w:hAnsi="Calibri" w:cs="Calibri"/>
                <w:sz w:val="20"/>
                <w:szCs w:val="20"/>
                <w:rPrChange w:id="524" w:author="Sue Simnor (EXT Idiom)" w:date="2024-09-12T16:26:00Z" w16du:dateUtc="2024-09-12T06:26:00Z">
                  <w:rPr>
                    <w:rFonts w:ascii="Calibri" w:hAnsi="Calibri" w:cs="Calibri"/>
                    <w:sz w:val="20"/>
                    <w:szCs w:val="20"/>
                    <w:highlight w:val="yellow"/>
                  </w:rPr>
                </w:rPrChange>
              </w:rPr>
              <w:t>PS 3</w:t>
            </w:r>
            <w:r w:rsidR="00DF4315" w:rsidRPr="00A155A5">
              <w:rPr>
                <w:rFonts w:ascii="Calibri" w:hAnsi="Calibri" w:cs="Calibri"/>
                <w:sz w:val="20"/>
                <w:szCs w:val="20"/>
                <w:rPrChange w:id="525" w:author="Sue Simnor (EXT Idiom)" w:date="2024-09-12T16:26:00Z" w16du:dateUtc="2024-09-12T06:26:00Z">
                  <w:rPr>
                    <w:rFonts w:ascii="Calibri" w:hAnsi="Calibri" w:cs="Calibri"/>
                    <w:sz w:val="20"/>
                    <w:szCs w:val="20"/>
                    <w:highlight w:val="yellow"/>
                  </w:rPr>
                </w:rPrChange>
              </w:rPr>
              <w:t xml:space="preserve">/4/6/7 </w:t>
            </w:r>
            <w:r w:rsidR="000F30AA" w:rsidRPr="00A155A5">
              <w:rPr>
                <w:rFonts w:ascii="Calibri" w:hAnsi="Calibri" w:cs="Calibri"/>
                <w:sz w:val="20"/>
                <w:szCs w:val="20"/>
                <w:rPrChange w:id="526" w:author="Sue Simnor (EXT Idiom)" w:date="2024-09-12T16:26:00Z" w16du:dateUtc="2024-09-12T06:26:00Z">
                  <w:rPr>
                    <w:rFonts w:ascii="Calibri" w:hAnsi="Calibri" w:cs="Calibri"/>
                    <w:sz w:val="20"/>
                    <w:szCs w:val="20"/>
                    <w:highlight w:val="yellow"/>
                  </w:rPr>
                </w:rPrChange>
              </w:rPr>
              <w:t>–</w:t>
            </w:r>
            <w:r w:rsidR="00DF4315" w:rsidRPr="00A155A5">
              <w:rPr>
                <w:rFonts w:ascii="Calibri" w:hAnsi="Calibri" w:cs="Calibri"/>
                <w:sz w:val="20"/>
                <w:szCs w:val="20"/>
                <w:rPrChange w:id="527" w:author="Sue Simnor (EXT Idiom)" w:date="2024-09-12T16:26:00Z" w16du:dateUtc="2024-09-12T06:26:00Z">
                  <w:rPr>
                    <w:rFonts w:ascii="Calibri" w:hAnsi="Calibri" w:cs="Calibri"/>
                    <w:sz w:val="20"/>
                    <w:szCs w:val="20"/>
                    <w:highlight w:val="yellow"/>
                  </w:rPr>
                </w:rPrChange>
              </w:rPr>
              <w:t xml:space="preserve"> </w:t>
            </w:r>
            <w:r w:rsidR="000F30AA" w:rsidRPr="00A155A5">
              <w:rPr>
                <w:rFonts w:ascii="Calibri" w:hAnsi="Calibri" w:cs="Calibri"/>
                <w:sz w:val="20"/>
                <w:szCs w:val="20"/>
                <w:rPrChange w:id="528" w:author="Sue Simnor (EXT Idiom)" w:date="2024-09-12T16:26:00Z" w16du:dateUtc="2024-09-12T06:26:00Z">
                  <w:rPr>
                    <w:rFonts w:ascii="Calibri" w:hAnsi="Calibri" w:cs="Calibri"/>
                    <w:sz w:val="20"/>
                    <w:szCs w:val="20"/>
                    <w:highlight w:val="yellow"/>
                  </w:rPr>
                </w:rPrChange>
              </w:rPr>
              <w:t>Update the field from &lt;transactionPremium&gt; to &lt;CurrentAnnualGrossPremium</w:t>
            </w:r>
          </w:p>
          <w:p w14:paraId="0778E411" w14:textId="77777777" w:rsidR="0074157B" w:rsidRPr="00A155A5" w:rsidRDefault="0074157B" w:rsidP="00BE7B8C">
            <w:pPr>
              <w:adjustRightInd w:val="0"/>
              <w:rPr>
                <w:rFonts w:ascii="Calibri" w:hAnsi="Calibri" w:cs="Calibri"/>
                <w:sz w:val="20"/>
                <w:szCs w:val="20"/>
                <w:rPrChange w:id="529" w:author="Sue Simnor (EXT Idiom)" w:date="2024-09-12T16:26:00Z" w16du:dateUtc="2024-09-12T06:26:00Z">
                  <w:rPr>
                    <w:highlight w:val="yellow"/>
                  </w:rPr>
                </w:rPrChange>
              </w:rPr>
            </w:pPr>
          </w:p>
          <w:p w14:paraId="57F84891" w14:textId="5375117C" w:rsidR="00E81DFF" w:rsidRPr="00812AC1" w:rsidRDefault="00173798">
            <w:pPr>
              <w:pStyle w:val="ListParagraph"/>
              <w:numPr>
                <w:ilvl w:val="0"/>
                <w:numId w:val="178"/>
              </w:numPr>
              <w:adjustRightInd w:val="0"/>
              <w:ind w:left="714" w:hanging="357"/>
              <w:rPr>
                <w:rFonts w:ascii="Calibri" w:hAnsi="Calibri" w:cs="Calibri"/>
                <w:sz w:val="20"/>
                <w:szCs w:val="20"/>
                <w:highlight w:val="yellow"/>
              </w:rPr>
              <w:pPrChange w:id="530" w:author="Sue Simnor (EXT Idiom)" w:date="2024-08-29T13:57:00Z" w16du:dateUtc="2024-08-29T03:57:00Z">
                <w:pPr>
                  <w:adjustRightInd w:val="0"/>
                </w:pPr>
              </w:pPrChange>
            </w:pPr>
            <w:r w:rsidRPr="00701B4E">
              <w:rPr>
                <w:rFonts w:ascii="Calibri" w:hAnsi="Calibri" w:cs="Calibri"/>
                <w:sz w:val="20"/>
                <w:szCs w:val="20"/>
              </w:rPr>
              <w:t>&lt;Is</w:t>
            </w:r>
            <w:r w:rsidR="00AA5C6A" w:rsidRPr="00701B4E">
              <w:rPr>
                <w:rFonts w:ascii="Calibri" w:hAnsi="Calibri" w:cs="Calibri"/>
                <w:sz w:val="20"/>
                <w:szCs w:val="20"/>
              </w:rPr>
              <w:t>A</w:t>
            </w:r>
            <w:r w:rsidRPr="00701B4E">
              <w:rPr>
                <w:rFonts w:ascii="Calibri" w:hAnsi="Calibri" w:cs="Calibri"/>
                <w:sz w:val="20"/>
                <w:szCs w:val="20"/>
              </w:rPr>
              <w:t>fter</w:t>
            </w:r>
            <w:r w:rsidR="00AA5C6A" w:rsidRPr="00701B4E">
              <w:rPr>
                <w:rFonts w:ascii="Calibri" w:hAnsi="Calibri" w:cs="Calibri"/>
                <w:sz w:val="20"/>
                <w:szCs w:val="20"/>
              </w:rPr>
              <w:t>FinalPayment&gt; field is being passed as ‘0’ or ‘1’. Updated the logic to change from ‘True’ or ‘False’</w:t>
            </w:r>
            <w:r w:rsidR="00785405" w:rsidRPr="00701B4E">
              <w:rPr>
                <w:rFonts w:ascii="Calibri" w:hAnsi="Calibri" w:cs="Calibri"/>
                <w:sz w:val="20"/>
                <w:szCs w:val="20"/>
              </w:rPr>
              <w:t xml:space="preserve"> in</w:t>
            </w:r>
            <w:r w:rsidR="00AB225E" w:rsidRPr="00701B4E">
              <w:rPr>
                <w:rFonts w:ascii="Calibri" w:hAnsi="Calibri" w:cs="Calibri"/>
                <w:sz w:val="20"/>
                <w:szCs w:val="20"/>
              </w:rPr>
              <w:t xml:space="preserve"> the following rows: </w:t>
            </w:r>
            <w:r w:rsidR="00785405" w:rsidRPr="00701B4E">
              <w:rPr>
                <w:rFonts w:ascii="Calibri" w:hAnsi="Calibri" w:cs="Calibri"/>
                <w:sz w:val="20"/>
                <w:szCs w:val="20"/>
              </w:rPr>
              <w:t xml:space="preserve">             </w:t>
            </w:r>
            <w:r w:rsidR="00AB225E" w:rsidRPr="00701B4E">
              <w:rPr>
                <w:rFonts w:ascii="Calibri" w:hAnsi="Calibri" w:cs="Calibri"/>
                <w:sz w:val="20"/>
                <w:szCs w:val="20"/>
              </w:rPr>
              <w:t>PS 2 V10/11/12 &amp; PS 3 V4/5 &amp; YRP 20/21/22/23/27</w:t>
            </w:r>
          </w:p>
        </w:tc>
      </w:tr>
      <w:tr w:rsidR="00456338" w:rsidRPr="00BF7E32" w14:paraId="64D68C81" w14:textId="77777777" w:rsidTr="00BF7E32">
        <w:tc>
          <w:tcPr>
            <w:tcW w:w="1418" w:type="dxa"/>
          </w:tcPr>
          <w:p w14:paraId="6D14CC79" w14:textId="70C23A2A" w:rsidR="00456338" w:rsidRPr="0047204E" w:rsidRDefault="00CB3E37" w:rsidP="000E1A6F">
            <w:pPr>
              <w:rPr>
                <w:rFonts w:asciiTheme="minorHAnsi" w:hAnsiTheme="minorHAnsi" w:cstheme="minorHAnsi"/>
                <w:color w:val="262626" w:themeColor="text1" w:themeTint="D9"/>
                <w:sz w:val="20"/>
                <w:szCs w:val="20"/>
              </w:rPr>
            </w:pPr>
            <w:r w:rsidRPr="0047204E">
              <w:rPr>
                <w:rFonts w:asciiTheme="minorHAnsi" w:hAnsiTheme="minorHAnsi" w:cstheme="minorHAnsi"/>
                <w:color w:val="262626" w:themeColor="text1" w:themeTint="D9"/>
                <w:sz w:val="20"/>
                <w:szCs w:val="20"/>
              </w:rPr>
              <w:t>02/09/2024</w:t>
            </w:r>
          </w:p>
        </w:tc>
        <w:tc>
          <w:tcPr>
            <w:tcW w:w="1129" w:type="dxa"/>
          </w:tcPr>
          <w:p w14:paraId="51F52BCD" w14:textId="7FC067FB" w:rsidR="00456338" w:rsidRPr="0047204E" w:rsidRDefault="00CB3E37" w:rsidP="000E1A6F">
            <w:pPr>
              <w:rPr>
                <w:rFonts w:asciiTheme="minorHAnsi" w:hAnsiTheme="minorHAnsi" w:cstheme="minorHAnsi"/>
                <w:color w:val="262626" w:themeColor="text1" w:themeTint="D9"/>
                <w:sz w:val="20"/>
                <w:szCs w:val="20"/>
              </w:rPr>
            </w:pPr>
            <w:r w:rsidRPr="0047204E">
              <w:rPr>
                <w:rFonts w:asciiTheme="minorHAnsi" w:hAnsiTheme="minorHAnsi" w:cstheme="minorHAnsi"/>
                <w:color w:val="262626" w:themeColor="text1" w:themeTint="D9"/>
                <w:sz w:val="20"/>
                <w:szCs w:val="20"/>
              </w:rPr>
              <w:t>6.94</w:t>
            </w:r>
          </w:p>
        </w:tc>
        <w:tc>
          <w:tcPr>
            <w:tcW w:w="1701" w:type="dxa"/>
          </w:tcPr>
          <w:p w14:paraId="459E3C67" w14:textId="44BE5656" w:rsidR="00456338" w:rsidRPr="0047204E" w:rsidRDefault="00CB3E37" w:rsidP="000E1A6F">
            <w:pPr>
              <w:rPr>
                <w:rFonts w:ascii="Calibri" w:hAnsi="Calibri" w:cs="Calibri"/>
                <w:sz w:val="20"/>
                <w:szCs w:val="20"/>
              </w:rPr>
            </w:pPr>
            <w:r w:rsidRPr="0047204E">
              <w:rPr>
                <w:rFonts w:ascii="Calibri" w:hAnsi="Calibri" w:cs="Calibri"/>
                <w:sz w:val="20"/>
                <w:szCs w:val="20"/>
              </w:rPr>
              <w:t>Sam Sehgal</w:t>
            </w:r>
          </w:p>
        </w:tc>
        <w:tc>
          <w:tcPr>
            <w:tcW w:w="4767" w:type="dxa"/>
          </w:tcPr>
          <w:p w14:paraId="62800898" w14:textId="0D1BC700" w:rsidR="00456338" w:rsidRPr="0047204E" w:rsidRDefault="00CB3E37" w:rsidP="0047204E">
            <w:pPr>
              <w:adjustRightInd w:val="0"/>
              <w:ind w:left="720" w:hanging="360"/>
              <w:rPr>
                <w:rFonts w:ascii="Calibri" w:hAnsi="Calibri" w:cs="Calibri"/>
                <w:sz w:val="20"/>
                <w:szCs w:val="20"/>
              </w:rPr>
            </w:pPr>
            <w:r w:rsidRPr="0047204E">
              <w:rPr>
                <w:rFonts w:ascii="Calibri" w:hAnsi="Calibri" w:cs="Calibri"/>
                <w:sz w:val="20"/>
                <w:szCs w:val="20"/>
              </w:rPr>
              <w:t xml:space="preserve">Updated YB 6 </w:t>
            </w:r>
            <w:r w:rsidR="00E5733F" w:rsidRPr="0047204E">
              <w:rPr>
                <w:rFonts w:ascii="Calibri" w:hAnsi="Calibri" w:cs="Calibri"/>
                <w:sz w:val="20"/>
                <w:szCs w:val="20"/>
              </w:rPr>
              <w:t xml:space="preserve">section with </w:t>
            </w:r>
            <w:r w:rsidR="00C04917" w:rsidRPr="00A155A5">
              <w:rPr>
                <w:rFonts w:ascii="Calibri" w:hAnsi="Calibri" w:cs="Calibri"/>
                <w:sz w:val="20"/>
                <w:szCs w:val="20"/>
              </w:rPr>
              <w:t>YearOfConstruction logic</w:t>
            </w:r>
            <w:r w:rsidR="00D3133B" w:rsidRPr="00A155A5">
              <w:rPr>
                <w:rFonts w:ascii="Calibri" w:hAnsi="Calibri" w:cs="Calibri"/>
                <w:sz w:val="20"/>
                <w:szCs w:val="20"/>
              </w:rPr>
              <w:t xml:space="preserve"> for bug- 463430.</w:t>
            </w:r>
          </w:p>
        </w:tc>
      </w:tr>
      <w:tr w:rsidR="00D94212" w:rsidRPr="00BF7E32" w14:paraId="586BEB60" w14:textId="77777777" w:rsidTr="00BF7E32">
        <w:tc>
          <w:tcPr>
            <w:tcW w:w="1418" w:type="dxa"/>
          </w:tcPr>
          <w:p w14:paraId="47601FC8" w14:textId="15D74B25" w:rsidR="00D94212" w:rsidRPr="00A155A5" w:rsidRDefault="001D402A" w:rsidP="000E1A6F">
            <w:pPr>
              <w:rPr>
                <w:rFonts w:asciiTheme="minorHAnsi" w:hAnsiTheme="minorHAnsi" w:cstheme="minorHAnsi"/>
                <w:color w:val="262626" w:themeColor="text1" w:themeTint="D9"/>
                <w:sz w:val="20"/>
                <w:szCs w:val="20"/>
              </w:rPr>
            </w:pPr>
            <w:r w:rsidRPr="0047204E">
              <w:rPr>
                <w:rFonts w:asciiTheme="minorHAnsi" w:hAnsiTheme="minorHAnsi" w:cstheme="minorHAnsi"/>
                <w:color w:val="262626" w:themeColor="text1" w:themeTint="D9"/>
                <w:sz w:val="20"/>
                <w:szCs w:val="20"/>
              </w:rPr>
              <w:t>5/09/2024</w:t>
            </w:r>
          </w:p>
        </w:tc>
        <w:tc>
          <w:tcPr>
            <w:tcW w:w="1129" w:type="dxa"/>
          </w:tcPr>
          <w:p w14:paraId="4DB01412" w14:textId="484E5301" w:rsidR="00D94212" w:rsidRPr="00A155A5" w:rsidRDefault="00DB5D97" w:rsidP="000E1A6F">
            <w:pPr>
              <w:rPr>
                <w:rFonts w:asciiTheme="minorHAnsi" w:hAnsiTheme="minorHAnsi" w:cstheme="minorHAnsi"/>
                <w:color w:val="262626" w:themeColor="text1" w:themeTint="D9"/>
                <w:sz w:val="20"/>
                <w:szCs w:val="20"/>
              </w:rPr>
            </w:pPr>
            <w:r w:rsidRPr="0047204E">
              <w:rPr>
                <w:rFonts w:asciiTheme="minorHAnsi" w:hAnsiTheme="minorHAnsi" w:cstheme="minorHAnsi"/>
                <w:color w:val="262626" w:themeColor="text1" w:themeTint="D9"/>
                <w:sz w:val="20"/>
                <w:szCs w:val="20"/>
              </w:rPr>
              <w:t>6.95</w:t>
            </w:r>
          </w:p>
        </w:tc>
        <w:tc>
          <w:tcPr>
            <w:tcW w:w="1701" w:type="dxa"/>
          </w:tcPr>
          <w:p w14:paraId="79EB98F7" w14:textId="77777777" w:rsidR="00D94212" w:rsidRPr="0047204E" w:rsidRDefault="00DB5D97" w:rsidP="000E1A6F">
            <w:pPr>
              <w:rPr>
                <w:rFonts w:ascii="Calibri" w:hAnsi="Calibri" w:cs="Calibri"/>
                <w:sz w:val="20"/>
                <w:szCs w:val="20"/>
              </w:rPr>
            </w:pPr>
            <w:r w:rsidRPr="0047204E">
              <w:rPr>
                <w:rFonts w:ascii="Calibri" w:hAnsi="Calibri" w:cs="Calibri"/>
                <w:sz w:val="20"/>
                <w:szCs w:val="20"/>
              </w:rPr>
              <w:t>Sue Simnor</w:t>
            </w:r>
          </w:p>
          <w:p w14:paraId="7670DAA4" w14:textId="77777777" w:rsidR="003F73ED" w:rsidRPr="0047204E" w:rsidRDefault="003F73ED" w:rsidP="003F73ED">
            <w:pPr>
              <w:rPr>
                <w:rFonts w:ascii="Calibri" w:hAnsi="Calibri" w:cs="Calibri"/>
                <w:sz w:val="20"/>
                <w:szCs w:val="20"/>
              </w:rPr>
            </w:pPr>
          </w:p>
          <w:p w14:paraId="7DC3A2EB" w14:textId="77777777" w:rsidR="003F73ED" w:rsidRPr="0047204E" w:rsidRDefault="003F73ED" w:rsidP="003F73ED">
            <w:pPr>
              <w:rPr>
                <w:rFonts w:ascii="Calibri" w:hAnsi="Calibri" w:cs="Calibri"/>
                <w:sz w:val="20"/>
                <w:szCs w:val="20"/>
              </w:rPr>
            </w:pPr>
          </w:p>
          <w:p w14:paraId="2FAE9E98" w14:textId="77777777" w:rsidR="003F73ED" w:rsidRPr="0047204E" w:rsidRDefault="003F73ED" w:rsidP="003F73ED">
            <w:pPr>
              <w:rPr>
                <w:rFonts w:ascii="Calibri" w:hAnsi="Calibri" w:cs="Calibri"/>
                <w:sz w:val="20"/>
                <w:szCs w:val="20"/>
              </w:rPr>
            </w:pPr>
          </w:p>
          <w:p w14:paraId="7DBABB36" w14:textId="77777777" w:rsidR="003F73ED" w:rsidRPr="0047204E" w:rsidRDefault="003F73ED" w:rsidP="003F73ED">
            <w:pPr>
              <w:rPr>
                <w:rFonts w:ascii="Calibri" w:hAnsi="Calibri" w:cs="Calibri"/>
                <w:sz w:val="20"/>
                <w:szCs w:val="20"/>
              </w:rPr>
            </w:pPr>
          </w:p>
          <w:p w14:paraId="2D474850" w14:textId="77777777" w:rsidR="003F73ED" w:rsidRPr="0047204E" w:rsidRDefault="003F73ED" w:rsidP="003F73ED">
            <w:pPr>
              <w:rPr>
                <w:rFonts w:ascii="Calibri" w:hAnsi="Calibri" w:cs="Calibri"/>
                <w:sz w:val="20"/>
                <w:szCs w:val="20"/>
              </w:rPr>
            </w:pPr>
          </w:p>
          <w:p w14:paraId="080D361C" w14:textId="77777777" w:rsidR="003F73ED" w:rsidRPr="0047204E" w:rsidRDefault="003F73ED" w:rsidP="003F73ED">
            <w:pPr>
              <w:rPr>
                <w:rFonts w:ascii="Calibri" w:hAnsi="Calibri" w:cs="Calibri"/>
                <w:sz w:val="20"/>
                <w:szCs w:val="20"/>
              </w:rPr>
            </w:pPr>
          </w:p>
          <w:p w14:paraId="51EB6D4D" w14:textId="77777777" w:rsidR="003F73ED" w:rsidRPr="0047204E" w:rsidRDefault="003F73ED" w:rsidP="003F73ED">
            <w:pPr>
              <w:rPr>
                <w:rFonts w:ascii="Calibri" w:hAnsi="Calibri" w:cs="Calibri"/>
                <w:sz w:val="20"/>
                <w:szCs w:val="20"/>
              </w:rPr>
            </w:pPr>
          </w:p>
          <w:p w14:paraId="060B893D" w14:textId="77777777" w:rsidR="003F73ED" w:rsidRPr="0047204E" w:rsidRDefault="003F73ED" w:rsidP="003F73ED">
            <w:pPr>
              <w:rPr>
                <w:rFonts w:ascii="Calibri" w:hAnsi="Calibri" w:cs="Calibri"/>
                <w:sz w:val="20"/>
                <w:szCs w:val="20"/>
              </w:rPr>
            </w:pPr>
          </w:p>
          <w:p w14:paraId="2A20ABAA" w14:textId="77777777" w:rsidR="003F73ED" w:rsidRPr="0047204E" w:rsidRDefault="003F73ED" w:rsidP="003F73ED">
            <w:pPr>
              <w:rPr>
                <w:rFonts w:ascii="Calibri" w:hAnsi="Calibri" w:cs="Calibri"/>
                <w:sz w:val="20"/>
                <w:szCs w:val="20"/>
              </w:rPr>
            </w:pPr>
          </w:p>
          <w:p w14:paraId="6D2AC191" w14:textId="77777777" w:rsidR="003F73ED" w:rsidRPr="0047204E" w:rsidRDefault="003F73ED" w:rsidP="003F73ED">
            <w:pPr>
              <w:rPr>
                <w:rFonts w:ascii="Calibri" w:hAnsi="Calibri" w:cs="Calibri"/>
                <w:sz w:val="20"/>
                <w:szCs w:val="20"/>
              </w:rPr>
            </w:pPr>
          </w:p>
          <w:p w14:paraId="5FC51A8B" w14:textId="77777777" w:rsidR="003F73ED" w:rsidRPr="0047204E" w:rsidRDefault="003F73ED" w:rsidP="003F73ED">
            <w:pPr>
              <w:rPr>
                <w:rFonts w:ascii="Calibri" w:hAnsi="Calibri" w:cs="Calibri"/>
                <w:sz w:val="20"/>
                <w:szCs w:val="20"/>
              </w:rPr>
            </w:pPr>
          </w:p>
          <w:p w14:paraId="1287B022" w14:textId="77777777" w:rsidR="003F73ED" w:rsidRPr="0047204E" w:rsidRDefault="003F73ED" w:rsidP="003F73ED">
            <w:pPr>
              <w:rPr>
                <w:rFonts w:ascii="Calibri" w:hAnsi="Calibri" w:cs="Calibri"/>
                <w:sz w:val="20"/>
                <w:szCs w:val="20"/>
              </w:rPr>
            </w:pPr>
          </w:p>
          <w:p w14:paraId="1E52A4C9" w14:textId="77777777" w:rsidR="003F73ED" w:rsidRPr="0047204E" w:rsidRDefault="003F73ED" w:rsidP="003F73ED">
            <w:pPr>
              <w:rPr>
                <w:rFonts w:ascii="Calibri" w:hAnsi="Calibri" w:cs="Calibri"/>
                <w:sz w:val="20"/>
                <w:szCs w:val="20"/>
              </w:rPr>
            </w:pPr>
          </w:p>
          <w:p w14:paraId="042F9809" w14:textId="77777777" w:rsidR="003F73ED" w:rsidRPr="0047204E" w:rsidRDefault="003F73ED" w:rsidP="003F73ED">
            <w:pPr>
              <w:rPr>
                <w:rFonts w:ascii="Calibri" w:hAnsi="Calibri" w:cs="Calibri"/>
                <w:sz w:val="20"/>
                <w:szCs w:val="20"/>
              </w:rPr>
            </w:pPr>
          </w:p>
          <w:p w14:paraId="58F5ACD1" w14:textId="77777777" w:rsidR="003F73ED" w:rsidRPr="0047204E" w:rsidRDefault="003F73ED" w:rsidP="003F73ED">
            <w:pPr>
              <w:rPr>
                <w:rFonts w:ascii="Calibri" w:hAnsi="Calibri" w:cs="Calibri"/>
                <w:sz w:val="20"/>
                <w:szCs w:val="20"/>
              </w:rPr>
            </w:pPr>
          </w:p>
          <w:p w14:paraId="17F5FF2B" w14:textId="77777777" w:rsidR="003F73ED" w:rsidRPr="0047204E" w:rsidRDefault="003F73ED" w:rsidP="003F73ED">
            <w:pPr>
              <w:rPr>
                <w:rFonts w:ascii="Calibri" w:hAnsi="Calibri" w:cs="Calibri"/>
                <w:sz w:val="20"/>
                <w:szCs w:val="20"/>
              </w:rPr>
            </w:pPr>
          </w:p>
          <w:p w14:paraId="77BA2F70" w14:textId="77777777" w:rsidR="003F73ED" w:rsidRPr="0047204E" w:rsidRDefault="003F73ED" w:rsidP="003F73ED">
            <w:pPr>
              <w:rPr>
                <w:rFonts w:ascii="Calibri" w:hAnsi="Calibri" w:cs="Calibri"/>
                <w:sz w:val="20"/>
                <w:szCs w:val="20"/>
              </w:rPr>
            </w:pPr>
          </w:p>
          <w:p w14:paraId="69083AC3" w14:textId="77777777" w:rsidR="003F73ED" w:rsidRPr="0047204E" w:rsidRDefault="003F73ED" w:rsidP="003F73ED">
            <w:pPr>
              <w:rPr>
                <w:rFonts w:ascii="Calibri" w:hAnsi="Calibri" w:cs="Calibri"/>
                <w:sz w:val="20"/>
                <w:szCs w:val="20"/>
              </w:rPr>
            </w:pPr>
          </w:p>
          <w:p w14:paraId="0990CB4F" w14:textId="77777777" w:rsidR="003F73ED" w:rsidRPr="0047204E" w:rsidRDefault="003F73ED" w:rsidP="003F73ED">
            <w:pPr>
              <w:rPr>
                <w:rFonts w:ascii="Calibri" w:hAnsi="Calibri" w:cs="Calibri"/>
                <w:sz w:val="20"/>
                <w:szCs w:val="20"/>
              </w:rPr>
            </w:pPr>
          </w:p>
          <w:p w14:paraId="735EA828" w14:textId="77777777" w:rsidR="003F73ED" w:rsidRPr="0047204E" w:rsidRDefault="003F73ED" w:rsidP="003F73ED">
            <w:pPr>
              <w:rPr>
                <w:rFonts w:ascii="Calibri" w:hAnsi="Calibri" w:cs="Calibri"/>
                <w:sz w:val="20"/>
                <w:szCs w:val="20"/>
              </w:rPr>
            </w:pPr>
          </w:p>
          <w:p w14:paraId="1176738C" w14:textId="77777777" w:rsidR="003F73ED" w:rsidRPr="0047204E" w:rsidRDefault="003F73ED" w:rsidP="003F73ED">
            <w:pPr>
              <w:rPr>
                <w:rFonts w:ascii="Calibri" w:hAnsi="Calibri" w:cs="Calibri"/>
                <w:sz w:val="20"/>
                <w:szCs w:val="20"/>
              </w:rPr>
            </w:pPr>
          </w:p>
          <w:p w14:paraId="6E5E7B66" w14:textId="77777777" w:rsidR="003F73ED" w:rsidRPr="0047204E" w:rsidRDefault="003F73ED" w:rsidP="003F73ED">
            <w:pPr>
              <w:rPr>
                <w:rFonts w:ascii="Calibri" w:hAnsi="Calibri" w:cs="Calibri"/>
                <w:sz w:val="20"/>
                <w:szCs w:val="20"/>
              </w:rPr>
            </w:pPr>
          </w:p>
          <w:p w14:paraId="54FFEFFF" w14:textId="77777777" w:rsidR="003F73ED" w:rsidRPr="0047204E" w:rsidRDefault="003F73ED" w:rsidP="003F73ED">
            <w:pPr>
              <w:rPr>
                <w:rFonts w:ascii="Calibri" w:hAnsi="Calibri" w:cs="Calibri"/>
                <w:sz w:val="20"/>
                <w:szCs w:val="20"/>
              </w:rPr>
            </w:pPr>
          </w:p>
          <w:p w14:paraId="1377253A" w14:textId="77777777" w:rsidR="003F73ED" w:rsidRPr="0047204E" w:rsidRDefault="003F73ED" w:rsidP="003F73ED">
            <w:pPr>
              <w:rPr>
                <w:rFonts w:ascii="Calibri" w:hAnsi="Calibri" w:cs="Calibri"/>
                <w:sz w:val="20"/>
                <w:szCs w:val="20"/>
              </w:rPr>
            </w:pPr>
          </w:p>
          <w:p w14:paraId="79D85F4D" w14:textId="77777777" w:rsidR="003F73ED" w:rsidRPr="0047204E" w:rsidRDefault="003F73ED" w:rsidP="003F73ED">
            <w:pPr>
              <w:rPr>
                <w:rFonts w:ascii="Calibri" w:hAnsi="Calibri" w:cs="Calibri"/>
                <w:sz w:val="20"/>
                <w:szCs w:val="20"/>
              </w:rPr>
            </w:pPr>
          </w:p>
          <w:p w14:paraId="627C3DB6" w14:textId="77777777" w:rsidR="003F73ED" w:rsidRPr="0047204E" w:rsidRDefault="003F73ED" w:rsidP="003F73ED">
            <w:pPr>
              <w:rPr>
                <w:rFonts w:ascii="Calibri" w:hAnsi="Calibri" w:cs="Calibri"/>
                <w:sz w:val="20"/>
                <w:szCs w:val="20"/>
              </w:rPr>
            </w:pPr>
          </w:p>
          <w:p w14:paraId="01158117" w14:textId="77777777" w:rsidR="003F73ED" w:rsidRPr="0047204E" w:rsidRDefault="003F73ED" w:rsidP="003F73ED">
            <w:pPr>
              <w:rPr>
                <w:rFonts w:ascii="Calibri" w:hAnsi="Calibri" w:cs="Calibri"/>
                <w:sz w:val="20"/>
                <w:szCs w:val="20"/>
              </w:rPr>
            </w:pPr>
          </w:p>
          <w:p w14:paraId="76FEDD43" w14:textId="32EF3A55" w:rsidR="003F73ED" w:rsidRPr="00A155A5" w:rsidRDefault="003F73ED" w:rsidP="0047204E">
            <w:pPr>
              <w:jc w:val="center"/>
              <w:rPr>
                <w:rFonts w:ascii="Calibri" w:hAnsi="Calibri" w:cs="Calibri"/>
                <w:sz w:val="20"/>
                <w:szCs w:val="20"/>
              </w:rPr>
            </w:pPr>
          </w:p>
        </w:tc>
        <w:tc>
          <w:tcPr>
            <w:tcW w:w="4767" w:type="dxa"/>
          </w:tcPr>
          <w:p w14:paraId="7D967A4E" w14:textId="41365E3E" w:rsidR="00D94212" w:rsidRPr="0047204E" w:rsidRDefault="006533C2" w:rsidP="00B6149B">
            <w:pPr>
              <w:pStyle w:val="ListParagraph"/>
              <w:numPr>
                <w:ilvl w:val="0"/>
                <w:numId w:val="180"/>
              </w:numPr>
              <w:adjustRightInd w:val="0"/>
              <w:rPr>
                <w:rFonts w:ascii="Calibri" w:hAnsi="Calibri" w:cs="Calibri"/>
                <w:sz w:val="20"/>
                <w:szCs w:val="20"/>
              </w:rPr>
            </w:pPr>
            <w:r w:rsidRPr="0047204E">
              <w:rPr>
                <w:rFonts w:ascii="Calibri" w:hAnsi="Calibri" w:cs="Calibri"/>
                <w:b/>
                <w:bCs/>
                <w:sz w:val="20"/>
                <w:szCs w:val="20"/>
              </w:rPr>
              <w:t xml:space="preserve">Defect </w:t>
            </w:r>
            <w:r w:rsidR="00B6149B" w:rsidRPr="0047204E">
              <w:rPr>
                <w:rFonts w:ascii="Calibri" w:hAnsi="Calibri" w:cs="Calibri"/>
                <w:b/>
                <w:bCs/>
                <w:sz w:val="20"/>
                <w:szCs w:val="20"/>
              </w:rPr>
              <w:t>463538</w:t>
            </w:r>
            <w:r w:rsidR="00B6149B" w:rsidRPr="00A155A5">
              <w:rPr>
                <w:rFonts w:ascii="Calibri" w:hAnsi="Calibri" w:cs="Calibri"/>
                <w:sz w:val="20"/>
                <w:szCs w:val="20"/>
              </w:rPr>
              <w:t xml:space="preserve"> </w:t>
            </w:r>
            <w:r w:rsidR="00DD25FA" w:rsidRPr="00A155A5">
              <w:rPr>
                <w:rFonts w:ascii="Calibri" w:hAnsi="Calibri" w:cs="Calibri"/>
                <w:sz w:val="20"/>
                <w:szCs w:val="20"/>
              </w:rPr>
              <w:t>–</w:t>
            </w:r>
            <w:r w:rsidR="00B6149B" w:rsidRPr="00A155A5">
              <w:rPr>
                <w:rFonts w:ascii="Calibri" w:hAnsi="Calibri" w:cs="Calibri"/>
                <w:sz w:val="20"/>
                <w:szCs w:val="20"/>
              </w:rPr>
              <w:t xml:space="preserve"> </w:t>
            </w:r>
            <w:r w:rsidR="00DD25FA" w:rsidRPr="00A155A5">
              <w:rPr>
                <w:rFonts w:ascii="Calibri" w:hAnsi="Calibri" w:cs="Calibri"/>
                <w:sz w:val="20"/>
                <w:szCs w:val="20"/>
              </w:rPr>
              <w:t xml:space="preserve">SCM 2 - </w:t>
            </w:r>
            <w:r w:rsidR="00D94212" w:rsidRPr="0047204E">
              <w:rPr>
                <w:rFonts w:ascii="Calibri" w:hAnsi="Calibri" w:cs="Calibri"/>
                <w:sz w:val="20"/>
                <w:szCs w:val="20"/>
              </w:rPr>
              <w:t>Special Conditions section</w:t>
            </w:r>
            <w:r w:rsidR="00CE2A05" w:rsidRPr="00A155A5">
              <w:rPr>
                <w:rFonts w:ascii="Calibri" w:hAnsi="Calibri" w:cs="Calibri"/>
                <w:sz w:val="20"/>
                <w:szCs w:val="20"/>
              </w:rPr>
              <w:t xml:space="preserve"> (Motor) – </w:t>
            </w:r>
            <w:r w:rsidR="00DD25FA" w:rsidRPr="00A155A5">
              <w:rPr>
                <w:rFonts w:ascii="Calibri" w:hAnsi="Calibri" w:cs="Calibri"/>
                <w:sz w:val="20"/>
                <w:szCs w:val="20"/>
              </w:rPr>
              <w:t>R</w:t>
            </w:r>
            <w:r w:rsidR="00CE2A05" w:rsidRPr="00A155A5">
              <w:rPr>
                <w:rFonts w:ascii="Calibri" w:hAnsi="Calibri" w:cs="Calibri"/>
                <w:sz w:val="20"/>
                <w:szCs w:val="20"/>
              </w:rPr>
              <w:t>eformat</w:t>
            </w:r>
            <w:r w:rsidR="00BE587A" w:rsidRPr="0047204E">
              <w:rPr>
                <w:rFonts w:ascii="Calibri" w:hAnsi="Calibri" w:cs="Calibri"/>
                <w:sz w:val="20"/>
                <w:szCs w:val="20"/>
              </w:rPr>
              <w:t>ted</w:t>
            </w:r>
            <w:r w:rsidR="00CE2A05" w:rsidRPr="00A155A5">
              <w:rPr>
                <w:rFonts w:ascii="Calibri" w:hAnsi="Calibri" w:cs="Calibri"/>
                <w:sz w:val="20"/>
                <w:szCs w:val="20"/>
              </w:rPr>
              <w:t xml:space="preserve"> to ensure the ‘No Special Conditions apply’ text is only displayed </w:t>
            </w:r>
            <w:r w:rsidR="00766813" w:rsidRPr="00A155A5">
              <w:rPr>
                <w:rFonts w:ascii="Calibri" w:hAnsi="Calibri" w:cs="Calibri"/>
                <w:sz w:val="20"/>
                <w:szCs w:val="20"/>
              </w:rPr>
              <w:t xml:space="preserve">when no other text in this section is displayed. The section contains </w:t>
            </w:r>
            <w:r w:rsidR="006F460D" w:rsidRPr="00A155A5">
              <w:rPr>
                <w:rFonts w:ascii="Calibri" w:hAnsi="Calibri" w:cs="Calibri"/>
                <w:sz w:val="20"/>
                <w:szCs w:val="20"/>
              </w:rPr>
              <w:t xml:space="preserve">multiple different field logic </w:t>
            </w:r>
            <w:r w:rsidR="00CA4923" w:rsidRPr="0047204E">
              <w:rPr>
                <w:rFonts w:ascii="Calibri" w:hAnsi="Calibri" w:cs="Calibri"/>
                <w:sz w:val="20"/>
                <w:szCs w:val="20"/>
              </w:rPr>
              <w:t>so we can default to ‘No Special Conditions apply’ text if no other is applicable</w:t>
            </w:r>
          </w:p>
          <w:p w14:paraId="4D94F85A" w14:textId="77777777" w:rsidR="004E2C1D" w:rsidRPr="0047204E" w:rsidRDefault="004E2C1D" w:rsidP="0047204E">
            <w:pPr>
              <w:adjustRightInd w:val="0"/>
              <w:ind w:left="360"/>
              <w:rPr>
                <w:rFonts w:ascii="Calibri" w:hAnsi="Calibri" w:cs="Calibri"/>
                <w:sz w:val="20"/>
                <w:szCs w:val="20"/>
              </w:rPr>
            </w:pPr>
          </w:p>
          <w:p w14:paraId="55A87D9C" w14:textId="046CF32B" w:rsidR="004E2C1D" w:rsidRPr="00A155A5" w:rsidRDefault="004E2C1D" w:rsidP="004E2C1D">
            <w:pPr>
              <w:pStyle w:val="ListParagraph"/>
              <w:numPr>
                <w:ilvl w:val="0"/>
                <w:numId w:val="180"/>
              </w:numPr>
              <w:adjustRightInd w:val="0"/>
              <w:rPr>
                <w:rFonts w:ascii="Calibri" w:hAnsi="Calibri" w:cs="Calibri"/>
                <w:sz w:val="20"/>
                <w:szCs w:val="20"/>
              </w:rPr>
            </w:pPr>
            <w:r w:rsidRPr="0047204E">
              <w:rPr>
                <w:rFonts w:ascii="Calibri" w:hAnsi="Calibri" w:cs="Calibri"/>
                <w:b/>
                <w:bCs/>
                <w:sz w:val="20"/>
                <w:szCs w:val="20"/>
              </w:rPr>
              <w:t>SCH 2</w:t>
            </w:r>
            <w:r w:rsidRPr="0047204E">
              <w:rPr>
                <w:rFonts w:ascii="Calibri" w:hAnsi="Calibri" w:cs="Calibri"/>
                <w:sz w:val="20"/>
                <w:szCs w:val="20"/>
              </w:rPr>
              <w:t xml:space="preserve"> – Special Conditions (Home) – Reformatted the section to ensure the ‘No Special Conditions apply’ text is only displayed when no other text in this section is displayed. The section contains multiple different field logic </w:t>
            </w:r>
            <w:r w:rsidR="00CA4923" w:rsidRPr="0047204E">
              <w:rPr>
                <w:rFonts w:ascii="Calibri" w:hAnsi="Calibri" w:cs="Calibri"/>
                <w:sz w:val="20"/>
                <w:szCs w:val="20"/>
              </w:rPr>
              <w:t>so we can default to ‘No Special Conditions apply’ text if no other is applicable</w:t>
            </w:r>
          </w:p>
          <w:p w14:paraId="5B55C6EE" w14:textId="77777777" w:rsidR="0070384A" w:rsidRPr="0047204E" w:rsidRDefault="0070384A" w:rsidP="0047204E">
            <w:pPr>
              <w:adjustRightInd w:val="0"/>
              <w:rPr>
                <w:rFonts w:ascii="Calibri" w:hAnsi="Calibri" w:cs="Calibri"/>
                <w:sz w:val="16"/>
                <w:szCs w:val="16"/>
              </w:rPr>
            </w:pPr>
          </w:p>
          <w:p w14:paraId="4D456606" w14:textId="182F30C7" w:rsidR="00D94212" w:rsidRPr="0047204E" w:rsidRDefault="006533C2" w:rsidP="00CE2A05">
            <w:pPr>
              <w:pStyle w:val="ListParagraph"/>
              <w:numPr>
                <w:ilvl w:val="0"/>
                <w:numId w:val="180"/>
              </w:numPr>
              <w:adjustRightInd w:val="0"/>
              <w:rPr>
                <w:rFonts w:ascii="Calibri" w:hAnsi="Calibri" w:cs="Calibri"/>
                <w:sz w:val="20"/>
                <w:szCs w:val="20"/>
              </w:rPr>
            </w:pPr>
            <w:r w:rsidRPr="0047204E">
              <w:rPr>
                <w:rFonts w:ascii="Calibri" w:hAnsi="Calibri" w:cs="Calibri"/>
                <w:b/>
                <w:bCs/>
                <w:sz w:val="20"/>
                <w:szCs w:val="20"/>
              </w:rPr>
              <w:t xml:space="preserve">Defect </w:t>
            </w:r>
            <w:r w:rsidR="00B6149B" w:rsidRPr="0047204E">
              <w:rPr>
                <w:rFonts w:ascii="Calibri" w:hAnsi="Calibri" w:cs="Calibri"/>
                <w:b/>
                <w:bCs/>
                <w:sz w:val="20"/>
                <w:szCs w:val="20"/>
              </w:rPr>
              <w:t>467660</w:t>
            </w:r>
            <w:r w:rsidR="00B6149B" w:rsidRPr="00A155A5">
              <w:rPr>
                <w:rFonts w:ascii="Calibri" w:hAnsi="Calibri" w:cs="Calibri"/>
                <w:sz w:val="20"/>
                <w:szCs w:val="20"/>
              </w:rPr>
              <w:t xml:space="preserve"> – </w:t>
            </w:r>
            <w:r w:rsidR="0070384A" w:rsidRPr="00A155A5">
              <w:rPr>
                <w:rFonts w:ascii="Calibri" w:hAnsi="Calibri" w:cs="Calibri"/>
                <w:sz w:val="20"/>
                <w:szCs w:val="20"/>
              </w:rPr>
              <w:t xml:space="preserve">Section </w:t>
            </w:r>
            <w:r w:rsidR="00B943E4" w:rsidRPr="0047204E">
              <w:rPr>
                <w:rFonts w:ascii="Calibri" w:hAnsi="Calibri" w:cs="Calibri"/>
                <w:sz w:val="20"/>
                <w:szCs w:val="20"/>
              </w:rPr>
              <w:t>De</w:t>
            </w:r>
            <w:r w:rsidR="0076098D" w:rsidRPr="0047204E">
              <w:rPr>
                <w:rFonts w:ascii="Calibri" w:hAnsi="Calibri" w:cs="Calibri"/>
                <w:sz w:val="20"/>
                <w:szCs w:val="20"/>
              </w:rPr>
              <w:t>cl</w:t>
            </w:r>
            <w:r w:rsidR="00B943E4" w:rsidRPr="0047204E">
              <w:rPr>
                <w:rFonts w:ascii="Calibri" w:hAnsi="Calibri" w:cs="Calibri"/>
                <w:sz w:val="20"/>
                <w:szCs w:val="20"/>
              </w:rPr>
              <w:t xml:space="preserve">arations &amp; Driver History </w:t>
            </w:r>
            <w:r w:rsidR="0070384A" w:rsidRPr="0047204E">
              <w:rPr>
                <w:rFonts w:ascii="Calibri" w:hAnsi="Calibri" w:cs="Calibri"/>
                <w:b/>
                <w:bCs/>
                <w:sz w:val="20"/>
                <w:szCs w:val="20"/>
              </w:rPr>
              <w:t>DDH</w:t>
            </w:r>
            <w:r w:rsidR="00BA0A25" w:rsidRPr="0047204E">
              <w:rPr>
                <w:rFonts w:ascii="Calibri" w:hAnsi="Calibri" w:cs="Calibri"/>
                <w:b/>
                <w:bCs/>
                <w:sz w:val="20"/>
                <w:szCs w:val="20"/>
              </w:rPr>
              <w:t xml:space="preserve"> </w:t>
            </w:r>
            <w:r w:rsidR="00523F14" w:rsidRPr="0047204E">
              <w:rPr>
                <w:rFonts w:ascii="Calibri" w:hAnsi="Calibri" w:cs="Calibri"/>
                <w:b/>
                <w:bCs/>
                <w:sz w:val="20"/>
                <w:szCs w:val="20"/>
              </w:rPr>
              <w:t>25</w:t>
            </w:r>
            <w:r w:rsidR="00523F14" w:rsidRPr="00A155A5">
              <w:rPr>
                <w:rFonts w:ascii="Calibri" w:hAnsi="Calibri" w:cs="Calibri"/>
                <w:sz w:val="20"/>
                <w:szCs w:val="20"/>
              </w:rPr>
              <w:t xml:space="preserve"> &amp; DDH 26</w:t>
            </w:r>
            <w:r w:rsidR="0070384A" w:rsidRPr="00A155A5">
              <w:rPr>
                <w:rFonts w:ascii="Calibri" w:hAnsi="Calibri" w:cs="Calibri"/>
                <w:sz w:val="20"/>
                <w:szCs w:val="20"/>
              </w:rPr>
              <w:t xml:space="preserve"> - </w:t>
            </w:r>
            <w:r w:rsidR="00B6149B" w:rsidRPr="00A155A5">
              <w:rPr>
                <w:rFonts w:ascii="Calibri" w:hAnsi="Calibri" w:cs="Calibri"/>
                <w:sz w:val="20"/>
                <w:szCs w:val="20"/>
              </w:rPr>
              <w:t xml:space="preserve">Remove </w:t>
            </w:r>
            <w:r w:rsidR="00B943E4" w:rsidRPr="0047204E">
              <w:rPr>
                <w:rFonts w:ascii="Calibri" w:hAnsi="Calibri" w:cs="Calibri"/>
                <w:sz w:val="20"/>
                <w:szCs w:val="20"/>
              </w:rPr>
              <w:t xml:space="preserve">superfluous left </w:t>
            </w:r>
            <w:r w:rsidR="0070384A" w:rsidRPr="00A155A5">
              <w:rPr>
                <w:rFonts w:ascii="Calibri" w:hAnsi="Calibri" w:cs="Calibri"/>
                <w:sz w:val="20"/>
                <w:szCs w:val="20"/>
              </w:rPr>
              <w:t xml:space="preserve">bracket from </w:t>
            </w:r>
            <w:r w:rsidR="00CE2A05" w:rsidRPr="00A155A5">
              <w:rPr>
                <w:rFonts w:ascii="Calibri" w:hAnsi="Calibri" w:cs="Calibri"/>
                <w:sz w:val="20"/>
                <w:szCs w:val="20"/>
              </w:rPr>
              <w:t>text as highlighted</w:t>
            </w:r>
          </w:p>
          <w:p w14:paraId="7A67D582" w14:textId="77777777" w:rsidR="004A6702" w:rsidRPr="0047204E" w:rsidRDefault="004A6702" w:rsidP="0047204E">
            <w:pPr>
              <w:ind w:left="360"/>
              <w:rPr>
                <w:rFonts w:ascii="Calibri" w:hAnsi="Calibri" w:cs="Calibri"/>
                <w:sz w:val="20"/>
                <w:szCs w:val="20"/>
              </w:rPr>
            </w:pPr>
          </w:p>
          <w:p w14:paraId="12640EE2" w14:textId="0B49BB09" w:rsidR="00AF762A" w:rsidRPr="0047204E" w:rsidRDefault="00EA20A2" w:rsidP="00AF762A">
            <w:pPr>
              <w:pStyle w:val="ListParagraph"/>
              <w:numPr>
                <w:ilvl w:val="0"/>
                <w:numId w:val="180"/>
              </w:numPr>
              <w:adjustRightInd w:val="0"/>
              <w:rPr>
                <w:rFonts w:ascii="Calibri" w:hAnsi="Calibri" w:cs="Calibri"/>
                <w:sz w:val="20"/>
                <w:szCs w:val="20"/>
              </w:rPr>
            </w:pPr>
            <w:r w:rsidRPr="0047204E">
              <w:rPr>
                <w:rFonts w:ascii="Calibri" w:hAnsi="Calibri" w:cs="Calibri"/>
                <w:b/>
                <w:bCs/>
                <w:sz w:val="20"/>
                <w:szCs w:val="20"/>
              </w:rPr>
              <w:t>YC</w:t>
            </w:r>
            <w:r w:rsidR="00767074" w:rsidRPr="0047204E">
              <w:rPr>
                <w:rFonts w:ascii="Calibri" w:hAnsi="Calibri" w:cs="Calibri"/>
                <w:b/>
                <w:bCs/>
                <w:sz w:val="20"/>
                <w:szCs w:val="20"/>
              </w:rPr>
              <w:t xml:space="preserve"> </w:t>
            </w:r>
            <w:r w:rsidRPr="0047204E">
              <w:rPr>
                <w:rFonts w:ascii="Calibri" w:hAnsi="Calibri" w:cs="Calibri"/>
                <w:b/>
                <w:bCs/>
                <w:sz w:val="20"/>
                <w:szCs w:val="20"/>
              </w:rPr>
              <w:t>13</w:t>
            </w:r>
            <w:r w:rsidRPr="0047204E">
              <w:rPr>
                <w:rFonts w:ascii="Calibri" w:hAnsi="Calibri" w:cs="Calibri"/>
                <w:sz w:val="20"/>
                <w:szCs w:val="20"/>
              </w:rPr>
              <w:t xml:space="preserve"> </w:t>
            </w:r>
            <w:r w:rsidR="00F66222" w:rsidRPr="0047204E">
              <w:rPr>
                <w:rFonts w:ascii="Calibri" w:hAnsi="Calibri" w:cs="Calibri"/>
                <w:sz w:val="20"/>
                <w:szCs w:val="20"/>
              </w:rPr>
              <w:t>–</w:t>
            </w:r>
            <w:r w:rsidRPr="0047204E">
              <w:rPr>
                <w:rFonts w:ascii="Calibri" w:hAnsi="Calibri" w:cs="Calibri"/>
                <w:sz w:val="20"/>
                <w:szCs w:val="20"/>
              </w:rPr>
              <w:t xml:space="preserve"> </w:t>
            </w:r>
            <w:r w:rsidR="0059136E" w:rsidRPr="0047204E">
              <w:rPr>
                <w:rFonts w:ascii="Calibri" w:hAnsi="Calibri" w:cs="Calibri"/>
                <w:sz w:val="20"/>
                <w:szCs w:val="20"/>
              </w:rPr>
              <w:t>Update</w:t>
            </w:r>
            <w:r w:rsidR="00767074" w:rsidRPr="0047204E">
              <w:rPr>
                <w:rFonts w:ascii="Calibri" w:hAnsi="Calibri" w:cs="Calibri"/>
                <w:sz w:val="20"/>
                <w:szCs w:val="20"/>
              </w:rPr>
              <w:t>d</w:t>
            </w:r>
            <w:r w:rsidR="0078407F" w:rsidRPr="0047204E">
              <w:rPr>
                <w:rFonts w:ascii="Calibri" w:hAnsi="Calibri" w:cs="Calibri"/>
                <w:sz w:val="20"/>
                <w:szCs w:val="20"/>
              </w:rPr>
              <w:t xml:space="preserve"> to use the </w:t>
            </w:r>
            <w:r w:rsidR="00155B75" w:rsidRPr="0047204E">
              <w:rPr>
                <w:rFonts w:ascii="Calibri" w:hAnsi="Calibri" w:cs="Calibri"/>
                <w:sz w:val="20"/>
                <w:szCs w:val="20"/>
              </w:rPr>
              <w:t xml:space="preserve">new </w:t>
            </w:r>
            <w:r w:rsidR="0078407F" w:rsidRPr="0047204E">
              <w:rPr>
                <w:rFonts w:ascii="Calibri" w:hAnsi="Calibri" w:cs="Calibri"/>
                <w:sz w:val="20"/>
                <w:szCs w:val="20"/>
              </w:rPr>
              <w:t>&lt;DamageOptions</w:t>
            </w:r>
            <w:r w:rsidR="00155B75" w:rsidRPr="0047204E">
              <w:rPr>
                <w:rFonts w:ascii="Calibri" w:hAnsi="Calibri" w:cs="Calibri"/>
                <w:sz w:val="20"/>
                <w:szCs w:val="20"/>
              </w:rPr>
              <w:t>Display</w:t>
            </w:r>
            <w:r w:rsidR="0078407F" w:rsidRPr="0047204E">
              <w:rPr>
                <w:rFonts w:ascii="Calibri" w:hAnsi="Calibri" w:cs="Calibri"/>
                <w:sz w:val="20"/>
                <w:szCs w:val="20"/>
              </w:rPr>
              <w:t>&gt; field passed in an array in the payload. Display all options passed if &lt;ExistingDamage</w:t>
            </w:r>
            <w:r w:rsidR="001D2C62" w:rsidRPr="0047204E">
              <w:rPr>
                <w:rFonts w:ascii="Calibri" w:hAnsi="Calibri" w:cs="Calibri"/>
                <w:sz w:val="20"/>
                <w:szCs w:val="20"/>
              </w:rPr>
              <w:t>Code&gt;</w:t>
            </w:r>
            <w:r w:rsidR="0078407F" w:rsidRPr="0047204E">
              <w:rPr>
                <w:rFonts w:ascii="Calibri" w:hAnsi="Calibri" w:cs="Calibri"/>
                <w:sz w:val="20"/>
                <w:szCs w:val="20"/>
              </w:rPr>
              <w:t xml:space="preserve"> is ‘</w:t>
            </w:r>
            <w:r w:rsidR="001D2C62" w:rsidRPr="0047204E">
              <w:rPr>
                <w:rFonts w:ascii="Calibri" w:hAnsi="Calibri" w:cs="Calibri"/>
                <w:sz w:val="20"/>
                <w:szCs w:val="20"/>
              </w:rPr>
              <w:t>True</w:t>
            </w:r>
            <w:r w:rsidR="0078407F" w:rsidRPr="0047204E">
              <w:rPr>
                <w:rFonts w:ascii="Calibri" w:hAnsi="Calibri" w:cs="Calibri"/>
                <w:sz w:val="20"/>
                <w:szCs w:val="20"/>
              </w:rPr>
              <w:t xml:space="preserve">’. </w:t>
            </w:r>
          </w:p>
          <w:p w14:paraId="31FEADF3" w14:textId="77777777" w:rsidR="00AF762A" w:rsidRPr="0047204E" w:rsidRDefault="00AF762A" w:rsidP="0047204E">
            <w:pPr>
              <w:adjustRightInd w:val="0"/>
              <w:ind w:left="360"/>
              <w:rPr>
                <w:rFonts w:ascii="Calibri" w:hAnsi="Calibri" w:cs="Calibri"/>
                <w:sz w:val="20"/>
                <w:szCs w:val="20"/>
              </w:rPr>
            </w:pPr>
          </w:p>
          <w:p w14:paraId="71BC3A28" w14:textId="5FE9FFF3" w:rsidR="005420EE" w:rsidRPr="0047204E" w:rsidRDefault="006533C2">
            <w:pPr>
              <w:pStyle w:val="ListParagraph"/>
              <w:numPr>
                <w:ilvl w:val="0"/>
                <w:numId w:val="180"/>
              </w:numPr>
              <w:tabs>
                <w:tab w:val="left" w:pos="1800"/>
              </w:tabs>
              <w:rPr>
                <w:rFonts w:cstheme="minorHAnsi"/>
                <w:b/>
                <w:color w:val="000000" w:themeColor="text1"/>
                <w:sz w:val="20"/>
                <w:szCs w:val="20"/>
              </w:rPr>
            </w:pPr>
            <w:r w:rsidRPr="0047204E">
              <w:rPr>
                <w:rFonts w:ascii="Calibri" w:hAnsi="Calibri" w:cs="Calibri"/>
                <w:b/>
                <w:bCs/>
                <w:sz w:val="20"/>
                <w:szCs w:val="20"/>
              </w:rPr>
              <w:t xml:space="preserve">Defect </w:t>
            </w:r>
            <w:r w:rsidR="001036B8" w:rsidRPr="0047204E">
              <w:rPr>
                <w:rFonts w:ascii="Calibri" w:hAnsi="Calibri" w:cs="Calibri"/>
                <w:b/>
                <w:bCs/>
                <w:sz w:val="20"/>
                <w:szCs w:val="20"/>
              </w:rPr>
              <w:t>437662</w:t>
            </w:r>
            <w:r w:rsidRPr="0047204E">
              <w:rPr>
                <w:rFonts w:ascii="Calibri" w:hAnsi="Calibri" w:cs="Calibri"/>
                <w:sz w:val="20"/>
                <w:szCs w:val="20"/>
              </w:rPr>
              <w:t xml:space="preserve"> </w:t>
            </w:r>
            <w:r w:rsidR="001A39AD" w:rsidRPr="0047204E">
              <w:rPr>
                <w:rFonts w:ascii="Calibri" w:hAnsi="Calibri" w:cs="Calibri"/>
                <w:sz w:val="20"/>
                <w:szCs w:val="20"/>
              </w:rPr>
              <w:t xml:space="preserve">YRC 9 </w:t>
            </w:r>
            <w:r w:rsidR="00AF762A" w:rsidRPr="0047204E">
              <w:rPr>
                <w:rFonts w:ascii="Calibri" w:hAnsi="Calibri" w:cs="Calibri"/>
                <w:sz w:val="20"/>
                <w:szCs w:val="20"/>
              </w:rPr>
              <w:t>–</w:t>
            </w:r>
            <w:r w:rsidR="001A39AD" w:rsidRPr="0047204E">
              <w:rPr>
                <w:rFonts w:ascii="Calibri" w:hAnsi="Calibri" w:cs="Calibri"/>
                <w:sz w:val="20"/>
                <w:szCs w:val="20"/>
              </w:rPr>
              <w:t xml:space="preserve"> </w:t>
            </w:r>
            <w:r w:rsidR="00AF762A" w:rsidRPr="0047204E">
              <w:rPr>
                <w:rFonts w:ascii="Calibri" w:hAnsi="Calibri" w:cs="Calibri"/>
                <w:sz w:val="20"/>
                <w:szCs w:val="20"/>
              </w:rPr>
              <w:t xml:space="preserve">Updated the fields for Unspecified Items </w:t>
            </w:r>
            <w:r w:rsidR="00D77CAF" w:rsidRPr="0047204E">
              <w:rPr>
                <w:rFonts w:ascii="Calibri" w:hAnsi="Calibri" w:cs="Calibri"/>
                <w:sz w:val="20"/>
                <w:szCs w:val="20"/>
              </w:rPr>
              <w:t xml:space="preserve">to now use </w:t>
            </w:r>
            <w:r w:rsidR="005420EE" w:rsidRPr="0047204E">
              <w:rPr>
                <w:rFonts w:ascii="Calibri" w:hAnsi="Calibri" w:cs="Calibri"/>
                <w:sz w:val="20"/>
                <w:szCs w:val="20"/>
              </w:rPr>
              <w:t xml:space="preserve">the specified items fields </w:t>
            </w:r>
            <w:r w:rsidR="00273D63" w:rsidRPr="0047204E">
              <w:rPr>
                <w:rFonts w:ascii="Calibri" w:hAnsi="Calibri" w:cs="Calibri"/>
                <w:sz w:val="20"/>
                <w:szCs w:val="20"/>
              </w:rPr>
              <w:t xml:space="preserve"> as </w:t>
            </w:r>
            <w:r w:rsidR="00D77CAF" w:rsidRPr="0047204E">
              <w:rPr>
                <w:color w:val="000000" w:themeColor="text1"/>
                <w:sz w:val="20"/>
                <w:szCs w:val="20"/>
              </w:rPr>
              <w:t xml:space="preserve">&lt;SpecifiedItemsCategoryDisplay&gt; and </w:t>
            </w:r>
            <w:r w:rsidR="005420EE" w:rsidRPr="0047204E">
              <w:rPr>
                <w:rFonts w:cstheme="minorHAnsi"/>
                <w:color w:val="000000" w:themeColor="text1"/>
                <w:sz w:val="20"/>
                <w:szCs w:val="20"/>
              </w:rPr>
              <w:t>&lt;Suminsuredunspecifiedportableitems&gt;</w:t>
            </w:r>
          </w:p>
          <w:p w14:paraId="2E15DD2F" w14:textId="77777777" w:rsidR="00D2728A" w:rsidRPr="0047204E" w:rsidRDefault="00D2728A" w:rsidP="0047204E">
            <w:pPr>
              <w:pStyle w:val="ListParagraph"/>
              <w:numPr>
                <w:ilvl w:val="0"/>
                <w:numId w:val="0"/>
              </w:numPr>
              <w:ind w:left="720"/>
              <w:rPr>
                <w:rFonts w:cstheme="minorHAnsi"/>
                <w:b/>
                <w:bCs/>
                <w:color w:val="000000" w:themeColor="text1"/>
                <w:sz w:val="20"/>
                <w:szCs w:val="20"/>
              </w:rPr>
            </w:pPr>
          </w:p>
          <w:p w14:paraId="4ABF75C5" w14:textId="68D9092B" w:rsidR="00D2728A" w:rsidRPr="0047204E" w:rsidRDefault="00D2728A">
            <w:pPr>
              <w:pStyle w:val="ListParagraph"/>
              <w:numPr>
                <w:ilvl w:val="0"/>
                <w:numId w:val="180"/>
              </w:numPr>
              <w:tabs>
                <w:tab w:val="left" w:pos="1800"/>
              </w:tabs>
              <w:rPr>
                <w:rFonts w:cstheme="minorHAnsi"/>
                <w:color w:val="000000" w:themeColor="text1"/>
                <w:sz w:val="20"/>
                <w:szCs w:val="20"/>
              </w:rPr>
            </w:pPr>
            <w:r w:rsidRPr="0047204E">
              <w:rPr>
                <w:rFonts w:cstheme="minorHAnsi"/>
                <w:color w:val="000000" w:themeColor="text1"/>
                <w:sz w:val="20"/>
                <w:szCs w:val="20"/>
              </w:rPr>
              <w:t xml:space="preserve">Removed Invoice condition in </w:t>
            </w:r>
            <w:r w:rsidRPr="0047204E">
              <w:rPr>
                <w:rFonts w:cstheme="minorHAnsi"/>
                <w:b/>
                <w:bCs/>
                <w:color w:val="000000" w:themeColor="text1"/>
                <w:sz w:val="20"/>
                <w:szCs w:val="20"/>
              </w:rPr>
              <w:t xml:space="preserve">PS 2 </w:t>
            </w:r>
            <w:r w:rsidR="00A644C2" w:rsidRPr="0047204E">
              <w:rPr>
                <w:rFonts w:cstheme="minorHAnsi"/>
                <w:b/>
                <w:bCs/>
                <w:color w:val="000000" w:themeColor="text1"/>
                <w:sz w:val="20"/>
                <w:szCs w:val="20"/>
              </w:rPr>
              <w:t>V6-</w:t>
            </w:r>
            <w:r w:rsidRPr="0047204E">
              <w:rPr>
                <w:rFonts w:cstheme="minorHAnsi"/>
                <w:b/>
                <w:bCs/>
                <w:color w:val="000000" w:themeColor="text1"/>
                <w:sz w:val="20"/>
                <w:szCs w:val="20"/>
              </w:rPr>
              <w:t>V9</w:t>
            </w:r>
            <w:r w:rsidRPr="0047204E">
              <w:rPr>
                <w:rFonts w:cstheme="minorHAnsi"/>
                <w:color w:val="000000" w:themeColor="text1"/>
                <w:sz w:val="20"/>
                <w:szCs w:val="20"/>
              </w:rPr>
              <w:t xml:space="preserve"> </w:t>
            </w:r>
            <w:r w:rsidR="00611926" w:rsidRPr="0047204E">
              <w:rPr>
                <w:rFonts w:cstheme="minorHAnsi"/>
                <w:color w:val="000000" w:themeColor="text1"/>
                <w:sz w:val="20"/>
                <w:szCs w:val="20"/>
              </w:rPr>
              <w:t xml:space="preserve">to cater for all payment method raised under </w:t>
            </w:r>
            <w:r w:rsidR="00611926" w:rsidRPr="0047204E">
              <w:rPr>
                <w:rFonts w:cstheme="minorHAnsi"/>
                <w:b/>
                <w:bCs/>
                <w:color w:val="000000" w:themeColor="text1"/>
                <w:sz w:val="20"/>
                <w:szCs w:val="20"/>
              </w:rPr>
              <w:t>Bug- 468056</w:t>
            </w:r>
            <w:r w:rsidR="00A644C2" w:rsidRPr="0047204E">
              <w:rPr>
                <w:rFonts w:cstheme="minorHAnsi"/>
                <w:b/>
                <w:bCs/>
                <w:color w:val="000000" w:themeColor="text1"/>
                <w:sz w:val="20"/>
                <w:szCs w:val="20"/>
              </w:rPr>
              <w:t>, 473468 &amp;</w:t>
            </w:r>
            <w:r w:rsidR="00373B6D" w:rsidRPr="0047204E">
              <w:rPr>
                <w:rFonts w:cstheme="minorHAnsi"/>
                <w:b/>
                <w:bCs/>
                <w:color w:val="000000" w:themeColor="text1"/>
                <w:sz w:val="20"/>
                <w:szCs w:val="20"/>
              </w:rPr>
              <w:t xml:space="preserve"> 473193.</w:t>
            </w:r>
          </w:p>
          <w:p w14:paraId="7229A0CE" w14:textId="77777777" w:rsidR="00B646F1" w:rsidRPr="0047204E" w:rsidRDefault="00B646F1" w:rsidP="0047204E">
            <w:pPr>
              <w:pStyle w:val="ListParagraph"/>
              <w:numPr>
                <w:ilvl w:val="0"/>
                <w:numId w:val="0"/>
              </w:numPr>
              <w:ind w:left="720"/>
              <w:rPr>
                <w:rFonts w:cstheme="minorHAnsi"/>
                <w:b/>
                <w:bCs/>
                <w:color w:val="000000" w:themeColor="text1"/>
                <w:sz w:val="20"/>
                <w:szCs w:val="20"/>
              </w:rPr>
            </w:pPr>
          </w:p>
          <w:p w14:paraId="470EE8CE" w14:textId="7056A366" w:rsidR="00C4665C" w:rsidRPr="0047204E" w:rsidRDefault="00B646F1" w:rsidP="00516BD6">
            <w:pPr>
              <w:pStyle w:val="ListParagraph"/>
              <w:numPr>
                <w:ilvl w:val="0"/>
                <w:numId w:val="180"/>
              </w:numPr>
              <w:tabs>
                <w:tab w:val="left" w:pos="1800"/>
              </w:tabs>
              <w:rPr>
                <w:rFonts w:cstheme="minorHAnsi"/>
                <w:b/>
                <w:bCs/>
                <w:color w:val="000000" w:themeColor="text1"/>
                <w:sz w:val="20"/>
                <w:szCs w:val="20"/>
              </w:rPr>
            </w:pPr>
            <w:r w:rsidRPr="0047204E">
              <w:rPr>
                <w:rFonts w:cstheme="minorHAnsi"/>
                <w:color w:val="000000" w:themeColor="text1"/>
                <w:sz w:val="20"/>
                <w:szCs w:val="20"/>
              </w:rPr>
              <w:lastRenderedPageBreak/>
              <w:t xml:space="preserve">Updated </w:t>
            </w:r>
            <w:r w:rsidRPr="0047204E">
              <w:rPr>
                <w:rFonts w:cstheme="minorHAnsi"/>
                <w:b/>
                <w:bCs/>
                <w:color w:val="000000" w:themeColor="text1"/>
                <w:sz w:val="20"/>
                <w:szCs w:val="20"/>
              </w:rPr>
              <w:t xml:space="preserve">YB 6 </w:t>
            </w:r>
            <w:r w:rsidRPr="0047204E">
              <w:rPr>
                <w:rFonts w:cstheme="minorHAnsi"/>
                <w:color w:val="000000" w:themeColor="text1"/>
                <w:sz w:val="20"/>
                <w:szCs w:val="20"/>
              </w:rPr>
              <w:t xml:space="preserve">for </w:t>
            </w:r>
            <w:r w:rsidR="000B2293" w:rsidRPr="0047204E">
              <w:rPr>
                <w:rFonts w:cstheme="minorHAnsi"/>
                <w:color w:val="000000" w:themeColor="text1"/>
                <w:sz w:val="20"/>
                <w:szCs w:val="20"/>
              </w:rPr>
              <w:t xml:space="preserve">logic for Occupancy for </w:t>
            </w:r>
            <w:r w:rsidR="000B2293" w:rsidRPr="0047204E">
              <w:rPr>
                <w:rFonts w:cstheme="minorHAnsi"/>
                <w:b/>
                <w:bCs/>
                <w:color w:val="000000" w:themeColor="text1"/>
                <w:sz w:val="20"/>
                <w:szCs w:val="20"/>
              </w:rPr>
              <w:t>bug- 471371</w:t>
            </w:r>
          </w:p>
          <w:p w14:paraId="436D6DF9" w14:textId="77777777" w:rsidR="009B0ADC" w:rsidRPr="0047204E" w:rsidRDefault="009B0ADC" w:rsidP="0047204E">
            <w:pPr>
              <w:tabs>
                <w:tab w:val="left" w:pos="1800"/>
              </w:tabs>
              <w:rPr>
                <w:rFonts w:cstheme="minorHAnsi"/>
                <w:b/>
                <w:bCs/>
                <w:color w:val="000000" w:themeColor="text1"/>
                <w:sz w:val="20"/>
                <w:szCs w:val="20"/>
              </w:rPr>
            </w:pPr>
          </w:p>
          <w:p w14:paraId="2898A29E" w14:textId="5EFF3673" w:rsidR="00B902CA" w:rsidRPr="0047204E" w:rsidRDefault="00B32C35">
            <w:pPr>
              <w:pStyle w:val="ListParagraph"/>
              <w:numPr>
                <w:ilvl w:val="0"/>
                <w:numId w:val="180"/>
              </w:numPr>
              <w:tabs>
                <w:tab w:val="left" w:pos="1800"/>
              </w:tabs>
              <w:rPr>
                <w:rFonts w:cstheme="minorHAnsi"/>
                <w:b/>
                <w:bCs/>
                <w:color w:val="000000" w:themeColor="text1"/>
                <w:sz w:val="20"/>
                <w:szCs w:val="20"/>
              </w:rPr>
            </w:pPr>
            <w:r w:rsidRPr="0047204E">
              <w:rPr>
                <w:rFonts w:cstheme="minorHAnsi"/>
                <w:b/>
                <w:bCs/>
                <w:sz w:val="20"/>
              </w:rPr>
              <w:t>Defect 475198</w:t>
            </w:r>
            <w:r w:rsidRPr="00A155A5">
              <w:rPr>
                <w:rFonts w:cstheme="minorHAnsi"/>
                <w:sz w:val="20"/>
              </w:rPr>
              <w:t xml:space="preserve"> </w:t>
            </w:r>
            <w:r w:rsidR="007A5CD4" w:rsidRPr="0047204E">
              <w:rPr>
                <w:rFonts w:cstheme="minorHAnsi"/>
                <w:sz w:val="20"/>
              </w:rPr>
              <w:t>: Two changes:</w:t>
            </w:r>
          </w:p>
          <w:p w14:paraId="5620E570" w14:textId="7AA6B156" w:rsidR="00C4665C" w:rsidRPr="0047204E" w:rsidRDefault="00516BD6" w:rsidP="009B0ADC">
            <w:pPr>
              <w:pStyle w:val="ListParagraph"/>
              <w:numPr>
                <w:ilvl w:val="0"/>
                <w:numId w:val="184"/>
              </w:numPr>
              <w:tabs>
                <w:tab w:val="left" w:pos="1800"/>
              </w:tabs>
              <w:rPr>
                <w:rFonts w:cstheme="minorHAnsi"/>
                <w:sz w:val="20"/>
              </w:rPr>
            </w:pPr>
            <w:r w:rsidRPr="0047204E">
              <w:rPr>
                <w:rFonts w:cstheme="minorHAnsi"/>
                <w:b/>
                <w:bCs/>
                <w:sz w:val="20"/>
              </w:rPr>
              <w:t>PS2 V4</w:t>
            </w:r>
            <w:r w:rsidR="00B902CA" w:rsidRPr="00A155A5">
              <w:rPr>
                <w:rFonts w:cstheme="minorHAnsi"/>
                <w:sz w:val="20"/>
                <w:szCs w:val="20"/>
              </w:rPr>
              <w:t xml:space="preserve"> </w:t>
            </w:r>
            <w:r w:rsidRPr="00A155A5">
              <w:rPr>
                <w:rFonts w:cstheme="minorHAnsi"/>
                <w:sz w:val="20"/>
              </w:rPr>
              <w:t>– Cha</w:t>
            </w:r>
            <w:r w:rsidR="00B32C35" w:rsidRPr="00A155A5">
              <w:rPr>
                <w:rFonts w:cstheme="minorHAnsi"/>
                <w:sz w:val="20"/>
              </w:rPr>
              <w:t>n</w:t>
            </w:r>
            <w:r w:rsidRPr="00A155A5">
              <w:rPr>
                <w:rFonts w:cstheme="minorHAnsi"/>
                <w:sz w:val="20"/>
              </w:rPr>
              <w:t xml:space="preserve">ged </w:t>
            </w:r>
            <w:r w:rsidR="00B32C35" w:rsidRPr="00A155A5">
              <w:rPr>
                <w:rFonts w:cstheme="minorHAnsi"/>
                <w:sz w:val="20"/>
              </w:rPr>
              <w:t>to use &lt;RefundAmount&gt; rather than &lt;C</w:t>
            </w:r>
            <w:r w:rsidR="00ED06B5" w:rsidRPr="00A155A5">
              <w:rPr>
                <w:rFonts w:cstheme="minorHAnsi"/>
                <w:sz w:val="20"/>
              </w:rPr>
              <w:t>urrent</w:t>
            </w:r>
            <w:r w:rsidR="0009694F" w:rsidRPr="00A155A5">
              <w:rPr>
                <w:rFonts w:cstheme="minorHAnsi"/>
                <w:sz w:val="20"/>
              </w:rPr>
              <w:t>AnnualGross</w:t>
            </w:r>
            <w:r w:rsidR="00ED06B5" w:rsidRPr="00A155A5">
              <w:rPr>
                <w:rFonts w:cstheme="minorHAnsi"/>
                <w:sz w:val="20"/>
              </w:rPr>
              <w:t>Premium&gt;</w:t>
            </w:r>
          </w:p>
          <w:p w14:paraId="50A27470" w14:textId="0F883F24" w:rsidR="00722BCE" w:rsidRPr="0047204E" w:rsidRDefault="00722BCE" w:rsidP="0047204E">
            <w:pPr>
              <w:pStyle w:val="ListParagraph"/>
              <w:numPr>
                <w:ilvl w:val="0"/>
                <w:numId w:val="184"/>
              </w:numPr>
              <w:tabs>
                <w:tab w:val="left" w:pos="1800"/>
              </w:tabs>
              <w:rPr>
                <w:rFonts w:cstheme="minorHAnsi"/>
                <w:sz w:val="20"/>
              </w:rPr>
            </w:pPr>
            <w:r w:rsidRPr="0047204E">
              <w:rPr>
                <w:rFonts w:cstheme="minorHAnsi"/>
                <w:b/>
                <w:bCs/>
                <w:sz w:val="20"/>
              </w:rPr>
              <w:t>PS2 V3</w:t>
            </w:r>
            <w:r w:rsidRPr="0047204E">
              <w:rPr>
                <w:rFonts w:cstheme="minorHAnsi"/>
                <w:sz w:val="20"/>
              </w:rPr>
              <w:t xml:space="preserve"> – Reverted back to use &lt;TransactionPremium&gt; for Endorsement</w:t>
            </w:r>
          </w:p>
          <w:p w14:paraId="0FEDB7C4" w14:textId="7AAECBA5" w:rsidR="007A5CD4" w:rsidRPr="0047204E" w:rsidRDefault="00B902CA" w:rsidP="009B0ADC">
            <w:pPr>
              <w:pStyle w:val="ListParagraph"/>
              <w:numPr>
                <w:ilvl w:val="0"/>
                <w:numId w:val="184"/>
              </w:numPr>
              <w:tabs>
                <w:tab w:val="left" w:pos="1800"/>
              </w:tabs>
              <w:rPr>
                <w:rFonts w:cstheme="minorHAnsi"/>
                <w:sz w:val="20"/>
              </w:rPr>
            </w:pPr>
            <w:r w:rsidRPr="0047204E">
              <w:rPr>
                <w:rFonts w:cstheme="minorHAnsi"/>
                <w:b/>
                <w:bCs/>
                <w:sz w:val="20"/>
              </w:rPr>
              <w:t>YRP 14</w:t>
            </w:r>
            <w:r w:rsidRPr="0047204E">
              <w:rPr>
                <w:rFonts w:cstheme="minorHAnsi"/>
                <w:sz w:val="20"/>
              </w:rPr>
              <w:t xml:space="preserve"> – Changed to use &lt;RefundAmount&gt; rather than &lt;CurrentAnnualGrossPremium&gt;</w:t>
            </w:r>
          </w:p>
          <w:p w14:paraId="28CC9D09" w14:textId="77777777" w:rsidR="009B0ADC" w:rsidRPr="0047204E" w:rsidRDefault="009B0ADC" w:rsidP="0047204E">
            <w:pPr>
              <w:tabs>
                <w:tab w:val="left" w:pos="1800"/>
              </w:tabs>
              <w:ind w:left="720"/>
              <w:rPr>
                <w:rFonts w:cstheme="minorHAnsi"/>
                <w:sz w:val="20"/>
              </w:rPr>
            </w:pPr>
          </w:p>
          <w:p w14:paraId="51244ACF" w14:textId="019BE414" w:rsidR="0009694F" w:rsidRPr="0047204E" w:rsidRDefault="0009694F" w:rsidP="0047204E">
            <w:pPr>
              <w:pStyle w:val="ListParagraph"/>
              <w:numPr>
                <w:ilvl w:val="0"/>
                <w:numId w:val="180"/>
              </w:numPr>
              <w:tabs>
                <w:tab w:val="left" w:pos="1800"/>
              </w:tabs>
              <w:rPr>
                <w:rFonts w:cstheme="minorHAnsi"/>
                <w:b/>
                <w:bCs/>
                <w:color w:val="000000" w:themeColor="text1"/>
                <w:sz w:val="20"/>
                <w:szCs w:val="20"/>
              </w:rPr>
            </w:pPr>
            <w:r w:rsidRPr="0047204E">
              <w:rPr>
                <w:rFonts w:cstheme="minorHAnsi"/>
                <w:b/>
                <w:bCs/>
                <w:sz w:val="20"/>
              </w:rPr>
              <w:t xml:space="preserve">Defect 471253 </w:t>
            </w:r>
            <w:r w:rsidR="00F42FF6" w:rsidRPr="0047204E">
              <w:rPr>
                <w:rFonts w:cstheme="minorHAnsi"/>
                <w:b/>
                <w:bCs/>
                <w:sz w:val="20"/>
              </w:rPr>
              <w:t>–</w:t>
            </w:r>
            <w:r w:rsidRPr="0047204E">
              <w:rPr>
                <w:rFonts w:cstheme="minorHAnsi"/>
                <w:b/>
                <w:bCs/>
                <w:sz w:val="20"/>
              </w:rPr>
              <w:t xml:space="preserve"> </w:t>
            </w:r>
            <w:r w:rsidR="00F42FF6" w:rsidRPr="0047204E">
              <w:rPr>
                <w:rFonts w:cstheme="minorHAnsi"/>
                <w:b/>
                <w:bCs/>
                <w:sz w:val="20"/>
              </w:rPr>
              <w:t xml:space="preserve">YRP 8 – </w:t>
            </w:r>
            <w:r w:rsidR="00F42FF6" w:rsidRPr="0047204E">
              <w:rPr>
                <w:rFonts w:cstheme="minorHAnsi"/>
                <w:sz w:val="20"/>
              </w:rPr>
              <w:t>Updated to use &lt;CardNumber</w:t>
            </w:r>
            <w:r w:rsidR="00E5067A" w:rsidRPr="0047204E">
              <w:rPr>
                <w:rFonts w:cstheme="minorHAnsi"/>
                <w:sz w:val="20"/>
              </w:rPr>
              <w:t>&gt;</w:t>
            </w:r>
            <w:r w:rsidR="004B64F3" w:rsidRPr="0047204E">
              <w:rPr>
                <w:rFonts w:cstheme="minorHAnsi"/>
                <w:sz w:val="20"/>
              </w:rPr>
              <w:t xml:space="preserve"> </w:t>
            </w:r>
            <w:r w:rsidR="00F42FF6" w:rsidRPr="0047204E">
              <w:rPr>
                <w:rFonts w:cstheme="minorHAnsi"/>
                <w:sz w:val="20"/>
              </w:rPr>
              <w:t xml:space="preserve"> instead of &lt;AccountNumber&gt;</w:t>
            </w:r>
          </w:p>
          <w:p w14:paraId="2A7B54AB" w14:textId="04E41532" w:rsidR="00B90ADD" w:rsidRPr="0047204E" w:rsidRDefault="00B90ADD" w:rsidP="0047204E">
            <w:pPr>
              <w:adjustRightInd w:val="0"/>
              <w:rPr>
                <w:rFonts w:ascii="Calibri" w:hAnsi="Calibri" w:cs="Calibri"/>
                <w:sz w:val="20"/>
                <w:szCs w:val="20"/>
              </w:rPr>
            </w:pPr>
          </w:p>
        </w:tc>
      </w:tr>
      <w:tr w:rsidR="007111C1" w:rsidRPr="00BF7E32" w14:paraId="4EFE7603" w14:textId="77777777" w:rsidTr="00BF7E32">
        <w:tc>
          <w:tcPr>
            <w:tcW w:w="1418" w:type="dxa"/>
          </w:tcPr>
          <w:p w14:paraId="1F04397E" w14:textId="0D4B92A7" w:rsidR="007111C1" w:rsidRPr="0025402E" w:rsidRDefault="0068629D" w:rsidP="000E1A6F">
            <w:pPr>
              <w:rPr>
                <w:rFonts w:asciiTheme="minorHAnsi" w:hAnsiTheme="minorHAnsi" w:cstheme="minorHAnsi"/>
                <w:color w:val="262626" w:themeColor="text1" w:themeTint="D9"/>
                <w:sz w:val="20"/>
                <w:szCs w:val="20"/>
                <w:rPrChange w:id="531" w:author="Sue Simnor (EXT Idiom)" w:date="2024-09-12T16:22:00Z" w16du:dateUtc="2024-09-12T06:22:00Z">
                  <w:rPr>
                    <w:rFonts w:asciiTheme="minorHAnsi" w:hAnsiTheme="minorHAnsi" w:cstheme="minorHAnsi"/>
                    <w:color w:val="262626" w:themeColor="text1" w:themeTint="D9"/>
                    <w:sz w:val="20"/>
                    <w:szCs w:val="20"/>
                    <w:highlight w:val="yellow"/>
                  </w:rPr>
                </w:rPrChange>
              </w:rPr>
            </w:pPr>
            <w:r w:rsidRPr="0025402E">
              <w:rPr>
                <w:rFonts w:asciiTheme="minorHAnsi" w:hAnsiTheme="minorHAnsi" w:cstheme="minorHAnsi"/>
                <w:color w:val="262626" w:themeColor="text1" w:themeTint="D9"/>
                <w:sz w:val="20"/>
                <w:szCs w:val="20"/>
                <w:rPrChange w:id="532" w:author="Sue Simnor (EXT Idiom)" w:date="2024-09-12T16:22:00Z" w16du:dateUtc="2024-09-12T06:22:00Z">
                  <w:rPr>
                    <w:rFonts w:asciiTheme="minorHAnsi" w:hAnsiTheme="minorHAnsi" w:cstheme="minorHAnsi"/>
                    <w:color w:val="262626" w:themeColor="text1" w:themeTint="D9"/>
                    <w:sz w:val="20"/>
                    <w:szCs w:val="20"/>
                    <w:highlight w:val="yellow"/>
                  </w:rPr>
                </w:rPrChange>
              </w:rPr>
              <w:lastRenderedPageBreak/>
              <w:t>12/9/2024</w:t>
            </w:r>
          </w:p>
        </w:tc>
        <w:tc>
          <w:tcPr>
            <w:tcW w:w="1129" w:type="dxa"/>
          </w:tcPr>
          <w:p w14:paraId="001E5F3C" w14:textId="623B761F" w:rsidR="007111C1" w:rsidRPr="0025402E" w:rsidRDefault="0068629D" w:rsidP="000E1A6F">
            <w:pPr>
              <w:rPr>
                <w:rFonts w:asciiTheme="minorHAnsi" w:hAnsiTheme="minorHAnsi" w:cstheme="minorHAnsi"/>
                <w:color w:val="262626" w:themeColor="text1" w:themeTint="D9"/>
                <w:sz w:val="20"/>
                <w:szCs w:val="20"/>
                <w:rPrChange w:id="533" w:author="Sue Simnor (EXT Idiom)" w:date="2024-09-12T16:22:00Z" w16du:dateUtc="2024-09-12T06:22:00Z">
                  <w:rPr>
                    <w:rFonts w:asciiTheme="minorHAnsi" w:hAnsiTheme="minorHAnsi" w:cstheme="minorHAnsi"/>
                    <w:color w:val="262626" w:themeColor="text1" w:themeTint="D9"/>
                    <w:sz w:val="20"/>
                    <w:szCs w:val="20"/>
                    <w:highlight w:val="yellow"/>
                  </w:rPr>
                </w:rPrChange>
              </w:rPr>
            </w:pPr>
            <w:r w:rsidRPr="0025402E">
              <w:rPr>
                <w:rFonts w:asciiTheme="minorHAnsi" w:hAnsiTheme="minorHAnsi" w:cstheme="minorHAnsi"/>
                <w:color w:val="262626" w:themeColor="text1" w:themeTint="D9"/>
                <w:sz w:val="20"/>
                <w:szCs w:val="20"/>
                <w:rPrChange w:id="534" w:author="Sue Simnor (EXT Idiom)" w:date="2024-09-12T16:22:00Z" w16du:dateUtc="2024-09-12T06:22:00Z">
                  <w:rPr>
                    <w:rFonts w:asciiTheme="minorHAnsi" w:hAnsiTheme="minorHAnsi" w:cstheme="minorHAnsi"/>
                    <w:color w:val="262626" w:themeColor="text1" w:themeTint="D9"/>
                    <w:sz w:val="20"/>
                    <w:szCs w:val="20"/>
                    <w:highlight w:val="yellow"/>
                  </w:rPr>
                </w:rPrChange>
              </w:rPr>
              <w:t>6.96</w:t>
            </w:r>
          </w:p>
        </w:tc>
        <w:tc>
          <w:tcPr>
            <w:tcW w:w="1701" w:type="dxa"/>
          </w:tcPr>
          <w:p w14:paraId="283826B6" w14:textId="661E9427" w:rsidR="007111C1" w:rsidRPr="0025402E" w:rsidRDefault="0068629D" w:rsidP="000E1A6F">
            <w:pPr>
              <w:rPr>
                <w:rFonts w:ascii="Calibri" w:hAnsi="Calibri" w:cs="Calibri"/>
                <w:sz w:val="20"/>
                <w:szCs w:val="20"/>
                <w:rPrChange w:id="535" w:author="Sue Simnor (EXT Idiom)" w:date="2024-09-12T16:22:00Z" w16du:dateUtc="2024-09-12T06:22:00Z">
                  <w:rPr>
                    <w:rFonts w:ascii="Calibri" w:hAnsi="Calibri" w:cs="Calibri"/>
                    <w:sz w:val="20"/>
                    <w:szCs w:val="20"/>
                    <w:highlight w:val="yellow"/>
                  </w:rPr>
                </w:rPrChange>
              </w:rPr>
            </w:pPr>
            <w:r w:rsidRPr="0025402E">
              <w:rPr>
                <w:rFonts w:ascii="Calibri" w:hAnsi="Calibri" w:cs="Calibri"/>
                <w:sz w:val="20"/>
                <w:szCs w:val="20"/>
                <w:rPrChange w:id="536" w:author="Sue Simnor (EXT Idiom)" w:date="2024-09-12T16:22:00Z" w16du:dateUtc="2024-09-12T06:22:00Z">
                  <w:rPr>
                    <w:rFonts w:ascii="Calibri" w:hAnsi="Calibri" w:cs="Calibri"/>
                    <w:sz w:val="20"/>
                    <w:szCs w:val="20"/>
                    <w:highlight w:val="yellow"/>
                  </w:rPr>
                </w:rPrChange>
              </w:rPr>
              <w:t>Sue Simnor/Sam Segal</w:t>
            </w:r>
          </w:p>
        </w:tc>
        <w:tc>
          <w:tcPr>
            <w:tcW w:w="4767" w:type="dxa"/>
          </w:tcPr>
          <w:p w14:paraId="3EF0E710" w14:textId="77777777" w:rsidR="00E07B36" w:rsidRPr="0025402E" w:rsidRDefault="00E07B36" w:rsidP="00CD1EBE">
            <w:pPr>
              <w:adjustRightInd w:val="0"/>
              <w:ind w:left="360"/>
              <w:rPr>
                <w:rFonts w:ascii="Calibri" w:hAnsi="Calibri" w:cs="Calibri"/>
                <w:b/>
                <w:bCs/>
                <w:sz w:val="20"/>
                <w:szCs w:val="20"/>
                <w:rPrChange w:id="537" w:author="Sue Simnor (EXT Idiom)" w:date="2024-09-16T13:40:00Z" w16du:dateUtc="2024-09-16T03:40:00Z">
                  <w:rPr>
                    <w:rFonts w:ascii="Calibri" w:hAnsi="Calibri" w:cs="Calibri"/>
                    <w:b/>
                    <w:bCs/>
                    <w:sz w:val="20"/>
                    <w:szCs w:val="20"/>
                    <w:highlight w:val="green"/>
                  </w:rPr>
                </w:rPrChange>
              </w:rPr>
            </w:pPr>
            <w:r w:rsidRPr="0025402E">
              <w:rPr>
                <w:rFonts w:ascii="Calibri" w:hAnsi="Calibri" w:cs="Calibri"/>
                <w:b/>
                <w:bCs/>
                <w:sz w:val="20"/>
                <w:szCs w:val="20"/>
                <w:rPrChange w:id="538" w:author="Sue Simnor (EXT Idiom)" w:date="2024-09-16T13:40:00Z" w16du:dateUtc="2024-09-16T03:40:00Z">
                  <w:rPr>
                    <w:rFonts w:ascii="Calibri" w:hAnsi="Calibri" w:cs="Calibri"/>
                    <w:b/>
                    <w:bCs/>
                    <w:sz w:val="20"/>
                    <w:szCs w:val="20"/>
                    <w:highlight w:val="green"/>
                  </w:rPr>
                </w:rPrChange>
              </w:rPr>
              <w:t>All changes in GREEN</w:t>
            </w:r>
          </w:p>
          <w:p w14:paraId="26E0EA9D" w14:textId="77777777" w:rsidR="00E07B36" w:rsidRPr="0025402E" w:rsidRDefault="00E07B36" w:rsidP="00CD1EBE">
            <w:pPr>
              <w:adjustRightInd w:val="0"/>
              <w:ind w:left="360"/>
              <w:rPr>
                <w:rFonts w:ascii="Calibri" w:hAnsi="Calibri" w:cs="Calibri"/>
                <w:sz w:val="20"/>
                <w:szCs w:val="20"/>
                <w:rPrChange w:id="539" w:author="Sue Simnor (EXT Idiom)" w:date="2024-09-16T13:40:00Z" w16du:dateUtc="2024-09-16T03:40:00Z">
                  <w:rPr>
                    <w:rFonts w:ascii="Calibri" w:hAnsi="Calibri" w:cs="Calibri"/>
                    <w:b/>
                    <w:bCs/>
                    <w:sz w:val="20"/>
                    <w:szCs w:val="20"/>
                    <w:highlight w:val="green"/>
                  </w:rPr>
                </w:rPrChange>
              </w:rPr>
            </w:pPr>
          </w:p>
          <w:p w14:paraId="64C70C34" w14:textId="06E804A2" w:rsidR="006231D5" w:rsidRPr="0025402E" w:rsidRDefault="00CD1EBE" w:rsidP="00CD1EBE">
            <w:pPr>
              <w:adjustRightInd w:val="0"/>
              <w:ind w:left="360"/>
              <w:rPr>
                <w:rFonts w:ascii="Calibri" w:hAnsi="Calibri" w:cs="Calibri"/>
                <w:sz w:val="20"/>
                <w:szCs w:val="20"/>
                <w:rPrChange w:id="540" w:author="Sue Simnor (EXT Idiom)" w:date="2024-09-16T13:40:00Z" w16du:dateUtc="2024-09-16T03:40:00Z">
                  <w:rPr>
                    <w:rFonts w:ascii="Calibri" w:hAnsi="Calibri" w:cs="Calibri"/>
                    <w:b/>
                    <w:bCs/>
                    <w:sz w:val="20"/>
                    <w:szCs w:val="20"/>
                    <w:highlight w:val="green"/>
                  </w:rPr>
                </w:rPrChange>
              </w:rPr>
            </w:pPr>
            <w:r w:rsidRPr="0025402E">
              <w:rPr>
                <w:rFonts w:ascii="Calibri" w:hAnsi="Calibri" w:cs="Calibri"/>
                <w:sz w:val="20"/>
                <w:szCs w:val="20"/>
                <w:rPrChange w:id="541" w:author="Sue Simnor (EXT Idiom)" w:date="2024-09-12T16:22:00Z" w16du:dateUtc="2024-09-12T06:22:00Z">
                  <w:rPr>
                    <w:highlight w:val="green"/>
                  </w:rPr>
                </w:rPrChange>
              </w:rPr>
              <w:t xml:space="preserve">Changes </w:t>
            </w:r>
            <w:r w:rsidRPr="005544FB">
              <w:rPr>
                <w:rFonts w:ascii="Calibri" w:hAnsi="Calibri" w:cs="Calibri"/>
                <w:sz w:val="20"/>
                <w:szCs w:val="20"/>
              </w:rPr>
              <w:t>to</w:t>
            </w:r>
            <w:r w:rsidR="006231D5" w:rsidRPr="005544FB">
              <w:rPr>
                <w:rFonts w:ascii="Calibri" w:hAnsi="Calibri" w:cs="Calibri"/>
                <w:sz w:val="20"/>
                <w:szCs w:val="20"/>
              </w:rPr>
              <w:t xml:space="preserve"> use the new </w:t>
            </w:r>
            <w:r w:rsidR="005544FB">
              <w:rPr>
                <w:rFonts w:ascii="Calibri" w:hAnsi="Calibri" w:cs="Calibri"/>
                <w:sz w:val="20"/>
                <w:szCs w:val="20"/>
              </w:rPr>
              <w:t>&lt;</w:t>
            </w:r>
            <w:r w:rsidR="006231D5" w:rsidRPr="005544FB">
              <w:rPr>
                <w:rFonts w:ascii="Calibri" w:hAnsi="Calibri" w:cs="Calibri"/>
                <w:sz w:val="20"/>
                <w:szCs w:val="20"/>
              </w:rPr>
              <w:t>CurrentTermEffective Date</w:t>
            </w:r>
            <w:r w:rsidR="005544FB">
              <w:rPr>
                <w:rFonts w:ascii="Calibri" w:hAnsi="Calibri" w:cs="Calibri"/>
                <w:sz w:val="20"/>
                <w:szCs w:val="20"/>
              </w:rPr>
              <w:t>&gt;</w:t>
            </w:r>
            <w:r w:rsidR="006231D5" w:rsidRPr="005544FB">
              <w:rPr>
                <w:rFonts w:ascii="Calibri" w:hAnsi="Calibri" w:cs="Calibri"/>
                <w:sz w:val="20"/>
                <w:szCs w:val="20"/>
              </w:rPr>
              <w:t xml:space="preserve"> and </w:t>
            </w:r>
            <w:r w:rsidR="005544FB">
              <w:rPr>
                <w:rFonts w:ascii="Calibri" w:hAnsi="Calibri" w:cs="Calibri"/>
                <w:sz w:val="20"/>
                <w:szCs w:val="20"/>
              </w:rPr>
              <w:t>&lt;</w:t>
            </w:r>
            <w:r w:rsidR="005544FB" w:rsidRPr="004518C8">
              <w:rPr>
                <w:rFonts w:ascii="Calibri" w:hAnsi="Calibri" w:cs="Calibri"/>
                <w:sz w:val="20"/>
                <w:szCs w:val="20"/>
              </w:rPr>
              <w:t>CurrentTermEffective</w:t>
            </w:r>
            <w:r w:rsidR="006231D5" w:rsidRPr="005544FB">
              <w:rPr>
                <w:rFonts w:ascii="Calibri" w:hAnsi="Calibri" w:cs="Calibri"/>
                <w:sz w:val="20"/>
                <w:szCs w:val="20"/>
              </w:rPr>
              <w:t>Tim</w:t>
            </w:r>
            <w:r w:rsidR="005544FB">
              <w:rPr>
                <w:rFonts w:ascii="Calibri" w:hAnsi="Calibri" w:cs="Calibri"/>
                <w:sz w:val="20"/>
                <w:szCs w:val="20"/>
              </w:rPr>
              <w:t>&gt;</w:t>
            </w:r>
            <w:r w:rsidR="006231D5" w:rsidRPr="005544FB">
              <w:rPr>
                <w:rFonts w:ascii="Calibri" w:hAnsi="Calibri" w:cs="Calibri"/>
                <w:sz w:val="20"/>
                <w:szCs w:val="20"/>
              </w:rPr>
              <w:t xml:space="preserve">e in the following segments: </w:t>
            </w:r>
          </w:p>
          <w:p w14:paraId="3799A313" w14:textId="77777777" w:rsidR="007111C1" w:rsidRPr="0025402E" w:rsidRDefault="00CD1EBE" w:rsidP="00CD1EBE">
            <w:pPr>
              <w:adjustRightInd w:val="0"/>
              <w:ind w:left="360"/>
              <w:rPr>
                <w:rFonts w:ascii="Calibri" w:hAnsi="Calibri" w:cs="Calibri"/>
                <w:sz w:val="20"/>
                <w:szCs w:val="20"/>
                <w:rPrChange w:id="542" w:author="Sue Simnor (EXT Idiom)" w:date="2024-09-16T13:40:00Z" w16du:dateUtc="2024-09-16T03:40:00Z">
                  <w:rPr>
                    <w:rFonts w:ascii="Calibri" w:hAnsi="Calibri" w:cs="Calibri"/>
                    <w:b/>
                    <w:bCs/>
                    <w:sz w:val="20"/>
                    <w:szCs w:val="20"/>
                  </w:rPr>
                </w:rPrChange>
              </w:rPr>
            </w:pPr>
            <w:r w:rsidRPr="0025402E">
              <w:rPr>
                <w:rFonts w:ascii="Calibri" w:hAnsi="Calibri" w:cs="Calibri"/>
                <w:sz w:val="20"/>
                <w:szCs w:val="20"/>
                <w:rPrChange w:id="543" w:author="Sue Simnor (EXT Idiom)" w:date="2024-09-12T16:24:00Z" w16du:dateUtc="2024-09-12T06:24:00Z">
                  <w:rPr>
                    <w:highlight w:val="green"/>
                  </w:rPr>
                </w:rPrChange>
              </w:rPr>
              <w:t xml:space="preserve"> </w:t>
            </w:r>
            <w:r w:rsidRPr="0025402E">
              <w:rPr>
                <w:rFonts w:ascii="Calibri" w:hAnsi="Calibri" w:cs="Calibri"/>
                <w:sz w:val="20"/>
                <w:szCs w:val="20"/>
                <w:rPrChange w:id="544" w:author="Sue Simnor (EXT Idiom)" w:date="2024-09-12T16:24:00Z" w16du:dateUtc="2024-09-12T06:24:00Z">
                  <w:rPr>
                    <w:rFonts w:ascii="Calibri" w:hAnsi="Calibri" w:cs="Calibri"/>
                    <w:b/>
                    <w:bCs/>
                    <w:sz w:val="20"/>
                    <w:szCs w:val="20"/>
                  </w:rPr>
                </w:rPrChange>
              </w:rPr>
              <w:t>P1H1, P1H2, YPS 3, YPM 3, YB 6, CB 4</w:t>
            </w:r>
            <w:r w:rsidR="00FF1D45" w:rsidRPr="0025402E">
              <w:rPr>
                <w:rFonts w:ascii="Calibri" w:hAnsi="Calibri" w:cs="Calibri"/>
                <w:sz w:val="20"/>
                <w:szCs w:val="20"/>
                <w:rPrChange w:id="545" w:author="Sue Simnor (EXT Idiom)" w:date="2024-09-12T16:24:00Z" w16du:dateUtc="2024-09-12T06:24:00Z">
                  <w:rPr>
                    <w:rFonts w:ascii="Calibri" w:hAnsi="Calibri" w:cs="Calibri"/>
                    <w:b/>
                    <w:bCs/>
                    <w:sz w:val="20"/>
                    <w:szCs w:val="20"/>
                  </w:rPr>
                </w:rPrChange>
              </w:rPr>
              <w:t xml:space="preserve">, </w:t>
            </w:r>
            <w:r w:rsidRPr="0025402E">
              <w:rPr>
                <w:rFonts w:ascii="Calibri" w:hAnsi="Calibri" w:cs="Calibri"/>
                <w:sz w:val="20"/>
                <w:szCs w:val="20"/>
                <w:rPrChange w:id="546" w:author="Sue Simnor (EXT Idiom)" w:date="2024-09-12T16:24:00Z" w16du:dateUtc="2024-09-12T06:24:00Z">
                  <w:rPr>
                    <w:rFonts w:ascii="Calibri" w:hAnsi="Calibri" w:cs="Calibri"/>
                    <w:b/>
                    <w:bCs/>
                    <w:sz w:val="20"/>
                    <w:szCs w:val="20"/>
                  </w:rPr>
                </w:rPrChange>
              </w:rPr>
              <w:t>CB 5</w:t>
            </w:r>
          </w:p>
          <w:p w14:paraId="77B43EA9" w14:textId="77777777" w:rsidR="00F418D8" w:rsidRPr="0025402E" w:rsidRDefault="00F418D8" w:rsidP="00CD1EBE">
            <w:pPr>
              <w:adjustRightInd w:val="0"/>
              <w:ind w:left="360"/>
              <w:rPr>
                <w:rFonts w:ascii="Calibri" w:hAnsi="Calibri" w:cs="Calibri"/>
                <w:sz w:val="20"/>
                <w:szCs w:val="20"/>
                <w:rPrChange w:id="547" w:author="Sue Simnor (EXT Idiom)" w:date="2024-09-16T13:40:00Z" w16du:dateUtc="2024-09-16T03:40:00Z">
                  <w:rPr>
                    <w:rFonts w:ascii="Calibri" w:hAnsi="Calibri" w:cs="Calibri"/>
                    <w:b/>
                    <w:bCs/>
                    <w:sz w:val="20"/>
                    <w:szCs w:val="20"/>
                  </w:rPr>
                </w:rPrChange>
              </w:rPr>
            </w:pPr>
          </w:p>
          <w:p w14:paraId="631FAC02" w14:textId="6C6B6553" w:rsidR="00F418D8" w:rsidRPr="0025402E" w:rsidRDefault="00F418D8" w:rsidP="00F418D8">
            <w:pPr>
              <w:adjustRightInd w:val="0"/>
              <w:ind w:left="360"/>
              <w:rPr>
                <w:rFonts w:ascii="Calibri" w:hAnsi="Calibri" w:cs="Calibri"/>
                <w:sz w:val="20"/>
                <w:szCs w:val="20"/>
                <w:rPrChange w:id="548" w:author="Sue Simnor (EXT Idiom)" w:date="2024-09-12T17:06:00Z" w16du:dateUtc="2024-09-12T07:06:00Z">
                  <w:rPr>
                    <w:rFonts w:ascii="Calibri" w:hAnsi="Calibri" w:cs="Calibri"/>
                    <w:b/>
                    <w:bCs/>
                    <w:sz w:val="20"/>
                    <w:szCs w:val="20"/>
                  </w:rPr>
                </w:rPrChange>
              </w:rPr>
            </w:pPr>
            <w:r w:rsidRPr="005544FB">
              <w:rPr>
                <w:rFonts w:ascii="Calibri" w:hAnsi="Calibri" w:cs="Calibri"/>
                <w:b/>
                <w:bCs/>
                <w:sz w:val="20"/>
                <w:szCs w:val="20"/>
              </w:rPr>
              <w:t>YRP 11 &amp; YRP12</w:t>
            </w:r>
            <w:r w:rsidRPr="0025402E">
              <w:rPr>
                <w:rFonts w:ascii="Calibri" w:hAnsi="Calibri" w:cs="Calibri"/>
                <w:sz w:val="20"/>
                <w:szCs w:val="20"/>
                <w:rPrChange w:id="549" w:author="Sue Simnor (EXT Idiom)" w:date="2024-09-12T17:06:00Z" w16du:dateUtc="2024-09-12T07:06:00Z">
                  <w:rPr>
                    <w:rFonts w:ascii="Calibri" w:hAnsi="Calibri" w:cs="Calibri"/>
                    <w:b/>
                    <w:bCs/>
                    <w:sz w:val="20"/>
                    <w:szCs w:val="20"/>
                  </w:rPr>
                </w:rPrChange>
              </w:rPr>
              <w:t xml:space="preserve">  - Use CurrentTermGrossPremium</w:t>
            </w:r>
          </w:p>
          <w:p w14:paraId="70F671D7" w14:textId="77777777" w:rsidR="00F418D8" w:rsidRPr="0025402E" w:rsidRDefault="00F418D8" w:rsidP="00F418D8">
            <w:pPr>
              <w:adjustRightInd w:val="0"/>
              <w:ind w:left="360"/>
              <w:rPr>
                <w:rFonts w:ascii="Calibri" w:hAnsi="Calibri" w:cs="Calibri"/>
                <w:sz w:val="20"/>
                <w:szCs w:val="20"/>
                <w:rPrChange w:id="550" w:author="Sue Simnor (EXT Idiom)" w:date="2024-09-12T17:06:00Z" w16du:dateUtc="2024-09-12T07:06:00Z">
                  <w:rPr>
                    <w:rFonts w:ascii="Calibri" w:hAnsi="Calibri" w:cs="Calibri"/>
                    <w:b/>
                    <w:bCs/>
                    <w:sz w:val="20"/>
                    <w:szCs w:val="20"/>
                  </w:rPr>
                </w:rPrChange>
              </w:rPr>
            </w:pPr>
            <w:r w:rsidRPr="005544FB">
              <w:rPr>
                <w:rFonts w:ascii="Calibri" w:hAnsi="Calibri" w:cs="Calibri"/>
                <w:b/>
                <w:bCs/>
                <w:sz w:val="20"/>
                <w:szCs w:val="20"/>
              </w:rPr>
              <w:t>YRP 14</w:t>
            </w:r>
            <w:r w:rsidRPr="0025402E">
              <w:rPr>
                <w:rFonts w:ascii="Calibri" w:hAnsi="Calibri" w:cs="Calibri"/>
                <w:sz w:val="20"/>
                <w:szCs w:val="20"/>
                <w:rPrChange w:id="551" w:author="Sue Simnor (EXT Idiom)" w:date="2024-09-12T17:06:00Z" w16du:dateUtc="2024-09-12T07:06:00Z">
                  <w:rPr>
                    <w:rFonts w:ascii="Calibri" w:hAnsi="Calibri" w:cs="Calibri"/>
                    <w:b/>
                    <w:bCs/>
                    <w:sz w:val="20"/>
                    <w:szCs w:val="20"/>
                  </w:rPr>
                </w:rPrChange>
              </w:rPr>
              <w:t xml:space="preserve"> - Added &lt;RefundAmount&gt; to logic</w:t>
            </w:r>
          </w:p>
          <w:p w14:paraId="397A2D55" w14:textId="1A4CC1BA" w:rsidR="00F418D8" w:rsidRPr="0025402E" w:rsidRDefault="00F418D8" w:rsidP="00F418D8">
            <w:pPr>
              <w:adjustRightInd w:val="0"/>
              <w:ind w:left="360"/>
              <w:rPr>
                <w:rFonts w:ascii="Calibri" w:hAnsi="Calibri" w:cs="Calibri"/>
                <w:sz w:val="20"/>
                <w:szCs w:val="20"/>
                <w:rPrChange w:id="552" w:author="Sue Simnor (EXT Idiom)" w:date="2024-09-12T17:06:00Z" w16du:dateUtc="2024-09-12T07:06:00Z">
                  <w:rPr>
                    <w:rFonts w:ascii="Calibri" w:hAnsi="Calibri" w:cs="Calibri"/>
                    <w:b/>
                    <w:bCs/>
                    <w:sz w:val="20"/>
                    <w:szCs w:val="20"/>
                  </w:rPr>
                </w:rPrChange>
              </w:rPr>
            </w:pPr>
            <w:r w:rsidRPr="005544FB">
              <w:rPr>
                <w:rFonts w:ascii="Calibri" w:hAnsi="Calibri" w:cs="Calibri"/>
                <w:b/>
                <w:bCs/>
                <w:sz w:val="20"/>
                <w:szCs w:val="20"/>
              </w:rPr>
              <w:t>YRP 16 &amp; YRP 17</w:t>
            </w:r>
            <w:r w:rsidRPr="0025402E">
              <w:rPr>
                <w:rFonts w:ascii="Calibri" w:hAnsi="Calibri" w:cs="Calibri"/>
                <w:sz w:val="20"/>
                <w:szCs w:val="20"/>
                <w:rPrChange w:id="553" w:author="Sue Simnor (EXT Idiom)" w:date="2024-09-12T17:06:00Z" w16du:dateUtc="2024-09-12T07:06:00Z">
                  <w:rPr>
                    <w:rFonts w:ascii="Calibri" w:hAnsi="Calibri" w:cs="Calibri"/>
                    <w:b/>
                    <w:bCs/>
                    <w:sz w:val="20"/>
                    <w:szCs w:val="20"/>
                  </w:rPr>
                </w:rPrChange>
              </w:rPr>
              <w:t xml:space="preserve"> - Changed to use &lt;CurrentAnnualGrossPremium&gt; and removed &lt;PaymentMethod = INV logic</w:t>
            </w:r>
          </w:p>
          <w:p w14:paraId="1F29E2D5" w14:textId="4DEC6E26" w:rsidR="00F418D8" w:rsidRPr="0025402E" w:rsidRDefault="00F418D8" w:rsidP="00F418D8">
            <w:pPr>
              <w:adjustRightInd w:val="0"/>
              <w:ind w:left="360"/>
              <w:rPr>
                <w:rFonts w:ascii="Calibri" w:hAnsi="Calibri" w:cs="Calibri"/>
                <w:sz w:val="20"/>
                <w:szCs w:val="20"/>
                <w:rPrChange w:id="554" w:author="Sue Simnor (EXT Idiom)" w:date="2024-09-12T17:06:00Z" w16du:dateUtc="2024-09-12T07:06:00Z">
                  <w:rPr>
                    <w:rFonts w:ascii="Calibri" w:hAnsi="Calibri" w:cs="Calibri"/>
                    <w:b/>
                    <w:bCs/>
                    <w:sz w:val="20"/>
                    <w:szCs w:val="20"/>
                  </w:rPr>
                </w:rPrChange>
              </w:rPr>
            </w:pPr>
            <w:r w:rsidRPr="005544FB">
              <w:rPr>
                <w:rFonts w:ascii="Calibri" w:hAnsi="Calibri" w:cs="Calibri"/>
                <w:b/>
                <w:bCs/>
                <w:sz w:val="20"/>
                <w:szCs w:val="20"/>
              </w:rPr>
              <w:t>YRP 18</w:t>
            </w:r>
            <w:r w:rsidRPr="0025402E">
              <w:rPr>
                <w:rFonts w:ascii="Calibri" w:hAnsi="Calibri" w:cs="Calibri"/>
                <w:sz w:val="20"/>
                <w:szCs w:val="20"/>
                <w:rPrChange w:id="555" w:author="Sue Simnor (EXT Idiom)" w:date="2024-09-12T17:06:00Z" w16du:dateUtc="2024-09-12T07:06:00Z">
                  <w:rPr>
                    <w:rFonts w:ascii="Calibri" w:hAnsi="Calibri" w:cs="Calibri"/>
                    <w:b/>
                    <w:bCs/>
                    <w:sz w:val="20"/>
                    <w:szCs w:val="20"/>
                  </w:rPr>
                </w:rPrChange>
              </w:rPr>
              <w:t xml:space="preserve"> - Removed &lt;PaymentMethod = INV logic</w:t>
            </w:r>
          </w:p>
          <w:p w14:paraId="24EFCDC3" w14:textId="77777777" w:rsidR="00F418D8" w:rsidRPr="0025402E" w:rsidRDefault="00F418D8" w:rsidP="00F418D8">
            <w:pPr>
              <w:adjustRightInd w:val="0"/>
              <w:ind w:left="360"/>
              <w:rPr>
                <w:rFonts w:ascii="Calibri" w:hAnsi="Calibri" w:cs="Calibri"/>
                <w:sz w:val="20"/>
                <w:szCs w:val="20"/>
                <w:rPrChange w:id="556" w:author="Sue Simnor (EXT Idiom)" w:date="2024-09-12T17:06:00Z" w16du:dateUtc="2024-09-12T07:06:00Z">
                  <w:rPr>
                    <w:rFonts w:ascii="Calibri" w:hAnsi="Calibri" w:cs="Calibri"/>
                    <w:b/>
                    <w:bCs/>
                    <w:sz w:val="20"/>
                    <w:szCs w:val="20"/>
                  </w:rPr>
                </w:rPrChange>
              </w:rPr>
            </w:pPr>
            <w:r w:rsidRPr="005544FB">
              <w:rPr>
                <w:rFonts w:ascii="Calibri" w:hAnsi="Calibri" w:cs="Calibri"/>
                <w:b/>
                <w:bCs/>
                <w:sz w:val="20"/>
                <w:szCs w:val="20"/>
              </w:rPr>
              <w:t>YRP 19 -</w:t>
            </w:r>
            <w:r w:rsidRPr="0025402E">
              <w:rPr>
                <w:rFonts w:ascii="Calibri" w:hAnsi="Calibri" w:cs="Calibri"/>
                <w:sz w:val="20"/>
                <w:szCs w:val="20"/>
                <w:rPrChange w:id="557" w:author="Sue Simnor (EXT Idiom)" w:date="2024-09-12T17:06:00Z" w16du:dateUtc="2024-09-12T07:06:00Z">
                  <w:rPr>
                    <w:rFonts w:ascii="Calibri" w:hAnsi="Calibri" w:cs="Calibri"/>
                    <w:b/>
                    <w:bCs/>
                    <w:sz w:val="20"/>
                    <w:szCs w:val="20"/>
                  </w:rPr>
                </w:rPrChange>
              </w:rPr>
              <w:t xml:space="preserve"> Changed to use &lt;CurrentAnnualGrossPremium&gt; and removed &lt;PaymentMethod = INV logic</w:t>
            </w:r>
          </w:p>
          <w:p w14:paraId="1EB57727" w14:textId="77777777" w:rsidR="00F418D8" w:rsidRPr="0025402E" w:rsidRDefault="00F418D8" w:rsidP="00F418D8">
            <w:pPr>
              <w:adjustRightInd w:val="0"/>
              <w:ind w:left="360"/>
              <w:rPr>
                <w:rFonts w:ascii="Calibri" w:hAnsi="Calibri" w:cs="Calibri"/>
                <w:sz w:val="20"/>
                <w:szCs w:val="20"/>
                <w:rPrChange w:id="558" w:author="Sue Simnor (EXT Idiom)" w:date="2024-09-12T17:06:00Z" w16du:dateUtc="2024-09-12T07:06:00Z">
                  <w:rPr>
                    <w:rFonts w:ascii="Calibri" w:hAnsi="Calibri" w:cs="Calibri"/>
                    <w:b/>
                    <w:bCs/>
                    <w:sz w:val="20"/>
                    <w:szCs w:val="20"/>
                  </w:rPr>
                </w:rPrChange>
              </w:rPr>
            </w:pPr>
            <w:r w:rsidRPr="005544FB">
              <w:rPr>
                <w:rFonts w:ascii="Calibri" w:hAnsi="Calibri" w:cs="Calibri"/>
                <w:b/>
                <w:bCs/>
                <w:sz w:val="20"/>
                <w:szCs w:val="20"/>
              </w:rPr>
              <w:t>YRP 22</w:t>
            </w:r>
            <w:r w:rsidRPr="0025402E">
              <w:rPr>
                <w:rFonts w:ascii="Calibri" w:hAnsi="Calibri" w:cs="Calibri"/>
                <w:sz w:val="20"/>
                <w:szCs w:val="20"/>
                <w:rPrChange w:id="559" w:author="Sue Simnor (EXT Idiom)" w:date="2024-09-12T17:06:00Z" w16du:dateUtc="2024-09-12T07:06:00Z">
                  <w:rPr>
                    <w:rFonts w:ascii="Calibri" w:hAnsi="Calibri" w:cs="Calibri"/>
                    <w:b/>
                    <w:bCs/>
                    <w:sz w:val="20"/>
                    <w:szCs w:val="20"/>
                  </w:rPr>
                </w:rPrChange>
              </w:rPr>
              <w:t xml:space="preserve"> - Changed to use &lt;CurrentAnnualGrossPremium&gt; </w:t>
            </w:r>
          </w:p>
          <w:p w14:paraId="32A8C752" w14:textId="1EF27BF3" w:rsidR="00F418D8" w:rsidRPr="0025402E" w:rsidRDefault="00F418D8" w:rsidP="00F418D8">
            <w:pPr>
              <w:adjustRightInd w:val="0"/>
              <w:ind w:left="360"/>
              <w:rPr>
                <w:rFonts w:ascii="Calibri" w:hAnsi="Calibri" w:cs="Calibri"/>
                <w:sz w:val="20"/>
                <w:szCs w:val="20"/>
                <w:rPrChange w:id="560" w:author="Sue Simnor (EXT Idiom)" w:date="2024-09-12T17:06:00Z" w16du:dateUtc="2024-09-12T07:06:00Z">
                  <w:rPr>
                    <w:rFonts w:ascii="Calibri" w:hAnsi="Calibri" w:cs="Calibri"/>
                    <w:b/>
                    <w:bCs/>
                    <w:sz w:val="20"/>
                    <w:szCs w:val="20"/>
                  </w:rPr>
                </w:rPrChange>
              </w:rPr>
            </w:pPr>
            <w:r w:rsidRPr="005544FB">
              <w:rPr>
                <w:rFonts w:ascii="Calibri" w:hAnsi="Calibri" w:cs="Calibri"/>
                <w:b/>
                <w:bCs/>
                <w:sz w:val="20"/>
                <w:szCs w:val="20"/>
              </w:rPr>
              <w:t>YRP 23</w:t>
            </w:r>
            <w:r w:rsidRPr="0025402E">
              <w:rPr>
                <w:rFonts w:ascii="Calibri" w:hAnsi="Calibri" w:cs="Calibri"/>
                <w:sz w:val="20"/>
                <w:szCs w:val="20"/>
                <w:rPrChange w:id="561" w:author="Sue Simnor (EXT Idiom)" w:date="2024-09-12T17:06:00Z" w16du:dateUtc="2024-09-12T07:06:00Z">
                  <w:rPr>
                    <w:rFonts w:ascii="Calibri" w:hAnsi="Calibri" w:cs="Calibri"/>
                    <w:b/>
                    <w:bCs/>
                    <w:sz w:val="20"/>
                    <w:szCs w:val="20"/>
                  </w:rPr>
                </w:rPrChange>
              </w:rPr>
              <w:t xml:space="preserve"> - C</w:t>
            </w:r>
            <w:r w:rsidR="00CE5192" w:rsidRPr="0025402E">
              <w:rPr>
                <w:rFonts w:ascii="Calibri" w:hAnsi="Calibri" w:cs="Calibri"/>
                <w:sz w:val="20"/>
                <w:szCs w:val="20"/>
                <w:rPrChange w:id="562" w:author="Sue Simnor (EXT Idiom)" w:date="2024-09-16T13:40:00Z" w16du:dateUtc="2024-09-16T03:40:00Z">
                  <w:rPr>
                    <w:rFonts w:ascii="Calibri" w:hAnsi="Calibri" w:cs="Calibri"/>
                    <w:b/>
                    <w:bCs/>
                    <w:sz w:val="20"/>
                    <w:szCs w:val="20"/>
                    <w:highlight w:val="green"/>
                  </w:rPr>
                </w:rPrChange>
              </w:rPr>
              <w:t>h</w:t>
            </w:r>
            <w:r w:rsidRPr="0025402E">
              <w:rPr>
                <w:rFonts w:ascii="Calibri" w:hAnsi="Calibri" w:cs="Calibri"/>
                <w:sz w:val="20"/>
                <w:szCs w:val="20"/>
                <w:rPrChange w:id="563" w:author="Sue Simnor (EXT Idiom)" w:date="2024-09-12T17:06:00Z" w16du:dateUtc="2024-09-12T07:06:00Z">
                  <w:rPr>
                    <w:rFonts w:ascii="Calibri" w:hAnsi="Calibri" w:cs="Calibri"/>
                    <w:b/>
                    <w:bCs/>
                    <w:sz w:val="20"/>
                    <w:szCs w:val="20"/>
                  </w:rPr>
                </w:rPrChange>
              </w:rPr>
              <w:t>anged to use &lt;RefundAmount&gt;</w:t>
            </w:r>
          </w:p>
          <w:p w14:paraId="3D205BCF" w14:textId="77777777" w:rsidR="00FF4712" w:rsidRDefault="00FF4712" w:rsidP="00CD1EBE">
            <w:pPr>
              <w:adjustRightInd w:val="0"/>
              <w:ind w:left="360"/>
              <w:rPr>
                <w:ins w:id="564" w:author="Sam Sehgal (EXT Idiom)" w:date="2024-09-12T17:54:00Z" w16du:dateUtc="2024-09-12T07:54:00Z"/>
                <w:rFonts w:ascii="Calibri" w:hAnsi="Calibri" w:cs="Calibri"/>
                <w:b/>
                <w:bCs/>
                <w:sz w:val="20"/>
                <w:szCs w:val="20"/>
              </w:rPr>
            </w:pPr>
          </w:p>
          <w:p w14:paraId="02623D28" w14:textId="468C5B18" w:rsidR="001605DA" w:rsidRPr="005544FB" w:rsidRDefault="005544FB" w:rsidP="00CD1EBE">
            <w:pPr>
              <w:adjustRightInd w:val="0"/>
              <w:ind w:left="360"/>
              <w:rPr>
                <w:rFonts w:ascii="Calibri" w:hAnsi="Calibri" w:cs="Calibri"/>
                <w:sz w:val="20"/>
                <w:szCs w:val="20"/>
              </w:rPr>
            </w:pPr>
            <w:r>
              <w:rPr>
                <w:rFonts w:ascii="Calibri" w:hAnsi="Calibri" w:cs="Calibri"/>
                <w:b/>
                <w:bCs/>
                <w:sz w:val="20"/>
                <w:szCs w:val="20"/>
              </w:rPr>
              <w:t>Defect</w:t>
            </w:r>
            <w:r w:rsidRPr="005544FB">
              <w:rPr>
                <w:rFonts w:ascii="Calibri" w:hAnsi="Calibri" w:cs="Calibri"/>
                <w:b/>
                <w:bCs/>
                <w:sz w:val="20"/>
                <w:szCs w:val="20"/>
              </w:rPr>
              <w:t>- 471371</w:t>
            </w:r>
            <w:r>
              <w:rPr>
                <w:rFonts w:ascii="Calibri" w:hAnsi="Calibri" w:cs="Calibri"/>
                <w:sz w:val="20"/>
                <w:szCs w:val="20"/>
              </w:rPr>
              <w:t xml:space="preserve"> - </w:t>
            </w:r>
            <w:r w:rsidR="001605DA" w:rsidRPr="005544FB">
              <w:rPr>
                <w:rFonts w:ascii="Calibri" w:hAnsi="Calibri" w:cs="Calibri"/>
                <w:sz w:val="20"/>
                <w:szCs w:val="20"/>
              </w:rPr>
              <w:t xml:space="preserve">Updated  </w:t>
            </w:r>
            <w:r w:rsidR="001605DA" w:rsidRPr="005544FB">
              <w:rPr>
                <w:rFonts w:ascii="Calibri" w:hAnsi="Calibri" w:cs="Calibri"/>
                <w:b/>
                <w:bCs/>
                <w:sz w:val="20"/>
                <w:szCs w:val="20"/>
              </w:rPr>
              <w:t>SCH 4 V1</w:t>
            </w:r>
            <w:r w:rsidR="001605DA" w:rsidRPr="005544FB">
              <w:rPr>
                <w:rFonts w:ascii="Calibri" w:hAnsi="Calibri" w:cs="Calibri"/>
                <w:sz w:val="20"/>
                <w:szCs w:val="20"/>
              </w:rPr>
              <w:t xml:space="preserve"> logic to </w:t>
            </w:r>
            <w:r w:rsidR="0013532A" w:rsidRPr="005544FB">
              <w:rPr>
                <w:rFonts w:ascii="Calibri" w:hAnsi="Calibri" w:cs="Calibri"/>
                <w:sz w:val="20"/>
                <w:szCs w:val="20"/>
              </w:rPr>
              <w:t>“2|UnoccupiedNo” instead of “1|UnoccupiedYes” to display text in Special condition..</w:t>
            </w:r>
          </w:p>
          <w:p w14:paraId="5AE94C91" w14:textId="77777777" w:rsidR="00B15C37" w:rsidRPr="005544FB" w:rsidRDefault="00B15C37" w:rsidP="00CD1EBE">
            <w:pPr>
              <w:adjustRightInd w:val="0"/>
              <w:ind w:left="360"/>
              <w:rPr>
                <w:rFonts w:ascii="Calibri" w:hAnsi="Calibri" w:cs="Calibri"/>
                <w:sz w:val="20"/>
                <w:szCs w:val="20"/>
              </w:rPr>
            </w:pPr>
          </w:p>
          <w:p w14:paraId="0D31EA84" w14:textId="118F73A0" w:rsidR="00FF4712" w:rsidRPr="0025402E" w:rsidRDefault="005544FB" w:rsidP="0025402E">
            <w:pPr>
              <w:adjustRightInd w:val="0"/>
              <w:ind w:left="360"/>
              <w:rPr>
                <w:rFonts w:ascii="Calibri" w:hAnsi="Calibri" w:cs="Calibri"/>
                <w:b/>
                <w:bCs/>
                <w:sz w:val="20"/>
                <w:szCs w:val="20"/>
              </w:rPr>
            </w:pPr>
            <w:r>
              <w:rPr>
                <w:rFonts w:ascii="Calibri" w:hAnsi="Calibri" w:cs="Calibri"/>
                <w:b/>
                <w:bCs/>
                <w:sz w:val="20"/>
                <w:szCs w:val="20"/>
              </w:rPr>
              <w:t>Defect</w:t>
            </w:r>
            <w:r w:rsidRPr="005544FB">
              <w:rPr>
                <w:rFonts w:ascii="Calibri" w:hAnsi="Calibri" w:cs="Calibri"/>
                <w:b/>
                <w:bCs/>
                <w:sz w:val="20"/>
                <w:szCs w:val="20"/>
              </w:rPr>
              <w:t>- 475682</w:t>
            </w:r>
            <w:r>
              <w:rPr>
                <w:rFonts w:ascii="Calibri" w:hAnsi="Calibri" w:cs="Calibri"/>
                <w:sz w:val="20"/>
                <w:szCs w:val="20"/>
              </w:rPr>
              <w:t xml:space="preserve"> - </w:t>
            </w:r>
            <w:r w:rsidR="00B15C37" w:rsidRPr="005544FB">
              <w:rPr>
                <w:rFonts w:ascii="Calibri" w:hAnsi="Calibri" w:cs="Calibri"/>
                <w:sz w:val="20"/>
                <w:szCs w:val="20"/>
              </w:rPr>
              <w:t xml:space="preserve">Updated </w:t>
            </w:r>
            <w:r w:rsidR="00B15C37" w:rsidRPr="005544FB">
              <w:rPr>
                <w:rFonts w:ascii="Calibri" w:hAnsi="Calibri" w:cs="Calibri"/>
                <w:b/>
                <w:bCs/>
                <w:sz w:val="20"/>
                <w:szCs w:val="20"/>
              </w:rPr>
              <w:t>DDH 10-23</w:t>
            </w:r>
            <w:r w:rsidR="00B15C37" w:rsidRPr="005544FB">
              <w:rPr>
                <w:rFonts w:ascii="Calibri" w:hAnsi="Calibri" w:cs="Calibri"/>
                <w:sz w:val="20"/>
                <w:szCs w:val="20"/>
              </w:rPr>
              <w:t xml:space="preserve"> to ad</w:t>
            </w:r>
            <w:r w:rsidR="006743CE" w:rsidRPr="005544FB">
              <w:rPr>
                <w:rFonts w:ascii="Calibri" w:hAnsi="Calibri" w:cs="Calibri"/>
                <w:sz w:val="20"/>
                <w:szCs w:val="20"/>
              </w:rPr>
              <w:t xml:space="preserve">d “Code” to logic </w:t>
            </w:r>
          </w:p>
        </w:tc>
      </w:tr>
      <w:tr w:rsidR="0039602A" w:rsidRPr="00BF7E32" w14:paraId="7BDC5272" w14:textId="77777777" w:rsidTr="00BF7E32">
        <w:tc>
          <w:tcPr>
            <w:tcW w:w="1418" w:type="dxa"/>
          </w:tcPr>
          <w:p w14:paraId="43F40C71" w14:textId="441D094E" w:rsidR="0039602A" w:rsidRPr="00873125" w:rsidRDefault="0086157B" w:rsidP="000E1A6F">
            <w:pPr>
              <w:rPr>
                <w:rFonts w:asciiTheme="minorHAnsi" w:hAnsiTheme="minorHAnsi" w:cstheme="minorHAnsi"/>
                <w:color w:val="262626" w:themeColor="text1" w:themeTint="D9"/>
                <w:sz w:val="20"/>
                <w:szCs w:val="20"/>
              </w:rPr>
            </w:pPr>
            <w:r w:rsidRPr="00873125">
              <w:rPr>
                <w:rFonts w:asciiTheme="minorHAnsi" w:hAnsiTheme="minorHAnsi" w:cstheme="minorHAnsi"/>
                <w:color w:val="262626" w:themeColor="text1" w:themeTint="D9"/>
                <w:sz w:val="20"/>
                <w:szCs w:val="20"/>
              </w:rPr>
              <w:t>16/9/2024</w:t>
            </w:r>
          </w:p>
        </w:tc>
        <w:tc>
          <w:tcPr>
            <w:tcW w:w="1129" w:type="dxa"/>
          </w:tcPr>
          <w:p w14:paraId="048E2A37" w14:textId="3D314178" w:rsidR="0039602A" w:rsidRPr="00873125" w:rsidRDefault="001077F4" w:rsidP="000E1A6F">
            <w:pPr>
              <w:rPr>
                <w:rFonts w:asciiTheme="minorHAnsi" w:hAnsiTheme="minorHAnsi" w:cstheme="minorHAnsi"/>
                <w:color w:val="262626" w:themeColor="text1" w:themeTint="D9"/>
                <w:sz w:val="20"/>
                <w:szCs w:val="20"/>
              </w:rPr>
            </w:pPr>
            <w:r w:rsidRPr="00873125">
              <w:rPr>
                <w:rFonts w:asciiTheme="minorHAnsi" w:hAnsiTheme="minorHAnsi" w:cstheme="minorHAnsi"/>
                <w:color w:val="262626" w:themeColor="text1" w:themeTint="D9"/>
                <w:sz w:val="20"/>
                <w:szCs w:val="20"/>
              </w:rPr>
              <w:t>6.9</w:t>
            </w:r>
            <w:r w:rsidR="009670C4" w:rsidRPr="00873125">
              <w:rPr>
                <w:rFonts w:asciiTheme="minorHAnsi" w:hAnsiTheme="minorHAnsi" w:cstheme="minorHAnsi"/>
                <w:color w:val="262626" w:themeColor="text1" w:themeTint="D9"/>
                <w:sz w:val="20"/>
                <w:szCs w:val="20"/>
              </w:rPr>
              <w:t>7</w:t>
            </w:r>
          </w:p>
        </w:tc>
        <w:tc>
          <w:tcPr>
            <w:tcW w:w="1701" w:type="dxa"/>
          </w:tcPr>
          <w:p w14:paraId="5CF62751" w14:textId="52D69D84" w:rsidR="0039602A" w:rsidRPr="00873125" w:rsidRDefault="001077F4" w:rsidP="000E1A6F">
            <w:pPr>
              <w:rPr>
                <w:rFonts w:ascii="Calibri" w:hAnsi="Calibri" w:cs="Calibri"/>
                <w:sz w:val="20"/>
                <w:szCs w:val="20"/>
              </w:rPr>
            </w:pPr>
            <w:r w:rsidRPr="00873125">
              <w:rPr>
                <w:rFonts w:ascii="Calibri" w:hAnsi="Calibri" w:cs="Calibri"/>
                <w:sz w:val="20"/>
                <w:szCs w:val="20"/>
              </w:rPr>
              <w:t>Sue Simnor</w:t>
            </w:r>
          </w:p>
        </w:tc>
        <w:tc>
          <w:tcPr>
            <w:tcW w:w="4767" w:type="dxa"/>
          </w:tcPr>
          <w:p w14:paraId="3A5B2173" w14:textId="71CC7270" w:rsidR="00B13248" w:rsidRPr="00873125" w:rsidRDefault="00216A7C" w:rsidP="00873125">
            <w:pPr>
              <w:adjustRightInd w:val="0"/>
              <w:ind w:left="360"/>
              <w:rPr>
                <w:rFonts w:ascii="Calibri" w:hAnsi="Calibri" w:cs="Calibri"/>
                <w:sz w:val="20"/>
                <w:szCs w:val="20"/>
              </w:rPr>
            </w:pPr>
            <w:r w:rsidRPr="00873125">
              <w:rPr>
                <w:rFonts w:ascii="Calibri" w:hAnsi="Calibri" w:cs="Calibri"/>
                <w:sz w:val="20"/>
                <w:szCs w:val="20"/>
              </w:rPr>
              <w:t>SIT Defects:</w:t>
            </w:r>
          </w:p>
          <w:p w14:paraId="1E08ED66" w14:textId="421853FE" w:rsidR="0039602A" w:rsidRPr="00873125" w:rsidRDefault="0039602A" w:rsidP="00873125">
            <w:pPr>
              <w:pStyle w:val="ListParagraph"/>
              <w:numPr>
                <w:ilvl w:val="0"/>
                <w:numId w:val="187"/>
              </w:numPr>
              <w:adjustRightInd w:val="0"/>
              <w:rPr>
                <w:rFonts w:ascii="Calibri" w:hAnsi="Calibri" w:cs="Calibri"/>
                <w:sz w:val="20"/>
                <w:szCs w:val="20"/>
              </w:rPr>
            </w:pPr>
            <w:r w:rsidRPr="00873125">
              <w:rPr>
                <w:rFonts w:ascii="Calibri" w:hAnsi="Calibri" w:cs="Calibri"/>
                <w:b/>
                <w:bCs/>
                <w:color w:val="auto"/>
                <w:sz w:val="20"/>
                <w:szCs w:val="20"/>
              </w:rPr>
              <w:t xml:space="preserve">Defect </w:t>
            </w:r>
            <w:r w:rsidR="002C58AA" w:rsidRPr="00873125">
              <w:rPr>
                <w:rFonts w:ascii="Calibri" w:hAnsi="Calibri" w:cs="Calibri"/>
                <w:b/>
                <w:bCs/>
                <w:color w:val="auto"/>
                <w:sz w:val="20"/>
                <w:szCs w:val="20"/>
              </w:rPr>
              <w:t>475433</w:t>
            </w:r>
            <w:r w:rsidR="002C58AA" w:rsidRPr="00873125">
              <w:rPr>
                <w:rFonts w:ascii="Calibri" w:hAnsi="Calibri" w:cs="Calibri"/>
                <w:color w:val="auto"/>
                <w:sz w:val="20"/>
                <w:szCs w:val="20"/>
              </w:rPr>
              <w:t xml:space="preserve"> - </w:t>
            </w:r>
            <w:r w:rsidRPr="00873125">
              <w:rPr>
                <w:rFonts w:ascii="Calibri" w:hAnsi="Calibri" w:cs="Calibri"/>
                <w:color w:val="auto"/>
                <w:sz w:val="20"/>
                <w:szCs w:val="20"/>
              </w:rPr>
              <w:t>SCM 3 &amp; SCM 4</w:t>
            </w:r>
            <w:r w:rsidR="002C58AA" w:rsidRPr="00873125">
              <w:rPr>
                <w:rFonts w:ascii="Calibri" w:hAnsi="Calibri" w:cs="Calibri"/>
                <w:color w:val="auto"/>
                <w:sz w:val="20"/>
                <w:szCs w:val="20"/>
              </w:rPr>
              <w:t xml:space="preserve"> </w:t>
            </w:r>
            <w:r w:rsidR="00E443B1" w:rsidRPr="00873125">
              <w:rPr>
                <w:rFonts w:ascii="Calibri" w:hAnsi="Calibri" w:cs="Calibri"/>
                <w:sz w:val="20"/>
                <w:szCs w:val="20"/>
              </w:rPr>
              <w:t>–</w:t>
            </w:r>
            <w:r w:rsidR="002C58AA" w:rsidRPr="00873125">
              <w:rPr>
                <w:rFonts w:ascii="Calibri" w:hAnsi="Calibri" w:cs="Calibri"/>
                <w:color w:val="auto"/>
                <w:sz w:val="20"/>
                <w:szCs w:val="20"/>
              </w:rPr>
              <w:t xml:space="preserve"> </w:t>
            </w:r>
            <w:r w:rsidR="00E443B1" w:rsidRPr="00873125">
              <w:rPr>
                <w:rFonts w:ascii="Calibri" w:hAnsi="Calibri" w:cs="Calibri"/>
                <w:sz w:val="20"/>
                <w:szCs w:val="20"/>
              </w:rPr>
              <w:t xml:space="preserve">Updated the </w:t>
            </w:r>
            <w:r w:rsidR="000554DB" w:rsidRPr="00873125">
              <w:rPr>
                <w:rFonts w:ascii="Calibri" w:hAnsi="Calibri" w:cs="Calibri"/>
                <w:sz w:val="20"/>
                <w:szCs w:val="20"/>
              </w:rPr>
              <w:t xml:space="preserve">Special Conditions Motor </w:t>
            </w:r>
            <w:r w:rsidR="00E443B1" w:rsidRPr="00873125">
              <w:rPr>
                <w:rFonts w:ascii="Calibri" w:hAnsi="Calibri" w:cs="Calibri"/>
                <w:sz w:val="20"/>
                <w:szCs w:val="20"/>
              </w:rPr>
              <w:t>logic</w:t>
            </w:r>
            <w:r w:rsidR="000554DB" w:rsidRPr="00873125">
              <w:rPr>
                <w:rFonts w:ascii="Calibri" w:hAnsi="Calibri" w:cs="Calibri"/>
                <w:sz w:val="20"/>
                <w:szCs w:val="20"/>
              </w:rPr>
              <w:t xml:space="preserve"> as follows</w:t>
            </w:r>
            <w:r w:rsidR="00E443B1" w:rsidRPr="00873125">
              <w:rPr>
                <w:rFonts w:ascii="Calibri" w:hAnsi="Calibri" w:cs="Calibri"/>
                <w:sz w:val="20"/>
                <w:szCs w:val="20"/>
              </w:rPr>
              <w:t>:</w:t>
            </w:r>
          </w:p>
          <w:p w14:paraId="351F0FBD" w14:textId="5AA6A869" w:rsidR="00E443B1" w:rsidRPr="00873125" w:rsidRDefault="00E443B1" w:rsidP="00873125">
            <w:pPr>
              <w:adjustRightInd w:val="0"/>
              <w:ind w:left="720"/>
              <w:rPr>
                <w:rFonts w:ascii="Calibri" w:hAnsi="Calibri" w:cs="Calibri"/>
                <w:sz w:val="20"/>
                <w:szCs w:val="20"/>
              </w:rPr>
            </w:pPr>
            <w:r w:rsidRPr="00873125">
              <w:rPr>
                <w:rFonts w:ascii="Calibri" w:hAnsi="Calibri" w:cs="Calibri"/>
                <w:b/>
                <w:bCs/>
                <w:sz w:val="20"/>
                <w:szCs w:val="20"/>
              </w:rPr>
              <w:t xml:space="preserve">SCM 3 </w:t>
            </w:r>
            <w:r w:rsidRPr="00873125">
              <w:rPr>
                <w:rFonts w:ascii="Calibri" w:hAnsi="Calibri" w:cs="Calibri"/>
                <w:sz w:val="20"/>
                <w:szCs w:val="20"/>
              </w:rPr>
              <w:t xml:space="preserve">– Use </w:t>
            </w:r>
            <w:r w:rsidR="001077F4" w:rsidRPr="00873125">
              <w:rPr>
                <w:rFonts w:ascii="Calibri" w:hAnsi="Calibri" w:cs="Calibri"/>
                <w:sz w:val="20"/>
                <w:szCs w:val="20"/>
              </w:rPr>
              <w:t xml:space="preserve">&lt;EndorsementClause&gt; = </w:t>
            </w:r>
            <w:r w:rsidRPr="00873125">
              <w:rPr>
                <w:rFonts w:ascii="Calibri" w:hAnsi="Calibri" w:cs="Calibri"/>
                <w:sz w:val="20"/>
                <w:szCs w:val="20"/>
              </w:rPr>
              <w:t>“AUTOEND01”</w:t>
            </w:r>
          </w:p>
          <w:p w14:paraId="65F95AA0" w14:textId="77777777" w:rsidR="00E443B1" w:rsidRPr="00873125" w:rsidRDefault="00E443B1" w:rsidP="00873125">
            <w:pPr>
              <w:adjustRightInd w:val="0"/>
              <w:ind w:left="720"/>
              <w:rPr>
                <w:rFonts w:ascii="Calibri" w:hAnsi="Calibri" w:cs="Calibri"/>
                <w:sz w:val="20"/>
                <w:szCs w:val="20"/>
              </w:rPr>
            </w:pPr>
            <w:r w:rsidRPr="00873125">
              <w:rPr>
                <w:rFonts w:ascii="Calibri" w:hAnsi="Calibri" w:cs="Calibri"/>
                <w:b/>
                <w:bCs/>
                <w:sz w:val="20"/>
                <w:szCs w:val="20"/>
              </w:rPr>
              <w:t xml:space="preserve">SCM 4 </w:t>
            </w:r>
            <w:r w:rsidRPr="00873125">
              <w:rPr>
                <w:rFonts w:ascii="Calibri" w:hAnsi="Calibri" w:cs="Calibri"/>
                <w:sz w:val="20"/>
                <w:szCs w:val="20"/>
              </w:rPr>
              <w:t xml:space="preserve">– </w:t>
            </w:r>
            <w:r w:rsidR="001077F4" w:rsidRPr="00873125">
              <w:rPr>
                <w:rFonts w:ascii="Calibri" w:hAnsi="Calibri" w:cs="Calibri"/>
                <w:sz w:val="20"/>
                <w:szCs w:val="20"/>
              </w:rPr>
              <w:t xml:space="preserve">Use &lt;EndorsementClause&gt; = </w:t>
            </w:r>
            <w:r w:rsidRPr="00873125">
              <w:rPr>
                <w:rFonts w:ascii="Calibri" w:hAnsi="Calibri" w:cs="Calibri"/>
                <w:sz w:val="20"/>
                <w:szCs w:val="20"/>
              </w:rPr>
              <w:t xml:space="preserve"> “AUTOEND02”</w:t>
            </w:r>
          </w:p>
          <w:p w14:paraId="0BF5519F" w14:textId="77777777" w:rsidR="00055F20" w:rsidRPr="00873125" w:rsidRDefault="00055F20" w:rsidP="00CD1EBE">
            <w:pPr>
              <w:adjustRightInd w:val="0"/>
              <w:ind w:left="360"/>
              <w:rPr>
                <w:rFonts w:ascii="Calibri" w:hAnsi="Calibri" w:cs="Calibri"/>
                <w:sz w:val="20"/>
                <w:szCs w:val="20"/>
              </w:rPr>
            </w:pPr>
          </w:p>
          <w:p w14:paraId="68BB4A5E" w14:textId="085BDF86" w:rsidR="00C325A5" w:rsidRPr="00873125" w:rsidRDefault="00055F20" w:rsidP="00873125">
            <w:pPr>
              <w:pStyle w:val="ListParagraph"/>
              <w:numPr>
                <w:ilvl w:val="0"/>
                <w:numId w:val="187"/>
              </w:numPr>
              <w:adjustRightInd w:val="0"/>
              <w:rPr>
                <w:rFonts w:ascii="Calibri" w:hAnsi="Calibri" w:cs="Calibri"/>
                <w:sz w:val="20"/>
                <w:szCs w:val="20"/>
              </w:rPr>
            </w:pPr>
            <w:r w:rsidRPr="00873125">
              <w:rPr>
                <w:rFonts w:ascii="Calibri" w:hAnsi="Calibri" w:cs="Calibri"/>
                <w:b/>
                <w:bCs/>
                <w:sz w:val="20"/>
                <w:szCs w:val="20"/>
              </w:rPr>
              <w:t>PS6 V3</w:t>
            </w:r>
            <w:r w:rsidR="00FB46C1" w:rsidRPr="00873125">
              <w:rPr>
                <w:rFonts w:ascii="Calibri" w:hAnsi="Calibri" w:cs="Calibri"/>
                <w:b/>
                <w:bCs/>
                <w:sz w:val="20"/>
                <w:szCs w:val="20"/>
              </w:rPr>
              <w:t xml:space="preserve"> &amp; PS6 V4</w:t>
            </w:r>
            <w:r w:rsidR="00FB46C1" w:rsidRPr="00873125">
              <w:rPr>
                <w:rFonts w:ascii="Calibri" w:hAnsi="Calibri" w:cs="Calibri"/>
                <w:sz w:val="20"/>
                <w:szCs w:val="20"/>
              </w:rPr>
              <w:t xml:space="preserve"> – Added DD requested additional text as follows: </w:t>
            </w:r>
            <w:r w:rsidR="0056586C" w:rsidRPr="00873125">
              <w:rPr>
                <w:rFonts w:ascii="Calibri" w:hAnsi="Calibri" w:cs="Calibri"/>
                <w:sz w:val="20"/>
                <w:szCs w:val="20"/>
              </w:rPr>
              <w:t>‘</w:t>
            </w:r>
            <w:r w:rsidR="00FB46C1" w:rsidRPr="00873125">
              <w:rPr>
                <w:rFonts w:ascii="Calibri" w:hAnsi="Calibri" w:cs="Calibri"/>
                <w:sz w:val="20"/>
                <w:szCs w:val="20"/>
              </w:rPr>
              <w:t xml:space="preserve">Monthly instalments may vary </w:t>
            </w:r>
          </w:p>
          <w:p w14:paraId="7177CA4D" w14:textId="2E14A2EE" w:rsidR="00055F20" w:rsidRPr="00873125" w:rsidRDefault="00FB46C1" w:rsidP="00055F20">
            <w:pPr>
              <w:adjustRightInd w:val="0"/>
              <w:ind w:left="360"/>
              <w:rPr>
                <w:rFonts w:ascii="Calibri" w:hAnsi="Calibri" w:cs="Calibri"/>
                <w:sz w:val="20"/>
                <w:szCs w:val="20"/>
              </w:rPr>
            </w:pPr>
            <w:r w:rsidRPr="00873125">
              <w:rPr>
                <w:rFonts w:ascii="Calibri" w:hAnsi="Calibri" w:cs="Calibri"/>
                <w:sz w:val="20"/>
                <w:szCs w:val="20"/>
              </w:rPr>
              <w:lastRenderedPageBreak/>
              <w:t>slightly due to rounding but will not be more than the figure above during this period of insurance</w:t>
            </w:r>
            <w:r w:rsidR="0056586C" w:rsidRPr="00873125">
              <w:rPr>
                <w:rFonts w:ascii="Calibri" w:hAnsi="Calibri" w:cs="Calibri"/>
                <w:sz w:val="20"/>
                <w:szCs w:val="20"/>
              </w:rPr>
              <w:t>.’</w:t>
            </w:r>
          </w:p>
          <w:p w14:paraId="6FE486CA" w14:textId="77777777" w:rsidR="009B4A6C" w:rsidRPr="00873125" w:rsidRDefault="009B4A6C" w:rsidP="00055F20">
            <w:pPr>
              <w:adjustRightInd w:val="0"/>
              <w:ind w:left="360"/>
              <w:rPr>
                <w:rFonts w:ascii="Calibri" w:hAnsi="Calibri" w:cs="Calibri"/>
                <w:sz w:val="20"/>
                <w:szCs w:val="20"/>
              </w:rPr>
            </w:pPr>
          </w:p>
          <w:p w14:paraId="59CDDB48" w14:textId="0E1C9577" w:rsidR="009B4A6C" w:rsidRPr="00873125" w:rsidRDefault="009B4A6C" w:rsidP="00873125">
            <w:pPr>
              <w:pStyle w:val="ListParagraph"/>
              <w:numPr>
                <w:ilvl w:val="0"/>
                <w:numId w:val="187"/>
              </w:numPr>
              <w:adjustRightInd w:val="0"/>
              <w:rPr>
                <w:rFonts w:ascii="Calibri" w:hAnsi="Calibri" w:cs="Calibri"/>
                <w:sz w:val="20"/>
                <w:szCs w:val="20"/>
              </w:rPr>
            </w:pPr>
            <w:r w:rsidRPr="00873125">
              <w:rPr>
                <w:rFonts w:ascii="Calibri" w:hAnsi="Calibri" w:cs="Calibri"/>
                <w:b/>
                <w:bCs/>
                <w:sz w:val="20"/>
                <w:szCs w:val="20"/>
              </w:rPr>
              <w:t>YB 6</w:t>
            </w:r>
            <w:r w:rsidRPr="00873125">
              <w:rPr>
                <w:rFonts w:ascii="Calibri" w:hAnsi="Calibri" w:cs="Calibri"/>
                <w:sz w:val="20"/>
                <w:szCs w:val="20"/>
              </w:rPr>
              <w:t xml:space="preserve"> – Updated the logic to </w:t>
            </w:r>
            <w:r w:rsidR="00FF62C1" w:rsidRPr="00873125">
              <w:rPr>
                <w:rFonts w:ascii="Calibri" w:hAnsi="Calibri" w:cs="Calibri"/>
                <w:sz w:val="20"/>
                <w:szCs w:val="20"/>
              </w:rPr>
              <w:t>&lt;CurrentlyOccupiedCode&gt; instead of &lt;Occupied&gt;</w:t>
            </w:r>
          </w:p>
          <w:p w14:paraId="2F05947B" w14:textId="77777777" w:rsidR="00C16041" w:rsidRPr="00873125" w:rsidRDefault="00C16041" w:rsidP="00055F20">
            <w:pPr>
              <w:adjustRightInd w:val="0"/>
              <w:ind w:left="360"/>
              <w:rPr>
                <w:rFonts w:ascii="Calibri" w:hAnsi="Calibri" w:cs="Calibri"/>
                <w:sz w:val="20"/>
                <w:szCs w:val="20"/>
              </w:rPr>
            </w:pPr>
          </w:p>
          <w:p w14:paraId="67E06E70" w14:textId="69765861" w:rsidR="00C16041" w:rsidRPr="00873125" w:rsidRDefault="005210E7" w:rsidP="00873125">
            <w:pPr>
              <w:pStyle w:val="ListParagraph"/>
              <w:numPr>
                <w:ilvl w:val="0"/>
                <w:numId w:val="187"/>
              </w:numPr>
              <w:adjustRightInd w:val="0"/>
              <w:rPr>
                <w:rFonts w:ascii="Calibri" w:hAnsi="Calibri" w:cs="Calibri"/>
                <w:sz w:val="20"/>
                <w:szCs w:val="20"/>
              </w:rPr>
            </w:pPr>
            <w:r w:rsidRPr="00873125">
              <w:rPr>
                <w:rFonts w:ascii="Calibri" w:hAnsi="Calibri" w:cs="Calibri"/>
                <w:b/>
                <w:bCs/>
                <w:sz w:val="20"/>
                <w:szCs w:val="20"/>
              </w:rPr>
              <w:t>Defect  477520</w:t>
            </w:r>
            <w:r w:rsidRPr="00873125">
              <w:rPr>
                <w:rFonts w:ascii="Calibri" w:hAnsi="Calibri" w:cs="Calibri"/>
                <w:sz w:val="20"/>
                <w:szCs w:val="20"/>
              </w:rPr>
              <w:t xml:space="preserve"> - </w:t>
            </w:r>
            <w:r w:rsidRPr="00873125">
              <w:rPr>
                <w:rFonts w:ascii="Calibri" w:hAnsi="Calibri" w:cs="Calibri"/>
                <w:b/>
                <w:bCs/>
                <w:sz w:val="20"/>
                <w:szCs w:val="20"/>
              </w:rPr>
              <w:t>SCH 5</w:t>
            </w:r>
            <w:r w:rsidRPr="00873125">
              <w:rPr>
                <w:rFonts w:ascii="Calibri" w:hAnsi="Calibri" w:cs="Calibri"/>
                <w:sz w:val="20"/>
                <w:szCs w:val="20"/>
              </w:rPr>
              <w:t xml:space="preserve">  - </w:t>
            </w:r>
            <w:r w:rsidR="00A5017D" w:rsidRPr="00873125">
              <w:rPr>
                <w:rFonts w:ascii="Calibri" w:hAnsi="Calibri" w:cs="Calibri"/>
                <w:sz w:val="20"/>
                <w:szCs w:val="20"/>
              </w:rPr>
              <w:t>Update</w:t>
            </w:r>
            <w:r w:rsidR="00A5017D" w:rsidRPr="00873125">
              <w:rPr>
                <w:rFonts w:ascii="Calibri" w:hAnsi="Calibri" w:cs="Calibri"/>
                <w:b/>
                <w:bCs/>
                <w:sz w:val="20"/>
                <w:szCs w:val="20"/>
              </w:rPr>
              <w:t xml:space="preserve"> </w:t>
            </w:r>
            <w:r w:rsidR="00A5017D" w:rsidRPr="00873125">
              <w:rPr>
                <w:rFonts w:ascii="Calibri" w:hAnsi="Calibri" w:cs="Calibri"/>
                <w:sz w:val="20"/>
                <w:szCs w:val="20"/>
              </w:rPr>
              <w:t xml:space="preserve">logic to &lt;BusinessPurposeCode&gt; = “1|HomeUsageBusinessUseYes” </w:t>
            </w:r>
          </w:p>
          <w:p w14:paraId="35AA6739" w14:textId="77777777" w:rsidR="001E3FE6" w:rsidRPr="00873125" w:rsidRDefault="001E3FE6" w:rsidP="00055F20">
            <w:pPr>
              <w:adjustRightInd w:val="0"/>
              <w:ind w:left="360"/>
              <w:rPr>
                <w:rFonts w:ascii="Calibri" w:hAnsi="Calibri" w:cs="Calibri"/>
                <w:sz w:val="20"/>
                <w:szCs w:val="20"/>
              </w:rPr>
            </w:pPr>
          </w:p>
          <w:p w14:paraId="172D30EA" w14:textId="150EE2A8" w:rsidR="001E3FE6" w:rsidRPr="00873125" w:rsidRDefault="001E3FE6" w:rsidP="00873125">
            <w:pPr>
              <w:pStyle w:val="ListParagraph"/>
              <w:numPr>
                <w:ilvl w:val="0"/>
                <w:numId w:val="187"/>
              </w:numPr>
              <w:adjustRightInd w:val="0"/>
              <w:rPr>
                <w:rFonts w:ascii="Calibri" w:hAnsi="Calibri" w:cs="Calibri"/>
                <w:sz w:val="20"/>
                <w:szCs w:val="20"/>
              </w:rPr>
            </w:pPr>
            <w:r w:rsidRPr="00873125">
              <w:rPr>
                <w:rFonts w:ascii="Calibri" w:hAnsi="Calibri" w:cs="Calibri"/>
                <w:b/>
                <w:bCs/>
                <w:sz w:val="20"/>
                <w:szCs w:val="20"/>
              </w:rPr>
              <w:t>YPM 3</w:t>
            </w:r>
            <w:r w:rsidRPr="00873125">
              <w:rPr>
                <w:rFonts w:ascii="Calibri" w:hAnsi="Calibri" w:cs="Calibri"/>
                <w:sz w:val="20"/>
                <w:szCs w:val="20"/>
              </w:rPr>
              <w:t xml:space="preserve"> – Added a new row for Endorsements to use &lt;DocumentDate&gt; and &lt;DocumentTime&gt; to ensure the Endorsement is showing </w:t>
            </w:r>
            <w:r w:rsidR="00BE3B6B" w:rsidRPr="00873125">
              <w:rPr>
                <w:rFonts w:ascii="Calibri" w:hAnsi="Calibri" w:cs="Calibri"/>
                <w:sz w:val="20"/>
                <w:szCs w:val="20"/>
              </w:rPr>
              <w:t xml:space="preserve">when the policy was updated. </w:t>
            </w:r>
          </w:p>
          <w:p w14:paraId="2F387897" w14:textId="77777777" w:rsidR="00BE3B6B" w:rsidRPr="00873125" w:rsidRDefault="00BE3B6B" w:rsidP="00055F20">
            <w:pPr>
              <w:adjustRightInd w:val="0"/>
              <w:ind w:left="360"/>
              <w:rPr>
                <w:rFonts w:ascii="Calibri" w:hAnsi="Calibri" w:cs="Calibri"/>
                <w:sz w:val="20"/>
                <w:szCs w:val="20"/>
              </w:rPr>
            </w:pPr>
          </w:p>
          <w:p w14:paraId="6E6491D1" w14:textId="06E00AFF" w:rsidR="00BE3B6B" w:rsidRPr="00873125" w:rsidRDefault="00BE3B6B" w:rsidP="00407E2F">
            <w:pPr>
              <w:pStyle w:val="ListParagraph"/>
              <w:numPr>
                <w:ilvl w:val="0"/>
                <w:numId w:val="187"/>
              </w:numPr>
              <w:adjustRightInd w:val="0"/>
              <w:rPr>
                <w:rFonts w:ascii="Calibri" w:hAnsi="Calibri" w:cs="Calibri"/>
                <w:sz w:val="20"/>
                <w:szCs w:val="20"/>
              </w:rPr>
            </w:pPr>
            <w:r w:rsidRPr="00873125">
              <w:rPr>
                <w:rFonts w:ascii="Calibri" w:hAnsi="Calibri" w:cs="Calibri"/>
                <w:b/>
                <w:bCs/>
                <w:sz w:val="20"/>
                <w:szCs w:val="20"/>
              </w:rPr>
              <w:t>YP</w:t>
            </w:r>
            <w:r w:rsidR="00407E2F" w:rsidRPr="00873125">
              <w:rPr>
                <w:rFonts w:ascii="Calibri" w:hAnsi="Calibri" w:cs="Calibri"/>
                <w:b/>
                <w:bCs/>
                <w:sz w:val="20"/>
                <w:szCs w:val="20"/>
              </w:rPr>
              <w:t>S 3A &amp; YPS 3B</w:t>
            </w:r>
            <w:r w:rsidR="00407E2F" w:rsidRPr="00873125">
              <w:rPr>
                <w:rFonts w:ascii="Calibri" w:hAnsi="Calibri" w:cs="Calibri"/>
                <w:sz w:val="20"/>
                <w:szCs w:val="20"/>
              </w:rPr>
              <w:t xml:space="preserve"> </w:t>
            </w:r>
            <w:r w:rsidRPr="00873125">
              <w:rPr>
                <w:rFonts w:ascii="Calibri" w:hAnsi="Calibri" w:cs="Calibri"/>
                <w:sz w:val="20"/>
                <w:szCs w:val="20"/>
              </w:rPr>
              <w:t xml:space="preserve"> – Added a new row for Endorsements to use &lt;DocumentDate&gt; and &lt;DocumentTime&gt; to ensure the Endorsement is showing when the policy was updated. </w:t>
            </w:r>
          </w:p>
          <w:p w14:paraId="67521D27" w14:textId="77777777" w:rsidR="00505465" w:rsidRPr="00873125" w:rsidRDefault="00505465" w:rsidP="00873125">
            <w:pPr>
              <w:pStyle w:val="ListParagraph"/>
              <w:numPr>
                <w:ilvl w:val="0"/>
                <w:numId w:val="0"/>
              </w:numPr>
              <w:ind w:left="720"/>
              <w:rPr>
                <w:rFonts w:ascii="Calibri" w:hAnsi="Calibri" w:cs="Calibri"/>
                <w:sz w:val="20"/>
                <w:szCs w:val="20"/>
              </w:rPr>
            </w:pPr>
          </w:p>
          <w:p w14:paraId="7576BD89" w14:textId="561554FE" w:rsidR="00505465" w:rsidRPr="00873125" w:rsidRDefault="00505465" w:rsidP="00873125">
            <w:pPr>
              <w:pStyle w:val="ListParagraph"/>
              <w:numPr>
                <w:ilvl w:val="0"/>
                <w:numId w:val="187"/>
              </w:numPr>
              <w:adjustRightInd w:val="0"/>
              <w:rPr>
                <w:rFonts w:ascii="Calibri" w:hAnsi="Calibri" w:cs="Calibri"/>
                <w:sz w:val="20"/>
                <w:szCs w:val="20"/>
              </w:rPr>
            </w:pPr>
            <w:r w:rsidRPr="00873125">
              <w:rPr>
                <w:rFonts w:ascii="Calibri" w:hAnsi="Calibri" w:cs="Calibri"/>
                <w:b/>
                <w:bCs/>
                <w:sz w:val="20"/>
                <w:szCs w:val="20"/>
              </w:rPr>
              <w:t>PS2 V</w:t>
            </w:r>
            <w:r w:rsidR="0058092D" w:rsidRPr="00873125">
              <w:rPr>
                <w:rFonts w:ascii="Calibri" w:hAnsi="Calibri" w:cs="Calibri"/>
                <w:b/>
                <w:bCs/>
                <w:sz w:val="20"/>
                <w:szCs w:val="20"/>
              </w:rPr>
              <w:t>7</w:t>
            </w:r>
            <w:r w:rsidRPr="00873125">
              <w:rPr>
                <w:rFonts w:ascii="Calibri" w:hAnsi="Calibri" w:cs="Calibri"/>
                <w:b/>
                <w:bCs/>
                <w:sz w:val="20"/>
                <w:szCs w:val="20"/>
              </w:rPr>
              <w:t xml:space="preserve"> &amp; YRP 17</w:t>
            </w:r>
            <w:r w:rsidRPr="00873125">
              <w:rPr>
                <w:rFonts w:ascii="Calibri" w:hAnsi="Calibri" w:cs="Calibri"/>
                <w:sz w:val="20"/>
                <w:szCs w:val="20"/>
              </w:rPr>
              <w:t xml:space="preserve"> </w:t>
            </w:r>
            <w:r w:rsidR="00604031" w:rsidRPr="00873125">
              <w:rPr>
                <w:rFonts w:ascii="Calibri" w:hAnsi="Calibri" w:cs="Calibri"/>
                <w:sz w:val="20"/>
                <w:szCs w:val="20"/>
              </w:rPr>
              <w:t>- &lt;TotalAmountDue&gt; to be used instead of &lt;CurrentAnnualGrossPremium&gt; for bug – 478389.</w:t>
            </w:r>
            <w:r w:rsidR="004D2BC5" w:rsidRPr="00873125">
              <w:rPr>
                <w:rFonts w:ascii="Calibri" w:hAnsi="Calibri" w:cs="Calibri"/>
                <w:sz w:val="20"/>
                <w:szCs w:val="20"/>
              </w:rPr>
              <w:t xml:space="preserve"> Change made by Sam on 17/09/2024.</w:t>
            </w:r>
          </w:p>
          <w:p w14:paraId="48AB217D" w14:textId="77777777" w:rsidR="007037FE" w:rsidRPr="00873125" w:rsidRDefault="007037FE" w:rsidP="00873125">
            <w:pPr>
              <w:pStyle w:val="ListParagraph"/>
              <w:numPr>
                <w:ilvl w:val="0"/>
                <w:numId w:val="0"/>
              </w:numPr>
              <w:ind w:left="720"/>
              <w:rPr>
                <w:rFonts w:ascii="Calibri" w:hAnsi="Calibri" w:cs="Calibri"/>
                <w:sz w:val="20"/>
                <w:szCs w:val="20"/>
              </w:rPr>
            </w:pPr>
          </w:p>
          <w:p w14:paraId="5F8E0D24" w14:textId="420FB3B2" w:rsidR="0062757A" w:rsidRPr="00873125" w:rsidRDefault="007037FE" w:rsidP="0062757A">
            <w:pPr>
              <w:pStyle w:val="ListParagraph"/>
              <w:numPr>
                <w:ilvl w:val="0"/>
                <w:numId w:val="187"/>
              </w:numPr>
              <w:adjustRightInd w:val="0"/>
              <w:spacing w:after="240"/>
              <w:ind w:left="714" w:hanging="357"/>
              <w:rPr>
                <w:rFonts w:ascii="Calibri" w:hAnsi="Calibri" w:cs="Calibri"/>
                <w:sz w:val="20"/>
                <w:szCs w:val="20"/>
              </w:rPr>
            </w:pPr>
            <w:r w:rsidRPr="00873125">
              <w:rPr>
                <w:rFonts w:ascii="Calibri" w:hAnsi="Calibri" w:cs="Calibri"/>
                <w:b/>
                <w:bCs/>
                <w:sz w:val="20"/>
                <w:szCs w:val="20"/>
              </w:rPr>
              <w:t>PS2 V</w:t>
            </w:r>
            <w:r w:rsidR="0058092D" w:rsidRPr="00873125">
              <w:rPr>
                <w:rFonts w:ascii="Calibri" w:hAnsi="Calibri" w:cs="Calibri"/>
                <w:b/>
                <w:bCs/>
                <w:sz w:val="20"/>
                <w:szCs w:val="20"/>
              </w:rPr>
              <w:t>6</w:t>
            </w:r>
            <w:r w:rsidRPr="00873125">
              <w:rPr>
                <w:rFonts w:ascii="Calibri" w:hAnsi="Calibri" w:cs="Calibri"/>
                <w:b/>
                <w:bCs/>
                <w:sz w:val="20"/>
                <w:szCs w:val="20"/>
              </w:rPr>
              <w:t xml:space="preserve"> &amp; YRP 1</w:t>
            </w:r>
            <w:r w:rsidR="0058092D" w:rsidRPr="00873125">
              <w:rPr>
                <w:rFonts w:ascii="Calibri" w:hAnsi="Calibri" w:cs="Calibri"/>
                <w:b/>
                <w:bCs/>
                <w:sz w:val="20"/>
                <w:szCs w:val="20"/>
              </w:rPr>
              <w:t>6</w:t>
            </w:r>
            <w:r w:rsidRPr="00873125">
              <w:rPr>
                <w:rFonts w:ascii="Calibri" w:hAnsi="Calibri" w:cs="Calibri"/>
                <w:sz w:val="20"/>
                <w:szCs w:val="20"/>
              </w:rPr>
              <w:t xml:space="preserve"> - &lt;TotalAmountDue&gt; to be used instead of &lt;CurrentAnnualGrossPremium&gt; for bug – </w:t>
            </w:r>
            <w:r w:rsidR="0058092D" w:rsidRPr="00873125">
              <w:rPr>
                <w:rFonts w:ascii="Calibri" w:hAnsi="Calibri" w:cs="Calibri"/>
                <w:sz w:val="20"/>
                <w:szCs w:val="20"/>
              </w:rPr>
              <w:t>480551</w:t>
            </w:r>
            <w:r w:rsidRPr="00873125">
              <w:rPr>
                <w:rFonts w:ascii="Calibri" w:hAnsi="Calibri" w:cs="Calibri"/>
                <w:sz w:val="20"/>
                <w:szCs w:val="20"/>
              </w:rPr>
              <w:t>. Change made by Sam on 1</w:t>
            </w:r>
            <w:r w:rsidR="0058092D" w:rsidRPr="00873125">
              <w:rPr>
                <w:rFonts w:ascii="Calibri" w:hAnsi="Calibri" w:cs="Calibri"/>
                <w:sz w:val="20"/>
                <w:szCs w:val="20"/>
              </w:rPr>
              <w:t>8</w:t>
            </w:r>
            <w:r w:rsidRPr="00873125">
              <w:rPr>
                <w:rFonts w:ascii="Calibri" w:hAnsi="Calibri" w:cs="Calibri"/>
                <w:sz w:val="20"/>
                <w:szCs w:val="20"/>
              </w:rPr>
              <w:t>/09/2024.</w:t>
            </w:r>
          </w:p>
          <w:p w14:paraId="3F5FF6DB" w14:textId="77777777" w:rsidR="0062757A" w:rsidRPr="00873125" w:rsidRDefault="0062757A" w:rsidP="00873125">
            <w:pPr>
              <w:pStyle w:val="ListParagraph"/>
              <w:numPr>
                <w:ilvl w:val="0"/>
                <w:numId w:val="0"/>
              </w:numPr>
              <w:adjustRightInd w:val="0"/>
              <w:spacing w:after="240"/>
              <w:ind w:left="720"/>
              <w:rPr>
                <w:rFonts w:ascii="Calibri" w:hAnsi="Calibri" w:cs="Calibri"/>
                <w:sz w:val="20"/>
                <w:szCs w:val="20"/>
              </w:rPr>
            </w:pPr>
          </w:p>
          <w:p w14:paraId="49F46BB4" w14:textId="7905A04A" w:rsidR="0055596C" w:rsidRPr="00873125" w:rsidRDefault="0055596C" w:rsidP="00873125">
            <w:pPr>
              <w:pStyle w:val="ListParagraph"/>
              <w:numPr>
                <w:ilvl w:val="0"/>
                <w:numId w:val="189"/>
              </w:numPr>
              <w:adjustRightInd w:val="0"/>
              <w:spacing w:before="120"/>
              <w:ind w:left="714" w:hanging="357"/>
              <w:rPr>
                <w:rFonts w:ascii="Calibri" w:hAnsi="Calibri" w:cs="Calibri"/>
                <w:b/>
                <w:bCs/>
                <w:sz w:val="20"/>
                <w:szCs w:val="20"/>
              </w:rPr>
            </w:pPr>
            <w:r w:rsidRPr="00873125">
              <w:rPr>
                <w:rFonts w:ascii="Calibri" w:hAnsi="Calibri" w:cs="Calibri"/>
                <w:b/>
                <w:bCs/>
                <w:sz w:val="20"/>
                <w:szCs w:val="20"/>
              </w:rPr>
              <w:t xml:space="preserve">Defect 468065 </w:t>
            </w:r>
            <w:r w:rsidR="003E5BF5" w:rsidRPr="00873125">
              <w:rPr>
                <w:rFonts w:ascii="Calibri" w:hAnsi="Calibri" w:cs="Calibri"/>
                <w:b/>
                <w:bCs/>
                <w:sz w:val="20"/>
                <w:szCs w:val="20"/>
              </w:rPr>
              <w:t xml:space="preserve">- </w:t>
            </w:r>
            <w:r w:rsidRPr="00873125">
              <w:rPr>
                <w:rFonts w:ascii="Calibri" w:hAnsi="Calibri" w:cs="Calibri"/>
                <w:b/>
                <w:bCs/>
                <w:sz w:val="20"/>
                <w:szCs w:val="20"/>
              </w:rPr>
              <w:t xml:space="preserve">YC 9 S1 – </w:t>
            </w:r>
            <w:r w:rsidRPr="00873125">
              <w:rPr>
                <w:rFonts w:ascii="Calibri" w:hAnsi="Calibri" w:cs="Calibri"/>
                <w:sz w:val="20"/>
                <w:szCs w:val="20"/>
              </w:rPr>
              <w:t>Added logic to ensure it does not display when YC 9 S2 displays</w:t>
            </w:r>
            <w:r w:rsidR="0062757A" w:rsidRPr="00873125">
              <w:rPr>
                <w:rFonts w:ascii="Calibri" w:hAnsi="Calibri" w:cs="Calibri"/>
                <w:sz w:val="20"/>
                <w:szCs w:val="20"/>
              </w:rPr>
              <w:t>.</w:t>
            </w:r>
            <w:r w:rsidR="00E721F2" w:rsidRPr="00873125">
              <w:rPr>
                <w:rFonts w:ascii="Calibri" w:hAnsi="Calibri" w:cs="Calibri"/>
                <w:sz w:val="20"/>
                <w:szCs w:val="20"/>
              </w:rPr>
              <w:t xml:space="preserve"> Added by Sue 18/9/2024</w:t>
            </w:r>
          </w:p>
          <w:p w14:paraId="0D1A6541" w14:textId="4C1EFC2B" w:rsidR="007037FE" w:rsidRPr="00873125" w:rsidRDefault="0062757A">
            <w:pPr>
              <w:adjustRightInd w:val="0"/>
              <w:ind w:left="739"/>
              <w:rPr>
                <w:rFonts w:ascii="Calibri" w:hAnsi="Calibri" w:cs="Calibri"/>
                <w:sz w:val="20"/>
                <w:szCs w:val="20"/>
              </w:rPr>
            </w:pPr>
            <w:r w:rsidRPr="00873125">
              <w:rPr>
                <w:rFonts w:ascii="Calibri" w:hAnsi="Calibri" w:cs="Calibri"/>
                <w:b/>
                <w:bCs/>
                <w:sz w:val="20"/>
                <w:szCs w:val="20"/>
              </w:rPr>
              <w:t xml:space="preserve">Also updated </w:t>
            </w:r>
            <w:r w:rsidR="0055596C" w:rsidRPr="00873125">
              <w:rPr>
                <w:rFonts w:ascii="Calibri" w:hAnsi="Calibri" w:cs="Calibri"/>
                <w:b/>
                <w:bCs/>
                <w:sz w:val="20"/>
                <w:szCs w:val="20"/>
              </w:rPr>
              <w:t xml:space="preserve">YPM 4 – </w:t>
            </w:r>
            <w:r w:rsidR="000B05B9" w:rsidRPr="00873125">
              <w:rPr>
                <w:rFonts w:ascii="Calibri" w:hAnsi="Calibri" w:cs="Calibri"/>
                <w:sz w:val="20"/>
                <w:szCs w:val="20"/>
              </w:rPr>
              <w:t>renamed to YPM S1 and a</w:t>
            </w:r>
            <w:r w:rsidR="0055596C" w:rsidRPr="00873125">
              <w:rPr>
                <w:rFonts w:ascii="Calibri" w:hAnsi="Calibri" w:cs="Calibri"/>
                <w:sz w:val="20"/>
                <w:szCs w:val="20"/>
              </w:rPr>
              <w:t>dded a new row</w:t>
            </w:r>
            <w:r w:rsidR="006867E8" w:rsidRPr="00873125">
              <w:rPr>
                <w:rFonts w:ascii="Calibri" w:hAnsi="Calibri" w:cs="Calibri"/>
                <w:sz w:val="20"/>
                <w:szCs w:val="20"/>
              </w:rPr>
              <w:t xml:space="preserve"> called YPM 4 S2</w:t>
            </w:r>
            <w:r w:rsidRPr="00873125">
              <w:rPr>
                <w:rFonts w:ascii="Calibri" w:hAnsi="Calibri" w:cs="Calibri"/>
                <w:sz w:val="20"/>
                <w:szCs w:val="20"/>
              </w:rPr>
              <w:t xml:space="preserve"> </w:t>
            </w:r>
            <w:r w:rsidR="00091EE1" w:rsidRPr="00873125">
              <w:rPr>
                <w:rFonts w:ascii="Calibri" w:hAnsi="Calibri" w:cs="Calibri"/>
                <w:sz w:val="20"/>
                <w:szCs w:val="20"/>
              </w:rPr>
              <w:t>to display the Mig</w:t>
            </w:r>
            <w:r w:rsidR="005454D0" w:rsidRPr="00873125">
              <w:rPr>
                <w:rFonts w:ascii="Calibri" w:hAnsi="Calibri" w:cs="Calibri"/>
                <w:sz w:val="20"/>
                <w:szCs w:val="20"/>
              </w:rPr>
              <w:t>r</w:t>
            </w:r>
            <w:r w:rsidR="00091EE1" w:rsidRPr="00873125">
              <w:rPr>
                <w:rFonts w:ascii="Calibri" w:hAnsi="Calibri" w:cs="Calibri"/>
                <w:sz w:val="20"/>
                <w:szCs w:val="20"/>
              </w:rPr>
              <w:t>ation text which wa</w:t>
            </w:r>
            <w:r w:rsidR="005454D0" w:rsidRPr="00873125">
              <w:rPr>
                <w:rFonts w:ascii="Calibri" w:hAnsi="Calibri" w:cs="Calibri"/>
                <w:sz w:val="20"/>
                <w:szCs w:val="20"/>
              </w:rPr>
              <w:t>s missed previously</w:t>
            </w:r>
            <w:r w:rsidR="00E721F2" w:rsidRPr="00873125">
              <w:rPr>
                <w:rFonts w:ascii="Calibri" w:hAnsi="Calibri" w:cs="Calibri"/>
                <w:sz w:val="20"/>
                <w:szCs w:val="20"/>
              </w:rPr>
              <w:t>. Added by Sue 18/9/2024</w:t>
            </w:r>
          </w:p>
          <w:p w14:paraId="5820A93F" w14:textId="77777777" w:rsidR="00AC60CA" w:rsidRPr="00873125" w:rsidRDefault="00AC60CA">
            <w:pPr>
              <w:adjustRightInd w:val="0"/>
              <w:ind w:left="739"/>
              <w:rPr>
                <w:rFonts w:ascii="Calibri" w:hAnsi="Calibri" w:cs="Calibri"/>
                <w:sz w:val="20"/>
                <w:szCs w:val="20"/>
              </w:rPr>
            </w:pPr>
          </w:p>
          <w:p w14:paraId="7FFFA709" w14:textId="10417F4E" w:rsidR="00A36596" w:rsidRPr="00873125" w:rsidRDefault="00A36596" w:rsidP="00873125">
            <w:pPr>
              <w:pStyle w:val="ListParagraph"/>
              <w:numPr>
                <w:ilvl w:val="0"/>
                <w:numId w:val="189"/>
              </w:numPr>
              <w:adjustRightInd w:val="0"/>
              <w:rPr>
                <w:rFonts w:ascii="Calibri" w:hAnsi="Calibri" w:cs="Calibri"/>
                <w:b/>
                <w:bCs/>
                <w:sz w:val="20"/>
                <w:szCs w:val="20"/>
              </w:rPr>
            </w:pPr>
            <w:r w:rsidRPr="00873125">
              <w:rPr>
                <w:rFonts w:ascii="Calibri" w:hAnsi="Calibri" w:cs="Calibri"/>
                <w:b/>
                <w:bCs/>
                <w:sz w:val="20"/>
                <w:szCs w:val="20"/>
              </w:rPr>
              <w:t xml:space="preserve">Defect 481071 – PS3 V4 – </w:t>
            </w:r>
            <w:r w:rsidRPr="00873125">
              <w:rPr>
                <w:rFonts w:ascii="Calibri" w:hAnsi="Calibri" w:cs="Calibri"/>
                <w:sz w:val="20"/>
                <w:szCs w:val="20"/>
              </w:rPr>
              <w:t xml:space="preserve">Added an extra scenario for &lt;PaymentDate&gt; to be displayed when Transaction premium is </w:t>
            </w:r>
            <w:r w:rsidR="002463D0" w:rsidRPr="00873125">
              <w:rPr>
                <w:rFonts w:ascii="Calibri" w:hAnsi="Calibri" w:cs="Calibri"/>
                <w:sz w:val="20"/>
                <w:szCs w:val="20"/>
              </w:rPr>
              <w:t>&lt; 0 and Amount Due &gt; 0. Added by Sam 19/09/2024</w:t>
            </w:r>
          </w:p>
          <w:p w14:paraId="08B8763E" w14:textId="68B14CEC" w:rsidR="00272A8E" w:rsidRPr="00873125" w:rsidRDefault="00272A8E">
            <w:pPr>
              <w:pStyle w:val="ListParagraph"/>
              <w:numPr>
                <w:ilvl w:val="0"/>
                <w:numId w:val="189"/>
              </w:numPr>
              <w:adjustRightInd w:val="0"/>
              <w:rPr>
                <w:rFonts w:ascii="Calibri" w:hAnsi="Calibri" w:cs="Calibri"/>
                <w:b/>
                <w:bCs/>
                <w:sz w:val="20"/>
                <w:szCs w:val="20"/>
              </w:rPr>
            </w:pPr>
            <w:r w:rsidRPr="00873125">
              <w:rPr>
                <w:rFonts w:ascii="Calibri" w:hAnsi="Calibri" w:cs="Calibri"/>
                <w:b/>
                <w:bCs/>
                <w:sz w:val="20"/>
                <w:szCs w:val="20"/>
              </w:rPr>
              <w:t xml:space="preserve">Defect </w:t>
            </w:r>
            <w:r w:rsidR="0004717B" w:rsidRPr="00873125">
              <w:rPr>
                <w:rFonts w:ascii="Calibri" w:hAnsi="Calibri" w:cs="Calibri"/>
                <w:b/>
                <w:bCs/>
                <w:sz w:val="20"/>
                <w:szCs w:val="20"/>
              </w:rPr>
              <w:t>468080 - Y</w:t>
            </w:r>
            <w:r w:rsidRPr="00873125">
              <w:rPr>
                <w:rFonts w:ascii="Calibri" w:hAnsi="Calibri" w:cs="Calibri"/>
                <w:b/>
                <w:bCs/>
                <w:sz w:val="20"/>
                <w:szCs w:val="20"/>
              </w:rPr>
              <w:t>B6</w:t>
            </w:r>
            <w:r w:rsidRPr="00873125">
              <w:rPr>
                <w:rFonts w:ascii="Calibri" w:hAnsi="Calibri" w:cs="Calibri"/>
                <w:b/>
                <w:bCs/>
              </w:rPr>
              <w:t xml:space="preserve"> </w:t>
            </w:r>
            <w:r w:rsidR="0004717B" w:rsidRPr="00873125">
              <w:rPr>
                <w:rFonts w:ascii="Calibri" w:hAnsi="Calibri" w:cs="Calibri"/>
                <w:b/>
                <w:bCs/>
              </w:rPr>
              <w:t>–</w:t>
            </w:r>
            <w:r w:rsidRPr="00873125">
              <w:rPr>
                <w:rFonts w:ascii="Calibri" w:hAnsi="Calibri" w:cs="Calibri"/>
                <w:b/>
                <w:bCs/>
                <w:sz w:val="20"/>
                <w:szCs w:val="20"/>
              </w:rPr>
              <w:t xml:space="preserve"> </w:t>
            </w:r>
            <w:r w:rsidR="0004717B" w:rsidRPr="00873125">
              <w:rPr>
                <w:rFonts w:ascii="Calibri" w:hAnsi="Calibri" w:cs="Calibri"/>
                <w:sz w:val="20"/>
                <w:szCs w:val="20"/>
              </w:rPr>
              <w:t xml:space="preserve">Added further criteria for ‘currently or planned to be under construction or renovation text and for ‘used for business purposes. See section “Speical conditions and important notices’ below. </w:t>
            </w:r>
          </w:p>
          <w:p w14:paraId="2CEBB4A9" w14:textId="77777777" w:rsidR="005D56B5" w:rsidRPr="00873125" w:rsidRDefault="005D56B5" w:rsidP="00873125">
            <w:pPr>
              <w:pStyle w:val="ListParagraph"/>
              <w:numPr>
                <w:ilvl w:val="0"/>
                <w:numId w:val="0"/>
              </w:numPr>
              <w:adjustRightInd w:val="0"/>
              <w:ind w:left="720"/>
              <w:rPr>
                <w:rFonts w:ascii="Calibri" w:hAnsi="Calibri" w:cs="Calibri"/>
                <w:b/>
                <w:bCs/>
                <w:sz w:val="20"/>
                <w:szCs w:val="20"/>
              </w:rPr>
            </w:pPr>
          </w:p>
          <w:p w14:paraId="4F54B8A2" w14:textId="5C545F29" w:rsidR="00240EE4" w:rsidRPr="00873125" w:rsidRDefault="00240EE4">
            <w:pPr>
              <w:pStyle w:val="ListParagraph"/>
              <w:numPr>
                <w:ilvl w:val="0"/>
                <w:numId w:val="189"/>
              </w:numPr>
              <w:adjustRightInd w:val="0"/>
              <w:rPr>
                <w:rFonts w:ascii="Calibri" w:hAnsi="Calibri" w:cs="Calibri"/>
                <w:b/>
                <w:bCs/>
                <w:sz w:val="20"/>
                <w:szCs w:val="20"/>
              </w:rPr>
            </w:pPr>
            <w:r w:rsidRPr="00873125">
              <w:rPr>
                <w:rFonts w:ascii="Calibri" w:hAnsi="Calibri" w:cs="Calibri"/>
                <w:b/>
                <w:bCs/>
                <w:sz w:val="20"/>
                <w:szCs w:val="20"/>
              </w:rPr>
              <w:t>Defe</w:t>
            </w:r>
            <w:r w:rsidR="0088685E" w:rsidRPr="00873125">
              <w:rPr>
                <w:rFonts w:ascii="Calibri" w:hAnsi="Calibri" w:cs="Calibri"/>
                <w:b/>
                <w:bCs/>
                <w:sz w:val="20"/>
                <w:szCs w:val="20"/>
              </w:rPr>
              <w:t>ct 463941</w:t>
            </w:r>
            <w:r w:rsidR="00823D3E" w:rsidRPr="00873125">
              <w:rPr>
                <w:rFonts w:ascii="Calibri" w:hAnsi="Calibri" w:cs="Calibri"/>
                <w:b/>
                <w:bCs/>
                <w:sz w:val="20"/>
                <w:szCs w:val="20"/>
              </w:rPr>
              <w:t xml:space="preserve"> YB6</w:t>
            </w:r>
            <w:r w:rsidR="0088685E" w:rsidRPr="00873125">
              <w:rPr>
                <w:rFonts w:ascii="Calibri" w:hAnsi="Calibri" w:cs="Calibri"/>
                <w:b/>
                <w:bCs/>
                <w:sz w:val="20"/>
                <w:szCs w:val="20"/>
              </w:rPr>
              <w:t xml:space="preserve"> </w:t>
            </w:r>
            <w:r w:rsidR="0088685E" w:rsidRPr="00873125">
              <w:rPr>
                <w:rFonts w:ascii="Calibri" w:hAnsi="Calibri" w:cs="Calibri"/>
                <w:sz w:val="20"/>
                <w:szCs w:val="20"/>
              </w:rPr>
              <w:t xml:space="preserve">– Updated the </w:t>
            </w:r>
            <w:r w:rsidR="007D5502" w:rsidRPr="00873125">
              <w:rPr>
                <w:rFonts w:ascii="Calibri" w:hAnsi="Calibri" w:cs="Calibri"/>
                <w:sz w:val="20"/>
                <w:szCs w:val="20"/>
              </w:rPr>
              <w:t xml:space="preserve">logic </w:t>
            </w:r>
            <w:r w:rsidR="005551D4" w:rsidRPr="00873125">
              <w:rPr>
                <w:rFonts w:ascii="Calibri" w:hAnsi="Calibri" w:cs="Calibri"/>
                <w:sz w:val="20"/>
                <w:szCs w:val="20"/>
              </w:rPr>
              <w:t xml:space="preserve">to use </w:t>
            </w:r>
            <w:r w:rsidR="00734B42" w:rsidRPr="00873125">
              <w:rPr>
                <w:rFonts w:ascii="Calibri" w:hAnsi="Calibri" w:cs="Calibri"/>
                <w:sz w:val="20"/>
                <w:szCs w:val="20"/>
              </w:rPr>
              <w:t xml:space="preserve">&lt;CurrentlyOccupiedCode&gt; instead of </w:t>
            </w:r>
            <w:r w:rsidR="00823D3E" w:rsidRPr="00873125">
              <w:rPr>
                <w:rFonts w:ascii="Calibri" w:hAnsi="Calibri" w:cs="Calibri"/>
                <w:sz w:val="20"/>
                <w:szCs w:val="20"/>
              </w:rPr>
              <w:t>&lt;Unoccupied60days&gt;</w:t>
            </w:r>
            <w:r w:rsidR="00C44A46" w:rsidRPr="00873125">
              <w:rPr>
                <w:rFonts w:ascii="Calibri" w:hAnsi="Calibri" w:cs="Calibri"/>
                <w:sz w:val="20"/>
                <w:szCs w:val="20"/>
              </w:rPr>
              <w:t xml:space="preserve"> Added by Sam 19/09/2024</w:t>
            </w:r>
          </w:p>
          <w:p w14:paraId="23DE0AD5" w14:textId="77777777" w:rsidR="00DA0B55" w:rsidRPr="00873125" w:rsidRDefault="00DA0B55" w:rsidP="00873125">
            <w:pPr>
              <w:pStyle w:val="ListParagraph"/>
              <w:numPr>
                <w:ilvl w:val="0"/>
                <w:numId w:val="0"/>
              </w:numPr>
              <w:ind w:left="720"/>
              <w:rPr>
                <w:rFonts w:ascii="Calibri" w:hAnsi="Calibri" w:cs="Calibri"/>
                <w:b/>
                <w:bCs/>
                <w:sz w:val="20"/>
                <w:szCs w:val="20"/>
              </w:rPr>
            </w:pPr>
          </w:p>
          <w:p w14:paraId="089A55E6" w14:textId="36388DB2" w:rsidR="00DA0B55" w:rsidRPr="00873125" w:rsidRDefault="00DA0B55">
            <w:pPr>
              <w:pStyle w:val="ListParagraph"/>
              <w:numPr>
                <w:ilvl w:val="0"/>
                <w:numId w:val="189"/>
              </w:numPr>
              <w:adjustRightInd w:val="0"/>
              <w:rPr>
                <w:rFonts w:ascii="Calibri" w:hAnsi="Calibri" w:cs="Calibri"/>
                <w:sz w:val="20"/>
                <w:szCs w:val="20"/>
              </w:rPr>
            </w:pPr>
            <w:r w:rsidRPr="00873125">
              <w:rPr>
                <w:rFonts w:ascii="Calibri" w:hAnsi="Calibri" w:cs="Calibri"/>
                <w:sz w:val="20"/>
                <w:szCs w:val="20"/>
              </w:rPr>
              <w:lastRenderedPageBreak/>
              <w:t>Updated logic and comments for Renewal Migration Customer Retention – Page 3. Added by Sam 20/09/2024</w:t>
            </w:r>
          </w:p>
          <w:p w14:paraId="00373596" w14:textId="77777777" w:rsidR="004E5435" w:rsidRPr="00873125" w:rsidRDefault="004E5435" w:rsidP="00873125">
            <w:pPr>
              <w:ind w:left="360"/>
              <w:rPr>
                <w:rFonts w:ascii="Calibri" w:hAnsi="Calibri" w:cs="Calibri"/>
                <w:sz w:val="20"/>
                <w:szCs w:val="20"/>
              </w:rPr>
            </w:pPr>
          </w:p>
          <w:p w14:paraId="3936A3D0" w14:textId="6964C599" w:rsidR="004E5435" w:rsidRPr="00873125" w:rsidRDefault="00F71659">
            <w:pPr>
              <w:pStyle w:val="ListParagraph"/>
              <w:numPr>
                <w:ilvl w:val="0"/>
                <w:numId w:val="189"/>
              </w:numPr>
              <w:adjustRightInd w:val="0"/>
              <w:rPr>
                <w:rFonts w:ascii="Calibri" w:hAnsi="Calibri" w:cs="Calibri"/>
                <w:sz w:val="20"/>
                <w:szCs w:val="20"/>
              </w:rPr>
            </w:pPr>
            <w:r w:rsidRPr="00873125">
              <w:rPr>
                <w:rFonts w:ascii="Calibri" w:hAnsi="Calibri" w:cs="Calibri"/>
                <w:sz w:val="20"/>
                <w:szCs w:val="20"/>
              </w:rPr>
              <w:t xml:space="preserve">Defect 482680 – SCM 2 &amp; SCH 2 – Updated 2|Manual to be 3|Custom </w:t>
            </w:r>
            <w:r w:rsidR="0090163E" w:rsidRPr="00873125">
              <w:rPr>
                <w:rFonts w:ascii="Calibri" w:hAnsi="Calibri" w:cs="Calibri"/>
                <w:sz w:val="20"/>
                <w:szCs w:val="20"/>
              </w:rPr>
              <w:t>to cater for user entered Endorsements (Special Conditions)</w:t>
            </w:r>
            <w:r w:rsidR="009F0BC6" w:rsidRPr="00873125">
              <w:rPr>
                <w:rFonts w:ascii="Calibri" w:hAnsi="Calibri" w:cs="Calibri"/>
                <w:sz w:val="20"/>
                <w:szCs w:val="20"/>
              </w:rPr>
              <w:t>. Added by Sue 23/</w:t>
            </w:r>
            <w:r w:rsidR="00147C19" w:rsidRPr="00873125">
              <w:rPr>
                <w:rFonts w:ascii="Calibri" w:hAnsi="Calibri" w:cs="Calibri"/>
                <w:sz w:val="20"/>
                <w:szCs w:val="20"/>
              </w:rPr>
              <w:t>0</w:t>
            </w:r>
            <w:r w:rsidR="009F0BC6" w:rsidRPr="00873125">
              <w:rPr>
                <w:rFonts w:ascii="Calibri" w:hAnsi="Calibri" w:cs="Calibri"/>
                <w:sz w:val="20"/>
                <w:szCs w:val="20"/>
              </w:rPr>
              <w:t>9</w:t>
            </w:r>
            <w:r w:rsidR="00147C19" w:rsidRPr="00873125">
              <w:rPr>
                <w:rFonts w:ascii="Calibri" w:hAnsi="Calibri" w:cs="Calibri"/>
                <w:sz w:val="20"/>
                <w:szCs w:val="20"/>
              </w:rPr>
              <w:t>/2024</w:t>
            </w:r>
          </w:p>
          <w:p w14:paraId="21AE702C" w14:textId="77777777" w:rsidR="00114669" w:rsidRPr="00873125" w:rsidRDefault="00114669" w:rsidP="00873125">
            <w:pPr>
              <w:ind w:left="360"/>
              <w:rPr>
                <w:rFonts w:ascii="Calibri" w:hAnsi="Calibri" w:cs="Calibri"/>
                <w:sz w:val="20"/>
                <w:szCs w:val="20"/>
              </w:rPr>
            </w:pPr>
          </w:p>
          <w:p w14:paraId="70B66E32" w14:textId="071F691F" w:rsidR="00114669" w:rsidRPr="00873125" w:rsidRDefault="001A4CD9">
            <w:pPr>
              <w:pStyle w:val="ListParagraph"/>
              <w:numPr>
                <w:ilvl w:val="0"/>
                <w:numId w:val="189"/>
              </w:numPr>
              <w:adjustRightInd w:val="0"/>
              <w:rPr>
                <w:rFonts w:ascii="Calibri" w:hAnsi="Calibri" w:cs="Calibri"/>
                <w:sz w:val="20"/>
                <w:szCs w:val="20"/>
              </w:rPr>
            </w:pPr>
            <w:r w:rsidRPr="00873125">
              <w:rPr>
                <w:rFonts w:ascii="Calibri" w:hAnsi="Calibri" w:cs="Calibri"/>
                <w:sz w:val="20"/>
                <w:szCs w:val="20"/>
              </w:rPr>
              <w:t>SCM 7 – Added further logic of AUTOEND03 to ensure we are sent the Endorsement clause for the Excluded drivers</w:t>
            </w:r>
          </w:p>
          <w:p w14:paraId="40CA88C9" w14:textId="77777777" w:rsidR="00BD1672" w:rsidRPr="00873125" w:rsidRDefault="00BD1672" w:rsidP="00873125">
            <w:pPr>
              <w:pStyle w:val="ListParagraph"/>
              <w:numPr>
                <w:ilvl w:val="0"/>
                <w:numId w:val="0"/>
              </w:numPr>
              <w:ind w:left="720"/>
              <w:rPr>
                <w:rFonts w:ascii="Calibri" w:hAnsi="Calibri" w:cs="Calibri"/>
                <w:sz w:val="20"/>
                <w:szCs w:val="20"/>
              </w:rPr>
            </w:pPr>
          </w:p>
          <w:p w14:paraId="0EF0A3DA" w14:textId="4DCA67D3" w:rsidR="00BD1672" w:rsidRPr="00873125" w:rsidRDefault="00B85E66">
            <w:pPr>
              <w:pStyle w:val="ListParagraph"/>
              <w:numPr>
                <w:ilvl w:val="0"/>
                <w:numId w:val="189"/>
              </w:numPr>
              <w:adjustRightInd w:val="0"/>
              <w:rPr>
                <w:rFonts w:ascii="Calibri" w:hAnsi="Calibri" w:cs="Calibri"/>
                <w:sz w:val="20"/>
                <w:szCs w:val="20"/>
              </w:rPr>
            </w:pPr>
            <w:r w:rsidRPr="00873125">
              <w:rPr>
                <w:rFonts w:ascii="Calibri" w:hAnsi="Calibri" w:cs="Calibri"/>
                <w:b/>
                <w:bCs/>
                <w:sz w:val="20"/>
                <w:szCs w:val="20"/>
              </w:rPr>
              <w:t xml:space="preserve">Defect 473468 </w:t>
            </w:r>
            <w:r w:rsidR="00D12A4C" w:rsidRPr="00873125">
              <w:rPr>
                <w:rFonts w:ascii="Calibri" w:hAnsi="Calibri" w:cs="Calibri"/>
                <w:b/>
                <w:bCs/>
                <w:sz w:val="20"/>
                <w:szCs w:val="20"/>
              </w:rPr>
              <w:t>PS3 V4 &amp; YRP 27</w:t>
            </w:r>
            <w:r w:rsidR="00690AE0" w:rsidRPr="00873125">
              <w:rPr>
                <w:rFonts w:ascii="Calibri" w:hAnsi="Calibri" w:cs="Calibri"/>
                <w:sz w:val="20"/>
                <w:szCs w:val="20"/>
              </w:rPr>
              <w:t xml:space="preserve"> – Added </w:t>
            </w:r>
            <w:r w:rsidR="00B94089" w:rsidRPr="00873125">
              <w:rPr>
                <w:rFonts w:ascii="Calibri" w:hAnsi="Calibri" w:cs="Calibri"/>
                <w:sz w:val="20"/>
                <w:szCs w:val="20"/>
              </w:rPr>
              <w:t>further lo</w:t>
            </w:r>
            <w:r w:rsidR="00A620C8" w:rsidRPr="00873125">
              <w:rPr>
                <w:rFonts w:ascii="Calibri" w:hAnsi="Calibri" w:cs="Calibri"/>
                <w:sz w:val="20"/>
                <w:szCs w:val="20"/>
              </w:rPr>
              <w:t>g</w:t>
            </w:r>
            <w:r w:rsidR="00B94089" w:rsidRPr="00873125">
              <w:rPr>
                <w:rFonts w:ascii="Calibri" w:hAnsi="Calibri" w:cs="Calibri"/>
                <w:sz w:val="20"/>
                <w:szCs w:val="20"/>
              </w:rPr>
              <w:t>ic for Transaction premium = 0 &amp; Amount Due &gt; 0</w:t>
            </w:r>
            <w:r w:rsidRPr="00873125">
              <w:rPr>
                <w:rFonts w:ascii="Calibri" w:hAnsi="Calibri" w:cs="Calibri"/>
                <w:sz w:val="20"/>
                <w:szCs w:val="20"/>
              </w:rPr>
              <w:t xml:space="preserve"> to display &lt;PaymentDate&gt;.</w:t>
            </w:r>
          </w:p>
          <w:p w14:paraId="14A721BD" w14:textId="77777777" w:rsidR="004A46AA" w:rsidRPr="00873125" w:rsidRDefault="004A46AA" w:rsidP="00873125">
            <w:pPr>
              <w:pStyle w:val="ListParagraph"/>
              <w:numPr>
                <w:ilvl w:val="0"/>
                <w:numId w:val="0"/>
              </w:numPr>
              <w:ind w:left="720"/>
              <w:rPr>
                <w:rFonts w:ascii="Calibri" w:hAnsi="Calibri" w:cs="Calibri"/>
                <w:sz w:val="20"/>
                <w:szCs w:val="20"/>
                <w:rPrChange w:id="565" w:author="Sue Simnor (EXT Idiom)" w:date="2024-10-21T13:59:00Z" w16du:dateUtc="2024-10-21T02:59:00Z">
                  <w:rPr>
                    <w:rFonts w:ascii="Calibri" w:hAnsi="Calibri" w:cs="Calibri"/>
                    <w:sz w:val="20"/>
                    <w:szCs w:val="20"/>
                    <w:highlight w:val="yellow"/>
                  </w:rPr>
                </w:rPrChange>
              </w:rPr>
            </w:pPr>
          </w:p>
          <w:p w14:paraId="168DE1DD" w14:textId="50CB10B0" w:rsidR="00B34526" w:rsidRPr="00873125" w:rsidRDefault="0095212D" w:rsidP="00B34526">
            <w:pPr>
              <w:pStyle w:val="ListParagraph"/>
              <w:numPr>
                <w:ilvl w:val="0"/>
                <w:numId w:val="189"/>
              </w:numPr>
              <w:adjustRightInd w:val="0"/>
              <w:rPr>
                <w:rFonts w:ascii="Calibri" w:hAnsi="Calibri" w:cs="Calibri"/>
                <w:sz w:val="20"/>
                <w:szCs w:val="20"/>
              </w:rPr>
            </w:pPr>
            <w:r w:rsidRPr="00873125">
              <w:rPr>
                <w:rFonts w:ascii="Calibri" w:hAnsi="Calibri" w:cs="Calibri"/>
                <w:b/>
                <w:bCs/>
                <w:sz w:val="20"/>
                <w:szCs w:val="20"/>
              </w:rPr>
              <w:t>Task 487717-</w:t>
            </w:r>
            <w:r w:rsidRPr="00873125">
              <w:rPr>
                <w:rFonts w:ascii="Calibri" w:hAnsi="Calibri" w:cs="Calibri"/>
                <w:sz w:val="20"/>
                <w:szCs w:val="20"/>
              </w:rPr>
              <w:t xml:space="preserve"> </w:t>
            </w:r>
            <w:r w:rsidR="00B34526" w:rsidRPr="00873125">
              <w:rPr>
                <w:rFonts w:ascii="Calibri" w:hAnsi="Calibri" w:cs="Calibri"/>
                <w:sz w:val="20"/>
                <w:szCs w:val="20"/>
              </w:rPr>
              <w:t>Updated sections P1 H1,P1 H2, YPS 3B, YPM 3, YB 6, CB 4 with &lt;NextTermEffectiveDate&gt; instead of &lt;CurrentTermEffectiveDate&gt;.</w:t>
            </w:r>
          </w:p>
          <w:p w14:paraId="5C1E9DAC" w14:textId="77777777" w:rsidR="00B34526" w:rsidRPr="00873125" w:rsidRDefault="00B34526" w:rsidP="00873125">
            <w:pPr>
              <w:pStyle w:val="ListParagraph"/>
              <w:numPr>
                <w:ilvl w:val="0"/>
                <w:numId w:val="0"/>
              </w:numPr>
              <w:adjustRightInd w:val="0"/>
              <w:ind w:left="720"/>
              <w:rPr>
                <w:rFonts w:ascii="Calibri" w:hAnsi="Calibri" w:cs="Calibri"/>
                <w:sz w:val="20"/>
                <w:szCs w:val="20"/>
              </w:rPr>
            </w:pPr>
          </w:p>
          <w:p w14:paraId="1D93A6C7" w14:textId="77777777" w:rsidR="00B34526" w:rsidRPr="00873125" w:rsidRDefault="00B34526" w:rsidP="00B34526">
            <w:pPr>
              <w:pStyle w:val="ListParagraph"/>
              <w:numPr>
                <w:ilvl w:val="0"/>
                <w:numId w:val="0"/>
              </w:numPr>
              <w:adjustRightInd w:val="0"/>
              <w:ind w:left="720"/>
              <w:rPr>
                <w:rFonts w:ascii="Calibri" w:hAnsi="Calibri" w:cs="Calibri"/>
                <w:sz w:val="20"/>
                <w:szCs w:val="20"/>
              </w:rPr>
            </w:pPr>
            <w:r w:rsidRPr="00873125">
              <w:rPr>
                <w:rFonts w:ascii="Calibri" w:hAnsi="Calibri" w:cs="Calibri"/>
                <w:sz w:val="20"/>
                <w:szCs w:val="20"/>
              </w:rPr>
              <w:t>Updated sections P1 H1,P1 H2, YPS 3A, YPS 3B,YPM 3, CB 4 with &lt;NextTermExpiryDate&gt; instead of &lt;CurrentTermExpiryDate&gt;.</w:t>
            </w:r>
          </w:p>
          <w:p w14:paraId="0258C2E0" w14:textId="77777777" w:rsidR="003427A8" w:rsidRPr="00873125" w:rsidRDefault="003427A8" w:rsidP="00B34526">
            <w:pPr>
              <w:pStyle w:val="ListParagraph"/>
              <w:numPr>
                <w:ilvl w:val="0"/>
                <w:numId w:val="0"/>
              </w:numPr>
              <w:adjustRightInd w:val="0"/>
              <w:ind w:left="720"/>
              <w:rPr>
                <w:rFonts w:ascii="Calibri" w:hAnsi="Calibri" w:cs="Calibri"/>
                <w:sz w:val="20"/>
                <w:szCs w:val="20"/>
              </w:rPr>
            </w:pPr>
          </w:p>
          <w:p w14:paraId="7341226C" w14:textId="0AD58B14" w:rsidR="003427A8" w:rsidRPr="00873125" w:rsidRDefault="003427A8" w:rsidP="00873125">
            <w:pPr>
              <w:pStyle w:val="ListParagraph"/>
              <w:numPr>
                <w:ilvl w:val="0"/>
                <w:numId w:val="0"/>
              </w:numPr>
              <w:adjustRightInd w:val="0"/>
              <w:ind w:left="720"/>
              <w:rPr>
                <w:rFonts w:ascii="Calibri" w:hAnsi="Calibri" w:cs="Calibri"/>
                <w:sz w:val="20"/>
                <w:szCs w:val="20"/>
              </w:rPr>
            </w:pPr>
            <w:r w:rsidRPr="00873125">
              <w:rPr>
                <w:rFonts w:ascii="Calibri" w:hAnsi="Calibri" w:cs="Calibri"/>
                <w:sz w:val="20"/>
                <w:szCs w:val="20"/>
              </w:rPr>
              <w:t>Added P1H3, YPS 3C, YPM 3C</w:t>
            </w:r>
          </w:p>
          <w:p w14:paraId="4471EB39" w14:textId="77777777" w:rsidR="00B34526" w:rsidRPr="00873125" w:rsidRDefault="00B34526" w:rsidP="00873125">
            <w:pPr>
              <w:pStyle w:val="ListParagraph"/>
              <w:numPr>
                <w:ilvl w:val="0"/>
                <w:numId w:val="0"/>
              </w:numPr>
              <w:adjustRightInd w:val="0"/>
              <w:ind w:left="720"/>
              <w:rPr>
                <w:rFonts w:ascii="Calibri" w:hAnsi="Calibri" w:cs="Calibri"/>
                <w:sz w:val="20"/>
                <w:szCs w:val="20"/>
              </w:rPr>
            </w:pPr>
          </w:p>
          <w:p w14:paraId="274EC9F9" w14:textId="5A6F1AB2" w:rsidR="004A46AA" w:rsidRPr="00873125" w:rsidRDefault="00B34526">
            <w:pPr>
              <w:pStyle w:val="ListParagraph"/>
              <w:numPr>
                <w:ilvl w:val="0"/>
                <w:numId w:val="0"/>
              </w:numPr>
              <w:adjustRightInd w:val="0"/>
              <w:ind w:left="720"/>
              <w:rPr>
                <w:rFonts w:ascii="Calibri" w:hAnsi="Calibri" w:cs="Calibri"/>
                <w:sz w:val="20"/>
                <w:szCs w:val="20"/>
              </w:rPr>
            </w:pPr>
            <w:r w:rsidRPr="00873125">
              <w:rPr>
                <w:rFonts w:ascii="Calibri" w:hAnsi="Calibri" w:cs="Calibri"/>
                <w:sz w:val="20"/>
                <w:szCs w:val="20"/>
              </w:rPr>
              <w:t>Updated section CB5 with column 1 logic to use &lt;NextTermEffectiveDate&gt; &amp; &lt;NextTermExpiryDate&gt; and Column 2 to use &lt;CurrentTermEffectiveDate&gt; &amp; &lt;CurrentTermExpiryDate&gt;</w:t>
            </w:r>
            <w:r w:rsidR="0095212D" w:rsidRPr="00873125">
              <w:rPr>
                <w:rFonts w:ascii="Calibri" w:hAnsi="Calibri" w:cs="Calibri"/>
                <w:sz w:val="20"/>
                <w:szCs w:val="20"/>
              </w:rPr>
              <w:t xml:space="preserve"> Updated by Sam 30/09/2024.</w:t>
            </w:r>
          </w:p>
          <w:p w14:paraId="51FF1E6E" w14:textId="7B5E6B4F" w:rsidR="000567E5" w:rsidRPr="00873125" w:rsidRDefault="005E58F8" w:rsidP="005E58F8">
            <w:pPr>
              <w:pStyle w:val="ListParagraph"/>
              <w:numPr>
                <w:ilvl w:val="0"/>
                <w:numId w:val="189"/>
              </w:numPr>
              <w:adjustRightInd w:val="0"/>
              <w:rPr>
                <w:rFonts w:ascii="Calibri" w:hAnsi="Calibri" w:cs="Calibri"/>
                <w:sz w:val="20"/>
                <w:szCs w:val="20"/>
              </w:rPr>
            </w:pPr>
            <w:r w:rsidRPr="00873125">
              <w:rPr>
                <w:rFonts w:ascii="Calibri" w:hAnsi="Calibri" w:cs="Calibri"/>
                <w:sz w:val="20"/>
                <w:szCs w:val="20"/>
              </w:rPr>
              <w:t xml:space="preserve">Defect 475465 - OR2 – Update logic to not check for </w:t>
            </w:r>
            <w:r w:rsidR="00C14224" w:rsidRPr="00873125">
              <w:rPr>
                <w:rFonts w:ascii="Calibri" w:hAnsi="Calibri" w:cs="Calibri"/>
                <w:sz w:val="20"/>
                <w:szCs w:val="20"/>
              </w:rPr>
              <w:t>Non</w:t>
            </w:r>
            <w:r w:rsidRPr="00873125">
              <w:rPr>
                <w:rFonts w:ascii="Calibri" w:hAnsi="Calibri" w:cs="Calibri"/>
                <w:sz w:val="20"/>
                <w:szCs w:val="20"/>
              </w:rPr>
              <w:t>PAYD</w:t>
            </w:r>
            <w:r w:rsidR="00C14224" w:rsidRPr="00873125">
              <w:rPr>
                <w:rFonts w:ascii="Calibri" w:hAnsi="Calibri" w:cs="Calibri"/>
                <w:sz w:val="20"/>
                <w:szCs w:val="20"/>
              </w:rPr>
              <w:t>SwitcToPAYD field for New Business and also add Endorsement</w:t>
            </w:r>
            <w:r w:rsidR="00D41D73" w:rsidRPr="00873125">
              <w:rPr>
                <w:rFonts w:ascii="Calibri" w:hAnsi="Calibri" w:cs="Calibri"/>
                <w:sz w:val="20"/>
                <w:szCs w:val="20"/>
              </w:rPr>
              <w:t xml:space="preserve"> to the logic when checking for NonPAYDSwitcToPAYD</w:t>
            </w:r>
          </w:p>
          <w:p w14:paraId="6DE50DA0" w14:textId="31FA893C" w:rsidR="00DA78D4" w:rsidRPr="00873125" w:rsidRDefault="00C55EEF">
            <w:pPr>
              <w:pStyle w:val="ListParagraph"/>
              <w:numPr>
                <w:ilvl w:val="0"/>
                <w:numId w:val="189"/>
              </w:numPr>
              <w:adjustRightInd w:val="0"/>
              <w:rPr>
                <w:rFonts w:ascii="Calibri" w:hAnsi="Calibri" w:cs="Calibri"/>
                <w:sz w:val="20"/>
                <w:szCs w:val="20"/>
              </w:rPr>
            </w:pPr>
            <w:r w:rsidRPr="00873125">
              <w:rPr>
                <w:rFonts w:ascii="Calibri" w:hAnsi="Calibri" w:cs="Calibri"/>
                <w:sz w:val="20"/>
                <w:szCs w:val="20"/>
              </w:rPr>
              <w:t xml:space="preserve">Defect 492110 - </w:t>
            </w:r>
            <w:r w:rsidR="00DA78D4" w:rsidRPr="00873125">
              <w:rPr>
                <w:rFonts w:ascii="Calibri" w:hAnsi="Calibri" w:cs="Calibri"/>
                <w:sz w:val="20"/>
                <w:szCs w:val="20"/>
              </w:rPr>
              <w:t xml:space="preserve"> AYM8 &amp; </w:t>
            </w:r>
            <w:r w:rsidRPr="00873125">
              <w:rPr>
                <w:rFonts w:ascii="Calibri" w:hAnsi="Calibri" w:cs="Calibri"/>
                <w:sz w:val="20"/>
                <w:szCs w:val="20"/>
              </w:rPr>
              <w:t>A</w:t>
            </w:r>
            <w:r w:rsidR="00DA78D4" w:rsidRPr="00873125">
              <w:rPr>
                <w:rFonts w:ascii="Calibri" w:hAnsi="Calibri" w:cs="Calibri"/>
                <w:sz w:val="20"/>
                <w:szCs w:val="20"/>
              </w:rPr>
              <w:t xml:space="preserve">YM9 </w:t>
            </w:r>
            <w:r w:rsidRPr="00873125">
              <w:rPr>
                <w:rFonts w:ascii="Calibri" w:hAnsi="Calibri" w:cs="Calibri"/>
                <w:sz w:val="20"/>
                <w:szCs w:val="20"/>
              </w:rPr>
              <w:t>–</w:t>
            </w:r>
            <w:r w:rsidR="00DA78D4" w:rsidRPr="00873125">
              <w:rPr>
                <w:rFonts w:ascii="Calibri" w:hAnsi="Calibri" w:cs="Calibri"/>
                <w:sz w:val="20"/>
                <w:szCs w:val="20"/>
              </w:rPr>
              <w:t xml:space="preserve"> </w:t>
            </w:r>
            <w:r w:rsidRPr="00873125">
              <w:rPr>
                <w:rFonts w:ascii="Calibri" w:hAnsi="Calibri" w:cs="Calibri"/>
                <w:sz w:val="20"/>
                <w:szCs w:val="20"/>
              </w:rPr>
              <w:t xml:space="preserve">Added logic for Odometer Reading </w:t>
            </w:r>
            <w:r w:rsidR="00BF05DC" w:rsidRPr="00873125">
              <w:rPr>
                <w:rFonts w:ascii="Calibri" w:hAnsi="Calibri" w:cs="Calibri"/>
                <w:sz w:val="20"/>
                <w:szCs w:val="20"/>
              </w:rPr>
              <w:t xml:space="preserve">footnote as it was displayed </w:t>
            </w:r>
            <w:r w:rsidR="0067211F" w:rsidRPr="00873125">
              <w:rPr>
                <w:rFonts w:ascii="Calibri" w:hAnsi="Calibri" w:cs="Calibri"/>
                <w:sz w:val="20"/>
                <w:szCs w:val="20"/>
              </w:rPr>
              <w:t xml:space="preserve">for all in error. Only display for PAYD. </w:t>
            </w:r>
          </w:p>
          <w:p w14:paraId="4F3A3EED" w14:textId="2901F15B" w:rsidR="00EE55D6" w:rsidRPr="00873125" w:rsidRDefault="00991962" w:rsidP="00873125">
            <w:pPr>
              <w:pStyle w:val="ListParagraph"/>
              <w:numPr>
                <w:ilvl w:val="0"/>
                <w:numId w:val="189"/>
              </w:numPr>
              <w:adjustRightInd w:val="0"/>
              <w:rPr>
                <w:rFonts w:ascii="Calibri" w:hAnsi="Calibri" w:cs="Calibri"/>
                <w:sz w:val="20"/>
                <w:szCs w:val="20"/>
                <w:rPrChange w:id="566" w:author="Sue Simnor (EXT Idiom)" w:date="2024-10-21T13:59:00Z" w16du:dateUtc="2024-10-21T02:59:00Z">
                  <w:rPr>
                    <w:rFonts w:ascii="Calibri" w:hAnsi="Calibri" w:cs="Calibri"/>
                    <w:sz w:val="20"/>
                    <w:szCs w:val="20"/>
                    <w:highlight w:val="yellow"/>
                  </w:rPr>
                </w:rPrChange>
              </w:rPr>
            </w:pPr>
            <w:r w:rsidRPr="00873125">
              <w:rPr>
                <w:rFonts w:ascii="Calibri" w:hAnsi="Calibri" w:cs="Calibri"/>
                <w:sz w:val="20"/>
                <w:szCs w:val="20"/>
                <w:rPrChange w:id="567" w:author="Sue Simnor (EXT Idiom)" w:date="2024-10-21T13:59:00Z" w16du:dateUtc="2024-10-21T02:59:00Z">
                  <w:rPr>
                    <w:rFonts w:ascii="Calibri" w:hAnsi="Calibri" w:cs="Calibri"/>
                    <w:sz w:val="20"/>
                    <w:szCs w:val="20"/>
                    <w:highlight w:val="yellow"/>
                  </w:rPr>
                </w:rPrChange>
              </w:rPr>
              <w:t xml:space="preserve">Defect 490904- Updated YPM 5 &amp; YC 2 to only use &lt;VehicleDescription&gt; </w:t>
            </w:r>
          </w:p>
          <w:p w14:paraId="6A4F3620" w14:textId="724642C0" w:rsidR="00055F20" w:rsidRPr="00873125" w:rsidRDefault="00055F20" w:rsidP="00873125">
            <w:pPr>
              <w:adjustRightInd w:val="0"/>
              <w:rPr>
                <w:rFonts w:ascii="Calibri" w:hAnsi="Calibri" w:cs="Calibri"/>
                <w:sz w:val="20"/>
                <w:szCs w:val="20"/>
              </w:rPr>
            </w:pPr>
          </w:p>
        </w:tc>
      </w:tr>
      <w:tr w:rsidR="007624ED" w:rsidRPr="00BF7E32" w14:paraId="4D17AC97" w14:textId="77777777" w:rsidTr="00BF7E32">
        <w:tc>
          <w:tcPr>
            <w:tcW w:w="1418" w:type="dxa"/>
          </w:tcPr>
          <w:p w14:paraId="40A903AF" w14:textId="412863BE" w:rsidR="007624ED" w:rsidRPr="007624ED" w:rsidRDefault="007624ED" w:rsidP="000E1A6F">
            <w:pPr>
              <w:rPr>
                <w:rFonts w:asciiTheme="minorHAnsi" w:hAnsiTheme="minorHAnsi" w:cstheme="minorHAnsi"/>
                <w:color w:val="262626" w:themeColor="text1" w:themeTint="D9"/>
                <w:sz w:val="20"/>
                <w:szCs w:val="20"/>
              </w:rPr>
            </w:pPr>
            <w:r>
              <w:rPr>
                <w:rFonts w:asciiTheme="minorHAnsi" w:hAnsiTheme="minorHAnsi" w:cstheme="minorHAnsi"/>
                <w:color w:val="262626" w:themeColor="text1" w:themeTint="D9"/>
                <w:sz w:val="20"/>
                <w:szCs w:val="20"/>
              </w:rPr>
              <w:lastRenderedPageBreak/>
              <w:t>14/10/2024</w:t>
            </w:r>
          </w:p>
        </w:tc>
        <w:tc>
          <w:tcPr>
            <w:tcW w:w="1129" w:type="dxa"/>
          </w:tcPr>
          <w:p w14:paraId="2EFF1D74" w14:textId="5F8743E2" w:rsidR="007624ED" w:rsidRPr="007624ED" w:rsidRDefault="007624ED" w:rsidP="000E1A6F">
            <w:pPr>
              <w:rPr>
                <w:rFonts w:asciiTheme="minorHAnsi" w:hAnsiTheme="minorHAnsi" w:cstheme="minorHAnsi"/>
                <w:color w:val="262626" w:themeColor="text1" w:themeTint="D9"/>
                <w:sz w:val="20"/>
                <w:szCs w:val="20"/>
              </w:rPr>
            </w:pPr>
            <w:r>
              <w:rPr>
                <w:rFonts w:asciiTheme="minorHAnsi" w:hAnsiTheme="minorHAnsi" w:cstheme="minorHAnsi"/>
                <w:color w:val="262626" w:themeColor="text1" w:themeTint="D9"/>
                <w:sz w:val="20"/>
                <w:szCs w:val="20"/>
              </w:rPr>
              <w:t>7.1</w:t>
            </w:r>
          </w:p>
        </w:tc>
        <w:tc>
          <w:tcPr>
            <w:tcW w:w="1701" w:type="dxa"/>
          </w:tcPr>
          <w:p w14:paraId="0C19AC8E" w14:textId="437EF9BB" w:rsidR="007624ED" w:rsidRPr="007624ED" w:rsidRDefault="007624ED" w:rsidP="000E1A6F">
            <w:pPr>
              <w:rPr>
                <w:rFonts w:ascii="Calibri" w:hAnsi="Calibri" w:cs="Calibri"/>
                <w:sz w:val="20"/>
                <w:szCs w:val="20"/>
              </w:rPr>
            </w:pPr>
            <w:r>
              <w:rPr>
                <w:rFonts w:ascii="Calibri" w:hAnsi="Calibri" w:cs="Calibri"/>
                <w:sz w:val="20"/>
                <w:szCs w:val="20"/>
              </w:rPr>
              <w:t>San Sehgal</w:t>
            </w:r>
          </w:p>
        </w:tc>
        <w:tc>
          <w:tcPr>
            <w:tcW w:w="4767" w:type="dxa"/>
          </w:tcPr>
          <w:p w14:paraId="4FFD8D04" w14:textId="4A62AF80" w:rsidR="007624ED" w:rsidRPr="007624ED" w:rsidRDefault="007624ED">
            <w:pPr>
              <w:adjustRightInd w:val="0"/>
              <w:ind w:left="360"/>
              <w:rPr>
                <w:rFonts w:ascii="Calibri" w:hAnsi="Calibri" w:cs="Calibri"/>
                <w:sz w:val="20"/>
                <w:szCs w:val="20"/>
              </w:rPr>
            </w:pPr>
            <w:r w:rsidRPr="00873125">
              <w:rPr>
                <w:rFonts w:ascii="Calibri" w:hAnsi="Calibri" w:cs="Calibri"/>
                <w:sz w:val="20"/>
                <w:szCs w:val="20"/>
              </w:rPr>
              <w:t xml:space="preserve">Updates made to Migration X value logic as per Will’s version of COI FSD and have also combined all QA/SIT/UAT bugs as captured in </w:t>
            </w:r>
            <w:r w:rsidR="00243D87" w:rsidRPr="00873125">
              <w:rPr>
                <w:rFonts w:ascii="Calibri" w:hAnsi="Calibri" w:cs="Calibri"/>
                <w:sz w:val="20"/>
                <w:szCs w:val="20"/>
              </w:rPr>
              <w:t xml:space="preserve">versions prior to </w:t>
            </w:r>
            <w:r w:rsidRPr="00873125">
              <w:rPr>
                <w:rFonts w:ascii="Calibri" w:hAnsi="Calibri" w:cs="Calibri"/>
                <w:sz w:val="20"/>
                <w:szCs w:val="20"/>
              </w:rPr>
              <w:t>V6.97</w:t>
            </w:r>
            <w:r w:rsidR="00243D87" w:rsidRPr="00873125">
              <w:rPr>
                <w:rFonts w:ascii="Calibri" w:hAnsi="Calibri" w:cs="Calibri"/>
                <w:sz w:val="20"/>
                <w:szCs w:val="20"/>
              </w:rPr>
              <w:t>.</w:t>
            </w:r>
            <w:r w:rsidR="00B80894" w:rsidRPr="00873125">
              <w:rPr>
                <w:rFonts w:ascii="Calibri" w:hAnsi="Calibri" w:cs="Calibri"/>
                <w:sz w:val="20"/>
                <w:szCs w:val="20"/>
              </w:rPr>
              <w:t xml:space="preserve"> Also updated YRP 11 &amp; 12 to use </w:t>
            </w:r>
            <w:r w:rsidR="00316A46" w:rsidRPr="00873125">
              <w:rPr>
                <w:rFonts w:ascii="Calibri" w:hAnsi="Calibri" w:cs="Calibri"/>
                <w:sz w:val="20"/>
                <w:szCs w:val="20"/>
              </w:rPr>
              <w:t>&lt;</w:t>
            </w:r>
            <w:r w:rsidR="00B80894" w:rsidRPr="00873125">
              <w:rPr>
                <w:rFonts w:ascii="Calibri" w:hAnsi="Calibri" w:cs="Calibri"/>
                <w:sz w:val="20"/>
                <w:szCs w:val="20"/>
              </w:rPr>
              <w:t>NextTermEffectiveDate</w:t>
            </w:r>
            <w:r w:rsidR="00316A46" w:rsidRPr="00873125">
              <w:rPr>
                <w:rFonts w:ascii="Calibri" w:hAnsi="Calibri" w:cs="Calibri"/>
                <w:sz w:val="20"/>
                <w:szCs w:val="20"/>
              </w:rPr>
              <w:t>&gt; instead of &lt;RenewalDate&gt;</w:t>
            </w:r>
          </w:p>
        </w:tc>
      </w:tr>
      <w:tr w:rsidR="000F3F33" w:rsidRPr="00BF7E32" w14:paraId="71EE1679" w14:textId="77777777" w:rsidTr="00BF7E32">
        <w:tc>
          <w:tcPr>
            <w:tcW w:w="1418" w:type="dxa"/>
          </w:tcPr>
          <w:p w14:paraId="52636974" w14:textId="7B512CA6" w:rsidR="000F3F33" w:rsidRDefault="000F3F33" w:rsidP="000E1A6F">
            <w:pPr>
              <w:rPr>
                <w:rFonts w:asciiTheme="minorHAnsi" w:hAnsiTheme="minorHAnsi" w:cstheme="minorHAnsi"/>
                <w:color w:val="262626" w:themeColor="text1" w:themeTint="D9"/>
                <w:sz w:val="20"/>
                <w:szCs w:val="20"/>
              </w:rPr>
            </w:pPr>
            <w:r>
              <w:rPr>
                <w:rFonts w:asciiTheme="minorHAnsi" w:hAnsiTheme="minorHAnsi" w:cstheme="minorHAnsi"/>
                <w:color w:val="262626" w:themeColor="text1" w:themeTint="D9"/>
                <w:sz w:val="20"/>
                <w:szCs w:val="20"/>
              </w:rPr>
              <w:t>21/10/2024</w:t>
            </w:r>
          </w:p>
        </w:tc>
        <w:tc>
          <w:tcPr>
            <w:tcW w:w="1129" w:type="dxa"/>
          </w:tcPr>
          <w:p w14:paraId="4AD1603B" w14:textId="1C993706" w:rsidR="000F3F33" w:rsidRDefault="000F3F33" w:rsidP="000E1A6F">
            <w:pPr>
              <w:rPr>
                <w:rFonts w:asciiTheme="minorHAnsi" w:hAnsiTheme="minorHAnsi" w:cstheme="minorHAnsi"/>
                <w:color w:val="262626" w:themeColor="text1" w:themeTint="D9"/>
                <w:sz w:val="20"/>
                <w:szCs w:val="20"/>
              </w:rPr>
            </w:pPr>
            <w:r>
              <w:rPr>
                <w:rFonts w:asciiTheme="minorHAnsi" w:hAnsiTheme="minorHAnsi" w:cstheme="minorHAnsi"/>
                <w:color w:val="262626" w:themeColor="text1" w:themeTint="D9"/>
                <w:sz w:val="20"/>
                <w:szCs w:val="20"/>
              </w:rPr>
              <w:t>7.11</w:t>
            </w:r>
          </w:p>
        </w:tc>
        <w:tc>
          <w:tcPr>
            <w:tcW w:w="1701" w:type="dxa"/>
          </w:tcPr>
          <w:p w14:paraId="5D659026" w14:textId="451C697C" w:rsidR="000F3F33" w:rsidRDefault="000F3F33" w:rsidP="000E1A6F">
            <w:pPr>
              <w:rPr>
                <w:rFonts w:ascii="Calibri" w:hAnsi="Calibri" w:cs="Calibri"/>
                <w:sz w:val="20"/>
                <w:szCs w:val="20"/>
              </w:rPr>
            </w:pPr>
            <w:r>
              <w:rPr>
                <w:rFonts w:ascii="Calibri" w:hAnsi="Calibri" w:cs="Calibri"/>
                <w:sz w:val="20"/>
                <w:szCs w:val="20"/>
              </w:rPr>
              <w:t>Sue Simnor</w:t>
            </w:r>
          </w:p>
        </w:tc>
        <w:tc>
          <w:tcPr>
            <w:tcW w:w="4767" w:type="dxa"/>
          </w:tcPr>
          <w:p w14:paraId="4830D8E6" w14:textId="77777777" w:rsidR="000F3F33" w:rsidRPr="00820BD2" w:rsidRDefault="000F3F33" w:rsidP="000F3F33">
            <w:pPr>
              <w:pStyle w:val="ListParagraph"/>
              <w:numPr>
                <w:ilvl w:val="0"/>
                <w:numId w:val="190"/>
              </w:numPr>
              <w:adjustRightInd w:val="0"/>
              <w:rPr>
                <w:rFonts w:ascii="Calibri" w:hAnsi="Calibri" w:cs="Calibri"/>
                <w:sz w:val="20"/>
                <w:szCs w:val="20"/>
              </w:rPr>
            </w:pPr>
            <w:r w:rsidRPr="00820BD2">
              <w:rPr>
                <w:rFonts w:ascii="Calibri" w:hAnsi="Calibri" w:cs="Calibri"/>
                <w:sz w:val="20"/>
                <w:szCs w:val="20"/>
              </w:rPr>
              <w:t>P</w:t>
            </w:r>
            <w:r w:rsidR="00CE212F" w:rsidRPr="00820BD2">
              <w:rPr>
                <w:rFonts w:ascii="Calibri" w:hAnsi="Calibri" w:cs="Calibri"/>
                <w:sz w:val="20"/>
                <w:szCs w:val="20"/>
              </w:rPr>
              <w:t>1H4 – Remove the CoverageName from the start of the line so we have more room for the Vehicle Year/Make/Model to display</w:t>
            </w:r>
          </w:p>
          <w:p w14:paraId="0D023DE4" w14:textId="77777777" w:rsidR="00CE212F" w:rsidRDefault="00CE212F">
            <w:pPr>
              <w:pStyle w:val="ListParagraph"/>
              <w:numPr>
                <w:ilvl w:val="0"/>
                <w:numId w:val="190"/>
              </w:numPr>
              <w:adjustRightInd w:val="0"/>
              <w:rPr>
                <w:rFonts w:ascii="Calibri" w:hAnsi="Calibri" w:cs="Calibri"/>
                <w:sz w:val="20"/>
                <w:szCs w:val="20"/>
              </w:rPr>
            </w:pPr>
            <w:r w:rsidRPr="00620A2D">
              <w:rPr>
                <w:rFonts w:ascii="Calibri" w:hAnsi="Calibri" w:cs="Calibri"/>
                <w:sz w:val="20"/>
                <w:szCs w:val="20"/>
                <w:rPrChange w:id="568" w:author="Sue Simnor (EXT Idiom)" w:date="2024-10-22T16:09:00Z" w16du:dateUtc="2024-10-22T05:09:00Z">
                  <w:rPr>
                    <w:rFonts w:ascii="Calibri" w:hAnsi="Calibri" w:cs="Calibri"/>
                    <w:color w:val="auto"/>
                    <w:sz w:val="20"/>
                    <w:szCs w:val="20"/>
                  </w:rPr>
                </w:rPrChange>
              </w:rPr>
              <w:lastRenderedPageBreak/>
              <w:t>AYM 11 – Change Digicall Roadside Assistance to Hollard Roadside Assistance</w:t>
            </w:r>
          </w:p>
          <w:p w14:paraId="736D01C1" w14:textId="77777777" w:rsidR="00CE212F" w:rsidRDefault="006B5341">
            <w:pPr>
              <w:pStyle w:val="ListParagraph"/>
              <w:numPr>
                <w:ilvl w:val="0"/>
                <w:numId w:val="190"/>
              </w:numPr>
              <w:adjustRightInd w:val="0"/>
              <w:rPr>
                <w:rFonts w:ascii="Calibri" w:hAnsi="Calibri" w:cs="Calibri"/>
                <w:sz w:val="20"/>
                <w:szCs w:val="20"/>
              </w:rPr>
            </w:pPr>
            <w:r w:rsidRPr="00820BD2">
              <w:rPr>
                <w:rFonts w:ascii="Calibri" w:hAnsi="Calibri" w:cs="Calibri"/>
                <w:sz w:val="20"/>
                <w:szCs w:val="20"/>
              </w:rPr>
              <w:t>YD3 – Change ‘Digicall’ to ‘Hollard’</w:t>
            </w:r>
          </w:p>
          <w:p w14:paraId="1C57DE0B" w14:textId="089E2AEE" w:rsidR="00CE212F" w:rsidRPr="00620A2D" w:rsidRDefault="001C1649" w:rsidP="00620A2D">
            <w:pPr>
              <w:pStyle w:val="ListParagraph"/>
              <w:numPr>
                <w:ilvl w:val="0"/>
                <w:numId w:val="190"/>
              </w:numPr>
              <w:adjustRightInd w:val="0"/>
              <w:rPr>
                <w:rFonts w:ascii="Calibri" w:hAnsi="Calibri" w:cs="Calibri"/>
                <w:sz w:val="20"/>
                <w:szCs w:val="20"/>
              </w:rPr>
            </w:pPr>
            <w:r w:rsidRPr="00620A2D">
              <w:rPr>
                <w:rFonts w:ascii="Calibri" w:hAnsi="Calibri" w:cs="Calibri"/>
                <w:sz w:val="20"/>
                <w:szCs w:val="20"/>
                <w:rPrChange w:id="569" w:author="Sam Sehgal (EXT Idiom)" w:date="2024-10-25T14:43:00Z" w16du:dateUtc="2024-10-25T03:43:00Z">
                  <w:rPr>
                    <w:rFonts w:ascii="Calibri" w:hAnsi="Calibri" w:cs="Calibri"/>
                    <w:color w:val="auto"/>
                    <w:sz w:val="20"/>
                    <w:szCs w:val="20"/>
                  </w:rPr>
                </w:rPrChange>
              </w:rPr>
              <w:t xml:space="preserve">Updated YPS 10 to display sub-heading for Building &amp; Contents </w:t>
            </w:r>
            <w:r w:rsidR="008D5E2F" w:rsidRPr="00620A2D">
              <w:rPr>
                <w:rFonts w:ascii="Calibri" w:hAnsi="Calibri" w:cs="Calibri"/>
                <w:sz w:val="20"/>
                <w:szCs w:val="20"/>
                <w:rPrChange w:id="570" w:author="Sam Sehgal (EXT Idiom)" w:date="2024-10-25T14:43:00Z" w16du:dateUtc="2024-10-25T03:43:00Z">
                  <w:rPr>
                    <w:rFonts w:ascii="Calibri" w:hAnsi="Calibri" w:cs="Calibri"/>
                    <w:color w:val="auto"/>
                    <w:sz w:val="20"/>
                    <w:szCs w:val="20"/>
                  </w:rPr>
                </w:rPrChange>
              </w:rPr>
              <w:t>Optional covers.</w:t>
            </w:r>
          </w:p>
        </w:tc>
      </w:tr>
      <w:tr w:rsidR="009B7A1A" w:rsidRPr="00BF7E32" w14:paraId="3CA25B2B" w14:textId="77777777" w:rsidTr="00CF102B">
        <w:trPr>
          <w:trHeight w:val="3126"/>
        </w:trPr>
        <w:tc>
          <w:tcPr>
            <w:tcW w:w="1418" w:type="dxa"/>
            <w:tcPrChange w:id="571" w:author="Sue Simnor (EXT Idiom)" w:date="2024-11-12T09:19:00Z" w16du:dateUtc="2024-11-11T22:19:00Z">
              <w:tcPr>
                <w:tcW w:w="1418" w:type="dxa"/>
                <w:gridSpan w:val="4"/>
              </w:tcPr>
            </w:tcPrChange>
          </w:tcPr>
          <w:p w14:paraId="6F882550" w14:textId="603B4E8B" w:rsidR="00620A2D" w:rsidRPr="00882BA5" w:rsidRDefault="00620A2D" w:rsidP="000E1A6F">
            <w:pPr>
              <w:rPr>
                <w:rFonts w:asciiTheme="minorHAnsi" w:hAnsiTheme="minorHAnsi" w:cstheme="minorHAnsi"/>
                <w:color w:val="262626" w:themeColor="text1" w:themeTint="D9"/>
                <w:sz w:val="20"/>
                <w:szCs w:val="20"/>
              </w:rPr>
            </w:pPr>
            <w:r w:rsidRPr="00882BA5">
              <w:rPr>
                <w:rFonts w:asciiTheme="minorHAnsi" w:hAnsiTheme="minorHAnsi" w:cstheme="minorHAnsi"/>
                <w:color w:val="262626" w:themeColor="text1" w:themeTint="D9"/>
                <w:sz w:val="20"/>
                <w:szCs w:val="20"/>
              </w:rPr>
              <w:lastRenderedPageBreak/>
              <w:t>7/11/2024</w:t>
            </w:r>
          </w:p>
        </w:tc>
        <w:tc>
          <w:tcPr>
            <w:tcW w:w="1129" w:type="dxa"/>
            <w:tcPrChange w:id="572" w:author="Sue Simnor (EXT Idiom)" w:date="2024-11-12T09:19:00Z" w16du:dateUtc="2024-11-11T22:19:00Z">
              <w:tcPr>
                <w:tcW w:w="1129" w:type="dxa"/>
                <w:gridSpan w:val="2"/>
              </w:tcPr>
            </w:tcPrChange>
          </w:tcPr>
          <w:p w14:paraId="550C59A9" w14:textId="00C0B640" w:rsidR="00620A2D" w:rsidRPr="00882BA5" w:rsidRDefault="00620A2D" w:rsidP="000E1A6F">
            <w:pPr>
              <w:rPr>
                <w:rFonts w:asciiTheme="minorHAnsi" w:hAnsiTheme="minorHAnsi" w:cstheme="minorHAnsi"/>
                <w:color w:val="262626" w:themeColor="text1" w:themeTint="D9"/>
                <w:sz w:val="20"/>
                <w:szCs w:val="20"/>
              </w:rPr>
            </w:pPr>
            <w:r w:rsidRPr="00882BA5">
              <w:rPr>
                <w:rFonts w:asciiTheme="minorHAnsi" w:hAnsiTheme="minorHAnsi" w:cstheme="minorHAnsi"/>
                <w:color w:val="262626" w:themeColor="text1" w:themeTint="D9"/>
                <w:sz w:val="20"/>
                <w:szCs w:val="20"/>
              </w:rPr>
              <w:t>7.12</w:t>
            </w:r>
          </w:p>
        </w:tc>
        <w:tc>
          <w:tcPr>
            <w:tcW w:w="1701" w:type="dxa"/>
            <w:tcPrChange w:id="573" w:author="Sue Simnor (EXT Idiom)" w:date="2024-11-12T09:19:00Z" w16du:dateUtc="2024-11-11T22:19:00Z">
              <w:tcPr>
                <w:tcW w:w="1701" w:type="dxa"/>
              </w:tcPr>
            </w:tcPrChange>
          </w:tcPr>
          <w:p w14:paraId="55D87BF0" w14:textId="1B519E63" w:rsidR="00620A2D" w:rsidRPr="00882BA5" w:rsidRDefault="00620A2D" w:rsidP="000E1A6F">
            <w:pPr>
              <w:rPr>
                <w:rFonts w:ascii="Calibri" w:hAnsi="Calibri" w:cs="Calibri"/>
                <w:sz w:val="20"/>
                <w:szCs w:val="20"/>
              </w:rPr>
            </w:pPr>
            <w:r w:rsidRPr="00882BA5">
              <w:rPr>
                <w:rFonts w:ascii="Calibri" w:hAnsi="Calibri" w:cs="Calibri"/>
                <w:sz w:val="20"/>
                <w:szCs w:val="20"/>
              </w:rPr>
              <w:t>Sue Simnor</w:t>
            </w:r>
          </w:p>
        </w:tc>
        <w:tc>
          <w:tcPr>
            <w:tcW w:w="4767" w:type="dxa"/>
            <w:tcPrChange w:id="574" w:author="Sue Simnor (EXT Idiom)" w:date="2024-11-12T09:19:00Z" w16du:dateUtc="2024-11-11T22:19:00Z">
              <w:tcPr>
                <w:tcW w:w="4767" w:type="dxa"/>
                <w:gridSpan w:val="2"/>
              </w:tcPr>
            </w:tcPrChange>
          </w:tcPr>
          <w:p w14:paraId="2553DEB5" w14:textId="77777777" w:rsidR="009B7A1A" w:rsidRPr="00882BA5" w:rsidRDefault="000248EA" w:rsidP="000248EA">
            <w:pPr>
              <w:adjustRightInd w:val="0"/>
              <w:rPr>
                <w:rFonts w:ascii="Calibri" w:hAnsi="Calibri" w:cs="Calibri"/>
                <w:sz w:val="20"/>
                <w:szCs w:val="20"/>
                <w:rPrChange w:id="575" w:author="Sam Sehgal (EXT Idiom)" w:date="2024-12-13T15:32:00Z" w16du:dateUtc="2024-12-13T04:32:00Z">
                  <w:rPr>
                    <w:rFonts w:ascii="Calibri" w:hAnsi="Calibri" w:cs="Calibri"/>
                    <w:sz w:val="20"/>
                    <w:szCs w:val="20"/>
                    <w:highlight w:val="yellow"/>
                  </w:rPr>
                </w:rPrChange>
              </w:rPr>
            </w:pPr>
            <w:r w:rsidRPr="00882BA5">
              <w:rPr>
                <w:rFonts w:ascii="Calibri" w:hAnsi="Calibri" w:cs="Calibri"/>
                <w:sz w:val="20"/>
                <w:szCs w:val="20"/>
                <w:rPrChange w:id="576" w:author="Sam Sehgal (EXT Idiom)" w:date="2024-12-13T15:32:00Z" w16du:dateUtc="2024-12-13T04:32:00Z">
                  <w:rPr>
                    <w:rFonts w:ascii="Calibri" w:hAnsi="Calibri" w:cs="Calibri"/>
                    <w:sz w:val="20"/>
                    <w:szCs w:val="20"/>
                    <w:highlight w:val="yellow"/>
                  </w:rPr>
                </w:rPrChange>
              </w:rPr>
              <w:t xml:space="preserve">Defect </w:t>
            </w:r>
            <w:r w:rsidR="00A62AD1" w:rsidRPr="00882BA5">
              <w:rPr>
                <w:rFonts w:ascii="Calibri" w:hAnsi="Calibri" w:cs="Calibri"/>
                <w:sz w:val="20"/>
                <w:szCs w:val="20"/>
                <w:rPrChange w:id="577" w:author="Sam Sehgal (EXT Idiom)" w:date="2024-12-13T15:32:00Z" w16du:dateUtc="2024-12-13T04:32:00Z">
                  <w:rPr>
                    <w:rFonts w:ascii="Calibri" w:hAnsi="Calibri" w:cs="Calibri"/>
                    <w:sz w:val="20"/>
                    <w:szCs w:val="20"/>
                    <w:highlight w:val="yellow"/>
                  </w:rPr>
                </w:rPrChange>
              </w:rPr>
              <w:t xml:space="preserve">504703 – EXH 5 – Added further criteria to only shown the Portable Valuables excess if the </w:t>
            </w:r>
            <w:r w:rsidR="004938E0" w:rsidRPr="00882BA5">
              <w:rPr>
                <w:rFonts w:ascii="Calibri" w:hAnsi="Calibri" w:cs="Calibri"/>
                <w:sz w:val="20"/>
                <w:szCs w:val="20"/>
                <w:rPrChange w:id="578" w:author="Sam Sehgal (EXT Idiom)" w:date="2024-12-13T15:32:00Z" w16du:dateUtc="2024-12-13T04:32:00Z">
                  <w:rPr>
                    <w:rFonts w:ascii="Calibri" w:hAnsi="Calibri" w:cs="Calibri"/>
                    <w:sz w:val="20"/>
                    <w:szCs w:val="20"/>
                    <w:highlight w:val="yellow"/>
                  </w:rPr>
                </w:rPrChange>
              </w:rPr>
              <w:t>policy has portable items selected</w:t>
            </w:r>
            <w:r w:rsidR="00620A2D" w:rsidRPr="00882BA5">
              <w:rPr>
                <w:rFonts w:ascii="Calibri" w:hAnsi="Calibri" w:cs="Calibri"/>
                <w:sz w:val="20"/>
                <w:szCs w:val="20"/>
                <w:rPrChange w:id="579" w:author="Sam Sehgal (EXT Idiom)" w:date="2024-12-13T15:32:00Z" w16du:dateUtc="2024-12-13T04:32:00Z">
                  <w:rPr>
                    <w:rFonts w:ascii="Calibri" w:hAnsi="Calibri" w:cs="Calibri"/>
                    <w:sz w:val="20"/>
                    <w:szCs w:val="20"/>
                    <w:highlight w:val="yellow"/>
                  </w:rPr>
                </w:rPrChange>
              </w:rPr>
              <w:t xml:space="preserve"> as part of the Contents insurance</w:t>
            </w:r>
          </w:p>
          <w:p w14:paraId="4EF399C4" w14:textId="77777777" w:rsidR="009F1D3D" w:rsidRPr="00882BA5" w:rsidRDefault="009F1D3D" w:rsidP="000248EA">
            <w:pPr>
              <w:adjustRightInd w:val="0"/>
              <w:rPr>
                <w:rFonts w:ascii="Calibri" w:hAnsi="Calibri" w:cs="Calibri"/>
                <w:sz w:val="20"/>
                <w:szCs w:val="20"/>
                <w:rPrChange w:id="580" w:author="Sam Sehgal (EXT Idiom)" w:date="2024-12-13T15:32:00Z" w16du:dateUtc="2024-12-13T04:32:00Z">
                  <w:rPr>
                    <w:rFonts w:ascii="Calibri" w:hAnsi="Calibri" w:cs="Calibri"/>
                    <w:sz w:val="20"/>
                    <w:szCs w:val="20"/>
                    <w:highlight w:val="yellow"/>
                  </w:rPr>
                </w:rPrChange>
              </w:rPr>
            </w:pPr>
          </w:p>
          <w:p w14:paraId="1DEF9722" w14:textId="77777777" w:rsidR="009F1D3D" w:rsidRPr="00882BA5" w:rsidRDefault="009F1D3D" w:rsidP="000248EA">
            <w:pPr>
              <w:adjustRightInd w:val="0"/>
              <w:rPr>
                <w:rFonts w:ascii="Calibri" w:hAnsi="Calibri" w:cs="Calibri"/>
                <w:sz w:val="20"/>
                <w:szCs w:val="20"/>
                <w:rPrChange w:id="581" w:author="Sam Sehgal (EXT Idiom)" w:date="2024-12-13T15:32:00Z" w16du:dateUtc="2024-12-13T04:32:00Z">
                  <w:rPr>
                    <w:rFonts w:ascii="Calibri" w:hAnsi="Calibri" w:cs="Calibri"/>
                    <w:sz w:val="20"/>
                    <w:szCs w:val="20"/>
                    <w:highlight w:val="yellow"/>
                  </w:rPr>
                </w:rPrChange>
              </w:rPr>
            </w:pPr>
            <w:r w:rsidRPr="00882BA5">
              <w:rPr>
                <w:rFonts w:ascii="Calibri" w:hAnsi="Calibri" w:cs="Calibri"/>
                <w:sz w:val="20"/>
                <w:szCs w:val="20"/>
                <w:rPrChange w:id="582" w:author="Sam Sehgal (EXT Idiom)" w:date="2024-12-13T15:32:00Z" w16du:dateUtc="2024-12-13T04:32:00Z">
                  <w:rPr>
                    <w:rFonts w:ascii="Calibri" w:hAnsi="Calibri" w:cs="Calibri"/>
                    <w:sz w:val="20"/>
                    <w:szCs w:val="20"/>
                    <w:highlight w:val="yellow"/>
                  </w:rPr>
                </w:rPrChange>
              </w:rPr>
              <w:t>Updated the logic for PolicyHolders and Additional PolicyHolders to cater for:</w:t>
            </w:r>
          </w:p>
          <w:p w14:paraId="27118921" w14:textId="30E911BC" w:rsidR="00965033" w:rsidRPr="00882BA5" w:rsidRDefault="00965033" w:rsidP="00965033">
            <w:pPr>
              <w:pStyle w:val="ListParagraph"/>
              <w:numPr>
                <w:ilvl w:val="0"/>
                <w:numId w:val="191"/>
              </w:numPr>
              <w:adjustRightInd w:val="0"/>
              <w:rPr>
                <w:rFonts w:ascii="Calibri" w:hAnsi="Calibri" w:cs="Calibri"/>
                <w:sz w:val="20"/>
                <w:szCs w:val="20"/>
                <w:rPrChange w:id="583" w:author="Sam Sehgal (EXT Idiom)" w:date="2024-12-13T15:32:00Z" w16du:dateUtc="2024-12-13T04:32:00Z">
                  <w:rPr>
                    <w:rFonts w:ascii="Calibri" w:hAnsi="Calibri" w:cs="Calibri"/>
                    <w:sz w:val="20"/>
                    <w:szCs w:val="20"/>
                    <w:highlight w:val="yellow"/>
                  </w:rPr>
                </w:rPrChange>
              </w:rPr>
            </w:pPr>
            <w:r w:rsidRPr="00882BA5">
              <w:rPr>
                <w:rFonts w:ascii="Calibri" w:hAnsi="Calibri" w:cs="Calibri"/>
                <w:sz w:val="20"/>
                <w:szCs w:val="20"/>
                <w:rPrChange w:id="584" w:author="Sam Sehgal (EXT Idiom)" w:date="2024-12-13T15:32:00Z" w16du:dateUtc="2024-12-13T04:32:00Z">
                  <w:rPr>
                    <w:rFonts w:ascii="Calibri" w:hAnsi="Calibri" w:cs="Calibri"/>
                    <w:sz w:val="20"/>
                    <w:szCs w:val="20"/>
                    <w:highlight w:val="yellow"/>
                  </w:rPr>
                </w:rPrChange>
              </w:rPr>
              <w:t>Temporary fix for Salutation for an Estate to prefix with ‘Estate of the Late’</w:t>
            </w:r>
          </w:p>
          <w:p w14:paraId="58E60040" w14:textId="5955AC73" w:rsidR="00965033" w:rsidRPr="00882BA5" w:rsidRDefault="0040771F">
            <w:pPr>
              <w:pStyle w:val="ListParagraph"/>
              <w:numPr>
                <w:ilvl w:val="0"/>
                <w:numId w:val="191"/>
              </w:numPr>
              <w:adjustRightInd w:val="0"/>
              <w:rPr>
                <w:rFonts w:ascii="Calibri" w:hAnsi="Calibri" w:cs="Calibri"/>
                <w:sz w:val="20"/>
                <w:szCs w:val="20"/>
                <w:lang w:val="en-AU"/>
                <w:rPrChange w:id="585" w:author="Sam Sehgal (EXT Idiom)" w:date="2024-12-13T15:32:00Z" w16du:dateUtc="2024-12-13T04:32:00Z">
                  <w:rPr>
                    <w:highlight w:val="yellow"/>
                  </w:rPr>
                </w:rPrChange>
              </w:rPr>
              <w:pPrChange w:id="586" w:author="Sue Simnor (EXT Idiom)" w:date="2024-11-12T09:19:00Z" w16du:dateUtc="2024-11-11T22:19:00Z">
                <w:pPr>
                  <w:adjustRightInd w:val="0"/>
                </w:pPr>
              </w:pPrChange>
            </w:pPr>
            <w:r w:rsidRPr="00882BA5">
              <w:rPr>
                <w:rFonts w:ascii="Calibri" w:hAnsi="Calibri" w:cs="Calibri"/>
                <w:sz w:val="20"/>
                <w:szCs w:val="20"/>
                <w:lang w:val="en-AU"/>
                <w:rPrChange w:id="587" w:author="Sam Sehgal (EXT Idiom)" w:date="2024-12-13T15:32:00Z" w16du:dateUtc="2024-12-13T04:32:00Z">
                  <w:rPr>
                    <w:rFonts w:ascii="Calibri" w:hAnsi="Calibri" w:cs="Calibri"/>
                    <w:sz w:val="20"/>
                    <w:szCs w:val="20"/>
                    <w:highlight w:val="yellow"/>
                    <w:lang w:val="en-AU"/>
                  </w:rPr>
                </w:rPrChange>
              </w:rPr>
              <w:t xml:space="preserve">Use the </w:t>
            </w:r>
            <w:r w:rsidR="00A73562" w:rsidRPr="00882BA5">
              <w:rPr>
                <w:rFonts w:ascii="Calibri" w:hAnsi="Calibri" w:cs="Calibri"/>
                <w:sz w:val="20"/>
                <w:szCs w:val="20"/>
                <w:lang w:val="en-AU"/>
                <w:rPrChange w:id="588" w:author="Sam Sehgal (EXT Idiom)" w:date="2024-12-13T15:32:00Z" w16du:dateUtc="2024-12-13T04:32:00Z">
                  <w:rPr>
                    <w:rFonts w:ascii="Calibri" w:hAnsi="Calibri" w:cs="Calibri"/>
                    <w:sz w:val="20"/>
                    <w:szCs w:val="20"/>
                    <w:highlight w:val="yellow"/>
                    <w:lang w:val="en-AU"/>
                  </w:rPr>
                </w:rPrChange>
              </w:rPr>
              <w:t>&lt;Trustee_CompanyName&gt;</w:t>
            </w:r>
            <w:r w:rsidRPr="00882BA5">
              <w:rPr>
                <w:rFonts w:ascii="Calibri" w:hAnsi="Calibri" w:cs="Calibri"/>
                <w:sz w:val="20"/>
                <w:szCs w:val="20"/>
                <w:lang w:val="en-AU"/>
                <w:rPrChange w:id="589" w:author="Sam Sehgal (EXT Idiom)" w:date="2024-12-13T15:32:00Z" w16du:dateUtc="2024-12-13T04:32:00Z">
                  <w:rPr>
                    <w:rFonts w:ascii="Calibri" w:hAnsi="Calibri" w:cs="Calibri"/>
                    <w:sz w:val="20"/>
                    <w:szCs w:val="20"/>
                    <w:highlight w:val="yellow"/>
                    <w:lang w:val="en-AU"/>
                  </w:rPr>
                </w:rPrChange>
              </w:rPr>
              <w:t xml:space="preserve"> or &lt;TrusteeIndividual</w:t>
            </w:r>
            <w:r w:rsidR="00CF102B" w:rsidRPr="00882BA5">
              <w:rPr>
                <w:rFonts w:ascii="Calibri" w:hAnsi="Calibri" w:cs="Calibri"/>
                <w:sz w:val="20"/>
                <w:szCs w:val="20"/>
                <w:lang w:val="en-AU"/>
                <w:rPrChange w:id="590" w:author="Sam Sehgal (EXT Idiom)" w:date="2024-12-13T15:32:00Z" w16du:dateUtc="2024-12-13T04:32:00Z">
                  <w:rPr>
                    <w:rFonts w:ascii="Calibri" w:hAnsi="Calibri" w:cs="Calibri"/>
                    <w:sz w:val="20"/>
                    <w:szCs w:val="20"/>
                    <w:highlight w:val="yellow"/>
                    <w:lang w:val="en-AU"/>
                  </w:rPr>
                </w:rPrChange>
              </w:rPr>
              <w:t>Name&gt;</w:t>
            </w:r>
            <w:r w:rsidRPr="00882BA5">
              <w:rPr>
                <w:rFonts w:ascii="Calibri" w:hAnsi="Calibri" w:cs="Calibri"/>
                <w:sz w:val="20"/>
                <w:szCs w:val="20"/>
                <w:lang w:val="en-AU"/>
                <w:rPrChange w:id="591" w:author="Sam Sehgal (EXT Idiom)" w:date="2024-12-13T15:32:00Z" w16du:dateUtc="2024-12-13T04:32:00Z">
                  <w:rPr>
                    <w:rFonts w:ascii="Calibri" w:hAnsi="Calibri" w:cs="Calibri"/>
                    <w:sz w:val="20"/>
                    <w:szCs w:val="20"/>
                    <w:highlight w:val="yellow"/>
                    <w:lang w:val="en-AU"/>
                  </w:rPr>
                </w:rPrChange>
              </w:rPr>
              <w:t xml:space="preserve"> for a Trust if it is populated</w:t>
            </w:r>
          </w:p>
          <w:p w14:paraId="6D179454" w14:textId="6D2415EA" w:rsidR="009F1D3D" w:rsidRPr="00882BA5" w:rsidRDefault="009F1D3D" w:rsidP="000248EA">
            <w:pPr>
              <w:adjustRightInd w:val="0"/>
              <w:rPr>
                <w:rFonts w:ascii="Calibri" w:hAnsi="Calibri" w:cs="Calibri"/>
                <w:sz w:val="20"/>
                <w:szCs w:val="20"/>
                <w:rPrChange w:id="592" w:author="Sam Sehgal (EXT Idiom)" w:date="2024-12-13T15:32:00Z" w16du:dateUtc="2024-12-13T04:32:00Z">
                  <w:rPr>
                    <w:rFonts w:ascii="Calibri" w:hAnsi="Calibri" w:cs="Calibri"/>
                    <w:sz w:val="20"/>
                    <w:szCs w:val="20"/>
                    <w:highlight w:val="yellow"/>
                  </w:rPr>
                </w:rPrChange>
              </w:rPr>
            </w:pPr>
          </w:p>
        </w:tc>
      </w:tr>
      <w:tr w:rsidR="00BA6ADA" w:rsidRPr="00BF7E32" w14:paraId="1FA184B3" w14:textId="77777777" w:rsidTr="006D67E7">
        <w:trPr>
          <w:trHeight w:val="2013"/>
          <w:trPrChange w:id="593" w:author="Sue Simnor (EXT Idiom)" w:date="2024-11-14T17:03:00Z" w16du:dateUtc="2024-11-14T06:03:00Z">
            <w:trPr>
              <w:trHeight w:val="3126"/>
            </w:trPr>
          </w:trPrChange>
        </w:trPr>
        <w:tc>
          <w:tcPr>
            <w:tcW w:w="1418" w:type="dxa"/>
            <w:tcPrChange w:id="594" w:author="Sue Simnor (EXT Idiom)" w:date="2024-11-14T17:03:00Z" w16du:dateUtc="2024-11-14T06:03:00Z">
              <w:tcPr>
                <w:tcW w:w="1418" w:type="dxa"/>
                <w:gridSpan w:val="4"/>
              </w:tcPr>
            </w:tcPrChange>
          </w:tcPr>
          <w:p w14:paraId="1762E83F" w14:textId="3F861D9D" w:rsidR="00BA6ADA" w:rsidRPr="00882BA5" w:rsidRDefault="00BA6ADA" w:rsidP="000E1A6F">
            <w:pPr>
              <w:rPr>
                <w:rFonts w:asciiTheme="minorHAnsi" w:hAnsiTheme="minorHAnsi" w:cstheme="minorHAnsi"/>
                <w:color w:val="262626" w:themeColor="text1" w:themeTint="D9"/>
                <w:sz w:val="20"/>
                <w:szCs w:val="20"/>
                <w:rPrChange w:id="595" w:author="Sam Sehgal (EXT Idiom)" w:date="2024-12-13T15:32:00Z" w16du:dateUtc="2024-12-13T04:32:00Z">
                  <w:rPr>
                    <w:rFonts w:asciiTheme="minorHAnsi" w:hAnsiTheme="minorHAnsi" w:cstheme="minorHAnsi"/>
                    <w:color w:val="262626" w:themeColor="text1" w:themeTint="D9"/>
                    <w:sz w:val="20"/>
                    <w:szCs w:val="20"/>
                    <w:highlight w:val="yellow"/>
                  </w:rPr>
                </w:rPrChange>
              </w:rPr>
            </w:pPr>
            <w:r w:rsidRPr="00882BA5">
              <w:rPr>
                <w:rFonts w:asciiTheme="minorHAnsi" w:hAnsiTheme="minorHAnsi" w:cstheme="minorHAnsi"/>
                <w:color w:val="262626" w:themeColor="text1" w:themeTint="D9"/>
                <w:sz w:val="20"/>
                <w:szCs w:val="20"/>
                <w:rPrChange w:id="596" w:author="Sam Sehgal (EXT Idiom)" w:date="2024-12-13T15:32:00Z" w16du:dateUtc="2024-12-13T04:32:00Z">
                  <w:rPr>
                    <w:rFonts w:asciiTheme="minorHAnsi" w:hAnsiTheme="minorHAnsi" w:cstheme="minorHAnsi"/>
                    <w:color w:val="262626" w:themeColor="text1" w:themeTint="D9"/>
                    <w:sz w:val="20"/>
                    <w:szCs w:val="20"/>
                    <w:highlight w:val="yellow"/>
                  </w:rPr>
                </w:rPrChange>
              </w:rPr>
              <w:t>12/11/2024</w:t>
            </w:r>
          </w:p>
        </w:tc>
        <w:tc>
          <w:tcPr>
            <w:tcW w:w="1129" w:type="dxa"/>
            <w:tcPrChange w:id="597" w:author="Sue Simnor (EXT Idiom)" w:date="2024-11-14T17:03:00Z" w16du:dateUtc="2024-11-14T06:03:00Z">
              <w:tcPr>
                <w:tcW w:w="1129" w:type="dxa"/>
                <w:gridSpan w:val="2"/>
              </w:tcPr>
            </w:tcPrChange>
          </w:tcPr>
          <w:p w14:paraId="48747966" w14:textId="0B3CE6AE" w:rsidR="00BA6ADA" w:rsidRPr="00882BA5" w:rsidRDefault="00BA6ADA" w:rsidP="000E1A6F">
            <w:pPr>
              <w:rPr>
                <w:rFonts w:asciiTheme="minorHAnsi" w:hAnsiTheme="minorHAnsi" w:cstheme="minorHAnsi"/>
                <w:color w:val="262626" w:themeColor="text1" w:themeTint="D9"/>
                <w:sz w:val="20"/>
                <w:szCs w:val="20"/>
                <w:rPrChange w:id="598" w:author="Sam Sehgal (EXT Idiom)" w:date="2024-12-13T15:32:00Z" w16du:dateUtc="2024-12-13T04:32:00Z">
                  <w:rPr>
                    <w:rFonts w:asciiTheme="minorHAnsi" w:hAnsiTheme="minorHAnsi" w:cstheme="minorHAnsi"/>
                    <w:color w:val="262626" w:themeColor="text1" w:themeTint="D9"/>
                    <w:sz w:val="20"/>
                    <w:szCs w:val="20"/>
                    <w:highlight w:val="yellow"/>
                  </w:rPr>
                </w:rPrChange>
              </w:rPr>
            </w:pPr>
            <w:r w:rsidRPr="00882BA5">
              <w:rPr>
                <w:rFonts w:asciiTheme="minorHAnsi" w:hAnsiTheme="minorHAnsi" w:cstheme="minorHAnsi"/>
                <w:color w:val="262626" w:themeColor="text1" w:themeTint="D9"/>
                <w:sz w:val="20"/>
                <w:szCs w:val="20"/>
                <w:rPrChange w:id="599" w:author="Sam Sehgal (EXT Idiom)" w:date="2024-12-13T15:32:00Z" w16du:dateUtc="2024-12-13T04:32:00Z">
                  <w:rPr>
                    <w:rFonts w:asciiTheme="minorHAnsi" w:hAnsiTheme="minorHAnsi" w:cstheme="minorHAnsi"/>
                    <w:color w:val="262626" w:themeColor="text1" w:themeTint="D9"/>
                    <w:sz w:val="20"/>
                    <w:szCs w:val="20"/>
                    <w:highlight w:val="yellow"/>
                  </w:rPr>
                </w:rPrChange>
              </w:rPr>
              <w:t>7.13</w:t>
            </w:r>
          </w:p>
        </w:tc>
        <w:tc>
          <w:tcPr>
            <w:tcW w:w="1701" w:type="dxa"/>
            <w:tcPrChange w:id="600" w:author="Sue Simnor (EXT Idiom)" w:date="2024-11-14T17:03:00Z" w16du:dateUtc="2024-11-14T06:03:00Z">
              <w:tcPr>
                <w:tcW w:w="1701" w:type="dxa"/>
              </w:tcPr>
            </w:tcPrChange>
          </w:tcPr>
          <w:p w14:paraId="376226F5" w14:textId="63136343" w:rsidR="00BA6ADA" w:rsidRPr="00882BA5" w:rsidRDefault="00BA6ADA" w:rsidP="000E1A6F">
            <w:pPr>
              <w:rPr>
                <w:rFonts w:ascii="Calibri" w:hAnsi="Calibri" w:cs="Calibri"/>
                <w:sz w:val="20"/>
                <w:szCs w:val="20"/>
                <w:rPrChange w:id="601" w:author="Sam Sehgal (EXT Idiom)" w:date="2024-12-13T15:32:00Z" w16du:dateUtc="2024-12-13T04:32:00Z">
                  <w:rPr>
                    <w:rFonts w:ascii="Calibri" w:hAnsi="Calibri" w:cs="Calibri"/>
                    <w:sz w:val="20"/>
                    <w:szCs w:val="20"/>
                    <w:highlight w:val="yellow"/>
                  </w:rPr>
                </w:rPrChange>
              </w:rPr>
            </w:pPr>
            <w:r w:rsidRPr="00882BA5">
              <w:rPr>
                <w:rFonts w:ascii="Calibri" w:hAnsi="Calibri" w:cs="Calibri"/>
                <w:sz w:val="20"/>
                <w:szCs w:val="20"/>
                <w:rPrChange w:id="602" w:author="Sam Sehgal (EXT Idiom)" w:date="2024-12-13T15:32:00Z" w16du:dateUtc="2024-12-13T04:32:00Z">
                  <w:rPr>
                    <w:rFonts w:ascii="Calibri" w:hAnsi="Calibri" w:cs="Calibri"/>
                    <w:sz w:val="20"/>
                    <w:szCs w:val="20"/>
                    <w:highlight w:val="yellow"/>
                  </w:rPr>
                </w:rPrChange>
              </w:rPr>
              <w:t>Sam Sehgal</w:t>
            </w:r>
          </w:p>
        </w:tc>
        <w:tc>
          <w:tcPr>
            <w:tcW w:w="4767" w:type="dxa"/>
            <w:tcPrChange w:id="603" w:author="Sue Simnor (EXT Idiom)" w:date="2024-11-14T17:03:00Z" w16du:dateUtc="2024-11-14T06:03:00Z">
              <w:tcPr>
                <w:tcW w:w="4767" w:type="dxa"/>
                <w:gridSpan w:val="2"/>
              </w:tcPr>
            </w:tcPrChange>
          </w:tcPr>
          <w:p w14:paraId="060FCF2A" w14:textId="77777777" w:rsidR="00BA6ADA" w:rsidRPr="00882BA5" w:rsidRDefault="004A4957" w:rsidP="000248EA">
            <w:pPr>
              <w:adjustRightInd w:val="0"/>
              <w:rPr>
                <w:rFonts w:ascii="Calibri" w:hAnsi="Calibri" w:cs="Calibri"/>
                <w:sz w:val="20"/>
                <w:szCs w:val="20"/>
                <w:rPrChange w:id="604" w:author="Sam Sehgal (EXT Idiom)" w:date="2024-12-13T15:32:00Z" w16du:dateUtc="2024-12-13T04:32:00Z">
                  <w:rPr>
                    <w:rFonts w:ascii="Calibri" w:hAnsi="Calibri" w:cs="Calibri"/>
                    <w:sz w:val="20"/>
                    <w:szCs w:val="20"/>
                    <w:highlight w:val="green"/>
                  </w:rPr>
                </w:rPrChange>
              </w:rPr>
            </w:pPr>
            <w:r w:rsidRPr="00882BA5">
              <w:rPr>
                <w:rFonts w:ascii="Calibri" w:hAnsi="Calibri" w:cs="Calibri"/>
                <w:sz w:val="20"/>
                <w:szCs w:val="20"/>
                <w:rPrChange w:id="605" w:author="Sam Sehgal (EXT Idiom)" w:date="2024-12-13T15:32:00Z" w16du:dateUtc="2024-12-13T04:32:00Z">
                  <w:rPr>
                    <w:rFonts w:ascii="Calibri" w:hAnsi="Calibri" w:cs="Calibri"/>
                    <w:sz w:val="20"/>
                    <w:szCs w:val="20"/>
                    <w:highlight w:val="yellow"/>
                  </w:rPr>
                </w:rPrChange>
              </w:rPr>
              <w:t xml:space="preserve">Defect 505307- </w:t>
            </w:r>
            <w:r w:rsidRPr="00882BA5">
              <w:rPr>
                <w:rFonts w:ascii="Calibri" w:hAnsi="Calibri" w:cs="Calibri"/>
                <w:sz w:val="20"/>
                <w:szCs w:val="20"/>
              </w:rPr>
              <w:t>Added condition for &lt;HasAnyCriminalConvictionCode&gt; = “1|CriminalTrue” AND &lt;ConvictionTypeCode&gt; = "7|Noneoftheabove" for sections AYP 8 V5, AYP 8 V13, DDH 12</w:t>
            </w:r>
          </w:p>
          <w:p w14:paraId="515A1298" w14:textId="77777777" w:rsidR="00561DFF" w:rsidRPr="00882BA5" w:rsidRDefault="00561DFF" w:rsidP="000248EA">
            <w:pPr>
              <w:adjustRightInd w:val="0"/>
              <w:rPr>
                <w:rFonts w:ascii="Calibri" w:hAnsi="Calibri" w:cs="Calibri"/>
                <w:sz w:val="20"/>
                <w:szCs w:val="20"/>
                <w:rPrChange w:id="606" w:author="Sam Sehgal (EXT Idiom)" w:date="2024-12-13T15:32:00Z" w16du:dateUtc="2024-12-13T04:32:00Z">
                  <w:rPr>
                    <w:rFonts w:ascii="Calibri" w:hAnsi="Calibri" w:cs="Calibri"/>
                    <w:sz w:val="20"/>
                    <w:szCs w:val="20"/>
                    <w:highlight w:val="green"/>
                  </w:rPr>
                </w:rPrChange>
              </w:rPr>
            </w:pPr>
          </w:p>
          <w:p w14:paraId="0EFE3C8E" w14:textId="77777777" w:rsidR="00561DFF" w:rsidRPr="00882BA5" w:rsidRDefault="00561DFF" w:rsidP="000248EA">
            <w:pPr>
              <w:adjustRightInd w:val="0"/>
              <w:rPr>
                <w:ins w:id="607" w:author="Sue Simnor (EXT Idiom)" w:date="2024-11-14T17:01:00Z" w16du:dateUtc="2024-11-14T06:01:00Z"/>
                <w:rFonts w:ascii="Calibri" w:hAnsi="Calibri" w:cs="Calibri"/>
                <w:sz w:val="20"/>
                <w:szCs w:val="20"/>
                <w:rPrChange w:id="608" w:author="Sam Sehgal (EXT Idiom)" w:date="2024-12-13T15:32:00Z" w16du:dateUtc="2024-12-13T04:32:00Z">
                  <w:rPr>
                    <w:ins w:id="609" w:author="Sue Simnor (EXT Idiom)" w:date="2024-11-14T17:01:00Z" w16du:dateUtc="2024-11-14T06:01:00Z"/>
                    <w:rFonts w:ascii="Calibri" w:hAnsi="Calibri" w:cs="Calibri"/>
                    <w:sz w:val="20"/>
                    <w:szCs w:val="20"/>
                    <w:highlight w:val="green"/>
                  </w:rPr>
                </w:rPrChange>
              </w:rPr>
            </w:pPr>
            <w:r w:rsidRPr="00882BA5">
              <w:rPr>
                <w:rFonts w:ascii="Calibri" w:hAnsi="Calibri" w:cs="Calibri"/>
                <w:sz w:val="20"/>
                <w:szCs w:val="20"/>
                <w:rPrChange w:id="610" w:author="Sam Sehgal (EXT Idiom)" w:date="2024-12-13T15:32:00Z" w16du:dateUtc="2024-12-13T04:32:00Z">
                  <w:rPr>
                    <w:rFonts w:ascii="Calibri" w:hAnsi="Calibri" w:cs="Calibri"/>
                    <w:sz w:val="20"/>
                    <w:szCs w:val="20"/>
                    <w:highlight w:val="green"/>
                  </w:rPr>
                </w:rPrChange>
              </w:rPr>
              <w:t>Updated DDH 29 with extra logic added for 1</w:t>
            </w:r>
            <w:r w:rsidRPr="00882BA5">
              <w:rPr>
                <w:rFonts w:ascii="Calibri" w:hAnsi="Calibri" w:cs="Calibri"/>
                <w:sz w:val="20"/>
                <w:szCs w:val="20"/>
                <w:vertAlign w:val="superscript"/>
                <w:rPrChange w:id="611" w:author="Sam Sehgal (EXT Idiom)" w:date="2024-12-13T15:32:00Z" w16du:dateUtc="2024-12-13T04:32:00Z">
                  <w:rPr>
                    <w:rFonts w:ascii="Calibri" w:hAnsi="Calibri" w:cs="Calibri"/>
                    <w:sz w:val="20"/>
                    <w:szCs w:val="20"/>
                    <w:highlight w:val="green"/>
                  </w:rPr>
                </w:rPrChange>
              </w:rPr>
              <w:t>st</w:t>
            </w:r>
            <w:r w:rsidRPr="00882BA5">
              <w:rPr>
                <w:rFonts w:ascii="Calibri" w:hAnsi="Calibri" w:cs="Calibri"/>
                <w:sz w:val="20"/>
                <w:szCs w:val="20"/>
                <w:rPrChange w:id="612" w:author="Sam Sehgal (EXT Idiom)" w:date="2024-12-13T15:32:00Z" w16du:dateUtc="2024-12-13T04:32:00Z">
                  <w:rPr>
                    <w:rFonts w:ascii="Calibri" w:hAnsi="Calibri" w:cs="Calibri"/>
                    <w:sz w:val="20"/>
                    <w:szCs w:val="20"/>
                    <w:highlight w:val="green"/>
                  </w:rPr>
                </w:rPrChange>
              </w:rPr>
              <w:t xml:space="preserve"> column display for </w:t>
            </w:r>
            <w:r w:rsidRPr="00882BA5">
              <w:rPr>
                <w:rFonts w:ascii="Calibri" w:hAnsi="Calibri" w:cs="Calibri"/>
                <w:sz w:val="20"/>
                <w:szCs w:val="20"/>
              </w:rPr>
              <w:t>&lt;VehicleModificationCode&gt;</w:t>
            </w:r>
          </w:p>
          <w:p w14:paraId="3DE01EFE" w14:textId="77777777" w:rsidR="00A60666" w:rsidRPr="00882BA5" w:rsidRDefault="00A60666" w:rsidP="000248EA">
            <w:pPr>
              <w:adjustRightInd w:val="0"/>
              <w:rPr>
                <w:ins w:id="613" w:author="Sue Simnor (EXT Idiom)" w:date="2024-11-14T17:01:00Z" w16du:dateUtc="2024-11-14T06:01:00Z"/>
                <w:rFonts w:ascii="Calibri" w:hAnsi="Calibri" w:cs="Calibri"/>
                <w:sz w:val="20"/>
                <w:szCs w:val="20"/>
                <w:rPrChange w:id="614" w:author="Sam Sehgal (EXT Idiom)" w:date="2024-12-13T15:32:00Z" w16du:dateUtc="2024-12-13T04:32:00Z">
                  <w:rPr>
                    <w:ins w:id="615" w:author="Sue Simnor (EXT Idiom)" w:date="2024-11-14T17:01:00Z" w16du:dateUtc="2024-11-14T06:01:00Z"/>
                    <w:rFonts w:ascii="Calibri" w:hAnsi="Calibri" w:cs="Calibri"/>
                    <w:sz w:val="20"/>
                    <w:szCs w:val="20"/>
                    <w:highlight w:val="green"/>
                  </w:rPr>
                </w:rPrChange>
              </w:rPr>
            </w:pPr>
          </w:p>
          <w:p w14:paraId="4B7D43DE" w14:textId="28FA0548" w:rsidR="00A60666" w:rsidRPr="00882BA5" w:rsidRDefault="00A60666">
            <w:pPr>
              <w:tabs>
                <w:tab w:val="left" w:pos="774"/>
              </w:tabs>
              <w:rPr>
                <w:rFonts w:ascii="Calibri" w:hAnsi="Calibri" w:cs="Calibri"/>
                <w:sz w:val="20"/>
                <w:szCs w:val="20"/>
                <w:rPrChange w:id="616" w:author="Sam Sehgal (EXT Idiom)" w:date="2024-12-13T15:32:00Z" w16du:dateUtc="2024-12-13T04:32:00Z">
                  <w:rPr>
                    <w:rFonts w:ascii="Calibri" w:hAnsi="Calibri" w:cs="Calibri"/>
                    <w:sz w:val="20"/>
                    <w:szCs w:val="20"/>
                    <w:highlight w:val="yellow"/>
                  </w:rPr>
                </w:rPrChange>
              </w:rPr>
              <w:pPrChange w:id="617" w:author="Sue Simnor (EXT Idiom)" w:date="2024-11-14T17:02:00Z" w16du:dateUtc="2024-11-14T06:02:00Z">
                <w:pPr>
                  <w:adjustRightInd w:val="0"/>
                </w:pPr>
              </w:pPrChange>
            </w:pPr>
          </w:p>
        </w:tc>
      </w:tr>
      <w:tr w:rsidR="006D67E7" w:rsidRPr="00BF7E32" w14:paraId="1E0C5561" w14:textId="77777777" w:rsidTr="006D67E7">
        <w:trPr>
          <w:trHeight w:val="1433"/>
          <w:trPrChange w:id="618" w:author="Sue Simnor (EXT Idiom)" w:date="2024-11-14T17:03:00Z" w16du:dateUtc="2024-11-14T06:03:00Z">
            <w:trPr>
              <w:trHeight w:val="3126"/>
            </w:trPr>
          </w:trPrChange>
        </w:trPr>
        <w:tc>
          <w:tcPr>
            <w:tcW w:w="1418" w:type="dxa"/>
            <w:tcPrChange w:id="619" w:author="Sue Simnor (EXT Idiom)" w:date="2024-11-14T17:03:00Z" w16du:dateUtc="2024-11-14T06:03:00Z">
              <w:tcPr>
                <w:tcW w:w="1418" w:type="dxa"/>
                <w:gridSpan w:val="4"/>
              </w:tcPr>
            </w:tcPrChange>
          </w:tcPr>
          <w:p w14:paraId="26093808" w14:textId="508CBA4D" w:rsidR="006D67E7" w:rsidRPr="00882BA5" w:rsidRDefault="006D67E7" w:rsidP="000E1A6F">
            <w:pPr>
              <w:rPr>
                <w:rFonts w:asciiTheme="minorHAnsi" w:hAnsiTheme="minorHAnsi" w:cstheme="minorHAnsi"/>
                <w:color w:val="262626" w:themeColor="text1" w:themeTint="D9"/>
                <w:sz w:val="20"/>
                <w:szCs w:val="20"/>
                <w:rPrChange w:id="620" w:author="Sam Sehgal (EXT Idiom)" w:date="2024-12-13T15:32:00Z" w16du:dateUtc="2024-12-13T04:32:00Z">
                  <w:rPr>
                    <w:rFonts w:asciiTheme="minorHAnsi" w:hAnsiTheme="minorHAnsi" w:cstheme="minorHAnsi"/>
                    <w:color w:val="262626" w:themeColor="text1" w:themeTint="D9"/>
                    <w:sz w:val="20"/>
                    <w:szCs w:val="20"/>
                    <w:highlight w:val="green"/>
                  </w:rPr>
                </w:rPrChange>
              </w:rPr>
            </w:pPr>
            <w:r w:rsidRPr="00882BA5">
              <w:rPr>
                <w:rFonts w:asciiTheme="minorHAnsi" w:hAnsiTheme="minorHAnsi" w:cstheme="minorHAnsi"/>
                <w:color w:val="262626" w:themeColor="text1" w:themeTint="D9"/>
                <w:sz w:val="20"/>
                <w:szCs w:val="20"/>
                <w:rPrChange w:id="621" w:author="Sam Sehgal (EXT Idiom)" w:date="2024-12-13T15:32:00Z" w16du:dateUtc="2024-12-13T04:32:00Z">
                  <w:rPr>
                    <w:rFonts w:asciiTheme="minorHAnsi" w:hAnsiTheme="minorHAnsi" w:cstheme="minorHAnsi"/>
                    <w:color w:val="262626" w:themeColor="text1" w:themeTint="D9"/>
                    <w:sz w:val="20"/>
                    <w:szCs w:val="20"/>
                    <w:highlight w:val="green"/>
                  </w:rPr>
                </w:rPrChange>
              </w:rPr>
              <w:t>14/11/2024</w:t>
            </w:r>
          </w:p>
        </w:tc>
        <w:tc>
          <w:tcPr>
            <w:tcW w:w="1129" w:type="dxa"/>
            <w:tcPrChange w:id="622" w:author="Sue Simnor (EXT Idiom)" w:date="2024-11-14T17:03:00Z" w16du:dateUtc="2024-11-14T06:03:00Z">
              <w:tcPr>
                <w:tcW w:w="1129" w:type="dxa"/>
                <w:gridSpan w:val="2"/>
              </w:tcPr>
            </w:tcPrChange>
          </w:tcPr>
          <w:p w14:paraId="4AB74AE5" w14:textId="7565CFCE" w:rsidR="006D67E7" w:rsidRPr="00882BA5" w:rsidRDefault="006D67E7" w:rsidP="000E1A6F">
            <w:pPr>
              <w:rPr>
                <w:rFonts w:asciiTheme="minorHAnsi" w:hAnsiTheme="minorHAnsi" w:cstheme="minorHAnsi"/>
                <w:color w:val="262626" w:themeColor="text1" w:themeTint="D9"/>
                <w:sz w:val="20"/>
                <w:szCs w:val="20"/>
                <w:rPrChange w:id="623" w:author="Sam Sehgal (EXT Idiom)" w:date="2024-12-13T15:32:00Z" w16du:dateUtc="2024-12-13T04:32:00Z">
                  <w:rPr>
                    <w:rFonts w:asciiTheme="minorHAnsi" w:hAnsiTheme="minorHAnsi" w:cstheme="minorHAnsi"/>
                    <w:color w:val="262626" w:themeColor="text1" w:themeTint="D9"/>
                    <w:sz w:val="20"/>
                    <w:szCs w:val="20"/>
                    <w:highlight w:val="green"/>
                  </w:rPr>
                </w:rPrChange>
              </w:rPr>
            </w:pPr>
            <w:r w:rsidRPr="00882BA5">
              <w:rPr>
                <w:rFonts w:asciiTheme="minorHAnsi" w:hAnsiTheme="minorHAnsi" w:cstheme="minorHAnsi"/>
                <w:color w:val="262626" w:themeColor="text1" w:themeTint="D9"/>
                <w:sz w:val="20"/>
                <w:szCs w:val="20"/>
                <w:rPrChange w:id="624" w:author="Sam Sehgal (EXT Idiom)" w:date="2024-12-13T15:32:00Z" w16du:dateUtc="2024-12-13T04:32:00Z">
                  <w:rPr>
                    <w:rFonts w:asciiTheme="minorHAnsi" w:hAnsiTheme="minorHAnsi" w:cstheme="minorHAnsi"/>
                    <w:color w:val="262626" w:themeColor="text1" w:themeTint="D9"/>
                    <w:sz w:val="20"/>
                    <w:szCs w:val="20"/>
                    <w:highlight w:val="green"/>
                  </w:rPr>
                </w:rPrChange>
              </w:rPr>
              <w:t>7.1</w:t>
            </w:r>
            <w:r w:rsidRPr="00882BA5">
              <w:rPr>
                <w:rFonts w:asciiTheme="minorHAnsi" w:hAnsiTheme="minorHAnsi" w:cstheme="minorHAnsi"/>
                <w:color w:val="262626" w:themeColor="text1" w:themeTint="D9"/>
                <w:sz w:val="20"/>
                <w:szCs w:val="20"/>
                <w:rPrChange w:id="625" w:author="Sam Sehgal (EXT Idiom)" w:date="2024-12-13T15:32:00Z" w16du:dateUtc="2024-12-13T04:32:00Z">
                  <w:rPr>
                    <w:rFonts w:asciiTheme="minorHAnsi" w:hAnsiTheme="minorHAnsi" w:cstheme="minorHAnsi"/>
                    <w:color w:val="262626" w:themeColor="text1" w:themeTint="D9"/>
                    <w:sz w:val="20"/>
                    <w:szCs w:val="20"/>
                    <w:highlight w:val="yellow"/>
                  </w:rPr>
                </w:rPrChange>
              </w:rPr>
              <w:t>4</w:t>
            </w:r>
          </w:p>
        </w:tc>
        <w:tc>
          <w:tcPr>
            <w:tcW w:w="1701" w:type="dxa"/>
            <w:tcPrChange w:id="626" w:author="Sue Simnor (EXT Idiom)" w:date="2024-11-14T17:03:00Z" w16du:dateUtc="2024-11-14T06:03:00Z">
              <w:tcPr>
                <w:tcW w:w="1701" w:type="dxa"/>
              </w:tcPr>
            </w:tcPrChange>
          </w:tcPr>
          <w:p w14:paraId="74C111AC" w14:textId="0A5963D3" w:rsidR="006D67E7" w:rsidRPr="00882BA5" w:rsidRDefault="006D67E7" w:rsidP="000E1A6F">
            <w:pPr>
              <w:rPr>
                <w:rFonts w:ascii="Calibri" w:hAnsi="Calibri" w:cs="Calibri"/>
                <w:sz w:val="20"/>
                <w:szCs w:val="20"/>
                <w:rPrChange w:id="627" w:author="Sam Sehgal (EXT Idiom)" w:date="2024-12-13T15:32:00Z" w16du:dateUtc="2024-12-13T04:32:00Z">
                  <w:rPr>
                    <w:rFonts w:ascii="Calibri" w:hAnsi="Calibri" w:cs="Calibri"/>
                    <w:sz w:val="20"/>
                    <w:szCs w:val="20"/>
                    <w:highlight w:val="green"/>
                  </w:rPr>
                </w:rPrChange>
              </w:rPr>
            </w:pPr>
            <w:r w:rsidRPr="00882BA5">
              <w:rPr>
                <w:rFonts w:ascii="Calibri" w:hAnsi="Calibri" w:cs="Calibri"/>
                <w:sz w:val="20"/>
                <w:szCs w:val="20"/>
                <w:rPrChange w:id="628" w:author="Sam Sehgal (EXT Idiom)" w:date="2024-12-13T15:32:00Z" w16du:dateUtc="2024-12-13T04:32:00Z">
                  <w:rPr>
                    <w:rFonts w:ascii="Calibri" w:hAnsi="Calibri" w:cs="Calibri"/>
                    <w:sz w:val="20"/>
                    <w:szCs w:val="20"/>
                    <w:highlight w:val="green"/>
                  </w:rPr>
                </w:rPrChange>
              </w:rPr>
              <w:t>Sue Simnor</w:t>
            </w:r>
          </w:p>
        </w:tc>
        <w:tc>
          <w:tcPr>
            <w:tcW w:w="4767" w:type="dxa"/>
            <w:tcPrChange w:id="629" w:author="Sue Simnor (EXT Idiom)" w:date="2024-11-14T17:03:00Z" w16du:dateUtc="2024-11-14T06:03:00Z">
              <w:tcPr>
                <w:tcW w:w="4767" w:type="dxa"/>
                <w:gridSpan w:val="2"/>
              </w:tcPr>
            </w:tcPrChange>
          </w:tcPr>
          <w:p w14:paraId="29F50E38" w14:textId="77777777" w:rsidR="006D67E7" w:rsidRPr="00882BA5" w:rsidRDefault="006D67E7" w:rsidP="006D67E7">
            <w:pPr>
              <w:adjustRightInd w:val="0"/>
              <w:rPr>
                <w:rFonts w:ascii="Calibri" w:hAnsi="Calibri" w:cs="Calibri"/>
                <w:sz w:val="20"/>
                <w:szCs w:val="20"/>
                <w:rPrChange w:id="630" w:author="Sam Sehgal (EXT Idiom)" w:date="2024-12-13T15:32:00Z" w16du:dateUtc="2024-12-13T04:32:00Z">
                  <w:rPr>
                    <w:rFonts w:ascii="Calibri" w:hAnsi="Calibri" w:cs="Calibri"/>
                    <w:sz w:val="20"/>
                    <w:szCs w:val="20"/>
                    <w:highlight w:val="yellow"/>
                  </w:rPr>
                </w:rPrChange>
              </w:rPr>
            </w:pPr>
            <w:r w:rsidRPr="00882BA5">
              <w:rPr>
                <w:rFonts w:ascii="Calibri" w:hAnsi="Calibri" w:cs="Calibri"/>
                <w:sz w:val="20"/>
                <w:szCs w:val="20"/>
                <w:rPrChange w:id="631" w:author="Sam Sehgal (EXT Idiom)" w:date="2024-12-13T15:32:00Z" w16du:dateUtc="2024-12-13T04:32:00Z">
                  <w:rPr>
                    <w:rFonts w:ascii="Calibri" w:hAnsi="Calibri" w:cs="Calibri"/>
                    <w:sz w:val="20"/>
                    <w:szCs w:val="20"/>
                    <w:highlight w:val="yellow"/>
                  </w:rPr>
                </w:rPrChange>
              </w:rPr>
              <w:t>Business Request: Do not display SMSF Name or Trust Name in the Policy Holder section. Logic is:</w:t>
            </w:r>
          </w:p>
          <w:p w14:paraId="62DBC64E" w14:textId="77777777" w:rsidR="006D67E7" w:rsidRPr="00882BA5" w:rsidRDefault="006D67E7" w:rsidP="006D67E7">
            <w:pPr>
              <w:tabs>
                <w:tab w:val="left" w:pos="774"/>
              </w:tabs>
              <w:rPr>
                <w:rFonts w:asciiTheme="minorHAnsi" w:eastAsiaTheme="minorEastAsia" w:hAnsiTheme="minorHAnsi" w:cstheme="minorHAnsi"/>
                <w:b/>
                <w:bCs/>
                <w:color w:val="000000" w:themeColor="text1"/>
                <w:sz w:val="20"/>
                <w:szCs w:val="20"/>
                <w:rPrChange w:id="632" w:author="Sam Sehgal (EXT Idiom)" w:date="2024-12-13T15:32:00Z" w16du:dateUtc="2024-12-13T04:32:00Z">
                  <w:rPr>
                    <w:rFonts w:asciiTheme="minorHAnsi" w:eastAsiaTheme="minorEastAsia" w:hAnsiTheme="minorHAnsi" w:cstheme="minorHAnsi"/>
                    <w:b/>
                    <w:bCs/>
                    <w:color w:val="000000" w:themeColor="text1"/>
                    <w:sz w:val="20"/>
                    <w:szCs w:val="20"/>
                    <w:highlight w:val="yellow"/>
                  </w:rPr>
                </w:rPrChange>
              </w:rPr>
            </w:pPr>
          </w:p>
          <w:p w14:paraId="392F4AD2" w14:textId="6AA3BE33" w:rsidR="006D67E7" w:rsidRPr="00882BA5" w:rsidRDefault="008A6DCA" w:rsidP="006D67E7">
            <w:pPr>
              <w:tabs>
                <w:tab w:val="left" w:pos="774"/>
              </w:tabs>
              <w:rPr>
                <w:rFonts w:asciiTheme="minorHAnsi" w:eastAsiaTheme="minorEastAsia" w:hAnsiTheme="minorHAnsi" w:cstheme="minorHAnsi"/>
                <w:b/>
                <w:bCs/>
                <w:color w:val="000000" w:themeColor="text1"/>
                <w:sz w:val="20"/>
                <w:szCs w:val="20"/>
                <w:rPrChange w:id="633" w:author="Sam Sehgal (EXT Idiom)" w:date="2024-12-13T15:32:00Z" w16du:dateUtc="2024-12-13T04:32:00Z">
                  <w:rPr>
                    <w:rFonts w:asciiTheme="minorHAnsi" w:eastAsiaTheme="minorEastAsia" w:hAnsiTheme="minorHAnsi" w:cstheme="minorHAnsi"/>
                    <w:b/>
                    <w:bCs/>
                    <w:color w:val="000000" w:themeColor="text1"/>
                    <w:sz w:val="20"/>
                    <w:szCs w:val="20"/>
                    <w:highlight w:val="yellow"/>
                  </w:rPr>
                </w:rPrChange>
              </w:rPr>
            </w:pPr>
            <w:r w:rsidRPr="00882BA5">
              <w:rPr>
                <w:rFonts w:asciiTheme="minorHAnsi" w:eastAsiaTheme="minorEastAsia" w:hAnsiTheme="minorHAnsi" w:cstheme="minorHAnsi"/>
                <w:b/>
                <w:bCs/>
                <w:color w:val="000000" w:themeColor="text1"/>
                <w:sz w:val="20"/>
                <w:szCs w:val="20"/>
                <w:rPrChange w:id="634" w:author="Sam Sehgal (EXT Idiom)" w:date="2024-12-13T15:32:00Z" w16du:dateUtc="2024-12-13T04:32:00Z">
                  <w:rPr>
                    <w:rFonts w:asciiTheme="minorHAnsi" w:eastAsiaTheme="minorEastAsia" w:hAnsiTheme="minorHAnsi" w:cstheme="minorHAnsi"/>
                    <w:b/>
                    <w:bCs/>
                    <w:color w:val="000000" w:themeColor="text1"/>
                    <w:sz w:val="20"/>
                    <w:szCs w:val="20"/>
                    <w:highlight w:val="yellow"/>
                  </w:rPr>
                </w:rPrChange>
              </w:rPr>
              <w:t xml:space="preserve">AYP3 &amp; AYM 3 - </w:t>
            </w:r>
            <w:r w:rsidR="006D67E7" w:rsidRPr="00882BA5">
              <w:rPr>
                <w:rFonts w:asciiTheme="minorHAnsi" w:eastAsiaTheme="minorEastAsia" w:hAnsiTheme="minorHAnsi" w:cstheme="minorHAnsi"/>
                <w:b/>
                <w:bCs/>
                <w:color w:val="000000" w:themeColor="text1"/>
                <w:sz w:val="20"/>
                <w:szCs w:val="20"/>
                <w:rPrChange w:id="635" w:author="Sam Sehgal (EXT Idiom)" w:date="2024-12-13T15:32:00Z" w16du:dateUtc="2024-12-13T04:32:00Z">
                  <w:rPr>
                    <w:rFonts w:asciiTheme="minorHAnsi" w:eastAsiaTheme="minorEastAsia" w:hAnsiTheme="minorHAnsi" w:cstheme="minorHAnsi"/>
                    <w:b/>
                    <w:bCs/>
                    <w:color w:val="000000" w:themeColor="text1"/>
                    <w:sz w:val="20"/>
                    <w:szCs w:val="20"/>
                    <w:highlight w:val="yellow"/>
                  </w:rPr>
                </w:rPrChange>
              </w:rPr>
              <w:t>If &lt;ClientTypeCode&gt; = ‘6|Trust or 7|SMSF</w:t>
            </w:r>
          </w:p>
          <w:p w14:paraId="665627EA" w14:textId="77777777" w:rsidR="006D67E7" w:rsidRPr="00882BA5" w:rsidRDefault="006D67E7" w:rsidP="006D67E7">
            <w:pPr>
              <w:tabs>
                <w:tab w:val="left" w:pos="774"/>
              </w:tabs>
              <w:rPr>
                <w:rFonts w:asciiTheme="minorHAnsi" w:eastAsiaTheme="minorEastAsia" w:hAnsiTheme="minorHAnsi" w:cstheme="minorHAnsi"/>
                <w:b/>
                <w:bCs/>
                <w:color w:val="000000" w:themeColor="text1"/>
                <w:sz w:val="20"/>
                <w:szCs w:val="20"/>
                <w:lang w:val="en-AU"/>
                <w:rPrChange w:id="636" w:author="Sam Sehgal (EXT Idiom)" w:date="2024-12-13T15:32:00Z" w16du:dateUtc="2024-12-13T04:32:00Z">
                  <w:rPr>
                    <w:rFonts w:asciiTheme="minorHAnsi" w:eastAsiaTheme="minorEastAsia" w:hAnsiTheme="minorHAnsi" w:cstheme="minorHAnsi"/>
                    <w:b/>
                    <w:bCs/>
                    <w:color w:val="000000" w:themeColor="text1"/>
                    <w:sz w:val="20"/>
                    <w:szCs w:val="20"/>
                    <w:highlight w:val="yellow"/>
                    <w:lang w:val="en-AU"/>
                  </w:rPr>
                </w:rPrChange>
              </w:rPr>
            </w:pPr>
            <w:r w:rsidRPr="00882BA5">
              <w:rPr>
                <w:rFonts w:asciiTheme="minorHAnsi" w:eastAsiaTheme="minorEastAsia" w:hAnsiTheme="minorHAnsi" w:cstheme="minorHAnsi"/>
                <w:b/>
                <w:bCs/>
                <w:color w:val="000000" w:themeColor="text1"/>
                <w:sz w:val="20"/>
                <w:szCs w:val="20"/>
                <w:rPrChange w:id="637" w:author="Sam Sehgal (EXT Idiom)" w:date="2024-12-13T15:32:00Z" w16du:dateUtc="2024-12-13T04:32:00Z">
                  <w:rPr>
                    <w:rFonts w:asciiTheme="minorHAnsi" w:eastAsiaTheme="minorEastAsia" w:hAnsiTheme="minorHAnsi" w:cstheme="minorHAnsi"/>
                    <w:b/>
                    <w:bCs/>
                    <w:color w:val="000000" w:themeColor="text1"/>
                    <w:sz w:val="20"/>
                    <w:szCs w:val="20"/>
                    <w:highlight w:val="yellow"/>
                  </w:rPr>
                </w:rPrChange>
              </w:rPr>
              <w:t xml:space="preserve">THEN DO NOT DISPLAY </w:t>
            </w:r>
          </w:p>
          <w:p w14:paraId="12461CBE" w14:textId="77777777" w:rsidR="006D67E7" w:rsidRPr="00882BA5" w:rsidRDefault="006D67E7" w:rsidP="006D67E7">
            <w:pPr>
              <w:tabs>
                <w:tab w:val="left" w:pos="774"/>
              </w:tabs>
              <w:rPr>
                <w:rFonts w:asciiTheme="minorHAnsi" w:eastAsiaTheme="minorEastAsia" w:hAnsiTheme="minorHAnsi" w:cstheme="minorHAnsi"/>
                <w:b/>
                <w:bCs/>
                <w:color w:val="000000" w:themeColor="text1"/>
                <w:sz w:val="20"/>
                <w:szCs w:val="20"/>
                <w:lang w:val="en-AU"/>
              </w:rPr>
            </w:pPr>
            <w:r w:rsidRPr="00882BA5">
              <w:rPr>
                <w:rFonts w:asciiTheme="minorHAnsi" w:eastAsiaTheme="minorEastAsia" w:hAnsiTheme="minorHAnsi" w:cstheme="minorHAnsi"/>
                <w:b/>
                <w:bCs/>
                <w:color w:val="000000" w:themeColor="text1"/>
                <w:sz w:val="20"/>
                <w:szCs w:val="20"/>
                <w:lang w:val="en-AU"/>
                <w:rPrChange w:id="638" w:author="Sam Sehgal (EXT Idiom)" w:date="2024-12-13T15:32:00Z" w16du:dateUtc="2024-12-13T04:32:00Z">
                  <w:rPr>
                    <w:rFonts w:asciiTheme="minorHAnsi" w:eastAsiaTheme="minorEastAsia" w:hAnsiTheme="minorHAnsi" w:cstheme="minorHAnsi"/>
                    <w:b/>
                    <w:bCs/>
                    <w:color w:val="000000" w:themeColor="text1"/>
                    <w:sz w:val="20"/>
                    <w:szCs w:val="20"/>
                    <w:highlight w:val="yellow"/>
                    <w:lang w:val="en-AU"/>
                  </w:rPr>
                </w:rPrChange>
              </w:rPr>
              <w:t>ELSE</w:t>
            </w:r>
          </w:p>
          <w:p w14:paraId="2DCFF590" w14:textId="77777777" w:rsidR="006D67E7" w:rsidRPr="00882BA5" w:rsidRDefault="006D67E7" w:rsidP="000248EA">
            <w:pPr>
              <w:adjustRightInd w:val="0"/>
              <w:rPr>
                <w:rFonts w:ascii="Calibri" w:hAnsi="Calibri" w:cs="Calibri"/>
                <w:sz w:val="20"/>
                <w:szCs w:val="20"/>
                <w:rPrChange w:id="639" w:author="Sam Sehgal (EXT Idiom)" w:date="2024-12-13T15:32:00Z" w16du:dateUtc="2024-12-13T04:32:00Z">
                  <w:rPr>
                    <w:rFonts w:ascii="Calibri" w:hAnsi="Calibri" w:cs="Calibri"/>
                    <w:sz w:val="20"/>
                    <w:szCs w:val="20"/>
                    <w:highlight w:val="green"/>
                  </w:rPr>
                </w:rPrChange>
              </w:rPr>
            </w:pPr>
          </w:p>
        </w:tc>
      </w:tr>
      <w:tr w:rsidR="00B41602" w:rsidRPr="00BF7E32" w14:paraId="60D4E1C1" w14:textId="77777777" w:rsidTr="006D67E7">
        <w:trPr>
          <w:trHeight w:val="1433"/>
        </w:trPr>
        <w:tc>
          <w:tcPr>
            <w:tcW w:w="1418" w:type="dxa"/>
          </w:tcPr>
          <w:p w14:paraId="4F846A6D" w14:textId="21121B97" w:rsidR="00B41602" w:rsidRPr="00882BA5" w:rsidRDefault="00B41602" w:rsidP="000E1A6F">
            <w:pPr>
              <w:rPr>
                <w:color w:val="262626" w:themeColor="text1" w:themeTint="D9"/>
                <w:sz w:val="20"/>
                <w:szCs w:val="20"/>
                <w:rPrChange w:id="640" w:author="Sam Sehgal (EXT Idiom)" w:date="2024-12-13T15:32:00Z" w16du:dateUtc="2024-12-13T04:32:00Z">
                  <w:rPr>
                    <w:color w:val="262626" w:themeColor="text1" w:themeTint="D9"/>
                    <w:sz w:val="20"/>
                    <w:szCs w:val="20"/>
                    <w:highlight w:val="yellow"/>
                  </w:rPr>
                </w:rPrChange>
              </w:rPr>
            </w:pPr>
            <w:r w:rsidRPr="00882BA5">
              <w:rPr>
                <w:rFonts w:asciiTheme="minorHAnsi" w:hAnsiTheme="minorHAnsi" w:cstheme="minorHAnsi"/>
                <w:color w:val="262626" w:themeColor="text1" w:themeTint="D9"/>
                <w:sz w:val="20"/>
                <w:szCs w:val="20"/>
                <w:rPrChange w:id="641" w:author="Sam Sehgal (EXT Idiom)" w:date="2024-12-13T15:32:00Z" w16du:dateUtc="2024-12-13T04:32:00Z">
                  <w:rPr>
                    <w:rFonts w:asciiTheme="minorHAnsi" w:hAnsiTheme="minorHAnsi" w:cstheme="minorHAnsi"/>
                    <w:color w:val="262626" w:themeColor="text1" w:themeTint="D9"/>
                    <w:sz w:val="20"/>
                    <w:szCs w:val="20"/>
                    <w:highlight w:val="yellow"/>
                  </w:rPr>
                </w:rPrChange>
              </w:rPr>
              <w:t>2</w:t>
            </w:r>
            <w:r w:rsidRPr="00882BA5">
              <w:rPr>
                <w:color w:val="262626" w:themeColor="text1" w:themeTint="D9"/>
                <w:sz w:val="20"/>
                <w:szCs w:val="20"/>
                <w:rPrChange w:id="642" w:author="Sam Sehgal (EXT Idiom)" w:date="2024-12-13T15:32:00Z" w16du:dateUtc="2024-12-13T04:32:00Z">
                  <w:rPr>
                    <w:color w:val="262626" w:themeColor="text1" w:themeTint="D9"/>
                    <w:sz w:val="20"/>
                    <w:szCs w:val="20"/>
                    <w:highlight w:val="yellow"/>
                  </w:rPr>
                </w:rPrChange>
              </w:rPr>
              <w:t>1/11/2024</w:t>
            </w:r>
          </w:p>
        </w:tc>
        <w:tc>
          <w:tcPr>
            <w:tcW w:w="1129" w:type="dxa"/>
          </w:tcPr>
          <w:p w14:paraId="25F3AB25" w14:textId="617FCF77" w:rsidR="00B41602" w:rsidRPr="00882BA5" w:rsidRDefault="00B41602" w:rsidP="000E1A6F">
            <w:pPr>
              <w:rPr>
                <w:rFonts w:asciiTheme="minorHAnsi" w:hAnsiTheme="minorHAnsi" w:cstheme="minorHAnsi"/>
                <w:color w:val="262626" w:themeColor="text1" w:themeTint="D9"/>
                <w:sz w:val="20"/>
                <w:szCs w:val="20"/>
                <w:rPrChange w:id="643" w:author="Sam Sehgal (EXT Idiom)" w:date="2024-12-13T15:32:00Z" w16du:dateUtc="2024-12-13T04:32:00Z">
                  <w:rPr>
                    <w:rFonts w:asciiTheme="minorHAnsi" w:hAnsiTheme="minorHAnsi" w:cstheme="minorHAnsi"/>
                    <w:color w:val="262626" w:themeColor="text1" w:themeTint="D9"/>
                    <w:sz w:val="20"/>
                    <w:szCs w:val="20"/>
                    <w:highlight w:val="yellow"/>
                  </w:rPr>
                </w:rPrChange>
              </w:rPr>
            </w:pPr>
            <w:r w:rsidRPr="00882BA5">
              <w:rPr>
                <w:rFonts w:asciiTheme="minorHAnsi" w:hAnsiTheme="minorHAnsi" w:cstheme="minorHAnsi"/>
                <w:color w:val="262626" w:themeColor="text1" w:themeTint="D9"/>
                <w:sz w:val="20"/>
                <w:szCs w:val="20"/>
                <w:rPrChange w:id="644" w:author="Sam Sehgal (EXT Idiom)" w:date="2024-12-13T15:32:00Z" w16du:dateUtc="2024-12-13T04:32:00Z">
                  <w:rPr>
                    <w:rFonts w:asciiTheme="minorHAnsi" w:hAnsiTheme="minorHAnsi" w:cstheme="minorHAnsi"/>
                    <w:color w:val="262626" w:themeColor="text1" w:themeTint="D9"/>
                    <w:sz w:val="20"/>
                    <w:szCs w:val="20"/>
                    <w:highlight w:val="yellow"/>
                  </w:rPr>
                </w:rPrChange>
              </w:rPr>
              <w:t>7.15</w:t>
            </w:r>
          </w:p>
        </w:tc>
        <w:tc>
          <w:tcPr>
            <w:tcW w:w="1701" w:type="dxa"/>
          </w:tcPr>
          <w:p w14:paraId="0FF9723A" w14:textId="5ACF98C0" w:rsidR="00B41602" w:rsidRPr="00882BA5" w:rsidRDefault="00B41602" w:rsidP="000E1A6F">
            <w:pPr>
              <w:rPr>
                <w:rFonts w:ascii="Calibri" w:hAnsi="Calibri" w:cs="Calibri"/>
                <w:sz w:val="20"/>
                <w:szCs w:val="20"/>
                <w:rPrChange w:id="645" w:author="Sam Sehgal (EXT Idiom)" w:date="2024-12-13T15:32:00Z" w16du:dateUtc="2024-12-13T04:32:00Z">
                  <w:rPr>
                    <w:rFonts w:ascii="Calibri" w:hAnsi="Calibri" w:cs="Calibri"/>
                    <w:sz w:val="20"/>
                    <w:szCs w:val="20"/>
                    <w:highlight w:val="yellow"/>
                  </w:rPr>
                </w:rPrChange>
              </w:rPr>
            </w:pPr>
            <w:r w:rsidRPr="00882BA5">
              <w:rPr>
                <w:rFonts w:ascii="Calibri" w:hAnsi="Calibri" w:cs="Calibri"/>
                <w:sz w:val="20"/>
                <w:szCs w:val="20"/>
                <w:rPrChange w:id="646" w:author="Sam Sehgal (EXT Idiom)" w:date="2024-12-13T15:32:00Z" w16du:dateUtc="2024-12-13T04:32:00Z">
                  <w:rPr>
                    <w:rFonts w:ascii="Calibri" w:hAnsi="Calibri" w:cs="Calibri"/>
                    <w:sz w:val="20"/>
                    <w:szCs w:val="20"/>
                    <w:highlight w:val="yellow"/>
                  </w:rPr>
                </w:rPrChange>
              </w:rPr>
              <w:t>Sam Sehgal</w:t>
            </w:r>
          </w:p>
        </w:tc>
        <w:tc>
          <w:tcPr>
            <w:tcW w:w="4767" w:type="dxa"/>
          </w:tcPr>
          <w:p w14:paraId="7EF30643" w14:textId="0E5FC88F" w:rsidR="00B41602" w:rsidRPr="00882BA5" w:rsidRDefault="00B41602" w:rsidP="00C55F4F">
            <w:pPr>
              <w:pStyle w:val="ListParagraph"/>
              <w:numPr>
                <w:ilvl w:val="0"/>
                <w:numId w:val="192"/>
              </w:numPr>
              <w:adjustRightInd w:val="0"/>
              <w:rPr>
                <w:rFonts w:ascii="Calibri" w:hAnsi="Calibri" w:cs="Calibri"/>
                <w:sz w:val="20"/>
                <w:szCs w:val="20"/>
                <w:rPrChange w:id="647" w:author="Sam Sehgal (EXT Idiom)" w:date="2024-12-13T15:32:00Z" w16du:dateUtc="2024-12-13T04:32:00Z">
                  <w:rPr>
                    <w:rFonts w:ascii="Calibri" w:hAnsi="Calibri" w:cs="Calibri"/>
                    <w:sz w:val="20"/>
                    <w:szCs w:val="20"/>
                    <w:highlight w:val="yellow"/>
                  </w:rPr>
                </w:rPrChange>
              </w:rPr>
            </w:pPr>
            <w:r w:rsidRPr="00882BA5">
              <w:rPr>
                <w:rFonts w:ascii="Calibri" w:hAnsi="Calibri" w:cs="Calibri"/>
                <w:sz w:val="20"/>
                <w:szCs w:val="20"/>
                <w:rPrChange w:id="648" w:author="Sam Sehgal (EXT Idiom)" w:date="2024-12-13T15:32:00Z" w16du:dateUtc="2024-12-13T04:32:00Z">
                  <w:rPr>
                    <w:rFonts w:ascii="Calibri" w:hAnsi="Calibri" w:cs="Calibri"/>
                    <w:sz w:val="20"/>
                    <w:szCs w:val="20"/>
                    <w:highlight w:val="yellow"/>
                  </w:rPr>
                </w:rPrChange>
              </w:rPr>
              <w:t>Updated CDC 2 with &lt;PartnerPrivcyURL&gt;</w:t>
            </w:r>
            <w:r w:rsidR="007847E6" w:rsidRPr="00882BA5">
              <w:rPr>
                <w:rFonts w:ascii="Calibri" w:hAnsi="Calibri" w:cs="Calibri"/>
                <w:sz w:val="20"/>
                <w:szCs w:val="20"/>
                <w:rPrChange w:id="649" w:author="Sam Sehgal (EXT Idiom)" w:date="2024-12-13T15:32:00Z" w16du:dateUtc="2024-12-13T04:32:00Z">
                  <w:rPr>
                    <w:rFonts w:ascii="Calibri" w:hAnsi="Calibri" w:cs="Calibri"/>
                    <w:sz w:val="20"/>
                    <w:szCs w:val="20"/>
                    <w:highlight w:val="yellow"/>
                  </w:rPr>
                </w:rPrChange>
              </w:rPr>
              <w:t xml:space="preserve"> &amp; </w:t>
            </w:r>
            <w:r w:rsidR="007847E6" w:rsidRPr="00882BA5">
              <w:rPr>
                <w:rFonts w:ascii="Calibri" w:hAnsi="Calibri" w:cs="Calibri"/>
                <w:sz w:val="20"/>
                <w:szCs w:val="20"/>
              </w:rPr>
              <w:t>&lt;BrandPrivacyURL&gt; instead of hardcoded link.</w:t>
            </w:r>
          </w:p>
          <w:p w14:paraId="6303983F" w14:textId="77777777" w:rsidR="00C55F4F" w:rsidRPr="00882BA5" w:rsidRDefault="00C55F4F" w:rsidP="00C55F4F">
            <w:pPr>
              <w:pStyle w:val="ListParagraph"/>
              <w:numPr>
                <w:ilvl w:val="0"/>
                <w:numId w:val="192"/>
              </w:numPr>
              <w:adjustRightInd w:val="0"/>
              <w:rPr>
                <w:rFonts w:ascii="Calibri" w:hAnsi="Calibri" w:cs="Calibri"/>
                <w:sz w:val="20"/>
                <w:szCs w:val="20"/>
                <w:rPrChange w:id="650" w:author="Sam Sehgal (EXT Idiom)" w:date="2024-12-13T15:32:00Z" w16du:dateUtc="2024-12-13T04:32:00Z">
                  <w:rPr>
                    <w:rFonts w:ascii="Calibri" w:hAnsi="Calibri" w:cs="Calibri"/>
                    <w:sz w:val="20"/>
                    <w:szCs w:val="20"/>
                    <w:highlight w:val="yellow"/>
                  </w:rPr>
                </w:rPrChange>
              </w:rPr>
            </w:pPr>
            <w:r w:rsidRPr="00882BA5">
              <w:rPr>
                <w:rFonts w:ascii="Calibri" w:hAnsi="Calibri" w:cs="Calibri"/>
                <w:sz w:val="20"/>
                <w:szCs w:val="20"/>
                <w:rPrChange w:id="651" w:author="Sam Sehgal (EXT Idiom)" w:date="2024-12-13T15:32:00Z" w16du:dateUtc="2024-12-13T04:32:00Z">
                  <w:rPr>
                    <w:rFonts w:ascii="Calibri" w:hAnsi="Calibri" w:cs="Calibri"/>
                    <w:sz w:val="20"/>
                    <w:szCs w:val="20"/>
                    <w:highlight w:val="yellow"/>
                  </w:rPr>
                </w:rPrChange>
              </w:rPr>
              <w:t>Added Weekly rental display for Landlord under YB 6</w:t>
            </w:r>
          </w:p>
          <w:p w14:paraId="1883B7E9" w14:textId="77777777" w:rsidR="002D72A4" w:rsidRPr="00882BA5" w:rsidRDefault="002D72A4" w:rsidP="00C55F4F">
            <w:pPr>
              <w:pStyle w:val="ListParagraph"/>
              <w:numPr>
                <w:ilvl w:val="0"/>
                <w:numId w:val="192"/>
              </w:numPr>
              <w:adjustRightInd w:val="0"/>
              <w:rPr>
                <w:rFonts w:ascii="Calibri" w:hAnsi="Calibri" w:cs="Calibri"/>
                <w:sz w:val="20"/>
                <w:szCs w:val="20"/>
                <w:rPrChange w:id="652" w:author="Sam Sehgal (EXT Idiom)" w:date="2024-12-13T15:32:00Z" w16du:dateUtc="2024-12-13T04:32:00Z">
                  <w:rPr>
                    <w:rFonts w:ascii="Calibri" w:hAnsi="Calibri" w:cs="Calibri"/>
                    <w:sz w:val="20"/>
                    <w:szCs w:val="20"/>
                    <w:highlight w:val="yellow"/>
                  </w:rPr>
                </w:rPrChange>
              </w:rPr>
            </w:pPr>
            <w:r w:rsidRPr="00882BA5">
              <w:rPr>
                <w:rFonts w:ascii="Calibri" w:hAnsi="Calibri" w:cs="Calibri"/>
                <w:sz w:val="20"/>
                <w:szCs w:val="20"/>
                <w:rPrChange w:id="653" w:author="Sam Sehgal (EXT Idiom)" w:date="2024-12-13T15:32:00Z" w16du:dateUtc="2024-12-13T04:32:00Z">
                  <w:rPr>
                    <w:rFonts w:ascii="Calibri" w:hAnsi="Calibri" w:cs="Calibri"/>
                    <w:sz w:val="20"/>
                    <w:szCs w:val="20"/>
                    <w:highlight w:val="yellow"/>
                  </w:rPr>
                </w:rPrChange>
              </w:rPr>
              <w:t>Updated DDH 29 logic for modification for Migration.</w:t>
            </w:r>
          </w:p>
          <w:p w14:paraId="6F9FCEFE" w14:textId="318BB305" w:rsidR="003845E2" w:rsidRPr="00882BA5" w:rsidRDefault="003845E2" w:rsidP="00C55F4F">
            <w:pPr>
              <w:pStyle w:val="ListParagraph"/>
              <w:numPr>
                <w:ilvl w:val="0"/>
                <w:numId w:val="192"/>
              </w:numPr>
              <w:adjustRightInd w:val="0"/>
              <w:rPr>
                <w:rFonts w:ascii="Calibri" w:hAnsi="Calibri" w:cs="Calibri"/>
                <w:sz w:val="20"/>
                <w:szCs w:val="20"/>
                <w:rPrChange w:id="654" w:author="Sam Sehgal (EXT Idiom)" w:date="2024-12-13T15:32:00Z" w16du:dateUtc="2024-12-13T04:32:00Z">
                  <w:rPr>
                    <w:rFonts w:ascii="Calibri" w:hAnsi="Calibri" w:cs="Calibri"/>
                    <w:sz w:val="20"/>
                    <w:szCs w:val="20"/>
                    <w:highlight w:val="yellow"/>
                  </w:rPr>
                </w:rPrChange>
              </w:rPr>
            </w:pPr>
            <w:r w:rsidRPr="00882BA5">
              <w:rPr>
                <w:rFonts w:ascii="Calibri" w:hAnsi="Calibri" w:cs="Calibri"/>
                <w:sz w:val="20"/>
                <w:szCs w:val="20"/>
                <w:rPrChange w:id="655" w:author="Sam Sehgal (EXT Idiom)" w:date="2024-12-13T15:32:00Z" w16du:dateUtc="2024-12-13T04:32:00Z">
                  <w:rPr>
                    <w:rFonts w:ascii="Calibri" w:hAnsi="Calibri" w:cs="Calibri"/>
                    <w:sz w:val="20"/>
                    <w:szCs w:val="20"/>
                    <w:highlight w:val="yellow"/>
                  </w:rPr>
                </w:rPrChange>
              </w:rPr>
              <w:t>Updated YD 3 text as per Will’s confirmation</w:t>
            </w:r>
            <w:r w:rsidR="001A7ABB" w:rsidRPr="00882BA5">
              <w:rPr>
                <w:rFonts w:ascii="Calibri" w:hAnsi="Calibri" w:cs="Calibri"/>
                <w:sz w:val="20"/>
                <w:szCs w:val="20"/>
                <w:rPrChange w:id="656" w:author="Sam Sehgal (EXT Idiom)" w:date="2024-12-13T15:32:00Z" w16du:dateUtc="2024-12-13T04:32:00Z">
                  <w:rPr>
                    <w:rFonts w:ascii="Calibri" w:hAnsi="Calibri" w:cs="Calibri"/>
                    <w:sz w:val="20"/>
                    <w:szCs w:val="20"/>
                    <w:highlight w:val="yellow"/>
                  </w:rPr>
                </w:rPrChange>
              </w:rPr>
              <w:t>.</w:t>
            </w:r>
          </w:p>
        </w:tc>
      </w:tr>
      <w:tr w:rsidR="005F356E" w:rsidRPr="00BF7E32" w14:paraId="749E8D8C" w14:textId="77777777" w:rsidTr="009E461C">
        <w:trPr>
          <w:trHeight w:val="415"/>
          <w:trPrChange w:id="657" w:author="Sue Simnor (EXT Idiom)" w:date="2025-03-11T13:56:00Z" w16du:dateUtc="2025-03-11T02:56:00Z">
            <w:trPr>
              <w:trHeight w:val="1433"/>
            </w:trPr>
          </w:trPrChange>
        </w:trPr>
        <w:tc>
          <w:tcPr>
            <w:tcW w:w="1418" w:type="dxa"/>
            <w:tcPrChange w:id="658" w:author="Sue Simnor (EXT Idiom)" w:date="2025-03-11T13:56:00Z" w16du:dateUtc="2025-03-11T02:56:00Z">
              <w:tcPr>
                <w:tcW w:w="1418" w:type="dxa"/>
                <w:gridSpan w:val="4"/>
              </w:tcPr>
            </w:tcPrChange>
          </w:tcPr>
          <w:p w14:paraId="52CC1075" w14:textId="317CC5FC" w:rsidR="005F356E" w:rsidRPr="009E461C" w:rsidRDefault="00354B09" w:rsidP="000E1A6F">
            <w:pPr>
              <w:rPr>
                <w:rFonts w:asciiTheme="minorHAnsi" w:hAnsiTheme="minorHAnsi" w:cstheme="minorHAnsi"/>
                <w:color w:val="262626" w:themeColor="text1" w:themeTint="D9"/>
                <w:sz w:val="20"/>
                <w:szCs w:val="20"/>
              </w:rPr>
            </w:pPr>
            <w:r w:rsidRPr="009E461C">
              <w:rPr>
                <w:rFonts w:asciiTheme="minorHAnsi" w:hAnsiTheme="minorHAnsi" w:cstheme="minorHAnsi"/>
                <w:color w:val="262626" w:themeColor="text1" w:themeTint="D9"/>
                <w:sz w:val="20"/>
                <w:szCs w:val="20"/>
              </w:rPr>
              <w:t>06/12/2024</w:t>
            </w:r>
          </w:p>
        </w:tc>
        <w:tc>
          <w:tcPr>
            <w:tcW w:w="1129" w:type="dxa"/>
            <w:tcPrChange w:id="659" w:author="Sue Simnor (EXT Idiom)" w:date="2025-03-11T13:56:00Z" w16du:dateUtc="2025-03-11T02:56:00Z">
              <w:tcPr>
                <w:tcW w:w="1129" w:type="dxa"/>
                <w:gridSpan w:val="2"/>
              </w:tcPr>
            </w:tcPrChange>
          </w:tcPr>
          <w:p w14:paraId="71736E5E" w14:textId="77777777" w:rsidR="005F356E" w:rsidRDefault="00354B09" w:rsidP="000E1A6F">
            <w:pPr>
              <w:rPr>
                <w:ins w:id="660" w:author="Sue Simnor (EXT Idiom)" w:date="2025-03-11T13:31:00Z" w16du:dateUtc="2025-03-11T02:31:00Z"/>
                <w:rFonts w:asciiTheme="minorHAnsi" w:hAnsiTheme="minorHAnsi" w:cstheme="minorHAnsi"/>
                <w:color w:val="262626" w:themeColor="text1" w:themeTint="D9"/>
                <w:sz w:val="20"/>
                <w:szCs w:val="20"/>
              </w:rPr>
            </w:pPr>
            <w:r w:rsidRPr="009E461C">
              <w:rPr>
                <w:rFonts w:asciiTheme="minorHAnsi" w:hAnsiTheme="minorHAnsi" w:cstheme="minorHAnsi"/>
                <w:color w:val="262626" w:themeColor="text1" w:themeTint="D9"/>
                <w:sz w:val="20"/>
                <w:szCs w:val="20"/>
              </w:rPr>
              <w:t>7.16</w:t>
            </w:r>
          </w:p>
          <w:p w14:paraId="53D96F60" w14:textId="77777777" w:rsidR="006C24B2" w:rsidRPr="006C24B2" w:rsidRDefault="006C24B2" w:rsidP="006C24B2">
            <w:pPr>
              <w:rPr>
                <w:ins w:id="661" w:author="Sue Simnor (EXT Idiom)" w:date="2025-03-11T13:31:00Z" w16du:dateUtc="2025-03-11T02:31:00Z"/>
                <w:rFonts w:asciiTheme="minorHAnsi" w:hAnsiTheme="minorHAnsi" w:cstheme="minorHAnsi"/>
                <w:sz w:val="20"/>
                <w:szCs w:val="20"/>
                <w:rPrChange w:id="662" w:author="Sue Simnor (EXT Idiom)" w:date="2025-03-11T13:31:00Z" w16du:dateUtc="2025-03-11T02:31:00Z">
                  <w:rPr>
                    <w:ins w:id="663" w:author="Sue Simnor (EXT Idiom)" w:date="2025-03-11T13:31:00Z" w16du:dateUtc="2025-03-11T02:31:00Z"/>
                    <w:rFonts w:asciiTheme="minorHAnsi" w:hAnsiTheme="minorHAnsi" w:cstheme="minorHAnsi"/>
                    <w:color w:val="262626" w:themeColor="text1" w:themeTint="D9"/>
                    <w:sz w:val="20"/>
                    <w:szCs w:val="20"/>
                  </w:rPr>
                </w:rPrChange>
              </w:rPr>
            </w:pPr>
          </w:p>
          <w:p w14:paraId="2C723339" w14:textId="77777777" w:rsidR="006C24B2" w:rsidRPr="006C24B2" w:rsidRDefault="006C24B2" w:rsidP="006C24B2">
            <w:pPr>
              <w:rPr>
                <w:ins w:id="664" w:author="Sue Simnor (EXT Idiom)" w:date="2025-03-11T13:31:00Z" w16du:dateUtc="2025-03-11T02:31:00Z"/>
                <w:rFonts w:asciiTheme="minorHAnsi" w:hAnsiTheme="minorHAnsi" w:cstheme="minorHAnsi"/>
                <w:sz w:val="20"/>
                <w:szCs w:val="20"/>
                <w:rPrChange w:id="665" w:author="Sue Simnor (EXT Idiom)" w:date="2025-03-11T13:31:00Z" w16du:dateUtc="2025-03-11T02:31:00Z">
                  <w:rPr>
                    <w:ins w:id="666" w:author="Sue Simnor (EXT Idiom)" w:date="2025-03-11T13:31:00Z" w16du:dateUtc="2025-03-11T02:31:00Z"/>
                    <w:rFonts w:asciiTheme="minorHAnsi" w:hAnsiTheme="minorHAnsi" w:cstheme="minorHAnsi"/>
                    <w:color w:val="262626" w:themeColor="text1" w:themeTint="D9"/>
                    <w:sz w:val="20"/>
                    <w:szCs w:val="20"/>
                  </w:rPr>
                </w:rPrChange>
              </w:rPr>
            </w:pPr>
          </w:p>
          <w:p w14:paraId="5F60FEEE" w14:textId="77777777" w:rsidR="006C24B2" w:rsidRPr="006C24B2" w:rsidRDefault="006C24B2" w:rsidP="006C24B2">
            <w:pPr>
              <w:rPr>
                <w:ins w:id="667" w:author="Sue Simnor (EXT Idiom)" w:date="2025-03-11T13:31:00Z" w16du:dateUtc="2025-03-11T02:31:00Z"/>
                <w:rFonts w:asciiTheme="minorHAnsi" w:hAnsiTheme="minorHAnsi" w:cstheme="minorHAnsi"/>
                <w:sz w:val="20"/>
                <w:szCs w:val="20"/>
                <w:rPrChange w:id="668" w:author="Sue Simnor (EXT Idiom)" w:date="2025-03-11T13:31:00Z" w16du:dateUtc="2025-03-11T02:31:00Z">
                  <w:rPr>
                    <w:ins w:id="669" w:author="Sue Simnor (EXT Idiom)" w:date="2025-03-11T13:31:00Z" w16du:dateUtc="2025-03-11T02:31:00Z"/>
                    <w:rFonts w:asciiTheme="minorHAnsi" w:hAnsiTheme="minorHAnsi" w:cstheme="minorHAnsi"/>
                    <w:color w:val="262626" w:themeColor="text1" w:themeTint="D9"/>
                    <w:sz w:val="20"/>
                    <w:szCs w:val="20"/>
                  </w:rPr>
                </w:rPrChange>
              </w:rPr>
            </w:pPr>
          </w:p>
          <w:p w14:paraId="309336EC" w14:textId="77777777" w:rsidR="006C24B2" w:rsidRPr="006C24B2" w:rsidRDefault="006C24B2" w:rsidP="006C24B2">
            <w:pPr>
              <w:rPr>
                <w:ins w:id="670" w:author="Sue Simnor (EXT Idiom)" w:date="2025-03-11T13:31:00Z" w16du:dateUtc="2025-03-11T02:31:00Z"/>
                <w:rFonts w:asciiTheme="minorHAnsi" w:hAnsiTheme="minorHAnsi" w:cstheme="minorHAnsi"/>
                <w:sz w:val="20"/>
                <w:szCs w:val="20"/>
                <w:rPrChange w:id="671" w:author="Sue Simnor (EXT Idiom)" w:date="2025-03-11T13:31:00Z" w16du:dateUtc="2025-03-11T02:31:00Z">
                  <w:rPr>
                    <w:ins w:id="672" w:author="Sue Simnor (EXT Idiom)" w:date="2025-03-11T13:31:00Z" w16du:dateUtc="2025-03-11T02:31:00Z"/>
                    <w:rFonts w:asciiTheme="minorHAnsi" w:hAnsiTheme="minorHAnsi" w:cstheme="minorHAnsi"/>
                    <w:color w:val="262626" w:themeColor="text1" w:themeTint="D9"/>
                    <w:sz w:val="20"/>
                    <w:szCs w:val="20"/>
                  </w:rPr>
                </w:rPrChange>
              </w:rPr>
            </w:pPr>
          </w:p>
          <w:p w14:paraId="79A04C57" w14:textId="36345FFF" w:rsidR="006C24B2" w:rsidRPr="006C24B2" w:rsidRDefault="006C24B2" w:rsidP="006C24B2">
            <w:pPr>
              <w:rPr>
                <w:rFonts w:asciiTheme="minorHAnsi" w:hAnsiTheme="minorHAnsi" w:cstheme="minorHAnsi"/>
                <w:sz w:val="20"/>
                <w:szCs w:val="20"/>
                <w:rPrChange w:id="673" w:author="Sue Simnor (EXT Idiom)" w:date="2025-03-11T13:31:00Z" w16du:dateUtc="2025-03-11T02:31:00Z">
                  <w:rPr>
                    <w:rFonts w:asciiTheme="minorHAnsi" w:hAnsiTheme="minorHAnsi" w:cstheme="minorHAnsi"/>
                    <w:color w:val="262626" w:themeColor="text1" w:themeTint="D9"/>
                    <w:sz w:val="20"/>
                    <w:szCs w:val="20"/>
                    <w:highlight w:val="yellow"/>
                  </w:rPr>
                </w:rPrChange>
              </w:rPr>
            </w:pPr>
          </w:p>
        </w:tc>
        <w:tc>
          <w:tcPr>
            <w:tcW w:w="1701" w:type="dxa"/>
            <w:tcPrChange w:id="674" w:author="Sue Simnor (EXT Idiom)" w:date="2025-03-11T13:56:00Z" w16du:dateUtc="2025-03-11T02:56:00Z">
              <w:tcPr>
                <w:tcW w:w="1701" w:type="dxa"/>
              </w:tcPr>
            </w:tcPrChange>
          </w:tcPr>
          <w:p w14:paraId="159D9EC4" w14:textId="43C5C9F8" w:rsidR="005F356E" w:rsidRPr="009E461C" w:rsidRDefault="00354B09" w:rsidP="000E1A6F">
            <w:pPr>
              <w:rPr>
                <w:rFonts w:ascii="Calibri" w:hAnsi="Calibri" w:cs="Calibri"/>
                <w:sz w:val="20"/>
                <w:szCs w:val="20"/>
              </w:rPr>
            </w:pPr>
            <w:r w:rsidRPr="009E461C">
              <w:rPr>
                <w:rFonts w:ascii="Calibri" w:hAnsi="Calibri" w:cs="Calibri"/>
                <w:sz w:val="20"/>
                <w:szCs w:val="20"/>
              </w:rPr>
              <w:t>Sam Sehgal</w:t>
            </w:r>
          </w:p>
        </w:tc>
        <w:tc>
          <w:tcPr>
            <w:tcW w:w="4767" w:type="dxa"/>
            <w:tcPrChange w:id="675" w:author="Sue Simnor (EXT Idiom)" w:date="2025-03-11T13:56:00Z" w16du:dateUtc="2025-03-11T02:56:00Z">
              <w:tcPr>
                <w:tcW w:w="4767" w:type="dxa"/>
                <w:gridSpan w:val="2"/>
              </w:tcPr>
            </w:tcPrChange>
          </w:tcPr>
          <w:p w14:paraId="035CDFD4" w14:textId="77777777" w:rsidR="005F356E" w:rsidRPr="009E461C" w:rsidRDefault="00354B09" w:rsidP="00C55F4F">
            <w:pPr>
              <w:pStyle w:val="ListParagraph"/>
              <w:numPr>
                <w:ilvl w:val="0"/>
                <w:numId w:val="192"/>
              </w:numPr>
              <w:adjustRightInd w:val="0"/>
              <w:rPr>
                <w:ins w:id="676" w:author="Sam Sehgal (EXT Idiom)" w:date="2024-12-11T17:05:00Z" w16du:dateUtc="2024-12-11T06:05:00Z"/>
                <w:rFonts w:ascii="Calibri" w:hAnsi="Calibri" w:cs="Calibri"/>
                <w:sz w:val="20"/>
                <w:szCs w:val="20"/>
              </w:rPr>
            </w:pPr>
            <w:r w:rsidRPr="009E461C">
              <w:rPr>
                <w:rFonts w:ascii="Calibri" w:hAnsi="Calibri" w:cs="Calibri"/>
                <w:sz w:val="20"/>
                <w:szCs w:val="20"/>
              </w:rPr>
              <w:t>Updated DDH 6 &amp; 7 to use &lt;EndorsementClause&gt;  instead of &lt;HasDriverAgeRestrictions&gt; for text logic.</w:t>
            </w:r>
          </w:p>
          <w:p w14:paraId="09D973B9" w14:textId="77777777" w:rsidR="0014761B" w:rsidRPr="009E461C" w:rsidRDefault="00307688" w:rsidP="0014761B">
            <w:pPr>
              <w:pStyle w:val="ListParagraph"/>
              <w:numPr>
                <w:ilvl w:val="0"/>
                <w:numId w:val="192"/>
              </w:numPr>
              <w:adjustRightInd w:val="0"/>
              <w:rPr>
                <w:rFonts w:ascii="Calibri" w:hAnsi="Calibri" w:cs="Calibri"/>
                <w:sz w:val="20"/>
                <w:szCs w:val="20"/>
              </w:rPr>
            </w:pPr>
            <w:r w:rsidRPr="009E461C">
              <w:rPr>
                <w:rFonts w:ascii="Calibri" w:hAnsi="Calibri" w:cs="Calibri"/>
                <w:sz w:val="20"/>
                <w:szCs w:val="20"/>
              </w:rPr>
              <w:t xml:space="preserve">Updated WTE 4 </w:t>
            </w:r>
            <w:r w:rsidR="0014761B" w:rsidRPr="009E461C">
              <w:rPr>
                <w:rFonts w:ascii="Calibri" w:hAnsi="Calibri" w:cs="Calibri"/>
                <w:sz w:val="20"/>
                <w:szCs w:val="20"/>
              </w:rPr>
              <w:t>hardcoded link to &lt;BrandVunerableURL&gt;</w:t>
            </w:r>
          </w:p>
          <w:p w14:paraId="45424874" w14:textId="7639327B" w:rsidR="00307688" w:rsidRPr="009E461C" w:rsidDel="009E461C" w:rsidRDefault="00307688">
            <w:pPr>
              <w:pStyle w:val="ListParagraph"/>
              <w:numPr>
                <w:ilvl w:val="0"/>
                <w:numId w:val="0"/>
              </w:numPr>
              <w:adjustRightInd w:val="0"/>
              <w:ind w:left="720"/>
              <w:rPr>
                <w:ins w:id="677" w:author="Sam Sehgal (EXT Idiom)" w:date="2024-12-11T17:05:00Z" w16du:dateUtc="2024-12-11T06:05:00Z"/>
                <w:del w:id="678" w:author="Sue Simnor (EXT Idiom)" w:date="2025-03-11T13:56:00Z" w16du:dateUtc="2025-03-11T02:56:00Z"/>
                <w:rFonts w:ascii="Calibri" w:hAnsi="Calibri" w:cs="Calibri"/>
                <w:sz w:val="20"/>
                <w:szCs w:val="20"/>
              </w:rPr>
              <w:pPrChange w:id="679" w:author="Sam Sehgal (EXT Idiom)" w:date="2024-12-11T17:05:00Z" w16du:dateUtc="2024-12-11T06:05:00Z">
                <w:pPr>
                  <w:pStyle w:val="ListParagraph"/>
                  <w:numPr>
                    <w:numId w:val="192"/>
                  </w:numPr>
                  <w:adjustRightInd w:val="0"/>
                </w:pPr>
              </w:pPrChange>
            </w:pPr>
          </w:p>
          <w:p w14:paraId="5AE0941A" w14:textId="4B12BDC8" w:rsidR="00307688" w:rsidRPr="009E461C" w:rsidRDefault="00307688">
            <w:pPr>
              <w:adjustRightInd w:val="0"/>
              <w:rPr>
                <w:rFonts w:ascii="Calibri" w:hAnsi="Calibri" w:cs="Calibri"/>
                <w:sz w:val="20"/>
                <w:szCs w:val="20"/>
                <w:rPrChange w:id="680" w:author="Sue Simnor (EXT Idiom)" w:date="2025-03-11T13:56:00Z" w16du:dateUtc="2025-03-11T02:56:00Z">
                  <w:rPr/>
                </w:rPrChange>
              </w:rPr>
              <w:pPrChange w:id="681" w:author="Sue Simnor (EXT Idiom)" w:date="2025-03-11T13:56:00Z" w16du:dateUtc="2025-03-11T02:56:00Z">
                <w:pPr>
                  <w:pStyle w:val="ListParagraph"/>
                  <w:numPr>
                    <w:numId w:val="192"/>
                  </w:numPr>
                  <w:adjustRightInd w:val="0"/>
                </w:pPr>
              </w:pPrChange>
            </w:pPr>
          </w:p>
        </w:tc>
      </w:tr>
      <w:tr w:rsidR="0019381D" w:rsidRPr="00BF7E32" w14:paraId="32BB73C9" w14:textId="77777777" w:rsidTr="006D67E7">
        <w:trPr>
          <w:trHeight w:val="1433"/>
        </w:trPr>
        <w:tc>
          <w:tcPr>
            <w:tcW w:w="1418" w:type="dxa"/>
          </w:tcPr>
          <w:p w14:paraId="06BD1288" w14:textId="68C22432" w:rsidR="0019381D" w:rsidRPr="00B10F14" w:rsidRDefault="0019381D" w:rsidP="000E1A6F">
            <w:pPr>
              <w:rPr>
                <w:rFonts w:asciiTheme="minorHAnsi" w:hAnsiTheme="minorHAnsi" w:cstheme="minorHAnsi"/>
                <w:color w:val="262626" w:themeColor="text1" w:themeTint="D9"/>
                <w:sz w:val="20"/>
                <w:szCs w:val="20"/>
              </w:rPr>
            </w:pPr>
            <w:r w:rsidRPr="00B10F14">
              <w:rPr>
                <w:rFonts w:asciiTheme="minorHAnsi" w:hAnsiTheme="minorHAnsi" w:cstheme="minorHAnsi"/>
                <w:color w:val="262626" w:themeColor="text1" w:themeTint="D9"/>
                <w:sz w:val="20"/>
                <w:szCs w:val="20"/>
              </w:rPr>
              <w:lastRenderedPageBreak/>
              <w:t>19/12/2024</w:t>
            </w:r>
          </w:p>
        </w:tc>
        <w:tc>
          <w:tcPr>
            <w:tcW w:w="1129" w:type="dxa"/>
          </w:tcPr>
          <w:p w14:paraId="1E7C9E0F" w14:textId="43F4473A" w:rsidR="0019381D" w:rsidRPr="00B10F14" w:rsidRDefault="0019381D" w:rsidP="000E1A6F">
            <w:pPr>
              <w:rPr>
                <w:rFonts w:asciiTheme="minorHAnsi" w:hAnsiTheme="minorHAnsi" w:cstheme="minorHAnsi"/>
                <w:color w:val="262626" w:themeColor="text1" w:themeTint="D9"/>
                <w:sz w:val="20"/>
                <w:szCs w:val="20"/>
              </w:rPr>
            </w:pPr>
            <w:r w:rsidRPr="00B10F14">
              <w:rPr>
                <w:rFonts w:asciiTheme="minorHAnsi" w:hAnsiTheme="minorHAnsi" w:cstheme="minorHAnsi"/>
                <w:color w:val="262626" w:themeColor="text1" w:themeTint="D9"/>
                <w:sz w:val="20"/>
                <w:szCs w:val="20"/>
              </w:rPr>
              <w:t>7.17</w:t>
            </w:r>
          </w:p>
        </w:tc>
        <w:tc>
          <w:tcPr>
            <w:tcW w:w="1701" w:type="dxa"/>
          </w:tcPr>
          <w:p w14:paraId="2DC87733" w14:textId="0CA7ACC0" w:rsidR="0019381D" w:rsidRPr="00B10F14" w:rsidRDefault="0019381D" w:rsidP="000E1A6F">
            <w:pPr>
              <w:rPr>
                <w:rFonts w:ascii="Calibri" w:hAnsi="Calibri" w:cs="Calibri"/>
                <w:sz w:val="20"/>
                <w:szCs w:val="20"/>
              </w:rPr>
            </w:pPr>
            <w:r w:rsidRPr="00B10F14">
              <w:rPr>
                <w:rFonts w:ascii="Calibri" w:hAnsi="Calibri" w:cs="Calibri"/>
                <w:sz w:val="20"/>
                <w:szCs w:val="20"/>
              </w:rPr>
              <w:t>Sam Sehgal</w:t>
            </w:r>
          </w:p>
        </w:tc>
        <w:tc>
          <w:tcPr>
            <w:tcW w:w="4767" w:type="dxa"/>
          </w:tcPr>
          <w:p w14:paraId="47F351EE" w14:textId="610C0533" w:rsidR="00041542" w:rsidRPr="00B10F14" w:rsidRDefault="00041542" w:rsidP="00041542">
            <w:pPr>
              <w:pStyle w:val="ListParagraph"/>
              <w:numPr>
                <w:ilvl w:val="0"/>
                <w:numId w:val="192"/>
              </w:numPr>
              <w:adjustRightInd w:val="0"/>
              <w:rPr>
                <w:rFonts w:ascii="Calibri" w:hAnsi="Calibri" w:cs="Calibri"/>
                <w:sz w:val="20"/>
                <w:szCs w:val="20"/>
              </w:rPr>
            </w:pPr>
            <w:r w:rsidRPr="00B10F14">
              <w:rPr>
                <w:rFonts w:ascii="Calibri" w:hAnsi="Calibri" w:cs="Calibri"/>
                <w:sz w:val="20"/>
                <w:szCs w:val="20"/>
              </w:rPr>
              <w:t>Incorporated all DD feedback for Migration and some cosmetic changes to certain sections of FSD. Updated sections AYP 8 V1, V2, V3, V4, V8, V10, V11,V12,V14.</w:t>
            </w:r>
          </w:p>
          <w:p w14:paraId="3D677CD2" w14:textId="2D422F82" w:rsidR="00041542" w:rsidRPr="00B10F14" w:rsidRDefault="00041542" w:rsidP="00041542">
            <w:pPr>
              <w:pStyle w:val="ListParagraph"/>
              <w:numPr>
                <w:ilvl w:val="0"/>
                <w:numId w:val="192"/>
              </w:numPr>
              <w:adjustRightInd w:val="0"/>
              <w:rPr>
                <w:rFonts w:ascii="Calibri" w:hAnsi="Calibri" w:cs="Calibri"/>
                <w:sz w:val="20"/>
                <w:szCs w:val="20"/>
                <w:rPrChange w:id="682" w:author="Sam Sehgal (EXT Idiom)" w:date="2025-04-17T14:20:00Z" w16du:dateUtc="2025-04-17T04:20:00Z">
                  <w:rPr/>
                </w:rPrChange>
              </w:rPr>
            </w:pPr>
            <w:r w:rsidRPr="00B10F14">
              <w:rPr>
                <w:rFonts w:ascii="Calibri" w:hAnsi="Calibri" w:cs="Calibri"/>
                <w:sz w:val="20"/>
                <w:szCs w:val="20"/>
              </w:rPr>
              <w:t>AYP 9-1,9-2,9-3</w:t>
            </w:r>
          </w:p>
          <w:p w14:paraId="2DAE3A79" w14:textId="23658865" w:rsidR="00041542" w:rsidRPr="00B10F14" w:rsidRDefault="00041542" w:rsidP="00041542">
            <w:pPr>
              <w:pStyle w:val="ListParagraph"/>
              <w:numPr>
                <w:ilvl w:val="0"/>
                <w:numId w:val="192"/>
              </w:numPr>
              <w:adjustRightInd w:val="0"/>
              <w:rPr>
                <w:rFonts w:ascii="Calibri" w:hAnsi="Calibri" w:cs="Calibri"/>
                <w:sz w:val="20"/>
                <w:szCs w:val="20"/>
                <w:rPrChange w:id="683" w:author="Sam Sehgal (EXT Idiom)" w:date="2025-04-17T14:20:00Z" w16du:dateUtc="2025-04-17T04:20:00Z">
                  <w:rPr/>
                </w:rPrChange>
              </w:rPr>
            </w:pPr>
            <w:r w:rsidRPr="00B10F14">
              <w:rPr>
                <w:rFonts w:ascii="Calibri" w:hAnsi="Calibri" w:cs="Calibri"/>
                <w:sz w:val="20"/>
                <w:szCs w:val="20"/>
              </w:rPr>
              <w:t>AYM 8, 9</w:t>
            </w:r>
          </w:p>
          <w:p w14:paraId="53071FE2" w14:textId="40145526" w:rsidR="00041542" w:rsidRPr="00B10F14" w:rsidRDefault="00041542" w:rsidP="00041542">
            <w:pPr>
              <w:pStyle w:val="ListParagraph"/>
              <w:numPr>
                <w:ilvl w:val="0"/>
                <w:numId w:val="192"/>
              </w:numPr>
              <w:adjustRightInd w:val="0"/>
              <w:rPr>
                <w:rFonts w:ascii="Calibri" w:hAnsi="Calibri" w:cs="Calibri"/>
                <w:sz w:val="20"/>
                <w:szCs w:val="20"/>
                <w:rPrChange w:id="684" w:author="Sam Sehgal (EXT Idiom)" w:date="2025-04-17T14:20:00Z" w16du:dateUtc="2025-04-17T04:20:00Z">
                  <w:rPr/>
                </w:rPrChange>
              </w:rPr>
            </w:pPr>
            <w:r w:rsidRPr="00B10F14">
              <w:rPr>
                <w:rFonts w:ascii="Calibri" w:hAnsi="Calibri" w:cs="Calibri"/>
                <w:sz w:val="20"/>
                <w:szCs w:val="20"/>
              </w:rPr>
              <w:t>YB 6</w:t>
            </w:r>
          </w:p>
          <w:p w14:paraId="453E7564" w14:textId="3AEA58F8" w:rsidR="00041542" w:rsidRPr="00B10F14" w:rsidRDefault="00041542" w:rsidP="00041542">
            <w:pPr>
              <w:pStyle w:val="ListParagraph"/>
              <w:numPr>
                <w:ilvl w:val="0"/>
                <w:numId w:val="192"/>
              </w:numPr>
              <w:adjustRightInd w:val="0"/>
              <w:rPr>
                <w:rFonts w:ascii="Calibri" w:hAnsi="Calibri" w:cs="Calibri"/>
                <w:sz w:val="20"/>
                <w:szCs w:val="20"/>
                <w:rPrChange w:id="685" w:author="Sam Sehgal (EXT Idiom)" w:date="2025-04-17T14:20:00Z" w16du:dateUtc="2025-04-17T04:20:00Z">
                  <w:rPr/>
                </w:rPrChange>
              </w:rPr>
            </w:pPr>
            <w:r w:rsidRPr="00B10F14">
              <w:rPr>
                <w:rFonts w:ascii="Calibri" w:hAnsi="Calibri" w:cs="Calibri"/>
                <w:sz w:val="20"/>
                <w:szCs w:val="20"/>
              </w:rPr>
              <w:t>DDH 13, 15, 19, 23, 24,2</w:t>
            </w:r>
          </w:p>
          <w:p w14:paraId="7E919985" w14:textId="082A451D" w:rsidR="0019381D" w:rsidRPr="00B10F14" w:rsidRDefault="00041542" w:rsidP="00041542">
            <w:pPr>
              <w:pStyle w:val="ListParagraph"/>
              <w:numPr>
                <w:ilvl w:val="0"/>
                <w:numId w:val="192"/>
              </w:numPr>
              <w:adjustRightInd w:val="0"/>
              <w:rPr>
                <w:rFonts w:ascii="Calibri" w:hAnsi="Calibri" w:cs="Calibri"/>
                <w:sz w:val="20"/>
                <w:szCs w:val="20"/>
              </w:rPr>
            </w:pPr>
            <w:r w:rsidRPr="00B10F14">
              <w:rPr>
                <w:rFonts w:ascii="Calibri" w:hAnsi="Calibri" w:cs="Calibri"/>
                <w:sz w:val="20"/>
                <w:szCs w:val="20"/>
              </w:rPr>
              <w:t>PS7 V2, YPS 11, YPM 5, CDC 2</w:t>
            </w:r>
          </w:p>
        </w:tc>
      </w:tr>
      <w:tr w:rsidR="00A34273" w:rsidRPr="00BF7E32" w14:paraId="399A144A" w14:textId="77777777" w:rsidTr="006D67E7">
        <w:trPr>
          <w:trHeight w:val="1433"/>
        </w:trPr>
        <w:tc>
          <w:tcPr>
            <w:tcW w:w="1418" w:type="dxa"/>
          </w:tcPr>
          <w:p w14:paraId="458555B1" w14:textId="706B245C" w:rsidR="00A34273" w:rsidRPr="00B10F14" w:rsidRDefault="00DB5520" w:rsidP="000E1A6F">
            <w:pPr>
              <w:rPr>
                <w:rFonts w:asciiTheme="minorHAnsi" w:hAnsiTheme="minorHAnsi" w:cstheme="minorHAnsi"/>
                <w:color w:val="262626" w:themeColor="text1" w:themeTint="D9"/>
                <w:sz w:val="20"/>
                <w:szCs w:val="20"/>
                <w:rPrChange w:id="686" w:author="Sam Sehgal (EXT Idiom)" w:date="2025-04-17T14:20:00Z" w16du:dateUtc="2025-04-17T04:20:00Z">
                  <w:rPr>
                    <w:rFonts w:asciiTheme="minorHAnsi" w:hAnsiTheme="minorHAnsi" w:cstheme="minorHAnsi"/>
                    <w:color w:val="262626" w:themeColor="text1" w:themeTint="D9"/>
                    <w:sz w:val="20"/>
                    <w:szCs w:val="20"/>
                    <w:highlight w:val="green"/>
                  </w:rPr>
                </w:rPrChange>
              </w:rPr>
            </w:pPr>
            <w:r w:rsidRPr="00B10F14">
              <w:rPr>
                <w:rFonts w:asciiTheme="minorHAnsi" w:hAnsiTheme="minorHAnsi" w:cstheme="minorHAnsi"/>
                <w:color w:val="262626" w:themeColor="text1" w:themeTint="D9"/>
                <w:sz w:val="20"/>
                <w:szCs w:val="20"/>
                <w:rPrChange w:id="687" w:author="Sam Sehgal (EXT Idiom)" w:date="2025-04-17T14:20:00Z" w16du:dateUtc="2025-04-17T04:20:00Z">
                  <w:rPr>
                    <w:rFonts w:asciiTheme="minorHAnsi" w:hAnsiTheme="minorHAnsi" w:cstheme="minorHAnsi"/>
                    <w:color w:val="262626" w:themeColor="text1" w:themeTint="D9"/>
                    <w:sz w:val="20"/>
                    <w:szCs w:val="20"/>
                    <w:highlight w:val="green"/>
                  </w:rPr>
                </w:rPrChange>
              </w:rPr>
              <w:t>30/01/2025</w:t>
            </w:r>
          </w:p>
        </w:tc>
        <w:tc>
          <w:tcPr>
            <w:tcW w:w="1129" w:type="dxa"/>
          </w:tcPr>
          <w:p w14:paraId="27353082" w14:textId="576F0346" w:rsidR="00A34273" w:rsidRPr="00B10F14" w:rsidRDefault="00DB5520" w:rsidP="000E1A6F">
            <w:pPr>
              <w:rPr>
                <w:rFonts w:asciiTheme="minorHAnsi" w:hAnsiTheme="minorHAnsi" w:cstheme="minorHAnsi"/>
                <w:color w:val="262626" w:themeColor="text1" w:themeTint="D9"/>
                <w:sz w:val="20"/>
                <w:szCs w:val="20"/>
                <w:rPrChange w:id="688" w:author="Sam Sehgal (EXT Idiom)" w:date="2025-04-17T14:20:00Z" w16du:dateUtc="2025-04-17T04:20:00Z">
                  <w:rPr>
                    <w:rFonts w:asciiTheme="minorHAnsi" w:hAnsiTheme="minorHAnsi" w:cstheme="minorHAnsi"/>
                    <w:color w:val="262626" w:themeColor="text1" w:themeTint="D9"/>
                    <w:sz w:val="20"/>
                    <w:szCs w:val="20"/>
                    <w:highlight w:val="green"/>
                  </w:rPr>
                </w:rPrChange>
              </w:rPr>
            </w:pPr>
            <w:r w:rsidRPr="00B10F14">
              <w:rPr>
                <w:rFonts w:asciiTheme="minorHAnsi" w:hAnsiTheme="minorHAnsi" w:cstheme="minorHAnsi"/>
                <w:color w:val="262626" w:themeColor="text1" w:themeTint="D9"/>
                <w:sz w:val="20"/>
                <w:szCs w:val="20"/>
                <w:rPrChange w:id="689" w:author="Sam Sehgal (EXT Idiom)" w:date="2025-04-17T14:20:00Z" w16du:dateUtc="2025-04-17T04:20:00Z">
                  <w:rPr>
                    <w:rFonts w:asciiTheme="minorHAnsi" w:hAnsiTheme="minorHAnsi" w:cstheme="minorHAnsi"/>
                    <w:color w:val="262626" w:themeColor="text1" w:themeTint="D9"/>
                    <w:sz w:val="20"/>
                    <w:szCs w:val="20"/>
                    <w:highlight w:val="green"/>
                  </w:rPr>
                </w:rPrChange>
              </w:rPr>
              <w:t>7.18</w:t>
            </w:r>
          </w:p>
        </w:tc>
        <w:tc>
          <w:tcPr>
            <w:tcW w:w="1701" w:type="dxa"/>
          </w:tcPr>
          <w:p w14:paraId="3E92B076" w14:textId="6F2B79E7" w:rsidR="00A34273" w:rsidRPr="00B10F14" w:rsidRDefault="00DB5520" w:rsidP="000E1A6F">
            <w:pPr>
              <w:rPr>
                <w:rFonts w:ascii="Calibri" w:hAnsi="Calibri" w:cs="Calibri"/>
                <w:sz w:val="20"/>
                <w:szCs w:val="20"/>
                <w:rPrChange w:id="690" w:author="Sam Sehgal (EXT Idiom)" w:date="2025-04-17T14:20:00Z" w16du:dateUtc="2025-04-17T04:20:00Z">
                  <w:rPr>
                    <w:rFonts w:ascii="Calibri" w:hAnsi="Calibri" w:cs="Calibri"/>
                    <w:sz w:val="20"/>
                    <w:szCs w:val="20"/>
                    <w:highlight w:val="green"/>
                  </w:rPr>
                </w:rPrChange>
              </w:rPr>
            </w:pPr>
            <w:r w:rsidRPr="00B10F14">
              <w:rPr>
                <w:rFonts w:ascii="Calibri" w:hAnsi="Calibri" w:cs="Calibri"/>
                <w:sz w:val="20"/>
                <w:szCs w:val="20"/>
                <w:rPrChange w:id="691" w:author="Sam Sehgal (EXT Idiom)" w:date="2025-04-17T14:20:00Z" w16du:dateUtc="2025-04-17T04:20:00Z">
                  <w:rPr>
                    <w:rFonts w:ascii="Calibri" w:hAnsi="Calibri" w:cs="Calibri"/>
                    <w:sz w:val="20"/>
                    <w:szCs w:val="20"/>
                    <w:highlight w:val="green"/>
                  </w:rPr>
                </w:rPrChange>
              </w:rPr>
              <w:t>Sam Sehgal</w:t>
            </w:r>
          </w:p>
        </w:tc>
        <w:tc>
          <w:tcPr>
            <w:tcW w:w="4767" w:type="dxa"/>
          </w:tcPr>
          <w:p w14:paraId="5C212E34" w14:textId="77777777" w:rsidR="00A34273" w:rsidRPr="00B10F14" w:rsidRDefault="00DB5520" w:rsidP="00041542">
            <w:pPr>
              <w:pStyle w:val="ListParagraph"/>
              <w:numPr>
                <w:ilvl w:val="0"/>
                <w:numId w:val="192"/>
              </w:numPr>
              <w:adjustRightInd w:val="0"/>
              <w:rPr>
                <w:rFonts w:ascii="Calibri" w:hAnsi="Calibri" w:cs="Calibri"/>
                <w:sz w:val="20"/>
                <w:szCs w:val="20"/>
                <w:rPrChange w:id="692" w:author="Sam Sehgal (EXT Idiom)" w:date="2025-04-17T14:20:00Z" w16du:dateUtc="2025-04-17T04:20:00Z">
                  <w:rPr>
                    <w:rFonts w:ascii="Calibri" w:hAnsi="Calibri" w:cs="Calibri"/>
                    <w:sz w:val="20"/>
                    <w:szCs w:val="20"/>
                    <w:highlight w:val="cyan"/>
                  </w:rPr>
                </w:rPrChange>
              </w:rPr>
            </w:pPr>
            <w:r w:rsidRPr="00B10F14">
              <w:rPr>
                <w:rFonts w:ascii="Calibri" w:hAnsi="Calibri" w:cs="Calibri"/>
                <w:sz w:val="20"/>
                <w:szCs w:val="20"/>
                <w:rPrChange w:id="693" w:author="Sam Sehgal (EXT Idiom)" w:date="2025-04-17T14:20:00Z" w16du:dateUtc="2025-04-17T04:20:00Z">
                  <w:rPr>
                    <w:rFonts w:ascii="Calibri" w:hAnsi="Calibri" w:cs="Calibri"/>
                    <w:sz w:val="20"/>
                    <w:szCs w:val="20"/>
                    <w:highlight w:val="green"/>
                  </w:rPr>
                </w:rPrChange>
              </w:rPr>
              <w:t>Updated Cost Breakdown CB10-15 with new EO field and logic</w:t>
            </w:r>
          </w:p>
          <w:p w14:paraId="1C88726A" w14:textId="50D744F3" w:rsidR="00104F6B" w:rsidRPr="00B10F14" w:rsidRDefault="00104F6B" w:rsidP="00041542">
            <w:pPr>
              <w:pStyle w:val="ListParagraph"/>
              <w:numPr>
                <w:ilvl w:val="0"/>
                <w:numId w:val="192"/>
              </w:numPr>
              <w:adjustRightInd w:val="0"/>
              <w:rPr>
                <w:rFonts w:ascii="Calibri" w:hAnsi="Calibri" w:cs="Calibri"/>
                <w:sz w:val="20"/>
                <w:szCs w:val="20"/>
                <w:rPrChange w:id="694" w:author="Sam Sehgal (EXT Idiom)" w:date="2025-04-17T14:20:00Z" w16du:dateUtc="2025-04-17T04:20:00Z">
                  <w:rPr>
                    <w:rFonts w:ascii="Calibri" w:hAnsi="Calibri" w:cs="Calibri"/>
                    <w:sz w:val="20"/>
                    <w:szCs w:val="20"/>
                    <w:highlight w:val="green"/>
                  </w:rPr>
                </w:rPrChange>
              </w:rPr>
            </w:pPr>
            <w:r w:rsidRPr="00B10F14">
              <w:rPr>
                <w:rFonts w:ascii="Calibri" w:hAnsi="Calibri" w:cs="Calibri"/>
                <w:sz w:val="20"/>
                <w:szCs w:val="20"/>
                <w:rPrChange w:id="695" w:author="Sam Sehgal (EXT Idiom)" w:date="2025-04-17T14:20:00Z" w16du:dateUtc="2025-04-17T04:20:00Z">
                  <w:rPr>
                    <w:rFonts w:ascii="Calibri" w:hAnsi="Calibri" w:cs="Calibri"/>
                    <w:sz w:val="20"/>
                    <w:szCs w:val="20"/>
                    <w:highlight w:val="cyan"/>
                  </w:rPr>
                </w:rPrChange>
              </w:rPr>
              <w:t xml:space="preserve">Updated previous term logic under </w:t>
            </w:r>
            <w:r w:rsidRPr="00B10F14">
              <w:rPr>
                <w:rFonts w:ascii="Calibri" w:hAnsi="Calibri" w:cs="Calibri"/>
                <w:sz w:val="20"/>
                <w:szCs w:val="20"/>
              </w:rPr>
              <w:t>CB9, CB11, CB13, CB15.</w:t>
            </w:r>
          </w:p>
        </w:tc>
      </w:tr>
      <w:tr w:rsidR="003F1321" w:rsidRPr="00BF7E32" w14:paraId="5E48E35A" w14:textId="77777777" w:rsidTr="00624F32">
        <w:trPr>
          <w:trHeight w:val="958"/>
          <w:trPrChange w:id="696" w:author="Sue Simnor (EXT Idiom)" w:date="2025-03-11T13:21:00Z" w16du:dateUtc="2025-03-11T02:21:00Z">
            <w:trPr>
              <w:trHeight w:val="1433"/>
            </w:trPr>
          </w:trPrChange>
        </w:trPr>
        <w:tc>
          <w:tcPr>
            <w:tcW w:w="1418" w:type="dxa"/>
            <w:tcPrChange w:id="697" w:author="Sue Simnor (EXT Idiom)" w:date="2025-03-11T13:21:00Z" w16du:dateUtc="2025-03-11T02:21:00Z">
              <w:tcPr>
                <w:tcW w:w="1418" w:type="dxa"/>
                <w:gridSpan w:val="4"/>
              </w:tcPr>
            </w:tcPrChange>
          </w:tcPr>
          <w:p w14:paraId="43B0C601" w14:textId="28C36019" w:rsidR="003F1321" w:rsidRPr="00B10F14" w:rsidRDefault="003F1321" w:rsidP="000E1A6F">
            <w:pPr>
              <w:rPr>
                <w:rFonts w:asciiTheme="minorHAnsi" w:hAnsiTheme="minorHAnsi" w:cstheme="minorHAnsi"/>
                <w:color w:val="262626" w:themeColor="text1" w:themeTint="D9"/>
                <w:sz w:val="20"/>
                <w:szCs w:val="20"/>
                <w:rPrChange w:id="698" w:author="Sam Sehgal (EXT Idiom)" w:date="2025-04-17T14:20:00Z" w16du:dateUtc="2025-04-17T04:20:00Z">
                  <w:rPr>
                    <w:rFonts w:asciiTheme="minorHAnsi" w:hAnsiTheme="minorHAnsi" w:cstheme="minorHAnsi"/>
                    <w:color w:val="262626" w:themeColor="text1" w:themeTint="D9"/>
                    <w:sz w:val="20"/>
                    <w:szCs w:val="20"/>
                    <w:highlight w:val="cyan"/>
                  </w:rPr>
                </w:rPrChange>
              </w:rPr>
            </w:pPr>
            <w:r w:rsidRPr="00B10F14">
              <w:rPr>
                <w:rFonts w:asciiTheme="minorHAnsi" w:hAnsiTheme="minorHAnsi" w:cstheme="minorHAnsi"/>
                <w:color w:val="262626" w:themeColor="text1" w:themeTint="D9"/>
                <w:sz w:val="20"/>
                <w:szCs w:val="20"/>
                <w:rPrChange w:id="699" w:author="Sam Sehgal (EXT Idiom)" w:date="2025-04-17T14:20:00Z" w16du:dateUtc="2025-04-17T04:20:00Z">
                  <w:rPr>
                    <w:rFonts w:asciiTheme="minorHAnsi" w:hAnsiTheme="minorHAnsi" w:cstheme="minorHAnsi"/>
                    <w:color w:val="262626" w:themeColor="text1" w:themeTint="D9"/>
                    <w:sz w:val="20"/>
                    <w:szCs w:val="20"/>
                    <w:highlight w:val="cyan"/>
                  </w:rPr>
                </w:rPrChange>
              </w:rPr>
              <w:t>11/3/2025</w:t>
            </w:r>
          </w:p>
        </w:tc>
        <w:tc>
          <w:tcPr>
            <w:tcW w:w="1129" w:type="dxa"/>
            <w:tcPrChange w:id="700" w:author="Sue Simnor (EXT Idiom)" w:date="2025-03-11T13:21:00Z" w16du:dateUtc="2025-03-11T02:21:00Z">
              <w:tcPr>
                <w:tcW w:w="1129" w:type="dxa"/>
                <w:gridSpan w:val="2"/>
              </w:tcPr>
            </w:tcPrChange>
          </w:tcPr>
          <w:p w14:paraId="6FA90042" w14:textId="13F7C7A4" w:rsidR="003F1321" w:rsidRPr="00B10F14" w:rsidRDefault="003F1321" w:rsidP="000E1A6F">
            <w:pPr>
              <w:rPr>
                <w:rFonts w:asciiTheme="minorHAnsi" w:hAnsiTheme="minorHAnsi" w:cstheme="minorHAnsi"/>
                <w:color w:val="262626" w:themeColor="text1" w:themeTint="D9"/>
                <w:sz w:val="20"/>
                <w:szCs w:val="20"/>
                <w:rPrChange w:id="701" w:author="Sam Sehgal (EXT Idiom)" w:date="2025-04-17T14:20:00Z" w16du:dateUtc="2025-04-17T04:20:00Z">
                  <w:rPr>
                    <w:rFonts w:asciiTheme="minorHAnsi" w:hAnsiTheme="minorHAnsi" w:cstheme="minorHAnsi"/>
                    <w:color w:val="262626" w:themeColor="text1" w:themeTint="D9"/>
                    <w:sz w:val="20"/>
                    <w:szCs w:val="20"/>
                    <w:highlight w:val="cyan"/>
                  </w:rPr>
                </w:rPrChange>
              </w:rPr>
            </w:pPr>
            <w:r w:rsidRPr="00B10F14">
              <w:rPr>
                <w:rFonts w:asciiTheme="minorHAnsi" w:hAnsiTheme="minorHAnsi" w:cstheme="minorHAnsi"/>
                <w:color w:val="262626" w:themeColor="text1" w:themeTint="D9"/>
                <w:sz w:val="20"/>
                <w:szCs w:val="20"/>
                <w:rPrChange w:id="702" w:author="Sam Sehgal (EXT Idiom)" w:date="2025-04-17T14:20:00Z" w16du:dateUtc="2025-04-17T04:20:00Z">
                  <w:rPr>
                    <w:rFonts w:asciiTheme="minorHAnsi" w:hAnsiTheme="minorHAnsi" w:cstheme="minorHAnsi"/>
                    <w:color w:val="262626" w:themeColor="text1" w:themeTint="D9"/>
                    <w:sz w:val="20"/>
                    <w:szCs w:val="20"/>
                    <w:highlight w:val="cyan"/>
                  </w:rPr>
                </w:rPrChange>
              </w:rPr>
              <w:t>7.19</w:t>
            </w:r>
          </w:p>
        </w:tc>
        <w:tc>
          <w:tcPr>
            <w:tcW w:w="1701" w:type="dxa"/>
            <w:tcPrChange w:id="703" w:author="Sue Simnor (EXT Idiom)" w:date="2025-03-11T13:21:00Z" w16du:dateUtc="2025-03-11T02:21:00Z">
              <w:tcPr>
                <w:tcW w:w="1701" w:type="dxa"/>
              </w:tcPr>
            </w:tcPrChange>
          </w:tcPr>
          <w:p w14:paraId="417BD365" w14:textId="266E47CE" w:rsidR="003F1321" w:rsidRPr="00B10F14" w:rsidRDefault="003F1321" w:rsidP="000E1A6F">
            <w:pPr>
              <w:rPr>
                <w:rFonts w:ascii="Calibri" w:hAnsi="Calibri" w:cs="Calibri"/>
                <w:sz w:val="20"/>
                <w:szCs w:val="20"/>
                <w:rPrChange w:id="704" w:author="Sam Sehgal (EXT Idiom)" w:date="2025-04-17T14:20:00Z" w16du:dateUtc="2025-04-17T04:20:00Z">
                  <w:rPr>
                    <w:rFonts w:ascii="Calibri" w:hAnsi="Calibri" w:cs="Calibri"/>
                    <w:sz w:val="20"/>
                    <w:szCs w:val="20"/>
                    <w:highlight w:val="cyan"/>
                  </w:rPr>
                </w:rPrChange>
              </w:rPr>
            </w:pPr>
            <w:r w:rsidRPr="00B10F14">
              <w:rPr>
                <w:rFonts w:ascii="Calibri" w:hAnsi="Calibri" w:cs="Calibri"/>
                <w:sz w:val="20"/>
                <w:szCs w:val="20"/>
                <w:rPrChange w:id="705" w:author="Sam Sehgal (EXT Idiom)" w:date="2025-04-17T14:20:00Z" w16du:dateUtc="2025-04-17T04:20:00Z">
                  <w:rPr>
                    <w:rFonts w:ascii="Calibri" w:hAnsi="Calibri" w:cs="Calibri"/>
                    <w:sz w:val="20"/>
                    <w:szCs w:val="20"/>
                    <w:highlight w:val="cyan"/>
                  </w:rPr>
                </w:rPrChange>
              </w:rPr>
              <w:t>Sue Simnor</w:t>
            </w:r>
          </w:p>
        </w:tc>
        <w:tc>
          <w:tcPr>
            <w:tcW w:w="4767" w:type="dxa"/>
            <w:tcPrChange w:id="706" w:author="Sue Simnor (EXT Idiom)" w:date="2025-03-11T13:21:00Z" w16du:dateUtc="2025-03-11T02:21:00Z">
              <w:tcPr>
                <w:tcW w:w="4767" w:type="dxa"/>
                <w:gridSpan w:val="2"/>
              </w:tcPr>
            </w:tcPrChange>
          </w:tcPr>
          <w:p w14:paraId="575FC05B" w14:textId="77777777" w:rsidR="003F1321" w:rsidRPr="00B10F14" w:rsidRDefault="00EF3ACE" w:rsidP="00133705">
            <w:pPr>
              <w:adjustRightInd w:val="0"/>
              <w:rPr>
                <w:rFonts w:ascii="Calibri" w:hAnsi="Calibri" w:cs="Calibri"/>
                <w:sz w:val="20"/>
                <w:szCs w:val="20"/>
                <w:rPrChange w:id="707" w:author="Sam Sehgal (EXT Idiom)" w:date="2025-04-17T14:20:00Z" w16du:dateUtc="2025-04-17T04:20:00Z">
                  <w:rPr>
                    <w:rFonts w:ascii="Calibri" w:hAnsi="Calibri" w:cs="Calibri"/>
                    <w:sz w:val="20"/>
                    <w:szCs w:val="20"/>
                    <w:highlight w:val="yellow"/>
                  </w:rPr>
                </w:rPrChange>
              </w:rPr>
            </w:pPr>
            <w:r w:rsidRPr="00B10F14">
              <w:rPr>
                <w:rFonts w:ascii="Calibri" w:hAnsi="Calibri" w:cs="Calibri"/>
                <w:sz w:val="20"/>
                <w:szCs w:val="20"/>
                <w:rPrChange w:id="708" w:author="Sam Sehgal (EXT Idiom)" w:date="2025-04-17T14:20:00Z" w16du:dateUtc="2025-04-17T04:20:00Z">
                  <w:rPr>
                    <w:rFonts w:ascii="Calibri" w:hAnsi="Calibri" w:cs="Calibri"/>
                    <w:sz w:val="20"/>
                    <w:szCs w:val="20"/>
                    <w:highlight w:val="yellow"/>
                  </w:rPr>
                </w:rPrChange>
              </w:rPr>
              <w:t xml:space="preserve">Defect </w:t>
            </w:r>
            <w:r w:rsidRPr="00B10F14">
              <w:rPr>
                <w:rFonts w:ascii="Calibri" w:hAnsi="Calibri" w:cs="Calibri"/>
                <w:sz w:val="20"/>
                <w:szCs w:val="20"/>
                <w:rPrChange w:id="709" w:author="Sam Sehgal (EXT Idiom)" w:date="2025-04-17T14:20:00Z" w16du:dateUtc="2025-04-17T04:20:00Z">
                  <w:rPr>
                    <w:rFonts w:ascii="Calibri" w:hAnsi="Calibri" w:cs="Calibri"/>
                    <w:sz w:val="20"/>
                    <w:szCs w:val="20"/>
                    <w:highlight w:val="cyan"/>
                  </w:rPr>
                </w:rPrChange>
              </w:rPr>
              <w:t>556466</w:t>
            </w:r>
          </w:p>
          <w:p w14:paraId="652924AB" w14:textId="3CE3E788" w:rsidR="00A929F8" w:rsidRPr="00B10F14" w:rsidRDefault="00EF3ACE">
            <w:pPr>
              <w:adjustRightInd w:val="0"/>
              <w:rPr>
                <w:rFonts w:ascii="Calibri" w:hAnsi="Calibri" w:cs="Calibri"/>
                <w:sz w:val="20"/>
                <w:szCs w:val="20"/>
                <w:rPrChange w:id="710" w:author="Sam Sehgal (EXT Idiom)" w:date="2025-04-17T14:20:00Z" w16du:dateUtc="2025-04-17T04:20:00Z">
                  <w:rPr>
                    <w:rFonts w:ascii="Calibri" w:hAnsi="Calibri" w:cs="Calibri"/>
                    <w:sz w:val="20"/>
                    <w:szCs w:val="20"/>
                    <w:highlight w:val="yellow"/>
                  </w:rPr>
                </w:rPrChange>
              </w:rPr>
            </w:pPr>
            <w:r w:rsidRPr="00B10F14">
              <w:rPr>
                <w:rFonts w:ascii="Calibri" w:hAnsi="Calibri" w:cs="Calibri"/>
                <w:sz w:val="20"/>
                <w:szCs w:val="20"/>
                <w:rPrChange w:id="711" w:author="Sam Sehgal (EXT Idiom)" w:date="2025-04-17T14:20:00Z" w16du:dateUtc="2025-04-17T04:20:00Z">
                  <w:rPr>
                    <w:rFonts w:ascii="Calibri" w:hAnsi="Calibri" w:cs="Calibri"/>
                    <w:sz w:val="20"/>
                    <w:szCs w:val="20"/>
                    <w:highlight w:val="yellow"/>
                  </w:rPr>
                </w:rPrChange>
              </w:rPr>
              <w:t xml:space="preserve">Updated </w:t>
            </w:r>
            <w:r w:rsidR="00A929F8" w:rsidRPr="00B10F14">
              <w:rPr>
                <w:rFonts w:ascii="Calibri" w:hAnsi="Calibri" w:cs="Calibri"/>
                <w:sz w:val="20"/>
                <w:szCs w:val="20"/>
                <w:rPrChange w:id="712" w:author="Sam Sehgal (EXT Idiom)" w:date="2025-04-17T14:20:00Z" w16du:dateUtc="2025-04-17T04:20:00Z">
                  <w:rPr>
                    <w:rFonts w:ascii="Calibri" w:hAnsi="Calibri" w:cs="Calibri"/>
                    <w:sz w:val="20"/>
                    <w:szCs w:val="20"/>
                    <w:highlight w:val="yellow"/>
                  </w:rPr>
                </w:rPrChange>
              </w:rPr>
              <w:t>the following after discussing with Will Turner:</w:t>
            </w:r>
          </w:p>
          <w:p w14:paraId="2CDF8CA3" w14:textId="7572599F" w:rsidR="00EF3ACE" w:rsidRPr="00B10F14" w:rsidRDefault="0091292C">
            <w:pPr>
              <w:pStyle w:val="ListParagraph"/>
              <w:numPr>
                <w:ilvl w:val="0"/>
                <w:numId w:val="193"/>
              </w:numPr>
              <w:adjustRightInd w:val="0"/>
              <w:ind w:left="314" w:hanging="283"/>
              <w:rPr>
                <w:rFonts w:ascii="Calibri" w:hAnsi="Calibri" w:cs="Calibri"/>
                <w:sz w:val="20"/>
                <w:szCs w:val="20"/>
                <w:rPrChange w:id="713" w:author="Sam Sehgal (EXT Idiom)" w:date="2025-04-17T14:20:00Z" w16du:dateUtc="2025-04-17T04:20:00Z">
                  <w:rPr>
                    <w:highlight w:val="yellow"/>
                  </w:rPr>
                </w:rPrChange>
              </w:rPr>
              <w:pPrChange w:id="714" w:author="Sue Simnor (EXT Idiom)" w:date="2025-03-11T13:59:00Z" w16du:dateUtc="2025-03-11T02:59:00Z">
                <w:pPr>
                  <w:adjustRightInd w:val="0"/>
                </w:pPr>
              </w:pPrChange>
            </w:pPr>
            <w:r w:rsidRPr="00B10F14">
              <w:rPr>
                <w:rFonts w:ascii="Calibri" w:hAnsi="Calibri" w:cs="Calibri"/>
                <w:sz w:val="20"/>
                <w:szCs w:val="20"/>
                <w:rPrChange w:id="715" w:author="Sam Sehgal (EXT Idiom)" w:date="2025-04-17T14:20:00Z" w16du:dateUtc="2025-04-17T04:20:00Z">
                  <w:rPr>
                    <w:highlight w:val="yellow"/>
                  </w:rPr>
                </w:rPrChange>
              </w:rPr>
              <w:t xml:space="preserve">AYP 9-4 to include additional logic </w:t>
            </w:r>
            <w:r w:rsidR="009266E0" w:rsidRPr="00B10F14">
              <w:rPr>
                <w:rFonts w:ascii="Calibri" w:hAnsi="Calibri" w:cs="Calibri"/>
                <w:sz w:val="20"/>
                <w:szCs w:val="20"/>
                <w:rPrChange w:id="716" w:author="Sam Sehgal (EXT Idiom)" w:date="2025-04-17T14:20:00Z" w16du:dateUtc="2025-04-17T04:20:00Z">
                  <w:rPr>
                    <w:rFonts w:ascii="Calibri" w:hAnsi="Calibri" w:cs="Calibri"/>
                    <w:sz w:val="20"/>
                    <w:szCs w:val="20"/>
                    <w:highlight w:val="yellow"/>
                  </w:rPr>
                </w:rPrChange>
              </w:rPr>
              <w:t xml:space="preserve">to check </w:t>
            </w:r>
            <w:del w:id="717" w:author="Sue Simnor (EXT Idiom)" w:date="2025-03-13T10:27:00Z" w16du:dateUtc="2025-03-12T23:27:00Z">
              <w:r w:rsidRPr="00B10F14" w:rsidDel="00F641C9">
                <w:rPr>
                  <w:rFonts w:ascii="Calibri" w:hAnsi="Calibri" w:cs="Calibri"/>
                  <w:sz w:val="20"/>
                  <w:szCs w:val="20"/>
                  <w:rPrChange w:id="718" w:author="Sam Sehgal (EXT Idiom)" w:date="2025-04-17T14:20:00Z" w16du:dateUtc="2025-04-17T04:20:00Z">
                    <w:rPr>
                      <w:highlight w:val="yellow"/>
                    </w:rPr>
                  </w:rPrChange>
                </w:rPr>
                <w:delText xml:space="preserve">for </w:delText>
              </w:r>
            </w:del>
            <w:r w:rsidR="00F641C9" w:rsidRPr="00B10F14">
              <w:rPr>
                <w:rFonts w:ascii="Calibri" w:hAnsi="Calibri" w:cs="Calibri"/>
                <w:sz w:val="20"/>
                <w:szCs w:val="20"/>
                <w:rPrChange w:id="719" w:author="Sam Sehgal (EXT Idiom)" w:date="2025-04-17T14:20:00Z" w16du:dateUtc="2025-04-17T04:20:00Z">
                  <w:rPr>
                    <w:rFonts w:ascii="Calibri" w:hAnsi="Calibri" w:cs="Calibri"/>
                    <w:sz w:val="20"/>
                    <w:szCs w:val="20"/>
                    <w:highlight w:val="yellow"/>
                  </w:rPr>
                </w:rPrChange>
              </w:rPr>
              <w:t xml:space="preserve">if </w:t>
            </w:r>
            <w:r w:rsidRPr="00B10F14">
              <w:rPr>
                <w:rFonts w:ascii="Calibri" w:hAnsi="Calibri" w:cs="Calibri"/>
                <w:sz w:val="20"/>
                <w:szCs w:val="20"/>
                <w:rPrChange w:id="720" w:author="Sam Sehgal (EXT Idiom)" w:date="2025-04-17T14:20:00Z" w16du:dateUtc="2025-04-17T04:20:00Z">
                  <w:rPr>
                    <w:highlight w:val="yellow"/>
                  </w:rPr>
                </w:rPrChange>
              </w:rPr>
              <w:t xml:space="preserve">Hobby farm </w:t>
            </w:r>
            <w:r w:rsidR="00F641C9" w:rsidRPr="00B10F14">
              <w:rPr>
                <w:rFonts w:ascii="Calibri" w:hAnsi="Calibri" w:cs="Calibri"/>
                <w:sz w:val="20"/>
                <w:szCs w:val="20"/>
                <w:rPrChange w:id="721" w:author="Sam Sehgal (EXT Idiom)" w:date="2025-04-17T14:20:00Z" w16du:dateUtc="2025-04-17T04:20:00Z">
                  <w:rPr>
                    <w:rFonts w:ascii="Calibri" w:hAnsi="Calibri" w:cs="Calibri"/>
                    <w:sz w:val="20"/>
                    <w:szCs w:val="20"/>
                    <w:highlight w:val="yellow"/>
                  </w:rPr>
                </w:rPrChange>
              </w:rPr>
              <w:t xml:space="preserve">selected </w:t>
            </w:r>
            <w:r w:rsidRPr="00B10F14">
              <w:rPr>
                <w:rFonts w:ascii="Calibri" w:hAnsi="Calibri" w:cs="Calibri"/>
                <w:sz w:val="20"/>
                <w:szCs w:val="20"/>
                <w:rPrChange w:id="722" w:author="Sam Sehgal (EXT Idiom)" w:date="2025-04-17T14:20:00Z" w16du:dateUtc="2025-04-17T04:20:00Z">
                  <w:rPr>
                    <w:highlight w:val="yellow"/>
                  </w:rPr>
                </w:rPrChange>
              </w:rPr>
              <w:t>as currently it displays for ever</w:t>
            </w:r>
            <w:r w:rsidR="001E1D8A" w:rsidRPr="00B10F14">
              <w:rPr>
                <w:rFonts w:ascii="Calibri" w:hAnsi="Calibri" w:cs="Calibri"/>
                <w:sz w:val="20"/>
                <w:szCs w:val="20"/>
                <w:rPrChange w:id="723" w:author="Sam Sehgal (EXT Idiom)" w:date="2025-04-17T14:20:00Z" w16du:dateUtc="2025-04-17T04:20:00Z">
                  <w:rPr>
                    <w:rFonts w:ascii="Calibri" w:hAnsi="Calibri" w:cs="Calibri"/>
                    <w:sz w:val="20"/>
                    <w:szCs w:val="20"/>
                    <w:highlight w:val="yellow"/>
                  </w:rPr>
                </w:rPrChange>
              </w:rPr>
              <w:t>y</w:t>
            </w:r>
            <w:r w:rsidR="003F0D3B" w:rsidRPr="00B10F14">
              <w:rPr>
                <w:rFonts w:ascii="Calibri" w:hAnsi="Calibri" w:cs="Calibri"/>
                <w:sz w:val="20"/>
                <w:szCs w:val="20"/>
                <w:rPrChange w:id="724" w:author="Sam Sehgal (EXT Idiom)" w:date="2025-04-17T14:20:00Z" w16du:dateUtc="2025-04-17T04:20:00Z">
                  <w:rPr>
                    <w:rFonts w:ascii="Calibri" w:hAnsi="Calibri" w:cs="Calibri"/>
                    <w:sz w:val="20"/>
                    <w:szCs w:val="20"/>
                    <w:highlight w:val="yellow"/>
                  </w:rPr>
                </w:rPrChange>
              </w:rPr>
              <w:t xml:space="preserve"> migrating customer</w:t>
            </w:r>
            <w:r w:rsidRPr="00B10F14">
              <w:rPr>
                <w:rFonts w:ascii="Calibri" w:hAnsi="Calibri" w:cs="Calibri"/>
                <w:sz w:val="20"/>
                <w:szCs w:val="20"/>
                <w:rPrChange w:id="725" w:author="Sam Sehgal (EXT Idiom)" w:date="2025-04-17T14:20:00Z" w16du:dateUtc="2025-04-17T04:20:00Z">
                  <w:rPr>
                    <w:highlight w:val="yellow"/>
                  </w:rPr>
                </w:rPrChange>
              </w:rPr>
              <w:t xml:space="preserve">. </w:t>
            </w:r>
          </w:p>
          <w:p w14:paraId="3468B8C7" w14:textId="77777777" w:rsidR="009E461C" w:rsidRPr="00B10F14" w:rsidRDefault="00BF6EA3" w:rsidP="00BF6EA3">
            <w:pPr>
              <w:pStyle w:val="ListParagraph"/>
              <w:numPr>
                <w:ilvl w:val="0"/>
                <w:numId w:val="193"/>
              </w:numPr>
              <w:adjustRightInd w:val="0"/>
              <w:ind w:left="314" w:hanging="283"/>
              <w:rPr>
                <w:rFonts w:ascii="Calibri" w:hAnsi="Calibri" w:cs="Calibri"/>
                <w:sz w:val="20"/>
                <w:szCs w:val="20"/>
                <w:rPrChange w:id="726" w:author="Sam Sehgal (EXT Idiom)" w:date="2025-04-17T14:20:00Z" w16du:dateUtc="2025-04-17T04:20:00Z">
                  <w:rPr>
                    <w:rFonts w:ascii="Calibri" w:hAnsi="Calibri" w:cs="Calibri"/>
                    <w:sz w:val="20"/>
                    <w:szCs w:val="20"/>
                    <w:highlight w:val="green"/>
                  </w:rPr>
                </w:rPrChange>
              </w:rPr>
            </w:pPr>
            <w:r w:rsidRPr="00B10F14">
              <w:rPr>
                <w:rFonts w:ascii="Calibri" w:hAnsi="Calibri" w:cs="Calibri"/>
                <w:sz w:val="20"/>
                <w:szCs w:val="20"/>
                <w:rPrChange w:id="727" w:author="Sam Sehgal (EXT Idiom)" w:date="2025-04-17T14:20:00Z" w16du:dateUtc="2025-04-17T04:20:00Z">
                  <w:rPr>
                    <w:rFonts w:ascii="Calibri" w:hAnsi="Calibri" w:cs="Calibri"/>
                    <w:sz w:val="20"/>
                    <w:szCs w:val="20"/>
                    <w:highlight w:val="cyan"/>
                  </w:rPr>
                </w:rPrChange>
              </w:rPr>
              <w:t xml:space="preserve">AYP </w:t>
            </w:r>
            <w:r w:rsidR="001B6733" w:rsidRPr="00B10F14">
              <w:rPr>
                <w:rFonts w:ascii="Calibri" w:hAnsi="Calibri" w:cs="Calibri"/>
                <w:sz w:val="20"/>
                <w:szCs w:val="20"/>
                <w:rPrChange w:id="728" w:author="Sam Sehgal (EXT Idiom)" w:date="2025-04-17T14:20:00Z" w16du:dateUtc="2025-04-17T04:20:00Z">
                  <w:rPr>
                    <w:rFonts w:ascii="Calibri" w:hAnsi="Calibri" w:cs="Calibri"/>
                    <w:sz w:val="20"/>
                    <w:szCs w:val="20"/>
                    <w:highlight w:val="cyan"/>
                  </w:rPr>
                </w:rPrChange>
              </w:rPr>
              <w:t>9-3B – Add a new row to cater for migrating customers</w:t>
            </w:r>
            <w:r w:rsidR="002C3649" w:rsidRPr="00B10F14">
              <w:rPr>
                <w:rFonts w:ascii="Calibri" w:hAnsi="Calibri" w:cs="Calibri"/>
                <w:sz w:val="20"/>
                <w:szCs w:val="20"/>
                <w:rPrChange w:id="729" w:author="Sam Sehgal (EXT Idiom)" w:date="2025-04-17T14:20:00Z" w16du:dateUtc="2025-04-17T04:20:00Z">
                  <w:rPr>
                    <w:rFonts w:ascii="Calibri" w:hAnsi="Calibri" w:cs="Calibri"/>
                    <w:sz w:val="20"/>
                    <w:szCs w:val="20"/>
                    <w:highlight w:val="cyan"/>
                  </w:rPr>
                </w:rPrChange>
              </w:rPr>
              <w:t xml:space="preserve"> who do not have a hobby farm. </w:t>
            </w:r>
          </w:p>
          <w:p w14:paraId="5995725A" w14:textId="77777777" w:rsidR="0030114D" w:rsidRPr="00B10F14" w:rsidRDefault="008833AA" w:rsidP="008833AA">
            <w:pPr>
              <w:adjustRightInd w:val="0"/>
              <w:ind w:left="31"/>
              <w:rPr>
                <w:rFonts w:ascii="Calibri" w:hAnsi="Calibri" w:cs="Calibri"/>
                <w:sz w:val="20"/>
                <w:szCs w:val="20"/>
                <w:rPrChange w:id="730" w:author="Sam Sehgal (EXT Idiom)" w:date="2025-04-17T14:20:00Z" w16du:dateUtc="2025-04-17T04:20:00Z">
                  <w:rPr>
                    <w:rFonts w:ascii="Calibri" w:hAnsi="Calibri" w:cs="Calibri"/>
                    <w:sz w:val="20"/>
                    <w:szCs w:val="20"/>
                    <w:highlight w:val="cyan"/>
                  </w:rPr>
                </w:rPrChange>
              </w:rPr>
            </w:pPr>
            <w:r w:rsidRPr="00B10F14">
              <w:rPr>
                <w:rFonts w:ascii="Calibri" w:hAnsi="Calibri" w:cs="Calibri"/>
                <w:sz w:val="20"/>
                <w:szCs w:val="20"/>
                <w:rPrChange w:id="731" w:author="Sam Sehgal (EXT Idiom)" w:date="2025-04-17T14:20:00Z" w16du:dateUtc="2025-04-17T04:20:00Z">
                  <w:rPr>
                    <w:rFonts w:ascii="Calibri" w:hAnsi="Calibri" w:cs="Calibri"/>
                    <w:sz w:val="20"/>
                    <w:szCs w:val="20"/>
                    <w:highlight w:val="cyan"/>
                  </w:rPr>
                </w:rPrChange>
              </w:rPr>
              <w:t>Defect 503514</w:t>
            </w:r>
          </w:p>
          <w:p w14:paraId="2F60B404" w14:textId="6EDF23B5" w:rsidR="008833AA" w:rsidRPr="00B10F14" w:rsidRDefault="008833AA" w:rsidP="008833AA">
            <w:pPr>
              <w:pStyle w:val="ListParagraph"/>
              <w:numPr>
                <w:ilvl w:val="0"/>
                <w:numId w:val="194"/>
              </w:numPr>
              <w:adjustRightInd w:val="0"/>
              <w:rPr>
                <w:rFonts w:ascii="Calibri" w:hAnsi="Calibri" w:cs="Calibri"/>
                <w:sz w:val="20"/>
                <w:szCs w:val="20"/>
                <w:rPrChange w:id="732" w:author="Sam Sehgal (EXT Idiom)" w:date="2025-04-17T14:20:00Z" w16du:dateUtc="2025-04-17T04:20:00Z">
                  <w:rPr>
                    <w:rFonts w:cstheme="minorHAnsi"/>
                    <w:sz w:val="20"/>
                    <w:szCs w:val="20"/>
                    <w:highlight w:val="green"/>
                  </w:rPr>
                </w:rPrChange>
              </w:rPr>
            </w:pPr>
            <w:r w:rsidRPr="00B10F14">
              <w:rPr>
                <w:rFonts w:cstheme="minorHAnsi"/>
                <w:sz w:val="20"/>
                <w:szCs w:val="20"/>
                <w:rPrChange w:id="733" w:author="Sam Sehgal (EXT Idiom)" w:date="2025-04-17T14:20:00Z" w16du:dateUtc="2025-04-17T04:20:00Z">
                  <w:rPr>
                    <w:rFonts w:cstheme="minorHAnsi"/>
                    <w:sz w:val="20"/>
                    <w:szCs w:val="20"/>
                    <w:highlight w:val="green"/>
                  </w:rPr>
                </w:rPrChange>
              </w:rPr>
              <w:t xml:space="preserve">YB 5AB – added a new row for </w:t>
            </w:r>
            <w:r w:rsidR="00BD076B" w:rsidRPr="00B10F14">
              <w:rPr>
                <w:rFonts w:cstheme="minorHAnsi"/>
                <w:sz w:val="20"/>
                <w:szCs w:val="20"/>
                <w:rPrChange w:id="734" w:author="Sam Sehgal (EXT Idiom)" w:date="2025-04-17T14:20:00Z" w16du:dateUtc="2025-04-17T04:20:00Z">
                  <w:rPr>
                    <w:rFonts w:cstheme="minorHAnsi"/>
                    <w:sz w:val="20"/>
                    <w:szCs w:val="20"/>
                    <w:highlight w:val="green"/>
                  </w:rPr>
                </w:rPrChange>
              </w:rPr>
              <w:t xml:space="preserve">Rental Property where the user selects ‘I rent’ in the UI as this did not have </w:t>
            </w:r>
            <w:r w:rsidR="00DB7831" w:rsidRPr="00B10F14">
              <w:rPr>
                <w:rFonts w:cstheme="minorHAnsi"/>
                <w:sz w:val="20"/>
                <w:szCs w:val="20"/>
                <w:rPrChange w:id="735" w:author="Sam Sehgal (EXT Idiom)" w:date="2025-04-17T14:20:00Z" w16du:dateUtc="2025-04-17T04:20:00Z">
                  <w:rPr>
                    <w:rFonts w:cstheme="minorHAnsi"/>
                    <w:sz w:val="20"/>
                    <w:szCs w:val="20"/>
                    <w:highlight w:val="green"/>
                  </w:rPr>
                </w:rPrChange>
              </w:rPr>
              <w:t>associated text (CR)</w:t>
            </w:r>
            <w:r w:rsidR="00733EC1" w:rsidRPr="00B10F14">
              <w:rPr>
                <w:rFonts w:cstheme="minorHAnsi"/>
                <w:sz w:val="20"/>
                <w:szCs w:val="20"/>
                <w:rPrChange w:id="736" w:author="Sam Sehgal (EXT Idiom)" w:date="2025-04-17T14:20:00Z" w16du:dateUtc="2025-04-17T04:20:00Z">
                  <w:rPr>
                    <w:rFonts w:cstheme="minorHAnsi"/>
                    <w:sz w:val="20"/>
                    <w:szCs w:val="20"/>
                    <w:highlight w:val="green"/>
                  </w:rPr>
                </w:rPrChange>
              </w:rPr>
              <w:t xml:space="preserve"> to display “</w:t>
            </w:r>
            <w:r w:rsidR="00A8501D" w:rsidRPr="00B10F14">
              <w:rPr>
                <w:rFonts w:cstheme="minorHAnsi"/>
                <w:b/>
                <w:bCs/>
                <w:sz w:val="20"/>
                <w:szCs w:val="20"/>
                <w:rPrChange w:id="737" w:author="Sam Sehgal (EXT Idiom)" w:date="2025-04-17T14:20:00Z" w16du:dateUtc="2025-04-17T04:20:00Z">
                  <w:rPr>
                    <w:rFonts w:cstheme="minorHAnsi"/>
                    <w:b/>
                    <w:bCs/>
                    <w:sz w:val="20"/>
                    <w:szCs w:val="20"/>
                    <w:highlight w:val="green"/>
                  </w:rPr>
                </w:rPrChange>
              </w:rPr>
              <w:t>A rental property”</w:t>
            </w:r>
          </w:p>
          <w:p w14:paraId="0624732C" w14:textId="052144BE" w:rsidR="007A7D2E" w:rsidRPr="00B10F14" w:rsidDel="00B10F14" w:rsidRDefault="007A7D2E" w:rsidP="007A7D2E">
            <w:pPr>
              <w:adjustRightInd w:val="0"/>
              <w:rPr>
                <w:del w:id="738" w:author="Sam Sehgal (EXT Idiom)" w:date="2025-04-17T14:21:00Z" w16du:dateUtc="2025-04-17T04:21:00Z"/>
                <w:rFonts w:ascii="Calibri" w:hAnsi="Calibri" w:cs="Calibri"/>
                <w:sz w:val="20"/>
                <w:szCs w:val="20"/>
                <w:rPrChange w:id="739" w:author="Sam Sehgal (EXT Idiom)" w:date="2025-04-17T14:20:00Z" w16du:dateUtc="2025-04-17T04:20:00Z">
                  <w:rPr>
                    <w:del w:id="740" w:author="Sam Sehgal (EXT Idiom)" w:date="2025-04-17T14:21:00Z" w16du:dateUtc="2025-04-17T04:21:00Z"/>
                    <w:rFonts w:ascii="Calibri" w:hAnsi="Calibri" w:cs="Calibri"/>
                    <w:sz w:val="20"/>
                    <w:szCs w:val="20"/>
                    <w:highlight w:val="yellow"/>
                  </w:rPr>
                </w:rPrChange>
              </w:rPr>
            </w:pPr>
            <w:r w:rsidRPr="00B10F14">
              <w:rPr>
                <w:rFonts w:ascii="Calibri" w:hAnsi="Calibri" w:cs="Calibri"/>
                <w:sz w:val="20"/>
                <w:szCs w:val="20"/>
                <w:rPrChange w:id="741" w:author="Sam Sehgal (EXT Idiom)" w:date="2025-04-17T14:20:00Z" w16du:dateUtc="2025-04-17T04:20:00Z">
                  <w:rPr>
                    <w:rFonts w:ascii="Calibri" w:hAnsi="Calibri" w:cs="Calibri"/>
                    <w:sz w:val="20"/>
                    <w:szCs w:val="20"/>
                    <w:highlight w:val="cyan"/>
                  </w:rPr>
                </w:rPrChange>
              </w:rPr>
              <w:t>Defect 558520- Added extra logic or &lt;BusinessPurposeCode&gt; = ‘3|YesDisclosedInLegacyOnlyForMigration’)</w:t>
            </w:r>
          </w:p>
          <w:p w14:paraId="21447B37" w14:textId="77777777" w:rsidR="00DB572E" w:rsidRPr="00B10F14" w:rsidDel="00B10F14" w:rsidRDefault="00DB572E" w:rsidP="007A7D2E">
            <w:pPr>
              <w:adjustRightInd w:val="0"/>
              <w:rPr>
                <w:del w:id="742" w:author="Sam Sehgal (EXT Idiom)" w:date="2025-04-17T14:21:00Z" w16du:dateUtc="2025-04-17T04:21:00Z"/>
                <w:rFonts w:ascii="Calibri" w:hAnsi="Calibri" w:cs="Calibri"/>
                <w:sz w:val="20"/>
                <w:szCs w:val="20"/>
                <w:rPrChange w:id="743" w:author="Sam Sehgal (EXT Idiom)" w:date="2025-04-17T14:20:00Z" w16du:dateUtc="2025-04-17T04:20:00Z">
                  <w:rPr>
                    <w:del w:id="744" w:author="Sam Sehgal (EXT Idiom)" w:date="2025-04-17T14:21:00Z" w16du:dateUtc="2025-04-17T04:21:00Z"/>
                    <w:rFonts w:ascii="Calibri" w:hAnsi="Calibri" w:cs="Calibri"/>
                    <w:sz w:val="20"/>
                    <w:szCs w:val="20"/>
                    <w:highlight w:val="yellow"/>
                  </w:rPr>
                </w:rPrChange>
              </w:rPr>
            </w:pPr>
          </w:p>
          <w:p w14:paraId="06178C37" w14:textId="17423715" w:rsidR="00DB572E" w:rsidRPr="00B10F14" w:rsidRDefault="00DB572E">
            <w:pPr>
              <w:adjustRightInd w:val="0"/>
              <w:rPr>
                <w:rFonts w:ascii="Calibri" w:hAnsi="Calibri" w:cs="Calibri"/>
                <w:sz w:val="20"/>
                <w:szCs w:val="20"/>
                <w:rPrChange w:id="745" w:author="Sam Sehgal (EXT Idiom)" w:date="2025-04-17T14:20:00Z" w16du:dateUtc="2025-04-17T04:20:00Z">
                  <w:rPr>
                    <w:rFonts w:cstheme="minorHAnsi"/>
                    <w:sz w:val="20"/>
                    <w:szCs w:val="20"/>
                    <w:highlight w:val="green"/>
                  </w:rPr>
                </w:rPrChange>
              </w:rPr>
              <w:pPrChange w:id="746" w:author="Sam Sehgal (EXT Idiom)" w:date="2025-03-17T15:27:00Z" w16du:dateUtc="2025-03-17T04:27:00Z">
                <w:pPr>
                  <w:pStyle w:val="ListParagraph"/>
                  <w:numPr>
                    <w:numId w:val="194"/>
                  </w:numPr>
                  <w:adjustRightInd w:val="0"/>
                  <w:ind w:left="751"/>
                </w:pPr>
              </w:pPrChange>
            </w:pPr>
            <w:r w:rsidRPr="00B10F14">
              <w:rPr>
                <w:rFonts w:ascii="Calibri" w:hAnsi="Calibri" w:cs="Calibri"/>
                <w:sz w:val="20"/>
                <w:szCs w:val="20"/>
                <w:rPrChange w:id="747" w:author="Sam Sehgal (EXT Idiom)" w:date="2025-04-17T14:20:00Z" w16du:dateUtc="2025-04-17T04:20:00Z">
                  <w:rPr>
                    <w:rFonts w:ascii="Calibri" w:hAnsi="Calibri" w:cs="Calibri"/>
                    <w:sz w:val="20"/>
                    <w:szCs w:val="20"/>
                    <w:highlight w:val="yellow"/>
                  </w:rPr>
                </w:rPrChange>
              </w:rPr>
              <w:t xml:space="preserve">Defect 558596- Updated the logic </w:t>
            </w:r>
            <w:r w:rsidR="00E02A3C" w:rsidRPr="00B10F14">
              <w:rPr>
                <w:rFonts w:ascii="Calibri" w:hAnsi="Calibri" w:cs="Calibri"/>
                <w:sz w:val="20"/>
                <w:szCs w:val="20"/>
                <w:rPrChange w:id="748" w:author="Sam Sehgal (EXT Idiom)" w:date="2025-04-17T14:20:00Z" w16du:dateUtc="2025-04-17T04:20:00Z">
                  <w:rPr>
                    <w:rFonts w:ascii="Calibri" w:hAnsi="Calibri" w:cs="Calibri"/>
                    <w:sz w:val="20"/>
                    <w:szCs w:val="20"/>
                    <w:highlight w:val="yellow"/>
                  </w:rPr>
                </w:rPrChange>
              </w:rPr>
              <w:t>in</w:t>
            </w:r>
            <w:r w:rsidRPr="00B10F14">
              <w:rPr>
                <w:rFonts w:ascii="Calibri" w:hAnsi="Calibri" w:cs="Calibri"/>
                <w:sz w:val="20"/>
                <w:szCs w:val="20"/>
                <w:rPrChange w:id="749" w:author="Sam Sehgal (EXT Idiom)" w:date="2025-04-17T14:20:00Z" w16du:dateUtc="2025-04-17T04:20:00Z">
                  <w:rPr>
                    <w:rFonts w:ascii="Calibri" w:hAnsi="Calibri" w:cs="Calibri"/>
                    <w:sz w:val="20"/>
                    <w:szCs w:val="20"/>
                    <w:highlight w:val="yellow"/>
                  </w:rPr>
                </w:rPrChange>
              </w:rPr>
              <w:t xml:space="preserve"> </w:t>
            </w:r>
            <w:r w:rsidR="00E02A3C" w:rsidRPr="00B10F14">
              <w:rPr>
                <w:rFonts w:ascii="Calibri" w:hAnsi="Calibri" w:cs="Calibri"/>
                <w:sz w:val="20"/>
                <w:szCs w:val="20"/>
                <w:rPrChange w:id="750" w:author="Sam Sehgal (EXT Idiom)" w:date="2025-04-17T14:20:00Z" w16du:dateUtc="2025-04-17T04:20:00Z">
                  <w:rPr>
                    <w:rFonts w:ascii="Calibri" w:hAnsi="Calibri" w:cs="Calibri"/>
                    <w:sz w:val="20"/>
                    <w:szCs w:val="20"/>
                    <w:highlight w:val="yellow"/>
                  </w:rPr>
                </w:rPrChange>
              </w:rPr>
              <w:t xml:space="preserve">YB 6 for &lt;UnderConstruction&gt; to </w:t>
            </w:r>
            <w:r w:rsidR="00C4617D" w:rsidRPr="00B10F14">
              <w:rPr>
                <w:rFonts w:ascii="Calibri" w:hAnsi="Calibri" w:cs="Calibri"/>
                <w:sz w:val="20"/>
                <w:szCs w:val="20"/>
                <w:rPrChange w:id="751" w:author="Sam Sehgal (EXT Idiom)" w:date="2025-04-17T14:20:00Z" w16du:dateUtc="2025-04-17T04:20:00Z">
                  <w:rPr>
                    <w:rFonts w:ascii="Calibri" w:hAnsi="Calibri" w:cs="Calibri"/>
                    <w:sz w:val="20"/>
                    <w:szCs w:val="20"/>
                    <w:highlight w:val="yellow"/>
                  </w:rPr>
                </w:rPrChange>
              </w:rPr>
              <w:t>use "3|YesCommencedBeforeMigrationMigrationOnly" instead of "1|UnderConstructionYes"</w:t>
            </w:r>
          </w:p>
          <w:p w14:paraId="4669A76D" w14:textId="025E25EE" w:rsidR="00634242" w:rsidRPr="00B10F14" w:rsidRDefault="00634242">
            <w:pPr>
              <w:adjustRightInd w:val="0"/>
              <w:ind w:left="720" w:hanging="360"/>
              <w:rPr>
                <w:rFonts w:ascii="Calibri" w:hAnsi="Calibri" w:cs="Calibri"/>
                <w:sz w:val="20"/>
                <w:szCs w:val="20"/>
                <w:rPrChange w:id="752" w:author="Sam Sehgal (EXT Idiom)" w:date="2025-04-17T14:21:00Z" w16du:dateUtc="2025-04-17T04:21:00Z">
                  <w:rPr>
                    <w:highlight w:val="cyan"/>
                  </w:rPr>
                </w:rPrChange>
              </w:rPr>
              <w:pPrChange w:id="753" w:author="Sam Sehgal (EXT Idiom)" w:date="2025-04-17T14:21:00Z" w16du:dateUtc="2025-04-17T04:21:00Z">
                <w:pPr>
                  <w:pStyle w:val="ListParagraph"/>
                  <w:numPr>
                    <w:numId w:val="192"/>
                  </w:numPr>
                  <w:adjustRightInd w:val="0"/>
                </w:pPr>
              </w:pPrChange>
            </w:pPr>
          </w:p>
        </w:tc>
      </w:tr>
      <w:tr w:rsidR="00B10F14" w:rsidRPr="00BF7E32" w14:paraId="4DB76AC9" w14:textId="77777777" w:rsidTr="00624F32">
        <w:trPr>
          <w:trHeight w:val="958"/>
          <w:ins w:id="754" w:author="Sam Sehgal (EXT Idiom)" w:date="2025-04-17T14:21:00Z"/>
        </w:trPr>
        <w:tc>
          <w:tcPr>
            <w:tcW w:w="1418" w:type="dxa"/>
          </w:tcPr>
          <w:p w14:paraId="4044FB33" w14:textId="715CCC5F" w:rsidR="00B10F14" w:rsidRPr="000E597A" w:rsidRDefault="00E53F93" w:rsidP="000E1A6F">
            <w:pPr>
              <w:rPr>
                <w:ins w:id="755" w:author="Sam Sehgal (EXT Idiom)" w:date="2025-04-17T14:21:00Z" w16du:dateUtc="2025-04-17T04:21:00Z"/>
                <w:rFonts w:asciiTheme="minorHAnsi" w:hAnsiTheme="minorHAnsi" w:cstheme="minorHAnsi"/>
                <w:color w:val="262626" w:themeColor="text1" w:themeTint="D9"/>
                <w:sz w:val="20"/>
                <w:szCs w:val="20"/>
              </w:rPr>
            </w:pPr>
            <w:ins w:id="756" w:author="Sam Sehgal (EXT Idiom)" w:date="2025-04-17T14:21:00Z" w16du:dateUtc="2025-04-17T04:21:00Z">
              <w:r w:rsidRPr="000E597A">
                <w:rPr>
                  <w:rFonts w:asciiTheme="minorHAnsi" w:hAnsiTheme="minorHAnsi" w:cstheme="minorHAnsi"/>
                  <w:color w:val="262626" w:themeColor="text1" w:themeTint="D9"/>
                  <w:sz w:val="20"/>
                  <w:szCs w:val="20"/>
                </w:rPr>
                <w:t>15/04/2025</w:t>
              </w:r>
            </w:ins>
          </w:p>
        </w:tc>
        <w:tc>
          <w:tcPr>
            <w:tcW w:w="1129" w:type="dxa"/>
          </w:tcPr>
          <w:p w14:paraId="3165AC05" w14:textId="40C1DC46" w:rsidR="00B10F14" w:rsidRPr="000E597A" w:rsidRDefault="00E53F93" w:rsidP="000E1A6F">
            <w:pPr>
              <w:rPr>
                <w:ins w:id="757" w:author="Sam Sehgal (EXT Idiom)" w:date="2025-04-17T14:21:00Z" w16du:dateUtc="2025-04-17T04:21:00Z"/>
                <w:rFonts w:asciiTheme="minorHAnsi" w:hAnsiTheme="minorHAnsi" w:cstheme="minorHAnsi"/>
                <w:color w:val="262626" w:themeColor="text1" w:themeTint="D9"/>
                <w:sz w:val="20"/>
                <w:szCs w:val="20"/>
              </w:rPr>
            </w:pPr>
            <w:ins w:id="758" w:author="Sam Sehgal (EXT Idiom)" w:date="2025-04-17T14:21:00Z" w16du:dateUtc="2025-04-17T04:21:00Z">
              <w:r w:rsidRPr="000E597A">
                <w:rPr>
                  <w:rFonts w:asciiTheme="minorHAnsi" w:hAnsiTheme="minorHAnsi" w:cstheme="minorHAnsi"/>
                  <w:color w:val="262626" w:themeColor="text1" w:themeTint="D9"/>
                  <w:sz w:val="20"/>
                  <w:szCs w:val="20"/>
                </w:rPr>
                <w:t>7.20</w:t>
              </w:r>
            </w:ins>
          </w:p>
        </w:tc>
        <w:tc>
          <w:tcPr>
            <w:tcW w:w="1701" w:type="dxa"/>
          </w:tcPr>
          <w:p w14:paraId="24850326" w14:textId="0733BEA8" w:rsidR="00B10F14" w:rsidRPr="000E597A" w:rsidRDefault="00E53F93" w:rsidP="000E1A6F">
            <w:pPr>
              <w:rPr>
                <w:ins w:id="759" w:author="Sam Sehgal (EXT Idiom)" w:date="2025-04-17T14:21:00Z" w16du:dateUtc="2025-04-17T04:21:00Z"/>
                <w:rFonts w:ascii="Calibri" w:hAnsi="Calibri" w:cs="Calibri"/>
                <w:sz w:val="20"/>
                <w:szCs w:val="20"/>
              </w:rPr>
            </w:pPr>
            <w:ins w:id="760" w:author="Sam Sehgal (EXT Idiom)" w:date="2025-04-17T14:21:00Z" w16du:dateUtc="2025-04-17T04:21:00Z">
              <w:r w:rsidRPr="000E597A">
                <w:rPr>
                  <w:rFonts w:ascii="Calibri" w:hAnsi="Calibri" w:cs="Calibri"/>
                  <w:sz w:val="20"/>
                  <w:szCs w:val="20"/>
                </w:rPr>
                <w:t>Sam Sehgal</w:t>
              </w:r>
            </w:ins>
          </w:p>
        </w:tc>
        <w:tc>
          <w:tcPr>
            <w:tcW w:w="4767" w:type="dxa"/>
          </w:tcPr>
          <w:p w14:paraId="1DD69FA6" w14:textId="42B1C1C4" w:rsidR="00B10F14" w:rsidRPr="000E597A" w:rsidRDefault="00E53F93" w:rsidP="00133705">
            <w:pPr>
              <w:adjustRightInd w:val="0"/>
              <w:rPr>
                <w:ins w:id="761" w:author="Sam Sehgal (EXT Idiom)" w:date="2025-04-17T14:21:00Z" w16du:dateUtc="2025-04-17T04:21:00Z"/>
                <w:rFonts w:ascii="Calibri" w:hAnsi="Calibri" w:cs="Calibri"/>
                <w:sz w:val="20"/>
                <w:szCs w:val="20"/>
              </w:rPr>
            </w:pPr>
            <w:ins w:id="762" w:author="Sam Sehgal (EXT Idiom)" w:date="2025-04-17T14:21:00Z" w16du:dateUtc="2025-04-17T04:21:00Z">
              <w:r w:rsidRPr="000E597A">
                <w:rPr>
                  <w:rFonts w:ascii="Calibri" w:hAnsi="Calibri" w:cs="Calibri"/>
                  <w:sz w:val="20"/>
                  <w:szCs w:val="20"/>
                </w:rPr>
                <w:t>Added AYP9</w:t>
              </w:r>
            </w:ins>
            <w:ins w:id="763" w:author="Sam Sehgal (EXT Idiom)" w:date="2025-04-17T14:22:00Z" w16du:dateUtc="2025-04-17T04:22:00Z">
              <w:r w:rsidRPr="000E597A">
                <w:rPr>
                  <w:rFonts w:ascii="Calibri" w:hAnsi="Calibri" w:cs="Calibri"/>
                  <w:sz w:val="20"/>
                  <w:szCs w:val="20"/>
                </w:rPr>
                <w:t xml:space="preserve">-3B </w:t>
              </w:r>
              <w:r w:rsidR="006A104F" w:rsidRPr="000E597A">
                <w:rPr>
                  <w:rFonts w:ascii="Calibri" w:hAnsi="Calibri" w:cs="Calibri"/>
                  <w:sz w:val="20"/>
                  <w:szCs w:val="20"/>
                </w:rPr>
                <w:t>for logic to cater for Government owned residence only applicable for Contents only</w:t>
              </w:r>
              <w:r w:rsidR="00B76D74" w:rsidRPr="000E597A">
                <w:rPr>
                  <w:rFonts w:ascii="Calibri" w:hAnsi="Calibri" w:cs="Calibri"/>
                  <w:sz w:val="20"/>
                  <w:szCs w:val="20"/>
                </w:rPr>
                <w:t>.</w:t>
              </w:r>
            </w:ins>
            <w:ins w:id="764" w:author="Sam Sehgal (EXT Idiom)" w:date="2025-04-22T15:18:00Z" w16du:dateUtc="2025-04-22T05:18:00Z">
              <w:r w:rsidR="00951318" w:rsidRPr="000E597A">
                <w:rPr>
                  <w:rFonts w:ascii="Calibri" w:hAnsi="Calibri" w:cs="Calibri"/>
                  <w:sz w:val="20"/>
                  <w:szCs w:val="20"/>
                  <w:rPrChange w:id="765" w:author="Sam Sehgal (EXT Idiom)" w:date="2025-04-30T12:14:00Z" w16du:dateUtc="2025-04-30T02:14:00Z">
                    <w:rPr>
                      <w:rFonts w:ascii="Calibri" w:hAnsi="Calibri" w:cs="Calibri"/>
                      <w:sz w:val="20"/>
                      <w:szCs w:val="20"/>
                      <w:highlight w:val="green"/>
                    </w:rPr>
                  </w:rPrChange>
                </w:rPr>
                <w:t xml:space="preserve"> Updated AYP9-3A logic to cater for this change.</w:t>
              </w:r>
            </w:ins>
          </w:p>
        </w:tc>
      </w:tr>
      <w:tr w:rsidR="008B1714" w:rsidRPr="00BF7E32" w14:paraId="7ED8CF1D" w14:textId="77777777" w:rsidTr="00624F32">
        <w:trPr>
          <w:trHeight w:val="958"/>
          <w:ins w:id="766" w:author="Sam Sehgal (EXT Idiom)" w:date="2025-04-30T12:15:00Z"/>
        </w:trPr>
        <w:tc>
          <w:tcPr>
            <w:tcW w:w="1418" w:type="dxa"/>
          </w:tcPr>
          <w:p w14:paraId="294924A7" w14:textId="1619065F" w:rsidR="008B1714" w:rsidRPr="000E597A" w:rsidRDefault="008B1714" w:rsidP="000E1A6F">
            <w:pPr>
              <w:rPr>
                <w:ins w:id="767" w:author="Sam Sehgal (EXT Idiom)" w:date="2025-04-30T12:15:00Z" w16du:dateUtc="2025-04-30T02:15:00Z"/>
                <w:rFonts w:asciiTheme="minorHAnsi" w:hAnsiTheme="minorHAnsi" w:cstheme="minorHAnsi"/>
                <w:color w:val="262626" w:themeColor="text1" w:themeTint="D9"/>
                <w:sz w:val="20"/>
                <w:szCs w:val="20"/>
              </w:rPr>
            </w:pPr>
            <w:ins w:id="768" w:author="Sam Sehgal (EXT Idiom)" w:date="2025-04-30T12:15:00Z" w16du:dateUtc="2025-04-30T02:15:00Z">
              <w:r w:rsidRPr="000E597A">
                <w:rPr>
                  <w:rFonts w:asciiTheme="minorHAnsi" w:hAnsiTheme="minorHAnsi" w:cstheme="minorHAnsi"/>
                  <w:color w:val="262626" w:themeColor="text1" w:themeTint="D9"/>
                  <w:sz w:val="20"/>
                  <w:szCs w:val="20"/>
                </w:rPr>
                <w:t>30/04/2025</w:t>
              </w:r>
            </w:ins>
          </w:p>
        </w:tc>
        <w:tc>
          <w:tcPr>
            <w:tcW w:w="1129" w:type="dxa"/>
          </w:tcPr>
          <w:p w14:paraId="760FE1B2" w14:textId="2EB3BCFE" w:rsidR="008B1714" w:rsidRPr="000E597A" w:rsidRDefault="008B1714" w:rsidP="000E1A6F">
            <w:pPr>
              <w:rPr>
                <w:ins w:id="769" w:author="Sam Sehgal (EXT Idiom)" w:date="2025-04-30T12:15:00Z" w16du:dateUtc="2025-04-30T02:15:00Z"/>
                <w:rFonts w:asciiTheme="minorHAnsi" w:hAnsiTheme="minorHAnsi" w:cstheme="minorHAnsi"/>
                <w:color w:val="262626" w:themeColor="text1" w:themeTint="D9"/>
                <w:sz w:val="20"/>
                <w:szCs w:val="20"/>
              </w:rPr>
            </w:pPr>
            <w:ins w:id="770" w:author="Sam Sehgal (EXT Idiom)" w:date="2025-04-30T12:15:00Z" w16du:dateUtc="2025-04-30T02:15:00Z">
              <w:r w:rsidRPr="000E597A">
                <w:rPr>
                  <w:rFonts w:asciiTheme="minorHAnsi" w:hAnsiTheme="minorHAnsi" w:cstheme="minorHAnsi"/>
                  <w:color w:val="262626" w:themeColor="text1" w:themeTint="D9"/>
                  <w:sz w:val="20"/>
                  <w:szCs w:val="20"/>
                </w:rPr>
                <w:t>7.21</w:t>
              </w:r>
            </w:ins>
          </w:p>
        </w:tc>
        <w:tc>
          <w:tcPr>
            <w:tcW w:w="1701" w:type="dxa"/>
          </w:tcPr>
          <w:p w14:paraId="5A52715C" w14:textId="7F23256D" w:rsidR="008B1714" w:rsidRPr="000E597A" w:rsidRDefault="008B1714" w:rsidP="000E1A6F">
            <w:pPr>
              <w:rPr>
                <w:ins w:id="771" w:author="Sam Sehgal (EXT Idiom)" w:date="2025-04-30T12:15:00Z" w16du:dateUtc="2025-04-30T02:15:00Z"/>
                <w:rFonts w:ascii="Calibri" w:hAnsi="Calibri" w:cs="Calibri"/>
                <w:sz w:val="20"/>
                <w:szCs w:val="20"/>
              </w:rPr>
            </w:pPr>
            <w:ins w:id="772" w:author="Sam Sehgal (EXT Idiom)" w:date="2025-04-30T12:15:00Z" w16du:dateUtc="2025-04-30T02:15:00Z">
              <w:r w:rsidRPr="000E597A">
                <w:rPr>
                  <w:rFonts w:ascii="Calibri" w:hAnsi="Calibri" w:cs="Calibri"/>
                  <w:sz w:val="20"/>
                  <w:szCs w:val="20"/>
                </w:rPr>
                <w:t>Sam Sehgal</w:t>
              </w:r>
            </w:ins>
          </w:p>
        </w:tc>
        <w:tc>
          <w:tcPr>
            <w:tcW w:w="4767" w:type="dxa"/>
          </w:tcPr>
          <w:p w14:paraId="3452EB78" w14:textId="6877DBE4" w:rsidR="00D55CD0" w:rsidRPr="000E597A" w:rsidRDefault="008B1714" w:rsidP="00D55CD0">
            <w:pPr>
              <w:rPr>
                <w:ins w:id="773" w:author="Sam Sehgal (EXT Idiom)" w:date="2025-04-30T13:38:00Z" w16du:dateUtc="2025-04-30T03:38:00Z"/>
                <w:rFonts w:asciiTheme="minorHAnsi" w:hAnsiTheme="minorHAnsi" w:cstheme="minorHAnsi"/>
                <w:sz w:val="20"/>
                <w:szCs w:val="20"/>
              </w:rPr>
            </w:pPr>
            <w:ins w:id="774" w:author="Sam Sehgal (EXT Idiom)" w:date="2025-04-30T12:15:00Z" w16du:dateUtc="2025-04-30T02:15:00Z">
              <w:r w:rsidRPr="000E597A">
                <w:rPr>
                  <w:rFonts w:ascii="Calibri" w:hAnsi="Calibri" w:cs="Calibri"/>
                  <w:sz w:val="20"/>
                  <w:szCs w:val="20"/>
                </w:rPr>
                <w:t>Updated YPM 3A, YPM 3C, YPS 3A,YPS 3C, CB 5</w:t>
              </w:r>
              <w:r w:rsidR="006C110A" w:rsidRPr="004053D9">
                <w:rPr>
                  <w:rFonts w:ascii="Calibri" w:hAnsi="Calibri" w:cs="Calibri"/>
                  <w:sz w:val="20"/>
                  <w:szCs w:val="20"/>
                </w:rPr>
                <w:t xml:space="preserve"> </w:t>
              </w:r>
            </w:ins>
            <w:ins w:id="775" w:author="Sam Sehgal (EXT Idiom)" w:date="2025-04-30T13:38:00Z" w16du:dateUtc="2025-04-30T03:38:00Z">
              <w:r w:rsidR="00D55CD0" w:rsidRPr="000E597A">
                <w:rPr>
                  <w:rFonts w:ascii="Calibri" w:hAnsi="Calibri" w:cs="Calibri"/>
                  <w:sz w:val="20"/>
                  <w:szCs w:val="20"/>
                </w:rPr>
                <w:t xml:space="preserve"> &amp; </w:t>
              </w:r>
              <w:r w:rsidR="00D55CD0" w:rsidRPr="000E597A">
                <w:rPr>
                  <w:rFonts w:asciiTheme="minorHAnsi" w:hAnsiTheme="minorHAnsi" w:cstheme="minorHAnsi"/>
                  <w:sz w:val="20"/>
                  <w:szCs w:val="20"/>
                </w:rPr>
                <w:t>P1H3</w:t>
              </w:r>
            </w:ins>
            <w:ins w:id="776" w:author="Sam Sehgal (EXT Idiom)" w:date="2025-05-07T16:58:00Z" w16du:dateUtc="2025-05-07T06:58:00Z">
              <w:r w:rsidR="00A13523" w:rsidRPr="000E597A">
                <w:rPr>
                  <w:rFonts w:asciiTheme="minorHAnsi" w:hAnsiTheme="minorHAnsi" w:cstheme="minorHAnsi"/>
                  <w:sz w:val="20"/>
                  <w:szCs w:val="20"/>
                </w:rPr>
                <w:t>, YRP 11</w:t>
              </w:r>
              <w:r w:rsidR="0065565D" w:rsidRPr="000E597A">
                <w:rPr>
                  <w:rFonts w:asciiTheme="minorHAnsi" w:hAnsiTheme="minorHAnsi" w:cstheme="minorHAnsi"/>
                  <w:sz w:val="20"/>
                  <w:szCs w:val="20"/>
                </w:rPr>
                <w:t xml:space="preserve"> and YRP 12</w:t>
              </w:r>
            </w:ins>
          </w:p>
          <w:p w14:paraId="27D3AE77" w14:textId="4B8E0037" w:rsidR="008B1714" w:rsidRPr="000E597A" w:rsidRDefault="006C110A" w:rsidP="00133705">
            <w:pPr>
              <w:adjustRightInd w:val="0"/>
              <w:rPr>
                <w:ins w:id="777" w:author="Sam Sehgal (EXT Idiom)" w:date="2025-04-30T12:15:00Z" w16du:dateUtc="2025-04-30T02:15:00Z"/>
                <w:rFonts w:ascii="Calibri" w:hAnsi="Calibri" w:cs="Calibri"/>
                <w:sz w:val="20"/>
                <w:szCs w:val="20"/>
              </w:rPr>
            </w:pPr>
            <w:ins w:id="778" w:author="Sam Sehgal (EXT Idiom)" w:date="2025-04-30T12:15:00Z" w16du:dateUtc="2025-04-30T02:15:00Z">
              <w:r w:rsidRPr="000E597A">
                <w:rPr>
                  <w:rFonts w:ascii="Calibri" w:hAnsi="Calibri" w:cs="Calibri"/>
                  <w:sz w:val="20"/>
                  <w:szCs w:val="20"/>
                </w:rPr>
                <w:t>to cate</w:t>
              </w:r>
            </w:ins>
            <w:ins w:id="779" w:author="Sam Sehgal (EXT Idiom)" w:date="2025-04-30T13:38:00Z" w16du:dateUtc="2025-04-30T03:38:00Z">
              <w:r w:rsidR="00D55CD0" w:rsidRPr="000E597A">
                <w:rPr>
                  <w:rFonts w:ascii="Calibri" w:hAnsi="Calibri" w:cs="Calibri"/>
                  <w:sz w:val="20"/>
                  <w:szCs w:val="20"/>
                </w:rPr>
                <w:t>r</w:t>
              </w:r>
            </w:ins>
            <w:ins w:id="780" w:author="Sam Sehgal (EXT Idiom)" w:date="2025-04-30T12:15:00Z" w16du:dateUtc="2025-04-30T02:15:00Z">
              <w:r w:rsidRPr="000E597A">
                <w:rPr>
                  <w:rFonts w:ascii="Calibri" w:hAnsi="Calibri" w:cs="Calibri"/>
                  <w:sz w:val="20"/>
                  <w:szCs w:val="20"/>
                </w:rPr>
                <w:t xml:space="preserve"> for date and time changes that DCOD have done und</w:t>
              </w:r>
            </w:ins>
            <w:ins w:id="781" w:author="Sam Sehgal (EXT Idiom)" w:date="2025-04-30T12:16:00Z" w16du:dateUtc="2025-04-30T02:16:00Z">
              <w:r w:rsidRPr="000E597A">
                <w:rPr>
                  <w:rFonts w:ascii="Calibri" w:hAnsi="Calibri" w:cs="Calibri"/>
                  <w:sz w:val="20"/>
                  <w:szCs w:val="20"/>
                </w:rPr>
                <w:t>er bug-572033.</w:t>
              </w:r>
            </w:ins>
          </w:p>
        </w:tc>
      </w:tr>
      <w:tr w:rsidR="009116BE" w:rsidRPr="00BF7E32" w14:paraId="78CEBE90" w14:textId="77777777" w:rsidTr="00624F32">
        <w:trPr>
          <w:trHeight w:val="958"/>
          <w:ins w:id="782" w:author="sam sehgal" w:date="2025-05-19T12:31:00Z"/>
        </w:trPr>
        <w:tc>
          <w:tcPr>
            <w:tcW w:w="1418" w:type="dxa"/>
          </w:tcPr>
          <w:p w14:paraId="433EAEFE" w14:textId="548682B4" w:rsidR="009116BE" w:rsidRPr="000E597A" w:rsidRDefault="009116BE" w:rsidP="000E1A6F">
            <w:pPr>
              <w:rPr>
                <w:ins w:id="783" w:author="sam sehgal" w:date="2025-05-19T12:31:00Z" w16du:dateUtc="2025-05-19T02:31:00Z"/>
                <w:rFonts w:asciiTheme="minorHAnsi" w:hAnsiTheme="minorHAnsi" w:cstheme="minorHAnsi"/>
                <w:color w:val="262626" w:themeColor="text1" w:themeTint="D9"/>
                <w:sz w:val="20"/>
                <w:szCs w:val="20"/>
                <w:rPrChange w:id="784" w:author="sam sehgal" w:date="2025-05-19T12:31:00Z" w16du:dateUtc="2025-05-19T02:31:00Z">
                  <w:rPr>
                    <w:ins w:id="785" w:author="sam sehgal" w:date="2025-05-19T12:31:00Z" w16du:dateUtc="2025-05-19T02:31:00Z"/>
                    <w:rFonts w:asciiTheme="minorHAnsi" w:hAnsiTheme="minorHAnsi" w:cstheme="minorHAnsi"/>
                    <w:color w:val="262626" w:themeColor="text1" w:themeTint="D9"/>
                    <w:sz w:val="20"/>
                    <w:szCs w:val="20"/>
                    <w:highlight w:val="cyan"/>
                  </w:rPr>
                </w:rPrChange>
              </w:rPr>
            </w:pPr>
            <w:ins w:id="786" w:author="sam sehgal" w:date="2025-05-19T12:31:00Z" w16du:dateUtc="2025-05-19T02:31:00Z">
              <w:r w:rsidRPr="000E597A">
                <w:rPr>
                  <w:rFonts w:asciiTheme="minorHAnsi" w:hAnsiTheme="minorHAnsi" w:cstheme="minorHAnsi"/>
                  <w:color w:val="262626" w:themeColor="text1" w:themeTint="D9"/>
                  <w:sz w:val="20"/>
                  <w:szCs w:val="20"/>
                  <w:rPrChange w:id="787" w:author="sam sehgal" w:date="2025-05-19T12:31:00Z" w16du:dateUtc="2025-05-19T02:31:00Z">
                    <w:rPr>
                      <w:rFonts w:asciiTheme="minorHAnsi" w:hAnsiTheme="minorHAnsi" w:cstheme="minorHAnsi"/>
                      <w:color w:val="262626" w:themeColor="text1" w:themeTint="D9"/>
                      <w:sz w:val="20"/>
                      <w:szCs w:val="20"/>
                      <w:highlight w:val="cyan"/>
                    </w:rPr>
                  </w:rPrChange>
                </w:rPr>
                <w:t>16/05/2025</w:t>
              </w:r>
            </w:ins>
          </w:p>
        </w:tc>
        <w:tc>
          <w:tcPr>
            <w:tcW w:w="1129" w:type="dxa"/>
          </w:tcPr>
          <w:p w14:paraId="56CC1E03" w14:textId="58D57629" w:rsidR="009116BE" w:rsidRPr="000E597A" w:rsidRDefault="009116BE" w:rsidP="000E1A6F">
            <w:pPr>
              <w:rPr>
                <w:ins w:id="788" w:author="sam sehgal" w:date="2025-05-19T12:31:00Z" w16du:dateUtc="2025-05-19T02:31:00Z"/>
                <w:rFonts w:asciiTheme="minorHAnsi" w:hAnsiTheme="minorHAnsi" w:cstheme="minorHAnsi"/>
                <w:color w:val="262626" w:themeColor="text1" w:themeTint="D9"/>
                <w:sz w:val="20"/>
                <w:szCs w:val="20"/>
                <w:rPrChange w:id="789" w:author="sam sehgal" w:date="2025-05-19T12:31:00Z" w16du:dateUtc="2025-05-19T02:31:00Z">
                  <w:rPr>
                    <w:ins w:id="790" w:author="sam sehgal" w:date="2025-05-19T12:31:00Z" w16du:dateUtc="2025-05-19T02:31:00Z"/>
                    <w:rFonts w:asciiTheme="minorHAnsi" w:hAnsiTheme="minorHAnsi" w:cstheme="minorHAnsi"/>
                    <w:color w:val="262626" w:themeColor="text1" w:themeTint="D9"/>
                    <w:sz w:val="20"/>
                    <w:szCs w:val="20"/>
                    <w:highlight w:val="cyan"/>
                  </w:rPr>
                </w:rPrChange>
              </w:rPr>
            </w:pPr>
            <w:ins w:id="791" w:author="sam sehgal" w:date="2025-05-19T12:31:00Z" w16du:dateUtc="2025-05-19T02:31:00Z">
              <w:r w:rsidRPr="000E597A">
                <w:rPr>
                  <w:rFonts w:asciiTheme="minorHAnsi" w:hAnsiTheme="minorHAnsi" w:cstheme="minorHAnsi"/>
                  <w:color w:val="262626" w:themeColor="text1" w:themeTint="D9"/>
                  <w:sz w:val="20"/>
                  <w:szCs w:val="20"/>
                  <w:rPrChange w:id="792" w:author="sam sehgal" w:date="2025-05-19T12:31:00Z" w16du:dateUtc="2025-05-19T02:31:00Z">
                    <w:rPr>
                      <w:rFonts w:asciiTheme="minorHAnsi" w:hAnsiTheme="minorHAnsi" w:cstheme="minorHAnsi"/>
                      <w:color w:val="262626" w:themeColor="text1" w:themeTint="D9"/>
                      <w:sz w:val="20"/>
                      <w:szCs w:val="20"/>
                      <w:highlight w:val="cyan"/>
                    </w:rPr>
                  </w:rPrChange>
                </w:rPr>
                <w:t>7.22</w:t>
              </w:r>
            </w:ins>
          </w:p>
        </w:tc>
        <w:tc>
          <w:tcPr>
            <w:tcW w:w="1701" w:type="dxa"/>
          </w:tcPr>
          <w:p w14:paraId="6FA84DD3" w14:textId="3EF51E3E" w:rsidR="009116BE" w:rsidRPr="000E597A" w:rsidRDefault="009116BE" w:rsidP="000E1A6F">
            <w:pPr>
              <w:rPr>
                <w:ins w:id="793" w:author="sam sehgal" w:date="2025-05-19T12:31:00Z" w16du:dateUtc="2025-05-19T02:31:00Z"/>
                <w:rFonts w:ascii="Calibri" w:hAnsi="Calibri" w:cs="Calibri"/>
                <w:sz w:val="20"/>
                <w:szCs w:val="20"/>
                <w:rPrChange w:id="794" w:author="sam sehgal" w:date="2025-05-19T12:31:00Z" w16du:dateUtc="2025-05-19T02:31:00Z">
                  <w:rPr>
                    <w:ins w:id="795" w:author="sam sehgal" w:date="2025-05-19T12:31:00Z" w16du:dateUtc="2025-05-19T02:31:00Z"/>
                    <w:rFonts w:ascii="Calibri" w:hAnsi="Calibri" w:cs="Calibri"/>
                    <w:sz w:val="20"/>
                    <w:szCs w:val="20"/>
                    <w:highlight w:val="cyan"/>
                  </w:rPr>
                </w:rPrChange>
              </w:rPr>
            </w:pPr>
            <w:ins w:id="796" w:author="sam sehgal" w:date="2025-05-19T12:31:00Z" w16du:dateUtc="2025-05-19T02:31:00Z">
              <w:r w:rsidRPr="000E597A">
                <w:rPr>
                  <w:rFonts w:ascii="Calibri" w:hAnsi="Calibri" w:cs="Calibri"/>
                  <w:sz w:val="20"/>
                  <w:szCs w:val="20"/>
                  <w:rPrChange w:id="797" w:author="sam sehgal" w:date="2025-05-19T12:31:00Z" w16du:dateUtc="2025-05-19T02:31:00Z">
                    <w:rPr>
                      <w:rFonts w:ascii="Calibri" w:hAnsi="Calibri" w:cs="Calibri"/>
                      <w:sz w:val="20"/>
                      <w:szCs w:val="20"/>
                      <w:highlight w:val="cyan"/>
                    </w:rPr>
                  </w:rPrChange>
                </w:rPr>
                <w:t>Sam Sehgal</w:t>
              </w:r>
            </w:ins>
          </w:p>
        </w:tc>
        <w:tc>
          <w:tcPr>
            <w:tcW w:w="4767" w:type="dxa"/>
          </w:tcPr>
          <w:p w14:paraId="278FD2B2" w14:textId="77777777" w:rsidR="009116BE" w:rsidRPr="000E597A" w:rsidRDefault="009116BE" w:rsidP="009116BE">
            <w:pPr>
              <w:rPr>
                <w:ins w:id="798" w:author="sam sehgal" w:date="2025-05-19T12:31:00Z" w16du:dateUtc="2025-05-19T02:31:00Z"/>
                <w:rFonts w:ascii="Calibri" w:hAnsi="Calibri" w:cs="Calibri"/>
                <w:sz w:val="20"/>
                <w:szCs w:val="20"/>
              </w:rPr>
            </w:pPr>
            <w:ins w:id="799" w:author="sam sehgal" w:date="2025-05-19T12:31:00Z" w16du:dateUtc="2025-05-19T02:31:00Z">
              <w:r w:rsidRPr="000E597A">
                <w:rPr>
                  <w:rFonts w:ascii="Calibri" w:hAnsi="Calibri" w:cs="Calibri"/>
                  <w:sz w:val="20"/>
                  <w:szCs w:val="20"/>
                </w:rPr>
                <w:t>Updates made to section for Endorsement changes to not use &lt;AmountDue&gt; and &lt;RefundAmount&gt; and only use &lt;TransactionPremium&gt; that will be passed by DCOD as per the discussed changes</w:t>
              </w:r>
            </w:ins>
          </w:p>
          <w:p w14:paraId="5392B048" w14:textId="77777777" w:rsidR="009116BE" w:rsidRPr="000E597A" w:rsidRDefault="009116BE" w:rsidP="009116BE">
            <w:pPr>
              <w:rPr>
                <w:ins w:id="800" w:author="sam sehgal" w:date="2025-05-19T12:31:00Z" w16du:dateUtc="2025-05-19T02:31:00Z"/>
                <w:rFonts w:ascii="Calibri" w:hAnsi="Calibri" w:cs="Calibri"/>
                <w:sz w:val="20"/>
                <w:szCs w:val="20"/>
              </w:rPr>
            </w:pPr>
          </w:p>
          <w:p w14:paraId="3D81AE25" w14:textId="77777777" w:rsidR="009116BE" w:rsidRPr="004053D9" w:rsidRDefault="009116BE" w:rsidP="009116BE">
            <w:pPr>
              <w:rPr>
                <w:ins w:id="801" w:author="sam sehgal" w:date="2025-05-19T12:31:00Z" w16du:dateUtc="2025-05-19T02:31:00Z"/>
                <w:rFonts w:ascii="Calibri" w:hAnsi="Calibri" w:cs="Calibri"/>
                <w:sz w:val="20"/>
                <w:szCs w:val="20"/>
              </w:rPr>
            </w:pPr>
            <w:ins w:id="802" w:author="sam sehgal" w:date="2025-05-19T12:31:00Z" w16du:dateUtc="2025-05-19T02:31:00Z">
              <w:r w:rsidRPr="000E597A">
                <w:rPr>
                  <w:rFonts w:ascii="Calibri" w:hAnsi="Calibri" w:cs="Calibri"/>
                  <w:sz w:val="20"/>
                  <w:szCs w:val="20"/>
                </w:rPr>
                <w:t xml:space="preserve">YRP 14,15,16,17,18,19,23,27 </w:t>
              </w:r>
            </w:ins>
          </w:p>
          <w:p w14:paraId="3302A22D" w14:textId="77777777" w:rsidR="009116BE" w:rsidRPr="004053D9" w:rsidRDefault="009116BE" w:rsidP="009116BE">
            <w:pPr>
              <w:rPr>
                <w:ins w:id="803" w:author="sam sehgal" w:date="2025-05-19T12:31:00Z" w16du:dateUtc="2025-05-19T02:31:00Z"/>
                <w:rFonts w:ascii="Calibri" w:hAnsi="Calibri" w:cs="Calibri"/>
                <w:sz w:val="20"/>
                <w:szCs w:val="20"/>
              </w:rPr>
            </w:pPr>
            <w:ins w:id="804" w:author="sam sehgal" w:date="2025-05-19T12:31:00Z" w16du:dateUtc="2025-05-19T02:31:00Z">
              <w:r w:rsidRPr="004053D9">
                <w:rPr>
                  <w:rFonts w:ascii="Calibri" w:hAnsi="Calibri" w:cs="Calibri"/>
                  <w:sz w:val="20"/>
                  <w:szCs w:val="20"/>
                </w:rPr>
                <w:t>PS2 V3,V4,V5,V6,V7,V8,V9,V12</w:t>
              </w:r>
            </w:ins>
          </w:p>
          <w:p w14:paraId="26BE97B5" w14:textId="07145EEF" w:rsidR="009116BE" w:rsidRPr="000E597A" w:rsidRDefault="009116BE" w:rsidP="009116BE">
            <w:pPr>
              <w:rPr>
                <w:ins w:id="805" w:author="sam sehgal" w:date="2025-05-19T12:31:00Z" w16du:dateUtc="2025-05-19T02:31:00Z"/>
                <w:rFonts w:ascii="Calibri" w:hAnsi="Calibri" w:cs="Calibri"/>
                <w:sz w:val="20"/>
                <w:szCs w:val="20"/>
                <w:rPrChange w:id="806" w:author="sam sehgal" w:date="2025-05-19T12:31:00Z" w16du:dateUtc="2025-05-19T02:31:00Z">
                  <w:rPr>
                    <w:ins w:id="807" w:author="sam sehgal" w:date="2025-05-19T12:31:00Z" w16du:dateUtc="2025-05-19T02:31:00Z"/>
                    <w:rFonts w:ascii="Calibri" w:hAnsi="Calibri" w:cs="Calibri"/>
                    <w:sz w:val="20"/>
                    <w:szCs w:val="20"/>
                    <w:highlight w:val="cyan"/>
                  </w:rPr>
                </w:rPrChange>
              </w:rPr>
            </w:pPr>
            <w:ins w:id="808" w:author="sam sehgal" w:date="2025-05-19T12:31:00Z" w16du:dateUtc="2025-05-19T02:31:00Z">
              <w:r w:rsidRPr="004053D9">
                <w:rPr>
                  <w:rFonts w:ascii="Calibri" w:hAnsi="Calibri" w:cs="Calibri"/>
                  <w:sz w:val="20"/>
                  <w:szCs w:val="20"/>
                </w:rPr>
                <w:t>PS3 V4,V5</w:t>
              </w:r>
            </w:ins>
          </w:p>
        </w:tc>
      </w:tr>
      <w:tr w:rsidR="004638A9" w:rsidRPr="00BF7E32" w14:paraId="2FE278DD" w14:textId="77777777" w:rsidTr="00624F32">
        <w:trPr>
          <w:trHeight w:val="958"/>
          <w:ins w:id="809" w:author="Sam Sehgal (EXT Idiom)" w:date="2025-05-28T16:31:00Z"/>
        </w:trPr>
        <w:tc>
          <w:tcPr>
            <w:tcW w:w="1418" w:type="dxa"/>
          </w:tcPr>
          <w:p w14:paraId="24E9EE93" w14:textId="483EB8E4" w:rsidR="004638A9" w:rsidRPr="000E597A" w:rsidRDefault="005858A2" w:rsidP="000E1A6F">
            <w:pPr>
              <w:rPr>
                <w:ins w:id="810" w:author="Sam Sehgal (EXT Idiom)" w:date="2025-05-28T16:31:00Z" w16du:dateUtc="2025-05-28T06:31:00Z"/>
                <w:rFonts w:asciiTheme="minorHAnsi" w:hAnsiTheme="minorHAnsi" w:cstheme="minorHAnsi"/>
                <w:color w:val="262626" w:themeColor="text1" w:themeTint="D9"/>
                <w:sz w:val="20"/>
                <w:szCs w:val="20"/>
              </w:rPr>
            </w:pPr>
            <w:ins w:id="811" w:author="Sam Sehgal (EXT Idiom)" w:date="2025-05-28T16:31:00Z" w16du:dateUtc="2025-05-28T06:31:00Z">
              <w:r w:rsidRPr="000E597A">
                <w:rPr>
                  <w:rFonts w:asciiTheme="minorHAnsi" w:hAnsiTheme="minorHAnsi" w:cstheme="minorHAnsi"/>
                  <w:color w:val="262626" w:themeColor="text1" w:themeTint="D9"/>
                  <w:sz w:val="20"/>
                  <w:szCs w:val="20"/>
                </w:rPr>
                <w:lastRenderedPageBreak/>
                <w:t>28/05/2025</w:t>
              </w:r>
            </w:ins>
          </w:p>
        </w:tc>
        <w:tc>
          <w:tcPr>
            <w:tcW w:w="1129" w:type="dxa"/>
          </w:tcPr>
          <w:p w14:paraId="3D7242F0" w14:textId="726246A0" w:rsidR="004638A9" w:rsidRPr="000E597A" w:rsidRDefault="005858A2" w:rsidP="000E1A6F">
            <w:pPr>
              <w:rPr>
                <w:ins w:id="812" w:author="Sam Sehgal (EXT Idiom)" w:date="2025-05-28T16:31:00Z" w16du:dateUtc="2025-05-28T06:31:00Z"/>
                <w:rFonts w:asciiTheme="minorHAnsi" w:hAnsiTheme="minorHAnsi" w:cstheme="minorHAnsi"/>
                <w:color w:val="262626" w:themeColor="text1" w:themeTint="D9"/>
                <w:sz w:val="20"/>
                <w:szCs w:val="20"/>
              </w:rPr>
            </w:pPr>
            <w:ins w:id="813" w:author="Sam Sehgal (EXT Idiom)" w:date="2025-05-28T16:31:00Z" w16du:dateUtc="2025-05-28T06:31:00Z">
              <w:r w:rsidRPr="000E597A">
                <w:rPr>
                  <w:rFonts w:asciiTheme="minorHAnsi" w:hAnsiTheme="minorHAnsi" w:cstheme="minorHAnsi"/>
                  <w:color w:val="262626" w:themeColor="text1" w:themeTint="D9"/>
                  <w:sz w:val="20"/>
                  <w:szCs w:val="20"/>
                </w:rPr>
                <w:t>7.23</w:t>
              </w:r>
            </w:ins>
          </w:p>
        </w:tc>
        <w:tc>
          <w:tcPr>
            <w:tcW w:w="1701" w:type="dxa"/>
          </w:tcPr>
          <w:p w14:paraId="637EBA3E" w14:textId="6970DBF3" w:rsidR="004638A9" w:rsidRPr="000E597A" w:rsidRDefault="005858A2" w:rsidP="000E1A6F">
            <w:pPr>
              <w:rPr>
                <w:ins w:id="814" w:author="Sam Sehgal (EXT Idiom)" w:date="2025-05-28T16:31:00Z" w16du:dateUtc="2025-05-28T06:31:00Z"/>
                <w:rFonts w:ascii="Calibri" w:hAnsi="Calibri" w:cs="Calibri"/>
                <w:sz w:val="20"/>
                <w:szCs w:val="20"/>
              </w:rPr>
            </w:pPr>
            <w:ins w:id="815" w:author="Sam Sehgal (EXT Idiom)" w:date="2025-05-28T16:31:00Z" w16du:dateUtc="2025-05-28T06:31:00Z">
              <w:r w:rsidRPr="000E597A">
                <w:rPr>
                  <w:rFonts w:ascii="Calibri" w:hAnsi="Calibri" w:cs="Calibri"/>
                  <w:sz w:val="20"/>
                  <w:szCs w:val="20"/>
                </w:rPr>
                <w:t>Sam Sehgal</w:t>
              </w:r>
            </w:ins>
          </w:p>
        </w:tc>
        <w:tc>
          <w:tcPr>
            <w:tcW w:w="4767" w:type="dxa"/>
          </w:tcPr>
          <w:p w14:paraId="0FBBBA30" w14:textId="662D8DB5" w:rsidR="004638A9" w:rsidRPr="000E597A" w:rsidRDefault="005858A2" w:rsidP="009116BE">
            <w:pPr>
              <w:rPr>
                <w:ins w:id="816" w:author="Sam Sehgal (EXT Idiom)" w:date="2025-05-28T16:31:00Z" w16du:dateUtc="2025-05-28T06:31:00Z"/>
                <w:rFonts w:ascii="Calibri" w:hAnsi="Calibri" w:cs="Calibri"/>
                <w:sz w:val="20"/>
                <w:szCs w:val="20"/>
              </w:rPr>
            </w:pPr>
            <w:ins w:id="817" w:author="Sam Sehgal (EXT Idiom)" w:date="2025-05-28T16:31:00Z" w16du:dateUtc="2025-05-28T06:31:00Z">
              <w:r w:rsidRPr="000E597A">
                <w:rPr>
                  <w:rFonts w:ascii="Calibri" w:hAnsi="Calibri" w:cs="Calibri"/>
                  <w:sz w:val="20"/>
                  <w:szCs w:val="20"/>
                </w:rPr>
                <w:t xml:space="preserve">Added PS 6 </w:t>
              </w:r>
            </w:ins>
            <w:ins w:id="818" w:author="Sam Sehgal (EXT Idiom)" w:date="2025-05-28T16:32:00Z" w16du:dateUtc="2025-05-28T06:32:00Z">
              <w:r w:rsidRPr="000E597A">
                <w:rPr>
                  <w:rFonts w:ascii="Calibri" w:hAnsi="Calibri" w:cs="Calibri"/>
                  <w:sz w:val="20"/>
                  <w:szCs w:val="20"/>
                </w:rPr>
                <w:t>V6 wording and updated logic for DDH 3 and DDH 4 to always display.</w:t>
              </w:r>
            </w:ins>
          </w:p>
        </w:tc>
      </w:tr>
      <w:tr w:rsidR="00B82ECA" w:rsidRPr="00BF7E32" w14:paraId="15085275" w14:textId="77777777" w:rsidTr="00624F32">
        <w:trPr>
          <w:trHeight w:val="958"/>
          <w:ins w:id="819" w:author="sam sehgal" w:date="2025-06-06T13:39:00Z"/>
        </w:trPr>
        <w:tc>
          <w:tcPr>
            <w:tcW w:w="1418" w:type="dxa"/>
          </w:tcPr>
          <w:p w14:paraId="157BD0DE" w14:textId="3FEC785C" w:rsidR="00B82ECA" w:rsidRPr="000E597A" w:rsidRDefault="00B82ECA" w:rsidP="000E1A6F">
            <w:pPr>
              <w:rPr>
                <w:ins w:id="820" w:author="sam sehgal" w:date="2025-06-06T13:39:00Z" w16du:dateUtc="2025-06-06T03:39:00Z"/>
                <w:rFonts w:asciiTheme="minorHAnsi" w:hAnsiTheme="minorHAnsi" w:cstheme="minorHAnsi"/>
                <w:color w:val="262626" w:themeColor="text1" w:themeTint="D9"/>
                <w:sz w:val="20"/>
                <w:szCs w:val="20"/>
                <w:rPrChange w:id="821" w:author="sam sehgal" w:date="2025-06-06T13:39:00Z" w16du:dateUtc="2025-06-06T03:39:00Z">
                  <w:rPr>
                    <w:ins w:id="822" w:author="sam sehgal" w:date="2025-06-06T13:39:00Z" w16du:dateUtc="2025-06-06T03:39:00Z"/>
                    <w:rFonts w:asciiTheme="minorHAnsi" w:hAnsiTheme="minorHAnsi" w:cstheme="minorHAnsi"/>
                    <w:color w:val="262626" w:themeColor="text1" w:themeTint="D9"/>
                    <w:sz w:val="20"/>
                    <w:szCs w:val="20"/>
                    <w:highlight w:val="green"/>
                  </w:rPr>
                </w:rPrChange>
              </w:rPr>
            </w:pPr>
            <w:ins w:id="823" w:author="sam sehgal" w:date="2025-06-06T13:39:00Z" w16du:dateUtc="2025-06-06T03:39:00Z">
              <w:r w:rsidRPr="000E597A">
                <w:rPr>
                  <w:rFonts w:asciiTheme="minorHAnsi" w:hAnsiTheme="minorHAnsi" w:cstheme="minorHAnsi"/>
                  <w:color w:val="262626" w:themeColor="text1" w:themeTint="D9"/>
                  <w:sz w:val="20"/>
                  <w:szCs w:val="20"/>
                  <w:rPrChange w:id="824" w:author="sam sehgal" w:date="2025-06-06T13:39:00Z" w16du:dateUtc="2025-06-06T03:39:00Z">
                    <w:rPr>
                      <w:rFonts w:asciiTheme="minorHAnsi" w:hAnsiTheme="minorHAnsi" w:cstheme="minorHAnsi"/>
                      <w:color w:val="262626" w:themeColor="text1" w:themeTint="D9"/>
                      <w:sz w:val="20"/>
                      <w:szCs w:val="20"/>
                      <w:highlight w:val="green"/>
                    </w:rPr>
                  </w:rPrChange>
                </w:rPr>
                <w:t>06/06/2025</w:t>
              </w:r>
            </w:ins>
          </w:p>
        </w:tc>
        <w:tc>
          <w:tcPr>
            <w:tcW w:w="1129" w:type="dxa"/>
          </w:tcPr>
          <w:p w14:paraId="4A089935" w14:textId="3C230153" w:rsidR="00B82ECA" w:rsidRPr="000E597A" w:rsidRDefault="00B82ECA" w:rsidP="000E1A6F">
            <w:pPr>
              <w:rPr>
                <w:ins w:id="825" w:author="sam sehgal" w:date="2025-06-06T13:39:00Z" w16du:dateUtc="2025-06-06T03:39:00Z"/>
                <w:rFonts w:asciiTheme="minorHAnsi" w:hAnsiTheme="minorHAnsi" w:cstheme="minorHAnsi"/>
                <w:color w:val="262626" w:themeColor="text1" w:themeTint="D9"/>
                <w:sz w:val="20"/>
                <w:szCs w:val="20"/>
                <w:rPrChange w:id="826" w:author="sam sehgal" w:date="2025-06-06T13:39:00Z" w16du:dateUtc="2025-06-06T03:39:00Z">
                  <w:rPr>
                    <w:ins w:id="827" w:author="sam sehgal" w:date="2025-06-06T13:39:00Z" w16du:dateUtc="2025-06-06T03:39:00Z"/>
                    <w:rFonts w:asciiTheme="minorHAnsi" w:hAnsiTheme="minorHAnsi" w:cstheme="minorHAnsi"/>
                    <w:color w:val="262626" w:themeColor="text1" w:themeTint="D9"/>
                    <w:sz w:val="20"/>
                    <w:szCs w:val="20"/>
                    <w:highlight w:val="green"/>
                  </w:rPr>
                </w:rPrChange>
              </w:rPr>
            </w:pPr>
            <w:ins w:id="828" w:author="sam sehgal" w:date="2025-06-06T13:39:00Z" w16du:dateUtc="2025-06-06T03:39:00Z">
              <w:r w:rsidRPr="000E597A">
                <w:rPr>
                  <w:rFonts w:asciiTheme="minorHAnsi" w:hAnsiTheme="minorHAnsi" w:cstheme="minorHAnsi"/>
                  <w:color w:val="262626" w:themeColor="text1" w:themeTint="D9"/>
                  <w:sz w:val="20"/>
                  <w:szCs w:val="20"/>
                  <w:rPrChange w:id="829" w:author="sam sehgal" w:date="2025-06-06T13:39:00Z" w16du:dateUtc="2025-06-06T03:39:00Z">
                    <w:rPr>
                      <w:rFonts w:asciiTheme="minorHAnsi" w:hAnsiTheme="minorHAnsi" w:cstheme="minorHAnsi"/>
                      <w:color w:val="262626" w:themeColor="text1" w:themeTint="D9"/>
                      <w:sz w:val="20"/>
                      <w:szCs w:val="20"/>
                      <w:highlight w:val="green"/>
                    </w:rPr>
                  </w:rPrChange>
                </w:rPr>
                <w:t>7.24</w:t>
              </w:r>
            </w:ins>
          </w:p>
        </w:tc>
        <w:tc>
          <w:tcPr>
            <w:tcW w:w="1701" w:type="dxa"/>
          </w:tcPr>
          <w:p w14:paraId="46EA67CF" w14:textId="6C6D20F4" w:rsidR="00B82ECA" w:rsidRPr="000E597A" w:rsidRDefault="00B82ECA" w:rsidP="000E1A6F">
            <w:pPr>
              <w:rPr>
                <w:ins w:id="830" w:author="sam sehgal" w:date="2025-06-06T13:39:00Z" w16du:dateUtc="2025-06-06T03:39:00Z"/>
                <w:rFonts w:ascii="Calibri" w:hAnsi="Calibri" w:cs="Calibri"/>
                <w:sz w:val="20"/>
                <w:szCs w:val="20"/>
                <w:rPrChange w:id="831" w:author="sam sehgal" w:date="2025-06-06T13:39:00Z" w16du:dateUtc="2025-06-06T03:39:00Z">
                  <w:rPr>
                    <w:ins w:id="832" w:author="sam sehgal" w:date="2025-06-06T13:39:00Z" w16du:dateUtc="2025-06-06T03:39:00Z"/>
                    <w:rFonts w:ascii="Calibri" w:hAnsi="Calibri" w:cs="Calibri"/>
                    <w:sz w:val="20"/>
                    <w:szCs w:val="20"/>
                    <w:highlight w:val="green"/>
                  </w:rPr>
                </w:rPrChange>
              </w:rPr>
            </w:pPr>
            <w:ins w:id="833" w:author="sam sehgal" w:date="2025-06-06T13:39:00Z" w16du:dateUtc="2025-06-06T03:39:00Z">
              <w:r w:rsidRPr="000E597A">
                <w:rPr>
                  <w:rFonts w:ascii="Calibri" w:hAnsi="Calibri" w:cs="Calibri"/>
                  <w:sz w:val="20"/>
                  <w:szCs w:val="20"/>
                  <w:rPrChange w:id="834" w:author="sam sehgal" w:date="2025-06-06T13:39:00Z" w16du:dateUtc="2025-06-06T03:39:00Z">
                    <w:rPr>
                      <w:rFonts w:ascii="Calibri" w:hAnsi="Calibri" w:cs="Calibri"/>
                      <w:sz w:val="20"/>
                      <w:szCs w:val="20"/>
                      <w:highlight w:val="green"/>
                    </w:rPr>
                  </w:rPrChange>
                </w:rPr>
                <w:t xml:space="preserve">SamSehgal </w:t>
              </w:r>
            </w:ins>
          </w:p>
        </w:tc>
        <w:tc>
          <w:tcPr>
            <w:tcW w:w="4767" w:type="dxa"/>
          </w:tcPr>
          <w:p w14:paraId="299D5D12" w14:textId="6ACA2322" w:rsidR="00B82ECA" w:rsidRPr="000E597A" w:rsidRDefault="00B82ECA" w:rsidP="009116BE">
            <w:pPr>
              <w:rPr>
                <w:ins w:id="835" w:author="sam sehgal" w:date="2025-06-06T13:39:00Z" w16du:dateUtc="2025-06-06T03:39:00Z"/>
                <w:rFonts w:ascii="Calibri" w:hAnsi="Calibri" w:cs="Calibri"/>
                <w:sz w:val="20"/>
                <w:szCs w:val="20"/>
                <w:rPrChange w:id="836" w:author="sam sehgal" w:date="2025-06-06T13:39:00Z" w16du:dateUtc="2025-06-06T03:39:00Z">
                  <w:rPr>
                    <w:ins w:id="837" w:author="sam sehgal" w:date="2025-06-06T13:39:00Z" w16du:dateUtc="2025-06-06T03:39:00Z"/>
                    <w:rFonts w:ascii="Calibri" w:hAnsi="Calibri" w:cs="Calibri"/>
                    <w:sz w:val="20"/>
                    <w:szCs w:val="20"/>
                    <w:highlight w:val="green"/>
                  </w:rPr>
                </w:rPrChange>
              </w:rPr>
            </w:pPr>
            <w:ins w:id="838" w:author="sam sehgal" w:date="2025-06-06T13:39:00Z" w16du:dateUtc="2025-06-06T03:39:00Z">
              <w:r w:rsidRPr="000E597A">
                <w:rPr>
                  <w:rFonts w:ascii="Calibri" w:hAnsi="Calibri" w:cs="Calibri"/>
                  <w:sz w:val="20"/>
                  <w:szCs w:val="20"/>
                  <w:rPrChange w:id="839" w:author="sam sehgal" w:date="2025-06-06T13:39:00Z" w16du:dateUtc="2025-06-06T03:39:00Z">
                    <w:rPr>
                      <w:rFonts w:ascii="Calibri" w:hAnsi="Calibri" w:cs="Calibri"/>
                      <w:sz w:val="20"/>
                      <w:szCs w:val="20"/>
                      <w:highlight w:val="green"/>
                    </w:rPr>
                  </w:rPrChange>
                </w:rPr>
                <w:t>Updated PS2 V5 &amp; YRP 15 to display “payment” instead of “premium”</w:t>
              </w:r>
            </w:ins>
          </w:p>
        </w:tc>
      </w:tr>
      <w:tr w:rsidR="000E597A" w:rsidRPr="00BF7E32" w14:paraId="4B1BB729" w14:textId="77777777" w:rsidTr="00624F32">
        <w:trPr>
          <w:trHeight w:val="958"/>
        </w:trPr>
        <w:tc>
          <w:tcPr>
            <w:tcW w:w="1418" w:type="dxa"/>
          </w:tcPr>
          <w:p w14:paraId="5EA6A002" w14:textId="0131EAC7" w:rsidR="000E597A" w:rsidRPr="000E597A" w:rsidRDefault="000E597A" w:rsidP="000E1A6F">
            <w:pPr>
              <w:rPr>
                <w:rFonts w:asciiTheme="minorHAnsi" w:hAnsiTheme="minorHAnsi" w:cstheme="minorHAnsi"/>
                <w:color w:val="262626" w:themeColor="text1" w:themeTint="D9"/>
                <w:sz w:val="20"/>
                <w:szCs w:val="20"/>
                <w:highlight w:val="yellow"/>
              </w:rPr>
            </w:pPr>
            <w:r>
              <w:rPr>
                <w:rFonts w:asciiTheme="minorHAnsi" w:hAnsiTheme="minorHAnsi" w:cstheme="minorHAnsi"/>
                <w:color w:val="262626" w:themeColor="text1" w:themeTint="D9"/>
                <w:sz w:val="20"/>
                <w:szCs w:val="20"/>
                <w:highlight w:val="yellow"/>
              </w:rPr>
              <w:t>21/07/2025</w:t>
            </w:r>
          </w:p>
        </w:tc>
        <w:tc>
          <w:tcPr>
            <w:tcW w:w="1129" w:type="dxa"/>
          </w:tcPr>
          <w:p w14:paraId="39556523" w14:textId="4A43D5A6" w:rsidR="000E597A" w:rsidRPr="000E597A" w:rsidRDefault="000E597A" w:rsidP="000E1A6F">
            <w:pPr>
              <w:rPr>
                <w:rFonts w:asciiTheme="minorHAnsi" w:hAnsiTheme="minorHAnsi" w:cstheme="minorHAnsi"/>
                <w:color w:val="262626" w:themeColor="text1" w:themeTint="D9"/>
                <w:sz w:val="20"/>
                <w:szCs w:val="20"/>
                <w:highlight w:val="yellow"/>
              </w:rPr>
            </w:pPr>
            <w:r>
              <w:rPr>
                <w:rFonts w:asciiTheme="minorHAnsi" w:hAnsiTheme="minorHAnsi" w:cstheme="minorHAnsi"/>
                <w:color w:val="262626" w:themeColor="text1" w:themeTint="D9"/>
                <w:sz w:val="20"/>
                <w:szCs w:val="20"/>
                <w:highlight w:val="yellow"/>
              </w:rPr>
              <w:t>7.25</w:t>
            </w:r>
          </w:p>
        </w:tc>
        <w:tc>
          <w:tcPr>
            <w:tcW w:w="1701" w:type="dxa"/>
          </w:tcPr>
          <w:p w14:paraId="1C15C596" w14:textId="7DC21194" w:rsidR="000E597A" w:rsidRPr="000E597A" w:rsidRDefault="000E597A" w:rsidP="000E1A6F">
            <w:pPr>
              <w:rPr>
                <w:rFonts w:ascii="Calibri" w:hAnsi="Calibri" w:cs="Calibri"/>
                <w:sz w:val="20"/>
                <w:szCs w:val="20"/>
                <w:highlight w:val="yellow"/>
              </w:rPr>
            </w:pPr>
            <w:r>
              <w:rPr>
                <w:rFonts w:ascii="Calibri" w:hAnsi="Calibri" w:cs="Calibri"/>
                <w:sz w:val="20"/>
                <w:szCs w:val="20"/>
                <w:highlight w:val="yellow"/>
              </w:rPr>
              <w:t>Sam Sehgal</w:t>
            </w:r>
          </w:p>
        </w:tc>
        <w:tc>
          <w:tcPr>
            <w:tcW w:w="4767" w:type="dxa"/>
          </w:tcPr>
          <w:p w14:paraId="0A49C51E" w14:textId="5A1543CC" w:rsidR="000E597A" w:rsidRPr="000E597A" w:rsidRDefault="000E597A" w:rsidP="009116BE">
            <w:pPr>
              <w:rPr>
                <w:rFonts w:ascii="Calibri" w:hAnsi="Calibri" w:cs="Calibri"/>
                <w:sz w:val="20"/>
                <w:szCs w:val="20"/>
                <w:highlight w:val="yellow"/>
              </w:rPr>
            </w:pPr>
            <w:r>
              <w:rPr>
                <w:rFonts w:ascii="Calibri" w:hAnsi="Calibri" w:cs="Calibri"/>
                <w:sz w:val="20"/>
                <w:szCs w:val="20"/>
                <w:highlight w:val="yellow"/>
              </w:rPr>
              <w:t>Updated YB 6</w:t>
            </w:r>
            <w:r w:rsidR="00CC1DC1">
              <w:rPr>
                <w:rFonts w:ascii="Calibri" w:hAnsi="Calibri" w:cs="Calibri"/>
                <w:sz w:val="20"/>
                <w:szCs w:val="20"/>
                <w:highlight w:val="yellow"/>
              </w:rPr>
              <w:t>, SCH 7 and SCH 8</w:t>
            </w:r>
            <w:del w:id="840" w:author="sam sehgal" w:date="2025-07-21T14:50:00Z" w16du:dateUtc="2025-07-21T04:50:00Z">
              <w:r w:rsidDel="00CC1DC1">
                <w:rPr>
                  <w:rFonts w:ascii="Calibri" w:hAnsi="Calibri" w:cs="Calibri"/>
                  <w:sz w:val="20"/>
                  <w:szCs w:val="20"/>
                  <w:highlight w:val="yellow"/>
                </w:rPr>
                <w:delText xml:space="preserve"> </w:delText>
              </w:r>
            </w:del>
            <w:r>
              <w:rPr>
                <w:rFonts w:ascii="Calibri" w:hAnsi="Calibri" w:cs="Calibri"/>
                <w:sz w:val="20"/>
                <w:szCs w:val="20"/>
                <w:highlight w:val="yellow"/>
              </w:rPr>
              <w:t>with changes made to Home and Landlord for Unoccupancy logic updates.</w:t>
            </w:r>
          </w:p>
        </w:tc>
      </w:tr>
    </w:tbl>
    <w:p w14:paraId="0A8C6684" w14:textId="77777777" w:rsidR="00013E4E" w:rsidRDefault="00013E4E" w:rsidP="00941BDB">
      <w:pPr>
        <w:rPr>
          <w:rFonts w:asciiTheme="minorHAnsi" w:hAnsiTheme="minorHAnsi" w:cstheme="minorHAnsi"/>
        </w:rPr>
      </w:pPr>
    </w:p>
    <w:p w14:paraId="7CABB160" w14:textId="77777777" w:rsidR="00941BDB" w:rsidRPr="00720F8E" w:rsidRDefault="00941BDB" w:rsidP="00941BDB">
      <w:pPr>
        <w:pStyle w:val="Heading2"/>
        <w:rPr>
          <w:rFonts w:asciiTheme="minorHAnsi" w:hAnsiTheme="minorHAnsi" w:cstheme="minorHAnsi"/>
        </w:rPr>
      </w:pPr>
      <w:bookmarkStart w:id="841" w:name="_Toc119396293"/>
      <w:bookmarkStart w:id="842" w:name="_Toc122589888"/>
      <w:bookmarkStart w:id="843" w:name="_Toc143871414"/>
      <w:bookmarkStart w:id="844" w:name="_Toc173483687"/>
      <w:r w:rsidRPr="00720F8E">
        <w:rPr>
          <w:rFonts w:asciiTheme="minorHAnsi" w:hAnsiTheme="minorHAnsi" w:cstheme="minorHAnsi"/>
        </w:rPr>
        <w:t>Document Review</w:t>
      </w:r>
      <w:bookmarkEnd w:id="841"/>
      <w:bookmarkEnd w:id="842"/>
      <w:bookmarkEnd w:id="843"/>
      <w:bookmarkEnd w:id="844"/>
    </w:p>
    <w:tbl>
      <w:tblPr>
        <w:tblStyle w:val="TableGrid"/>
        <w:tblW w:w="0" w:type="auto"/>
        <w:tblLook w:val="04A0" w:firstRow="1" w:lastRow="0" w:firstColumn="1" w:lastColumn="0" w:noHBand="0" w:noVBand="1"/>
      </w:tblPr>
      <w:tblGrid>
        <w:gridCol w:w="1802"/>
        <w:gridCol w:w="1802"/>
        <w:gridCol w:w="1802"/>
        <w:gridCol w:w="1802"/>
        <w:gridCol w:w="1802"/>
      </w:tblGrid>
      <w:tr w:rsidR="00941BDB" w:rsidRPr="00720F8E" w14:paraId="3804A2E1" w14:textId="77777777">
        <w:tc>
          <w:tcPr>
            <w:tcW w:w="9010" w:type="dxa"/>
            <w:gridSpan w:val="5"/>
            <w:shd w:val="clear" w:color="auto" w:fill="EEECE1" w:themeFill="background2"/>
          </w:tcPr>
          <w:p w14:paraId="61C0AEF4" w14:textId="77777777" w:rsidR="00941BDB" w:rsidRPr="00720F8E" w:rsidRDefault="00941BDB">
            <w:pPr>
              <w:rPr>
                <w:rFonts w:asciiTheme="minorHAnsi" w:hAnsiTheme="minorHAnsi" w:cstheme="minorHAnsi"/>
                <w:b/>
                <w:bCs/>
              </w:rPr>
            </w:pPr>
            <w:r w:rsidRPr="00720F8E">
              <w:rPr>
                <w:rFonts w:asciiTheme="minorHAnsi" w:hAnsiTheme="minorHAnsi" w:cstheme="minorHAnsi"/>
                <w:b/>
                <w:bCs/>
              </w:rPr>
              <w:t>Primary Distribution and Endorsement</w:t>
            </w:r>
          </w:p>
        </w:tc>
      </w:tr>
      <w:tr w:rsidR="00941BDB" w:rsidRPr="00720F8E" w14:paraId="2D2C8912" w14:textId="77777777">
        <w:tc>
          <w:tcPr>
            <w:tcW w:w="1802" w:type="dxa"/>
            <w:shd w:val="clear" w:color="auto" w:fill="EEECE1" w:themeFill="background2"/>
          </w:tcPr>
          <w:p w14:paraId="24E95C38" w14:textId="77777777" w:rsidR="00941BDB" w:rsidRPr="00720F8E" w:rsidRDefault="00941BDB">
            <w:pPr>
              <w:rPr>
                <w:rFonts w:asciiTheme="minorHAnsi" w:hAnsiTheme="minorHAnsi" w:cstheme="minorHAnsi"/>
              </w:rPr>
            </w:pPr>
            <w:r w:rsidRPr="00720F8E">
              <w:rPr>
                <w:rFonts w:asciiTheme="minorHAnsi" w:hAnsiTheme="minorHAnsi" w:cstheme="minorHAnsi"/>
              </w:rPr>
              <w:t>Name</w:t>
            </w:r>
          </w:p>
        </w:tc>
        <w:tc>
          <w:tcPr>
            <w:tcW w:w="1802" w:type="dxa"/>
            <w:shd w:val="clear" w:color="auto" w:fill="EEECE1" w:themeFill="background2"/>
          </w:tcPr>
          <w:p w14:paraId="278398F3" w14:textId="77777777" w:rsidR="00941BDB" w:rsidRPr="00720F8E" w:rsidRDefault="00941BDB">
            <w:pPr>
              <w:rPr>
                <w:rFonts w:asciiTheme="minorHAnsi" w:hAnsiTheme="minorHAnsi" w:cstheme="minorHAnsi"/>
              </w:rPr>
            </w:pPr>
            <w:r w:rsidRPr="00720F8E">
              <w:rPr>
                <w:rFonts w:asciiTheme="minorHAnsi" w:hAnsiTheme="minorHAnsi" w:cstheme="minorHAnsi"/>
              </w:rPr>
              <w:t>Role</w:t>
            </w:r>
          </w:p>
        </w:tc>
        <w:tc>
          <w:tcPr>
            <w:tcW w:w="1802" w:type="dxa"/>
            <w:shd w:val="clear" w:color="auto" w:fill="EEECE1" w:themeFill="background2"/>
          </w:tcPr>
          <w:p w14:paraId="7E8F7C7D" w14:textId="77777777" w:rsidR="00941BDB" w:rsidRPr="00720F8E" w:rsidRDefault="00941BDB">
            <w:pPr>
              <w:rPr>
                <w:rFonts w:asciiTheme="minorHAnsi" w:hAnsiTheme="minorHAnsi" w:cstheme="minorHAnsi"/>
              </w:rPr>
            </w:pPr>
            <w:r w:rsidRPr="00720F8E">
              <w:rPr>
                <w:rFonts w:asciiTheme="minorHAnsi" w:hAnsiTheme="minorHAnsi" w:cstheme="minorHAnsi"/>
              </w:rPr>
              <w:t>Action Required</w:t>
            </w:r>
          </w:p>
        </w:tc>
        <w:tc>
          <w:tcPr>
            <w:tcW w:w="1802" w:type="dxa"/>
            <w:shd w:val="clear" w:color="auto" w:fill="EEECE1" w:themeFill="background2"/>
          </w:tcPr>
          <w:p w14:paraId="61A7BBEC" w14:textId="77777777" w:rsidR="00941BDB" w:rsidRPr="00720F8E" w:rsidRDefault="00941BDB">
            <w:pPr>
              <w:rPr>
                <w:rFonts w:asciiTheme="minorHAnsi" w:hAnsiTheme="minorHAnsi" w:cstheme="minorHAnsi"/>
              </w:rPr>
            </w:pPr>
            <w:r w:rsidRPr="00720F8E">
              <w:rPr>
                <w:rFonts w:asciiTheme="minorHAnsi" w:hAnsiTheme="minorHAnsi" w:cstheme="minorHAnsi"/>
              </w:rPr>
              <w:t>Approval</w:t>
            </w:r>
          </w:p>
        </w:tc>
        <w:tc>
          <w:tcPr>
            <w:tcW w:w="1802" w:type="dxa"/>
            <w:shd w:val="clear" w:color="auto" w:fill="EEECE1" w:themeFill="background2"/>
          </w:tcPr>
          <w:p w14:paraId="7AE137F4" w14:textId="77777777" w:rsidR="00941BDB" w:rsidRPr="00720F8E" w:rsidRDefault="00941BDB">
            <w:pPr>
              <w:rPr>
                <w:rFonts w:asciiTheme="minorHAnsi" w:hAnsiTheme="minorHAnsi" w:cstheme="minorHAnsi"/>
              </w:rPr>
            </w:pPr>
            <w:r w:rsidRPr="00720F8E">
              <w:rPr>
                <w:rFonts w:asciiTheme="minorHAnsi" w:hAnsiTheme="minorHAnsi" w:cstheme="minorHAnsi"/>
              </w:rPr>
              <w:t>Comments</w:t>
            </w:r>
          </w:p>
        </w:tc>
      </w:tr>
      <w:tr w:rsidR="00941BDB" w:rsidRPr="00720F8E" w14:paraId="54D0F070" w14:textId="77777777">
        <w:tc>
          <w:tcPr>
            <w:tcW w:w="1802" w:type="dxa"/>
          </w:tcPr>
          <w:p w14:paraId="20935414" w14:textId="77777777" w:rsidR="00941BDB" w:rsidRPr="00720F8E" w:rsidRDefault="00941BDB">
            <w:pPr>
              <w:rPr>
                <w:rFonts w:asciiTheme="minorHAnsi" w:hAnsiTheme="minorHAnsi" w:cstheme="minorHAnsi"/>
              </w:rPr>
            </w:pPr>
          </w:p>
        </w:tc>
        <w:tc>
          <w:tcPr>
            <w:tcW w:w="1802" w:type="dxa"/>
          </w:tcPr>
          <w:p w14:paraId="4F0D4341" w14:textId="77777777" w:rsidR="00941BDB" w:rsidRPr="00720F8E" w:rsidRDefault="00941BDB">
            <w:pPr>
              <w:rPr>
                <w:rFonts w:asciiTheme="minorHAnsi" w:hAnsiTheme="minorHAnsi" w:cstheme="minorHAnsi"/>
              </w:rPr>
            </w:pPr>
          </w:p>
        </w:tc>
        <w:tc>
          <w:tcPr>
            <w:tcW w:w="1802" w:type="dxa"/>
          </w:tcPr>
          <w:p w14:paraId="4AD9F319" w14:textId="77777777" w:rsidR="00941BDB" w:rsidRPr="00720F8E" w:rsidRDefault="00941BDB">
            <w:pPr>
              <w:rPr>
                <w:rFonts w:asciiTheme="minorHAnsi" w:hAnsiTheme="minorHAnsi" w:cstheme="minorHAnsi"/>
              </w:rPr>
            </w:pPr>
          </w:p>
        </w:tc>
        <w:tc>
          <w:tcPr>
            <w:tcW w:w="1802" w:type="dxa"/>
          </w:tcPr>
          <w:p w14:paraId="264FE1CC" w14:textId="77777777" w:rsidR="00941BDB" w:rsidRPr="00720F8E" w:rsidRDefault="00941BDB">
            <w:pPr>
              <w:rPr>
                <w:rFonts w:asciiTheme="minorHAnsi" w:hAnsiTheme="minorHAnsi" w:cstheme="minorHAnsi"/>
              </w:rPr>
            </w:pPr>
          </w:p>
        </w:tc>
        <w:tc>
          <w:tcPr>
            <w:tcW w:w="1802" w:type="dxa"/>
          </w:tcPr>
          <w:p w14:paraId="61960F2C" w14:textId="77777777" w:rsidR="00941BDB" w:rsidRPr="00720F8E" w:rsidRDefault="00941BDB">
            <w:pPr>
              <w:rPr>
                <w:rFonts w:asciiTheme="minorHAnsi" w:hAnsiTheme="minorHAnsi" w:cstheme="minorHAnsi"/>
              </w:rPr>
            </w:pPr>
          </w:p>
        </w:tc>
      </w:tr>
      <w:tr w:rsidR="00941BDB" w:rsidRPr="00720F8E" w14:paraId="395428CB" w14:textId="77777777">
        <w:tc>
          <w:tcPr>
            <w:tcW w:w="1802" w:type="dxa"/>
          </w:tcPr>
          <w:p w14:paraId="6EA4D047" w14:textId="77777777" w:rsidR="00941BDB" w:rsidRPr="00720F8E" w:rsidRDefault="00941BDB">
            <w:pPr>
              <w:rPr>
                <w:rFonts w:asciiTheme="minorHAnsi" w:hAnsiTheme="minorHAnsi" w:cstheme="minorHAnsi"/>
              </w:rPr>
            </w:pPr>
          </w:p>
        </w:tc>
        <w:tc>
          <w:tcPr>
            <w:tcW w:w="1802" w:type="dxa"/>
          </w:tcPr>
          <w:p w14:paraId="43D71A98" w14:textId="77777777" w:rsidR="00941BDB" w:rsidRPr="00720F8E" w:rsidRDefault="00941BDB">
            <w:pPr>
              <w:rPr>
                <w:rFonts w:asciiTheme="minorHAnsi" w:hAnsiTheme="minorHAnsi" w:cstheme="minorHAnsi"/>
              </w:rPr>
            </w:pPr>
          </w:p>
        </w:tc>
        <w:tc>
          <w:tcPr>
            <w:tcW w:w="1802" w:type="dxa"/>
          </w:tcPr>
          <w:p w14:paraId="2E241B27" w14:textId="77777777" w:rsidR="00941BDB" w:rsidRPr="00720F8E" w:rsidRDefault="00941BDB">
            <w:pPr>
              <w:rPr>
                <w:rFonts w:asciiTheme="minorHAnsi" w:hAnsiTheme="minorHAnsi" w:cstheme="minorHAnsi"/>
              </w:rPr>
            </w:pPr>
          </w:p>
        </w:tc>
        <w:tc>
          <w:tcPr>
            <w:tcW w:w="1802" w:type="dxa"/>
          </w:tcPr>
          <w:p w14:paraId="3A326A28" w14:textId="77777777" w:rsidR="00941BDB" w:rsidRPr="00720F8E" w:rsidRDefault="00941BDB">
            <w:pPr>
              <w:rPr>
                <w:rFonts w:asciiTheme="minorHAnsi" w:hAnsiTheme="minorHAnsi" w:cstheme="minorHAnsi"/>
              </w:rPr>
            </w:pPr>
          </w:p>
        </w:tc>
        <w:tc>
          <w:tcPr>
            <w:tcW w:w="1802" w:type="dxa"/>
          </w:tcPr>
          <w:p w14:paraId="3B1F42D8" w14:textId="77777777" w:rsidR="00941BDB" w:rsidRPr="00720F8E" w:rsidRDefault="00941BDB">
            <w:pPr>
              <w:rPr>
                <w:rFonts w:asciiTheme="minorHAnsi" w:hAnsiTheme="minorHAnsi" w:cstheme="minorHAnsi"/>
              </w:rPr>
            </w:pPr>
          </w:p>
        </w:tc>
      </w:tr>
    </w:tbl>
    <w:p w14:paraId="6CADC2CB" w14:textId="77777777" w:rsidR="00941BDB" w:rsidRPr="00720F8E" w:rsidRDefault="00941BDB" w:rsidP="00941BDB">
      <w:pPr>
        <w:rPr>
          <w:rFonts w:asciiTheme="minorHAnsi" w:hAnsiTheme="minorHAnsi" w:cstheme="minorHAnsi"/>
        </w:rPr>
      </w:pPr>
    </w:p>
    <w:p w14:paraId="6116D7C9" w14:textId="77777777" w:rsidR="00941BDB" w:rsidRPr="00720F8E" w:rsidRDefault="00941BDB" w:rsidP="00941BDB">
      <w:pPr>
        <w:pStyle w:val="Heading2"/>
        <w:rPr>
          <w:rFonts w:asciiTheme="minorHAnsi" w:hAnsiTheme="minorHAnsi" w:cstheme="minorHAnsi"/>
        </w:rPr>
      </w:pPr>
      <w:bookmarkStart w:id="845" w:name="_Toc122589889"/>
      <w:bookmarkStart w:id="846" w:name="_Toc143871415"/>
      <w:bookmarkStart w:id="847" w:name="_Toc173483688"/>
      <w:r w:rsidRPr="00720F8E">
        <w:rPr>
          <w:rFonts w:asciiTheme="minorHAnsi" w:hAnsiTheme="minorHAnsi" w:cstheme="minorHAnsi"/>
        </w:rPr>
        <w:t>Document Approval</w:t>
      </w:r>
      <w:bookmarkEnd w:id="845"/>
      <w:bookmarkEnd w:id="846"/>
      <w:bookmarkEnd w:id="847"/>
    </w:p>
    <w:tbl>
      <w:tblPr>
        <w:tblStyle w:val="TableGrid"/>
        <w:tblW w:w="0" w:type="auto"/>
        <w:tblLook w:val="04A0" w:firstRow="1" w:lastRow="0" w:firstColumn="1" w:lastColumn="0" w:noHBand="0" w:noVBand="1"/>
      </w:tblPr>
      <w:tblGrid>
        <w:gridCol w:w="1802"/>
        <w:gridCol w:w="1802"/>
        <w:gridCol w:w="1802"/>
        <w:gridCol w:w="1802"/>
        <w:gridCol w:w="1802"/>
      </w:tblGrid>
      <w:tr w:rsidR="00941BDB" w:rsidRPr="00720F8E" w14:paraId="5DEA1212" w14:textId="77777777">
        <w:tc>
          <w:tcPr>
            <w:tcW w:w="9010" w:type="dxa"/>
            <w:gridSpan w:val="5"/>
            <w:shd w:val="clear" w:color="auto" w:fill="EEECE1" w:themeFill="background2"/>
          </w:tcPr>
          <w:p w14:paraId="4461258B" w14:textId="77777777" w:rsidR="00941BDB" w:rsidRPr="00720F8E" w:rsidRDefault="00941BDB">
            <w:pPr>
              <w:rPr>
                <w:rFonts w:asciiTheme="minorHAnsi" w:hAnsiTheme="minorHAnsi" w:cstheme="minorHAnsi"/>
                <w:b/>
                <w:bCs/>
              </w:rPr>
            </w:pPr>
            <w:r w:rsidRPr="00720F8E">
              <w:rPr>
                <w:rFonts w:asciiTheme="minorHAnsi" w:hAnsiTheme="minorHAnsi" w:cstheme="minorHAnsi"/>
                <w:b/>
                <w:bCs/>
              </w:rPr>
              <w:t>Primary Distribution and Endorsement</w:t>
            </w:r>
          </w:p>
        </w:tc>
      </w:tr>
      <w:tr w:rsidR="00941BDB" w:rsidRPr="00720F8E" w14:paraId="477B1C4E" w14:textId="77777777">
        <w:tc>
          <w:tcPr>
            <w:tcW w:w="1802" w:type="dxa"/>
            <w:shd w:val="clear" w:color="auto" w:fill="EEECE1" w:themeFill="background2"/>
          </w:tcPr>
          <w:p w14:paraId="77C42ECD" w14:textId="77777777" w:rsidR="00941BDB" w:rsidRPr="00720F8E" w:rsidRDefault="00941BDB">
            <w:pPr>
              <w:rPr>
                <w:rFonts w:asciiTheme="minorHAnsi" w:hAnsiTheme="minorHAnsi" w:cstheme="minorHAnsi"/>
              </w:rPr>
            </w:pPr>
            <w:r w:rsidRPr="00720F8E">
              <w:rPr>
                <w:rFonts w:asciiTheme="minorHAnsi" w:hAnsiTheme="minorHAnsi" w:cstheme="minorHAnsi"/>
              </w:rPr>
              <w:t>Name</w:t>
            </w:r>
          </w:p>
        </w:tc>
        <w:tc>
          <w:tcPr>
            <w:tcW w:w="1802" w:type="dxa"/>
            <w:shd w:val="clear" w:color="auto" w:fill="EEECE1" w:themeFill="background2"/>
          </w:tcPr>
          <w:p w14:paraId="3C446EC0" w14:textId="77777777" w:rsidR="00941BDB" w:rsidRPr="00720F8E" w:rsidRDefault="00941BDB">
            <w:pPr>
              <w:rPr>
                <w:rFonts w:asciiTheme="minorHAnsi" w:hAnsiTheme="minorHAnsi" w:cstheme="minorHAnsi"/>
              </w:rPr>
            </w:pPr>
            <w:r w:rsidRPr="00720F8E">
              <w:rPr>
                <w:rFonts w:asciiTheme="minorHAnsi" w:hAnsiTheme="minorHAnsi" w:cstheme="minorHAnsi"/>
              </w:rPr>
              <w:t>Role</w:t>
            </w:r>
          </w:p>
        </w:tc>
        <w:tc>
          <w:tcPr>
            <w:tcW w:w="1802" w:type="dxa"/>
            <w:shd w:val="clear" w:color="auto" w:fill="EEECE1" w:themeFill="background2"/>
          </w:tcPr>
          <w:p w14:paraId="28599464" w14:textId="77777777" w:rsidR="00941BDB" w:rsidRPr="00720F8E" w:rsidRDefault="00941BDB">
            <w:pPr>
              <w:rPr>
                <w:rFonts w:asciiTheme="minorHAnsi" w:hAnsiTheme="minorHAnsi" w:cstheme="minorHAnsi"/>
              </w:rPr>
            </w:pPr>
            <w:r w:rsidRPr="00720F8E">
              <w:rPr>
                <w:rFonts w:asciiTheme="minorHAnsi" w:hAnsiTheme="minorHAnsi" w:cstheme="minorHAnsi"/>
              </w:rPr>
              <w:t>Action Required</w:t>
            </w:r>
          </w:p>
        </w:tc>
        <w:tc>
          <w:tcPr>
            <w:tcW w:w="1802" w:type="dxa"/>
            <w:shd w:val="clear" w:color="auto" w:fill="EEECE1" w:themeFill="background2"/>
          </w:tcPr>
          <w:p w14:paraId="0F9E959A" w14:textId="77777777" w:rsidR="00941BDB" w:rsidRPr="00720F8E" w:rsidRDefault="00941BDB">
            <w:pPr>
              <w:rPr>
                <w:rFonts w:asciiTheme="minorHAnsi" w:hAnsiTheme="minorHAnsi" w:cstheme="minorHAnsi"/>
              </w:rPr>
            </w:pPr>
            <w:r w:rsidRPr="00720F8E">
              <w:rPr>
                <w:rFonts w:asciiTheme="minorHAnsi" w:hAnsiTheme="minorHAnsi" w:cstheme="minorHAnsi"/>
              </w:rPr>
              <w:t>Approval</w:t>
            </w:r>
          </w:p>
        </w:tc>
        <w:tc>
          <w:tcPr>
            <w:tcW w:w="1802" w:type="dxa"/>
            <w:shd w:val="clear" w:color="auto" w:fill="EEECE1" w:themeFill="background2"/>
          </w:tcPr>
          <w:p w14:paraId="51DDDD2E" w14:textId="77777777" w:rsidR="00941BDB" w:rsidRPr="00720F8E" w:rsidRDefault="00941BDB">
            <w:pPr>
              <w:rPr>
                <w:rFonts w:asciiTheme="minorHAnsi" w:hAnsiTheme="minorHAnsi" w:cstheme="minorHAnsi"/>
              </w:rPr>
            </w:pPr>
            <w:r w:rsidRPr="00720F8E">
              <w:rPr>
                <w:rFonts w:asciiTheme="minorHAnsi" w:hAnsiTheme="minorHAnsi" w:cstheme="minorHAnsi"/>
              </w:rPr>
              <w:t>Comments</w:t>
            </w:r>
          </w:p>
        </w:tc>
      </w:tr>
      <w:tr w:rsidR="00941BDB" w:rsidRPr="00720F8E" w14:paraId="00F4A9B2" w14:textId="77777777">
        <w:tc>
          <w:tcPr>
            <w:tcW w:w="1802" w:type="dxa"/>
          </w:tcPr>
          <w:p w14:paraId="58F9BA12" w14:textId="77777777" w:rsidR="00941BDB" w:rsidRPr="00720F8E" w:rsidRDefault="00941BDB">
            <w:pPr>
              <w:rPr>
                <w:rFonts w:asciiTheme="minorHAnsi" w:hAnsiTheme="minorHAnsi" w:cstheme="minorHAnsi"/>
              </w:rPr>
            </w:pPr>
          </w:p>
        </w:tc>
        <w:tc>
          <w:tcPr>
            <w:tcW w:w="1802" w:type="dxa"/>
          </w:tcPr>
          <w:p w14:paraId="7F64274A" w14:textId="77777777" w:rsidR="00941BDB" w:rsidRPr="00720F8E" w:rsidRDefault="00941BDB">
            <w:pPr>
              <w:rPr>
                <w:rFonts w:asciiTheme="minorHAnsi" w:hAnsiTheme="minorHAnsi" w:cstheme="minorHAnsi"/>
              </w:rPr>
            </w:pPr>
          </w:p>
        </w:tc>
        <w:tc>
          <w:tcPr>
            <w:tcW w:w="1802" w:type="dxa"/>
          </w:tcPr>
          <w:p w14:paraId="40445185" w14:textId="77777777" w:rsidR="00941BDB" w:rsidRPr="00720F8E" w:rsidRDefault="00941BDB">
            <w:pPr>
              <w:rPr>
                <w:rFonts w:asciiTheme="minorHAnsi" w:hAnsiTheme="minorHAnsi" w:cstheme="minorHAnsi"/>
              </w:rPr>
            </w:pPr>
          </w:p>
        </w:tc>
        <w:tc>
          <w:tcPr>
            <w:tcW w:w="1802" w:type="dxa"/>
          </w:tcPr>
          <w:p w14:paraId="17F83D1A" w14:textId="77777777" w:rsidR="00941BDB" w:rsidRPr="00720F8E" w:rsidRDefault="00941BDB">
            <w:pPr>
              <w:rPr>
                <w:rFonts w:asciiTheme="minorHAnsi" w:hAnsiTheme="minorHAnsi" w:cstheme="minorHAnsi"/>
              </w:rPr>
            </w:pPr>
          </w:p>
        </w:tc>
        <w:tc>
          <w:tcPr>
            <w:tcW w:w="1802" w:type="dxa"/>
          </w:tcPr>
          <w:p w14:paraId="294CC37F" w14:textId="54C836BB" w:rsidR="00941BDB" w:rsidRPr="00720F8E" w:rsidRDefault="00941BDB">
            <w:pPr>
              <w:rPr>
                <w:rFonts w:asciiTheme="minorHAnsi" w:hAnsiTheme="minorHAnsi"/>
              </w:rPr>
            </w:pPr>
          </w:p>
        </w:tc>
      </w:tr>
      <w:tr w:rsidR="00941BDB" w:rsidRPr="00720F8E" w14:paraId="4FF9082C" w14:textId="77777777">
        <w:tc>
          <w:tcPr>
            <w:tcW w:w="1802" w:type="dxa"/>
          </w:tcPr>
          <w:p w14:paraId="451EBAE0" w14:textId="77777777" w:rsidR="00941BDB" w:rsidRPr="00720F8E" w:rsidRDefault="00941BDB">
            <w:pPr>
              <w:rPr>
                <w:rFonts w:asciiTheme="minorHAnsi" w:hAnsiTheme="minorHAnsi" w:cstheme="minorHAnsi"/>
              </w:rPr>
            </w:pPr>
          </w:p>
        </w:tc>
        <w:tc>
          <w:tcPr>
            <w:tcW w:w="1802" w:type="dxa"/>
          </w:tcPr>
          <w:p w14:paraId="46F3F978" w14:textId="77777777" w:rsidR="00941BDB" w:rsidRPr="00720F8E" w:rsidRDefault="00941BDB">
            <w:pPr>
              <w:rPr>
                <w:rFonts w:asciiTheme="minorHAnsi" w:hAnsiTheme="minorHAnsi" w:cstheme="minorHAnsi"/>
              </w:rPr>
            </w:pPr>
          </w:p>
        </w:tc>
        <w:tc>
          <w:tcPr>
            <w:tcW w:w="1802" w:type="dxa"/>
          </w:tcPr>
          <w:p w14:paraId="18B64A96" w14:textId="77777777" w:rsidR="00941BDB" w:rsidRPr="00720F8E" w:rsidRDefault="00941BDB">
            <w:pPr>
              <w:rPr>
                <w:rFonts w:asciiTheme="minorHAnsi" w:hAnsiTheme="minorHAnsi" w:cstheme="minorHAnsi"/>
              </w:rPr>
            </w:pPr>
          </w:p>
        </w:tc>
        <w:tc>
          <w:tcPr>
            <w:tcW w:w="1802" w:type="dxa"/>
          </w:tcPr>
          <w:p w14:paraId="245815BD" w14:textId="77777777" w:rsidR="00941BDB" w:rsidRPr="00720F8E" w:rsidRDefault="00941BDB">
            <w:pPr>
              <w:rPr>
                <w:rFonts w:asciiTheme="minorHAnsi" w:hAnsiTheme="minorHAnsi" w:cstheme="minorHAnsi"/>
              </w:rPr>
            </w:pPr>
          </w:p>
        </w:tc>
        <w:tc>
          <w:tcPr>
            <w:tcW w:w="1802" w:type="dxa"/>
          </w:tcPr>
          <w:p w14:paraId="6246C4CE" w14:textId="77777777" w:rsidR="00941BDB" w:rsidRPr="00720F8E" w:rsidRDefault="00941BDB">
            <w:pPr>
              <w:rPr>
                <w:rFonts w:asciiTheme="minorHAnsi" w:hAnsiTheme="minorHAnsi" w:cstheme="minorHAnsi"/>
              </w:rPr>
            </w:pPr>
          </w:p>
        </w:tc>
      </w:tr>
    </w:tbl>
    <w:p w14:paraId="28EE6971" w14:textId="77777777" w:rsidR="00600E63" w:rsidRPr="00720F8E" w:rsidRDefault="00600E63" w:rsidP="0076295B">
      <w:pPr>
        <w:rPr>
          <w:rFonts w:asciiTheme="minorHAnsi" w:hAnsiTheme="minorHAnsi" w:cstheme="minorHAnsi"/>
        </w:rPr>
      </w:pPr>
    </w:p>
    <w:p w14:paraId="6FB5EDB4" w14:textId="50918048" w:rsidR="0076295B" w:rsidRPr="00720F8E" w:rsidRDefault="0076295B" w:rsidP="00E02B28">
      <w:pPr>
        <w:rPr>
          <w:rFonts w:asciiTheme="minorHAnsi" w:hAnsiTheme="minorHAnsi" w:cstheme="minorHAnsi"/>
          <w:b/>
        </w:rPr>
      </w:pPr>
      <w:r w:rsidRPr="00720F8E">
        <w:rPr>
          <w:rFonts w:asciiTheme="minorHAnsi" w:hAnsiTheme="minorHAnsi" w:cstheme="minorHAnsi"/>
        </w:rPr>
        <w:br w:type="page"/>
      </w:r>
    </w:p>
    <w:p w14:paraId="56E4A3E1" w14:textId="77777777" w:rsidR="00600E63" w:rsidRPr="00720F8E" w:rsidRDefault="00600E63" w:rsidP="00600E63">
      <w:pPr>
        <w:pStyle w:val="Heading1"/>
        <w:numPr>
          <w:ilvl w:val="0"/>
          <w:numId w:val="50"/>
        </w:numPr>
        <w:tabs>
          <w:tab w:val="num" w:pos="360"/>
        </w:tabs>
        <w:rPr>
          <w:rFonts w:cstheme="minorHAnsi"/>
        </w:rPr>
      </w:pPr>
      <w:bookmarkStart w:id="848" w:name="_Toc143871331"/>
      <w:bookmarkStart w:id="849" w:name="_Toc143871416"/>
      <w:bookmarkStart w:id="850" w:name="_Toc143871332"/>
      <w:bookmarkStart w:id="851" w:name="_Toc143871417"/>
      <w:bookmarkStart w:id="852" w:name="_Toc143871333"/>
      <w:bookmarkStart w:id="853" w:name="_Toc143871418"/>
      <w:bookmarkStart w:id="854" w:name="_Toc143871334"/>
      <w:bookmarkStart w:id="855" w:name="_Toc143871419"/>
      <w:bookmarkStart w:id="856" w:name="_Toc143871335"/>
      <w:bookmarkStart w:id="857" w:name="_Toc143871420"/>
      <w:bookmarkStart w:id="858" w:name="_Toc143871336"/>
      <w:bookmarkStart w:id="859" w:name="_Toc143871421"/>
      <w:bookmarkStart w:id="860" w:name="_Toc143871337"/>
      <w:bookmarkStart w:id="861" w:name="_Toc143871422"/>
      <w:bookmarkStart w:id="862" w:name="_Toc122589890"/>
      <w:bookmarkStart w:id="863" w:name="_Toc143871454"/>
      <w:bookmarkStart w:id="864" w:name="_Toc173483689"/>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r w:rsidRPr="00720F8E">
        <w:rPr>
          <w:rFonts w:cstheme="minorHAnsi"/>
        </w:rPr>
        <w:lastRenderedPageBreak/>
        <w:t>Table of Contents</w:t>
      </w:r>
      <w:bookmarkEnd w:id="862"/>
      <w:bookmarkEnd w:id="863"/>
      <w:bookmarkEnd w:id="864"/>
      <w:r w:rsidRPr="00720F8E">
        <w:rPr>
          <w:rFonts w:cstheme="minorHAnsi"/>
        </w:rPr>
        <w:t xml:space="preserve"> </w:t>
      </w:r>
    </w:p>
    <w:bookmarkStart w:id="865" w:name="_Toc143871455"/>
    <w:bookmarkStart w:id="866" w:name="_Toc156792015"/>
    <w:bookmarkStart w:id="867" w:name="_Toc129508446"/>
    <w:p w14:paraId="10195A47" w14:textId="5412275C" w:rsidR="00BF7E32" w:rsidRDefault="001434AB">
      <w:pPr>
        <w:pStyle w:val="TOC1"/>
        <w:tabs>
          <w:tab w:val="left" w:pos="567"/>
          <w:tab w:val="right" w:leader="dot" w:pos="9174"/>
        </w:tabs>
        <w:rPr>
          <w:rFonts w:asciiTheme="minorHAnsi" w:eastAsiaTheme="minorEastAsia" w:hAnsiTheme="minorHAnsi"/>
          <w:b w:val="0"/>
          <w:bCs w:val="0"/>
          <w:caps w:val="0"/>
          <w:noProof/>
          <w:lang w:val="en-AU" w:eastAsia="en-GB"/>
        </w:rPr>
      </w:pPr>
      <w:r>
        <w:rPr>
          <w:rFonts w:asciiTheme="minorHAnsi" w:hAnsiTheme="minorHAnsi" w:cstheme="minorHAnsi"/>
        </w:rPr>
        <w:fldChar w:fldCharType="begin"/>
      </w:r>
      <w:r>
        <w:rPr>
          <w:rFonts w:asciiTheme="minorHAnsi" w:hAnsiTheme="minorHAnsi" w:cstheme="minorHAnsi"/>
        </w:rPr>
        <w:instrText xml:space="preserve"> TOC \o "1-3" \h \z \u </w:instrText>
      </w:r>
      <w:r>
        <w:rPr>
          <w:rFonts w:asciiTheme="minorHAnsi" w:hAnsiTheme="minorHAnsi" w:cstheme="minorHAnsi"/>
        </w:rPr>
        <w:fldChar w:fldCharType="separate"/>
      </w:r>
      <w:hyperlink w:anchor="_Toc173483685" w:history="1">
        <w:r w:rsidR="00BF7E32" w:rsidRPr="008354EC">
          <w:rPr>
            <w:rStyle w:val="Hyperlink"/>
            <w:rFonts w:cstheme="minorHAnsi"/>
            <w:noProof/>
          </w:rPr>
          <w:t>1.</w:t>
        </w:r>
        <w:r w:rsidR="00BF7E32">
          <w:rPr>
            <w:rFonts w:asciiTheme="minorHAnsi" w:eastAsiaTheme="minorEastAsia" w:hAnsiTheme="minorHAnsi"/>
            <w:b w:val="0"/>
            <w:bCs w:val="0"/>
            <w:caps w:val="0"/>
            <w:noProof/>
            <w:lang w:val="en-AU" w:eastAsia="en-GB"/>
          </w:rPr>
          <w:tab/>
        </w:r>
        <w:r w:rsidR="00BF7E32" w:rsidRPr="008354EC">
          <w:rPr>
            <w:rStyle w:val="Hyperlink"/>
            <w:rFonts w:cstheme="minorHAnsi"/>
            <w:noProof/>
          </w:rPr>
          <w:t>Document Control</w:t>
        </w:r>
        <w:r w:rsidR="00BF7E32">
          <w:rPr>
            <w:noProof/>
            <w:webHidden/>
          </w:rPr>
          <w:tab/>
        </w:r>
        <w:r w:rsidR="00BF7E32">
          <w:rPr>
            <w:noProof/>
            <w:webHidden/>
          </w:rPr>
          <w:fldChar w:fldCharType="begin"/>
        </w:r>
        <w:r w:rsidR="00BF7E32">
          <w:rPr>
            <w:noProof/>
            <w:webHidden/>
          </w:rPr>
          <w:instrText xml:space="preserve"> PAGEREF _Toc173483685 \h </w:instrText>
        </w:r>
        <w:r w:rsidR="00BF7E32">
          <w:rPr>
            <w:noProof/>
            <w:webHidden/>
          </w:rPr>
        </w:r>
        <w:r w:rsidR="00BF7E32">
          <w:rPr>
            <w:noProof/>
            <w:webHidden/>
          </w:rPr>
          <w:fldChar w:fldCharType="separate"/>
        </w:r>
        <w:r w:rsidR="0084653C">
          <w:rPr>
            <w:noProof/>
            <w:webHidden/>
          </w:rPr>
          <w:t>1</w:t>
        </w:r>
        <w:r w:rsidR="00BF7E32">
          <w:rPr>
            <w:noProof/>
            <w:webHidden/>
          </w:rPr>
          <w:fldChar w:fldCharType="end"/>
        </w:r>
      </w:hyperlink>
    </w:p>
    <w:p w14:paraId="37A91D93" w14:textId="52E0320E" w:rsidR="00BF7E32" w:rsidRDefault="00BF7E32">
      <w:pPr>
        <w:pStyle w:val="TOC2"/>
        <w:tabs>
          <w:tab w:val="right" w:leader="dot" w:pos="9174"/>
        </w:tabs>
        <w:rPr>
          <w:rFonts w:eastAsiaTheme="minorEastAsia" w:cstheme="minorBidi"/>
          <w:b w:val="0"/>
          <w:bCs w:val="0"/>
          <w:noProof/>
          <w:sz w:val="24"/>
          <w:szCs w:val="24"/>
          <w:lang w:val="en-AU" w:eastAsia="en-GB"/>
        </w:rPr>
      </w:pPr>
      <w:hyperlink w:anchor="_Toc173483686" w:history="1">
        <w:r w:rsidRPr="008354EC">
          <w:rPr>
            <w:rStyle w:val="Hyperlink"/>
            <w:noProof/>
          </w:rPr>
          <w:t>1.1 Document Revision History</w:t>
        </w:r>
        <w:r>
          <w:rPr>
            <w:noProof/>
            <w:webHidden/>
          </w:rPr>
          <w:tab/>
        </w:r>
        <w:r>
          <w:rPr>
            <w:noProof/>
            <w:webHidden/>
          </w:rPr>
          <w:fldChar w:fldCharType="begin"/>
        </w:r>
        <w:r>
          <w:rPr>
            <w:noProof/>
            <w:webHidden/>
          </w:rPr>
          <w:instrText xml:space="preserve"> PAGEREF _Toc173483686 \h </w:instrText>
        </w:r>
        <w:r>
          <w:rPr>
            <w:noProof/>
            <w:webHidden/>
          </w:rPr>
        </w:r>
        <w:r>
          <w:rPr>
            <w:noProof/>
            <w:webHidden/>
          </w:rPr>
          <w:fldChar w:fldCharType="separate"/>
        </w:r>
        <w:r w:rsidR="0084653C">
          <w:rPr>
            <w:noProof/>
            <w:webHidden/>
          </w:rPr>
          <w:t>1</w:t>
        </w:r>
        <w:r>
          <w:rPr>
            <w:noProof/>
            <w:webHidden/>
          </w:rPr>
          <w:fldChar w:fldCharType="end"/>
        </w:r>
      </w:hyperlink>
    </w:p>
    <w:p w14:paraId="6DE06AB0" w14:textId="7DED21A4"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"_Toc173483687"</w:instrText>
      </w:r>
      <w:r>
        <w:fldChar w:fldCharType="separate"/>
      </w:r>
      <w:r w:rsidRPr="008354EC">
        <w:rPr>
          <w:rStyle w:val="Hyperlink"/>
          <w:noProof/>
        </w:rPr>
        <w:t>Document Review</w:t>
      </w:r>
      <w:r>
        <w:rPr>
          <w:noProof/>
          <w:webHidden/>
        </w:rPr>
        <w:tab/>
      </w:r>
      <w:r>
        <w:rPr>
          <w:noProof/>
          <w:webHidden/>
        </w:rPr>
        <w:fldChar w:fldCharType="begin"/>
      </w:r>
      <w:r>
        <w:rPr>
          <w:noProof/>
          <w:webHidden/>
        </w:rPr>
        <w:instrText xml:space="preserve"> PAGEREF _Toc173483687 \h </w:instrText>
      </w:r>
      <w:r>
        <w:rPr>
          <w:noProof/>
          <w:webHidden/>
        </w:rPr>
      </w:r>
      <w:r>
        <w:rPr>
          <w:noProof/>
          <w:webHidden/>
        </w:rPr>
        <w:fldChar w:fldCharType="separate"/>
      </w:r>
      <w:ins w:id="868" w:author="Sam Sehgal (EXT Idiom)" w:date="2025-03-31T14:04:00Z" w16du:dateUtc="2025-03-31T03:04:00Z">
        <w:r w:rsidR="0084653C">
          <w:rPr>
            <w:noProof/>
            <w:webHidden/>
          </w:rPr>
          <w:t>9</w:t>
        </w:r>
      </w:ins>
      <w:del w:id="869" w:author="Sam Sehgal (EXT Idiom)" w:date="2025-03-31T14:04:00Z" w16du:dateUtc="2025-03-31T03:04:00Z">
        <w:r w:rsidDel="0084653C">
          <w:rPr>
            <w:noProof/>
            <w:webHidden/>
          </w:rPr>
          <w:delText>2</w:delText>
        </w:r>
      </w:del>
      <w:r>
        <w:rPr>
          <w:noProof/>
          <w:webHidden/>
        </w:rPr>
        <w:fldChar w:fldCharType="end"/>
      </w:r>
      <w:r>
        <w:fldChar w:fldCharType="end"/>
      </w:r>
    </w:p>
    <w:p w14:paraId="5569DD6B" w14:textId="0D3099A0"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"_Toc173483688"</w:instrText>
      </w:r>
      <w:r>
        <w:fldChar w:fldCharType="separate"/>
      </w:r>
      <w:r w:rsidRPr="008354EC">
        <w:rPr>
          <w:rStyle w:val="Hyperlink"/>
          <w:noProof/>
        </w:rPr>
        <w:t>Document Approval</w:t>
      </w:r>
      <w:r>
        <w:rPr>
          <w:noProof/>
          <w:webHidden/>
        </w:rPr>
        <w:tab/>
      </w:r>
      <w:r>
        <w:rPr>
          <w:noProof/>
          <w:webHidden/>
        </w:rPr>
        <w:fldChar w:fldCharType="begin"/>
      </w:r>
      <w:r>
        <w:rPr>
          <w:noProof/>
          <w:webHidden/>
        </w:rPr>
        <w:instrText xml:space="preserve"> PAGEREF _Toc173483688 \h </w:instrText>
      </w:r>
      <w:r>
        <w:rPr>
          <w:noProof/>
          <w:webHidden/>
        </w:rPr>
      </w:r>
      <w:r>
        <w:rPr>
          <w:noProof/>
          <w:webHidden/>
        </w:rPr>
        <w:fldChar w:fldCharType="separate"/>
      </w:r>
      <w:ins w:id="870" w:author="Sam Sehgal (EXT Idiom)" w:date="2025-03-31T14:04:00Z" w16du:dateUtc="2025-03-31T03:04:00Z">
        <w:r w:rsidR="0084653C">
          <w:rPr>
            <w:noProof/>
            <w:webHidden/>
          </w:rPr>
          <w:t>9</w:t>
        </w:r>
      </w:ins>
      <w:del w:id="871" w:author="Sam Sehgal (EXT Idiom)" w:date="2025-03-31T14:04:00Z" w16du:dateUtc="2025-03-31T03:04:00Z">
        <w:r w:rsidDel="0084653C">
          <w:rPr>
            <w:noProof/>
            <w:webHidden/>
          </w:rPr>
          <w:delText>2</w:delText>
        </w:r>
      </w:del>
      <w:r>
        <w:rPr>
          <w:noProof/>
          <w:webHidden/>
        </w:rPr>
        <w:fldChar w:fldCharType="end"/>
      </w:r>
      <w:r>
        <w:fldChar w:fldCharType="end"/>
      </w:r>
    </w:p>
    <w:p w14:paraId="596038E5" w14:textId="1C824B25" w:rsidR="00BF7E32" w:rsidRDefault="00BF7E32">
      <w:pPr>
        <w:pStyle w:val="TOC1"/>
        <w:tabs>
          <w:tab w:val="left" w:pos="567"/>
          <w:tab w:val="right" w:leader="dot" w:pos="9174"/>
        </w:tabs>
        <w:rPr>
          <w:rFonts w:asciiTheme="minorHAnsi" w:eastAsiaTheme="minorEastAsia" w:hAnsiTheme="minorHAnsi"/>
          <w:b w:val="0"/>
          <w:bCs w:val="0"/>
          <w:caps w:val="0"/>
          <w:noProof/>
          <w:lang w:val="en-AU" w:eastAsia="en-GB"/>
        </w:rPr>
      </w:pPr>
      <w:r>
        <w:fldChar w:fldCharType="begin"/>
      </w:r>
      <w:r>
        <w:instrText>HYPERLINK \l "_Toc173483689"</w:instrText>
      </w:r>
      <w:r>
        <w:fldChar w:fldCharType="separate"/>
      </w:r>
      <w:r w:rsidRPr="008354EC">
        <w:rPr>
          <w:rStyle w:val="Hyperlink"/>
          <w:rFonts w:cstheme="minorHAnsi"/>
          <w:noProof/>
        </w:rPr>
        <w:t>2.</w:t>
      </w:r>
      <w:r>
        <w:rPr>
          <w:rFonts w:asciiTheme="minorHAnsi" w:eastAsiaTheme="minorEastAsia" w:hAnsiTheme="minorHAnsi"/>
          <w:b w:val="0"/>
          <w:bCs w:val="0"/>
          <w:caps w:val="0"/>
          <w:noProof/>
          <w:lang w:val="en-AU" w:eastAsia="en-GB"/>
        </w:rPr>
        <w:tab/>
      </w:r>
      <w:r w:rsidRPr="008354EC">
        <w:rPr>
          <w:rStyle w:val="Hyperlink"/>
          <w:rFonts w:cstheme="minorHAnsi"/>
          <w:noProof/>
        </w:rPr>
        <w:t>Table of Contents</w:t>
      </w:r>
      <w:r>
        <w:rPr>
          <w:noProof/>
          <w:webHidden/>
        </w:rPr>
        <w:tab/>
      </w:r>
      <w:r>
        <w:rPr>
          <w:noProof/>
          <w:webHidden/>
        </w:rPr>
        <w:fldChar w:fldCharType="begin"/>
      </w:r>
      <w:r>
        <w:rPr>
          <w:noProof/>
          <w:webHidden/>
        </w:rPr>
        <w:instrText xml:space="preserve"> PAGEREF _Toc173483689 \h </w:instrText>
      </w:r>
      <w:r>
        <w:rPr>
          <w:noProof/>
          <w:webHidden/>
        </w:rPr>
      </w:r>
      <w:r>
        <w:rPr>
          <w:noProof/>
          <w:webHidden/>
        </w:rPr>
        <w:fldChar w:fldCharType="separate"/>
      </w:r>
      <w:ins w:id="872" w:author="Sam Sehgal (EXT Idiom)" w:date="2025-03-31T14:04:00Z" w16du:dateUtc="2025-03-31T03:04:00Z">
        <w:r w:rsidR="0084653C">
          <w:rPr>
            <w:noProof/>
            <w:webHidden/>
          </w:rPr>
          <w:t>10</w:t>
        </w:r>
      </w:ins>
      <w:del w:id="873" w:author="Sam Sehgal (EXT Idiom)" w:date="2025-03-31T14:04:00Z" w16du:dateUtc="2025-03-31T03:04:00Z">
        <w:r w:rsidDel="0084653C">
          <w:rPr>
            <w:noProof/>
            <w:webHidden/>
          </w:rPr>
          <w:delText>4</w:delText>
        </w:r>
      </w:del>
      <w:r>
        <w:rPr>
          <w:noProof/>
          <w:webHidden/>
        </w:rPr>
        <w:fldChar w:fldCharType="end"/>
      </w:r>
      <w:r>
        <w:fldChar w:fldCharType="end"/>
      </w:r>
    </w:p>
    <w:p w14:paraId="5B73A007" w14:textId="4D8990E0" w:rsidR="00BF7E32" w:rsidRDefault="00BF7E32">
      <w:pPr>
        <w:pStyle w:val="TOC1"/>
        <w:tabs>
          <w:tab w:val="left" w:pos="567"/>
          <w:tab w:val="right" w:leader="dot" w:pos="9174"/>
        </w:tabs>
        <w:rPr>
          <w:rFonts w:asciiTheme="minorHAnsi" w:eastAsiaTheme="minorEastAsia" w:hAnsiTheme="minorHAnsi"/>
          <w:b w:val="0"/>
          <w:bCs w:val="0"/>
          <w:caps w:val="0"/>
          <w:noProof/>
          <w:lang w:val="en-AU" w:eastAsia="en-GB"/>
        </w:rPr>
      </w:pPr>
      <w:r>
        <w:fldChar w:fldCharType="begin"/>
      </w:r>
      <w:r>
        <w:instrText>HYPERLINK \l "_Toc173483690"</w:instrText>
      </w:r>
      <w:r>
        <w:fldChar w:fldCharType="separate"/>
      </w:r>
      <w:r w:rsidRPr="008354EC">
        <w:rPr>
          <w:rStyle w:val="Hyperlink"/>
          <w:rFonts w:cstheme="minorHAnsi"/>
          <w:noProof/>
        </w:rPr>
        <w:t>3.</w:t>
      </w:r>
      <w:r>
        <w:rPr>
          <w:rFonts w:asciiTheme="minorHAnsi" w:eastAsiaTheme="minorEastAsia" w:hAnsiTheme="minorHAnsi"/>
          <w:b w:val="0"/>
          <w:bCs w:val="0"/>
          <w:caps w:val="0"/>
          <w:noProof/>
          <w:lang w:val="en-AU" w:eastAsia="en-GB"/>
        </w:rPr>
        <w:tab/>
      </w:r>
      <w:r w:rsidRPr="008354EC">
        <w:rPr>
          <w:rStyle w:val="Hyperlink"/>
          <w:rFonts w:cstheme="minorHAnsi"/>
          <w:noProof/>
        </w:rPr>
        <w:t>About this Document</w:t>
      </w:r>
      <w:r>
        <w:rPr>
          <w:noProof/>
          <w:webHidden/>
        </w:rPr>
        <w:tab/>
      </w:r>
      <w:r>
        <w:rPr>
          <w:noProof/>
          <w:webHidden/>
        </w:rPr>
        <w:fldChar w:fldCharType="begin"/>
      </w:r>
      <w:r>
        <w:rPr>
          <w:noProof/>
          <w:webHidden/>
        </w:rPr>
        <w:instrText xml:space="preserve"> PAGEREF _Toc173483690 \h </w:instrText>
      </w:r>
      <w:r>
        <w:rPr>
          <w:noProof/>
          <w:webHidden/>
        </w:rPr>
      </w:r>
      <w:r>
        <w:rPr>
          <w:noProof/>
          <w:webHidden/>
        </w:rPr>
        <w:fldChar w:fldCharType="separate"/>
      </w:r>
      <w:ins w:id="874" w:author="Sam Sehgal (EXT Idiom)" w:date="2025-03-31T14:04:00Z" w16du:dateUtc="2025-03-31T03:04:00Z">
        <w:r w:rsidR="0084653C">
          <w:rPr>
            <w:noProof/>
            <w:webHidden/>
          </w:rPr>
          <w:t>12</w:t>
        </w:r>
      </w:ins>
      <w:del w:id="875" w:author="Sam Sehgal (EXT Idiom)" w:date="2025-03-31T14:04:00Z" w16du:dateUtc="2025-03-31T03:04:00Z">
        <w:r w:rsidDel="0084653C">
          <w:rPr>
            <w:noProof/>
            <w:webHidden/>
          </w:rPr>
          <w:delText>6</w:delText>
        </w:r>
      </w:del>
      <w:r>
        <w:rPr>
          <w:noProof/>
          <w:webHidden/>
        </w:rPr>
        <w:fldChar w:fldCharType="end"/>
      </w:r>
      <w:r>
        <w:fldChar w:fldCharType="end"/>
      </w:r>
    </w:p>
    <w:p w14:paraId="7DCF0987" w14:textId="3187B153"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"_Toc173483691"</w:instrText>
      </w:r>
      <w:r>
        <w:fldChar w:fldCharType="separate"/>
      </w:r>
      <w:r w:rsidRPr="008354EC">
        <w:rPr>
          <w:rStyle w:val="Hyperlink"/>
          <w:noProof/>
        </w:rPr>
        <w:t>3.1 Purpose</w:t>
      </w:r>
      <w:r>
        <w:rPr>
          <w:noProof/>
          <w:webHidden/>
        </w:rPr>
        <w:tab/>
      </w:r>
      <w:r>
        <w:rPr>
          <w:noProof/>
          <w:webHidden/>
        </w:rPr>
        <w:fldChar w:fldCharType="begin"/>
      </w:r>
      <w:r>
        <w:rPr>
          <w:noProof/>
          <w:webHidden/>
        </w:rPr>
        <w:instrText xml:space="preserve"> PAGEREF _Toc173483691 \h </w:instrText>
      </w:r>
      <w:r>
        <w:rPr>
          <w:noProof/>
          <w:webHidden/>
        </w:rPr>
      </w:r>
      <w:r>
        <w:rPr>
          <w:noProof/>
          <w:webHidden/>
        </w:rPr>
        <w:fldChar w:fldCharType="separate"/>
      </w:r>
      <w:ins w:id="876" w:author="Sam Sehgal (EXT Idiom)" w:date="2025-03-31T14:04:00Z" w16du:dateUtc="2025-03-31T03:04:00Z">
        <w:r w:rsidR="0084653C">
          <w:rPr>
            <w:noProof/>
            <w:webHidden/>
          </w:rPr>
          <w:t>12</w:t>
        </w:r>
      </w:ins>
      <w:del w:id="877" w:author="Sam Sehgal (EXT Idiom)" w:date="2025-03-31T14:04:00Z" w16du:dateUtc="2025-03-31T03:04:00Z">
        <w:r w:rsidDel="0084653C">
          <w:rPr>
            <w:noProof/>
            <w:webHidden/>
          </w:rPr>
          <w:delText>6</w:delText>
        </w:r>
      </w:del>
      <w:r>
        <w:rPr>
          <w:noProof/>
          <w:webHidden/>
        </w:rPr>
        <w:fldChar w:fldCharType="end"/>
      </w:r>
      <w:r>
        <w:fldChar w:fldCharType="end"/>
      </w:r>
    </w:p>
    <w:p w14:paraId="0AAD69D8" w14:textId="3DAA8FB9"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"_Toc173483692"</w:instrText>
      </w:r>
      <w:r>
        <w:fldChar w:fldCharType="separate"/>
      </w:r>
      <w:r w:rsidRPr="008354EC">
        <w:rPr>
          <w:rStyle w:val="Hyperlink"/>
          <w:noProof/>
        </w:rPr>
        <w:t>3.2 Scope</w:t>
      </w:r>
      <w:r>
        <w:rPr>
          <w:noProof/>
          <w:webHidden/>
        </w:rPr>
        <w:tab/>
      </w:r>
      <w:r>
        <w:rPr>
          <w:noProof/>
          <w:webHidden/>
        </w:rPr>
        <w:fldChar w:fldCharType="begin"/>
      </w:r>
      <w:r>
        <w:rPr>
          <w:noProof/>
          <w:webHidden/>
        </w:rPr>
        <w:instrText xml:space="preserve"> PAGEREF _Toc173483692 \h </w:instrText>
      </w:r>
      <w:r>
        <w:rPr>
          <w:noProof/>
          <w:webHidden/>
        </w:rPr>
      </w:r>
      <w:r>
        <w:rPr>
          <w:noProof/>
          <w:webHidden/>
        </w:rPr>
        <w:fldChar w:fldCharType="separate"/>
      </w:r>
      <w:ins w:id="878" w:author="Sam Sehgal (EXT Idiom)" w:date="2025-03-31T14:04:00Z" w16du:dateUtc="2025-03-31T03:04:00Z">
        <w:r w:rsidR="0084653C">
          <w:rPr>
            <w:noProof/>
            <w:webHidden/>
          </w:rPr>
          <w:t>12</w:t>
        </w:r>
      </w:ins>
      <w:del w:id="879" w:author="Sam Sehgal (EXT Idiom)" w:date="2025-03-31T14:04:00Z" w16du:dateUtc="2025-03-31T03:04:00Z">
        <w:r w:rsidDel="0084653C">
          <w:rPr>
            <w:noProof/>
            <w:webHidden/>
          </w:rPr>
          <w:delText>6</w:delText>
        </w:r>
      </w:del>
      <w:r>
        <w:rPr>
          <w:noProof/>
          <w:webHidden/>
        </w:rPr>
        <w:fldChar w:fldCharType="end"/>
      </w:r>
      <w:r>
        <w:fldChar w:fldCharType="end"/>
      </w:r>
    </w:p>
    <w:p w14:paraId="39C2493A" w14:textId="53588C7D" w:rsidR="00BF7E32" w:rsidRDefault="00BF7E32">
      <w:pPr>
        <w:pStyle w:val="TOC3"/>
        <w:rPr>
          <w:rFonts w:eastAsiaTheme="minorEastAsia" w:cstheme="minorBidi"/>
          <w:color w:val="auto"/>
          <w:sz w:val="24"/>
          <w:szCs w:val="24"/>
          <w:lang w:val="en-AU" w:eastAsia="en-GB"/>
        </w:rPr>
      </w:pPr>
      <w:r>
        <w:fldChar w:fldCharType="begin"/>
      </w:r>
      <w:r>
        <w:instrText>HYPERLINK \l "_Toc173483693"</w:instrText>
      </w:r>
      <w:r>
        <w:fldChar w:fldCharType="separate"/>
      </w:r>
      <w:r w:rsidRPr="008354EC">
        <w:rPr>
          <w:rStyle w:val="Hyperlink"/>
        </w:rPr>
        <w:t>3.2.1 Brands</w:t>
      </w:r>
      <w:r>
        <w:rPr>
          <w:webHidden/>
        </w:rPr>
        <w:tab/>
      </w:r>
      <w:r>
        <w:rPr>
          <w:webHidden/>
        </w:rPr>
        <w:fldChar w:fldCharType="begin"/>
      </w:r>
      <w:r>
        <w:rPr>
          <w:webHidden/>
        </w:rPr>
        <w:instrText xml:space="preserve"> PAGEREF _Toc173483693 \h </w:instrText>
      </w:r>
      <w:r>
        <w:rPr>
          <w:webHidden/>
        </w:rPr>
      </w:r>
      <w:r>
        <w:rPr>
          <w:webHidden/>
        </w:rPr>
        <w:fldChar w:fldCharType="separate"/>
      </w:r>
      <w:ins w:id="880" w:author="Sam Sehgal (EXT Idiom)" w:date="2025-03-31T14:04:00Z" w16du:dateUtc="2025-03-31T03:04:00Z">
        <w:r w:rsidR="0084653C">
          <w:rPr>
            <w:webHidden/>
          </w:rPr>
          <w:t>12</w:t>
        </w:r>
      </w:ins>
      <w:del w:id="881" w:author="Sam Sehgal (EXT Idiom)" w:date="2025-03-31T14:04:00Z" w16du:dateUtc="2025-03-31T03:04:00Z">
        <w:r w:rsidDel="0084653C">
          <w:rPr>
            <w:webHidden/>
          </w:rPr>
          <w:delText>6</w:delText>
        </w:r>
      </w:del>
      <w:r>
        <w:rPr>
          <w:webHidden/>
        </w:rPr>
        <w:fldChar w:fldCharType="end"/>
      </w:r>
      <w:r>
        <w:fldChar w:fldCharType="end"/>
      </w:r>
    </w:p>
    <w:p w14:paraId="6D801407" w14:textId="071280EA" w:rsidR="00BF7E32" w:rsidRDefault="00BF7E32">
      <w:pPr>
        <w:pStyle w:val="TOC3"/>
        <w:rPr>
          <w:rFonts w:eastAsiaTheme="minorEastAsia" w:cstheme="minorBidi"/>
          <w:color w:val="auto"/>
          <w:sz w:val="24"/>
          <w:szCs w:val="24"/>
          <w:lang w:val="en-AU" w:eastAsia="en-GB"/>
        </w:rPr>
      </w:pPr>
      <w:r>
        <w:fldChar w:fldCharType="begin"/>
      </w:r>
      <w:r>
        <w:instrText>HYPERLINK \l "_Toc173483694"</w:instrText>
      </w:r>
      <w:r>
        <w:fldChar w:fldCharType="separate"/>
      </w:r>
      <w:r w:rsidRPr="008354EC">
        <w:rPr>
          <w:rStyle w:val="Hyperlink"/>
        </w:rPr>
        <w:t>Journey Type</w:t>
      </w:r>
      <w:r>
        <w:rPr>
          <w:webHidden/>
        </w:rPr>
        <w:tab/>
      </w:r>
      <w:r>
        <w:rPr>
          <w:webHidden/>
        </w:rPr>
        <w:fldChar w:fldCharType="begin"/>
      </w:r>
      <w:r>
        <w:rPr>
          <w:webHidden/>
        </w:rPr>
        <w:instrText xml:space="preserve"> PAGEREF _Toc173483694 \h </w:instrText>
      </w:r>
      <w:r>
        <w:rPr>
          <w:webHidden/>
        </w:rPr>
      </w:r>
      <w:r>
        <w:rPr>
          <w:webHidden/>
        </w:rPr>
        <w:fldChar w:fldCharType="separate"/>
      </w:r>
      <w:ins w:id="882" w:author="Sam Sehgal (EXT Idiom)" w:date="2025-03-31T14:04:00Z" w16du:dateUtc="2025-03-31T03:04:00Z">
        <w:r w:rsidR="0084653C">
          <w:rPr>
            <w:webHidden/>
          </w:rPr>
          <w:t>12</w:t>
        </w:r>
      </w:ins>
      <w:del w:id="883" w:author="Sam Sehgal (EXT Idiom)" w:date="2025-03-31T14:04:00Z" w16du:dateUtc="2025-03-31T03:04:00Z">
        <w:r w:rsidDel="0084653C">
          <w:rPr>
            <w:webHidden/>
          </w:rPr>
          <w:delText>6</w:delText>
        </w:r>
      </w:del>
      <w:r>
        <w:rPr>
          <w:webHidden/>
        </w:rPr>
        <w:fldChar w:fldCharType="end"/>
      </w:r>
      <w:r>
        <w:fldChar w:fldCharType="end"/>
      </w:r>
    </w:p>
    <w:p w14:paraId="658D4834" w14:textId="6BE83AE4" w:rsidR="00BF7E32" w:rsidRDefault="00BF7E32">
      <w:pPr>
        <w:pStyle w:val="TOC3"/>
        <w:rPr>
          <w:rFonts w:eastAsiaTheme="minorEastAsia" w:cstheme="minorBidi"/>
          <w:color w:val="auto"/>
          <w:sz w:val="24"/>
          <w:szCs w:val="24"/>
          <w:lang w:val="en-AU" w:eastAsia="en-GB"/>
        </w:rPr>
      </w:pPr>
      <w:r>
        <w:fldChar w:fldCharType="begin"/>
      </w:r>
      <w:r>
        <w:instrText>HYPERLINK \l "_Toc173483695"</w:instrText>
      </w:r>
      <w:r>
        <w:fldChar w:fldCharType="separate"/>
      </w:r>
      <w:r w:rsidRPr="008354EC">
        <w:rPr>
          <w:rStyle w:val="Hyperlink"/>
        </w:rPr>
        <w:t>3.2.2 Documents in Scope</w:t>
      </w:r>
      <w:r>
        <w:rPr>
          <w:webHidden/>
        </w:rPr>
        <w:tab/>
      </w:r>
      <w:r>
        <w:rPr>
          <w:webHidden/>
        </w:rPr>
        <w:fldChar w:fldCharType="begin"/>
      </w:r>
      <w:r>
        <w:rPr>
          <w:webHidden/>
        </w:rPr>
        <w:instrText xml:space="preserve"> PAGEREF _Toc173483695 \h </w:instrText>
      </w:r>
      <w:r>
        <w:rPr>
          <w:webHidden/>
        </w:rPr>
      </w:r>
      <w:r>
        <w:rPr>
          <w:webHidden/>
        </w:rPr>
        <w:fldChar w:fldCharType="separate"/>
      </w:r>
      <w:ins w:id="884" w:author="Sam Sehgal (EXT Idiom)" w:date="2025-03-31T14:04:00Z" w16du:dateUtc="2025-03-31T03:04:00Z">
        <w:r w:rsidR="0084653C">
          <w:rPr>
            <w:webHidden/>
          </w:rPr>
          <w:t>12</w:t>
        </w:r>
      </w:ins>
      <w:del w:id="885" w:author="Sam Sehgal (EXT Idiom)" w:date="2025-03-31T14:04:00Z" w16du:dateUtc="2025-03-31T03:04:00Z">
        <w:r w:rsidDel="0084653C">
          <w:rPr>
            <w:webHidden/>
          </w:rPr>
          <w:delText>6</w:delText>
        </w:r>
      </w:del>
      <w:r>
        <w:rPr>
          <w:webHidden/>
        </w:rPr>
        <w:fldChar w:fldCharType="end"/>
      </w:r>
      <w:r>
        <w:fldChar w:fldCharType="end"/>
      </w:r>
    </w:p>
    <w:p w14:paraId="7817CFE0" w14:textId="47282B46" w:rsidR="00BF7E32" w:rsidRDefault="00BF7E32">
      <w:pPr>
        <w:pStyle w:val="TOC3"/>
        <w:rPr>
          <w:rFonts w:eastAsiaTheme="minorEastAsia" w:cstheme="minorBidi"/>
          <w:color w:val="auto"/>
          <w:sz w:val="24"/>
          <w:szCs w:val="24"/>
          <w:lang w:val="en-AU" w:eastAsia="en-GB"/>
        </w:rPr>
      </w:pPr>
      <w:r>
        <w:fldChar w:fldCharType="begin"/>
      </w:r>
      <w:r>
        <w:instrText>HYPERLINK \l "_Toc173483696"</w:instrText>
      </w:r>
      <w:r>
        <w:fldChar w:fldCharType="separate"/>
      </w:r>
      <w:r w:rsidRPr="008354EC">
        <w:rPr>
          <w:rStyle w:val="Hyperlink"/>
        </w:rPr>
        <w:t>3.2.3 Delivery Channels</w:t>
      </w:r>
      <w:r>
        <w:rPr>
          <w:webHidden/>
        </w:rPr>
        <w:tab/>
      </w:r>
      <w:r>
        <w:rPr>
          <w:webHidden/>
        </w:rPr>
        <w:fldChar w:fldCharType="begin"/>
      </w:r>
      <w:r>
        <w:rPr>
          <w:webHidden/>
        </w:rPr>
        <w:instrText xml:space="preserve"> PAGEREF _Toc173483696 \h </w:instrText>
      </w:r>
      <w:r>
        <w:rPr>
          <w:webHidden/>
        </w:rPr>
      </w:r>
      <w:r>
        <w:rPr>
          <w:webHidden/>
        </w:rPr>
        <w:fldChar w:fldCharType="separate"/>
      </w:r>
      <w:ins w:id="886" w:author="Sam Sehgal (EXT Idiom)" w:date="2025-03-31T14:04:00Z" w16du:dateUtc="2025-03-31T03:04:00Z">
        <w:r w:rsidR="0084653C">
          <w:rPr>
            <w:webHidden/>
          </w:rPr>
          <w:t>12</w:t>
        </w:r>
      </w:ins>
      <w:del w:id="887" w:author="Sam Sehgal (EXT Idiom)" w:date="2025-03-31T14:04:00Z" w16du:dateUtc="2025-03-31T03:04:00Z">
        <w:r w:rsidDel="0084653C">
          <w:rPr>
            <w:webHidden/>
          </w:rPr>
          <w:delText>6</w:delText>
        </w:r>
      </w:del>
      <w:r>
        <w:rPr>
          <w:webHidden/>
        </w:rPr>
        <w:fldChar w:fldCharType="end"/>
      </w:r>
      <w:r>
        <w:fldChar w:fldCharType="end"/>
      </w:r>
    </w:p>
    <w:p w14:paraId="448EAE2C" w14:textId="6B10EC60" w:rsidR="00BF7E32" w:rsidRDefault="00BF7E32">
      <w:pPr>
        <w:pStyle w:val="TOC3"/>
        <w:rPr>
          <w:rFonts w:eastAsiaTheme="minorEastAsia" w:cstheme="minorBidi"/>
          <w:color w:val="auto"/>
          <w:sz w:val="24"/>
          <w:szCs w:val="24"/>
          <w:lang w:val="en-AU" w:eastAsia="en-GB"/>
        </w:rPr>
      </w:pPr>
      <w:r>
        <w:fldChar w:fldCharType="begin"/>
      </w:r>
      <w:r>
        <w:instrText>HYPERLINK \l "_Toc173483697"</w:instrText>
      </w:r>
      <w:r>
        <w:fldChar w:fldCharType="separate"/>
      </w:r>
      <w:r w:rsidRPr="008354EC">
        <w:rPr>
          <w:rStyle w:val="Hyperlink"/>
        </w:rPr>
        <w:t>Attached to</w:t>
      </w:r>
      <w:r>
        <w:rPr>
          <w:webHidden/>
        </w:rPr>
        <w:tab/>
      </w:r>
      <w:r>
        <w:rPr>
          <w:webHidden/>
        </w:rPr>
        <w:fldChar w:fldCharType="begin"/>
      </w:r>
      <w:r>
        <w:rPr>
          <w:webHidden/>
        </w:rPr>
        <w:instrText xml:space="preserve"> PAGEREF _Toc173483697 \h </w:instrText>
      </w:r>
      <w:r>
        <w:rPr>
          <w:webHidden/>
        </w:rPr>
      </w:r>
      <w:r>
        <w:rPr>
          <w:webHidden/>
        </w:rPr>
        <w:fldChar w:fldCharType="separate"/>
      </w:r>
      <w:ins w:id="888" w:author="Sam Sehgal (EXT Idiom)" w:date="2025-03-31T14:04:00Z" w16du:dateUtc="2025-03-31T03:04:00Z">
        <w:r w:rsidR="0084653C">
          <w:rPr>
            <w:webHidden/>
          </w:rPr>
          <w:t>12</w:t>
        </w:r>
      </w:ins>
      <w:del w:id="889" w:author="Sam Sehgal (EXT Idiom)" w:date="2025-03-31T14:04:00Z" w16du:dateUtc="2025-03-31T03:04:00Z">
        <w:r w:rsidDel="0084653C">
          <w:rPr>
            <w:webHidden/>
          </w:rPr>
          <w:delText>6</w:delText>
        </w:r>
      </w:del>
      <w:r>
        <w:rPr>
          <w:webHidden/>
        </w:rPr>
        <w:fldChar w:fldCharType="end"/>
      </w:r>
      <w:r>
        <w:fldChar w:fldCharType="end"/>
      </w:r>
    </w:p>
    <w:p w14:paraId="30BCBA1B" w14:textId="034917D0" w:rsidR="00BF7E32" w:rsidRDefault="00BF7E32">
      <w:pPr>
        <w:pStyle w:val="TOC3"/>
        <w:rPr>
          <w:rFonts w:eastAsiaTheme="minorEastAsia" w:cstheme="minorBidi"/>
          <w:color w:val="auto"/>
          <w:sz w:val="24"/>
          <w:szCs w:val="24"/>
          <w:lang w:val="en-AU" w:eastAsia="en-GB"/>
        </w:rPr>
      </w:pPr>
      <w:r>
        <w:fldChar w:fldCharType="begin"/>
      </w:r>
      <w:r>
        <w:instrText>HYPERLINK \l "_Toc173483698"</w:instrText>
      </w:r>
      <w:r>
        <w:fldChar w:fldCharType="separate"/>
      </w:r>
      <w:r w:rsidRPr="008354EC">
        <w:rPr>
          <w:rStyle w:val="Hyperlink"/>
        </w:rPr>
        <w:t>Products</w:t>
      </w:r>
      <w:r>
        <w:rPr>
          <w:webHidden/>
        </w:rPr>
        <w:tab/>
      </w:r>
      <w:r>
        <w:rPr>
          <w:webHidden/>
        </w:rPr>
        <w:fldChar w:fldCharType="begin"/>
      </w:r>
      <w:r>
        <w:rPr>
          <w:webHidden/>
        </w:rPr>
        <w:instrText xml:space="preserve"> PAGEREF _Toc173483698 \h </w:instrText>
      </w:r>
      <w:r>
        <w:rPr>
          <w:webHidden/>
        </w:rPr>
      </w:r>
      <w:r>
        <w:rPr>
          <w:webHidden/>
        </w:rPr>
        <w:fldChar w:fldCharType="separate"/>
      </w:r>
      <w:ins w:id="890" w:author="Sam Sehgal (EXT Idiom)" w:date="2025-03-31T14:04:00Z" w16du:dateUtc="2025-03-31T03:04:00Z">
        <w:r w:rsidR="0084653C">
          <w:rPr>
            <w:webHidden/>
          </w:rPr>
          <w:t>13</w:t>
        </w:r>
      </w:ins>
      <w:del w:id="891" w:author="Sam Sehgal (EXT Idiom)" w:date="2025-03-31T14:04:00Z" w16du:dateUtc="2025-03-31T03:04:00Z">
        <w:r w:rsidDel="0084653C">
          <w:rPr>
            <w:webHidden/>
          </w:rPr>
          <w:delText>7</w:delText>
        </w:r>
      </w:del>
      <w:r>
        <w:rPr>
          <w:webHidden/>
        </w:rPr>
        <w:fldChar w:fldCharType="end"/>
      </w:r>
      <w:r>
        <w:fldChar w:fldCharType="end"/>
      </w:r>
    </w:p>
    <w:p w14:paraId="533C7BC5" w14:textId="262340A2"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"_Toc173483699"</w:instrText>
      </w:r>
      <w:r>
        <w:fldChar w:fldCharType="separate"/>
      </w:r>
      <w:r w:rsidRPr="008354EC">
        <w:rPr>
          <w:rStyle w:val="Hyperlink"/>
          <w:noProof/>
        </w:rPr>
        <w:t>Audience</w:t>
      </w:r>
      <w:r>
        <w:rPr>
          <w:noProof/>
          <w:webHidden/>
        </w:rPr>
        <w:tab/>
      </w:r>
      <w:r>
        <w:rPr>
          <w:noProof/>
          <w:webHidden/>
        </w:rPr>
        <w:fldChar w:fldCharType="begin"/>
      </w:r>
      <w:r>
        <w:rPr>
          <w:noProof/>
          <w:webHidden/>
        </w:rPr>
        <w:instrText xml:space="preserve"> PAGEREF _Toc173483699 \h </w:instrText>
      </w:r>
      <w:r>
        <w:rPr>
          <w:noProof/>
          <w:webHidden/>
        </w:rPr>
      </w:r>
      <w:r>
        <w:rPr>
          <w:noProof/>
          <w:webHidden/>
        </w:rPr>
        <w:fldChar w:fldCharType="separate"/>
      </w:r>
      <w:ins w:id="892" w:author="Sam Sehgal (EXT Idiom)" w:date="2025-03-31T14:04:00Z" w16du:dateUtc="2025-03-31T03:04:00Z">
        <w:r w:rsidR="0084653C">
          <w:rPr>
            <w:noProof/>
            <w:webHidden/>
          </w:rPr>
          <w:t>13</w:t>
        </w:r>
      </w:ins>
      <w:del w:id="893" w:author="Sam Sehgal (EXT Idiom)" w:date="2025-03-31T14:04:00Z" w16du:dateUtc="2025-03-31T03:04:00Z">
        <w:r w:rsidDel="0084653C">
          <w:rPr>
            <w:noProof/>
            <w:webHidden/>
          </w:rPr>
          <w:delText>7</w:delText>
        </w:r>
      </w:del>
      <w:r>
        <w:rPr>
          <w:noProof/>
          <w:webHidden/>
        </w:rPr>
        <w:fldChar w:fldCharType="end"/>
      </w:r>
      <w:r>
        <w:fldChar w:fldCharType="end"/>
      </w:r>
    </w:p>
    <w:p w14:paraId="526505DD" w14:textId="317357ED"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"_Toc173483700"</w:instrText>
      </w:r>
      <w:r>
        <w:fldChar w:fldCharType="separate"/>
      </w:r>
      <w:r w:rsidRPr="008354EC">
        <w:rPr>
          <w:rStyle w:val="Hyperlink"/>
          <w:noProof/>
        </w:rPr>
        <w:t>Assumptions</w:t>
      </w:r>
      <w:r>
        <w:rPr>
          <w:noProof/>
          <w:webHidden/>
        </w:rPr>
        <w:tab/>
      </w:r>
      <w:r>
        <w:rPr>
          <w:noProof/>
          <w:webHidden/>
        </w:rPr>
        <w:fldChar w:fldCharType="begin"/>
      </w:r>
      <w:r>
        <w:rPr>
          <w:noProof/>
          <w:webHidden/>
        </w:rPr>
        <w:instrText xml:space="preserve"> PAGEREF _Toc173483700 \h </w:instrText>
      </w:r>
      <w:r>
        <w:rPr>
          <w:noProof/>
          <w:webHidden/>
        </w:rPr>
      </w:r>
      <w:r>
        <w:rPr>
          <w:noProof/>
          <w:webHidden/>
        </w:rPr>
        <w:fldChar w:fldCharType="separate"/>
      </w:r>
      <w:ins w:id="894" w:author="Sam Sehgal (EXT Idiom)" w:date="2025-03-31T14:04:00Z" w16du:dateUtc="2025-03-31T03:04:00Z">
        <w:r w:rsidR="0084653C">
          <w:rPr>
            <w:noProof/>
            <w:webHidden/>
          </w:rPr>
          <w:t>13</w:t>
        </w:r>
      </w:ins>
      <w:del w:id="895" w:author="Sam Sehgal (EXT Idiom)" w:date="2025-03-31T14:04:00Z" w16du:dateUtc="2025-03-31T03:04:00Z">
        <w:r w:rsidDel="0084653C">
          <w:rPr>
            <w:noProof/>
            <w:webHidden/>
          </w:rPr>
          <w:delText>7</w:delText>
        </w:r>
      </w:del>
      <w:r>
        <w:rPr>
          <w:noProof/>
          <w:webHidden/>
        </w:rPr>
        <w:fldChar w:fldCharType="end"/>
      </w:r>
      <w:r>
        <w:fldChar w:fldCharType="end"/>
      </w:r>
    </w:p>
    <w:p w14:paraId="089ECC33" w14:textId="3100FE1C"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"_Toc173483701"</w:instrText>
      </w:r>
      <w:r>
        <w:fldChar w:fldCharType="separate"/>
      </w:r>
      <w:r w:rsidRPr="008354EC">
        <w:rPr>
          <w:rStyle w:val="Hyperlink"/>
          <w:noProof/>
        </w:rPr>
        <w:t>Document Dependencies</w:t>
      </w:r>
      <w:r>
        <w:rPr>
          <w:noProof/>
          <w:webHidden/>
        </w:rPr>
        <w:tab/>
      </w:r>
      <w:r>
        <w:rPr>
          <w:noProof/>
          <w:webHidden/>
        </w:rPr>
        <w:fldChar w:fldCharType="begin"/>
      </w:r>
      <w:r>
        <w:rPr>
          <w:noProof/>
          <w:webHidden/>
        </w:rPr>
        <w:instrText xml:space="preserve"> PAGEREF _Toc173483701 \h </w:instrText>
      </w:r>
      <w:r>
        <w:rPr>
          <w:noProof/>
          <w:webHidden/>
        </w:rPr>
      </w:r>
      <w:r>
        <w:rPr>
          <w:noProof/>
          <w:webHidden/>
        </w:rPr>
        <w:fldChar w:fldCharType="separate"/>
      </w:r>
      <w:ins w:id="896" w:author="Sam Sehgal (EXT Idiom)" w:date="2025-03-31T14:04:00Z" w16du:dateUtc="2025-03-31T03:04:00Z">
        <w:r w:rsidR="0084653C">
          <w:rPr>
            <w:noProof/>
            <w:webHidden/>
          </w:rPr>
          <w:t>13</w:t>
        </w:r>
      </w:ins>
      <w:del w:id="897" w:author="Sam Sehgal (EXT Idiom)" w:date="2025-03-31T14:04:00Z" w16du:dateUtc="2025-03-31T03:04:00Z">
        <w:r w:rsidDel="0084653C">
          <w:rPr>
            <w:noProof/>
            <w:webHidden/>
          </w:rPr>
          <w:delText>7</w:delText>
        </w:r>
      </w:del>
      <w:r>
        <w:rPr>
          <w:noProof/>
          <w:webHidden/>
        </w:rPr>
        <w:fldChar w:fldCharType="end"/>
      </w:r>
      <w:r>
        <w:fldChar w:fldCharType="end"/>
      </w:r>
    </w:p>
    <w:p w14:paraId="4F0C7CFE" w14:textId="0E2137F0"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"_Toc173483702"</w:instrText>
      </w:r>
      <w:r>
        <w:fldChar w:fldCharType="separate"/>
      </w:r>
      <w:r w:rsidRPr="008354EC">
        <w:rPr>
          <w:rStyle w:val="Hyperlink"/>
          <w:noProof/>
        </w:rPr>
        <w:t>Attachment and Inserts</w:t>
      </w:r>
      <w:r>
        <w:rPr>
          <w:noProof/>
          <w:webHidden/>
        </w:rPr>
        <w:tab/>
      </w:r>
      <w:r>
        <w:rPr>
          <w:noProof/>
          <w:webHidden/>
        </w:rPr>
        <w:fldChar w:fldCharType="begin"/>
      </w:r>
      <w:r>
        <w:rPr>
          <w:noProof/>
          <w:webHidden/>
        </w:rPr>
        <w:instrText xml:space="preserve"> PAGEREF _Toc173483702 \h </w:instrText>
      </w:r>
      <w:r>
        <w:rPr>
          <w:noProof/>
          <w:webHidden/>
        </w:rPr>
      </w:r>
      <w:r>
        <w:rPr>
          <w:noProof/>
          <w:webHidden/>
        </w:rPr>
        <w:fldChar w:fldCharType="separate"/>
      </w:r>
      <w:ins w:id="898" w:author="Sam Sehgal (EXT Idiom)" w:date="2025-03-31T14:04:00Z" w16du:dateUtc="2025-03-31T03:04:00Z">
        <w:r w:rsidR="0084653C">
          <w:rPr>
            <w:noProof/>
            <w:webHidden/>
          </w:rPr>
          <w:t>13</w:t>
        </w:r>
      </w:ins>
      <w:del w:id="899" w:author="Sam Sehgal (EXT Idiom)" w:date="2025-03-31T14:04:00Z" w16du:dateUtc="2025-03-31T03:04:00Z">
        <w:r w:rsidDel="0084653C">
          <w:rPr>
            <w:noProof/>
            <w:webHidden/>
          </w:rPr>
          <w:delText>7</w:delText>
        </w:r>
      </w:del>
      <w:r>
        <w:rPr>
          <w:noProof/>
          <w:webHidden/>
        </w:rPr>
        <w:fldChar w:fldCharType="end"/>
      </w:r>
      <w:r>
        <w:fldChar w:fldCharType="end"/>
      </w:r>
    </w:p>
    <w:p w14:paraId="2D240C84" w14:textId="2B6BBBC5"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"_Toc173483703"</w:instrText>
      </w:r>
      <w:r>
        <w:fldChar w:fldCharType="separate"/>
      </w:r>
      <w:r w:rsidRPr="008354EC">
        <w:rPr>
          <w:rStyle w:val="Hyperlink"/>
          <w:noProof/>
        </w:rPr>
        <w:t>Document Type</w:t>
      </w:r>
      <w:r>
        <w:rPr>
          <w:noProof/>
          <w:webHidden/>
        </w:rPr>
        <w:tab/>
      </w:r>
      <w:r>
        <w:rPr>
          <w:noProof/>
          <w:webHidden/>
        </w:rPr>
        <w:fldChar w:fldCharType="begin"/>
      </w:r>
      <w:r>
        <w:rPr>
          <w:noProof/>
          <w:webHidden/>
        </w:rPr>
        <w:instrText xml:space="preserve"> PAGEREF _Toc173483703 \h </w:instrText>
      </w:r>
      <w:r>
        <w:rPr>
          <w:noProof/>
          <w:webHidden/>
        </w:rPr>
      </w:r>
      <w:r>
        <w:rPr>
          <w:noProof/>
          <w:webHidden/>
        </w:rPr>
        <w:fldChar w:fldCharType="separate"/>
      </w:r>
      <w:ins w:id="900" w:author="Sam Sehgal (EXT Idiom)" w:date="2025-03-31T14:04:00Z" w16du:dateUtc="2025-03-31T03:04:00Z">
        <w:r w:rsidR="0084653C">
          <w:rPr>
            <w:noProof/>
            <w:webHidden/>
          </w:rPr>
          <w:t>14</w:t>
        </w:r>
      </w:ins>
      <w:del w:id="901" w:author="Sam Sehgal (EXT Idiom)" w:date="2025-03-31T14:04:00Z" w16du:dateUtc="2025-03-31T03:04:00Z">
        <w:r w:rsidDel="0084653C">
          <w:rPr>
            <w:noProof/>
            <w:webHidden/>
          </w:rPr>
          <w:delText>8</w:delText>
        </w:r>
      </w:del>
      <w:r>
        <w:rPr>
          <w:noProof/>
          <w:webHidden/>
        </w:rPr>
        <w:fldChar w:fldCharType="end"/>
      </w:r>
      <w:r>
        <w:fldChar w:fldCharType="end"/>
      </w:r>
    </w:p>
    <w:p w14:paraId="5B01018A" w14:textId="5F0F3647"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"_Toc173483704"</w:instrText>
      </w:r>
      <w:r>
        <w:fldChar w:fldCharType="separate"/>
      </w:r>
      <w:r w:rsidRPr="008354EC">
        <w:rPr>
          <w:rStyle w:val="Hyperlink"/>
          <w:noProof/>
        </w:rPr>
        <w:t>Initiation/Trigger</w:t>
      </w:r>
      <w:r>
        <w:rPr>
          <w:noProof/>
          <w:webHidden/>
        </w:rPr>
        <w:tab/>
      </w:r>
      <w:r>
        <w:rPr>
          <w:noProof/>
          <w:webHidden/>
        </w:rPr>
        <w:fldChar w:fldCharType="begin"/>
      </w:r>
      <w:r>
        <w:rPr>
          <w:noProof/>
          <w:webHidden/>
        </w:rPr>
        <w:instrText xml:space="preserve"> PAGEREF _Toc173483704 \h </w:instrText>
      </w:r>
      <w:r>
        <w:rPr>
          <w:noProof/>
          <w:webHidden/>
        </w:rPr>
      </w:r>
      <w:r>
        <w:rPr>
          <w:noProof/>
          <w:webHidden/>
        </w:rPr>
        <w:fldChar w:fldCharType="separate"/>
      </w:r>
      <w:ins w:id="902" w:author="Sam Sehgal (EXT Idiom)" w:date="2025-03-31T14:04:00Z" w16du:dateUtc="2025-03-31T03:04:00Z">
        <w:r w:rsidR="0084653C">
          <w:rPr>
            <w:noProof/>
            <w:webHidden/>
          </w:rPr>
          <w:t>14</w:t>
        </w:r>
      </w:ins>
      <w:del w:id="903" w:author="Sam Sehgal (EXT Idiom)" w:date="2025-03-31T14:04:00Z" w16du:dateUtc="2025-03-31T03:04:00Z">
        <w:r w:rsidDel="0084653C">
          <w:rPr>
            <w:noProof/>
            <w:webHidden/>
          </w:rPr>
          <w:delText>8</w:delText>
        </w:r>
      </w:del>
      <w:r>
        <w:rPr>
          <w:noProof/>
          <w:webHidden/>
        </w:rPr>
        <w:fldChar w:fldCharType="end"/>
      </w:r>
      <w:r>
        <w:fldChar w:fldCharType="end"/>
      </w:r>
    </w:p>
    <w:p w14:paraId="50A4DFF3" w14:textId="65A22718" w:rsidR="00BF7E32" w:rsidRDefault="00BF7E32">
      <w:pPr>
        <w:pStyle w:val="TOC1"/>
        <w:tabs>
          <w:tab w:val="left" w:pos="567"/>
          <w:tab w:val="right" w:leader="dot" w:pos="9174"/>
        </w:tabs>
        <w:rPr>
          <w:rFonts w:asciiTheme="minorHAnsi" w:eastAsiaTheme="minorEastAsia" w:hAnsiTheme="minorHAnsi"/>
          <w:b w:val="0"/>
          <w:bCs w:val="0"/>
          <w:caps w:val="0"/>
          <w:noProof/>
          <w:lang w:val="en-AU" w:eastAsia="en-GB"/>
        </w:rPr>
      </w:pPr>
      <w:r>
        <w:fldChar w:fldCharType="begin"/>
      </w:r>
      <w:r>
        <w:instrText>HYPERLINK \l "_Toc173483705"</w:instrText>
      </w:r>
      <w:r>
        <w:fldChar w:fldCharType="separate"/>
      </w:r>
      <w:r w:rsidRPr="008354EC">
        <w:rPr>
          <w:rStyle w:val="Hyperlink"/>
          <w:rFonts w:cstheme="minorHAnsi"/>
          <w:noProof/>
        </w:rPr>
        <w:t>4.</w:t>
      </w:r>
      <w:r>
        <w:rPr>
          <w:rFonts w:asciiTheme="minorHAnsi" w:eastAsiaTheme="minorEastAsia" w:hAnsiTheme="minorHAnsi"/>
          <w:b w:val="0"/>
          <w:bCs w:val="0"/>
          <w:caps w:val="0"/>
          <w:noProof/>
          <w:lang w:val="en-AU" w:eastAsia="en-GB"/>
        </w:rPr>
        <w:tab/>
      </w:r>
      <w:r w:rsidRPr="008354EC">
        <w:rPr>
          <w:rStyle w:val="Hyperlink"/>
          <w:rFonts w:cstheme="minorHAnsi"/>
          <w:noProof/>
        </w:rPr>
        <w:t>Overall Certificate of Insurance Structure</w:t>
      </w:r>
      <w:r>
        <w:rPr>
          <w:noProof/>
          <w:webHidden/>
        </w:rPr>
        <w:tab/>
      </w:r>
      <w:r>
        <w:rPr>
          <w:noProof/>
          <w:webHidden/>
        </w:rPr>
        <w:fldChar w:fldCharType="begin"/>
      </w:r>
      <w:r>
        <w:rPr>
          <w:noProof/>
          <w:webHidden/>
        </w:rPr>
        <w:instrText xml:space="preserve"> PAGEREF _Toc173483705 \h </w:instrText>
      </w:r>
      <w:r>
        <w:rPr>
          <w:noProof/>
          <w:webHidden/>
        </w:rPr>
      </w:r>
      <w:r>
        <w:rPr>
          <w:noProof/>
          <w:webHidden/>
        </w:rPr>
        <w:fldChar w:fldCharType="separate"/>
      </w:r>
      <w:ins w:id="904" w:author="Sam Sehgal (EXT Idiom)" w:date="2025-03-31T14:04:00Z" w16du:dateUtc="2025-03-31T03:04:00Z">
        <w:r w:rsidR="0084653C">
          <w:rPr>
            <w:noProof/>
            <w:webHidden/>
          </w:rPr>
          <w:t>15</w:t>
        </w:r>
      </w:ins>
      <w:del w:id="905" w:author="Sam Sehgal (EXT Idiom)" w:date="2025-03-31T14:04:00Z" w16du:dateUtc="2025-03-31T03:04:00Z">
        <w:r w:rsidDel="0084653C">
          <w:rPr>
            <w:noProof/>
            <w:webHidden/>
          </w:rPr>
          <w:delText>9</w:delText>
        </w:r>
      </w:del>
      <w:r>
        <w:rPr>
          <w:noProof/>
          <w:webHidden/>
        </w:rPr>
        <w:fldChar w:fldCharType="end"/>
      </w:r>
      <w:r>
        <w:fldChar w:fldCharType="end"/>
      </w:r>
    </w:p>
    <w:p w14:paraId="60305ECB" w14:textId="18C2B3BD" w:rsidR="00BF7E32" w:rsidRPr="00FA49B6" w:rsidRDefault="007C674A">
      <w:pPr>
        <w:pStyle w:val="TOC1"/>
        <w:tabs>
          <w:tab w:val="left" w:pos="567"/>
          <w:tab w:val="right" w:leader="dot" w:pos="9174"/>
        </w:tabs>
        <w:rPr>
          <w:rFonts w:asciiTheme="minorHAnsi" w:eastAsiaTheme="minorEastAsia" w:hAnsiTheme="minorHAnsi"/>
          <w:b w:val="0"/>
          <w:bCs w:val="0"/>
          <w:caps w:val="0"/>
          <w:noProof/>
          <w:lang w:val="en-AU" w:eastAsia="en-GB"/>
        </w:rPr>
      </w:pPr>
      <w:r w:rsidRPr="00FA49B6">
        <w:fldChar w:fldCharType="begin"/>
      </w:r>
      <w:r w:rsidRPr="00FA49B6">
        <w:instrText>HYPERLINK \l "_Toc173483706"</w:instrText>
      </w:r>
      <w:r w:rsidRPr="00FA49B6">
        <w:fldChar w:fldCharType="separate"/>
      </w:r>
      <w:r w:rsidR="00BF7E32" w:rsidRPr="00FA49B6">
        <w:rPr>
          <w:rStyle w:val="Hyperlink"/>
          <w:rFonts w:cstheme="minorHAnsi"/>
          <w:noProof/>
          <w:rPrChange w:id="906" w:author="Sue Simnor (EXT Idiom)" w:date="2024-08-07T11:10:00Z" w16du:dateUtc="2024-08-07T01:10:00Z">
            <w:rPr>
              <w:rStyle w:val="Hyperlink"/>
              <w:rFonts w:cstheme="minorHAnsi"/>
              <w:noProof/>
              <w:highlight w:val="magenta"/>
            </w:rPr>
          </w:rPrChange>
        </w:rPr>
        <w:t>4.1</w:t>
      </w:r>
      <w:r w:rsidR="00BF7E32" w:rsidRPr="00FA49B6">
        <w:rPr>
          <w:rFonts w:asciiTheme="minorHAnsi" w:eastAsiaTheme="minorEastAsia" w:hAnsiTheme="minorHAnsi"/>
          <w:b w:val="0"/>
          <w:bCs w:val="0"/>
          <w:caps w:val="0"/>
          <w:noProof/>
          <w:lang w:val="en-AU" w:eastAsia="en-GB"/>
        </w:rPr>
        <w:tab/>
      </w:r>
      <w:r w:rsidR="00BF7E32" w:rsidRPr="00FA49B6">
        <w:rPr>
          <w:rStyle w:val="Hyperlink"/>
          <w:rFonts w:cstheme="minorHAnsi"/>
          <w:noProof/>
          <w:rPrChange w:id="907" w:author="Sue Simnor (EXT Idiom)" w:date="2024-08-07T11:10:00Z" w16du:dateUtc="2024-08-07T01:10:00Z">
            <w:rPr>
              <w:rStyle w:val="Hyperlink"/>
              <w:rFonts w:cstheme="minorHAnsi"/>
              <w:noProof/>
              <w:highlight w:val="magenta"/>
            </w:rPr>
          </w:rPrChange>
        </w:rPr>
        <w:t>Print/PDF (IF Delivery Channel = “Print” or “PDF” or “Email”)</w:t>
      </w:r>
      <w:r w:rsidR="00BF7E32" w:rsidRPr="00FA49B6">
        <w:rPr>
          <w:noProof/>
          <w:webHidden/>
        </w:rPr>
        <w:tab/>
      </w:r>
      <w:r w:rsidR="00BF7E32" w:rsidRPr="00FA49B6">
        <w:rPr>
          <w:noProof/>
          <w:webHidden/>
        </w:rPr>
        <w:fldChar w:fldCharType="begin"/>
      </w:r>
      <w:r w:rsidR="00BF7E32" w:rsidRPr="00FA49B6">
        <w:rPr>
          <w:noProof/>
          <w:webHidden/>
        </w:rPr>
        <w:instrText xml:space="preserve"> PAGEREF _Toc173483706 \h </w:instrText>
      </w:r>
      <w:r w:rsidR="00BF7E32" w:rsidRPr="00FA49B6">
        <w:rPr>
          <w:noProof/>
          <w:webHidden/>
        </w:rPr>
      </w:r>
      <w:r w:rsidR="00BF7E32" w:rsidRPr="00FA49B6">
        <w:rPr>
          <w:noProof/>
          <w:webHidden/>
        </w:rPr>
        <w:fldChar w:fldCharType="separate"/>
      </w:r>
      <w:ins w:id="908" w:author="Sam Sehgal (EXT Idiom)" w:date="2025-03-31T14:04:00Z" w16du:dateUtc="2025-03-31T03:04:00Z">
        <w:r w:rsidR="0084653C">
          <w:rPr>
            <w:noProof/>
            <w:webHidden/>
          </w:rPr>
          <w:t>15</w:t>
        </w:r>
      </w:ins>
      <w:del w:id="909" w:author="Sam Sehgal (EXT Idiom)" w:date="2025-03-31T14:04:00Z" w16du:dateUtc="2025-03-31T03:04:00Z">
        <w:r w:rsidR="00BF7E32" w:rsidRPr="00FA49B6" w:rsidDel="0084653C">
          <w:rPr>
            <w:noProof/>
            <w:webHidden/>
          </w:rPr>
          <w:delText>9</w:delText>
        </w:r>
      </w:del>
      <w:r w:rsidR="00BF7E32" w:rsidRPr="00FA49B6">
        <w:rPr>
          <w:noProof/>
          <w:webHidden/>
        </w:rPr>
        <w:fldChar w:fldCharType="end"/>
      </w:r>
      <w:r w:rsidRPr="00FA49B6">
        <w:rPr>
          <w:noProof/>
        </w:rPr>
        <w:fldChar w:fldCharType="end"/>
      </w:r>
    </w:p>
    <w:p w14:paraId="3AB172B4" w14:textId="00762258" w:rsidR="00BF7E32" w:rsidRPr="00FA49B6" w:rsidRDefault="007C674A">
      <w:pPr>
        <w:pStyle w:val="TOC1"/>
        <w:tabs>
          <w:tab w:val="left" w:pos="567"/>
          <w:tab w:val="right" w:leader="dot" w:pos="9174"/>
        </w:tabs>
        <w:rPr>
          <w:rFonts w:asciiTheme="minorHAnsi" w:eastAsiaTheme="minorEastAsia" w:hAnsiTheme="minorHAnsi"/>
          <w:b w:val="0"/>
          <w:bCs w:val="0"/>
          <w:caps w:val="0"/>
          <w:noProof/>
          <w:lang w:val="en-AU" w:eastAsia="en-GB"/>
        </w:rPr>
      </w:pPr>
      <w:r w:rsidRPr="00FA49B6">
        <w:fldChar w:fldCharType="begin"/>
      </w:r>
      <w:r w:rsidRPr="00FA49B6">
        <w:instrText>HYPERLINK \l "_Toc173483707"</w:instrText>
      </w:r>
      <w:r w:rsidRPr="00FA49B6">
        <w:fldChar w:fldCharType="separate"/>
      </w:r>
      <w:r w:rsidR="00BF7E32" w:rsidRPr="00FA49B6">
        <w:rPr>
          <w:rStyle w:val="Hyperlink"/>
          <w:rFonts w:cstheme="minorHAnsi"/>
          <w:noProof/>
          <w:rPrChange w:id="910" w:author="Sue Simnor (EXT Idiom)" w:date="2024-08-07T11:10:00Z" w16du:dateUtc="2024-08-07T01:10:00Z">
            <w:rPr>
              <w:rStyle w:val="Hyperlink"/>
              <w:rFonts w:cstheme="minorHAnsi"/>
              <w:noProof/>
              <w:highlight w:val="magenta"/>
            </w:rPr>
          </w:rPrChange>
        </w:rPr>
        <w:t>4.2</w:t>
      </w:r>
      <w:r w:rsidR="00BF7E32" w:rsidRPr="00FA49B6">
        <w:rPr>
          <w:rFonts w:asciiTheme="minorHAnsi" w:eastAsiaTheme="minorEastAsia" w:hAnsiTheme="minorHAnsi"/>
          <w:b w:val="0"/>
          <w:bCs w:val="0"/>
          <w:caps w:val="0"/>
          <w:noProof/>
          <w:lang w:val="en-AU" w:eastAsia="en-GB"/>
        </w:rPr>
        <w:tab/>
      </w:r>
      <w:r w:rsidR="00BF7E32" w:rsidRPr="00FA49B6">
        <w:rPr>
          <w:rStyle w:val="Hyperlink"/>
          <w:rFonts w:cstheme="minorHAnsi"/>
          <w:noProof/>
          <w:rPrChange w:id="911" w:author="Sue Simnor (EXT Idiom)" w:date="2024-08-07T11:10:00Z" w16du:dateUtc="2024-08-07T01:10:00Z">
            <w:rPr>
              <w:rStyle w:val="Hyperlink"/>
              <w:rFonts w:cstheme="minorHAnsi"/>
              <w:noProof/>
              <w:highlight w:val="magenta"/>
            </w:rPr>
          </w:rPrChange>
        </w:rPr>
        <w:t>Example</w:t>
      </w:r>
      <w:r w:rsidR="00BF7E32" w:rsidRPr="00FA49B6">
        <w:rPr>
          <w:noProof/>
          <w:webHidden/>
        </w:rPr>
        <w:tab/>
      </w:r>
      <w:r w:rsidR="00BF7E32" w:rsidRPr="00FA49B6">
        <w:rPr>
          <w:noProof/>
          <w:webHidden/>
        </w:rPr>
        <w:fldChar w:fldCharType="begin"/>
      </w:r>
      <w:r w:rsidR="00BF7E32" w:rsidRPr="00FA49B6">
        <w:rPr>
          <w:noProof/>
          <w:webHidden/>
        </w:rPr>
        <w:instrText xml:space="preserve"> PAGEREF _Toc173483707 \h </w:instrText>
      </w:r>
      <w:r w:rsidR="00BF7E32" w:rsidRPr="00FA49B6">
        <w:rPr>
          <w:noProof/>
          <w:webHidden/>
        </w:rPr>
      </w:r>
      <w:r w:rsidR="00BF7E32" w:rsidRPr="00FA49B6">
        <w:rPr>
          <w:noProof/>
          <w:webHidden/>
        </w:rPr>
        <w:fldChar w:fldCharType="separate"/>
      </w:r>
      <w:ins w:id="912" w:author="Sam Sehgal (EXT Idiom)" w:date="2025-03-31T14:04:00Z" w16du:dateUtc="2025-03-31T03:04:00Z">
        <w:r w:rsidR="0084653C">
          <w:rPr>
            <w:noProof/>
            <w:webHidden/>
          </w:rPr>
          <w:t>16</w:t>
        </w:r>
      </w:ins>
      <w:del w:id="913" w:author="Sam Sehgal (EXT Idiom)" w:date="2025-03-31T14:04:00Z" w16du:dateUtc="2025-03-31T03:04:00Z">
        <w:r w:rsidR="00BF7E32" w:rsidRPr="00FA49B6" w:rsidDel="0084653C">
          <w:rPr>
            <w:noProof/>
            <w:webHidden/>
          </w:rPr>
          <w:delText>10</w:delText>
        </w:r>
      </w:del>
      <w:r w:rsidR="00BF7E32" w:rsidRPr="00FA49B6">
        <w:rPr>
          <w:noProof/>
          <w:webHidden/>
        </w:rPr>
        <w:fldChar w:fldCharType="end"/>
      </w:r>
      <w:r w:rsidRPr="00FA49B6">
        <w:rPr>
          <w:noProof/>
        </w:rPr>
        <w:fldChar w:fldCharType="end"/>
      </w:r>
    </w:p>
    <w:p w14:paraId="448A3EE1" w14:textId="4F1044C9" w:rsidR="00BF7E32" w:rsidRPr="00FA49B6" w:rsidRDefault="00BF7E32">
      <w:pPr>
        <w:pStyle w:val="TOC1"/>
        <w:tabs>
          <w:tab w:val="left" w:pos="567"/>
          <w:tab w:val="right" w:leader="dot" w:pos="9174"/>
        </w:tabs>
        <w:rPr>
          <w:rFonts w:asciiTheme="minorHAnsi" w:eastAsiaTheme="minorEastAsia" w:hAnsiTheme="minorHAnsi"/>
          <w:b w:val="0"/>
          <w:bCs w:val="0"/>
          <w:caps w:val="0"/>
          <w:noProof/>
          <w:lang w:val="en-AU" w:eastAsia="en-GB"/>
        </w:rPr>
      </w:pPr>
      <w:r>
        <w:fldChar w:fldCharType="begin"/>
      </w:r>
      <w:r>
        <w:instrText>HYPERLINK \l "_Toc173483708"</w:instrText>
      </w:r>
      <w:r>
        <w:fldChar w:fldCharType="separate"/>
      </w:r>
      <w:r w:rsidRPr="00FA49B6">
        <w:rPr>
          <w:rStyle w:val="Hyperlink"/>
          <w:rFonts w:cstheme="minorHAnsi"/>
          <w:noProof/>
        </w:rPr>
        <w:t>5.</w:t>
      </w:r>
      <w:r w:rsidRPr="00FA49B6">
        <w:rPr>
          <w:rFonts w:asciiTheme="minorHAnsi" w:eastAsiaTheme="minorEastAsia" w:hAnsiTheme="minorHAnsi"/>
          <w:b w:val="0"/>
          <w:bCs w:val="0"/>
          <w:caps w:val="0"/>
          <w:noProof/>
          <w:lang w:val="en-AU" w:eastAsia="en-GB"/>
        </w:rPr>
        <w:tab/>
      </w:r>
      <w:r w:rsidRPr="00FA49B6">
        <w:rPr>
          <w:rStyle w:val="Hyperlink"/>
          <w:rFonts w:cstheme="minorHAnsi"/>
          <w:noProof/>
        </w:rPr>
        <w:t>Content – A4</w:t>
      </w:r>
      <w:r w:rsidRPr="00FA49B6">
        <w:rPr>
          <w:noProof/>
          <w:webHidden/>
        </w:rPr>
        <w:tab/>
      </w:r>
      <w:r w:rsidRPr="00FA49B6">
        <w:rPr>
          <w:noProof/>
          <w:webHidden/>
        </w:rPr>
        <w:fldChar w:fldCharType="begin"/>
      </w:r>
      <w:r w:rsidRPr="00FA49B6">
        <w:rPr>
          <w:noProof/>
          <w:webHidden/>
        </w:rPr>
        <w:instrText xml:space="preserve"> PAGEREF _Toc173483708 \h </w:instrText>
      </w:r>
      <w:r w:rsidRPr="00FA49B6">
        <w:rPr>
          <w:noProof/>
          <w:webHidden/>
        </w:rPr>
      </w:r>
      <w:r w:rsidRPr="00FA49B6">
        <w:rPr>
          <w:noProof/>
          <w:webHidden/>
        </w:rPr>
        <w:fldChar w:fldCharType="separate"/>
      </w:r>
      <w:ins w:id="914" w:author="Sam Sehgal (EXT Idiom)" w:date="2025-03-31T14:04:00Z" w16du:dateUtc="2025-03-31T03:04:00Z">
        <w:r w:rsidR="0084653C">
          <w:rPr>
            <w:noProof/>
            <w:webHidden/>
          </w:rPr>
          <w:t>17</w:t>
        </w:r>
      </w:ins>
      <w:del w:id="915" w:author="Sam Sehgal (EXT Idiom)" w:date="2025-03-31T14:04:00Z" w16du:dateUtc="2025-03-31T03:04:00Z">
        <w:r w:rsidRPr="00FA49B6" w:rsidDel="0084653C">
          <w:rPr>
            <w:noProof/>
            <w:webHidden/>
          </w:rPr>
          <w:delText>11</w:delText>
        </w:r>
      </w:del>
      <w:r w:rsidRPr="00FA49B6">
        <w:rPr>
          <w:noProof/>
          <w:webHidden/>
        </w:rPr>
        <w:fldChar w:fldCharType="end"/>
      </w:r>
      <w:r>
        <w:fldChar w:fldCharType="end"/>
      </w:r>
    </w:p>
    <w:p w14:paraId="069B0F44" w14:textId="3E2BC36A" w:rsidR="00BF7E32" w:rsidRPr="00FA49B6" w:rsidRDefault="007C674A">
      <w:pPr>
        <w:pStyle w:val="TOC1"/>
        <w:tabs>
          <w:tab w:val="left" w:pos="567"/>
          <w:tab w:val="right" w:leader="dot" w:pos="9174"/>
        </w:tabs>
        <w:rPr>
          <w:rFonts w:asciiTheme="minorHAnsi" w:eastAsiaTheme="minorEastAsia" w:hAnsiTheme="minorHAnsi"/>
          <w:b w:val="0"/>
          <w:bCs w:val="0"/>
          <w:caps w:val="0"/>
          <w:noProof/>
          <w:lang w:val="en-AU" w:eastAsia="en-GB"/>
        </w:rPr>
      </w:pPr>
      <w:r w:rsidRPr="00FA49B6">
        <w:fldChar w:fldCharType="begin"/>
      </w:r>
      <w:r w:rsidRPr="00FA49B6">
        <w:instrText>HYPERLINK \l "_Toc173483709"</w:instrText>
      </w:r>
      <w:r w:rsidRPr="00FA49B6">
        <w:fldChar w:fldCharType="separate"/>
      </w:r>
      <w:r w:rsidR="00BF7E32" w:rsidRPr="00FA49B6">
        <w:rPr>
          <w:rStyle w:val="Hyperlink"/>
          <w:rFonts w:cstheme="minorHAnsi"/>
          <w:noProof/>
          <w:rPrChange w:id="916" w:author="Sue Simnor (EXT Idiom)" w:date="2024-08-07T11:10:00Z" w16du:dateUtc="2024-08-07T01:10:00Z">
            <w:rPr>
              <w:rStyle w:val="Hyperlink"/>
              <w:rFonts w:cstheme="minorHAnsi"/>
              <w:noProof/>
              <w:highlight w:val="magenta"/>
            </w:rPr>
          </w:rPrChange>
        </w:rPr>
        <w:t>5.1</w:t>
      </w:r>
      <w:r w:rsidR="00BF7E32" w:rsidRPr="00FA49B6">
        <w:rPr>
          <w:rFonts w:asciiTheme="minorHAnsi" w:eastAsiaTheme="minorEastAsia" w:hAnsiTheme="minorHAnsi"/>
          <w:b w:val="0"/>
          <w:bCs w:val="0"/>
          <w:caps w:val="0"/>
          <w:noProof/>
          <w:lang w:val="en-AU" w:eastAsia="en-GB"/>
        </w:rPr>
        <w:tab/>
      </w:r>
      <w:r w:rsidR="00BF7E32" w:rsidRPr="00FA49B6">
        <w:rPr>
          <w:rStyle w:val="Hyperlink"/>
          <w:rFonts w:cstheme="minorHAnsi"/>
          <w:noProof/>
          <w:rPrChange w:id="917" w:author="Sue Simnor (EXT Idiom)" w:date="2024-08-07T11:10:00Z" w16du:dateUtc="2024-08-07T01:10:00Z">
            <w:rPr>
              <w:rStyle w:val="Hyperlink"/>
              <w:rFonts w:cstheme="minorHAnsi"/>
              <w:noProof/>
              <w:highlight w:val="magenta"/>
            </w:rPr>
          </w:rPrChange>
        </w:rPr>
        <w:t>TMD Exceptions</w:t>
      </w:r>
      <w:r w:rsidR="00BF7E32" w:rsidRPr="00FA49B6">
        <w:rPr>
          <w:noProof/>
          <w:webHidden/>
        </w:rPr>
        <w:tab/>
      </w:r>
      <w:r w:rsidR="00BF7E32" w:rsidRPr="00FA49B6">
        <w:rPr>
          <w:noProof/>
          <w:webHidden/>
        </w:rPr>
        <w:fldChar w:fldCharType="begin"/>
      </w:r>
      <w:r w:rsidR="00BF7E32" w:rsidRPr="00FA49B6">
        <w:rPr>
          <w:noProof/>
          <w:webHidden/>
        </w:rPr>
        <w:instrText xml:space="preserve"> PAGEREF _Toc173483709 \h </w:instrText>
      </w:r>
      <w:r w:rsidR="00BF7E32" w:rsidRPr="00FA49B6">
        <w:rPr>
          <w:noProof/>
          <w:webHidden/>
        </w:rPr>
      </w:r>
      <w:r w:rsidR="00BF7E32" w:rsidRPr="00FA49B6">
        <w:rPr>
          <w:noProof/>
          <w:webHidden/>
        </w:rPr>
        <w:fldChar w:fldCharType="separate"/>
      </w:r>
      <w:ins w:id="918" w:author="Sam Sehgal (EXT Idiom)" w:date="2025-03-31T14:04:00Z" w16du:dateUtc="2025-03-31T03:04:00Z">
        <w:r w:rsidR="0084653C">
          <w:rPr>
            <w:noProof/>
            <w:webHidden/>
          </w:rPr>
          <w:t>17</w:t>
        </w:r>
      </w:ins>
      <w:del w:id="919" w:author="Sam Sehgal (EXT Idiom)" w:date="2025-03-31T14:04:00Z" w16du:dateUtc="2025-03-31T03:04:00Z">
        <w:r w:rsidR="00BF7E32" w:rsidRPr="00FA49B6" w:rsidDel="0084653C">
          <w:rPr>
            <w:noProof/>
            <w:webHidden/>
          </w:rPr>
          <w:delText>11</w:delText>
        </w:r>
      </w:del>
      <w:r w:rsidR="00BF7E32" w:rsidRPr="00FA49B6">
        <w:rPr>
          <w:noProof/>
          <w:webHidden/>
        </w:rPr>
        <w:fldChar w:fldCharType="end"/>
      </w:r>
      <w:r w:rsidRPr="00FA49B6">
        <w:rPr>
          <w:noProof/>
        </w:rPr>
        <w:fldChar w:fldCharType="end"/>
      </w:r>
    </w:p>
    <w:p w14:paraId="05A548CC" w14:textId="2FF48A22" w:rsidR="00BF7E32" w:rsidRPr="00FA49B6" w:rsidRDefault="007C674A">
      <w:pPr>
        <w:pStyle w:val="TOC1"/>
        <w:tabs>
          <w:tab w:val="left" w:pos="567"/>
          <w:tab w:val="right" w:leader="dot" w:pos="9174"/>
        </w:tabs>
        <w:rPr>
          <w:rFonts w:asciiTheme="minorHAnsi" w:eastAsiaTheme="minorEastAsia" w:hAnsiTheme="minorHAnsi"/>
          <w:b w:val="0"/>
          <w:bCs w:val="0"/>
          <w:caps w:val="0"/>
          <w:noProof/>
          <w:lang w:val="en-AU" w:eastAsia="en-GB"/>
        </w:rPr>
      </w:pPr>
      <w:r w:rsidRPr="00FA49B6">
        <w:fldChar w:fldCharType="begin"/>
      </w:r>
      <w:r w:rsidRPr="00FA49B6">
        <w:instrText>HYPERLINK \l "_Toc173483711"</w:instrText>
      </w:r>
      <w:r w:rsidRPr="00FA49B6">
        <w:fldChar w:fldCharType="separate"/>
      </w:r>
      <w:r w:rsidR="00BF7E32" w:rsidRPr="00FA49B6">
        <w:rPr>
          <w:rStyle w:val="Hyperlink"/>
          <w:rFonts w:cstheme="minorHAnsi"/>
          <w:noProof/>
          <w:rPrChange w:id="920" w:author="Sue Simnor (EXT Idiom)" w:date="2024-08-07T11:10:00Z" w16du:dateUtc="2024-08-07T01:10:00Z">
            <w:rPr>
              <w:rStyle w:val="Hyperlink"/>
              <w:rFonts w:cstheme="minorHAnsi"/>
              <w:noProof/>
              <w:highlight w:val="magenta"/>
            </w:rPr>
          </w:rPrChange>
        </w:rPr>
        <w:t>5.2</w:t>
      </w:r>
      <w:r w:rsidR="00BF7E32" w:rsidRPr="00FA49B6">
        <w:rPr>
          <w:rFonts w:asciiTheme="minorHAnsi" w:eastAsiaTheme="minorEastAsia" w:hAnsiTheme="minorHAnsi"/>
          <w:b w:val="0"/>
          <w:bCs w:val="0"/>
          <w:caps w:val="0"/>
          <w:noProof/>
          <w:lang w:val="en-AU" w:eastAsia="en-GB"/>
        </w:rPr>
        <w:tab/>
      </w:r>
      <w:r w:rsidR="00BF7E32" w:rsidRPr="00FA49B6">
        <w:rPr>
          <w:rStyle w:val="Hyperlink"/>
          <w:rFonts w:cstheme="minorHAnsi"/>
          <w:noProof/>
          <w:rPrChange w:id="921" w:author="Sue Simnor (EXT Idiom)" w:date="2024-08-07T11:10:00Z" w16du:dateUtc="2024-08-07T01:10:00Z">
            <w:rPr>
              <w:rStyle w:val="Hyperlink"/>
              <w:rFonts w:cstheme="minorHAnsi"/>
              <w:noProof/>
              <w:highlight w:val="magenta"/>
            </w:rPr>
          </w:rPrChange>
        </w:rPr>
        <w:t>Page 1</w:t>
      </w:r>
      <w:r w:rsidR="00BF7E32" w:rsidRPr="00FA49B6">
        <w:rPr>
          <w:noProof/>
          <w:webHidden/>
        </w:rPr>
        <w:tab/>
      </w:r>
      <w:r w:rsidR="00BF7E32" w:rsidRPr="00FA49B6">
        <w:rPr>
          <w:noProof/>
          <w:webHidden/>
        </w:rPr>
        <w:fldChar w:fldCharType="begin"/>
      </w:r>
      <w:r w:rsidR="00BF7E32" w:rsidRPr="00FA49B6">
        <w:rPr>
          <w:noProof/>
          <w:webHidden/>
        </w:rPr>
        <w:instrText xml:space="preserve"> PAGEREF _Toc173483711 \h </w:instrText>
      </w:r>
      <w:r w:rsidR="00BF7E32" w:rsidRPr="00FA49B6">
        <w:rPr>
          <w:noProof/>
          <w:webHidden/>
        </w:rPr>
      </w:r>
      <w:r w:rsidR="00BF7E32" w:rsidRPr="00FA49B6">
        <w:rPr>
          <w:noProof/>
          <w:webHidden/>
        </w:rPr>
        <w:fldChar w:fldCharType="separate"/>
      </w:r>
      <w:ins w:id="922" w:author="Sam Sehgal (EXT Idiom)" w:date="2025-03-31T14:04:00Z" w16du:dateUtc="2025-03-31T03:04:00Z">
        <w:r w:rsidR="0084653C">
          <w:rPr>
            <w:noProof/>
            <w:webHidden/>
          </w:rPr>
          <w:t>18</w:t>
        </w:r>
      </w:ins>
      <w:del w:id="923" w:author="Sam Sehgal (EXT Idiom)" w:date="2025-03-31T14:04:00Z" w16du:dateUtc="2025-03-31T03:04:00Z">
        <w:r w:rsidR="00BF7E32" w:rsidRPr="00FA49B6" w:rsidDel="0084653C">
          <w:rPr>
            <w:noProof/>
            <w:webHidden/>
          </w:rPr>
          <w:delText>12</w:delText>
        </w:r>
      </w:del>
      <w:r w:rsidR="00BF7E32" w:rsidRPr="00FA49B6">
        <w:rPr>
          <w:noProof/>
          <w:webHidden/>
        </w:rPr>
        <w:fldChar w:fldCharType="end"/>
      </w:r>
      <w:r w:rsidRPr="00FA49B6">
        <w:rPr>
          <w:noProof/>
        </w:rPr>
        <w:fldChar w:fldCharType="end"/>
      </w:r>
    </w:p>
    <w:p w14:paraId="30E66A37" w14:textId="5363FEE9" w:rsidR="00BF7E32" w:rsidRPr="00FA49B6" w:rsidRDefault="007C674A">
      <w:pPr>
        <w:pStyle w:val="TOC1"/>
        <w:tabs>
          <w:tab w:val="left" w:pos="960"/>
          <w:tab w:val="right" w:leader="dot" w:pos="9174"/>
        </w:tabs>
        <w:rPr>
          <w:rFonts w:asciiTheme="minorHAnsi" w:eastAsiaTheme="minorEastAsia" w:hAnsiTheme="minorHAnsi"/>
          <w:b w:val="0"/>
          <w:bCs w:val="0"/>
          <w:caps w:val="0"/>
          <w:noProof/>
          <w:lang w:val="en-AU" w:eastAsia="en-GB"/>
        </w:rPr>
      </w:pPr>
      <w:r w:rsidRPr="00FA49B6">
        <w:lastRenderedPageBreak/>
        <w:fldChar w:fldCharType="begin"/>
      </w:r>
      <w:r w:rsidRPr="00FA49B6">
        <w:instrText>HYPERLINK \l "_Toc173483712"</w:instrText>
      </w:r>
      <w:r w:rsidRPr="00FA49B6">
        <w:fldChar w:fldCharType="separate"/>
      </w:r>
      <w:r w:rsidR="00BF7E32" w:rsidRPr="00FA49B6">
        <w:rPr>
          <w:rStyle w:val="Hyperlink"/>
          <w:rFonts w:cstheme="minorHAnsi"/>
          <w:noProof/>
          <w:rPrChange w:id="924" w:author="Sue Simnor (EXT Idiom)" w:date="2024-08-07T11:10:00Z" w16du:dateUtc="2024-08-07T01:10:00Z">
            <w:rPr>
              <w:rStyle w:val="Hyperlink"/>
              <w:rFonts w:cstheme="minorHAnsi"/>
              <w:noProof/>
              <w:highlight w:val="magenta"/>
            </w:rPr>
          </w:rPrChange>
        </w:rPr>
        <w:t>5.2.1</w:t>
      </w:r>
      <w:r w:rsidR="00BF7E32" w:rsidRPr="00FA49B6">
        <w:rPr>
          <w:rFonts w:asciiTheme="minorHAnsi" w:eastAsiaTheme="minorEastAsia" w:hAnsiTheme="minorHAnsi"/>
          <w:b w:val="0"/>
          <w:bCs w:val="0"/>
          <w:caps w:val="0"/>
          <w:noProof/>
          <w:lang w:val="en-AU" w:eastAsia="en-GB"/>
        </w:rPr>
        <w:tab/>
      </w:r>
      <w:r w:rsidR="00BF7E32" w:rsidRPr="00FA49B6">
        <w:rPr>
          <w:rStyle w:val="Hyperlink"/>
          <w:rFonts w:cstheme="minorHAnsi"/>
          <w:noProof/>
          <w:rPrChange w:id="925" w:author="Sue Simnor (EXT Idiom)" w:date="2024-08-07T11:10:00Z" w16du:dateUtc="2024-08-07T01:10:00Z">
            <w:rPr>
              <w:rStyle w:val="Hyperlink"/>
              <w:rFonts w:cstheme="minorHAnsi"/>
              <w:noProof/>
              <w:highlight w:val="magenta"/>
            </w:rPr>
          </w:rPrChange>
        </w:rPr>
        <w:t>Example</w:t>
      </w:r>
      <w:r w:rsidR="00BF7E32" w:rsidRPr="00FA49B6">
        <w:rPr>
          <w:noProof/>
          <w:webHidden/>
        </w:rPr>
        <w:tab/>
      </w:r>
      <w:r w:rsidR="00BF7E32" w:rsidRPr="00FA49B6">
        <w:rPr>
          <w:noProof/>
          <w:webHidden/>
        </w:rPr>
        <w:fldChar w:fldCharType="begin"/>
      </w:r>
      <w:r w:rsidR="00BF7E32" w:rsidRPr="00FA49B6">
        <w:rPr>
          <w:noProof/>
          <w:webHidden/>
        </w:rPr>
        <w:instrText xml:space="preserve"> PAGEREF _Toc173483712 \h </w:instrText>
      </w:r>
      <w:r w:rsidR="00BF7E32" w:rsidRPr="00FA49B6">
        <w:rPr>
          <w:noProof/>
          <w:webHidden/>
        </w:rPr>
      </w:r>
      <w:r w:rsidR="00BF7E32" w:rsidRPr="00FA49B6">
        <w:rPr>
          <w:noProof/>
          <w:webHidden/>
        </w:rPr>
        <w:fldChar w:fldCharType="separate"/>
      </w:r>
      <w:ins w:id="926" w:author="Sam Sehgal (EXT Idiom)" w:date="2025-03-31T14:04:00Z" w16du:dateUtc="2025-03-31T03:04:00Z">
        <w:r w:rsidR="0084653C">
          <w:rPr>
            <w:noProof/>
            <w:webHidden/>
          </w:rPr>
          <w:t>18</w:t>
        </w:r>
      </w:ins>
      <w:del w:id="927" w:author="Sam Sehgal (EXT Idiom)" w:date="2025-03-31T14:04:00Z" w16du:dateUtc="2025-03-31T03:04:00Z">
        <w:r w:rsidR="00BF7E32" w:rsidRPr="00FA49B6" w:rsidDel="0084653C">
          <w:rPr>
            <w:noProof/>
            <w:webHidden/>
          </w:rPr>
          <w:delText>12</w:delText>
        </w:r>
      </w:del>
      <w:r w:rsidR="00BF7E32" w:rsidRPr="00FA49B6">
        <w:rPr>
          <w:noProof/>
          <w:webHidden/>
        </w:rPr>
        <w:fldChar w:fldCharType="end"/>
      </w:r>
      <w:r w:rsidRPr="00FA49B6">
        <w:rPr>
          <w:noProof/>
        </w:rPr>
        <w:fldChar w:fldCharType="end"/>
      </w:r>
    </w:p>
    <w:p w14:paraId="12858AFD" w14:textId="3E371234" w:rsidR="00BF7E32" w:rsidRPr="00FA49B6" w:rsidRDefault="007C674A">
      <w:pPr>
        <w:pStyle w:val="TOC1"/>
        <w:tabs>
          <w:tab w:val="left" w:pos="960"/>
          <w:tab w:val="right" w:leader="dot" w:pos="9174"/>
        </w:tabs>
        <w:rPr>
          <w:rFonts w:asciiTheme="minorHAnsi" w:eastAsiaTheme="minorEastAsia" w:hAnsiTheme="minorHAnsi"/>
          <w:b w:val="0"/>
          <w:bCs w:val="0"/>
          <w:caps w:val="0"/>
          <w:noProof/>
          <w:lang w:val="en-AU" w:eastAsia="en-GB"/>
        </w:rPr>
      </w:pPr>
      <w:r w:rsidRPr="00FA49B6">
        <w:fldChar w:fldCharType="begin"/>
      </w:r>
      <w:r w:rsidRPr="00FA49B6">
        <w:instrText>HYPERLINK \l "_Toc173483713"</w:instrText>
      </w:r>
      <w:r w:rsidRPr="00FA49B6">
        <w:fldChar w:fldCharType="separate"/>
      </w:r>
      <w:r w:rsidR="00BF7E32" w:rsidRPr="00FA49B6">
        <w:rPr>
          <w:rStyle w:val="Hyperlink"/>
          <w:rFonts w:cstheme="minorHAnsi"/>
          <w:noProof/>
          <w:rPrChange w:id="928" w:author="Sue Simnor (EXT Idiom)" w:date="2024-08-07T11:10:00Z" w16du:dateUtc="2024-08-07T01:10:00Z">
            <w:rPr>
              <w:rStyle w:val="Hyperlink"/>
              <w:rFonts w:cstheme="minorHAnsi"/>
              <w:noProof/>
              <w:highlight w:val="magenta"/>
            </w:rPr>
          </w:rPrChange>
        </w:rPr>
        <w:t>5.2.2</w:t>
      </w:r>
      <w:r w:rsidR="00BF7E32" w:rsidRPr="00FA49B6">
        <w:rPr>
          <w:rFonts w:asciiTheme="minorHAnsi" w:eastAsiaTheme="minorEastAsia" w:hAnsiTheme="minorHAnsi"/>
          <w:b w:val="0"/>
          <w:bCs w:val="0"/>
          <w:caps w:val="0"/>
          <w:noProof/>
          <w:lang w:val="en-AU" w:eastAsia="en-GB"/>
        </w:rPr>
        <w:tab/>
      </w:r>
      <w:r w:rsidR="00BF7E32" w:rsidRPr="00FA49B6">
        <w:rPr>
          <w:rStyle w:val="Hyperlink"/>
          <w:rFonts w:cstheme="minorHAnsi"/>
          <w:noProof/>
          <w:rPrChange w:id="929" w:author="Sue Simnor (EXT Idiom)" w:date="2024-08-07T11:10:00Z" w16du:dateUtc="2024-08-07T01:10:00Z">
            <w:rPr>
              <w:rStyle w:val="Hyperlink"/>
              <w:rFonts w:cstheme="minorHAnsi"/>
              <w:noProof/>
              <w:highlight w:val="magenta"/>
            </w:rPr>
          </w:rPrChange>
        </w:rPr>
        <w:t>Page 1 Header</w:t>
      </w:r>
      <w:r w:rsidR="00BF7E32" w:rsidRPr="00FA49B6">
        <w:rPr>
          <w:noProof/>
          <w:webHidden/>
        </w:rPr>
        <w:tab/>
      </w:r>
      <w:r w:rsidR="00BF7E32" w:rsidRPr="00FA49B6">
        <w:rPr>
          <w:noProof/>
          <w:webHidden/>
        </w:rPr>
        <w:fldChar w:fldCharType="begin"/>
      </w:r>
      <w:r w:rsidR="00BF7E32" w:rsidRPr="00FA49B6">
        <w:rPr>
          <w:noProof/>
          <w:webHidden/>
        </w:rPr>
        <w:instrText xml:space="preserve"> PAGEREF _Toc173483713 \h </w:instrText>
      </w:r>
      <w:r w:rsidR="00BF7E32" w:rsidRPr="00FA49B6">
        <w:rPr>
          <w:noProof/>
          <w:webHidden/>
        </w:rPr>
      </w:r>
      <w:r w:rsidR="00BF7E32" w:rsidRPr="00FA49B6">
        <w:rPr>
          <w:noProof/>
          <w:webHidden/>
        </w:rPr>
        <w:fldChar w:fldCharType="separate"/>
      </w:r>
      <w:ins w:id="930" w:author="Sam Sehgal (EXT Idiom)" w:date="2025-03-31T14:04:00Z" w16du:dateUtc="2025-03-31T03:04:00Z">
        <w:r w:rsidR="0084653C">
          <w:rPr>
            <w:noProof/>
            <w:webHidden/>
          </w:rPr>
          <w:t>19</w:t>
        </w:r>
      </w:ins>
      <w:del w:id="931" w:author="Sam Sehgal (EXT Idiom)" w:date="2025-03-31T14:04:00Z" w16du:dateUtc="2025-03-31T03:04:00Z">
        <w:r w:rsidR="00BF7E32" w:rsidRPr="00FA49B6" w:rsidDel="0084653C">
          <w:rPr>
            <w:noProof/>
            <w:webHidden/>
          </w:rPr>
          <w:delText>13</w:delText>
        </w:r>
      </w:del>
      <w:r w:rsidR="00BF7E32" w:rsidRPr="00FA49B6">
        <w:rPr>
          <w:noProof/>
          <w:webHidden/>
        </w:rPr>
        <w:fldChar w:fldCharType="end"/>
      </w:r>
      <w:r w:rsidRPr="00FA49B6">
        <w:rPr>
          <w:noProof/>
        </w:rPr>
        <w:fldChar w:fldCharType="end"/>
      </w:r>
    </w:p>
    <w:p w14:paraId="2831B892" w14:textId="61C21B65" w:rsidR="00BF7E32" w:rsidRPr="00FA49B6" w:rsidRDefault="00BF7E32">
      <w:pPr>
        <w:pStyle w:val="TOC1"/>
        <w:tabs>
          <w:tab w:val="right" w:leader="dot" w:pos="9174"/>
        </w:tabs>
        <w:rPr>
          <w:rFonts w:asciiTheme="minorHAnsi" w:eastAsiaTheme="minorEastAsia" w:hAnsiTheme="minorHAnsi"/>
          <w:b w:val="0"/>
          <w:bCs w:val="0"/>
          <w:caps w:val="0"/>
          <w:noProof/>
          <w:lang w:val="en-AU" w:eastAsia="en-GB"/>
        </w:rPr>
      </w:pPr>
      <w:r>
        <w:fldChar w:fldCharType="begin"/>
      </w:r>
      <w:r>
        <w:instrText>HYPERLINK \l "_Toc173483714"</w:instrText>
      </w:r>
      <w:r>
        <w:fldChar w:fldCharType="separate"/>
      </w:r>
      <w:r w:rsidRPr="00FA49B6">
        <w:rPr>
          <w:rStyle w:val="Hyperlink"/>
          <w:rFonts w:cstheme="minorHAnsi"/>
          <w:noProof/>
        </w:rPr>
        <w:t>Page 1 Body content</w:t>
      </w:r>
      <w:r w:rsidRPr="00FA49B6">
        <w:rPr>
          <w:noProof/>
          <w:webHidden/>
        </w:rPr>
        <w:tab/>
      </w:r>
      <w:r w:rsidRPr="00FA49B6">
        <w:rPr>
          <w:noProof/>
          <w:webHidden/>
        </w:rPr>
        <w:fldChar w:fldCharType="begin"/>
      </w:r>
      <w:r w:rsidRPr="00FA49B6">
        <w:rPr>
          <w:noProof/>
          <w:webHidden/>
        </w:rPr>
        <w:instrText xml:space="preserve"> PAGEREF _Toc173483714 \h </w:instrText>
      </w:r>
      <w:r w:rsidRPr="00FA49B6">
        <w:rPr>
          <w:noProof/>
          <w:webHidden/>
        </w:rPr>
      </w:r>
      <w:r w:rsidRPr="00FA49B6">
        <w:rPr>
          <w:noProof/>
          <w:webHidden/>
        </w:rPr>
        <w:fldChar w:fldCharType="separate"/>
      </w:r>
      <w:ins w:id="932" w:author="Sam Sehgal (EXT Idiom)" w:date="2025-03-31T14:04:00Z" w16du:dateUtc="2025-03-31T03:04:00Z">
        <w:r w:rsidR="0084653C">
          <w:rPr>
            <w:noProof/>
            <w:webHidden/>
          </w:rPr>
          <w:t>22</w:t>
        </w:r>
      </w:ins>
      <w:del w:id="933" w:author="Sam Sehgal (EXT Idiom)" w:date="2025-03-31T14:04:00Z" w16du:dateUtc="2025-03-31T03:04:00Z">
        <w:r w:rsidRPr="00FA49B6" w:rsidDel="0084653C">
          <w:rPr>
            <w:noProof/>
            <w:webHidden/>
          </w:rPr>
          <w:delText>15</w:delText>
        </w:r>
      </w:del>
      <w:r w:rsidRPr="00FA49B6">
        <w:rPr>
          <w:noProof/>
          <w:webHidden/>
        </w:rPr>
        <w:fldChar w:fldCharType="end"/>
      </w:r>
      <w:r>
        <w:fldChar w:fldCharType="end"/>
      </w:r>
    </w:p>
    <w:p w14:paraId="16827668" w14:textId="6EA1EEF8" w:rsidR="00BF7E32" w:rsidRDefault="007C674A">
      <w:pPr>
        <w:pStyle w:val="TOC1"/>
        <w:tabs>
          <w:tab w:val="right" w:leader="dot" w:pos="9174"/>
        </w:tabs>
        <w:rPr>
          <w:rFonts w:asciiTheme="minorHAnsi" w:eastAsiaTheme="minorEastAsia" w:hAnsiTheme="minorHAnsi"/>
          <w:b w:val="0"/>
          <w:bCs w:val="0"/>
          <w:caps w:val="0"/>
          <w:noProof/>
          <w:lang w:val="en-AU" w:eastAsia="en-GB"/>
        </w:rPr>
      </w:pPr>
      <w:r w:rsidRPr="00FA49B6">
        <w:fldChar w:fldCharType="begin"/>
      </w:r>
      <w:r w:rsidRPr="00FA49B6">
        <w:instrText>HYPERLINK \l "_Toc173483719"</w:instrText>
      </w:r>
      <w:r w:rsidRPr="00FA49B6">
        <w:fldChar w:fldCharType="separate"/>
      </w:r>
      <w:r w:rsidR="00BF7E32" w:rsidRPr="00FA49B6">
        <w:rPr>
          <w:rStyle w:val="Hyperlink"/>
          <w:rFonts w:cstheme="minorHAnsi"/>
          <w:noProof/>
          <w:rPrChange w:id="934" w:author="Sue Simnor (EXT Idiom)" w:date="2024-08-07T11:10:00Z" w16du:dateUtc="2024-08-07T01:10:00Z">
            <w:rPr>
              <w:rStyle w:val="Hyperlink"/>
              <w:rFonts w:cstheme="minorHAnsi"/>
              <w:noProof/>
              <w:highlight w:val="magenta"/>
            </w:rPr>
          </w:rPrChange>
        </w:rPr>
        <w:t>5.2.3</w:t>
      </w:r>
      <w:r w:rsidR="00BF7E32" w:rsidRPr="00FA49B6">
        <w:rPr>
          <w:noProof/>
          <w:webHidden/>
        </w:rPr>
        <w:tab/>
      </w:r>
      <w:r w:rsidR="00BF7E32" w:rsidRPr="00FA49B6">
        <w:rPr>
          <w:noProof/>
          <w:webHidden/>
        </w:rPr>
        <w:fldChar w:fldCharType="begin"/>
      </w:r>
      <w:r w:rsidR="00BF7E32" w:rsidRPr="00FA49B6">
        <w:rPr>
          <w:noProof/>
          <w:webHidden/>
        </w:rPr>
        <w:instrText xml:space="preserve"> PAGEREF _Toc173483719 \h </w:instrText>
      </w:r>
      <w:r w:rsidR="00BF7E32" w:rsidRPr="00FA49B6">
        <w:rPr>
          <w:noProof/>
          <w:webHidden/>
        </w:rPr>
      </w:r>
      <w:r w:rsidR="00BF7E32" w:rsidRPr="00FA49B6">
        <w:rPr>
          <w:noProof/>
          <w:webHidden/>
        </w:rPr>
        <w:fldChar w:fldCharType="separate"/>
      </w:r>
      <w:ins w:id="935" w:author="Sam Sehgal (EXT Idiom)" w:date="2025-03-31T14:04:00Z" w16du:dateUtc="2025-03-31T03:04:00Z">
        <w:r w:rsidR="0084653C">
          <w:rPr>
            <w:noProof/>
            <w:webHidden/>
          </w:rPr>
          <w:t>22</w:t>
        </w:r>
      </w:ins>
      <w:del w:id="936" w:author="Sam Sehgal (EXT Idiom)" w:date="2025-03-31T14:04:00Z" w16du:dateUtc="2025-03-31T03:04:00Z">
        <w:r w:rsidR="00BF7E32" w:rsidRPr="00FA49B6" w:rsidDel="0084653C">
          <w:rPr>
            <w:noProof/>
            <w:webHidden/>
          </w:rPr>
          <w:delText>15</w:delText>
        </w:r>
      </w:del>
      <w:r w:rsidR="00BF7E32" w:rsidRPr="00FA49B6">
        <w:rPr>
          <w:noProof/>
          <w:webHidden/>
        </w:rPr>
        <w:fldChar w:fldCharType="end"/>
      </w:r>
      <w:r w:rsidRPr="00FA49B6">
        <w:rPr>
          <w:noProof/>
        </w:rPr>
        <w:fldChar w:fldCharType="end"/>
      </w:r>
    </w:p>
    <w:p w14:paraId="2605448E" w14:textId="555994E8"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"_Toc173483720"</w:instrText>
      </w:r>
      <w:r>
        <w:fldChar w:fldCharType="separate"/>
      </w:r>
      <w:r w:rsidRPr="008354EC">
        <w:rPr>
          <w:rStyle w:val="Hyperlink"/>
          <w:noProof/>
        </w:rPr>
        <w:t>Cooling-off period (ALL) Left Column</w:t>
      </w:r>
      <w:r>
        <w:rPr>
          <w:noProof/>
          <w:webHidden/>
        </w:rPr>
        <w:tab/>
      </w:r>
      <w:r>
        <w:rPr>
          <w:noProof/>
          <w:webHidden/>
        </w:rPr>
        <w:fldChar w:fldCharType="begin"/>
      </w:r>
      <w:r>
        <w:rPr>
          <w:noProof/>
          <w:webHidden/>
        </w:rPr>
        <w:instrText xml:space="preserve"> PAGEREF _Toc173483720 \h </w:instrText>
      </w:r>
      <w:r>
        <w:rPr>
          <w:noProof/>
          <w:webHidden/>
        </w:rPr>
      </w:r>
      <w:r>
        <w:rPr>
          <w:noProof/>
          <w:webHidden/>
        </w:rPr>
        <w:fldChar w:fldCharType="separate"/>
      </w:r>
      <w:ins w:id="937" w:author="Sam Sehgal (EXT Idiom)" w:date="2025-03-31T14:04:00Z" w16du:dateUtc="2025-03-31T03:04:00Z">
        <w:r w:rsidR="0084653C">
          <w:rPr>
            <w:noProof/>
            <w:webHidden/>
          </w:rPr>
          <w:t>31</w:t>
        </w:r>
      </w:ins>
      <w:del w:id="938" w:author="Sam Sehgal (EXT Idiom)" w:date="2025-03-31T14:04:00Z" w16du:dateUtc="2025-03-31T03:04:00Z">
        <w:r w:rsidDel="0084653C">
          <w:rPr>
            <w:noProof/>
            <w:webHidden/>
          </w:rPr>
          <w:delText>26</w:delText>
        </w:r>
      </w:del>
      <w:r>
        <w:rPr>
          <w:noProof/>
          <w:webHidden/>
        </w:rPr>
        <w:fldChar w:fldCharType="end"/>
      </w:r>
      <w:r>
        <w:fldChar w:fldCharType="end"/>
      </w:r>
    </w:p>
    <w:p w14:paraId="3323CE15" w14:textId="68B26903"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"_Toc173483721"</w:instrText>
      </w:r>
      <w:r>
        <w:fldChar w:fldCharType="separate"/>
      </w:r>
      <w:r w:rsidRPr="008354EC">
        <w:rPr>
          <w:rStyle w:val="Hyperlink"/>
          <w:noProof/>
        </w:rPr>
        <w:t>Please note (ALL) (Right column)</w:t>
      </w:r>
      <w:r>
        <w:rPr>
          <w:noProof/>
          <w:webHidden/>
        </w:rPr>
        <w:tab/>
      </w:r>
      <w:r>
        <w:rPr>
          <w:noProof/>
          <w:webHidden/>
        </w:rPr>
        <w:fldChar w:fldCharType="begin"/>
      </w:r>
      <w:r>
        <w:rPr>
          <w:noProof/>
          <w:webHidden/>
        </w:rPr>
        <w:instrText xml:space="preserve"> PAGEREF _Toc173483721 \h </w:instrText>
      </w:r>
      <w:r>
        <w:rPr>
          <w:noProof/>
          <w:webHidden/>
        </w:rPr>
      </w:r>
      <w:r>
        <w:rPr>
          <w:noProof/>
          <w:webHidden/>
        </w:rPr>
        <w:fldChar w:fldCharType="separate"/>
      </w:r>
      <w:ins w:id="939" w:author="Sam Sehgal (EXT Idiom)" w:date="2025-03-31T14:04:00Z" w16du:dateUtc="2025-03-31T03:04:00Z">
        <w:r w:rsidR="0084653C">
          <w:rPr>
            <w:noProof/>
            <w:webHidden/>
          </w:rPr>
          <w:t>33</w:t>
        </w:r>
      </w:ins>
      <w:del w:id="940" w:author="Sam Sehgal (EXT Idiom)" w:date="2025-03-31T14:04:00Z" w16du:dateUtc="2025-03-31T03:04:00Z">
        <w:r w:rsidDel="0084653C">
          <w:rPr>
            <w:noProof/>
            <w:webHidden/>
          </w:rPr>
          <w:delText>27</w:delText>
        </w:r>
      </w:del>
      <w:r>
        <w:rPr>
          <w:noProof/>
          <w:webHidden/>
        </w:rPr>
        <w:fldChar w:fldCharType="end"/>
      </w:r>
      <w:r>
        <w:fldChar w:fldCharType="end"/>
      </w:r>
    </w:p>
    <w:p w14:paraId="7FA5D4F1" w14:textId="1F73850A"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"_Toc173483722"</w:instrText>
      </w:r>
      <w:r>
        <w:fldChar w:fldCharType="separate"/>
      </w:r>
      <w:r w:rsidRPr="008354EC">
        <w:rPr>
          <w:rStyle w:val="Hyperlink"/>
          <w:noProof/>
        </w:rPr>
        <w:t>Your Odometer Reading (Motor) - Right column</w:t>
      </w:r>
      <w:r>
        <w:rPr>
          <w:noProof/>
          <w:webHidden/>
        </w:rPr>
        <w:tab/>
      </w:r>
      <w:r>
        <w:rPr>
          <w:noProof/>
          <w:webHidden/>
        </w:rPr>
        <w:fldChar w:fldCharType="begin"/>
      </w:r>
      <w:r>
        <w:rPr>
          <w:noProof/>
          <w:webHidden/>
        </w:rPr>
        <w:instrText xml:space="preserve"> PAGEREF _Toc173483722 \h </w:instrText>
      </w:r>
      <w:r>
        <w:rPr>
          <w:noProof/>
          <w:webHidden/>
        </w:rPr>
      </w:r>
      <w:r>
        <w:rPr>
          <w:noProof/>
          <w:webHidden/>
        </w:rPr>
        <w:fldChar w:fldCharType="separate"/>
      </w:r>
      <w:ins w:id="941" w:author="Sam Sehgal (EXT Idiom)" w:date="2025-03-31T14:04:00Z" w16du:dateUtc="2025-03-31T03:04:00Z">
        <w:r w:rsidR="0084653C">
          <w:rPr>
            <w:noProof/>
            <w:webHidden/>
          </w:rPr>
          <w:t>34</w:t>
        </w:r>
      </w:ins>
      <w:del w:id="942" w:author="Sam Sehgal (EXT Idiom)" w:date="2025-03-31T14:04:00Z" w16du:dateUtc="2025-03-31T03:04:00Z">
        <w:r w:rsidDel="0084653C">
          <w:rPr>
            <w:noProof/>
            <w:webHidden/>
          </w:rPr>
          <w:delText>29</w:delText>
        </w:r>
      </w:del>
      <w:r>
        <w:rPr>
          <w:noProof/>
          <w:webHidden/>
        </w:rPr>
        <w:fldChar w:fldCharType="end"/>
      </w:r>
      <w:r>
        <w:fldChar w:fldCharType="end"/>
      </w:r>
    </w:p>
    <w:p w14:paraId="17E70F2C" w14:textId="2DC38828"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"_Toc173483723"</w:instrText>
      </w:r>
      <w:r>
        <w:fldChar w:fldCharType="separate"/>
      </w:r>
      <w:r w:rsidRPr="008354EC">
        <w:rPr>
          <w:rStyle w:val="Hyperlink"/>
          <w:noProof/>
        </w:rPr>
        <w:t>Your policy summary (Home &amp; Landlord) Right Column</w:t>
      </w:r>
      <w:r>
        <w:rPr>
          <w:noProof/>
          <w:webHidden/>
        </w:rPr>
        <w:tab/>
      </w:r>
      <w:r>
        <w:rPr>
          <w:noProof/>
          <w:webHidden/>
        </w:rPr>
        <w:fldChar w:fldCharType="begin"/>
      </w:r>
      <w:r>
        <w:rPr>
          <w:noProof/>
          <w:webHidden/>
        </w:rPr>
        <w:instrText xml:space="preserve"> PAGEREF _Toc173483723 \h </w:instrText>
      </w:r>
      <w:r>
        <w:rPr>
          <w:noProof/>
          <w:webHidden/>
        </w:rPr>
      </w:r>
      <w:r>
        <w:rPr>
          <w:noProof/>
          <w:webHidden/>
        </w:rPr>
        <w:fldChar w:fldCharType="separate"/>
      </w:r>
      <w:ins w:id="943" w:author="Sam Sehgal (EXT Idiom)" w:date="2025-03-31T14:04:00Z" w16du:dateUtc="2025-03-31T03:04:00Z">
        <w:r w:rsidR="0084653C">
          <w:rPr>
            <w:noProof/>
            <w:webHidden/>
          </w:rPr>
          <w:t>36</w:t>
        </w:r>
      </w:ins>
      <w:del w:id="944" w:author="Sam Sehgal (EXT Idiom)" w:date="2025-03-31T14:04:00Z" w16du:dateUtc="2025-03-31T03:04:00Z">
        <w:r w:rsidDel="0084653C">
          <w:rPr>
            <w:noProof/>
            <w:webHidden/>
          </w:rPr>
          <w:delText>31</w:delText>
        </w:r>
      </w:del>
      <w:r>
        <w:rPr>
          <w:noProof/>
          <w:webHidden/>
        </w:rPr>
        <w:fldChar w:fldCharType="end"/>
      </w:r>
      <w:r>
        <w:fldChar w:fldCharType="end"/>
      </w:r>
    </w:p>
    <w:p w14:paraId="163DDAF0" w14:textId="414B30DC"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"_Toc173483724"</w:instrText>
      </w:r>
      <w:r>
        <w:fldChar w:fldCharType="separate"/>
      </w:r>
      <w:r w:rsidRPr="008354EC">
        <w:rPr>
          <w:rStyle w:val="Hyperlink"/>
          <w:noProof/>
        </w:rPr>
        <w:t>Your policy summary (Motor)</w:t>
      </w:r>
      <w:r>
        <w:rPr>
          <w:noProof/>
          <w:webHidden/>
        </w:rPr>
        <w:tab/>
      </w:r>
      <w:r>
        <w:rPr>
          <w:noProof/>
          <w:webHidden/>
        </w:rPr>
        <w:fldChar w:fldCharType="begin"/>
      </w:r>
      <w:r>
        <w:rPr>
          <w:noProof/>
          <w:webHidden/>
        </w:rPr>
        <w:instrText xml:space="preserve"> PAGEREF _Toc173483724 \h </w:instrText>
      </w:r>
      <w:r>
        <w:rPr>
          <w:noProof/>
          <w:webHidden/>
        </w:rPr>
      </w:r>
      <w:r>
        <w:rPr>
          <w:noProof/>
          <w:webHidden/>
        </w:rPr>
        <w:fldChar w:fldCharType="separate"/>
      </w:r>
      <w:ins w:id="945" w:author="Sam Sehgal (EXT Idiom)" w:date="2025-03-31T14:04:00Z" w16du:dateUtc="2025-03-31T03:04:00Z">
        <w:r w:rsidR="0084653C">
          <w:rPr>
            <w:noProof/>
            <w:webHidden/>
          </w:rPr>
          <w:t>43</w:t>
        </w:r>
      </w:ins>
      <w:del w:id="946" w:author="Sam Sehgal (EXT Idiom)" w:date="2025-03-31T14:04:00Z" w16du:dateUtc="2025-03-31T03:04:00Z">
        <w:r w:rsidDel="0084653C">
          <w:rPr>
            <w:noProof/>
            <w:webHidden/>
          </w:rPr>
          <w:delText>40</w:delText>
        </w:r>
      </w:del>
      <w:r>
        <w:rPr>
          <w:noProof/>
          <w:webHidden/>
        </w:rPr>
        <w:fldChar w:fldCharType="end"/>
      </w:r>
      <w:r>
        <w:fldChar w:fldCharType="end"/>
      </w:r>
    </w:p>
    <w:p w14:paraId="5E04D565" w14:textId="7C9E48F3"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"_Toc173483725"</w:instrText>
      </w:r>
      <w:r>
        <w:fldChar w:fldCharType="separate"/>
      </w:r>
      <w:r w:rsidRPr="008354EC">
        <w:rPr>
          <w:rStyle w:val="Hyperlink"/>
          <w:noProof/>
        </w:rPr>
        <w:t>Page 2- COI</w:t>
      </w:r>
      <w:r>
        <w:rPr>
          <w:noProof/>
          <w:webHidden/>
        </w:rPr>
        <w:tab/>
      </w:r>
      <w:r>
        <w:rPr>
          <w:noProof/>
          <w:webHidden/>
        </w:rPr>
        <w:fldChar w:fldCharType="begin"/>
      </w:r>
      <w:r>
        <w:rPr>
          <w:noProof/>
          <w:webHidden/>
        </w:rPr>
        <w:instrText xml:space="preserve"> PAGEREF _Toc173483725 \h </w:instrText>
      </w:r>
      <w:r>
        <w:rPr>
          <w:noProof/>
          <w:webHidden/>
        </w:rPr>
      </w:r>
      <w:r>
        <w:rPr>
          <w:noProof/>
          <w:webHidden/>
        </w:rPr>
        <w:fldChar w:fldCharType="separate"/>
      </w:r>
      <w:ins w:id="947" w:author="Sam Sehgal (EXT Idiom)" w:date="2025-03-31T14:04:00Z" w16du:dateUtc="2025-03-31T03:04:00Z">
        <w:r w:rsidR="0084653C">
          <w:rPr>
            <w:noProof/>
            <w:webHidden/>
          </w:rPr>
          <w:t>48</w:t>
        </w:r>
      </w:ins>
      <w:del w:id="948" w:author="Sam Sehgal (EXT Idiom)" w:date="2025-03-31T14:04:00Z" w16du:dateUtc="2025-03-31T03:04:00Z">
        <w:r w:rsidDel="0084653C">
          <w:rPr>
            <w:noProof/>
            <w:webHidden/>
          </w:rPr>
          <w:delText>44</w:delText>
        </w:r>
      </w:del>
      <w:r>
        <w:rPr>
          <w:noProof/>
          <w:webHidden/>
        </w:rPr>
        <w:fldChar w:fldCharType="end"/>
      </w:r>
      <w:r>
        <w:fldChar w:fldCharType="end"/>
      </w:r>
    </w:p>
    <w:p w14:paraId="7A7B63F9" w14:textId="5F619B18"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"_Toc173483726"</w:instrText>
      </w:r>
      <w:r>
        <w:fldChar w:fldCharType="separate"/>
      </w:r>
      <w:r w:rsidRPr="008354EC">
        <w:rPr>
          <w:rStyle w:val="Hyperlink"/>
          <w:noProof/>
        </w:rPr>
        <w:t>Check this document carefully – is it accurate, complete and up to date? (ALL)</w:t>
      </w:r>
      <w:r>
        <w:rPr>
          <w:noProof/>
          <w:webHidden/>
        </w:rPr>
        <w:tab/>
      </w:r>
      <w:r>
        <w:rPr>
          <w:noProof/>
          <w:webHidden/>
        </w:rPr>
        <w:fldChar w:fldCharType="begin"/>
      </w:r>
      <w:r>
        <w:rPr>
          <w:noProof/>
          <w:webHidden/>
        </w:rPr>
        <w:instrText xml:space="preserve"> PAGEREF _Toc173483726 \h </w:instrText>
      </w:r>
      <w:r>
        <w:rPr>
          <w:noProof/>
          <w:webHidden/>
        </w:rPr>
      </w:r>
      <w:r>
        <w:rPr>
          <w:noProof/>
          <w:webHidden/>
        </w:rPr>
        <w:fldChar w:fldCharType="separate"/>
      </w:r>
      <w:ins w:id="949" w:author="Sam Sehgal (EXT Idiom)" w:date="2025-03-31T14:04:00Z" w16du:dateUtc="2025-03-31T03:04:00Z">
        <w:r w:rsidR="0084653C">
          <w:rPr>
            <w:noProof/>
            <w:webHidden/>
          </w:rPr>
          <w:t>48</w:t>
        </w:r>
      </w:ins>
      <w:del w:id="950" w:author="Sam Sehgal (EXT Idiom)" w:date="2025-03-31T14:04:00Z" w16du:dateUtc="2025-03-31T03:04:00Z">
        <w:r w:rsidDel="0084653C">
          <w:rPr>
            <w:noProof/>
            <w:webHidden/>
          </w:rPr>
          <w:delText>44</w:delText>
        </w:r>
      </w:del>
      <w:r>
        <w:rPr>
          <w:noProof/>
          <w:webHidden/>
        </w:rPr>
        <w:fldChar w:fldCharType="end"/>
      </w:r>
      <w:r>
        <w:fldChar w:fldCharType="end"/>
      </w:r>
    </w:p>
    <w:p w14:paraId="6AB730F4" w14:textId="3E87DBA2"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"_Toc173483727"</w:instrText>
      </w:r>
      <w:r>
        <w:fldChar w:fldCharType="separate"/>
      </w:r>
      <w:r w:rsidRPr="008354EC">
        <w:rPr>
          <w:rStyle w:val="Hyperlink"/>
          <w:noProof/>
        </w:rPr>
        <w:t>Paperless (ALL)</w:t>
      </w:r>
      <w:r>
        <w:rPr>
          <w:noProof/>
          <w:webHidden/>
        </w:rPr>
        <w:tab/>
      </w:r>
      <w:r>
        <w:rPr>
          <w:noProof/>
          <w:webHidden/>
        </w:rPr>
        <w:fldChar w:fldCharType="begin"/>
      </w:r>
      <w:r>
        <w:rPr>
          <w:noProof/>
          <w:webHidden/>
        </w:rPr>
        <w:instrText xml:space="preserve"> PAGEREF _Toc173483727 \h </w:instrText>
      </w:r>
      <w:r>
        <w:rPr>
          <w:noProof/>
          <w:webHidden/>
        </w:rPr>
      </w:r>
      <w:r>
        <w:rPr>
          <w:noProof/>
          <w:webHidden/>
        </w:rPr>
        <w:fldChar w:fldCharType="separate"/>
      </w:r>
      <w:ins w:id="951" w:author="Sam Sehgal (EXT Idiom)" w:date="2025-03-31T14:04:00Z" w16du:dateUtc="2025-03-31T03:04:00Z">
        <w:r w:rsidR="0084653C">
          <w:rPr>
            <w:noProof/>
            <w:webHidden/>
          </w:rPr>
          <w:t>50</w:t>
        </w:r>
      </w:ins>
      <w:del w:id="952" w:author="Sam Sehgal (EXT Idiom)" w:date="2025-03-31T14:04:00Z" w16du:dateUtc="2025-03-31T03:04:00Z">
        <w:r w:rsidDel="0084653C">
          <w:rPr>
            <w:noProof/>
            <w:webHidden/>
          </w:rPr>
          <w:delText>46</w:delText>
        </w:r>
      </w:del>
      <w:r>
        <w:rPr>
          <w:noProof/>
          <w:webHidden/>
        </w:rPr>
        <w:fldChar w:fldCharType="end"/>
      </w:r>
      <w:r>
        <w:fldChar w:fldCharType="end"/>
      </w:r>
    </w:p>
    <w:p w14:paraId="10DDF741" w14:textId="7D01AF9D"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"_Toc173483728"</w:instrText>
      </w:r>
      <w:r>
        <w:fldChar w:fldCharType="separate"/>
      </w:r>
      <w:r w:rsidRPr="008354EC">
        <w:rPr>
          <w:rStyle w:val="Hyperlink"/>
          <w:noProof/>
        </w:rPr>
        <w:t>Need to get in contact? (ALL)</w:t>
      </w:r>
      <w:r>
        <w:rPr>
          <w:noProof/>
          <w:webHidden/>
        </w:rPr>
        <w:tab/>
      </w:r>
      <w:r>
        <w:rPr>
          <w:noProof/>
          <w:webHidden/>
        </w:rPr>
        <w:fldChar w:fldCharType="begin"/>
      </w:r>
      <w:r>
        <w:rPr>
          <w:noProof/>
          <w:webHidden/>
        </w:rPr>
        <w:instrText xml:space="preserve"> PAGEREF _Toc173483728 \h </w:instrText>
      </w:r>
      <w:r>
        <w:rPr>
          <w:noProof/>
          <w:webHidden/>
        </w:rPr>
      </w:r>
      <w:r>
        <w:rPr>
          <w:noProof/>
          <w:webHidden/>
        </w:rPr>
        <w:fldChar w:fldCharType="separate"/>
      </w:r>
      <w:ins w:id="953" w:author="Sam Sehgal (EXT Idiom)" w:date="2025-03-31T14:04:00Z" w16du:dateUtc="2025-03-31T03:04:00Z">
        <w:r w:rsidR="0084653C">
          <w:rPr>
            <w:noProof/>
            <w:webHidden/>
          </w:rPr>
          <w:t>51</w:t>
        </w:r>
      </w:ins>
      <w:del w:id="954" w:author="Sam Sehgal (EXT Idiom)" w:date="2025-03-31T14:04:00Z" w16du:dateUtc="2025-03-31T03:04:00Z">
        <w:r w:rsidDel="0084653C">
          <w:rPr>
            <w:noProof/>
            <w:webHidden/>
          </w:rPr>
          <w:delText>47</w:delText>
        </w:r>
      </w:del>
      <w:r>
        <w:rPr>
          <w:noProof/>
          <w:webHidden/>
        </w:rPr>
        <w:fldChar w:fldCharType="end"/>
      </w:r>
      <w:r>
        <w:fldChar w:fldCharType="end"/>
      </w:r>
    </w:p>
    <w:p w14:paraId="2E6340B2" w14:textId="44BB0B1A"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"_Toc173483729"</w:instrText>
      </w:r>
      <w:r>
        <w:fldChar w:fldCharType="separate"/>
      </w:r>
      <w:r w:rsidRPr="008354EC">
        <w:rPr>
          <w:rStyle w:val="Hyperlink"/>
          <w:noProof/>
        </w:rPr>
        <w:t>Payment method (ALL)</w:t>
      </w:r>
      <w:r>
        <w:rPr>
          <w:noProof/>
          <w:webHidden/>
        </w:rPr>
        <w:tab/>
      </w:r>
      <w:r>
        <w:rPr>
          <w:noProof/>
          <w:webHidden/>
        </w:rPr>
        <w:fldChar w:fldCharType="begin"/>
      </w:r>
      <w:r>
        <w:rPr>
          <w:noProof/>
          <w:webHidden/>
        </w:rPr>
        <w:instrText xml:space="preserve"> PAGEREF _Toc173483729 \h </w:instrText>
      </w:r>
      <w:r>
        <w:rPr>
          <w:noProof/>
          <w:webHidden/>
        </w:rPr>
      </w:r>
      <w:r>
        <w:rPr>
          <w:noProof/>
          <w:webHidden/>
        </w:rPr>
        <w:fldChar w:fldCharType="separate"/>
      </w:r>
      <w:ins w:id="955" w:author="Sam Sehgal (EXT Idiom)" w:date="2025-03-31T14:04:00Z" w16du:dateUtc="2025-03-31T03:04:00Z">
        <w:r w:rsidR="0084653C">
          <w:rPr>
            <w:noProof/>
            <w:webHidden/>
          </w:rPr>
          <w:t>53</w:t>
        </w:r>
      </w:ins>
      <w:del w:id="956" w:author="Sam Sehgal (EXT Idiom)" w:date="2025-03-31T14:04:00Z" w16du:dateUtc="2025-03-31T03:04:00Z">
        <w:r w:rsidDel="0084653C">
          <w:rPr>
            <w:noProof/>
            <w:webHidden/>
          </w:rPr>
          <w:delText>49</w:delText>
        </w:r>
      </w:del>
      <w:r>
        <w:rPr>
          <w:noProof/>
          <w:webHidden/>
        </w:rPr>
        <w:fldChar w:fldCharType="end"/>
      </w:r>
      <w:r>
        <w:fldChar w:fldCharType="end"/>
      </w:r>
    </w:p>
    <w:p w14:paraId="30B5BC77" w14:textId="56A5C208"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"_Toc173483730"</w:instrText>
      </w:r>
      <w:r>
        <w:fldChar w:fldCharType="separate"/>
      </w:r>
      <w:r w:rsidRPr="008354EC">
        <w:rPr>
          <w:rStyle w:val="Hyperlink"/>
          <w:noProof/>
        </w:rPr>
        <w:t>About your policy (Home/Landlord)</w:t>
      </w:r>
      <w:r>
        <w:rPr>
          <w:noProof/>
          <w:webHidden/>
        </w:rPr>
        <w:tab/>
      </w:r>
      <w:r>
        <w:rPr>
          <w:noProof/>
          <w:webHidden/>
        </w:rPr>
        <w:fldChar w:fldCharType="begin"/>
      </w:r>
      <w:r>
        <w:rPr>
          <w:noProof/>
          <w:webHidden/>
        </w:rPr>
        <w:instrText xml:space="preserve"> PAGEREF _Toc173483730 \h </w:instrText>
      </w:r>
      <w:r>
        <w:rPr>
          <w:noProof/>
          <w:webHidden/>
        </w:rPr>
      </w:r>
      <w:r>
        <w:rPr>
          <w:noProof/>
          <w:webHidden/>
        </w:rPr>
        <w:fldChar w:fldCharType="separate"/>
      </w:r>
      <w:ins w:id="957" w:author="Sam Sehgal (EXT Idiom)" w:date="2025-03-31T14:04:00Z" w16du:dateUtc="2025-03-31T03:04:00Z">
        <w:r w:rsidR="0084653C">
          <w:rPr>
            <w:noProof/>
            <w:webHidden/>
          </w:rPr>
          <w:t>55</w:t>
        </w:r>
      </w:ins>
      <w:del w:id="958" w:author="Sam Sehgal (EXT Idiom)" w:date="2025-03-31T14:04:00Z" w16du:dateUtc="2025-03-31T03:04:00Z">
        <w:r w:rsidDel="0084653C">
          <w:rPr>
            <w:noProof/>
            <w:webHidden/>
          </w:rPr>
          <w:delText>51</w:delText>
        </w:r>
      </w:del>
      <w:r>
        <w:rPr>
          <w:noProof/>
          <w:webHidden/>
        </w:rPr>
        <w:fldChar w:fldCharType="end"/>
      </w:r>
      <w:r>
        <w:fldChar w:fldCharType="end"/>
      </w:r>
    </w:p>
    <w:p w14:paraId="470BE5DD" w14:textId="301181BA"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"_Toc173483731"</w:instrText>
      </w:r>
      <w:r>
        <w:fldChar w:fldCharType="separate"/>
      </w:r>
      <w:r w:rsidRPr="008354EC">
        <w:rPr>
          <w:rStyle w:val="Hyperlink"/>
          <w:noProof/>
        </w:rPr>
        <w:t>About your policy (Motor)</w:t>
      </w:r>
      <w:r>
        <w:rPr>
          <w:noProof/>
          <w:webHidden/>
        </w:rPr>
        <w:tab/>
      </w:r>
      <w:r>
        <w:rPr>
          <w:noProof/>
          <w:webHidden/>
        </w:rPr>
        <w:fldChar w:fldCharType="begin"/>
      </w:r>
      <w:r>
        <w:rPr>
          <w:noProof/>
          <w:webHidden/>
        </w:rPr>
        <w:instrText xml:space="preserve"> PAGEREF _Toc173483731 \h </w:instrText>
      </w:r>
      <w:r>
        <w:rPr>
          <w:noProof/>
          <w:webHidden/>
        </w:rPr>
      </w:r>
      <w:r>
        <w:rPr>
          <w:noProof/>
          <w:webHidden/>
        </w:rPr>
        <w:fldChar w:fldCharType="separate"/>
      </w:r>
      <w:ins w:id="959" w:author="Sam Sehgal (EXT Idiom)" w:date="2025-03-31T14:04:00Z" w16du:dateUtc="2025-03-31T03:04:00Z">
        <w:r w:rsidR="0084653C">
          <w:rPr>
            <w:noProof/>
            <w:webHidden/>
          </w:rPr>
          <w:t>80</w:t>
        </w:r>
      </w:ins>
      <w:del w:id="960" w:author="Sam Sehgal (EXT Idiom)" w:date="2025-03-31T14:04:00Z" w16du:dateUtc="2025-03-31T03:04:00Z">
        <w:r w:rsidDel="0084653C">
          <w:rPr>
            <w:noProof/>
            <w:webHidden/>
          </w:rPr>
          <w:delText>62</w:delText>
        </w:r>
      </w:del>
      <w:r>
        <w:rPr>
          <w:noProof/>
          <w:webHidden/>
        </w:rPr>
        <w:fldChar w:fldCharType="end"/>
      </w:r>
      <w:r>
        <w:fldChar w:fldCharType="end"/>
      </w:r>
    </w:p>
    <w:p w14:paraId="2E7E37D0" w14:textId="2AAA87BA"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"_Toc173483732"</w:instrText>
      </w:r>
      <w:r>
        <w:fldChar w:fldCharType="separate"/>
      </w:r>
      <w:r w:rsidRPr="008354EC">
        <w:rPr>
          <w:rStyle w:val="Hyperlink"/>
          <w:noProof/>
        </w:rPr>
        <w:t>Your building (Home/Landlord)</w:t>
      </w:r>
      <w:r>
        <w:rPr>
          <w:noProof/>
          <w:webHidden/>
        </w:rPr>
        <w:tab/>
      </w:r>
      <w:r>
        <w:rPr>
          <w:noProof/>
          <w:webHidden/>
        </w:rPr>
        <w:fldChar w:fldCharType="begin"/>
      </w:r>
      <w:r>
        <w:rPr>
          <w:noProof/>
          <w:webHidden/>
        </w:rPr>
        <w:instrText xml:space="preserve"> PAGEREF _Toc173483732 \h </w:instrText>
      </w:r>
      <w:r>
        <w:rPr>
          <w:noProof/>
          <w:webHidden/>
        </w:rPr>
      </w:r>
      <w:r>
        <w:rPr>
          <w:noProof/>
          <w:webHidden/>
        </w:rPr>
        <w:fldChar w:fldCharType="separate"/>
      </w:r>
      <w:ins w:id="961" w:author="Sam Sehgal (EXT Idiom)" w:date="2025-03-31T14:04:00Z" w16du:dateUtc="2025-03-31T03:04:00Z">
        <w:r w:rsidR="0084653C">
          <w:rPr>
            <w:noProof/>
            <w:webHidden/>
          </w:rPr>
          <w:t>91</w:t>
        </w:r>
      </w:ins>
      <w:del w:id="962" w:author="Sam Sehgal (EXT Idiom)" w:date="2025-03-31T14:04:00Z" w16du:dateUtc="2025-03-31T03:04:00Z">
        <w:r w:rsidDel="0084653C">
          <w:rPr>
            <w:noProof/>
            <w:webHidden/>
          </w:rPr>
          <w:delText>72</w:delText>
        </w:r>
      </w:del>
      <w:r>
        <w:rPr>
          <w:noProof/>
          <w:webHidden/>
        </w:rPr>
        <w:fldChar w:fldCharType="end"/>
      </w:r>
      <w:r>
        <w:fldChar w:fldCharType="end"/>
      </w:r>
    </w:p>
    <w:p w14:paraId="3B2FE8F3" w14:textId="6B25A529"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"_Toc173483733"</w:instrText>
      </w:r>
      <w:r>
        <w:fldChar w:fldCharType="separate"/>
      </w:r>
      <w:r w:rsidRPr="008354EC">
        <w:rPr>
          <w:rStyle w:val="Hyperlink"/>
          <w:noProof/>
        </w:rPr>
        <w:t>Your car (Motor)</w:t>
      </w:r>
      <w:r>
        <w:rPr>
          <w:noProof/>
          <w:webHidden/>
        </w:rPr>
        <w:tab/>
      </w:r>
      <w:r>
        <w:rPr>
          <w:noProof/>
          <w:webHidden/>
        </w:rPr>
        <w:fldChar w:fldCharType="begin"/>
      </w:r>
      <w:r>
        <w:rPr>
          <w:noProof/>
          <w:webHidden/>
        </w:rPr>
        <w:instrText xml:space="preserve"> PAGEREF _Toc173483733 \h </w:instrText>
      </w:r>
      <w:r>
        <w:rPr>
          <w:noProof/>
          <w:webHidden/>
        </w:rPr>
      </w:r>
      <w:r>
        <w:rPr>
          <w:noProof/>
          <w:webHidden/>
        </w:rPr>
        <w:fldChar w:fldCharType="separate"/>
      </w:r>
      <w:ins w:id="963" w:author="Sam Sehgal (EXT Idiom)" w:date="2025-03-31T14:04:00Z" w16du:dateUtc="2025-03-31T03:04:00Z">
        <w:r w:rsidR="0084653C">
          <w:rPr>
            <w:noProof/>
            <w:webHidden/>
          </w:rPr>
          <w:t>110</w:t>
        </w:r>
      </w:ins>
      <w:del w:id="964" w:author="Sam Sehgal (EXT Idiom)" w:date="2025-03-31T14:04:00Z" w16du:dateUtc="2025-03-31T03:04:00Z">
        <w:r w:rsidDel="0084653C">
          <w:rPr>
            <w:noProof/>
            <w:webHidden/>
          </w:rPr>
          <w:delText>89</w:delText>
        </w:r>
      </w:del>
      <w:r>
        <w:rPr>
          <w:noProof/>
          <w:webHidden/>
        </w:rPr>
        <w:fldChar w:fldCharType="end"/>
      </w:r>
      <w:r>
        <w:fldChar w:fldCharType="end"/>
      </w:r>
    </w:p>
    <w:p w14:paraId="38088992" w14:textId="1E3E17BF"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"_Toc173483734"</w:instrText>
      </w:r>
      <w:r>
        <w:fldChar w:fldCharType="separate"/>
      </w:r>
      <w:r w:rsidRPr="008354EC">
        <w:rPr>
          <w:rStyle w:val="Hyperlink"/>
          <w:noProof/>
        </w:rPr>
        <w:t>Declarations and driver history (Motor)</w:t>
      </w:r>
      <w:r>
        <w:rPr>
          <w:noProof/>
          <w:webHidden/>
        </w:rPr>
        <w:tab/>
      </w:r>
      <w:r>
        <w:rPr>
          <w:noProof/>
          <w:webHidden/>
        </w:rPr>
        <w:fldChar w:fldCharType="begin"/>
      </w:r>
      <w:r>
        <w:rPr>
          <w:noProof/>
          <w:webHidden/>
        </w:rPr>
        <w:instrText xml:space="preserve"> PAGEREF _Toc173483734 \h </w:instrText>
      </w:r>
      <w:r>
        <w:rPr>
          <w:noProof/>
          <w:webHidden/>
        </w:rPr>
      </w:r>
      <w:r>
        <w:rPr>
          <w:noProof/>
          <w:webHidden/>
        </w:rPr>
        <w:fldChar w:fldCharType="separate"/>
      </w:r>
      <w:ins w:id="965" w:author="Sam Sehgal (EXT Idiom)" w:date="2025-03-31T14:04:00Z" w16du:dateUtc="2025-03-31T03:04:00Z">
        <w:r w:rsidR="0084653C">
          <w:rPr>
            <w:noProof/>
            <w:webHidden/>
          </w:rPr>
          <w:t>119</w:t>
        </w:r>
      </w:ins>
      <w:del w:id="966" w:author="Sam Sehgal (EXT Idiom)" w:date="2025-03-31T14:04:00Z" w16du:dateUtc="2025-03-31T03:04:00Z">
        <w:r w:rsidDel="0084653C">
          <w:rPr>
            <w:noProof/>
            <w:webHidden/>
          </w:rPr>
          <w:delText>97</w:delText>
        </w:r>
      </w:del>
      <w:r>
        <w:rPr>
          <w:noProof/>
          <w:webHidden/>
        </w:rPr>
        <w:fldChar w:fldCharType="end"/>
      </w:r>
      <w:r>
        <w:fldChar w:fldCharType="end"/>
      </w:r>
    </w:p>
    <w:p w14:paraId="3A9270F8" w14:textId="4F21CBFC"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"_Toc173483735"</w:instrText>
      </w:r>
      <w:r>
        <w:fldChar w:fldCharType="separate"/>
      </w:r>
      <w:r w:rsidRPr="008354EC">
        <w:rPr>
          <w:rStyle w:val="Hyperlink"/>
          <w:noProof/>
        </w:rPr>
        <w:t>Excesses (Motor)</w:t>
      </w:r>
      <w:r>
        <w:rPr>
          <w:noProof/>
          <w:webHidden/>
        </w:rPr>
        <w:tab/>
      </w:r>
      <w:r>
        <w:rPr>
          <w:noProof/>
          <w:webHidden/>
        </w:rPr>
        <w:fldChar w:fldCharType="begin"/>
      </w:r>
      <w:r>
        <w:rPr>
          <w:noProof/>
          <w:webHidden/>
        </w:rPr>
        <w:instrText xml:space="preserve"> PAGEREF _Toc173483735 \h </w:instrText>
      </w:r>
      <w:r>
        <w:rPr>
          <w:noProof/>
          <w:webHidden/>
        </w:rPr>
      </w:r>
      <w:r>
        <w:rPr>
          <w:noProof/>
          <w:webHidden/>
        </w:rPr>
        <w:fldChar w:fldCharType="separate"/>
      </w:r>
      <w:ins w:id="967" w:author="Sam Sehgal (EXT Idiom)" w:date="2025-03-31T14:04:00Z" w16du:dateUtc="2025-03-31T03:04:00Z">
        <w:r w:rsidR="0084653C">
          <w:rPr>
            <w:noProof/>
            <w:webHidden/>
          </w:rPr>
          <w:t>133</w:t>
        </w:r>
      </w:ins>
      <w:del w:id="968" w:author="Sam Sehgal (EXT Idiom)" w:date="2025-03-31T14:04:00Z" w16du:dateUtc="2025-03-31T03:04:00Z">
        <w:r w:rsidDel="0084653C">
          <w:rPr>
            <w:noProof/>
            <w:webHidden/>
          </w:rPr>
          <w:delText>107</w:delText>
        </w:r>
      </w:del>
      <w:r>
        <w:rPr>
          <w:noProof/>
          <w:webHidden/>
        </w:rPr>
        <w:fldChar w:fldCharType="end"/>
      </w:r>
      <w:r>
        <w:fldChar w:fldCharType="end"/>
      </w:r>
    </w:p>
    <w:p w14:paraId="1F04A626" w14:textId="5E9B54F7"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"_Toc173483736"</w:instrText>
      </w:r>
      <w:r>
        <w:fldChar w:fldCharType="separate"/>
      </w:r>
      <w:r w:rsidRPr="008354EC">
        <w:rPr>
          <w:rStyle w:val="Hyperlink"/>
          <w:noProof/>
        </w:rPr>
        <w:t>Security Features (Home/Landlord)</w:t>
      </w:r>
      <w:r>
        <w:rPr>
          <w:noProof/>
          <w:webHidden/>
        </w:rPr>
        <w:tab/>
      </w:r>
      <w:r>
        <w:rPr>
          <w:noProof/>
          <w:webHidden/>
        </w:rPr>
        <w:fldChar w:fldCharType="begin"/>
      </w:r>
      <w:r>
        <w:rPr>
          <w:noProof/>
          <w:webHidden/>
        </w:rPr>
        <w:instrText xml:space="preserve"> PAGEREF _Toc173483736 \h </w:instrText>
      </w:r>
      <w:r>
        <w:rPr>
          <w:noProof/>
          <w:webHidden/>
        </w:rPr>
      </w:r>
      <w:r>
        <w:rPr>
          <w:noProof/>
          <w:webHidden/>
        </w:rPr>
        <w:fldChar w:fldCharType="separate"/>
      </w:r>
      <w:ins w:id="969" w:author="Sam Sehgal (EXT Idiom)" w:date="2025-03-31T14:04:00Z" w16du:dateUtc="2025-03-31T03:04:00Z">
        <w:r w:rsidR="0084653C">
          <w:rPr>
            <w:noProof/>
            <w:webHidden/>
          </w:rPr>
          <w:t>136</w:t>
        </w:r>
      </w:ins>
      <w:del w:id="970" w:author="Sam Sehgal (EXT Idiom)" w:date="2025-03-31T14:04:00Z" w16du:dateUtc="2025-03-31T03:04:00Z">
        <w:r w:rsidDel="0084653C">
          <w:rPr>
            <w:noProof/>
            <w:webHidden/>
          </w:rPr>
          <w:delText>110</w:delText>
        </w:r>
      </w:del>
      <w:r>
        <w:rPr>
          <w:noProof/>
          <w:webHidden/>
        </w:rPr>
        <w:fldChar w:fldCharType="end"/>
      </w:r>
      <w:r>
        <w:fldChar w:fldCharType="end"/>
      </w:r>
    </w:p>
    <w:p w14:paraId="1066C14C" w14:textId="08178072"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"_Toc173483737"</w:instrText>
      </w:r>
      <w:r>
        <w:fldChar w:fldCharType="separate"/>
      </w:r>
      <w:r w:rsidRPr="008354EC">
        <w:rPr>
          <w:rStyle w:val="Hyperlink"/>
          <w:noProof/>
        </w:rPr>
        <w:t>Your contents (Home/Landlord)</w:t>
      </w:r>
      <w:r>
        <w:rPr>
          <w:noProof/>
          <w:webHidden/>
        </w:rPr>
        <w:tab/>
      </w:r>
      <w:r>
        <w:rPr>
          <w:noProof/>
          <w:webHidden/>
        </w:rPr>
        <w:fldChar w:fldCharType="begin"/>
      </w:r>
      <w:r>
        <w:rPr>
          <w:noProof/>
          <w:webHidden/>
        </w:rPr>
        <w:instrText xml:space="preserve"> PAGEREF _Toc173483737 \h </w:instrText>
      </w:r>
      <w:r>
        <w:rPr>
          <w:noProof/>
          <w:webHidden/>
        </w:rPr>
      </w:r>
      <w:r>
        <w:rPr>
          <w:noProof/>
          <w:webHidden/>
        </w:rPr>
        <w:fldChar w:fldCharType="separate"/>
      </w:r>
      <w:ins w:id="971" w:author="Sam Sehgal (EXT Idiom)" w:date="2025-03-31T14:04:00Z" w16du:dateUtc="2025-03-31T03:04:00Z">
        <w:r w:rsidR="0084653C">
          <w:rPr>
            <w:noProof/>
            <w:webHidden/>
          </w:rPr>
          <w:t>140</w:t>
        </w:r>
      </w:ins>
      <w:del w:id="972" w:author="Sam Sehgal (EXT Idiom)" w:date="2025-03-31T14:04:00Z" w16du:dateUtc="2025-03-31T03:04:00Z">
        <w:r w:rsidDel="0084653C">
          <w:rPr>
            <w:noProof/>
            <w:webHidden/>
          </w:rPr>
          <w:delText>114</w:delText>
        </w:r>
      </w:del>
      <w:r>
        <w:rPr>
          <w:noProof/>
          <w:webHidden/>
        </w:rPr>
        <w:fldChar w:fldCharType="end"/>
      </w:r>
      <w:r>
        <w:fldChar w:fldCharType="end"/>
      </w:r>
    </w:p>
    <w:p w14:paraId="51122AA5" w14:textId="08A73A6F"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"_Toc173483738"</w:instrText>
      </w:r>
      <w:r>
        <w:fldChar w:fldCharType="separate"/>
      </w:r>
      <w:r w:rsidRPr="008354EC">
        <w:rPr>
          <w:rStyle w:val="Hyperlink"/>
          <w:noProof/>
        </w:rPr>
        <w:t>Special Conditions (Home/Landlord)</w:t>
      </w:r>
      <w:r>
        <w:rPr>
          <w:noProof/>
          <w:webHidden/>
        </w:rPr>
        <w:tab/>
      </w:r>
      <w:r>
        <w:rPr>
          <w:noProof/>
          <w:webHidden/>
        </w:rPr>
        <w:fldChar w:fldCharType="begin"/>
      </w:r>
      <w:r>
        <w:rPr>
          <w:noProof/>
          <w:webHidden/>
        </w:rPr>
        <w:instrText xml:space="preserve"> PAGEREF _Toc173483738 \h </w:instrText>
      </w:r>
      <w:r>
        <w:rPr>
          <w:noProof/>
          <w:webHidden/>
        </w:rPr>
      </w:r>
      <w:r>
        <w:rPr>
          <w:noProof/>
          <w:webHidden/>
        </w:rPr>
        <w:fldChar w:fldCharType="separate"/>
      </w:r>
      <w:ins w:id="973" w:author="Sam Sehgal (EXT Idiom)" w:date="2025-03-31T14:04:00Z" w16du:dateUtc="2025-03-31T03:04:00Z">
        <w:r w:rsidR="0084653C">
          <w:rPr>
            <w:noProof/>
            <w:webHidden/>
          </w:rPr>
          <w:t>143</w:t>
        </w:r>
      </w:ins>
      <w:del w:id="974" w:author="Sam Sehgal (EXT Idiom)" w:date="2025-03-31T14:04:00Z" w16du:dateUtc="2025-03-31T03:04:00Z">
        <w:r w:rsidDel="0084653C">
          <w:rPr>
            <w:noProof/>
            <w:webHidden/>
          </w:rPr>
          <w:delText>118</w:delText>
        </w:r>
      </w:del>
      <w:r>
        <w:rPr>
          <w:noProof/>
          <w:webHidden/>
        </w:rPr>
        <w:fldChar w:fldCharType="end"/>
      </w:r>
      <w:r>
        <w:fldChar w:fldCharType="end"/>
      </w:r>
    </w:p>
    <w:p w14:paraId="40FAD1F6" w14:textId="12795D77"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"_Toc173483739"</w:instrText>
      </w:r>
      <w:r>
        <w:fldChar w:fldCharType="separate"/>
      </w:r>
      <w:r w:rsidRPr="008354EC">
        <w:rPr>
          <w:rStyle w:val="Hyperlink"/>
          <w:noProof/>
        </w:rPr>
        <w:t>Excesses (Home/Landlord)</w:t>
      </w:r>
      <w:r>
        <w:rPr>
          <w:noProof/>
          <w:webHidden/>
        </w:rPr>
        <w:tab/>
      </w:r>
      <w:r>
        <w:rPr>
          <w:noProof/>
          <w:webHidden/>
        </w:rPr>
        <w:fldChar w:fldCharType="begin"/>
      </w:r>
      <w:r>
        <w:rPr>
          <w:noProof/>
          <w:webHidden/>
        </w:rPr>
        <w:instrText xml:space="preserve"> PAGEREF _Toc173483739 \h </w:instrText>
      </w:r>
      <w:r>
        <w:rPr>
          <w:noProof/>
          <w:webHidden/>
        </w:rPr>
      </w:r>
      <w:r>
        <w:rPr>
          <w:noProof/>
          <w:webHidden/>
        </w:rPr>
        <w:fldChar w:fldCharType="separate"/>
      </w:r>
      <w:ins w:id="975" w:author="Sam Sehgal (EXT Idiom)" w:date="2025-03-31T14:04:00Z" w16du:dateUtc="2025-03-31T03:04:00Z">
        <w:r w:rsidR="0084653C">
          <w:rPr>
            <w:noProof/>
            <w:webHidden/>
          </w:rPr>
          <w:t>149</w:t>
        </w:r>
      </w:ins>
      <w:del w:id="976" w:author="Sam Sehgal (EXT Idiom)" w:date="2025-03-31T14:04:00Z" w16du:dateUtc="2025-03-31T03:04:00Z">
        <w:r w:rsidDel="0084653C">
          <w:rPr>
            <w:noProof/>
            <w:webHidden/>
          </w:rPr>
          <w:delText>124</w:delText>
        </w:r>
      </w:del>
      <w:r>
        <w:rPr>
          <w:noProof/>
          <w:webHidden/>
        </w:rPr>
        <w:fldChar w:fldCharType="end"/>
      </w:r>
      <w:r>
        <w:fldChar w:fldCharType="end"/>
      </w:r>
    </w:p>
    <w:p w14:paraId="715591EC" w14:textId="550346FE"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"_Toc173483740"</w:instrText>
      </w:r>
      <w:r>
        <w:fldChar w:fldCharType="separate"/>
      </w:r>
      <w:r w:rsidRPr="008354EC">
        <w:rPr>
          <w:rStyle w:val="Hyperlink"/>
          <w:noProof/>
        </w:rPr>
        <w:t>Special Conditions (Motor)</w:t>
      </w:r>
      <w:r>
        <w:rPr>
          <w:noProof/>
          <w:webHidden/>
        </w:rPr>
        <w:tab/>
      </w:r>
      <w:r>
        <w:rPr>
          <w:noProof/>
          <w:webHidden/>
        </w:rPr>
        <w:fldChar w:fldCharType="begin"/>
      </w:r>
      <w:r>
        <w:rPr>
          <w:noProof/>
          <w:webHidden/>
        </w:rPr>
        <w:instrText xml:space="preserve"> PAGEREF _Toc173483740 \h </w:instrText>
      </w:r>
      <w:r>
        <w:rPr>
          <w:noProof/>
          <w:webHidden/>
        </w:rPr>
      </w:r>
      <w:r>
        <w:rPr>
          <w:noProof/>
          <w:webHidden/>
        </w:rPr>
        <w:fldChar w:fldCharType="separate"/>
      </w:r>
      <w:ins w:id="977" w:author="Sam Sehgal (EXT Idiom)" w:date="2025-03-31T14:04:00Z" w16du:dateUtc="2025-03-31T03:04:00Z">
        <w:r w:rsidR="0084653C">
          <w:rPr>
            <w:noProof/>
            <w:webHidden/>
          </w:rPr>
          <w:t>155</w:t>
        </w:r>
      </w:ins>
      <w:del w:id="978" w:author="Sam Sehgal (EXT Idiom)" w:date="2025-03-31T14:04:00Z" w16du:dateUtc="2025-03-31T03:04:00Z">
        <w:r w:rsidDel="0084653C">
          <w:rPr>
            <w:noProof/>
            <w:webHidden/>
          </w:rPr>
          <w:delText>130</w:delText>
        </w:r>
      </w:del>
      <w:r>
        <w:rPr>
          <w:noProof/>
          <w:webHidden/>
        </w:rPr>
        <w:fldChar w:fldCharType="end"/>
      </w:r>
      <w:r>
        <w:fldChar w:fldCharType="end"/>
      </w:r>
    </w:p>
    <w:p w14:paraId="7ACBF67A" w14:textId="79C750EB"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"_Toc173483741"</w:instrText>
      </w:r>
      <w:r>
        <w:fldChar w:fldCharType="separate"/>
      </w:r>
      <w:r w:rsidRPr="008354EC">
        <w:rPr>
          <w:rStyle w:val="Hyperlink"/>
          <w:noProof/>
        </w:rPr>
        <w:t xml:space="preserve">Cost Breakdown (ALL) </w:t>
      </w:r>
      <w:r>
        <w:rPr>
          <w:noProof/>
          <w:webHidden/>
        </w:rPr>
        <w:tab/>
      </w:r>
      <w:r>
        <w:rPr>
          <w:noProof/>
          <w:webHidden/>
        </w:rPr>
        <w:fldChar w:fldCharType="begin"/>
      </w:r>
      <w:r>
        <w:rPr>
          <w:noProof/>
          <w:webHidden/>
        </w:rPr>
        <w:instrText xml:space="preserve"> PAGEREF _Toc173483741 \h </w:instrText>
      </w:r>
      <w:r>
        <w:rPr>
          <w:noProof/>
          <w:webHidden/>
        </w:rPr>
      </w:r>
      <w:r>
        <w:rPr>
          <w:noProof/>
          <w:webHidden/>
        </w:rPr>
        <w:fldChar w:fldCharType="separate"/>
      </w:r>
      <w:ins w:id="979" w:author="Sam Sehgal (EXT Idiom)" w:date="2025-03-31T14:04:00Z" w16du:dateUtc="2025-03-31T03:04:00Z">
        <w:r w:rsidR="0084653C">
          <w:rPr>
            <w:noProof/>
            <w:webHidden/>
          </w:rPr>
          <w:t>159</w:t>
        </w:r>
      </w:ins>
      <w:del w:id="980" w:author="Sam Sehgal (EXT Idiom)" w:date="2025-03-31T14:04:00Z" w16du:dateUtc="2025-03-31T03:04:00Z">
        <w:r w:rsidDel="0084653C">
          <w:rPr>
            <w:noProof/>
            <w:webHidden/>
          </w:rPr>
          <w:delText>134</w:delText>
        </w:r>
      </w:del>
      <w:r>
        <w:rPr>
          <w:noProof/>
          <w:webHidden/>
        </w:rPr>
        <w:fldChar w:fldCharType="end"/>
      </w:r>
      <w:r>
        <w:fldChar w:fldCharType="end"/>
      </w:r>
    </w:p>
    <w:p w14:paraId="7DBBAE50" w14:textId="6E782E9F" w:rsidR="00BF7E32" w:rsidRDefault="00BF7E32">
      <w:pPr>
        <w:pStyle w:val="TOC2"/>
        <w:tabs>
          <w:tab w:val="right" w:leader="dot" w:pos="9174"/>
        </w:tabs>
        <w:rPr>
          <w:rFonts w:eastAsiaTheme="minorEastAsia" w:cstheme="minorBidi"/>
          <w:b w:val="0"/>
          <w:bCs w:val="0"/>
          <w:noProof/>
          <w:sz w:val="24"/>
          <w:szCs w:val="24"/>
          <w:lang w:val="en-AU" w:eastAsia="en-GB"/>
        </w:rPr>
      </w:pPr>
      <w:r>
        <w:fldChar w:fldCharType="begin"/>
      </w:r>
      <w:r>
        <w:instrText>HYPERLINK \l "_Toc173483742"</w:instrText>
      </w:r>
      <w:r>
        <w:fldChar w:fldCharType="separate"/>
      </w:r>
      <w:r w:rsidRPr="008354EC">
        <w:rPr>
          <w:rStyle w:val="Hyperlink"/>
          <w:noProof/>
        </w:rPr>
        <w:t>Your payments (ALL)</w:t>
      </w:r>
      <w:r>
        <w:rPr>
          <w:noProof/>
          <w:webHidden/>
        </w:rPr>
        <w:tab/>
      </w:r>
      <w:r>
        <w:rPr>
          <w:noProof/>
          <w:webHidden/>
        </w:rPr>
        <w:fldChar w:fldCharType="begin"/>
      </w:r>
      <w:r>
        <w:rPr>
          <w:noProof/>
          <w:webHidden/>
        </w:rPr>
        <w:instrText xml:space="preserve"> PAGEREF _Toc173483742 \h </w:instrText>
      </w:r>
      <w:r>
        <w:rPr>
          <w:noProof/>
          <w:webHidden/>
        </w:rPr>
      </w:r>
      <w:r>
        <w:rPr>
          <w:noProof/>
          <w:webHidden/>
        </w:rPr>
        <w:fldChar w:fldCharType="separate"/>
      </w:r>
      <w:ins w:id="981" w:author="Sam Sehgal (EXT Idiom)" w:date="2025-03-31T14:04:00Z" w16du:dateUtc="2025-03-31T03:04:00Z">
        <w:r w:rsidR="0084653C">
          <w:rPr>
            <w:noProof/>
            <w:webHidden/>
          </w:rPr>
          <w:t>183</w:t>
        </w:r>
      </w:ins>
      <w:del w:id="982" w:author="Sam Sehgal (EXT Idiom)" w:date="2025-03-31T14:04:00Z" w16du:dateUtc="2025-03-31T03:04:00Z">
        <w:r w:rsidDel="0084653C">
          <w:rPr>
            <w:noProof/>
            <w:webHidden/>
          </w:rPr>
          <w:delText>149</w:delText>
        </w:r>
      </w:del>
      <w:r>
        <w:rPr>
          <w:noProof/>
          <w:webHidden/>
        </w:rPr>
        <w:fldChar w:fldCharType="end"/>
      </w:r>
      <w:r>
        <w:fldChar w:fldCharType="end"/>
      </w:r>
    </w:p>
    <w:p w14:paraId="740BFEC3" w14:textId="12884B20" w:rsidR="00600E63" w:rsidRPr="00720F8E" w:rsidRDefault="001434AB">
      <w:pPr>
        <w:rPr>
          <w:rFonts w:asciiTheme="minorHAnsi" w:eastAsiaTheme="majorEastAsia" w:hAnsiTheme="minorHAnsi" w:cstheme="minorHAnsi"/>
          <w:b/>
          <w:color w:val="244061" w:themeColor="accent1" w:themeShade="80"/>
          <w:sz w:val="32"/>
          <w:szCs w:val="32"/>
        </w:rPr>
      </w:pPr>
      <w:r>
        <w:rPr>
          <w:rFonts w:asciiTheme="minorHAnsi" w:hAnsiTheme="minorHAnsi" w:cstheme="minorHAnsi"/>
        </w:rPr>
        <w:fldChar w:fldCharType="end"/>
      </w:r>
      <w:r w:rsidR="00600E63" w:rsidRPr="00720F8E">
        <w:rPr>
          <w:rFonts w:asciiTheme="minorHAnsi" w:hAnsiTheme="minorHAnsi" w:cstheme="minorHAnsi"/>
        </w:rPr>
        <w:br w:type="page"/>
      </w:r>
    </w:p>
    <w:p w14:paraId="691372EB" w14:textId="27EAC172" w:rsidR="0076295B" w:rsidRPr="00720F8E" w:rsidRDefault="0076295B" w:rsidP="00E02B28">
      <w:pPr>
        <w:pStyle w:val="Heading1"/>
        <w:numPr>
          <w:ilvl w:val="0"/>
          <w:numId w:val="50"/>
        </w:numPr>
        <w:tabs>
          <w:tab w:val="num" w:pos="360"/>
        </w:tabs>
        <w:rPr>
          <w:rFonts w:cstheme="minorHAnsi"/>
        </w:rPr>
      </w:pPr>
      <w:bookmarkStart w:id="983" w:name="_Toc173483690"/>
      <w:r w:rsidRPr="00720F8E">
        <w:rPr>
          <w:rFonts w:cstheme="minorHAnsi"/>
        </w:rPr>
        <w:lastRenderedPageBreak/>
        <w:t>About this Document</w:t>
      </w:r>
      <w:bookmarkEnd w:id="865"/>
      <w:bookmarkEnd w:id="983"/>
    </w:p>
    <w:p w14:paraId="2A2C9A4F" w14:textId="0702C0E4" w:rsidR="0076295B" w:rsidRPr="00720F8E" w:rsidRDefault="0009412C" w:rsidP="0076295B">
      <w:pPr>
        <w:pStyle w:val="Heading2"/>
        <w:rPr>
          <w:rFonts w:asciiTheme="minorHAnsi" w:hAnsiTheme="minorHAnsi" w:cstheme="minorHAnsi"/>
        </w:rPr>
      </w:pPr>
      <w:bookmarkStart w:id="984" w:name="_Toc143871456"/>
      <w:bookmarkStart w:id="985" w:name="_Toc173483691"/>
      <w:r>
        <w:rPr>
          <w:rFonts w:asciiTheme="minorHAnsi" w:hAnsiTheme="minorHAnsi" w:cstheme="minorHAnsi"/>
        </w:rPr>
        <w:t xml:space="preserve">3.1 </w:t>
      </w:r>
      <w:r w:rsidR="0076295B" w:rsidRPr="00720F8E">
        <w:rPr>
          <w:rFonts w:asciiTheme="minorHAnsi" w:hAnsiTheme="minorHAnsi" w:cstheme="minorHAnsi"/>
        </w:rPr>
        <w:t>Purpose</w:t>
      </w:r>
      <w:bookmarkEnd w:id="984"/>
      <w:bookmarkEnd w:id="985"/>
    </w:p>
    <w:p w14:paraId="0C28829F" w14:textId="48A0E29B" w:rsidR="0076295B" w:rsidRPr="00720F8E" w:rsidRDefault="161A0AC8" w:rsidP="78CABE0F">
      <w:pPr>
        <w:pStyle w:val="NormalWeb"/>
        <w:rPr>
          <w:rFonts w:asciiTheme="minorHAnsi" w:hAnsiTheme="minorHAnsi"/>
          <w:sz w:val="20"/>
          <w:szCs w:val="20"/>
        </w:rPr>
      </w:pPr>
      <w:bookmarkStart w:id="986" w:name="_Toc307238385"/>
      <w:bookmarkEnd w:id="866"/>
      <w:bookmarkEnd w:id="867"/>
      <w:r w:rsidRPr="78CABE0F">
        <w:rPr>
          <w:rFonts w:asciiTheme="minorHAnsi" w:hAnsiTheme="minorHAnsi"/>
          <w:sz w:val="20"/>
          <w:szCs w:val="20"/>
        </w:rPr>
        <w:t>This document specifically covers off the detailed information that is required to be shown on the Certificate of Insurance</w:t>
      </w:r>
    </w:p>
    <w:p w14:paraId="0927D0E7" w14:textId="178A8999" w:rsidR="0076295B" w:rsidRPr="00720F8E" w:rsidRDefault="0009412C" w:rsidP="0076295B">
      <w:pPr>
        <w:pStyle w:val="Heading2"/>
        <w:rPr>
          <w:rFonts w:asciiTheme="minorHAnsi" w:hAnsiTheme="minorHAnsi" w:cstheme="minorHAnsi"/>
        </w:rPr>
      </w:pPr>
      <w:bookmarkStart w:id="987" w:name="_Toc113821587"/>
      <w:bookmarkStart w:id="988" w:name="_Toc143871457"/>
      <w:bookmarkStart w:id="989" w:name="_Toc173483692"/>
      <w:r>
        <w:rPr>
          <w:rFonts w:asciiTheme="minorHAnsi" w:hAnsiTheme="minorHAnsi" w:cstheme="minorHAnsi"/>
        </w:rPr>
        <w:t xml:space="preserve">3.2 </w:t>
      </w:r>
      <w:r w:rsidR="0076295B" w:rsidRPr="00720F8E">
        <w:rPr>
          <w:rFonts w:asciiTheme="minorHAnsi" w:hAnsiTheme="minorHAnsi" w:cstheme="minorHAnsi"/>
        </w:rPr>
        <w:t>Scope</w:t>
      </w:r>
      <w:bookmarkEnd w:id="987"/>
      <w:bookmarkEnd w:id="988"/>
      <w:bookmarkEnd w:id="989"/>
    </w:p>
    <w:p w14:paraId="2443E6FE" w14:textId="1D45A954" w:rsidR="00600E63" w:rsidRPr="00720F8E" w:rsidRDefault="0009412C" w:rsidP="00044D4E">
      <w:pPr>
        <w:pStyle w:val="Heading3"/>
      </w:pPr>
      <w:bookmarkStart w:id="990" w:name="_Toc173483693"/>
      <w:r>
        <w:t xml:space="preserve">3.2.1 </w:t>
      </w:r>
      <w:r w:rsidR="00600E63" w:rsidRPr="00720F8E">
        <w:t>Brands</w:t>
      </w:r>
      <w:bookmarkEnd w:id="990"/>
    </w:p>
    <w:p w14:paraId="42532813" w14:textId="77777777" w:rsidR="00600E63" w:rsidRPr="00720F8E" w:rsidRDefault="00600E63" w:rsidP="00600E63">
      <w:pPr>
        <w:rPr>
          <w:rFonts w:asciiTheme="minorHAnsi" w:hAnsiTheme="minorHAnsi" w:cstheme="minorHAnsi"/>
          <w:lang w:val="en-AU"/>
        </w:rPr>
      </w:pPr>
      <w:bookmarkStart w:id="991" w:name="_Toc113821588"/>
      <w:bookmarkStart w:id="992" w:name="_Toc143871458"/>
      <w:r w:rsidRPr="00720F8E">
        <w:rPr>
          <w:rFonts w:asciiTheme="minorHAnsi" w:hAnsiTheme="minorHAnsi" w:cstheme="minorHAnsi"/>
          <w:lang w:val="en-AU"/>
        </w:rPr>
        <w:t>This document is to be used with the following Brand/s</w:t>
      </w:r>
    </w:p>
    <w:p w14:paraId="7F30B3EA" w14:textId="0B1DB324" w:rsidR="00600E63" w:rsidRPr="00720F8E" w:rsidRDefault="00600E63" w:rsidP="00E02B28">
      <w:pPr>
        <w:pStyle w:val="ListParagraph"/>
        <w:numPr>
          <w:ilvl w:val="0"/>
          <w:numId w:val="51"/>
        </w:numPr>
        <w:rPr>
          <w:rFonts w:cstheme="minorHAnsi"/>
        </w:rPr>
      </w:pPr>
      <w:r w:rsidRPr="00720F8E">
        <w:rPr>
          <w:rFonts w:cstheme="minorHAnsi"/>
        </w:rPr>
        <w:t>CBA Insurance</w:t>
      </w:r>
    </w:p>
    <w:p w14:paraId="2F37A64F" w14:textId="226EC88B" w:rsidR="00DB6652" w:rsidRPr="00E02B28" w:rsidRDefault="00DB6652" w:rsidP="00044D4E">
      <w:pPr>
        <w:pStyle w:val="Heading3"/>
      </w:pPr>
      <w:bookmarkStart w:id="993" w:name="_Toc173483694"/>
      <w:r w:rsidRPr="00720F8E">
        <w:t>Journey Type</w:t>
      </w:r>
      <w:bookmarkEnd w:id="993"/>
      <w:r w:rsidRPr="00720F8E">
        <w:t xml:space="preserve"> </w:t>
      </w:r>
    </w:p>
    <w:tbl>
      <w:tblPr>
        <w:tblStyle w:val="TableGrid"/>
        <w:tblW w:w="5440" w:type="dxa"/>
        <w:tblLook w:val="04A0" w:firstRow="1" w:lastRow="0" w:firstColumn="1" w:lastColumn="0" w:noHBand="0" w:noVBand="1"/>
      </w:tblPr>
      <w:tblGrid>
        <w:gridCol w:w="1813"/>
        <w:gridCol w:w="1813"/>
        <w:gridCol w:w="1814"/>
      </w:tblGrid>
      <w:tr w:rsidR="00DB6652" w:rsidRPr="00720F8E" w14:paraId="055349A4" w14:textId="77777777" w:rsidTr="00E02B28">
        <w:tc>
          <w:tcPr>
            <w:tcW w:w="1813" w:type="dxa"/>
            <w:shd w:val="clear" w:color="auto" w:fill="DDD9C3" w:themeFill="background2" w:themeFillShade="E6"/>
          </w:tcPr>
          <w:p w14:paraId="505A7E89" w14:textId="2027647B" w:rsidR="00DB6652" w:rsidRPr="00720F8E" w:rsidRDefault="00DB6652">
            <w:pPr>
              <w:rPr>
                <w:rFonts w:asciiTheme="minorHAnsi" w:hAnsiTheme="minorHAnsi" w:cstheme="minorHAnsi"/>
                <w:b/>
                <w:bCs/>
                <w:lang w:val="en-AU"/>
              </w:rPr>
            </w:pPr>
            <w:r w:rsidRPr="00720F8E">
              <w:rPr>
                <w:rFonts w:asciiTheme="minorHAnsi" w:hAnsiTheme="minorHAnsi" w:cstheme="minorHAnsi"/>
                <w:b/>
                <w:bCs/>
                <w:lang w:val="en-AU"/>
              </w:rPr>
              <w:t>New Business</w:t>
            </w:r>
          </w:p>
        </w:tc>
        <w:tc>
          <w:tcPr>
            <w:tcW w:w="1813" w:type="dxa"/>
            <w:shd w:val="clear" w:color="auto" w:fill="DDD9C3" w:themeFill="background2" w:themeFillShade="E6"/>
          </w:tcPr>
          <w:p w14:paraId="3AB53C70" w14:textId="4923276A" w:rsidR="00DB6652" w:rsidRPr="00720F8E" w:rsidRDefault="00DB6652">
            <w:pPr>
              <w:rPr>
                <w:rFonts w:asciiTheme="minorHAnsi" w:hAnsiTheme="minorHAnsi" w:cstheme="minorHAnsi"/>
                <w:b/>
                <w:bCs/>
                <w:lang w:val="en-AU"/>
              </w:rPr>
            </w:pPr>
            <w:r w:rsidRPr="00720F8E">
              <w:rPr>
                <w:rFonts w:asciiTheme="minorHAnsi" w:hAnsiTheme="minorHAnsi" w:cstheme="minorHAnsi"/>
                <w:b/>
                <w:bCs/>
                <w:lang w:val="en-AU"/>
              </w:rPr>
              <w:t>Endorsement</w:t>
            </w:r>
          </w:p>
        </w:tc>
        <w:tc>
          <w:tcPr>
            <w:tcW w:w="1814" w:type="dxa"/>
            <w:shd w:val="clear" w:color="auto" w:fill="DDD9C3" w:themeFill="background2" w:themeFillShade="E6"/>
          </w:tcPr>
          <w:p w14:paraId="55DC7964" w14:textId="55971671" w:rsidR="00DB6652" w:rsidRPr="00720F8E" w:rsidRDefault="00DB6652">
            <w:pPr>
              <w:rPr>
                <w:rFonts w:asciiTheme="minorHAnsi" w:hAnsiTheme="minorHAnsi" w:cstheme="minorHAnsi"/>
                <w:b/>
                <w:bCs/>
                <w:lang w:val="en-AU"/>
              </w:rPr>
            </w:pPr>
            <w:r w:rsidRPr="00720F8E">
              <w:rPr>
                <w:rFonts w:asciiTheme="minorHAnsi" w:hAnsiTheme="minorHAnsi" w:cstheme="minorHAnsi"/>
                <w:b/>
                <w:bCs/>
                <w:lang w:val="en-AU"/>
              </w:rPr>
              <w:t>Renewal</w:t>
            </w:r>
          </w:p>
        </w:tc>
      </w:tr>
      <w:tr w:rsidR="00DB6652" w:rsidRPr="00720F8E" w14:paraId="7FEC4586" w14:textId="77777777" w:rsidTr="00E02B28">
        <w:tc>
          <w:tcPr>
            <w:tcW w:w="1813" w:type="dxa"/>
            <w:vAlign w:val="center"/>
          </w:tcPr>
          <w:p w14:paraId="673CD86A" w14:textId="35FF9857" w:rsidR="00DB6652" w:rsidRPr="00720F8E" w:rsidRDefault="00DB6652">
            <w:pPr>
              <w:jc w:val="center"/>
              <w:rPr>
                <w:rFonts w:asciiTheme="minorHAnsi" w:hAnsiTheme="minorHAnsi" w:cstheme="minorHAnsi"/>
                <w:lang w:val="en-AU"/>
              </w:rPr>
            </w:pPr>
            <w:r w:rsidRPr="00720F8E">
              <w:rPr>
                <w:rFonts w:asciiTheme="minorHAnsi" w:hAnsiTheme="minorHAnsi" w:cstheme="minorHAnsi"/>
                <w:lang w:val="en-AU"/>
              </w:rPr>
              <w:t>x</w:t>
            </w:r>
          </w:p>
        </w:tc>
        <w:tc>
          <w:tcPr>
            <w:tcW w:w="1813" w:type="dxa"/>
            <w:vAlign w:val="center"/>
          </w:tcPr>
          <w:p w14:paraId="2447516C" w14:textId="77777777" w:rsidR="00DB6652" w:rsidRPr="00720F8E" w:rsidRDefault="00DB6652">
            <w:pPr>
              <w:jc w:val="center"/>
              <w:rPr>
                <w:rFonts w:asciiTheme="minorHAnsi" w:hAnsiTheme="minorHAnsi" w:cstheme="minorHAnsi"/>
                <w:lang w:val="en-AU"/>
              </w:rPr>
            </w:pPr>
            <w:r w:rsidRPr="00720F8E">
              <w:rPr>
                <w:rFonts w:asciiTheme="minorHAnsi" w:hAnsiTheme="minorHAnsi" w:cstheme="minorHAnsi"/>
                <w:lang w:val="en-AU"/>
              </w:rPr>
              <w:t>x</w:t>
            </w:r>
          </w:p>
        </w:tc>
        <w:tc>
          <w:tcPr>
            <w:tcW w:w="1814" w:type="dxa"/>
            <w:vAlign w:val="center"/>
          </w:tcPr>
          <w:p w14:paraId="5F0B59D3" w14:textId="72178858" w:rsidR="00DB6652" w:rsidRPr="00720F8E" w:rsidRDefault="00DB6652">
            <w:pPr>
              <w:jc w:val="center"/>
              <w:rPr>
                <w:rFonts w:asciiTheme="minorHAnsi" w:hAnsiTheme="minorHAnsi" w:cstheme="minorHAnsi"/>
                <w:lang w:val="en-AU"/>
              </w:rPr>
            </w:pPr>
            <w:r w:rsidRPr="00720F8E">
              <w:rPr>
                <w:rFonts w:asciiTheme="minorHAnsi" w:hAnsiTheme="minorHAnsi" w:cstheme="minorHAnsi"/>
                <w:lang w:val="en-AU"/>
              </w:rPr>
              <w:t>x</w:t>
            </w:r>
          </w:p>
        </w:tc>
      </w:tr>
    </w:tbl>
    <w:p w14:paraId="74C5A5E5" w14:textId="77777777" w:rsidR="00DB6652" w:rsidRPr="00E02B28" w:rsidRDefault="00DB6652" w:rsidP="00E02B28">
      <w:pPr>
        <w:rPr>
          <w:rFonts w:asciiTheme="minorHAnsi" w:hAnsiTheme="minorHAnsi" w:cstheme="minorHAnsi"/>
          <w:highlight w:val="yellow"/>
        </w:rPr>
      </w:pPr>
    </w:p>
    <w:p w14:paraId="5785D7CD" w14:textId="0F10445B" w:rsidR="0076295B" w:rsidRPr="00720F8E" w:rsidRDefault="009F5A86" w:rsidP="00044D4E">
      <w:pPr>
        <w:pStyle w:val="Heading3"/>
      </w:pPr>
      <w:bookmarkStart w:id="994" w:name="_Toc173483695"/>
      <w:r>
        <w:t>3.2.</w:t>
      </w:r>
      <w:r w:rsidR="00AD6A4A">
        <w:t>2</w:t>
      </w:r>
      <w:r>
        <w:t xml:space="preserve"> </w:t>
      </w:r>
      <w:r w:rsidR="0076295B" w:rsidRPr="00720F8E">
        <w:t>Documents in Scope</w:t>
      </w:r>
      <w:bookmarkEnd w:id="991"/>
      <w:bookmarkEnd w:id="992"/>
      <w:bookmarkEnd w:id="994"/>
    </w:p>
    <w:p w14:paraId="44B4C1EB" w14:textId="77777777" w:rsidR="0076295B" w:rsidRDefault="0076295B" w:rsidP="00E02B28">
      <w:pPr>
        <w:rPr>
          <w:rFonts w:asciiTheme="minorHAnsi" w:hAnsiTheme="minorHAnsi" w:cstheme="minorHAnsi"/>
          <w:sz w:val="22"/>
          <w:lang w:val="en-AU"/>
        </w:rPr>
      </w:pPr>
      <w:r w:rsidRPr="00E02B28">
        <w:rPr>
          <w:rFonts w:asciiTheme="minorHAnsi" w:hAnsiTheme="minorHAnsi" w:cstheme="minorHAnsi"/>
          <w:sz w:val="22"/>
          <w:lang w:val="en-AU"/>
        </w:rPr>
        <w:t>The following documents are required to be developed as part of this functional design document:</w:t>
      </w:r>
    </w:p>
    <w:p w14:paraId="519C7519" w14:textId="77777777" w:rsidR="0057468F" w:rsidRPr="00E02B28" w:rsidRDefault="0057468F" w:rsidP="00E02B28">
      <w:pPr>
        <w:rPr>
          <w:rFonts w:asciiTheme="minorHAnsi" w:hAnsiTheme="minorHAnsi" w:cstheme="minorHAnsi"/>
          <w:sz w:val="22"/>
          <w:lang w:val="en-AU"/>
        </w:rPr>
      </w:pPr>
    </w:p>
    <w:p w14:paraId="6580242B" w14:textId="77777777" w:rsidR="0076295B" w:rsidRPr="00C1020A" w:rsidRDefault="0076295B" w:rsidP="0076295B">
      <w:pPr>
        <w:pStyle w:val="ListParagraph"/>
        <w:numPr>
          <w:ilvl w:val="0"/>
          <w:numId w:val="17"/>
        </w:numPr>
        <w:rPr>
          <w:rFonts w:cstheme="minorHAnsi"/>
        </w:rPr>
      </w:pPr>
      <w:bookmarkStart w:id="995" w:name="_Toc113821589"/>
      <w:r w:rsidRPr="00C1020A">
        <w:rPr>
          <w:rFonts w:cstheme="minorHAnsi"/>
        </w:rPr>
        <w:t xml:space="preserve">Certificate of </w:t>
      </w:r>
      <w:bookmarkStart w:id="996" w:name="_Toc113821590"/>
      <w:bookmarkEnd w:id="995"/>
      <w:r w:rsidRPr="00C1020A">
        <w:rPr>
          <w:rFonts w:cstheme="minorHAnsi"/>
        </w:rPr>
        <w:t>Insurance</w:t>
      </w:r>
    </w:p>
    <w:p w14:paraId="19D1C6E2" w14:textId="2F86A474" w:rsidR="00600E63" w:rsidRPr="00720F8E" w:rsidRDefault="009F5A86" w:rsidP="00044D4E">
      <w:pPr>
        <w:pStyle w:val="Heading3"/>
      </w:pPr>
      <w:bookmarkStart w:id="997" w:name="_Toc122589896"/>
      <w:bookmarkStart w:id="998" w:name="_Toc173483696"/>
      <w:r>
        <w:t>3.2.</w:t>
      </w:r>
      <w:r w:rsidR="00AD6A4A">
        <w:t>3</w:t>
      </w:r>
      <w:r w:rsidR="0057468F">
        <w:t xml:space="preserve"> </w:t>
      </w:r>
      <w:r w:rsidR="00600E63" w:rsidRPr="00720F8E">
        <w:t>Delivery Channels</w:t>
      </w:r>
      <w:bookmarkEnd w:id="997"/>
      <w:bookmarkEnd w:id="998"/>
    </w:p>
    <w:p w14:paraId="1FC78E31" w14:textId="06DA9EB8" w:rsidR="00600E63" w:rsidRPr="00720F8E" w:rsidRDefault="00600E63" w:rsidP="00600E63">
      <w:pPr>
        <w:rPr>
          <w:rFonts w:asciiTheme="minorHAnsi" w:hAnsiTheme="minorHAnsi" w:cstheme="minorHAnsi"/>
        </w:rPr>
      </w:pPr>
      <w:r w:rsidRPr="00720F8E">
        <w:rPr>
          <w:rFonts w:asciiTheme="minorHAnsi" w:hAnsiTheme="minorHAnsi" w:cstheme="minorHAnsi"/>
        </w:rPr>
        <w:t xml:space="preserve">The delivery channel is determined by the Delivery Option in the initiation request and the </w:t>
      </w:r>
      <w:r w:rsidR="0095186B">
        <w:rPr>
          <w:rFonts w:asciiTheme="minorHAnsi" w:hAnsiTheme="minorHAnsi" w:cstheme="minorHAnsi"/>
        </w:rPr>
        <w:t>&lt;DeliveryChannelCode&gt;</w:t>
      </w:r>
      <w:r w:rsidRPr="00720F8E">
        <w:rPr>
          <w:rFonts w:asciiTheme="minorHAnsi" w:hAnsiTheme="minorHAnsi" w:cstheme="minorHAnsi"/>
        </w:rPr>
        <w:t xml:space="preserve"> in the XML data. As all communications are archived as part of the central process they do not need to be specified here.</w:t>
      </w:r>
    </w:p>
    <w:p w14:paraId="45A6A938" w14:textId="77777777" w:rsidR="00600E63" w:rsidRPr="00720F8E" w:rsidRDefault="00600E63" w:rsidP="00600E63">
      <w:pPr>
        <w:rPr>
          <w:rFonts w:asciiTheme="minorHAnsi" w:hAnsiTheme="minorHAnsi" w:cstheme="minorHAnsi"/>
        </w:rPr>
      </w:pPr>
    </w:p>
    <w:tbl>
      <w:tblPr>
        <w:tblStyle w:val="TableGrid"/>
        <w:tblW w:w="9174" w:type="dxa"/>
        <w:tblLook w:val="04A0" w:firstRow="1" w:lastRow="0" w:firstColumn="1" w:lastColumn="0" w:noHBand="0" w:noVBand="1"/>
        <w:tblPrChange w:id="999" w:author="Sue Simnor (EXT Idiom)" w:date="2024-08-07T11:12:00Z" w16du:dateUtc="2024-08-07T01:12:00Z">
          <w:tblPr>
            <w:tblStyle w:val="TableGrid"/>
            <w:tblW w:w="9174" w:type="dxa"/>
            <w:tblLook w:val="04A0" w:firstRow="1" w:lastRow="0" w:firstColumn="1" w:lastColumn="0" w:noHBand="0" w:noVBand="1"/>
          </w:tblPr>
        </w:tblPrChange>
      </w:tblPr>
      <w:tblGrid>
        <w:gridCol w:w="1263"/>
        <w:gridCol w:w="1562"/>
        <w:gridCol w:w="1383"/>
        <w:gridCol w:w="1163"/>
        <w:gridCol w:w="1105"/>
        <w:gridCol w:w="1562"/>
        <w:gridCol w:w="1136"/>
        <w:tblGridChange w:id="1000">
          <w:tblGrid>
            <w:gridCol w:w="1263"/>
            <w:gridCol w:w="1562"/>
            <w:gridCol w:w="1383"/>
            <w:gridCol w:w="1163"/>
            <w:gridCol w:w="1105"/>
            <w:gridCol w:w="1562"/>
            <w:gridCol w:w="1136"/>
          </w:tblGrid>
        </w:tblGridChange>
      </w:tblGrid>
      <w:tr w:rsidR="007D51BF" w:rsidRPr="00720F8E" w14:paraId="0D2CBC35" w14:textId="77777777" w:rsidTr="00DF60D7">
        <w:tc>
          <w:tcPr>
            <w:tcW w:w="1263" w:type="dxa"/>
            <w:shd w:val="clear" w:color="auto" w:fill="BFBFBF" w:themeFill="background1" w:themeFillShade="BF"/>
            <w:tcPrChange w:id="1001" w:author="Sue Simnor (EXT Idiom)" w:date="2024-08-07T11:12:00Z" w16du:dateUtc="2024-08-07T01:12:00Z">
              <w:tcPr>
                <w:tcW w:w="1263" w:type="dxa"/>
                <w:shd w:val="clear" w:color="auto" w:fill="DDD9C3" w:themeFill="background2" w:themeFillShade="E6"/>
              </w:tcPr>
            </w:tcPrChange>
          </w:tcPr>
          <w:p w14:paraId="25B6A4C2" w14:textId="77777777" w:rsidR="007D51BF" w:rsidRPr="00720F8E" w:rsidRDefault="007D51BF">
            <w:pPr>
              <w:rPr>
                <w:rFonts w:asciiTheme="minorHAnsi" w:hAnsiTheme="minorHAnsi" w:cstheme="minorHAnsi"/>
                <w:b/>
                <w:bCs/>
                <w:lang w:val="en-AU"/>
              </w:rPr>
            </w:pPr>
            <w:r w:rsidRPr="00720F8E">
              <w:rPr>
                <w:rFonts w:asciiTheme="minorHAnsi" w:hAnsiTheme="minorHAnsi" w:cstheme="minorHAnsi"/>
                <w:b/>
                <w:bCs/>
                <w:lang w:val="en-AU"/>
              </w:rPr>
              <w:t>Email (Body)</w:t>
            </w:r>
          </w:p>
        </w:tc>
        <w:tc>
          <w:tcPr>
            <w:tcW w:w="1562" w:type="dxa"/>
            <w:shd w:val="clear" w:color="auto" w:fill="BFBFBF" w:themeFill="background1" w:themeFillShade="BF"/>
            <w:tcPrChange w:id="1002" w:author="Sue Simnor (EXT Idiom)" w:date="2024-08-07T11:12:00Z" w16du:dateUtc="2024-08-07T01:12:00Z">
              <w:tcPr>
                <w:tcW w:w="1562" w:type="dxa"/>
                <w:shd w:val="clear" w:color="auto" w:fill="DDD9C3" w:themeFill="background2" w:themeFillShade="E6"/>
              </w:tcPr>
            </w:tcPrChange>
          </w:tcPr>
          <w:p w14:paraId="6ADB7107" w14:textId="77777777" w:rsidR="007D51BF" w:rsidRPr="00720F8E" w:rsidRDefault="007D51BF">
            <w:pPr>
              <w:rPr>
                <w:rFonts w:asciiTheme="minorHAnsi" w:hAnsiTheme="minorHAnsi" w:cstheme="minorHAnsi"/>
                <w:b/>
                <w:bCs/>
                <w:lang w:val="en-AU"/>
              </w:rPr>
            </w:pPr>
            <w:r w:rsidRPr="00720F8E">
              <w:rPr>
                <w:rFonts w:asciiTheme="minorHAnsi" w:hAnsiTheme="minorHAnsi" w:cstheme="minorHAnsi"/>
                <w:b/>
                <w:bCs/>
                <w:lang w:val="en-AU"/>
              </w:rPr>
              <w:t>Email as Attachment</w:t>
            </w:r>
          </w:p>
        </w:tc>
        <w:tc>
          <w:tcPr>
            <w:tcW w:w="1383" w:type="dxa"/>
            <w:shd w:val="clear" w:color="auto" w:fill="BFBFBF" w:themeFill="background1" w:themeFillShade="BF"/>
            <w:tcPrChange w:id="1003" w:author="Sue Simnor (EXT Idiom)" w:date="2024-08-07T11:12:00Z" w16du:dateUtc="2024-08-07T01:12:00Z">
              <w:tcPr>
                <w:tcW w:w="1383" w:type="dxa"/>
                <w:shd w:val="clear" w:color="auto" w:fill="DDD9C3" w:themeFill="background2" w:themeFillShade="E6"/>
              </w:tcPr>
            </w:tcPrChange>
          </w:tcPr>
          <w:p w14:paraId="34BED22F" w14:textId="7B65916F" w:rsidR="007D51BF" w:rsidRPr="00720F8E" w:rsidRDefault="007D51BF">
            <w:pPr>
              <w:rPr>
                <w:rFonts w:asciiTheme="minorHAnsi" w:hAnsiTheme="minorHAnsi" w:cstheme="minorHAnsi"/>
                <w:b/>
                <w:bCs/>
                <w:lang w:val="en-AU"/>
              </w:rPr>
            </w:pPr>
            <w:r w:rsidRPr="007D51BF">
              <w:rPr>
                <w:rFonts w:asciiTheme="minorHAnsi" w:hAnsiTheme="minorHAnsi" w:cstheme="minorHAnsi"/>
                <w:b/>
                <w:bCs/>
                <w:lang w:val="en-AU"/>
              </w:rPr>
              <w:t>Email Attachment</w:t>
            </w:r>
          </w:p>
        </w:tc>
        <w:tc>
          <w:tcPr>
            <w:tcW w:w="1163" w:type="dxa"/>
            <w:shd w:val="clear" w:color="auto" w:fill="BFBFBF" w:themeFill="background1" w:themeFillShade="BF"/>
            <w:tcPrChange w:id="1004" w:author="Sue Simnor (EXT Idiom)" w:date="2024-08-07T11:12:00Z" w16du:dateUtc="2024-08-07T01:12:00Z">
              <w:tcPr>
                <w:tcW w:w="1163" w:type="dxa"/>
                <w:shd w:val="clear" w:color="auto" w:fill="DDD9C3" w:themeFill="background2" w:themeFillShade="E6"/>
              </w:tcPr>
            </w:tcPrChange>
          </w:tcPr>
          <w:p w14:paraId="7F8C0F7A" w14:textId="5ADB93B8" w:rsidR="007D51BF" w:rsidRPr="00720F8E" w:rsidRDefault="007D51BF">
            <w:pPr>
              <w:rPr>
                <w:rFonts w:asciiTheme="minorHAnsi" w:hAnsiTheme="minorHAnsi" w:cstheme="minorHAnsi"/>
                <w:b/>
                <w:bCs/>
                <w:lang w:val="en-AU"/>
              </w:rPr>
            </w:pPr>
            <w:r w:rsidRPr="00720F8E">
              <w:rPr>
                <w:rFonts w:asciiTheme="minorHAnsi" w:hAnsiTheme="minorHAnsi" w:cstheme="minorHAnsi"/>
                <w:b/>
                <w:bCs/>
                <w:lang w:val="en-AU"/>
              </w:rPr>
              <w:t>Print</w:t>
            </w:r>
          </w:p>
        </w:tc>
        <w:tc>
          <w:tcPr>
            <w:tcW w:w="1105" w:type="dxa"/>
            <w:shd w:val="clear" w:color="auto" w:fill="BFBFBF" w:themeFill="background1" w:themeFillShade="BF"/>
            <w:tcPrChange w:id="1005" w:author="Sue Simnor (EXT Idiom)" w:date="2024-08-07T11:12:00Z" w16du:dateUtc="2024-08-07T01:12:00Z">
              <w:tcPr>
                <w:tcW w:w="1105" w:type="dxa"/>
                <w:shd w:val="clear" w:color="auto" w:fill="DDD9C3" w:themeFill="background2" w:themeFillShade="E6"/>
              </w:tcPr>
            </w:tcPrChange>
          </w:tcPr>
          <w:p w14:paraId="5415EBEE" w14:textId="61FE3434" w:rsidR="007D51BF" w:rsidRPr="00720F8E" w:rsidRDefault="007D51BF">
            <w:pPr>
              <w:rPr>
                <w:rFonts w:asciiTheme="minorHAnsi" w:hAnsiTheme="minorHAnsi" w:cstheme="minorHAnsi"/>
                <w:b/>
                <w:bCs/>
                <w:lang w:val="en-AU"/>
              </w:rPr>
            </w:pPr>
            <w:r>
              <w:rPr>
                <w:rFonts w:asciiTheme="minorHAnsi" w:hAnsiTheme="minorHAnsi" w:cstheme="minorHAnsi"/>
                <w:b/>
                <w:bCs/>
                <w:lang w:val="en-AU"/>
              </w:rPr>
              <w:t>PDF</w:t>
            </w:r>
          </w:p>
        </w:tc>
        <w:tc>
          <w:tcPr>
            <w:tcW w:w="1562" w:type="dxa"/>
            <w:shd w:val="clear" w:color="auto" w:fill="BFBFBF" w:themeFill="background1" w:themeFillShade="BF"/>
            <w:tcPrChange w:id="1006" w:author="Sue Simnor (EXT Idiom)" w:date="2024-08-07T11:12:00Z" w16du:dateUtc="2024-08-07T01:12:00Z">
              <w:tcPr>
                <w:tcW w:w="1562" w:type="dxa"/>
                <w:shd w:val="clear" w:color="auto" w:fill="DDD9C3" w:themeFill="background2" w:themeFillShade="E6"/>
              </w:tcPr>
            </w:tcPrChange>
          </w:tcPr>
          <w:p w14:paraId="3B3AB7ED" w14:textId="0B90FBBB" w:rsidR="007D51BF" w:rsidRPr="00720F8E" w:rsidRDefault="007D51BF">
            <w:pPr>
              <w:rPr>
                <w:rFonts w:asciiTheme="minorHAnsi" w:hAnsiTheme="minorHAnsi" w:cstheme="minorHAnsi"/>
                <w:b/>
                <w:bCs/>
                <w:lang w:val="en-AU"/>
              </w:rPr>
            </w:pPr>
            <w:r w:rsidRPr="00720F8E">
              <w:rPr>
                <w:rFonts w:asciiTheme="minorHAnsi" w:hAnsiTheme="minorHAnsi" w:cstheme="minorHAnsi"/>
                <w:b/>
                <w:bCs/>
                <w:lang w:val="en-AU"/>
              </w:rPr>
              <w:t>Print Attachment</w:t>
            </w:r>
          </w:p>
        </w:tc>
        <w:tc>
          <w:tcPr>
            <w:tcW w:w="1136" w:type="dxa"/>
            <w:shd w:val="clear" w:color="auto" w:fill="BFBFBF" w:themeFill="background1" w:themeFillShade="BF"/>
            <w:tcPrChange w:id="1007" w:author="Sue Simnor (EXT Idiom)" w:date="2024-08-07T11:12:00Z" w16du:dateUtc="2024-08-07T01:12:00Z">
              <w:tcPr>
                <w:tcW w:w="1136" w:type="dxa"/>
                <w:shd w:val="clear" w:color="auto" w:fill="DDD9C3" w:themeFill="background2" w:themeFillShade="E6"/>
              </w:tcPr>
            </w:tcPrChange>
          </w:tcPr>
          <w:p w14:paraId="56AEDBA2" w14:textId="77777777" w:rsidR="007D51BF" w:rsidRPr="00720F8E" w:rsidRDefault="007D51BF">
            <w:pPr>
              <w:rPr>
                <w:rFonts w:asciiTheme="minorHAnsi" w:hAnsiTheme="minorHAnsi" w:cstheme="minorHAnsi"/>
                <w:b/>
                <w:bCs/>
                <w:lang w:val="en-AU"/>
              </w:rPr>
            </w:pPr>
            <w:r w:rsidRPr="00720F8E">
              <w:rPr>
                <w:rFonts w:asciiTheme="minorHAnsi" w:hAnsiTheme="minorHAnsi" w:cstheme="minorHAnsi"/>
                <w:b/>
                <w:bCs/>
                <w:lang w:val="en-AU"/>
              </w:rPr>
              <w:t>SMS</w:t>
            </w:r>
          </w:p>
        </w:tc>
      </w:tr>
      <w:tr w:rsidR="007D51BF" w:rsidRPr="00720F8E" w14:paraId="616E5A53" w14:textId="77777777" w:rsidTr="00C1020A">
        <w:tc>
          <w:tcPr>
            <w:tcW w:w="1263" w:type="dxa"/>
            <w:vAlign w:val="center"/>
          </w:tcPr>
          <w:p w14:paraId="083CF561" w14:textId="77777777" w:rsidR="007D51BF" w:rsidRPr="00720F8E" w:rsidRDefault="007D51BF">
            <w:pPr>
              <w:jc w:val="center"/>
              <w:rPr>
                <w:rFonts w:asciiTheme="minorHAnsi" w:hAnsiTheme="minorHAnsi" w:cstheme="minorHAnsi"/>
                <w:lang w:val="en-AU"/>
              </w:rPr>
            </w:pPr>
          </w:p>
        </w:tc>
        <w:tc>
          <w:tcPr>
            <w:tcW w:w="1562" w:type="dxa"/>
            <w:vAlign w:val="center"/>
          </w:tcPr>
          <w:p w14:paraId="259E3F97" w14:textId="77777777" w:rsidR="007D51BF" w:rsidRPr="00720F8E" w:rsidRDefault="007D51BF">
            <w:pPr>
              <w:jc w:val="center"/>
              <w:rPr>
                <w:rFonts w:asciiTheme="minorHAnsi" w:hAnsiTheme="minorHAnsi" w:cstheme="minorHAnsi"/>
                <w:lang w:val="en-AU"/>
              </w:rPr>
            </w:pPr>
            <w:r w:rsidRPr="00720F8E">
              <w:rPr>
                <w:rFonts w:asciiTheme="minorHAnsi" w:hAnsiTheme="minorHAnsi" w:cstheme="minorHAnsi"/>
                <w:lang w:val="en-AU"/>
              </w:rPr>
              <w:t>x</w:t>
            </w:r>
          </w:p>
        </w:tc>
        <w:tc>
          <w:tcPr>
            <w:tcW w:w="1383" w:type="dxa"/>
          </w:tcPr>
          <w:p w14:paraId="2819B631" w14:textId="77777777" w:rsidR="007D51BF" w:rsidRPr="00720F8E" w:rsidRDefault="007D51BF">
            <w:pPr>
              <w:jc w:val="center"/>
              <w:rPr>
                <w:rFonts w:asciiTheme="minorHAnsi" w:hAnsiTheme="minorHAnsi" w:cstheme="minorHAnsi"/>
                <w:lang w:val="en-AU"/>
              </w:rPr>
            </w:pPr>
          </w:p>
        </w:tc>
        <w:tc>
          <w:tcPr>
            <w:tcW w:w="1163" w:type="dxa"/>
            <w:vAlign w:val="center"/>
          </w:tcPr>
          <w:p w14:paraId="42FA43EB" w14:textId="5E8ED1F6" w:rsidR="007D51BF" w:rsidRPr="00720F8E" w:rsidRDefault="007D51BF">
            <w:pPr>
              <w:jc w:val="center"/>
              <w:rPr>
                <w:rFonts w:asciiTheme="minorHAnsi" w:hAnsiTheme="minorHAnsi" w:cstheme="minorHAnsi"/>
                <w:lang w:val="en-AU"/>
              </w:rPr>
            </w:pPr>
            <w:r w:rsidRPr="00720F8E">
              <w:rPr>
                <w:rFonts w:asciiTheme="minorHAnsi" w:hAnsiTheme="minorHAnsi" w:cstheme="minorHAnsi"/>
                <w:lang w:val="en-AU"/>
              </w:rPr>
              <w:t>x</w:t>
            </w:r>
          </w:p>
        </w:tc>
        <w:tc>
          <w:tcPr>
            <w:tcW w:w="1105" w:type="dxa"/>
          </w:tcPr>
          <w:p w14:paraId="67E0D5C3" w14:textId="77777777" w:rsidR="007D51BF" w:rsidRPr="00720F8E" w:rsidRDefault="007D51BF">
            <w:pPr>
              <w:jc w:val="center"/>
              <w:rPr>
                <w:rFonts w:asciiTheme="minorHAnsi" w:hAnsiTheme="minorHAnsi" w:cstheme="minorHAnsi"/>
                <w:lang w:val="en-AU"/>
              </w:rPr>
            </w:pPr>
          </w:p>
        </w:tc>
        <w:tc>
          <w:tcPr>
            <w:tcW w:w="1562" w:type="dxa"/>
            <w:vAlign w:val="center"/>
          </w:tcPr>
          <w:p w14:paraId="160C73D4" w14:textId="2DBA872F" w:rsidR="007D51BF" w:rsidRPr="00720F8E" w:rsidRDefault="007D51BF">
            <w:pPr>
              <w:jc w:val="center"/>
              <w:rPr>
                <w:rFonts w:asciiTheme="minorHAnsi" w:hAnsiTheme="minorHAnsi" w:cstheme="minorHAnsi"/>
                <w:lang w:val="en-AU"/>
              </w:rPr>
            </w:pPr>
            <w:r w:rsidRPr="00720F8E">
              <w:rPr>
                <w:rFonts w:asciiTheme="minorHAnsi" w:hAnsiTheme="minorHAnsi" w:cstheme="minorHAnsi"/>
                <w:lang w:val="en-AU"/>
              </w:rPr>
              <w:t>x</w:t>
            </w:r>
          </w:p>
        </w:tc>
        <w:tc>
          <w:tcPr>
            <w:tcW w:w="1136" w:type="dxa"/>
          </w:tcPr>
          <w:p w14:paraId="76C43D3E" w14:textId="77777777" w:rsidR="007D51BF" w:rsidRPr="00720F8E" w:rsidRDefault="007D51BF">
            <w:pPr>
              <w:jc w:val="center"/>
              <w:rPr>
                <w:rFonts w:asciiTheme="minorHAnsi" w:hAnsiTheme="minorHAnsi" w:cstheme="minorHAnsi"/>
                <w:lang w:val="en-AU"/>
              </w:rPr>
            </w:pPr>
          </w:p>
        </w:tc>
      </w:tr>
    </w:tbl>
    <w:p w14:paraId="618C0415" w14:textId="77777777" w:rsidR="00600E63" w:rsidRPr="00720F8E" w:rsidRDefault="00600E63">
      <w:pPr>
        <w:pStyle w:val="Bodycopy"/>
        <w:pPrChange w:id="1008" w:author="Sue Simnor" w:date="2024-04-22T14:54:00Z">
          <w:pPr>
            <w:pStyle w:val="Heading3"/>
          </w:pPr>
        </w:pPrChange>
      </w:pPr>
    </w:p>
    <w:p w14:paraId="538582FA" w14:textId="77777777" w:rsidR="00600E63" w:rsidRPr="00720F8E" w:rsidRDefault="00600E63" w:rsidP="00044D4E">
      <w:pPr>
        <w:pStyle w:val="Heading3"/>
      </w:pPr>
      <w:bookmarkStart w:id="1009" w:name="_Toc173483697"/>
      <w:r w:rsidRPr="00720F8E">
        <w:t>Attached to</w:t>
      </w:r>
      <w:bookmarkEnd w:id="1009"/>
    </w:p>
    <w:p w14:paraId="43FE997F" w14:textId="77777777" w:rsidR="00600E63" w:rsidRPr="00720F8E" w:rsidRDefault="00600E63" w:rsidP="00600E63">
      <w:pPr>
        <w:rPr>
          <w:rFonts w:asciiTheme="minorHAnsi" w:hAnsiTheme="minorHAnsi" w:cstheme="minorHAnsi"/>
        </w:rPr>
      </w:pPr>
      <w:r w:rsidRPr="00720F8E">
        <w:rPr>
          <w:rFonts w:asciiTheme="minorHAnsi" w:hAnsiTheme="minorHAnsi" w:cstheme="minorHAnsi"/>
        </w:rPr>
        <w:t>If this is an Attachment, then please list the Publications it is used with. If this is NOT an Attachment please leave this table blank</w:t>
      </w:r>
    </w:p>
    <w:p w14:paraId="19536D76" w14:textId="77777777" w:rsidR="00600E63" w:rsidRPr="00720F8E" w:rsidRDefault="00600E63" w:rsidP="00600E63">
      <w:pPr>
        <w:rPr>
          <w:rFonts w:asciiTheme="minorHAnsi" w:hAnsiTheme="minorHAnsi" w:cstheme="minorHAnsi"/>
        </w:rPr>
      </w:pPr>
    </w:p>
    <w:tbl>
      <w:tblPr>
        <w:tblStyle w:val="TableGrid"/>
        <w:tblW w:w="9067" w:type="dxa"/>
        <w:tblLook w:val="04A0" w:firstRow="1" w:lastRow="0" w:firstColumn="1" w:lastColumn="0" w:noHBand="0" w:noVBand="1"/>
        <w:tblPrChange w:id="1010" w:author="Sue Simnor (EXT Idiom)" w:date="2024-08-07T11:12:00Z" w16du:dateUtc="2024-08-07T01:12:00Z">
          <w:tblPr>
            <w:tblStyle w:val="TableGrid"/>
            <w:tblW w:w="9067" w:type="dxa"/>
            <w:tblLook w:val="04A0" w:firstRow="1" w:lastRow="0" w:firstColumn="1" w:lastColumn="0" w:noHBand="0" w:noVBand="1"/>
          </w:tblPr>
        </w:tblPrChange>
      </w:tblPr>
      <w:tblGrid>
        <w:gridCol w:w="2689"/>
        <w:gridCol w:w="3355"/>
        <w:gridCol w:w="3023"/>
        <w:tblGridChange w:id="1011">
          <w:tblGrid>
            <w:gridCol w:w="2689"/>
            <w:gridCol w:w="333"/>
            <w:gridCol w:w="3022"/>
            <w:gridCol w:w="3023"/>
          </w:tblGrid>
        </w:tblGridChange>
      </w:tblGrid>
      <w:tr w:rsidR="00600E63" w:rsidRPr="00720F8E" w14:paraId="64CC2EEF" w14:textId="77777777" w:rsidTr="00DF60D7">
        <w:trPr>
          <w:trHeight w:val="539"/>
          <w:trPrChange w:id="1012" w:author="Sue Simnor (EXT Idiom)" w:date="2024-08-07T11:12:00Z" w16du:dateUtc="2024-08-07T01:12:00Z">
            <w:trPr>
              <w:trHeight w:val="539"/>
            </w:trPr>
          </w:trPrChange>
        </w:trPr>
        <w:tc>
          <w:tcPr>
            <w:tcW w:w="2689" w:type="dxa"/>
            <w:shd w:val="clear" w:color="auto" w:fill="BFBFBF" w:themeFill="background1" w:themeFillShade="BF"/>
            <w:tcPrChange w:id="1013" w:author="Sue Simnor (EXT Idiom)" w:date="2024-08-07T11:12:00Z" w16du:dateUtc="2024-08-07T01:12:00Z">
              <w:tcPr>
                <w:tcW w:w="3022" w:type="dxa"/>
                <w:gridSpan w:val="2"/>
                <w:shd w:val="clear" w:color="auto" w:fill="DDD9C3" w:themeFill="background2" w:themeFillShade="E6"/>
              </w:tcPr>
            </w:tcPrChange>
          </w:tcPr>
          <w:p w14:paraId="309B16EB" w14:textId="77777777" w:rsidR="00600E63" w:rsidRPr="00720F8E" w:rsidRDefault="00600E63">
            <w:pPr>
              <w:rPr>
                <w:rFonts w:asciiTheme="minorHAnsi" w:hAnsiTheme="minorHAnsi" w:cstheme="minorHAnsi"/>
                <w:b/>
                <w:bCs/>
                <w:lang w:val="en-AU"/>
              </w:rPr>
            </w:pPr>
            <w:r w:rsidRPr="00720F8E">
              <w:rPr>
                <w:rFonts w:asciiTheme="minorHAnsi" w:hAnsiTheme="minorHAnsi" w:cstheme="minorHAnsi"/>
                <w:b/>
                <w:bCs/>
                <w:lang w:val="en-AU"/>
              </w:rPr>
              <w:t>Publication Name</w:t>
            </w:r>
          </w:p>
        </w:tc>
        <w:tc>
          <w:tcPr>
            <w:tcW w:w="3355" w:type="dxa"/>
            <w:shd w:val="clear" w:color="auto" w:fill="BFBFBF" w:themeFill="background1" w:themeFillShade="BF"/>
            <w:tcPrChange w:id="1014" w:author="Sue Simnor (EXT Idiom)" w:date="2024-08-07T11:12:00Z" w16du:dateUtc="2024-08-07T01:12:00Z">
              <w:tcPr>
                <w:tcW w:w="3022" w:type="dxa"/>
                <w:shd w:val="clear" w:color="auto" w:fill="DDD9C3" w:themeFill="background2" w:themeFillShade="E6"/>
              </w:tcPr>
            </w:tcPrChange>
          </w:tcPr>
          <w:p w14:paraId="48CB010C" w14:textId="77777777" w:rsidR="00600E63" w:rsidRPr="00720F8E" w:rsidRDefault="00600E63">
            <w:pPr>
              <w:rPr>
                <w:rFonts w:asciiTheme="minorHAnsi" w:hAnsiTheme="minorHAnsi" w:cstheme="minorHAnsi"/>
                <w:b/>
                <w:bCs/>
                <w:lang w:val="en-AU"/>
              </w:rPr>
            </w:pPr>
            <w:r w:rsidRPr="00720F8E">
              <w:rPr>
                <w:rFonts w:asciiTheme="minorHAnsi" w:hAnsiTheme="minorHAnsi" w:cstheme="minorHAnsi"/>
                <w:b/>
                <w:bCs/>
                <w:lang w:val="en-AU"/>
              </w:rPr>
              <w:t>Scenario or DocSubType</w:t>
            </w:r>
          </w:p>
        </w:tc>
        <w:tc>
          <w:tcPr>
            <w:tcW w:w="3023" w:type="dxa"/>
            <w:shd w:val="clear" w:color="auto" w:fill="BFBFBF" w:themeFill="background1" w:themeFillShade="BF"/>
            <w:tcPrChange w:id="1015" w:author="Sue Simnor (EXT Idiom)" w:date="2024-08-07T11:12:00Z" w16du:dateUtc="2024-08-07T01:12:00Z">
              <w:tcPr>
                <w:tcW w:w="3023" w:type="dxa"/>
                <w:shd w:val="clear" w:color="auto" w:fill="DDD9C3" w:themeFill="background2" w:themeFillShade="E6"/>
              </w:tcPr>
            </w:tcPrChange>
          </w:tcPr>
          <w:p w14:paraId="2EF414BC" w14:textId="77777777" w:rsidR="00600E63" w:rsidRPr="00720F8E" w:rsidRDefault="00600E63">
            <w:pPr>
              <w:rPr>
                <w:rFonts w:asciiTheme="minorHAnsi" w:hAnsiTheme="minorHAnsi" w:cstheme="minorHAnsi"/>
                <w:b/>
                <w:bCs/>
                <w:lang w:val="en-AU"/>
              </w:rPr>
            </w:pPr>
            <w:r w:rsidRPr="00720F8E">
              <w:rPr>
                <w:rFonts w:asciiTheme="minorHAnsi" w:hAnsiTheme="minorHAnsi" w:cstheme="minorHAnsi"/>
                <w:b/>
                <w:bCs/>
                <w:lang w:val="en-AU"/>
              </w:rPr>
              <w:t>Mandatory or Optional</w:t>
            </w:r>
          </w:p>
        </w:tc>
      </w:tr>
      <w:tr w:rsidR="00600E63" w:rsidRPr="00720F8E" w14:paraId="54BF8767" w14:textId="77777777" w:rsidTr="00DF60D7">
        <w:tc>
          <w:tcPr>
            <w:tcW w:w="2689" w:type="dxa"/>
            <w:vAlign w:val="center"/>
            <w:tcPrChange w:id="1016" w:author="Sue Simnor (EXT Idiom)" w:date="2024-08-07T11:11:00Z" w16du:dateUtc="2024-08-07T01:11:00Z">
              <w:tcPr>
                <w:tcW w:w="3022" w:type="dxa"/>
                <w:gridSpan w:val="2"/>
                <w:vAlign w:val="center"/>
              </w:tcPr>
            </w:tcPrChange>
          </w:tcPr>
          <w:p w14:paraId="08318156" w14:textId="0C079CE3" w:rsidR="00600E63" w:rsidRPr="00720F8E" w:rsidRDefault="00A85148">
            <w:pPr>
              <w:rPr>
                <w:rFonts w:asciiTheme="minorHAnsi" w:hAnsiTheme="minorHAnsi" w:cstheme="minorHAnsi"/>
                <w:lang w:val="en-AU"/>
              </w:rPr>
              <w:pPrChange w:id="1017" w:author="Sue Simnor (EXT Idiom)" w:date="2024-08-07T11:11:00Z" w16du:dateUtc="2024-08-07T01:11:00Z">
                <w:pPr>
                  <w:jc w:val="center"/>
                </w:pPr>
              </w:pPrChange>
            </w:pPr>
            <w:r>
              <w:rPr>
                <w:rFonts w:asciiTheme="minorHAnsi" w:hAnsiTheme="minorHAnsi" w:cstheme="minorHAnsi"/>
                <w:lang w:val="en-AU"/>
              </w:rPr>
              <w:t>Policy Welcome</w:t>
            </w:r>
          </w:p>
        </w:tc>
        <w:tc>
          <w:tcPr>
            <w:tcW w:w="3355" w:type="dxa"/>
            <w:vAlign w:val="center"/>
            <w:tcPrChange w:id="1018" w:author="Sue Simnor (EXT Idiom)" w:date="2024-08-07T11:11:00Z" w16du:dateUtc="2024-08-07T01:11:00Z">
              <w:tcPr>
                <w:tcW w:w="3022" w:type="dxa"/>
                <w:vAlign w:val="center"/>
              </w:tcPr>
            </w:tcPrChange>
          </w:tcPr>
          <w:p w14:paraId="6E3B730B" w14:textId="08492C4E" w:rsidR="00600E63" w:rsidRPr="00720F8E" w:rsidRDefault="0072774A">
            <w:pPr>
              <w:rPr>
                <w:rFonts w:asciiTheme="minorHAnsi" w:hAnsiTheme="minorHAnsi" w:cstheme="minorHAnsi"/>
                <w:lang w:val="en-AU"/>
              </w:rPr>
              <w:pPrChange w:id="1019" w:author="Sue Simnor (EXT Idiom)" w:date="2024-08-07T11:11:00Z" w16du:dateUtc="2024-08-07T01:11:00Z">
                <w:pPr>
                  <w:jc w:val="center"/>
                </w:pPr>
              </w:pPrChange>
            </w:pPr>
            <w:r w:rsidRPr="0072774A">
              <w:rPr>
                <w:rFonts w:asciiTheme="minorHAnsi" w:hAnsiTheme="minorHAnsi" w:cstheme="minorHAnsi"/>
                <w:lang w:val="en-AU"/>
              </w:rPr>
              <w:t>NewBusiness</w:t>
            </w:r>
          </w:p>
        </w:tc>
        <w:tc>
          <w:tcPr>
            <w:tcW w:w="3023" w:type="dxa"/>
            <w:vAlign w:val="center"/>
            <w:tcPrChange w:id="1020" w:author="Sue Simnor (EXT Idiom)" w:date="2024-08-07T11:11:00Z" w16du:dateUtc="2024-08-07T01:11:00Z">
              <w:tcPr>
                <w:tcW w:w="3023" w:type="dxa"/>
                <w:vAlign w:val="center"/>
              </w:tcPr>
            </w:tcPrChange>
          </w:tcPr>
          <w:p w14:paraId="79B94CAD" w14:textId="46CDF93A" w:rsidR="00600E63" w:rsidRPr="00720F8E" w:rsidRDefault="0072774A">
            <w:pPr>
              <w:rPr>
                <w:rFonts w:asciiTheme="minorHAnsi" w:hAnsiTheme="minorHAnsi" w:cstheme="minorHAnsi"/>
                <w:lang w:val="en-AU"/>
              </w:rPr>
              <w:pPrChange w:id="1021" w:author="Sue Simnor (EXT Idiom)" w:date="2024-08-07T11:11:00Z" w16du:dateUtc="2024-08-07T01:11:00Z">
                <w:pPr>
                  <w:jc w:val="center"/>
                </w:pPr>
              </w:pPrChange>
            </w:pPr>
            <w:r>
              <w:rPr>
                <w:rFonts w:asciiTheme="minorHAnsi" w:hAnsiTheme="minorHAnsi" w:cstheme="minorHAnsi"/>
                <w:lang w:val="en-AU"/>
              </w:rPr>
              <w:t>Mandatory</w:t>
            </w:r>
          </w:p>
        </w:tc>
      </w:tr>
      <w:tr w:rsidR="00600E63" w:rsidRPr="00720F8E" w14:paraId="32713B66" w14:textId="77777777" w:rsidTr="00DF60D7">
        <w:tc>
          <w:tcPr>
            <w:tcW w:w="2689" w:type="dxa"/>
            <w:vAlign w:val="center"/>
            <w:tcPrChange w:id="1022" w:author="Sue Simnor (EXT Idiom)" w:date="2024-08-07T11:11:00Z" w16du:dateUtc="2024-08-07T01:11:00Z">
              <w:tcPr>
                <w:tcW w:w="3022" w:type="dxa"/>
                <w:gridSpan w:val="2"/>
                <w:vAlign w:val="center"/>
              </w:tcPr>
            </w:tcPrChange>
          </w:tcPr>
          <w:p w14:paraId="52BA4C50" w14:textId="3D8DEAF3" w:rsidR="00600E63" w:rsidRPr="00720F8E" w:rsidRDefault="00B650CB">
            <w:pPr>
              <w:rPr>
                <w:rFonts w:asciiTheme="minorHAnsi" w:hAnsiTheme="minorHAnsi" w:cstheme="minorHAnsi"/>
                <w:lang w:val="en-AU"/>
              </w:rPr>
              <w:pPrChange w:id="1023" w:author="Sue Simnor (EXT Idiom)" w:date="2024-08-07T11:11:00Z" w16du:dateUtc="2024-08-07T01:11:00Z">
                <w:pPr>
                  <w:jc w:val="center"/>
                </w:pPr>
              </w:pPrChange>
            </w:pPr>
            <w:r>
              <w:rPr>
                <w:rFonts w:asciiTheme="minorHAnsi" w:hAnsiTheme="minorHAnsi" w:cstheme="minorHAnsi"/>
                <w:lang w:val="en-AU"/>
              </w:rPr>
              <w:t>Policy Endorsement</w:t>
            </w:r>
          </w:p>
        </w:tc>
        <w:tc>
          <w:tcPr>
            <w:tcW w:w="3355" w:type="dxa"/>
            <w:vAlign w:val="center"/>
            <w:tcPrChange w:id="1024" w:author="Sue Simnor (EXT Idiom)" w:date="2024-08-07T11:11:00Z" w16du:dateUtc="2024-08-07T01:11:00Z">
              <w:tcPr>
                <w:tcW w:w="3022" w:type="dxa"/>
                <w:vAlign w:val="center"/>
              </w:tcPr>
            </w:tcPrChange>
          </w:tcPr>
          <w:p w14:paraId="500E875B" w14:textId="465107EE" w:rsidR="00600E63" w:rsidRPr="00720F8E" w:rsidRDefault="00B650CB">
            <w:pPr>
              <w:rPr>
                <w:rFonts w:asciiTheme="minorHAnsi" w:hAnsiTheme="minorHAnsi" w:cstheme="minorHAnsi"/>
                <w:lang w:val="en-AU"/>
              </w:rPr>
              <w:pPrChange w:id="1025" w:author="Sue Simnor (EXT Idiom)" w:date="2024-08-07T11:11:00Z" w16du:dateUtc="2024-08-07T01:11:00Z">
                <w:pPr>
                  <w:jc w:val="center"/>
                </w:pPr>
              </w:pPrChange>
            </w:pPr>
            <w:r w:rsidRPr="00B650CB">
              <w:rPr>
                <w:rFonts w:asciiTheme="minorHAnsi" w:hAnsiTheme="minorHAnsi" w:cstheme="minorHAnsi"/>
                <w:lang w:val="en-AU"/>
              </w:rPr>
              <w:t>Endorsement</w:t>
            </w:r>
          </w:p>
        </w:tc>
        <w:tc>
          <w:tcPr>
            <w:tcW w:w="3023" w:type="dxa"/>
            <w:vAlign w:val="center"/>
            <w:tcPrChange w:id="1026" w:author="Sue Simnor (EXT Idiom)" w:date="2024-08-07T11:11:00Z" w16du:dateUtc="2024-08-07T01:11:00Z">
              <w:tcPr>
                <w:tcW w:w="3023" w:type="dxa"/>
                <w:vAlign w:val="center"/>
              </w:tcPr>
            </w:tcPrChange>
          </w:tcPr>
          <w:p w14:paraId="586B9648" w14:textId="5A895454" w:rsidR="00600E63" w:rsidRPr="00720F8E" w:rsidRDefault="00B650CB">
            <w:pPr>
              <w:rPr>
                <w:rFonts w:asciiTheme="minorHAnsi" w:hAnsiTheme="minorHAnsi" w:cstheme="minorHAnsi"/>
                <w:lang w:val="en-AU"/>
              </w:rPr>
              <w:pPrChange w:id="1027" w:author="Sue Simnor (EXT Idiom)" w:date="2024-08-07T11:11:00Z" w16du:dateUtc="2024-08-07T01:11:00Z">
                <w:pPr>
                  <w:jc w:val="center"/>
                </w:pPr>
              </w:pPrChange>
            </w:pPr>
            <w:r>
              <w:rPr>
                <w:rFonts w:asciiTheme="minorHAnsi" w:hAnsiTheme="minorHAnsi" w:cstheme="minorHAnsi"/>
                <w:lang w:val="en-AU"/>
              </w:rPr>
              <w:t>Mandatory</w:t>
            </w:r>
          </w:p>
        </w:tc>
      </w:tr>
      <w:tr w:rsidR="00B650CB" w:rsidRPr="00720F8E" w14:paraId="19C8ABA5" w14:textId="77777777" w:rsidTr="00DF60D7">
        <w:tc>
          <w:tcPr>
            <w:tcW w:w="2689" w:type="dxa"/>
            <w:vAlign w:val="center"/>
            <w:tcPrChange w:id="1028" w:author="Sue Simnor (EXT Idiom)" w:date="2024-08-07T11:11:00Z" w16du:dateUtc="2024-08-07T01:11:00Z">
              <w:tcPr>
                <w:tcW w:w="3022" w:type="dxa"/>
                <w:gridSpan w:val="2"/>
                <w:vAlign w:val="center"/>
              </w:tcPr>
            </w:tcPrChange>
          </w:tcPr>
          <w:p w14:paraId="5AB34333" w14:textId="12BB0799" w:rsidR="00B650CB" w:rsidRDefault="00F43EDC">
            <w:pPr>
              <w:rPr>
                <w:rFonts w:asciiTheme="minorHAnsi" w:hAnsiTheme="minorHAnsi" w:cstheme="minorHAnsi"/>
                <w:lang w:val="en-AU"/>
              </w:rPr>
              <w:pPrChange w:id="1029" w:author="Sue Simnor (EXT Idiom)" w:date="2024-08-07T11:11:00Z" w16du:dateUtc="2024-08-07T01:11:00Z">
                <w:pPr>
                  <w:jc w:val="center"/>
                </w:pPr>
              </w:pPrChange>
            </w:pPr>
            <w:r>
              <w:rPr>
                <w:rFonts w:asciiTheme="minorHAnsi" w:hAnsiTheme="minorHAnsi" w:cstheme="minorHAnsi"/>
                <w:lang w:val="en-AU"/>
              </w:rPr>
              <w:t xml:space="preserve">Policy Auto </w:t>
            </w:r>
            <w:r w:rsidR="00964C55">
              <w:rPr>
                <w:rFonts w:asciiTheme="minorHAnsi" w:hAnsiTheme="minorHAnsi" w:cstheme="minorHAnsi"/>
                <w:lang w:val="en-AU"/>
              </w:rPr>
              <w:t>Renewal</w:t>
            </w:r>
          </w:p>
        </w:tc>
        <w:tc>
          <w:tcPr>
            <w:tcW w:w="3355" w:type="dxa"/>
            <w:vAlign w:val="center"/>
            <w:tcPrChange w:id="1030" w:author="Sue Simnor (EXT Idiom)" w:date="2024-08-07T11:11:00Z" w16du:dateUtc="2024-08-07T01:11:00Z">
              <w:tcPr>
                <w:tcW w:w="3022" w:type="dxa"/>
                <w:vAlign w:val="center"/>
              </w:tcPr>
            </w:tcPrChange>
          </w:tcPr>
          <w:p w14:paraId="2A25EB52" w14:textId="1A95C085" w:rsidR="00B650CB" w:rsidRPr="00B650CB" w:rsidRDefault="00964C55">
            <w:pPr>
              <w:rPr>
                <w:rFonts w:asciiTheme="minorHAnsi" w:hAnsiTheme="minorHAnsi" w:cstheme="minorHAnsi"/>
                <w:lang w:val="en-AU"/>
              </w:rPr>
              <w:pPrChange w:id="1031" w:author="Sue Simnor (EXT Idiom)" w:date="2024-08-07T11:11:00Z" w16du:dateUtc="2024-08-07T01:11:00Z">
                <w:pPr>
                  <w:jc w:val="center"/>
                </w:pPr>
              </w:pPrChange>
            </w:pPr>
            <w:r>
              <w:rPr>
                <w:rFonts w:asciiTheme="minorHAnsi" w:hAnsiTheme="minorHAnsi" w:cstheme="minorHAnsi"/>
                <w:lang w:val="en-AU"/>
              </w:rPr>
              <w:t>Renewal</w:t>
            </w:r>
          </w:p>
        </w:tc>
        <w:tc>
          <w:tcPr>
            <w:tcW w:w="3023" w:type="dxa"/>
            <w:vAlign w:val="center"/>
            <w:tcPrChange w:id="1032" w:author="Sue Simnor (EXT Idiom)" w:date="2024-08-07T11:11:00Z" w16du:dateUtc="2024-08-07T01:11:00Z">
              <w:tcPr>
                <w:tcW w:w="3023" w:type="dxa"/>
                <w:vAlign w:val="center"/>
              </w:tcPr>
            </w:tcPrChange>
          </w:tcPr>
          <w:p w14:paraId="0BC182EE" w14:textId="15E9C620" w:rsidR="00B650CB" w:rsidRDefault="00964C55">
            <w:pPr>
              <w:rPr>
                <w:rFonts w:asciiTheme="minorHAnsi" w:hAnsiTheme="minorHAnsi" w:cstheme="minorHAnsi"/>
                <w:lang w:val="en-AU"/>
              </w:rPr>
              <w:pPrChange w:id="1033" w:author="Sue Simnor (EXT Idiom)" w:date="2024-08-07T11:11:00Z" w16du:dateUtc="2024-08-07T01:11:00Z">
                <w:pPr>
                  <w:jc w:val="center"/>
                </w:pPr>
              </w:pPrChange>
            </w:pPr>
            <w:r>
              <w:rPr>
                <w:rFonts w:asciiTheme="minorHAnsi" w:hAnsiTheme="minorHAnsi" w:cstheme="minorHAnsi"/>
                <w:lang w:val="en-AU"/>
              </w:rPr>
              <w:t>Mandatory</w:t>
            </w:r>
          </w:p>
        </w:tc>
      </w:tr>
      <w:tr w:rsidR="00B650CB" w:rsidRPr="00720F8E" w14:paraId="6F805698" w14:textId="77777777" w:rsidTr="00DF60D7">
        <w:tc>
          <w:tcPr>
            <w:tcW w:w="2689" w:type="dxa"/>
            <w:vAlign w:val="center"/>
            <w:tcPrChange w:id="1034" w:author="Sue Simnor (EXT Idiom)" w:date="2024-08-07T11:11:00Z" w16du:dateUtc="2024-08-07T01:11:00Z">
              <w:tcPr>
                <w:tcW w:w="3022" w:type="dxa"/>
                <w:gridSpan w:val="2"/>
                <w:vAlign w:val="center"/>
              </w:tcPr>
            </w:tcPrChange>
          </w:tcPr>
          <w:p w14:paraId="306476C1" w14:textId="0CD47CC7" w:rsidR="00B650CB" w:rsidRDefault="00EF2524">
            <w:pPr>
              <w:rPr>
                <w:rFonts w:asciiTheme="minorHAnsi" w:hAnsiTheme="minorHAnsi" w:cstheme="minorHAnsi"/>
                <w:lang w:val="en-AU"/>
              </w:rPr>
              <w:pPrChange w:id="1035" w:author="Sue Simnor (EXT Idiom)" w:date="2024-08-07T11:11:00Z" w16du:dateUtc="2024-08-07T01:11:00Z">
                <w:pPr>
                  <w:jc w:val="center"/>
                </w:pPr>
              </w:pPrChange>
            </w:pPr>
            <w:r w:rsidRPr="00EF2524">
              <w:rPr>
                <w:rFonts w:asciiTheme="minorHAnsi" w:hAnsiTheme="minorHAnsi" w:cstheme="minorHAnsi"/>
                <w:lang w:val="en-AU"/>
              </w:rPr>
              <w:t>Renewal Offer</w:t>
            </w:r>
          </w:p>
        </w:tc>
        <w:tc>
          <w:tcPr>
            <w:tcW w:w="3355" w:type="dxa"/>
            <w:vAlign w:val="center"/>
            <w:tcPrChange w:id="1036" w:author="Sue Simnor (EXT Idiom)" w:date="2024-08-07T11:11:00Z" w16du:dateUtc="2024-08-07T01:11:00Z">
              <w:tcPr>
                <w:tcW w:w="3022" w:type="dxa"/>
                <w:vAlign w:val="center"/>
              </w:tcPr>
            </w:tcPrChange>
          </w:tcPr>
          <w:p w14:paraId="192C8921" w14:textId="71677417" w:rsidR="00B650CB" w:rsidRPr="00B650CB" w:rsidRDefault="005F37DE">
            <w:pPr>
              <w:rPr>
                <w:rFonts w:asciiTheme="minorHAnsi" w:hAnsiTheme="minorHAnsi" w:cstheme="minorHAnsi"/>
                <w:lang w:val="en-AU"/>
              </w:rPr>
              <w:pPrChange w:id="1037" w:author="Sue Simnor (EXT Idiom)" w:date="2024-08-07T11:11:00Z" w16du:dateUtc="2024-08-07T01:11:00Z">
                <w:pPr>
                  <w:jc w:val="center"/>
                </w:pPr>
              </w:pPrChange>
            </w:pPr>
            <w:r w:rsidRPr="00C502C1">
              <w:rPr>
                <w:rFonts w:asciiTheme="minorHAnsi" w:hAnsiTheme="minorHAnsi" w:cstheme="minorHAnsi"/>
                <w:lang w:val="en-AU"/>
              </w:rPr>
              <w:t>Renewal</w:t>
            </w:r>
          </w:p>
        </w:tc>
        <w:tc>
          <w:tcPr>
            <w:tcW w:w="3023" w:type="dxa"/>
            <w:vAlign w:val="center"/>
            <w:tcPrChange w:id="1038" w:author="Sue Simnor (EXT Idiom)" w:date="2024-08-07T11:11:00Z" w16du:dateUtc="2024-08-07T01:11:00Z">
              <w:tcPr>
                <w:tcW w:w="3023" w:type="dxa"/>
                <w:vAlign w:val="center"/>
              </w:tcPr>
            </w:tcPrChange>
          </w:tcPr>
          <w:p w14:paraId="5C95879C" w14:textId="3C5801A9" w:rsidR="00B650CB" w:rsidRDefault="00964C55">
            <w:pPr>
              <w:rPr>
                <w:rFonts w:asciiTheme="minorHAnsi" w:hAnsiTheme="minorHAnsi" w:cstheme="minorHAnsi"/>
                <w:lang w:val="en-AU"/>
              </w:rPr>
              <w:pPrChange w:id="1039" w:author="Sue Simnor (EXT Idiom)" w:date="2024-08-07T11:11:00Z" w16du:dateUtc="2024-08-07T01:11:00Z">
                <w:pPr>
                  <w:jc w:val="center"/>
                </w:pPr>
              </w:pPrChange>
            </w:pPr>
            <w:r>
              <w:rPr>
                <w:rFonts w:asciiTheme="minorHAnsi" w:hAnsiTheme="minorHAnsi" w:cstheme="minorHAnsi"/>
                <w:lang w:val="en-AU"/>
              </w:rPr>
              <w:t>Mandatory</w:t>
            </w:r>
          </w:p>
        </w:tc>
      </w:tr>
    </w:tbl>
    <w:p w14:paraId="3D007978" w14:textId="77777777" w:rsidR="00600E63" w:rsidRDefault="00600E63" w:rsidP="00600E63">
      <w:pPr>
        <w:rPr>
          <w:rFonts w:asciiTheme="minorHAnsi" w:hAnsiTheme="minorHAnsi" w:cstheme="minorHAnsi"/>
          <w:lang w:val="en-AU"/>
        </w:rPr>
      </w:pPr>
    </w:p>
    <w:p w14:paraId="14254E98" w14:textId="77777777" w:rsidR="000F5210" w:rsidRDefault="000F5210" w:rsidP="00600E63">
      <w:pPr>
        <w:rPr>
          <w:rFonts w:asciiTheme="minorHAnsi" w:hAnsiTheme="minorHAnsi" w:cstheme="minorHAnsi"/>
          <w:lang w:val="en-AU"/>
        </w:rPr>
      </w:pPr>
    </w:p>
    <w:p w14:paraId="0495760D" w14:textId="77777777" w:rsidR="007C1252" w:rsidRDefault="007C1252" w:rsidP="00600E63">
      <w:pPr>
        <w:rPr>
          <w:rFonts w:asciiTheme="minorHAnsi" w:hAnsiTheme="minorHAnsi" w:cstheme="minorHAnsi"/>
          <w:lang w:val="en-AU"/>
        </w:rPr>
      </w:pPr>
    </w:p>
    <w:p w14:paraId="7EF1F6EB" w14:textId="77777777" w:rsidR="007C1252" w:rsidRPr="00720F8E" w:rsidRDefault="007C1252" w:rsidP="00600E63">
      <w:pPr>
        <w:rPr>
          <w:rFonts w:asciiTheme="minorHAnsi" w:hAnsiTheme="minorHAnsi" w:cstheme="minorHAnsi"/>
          <w:lang w:val="en-AU"/>
        </w:rPr>
      </w:pPr>
    </w:p>
    <w:p w14:paraId="5640BA06" w14:textId="77777777" w:rsidR="00600E63" w:rsidRPr="00720F8E" w:rsidRDefault="00600E63" w:rsidP="00044D4E">
      <w:pPr>
        <w:pStyle w:val="Heading3"/>
      </w:pPr>
      <w:bookmarkStart w:id="1040" w:name="_Toc119396301"/>
      <w:bookmarkStart w:id="1041" w:name="_Toc122589897"/>
      <w:bookmarkStart w:id="1042" w:name="_Toc173483698"/>
      <w:r w:rsidRPr="00720F8E">
        <w:lastRenderedPageBreak/>
        <w:t>Products</w:t>
      </w:r>
      <w:bookmarkEnd w:id="1040"/>
      <w:bookmarkEnd w:id="1041"/>
      <w:bookmarkEnd w:id="1042"/>
    </w:p>
    <w:p w14:paraId="0C2D5252" w14:textId="77777777" w:rsidR="00600E63" w:rsidRPr="00720F8E" w:rsidRDefault="00600E63" w:rsidP="00600E63">
      <w:pPr>
        <w:rPr>
          <w:rFonts w:asciiTheme="minorHAnsi" w:hAnsiTheme="minorHAnsi" w:cstheme="minorHAnsi"/>
        </w:rPr>
      </w:pPr>
      <w:r w:rsidRPr="00720F8E">
        <w:rPr>
          <w:rFonts w:asciiTheme="minorHAnsi" w:hAnsiTheme="minorHAnsi" w:cstheme="minorHAnsi"/>
        </w:rPr>
        <w:t>Applicable for the following products:</w:t>
      </w:r>
    </w:p>
    <w:p w14:paraId="41BBDAF9" w14:textId="77777777" w:rsidR="00600E63" w:rsidRPr="00720F8E" w:rsidRDefault="00600E63" w:rsidP="00600E63">
      <w:pPr>
        <w:rPr>
          <w:rFonts w:asciiTheme="minorHAnsi" w:hAnsiTheme="minorHAnsi" w:cstheme="minorHAnsi"/>
        </w:rPr>
      </w:pPr>
    </w:p>
    <w:tbl>
      <w:tblPr>
        <w:tblStyle w:val="TableGrid"/>
        <w:tblW w:w="0" w:type="auto"/>
        <w:tblLook w:val="04A0" w:firstRow="1" w:lastRow="0" w:firstColumn="1" w:lastColumn="0" w:noHBand="0" w:noVBand="1"/>
        <w:tblPrChange w:id="1043" w:author="Sue Simnor (EXT Idiom)" w:date="2024-08-07T11:11:00Z" w16du:dateUtc="2024-08-07T01:11:00Z">
          <w:tblPr>
            <w:tblStyle w:val="TableGrid"/>
            <w:tblW w:w="0" w:type="auto"/>
            <w:tblLook w:val="04A0" w:firstRow="1" w:lastRow="0" w:firstColumn="1" w:lastColumn="0" w:noHBand="0" w:noVBand="1"/>
          </w:tblPr>
        </w:tblPrChange>
      </w:tblPr>
      <w:tblGrid>
        <w:gridCol w:w="3018"/>
        <w:gridCol w:w="3018"/>
        <w:gridCol w:w="3018"/>
        <w:tblGridChange w:id="1044">
          <w:tblGrid>
            <w:gridCol w:w="3018"/>
            <w:gridCol w:w="3018"/>
            <w:gridCol w:w="3018"/>
          </w:tblGrid>
        </w:tblGridChange>
      </w:tblGrid>
      <w:tr w:rsidR="00600E63" w:rsidRPr="00720F8E" w14:paraId="118B9B43" w14:textId="77777777" w:rsidTr="00DF60D7">
        <w:tc>
          <w:tcPr>
            <w:tcW w:w="3018" w:type="dxa"/>
            <w:shd w:val="clear" w:color="auto" w:fill="BFBFBF" w:themeFill="background1" w:themeFillShade="BF"/>
            <w:tcPrChange w:id="1045" w:author="Sue Simnor (EXT Idiom)" w:date="2024-08-07T11:11:00Z" w16du:dateUtc="2024-08-07T01:11:00Z">
              <w:tcPr>
                <w:tcW w:w="3018" w:type="dxa"/>
                <w:shd w:val="clear" w:color="auto" w:fill="DDD9C3" w:themeFill="background2" w:themeFillShade="E6"/>
              </w:tcPr>
            </w:tcPrChange>
          </w:tcPr>
          <w:p w14:paraId="5ECC4B5C" w14:textId="77777777" w:rsidR="00600E63" w:rsidRPr="00720F8E" w:rsidRDefault="00600E63" w:rsidP="00C1020A">
            <w:pPr>
              <w:jc w:val="center"/>
              <w:rPr>
                <w:rFonts w:asciiTheme="minorHAnsi" w:hAnsiTheme="minorHAnsi" w:cstheme="minorHAnsi"/>
                <w:b/>
                <w:bCs/>
                <w:lang w:val="en-AU"/>
              </w:rPr>
            </w:pPr>
            <w:r w:rsidRPr="00720F8E">
              <w:rPr>
                <w:rFonts w:asciiTheme="minorHAnsi" w:hAnsiTheme="minorHAnsi" w:cstheme="minorHAnsi"/>
                <w:b/>
                <w:bCs/>
                <w:lang w:val="en-AU"/>
              </w:rPr>
              <w:t>Motor</w:t>
            </w:r>
          </w:p>
        </w:tc>
        <w:tc>
          <w:tcPr>
            <w:tcW w:w="3018" w:type="dxa"/>
            <w:shd w:val="clear" w:color="auto" w:fill="BFBFBF" w:themeFill="background1" w:themeFillShade="BF"/>
            <w:tcPrChange w:id="1046" w:author="Sue Simnor (EXT Idiom)" w:date="2024-08-07T11:11:00Z" w16du:dateUtc="2024-08-07T01:11:00Z">
              <w:tcPr>
                <w:tcW w:w="3018" w:type="dxa"/>
                <w:shd w:val="clear" w:color="auto" w:fill="DDD9C3" w:themeFill="background2" w:themeFillShade="E6"/>
              </w:tcPr>
            </w:tcPrChange>
          </w:tcPr>
          <w:p w14:paraId="5E73FE82" w14:textId="77777777" w:rsidR="00600E63" w:rsidRPr="00720F8E" w:rsidRDefault="00600E63" w:rsidP="00C1020A">
            <w:pPr>
              <w:jc w:val="center"/>
              <w:rPr>
                <w:rFonts w:asciiTheme="minorHAnsi" w:hAnsiTheme="minorHAnsi" w:cstheme="minorHAnsi"/>
                <w:b/>
                <w:bCs/>
                <w:lang w:val="en-AU"/>
              </w:rPr>
            </w:pPr>
            <w:r w:rsidRPr="00720F8E">
              <w:rPr>
                <w:rFonts w:asciiTheme="minorHAnsi" w:hAnsiTheme="minorHAnsi" w:cstheme="minorHAnsi"/>
                <w:b/>
                <w:bCs/>
                <w:lang w:val="en-AU"/>
              </w:rPr>
              <w:t>Home</w:t>
            </w:r>
          </w:p>
        </w:tc>
        <w:tc>
          <w:tcPr>
            <w:tcW w:w="3018" w:type="dxa"/>
            <w:shd w:val="clear" w:color="auto" w:fill="BFBFBF" w:themeFill="background1" w:themeFillShade="BF"/>
            <w:tcPrChange w:id="1047" w:author="Sue Simnor (EXT Idiom)" w:date="2024-08-07T11:11:00Z" w16du:dateUtc="2024-08-07T01:11:00Z">
              <w:tcPr>
                <w:tcW w:w="3018" w:type="dxa"/>
                <w:shd w:val="clear" w:color="auto" w:fill="DDD9C3" w:themeFill="background2" w:themeFillShade="E6"/>
              </w:tcPr>
            </w:tcPrChange>
          </w:tcPr>
          <w:p w14:paraId="22F7A542" w14:textId="68733591" w:rsidR="00600E63" w:rsidRPr="00720F8E" w:rsidRDefault="00600E63" w:rsidP="00C1020A">
            <w:pPr>
              <w:jc w:val="center"/>
              <w:rPr>
                <w:rFonts w:asciiTheme="minorHAnsi" w:hAnsiTheme="minorHAnsi" w:cstheme="minorHAnsi"/>
                <w:b/>
                <w:bCs/>
                <w:lang w:val="en-AU"/>
              </w:rPr>
            </w:pPr>
            <w:r w:rsidRPr="00720F8E">
              <w:rPr>
                <w:rFonts w:asciiTheme="minorHAnsi" w:hAnsiTheme="minorHAnsi" w:cstheme="minorHAnsi"/>
                <w:b/>
                <w:bCs/>
                <w:lang w:val="en-AU"/>
              </w:rPr>
              <w:t>Landlord</w:t>
            </w:r>
          </w:p>
        </w:tc>
      </w:tr>
      <w:tr w:rsidR="00600E63" w:rsidRPr="00720F8E" w14:paraId="3F588B05" w14:textId="77777777">
        <w:tc>
          <w:tcPr>
            <w:tcW w:w="3018" w:type="dxa"/>
          </w:tcPr>
          <w:p w14:paraId="33D01B5A" w14:textId="335CE9C3" w:rsidR="00600E63" w:rsidRPr="00720F8E" w:rsidRDefault="00600E63" w:rsidP="00E02B28">
            <w:pPr>
              <w:jc w:val="center"/>
              <w:rPr>
                <w:rFonts w:asciiTheme="minorHAnsi" w:hAnsiTheme="minorHAnsi" w:cstheme="minorHAnsi"/>
                <w:lang w:val="en-AU"/>
              </w:rPr>
            </w:pPr>
            <w:r w:rsidRPr="00720F8E">
              <w:rPr>
                <w:rFonts w:asciiTheme="minorHAnsi" w:hAnsiTheme="minorHAnsi" w:cstheme="minorHAnsi"/>
                <w:lang w:val="en-AU"/>
              </w:rPr>
              <w:t>x</w:t>
            </w:r>
          </w:p>
        </w:tc>
        <w:tc>
          <w:tcPr>
            <w:tcW w:w="3018" w:type="dxa"/>
          </w:tcPr>
          <w:p w14:paraId="51B62682" w14:textId="06BED2F8" w:rsidR="00600E63" w:rsidRPr="00720F8E" w:rsidRDefault="00600E63" w:rsidP="00E02B28">
            <w:pPr>
              <w:jc w:val="center"/>
              <w:rPr>
                <w:rFonts w:asciiTheme="minorHAnsi" w:hAnsiTheme="minorHAnsi" w:cstheme="minorHAnsi"/>
                <w:lang w:val="en-AU"/>
              </w:rPr>
            </w:pPr>
            <w:r w:rsidRPr="00720F8E">
              <w:rPr>
                <w:rFonts w:asciiTheme="minorHAnsi" w:hAnsiTheme="minorHAnsi" w:cstheme="minorHAnsi"/>
                <w:lang w:val="en-AU"/>
              </w:rPr>
              <w:t>x</w:t>
            </w:r>
          </w:p>
        </w:tc>
        <w:tc>
          <w:tcPr>
            <w:tcW w:w="3018" w:type="dxa"/>
          </w:tcPr>
          <w:p w14:paraId="53F028C2" w14:textId="1DB3E184" w:rsidR="00600E63" w:rsidRPr="00720F8E" w:rsidRDefault="00600E63" w:rsidP="00E02B28">
            <w:pPr>
              <w:jc w:val="center"/>
              <w:rPr>
                <w:rFonts w:asciiTheme="minorHAnsi" w:hAnsiTheme="minorHAnsi" w:cstheme="minorHAnsi"/>
                <w:lang w:val="en-AU"/>
              </w:rPr>
            </w:pPr>
            <w:r w:rsidRPr="00720F8E">
              <w:rPr>
                <w:rFonts w:asciiTheme="minorHAnsi" w:hAnsiTheme="minorHAnsi" w:cstheme="minorHAnsi"/>
                <w:lang w:val="en-AU"/>
              </w:rPr>
              <w:t>x</w:t>
            </w:r>
          </w:p>
        </w:tc>
      </w:tr>
    </w:tbl>
    <w:p w14:paraId="4AAA79C0" w14:textId="77777777" w:rsidR="00600E63" w:rsidRPr="00720F8E" w:rsidRDefault="00600E63" w:rsidP="00600E63">
      <w:pPr>
        <w:rPr>
          <w:rFonts w:asciiTheme="minorHAnsi" w:hAnsiTheme="minorHAnsi" w:cstheme="minorHAnsi"/>
        </w:rPr>
      </w:pPr>
    </w:p>
    <w:p w14:paraId="6E70A1AA" w14:textId="77777777" w:rsidR="00600E63" w:rsidRPr="00720F8E" w:rsidRDefault="00600E63" w:rsidP="00600E63">
      <w:pPr>
        <w:pStyle w:val="Heading2"/>
        <w:rPr>
          <w:rFonts w:asciiTheme="minorHAnsi" w:hAnsiTheme="minorHAnsi" w:cstheme="minorHAnsi"/>
        </w:rPr>
      </w:pPr>
      <w:bookmarkStart w:id="1048" w:name="_Toc173483699"/>
      <w:r w:rsidRPr="00720F8E">
        <w:rPr>
          <w:rFonts w:asciiTheme="minorHAnsi" w:hAnsiTheme="minorHAnsi" w:cstheme="minorHAnsi"/>
        </w:rPr>
        <w:t>Audience</w:t>
      </w:r>
      <w:bookmarkEnd w:id="1048"/>
    </w:p>
    <w:p w14:paraId="71F6E86C" w14:textId="77777777" w:rsidR="00600E63" w:rsidRPr="00720F8E" w:rsidRDefault="00600E63" w:rsidP="00600E63">
      <w:pPr>
        <w:rPr>
          <w:rFonts w:asciiTheme="minorHAnsi" w:hAnsiTheme="minorHAnsi" w:cstheme="minorHAnsi"/>
        </w:rPr>
      </w:pPr>
      <w:r w:rsidRPr="00720F8E">
        <w:rPr>
          <w:rFonts w:asciiTheme="minorHAnsi" w:hAnsiTheme="minorHAnsi" w:cstheme="minorHAnsi"/>
        </w:rPr>
        <w:t>This document will be used by:</w:t>
      </w:r>
    </w:p>
    <w:p w14:paraId="283F6634" w14:textId="77777777" w:rsidR="00600E63" w:rsidRPr="00720F8E" w:rsidRDefault="00600E63" w:rsidP="00600E63">
      <w:pPr>
        <w:pStyle w:val="ListBullet"/>
        <w:numPr>
          <w:ilvl w:val="0"/>
          <w:numId w:val="7"/>
        </w:numPr>
        <w:rPr>
          <w:rFonts w:asciiTheme="minorHAnsi" w:hAnsiTheme="minorHAnsi" w:cstheme="minorHAnsi"/>
        </w:rPr>
      </w:pPr>
      <w:r w:rsidRPr="00720F8E">
        <w:rPr>
          <w:rFonts w:asciiTheme="minorHAnsi" w:hAnsiTheme="minorHAnsi" w:cstheme="minorHAnsi"/>
        </w:rPr>
        <w:t>Direct business to validate that the requirements have been accurately detailed.</w:t>
      </w:r>
    </w:p>
    <w:p w14:paraId="2340B32E" w14:textId="77777777" w:rsidR="00600E63" w:rsidRPr="00720F8E" w:rsidRDefault="00600E63" w:rsidP="00600E63">
      <w:pPr>
        <w:pStyle w:val="ListBullet"/>
        <w:numPr>
          <w:ilvl w:val="0"/>
          <w:numId w:val="7"/>
        </w:numPr>
        <w:rPr>
          <w:rFonts w:asciiTheme="minorHAnsi" w:hAnsiTheme="minorHAnsi" w:cstheme="minorHAnsi"/>
        </w:rPr>
      </w:pPr>
      <w:r w:rsidRPr="00720F8E">
        <w:rPr>
          <w:rFonts w:asciiTheme="minorHAnsi" w:hAnsiTheme="minorHAnsi" w:cstheme="minorHAnsi"/>
        </w:rPr>
        <w:t>Development Team for designing and developing the preferred solution.</w:t>
      </w:r>
    </w:p>
    <w:p w14:paraId="5DC06C0A" w14:textId="781338A1" w:rsidR="00600E63" w:rsidRDefault="00600E63" w:rsidP="00E02B28">
      <w:pPr>
        <w:pStyle w:val="ListBullet"/>
        <w:numPr>
          <w:ilvl w:val="0"/>
          <w:numId w:val="7"/>
        </w:numPr>
        <w:rPr>
          <w:rFonts w:asciiTheme="minorHAnsi" w:hAnsiTheme="minorHAnsi" w:cstheme="minorHAnsi"/>
        </w:rPr>
      </w:pPr>
      <w:r w:rsidRPr="00720F8E">
        <w:rPr>
          <w:rFonts w:asciiTheme="minorHAnsi" w:hAnsiTheme="minorHAnsi" w:cstheme="minorHAnsi"/>
        </w:rPr>
        <w:t>User Acceptance test team for testing the delivered solution and determining whether it adequately satisfies all agreed requirements</w:t>
      </w:r>
      <w:bookmarkStart w:id="1049" w:name="_Toc119396303"/>
    </w:p>
    <w:p w14:paraId="229AFE33" w14:textId="77777777" w:rsidR="007C1252" w:rsidRPr="00720F8E" w:rsidRDefault="007C1252" w:rsidP="00C1020A">
      <w:pPr>
        <w:pStyle w:val="ListBullet"/>
        <w:numPr>
          <w:ilvl w:val="0"/>
          <w:numId w:val="0"/>
        </w:numPr>
        <w:ind w:left="720"/>
        <w:rPr>
          <w:rFonts w:asciiTheme="minorHAnsi" w:hAnsiTheme="minorHAnsi" w:cstheme="minorHAnsi"/>
        </w:rPr>
      </w:pPr>
    </w:p>
    <w:p w14:paraId="39FDB278" w14:textId="77777777" w:rsidR="00600E63" w:rsidRPr="00720F8E" w:rsidRDefault="00600E63" w:rsidP="00600E63">
      <w:pPr>
        <w:pStyle w:val="Heading2"/>
        <w:rPr>
          <w:rFonts w:asciiTheme="minorHAnsi" w:hAnsiTheme="minorHAnsi" w:cstheme="minorHAnsi"/>
        </w:rPr>
      </w:pPr>
      <w:bookmarkStart w:id="1050" w:name="_Toc122589899"/>
      <w:bookmarkStart w:id="1051" w:name="_Toc173483700"/>
      <w:r w:rsidRPr="00720F8E">
        <w:rPr>
          <w:rFonts w:asciiTheme="minorHAnsi" w:hAnsiTheme="minorHAnsi" w:cstheme="minorHAnsi"/>
        </w:rPr>
        <w:t>Assumptions</w:t>
      </w:r>
      <w:bookmarkEnd w:id="1049"/>
      <w:bookmarkEnd w:id="1050"/>
      <w:bookmarkEnd w:id="1051"/>
    </w:p>
    <w:p w14:paraId="54B48294" w14:textId="77777777" w:rsidR="00600E63" w:rsidRPr="00720F8E" w:rsidRDefault="00600E63" w:rsidP="00600E63">
      <w:pPr>
        <w:rPr>
          <w:rFonts w:asciiTheme="minorHAnsi" w:hAnsiTheme="minorHAnsi" w:cstheme="minorHAnsi"/>
        </w:rPr>
      </w:pPr>
      <w:r w:rsidRPr="00720F8E">
        <w:rPr>
          <w:rFonts w:asciiTheme="minorHAnsi" w:hAnsiTheme="minorHAnsi" w:cstheme="minorHAnsi"/>
        </w:rPr>
        <w:t>The following assumptions have been made:</w:t>
      </w:r>
    </w:p>
    <w:p w14:paraId="2C025191" w14:textId="247B880C" w:rsidR="00600E63" w:rsidRPr="00720F8E" w:rsidRDefault="7A8ABEAA" w:rsidP="78CABE0F">
      <w:pPr>
        <w:pStyle w:val="ListParagraph"/>
        <w:numPr>
          <w:ilvl w:val="0"/>
          <w:numId w:val="13"/>
        </w:numPr>
      </w:pPr>
      <w:r>
        <w:t>All text fields that exceed the designated space on the line on which they initially appear, should wrap to second and subsequent line(s)</w:t>
      </w:r>
    </w:p>
    <w:p w14:paraId="6FFFED6E" w14:textId="77777777" w:rsidR="00600E63" w:rsidRPr="00720F8E" w:rsidRDefault="00600E63" w:rsidP="00600E63">
      <w:pPr>
        <w:pStyle w:val="ListParagraph"/>
        <w:numPr>
          <w:ilvl w:val="0"/>
          <w:numId w:val="13"/>
        </w:numPr>
        <w:rPr>
          <w:rFonts w:cstheme="minorHAnsi"/>
        </w:rPr>
      </w:pPr>
      <w:r w:rsidRPr="00720F8E">
        <w:rPr>
          <w:rFonts w:cstheme="minorHAnsi"/>
        </w:rPr>
        <w:t>Table rows should not be split unless specified</w:t>
      </w:r>
    </w:p>
    <w:p w14:paraId="48449949" w14:textId="77777777" w:rsidR="00600E63" w:rsidRPr="00720F8E" w:rsidRDefault="00600E63" w:rsidP="00600E63">
      <w:pPr>
        <w:pStyle w:val="Heading2"/>
        <w:rPr>
          <w:rFonts w:asciiTheme="minorHAnsi" w:hAnsiTheme="minorHAnsi" w:cstheme="minorHAnsi"/>
        </w:rPr>
      </w:pPr>
      <w:bookmarkStart w:id="1052" w:name="_Toc122589900"/>
      <w:bookmarkStart w:id="1053" w:name="_Toc173483701"/>
      <w:r w:rsidRPr="00720F8E">
        <w:rPr>
          <w:rFonts w:asciiTheme="minorHAnsi" w:hAnsiTheme="minorHAnsi" w:cstheme="minorHAnsi"/>
        </w:rPr>
        <w:t>Document Dependencies</w:t>
      </w:r>
      <w:bookmarkEnd w:id="1052"/>
      <w:bookmarkEnd w:id="1053"/>
      <w:r w:rsidRPr="00720F8E">
        <w:rPr>
          <w:rFonts w:asciiTheme="minorHAnsi" w:hAnsiTheme="minorHAnsi" w:cstheme="minorHAnsi"/>
        </w:rPr>
        <w:t xml:space="preserve"> </w:t>
      </w:r>
    </w:p>
    <w:p w14:paraId="0AB956F8" w14:textId="326BFB3F" w:rsidR="00600E63" w:rsidRPr="00720F8E" w:rsidRDefault="00600E63" w:rsidP="00600E63">
      <w:pPr>
        <w:rPr>
          <w:rFonts w:asciiTheme="minorHAnsi" w:hAnsiTheme="minorHAnsi" w:cstheme="minorHAnsi"/>
        </w:rPr>
      </w:pPr>
      <w:r w:rsidRPr="00720F8E">
        <w:rPr>
          <w:rFonts w:asciiTheme="minorHAnsi" w:hAnsiTheme="minorHAnsi" w:cstheme="minorHAnsi"/>
        </w:rPr>
        <w:t>This document depends on the following documents and therefore they must be read in conjunction with this document</w:t>
      </w:r>
      <w:r w:rsidR="007C1252">
        <w:rPr>
          <w:rFonts w:asciiTheme="minorHAnsi" w:hAnsiTheme="minorHAnsi" w:cstheme="minorHAnsi"/>
        </w:rPr>
        <w:t>.</w:t>
      </w:r>
    </w:p>
    <w:p w14:paraId="034A2C95" w14:textId="77777777" w:rsidR="00600E63" w:rsidRPr="00720F8E" w:rsidRDefault="00600E63" w:rsidP="00600E63">
      <w:pPr>
        <w:rPr>
          <w:rFonts w:asciiTheme="minorHAnsi" w:hAnsiTheme="minorHAnsi" w:cstheme="minorHAnsi"/>
        </w:rPr>
      </w:pPr>
    </w:p>
    <w:tbl>
      <w:tblPr>
        <w:tblStyle w:val="TableGrid"/>
        <w:tblW w:w="0" w:type="auto"/>
        <w:tblLook w:val="04A0" w:firstRow="1" w:lastRow="0" w:firstColumn="1" w:lastColumn="0" w:noHBand="0" w:noVBand="1"/>
        <w:tblPrChange w:id="1054" w:author="Sue Simnor (EXT Idiom)" w:date="2024-08-07T11:12:00Z" w16du:dateUtc="2024-08-07T01:12:00Z">
          <w:tblPr>
            <w:tblStyle w:val="TableGrid"/>
            <w:tblW w:w="0" w:type="auto"/>
            <w:tblLook w:val="04A0" w:firstRow="1" w:lastRow="0" w:firstColumn="1" w:lastColumn="0" w:noHBand="0" w:noVBand="1"/>
          </w:tblPr>
        </w:tblPrChange>
      </w:tblPr>
      <w:tblGrid>
        <w:gridCol w:w="2547"/>
        <w:gridCol w:w="3493"/>
        <w:gridCol w:w="3020"/>
        <w:tblGridChange w:id="1055">
          <w:tblGrid>
            <w:gridCol w:w="2547"/>
            <w:gridCol w:w="3493"/>
            <w:gridCol w:w="3020"/>
          </w:tblGrid>
        </w:tblGridChange>
      </w:tblGrid>
      <w:tr w:rsidR="00600E63" w:rsidRPr="00720F8E" w14:paraId="703DFFF3" w14:textId="77777777" w:rsidTr="00DF60D7">
        <w:tc>
          <w:tcPr>
            <w:tcW w:w="2547" w:type="dxa"/>
            <w:shd w:val="clear" w:color="auto" w:fill="BFBFBF" w:themeFill="background1" w:themeFillShade="BF"/>
            <w:tcPrChange w:id="1056" w:author="Sue Simnor (EXT Idiom)" w:date="2024-08-07T11:12:00Z" w16du:dateUtc="2024-08-07T01:12:00Z">
              <w:tcPr>
                <w:tcW w:w="2547" w:type="dxa"/>
                <w:shd w:val="clear" w:color="auto" w:fill="DDD9C3" w:themeFill="background2" w:themeFillShade="E6"/>
              </w:tcPr>
            </w:tcPrChange>
          </w:tcPr>
          <w:p w14:paraId="4F9D045A" w14:textId="77777777" w:rsidR="00600E63" w:rsidRPr="00720F8E" w:rsidRDefault="00600E63">
            <w:pPr>
              <w:ind w:left="30"/>
              <w:rPr>
                <w:rFonts w:asciiTheme="minorHAnsi" w:hAnsiTheme="minorHAnsi" w:cstheme="minorHAnsi"/>
                <w:b/>
                <w:bCs/>
              </w:rPr>
            </w:pPr>
            <w:r w:rsidRPr="00720F8E">
              <w:rPr>
                <w:rFonts w:asciiTheme="minorHAnsi" w:hAnsiTheme="minorHAnsi" w:cstheme="minorHAnsi"/>
                <w:b/>
                <w:bCs/>
              </w:rPr>
              <w:t>Document</w:t>
            </w:r>
          </w:p>
        </w:tc>
        <w:tc>
          <w:tcPr>
            <w:tcW w:w="3493" w:type="dxa"/>
            <w:shd w:val="clear" w:color="auto" w:fill="BFBFBF" w:themeFill="background1" w:themeFillShade="BF"/>
            <w:tcPrChange w:id="1057" w:author="Sue Simnor (EXT Idiom)" w:date="2024-08-07T11:12:00Z" w16du:dateUtc="2024-08-07T01:12:00Z">
              <w:tcPr>
                <w:tcW w:w="3493" w:type="dxa"/>
                <w:shd w:val="clear" w:color="auto" w:fill="DDD9C3" w:themeFill="background2" w:themeFillShade="E6"/>
              </w:tcPr>
            </w:tcPrChange>
          </w:tcPr>
          <w:p w14:paraId="55BCE1B0" w14:textId="77777777" w:rsidR="00600E63" w:rsidRPr="00720F8E" w:rsidRDefault="00600E63">
            <w:pPr>
              <w:ind w:left="38"/>
              <w:rPr>
                <w:rFonts w:asciiTheme="minorHAnsi" w:hAnsiTheme="minorHAnsi" w:cstheme="minorHAnsi"/>
                <w:b/>
                <w:bCs/>
              </w:rPr>
            </w:pPr>
            <w:r w:rsidRPr="00720F8E">
              <w:rPr>
                <w:rFonts w:asciiTheme="minorHAnsi" w:hAnsiTheme="minorHAnsi" w:cstheme="minorHAnsi"/>
                <w:b/>
                <w:bCs/>
              </w:rPr>
              <w:t>Purpose</w:t>
            </w:r>
          </w:p>
        </w:tc>
        <w:tc>
          <w:tcPr>
            <w:tcW w:w="3020" w:type="dxa"/>
            <w:shd w:val="clear" w:color="auto" w:fill="BFBFBF" w:themeFill="background1" w:themeFillShade="BF"/>
            <w:tcPrChange w:id="1058" w:author="Sue Simnor (EXT Idiom)" w:date="2024-08-07T11:12:00Z" w16du:dateUtc="2024-08-07T01:12:00Z">
              <w:tcPr>
                <w:tcW w:w="3020" w:type="dxa"/>
                <w:shd w:val="clear" w:color="auto" w:fill="DDD9C3" w:themeFill="background2" w:themeFillShade="E6"/>
              </w:tcPr>
            </w:tcPrChange>
          </w:tcPr>
          <w:p w14:paraId="4A2B0A7B" w14:textId="4A155752" w:rsidR="00600E63" w:rsidRPr="00720F8E" w:rsidRDefault="00DF60D7">
            <w:pPr>
              <w:rPr>
                <w:rFonts w:asciiTheme="minorHAnsi" w:hAnsiTheme="minorHAnsi" w:cstheme="minorHAnsi"/>
                <w:b/>
                <w:bCs/>
              </w:rPr>
            </w:pPr>
            <w:r>
              <w:rPr>
                <w:rFonts w:asciiTheme="minorHAnsi" w:hAnsiTheme="minorHAnsi" w:cstheme="minorHAnsi"/>
                <w:b/>
                <w:bCs/>
              </w:rPr>
              <w:t>C</w:t>
            </w:r>
            <w:r w:rsidRPr="00DF60D7">
              <w:rPr>
                <w:rFonts w:asciiTheme="minorHAnsi" w:hAnsiTheme="minorHAnsi" w:cstheme="minorHAnsi"/>
                <w:b/>
                <w:bCs/>
                <w:rPrChange w:id="1059" w:author="Sue Simnor (EXT Idiom)" w:date="2024-08-07T11:12:00Z" w16du:dateUtc="2024-08-07T01:12:00Z">
                  <w:rPr>
                    <w:rFonts w:cstheme="minorHAnsi"/>
                    <w:b/>
                    <w:bCs/>
                  </w:rPr>
                </w:rPrChange>
              </w:rPr>
              <w:t>omments</w:t>
            </w:r>
          </w:p>
        </w:tc>
      </w:tr>
      <w:tr w:rsidR="00600E63" w:rsidRPr="00720F8E" w14:paraId="6DC54F49" w14:textId="77777777">
        <w:tc>
          <w:tcPr>
            <w:tcW w:w="2547" w:type="dxa"/>
          </w:tcPr>
          <w:p w14:paraId="1591035E" w14:textId="77777777" w:rsidR="00600E63" w:rsidRPr="00720F8E" w:rsidRDefault="00600E63">
            <w:pPr>
              <w:ind w:left="30"/>
              <w:rPr>
                <w:rFonts w:asciiTheme="minorHAnsi" w:hAnsiTheme="minorHAnsi" w:cstheme="minorHAnsi"/>
              </w:rPr>
            </w:pPr>
            <w:r w:rsidRPr="00720F8E">
              <w:rPr>
                <w:rFonts w:asciiTheme="minorHAnsi" w:hAnsiTheme="minorHAnsi" w:cstheme="minorHAnsi"/>
              </w:rPr>
              <w:t>Global Decode Sheet</w:t>
            </w:r>
          </w:p>
          <w:p w14:paraId="773AEAD0" w14:textId="77777777" w:rsidR="00600E63" w:rsidRPr="00720F8E" w:rsidRDefault="00600E63">
            <w:pPr>
              <w:rPr>
                <w:rFonts w:asciiTheme="minorHAnsi" w:hAnsiTheme="minorHAnsi" w:cstheme="minorHAnsi"/>
              </w:rPr>
            </w:pPr>
          </w:p>
        </w:tc>
        <w:tc>
          <w:tcPr>
            <w:tcW w:w="3493" w:type="dxa"/>
          </w:tcPr>
          <w:p w14:paraId="2A4F1A36" w14:textId="77777777" w:rsidR="00600E63" w:rsidRPr="00720F8E" w:rsidRDefault="00600E63">
            <w:pPr>
              <w:rPr>
                <w:rFonts w:asciiTheme="minorHAnsi" w:hAnsiTheme="minorHAnsi" w:cstheme="minorHAnsi"/>
              </w:rPr>
            </w:pPr>
            <w:r w:rsidRPr="00720F8E">
              <w:rPr>
                <w:rFonts w:asciiTheme="minorHAnsi" w:hAnsiTheme="minorHAnsi" w:cstheme="minorHAnsi"/>
              </w:rPr>
              <w:t xml:space="preserve">Provides the common/active content definition </w:t>
            </w:r>
          </w:p>
        </w:tc>
        <w:tc>
          <w:tcPr>
            <w:tcW w:w="3020" w:type="dxa"/>
          </w:tcPr>
          <w:p w14:paraId="37AD4BC8" w14:textId="1B1A721B" w:rsidR="00600E63" w:rsidRPr="00720F8E" w:rsidRDefault="00600E63">
            <w:pPr>
              <w:rPr>
                <w:rFonts w:asciiTheme="minorHAnsi" w:hAnsiTheme="minorHAnsi" w:cstheme="minorHAnsi"/>
              </w:rPr>
            </w:pPr>
            <w:r w:rsidRPr="00720F8E">
              <w:rPr>
                <w:rFonts w:asciiTheme="minorHAnsi" w:hAnsiTheme="minorHAnsi" w:cstheme="minorHAnsi"/>
              </w:rPr>
              <w:t xml:space="preserve">Values from this document are shown in the following specification as </w:t>
            </w:r>
            <w:r w:rsidR="007C1252" w:rsidRPr="00720F8E">
              <w:rPr>
                <w:rFonts w:asciiTheme="minorHAnsi" w:hAnsiTheme="minorHAnsi" w:cstheme="minorHAnsi"/>
              </w:rPr>
              <w:t>follows.</w:t>
            </w:r>
          </w:p>
          <w:p w14:paraId="0E40FA0C" w14:textId="77777777" w:rsidR="00600E63" w:rsidRPr="00720F8E" w:rsidRDefault="00600E63">
            <w:pPr>
              <w:rPr>
                <w:rFonts w:asciiTheme="minorHAnsi" w:hAnsiTheme="minorHAnsi" w:cstheme="minorHAnsi"/>
              </w:rPr>
            </w:pPr>
            <w:r w:rsidRPr="00720F8E">
              <w:rPr>
                <w:rFonts w:asciiTheme="minorHAnsi" w:hAnsiTheme="minorHAnsi" w:cstheme="minorHAnsi"/>
              </w:rPr>
              <w:t>**ContentID**</w:t>
            </w:r>
          </w:p>
        </w:tc>
      </w:tr>
      <w:tr w:rsidR="00600E63" w:rsidRPr="00720F8E" w14:paraId="76BC9DDC" w14:textId="77777777">
        <w:tc>
          <w:tcPr>
            <w:tcW w:w="2547" w:type="dxa"/>
          </w:tcPr>
          <w:p w14:paraId="457F94D0" w14:textId="77777777" w:rsidR="00600E63" w:rsidRPr="00720F8E" w:rsidRDefault="00600E63">
            <w:pPr>
              <w:ind w:left="30"/>
              <w:rPr>
                <w:rFonts w:asciiTheme="minorHAnsi" w:hAnsiTheme="minorHAnsi" w:cstheme="minorHAnsi"/>
              </w:rPr>
            </w:pPr>
            <w:r w:rsidRPr="00720F8E">
              <w:rPr>
                <w:rFonts w:asciiTheme="minorHAnsi" w:hAnsiTheme="minorHAnsi" w:cstheme="minorHAnsi"/>
              </w:rPr>
              <w:t>Styles</w:t>
            </w:r>
          </w:p>
        </w:tc>
        <w:tc>
          <w:tcPr>
            <w:tcW w:w="3493" w:type="dxa"/>
          </w:tcPr>
          <w:p w14:paraId="4A7CBB9D" w14:textId="77777777" w:rsidR="00600E63" w:rsidRPr="00720F8E" w:rsidRDefault="00600E63">
            <w:pPr>
              <w:rPr>
                <w:rFonts w:asciiTheme="minorHAnsi" w:hAnsiTheme="minorHAnsi" w:cstheme="minorHAnsi"/>
              </w:rPr>
            </w:pPr>
            <w:r w:rsidRPr="00720F8E">
              <w:rPr>
                <w:rFonts w:asciiTheme="minorHAnsi" w:hAnsiTheme="minorHAnsi" w:cstheme="minorHAnsi"/>
              </w:rPr>
              <w:t>Defines the Styles used per Brand</w:t>
            </w:r>
          </w:p>
        </w:tc>
        <w:tc>
          <w:tcPr>
            <w:tcW w:w="3020" w:type="dxa"/>
          </w:tcPr>
          <w:p w14:paraId="2E365DE3" w14:textId="77777777" w:rsidR="00600E63" w:rsidRPr="00720F8E" w:rsidRDefault="00600E63">
            <w:pPr>
              <w:rPr>
                <w:rFonts w:asciiTheme="minorHAnsi" w:hAnsiTheme="minorHAnsi" w:cstheme="minorHAnsi"/>
              </w:rPr>
            </w:pPr>
            <w:r w:rsidRPr="00720F8E">
              <w:rPr>
                <w:rFonts w:asciiTheme="minorHAnsi" w:hAnsiTheme="minorHAnsi" w:cstheme="minorHAnsi"/>
              </w:rPr>
              <w:t>Styles are not to include Brand or Channel details, which will be added dynamically within the Publication/Template design</w:t>
            </w:r>
          </w:p>
        </w:tc>
      </w:tr>
      <w:tr w:rsidR="00600E63" w:rsidRPr="00720F8E" w14:paraId="153F46E3" w14:textId="77777777">
        <w:tc>
          <w:tcPr>
            <w:tcW w:w="2547" w:type="dxa"/>
          </w:tcPr>
          <w:p w14:paraId="3D00FD4E" w14:textId="77777777" w:rsidR="00600E63" w:rsidRPr="00720F8E" w:rsidRDefault="00600E63">
            <w:pPr>
              <w:ind w:left="30"/>
              <w:rPr>
                <w:rFonts w:asciiTheme="minorHAnsi" w:hAnsiTheme="minorHAnsi" w:cstheme="minorHAnsi"/>
              </w:rPr>
            </w:pPr>
            <w:r w:rsidRPr="00720F8E">
              <w:rPr>
                <w:rFonts w:asciiTheme="minorHAnsi" w:hAnsiTheme="minorHAnsi" w:cstheme="minorHAnsi"/>
              </w:rPr>
              <w:t>Attachments</w:t>
            </w:r>
          </w:p>
        </w:tc>
        <w:tc>
          <w:tcPr>
            <w:tcW w:w="3493" w:type="dxa"/>
          </w:tcPr>
          <w:p w14:paraId="6A0260E4" w14:textId="77777777" w:rsidR="00600E63" w:rsidRPr="00720F8E" w:rsidRDefault="00600E63">
            <w:pPr>
              <w:rPr>
                <w:rFonts w:asciiTheme="minorHAnsi" w:hAnsiTheme="minorHAnsi" w:cstheme="minorHAnsi"/>
              </w:rPr>
            </w:pPr>
            <w:r w:rsidRPr="00720F8E">
              <w:rPr>
                <w:rFonts w:asciiTheme="minorHAnsi" w:hAnsiTheme="minorHAnsi" w:cstheme="minorHAnsi"/>
              </w:rPr>
              <w:t>Details the static attachments that may or may not be required, and their related Mailhouse Insert equivalent</w:t>
            </w:r>
          </w:p>
        </w:tc>
        <w:tc>
          <w:tcPr>
            <w:tcW w:w="3020" w:type="dxa"/>
          </w:tcPr>
          <w:p w14:paraId="784BF692" w14:textId="77777777" w:rsidR="00600E63" w:rsidRPr="00720F8E" w:rsidRDefault="00600E63">
            <w:pPr>
              <w:rPr>
                <w:rFonts w:asciiTheme="minorHAnsi" w:hAnsiTheme="minorHAnsi" w:cstheme="minorHAnsi"/>
              </w:rPr>
            </w:pPr>
            <w:r w:rsidRPr="00720F8E">
              <w:rPr>
                <w:rFonts w:asciiTheme="minorHAnsi" w:hAnsiTheme="minorHAnsi" w:cstheme="minorHAnsi"/>
              </w:rPr>
              <w:t xml:space="preserve">This document is not designed for dynamically created attachments which are generated within EngageOne </w:t>
            </w:r>
          </w:p>
        </w:tc>
      </w:tr>
    </w:tbl>
    <w:p w14:paraId="378F3214" w14:textId="77777777" w:rsidR="00600E63" w:rsidRPr="00720F8E" w:rsidRDefault="00600E63" w:rsidP="00600E63">
      <w:pPr>
        <w:rPr>
          <w:rFonts w:asciiTheme="minorHAnsi" w:hAnsiTheme="minorHAnsi" w:cstheme="minorHAnsi"/>
        </w:rPr>
      </w:pPr>
    </w:p>
    <w:p w14:paraId="468F640F" w14:textId="77777777" w:rsidR="00F00B5A" w:rsidRPr="00720F8E" w:rsidRDefault="00F00B5A" w:rsidP="00F00B5A">
      <w:pPr>
        <w:pStyle w:val="Heading2"/>
        <w:rPr>
          <w:rFonts w:asciiTheme="minorHAnsi" w:hAnsiTheme="minorHAnsi" w:cstheme="minorHAnsi"/>
        </w:rPr>
      </w:pPr>
      <w:bookmarkStart w:id="1060" w:name="_Toc119396305"/>
      <w:bookmarkStart w:id="1061" w:name="_Toc122589902"/>
      <w:bookmarkStart w:id="1062" w:name="_Toc173483702"/>
      <w:r w:rsidRPr="00720F8E">
        <w:rPr>
          <w:rFonts w:asciiTheme="minorHAnsi" w:hAnsiTheme="minorHAnsi" w:cstheme="minorHAnsi"/>
        </w:rPr>
        <w:t>Attachment and Inserts</w:t>
      </w:r>
      <w:bookmarkEnd w:id="1060"/>
      <w:bookmarkEnd w:id="1061"/>
      <w:bookmarkEnd w:id="1062"/>
      <w:r w:rsidRPr="00720F8E">
        <w:rPr>
          <w:rFonts w:asciiTheme="minorHAnsi" w:hAnsiTheme="minorHAnsi" w:cstheme="minorHAnsi"/>
        </w:rPr>
        <w:t xml:space="preserve"> </w:t>
      </w:r>
    </w:p>
    <w:p w14:paraId="05FE5C5C" w14:textId="77777777" w:rsidR="00F00B5A" w:rsidRPr="00720F8E" w:rsidRDefault="00F00B5A" w:rsidP="00F00B5A">
      <w:pPr>
        <w:rPr>
          <w:rFonts w:asciiTheme="minorHAnsi" w:hAnsiTheme="minorHAnsi" w:cstheme="minorHAnsi"/>
        </w:rPr>
      </w:pPr>
      <w:r w:rsidRPr="00720F8E">
        <w:rPr>
          <w:rFonts w:asciiTheme="minorHAnsi" w:hAnsiTheme="minorHAnsi" w:cstheme="minorHAnsi"/>
        </w:rPr>
        <w:t>This Publication uses, or may use, the following attachments and/or ‘Inserts’.</w:t>
      </w:r>
    </w:p>
    <w:p w14:paraId="0A29DEC9" w14:textId="77777777" w:rsidR="00F00B5A" w:rsidRPr="00720F8E" w:rsidRDefault="00F00B5A" w:rsidP="00F00B5A">
      <w:pPr>
        <w:rPr>
          <w:rFonts w:asciiTheme="minorHAnsi" w:hAnsiTheme="minorHAnsi" w:cstheme="minorHAnsi"/>
        </w:rPr>
      </w:pPr>
      <w:r w:rsidRPr="00720F8E">
        <w:rPr>
          <w:rFonts w:asciiTheme="minorHAnsi" w:hAnsiTheme="minorHAnsi" w:cstheme="minorHAnsi"/>
        </w:rPr>
        <w:t>All Static Attachments must be registered in the Attachments register file.</w:t>
      </w:r>
    </w:p>
    <w:p w14:paraId="035482B1" w14:textId="77777777" w:rsidR="00F00B5A" w:rsidRPr="00720F8E" w:rsidRDefault="00F00B5A" w:rsidP="00F00B5A">
      <w:pPr>
        <w:rPr>
          <w:rFonts w:asciiTheme="minorHAnsi" w:hAnsiTheme="minorHAnsi" w:cstheme="minorHAnsi"/>
        </w:rPr>
      </w:pPr>
    </w:p>
    <w:tbl>
      <w:tblPr>
        <w:tblStyle w:val="TableGrid"/>
        <w:tblW w:w="0" w:type="auto"/>
        <w:tblLook w:val="04A0" w:firstRow="1" w:lastRow="0" w:firstColumn="1" w:lastColumn="0" w:noHBand="0" w:noVBand="1"/>
      </w:tblPr>
      <w:tblGrid>
        <w:gridCol w:w="2671"/>
        <w:gridCol w:w="1516"/>
        <w:gridCol w:w="2470"/>
        <w:gridCol w:w="2403"/>
      </w:tblGrid>
      <w:tr w:rsidR="00F00B5A" w:rsidRPr="00720F8E" w14:paraId="55234E4A" w14:textId="77777777" w:rsidTr="00DF60D7">
        <w:tc>
          <w:tcPr>
            <w:tcW w:w="2671" w:type="dxa"/>
            <w:shd w:val="clear" w:color="auto" w:fill="BFBFBF" w:themeFill="background1" w:themeFillShade="BF"/>
          </w:tcPr>
          <w:p w14:paraId="5C266038" w14:textId="77777777" w:rsidR="00F00B5A" w:rsidRPr="00720F8E" w:rsidRDefault="00F00B5A">
            <w:pPr>
              <w:rPr>
                <w:rFonts w:asciiTheme="minorHAnsi" w:hAnsiTheme="minorHAnsi" w:cstheme="minorHAnsi"/>
                <w:b/>
                <w:bCs/>
              </w:rPr>
            </w:pPr>
            <w:r w:rsidRPr="00720F8E">
              <w:rPr>
                <w:rFonts w:asciiTheme="minorHAnsi" w:hAnsiTheme="minorHAnsi" w:cstheme="minorHAnsi"/>
                <w:b/>
                <w:bCs/>
              </w:rPr>
              <w:lastRenderedPageBreak/>
              <w:t>Attachment Name</w:t>
            </w:r>
          </w:p>
        </w:tc>
        <w:tc>
          <w:tcPr>
            <w:tcW w:w="1516" w:type="dxa"/>
            <w:shd w:val="clear" w:color="auto" w:fill="BFBFBF" w:themeFill="background1" w:themeFillShade="BF"/>
          </w:tcPr>
          <w:p w14:paraId="47462CB9" w14:textId="77777777" w:rsidR="00F00B5A" w:rsidRPr="00720F8E" w:rsidRDefault="00F00B5A">
            <w:pPr>
              <w:rPr>
                <w:rFonts w:asciiTheme="minorHAnsi" w:hAnsiTheme="minorHAnsi" w:cstheme="minorHAnsi"/>
                <w:b/>
                <w:bCs/>
              </w:rPr>
            </w:pPr>
            <w:r w:rsidRPr="00720F8E">
              <w:rPr>
                <w:rFonts w:asciiTheme="minorHAnsi" w:hAnsiTheme="minorHAnsi" w:cstheme="minorHAnsi"/>
                <w:b/>
                <w:bCs/>
              </w:rPr>
              <w:t>Source</w:t>
            </w:r>
          </w:p>
        </w:tc>
        <w:tc>
          <w:tcPr>
            <w:tcW w:w="2470" w:type="dxa"/>
            <w:shd w:val="clear" w:color="auto" w:fill="BFBFBF" w:themeFill="background1" w:themeFillShade="BF"/>
          </w:tcPr>
          <w:p w14:paraId="6A2E80A8" w14:textId="77777777" w:rsidR="00F00B5A" w:rsidRPr="00720F8E" w:rsidRDefault="00F00B5A">
            <w:pPr>
              <w:rPr>
                <w:rFonts w:asciiTheme="minorHAnsi" w:hAnsiTheme="minorHAnsi" w:cstheme="minorHAnsi"/>
                <w:b/>
                <w:bCs/>
              </w:rPr>
            </w:pPr>
            <w:r w:rsidRPr="00720F8E">
              <w:rPr>
                <w:rFonts w:asciiTheme="minorHAnsi" w:hAnsiTheme="minorHAnsi" w:cstheme="minorHAnsi"/>
                <w:b/>
                <w:bCs/>
              </w:rPr>
              <w:t>Mandatory/Optional (+ Optional logic)</w:t>
            </w:r>
          </w:p>
        </w:tc>
        <w:tc>
          <w:tcPr>
            <w:tcW w:w="2403" w:type="dxa"/>
            <w:shd w:val="clear" w:color="auto" w:fill="BFBFBF" w:themeFill="background1" w:themeFillShade="BF"/>
          </w:tcPr>
          <w:p w14:paraId="150AA9DD" w14:textId="77777777" w:rsidR="00F00B5A" w:rsidRPr="00720F8E" w:rsidRDefault="00F00B5A">
            <w:pPr>
              <w:rPr>
                <w:rFonts w:asciiTheme="minorHAnsi" w:hAnsiTheme="minorHAnsi" w:cstheme="minorHAnsi"/>
                <w:b/>
                <w:bCs/>
              </w:rPr>
            </w:pPr>
            <w:r w:rsidRPr="00720F8E">
              <w:rPr>
                <w:rFonts w:asciiTheme="minorHAnsi" w:hAnsiTheme="minorHAnsi" w:cstheme="minorHAnsi"/>
                <w:b/>
                <w:bCs/>
              </w:rPr>
              <w:t>Static Attachment Journal Reference Name</w:t>
            </w:r>
          </w:p>
        </w:tc>
      </w:tr>
      <w:tr w:rsidR="00F00B5A" w:rsidRPr="00720F8E" w14:paraId="1424EC28" w14:textId="77777777" w:rsidTr="00F00B5A">
        <w:tc>
          <w:tcPr>
            <w:tcW w:w="2671" w:type="dxa"/>
          </w:tcPr>
          <w:p w14:paraId="467F3FE7" w14:textId="031A03F3" w:rsidR="00F00B5A" w:rsidRPr="00E02B28" w:rsidRDefault="00E9087F">
            <w:pPr>
              <w:rPr>
                <w:rFonts w:asciiTheme="minorHAnsi" w:hAnsiTheme="minorHAnsi" w:cstheme="minorHAnsi"/>
                <w:sz w:val="20"/>
                <w:szCs w:val="20"/>
              </w:rPr>
            </w:pPr>
            <w:r>
              <w:rPr>
                <w:rFonts w:asciiTheme="minorHAnsi" w:hAnsiTheme="minorHAnsi" w:cstheme="minorHAnsi"/>
                <w:sz w:val="20"/>
                <w:szCs w:val="20"/>
              </w:rPr>
              <w:t>NA</w:t>
            </w:r>
          </w:p>
        </w:tc>
        <w:tc>
          <w:tcPr>
            <w:tcW w:w="1516" w:type="dxa"/>
          </w:tcPr>
          <w:p w14:paraId="1AC364A6" w14:textId="18163342" w:rsidR="00F00B5A" w:rsidRPr="00E02B28" w:rsidRDefault="00E9087F">
            <w:pPr>
              <w:rPr>
                <w:rFonts w:asciiTheme="minorHAnsi" w:hAnsiTheme="minorHAnsi" w:cstheme="minorHAnsi"/>
                <w:sz w:val="20"/>
                <w:szCs w:val="20"/>
              </w:rPr>
            </w:pPr>
            <w:r>
              <w:rPr>
                <w:rFonts w:asciiTheme="minorHAnsi" w:hAnsiTheme="minorHAnsi" w:cstheme="minorHAnsi"/>
                <w:sz w:val="20"/>
                <w:szCs w:val="20"/>
              </w:rPr>
              <w:t>NA</w:t>
            </w:r>
          </w:p>
        </w:tc>
        <w:tc>
          <w:tcPr>
            <w:tcW w:w="2470" w:type="dxa"/>
          </w:tcPr>
          <w:p w14:paraId="54F90514" w14:textId="26B92460" w:rsidR="00F00B5A" w:rsidRPr="00E02B28" w:rsidRDefault="00E9087F">
            <w:pPr>
              <w:rPr>
                <w:rFonts w:asciiTheme="minorHAnsi" w:hAnsiTheme="minorHAnsi" w:cstheme="minorHAnsi"/>
                <w:sz w:val="20"/>
                <w:szCs w:val="20"/>
              </w:rPr>
            </w:pPr>
            <w:r>
              <w:rPr>
                <w:rFonts w:asciiTheme="minorHAnsi" w:hAnsiTheme="minorHAnsi" w:cstheme="minorHAnsi"/>
                <w:sz w:val="20"/>
                <w:szCs w:val="20"/>
              </w:rPr>
              <w:t>NA</w:t>
            </w:r>
          </w:p>
        </w:tc>
        <w:tc>
          <w:tcPr>
            <w:tcW w:w="2403" w:type="dxa"/>
          </w:tcPr>
          <w:p w14:paraId="7044A2C2" w14:textId="797E2974" w:rsidR="00F00B5A" w:rsidRPr="00E02B28" w:rsidRDefault="00E9087F">
            <w:pPr>
              <w:rPr>
                <w:rFonts w:asciiTheme="minorHAnsi" w:hAnsiTheme="minorHAnsi" w:cstheme="minorHAnsi"/>
                <w:sz w:val="20"/>
                <w:szCs w:val="20"/>
              </w:rPr>
            </w:pPr>
            <w:r>
              <w:rPr>
                <w:rFonts w:asciiTheme="minorHAnsi" w:hAnsiTheme="minorHAnsi" w:cstheme="minorHAnsi"/>
                <w:sz w:val="20"/>
                <w:szCs w:val="20"/>
              </w:rPr>
              <w:t>NA</w:t>
            </w:r>
          </w:p>
        </w:tc>
      </w:tr>
    </w:tbl>
    <w:p w14:paraId="7AEA5C2E" w14:textId="77777777" w:rsidR="00F00B5A" w:rsidRDefault="00F00B5A" w:rsidP="00F00B5A">
      <w:pPr>
        <w:rPr>
          <w:rFonts w:asciiTheme="minorHAnsi" w:hAnsiTheme="minorHAnsi" w:cstheme="minorHAnsi"/>
        </w:rPr>
      </w:pPr>
      <w:r w:rsidRPr="00C1020A">
        <w:rPr>
          <w:rFonts w:asciiTheme="minorHAnsi" w:hAnsiTheme="minorHAnsi" w:cstheme="minorHAnsi"/>
          <w:b/>
          <w:bCs/>
        </w:rPr>
        <w:t>Please note:</w:t>
      </w:r>
      <w:r w:rsidRPr="00C1020A">
        <w:rPr>
          <w:rFonts w:asciiTheme="minorHAnsi" w:hAnsiTheme="minorHAnsi" w:cstheme="minorHAnsi"/>
        </w:rPr>
        <w:t xml:space="preserve"> An Attachment</w:t>
      </w:r>
      <w:r w:rsidRPr="00E02B28">
        <w:rPr>
          <w:rFonts w:asciiTheme="minorHAnsi" w:hAnsiTheme="minorHAnsi" w:cstheme="minorHAnsi"/>
          <w:sz w:val="20"/>
          <w:szCs w:val="20"/>
        </w:rPr>
        <w:t xml:space="preserve"> </w:t>
      </w:r>
      <w:r w:rsidRPr="00C1020A">
        <w:rPr>
          <w:rFonts w:asciiTheme="minorHAnsi" w:hAnsiTheme="minorHAnsi" w:cstheme="minorHAnsi"/>
        </w:rPr>
        <w:t>CAN</w:t>
      </w:r>
      <w:r w:rsidRPr="00720F8E">
        <w:rPr>
          <w:rFonts w:asciiTheme="minorHAnsi" w:hAnsiTheme="minorHAnsi" w:cstheme="minorHAnsi"/>
        </w:rPr>
        <w:t xml:space="preserve"> NOT have an attachment. If there is another attachment related to the primary communication it needs to be specified separately, and the above table needs to be updated in the primary communication.</w:t>
      </w:r>
    </w:p>
    <w:p w14:paraId="7AA5E147" w14:textId="77777777" w:rsidR="00E9087F" w:rsidRPr="00720F8E" w:rsidRDefault="00E9087F" w:rsidP="00F00B5A">
      <w:pPr>
        <w:rPr>
          <w:rFonts w:asciiTheme="minorHAnsi" w:hAnsiTheme="minorHAnsi" w:cstheme="minorHAnsi"/>
        </w:rPr>
      </w:pPr>
    </w:p>
    <w:p w14:paraId="0BDF5B8E" w14:textId="77777777" w:rsidR="00F00B5A" w:rsidRPr="00720F8E" w:rsidRDefault="00F00B5A" w:rsidP="00F00B5A">
      <w:pPr>
        <w:pStyle w:val="Heading2"/>
        <w:ind w:left="578" w:hanging="578"/>
        <w:rPr>
          <w:rFonts w:asciiTheme="minorHAnsi" w:hAnsiTheme="minorHAnsi" w:cstheme="minorHAnsi"/>
        </w:rPr>
      </w:pPr>
      <w:bookmarkStart w:id="1063" w:name="_Toc122589903"/>
      <w:bookmarkStart w:id="1064" w:name="_Toc173483703"/>
      <w:r w:rsidRPr="00720F8E">
        <w:rPr>
          <w:rFonts w:asciiTheme="minorHAnsi" w:hAnsiTheme="minorHAnsi" w:cstheme="minorHAnsi"/>
        </w:rPr>
        <w:t>Document Type</w:t>
      </w:r>
      <w:bookmarkEnd w:id="1063"/>
      <w:bookmarkEnd w:id="1064"/>
      <w:r w:rsidRPr="00720F8E">
        <w:rPr>
          <w:rFonts w:asciiTheme="minorHAnsi" w:hAnsiTheme="minorHAnsi" w:cstheme="minorHAnsi"/>
        </w:rPr>
        <w:t xml:space="preserve"> </w:t>
      </w:r>
    </w:p>
    <w:p w14:paraId="12C82065" w14:textId="77777777" w:rsidR="00F00B5A" w:rsidRPr="00720F8E" w:rsidRDefault="00F00B5A" w:rsidP="00F00B5A">
      <w:pPr>
        <w:rPr>
          <w:rFonts w:asciiTheme="minorHAnsi" w:hAnsiTheme="minorHAnsi" w:cstheme="minorHAnsi"/>
          <w:lang w:val="en-AU"/>
        </w:rPr>
      </w:pPr>
    </w:p>
    <w:tbl>
      <w:tblPr>
        <w:tblStyle w:val="TableGrid"/>
        <w:tblW w:w="8926" w:type="dxa"/>
        <w:tblLook w:val="04A0" w:firstRow="1" w:lastRow="0" w:firstColumn="1" w:lastColumn="0" w:noHBand="0" w:noVBand="1"/>
      </w:tblPr>
      <w:tblGrid>
        <w:gridCol w:w="1822"/>
        <w:gridCol w:w="3843"/>
        <w:gridCol w:w="3261"/>
      </w:tblGrid>
      <w:tr w:rsidR="0043102D" w:rsidRPr="00720F8E" w14:paraId="72EBA9DE" w14:textId="77777777" w:rsidTr="00DF60D7">
        <w:tc>
          <w:tcPr>
            <w:tcW w:w="1822" w:type="dxa"/>
            <w:shd w:val="clear" w:color="auto" w:fill="BFBFBF" w:themeFill="background1" w:themeFillShade="BF"/>
          </w:tcPr>
          <w:p w14:paraId="228F72F3" w14:textId="77777777" w:rsidR="0043102D" w:rsidRPr="00720F8E" w:rsidRDefault="0043102D" w:rsidP="00C1020A">
            <w:pPr>
              <w:jc w:val="center"/>
              <w:rPr>
                <w:rFonts w:asciiTheme="minorHAnsi" w:hAnsiTheme="minorHAnsi" w:cstheme="minorHAnsi"/>
                <w:b/>
                <w:bCs/>
              </w:rPr>
            </w:pPr>
            <w:r w:rsidRPr="00720F8E">
              <w:rPr>
                <w:rFonts w:asciiTheme="minorHAnsi" w:hAnsiTheme="minorHAnsi" w:cstheme="minorHAnsi"/>
                <w:b/>
                <w:bCs/>
              </w:rPr>
              <w:t>Document Type</w:t>
            </w:r>
          </w:p>
        </w:tc>
        <w:tc>
          <w:tcPr>
            <w:tcW w:w="3843" w:type="dxa"/>
            <w:shd w:val="clear" w:color="auto" w:fill="BFBFBF" w:themeFill="background1" w:themeFillShade="BF"/>
          </w:tcPr>
          <w:p w14:paraId="743986DA" w14:textId="58C0D1A4" w:rsidR="0043102D" w:rsidRPr="00720F8E" w:rsidRDefault="0043102D" w:rsidP="00C1020A">
            <w:pPr>
              <w:jc w:val="center"/>
              <w:rPr>
                <w:rFonts w:asciiTheme="minorHAnsi" w:hAnsiTheme="minorHAnsi" w:cstheme="minorHAnsi"/>
                <w:b/>
                <w:bCs/>
              </w:rPr>
            </w:pPr>
            <w:r w:rsidRPr="00720F8E">
              <w:rPr>
                <w:rFonts w:asciiTheme="minorHAnsi" w:hAnsiTheme="minorHAnsi" w:cstheme="minorHAnsi"/>
                <w:b/>
                <w:bCs/>
              </w:rPr>
              <w:t>Host System Input required</w:t>
            </w:r>
          </w:p>
        </w:tc>
        <w:tc>
          <w:tcPr>
            <w:tcW w:w="3261" w:type="dxa"/>
            <w:shd w:val="clear" w:color="auto" w:fill="BFBFBF" w:themeFill="background1" w:themeFillShade="BF"/>
          </w:tcPr>
          <w:p w14:paraId="5DF74A56" w14:textId="77777777" w:rsidR="0043102D" w:rsidRPr="00720F8E" w:rsidRDefault="0043102D" w:rsidP="00C1020A">
            <w:pPr>
              <w:jc w:val="center"/>
              <w:rPr>
                <w:rFonts w:asciiTheme="minorHAnsi" w:hAnsiTheme="minorHAnsi" w:cstheme="minorHAnsi"/>
                <w:b/>
                <w:bCs/>
              </w:rPr>
            </w:pPr>
            <w:r w:rsidRPr="00720F8E">
              <w:rPr>
                <w:rFonts w:asciiTheme="minorHAnsi" w:hAnsiTheme="minorHAnsi" w:cstheme="minorHAnsi"/>
                <w:b/>
                <w:bCs/>
              </w:rPr>
              <w:t>Host System Input</w:t>
            </w:r>
          </w:p>
        </w:tc>
      </w:tr>
      <w:tr w:rsidR="0043102D" w:rsidRPr="00720F8E" w14:paraId="062E2BB4" w14:textId="77777777" w:rsidTr="00DF60D7">
        <w:tc>
          <w:tcPr>
            <w:tcW w:w="1822" w:type="dxa"/>
          </w:tcPr>
          <w:p w14:paraId="7FB5EA60" w14:textId="62827BF4" w:rsidR="0043102D" w:rsidRPr="00720F8E" w:rsidRDefault="0043102D" w:rsidP="00C1020A">
            <w:pPr>
              <w:ind w:left="5"/>
              <w:jc w:val="center"/>
              <w:rPr>
                <w:rFonts w:asciiTheme="minorHAnsi" w:hAnsiTheme="minorHAnsi" w:cstheme="minorHAnsi"/>
              </w:rPr>
            </w:pPr>
            <w:r w:rsidRPr="00720F8E">
              <w:rPr>
                <w:rFonts w:asciiTheme="minorHAnsi" w:hAnsiTheme="minorHAnsi" w:cstheme="minorHAnsi"/>
              </w:rPr>
              <w:t>On-demand</w:t>
            </w:r>
          </w:p>
        </w:tc>
        <w:tc>
          <w:tcPr>
            <w:tcW w:w="3843" w:type="dxa"/>
          </w:tcPr>
          <w:p w14:paraId="00ED6648" w14:textId="01352E49" w:rsidR="0043102D" w:rsidRPr="00720F8E" w:rsidRDefault="0043102D" w:rsidP="00C1020A">
            <w:pPr>
              <w:ind w:left="5"/>
              <w:jc w:val="center"/>
              <w:rPr>
                <w:rFonts w:asciiTheme="minorHAnsi" w:hAnsiTheme="minorHAnsi" w:cstheme="minorHAnsi"/>
              </w:rPr>
            </w:pPr>
            <w:r>
              <w:rPr>
                <w:rFonts w:asciiTheme="minorHAnsi" w:hAnsiTheme="minorHAnsi" w:cstheme="minorHAnsi"/>
              </w:rPr>
              <w:t>N</w:t>
            </w:r>
          </w:p>
        </w:tc>
        <w:tc>
          <w:tcPr>
            <w:tcW w:w="3261" w:type="dxa"/>
          </w:tcPr>
          <w:p w14:paraId="2E797FF2" w14:textId="77777777" w:rsidR="0043102D" w:rsidRPr="00720F8E" w:rsidRDefault="0043102D" w:rsidP="00C1020A">
            <w:pPr>
              <w:ind w:left="5"/>
              <w:jc w:val="center"/>
              <w:rPr>
                <w:rFonts w:asciiTheme="minorHAnsi" w:hAnsiTheme="minorHAnsi" w:cstheme="minorHAnsi"/>
              </w:rPr>
            </w:pPr>
          </w:p>
        </w:tc>
      </w:tr>
    </w:tbl>
    <w:p w14:paraId="344F4DA1" w14:textId="77777777" w:rsidR="00F00B5A" w:rsidRPr="00720F8E" w:rsidRDefault="00F00B5A" w:rsidP="00F00B5A">
      <w:pPr>
        <w:rPr>
          <w:rFonts w:asciiTheme="minorHAnsi" w:hAnsiTheme="minorHAnsi" w:cstheme="minorHAnsi"/>
          <w:lang w:val="en-AU"/>
        </w:rPr>
      </w:pPr>
    </w:p>
    <w:p w14:paraId="6161E248" w14:textId="77777777" w:rsidR="00F00B5A" w:rsidRPr="00720F8E" w:rsidRDefault="00F00B5A" w:rsidP="00F00B5A">
      <w:pPr>
        <w:pStyle w:val="Heading2"/>
        <w:rPr>
          <w:rFonts w:asciiTheme="minorHAnsi" w:hAnsiTheme="minorHAnsi" w:cstheme="minorHAnsi"/>
        </w:rPr>
      </w:pPr>
      <w:bookmarkStart w:id="1065" w:name="_Toc122589904"/>
      <w:bookmarkStart w:id="1066" w:name="_Toc173483704"/>
      <w:r w:rsidRPr="00720F8E">
        <w:rPr>
          <w:rFonts w:asciiTheme="minorHAnsi" w:hAnsiTheme="minorHAnsi" w:cstheme="minorHAnsi"/>
        </w:rPr>
        <w:t>Initiation/Trigger</w:t>
      </w:r>
      <w:bookmarkEnd w:id="1065"/>
      <w:bookmarkEnd w:id="1066"/>
    </w:p>
    <w:p w14:paraId="0332BC9D" w14:textId="77777777" w:rsidR="00F00B5A" w:rsidRPr="00720F8E" w:rsidRDefault="00F00B5A" w:rsidP="00F00B5A">
      <w:pPr>
        <w:rPr>
          <w:rFonts w:asciiTheme="minorHAnsi" w:hAnsiTheme="minorHAnsi" w:cstheme="minorHAnsi"/>
          <w:lang w:val="en-AU"/>
        </w:rPr>
      </w:pPr>
      <w:r w:rsidRPr="00720F8E">
        <w:rPr>
          <w:rFonts w:asciiTheme="minorHAnsi" w:hAnsiTheme="minorHAnsi" w:cstheme="minorHAnsi"/>
          <w:lang w:val="en-AU"/>
        </w:rPr>
        <w:t>This table defines the method in which this Publication is initiated/triggered, which is either manually or automatically as part of Host System event. If a Publication requires additional input either in the Host System or within an EngageOne Interactive document this must be set to Manual.</w:t>
      </w:r>
    </w:p>
    <w:p w14:paraId="4C7A83BD" w14:textId="77777777" w:rsidR="00F00B5A" w:rsidRPr="00720F8E" w:rsidRDefault="00F00B5A" w:rsidP="00F00B5A">
      <w:pPr>
        <w:rPr>
          <w:rFonts w:asciiTheme="minorHAnsi" w:hAnsiTheme="minorHAnsi" w:cstheme="minorHAnsi"/>
          <w:lang w:val="en-AU"/>
        </w:rPr>
      </w:pPr>
    </w:p>
    <w:tbl>
      <w:tblPr>
        <w:tblStyle w:val="TableGrid"/>
        <w:tblW w:w="9060" w:type="dxa"/>
        <w:tblLook w:val="04A0" w:firstRow="1" w:lastRow="0" w:firstColumn="1" w:lastColumn="0" w:noHBand="0" w:noVBand="1"/>
      </w:tblPr>
      <w:tblGrid>
        <w:gridCol w:w="2122"/>
        <w:gridCol w:w="4536"/>
        <w:gridCol w:w="2402"/>
      </w:tblGrid>
      <w:tr w:rsidR="00F00B5A" w:rsidRPr="00720F8E" w14:paraId="7F8CB06D" w14:textId="77777777" w:rsidTr="00DF60D7">
        <w:tc>
          <w:tcPr>
            <w:tcW w:w="2122" w:type="dxa"/>
            <w:shd w:val="clear" w:color="auto" w:fill="BFBFBF" w:themeFill="background1" w:themeFillShade="BF"/>
          </w:tcPr>
          <w:p w14:paraId="131CC60D" w14:textId="77777777" w:rsidR="00F00B5A" w:rsidRPr="00720F8E" w:rsidRDefault="00F00B5A" w:rsidP="00DF60D7">
            <w:pPr>
              <w:rPr>
                <w:rFonts w:asciiTheme="minorHAnsi" w:hAnsiTheme="minorHAnsi" w:cstheme="minorHAnsi"/>
                <w:b/>
                <w:bCs/>
              </w:rPr>
            </w:pPr>
            <w:r w:rsidRPr="00720F8E">
              <w:rPr>
                <w:rFonts w:asciiTheme="minorHAnsi" w:hAnsiTheme="minorHAnsi" w:cstheme="minorHAnsi"/>
                <w:b/>
                <w:bCs/>
              </w:rPr>
              <w:t>Trigger Type</w:t>
            </w:r>
          </w:p>
        </w:tc>
        <w:tc>
          <w:tcPr>
            <w:tcW w:w="4536" w:type="dxa"/>
            <w:shd w:val="clear" w:color="auto" w:fill="BFBFBF" w:themeFill="background1" w:themeFillShade="BF"/>
          </w:tcPr>
          <w:p w14:paraId="51E6A9C7" w14:textId="77777777" w:rsidR="00F00B5A" w:rsidRPr="00720F8E" w:rsidRDefault="00F00B5A" w:rsidP="00DF60D7">
            <w:pPr>
              <w:rPr>
                <w:rFonts w:asciiTheme="minorHAnsi" w:hAnsiTheme="minorHAnsi" w:cstheme="minorHAnsi"/>
                <w:b/>
                <w:bCs/>
              </w:rPr>
            </w:pPr>
            <w:r w:rsidRPr="00720F8E">
              <w:rPr>
                <w:rFonts w:asciiTheme="minorHAnsi" w:hAnsiTheme="minorHAnsi" w:cstheme="minorHAnsi"/>
                <w:b/>
                <w:bCs/>
              </w:rPr>
              <w:t>Auto Trigger Event</w:t>
            </w:r>
          </w:p>
        </w:tc>
        <w:tc>
          <w:tcPr>
            <w:tcW w:w="2402" w:type="dxa"/>
            <w:shd w:val="clear" w:color="auto" w:fill="BFBFBF" w:themeFill="background1" w:themeFillShade="BF"/>
          </w:tcPr>
          <w:p w14:paraId="190C14F5" w14:textId="77777777" w:rsidR="00F00B5A" w:rsidRPr="00720F8E" w:rsidRDefault="00F00B5A" w:rsidP="00DF60D7">
            <w:pPr>
              <w:rPr>
                <w:rFonts w:asciiTheme="minorHAnsi" w:hAnsiTheme="minorHAnsi" w:cstheme="minorHAnsi"/>
                <w:b/>
                <w:bCs/>
              </w:rPr>
            </w:pPr>
            <w:r w:rsidRPr="00720F8E">
              <w:rPr>
                <w:rFonts w:asciiTheme="minorHAnsi" w:hAnsiTheme="minorHAnsi" w:cstheme="minorHAnsi"/>
                <w:b/>
                <w:bCs/>
              </w:rPr>
              <w:t>Comment</w:t>
            </w:r>
          </w:p>
        </w:tc>
      </w:tr>
      <w:tr w:rsidR="00F00B5A" w:rsidRPr="00720F8E" w14:paraId="5FF17E64" w14:textId="77777777" w:rsidTr="00C1020A">
        <w:tc>
          <w:tcPr>
            <w:tcW w:w="2122" w:type="dxa"/>
          </w:tcPr>
          <w:p w14:paraId="6FB89C71" w14:textId="38F99FDB" w:rsidR="00F00B5A" w:rsidRPr="00720F8E" w:rsidRDefault="00F00B5A">
            <w:pPr>
              <w:ind w:left="5"/>
              <w:rPr>
                <w:rFonts w:asciiTheme="minorHAnsi" w:hAnsiTheme="minorHAnsi" w:cstheme="minorHAnsi"/>
              </w:rPr>
              <w:pPrChange w:id="1067" w:author="Andrew Froude" w:date="2024-08-02T09:36:00Z" w16du:dateUtc="2024-08-01T23:36:00Z">
                <w:pPr>
                  <w:ind w:left="5"/>
                  <w:jc w:val="center"/>
                </w:pPr>
              </w:pPrChange>
            </w:pPr>
            <w:r w:rsidRPr="00720F8E">
              <w:rPr>
                <w:rFonts w:asciiTheme="minorHAnsi" w:hAnsiTheme="minorHAnsi" w:cstheme="minorHAnsi"/>
              </w:rPr>
              <w:t>Automatic</w:t>
            </w:r>
          </w:p>
        </w:tc>
        <w:tc>
          <w:tcPr>
            <w:tcW w:w="4536" w:type="dxa"/>
          </w:tcPr>
          <w:p w14:paraId="18568647" w14:textId="6BEF6536" w:rsidR="00F00B5A" w:rsidRPr="00720F8E" w:rsidRDefault="00586935" w:rsidP="00F179C4">
            <w:pPr>
              <w:ind w:left="5"/>
              <w:rPr>
                <w:rFonts w:asciiTheme="minorHAnsi" w:hAnsiTheme="minorHAnsi" w:cstheme="minorHAnsi"/>
              </w:rPr>
            </w:pPr>
            <w:r>
              <w:rPr>
                <w:rFonts w:asciiTheme="minorHAnsi" w:hAnsiTheme="minorHAnsi" w:cstheme="minorHAnsi"/>
              </w:rPr>
              <w:t xml:space="preserve">Sent with </w:t>
            </w:r>
            <w:r w:rsidRPr="00586935">
              <w:rPr>
                <w:rFonts w:asciiTheme="minorHAnsi" w:hAnsiTheme="minorHAnsi" w:cstheme="minorHAnsi"/>
              </w:rPr>
              <w:t>Policy Welcome</w:t>
            </w:r>
            <w:r>
              <w:rPr>
                <w:rFonts w:asciiTheme="minorHAnsi" w:hAnsiTheme="minorHAnsi" w:cstheme="minorHAnsi"/>
              </w:rPr>
              <w:t xml:space="preserve">, </w:t>
            </w:r>
            <w:r w:rsidRPr="00586935">
              <w:rPr>
                <w:rFonts w:asciiTheme="minorHAnsi" w:hAnsiTheme="minorHAnsi" w:cstheme="minorHAnsi"/>
              </w:rPr>
              <w:t>Policy Endorsement</w:t>
            </w:r>
            <w:r>
              <w:rPr>
                <w:rFonts w:asciiTheme="minorHAnsi" w:hAnsiTheme="minorHAnsi" w:cstheme="minorHAnsi"/>
              </w:rPr>
              <w:t xml:space="preserve">, Policy </w:t>
            </w:r>
            <w:r w:rsidRPr="00586935">
              <w:rPr>
                <w:rFonts w:asciiTheme="minorHAnsi" w:hAnsiTheme="minorHAnsi" w:cstheme="minorHAnsi"/>
              </w:rPr>
              <w:t>Renewal</w:t>
            </w:r>
            <w:r>
              <w:rPr>
                <w:rFonts w:asciiTheme="minorHAnsi" w:hAnsiTheme="minorHAnsi" w:cstheme="minorHAnsi"/>
              </w:rPr>
              <w:t xml:space="preserve"> &amp; </w:t>
            </w:r>
            <w:r w:rsidRPr="00586935">
              <w:rPr>
                <w:rFonts w:asciiTheme="minorHAnsi" w:hAnsiTheme="minorHAnsi" w:cstheme="minorHAnsi"/>
              </w:rPr>
              <w:t>Renewal Offer</w:t>
            </w:r>
          </w:p>
        </w:tc>
        <w:tc>
          <w:tcPr>
            <w:tcW w:w="2402" w:type="dxa"/>
          </w:tcPr>
          <w:p w14:paraId="4A6A0292" w14:textId="483DC6A0" w:rsidR="00F00B5A" w:rsidRPr="00720F8E" w:rsidRDefault="00F00B5A">
            <w:pPr>
              <w:ind w:left="5"/>
              <w:rPr>
                <w:rFonts w:asciiTheme="minorHAnsi" w:hAnsiTheme="minorHAnsi" w:cstheme="minorHAnsi"/>
              </w:rPr>
              <w:pPrChange w:id="1068" w:author="Andrew Froude" w:date="2024-08-02T09:36:00Z" w16du:dateUtc="2024-08-01T23:36:00Z">
                <w:pPr>
                  <w:ind w:left="5"/>
                  <w:jc w:val="center"/>
                </w:pPr>
              </w:pPrChange>
            </w:pPr>
          </w:p>
        </w:tc>
      </w:tr>
    </w:tbl>
    <w:p w14:paraId="6AC5CF88" w14:textId="77777777" w:rsidR="00F00B5A" w:rsidRPr="00720F8E" w:rsidRDefault="00F00B5A" w:rsidP="00F00B5A">
      <w:pPr>
        <w:rPr>
          <w:rFonts w:asciiTheme="minorHAnsi" w:hAnsiTheme="minorHAnsi" w:cstheme="minorHAnsi"/>
        </w:rPr>
      </w:pPr>
    </w:p>
    <w:bookmarkEnd w:id="986"/>
    <w:bookmarkEnd w:id="996"/>
    <w:p w14:paraId="08252438" w14:textId="77777777" w:rsidR="0076295B" w:rsidRPr="00720F8E" w:rsidRDefault="0076295B" w:rsidP="0076295B">
      <w:pPr>
        <w:rPr>
          <w:rFonts w:asciiTheme="minorHAnsi" w:hAnsiTheme="minorHAnsi" w:cstheme="minorHAnsi"/>
        </w:rPr>
      </w:pPr>
    </w:p>
    <w:p w14:paraId="05667A6B" w14:textId="77777777" w:rsidR="00F00B5A" w:rsidRPr="00720F8E" w:rsidRDefault="00F00B5A" w:rsidP="0076295B">
      <w:pPr>
        <w:rPr>
          <w:rFonts w:asciiTheme="minorHAnsi" w:hAnsiTheme="minorHAnsi" w:cstheme="minorHAnsi"/>
        </w:rPr>
        <w:sectPr w:rsidR="00F00B5A" w:rsidRPr="00720F8E" w:rsidSect="00352CC8">
          <w:footerReference w:type="default" r:id="rId15"/>
          <w:pgSz w:w="11906" w:h="16838" w:code="9"/>
          <w:pgMar w:top="1134" w:right="1361" w:bottom="1134" w:left="1361" w:header="431" w:footer="635" w:gutter="0"/>
          <w:cols w:space="720"/>
        </w:sectPr>
      </w:pPr>
    </w:p>
    <w:p w14:paraId="477314CA" w14:textId="77777777" w:rsidR="0076295B" w:rsidRPr="00720F8E" w:rsidRDefault="0076295B" w:rsidP="003158E8">
      <w:pPr>
        <w:pStyle w:val="Heading1"/>
        <w:numPr>
          <w:ilvl w:val="0"/>
          <w:numId w:val="50"/>
        </w:numPr>
        <w:tabs>
          <w:tab w:val="num" w:pos="360"/>
        </w:tabs>
        <w:rPr>
          <w:rFonts w:cstheme="minorHAnsi"/>
        </w:rPr>
      </w:pPr>
      <w:bookmarkStart w:id="1069" w:name="_Toc143871464"/>
      <w:bookmarkStart w:id="1070" w:name="_Toc173483705"/>
      <w:r w:rsidRPr="00720F8E">
        <w:rPr>
          <w:rFonts w:cstheme="minorHAnsi"/>
        </w:rPr>
        <w:lastRenderedPageBreak/>
        <w:t>Overall Certificate of Insurance Structure</w:t>
      </w:r>
      <w:bookmarkEnd w:id="1069"/>
      <w:bookmarkEnd w:id="1070"/>
    </w:p>
    <w:p w14:paraId="5352DD89" w14:textId="7F6DE201" w:rsidR="003158E8" w:rsidRPr="00B263D0" w:rsidRDefault="003158E8" w:rsidP="00B263D0">
      <w:pPr>
        <w:pStyle w:val="Heading1"/>
        <w:numPr>
          <w:ilvl w:val="1"/>
          <w:numId w:val="50"/>
        </w:numPr>
        <w:rPr>
          <w:rFonts w:cstheme="minorHAnsi"/>
          <w:rPrChange w:id="1071" w:author="Sue Simnor (EXT Idiom)" w:date="2024-08-07T09:27:00Z" w16du:dateUtc="2024-08-06T23:27:00Z">
            <w:rPr>
              <w:rFonts w:cstheme="minorHAnsi"/>
              <w:highlight w:val="yellow"/>
            </w:rPr>
          </w:rPrChange>
        </w:rPr>
      </w:pPr>
      <w:bookmarkStart w:id="1072" w:name="_Toc119396307"/>
      <w:bookmarkStart w:id="1073" w:name="_Toc122589906"/>
      <w:bookmarkStart w:id="1074" w:name="_Toc173483706"/>
      <w:r w:rsidRPr="00B263D0">
        <w:rPr>
          <w:rFonts w:cstheme="minorHAnsi"/>
          <w:rPrChange w:id="1075" w:author="Sue Simnor (EXT Idiom)" w:date="2024-08-07T09:27:00Z" w16du:dateUtc="2024-08-06T23:27:00Z">
            <w:rPr>
              <w:rFonts w:cstheme="minorHAnsi"/>
              <w:highlight w:val="yellow"/>
            </w:rPr>
          </w:rPrChange>
        </w:rPr>
        <w:t>Print</w:t>
      </w:r>
      <w:bookmarkEnd w:id="1072"/>
      <w:r w:rsidRPr="00B263D0">
        <w:rPr>
          <w:rFonts w:cstheme="minorHAnsi"/>
          <w:rPrChange w:id="1076" w:author="Sue Simnor (EXT Idiom)" w:date="2024-08-07T09:27:00Z" w16du:dateUtc="2024-08-06T23:27:00Z">
            <w:rPr>
              <w:rFonts w:cstheme="minorHAnsi"/>
              <w:highlight w:val="yellow"/>
            </w:rPr>
          </w:rPrChange>
        </w:rPr>
        <w:t xml:space="preserve">/PDF (IF Delivery Channel = </w:t>
      </w:r>
      <w:r w:rsidR="00A87984" w:rsidRPr="00B263D0">
        <w:rPr>
          <w:rFonts w:cstheme="minorHAnsi"/>
          <w:rPrChange w:id="1077" w:author="Sue Simnor (EXT Idiom)" w:date="2024-08-07T09:27:00Z" w16du:dateUtc="2024-08-06T23:27:00Z">
            <w:rPr>
              <w:rFonts w:cstheme="minorHAnsi"/>
              <w:highlight w:val="yellow"/>
            </w:rPr>
          </w:rPrChange>
        </w:rPr>
        <w:t xml:space="preserve">“Print” or </w:t>
      </w:r>
      <w:r w:rsidRPr="00B263D0">
        <w:rPr>
          <w:rFonts w:cstheme="minorHAnsi"/>
          <w:rPrChange w:id="1078" w:author="Sue Simnor (EXT Idiom)" w:date="2024-08-07T09:27:00Z" w16du:dateUtc="2024-08-06T23:27:00Z">
            <w:rPr>
              <w:rFonts w:cstheme="minorHAnsi"/>
              <w:highlight w:val="yellow"/>
            </w:rPr>
          </w:rPrChange>
        </w:rPr>
        <w:t>“PDF”</w:t>
      </w:r>
      <w:r w:rsidR="00E52398" w:rsidRPr="00B263D0">
        <w:rPr>
          <w:rFonts w:cstheme="minorHAnsi"/>
          <w:rPrChange w:id="1079" w:author="Sue Simnor (EXT Idiom)" w:date="2024-08-07T09:27:00Z" w16du:dateUtc="2024-08-06T23:27:00Z">
            <w:rPr>
              <w:rFonts w:cstheme="minorHAnsi"/>
              <w:highlight w:val="yellow"/>
            </w:rPr>
          </w:rPrChange>
        </w:rPr>
        <w:t xml:space="preserve"> or “Email”</w:t>
      </w:r>
      <w:r w:rsidRPr="00B263D0">
        <w:rPr>
          <w:rFonts w:cstheme="minorHAnsi"/>
          <w:rPrChange w:id="1080" w:author="Sue Simnor (EXT Idiom)" w:date="2024-08-07T09:27:00Z" w16du:dateUtc="2024-08-06T23:27:00Z">
            <w:rPr>
              <w:rFonts w:cstheme="minorHAnsi"/>
              <w:highlight w:val="yellow"/>
            </w:rPr>
          </w:rPrChange>
        </w:rPr>
        <w:t>)</w:t>
      </w:r>
      <w:bookmarkEnd w:id="1073"/>
      <w:bookmarkEnd w:id="1074"/>
    </w:p>
    <w:p w14:paraId="24F172E2" w14:textId="5C5D9746" w:rsidR="0076295B" w:rsidRPr="00B263D0" w:rsidRDefault="003158E8" w:rsidP="00EC1924">
      <w:pPr>
        <w:rPr>
          <w:rFonts w:asciiTheme="minorHAnsi" w:hAnsiTheme="minorHAnsi" w:cstheme="minorHAnsi"/>
          <w:sz w:val="22"/>
        </w:rPr>
      </w:pPr>
      <w:r w:rsidRPr="00B263D0">
        <w:rPr>
          <w:rFonts w:asciiTheme="minorHAnsi" w:hAnsiTheme="minorHAnsi" w:cstheme="minorHAnsi"/>
        </w:rPr>
        <w:t xml:space="preserve">Please note the COI does not follow the standard letter layout. </w:t>
      </w:r>
      <w:r w:rsidR="00EC1924" w:rsidRPr="00B263D0">
        <w:rPr>
          <w:rFonts w:asciiTheme="minorHAnsi" w:hAnsiTheme="minorHAnsi" w:cstheme="minorHAnsi"/>
        </w:rPr>
        <w:t xml:space="preserve">It follows Layout 4 </w:t>
      </w:r>
      <w:r w:rsidR="0002340B" w:rsidRPr="00B263D0">
        <w:rPr>
          <w:rFonts w:asciiTheme="minorHAnsi" w:hAnsiTheme="minorHAnsi" w:cstheme="minorHAnsi"/>
        </w:rPr>
        <w:t xml:space="preserve">as defined below. </w:t>
      </w:r>
      <w:r w:rsidR="00443534" w:rsidRPr="00B263D0">
        <w:rPr>
          <w:rFonts w:asciiTheme="minorHAnsi" w:hAnsiTheme="minorHAnsi" w:cstheme="minorHAnsi"/>
        </w:rPr>
        <w:t>Therefore,</w:t>
      </w:r>
      <w:r w:rsidRPr="00B263D0">
        <w:rPr>
          <w:rFonts w:asciiTheme="minorHAnsi" w:hAnsiTheme="minorHAnsi" w:cstheme="minorHAnsi"/>
        </w:rPr>
        <w:t xml:space="preserve"> this document specifies all aspects of layout including Headers and Footers</w:t>
      </w:r>
      <w:bookmarkStart w:id="1081" w:name="_Toc122589907"/>
      <w:r w:rsidRPr="00B263D0">
        <w:rPr>
          <w:rFonts w:asciiTheme="minorHAnsi" w:hAnsiTheme="minorHAnsi" w:cstheme="minorHAnsi"/>
        </w:rPr>
        <w:t xml:space="preserve">. </w:t>
      </w:r>
      <w:bookmarkEnd w:id="1081"/>
      <w:r w:rsidR="0076295B" w:rsidRPr="00B263D0">
        <w:rPr>
          <w:rFonts w:asciiTheme="minorHAnsi" w:hAnsiTheme="minorHAnsi" w:cstheme="minorHAnsi"/>
        </w:rPr>
        <w:t>Below an overview of the structure that will be used across the Certificate of Insurance</w:t>
      </w:r>
      <w:r w:rsidR="00443534" w:rsidRPr="00B263D0">
        <w:rPr>
          <w:rFonts w:asciiTheme="minorHAnsi" w:hAnsiTheme="minorHAnsi" w:cstheme="minorHAnsi"/>
        </w:rPr>
        <w:t xml:space="preserve">. In addition to the Content for the Banner and Footers, will be as detailed in the </w:t>
      </w:r>
      <w:hyperlink r:id="rId16" w:history="1">
        <w:r w:rsidR="00443534" w:rsidRPr="00B263D0">
          <w:rPr>
            <w:rStyle w:val="Hyperlink"/>
            <w:rFonts w:asciiTheme="minorHAnsi" w:hAnsiTheme="minorHAnsi" w:cstheme="minorHAnsi"/>
            <w:sz w:val="24"/>
          </w:rPr>
          <w:t>Branding and Layout Functional Specification</w:t>
        </w:r>
      </w:hyperlink>
      <w:r w:rsidR="0002340B" w:rsidRPr="00B263D0">
        <w:rPr>
          <w:rStyle w:val="Hyperlink"/>
          <w:rFonts w:asciiTheme="minorHAnsi" w:hAnsiTheme="minorHAnsi" w:cstheme="minorHAnsi"/>
          <w:sz w:val="24"/>
        </w:rPr>
        <w:t>.</w:t>
      </w:r>
    </w:p>
    <w:p w14:paraId="44076A0B" w14:textId="77777777" w:rsidR="001C6BD6" w:rsidRPr="00B263D0" w:rsidRDefault="001C6BD6" w:rsidP="00B263D0">
      <w:pPr>
        <w:pStyle w:val="Bodycopy"/>
      </w:pPr>
    </w:p>
    <w:tbl>
      <w:tblPr>
        <w:tblStyle w:val="TableGrid"/>
        <w:tblW w:w="0" w:type="auto"/>
        <w:tblLayout w:type="fixed"/>
        <w:tblLook w:val="04A0" w:firstRow="1" w:lastRow="0" w:firstColumn="1" w:lastColumn="0" w:noHBand="0" w:noVBand="1"/>
      </w:tblPr>
      <w:tblGrid>
        <w:gridCol w:w="1701"/>
        <w:gridCol w:w="1701"/>
        <w:gridCol w:w="1701"/>
        <w:gridCol w:w="1701"/>
      </w:tblGrid>
      <w:tr w:rsidR="001C6BD6" w:rsidRPr="00B263D0" w14:paraId="33152127" w14:textId="77777777" w:rsidTr="001C6BD6">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B7BF5D8" w14:textId="77777777" w:rsidR="001C6BD6" w:rsidRPr="00B263D0" w:rsidRDefault="001C6BD6">
            <w:pPr>
              <w:pStyle w:val="TableHeading2"/>
              <w:jc w:val="center"/>
            </w:pPr>
            <w:r w:rsidRPr="00B263D0">
              <w:t>Layout 1</w:t>
            </w:r>
          </w:p>
        </w:tc>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D93551C" w14:textId="77777777" w:rsidR="001C6BD6" w:rsidRPr="00B263D0" w:rsidRDefault="001C6BD6">
            <w:pPr>
              <w:pStyle w:val="TableHeading2"/>
              <w:jc w:val="center"/>
            </w:pPr>
            <w:r w:rsidRPr="00B263D0">
              <w:t>Layout 2</w:t>
            </w:r>
          </w:p>
        </w:tc>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834CD8A" w14:textId="77777777" w:rsidR="001C6BD6" w:rsidRPr="00B263D0" w:rsidRDefault="001C6BD6">
            <w:pPr>
              <w:pStyle w:val="TableHeading2"/>
              <w:jc w:val="center"/>
            </w:pPr>
            <w:r w:rsidRPr="00B263D0">
              <w:t>Layout 3</w:t>
            </w:r>
          </w:p>
        </w:tc>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CBE1414" w14:textId="77777777" w:rsidR="001C6BD6" w:rsidRPr="00B263D0" w:rsidRDefault="001C6BD6">
            <w:pPr>
              <w:pStyle w:val="TableHeading2"/>
              <w:jc w:val="center"/>
            </w:pPr>
            <w:r w:rsidRPr="00B263D0">
              <w:t>Layout 4</w:t>
            </w:r>
          </w:p>
        </w:tc>
      </w:tr>
      <w:tr w:rsidR="001C6BD6" w:rsidRPr="00B263D0" w14:paraId="1233D7F4" w14:textId="77777777" w:rsidTr="001C6BD6">
        <w:tc>
          <w:tcPr>
            <w:tcW w:w="1701" w:type="dxa"/>
            <w:tcBorders>
              <w:top w:val="single" w:sz="4" w:space="0" w:color="auto"/>
              <w:left w:val="single" w:sz="4" w:space="0" w:color="auto"/>
              <w:bottom w:val="single" w:sz="4" w:space="0" w:color="auto"/>
              <w:right w:val="single" w:sz="4" w:space="0" w:color="auto"/>
            </w:tcBorders>
            <w:hideMark/>
          </w:tcPr>
          <w:p w14:paraId="4CA59F7F" w14:textId="1A0A6861" w:rsidR="001C6BD6" w:rsidRPr="00B263D0" w:rsidRDefault="001C6BD6">
            <w:pPr>
              <w:pStyle w:val="Bodycopy"/>
              <w:jc w:val="center"/>
              <w:rPr>
                <w:lang w:val="en-AU"/>
              </w:rPr>
            </w:pPr>
          </w:p>
        </w:tc>
        <w:tc>
          <w:tcPr>
            <w:tcW w:w="1701" w:type="dxa"/>
            <w:tcBorders>
              <w:top w:val="single" w:sz="4" w:space="0" w:color="auto"/>
              <w:left w:val="single" w:sz="4" w:space="0" w:color="auto"/>
              <w:bottom w:val="single" w:sz="4" w:space="0" w:color="auto"/>
              <w:right w:val="single" w:sz="4" w:space="0" w:color="auto"/>
            </w:tcBorders>
          </w:tcPr>
          <w:p w14:paraId="08E4AC2C" w14:textId="77777777" w:rsidR="001C6BD6" w:rsidRPr="00B263D0" w:rsidRDefault="001C6BD6">
            <w:pPr>
              <w:pStyle w:val="Bodycopy"/>
              <w:jc w:val="center"/>
              <w:rPr>
                <w:lang w:val="en-AU"/>
              </w:rPr>
            </w:pPr>
          </w:p>
        </w:tc>
        <w:tc>
          <w:tcPr>
            <w:tcW w:w="1701" w:type="dxa"/>
            <w:tcBorders>
              <w:top w:val="single" w:sz="4" w:space="0" w:color="auto"/>
              <w:left w:val="single" w:sz="4" w:space="0" w:color="auto"/>
              <w:bottom w:val="single" w:sz="4" w:space="0" w:color="auto"/>
              <w:right w:val="single" w:sz="4" w:space="0" w:color="auto"/>
            </w:tcBorders>
          </w:tcPr>
          <w:p w14:paraId="47ADD014" w14:textId="77777777" w:rsidR="001C6BD6" w:rsidRPr="00B263D0" w:rsidRDefault="001C6BD6">
            <w:pPr>
              <w:pStyle w:val="Bodycopy"/>
              <w:jc w:val="center"/>
              <w:rPr>
                <w:lang w:val="en-AU"/>
              </w:rPr>
            </w:pPr>
          </w:p>
        </w:tc>
        <w:tc>
          <w:tcPr>
            <w:tcW w:w="1701" w:type="dxa"/>
            <w:tcBorders>
              <w:top w:val="single" w:sz="4" w:space="0" w:color="auto"/>
              <w:left w:val="single" w:sz="4" w:space="0" w:color="auto"/>
              <w:bottom w:val="single" w:sz="4" w:space="0" w:color="auto"/>
              <w:right w:val="single" w:sz="4" w:space="0" w:color="auto"/>
            </w:tcBorders>
          </w:tcPr>
          <w:p w14:paraId="72145CAA" w14:textId="0C0113C5" w:rsidR="001C6BD6" w:rsidRPr="00B263D0" w:rsidRDefault="00D30CB1">
            <w:pPr>
              <w:pStyle w:val="Bodycopy"/>
              <w:jc w:val="center"/>
              <w:rPr>
                <w:lang w:val="en-AU"/>
              </w:rPr>
            </w:pPr>
            <w:r w:rsidRPr="00B263D0">
              <w:rPr>
                <w:lang w:val="en-AU"/>
              </w:rPr>
              <w:t>X</w:t>
            </w:r>
          </w:p>
        </w:tc>
      </w:tr>
    </w:tbl>
    <w:p w14:paraId="4AB3A65E" w14:textId="65C1DEA7" w:rsidR="00A33612" w:rsidRPr="00B263D0" w:rsidRDefault="00A33612">
      <w:pPr>
        <w:pStyle w:val="Bodycopy"/>
      </w:pPr>
    </w:p>
    <w:p w14:paraId="5537C0AF" w14:textId="3B273C5E" w:rsidR="00171EB4" w:rsidRDefault="00171EB4">
      <w:pPr>
        <w:pStyle w:val="Bodycopy"/>
      </w:pPr>
      <w:r w:rsidRPr="00B263D0">
        <w:rPr>
          <w:rPrChange w:id="1082" w:author="Sue Simnor (EXT Idiom)" w:date="2024-08-07T09:27:00Z" w16du:dateUtc="2024-08-06T23:27:00Z">
            <w:rPr>
              <w:highlight w:val="yellow"/>
            </w:rPr>
          </w:rPrChange>
        </w:rPr>
        <w:t>Please note the COI is always formatted as an A4 Page and therefore there is not an Email version.</w:t>
      </w:r>
    </w:p>
    <w:p w14:paraId="5987957E" w14:textId="77777777" w:rsidR="00A33612" w:rsidRDefault="00A33612">
      <w:pPr>
        <w:rPr>
          <w:rFonts w:ascii="Arial" w:eastAsia="Calibri" w:hAnsi="Arial" w:cs="Times New Roman"/>
          <w:kern w:val="0"/>
          <w:sz w:val="20"/>
          <w14:ligatures w14:val="none"/>
        </w:rPr>
      </w:pPr>
      <w:r>
        <w:br w:type="page"/>
      </w:r>
    </w:p>
    <w:p w14:paraId="497E84E0" w14:textId="77777777" w:rsidR="00171EB4" w:rsidRPr="00B263D0" w:rsidRDefault="00737D7F" w:rsidP="00737D7F">
      <w:pPr>
        <w:pStyle w:val="Heading1"/>
        <w:numPr>
          <w:ilvl w:val="1"/>
          <w:numId w:val="50"/>
        </w:numPr>
        <w:rPr>
          <w:rFonts w:cstheme="minorHAnsi"/>
        </w:rPr>
      </w:pPr>
      <w:bookmarkStart w:id="1083" w:name="_Toc173483707"/>
      <w:r w:rsidRPr="00B263D0">
        <w:rPr>
          <w:rFonts w:cstheme="minorHAnsi"/>
          <w:rPrChange w:id="1084" w:author="Sue Simnor (EXT Idiom)" w:date="2024-08-07T09:27:00Z" w16du:dateUtc="2024-08-06T23:27:00Z">
            <w:rPr>
              <w:color w:val="FF0000"/>
              <w:sz w:val="24"/>
            </w:rPr>
          </w:rPrChange>
        </w:rPr>
        <w:lastRenderedPageBreak/>
        <w:t>Example</w:t>
      </w:r>
      <w:bookmarkEnd w:id="1083"/>
    </w:p>
    <w:p w14:paraId="4EA516A0" w14:textId="47431EB4" w:rsidR="086D868C" w:rsidRPr="00720F8E" w:rsidDel="00171EB4" w:rsidRDefault="00171EB4" w:rsidP="005A20BF">
      <w:pPr>
        <w:rPr>
          <w:del w:id="1085" w:author="Andrew Froude" w:date="2024-08-02T08:30:00Z" w16du:dateUtc="2024-08-01T22:30:00Z"/>
        </w:rPr>
      </w:pPr>
      <w:ins w:id="1086" w:author="Andrew Froude" w:date="2024-08-02T08:27:00Z" w16du:dateUtc="2024-08-01T22:27:00Z">
        <w:r>
          <w:rPr>
            <w:noProof/>
          </w:rPr>
          <w:drawing>
            <wp:inline distT="0" distB="0" distL="0" distR="0" wp14:anchorId="29DD0F6C" wp14:editId="4D693968">
              <wp:extent cx="2520000" cy="3565800"/>
              <wp:effectExtent l="12700" t="12700" r="7620" b="15875"/>
              <wp:docPr id="11982498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2520000" cy="3565800"/>
                      </a:xfrm>
                      <a:prstGeom prst="rect">
                        <a:avLst/>
                      </a:prstGeom>
                    </pic:spPr>
                  </pic:pic>
                </a:graphicData>
              </a:graphic>
            </wp:inline>
          </w:drawing>
        </w:r>
      </w:ins>
      <w:ins w:id="1087" w:author="Andrew Froude" w:date="2024-08-02T08:30:00Z" w16du:dateUtc="2024-08-01T22:30:00Z">
        <w:r>
          <w:t xml:space="preserve">  </w:t>
        </w:r>
      </w:ins>
      <w:ins w:id="1088" w:author="Andrew Froude" w:date="2024-08-02T08:31:00Z" w16du:dateUtc="2024-08-01T22:31:00Z">
        <w:r>
          <w:rPr>
            <w:noProof/>
          </w:rPr>
          <w:drawing>
            <wp:inline distT="0" distB="0" distL="0" distR="0" wp14:anchorId="7A94819C" wp14:editId="2CA7822B">
              <wp:extent cx="2520000" cy="3565961"/>
              <wp:effectExtent l="12700" t="12700" r="7620" b="15875"/>
              <wp:docPr id="5968923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2520000" cy="3565961"/>
                      </a:xfrm>
                      <a:prstGeom prst="rect">
                        <a:avLst/>
                      </a:prstGeom>
                    </pic:spPr>
                  </pic:pic>
                </a:graphicData>
              </a:graphic>
            </wp:inline>
          </w:drawing>
        </w:r>
        <w:r>
          <w:t xml:space="preserve">  </w:t>
        </w:r>
        <w:r>
          <w:rPr>
            <w:noProof/>
          </w:rPr>
          <w:drawing>
            <wp:inline distT="0" distB="0" distL="0" distR="0" wp14:anchorId="46FD53FC" wp14:editId="61D9EB8D">
              <wp:extent cx="2520000" cy="3565961"/>
              <wp:effectExtent l="12700" t="12700" r="7620" b="15875"/>
              <wp:docPr id="2328478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2520000" cy="3565961"/>
                      </a:xfrm>
                      <a:prstGeom prst="rect">
                        <a:avLst/>
                      </a:prstGeom>
                    </pic:spPr>
                  </pic:pic>
                </a:graphicData>
              </a:graphic>
            </wp:inline>
          </w:drawing>
        </w:r>
      </w:ins>
      <w:ins w:id="1089" w:author="Andrew Froude" w:date="2024-08-02T08:32:00Z" w16du:dateUtc="2024-08-01T22:32:00Z">
        <w:r>
          <w:t xml:space="preserve"> </w:t>
        </w:r>
      </w:ins>
      <w:r>
        <w:t>…</w:t>
      </w:r>
    </w:p>
    <w:p w14:paraId="0441CCB3" w14:textId="182A8B67" w:rsidR="00F02DF0" w:rsidRPr="00720F8E" w:rsidRDefault="00F02DF0">
      <w:pPr>
        <w:pPrChange w:id="1090" w:author="Andrew Froude" w:date="2024-08-02T08:32:00Z" w16du:dateUtc="2024-08-01T22:32:00Z">
          <w:pPr>
            <w:jc w:val="center"/>
          </w:pPr>
        </w:pPrChange>
      </w:pPr>
    </w:p>
    <w:p w14:paraId="6E69F2C7" w14:textId="7098FACD" w:rsidR="00171EB4" w:rsidRPr="00E02A63" w:rsidRDefault="00F179C4">
      <w:pPr>
        <w:rPr>
          <w:rFonts w:asciiTheme="minorHAnsi" w:hAnsiTheme="minorHAnsi" w:cstheme="minorHAnsi"/>
          <w:rPrChange w:id="1091" w:author="Sue Simnor (EXT Idiom)" w:date="2024-08-13T18:36:00Z" w16du:dateUtc="2024-08-13T08:36:00Z">
            <w:rPr>
              <w:rFonts w:asciiTheme="minorHAnsi" w:hAnsiTheme="minorHAnsi" w:cstheme="minorHAnsi"/>
              <w:highlight w:val="yellow"/>
            </w:rPr>
          </w:rPrChange>
        </w:rPr>
      </w:pPr>
      <w:r w:rsidRPr="00E02A63">
        <w:rPr>
          <w:rFonts w:asciiTheme="minorHAnsi" w:hAnsiTheme="minorHAnsi" w:cstheme="minorHAnsi"/>
        </w:rPr>
        <w:t>Please note the examples pages above need to be revised to reflect recent changes</w:t>
      </w:r>
    </w:p>
    <w:p w14:paraId="76D49B94" w14:textId="24A1CE09" w:rsidR="00311E46" w:rsidRPr="002B5579" w:rsidRDefault="00311E46">
      <w:pPr>
        <w:rPr>
          <w:rFonts w:asciiTheme="minorHAnsi" w:hAnsiTheme="minorHAnsi" w:cstheme="minorHAnsi"/>
          <w:highlight w:val="yellow"/>
        </w:rPr>
      </w:pPr>
      <w:r w:rsidRPr="002B5579">
        <w:rPr>
          <w:rFonts w:asciiTheme="minorHAnsi" w:hAnsiTheme="minorHAnsi" w:cstheme="minorHAnsi"/>
          <w:highlight w:val="yellow"/>
        </w:rPr>
        <w:br w:type="page"/>
      </w:r>
      <w:ins w:id="1092" w:author="Andrew Froude" w:date="2024-08-02T08:30:00Z" w16du:dateUtc="2024-08-01T22:30:00Z">
        <w:r w:rsidR="00171EB4" w:rsidRPr="002B5579">
          <w:rPr>
            <w:rFonts w:asciiTheme="minorHAnsi" w:hAnsiTheme="minorHAnsi" w:cstheme="minorHAnsi"/>
            <w:highlight w:val="yellow"/>
          </w:rPr>
          <w:lastRenderedPageBreak/>
          <w:t xml:space="preserve">  </w:t>
        </w:r>
      </w:ins>
    </w:p>
    <w:p w14:paraId="2012CA6D" w14:textId="1D55842E" w:rsidR="00171EB4" w:rsidRPr="005B1B3E" w:rsidRDefault="00311E46" w:rsidP="00171EB4">
      <w:pPr>
        <w:pStyle w:val="Heading1"/>
        <w:numPr>
          <w:ilvl w:val="0"/>
          <w:numId w:val="50"/>
        </w:numPr>
        <w:tabs>
          <w:tab w:val="num" w:pos="360"/>
        </w:tabs>
        <w:rPr>
          <w:rFonts w:cstheme="minorHAnsi"/>
        </w:rPr>
      </w:pPr>
      <w:bookmarkStart w:id="1093" w:name="_Toc173483708"/>
      <w:r w:rsidRPr="005B1B3E">
        <w:rPr>
          <w:rFonts w:cstheme="minorHAnsi"/>
        </w:rPr>
        <w:t>Content</w:t>
      </w:r>
      <w:r w:rsidR="00171EB4" w:rsidRPr="005B1B3E">
        <w:rPr>
          <w:rFonts w:cstheme="minorHAnsi"/>
        </w:rPr>
        <w:t xml:space="preserve"> – A4</w:t>
      </w:r>
      <w:bookmarkEnd w:id="1093"/>
    </w:p>
    <w:p w14:paraId="4A336EAB" w14:textId="7D938978" w:rsidR="00737D7F" w:rsidRPr="005B1B3E" w:rsidRDefault="00737D7F">
      <w:pPr>
        <w:pStyle w:val="Heading1"/>
        <w:numPr>
          <w:ilvl w:val="1"/>
          <w:numId w:val="50"/>
        </w:numPr>
        <w:rPr>
          <w:rFonts w:cstheme="minorHAnsi"/>
        </w:rPr>
        <w:pPrChange w:id="1094" w:author="Andrew Froude" w:date="2024-08-02T08:23:00Z" w16du:dateUtc="2024-08-01T22:23:00Z">
          <w:pPr>
            <w:pStyle w:val="Heading10"/>
          </w:pPr>
        </w:pPrChange>
      </w:pPr>
      <w:bookmarkStart w:id="1095" w:name="_Toc173483709"/>
      <w:r w:rsidRPr="005B1B3E">
        <w:rPr>
          <w:rFonts w:cstheme="minorHAnsi"/>
        </w:rPr>
        <w:t>TMD Exceptions</w:t>
      </w:r>
      <w:bookmarkEnd w:id="1095"/>
    </w:p>
    <w:p w14:paraId="322977E8" w14:textId="77777777" w:rsidR="00737D7F" w:rsidRPr="005B1B3E" w:rsidRDefault="00737D7F" w:rsidP="00737D7F">
      <w:pPr>
        <w:rPr>
          <w:rFonts w:asciiTheme="minorHAnsi" w:hAnsiTheme="minorHAnsi" w:cstheme="minorHAnsi"/>
          <w:color w:val="000000" w:themeColor="text1"/>
          <w:sz w:val="28"/>
          <w:szCs w:val="28"/>
        </w:rPr>
      </w:pPr>
    </w:p>
    <w:p w14:paraId="7BE9BFCB" w14:textId="77777777" w:rsidR="00737D7F" w:rsidRPr="005B1B3E" w:rsidRDefault="00737D7F" w:rsidP="00737D7F">
      <w:pPr>
        <w:rPr>
          <w:rFonts w:asciiTheme="minorHAnsi" w:hAnsiTheme="minorHAnsi" w:cstheme="minorHAnsi"/>
          <w:color w:val="000000" w:themeColor="text1"/>
          <w:sz w:val="28"/>
          <w:szCs w:val="28"/>
        </w:rPr>
      </w:pPr>
      <w:r w:rsidRPr="005B1B3E">
        <w:rPr>
          <w:rFonts w:asciiTheme="minorHAnsi" w:hAnsiTheme="minorHAnsi" w:cstheme="minorHAnsi"/>
          <w:color w:val="000000" w:themeColor="text1"/>
          <w:sz w:val="28"/>
          <w:szCs w:val="28"/>
        </w:rPr>
        <w:t>The following Publication is to be inserted into the COI as the First Page (Page 1 – which will appear after the Cover Letter if Printed and the first page of the COI Email attachment), based on the following logic:</w:t>
      </w:r>
    </w:p>
    <w:p w14:paraId="516FB7A5" w14:textId="77777777" w:rsidR="00737D7F" w:rsidRPr="005B1B3E" w:rsidRDefault="00737D7F" w:rsidP="00737D7F">
      <w:pPr>
        <w:rPr>
          <w:rFonts w:asciiTheme="minorHAnsi" w:hAnsiTheme="minorHAnsi" w:cstheme="minorHAnsi"/>
          <w:color w:val="000000" w:themeColor="text1"/>
          <w:sz w:val="28"/>
          <w:szCs w:val="28"/>
        </w:rPr>
      </w:pPr>
    </w:p>
    <w:tbl>
      <w:tblPr>
        <w:tblStyle w:val="TableGrid"/>
        <w:tblW w:w="0" w:type="auto"/>
        <w:tblLook w:val="04A0" w:firstRow="1" w:lastRow="0" w:firstColumn="1" w:lastColumn="0" w:noHBand="0" w:noVBand="1"/>
      </w:tblPr>
      <w:tblGrid>
        <w:gridCol w:w="3823"/>
        <w:gridCol w:w="5581"/>
        <w:gridCol w:w="4702"/>
      </w:tblGrid>
      <w:tr w:rsidR="00737D7F" w:rsidRPr="00E02A63" w14:paraId="2B5A6454" w14:textId="77777777" w:rsidTr="007C674A">
        <w:tc>
          <w:tcPr>
            <w:tcW w:w="3823" w:type="dxa"/>
          </w:tcPr>
          <w:p w14:paraId="45E51A2B" w14:textId="77777777" w:rsidR="00737D7F" w:rsidRPr="005B1B3E" w:rsidRDefault="00737D7F" w:rsidP="007C674A">
            <w:pPr>
              <w:rPr>
                <w:rFonts w:asciiTheme="minorHAnsi" w:hAnsiTheme="minorHAnsi" w:cstheme="minorHAnsi"/>
                <w:b/>
                <w:bCs/>
                <w:color w:val="000000" w:themeColor="text1"/>
                <w:sz w:val="28"/>
                <w:szCs w:val="28"/>
              </w:rPr>
            </w:pPr>
            <w:r w:rsidRPr="005B1B3E">
              <w:rPr>
                <w:rFonts w:asciiTheme="minorHAnsi" w:hAnsiTheme="minorHAnsi" w:cstheme="minorHAnsi"/>
                <w:b/>
                <w:bCs/>
                <w:color w:val="000000" w:themeColor="text1"/>
                <w:sz w:val="28"/>
                <w:szCs w:val="28"/>
              </w:rPr>
              <w:t>Publication</w:t>
            </w:r>
          </w:p>
        </w:tc>
        <w:tc>
          <w:tcPr>
            <w:tcW w:w="5581" w:type="dxa"/>
          </w:tcPr>
          <w:p w14:paraId="0129CCAD" w14:textId="77777777" w:rsidR="00737D7F" w:rsidRPr="005B1B3E" w:rsidRDefault="00737D7F" w:rsidP="007C674A">
            <w:pPr>
              <w:rPr>
                <w:rFonts w:asciiTheme="minorHAnsi" w:hAnsiTheme="minorHAnsi" w:cstheme="minorHAnsi"/>
                <w:b/>
                <w:bCs/>
                <w:color w:val="000000" w:themeColor="text1"/>
                <w:sz w:val="28"/>
                <w:szCs w:val="28"/>
              </w:rPr>
            </w:pPr>
            <w:r w:rsidRPr="005B1B3E">
              <w:rPr>
                <w:rFonts w:asciiTheme="minorHAnsi" w:hAnsiTheme="minorHAnsi" w:cstheme="minorHAnsi"/>
                <w:b/>
                <w:bCs/>
                <w:color w:val="000000" w:themeColor="text1"/>
                <w:sz w:val="28"/>
                <w:szCs w:val="28"/>
              </w:rPr>
              <w:t>Logic</w:t>
            </w:r>
          </w:p>
        </w:tc>
        <w:tc>
          <w:tcPr>
            <w:tcW w:w="4702" w:type="dxa"/>
          </w:tcPr>
          <w:p w14:paraId="3B9DAF49" w14:textId="77777777" w:rsidR="00737D7F" w:rsidRPr="005B1B3E" w:rsidRDefault="00737D7F" w:rsidP="007C674A">
            <w:pPr>
              <w:rPr>
                <w:rFonts w:asciiTheme="minorHAnsi" w:hAnsiTheme="minorHAnsi" w:cstheme="minorHAnsi"/>
                <w:b/>
                <w:bCs/>
                <w:color w:val="000000" w:themeColor="text1"/>
                <w:sz w:val="28"/>
                <w:szCs w:val="28"/>
              </w:rPr>
            </w:pPr>
            <w:r w:rsidRPr="005B1B3E">
              <w:rPr>
                <w:rFonts w:asciiTheme="minorHAnsi" w:hAnsiTheme="minorHAnsi" w:cstheme="minorHAnsi"/>
                <w:b/>
                <w:bCs/>
                <w:color w:val="000000" w:themeColor="text1"/>
                <w:sz w:val="28"/>
                <w:szCs w:val="28"/>
              </w:rPr>
              <w:t>Comment</w:t>
            </w:r>
          </w:p>
        </w:tc>
      </w:tr>
      <w:tr w:rsidR="00737D7F" w:rsidRPr="00E02A63" w14:paraId="094593C6" w14:textId="77777777" w:rsidTr="007C674A">
        <w:tc>
          <w:tcPr>
            <w:tcW w:w="3823" w:type="dxa"/>
          </w:tcPr>
          <w:p w14:paraId="45C7C388" w14:textId="77777777" w:rsidR="00737D7F" w:rsidRPr="00E02A63" w:rsidRDefault="00737D7F" w:rsidP="007C674A">
            <w:pPr>
              <w:rPr>
                <w:rFonts w:asciiTheme="minorHAnsi" w:hAnsiTheme="minorHAnsi" w:cstheme="minorHAnsi"/>
                <w:color w:val="000000" w:themeColor="text1"/>
                <w:rPrChange w:id="1096" w:author="Sue Simnor (EXT Idiom)" w:date="2024-08-13T18:36:00Z" w16du:dateUtc="2024-08-13T08:36:00Z">
                  <w:rPr>
                    <w:rFonts w:asciiTheme="minorHAnsi" w:hAnsiTheme="minorHAnsi" w:cstheme="minorHAnsi"/>
                    <w:color w:val="000000" w:themeColor="text1"/>
                    <w:highlight w:val="yellow"/>
                  </w:rPr>
                </w:rPrChange>
              </w:rPr>
            </w:pPr>
            <w:r w:rsidRPr="00E02A63">
              <w:rPr>
                <w:rFonts w:asciiTheme="minorHAnsi" w:hAnsiTheme="minorHAnsi" w:cstheme="minorHAnsi"/>
                <w:color w:val="000000" w:themeColor="text1"/>
                <w:rPrChange w:id="1097" w:author="Sue Simnor (EXT Idiom)" w:date="2024-08-13T18:36:00Z" w16du:dateUtc="2024-08-13T08:36:00Z">
                  <w:rPr>
                    <w:rFonts w:asciiTheme="minorHAnsi" w:hAnsiTheme="minorHAnsi" w:cstheme="minorHAnsi"/>
                    <w:color w:val="000000" w:themeColor="text1"/>
                    <w:highlight w:val="yellow"/>
                  </w:rPr>
                </w:rPrChange>
              </w:rPr>
              <w:t>TMD_EXCEPTIONS _Publication</w:t>
            </w:r>
          </w:p>
        </w:tc>
        <w:tc>
          <w:tcPr>
            <w:tcW w:w="5581" w:type="dxa"/>
          </w:tcPr>
          <w:p w14:paraId="1BA50A28" w14:textId="77777777" w:rsidR="00737D7F" w:rsidRPr="00E02A63" w:rsidRDefault="00737D7F" w:rsidP="007C674A">
            <w:pPr>
              <w:pStyle w:val="TableBodycopy"/>
              <w:rPr>
                <w:rFonts w:asciiTheme="minorHAnsi" w:hAnsiTheme="minorHAnsi" w:cstheme="minorHAnsi"/>
                <w:color w:val="000000" w:themeColor="text1"/>
                <w:sz w:val="24"/>
                <w:rPrChange w:id="1098" w:author="Sue Simnor (EXT Idiom)" w:date="2024-08-13T18:36:00Z" w16du:dateUtc="2024-08-13T08:36:00Z">
                  <w:rPr>
                    <w:rFonts w:asciiTheme="minorHAnsi" w:hAnsiTheme="minorHAnsi" w:cstheme="minorHAnsi"/>
                    <w:color w:val="000000" w:themeColor="text1"/>
                    <w:sz w:val="24"/>
                    <w:highlight w:val="yellow"/>
                  </w:rPr>
                </w:rPrChange>
              </w:rPr>
            </w:pPr>
            <w:r w:rsidRPr="00E02A63">
              <w:rPr>
                <w:rFonts w:asciiTheme="minorHAnsi" w:hAnsiTheme="minorHAnsi" w:cstheme="minorHAnsi"/>
                <w:color w:val="000000" w:themeColor="text1"/>
                <w:sz w:val="24"/>
                <w:rPrChange w:id="1099" w:author="Sue Simnor (EXT Idiom)" w:date="2024-08-13T18:36:00Z" w16du:dateUtc="2024-08-13T08:36:00Z">
                  <w:rPr>
                    <w:rFonts w:asciiTheme="minorHAnsi" w:hAnsiTheme="minorHAnsi" w:cstheme="minorHAnsi"/>
                    <w:color w:val="000000" w:themeColor="text1"/>
                    <w:sz w:val="24"/>
                    <w:highlight w:val="yellow"/>
                  </w:rPr>
                </w:rPrChange>
              </w:rPr>
              <w:t>Insert TMD_EXCEPTIONS_Publication</w:t>
            </w:r>
          </w:p>
          <w:p w14:paraId="44156521" w14:textId="77777777" w:rsidR="00FE2353" w:rsidRPr="00E02A63" w:rsidRDefault="00737D7F" w:rsidP="007C674A">
            <w:pPr>
              <w:pStyle w:val="TableBodycopy"/>
              <w:rPr>
                <w:ins w:id="1100" w:author="Sue Simnor (EXT Idiom)" w:date="2024-08-07T11:14:00Z" w16du:dateUtc="2024-08-07T01:14:00Z"/>
                <w:rFonts w:asciiTheme="minorHAnsi" w:hAnsiTheme="minorHAnsi" w:cstheme="minorHAnsi"/>
                <w:color w:val="000000" w:themeColor="text1"/>
                <w:sz w:val="24"/>
                <w:rPrChange w:id="1101" w:author="Sue Simnor (EXT Idiom)" w:date="2024-08-13T18:36:00Z" w16du:dateUtc="2024-08-13T08:36:00Z">
                  <w:rPr>
                    <w:ins w:id="1102" w:author="Sue Simnor (EXT Idiom)" w:date="2024-08-07T11:14:00Z" w16du:dateUtc="2024-08-07T01:14:00Z"/>
                    <w:rFonts w:asciiTheme="minorHAnsi" w:hAnsiTheme="minorHAnsi" w:cstheme="minorHAnsi"/>
                    <w:color w:val="000000" w:themeColor="text1"/>
                    <w:sz w:val="24"/>
                    <w:highlight w:val="yellow"/>
                  </w:rPr>
                </w:rPrChange>
              </w:rPr>
            </w:pPr>
            <w:r w:rsidRPr="00E02A63">
              <w:rPr>
                <w:rFonts w:asciiTheme="minorHAnsi" w:hAnsiTheme="minorHAnsi" w:cstheme="minorHAnsi"/>
                <w:b/>
                <w:bCs/>
                <w:color w:val="000000" w:themeColor="text1"/>
                <w:sz w:val="24"/>
                <w:rPrChange w:id="1103" w:author="Sue Simnor (EXT Idiom)" w:date="2024-08-13T18:36:00Z" w16du:dateUtc="2024-08-13T08:36:00Z">
                  <w:rPr>
                    <w:rFonts w:asciiTheme="minorHAnsi" w:hAnsiTheme="minorHAnsi" w:cstheme="minorHAnsi"/>
                    <w:b/>
                    <w:bCs/>
                    <w:color w:val="000000" w:themeColor="text1"/>
                    <w:sz w:val="24"/>
                    <w:highlight w:val="yellow"/>
                  </w:rPr>
                </w:rPrChange>
              </w:rPr>
              <w:t>IF</w:t>
            </w:r>
            <w:r w:rsidRPr="00E02A63">
              <w:rPr>
                <w:rFonts w:asciiTheme="minorHAnsi" w:hAnsiTheme="minorHAnsi" w:cstheme="minorHAnsi"/>
                <w:color w:val="000000" w:themeColor="text1"/>
                <w:sz w:val="24"/>
                <w:rPrChange w:id="1104" w:author="Sue Simnor (EXT Idiom)" w:date="2024-08-13T18:36:00Z" w16du:dateUtc="2024-08-13T08:36:00Z">
                  <w:rPr>
                    <w:rFonts w:asciiTheme="minorHAnsi" w:hAnsiTheme="minorHAnsi" w:cstheme="minorHAnsi"/>
                    <w:color w:val="000000" w:themeColor="text1"/>
                    <w:sz w:val="24"/>
                    <w:highlight w:val="yellow"/>
                  </w:rPr>
                </w:rPrChange>
              </w:rPr>
              <w:t xml:space="preserve"> </w:t>
            </w:r>
            <w:ins w:id="1105" w:author="Sue Simnor (EXT Idiom)" w:date="2024-08-07T11:14:00Z" w16du:dateUtc="2024-08-07T01:14:00Z">
              <w:r w:rsidR="00FE2353" w:rsidRPr="00E02A63">
                <w:rPr>
                  <w:rFonts w:asciiTheme="minorHAnsi" w:hAnsiTheme="minorHAnsi" w:cstheme="minorHAnsi"/>
                  <w:color w:val="000000" w:themeColor="text1"/>
                  <w:sz w:val="24"/>
                  <w:rPrChange w:id="1106" w:author="Sue Simnor (EXT Idiom)" w:date="2024-08-13T18:36:00Z" w16du:dateUtc="2024-08-13T08:36:00Z">
                    <w:rPr>
                      <w:rFonts w:asciiTheme="minorHAnsi" w:hAnsiTheme="minorHAnsi" w:cstheme="minorHAnsi"/>
                      <w:color w:val="000000" w:themeColor="text1"/>
                      <w:sz w:val="24"/>
                      <w:highlight w:val="yellow"/>
                    </w:rPr>
                  </w:rPrChange>
                </w:rPr>
                <w:t>DocumentSubType&gt; = ‘Renewal’ AND</w:t>
              </w:r>
            </w:ins>
          </w:p>
          <w:p w14:paraId="25835A87" w14:textId="7142D6E9" w:rsidR="00737D7F" w:rsidRPr="00E02A63" w:rsidRDefault="00492CCA" w:rsidP="007C674A">
            <w:pPr>
              <w:pStyle w:val="TableBodycopy"/>
              <w:rPr>
                <w:rFonts w:asciiTheme="minorHAnsi" w:hAnsiTheme="minorHAnsi" w:cstheme="minorHAnsi"/>
                <w:color w:val="000000" w:themeColor="text1"/>
                <w:sz w:val="24"/>
                <w:rPrChange w:id="1107" w:author="Sue Simnor (EXT Idiom)" w:date="2024-08-13T18:36:00Z" w16du:dateUtc="2024-08-13T08:36:00Z">
                  <w:rPr>
                    <w:rFonts w:asciiTheme="minorHAnsi" w:hAnsiTheme="minorHAnsi" w:cstheme="minorHAnsi"/>
                    <w:color w:val="000000" w:themeColor="text1"/>
                    <w:sz w:val="24"/>
                    <w:highlight w:val="yellow"/>
                  </w:rPr>
                </w:rPrChange>
              </w:rPr>
            </w:pPr>
            <w:ins w:id="1108" w:author="Sue Simnor (EXT Idiom)" w:date="2024-08-07T11:14:00Z" w16du:dateUtc="2024-08-07T01:14:00Z">
              <w:r w:rsidRPr="00E02A63">
                <w:rPr>
                  <w:rFonts w:asciiTheme="minorHAnsi" w:hAnsiTheme="minorHAnsi" w:cstheme="minorHAnsi"/>
                  <w:color w:val="000000" w:themeColor="text1"/>
                  <w:sz w:val="24"/>
                  <w:rPrChange w:id="1109" w:author="Sue Simnor (EXT Idiom)" w:date="2024-08-13T18:36:00Z" w16du:dateUtc="2024-08-13T08:36:00Z">
                    <w:rPr>
                      <w:rFonts w:asciiTheme="minorHAnsi" w:hAnsiTheme="minorHAnsi" w:cstheme="minorHAnsi"/>
                      <w:color w:val="000000" w:themeColor="text1"/>
                      <w:sz w:val="24"/>
                      <w:highlight w:val="yellow"/>
                    </w:rPr>
                  </w:rPrChange>
                </w:rPr>
                <w:t>(</w:t>
              </w:r>
            </w:ins>
            <w:r w:rsidR="00737D7F" w:rsidRPr="00E02A63">
              <w:rPr>
                <w:rFonts w:asciiTheme="minorHAnsi" w:hAnsiTheme="minorHAnsi" w:cstheme="minorHAnsi"/>
                <w:color w:val="000000" w:themeColor="text1"/>
                <w:sz w:val="24"/>
                <w:rPrChange w:id="1110" w:author="Sue Simnor (EXT Idiom)" w:date="2024-08-13T18:36:00Z" w16du:dateUtc="2024-08-13T08:36:00Z">
                  <w:rPr>
                    <w:rFonts w:asciiTheme="minorHAnsi" w:hAnsiTheme="minorHAnsi" w:cstheme="minorHAnsi"/>
                    <w:color w:val="000000" w:themeColor="text1"/>
                    <w:sz w:val="24"/>
                    <w:highlight w:val="yellow"/>
                  </w:rPr>
                </w:rPrChange>
              </w:rPr>
              <w:t>&lt;</w:t>
            </w:r>
            <w:r w:rsidR="00737D7F" w:rsidRPr="00E02A63">
              <w:rPr>
                <w:rFonts w:asciiTheme="minorHAnsi" w:hAnsiTheme="minorHAnsi" w:cstheme="minorHAnsi"/>
                <w:color w:val="000000" w:themeColor="text1"/>
                <w:sz w:val="24"/>
                <w:lang w:val="en-AU"/>
                <w:rPrChange w:id="1111" w:author="Sue Simnor (EXT Idiom)" w:date="2024-08-13T18:36:00Z" w16du:dateUtc="2024-08-13T08:36:00Z">
                  <w:rPr>
                    <w:rFonts w:asciiTheme="minorHAnsi" w:hAnsiTheme="minorHAnsi" w:cstheme="minorHAnsi"/>
                    <w:color w:val="000000" w:themeColor="text1"/>
                    <w:sz w:val="24"/>
                    <w:highlight w:val="yellow"/>
                    <w:lang w:val="en-AU"/>
                  </w:rPr>
                </w:rPrChange>
              </w:rPr>
              <w:t>TPPDTPFTFinanceTMD</w:t>
            </w:r>
            <w:r w:rsidR="00737D7F" w:rsidRPr="00E02A63">
              <w:rPr>
                <w:rFonts w:asciiTheme="minorHAnsi" w:hAnsiTheme="minorHAnsi" w:cstheme="minorHAnsi"/>
                <w:color w:val="000000" w:themeColor="text1"/>
                <w:sz w:val="24"/>
                <w:rPrChange w:id="1112" w:author="Sue Simnor (EXT Idiom)" w:date="2024-08-13T18:36:00Z" w16du:dateUtc="2024-08-13T08:36:00Z">
                  <w:rPr>
                    <w:rFonts w:asciiTheme="minorHAnsi" w:hAnsiTheme="minorHAnsi" w:cstheme="minorHAnsi"/>
                    <w:color w:val="000000" w:themeColor="text1"/>
                    <w:sz w:val="24"/>
                    <w:highlight w:val="yellow"/>
                  </w:rPr>
                </w:rPrChange>
              </w:rPr>
              <w:t>&gt; IS NOT NULL</w:t>
            </w:r>
          </w:p>
          <w:p w14:paraId="3B34B726" w14:textId="27755D5D" w:rsidR="00737D7F" w:rsidRPr="00E02A63" w:rsidRDefault="00737D7F" w:rsidP="007C674A">
            <w:pPr>
              <w:pStyle w:val="TableBodycopy"/>
              <w:rPr>
                <w:rFonts w:asciiTheme="minorHAnsi" w:hAnsiTheme="minorHAnsi" w:cstheme="minorHAnsi"/>
                <w:color w:val="000000" w:themeColor="text1"/>
                <w:sz w:val="24"/>
                <w:rPrChange w:id="1113" w:author="Sue Simnor (EXT Idiom)" w:date="2024-08-13T18:36:00Z" w16du:dateUtc="2024-08-13T08:36:00Z">
                  <w:rPr>
                    <w:rFonts w:asciiTheme="minorHAnsi" w:hAnsiTheme="minorHAnsi" w:cstheme="minorHAnsi"/>
                    <w:color w:val="000000" w:themeColor="text1"/>
                    <w:sz w:val="24"/>
                    <w:highlight w:val="yellow"/>
                  </w:rPr>
                </w:rPrChange>
              </w:rPr>
            </w:pPr>
            <w:r w:rsidRPr="00E02A63">
              <w:rPr>
                <w:rFonts w:asciiTheme="minorHAnsi" w:hAnsiTheme="minorHAnsi" w:cstheme="minorHAnsi"/>
                <w:b/>
                <w:bCs/>
                <w:color w:val="000000" w:themeColor="text1"/>
                <w:sz w:val="24"/>
                <w:rPrChange w:id="1114" w:author="Sue Simnor (EXT Idiom)" w:date="2024-08-13T18:36:00Z" w16du:dateUtc="2024-08-13T08:36:00Z">
                  <w:rPr>
                    <w:rFonts w:asciiTheme="minorHAnsi" w:hAnsiTheme="minorHAnsi" w:cstheme="minorHAnsi"/>
                    <w:b/>
                    <w:bCs/>
                    <w:color w:val="000000" w:themeColor="text1"/>
                    <w:sz w:val="24"/>
                    <w:highlight w:val="yellow"/>
                  </w:rPr>
                </w:rPrChange>
              </w:rPr>
              <w:t>OR</w:t>
            </w:r>
            <w:r w:rsidRPr="00E02A63">
              <w:rPr>
                <w:rFonts w:asciiTheme="minorHAnsi" w:hAnsiTheme="minorHAnsi" w:cstheme="minorHAnsi"/>
                <w:color w:val="000000" w:themeColor="text1"/>
                <w:sz w:val="24"/>
                <w:rPrChange w:id="1115" w:author="Sue Simnor (EXT Idiom)" w:date="2024-08-13T18:36:00Z" w16du:dateUtc="2024-08-13T08:36:00Z">
                  <w:rPr>
                    <w:rFonts w:asciiTheme="minorHAnsi" w:hAnsiTheme="minorHAnsi" w:cstheme="minorHAnsi"/>
                    <w:color w:val="000000" w:themeColor="text1"/>
                    <w:sz w:val="24"/>
                    <w:highlight w:val="yellow"/>
                  </w:rPr>
                </w:rPrChange>
              </w:rPr>
              <w:t xml:space="preserve"> IF &lt;</w:t>
            </w:r>
            <w:r w:rsidR="007336D4" w:rsidRPr="00E02A63">
              <w:rPr>
                <w:rFonts w:asciiTheme="minorHAnsi" w:hAnsiTheme="minorHAnsi" w:cstheme="minorHAnsi"/>
                <w:color w:val="000000" w:themeColor="text1"/>
                <w:sz w:val="24"/>
                <w:rPrChange w:id="1116" w:author="Sue Simnor (EXT Idiom)" w:date="2024-08-13T18:36:00Z" w16du:dateUtc="2024-08-13T08:36:00Z">
                  <w:rPr>
                    <w:rFonts w:asciiTheme="minorHAnsi" w:hAnsiTheme="minorHAnsi" w:cstheme="minorHAnsi"/>
                    <w:color w:val="000000" w:themeColor="text1"/>
                    <w:sz w:val="24"/>
                    <w:highlight w:val="yellow"/>
                  </w:rPr>
                </w:rPrChange>
              </w:rPr>
              <w:t>TPFTSumInsuredTMD</w:t>
            </w:r>
            <w:r w:rsidRPr="00E02A63">
              <w:rPr>
                <w:rFonts w:asciiTheme="minorHAnsi" w:hAnsiTheme="minorHAnsi" w:cstheme="minorHAnsi"/>
                <w:color w:val="000000" w:themeColor="text1"/>
                <w:sz w:val="24"/>
                <w:rPrChange w:id="1117" w:author="Sue Simnor (EXT Idiom)" w:date="2024-08-13T18:36:00Z" w16du:dateUtc="2024-08-13T08:36:00Z">
                  <w:rPr>
                    <w:rFonts w:asciiTheme="minorHAnsi" w:hAnsiTheme="minorHAnsi" w:cstheme="minorHAnsi"/>
                    <w:color w:val="000000" w:themeColor="text1"/>
                    <w:sz w:val="24"/>
                    <w:highlight w:val="yellow"/>
                  </w:rPr>
                </w:rPrChange>
              </w:rPr>
              <w:t>&gt; IN NOT NULL</w:t>
            </w:r>
          </w:p>
          <w:p w14:paraId="7062F8EE" w14:textId="4B1D7D5E" w:rsidR="00737D7F" w:rsidRPr="00E02A63" w:rsidRDefault="00737D7F" w:rsidP="007C674A">
            <w:pPr>
              <w:pStyle w:val="TableBodycopy"/>
              <w:rPr>
                <w:rFonts w:asciiTheme="minorHAnsi" w:hAnsiTheme="minorHAnsi" w:cstheme="minorHAnsi"/>
                <w:color w:val="000000" w:themeColor="text1"/>
                <w:sz w:val="24"/>
                <w:rPrChange w:id="1118" w:author="Sue Simnor (EXT Idiom)" w:date="2024-08-13T18:36:00Z" w16du:dateUtc="2024-08-13T08:36:00Z">
                  <w:rPr>
                    <w:rFonts w:asciiTheme="minorHAnsi" w:hAnsiTheme="minorHAnsi" w:cstheme="minorHAnsi"/>
                    <w:color w:val="000000" w:themeColor="text1"/>
                    <w:sz w:val="24"/>
                    <w:highlight w:val="yellow"/>
                  </w:rPr>
                </w:rPrChange>
              </w:rPr>
            </w:pPr>
            <w:r w:rsidRPr="00E02A63">
              <w:rPr>
                <w:rFonts w:asciiTheme="minorHAnsi" w:hAnsiTheme="minorHAnsi" w:cstheme="minorHAnsi"/>
                <w:b/>
                <w:bCs/>
                <w:color w:val="000000" w:themeColor="text1"/>
                <w:sz w:val="24"/>
                <w:rPrChange w:id="1119" w:author="Sue Simnor (EXT Idiom)" w:date="2024-08-13T18:36:00Z" w16du:dateUtc="2024-08-13T08:36:00Z">
                  <w:rPr>
                    <w:rFonts w:asciiTheme="minorHAnsi" w:hAnsiTheme="minorHAnsi" w:cstheme="minorHAnsi"/>
                    <w:b/>
                    <w:bCs/>
                    <w:color w:val="000000" w:themeColor="text1"/>
                    <w:sz w:val="24"/>
                    <w:highlight w:val="yellow"/>
                  </w:rPr>
                </w:rPrChange>
              </w:rPr>
              <w:t>OR</w:t>
            </w:r>
            <w:r w:rsidRPr="00E02A63">
              <w:rPr>
                <w:rFonts w:asciiTheme="minorHAnsi" w:hAnsiTheme="minorHAnsi" w:cstheme="minorHAnsi"/>
                <w:color w:val="000000" w:themeColor="text1"/>
                <w:sz w:val="24"/>
                <w:rPrChange w:id="1120" w:author="Sue Simnor (EXT Idiom)" w:date="2024-08-13T18:36:00Z" w16du:dateUtc="2024-08-13T08:36:00Z">
                  <w:rPr>
                    <w:rFonts w:asciiTheme="minorHAnsi" w:hAnsiTheme="minorHAnsi" w:cstheme="minorHAnsi"/>
                    <w:color w:val="000000" w:themeColor="text1"/>
                    <w:sz w:val="24"/>
                    <w:highlight w:val="yellow"/>
                  </w:rPr>
                </w:rPrChange>
              </w:rPr>
              <w:t xml:space="preserve"> IF &lt;</w:t>
            </w:r>
            <w:r w:rsidRPr="00E02A63">
              <w:rPr>
                <w:rFonts w:asciiTheme="minorHAnsi" w:hAnsiTheme="minorHAnsi" w:cstheme="minorHAnsi"/>
                <w:color w:val="000000" w:themeColor="text1"/>
                <w:sz w:val="24"/>
                <w:lang w:val="en-AU"/>
                <w:rPrChange w:id="1121" w:author="Sue Simnor (EXT Idiom)" w:date="2024-08-13T18:36:00Z" w16du:dateUtc="2024-08-13T08:36:00Z">
                  <w:rPr>
                    <w:rFonts w:asciiTheme="minorHAnsi" w:hAnsiTheme="minorHAnsi" w:cstheme="minorHAnsi"/>
                    <w:color w:val="000000" w:themeColor="text1"/>
                    <w:sz w:val="24"/>
                    <w:highlight w:val="yellow"/>
                    <w:lang w:val="en-AU"/>
                  </w:rPr>
                </w:rPrChange>
              </w:rPr>
              <w:t>SumInsuredRatioTMD</w:t>
            </w:r>
            <w:r w:rsidRPr="00E02A63">
              <w:rPr>
                <w:rFonts w:asciiTheme="minorHAnsi" w:hAnsiTheme="minorHAnsi" w:cstheme="minorHAnsi"/>
                <w:color w:val="000000" w:themeColor="text1"/>
                <w:sz w:val="24"/>
                <w:rPrChange w:id="1122" w:author="Sue Simnor (EXT Idiom)" w:date="2024-08-13T18:36:00Z" w16du:dateUtc="2024-08-13T08:36:00Z">
                  <w:rPr>
                    <w:rFonts w:asciiTheme="minorHAnsi" w:hAnsiTheme="minorHAnsi" w:cstheme="minorHAnsi"/>
                    <w:color w:val="000000" w:themeColor="text1"/>
                    <w:sz w:val="24"/>
                    <w:highlight w:val="yellow"/>
                  </w:rPr>
                </w:rPrChange>
              </w:rPr>
              <w:t>&gt; IS NOT NULL</w:t>
            </w:r>
            <w:ins w:id="1123" w:author="Sue Simnor (EXT Idiom)" w:date="2024-08-07T11:14:00Z" w16du:dateUtc="2024-08-07T01:14:00Z">
              <w:r w:rsidR="00492CCA" w:rsidRPr="00E02A63">
                <w:rPr>
                  <w:rFonts w:asciiTheme="minorHAnsi" w:hAnsiTheme="minorHAnsi" w:cstheme="minorHAnsi"/>
                  <w:color w:val="000000" w:themeColor="text1"/>
                  <w:sz w:val="24"/>
                  <w:rPrChange w:id="1124" w:author="Sue Simnor (EXT Idiom)" w:date="2024-08-13T18:36:00Z" w16du:dateUtc="2024-08-13T08:36:00Z">
                    <w:rPr>
                      <w:rFonts w:asciiTheme="minorHAnsi" w:hAnsiTheme="minorHAnsi" w:cstheme="minorHAnsi"/>
                      <w:color w:val="000000" w:themeColor="text1"/>
                      <w:sz w:val="24"/>
                      <w:highlight w:val="yellow"/>
                    </w:rPr>
                  </w:rPrChange>
                </w:rPr>
                <w:t>)</w:t>
              </w:r>
            </w:ins>
          </w:p>
          <w:p w14:paraId="1FF4B148" w14:textId="77777777" w:rsidR="00737D7F" w:rsidRPr="00E02A63" w:rsidRDefault="00737D7F" w:rsidP="007C674A">
            <w:pPr>
              <w:pStyle w:val="TableBodycopy"/>
              <w:rPr>
                <w:rFonts w:asciiTheme="minorHAnsi" w:hAnsiTheme="minorHAnsi" w:cstheme="minorHAnsi"/>
                <w:b/>
                <w:bCs/>
                <w:color w:val="000000" w:themeColor="text1"/>
                <w:sz w:val="24"/>
                <w:rPrChange w:id="1125" w:author="Sue Simnor (EXT Idiom)" w:date="2024-08-13T18:36:00Z" w16du:dateUtc="2024-08-13T08:36:00Z">
                  <w:rPr>
                    <w:rFonts w:asciiTheme="minorHAnsi" w:hAnsiTheme="minorHAnsi" w:cstheme="minorHAnsi"/>
                    <w:b/>
                    <w:bCs/>
                    <w:color w:val="000000" w:themeColor="text1"/>
                    <w:sz w:val="24"/>
                    <w:highlight w:val="yellow"/>
                  </w:rPr>
                </w:rPrChange>
              </w:rPr>
            </w:pPr>
            <w:r w:rsidRPr="00E02A63">
              <w:rPr>
                <w:rFonts w:asciiTheme="minorHAnsi" w:hAnsiTheme="minorHAnsi" w:cstheme="minorHAnsi"/>
                <w:b/>
                <w:bCs/>
                <w:color w:val="000000" w:themeColor="text1"/>
                <w:sz w:val="24"/>
                <w:rPrChange w:id="1126" w:author="Sue Simnor (EXT Idiom)" w:date="2024-08-13T18:36:00Z" w16du:dateUtc="2024-08-13T08:36:00Z">
                  <w:rPr>
                    <w:rFonts w:asciiTheme="minorHAnsi" w:hAnsiTheme="minorHAnsi" w:cstheme="minorHAnsi"/>
                    <w:b/>
                    <w:bCs/>
                    <w:color w:val="000000" w:themeColor="text1"/>
                    <w:sz w:val="24"/>
                    <w:highlight w:val="yellow"/>
                  </w:rPr>
                </w:rPrChange>
              </w:rPr>
              <w:t>ELSEIF SKIP</w:t>
            </w:r>
          </w:p>
        </w:tc>
        <w:tc>
          <w:tcPr>
            <w:tcW w:w="4702" w:type="dxa"/>
          </w:tcPr>
          <w:p w14:paraId="0941E383" w14:textId="77777777" w:rsidR="00737D7F" w:rsidRPr="00E02A63" w:rsidRDefault="00737D7F" w:rsidP="007C674A">
            <w:pPr>
              <w:rPr>
                <w:rFonts w:asciiTheme="minorHAnsi" w:hAnsiTheme="minorHAnsi" w:cstheme="minorHAnsi"/>
                <w:color w:val="000000" w:themeColor="text1"/>
                <w:rPrChange w:id="1127" w:author="Sue Simnor (EXT Idiom)" w:date="2024-08-13T18:36:00Z" w16du:dateUtc="2024-08-13T08:36:00Z">
                  <w:rPr>
                    <w:rFonts w:asciiTheme="minorHAnsi" w:hAnsiTheme="minorHAnsi" w:cstheme="minorHAnsi"/>
                    <w:color w:val="000000" w:themeColor="text1"/>
                    <w:highlight w:val="yellow"/>
                  </w:rPr>
                </w:rPrChange>
              </w:rPr>
            </w:pPr>
            <w:r w:rsidRPr="00E02A63">
              <w:rPr>
                <w:rFonts w:asciiTheme="minorHAnsi" w:hAnsiTheme="minorHAnsi" w:cstheme="minorHAnsi"/>
                <w:color w:val="000000" w:themeColor="text1"/>
                <w:rPrChange w:id="1128" w:author="Sue Simnor (EXT Idiom)" w:date="2024-08-13T18:36:00Z" w16du:dateUtc="2024-08-13T08:36:00Z">
                  <w:rPr>
                    <w:rFonts w:asciiTheme="minorHAnsi" w:hAnsiTheme="minorHAnsi" w:cstheme="minorHAnsi"/>
                    <w:color w:val="000000" w:themeColor="text1"/>
                    <w:highlight w:val="yellow"/>
                  </w:rPr>
                </w:rPrChange>
              </w:rPr>
              <w:t xml:space="preserve">The content of the inserted pages is based on the logic within the TMD_EXCEPTIONS_Publication FSD, which can be found here: </w:t>
            </w:r>
            <w:r w:rsidRPr="00E02A63">
              <w:rPr>
                <w:rFonts w:asciiTheme="minorHAnsi" w:hAnsiTheme="minorHAnsi" w:cstheme="minorHAnsi"/>
                <w:color w:val="000000" w:themeColor="text1"/>
                <w:u w:val="single"/>
                <w:rPrChange w:id="1129" w:author="Sue Simnor (EXT Idiom)" w:date="2024-08-13T18:36:00Z" w16du:dateUtc="2024-08-13T08:36:00Z">
                  <w:rPr>
                    <w:rFonts w:asciiTheme="minorHAnsi" w:hAnsiTheme="minorHAnsi" w:cstheme="minorHAnsi"/>
                    <w:color w:val="000000" w:themeColor="text1"/>
                    <w:highlight w:val="yellow"/>
                    <w:u w:val="single"/>
                  </w:rPr>
                </w:rPrChange>
              </w:rPr>
              <w:fldChar w:fldCharType="begin"/>
            </w:r>
            <w:r w:rsidRPr="00E02A63">
              <w:rPr>
                <w:rFonts w:asciiTheme="minorHAnsi" w:hAnsiTheme="minorHAnsi" w:cstheme="minorHAnsi"/>
                <w:color w:val="000000" w:themeColor="text1"/>
                <w:u w:val="single"/>
                <w:rPrChange w:id="1130" w:author="Sue Simnor (EXT Idiom)" w:date="2024-08-13T18:36:00Z" w16du:dateUtc="2024-08-13T08:36:00Z">
                  <w:rPr>
                    <w:rFonts w:asciiTheme="minorHAnsi" w:hAnsiTheme="minorHAnsi" w:cstheme="minorHAnsi"/>
                    <w:color w:val="000000" w:themeColor="text1"/>
                    <w:highlight w:val="yellow"/>
                    <w:u w:val="single"/>
                  </w:rPr>
                </w:rPrChange>
              </w:rPr>
              <w:instrText>HYPERLINK "https://hollardcom1au.sharepoint.com/:f:/s/Polibit/EoMbkA3GmDZBlYGD4sBQoD4BiY7xYh-ty8-UMdXDfZzjug?e=vkCTxb"</w:instrText>
            </w:r>
            <w:r w:rsidRPr="000E59E7">
              <w:rPr>
                <w:rFonts w:asciiTheme="minorHAnsi" w:hAnsiTheme="minorHAnsi" w:cstheme="minorHAnsi"/>
                <w:color w:val="000000" w:themeColor="text1"/>
                <w:u w:val="single"/>
              </w:rPr>
            </w:r>
            <w:r w:rsidRPr="00E02A63">
              <w:rPr>
                <w:rFonts w:asciiTheme="minorHAnsi" w:hAnsiTheme="minorHAnsi" w:cstheme="minorHAnsi"/>
                <w:color w:val="000000" w:themeColor="text1"/>
                <w:u w:val="single"/>
                <w:rPrChange w:id="1131" w:author="Sue Simnor (EXT Idiom)" w:date="2024-08-13T18:36:00Z" w16du:dateUtc="2024-08-13T08:36:00Z">
                  <w:rPr>
                    <w:rFonts w:asciiTheme="minorHAnsi" w:hAnsiTheme="minorHAnsi" w:cstheme="minorHAnsi"/>
                    <w:color w:val="000000" w:themeColor="text1"/>
                    <w:highlight w:val="yellow"/>
                    <w:u w:val="single"/>
                  </w:rPr>
                </w:rPrChange>
              </w:rPr>
              <w:fldChar w:fldCharType="separate"/>
            </w:r>
            <w:r w:rsidRPr="00E02A63">
              <w:rPr>
                <w:rFonts w:asciiTheme="minorHAnsi" w:hAnsiTheme="minorHAnsi" w:cstheme="minorHAnsi"/>
                <w:color w:val="000000" w:themeColor="text1"/>
                <w:u w:val="single"/>
                <w:rPrChange w:id="1132" w:author="Sue Simnor (EXT Idiom)" w:date="2024-08-13T18:36:00Z" w16du:dateUtc="2024-08-13T08:36:00Z">
                  <w:rPr>
                    <w:rFonts w:asciiTheme="minorHAnsi" w:hAnsiTheme="minorHAnsi" w:cstheme="minorHAnsi"/>
                    <w:color w:val="000000" w:themeColor="text1"/>
                    <w:highlight w:val="yellow"/>
                    <w:u w:val="single"/>
                  </w:rPr>
                </w:rPrChange>
              </w:rPr>
              <w:t>FSD</w:t>
            </w:r>
            <w:r w:rsidRPr="00E02A63">
              <w:rPr>
                <w:rFonts w:asciiTheme="minorHAnsi" w:hAnsiTheme="minorHAnsi" w:cstheme="minorHAnsi"/>
                <w:color w:val="000000" w:themeColor="text1"/>
                <w:u w:val="single"/>
                <w:rPrChange w:id="1133" w:author="Sue Simnor (EXT Idiom)" w:date="2024-08-13T18:36:00Z" w16du:dateUtc="2024-08-13T08:36:00Z">
                  <w:rPr>
                    <w:rFonts w:asciiTheme="minorHAnsi" w:hAnsiTheme="minorHAnsi" w:cstheme="minorHAnsi"/>
                    <w:color w:val="000000" w:themeColor="text1"/>
                    <w:highlight w:val="yellow"/>
                    <w:u w:val="single"/>
                  </w:rPr>
                </w:rPrChange>
              </w:rPr>
              <w:fldChar w:fldCharType="end"/>
            </w:r>
          </w:p>
          <w:p w14:paraId="3FC1CF96" w14:textId="77777777" w:rsidR="00737D7F" w:rsidRPr="00E02A63" w:rsidRDefault="00737D7F" w:rsidP="007C674A">
            <w:pPr>
              <w:rPr>
                <w:rFonts w:asciiTheme="minorHAnsi" w:hAnsiTheme="minorHAnsi" w:cstheme="minorHAnsi"/>
                <w:color w:val="000000" w:themeColor="text1"/>
                <w:rPrChange w:id="1134" w:author="Sue Simnor (EXT Idiom)" w:date="2024-08-13T18:36:00Z" w16du:dateUtc="2024-08-13T08:36:00Z">
                  <w:rPr>
                    <w:rFonts w:asciiTheme="minorHAnsi" w:hAnsiTheme="minorHAnsi" w:cstheme="minorHAnsi"/>
                    <w:color w:val="000000" w:themeColor="text1"/>
                    <w:highlight w:val="yellow"/>
                  </w:rPr>
                </w:rPrChange>
              </w:rPr>
            </w:pPr>
          </w:p>
        </w:tc>
      </w:tr>
    </w:tbl>
    <w:p w14:paraId="4D42C415" w14:textId="77777777" w:rsidR="00737D7F" w:rsidRPr="00E02A63" w:rsidRDefault="00737D7F" w:rsidP="00737D7F">
      <w:pPr>
        <w:rPr>
          <w:rFonts w:asciiTheme="minorHAnsi" w:hAnsiTheme="minorHAnsi" w:cstheme="minorHAnsi"/>
          <w:color w:val="FF0000"/>
          <w:sz w:val="28"/>
          <w:szCs w:val="28"/>
          <w:rPrChange w:id="1135" w:author="Sue Simnor (EXT Idiom)" w:date="2024-08-13T18:36:00Z" w16du:dateUtc="2024-08-13T08:36:00Z">
            <w:rPr>
              <w:rFonts w:asciiTheme="minorHAnsi" w:hAnsiTheme="minorHAnsi" w:cstheme="minorHAnsi"/>
              <w:color w:val="FF0000"/>
              <w:sz w:val="28"/>
              <w:szCs w:val="28"/>
              <w:highlight w:val="yellow"/>
            </w:rPr>
          </w:rPrChange>
        </w:rPr>
      </w:pPr>
    </w:p>
    <w:p w14:paraId="15693977" w14:textId="3E7D63CB" w:rsidR="00737D7F" w:rsidRPr="00E02A63" w:rsidRDefault="00737D7F" w:rsidP="00737D7F">
      <w:pPr>
        <w:rPr>
          <w:rFonts w:asciiTheme="minorHAnsi" w:hAnsiTheme="minorHAnsi" w:cstheme="minorHAnsi"/>
          <w:sz w:val="28"/>
          <w:szCs w:val="28"/>
          <w:rPrChange w:id="1136" w:author="Sue Simnor (EXT Idiom)" w:date="2024-08-13T18:36:00Z" w16du:dateUtc="2024-08-13T08:36:00Z">
            <w:rPr>
              <w:rFonts w:asciiTheme="minorHAnsi" w:hAnsiTheme="minorHAnsi" w:cstheme="minorHAnsi"/>
              <w:sz w:val="28"/>
              <w:szCs w:val="28"/>
              <w:highlight w:val="yellow"/>
            </w:rPr>
          </w:rPrChange>
        </w:rPr>
      </w:pPr>
      <w:r w:rsidRPr="00E02A63">
        <w:rPr>
          <w:rFonts w:asciiTheme="minorHAnsi" w:hAnsiTheme="minorHAnsi" w:cstheme="minorHAnsi"/>
          <w:sz w:val="28"/>
          <w:szCs w:val="28"/>
          <w:rPrChange w:id="1137" w:author="Sue Simnor (EXT Idiom)" w:date="2024-08-13T18:36:00Z" w16du:dateUtc="2024-08-13T08:36:00Z">
            <w:rPr>
              <w:rFonts w:asciiTheme="minorHAnsi" w:hAnsiTheme="minorHAnsi" w:cstheme="minorHAnsi"/>
              <w:sz w:val="28"/>
              <w:szCs w:val="28"/>
              <w:highlight w:val="yellow"/>
            </w:rPr>
          </w:rPrChange>
        </w:rPr>
        <w:t>Please note the TMD EXCEPTIONS are to be Layout 1 Page 2-</w:t>
      </w:r>
      <w:r w:rsidRPr="00E02A63">
        <w:rPr>
          <w:rFonts w:asciiTheme="minorHAnsi" w:hAnsiTheme="minorHAnsi" w:cstheme="minorHAnsi"/>
          <w:i/>
          <w:iCs/>
          <w:sz w:val="28"/>
          <w:szCs w:val="28"/>
          <w:rPrChange w:id="1138" w:author="Sue Simnor (EXT Idiom)" w:date="2024-08-13T18:36:00Z" w16du:dateUtc="2024-08-13T08:36:00Z">
            <w:rPr>
              <w:rFonts w:asciiTheme="minorHAnsi" w:hAnsiTheme="minorHAnsi" w:cstheme="minorHAnsi"/>
              <w:i/>
              <w:iCs/>
              <w:sz w:val="28"/>
              <w:szCs w:val="28"/>
              <w:highlight w:val="yellow"/>
            </w:rPr>
          </w:rPrChange>
        </w:rPr>
        <w:t xml:space="preserve">n </w:t>
      </w:r>
      <w:r w:rsidRPr="00E02A63">
        <w:rPr>
          <w:rFonts w:asciiTheme="minorHAnsi" w:hAnsiTheme="minorHAnsi" w:cstheme="minorHAnsi"/>
          <w:sz w:val="28"/>
          <w:szCs w:val="28"/>
          <w:rPrChange w:id="1139" w:author="Sue Simnor (EXT Idiom)" w:date="2024-08-13T18:36:00Z" w16du:dateUtc="2024-08-13T08:36:00Z">
            <w:rPr>
              <w:rFonts w:asciiTheme="minorHAnsi" w:hAnsiTheme="minorHAnsi" w:cstheme="minorHAnsi"/>
              <w:sz w:val="28"/>
              <w:szCs w:val="28"/>
              <w:highlight w:val="yellow"/>
            </w:rPr>
          </w:rPrChange>
        </w:rPr>
        <w:t>to match the Cover Letter</w:t>
      </w:r>
      <w:r w:rsidR="00171EB4" w:rsidRPr="00E02A63">
        <w:rPr>
          <w:rFonts w:asciiTheme="minorHAnsi" w:hAnsiTheme="minorHAnsi" w:cstheme="minorHAnsi"/>
          <w:sz w:val="28"/>
          <w:szCs w:val="28"/>
          <w:rPrChange w:id="1140" w:author="Sue Simnor (EXT Idiom)" w:date="2024-08-13T18:36:00Z" w16du:dateUtc="2024-08-13T08:36:00Z">
            <w:rPr>
              <w:rFonts w:asciiTheme="minorHAnsi" w:hAnsiTheme="minorHAnsi" w:cstheme="minorHAnsi"/>
              <w:sz w:val="28"/>
              <w:szCs w:val="28"/>
              <w:highlight w:val="yellow"/>
            </w:rPr>
          </w:rPrChange>
        </w:rPr>
        <w:t>, and therefore does not have page numbering.</w:t>
      </w:r>
    </w:p>
    <w:p w14:paraId="00CE49EC" w14:textId="77777777" w:rsidR="00737D7F" w:rsidRPr="00A6637D" w:rsidRDefault="00737D7F" w:rsidP="00737D7F">
      <w:pPr>
        <w:rPr>
          <w:rFonts w:asciiTheme="minorHAnsi" w:hAnsiTheme="minorHAnsi" w:cstheme="minorHAnsi"/>
          <w:color w:val="FF0000"/>
          <w:sz w:val="28"/>
          <w:szCs w:val="28"/>
        </w:rPr>
      </w:pPr>
      <w:r w:rsidRPr="00A6637D">
        <w:rPr>
          <w:rFonts w:asciiTheme="minorHAnsi" w:hAnsiTheme="minorHAnsi" w:cstheme="minorHAnsi"/>
          <w:color w:val="FF0000"/>
          <w:sz w:val="28"/>
          <w:szCs w:val="28"/>
        </w:rPr>
        <w:br w:type="page"/>
      </w:r>
    </w:p>
    <w:p w14:paraId="6CAA5161" w14:textId="2D277426" w:rsidR="00311E46" w:rsidRPr="00E02A63" w:rsidRDefault="00311E46" w:rsidP="005A20BF">
      <w:pPr>
        <w:pStyle w:val="Heading1"/>
        <w:numPr>
          <w:ilvl w:val="1"/>
          <w:numId w:val="50"/>
        </w:numPr>
        <w:rPr>
          <w:rFonts w:cstheme="minorHAnsi"/>
          <w:rPrChange w:id="1141" w:author="Sue Simnor (EXT Idiom)" w:date="2024-08-13T18:36:00Z" w16du:dateUtc="2024-08-13T08:36:00Z">
            <w:rPr>
              <w:rFonts w:cstheme="minorHAnsi"/>
              <w:highlight w:val="yellow"/>
            </w:rPr>
          </w:rPrChange>
        </w:rPr>
      </w:pPr>
      <w:bookmarkStart w:id="1142" w:name="_Toc173483710"/>
      <w:bookmarkStart w:id="1143" w:name="_Toc173483711"/>
      <w:bookmarkStart w:id="1144" w:name="_Toc119396313"/>
      <w:bookmarkStart w:id="1145" w:name="_Toc122589912"/>
      <w:bookmarkEnd w:id="1142"/>
      <w:r w:rsidRPr="00E02A63">
        <w:rPr>
          <w:rFonts w:cstheme="minorHAnsi"/>
          <w:rPrChange w:id="1146" w:author="Sue Simnor (EXT Idiom)" w:date="2024-08-13T18:36:00Z" w16du:dateUtc="2024-08-13T08:36:00Z">
            <w:rPr>
              <w:rFonts w:cstheme="minorHAnsi"/>
              <w:highlight w:val="yellow"/>
            </w:rPr>
          </w:rPrChange>
        </w:rPr>
        <w:lastRenderedPageBreak/>
        <w:t>Page 1</w:t>
      </w:r>
      <w:bookmarkEnd w:id="1143"/>
      <w:r w:rsidRPr="00E02A63">
        <w:rPr>
          <w:rFonts w:cstheme="minorHAnsi"/>
          <w:rPrChange w:id="1147" w:author="Sue Simnor (EXT Idiom)" w:date="2024-08-13T18:36:00Z" w16du:dateUtc="2024-08-13T08:36:00Z">
            <w:rPr>
              <w:rFonts w:cstheme="minorHAnsi"/>
              <w:highlight w:val="yellow"/>
            </w:rPr>
          </w:rPrChange>
        </w:rPr>
        <w:t xml:space="preserve"> </w:t>
      </w:r>
      <w:bookmarkEnd w:id="1144"/>
      <w:bookmarkEnd w:id="1145"/>
    </w:p>
    <w:p w14:paraId="2E3E9183" w14:textId="57C3D4E3" w:rsidR="00311E46" w:rsidRPr="00E02A63" w:rsidRDefault="00311E46" w:rsidP="005A20BF">
      <w:pPr>
        <w:pStyle w:val="Heading1"/>
        <w:numPr>
          <w:ilvl w:val="2"/>
          <w:numId w:val="50"/>
        </w:numPr>
        <w:rPr>
          <w:rPrChange w:id="1148" w:author="Sue Simnor (EXT Idiom)" w:date="2024-08-13T18:36:00Z" w16du:dateUtc="2024-08-13T08:36:00Z">
            <w:rPr>
              <w:highlight w:val="yellow"/>
            </w:rPr>
          </w:rPrChange>
        </w:rPr>
      </w:pPr>
      <w:bookmarkStart w:id="1149" w:name="_Toc173483712"/>
      <w:r w:rsidRPr="00E02A63">
        <w:rPr>
          <w:rFonts w:cstheme="minorHAnsi"/>
          <w:rPrChange w:id="1150" w:author="Sue Simnor (EXT Idiom)" w:date="2024-08-13T18:36:00Z" w16du:dateUtc="2024-08-13T08:36:00Z">
            <w:rPr>
              <w:rFonts w:cstheme="minorHAnsi"/>
              <w:highlight w:val="yellow"/>
            </w:rPr>
          </w:rPrChange>
        </w:rPr>
        <w:t>Example</w:t>
      </w:r>
      <w:bookmarkEnd w:id="1149"/>
    </w:p>
    <w:p w14:paraId="2908EF91" w14:textId="0C4A2EB6" w:rsidR="00DA531B" w:rsidRDefault="00171EB4" w:rsidP="00E02B28">
      <w:pPr>
        <w:rPr>
          <w:rFonts w:asciiTheme="minorHAnsi" w:hAnsiTheme="minorHAnsi" w:cstheme="minorHAnsi"/>
        </w:rPr>
      </w:pPr>
      <w:r w:rsidRPr="00E02A63">
        <w:rPr>
          <w:rFonts w:asciiTheme="minorHAnsi" w:hAnsiTheme="minorHAnsi" w:cstheme="minorHAnsi"/>
          <w:rPrChange w:id="1151" w:author="Sue Simnor (EXT Idiom)" w:date="2024-08-13T18:36:00Z" w16du:dateUtc="2024-08-13T08:36:00Z">
            <w:rPr>
              <w:rFonts w:asciiTheme="minorHAnsi" w:hAnsiTheme="minorHAnsi" w:cstheme="minorHAnsi"/>
              <w:highlight w:val="yellow"/>
            </w:rPr>
          </w:rPrChange>
        </w:rPr>
        <w:t xml:space="preserve">Please note this example does not show the </w:t>
      </w:r>
      <w:del w:id="1152" w:author="Sam Sehgal (EXT Idiom)" w:date="2025-04-03T14:02:00Z" w16du:dateUtc="2025-04-03T03:02:00Z">
        <w:r w:rsidRPr="007475BE" w:rsidDel="007475BE">
          <w:rPr>
            <w:rFonts w:asciiTheme="minorHAnsi" w:hAnsiTheme="minorHAnsi" w:cstheme="minorHAnsi"/>
            <w:highlight w:val="yellow"/>
          </w:rPr>
          <w:delText xml:space="preserve">Transaction </w:delText>
        </w:r>
      </w:del>
      <w:ins w:id="1153" w:author="Sam Sehgal (EXT Idiom)" w:date="2025-04-03T14:02:00Z" w16du:dateUtc="2025-04-03T03:02:00Z">
        <w:r w:rsidR="007475BE" w:rsidRPr="007475BE">
          <w:rPr>
            <w:rFonts w:asciiTheme="minorHAnsi" w:hAnsiTheme="minorHAnsi" w:cstheme="minorHAnsi"/>
            <w:highlight w:val="yellow"/>
            <w:rPrChange w:id="1154" w:author="Sam Sehgal (EXT Idiom)" w:date="2025-04-03T14:03:00Z" w16du:dateUtc="2025-04-03T03:03:00Z">
              <w:rPr>
                <w:rFonts w:asciiTheme="minorHAnsi" w:hAnsiTheme="minorHAnsi" w:cstheme="minorHAnsi"/>
              </w:rPr>
            </w:rPrChange>
          </w:rPr>
          <w:t>System</w:t>
        </w:r>
        <w:r w:rsidR="007475BE" w:rsidRPr="007475BE">
          <w:rPr>
            <w:rFonts w:asciiTheme="minorHAnsi" w:hAnsiTheme="minorHAnsi" w:cstheme="minorHAnsi"/>
            <w:highlight w:val="yellow"/>
          </w:rPr>
          <w:t xml:space="preserve"> </w:t>
        </w:r>
      </w:ins>
      <w:r w:rsidRPr="007475BE">
        <w:rPr>
          <w:rFonts w:asciiTheme="minorHAnsi" w:hAnsiTheme="minorHAnsi" w:cstheme="minorHAnsi"/>
          <w:highlight w:val="yellow"/>
        </w:rPr>
        <w:t>Date</w:t>
      </w:r>
      <w:ins w:id="1155" w:author="Sam Sehgal (EXT Idiom)" w:date="2025-04-03T14:02:00Z" w16du:dateUtc="2025-04-03T03:02:00Z">
        <w:r w:rsidR="007475BE" w:rsidRPr="007475BE">
          <w:rPr>
            <w:rFonts w:asciiTheme="minorHAnsi" w:hAnsiTheme="minorHAnsi" w:cstheme="minorHAnsi"/>
            <w:highlight w:val="yellow"/>
            <w:rPrChange w:id="1156" w:author="Sam Sehgal (EXT Idiom)" w:date="2025-04-03T14:03:00Z" w16du:dateUtc="2025-04-03T03:03:00Z">
              <w:rPr>
                <w:rFonts w:asciiTheme="minorHAnsi" w:hAnsiTheme="minorHAnsi" w:cstheme="minorHAnsi"/>
              </w:rPr>
            </w:rPrChange>
          </w:rPr>
          <w:t xml:space="preserve"> (Document cre</w:t>
        </w:r>
      </w:ins>
      <w:ins w:id="1157" w:author="Sam Sehgal (EXT Idiom)" w:date="2025-04-03T14:03:00Z" w16du:dateUtc="2025-04-03T03:03:00Z">
        <w:r w:rsidR="007475BE" w:rsidRPr="007475BE">
          <w:rPr>
            <w:rFonts w:asciiTheme="minorHAnsi" w:hAnsiTheme="minorHAnsi" w:cstheme="minorHAnsi"/>
            <w:highlight w:val="yellow"/>
            <w:rPrChange w:id="1158" w:author="Sam Sehgal (EXT Idiom)" w:date="2025-04-03T14:03:00Z" w16du:dateUtc="2025-04-03T03:03:00Z">
              <w:rPr>
                <w:rFonts w:asciiTheme="minorHAnsi" w:hAnsiTheme="minorHAnsi" w:cstheme="minorHAnsi"/>
              </w:rPr>
            </w:rPrChange>
          </w:rPr>
          <w:t>ation date in EO</w:t>
        </w:r>
        <w:r w:rsidR="007475BE">
          <w:rPr>
            <w:rFonts w:asciiTheme="minorHAnsi" w:hAnsiTheme="minorHAnsi" w:cstheme="minorHAnsi"/>
          </w:rPr>
          <w:t>)</w:t>
        </w:r>
      </w:ins>
      <w:r w:rsidRPr="00E02A63">
        <w:rPr>
          <w:rFonts w:asciiTheme="minorHAnsi" w:hAnsiTheme="minorHAnsi" w:cstheme="minorHAnsi"/>
          <w:rPrChange w:id="1159" w:author="Sue Simnor (EXT Idiom)" w:date="2024-08-13T18:36:00Z" w16du:dateUtc="2024-08-13T08:36:00Z">
            <w:rPr>
              <w:rFonts w:asciiTheme="minorHAnsi" w:hAnsiTheme="minorHAnsi" w:cstheme="minorHAnsi"/>
              <w:highlight w:val="yellow"/>
            </w:rPr>
          </w:rPrChange>
        </w:rPr>
        <w:t>, which is to be added the top of the page.</w:t>
      </w:r>
    </w:p>
    <w:p w14:paraId="5DAB2DA9" w14:textId="77777777" w:rsidR="00171EB4" w:rsidRPr="00720F8E" w:rsidRDefault="00171EB4" w:rsidP="00E02B28">
      <w:pPr>
        <w:rPr>
          <w:rFonts w:asciiTheme="minorHAnsi" w:hAnsiTheme="minorHAnsi" w:cstheme="minorHAnsi"/>
        </w:rPr>
      </w:pPr>
    </w:p>
    <w:p w14:paraId="68B68D10" w14:textId="4C1DC400" w:rsidR="00F072FA" w:rsidRPr="00720F8E" w:rsidRDefault="001622E4" w:rsidP="00E02B28">
      <w:pPr>
        <w:jc w:val="center"/>
        <w:rPr>
          <w:rFonts w:asciiTheme="minorHAnsi" w:hAnsiTheme="minorHAnsi" w:cstheme="minorHAnsi"/>
        </w:rPr>
      </w:pPr>
      <w:del w:id="1160" w:author="Andrew Froude" w:date="2024-08-02T08:37:00Z">
        <w:r>
          <w:rPr>
            <w:noProof/>
          </w:rPr>
          <w:drawing>
            <wp:inline distT="0" distB="0" distL="0" distR="0" wp14:anchorId="01E88744" wp14:editId="7B42EE1B">
              <wp:extent cx="3039462" cy="4451350"/>
              <wp:effectExtent l="0" t="0" r="8890" b="6350"/>
              <wp:docPr id="87015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3039462" cy="4451350"/>
                      </a:xfrm>
                      <a:prstGeom prst="rect">
                        <a:avLst/>
                      </a:prstGeom>
                    </pic:spPr>
                  </pic:pic>
                </a:graphicData>
              </a:graphic>
            </wp:inline>
          </w:drawing>
        </w:r>
      </w:del>
      <w:r w:rsidRPr="00720F8E" w:rsidDel="00171EB4">
        <w:rPr>
          <w:rFonts w:asciiTheme="minorHAnsi" w:hAnsiTheme="minorHAnsi" w:cstheme="minorHAnsi"/>
          <w:noProof/>
        </w:rPr>
        <w:t xml:space="preserve"> </w:t>
      </w:r>
    </w:p>
    <w:p w14:paraId="1596CD67" w14:textId="57701900" w:rsidR="008D1FC7" w:rsidRPr="00720F8E" w:rsidRDefault="008D1FC7" w:rsidP="00F972DD">
      <w:pPr>
        <w:jc w:val="center"/>
        <w:rPr>
          <w:rFonts w:asciiTheme="minorHAnsi" w:hAnsiTheme="minorHAnsi" w:cstheme="minorHAnsi"/>
        </w:rPr>
      </w:pPr>
      <w:bookmarkStart w:id="1161" w:name="_Toc113821595"/>
      <w:bookmarkStart w:id="1162" w:name="_Toc143871465"/>
    </w:p>
    <w:p w14:paraId="0F7BF81E" w14:textId="77777777" w:rsidR="00171EB4" w:rsidRDefault="008D1FC7">
      <w:pPr>
        <w:rPr>
          <w:ins w:id="1163" w:author="Andrew Froude" w:date="2024-08-02T08:39:00Z" w16du:dateUtc="2024-08-01T22:39:00Z"/>
          <w:rFonts w:asciiTheme="minorHAnsi" w:hAnsiTheme="minorHAnsi" w:cstheme="minorHAnsi"/>
        </w:rPr>
      </w:pPr>
      <w:r w:rsidRPr="00720F8E">
        <w:rPr>
          <w:rFonts w:asciiTheme="minorHAnsi" w:hAnsiTheme="minorHAnsi" w:cstheme="minorHAnsi"/>
        </w:rPr>
        <w:br w:type="page"/>
      </w:r>
    </w:p>
    <w:p w14:paraId="3BDC1288" w14:textId="32F48D21" w:rsidR="00171EB4" w:rsidRPr="00E02A63" w:rsidRDefault="00A563C5" w:rsidP="00171EB4">
      <w:pPr>
        <w:pStyle w:val="Heading1"/>
        <w:numPr>
          <w:ilvl w:val="2"/>
          <w:numId w:val="50"/>
        </w:numPr>
        <w:rPr>
          <w:rFonts w:cstheme="minorHAnsi"/>
          <w:rPrChange w:id="1164" w:author="Sue Simnor (EXT Idiom)" w:date="2024-08-13T18:36:00Z" w16du:dateUtc="2024-08-13T08:36:00Z">
            <w:rPr>
              <w:rFonts w:cstheme="minorHAnsi"/>
              <w:highlight w:val="yellow"/>
            </w:rPr>
          </w:rPrChange>
        </w:rPr>
      </w:pPr>
      <w:bookmarkStart w:id="1165" w:name="_Toc173483713"/>
      <w:r w:rsidRPr="00E02A63">
        <w:rPr>
          <w:rFonts w:cstheme="minorHAnsi"/>
          <w:rPrChange w:id="1166" w:author="Sue Simnor (EXT Idiom)" w:date="2024-08-13T18:36:00Z" w16du:dateUtc="2024-08-13T08:36:00Z">
            <w:rPr>
              <w:rFonts w:cstheme="minorHAnsi"/>
              <w:highlight w:val="yellow"/>
            </w:rPr>
          </w:rPrChange>
        </w:rPr>
        <w:lastRenderedPageBreak/>
        <w:t xml:space="preserve">Page 1 </w:t>
      </w:r>
      <w:r w:rsidR="00171EB4" w:rsidRPr="00E02A63">
        <w:rPr>
          <w:rFonts w:cstheme="minorHAnsi"/>
          <w:rPrChange w:id="1167" w:author="Sue Simnor (EXT Idiom)" w:date="2024-08-13T18:36:00Z" w16du:dateUtc="2024-08-13T08:36:00Z">
            <w:rPr>
              <w:rFonts w:cstheme="minorHAnsi"/>
              <w:highlight w:val="yellow"/>
            </w:rPr>
          </w:rPrChange>
        </w:rPr>
        <w:t>Header</w:t>
      </w:r>
      <w:bookmarkEnd w:id="1165"/>
    </w:p>
    <w:p w14:paraId="754E51DD" w14:textId="48593EE9" w:rsidR="00171EB4" w:rsidRDefault="00A82BBA">
      <w:pPr>
        <w:jc w:val="center"/>
        <w:rPr>
          <w:ins w:id="1168" w:author="Andrew Froude" w:date="2024-08-02T08:39:00Z" w16du:dateUtc="2024-08-01T22:39:00Z"/>
          <w:rFonts w:asciiTheme="minorHAnsi" w:hAnsiTheme="minorHAnsi"/>
        </w:rPr>
        <w:pPrChange w:id="1169" w:author="Andrew Froude" w:date="2024-08-02T08:43:00Z" w16du:dateUtc="2024-08-01T22:43:00Z">
          <w:pPr/>
        </w:pPrChange>
      </w:pPr>
      <w:ins w:id="1170" w:author="Andrew Froude" w:date="2024-08-02T08:41:00Z" w16du:dateUtc="2024-08-01T22:48:00Z">
        <w:r>
          <w:rPr>
            <w:noProof/>
          </w:rPr>
          <mc:AlternateContent>
            <mc:Choice Requires="wps">
              <w:drawing>
                <wp:inline distT="0" distB="0" distL="114300" distR="114300" wp14:anchorId="21363E26" wp14:editId="2EC34E16">
                  <wp:extent cx="3970020" cy="246380"/>
                  <wp:effectExtent l="0" t="0" r="17780" b="7620"/>
                  <wp:docPr id="953980783" name="Rectangle 15"/>
                  <wp:cNvGraphicFramePr/>
                  <a:graphic xmlns:a="http://schemas.openxmlformats.org/drawingml/2006/main">
                    <a:graphicData uri="http://schemas.microsoft.com/office/word/2010/wordprocessingShape">
                      <wps:wsp>
                        <wps:cNvSpPr/>
                        <wps:spPr>
                          <a:xfrm>
                            <a:off x="0" y="0"/>
                            <a:ext cx="3970020" cy="24638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9F40A1" w14:textId="1AE59F81" w:rsidR="00A563C5" w:rsidRPr="00A563C5" w:rsidRDefault="00A563C5">
                              <w:pPr>
                                <w:jc w:val="center"/>
                                <w:rPr>
                                  <w:color w:val="FF0000"/>
                                  <w:sz w:val="16"/>
                                  <w:szCs w:val="16"/>
                                  <w:lang w:val="en-AU"/>
                                  <w:rPrChange w:id="1171" w:author="Andrew Froude" w:date="2024-08-02T08:46:00Z" w16du:dateUtc="2024-08-01T22:46:00Z">
                                    <w:rPr/>
                                  </w:rPrChange>
                                </w:rPr>
                                <w:pPrChange w:id="1172" w:author="Andrew Froude" w:date="2024-08-02T08:46:00Z" w16du:dateUtc="2024-08-01T22:46:00Z">
                                  <w:pPr/>
                                </w:pPrChange>
                              </w:pPr>
                              <w:ins w:id="1173" w:author="Andrew Froude" w:date="2024-08-02T08:46:00Z" w16du:dateUtc="2024-08-01T22:46:00Z">
                                <w:r w:rsidRPr="00A563C5">
                                  <w:rPr>
                                    <w:color w:val="FF0000"/>
                                    <w:sz w:val="16"/>
                                    <w:szCs w:val="16"/>
                                    <w:lang w:val="en-AU"/>
                                    <w:rPrChange w:id="1174" w:author="Andrew Froude" w:date="2024-08-02T08:46:00Z" w16du:dateUtc="2024-08-01T22:46:00Z">
                                      <w:rPr>
                                        <w:lang w:val="en-AU"/>
                                      </w:rPr>
                                    </w:rPrChange>
                                  </w:rPr>
                                  <w:t>P1H</w:t>
                                </w:r>
                              </w:ins>
                              <w:ins w:id="1175" w:author="Andrew Froude" w:date="2024-08-02T08:49:00Z" w16du:dateUtc="2024-08-01T22:49:00Z">
                                <w:r>
                                  <w:rPr>
                                    <w:color w:val="FF0000"/>
                                    <w:sz w:val="16"/>
                                    <w:szCs w:val="16"/>
                                    <w:lang w:val="en-AU"/>
                                  </w:rPr>
                                  <w:t>3</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inline>
              </w:drawing>
            </mc:Choice>
            <mc:Fallback>
              <w:pict>
                <v:rect w14:anchorId="21363E26" id="Rectangle 15" o:spid="_x0000_s1026" style="width:312.6pt;height: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" filled="f" strokecolor="red">
                  <v:textbox inset="2.5mm,0,,0">
                    <w:txbxContent>
                      <w:p w14:paraId="6F9F40A1" w14:textId="1AE59F81" w:rsidR="00A563C5" w:rsidRPr="00A563C5" w:rsidRDefault="00A563C5">
                        <w:pPr>
                          <w:jc w:val="center"/>
                          <w:rPr>
                            <w:color w:val="FF0000"/>
                            <w:sz w:val="16"/>
                            <w:szCs w:val="16"/>
                            <w:lang w:val="en-AU"/>
                            <w:rPrChange w:id="1176" w:author="Andrew Froude" w:date="2024-08-02T08:46:00Z" w16du:dateUtc="2024-08-01T22:46:00Z">
                              <w:rPr/>
                            </w:rPrChange>
                          </w:rPr>
                          <w:pPrChange w:id="1177" w:author="Andrew Froude" w:date="2024-08-02T08:46:00Z" w16du:dateUtc="2024-08-01T22:46:00Z">
                            <w:pPr/>
                          </w:pPrChange>
                        </w:pPr>
                        <w:ins w:id="1178" w:author="Andrew Froude" w:date="2024-08-02T08:46:00Z" w16du:dateUtc="2024-08-01T22:46:00Z">
                          <w:r w:rsidRPr="00A563C5">
                            <w:rPr>
                              <w:color w:val="FF0000"/>
                              <w:sz w:val="16"/>
                              <w:szCs w:val="16"/>
                              <w:lang w:val="en-AU"/>
                              <w:rPrChange w:id="1179" w:author="Andrew Froude" w:date="2024-08-02T08:46:00Z" w16du:dateUtc="2024-08-01T22:46:00Z">
                                <w:rPr>
                                  <w:lang w:val="en-AU"/>
                                </w:rPr>
                              </w:rPrChange>
                            </w:rPr>
                            <w:t>P1H</w:t>
                          </w:r>
                        </w:ins>
                        <w:ins w:id="1180" w:author="Andrew Froude" w:date="2024-08-02T08:49:00Z" w16du:dateUtc="2024-08-01T22:49:00Z">
                          <w:r>
                            <w:rPr>
                              <w:color w:val="FF0000"/>
                              <w:sz w:val="16"/>
                              <w:szCs w:val="16"/>
                              <w:lang w:val="en-AU"/>
                            </w:rPr>
                            <w:t>3</w:t>
                          </w:r>
                        </w:ins>
                      </w:p>
                    </w:txbxContent>
                  </v:textbox>
                  <w10:anchorlock/>
                </v:rect>
              </w:pict>
            </mc:Fallback>
          </mc:AlternateContent>
        </w:r>
        <w:r>
          <w:rPr>
            <w:noProof/>
          </w:rPr>
          <mc:AlternateContent>
            <mc:Choice Requires="wps">
              <w:drawing>
                <wp:inline distT="0" distB="0" distL="114300" distR="114300" wp14:anchorId="7EAA4037" wp14:editId="03C25817">
                  <wp:extent cx="3970037" cy="197708"/>
                  <wp:effectExtent l="0" t="0" r="17780" b="18415"/>
                  <wp:docPr id="620702609" name="Rectangle 15"/>
                  <wp:cNvGraphicFramePr/>
                  <a:graphic xmlns:a="http://schemas.openxmlformats.org/drawingml/2006/main">
                    <a:graphicData uri="http://schemas.microsoft.com/office/word/2010/wordprocessingShape">
                      <wps:wsp>
                        <wps:cNvSpPr/>
                        <wps:spPr>
                          <a:xfrm>
                            <a:off x="0" y="0"/>
                            <a:ext cx="3970037" cy="197708"/>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BAF36F" w14:textId="6DB4CE4A" w:rsidR="00A563C5" w:rsidRPr="00A563C5" w:rsidRDefault="00A563C5">
                              <w:pPr>
                                <w:jc w:val="center"/>
                                <w:rPr>
                                  <w:color w:val="FF0000"/>
                                  <w:sz w:val="16"/>
                                  <w:szCs w:val="16"/>
                                  <w:lang w:val="en-AU"/>
                                  <w:rPrChange w:id="1181" w:author="Andrew Froude" w:date="2024-08-02T08:46:00Z" w16du:dateUtc="2024-08-01T22:46:00Z">
                                    <w:rPr/>
                                  </w:rPrChange>
                                </w:rPr>
                                <w:pPrChange w:id="1182" w:author="Andrew Froude" w:date="2024-08-02T08:46:00Z" w16du:dateUtc="2024-08-01T22:46:00Z">
                                  <w:pPr/>
                                </w:pPrChange>
                              </w:pPr>
                              <w:ins w:id="1183" w:author="Andrew Froude" w:date="2024-08-02T08:46:00Z" w16du:dateUtc="2024-08-01T22:46:00Z">
                                <w:r w:rsidRPr="00A563C5">
                                  <w:rPr>
                                    <w:color w:val="FF0000"/>
                                    <w:sz w:val="16"/>
                                    <w:szCs w:val="16"/>
                                    <w:lang w:val="en-AU"/>
                                    <w:rPrChange w:id="1184" w:author="Andrew Froude" w:date="2024-08-02T08:46:00Z" w16du:dateUtc="2024-08-01T22:46:00Z">
                                      <w:rPr>
                                        <w:lang w:val="en-AU"/>
                                      </w:rPr>
                                    </w:rPrChange>
                                  </w:rPr>
                                  <w:t>P1H</w:t>
                                </w:r>
                              </w:ins>
                              <w:ins w:id="1185" w:author="Andrew Froude" w:date="2024-08-02T08:57:00Z" w16du:dateUtc="2024-08-01T22:57:00Z">
                                <w:r w:rsidR="00A82BBA">
                                  <w:rPr>
                                    <w:color w:val="FF0000"/>
                                    <w:sz w:val="16"/>
                                    <w:szCs w:val="16"/>
                                    <w:lang w:val="en-AU"/>
                                  </w:rPr>
                                  <w:t>4</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inline>
              </w:drawing>
            </mc:Choice>
            <mc:Fallback>
              <w:pict>
                <v:rect w14:anchorId="7EAA4037" id="_x0000_s1027" style="width:312.6pt;height:1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" filled="f" strokecolor="red">
                  <v:textbox inset="2.5mm,0,,0">
                    <w:txbxContent>
                      <w:p w14:paraId="49BAF36F" w14:textId="6DB4CE4A" w:rsidR="00A563C5" w:rsidRPr="00A563C5" w:rsidRDefault="00A563C5">
                        <w:pPr>
                          <w:jc w:val="center"/>
                          <w:rPr>
                            <w:color w:val="FF0000"/>
                            <w:sz w:val="16"/>
                            <w:szCs w:val="16"/>
                            <w:lang w:val="en-AU"/>
                            <w:rPrChange w:id="1186" w:author="Andrew Froude" w:date="2024-08-02T08:46:00Z" w16du:dateUtc="2024-08-01T22:46:00Z">
                              <w:rPr/>
                            </w:rPrChange>
                          </w:rPr>
                          <w:pPrChange w:id="1187" w:author="Andrew Froude" w:date="2024-08-02T08:46:00Z" w16du:dateUtc="2024-08-01T22:46:00Z">
                            <w:pPr/>
                          </w:pPrChange>
                        </w:pPr>
                        <w:ins w:id="1188" w:author="Andrew Froude" w:date="2024-08-02T08:46:00Z" w16du:dateUtc="2024-08-01T22:46:00Z">
                          <w:r w:rsidRPr="00A563C5">
                            <w:rPr>
                              <w:color w:val="FF0000"/>
                              <w:sz w:val="16"/>
                              <w:szCs w:val="16"/>
                              <w:lang w:val="en-AU"/>
                              <w:rPrChange w:id="1189" w:author="Andrew Froude" w:date="2024-08-02T08:46:00Z" w16du:dateUtc="2024-08-01T22:46:00Z">
                                <w:rPr>
                                  <w:lang w:val="en-AU"/>
                                </w:rPr>
                              </w:rPrChange>
                            </w:rPr>
                            <w:t>P1H</w:t>
                          </w:r>
                        </w:ins>
                        <w:ins w:id="1190" w:author="Andrew Froude" w:date="2024-08-02T08:57:00Z" w16du:dateUtc="2024-08-01T22:57:00Z">
                          <w:r w:rsidR="00A82BBA">
                            <w:rPr>
                              <w:color w:val="FF0000"/>
                              <w:sz w:val="16"/>
                              <w:szCs w:val="16"/>
                              <w:lang w:val="en-AU"/>
                            </w:rPr>
                            <w:t>4</w:t>
                          </w:r>
                        </w:ins>
                      </w:p>
                    </w:txbxContent>
                  </v:textbox>
                  <w10:anchorlock/>
                </v:rect>
              </w:pict>
            </mc:Fallback>
          </mc:AlternateContent>
        </w:r>
        <w:r>
          <w:rPr>
            <w:noProof/>
          </w:rPr>
          <mc:AlternateContent>
            <mc:Choice Requires="wps">
              <w:drawing>
                <wp:inline distT="0" distB="0" distL="114300" distR="114300" wp14:anchorId="5A1385F6" wp14:editId="42CDC7B0">
                  <wp:extent cx="3369276" cy="395416"/>
                  <wp:effectExtent l="0" t="0" r="9525" b="11430"/>
                  <wp:docPr id="1579633132" name="Rectangle 15"/>
                  <wp:cNvGraphicFramePr/>
                  <a:graphic xmlns:a="http://schemas.openxmlformats.org/drawingml/2006/main">
                    <a:graphicData uri="http://schemas.microsoft.com/office/word/2010/wordprocessingShape">
                      <wps:wsp>
                        <wps:cNvSpPr/>
                        <wps:spPr>
                          <a:xfrm>
                            <a:off x="0" y="0"/>
                            <a:ext cx="3369276" cy="395416"/>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825714" w14:textId="0F368BAC" w:rsidR="00A563C5" w:rsidRPr="00A563C5" w:rsidRDefault="00A563C5">
                              <w:pPr>
                                <w:jc w:val="center"/>
                                <w:rPr>
                                  <w:color w:val="FF0000"/>
                                  <w:sz w:val="16"/>
                                  <w:szCs w:val="16"/>
                                  <w:lang w:val="en-AU"/>
                                  <w:rPrChange w:id="1191" w:author="Andrew Froude" w:date="2024-08-02T08:46:00Z" w16du:dateUtc="2024-08-01T22:46:00Z">
                                    <w:rPr/>
                                  </w:rPrChange>
                                </w:rPr>
                                <w:pPrChange w:id="1192" w:author="Andrew Froude" w:date="2024-08-02T08:46:00Z" w16du:dateUtc="2024-08-01T22:46:00Z">
                                  <w:pPr/>
                                </w:pPrChange>
                              </w:pPr>
                              <w:ins w:id="1193" w:author="Andrew Froude" w:date="2024-08-02T08:46:00Z" w16du:dateUtc="2024-08-01T22:46:00Z">
                                <w:r w:rsidRPr="00A563C5">
                                  <w:rPr>
                                    <w:color w:val="FF0000"/>
                                    <w:sz w:val="16"/>
                                    <w:szCs w:val="16"/>
                                    <w:lang w:val="en-AU"/>
                                    <w:rPrChange w:id="1194" w:author="Andrew Froude" w:date="2024-08-02T08:46:00Z" w16du:dateUtc="2024-08-01T22:46:00Z">
                                      <w:rPr>
                                        <w:lang w:val="en-AU"/>
                                      </w:rPr>
                                    </w:rPrChange>
                                  </w:rPr>
                                  <w:t>P1H2</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inline>
              </w:drawing>
            </mc:Choice>
            <mc:Fallback>
              <w:pict>
                <v:rect w14:anchorId="5A1385F6" id="_x0000_s1028" style="width:265.3pt;height:3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" filled="f" strokecolor="red">
                  <v:textbox inset="2.5mm,0,,0">
                    <w:txbxContent>
                      <w:p w14:paraId="6C825714" w14:textId="0F368BAC" w:rsidR="00A563C5" w:rsidRPr="00A563C5" w:rsidRDefault="00A563C5">
                        <w:pPr>
                          <w:jc w:val="center"/>
                          <w:rPr>
                            <w:color w:val="FF0000"/>
                            <w:sz w:val="16"/>
                            <w:szCs w:val="16"/>
                            <w:lang w:val="en-AU"/>
                            <w:rPrChange w:id="1195" w:author="Andrew Froude" w:date="2024-08-02T08:46:00Z" w16du:dateUtc="2024-08-01T22:46:00Z">
                              <w:rPr/>
                            </w:rPrChange>
                          </w:rPr>
                          <w:pPrChange w:id="1196" w:author="Andrew Froude" w:date="2024-08-02T08:46:00Z" w16du:dateUtc="2024-08-01T22:46:00Z">
                            <w:pPr/>
                          </w:pPrChange>
                        </w:pPr>
                        <w:ins w:id="1197" w:author="Andrew Froude" w:date="2024-08-02T08:46:00Z" w16du:dateUtc="2024-08-01T22:46:00Z">
                          <w:r w:rsidRPr="00A563C5">
                            <w:rPr>
                              <w:color w:val="FF0000"/>
                              <w:sz w:val="16"/>
                              <w:szCs w:val="16"/>
                              <w:lang w:val="en-AU"/>
                              <w:rPrChange w:id="1198" w:author="Andrew Froude" w:date="2024-08-02T08:46:00Z" w16du:dateUtc="2024-08-01T22:46:00Z">
                                <w:rPr>
                                  <w:lang w:val="en-AU"/>
                                </w:rPr>
                              </w:rPrChange>
                            </w:rPr>
                            <w:t>P1H2</w:t>
                          </w:r>
                        </w:ins>
                      </w:p>
                    </w:txbxContent>
                  </v:textbox>
                  <w10:anchorlock/>
                </v:rect>
              </w:pict>
            </mc:Fallback>
          </mc:AlternateContent>
        </w:r>
        <w:r>
          <w:rPr>
            <w:noProof/>
          </w:rPr>
          <mc:AlternateContent>
            <mc:Choice Requires="wps">
              <w:drawing>
                <wp:inline distT="0" distB="0" distL="114300" distR="114300" wp14:anchorId="2FA486FE" wp14:editId="09FA9C69">
                  <wp:extent cx="601345" cy="394970"/>
                  <wp:effectExtent l="0" t="0" r="8255" b="11430"/>
                  <wp:docPr id="758764823" name="Rectangle 15"/>
                  <wp:cNvGraphicFramePr/>
                  <a:graphic xmlns:a="http://schemas.openxmlformats.org/drawingml/2006/main">
                    <a:graphicData uri="http://schemas.microsoft.com/office/word/2010/wordprocessingShape">
                      <wps:wsp>
                        <wps:cNvSpPr/>
                        <wps:spPr>
                          <a:xfrm>
                            <a:off x="0" y="0"/>
                            <a:ext cx="601345" cy="39497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52E992" w14:textId="5F642873" w:rsidR="00A563C5" w:rsidRPr="00A563C5" w:rsidRDefault="00A563C5">
                              <w:pPr>
                                <w:jc w:val="center"/>
                                <w:rPr>
                                  <w:color w:val="FF0000"/>
                                  <w:sz w:val="16"/>
                                  <w:szCs w:val="16"/>
                                  <w:lang w:val="en-AU"/>
                                  <w:rPrChange w:id="1199" w:author="Andrew Froude" w:date="2024-08-02T08:47:00Z" w16du:dateUtc="2024-08-01T22:47:00Z">
                                    <w:rPr/>
                                  </w:rPrChange>
                                </w:rPr>
                                <w:pPrChange w:id="1200" w:author="Andrew Froude" w:date="2024-08-02T08:47:00Z" w16du:dateUtc="2024-08-01T22:47:00Z">
                                  <w:pPr/>
                                </w:pPrChange>
                              </w:pPr>
                              <w:ins w:id="1201" w:author="Andrew Froude" w:date="2024-08-02T08:47:00Z" w16du:dateUtc="2024-08-01T22:47:00Z">
                                <w:r w:rsidRPr="00A563C5">
                                  <w:rPr>
                                    <w:color w:val="FF0000"/>
                                    <w:sz w:val="16"/>
                                    <w:szCs w:val="16"/>
                                    <w:lang w:val="en-AU"/>
                                    <w:rPrChange w:id="1202" w:author="Andrew Froude" w:date="2024-08-02T08:47:00Z" w16du:dateUtc="2024-08-01T22:47:00Z">
                                      <w:rPr>
                                        <w:lang w:val="en-AU"/>
                                      </w:rPr>
                                    </w:rPrChange>
                                  </w:rPr>
                                  <w:t>Icon</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inline>
              </w:drawing>
            </mc:Choice>
            <mc:Fallback>
              <w:pict>
                <v:rect w14:anchorId="2FA486FE" id="_x0000_s1029" style="width:47.35pt;height:3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" filled="f" strokecolor="red">
                  <v:textbox inset="2.5mm,0,,0">
                    <w:txbxContent>
                      <w:p w14:paraId="4752E992" w14:textId="5F642873" w:rsidR="00A563C5" w:rsidRPr="00A563C5" w:rsidRDefault="00A563C5">
                        <w:pPr>
                          <w:jc w:val="center"/>
                          <w:rPr>
                            <w:color w:val="FF0000"/>
                            <w:sz w:val="16"/>
                            <w:szCs w:val="16"/>
                            <w:lang w:val="en-AU"/>
                            <w:rPrChange w:id="1203" w:author="Andrew Froude" w:date="2024-08-02T08:47:00Z" w16du:dateUtc="2024-08-01T22:47:00Z">
                              <w:rPr/>
                            </w:rPrChange>
                          </w:rPr>
                          <w:pPrChange w:id="1204" w:author="Andrew Froude" w:date="2024-08-02T08:47:00Z" w16du:dateUtc="2024-08-01T22:47:00Z">
                            <w:pPr/>
                          </w:pPrChange>
                        </w:pPr>
                        <w:ins w:id="1205" w:author="Andrew Froude" w:date="2024-08-02T08:47:00Z" w16du:dateUtc="2024-08-01T22:47:00Z">
                          <w:r w:rsidRPr="00A563C5">
                            <w:rPr>
                              <w:color w:val="FF0000"/>
                              <w:sz w:val="16"/>
                              <w:szCs w:val="16"/>
                              <w:lang w:val="en-AU"/>
                              <w:rPrChange w:id="1206" w:author="Andrew Froude" w:date="2024-08-02T08:47:00Z" w16du:dateUtc="2024-08-01T22:47:00Z">
                                <w:rPr>
                                  <w:lang w:val="en-AU"/>
                                </w:rPr>
                              </w:rPrChange>
                            </w:rPr>
                            <w:t>Icon</w:t>
                          </w:r>
                        </w:ins>
                      </w:p>
                    </w:txbxContent>
                  </v:textbox>
                  <w10:anchorlock/>
                </v:rect>
              </w:pict>
            </mc:Fallback>
          </mc:AlternateContent>
        </w:r>
      </w:ins>
      <w:ins w:id="1207" w:author="Andrew Froude" w:date="2024-08-02T08:41:00Z">
        <w:r w:rsidR="00A563C5">
          <w:rPr>
            <w:noProof/>
          </w:rPr>
          <w:drawing>
            <wp:inline distT="0" distB="0" distL="0" distR="0" wp14:anchorId="3B40728A" wp14:editId="74C1DC05">
              <wp:extent cx="7559999" cy="1307847"/>
              <wp:effectExtent l="12700" t="12700" r="9525" b="13335"/>
              <wp:docPr id="4690381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21">
                        <a:extLst>
                          <a:ext uri="{C807C97D-BFC1-408E-A445-0C87EB9F89A2}">
                            <ask:lineSketchStyleProps xmlns:arto="http://schemas.microsoft.com/office/word/2006/arto" xmlns:ask="http://schemas.microsoft.com/office/drawing/2018/sketchyshapes"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 sd="0">
                              <a:custGeom>
                                <a:avLst/>
                                <a:gdLst/>
                                <a:ahLst/>
                                <a:cxnLst/>
                                <a:rect l="0" t="0" r="0" b="0"/>
                                <a:pathLst/>
                              </a:custGeom>
                              <ask:type/>
                            </ask:lineSketchStyleProps>
                          </a:ext>
                        </a:extLst>
                      </a:blip>
                      <a:srcRect b="87774"/>
                      <a:stretch>
                        <a:fillRect/>
                      </a:stretch>
                    </pic:blipFill>
                    <pic:spPr>
                      <a:xfrm>
                        <a:off x="0" y="0"/>
                        <a:ext cx="7559999" cy="1307847"/>
                      </a:xfrm>
                      <a:prstGeom prst="rect">
                        <a:avLst/>
                      </a:prstGeom>
                    </pic:spPr>
                  </pic:pic>
                </a:graphicData>
              </a:graphic>
            </wp:inline>
          </w:drawing>
        </w:r>
      </w:ins>
    </w:p>
    <w:p w14:paraId="4FF4CE61" w14:textId="146EA6DD" w:rsidR="008D1FC7" w:rsidRPr="00720F8E" w:rsidRDefault="00313222">
      <w:pPr>
        <w:jc w:val="center"/>
        <w:rPr>
          <w:rFonts w:asciiTheme="minorHAnsi" w:hAnsiTheme="minorHAnsi" w:cstheme="minorHAnsi"/>
        </w:rPr>
        <w:pPrChange w:id="1208" w:author="Andrew Froude" w:date="2024-08-02T08:40:00Z" w16du:dateUtc="2024-08-01T22:40:00Z">
          <w:pPr/>
        </w:pPrChange>
      </w:pPr>
      <w:del w:id="1209" w:author="Andrew Froude" w:date="2024-08-02T08:43:00Z" w16du:dateUtc="2024-08-01T22:43:00Z">
        <w:r w:rsidDel="00A563C5">
          <w:rPr>
            <w:noProof/>
          </w:rPr>
          <w:drawing>
            <wp:inline distT="0" distB="0" distL="0" distR="0" wp14:anchorId="158543FA" wp14:editId="74042FF1">
              <wp:extent cx="7560000" cy="1402796"/>
              <wp:effectExtent l="0" t="0" r="3175" b="6985"/>
              <wp:docPr id="1248563896"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63896" name="Picture 13" descr="A screenshot of a computer&#10;&#10;Description automatically generated"/>
                      <pic:cNvPicPr/>
                    </pic:nvPicPr>
                    <pic:blipFill>
                      <a:blip r:embed="rId22"/>
                      <a:stretch>
                        <a:fillRect/>
                      </a:stretch>
                    </pic:blipFill>
                    <pic:spPr>
                      <a:xfrm>
                        <a:off x="0" y="0"/>
                        <a:ext cx="7560000" cy="1402796"/>
                      </a:xfrm>
                      <a:prstGeom prst="rect">
                        <a:avLst/>
                      </a:prstGeom>
                    </pic:spPr>
                  </pic:pic>
                </a:graphicData>
              </a:graphic>
            </wp:inline>
          </w:drawing>
        </w:r>
      </w:del>
    </w:p>
    <w:bookmarkEnd w:id="1161"/>
    <w:bookmarkEnd w:id="1162"/>
    <w:p w14:paraId="1ECCC928" w14:textId="3A2B71FE" w:rsidR="008D1FC7" w:rsidRPr="00720F8E" w:rsidDel="00875A52" w:rsidRDefault="008D1FC7">
      <w:pPr>
        <w:pStyle w:val="Bodycopy"/>
        <w:rPr>
          <w:del w:id="1210" w:author="Sue Simnor" w:date="2024-04-22T14:53:00Z"/>
          <w:lang w:val="en-AU"/>
        </w:rPr>
        <w:pPrChange w:id="1211" w:author="Sue Simnor" w:date="2024-04-22T14:53:00Z">
          <w:pPr/>
        </w:pPrChange>
      </w:pPr>
    </w:p>
    <w:p w14:paraId="1F3ADF05" w14:textId="7FBBB8AC" w:rsidR="0076295B" w:rsidRPr="00720F8E" w:rsidRDefault="0076295B">
      <w:pPr>
        <w:pStyle w:val="Bodycopy"/>
        <w:pPrChange w:id="1212" w:author="Sue Simnor" w:date="2024-04-22T14:53:00Z">
          <w:pPr>
            <w:pStyle w:val="Heading2"/>
          </w:pPr>
        </w:pPrChange>
      </w:pPr>
    </w:p>
    <w:tbl>
      <w:tblPr>
        <w:tblStyle w:val="TableGrid"/>
        <w:tblW w:w="14170" w:type="dxa"/>
        <w:tblLayout w:type="fixed"/>
        <w:tblCellMar>
          <w:left w:w="57" w:type="dxa"/>
          <w:right w:w="57" w:type="dxa"/>
        </w:tblCellMar>
        <w:tblLook w:val="04A0" w:firstRow="1" w:lastRow="0" w:firstColumn="1" w:lastColumn="0" w:noHBand="0" w:noVBand="1"/>
      </w:tblPr>
      <w:tblGrid>
        <w:gridCol w:w="846"/>
        <w:gridCol w:w="1417"/>
        <w:gridCol w:w="7797"/>
        <w:gridCol w:w="2835"/>
        <w:gridCol w:w="1275"/>
      </w:tblGrid>
      <w:tr w:rsidR="007F7110" w:rsidRPr="00720F8E" w14:paraId="32E3E593" w14:textId="72181780" w:rsidTr="0472516C">
        <w:trPr>
          <w:cantSplit/>
        </w:trPr>
        <w:tc>
          <w:tcPr>
            <w:tcW w:w="846" w:type="dxa"/>
          </w:tcPr>
          <w:p w14:paraId="308A8EDF" w14:textId="1AFF2441" w:rsidR="007F7110" w:rsidRPr="00E02B28" w:rsidRDefault="007F7110" w:rsidP="00E02B28">
            <w:pPr>
              <w:rPr>
                <w:rFonts w:asciiTheme="minorHAnsi" w:hAnsiTheme="minorHAnsi" w:cstheme="minorHAnsi"/>
                <w:b/>
                <w:bCs/>
                <w:sz w:val="20"/>
                <w:szCs w:val="20"/>
              </w:rPr>
            </w:pPr>
            <w:r w:rsidRPr="00720F8E">
              <w:rPr>
                <w:rFonts w:asciiTheme="minorHAnsi" w:hAnsiTheme="minorHAnsi" w:cstheme="minorHAnsi"/>
                <w:b/>
                <w:bCs/>
                <w:sz w:val="20"/>
                <w:szCs w:val="20"/>
              </w:rPr>
              <w:t>Ref</w:t>
            </w:r>
          </w:p>
        </w:tc>
        <w:tc>
          <w:tcPr>
            <w:tcW w:w="1417" w:type="dxa"/>
          </w:tcPr>
          <w:p w14:paraId="4E97C280" w14:textId="491EA2E9" w:rsidR="007F7110" w:rsidRPr="00720F8E" w:rsidRDefault="007F7110" w:rsidP="00E02B28">
            <w:pPr>
              <w:rPr>
                <w:rFonts w:asciiTheme="minorHAnsi" w:hAnsiTheme="minorHAnsi" w:cstheme="minorHAnsi"/>
                <w:b/>
                <w:bCs/>
                <w:sz w:val="20"/>
                <w:szCs w:val="20"/>
              </w:rPr>
            </w:pPr>
            <w:r w:rsidRPr="00720F8E">
              <w:rPr>
                <w:rFonts w:asciiTheme="minorHAnsi" w:hAnsiTheme="minorHAnsi" w:cstheme="minorHAnsi"/>
                <w:b/>
                <w:bCs/>
                <w:sz w:val="20"/>
                <w:szCs w:val="20"/>
              </w:rPr>
              <w:t>Variables</w:t>
            </w:r>
          </w:p>
        </w:tc>
        <w:tc>
          <w:tcPr>
            <w:tcW w:w="7797" w:type="dxa"/>
          </w:tcPr>
          <w:p w14:paraId="2F0D78E6" w14:textId="28B64248" w:rsidR="007F7110" w:rsidRPr="00720F8E" w:rsidRDefault="43C8B6B1" w:rsidP="0472516C">
            <w:pPr>
              <w:rPr>
                <w:rFonts w:asciiTheme="minorHAnsi" w:hAnsiTheme="minorHAnsi"/>
                <w:b/>
                <w:bCs/>
                <w:sz w:val="20"/>
                <w:szCs w:val="20"/>
              </w:rPr>
            </w:pPr>
            <w:r w:rsidRPr="0472516C">
              <w:rPr>
                <w:rFonts w:asciiTheme="minorHAnsi" w:hAnsiTheme="minorHAnsi"/>
                <w:b/>
                <w:bCs/>
                <w:sz w:val="20"/>
                <w:szCs w:val="20"/>
              </w:rPr>
              <w:t>Content</w:t>
            </w:r>
          </w:p>
        </w:tc>
        <w:tc>
          <w:tcPr>
            <w:tcW w:w="2835" w:type="dxa"/>
          </w:tcPr>
          <w:p w14:paraId="64020458" w14:textId="7DC93641" w:rsidR="007F7110" w:rsidRPr="00720F8E" w:rsidRDefault="007F7110" w:rsidP="00E02B28">
            <w:pPr>
              <w:rPr>
                <w:rFonts w:asciiTheme="minorHAnsi" w:hAnsiTheme="minorHAnsi" w:cstheme="minorHAnsi"/>
                <w:b/>
                <w:bCs/>
                <w:sz w:val="20"/>
                <w:szCs w:val="20"/>
              </w:rPr>
            </w:pPr>
            <w:r w:rsidRPr="00720F8E">
              <w:rPr>
                <w:rFonts w:asciiTheme="minorHAnsi" w:hAnsiTheme="minorHAnsi" w:cstheme="minorHAnsi"/>
                <w:b/>
                <w:bCs/>
                <w:sz w:val="20"/>
                <w:szCs w:val="20"/>
              </w:rPr>
              <w:t>Logic</w:t>
            </w:r>
          </w:p>
        </w:tc>
        <w:tc>
          <w:tcPr>
            <w:tcW w:w="1275" w:type="dxa"/>
          </w:tcPr>
          <w:p w14:paraId="214A6C8F" w14:textId="1ECC6952" w:rsidR="007F7110" w:rsidRPr="00720F8E" w:rsidRDefault="007F7110" w:rsidP="00E02B28">
            <w:pPr>
              <w:rPr>
                <w:rFonts w:asciiTheme="minorHAnsi" w:hAnsiTheme="minorHAnsi" w:cstheme="minorHAnsi"/>
                <w:b/>
                <w:bCs/>
                <w:sz w:val="20"/>
                <w:szCs w:val="20"/>
              </w:rPr>
            </w:pPr>
            <w:r w:rsidRPr="00720F8E">
              <w:rPr>
                <w:rFonts w:asciiTheme="minorHAnsi" w:hAnsiTheme="minorHAnsi" w:cstheme="minorHAnsi"/>
                <w:b/>
                <w:bCs/>
                <w:sz w:val="20"/>
                <w:szCs w:val="20"/>
              </w:rPr>
              <w:t>Style</w:t>
            </w:r>
          </w:p>
        </w:tc>
      </w:tr>
      <w:tr w:rsidR="000A4635" w:rsidRPr="002F2813" w14:paraId="10A63BA4" w14:textId="3F336285" w:rsidTr="0472516C">
        <w:trPr>
          <w:cantSplit/>
        </w:trPr>
        <w:tc>
          <w:tcPr>
            <w:tcW w:w="846" w:type="dxa"/>
            <w:vMerge w:val="restart"/>
          </w:tcPr>
          <w:p w14:paraId="6BEAFFF5" w14:textId="538698F0" w:rsidR="000A4635" w:rsidRPr="00720F8E" w:rsidRDefault="000C6D32" w:rsidP="006B151D">
            <w:pPr>
              <w:rPr>
                <w:rFonts w:asciiTheme="minorHAnsi" w:hAnsiTheme="minorHAnsi" w:cstheme="minorHAnsi"/>
                <w:sz w:val="20"/>
                <w:szCs w:val="20"/>
              </w:rPr>
            </w:pPr>
            <w:r w:rsidRPr="00720F8E">
              <w:rPr>
                <w:rFonts w:asciiTheme="minorHAnsi" w:hAnsiTheme="minorHAnsi" w:cstheme="minorHAnsi"/>
                <w:sz w:val="20"/>
                <w:szCs w:val="20"/>
              </w:rPr>
              <w:lastRenderedPageBreak/>
              <w:t>P1H</w:t>
            </w:r>
            <w:r>
              <w:rPr>
                <w:rFonts w:asciiTheme="minorHAnsi" w:hAnsiTheme="minorHAnsi" w:cstheme="minorHAnsi"/>
                <w:sz w:val="20"/>
                <w:szCs w:val="20"/>
              </w:rPr>
              <w:t>1</w:t>
            </w:r>
          </w:p>
        </w:tc>
        <w:tc>
          <w:tcPr>
            <w:tcW w:w="1417" w:type="dxa"/>
            <w:vMerge w:val="restart"/>
          </w:tcPr>
          <w:p w14:paraId="3318F676" w14:textId="77777777" w:rsidR="000A4635" w:rsidRDefault="000A4635" w:rsidP="006B151D">
            <w:pPr>
              <w:rPr>
                <w:rFonts w:ascii="Calibri" w:hAnsi="Calibri" w:cs="Calibri"/>
                <w:sz w:val="20"/>
                <w:szCs w:val="20"/>
              </w:rPr>
            </w:pPr>
            <w:r w:rsidRPr="00761134">
              <w:rPr>
                <w:rFonts w:ascii="Calibri" w:hAnsi="Calibri" w:cs="Calibri"/>
                <w:sz w:val="20"/>
                <w:szCs w:val="20"/>
              </w:rPr>
              <w:t>&lt;</w:t>
            </w:r>
            <w:r w:rsidRPr="00761134">
              <w:rPr>
                <w:rFonts w:ascii="Calibri" w:eastAsia="Arial" w:hAnsi="Calibri" w:cs="Calibri"/>
                <w:color w:val="000000" w:themeColor="text1"/>
                <w:sz w:val="20"/>
                <w:szCs w:val="20"/>
              </w:rPr>
              <w:t>ProductCode</w:t>
            </w:r>
            <w:r w:rsidRPr="00761134">
              <w:rPr>
                <w:rFonts w:ascii="Calibri" w:hAnsi="Calibri" w:cs="Calibri"/>
                <w:sz w:val="20"/>
                <w:szCs w:val="20"/>
              </w:rPr>
              <w:t>&gt;</w:t>
            </w:r>
          </w:p>
          <w:p w14:paraId="2D71FB2C" w14:textId="77777777" w:rsidR="007C6D29" w:rsidRPr="007C6D29" w:rsidRDefault="007C6D29" w:rsidP="007C6D29">
            <w:pPr>
              <w:rPr>
                <w:rFonts w:ascii="Calibri" w:hAnsi="Calibri" w:cs="Calibri"/>
                <w:sz w:val="20"/>
                <w:szCs w:val="20"/>
              </w:rPr>
            </w:pPr>
            <w:r w:rsidRPr="007C6D29">
              <w:rPr>
                <w:rFonts w:ascii="Calibri" w:hAnsi="Calibri" w:cs="Calibri"/>
                <w:sz w:val="20"/>
                <w:szCs w:val="20"/>
              </w:rPr>
              <w:t xml:space="preserve">&lt;CurrentTermEffectiveDate&gt; </w:t>
            </w:r>
          </w:p>
          <w:p w14:paraId="567515D9" w14:textId="08BD888D" w:rsidR="00A324FC" w:rsidRPr="00761134" w:rsidRDefault="007C6D29" w:rsidP="007C6D29">
            <w:pPr>
              <w:rPr>
                <w:rFonts w:ascii="Calibri" w:hAnsi="Calibri" w:cs="Calibri"/>
                <w:sz w:val="20"/>
                <w:szCs w:val="20"/>
              </w:rPr>
            </w:pPr>
            <w:r w:rsidRPr="007C6D29">
              <w:rPr>
                <w:rFonts w:ascii="Calibri" w:hAnsi="Calibri" w:cs="Calibri"/>
                <w:sz w:val="20"/>
                <w:szCs w:val="20"/>
              </w:rPr>
              <w:t>&lt;CurrentTermExpiryDate&gt;</w:t>
            </w:r>
          </w:p>
          <w:p w14:paraId="316A45C1" w14:textId="535F9DDA" w:rsidR="000A4635" w:rsidRPr="00761134" w:rsidRDefault="000A4635" w:rsidP="00A324FC">
            <w:pPr>
              <w:rPr>
                <w:rFonts w:ascii="Calibri" w:hAnsi="Calibri" w:cs="Calibri"/>
                <w:sz w:val="20"/>
                <w:szCs w:val="20"/>
              </w:rPr>
            </w:pPr>
          </w:p>
        </w:tc>
        <w:tc>
          <w:tcPr>
            <w:tcW w:w="7797"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6"/>
              <w:gridCol w:w="6093"/>
            </w:tblGrid>
            <w:tr w:rsidR="000A4635" w:rsidRPr="00720F8E" w14:paraId="6C3AAC52" w14:textId="77777777" w:rsidTr="00761134">
              <w:trPr>
                <w:trHeight w:val="537"/>
              </w:trPr>
              <w:tc>
                <w:tcPr>
                  <w:tcW w:w="1506" w:type="dxa"/>
                </w:tcPr>
                <w:p w14:paraId="4C0D3F5D" w14:textId="012F2136" w:rsidR="000A4635" w:rsidRPr="00E02B28" w:rsidRDefault="00FD2983" w:rsidP="00E02B28">
                  <w:pPr>
                    <w:rPr>
                      <w:rFonts w:asciiTheme="minorHAnsi" w:hAnsiTheme="minorHAnsi" w:cstheme="minorHAnsi"/>
                      <w:sz w:val="20"/>
                      <w:szCs w:val="20"/>
                    </w:rPr>
                  </w:pPr>
                  <w:r w:rsidRPr="00FD2983">
                    <w:rPr>
                      <w:rFonts w:asciiTheme="minorHAnsi" w:hAnsiTheme="minorHAnsi" w:cstheme="minorHAnsi"/>
                      <w:sz w:val="20"/>
                      <w:szCs w:val="20"/>
                    </w:rPr>
                    <w:t>CBA_icon_home.jpg</w:t>
                  </w:r>
                </w:p>
              </w:tc>
              <w:tc>
                <w:tcPr>
                  <w:tcW w:w="6093" w:type="dxa"/>
                </w:tcPr>
                <w:p w14:paraId="42793D8F" w14:textId="3CA09B72" w:rsidR="00EB77D4" w:rsidRDefault="00EB77D4" w:rsidP="00C1020A">
                  <w:pPr>
                    <w:pStyle w:val="Heading1COI"/>
                  </w:pPr>
                  <w:r>
                    <w:t>{StartYear}</w:t>
                  </w:r>
                  <w:r w:rsidR="000A4635" w:rsidRPr="00C1020A">
                    <w:t xml:space="preserve"> </w:t>
                  </w:r>
                  <w:r>
                    <w:t>–</w:t>
                  </w:r>
                  <w:r w:rsidR="000A4635" w:rsidRPr="00C1020A">
                    <w:t xml:space="preserve"> </w:t>
                  </w:r>
                  <w:r>
                    <w:t>{ExpiryYear}</w:t>
                  </w:r>
                  <w:r w:rsidR="000A4635" w:rsidRPr="00C1020A">
                    <w:t xml:space="preserve"> </w:t>
                  </w:r>
                </w:p>
                <w:p w14:paraId="3344AA01" w14:textId="4ACD566C" w:rsidR="000A4635" w:rsidRPr="00C1020A" w:rsidRDefault="000A4635" w:rsidP="00C1020A">
                  <w:pPr>
                    <w:pStyle w:val="Heading1COI"/>
                  </w:pPr>
                  <w:r w:rsidRPr="00C1020A">
                    <w:t>Certificate of Insurance</w:t>
                  </w:r>
                </w:p>
              </w:tc>
            </w:tr>
          </w:tbl>
          <w:p w14:paraId="1194B311" w14:textId="30FF31F2" w:rsidR="000A4635" w:rsidRPr="00E02B28" w:rsidRDefault="000A4635" w:rsidP="006B151D">
            <w:pPr>
              <w:rPr>
                <w:rFonts w:asciiTheme="minorHAnsi" w:hAnsiTheme="minorHAnsi" w:cstheme="minorHAnsi"/>
                <w:sz w:val="20"/>
                <w:szCs w:val="20"/>
              </w:rPr>
            </w:pPr>
          </w:p>
        </w:tc>
        <w:tc>
          <w:tcPr>
            <w:tcW w:w="2835" w:type="dxa"/>
          </w:tcPr>
          <w:p w14:paraId="04BE2FDB" w14:textId="77777777" w:rsidR="00B12635" w:rsidRDefault="000A4635" w:rsidP="00E02B28">
            <w:pPr>
              <w:rPr>
                <w:rFonts w:asciiTheme="minorHAnsi" w:hAnsiTheme="minorHAnsi" w:cstheme="minorHAnsi"/>
                <w:sz w:val="20"/>
                <w:szCs w:val="20"/>
              </w:rPr>
            </w:pPr>
            <w:r w:rsidRPr="00EB77D4">
              <w:rPr>
                <w:rFonts w:asciiTheme="minorHAnsi" w:hAnsiTheme="minorHAnsi" w:cstheme="minorHAnsi"/>
                <w:b/>
                <w:bCs/>
                <w:sz w:val="20"/>
                <w:szCs w:val="20"/>
              </w:rPr>
              <w:t>IF</w:t>
            </w:r>
            <w:r w:rsidRPr="00EB77D4">
              <w:rPr>
                <w:rFonts w:asciiTheme="minorHAnsi" w:hAnsiTheme="minorHAnsi" w:cstheme="minorHAnsi"/>
                <w:sz w:val="20"/>
                <w:szCs w:val="20"/>
              </w:rPr>
              <w:t xml:space="preserve"> &lt;</w:t>
            </w:r>
            <w:r w:rsidRPr="00761134">
              <w:rPr>
                <w:rFonts w:asciiTheme="minorHAnsi" w:eastAsia="Arial" w:hAnsiTheme="minorHAnsi" w:cstheme="minorHAnsi"/>
                <w:color w:val="000000" w:themeColor="text1"/>
                <w:sz w:val="20"/>
                <w:szCs w:val="20"/>
              </w:rPr>
              <w:t>ProductCode</w:t>
            </w:r>
            <w:r w:rsidRPr="00EB77D4">
              <w:rPr>
                <w:rFonts w:asciiTheme="minorHAnsi" w:hAnsiTheme="minorHAnsi" w:cstheme="minorHAnsi"/>
                <w:sz w:val="20"/>
                <w:szCs w:val="20"/>
              </w:rPr>
              <w:t>&gt; = “Home”</w:t>
            </w:r>
          </w:p>
          <w:p w14:paraId="08D95C49" w14:textId="596D8B65" w:rsidR="00B12635" w:rsidRPr="00B12635" w:rsidRDefault="00B12635" w:rsidP="00E02B28">
            <w:pPr>
              <w:rPr>
                <w:rFonts w:asciiTheme="minorHAnsi" w:hAnsiTheme="minorHAnsi" w:cstheme="minorHAnsi"/>
                <w:sz w:val="20"/>
                <w:szCs w:val="20"/>
              </w:rPr>
            </w:pPr>
            <w:r w:rsidRPr="00C50F13">
              <w:rPr>
                <w:rFonts w:asciiTheme="minorHAnsi" w:hAnsiTheme="minorHAnsi" w:cstheme="minorHAnsi"/>
                <w:b/>
                <w:bCs/>
                <w:sz w:val="20"/>
                <w:szCs w:val="20"/>
              </w:rPr>
              <w:t>AND</w:t>
            </w:r>
            <w:r>
              <w:rPr>
                <w:rFonts w:asciiTheme="minorHAnsi" w:hAnsiTheme="minorHAnsi" w:cstheme="minorHAnsi"/>
                <w:b/>
                <w:bCs/>
                <w:sz w:val="20"/>
                <w:szCs w:val="20"/>
              </w:rPr>
              <w:t xml:space="preserve"> </w:t>
            </w:r>
            <w:r w:rsidRPr="00A26621">
              <w:rPr>
                <w:rFonts w:asciiTheme="minorHAnsi" w:hAnsiTheme="minorHAnsi" w:cstheme="minorHAnsi"/>
                <w:sz w:val="20"/>
                <w:szCs w:val="20"/>
              </w:rPr>
              <w:t xml:space="preserve">&lt;DocumentSubType&gt; = "NewBusiness" </w:t>
            </w:r>
            <w:r w:rsidRPr="00A26621">
              <w:rPr>
                <w:rFonts w:asciiTheme="minorHAnsi" w:hAnsiTheme="minorHAnsi" w:cstheme="minorHAnsi"/>
                <w:b/>
                <w:bCs/>
                <w:sz w:val="20"/>
                <w:szCs w:val="20"/>
              </w:rPr>
              <w:t>OR</w:t>
            </w:r>
            <w:r w:rsidRPr="00A26621">
              <w:rPr>
                <w:rFonts w:asciiTheme="minorHAnsi" w:hAnsiTheme="minorHAnsi" w:cstheme="minorHAnsi"/>
                <w:sz w:val="20"/>
                <w:szCs w:val="20"/>
              </w:rPr>
              <w:t xml:space="preserve"> "</w:t>
            </w:r>
            <w:r>
              <w:rPr>
                <w:rFonts w:asciiTheme="minorHAnsi" w:hAnsiTheme="minorHAnsi" w:cstheme="minorHAnsi"/>
                <w:sz w:val="20"/>
                <w:szCs w:val="20"/>
              </w:rPr>
              <w:t>Endorsement</w:t>
            </w:r>
            <w:r w:rsidRPr="00A26621">
              <w:rPr>
                <w:rFonts w:asciiTheme="minorHAnsi" w:hAnsiTheme="minorHAnsi" w:cstheme="minorHAnsi"/>
                <w:sz w:val="20"/>
                <w:szCs w:val="20"/>
              </w:rPr>
              <w:t>"</w:t>
            </w:r>
          </w:p>
          <w:p w14:paraId="7F05261A" w14:textId="573434C5" w:rsidR="000A4635" w:rsidRPr="00EB77D4" w:rsidRDefault="000A4635" w:rsidP="00E02B28">
            <w:pPr>
              <w:rPr>
                <w:rFonts w:asciiTheme="minorHAnsi" w:hAnsiTheme="minorHAnsi" w:cstheme="minorHAnsi"/>
                <w:sz w:val="20"/>
                <w:szCs w:val="20"/>
              </w:rPr>
            </w:pPr>
            <w:r w:rsidRPr="00EB77D4">
              <w:rPr>
                <w:rFonts w:asciiTheme="minorHAnsi" w:hAnsiTheme="minorHAnsi" w:cstheme="minorHAnsi"/>
                <w:sz w:val="20"/>
                <w:szCs w:val="20"/>
              </w:rPr>
              <w:t xml:space="preserve"> </w:t>
            </w:r>
            <w:r w:rsidRPr="00EB77D4">
              <w:rPr>
                <w:rFonts w:asciiTheme="minorHAnsi" w:hAnsiTheme="minorHAnsi" w:cstheme="minorHAnsi"/>
                <w:b/>
                <w:bCs/>
                <w:sz w:val="20"/>
                <w:szCs w:val="20"/>
              </w:rPr>
              <w:t>THEN</w:t>
            </w:r>
            <w:r w:rsidRPr="00EB77D4">
              <w:rPr>
                <w:rFonts w:asciiTheme="minorHAnsi" w:hAnsiTheme="minorHAnsi" w:cstheme="minorHAnsi"/>
                <w:sz w:val="20"/>
                <w:szCs w:val="20"/>
              </w:rPr>
              <w:t xml:space="preserve"> Display</w:t>
            </w:r>
          </w:p>
          <w:p w14:paraId="0393A351" w14:textId="77777777" w:rsidR="000A4635" w:rsidRPr="00EB77D4" w:rsidRDefault="000A4635" w:rsidP="00E02B28">
            <w:pPr>
              <w:rPr>
                <w:rFonts w:asciiTheme="minorHAnsi" w:hAnsiTheme="minorHAnsi" w:cstheme="minorHAnsi"/>
                <w:sz w:val="20"/>
                <w:szCs w:val="20"/>
              </w:rPr>
            </w:pPr>
          </w:p>
          <w:p w14:paraId="465DB704" w14:textId="468686E6" w:rsidR="000A4635" w:rsidRPr="00EB77D4" w:rsidRDefault="00EB77D4" w:rsidP="00E02B28">
            <w:pPr>
              <w:rPr>
                <w:rFonts w:asciiTheme="minorHAnsi" w:hAnsiTheme="minorHAnsi" w:cstheme="minorHAnsi"/>
                <w:sz w:val="20"/>
                <w:szCs w:val="20"/>
              </w:rPr>
            </w:pPr>
            <w:r w:rsidRPr="00761134">
              <w:rPr>
                <w:rFonts w:asciiTheme="minorHAnsi" w:hAnsiTheme="minorHAnsi" w:cstheme="minorHAnsi"/>
                <w:b/>
                <w:bCs/>
                <w:sz w:val="20"/>
                <w:szCs w:val="20"/>
              </w:rPr>
              <w:t>Dev Note</w:t>
            </w:r>
            <w:r w:rsidRPr="00EB77D4">
              <w:rPr>
                <w:rFonts w:asciiTheme="minorHAnsi" w:hAnsiTheme="minorHAnsi" w:cstheme="minorHAnsi"/>
                <w:sz w:val="20"/>
                <w:szCs w:val="20"/>
              </w:rPr>
              <w:t xml:space="preserve"> – Use the 4 digit YYYY from </w:t>
            </w:r>
            <w:r w:rsidR="003A22F0" w:rsidRPr="00503D58">
              <w:rPr>
                <w:rFonts w:asciiTheme="minorHAnsi" w:hAnsiTheme="minorHAnsi" w:cstheme="minorHAnsi"/>
                <w:sz w:val="20"/>
                <w:szCs w:val="20"/>
              </w:rPr>
              <w:t>&lt;CurrentTermEffectiveDate&gt;</w:t>
            </w:r>
            <w:r w:rsidR="000A1FC3" w:rsidRPr="00503D58">
              <w:rPr>
                <w:rFonts w:asciiTheme="minorHAnsi" w:hAnsiTheme="minorHAnsi" w:cstheme="minorHAnsi"/>
                <w:sz w:val="20"/>
                <w:szCs w:val="20"/>
              </w:rPr>
              <w:t xml:space="preserve"> </w:t>
            </w:r>
            <w:r w:rsidRPr="00503D58">
              <w:rPr>
                <w:rFonts w:asciiTheme="minorHAnsi" w:hAnsiTheme="minorHAnsi" w:cstheme="minorHAnsi"/>
                <w:sz w:val="20"/>
                <w:szCs w:val="20"/>
              </w:rPr>
              <w:t xml:space="preserve"> to display the {StartYear} variable and </w:t>
            </w:r>
            <w:r w:rsidR="00B12635" w:rsidRPr="00503D58">
              <w:rPr>
                <w:rFonts w:asciiTheme="minorHAnsi" w:hAnsiTheme="minorHAnsi" w:cstheme="minorHAnsi"/>
                <w:sz w:val="20"/>
                <w:szCs w:val="20"/>
              </w:rPr>
              <w:t>&lt;CurrentTermExpiryDate&gt;</w:t>
            </w:r>
            <w:r w:rsidRPr="00503D58">
              <w:rPr>
                <w:rFonts w:asciiTheme="minorHAnsi" w:hAnsiTheme="minorHAnsi" w:cstheme="minorHAnsi"/>
                <w:sz w:val="20"/>
                <w:szCs w:val="20"/>
              </w:rPr>
              <w:t xml:space="preserve"> to display the {ExpiryYear} variable</w:t>
            </w:r>
          </w:p>
        </w:tc>
        <w:tc>
          <w:tcPr>
            <w:tcW w:w="1275" w:type="dxa"/>
          </w:tcPr>
          <w:p w14:paraId="3157677A" w14:textId="5704FA4E" w:rsidR="000A4635" w:rsidRPr="00E02B28" w:rsidRDefault="004C16EE" w:rsidP="00E02B28">
            <w:pPr>
              <w:rPr>
                <w:rFonts w:asciiTheme="minorHAnsi" w:hAnsiTheme="minorHAnsi" w:cstheme="minorHAnsi"/>
                <w:sz w:val="20"/>
                <w:szCs w:val="20"/>
              </w:rPr>
            </w:pPr>
            <w:r w:rsidRPr="004C16EE">
              <w:rPr>
                <w:rFonts w:asciiTheme="minorHAnsi" w:hAnsiTheme="minorHAnsi" w:cstheme="minorHAnsi"/>
                <w:sz w:val="20"/>
                <w:szCs w:val="20"/>
              </w:rPr>
              <w:t>Heading_1_COI</w:t>
            </w:r>
          </w:p>
        </w:tc>
      </w:tr>
      <w:tr w:rsidR="000A4635" w:rsidRPr="00720F8E" w14:paraId="07A971E3" w14:textId="77777777" w:rsidTr="0472516C">
        <w:trPr>
          <w:cantSplit/>
        </w:trPr>
        <w:tc>
          <w:tcPr>
            <w:tcW w:w="846" w:type="dxa"/>
            <w:vMerge/>
          </w:tcPr>
          <w:p w14:paraId="4E27F94A" w14:textId="77777777" w:rsidR="000A4635" w:rsidRPr="00E02B28" w:rsidRDefault="000A4635" w:rsidP="006B151D">
            <w:pPr>
              <w:rPr>
                <w:rFonts w:asciiTheme="minorHAnsi" w:hAnsiTheme="minorHAnsi" w:cstheme="minorHAnsi"/>
                <w:sz w:val="20"/>
                <w:szCs w:val="20"/>
              </w:rPr>
            </w:pPr>
          </w:p>
        </w:tc>
        <w:tc>
          <w:tcPr>
            <w:tcW w:w="1417" w:type="dxa"/>
            <w:vMerge/>
          </w:tcPr>
          <w:p w14:paraId="6E937A1A" w14:textId="77777777" w:rsidR="000A4635" w:rsidRPr="00E02B28" w:rsidRDefault="000A4635" w:rsidP="006B151D">
            <w:pPr>
              <w:rPr>
                <w:rFonts w:asciiTheme="minorHAnsi" w:hAnsiTheme="minorHAnsi" w:cstheme="minorHAnsi"/>
                <w:sz w:val="20"/>
                <w:szCs w:val="20"/>
              </w:rPr>
            </w:pPr>
          </w:p>
        </w:tc>
        <w:tc>
          <w:tcPr>
            <w:tcW w:w="7797"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6"/>
              <w:gridCol w:w="6093"/>
            </w:tblGrid>
            <w:tr w:rsidR="000A4635" w:rsidRPr="00720F8E" w14:paraId="1D2F14B2" w14:textId="77777777" w:rsidTr="00C1020A">
              <w:tc>
                <w:tcPr>
                  <w:tcW w:w="1506" w:type="dxa"/>
                </w:tcPr>
                <w:p w14:paraId="2F46ACFC" w14:textId="2A964337" w:rsidR="000A4635" w:rsidRPr="00E02B28" w:rsidRDefault="00886998" w:rsidP="00E02B28">
                  <w:pPr>
                    <w:rPr>
                      <w:rFonts w:asciiTheme="minorHAnsi" w:hAnsiTheme="minorHAnsi" w:cstheme="minorHAnsi"/>
                      <w:sz w:val="20"/>
                      <w:szCs w:val="20"/>
                    </w:rPr>
                  </w:pPr>
                  <w:r w:rsidRPr="00886998">
                    <w:rPr>
                      <w:rFonts w:asciiTheme="minorHAnsi" w:hAnsiTheme="minorHAnsi" w:cstheme="minorHAnsi"/>
                      <w:sz w:val="20"/>
                      <w:szCs w:val="20"/>
                    </w:rPr>
                    <w:t>CBA_icon_car.jpg</w:t>
                  </w:r>
                </w:p>
              </w:tc>
              <w:tc>
                <w:tcPr>
                  <w:tcW w:w="6093" w:type="dxa"/>
                </w:tcPr>
                <w:p w14:paraId="4FE2E448" w14:textId="2F783D99" w:rsidR="00EB77D4" w:rsidRDefault="000A4635" w:rsidP="00EB77D4">
                  <w:pPr>
                    <w:pStyle w:val="Heading1COI"/>
                  </w:pPr>
                  <w:r w:rsidRPr="00C1020A">
                    <w:t xml:space="preserve"> </w:t>
                  </w:r>
                  <w:r w:rsidR="00EB77D4">
                    <w:t>{StartYear}</w:t>
                  </w:r>
                  <w:r w:rsidR="00EB77D4" w:rsidRPr="00C1020A">
                    <w:t xml:space="preserve"> </w:t>
                  </w:r>
                  <w:r w:rsidR="00EB77D4">
                    <w:t>–</w:t>
                  </w:r>
                  <w:r w:rsidR="00EB77D4" w:rsidRPr="00C1020A">
                    <w:t xml:space="preserve"> </w:t>
                  </w:r>
                  <w:r w:rsidR="00EB77D4">
                    <w:t>{ExpiryYear}</w:t>
                  </w:r>
                  <w:r w:rsidR="00EB77D4" w:rsidRPr="00C1020A">
                    <w:t xml:space="preserve"> </w:t>
                  </w:r>
                </w:p>
                <w:p w14:paraId="45670B73" w14:textId="32DFF01F" w:rsidR="000A4635" w:rsidRPr="00C1020A" w:rsidRDefault="000A4635" w:rsidP="00C1020A">
                  <w:pPr>
                    <w:pStyle w:val="Heading1COI"/>
                  </w:pPr>
                  <w:r w:rsidRPr="00C1020A">
                    <w:t>Certificate of Insurance</w:t>
                  </w:r>
                </w:p>
              </w:tc>
            </w:tr>
          </w:tbl>
          <w:p w14:paraId="2AC018B4" w14:textId="750365B0" w:rsidR="000A4635" w:rsidRPr="00E02B28" w:rsidDel="007F7110" w:rsidRDefault="000A4635" w:rsidP="006B151D">
            <w:pPr>
              <w:rPr>
                <w:rFonts w:asciiTheme="minorHAnsi" w:hAnsiTheme="minorHAnsi" w:cstheme="minorHAnsi"/>
                <w:sz w:val="20"/>
                <w:szCs w:val="20"/>
              </w:rPr>
            </w:pPr>
          </w:p>
        </w:tc>
        <w:tc>
          <w:tcPr>
            <w:tcW w:w="2835" w:type="dxa"/>
          </w:tcPr>
          <w:p w14:paraId="61B7D1EB" w14:textId="0B548737" w:rsidR="000A4635" w:rsidRPr="00503D58" w:rsidRDefault="000A4635" w:rsidP="00E02B28">
            <w:pPr>
              <w:rPr>
                <w:rFonts w:asciiTheme="minorHAnsi" w:hAnsiTheme="minorHAnsi" w:cstheme="minorHAnsi"/>
                <w:sz w:val="20"/>
                <w:szCs w:val="20"/>
              </w:rPr>
            </w:pPr>
            <w:r w:rsidRPr="00503D58">
              <w:rPr>
                <w:rFonts w:asciiTheme="minorHAnsi" w:hAnsiTheme="minorHAnsi" w:cstheme="minorHAnsi"/>
                <w:b/>
                <w:bCs/>
                <w:sz w:val="20"/>
                <w:szCs w:val="20"/>
              </w:rPr>
              <w:t>IF</w:t>
            </w:r>
            <w:r w:rsidRPr="00503D58">
              <w:rPr>
                <w:rFonts w:asciiTheme="minorHAnsi" w:hAnsiTheme="minorHAnsi" w:cstheme="minorHAnsi"/>
                <w:sz w:val="20"/>
                <w:szCs w:val="20"/>
              </w:rPr>
              <w:t xml:space="preserve"> &lt;</w:t>
            </w:r>
            <w:r w:rsidRPr="00503D58">
              <w:rPr>
                <w:rFonts w:asciiTheme="minorHAnsi" w:eastAsia="Arial" w:hAnsiTheme="minorHAnsi" w:cstheme="minorHAnsi"/>
                <w:color w:val="000000" w:themeColor="text1"/>
                <w:sz w:val="20"/>
                <w:szCs w:val="20"/>
              </w:rPr>
              <w:t>ProductCode</w:t>
            </w:r>
            <w:r w:rsidRPr="00503D58">
              <w:rPr>
                <w:rFonts w:asciiTheme="minorHAnsi" w:hAnsiTheme="minorHAnsi" w:cstheme="minorHAnsi"/>
                <w:sz w:val="20"/>
                <w:szCs w:val="20"/>
              </w:rPr>
              <w:t xml:space="preserve">&gt; = “Auto” </w:t>
            </w:r>
          </w:p>
          <w:p w14:paraId="71E03D67" w14:textId="77777777" w:rsidR="00B12635" w:rsidRPr="00503D58" w:rsidRDefault="00B12635" w:rsidP="00B12635">
            <w:pPr>
              <w:rPr>
                <w:rFonts w:asciiTheme="minorHAnsi" w:hAnsiTheme="minorHAnsi" w:cstheme="minorHAnsi"/>
                <w:sz w:val="20"/>
                <w:szCs w:val="20"/>
              </w:rPr>
            </w:pPr>
            <w:r w:rsidRPr="00503D58">
              <w:rPr>
                <w:rFonts w:asciiTheme="minorHAnsi" w:hAnsiTheme="minorHAnsi" w:cstheme="minorHAnsi"/>
                <w:b/>
                <w:bCs/>
                <w:sz w:val="20"/>
                <w:szCs w:val="20"/>
              </w:rPr>
              <w:t xml:space="preserve">AND </w:t>
            </w:r>
            <w:r w:rsidRPr="00503D58">
              <w:rPr>
                <w:rFonts w:asciiTheme="minorHAnsi" w:hAnsiTheme="minorHAnsi" w:cstheme="minorHAnsi"/>
                <w:sz w:val="20"/>
                <w:szCs w:val="20"/>
              </w:rPr>
              <w:t xml:space="preserve">&lt;DocumentSubType&gt; = "NewBusiness" </w:t>
            </w:r>
            <w:r w:rsidRPr="00503D58">
              <w:rPr>
                <w:rFonts w:asciiTheme="minorHAnsi" w:hAnsiTheme="minorHAnsi" w:cstheme="minorHAnsi"/>
                <w:b/>
                <w:bCs/>
                <w:sz w:val="20"/>
                <w:szCs w:val="20"/>
              </w:rPr>
              <w:t>OR</w:t>
            </w:r>
            <w:r w:rsidRPr="00503D58">
              <w:rPr>
                <w:rFonts w:asciiTheme="minorHAnsi" w:hAnsiTheme="minorHAnsi" w:cstheme="minorHAnsi"/>
                <w:sz w:val="20"/>
                <w:szCs w:val="20"/>
              </w:rPr>
              <w:t xml:space="preserve"> "Endorsement"</w:t>
            </w:r>
          </w:p>
          <w:p w14:paraId="385EE3CE" w14:textId="77777777" w:rsidR="00B12635" w:rsidRPr="00503D58" w:rsidRDefault="00B12635" w:rsidP="00E02B28">
            <w:pPr>
              <w:rPr>
                <w:rFonts w:asciiTheme="minorHAnsi" w:hAnsiTheme="minorHAnsi" w:cstheme="minorHAnsi"/>
                <w:sz w:val="20"/>
                <w:szCs w:val="20"/>
              </w:rPr>
            </w:pPr>
          </w:p>
          <w:p w14:paraId="63FD210D" w14:textId="77777777" w:rsidR="000A4635" w:rsidRPr="00503D58" w:rsidRDefault="000A4635" w:rsidP="00E02B28">
            <w:pPr>
              <w:rPr>
                <w:rFonts w:asciiTheme="minorHAnsi" w:hAnsiTheme="minorHAnsi" w:cstheme="minorHAnsi"/>
                <w:sz w:val="20"/>
                <w:szCs w:val="20"/>
              </w:rPr>
            </w:pPr>
            <w:r w:rsidRPr="00503D58">
              <w:rPr>
                <w:rFonts w:asciiTheme="minorHAnsi" w:hAnsiTheme="minorHAnsi" w:cstheme="minorHAnsi"/>
                <w:b/>
                <w:bCs/>
                <w:sz w:val="20"/>
                <w:szCs w:val="20"/>
              </w:rPr>
              <w:t>THEN</w:t>
            </w:r>
            <w:r w:rsidRPr="00503D58">
              <w:rPr>
                <w:rFonts w:asciiTheme="minorHAnsi" w:hAnsiTheme="minorHAnsi" w:cstheme="minorHAnsi"/>
                <w:sz w:val="20"/>
                <w:szCs w:val="20"/>
              </w:rPr>
              <w:t xml:space="preserve"> Display</w:t>
            </w:r>
          </w:p>
          <w:p w14:paraId="00E9D328" w14:textId="77777777" w:rsidR="000A4635" w:rsidRPr="00503D58" w:rsidRDefault="000A4635" w:rsidP="00E02B28">
            <w:pPr>
              <w:rPr>
                <w:rFonts w:asciiTheme="minorHAnsi" w:hAnsiTheme="minorHAnsi" w:cstheme="minorHAnsi"/>
                <w:sz w:val="20"/>
                <w:szCs w:val="20"/>
              </w:rPr>
            </w:pPr>
          </w:p>
          <w:p w14:paraId="2680828A" w14:textId="4A59FE66" w:rsidR="000A4635" w:rsidRPr="00503D58" w:rsidRDefault="00EB77D4" w:rsidP="006B151D">
            <w:pPr>
              <w:rPr>
                <w:rFonts w:asciiTheme="minorHAnsi" w:hAnsiTheme="minorHAnsi" w:cstheme="minorHAnsi"/>
                <w:b/>
                <w:bCs/>
                <w:sz w:val="20"/>
                <w:szCs w:val="20"/>
              </w:rPr>
            </w:pPr>
            <w:r w:rsidRPr="00503D58">
              <w:rPr>
                <w:rFonts w:asciiTheme="minorHAnsi" w:hAnsiTheme="minorHAnsi" w:cstheme="minorHAnsi"/>
                <w:b/>
                <w:bCs/>
                <w:sz w:val="20"/>
                <w:szCs w:val="20"/>
              </w:rPr>
              <w:t>Dev Note</w:t>
            </w:r>
            <w:r w:rsidRPr="00503D58">
              <w:rPr>
                <w:rFonts w:asciiTheme="minorHAnsi" w:hAnsiTheme="minorHAnsi" w:cstheme="minorHAnsi"/>
                <w:sz w:val="20"/>
                <w:szCs w:val="20"/>
              </w:rPr>
              <w:t xml:space="preserve"> – Use the 4 digit YYYY from </w:t>
            </w:r>
            <w:r w:rsidR="00B12635" w:rsidRPr="00C50F13">
              <w:rPr>
                <w:rFonts w:asciiTheme="minorHAnsi" w:hAnsiTheme="minorHAnsi" w:cstheme="minorHAnsi"/>
                <w:sz w:val="20"/>
                <w:szCs w:val="20"/>
              </w:rPr>
              <w:t>&lt;CurrentTermEffectiveDate&gt;</w:t>
            </w:r>
            <w:r w:rsidRPr="00503D58">
              <w:rPr>
                <w:rFonts w:asciiTheme="minorHAnsi" w:hAnsiTheme="minorHAnsi" w:cstheme="minorHAnsi"/>
                <w:sz w:val="20"/>
                <w:szCs w:val="20"/>
              </w:rPr>
              <w:t xml:space="preserve"> to display the {StartYear} variable and </w:t>
            </w:r>
            <w:r w:rsidR="00B12635" w:rsidRPr="00C50F13">
              <w:rPr>
                <w:rFonts w:asciiTheme="minorHAnsi" w:hAnsiTheme="minorHAnsi" w:cstheme="minorHAnsi"/>
                <w:sz w:val="20"/>
                <w:szCs w:val="20"/>
              </w:rPr>
              <w:t>&lt;CurrentTermExpiryDate&gt;</w:t>
            </w:r>
            <w:r w:rsidRPr="00503D58">
              <w:rPr>
                <w:rFonts w:asciiTheme="minorHAnsi" w:hAnsiTheme="minorHAnsi" w:cstheme="minorHAnsi"/>
                <w:sz w:val="20"/>
                <w:szCs w:val="20"/>
              </w:rPr>
              <w:t xml:space="preserve"> to display the {ExpiryYear} variable</w:t>
            </w:r>
            <w:r w:rsidRPr="00503D58" w:rsidDel="00EB77D4">
              <w:rPr>
                <w:rFonts w:asciiTheme="minorHAnsi" w:hAnsiTheme="minorHAnsi" w:cstheme="minorHAnsi"/>
                <w:sz w:val="20"/>
                <w:szCs w:val="20"/>
              </w:rPr>
              <w:t xml:space="preserve"> </w:t>
            </w:r>
          </w:p>
        </w:tc>
        <w:tc>
          <w:tcPr>
            <w:tcW w:w="1275" w:type="dxa"/>
          </w:tcPr>
          <w:p w14:paraId="2B1CB71C" w14:textId="0D38CCFB" w:rsidR="000A4635" w:rsidRPr="00E02B28" w:rsidRDefault="004C16EE" w:rsidP="006B151D">
            <w:pPr>
              <w:rPr>
                <w:rFonts w:asciiTheme="minorHAnsi" w:hAnsiTheme="minorHAnsi" w:cstheme="minorHAnsi"/>
                <w:sz w:val="20"/>
                <w:szCs w:val="20"/>
              </w:rPr>
            </w:pPr>
            <w:r w:rsidRPr="004C16EE">
              <w:rPr>
                <w:rFonts w:asciiTheme="minorHAnsi" w:hAnsiTheme="minorHAnsi" w:cstheme="minorHAnsi"/>
                <w:sz w:val="20"/>
                <w:szCs w:val="20"/>
              </w:rPr>
              <w:t>Heading_1_COI</w:t>
            </w:r>
            <w:r w:rsidRPr="004C16EE" w:rsidDel="004A4F07">
              <w:rPr>
                <w:rFonts w:asciiTheme="minorHAnsi" w:hAnsiTheme="minorHAnsi" w:cstheme="minorHAnsi"/>
                <w:sz w:val="20"/>
                <w:szCs w:val="20"/>
              </w:rPr>
              <w:t xml:space="preserve"> </w:t>
            </w:r>
          </w:p>
        </w:tc>
      </w:tr>
      <w:tr w:rsidR="000A4635" w:rsidRPr="00720F8E" w14:paraId="208582CC" w14:textId="01298106" w:rsidTr="0472516C">
        <w:trPr>
          <w:cantSplit/>
          <w:trHeight w:val="378"/>
        </w:trPr>
        <w:tc>
          <w:tcPr>
            <w:tcW w:w="846" w:type="dxa"/>
          </w:tcPr>
          <w:p w14:paraId="25507B76" w14:textId="77777777" w:rsidR="000A4635" w:rsidRPr="005B1B3E" w:rsidRDefault="000A4635" w:rsidP="006B151D">
            <w:pPr>
              <w:rPr>
                <w:rFonts w:asciiTheme="minorHAnsi" w:hAnsiTheme="minorHAnsi" w:cstheme="minorHAnsi"/>
                <w:sz w:val="20"/>
                <w:szCs w:val="20"/>
              </w:rPr>
            </w:pPr>
            <w:r w:rsidRPr="005B1B3E">
              <w:rPr>
                <w:rFonts w:asciiTheme="minorHAnsi" w:hAnsiTheme="minorHAnsi" w:cstheme="minorHAnsi"/>
                <w:sz w:val="20"/>
                <w:szCs w:val="20"/>
              </w:rPr>
              <w:t>P1H2</w:t>
            </w:r>
          </w:p>
          <w:p w14:paraId="544AB95A" w14:textId="6C97F3E0" w:rsidR="000A4635" w:rsidRPr="005B1B3E" w:rsidRDefault="000A4635" w:rsidP="006B151D">
            <w:pPr>
              <w:rPr>
                <w:rFonts w:asciiTheme="minorHAnsi" w:hAnsiTheme="minorHAnsi" w:cstheme="minorHAnsi"/>
                <w:sz w:val="20"/>
                <w:szCs w:val="20"/>
              </w:rPr>
            </w:pPr>
          </w:p>
        </w:tc>
        <w:tc>
          <w:tcPr>
            <w:tcW w:w="1417" w:type="dxa"/>
          </w:tcPr>
          <w:p w14:paraId="7F6A20C9" w14:textId="04D9A74E" w:rsidR="00A82BBA" w:rsidRPr="005B1B3E" w:rsidRDefault="00A82BBA" w:rsidP="006B151D">
            <w:pPr>
              <w:rPr>
                <w:rFonts w:asciiTheme="minorHAnsi" w:hAnsiTheme="minorHAnsi" w:cstheme="minorHAnsi"/>
                <w:sz w:val="20"/>
                <w:szCs w:val="20"/>
              </w:rPr>
            </w:pPr>
            <w:r w:rsidRPr="005B1B3E">
              <w:rPr>
                <w:rFonts w:asciiTheme="minorHAnsi" w:hAnsiTheme="minorHAnsi" w:cstheme="minorHAnsi"/>
                <w:sz w:val="20"/>
                <w:szCs w:val="20"/>
              </w:rPr>
              <w:t>&lt;</w:t>
            </w:r>
            <w:r w:rsidRPr="0090419E">
              <w:rPr>
                <w:rFonts w:asciiTheme="minorHAnsi" w:eastAsia="Arial" w:hAnsiTheme="minorHAnsi" w:cstheme="minorHAnsi"/>
                <w:sz w:val="20"/>
                <w:szCs w:val="20"/>
              </w:rPr>
              <w:t>ProductCode</w:t>
            </w:r>
            <w:r w:rsidRPr="005B1B3E">
              <w:rPr>
                <w:rFonts w:asciiTheme="minorHAnsi" w:hAnsiTheme="minorHAnsi" w:cstheme="minorHAnsi"/>
                <w:sz w:val="20"/>
                <w:szCs w:val="20"/>
              </w:rPr>
              <w:t>&gt;</w:t>
            </w:r>
          </w:p>
          <w:p w14:paraId="7042FCFF" w14:textId="77777777" w:rsidR="007C6D29" w:rsidRPr="005B1B3E" w:rsidRDefault="007C6D29" w:rsidP="007C6D29">
            <w:pPr>
              <w:rPr>
                <w:rFonts w:asciiTheme="minorHAnsi" w:hAnsiTheme="minorHAnsi" w:cstheme="minorHAnsi"/>
                <w:sz w:val="20"/>
                <w:szCs w:val="20"/>
              </w:rPr>
            </w:pPr>
            <w:r w:rsidRPr="005B1B3E">
              <w:rPr>
                <w:rFonts w:asciiTheme="minorHAnsi" w:hAnsiTheme="minorHAnsi" w:cstheme="minorHAnsi"/>
                <w:sz w:val="20"/>
                <w:szCs w:val="20"/>
              </w:rPr>
              <w:t xml:space="preserve">&lt;CurrentTermEffectiveDate&gt; </w:t>
            </w:r>
          </w:p>
          <w:p w14:paraId="51B58311" w14:textId="036866D1" w:rsidR="000A4635" w:rsidRPr="005B1B3E" w:rsidRDefault="007C6D29" w:rsidP="00A324FC">
            <w:pPr>
              <w:rPr>
                <w:rFonts w:asciiTheme="minorHAnsi" w:hAnsiTheme="minorHAnsi" w:cstheme="minorHAnsi"/>
                <w:sz w:val="20"/>
                <w:szCs w:val="20"/>
              </w:rPr>
            </w:pPr>
            <w:r w:rsidRPr="005B1B3E">
              <w:rPr>
                <w:rFonts w:asciiTheme="minorHAnsi" w:hAnsiTheme="minorHAnsi" w:cstheme="minorHAnsi"/>
                <w:sz w:val="20"/>
                <w:szCs w:val="20"/>
              </w:rPr>
              <w:t>&lt;CurrentTermExpiryDate&gt;</w:t>
            </w:r>
          </w:p>
        </w:tc>
        <w:tc>
          <w:tcPr>
            <w:tcW w:w="7797"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6"/>
              <w:gridCol w:w="6093"/>
            </w:tblGrid>
            <w:tr w:rsidR="00660013" w:rsidRPr="005B1B3E" w14:paraId="5C49B590" w14:textId="77777777" w:rsidTr="00C1020A">
              <w:tc>
                <w:tcPr>
                  <w:tcW w:w="1506" w:type="dxa"/>
                </w:tcPr>
                <w:p w14:paraId="4224605E" w14:textId="1AFF89C5" w:rsidR="000A4635" w:rsidRPr="005B1B3E" w:rsidRDefault="003D5595" w:rsidP="00E02B28">
                  <w:pPr>
                    <w:rPr>
                      <w:rFonts w:asciiTheme="minorHAnsi" w:hAnsiTheme="minorHAnsi" w:cstheme="minorHAnsi"/>
                      <w:sz w:val="20"/>
                      <w:szCs w:val="20"/>
                    </w:rPr>
                  </w:pPr>
                  <w:r w:rsidRPr="005B1B3E">
                    <w:rPr>
                      <w:rFonts w:asciiTheme="minorHAnsi" w:hAnsiTheme="minorHAnsi" w:cstheme="minorHAnsi"/>
                      <w:sz w:val="20"/>
                      <w:szCs w:val="20"/>
                    </w:rPr>
                    <w:t>CBA_icon_landlord.jpg</w:t>
                  </w:r>
                </w:p>
              </w:tc>
              <w:tc>
                <w:tcPr>
                  <w:tcW w:w="6093" w:type="dxa"/>
                </w:tcPr>
                <w:p w14:paraId="2EC68433" w14:textId="77777777" w:rsidR="00EB77D4" w:rsidRPr="005B1B3E" w:rsidRDefault="00EB77D4" w:rsidP="00EB77D4">
                  <w:pPr>
                    <w:pStyle w:val="Heading1COI"/>
                  </w:pPr>
                  <w:r w:rsidRPr="005B1B3E">
                    <w:t xml:space="preserve">{StartYear} – {ExpiryYear} </w:t>
                  </w:r>
                </w:p>
                <w:p w14:paraId="0891CBF2" w14:textId="40D0D687" w:rsidR="000A4635" w:rsidRPr="005B1B3E" w:rsidRDefault="000A4635" w:rsidP="00C1020A">
                  <w:pPr>
                    <w:pStyle w:val="Heading1COI"/>
                  </w:pPr>
                  <w:r w:rsidRPr="005B1B3E">
                    <w:t>Certificate of Insurance</w:t>
                  </w:r>
                </w:p>
              </w:tc>
            </w:tr>
          </w:tbl>
          <w:p w14:paraId="3B72070E" w14:textId="101BD500" w:rsidR="000A4635" w:rsidRPr="005B1B3E" w:rsidRDefault="000A4635" w:rsidP="00E02B28">
            <w:pPr>
              <w:rPr>
                <w:rFonts w:asciiTheme="minorHAnsi" w:hAnsiTheme="minorHAnsi" w:cstheme="minorHAnsi"/>
                <w:sz w:val="20"/>
                <w:szCs w:val="20"/>
              </w:rPr>
            </w:pPr>
          </w:p>
        </w:tc>
        <w:tc>
          <w:tcPr>
            <w:tcW w:w="2835" w:type="dxa"/>
          </w:tcPr>
          <w:p w14:paraId="601E0DA6" w14:textId="181AE4B6" w:rsidR="000A4635" w:rsidRPr="005B1B3E" w:rsidRDefault="000A4635" w:rsidP="00E02B28">
            <w:pPr>
              <w:rPr>
                <w:rFonts w:asciiTheme="minorHAnsi" w:hAnsiTheme="minorHAnsi" w:cstheme="minorHAnsi"/>
                <w:sz w:val="20"/>
                <w:szCs w:val="20"/>
              </w:rPr>
            </w:pPr>
            <w:r w:rsidRPr="005B1B3E">
              <w:rPr>
                <w:rFonts w:asciiTheme="minorHAnsi" w:hAnsiTheme="minorHAnsi" w:cstheme="minorHAnsi"/>
                <w:b/>
                <w:bCs/>
                <w:sz w:val="20"/>
                <w:szCs w:val="20"/>
              </w:rPr>
              <w:t>IF</w:t>
            </w:r>
            <w:r w:rsidRPr="005B1B3E">
              <w:rPr>
                <w:rFonts w:asciiTheme="minorHAnsi" w:hAnsiTheme="minorHAnsi" w:cstheme="minorHAnsi"/>
                <w:sz w:val="20"/>
                <w:szCs w:val="20"/>
              </w:rPr>
              <w:t xml:space="preserve"> &lt;</w:t>
            </w:r>
            <w:r w:rsidRPr="0090419E">
              <w:rPr>
                <w:rFonts w:asciiTheme="minorHAnsi" w:eastAsia="Arial" w:hAnsiTheme="minorHAnsi" w:cstheme="minorHAnsi"/>
                <w:sz w:val="20"/>
                <w:szCs w:val="20"/>
              </w:rPr>
              <w:t>ProductCode</w:t>
            </w:r>
            <w:r w:rsidRPr="005B1B3E">
              <w:rPr>
                <w:rFonts w:asciiTheme="minorHAnsi" w:hAnsiTheme="minorHAnsi" w:cstheme="minorHAnsi"/>
                <w:sz w:val="20"/>
                <w:szCs w:val="20"/>
              </w:rPr>
              <w:t>&gt; = “Landlord”</w:t>
            </w:r>
          </w:p>
          <w:p w14:paraId="7DD5635A" w14:textId="77777777" w:rsidR="00B12635" w:rsidRPr="005B1B3E" w:rsidRDefault="00B12635" w:rsidP="00B12635">
            <w:pPr>
              <w:rPr>
                <w:rFonts w:asciiTheme="minorHAnsi" w:hAnsiTheme="minorHAnsi" w:cstheme="minorHAnsi"/>
                <w:sz w:val="20"/>
                <w:szCs w:val="20"/>
              </w:rPr>
            </w:pPr>
            <w:r w:rsidRPr="005B1B3E">
              <w:rPr>
                <w:rFonts w:asciiTheme="minorHAnsi" w:hAnsiTheme="minorHAnsi" w:cstheme="minorHAnsi"/>
                <w:b/>
                <w:bCs/>
                <w:sz w:val="20"/>
                <w:szCs w:val="20"/>
              </w:rPr>
              <w:t xml:space="preserve">AND </w:t>
            </w:r>
            <w:r w:rsidRPr="005B1B3E">
              <w:rPr>
                <w:rFonts w:asciiTheme="minorHAnsi" w:hAnsiTheme="minorHAnsi" w:cstheme="minorHAnsi"/>
                <w:sz w:val="20"/>
                <w:szCs w:val="20"/>
              </w:rPr>
              <w:t xml:space="preserve">&lt;DocumentSubType&gt; = "NewBusiness" </w:t>
            </w:r>
            <w:r w:rsidRPr="005B1B3E">
              <w:rPr>
                <w:rFonts w:asciiTheme="minorHAnsi" w:hAnsiTheme="minorHAnsi" w:cstheme="minorHAnsi"/>
                <w:b/>
                <w:bCs/>
                <w:sz w:val="20"/>
                <w:szCs w:val="20"/>
              </w:rPr>
              <w:t>OR</w:t>
            </w:r>
            <w:r w:rsidRPr="005B1B3E">
              <w:rPr>
                <w:rFonts w:asciiTheme="minorHAnsi" w:hAnsiTheme="minorHAnsi" w:cstheme="minorHAnsi"/>
                <w:sz w:val="20"/>
                <w:szCs w:val="20"/>
              </w:rPr>
              <w:t xml:space="preserve"> "Endorsement"</w:t>
            </w:r>
          </w:p>
          <w:p w14:paraId="0CFF2246" w14:textId="77777777" w:rsidR="00B12635" w:rsidRPr="005B1B3E" w:rsidRDefault="00B12635" w:rsidP="00E02B28">
            <w:pPr>
              <w:rPr>
                <w:rFonts w:asciiTheme="minorHAnsi" w:hAnsiTheme="minorHAnsi" w:cstheme="minorHAnsi"/>
                <w:sz w:val="20"/>
                <w:szCs w:val="20"/>
              </w:rPr>
            </w:pPr>
          </w:p>
          <w:p w14:paraId="7BFE7217" w14:textId="77777777" w:rsidR="000A4635" w:rsidRPr="005B1B3E" w:rsidRDefault="000A4635" w:rsidP="00E02B28">
            <w:pPr>
              <w:rPr>
                <w:rFonts w:asciiTheme="minorHAnsi" w:hAnsiTheme="minorHAnsi" w:cstheme="minorHAnsi"/>
                <w:sz w:val="20"/>
                <w:szCs w:val="20"/>
              </w:rPr>
            </w:pPr>
            <w:r w:rsidRPr="005B1B3E">
              <w:rPr>
                <w:rFonts w:asciiTheme="minorHAnsi" w:hAnsiTheme="minorHAnsi" w:cstheme="minorHAnsi"/>
                <w:b/>
                <w:bCs/>
                <w:sz w:val="20"/>
                <w:szCs w:val="20"/>
              </w:rPr>
              <w:t>THEN</w:t>
            </w:r>
            <w:r w:rsidRPr="005B1B3E">
              <w:rPr>
                <w:rFonts w:asciiTheme="minorHAnsi" w:hAnsiTheme="minorHAnsi" w:cstheme="minorHAnsi"/>
                <w:sz w:val="20"/>
                <w:szCs w:val="20"/>
              </w:rPr>
              <w:t xml:space="preserve"> Display</w:t>
            </w:r>
          </w:p>
          <w:p w14:paraId="6B6BE5EC" w14:textId="77777777" w:rsidR="000A4635" w:rsidRPr="005B1B3E" w:rsidRDefault="000A4635" w:rsidP="00E02B28">
            <w:pPr>
              <w:rPr>
                <w:rFonts w:asciiTheme="minorHAnsi" w:hAnsiTheme="minorHAnsi" w:cstheme="minorHAnsi"/>
                <w:b/>
                <w:bCs/>
                <w:sz w:val="20"/>
                <w:szCs w:val="20"/>
              </w:rPr>
            </w:pPr>
            <w:r w:rsidRPr="005B1B3E">
              <w:rPr>
                <w:rFonts w:asciiTheme="minorHAnsi" w:hAnsiTheme="minorHAnsi" w:cstheme="minorHAnsi"/>
                <w:b/>
                <w:bCs/>
                <w:sz w:val="20"/>
                <w:szCs w:val="20"/>
              </w:rPr>
              <w:t>ENDIF</w:t>
            </w:r>
          </w:p>
          <w:p w14:paraId="25607B75" w14:textId="77777777" w:rsidR="000A4635" w:rsidRPr="005B1B3E" w:rsidRDefault="000A4635" w:rsidP="00E02B28">
            <w:pPr>
              <w:rPr>
                <w:rFonts w:asciiTheme="minorHAnsi" w:hAnsiTheme="minorHAnsi" w:cstheme="minorHAnsi"/>
                <w:b/>
                <w:bCs/>
                <w:sz w:val="20"/>
                <w:szCs w:val="20"/>
              </w:rPr>
            </w:pPr>
          </w:p>
          <w:p w14:paraId="051D7A60" w14:textId="7CE1C9E9" w:rsidR="000A4635" w:rsidRPr="005B1B3E" w:rsidRDefault="00EB77D4" w:rsidP="00E02B28">
            <w:pPr>
              <w:rPr>
                <w:rFonts w:asciiTheme="minorHAnsi" w:hAnsiTheme="minorHAnsi" w:cstheme="minorHAnsi"/>
                <w:sz w:val="20"/>
                <w:szCs w:val="20"/>
              </w:rPr>
            </w:pPr>
            <w:r w:rsidRPr="005B1B3E">
              <w:rPr>
                <w:rFonts w:asciiTheme="minorHAnsi" w:hAnsiTheme="minorHAnsi" w:cstheme="minorHAnsi"/>
                <w:b/>
                <w:bCs/>
                <w:sz w:val="20"/>
                <w:szCs w:val="20"/>
              </w:rPr>
              <w:t>Dev Note</w:t>
            </w:r>
            <w:r w:rsidRPr="005B1B3E">
              <w:rPr>
                <w:rFonts w:asciiTheme="minorHAnsi" w:hAnsiTheme="minorHAnsi" w:cstheme="minorHAnsi"/>
                <w:sz w:val="20"/>
                <w:szCs w:val="20"/>
              </w:rPr>
              <w:t xml:space="preserve"> – Use the 4 digit YYYY from </w:t>
            </w:r>
            <w:r w:rsidR="00B12635" w:rsidRPr="0090419E">
              <w:rPr>
                <w:rFonts w:asciiTheme="minorHAnsi" w:hAnsiTheme="minorHAnsi" w:cstheme="minorHAnsi"/>
                <w:sz w:val="20"/>
                <w:szCs w:val="20"/>
              </w:rPr>
              <w:t>&lt;CurrentTermEffectiveDate&gt;</w:t>
            </w:r>
            <w:r w:rsidRPr="005B1B3E">
              <w:rPr>
                <w:rFonts w:asciiTheme="minorHAnsi" w:hAnsiTheme="minorHAnsi" w:cstheme="minorHAnsi"/>
                <w:sz w:val="20"/>
                <w:szCs w:val="20"/>
              </w:rPr>
              <w:t xml:space="preserve"> to display the {StartYear} variable and </w:t>
            </w:r>
            <w:r w:rsidR="00B12635" w:rsidRPr="0090419E">
              <w:rPr>
                <w:rFonts w:asciiTheme="minorHAnsi" w:hAnsiTheme="minorHAnsi" w:cstheme="minorHAnsi"/>
                <w:sz w:val="20"/>
                <w:szCs w:val="20"/>
              </w:rPr>
              <w:t>&lt;CurrentTermExpiryDate&gt;</w:t>
            </w:r>
            <w:r w:rsidRPr="005B1B3E">
              <w:rPr>
                <w:rFonts w:asciiTheme="minorHAnsi" w:hAnsiTheme="minorHAnsi" w:cstheme="minorHAnsi"/>
                <w:sz w:val="20"/>
                <w:szCs w:val="20"/>
              </w:rPr>
              <w:t xml:space="preserve"> to display the {ExpiryYear} variable</w:t>
            </w:r>
            <w:r w:rsidRPr="005B1B3E" w:rsidDel="00EB77D4">
              <w:rPr>
                <w:rFonts w:asciiTheme="minorHAnsi" w:hAnsiTheme="minorHAnsi" w:cstheme="minorHAnsi"/>
                <w:sz w:val="20"/>
                <w:szCs w:val="20"/>
              </w:rPr>
              <w:t xml:space="preserve"> </w:t>
            </w:r>
          </w:p>
        </w:tc>
        <w:tc>
          <w:tcPr>
            <w:tcW w:w="1275" w:type="dxa"/>
          </w:tcPr>
          <w:p w14:paraId="30478485" w14:textId="1CB6F653" w:rsidR="000A4635" w:rsidRPr="005B1B3E" w:rsidRDefault="004C16EE" w:rsidP="00E02B28">
            <w:pPr>
              <w:rPr>
                <w:rFonts w:asciiTheme="minorHAnsi" w:hAnsiTheme="minorHAnsi" w:cstheme="minorHAnsi"/>
                <w:sz w:val="20"/>
                <w:szCs w:val="20"/>
              </w:rPr>
            </w:pPr>
            <w:r w:rsidRPr="005B1B3E">
              <w:rPr>
                <w:rFonts w:asciiTheme="minorHAnsi" w:hAnsiTheme="minorHAnsi" w:cstheme="minorHAnsi"/>
                <w:sz w:val="20"/>
                <w:szCs w:val="20"/>
              </w:rPr>
              <w:t>Heading_1_COI</w:t>
            </w:r>
          </w:p>
        </w:tc>
      </w:tr>
      <w:tr w:rsidR="001C77CE" w:rsidRPr="00720F8E" w14:paraId="31FBACEA" w14:textId="77777777" w:rsidTr="0472516C">
        <w:trPr>
          <w:cantSplit/>
          <w:trHeight w:val="378"/>
        </w:trPr>
        <w:tc>
          <w:tcPr>
            <w:tcW w:w="846" w:type="dxa"/>
          </w:tcPr>
          <w:p w14:paraId="4BC5614A" w14:textId="30075121" w:rsidR="001C77CE" w:rsidRPr="005B1B3E" w:rsidRDefault="001C77CE" w:rsidP="001C77CE">
            <w:pPr>
              <w:rPr>
                <w:ins w:id="1213" w:author="sam sehgal" w:date="2024-10-01T12:57:00Z" w16du:dateUtc="2024-10-01T02:57:00Z"/>
                <w:rFonts w:asciiTheme="minorHAnsi" w:hAnsiTheme="minorHAnsi" w:cstheme="minorHAnsi"/>
                <w:sz w:val="20"/>
                <w:szCs w:val="20"/>
              </w:rPr>
            </w:pPr>
            <w:r w:rsidRPr="005B1B3E">
              <w:rPr>
                <w:rFonts w:asciiTheme="minorHAnsi" w:hAnsiTheme="minorHAnsi" w:cstheme="minorHAnsi"/>
                <w:sz w:val="20"/>
                <w:szCs w:val="20"/>
              </w:rPr>
              <w:lastRenderedPageBreak/>
              <w:t>P1H3</w:t>
            </w:r>
          </w:p>
          <w:p w14:paraId="6355C85D" w14:textId="77777777" w:rsidR="001C77CE" w:rsidRPr="005B1B3E" w:rsidRDefault="001C77CE" w:rsidP="001C77CE">
            <w:pPr>
              <w:rPr>
                <w:rFonts w:asciiTheme="minorHAnsi" w:hAnsiTheme="minorHAnsi" w:cstheme="minorHAnsi"/>
                <w:sz w:val="20"/>
                <w:szCs w:val="20"/>
              </w:rPr>
            </w:pPr>
          </w:p>
        </w:tc>
        <w:tc>
          <w:tcPr>
            <w:tcW w:w="1417" w:type="dxa"/>
          </w:tcPr>
          <w:p w14:paraId="6E324240" w14:textId="77777777" w:rsidR="001C77CE" w:rsidRPr="005B1B3E" w:rsidRDefault="001C77CE" w:rsidP="001C77CE">
            <w:pPr>
              <w:rPr>
                <w:rFonts w:asciiTheme="minorHAnsi" w:hAnsiTheme="minorHAnsi" w:cstheme="minorHAnsi"/>
                <w:sz w:val="20"/>
                <w:szCs w:val="20"/>
              </w:rPr>
            </w:pPr>
            <w:r w:rsidRPr="005B1B3E">
              <w:rPr>
                <w:rFonts w:asciiTheme="minorHAnsi" w:hAnsiTheme="minorHAnsi" w:cstheme="minorHAnsi"/>
                <w:sz w:val="20"/>
                <w:szCs w:val="20"/>
              </w:rPr>
              <w:t>&lt;</w:t>
            </w:r>
            <w:r w:rsidRPr="005B1B3E">
              <w:rPr>
                <w:rFonts w:asciiTheme="minorHAnsi" w:eastAsia="Arial" w:hAnsiTheme="minorHAnsi" w:cstheme="minorHAnsi"/>
                <w:sz w:val="20"/>
                <w:szCs w:val="20"/>
                <w:rPrChange w:id="1214" w:author="sam sehgal" w:date="2024-12-19T09:25:00Z" w16du:dateUtc="2024-12-18T22:25:00Z">
                  <w:rPr>
                    <w:rFonts w:asciiTheme="minorHAnsi" w:eastAsia="Arial" w:hAnsiTheme="minorHAnsi" w:cstheme="minorHAnsi"/>
                    <w:color w:val="000000" w:themeColor="text1"/>
                    <w:sz w:val="20"/>
                    <w:szCs w:val="20"/>
                  </w:rPr>
                </w:rPrChange>
              </w:rPr>
              <w:t>ProductCode</w:t>
            </w:r>
            <w:r w:rsidRPr="005B1B3E">
              <w:rPr>
                <w:rFonts w:asciiTheme="minorHAnsi" w:hAnsiTheme="minorHAnsi" w:cstheme="minorHAnsi"/>
                <w:sz w:val="20"/>
                <w:szCs w:val="20"/>
              </w:rPr>
              <w:t>&gt;</w:t>
            </w:r>
          </w:p>
          <w:p w14:paraId="13848B21" w14:textId="77777777" w:rsidR="0090419E" w:rsidRPr="005B1B3E" w:rsidRDefault="0090419E" w:rsidP="0090419E">
            <w:pPr>
              <w:rPr>
                <w:ins w:id="1215" w:author="Sam Sehgal (EXT Idiom)" w:date="2025-04-29T15:30:00Z" w16du:dateUtc="2025-04-29T05:30:00Z"/>
                <w:rFonts w:asciiTheme="minorHAnsi" w:hAnsiTheme="minorHAnsi" w:cstheme="minorHAnsi"/>
                <w:sz w:val="20"/>
                <w:szCs w:val="20"/>
              </w:rPr>
            </w:pPr>
            <w:ins w:id="1216" w:author="Sam Sehgal (EXT Idiom)" w:date="2025-04-29T15:30:00Z" w16du:dateUtc="2025-04-29T05:30:00Z">
              <w:r w:rsidRPr="005B1B3E">
                <w:rPr>
                  <w:rFonts w:asciiTheme="minorHAnsi" w:hAnsiTheme="minorHAnsi" w:cstheme="minorHAnsi"/>
                  <w:sz w:val="20"/>
                  <w:szCs w:val="20"/>
                </w:rPr>
                <w:t xml:space="preserve">&lt;CurrentTermEffectiveDate&gt; </w:t>
              </w:r>
            </w:ins>
          </w:p>
          <w:p w14:paraId="6CF48AF3" w14:textId="4CA92C10" w:rsidR="001C77CE" w:rsidRPr="005B1B3E" w:rsidRDefault="0090419E" w:rsidP="001C77CE">
            <w:pPr>
              <w:rPr>
                <w:rFonts w:asciiTheme="minorHAnsi" w:hAnsiTheme="minorHAnsi" w:cstheme="minorHAnsi"/>
                <w:sz w:val="20"/>
                <w:szCs w:val="20"/>
              </w:rPr>
            </w:pPr>
            <w:ins w:id="1217" w:author="Sam Sehgal (EXT Idiom)" w:date="2025-04-29T15:30:00Z" w16du:dateUtc="2025-04-29T05:30:00Z">
              <w:r w:rsidRPr="005B1B3E">
                <w:rPr>
                  <w:rFonts w:asciiTheme="minorHAnsi" w:hAnsiTheme="minorHAnsi" w:cstheme="minorHAnsi"/>
                  <w:sz w:val="20"/>
                  <w:szCs w:val="20"/>
                </w:rPr>
                <w:t>&lt;CurrentTermExpiryDate&gt;</w:t>
              </w:r>
            </w:ins>
          </w:p>
        </w:tc>
        <w:tc>
          <w:tcPr>
            <w:tcW w:w="7797"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6"/>
              <w:gridCol w:w="6093"/>
            </w:tblGrid>
            <w:tr w:rsidR="00660013" w:rsidRPr="005B1B3E" w14:paraId="1D3279A3" w14:textId="77777777" w:rsidTr="004C3D5C">
              <w:tc>
                <w:tcPr>
                  <w:tcW w:w="1506" w:type="dxa"/>
                </w:tcPr>
                <w:p w14:paraId="14097FC6" w14:textId="77777777" w:rsidR="001C77CE" w:rsidRPr="005B1B3E" w:rsidRDefault="001C77CE" w:rsidP="001C77CE">
                  <w:pPr>
                    <w:rPr>
                      <w:rFonts w:asciiTheme="minorHAnsi" w:hAnsiTheme="minorHAnsi" w:cstheme="minorHAnsi"/>
                      <w:sz w:val="20"/>
                      <w:szCs w:val="20"/>
                    </w:rPr>
                  </w:pPr>
                  <w:r w:rsidRPr="005B1B3E">
                    <w:rPr>
                      <w:rFonts w:asciiTheme="minorHAnsi" w:hAnsiTheme="minorHAnsi" w:cstheme="minorHAnsi"/>
                      <w:sz w:val="20"/>
                      <w:szCs w:val="20"/>
                    </w:rPr>
                    <w:t>CBA_icon_landlord.jpg</w:t>
                  </w:r>
                </w:p>
              </w:tc>
              <w:tc>
                <w:tcPr>
                  <w:tcW w:w="6093" w:type="dxa"/>
                </w:tcPr>
                <w:p w14:paraId="4B7794D6" w14:textId="77777777" w:rsidR="001C77CE" w:rsidRPr="005B1B3E" w:rsidRDefault="001C77CE" w:rsidP="001C77CE">
                  <w:pPr>
                    <w:pStyle w:val="Heading1COI"/>
                  </w:pPr>
                  <w:r w:rsidRPr="005B1B3E">
                    <w:t xml:space="preserve">{StartYear} – {ExpiryYear} </w:t>
                  </w:r>
                </w:p>
                <w:p w14:paraId="4595C1A4" w14:textId="77777777" w:rsidR="001C77CE" w:rsidRPr="005B1B3E" w:rsidRDefault="001C77CE" w:rsidP="001C77CE">
                  <w:pPr>
                    <w:pStyle w:val="Heading1COI"/>
                  </w:pPr>
                  <w:r w:rsidRPr="005B1B3E">
                    <w:t>Certificate of Insurance</w:t>
                  </w:r>
                </w:p>
              </w:tc>
            </w:tr>
          </w:tbl>
          <w:p w14:paraId="7C836D15" w14:textId="77777777" w:rsidR="001C77CE" w:rsidRPr="005B1B3E" w:rsidRDefault="001C77CE" w:rsidP="001C77CE">
            <w:pPr>
              <w:rPr>
                <w:rFonts w:asciiTheme="minorHAnsi" w:hAnsiTheme="minorHAnsi" w:cstheme="minorHAnsi"/>
                <w:sz w:val="20"/>
                <w:szCs w:val="20"/>
              </w:rPr>
            </w:pPr>
          </w:p>
        </w:tc>
        <w:tc>
          <w:tcPr>
            <w:tcW w:w="2835" w:type="dxa"/>
          </w:tcPr>
          <w:p w14:paraId="34711983" w14:textId="0993239F" w:rsidR="001C77CE" w:rsidRPr="005B1B3E" w:rsidRDefault="001C77CE" w:rsidP="001C77CE">
            <w:pPr>
              <w:rPr>
                <w:rFonts w:asciiTheme="minorHAnsi" w:hAnsiTheme="minorHAnsi" w:cstheme="minorHAnsi"/>
                <w:sz w:val="20"/>
                <w:szCs w:val="20"/>
              </w:rPr>
            </w:pPr>
            <w:r w:rsidRPr="005B1B3E">
              <w:rPr>
                <w:rFonts w:asciiTheme="minorHAnsi" w:hAnsiTheme="minorHAnsi" w:cstheme="minorHAnsi"/>
                <w:b/>
                <w:bCs/>
                <w:sz w:val="20"/>
                <w:szCs w:val="20"/>
              </w:rPr>
              <w:t>IF</w:t>
            </w:r>
            <w:r w:rsidRPr="005B1B3E">
              <w:rPr>
                <w:rFonts w:asciiTheme="minorHAnsi" w:hAnsiTheme="minorHAnsi" w:cstheme="minorHAnsi"/>
                <w:sz w:val="20"/>
                <w:szCs w:val="20"/>
              </w:rPr>
              <w:t xml:space="preserve"> &lt;</w:t>
            </w:r>
            <w:r w:rsidRPr="0090419E">
              <w:rPr>
                <w:rFonts w:asciiTheme="minorHAnsi" w:eastAsia="Arial" w:hAnsiTheme="minorHAnsi" w:cstheme="minorHAnsi"/>
                <w:sz w:val="20"/>
                <w:szCs w:val="20"/>
              </w:rPr>
              <w:t>ProductCode</w:t>
            </w:r>
            <w:r w:rsidRPr="005B1B3E">
              <w:rPr>
                <w:rFonts w:asciiTheme="minorHAnsi" w:hAnsiTheme="minorHAnsi" w:cstheme="minorHAnsi"/>
                <w:sz w:val="20"/>
                <w:szCs w:val="20"/>
              </w:rPr>
              <w:t>&gt; = “Home” or “Auto” or “Landlord”</w:t>
            </w:r>
          </w:p>
          <w:p w14:paraId="71EC9260" w14:textId="097D877D" w:rsidR="001C77CE" w:rsidRPr="005B1B3E" w:rsidRDefault="001C77CE" w:rsidP="001C77CE">
            <w:pPr>
              <w:rPr>
                <w:rFonts w:asciiTheme="minorHAnsi" w:hAnsiTheme="minorHAnsi" w:cstheme="minorHAnsi"/>
                <w:sz w:val="20"/>
                <w:szCs w:val="20"/>
              </w:rPr>
            </w:pPr>
            <w:r w:rsidRPr="005B1B3E">
              <w:rPr>
                <w:rFonts w:asciiTheme="minorHAnsi" w:hAnsiTheme="minorHAnsi" w:cstheme="minorHAnsi"/>
                <w:b/>
                <w:bCs/>
                <w:sz w:val="20"/>
                <w:szCs w:val="20"/>
              </w:rPr>
              <w:t xml:space="preserve">AND </w:t>
            </w:r>
            <w:r w:rsidRPr="005B1B3E">
              <w:rPr>
                <w:rFonts w:asciiTheme="minorHAnsi" w:hAnsiTheme="minorHAnsi" w:cstheme="minorHAnsi"/>
                <w:sz w:val="20"/>
                <w:szCs w:val="20"/>
              </w:rPr>
              <w:t>&lt;DocumentSubType&gt; = "Renewal"</w:t>
            </w:r>
          </w:p>
          <w:p w14:paraId="1BB85A46" w14:textId="77777777" w:rsidR="001C77CE" w:rsidRPr="005B1B3E" w:rsidRDefault="001C77CE" w:rsidP="001C77CE">
            <w:pPr>
              <w:rPr>
                <w:rFonts w:asciiTheme="minorHAnsi" w:hAnsiTheme="minorHAnsi" w:cstheme="minorHAnsi"/>
                <w:sz w:val="20"/>
                <w:szCs w:val="20"/>
              </w:rPr>
            </w:pPr>
          </w:p>
          <w:p w14:paraId="0A6BEA67" w14:textId="77777777" w:rsidR="001C77CE" w:rsidRPr="005B1B3E" w:rsidRDefault="001C77CE" w:rsidP="001C77CE">
            <w:pPr>
              <w:rPr>
                <w:rFonts w:asciiTheme="minorHAnsi" w:hAnsiTheme="minorHAnsi" w:cstheme="minorHAnsi"/>
                <w:sz w:val="20"/>
                <w:szCs w:val="20"/>
              </w:rPr>
            </w:pPr>
            <w:r w:rsidRPr="005B1B3E">
              <w:rPr>
                <w:rFonts w:asciiTheme="minorHAnsi" w:hAnsiTheme="minorHAnsi" w:cstheme="minorHAnsi"/>
                <w:b/>
                <w:bCs/>
                <w:sz w:val="20"/>
                <w:szCs w:val="20"/>
              </w:rPr>
              <w:t>THEN</w:t>
            </w:r>
            <w:r w:rsidRPr="005B1B3E">
              <w:rPr>
                <w:rFonts w:asciiTheme="minorHAnsi" w:hAnsiTheme="minorHAnsi" w:cstheme="minorHAnsi"/>
                <w:sz w:val="20"/>
                <w:szCs w:val="20"/>
              </w:rPr>
              <w:t xml:space="preserve"> Display</w:t>
            </w:r>
          </w:p>
          <w:p w14:paraId="690C2305" w14:textId="77777777" w:rsidR="001C77CE" w:rsidRPr="005B1B3E" w:rsidRDefault="001C77CE" w:rsidP="001C77CE">
            <w:pPr>
              <w:rPr>
                <w:rFonts w:asciiTheme="minorHAnsi" w:hAnsiTheme="minorHAnsi" w:cstheme="minorHAnsi"/>
                <w:b/>
                <w:bCs/>
                <w:sz w:val="20"/>
                <w:szCs w:val="20"/>
              </w:rPr>
            </w:pPr>
            <w:r w:rsidRPr="005B1B3E">
              <w:rPr>
                <w:rFonts w:asciiTheme="minorHAnsi" w:hAnsiTheme="minorHAnsi" w:cstheme="minorHAnsi"/>
                <w:b/>
                <w:bCs/>
                <w:sz w:val="20"/>
                <w:szCs w:val="20"/>
              </w:rPr>
              <w:t>ENDIF</w:t>
            </w:r>
          </w:p>
          <w:p w14:paraId="11A85A19" w14:textId="77777777" w:rsidR="001C77CE" w:rsidRPr="005B1B3E" w:rsidRDefault="001C77CE" w:rsidP="001C77CE">
            <w:pPr>
              <w:rPr>
                <w:rFonts w:asciiTheme="minorHAnsi" w:hAnsiTheme="minorHAnsi" w:cstheme="minorHAnsi"/>
                <w:b/>
                <w:bCs/>
                <w:sz w:val="20"/>
                <w:szCs w:val="20"/>
              </w:rPr>
            </w:pPr>
          </w:p>
          <w:p w14:paraId="58FCB28B" w14:textId="1CCA586A" w:rsidR="001C77CE" w:rsidRPr="005B1B3E" w:rsidRDefault="001C77CE" w:rsidP="001C77CE">
            <w:pPr>
              <w:rPr>
                <w:rFonts w:asciiTheme="minorHAnsi" w:hAnsiTheme="minorHAnsi" w:cstheme="minorHAnsi"/>
                <w:b/>
                <w:bCs/>
                <w:sz w:val="20"/>
                <w:szCs w:val="20"/>
              </w:rPr>
            </w:pPr>
            <w:r w:rsidRPr="005B1B3E">
              <w:rPr>
                <w:rFonts w:asciiTheme="minorHAnsi" w:hAnsiTheme="minorHAnsi" w:cstheme="minorHAnsi"/>
                <w:b/>
                <w:bCs/>
                <w:sz w:val="20"/>
                <w:szCs w:val="20"/>
              </w:rPr>
              <w:t>Dev Note</w:t>
            </w:r>
            <w:r w:rsidRPr="005B1B3E">
              <w:rPr>
                <w:rFonts w:asciiTheme="minorHAnsi" w:hAnsiTheme="minorHAnsi" w:cstheme="minorHAnsi"/>
                <w:sz w:val="20"/>
                <w:szCs w:val="20"/>
              </w:rPr>
              <w:t xml:space="preserve"> – Use the 4 digit YYYY from </w:t>
            </w:r>
            <w:r w:rsidRPr="00FE5E49">
              <w:rPr>
                <w:rFonts w:asciiTheme="minorHAnsi" w:hAnsiTheme="minorHAnsi" w:cstheme="minorHAnsi"/>
                <w:sz w:val="20"/>
                <w:szCs w:val="20"/>
                <w:highlight w:val="cyan"/>
                <w:rPrChange w:id="1218" w:author="Sam Sehgal (EXT Idiom)" w:date="2025-04-29T15:31:00Z" w16du:dateUtc="2025-04-29T05:31:00Z">
                  <w:rPr>
                    <w:rFonts w:asciiTheme="minorHAnsi" w:hAnsiTheme="minorHAnsi" w:cstheme="minorHAnsi"/>
                    <w:sz w:val="20"/>
                    <w:szCs w:val="20"/>
                  </w:rPr>
                </w:rPrChange>
              </w:rPr>
              <w:t>&lt;</w:t>
            </w:r>
            <w:del w:id="1219" w:author="Sam Sehgal (EXT Idiom)" w:date="2025-04-29T15:31:00Z" w16du:dateUtc="2025-04-29T05:31:00Z">
              <w:r w:rsidRPr="00FE5E49" w:rsidDel="00F03862">
                <w:rPr>
                  <w:rFonts w:asciiTheme="minorHAnsi" w:hAnsiTheme="minorHAnsi" w:cstheme="minorHAnsi"/>
                  <w:sz w:val="20"/>
                  <w:szCs w:val="20"/>
                  <w:highlight w:val="cyan"/>
                  <w:rPrChange w:id="1220" w:author="Sam Sehgal (EXT Idiom)" w:date="2025-04-29T15:31:00Z" w16du:dateUtc="2025-04-29T05:31:00Z">
                    <w:rPr>
                      <w:rFonts w:asciiTheme="minorHAnsi" w:hAnsiTheme="minorHAnsi" w:cstheme="minorHAnsi"/>
                      <w:sz w:val="20"/>
                      <w:szCs w:val="20"/>
                    </w:rPr>
                  </w:rPrChange>
                </w:rPr>
                <w:delText>NextTermEffectiveDate</w:delText>
              </w:r>
            </w:del>
            <w:ins w:id="1221" w:author="Sam Sehgal (EXT Idiom)" w:date="2025-04-29T15:31:00Z" w16du:dateUtc="2025-04-29T05:31:00Z">
              <w:r w:rsidR="00F03862" w:rsidRPr="00FE5E49">
                <w:rPr>
                  <w:rFonts w:asciiTheme="minorHAnsi" w:hAnsiTheme="minorHAnsi" w:cstheme="minorHAnsi"/>
                  <w:sz w:val="20"/>
                  <w:szCs w:val="20"/>
                  <w:highlight w:val="cyan"/>
                  <w:rPrChange w:id="1222" w:author="Sam Sehgal (EXT Idiom)" w:date="2025-04-29T15:31:00Z" w16du:dateUtc="2025-04-29T05:31:00Z">
                    <w:rPr>
                      <w:rFonts w:asciiTheme="minorHAnsi" w:hAnsiTheme="minorHAnsi" w:cstheme="minorHAnsi"/>
                      <w:sz w:val="20"/>
                      <w:szCs w:val="20"/>
                    </w:rPr>
                  </w:rPrChange>
                </w:rPr>
                <w:t>CurrentTermEffectiveDate</w:t>
              </w:r>
            </w:ins>
            <w:r w:rsidRPr="00FE5E49">
              <w:rPr>
                <w:rFonts w:asciiTheme="minorHAnsi" w:hAnsiTheme="minorHAnsi" w:cstheme="minorHAnsi"/>
                <w:sz w:val="20"/>
                <w:szCs w:val="20"/>
                <w:highlight w:val="cyan"/>
                <w:rPrChange w:id="1223" w:author="Sam Sehgal (EXT Idiom)" w:date="2025-04-29T15:31:00Z" w16du:dateUtc="2025-04-29T05:31:00Z">
                  <w:rPr>
                    <w:rFonts w:asciiTheme="minorHAnsi" w:hAnsiTheme="minorHAnsi" w:cstheme="minorHAnsi"/>
                    <w:sz w:val="20"/>
                    <w:szCs w:val="20"/>
                  </w:rPr>
                </w:rPrChange>
              </w:rPr>
              <w:t>&gt; to display the {StartYear} variable and &lt;</w:t>
            </w:r>
            <w:del w:id="1224" w:author="Sam Sehgal (EXT Idiom)" w:date="2025-04-29T15:31:00Z" w16du:dateUtc="2025-04-29T05:31:00Z">
              <w:r w:rsidRPr="00FE5E49" w:rsidDel="00FE5E49">
                <w:rPr>
                  <w:rFonts w:asciiTheme="minorHAnsi" w:hAnsiTheme="minorHAnsi" w:cstheme="minorHAnsi"/>
                  <w:sz w:val="20"/>
                  <w:szCs w:val="20"/>
                  <w:highlight w:val="cyan"/>
                  <w:rPrChange w:id="1225" w:author="Sam Sehgal (EXT Idiom)" w:date="2025-04-29T15:31:00Z" w16du:dateUtc="2025-04-29T05:31:00Z">
                    <w:rPr>
                      <w:rFonts w:asciiTheme="minorHAnsi" w:hAnsiTheme="minorHAnsi" w:cstheme="minorHAnsi"/>
                      <w:sz w:val="20"/>
                      <w:szCs w:val="20"/>
                    </w:rPr>
                  </w:rPrChange>
                </w:rPr>
                <w:delText>NextTermExpiryDate</w:delText>
              </w:r>
            </w:del>
            <w:ins w:id="1226" w:author="Sam Sehgal (EXT Idiom)" w:date="2025-04-29T15:31:00Z" w16du:dateUtc="2025-04-29T05:31:00Z">
              <w:r w:rsidR="00FE5E49" w:rsidRPr="00FE5E49">
                <w:rPr>
                  <w:rFonts w:asciiTheme="minorHAnsi" w:hAnsiTheme="minorHAnsi" w:cstheme="minorHAnsi"/>
                  <w:sz w:val="20"/>
                  <w:szCs w:val="20"/>
                  <w:highlight w:val="cyan"/>
                  <w:rPrChange w:id="1227" w:author="Sam Sehgal (EXT Idiom)" w:date="2025-04-29T15:31:00Z" w16du:dateUtc="2025-04-29T05:31:00Z">
                    <w:rPr>
                      <w:rFonts w:asciiTheme="minorHAnsi" w:hAnsiTheme="minorHAnsi" w:cstheme="minorHAnsi"/>
                      <w:sz w:val="20"/>
                      <w:szCs w:val="20"/>
                    </w:rPr>
                  </w:rPrChange>
                </w:rPr>
                <w:t>CurrentTermExpiryDate</w:t>
              </w:r>
            </w:ins>
            <w:r w:rsidRPr="00FE5E49">
              <w:rPr>
                <w:rFonts w:asciiTheme="minorHAnsi" w:hAnsiTheme="minorHAnsi" w:cstheme="minorHAnsi"/>
                <w:sz w:val="20"/>
                <w:szCs w:val="20"/>
                <w:highlight w:val="cyan"/>
                <w:rPrChange w:id="1228" w:author="Sam Sehgal (EXT Idiom)" w:date="2025-04-29T15:31:00Z" w16du:dateUtc="2025-04-29T05:31:00Z">
                  <w:rPr>
                    <w:rFonts w:asciiTheme="minorHAnsi" w:hAnsiTheme="minorHAnsi" w:cstheme="minorHAnsi"/>
                    <w:sz w:val="20"/>
                    <w:szCs w:val="20"/>
                  </w:rPr>
                </w:rPrChange>
              </w:rPr>
              <w:t>&gt;</w:t>
            </w:r>
            <w:r w:rsidRPr="005B1B3E">
              <w:rPr>
                <w:rFonts w:asciiTheme="minorHAnsi" w:hAnsiTheme="minorHAnsi" w:cstheme="minorHAnsi"/>
                <w:sz w:val="20"/>
                <w:szCs w:val="20"/>
              </w:rPr>
              <w:t xml:space="preserve"> to display the {ExpiryYear} variable</w:t>
            </w:r>
            <w:r w:rsidRPr="005B1B3E" w:rsidDel="00EB77D4">
              <w:rPr>
                <w:rFonts w:asciiTheme="minorHAnsi" w:hAnsiTheme="minorHAnsi" w:cstheme="minorHAnsi"/>
                <w:sz w:val="20"/>
                <w:szCs w:val="20"/>
              </w:rPr>
              <w:t xml:space="preserve"> </w:t>
            </w:r>
          </w:p>
        </w:tc>
        <w:tc>
          <w:tcPr>
            <w:tcW w:w="1275" w:type="dxa"/>
          </w:tcPr>
          <w:p w14:paraId="715A5855" w14:textId="32880701" w:rsidR="001C77CE" w:rsidRPr="005B1B3E" w:rsidRDefault="001C77CE" w:rsidP="001C77CE">
            <w:pPr>
              <w:rPr>
                <w:rFonts w:asciiTheme="minorHAnsi" w:hAnsiTheme="minorHAnsi" w:cstheme="minorHAnsi"/>
                <w:sz w:val="20"/>
                <w:szCs w:val="20"/>
              </w:rPr>
            </w:pPr>
            <w:r w:rsidRPr="005B1B3E">
              <w:rPr>
                <w:rFonts w:asciiTheme="minorHAnsi" w:hAnsiTheme="minorHAnsi" w:cstheme="minorHAnsi"/>
                <w:sz w:val="20"/>
                <w:szCs w:val="20"/>
              </w:rPr>
              <w:t>Heading_1_COI</w:t>
            </w:r>
          </w:p>
        </w:tc>
      </w:tr>
      <w:tr w:rsidR="00AA4EE5" w:rsidRPr="00720F8E" w14:paraId="5BC40BE1" w14:textId="77777777" w:rsidTr="0472516C">
        <w:trPr>
          <w:cantSplit/>
          <w:trHeight w:val="378"/>
        </w:trPr>
        <w:tc>
          <w:tcPr>
            <w:tcW w:w="846" w:type="dxa"/>
            <w:vMerge w:val="restart"/>
          </w:tcPr>
          <w:p w14:paraId="6DF7EFE8" w14:textId="71AF8700" w:rsidR="00AA4EE5" w:rsidRPr="005B1B3E" w:rsidRDefault="00AA4EE5" w:rsidP="006B151D">
            <w:pPr>
              <w:rPr>
                <w:rFonts w:asciiTheme="minorHAnsi" w:hAnsiTheme="minorHAnsi" w:cstheme="minorHAnsi"/>
                <w:sz w:val="20"/>
                <w:szCs w:val="20"/>
              </w:rPr>
            </w:pPr>
            <w:r w:rsidRPr="005B1B3E">
              <w:rPr>
                <w:rFonts w:asciiTheme="minorHAnsi" w:hAnsiTheme="minorHAnsi" w:cstheme="minorHAnsi"/>
                <w:sz w:val="20"/>
                <w:szCs w:val="20"/>
              </w:rPr>
              <w:t>P1H</w:t>
            </w:r>
            <w:r w:rsidR="001C77CE" w:rsidRPr="005B1B3E">
              <w:rPr>
                <w:rFonts w:asciiTheme="minorHAnsi" w:hAnsiTheme="minorHAnsi" w:cstheme="minorHAnsi"/>
                <w:sz w:val="20"/>
                <w:szCs w:val="20"/>
              </w:rPr>
              <w:t>4</w:t>
            </w:r>
          </w:p>
          <w:p w14:paraId="4B758629" w14:textId="123B0BE6" w:rsidR="00AA4EE5" w:rsidRPr="005B1B3E" w:rsidRDefault="00AA4EE5" w:rsidP="00A82BBA">
            <w:pPr>
              <w:rPr>
                <w:rFonts w:asciiTheme="minorHAnsi" w:hAnsiTheme="minorHAnsi" w:cstheme="minorHAnsi"/>
                <w:sz w:val="20"/>
                <w:szCs w:val="20"/>
              </w:rPr>
            </w:pPr>
          </w:p>
        </w:tc>
        <w:tc>
          <w:tcPr>
            <w:tcW w:w="1417" w:type="dxa"/>
            <w:vMerge w:val="restart"/>
          </w:tcPr>
          <w:p w14:paraId="09F1CA01" w14:textId="6CE76F38" w:rsidR="00AA4EE5" w:rsidRPr="005B1B3E" w:rsidRDefault="00AA4EE5" w:rsidP="00AA4EE5">
            <w:pPr>
              <w:rPr>
                <w:rFonts w:asciiTheme="minorHAnsi" w:hAnsiTheme="minorHAnsi" w:cstheme="minorHAnsi"/>
                <w:sz w:val="20"/>
                <w:szCs w:val="20"/>
              </w:rPr>
            </w:pPr>
            <w:r w:rsidRPr="005B1B3E">
              <w:rPr>
                <w:rFonts w:asciiTheme="minorHAnsi" w:hAnsiTheme="minorHAnsi" w:cstheme="minorHAnsi"/>
                <w:sz w:val="20"/>
                <w:szCs w:val="20"/>
              </w:rPr>
              <w:t>&lt;ProductCode&gt;</w:t>
            </w:r>
          </w:p>
          <w:p w14:paraId="0FEDDE5A" w14:textId="77777777" w:rsidR="00AA4EE5" w:rsidRPr="005B1B3E" w:rsidDel="008F054F" w:rsidRDefault="00AA4EE5" w:rsidP="00A82BBA">
            <w:pPr>
              <w:rPr>
                <w:rFonts w:asciiTheme="minorHAnsi" w:hAnsiTheme="minorHAnsi" w:cstheme="minorHAnsi"/>
                <w:sz w:val="20"/>
                <w:szCs w:val="20"/>
              </w:rPr>
            </w:pPr>
            <w:r w:rsidRPr="005B1B3E">
              <w:rPr>
                <w:rFonts w:asciiTheme="minorHAnsi" w:hAnsiTheme="minorHAnsi" w:cstheme="minorHAnsi"/>
                <w:sz w:val="20"/>
                <w:szCs w:val="20"/>
              </w:rPr>
              <w:t>&lt;</w:t>
            </w:r>
            <w:r w:rsidRPr="005B1B3E" w:rsidDel="00C0270E">
              <w:rPr>
                <w:rFonts w:asciiTheme="minorHAnsi" w:hAnsiTheme="minorHAnsi" w:cstheme="minorHAnsi"/>
                <w:sz w:val="20"/>
                <w:szCs w:val="20"/>
              </w:rPr>
              <w:t>ProductCover Type</w:t>
            </w:r>
            <w:r w:rsidRPr="005B1B3E">
              <w:rPr>
                <w:rFonts w:asciiTheme="minorHAnsi" w:hAnsiTheme="minorHAnsi" w:cstheme="minorHAnsi"/>
                <w:sz w:val="20"/>
                <w:szCs w:val="20"/>
              </w:rPr>
              <w:t>&gt;</w:t>
            </w:r>
          </w:p>
          <w:p w14:paraId="3377CE74" w14:textId="77777777" w:rsidR="00AA4EE5" w:rsidRPr="005B1B3E" w:rsidRDefault="00AA4EE5" w:rsidP="00A82BBA">
            <w:pPr>
              <w:rPr>
                <w:rFonts w:asciiTheme="minorHAnsi" w:hAnsiTheme="minorHAnsi" w:cstheme="minorHAnsi"/>
                <w:sz w:val="20"/>
                <w:szCs w:val="20"/>
              </w:rPr>
            </w:pPr>
            <w:r w:rsidRPr="005B1B3E">
              <w:rPr>
                <w:rFonts w:asciiTheme="minorHAnsi" w:hAnsiTheme="minorHAnsi" w:cstheme="minorHAnsi"/>
                <w:sz w:val="20"/>
                <w:szCs w:val="20"/>
              </w:rPr>
              <w:t>&lt;HomeCoverTypeCode&gt;</w:t>
            </w:r>
          </w:p>
          <w:p w14:paraId="4FC336BA" w14:textId="77777777" w:rsidR="00AA4EE5" w:rsidRPr="005B1B3E" w:rsidRDefault="00AA4EE5" w:rsidP="00A82BBA">
            <w:pPr>
              <w:rPr>
                <w:rFonts w:asciiTheme="minorHAnsi" w:hAnsiTheme="minorHAnsi" w:cstheme="minorHAnsi"/>
                <w:sz w:val="20"/>
                <w:szCs w:val="20"/>
              </w:rPr>
            </w:pPr>
            <w:r w:rsidRPr="005B1B3E">
              <w:rPr>
                <w:rFonts w:asciiTheme="minorHAnsi" w:hAnsiTheme="minorHAnsi" w:cstheme="minorHAnsi"/>
                <w:sz w:val="20"/>
                <w:szCs w:val="20"/>
              </w:rPr>
              <w:t>&lt;VehicleCoverTypeDisplay&gt;</w:t>
            </w:r>
          </w:p>
          <w:p w14:paraId="100ACB98" w14:textId="77777777" w:rsidR="00AA4EE5" w:rsidRPr="005B1B3E" w:rsidRDefault="00AA4EE5" w:rsidP="00A82BBA">
            <w:pPr>
              <w:rPr>
                <w:rFonts w:asciiTheme="minorHAnsi" w:hAnsiTheme="minorHAnsi" w:cstheme="minorHAnsi"/>
                <w:sz w:val="20"/>
                <w:szCs w:val="20"/>
              </w:rPr>
            </w:pPr>
            <w:r w:rsidRPr="005B1B3E">
              <w:rPr>
                <w:rFonts w:asciiTheme="minorHAnsi" w:hAnsiTheme="minorHAnsi" w:cstheme="minorHAnsi"/>
                <w:sz w:val="20"/>
                <w:szCs w:val="20"/>
              </w:rPr>
              <w:t>&lt;VehicleYear&gt;</w:t>
            </w:r>
          </w:p>
          <w:p w14:paraId="09312E9C" w14:textId="77777777" w:rsidR="00AA4EE5" w:rsidRPr="005B1B3E" w:rsidRDefault="00AA4EE5" w:rsidP="00A82BBA">
            <w:pPr>
              <w:rPr>
                <w:rFonts w:asciiTheme="minorHAnsi" w:hAnsiTheme="minorHAnsi" w:cstheme="minorHAnsi"/>
                <w:sz w:val="20"/>
                <w:szCs w:val="20"/>
              </w:rPr>
            </w:pPr>
            <w:r w:rsidRPr="005B1B3E">
              <w:rPr>
                <w:rFonts w:asciiTheme="minorHAnsi" w:hAnsiTheme="minorHAnsi" w:cstheme="minorHAnsi"/>
                <w:sz w:val="20"/>
                <w:szCs w:val="20"/>
              </w:rPr>
              <w:t>&lt;VehicleMake&gt;</w:t>
            </w:r>
          </w:p>
          <w:p w14:paraId="76A8A0E4" w14:textId="316C3F47" w:rsidR="00AA4EE5" w:rsidRPr="005B1B3E" w:rsidRDefault="00AA4EE5" w:rsidP="00A82BBA">
            <w:pPr>
              <w:rPr>
                <w:rFonts w:asciiTheme="minorHAnsi" w:hAnsiTheme="minorHAnsi" w:cstheme="minorHAnsi"/>
                <w:sz w:val="20"/>
                <w:szCs w:val="20"/>
              </w:rPr>
            </w:pPr>
            <w:r w:rsidRPr="005B1B3E">
              <w:rPr>
                <w:rFonts w:asciiTheme="minorHAnsi" w:hAnsiTheme="minorHAnsi" w:cstheme="minorHAnsi"/>
                <w:sz w:val="20"/>
                <w:szCs w:val="20"/>
              </w:rPr>
              <w:t>&lt;VehicleModel&gt;</w:t>
            </w:r>
          </w:p>
        </w:tc>
        <w:tc>
          <w:tcPr>
            <w:tcW w:w="7797" w:type="dxa"/>
          </w:tcPr>
          <w:p w14:paraId="3E314E67" w14:textId="6B32FE1E" w:rsidR="00AA4EE5" w:rsidRPr="005B1B3E" w:rsidRDefault="00AA4EE5" w:rsidP="00C1020A">
            <w:pPr>
              <w:pStyle w:val="Heading3COI"/>
            </w:pPr>
            <w:r w:rsidRPr="005B1B3E">
              <w:t>Building Insurance</w:t>
            </w:r>
          </w:p>
        </w:tc>
        <w:tc>
          <w:tcPr>
            <w:tcW w:w="2835" w:type="dxa"/>
          </w:tcPr>
          <w:p w14:paraId="3BB25D22" w14:textId="77777777" w:rsidR="00AA4EE5" w:rsidRPr="005B1B3E" w:rsidRDefault="00AA4EE5" w:rsidP="00E02B28">
            <w:pPr>
              <w:rPr>
                <w:rFonts w:asciiTheme="minorHAnsi" w:hAnsiTheme="minorHAnsi" w:cstheme="minorHAnsi"/>
                <w:sz w:val="20"/>
                <w:szCs w:val="20"/>
              </w:rPr>
            </w:pPr>
            <w:r w:rsidRPr="005B1B3E">
              <w:rPr>
                <w:rFonts w:asciiTheme="minorHAnsi" w:hAnsiTheme="minorHAnsi" w:cstheme="minorHAnsi"/>
                <w:b/>
                <w:bCs/>
                <w:sz w:val="20"/>
                <w:szCs w:val="20"/>
              </w:rPr>
              <w:t>IF</w:t>
            </w:r>
            <w:r w:rsidRPr="005B1B3E">
              <w:rPr>
                <w:rFonts w:asciiTheme="minorHAnsi" w:hAnsiTheme="minorHAnsi" w:cstheme="minorHAnsi"/>
                <w:sz w:val="20"/>
                <w:szCs w:val="20"/>
              </w:rPr>
              <w:t xml:space="preserve"> </w:t>
            </w:r>
            <w:r w:rsidRPr="005B1B3E" w:rsidDel="00876A66">
              <w:rPr>
                <w:rFonts w:asciiTheme="minorHAnsi" w:hAnsiTheme="minorHAnsi" w:cstheme="minorHAnsi"/>
                <w:sz w:val="20"/>
                <w:szCs w:val="20"/>
              </w:rPr>
              <w:t>&lt;Product</w:t>
            </w:r>
            <w:r w:rsidRPr="005B1B3E">
              <w:rPr>
                <w:rFonts w:asciiTheme="minorHAnsi" w:hAnsiTheme="minorHAnsi" w:cstheme="minorHAnsi"/>
                <w:sz w:val="20"/>
                <w:szCs w:val="20"/>
              </w:rPr>
              <w:t>Code</w:t>
            </w:r>
            <w:r w:rsidRPr="005B1B3E" w:rsidDel="00876A66">
              <w:rPr>
                <w:rFonts w:asciiTheme="minorHAnsi" w:hAnsiTheme="minorHAnsi" w:cstheme="minorHAnsi"/>
                <w:sz w:val="20"/>
                <w:szCs w:val="20"/>
              </w:rPr>
              <w:t>&gt;</w:t>
            </w:r>
            <w:r w:rsidRPr="005B1B3E" w:rsidDel="002D1956">
              <w:rPr>
                <w:rFonts w:asciiTheme="minorHAnsi" w:hAnsiTheme="minorHAnsi" w:cstheme="minorHAnsi"/>
                <w:sz w:val="20"/>
                <w:szCs w:val="20"/>
              </w:rPr>
              <w:t xml:space="preserve"> = "Home" </w:t>
            </w:r>
            <w:r w:rsidRPr="005B1B3E" w:rsidDel="002D1956">
              <w:rPr>
                <w:rFonts w:asciiTheme="minorHAnsi" w:hAnsiTheme="minorHAnsi" w:cstheme="minorHAnsi"/>
                <w:b/>
                <w:bCs/>
                <w:sz w:val="20"/>
                <w:szCs w:val="20"/>
              </w:rPr>
              <w:t>AND</w:t>
            </w:r>
            <w:r w:rsidRPr="005B1B3E" w:rsidDel="002D1956">
              <w:rPr>
                <w:rFonts w:asciiTheme="minorHAnsi" w:hAnsiTheme="minorHAnsi" w:cstheme="minorHAnsi"/>
                <w:sz w:val="20"/>
                <w:szCs w:val="20"/>
              </w:rPr>
              <w:t xml:space="preserve"> </w:t>
            </w:r>
            <w:r w:rsidRPr="005B1B3E">
              <w:rPr>
                <w:rFonts w:asciiTheme="minorHAnsi" w:hAnsiTheme="minorHAnsi" w:cstheme="minorHAnsi"/>
                <w:sz w:val="20"/>
                <w:szCs w:val="20"/>
              </w:rPr>
              <w:t xml:space="preserve">&lt;HomeCoverTypeCode&gt; = "2|Building" </w:t>
            </w:r>
            <w:r w:rsidRPr="005B1B3E">
              <w:rPr>
                <w:rFonts w:asciiTheme="minorHAnsi" w:hAnsiTheme="minorHAnsi" w:cstheme="minorHAnsi"/>
                <w:b/>
                <w:bCs/>
                <w:sz w:val="20"/>
                <w:szCs w:val="20"/>
              </w:rPr>
              <w:t>THEN</w:t>
            </w:r>
            <w:r w:rsidRPr="005B1B3E">
              <w:rPr>
                <w:rFonts w:asciiTheme="minorHAnsi" w:hAnsiTheme="minorHAnsi" w:cstheme="minorHAnsi"/>
                <w:sz w:val="20"/>
                <w:szCs w:val="20"/>
              </w:rPr>
              <w:t xml:space="preserve"> display</w:t>
            </w:r>
          </w:p>
          <w:p w14:paraId="04999DC3" w14:textId="3562749C" w:rsidR="00AA4EE5" w:rsidRPr="005B1B3E" w:rsidRDefault="00AA4EE5" w:rsidP="00E02B28">
            <w:pPr>
              <w:rPr>
                <w:rFonts w:asciiTheme="minorHAnsi" w:hAnsiTheme="minorHAnsi" w:cstheme="minorHAnsi"/>
                <w:b/>
                <w:bCs/>
                <w:sz w:val="20"/>
                <w:szCs w:val="20"/>
              </w:rPr>
            </w:pPr>
            <w:r w:rsidRPr="005B1B3E">
              <w:rPr>
                <w:rFonts w:asciiTheme="minorHAnsi" w:hAnsiTheme="minorHAnsi" w:cstheme="minorHAnsi"/>
                <w:b/>
                <w:bCs/>
                <w:sz w:val="20"/>
                <w:szCs w:val="20"/>
              </w:rPr>
              <w:t>ELSEIF</w:t>
            </w:r>
          </w:p>
        </w:tc>
        <w:tc>
          <w:tcPr>
            <w:tcW w:w="1275" w:type="dxa"/>
            <w:vMerge w:val="restart"/>
          </w:tcPr>
          <w:p w14:paraId="581C8333" w14:textId="77777777" w:rsidR="00AA4EE5" w:rsidRPr="005B1B3E" w:rsidRDefault="00AA4EE5" w:rsidP="00E02B28">
            <w:pPr>
              <w:rPr>
                <w:rFonts w:asciiTheme="minorHAnsi" w:hAnsiTheme="minorHAnsi" w:cstheme="minorHAnsi"/>
                <w:sz w:val="20"/>
                <w:szCs w:val="20"/>
              </w:rPr>
            </w:pPr>
            <w:r w:rsidRPr="005B1B3E">
              <w:rPr>
                <w:rFonts w:asciiTheme="minorHAnsi" w:hAnsiTheme="minorHAnsi" w:cstheme="minorHAnsi"/>
                <w:sz w:val="20"/>
                <w:szCs w:val="20"/>
              </w:rPr>
              <w:t>Heading_3_COI</w:t>
            </w:r>
          </w:p>
          <w:p w14:paraId="1445FB3D" w14:textId="37597A87" w:rsidR="00AA4EE5" w:rsidRPr="005B1B3E" w:rsidRDefault="00AA4EE5" w:rsidP="006B151D">
            <w:pPr>
              <w:rPr>
                <w:rFonts w:asciiTheme="minorHAnsi" w:hAnsiTheme="minorHAnsi" w:cstheme="minorHAnsi"/>
                <w:sz w:val="20"/>
                <w:szCs w:val="20"/>
              </w:rPr>
            </w:pPr>
          </w:p>
        </w:tc>
      </w:tr>
      <w:tr w:rsidR="00AA4EE5" w:rsidRPr="00720F8E" w14:paraId="07B9696D" w14:textId="77777777" w:rsidTr="0472516C">
        <w:trPr>
          <w:cantSplit/>
          <w:trHeight w:val="378"/>
        </w:trPr>
        <w:tc>
          <w:tcPr>
            <w:tcW w:w="846" w:type="dxa"/>
            <w:vMerge/>
          </w:tcPr>
          <w:p w14:paraId="67C25621" w14:textId="77777777" w:rsidR="00AA4EE5" w:rsidRPr="00720F8E" w:rsidRDefault="00AA4EE5" w:rsidP="00A82BBA">
            <w:pPr>
              <w:rPr>
                <w:rFonts w:asciiTheme="minorHAnsi" w:hAnsiTheme="minorHAnsi" w:cstheme="minorHAnsi"/>
                <w:sz w:val="20"/>
                <w:szCs w:val="20"/>
              </w:rPr>
            </w:pPr>
          </w:p>
        </w:tc>
        <w:tc>
          <w:tcPr>
            <w:tcW w:w="1417" w:type="dxa"/>
            <w:vMerge/>
          </w:tcPr>
          <w:p w14:paraId="256F2733" w14:textId="76215F89" w:rsidR="00AA4EE5" w:rsidRPr="00720F8E" w:rsidRDefault="00AA4EE5" w:rsidP="00A82BBA">
            <w:pPr>
              <w:rPr>
                <w:rFonts w:asciiTheme="minorHAnsi" w:hAnsiTheme="minorHAnsi" w:cstheme="minorHAnsi"/>
                <w:sz w:val="20"/>
                <w:szCs w:val="20"/>
              </w:rPr>
            </w:pPr>
          </w:p>
        </w:tc>
        <w:tc>
          <w:tcPr>
            <w:tcW w:w="7797" w:type="dxa"/>
          </w:tcPr>
          <w:p w14:paraId="343FA8FE" w14:textId="52212FFF" w:rsidR="00AA4EE5" w:rsidRPr="00761134" w:rsidRDefault="00AA4EE5" w:rsidP="00761134">
            <w:pPr>
              <w:pStyle w:val="Heading3COI"/>
              <w:rPr>
                <w:rFonts w:asciiTheme="minorHAnsi" w:hAnsiTheme="minorHAnsi"/>
                <w:highlight w:val="yellow"/>
              </w:rPr>
            </w:pPr>
            <w:r w:rsidRPr="00761134">
              <w:t>Building and Contents Insurance</w:t>
            </w:r>
          </w:p>
        </w:tc>
        <w:tc>
          <w:tcPr>
            <w:tcW w:w="2835" w:type="dxa"/>
          </w:tcPr>
          <w:p w14:paraId="6A9C50EE" w14:textId="2D07A9A0" w:rsidR="00AA4EE5" w:rsidRPr="009F08EC" w:rsidRDefault="00AA4EE5" w:rsidP="006B151D">
            <w:pPr>
              <w:rPr>
                <w:rFonts w:asciiTheme="minorHAnsi" w:hAnsiTheme="minorHAnsi" w:cstheme="minorHAnsi"/>
                <w:sz w:val="20"/>
                <w:szCs w:val="20"/>
              </w:rPr>
            </w:pPr>
            <w:r w:rsidRPr="009F08EC">
              <w:rPr>
                <w:rFonts w:asciiTheme="minorHAnsi" w:hAnsiTheme="minorHAnsi" w:cstheme="minorHAnsi"/>
                <w:b/>
                <w:bCs/>
                <w:sz w:val="20"/>
                <w:szCs w:val="20"/>
              </w:rPr>
              <w:t>ELSEIF</w:t>
            </w:r>
            <w:r w:rsidRPr="009F08EC">
              <w:rPr>
                <w:rFonts w:asciiTheme="minorHAnsi" w:hAnsiTheme="minorHAnsi" w:cstheme="minorHAnsi"/>
                <w:sz w:val="20"/>
                <w:szCs w:val="20"/>
              </w:rPr>
              <w:t xml:space="preserve"> </w:t>
            </w:r>
            <w:r w:rsidRPr="009F08EC" w:rsidDel="00876A66">
              <w:rPr>
                <w:rFonts w:asciiTheme="minorHAnsi" w:hAnsiTheme="minorHAnsi" w:cstheme="minorHAnsi"/>
                <w:sz w:val="20"/>
                <w:szCs w:val="20"/>
              </w:rPr>
              <w:t>&lt;Product</w:t>
            </w:r>
            <w:r w:rsidRPr="009F08EC">
              <w:rPr>
                <w:rFonts w:asciiTheme="minorHAnsi" w:hAnsiTheme="minorHAnsi" w:cstheme="minorHAnsi"/>
                <w:sz w:val="20"/>
                <w:szCs w:val="20"/>
              </w:rPr>
              <w:t>Code</w:t>
            </w:r>
            <w:r w:rsidRPr="009F08EC" w:rsidDel="00876A66">
              <w:rPr>
                <w:rFonts w:asciiTheme="minorHAnsi" w:hAnsiTheme="minorHAnsi" w:cstheme="minorHAnsi"/>
                <w:sz w:val="20"/>
                <w:szCs w:val="20"/>
              </w:rPr>
              <w:t>&gt;</w:t>
            </w:r>
            <w:r w:rsidRPr="009F08EC" w:rsidDel="002D1956">
              <w:rPr>
                <w:rFonts w:asciiTheme="minorHAnsi" w:hAnsiTheme="minorHAnsi" w:cstheme="minorHAnsi"/>
                <w:sz w:val="20"/>
                <w:szCs w:val="20"/>
              </w:rPr>
              <w:t xml:space="preserve"> = "Home" </w:t>
            </w:r>
            <w:r w:rsidRPr="009F08EC" w:rsidDel="002D1956">
              <w:rPr>
                <w:rFonts w:asciiTheme="minorHAnsi" w:hAnsiTheme="minorHAnsi" w:cstheme="minorHAnsi"/>
                <w:b/>
                <w:bCs/>
                <w:sz w:val="20"/>
                <w:szCs w:val="20"/>
              </w:rPr>
              <w:t>AND</w:t>
            </w:r>
            <w:r w:rsidRPr="009F08EC" w:rsidDel="002D1956">
              <w:rPr>
                <w:rFonts w:asciiTheme="minorHAnsi" w:hAnsiTheme="minorHAnsi" w:cstheme="minorHAnsi"/>
                <w:sz w:val="20"/>
                <w:szCs w:val="20"/>
              </w:rPr>
              <w:t xml:space="preserve"> </w:t>
            </w:r>
            <w:r w:rsidRPr="009F08EC">
              <w:rPr>
                <w:rFonts w:asciiTheme="minorHAnsi" w:hAnsiTheme="minorHAnsi" w:cstheme="minorHAnsi"/>
                <w:sz w:val="20"/>
                <w:szCs w:val="20"/>
              </w:rPr>
              <w:t xml:space="preserve">&lt;HomeCoverTypeCode&gt; = "5|BuildingAndContents" </w:t>
            </w:r>
          </w:p>
          <w:p w14:paraId="3EA7A42B" w14:textId="77777777" w:rsidR="00AA4EE5" w:rsidRPr="009F08EC" w:rsidRDefault="00AA4EE5" w:rsidP="00E02B28">
            <w:pPr>
              <w:rPr>
                <w:rFonts w:asciiTheme="minorHAnsi" w:hAnsiTheme="minorHAnsi" w:cstheme="minorHAnsi"/>
                <w:sz w:val="20"/>
                <w:szCs w:val="20"/>
              </w:rPr>
            </w:pPr>
            <w:r w:rsidRPr="009F08EC">
              <w:rPr>
                <w:rFonts w:asciiTheme="minorHAnsi" w:hAnsiTheme="minorHAnsi" w:cstheme="minorHAnsi"/>
                <w:b/>
                <w:bCs/>
                <w:sz w:val="20"/>
                <w:szCs w:val="20"/>
              </w:rPr>
              <w:t>THEN</w:t>
            </w:r>
            <w:r w:rsidRPr="009F08EC">
              <w:rPr>
                <w:rFonts w:asciiTheme="minorHAnsi" w:hAnsiTheme="minorHAnsi" w:cstheme="minorHAnsi"/>
                <w:sz w:val="20"/>
                <w:szCs w:val="20"/>
              </w:rPr>
              <w:t xml:space="preserve"> display </w:t>
            </w:r>
          </w:p>
          <w:p w14:paraId="0942ED78" w14:textId="66E3725F" w:rsidR="00AA4EE5" w:rsidRPr="009F08EC" w:rsidRDefault="00AA4EE5" w:rsidP="00E02B28">
            <w:pPr>
              <w:rPr>
                <w:rFonts w:asciiTheme="minorHAnsi" w:hAnsiTheme="minorHAnsi" w:cstheme="minorHAnsi"/>
                <w:b/>
                <w:bCs/>
                <w:sz w:val="20"/>
                <w:szCs w:val="20"/>
              </w:rPr>
            </w:pPr>
            <w:r w:rsidRPr="00761134">
              <w:rPr>
                <w:rFonts w:asciiTheme="minorHAnsi" w:hAnsiTheme="minorHAnsi" w:cstheme="minorHAnsi"/>
                <w:b/>
                <w:bCs/>
                <w:sz w:val="20"/>
                <w:szCs w:val="20"/>
              </w:rPr>
              <w:t>ELSEIF</w:t>
            </w:r>
          </w:p>
        </w:tc>
        <w:tc>
          <w:tcPr>
            <w:tcW w:w="1275" w:type="dxa"/>
            <w:vMerge/>
          </w:tcPr>
          <w:p w14:paraId="679CDC39" w14:textId="0F70092B" w:rsidR="00AA4EE5" w:rsidRPr="00E02B28" w:rsidRDefault="00AA4EE5" w:rsidP="006B151D">
            <w:pPr>
              <w:rPr>
                <w:rFonts w:asciiTheme="minorHAnsi" w:hAnsiTheme="minorHAnsi" w:cstheme="minorHAnsi"/>
                <w:sz w:val="20"/>
                <w:szCs w:val="20"/>
              </w:rPr>
            </w:pPr>
          </w:p>
        </w:tc>
      </w:tr>
      <w:tr w:rsidR="00AA4EE5" w:rsidRPr="00720F8E" w14:paraId="75C7424B" w14:textId="2DDD75E9" w:rsidTr="0472516C">
        <w:trPr>
          <w:cantSplit/>
          <w:trHeight w:val="378"/>
        </w:trPr>
        <w:tc>
          <w:tcPr>
            <w:tcW w:w="846" w:type="dxa"/>
            <w:vMerge/>
          </w:tcPr>
          <w:p w14:paraId="3CF7965D" w14:textId="79CC2E66" w:rsidR="00AA4EE5" w:rsidRPr="00720F8E" w:rsidRDefault="00AA4EE5" w:rsidP="00A82BBA">
            <w:pPr>
              <w:rPr>
                <w:rFonts w:asciiTheme="minorHAnsi" w:hAnsiTheme="minorHAnsi" w:cstheme="minorHAnsi"/>
                <w:sz w:val="20"/>
                <w:szCs w:val="20"/>
              </w:rPr>
            </w:pPr>
          </w:p>
        </w:tc>
        <w:tc>
          <w:tcPr>
            <w:tcW w:w="1417" w:type="dxa"/>
            <w:vMerge/>
          </w:tcPr>
          <w:p w14:paraId="27789DE0" w14:textId="39457552" w:rsidR="00AA4EE5" w:rsidRPr="00720F8E" w:rsidRDefault="00AA4EE5" w:rsidP="00A82BBA">
            <w:pPr>
              <w:rPr>
                <w:rFonts w:asciiTheme="minorHAnsi" w:hAnsiTheme="minorHAnsi" w:cstheme="minorHAnsi"/>
                <w:sz w:val="20"/>
                <w:szCs w:val="20"/>
              </w:rPr>
            </w:pPr>
          </w:p>
        </w:tc>
        <w:tc>
          <w:tcPr>
            <w:tcW w:w="7797" w:type="dxa"/>
          </w:tcPr>
          <w:p w14:paraId="44EA90F1" w14:textId="41F89F4F" w:rsidR="00AA4EE5" w:rsidRPr="00E02B28" w:rsidRDefault="00AA4EE5" w:rsidP="00C1020A">
            <w:pPr>
              <w:pStyle w:val="Heading3COI"/>
            </w:pPr>
            <w:r w:rsidRPr="00E02B28">
              <w:t>Contents Insurance</w:t>
            </w:r>
          </w:p>
        </w:tc>
        <w:tc>
          <w:tcPr>
            <w:tcW w:w="2835" w:type="dxa"/>
          </w:tcPr>
          <w:p w14:paraId="668D6830" w14:textId="1A031F57" w:rsidR="00AA4EE5" w:rsidRPr="009F08EC" w:rsidRDefault="00AA4EE5" w:rsidP="0472516C">
            <w:pPr>
              <w:rPr>
                <w:rFonts w:asciiTheme="minorHAnsi" w:hAnsiTheme="minorHAnsi"/>
                <w:sz w:val="20"/>
                <w:szCs w:val="20"/>
              </w:rPr>
            </w:pPr>
            <w:r w:rsidRPr="009F08EC">
              <w:rPr>
                <w:rFonts w:asciiTheme="minorHAnsi" w:hAnsiTheme="minorHAnsi"/>
                <w:b/>
                <w:bCs/>
                <w:sz w:val="20"/>
                <w:szCs w:val="20"/>
              </w:rPr>
              <w:t>ELSEIF</w:t>
            </w:r>
            <w:r w:rsidRPr="009F08EC">
              <w:rPr>
                <w:rFonts w:asciiTheme="minorHAnsi" w:hAnsiTheme="minorHAnsi"/>
                <w:sz w:val="20"/>
                <w:szCs w:val="20"/>
              </w:rPr>
              <w:t xml:space="preserve"> &lt;ProductCode&gt; = "Home" </w:t>
            </w:r>
            <w:r w:rsidRPr="009F08EC">
              <w:rPr>
                <w:rFonts w:asciiTheme="minorHAnsi" w:hAnsiTheme="minorHAnsi"/>
                <w:b/>
                <w:bCs/>
                <w:sz w:val="20"/>
                <w:szCs w:val="20"/>
              </w:rPr>
              <w:t>AND</w:t>
            </w:r>
            <w:r w:rsidRPr="009F08EC">
              <w:rPr>
                <w:rFonts w:asciiTheme="minorHAnsi" w:hAnsiTheme="minorHAnsi"/>
                <w:sz w:val="20"/>
                <w:szCs w:val="20"/>
              </w:rPr>
              <w:t xml:space="preserve"> &lt;HomeCoverTypeCode&gt; = "3|</w:t>
            </w:r>
            <w:commentRangeStart w:id="1229"/>
            <w:commentRangeStart w:id="1230"/>
            <w:commentRangeStart w:id="1231"/>
            <w:r w:rsidRPr="009F08EC">
              <w:rPr>
                <w:rFonts w:asciiTheme="minorHAnsi" w:hAnsiTheme="minorHAnsi"/>
                <w:sz w:val="20"/>
                <w:szCs w:val="20"/>
              </w:rPr>
              <w:t>Contents</w:t>
            </w:r>
            <w:commentRangeEnd w:id="1229"/>
            <w:r w:rsidRPr="009F08EC">
              <w:rPr>
                <w:rStyle w:val="CommentReference"/>
                <w:rFonts w:asciiTheme="minorHAnsi" w:hAnsiTheme="minorHAnsi" w:cstheme="minorBidi"/>
                <w:sz w:val="20"/>
                <w:szCs w:val="20"/>
              </w:rPr>
              <w:commentReference w:id="1229"/>
            </w:r>
            <w:commentRangeEnd w:id="1230"/>
            <w:r w:rsidRPr="009F08EC">
              <w:rPr>
                <w:rStyle w:val="CommentReference"/>
                <w:rFonts w:asciiTheme="minorHAnsi" w:hAnsiTheme="minorHAnsi" w:cstheme="minorBidi"/>
                <w:sz w:val="20"/>
                <w:szCs w:val="20"/>
              </w:rPr>
              <w:commentReference w:id="1230"/>
            </w:r>
            <w:commentRangeEnd w:id="1231"/>
            <w:r w:rsidRPr="009F08EC">
              <w:rPr>
                <w:rStyle w:val="CommentReference"/>
                <w:rFonts w:asciiTheme="minorHAnsi" w:hAnsiTheme="minorHAnsi" w:cstheme="minorBidi"/>
                <w:sz w:val="20"/>
                <w:szCs w:val="20"/>
              </w:rPr>
              <w:commentReference w:id="1231"/>
            </w:r>
            <w:r w:rsidRPr="009F08EC">
              <w:rPr>
                <w:rFonts w:asciiTheme="minorHAnsi" w:hAnsiTheme="minorHAnsi"/>
                <w:sz w:val="20"/>
                <w:szCs w:val="20"/>
              </w:rPr>
              <w:t xml:space="preserve">" </w:t>
            </w:r>
            <w:r w:rsidRPr="009F08EC">
              <w:rPr>
                <w:rFonts w:asciiTheme="minorHAnsi" w:hAnsiTheme="minorHAnsi"/>
                <w:b/>
                <w:bCs/>
                <w:sz w:val="20"/>
                <w:szCs w:val="20"/>
              </w:rPr>
              <w:t>THEN</w:t>
            </w:r>
            <w:r w:rsidRPr="009F08EC">
              <w:rPr>
                <w:rFonts w:asciiTheme="minorHAnsi" w:hAnsiTheme="minorHAnsi"/>
                <w:sz w:val="20"/>
                <w:szCs w:val="20"/>
              </w:rPr>
              <w:t xml:space="preserve"> display </w:t>
            </w:r>
            <w:r w:rsidRPr="00761134">
              <w:rPr>
                <w:rFonts w:asciiTheme="minorHAnsi" w:hAnsiTheme="minorHAnsi"/>
                <w:b/>
                <w:bCs/>
                <w:sz w:val="20"/>
                <w:szCs w:val="20"/>
              </w:rPr>
              <w:t>ELSEIF</w:t>
            </w:r>
          </w:p>
        </w:tc>
        <w:tc>
          <w:tcPr>
            <w:tcW w:w="1275" w:type="dxa"/>
            <w:vMerge/>
          </w:tcPr>
          <w:p w14:paraId="2401326B" w14:textId="4989D2D8" w:rsidR="00AA4EE5" w:rsidRPr="00E02B28" w:rsidRDefault="00AA4EE5" w:rsidP="006B151D">
            <w:pPr>
              <w:rPr>
                <w:rFonts w:asciiTheme="minorHAnsi" w:hAnsiTheme="minorHAnsi" w:cstheme="minorHAnsi"/>
                <w:sz w:val="20"/>
                <w:szCs w:val="20"/>
              </w:rPr>
            </w:pPr>
          </w:p>
        </w:tc>
      </w:tr>
      <w:tr w:rsidR="00AA4EE5" w:rsidRPr="00720F8E" w14:paraId="470D2415" w14:textId="77777777" w:rsidTr="0472516C">
        <w:trPr>
          <w:cantSplit/>
          <w:trHeight w:val="378"/>
        </w:trPr>
        <w:tc>
          <w:tcPr>
            <w:tcW w:w="846" w:type="dxa"/>
            <w:vMerge/>
          </w:tcPr>
          <w:p w14:paraId="4ED8437B" w14:textId="77777777" w:rsidR="00AA4EE5" w:rsidRPr="00E02B28" w:rsidRDefault="00AA4EE5" w:rsidP="00A82BBA">
            <w:pPr>
              <w:rPr>
                <w:rFonts w:asciiTheme="minorHAnsi" w:hAnsiTheme="minorHAnsi" w:cstheme="minorHAnsi"/>
                <w:sz w:val="20"/>
                <w:szCs w:val="20"/>
              </w:rPr>
            </w:pPr>
          </w:p>
        </w:tc>
        <w:tc>
          <w:tcPr>
            <w:tcW w:w="1417" w:type="dxa"/>
            <w:vMerge/>
          </w:tcPr>
          <w:p w14:paraId="59A1A464" w14:textId="77777777" w:rsidR="00AA4EE5" w:rsidRPr="00E02B28" w:rsidRDefault="00AA4EE5" w:rsidP="006B151D">
            <w:pPr>
              <w:rPr>
                <w:rFonts w:asciiTheme="minorHAnsi" w:hAnsiTheme="minorHAnsi" w:cstheme="minorHAnsi"/>
                <w:sz w:val="20"/>
                <w:szCs w:val="20"/>
              </w:rPr>
            </w:pPr>
          </w:p>
        </w:tc>
        <w:tc>
          <w:tcPr>
            <w:tcW w:w="7797" w:type="dxa"/>
          </w:tcPr>
          <w:p w14:paraId="292C80F2" w14:textId="1B9857D7" w:rsidR="00AA4EE5" w:rsidRPr="00E02B28" w:rsidRDefault="00AA4EE5" w:rsidP="00C1020A">
            <w:pPr>
              <w:pStyle w:val="Heading3COI"/>
            </w:pPr>
            <w:r w:rsidRPr="00E02B28">
              <w:t>Landlord Insurance</w:t>
            </w:r>
          </w:p>
        </w:tc>
        <w:tc>
          <w:tcPr>
            <w:tcW w:w="2835" w:type="dxa"/>
          </w:tcPr>
          <w:p w14:paraId="6B3A1811" w14:textId="04D619A3" w:rsidR="00AA4EE5" w:rsidRPr="00E02B28" w:rsidRDefault="00AA4EE5" w:rsidP="006B151D">
            <w:pPr>
              <w:rPr>
                <w:rFonts w:asciiTheme="minorHAnsi" w:hAnsiTheme="minorHAnsi" w:cstheme="minorHAnsi"/>
                <w:sz w:val="20"/>
                <w:szCs w:val="20"/>
              </w:rPr>
            </w:pPr>
            <w:r w:rsidRPr="00E02B28">
              <w:rPr>
                <w:rFonts w:asciiTheme="minorHAnsi" w:hAnsiTheme="minorHAnsi" w:cstheme="minorHAnsi"/>
                <w:b/>
                <w:bCs/>
                <w:sz w:val="20"/>
                <w:szCs w:val="20"/>
              </w:rPr>
              <w:t>ELSEIF</w:t>
            </w:r>
            <w:r w:rsidRPr="00E02B28">
              <w:rPr>
                <w:rFonts w:asciiTheme="minorHAnsi" w:hAnsiTheme="minorHAnsi" w:cstheme="minorHAnsi"/>
                <w:sz w:val="20"/>
                <w:szCs w:val="20"/>
              </w:rPr>
              <w:t xml:space="preserve"> </w:t>
            </w:r>
            <w:r>
              <w:rPr>
                <w:rFonts w:asciiTheme="minorHAnsi" w:hAnsiTheme="minorHAnsi" w:cstheme="minorHAnsi"/>
                <w:sz w:val="20"/>
                <w:szCs w:val="20"/>
              </w:rPr>
              <w:t xml:space="preserve">&lt;ProductCode&gt; </w:t>
            </w:r>
            <w:r w:rsidRPr="00E02B28">
              <w:rPr>
                <w:rFonts w:asciiTheme="minorHAnsi" w:hAnsiTheme="minorHAnsi" w:cstheme="minorHAnsi"/>
                <w:sz w:val="20"/>
                <w:szCs w:val="20"/>
              </w:rPr>
              <w:t xml:space="preserve">= "Landlord" </w:t>
            </w:r>
          </w:p>
          <w:p w14:paraId="0CB25696" w14:textId="77777777" w:rsidR="00AA4EE5" w:rsidRDefault="00AA4EE5" w:rsidP="006B151D">
            <w:pPr>
              <w:rPr>
                <w:rFonts w:asciiTheme="minorHAnsi" w:hAnsiTheme="minorHAnsi" w:cstheme="minorHAnsi"/>
                <w:sz w:val="20"/>
                <w:szCs w:val="20"/>
              </w:rPr>
            </w:pPr>
            <w:r w:rsidRPr="00E02B28">
              <w:rPr>
                <w:rFonts w:asciiTheme="minorHAnsi" w:hAnsiTheme="minorHAnsi" w:cstheme="minorHAnsi"/>
                <w:b/>
                <w:bCs/>
                <w:sz w:val="20"/>
                <w:szCs w:val="20"/>
              </w:rPr>
              <w:t>THEN</w:t>
            </w:r>
            <w:r w:rsidRPr="00E02B28">
              <w:rPr>
                <w:rFonts w:asciiTheme="minorHAnsi" w:hAnsiTheme="minorHAnsi" w:cstheme="minorHAnsi"/>
                <w:sz w:val="20"/>
                <w:szCs w:val="20"/>
              </w:rPr>
              <w:t xml:space="preserve"> display</w:t>
            </w:r>
            <w:r>
              <w:rPr>
                <w:rFonts w:asciiTheme="minorHAnsi" w:hAnsiTheme="minorHAnsi" w:cstheme="minorHAnsi"/>
                <w:sz w:val="20"/>
                <w:szCs w:val="20"/>
              </w:rPr>
              <w:t xml:space="preserve"> </w:t>
            </w:r>
          </w:p>
          <w:p w14:paraId="2B5B9DFB" w14:textId="261848EC" w:rsidR="00AA4EE5" w:rsidRPr="00E02B28" w:rsidRDefault="00AA4EE5" w:rsidP="006B151D">
            <w:pPr>
              <w:rPr>
                <w:rFonts w:asciiTheme="minorHAnsi" w:hAnsiTheme="minorHAnsi" w:cstheme="minorHAnsi"/>
                <w:sz w:val="20"/>
                <w:szCs w:val="20"/>
              </w:rPr>
            </w:pPr>
            <w:r w:rsidRPr="00761134">
              <w:rPr>
                <w:rFonts w:asciiTheme="minorHAnsi" w:hAnsiTheme="minorHAnsi" w:cstheme="minorHAnsi"/>
                <w:b/>
                <w:bCs/>
                <w:sz w:val="20"/>
                <w:szCs w:val="20"/>
              </w:rPr>
              <w:t>ELSEIF</w:t>
            </w:r>
          </w:p>
        </w:tc>
        <w:tc>
          <w:tcPr>
            <w:tcW w:w="1275" w:type="dxa"/>
            <w:vMerge/>
          </w:tcPr>
          <w:p w14:paraId="74C86665" w14:textId="4F6437C4" w:rsidR="00AA4EE5" w:rsidRPr="00E02B28" w:rsidRDefault="00AA4EE5" w:rsidP="006B151D">
            <w:pPr>
              <w:rPr>
                <w:rFonts w:asciiTheme="minorHAnsi" w:hAnsiTheme="minorHAnsi" w:cstheme="minorHAnsi"/>
                <w:sz w:val="20"/>
                <w:szCs w:val="20"/>
              </w:rPr>
            </w:pPr>
          </w:p>
        </w:tc>
      </w:tr>
      <w:tr w:rsidR="00AA4EE5" w:rsidRPr="00720F8E" w14:paraId="327B117E" w14:textId="77777777" w:rsidTr="0472516C">
        <w:trPr>
          <w:cantSplit/>
          <w:trHeight w:val="378"/>
        </w:trPr>
        <w:tc>
          <w:tcPr>
            <w:tcW w:w="846" w:type="dxa"/>
            <w:vMerge/>
          </w:tcPr>
          <w:p w14:paraId="7A757F1A" w14:textId="10100950" w:rsidR="00AA4EE5" w:rsidRPr="00E02B28" w:rsidRDefault="00AA4EE5" w:rsidP="00A82BBA">
            <w:pPr>
              <w:rPr>
                <w:rFonts w:asciiTheme="minorHAnsi" w:hAnsiTheme="minorHAnsi" w:cstheme="minorHAnsi"/>
                <w:sz w:val="20"/>
                <w:szCs w:val="20"/>
              </w:rPr>
            </w:pPr>
          </w:p>
        </w:tc>
        <w:tc>
          <w:tcPr>
            <w:tcW w:w="1417" w:type="dxa"/>
            <w:vMerge/>
          </w:tcPr>
          <w:p w14:paraId="0899EEE0" w14:textId="77777777" w:rsidR="00AA4EE5" w:rsidRPr="00E02B28" w:rsidRDefault="00AA4EE5" w:rsidP="006B151D">
            <w:pPr>
              <w:rPr>
                <w:rFonts w:asciiTheme="minorHAnsi" w:hAnsiTheme="minorHAnsi" w:cstheme="minorHAnsi"/>
                <w:sz w:val="20"/>
                <w:szCs w:val="20"/>
              </w:rPr>
            </w:pPr>
          </w:p>
        </w:tc>
        <w:tc>
          <w:tcPr>
            <w:tcW w:w="7797" w:type="dxa"/>
          </w:tcPr>
          <w:p w14:paraId="146DC68B" w14:textId="77ACC552" w:rsidR="00AA4EE5" w:rsidRPr="00E02B28" w:rsidRDefault="00AA4EE5" w:rsidP="00C1020A">
            <w:pPr>
              <w:pStyle w:val="Heading3COI"/>
            </w:pPr>
            <w:r w:rsidRPr="00E02B28">
              <w:t>&lt;</w:t>
            </w:r>
            <w:r w:rsidRPr="00C41FDF">
              <w:t>Vehicle</w:t>
            </w:r>
            <w:r w:rsidRPr="00E02B28">
              <w:t>Year&gt; &lt;</w:t>
            </w:r>
            <w:r w:rsidRPr="00C41FDF">
              <w:t>Vehicle</w:t>
            </w:r>
            <w:r>
              <w:t>M</w:t>
            </w:r>
            <w:r w:rsidRPr="00E02B28">
              <w:t>ake&gt; &lt;</w:t>
            </w:r>
            <w:r w:rsidRPr="00C41FDF">
              <w:t>Vehicle</w:t>
            </w:r>
            <w:r>
              <w:t>M</w:t>
            </w:r>
            <w:r w:rsidRPr="00E02B28">
              <w:t>odel&gt;</w:t>
            </w:r>
          </w:p>
        </w:tc>
        <w:tc>
          <w:tcPr>
            <w:tcW w:w="2835" w:type="dxa"/>
          </w:tcPr>
          <w:p w14:paraId="4D279FA7" w14:textId="2B99BF78" w:rsidR="00AA4EE5" w:rsidRPr="00720F8E" w:rsidRDefault="00AA4EE5" w:rsidP="006B151D">
            <w:pPr>
              <w:rPr>
                <w:rFonts w:asciiTheme="minorHAnsi" w:hAnsiTheme="minorHAnsi" w:cstheme="minorHAnsi"/>
                <w:sz w:val="20"/>
                <w:szCs w:val="20"/>
              </w:rPr>
            </w:pPr>
            <w:r w:rsidRPr="00E02B28">
              <w:rPr>
                <w:rFonts w:asciiTheme="minorHAnsi" w:hAnsiTheme="minorHAnsi" w:cstheme="minorHAnsi"/>
                <w:b/>
                <w:bCs/>
                <w:sz w:val="20"/>
                <w:szCs w:val="20"/>
              </w:rPr>
              <w:t>IF</w:t>
            </w:r>
            <w:r w:rsidRPr="00E02B28">
              <w:rPr>
                <w:rFonts w:asciiTheme="minorHAnsi" w:hAnsiTheme="minorHAnsi" w:cstheme="minorHAnsi"/>
                <w:sz w:val="20"/>
                <w:szCs w:val="20"/>
              </w:rPr>
              <w:t xml:space="preserve"> </w:t>
            </w:r>
            <w:r>
              <w:rPr>
                <w:rFonts w:asciiTheme="minorHAnsi" w:hAnsiTheme="minorHAnsi" w:cstheme="minorHAnsi"/>
                <w:sz w:val="20"/>
                <w:szCs w:val="20"/>
              </w:rPr>
              <w:t xml:space="preserve">&lt;ProductCode&gt; </w:t>
            </w:r>
            <w:r w:rsidRPr="00E02B28">
              <w:rPr>
                <w:rFonts w:asciiTheme="minorHAnsi" w:hAnsiTheme="minorHAnsi" w:cstheme="minorHAnsi"/>
                <w:sz w:val="20"/>
                <w:szCs w:val="20"/>
              </w:rPr>
              <w:t xml:space="preserve"> = "</w:t>
            </w:r>
            <w:r>
              <w:rPr>
                <w:rFonts w:asciiTheme="minorHAnsi" w:hAnsiTheme="minorHAnsi" w:cstheme="minorHAnsi"/>
                <w:sz w:val="20"/>
                <w:szCs w:val="20"/>
              </w:rPr>
              <w:t>Auto</w:t>
            </w:r>
            <w:r w:rsidRPr="00E02B28">
              <w:rPr>
                <w:rFonts w:asciiTheme="minorHAnsi" w:hAnsiTheme="minorHAnsi" w:cstheme="minorHAnsi"/>
                <w:sz w:val="20"/>
                <w:szCs w:val="20"/>
              </w:rPr>
              <w:t>"</w:t>
            </w:r>
          </w:p>
          <w:p w14:paraId="0424B472" w14:textId="77777777" w:rsidR="00AA4EE5" w:rsidRPr="00E02B28" w:rsidRDefault="00AA4EE5" w:rsidP="006B151D">
            <w:pPr>
              <w:rPr>
                <w:rFonts w:asciiTheme="minorHAnsi" w:hAnsiTheme="minorHAnsi" w:cstheme="minorHAnsi"/>
                <w:sz w:val="20"/>
                <w:szCs w:val="20"/>
              </w:rPr>
            </w:pPr>
            <w:r w:rsidRPr="00E02B28">
              <w:rPr>
                <w:rFonts w:asciiTheme="minorHAnsi" w:hAnsiTheme="minorHAnsi" w:cstheme="minorHAnsi"/>
                <w:b/>
                <w:bCs/>
                <w:sz w:val="20"/>
                <w:szCs w:val="20"/>
              </w:rPr>
              <w:t>THEN</w:t>
            </w:r>
            <w:r w:rsidRPr="00E02B28">
              <w:rPr>
                <w:rFonts w:asciiTheme="minorHAnsi" w:hAnsiTheme="minorHAnsi" w:cstheme="minorHAnsi"/>
                <w:sz w:val="20"/>
                <w:szCs w:val="20"/>
              </w:rPr>
              <w:t xml:space="preserve"> display</w:t>
            </w:r>
          </w:p>
          <w:p w14:paraId="52667AB1" w14:textId="4A24338E" w:rsidR="00AA4EE5" w:rsidRPr="00E02B28" w:rsidRDefault="00AA4EE5" w:rsidP="006B151D">
            <w:pPr>
              <w:rPr>
                <w:rFonts w:asciiTheme="minorHAnsi" w:hAnsiTheme="minorHAnsi" w:cstheme="minorHAnsi"/>
                <w:sz w:val="20"/>
                <w:szCs w:val="20"/>
              </w:rPr>
            </w:pPr>
            <w:r w:rsidRPr="00AA4EE5">
              <w:rPr>
                <w:rFonts w:asciiTheme="minorHAnsi" w:hAnsiTheme="minorHAnsi" w:cstheme="minorHAnsi"/>
                <w:b/>
                <w:bCs/>
                <w:sz w:val="20"/>
                <w:szCs w:val="20"/>
                <w:rPrChange w:id="1232" w:author="Andrew Froude" w:date="2024-08-02T09:03:00Z" w16du:dateUtc="2024-08-01T23:03:00Z">
                  <w:rPr>
                    <w:rFonts w:asciiTheme="minorHAnsi" w:hAnsiTheme="minorHAnsi" w:cstheme="minorHAnsi"/>
                    <w:sz w:val="20"/>
                    <w:szCs w:val="20"/>
                  </w:rPr>
                </w:rPrChange>
              </w:rPr>
              <w:t>ELSE</w:t>
            </w:r>
            <w:r w:rsidRPr="00E02B28">
              <w:rPr>
                <w:rFonts w:asciiTheme="minorHAnsi" w:hAnsiTheme="minorHAnsi" w:cstheme="minorHAnsi"/>
                <w:sz w:val="20"/>
                <w:szCs w:val="20"/>
              </w:rPr>
              <w:t xml:space="preserve"> do not display</w:t>
            </w:r>
          </w:p>
        </w:tc>
        <w:tc>
          <w:tcPr>
            <w:tcW w:w="1275" w:type="dxa"/>
            <w:vMerge/>
          </w:tcPr>
          <w:p w14:paraId="407DBAFB" w14:textId="16992F9A" w:rsidR="00AA4EE5" w:rsidRPr="00E02B28" w:rsidRDefault="00AA4EE5" w:rsidP="006B151D">
            <w:pPr>
              <w:rPr>
                <w:rFonts w:asciiTheme="minorHAnsi" w:hAnsiTheme="minorHAnsi" w:cstheme="minorHAnsi"/>
                <w:sz w:val="20"/>
                <w:szCs w:val="20"/>
              </w:rPr>
            </w:pPr>
          </w:p>
        </w:tc>
      </w:tr>
      <w:tr w:rsidR="000A4635" w:rsidRPr="00720F8E" w14:paraId="0784F5F0" w14:textId="77777777" w:rsidTr="0472516C">
        <w:trPr>
          <w:cantSplit/>
          <w:trHeight w:val="378"/>
        </w:trPr>
        <w:tc>
          <w:tcPr>
            <w:tcW w:w="846" w:type="dxa"/>
          </w:tcPr>
          <w:p w14:paraId="2B5AB307" w14:textId="47A91119" w:rsidR="000A4635" w:rsidRPr="00E02B28" w:rsidRDefault="00A82BBA" w:rsidP="006B151D">
            <w:pPr>
              <w:rPr>
                <w:rFonts w:asciiTheme="minorHAnsi" w:hAnsiTheme="minorHAnsi" w:cstheme="minorHAnsi"/>
                <w:sz w:val="20"/>
                <w:szCs w:val="20"/>
              </w:rPr>
            </w:pPr>
            <w:r w:rsidRPr="00720F8E">
              <w:rPr>
                <w:rFonts w:asciiTheme="minorHAnsi" w:hAnsiTheme="minorHAnsi" w:cstheme="minorHAnsi"/>
                <w:sz w:val="20"/>
                <w:szCs w:val="20"/>
              </w:rPr>
              <w:t>P1H</w:t>
            </w:r>
            <w:r w:rsidR="0016049A">
              <w:rPr>
                <w:rFonts w:asciiTheme="minorHAnsi" w:hAnsiTheme="minorHAnsi" w:cstheme="minorHAnsi"/>
                <w:sz w:val="20"/>
                <w:szCs w:val="20"/>
              </w:rPr>
              <w:t>5</w:t>
            </w:r>
          </w:p>
        </w:tc>
        <w:tc>
          <w:tcPr>
            <w:tcW w:w="1417" w:type="dxa"/>
          </w:tcPr>
          <w:p w14:paraId="2638261B" w14:textId="77777777" w:rsidR="00A82BBA" w:rsidRPr="00720F8E" w:rsidRDefault="00A82BBA" w:rsidP="00A82BBA">
            <w:pPr>
              <w:rPr>
                <w:rFonts w:asciiTheme="minorHAnsi" w:hAnsiTheme="minorHAnsi" w:cstheme="minorHAnsi"/>
                <w:sz w:val="20"/>
                <w:szCs w:val="20"/>
              </w:rPr>
            </w:pPr>
            <w:r w:rsidRPr="00E02B28">
              <w:rPr>
                <w:rFonts w:asciiTheme="minorHAnsi" w:hAnsiTheme="minorHAnsi" w:cstheme="minorHAnsi"/>
                <w:sz w:val="20"/>
                <w:szCs w:val="20"/>
              </w:rPr>
              <w:t>&lt;PolicyNumber</w:t>
            </w:r>
            <w:r>
              <w:rPr>
                <w:rFonts w:asciiTheme="minorHAnsi" w:hAnsiTheme="minorHAnsi" w:cstheme="minorHAnsi"/>
                <w:sz w:val="20"/>
                <w:szCs w:val="20"/>
              </w:rPr>
              <w:t>&gt;</w:t>
            </w:r>
          </w:p>
          <w:p w14:paraId="5192E6B7" w14:textId="77777777" w:rsidR="000A4635" w:rsidRPr="00E02B28" w:rsidRDefault="000A4635" w:rsidP="006B151D">
            <w:pPr>
              <w:rPr>
                <w:rFonts w:asciiTheme="minorHAnsi" w:hAnsiTheme="minorHAnsi" w:cstheme="minorHAnsi"/>
                <w:sz w:val="20"/>
                <w:szCs w:val="20"/>
              </w:rPr>
            </w:pPr>
          </w:p>
        </w:tc>
        <w:tc>
          <w:tcPr>
            <w:tcW w:w="7797" w:type="dxa"/>
          </w:tcPr>
          <w:p w14:paraId="0BA9D14A" w14:textId="5D238C03" w:rsidR="000A4635" w:rsidRPr="00E02B28" w:rsidRDefault="000A4635" w:rsidP="00C1020A">
            <w:pPr>
              <w:pStyle w:val="Heading3COI"/>
            </w:pPr>
            <w:r w:rsidRPr="00E02B28">
              <w:t>&lt;PolicyNumber&gt;</w:t>
            </w:r>
            <w:r w:rsidR="00FB6720">
              <w:t xml:space="preserve"> </w:t>
            </w:r>
          </w:p>
        </w:tc>
        <w:tc>
          <w:tcPr>
            <w:tcW w:w="2835" w:type="dxa"/>
          </w:tcPr>
          <w:p w14:paraId="0CCEB4BD" w14:textId="52CF32A6" w:rsidR="000A4635" w:rsidRPr="00E02B28" w:rsidRDefault="000A4635" w:rsidP="006B151D">
            <w:pPr>
              <w:rPr>
                <w:rFonts w:asciiTheme="minorHAnsi" w:hAnsiTheme="minorHAnsi" w:cstheme="minorHAnsi"/>
                <w:sz w:val="20"/>
                <w:szCs w:val="20"/>
              </w:rPr>
            </w:pPr>
            <w:r w:rsidRPr="00E02B28">
              <w:rPr>
                <w:rFonts w:asciiTheme="minorHAnsi" w:hAnsiTheme="minorHAnsi" w:cstheme="minorHAnsi"/>
                <w:sz w:val="20"/>
                <w:szCs w:val="20"/>
              </w:rPr>
              <w:t>Always display</w:t>
            </w:r>
          </w:p>
        </w:tc>
        <w:tc>
          <w:tcPr>
            <w:tcW w:w="1275" w:type="dxa"/>
          </w:tcPr>
          <w:p w14:paraId="70F87A9E" w14:textId="7E28C044" w:rsidR="000A4635" w:rsidRPr="00E02B28" w:rsidRDefault="00A80ECE" w:rsidP="006B151D">
            <w:pPr>
              <w:rPr>
                <w:rFonts w:asciiTheme="minorHAnsi" w:hAnsiTheme="minorHAnsi" w:cstheme="minorHAnsi"/>
                <w:sz w:val="20"/>
                <w:szCs w:val="20"/>
              </w:rPr>
            </w:pPr>
            <w:r w:rsidRPr="00576509">
              <w:rPr>
                <w:rFonts w:asciiTheme="minorHAnsi" w:hAnsiTheme="minorHAnsi" w:cstheme="minorHAnsi"/>
                <w:sz w:val="20"/>
                <w:szCs w:val="20"/>
              </w:rPr>
              <w:t>Heading_3_COI</w:t>
            </w:r>
          </w:p>
        </w:tc>
      </w:tr>
    </w:tbl>
    <w:p w14:paraId="784721CB" w14:textId="77777777" w:rsidR="0076295B" w:rsidRPr="00720F8E" w:rsidRDefault="0076295B" w:rsidP="006B151D">
      <w:pPr>
        <w:rPr>
          <w:rFonts w:asciiTheme="minorHAnsi" w:hAnsiTheme="minorHAnsi" w:cstheme="minorHAnsi"/>
        </w:rPr>
      </w:pPr>
    </w:p>
    <w:p w14:paraId="7CD5E33C" w14:textId="77777777" w:rsidR="008E681E" w:rsidRPr="00E02A63" w:rsidRDefault="002A3A8C" w:rsidP="00761134">
      <w:pPr>
        <w:pStyle w:val="Heading1"/>
        <w:numPr>
          <w:ilvl w:val="2"/>
          <w:numId w:val="50"/>
        </w:numPr>
        <w:rPr>
          <w:rFonts w:cstheme="minorHAnsi"/>
          <w:rPrChange w:id="1233" w:author="Sue Simnor (EXT Idiom)" w:date="2024-08-13T18:36:00Z" w16du:dateUtc="2024-08-13T08:36:00Z">
            <w:rPr>
              <w:rFonts w:cstheme="minorHAnsi"/>
              <w:highlight w:val="yellow"/>
            </w:rPr>
          </w:rPrChange>
        </w:rPr>
      </w:pPr>
      <w:bookmarkStart w:id="1234" w:name="_Toc143871468"/>
      <w:r w:rsidRPr="00720F8E">
        <w:rPr>
          <w:rFonts w:cstheme="minorHAnsi"/>
        </w:rPr>
        <w:br w:type="page"/>
      </w:r>
      <w:bookmarkStart w:id="1235" w:name="_Toc173483714"/>
      <w:del w:id="1236" w:author="Sam" w:date="2024-07-10T13:30:00Z" w16du:dateUtc="2024-07-10T03:30:00Z">
        <w:r w:rsidR="00761134" w:rsidRPr="00E02A63" w:rsidDel="00250D75">
          <w:rPr>
            <w:noProof/>
            <w:rPrChange w:id="1237" w:author="Sue Simnor (EXT Idiom)" w:date="2024-08-13T18:37:00Z" w16du:dateUtc="2024-08-13T08:37:00Z">
              <w:rPr>
                <w:noProof/>
                <w:lang w:val="en-AU"/>
                <w14:ligatures w14:val="none"/>
              </w:rPr>
            </w:rPrChange>
          </w:rPr>
          <w:lastRenderedPageBreak/>
          <mc:AlternateContent>
            <mc:Choice Requires="wps">
              <w:drawing>
                <wp:anchor distT="0" distB="0" distL="114300" distR="114300" simplePos="0" relativeHeight="251658240" behindDoc="0" locked="0" layoutInCell="1" allowOverlap="1" wp14:anchorId="644B8437" wp14:editId="474D1209">
                  <wp:simplePos x="0" y="0"/>
                  <wp:positionH relativeFrom="column">
                    <wp:posOffset>833120</wp:posOffset>
                  </wp:positionH>
                  <wp:positionV relativeFrom="paragraph">
                    <wp:posOffset>283210</wp:posOffset>
                  </wp:positionV>
                  <wp:extent cx="5865962" cy="1742536"/>
                  <wp:effectExtent l="0" t="0" r="20955" b="10160"/>
                  <wp:wrapNone/>
                  <wp:docPr id="2113333798" name="Rectangle 1"/>
                  <wp:cNvGraphicFramePr/>
                  <a:graphic xmlns:a="http://schemas.openxmlformats.org/drawingml/2006/main">
                    <a:graphicData uri="http://schemas.microsoft.com/office/word/2010/wordprocessingShape">
                      <wps:wsp>
                        <wps:cNvSpPr/>
                        <wps:spPr>
                          <a:xfrm>
                            <a:off x="0" y="0"/>
                            <a:ext cx="5865962" cy="174253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ask="http://schemas.microsoft.com/office/drawing/2018/sketchyshapes" xmlns:a14="http://schemas.microsoft.com/office/drawing/2010/main" xmlns:pic="http://schemas.openxmlformats.org/drawingml/2006/picture" xmlns:a="http://schemas.openxmlformats.org/drawingml/2006/main">
              <w:pict w14:anchorId="4FDF6A39">
                <v:rect id="Rectangle 1" style="position:absolute;margin-left:65.6pt;margin-top:22.3pt;width:461.9pt;height:137.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w14:anchorId="5B117D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"/>
              </w:pict>
            </mc:Fallback>
          </mc:AlternateContent>
        </w:r>
      </w:del>
      <w:ins w:id="1238" w:author="Andrew Froude" w:date="2024-08-02T09:08:00Z" w16du:dateUtc="2024-08-01T23:08:00Z">
        <w:r w:rsidR="000E1EE1" w:rsidRPr="00E02A63">
          <w:rPr>
            <w:rFonts w:cstheme="minorHAnsi"/>
          </w:rPr>
          <w:t xml:space="preserve">Page 1 </w:t>
        </w:r>
      </w:ins>
      <w:ins w:id="1239" w:author="Andrew Froude" w:date="2024-08-02T09:09:00Z" w16du:dateUtc="2024-08-01T23:09:00Z">
        <w:r w:rsidR="000E1EE1" w:rsidRPr="00E02A63">
          <w:rPr>
            <w:rFonts w:cstheme="minorHAnsi"/>
            <w:rPrChange w:id="1240" w:author="Sue Simnor (EXT Idiom)" w:date="2024-08-13T18:37:00Z" w16du:dateUtc="2024-08-13T08:37:00Z">
              <w:rPr>
                <w:rFonts w:cstheme="minorHAnsi"/>
                <w:highlight w:val="yellow"/>
              </w:rPr>
            </w:rPrChange>
          </w:rPr>
          <w:t>Body content</w:t>
        </w:r>
      </w:ins>
      <w:bookmarkStart w:id="1241" w:name="_Toc173483715"/>
      <w:bookmarkStart w:id="1242" w:name="_Toc173483716"/>
      <w:bookmarkStart w:id="1243" w:name="_Toc173483717"/>
      <w:bookmarkStart w:id="1244" w:name="_Toc173483718"/>
      <w:bookmarkStart w:id="1245" w:name="_Toc173483719"/>
      <w:bookmarkEnd w:id="1234"/>
      <w:bookmarkEnd w:id="1235"/>
      <w:bookmarkEnd w:id="1241"/>
      <w:bookmarkEnd w:id="1242"/>
      <w:bookmarkEnd w:id="1243"/>
      <w:bookmarkEnd w:id="1244"/>
      <w:bookmarkEnd w:id="1245"/>
    </w:p>
    <w:p w14:paraId="14F8B240" w14:textId="40D24841" w:rsidR="00B6092D" w:rsidRPr="00E02A63" w:rsidRDefault="00250D75" w:rsidP="00FA6859">
      <w:pPr>
        <w:pStyle w:val="Heading4"/>
        <w:rPr>
          <w:ins w:id="1246" w:author="Andrew Froude" w:date="2024-08-02T09:13:00Z" w16du:dateUtc="2024-08-01T23:13:00Z"/>
          <w:rPrChange w:id="1247" w:author="Sue Simnor (EXT Idiom)" w:date="2024-08-13T18:36:00Z" w16du:dateUtc="2024-08-13T08:36:00Z">
            <w:rPr>
              <w:ins w:id="1248" w:author="Andrew Froude" w:date="2024-08-02T09:13:00Z" w16du:dateUtc="2024-08-01T23:13:00Z"/>
              <w:i/>
              <w:iCs/>
              <w:highlight w:val="magenta"/>
            </w:rPr>
          </w:rPrChange>
        </w:rPr>
      </w:pPr>
      <w:del w:id="1249" w:author="Sam" w:date="2024-07-10T13:30:00Z" w16du:dateUtc="2024-07-10T03:30:00Z">
        <w:r w:rsidRPr="00E02A63" w:rsidDel="00250D75">
          <w:rPr>
            <w:noProof/>
            <w:rPrChange w:id="1250" w:author="Sue Simnor (EXT Idiom)" w:date="2024-08-13T18:36:00Z" w16du:dateUtc="2024-08-13T08:36:00Z">
              <w:rPr>
                <w:noProof/>
                <w14:ligatures w14:val="none"/>
              </w:rPr>
            </w:rPrChange>
          </w:rPr>
          <mc:AlternateContent>
            <mc:Choice Requires="wps">
              <w:drawing>
                <wp:anchor distT="0" distB="0" distL="114300" distR="114300" simplePos="0" relativeHeight="251658241" behindDoc="0" locked="0" layoutInCell="1" allowOverlap="1" wp14:anchorId="26A90ACD" wp14:editId="126FBE08">
                  <wp:simplePos x="0" y="0"/>
                  <wp:positionH relativeFrom="column">
                    <wp:posOffset>6946265</wp:posOffset>
                  </wp:positionH>
                  <wp:positionV relativeFrom="paragraph">
                    <wp:posOffset>480059</wp:posOffset>
                  </wp:positionV>
                  <wp:extent cx="1095375" cy="485775"/>
                  <wp:effectExtent l="0" t="0" r="9525" b="9525"/>
                  <wp:wrapNone/>
                  <wp:docPr id="1177431135" name="Text Box 2"/>
                  <wp:cNvGraphicFramePr/>
                  <a:graphic xmlns:a="http://schemas.openxmlformats.org/drawingml/2006/main">
                    <a:graphicData uri="http://schemas.microsoft.com/office/word/2010/wordprocessingShape">
                      <wps:wsp>
                        <wps:cNvSpPr txBox="1"/>
                        <wps:spPr>
                          <a:xfrm>
                            <a:off x="0" y="0"/>
                            <a:ext cx="1095375" cy="485775"/>
                          </a:xfrm>
                          <a:prstGeom prst="rect">
                            <a:avLst/>
                          </a:prstGeom>
                          <a:solidFill>
                            <a:schemeClr val="lt1"/>
                          </a:solidFill>
                          <a:ln w="6350">
                            <a:noFill/>
                          </a:ln>
                        </wps:spPr>
                        <wps:txbx>
                          <w:txbxContent>
                            <w:p w14:paraId="0D9F8E02" w14:textId="31F65078" w:rsidR="00A47EAA" w:rsidRPr="003F13A4" w:rsidRDefault="003F13A4">
                              <w:pPr>
                                <w:rPr>
                                  <w:color w:val="FF0000"/>
                                </w:rPr>
                              </w:pPr>
                              <w:r w:rsidRPr="003F13A4">
                                <w:rPr>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A90ACD" id="_x0000_t202" coordsize="21600,21600" o:spt="202" path="m,l,21600r21600,l21600,xe">
                  <v:stroke joinstyle="miter"/>
                  <v:path gradientshapeok="t" o:connecttype="rect"/>
                </v:shapetype>
                <v:shape id="Text Box 2" o:spid="_x0000_s1030" type="#_x0000_t202" style="position:absolute;left:0;text-align:left;margin-left:546.95pt;margin-top:37.8pt;width:86.25pt;height:38.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" fillcolor="white [3201]" stroked="f" strokeweight=".5pt">
                  <v:textbox>
                    <w:txbxContent>
                      <w:p w14:paraId="0D9F8E02" w14:textId="31F65078" w:rsidR="00A47EAA" w:rsidRPr="003F13A4" w:rsidRDefault="003F13A4">
                        <w:pPr>
                          <w:rPr>
                            <w:color w:val="FF0000"/>
                          </w:rPr>
                        </w:pPr>
                        <w:r w:rsidRPr="003F13A4">
                          <w:rPr>
                            <w:color w:val="FF0000"/>
                          </w:rPr>
                          <w:t>1</w:t>
                        </w:r>
                      </w:p>
                    </w:txbxContent>
                  </v:textbox>
                </v:shape>
              </w:pict>
            </mc:Fallback>
          </mc:AlternateContent>
        </w:r>
      </w:del>
      <w:r w:rsidR="00A221AE" w:rsidRPr="00E02A63">
        <w:rPr>
          <w:rPrChange w:id="1251" w:author="Sue Simnor (EXT Idiom)" w:date="2024-08-13T18:36:00Z" w16du:dateUtc="2024-08-13T08:36:00Z">
            <w:rPr>
              <w:noProof/>
              <w14:ligatures w14:val="none"/>
            </w:rPr>
          </w:rPrChange>
        </w:rPr>
        <w:t xml:space="preserve"> </w:t>
      </w:r>
      <w:ins w:id="1252" w:author="Andrew Froude" w:date="2024-08-02T09:10:00Z" w16du:dateUtc="2024-08-01T23:10:00Z">
        <w:r w:rsidR="000E1EE1" w:rsidRPr="00E02A63">
          <w:rPr>
            <w:rPrChange w:id="1253" w:author="Sue Simnor (EXT Idiom)" w:date="2024-08-13T18:36:00Z" w16du:dateUtc="2024-08-13T08:36:00Z">
              <w:rPr>
                <w:i/>
                <w:iCs/>
                <w:highlight w:val="magenta"/>
              </w:rPr>
            </w:rPrChange>
          </w:rPr>
          <w:t>Transaction Date</w:t>
        </w:r>
      </w:ins>
      <w:del w:id="1254" w:author="Sam" w:date="2024-07-10T13:30:00Z" w16du:dateUtc="2024-07-10T03:30:00Z">
        <w:r w:rsidR="00A221AE" w:rsidRPr="00E02A63" w:rsidDel="00250D75">
          <w:rPr>
            <w:noProof/>
            <w:rPrChange w:id="1255" w:author="Sue Simnor (EXT Idiom)" w:date="2024-08-13T18:36:00Z" w16du:dateUtc="2024-08-13T08:36:00Z">
              <w:rPr>
                <w:noProof/>
                <w14:ligatures w14:val="none"/>
              </w:rPr>
            </w:rPrChange>
          </w:rPr>
          <w:drawing>
            <wp:inline distT="0" distB="0" distL="0" distR="0" wp14:anchorId="7468B96A" wp14:editId="709E0533">
              <wp:extent cx="3857625" cy="1657350"/>
              <wp:effectExtent l="0" t="0" r="9525" b="0"/>
              <wp:docPr id="815547829" name="Picture 1"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47829" name="Picture 1" descr="A close-up of a message&#10;&#10;Description automatically generated"/>
                      <pic:cNvPicPr/>
                    </pic:nvPicPr>
                    <pic:blipFill>
                      <a:blip r:embed="rId23"/>
                      <a:stretch>
                        <a:fillRect/>
                      </a:stretch>
                    </pic:blipFill>
                    <pic:spPr>
                      <a:xfrm>
                        <a:off x="0" y="0"/>
                        <a:ext cx="3857625" cy="1657350"/>
                      </a:xfrm>
                      <a:prstGeom prst="rect">
                        <a:avLst/>
                      </a:prstGeom>
                    </pic:spPr>
                  </pic:pic>
                </a:graphicData>
              </a:graphic>
            </wp:inline>
          </w:drawing>
        </w:r>
      </w:del>
    </w:p>
    <w:p w14:paraId="776CD1E6" w14:textId="77777777" w:rsidR="00362BA7" w:rsidRPr="00E02A63" w:rsidRDefault="00362BA7">
      <w:pPr>
        <w:rPr>
          <w:ins w:id="1256" w:author="Andrew Froude" w:date="2024-08-02T09:10:00Z" w16du:dateUtc="2024-08-01T23:10:00Z"/>
          <w:rPrChange w:id="1257" w:author="Sue Simnor (EXT Idiom)" w:date="2024-08-13T18:36:00Z" w16du:dateUtc="2024-08-13T08:36:00Z">
            <w:rPr>
              <w:ins w:id="1258" w:author="Andrew Froude" w:date="2024-08-02T09:10:00Z" w16du:dateUtc="2024-08-01T23:10:00Z"/>
              <w:highlight w:val="magenta"/>
            </w:rPr>
          </w:rPrChange>
        </w:rPr>
        <w:pPrChange w:id="1259" w:author="Andrew Froude" w:date="2024-08-02T09:13:00Z" w16du:dateUtc="2024-08-01T23:13:00Z">
          <w:pPr>
            <w:pStyle w:val="Heading4"/>
          </w:pPr>
        </w:pPrChange>
      </w:pPr>
    </w:p>
    <w:p w14:paraId="4AEC0606" w14:textId="0017FF98" w:rsidR="000E1EE1" w:rsidRPr="00E02A63" w:rsidRDefault="00CE7308">
      <w:pPr>
        <w:jc w:val="center"/>
        <w:rPr>
          <w:rPrChange w:id="1260" w:author="Sue Simnor (EXT Idiom)" w:date="2024-08-13T18:36:00Z" w16du:dateUtc="2024-08-13T08:36:00Z">
            <w:rPr>
              <w:rFonts w:asciiTheme="minorHAnsi" w:hAnsiTheme="minorHAnsi" w:cstheme="minorHAnsi"/>
            </w:rPr>
          </w:rPrChange>
        </w:rPr>
        <w:pPrChange w:id="1261" w:author="Andrew Froude" w:date="2024-08-02T09:12:00Z" w16du:dateUtc="2024-08-01T23:12:00Z">
          <w:pPr>
            <w:keepLines/>
            <w:jc w:val="center"/>
          </w:pPr>
        </w:pPrChange>
      </w:pPr>
      <w:ins w:id="1262" w:author="Andrew Froude" w:date="2024-08-02T09:40:00Z" w16du:dateUtc="2024-08-01T23:40:00Z">
        <w:r w:rsidRPr="00E02A63">
          <w:rPr>
            <w:noProof/>
            <w14:ligatures w14:val="none"/>
          </w:rPr>
          <mc:AlternateContent>
            <mc:Choice Requires="wps">
              <w:drawing>
                <wp:anchor distT="0" distB="0" distL="114300" distR="114300" simplePos="0" relativeHeight="251658267" behindDoc="0" locked="0" layoutInCell="1" allowOverlap="1" wp14:anchorId="33B52D6E" wp14:editId="6985338B">
                  <wp:simplePos x="0" y="0"/>
                  <wp:positionH relativeFrom="column">
                    <wp:posOffset>1186987</wp:posOffset>
                  </wp:positionH>
                  <wp:positionV relativeFrom="paragraph">
                    <wp:posOffset>1139653</wp:posOffset>
                  </wp:positionV>
                  <wp:extent cx="1729946" cy="361219"/>
                  <wp:effectExtent l="0" t="0" r="10160" b="7620"/>
                  <wp:wrapNone/>
                  <wp:docPr id="872925657" name="Rectangle 15"/>
                  <wp:cNvGraphicFramePr/>
                  <a:graphic xmlns:a="http://schemas.openxmlformats.org/drawingml/2006/main">
                    <a:graphicData uri="http://schemas.microsoft.com/office/word/2010/wordprocessingShape">
                      <wps:wsp>
                        <wps:cNvSpPr/>
                        <wps:spPr>
                          <a:xfrm>
                            <a:off x="0" y="0"/>
                            <a:ext cx="1729946" cy="361219"/>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1B299B" w14:textId="77777777" w:rsidR="00CE7308" w:rsidRPr="00A563C5" w:rsidRDefault="00CE7308">
                              <w:pPr>
                                <w:jc w:val="right"/>
                                <w:rPr>
                                  <w:color w:val="FF0000"/>
                                  <w:sz w:val="16"/>
                                  <w:szCs w:val="16"/>
                                  <w:lang w:val="en-AU"/>
                                  <w:rPrChange w:id="1263" w:author="Andrew Froude" w:date="2024-08-02T08:46:00Z" w16du:dateUtc="2024-08-01T22:46:00Z">
                                    <w:rPr/>
                                  </w:rPrChange>
                                </w:rPr>
                                <w:pPrChange w:id="1264" w:author="Andrew Froude" w:date="2024-08-02T09:41:00Z" w16du:dateUtc="2024-08-01T23:41:00Z">
                                  <w:pPr/>
                                </w:pPrChange>
                              </w:pPr>
                              <w:ins w:id="1265" w:author="Andrew Froude" w:date="2024-08-02T09:13:00Z" w16du:dateUtc="2024-08-01T23:13:00Z">
                                <w:r>
                                  <w:rPr>
                                    <w:color w:val="FF0000"/>
                                    <w:sz w:val="16"/>
                                    <w:szCs w:val="16"/>
                                    <w:lang w:val="en-AU"/>
                                  </w:rPr>
                                  <w:t>TD 1</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B52D6E" id="_x0000_s1031" style="position:absolute;left:0;text-align:left;margin-left:93.45pt;margin-top:89.75pt;width:136.2pt;height:28.4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" filled="f" strokecolor="red">
                  <v:textbox inset="2.5mm,0,,0">
                    <w:txbxContent>
                      <w:p w14:paraId="6F1B299B" w14:textId="77777777" w:rsidR="00CE7308" w:rsidRPr="00A563C5" w:rsidRDefault="00CE7308">
                        <w:pPr>
                          <w:jc w:val="right"/>
                          <w:rPr>
                            <w:color w:val="FF0000"/>
                            <w:sz w:val="16"/>
                            <w:szCs w:val="16"/>
                            <w:lang w:val="en-AU"/>
                            <w:rPrChange w:id="1266" w:author="Andrew Froude" w:date="2024-08-02T08:46:00Z" w16du:dateUtc="2024-08-01T22:46:00Z">
                              <w:rPr/>
                            </w:rPrChange>
                          </w:rPr>
                          <w:pPrChange w:id="1267" w:author="Andrew Froude" w:date="2024-08-02T09:41:00Z" w16du:dateUtc="2024-08-01T23:41:00Z">
                            <w:pPr/>
                          </w:pPrChange>
                        </w:pPr>
                        <w:ins w:id="1268" w:author="Andrew Froude" w:date="2024-08-02T09:13:00Z" w16du:dateUtc="2024-08-01T23:13:00Z">
                          <w:r>
                            <w:rPr>
                              <w:color w:val="FF0000"/>
                              <w:sz w:val="16"/>
                              <w:szCs w:val="16"/>
                              <w:lang w:val="en-AU"/>
                            </w:rPr>
                            <w:t>TD 1</w:t>
                          </w:r>
                        </w:ins>
                      </w:p>
                    </w:txbxContent>
                  </v:textbox>
                </v:rect>
              </w:pict>
            </mc:Fallback>
          </mc:AlternateContent>
        </w:r>
      </w:ins>
      <w:ins w:id="1269" w:author="Andrew Froude" w:date="2024-08-02T09:39:00Z" w16du:dateUtc="2024-08-01T23:39:00Z">
        <w:r w:rsidRPr="00E02A63">
          <w:rPr>
            <w:noProof/>
            <w14:ligatures w14:val="none"/>
          </w:rPr>
          <w:drawing>
            <wp:inline distT="0" distB="0" distL="0" distR="0" wp14:anchorId="7BAE29BF" wp14:editId="6CF163E6">
              <wp:extent cx="7560000" cy="1681200"/>
              <wp:effectExtent l="0" t="0" r="0" b="0"/>
              <wp:docPr id="1933071221"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71221" name="Picture 18" descr="A screenshot of a computer&#10;&#10;Description automatically generated"/>
                      <pic:cNvPicPr/>
                    </pic:nvPicPr>
                    <pic:blipFill>
                      <a:blip r:embed="rId24"/>
                      <a:stretch>
                        <a:fillRect/>
                      </a:stretch>
                    </pic:blipFill>
                    <pic:spPr>
                      <a:xfrm>
                        <a:off x="0" y="0"/>
                        <a:ext cx="7560000" cy="1681200"/>
                      </a:xfrm>
                      <a:prstGeom prst="rect">
                        <a:avLst/>
                      </a:prstGeom>
                    </pic:spPr>
                  </pic:pic>
                </a:graphicData>
              </a:graphic>
            </wp:inline>
          </w:drawing>
        </w:r>
      </w:ins>
    </w:p>
    <w:p w14:paraId="13977798" w14:textId="3E2B8506" w:rsidR="00845815" w:rsidRPr="00E02A63" w:rsidDel="00362BA7" w:rsidRDefault="00845815" w:rsidP="0076295B">
      <w:pPr>
        <w:rPr>
          <w:del w:id="1270" w:author="Andrew Froude" w:date="2024-08-02T09:10:00Z" w16du:dateUtc="2024-08-01T23:10:00Z"/>
          <w:rFonts w:asciiTheme="minorHAnsi" w:hAnsiTheme="minorHAnsi" w:cstheme="minorHAnsi"/>
        </w:rPr>
      </w:pPr>
    </w:p>
    <w:p w14:paraId="1FE757C4" w14:textId="77777777" w:rsidR="00362BA7" w:rsidRPr="00E02A63" w:rsidRDefault="00362BA7" w:rsidP="00B6092D">
      <w:pPr>
        <w:keepLines/>
        <w:jc w:val="center"/>
        <w:rPr>
          <w:ins w:id="1271" w:author="Andrew Froude" w:date="2024-08-02T09:14:00Z" w16du:dateUtc="2024-08-01T23:14:00Z"/>
          <w:rFonts w:asciiTheme="minorHAnsi" w:hAnsiTheme="minorHAnsi" w:cstheme="minorHAnsi"/>
        </w:rPr>
      </w:pPr>
    </w:p>
    <w:p w14:paraId="2C39E3B6" w14:textId="37367031" w:rsidR="00E7682B" w:rsidRPr="00E02A63" w:rsidRDefault="00FB64F9" w:rsidP="0076295B">
      <w:pPr>
        <w:rPr>
          <w:rFonts w:asciiTheme="minorHAnsi" w:hAnsiTheme="minorHAnsi" w:cstheme="minorHAnsi"/>
          <w:rPrChange w:id="1272" w:author="Sue Simnor (EXT Idiom)" w:date="2024-08-13T18:36:00Z" w16du:dateUtc="2024-08-13T08:36:00Z">
            <w:rPr>
              <w:rFonts w:asciiTheme="minorHAnsi" w:hAnsiTheme="minorHAnsi" w:cstheme="minorHAnsi"/>
              <w:highlight w:val="yellow"/>
            </w:rPr>
          </w:rPrChange>
        </w:rPr>
      </w:pPr>
      <w:r w:rsidRPr="00E02A63">
        <w:rPr>
          <w:rFonts w:asciiTheme="minorHAnsi" w:hAnsiTheme="minorHAnsi" w:cstheme="minorHAnsi"/>
          <w:rPrChange w:id="1273" w:author="Sue Simnor (EXT Idiom)" w:date="2024-08-13T18:36:00Z" w16du:dateUtc="2024-08-13T08:36:00Z">
            <w:rPr>
              <w:rFonts w:asciiTheme="minorHAnsi" w:hAnsiTheme="minorHAnsi" w:cstheme="minorHAnsi"/>
              <w:highlight w:val="darkYellow"/>
            </w:rPr>
          </w:rPrChange>
        </w:rPr>
        <w:t>Date to be displayed</w:t>
      </w:r>
      <w:r w:rsidR="00FE421A" w:rsidRPr="00E02A63">
        <w:rPr>
          <w:rFonts w:asciiTheme="minorHAnsi" w:hAnsiTheme="minorHAnsi" w:cstheme="minorHAnsi"/>
          <w:rPrChange w:id="1274" w:author="Sue Simnor (EXT Idiom)" w:date="2024-08-13T18:36:00Z" w16du:dateUtc="2024-08-13T08:36:00Z">
            <w:rPr>
              <w:rFonts w:asciiTheme="minorHAnsi" w:hAnsiTheme="minorHAnsi" w:cstheme="minorHAnsi"/>
              <w:highlight w:val="darkYellow"/>
            </w:rPr>
          </w:rPrChange>
        </w:rPr>
        <w:t xml:space="preserve"> </w:t>
      </w:r>
      <w:r w:rsidR="00193BF0" w:rsidRPr="00E02A63">
        <w:rPr>
          <w:rFonts w:asciiTheme="minorHAnsi" w:hAnsiTheme="minorHAnsi" w:cstheme="minorHAnsi"/>
          <w:rPrChange w:id="1275" w:author="Sue Simnor (EXT Idiom)" w:date="2024-08-13T18:36:00Z" w16du:dateUtc="2024-08-13T08:36:00Z">
            <w:rPr>
              <w:rFonts w:asciiTheme="minorHAnsi" w:hAnsiTheme="minorHAnsi" w:cstheme="minorHAnsi"/>
              <w:highlight w:val="darkYellow"/>
            </w:rPr>
          </w:rPrChange>
        </w:rPr>
        <w:t xml:space="preserve">after </w:t>
      </w:r>
      <w:r w:rsidR="00CE7308" w:rsidRPr="00E02A63">
        <w:rPr>
          <w:rFonts w:asciiTheme="minorHAnsi" w:hAnsiTheme="minorHAnsi" w:cstheme="minorHAnsi"/>
          <w:rPrChange w:id="1276" w:author="Sue Simnor (EXT Idiom)" w:date="2024-08-13T18:36:00Z" w16du:dateUtc="2024-08-13T08:36:00Z">
            <w:rPr>
              <w:rFonts w:asciiTheme="minorHAnsi" w:hAnsiTheme="minorHAnsi" w:cstheme="minorHAnsi"/>
              <w:highlight w:val="yellow"/>
            </w:rPr>
          </w:rPrChange>
        </w:rPr>
        <w:t>and outside the H</w:t>
      </w:r>
      <w:r w:rsidR="00193BF0" w:rsidRPr="00E02A63">
        <w:rPr>
          <w:rFonts w:asciiTheme="minorHAnsi" w:hAnsiTheme="minorHAnsi" w:cstheme="minorHAnsi"/>
          <w:rPrChange w:id="1277" w:author="Sue Simnor (EXT Idiom)" w:date="2024-08-13T18:36:00Z" w16du:dateUtc="2024-08-13T08:36:00Z">
            <w:rPr>
              <w:rFonts w:asciiTheme="minorHAnsi" w:hAnsiTheme="minorHAnsi" w:cstheme="minorHAnsi"/>
              <w:highlight w:val="darkYellow"/>
            </w:rPr>
          </w:rPrChange>
        </w:rPr>
        <w:t>eader</w:t>
      </w:r>
      <w:r w:rsidR="00FA6859" w:rsidRPr="00E02A63">
        <w:rPr>
          <w:rFonts w:asciiTheme="minorHAnsi" w:hAnsiTheme="minorHAnsi" w:cstheme="minorHAnsi"/>
          <w:rPrChange w:id="1278" w:author="Sue Simnor (EXT Idiom)" w:date="2024-08-13T18:36:00Z" w16du:dateUtc="2024-08-13T08:36:00Z">
            <w:rPr>
              <w:rFonts w:asciiTheme="minorHAnsi" w:hAnsiTheme="minorHAnsi" w:cstheme="minorHAnsi"/>
              <w:highlight w:val="darkYellow"/>
            </w:rPr>
          </w:rPrChange>
        </w:rPr>
        <w:t>, as a full</w:t>
      </w:r>
      <w:r w:rsidR="00CE7308" w:rsidRPr="00E02A63">
        <w:rPr>
          <w:rFonts w:asciiTheme="minorHAnsi" w:hAnsiTheme="minorHAnsi" w:cstheme="minorHAnsi"/>
          <w:rPrChange w:id="1279" w:author="Sue Simnor (EXT Idiom)" w:date="2024-08-13T18:36:00Z" w16du:dateUtc="2024-08-13T08:36:00Z">
            <w:rPr>
              <w:rFonts w:asciiTheme="minorHAnsi" w:hAnsiTheme="minorHAnsi" w:cstheme="minorHAnsi"/>
              <w:highlight w:val="yellow"/>
            </w:rPr>
          </w:rPrChange>
        </w:rPr>
        <w:t>-</w:t>
      </w:r>
      <w:r w:rsidR="00FA6859" w:rsidRPr="00E02A63">
        <w:rPr>
          <w:rFonts w:asciiTheme="minorHAnsi" w:hAnsiTheme="minorHAnsi" w:cstheme="minorHAnsi"/>
          <w:rPrChange w:id="1280" w:author="Sue Simnor (EXT Idiom)" w:date="2024-08-13T18:36:00Z" w16du:dateUtc="2024-08-13T08:36:00Z">
            <w:rPr>
              <w:rFonts w:asciiTheme="minorHAnsi" w:hAnsiTheme="minorHAnsi" w:cstheme="minorHAnsi"/>
              <w:highlight w:val="darkYellow"/>
            </w:rPr>
          </w:rPrChange>
        </w:rPr>
        <w:t>page width row that spans across the 2 columns</w:t>
      </w:r>
      <w:r w:rsidR="00CE7308" w:rsidRPr="00E02A63">
        <w:rPr>
          <w:rFonts w:asciiTheme="minorHAnsi" w:hAnsiTheme="minorHAnsi" w:cstheme="minorHAnsi"/>
          <w:rPrChange w:id="1281" w:author="Sue Simnor (EXT Idiom)" w:date="2024-08-13T18:36:00Z" w16du:dateUtc="2024-08-13T08:36:00Z">
            <w:rPr>
              <w:rFonts w:asciiTheme="minorHAnsi" w:hAnsiTheme="minorHAnsi" w:cstheme="minorHAnsi"/>
              <w:highlight w:val="yellow"/>
            </w:rPr>
          </w:rPrChange>
        </w:rPr>
        <w:t xml:space="preserve"> that follow.</w:t>
      </w:r>
      <w:r w:rsidR="00FA6859" w:rsidRPr="00E02A63">
        <w:rPr>
          <w:rFonts w:asciiTheme="minorHAnsi" w:hAnsiTheme="minorHAnsi" w:cstheme="minorHAnsi"/>
          <w:rPrChange w:id="1282" w:author="Sue Simnor (EXT Idiom)" w:date="2024-08-13T18:36:00Z" w16du:dateUtc="2024-08-13T08:36:00Z">
            <w:rPr>
              <w:rFonts w:asciiTheme="minorHAnsi" w:hAnsiTheme="minorHAnsi" w:cstheme="minorHAnsi"/>
              <w:highlight w:val="darkYellow"/>
            </w:rPr>
          </w:rPrChange>
        </w:rPr>
        <w:t xml:space="preserve"> </w:t>
      </w:r>
    </w:p>
    <w:p w14:paraId="0F21C24F" w14:textId="3EFEE09D" w:rsidR="00FA6859" w:rsidRPr="00E02A63" w:rsidRDefault="00FA6859" w:rsidP="0076295B">
      <w:pPr>
        <w:rPr>
          <w:rFonts w:asciiTheme="minorHAnsi" w:hAnsiTheme="minorHAnsi" w:cstheme="minorHAnsi"/>
          <w:rPrChange w:id="1283" w:author="Sue Simnor (EXT Idiom)" w:date="2024-08-13T18:36:00Z" w16du:dateUtc="2024-08-13T08:36:00Z">
            <w:rPr>
              <w:rFonts w:asciiTheme="minorHAnsi" w:hAnsiTheme="minorHAnsi" w:cstheme="minorHAnsi"/>
              <w:highlight w:val="darkYellow"/>
            </w:rPr>
          </w:rPrChange>
        </w:rPr>
      </w:pPr>
      <w:r w:rsidRPr="00E02A63">
        <w:rPr>
          <w:rFonts w:asciiTheme="minorHAnsi" w:hAnsiTheme="minorHAnsi" w:cstheme="minorHAnsi"/>
          <w:rPrChange w:id="1284" w:author="Sue Simnor (EXT Idiom)" w:date="2024-08-13T18:36:00Z" w16du:dateUtc="2024-08-13T08:36:00Z">
            <w:rPr>
              <w:rFonts w:asciiTheme="minorHAnsi" w:hAnsiTheme="minorHAnsi" w:cstheme="minorHAnsi"/>
              <w:highlight w:val="yellow"/>
            </w:rPr>
          </w:rPrChange>
        </w:rPr>
        <w:t xml:space="preserve">Please note the example </w:t>
      </w:r>
      <w:r w:rsidR="00CE7308" w:rsidRPr="00E02A63">
        <w:rPr>
          <w:rFonts w:asciiTheme="minorHAnsi" w:hAnsiTheme="minorHAnsi" w:cstheme="minorHAnsi"/>
          <w:rPrChange w:id="1285" w:author="Sue Simnor (EXT Idiom)" w:date="2024-08-13T18:36:00Z" w16du:dateUtc="2024-08-13T08:36:00Z">
            <w:rPr>
              <w:rFonts w:asciiTheme="minorHAnsi" w:hAnsiTheme="minorHAnsi" w:cstheme="minorHAnsi"/>
              <w:highlight w:val="yellow"/>
            </w:rPr>
          </w:rPrChange>
        </w:rPr>
        <w:t>is a screen shot and although it is highlighted this is not the be in the output.</w:t>
      </w:r>
    </w:p>
    <w:p w14:paraId="646F10AA" w14:textId="70ABB3B1" w:rsidR="00FB23A2" w:rsidRPr="00E02A63" w:rsidRDefault="00FB23A2" w:rsidP="003655DE">
      <w:pPr>
        <w:rPr>
          <w:rFonts w:asciiTheme="minorHAnsi" w:hAnsiTheme="minorHAnsi" w:cstheme="minorHAnsi"/>
        </w:rPr>
      </w:pPr>
    </w:p>
    <w:tbl>
      <w:tblPr>
        <w:tblStyle w:val="TableGrid"/>
        <w:tblW w:w="14170" w:type="dxa"/>
        <w:tblLayout w:type="fixed"/>
        <w:tblCellMar>
          <w:left w:w="57" w:type="dxa"/>
          <w:right w:w="57" w:type="dxa"/>
        </w:tblCellMar>
        <w:tblLook w:val="04A0" w:firstRow="1" w:lastRow="0" w:firstColumn="1" w:lastColumn="0" w:noHBand="0" w:noVBand="1"/>
      </w:tblPr>
      <w:tblGrid>
        <w:gridCol w:w="846"/>
        <w:gridCol w:w="1417"/>
        <w:gridCol w:w="7797"/>
        <w:gridCol w:w="2409"/>
        <w:gridCol w:w="1701"/>
      </w:tblGrid>
      <w:tr w:rsidR="00FB64F9" w:rsidRPr="00576509" w14:paraId="2791A296" w14:textId="77777777" w:rsidTr="00FE421A">
        <w:trPr>
          <w:cantSplit/>
          <w:trHeight w:val="378"/>
        </w:trPr>
        <w:tc>
          <w:tcPr>
            <w:tcW w:w="846" w:type="dxa"/>
          </w:tcPr>
          <w:p w14:paraId="33F74A57" w14:textId="09FA0117" w:rsidR="00FB64F9" w:rsidRPr="00E02A63" w:rsidRDefault="00FB64F9">
            <w:pPr>
              <w:rPr>
                <w:rFonts w:asciiTheme="minorHAnsi" w:hAnsiTheme="minorHAnsi" w:cstheme="minorHAnsi"/>
                <w:sz w:val="20"/>
                <w:szCs w:val="20"/>
              </w:rPr>
            </w:pPr>
            <w:r w:rsidRPr="00E02A63">
              <w:rPr>
                <w:rFonts w:asciiTheme="minorHAnsi" w:hAnsiTheme="minorHAnsi" w:cstheme="minorHAnsi"/>
                <w:sz w:val="20"/>
                <w:szCs w:val="20"/>
              </w:rPr>
              <w:t>TD 1</w:t>
            </w:r>
          </w:p>
        </w:tc>
        <w:tc>
          <w:tcPr>
            <w:tcW w:w="1417" w:type="dxa"/>
          </w:tcPr>
          <w:p w14:paraId="30EBAD3E" w14:textId="1175B6B2" w:rsidR="00FB64F9" w:rsidRPr="00E02A63" w:rsidRDefault="00CE1765">
            <w:pPr>
              <w:rPr>
                <w:rFonts w:asciiTheme="minorHAnsi" w:hAnsiTheme="minorHAnsi" w:cstheme="minorHAnsi"/>
                <w:sz w:val="20"/>
                <w:szCs w:val="20"/>
              </w:rPr>
            </w:pPr>
            <w:r>
              <w:rPr>
                <w:rFonts w:asciiTheme="minorHAnsi" w:hAnsiTheme="minorHAnsi" w:cstheme="minorHAnsi"/>
                <w:sz w:val="20"/>
                <w:szCs w:val="20"/>
              </w:rPr>
              <w:t xml:space="preserve">EO </w:t>
            </w:r>
            <w:r w:rsidR="003B6494">
              <w:rPr>
                <w:rFonts w:asciiTheme="minorHAnsi" w:hAnsiTheme="minorHAnsi" w:cstheme="minorHAnsi"/>
                <w:sz w:val="20"/>
                <w:szCs w:val="20"/>
              </w:rPr>
              <w:t>System</w:t>
            </w:r>
            <w:r w:rsidR="00EE106F">
              <w:rPr>
                <w:rFonts w:asciiTheme="minorHAnsi" w:hAnsiTheme="minorHAnsi" w:cstheme="minorHAnsi"/>
                <w:sz w:val="20"/>
                <w:szCs w:val="20"/>
              </w:rPr>
              <w:t xml:space="preserve"> Date</w:t>
            </w:r>
          </w:p>
        </w:tc>
        <w:tc>
          <w:tcPr>
            <w:tcW w:w="7797" w:type="dxa"/>
          </w:tcPr>
          <w:p w14:paraId="5C6201DB" w14:textId="05AC14C5" w:rsidR="00FB64F9" w:rsidRPr="00E02A63" w:rsidRDefault="00FB64F9">
            <w:pPr>
              <w:pStyle w:val="Heading3COI"/>
            </w:pPr>
            <w:r w:rsidRPr="00E02A63">
              <w:t xml:space="preserve">Date: </w:t>
            </w:r>
            <w:r w:rsidR="003B6494">
              <w:t>EO System date</w:t>
            </w:r>
            <w:ins w:id="1286" w:author="William Turner" w:date="2024-07-08T11:08:00Z">
              <w:r w:rsidRPr="00E02A63">
                <w:t xml:space="preserve"> (example </w:t>
              </w:r>
            </w:ins>
            <w:r w:rsidRPr="00E02A63">
              <w:t>DD/MM/YYYY)</w:t>
            </w:r>
          </w:p>
        </w:tc>
        <w:tc>
          <w:tcPr>
            <w:tcW w:w="2409" w:type="dxa"/>
          </w:tcPr>
          <w:p w14:paraId="737C13C3" w14:textId="77777777" w:rsidR="00FB64F9" w:rsidRDefault="00FB64F9">
            <w:pPr>
              <w:rPr>
                <w:rFonts w:asciiTheme="minorHAnsi" w:hAnsiTheme="minorHAnsi" w:cstheme="minorHAnsi"/>
                <w:sz w:val="20"/>
                <w:szCs w:val="20"/>
              </w:rPr>
            </w:pPr>
            <w:r w:rsidRPr="00E02A63">
              <w:rPr>
                <w:rFonts w:asciiTheme="minorHAnsi" w:hAnsiTheme="minorHAnsi" w:cstheme="minorHAnsi"/>
                <w:sz w:val="20"/>
                <w:szCs w:val="20"/>
              </w:rPr>
              <w:t xml:space="preserve">Always </w:t>
            </w:r>
            <w:commentRangeStart w:id="1287"/>
            <w:commentRangeStart w:id="1288"/>
            <w:r w:rsidRPr="00E02A63">
              <w:rPr>
                <w:rFonts w:asciiTheme="minorHAnsi" w:hAnsiTheme="minorHAnsi" w:cstheme="minorHAnsi"/>
                <w:sz w:val="20"/>
                <w:szCs w:val="20"/>
              </w:rPr>
              <w:t>display</w:t>
            </w:r>
            <w:commentRangeEnd w:id="1287"/>
            <w:r>
              <w:rPr>
                <w:rStyle w:val="CommentReference"/>
                <w:rFonts w:asciiTheme="minorHAnsi" w:hAnsiTheme="minorHAnsi" w:cstheme="minorHAnsi"/>
                <w:sz w:val="20"/>
                <w:szCs w:val="20"/>
              </w:rPr>
              <w:commentReference w:id="1287"/>
            </w:r>
            <w:commentRangeEnd w:id="1288"/>
            <w:r>
              <w:rPr>
                <w:rStyle w:val="CommentReference"/>
                <w:rFonts w:asciiTheme="minorHAnsi" w:hAnsiTheme="minorHAnsi" w:cstheme="minorHAnsi"/>
                <w:sz w:val="20"/>
                <w:szCs w:val="20"/>
              </w:rPr>
              <w:commentReference w:id="1288"/>
            </w:r>
          </w:p>
          <w:p w14:paraId="5299E221" w14:textId="77777777" w:rsidR="003B6494" w:rsidRDefault="003B6494">
            <w:pPr>
              <w:rPr>
                <w:rFonts w:asciiTheme="minorHAnsi" w:hAnsiTheme="minorHAnsi" w:cstheme="minorHAnsi"/>
                <w:sz w:val="20"/>
                <w:szCs w:val="20"/>
              </w:rPr>
            </w:pPr>
          </w:p>
          <w:p w14:paraId="36EE22B3" w14:textId="3EE561CE" w:rsidR="003B6494" w:rsidRPr="00E02A63" w:rsidRDefault="007A6F7B">
            <w:pPr>
              <w:rPr>
                <w:rFonts w:asciiTheme="minorHAnsi" w:hAnsiTheme="minorHAnsi" w:cstheme="minorHAnsi"/>
                <w:sz w:val="20"/>
                <w:szCs w:val="20"/>
              </w:rPr>
            </w:pPr>
            <w:r>
              <w:rPr>
                <w:rFonts w:asciiTheme="minorHAnsi" w:hAnsiTheme="minorHAnsi" w:cstheme="minorHAnsi"/>
                <w:sz w:val="20"/>
                <w:szCs w:val="20"/>
              </w:rPr>
              <w:t xml:space="preserve">Note: </w:t>
            </w:r>
            <w:r w:rsidR="003B6494">
              <w:rPr>
                <w:rFonts w:asciiTheme="minorHAnsi" w:hAnsiTheme="minorHAnsi" w:cstheme="minorHAnsi"/>
                <w:sz w:val="20"/>
                <w:szCs w:val="20"/>
              </w:rPr>
              <w:t>This is the date document gets generated once EO gets a request to generat</w:t>
            </w:r>
            <w:r>
              <w:rPr>
                <w:rFonts w:asciiTheme="minorHAnsi" w:hAnsiTheme="minorHAnsi" w:cstheme="minorHAnsi"/>
                <w:sz w:val="20"/>
                <w:szCs w:val="20"/>
              </w:rPr>
              <w:t>.</w:t>
            </w:r>
          </w:p>
        </w:tc>
        <w:tc>
          <w:tcPr>
            <w:tcW w:w="1701" w:type="dxa"/>
          </w:tcPr>
          <w:p w14:paraId="68B5F555" w14:textId="77777777" w:rsidR="00FB64F9" w:rsidRPr="00576509" w:rsidRDefault="00FB64F9">
            <w:pPr>
              <w:rPr>
                <w:rFonts w:asciiTheme="minorHAnsi" w:hAnsiTheme="minorHAnsi" w:cstheme="minorHAnsi"/>
                <w:sz w:val="20"/>
                <w:szCs w:val="20"/>
              </w:rPr>
            </w:pPr>
            <w:r w:rsidRPr="00E02A63">
              <w:rPr>
                <w:rFonts w:asciiTheme="minorHAnsi" w:hAnsiTheme="minorHAnsi" w:cstheme="minorHAnsi"/>
                <w:sz w:val="20"/>
                <w:szCs w:val="20"/>
              </w:rPr>
              <w:t>Bodycopy_COI</w:t>
            </w:r>
          </w:p>
        </w:tc>
      </w:tr>
    </w:tbl>
    <w:p w14:paraId="6BC08AEC" w14:textId="77777777" w:rsidR="000B5998" w:rsidDel="00FA6859" w:rsidRDefault="000B5998" w:rsidP="003655DE">
      <w:pPr>
        <w:rPr>
          <w:del w:id="1291" w:author="Andrew Froude" w:date="2024-08-02T09:17:00Z" w16du:dateUtc="2024-08-01T23:17:00Z"/>
          <w:rFonts w:asciiTheme="minorHAnsi" w:hAnsiTheme="minorHAnsi" w:cstheme="minorHAnsi"/>
        </w:rPr>
      </w:pPr>
    </w:p>
    <w:p w14:paraId="03AA9535" w14:textId="77777777" w:rsidR="000C06FB" w:rsidDel="00FA6859" w:rsidRDefault="000C06FB" w:rsidP="003655DE">
      <w:pPr>
        <w:rPr>
          <w:del w:id="1292" w:author="Andrew Froude" w:date="2024-08-02T09:17:00Z" w16du:dateUtc="2024-08-01T23:17:00Z"/>
          <w:rFonts w:asciiTheme="minorHAnsi" w:hAnsiTheme="minorHAnsi" w:cstheme="minorHAnsi"/>
        </w:rPr>
      </w:pPr>
    </w:p>
    <w:p w14:paraId="3E284E0E" w14:textId="77777777" w:rsidR="000C06FB" w:rsidRPr="00720F8E" w:rsidDel="00FA6859" w:rsidRDefault="000C06FB" w:rsidP="003655DE">
      <w:pPr>
        <w:rPr>
          <w:del w:id="1293" w:author="Andrew Froude" w:date="2024-08-02T09:17:00Z" w16du:dateUtc="2024-08-01T23:17:00Z"/>
          <w:rFonts w:asciiTheme="minorHAnsi" w:hAnsiTheme="minorHAnsi" w:cstheme="minorHAnsi"/>
        </w:rPr>
      </w:pPr>
    </w:p>
    <w:p w14:paraId="5F60B9E5" w14:textId="77777777" w:rsidR="000C06FB" w:rsidRPr="00720F8E" w:rsidRDefault="000C06FB">
      <w:pPr>
        <w:rPr>
          <w:rFonts w:asciiTheme="minorHAnsi" w:hAnsiTheme="minorHAnsi" w:cstheme="minorHAnsi"/>
        </w:rPr>
        <w:pPrChange w:id="1294" w:author="Andrew Froude" w:date="2024-08-02T09:17:00Z" w16du:dateUtc="2024-08-01T23:17:00Z">
          <w:pPr>
            <w:jc w:val="center"/>
          </w:pPr>
        </w:pPrChange>
      </w:pPr>
      <w:bookmarkStart w:id="1295" w:name="_Toc143871476"/>
    </w:p>
    <w:p w14:paraId="2D81709A" w14:textId="115329C5" w:rsidR="00FA6859" w:rsidRDefault="00FA6859">
      <w:pPr>
        <w:rPr>
          <w:ins w:id="1296" w:author="Andrew Froude" w:date="2024-08-02T09:17:00Z" w16du:dateUtc="2024-08-01T23:17:00Z"/>
          <w:rFonts w:asciiTheme="minorHAnsi" w:eastAsia="Times New Roman" w:hAnsiTheme="minorHAnsi" w:cstheme="minorHAnsi"/>
          <w:b/>
          <w:bCs/>
          <w:kern w:val="0"/>
          <w:sz w:val="22"/>
          <w:szCs w:val="22"/>
          <w14:ligatures w14:val="none"/>
        </w:rPr>
      </w:pPr>
      <w:ins w:id="1297" w:author="Andrew Froude" w:date="2024-08-02T09:17:00Z" w16du:dateUtc="2024-08-01T23:17:00Z">
        <w:r>
          <w:rPr>
            <w:rFonts w:asciiTheme="minorHAnsi" w:hAnsiTheme="minorHAnsi" w:cstheme="minorHAnsi"/>
          </w:rPr>
          <w:br w:type="page"/>
        </w:r>
      </w:ins>
    </w:p>
    <w:p w14:paraId="1CC86E6B" w14:textId="78217ED9" w:rsidR="000C06FB" w:rsidRPr="00E71ABA" w:rsidRDefault="000C06FB">
      <w:pPr>
        <w:pStyle w:val="Heading4"/>
        <w:pPrChange w:id="1298" w:author="Andrew Froude" w:date="2024-08-02T09:18:00Z" w16du:dateUtc="2024-08-01T23:18:00Z">
          <w:pPr>
            <w:pStyle w:val="Heading2"/>
          </w:pPr>
        </w:pPrChange>
      </w:pPr>
      <w:r w:rsidRPr="00720F8E">
        <w:lastRenderedPageBreak/>
        <w:t>Your payment summary (ALL)</w:t>
      </w:r>
      <w:r w:rsidR="00C7321C">
        <w:t xml:space="preserve"> Left Column</w:t>
      </w:r>
    </w:p>
    <w:p w14:paraId="5040CBBF" w14:textId="6E5374F3" w:rsidR="000C06FB" w:rsidRPr="00720F8E" w:rsidRDefault="000C06FB" w:rsidP="000C06FB">
      <w:pPr>
        <w:jc w:val="center"/>
        <w:rPr>
          <w:rFonts w:asciiTheme="minorHAnsi" w:hAnsiTheme="minorHAnsi" w:cstheme="minorHAnsi"/>
        </w:rPr>
      </w:pPr>
    </w:p>
    <w:p w14:paraId="60D54629" w14:textId="3BB30532" w:rsidR="000C06FB" w:rsidRPr="00720F8E" w:rsidRDefault="00FF5954" w:rsidP="000C06FB">
      <w:pPr>
        <w:jc w:val="center"/>
        <w:rPr>
          <w:rFonts w:asciiTheme="minorHAnsi" w:hAnsiTheme="minorHAnsi" w:cstheme="minorHAnsi"/>
        </w:rPr>
      </w:pPr>
      <w:ins w:id="1299" w:author="Andrew Froude" w:date="2024-08-02T10:53:00Z" w16du:dateUtc="2024-08-02T00:53:00Z">
        <w:r w:rsidRPr="00E02A63">
          <w:rPr>
            <w:noProof/>
            <w14:ligatures w14:val="none"/>
            <w:rPrChange w:id="1300" w:author="Sue Simnor (EXT Idiom)" w:date="2024-08-13T18:37:00Z" w16du:dateUtc="2024-08-13T08:37:00Z">
              <w:rPr>
                <w:noProof/>
                <w:highlight w:val="yellow"/>
                <w14:ligatures w14:val="none"/>
              </w:rPr>
            </w:rPrChange>
          </w:rPr>
          <mc:AlternateContent>
            <mc:Choice Requires="wps">
              <w:drawing>
                <wp:anchor distT="0" distB="0" distL="114300" distR="114300" simplePos="0" relativeHeight="251658276" behindDoc="0" locked="0" layoutInCell="1" allowOverlap="1" wp14:anchorId="7993D2B9" wp14:editId="2EA7E0D5">
                  <wp:simplePos x="0" y="0"/>
                  <wp:positionH relativeFrom="column">
                    <wp:posOffset>3315879</wp:posOffset>
                  </wp:positionH>
                  <wp:positionV relativeFrom="paragraph">
                    <wp:posOffset>1862998</wp:posOffset>
                  </wp:positionV>
                  <wp:extent cx="2275840" cy="223067"/>
                  <wp:effectExtent l="0" t="0" r="10160" b="18415"/>
                  <wp:wrapNone/>
                  <wp:docPr id="1149620144" name="Rectangle 15"/>
                  <wp:cNvGraphicFramePr/>
                  <a:graphic xmlns:a="http://schemas.openxmlformats.org/drawingml/2006/main">
                    <a:graphicData uri="http://schemas.microsoft.com/office/word/2010/wordprocessingShape">
                      <wps:wsp>
                        <wps:cNvSpPr/>
                        <wps:spPr>
                          <a:xfrm>
                            <a:off x="0" y="0"/>
                            <a:ext cx="2275840" cy="223067"/>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D8405E" w14:textId="772DEAAA" w:rsidR="006274A9" w:rsidRPr="00A563C5" w:rsidRDefault="006274A9">
                              <w:pPr>
                                <w:jc w:val="right"/>
                                <w:rPr>
                                  <w:color w:val="FF0000"/>
                                  <w:sz w:val="16"/>
                                  <w:szCs w:val="16"/>
                                  <w:lang w:val="en-AU"/>
                                  <w:rPrChange w:id="1301" w:author="Andrew Froude" w:date="2024-08-02T08:46:00Z" w16du:dateUtc="2024-08-01T22:46:00Z">
                                    <w:rPr/>
                                  </w:rPrChange>
                                </w:rPr>
                                <w:pPrChange w:id="1302" w:author="Andrew Froude" w:date="2024-08-02T09:43:00Z" w16du:dateUtc="2024-08-01T23:43:00Z">
                                  <w:pPr/>
                                </w:pPrChange>
                              </w:pPr>
                              <w:ins w:id="1303" w:author="Andrew Froude" w:date="2024-08-02T09:22:00Z" w16du:dateUtc="2024-08-01T23:22:00Z">
                                <w:r>
                                  <w:rPr>
                                    <w:color w:val="FF0000"/>
                                    <w:sz w:val="16"/>
                                    <w:szCs w:val="16"/>
                                    <w:lang w:val="en-AU"/>
                                  </w:rPr>
                                  <w:t>PS</w:t>
                                </w:r>
                              </w:ins>
                              <w:ins w:id="1304" w:author="Andrew Froude" w:date="2024-08-02T09:13:00Z" w16du:dateUtc="2024-08-01T23:13:00Z">
                                <w:r>
                                  <w:rPr>
                                    <w:color w:val="FF0000"/>
                                    <w:sz w:val="16"/>
                                    <w:szCs w:val="16"/>
                                    <w:lang w:val="en-AU"/>
                                  </w:rPr>
                                  <w:t xml:space="preserve"> </w:t>
                                </w:r>
                              </w:ins>
                              <w:r w:rsidR="00FF5954">
                                <w:rPr>
                                  <w:color w:val="FF0000"/>
                                  <w:sz w:val="16"/>
                                  <w:szCs w:val="16"/>
                                  <w:lang w:val="en-AU"/>
                                </w:rPr>
                                <w:t>6</w:t>
                              </w:r>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3D2B9" id="_x0000_s1032" style="position:absolute;left:0;text-align:left;margin-left:261.1pt;margin-top:146.7pt;width:179.2pt;height:17.5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" filled="f" strokecolor="red">
                  <v:textbox inset="2.5mm,0,,0">
                    <w:txbxContent>
                      <w:p w14:paraId="18D8405E" w14:textId="772DEAAA" w:rsidR="006274A9" w:rsidRPr="00A563C5" w:rsidRDefault="006274A9">
                        <w:pPr>
                          <w:jc w:val="right"/>
                          <w:rPr>
                            <w:color w:val="FF0000"/>
                            <w:sz w:val="16"/>
                            <w:szCs w:val="16"/>
                            <w:lang w:val="en-AU"/>
                            <w:rPrChange w:id="1305" w:author="Andrew Froude" w:date="2024-08-02T08:46:00Z" w16du:dateUtc="2024-08-01T22:46:00Z">
                              <w:rPr/>
                            </w:rPrChange>
                          </w:rPr>
                          <w:pPrChange w:id="1306" w:author="Andrew Froude" w:date="2024-08-02T09:43:00Z" w16du:dateUtc="2024-08-01T23:43:00Z">
                            <w:pPr/>
                          </w:pPrChange>
                        </w:pPr>
                        <w:ins w:id="1307" w:author="Andrew Froude" w:date="2024-08-02T09:22:00Z" w16du:dateUtc="2024-08-01T23:22:00Z">
                          <w:r>
                            <w:rPr>
                              <w:color w:val="FF0000"/>
                              <w:sz w:val="16"/>
                              <w:szCs w:val="16"/>
                              <w:lang w:val="en-AU"/>
                            </w:rPr>
                            <w:t>PS</w:t>
                          </w:r>
                        </w:ins>
                        <w:ins w:id="1308" w:author="Andrew Froude" w:date="2024-08-02T09:13:00Z" w16du:dateUtc="2024-08-01T23:13:00Z">
                          <w:r>
                            <w:rPr>
                              <w:color w:val="FF0000"/>
                              <w:sz w:val="16"/>
                              <w:szCs w:val="16"/>
                              <w:lang w:val="en-AU"/>
                            </w:rPr>
                            <w:t xml:space="preserve"> </w:t>
                          </w:r>
                        </w:ins>
                        <w:r w:rsidR="00FF5954">
                          <w:rPr>
                            <w:color w:val="FF0000"/>
                            <w:sz w:val="16"/>
                            <w:szCs w:val="16"/>
                            <w:lang w:val="en-AU"/>
                          </w:rPr>
                          <w:t>6</w:t>
                        </w:r>
                      </w:p>
                    </w:txbxContent>
                  </v:textbox>
                </v:rect>
              </w:pict>
            </mc:Fallback>
          </mc:AlternateContent>
        </w:r>
      </w:ins>
      <w:ins w:id="1309" w:author="Andrew Froude" w:date="2024-08-02T10:54:00Z" w16du:dateUtc="2024-08-02T00:54:00Z">
        <w:r w:rsidRPr="00E02A63">
          <w:rPr>
            <w:noProof/>
            <w14:ligatures w14:val="none"/>
            <w:rPrChange w:id="1310" w:author="Sue Simnor (EXT Idiom)" w:date="2024-08-13T18:37:00Z" w16du:dateUtc="2024-08-13T08:37:00Z">
              <w:rPr>
                <w:noProof/>
                <w:highlight w:val="yellow"/>
                <w14:ligatures w14:val="none"/>
              </w:rPr>
            </w:rPrChange>
          </w:rPr>
          <mc:AlternateContent>
            <mc:Choice Requires="wps">
              <w:drawing>
                <wp:anchor distT="0" distB="0" distL="114300" distR="114300" simplePos="0" relativeHeight="251658289" behindDoc="0" locked="0" layoutInCell="1" allowOverlap="1" wp14:anchorId="7C0823D0" wp14:editId="4D175A4A">
                  <wp:simplePos x="0" y="0"/>
                  <wp:positionH relativeFrom="column">
                    <wp:posOffset>5912122</wp:posOffset>
                  </wp:positionH>
                  <wp:positionV relativeFrom="paragraph">
                    <wp:posOffset>2083707</wp:posOffset>
                  </wp:positionV>
                  <wp:extent cx="2275840" cy="365942"/>
                  <wp:effectExtent l="0" t="0" r="10160" b="15240"/>
                  <wp:wrapNone/>
                  <wp:docPr id="1150394658" name="Rectangle 15"/>
                  <wp:cNvGraphicFramePr/>
                  <a:graphic xmlns:a="http://schemas.openxmlformats.org/drawingml/2006/main">
                    <a:graphicData uri="http://schemas.microsoft.com/office/word/2010/wordprocessingShape">
                      <wps:wsp>
                        <wps:cNvSpPr/>
                        <wps:spPr>
                          <a:xfrm>
                            <a:off x="0" y="0"/>
                            <a:ext cx="2275840" cy="365942"/>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50B49F" w14:textId="1C939A6F" w:rsidR="00FF5954" w:rsidRPr="00A563C5" w:rsidRDefault="00FF5954">
                              <w:pPr>
                                <w:jc w:val="right"/>
                                <w:rPr>
                                  <w:color w:val="FF0000"/>
                                  <w:sz w:val="16"/>
                                  <w:szCs w:val="16"/>
                                  <w:lang w:val="en-AU"/>
                                  <w:rPrChange w:id="1311" w:author="Andrew Froude" w:date="2024-08-02T08:46:00Z" w16du:dateUtc="2024-08-01T22:46:00Z">
                                    <w:rPr/>
                                  </w:rPrChange>
                                </w:rPr>
                                <w:pPrChange w:id="1312" w:author="Andrew Froude" w:date="2024-08-02T09:43:00Z" w16du:dateUtc="2024-08-01T23:43:00Z">
                                  <w:pPr/>
                                </w:pPrChange>
                              </w:pPr>
                              <w:ins w:id="1313" w:author="Andrew Froude" w:date="2024-08-02T09:22:00Z" w16du:dateUtc="2024-08-01T23:22:00Z">
                                <w:r>
                                  <w:rPr>
                                    <w:color w:val="FF0000"/>
                                    <w:sz w:val="16"/>
                                    <w:szCs w:val="16"/>
                                    <w:lang w:val="en-AU"/>
                                  </w:rPr>
                                  <w:t>PS</w:t>
                                </w:r>
                              </w:ins>
                              <w:ins w:id="1314" w:author="Andrew Froude" w:date="2024-08-02T09:13:00Z" w16du:dateUtc="2024-08-01T23:13:00Z">
                                <w:r>
                                  <w:rPr>
                                    <w:color w:val="FF0000"/>
                                    <w:sz w:val="16"/>
                                    <w:szCs w:val="16"/>
                                    <w:lang w:val="en-AU"/>
                                  </w:rPr>
                                  <w:t xml:space="preserve"> </w:t>
                                </w:r>
                              </w:ins>
                              <w:r>
                                <w:rPr>
                                  <w:color w:val="FF0000"/>
                                  <w:sz w:val="16"/>
                                  <w:szCs w:val="16"/>
                                  <w:lang w:val="en-AU"/>
                                </w:rPr>
                                <w:t>7</w:t>
                              </w:r>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823D0" id="_x0000_s1033" style="position:absolute;left:0;text-align:left;margin-left:465.5pt;margin-top:164.05pt;width:179.2pt;height:28.8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" filled="f" strokecolor="red">
                  <v:textbox inset="2.5mm,0,,0">
                    <w:txbxContent>
                      <w:p w14:paraId="7750B49F" w14:textId="1C939A6F" w:rsidR="00FF5954" w:rsidRPr="00A563C5" w:rsidRDefault="00FF5954">
                        <w:pPr>
                          <w:jc w:val="right"/>
                          <w:rPr>
                            <w:color w:val="FF0000"/>
                            <w:sz w:val="16"/>
                            <w:szCs w:val="16"/>
                            <w:lang w:val="en-AU"/>
                            <w:rPrChange w:id="1315" w:author="Andrew Froude" w:date="2024-08-02T08:46:00Z" w16du:dateUtc="2024-08-01T22:46:00Z">
                              <w:rPr/>
                            </w:rPrChange>
                          </w:rPr>
                          <w:pPrChange w:id="1316" w:author="Andrew Froude" w:date="2024-08-02T09:43:00Z" w16du:dateUtc="2024-08-01T23:43:00Z">
                            <w:pPr/>
                          </w:pPrChange>
                        </w:pPr>
                        <w:ins w:id="1317" w:author="Andrew Froude" w:date="2024-08-02T09:22:00Z" w16du:dateUtc="2024-08-01T23:22:00Z">
                          <w:r>
                            <w:rPr>
                              <w:color w:val="FF0000"/>
                              <w:sz w:val="16"/>
                              <w:szCs w:val="16"/>
                              <w:lang w:val="en-AU"/>
                            </w:rPr>
                            <w:t>PS</w:t>
                          </w:r>
                        </w:ins>
                        <w:ins w:id="1318" w:author="Andrew Froude" w:date="2024-08-02T09:13:00Z" w16du:dateUtc="2024-08-01T23:13:00Z">
                          <w:r>
                            <w:rPr>
                              <w:color w:val="FF0000"/>
                              <w:sz w:val="16"/>
                              <w:szCs w:val="16"/>
                              <w:lang w:val="en-AU"/>
                            </w:rPr>
                            <w:t xml:space="preserve"> </w:t>
                          </w:r>
                        </w:ins>
                        <w:r>
                          <w:rPr>
                            <w:color w:val="FF0000"/>
                            <w:sz w:val="16"/>
                            <w:szCs w:val="16"/>
                            <w:lang w:val="en-AU"/>
                          </w:rPr>
                          <w:t>7</w:t>
                        </w:r>
                      </w:p>
                    </w:txbxContent>
                  </v:textbox>
                </v:rect>
              </w:pict>
            </mc:Fallback>
          </mc:AlternateContent>
        </w:r>
        <w:r w:rsidRPr="00E02A63">
          <w:rPr>
            <w:noProof/>
            <w14:ligatures w14:val="none"/>
            <w:rPrChange w:id="1319" w:author="Sue Simnor (EXT Idiom)" w:date="2024-08-13T18:37:00Z" w16du:dateUtc="2024-08-13T08:37:00Z">
              <w:rPr>
                <w:noProof/>
                <w:highlight w:val="yellow"/>
                <w14:ligatures w14:val="none"/>
              </w:rPr>
            </w:rPrChange>
          </w:rPr>
          <mc:AlternateContent>
            <mc:Choice Requires="wps">
              <w:drawing>
                <wp:anchor distT="0" distB="0" distL="114300" distR="114300" simplePos="0" relativeHeight="251658277" behindDoc="0" locked="0" layoutInCell="1" allowOverlap="1" wp14:anchorId="29DA25E1" wp14:editId="69B9DD11">
                  <wp:simplePos x="0" y="0"/>
                  <wp:positionH relativeFrom="column">
                    <wp:posOffset>5912122</wp:posOffset>
                  </wp:positionH>
                  <wp:positionV relativeFrom="paragraph">
                    <wp:posOffset>1863271</wp:posOffset>
                  </wp:positionV>
                  <wp:extent cx="2275840" cy="222795"/>
                  <wp:effectExtent l="0" t="0" r="10160" b="19050"/>
                  <wp:wrapNone/>
                  <wp:docPr id="1701083007" name="Rectangle 15"/>
                  <wp:cNvGraphicFramePr/>
                  <a:graphic xmlns:a="http://schemas.openxmlformats.org/drawingml/2006/main">
                    <a:graphicData uri="http://schemas.microsoft.com/office/word/2010/wordprocessingShape">
                      <wps:wsp>
                        <wps:cNvSpPr/>
                        <wps:spPr>
                          <a:xfrm>
                            <a:off x="0" y="0"/>
                            <a:ext cx="2275840" cy="222795"/>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A8C76C" w14:textId="77777777" w:rsidR="006274A9" w:rsidRPr="00A563C5" w:rsidRDefault="006274A9">
                              <w:pPr>
                                <w:jc w:val="right"/>
                                <w:rPr>
                                  <w:color w:val="FF0000"/>
                                  <w:sz w:val="16"/>
                                  <w:szCs w:val="16"/>
                                  <w:lang w:val="en-AU"/>
                                  <w:rPrChange w:id="1320" w:author="Andrew Froude" w:date="2024-08-02T08:46:00Z" w16du:dateUtc="2024-08-01T22:46:00Z">
                                    <w:rPr/>
                                  </w:rPrChange>
                                </w:rPr>
                                <w:pPrChange w:id="1321" w:author="Andrew Froude" w:date="2024-08-02T09:43:00Z" w16du:dateUtc="2024-08-01T23:43:00Z">
                                  <w:pPr/>
                                </w:pPrChange>
                              </w:pPr>
                              <w:ins w:id="1322" w:author="Andrew Froude" w:date="2024-08-02T09:22:00Z" w16du:dateUtc="2024-08-01T23:22:00Z">
                                <w:r>
                                  <w:rPr>
                                    <w:color w:val="FF0000"/>
                                    <w:sz w:val="16"/>
                                    <w:szCs w:val="16"/>
                                    <w:lang w:val="en-AU"/>
                                  </w:rPr>
                                  <w:t>PS</w:t>
                                </w:r>
                              </w:ins>
                              <w:ins w:id="1323" w:author="Andrew Froude" w:date="2024-08-02T09:13:00Z" w16du:dateUtc="2024-08-01T23:13:00Z">
                                <w:r>
                                  <w:rPr>
                                    <w:color w:val="FF0000"/>
                                    <w:sz w:val="16"/>
                                    <w:szCs w:val="16"/>
                                    <w:lang w:val="en-AU"/>
                                  </w:rPr>
                                  <w:t xml:space="preserve"> </w:t>
                                </w:r>
                              </w:ins>
                              <w:ins w:id="1324" w:author="Andrew Froude" w:date="2024-08-02T10:53:00Z" w16du:dateUtc="2024-08-02T00:53:00Z">
                                <w:r>
                                  <w:rPr>
                                    <w:color w:val="FF0000"/>
                                    <w:sz w:val="16"/>
                                    <w:szCs w:val="16"/>
                                    <w:lang w:val="en-AU"/>
                                  </w:rPr>
                                  <w:t>6</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A25E1" id="_x0000_s1034" style="position:absolute;left:0;text-align:left;margin-left:465.5pt;margin-top:146.7pt;width:179.2pt;height:17.5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" filled="f" strokecolor="red">
                  <v:textbox inset="2.5mm,0,,0">
                    <w:txbxContent>
                      <w:p w14:paraId="69A8C76C" w14:textId="77777777" w:rsidR="006274A9" w:rsidRPr="00A563C5" w:rsidRDefault="006274A9">
                        <w:pPr>
                          <w:jc w:val="right"/>
                          <w:rPr>
                            <w:color w:val="FF0000"/>
                            <w:sz w:val="16"/>
                            <w:szCs w:val="16"/>
                            <w:lang w:val="en-AU"/>
                            <w:rPrChange w:id="1325" w:author="Andrew Froude" w:date="2024-08-02T08:46:00Z" w16du:dateUtc="2024-08-01T22:46:00Z">
                              <w:rPr/>
                            </w:rPrChange>
                          </w:rPr>
                          <w:pPrChange w:id="1326" w:author="Andrew Froude" w:date="2024-08-02T09:43:00Z" w16du:dateUtc="2024-08-01T23:43:00Z">
                            <w:pPr/>
                          </w:pPrChange>
                        </w:pPr>
                        <w:ins w:id="1327" w:author="Andrew Froude" w:date="2024-08-02T09:22:00Z" w16du:dateUtc="2024-08-01T23:22:00Z">
                          <w:r>
                            <w:rPr>
                              <w:color w:val="FF0000"/>
                              <w:sz w:val="16"/>
                              <w:szCs w:val="16"/>
                              <w:lang w:val="en-AU"/>
                            </w:rPr>
                            <w:t>PS</w:t>
                          </w:r>
                        </w:ins>
                        <w:ins w:id="1328" w:author="Andrew Froude" w:date="2024-08-02T09:13:00Z" w16du:dateUtc="2024-08-01T23:13:00Z">
                          <w:r>
                            <w:rPr>
                              <w:color w:val="FF0000"/>
                              <w:sz w:val="16"/>
                              <w:szCs w:val="16"/>
                              <w:lang w:val="en-AU"/>
                            </w:rPr>
                            <w:t xml:space="preserve"> </w:t>
                          </w:r>
                        </w:ins>
                        <w:ins w:id="1329" w:author="Andrew Froude" w:date="2024-08-02T10:53:00Z" w16du:dateUtc="2024-08-02T00:53:00Z">
                          <w:r>
                            <w:rPr>
                              <w:color w:val="FF0000"/>
                              <w:sz w:val="16"/>
                              <w:szCs w:val="16"/>
                              <w:lang w:val="en-AU"/>
                            </w:rPr>
                            <w:t>6</w:t>
                          </w:r>
                        </w:ins>
                      </w:p>
                    </w:txbxContent>
                  </v:textbox>
                </v:rect>
              </w:pict>
            </mc:Fallback>
          </mc:AlternateContent>
        </w:r>
      </w:ins>
      <w:ins w:id="1330" w:author="Andrew Froude" w:date="2024-08-02T10:38:00Z" w16du:dateUtc="2024-08-02T00:38:00Z">
        <w:r w:rsidR="006274A9" w:rsidRPr="00E02A63">
          <w:rPr>
            <w:noProof/>
            <w14:ligatures w14:val="none"/>
            <w:rPrChange w:id="1331" w:author="Sue Simnor (EXT Idiom)" w:date="2024-08-13T18:37:00Z" w16du:dateUtc="2024-08-13T08:37:00Z">
              <w:rPr>
                <w:noProof/>
                <w:highlight w:val="yellow"/>
                <w14:ligatures w14:val="none"/>
              </w:rPr>
            </w:rPrChange>
          </w:rPr>
          <mc:AlternateContent>
            <mc:Choice Requires="wps">
              <w:drawing>
                <wp:anchor distT="0" distB="0" distL="114300" distR="114300" simplePos="0" relativeHeight="251658275" behindDoc="0" locked="0" layoutInCell="1" allowOverlap="1" wp14:anchorId="3DD9D9E0" wp14:editId="362AB9A1">
                  <wp:simplePos x="0" y="0"/>
                  <wp:positionH relativeFrom="column">
                    <wp:posOffset>5903958</wp:posOffset>
                  </wp:positionH>
                  <wp:positionV relativeFrom="paragraph">
                    <wp:posOffset>1659164</wp:posOffset>
                  </wp:positionV>
                  <wp:extent cx="2275840" cy="204107"/>
                  <wp:effectExtent l="0" t="0" r="10160" b="12065"/>
                  <wp:wrapNone/>
                  <wp:docPr id="1315321719" name="Rectangle 15"/>
                  <wp:cNvGraphicFramePr/>
                  <a:graphic xmlns:a="http://schemas.openxmlformats.org/drawingml/2006/main">
                    <a:graphicData uri="http://schemas.microsoft.com/office/word/2010/wordprocessingShape">
                      <wps:wsp>
                        <wps:cNvSpPr/>
                        <wps:spPr>
                          <a:xfrm>
                            <a:off x="0" y="0"/>
                            <a:ext cx="2275840" cy="204107"/>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EBB208" w14:textId="77777777" w:rsidR="00CE6605" w:rsidRPr="00A563C5" w:rsidRDefault="00CE6605">
                              <w:pPr>
                                <w:jc w:val="right"/>
                                <w:rPr>
                                  <w:color w:val="FF0000"/>
                                  <w:sz w:val="16"/>
                                  <w:szCs w:val="16"/>
                                  <w:lang w:val="en-AU"/>
                                  <w:rPrChange w:id="1332" w:author="Andrew Froude" w:date="2024-08-02T08:46:00Z" w16du:dateUtc="2024-08-01T22:46:00Z">
                                    <w:rPr/>
                                  </w:rPrChange>
                                </w:rPr>
                                <w:pPrChange w:id="1333" w:author="Andrew Froude" w:date="2024-08-02T09:43:00Z" w16du:dateUtc="2024-08-01T23:43:00Z">
                                  <w:pPr/>
                                </w:pPrChange>
                              </w:pPr>
                              <w:ins w:id="1334" w:author="Andrew Froude" w:date="2024-08-02T09:22:00Z" w16du:dateUtc="2024-08-01T23:22:00Z">
                                <w:r>
                                  <w:rPr>
                                    <w:color w:val="FF0000"/>
                                    <w:sz w:val="16"/>
                                    <w:szCs w:val="16"/>
                                    <w:lang w:val="en-AU"/>
                                  </w:rPr>
                                  <w:t>PS</w:t>
                                </w:r>
                              </w:ins>
                              <w:ins w:id="1335" w:author="Andrew Froude" w:date="2024-08-02T09:13:00Z" w16du:dateUtc="2024-08-01T23:13:00Z">
                                <w:r>
                                  <w:rPr>
                                    <w:color w:val="FF0000"/>
                                    <w:sz w:val="16"/>
                                    <w:szCs w:val="16"/>
                                    <w:lang w:val="en-AU"/>
                                  </w:rPr>
                                  <w:t xml:space="preserve"> </w:t>
                                </w:r>
                              </w:ins>
                              <w:ins w:id="1336" w:author="Andrew Froude" w:date="2024-08-02T10:37:00Z" w16du:dateUtc="2024-08-02T00:37:00Z">
                                <w:r>
                                  <w:rPr>
                                    <w:color w:val="FF0000"/>
                                    <w:sz w:val="16"/>
                                    <w:szCs w:val="16"/>
                                    <w:lang w:val="en-AU"/>
                                  </w:rPr>
                                  <w:t>5</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9D9E0" id="_x0000_s1035" style="position:absolute;left:0;text-align:left;margin-left:464.9pt;margin-top:130.65pt;width:179.2pt;height:16.0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" filled="f" strokecolor="red">
                  <v:textbox inset="2.5mm,0,,0">
                    <w:txbxContent>
                      <w:p w14:paraId="2EEBB208" w14:textId="77777777" w:rsidR="00CE6605" w:rsidRPr="00A563C5" w:rsidRDefault="00CE6605">
                        <w:pPr>
                          <w:jc w:val="right"/>
                          <w:rPr>
                            <w:color w:val="FF0000"/>
                            <w:sz w:val="16"/>
                            <w:szCs w:val="16"/>
                            <w:lang w:val="en-AU"/>
                            <w:rPrChange w:id="1337" w:author="Andrew Froude" w:date="2024-08-02T08:46:00Z" w16du:dateUtc="2024-08-01T22:46:00Z">
                              <w:rPr/>
                            </w:rPrChange>
                          </w:rPr>
                          <w:pPrChange w:id="1338" w:author="Andrew Froude" w:date="2024-08-02T09:43:00Z" w16du:dateUtc="2024-08-01T23:43:00Z">
                            <w:pPr/>
                          </w:pPrChange>
                        </w:pPr>
                        <w:ins w:id="1339" w:author="Andrew Froude" w:date="2024-08-02T09:22:00Z" w16du:dateUtc="2024-08-01T23:22:00Z">
                          <w:r>
                            <w:rPr>
                              <w:color w:val="FF0000"/>
                              <w:sz w:val="16"/>
                              <w:szCs w:val="16"/>
                              <w:lang w:val="en-AU"/>
                            </w:rPr>
                            <w:t>PS</w:t>
                          </w:r>
                        </w:ins>
                        <w:ins w:id="1340" w:author="Andrew Froude" w:date="2024-08-02T09:13:00Z" w16du:dateUtc="2024-08-01T23:13:00Z">
                          <w:r>
                            <w:rPr>
                              <w:color w:val="FF0000"/>
                              <w:sz w:val="16"/>
                              <w:szCs w:val="16"/>
                              <w:lang w:val="en-AU"/>
                            </w:rPr>
                            <w:t xml:space="preserve"> </w:t>
                          </w:r>
                        </w:ins>
                        <w:ins w:id="1341" w:author="Andrew Froude" w:date="2024-08-02T10:37:00Z" w16du:dateUtc="2024-08-02T00:37:00Z">
                          <w:r>
                            <w:rPr>
                              <w:color w:val="FF0000"/>
                              <w:sz w:val="16"/>
                              <w:szCs w:val="16"/>
                              <w:lang w:val="en-AU"/>
                            </w:rPr>
                            <w:t>5</w:t>
                          </w:r>
                        </w:ins>
                      </w:p>
                    </w:txbxContent>
                  </v:textbox>
                </v:rect>
              </w:pict>
            </mc:Fallback>
          </mc:AlternateContent>
        </w:r>
      </w:ins>
      <w:ins w:id="1342" w:author="Andrew Froude" w:date="2024-08-02T10:37:00Z" w16du:dateUtc="2024-08-02T00:37:00Z">
        <w:r w:rsidR="006274A9" w:rsidRPr="00E02A63">
          <w:rPr>
            <w:noProof/>
            <w14:ligatures w14:val="none"/>
            <w:rPrChange w:id="1343" w:author="Sue Simnor (EXT Idiom)" w:date="2024-08-13T18:37:00Z" w16du:dateUtc="2024-08-13T08:37:00Z">
              <w:rPr>
                <w:noProof/>
                <w:highlight w:val="yellow"/>
                <w14:ligatures w14:val="none"/>
              </w:rPr>
            </w:rPrChange>
          </w:rPr>
          <mc:AlternateContent>
            <mc:Choice Requires="wps">
              <w:drawing>
                <wp:anchor distT="0" distB="0" distL="114300" distR="114300" simplePos="0" relativeHeight="251658274" behindDoc="0" locked="0" layoutInCell="1" allowOverlap="1" wp14:anchorId="2980F59B" wp14:editId="1EB3299C">
                  <wp:simplePos x="0" y="0"/>
                  <wp:positionH relativeFrom="column">
                    <wp:posOffset>3313627</wp:posOffset>
                  </wp:positionH>
                  <wp:positionV relativeFrom="paragraph">
                    <wp:posOffset>2084377</wp:posOffset>
                  </wp:positionV>
                  <wp:extent cx="2275840" cy="431274"/>
                  <wp:effectExtent l="0" t="0" r="10160" b="13335"/>
                  <wp:wrapNone/>
                  <wp:docPr id="906163517" name="Rectangle 15"/>
                  <wp:cNvGraphicFramePr/>
                  <a:graphic xmlns:a="http://schemas.openxmlformats.org/drawingml/2006/main">
                    <a:graphicData uri="http://schemas.microsoft.com/office/word/2010/wordprocessingShape">
                      <wps:wsp>
                        <wps:cNvSpPr/>
                        <wps:spPr>
                          <a:xfrm>
                            <a:off x="0" y="0"/>
                            <a:ext cx="2275840" cy="431274"/>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F6CA1E" w14:textId="2EA70B58" w:rsidR="00CE6605" w:rsidRPr="00A563C5" w:rsidRDefault="00CE6605">
                              <w:pPr>
                                <w:jc w:val="right"/>
                                <w:rPr>
                                  <w:color w:val="FF0000"/>
                                  <w:sz w:val="16"/>
                                  <w:szCs w:val="16"/>
                                  <w:lang w:val="en-AU"/>
                                  <w:rPrChange w:id="1344" w:author="Andrew Froude" w:date="2024-08-02T08:46:00Z" w16du:dateUtc="2024-08-01T22:46:00Z">
                                    <w:rPr/>
                                  </w:rPrChange>
                                </w:rPr>
                                <w:pPrChange w:id="1345" w:author="Andrew Froude" w:date="2024-08-02T09:43:00Z" w16du:dateUtc="2024-08-01T23:43:00Z">
                                  <w:pPr/>
                                </w:pPrChange>
                              </w:pPr>
                              <w:ins w:id="1346" w:author="Andrew Froude" w:date="2024-08-02T09:22:00Z" w16du:dateUtc="2024-08-01T23:22:00Z">
                                <w:r>
                                  <w:rPr>
                                    <w:color w:val="FF0000"/>
                                    <w:sz w:val="16"/>
                                    <w:szCs w:val="16"/>
                                    <w:lang w:val="en-AU"/>
                                  </w:rPr>
                                  <w:t>PS</w:t>
                                </w:r>
                              </w:ins>
                              <w:ins w:id="1347" w:author="Andrew Froude" w:date="2024-08-02T09:13:00Z" w16du:dateUtc="2024-08-01T23:13:00Z">
                                <w:r>
                                  <w:rPr>
                                    <w:color w:val="FF0000"/>
                                    <w:sz w:val="16"/>
                                    <w:szCs w:val="16"/>
                                    <w:lang w:val="en-AU"/>
                                  </w:rPr>
                                  <w:t xml:space="preserve"> </w:t>
                                </w:r>
                              </w:ins>
                              <w:r w:rsidR="00FF5954">
                                <w:rPr>
                                  <w:color w:val="FF0000"/>
                                  <w:sz w:val="16"/>
                                  <w:szCs w:val="16"/>
                                  <w:lang w:val="en-AU"/>
                                </w:rPr>
                                <w:t>7</w:t>
                              </w:r>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80F59B" id="_x0000_s1036" style="position:absolute;left:0;text-align:left;margin-left:260.9pt;margin-top:164.1pt;width:179.2pt;height:33.9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" filled="f" strokecolor="red">
                  <v:textbox inset="2.5mm,0,,0">
                    <w:txbxContent>
                      <w:p w14:paraId="59F6CA1E" w14:textId="2EA70B58" w:rsidR="00CE6605" w:rsidRPr="00A563C5" w:rsidRDefault="00CE6605">
                        <w:pPr>
                          <w:jc w:val="right"/>
                          <w:rPr>
                            <w:color w:val="FF0000"/>
                            <w:sz w:val="16"/>
                            <w:szCs w:val="16"/>
                            <w:lang w:val="en-AU"/>
                            <w:rPrChange w:id="1348" w:author="Andrew Froude" w:date="2024-08-02T08:46:00Z" w16du:dateUtc="2024-08-01T22:46:00Z">
                              <w:rPr/>
                            </w:rPrChange>
                          </w:rPr>
                          <w:pPrChange w:id="1349" w:author="Andrew Froude" w:date="2024-08-02T09:43:00Z" w16du:dateUtc="2024-08-01T23:43:00Z">
                            <w:pPr/>
                          </w:pPrChange>
                        </w:pPr>
                        <w:ins w:id="1350" w:author="Andrew Froude" w:date="2024-08-02T09:22:00Z" w16du:dateUtc="2024-08-01T23:22:00Z">
                          <w:r>
                            <w:rPr>
                              <w:color w:val="FF0000"/>
                              <w:sz w:val="16"/>
                              <w:szCs w:val="16"/>
                              <w:lang w:val="en-AU"/>
                            </w:rPr>
                            <w:t>PS</w:t>
                          </w:r>
                        </w:ins>
                        <w:ins w:id="1351" w:author="Andrew Froude" w:date="2024-08-02T09:13:00Z" w16du:dateUtc="2024-08-01T23:13:00Z">
                          <w:r>
                            <w:rPr>
                              <w:color w:val="FF0000"/>
                              <w:sz w:val="16"/>
                              <w:szCs w:val="16"/>
                              <w:lang w:val="en-AU"/>
                            </w:rPr>
                            <w:t xml:space="preserve"> </w:t>
                          </w:r>
                        </w:ins>
                        <w:r w:rsidR="00FF5954">
                          <w:rPr>
                            <w:color w:val="FF0000"/>
                            <w:sz w:val="16"/>
                            <w:szCs w:val="16"/>
                            <w:lang w:val="en-AU"/>
                          </w:rPr>
                          <w:t>7</w:t>
                        </w:r>
                      </w:p>
                    </w:txbxContent>
                  </v:textbox>
                </v:rect>
              </w:pict>
            </mc:Fallback>
          </mc:AlternateContent>
        </w:r>
        <w:r w:rsidR="00CE6605" w:rsidRPr="00E02A63">
          <w:rPr>
            <w:noProof/>
            <w14:ligatures w14:val="none"/>
            <w:rPrChange w:id="1352" w:author="Sue Simnor (EXT Idiom)" w:date="2024-08-13T18:37:00Z" w16du:dateUtc="2024-08-13T08:37:00Z">
              <w:rPr>
                <w:noProof/>
                <w:highlight w:val="yellow"/>
                <w14:ligatures w14:val="none"/>
              </w:rPr>
            </w:rPrChange>
          </w:rPr>
          <mc:AlternateContent>
            <mc:Choice Requires="wps">
              <w:drawing>
                <wp:anchor distT="0" distB="0" distL="114300" distR="114300" simplePos="0" relativeHeight="251658273" behindDoc="0" locked="0" layoutInCell="1" allowOverlap="1" wp14:anchorId="424CE155" wp14:editId="3151FF98">
                  <wp:simplePos x="0" y="0"/>
                  <wp:positionH relativeFrom="column">
                    <wp:posOffset>767496</wp:posOffset>
                  </wp:positionH>
                  <wp:positionV relativeFrom="paragraph">
                    <wp:posOffset>2179145</wp:posOffset>
                  </wp:positionV>
                  <wp:extent cx="2275840" cy="268014"/>
                  <wp:effectExtent l="0" t="0" r="10160" b="11430"/>
                  <wp:wrapNone/>
                  <wp:docPr id="1391139676" name="Rectangle 15"/>
                  <wp:cNvGraphicFramePr/>
                  <a:graphic xmlns:a="http://schemas.openxmlformats.org/drawingml/2006/main">
                    <a:graphicData uri="http://schemas.microsoft.com/office/word/2010/wordprocessingShape">
                      <wps:wsp>
                        <wps:cNvSpPr/>
                        <wps:spPr>
                          <a:xfrm>
                            <a:off x="0" y="0"/>
                            <a:ext cx="2275840" cy="268014"/>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2F406D" w14:textId="1FE727C5" w:rsidR="00CE6605" w:rsidRPr="00A563C5" w:rsidRDefault="00CE6605">
                              <w:pPr>
                                <w:jc w:val="right"/>
                                <w:rPr>
                                  <w:color w:val="FF0000"/>
                                  <w:sz w:val="16"/>
                                  <w:szCs w:val="16"/>
                                  <w:lang w:val="en-AU"/>
                                  <w:rPrChange w:id="1353" w:author="Andrew Froude" w:date="2024-08-02T08:46:00Z" w16du:dateUtc="2024-08-01T22:46:00Z">
                                    <w:rPr/>
                                  </w:rPrChange>
                                </w:rPr>
                                <w:pPrChange w:id="1354" w:author="Andrew Froude" w:date="2024-08-02T09:43:00Z" w16du:dateUtc="2024-08-01T23:43:00Z">
                                  <w:pPr/>
                                </w:pPrChange>
                              </w:pPr>
                              <w:ins w:id="1355" w:author="Andrew Froude" w:date="2024-08-02T09:22:00Z" w16du:dateUtc="2024-08-01T23:22:00Z">
                                <w:r>
                                  <w:rPr>
                                    <w:color w:val="FF0000"/>
                                    <w:sz w:val="16"/>
                                    <w:szCs w:val="16"/>
                                    <w:lang w:val="en-AU"/>
                                  </w:rPr>
                                  <w:t>PS</w:t>
                                </w:r>
                              </w:ins>
                              <w:ins w:id="1356" w:author="Andrew Froude" w:date="2024-08-02T09:13:00Z" w16du:dateUtc="2024-08-01T23:13:00Z">
                                <w:r>
                                  <w:rPr>
                                    <w:color w:val="FF0000"/>
                                    <w:sz w:val="16"/>
                                    <w:szCs w:val="16"/>
                                    <w:lang w:val="en-AU"/>
                                  </w:rPr>
                                  <w:t xml:space="preserve"> </w:t>
                                </w:r>
                              </w:ins>
                              <w:r w:rsidR="00FF5954">
                                <w:rPr>
                                  <w:color w:val="FF0000"/>
                                  <w:sz w:val="16"/>
                                  <w:szCs w:val="16"/>
                                  <w:lang w:val="en-AU"/>
                                </w:rPr>
                                <w:t>7</w:t>
                              </w:r>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4CE155" id="_x0000_s1037" style="position:absolute;left:0;text-align:left;margin-left:60.45pt;margin-top:171.6pt;width:179.2pt;height:21.1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" filled="f" strokecolor="red">
                  <v:textbox inset="2.5mm,0,,0">
                    <w:txbxContent>
                      <w:p w14:paraId="7C2F406D" w14:textId="1FE727C5" w:rsidR="00CE6605" w:rsidRPr="00A563C5" w:rsidRDefault="00CE6605">
                        <w:pPr>
                          <w:jc w:val="right"/>
                          <w:rPr>
                            <w:color w:val="FF0000"/>
                            <w:sz w:val="16"/>
                            <w:szCs w:val="16"/>
                            <w:lang w:val="en-AU"/>
                            <w:rPrChange w:id="1357" w:author="Andrew Froude" w:date="2024-08-02T08:46:00Z" w16du:dateUtc="2024-08-01T22:46:00Z">
                              <w:rPr/>
                            </w:rPrChange>
                          </w:rPr>
                          <w:pPrChange w:id="1358" w:author="Andrew Froude" w:date="2024-08-02T09:43:00Z" w16du:dateUtc="2024-08-01T23:43:00Z">
                            <w:pPr/>
                          </w:pPrChange>
                        </w:pPr>
                        <w:ins w:id="1359" w:author="Andrew Froude" w:date="2024-08-02T09:22:00Z" w16du:dateUtc="2024-08-01T23:22:00Z">
                          <w:r>
                            <w:rPr>
                              <w:color w:val="FF0000"/>
                              <w:sz w:val="16"/>
                              <w:szCs w:val="16"/>
                              <w:lang w:val="en-AU"/>
                            </w:rPr>
                            <w:t>PS</w:t>
                          </w:r>
                        </w:ins>
                        <w:ins w:id="1360" w:author="Andrew Froude" w:date="2024-08-02T09:13:00Z" w16du:dateUtc="2024-08-01T23:13:00Z">
                          <w:r>
                            <w:rPr>
                              <w:color w:val="FF0000"/>
                              <w:sz w:val="16"/>
                              <w:szCs w:val="16"/>
                              <w:lang w:val="en-AU"/>
                            </w:rPr>
                            <w:t xml:space="preserve"> </w:t>
                          </w:r>
                        </w:ins>
                        <w:r w:rsidR="00FF5954">
                          <w:rPr>
                            <w:color w:val="FF0000"/>
                            <w:sz w:val="16"/>
                            <w:szCs w:val="16"/>
                            <w:lang w:val="en-AU"/>
                          </w:rPr>
                          <w:t>7</w:t>
                        </w:r>
                      </w:p>
                    </w:txbxContent>
                  </v:textbox>
                </v:rect>
              </w:pict>
            </mc:Fallback>
          </mc:AlternateContent>
        </w:r>
      </w:ins>
      <w:ins w:id="1361" w:author="Andrew Froude" w:date="2024-08-02T09:47:00Z" w16du:dateUtc="2024-08-01T23:47:00Z">
        <w:r w:rsidR="00F900A0" w:rsidRPr="00E02A63">
          <w:rPr>
            <w:noProof/>
            <w14:ligatures w14:val="none"/>
            <w:rPrChange w:id="1362" w:author="Sue Simnor (EXT Idiom)" w:date="2024-08-13T18:37:00Z" w16du:dateUtc="2024-08-13T08:37:00Z">
              <w:rPr>
                <w:noProof/>
                <w:highlight w:val="yellow"/>
                <w14:ligatures w14:val="none"/>
              </w:rPr>
            </w:rPrChange>
          </w:rPr>
          <mc:AlternateContent>
            <mc:Choice Requires="wps">
              <w:drawing>
                <wp:anchor distT="0" distB="0" distL="114300" distR="114300" simplePos="0" relativeHeight="251658272" behindDoc="0" locked="0" layoutInCell="1" allowOverlap="1" wp14:anchorId="681066A9" wp14:editId="393E0664">
                  <wp:simplePos x="0" y="0"/>
                  <wp:positionH relativeFrom="column">
                    <wp:posOffset>3268980</wp:posOffset>
                  </wp:positionH>
                  <wp:positionV relativeFrom="paragraph">
                    <wp:posOffset>1288787</wp:posOffset>
                  </wp:positionV>
                  <wp:extent cx="2461260" cy="396240"/>
                  <wp:effectExtent l="0" t="0" r="15240" b="10160"/>
                  <wp:wrapNone/>
                  <wp:docPr id="625516944" name="Rectangle 15"/>
                  <wp:cNvGraphicFramePr/>
                  <a:graphic xmlns:a="http://schemas.openxmlformats.org/drawingml/2006/main">
                    <a:graphicData uri="http://schemas.microsoft.com/office/word/2010/wordprocessingShape">
                      <wps:wsp>
                        <wps:cNvSpPr/>
                        <wps:spPr>
                          <a:xfrm>
                            <a:off x="0" y="0"/>
                            <a:ext cx="2461260" cy="39624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D443EF" w14:textId="4586CC2A" w:rsidR="00CE7308" w:rsidRPr="00A563C5" w:rsidRDefault="00CE7308">
                              <w:pPr>
                                <w:jc w:val="right"/>
                                <w:rPr>
                                  <w:color w:val="FF0000"/>
                                  <w:sz w:val="16"/>
                                  <w:szCs w:val="16"/>
                                  <w:lang w:val="en-AU"/>
                                  <w:rPrChange w:id="1363" w:author="Andrew Froude" w:date="2024-08-02T08:46:00Z" w16du:dateUtc="2024-08-01T22:46:00Z">
                                    <w:rPr/>
                                  </w:rPrChange>
                                </w:rPr>
                                <w:pPrChange w:id="1364" w:author="Andrew Froude" w:date="2024-08-02T09:43:00Z" w16du:dateUtc="2024-08-01T23:43:00Z">
                                  <w:pPr/>
                                </w:pPrChange>
                              </w:pPr>
                              <w:ins w:id="1365" w:author="Andrew Froude" w:date="2024-08-02T09:22:00Z" w16du:dateUtc="2024-08-01T23:22:00Z">
                                <w:r>
                                  <w:rPr>
                                    <w:color w:val="FF0000"/>
                                    <w:sz w:val="16"/>
                                    <w:szCs w:val="16"/>
                                    <w:lang w:val="en-AU"/>
                                  </w:rPr>
                                  <w:t>PS</w:t>
                                </w:r>
                              </w:ins>
                              <w:ins w:id="1366" w:author="Andrew Froude" w:date="2024-08-02T09:13:00Z" w16du:dateUtc="2024-08-01T23:13:00Z">
                                <w:r>
                                  <w:rPr>
                                    <w:color w:val="FF0000"/>
                                    <w:sz w:val="16"/>
                                    <w:szCs w:val="16"/>
                                    <w:lang w:val="en-AU"/>
                                  </w:rPr>
                                  <w:t xml:space="preserve"> </w:t>
                                </w:r>
                              </w:ins>
                              <w:ins w:id="1367" w:author="Andrew Froude" w:date="2024-08-02T10:25:00Z" w16du:dateUtc="2024-08-02T00:25:00Z">
                                <w:r w:rsidR="00F900A0">
                                  <w:rPr>
                                    <w:color w:val="FF0000"/>
                                    <w:sz w:val="16"/>
                                    <w:szCs w:val="16"/>
                                    <w:lang w:val="en-AU"/>
                                  </w:rPr>
                                  <w:t>4</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1066A9" id="_x0000_s1038" style="position:absolute;left:0;text-align:left;margin-left:257.4pt;margin-top:101.5pt;width:193.8pt;height:31.2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" filled="f" strokecolor="red">
                  <v:textbox inset="2.5mm,0,,0">
                    <w:txbxContent>
                      <w:p w14:paraId="26D443EF" w14:textId="4586CC2A" w:rsidR="00CE7308" w:rsidRPr="00A563C5" w:rsidRDefault="00CE7308">
                        <w:pPr>
                          <w:jc w:val="right"/>
                          <w:rPr>
                            <w:color w:val="FF0000"/>
                            <w:sz w:val="16"/>
                            <w:szCs w:val="16"/>
                            <w:lang w:val="en-AU"/>
                            <w:rPrChange w:id="1368" w:author="Andrew Froude" w:date="2024-08-02T08:46:00Z" w16du:dateUtc="2024-08-01T22:46:00Z">
                              <w:rPr/>
                            </w:rPrChange>
                          </w:rPr>
                          <w:pPrChange w:id="1369" w:author="Andrew Froude" w:date="2024-08-02T09:43:00Z" w16du:dateUtc="2024-08-01T23:43:00Z">
                            <w:pPr/>
                          </w:pPrChange>
                        </w:pPr>
                        <w:ins w:id="1370" w:author="Andrew Froude" w:date="2024-08-02T09:22:00Z" w16du:dateUtc="2024-08-01T23:22:00Z">
                          <w:r>
                            <w:rPr>
                              <w:color w:val="FF0000"/>
                              <w:sz w:val="16"/>
                              <w:szCs w:val="16"/>
                              <w:lang w:val="en-AU"/>
                            </w:rPr>
                            <w:t>PS</w:t>
                          </w:r>
                        </w:ins>
                        <w:ins w:id="1371" w:author="Andrew Froude" w:date="2024-08-02T09:13:00Z" w16du:dateUtc="2024-08-01T23:13:00Z">
                          <w:r>
                            <w:rPr>
                              <w:color w:val="FF0000"/>
                              <w:sz w:val="16"/>
                              <w:szCs w:val="16"/>
                              <w:lang w:val="en-AU"/>
                            </w:rPr>
                            <w:t xml:space="preserve"> </w:t>
                          </w:r>
                        </w:ins>
                        <w:ins w:id="1372" w:author="Andrew Froude" w:date="2024-08-02T10:25:00Z" w16du:dateUtc="2024-08-02T00:25:00Z">
                          <w:r w:rsidR="00F900A0">
                            <w:rPr>
                              <w:color w:val="FF0000"/>
                              <w:sz w:val="16"/>
                              <w:szCs w:val="16"/>
                              <w:lang w:val="en-AU"/>
                            </w:rPr>
                            <w:t>4</w:t>
                          </w:r>
                        </w:ins>
                      </w:p>
                    </w:txbxContent>
                  </v:textbox>
                </v:rect>
              </w:pict>
            </mc:Fallback>
          </mc:AlternateContent>
        </w:r>
        <w:r w:rsidR="00F900A0" w:rsidRPr="00E02A63">
          <w:rPr>
            <w:noProof/>
            <w14:ligatures w14:val="none"/>
            <w:rPrChange w:id="1373" w:author="Sue Simnor (EXT Idiom)" w:date="2024-08-13T18:37:00Z" w16du:dateUtc="2024-08-13T08:37:00Z">
              <w:rPr>
                <w:noProof/>
                <w:highlight w:val="yellow"/>
                <w14:ligatures w14:val="none"/>
              </w:rPr>
            </w:rPrChange>
          </w:rPr>
          <mc:AlternateContent>
            <mc:Choice Requires="wps">
              <w:drawing>
                <wp:anchor distT="0" distB="0" distL="114300" distR="114300" simplePos="0" relativeHeight="251658271" behindDoc="0" locked="0" layoutInCell="1" allowOverlap="1" wp14:anchorId="6E957025" wp14:editId="1A3A4D62">
                  <wp:simplePos x="0" y="0"/>
                  <wp:positionH relativeFrom="column">
                    <wp:posOffset>5835650</wp:posOffset>
                  </wp:positionH>
                  <wp:positionV relativeFrom="paragraph">
                    <wp:posOffset>1263913</wp:posOffset>
                  </wp:positionV>
                  <wp:extent cx="2461260" cy="396240"/>
                  <wp:effectExtent l="0" t="0" r="15240" b="10160"/>
                  <wp:wrapNone/>
                  <wp:docPr id="866068809" name="Rectangle 15"/>
                  <wp:cNvGraphicFramePr/>
                  <a:graphic xmlns:a="http://schemas.openxmlformats.org/drawingml/2006/main">
                    <a:graphicData uri="http://schemas.microsoft.com/office/word/2010/wordprocessingShape">
                      <wps:wsp>
                        <wps:cNvSpPr/>
                        <wps:spPr>
                          <a:xfrm>
                            <a:off x="0" y="0"/>
                            <a:ext cx="2461260" cy="39624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176DC3" w14:textId="0E240917" w:rsidR="00CE7308" w:rsidRPr="00A563C5" w:rsidRDefault="00CE7308">
                              <w:pPr>
                                <w:jc w:val="right"/>
                                <w:rPr>
                                  <w:color w:val="FF0000"/>
                                  <w:sz w:val="16"/>
                                  <w:szCs w:val="16"/>
                                  <w:lang w:val="en-AU"/>
                                  <w:rPrChange w:id="1374" w:author="Andrew Froude" w:date="2024-08-02T08:46:00Z" w16du:dateUtc="2024-08-01T22:46:00Z">
                                    <w:rPr/>
                                  </w:rPrChange>
                                </w:rPr>
                                <w:pPrChange w:id="1375" w:author="Andrew Froude" w:date="2024-08-02T09:43:00Z" w16du:dateUtc="2024-08-01T23:43:00Z">
                                  <w:pPr/>
                                </w:pPrChange>
                              </w:pPr>
                              <w:ins w:id="1376" w:author="Andrew Froude" w:date="2024-08-02T09:22:00Z" w16du:dateUtc="2024-08-01T23:22:00Z">
                                <w:r>
                                  <w:rPr>
                                    <w:color w:val="FF0000"/>
                                    <w:sz w:val="16"/>
                                    <w:szCs w:val="16"/>
                                    <w:lang w:val="en-AU"/>
                                  </w:rPr>
                                  <w:t>PS</w:t>
                                </w:r>
                              </w:ins>
                              <w:ins w:id="1377" w:author="Andrew Froude" w:date="2024-08-02T09:13:00Z" w16du:dateUtc="2024-08-01T23:13:00Z">
                                <w:r>
                                  <w:rPr>
                                    <w:color w:val="FF0000"/>
                                    <w:sz w:val="16"/>
                                    <w:szCs w:val="16"/>
                                    <w:lang w:val="en-AU"/>
                                  </w:rPr>
                                  <w:t xml:space="preserve"> </w:t>
                                </w:r>
                              </w:ins>
                              <w:ins w:id="1378" w:author="Andrew Froude" w:date="2024-08-02T10:24:00Z" w16du:dateUtc="2024-08-02T00:24:00Z">
                                <w:r w:rsidR="00F900A0">
                                  <w:rPr>
                                    <w:color w:val="FF0000"/>
                                    <w:sz w:val="16"/>
                                    <w:szCs w:val="16"/>
                                    <w:lang w:val="en-AU"/>
                                  </w:rPr>
                                  <w:t>4</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57025" id="_x0000_s1039" style="position:absolute;left:0;text-align:left;margin-left:459.5pt;margin-top:99.5pt;width:193.8pt;height:31.2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" filled="f" strokecolor="red">
                  <v:textbox inset="2.5mm,0,,0">
                    <w:txbxContent>
                      <w:p w14:paraId="5B176DC3" w14:textId="0E240917" w:rsidR="00CE7308" w:rsidRPr="00A563C5" w:rsidRDefault="00CE7308">
                        <w:pPr>
                          <w:jc w:val="right"/>
                          <w:rPr>
                            <w:color w:val="FF0000"/>
                            <w:sz w:val="16"/>
                            <w:szCs w:val="16"/>
                            <w:lang w:val="en-AU"/>
                            <w:rPrChange w:id="1379" w:author="Andrew Froude" w:date="2024-08-02T08:46:00Z" w16du:dateUtc="2024-08-01T22:46:00Z">
                              <w:rPr/>
                            </w:rPrChange>
                          </w:rPr>
                          <w:pPrChange w:id="1380" w:author="Andrew Froude" w:date="2024-08-02T09:43:00Z" w16du:dateUtc="2024-08-01T23:43:00Z">
                            <w:pPr/>
                          </w:pPrChange>
                        </w:pPr>
                        <w:ins w:id="1381" w:author="Andrew Froude" w:date="2024-08-02T09:22:00Z" w16du:dateUtc="2024-08-01T23:22:00Z">
                          <w:r>
                            <w:rPr>
                              <w:color w:val="FF0000"/>
                              <w:sz w:val="16"/>
                              <w:szCs w:val="16"/>
                              <w:lang w:val="en-AU"/>
                            </w:rPr>
                            <w:t>PS</w:t>
                          </w:r>
                        </w:ins>
                        <w:ins w:id="1382" w:author="Andrew Froude" w:date="2024-08-02T09:13:00Z" w16du:dateUtc="2024-08-01T23:13:00Z">
                          <w:r>
                            <w:rPr>
                              <w:color w:val="FF0000"/>
                              <w:sz w:val="16"/>
                              <w:szCs w:val="16"/>
                              <w:lang w:val="en-AU"/>
                            </w:rPr>
                            <w:t xml:space="preserve"> </w:t>
                          </w:r>
                        </w:ins>
                        <w:ins w:id="1383" w:author="Andrew Froude" w:date="2024-08-02T10:24:00Z" w16du:dateUtc="2024-08-02T00:24:00Z">
                          <w:r w:rsidR="00F900A0">
                            <w:rPr>
                              <w:color w:val="FF0000"/>
                              <w:sz w:val="16"/>
                              <w:szCs w:val="16"/>
                              <w:lang w:val="en-AU"/>
                            </w:rPr>
                            <w:t>4</w:t>
                          </w:r>
                        </w:ins>
                      </w:p>
                    </w:txbxContent>
                  </v:textbox>
                </v:rect>
              </w:pict>
            </mc:Fallback>
          </mc:AlternateContent>
        </w:r>
      </w:ins>
      <w:ins w:id="1384" w:author="Andrew Froude" w:date="2024-08-02T09:45:00Z" w16du:dateUtc="2024-08-01T23:45:00Z">
        <w:r w:rsidR="00CE7308" w:rsidRPr="00E02A63">
          <w:rPr>
            <w:noProof/>
            <w14:ligatures w14:val="none"/>
            <w:rPrChange w:id="1385" w:author="Sue Simnor (EXT Idiom)" w:date="2024-08-13T18:37:00Z" w16du:dateUtc="2024-08-13T08:37:00Z">
              <w:rPr>
                <w:noProof/>
                <w:highlight w:val="yellow"/>
                <w14:ligatures w14:val="none"/>
              </w:rPr>
            </w:rPrChange>
          </w:rPr>
          <mc:AlternateContent>
            <mc:Choice Requires="wps">
              <w:drawing>
                <wp:anchor distT="0" distB="0" distL="114300" distR="114300" simplePos="0" relativeHeight="251658270" behindDoc="0" locked="0" layoutInCell="1" allowOverlap="1" wp14:anchorId="39DE6624" wp14:editId="28189A3E">
                  <wp:simplePos x="0" y="0"/>
                  <wp:positionH relativeFrom="column">
                    <wp:posOffset>5910975</wp:posOffset>
                  </wp:positionH>
                  <wp:positionV relativeFrom="paragraph">
                    <wp:posOffset>740221</wp:posOffset>
                  </wp:positionV>
                  <wp:extent cx="2275840" cy="396240"/>
                  <wp:effectExtent l="0" t="0" r="10160" b="10160"/>
                  <wp:wrapNone/>
                  <wp:docPr id="836977794" name="Rectangle 15"/>
                  <wp:cNvGraphicFramePr/>
                  <a:graphic xmlns:a="http://schemas.openxmlformats.org/drawingml/2006/main">
                    <a:graphicData uri="http://schemas.microsoft.com/office/word/2010/wordprocessingShape">
                      <wps:wsp>
                        <wps:cNvSpPr/>
                        <wps:spPr>
                          <a:xfrm>
                            <a:off x="0" y="0"/>
                            <a:ext cx="2275840" cy="39624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3E5AD6" w14:textId="3D90DD61" w:rsidR="00CE7308" w:rsidRPr="00A563C5" w:rsidRDefault="00CE7308">
                              <w:pPr>
                                <w:jc w:val="right"/>
                                <w:rPr>
                                  <w:color w:val="FF0000"/>
                                  <w:sz w:val="16"/>
                                  <w:szCs w:val="16"/>
                                  <w:lang w:val="en-AU"/>
                                  <w:rPrChange w:id="1386" w:author="Andrew Froude" w:date="2024-08-02T08:46:00Z" w16du:dateUtc="2024-08-01T22:46:00Z">
                                    <w:rPr/>
                                  </w:rPrChange>
                                </w:rPr>
                                <w:pPrChange w:id="1387" w:author="Andrew Froude" w:date="2024-08-02T09:43:00Z" w16du:dateUtc="2024-08-01T23:43:00Z">
                                  <w:pPr/>
                                </w:pPrChange>
                              </w:pPr>
                              <w:ins w:id="1388" w:author="Andrew Froude" w:date="2024-08-02T09:22:00Z" w16du:dateUtc="2024-08-01T23:22:00Z">
                                <w:r>
                                  <w:rPr>
                                    <w:color w:val="FF0000"/>
                                    <w:sz w:val="16"/>
                                    <w:szCs w:val="16"/>
                                    <w:lang w:val="en-AU"/>
                                  </w:rPr>
                                  <w:t>PS</w:t>
                                </w:r>
                              </w:ins>
                              <w:ins w:id="1389" w:author="Andrew Froude" w:date="2024-08-02T09:13:00Z" w16du:dateUtc="2024-08-01T23:13:00Z">
                                <w:r>
                                  <w:rPr>
                                    <w:color w:val="FF0000"/>
                                    <w:sz w:val="16"/>
                                    <w:szCs w:val="16"/>
                                    <w:lang w:val="en-AU"/>
                                  </w:rPr>
                                  <w:t xml:space="preserve"> </w:t>
                                </w:r>
                              </w:ins>
                              <w:ins w:id="1390" w:author="Andrew Froude" w:date="2024-08-02T10:24:00Z" w16du:dateUtc="2024-08-02T00:24:00Z">
                                <w:r w:rsidR="00F900A0">
                                  <w:rPr>
                                    <w:color w:val="FF0000"/>
                                    <w:sz w:val="16"/>
                                    <w:szCs w:val="16"/>
                                    <w:lang w:val="en-AU"/>
                                  </w:rPr>
                                  <w:t>3</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DE6624" id="_x0000_s1040" style="position:absolute;left:0;text-align:left;margin-left:465.45pt;margin-top:58.3pt;width:179.2pt;height:31.2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" filled="f" strokecolor="red">
                  <v:textbox inset="2.5mm,0,,0">
                    <w:txbxContent>
                      <w:p w14:paraId="433E5AD6" w14:textId="3D90DD61" w:rsidR="00CE7308" w:rsidRPr="00A563C5" w:rsidRDefault="00CE7308">
                        <w:pPr>
                          <w:jc w:val="right"/>
                          <w:rPr>
                            <w:color w:val="FF0000"/>
                            <w:sz w:val="16"/>
                            <w:szCs w:val="16"/>
                            <w:lang w:val="en-AU"/>
                            <w:rPrChange w:id="1391" w:author="Andrew Froude" w:date="2024-08-02T08:46:00Z" w16du:dateUtc="2024-08-01T22:46:00Z">
                              <w:rPr/>
                            </w:rPrChange>
                          </w:rPr>
                          <w:pPrChange w:id="1392" w:author="Andrew Froude" w:date="2024-08-02T09:43:00Z" w16du:dateUtc="2024-08-01T23:43:00Z">
                            <w:pPr/>
                          </w:pPrChange>
                        </w:pPr>
                        <w:ins w:id="1393" w:author="Andrew Froude" w:date="2024-08-02T09:22:00Z" w16du:dateUtc="2024-08-01T23:22:00Z">
                          <w:r>
                            <w:rPr>
                              <w:color w:val="FF0000"/>
                              <w:sz w:val="16"/>
                              <w:szCs w:val="16"/>
                              <w:lang w:val="en-AU"/>
                            </w:rPr>
                            <w:t>PS</w:t>
                          </w:r>
                        </w:ins>
                        <w:ins w:id="1394" w:author="Andrew Froude" w:date="2024-08-02T09:13:00Z" w16du:dateUtc="2024-08-01T23:13:00Z">
                          <w:r>
                            <w:rPr>
                              <w:color w:val="FF0000"/>
                              <w:sz w:val="16"/>
                              <w:szCs w:val="16"/>
                              <w:lang w:val="en-AU"/>
                            </w:rPr>
                            <w:t xml:space="preserve"> </w:t>
                          </w:r>
                        </w:ins>
                        <w:ins w:id="1395" w:author="Andrew Froude" w:date="2024-08-02T10:24:00Z" w16du:dateUtc="2024-08-02T00:24:00Z">
                          <w:r w:rsidR="00F900A0">
                            <w:rPr>
                              <w:color w:val="FF0000"/>
                              <w:sz w:val="16"/>
                              <w:szCs w:val="16"/>
                              <w:lang w:val="en-AU"/>
                            </w:rPr>
                            <w:t>3</w:t>
                          </w:r>
                        </w:ins>
                      </w:p>
                    </w:txbxContent>
                  </v:textbox>
                </v:rect>
              </w:pict>
            </mc:Fallback>
          </mc:AlternateContent>
        </w:r>
        <w:r w:rsidR="00CE7308" w:rsidRPr="00E02A63">
          <w:rPr>
            <w:noProof/>
            <w14:ligatures w14:val="none"/>
            <w:rPrChange w:id="1396" w:author="Sue Simnor (EXT Idiom)" w:date="2024-08-13T18:37:00Z" w16du:dateUtc="2024-08-13T08:37:00Z">
              <w:rPr>
                <w:noProof/>
                <w:highlight w:val="yellow"/>
                <w14:ligatures w14:val="none"/>
              </w:rPr>
            </w:rPrChange>
          </w:rPr>
          <mc:AlternateContent>
            <mc:Choice Requires="wps">
              <w:drawing>
                <wp:anchor distT="0" distB="0" distL="114300" distR="114300" simplePos="0" relativeHeight="251658269" behindDoc="0" locked="0" layoutInCell="1" allowOverlap="1" wp14:anchorId="039DC0C1" wp14:editId="523608CA">
                  <wp:simplePos x="0" y="0"/>
                  <wp:positionH relativeFrom="column">
                    <wp:posOffset>770787</wp:posOffset>
                  </wp:positionH>
                  <wp:positionV relativeFrom="paragraph">
                    <wp:posOffset>1568313</wp:posOffset>
                  </wp:positionV>
                  <wp:extent cx="2275840" cy="396240"/>
                  <wp:effectExtent l="0" t="0" r="10160" b="10160"/>
                  <wp:wrapNone/>
                  <wp:docPr id="1260150700" name="Rectangle 15"/>
                  <wp:cNvGraphicFramePr/>
                  <a:graphic xmlns:a="http://schemas.openxmlformats.org/drawingml/2006/main">
                    <a:graphicData uri="http://schemas.microsoft.com/office/word/2010/wordprocessingShape">
                      <wps:wsp>
                        <wps:cNvSpPr/>
                        <wps:spPr>
                          <a:xfrm>
                            <a:off x="0" y="0"/>
                            <a:ext cx="2275840" cy="39624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BA0E09" w14:textId="6A0DBE45" w:rsidR="00CE7308" w:rsidRPr="00A563C5" w:rsidRDefault="00CE7308">
                              <w:pPr>
                                <w:jc w:val="right"/>
                                <w:rPr>
                                  <w:color w:val="FF0000"/>
                                  <w:sz w:val="16"/>
                                  <w:szCs w:val="16"/>
                                  <w:lang w:val="en-AU"/>
                                  <w:rPrChange w:id="1397" w:author="Andrew Froude" w:date="2024-08-02T08:46:00Z" w16du:dateUtc="2024-08-01T22:46:00Z">
                                    <w:rPr/>
                                  </w:rPrChange>
                                </w:rPr>
                                <w:pPrChange w:id="1398" w:author="Andrew Froude" w:date="2024-08-02T09:43:00Z" w16du:dateUtc="2024-08-01T23:43:00Z">
                                  <w:pPr/>
                                </w:pPrChange>
                              </w:pPr>
                              <w:ins w:id="1399" w:author="Andrew Froude" w:date="2024-08-02T09:22:00Z" w16du:dateUtc="2024-08-01T23:22:00Z">
                                <w:r>
                                  <w:rPr>
                                    <w:color w:val="FF0000"/>
                                    <w:sz w:val="16"/>
                                    <w:szCs w:val="16"/>
                                    <w:lang w:val="en-AU"/>
                                  </w:rPr>
                                  <w:t>PS</w:t>
                                </w:r>
                              </w:ins>
                              <w:ins w:id="1400" w:author="Andrew Froude" w:date="2024-08-02T09:13:00Z" w16du:dateUtc="2024-08-01T23:13:00Z">
                                <w:r>
                                  <w:rPr>
                                    <w:color w:val="FF0000"/>
                                    <w:sz w:val="16"/>
                                    <w:szCs w:val="16"/>
                                    <w:lang w:val="en-AU"/>
                                  </w:rPr>
                                  <w:t xml:space="preserve"> </w:t>
                                </w:r>
                              </w:ins>
                              <w:ins w:id="1401" w:author="Andrew Froude" w:date="2024-08-02T10:24:00Z" w16du:dateUtc="2024-08-02T00:24:00Z">
                                <w:r w:rsidR="00F900A0">
                                  <w:rPr>
                                    <w:color w:val="FF0000"/>
                                    <w:sz w:val="16"/>
                                    <w:szCs w:val="16"/>
                                    <w:lang w:val="en-AU"/>
                                  </w:rPr>
                                  <w:t>3</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DC0C1" id="_x0000_s1041" style="position:absolute;left:0;text-align:left;margin-left:60.7pt;margin-top:123.5pt;width:179.2pt;height:31.2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" filled="f" strokecolor="red">
                  <v:textbox inset="2.5mm,0,,0">
                    <w:txbxContent>
                      <w:p w14:paraId="73BA0E09" w14:textId="6A0DBE45" w:rsidR="00CE7308" w:rsidRPr="00A563C5" w:rsidRDefault="00CE7308">
                        <w:pPr>
                          <w:jc w:val="right"/>
                          <w:rPr>
                            <w:color w:val="FF0000"/>
                            <w:sz w:val="16"/>
                            <w:szCs w:val="16"/>
                            <w:lang w:val="en-AU"/>
                            <w:rPrChange w:id="1402" w:author="Andrew Froude" w:date="2024-08-02T08:46:00Z" w16du:dateUtc="2024-08-01T22:46:00Z">
                              <w:rPr/>
                            </w:rPrChange>
                          </w:rPr>
                          <w:pPrChange w:id="1403" w:author="Andrew Froude" w:date="2024-08-02T09:43:00Z" w16du:dateUtc="2024-08-01T23:43:00Z">
                            <w:pPr/>
                          </w:pPrChange>
                        </w:pPr>
                        <w:ins w:id="1404" w:author="Andrew Froude" w:date="2024-08-02T09:22:00Z" w16du:dateUtc="2024-08-01T23:22:00Z">
                          <w:r>
                            <w:rPr>
                              <w:color w:val="FF0000"/>
                              <w:sz w:val="16"/>
                              <w:szCs w:val="16"/>
                              <w:lang w:val="en-AU"/>
                            </w:rPr>
                            <w:t>PS</w:t>
                          </w:r>
                        </w:ins>
                        <w:ins w:id="1405" w:author="Andrew Froude" w:date="2024-08-02T09:13:00Z" w16du:dateUtc="2024-08-01T23:13:00Z">
                          <w:r>
                            <w:rPr>
                              <w:color w:val="FF0000"/>
                              <w:sz w:val="16"/>
                              <w:szCs w:val="16"/>
                              <w:lang w:val="en-AU"/>
                            </w:rPr>
                            <w:t xml:space="preserve"> </w:t>
                          </w:r>
                        </w:ins>
                        <w:ins w:id="1406" w:author="Andrew Froude" w:date="2024-08-02T10:24:00Z" w16du:dateUtc="2024-08-02T00:24:00Z">
                          <w:r w:rsidR="00F900A0">
                            <w:rPr>
                              <w:color w:val="FF0000"/>
                              <w:sz w:val="16"/>
                              <w:szCs w:val="16"/>
                              <w:lang w:val="en-AU"/>
                            </w:rPr>
                            <w:t>3</w:t>
                          </w:r>
                        </w:ins>
                      </w:p>
                    </w:txbxContent>
                  </v:textbox>
                </v:rect>
              </w:pict>
            </mc:Fallback>
          </mc:AlternateContent>
        </w:r>
        <w:r w:rsidR="00CE7308" w:rsidRPr="00E02A63">
          <w:rPr>
            <w:noProof/>
            <w14:ligatures w14:val="none"/>
            <w:rPrChange w:id="1407" w:author="Sue Simnor (EXT Idiom)" w:date="2024-08-13T18:37:00Z" w16du:dateUtc="2024-08-13T08:37:00Z">
              <w:rPr>
                <w:noProof/>
                <w:highlight w:val="yellow"/>
                <w14:ligatures w14:val="none"/>
              </w:rPr>
            </w:rPrChange>
          </w:rPr>
          <mc:AlternateContent>
            <mc:Choice Requires="wps">
              <w:drawing>
                <wp:anchor distT="0" distB="0" distL="114300" distR="114300" simplePos="0" relativeHeight="251658268" behindDoc="0" locked="0" layoutInCell="1" allowOverlap="1" wp14:anchorId="3BEE605E" wp14:editId="39C3107D">
                  <wp:simplePos x="0" y="0"/>
                  <wp:positionH relativeFrom="column">
                    <wp:posOffset>3316279</wp:posOffset>
                  </wp:positionH>
                  <wp:positionV relativeFrom="paragraph">
                    <wp:posOffset>741354</wp:posOffset>
                  </wp:positionV>
                  <wp:extent cx="2275840" cy="396240"/>
                  <wp:effectExtent l="0" t="0" r="10160" b="10160"/>
                  <wp:wrapNone/>
                  <wp:docPr id="1945123098" name="Rectangle 15"/>
                  <wp:cNvGraphicFramePr/>
                  <a:graphic xmlns:a="http://schemas.openxmlformats.org/drawingml/2006/main">
                    <a:graphicData uri="http://schemas.microsoft.com/office/word/2010/wordprocessingShape">
                      <wps:wsp>
                        <wps:cNvSpPr/>
                        <wps:spPr>
                          <a:xfrm>
                            <a:off x="0" y="0"/>
                            <a:ext cx="2275840" cy="39624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7A7398" w14:textId="6D114C69" w:rsidR="00CE7308" w:rsidRPr="00A563C5" w:rsidRDefault="00CE7308">
                              <w:pPr>
                                <w:jc w:val="right"/>
                                <w:rPr>
                                  <w:color w:val="FF0000"/>
                                  <w:sz w:val="16"/>
                                  <w:szCs w:val="16"/>
                                  <w:lang w:val="en-AU"/>
                                  <w:rPrChange w:id="1408" w:author="Andrew Froude" w:date="2024-08-02T08:46:00Z" w16du:dateUtc="2024-08-01T22:46:00Z">
                                    <w:rPr/>
                                  </w:rPrChange>
                                </w:rPr>
                                <w:pPrChange w:id="1409" w:author="Andrew Froude" w:date="2024-08-02T09:43:00Z" w16du:dateUtc="2024-08-01T23:43:00Z">
                                  <w:pPr/>
                                </w:pPrChange>
                              </w:pPr>
                              <w:ins w:id="1410" w:author="Andrew Froude" w:date="2024-08-02T09:22:00Z" w16du:dateUtc="2024-08-01T23:22:00Z">
                                <w:r>
                                  <w:rPr>
                                    <w:color w:val="FF0000"/>
                                    <w:sz w:val="16"/>
                                    <w:szCs w:val="16"/>
                                    <w:lang w:val="en-AU"/>
                                  </w:rPr>
                                  <w:t>PS</w:t>
                                </w:r>
                              </w:ins>
                              <w:ins w:id="1411" w:author="Andrew Froude" w:date="2024-08-02T09:13:00Z" w16du:dateUtc="2024-08-01T23:13:00Z">
                                <w:r>
                                  <w:rPr>
                                    <w:color w:val="FF0000"/>
                                    <w:sz w:val="16"/>
                                    <w:szCs w:val="16"/>
                                    <w:lang w:val="en-AU"/>
                                  </w:rPr>
                                  <w:t xml:space="preserve"> </w:t>
                                </w:r>
                              </w:ins>
                              <w:ins w:id="1412" w:author="Andrew Froude" w:date="2024-08-02T10:24:00Z" w16du:dateUtc="2024-08-02T00:24:00Z">
                                <w:r w:rsidR="00F900A0">
                                  <w:rPr>
                                    <w:color w:val="FF0000"/>
                                    <w:sz w:val="16"/>
                                    <w:szCs w:val="16"/>
                                    <w:lang w:val="en-AU"/>
                                  </w:rPr>
                                  <w:t>3</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E605E" id="_x0000_s1042" style="position:absolute;left:0;text-align:left;margin-left:261.1pt;margin-top:58.35pt;width:179.2pt;height:31.2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" filled="f" strokecolor="red">
                  <v:textbox inset="2.5mm,0,,0">
                    <w:txbxContent>
                      <w:p w14:paraId="7F7A7398" w14:textId="6D114C69" w:rsidR="00CE7308" w:rsidRPr="00A563C5" w:rsidRDefault="00CE7308">
                        <w:pPr>
                          <w:jc w:val="right"/>
                          <w:rPr>
                            <w:color w:val="FF0000"/>
                            <w:sz w:val="16"/>
                            <w:szCs w:val="16"/>
                            <w:lang w:val="en-AU"/>
                            <w:rPrChange w:id="1413" w:author="Andrew Froude" w:date="2024-08-02T08:46:00Z" w16du:dateUtc="2024-08-01T22:46:00Z">
                              <w:rPr/>
                            </w:rPrChange>
                          </w:rPr>
                          <w:pPrChange w:id="1414" w:author="Andrew Froude" w:date="2024-08-02T09:43:00Z" w16du:dateUtc="2024-08-01T23:43:00Z">
                            <w:pPr/>
                          </w:pPrChange>
                        </w:pPr>
                        <w:ins w:id="1415" w:author="Andrew Froude" w:date="2024-08-02T09:22:00Z" w16du:dateUtc="2024-08-01T23:22:00Z">
                          <w:r>
                            <w:rPr>
                              <w:color w:val="FF0000"/>
                              <w:sz w:val="16"/>
                              <w:szCs w:val="16"/>
                              <w:lang w:val="en-AU"/>
                            </w:rPr>
                            <w:t>PS</w:t>
                          </w:r>
                        </w:ins>
                        <w:ins w:id="1416" w:author="Andrew Froude" w:date="2024-08-02T09:13:00Z" w16du:dateUtc="2024-08-01T23:13:00Z">
                          <w:r>
                            <w:rPr>
                              <w:color w:val="FF0000"/>
                              <w:sz w:val="16"/>
                              <w:szCs w:val="16"/>
                              <w:lang w:val="en-AU"/>
                            </w:rPr>
                            <w:t xml:space="preserve"> </w:t>
                          </w:r>
                        </w:ins>
                        <w:ins w:id="1417" w:author="Andrew Froude" w:date="2024-08-02T10:24:00Z" w16du:dateUtc="2024-08-02T00:24:00Z">
                          <w:r w:rsidR="00F900A0">
                            <w:rPr>
                              <w:color w:val="FF0000"/>
                              <w:sz w:val="16"/>
                              <w:szCs w:val="16"/>
                              <w:lang w:val="en-AU"/>
                            </w:rPr>
                            <w:t>3</w:t>
                          </w:r>
                        </w:ins>
                      </w:p>
                    </w:txbxContent>
                  </v:textbox>
                </v:rect>
              </w:pict>
            </mc:Fallback>
          </mc:AlternateContent>
        </w:r>
      </w:ins>
      <w:ins w:id="1418" w:author="Andrew Froude" w:date="2024-08-02T09:23:00Z" w16du:dateUtc="2024-08-01T23:23:00Z">
        <w:r w:rsidR="00CE7308" w:rsidRPr="00E02A63">
          <w:rPr>
            <w:noProof/>
            <w14:ligatures w14:val="none"/>
            <w:rPrChange w:id="1419" w:author="Sue Simnor (EXT Idiom)" w:date="2024-08-13T18:37:00Z" w16du:dateUtc="2024-08-13T08:37:00Z">
              <w:rPr>
                <w:noProof/>
                <w:highlight w:val="yellow"/>
                <w14:ligatures w14:val="none"/>
              </w:rPr>
            </w:rPrChange>
          </w:rPr>
          <mc:AlternateContent>
            <mc:Choice Requires="wps">
              <w:drawing>
                <wp:anchor distT="0" distB="0" distL="114300" distR="114300" simplePos="0" relativeHeight="251658265" behindDoc="0" locked="0" layoutInCell="1" allowOverlap="1" wp14:anchorId="2F22945F" wp14:editId="15691688">
                  <wp:simplePos x="0" y="0"/>
                  <wp:positionH relativeFrom="column">
                    <wp:posOffset>3310890</wp:posOffset>
                  </wp:positionH>
                  <wp:positionV relativeFrom="paragraph">
                    <wp:posOffset>342265</wp:posOffset>
                  </wp:positionV>
                  <wp:extent cx="2275840" cy="396240"/>
                  <wp:effectExtent l="0" t="0" r="10160" b="10160"/>
                  <wp:wrapNone/>
                  <wp:docPr id="1190014532" name="Rectangle 15"/>
                  <wp:cNvGraphicFramePr/>
                  <a:graphic xmlns:a="http://schemas.openxmlformats.org/drawingml/2006/main">
                    <a:graphicData uri="http://schemas.microsoft.com/office/word/2010/wordprocessingShape">
                      <wps:wsp>
                        <wps:cNvSpPr/>
                        <wps:spPr>
                          <a:xfrm>
                            <a:off x="0" y="0"/>
                            <a:ext cx="2275840" cy="39624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F3F41D" w14:textId="39751464" w:rsidR="00E71ABA" w:rsidRPr="00A563C5" w:rsidRDefault="00E71ABA">
                              <w:pPr>
                                <w:jc w:val="right"/>
                                <w:rPr>
                                  <w:color w:val="FF0000"/>
                                  <w:sz w:val="16"/>
                                  <w:szCs w:val="16"/>
                                  <w:lang w:val="en-AU"/>
                                  <w:rPrChange w:id="1420" w:author="Andrew Froude" w:date="2024-08-02T08:46:00Z" w16du:dateUtc="2024-08-01T22:46:00Z">
                                    <w:rPr/>
                                  </w:rPrChange>
                                </w:rPr>
                                <w:pPrChange w:id="1421" w:author="Andrew Froude" w:date="2024-08-02T09:43:00Z" w16du:dateUtc="2024-08-01T23:43:00Z">
                                  <w:pPr/>
                                </w:pPrChange>
                              </w:pPr>
                              <w:ins w:id="1422" w:author="Andrew Froude" w:date="2024-08-02T09:22:00Z" w16du:dateUtc="2024-08-01T23:22:00Z">
                                <w:r>
                                  <w:rPr>
                                    <w:color w:val="FF0000"/>
                                    <w:sz w:val="16"/>
                                    <w:szCs w:val="16"/>
                                    <w:lang w:val="en-AU"/>
                                  </w:rPr>
                                  <w:t>PS</w:t>
                                </w:r>
                              </w:ins>
                              <w:ins w:id="1423" w:author="Andrew Froude" w:date="2024-08-02T09:13:00Z" w16du:dateUtc="2024-08-01T23:13:00Z">
                                <w:r>
                                  <w:rPr>
                                    <w:color w:val="FF0000"/>
                                    <w:sz w:val="16"/>
                                    <w:szCs w:val="16"/>
                                    <w:lang w:val="en-AU"/>
                                  </w:rPr>
                                  <w:t xml:space="preserve"> </w:t>
                                </w:r>
                              </w:ins>
                              <w:ins w:id="1424" w:author="Andrew Froude" w:date="2024-08-02T09:23:00Z" w16du:dateUtc="2024-08-01T23:23:00Z">
                                <w:r>
                                  <w:rPr>
                                    <w:color w:val="FF0000"/>
                                    <w:sz w:val="16"/>
                                    <w:szCs w:val="16"/>
                                    <w:lang w:val="en-AU"/>
                                  </w:rPr>
                                  <w:t>2</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2945F" id="_x0000_s1043" style="position:absolute;left:0;text-align:left;margin-left:260.7pt;margin-top:26.95pt;width:179.2pt;height:31.2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" filled="f" strokecolor="red">
                  <v:textbox inset="2.5mm,0,,0">
                    <w:txbxContent>
                      <w:p w14:paraId="45F3F41D" w14:textId="39751464" w:rsidR="00E71ABA" w:rsidRPr="00A563C5" w:rsidRDefault="00E71ABA">
                        <w:pPr>
                          <w:jc w:val="right"/>
                          <w:rPr>
                            <w:color w:val="FF0000"/>
                            <w:sz w:val="16"/>
                            <w:szCs w:val="16"/>
                            <w:lang w:val="en-AU"/>
                            <w:rPrChange w:id="1425" w:author="Andrew Froude" w:date="2024-08-02T08:46:00Z" w16du:dateUtc="2024-08-01T22:46:00Z">
                              <w:rPr/>
                            </w:rPrChange>
                          </w:rPr>
                          <w:pPrChange w:id="1426" w:author="Andrew Froude" w:date="2024-08-02T09:43:00Z" w16du:dateUtc="2024-08-01T23:43:00Z">
                            <w:pPr/>
                          </w:pPrChange>
                        </w:pPr>
                        <w:ins w:id="1427" w:author="Andrew Froude" w:date="2024-08-02T09:22:00Z" w16du:dateUtc="2024-08-01T23:22:00Z">
                          <w:r>
                            <w:rPr>
                              <w:color w:val="FF0000"/>
                              <w:sz w:val="16"/>
                              <w:szCs w:val="16"/>
                              <w:lang w:val="en-AU"/>
                            </w:rPr>
                            <w:t>PS</w:t>
                          </w:r>
                        </w:ins>
                        <w:ins w:id="1428" w:author="Andrew Froude" w:date="2024-08-02T09:13:00Z" w16du:dateUtc="2024-08-01T23:13:00Z">
                          <w:r>
                            <w:rPr>
                              <w:color w:val="FF0000"/>
                              <w:sz w:val="16"/>
                              <w:szCs w:val="16"/>
                              <w:lang w:val="en-AU"/>
                            </w:rPr>
                            <w:t xml:space="preserve"> </w:t>
                          </w:r>
                        </w:ins>
                        <w:ins w:id="1429" w:author="Andrew Froude" w:date="2024-08-02T09:23:00Z" w16du:dateUtc="2024-08-01T23:23:00Z">
                          <w:r>
                            <w:rPr>
                              <w:color w:val="FF0000"/>
                              <w:sz w:val="16"/>
                              <w:szCs w:val="16"/>
                              <w:lang w:val="en-AU"/>
                            </w:rPr>
                            <w:t>2</w:t>
                          </w:r>
                        </w:ins>
                      </w:p>
                    </w:txbxContent>
                  </v:textbox>
                </v:rect>
              </w:pict>
            </mc:Fallback>
          </mc:AlternateContent>
        </w:r>
        <w:r w:rsidR="00CE7308" w:rsidRPr="00E02A63">
          <w:rPr>
            <w:noProof/>
            <w14:ligatures w14:val="none"/>
            <w:rPrChange w:id="1430" w:author="Sue Simnor (EXT Idiom)" w:date="2024-08-13T18:37:00Z" w16du:dateUtc="2024-08-13T08:37:00Z">
              <w:rPr>
                <w:noProof/>
                <w:highlight w:val="yellow"/>
                <w14:ligatures w14:val="none"/>
              </w:rPr>
            </w:rPrChange>
          </w:rPr>
          <mc:AlternateContent>
            <mc:Choice Requires="wps">
              <w:drawing>
                <wp:anchor distT="0" distB="0" distL="114300" distR="114300" simplePos="0" relativeHeight="251658264" behindDoc="0" locked="0" layoutInCell="1" allowOverlap="1" wp14:anchorId="3EA716AD" wp14:editId="27B59659">
                  <wp:simplePos x="0" y="0"/>
                  <wp:positionH relativeFrom="column">
                    <wp:posOffset>766857</wp:posOffset>
                  </wp:positionH>
                  <wp:positionV relativeFrom="paragraph">
                    <wp:posOffset>1255584</wp:posOffset>
                  </wp:positionV>
                  <wp:extent cx="2275840" cy="308919"/>
                  <wp:effectExtent l="0" t="0" r="10160" b="8890"/>
                  <wp:wrapNone/>
                  <wp:docPr id="2135447479" name="Rectangle 15"/>
                  <wp:cNvGraphicFramePr/>
                  <a:graphic xmlns:a="http://schemas.openxmlformats.org/drawingml/2006/main">
                    <a:graphicData uri="http://schemas.microsoft.com/office/word/2010/wordprocessingShape">
                      <wps:wsp>
                        <wps:cNvSpPr/>
                        <wps:spPr>
                          <a:xfrm>
                            <a:off x="0" y="0"/>
                            <a:ext cx="2275840" cy="308919"/>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048257" w14:textId="7C3DF27C" w:rsidR="00E71ABA" w:rsidRPr="00A563C5" w:rsidRDefault="00E71ABA">
                              <w:pPr>
                                <w:jc w:val="right"/>
                                <w:rPr>
                                  <w:color w:val="FF0000"/>
                                  <w:sz w:val="16"/>
                                  <w:szCs w:val="16"/>
                                  <w:lang w:val="en-AU"/>
                                  <w:rPrChange w:id="1431" w:author="Andrew Froude" w:date="2024-08-02T08:46:00Z" w16du:dateUtc="2024-08-01T22:46:00Z">
                                    <w:rPr/>
                                  </w:rPrChange>
                                </w:rPr>
                                <w:pPrChange w:id="1432" w:author="Andrew Froude" w:date="2024-08-02T09:43:00Z" w16du:dateUtc="2024-08-01T23:43:00Z">
                                  <w:pPr/>
                                </w:pPrChange>
                              </w:pPr>
                              <w:ins w:id="1433" w:author="Andrew Froude" w:date="2024-08-02T09:22:00Z" w16du:dateUtc="2024-08-01T23:22:00Z">
                                <w:r>
                                  <w:rPr>
                                    <w:color w:val="FF0000"/>
                                    <w:sz w:val="16"/>
                                    <w:szCs w:val="16"/>
                                    <w:lang w:val="en-AU"/>
                                  </w:rPr>
                                  <w:t>PS</w:t>
                                </w:r>
                              </w:ins>
                              <w:ins w:id="1434" w:author="Andrew Froude" w:date="2024-08-02T09:13:00Z" w16du:dateUtc="2024-08-01T23:13:00Z">
                                <w:r>
                                  <w:rPr>
                                    <w:color w:val="FF0000"/>
                                    <w:sz w:val="16"/>
                                    <w:szCs w:val="16"/>
                                    <w:lang w:val="en-AU"/>
                                  </w:rPr>
                                  <w:t xml:space="preserve"> </w:t>
                                </w:r>
                              </w:ins>
                              <w:ins w:id="1435" w:author="Andrew Froude" w:date="2024-08-02T09:23:00Z" w16du:dateUtc="2024-08-01T23:23:00Z">
                                <w:r>
                                  <w:rPr>
                                    <w:color w:val="FF0000"/>
                                    <w:sz w:val="16"/>
                                    <w:szCs w:val="16"/>
                                    <w:lang w:val="en-AU"/>
                                  </w:rPr>
                                  <w:t>2</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716AD" id="_x0000_s1044" style="position:absolute;left:0;text-align:left;margin-left:60.4pt;margin-top:98.85pt;width:179.2pt;height:24.3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" filled="f" strokecolor="red">
                  <v:textbox inset="2.5mm,0,,0">
                    <w:txbxContent>
                      <w:p w14:paraId="21048257" w14:textId="7C3DF27C" w:rsidR="00E71ABA" w:rsidRPr="00A563C5" w:rsidRDefault="00E71ABA">
                        <w:pPr>
                          <w:jc w:val="right"/>
                          <w:rPr>
                            <w:color w:val="FF0000"/>
                            <w:sz w:val="16"/>
                            <w:szCs w:val="16"/>
                            <w:lang w:val="en-AU"/>
                            <w:rPrChange w:id="1436" w:author="Andrew Froude" w:date="2024-08-02T08:46:00Z" w16du:dateUtc="2024-08-01T22:46:00Z">
                              <w:rPr/>
                            </w:rPrChange>
                          </w:rPr>
                          <w:pPrChange w:id="1437" w:author="Andrew Froude" w:date="2024-08-02T09:43:00Z" w16du:dateUtc="2024-08-01T23:43:00Z">
                            <w:pPr/>
                          </w:pPrChange>
                        </w:pPr>
                        <w:ins w:id="1438" w:author="Andrew Froude" w:date="2024-08-02T09:22:00Z" w16du:dateUtc="2024-08-01T23:22:00Z">
                          <w:r>
                            <w:rPr>
                              <w:color w:val="FF0000"/>
                              <w:sz w:val="16"/>
                              <w:szCs w:val="16"/>
                              <w:lang w:val="en-AU"/>
                            </w:rPr>
                            <w:t>PS</w:t>
                          </w:r>
                        </w:ins>
                        <w:ins w:id="1439" w:author="Andrew Froude" w:date="2024-08-02T09:13:00Z" w16du:dateUtc="2024-08-01T23:13:00Z">
                          <w:r>
                            <w:rPr>
                              <w:color w:val="FF0000"/>
                              <w:sz w:val="16"/>
                              <w:szCs w:val="16"/>
                              <w:lang w:val="en-AU"/>
                            </w:rPr>
                            <w:t xml:space="preserve"> </w:t>
                          </w:r>
                        </w:ins>
                        <w:ins w:id="1440" w:author="Andrew Froude" w:date="2024-08-02T09:23:00Z" w16du:dateUtc="2024-08-01T23:23:00Z">
                          <w:r>
                            <w:rPr>
                              <w:color w:val="FF0000"/>
                              <w:sz w:val="16"/>
                              <w:szCs w:val="16"/>
                              <w:lang w:val="en-AU"/>
                            </w:rPr>
                            <w:t>2</w:t>
                          </w:r>
                        </w:ins>
                      </w:p>
                    </w:txbxContent>
                  </v:textbox>
                </v:rect>
              </w:pict>
            </mc:Fallback>
          </mc:AlternateContent>
        </w:r>
        <w:r w:rsidR="00E71ABA" w:rsidRPr="00E02A63">
          <w:rPr>
            <w:noProof/>
            <w14:ligatures w14:val="none"/>
            <w:rPrChange w:id="1441" w:author="Sue Simnor (EXT Idiom)" w:date="2024-08-13T18:37:00Z" w16du:dateUtc="2024-08-13T08:37:00Z">
              <w:rPr>
                <w:noProof/>
                <w:highlight w:val="yellow"/>
                <w14:ligatures w14:val="none"/>
              </w:rPr>
            </w:rPrChange>
          </w:rPr>
          <mc:AlternateContent>
            <mc:Choice Requires="wps">
              <w:drawing>
                <wp:anchor distT="0" distB="0" distL="114300" distR="114300" simplePos="0" relativeHeight="251658266" behindDoc="0" locked="0" layoutInCell="1" allowOverlap="1" wp14:anchorId="31284F90" wp14:editId="68023E60">
                  <wp:simplePos x="0" y="0"/>
                  <wp:positionH relativeFrom="column">
                    <wp:posOffset>5904194</wp:posOffset>
                  </wp:positionH>
                  <wp:positionV relativeFrom="paragraph">
                    <wp:posOffset>326019</wp:posOffset>
                  </wp:positionV>
                  <wp:extent cx="2276392" cy="396815"/>
                  <wp:effectExtent l="0" t="0" r="10160" b="10160"/>
                  <wp:wrapNone/>
                  <wp:docPr id="218275477" name="Rectangle 15"/>
                  <wp:cNvGraphicFramePr/>
                  <a:graphic xmlns:a="http://schemas.openxmlformats.org/drawingml/2006/main">
                    <a:graphicData uri="http://schemas.microsoft.com/office/word/2010/wordprocessingShape">
                      <wps:wsp>
                        <wps:cNvSpPr/>
                        <wps:spPr>
                          <a:xfrm>
                            <a:off x="0" y="0"/>
                            <a:ext cx="2276392" cy="396815"/>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529C0B" w14:textId="12AAAE5A" w:rsidR="00E71ABA" w:rsidRPr="00A563C5" w:rsidRDefault="00E71ABA">
                              <w:pPr>
                                <w:jc w:val="right"/>
                                <w:rPr>
                                  <w:color w:val="FF0000"/>
                                  <w:sz w:val="16"/>
                                  <w:szCs w:val="16"/>
                                  <w:lang w:val="en-AU"/>
                                  <w:rPrChange w:id="1442" w:author="Andrew Froude" w:date="2024-08-02T08:46:00Z" w16du:dateUtc="2024-08-01T22:46:00Z">
                                    <w:rPr/>
                                  </w:rPrChange>
                                </w:rPr>
                                <w:pPrChange w:id="1443" w:author="Andrew Froude" w:date="2024-08-02T09:43:00Z" w16du:dateUtc="2024-08-01T23:43:00Z">
                                  <w:pPr/>
                                </w:pPrChange>
                              </w:pPr>
                              <w:ins w:id="1444" w:author="Andrew Froude" w:date="2024-08-02T09:22:00Z" w16du:dateUtc="2024-08-01T23:22:00Z">
                                <w:r>
                                  <w:rPr>
                                    <w:color w:val="FF0000"/>
                                    <w:sz w:val="16"/>
                                    <w:szCs w:val="16"/>
                                    <w:lang w:val="en-AU"/>
                                  </w:rPr>
                                  <w:t>PS</w:t>
                                </w:r>
                              </w:ins>
                              <w:ins w:id="1445" w:author="Andrew Froude" w:date="2024-08-02T09:13:00Z" w16du:dateUtc="2024-08-01T23:13:00Z">
                                <w:r>
                                  <w:rPr>
                                    <w:color w:val="FF0000"/>
                                    <w:sz w:val="16"/>
                                    <w:szCs w:val="16"/>
                                    <w:lang w:val="en-AU"/>
                                  </w:rPr>
                                  <w:t xml:space="preserve"> </w:t>
                                </w:r>
                              </w:ins>
                              <w:ins w:id="1446" w:author="Andrew Froude" w:date="2024-08-02T09:23:00Z" w16du:dateUtc="2024-08-01T23:23:00Z">
                                <w:r>
                                  <w:rPr>
                                    <w:color w:val="FF0000"/>
                                    <w:sz w:val="16"/>
                                    <w:szCs w:val="16"/>
                                    <w:lang w:val="en-AU"/>
                                  </w:rPr>
                                  <w:t>2</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84F90" id="_x0000_s1045" style="position:absolute;left:0;text-align:left;margin-left:464.9pt;margin-top:25.65pt;width:179.25pt;height:31.2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" filled="f" strokecolor="red">
                  <v:textbox inset="2.5mm,0,,0">
                    <w:txbxContent>
                      <w:p w14:paraId="3E529C0B" w14:textId="12AAAE5A" w:rsidR="00E71ABA" w:rsidRPr="00A563C5" w:rsidRDefault="00E71ABA">
                        <w:pPr>
                          <w:jc w:val="right"/>
                          <w:rPr>
                            <w:color w:val="FF0000"/>
                            <w:sz w:val="16"/>
                            <w:szCs w:val="16"/>
                            <w:lang w:val="en-AU"/>
                            <w:rPrChange w:id="1447" w:author="Andrew Froude" w:date="2024-08-02T08:46:00Z" w16du:dateUtc="2024-08-01T22:46:00Z">
                              <w:rPr/>
                            </w:rPrChange>
                          </w:rPr>
                          <w:pPrChange w:id="1448" w:author="Andrew Froude" w:date="2024-08-02T09:43:00Z" w16du:dateUtc="2024-08-01T23:43:00Z">
                            <w:pPr/>
                          </w:pPrChange>
                        </w:pPr>
                        <w:ins w:id="1449" w:author="Andrew Froude" w:date="2024-08-02T09:22:00Z" w16du:dateUtc="2024-08-01T23:22:00Z">
                          <w:r>
                            <w:rPr>
                              <w:color w:val="FF0000"/>
                              <w:sz w:val="16"/>
                              <w:szCs w:val="16"/>
                              <w:lang w:val="en-AU"/>
                            </w:rPr>
                            <w:t>PS</w:t>
                          </w:r>
                        </w:ins>
                        <w:ins w:id="1450" w:author="Andrew Froude" w:date="2024-08-02T09:13:00Z" w16du:dateUtc="2024-08-01T23:13:00Z">
                          <w:r>
                            <w:rPr>
                              <w:color w:val="FF0000"/>
                              <w:sz w:val="16"/>
                              <w:szCs w:val="16"/>
                              <w:lang w:val="en-AU"/>
                            </w:rPr>
                            <w:t xml:space="preserve"> </w:t>
                          </w:r>
                        </w:ins>
                        <w:ins w:id="1451" w:author="Andrew Froude" w:date="2024-08-02T09:23:00Z" w16du:dateUtc="2024-08-01T23:23:00Z">
                          <w:r>
                            <w:rPr>
                              <w:color w:val="FF0000"/>
                              <w:sz w:val="16"/>
                              <w:szCs w:val="16"/>
                              <w:lang w:val="en-AU"/>
                            </w:rPr>
                            <w:t>2</w:t>
                          </w:r>
                        </w:ins>
                      </w:p>
                    </w:txbxContent>
                  </v:textbox>
                </v:rect>
              </w:pict>
            </mc:Fallback>
          </mc:AlternateContent>
        </w:r>
        <w:r w:rsidR="00E71ABA" w:rsidRPr="00E02A63">
          <w:rPr>
            <w:noProof/>
            <w14:ligatures w14:val="none"/>
            <w:rPrChange w:id="1452" w:author="Sue Simnor (EXT Idiom)" w:date="2024-08-13T18:37:00Z" w16du:dateUtc="2024-08-13T08:37:00Z">
              <w:rPr>
                <w:noProof/>
                <w:highlight w:val="yellow"/>
                <w14:ligatures w14:val="none"/>
              </w:rPr>
            </w:rPrChange>
          </w:rPr>
          <mc:AlternateContent>
            <mc:Choice Requires="wps">
              <w:drawing>
                <wp:anchor distT="0" distB="0" distL="114300" distR="114300" simplePos="0" relativeHeight="251658263" behindDoc="0" locked="0" layoutInCell="1" allowOverlap="1" wp14:anchorId="0BBA92DC" wp14:editId="2B10385F">
                  <wp:simplePos x="0" y="0"/>
                  <wp:positionH relativeFrom="column">
                    <wp:posOffset>5904194</wp:posOffset>
                  </wp:positionH>
                  <wp:positionV relativeFrom="paragraph">
                    <wp:posOffset>26335</wp:posOffset>
                  </wp:positionV>
                  <wp:extent cx="2276392" cy="300295"/>
                  <wp:effectExtent l="0" t="0" r="10160" b="17780"/>
                  <wp:wrapNone/>
                  <wp:docPr id="1410868798" name="Rectangle 15"/>
                  <wp:cNvGraphicFramePr/>
                  <a:graphic xmlns:a="http://schemas.openxmlformats.org/drawingml/2006/main">
                    <a:graphicData uri="http://schemas.microsoft.com/office/word/2010/wordprocessingShape">
                      <wps:wsp>
                        <wps:cNvSpPr/>
                        <wps:spPr>
                          <a:xfrm>
                            <a:off x="0" y="0"/>
                            <a:ext cx="2276392" cy="300295"/>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1D19C9" w14:textId="77777777" w:rsidR="00E71ABA" w:rsidRPr="00A563C5" w:rsidRDefault="00E71ABA">
                              <w:pPr>
                                <w:jc w:val="right"/>
                                <w:rPr>
                                  <w:color w:val="FF0000"/>
                                  <w:sz w:val="16"/>
                                  <w:szCs w:val="16"/>
                                  <w:lang w:val="en-AU"/>
                                  <w:rPrChange w:id="1453" w:author="Andrew Froude" w:date="2024-08-02T08:46:00Z" w16du:dateUtc="2024-08-01T22:46:00Z">
                                    <w:rPr/>
                                  </w:rPrChange>
                                </w:rPr>
                                <w:pPrChange w:id="1454" w:author="Andrew Froude" w:date="2024-08-02T09:43:00Z" w16du:dateUtc="2024-08-01T23:43:00Z">
                                  <w:pPr/>
                                </w:pPrChange>
                              </w:pPr>
                              <w:ins w:id="1455" w:author="Andrew Froude" w:date="2024-08-02T09:22:00Z" w16du:dateUtc="2024-08-01T23:22:00Z">
                                <w:r>
                                  <w:rPr>
                                    <w:color w:val="FF0000"/>
                                    <w:sz w:val="16"/>
                                    <w:szCs w:val="16"/>
                                    <w:lang w:val="en-AU"/>
                                  </w:rPr>
                                  <w:t>PS</w:t>
                                </w:r>
                              </w:ins>
                              <w:ins w:id="1456" w:author="Andrew Froude" w:date="2024-08-02T09:13:00Z" w16du:dateUtc="2024-08-01T23:13:00Z">
                                <w:r>
                                  <w:rPr>
                                    <w:color w:val="FF0000"/>
                                    <w:sz w:val="16"/>
                                    <w:szCs w:val="16"/>
                                    <w:lang w:val="en-AU"/>
                                  </w:rPr>
                                  <w:t xml:space="preserve"> 1</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A92DC" id="_x0000_s1046" style="position:absolute;left:0;text-align:left;margin-left:464.9pt;margin-top:2.05pt;width:179.25pt;height:23.6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" filled="f" strokecolor="red">
                  <v:textbox inset="2.5mm,0,,0">
                    <w:txbxContent>
                      <w:p w14:paraId="6E1D19C9" w14:textId="77777777" w:rsidR="00E71ABA" w:rsidRPr="00A563C5" w:rsidRDefault="00E71ABA">
                        <w:pPr>
                          <w:jc w:val="right"/>
                          <w:rPr>
                            <w:color w:val="FF0000"/>
                            <w:sz w:val="16"/>
                            <w:szCs w:val="16"/>
                            <w:lang w:val="en-AU"/>
                            <w:rPrChange w:id="1457" w:author="Andrew Froude" w:date="2024-08-02T08:46:00Z" w16du:dateUtc="2024-08-01T22:46:00Z">
                              <w:rPr/>
                            </w:rPrChange>
                          </w:rPr>
                          <w:pPrChange w:id="1458" w:author="Andrew Froude" w:date="2024-08-02T09:43:00Z" w16du:dateUtc="2024-08-01T23:43:00Z">
                            <w:pPr/>
                          </w:pPrChange>
                        </w:pPr>
                        <w:ins w:id="1459" w:author="Andrew Froude" w:date="2024-08-02T09:22:00Z" w16du:dateUtc="2024-08-01T23:22:00Z">
                          <w:r>
                            <w:rPr>
                              <w:color w:val="FF0000"/>
                              <w:sz w:val="16"/>
                              <w:szCs w:val="16"/>
                              <w:lang w:val="en-AU"/>
                            </w:rPr>
                            <w:t>PS</w:t>
                          </w:r>
                        </w:ins>
                        <w:ins w:id="1460" w:author="Andrew Froude" w:date="2024-08-02T09:13:00Z" w16du:dateUtc="2024-08-01T23:13:00Z">
                          <w:r>
                            <w:rPr>
                              <w:color w:val="FF0000"/>
                              <w:sz w:val="16"/>
                              <w:szCs w:val="16"/>
                              <w:lang w:val="en-AU"/>
                            </w:rPr>
                            <w:t xml:space="preserve"> 1</w:t>
                          </w:r>
                        </w:ins>
                      </w:p>
                    </w:txbxContent>
                  </v:textbox>
                </v:rect>
              </w:pict>
            </mc:Fallback>
          </mc:AlternateContent>
        </w:r>
      </w:ins>
      <w:ins w:id="1461" w:author="Andrew Froude" w:date="2024-08-02T09:22:00Z" w16du:dateUtc="2024-08-01T23:22:00Z">
        <w:r w:rsidR="00E71ABA" w:rsidRPr="00E02A63">
          <w:rPr>
            <w:noProof/>
            <w14:ligatures w14:val="none"/>
            <w:rPrChange w:id="1462" w:author="Sue Simnor (EXT Idiom)" w:date="2024-08-13T18:37:00Z" w16du:dateUtc="2024-08-13T08:37:00Z">
              <w:rPr>
                <w:noProof/>
                <w:highlight w:val="yellow"/>
                <w14:ligatures w14:val="none"/>
              </w:rPr>
            </w:rPrChange>
          </w:rPr>
          <mc:AlternateContent>
            <mc:Choice Requires="wps">
              <w:drawing>
                <wp:anchor distT="0" distB="0" distL="114300" distR="114300" simplePos="0" relativeHeight="251658262" behindDoc="0" locked="0" layoutInCell="1" allowOverlap="1" wp14:anchorId="0D36D6FE" wp14:editId="6FD285FC">
                  <wp:simplePos x="0" y="0"/>
                  <wp:positionH relativeFrom="column">
                    <wp:posOffset>3316354</wp:posOffset>
                  </wp:positionH>
                  <wp:positionV relativeFrom="paragraph">
                    <wp:posOffset>32649</wp:posOffset>
                  </wp:positionV>
                  <wp:extent cx="2276392" cy="300295"/>
                  <wp:effectExtent l="0" t="0" r="10160" b="17780"/>
                  <wp:wrapNone/>
                  <wp:docPr id="8715785" name="Rectangle 15"/>
                  <wp:cNvGraphicFramePr/>
                  <a:graphic xmlns:a="http://schemas.openxmlformats.org/drawingml/2006/main">
                    <a:graphicData uri="http://schemas.microsoft.com/office/word/2010/wordprocessingShape">
                      <wps:wsp>
                        <wps:cNvSpPr/>
                        <wps:spPr>
                          <a:xfrm>
                            <a:off x="0" y="0"/>
                            <a:ext cx="2276392" cy="300295"/>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97459" w14:textId="77777777" w:rsidR="00E71ABA" w:rsidRPr="00A563C5" w:rsidRDefault="00E71ABA">
                              <w:pPr>
                                <w:jc w:val="right"/>
                                <w:rPr>
                                  <w:color w:val="FF0000"/>
                                  <w:sz w:val="16"/>
                                  <w:szCs w:val="16"/>
                                  <w:lang w:val="en-AU"/>
                                  <w:rPrChange w:id="1463" w:author="Andrew Froude" w:date="2024-08-02T08:46:00Z" w16du:dateUtc="2024-08-01T22:46:00Z">
                                    <w:rPr/>
                                  </w:rPrChange>
                                </w:rPr>
                                <w:pPrChange w:id="1464" w:author="Andrew Froude" w:date="2024-08-02T09:43:00Z" w16du:dateUtc="2024-08-01T23:43:00Z">
                                  <w:pPr/>
                                </w:pPrChange>
                              </w:pPr>
                              <w:ins w:id="1465" w:author="Andrew Froude" w:date="2024-08-02T09:22:00Z" w16du:dateUtc="2024-08-01T23:22:00Z">
                                <w:r>
                                  <w:rPr>
                                    <w:color w:val="FF0000"/>
                                    <w:sz w:val="16"/>
                                    <w:szCs w:val="16"/>
                                    <w:lang w:val="en-AU"/>
                                  </w:rPr>
                                  <w:t>PS</w:t>
                                </w:r>
                              </w:ins>
                              <w:ins w:id="1466" w:author="Andrew Froude" w:date="2024-08-02T09:13:00Z" w16du:dateUtc="2024-08-01T23:13:00Z">
                                <w:r>
                                  <w:rPr>
                                    <w:color w:val="FF0000"/>
                                    <w:sz w:val="16"/>
                                    <w:szCs w:val="16"/>
                                    <w:lang w:val="en-AU"/>
                                  </w:rPr>
                                  <w:t xml:space="preserve"> 1</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6D6FE" id="_x0000_s1047" style="position:absolute;left:0;text-align:left;margin-left:261.15pt;margin-top:2.55pt;width:179.25pt;height:23.6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" filled="f" strokecolor="red">
                  <v:textbox inset="2.5mm,0,,0">
                    <w:txbxContent>
                      <w:p w14:paraId="6B497459" w14:textId="77777777" w:rsidR="00E71ABA" w:rsidRPr="00A563C5" w:rsidRDefault="00E71ABA">
                        <w:pPr>
                          <w:jc w:val="right"/>
                          <w:rPr>
                            <w:color w:val="FF0000"/>
                            <w:sz w:val="16"/>
                            <w:szCs w:val="16"/>
                            <w:lang w:val="en-AU"/>
                            <w:rPrChange w:id="1467" w:author="Andrew Froude" w:date="2024-08-02T08:46:00Z" w16du:dateUtc="2024-08-01T22:46:00Z">
                              <w:rPr/>
                            </w:rPrChange>
                          </w:rPr>
                          <w:pPrChange w:id="1468" w:author="Andrew Froude" w:date="2024-08-02T09:43:00Z" w16du:dateUtc="2024-08-01T23:43:00Z">
                            <w:pPr/>
                          </w:pPrChange>
                        </w:pPr>
                        <w:ins w:id="1469" w:author="Andrew Froude" w:date="2024-08-02T09:22:00Z" w16du:dateUtc="2024-08-01T23:22:00Z">
                          <w:r>
                            <w:rPr>
                              <w:color w:val="FF0000"/>
                              <w:sz w:val="16"/>
                              <w:szCs w:val="16"/>
                              <w:lang w:val="en-AU"/>
                            </w:rPr>
                            <w:t>PS</w:t>
                          </w:r>
                        </w:ins>
                        <w:ins w:id="1470" w:author="Andrew Froude" w:date="2024-08-02T09:13:00Z" w16du:dateUtc="2024-08-01T23:13:00Z">
                          <w:r>
                            <w:rPr>
                              <w:color w:val="FF0000"/>
                              <w:sz w:val="16"/>
                              <w:szCs w:val="16"/>
                              <w:lang w:val="en-AU"/>
                            </w:rPr>
                            <w:t xml:space="preserve"> 1</w:t>
                          </w:r>
                        </w:ins>
                      </w:p>
                    </w:txbxContent>
                  </v:textbox>
                </v:rect>
              </w:pict>
            </mc:Fallback>
          </mc:AlternateContent>
        </w:r>
        <w:r w:rsidR="00E71ABA" w:rsidRPr="00E02A63">
          <w:rPr>
            <w:noProof/>
            <w14:ligatures w14:val="none"/>
            <w:rPrChange w:id="1471" w:author="Sue Simnor (EXT Idiom)" w:date="2024-08-13T18:37:00Z" w16du:dateUtc="2024-08-13T08:37:00Z">
              <w:rPr>
                <w:noProof/>
                <w:highlight w:val="yellow"/>
                <w14:ligatures w14:val="none"/>
              </w:rPr>
            </w:rPrChange>
          </w:rPr>
          <mc:AlternateContent>
            <mc:Choice Requires="wps">
              <w:drawing>
                <wp:anchor distT="0" distB="0" distL="114300" distR="114300" simplePos="0" relativeHeight="251658261" behindDoc="0" locked="0" layoutInCell="1" allowOverlap="1" wp14:anchorId="22259D1A" wp14:editId="53DB2BAC">
                  <wp:simplePos x="0" y="0"/>
                  <wp:positionH relativeFrom="column">
                    <wp:posOffset>766157</wp:posOffset>
                  </wp:positionH>
                  <wp:positionV relativeFrom="paragraph">
                    <wp:posOffset>960887</wp:posOffset>
                  </wp:positionV>
                  <wp:extent cx="2276392" cy="300295"/>
                  <wp:effectExtent l="0" t="0" r="10160" b="17780"/>
                  <wp:wrapNone/>
                  <wp:docPr id="1598317469" name="Rectangle 15"/>
                  <wp:cNvGraphicFramePr/>
                  <a:graphic xmlns:a="http://schemas.openxmlformats.org/drawingml/2006/main">
                    <a:graphicData uri="http://schemas.microsoft.com/office/word/2010/wordprocessingShape">
                      <wps:wsp>
                        <wps:cNvSpPr/>
                        <wps:spPr>
                          <a:xfrm>
                            <a:off x="0" y="0"/>
                            <a:ext cx="2276392" cy="300295"/>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BD5CBD" w14:textId="28683A32" w:rsidR="00E71ABA" w:rsidRPr="00A563C5" w:rsidRDefault="00E71ABA">
                              <w:pPr>
                                <w:jc w:val="right"/>
                                <w:rPr>
                                  <w:color w:val="FF0000"/>
                                  <w:sz w:val="16"/>
                                  <w:szCs w:val="16"/>
                                  <w:lang w:val="en-AU"/>
                                  <w:rPrChange w:id="1472" w:author="Andrew Froude" w:date="2024-08-02T08:46:00Z" w16du:dateUtc="2024-08-01T22:46:00Z">
                                    <w:rPr/>
                                  </w:rPrChange>
                                </w:rPr>
                                <w:pPrChange w:id="1473" w:author="Andrew Froude" w:date="2024-08-02T09:43:00Z" w16du:dateUtc="2024-08-01T23:43:00Z">
                                  <w:pPr/>
                                </w:pPrChange>
                              </w:pPr>
                              <w:ins w:id="1474" w:author="Andrew Froude" w:date="2024-08-02T09:22:00Z" w16du:dateUtc="2024-08-01T23:22:00Z">
                                <w:r>
                                  <w:rPr>
                                    <w:color w:val="FF0000"/>
                                    <w:sz w:val="16"/>
                                    <w:szCs w:val="16"/>
                                    <w:lang w:val="en-AU"/>
                                  </w:rPr>
                                  <w:t>PS</w:t>
                                </w:r>
                              </w:ins>
                              <w:ins w:id="1475" w:author="Andrew Froude" w:date="2024-08-02T09:13:00Z" w16du:dateUtc="2024-08-01T23:13:00Z">
                                <w:r>
                                  <w:rPr>
                                    <w:color w:val="FF0000"/>
                                    <w:sz w:val="16"/>
                                    <w:szCs w:val="16"/>
                                    <w:lang w:val="en-AU"/>
                                  </w:rPr>
                                  <w:t xml:space="preserve"> 1</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259D1A" id="_x0000_s1048" style="position:absolute;left:0;text-align:left;margin-left:60.35pt;margin-top:75.65pt;width:179.25pt;height:23.6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" filled="f" strokecolor="red">
                  <v:textbox inset="2.5mm,0,,0">
                    <w:txbxContent>
                      <w:p w14:paraId="4BBD5CBD" w14:textId="28683A32" w:rsidR="00E71ABA" w:rsidRPr="00A563C5" w:rsidRDefault="00E71ABA">
                        <w:pPr>
                          <w:jc w:val="right"/>
                          <w:rPr>
                            <w:color w:val="FF0000"/>
                            <w:sz w:val="16"/>
                            <w:szCs w:val="16"/>
                            <w:lang w:val="en-AU"/>
                            <w:rPrChange w:id="1476" w:author="Andrew Froude" w:date="2024-08-02T08:46:00Z" w16du:dateUtc="2024-08-01T22:46:00Z">
                              <w:rPr/>
                            </w:rPrChange>
                          </w:rPr>
                          <w:pPrChange w:id="1477" w:author="Andrew Froude" w:date="2024-08-02T09:43:00Z" w16du:dateUtc="2024-08-01T23:43:00Z">
                            <w:pPr/>
                          </w:pPrChange>
                        </w:pPr>
                        <w:ins w:id="1478" w:author="Andrew Froude" w:date="2024-08-02T09:22:00Z" w16du:dateUtc="2024-08-01T23:22:00Z">
                          <w:r>
                            <w:rPr>
                              <w:color w:val="FF0000"/>
                              <w:sz w:val="16"/>
                              <w:szCs w:val="16"/>
                              <w:lang w:val="en-AU"/>
                            </w:rPr>
                            <w:t>PS</w:t>
                          </w:r>
                        </w:ins>
                        <w:ins w:id="1479" w:author="Andrew Froude" w:date="2024-08-02T09:13:00Z" w16du:dateUtc="2024-08-01T23:13:00Z">
                          <w:r>
                            <w:rPr>
                              <w:color w:val="FF0000"/>
                              <w:sz w:val="16"/>
                              <w:szCs w:val="16"/>
                              <w:lang w:val="en-AU"/>
                            </w:rPr>
                            <w:t xml:space="preserve"> 1</w:t>
                          </w:r>
                        </w:ins>
                      </w:p>
                    </w:txbxContent>
                  </v:textbox>
                </v:rect>
              </w:pict>
            </mc:Fallback>
          </mc:AlternateContent>
        </w:r>
      </w:ins>
      <w:r w:rsidR="00B47FA5" w:rsidRPr="00E02A63">
        <w:rPr>
          <w:noProof/>
          <w14:ligatures w14:val="none"/>
        </w:rPr>
        <w:drawing>
          <wp:inline distT="0" distB="0" distL="0" distR="0" wp14:anchorId="247B83EC" wp14:editId="2102992D">
            <wp:extent cx="2520000" cy="1713103"/>
            <wp:effectExtent l="0" t="0" r="0" b="1905"/>
            <wp:docPr id="376799564" name="Picture 1" descr="A close-up of a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99564" name="Picture 1" descr="A close-up of a receipt&#10;&#10;Description automatically generated"/>
                    <pic:cNvPicPr/>
                  </pic:nvPicPr>
                  <pic:blipFill>
                    <a:blip r:embed="rId25"/>
                    <a:stretch>
                      <a:fillRect/>
                    </a:stretch>
                  </pic:blipFill>
                  <pic:spPr>
                    <a:xfrm>
                      <a:off x="0" y="0"/>
                      <a:ext cx="2520000" cy="1713103"/>
                    </a:xfrm>
                    <a:prstGeom prst="rect">
                      <a:avLst/>
                    </a:prstGeom>
                  </pic:spPr>
                </pic:pic>
              </a:graphicData>
            </a:graphic>
          </wp:inline>
        </w:drawing>
      </w:r>
      <w:ins w:id="1480" w:author="Andrew Froude" w:date="2024-08-02T09:19:00Z" w16du:dateUtc="2024-08-01T23:19:00Z">
        <w:r w:rsidR="00E71ABA" w:rsidRPr="00E02A63">
          <w:rPr>
            <w:rFonts w:asciiTheme="minorHAnsi" w:hAnsiTheme="minorHAnsi" w:cstheme="minorHAnsi"/>
          </w:rPr>
          <w:t xml:space="preserve">  </w:t>
        </w:r>
      </w:ins>
      <w:ins w:id="1481" w:author="Andrew Froude" w:date="2024-08-02T09:20:00Z" w16du:dateUtc="2024-08-01T23:20:00Z">
        <w:r w:rsidR="00E71ABA" w:rsidRPr="00E02A63">
          <w:rPr>
            <w:rFonts w:asciiTheme="minorHAnsi" w:hAnsiTheme="minorHAnsi" w:cstheme="minorHAnsi"/>
            <w:noProof/>
            <w14:ligatures w14:val="none"/>
          </w:rPr>
          <w:drawing>
            <wp:inline distT="0" distB="0" distL="0" distR="0" wp14:anchorId="75FB8B21" wp14:editId="31B334B5">
              <wp:extent cx="2520000" cy="2572344"/>
              <wp:effectExtent l="0" t="0" r="0" b="6350"/>
              <wp:docPr id="1942504782" name="Picture 1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04782" name="Picture 16" descr="A screenshot of a phone&#10;&#10;Description automatically generated"/>
                      <pic:cNvPicPr/>
                    </pic:nvPicPr>
                    <pic:blipFill>
                      <a:blip r:embed="rId26"/>
                      <a:stretch>
                        <a:fillRect/>
                      </a:stretch>
                    </pic:blipFill>
                    <pic:spPr>
                      <a:xfrm>
                        <a:off x="0" y="0"/>
                        <a:ext cx="2520000" cy="2572344"/>
                      </a:xfrm>
                      <a:prstGeom prst="rect">
                        <a:avLst/>
                      </a:prstGeom>
                    </pic:spPr>
                  </pic:pic>
                </a:graphicData>
              </a:graphic>
            </wp:inline>
          </w:drawing>
        </w:r>
        <w:r w:rsidR="00E71ABA" w:rsidRPr="00E02A63">
          <w:rPr>
            <w:rFonts w:asciiTheme="minorHAnsi" w:hAnsiTheme="minorHAnsi" w:cstheme="minorHAnsi"/>
          </w:rPr>
          <w:t xml:space="preserve">  </w:t>
        </w:r>
      </w:ins>
      <w:ins w:id="1482" w:author="Andrew Froude" w:date="2024-08-02T09:21:00Z" w16du:dateUtc="2024-08-01T23:21:00Z">
        <w:r w:rsidR="00E71ABA" w:rsidRPr="0062534D">
          <w:rPr>
            <w:rFonts w:asciiTheme="minorHAnsi" w:hAnsiTheme="minorHAnsi" w:cstheme="minorHAnsi"/>
            <w:noProof/>
            <w:highlight w:val="yellow"/>
            <w14:ligatures w14:val="none"/>
            <w:rPrChange w:id="1483" w:author="Andrew Froude" w:date="2024-08-02T09:21:00Z" w16du:dateUtc="2024-08-01T23:21:00Z">
              <w:rPr>
                <w:rFonts w:asciiTheme="minorHAnsi" w:hAnsiTheme="minorHAnsi" w:cstheme="minorHAnsi"/>
                <w:noProof/>
                <w14:ligatures w14:val="none"/>
              </w:rPr>
            </w:rPrChange>
          </w:rPr>
          <w:drawing>
            <wp:inline distT="0" distB="0" distL="0" distR="0" wp14:anchorId="479CF00F" wp14:editId="1C34408C">
              <wp:extent cx="2461275" cy="2570827"/>
              <wp:effectExtent l="0" t="0" r="2540" b="0"/>
              <wp:docPr id="1337446686" name="Picture 1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46686" name="Picture 17" descr="A screenshot of a phone&#10;&#10;Description automatically generated"/>
                      <pic:cNvPicPr/>
                    </pic:nvPicPr>
                    <pic:blipFill>
                      <a:blip r:embed="rId27"/>
                      <a:stretch>
                        <a:fillRect/>
                      </a:stretch>
                    </pic:blipFill>
                    <pic:spPr>
                      <a:xfrm>
                        <a:off x="0" y="0"/>
                        <a:ext cx="2469245" cy="2579152"/>
                      </a:xfrm>
                      <a:prstGeom prst="rect">
                        <a:avLst/>
                      </a:prstGeom>
                    </pic:spPr>
                  </pic:pic>
                </a:graphicData>
              </a:graphic>
            </wp:inline>
          </w:drawing>
        </w:r>
      </w:ins>
    </w:p>
    <w:p w14:paraId="70F182AF" w14:textId="4CA6B67D" w:rsidR="000C06FB" w:rsidRPr="00720F8E" w:rsidDel="00E71ABA" w:rsidRDefault="000C06FB" w:rsidP="000C06FB">
      <w:pPr>
        <w:jc w:val="center"/>
        <w:rPr>
          <w:del w:id="1484" w:author="Andrew Froude" w:date="2024-08-02T09:18:00Z" w16du:dateUtc="2024-08-01T23:18:00Z"/>
          <w:rFonts w:asciiTheme="minorHAnsi" w:hAnsiTheme="minorHAnsi" w:cstheme="minorHAnsi"/>
        </w:rPr>
      </w:pPr>
    </w:p>
    <w:p w14:paraId="7C2F7413" w14:textId="32B3AEAE" w:rsidR="000C06FB" w:rsidDel="00E71ABA" w:rsidRDefault="000C06FB" w:rsidP="000C06FB">
      <w:pPr>
        <w:jc w:val="center"/>
        <w:rPr>
          <w:del w:id="1485" w:author="Andrew Froude" w:date="2024-08-02T09:18:00Z" w16du:dateUtc="2024-08-01T23:18:00Z"/>
          <w:rFonts w:asciiTheme="minorHAnsi" w:hAnsiTheme="minorHAnsi" w:cstheme="minorHAnsi"/>
        </w:rPr>
      </w:pPr>
    </w:p>
    <w:p w14:paraId="4384EA86" w14:textId="324117D0" w:rsidR="000C06FB" w:rsidDel="00E71ABA" w:rsidRDefault="000C06FB" w:rsidP="000C06FB">
      <w:pPr>
        <w:jc w:val="center"/>
        <w:rPr>
          <w:del w:id="1486" w:author="Andrew Froude" w:date="2024-08-02T09:18:00Z" w16du:dateUtc="2024-08-01T23:18:00Z"/>
          <w:rFonts w:asciiTheme="minorHAnsi" w:hAnsiTheme="minorHAnsi" w:cstheme="minorHAnsi"/>
        </w:rPr>
      </w:pPr>
    </w:p>
    <w:p w14:paraId="26330E64" w14:textId="063B4ECC" w:rsidR="009D3B09" w:rsidDel="00E71ABA" w:rsidRDefault="009D3B09" w:rsidP="000C06FB">
      <w:pPr>
        <w:jc w:val="center"/>
        <w:rPr>
          <w:del w:id="1487" w:author="Andrew Froude" w:date="2024-08-02T09:18:00Z" w16du:dateUtc="2024-08-01T23:18:00Z"/>
          <w:rFonts w:asciiTheme="minorHAnsi" w:hAnsiTheme="minorHAnsi" w:cstheme="minorHAnsi"/>
        </w:rPr>
      </w:pPr>
    </w:p>
    <w:p w14:paraId="0D5BB80E" w14:textId="2C4A9F7C" w:rsidR="009D3B09" w:rsidRPr="00720F8E" w:rsidDel="00E71ABA" w:rsidRDefault="009D3B09" w:rsidP="000C06FB">
      <w:pPr>
        <w:jc w:val="center"/>
        <w:rPr>
          <w:del w:id="1488" w:author="Andrew Froude" w:date="2024-08-02T09:18:00Z" w16du:dateUtc="2024-08-01T23:18:00Z"/>
          <w:rFonts w:asciiTheme="minorHAnsi" w:hAnsiTheme="minorHAnsi" w:cstheme="minorHAnsi"/>
        </w:rPr>
      </w:pPr>
    </w:p>
    <w:p w14:paraId="5D25E6A0" w14:textId="77777777" w:rsidR="000C06FB" w:rsidRPr="00720F8E" w:rsidRDefault="000C06FB" w:rsidP="000C06FB">
      <w:pPr>
        <w:jc w:val="center"/>
        <w:rPr>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1676"/>
        <w:gridCol w:w="7654"/>
        <w:gridCol w:w="2693"/>
        <w:gridCol w:w="1560"/>
      </w:tblGrid>
      <w:tr w:rsidR="000C06FB" w:rsidRPr="00720F8E" w14:paraId="125980D9" w14:textId="77777777" w:rsidTr="0472516C">
        <w:trPr>
          <w:cantSplit/>
        </w:trPr>
        <w:tc>
          <w:tcPr>
            <w:tcW w:w="1013" w:type="dxa"/>
          </w:tcPr>
          <w:p w14:paraId="120D8110" w14:textId="77777777" w:rsidR="000C06FB" w:rsidRPr="00720F8E" w:rsidRDefault="000C06FB">
            <w:pPr>
              <w:tabs>
                <w:tab w:val="left" w:pos="1800"/>
              </w:tabs>
              <w:rPr>
                <w:rFonts w:asciiTheme="minorHAnsi" w:hAnsiTheme="minorHAnsi" w:cstheme="minorHAnsi"/>
                <w:b/>
                <w:sz w:val="20"/>
              </w:rPr>
            </w:pPr>
            <w:r w:rsidRPr="00720F8E">
              <w:rPr>
                <w:rFonts w:asciiTheme="minorHAnsi" w:hAnsiTheme="minorHAnsi" w:cstheme="minorHAnsi"/>
                <w:b/>
                <w:sz w:val="20"/>
              </w:rPr>
              <w:t>Ref</w:t>
            </w:r>
          </w:p>
        </w:tc>
        <w:tc>
          <w:tcPr>
            <w:tcW w:w="1676" w:type="dxa"/>
          </w:tcPr>
          <w:p w14:paraId="2B1CFCBC" w14:textId="77777777" w:rsidR="000C06FB" w:rsidRPr="00720F8E" w:rsidRDefault="000C06FB">
            <w:pPr>
              <w:tabs>
                <w:tab w:val="left" w:pos="1800"/>
              </w:tabs>
              <w:jc w:val="center"/>
              <w:rPr>
                <w:rFonts w:asciiTheme="minorHAnsi" w:hAnsiTheme="minorHAnsi" w:cstheme="minorHAnsi"/>
                <w:b/>
                <w:sz w:val="20"/>
              </w:rPr>
            </w:pPr>
            <w:r w:rsidRPr="00720F8E">
              <w:rPr>
                <w:rFonts w:asciiTheme="minorHAnsi" w:hAnsiTheme="minorHAnsi" w:cstheme="minorHAnsi"/>
                <w:b/>
                <w:sz w:val="20"/>
              </w:rPr>
              <w:t>Variables</w:t>
            </w:r>
          </w:p>
        </w:tc>
        <w:tc>
          <w:tcPr>
            <w:tcW w:w="7654" w:type="dxa"/>
          </w:tcPr>
          <w:p w14:paraId="12187B70" w14:textId="77777777" w:rsidR="000C06FB" w:rsidRPr="00720F8E" w:rsidRDefault="000C06FB">
            <w:pPr>
              <w:tabs>
                <w:tab w:val="left" w:pos="1800"/>
              </w:tabs>
              <w:jc w:val="center"/>
              <w:rPr>
                <w:rFonts w:asciiTheme="minorHAnsi" w:hAnsiTheme="minorHAnsi" w:cstheme="minorHAnsi"/>
                <w:b/>
              </w:rPr>
            </w:pPr>
            <w:r w:rsidRPr="00720F8E">
              <w:rPr>
                <w:rFonts w:asciiTheme="minorHAnsi" w:hAnsiTheme="minorHAnsi" w:cstheme="minorHAnsi"/>
                <w:b/>
                <w:sz w:val="20"/>
                <w:szCs w:val="20"/>
              </w:rPr>
              <w:t>Content</w:t>
            </w:r>
          </w:p>
        </w:tc>
        <w:tc>
          <w:tcPr>
            <w:tcW w:w="2693" w:type="dxa"/>
          </w:tcPr>
          <w:p w14:paraId="50442192" w14:textId="77777777" w:rsidR="000C06FB" w:rsidRPr="00720F8E" w:rsidRDefault="000C06FB">
            <w:pPr>
              <w:tabs>
                <w:tab w:val="left" w:pos="1800"/>
              </w:tabs>
              <w:jc w:val="center"/>
              <w:rPr>
                <w:rFonts w:asciiTheme="minorHAnsi" w:hAnsiTheme="minorHAnsi" w:cstheme="minorHAnsi"/>
                <w:b/>
                <w:sz w:val="20"/>
              </w:rPr>
            </w:pPr>
            <w:r w:rsidRPr="00720F8E">
              <w:rPr>
                <w:rFonts w:asciiTheme="minorHAnsi" w:hAnsiTheme="minorHAnsi" w:cstheme="minorHAnsi"/>
                <w:b/>
                <w:sz w:val="20"/>
              </w:rPr>
              <w:t>Logic</w:t>
            </w:r>
          </w:p>
        </w:tc>
        <w:tc>
          <w:tcPr>
            <w:tcW w:w="1560" w:type="dxa"/>
          </w:tcPr>
          <w:p w14:paraId="60C8CC7B" w14:textId="77777777" w:rsidR="000C06FB" w:rsidRPr="00720F8E" w:rsidRDefault="000C06FB">
            <w:pPr>
              <w:tabs>
                <w:tab w:val="left" w:pos="1800"/>
              </w:tabs>
              <w:jc w:val="center"/>
              <w:rPr>
                <w:rFonts w:asciiTheme="minorHAnsi" w:hAnsiTheme="minorHAnsi" w:cstheme="minorHAnsi"/>
                <w:b/>
                <w:sz w:val="20"/>
              </w:rPr>
            </w:pPr>
            <w:r w:rsidRPr="00720F8E">
              <w:rPr>
                <w:rFonts w:asciiTheme="minorHAnsi" w:hAnsiTheme="minorHAnsi" w:cstheme="minorHAnsi"/>
                <w:b/>
                <w:sz w:val="20"/>
              </w:rPr>
              <w:t>Style</w:t>
            </w:r>
          </w:p>
        </w:tc>
      </w:tr>
      <w:tr w:rsidR="000C06FB" w:rsidRPr="00720F8E" w14:paraId="567C73B7" w14:textId="77777777" w:rsidTr="0472516C">
        <w:trPr>
          <w:cantSplit/>
        </w:trPr>
        <w:tc>
          <w:tcPr>
            <w:tcW w:w="1013" w:type="dxa"/>
          </w:tcPr>
          <w:p w14:paraId="0EB0C978" w14:textId="66A467EF" w:rsidR="000C06FB" w:rsidRPr="00720F8E" w:rsidRDefault="00AB3464">
            <w:pPr>
              <w:rPr>
                <w:rFonts w:asciiTheme="minorHAnsi" w:hAnsiTheme="minorHAnsi" w:cstheme="minorHAnsi"/>
                <w:sz w:val="20"/>
              </w:rPr>
            </w:pPr>
            <w:r>
              <w:rPr>
                <w:rFonts w:asciiTheme="minorHAnsi" w:hAnsiTheme="minorHAnsi" w:cstheme="minorHAnsi"/>
                <w:sz w:val="20"/>
              </w:rPr>
              <w:t>PS 1</w:t>
            </w:r>
          </w:p>
        </w:tc>
        <w:tc>
          <w:tcPr>
            <w:tcW w:w="1676" w:type="dxa"/>
          </w:tcPr>
          <w:p w14:paraId="2F2DC2C2" w14:textId="77777777" w:rsidR="000C06FB" w:rsidRPr="00720F8E" w:rsidRDefault="000C06FB">
            <w:pPr>
              <w:tabs>
                <w:tab w:val="left" w:pos="1800"/>
              </w:tabs>
              <w:rPr>
                <w:rFonts w:asciiTheme="minorHAnsi" w:hAnsiTheme="minorHAnsi" w:cstheme="minorHAnsi"/>
                <w:sz w:val="20"/>
              </w:rPr>
            </w:pPr>
          </w:p>
        </w:tc>
        <w:tc>
          <w:tcPr>
            <w:tcW w:w="7654" w:type="dxa"/>
          </w:tcPr>
          <w:p w14:paraId="09954EDE" w14:textId="77777777" w:rsidR="000C06FB" w:rsidRPr="00720F8E" w:rsidRDefault="000C06FB" w:rsidP="00C1020A">
            <w:pPr>
              <w:pStyle w:val="Heading1COI"/>
            </w:pPr>
            <w:commentRangeStart w:id="1489"/>
            <w:commentRangeStart w:id="1490"/>
            <w:commentRangeStart w:id="1491"/>
            <w:r>
              <w:t>Your payment summary</w:t>
            </w:r>
            <w:commentRangeEnd w:id="1489"/>
            <w:r w:rsidRPr="00720F8E">
              <w:rPr>
                <w:rStyle w:val="CommentReference"/>
                <w:rFonts w:cs="Arial"/>
                <w:sz w:val="28"/>
                <w:szCs w:val="28"/>
              </w:rPr>
              <w:commentReference w:id="1489"/>
            </w:r>
            <w:commentRangeEnd w:id="1490"/>
            <w:r w:rsidRPr="00720F8E">
              <w:rPr>
                <w:rStyle w:val="CommentReference"/>
                <w:rFonts w:cs="Arial"/>
                <w:sz w:val="28"/>
                <w:szCs w:val="28"/>
              </w:rPr>
              <w:commentReference w:id="1490"/>
            </w:r>
            <w:commentRangeEnd w:id="1491"/>
            <w:r w:rsidR="00A82BE5" w:rsidRPr="00720F8E">
              <w:rPr>
                <w:rStyle w:val="CommentReference"/>
                <w:rFonts w:cs="Arial"/>
                <w:sz w:val="28"/>
                <w:szCs w:val="28"/>
              </w:rPr>
              <w:commentReference w:id="1491"/>
            </w:r>
          </w:p>
        </w:tc>
        <w:tc>
          <w:tcPr>
            <w:tcW w:w="2693" w:type="dxa"/>
          </w:tcPr>
          <w:p w14:paraId="3FFF4B94" w14:textId="77777777" w:rsidR="000C06FB" w:rsidRPr="00720F8E" w:rsidRDefault="000C06FB">
            <w:pPr>
              <w:spacing w:after="120"/>
              <w:rPr>
                <w:rFonts w:asciiTheme="minorHAnsi" w:eastAsia="Segoe UI" w:hAnsiTheme="minorHAnsi" w:cstheme="minorHAnsi"/>
                <w:bCs/>
                <w:sz w:val="20"/>
              </w:rPr>
            </w:pPr>
            <w:r w:rsidRPr="00720F8E">
              <w:rPr>
                <w:rFonts w:asciiTheme="minorHAnsi" w:hAnsiTheme="minorHAnsi" w:cstheme="minorHAnsi"/>
                <w:bCs/>
                <w:color w:val="000000" w:themeColor="text1"/>
                <w:sz w:val="20"/>
                <w:szCs w:val="20"/>
              </w:rPr>
              <w:t>Always display</w:t>
            </w:r>
          </w:p>
        </w:tc>
        <w:tc>
          <w:tcPr>
            <w:tcW w:w="1560" w:type="dxa"/>
          </w:tcPr>
          <w:p w14:paraId="400337B2" w14:textId="5F88F3C5" w:rsidR="000C06FB" w:rsidRPr="00720F8E" w:rsidRDefault="00EE3486">
            <w:pPr>
              <w:spacing w:after="120"/>
              <w:rPr>
                <w:rFonts w:asciiTheme="minorHAnsi" w:eastAsia="Segoe UI" w:hAnsiTheme="minorHAnsi" w:cstheme="minorHAnsi"/>
                <w:b/>
                <w:bCs/>
                <w:sz w:val="20"/>
              </w:rPr>
            </w:pPr>
            <w:r w:rsidRPr="00EE3486">
              <w:rPr>
                <w:rFonts w:asciiTheme="minorHAnsi" w:hAnsiTheme="minorHAnsi" w:cstheme="minorHAnsi"/>
                <w:color w:val="000000"/>
                <w:sz w:val="20"/>
                <w:szCs w:val="20"/>
              </w:rPr>
              <w:t>Heading_1_COI</w:t>
            </w:r>
          </w:p>
        </w:tc>
      </w:tr>
      <w:tr w:rsidR="000C06FB" w:rsidRPr="00720F8E" w14:paraId="239368C0" w14:textId="77777777" w:rsidTr="0472516C">
        <w:trPr>
          <w:cantSplit/>
        </w:trPr>
        <w:tc>
          <w:tcPr>
            <w:tcW w:w="1013" w:type="dxa"/>
          </w:tcPr>
          <w:p w14:paraId="7F701B54" w14:textId="5C9788B3" w:rsidR="000C06FB" w:rsidRPr="00E02A63" w:rsidRDefault="00AB3464">
            <w:pPr>
              <w:rPr>
                <w:rFonts w:asciiTheme="minorHAnsi" w:hAnsiTheme="minorHAnsi" w:cstheme="minorHAnsi"/>
                <w:sz w:val="20"/>
                <w:rPrChange w:id="1492" w:author="Sue Simnor (EXT Idiom)" w:date="2024-08-13T18:37:00Z" w16du:dateUtc="2024-08-13T08:37:00Z">
                  <w:rPr>
                    <w:rFonts w:asciiTheme="minorHAnsi" w:hAnsiTheme="minorHAnsi" w:cstheme="minorHAnsi"/>
                    <w:sz w:val="20"/>
                    <w:highlight w:val="yellow"/>
                  </w:rPr>
                </w:rPrChange>
              </w:rPr>
            </w:pPr>
            <w:r w:rsidRPr="00E02A63">
              <w:rPr>
                <w:rFonts w:asciiTheme="minorHAnsi" w:hAnsiTheme="minorHAnsi" w:cstheme="minorHAnsi"/>
                <w:sz w:val="20"/>
                <w:rPrChange w:id="1493" w:author="Sue Simnor (EXT Idiom)" w:date="2024-08-13T18:37:00Z" w16du:dateUtc="2024-08-13T08:37:00Z">
                  <w:rPr>
                    <w:rFonts w:asciiTheme="minorHAnsi" w:hAnsiTheme="minorHAnsi" w:cstheme="minorHAnsi"/>
                    <w:sz w:val="20"/>
                    <w:highlight w:val="yellow"/>
                  </w:rPr>
                </w:rPrChange>
              </w:rPr>
              <w:t xml:space="preserve">PS2 </w:t>
            </w:r>
            <w:r w:rsidR="008B5ED3" w:rsidRPr="00E02A63">
              <w:rPr>
                <w:rFonts w:asciiTheme="minorHAnsi" w:hAnsiTheme="minorHAnsi" w:cstheme="minorHAnsi"/>
                <w:sz w:val="20"/>
                <w:rPrChange w:id="1494" w:author="Sue Simnor (EXT Idiom)" w:date="2024-08-13T18:37:00Z" w16du:dateUtc="2024-08-13T08:37:00Z">
                  <w:rPr>
                    <w:rFonts w:asciiTheme="minorHAnsi" w:hAnsiTheme="minorHAnsi" w:cstheme="minorHAnsi"/>
                    <w:sz w:val="20"/>
                    <w:highlight w:val="yellow"/>
                  </w:rPr>
                </w:rPrChange>
              </w:rPr>
              <w:t>V</w:t>
            </w:r>
            <w:r w:rsidRPr="00E02A63">
              <w:rPr>
                <w:rFonts w:asciiTheme="minorHAnsi" w:hAnsiTheme="minorHAnsi" w:cstheme="minorHAnsi"/>
                <w:sz w:val="20"/>
                <w:rPrChange w:id="1495" w:author="Sue Simnor (EXT Idiom)" w:date="2024-08-13T18:37:00Z" w16du:dateUtc="2024-08-13T08:37:00Z">
                  <w:rPr>
                    <w:rFonts w:asciiTheme="minorHAnsi" w:hAnsiTheme="minorHAnsi" w:cstheme="minorHAnsi"/>
                    <w:sz w:val="20"/>
                    <w:highlight w:val="yellow"/>
                  </w:rPr>
                </w:rPrChange>
              </w:rPr>
              <w:t>1</w:t>
            </w:r>
          </w:p>
        </w:tc>
        <w:tc>
          <w:tcPr>
            <w:tcW w:w="1676" w:type="dxa"/>
          </w:tcPr>
          <w:p w14:paraId="7DECB47D" w14:textId="77777777" w:rsidR="00045774" w:rsidRPr="0062534D" w:rsidRDefault="00045774" w:rsidP="00045774">
            <w:pPr>
              <w:tabs>
                <w:tab w:val="left" w:pos="1800"/>
              </w:tabs>
              <w:rPr>
                <w:rFonts w:asciiTheme="minorHAnsi" w:hAnsiTheme="minorHAnsi" w:cstheme="minorHAnsi"/>
                <w:sz w:val="20"/>
                <w:szCs w:val="20"/>
              </w:rPr>
            </w:pPr>
            <w:r w:rsidRPr="0062534D">
              <w:rPr>
                <w:rFonts w:asciiTheme="minorHAnsi" w:hAnsiTheme="minorHAnsi" w:cstheme="minorHAnsi"/>
                <w:sz w:val="20"/>
                <w:szCs w:val="20"/>
              </w:rPr>
              <w:t>&lt;DocumentSubType&gt; &lt;PaymentFrequencyCode&gt;</w:t>
            </w:r>
          </w:p>
          <w:p w14:paraId="0AD55C48" w14:textId="4BAB9892" w:rsidR="000C06FB" w:rsidRPr="0062534D" w:rsidRDefault="00045774" w:rsidP="00045774">
            <w:pPr>
              <w:tabs>
                <w:tab w:val="left" w:pos="1800"/>
              </w:tabs>
              <w:rPr>
                <w:rFonts w:asciiTheme="minorHAnsi" w:hAnsiTheme="minorHAnsi" w:cstheme="minorHAnsi"/>
                <w:sz w:val="20"/>
              </w:rPr>
            </w:pPr>
            <w:r w:rsidRPr="0062534D">
              <w:rPr>
                <w:rFonts w:asciiTheme="minorHAnsi" w:hAnsiTheme="minorHAnsi" w:cstheme="minorHAnsi"/>
                <w:sz w:val="20"/>
              </w:rPr>
              <w:t>&lt;</w:t>
            </w:r>
            <w:r w:rsidR="00F01B32" w:rsidRPr="0062534D">
              <w:rPr>
                <w:rFonts w:asciiTheme="minorHAnsi" w:hAnsiTheme="minorHAnsi" w:cstheme="minorHAnsi"/>
                <w:sz w:val="20"/>
              </w:rPr>
              <w:t>Current</w:t>
            </w:r>
            <w:r w:rsidR="006C2ABE" w:rsidRPr="0062534D">
              <w:rPr>
                <w:rFonts w:asciiTheme="minorHAnsi" w:hAnsiTheme="minorHAnsi" w:cstheme="minorHAnsi"/>
                <w:sz w:val="20"/>
              </w:rPr>
              <w:t>Term</w:t>
            </w:r>
            <w:r w:rsidR="00F01B32" w:rsidRPr="0062534D">
              <w:rPr>
                <w:rFonts w:asciiTheme="minorHAnsi" w:hAnsiTheme="minorHAnsi" w:cstheme="minorHAnsi"/>
                <w:sz w:val="20"/>
              </w:rPr>
              <w:t>GrossPremium</w:t>
            </w:r>
            <w:r w:rsidRPr="0062534D">
              <w:rPr>
                <w:rFonts w:asciiTheme="minorHAnsi" w:hAnsiTheme="minorHAnsi" w:cstheme="minorHAnsi"/>
                <w:sz w:val="20"/>
              </w:rPr>
              <w:t>&gt;</w:t>
            </w:r>
          </w:p>
        </w:tc>
        <w:tc>
          <w:tcPr>
            <w:tcW w:w="7654" w:type="dxa"/>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0C06FB" w:rsidRPr="0062534D" w14:paraId="092EE88A" w14:textId="77777777">
              <w:trPr>
                <w:trHeight w:val="300"/>
              </w:trPr>
              <w:tc>
                <w:tcPr>
                  <w:tcW w:w="1134" w:type="dxa"/>
                  <w:vMerge w:val="restart"/>
                </w:tcPr>
                <w:p w14:paraId="3641E5E3" w14:textId="2DC24D40" w:rsidR="000C06FB" w:rsidRPr="0062534D" w:rsidRDefault="00645CC8">
                  <w:pPr>
                    <w:pStyle w:val="TableBodycopy"/>
                    <w:rPr>
                      <w:rFonts w:asciiTheme="minorHAnsi" w:hAnsiTheme="minorHAnsi" w:cstheme="minorHAnsi"/>
                      <w:szCs w:val="20"/>
                    </w:rPr>
                  </w:pPr>
                  <w:r w:rsidRPr="0062534D">
                    <w:rPr>
                      <w:rFonts w:asciiTheme="minorHAnsi" w:hAnsiTheme="minorHAnsi" w:cstheme="minorHAnsi"/>
                      <w:szCs w:val="20"/>
                    </w:rPr>
                    <w:t>Brand_icon_dollarcircle1.jpg</w:t>
                  </w:r>
                </w:p>
              </w:tc>
              <w:tc>
                <w:tcPr>
                  <w:tcW w:w="13680" w:type="dxa"/>
                  <w:noWrap/>
                  <w:hideMark/>
                </w:tcPr>
                <w:p w14:paraId="191D03FE" w14:textId="77777777" w:rsidR="000C06FB" w:rsidRPr="0062534D" w:rsidRDefault="000C06FB" w:rsidP="00C1020A">
                  <w:pPr>
                    <w:pStyle w:val="TableBodycopySCOI"/>
                    <w:rPr>
                      <w:b/>
                      <w:bCs/>
                    </w:rPr>
                  </w:pPr>
                  <w:r w:rsidRPr="0062534D">
                    <w:t>Single payment of</w:t>
                  </w:r>
                  <w:r w:rsidRPr="0062534D">
                    <w:rPr>
                      <w:lang w:eastAsia="en-AU"/>
                    </w:rPr>
                    <w:t>:</w:t>
                  </w:r>
                </w:p>
              </w:tc>
            </w:tr>
            <w:tr w:rsidR="000C06FB" w:rsidRPr="0062534D" w14:paraId="4A1726A9" w14:textId="77777777">
              <w:trPr>
                <w:trHeight w:val="300"/>
              </w:trPr>
              <w:tc>
                <w:tcPr>
                  <w:tcW w:w="1134" w:type="dxa"/>
                  <w:vMerge/>
                </w:tcPr>
                <w:p w14:paraId="679BB1A0" w14:textId="77777777" w:rsidR="000C06FB" w:rsidRPr="0062534D" w:rsidRDefault="000C06FB">
                  <w:pPr>
                    <w:pStyle w:val="TableBodycopy"/>
                    <w:rPr>
                      <w:rFonts w:asciiTheme="minorHAnsi" w:hAnsiTheme="minorHAnsi" w:cstheme="minorHAnsi"/>
                      <w:lang w:eastAsia="en-AU"/>
                    </w:rPr>
                  </w:pPr>
                </w:p>
              </w:tc>
              <w:tc>
                <w:tcPr>
                  <w:tcW w:w="13680" w:type="dxa"/>
                  <w:noWrap/>
                  <w:hideMark/>
                </w:tcPr>
                <w:p w14:paraId="5AFA2981" w14:textId="1D88C85D" w:rsidR="000C06FB" w:rsidRPr="0062534D" w:rsidRDefault="000C06FB" w:rsidP="00C1020A">
                  <w:pPr>
                    <w:pStyle w:val="TableBodycopyBCOI"/>
                  </w:pPr>
                  <w:r w:rsidRPr="0062534D">
                    <w:t xml:space="preserve">$ </w:t>
                  </w:r>
                  <w:r w:rsidR="009D3B09" w:rsidRPr="0062534D">
                    <w:t>&lt;</w:t>
                  </w:r>
                  <w:r w:rsidR="00DB49BB" w:rsidRPr="00DB0EE7">
                    <w:rPr>
                      <w:rPrChange w:id="1496" w:author="Sue Simnor (EXT Idiom)" w:date="2024-08-29T13:18:00Z" w16du:dateUtc="2024-08-29T03:18:00Z">
                        <w:rPr>
                          <w:rFonts w:ascii="Aptos" w:eastAsia="Aptos" w:hAnsi="Aptos" w:cs="Aptos"/>
                          <w:color w:val="000000" w:themeColor="text1"/>
                        </w:rPr>
                      </w:rPrChange>
                    </w:rPr>
                    <w:t>Current</w:t>
                  </w:r>
                  <w:r w:rsidR="006C2ABE" w:rsidRPr="00DB0EE7">
                    <w:rPr>
                      <w:rPrChange w:id="1497" w:author="Sue Simnor (EXT Idiom)" w:date="2024-08-29T13:18:00Z" w16du:dateUtc="2024-08-29T03:18:00Z">
                        <w:rPr>
                          <w:rFonts w:ascii="Aptos" w:eastAsia="Aptos" w:hAnsi="Aptos" w:cs="Aptos"/>
                          <w:color w:val="000000" w:themeColor="text1"/>
                        </w:rPr>
                      </w:rPrChange>
                    </w:rPr>
                    <w:t>Term</w:t>
                  </w:r>
                  <w:r w:rsidR="00DB49BB" w:rsidRPr="00DB0EE7">
                    <w:rPr>
                      <w:rPrChange w:id="1498" w:author="Sue Simnor (EXT Idiom)" w:date="2024-08-29T13:18:00Z" w16du:dateUtc="2024-08-29T03:18:00Z">
                        <w:rPr>
                          <w:rFonts w:ascii="Aptos" w:eastAsia="Aptos" w:hAnsi="Aptos" w:cs="Aptos"/>
                          <w:color w:val="000000" w:themeColor="text1"/>
                        </w:rPr>
                      </w:rPrChange>
                    </w:rPr>
                    <w:t>GrossPremium</w:t>
                  </w:r>
                  <w:r w:rsidR="009D3B09" w:rsidRPr="0062534D">
                    <w:t>&gt;</w:t>
                  </w:r>
                </w:p>
              </w:tc>
            </w:tr>
          </w:tbl>
          <w:p w14:paraId="7532F157" w14:textId="77777777" w:rsidR="000C06FB" w:rsidRPr="0062534D" w:rsidRDefault="000C06FB">
            <w:pPr>
              <w:spacing w:after="120"/>
              <w:rPr>
                <w:rFonts w:asciiTheme="minorHAnsi" w:eastAsia="Segoe UI" w:hAnsiTheme="minorHAnsi" w:cstheme="minorHAnsi"/>
                <w:b/>
                <w:bCs/>
              </w:rPr>
            </w:pPr>
          </w:p>
        </w:tc>
        <w:tc>
          <w:tcPr>
            <w:tcW w:w="2693" w:type="dxa"/>
          </w:tcPr>
          <w:p w14:paraId="3E618F8A" w14:textId="2066203B" w:rsidR="000C06FB" w:rsidRPr="00A97DC0" w:rsidRDefault="000C06FB">
            <w:pPr>
              <w:spacing w:after="120"/>
              <w:rPr>
                <w:rFonts w:asciiTheme="minorHAnsi" w:eastAsia="Segoe UI" w:hAnsiTheme="minorHAnsi" w:cstheme="minorHAnsi"/>
                <w:b/>
                <w:bCs/>
                <w:sz w:val="20"/>
                <w:highlight w:val="lightGray"/>
              </w:rPr>
            </w:pPr>
            <w:r w:rsidRPr="005917C8">
              <w:rPr>
                <w:rFonts w:asciiTheme="minorHAnsi" w:hAnsiTheme="minorHAnsi" w:cstheme="minorHAnsi"/>
                <w:b/>
                <w:bCs/>
                <w:sz w:val="20"/>
                <w:szCs w:val="20"/>
                <w:rPrChange w:id="1499" w:author="Sue Simnor (EXT Idiom)" w:date="2024-08-20T16:05:00Z" w16du:dateUtc="2024-08-20T06:05:00Z">
                  <w:rPr>
                    <w:rFonts w:asciiTheme="minorHAnsi" w:hAnsiTheme="minorHAnsi" w:cstheme="minorHAnsi"/>
                    <w:b/>
                    <w:bCs/>
                    <w:sz w:val="20"/>
                    <w:szCs w:val="20"/>
                    <w:highlight w:val="lightGray"/>
                  </w:rPr>
                </w:rPrChange>
              </w:rPr>
              <w:t>IF</w:t>
            </w:r>
            <w:r w:rsidRPr="005917C8">
              <w:rPr>
                <w:rFonts w:asciiTheme="minorHAnsi" w:hAnsiTheme="minorHAnsi" w:cstheme="minorHAnsi"/>
                <w:sz w:val="20"/>
                <w:szCs w:val="20"/>
                <w:rPrChange w:id="1500" w:author="Sue Simnor (EXT Idiom)" w:date="2024-08-20T16:05:00Z" w16du:dateUtc="2024-08-20T06:05:00Z">
                  <w:rPr>
                    <w:rFonts w:asciiTheme="minorHAnsi" w:hAnsiTheme="minorHAnsi" w:cstheme="minorHAnsi"/>
                    <w:sz w:val="20"/>
                    <w:szCs w:val="20"/>
                    <w:highlight w:val="lightGray"/>
                  </w:rPr>
                </w:rPrChange>
              </w:rPr>
              <w:t xml:space="preserve">&lt;DocumentSubType&gt; = "NewBusiness" </w:t>
            </w:r>
            <w:r w:rsidRPr="005917C8">
              <w:rPr>
                <w:rFonts w:asciiTheme="minorHAnsi" w:hAnsiTheme="minorHAnsi" w:cstheme="minorHAnsi"/>
                <w:b/>
                <w:bCs/>
                <w:sz w:val="20"/>
                <w:szCs w:val="20"/>
                <w:rPrChange w:id="1501" w:author="Sue Simnor (EXT Idiom)" w:date="2024-08-20T16:05:00Z" w16du:dateUtc="2024-08-20T06:05:00Z">
                  <w:rPr>
                    <w:rFonts w:asciiTheme="minorHAnsi" w:hAnsiTheme="minorHAnsi" w:cstheme="minorHAnsi"/>
                    <w:b/>
                    <w:bCs/>
                    <w:sz w:val="20"/>
                    <w:szCs w:val="20"/>
                    <w:highlight w:val="lightGray"/>
                  </w:rPr>
                </w:rPrChange>
              </w:rPr>
              <w:t>OR</w:t>
            </w:r>
            <w:r w:rsidRPr="005917C8">
              <w:rPr>
                <w:rFonts w:asciiTheme="minorHAnsi" w:hAnsiTheme="minorHAnsi" w:cstheme="minorHAnsi"/>
                <w:sz w:val="20"/>
                <w:szCs w:val="20"/>
                <w:rPrChange w:id="1502" w:author="Sue Simnor (EXT Idiom)" w:date="2024-08-20T16:05:00Z" w16du:dateUtc="2024-08-20T06:05:00Z">
                  <w:rPr>
                    <w:rFonts w:asciiTheme="minorHAnsi" w:hAnsiTheme="minorHAnsi" w:cstheme="minorHAnsi"/>
                    <w:sz w:val="20"/>
                    <w:szCs w:val="20"/>
                    <w:highlight w:val="lightGray"/>
                  </w:rPr>
                </w:rPrChange>
              </w:rPr>
              <w:t xml:space="preserve"> "Renewal" </w:t>
            </w:r>
            <w:r w:rsidRPr="005917C8">
              <w:rPr>
                <w:rFonts w:asciiTheme="minorHAnsi" w:hAnsiTheme="minorHAnsi" w:cstheme="minorHAnsi"/>
                <w:b/>
                <w:bCs/>
                <w:sz w:val="20"/>
                <w:szCs w:val="20"/>
                <w:rPrChange w:id="1503" w:author="Sue Simnor (EXT Idiom)" w:date="2024-08-20T16:05:00Z" w16du:dateUtc="2024-08-20T06:05:00Z">
                  <w:rPr>
                    <w:rFonts w:asciiTheme="minorHAnsi" w:hAnsiTheme="minorHAnsi" w:cstheme="minorHAnsi"/>
                    <w:b/>
                    <w:bCs/>
                    <w:sz w:val="20"/>
                    <w:szCs w:val="20"/>
                    <w:highlight w:val="lightGray"/>
                  </w:rPr>
                </w:rPrChange>
              </w:rPr>
              <w:t>AND</w:t>
            </w:r>
            <w:r w:rsidRPr="005917C8">
              <w:rPr>
                <w:rFonts w:asciiTheme="minorHAnsi" w:hAnsiTheme="minorHAnsi" w:cstheme="minorHAnsi"/>
                <w:sz w:val="20"/>
                <w:szCs w:val="20"/>
                <w:rPrChange w:id="1504" w:author="Sue Simnor (EXT Idiom)" w:date="2024-08-20T16:05:00Z" w16du:dateUtc="2024-08-20T06:05:00Z">
                  <w:rPr>
                    <w:rFonts w:asciiTheme="minorHAnsi" w:hAnsiTheme="minorHAnsi" w:cstheme="minorHAnsi"/>
                    <w:sz w:val="20"/>
                    <w:szCs w:val="20"/>
                    <w:highlight w:val="lightGray"/>
                  </w:rPr>
                </w:rPrChange>
              </w:rPr>
              <w:t xml:space="preserve"> &lt;PaymentFrequencyCode&gt; = "2|PaymentPlanAnnual" </w:t>
            </w:r>
            <w:r w:rsidRPr="005917C8">
              <w:rPr>
                <w:rFonts w:asciiTheme="minorHAnsi" w:hAnsiTheme="minorHAnsi" w:cstheme="minorHAnsi"/>
                <w:b/>
                <w:bCs/>
                <w:color w:val="000000" w:themeColor="text1"/>
                <w:sz w:val="20"/>
                <w:szCs w:val="20"/>
                <w:rPrChange w:id="1505" w:author="Sue Simnor (EXT Idiom)" w:date="2024-08-20T16:05:00Z" w16du:dateUtc="2024-08-20T06:05:00Z">
                  <w:rPr>
                    <w:rFonts w:asciiTheme="minorHAnsi" w:hAnsiTheme="minorHAnsi" w:cstheme="minorHAnsi"/>
                    <w:b/>
                    <w:bCs/>
                    <w:color w:val="000000" w:themeColor="text1"/>
                    <w:sz w:val="20"/>
                    <w:szCs w:val="20"/>
                    <w:highlight w:val="lightGray"/>
                  </w:rPr>
                </w:rPrChange>
              </w:rPr>
              <w:t>THEN</w:t>
            </w:r>
            <w:r w:rsidRPr="005917C8">
              <w:rPr>
                <w:rFonts w:asciiTheme="minorHAnsi" w:hAnsiTheme="minorHAnsi" w:cstheme="minorHAnsi"/>
                <w:color w:val="000000" w:themeColor="text1"/>
                <w:sz w:val="20"/>
                <w:szCs w:val="20"/>
                <w:rPrChange w:id="1506" w:author="Sue Simnor (EXT Idiom)" w:date="2024-08-20T16:05:00Z" w16du:dateUtc="2024-08-20T06:05:00Z">
                  <w:rPr>
                    <w:rFonts w:asciiTheme="minorHAnsi" w:hAnsiTheme="minorHAnsi" w:cstheme="minorHAnsi"/>
                    <w:color w:val="000000" w:themeColor="text1"/>
                    <w:sz w:val="20"/>
                    <w:szCs w:val="20"/>
                    <w:highlight w:val="lightGray"/>
                  </w:rPr>
                </w:rPrChange>
              </w:rPr>
              <w:t xml:space="preserve"> display</w:t>
            </w:r>
          </w:p>
        </w:tc>
        <w:tc>
          <w:tcPr>
            <w:tcW w:w="1560" w:type="dxa"/>
          </w:tcPr>
          <w:p w14:paraId="23884C58" w14:textId="77777777" w:rsidR="005565FA" w:rsidRDefault="005565FA">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Heading text:</w:t>
            </w:r>
          </w:p>
          <w:p w14:paraId="3CAAD471" w14:textId="77777777" w:rsidR="000C06FB" w:rsidRDefault="008035EE">
            <w:pPr>
              <w:spacing w:after="120"/>
              <w:rPr>
                <w:rFonts w:asciiTheme="minorHAnsi" w:hAnsiTheme="minorHAnsi" w:cstheme="minorHAnsi"/>
                <w:color w:val="000000"/>
                <w:sz w:val="20"/>
                <w:szCs w:val="20"/>
              </w:rPr>
            </w:pPr>
            <w:r w:rsidRPr="008035EE">
              <w:rPr>
                <w:rFonts w:asciiTheme="minorHAnsi" w:hAnsiTheme="minorHAnsi" w:cstheme="minorHAnsi"/>
                <w:color w:val="000000"/>
                <w:sz w:val="20"/>
                <w:szCs w:val="20"/>
              </w:rPr>
              <w:t>Table_Bodycopy_S_COI</w:t>
            </w:r>
          </w:p>
          <w:p w14:paraId="454E123C" w14:textId="77777777" w:rsidR="00FA6BD0" w:rsidRDefault="00FA6BD0">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 amount text:</w:t>
            </w:r>
          </w:p>
          <w:p w14:paraId="3FCC8191" w14:textId="6AB84433" w:rsidR="00FA6BD0" w:rsidRPr="00720F8E" w:rsidRDefault="00C94D29">
            <w:pPr>
              <w:spacing w:after="120"/>
              <w:rPr>
                <w:rFonts w:asciiTheme="minorHAnsi" w:hAnsiTheme="minorHAnsi" w:cstheme="minorHAnsi"/>
                <w:color w:val="000000"/>
                <w:sz w:val="20"/>
                <w:szCs w:val="20"/>
              </w:rPr>
            </w:pPr>
            <w:r w:rsidRPr="00C94D29">
              <w:rPr>
                <w:rFonts w:asciiTheme="minorHAnsi" w:hAnsiTheme="minorHAnsi" w:cstheme="minorHAnsi"/>
                <w:color w:val="000000"/>
                <w:sz w:val="20"/>
                <w:szCs w:val="20"/>
              </w:rPr>
              <w:t>Table_Bodycopy_B_COI</w:t>
            </w:r>
          </w:p>
        </w:tc>
      </w:tr>
      <w:tr w:rsidR="00344C0E" w:rsidRPr="00720F8E" w14:paraId="63B1CA20" w14:textId="77777777" w:rsidTr="0472516C">
        <w:trPr>
          <w:cantSplit/>
        </w:trPr>
        <w:tc>
          <w:tcPr>
            <w:tcW w:w="1013" w:type="dxa"/>
          </w:tcPr>
          <w:p w14:paraId="692655C1" w14:textId="08EF36AD" w:rsidR="00344C0E" w:rsidRPr="00B82ECA" w:rsidRDefault="00344C0E" w:rsidP="00344C0E">
            <w:pPr>
              <w:rPr>
                <w:rFonts w:asciiTheme="minorHAnsi" w:hAnsiTheme="minorHAnsi" w:cstheme="minorHAnsi"/>
                <w:sz w:val="20"/>
                <w:rPrChange w:id="1507" w:author="Sue Simnor (EXT Idiom)" w:date="2024-08-13T18:37:00Z" w16du:dateUtc="2024-08-13T08:37:00Z">
                  <w:rPr>
                    <w:rFonts w:asciiTheme="minorHAnsi" w:hAnsiTheme="minorHAnsi" w:cstheme="minorHAnsi"/>
                    <w:sz w:val="20"/>
                    <w:highlight w:val="yellow"/>
                  </w:rPr>
                </w:rPrChange>
              </w:rPr>
            </w:pPr>
            <w:r w:rsidRPr="00B82ECA">
              <w:rPr>
                <w:rFonts w:asciiTheme="minorHAnsi" w:hAnsiTheme="minorHAnsi" w:cstheme="minorHAnsi"/>
                <w:sz w:val="20"/>
                <w:rPrChange w:id="1508" w:author="Sue Simnor (EXT Idiom)" w:date="2024-08-13T18:37:00Z" w16du:dateUtc="2024-08-13T08:37:00Z">
                  <w:rPr>
                    <w:rFonts w:asciiTheme="minorHAnsi" w:hAnsiTheme="minorHAnsi" w:cstheme="minorHAnsi"/>
                    <w:sz w:val="20"/>
                    <w:highlight w:val="yellow"/>
                  </w:rPr>
                </w:rPrChange>
              </w:rPr>
              <w:lastRenderedPageBreak/>
              <w:t xml:space="preserve">PS2 </w:t>
            </w:r>
            <w:r w:rsidR="008B5ED3" w:rsidRPr="00B82ECA">
              <w:rPr>
                <w:rFonts w:asciiTheme="minorHAnsi" w:hAnsiTheme="minorHAnsi" w:cstheme="minorHAnsi"/>
                <w:sz w:val="20"/>
                <w:rPrChange w:id="1509" w:author="Sue Simnor (EXT Idiom)" w:date="2024-08-13T18:37:00Z" w16du:dateUtc="2024-08-13T08:37:00Z">
                  <w:rPr>
                    <w:rFonts w:asciiTheme="minorHAnsi" w:hAnsiTheme="minorHAnsi" w:cstheme="minorHAnsi"/>
                    <w:sz w:val="20"/>
                    <w:highlight w:val="yellow"/>
                  </w:rPr>
                </w:rPrChange>
              </w:rPr>
              <w:t>V</w:t>
            </w:r>
            <w:r w:rsidRPr="00B82ECA">
              <w:rPr>
                <w:rFonts w:asciiTheme="minorHAnsi" w:hAnsiTheme="minorHAnsi" w:cstheme="minorHAnsi"/>
                <w:sz w:val="20"/>
                <w:rPrChange w:id="1510" w:author="Sue Simnor (EXT Idiom)" w:date="2024-08-13T18:37:00Z" w16du:dateUtc="2024-08-13T08:37:00Z">
                  <w:rPr>
                    <w:rFonts w:asciiTheme="minorHAnsi" w:hAnsiTheme="minorHAnsi" w:cstheme="minorHAnsi"/>
                    <w:sz w:val="20"/>
                    <w:highlight w:val="yellow"/>
                  </w:rPr>
                </w:rPrChange>
              </w:rPr>
              <w:t>2</w:t>
            </w:r>
          </w:p>
        </w:tc>
        <w:tc>
          <w:tcPr>
            <w:tcW w:w="1676" w:type="dxa"/>
          </w:tcPr>
          <w:p w14:paraId="5F6A03CD" w14:textId="77777777" w:rsidR="00344C0E" w:rsidRPr="00B82ECA" w:rsidRDefault="00344C0E" w:rsidP="00344C0E">
            <w:pPr>
              <w:tabs>
                <w:tab w:val="left" w:pos="1800"/>
              </w:tabs>
              <w:rPr>
                <w:rFonts w:asciiTheme="minorHAnsi" w:hAnsiTheme="minorHAnsi" w:cstheme="minorHAnsi"/>
                <w:sz w:val="20"/>
                <w:szCs w:val="20"/>
              </w:rPr>
            </w:pPr>
            <w:r w:rsidRPr="00B82ECA">
              <w:rPr>
                <w:rFonts w:asciiTheme="minorHAnsi" w:hAnsiTheme="minorHAnsi" w:cstheme="minorHAnsi"/>
                <w:sz w:val="20"/>
                <w:szCs w:val="20"/>
              </w:rPr>
              <w:t>&lt;DocumentSubType&gt; &lt;PaymentFrequencyCode&gt;</w:t>
            </w:r>
          </w:p>
          <w:p w14:paraId="7EB4BC4E" w14:textId="5C114A03" w:rsidR="00344C0E" w:rsidRPr="00B82ECA" w:rsidRDefault="00344C0E" w:rsidP="00344C0E">
            <w:pPr>
              <w:tabs>
                <w:tab w:val="left" w:pos="1800"/>
              </w:tabs>
              <w:rPr>
                <w:rFonts w:asciiTheme="minorHAnsi" w:hAnsiTheme="minorHAnsi" w:cstheme="minorHAnsi"/>
                <w:sz w:val="20"/>
              </w:rPr>
            </w:pPr>
            <w:r w:rsidRPr="00B82ECA">
              <w:rPr>
                <w:rFonts w:asciiTheme="minorHAnsi" w:hAnsiTheme="minorHAnsi" w:cstheme="minorHAnsi"/>
                <w:sz w:val="20"/>
              </w:rPr>
              <w:t>&lt;</w:t>
            </w:r>
            <w:r w:rsidR="00122A22" w:rsidRPr="00B82ECA">
              <w:rPr>
                <w:rFonts w:asciiTheme="minorHAnsi" w:hAnsiTheme="minorHAnsi" w:cstheme="minorHAnsi"/>
                <w:sz w:val="20"/>
              </w:rPr>
              <w:t>CurrentTerm</w:t>
            </w:r>
            <w:r w:rsidR="004C1548" w:rsidRPr="00B82ECA">
              <w:rPr>
                <w:rFonts w:asciiTheme="minorHAnsi" w:hAnsiTheme="minorHAnsi" w:cstheme="minorHAnsi"/>
                <w:sz w:val="20"/>
              </w:rPr>
              <w:t>Gross</w:t>
            </w:r>
            <w:r w:rsidR="00122A22" w:rsidRPr="00B82ECA">
              <w:rPr>
                <w:rFonts w:asciiTheme="minorHAnsi" w:hAnsiTheme="minorHAnsi" w:cstheme="minorHAnsi"/>
                <w:sz w:val="20"/>
              </w:rPr>
              <w:t>Premium</w:t>
            </w:r>
            <w:r w:rsidRPr="00B82ECA">
              <w:rPr>
                <w:rFonts w:asciiTheme="minorHAnsi" w:hAnsiTheme="minorHAnsi" w:cstheme="minorHAnsi"/>
                <w:sz w:val="20"/>
              </w:rPr>
              <w:t>&gt;</w:t>
            </w:r>
          </w:p>
        </w:tc>
        <w:tc>
          <w:tcPr>
            <w:tcW w:w="7654" w:type="dxa"/>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344C0E" w:rsidRPr="00B82ECA" w14:paraId="2937481A" w14:textId="77777777" w:rsidTr="624AC179">
              <w:trPr>
                <w:trHeight w:val="300"/>
              </w:trPr>
              <w:tc>
                <w:tcPr>
                  <w:tcW w:w="1134" w:type="dxa"/>
                  <w:vMerge w:val="restart"/>
                </w:tcPr>
                <w:p w14:paraId="76A8EB74" w14:textId="0A3FA8F3" w:rsidR="00344C0E" w:rsidRPr="00B82ECA" w:rsidRDefault="00344C0E" w:rsidP="00344C0E">
                  <w:pPr>
                    <w:pStyle w:val="TableBodycopy"/>
                    <w:rPr>
                      <w:rFonts w:asciiTheme="minorHAnsi" w:hAnsiTheme="minorHAnsi" w:cstheme="minorHAnsi"/>
                      <w:szCs w:val="20"/>
                    </w:rPr>
                  </w:pPr>
                  <w:r w:rsidRPr="00B82ECA">
                    <w:rPr>
                      <w:rFonts w:asciiTheme="minorHAnsi" w:hAnsiTheme="minorHAnsi" w:cstheme="minorHAnsi"/>
                      <w:szCs w:val="20"/>
                    </w:rPr>
                    <w:t>Brand_icon_dollarcircle1.jpg</w:t>
                  </w:r>
                </w:p>
              </w:tc>
              <w:tc>
                <w:tcPr>
                  <w:tcW w:w="13680" w:type="dxa"/>
                  <w:noWrap/>
                  <w:hideMark/>
                </w:tcPr>
                <w:p w14:paraId="495DA95E" w14:textId="77777777" w:rsidR="00344C0E" w:rsidRPr="00B82ECA" w:rsidRDefault="00344C0E" w:rsidP="00344C0E">
                  <w:pPr>
                    <w:pStyle w:val="TableBodycopySCOI"/>
                    <w:rPr>
                      <w:b/>
                      <w:bCs/>
                    </w:rPr>
                  </w:pPr>
                  <w:r w:rsidRPr="00B82ECA">
                    <w:t>Your monthly instalment:</w:t>
                  </w:r>
                  <w:commentRangeStart w:id="1511"/>
                  <w:commentRangeStart w:id="1512"/>
                  <w:commentRangeEnd w:id="1511"/>
                  <w:r w:rsidRPr="00B82ECA">
                    <w:rPr>
                      <w:rStyle w:val="CommentReference"/>
                      <w:b/>
                      <w:bCs/>
                      <w:szCs w:val="20"/>
                    </w:rPr>
                    <w:commentReference w:id="1511"/>
                  </w:r>
                  <w:commentRangeEnd w:id="1512"/>
                  <w:r w:rsidRPr="00B82ECA">
                    <w:rPr>
                      <w:rStyle w:val="CommentReference"/>
                      <w:b/>
                      <w:bCs/>
                      <w:szCs w:val="20"/>
                    </w:rPr>
                    <w:commentReference w:id="1512"/>
                  </w:r>
                </w:p>
              </w:tc>
            </w:tr>
            <w:tr w:rsidR="00344C0E" w:rsidRPr="00B82ECA" w14:paraId="0FE8A9AB" w14:textId="77777777" w:rsidTr="624AC179">
              <w:trPr>
                <w:trHeight w:val="300"/>
              </w:trPr>
              <w:tc>
                <w:tcPr>
                  <w:tcW w:w="1134" w:type="dxa"/>
                  <w:vMerge/>
                </w:tcPr>
                <w:p w14:paraId="48D5D5D3" w14:textId="77777777" w:rsidR="00344C0E" w:rsidRPr="00B82ECA" w:rsidRDefault="00344C0E" w:rsidP="00344C0E">
                  <w:pPr>
                    <w:pStyle w:val="TableBodycopy"/>
                    <w:rPr>
                      <w:rFonts w:asciiTheme="minorHAnsi" w:hAnsiTheme="minorHAnsi" w:cstheme="minorHAnsi"/>
                      <w:lang w:eastAsia="en-AU"/>
                    </w:rPr>
                  </w:pPr>
                </w:p>
              </w:tc>
              <w:tc>
                <w:tcPr>
                  <w:tcW w:w="13680" w:type="dxa"/>
                  <w:noWrap/>
                  <w:hideMark/>
                </w:tcPr>
                <w:p w14:paraId="4E78EB53" w14:textId="1E5133A7" w:rsidR="00344C0E" w:rsidRPr="00B82ECA" w:rsidRDefault="00344C0E" w:rsidP="00344C0E">
                  <w:pPr>
                    <w:pStyle w:val="TableBodycopyBCOI"/>
                  </w:pPr>
                  <w:r w:rsidRPr="00B82ECA">
                    <w:t>$ &lt;</w:t>
                  </w:r>
                  <w:r w:rsidR="00122A22" w:rsidRPr="00B82ECA">
                    <w:t>CurrentTerm</w:t>
                  </w:r>
                  <w:r w:rsidR="004C1548" w:rsidRPr="00B82ECA">
                    <w:t>Gross</w:t>
                  </w:r>
                  <w:r w:rsidR="00122A22" w:rsidRPr="00B82ECA">
                    <w:t>Premium</w:t>
                  </w:r>
                  <w:r w:rsidRPr="00B82ECA">
                    <w:t>&gt;</w:t>
                  </w:r>
                </w:p>
              </w:tc>
            </w:tr>
          </w:tbl>
          <w:p w14:paraId="6BC1C8C7" w14:textId="77777777" w:rsidR="00344C0E" w:rsidRPr="00B82ECA" w:rsidRDefault="00344C0E" w:rsidP="00344C0E">
            <w:pPr>
              <w:spacing w:after="120"/>
              <w:rPr>
                <w:rFonts w:asciiTheme="minorHAnsi" w:eastAsia="Segoe UI" w:hAnsiTheme="minorHAnsi" w:cstheme="minorHAnsi"/>
                <w:b/>
                <w:bCs/>
              </w:rPr>
            </w:pPr>
          </w:p>
        </w:tc>
        <w:tc>
          <w:tcPr>
            <w:tcW w:w="2693" w:type="dxa"/>
          </w:tcPr>
          <w:p w14:paraId="04407B53" w14:textId="67592C72" w:rsidR="00344C0E" w:rsidRPr="00B82ECA" w:rsidRDefault="00344C0E" w:rsidP="00344C0E">
            <w:pPr>
              <w:spacing w:after="120"/>
              <w:rPr>
                <w:rFonts w:asciiTheme="minorHAnsi" w:eastAsia="Segoe UI" w:hAnsiTheme="minorHAnsi" w:cstheme="minorHAnsi"/>
                <w:b/>
                <w:bCs/>
                <w:sz w:val="20"/>
              </w:rPr>
            </w:pPr>
            <w:r w:rsidRPr="00B82ECA">
              <w:rPr>
                <w:rFonts w:asciiTheme="minorHAnsi" w:hAnsiTheme="minorHAnsi" w:cstheme="minorHAnsi"/>
                <w:b/>
                <w:bCs/>
                <w:sz w:val="20"/>
                <w:szCs w:val="20"/>
                <w:rPrChange w:id="1513" w:author="Sue Simnor (EXT Idiom)" w:date="2024-08-20T16:05:00Z" w16du:dateUtc="2024-08-20T06:05:00Z">
                  <w:rPr>
                    <w:rFonts w:asciiTheme="minorHAnsi" w:hAnsiTheme="minorHAnsi" w:cstheme="minorHAnsi"/>
                    <w:b/>
                    <w:bCs/>
                    <w:sz w:val="20"/>
                    <w:szCs w:val="20"/>
                    <w:highlight w:val="lightGray"/>
                  </w:rPr>
                </w:rPrChange>
              </w:rPr>
              <w:t>ELSEIF</w:t>
            </w:r>
            <w:r w:rsidRPr="00B82ECA">
              <w:rPr>
                <w:rFonts w:asciiTheme="minorHAnsi" w:hAnsiTheme="minorHAnsi" w:cstheme="minorHAnsi"/>
                <w:sz w:val="20"/>
                <w:szCs w:val="20"/>
                <w:rPrChange w:id="1514" w:author="Sue Simnor (EXT Idiom)" w:date="2024-08-20T16:05:00Z" w16du:dateUtc="2024-08-20T06:05:00Z">
                  <w:rPr>
                    <w:rFonts w:asciiTheme="minorHAnsi" w:hAnsiTheme="minorHAnsi" w:cstheme="minorHAnsi"/>
                    <w:sz w:val="20"/>
                    <w:szCs w:val="20"/>
                    <w:highlight w:val="lightGray"/>
                  </w:rPr>
                </w:rPrChange>
              </w:rPr>
              <w:t xml:space="preserve">&lt;DocumentSubType&gt; = "New Business" </w:t>
            </w:r>
            <w:r w:rsidRPr="00B82ECA">
              <w:rPr>
                <w:rFonts w:asciiTheme="minorHAnsi" w:hAnsiTheme="minorHAnsi" w:cstheme="minorHAnsi"/>
                <w:b/>
                <w:bCs/>
                <w:sz w:val="20"/>
                <w:szCs w:val="20"/>
                <w:rPrChange w:id="1515" w:author="Sue Simnor (EXT Idiom)" w:date="2024-08-20T16:05:00Z" w16du:dateUtc="2024-08-20T06:05:00Z">
                  <w:rPr>
                    <w:rFonts w:asciiTheme="minorHAnsi" w:hAnsiTheme="minorHAnsi" w:cstheme="minorHAnsi"/>
                    <w:b/>
                    <w:bCs/>
                    <w:sz w:val="20"/>
                    <w:szCs w:val="20"/>
                    <w:highlight w:val="lightGray"/>
                  </w:rPr>
                </w:rPrChange>
              </w:rPr>
              <w:t>OR</w:t>
            </w:r>
            <w:r w:rsidRPr="00B82ECA">
              <w:rPr>
                <w:rFonts w:asciiTheme="minorHAnsi" w:hAnsiTheme="minorHAnsi" w:cstheme="minorHAnsi"/>
                <w:sz w:val="20"/>
                <w:szCs w:val="20"/>
                <w:rPrChange w:id="1516" w:author="Sue Simnor (EXT Idiom)" w:date="2024-08-20T16:05:00Z" w16du:dateUtc="2024-08-20T06:05:00Z">
                  <w:rPr>
                    <w:rFonts w:asciiTheme="minorHAnsi" w:hAnsiTheme="minorHAnsi" w:cstheme="minorHAnsi"/>
                    <w:sz w:val="20"/>
                    <w:szCs w:val="20"/>
                    <w:highlight w:val="lightGray"/>
                  </w:rPr>
                </w:rPrChange>
              </w:rPr>
              <w:t xml:space="preserve"> "Renewal"  </w:t>
            </w:r>
            <w:r w:rsidRPr="00B82ECA">
              <w:rPr>
                <w:rFonts w:asciiTheme="minorHAnsi" w:hAnsiTheme="minorHAnsi" w:cstheme="minorHAnsi"/>
                <w:b/>
                <w:bCs/>
                <w:sz w:val="20"/>
                <w:szCs w:val="20"/>
                <w:rPrChange w:id="1517" w:author="Sue Simnor (EXT Idiom)" w:date="2024-08-20T16:05:00Z" w16du:dateUtc="2024-08-20T06:05: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1518" w:author="Sue Simnor (EXT Idiom)" w:date="2024-08-20T16:05:00Z" w16du:dateUtc="2024-08-20T06:05:00Z">
                  <w:rPr>
                    <w:rFonts w:asciiTheme="minorHAnsi" w:hAnsiTheme="minorHAnsi" w:cstheme="minorHAnsi"/>
                    <w:sz w:val="20"/>
                    <w:szCs w:val="20"/>
                    <w:highlight w:val="lightGray"/>
                  </w:rPr>
                </w:rPrChange>
              </w:rPr>
              <w:t xml:space="preserve"> &lt;PaymentFrequencyCode&gt; = "1|PaymentPlanMonthly" </w:t>
            </w:r>
            <w:r w:rsidRPr="00B82ECA">
              <w:rPr>
                <w:rFonts w:asciiTheme="minorHAnsi" w:hAnsiTheme="minorHAnsi" w:cstheme="minorHAnsi"/>
                <w:b/>
                <w:bCs/>
                <w:color w:val="000000" w:themeColor="text1"/>
                <w:sz w:val="20"/>
                <w:szCs w:val="20"/>
                <w:rPrChange w:id="1519" w:author="Sue Simnor (EXT Idiom)" w:date="2024-08-20T16:05:00Z" w16du:dateUtc="2024-08-20T06:05:00Z">
                  <w:rPr>
                    <w:rFonts w:asciiTheme="minorHAnsi" w:hAnsiTheme="minorHAnsi" w:cstheme="minorHAnsi"/>
                    <w:b/>
                    <w:bCs/>
                    <w:color w:val="000000" w:themeColor="text1"/>
                    <w:sz w:val="20"/>
                    <w:szCs w:val="20"/>
                    <w:highlight w:val="lightGray"/>
                  </w:rPr>
                </w:rPrChange>
              </w:rPr>
              <w:t>THEN</w:t>
            </w:r>
            <w:r w:rsidRPr="00B82ECA">
              <w:rPr>
                <w:rFonts w:asciiTheme="minorHAnsi" w:hAnsiTheme="minorHAnsi" w:cstheme="minorHAnsi"/>
                <w:color w:val="000000" w:themeColor="text1"/>
                <w:sz w:val="20"/>
                <w:szCs w:val="20"/>
                <w:rPrChange w:id="1520" w:author="Sue Simnor (EXT Idiom)" w:date="2024-08-20T16:05:00Z" w16du:dateUtc="2024-08-20T06:05:00Z">
                  <w:rPr>
                    <w:rFonts w:asciiTheme="minorHAnsi" w:hAnsiTheme="minorHAnsi" w:cstheme="minorHAnsi"/>
                    <w:color w:val="000000" w:themeColor="text1"/>
                    <w:sz w:val="20"/>
                    <w:szCs w:val="20"/>
                    <w:highlight w:val="lightGray"/>
                  </w:rPr>
                </w:rPrChange>
              </w:rPr>
              <w:t xml:space="preserve"> display</w:t>
            </w:r>
          </w:p>
        </w:tc>
        <w:tc>
          <w:tcPr>
            <w:tcW w:w="1560" w:type="dxa"/>
          </w:tcPr>
          <w:p w14:paraId="147E78CA" w14:textId="77777777" w:rsidR="00344C0E" w:rsidRPr="00B82ECA" w:rsidRDefault="00344C0E" w:rsidP="00344C0E">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Heading text:</w:t>
            </w:r>
          </w:p>
          <w:p w14:paraId="52EC932E" w14:textId="77777777" w:rsidR="00344C0E" w:rsidRPr="00B82ECA" w:rsidRDefault="00344C0E" w:rsidP="00344C0E">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Table_Bodycopy_S_COI</w:t>
            </w:r>
          </w:p>
          <w:p w14:paraId="58D73595" w14:textId="77777777" w:rsidR="00344C0E" w:rsidRPr="00B82ECA" w:rsidRDefault="00344C0E" w:rsidP="00344C0E">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 amount text:</w:t>
            </w:r>
          </w:p>
          <w:p w14:paraId="38C7CA89" w14:textId="532F8838" w:rsidR="00344C0E" w:rsidRPr="00B82ECA" w:rsidRDefault="00344C0E" w:rsidP="00344C0E">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Table_Bodycopy_B_COI</w:t>
            </w:r>
          </w:p>
        </w:tc>
      </w:tr>
      <w:tr w:rsidR="00344C0E" w:rsidRPr="00720F8E" w14:paraId="7965BA70" w14:textId="77777777" w:rsidTr="0472516C">
        <w:trPr>
          <w:cantSplit/>
        </w:trPr>
        <w:tc>
          <w:tcPr>
            <w:tcW w:w="1013" w:type="dxa"/>
          </w:tcPr>
          <w:p w14:paraId="36A41E18" w14:textId="234DCCAE" w:rsidR="00344C0E" w:rsidRPr="00B82ECA" w:rsidRDefault="00344C0E" w:rsidP="00344C0E">
            <w:pPr>
              <w:rPr>
                <w:rFonts w:asciiTheme="minorHAnsi" w:hAnsiTheme="minorHAnsi" w:cstheme="minorHAnsi"/>
                <w:sz w:val="20"/>
                <w:rPrChange w:id="1521" w:author="Sue Simnor (EXT Idiom)" w:date="2024-08-13T18:37:00Z" w16du:dateUtc="2024-08-13T08:37:00Z">
                  <w:rPr>
                    <w:rFonts w:asciiTheme="minorHAnsi" w:hAnsiTheme="minorHAnsi" w:cstheme="minorHAnsi"/>
                    <w:sz w:val="20"/>
                    <w:highlight w:val="yellow"/>
                  </w:rPr>
                </w:rPrChange>
              </w:rPr>
            </w:pPr>
            <w:r w:rsidRPr="00B82ECA">
              <w:rPr>
                <w:rFonts w:asciiTheme="minorHAnsi" w:hAnsiTheme="minorHAnsi" w:cstheme="minorHAnsi"/>
                <w:sz w:val="20"/>
                <w:rPrChange w:id="1522" w:author="Sue Simnor (EXT Idiom)" w:date="2024-08-13T18:37:00Z" w16du:dateUtc="2024-08-13T08:37:00Z">
                  <w:rPr>
                    <w:rFonts w:asciiTheme="minorHAnsi" w:hAnsiTheme="minorHAnsi" w:cstheme="minorHAnsi"/>
                    <w:sz w:val="20"/>
                    <w:highlight w:val="yellow"/>
                  </w:rPr>
                </w:rPrChange>
              </w:rPr>
              <w:t xml:space="preserve">PS2 </w:t>
            </w:r>
            <w:r w:rsidR="008B5ED3" w:rsidRPr="00B82ECA">
              <w:rPr>
                <w:rFonts w:asciiTheme="minorHAnsi" w:hAnsiTheme="minorHAnsi" w:cstheme="minorHAnsi"/>
                <w:sz w:val="20"/>
                <w:rPrChange w:id="1523" w:author="Sue Simnor (EXT Idiom)" w:date="2024-08-13T18:37:00Z" w16du:dateUtc="2024-08-13T08:37:00Z">
                  <w:rPr>
                    <w:rFonts w:asciiTheme="minorHAnsi" w:hAnsiTheme="minorHAnsi" w:cstheme="minorHAnsi"/>
                    <w:sz w:val="20"/>
                    <w:highlight w:val="yellow"/>
                  </w:rPr>
                </w:rPrChange>
              </w:rPr>
              <w:t>V</w:t>
            </w:r>
            <w:r w:rsidRPr="00B82ECA">
              <w:rPr>
                <w:rFonts w:asciiTheme="minorHAnsi" w:hAnsiTheme="minorHAnsi" w:cstheme="minorHAnsi"/>
                <w:sz w:val="20"/>
                <w:rPrChange w:id="1524" w:author="Sue Simnor (EXT Idiom)" w:date="2024-08-13T18:37:00Z" w16du:dateUtc="2024-08-13T08:37:00Z">
                  <w:rPr>
                    <w:rFonts w:asciiTheme="minorHAnsi" w:hAnsiTheme="minorHAnsi" w:cstheme="minorHAnsi"/>
                    <w:sz w:val="20"/>
                    <w:highlight w:val="yellow"/>
                  </w:rPr>
                </w:rPrChange>
              </w:rPr>
              <w:t>3</w:t>
            </w:r>
          </w:p>
        </w:tc>
        <w:tc>
          <w:tcPr>
            <w:tcW w:w="1676" w:type="dxa"/>
          </w:tcPr>
          <w:p w14:paraId="1E594220" w14:textId="77777777" w:rsidR="00344C0E" w:rsidRPr="00B82ECA" w:rsidRDefault="00344C0E" w:rsidP="00344C0E">
            <w:pPr>
              <w:tabs>
                <w:tab w:val="left" w:pos="1800"/>
              </w:tabs>
              <w:rPr>
                <w:rFonts w:asciiTheme="minorHAnsi" w:hAnsiTheme="minorHAnsi" w:cstheme="minorHAnsi"/>
                <w:b/>
                <w:bCs/>
                <w:color w:val="000000" w:themeColor="text1"/>
                <w:sz w:val="20"/>
                <w:szCs w:val="20"/>
              </w:rPr>
            </w:pPr>
            <w:r w:rsidRPr="00B82ECA">
              <w:rPr>
                <w:rFonts w:asciiTheme="minorHAnsi" w:hAnsiTheme="minorHAnsi" w:cstheme="minorHAnsi"/>
                <w:sz w:val="20"/>
                <w:szCs w:val="20"/>
              </w:rPr>
              <w:t xml:space="preserve">&lt;DocumentSubType&gt; &lt;PaymentFrequencyCode&gt; </w:t>
            </w:r>
            <w:r w:rsidRPr="00B82ECA">
              <w:rPr>
                <w:rFonts w:asciiTheme="minorHAnsi" w:hAnsiTheme="minorHAnsi" w:cstheme="minorHAnsi"/>
                <w:b/>
                <w:bCs/>
                <w:sz w:val="20"/>
                <w:szCs w:val="20"/>
              </w:rPr>
              <w:t>&lt;</w:t>
            </w:r>
            <w:r w:rsidRPr="00B82ECA">
              <w:rPr>
                <w:rFonts w:asciiTheme="minorHAnsi" w:hAnsiTheme="minorHAnsi" w:cstheme="minorHAnsi"/>
                <w:sz w:val="20"/>
                <w:szCs w:val="20"/>
              </w:rPr>
              <w:t>TransactionPremium</w:t>
            </w:r>
            <w:r w:rsidRPr="00B82ECA">
              <w:rPr>
                <w:rFonts w:asciiTheme="minorHAnsi" w:hAnsiTheme="minorHAnsi" w:cstheme="minorHAnsi"/>
                <w:b/>
                <w:bCs/>
                <w:sz w:val="20"/>
                <w:szCs w:val="20"/>
              </w:rPr>
              <w:t>&gt;</w:t>
            </w:r>
            <w:r w:rsidRPr="00B82ECA">
              <w:rPr>
                <w:rFonts w:asciiTheme="minorHAnsi" w:hAnsiTheme="minorHAnsi" w:cstheme="minorHAnsi"/>
                <w:b/>
                <w:bCs/>
                <w:color w:val="000000" w:themeColor="text1"/>
                <w:sz w:val="20"/>
                <w:szCs w:val="20"/>
              </w:rPr>
              <w:t xml:space="preserve"> </w:t>
            </w:r>
          </w:p>
          <w:p w14:paraId="614A865D" w14:textId="77777777" w:rsidR="00344C0E" w:rsidRPr="00B82ECA" w:rsidRDefault="00344C0E" w:rsidP="00344C0E">
            <w:pPr>
              <w:tabs>
                <w:tab w:val="left" w:pos="1800"/>
              </w:tabs>
              <w:rPr>
                <w:rFonts w:asciiTheme="minorHAnsi" w:hAnsiTheme="minorHAnsi" w:cstheme="minorHAnsi"/>
                <w:sz w:val="20"/>
                <w:szCs w:val="20"/>
              </w:rPr>
            </w:pPr>
            <w:r w:rsidRPr="00B82ECA">
              <w:rPr>
                <w:rFonts w:asciiTheme="minorHAnsi" w:hAnsiTheme="minorHAnsi" w:cstheme="minorHAnsi"/>
                <w:sz w:val="20"/>
                <w:szCs w:val="20"/>
              </w:rPr>
              <w:t>&lt;AmountDue&gt;</w:t>
            </w:r>
          </w:p>
          <w:p w14:paraId="51234AD8" w14:textId="7AB1E741" w:rsidR="00344C0E" w:rsidRPr="00B82ECA" w:rsidRDefault="00344C0E" w:rsidP="00344C0E">
            <w:pPr>
              <w:tabs>
                <w:tab w:val="left" w:pos="1800"/>
              </w:tabs>
              <w:rPr>
                <w:rFonts w:asciiTheme="minorHAnsi" w:hAnsiTheme="minorHAnsi" w:cstheme="minorHAnsi"/>
                <w:sz w:val="20"/>
              </w:rPr>
            </w:pPr>
          </w:p>
        </w:tc>
        <w:tc>
          <w:tcPr>
            <w:tcW w:w="7654" w:type="dxa"/>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344C0E" w:rsidRPr="00B82ECA" w14:paraId="5F5D5949" w14:textId="77777777">
              <w:trPr>
                <w:trHeight w:val="300"/>
              </w:trPr>
              <w:tc>
                <w:tcPr>
                  <w:tcW w:w="1134" w:type="dxa"/>
                  <w:vMerge w:val="restart"/>
                </w:tcPr>
                <w:p w14:paraId="51FB2F49" w14:textId="18E5F9D0" w:rsidR="00344C0E" w:rsidRPr="00B82ECA" w:rsidRDefault="00344C0E" w:rsidP="00344C0E">
                  <w:pPr>
                    <w:pStyle w:val="TableBodycopy"/>
                    <w:rPr>
                      <w:rFonts w:asciiTheme="minorHAnsi" w:hAnsiTheme="minorHAnsi" w:cstheme="minorHAnsi"/>
                      <w:szCs w:val="20"/>
                    </w:rPr>
                  </w:pPr>
                  <w:del w:id="1525" w:author="Sam Sehgal (EXT Idiom)" w:date="2025-04-04T15:52:00Z" w16du:dateUtc="2025-04-04T04:52:00Z">
                    <w:r w:rsidRPr="00B82ECA" w:rsidDel="00C5022B">
                      <w:rPr>
                        <w:rFonts w:asciiTheme="minorHAnsi" w:hAnsiTheme="minorHAnsi" w:cstheme="minorHAnsi"/>
                        <w:szCs w:val="20"/>
                      </w:rPr>
                      <w:delText>Brand_icon_dollarcircle1.jpg</w:delText>
                    </w:r>
                  </w:del>
                  <w:ins w:id="1526" w:author="Sam Sehgal (EXT Idiom)" w:date="2025-04-04T15:52:00Z" w16du:dateUtc="2025-04-04T04:52:00Z">
                    <w:r w:rsidR="00C5022B" w:rsidRPr="00B82ECA">
                      <w:rPr>
                        <w:rFonts w:asciiTheme="minorHAnsi" w:hAnsiTheme="minorHAnsi" w:cstheme="minorHAnsi"/>
                        <w:szCs w:val="20"/>
                      </w:rPr>
                      <w:t>–</w:t>
                    </w:r>
                  </w:ins>
                </w:p>
              </w:tc>
              <w:tc>
                <w:tcPr>
                  <w:tcW w:w="13680" w:type="dxa"/>
                  <w:noWrap/>
                  <w:hideMark/>
                </w:tcPr>
                <w:p w14:paraId="2C51F629" w14:textId="77777777" w:rsidR="00344C0E" w:rsidRPr="00B82ECA" w:rsidRDefault="00344C0E" w:rsidP="00344C0E">
                  <w:pPr>
                    <w:pStyle w:val="TableBodycopySCOI"/>
                    <w:rPr>
                      <w:b/>
                      <w:bCs/>
                    </w:rPr>
                  </w:pPr>
                  <w:r w:rsidRPr="00B82ECA">
                    <w:t>Your payment:</w:t>
                  </w:r>
                </w:p>
              </w:tc>
            </w:tr>
            <w:tr w:rsidR="00344C0E" w:rsidRPr="00B82ECA" w14:paraId="4AB081F2" w14:textId="77777777">
              <w:trPr>
                <w:trHeight w:val="300"/>
              </w:trPr>
              <w:tc>
                <w:tcPr>
                  <w:tcW w:w="1134" w:type="dxa"/>
                  <w:vMerge/>
                </w:tcPr>
                <w:p w14:paraId="1B372FEC" w14:textId="77777777" w:rsidR="00344C0E" w:rsidRPr="00B82ECA" w:rsidRDefault="00344C0E" w:rsidP="00344C0E">
                  <w:pPr>
                    <w:pStyle w:val="TableBodycopy"/>
                    <w:rPr>
                      <w:rFonts w:asciiTheme="minorHAnsi" w:hAnsiTheme="minorHAnsi" w:cstheme="minorHAnsi"/>
                      <w:lang w:eastAsia="en-AU"/>
                    </w:rPr>
                  </w:pPr>
                </w:p>
              </w:tc>
              <w:tc>
                <w:tcPr>
                  <w:tcW w:w="13680" w:type="dxa"/>
                  <w:noWrap/>
                  <w:hideMark/>
                </w:tcPr>
                <w:p w14:paraId="2F362184" w14:textId="388CBC22" w:rsidR="00344C0E" w:rsidRPr="00B82ECA" w:rsidRDefault="00344C0E" w:rsidP="00344C0E">
                  <w:pPr>
                    <w:pStyle w:val="TableBodycopyBCOI"/>
                  </w:pPr>
                  <w:r w:rsidRPr="00B82ECA">
                    <w:t>$ &lt;</w:t>
                  </w:r>
                  <w:r w:rsidR="004C792F" w:rsidRPr="00B82ECA">
                    <w:t>TransactionPremium</w:t>
                  </w:r>
                  <w:r w:rsidRPr="00B82ECA">
                    <w:t>&gt;</w:t>
                  </w:r>
                </w:p>
              </w:tc>
            </w:tr>
          </w:tbl>
          <w:p w14:paraId="7075F535" w14:textId="77777777" w:rsidR="00344C0E" w:rsidRPr="00B82ECA" w:rsidRDefault="00344C0E" w:rsidP="00344C0E">
            <w:pPr>
              <w:pStyle w:val="TableBodycopy"/>
              <w:rPr>
                <w:rFonts w:asciiTheme="minorHAnsi" w:hAnsiTheme="minorHAnsi" w:cstheme="minorHAnsi"/>
                <w:noProof/>
              </w:rPr>
            </w:pPr>
          </w:p>
        </w:tc>
        <w:tc>
          <w:tcPr>
            <w:tcW w:w="2693" w:type="dxa"/>
          </w:tcPr>
          <w:p w14:paraId="6CF1C38A" w14:textId="57F2B477" w:rsidR="008B5ED3" w:rsidRPr="00B82ECA" w:rsidRDefault="00344C0E" w:rsidP="00344C0E">
            <w:pPr>
              <w:spacing w:after="120"/>
              <w:rPr>
                <w:rFonts w:asciiTheme="minorHAnsi" w:hAnsiTheme="minorHAnsi" w:cstheme="minorHAnsi"/>
                <w:sz w:val="20"/>
                <w:szCs w:val="20"/>
                <w:rPrChange w:id="1527" w:author="sam sehgal" w:date="2024-10-14T16:10:00Z" w16du:dateUtc="2024-10-14T05:10:00Z">
                  <w:rPr>
                    <w:rFonts w:asciiTheme="minorHAnsi" w:hAnsiTheme="minorHAnsi" w:cstheme="minorHAnsi"/>
                    <w:sz w:val="20"/>
                    <w:szCs w:val="20"/>
                    <w:highlight w:val="lightGray"/>
                  </w:rPr>
                </w:rPrChange>
              </w:rPr>
            </w:pPr>
            <w:r w:rsidRPr="00B82ECA">
              <w:rPr>
                <w:rFonts w:asciiTheme="minorHAnsi" w:hAnsiTheme="minorHAnsi" w:cstheme="minorHAnsi"/>
                <w:b/>
                <w:bCs/>
                <w:sz w:val="20"/>
                <w:szCs w:val="20"/>
                <w:rPrChange w:id="1528" w:author="sam sehgal" w:date="2024-10-14T16:10:00Z" w16du:dateUtc="2024-10-14T05:10:00Z">
                  <w:rPr>
                    <w:rFonts w:asciiTheme="minorHAnsi" w:hAnsiTheme="minorHAnsi" w:cstheme="minorHAnsi"/>
                    <w:b/>
                    <w:bCs/>
                    <w:sz w:val="20"/>
                    <w:szCs w:val="20"/>
                    <w:highlight w:val="lightGray"/>
                  </w:rPr>
                </w:rPrChange>
              </w:rPr>
              <w:t>ELSEIF</w:t>
            </w:r>
            <w:r w:rsidRPr="00B82ECA">
              <w:rPr>
                <w:rFonts w:asciiTheme="minorHAnsi" w:hAnsiTheme="minorHAnsi" w:cstheme="minorHAnsi"/>
                <w:sz w:val="20"/>
                <w:szCs w:val="20"/>
                <w:rPrChange w:id="1529" w:author="sam sehgal" w:date="2024-10-14T16:10:00Z" w16du:dateUtc="2024-10-14T05:10:00Z">
                  <w:rPr>
                    <w:rFonts w:asciiTheme="minorHAnsi" w:hAnsiTheme="minorHAnsi" w:cstheme="minorHAnsi"/>
                    <w:sz w:val="20"/>
                    <w:szCs w:val="20"/>
                    <w:highlight w:val="lightGray"/>
                  </w:rPr>
                </w:rPrChange>
              </w:rPr>
              <w:t xml:space="preserve">&lt;DocumentSubType&gt; = "Endorsement" </w:t>
            </w:r>
            <w:r w:rsidRPr="00B82ECA">
              <w:rPr>
                <w:rFonts w:asciiTheme="minorHAnsi" w:hAnsiTheme="minorHAnsi" w:cstheme="minorHAnsi"/>
                <w:b/>
                <w:bCs/>
                <w:sz w:val="20"/>
                <w:szCs w:val="20"/>
                <w:rPrChange w:id="1530" w:author="sam sehgal" w:date="2024-10-14T16:10:00Z" w16du:dateUtc="2024-10-14T05:10: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1531" w:author="sam sehgal" w:date="2024-10-14T16:10:00Z" w16du:dateUtc="2024-10-14T05:10:00Z">
                  <w:rPr>
                    <w:rFonts w:asciiTheme="minorHAnsi" w:hAnsiTheme="minorHAnsi" w:cstheme="minorHAnsi"/>
                    <w:sz w:val="20"/>
                    <w:szCs w:val="20"/>
                    <w:highlight w:val="lightGray"/>
                  </w:rPr>
                </w:rPrChange>
              </w:rPr>
              <w:t xml:space="preserve"> &lt;PaymentFrequencyCode&gt; = "</w:t>
            </w:r>
            <w:r w:rsidRPr="00B82ECA">
              <w:rPr>
                <w:rPrChange w:id="1532" w:author="sam sehgal" w:date="2024-10-14T16:10:00Z" w16du:dateUtc="2024-10-14T05:10:00Z">
                  <w:rPr>
                    <w:highlight w:val="lightGray"/>
                  </w:rPr>
                </w:rPrChange>
              </w:rPr>
              <w:t xml:space="preserve"> </w:t>
            </w:r>
            <w:r w:rsidRPr="00B82ECA">
              <w:rPr>
                <w:rFonts w:asciiTheme="minorHAnsi" w:hAnsiTheme="minorHAnsi" w:cstheme="minorHAnsi"/>
                <w:sz w:val="20"/>
                <w:szCs w:val="20"/>
                <w:rPrChange w:id="1533" w:author="sam sehgal" w:date="2024-10-14T16:10:00Z" w16du:dateUtc="2024-10-14T05:10:00Z">
                  <w:rPr>
                    <w:rFonts w:asciiTheme="minorHAnsi" w:hAnsiTheme="minorHAnsi" w:cstheme="minorHAnsi"/>
                    <w:sz w:val="20"/>
                    <w:szCs w:val="20"/>
                    <w:highlight w:val="lightGray"/>
                  </w:rPr>
                </w:rPrChange>
              </w:rPr>
              <w:t>2|PaymentPlanAnnual"</w:t>
            </w:r>
          </w:p>
          <w:p w14:paraId="0762165A" w14:textId="15022548" w:rsidR="008B5ED3" w:rsidRPr="00B82ECA" w:rsidRDefault="00344C0E" w:rsidP="00344C0E">
            <w:pPr>
              <w:spacing w:after="120"/>
              <w:rPr>
                <w:rFonts w:asciiTheme="minorHAnsi" w:hAnsiTheme="minorHAnsi" w:cstheme="minorHAnsi"/>
                <w:b/>
                <w:bCs/>
                <w:color w:val="000000" w:themeColor="text1"/>
                <w:sz w:val="20"/>
                <w:szCs w:val="20"/>
                <w:rPrChange w:id="1534" w:author="sam sehgal" w:date="2024-10-14T16:10:00Z" w16du:dateUtc="2024-10-14T05:10:00Z">
                  <w:rPr>
                    <w:rFonts w:asciiTheme="minorHAnsi" w:hAnsiTheme="minorHAnsi" w:cstheme="minorHAnsi"/>
                    <w:b/>
                    <w:bCs/>
                    <w:color w:val="000000" w:themeColor="text1"/>
                    <w:sz w:val="20"/>
                    <w:szCs w:val="20"/>
                    <w:highlight w:val="lightGray"/>
                  </w:rPr>
                </w:rPrChange>
              </w:rPr>
            </w:pPr>
            <w:r w:rsidRPr="00B82ECA">
              <w:rPr>
                <w:rFonts w:asciiTheme="minorHAnsi" w:hAnsiTheme="minorHAnsi" w:cstheme="minorHAnsi"/>
                <w:b/>
                <w:bCs/>
                <w:sz w:val="20"/>
                <w:szCs w:val="20"/>
                <w:rPrChange w:id="1535" w:author="sam sehgal" w:date="2024-10-14T16:10:00Z" w16du:dateUtc="2024-10-14T05:10: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1536" w:author="sam sehgal" w:date="2024-10-14T16:10:00Z" w16du:dateUtc="2024-10-14T05:10:00Z">
                  <w:rPr>
                    <w:rFonts w:asciiTheme="minorHAnsi" w:hAnsiTheme="minorHAnsi" w:cstheme="minorHAnsi"/>
                    <w:sz w:val="20"/>
                    <w:szCs w:val="20"/>
                    <w:highlight w:val="lightGray"/>
                  </w:rPr>
                </w:rPrChange>
              </w:rPr>
              <w:t xml:space="preserve"> </w:t>
            </w:r>
            <w:r w:rsidRPr="00B82ECA">
              <w:rPr>
                <w:rFonts w:asciiTheme="minorHAnsi" w:hAnsiTheme="minorHAnsi" w:cstheme="minorHAnsi"/>
                <w:b/>
                <w:bCs/>
                <w:sz w:val="20"/>
                <w:szCs w:val="20"/>
                <w:rPrChange w:id="1537" w:author="sam sehgal" w:date="2024-10-14T16:10:00Z" w16du:dateUtc="2024-10-14T05:10:00Z">
                  <w:rPr>
                    <w:rFonts w:asciiTheme="minorHAnsi" w:hAnsiTheme="minorHAnsi" w:cstheme="minorHAnsi"/>
                    <w:b/>
                    <w:bCs/>
                    <w:sz w:val="20"/>
                    <w:szCs w:val="20"/>
                    <w:highlight w:val="lightGray"/>
                  </w:rPr>
                </w:rPrChange>
              </w:rPr>
              <w:t>&lt;</w:t>
            </w:r>
            <w:r w:rsidRPr="00B82ECA">
              <w:rPr>
                <w:rFonts w:asciiTheme="minorHAnsi" w:hAnsiTheme="minorHAnsi" w:cstheme="minorHAnsi"/>
                <w:sz w:val="20"/>
                <w:szCs w:val="20"/>
                <w:rPrChange w:id="1538" w:author="sam sehgal" w:date="2024-10-14T16:10:00Z" w16du:dateUtc="2024-10-14T05:10:00Z">
                  <w:rPr>
                    <w:rFonts w:asciiTheme="minorHAnsi" w:hAnsiTheme="minorHAnsi" w:cstheme="minorHAnsi"/>
                    <w:sz w:val="20"/>
                    <w:szCs w:val="20"/>
                    <w:highlight w:val="lightGray"/>
                  </w:rPr>
                </w:rPrChange>
              </w:rPr>
              <w:t>TransactionPremium&gt;</w:t>
            </w:r>
            <w:r w:rsidRPr="00B82ECA">
              <w:rPr>
                <w:rFonts w:asciiTheme="minorHAnsi" w:hAnsiTheme="minorHAnsi" w:cstheme="minorHAnsi"/>
                <w:color w:val="000000" w:themeColor="text1"/>
                <w:sz w:val="20"/>
                <w:szCs w:val="20"/>
                <w:rPrChange w:id="1539" w:author="sam sehgal" w:date="2024-10-14T16:10:00Z" w16du:dateUtc="2024-10-14T05:10:00Z">
                  <w:rPr>
                    <w:rFonts w:asciiTheme="minorHAnsi" w:hAnsiTheme="minorHAnsi" w:cstheme="minorHAnsi"/>
                    <w:color w:val="000000" w:themeColor="text1"/>
                    <w:sz w:val="20"/>
                    <w:szCs w:val="20"/>
                    <w:highlight w:val="lightGray"/>
                  </w:rPr>
                </w:rPrChange>
              </w:rPr>
              <w:t xml:space="preserve"> </w:t>
            </w:r>
            <w:r w:rsidR="008B5ED3" w:rsidRPr="00B82ECA">
              <w:rPr>
                <w:rFonts w:asciiTheme="minorHAnsi" w:hAnsiTheme="minorHAnsi" w:cstheme="minorHAnsi"/>
                <w:color w:val="000000" w:themeColor="text1"/>
                <w:sz w:val="20"/>
                <w:szCs w:val="20"/>
                <w:rPrChange w:id="1540" w:author="sam sehgal" w:date="2024-10-14T16:10:00Z" w16du:dateUtc="2024-10-14T05:10:00Z">
                  <w:rPr>
                    <w:rFonts w:asciiTheme="minorHAnsi" w:hAnsiTheme="minorHAnsi" w:cstheme="minorHAnsi"/>
                    <w:color w:val="000000" w:themeColor="text1"/>
                    <w:sz w:val="20"/>
                    <w:szCs w:val="20"/>
                    <w:highlight w:val="lightGray"/>
                  </w:rPr>
                </w:rPrChange>
              </w:rPr>
              <w:t>&gt;”0”</w:t>
            </w:r>
          </w:p>
          <w:p w14:paraId="784CD95A" w14:textId="167681DC" w:rsidR="00344C0E" w:rsidRPr="00B82ECA" w:rsidRDefault="00344C0E" w:rsidP="00344C0E">
            <w:pPr>
              <w:spacing w:after="120"/>
              <w:rPr>
                <w:rFonts w:asciiTheme="minorHAnsi" w:hAnsiTheme="minorHAnsi" w:cstheme="minorHAnsi"/>
                <w:b/>
                <w:bCs/>
                <w:color w:val="000000" w:themeColor="text1"/>
                <w:sz w:val="20"/>
                <w:szCs w:val="20"/>
                <w:rPrChange w:id="1541" w:author="sam sehgal" w:date="2024-10-14T16:10:00Z" w16du:dateUtc="2024-10-14T05:10:00Z">
                  <w:rPr>
                    <w:rFonts w:asciiTheme="minorHAnsi" w:hAnsiTheme="minorHAnsi" w:cstheme="minorHAnsi"/>
                    <w:b/>
                    <w:bCs/>
                    <w:color w:val="000000" w:themeColor="text1"/>
                    <w:sz w:val="20"/>
                    <w:szCs w:val="20"/>
                    <w:highlight w:val="lightGray"/>
                  </w:rPr>
                </w:rPrChange>
              </w:rPr>
            </w:pPr>
            <w:del w:id="1542" w:author="Sam Sehgal (EXT Idiom)" w:date="2025-05-19T12:10:00Z" w16du:dateUtc="2025-05-19T02:10:00Z">
              <w:r w:rsidRPr="00B82ECA" w:rsidDel="00036AE8">
                <w:rPr>
                  <w:rFonts w:asciiTheme="minorHAnsi" w:eastAsia="Calibri" w:hAnsiTheme="minorHAnsi" w:cstheme="minorHAnsi"/>
                  <w:b/>
                  <w:bCs/>
                  <w:sz w:val="20"/>
                  <w:szCs w:val="20"/>
                  <w:rPrChange w:id="1543" w:author="Sam Sehgal (EXT Idiom)" w:date="2025-05-19T12:10:00Z" w16du:dateUtc="2025-05-19T02:10:00Z">
                    <w:rPr>
                      <w:rFonts w:asciiTheme="minorHAnsi" w:eastAsia="Calibri" w:hAnsiTheme="minorHAnsi" w:cstheme="minorHAnsi"/>
                      <w:b/>
                      <w:bCs/>
                      <w:sz w:val="20"/>
                      <w:szCs w:val="20"/>
                      <w:highlight w:val="lightGray"/>
                    </w:rPr>
                  </w:rPrChange>
                </w:rPr>
                <w:delText xml:space="preserve">AND </w:delText>
              </w:r>
              <w:r w:rsidRPr="00B82ECA" w:rsidDel="00036AE8">
                <w:rPr>
                  <w:rFonts w:asciiTheme="minorHAnsi" w:eastAsia="Calibri" w:hAnsiTheme="minorHAnsi" w:cstheme="minorHAnsi"/>
                  <w:sz w:val="20"/>
                  <w:szCs w:val="20"/>
                  <w:rPrChange w:id="1544" w:author="Sam Sehgal (EXT Idiom)" w:date="2025-05-19T12:10:00Z" w16du:dateUtc="2025-05-19T02:10:00Z">
                    <w:rPr>
                      <w:rFonts w:asciiTheme="minorHAnsi" w:eastAsia="Calibri" w:hAnsiTheme="minorHAnsi" w:cstheme="minorHAnsi"/>
                      <w:sz w:val="20"/>
                      <w:szCs w:val="20"/>
                      <w:highlight w:val="lightGray"/>
                    </w:rPr>
                  </w:rPrChange>
                </w:rPr>
                <w:delText>&lt;</w:delText>
              </w:r>
              <w:r w:rsidRPr="00B82ECA" w:rsidDel="00036AE8">
                <w:rPr>
                  <w:rFonts w:asciiTheme="minorHAnsi" w:hAnsiTheme="minorHAnsi" w:cstheme="minorHAnsi"/>
                  <w:sz w:val="20"/>
                  <w:szCs w:val="20"/>
                  <w:rPrChange w:id="1545" w:author="Sam Sehgal (EXT Idiom)" w:date="2025-05-19T12:10:00Z" w16du:dateUtc="2025-05-19T02:10:00Z">
                    <w:rPr>
                      <w:rFonts w:asciiTheme="minorHAnsi" w:hAnsiTheme="minorHAnsi" w:cstheme="minorHAnsi"/>
                      <w:sz w:val="20"/>
                      <w:szCs w:val="20"/>
                      <w:highlight w:val="lightGray"/>
                    </w:rPr>
                  </w:rPrChange>
                </w:rPr>
                <w:delText>AmountDue&gt; =</w:delText>
              </w:r>
              <w:r w:rsidR="00294A72" w:rsidRPr="00B82ECA" w:rsidDel="00036AE8">
                <w:rPr>
                  <w:rFonts w:asciiTheme="minorHAnsi" w:hAnsiTheme="minorHAnsi" w:cstheme="minorHAnsi"/>
                  <w:sz w:val="20"/>
                  <w:szCs w:val="20"/>
                  <w:rPrChange w:id="1546" w:author="Sam Sehgal (EXT Idiom)" w:date="2025-05-19T12:10:00Z" w16du:dateUtc="2025-05-19T02:10:00Z">
                    <w:rPr>
                      <w:rFonts w:asciiTheme="minorHAnsi" w:hAnsiTheme="minorHAnsi" w:cstheme="minorHAnsi"/>
                      <w:sz w:val="20"/>
                      <w:szCs w:val="20"/>
                      <w:highlight w:val="lightGray"/>
                    </w:rPr>
                  </w:rPrChange>
                </w:rPr>
                <w:delText>“</w:delText>
              </w:r>
              <w:r w:rsidRPr="00B82ECA" w:rsidDel="00036AE8">
                <w:rPr>
                  <w:rFonts w:asciiTheme="minorHAnsi" w:hAnsiTheme="minorHAnsi" w:cstheme="minorHAnsi"/>
                  <w:sz w:val="20"/>
                  <w:szCs w:val="20"/>
                  <w:rPrChange w:id="1547" w:author="Sam Sehgal (EXT Idiom)" w:date="2025-05-19T12:10:00Z" w16du:dateUtc="2025-05-19T02:10:00Z">
                    <w:rPr>
                      <w:rFonts w:asciiTheme="minorHAnsi" w:hAnsiTheme="minorHAnsi" w:cstheme="minorHAnsi"/>
                      <w:sz w:val="20"/>
                      <w:szCs w:val="20"/>
                      <w:highlight w:val="lightGray"/>
                    </w:rPr>
                  </w:rPrChange>
                </w:rPr>
                <w:delText>0</w:delText>
              </w:r>
              <w:r w:rsidR="00294A72" w:rsidRPr="00B82ECA" w:rsidDel="00036AE8">
                <w:rPr>
                  <w:rFonts w:asciiTheme="minorHAnsi" w:hAnsiTheme="minorHAnsi" w:cstheme="minorHAnsi"/>
                  <w:sz w:val="20"/>
                  <w:szCs w:val="20"/>
                  <w:rPrChange w:id="1548" w:author="Sam Sehgal (EXT Idiom)" w:date="2025-05-19T12:10:00Z" w16du:dateUtc="2025-05-19T02:10:00Z">
                    <w:rPr>
                      <w:rFonts w:asciiTheme="minorHAnsi" w:hAnsiTheme="minorHAnsi" w:cstheme="minorHAnsi"/>
                      <w:sz w:val="20"/>
                      <w:szCs w:val="20"/>
                      <w:highlight w:val="lightGray"/>
                    </w:rPr>
                  </w:rPrChange>
                </w:rPr>
                <w:delText>”</w:delText>
              </w:r>
              <w:r w:rsidR="00294A72" w:rsidRPr="00B82ECA" w:rsidDel="00036AE8">
                <w:rPr>
                  <w:rFonts w:asciiTheme="minorHAnsi" w:eastAsia="Calibri" w:hAnsiTheme="minorHAnsi" w:cstheme="minorHAnsi"/>
                  <w:sz w:val="20"/>
                  <w:szCs w:val="20"/>
                  <w:rPrChange w:id="1549" w:author="sam sehgal" w:date="2024-10-14T16:10:00Z" w16du:dateUtc="2024-10-14T05:10:00Z">
                    <w:rPr>
                      <w:rFonts w:asciiTheme="minorHAnsi" w:eastAsia="Calibri" w:hAnsiTheme="minorHAnsi" w:cstheme="minorHAnsi"/>
                      <w:sz w:val="20"/>
                      <w:szCs w:val="20"/>
                      <w:highlight w:val="lightGray"/>
                    </w:rPr>
                  </w:rPrChange>
                </w:rPr>
                <w:delText xml:space="preserve"> </w:delText>
              </w:r>
            </w:del>
            <w:r w:rsidRPr="00B82ECA">
              <w:rPr>
                <w:rFonts w:asciiTheme="minorHAnsi" w:hAnsiTheme="minorHAnsi" w:cstheme="minorHAnsi"/>
                <w:b/>
                <w:bCs/>
                <w:color w:val="000000" w:themeColor="text1"/>
                <w:sz w:val="20"/>
                <w:szCs w:val="20"/>
                <w:rPrChange w:id="1550" w:author="sam sehgal" w:date="2024-10-14T16:10:00Z" w16du:dateUtc="2024-10-14T05:10:00Z">
                  <w:rPr>
                    <w:rFonts w:asciiTheme="minorHAnsi" w:hAnsiTheme="minorHAnsi" w:cstheme="minorHAnsi"/>
                    <w:b/>
                    <w:bCs/>
                    <w:color w:val="000000" w:themeColor="text1"/>
                    <w:sz w:val="20"/>
                    <w:szCs w:val="20"/>
                    <w:highlight w:val="lightGray"/>
                  </w:rPr>
                </w:rPrChange>
              </w:rPr>
              <w:t>THEN</w:t>
            </w:r>
            <w:r w:rsidRPr="00B82ECA">
              <w:rPr>
                <w:rFonts w:asciiTheme="minorHAnsi" w:hAnsiTheme="minorHAnsi" w:cstheme="minorHAnsi"/>
                <w:color w:val="000000" w:themeColor="text1"/>
                <w:sz w:val="20"/>
                <w:szCs w:val="20"/>
                <w:rPrChange w:id="1551" w:author="sam sehgal" w:date="2024-10-14T16:10:00Z" w16du:dateUtc="2024-10-14T05:10:00Z">
                  <w:rPr>
                    <w:rFonts w:asciiTheme="minorHAnsi" w:hAnsiTheme="minorHAnsi" w:cstheme="minorHAnsi"/>
                    <w:color w:val="000000" w:themeColor="text1"/>
                    <w:sz w:val="20"/>
                    <w:szCs w:val="20"/>
                    <w:highlight w:val="lightGray"/>
                  </w:rPr>
                </w:rPrChange>
              </w:rPr>
              <w:t xml:space="preserve"> display</w:t>
            </w:r>
          </w:p>
        </w:tc>
        <w:tc>
          <w:tcPr>
            <w:tcW w:w="1560" w:type="dxa"/>
          </w:tcPr>
          <w:p w14:paraId="0B1508CB" w14:textId="77777777" w:rsidR="00344C0E" w:rsidRPr="00B82ECA" w:rsidRDefault="00344C0E" w:rsidP="00344C0E">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Heading text:</w:t>
            </w:r>
          </w:p>
          <w:p w14:paraId="40FF13CF" w14:textId="77777777" w:rsidR="00344C0E" w:rsidRPr="00B82ECA" w:rsidRDefault="00344C0E" w:rsidP="00344C0E">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Table_Bodycopy_S_COI</w:t>
            </w:r>
          </w:p>
          <w:p w14:paraId="14A7D1A8" w14:textId="77777777" w:rsidR="00344C0E" w:rsidRPr="00B82ECA" w:rsidRDefault="00344C0E" w:rsidP="00344C0E">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 amount text:</w:t>
            </w:r>
          </w:p>
          <w:p w14:paraId="373B4F80" w14:textId="0522CB43" w:rsidR="00344C0E" w:rsidRPr="00B82ECA" w:rsidRDefault="00344C0E" w:rsidP="00344C0E">
            <w:pPr>
              <w:spacing w:after="120"/>
              <w:rPr>
                <w:rFonts w:asciiTheme="minorHAnsi" w:hAnsiTheme="minorHAnsi" w:cstheme="minorHAnsi"/>
                <w:bCs/>
                <w:color w:val="000000" w:themeColor="text1"/>
                <w:sz w:val="20"/>
                <w:szCs w:val="20"/>
              </w:rPr>
            </w:pPr>
            <w:r w:rsidRPr="00B82ECA">
              <w:rPr>
                <w:rFonts w:asciiTheme="minorHAnsi" w:hAnsiTheme="minorHAnsi" w:cstheme="minorHAnsi"/>
                <w:color w:val="000000"/>
                <w:sz w:val="20"/>
                <w:szCs w:val="20"/>
              </w:rPr>
              <w:t>Table_Bodycopy_B_COI</w:t>
            </w:r>
          </w:p>
        </w:tc>
      </w:tr>
      <w:tr w:rsidR="00344C0E" w:rsidRPr="00720F8E" w14:paraId="621CF26E" w14:textId="77777777" w:rsidTr="0472516C">
        <w:trPr>
          <w:cantSplit/>
        </w:trPr>
        <w:tc>
          <w:tcPr>
            <w:tcW w:w="1013" w:type="dxa"/>
          </w:tcPr>
          <w:p w14:paraId="4EAE4BD4" w14:textId="0F35C730" w:rsidR="00344C0E" w:rsidRPr="00B82ECA" w:rsidRDefault="00344C0E" w:rsidP="00344C0E">
            <w:pPr>
              <w:rPr>
                <w:rFonts w:asciiTheme="minorHAnsi" w:hAnsiTheme="minorHAnsi" w:cstheme="minorHAnsi"/>
                <w:sz w:val="20"/>
              </w:rPr>
            </w:pPr>
            <w:r w:rsidRPr="00B82ECA">
              <w:rPr>
                <w:rFonts w:asciiTheme="minorHAnsi" w:hAnsiTheme="minorHAnsi" w:cstheme="minorHAnsi"/>
                <w:sz w:val="20"/>
              </w:rPr>
              <w:t xml:space="preserve">PS2 </w:t>
            </w:r>
            <w:r w:rsidR="008B5ED3" w:rsidRPr="00B82ECA">
              <w:rPr>
                <w:rFonts w:asciiTheme="minorHAnsi" w:hAnsiTheme="minorHAnsi" w:cstheme="minorHAnsi"/>
                <w:sz w:val="20"/>
              </w:rPr>
              <w:t>V</w:t>
            </w:r>
            <w:r w:rsidRPr="00B82ECA">
              <w:rPr>
                <w:rFonts w:asciiTheme="minorHAnsi" w:hAnsiTheme="minorHAnsi" w:cstheme="minorHAnsi"/>
                <w:sz w:val="20"/>
              </w:rPr>
              <w:t>4</w:t>
            </w:r>
          </w:p>
        </w:tc>
        <w:tc>
          <w:tcPr>
            <w:tcW w:w="1676" w:type="dxa"/>
          </w:tcPr>
          <w:p w14:paraId="33F58279" w14:textId="77777777" w:rsidR="00344C0E" w:rsidRPr="00B82ECA" w:rsidRDefault="00344C0E" w:rsidP="00344C0E">
            <w:pPr>
              <w:tabs>
                <w:tab w:val="left" w:pos="1800"/>
              </w:tabs>
              <w:rPr>
                <w:rFonts w:asciiTheme="minorHAnsi" w:hAnsiTheme="minorHAnsi" w:cstheme="minorHAnsi"/>
                <w:b/>
                <w:bCs/>
                <w:color w:val="000000" w:themeColor="text1"/>
                <w:sz w:val="20"/>
                <w:szCs w:val="20"/>
              </w:rPr>
            </w:pPr>
            <w:r w:rsidRPr="00B82ECA">
              <w:rPr>
                <w:rFonts w:asciiTheme="minorHAnsi" w:hAnsiTheme="minorHAnsi" w:cstheme="minorHAnsi"/>
                <w:sz w:val="20"/>
                <w:szCs w:val="20"/>
              </w:rPr>
              <w:t xml:space="preserve">&lt;DocumentSubType&gt; &lt;PaymentFrequencyCode&gt; </w:t>
            </w:r>
            <w:r w:rsidRPr="00B82ECA">
              <w:rPr>
                <w:rFonts w:asciiTheme="minorHAnsi" w:hAnsiTheme="minorHAnsi" w:cstheme="minorHAnsi"/>
                <w:b/>
                <w:bCs/>
                <w:sz w:val="20"/>
                <w:szCs w:val="20"/>
              </w:rPr>
              <w:t>&lt;</w:t>
            </w:r>
            <w:r w:rsidRPr="00B82ECA">
              <w:rPr>
                <w:rFonts w:asciiTheme="minorHAnsi" w:hAnsiTheme="minorHAnsi" w:cstheme="minorHAnsi"/>
                <w:sz w:val="20"/>
                <w:szCs w:val="20"/>
              </w:rPr>
              <w:t>TransactionPremium</w:t>
            </w:r>
            <w:r w:rsidRPr="00B82ECA">
              <w:rPr>
                <w:rFonts w:asciiTheme="minorHAnsi" w:hAnsiTheme="minorHAnsi" w:cstheme="minorHAnsi"/>
                <w:b/>
                <w:bCs/>
                <w:sz w:val="20"/>
                <w:szCs w:val="20"/>
              </w:rPr>
              <w:t>&gt;</w:t>
            </w:r>
            <w:r w:rsidRPr="00B82ECA">
              <w:rPr>
                <w:rFonts w:asciiTheme="minorHAnsi" w:hAnsiTheme="minorHAnsi" w:cstheme="minorHAnsi"/>
                <w:b/>
                <w:bCs/>
                <w:color w:val="000000" w:themeColor="text1"/>
                <w:sz w:val="20"/>
                <w:szCs w:val="20"/>
              </w:rPr>
              <w:t xml:space="preserve"> </w:t>
            </w:r>
          </w:p>
          <w:p w14:paraId="6C9B199F" w14:textId="77777777" w:rsidR="00344C0E" w:rsidRPr="00B82ECA" w:rsidRDefault="00344C0E" w:rsidP="00344C0E">
            <w:pPr>
              <w:tabs>
                <w:tab w:val="left" w:pos="1800"/>
              </w:tabs>
              <w:rPr>
                <w:ins w:id="1552" w:author="Sue Simnor (EXT Idiom)" w:date="2024-09-11T15:51:00Z" w16du:dateUtc="2024-09-11T05:51:00Z"/>
                <w:rFonts w:asciiTheme="minorHAnsi" w:hAnsiTheme="minorHAnsi" w:cstheme="minorHAnsi"/>
                <w:sz w:val="20"/>
                <w:szCs w:val="20"/>
              </w:rPr>
            </w:pPr>
            <w:r w:rsidRPr="00B82ECA">
              <w:rPr>
                <w:rFonts w:asciiTheme="minorHAnsi" w:hAnsiTheme="minorHAnsi" w:cstheme="minorHAnsi"/>
                <w:sz w:val="20"/>
                <w:szCs w:val="20"/>
              </w:rPr>
              <w:t>&lt;AmountDue&gt;</w:t>
            </w:r>
          </w:p>
          <w:p w14:paraId="5644F27E" w14:textId="38D140D4" w:rsidR="00091380" w:rsidRPr="00B82ECA" w:rsidRDefault="00091380" w:rsidP="00344C0E">
            <w:pPr>
              <w:tabs>
                <w:tab w:val="left" w:pos="1800"/>
              </w:tabs>
              <w:rPr>
                <w:rFonts w:asciiTheme="minorHAnsi" w:hAnsiTheme="minorHAnsi" w:cstheme="minorHAnsi"/>
                <w:sz w:val="20"/>
                <w:szCs w:val="20"/>
              </w:rPr>
            </w:pPr>
            <w:ins w:id="1553" w:author="Sue Simnor (EXT Idiom)" w:date="2024-09-11T15:51:00Z" w16du:dateUtc="2024-09-11T05:51:00Z">
              <w:r w:rsidRPr="00B82ECA">
                <w:rPr>
                  <w:rFonts w:asciiTheme="minorHAnsi" w:hAnsiTheme="minorHAnsi" w:cstheme="minorHAnsi"/>
                  <w:sz w:val="20"/>
                  <w:szCs w:val="20"/>
                </w:rPr>
                <w:t>&lt;RefundAmo</w:t>
              </w:r>
            </w:ins>
            <w:ins w:id="1554" w:author="Sue Simnor (EXT Idiom)" w:date="2024-09-11T15:52:00Z" w16du:dateUtc="2024-09-11T05:52:00Z">
              <w:r w:rsidRPr="00B82ECA">
                <w:rPr>
                  <w:rFonts w:asciiTheme="minorHAnsi" w:hAnsiTheme="minorHAnsi" w:cstheme="minorHAnsi"/>
                  <w:sz w:val="20"/>
                  <w:szCs w:val="20"/>
                </w:rPr>
                <w:t>unt&gt;</w:t>
              </w:r>
            </w:ins>
          </w:p>
          <w:p w14:paraId="0F9FE8A6" w14:textId="77777777" w:rsidR="00344C0E" w:rsidRPr="00B82ECA" w:rsidRDefault="00344C0E" w:rsidP="00AC68FD">
            <w:pPr>
              <w:tabs>
                <w:tab w:val="left" w:pos="1800"/>
              </w:tabs>
              <w:rPr>
                <w:rFonts w:asciiTheme="minorHAnsi" w:hAnsiTheme="minorHAnsi" w:cstheme="minorHAnsi"/>
                <w:sz w:val="20"/>
              </w:rPr>
            </w:pPr>
          </w:p>
        </w:tc>
        <w:tc>
          <w:tcPr>
            <w:tcW w:w="7654" w:type="dxa"/>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344C0E" w:rsidRPr="00B82ECA" w14:paraId="040DC614" w14:textId="77777777">
              <w:trPr>
                <w:trHeight w:val="300"/>
              </w:trPr>
              <w:tc>
                <w:tcPr>
                  <w:tcW w:w="1134" w:type="dxa"/>
                  <w:vMerge w:val="restart"/>
                </w:tcPr>
                <w:p w14:paraId="04ACD99D" w14:textId="5A213696" w:rsidR="00344C0E" w:rsidRPr="00B82ECA" w:rsidRDefault="00344C0E" w:rsidP="00344C0E">
                  <w:pPr>
                    <w:pStyle w:val="TableBodycopy"/>
                    <w:rPr>
                      <w:rFonts w:asciiTheme="minorHAnsi" w:hAnsiTheme="minorHAnsi" w:cstheme="minorHAnsi"/>
                      <w:szCs w:val="20"/>
                    </w:rPr>
                  </w:pPr>
                  <w:r w:rsidRPr="00B82ECA">
                    <w:rPr>
                      <w:rFonts w:asciiTheme="minorHAnsi" w:hAnsiTheme="minorHAnsi" w:cstheme="minorHAnsi"/>
                      <w:szCs w:val="20"/>
                    </w:rPr>
                    <w:t>Brand_icon_dollarcircle1.jpg</w:t>
                  </w:r>
                </w:p>
              </w:tc>
              <w:tc>
                <w:tcPr>
                  <w:tcW w:w="13680" w:type="dxa"/>
                  <w:noWrap/>
                  <w:hideMark/>
                </w:tcPr>
                <w:p w14:paraId="7624FD13" w14:textId="77777777" w:rsidR="00344C0E" w:rsidRPr="00B82ECA" w:rsidRDefault="00344C0E" w:rsidP="00344C0E">
                  <w:pPr>
                    <w:pStyle w:val="TableBodycopySCOI"/>
                    <w:rPr>
                      <w:b/>
                      <w:bCs/>
                    </w:rPr>
                  </w:pPr>
                  <w:r w:rsidRPr="00B82ECA">
                    <w:t>Your refund:</w:t>
                  </w:r>
                </w:p>
              </w:tc>
            </w:tr>
            <w:tr w:rsidR="00344C0E" w:rsidRPr="00B82ECA" w14:paraId="30D53A4C" w14:textId="77777777">
              <w:trPr>
                <w:trHeight w:val="300"/>
              </w:trPr>
              <w:tc>
                <w:tcPr>
                  <w:tcW w:w="1134" w:type="dxa"/>
                  <w:vMerge/>
                </w:tcPr>
                <w:p w14:paraId="1F74B0A1" w14:textId="77777777" w:rsidR="00344C0E" w:rsidRPr="00B82ECA" w:rsidRDefault="00344C0E" w:rsidP="00344C0E">
                  <w:pPr>
                    <w:pStyle w:val="TableBodycopy"/>
                    <w:rPr>
                      <w:rFonts w:asciiTheme="minorHAnsi" w:hAnsiTheme="minorHAnsi" w:cstheme="minorHAnsi"/>
                      <w:lang w:eastAsia="en-AU"/>
                    </w:rPr>
                  </w:pPr>
                </w:p>
              </w:tc>
              <w:tc>
                <w:tcPr>
                  <w:tcW w:w="13680" w:type="dxa"/>
                  <w:noWrap/>
                  <w:hideMark/>
                </w:tcPr>
                <w:p w14:paraId="5AA8CF47" w14:textId="7B15CBCD" w:rsidR="00344C0E" w:rsidRPr="00B82ECA" w:rsidDel="00454FE3" w:rsidRDefault="00344C0E" w:rsidP="00344C0E">
                  <w:pPr>
                    <w:pStyle w:val="TableBodycopyBCOI"/>
                    <w:rPr>
                      <w:del w:id="1555" w:author="Sam Sehgal (EXT Idiom)" w:date="2025-05-19T12:09:00Z" w16du:dateUtc="2025-05-19T02:09:00Z"/>
                    </w:rPr>
                  </w:pPr>
                  <w:r w:rsidRPr="00B82ECA">
                    <w:t xml:space="preserve">$ </w:t>
                  </w:r>
                  <w:ins w:id="1556" w:author="Sam Sehgal (EXT Idiom)" w:date="2025-05-19T12:09:00Z" w16du:dateUtc="2025-05-19T02:09:00Z">
                    <w:r w:rsidR="00454FE3" w:rsidRPr="00B82ECA">
                      <w:rPr>
                        <w:b w:val="0"/>
                        <w:bCs w:val="0"/>
                      </w:rPr>
                      <w:t>&lt;TransactionPremium&gt;</w:t>
                    </w:r>
                  </w:ins>
                  <w:ins w:id="1557" w:author="Sue Simnor (EXT Idiom)" w:date="2024-09-11T15:32:00Z" w16du:dateUtc="2024-09-11T05:32:00Z">
                    <w:del w:id="1558" w:author="Sam Sehgal (EXT Idiom)" w:date="2025-05-19T12:09:00Z" w16du:dateUtc="2025-05-19T02:09:00Z">
                      <w:r w:rsidR="00DA1DC4" w:rsidRPr="00B82ECA" w:rsidDel="00454FE3">
                        <w:rPr>
                          <w:b w:val="0"/>
                          <w:bCs w:val="0"/>
                        </w:rPr>
                        <w:delText>&lt;RefundAmount&gt;</w:delText>
                      </w:r>
                    </w:del>
                  </w:ins>
                </w:p>
                <w:p w14:paraId="1924B8E0" w14:textId="77777777" w:rsidR="00344C0E" w:rsidRPr="00B82ECA" w:rsidRDefault="00344C0E" w:rsidP="00344C0E">
                  <w:pPr>
                    <w:pStyle w:val="TableBodycopy"/>
                    <w:rPr>
                      <w:rFonts w:asciiTheme="minorHAnsi" w:hAnsiTheme="minorHAnsi" w:cstheme="minorHAnsi"/>
                      <w:b/>
                      <w:bCs/>
                      <w:sz w:val="24"/>
                    </w:rPr>
                  </w:pPr>
                </w:p>
              </w:tc>
            </w:tr>
          </w:tbl>
          <w:p w14:paraId="7F2A560A" w14:textId="77777777" w:rsidR="00344C0E" w:rsidRPr="00B82ECA" w:rsidRDefault="00344C0E" w:rsidP="00344C0E">
            <w:pPr>
              <w:spacing w:after="120"/>
              <w:rPr>
                <w:rFonts w:asciiTheme="minorHAnsi" w:eastAsia="Segoe UI" w:hAnsiTheme="minorHAnsi" w:cstheme="minorHAnsi"/>
                <w:b/>
                <w:bCs/>
              </w:rPr>
            </w:pPr>
          </w:p>
        </w:tc>
        <w:tc>
          <w:tcPr>
            <w:tcW w:w="2693" w:type="dxa"/>
          </w:tcPr>
          <w:p w14:paraId="084517F3" w14:textId="77777777" w:rsidR="008B5ED3" w:rsidRPr="00B82ECA" w:rsidRDefault="00344C0E" w:rsidP="00344C0E">
            <w:pPr>
              <w:rPr>
                <w:rFonts w:asciiTheme="minorHAnsi" w:hAnsiTheme="minorHAnsi" w:cstheme="minorHAnsi"/>
                <w:sz w:val="20"/>
                <w:szCs w:val="20"/>
                <w:rPrChange w:id="1559" w:author="sam sehgal" w:date="2024-10-14T16:10:00Z" w16du:dateUtc="2024-10-14T05:10:00Z">
                  <w:rPr>
                    <w:rFonts w:asciiTheme="minorHAnsi" w:hAnsiTheme="minorHAnsi" w:cstheme="minorHAnsi"/>
                    <w:sz w:val="20"/>
                    <w:szCs w:val="20"/>
                    <w:highlight w:val="lightGray"/>
                  </w:rPr>
                </w:rPrChange>
              </w:rPr>
            </w:pPr>
            <w:r w:rsidRPr="00B82ECA">
              <w:rPr>
                <w:rFonts w:asciiTheme="minorHAnsi" w:hAnsiTheme="minorHAnsi" w:cstheme="minorHAnsi"/>
                <w:b/>
                <w:bCs/>
                <w:sz w:val="20"/>
                <w:szCs w:val="20"/>
                <w:rPrChange w:id="1560" w:author="sam sehgal" w:date="2024-10-14T16:10:00Z" w16du:dateUtc="2024-10-14T05:10:00Z">
                  <w:rPr>
                    <w:rFonts w:asciiTheme="minorHAnsi" w:hAnsiTheme="minorHAnsi" w:cstheme="minorHAnsi"/>
                    <w:b/>
                    <w:bCs/>
                    <w:sz w:val="20"/>
                    <w:szCs w:val="20"/>
                    <w:highlight w:val="lightGray"/>
                  </w:rPr>
                </w:rPrChange>
              </w:rPr>
              <w:t>ELSEIF</w:t>
            </w:r>
            <w:r w:rsidRPr="00B82ECA">
              <w:rPr>
                <w:rFonts w:asciiTheme="minorHAnsi" w:hAnsiTheme="minorHAnsi" w:cstheme="minorHAnsi"/>
                <w:sz w:val="20"/>
                <w:szCs w:val="20"/>
                <w:rPrChange w:id="1561" w:author="sam sehgal" w:date="2024-10-14T16:10:00Z" w16du:dateUtc="2024-10-14T05:10:00Z">
                  <w:rPr>
                    <w:rFonts w:asciiTheme="minorHAnsi" w:hAnsiTheme="minorHAnsi" w:cstheme="minorHAnsi"/>
                    <w:sz w:val="20"/>
                    <w:szCs w:val="20"/>
                    <w:highlight w:val="lightGray"/>
                  </w:rPr>
                </w:rPrChange>
              </w:rPr>
              <w:t xml:space="preserve">&lt;DocumentSubType&gt; =  "Endorsement" </w:t>
            </w:r>
          </w:p>
          <w:p w14:paraId="7863D3DA" w14:textId="7C01FF98" w:rsidR="008B5ED3" w:rsidRPr="00B82ECA" w:rsidRDefault="00344C0E" w:rsidP="00344C0E">
            <w:pPr>
              <w:rPr>
                <w:rFonts w:asciiTheme="minorHAnsi" w:hAnsiTheme="minorHAnsi" w:cstheme="minorHAnsi"/>
                <w:sz w:val="20"/>
                <w:szCs w:val="20"/>
                <w:rPrChange w:id="1562" w:author="sam sehgal" w:date="2024-10-14T16:10:00Z" w16du:dateUtc="2024-10-14T05:10:00Z">
                  <w:rPr>
                    <w:rFonts w:asciiTheme="minorHAnsi" w:hAnsiTheme="minorHAnsi" w:cstheme="minorHAnsi"/>
                    <w:sz w:val="20"/>
                    <w:szCs w:val="20"/>
                    <w:highlight w:val="lightGray"/>
                  </w:rPr>
                </w:rPrChange>
              </w:rPr>
            </w:pPr>
            <w:r w:rsidRPr="00B82ECA">
              <w:rPr>
                <w:rFonts w:asciiTheme="minorHAnsi" w:hAnsiTheme="minorHAnsi" w:cstheme="minorHAnsi"/>
                <w:b/>
                <w:bCs/>
                <w:sz w:val="20"/>
                <w:szCs w:val="20"/>
                <w:rPrChange w:id="1563" w:author="sam sehgal" w:date="2024-10-14T16:10:00Z" w16du:dateUtc="2024-10-14T05:10: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1564" w:author="sam sehgal" w:date="2024-10-14T16:10:00Z" w16du:dateUtc="2024-10-14T05:10:00Z">
                  <w:rPr>
                    <w:rFonts w:asciiTheme="minorHAnsi" w:hAnsiTheme="minorHAnsi" w:cstheme="minorHAnsi"/>
                    <w:sz w:val="20"/>
                    <w:szCs w:val="20"/>
                    <w:highlight w:val="lightGray"/>
                  </w:rPr>
                </w:rPrChange>
              </w:rPr>
              <w:t xml:space="preserve"> &lt;PaymentFrequencyCode&gt; =  "2|PaymentPlanAnnual"</w:t>
            </w:r>
          </w:p>
          <w:p w14:paraId="7EA591F6" w14:textId="2E407FDD" w:rsidR="00294A72" w:rsidRPr="00B82ECA" w:rsidRDefault="00344C0E" w:rsidP="00344C0E">
            <w:pPr>
              <w:rPr>
                <w:rFonts w:asciiTheme="minorHAnsi" w:hAnsiTheme="minorHAnsi" w:cstheme="minorHAnsi"/>
                <w:b/>
                <w:bCs/>
                <w:color w:val="000000" w:themeColor="text1"/>
                <w:sz w:val="20"/>
                <w:szCs w:val="20"/>
                <w:rPrChange w:id="1565" w:author="sam sehgal" w:date="2024-10-14T16:10:00Z" w16du:dateUtc="2024-10-14T05:10:00Z">
                  <w:rPr>
                    <w:rFonts w:asciiTheme="minorHAnsi" w:hAnsiTheme="minorHAnsi" w:cstheme="minorHAnsi"/>
                    <w:b/>
                    <w:bCs/>
                    <w:color w:val="000000" w:themeColor="text1"/>
                    <w:sz w:val="20"/>
                    <w:szCs w:val="20"/>
                    <w:highlight w:val="lightGray"/>
                  </w:rPr>
                </w:rPrChange>
              </w:rPr>
            </w:pPr>
            <w:r w:rsidRPr="00B82ECA">
              <w:rPr>
                <w:rFonts w:asciiTheme="minorHAnsi" w:hAnsiTheme="minorHAnsi" w:cstheme="minorHAnsi"/>
                <w:b/>
                <w:bCs/>
                <w:sz w:val="20"/>
                <w:szCs w:val="20"/>
                <w:rPrChange w:id="1566" w:author="sam sehgal" w:date="2024-10-14T16:10:00Z" w16du:dateUtc="2024-10-14T05:10:00Z">
                  <w:rPr>
                    <w:rFonts w:asciiTheme="minorHAnsi" w:hAnsiTheme="minorHAnsi" w:cstheme="minorHAnsi"/>
                    <w:b/>
                    <w:bCs/>
                    <w:sz w:val="20"/>
                    <w:szCs w:val="20"/>
                    <w:highlight w:val="lightGray"/>
                  </w:rPr>
                </w:rPrChange>
              </w:rPr>
              <w:t>AND &lt;</w:t>
            </w:r>
            <w:r w:rsidRPr="00B82ECA">
              <w:rPr>
                <w:rFonts w:asciiTheme="minorHAnsi" w:hAnsiTheme="minorHAnsi" w:cstheme="minorHAnsi"/>
                <w:sz w:val="20"/>
                <w:szCs w:val="20"/>
                <w:rPrChange w:id="1567" w:author="sam sehgal" w:date="2024-10-14T16:10:00Z" w16du:dateUtc="2024-10-14T05:10:00Z">
                  <w:rPr>
                    <w:rFonts w:asciiTheme="minorHAnsi" w:hAnsiTheme="minorHAnsi" w:cstheme="minorHAnsi"/>
                    <w:sz w:val="20"/>
                    <w:szCs w:val="20"/>
                    <w:highlight w:val="lightGray"/>
                  </w:rPr>
                </w:rPrChange>
              </w:rPr>
              <w:t>TransactionPremium</w:t>
            </w:r>
            <w:r w:rsidRPr="00B82ECA">
              <w:rPr>
                <w:rFonts w:asciiTheme="minorHAnsi" w:hAnsiTheme="minorHAnsi" w:cstheme="minorHAnsi"/>
                <w:b/>
                <w:bCs/>
                <w:sz w:val="20"/>
                <w:szCs w:val="20"/>
                <w:rPrChange w:id="1568" w:author="sam sehgal" w:date="2024-10-14T16:10:00Z" w16du:dateUtc="2024-10-14T05:10:00Z">
                  <w:rPr>
                    <w:rFonts w:asciiTheme="minorHAnsi" w:hAnsiTheme="minorHAnsi" w:cstheme="minorHAnsi"/>
                    <w:b/>
                    <w:bCs/>
                    <w:sz w:val="20"/>
                    <w:szCs w:val="20"/>
                    <w:highlight w:val="lightGray"/>
                  </w:rPr>
                </w:rPrChange>
              </w:rPr>
              <w:t>&gt;</w:t>
            </w:r>
            <w:r w:rsidR="00BF7E32" w:rsidRPr="00B82ECA">
              <w:rPr>
                <w:rFonts w:asciiTheme="minorHAnsi" w:hAnsiTheme="minorHAnsi" w:cstheme="minorHAnsi"/>
                <w:b/>
                <w:bCs/>
                <w:color w:val="000000" w:themeColor="text1"/>
                <w:sz w:val="20"/>
                <w:szCs w:val="20"/>
                <w:rPrChange w:id="1569" w:author="sam sehgal" w:date="2024-10-14T16:10:00Z" w16du:dateUtc="2024-10-14T05:10:00Z">
                  <w:rPr>
                    <w:rFonts w:asciiTheme="minorHAnsi" w:hAnsiTheme="minorHAnsi" w:cstheme="minorHAnsi"/>
                    <w:b/>
                    <w:bCs/>
                    <w:color w:val="000000" w:themeColor="text1"/>
                    <w:sz w:val="20"/>
                    <w:szCs w:val="20"/>
                    <w:highlight w:val="lightGray"/>
                  </w:rPr>
                </w:rPrChange>
              </w:rPr>
              <w:t xml:space="preserve"> </w:t>
            </w:r>
            <w:r w:rsidR="00294A72" w:rsidRPr="00B82ECA">
              <w:rPr>
                <w:rFonts w:asciiTheme="minorHAnsi" w:hAnsiTheme="minorHAnsi" w:cstheme="minorHAnsi"/>
                <w:color w:val="000000" w:themeColor="text1"/>
                <w:sz w:val="20"/>
                <w:szCs w:val="20"/>
                <w:rPrChange w:id="1570" w:author="sam sehgal" w:date="2024-10-14T16:10:00Z" w16du:dateUtc="2024-10-14T05:10:00Z">
                  <w:rPr>
                    <w:rFonts w:asciiTheme="minorHAnsi" w:hAnsiTheme="minorHAnsi" w:cstheme="minorHAnsi"/>
                    <w:color w:val="000000" w:themeColor="text1"/>
                    <w:sz w:val="20"/>
                    <w:szCs w:val="20"/>
                    <w:highlight w:val="lightGray"/>
                  </w:rPr>
                </w:rPrChange>
              </w:rPr>
              <w:t>&lt;”</w:t>
            </w:r>
            <w:r w:rsidRPr="00B82ECA">
              <w:rPr>
                <w:rFonts w:asciiTheme="minorHAnsi" w:hAnsiTheme="minorHAnsi" w:cstheme="minorHAnsi"/>
                <w:color w:val="000000" w:themeColor="text1"/>
                <w:sz w:val="20"/>
                <w:szCs w:val="20"/>
                <w:rPrChange w:id="1571" w:author="sam sehgal" w:date="2024-10-14T16:10:00Z" w16du:dateUtc="2024-10-14T05:10:00Z">
                  <w:rPr>
                    <w:rFonts w:asciiTheme="minorHAnsi" w:hAnsiTheme="minorHAnsi" w:cstheme="minorHAnsi"/>
                    <w:color w:val="000000" w:themeColor="text1"/>
                    <w:sz w:val="20"/>
                    <w:szCs w:val="20"/>
                    <w:highlight w:val="lightGray"/>
                  </w:rPr>
                </w:rPrChange>
              </w:rPr>
              <w:t>0</w:t>
            </w:r>
            <w:r w:rsidR="00294A72" w:rsidRPr="00B82ECA">
              <w:rPr>
                <w:rFonts w:asciiTheme="minorHAnsi" w:hAnsiTheme="minorHAnsi" w:cstheme="minorHAnsi"/>
                <w:color w:val="000000" w:themeColor="text1"/>
                <w:sz w:val="20"/>
                <w:szCs w:val="20"/>
                <w:rPrChange w:id="1572" w:author="sam sehgal" w:date="2024-10-14T16:10:00Z" w16du:dateUtc="2024-10-14T05:10:00Z">
                  <w:rPr>
                    <w:rFonts w:asciiTheme="minorHAnsi" w:hAnsiTheme="minorHAnsi" w:cstheme="minorHAnsi"/>
                    <w:color w:val="000000" w:themeColor="text1"/>
                    <w:sz w:val="20"/>
                    <w:szCs w:val="20"/>
                    <w:highlight w:val="lightGray"/>
                  </w:rPr>
                </w:rPrChange>
              </w:rPr>
              <w:t>”</w:t>
            </w:r>
          </w:p>
          <w:p w14:paraId="3BDE424A" w14:textId="5735289A" w:rsidR="00AD5AE2" w:rsidRPr="00B82ECA" w:rsidDel="00454FE3" w:rsidRDefault="00344C0E" w:rsidP="00AD5AE2">
            <w:pPr>
              <w:rPr>
                <w:ins w:id="1573" w:author="Sue Simnor (EXT Idiom)" w:date="2024-09-12T15:14:00Z" w16du:dateUtc="2024-09-12T05:14:00Z"/>
                <w:del w:id="1574" w:author="Sam Sehgal (EXT Idiom)" w:date="2025-05-19T12:09:00Z" w16du:dateUtc="2025-05-19T02:09:00Z"/>
                <w:rFonts w:asciiTheme="minorHAnsi" w:eastAsia="Calibri" w:hAnsiTheme="minorHAnsi" w:cstheme="minorHAnsi"/>
                <w:sz w:val="20"/>
                <w:szCs w:val="20"/>
              </w:rPr>
            </w:pPr>
            <w:del w:id="1575" w:author="Sam Sehgal (EXT Idiom)" w:date="2025-05-19T12:09:00Z" w16du:dateUtc="2025-05-19T02:09:00Z">
              <w:r w:rsidRPr="00B82ECA" w:rsidDel="00454FE3">
                <w:rPr>
                  <w:rFonts w:asciiTheme="minorHAnsi" w:hAnsiTheme="minorHAnsi" w:cstheme="minorHAnsi"/>
                  <w:b/>
                  <w:bCs/>
                  <w:sz w:val="20"/>
                  <w:szCs w:val="20"/>
                  <w:rPrChange w:id="1576" w:author="Sam Sehgal (EXT Idiom)" w:date="2025-05-19T12:09:00Z" w16du:dateUtc="2025-05-19T02:09:00Z">
                    <w:rPr>
                      <w:rFonts w:asciiTheme="minorHAnsi" w:hAnsiTheme="minorHAnsi" w:cstheme="minorHAnsi"/>
                      <w:b/>
                      <w:bCs/>
                      <w:sz w:val="20"/>
                      <w:szCs w:val="20"/>
                      <w:highlight w:val="lightGray"/>
                    </w:rPr>
                  </w:rPrChange>
                </w:rPr>
                <w:delText>AND</w:delText>
              </w:r>
              <w:r w:rsidRPr="00B82ECA" w:rsidDel="00454FE3">
                <w:rPr>
                  <w:rFonts w:asciiTheme="minorHAnsi" w:hAnsiTheme="minorHAnsi" w:cstheme="minorHAnsi"/>
                  <w:sz w:val="20"/>
                  <w:szCs w:val="20"/>
                  <w:rPrChange w:id="1577" w:author="Sam Sehgal (EXT Idiom)" w:date="2025-05-19T12:09:00Z" w16du:dateUtc="2025-05-19T02:09:00Z">
                    <w:rPr>
                      <w:rFonts w:asciiTheme="minorHAnsi" w:hAnsiTheme="minorHAnsi" w:cstheme="minorHAnsi"/>
                      <w:sz w:val="20"/>
                      <w:szCs w:val="20"/>
                      <w:highlight w:val="lightGray"/>
                    </w:rPr>
                  </w:rPrChange>
                </w:rPr>
                <w:delText xml:space="preserve"> &lt;AmountDue&gt; = </w:delText>
              </w:r>
              <w:r w:rsidR="00294A72" w:rsidRPr="00B82ECA" w:rsidDel="00454FE3">
                <w:rPr>
                  <w:rFonts w:asciiTheme="minorHAnsi" w:hAnsiTheme="minorHAnsi" w:cstheme="minorHAnsi"/>
                  <w:sz w:val="20"/>
                  <w:szCs w:val="20"/>
                  <w:rPrChange w:id="1578" w:author="Sam Sehgal (EXT Idiom)" w:date="2025-05-19T12:09:00Z" w16du:dateUtc="2025-05-19T02:09:00Z">
                    <w:rPr>
                      <w:rFonts w:asciiTheme="minorHAnsi" w:hAnsiTheme="minorHAnsi" w:cstheme="minorHAnsi"/>
                      <w:sz w:val="20"/>
                      <w:szCs w:val="20"/>
                      <w:highlight w:val="lightGray"/>
                    </w:rPr>
                  </w:rPrChange>
                </w:rPr>
                <w:delText>“</w:delText>
              </w:r>
              <w:r w:rsidRPr="00B82ECA" w:rsidDel="00454FE3">
                <w:rPr>
                  <w:rFonts w:asciiTheme="minorHAnsi" w:hAnsiTheme="minorHAnsi" w:cstheme="minorHAnsi"/>
                  <w:sz w:val="20"/>
                  <w:szCs w:val="20"/>
                  <w:rPrChange w:id="1579" w:author="Sam Sehgal (EXT Idiom)" w:date="2025-05-19T12:09:00Z" w16du:dateUtc="2025-05-19T02:09:00Z">
                    <w:rPr>
                      <w:rFonts w:asciiTheme="minorHAnsi" w:hAnsiTheme="minorHAnsi" w:cstheme="minorHAnsi"/>
                      <w:sz w:val="20"/>
                      <w:szCs w:val="20"/>
                      <w:highlight w:val="lightGray"/>
                    </w:rPr>
                  </w:rPrChange>
                </w:rPr>
                <w:delText>0</w:delText>
              </w:r>
              <w:r w:rsidR="00294A72" w:rsidRPr="00B82ECA" w:rsidDel="00454FE3">
                <w:rPr>
                  <w:rFonts w:asciiTheme="minorHAnsi" w:hAnsiTheme="minorHAnsi" w:cstheme="minorHAnsi"/>
                  <w:sz w:val="20"/>
                  <w:szCs w:val="20"/>
                  <w:rPrChange w:id="1580" w:author="Sam Sehgal (EXT Idiom)" w:date="2025-05-19T12:09:00Z" w16du:dateUtc="2025-05-19T02:09:00Z">
                    <w:rPr>
                      <w:rFonts w:asciiTheme="minorHAnsi" w:hAnsiTheme="minorHAnsi" w:cstheme="minorHAnsi"/>
                      <w:sz w:val="20"/>
                      <w:szCs w:val="20"/>
                      <w:highlight w:val="lightGray"/>
                    </w:rPr>
                  </w:rPrChange>
                </w:rPr>
                <w:delText>”</w:delText>
              </w:r>
              <w:r w:rsidRPr="00B82ECA" w:rsidDel="00454FE3">
                <w:rPr>
                  <w:rFonts w:asciiTheme="minorHAnsi" w:hAnsiTheme="minorHAnsi" w:cstheme="minorHAnsi"/>
                  <w:sz w:val="20"/>
                  <w:szCs w:val="20"/>
                  <w:rPrChange w:id="1581" w:author="Sam Sehgal (EXT Idiom)" w:date="2025-05-19T12:09:00Z" w16du:dateUtc="2025-05-19T02:09:00Z">
                    <w:rPr>
                      <w:rFonts w:asciiTheme="minorHAnsi" w:hAnsiTheme="minorHAnsi" w:cstheme="minorHAnsi"/>
                      <w:sz w:val="20"/>
                      <w:szCs w:val="20"/>
                      <w:highlight w:val="lightGray"/>
                    </w:rPr>
                  </w:rPrChange>
                </w:rPr>
                <w:delText xml:space="preserve"> </w:delText>
              </w:r>
            </w:del>
            <w:ins w:id="1582" w:author="Sue Simnor (EXT Idiom)" w:date="2024-09-12T15:14:00Z" w16du:dateUtc="2024-09-12T05:14:00Z">
              <w:del w:id="1583" w:author="Sam Sehgal (EXT Idiom)" w:date="2025-05-19T12:09:00Z" w16du:dateUtc="2025-05-19T02:09:00Z">
                <w:r w:rsidR="00AD5AE2" w:rsidRPr="00B82ECA" w:rsidDel="00454FE3">
                  <w:rPr>
                    <w:rFonts w:asciiTheme="minorHAnsi" w:eastAsia="Calibri" w:hAnsiTheme="minorHAnsi" w:cstheme="minorHAnsi"/>
                    <w:b/>
                    <w:bCs/>
                    <w:color w:val="000000" w:themeColor="text1"/>
                    <w:sz w:val="20"/>
                    <w:szCs w:val="20"/>
                  </w:rPr>
                  <w:delText xml:space="preserve">AND </w:delText>
                </w:r>
                <w:r w:rsidR="00AD5AE2" w:rsidRPr="00B82ECA" w:rsidDel="00454FE3">
                  <w:rPr>
                    <w:rFonts w:asciiTheme="minorHAnsi" w:eastAsia="Calibri" w:hAnsiTheme="minorHAnsi" w:cstheme="minorHAnsi"/>
                    <w:color w:val="000000" w:themeColor="text1"/>
                    <w:sz w:val="20"/>
                    <w:szCs w:val="20"/>
                  </w:rPr>
                  <w:delText>&lt;RefundAmount&gt; &gt;”0”</w:delText>
                </w:r>
                <w:r w:rsidR="00AD5AE2" w:rsidRPr="00B82ECA" w:rsidDel="00454FE3">
                  <w:rPr>
                    <w:rFonts w:asciiTheme="minorHAnsi" w:eastAsia="Calibri" w:hAnsiTheme="minorHAnsi" w:cstheme="minorHAnsi"/>
                    <w:sz w:val="20"/>
                    <w:szCs w:val="20"/>
                  </w:rPr>
                  <w:delText xml:space="preserve"> </w:delText>
                </w:r>
              </w:del>
            </w:ins>
          </w:p>
          <w:p w14:paraId="1633B512" w14:textId="58A1D691" w:rsidR="00344C0E" w:rsidRPr="00B82ECA" w:rsidRDefault="00344C0E" w:rsidP="00344C0E">
            <w:pPr>
              <w:rPr>
                <w:rFonts w:asciiTheme="minorHAnsi" w:eastAsia="Times New Roman" w:hAnsiTheme="minorHAnsi" w:cstheme="minorHAnsi"/>
                <w:kern w:val="0"/>
                <w:sz w:val="20"/>
                <w:szCs w:val="20"/>
                <w14:ligatures w14:val="none"/>
                <w:rPrChange w:id="1584" w:author="sam sehgal" w:date="2024-10-14T16:10:00Z" w16du:dateUtc="2024-10-14T05:10:00Z">
                  <w:rPr>
                    <w:rFonts w:asciiTheme="minorHAnsi" w:eastAsia="Times New Roman" w:hAnsiTheme="minorHAnsi" w:cstheme="minorHAnsi"/>
                    <w:kern w:val="0"/>
                    <w:sz w:val="20"/>
                    <w:szCs w:val="20"/>
                    <w:highlight w:val="lightGray"/>
                    <w14:ligatures w14:val="none"/>
                  </w:rPr>
                </w:rPrChange>
              </w:rPr>
            </w:pPr>
            <w:r w:rsidRPr="00B82ECA">
              <w:rPr>
                <w:rFonts w:asciiTheme="minorHAnsi" w:hAnsiTheme="minorHAnsi" w:cstheme="minorHAnsi"/>
                <w:b/>
                <w:bCs/>
                <w:sz w:val="20"/>
                <w:szCs w:val="20"/>
                <w:rPrChange w:id="1585" w:author="sam sehgal" w:date="2024-10-14T16:10:00Z" w16du:dateUtc="2024-10-14T05:10:00Z">
                  <w:rPr>
                    <w:rFonts w:asciiTheme="minorHAnsi" w:hAnsiTheme="minorHAnsi" w:cstheme="minorHAnsi"/>
                    <w:b/>
                    <w:bCs/>
                    <w:sz w:val="20"/>
                    <w:szCs w:val="20"/>
                    <w:highlight w:val="lightGray"/>
                  </w:rPr>
                </w:rPrChange>
              </w:rPr>
              <w:t>THEN</w:t>
            </w:r>
            <w:r w:rsidRPr="00B82ECA">
              <w:rPr>
                <w:rFonts w:asciiTheme="minorHAnsi" w:hAnsiTheme="minorHAnsi" w:cstheme="minorHAnsi"/>
                <w:sz w:val="20"/>
                <w:szCs w:val="20"/>
                <w:rPrChange w:id="1586" w:author="sam sehgal" w:date="2024-10-14T16:10:00Z" w16du:dateUtc="2024-10-14T05:10:00Z">
                  <w:rPr>
                    <w:rFonts w:asciiTheme="minorHAnsi" w:hAnsiTheme="minorHAnsi" w:cstheme="minorHAnsi"/>
                    <w:sz w:val="20"/>
                    <w:szCs w:val="20"/>
                    <w:highlight w:val="lightGray"/>
                  </w:rPr>
                </w:rPrChange>
              </w:rPr>
              <w:t xml:space="preserve"> display</w:t>
            </w:r>
          </w:p>
        </w:tc>
        <w:tc>
          <w:tcPr>
            <w:tcW w:w="1560" w:type="dxa"/>
          </w:tcPr>
          <w:p w14:paraId="52AD4064" w14:textId="77777777" w:rsidR="00344C0E" w:rsidRPr="00B82ECA" w:rsidRDefault="00344C0E" w:rsidP="00344C0E">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Heading text:</w:t>
            </w:r>
          </w:p>
          <w:p w14:paraId="5B8C14BE" w14:textId="77777777" w:rsidR="00344C0E" w:rsidRPr="00B82ECA" w:rsidRDefault="00344C0E" w:rsidP="00344C0E">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Table_Bodycopy_S_COI</w:t>
            </w:r>
          </w:p>
          <w:p w14:paraId="2804A3C0" w14:textId="77777777" w:rsidR="00344C0E" w:rsidRPr="00B82ECA" w:rsidRDefault="00344C0E" w:rsidP="00344C0E">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 amount text:</w:t>
            </w:r>
          </w:p>
          <w:p w14:paraId="58B63BB2" w14:textId="550AD7B6" w:rsidR="00344C0E" w:rsidRPr="00B82ECA" w:rsidRDefault="00344C0E" w:rsidP="00344C0E">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Table_Bodycopy_B_COI</w:t>
            </w:r>
          </w:p>
        </w:tc>
      </w:tr>
      <w:tr w:rsidR="00C16A5D" w:rsidRPr="00720F8E" w14:paraId="7BC7382E" w14:textId="77777777" w:rsidTr="0472516C">
        <w:trPr>
          <w:cantSplit/>
        </w:trPr>
        <w:tc>
          <w:tcPr>
            <w:tcW w:w="1013" w:type="dxa"/>
          </w:tcPr>
          <w:p w14:paraId="0B8D4CD7" w14:textId="1A218B9F" w:rsidR="00C16A5D" w:rsidRPr="00B82ECA" w:rsidRDefault="00C16A5D" w:rsidP="00C16A5D">
            <w:pPr>
              <w:rPr>
                <w:rFonts w:asciiTheme="minorHAnsi" w:hAnsiTheme="minorHAnsi" w:cstheme="minorHAnsi"/>
                <w:sz w:val="20"/>
              </w:rPr>
            </w:pPr>
            <w:r w:rsidRPr="00B82ECA">
              <w:rPr>
                <w:rFonts w:asciiTheme="minorHAnsi" w:hAnsiTheme="minorHAnsi" w:cstheme="minorHAnsi"/>
                <w:sz w:val="20"/>
              </w:rPr>
              <w:t xml:space="preserve">PS2 </w:t>
            </w:r>
            <w:r w:rsidR="008B5ED3" w:rsidRPr="00B82ECA">
              <w:rPr>
                <w:rFonts w:asciiTheme="minorHAnsi" w:hAnsiTheme="minorHAnsi" w:cstheme="minorHAnsi"/>
                <w:sz w:val="20"/>
              </w:rPr>
              <w:t>V</w:t>
            </w:r>
            <w:r w:rsidRPr="00B82ECA">
              <w:rPr>
                <w:rFonts w:asciiTheme="minorHAnsi" w:hAnsiTheme="minorHAnsi" w:cstheme="minorHAnsi"/>
                <w:sz w:val="20"/>
              </w:rPr>
              <w:t>5</w:t>
            </w:r>
          </w:p>
        </w:tc>
        <w:tc>
          <w:tcPr>
            <w:tcW w:w="1676" w:type="dxa"/>
          </w:tcPr>
          <w:p w14:paraId="3825AB77" w14:textId="77777777" w:rsidR="00C16A5D" w:rsidRPr="00B82ECA" w:rsidRDefault="00C16A5D" w:rsidP="00C16A5D">
            <w:pPr>
              <w:tabs>
                <w:tab w:val="left" w:pos="1800"/>
              </w:tabs>
              <w:rPr>
                <w:rFonts w:asciiTheme="minorHAnsi" w:hAnsiTheme="minorHAnsi" w:cstheme="minorHAnsi"/>
                <w:b/>
                <w:bCs/>
                <w:color w:val="000000" w:themeColor="text1"/>
                <w:sz w:val="20"/>
                <w:szCs w:val="20"/>
              </w:rPr>
            </w:pPr>
            <w:r w:rsidRPr="00B82ECA">
              <w:rPr>
                <w:rFonts w:asciiTheme="minorHAnsi" w:hAnsiTheme="minorHAnsi" w:cstheme="minorHAnsi"/>
                <w:sz w:val="20"/>
                <w:szCs w:val="20"/>
              </w:rPr>
              <w:t xml:space="preserve">&lt;DocumentSubType&gt; &lt;PaymentFrequencyCode&gt; </w:t>
            </w:r>
            <w:r w:rsidRPr="00B82ECA">
              <w:rPr>
                <w:rFonts w:asciiTheme="minorHAnsi" w:hAnsiTheme="minorHAnsi" w:cstheme="minorHAnsi"/>
                <w:b/>
                <w:bCs/>
                <w:sz w:val="20"/>
                <w:szCs w:val="20"/>
              </w:rPr>
              <w:t>&lt;</w:t>
            </w:r>
            <w:r w:rsidRPr="00B82ECA">
              <w:rPr>
                <w:rFonts w:asciiTheme="minorHAnsi" w:hAnsiTheme="minorHAnsi" w:cstheme="minorHAnsi"/>
                <w:sz w:val="20"/>
                <w:szCs w:val="20"/>
              </w:rPr>
              <w:t>TransactionPremium</w:t>
            </w:r>
            <w:r w:rsidRPr="00B82ECA">
              <w:rPr>
                <w:rFonts w:asciiTheme="minorHAnsi" w:hAnsiTheme="minorHAnsi" w:cstheme="minorHAnsi"/>
                <w:b/>
                <w:bCs/>
                <w:sz w:val="20"/>
                <w:szCs w:val="20"/>
              </w:rPr>
              <w:t>&gt;</w:t>
            </w:r>
            <w:r w:rsidRPr="00B82ECA">
              <w:rPr>
                <w:rFonts w:asciiTheme="minorHAnsi" w:hAnsiTheme="minorHAnsi" w:cstheme="minorHAnsi"/>
                <w:b/>
                <w:bCs/>
                <w:color w:val="000000" w:themeColor="text1"/>
                <w:sz w:val="20"/>
                <w:szCs w:val="20"/>
              </w:rPr>
              <w:t xml:space="preserve"> </w:t>
            </w:r>
          </w:p>
          <w:p w14:paraId="182FBEC9" w14:textId="77777777" w:rsidR="00C16A5D" w:rsidRPr="00B82ECA" w:rsidRDefault="00C16A5D" w:rsidP="00C16A5D">
            <w:pPr>
              <w:tabs>
                <w:tab w:val="left" w:pos="1800"/>
              </w:tabs>
              <w:rPr>
                <w:rFonts w:asciiTheme="minorHAnsi" w:hAnsiTheme="minorHAnsi" w:cstheme="minorHAnsi"/>
                <w:sz w:val="20"/>
                <w:szCs w:val="20"/>
              </w:rPr>
            </w:pPr>
            <w:r w:rsidRPr="00B82ECA">
              <w:rPr>
                <w:rFonts w:asciiTheme="minorHAnsi" w:hAnsiTheme="minorHAnsi" w:cstheme="minorHAnsi"/>
                <w:sz w:val="20"/>
                <w:szCs w:val="20"/>
              </w:rPr>
              <w:t>&lt;AmountDue&gt;</w:t>
            </w:r>
          </w:p>
          <w:p w14:paraId="46C996A4" w14:textId="77777777" w:rsidR="00C16A5D" w:rsidRPr="00B82ECA" w:rsidRDefault="00C16A5D" w:rsidP="00C16A5D">
            <w:pPr>
              <w:tabs>
                <w:tab w:val="left" w:pos="1800"/>
              </w:tabs>
              <w:rPr>
                <w:rFonts w:asciiTheme="minorHAnsi" w:hAnsiTheme="minorHAnsi" w:cstheme="minorHAnsi"/>
                <w:sz w:val="20"/>
              </w:rPr>
            </w:pPr>
          </w:p>
        </w:tc>
        <w:tc>
          <w:tcPr>
            <w:tcW w:w="7654" w:type="dxa"/>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C16A5D" w:rsidRPr="00B82ECA" w14:paraId="7CC34243" w14:textId="77777777">
              <w:trPr>
                <w:trHeight w:val="300"/>
              </w:trPr>
              <w:tc>
                <w:tcPr>
                  <w:tcW w:w="1134" w:type="dxa"/>
                  <w:vMerge w:val="restart"/>
                </w:tcPr>
                <w:p w14:paraId="3EA4F6CF" w14:textId="4B2AFFA4" w:rsidR="00C16A5D" w:rsidRPr="00B82ECA" w:rsidRDefault="00C16A5D" w:rsidP="00C16A5D">
                  <w:pPr>
                    <w:pStyle w:val="TableBodycopy"/>
                    <w:rPr>
                      <w:rFonts w:asciiTheme="minorHAnsi" w:hAnsiTheme="minorHAnsi" w:cstheme="minorHAnsi"/>
                      <w:szCs w:val="20"/>
                    </w:rPr>
                  </w:pPr>
                  <w:r w:rsidRPr="00B82ECA">
                    <w:rPr>
                      <w:rFonts w:asciiTheme="minorHAnsi" w:hAnsiTheme="minorHAnsi" w:cstheme="minorHAnsi"/>
                      <w:szCs w:val="20"/>
                    </w:rPr>
                    <w:t>Brand_icon_dollarcircle1.jpg</w:t>
                  </w:r>
                </w:p>
              </w:tc>
              <w:tc>
                <w:tcPr>
                  <w:tcW w:w="13680" w:type="dxa"/>
                  <w:noWrap/>
                  <w:hideMark/>
                </w:tcPr>
                <w:p w14:paraId="599D25E2" w14:textId="77777777" w:rsidR="00C16A5D" w:rsidRPr="00B82ECA" w:rsidRDefault="00C16A5D" w:rsidP="00C16A5D">
                  <w:pPr>
                    <w:pStyle w:val="TableBodycopySCOI"/>
                    <w:rPr>
                      <w:b/>
                      <w:bCs/>
                    </w:rPr>
                  </w:pPr>
                  <w:r w:rsidRPr="00B82ECA">
                    <w:t>Your payment:</w:t>
                  </w:r>
                </w:p>
              </w:tc>
            </w:tr>
            <w:tr w:rsidR="00C16A5D" w:rsidRPr="00B82ECA" w14:paraId="235E34D8" w14:textId="77777777">
              <w:trPr>
                <w:trHeight w:val="300"/>
              </w:trPr>
              <w:tc>
                <w:tcPr>
                  <w:tcW w:w="1134" w:type="dxa"/>
                  <w:vMerge/>
                </w:tcPr>
                <w:p w14:paraId="69D20B82" w14:textId="77777777" w:rsidR="00C16A5D" w:rsidRPr="00B82ECA" w:rsidRDefault="00C16A5D" w:rsidP="00C16A5D">
                  <w:pPr>
                    <w:pStyle w:val="TableBodycopy"/>
                    <w:rPr>
                      <w:rFonts w:asciiTheme="minorHAnsi" w:hAnsiTheme="minorHAnsi" w:cstheme="minorHAnsi"/>
                      <w:lang w:eastAsia="en-AU"/>
                    </w:rPr>
                  </w:pPr>
                </w:p>
              </w:tc>
              <w:tc>
                <w:tcPr>
                  <w:tcW w:w="13680" w:type="dxa"/>
                  <w:noWrap/>
                  <w:hideMark/>
                </w:tcPr>
                <w:p w14:paraId="3A106E24" w14:textId="6D3F9DF1" w:rsidR="00C16A5D" w:rsidRPr="00B82ECA" w:rsidRDefault="00C16A5D" w:rsidP="00C16A5D">
                  <w:pPr>
                    <w:pStyle w:val="TableBodycopyBCOI"/>
                    <w:rPr>
                      <w:sz w:val="24"/>
                    </w:rPr>
                  </w:pPr>
                  <w:r w:rsidRPr="00B82ECA">
                    <w:t xml:space="preserve">No additional </w:t>
                  </w:r>
                  <w:del w:id="1587" w:author="sam sehgal" w:date="2025-06-06T13:37:00Z" w16du:dateUtc="2025-06-06T03:37:00Z">
                    <w:r w:rsidRPr="00B82ECA" w:rsidDel="00B82ECA">
                      <w:rPr>
                        <w:highlight w:val="yellow"/>
                        <w:rPrChange w:id="1588" w:author="sam sehgal" w:date="2025-06-06T13:37:00Z" w16du:dateUtc="2025-06-06T03:37:00Z">
                          <w:rPr/>
                        </w:rPrChange>
                      </w:rPr>
                      <w:delText>premium</w:delText>
                    </w:r>
                  </w:del>
                  <w:ins w:id="1589" w:author="sam sehgal" w:date="2025-06-06T13:37:00Z" w16du:dateUtc="2025-06-06T03:37:00Z">
                    <w:r w:rsidR="00B82ECA" w:rsidRPr="00B82ECA">
                      <w:rPr>
                        <w:highlight w:val="yellow"/>
                        <w:rPrChange w:id="1590" w:author="sam sehgal" w:date="2025-06-06T13:37:00Z" w16du:dateUtc="2025-06-06T03:37:00Z">
                          <w:rPr/>
                        </w:rPrChange>
                      </w:rPr>
                      <w:t>payment</w:t>
                    </w:r>
                  </w:ins>
                </w:p>
              </w:tc>
            </w:tr>
          </w:tbl>
          <w:p w14:paraId="701E0D2B" w14:textId="77777777" w:rsidR="00C16A5D" w:rsidRPr="00B82ECA" w:rsidRDefault="00C16A5D" w:rsidP="00C16A5D">
            <w:pPr>
              <w:spacing w:after="120"/>
              <w:rPr>
                <w:rFonts w:asciiTheme="minorHAnsi" w:eastAsia="Segoe UI" w:hAnsiTheme="minorHAnsi" w:cstheme="minorHAnsi"/>
                <w:b/>
                <w:bCs/>
              </w:rPr>
            </w:pPr>
          </w:p>
        </w:tc>
        <w:tc>
          <w:tcPr>
            <w:tcW w:w="2693" w:type="dxa"/>
          </w:tcPr>
          <w:p w14:paraId="245DDC34" w14:textId="77777777" w:rsidR="00294A72" w:rsidRPr="00B82ECA" w:rsidRDefault="00C16A5D" w:rsidP="00C16A5D">
            <w:pPr>
              <w:rPr>
                <w:rFonts w:asciiTheme="minorHAnsi" w:hAnsiTheme="minorHAnsi" w:cstheme="minorHAnsi"/>
                <w:color w:val="000000" w:themeColor="text1"/>
                <w:sz w:val="20"/>
                <w:szCs w:val="20"/>
                <w:rPrChange w:id="1591" w:author="Sue Simnor (EXT Idiom)" w:date="2024-08-20T16:05:00Z" w16du:dateUtc="2024-08-20T06:05:00Z">
                  <w:rPr>
                    <w:rFonts w:asciiTheme="minorHAnsi" w:hAnsiTheme="minorHAnsi" w:cstheme="minorHAnsi"/>
                    <w:color w:val="000000" w:themeColor="text1"/>
                    <w:sz w:val="20"/>
                    <w:szCs w:val="20"/>
                    <w:highlight w:val="lightGray"/>
                  </w:rPr>
                </w:rPrChange>
              </w:rPr>
            </w:pPr>
            <w:r w:rsidRPr="00B82ECA">
              <w:rPr>
                <w:rFonts w:asciiTheme="minorHAnsi" w:hAnsiTheme="minorHAnsi" w:cstheme="minorHAnsi"/>
                <w:b/>
                <w:bCs/>
                <w:sz w:val="20"/>
                <w:szCs w:val="20"/>
                <w:rPrChange w:id="1592" w:author="Sue Simnor (EXT Idiom)" w:date="2024-08-20T16:05:00Z" w16du:dateUtc="2024-08-20T06:05:00Z">
                  <w:rPr>
                    <w:rFonts w:asciiTheme="minorHAnsi" w:hAnsiTheme="minorHAnsi" w:cstheme="minorHAnsi"/>
                    <w:b/>
                    <w:bCs/>
                    <w:sz w:val="20"/>
                    <w:szCs w:val="20"/>
                    <w:highlight w:val="lightGray"/>
                  </w:rPr>
                </w:rPrChange>
              </w:rPr>
              <w:t>ELSEIF</w:t>
            </w:r>
            <w:r w:rsidRPr="00B82ECA">
              <w:rPr>
                <w:rFonts w:asciiTheme="minorHAnsi" w:hAnsiTheme="minorHAnsi" w:cstheme="minorHAnsi"/>
                <w:sz w:val="20"/>
                <w:szCs w:val="20"/>
                <w:rPrChange w:id="1593" w:author="Sue Simnor (EXT Idiom)" w:date="2024-08-20T16:05:00Z" w16du:dateUtc="2024-08-20T06:05:00Z">
                  <w:rPr>
                    <w:rFonts w:asciiTheme="minorHAnsi" w:hAnsiTheme="minorHAnsi" w:cstheme="minorHAnsi"/>
                    <w:sz w:val="20"/>
                    <w:szCs w:val="20"/>
                    <w:highlight w:val="lightGray"/>
                  </w:rPr>
                </w:rPrChange>
              </w:rPr>
              <w:t xml:space="preserve">&lt;DocumentSubType&gt; =  "Endorsement" </w:t>
            </w:r>
            <w:r w:rsidRPr="00B82ECA">
              <w:rPr>
                <w:rFonts w:asciiTheme="minorHAnsi" w:hAnsiTheme="minorHAnsi" w:cstheme="minorHAnsi"/>
                <w:b/>
                <w:bCs/>
                <w:sz w:val="20"/>
                <w:szCs w:val="20"/>
                <w:rPrChange w:id="1594" w:author="Sue Simnor (EXT Idiom)" w:date="2024-08-20T16:05:00Z" w16du:dateUtc="2024-08-20T06:05: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1595" w:author="Sue Simnor (EXT Idiom)" w:date="2024-08-20T16:05:00Z" w16du:dateUtc="2024-08-20T06:05:00Z">
                  <w:rPr>
                    <w:rFonts w:asciiTheme="minorHAnsi" w:hAnsiTheme="minorHAnsi" w:cstheme="minorHAnsi"/>
                    <w:sz w:val="20"/>
                    <w:szCs w:val="20"/>
                    <w:highlight w:val="lightGray"/>
                  </w:rPr>
                </w:rPrChange>
              </w:rPr>
              <w:t xml:space="preserve"> &lt;PaymentFrequencyCode&gt; =  "</w:t>
            </w:r>
            <w:r w:rsidRPr="00B82ECA">
              <w:rPr>
                <w:rPrChange w:id="1596" w:author="Sue Simnor (EXT Idiom)" w:date="2024-08-20T16:05:00Z" w16du:dateUtc="2024-08-20T06:05:00Z">
                  <w:rPr>
                    <w:highlight w:val="lightGray"/>
                  </w:rPr>
                </w:rPrChange>
              </w:rPr>
              <w:t xml:space="preserve"> </w:t>
            </w:r>
            <w:r w:rsidRPr="00B82ECA">
              <w:rPr>
                <w:rFonts w:asciiTheme="minorHAnsi" w:hAnsiTheme="minorHAnsi" w:cstheme="minorHAnsi"/>
                <w:sz w:val="20"/>
                <w:szCs w:val="20"/>
                <w:rPrChange w:id="1597" w:author="Sue Simnor (EXT Idiom)" w:date="2024-08-20T16:05:00Z" w16du:dateUtc="2024-08-20T06:05:00Z">
                  <w:rPr>
                    <w:rFonts w:asciiTheme="minorHAnsi" w:hAnsiTheme="minorHAnsi" w:cstheme="minorHAnsi"/>
                    <w:sz w:val="20"/>
                    <w:szCs w:val="20"/>
                    <w:highlight w:val="lightGray"/>
                  </w:rPr>
                </w:rPrChange>
              </w:rPr>
              <w:t>2|PaymentPlanAnnual</w:t>
            </w:r>
            <w:r w:rsidRPr="00B82ECA" w:rsidDel="001E3E40">
              <w:rPr>
                <w:rFonts w:asciiTheme="minorHAnsi" w:hAnsiTheme="minorHAnsi" w:cstheme="minorHAnsi"/>
                <w:sz w:val="20"/>
                <w:szCs w:val="20"/>
                <w:rPrChange w:id="1598" w:author="Sue Simnor (EXT Idiom)" w:date="2024-08-20T16:05:00Z" w16du:dateUtc="2024-08-20T06:05:00Z">
                  <w:rPr>
                    <w:rFonts w:asciiTheme="minorHAnsi" w:hAnsiTheme="minorHAnsi" w:cstheme="minorHAnsi"/>
                    <w:sz w:val="20"/>
                    <w:szCs w:val="20"/>
                    <w:highlight w:val="lightGray"/>
                  </w:rPr>
                </w:rPrChange>
              </w:rPr>
              <w:t xml:space="preserve"> </w:t>
            </w:r>
            <w:r w:rsidRPr="00B82ECA">
              <w:rPr>
                <w:rFonts w:asciiTheme="minorHAnsi" w:hAnsiTheme="minorHAnsi" w:cstheme="minorHAnsi"/>
                <w:sz w:val="20"/>
                <w:szCs w:val="20"/>
                <w:rPrChange w:id="1599" w:author="Sue Simnor (EXT Idiom)" w:date="2024-08-20T16:05:00Z" w16du:dateUtc="2024-08-20T06:05:00Z">
                  <w:rPr>
                    <w:rFonts w:asciiTheme="minorHAnsi" w:hAnsiTheme="minorHAnsi" w:cstheme="minorHAnsi"/>
                    <w:sz w:val="20"/>
                    <w:szCs w:val="20"/>
                    <w:highlight w:val="lightGray"/>
                  </w:rPr>
                </w:rPrChange>
              </w:rPr>
              <w:t xml:space="preserve">" </w:t>
            </w:r>
            <w:r w:rsidRPr="00B82ECA">
              <w:rPr>
                <w:rFonts w:asciiTheme="minorHAnsi" w:hAnsiTheme="minorHAnsi" w:cstheme="minorHAnsi"/>
                <w:b/>
                <w:bCs/>
                <w:sz w:val="20"/>
                <w:szCs w:val="20"/>
                <w:rPrChange w:id="1600" w:author="Sue Simnor (EXT Idiom)" w:date="2024-08-20T16:05:00Z" w16du:dateUtc="2024-08-20T06:05: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1601" w:author="Sue Simnor (EXT Idiom)" w:date="2024-08-20T16:05:00Z" w16du:dateUtc="2024-08-20T06:05:00Z">
                  <w:rPr>
                    <w:rFonts w:asciiTheme="minorHAnsi" w:hAnsiTheme="minorHAnsi" w:cstheme="minorHAnsi"/>
                    <w:sz w:val="20"/>
                    <w:szCs w:val="20"/>
                    <w:highlight w:val="lightGray"/>
                  </w:rPr>
                </w:rPrChange>
              </w:rPr>
              <w:t xml:space="preserve"> </w:t>
            </w:r>
            <w:r w:rsidRPr="00B82ECA">
              <w:rPr>
                <w:rFonts w:asciiTheme="minorHAnsi" w:hAnsiTheme="minorHAnsi" w:cstheme="minorHAnsi"/>
                <w:b/>
                <w:bCs/>
                <w:sz w:val="20"/>
                <w:szCs w:val="20"/>
                <w:rPrChange w:id="1602" w:author="Sue Simnor (EXT Idiom)" w:date="2024-08-20T16:05:00Z" w16du:dateUtc="2024-08-20T06:05:00Z">
                  <w:rPr>
                    <w:rFonts w:asciiTheme="minorHAnsi" w:hAnsiTheme="minorHAnsi" w:cstheme="minorHAnsi"/>
                    <w:b/>
                    <w:bCs/>
                    <w:sz w:val="20"/>
                    <w:szCs w:val="20"/>
                    <w:highlight w:val="lightGray"/>
                  </w:rPr>
                </w:rPrChange>
              </w:rPr>
              <w:t>&lt;</w:t>
            </w:r>
            <w:r w:rsidRPr="00B82ECA">
              <w:rPr>
                <w:rFonts w:asciiTheme="minorHAnsi" w:hAnsiTheme="minorHAnsi" w:cstheme="minorHAnsi"/>
                <w:sz w:val="20"/>
                <w:szCs w:val="20"/>
                <w:rPrChange w:id="1603" w:author="Sue Simnor (EXT Idiom)" w:date="2024-08-20T16:05:00Z" w16du:dateUtc="2024-08-20T06:05:00Z">
                  <w:rPr>
                    <w:rFonts w:asciiTheme="minorHAnsi" w:hAnsiTheme="minorHAnsi" w:cstheme="minorHAnsi"/>
                    <w:sz w:val="20"/>
                    <w:szCs w:val="20"/>
                    <w:highlight w:val="lightGray"/>
                  </w:rPr>
                </w:rPrChange>
              </w:rPr>
              <w:t>TransactionPremium</w:t>
            </w:r>
            <w:r w:rsidRPr="00B82ECA">
              <w:rPr>
                <w:rFonts w:asciiTheme="minorHAnsi" w:hAnsiTheme="minorHAnsi" w:cstheme="minorHAnsi"/>
                <w:b/>
                <w:bCs/>
                <w:sz w:val="20"/>
                <w:szCs w:val="20"/>
                <w:rPrChange w:id="1604" w:author="Sue Simnor (EXT Idiom)" w:date="2024-08-20T16:05:00Z" w16du:dateUtc="2024-08-20T06:05:00Z">
                  <w:rPr>
                    <w:rFonts w:asciiTheme="minorHAnsi" w:hAnsiTheme="minorHAnsi" w:cstheme="minorHAnsi"/>
                    <w:b/>
                    <w:bCs/>
                    <w:sz w:val="20"/>
                    <w:szCs w:val="20"/>
                    <w:highlight w:val="lightGray"/>
                  </w:rPr>
                </w:rPrChange>
              </w:rPr>
              <w:t>&gt;</w:t>
            </w:r>
            <w:r w:rsidRPr="00B82ECA">
              <w:rPr>
                <w:rFonts w:asciiTheme="minorHAnsi" w:hAnsiTheme="minorHAnsi" w:cstheme="minorHAnsi"/>
                <w:b/>
                <w:bCs/>
                <w:color w:val="000000" w:themeColor="text1"/>
                <w:sz w:val="20"/>
                <w:szCs w:val="20"/>
                <w:rPrChange w:id="1605" w:author="Sue Simnor (EXT Idiom)" w:date="2024-08-20T16:05:00Z" w16du:dateUtc="2024-08-20T06:05:00Z">
                  <w:rPr>
                    <w:rFonts w:asciiTheme="minorHAnsi" w:hAnsiTheme="minorHAnsi" w:cstheme="minorHAnsi"/>
                    <w:b/>
                    <w:bCs/>
                    <w:color w:val="000000" w:themeColor="text1"/>
                    <w:sz w:val="20"/>
                    <w:szCs w:val="20"/>
                    <w:highlight w:val="lightGray"/>
                  </w:rPr>
                </w:rPrChange>
              </w:rPr>
              <w:t xml:space="preserve"> = </w:t>
            </w:r>
            <w:r w:rsidR="00294A72" w:rsidRPr="00B82ECA">
              <w:rPr>
                <w:rFonts w:asciiTheme="minorHAnsi" w:hAnsiTheme="minorHAnsi" w:cstheme="minorHAnsi"/>
                <w:b/>
                <w:bCs/>
                <w:color w:val="000000" w:themeColor="text1"/>
                <w:sz w:val="20"/>
                <w:szCs w:val="20"/>
                <w:rPrChange w:id="1606" w:author="Sue Simnor (EXT Idiom)" w:date="2024-08-20T16:05:00Z" w16du:dateUtc="2024-08-20T06:05:00Z">
                  <w:rPr>
                    <w:rFonts w:asciiTheme="minorHAnsi" w:hAnsiTheme="minorHAnsi" w:cstheme="minorHAnsi"/>
                    <w:b/>
                    <w:bCs/>
                    <w:color w:val="000000" w:themeColor="text1"/>
                    <w:sz w:val="20"/>
                    <w:szCs w:val="20"/>
                    <w:highlight w:val="lightGray"/>
                  </w:rPr>
                </w:rPrChange>
              </w:rPr>
              <w:t>“</w:t>
            </w:r>
            <w:r w:rsidRPr="00B82ECA">
              <w:rPr>
                <w:rFonts w:asciiTheme="minorHAnsi" w:hAnsiTheme="minorHAnsi" w:cstheme="minorHAnsi"/>
                <w:color w:val="000000" w:themeColor="text1"/>
                <w:sz w:val="20"/>
                <w:szCs w:val="20"/>
                <w:rPrChange w:id="1607" w:author="Sue Simnor (EXT Idiom)" w:date="2024-08-20T16:05:00Z" w16du:dateUtc="2024-08-20T06:05:00Z">
                  <w:rPr>
                    <w:rFonts w:asciiTheme="minorHAnsi" w:hAnsiTheme="minorHAnsi" w:cstheme="minorHAnsi"/>
                    <w:color w:val="000000" w:themeColor="text1"/>
                    <w:sz w:val="20"/>
                    <w:szCs w:val="20"/>
                    <w:highlight w:val="lightGray"/>
                  </w:rPr>
                </w:rPrChange>
              </w:rPr>
              <w:t>0</w:t>
            </w:r>
            <w:r w:rsidR="00294A72" w:rsidRPr="00B82ECA">
              <w:rPr>
                <w:rFonts w:asciiTheme="minorHAnsi" w:hAnsiTheme="minorHAnsi" w:cstheme="minorHAnsi"/>
                <w:color w:val="000000" w:themeColor="text1"/>
                <w:sz w:val="20"/>
                <w:szCs w:val="20"/>
                <w:rPrChange w:id="1608" w:author="Sue Simnor (EXT Idiom)" w:date="2024-08-20T16:05:00Z" w16du:dateUtc="2024-08-20T06:05:00Z">
                  <w:rPr>
                    <w:rFonts w:asciiTheme="minorHAnsi" w:hAnsiTheme="minorHAnsi" w:cstheme="minorHAnsi"/>
                    <w:color w:val="000000" w:themeColor="text1"/>
                    <w:sz w:val="20"/>
                    <w:szCs w:val="20"/>
                    <w:highlight w:val="lightGray"/>
                  </w:rPr>
                </w:rPrChange>
              </w:rPr>
              <w:t>”</w:t>
            </w:r>
          </w:p>
          <w:p w14:paraId="4BEC2E7F" w14:textId="4CB58BB8" w:rsidR="00C16A5D" w:rsidRPr="00B82ECA" w:rsidRDefault="00C16A5D" w:rsidP="00C16A5D">
            <w:pPr>
              <w:rPr>
                <w:rFonts w:asciiTheme="minorHAnsi" w:hAnsiTheme="minorHAnsi" w:cstheme="minorHAnsi"/>
                <w:b/>
                <w:bCs/>
                <w:sz w:val="20"/>
                <w:szCs w:val="20"/>
                <w:rPrChange w:id="1609" w:author="Sue Simnor (EXT Idiom)" w:date="2024-08-20T16:05:00Z" w16du:dateUtc="2024-08-20T06:05:00Z">
                  <w:rPr>
                    <w:rFonts w:asciiTheme="minorHAnsi" w:hAnsiTheme="minorHAnsi" w:cstheme="minorHAnsi"/>
                    <w:b/>
                    <w:bCs/>
                    <w:sz w:val="20"/>
                    <w:szCs w:val="20"/>
                    <w:highlight w:val="lightGray"/>
                  </w:rPr>
                </w:rPrChange>
              </w:rPr>
            </w:pPr>
            <w:del w:id="1610" w:author="Sam Sehgal (EXT Idiom)" w:date="2025-05-19T12:10:00Z" w16du:dateUtc="2025-05-19T02:10:00Z">
              <w:r w:rsidRPr="00B82ECA" w:rsidDel="00036AE8">
                <w:rPr>
                  <w:rFonts w:asciiTheme="minorHAnsi" w:eastAsia="Calibri" w:hAnsiTheme="minorHAnsi" w:cstheme="minorHAnsi"/>
                  <w:b/>
                  <w:bCs/>
                  <w:sz w:val="20"/>
                  <w:szCs w:val="20"/>
                  <w:rPrChange w:id="1611" w:author="Sam Sehgal (EXT Idiom)" w:date="2025-05-19T12:10:00Z" w16du:dateUtc="2025-05-19T02:10:00Z">
                    <w:rPr>
                      <w:rFonts w:asciiTheme="minorHAnsi" w:eastAsia="Calibri" w:hAnsiTheme="minorHAnsi" w:cstheme="minorHAnsi"/>
                      <w:b/>
                      <w:bCs/>
                      <w:sz w:val="20"/>
                      <w:szCs w:val="20"/>
                      <w:highlight w:val="lightGray"/>
                    </w:rPr>
                  </w:rPrChange>
                </w:rPr>
                <w:delText xml:space="preserve">AND </w:delText>
              </w:r>
              <w:r w:rsidRPr="00B82ECA" w:rsidDel="00036AE8">
                <w:rPr>
                  <w:rFonts w:asciiTheme="minorHAnsi" w:eastAsia="Calibri" w:hAnsiTheme="minorHAnsi" w:cstheme="minorHAnsi"/>
                  <w:sz w:val="20"/>
                  <w:szCs w:val="20"/>
                  <w:rPrChange w:id="1612" w:author="Sam Sehgal (EXT Idiom)" w:date="2025-05-19T12:10:00Z" w16du:dateUtc="2025-05-19T02:10:00Z">
                    <w:rPr>
                      <w:rFonts w:asciiTheme="minorHAnsi" w:eastAsia="Calibri" w:hAnsiTheme="minorHAnsi" w:cstheme="minorHAnsi"/>
                      <w:sz w:val="20"/>
                      <w:szCs w:val="20"/>
                      <w:highlight w:val="lightGray"/>
                    </w:rPr>
                  </w:rPrChange>
                </w:rPr>
                <w:delText>&lt;</w:delText>
              </w:r>
              <w:r w:rsidRPr="00B82ECA" w:rsidDel="00036AE8">
                <w:rPr>
                  <w:rFonts w:asciiTheme="minorHAnsi" w:eastAsia="Calibri" w:hAnsiTheme="minorHAnsi" w:cstheme="minorHAnsi"/>
                  <w:sz w:val="22"/>
                  <w:szCs w:val="22"/>
                  <w:rPrChange w:id="1613" w:author="Sam Sehgal (EXT Idiom)" w:date="2025-05-19T12:10:00Z" w16du:dateUtc="2025-05-19T02:10:00Z">
                    <w:rPr>
                      <w:rFonts w:asciiTheme="minorHAnsi" w:eastAsia="Calibri" w:hAnsiTheme="minorHAnsi" w:cstheme="minorHAnsi"/>
                      <w:sz w:val="22"/>
                      <w:szCs w:val="22"/>
                      <w:highlight w:val="lightGray"/>
                    </w:rPr>
                  </w:rPrChange>
                </w:rPr>
                <w:delText>AmountDue</w:delText>
              </w:r>
              <w:r w:rsidRPr="00B82ECA" w:rsidDel="00036AE8">
                <w:rPr>
                  <w:rFonts w:asciiTheme="minorHAnsi" w:eastAsia="Calibri" w:hAnsiTheme="minorHAnsi" w:cstheme="minorHAnsi"/>
                  <w:sz w:val="20"/>
                  <w:szCs w:val="20"/>
                  <w:rPrChange w:id="1614" w:author="Sam Sehgal (EXT Idiom)" w:date="2025-05-19T12:10:00Z" w16du:dateUtc="2025-05-19T02:10:00Z">
                    <w:rPr>
                      <w:rFonts w:asciiTheme="minorHAnsi" w:eastAsia="Calibri" w:hAnsiTheme="minorHAnsi" w:cstheme="minorHAnsi"/>
                      <w:sz w:val="20"/>
                      <w:szCs w:val="20"/>
                      <w:highlight w:val="lightGray"/>
                    </w:rPr>
                  </w:rPrChange>
                </w:rPr>
                <w:delText>&gt;</w:delText>
              </w:r>
              <w:r w:rsidRPr="00B82ECA" w:rsidDel="00036AE8">
                <w:rPr>
                  <w:rFonts w:asciiTheme="minorHAnsi" w:eastAsia="Calibri" w:hAnsiTheme="minorHAnsi" w:cstheme="minorHAnsi"/>
                  <w:i/>
                  <w:iCs/>
                  <w:sz w:val="20"/>
                  <w:szCs w:val="20"/>
                  <w:rPrChange w:id="1615" w:author="Sam Sehgal (EXT Idiom)" w:date="2025-05-19T12:10:00Z" w16du:dateUtc="2025-05-19T02:10:00Z">
                    <w:rPr>
                      <w:rFonts w:asciiTheme="minorHAnsi" w:eastAsia="Calibri" w:hAnsiTheme="minorHAnsi" w:cstheme="minorHAnsi"/>
                      <w:i/>
                      <w:iCs/>
                      <w:sz w:val="20"/>
                      <w:szCs w:val="20"/>
                      <w:highlight w:val="lightGray"/>
                    </w:rPr>
                  </w:rPrChange>
                </w:rPr>
                <w:delText xml:space="preserve"> </w:delText>
              </w:r>
              <w:r w:rsidRPr="00B82ECA" w:rsidDel="00036AE8">
                <w:rPr>
                  <w:rFonts w:asciiTheme="minorHAnsi" w:eastAsia="Calibri" w:hAnsiTheme="minorHAnsi" w:cstheme="minorHAnsi"/>
                  <w:i/>
                  <w:iCs/>
                  <w:color w:val="000000" w:themeColor="text1"/>
                  <w:sz w:val="20"/>
                  <w:szCs w:val="20"/>
                  <w:rPrChange w:id="1616" w:author="Sam Sehgal (EXT Idiom)" w:date="2025-05-19T12:10:00Z" w16du:dateUtc="2025-05-19T02:10:00Z">
                    <w:rPr>
                      <w:rFonts w:asciiTheme="minorHAnsi" w:eastAsia="Calibri" w:hAnsiTheme="minorHAnsi" w:cstheme="minorHAnsi"/>
                      <w:i/>
                      <w:iCs/>
                      <w:color w:val="000000" w:themeColor="text1"/>
                      <w:sz w:val="20"/>
                      <w:szCs w:val="20"/>
                      <w:highlight w:val="lightGray"/>
                    </w:rPr>
                  </w:rPrChange>
                </w:rPr>
                <w:delText>=</w:delText>
              </w:r>
              <w:r w:rsidRPr="00B82ECA" w:rsidDel="00036AE8">
                <w:rPr>
                  <w:rFonts w:asciiTheme="minorHAnsi" w:eastAsia="Calibri" w:hAnsiTheme="minorHAnsi" w:cstheme="minorHAnsi"/>
                  <w:color w:val="000000" w:themeColor="text1"/>
                  <w:sz w:val="20"/>
                  <w:szCs w:val="20"/>
                  <w:rPrChange w:id="1617"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 xml:space="preserve"> </w:delText>
              </w:r>
              <w:r w:rsidR="00294A72" w:rsidRPr="00B82ECA" w:rsidDel="00036AE8">
                <w:rPr>
                  <w:rFonts w:asciiTheme="minorHAnsi" w:eastAsia="Calibri" w:hAnsiTheme="minorHAnsi" w:cstheme="minorHAnsi"/>
                  <w:color w:val="000000" w:themeColor="text1"/>
                  <w:sz w:val="20"/>
                  <w:szCs w:val="20"/>
                  <w:rPrChange w:id="1618"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w:delText>
              </w:r>
              <w:r w:rsidRPr="00B82ECA" w:rsidDel="00036AE8">
                <w:rPr>
                  <w:rFonts w:asciiTheme="minorHAnsi" w:eastAsia="Calibri" w:hAnsiTheme="minorHAnsi" w:cstheme="minorHAnsi"/>
                  <w:color w:val="000000" w:themeColor="text1"/>
                  <w:sz w:val="20"/>
                  <w:szCs w:val="20"/>
                  <w:rPrChange w:id="1619"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0</w:delText>
              </w:r>
              <w:r w:rsidR="00294A72" w:rsidRPr="00B82ECA" w:rsidDel="00036AE8">
                <w:rPr>
                  <w:rFonts w:asciiTheme="minorHAnsi" w:eastAsia="Calibri" w:hAnsiTheme="minorHAnsi" w:cstheme="minorHAnsi"/>
                  <w:color w:val="000000" w:themeColor="text1"/>
                  <w:sz w:val="20"/>
                  <w:szCs w:val="20"/>
                  <w:rPrChange w:id="1620"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w:delText>
              </w:r>
              <w:r w:rsidRPr="00B82ECA" w:rsidDel="00036AE8">
                <w:rPr>
                  <w:rFonts w:asciiTheme="minorHAnsi" w:hAnsiTheme="minorHAnsi" w:cstheme="minorHAnsi"/>
                  <w:b/>
                  <w:bCs/>
                  <w:color w:val="000000" w:themeColor="text1"/>
                  <w:sz w:val="20"/>
                  <w:szCs w:val="20"/>
                  <w:rPrChange w:id="1621" w:author="Sue Simnor (EXT Idiom)" w:date="2024-08-20T16:05:00Z" w16du:dateUtc="2024-08-20T06:05:00Z">
                    <w:rPr>
                      <w:rFonts w:asciiTheme="minorHAnsi" w:hAnsiTheme="minorHAnsi" w:cstheme="minorHAnsi"/>
                      <w:b/>
                      <w:bCs/>
                      <w:color w:val="000000" w:themeColor="text1"/>
                      <w:sz w:val="20"/>
                      <w:szCs w:val="20"/>
                      <w:highlight w:val="lightGray"/>
                    </w:rPr>
                  </w:rPrChange>
                </w:rPr>
                <w:delText xml:space="preserve"> </w:delText>
              </w:r>
            </w:del>
            <w:r w:rsidRPr="00B82ECA">
              <w:rPr>
                <w:rFonts w:asciiTheme="minorHAnsi" w:hAnsiTheme="minorHAnsi" w:cstheme="minorHAnsi"/>
                <w:b/>
                <w:bCs/>
                <w:color w:val="000000" w:themeColor="text1"/>
                <w:sz w:val="20"/>
                <w:szCs w:val="20"/>
                <w:rPrChange w:id="1622" w:author="Sue Simnor (EXT Idiom)" w:date="2024-08-20T16:05:00Z" w16du:dateUtc="2024-08-20T06:05:00Z">
                  <w:rPr>
                    <w:rFonts w:asciiTheme="minorHAnsi" w:hAnsiTheme="minorHAnsi" w:cstheme="minorHAnsi"/>
                    <w:b/>
                    <w:bCs/>
                    <w:color w:val="000000" w:themeColor="text1"/>
                    <w:sz w:val="20"/>
                    <w:szCs w:val="20"/>
                    <w:highlight w:val="lightGray"/>
                  </w:rPr>
                </w:rPrChange>
              </w:rPr>
              <w:t>THEN</w:t>
            </w:r>
            <w:r w:rsidRPr="00B82ECA">
              <w:rPr>
                <w:rFonts w:asciiTheme="minorHAnsi" w:hAnsiTheme="minorHAnsi" w:cstheme="minorHAnsi"/>
                <w:color w:val="000000" w:themeColor="text1"/>
                <w:sz w:val="20"/>
                <w:szCs w:val="20"/>
                <w:rPrChange w:id="1623" w:author="Sue Simnor (EXT Idiom)" w:date="2024-08-20T16:05:00Z" w16du:dateUtc="2024-08-20T06:05:00Z">
                  <w:rPr>
                    <w:rFonts w:asciiTheme="minorHAnsi" w:hAnsiTheme="minorHAnsi" w:cstheme="minorHAnsi"/>
                    <w:color w:val="000000" w:themeColor="text1"/>
                    <w:sz w:val="20"/>
                    <w:szCs w:val="20"/>
                    <w:highlight w:val="lightGray"/>
                  </w:rPr>
                </w:rPrChange>
              </w:rPr>
              <w:t xml:space="preserve"> display</w:t>
            </w:r>
          </w:p>
        </w:tc>
        <w:tc>
          <w:tcPr>
            <w:tcW w:w="1560" w:type="dxa"/>
          </w:tcPr>
          <w:p w14:paraId="35010560" w14:textId="77777777" w:rsidR="00C16A5D" w:rsidRPr="00B82ECA" w:rsidRDefault="00C16A5D" w:rsidP="00C16A5D">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Heading text:</w:t>
            </w:r>
          </w:p>
          <w:p w14:paraId="0337F24C" w14:textId="77777777" w:rsidR="00C16A5D" w:rsidRPr="00B82ECA" w:rsidRDefault="00C16A5D" w:rsidP="00C16A5D">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Table_Bodycopy_S_COI</w:t>
            </w:r>
          </w:p>
          <w:p w14:paraId="1456F1FD" w14:textId="77777777" w:rsidR="00C16A5D" w:rsidRPr="00B82ECA" w:rsidRDefault="00C16A5D" w:rsidP="00C16A5D">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 amount text:</w:t>
            </w:r>
          </w:p>
          <w:p w14:paraId="3EC08BFD" w14:textId="668E44B9" w:rsidR="00C16A5D" w:rsidRPr="00B82ECA" w:rsidRDefault="00C16A5D" w:rsidP="00C16A5D">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Table_Bodycopy_B_COI</w:t>
            </w:r>
          </w:p>
        </w:tc>
      </w:tr>
      <w:tr w:rsidR="00AB4CB6" w:rsidRPr="00720F8E" w14:paraId="1AE15E33" w14:textId="77777777" w:rsidTr="00B73FC2">
        <w:trPr>
          <w:cantSplit/>
        </w:trPr>
        <w:tc>
          <w:tcPr>
            <w:tcW w:w="1013" w:type="dxa"/>
            <w:shd w:val="clear" w:color="auto" w:fill="F2DBDB" w:themeFill="accent2" w:themeFillTint="33"/>
          </w:tcPr>
          <w:p w14:paraId="24C343A9" w14:textId="506D4D65" w:rsidR="00C16A5D" w:rsidRPr="00B82ECA" w:rsidRDefault="00C16A5D" w:rsidP="00C16A5D">
            <w:pPr>
              <w:rPr>
                <w:rFonts w:asciiTheme="minorHAnsi" w:hAnsiTheme="minorHAnsi" w:cstheme="minorHAnsi"/>
                <w:sz w:val="20"/>
              </w:rPr>
            </w:pPr>
            <w:del w:id="1624" w:author="Sam Sehgal (EXT Idiom)" w:date="2025-05-19T12:10:00Z" w16du:dateUtc="2025-05-19T02:10:00Z">
              <w:r w:rsidRPr="00B82ECA" w:rsidDel="00036AE8">
                <w:rPr>
                  <w:rFonts w:asciiTheme="minorHAnsi" w:hAnsiTheme="minorHAnsi" w:cstheme="minorHAnsi"/>
                  <w:sz w:val="20"/>
                </w:rPr>
                <w:lastRenderedPageBreak/>
                <w:delText xml:space="preserve">PS2 </w:delText>
              </w:r>
              <w:r w:rsidR="008B5ED3" w:rsidRPr="00B82ECA" w:rsidDel="00036AE8">
                <w:rPr>
                  <w:rFonts w:asciiTheme="minorHAnsi" w:hAnsiTheme="minorHAnsi" w:cstheme="minorHAnsi"/>
                  <w:sz w:val="20"/>
                </w:rPr>
                <w:delText>V</w:delText>
              </w:r>
              <w:r w:rsidRPr="00B82ECA" w:rsidDel="00036AE8">
                <w:rPr>
                  <w:rFonts w:asciiTheme="minorHAnsi" w:hAnsiTheme="minorHAnsi" w:cstheme="minorHAnsi"/>
                  <w:sz w:val="20"/>
                </w:rPr>
                <w:delText>6</w:delText>
              </w:r>
            </w:del>
          </w:p>
        </w:tc>
        <w:tc>
          <w:tcPr>
            <w:tcW w:w="1676" w:type="dxa"/>
            <w:shd w:val="clear" w:color="auto" w:fill="F2DBDB" w:themeFill="accent2" w:themeFillTint="33"/>
          </w:tcPr>
          <w:p w14:paraId="016CF158" w14:textId="75C1D924" w:rsidR="00C16A5D" w:rsidRPr="00B82ECA" w:rsidDel="00036AE8" w:rsidRDefault="00C16A5D" w:rsidP="00C16A5D">
            <w:pPr>
              <w:tabs>
                <w:tab w:val="left" w:pos="1800"/>
              </w:tabs>
              <w:rPr>
                <w:del w:id="1625" w:author="Sam Sehgal (EXT Idiom)" w:date="2025-05-19T12:10:00Z" w16du:dateUtc="2025-05-19T02:10:00Z"/>
                <w:rFonts w:asciiTheme="minorHAnsi" w:hAnsiTheme="minorHAnsi" w:cstheme="minorHAnsi"/>
                <w:b/>
                <w:bCs/>
                <w:color w:val="000000" w:themeColor="text1"/>
                <w:sz w:val="20"/>
                <w:szCs w:val="20"/>
              </w:rPr>
            </w:pPr>
            <w:del w:id="1626" w:author="Sam Sehgal (EXT Idiom)" w:date="2025-05-19T12:10:00Z" w16du:dateUtc="2025-05-19T02:10:00Z">
              <w:r w:rsidRPr="00B82ECA" w:rsidDel="00036AE8">
                <w:rPr>
                  <w:rFonts w:asciiTheme="minorHAnsi" w:hAnsiTheme="minorHAnsi" w:cstheme="minorHAnsi"/>
                  <w:sz w:val="20"/>
                  <w:szCs w:val="20"/>
                </w:rPr>
                <w:delText xml:space="preserve">&lt;DocumentSubType&gt; &lt;PaymentFrequencyCode&gt; </w:delText>
              </w:r>
              <w:r w:rsidRPr="00B82ECA" w:rsidDel="00036AE8">
                <w:rPr>
                  <w:rFonts w:asciiTheme="minorHAnsi" w:hAnsiTheme="minorHAnsi" w:cstheme="minorHAnsi"/>
                  <w:b/>
                  <w:bCs/>
                  <w:sz w:val="20"/>
                  <w:szCs w:val="20"/>
                </w:rPr>
                <w:delText>&lt;</w:delText>
              </w:r>
              <w:r w:rsidRPr="00B82ECA" w:rsidDel="00036AE8">
                <w:rPr>
                  <w:rFonts w:asciiTheme="minorHAnsi" w:hAnsiTheme="minorHAnsi" w:cstheme="minorHAnsi"/>
                  <w:sz w:val="20"/>
                  <w:szCs w:val="20"/>
                </w:rPr>
                <w:delText>TransactionPremium</w:delText>
              </w:r>
              <w:r w:rsidRPr="00B82ECA" w:rsidDel="00036AE8">
                <w:rPr>
                  <w:rFonts w:asciiTheme="minorHAnsi" w:hAnsiTheme="minorHAnsi" w:cstheme="minorHAnsi"/>
                  <w:b/>
                  <w:bCs/>
                  <w:sz w:val="20"/>
                  <w:szCs w:val="20"/>
                </w:rPr>
                <w:delText>&gt;</w:delText>
              </w:r>
              <w:r w:rsidRPr="00B82ECA" w:rsidDel="00036AE8">
                <w:rPr>
                  <w:rFonts w:asciiTheme="minorHAnsi" w:hAnsiTheme="minorHAnsi" w:cstheme="minorHAnsi"/>
                  <w:b/>
                  <w:bCs/>
                  <w:color w:val="000000" w:themeColor="text1"/>
                  <w:sz w:val="20"/>
                  <w:szCs w:val="20"/>
                </w:rPr>
                <w:delText xml:space="preserve"> </w:delText>
              </w:r>
            </w:del>
          </w:p>
          <w:p w14:paraId="4B737D2F" w14:textId="26631FF0" w:rsidR="00C16A5D" w:rsidRPr="00B82ECA" w:rsidDel="00036AE8" w:rsidRDefault="00C16A5D" w:rsidP="00C16A5D">
            <w:pPr>
              <w:tabs>
                <w:tab w:val="left" w:pos="1800"/>
              </w:tabs>
              <w:rPr>
                <w:del w:id="1627" w:author="Sam Sehgal (EXT Idiom)" w:date="2025-05-19T12:10:00Z" w16du:dateUtc="2025-05-19T02:10:00Z"/>
                <w:rFonts w:asciiTheme="minorHAnsi" w:hAnsiTheme="minorHAnsi" w:cstheme="minorHAnsi"/>
                <w:sz w:val="20"/>
                <w:szCs w:val="20"/>
              </w:rPr>
            </w:pPr>
            <w:del w:id="1628" w:author="Sam Sehgal (EXT Idiom)" w:date="2025-05-19T12:10:00Z" w16du:dateUtc="2025-05-19T02:10:00Z">
              <w:r w:rsidRPr="00B82ECA" w:rsidDel="00036AE8">
                <w:rPr>
                  <w:rFonts w:asciiTheme="minorHAnsi" w:hAnsiTheme="minorHAnsi" w:cstheme="minorHAnsi"/>
                  <w:sz w:val="20"/>
                  <w:szCs w:val="20"/>
                </w:rPr>
                <w:delText>&lt;AmountDue&gt;</w:delText>
              </w:r>
            </w:del>
          </w:p>
          <w:p w14:paraId="2896411A" w14:textId="5DB7DAED" w:rsidR="00C16A5D" w:rsidRPr="00B82ECA" w:rsidDel="00036AE8" w:rsidRDefault="00C16A5D" w:rsidP="00C16A5D">
            <w:pPr>
              <w:tabs>
                <w:tab w:val="left" w:pos="1800"/>
              </w:tabs>
              <w:rPr>
                <w:del w:id="1629" w:author="Sam Sehgal (EXT Idiom)" w:date="2025-05-19T12:10:00Z" w16du:dateUtc="2025-05-19T02:10:00Z"/>
                <w:rFonts w:asciiTheme="minorHAnsi" w:hAnsiTheme="minorHAnsi" w:cstheme="minorHAnsi"/>
                <w:sz w:val="20"/>
                <w:szCs w:val="20"/>
              </w:rPr>
            </w:pPr>
            <w:del w:id="1630" w:author="Sam Sehgal (EXT Idiom)" w:date="2025-05-19T12:10:00Z" w16du:dateUtc="2025-05-19T02:10:00Z">
              <w:r w:rsidRPr="00B82ECA" w:rsidDel="00036AE8">
                <w:rPr>
                  <w:rFonts w:asciiTheme="minorHAnsi" w:eastAsia="Calibri" w:hAnsiTheme="minorHAnsi" w:cstheme="minorHAnsi"/>
                  <w:sz w:val="20"/>
                  <w:szCs w:val="20"/>
                </w:rPr>
                <w:delText>&lt;PaymentMethodCode&gt;</w:delText>
              </w:r>
            </w:del>
          </w:p>
          <w:p w14:paraId="274C5D43" w14:textId="2066E12A" w:rsidR="00C16A5D" w:rsidRPr="00B82ECA" w:rsidDel="00036AE8" w:rsidRDefault="00C16A5D" w:rsidP="00C16A5D">
            <w:pPr>
              <w:tabs>
                <w:tab w:val="left" w:pos="1800"/>
              </w:tabs>
              <w:rPr>
                <w:del w:id="1631" w:author="Sam Sehgal (EXT Idiom)" w:date="2025-05-19T12:10:00Z" w16du:dateUtc="2025-05-19T02:10:00Z"/>
                <w:rFonts w:asciiTheme="minorHAnsi" w:hAnsiTheme="minorHAnsi" w:cstheme="minorHAnsi"/>
                <w:sz w:val="20"/>
                <w:szCs w:val="20"/>
              </w:rPr>
            </w:pPr>
            <w:del w:id="1632" w:author="Sam Sehgal (EXT Idiom)" w:date="2025-05-19T12:10:00Z" w16du:dateUtc="2025-05-19T02:10:00Z">
              <w:r w:rsidRPr="00B82ECA" w:rsidDel="00036AE8">
                <w:rPr>
                  <w:rFonts w:asciiTheme="minorHAnsi" w:hAnsiTheme="minorHAnsi" w:cstheme="minorHAnsi"/>
                  <w:sz w:val="20"/>
                  <w:szCs w:val="20"/>
                </w:rPr>
                <w:delText>&lt;TotalAmountDue&gt;</w:delText>
              </w:r>
            </w:del>
          </w:p>
          <w:p w14:paraId="7207631D" w14:textId="77777777" w:rsidR="00C16A5D" w:rsidRPr="00B82ECA" w:rsidRDefault="00C16A5D" w:rsidP="00C16A5D">
            <w:pPr>
              <w:tabs>
                <w:tab w:val="left" w:pos="1800"/>
              </w:tabs>
              <w:rPr>
                <w:rFonts w:asciiTheme="minorHAnsi" w:hAnsiTheme="minorHAnsi" w:cstheme="minorHAnsi"/>
                <w:sz w:val="20"/>
              </w:rPr>
            </w:pPr>
          </w:p>
        </w:tc>
        <w:tc>
          <w:tcPr>
            <w:tcW w:w="7654" w:type="dxa"/>
            <w:shd w:val="clear" w:color="auto" w:fill="F2DBDB" w:themeFill="accent2" w:themeFillTint="33"/>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C16A5D" w:rsidRPr="00B82ECA" w:rsidDel="00036AE8" w14:paraId="0B533727" w14:textId="44C76156">
              <w:trPr>
                <w:trHeight w:val="300"/>
                <w:del w:id="1633" w:author="Sam Sehgal (EXT Idiom)" w:date="2025-05-19T12:10:00Z"/>
              </w:trPr>
              <w:tc>
                <w:tcPr>
                  <w:tcW w:w="1134" w:type="dxa"/>
                  <w:vMerge w:val="restart"/>
                </w:tcPr>
                <w:p w14:paraId="20723CA2" w14:textId="0FECE34A" w:rsidR="00C16A5D" w:rsidRPr="00B82ECA" w:rsidDel="00036AE8" w:rsidRDefault="00C16A5D" w:rsidP="00C16A5D">
                  <w:pPr>
                    <w:pStyle w:val="TableBodycopy"/>
                    <w:rPr>
                      <w:del w:id="1634" w:author="Sam Sehgal (EXT Idiom)" w:date="2025-05-19T12:10:00Z" w16du:dateUtc="2025-05-19T02:10:00Z"/>
                      <w:rFonts w:asciiTheme="minorHAnsi" w:hAnsiTheme="minorHAnsi" w:cstheme="minorHAnsi"/>
                      <w:szCs w:val="20"/>
                    </w:rPr>
                  </w:pPr>
                  <w:del w:id="1635" w:author="Sam Sehgal (EXT Idiom)" w:date="2025-05-19T12:10:00Z" w16du:dateUtc="2025-05-19T02:10:00Z">
                    <w:r w:rsidRPr="00B82ECA" w:rsidDel="00036AE8">
                      <w:rPr>
                        <w:rFonts w:asciiTheme="minorHAnsi" w:hAnsiTheme="minorHAnsi" w:cstheme="minorHAnsi"/>
                        <w:szCs w:val="20"/>
                      </w:rPr>
                      <w:delText>Brand_icon_dollarcircle1.jpg</w:delText>
                    </w:r>
                  </w:del>
                </w:p>
              </w:tc>
              <w:tc>
                <w:tcPr>
                  <w:tcW w:w="13680" w:type="dxa"/>
                  <w:noWrap/>
                  <w:hideMark/>
                </w:tcPr>
                <w:p w14:paraId="598CD84F" w14:textId="3E725F86" w:rsidR="00C16A5D" w:rsidRPr="00B82ECA" w:rsidDel="00036AE8" w:rsidRDefault="00C16A5D" w:rsidP="00C16A5D">
                  <w:pPr>
                    <w:pStyle w:val="TableBodycopySCOI"/>
                    <w:rPr>
                      <w:del w:id="1636" w:author="Sam Sehgal (EXT Idiom)" w:date="2025-05-19T12:10:00Z" w16du:dateUtc="2025-05-19T02:10:00Z"/>
                      <w:b/>
                      <w:bCs/>
                    </w:rPr>
                  </w:pPr>
                  <w:del w:id="1637" w:author="Sam Sehgal (EXT Idiom)" w:date="2025-05-19T12:10:00Z" w16du:dateUtc="2025-05-19T02:10:00Z">
                    <w:r w:rsidRPr="00B82ECA" w:rsidDel="00036AE8">
                      <w:delText>Your payment:</w:delText>
                    </w:r>
                  </w:del>
                </w:p>
              </w:tc>
            </w:tr>
            <w:tr w:rsidR="00C16A5D" w:rsidRPr="00B82ECA" w:rsidDel="00036AE8" w14:paraId="6B57EDD5" w14:textId="0C2023E1">
              <w:trPr>
                <w:trHeight w:val="300"/>
                <w:del w:id="1638" w:author="Sam Sehgal (EXT Idiom)" w:date="2025-05-19T12:10:00Z"/>
              </w:trPr>
              <w:tc>
                <w:tcPr>
                  <w:tcW w:w="1134" w:type="dxa"/>
                  <w:vMerge/>
                </w:tcPr>
                <w:p w14:paraId="12778E97" w14:textId="2FEDE8ED" w:rsidR="00C16A5D" w:rsidRPr="00B82ECA" w:rsidDel="00036AE8" w:rsidRDefault="00C16A5D" w:rsidP="00C16A5D">
                  <w:pPr>
                    <w:pStyle w:val="TableBodycopy"/>
                    <w:rPr>
                      <w:del w:id="1639" w:author="Sam Sehgal (EXT Idiom)" w:date="2025-05-19T12:10:00Z" w16du:dateUtc="2025-05-19T02:10:00Z"/>
                      <w:rFonts w:asciiTheme="minorHAnsi" w:hAnsiTheme="minorHAnsi" w:cstheme="minorHAnsi"/>
                      <w:lang w:eastAsia="en-AU"/>
                    </w:rPr>
                  </w:pPr>
                </w:p>
              </w:tc>
              <w:tc>
                <w:tcPr>
                  <w:tcW w:w="13680" w:type="dxa"/>
                  <w:noWrap/>
                  <w:hideMark/>
                </w:tcPr>
                <w:p w14:paraId="0FA5EBE8" w14:textId="587B4558" w:rsidR="00C16A5D" w:rsidRPr="00B82ECA" w:rsidDel="00036AE8" w:rsidRDefault="00C16A5D" w:rsidP="00C16A5D">
                  <w:pPr>
                    <w:pStyle w:val="TableBodycopyBCOI"/>
                    <w:rPr>
                      <w:del w:id="1640" w:author="Sam Sehgal (EXT Idiom)" w:date="2025-05-19T12:10:00Z" w16du:dateUtc="2025-05-19T02:10:00Z"/>
                    </w:rPr>
                  </w:pPr>
                  <w:del w:id="1641" w:author="Sam Sehgal (EXT Idiom)" w:date="2025-05-19T12:10:00Z" w16du:dateUtc="2025-05-19T02:10:00Z">
                    <w:r w:rsidRPr="00B82ECA" w:rsidDel="00036AE8">
                      <w:rPr>
                        <w:b w:val="0"/>
                        <w:bCs w:val="0"/>
                      </w:rPr>
                      <w:delText xml:space="preserve">$ </w:delText>
                    </w:r>
                  </w:del>
                  <w:ins w:id="1642" w:author="Sam Sehgal (EXT Idiom)" w:date="2024-09-18T17:34:00Z" w16du:dateUtc="2024-09-18T07:34:00Z">
                    <w:del w:id="1643" w:author="Sam Sehgal (EXT Idiom)" w:date="2025-05-19T12:10:00Z" w16du:dateUtc="2025-05-19T02:10:00Z">
                      <w:r w:rsidR="005E5FBB" w:rsidRPr="00B82ECA" w:rsidDel="00036AE8">
                        <w:rPr>
                          <w:rPrChange w:id="1644" w:author="Sam Sehgal (EXT Idiom)" w:date="2025-05-19T12:10:00Z" w16du:dateUtc="2025-05-19T02:10:00Z">
                            <w:rPr>
                              <w:highlight w:val="yellow"/>
                            </w:rPr>
                          </w:rPrChange>
                        </w:rPr>
                        <w:delText>&lt;TotalAmountDue&gt;</w:delText>
                      </w:r>
                      <w:r w:rsidRPr="00B82ECA" w:rsidDel="00036AE8">
                        <w:rPr>
                          <w:rPrChange w:id="1645" w:author="Sam Sehgal (EXT Idiom)" w:date="2025-05-19T12:10:00Z" w16du:dateUtc="2025-05-19T02:10:00Z">
                            <w:rPr>
                              <w:highlight w:val="yellow"/>
                            </w:rPr>
                          </w:rPrChange>
                        </w:rPr>
                        <w:delText xml:space="preserve"> </w:delText>
                      </w:r>
                    </w:del>
                  </w:ins>
                </w:p>
              </w:tc>
            </w:tr>
          </w:tbl>
          <w:p w14:paraId="274BFA51" w14:textId="77777777" w:rsidR="00C16A5D" w:rsidRPr="00B82ECA" w:rsidRDefault="00C16A5D" w:rsidP="00C16A5D">
            <w:pPr>
              <w:spacing w:after="120"/>
              <w:rPr>
                <w:rFonts w:asciiTheme="minorHAnsi" w:eastAsia="Segoe UI" w:hAnsiTheme="minorHAnsi" w:cstheme="minorHAnsi"/>
                <w:b/>
                <w:bCs/>
              </w:rPr>
            </w:pPr>
          </w:p>
        </w:tc>
        <w:tc>
          <w:tcPr>
            <w:tcW w:w="2693" w:type="dxa"/>
            <w:shd w:val="clear" w:color="auto" w:fill="F2DBDB" w:themeFill="accent2" w:themeFillTint="33"/>
          </w:tcPr>
          <w:p w14:paraId="7D18D86A" w14:textId="460592F5" w:rsidR="00BF7E32" w:rsidRPr="00B82ECA" w:rsidDel="00036AE8" w:rsidRDefault="00C16A5D" w:rsidP="00BF7E32">
            <w:pPr>
              <w:rPr>
                <w:del w:id="1646" w:author="Sam Sehgal (EXT Idiom)" w:date="2025-05-19T12:10:00Z" w16du:dateUtc="2025-05-19T02:10:00Z"/>
                <w:rFonts w:asciiTheme="minorHAnsi" w:hAnsiTheme="minorHAnsi" w:cstheme="minorHAnsi"/>
                <w:sz w:val="20"/>
                <w:szCs w:val="20"/>
                <w:rPrChange w:id="1647" w:author="Sam Sehgal (EXT Idiom)" w:date="2025-05-19T12:10:00Z" w16du:dateUtc="2025-05-19T02:10:00Z">
                  <w:rPr>
                    <w:del w:id="1648" w:author="Sam Sehgal (EXT Idiom)" w:date="2025-05-19T12:10:00Z" w16du:dateUtc="2025-05-19T02:10:00Z"/>
                    <w:rFonts w:asciiTheme="minorHAnsi" w:hAnsiTheme="minorHAnsi" w:cstheme="minorHAnsi"/>
                    <w:sz w:val="20"/>
                    <w:szCs w:val="20"/>
                    <w:highlight w:val="lightGray"/>
                  </w:rPr>
                </w:rPrChange>
              </w:rPr>
            </w:pPr>
            <w:del w:id="1649" w:author="Sam Sehgal (EXT Idiom)" w:date="2025-05-19T12:10:00Z" w16du:dateUtc="2025-05-19T02:10:00Z">
              <w:r w:rsidRPr="00B82ECA" w:rsidDel="00036AE8">
                <w:rPr>
                  <w:rFonts w:asciiTheme="minorHAnsi" w:hAnsiTheme="minorHAnsi" w:cstheme="minorHAnsi"/>
                  <w:b/>
                  <w:bCs/>
                  <w:sz w:val="20"/>
                  <w:szCs w:val="20"/>
                  <w:rPrChange w:id="1650" w:author="Sam Sehgal (EXT Idiom)" w:date="2025-05-19T12:10:00Z" w16du:dateUtc="2025-05-19T02:10:00Z">
                    <w:rPr>
                      <w:rFonts w:asciiTheme="minorHAnsi" w:hAnsiTheme="minorHAnsi" w:cstheme="minorHAnsi"/>
                      <w:b/>
                      <w:bCs/>
                      <w:sz w:val="20"/>
                      <w:szCs w:val="20"/>
                      <w:highlight w:val="lightGray"/>
                    </w:rPr>
                  </w:rPrChange>
                </w:rPr>
                <w:delText xml:space="preserve">ELSEIF </w:delText>
              </w:r>
              <w:r w:rsidRPr="00B82ECA" w:rsidDel="00036AE8">
                <w:rPr>
                  <w:rFonts w:asciiTheme="minorHAnsi" w:hAnsiTheme="minorHAnsi" w:cstheme="minorHAnsi"/>
                  <w:sz w:val="20"/>
                  <w:szCs w:val="20"/>
                  <w:rPrChange w:id="1651" w:author="Sam Sehgal (EXT Idiom)" w:date="2025-05-19T12:10:00Z" w16du:dateUtc="2025-05-19T02:10:00Z">
                    <w:rPr>
                      <w:rFonts w:asciiTheme="minorHAnsi" w:hAnsiTheme="minorHAnsi" w:cstheme="minorHAnsi"/>
                      <w:sz w:val="20"/>
                      <w:szCs w:val="20"/>
                      <w:highlight w:val="lightGray"/>
                    </w:rPr>
                  </w:rPrChange>
                </w:rPr>
                <w:delText xml:space="preserve">&lt;DocumentSubType&gt; = "Endorsement" </w:delText>
              </w:r>
              <w:r w:rsidRPr="00B82ECA" w:rsidDel="00036AE8">
                <w:rPr>
                  <w:rFonts w:asciiTheme="minorHAnsi" w:hAnsiTheme="minorHAnsi" w:cstheme="minorHAnsi"/>
                  <w:b/>
                  <w:bCs/>
                  <w:sz w:val="20"/>
                  <w:szCs w:val="20"/>
                  <w:rPrChange w:id="1652" w:author="Sam Sehgal (EXT Idiom)" w:date="2025-05-19T12:10:00Z" w16du:dateUtc="2025-05-19T02:10:00Z">
                    <w:rPr>
                      <w:rFonts w:asciiTheme="minorHAnsi" w:hAnsiTheme="minorHAnsi" w:cstheme="minorHAnsi"/>
                      <w:b/>
                      <w:bCs/>
                      <w:sz w:val="20"/>
                      <w:szCs w:val="20"/>
                      <w:highlight w:val="lightGray"/>
                    </w:rPr>
                  </w:rPrChange>
                </w:rPr>
                <w:delText>AND</w:delText>
              </w:r>
              <w:r w:rsidRPr="00B82ECA" w:rsidDel="00036AE8">
                <w:rPr>
                  <w:rFonts w:asciiTheme="minorHAnsi" w:hAnsiTheme="minorHAnsi" w:cstheme="minorHAnsi"/>
                  <w:sz w:val="20"/>
                  <w:szCs w:val="20"/>
                  <w:rPrChange w:id="1653" w:author="Sam Sehgal (EXT Idiom)" w:date="2025-05-19T12:10:00Z" w16du:dateUtc="2025-05-19T02:10:00Z">
                    <w:rPr>
                      <w:rFonts w:asciiTheme="minorHAnsi" w:hAnsiTheme="minorHAnsi" w:cstheme="minorHAnsi"/>
                      <w:sz w:val="20"/>
                      <w:szCs w:val="20"/>
                      <w:highlight w:val="lightGray"/>
                    </w:rPr>
                  </w:rPrChange>
                </w:rPr>
                <w:delText xml:space="preserve"> &lt;PaymentFrequencyCode&gt; = "</w:delText>
              </w:r>
              <w:r w:rsidRPr="00B82ECA" w:rsidDel="00036AE8">
                <w:rPr>
                  <w:rPrChange w:id="1654" w:author="Sam Sehgal (EXT Idiom)" w:date="2025-05-19T12:10:00Z" w16du:dateUtc="2025-05-19T02:10:00Z">
                    <w:rPr>
                      <w:highlight w:val="lightGray"/>
                    </w:rPr>
                  </w:rPrChange>
                </w:rPr>
                <w:delText xml:space="preserve"> </w:delText>
              </w:r>
              <w:r w:rsidRPr="00B82ECA" w:rsidDel="00036AE8">
                <w:rPr>
                  <w:rFonts w:asciiTheme="minorHAnsi" w:hAnsiTheme="minorHAnsi" w:cstheme="minorHAnsi"/>
                  <w:sz w:val="20"/>
                  <w:szCs w:val="20"/>
                  <w:rPrChange w:id="1655" w:author="Sam Sehgal (EXT Idiom)" w:date="2025-05-19T12:10:00Z" w16du:dateUtc="2025-05-19T02:10:00Z">
                    <w:rPr>
                      <w:rFonts w:asciiTheme="minorHAnsi" w:hAnsiTheme="minorHAnsi" w:cstheme="minorHAnsi"/>
                      <w:sz w:val="20"/>
                      <w:szCs w:val="20"/>
                      <w:highlight w:val="lightGray"/>
                    </w:rPr>
                  </w:rPrChange>
                </w:rPr>
                <w:delText>2|PaymentPlanAnnual "</w:delText>
              </w:r>
            </w:del>
          </w:p>
          <w:p w14:paraId="7148600E" w14:textId="48D62C97" w:rsidR="00BF7E32" w:rsidRPr="00B82ECA" w:rsidDel="00036AE8" w:rsidRDefault="00C16A5D" w:rsidP="00BF7E32">
            <w:pPr>
              <w:rPr>
                <w:del w:id="1656" w:author="Sam Sehgal (EXT Idiom)" w:date="2025-05-19T12:10:00Z" w16du:dateUtc="2025-05-19T02:10:00Z"/>
                <w:rFonts w:asciiTheme="minorHAnsi" w:eastAsia="Calibri" w:hAnsiTheme="minorHAnsi" w:cstheme="minorHAnsi"/>
                <w:b/>
                <w:bCs/>
                <w:sz w:val="20"/>
                <w:szCs w:val="20"/>
                <w:rPrChange w:id="1657" w:author="Sam Sehgal (EXT Idiom)" w:date="2025-05-19T12:10:00Z" w16du:dateUtc="2025-05-19T02:10:00Z">
                  <w:rPr>
                    <w:del w:id="1658" w:author="Sam Sehgal (EXT Idiom)" w:date="2025-05-19T12:10:00Z" w16du:dateUtc="2025-05-19T02:10:00Z"/>
                    <w:rFonts w:asciiTheme="minorHAnsi" w:eastAsia="Calibri" w:hAnsiTheme="minorHAnsi" w:cstheme="minorHAnsi"/>
                    <w:b/>
                    <w:bCs/>
                    <w:sz w:val="20"/>
                    <w:szCs w:val="20"/>
                    <w:highlight w:val="lightGray"/>
                  </w:rPr>
                </w:rPrChange>
              </w:rPr>
            </w:pPr>
            <w:del w:id="1659" w:author="Sam Sehgal (EXT Idiom)" w:date="2025-05-19T12:10:00Z" w16du:dateUtc="2025-05-19T02:10:00Z">
              <w:r w:rsidRPr="00B82ECA" w:rsidDel="00036AE8">
                <w:rPr>
                  <w:rFonts w:asciiTheme="minorHAnsi" w:hAnsiTheme="minorHAnsi" w:cstheme="minorHAnsi"/>
                  <w:b/>
                  <w:bCs/>
                  <w:sz w:val="20"/>
                  <w:szCs w:val="20"/>
                  <w:rPrChange w:id="1660" w:author="Sam Sehgal (EXT Idiom)" w:date="2025-05-19T12:10:00Z" w16du:dateUtc="2025-05-19T02:10:00Z">
                    <w:rPr>
                      <w:rFonts w:asciiTheme="minorHAnsi" w:hAnsiTheme="minorHAnsi" w:cstheme="minorHAnsi"/>
                      <w:b/>
                      <w:bCs/>
                      <w:sz w:val="20"/>
                      <w:szCs w:val="20"/>
                      <w:highlight w:val="lightGray"/>
                    </w:rPr>
                  </w:rPrChange>
                </w:rPr>
                <w:delText>AND</w:delText>
              </w:r>
              <w:r w:rsidRPr="00B82ECA" w:rsidDel="00036AE8">
                <w:rPr>
                  <w:rFonts w:asciiTheme="minorHAnsi" w:hAnsiTheme="minorHAnsi" w:cstheme="minorHAnsi"/>
                  <w:sz w:val="20"/>
                  <w:szCs w:val="20"/>
                  <w:rPrChange w:id="1661" w:author="Sam Sehgal (EXT Idiom)" w:date="2025-05-19T12:10:00Z" w16du:dateUtc="2025-05-19T02:10:00Z">
                    <w:rPr>
                      <w:rFonts w:asciiTheme="minorHAnsi" w:hAnsiTheme="minorHAnsi" w:cstheme="minorHAnsi"/>
                      <w:sz w:val="20"/>
                      <w:szCs w:val="20"/>
                      <w:highlight w:val="lightGray"/>
                    </w:rPr>
                  </w:rPrChange>
                </w:rPr>
                <w:delText xml:space="preserve"> &lt;TransactionPremium&gt;</w:delText>
              </w:r>
              <w:r w:rsidRPr="00B82ECA" w:rsidDel="00036AE8">
                <w:rPr>
                  <w:rFonts w:asciiTheme="minorHAnsi" w:hAnsiTheme="minorHAnsi" w:cstheme="minorHAnsi"/>
                  <w:color w:val="000000" w:themeColor="text1"/>
                  <w:sz w:val="20"/>
                  <w:szCs w:val="20"/>
                  <w:rPrChange w:id="1662" w:author="Sam Sehgal (EXT Idiom)" w:date="2025-05-19T12:10:00Z" w16du:dateUtc="2025-05-19T02:10:00Z">
                    <w:rPr>
                      <w:rFonts w:asciiTheme="minorHAnsi" w:hAnsiTheme="minorHAnsi" w:cstheme="minorHAnsi"/>
                      <w:color w:val="000000" w:themeColor="text1"/>
                      <w:sz w:val="20"/>
                      <w:szCs w:val="20"/>
                      <w:highlight w:val="lightGray"/>
                    </w:rPr>
                  </w:rPrChange>
                </w:rPr>
                <w:delText xml:space="preserve"> = </w:delText>
              </w:r>
              <w:r w:rsidR="00BF7E32" w:rsidRPr="00B82ECA" w:rsidDel="00036AE8">
                <w:rPr>
                  <w:rFonts w:asciiTheme="minorHAnsi" w:hAnsiTheme="minorHAnsi" w:cstheme="minorHAnsi"/>
                  <w:color w:val="000000" w:themeColor="text1"/>
                  <w:sz w:val="20"/>
                  <w:szCs w:val="20"/>
                  <w:rPrChange w:id="1663" w:author="Sam Sehgal (EXT Idiom)" w:date="2025-05-19T12:10:00Z" w16du:dateUtc="2025-05-19T02:10:00Z">
                    <w:rPr>
                      <w:rFonts w:asciiTheme="minorHAnsi" w:hAnsiTheme="minorHAnsi" w:cstheme="minorHAnsi"/>
                      <w:color w:val="000000" w:themeColor="text1"/>
                      <w:sz w:val="20"/>
                      <w:szCs w:val="20"/>
                      <w:highlight w:val="lightGray"/>
                    </w:rPr>
                  </w:rPrChange>
                </w:rPr>
                <w:delText>“</w:delText>
              </w:r>
              <w:r w:rsidRPr="00B82ECA" w:rsidDel="00036AE8">
                <w:rPr>
                  <w:rFonts w:asciiTheme="minorHAnsi" w:hAnsiTheme="minorHAnsi" w:cstheme="minorHAnsi"/>
                  <w:color w:val="000000" w:themeColor="text1"/>
                  <w:sz w:val="20"/>
                  <w:szCs w:val="20"/>
                  <w:rPrChange w:id="1664" w:author="Sam Sehgal (EXT Idiom)" w:date="2025-05-19T12:10:00Z" w16du:dateUtc="2025-05-19T02:10:00Z">
                    <w:rPr>
                      <w:rFonts w:asciiTheme="minorHAnsi" w:hAnsiTheme="minorHAnsi" w:cstheme="minorHAnsi"/>
                      <w:color w:val="000000" w:themeColor="text1"/>
                      <w:sz w:val="20"/>
                      <w:szCs w:val="20"/>
                      <w:highlight w:val="lightGray"/>
                    </w:rPr>
                  </w:rPrChange>
                </w:rPr>
                <w:delText>0</w:delText>
              </w:r>
              <w:r w:rsidR="00BF7E32" w:rsidRPr="00B82ECA" w:rsidDel="00036AE8">
                <w:rPr>
                  <w:rFonts w:asciiTheme="minorHAnsi" w:hAnsiTheme="minorHAnsi" w:cstheme="minorHAnsi"/>
                  <w:color w:val="000000" w:themeColor="text1"/>
                  <w:sz w:val="20"/>
                  <w:szCs w:val="20"/>
                  <w:rPrChange w:id="1665" w:author="Sam Sehgal (EXT Idiom)" w:date="2025-05-19T12:10:00Z" w16du:dateUtc="2025-05-19T02:10:00Z">
                    <w:rPr>
                      <w:rFonts w:asciiTheme="minorHAnsi" w:hAnsiTheme="minorHAnsi" w:cstheme="minorHAnsi"/>
                      <w:color w:val="000000" w:themeColor="text1"/>
                      <w:sz w:val="20"/>
                      <w:szCs w:val="20"/>
                      <w:highlight w:val="lightGray"/>
                    </w:rPr>
                  </w:rPrChange>
                </w:rPr>
                <w:delText>”</w:delText>
              </w:r>
            </w:del>
          </w:p>
          <w:p w14:paraId="3E9140D9" w14:textId="7AB75304" w:rsidR="00BF7E32" w:rsidRPr="00B82ECA" w:rsidDel="00036AE8" w:rsidRDefault="00C16A5D" w:rsidP="00BF7E32">
            <w:pPr>
              <w:rPr>
                <w:del w:id="1666" w:author="Sam Sehgal (EXT Idiom)" w:date="2025-05-19T12:10:00Z" w16du:dateUtc="2025-05-19T02:10:00Z"/>
                <w:rFonts w:asciiTheme="minorHAnsi" w:eastAsia="Calibri" w:hAnsiTheme="minorHAnsi" w:cstheme="minorHAnsi"/>
                <w:sz w:val="20"/>
                <w:szCs w:val="20"/>
                <w:rPrChange w:id="1667" w:author="Sam Sehgal (EXT Idiom)" w:date="2025-05-19T12:10:00Z" w16du:dateUtc="2025-05-19T02:10:00Z">
                  <w:rPr>
                    <w:del w:id="1668" w:author="Sam Sehgal (EXT Idiom)" w:date="2025-05-19T12:10:00Z" w16du:dateUtc="2025-05-19T02:10:00Z"/>
                    <w:rFonts w:asciiTheme="minorHAnsi" w:eastAsia="Calibri" w:hAnsiTheme="minorHAnsi" w:cstheme="minorHAnsi"/>
                    <w:sz w:val="20"/>
                    <w:szCs w:val="20"/>
                    <w:highlight w:val="lightGray"/>
                  </w:rPr>
                </w:rPrChange>
              </w:rPr>
            </w:pPr>
            <w:del w:id="1669" w:author="Sam Sehgal (EXT Idiom)" w:date="2025-05-19T12:10:00Z" w16du:dateUtc="2025-05-19T02:10:00Z">
              <w:r w:rsidRPr="00B82ECA" w:rsidDel="00036AE8">
                <w:rPr>
                  <w:rFonts w:asciiTheme="minorHAnsi" w:eastAsia="Calibri" w:hAnsiTheme="minorHAnsi" w:cstheme="minorHAnsi"/>
                  <w:b/>
                  <w:bCs/>
                  <w:sz w:val="20"/>
                  <w:szCs w:val="20"/>
                  <w:rPrChange w:id="1670" w:author="Sam Sehgal (EXT Idiom)" w:date="2025-05-19T12:10:00Z" w16du:dateUtc="2025-05-19T02:10:00Z">
                    <w:rPr>
                      <w:rFonts w:asciiTheme="minorHAnsi" w:eastAsia="Calibri" w:hAnsiTheme="minorHAnsi" w:cstheme="minorHAnsi"/>
                      <w:b/>
                      <w:bCs/>
                      <w:sz w:val="20"/>
                      <w:szCs w:val="20"/>
                      <w:highlight w:val="lightGray"/>
                    </w:rPr>
                  </w:rPrChange>
                </w:rPr>
                <w:delText xml:space="preserve">AND </w:delText>
              </w:r>
              <w:r w:rsidRPr="00B82ECA" w:rsidDel="00036AE8">
                <w:rPr>
                  <w:rFonts w:asciiTheme="minorHAnsi" w:eastAsia="Calibri" w:hAnsiTheme="minorHAnsi" w:cstheme="minorHAnsi"/>
                  <w:color w:val="000000" w:themeColor="text1"/>
                  <w:sz w:val="20"/>
                  <w:szCs w:val="20"/>
                  <w:rPrChange w:id="1671"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&lt;</w:delText>
              </w:r>
              <w:r w:rsidRPr="00B82ECA" w:rsidDel="00036AE8">
                <w:rPr>
                  <w:rFonts w:asciiTheme="minorHAnsi" w:eastAsia="Calibri" w:hAnsiTheme="minorHAnsi" w:cstheme="minorHAnsi"/>
                  <w:color w:val="444444"/>
                  <w:sz w:val="22"/>
                  <w:szCs w:val="22"/>
                  <w:rPrChange w:id="1672" w:author="Sam Sehgal (EXT Idiom)" w:date="2025-05-19T12:10:00Z" w16du:dateUtc="2025-05-19T02:10:00Z">
                    <w:rPr>
                      <w:rFonts w:asciiTheme="minorHAnsi" w:eastAsia="Calibri" w:hAnsiTheme="minorHAnsi" w:cstheme="minorHAnsi"/>
                      <w:color w:val="444444"/>
                      <w:sz w:val="22"/>
                      <w:szCs w:val="22"/>
                      <w:highlight w:val="lightGray"/>
                    </w:rPr>
                  </w:rPrChange>
                </w:rPr>
                <w:delText>AmountDue</w:delText>
              </w:r>
              <w:r w:rsidRPr="00B82ECA" w:rsidDel="00036AE8">
                <w:rPr>
                  <w:rFonts w:asciiTheme="minorHAnsi" w:eastAsia="Calibri" w:hAnsiTheme="minorHAnsi" w:cstheme="minorHAnsi"/>
                  <w:color w:val="000000" w:themeColor="text1"/>
                  <w:sz w:val="20"/>
                  <w:szCs w:val="20"/>
                  <w:rPrChange w:id="1673"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&gt;</w:delText>
              </w:r>
              <w:r w:rsidR="00BF7E32" w:rsidRPr="00B82ECA" w:rsidDel="00036AE8">
                <w:rPr>
                  <w:rFonts w:asciiTheme="minorHAnsi" w:eastAsia="Calibri" w:hAnsiTheme="minorHAnsi" w:cstheme="minorHAnsi"/>
                  <w:color w:val="000000" w:themeColor="text1"/>
                  <w:sz w:val="20"/>
                  <w:szCs w:val="20"/>
                  <w:rPrChange w:id="1674"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 xml:space="preserve"> &gt;</w:delText>
              </w:r>
              <w:r w:rsidRPr="00B82ECA" w:rsidDel="00036AE8">
                <w:rPr>
                  <w:rFonts w:asciiTheme="minorHAnsi" w:eastAsia="Calibri" w:hAnsiTheme="minorHAnsi" w:cstheme="minorHAnsi"/>
                  <w:color w:val="000000" w:themeColor="text1"/>
                  <w:sz w:val="20"/>
                  <w:szCs w:val="20"/>
                  <w:rPrChange w:id="1675"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 xml:space="preserve"> </w:delText>
              </w:r>
              <w:r w:rsidR="00BF7E32" w:rsidRPr="00B82ECA" w:rsidDel="00036AE8">
                <w:rPr>
                  <w:rFonts w:asciiTheme="minorHAnsi" w:eastAsia="Calibri" w:hAnsiTheme="minorHAnsi" w:cstheme="minorHAnsi"/>
                  <w:color w:val="000000" w:themeColor="text1"/>
                  <w:sz w:val="20"/>
                  <w:szCs w:val="20"/>
                  <w:rPrChange w:id="1676"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w:delText>
              </w:r>
              <w:r w:rsidRPr="00B82ECA" w:rsidDel="00036AE8">
                <w:rPr>
                  <w:rFonts w:asciiTheme="minorHAnsi" w:eastAsia="Calibri" w:hAnsiTheme="minorHAnsi" w:cstheme="minorHAnsi"/>
                  <w:color w:val="000000" w:themeColor="text1"/>
                  <w:sz w:val="20"/>
                  <w:szCs w:val="20"/>
                  <w:rPrChange w:id="1677"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0</w:delText>
              </w:r>
              <w:r w:rsidR="00BF7E32" w:rsidRPr="00B82ECA" w:rsidDel="00036AE8">
                <w:rPr>
                  <w:rFonts w:asciiTheme="minorHAnsi" w:eastAsia="Calibri" w:hAnsiTheme="minorHAnsi" w:cstheme="minorHAnsi"/>
                  <w:color w:val="000000" w:themeColor="text1"/>
                  <w:sz w:val="20"/>
                  <w:szCs w:val="20"/>
                  <w:rPrChange w:id="1678"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w:delText>
              </w:r>
              <w:r w:rsidRPr="00B82ECA" w:rsidDel="00036AE8">
                <w:rPr>
                  <w:rFonts w:asciiTheme="minorHAnsi" w:eastAsia="Calibri" w:hAnsiTheme="minorHAnsi" w:cstheme="minorHAnsi"/>
                  <w:sz w:val="20"/>
                  <w:szCs w:val="20"/>
                  <w:rPrChange w:id="1679" w:author="Sam Sehgal (EXT Idiom)" w:date="2025-05-19T12:10:00Z" w16du:dateUtc="2025-05-19T02:10:00Z">
                    <w:rPr>
                      <w:rFonts w:asciiTheme="minorHAnsi" w:eastAsia="Calibri" w:hAnsiTheme="minorHAnsi" w:cstheme="minorHAnsi"/>
                      <w:sz w:val="20"/>
                      <w:szCs w:val="20"/>
                      <w:highlight w:val="lightGray"/>
                    </w:rPr>
                  </w:rPrChange>
                </w:rPr>
                <w:delText xml:space="preserve"> </w:delText>
              </w:r>
            </w:del>
          </w:p>
          <w:p w14:paraId="20683B96" w14:textId="1099BA83" w:rsidR="00C16A5D" w:rsidRPr="00B82ECA" w:rsidRDefault="00C16A5D" w:rsidP="00BF7E32">
            <w:pPr>
              <w:rPr>
                <w:rFonts w:asciiTheme="minorHAnsi" w:hAnsiTheme="minorHAnsi" w:cstheme="minorHAnsi"/>
                <w:b/>
                <w:bCs/>
                <w:sz w:val="20"/>
                <w:szCs w:val="20"/>
                <w:rPrChange w:id="1680" w:author="Sam Sehgal (EXT Idiom)" w:date="2025-05-19T12:10:00Z" w16du:dateUtc="2025-05-19T02:10:00Z">
                  <w:rPr>
                    <w:rFonts w:asciiTheme="minorHAnsi" w:hAnsiTheme="minorHAnsi" w:cstheme="minorHAnsi"/>
                    <w:b/>
                    <w:bCs/>
                    <w:sz w:val="20"/>
                    <w:szCs w:val="20"/>
                    <w:highlight w:val="lightGray"/>
                  </w:rPr>
                </w:rPrChange>
              </w:rPr>
            </w:pPr>
            <w:del w:id="1681" w:author="Sam Sehgal (EXT Idiom)" w:date="2025-05-19T12:10:00Z" w16du:dateUtc="2025-05-19T02:10:00Z">
              <w:r w:rsidRPr="00B82ECA" w:rsidDel="00036AE8">
                <w:rPr>
                  <w:rFonts w:asciiTheme="minorHAnsi" w:hAnsiTheme="minorHAnsi" w:cstheme="minorHAnsi"/>
                  <w:b/>
                  <w:bCs/>
                  <w:color w:val="000000" w:themeColor="text1"/>
                  <w:sz w:val="20"/>
                  <w:szCs w:val="20"/>
                  <w:rPrChange w:id="1682" w:author="Sam Sehgal (EXT Idiom)" w:date="2025-05-19T12:10:00Z" w16du:dateUtc="2025-05-19T02:10:00Z">
                    <w:rPr>
                      <w:rFonts w:asciiTheme="minorHAnsi" w:hAnsiTheme="minorHAnsi" w:cstheme="minorHAnsi"/>
                      <w:b/>
                      <w:bCs/>
                      <w:color w:val="000000" w:themeColor="text1"/>
                      <w:sz w:val="20"/>
                      <w:szCs w:val="20"/>
                      <w:highlight w:val="lightGray"/>
                    </w:rPr>
                  </w:rPrChange>
                </w:rPr>
                <w:delText>THEN</w:delText>
              </w:r>
              <w:r w:rsidRPr="00B82ECA" w:rsidDel="00036AE8">
                <w:rPr>
                  <w:rFonts w:asciiTheme="minorHAnsi" w:hAnsiTheme="minorHAnsi" w:cstheme="minorHAnsi"/>
                  <w:color w:val="000000" w:themeColor="text1"/>
                  <w:sz w:val="20"/>
                  <w:szCs w:val="20"/>
                  <w:rPrChange w:id="1683" w:author="Sam Sehgal (EXT Idiom)" w:date="2025-05-19T12:10:00Z" w16du:dateUtc="2025-05-19T02:10:00Z">
                    <w:rPr>
                      <w:rFonts w:asciiTheme="minorHAnsi" w:hAnsiTheme="minorHAnsi" w:cstheme="minorHAnsi"/>
                      <w:color w:val="000000" w:themeColor="text1"/>
                      <w:sz w:val="20"/>
                      <w:szCs w:val="20"/>
                      <w:highlight w:val="lightGray"/>
                    </w:rPr>
                  </w:rPrChange>
                </w:rPr>
                <w:delText xml:space="preserve"> display</w:delText>
              </w:r>
            </w:del>
          </w:p>
        </w:tc>
        <w:tc>
          <w:tcPr>
            <w:tcW w:w="1560" w:type="dxa"/>
            <w:shd w:val="clear" w:color="auto" w:fill="F2DBDB" w:themeFill="accent2" w:themeFillTint="33"/>
          </w:tcPr>
          <w:p w14:paraId="0DD927CA" w14:textId="2AE9C1AB" w:rsidR="00C16A5D" w:rsidRPr="00B82ECA" w:rsidDel="00036AE8" w:rsidRDefault="00C16A5D" w:rsidP="00C16A5D">
            <w:pPr>
              <w:spacing w:after="120"/>
              <w:rPr>
                <w:del w:id="1684" w:author="Sam Sehgal (EXT Idiom)" w:date="2025-05-19T12:10:00Z" w16du:dateUtc="2025-05-19T02:10:00Z"/>
                <w:rFonts w:asciiTheme="minorHAnsi" w:hAnsiTheme="minorHAnsi" w:cstheme="minorHAnsi"/>
                <w:color w:val="000000"/>
                <w:sz w:val="20"/>
                <w:szCs w:val="20"/>
              </w:rPr>
            </w:pPr>
            <w:del w:id="1685" w:author="Sam Sehgal (EXT Idiom)" w:date="2025-05-19T12:10:00Z" w16du:dateUtc="2025-05-19T02:10:00Z">
              <w:r w:rsidRPr="00B82ECA" w:rsidDel="00036AE8">
                <w:rPr>
                  <w:rFonts w:asciiTheme="minorHAnsi" w:hAnsiTheme="minorHAnsi" w:cstheme="minorHAnsi"/>
                  <w:color w:val="000000"/>
                  <w:sz w:val="20"/>
                  <w:szCs w:val="20"/>
                </w:rPr>
                <w:delText>Heading text:</w:delText>
              </w:r>
            </w:del>
          </w:p>
          <w:p w14:paraId="5ED83B4F" w14:textId="7160D5F6" w:rsidR="00C16A5D" w:rsidRPr="00B82ECA" w:rsidDel="00036AE8" w:rsidRDefault="00C16A5D" w:rsidP="00C16A5D">
            <w:pPr>
              <w:spacing w:after="120"/>
              <w:rPr>
                <w:del w:id="1686" w:author="Sam Sehgal (EXT Idiom)" w:date="2025-05-19T12:10:00Z" w16du:dateUtc="2025-05-19T02:10:00Z"/>
                <w:rFonts w:asciiTheme="minorHAnsi" w:hAnsiTheme="minorHAnsi" w:cstheme="minorHAnsi"/>
                <w:color w:val="000000"/>
                <w:sz w:val="20"/>
                <w:szCs w:val="20"/>
              </w:rPr>
            </w:pPr>
            <w:del w:id="1687" w:author="Sam Sehgal (EXT Idiom)" w:date="2025-05-19T12:10:00Z" w16du:dateUtc="2025-05-19T02:10:00Z">
              <w:r w:rsidRPr="00B82ECA" w:rsidDel="00036AE8">
                <w:rPr>
                  <w:rFonts w:asciiTheme="minorHAnsi" w:hAnsiTheme="minorHAnsi" w:cstheme="minorHAnsi"/>
                  <w:color w:val="000000"/>
                  <w:sz w:val="20"/>
                  <w:szCs w:val="20"/>
                </w:rPr>
                <w:delText>Table_Bodycopy_S_COI</w:delText>
              </w:r>
            </w:del>
          </w:p>
          <w:p w14:paraId="2868381E" w14:textId="4CE3C06A" w:rsidR="00C16A5D" w:rsidRPr="00B82ECA" w:rsidDel="00036AE8" w:rsidRDefault="00C16A5D" w:rsidP="00C16A5D">
            <w:pPr>
              <w:spacing w:after="120"/>
              <w:rPr>
                <w:del w:id="1688" w:author="Sam Sehgal (EXT Idiom)" w:date="2025-05-19T12:10:00Z" w16du:dateUtc="2025-05-19T02:10:00Z"/>
                <w:rFonts w:asciiTheme="minorHAnsi" w:hAnsiTheme="minorHAnsi" w:cstheme="minorHAnsi"/>
                <w:color w:val="000000"/>
                <w:sz w:val="20"/>
                <w:szCs w:val="20"/>
              </w:rPr>
            </w:pPr>
            <w:del w:id="1689" w:author="Sam Sehgal (EXT Idiom)" w:date="2025-05-19T12:10:00Z" w16du:dateUtc="2025-05-19T02:10:00Z">
              <w:r w:rsidRPr="00B82ECA" w:rsidDel="00036AE8">
                <w:rPr>
                  <w:rFonts w:asciiTheme="minorHAnsi" w:hAnsiTheme="minorHAnsi" w:cstheme="minorHAnsi"/>
                  <w:color w:val="000000"/>
                  <w:sz w:val="20"/>
                  <w:szCs w:val="20"/>
                </w:rPr>
                <w:delText>$ amount text:</w:delText>
              </w:r>
            </w:del>
          </w:p>
          <w:p w14:paraId="59C2A283" w14:textId="58597B12" w:rsidR="00C16A5D" w:rsidRPr="00B82ECA" w:rsidRDefault="00C16A5D" w:rsidP="00C16A5D">
            <w:pPr>
              <w:spacing w:after="120"/>
              <w:rPr>
                <w:rFonts w:asciiTheme="minorHAnsi" w:hAnsiTheme="minorHAnsi" w:cstheme="minorHAnsi"/>
                <w:color w:val="000000"/>
                <w:sz w:val="20"/>
                <w:szCs w:val="20"/>
              </w:rPr>
            </w:pPr>
            <w:del w:id="1690" w:author="Sam Sehgal (EXT Idiom)" w:date="2025-05-19T12:10:00Z" w16du:dateUtc="2025-05-19T02:10:00Z">
              <w:r w:rsidRPr="00B82ECA" w:rsidDel="00036AE8">
                <w:rPr>
                  <w:rFonts w:asciiTheme="minorHAnsi" w:hAnsiTheme="minorHAnsi" w:cstheme="minorHAnsi"/>
                  <w:color w:val="000000"/>
                  <w:sz w:val="20"/>
                  <w:szCs w:val="20"/>
                </w:rPr>
                <w:delText>Table_Bodycopy_B_COI</w:delText>
              </w:r>
            </w:del>
          </w:p>
        </w:tc>
      </w:tr>
      <w:tr w:rsidR="00C16A5D" w:rsidRPr="00A97DC0" w14:paraId="708026FE" w14:textId="77777777" w:rsidTr="0472516C">
        <w:trPr>
          <w:cantSplit/>
        </w:trPr>
        <w:tc>
          <w:tcPr>
            <w:tcW w:w="1013" w:type="dxa"/>
          </w:tcPr>
          <w:p w14:paraId="52E77F80" w14:textId="37A8DF3A" w:rsidR="00C16A5D" w:rsidRPr="00B82ECA" w:rsidRDefault="00C16A5D" w:rsidP="00C16A5D">
            <w:pPr>
              <w:rPr>
                <w:rFonts w:asciiTheme="minorHAnsi" w:hAnsiTheme="minorHAnsi" w:cstheme="minorHAnsi"/>
                <w:sz w:val="20"/>
                <w:rPrChange w:id="1691" w:author="Sam Sehgal (EXT Idiom)" w:date="2025-05-19T12:10:00Z" w16du:dateUtc="2025-05-19T02:10:00Z">
                  <w:rPr>
                    <w:rFonts w:asciiTheme="minorHAnsi" w:hAnsiTheme="minorHAnsi" w:cstheme="minorHAnsi"/>
                    <w:sz w:val="20"/>
                    <w:highlight w:val="yellow"/>
                  </w:rPr>
                </w:rPrChange>
              </w:rPr>
            </w:pPr>
            <w:del w:id="1692" w:author="Sam Sehgal (EXT Idiom)" w:date="2025-05-19T12:10:00Z" w16du:dateUtc="2025-05-19T02:10:00Z">
              <w:r w:rsidRPr="00B82ECA" w:rsidDel="00036AE8">
                <w:rPr>
                  <w:rFonts w:asciiTheme="minorHAnsi" w:hAnsiTheme="minorHAnsi" w:cstheme="minorHAnsi"/>
                  <w:sz w:val="20"/>
                  <w:rPrChange w:id="1693" w:author="Sam Sehgal (EXT Idiom)" w:date="2025-05-19T12:10:00Z" w16du:dateUtc="2025-05-19T02:10:00Z">
                    <w:rPr>
                      <w:rFonts w:asciiTheme="minorHAnsi" w:hAnsiTheme="minorHAnsi" w:cstheme="minorHAnsi"/>
                      <w:sz w:val="20"/>
                      <w:highlight w:val="yellow"/>
                    </w:rPr>
                  </w:rPrChange>
                </w:rPr>
                <w:delText xml:space="preserve">PS2 </w:delText>
              </w:r>
              <w:r w:rsidR="008B5ED3" w:rsidRPr="00B82ECA" w:rsidDel="00036AE8">
                <w:rPr>
                  <w:rFonts w:asciiTheme="minorHAnsi" w:hAnsiTheme="minorHAnsi" w:cstheme="minorHAnsi"/>
                  <w:sz w:val="20"/>
                  <w:rPrChange w:id="1694" w:author="Sam Sehgal (EXT Idiom)" w:date="2025-05-19T12:10:00Z" w16du:dateUtc="2025-05-19T02:10:00Z">
                    <w:rPr>
                      <w:rFonts w:asciiTheme="minorHAnsi" w:hAnsiTheme="minorHAnsi" w:cstheme="minorHAnsi"/>
                      <w:sz w:val="20"/>
                      <w:highlight w:val="yellow"/>
                    </w:rPr>
                  </w:rPrChange>
                </w:rPr>
                <w:delText>V</w:delText>
              </w:r>
              <w:r w:rsidRPr="00B82ECA" w:rsidDel="00036AE8">
                <w:rPr>
                  <w:rFonts w:asciiTheme="minorHAnsi" w:hAnsiTheme="minorHAnsi" w:cstheme="minorHAnsi"/>
                  <w:sz w:val="20"/>
                  <w:rPrChange w:id="1695" w:author="Sam Sehgal (EXT Idiom)" w:date="2025-05-19T12:10:00Z" w16du:dateUtc="2025-05-19T02:10:00Z">
                    <w:rPr>
                      <w:rFonts w:asciiTheme="minorHAnsi" w:hAnsiTheme="minorHAnsi" w:cstheme="minorHAnsi"/>
                      <w:sz w:val="20"/>
                      <w:highlight w:val="yellow"/>
                    </w:rPr>
                  </w:rPrChange>
                </w:rPr>
                <w:delText>7</w:delText>
              </w:r>
            </w:del>
          </w:p>
        </w:tc>
        <w:tc>
          <w:tcPr>
            <w:tcW w:w="1676" w:type="dxa"/>
          </w:tcPr>
          <w:p w14:paraId="4C9798EC" w14:textId="407CEAC8" w:rsidR="00C16A5D" w:rsidRPr="00B82ECA" w:rsidDel="00036AE8" w:rsidRDefault="00C16A5D" w:rsidP="00C16A5D">
            <w:pPr>
              <w:tabs>
                <w:tab w:val="left" w:pos="1800"/>
              </w:tabs>
              <w:rPr>
                <w:del w:id="1696" w:author="Sam Sehgal (EXT Idiom)" w:date="2025-05-19T12:10:00Z" w16du:dateUtc="2025-05-19T02:10:00Z"/>
                <w:rFonts w:asciiTheme="minorHAnsi" w:hAnsiTheme="minorHAnsi" w:cstheme="minorHAnsi"/>
                <w:b/>
                <w:bCs/>
                <w:color w:val="000000" w:themeColor="text1"/>
                <w:sz w:val="20"/>
                <w:szCs w:val="20"/>
              </w:rPr>
            </w:pPr>
            <w:del w:id="1697" w:author="Sam Sehgal (EXT Idiom)" w:date="2025-05-19T12:10:00Z" w16du:dateUtc="2025-05-19T02:10:00Z">
              <w:r w:rsidRPr="00B82ECA" w:rsidDel="00036AE8">
                <w:rPr>
                  <w:rFonts w:asciiTheme="minorHAnsi" w:hAnsiTheme="minorHAnsi" w:cstheme="minorHAnsi"/>
                  <w:sz w:val="20"/>
                  <w:szCs w:val="20"/>
                </w:rPr>
                <w:delText xml:space="preserve">&lt;DocumentSubType&gt; &lt;PaymentFrequencyCode&gt; </w:delText>
              </w:r>
              <w:r w:rsidRPr="00B82ECA" w:rsidDel="00036AE8">
                <w:rPr>
                  <w:rFonts w:asciiTheme="minorHAnsi" w:hAnsiTheme="minorHAnsi" w:cstheme="minorHAnsi"/>
                  <w:b/>
                  <w:bCs/>
                  <w:sz w:val="20"/>
                  <w:szCs w:val="20"/>
                </w:rPr>
                <w:delText>&lt;</w:delText>
              </w:r>
              <w:r w:rsidRPr="00B82ECA" w:rsidDel="00036AE8">
                <w:rPr>
                  <w:rFonts w:asciiTheme="minorHAnsi" w:hAnsiTheme="minorHAnsi" w:cstheme="minorHAnsi"/>
                  <w:sz w:val="20"/>
                  <w:szCs w:val="20"/>
                </w:rPr>
                <w:delText>TransactionPremium</w:delText>
              </w:r>
              <w:r w:rsidRPr="00B82ECA" w:rsidDel="00036AE8">
                <w:rPr>
                  <w:rFonts w:asciiTheme="minorHAnsi" w:hAnsiTheme="minorHAnsi" w:cstheme="minorHAnsi"/>
                  <w:b/>
                  <w:bCs/>
                  <w:sz w:val="20"/>
                  <w:szCs w:val="20"/>
                </w:rPr>
                <w:delText>&gt;</w:delText>
              </w:r>
              <w:r w:rsidRPr="00B82ECA" w:rsidDel="00036AE8">
                <w:rPr>
                  <w:rFonts w:asciiTheme="minorHAnsi" w:hAnsiTheme="minorHAnsi" w:cstheme="minorHAnsi"/>
                  <w:b/>
                  <w:bCs/>
                  <w:color w:val="000000" w:themeColor="text1"/>
                  <w:sz w:val="20"/>
                  <w:szCs w:val="20"/>
                </w:rPr>
                <w:delText xml:space="preserve"> </w:delText>
              </w:r>
            </w:del>
          </w:p>
          <w:p w14:paraId="6ED26C46" w14:textId="47144DC6" w:rsidR="00C16A5D" w:rsidRPr="00B82ECA" w:rsidDel="00036AE8" w:rsidRDefault="00C16A5D" w:rsidP="00C16A5D">
            <w:pPr>
              <w:tabs>
                <w:tab w:val="left" w:pos="1800"/>
              </w:tabs>
              <w:rPr>
                <w:del w:id="1698" w:author="Sam Sehgal (EXT Idiom)" w:date="2025-05-19T12:10:00Z" w16du:dateUtc="2025-05-19T02:10:00Z"/>
                <w:rFonts w:asciiTheme="minorHAnsi" w:hAnsiTheme="minorHAnsi" w:cstheme="minorHAnsi"/>
                <w:sz w:val="20"/>
                <w:szCs w:val="20"/>
              </w:rPr>
            </w:pPr>
            <w:del w:id="1699" w:author="Sam Sehgal (EXT Idiom)" w:date="2025-05-19T12:10:00Z" w16du:dateUtc="2025-05-19T02:10:00Z">
              <w:r w:rsidRPr="00B82ECA" w:rsidDel="00036AE8">
                <w:rPr>
                  <w:rFonts w:asciiTheme="minorHAnsi" w:hAnsiTheme="minorHAnsi" w:cstheme="minorHAnsi"/>
                  <w:sz w:val="20"/>
                  <w:szCs w:val="20"/>
                </w:rPr>
                <w:delText>&lt;AmountDue&gt;</w:delText>
              </w:r>
            </w:del>
          </w:p>
          <w:p w14:paraId="1990B1C4" w14:textId="063B733A" w:rsidR="00C16A5D" w:rsidRPr="00B82ECA" w:rsidDel="00036AE8" w:rsidRDefault="00C16A5D" w:rsidP="00C16A5D">
            <w:pPr>
              <w:tabs>
                <w:tab w:val="left" w:pos="1800"/>
              </w:tabs>
              <w:rPr>
                <w:del w:id="1700" w:author="Sam Sehgal (EXT Idiom)" w:date="2025-05-19T12:10:00Z" w16du:dateUtc="2025-05-19T02:10:00Z"/>
                <w:rFonts w:asciiTheme="minorHAnsi" w:hAnsiTheme="minorHAnsi" w:cstheme="minorHAnsi"/>
                <w:sz w:val="20"/>
                <w:szCs w:val="20"/>
              </w:rPr>
            </w:pPr>
            <w:del w:id="1701" w:author="Sam Sehgal (EXT Idiom)" w:date="2025-05-19T12:10:00Z" w16du:dateUtc="2025-05-19T02:10:00Z">
              <w:r w:rsidRPr="00B82ECA" w:rsidDel="00036AE8">
                <w:rPr>
                  <w:rFonts w:asciiTheme="minorHAnsi" w:eastAsia="Calibri" w:hAnsiTheme="minorHAnsi" w:cstheme="minorHAnsi"/>
                  <w:sz w:val="20"/>
                  <w:szCs w:val="20"/>
                </w:rPr>
                <w:delText>&lt;PaymentMethodCode&gt;</w:delText>
              </w:r>
            </w:del>
          </w:p>
          <w:p w14:paraId="5F007B40" w14:textId="35C35AFA" w:rsidR="00C16A5D" w:rsidRPr="00B82ECA" w:rsidDel="00036AE8" w:rsidRDefault="00C16A5D" w:rsidP="00C16A5D">
            <w:pPr>
              <w:tabs>
                <w:tab w:val="left" w:pos="1800"/>
              </w:tabs>
              <w:rPr>
                <w:del w:id="1702" w:author="Sam Sehgal (EXT Idiom)" w:date="2025-05-19T12:10:00Z" w16du:dateUtc="2025-05-19T02:10:00Z"/>
                <w:rFonts w:asciiTheme="minorHAnsi" w:hAnsiTheme="minorHAnsi" w:cstheme="minorHAnsi"/>
                <w:sz w:val="20"/>
                <w:szCs w:val="20"/>
              </w:rPr>
            </w:pPr>
            <w:del w:id="1703" w:author="Sam Sehgal (EXT Idiom)" w:date="2025-05-19T12:10:00Z" w16du:dateUtc="2025-05-19T02:10:00Z">
              <w:r w:rsidRPr="00B82ECA" w:rsidDel="00036AE8">
                <w:rPr>
                  <w:rFonts w:asciiTheme="minorHAnsi" w:hAnsiTheme="minorHAnsi" w:cstheme="minorHAnsi"/>
                  <w:sz w:val="20"/>
                  <w:szCs w:val="20"/>
                </w:rPr>
                <w:delText>&lt;TotalAmountDue&gt;</w:delText>
              </w:r>
            </w:del>
          </w:p>
          <w:p w14:paraId="16133B74" w14:textId="77777777" w:rsidR="00C16A5D" w:rsidRPr="00B82ECA" w:rsidRDefault="00C16A5D" w:rsidP="00C16A5D">
            <w:pPr>
              <w:tabs>
                <w:tab w:val="left" w:pos="1800"/>
              </w:tabs>
              <w:rPr>
                <w:rFonts w:asciiTheme="minorHAnsi" w:hAnsiTheme="minorHAnsi" w:cstheme="minorHAnsi"/>
                <w:sz w:val="20"/>
              </w:rPr>
            </w:pPr>
          </w:p>
        </w:tc>
        <w:tc>
          <w:tcPr>
            <w:tcW w:w="7654" w:type="dxa"/>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C16A5D" w:rsidRPr="00B82ECA" w:rsidDel="00036AE8" w14:paraId="503567E5" w14:textId="0632C223">
              <w:trPr>
                <w:trHeight w:val="300"/>
                <w:del w:id="1704" w:author="Sam Sehgal (EXT Idiom)" w:date="2025-05-19T12:10:00Z"/>
              </w:trPr>
              <w:tc>
                <w:tcPr>
                  <w:tcW w:w="1134" w:type="dxa"/>
                  <w:vMerge w:val="restart"/>
                </w:tcPr>
                <w:p w14:paraId="7ADC7E78" w14:textId="70ED26A2" w:rsidR="00C16A5D" w:rsidRPr="00B82ECA" w:rsidDel="00036AE8" w:rsidRDefault="00C16A5D" w:rsidP="00C16A5D">
                  <w:pPr>
                    <w:pStyle w:val="TableBodycopy"/>
                    <w:rPr>
                      <w:del w:id="1705" w:author="Sam Sehgal (EXT Idiom)" w:date="2025-05-19T12:10:00Z" w16du:dateUtc="2025-05-19T02:10:00Z"/>
                      <w:rFonts w:asciiTheme="minorHAnsi" w:hAnsiTheme="minorHAnsi" w:cstheme="minorHAnsi"/>
                      <w:szCs w:val="20"/>
                    </w:rPr>
                  </w:pPr>
                  <w:del w:id="1706" w:author="Sam Sehgal (EXT Idiom)" w:date="2025-05-19T12:10:00Z" w16du:dateUtc="2025-05-19T02:10:00Z">
                    <w:r w:rsidRPr="00B82ECA" w:rsidDel="00036AE8">
                      <w:rPr>
                        <w:rFonts w:asciiTheme="minorHAnsi" w:hAnsiTheme="minorHAnsi" w:cstheme="minorHAnsi"/>
                        <w:szCs w:val="20"/>
                      </w:rPr>
                      <w:delText>Brand_icon_dollarcircle1.jpg</w:delText>
                    </w:r>
                  </w:del>
                </w:p>
              </w:tc>
              <w:tc>
                <w:tcPr>
                  <w:tcW w:w="13680" w:type="dxa"/>
                  <w:noWrap/>
                  <w:hideMark/>
                </w:tcPr>
                <w:p w14:paraId="77ECBDAC" w14:textId="19AC6887" w:rsidR="00C16A5D" w:rsidRPr="00B82ECA" w:rsidDel="00036AE8" w:rsidRDefault="00C16A5D" w:rsidP="00C16A5D">
                  <w:pPr>
                    <w:pStyle w:val="TableBodycopySCOI"/>
                    <w:rPr>
                      <w:del w:id="1707" w:author="Sam Sehgal (EXT Idiom)" w:date="2025-05-19T12:10:00Z" w16du:dateUtc="2025-05-19T02:10:00Z"/>
                      <w:b/>
                      <w:bCs/>
                    </w:rPr>
                  </w:pPr>
                  <w:del w:id="1708" w:author="Sam Sehgal (EXT Idiom)" w:date="2025-05-19T12:10:00Z" w16du:dateUtc="2025-05-19T02:10:00Z">
                    <w:r w:rsidRPr="00B82ECA" w:rsidDel="00036AE8">
                      <w:delText>Your payment:</w:delText>
                    </w:r>
                  </w:del>
                </w:p>
              </w:tc>
            </w:tr>
            <w:tr w:rsidR="00C16A5D" w:rsidRPr="00B82ECA" w:rsidDel="00036AE8" w14:paraId="0BCFBED8" w14:textId="0469E467">
              <w:trPr>
                <w:trHeight w:val="300"/>
                <w:del w:id="1709" w:author="Sam Sehgal (EXT Idiom)" w:date="2025-05-19T12:10:00Z"/>
              </w:trPr>
              <w:tc>
                <w:tcPr>
                  <w:tcW w:w="1134" w:type="dxa"/>
                  <w:vMerge/>
                </w:tcPr>
                <w:p w14:paraId="2BDF9223" w14:textId="644E69F1" w:rsidR="00C16A5D" w:rsidRPr="00B82ECA" w:rsidDel="00036AE8" w:rsidRDefault="00C16A5D" w:rsidP="00C16A5D">
                  <w:pPr>
                    <w:pStyle w:val="TableBodycopy"/>
                    <w:rPr>
                      <w:del w:id="1710" w:author="Sam Sehgal (EXT Idiom)" w:date="2025-05-19T12:10:00Z" w16du:dateUtc="2025-05-19T02:10:00Z"/>
                      <w:rFonts w:asciiTheme="minorHAnsi" w:hAnsiTheme="minorHAnsi" w:cstheme="minorHAnsi"/>
                      <w:lang w:eastAsia="en-AU"/>
                    </w:rPr>
                  </w:pPr>
                </w:p>
              </w:tc>
              <w:tc>
                <w:tcPr>
                  <w:tcW w:w="13680" w:type="dxa"/>
                  <w:noWrap/>
                  <w:hideMark/>
                </w:tcPr>
                <w:p w14:paraId="3AF6094E" w14:textId="4FBC432D" w:rsidR="00C16A5D" w:rsidRPr="00B82ECA" w:rsidDel="00036AE8" w:rsidRDefault="00C16A5D" w:rsidP="00C16A5D">
                  <w:pPr>
                    <w:pStyle w:val="TableBodycopyBCOI"/>
                    <w:rPr>
                      <w:del w:id="1711" w:author="Sam Sehgal (EXT Idiom)" w:date="2025-05-19T12:10:00Z" w16du:dateUtc="2025-05-19T02:10:00Z"/>
                    </w:rPr>
                  </w:pPr>
                  <w:del w:id="1712" w:author="Sam Sehgal (EXT Idiom)" w:date="2025-05-19T12:10:00Z" w16du:dateUtc="2025-05-19T02:10:00Z">
                    <w:r w:rsidRPr="00B82ECA" w:rsidDel="00036AE8">
                      <w:rPr>
                        <w:b w:val="0"/>
                        <w:bCs w:val="0"/>
                      </w:rPr>
                      <w:delText xml:space="preserve">$ </w:delText>
                    </w:r>
                  </w:del>
                  <w:ins w:id="1713" w:author="Sue Simnor (EXT Idiom)" w:date="2024-08-29T13:13:00Z" w16du:dateUtc="2024-08-29T03:13:00Z">
                    <w:del w:id="1714" w:author="Sam Sehgal (EXT Idiom)" w:date="2025-05-19T12:10:00Z" w16du:dateUtc="2025-05-19T02:10:00Z">
                      <w:r w:rsidRPr="00B82ECA" w:rsidDel="00036AE8">
                        <w:rPr>
                          <w:b w:val="0"/>
                          <w:bCs w:val="0"/>
                        </w:rPr>
                        <w:delText>&lt;</w:delText>
                      </w:r>
                    </w:del>
                  </w:ins>
                  <w:ins w:id="1715" w:author="Sam Sehgal (EXT Idiom)" w:date="2024-09-17T15:05:00Z" w16du:dateUtc="2024-09-17T05:05:00Z">
                    <w:del w:id="1716" w:author="Sam Sehgal (EXT Idiom)" w:date="2025-05-19T12:10:00Z" w16du:dateUtc="2025-05-19T02:10:00Z">
                      <w:r w:rsidR="00505465" w:rsidRPr="00B82ECA" w:rsidDel="00036AE8">
                        <w:rPr>
                          <w:b w:val="0"/>
                          <w:bCs w:val="0"/>
                        </w:rPr>
                        <w:delText>TotalAmountDue&gt;</w:delText>
                      </w:r>
                      <w:r w:rsidR="00505465" w:rsidRPr="00B82ECA" w:rsidDel="00036AE8">
                        <w:delText xml:space="preserve"> </w:delText>
                      </w:r>
                    </w:del>
                  </w:ins>
                </w:p>
              </w:tc>
            </w:tr>
          </w:tbl>
          <w:p w14:paraId="3BD91F37" w14:textId="77777777" w:rsidR="00C16A5D" w:rsidRPr="00B82ECA" w:rsidRDefault="00C16A5D" w:rsidP="00C16A5D">
            <w:pPr>
              <w:spacing w:after="120"/>
              <w:rPr>
                <w:rFonts w:asciiTheme="minorHAnsi" w:eastAsia="Segoe UI" w:hAnsiTheme="minorHAnsi" w:cstheme="minorHAnsi"/>
                <w:b/>
                <w:bCs/>
              </w:rPr>
            </w:pPr>
          </w:p>
        </w:tc>
        <w:tc>
          <w:tcPr>
            <w:tcW w:w="2693" w:type="dxa"/>
          </w:tcPr>
          <w:p w14:paraId="199EC3D6" w14:textId="4D0C1C23" w:rsidR="008B5ED3" w:rsidRPr="00B82ECA" w:rsidDel="00036AE8" w:rsidRDefault="00C16A5D" w:rsidP="00C16A5D">
            <w:pPr>
              <w:rPr>
                <w:del w:id="1717" w:author="Sam Sehgal (EXT Idiom)" w:date="2025-05-19T12:10:00Z" w16du:dateUtc="2025-05-19T02:10:00Z"/>
                <w:rFonts w:asciiTheme="minorHAnsi" w:hAnsiTheme="minorHAnsi" w:cstheme="minorHAnsi"/>
                <w:sz w:val="20"/>
                <w:szCs w:val="20"/>
                <w:rPrChange w:id="1718" w:author="Sam Sehgal (EXT Idiom)" w:date="2025-05-19T12:10:00Z" w16du:dateUtc="2025-05-19T02:10:00Z">
                  <w:rPr>
                    <w:del w:id="1719" w:author="Sam Sehgal (EXT Idiom)" w:date="2025-05-19T12:10:00Z" w16du:dateUtc="2025-05-19T02:10:00Z"/>
                    <w:rFonts w:asciiTheme="minorHAnsi" w:hAnsiTheme="minorHAnsi" w:cstheme="minorHAnsi"/>
                    <w:sz w:val="20"/>
                    <w:szCs w:val="20"/>
                    <w:highlight w:val="lightGray"/>
                  </w:rPr>
                </w:rPrChange>
              </w:rPr>
            </w:pPr>
            <w:del w:id="1720" w:author="Sam Sehgal (EXT Idiom)" w:date="2025-05-19T12:10:00Z" w16du:dateUtc="2025-05-19T02:10:00Z">
              <w:r w:rsidRPr="00B82ECA" w:rsidDel="00036AE8">
                <w:rPr>
                  <w:rFonts w:asciiTheme="minorHAnsi" w:hAnsiTheme="minorHAnsi" w:cstheme="minorHAnsi"/>
                  <w:b/>
                  <w:bCs/>
                  <w:sz w:val="20"/>
                  <w:szCs w:val="20"/>
                  <w:rPrChange w:id="1721" w:author="Sam Sehgal (EXT Idiom)" w:date="2025-05-19T12:10:00Z" w16du:dateUtc="2025-05-19T02:10:00Z">
                    <w:rPr>
                      <w:rFonts w:asciiTheme="minorHAnsi" w:hAnsiTheme="minorHAnsi" w:cstheme="minorHAnsi"/>
                      <w:b/>
                      <w:bCs/>
                      <w:sz w:val="20"/>
                      <w:szCs w:val="20"/>
                      <w:highlight w:val="lightGray"/>
                    </w:rPr>
                  </w:rPrChange>
                </w:rPr>
                <w:delText xml:space="preserve">ELSEIF </w:delText>
              </w:r>
              <w:r w:rsidRPr="00B82ECA" w:rsidDel="00036AE8">
                <w:rPr>
                  <w:rFonts w:asciiTheme="minorHAnsi" w:hAnsiTheme="minorHAnsi" w:cstheme="minorHAnsi"/>
                  <w:sz w:val="20"/>
                  <w:szCs w:val="20"/>
                  <w:rPrChange w:id="1722" w:author="Sam Sehgal (EXT Idiom)" w:date="2025-05-19T12:10:00Z" w16du:dateUtc="2025-05-19T02:10:00Z">
                    <w:rPr>
                      <w:rFonts w:asciiTheme="minorHAnsi" w:hAnsiTheme="minorHAnsi" w:cstheme="minorHAnsi"/>
                      <w:sz w:val="20"/>
                      <w:szCs w:val="20"/>
                      <w:highlight w:val="lightGray"/>
                    </w:rPr>
                  </w:rPrChange>
                </w:rPr>
                <w:delText xml:space="preserve">&lt;DocumentSubType&gt; = "Endorsement" </w:delText>
              </w:r>
              <w:r w:rsidRPr="00B82ECA" w:rsidDel="00036AE8">
                <w:rPr>
                  <w:rFonts w:asciiTheme="minorHAnsi" w:hAnsiTheme="minorHAnsi" w:cstheme="minorHAnsi"/>
                  <w:b/>
                  <w:bCs/>
                  <w:sz w:val="20"/>
                  <w:szCs w:val="20"/>
                  <w:rPrChange w:id="1723" w:author="Sam Sehgal (EXT Idiom)" w:date="2025-05-19T12:10:00Z" w16du:dateUtc="2025-05-19T02:10:00Z">
                    <w:rPr>
                      <w:rFonts w:asciiTheme="minorHAnsi" w:hAnsiTheme="minorHAnsi" w:cstheme="minorHAnsi"/>
                      <w:b/>
                      <w:bCs/>
                      <w:sz w:val="20"/>
                      <w:szCs w:val="20"/>
                      <w:highlight w:val="lightGray"/>
                    </w:rPr>
                  </w:rPrChange>
                </w:rPr>
                <w:delText>AND</w:delText>
              </w:r>
              <w:r w:rsidRPr="00B82ECA" w:rsidDel="00036AE8">
                <w:rPr>
                  <w:rFonts w:asciiTheme="minorHAnsi" w:hAnsiTheme="minorHAnsi" w:cstheme="minorHAnsi"/>
                  <w:sz w:val="20"/>
                  <w:szCs w:val="20"/>
                  <w:rPrChange w:id="1724" w:author="Sam Sehgal (EXT Idiom)" w:date="2025-05-19T12:10:00Z" w16du:dateUtc="2025-05-19T02:10:00Z">
                    <w:rPr>
                      <w:rFonts w:asciiTheme="minorHAnsi" w:hAnsiTheme="minorHAnsi" w:cstheme="minorHAnsi"/>
                      <w:sz w:val="20"/>
                      <w:szCs w:val="20"/>
                      <w:highlight w:val="lightGray"/>
                    </w:rPr>
                  </w:rPrChange>
                </w:rPr>
                <w:delText xml:space="preserve"> &lt;PaymentFrequencyCode&gt; = "2|PaymentPlanAnnual"</w:delText>
              </w:r>
            </w:del>
          </w:p>
          <w:p w14:paraId="366E2304" w14:textId="28440BED" w:rsidR="008B5ED3" w:rsidRPr="00B82ECA" w:rsidDel="00036AE8" w:rsidRDefault="00C16A5D" w:rsidP="00C16A5D">
            <w:pPr>
              <w:rPr>
                <w:del w:id="1725" w:author="Sam Sehgal (EXT Idiom)" w:date="2025-05-19T12:10:00Z" w16du:dateUtc="2025-05-19T02:10:00Z"/>
                <w:rFonts w:asciiTheme="minorHAnsi" w:hAnsiTheme="minorHAnsi" w:cstheme="minorHAnsi"/>
                <w:color w:val="000000" w:themeColor="text1"/>
                <w:sz w:val="20"/>
                <w:szCs w:val="20"/>
                <w:rPrChange w:id="1726" w:author="Sam Sehgal (EXT Idiom)" w:date="2025-05-19T12:10:00Z" w16du:dateUtc="2025-05-19T02:10:00Z">
                  <w:rPr>
                    <w:del w:id="1727" w:author="Sam Sehgal (EXT Idiom)" w:date="2025-05-19T12:10:00Z" w16du:dateUtc="2025-05-19T02:10:00Z"/>
                    <w:rFonts w:asciiTheme="minorHAnsi" w:hAnsiTheme="minorHAnsi" w:cstheme="minorHAnsi"/>
                    <w:color w:val="000000" w:themeColor="text1"/>
                    <w:sz w:val="20"/>
                    <w:szCs w:val="20"/>
                    <w:highlight w:val="lightGray"/>
                  </w:rPr>
                </w:rPrChange>
              </w:rPr>
            </w:pPr>
            <w:del w:id="1728" w:author="Sam Sehgal (EXT Idiom)" w:date="2025-05-19T12:10:00Z" w16du:dateUtc="2025-05-19T02:10:00Z">
              <w:r w:rsidRPr="00B82ECA" w:rsidDel="00036AE8">
                <w:rPr>
                  <w:rFonts w:asciiTheme="minorHAnsi" w:hAnsiTheme="minorHAnsi" w:cstheme="minorHAnsi"/>
                  <w:b/>
                  <w:bCs/>
                  <w:sz w:val="20"/>
                  <w:szCs w:val="20"/>
                  <w:rPrChange w:id="1729" w:author="Sam Sehgal (EXT Idiom)" w:date="2025-05-19T12:10:00Z" w16du:dateUtc="2025-05-19T02:10:00Z">
                    <w:rPr>
                      <w:rFonts w:asciiTheme="minorHAnsi" w:hAnsiTheme="minorHAnsi" w:cstheme="minorHAnsi"/>
                      <w:b/>
                      <w:bCs/>
                      <w:sz w:val="20"/>
                      <w:szCs w:val="20"/>
                      <w:highlight w:val="lightGray"/>
                    </w:rPr>
                  </w:rPrChange>
                </w:rPr>
                <w:delText>AND</w:delText>
              </w:r>
              <w:r w:rsidRPr="00B82ECA" w:rsidDel="00036AE8">
                <w:rPr>
                  <w:rFonts w:asciiTheme="minorHAnsi" w:hAnsiTheme="minorHAnsi" w:cstheme="minorHAnsi"/>
                  <w:sz w:val="20"/>
                  <w:szCs w:val="20"/>
                  <w:rPrChange w:id="1730" w:author="Sam Sehgal (EXT Idiom)" w:date="2025-05-19T12:10:00Z" w16du:dateUtc="2025-05-19T02:10:00Z">
                    <w:rPr>
                      <w:rFonts w:asciiTheme="minorHAnsi" w:hAnsiTheme="minorHAnsi" w:cstheme="minorHAnsi"/>
                      <w:sz w:val="20"/>
                      <w:szCs w:val="20"/>
                      <w:highlight w:val="lightGray"/>
                    </w:rPr>
                  </w:rPrChange>
                </w:rPr>
                <w:delText xml:space="preserve"> </w:delText>
              </w:r>
              <w:r w:rsidRPr="00B82ECA" w:rsidDel="00036AE8">
                <w:rPr>
                  <w:rFonts w:asciiTheme="minorHAnsi" w:hAnsiTheme="minorHAnsi" w:cstheme="minorHAnsi"/>
                  <w:b/>
                  <w:bCs/>
                  <w:sz w:val="20"/>
                  <w:szCs w:val="20"/>
                  <w:rPrChange w:id="1731" w:author="Sam Sehgal (EXT Idiom)" w:date="2025-05-19T12:10:00Z" w16du:dateUtc="2025-05-19T02:10:00Z">
                    <w:rPr>
                      <w:rFonts w:asciiTheme="minorHAnsi" w:hAnsiTheme="minorHAnsi" w:cstheme="minorHAnsi"/>
                      <w:b/>
                      <w:bCs/>
                      <w:sz w:val="20"/>
                      <w:szCs w:val="20"/>
                      <w:highlight w:val="lightGray"/>
                    </w:rPr>
                  </w:rPrChange>
                </w:rPr>
                <w:delText>&lt;</w:delText>
              </w:r>
              <w:r w:rsidRPr="00B82ECA" w:rsidDel="00036AE8">
                <w:rPr>
                  <w:rFonts w:asciiTheme="minorHAnsi" w:hAnsiTheme="minorHAnsi" w:cstheme="minorHAnsi"/>
                  <w:sz w:val="20"/>
                  <w:szCs w:val="20"/>
                  <w:rPrChange w:id="1732" w:author="Sam Sehgal (EXT Idiom)" w:date="2025-05-19T12:10:00Z" w16du:dateUtc="2025-05-19T02:10:00Z">
                    <w:rPr>
                      <w:rFonts w:asciiTheme="minorHAnsi" w:hAnsiTheme="minorHAnsi" w:cstheme="minorHAnsi"/>
                      <w:sz w:val="20"/>
                      <w:szCs w:val="20"/>
                      <w:highlight w:val="lightGray"/>
                    </w:rPr>
                  </w:rPrChange>
                </w:rPr>
                <w:delText>TransactionPremium&gt;</w:delText>
              </w:r>
              <w:r w:rsidRPr="00B82ECA" w:rsidDel="00036AE8">
                <w:rPr>
                  <w:rFonts w:asciiTheme="minorHAnsi" w:hAnsiTheme="minorHAnsi" w:cstheme="minorHAnsi"/>
                  <w:color w:val="000000" w:themeColor="text1"/>
                  <w:sz w:val="20"/>
                  <w:szCs w:val="20"/>
                  <w:rPrChange w:id="1733" w:author="Sam Sehgal (EXT Idiom)" w:date="2025-05-19T12:10:00Z" w16du:dateUtc="2025-05-19T02:10:00Z">
                    <w:rPr>
                      <w:rFonts w:asciiTheme="minorHAnsi" w:hAnsiTheme="minorHAnsi" w:cstheme="minorHAnsi"/>
                      <w:color w:val="000000" w:themeColor="text1"/>
                      <w:sz w:val="20"/>
                      <w:szCs w:val="20"/>
                      <w:highlight w:val="lightGray"/>
                    </w:rPr>
                  </w:rPrChange>
                </w:rPr>
                <w:delText xml:space="preserve"> </w:delText>
              </w:r>
              <w:r w:rsidR="008B5ED3" w:rsidRPr="00B82ECA" w:rsidDel="00036AE8">
                <w:rPr>
                  <w:rFonts w:asciiTheme="minorHAnsi" w:hAnsiTheme="minorHAnsi" w:cstheme="minorHAnsi"/>
                  <w:color w:val="000000" w:themeColor="text1"/>
                  <w:sz w:val="20"/>
                  <w:szCs w:val="20"/>
                  <w:rPrChange w:id="1734" w:author="Sam Sehgal (EXT Idiom)" w:date="2025-05-19T12:10:00Z" w16du:dateUtc="2025-05-19T02:10:00Z">
                    <w:rPr>
                      <w:rFonts w:asciiTheme="minorHAnsi" w:hAnsiTheme="minorHAnsi" w:cstheme="minorHAnsi"/>
                      <w:color w:val="000000" w:themeColor="text1"/>
                      <w:sz w:val="20"/>
                      <w:szCs w:val="20"/>
                      <w:highlight w:val="lightGray"/>
                    </w:rPr>
                  </w:rPrChange>
                </w:rPr>
                <w:delText>&lt;</w:delText>
              </w:r>
            </w:del>
            <w:ins w:id="1735" w:author="Sam Sehgal (EXT Idiom)" w:date="2024-09-05T16:06:00Z">
              <w:del w:id="1736" w:author="Sam Sehgal (EXT Idiom)" w:date="2025-05-19T12:10:00Z" w16du:dateUtc="2025-05-19T02:10:00Z">
                <w:r w:rsidR="003F3E75" w:rsidRPr="00B82ECA" w:rsidDel="00036AE8">
                  <w:rPr>
                    <w:rFonts w:asciiTheme="minorHAnsi" w:hAnsiTheme="minorHAnsi" w:cstheme="minorHAnsi"/>
                    <w:color w:val="000000" w:themeColor="text1"/>
                    <w:sz w:val="20"/>
                    <w:szCs w:val="20"/>
                  </w:rPr>
                  <w:delText xml:space="preserve"> </w:delText>
                </w:r>
              </w:del>
            </w:ins>
            <w:del w:id="1737" w:author="Sam Sehgal (EXT Idiom)" w:date="2025-05-19T12:10:00Z" w16du:dateUtc="2025-05-19T02:10:00Z">
              <w:r w:rsidR="008B5ED3" w:rsidRPr="00B82ECA" w:rsidDel="00036AE8">
                <w:rPr>
                  <w:rFonts w:asciiTheme="minorHAnsi" w:hAnsiTheme="minorHAnsi" w:cstheme="minorHAnsi"/>
                  <w:color w:val="000000" w:themeColor="text1"/>
                  <w:sz w:val="20"/>
                  <w:szCs w:val="20"/>
                  <w:rPrChange w:id="1738" w:author="Sam Sehgal (EXT Idiom)" w:date="2025-05-19T12:10:00Z" w16du:dateUtc="2025-05-19T02:10:00Z">
                    <w:rPr>
                      <w:rFonts w:asciiTheme="minorHAnsi" w:hAnsiTheme="minorHAnsi" w:cstheme="minorHAnsi"/>
                      <w:color w:val="000000" w:themeColor="text1"/>
                      <w:sz w:val="20"/>
                      <w:szCs w:val="20"/>
                      <w:highlight w:val="lightGray"/>
                    </w:rPr>
                  </w:rPrChange>
                </w:rPr>
                <w:delText>”0”</w:delText>
              </w:r>
            </w:del>
          </w:p>
          <w:p w14:paraId="16ED3AFF" w14:textId="6539A30F" w:rsidR="008B5ED3" w:rsidRPr="00B82ECA" w:rsidDel="00036AE8" w:rsidRDefault="00C16A5D" w:rsidP="00C16A5D">
            <w:pPr>
              <w:rPr>
                <w:del w:id="1739" w:author="Sam Sehgal (EXT Idiom)" w:date="2025-05-19T12:10:00Z" w16du:dateUtc="2025-05-19T02:10:00Z"/>
                <w:rFonts w:asciiTheme="minorHAnsi" w:eastAsia="Calibri" w:hAnsiTheme="minorHAnsi" w:cstheme="minorHAnsi"/>
                <w:color w:val="000000" w:themeColor="text1"/>
                <w:sz w:val="20"/>
                <w:szCs w:val="20"/>
                <w:rPrChange w:id="1740" w:author="Sam Sehgal (EXT Idiom)" w:date="2025-05-19T12:10:00Z" w16du:dateUtc="2025-05-19T02:10:00Z">
                  <w:rPr>
                    <w:del w:id="1741" w:author="Sam Sehgal (EXT Idiom)" w:date="2025-05-19T12:10:00Z" w16du:dateUtc="2025-05-19T02:10:00Z"/>
                    <w:rFonts w:asciiTheme="minorHAnsi" w:eastAsia="Calibri" w:hAnsiTheme="minorHAnsi" w:cstheme="minorHAnsi"/>
                    <w:color w:val="000000" w:themeColor="text1"/>
                    <w:sz w:val="20"/>
                    <w:szCs w:val="20"/>
                    <w:highlight w:val="lightGray"/>
                  </w:rPr>
                </w:rPrChange>
              </w:rPr>
            </w:pPr>
            <w:del w:id="1742" w:author="Sam Sehgal (EXT Idiom)" w:date="2025-05-19T12:10:00Z" w16du:dateUtc="2025-05-19T02:10:00Z">
              <w:r w:rsidRPr="00B82ECA" w:rsidDel="00036AE8">
                <w:rPr>
                  <w:rFonts w:asciiTheme="minorHAnsi" w:eastAsia="Calibri" w:hAnsiTheme="minorHAnsi" w:cstheme="minorHAnsi"/>
                  <w:b/>
                  <w:bCs/>
                  <w:sz w:val="20"/>
                  <w:szCs w:val="20"/>
                  <w:rPrChange w:id="1743" w:author="Sam Sehgal (EXT Idiom)" w:date="2025-05-19T12:10:00Z" w16du:dateUtc="2025-05-19T02:10:00Z">
                    <w:rPr>
                      <w:rFonts w:asciiTheme="minorHAnsi" w:eastAsia="Calibri" w:hAnsiTheme="minorHAnsi" w:cstheme="minorHAnsi"/>
                      <w:b/>
                      <w:bCs/>
                      <w:sz w:val="20"/>
                      <w:szCs w:val="20"/>
                      <w:highlight w:val="lightGray"/>
                    </w:rPr>
                  </w:rPrChange>
                </w:rPr>
                <w:delText xml:space="preserve">AND </w:delText>
              </w:r>
              <w:r w:rsidRPr="00B82ECA" w:rsidDel="00036AE8">
                <w:rPr>
                  <w:rFonts w:asciiTheme="minorHAnsi" w:eastAsia="Calibri" w:hAnsiTheme="minorHAnsi" w:cstheme="minorHAnsi"/>
                  <w:color w:val="000000" w:themeColor="text1"/>
                  <w:sz w:val="20"/>
                  <w:szCs w:val="20"/>
                  <w:rPrChange w:id="1744"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&lt;</w:delText>
              </w:r>
              <w:r w:rsidRPr="00B82ECA" w:rsidDel="00036AE8">
                <w:rPr>
                  <w:rFonts w:asciiTheme="minorHAnsi" w:eastAsia="Calibri" w:hAnsiTheme="minorHAnsi" w:cstheme="minorHAnsi"/>
                  <w:color w:val="444444"/>
                  <w:sz w:val="22"/>
                  <w:szCs w:val="22"/>
                  <w:rPrChange w:id="1745" w:author="Sam Sehgal (EXT Idiom)" w:date="2025-05-19T12:10:00Z" w16du:dateUtc="2025-05-19T02:10:00Z">
                    <w:rPr>
                      <w:rFonts w:asciiTheme="minorHAnsi" w:eastAsia="Calibri" w:hAnsiTheme="minorHAnsi" w:cstheme="minorHAnsi"/>
                      <w:color w:val="444444"/>
                      <w:sz w:val="22"/>
                      <w:szCs w:val="22"/>
                      <w:highlight w:val="lightGray"/>
                    </w:rPr>
                  </w:rPrChange>
                </w:rPr>
                <w:delText>AmountDue</w:delText>
              </w:r>
              <w:r w:rsidRPr="00B82ECA" w:rsidDel="00036AE8">
                <w:rPr>
                  <w:rFonts w:asciiTheme="minorHAnsi" w:eastAsia="Calibri" w:hAnsiTheme="minorHAnsi" w:cstheme="minorHAnsi"/>
                  <w:color w:val="000000" w:themeColor="text1"/>
                  <w:sz w:val="20"/>
                  <w:szCs w:val="20"/>
                  <w:rPrChange w:id="1746"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 xml:space="preserve">&gt; </w:delText>
              </w:r>
              <w:r w:rsidR="008B5ED3" w:rsidRPr="00B82ECA" w:rsidDel="00036AE8">
                <w:rPr>
                  <w:rFonts w:asciiTheme="minorHAnsi" w:eastAsia="Calibri" w:hAnsiTheme="minorHAnsi" w:cstheme="minorHAnsi"/>
                  <w:color w:val="000000" w:themeColor="text1"/>
                  <w:sz w:val="20"/>
                  <w:szCs w:val="20"/>
                  <w:rPrChange w:id="1747"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&gt;”0”</w:delText>
              </w:r>
            </w:del>
          </w:p>
          <w:p w14:paraId="1C7E5E71" w14:textId="55A6D65E" w:rsidR="008B5ED3" w:rsidRPr="00B82ECA" w:rsidDel="00036AE8" w:rsidRDefault="00C16A5D" w:rsidP="00C16A5D">
            <w:pPr>
              <w:rPr>
                <w:del w:id="1748" w:author="Sam Sehgal (EXT Idiom)" w:date="2025-05-19T12:10:00Z" w16du:dateUtc="2025-05-19T02:10:00Z"/>
                <w:rFonts w:asciiTheme="minorHAnsi" w:hAnsiTheme="minorHAnsi" w:cstheme="minorHAnsi"/>
                <w:b/>
                <w:strike/>
                <w:color w:val="000000" w:themeColor="text1"/>
                <w:sz w:val="20"/>
                <w:szCs w:val="20"/>
                <w:rPrChange w:id="1749" w:author="Sam Sehgal (EXT Idiom)" w:date="2025-05-19T12:10:00Z" w16du:dateUtc="2025-05-19T02:10:00Z">
                  <w:rPr>
                    <w:del w:id="1750" w:author="Sam Sehgal (EXT Idiom)" w:date="2025-05-19T12:10:00Z" w16du:dateUtc="2025-05-19T02:10:00Z"/>
                    <w:rFonts w:asciiTheme="minorHAnsi" w:hAnsiTheme="minorHAnsi" w:cstheme="minorHAnsi"/>
                    <w:b/>
                    <w:bCs/>
                    <w:color w:val="000000" w:themeColor="text1"/>
                    <w:sz w:val="20"/>
                    <w:szCs w:val="20"/>
                    <w:highlight w:val="lightGray"/>
                  </w:rPr>
                </w:rPrChange>
              </w:rPr>
            </w:pPr>
            <w:del w:id="1751" w:author="Sam Sehgal (EXT Idiom)" w:date="2025-05-19T12:10:00Z" w16du:dateUtc="2025-05-19T02:10:00Z">
              <w:r w:rsidRPr="00B82ECA" w:rsidDel="00036AE8">
                <w:rPr>
                  <w:rFonts w:asciiTheme="minorHAnsi" w:eastAsia="Calibri" w:hAnsiTheme="minorHAnsi" w:cstheme="minorHAnsi"/>
                  <w:b/>
                  <w:strike/>
                  <w:sz w:val="20"/>
                  <w:szCs w:val="20"/>
                  <w:rPrChange w:id="1752" w:author="Sam Sehgal (EXT Idiom)" w:date="2025-05-19T12:10:00Z" w16du:dateUtc="2025-05-19T02:10:00Z">
                    <w:rPr>
                      <w:rFonts w:asciiTheme="minorHAnsi" w:eastAsia="Calibri" w:hAnsiTheme="minorHAnsi" w:cstheme="minorHAnsi"/>
                      <w:b/>
                      <w:bCs/>
                      <w:sz w:val="20"/>
                      <w:szCs w:val="20"/>
                      <w:highlight w:val="lightGray"/>
                    </w:rPr>
                  </w:rPrChange>
                </w:rPr>
                <w:delText xml:space="preserve">AND </w:delText>
              </w:r>
              <w:r w:rsidRPr="00B82ECA" w:rsidDel="00036AE8">
                <w:rPr>
                  <w:rFonts w:asciiTheme="minorHAnsi" w:eastAsia="Calibri" w:hAnsiTheme="minorHAnsi" w:cstheme="minorHAnsi"/>
                  <w:strike/>
                  <w:sz w:val="20"/>
                  <w:szCs w:val="20"/>
                  <w:rPrChange w:id="1753" w:author="Sam Sehgal (EXT Idiom)" w:date="2025-05-19T12:10:00Z" w16du:dateUtc="2025-05-19T02:10:00Z">
                    <w:rPr>
                      <w:rFonts w:asciiTheme="minorHAnsi" w:eastAsia="Calibri" w:hAnsiTheme="minorHAnsi" w:cstheme="minorHAnsi"/>
                      <w:sz w:val="20"/>
                      <w:szCs w:val="20"/>
                      <w:highlight w:val="lightGray"/>
                    </w:rPr>
                  </w:rPrChange>
                </w:rPr>
                <w:delText xml:space="preserve">&lt;PaymentMethodCode&gt; = </w:delText>
              </w:r>
              <w:r w:rsidR="008B5ED3" w:rsidRPr="00B82ECA" w:rsidDel="00036AE8">
                <w:rPr>
                  <w:rFonts w:asciiTheme="minorHAnsi" w:eastAsia="Calibri" w:hAnsiTheme="minorHAnsi" w:cstheme="minorHAnsi"/>
                  <w:strike/>
                  <w:sz w:val="20"/>
                  <w:szCs w:val="20"/>
                  <w:rPrChange w:id="1754" w:author="Sam Sehgal (EXT Idiom)" w:date="2025-05-19T12:10:00Z" w16du:dateUtc="2025-05-19T02:10:00Z">
                    <w:rPr>
                      <w:rFonts w:asciiTheme="minorHAnsi" w:eastAsia="Calibri" w:hAnsiTheme="minorHAnsi" w:cstheme="minorHAnsi"/>
                      <w:sz w:val="20"/>
                      <w:szCs w:val="20"/>
                      <w:highlight w:val="lightGray"/>
                    </w:rPr>
                  </w:rPrChange>
                </w:rPr>
                <w:delText>“</w:delText>
              </w:r>
              <w:r w:rsidRPr="00B82ECA" w:rsidDel="00036AE8">
                <w:rPr>
                  <w:rFonts w:asciiTheme="minorHAnsi" w:eastAsia="Calibri" w:hAnsiTheme="minorHAnsi" w:cstheme="minorHAnsi"/>
                  <w:strike/>
                  <w:sz w:val="20"/>
                  <w:szCs w:val="20"/>
                  <w:rPrChange w:id="1755" w:author="Sam Sehgal (EXT Idiom)" w:date="2025-05-19T12:10:00Z" w16du:dateUtc="2025-05-19T02:10:00Z">
                    <w:rPr>
                      <w:rFonts w:asciiTheme="minorHAnsi" w:eastAsia="Calibri" w:hAnsiTheme="minorHAnsi" w:cstheme="minorHAnsi"/>
                      <w:sz w:val="20"/>
                      <w:szCs w:val="20"/>
                      <w:highlight w:val="lightGray"/>
                    </w:rPr>
                  </w:rPrChange>
                </w:rPr>
                <w:delText>INV</w:delText>
              </w:r>
              <w:r w:rsidR="008B5ED3" w:rsidRPr="00B82ECA" w:rsidDel="00036AE8">
                <w:rPr>
                  <w:rFonts w:asciiTheme="minorHAnsi" w:eastAsia="Calibri" w:hAnsiTheme="minorHAnsi" w:cstheme="minorHAnsi"/>
                  <w:strike/>
                  <w:sz w:val="20"/>
                  <w:szCs w:val="20"/>
                  <w:rPrChange w:id="1756" w:author="Sam Sehgal (EXT Idiom)" w:date="2025-05-19T12:10:00Z" w16du:dateUtc="2025-05-19T02:10:00Z">
                    <w:rPr>
                      <w:rFonts w:asciiTheme="minorHAnsi" w:eastAsia="Calibri" w:hAnsiTheme="minorHAnsi" w:cstheme="minorHAnsi"/>
                      <w:sz w:val="20"/>
                      <w:szCs w:val="20"/>
                      <w:highlight w:val="lightGray"/>
                    </w:rPr>
                  </w:rPrChange>
                </w:rPr>
                <w:delText>”</w:delText>
              </w:r>
              <w:r w:rsidRPr="00B82ECA" w:rsidDel="00036AE8">
                <w:rPr>
                  <w:rFonts w:asciiTheme="minorHAnsi" w:hAnsiTheme="minorHAnsi" w:cstheme="minorHAnsi"/>
                  <w:b/>
                  <w:strike/>
                  <w:color w:val="000000" w:themeColor="text1"/>
                  <w:sz w:val="20"/>
                  <w:szCs w:val="20"/>
                  <w:rPrChange w:id="1757" w:author="Sam Sehgal (EXT Idiom)" w:date="2025-05-19T12:10:00Z" w16du:dateUtc="2025-05-19T02:10:00Z">
                    <w:rPr>
                      <w:rFonts w:asciiTheme="minorHAnsi" w:hAnsiTheme="minorHAnsi" w:cstheme="minorHAnsi"/>
                      <w:b/>
                      <w:bCs/>
                      <w:color w:val="000000" w:themeColor="text1"/>
                      <w:sz w:val="20"/>
                      <w:szCs w:val="20"/>
                      <w:highlight w:val="lightGray"/>
                    </w:rPr>
                  </w:rPrChange>
                </w:rPr>
                <w:delText xml:space="preserve"> </w:delText>
              </w:r>
            </w:del>
          </w:p>
          <w:p w14:paraId="138F440B" w14:textId="552DE84D" w:rsidR="00C16A5D" w:rsidRPr="00B82ECA" w:rsidRDefault="00C16A5D" w:rsidP="00C16A5D">
            <w:pPr>
              <w:rPr>
                <w:rFonts w:asciiTheme="minorHAnsi" w:hAnsiTheme="minorHAnsi" w:cstheme="minorHAnsi"/>
                <w:b/>
                <w:bCs/>
                <w:sz w:val="20"/>
                <w:szCs w:val="20"/>
                <w:rPrChange w:id="1758" w:author="Sam Sehgal (EXT Idiom)" w:date="2025-05-19T12:10:00Z" w16du:dateUtc="2025-05-19T02:10:00Z">
                  <w:rPr>
                    <w:rFonts w:asciiTheme="minorHAnsi" w:hAnsiTheme="minorHAnsi" w:cstheme="minorHAnsi"/>
                    <w:b/>
                    <w:bCs/>
                    <w:sz w:val="20"/>
                    <w:szCs w:val="20"/>
                    <w:highlight w:val="lightGray"/>
                  </w:rPr>
                </w:rPrChange>
              </w:rPr>
            </w:pPr>
            <w:del w:id="1759" w:author="Sam Sehgal (EXT Idiom)" w:date="2025-05-19T12:10:00Z" w16du:dateUtc="2025-05-19T02:10:00Z">
              <w:r w:rsidRPr="00B82ECA" w:rsidDel="00036AE8">
                <w:rPr>
                  <w:rFonts w:asciiTheme="minorHAnsi" w:hAnsiTheme="minorHAnsi" w:cstheme="minorHAnsi"/>
                  <w:b/>
                  <w:bCs/>
                  <w:color w:val="000000" w:themeColor="text1"/>
                  <w:sz w:val="20"/>
                  <w:szCs w:val="20"/>
                  <w:rPrChange w:id="1760" w:author="Sam Sehgal (EXT Idiom)" w:date="2025-05-19T12:10:00Z" w16du:dateUtc="2025-05-19T02:10:00Z">
                    <w:rPr>
                      <w:rFonts w:asciiTheme="minorHAnsi" w:hAnsiTheme="minorHAnsi" w:cstheme="minorHAnsi"/>
                      <w:b/>
                      <w:bCs/>
                      <w:color w:val="000000" w:themeColor="text1"/>
                      <w:sz w:val="20"/>
                      <w:szCs w:val="20"/>
                      <w:highlight w:val="lightGray"/>
                    </w:rPr>
                  </w:rPrChange>
                </w:rPr>
                <w:delText>THEN</w:delText>
              </w:r>
              <w:r w:rsidRPr="00B82ECA" w:rsidDel="00036AE8">
                <w:rPr>
                  <w:rFonts w:asciiTheme="minorHAnsi" w:hAnsiTheme="minorHAnsi" w:cstheme="minorHAnsi"/>
                  <w:color w:val="000000" w:themeColor="text1"/>
                  <w:sz w:val="20"/>
                  <w:szCs w:val="20"/>
                  <w:rPrChange w:id="1761" w:author="Sam Sehgal (EXT Idiom)" w:date="2025-05-19T12:10:00Z" w16du:dateUtc="2025-05-19T02:10:00Z">
                    <w:rPr>
                      <w:rFonts w:asciiTheme="minorHAnsi" w:hAnsiTheme="minorHAnsi" w:cstheme="minorHAnsi"/>
                      <w:color w:val="000000" w:themeColor="text1"/>
                      <w:sz w:val="20"/>
                      <w:szCs w:val="20"/>
                      <w:highlight w:val="lightGray"/>
                    </w:rPr>
                  </w:rPrChange>
                </w:rPr>
                <w:delText xml:space="preserve"> displa</w:delText>
              </w:r>
              <w:r w:rsidR="008B5ED3" w:rsidRPr="00B82ECA" w:rsidDel="00036AE8">
                <w:rPr>
                  <w:rFonts w:asciiTheme="minorHAnsi" w:hAnsiTheme="minorHAnsi" w:cstheme="minorHAnsi"/>
                  <w:sz w:val="20"/>
                  <w:szCs w:val="20"/>
                  <w:rPrChange w:id="1762" w:author="Sam Sehgal (EXT Idiom)" w:date="2025-05-19T12:10:00Z" w16du:dateUtc="2025-05-19T02:10:00Z">
                    <w:rPr>
                      <w:rFonts w:asciiTheme="minorHAnsi" w:hAnsiTheme="minorHAnsi" w:cstheme="minorHAnsi"/>
                      <w:sz w:val="20"/>
                      <w:szCs w:val="20"/>
                      <w:highlight w:val="lightGray"/>
                    </w:rPr>
                  </w:rPrChange>
                </w:rPr>
                <w:delText>y</w:delText>
              </w:r>
            </w:del>
          </w:p>
        </w:tc>
        <w:tc>
          <w:tcPr>
            <w:tcW w:w="1560" w:type="dxa"/>
          </w:tcPr>
          <w:p w14:paraId="52D6F920" w14:textId="6A3827B8" w:rsidR="00C16A5D" w:rsidRPr="00B82ECA" w:rsidDel="00036AE8" w:rsidRDefault="00C16A5D" w:rsidP="00C16A5D">
            <w:pPr>
              <w:spacing w:after="120"/>
              <w:rPr>
                <w:del w:id="1763" w:author="Sam Sehgal (EXT Idiom)" w:date="2025-05-19T12:10:00Z" w16du:dateUtc="2025-05-19T02:10:00Z"/>
                <w:rFonts w:asciiTheme="minorHAnsi" w:hAnsiTheme="minorHAnsi" w:cstheme="minorHAnsi"/>
                <w:color w:val="000000"/>
                <w:sz w:val="20"/>
                <w:szCs w:val="20"/>
              </w:rPr>
            </w:pPr>
            <w:del w:id="1764" w:author="Sam Sehgal (EXT Idiom)" w:date="2025-05-19T12:10:00Z" w16du:dateUtc="2025-05-19T02:10:00Z">
              <w:r w:rsidRPr="00B82ECA" w:rsidDel="00036AE8">
                <w:rPr>
                  <w:rFonts w:asciiTheme="minorHAnsi" w:hAnsiTheme="minorHAnsi" w:cstheme="minorHAnsi"/>
                  <w:color w:val="000000"/>
                  <w:sz w:val="20"/>
                  <w:szCs w:val="20"/>
                </w:rPr>
                <w:delText>Heading text:</w:delText>
              </w:r>
            </w:del>
          </w:p>
          <w:p w14:paraId="1C2030B8" w14:textId="6D91BCCE" w:rsidR="00C16A5D" w:rsidRPr="00B82ECA" w:rsidDel="00036AE8" w:rsidRDefault="00C16A5D" w:rsidP="00C16A5D">
            <w:pPr>
              <w:spacing w:after="120"/>
              <w:rPr>
                <w:del w:id="1765" w:author="Sam Sehgal (EXT Idiom)" w:date="2025-05-19T12:10:00Z" w16du:dateUtc="2025-05-19T02:10:00Z"/>
                <w:rFonts w:asciiTheme="minorHAnsi" w:hAnsiTheme="minorHAnsi" w:cstheme="minorHAnsi"/>
                <w:color w:val="000000"/>
                <w:sz w:val="20"/>
                <w:szCs w:val="20"/>
              </w:rPr>
            </w:pPr>
            <w:del w:id="1766" w:author="Sam Sehgal (EXT Idiom)" w:date="2025-05-19T12:10:00Z" w16du:dateUtc="2025-05-19T02:10:00Z">
              <w:r w:rsidRPr="00B82ECA" w:rsidDel="00036AE8">
                <w:rPr>
                  <w:rFonts w:asciiTheme="minorHAnsi" w:hAnsiTheme="minorHAnsi" w:cstheme="minorHAnsi"/>
                  <w:color w:val="000000"/>
                  <w:sz w:val="20"/>
                  <w:szCs w:val="20"/>
                </w:rPr>
                <w:delText>Table_Bodycopy_S_COI</w:delText>
              </w:r>
            </w:del>
          </w:p>
          <w:p w14:paraId="19F9D27F" w14:textId="5B68C8F8" w:rsidR="00C16A5D" w:rsidRPr="00B82ECA" w:rsidDel="00036AE8" w:rsidRDefault="00C16A5D" w:rsidP="00C16A5D">
            <w:pPr>
              <w:spacing w:after="120"/>
              <w:rPr>
                <w:del w:id="1767" w:author="Sam Sehgal (EXT Idiom)" w:date="2025-05-19T12:10:00Z" w16du:dateUtc="2025-05-19T02:10:00Z"/>
                <w:rFonts w:asciiTheme="minorHAnsi" w:hAnsiTheme="minorHAnsi" w:cstheme="minorHAnsi"/>
                <w:color w:val="000000"/>
                <w:sz w:val="20"/>
                <w:szCs w:val="20"/>
              </w:rPr>
            </w:pPr>
            <w:del w:id="1768" w:author="Sam Sehgal (EXT Idiom)" w:date="2025-05-19T12:10:00Z" w16du:dateUtc="2025-05-19T02:10:00Z">
              <w:r w:rsidRPr="00B82ECA" w:rsidDel="00036AE8">
                <w:rPr>
                  <w:rFonts w:asciiTheme="minorHAnsi" w:hAnsiTheme="minorHAnsi" w:cstheme="minorHAnsi"/>
                  <w:color w:val="000000"/>
                  <w:sz w:val="20"/>
                  <w:szCs w:val="20"/>
                </w:rPr>
                <w:delText>$ amount text:</w:delText>
              </w:r>
            </w:del>
          </w:p>
          <w:p w14:paraId="7A322346" w14:textId="5DF2B73F" w:rsidR="00C16A5D" w:rsidRPr="00B82ECA" w:rsidRDefault="00C16A5D" w:rsidP="00C16A5D">
            <w:pPr>
              <w:spacing w:after="120"/>
              <w:rPr>
                <w:rFonts w:asciiTheme="minorHAnsi" w:hAnsiTheme="minorHAnsi" w:cstheme="minorHAnsi"/>
                <w:color w:val="000000"/>
                <w:sz w:val="20"/>
                <w:szCs w:val="20"/>
              </w:rPr>
            </w:pPr>
            <w:del w:id="1769" w:author="Sam Sehgal (EXT Idiom)" w:date="2025-05-19T12:10:00Z" w16du:dateUtc="2025-05-19T02:10:00Z">
              <w:r w:rsidRPr="00B82ECA" w:rsidDel="00036AE8">
                <w:rPr>
                  <w:rFonts w:asciiTheme="minorHAnsi" w:hAnsiTheme="minorHAnsi" w:cstheme="minorHAnsi"/>
                  <w:color w:val="000000"/>
                  <w:sz w:val="20"/>
                  <w:szCs w:val="20"/>
                </w:rPr>
                <w:delText>Table_Bodycopy_B_COI</w:delText>
              </w:r>
            </w:del>
          </w:p>
        </w:tc>
      </w:tr>
      <w:tr w:rsidR="00F07F36" w:rsidRPr="00A97DC0" w14:paraId="04EC6221" w14:textId="77777777" w:rsidTr="0472516C">
        <w:trPr>
          <w:cantSplit/>
        </w:trPr>
        <w:tc>
          <w:tcPr>
            <w:tcW w:w="1013" w:type="dxa"/>
          </w:tcPr>
          <w:p w14:paraId="7F64D422" w14:textId="04E4BC16" w:rsidR="00F07F36" w:rsidRPr="00B82ECA" w:rsidRDefault="00F07F36" w:rsidP="00F07F36">
            <w:pPr>
              <w:rPr>
                <w:rFonts w:asciiTheme="minorHAnsi" w:hAnsiTheme="minorHAnsi" w:cstheme="minorHAnsi"/>
                <w:sz w:val="20"/>
                <w:rPrChange w:id="1770" w:author="Sam Sehgal (EXT Idiom)" w:date="2025-05-19T12:10:00Z" w16du:dateUtc="2025-05-19T02:10:00Z">
                  <w:rPr>
                    <w:rFonts w:asciiTheme="minorHAnsi" w:hAnsiTheme="minorHAnsi" w:cstheme="minorHAnsi"/>
                    <w:sz w:val="20"/>
                    <w:highlight w:val="yellow"/>
                  </w:rPr>
                </w:rPrChange>
              </w:rPr>
            </w:pPr>
            <w:del w:id="1771" w:author="Sam Sehgal (EXT Idiom)" w:date="2025-05-19T12:10:00Z" w16du:dateUtc="2025-05-19T02:10:00Z">
              <w:r w:rsidRPr="00B82ECA" w:rsidDel="00036AE8">
                <w:rPr>
                  <w:rFonts w:asciiTheme="minorHAnsi" w:hAnsiTheme="minorHAnsi" w:cstheme="minorHAnsi"/>
                  <w:sz w:val="20"/>
                  <w:rPrChange w:id="1772" w:author="Sam Sehgal (EXT Idiom)" w:date="2025-05-19T12:10:00Z" w16du:dateUtc="2025-05-19T02:10:00Z">
                    <w:rPr>
                      <w:rFonts w:asciiTheme="minorHAnsi" w:hAnsiTheme="minorHAnsi" w:cstheme="minorHAnsi"/>
                      <w:sz w:val="20"/>
                      <w:highlight w:val="yellow"/>
                    </w:rPr>
                  </w:rPrChange>
                </w:rPr>
                <w:delText xml:space="preserve">PS2 </w:delText>
              </w:r>
              <w:r w:rsidR="008B5ED3" w:rsidRPr="00B82ECA" w:rsidDel="00036AE8">
                <w:rPr>
                  <w:rFonts w:asciiTheme="minorHAnsi" w:hAnsiTheme="minorHAnsi" w:cstheme="minorHAnsi"/>
                  <w:sz w:val="20"/>
                  <w:rPrChange w:id="1773" w:author="Sam Sehgal (EXT Idiom)" w:date="2025-05-19T12:10:00Z" w16du:dateUtc="2025-05-19T02:10:00Z">
                    <w:rPr>
                      <w:rFonts w:asciiTheme="minorHAnsi" w:hAnsiTheme="minorHAnsi" w:cstheme="minorHAnsi"/>
                      <w:sz w:val="20"/>
                      <w:highlight w:val="yellow"/>
                    </w:rPr>
                  </w:rPrChange>
                </w:rPr>
                <w:delText>V</w:delText>
              </w:r>
              <w:r w:rsidRPr="00B82ECA" w:rsidDel="00036AE8">
                <w:rPr>
                  <w:rFonts w:asciiTheme="minorHAnsi" w:hAnsiTheme="minorHAnsi" w:cstheme="minorHAnsi"/>
                  <w:sz w:val="20"/>
                  <w:rPrChange w:id="1774" w:author="Sam Sehgal (EXT Idiom)" w:date="2025-05-19T12:10:00Z" w16du:dateUtc="2025-05-19T02:10:00Z">
                    <w:rPr>
                      <w:rFonts w:asciiTheme="minorHAnsi" w:hAnsiTheme="minorHAnsi" w:cstheme="minorHAnsi"/>
                      <w:sz w:val="20"/>
                      <w:highlight w:val="yellow"/>
                    </w:rPr>
                  </w:rPrChange>
                </w:rPr>
                <w:delText>8</w:delText>
              </w:r>
            </w:del>
          </w:p>
        </w:tc>
        <w:tc>
          <w:tcPr>
            <w:tcW w:w="1676" w:type="dxa"/>
          </w:tcPr>
          <w:p w14:paraId="7AD452B4" w14:textId="7FA1937A" w:rsidR="00F07F36" w:rsidRPr="00B82ECA" w:rsidDel="00036AE8" w:rsidRDefault="00F07F36" w:rsidP="00F07F36">
            <w:pPr>
              <w:tabs>
                <w:tab w:val="left" w:pos="1800"/>
              </w:tabs>
              <w:rPr>
                <w:del w:id="1775" w:author="Sam Sehgal (EXT Idiom)" w:date="2025-05-19T12:10:00Z" w16du:dateUtc="2025-05-19T02:10:00Z"/>
                <w:rFonts w:asciiTheme="minorHAnsi" w:hAnsiTheme="minorHAnsi" w:cstheme="minorHAnsi"/>
                <w:b/>
                <w:bCs/>
                <w:color w:val="000000" w:themeColor="text1"/>
                <w:sz w:val="20"/>
                <w:szCs w:val="20"/>
              </w:rPr>
            </w:pPr>
            <w:del w:id="1776" w:author="Sam Sehgal (EXT Idiom)" w:date="2025-05-19T12:10:00Z" w16du:dateUtc="2025-05-19T02:10:00Z">
              <w:r w:rsidRPr="00B82ECA" w:rsidDel="00036AE8">
                <w:rPr>
                  <w:rFonts w:asciiTheme="minorHAnsi" w:hAnsiTheme="minorHAnsi" w:cstheme="minorHAnsi"/>
                  <w:sz w:val="20"/>
                  <w:szCs w:val="20"/>
                </w:rPr>
                <w:delText xml:space="preserve">&lt;DocumentSubType&gt; &lt;PaymentFrequencyCode&gt; </w:delText>
              </w:r>
              <w:r w:rsidRPr="00B82ECA" w:rsidDel="00036AE8">
                <w:rPr>
                  <w:rFonts w:asciiTheme="minorHAnsi" w:hAnsiTheme="minorHAnsi" w:cstheme="minorHAnsi"/>
                  <w:b/>
                  <w:bCs/>
                  <w:sz w:val="20"/>
                  <w:szCs w:val="20"/>
                </w:rPr>
                <w:delText>&lt;</w:delText>
              </w:r>
              <w:r w:rsidRPr="00B82ECA" w:rsidDel="00036AE8">
                <w:rPr>
                  <w:rFonts w:asciiTheme="minorHAnsi" w:hAnsiTheme="minorHAnsi" w:cstheme="minorHAnsi"/>
                  <w:sz w:val="20"/>
                  <w:szCs w:val="20"/>
                </w:rPr>
                <w:delText>TransactionPremium</w:delText>
              </w:r>
              <w:r w:rsidRPr="00B82ECA" w:rsidDel="00036AE8">
                <w:rPr>
                  <w:rFonts w:asciiTheme="minorHAnsi" w:hAnsiTheme="minorHAnsi" w:cstheme="minorHAnsi"/>
                  <w:b/>
                  <w:bCs/>
                  <w:sz w:val="20"/>
                  <w:szCs w:val="20"/>
                </w:rPr>
                <w:delText>&gt;</w:delText>
              </w:r>
              <w:r w:rsidRPr="00B82ECA" w:rsidDel="00036AE8">
                <w:rPr>
                  <w:rFonts w:asciiTheme="minorHAnsi" w:hAnsiTheme="minorHAnsi" w:cstheme="minorHAnsi"/>
                  <w:b/>
                  <w:bCs/>
                  <w:color w:val="000000" w:themeColor="text1"/>
                  <w:sz w:val="20"/>
                  <w:szCs w:val="20"/>
                </w:rPr>
                <w:delText xml:space="preserve"> </w:delText>
              </w:r>
            </w:del>
          </w:p>
          <w:p w14:paraId="3E75C28B" w14:textId="475D9052" w:rsidR="00F07F36" w:rsidRPr="00B82ECA" w:rsidDel="00036AE8" w:rsidRDefault="00F07F36" w:rsidP="00F07F36">
            <w:pPr>
              <w:tabs>
                <w:tab w:val="left" w:pos="1800"/>
              </w:tabs>
              <w:rPr>
                <w:del w:id="1777" w:author="Sam Sehgal (EXT Idiom)" w:date="2025-05-19T12:10:00Z" w16du:dateUtc="2025-05-19T02:10:00Z"/>
                <w:rFonts w:asciiTheme="minorHAnsi" w:hAnsiTheme="minorHAnsi" w:cstheme="minorHAnsi"/>
                <w:sz w:val="20"/>
                <w:szCs w:val="20"/>
              </w:rPr>
            </w:pPr>
            <w:del w:id="1778" w:author="Sam Sehgal (EXT Idiom)" w:date="2025-05-19T12:10:00Z" w16du:dateUtc="2025-05-19T02:10:00Z">
              <w:r w:rsidRPr="00B82ECA" w:rsidDel="00036AE8">
                <w:rPr>
                  <w:rFonts w:asciiTheme="minorHAnsi" w:hAnsiTheme="minorHAnsi" w:cstheme="minorHAnsi"/>
                  <w:sz w:val="20"/>
                  <w:szCs w:val="20"/>
                </w:rPr>
                <w:delText>&lt;AmountDue&gt;</w:delText>
              </w:r>
            </w:del>
          </w:p>
          <w:p w14:paraId="46B531C7" w14:textId="38AC4B44" w:rsidR="00F07F36" w:rsidRPr="00B82ECA" w:rsidDel="00036AE8" w:rsidRDefault="00F07F36" w:rsidP="00F07F36">
            <w:pPr>
              <w:tabs>
                <w:tab w:val="left" w:pos="1800"/>
              </w:tabs>
              <w:rPr>
                <w:del w:id="1779" w:author="Sam Sehgal (EXT Idiom)" w:date="2025-05-19T12:10:00Z" w16du:dateUtc="2025-05-19T02:10:00Z"/>
                <w:rFonts w:asciiTheme="minorHAnsi" w:eastAsia="Calibri" w:hAnsiTheme="minorHAnsi" w:cstheme="minorHAnsi"/>
                <w:sz w:val="20"/>
                <w:szCs w:val="20"/>
              </w:rPr>
            </w:pPr>
            <w:del w:id="1780" w:author="Sam Sehgal (EXT Idiom)" w:date="2025-05-19T12:10:00Z" w16du:dateUtc="2025-05-19T02:10:00Z">
              <w:r w:rsidRPr="00B82ECA" w:rsidDel="00036AE8">
                <w:rPr>
                  <w:rFonts w:asciiTheme="minorHAnsi" w:eastAsia="Calibri" w:hAnsiTheme="minorHAnsi" w:cstheme="minorHAnsi"/>
                  <w:sz w:val="20"/>
                  <w:szCs w:val="20"/>
                </w:rPr>
                <w:delText>&lt;PaymentMethodCode&gt;</w:delText>
              </w:r>
            </w:del>
          </w:p>
          <w:p w14:paraId="7EFCEC00" w14:textId="05D0291A" w:rsidR="00F07F36" w:rsidRPr="00B82ECA" w:rsidDel="00036AE8" w:rsidRDefault="00F07F36" w:rsidP="00F07F36">
            <w:pPr>
              <w:tabs>
                <w:tab w:val="left" w:pos="1800"/>
              </w:tabs>
              <w:rPr>
                <w:del w:id="1781" w:author="Sam Sehgal (EXT Idiom)" w:date="2025-05-19T12:10:00Z" w16du:dateUtc="2025-05-19T02:10:00Z"/>
                <w:rFonts w:asciiTheme="minorHAnsi" w:hAnsiTheme="minorHAnsi" w:cstheme="minorHAnsi"/>
                <w:sz w:val="20"/>
                <w:szCs w:val="20"/>
              </w:rPr>
            </w:pPr>
            <w:del w:id="1782" w:author="Sam Sehgal (EXT Idiom)" w:date="2025-05-19T12:10:00Z" w16du:dateUtc="2025-05-19T02:10:00Z">
              <w:r w:rsidRPr="00B82ECA" w:rsidDel="00036AE8">
                <w:rPr>
                  <w:rFonts w:asciiTheme="minorHAnsi" w:hAnsiTheme="minorHAnsi" w:cstheme="minorHAnsi"/>
                  <w:sz w:val="20"/>
                  <w:szCs w:val="20"/>
                </w:rPr>
                <w:delText>&lt;RefundAmount&gt;</w:delText>
              </w:r>
            </w:del>
          </w:p>
          <w:p w14:paraId="5A2B11EA" w14:textId="77777777" w:rsidR="00F07F36" w:rsidRPr="00B82ECA" w:rsidRDefault="00F07F36" w:rsidP="00F07F36">
            <w:pPr>
              <w:tabs>
                <w:tab w:val="left" w:pos="1800"/>
              </w:tabs>
              <w:rPr>
                <w:rFonts w:asciiTheme="minorHAnsi" w:hAnsiTheme="minorHAnsi" w:cstheme="minorHAnsi"/>
                <w:sz w:val="20"/>
              </w:rPr>
            </w:pPr>
          </w:p>
        </w:tc>
        <w:tc>
          <w:tcPr>
            <w:tcW w:w="7654" w:type="dxa"/>
          </w:tcPr>
          <w:tbl>
            <w:tblPr>
              <w:tblpPr w:leftFromText="180" w:rightFromText="180" w:horzAnchor="margin" w:tblpY="420"/>
              <w:tblOverlap w:val="never"/>
              <w:tblW w:w="28494" w:type="dxa"/>
              <w:tblBorders>
                <w:bottom w:val="single" w:sz="4" w:space="0" w:color="auto"/>
              </w:tblBorders>
              <w:tblLayout w:type="fixed"/>
              <w:tblLook w:val="04A0" w:firstRow="1" w:lastRow="0" w:firstColumn="1" w:lastColumn="0" w:noHBand="0" w:noVBand="1"/>
            </w:tblPr>
            <w:tblGrid>
              <w:gridCol w:w="1134"/>
              <w:gridCol w:w="13680"/>
              <w:gridCol w:w="13680"/>
            </w:tblGrid>
            <w:tr w:rsidR="00F07F36" w:rsidRPr="00B82ECA" w:rsidDel="00036AE8" w14:paraId="14D89A70" w14:textId="53F3DE72" w:rsidTr="78CABE0F">
              <w:trPr>
                <w:trHeight w:val="300"/>
                <w:del w:id="1783" w:author="Sam Sehgal (EXT Idiom)" w:date="2025-05-19T12:10:00Z"/>
              </w:trPr>
              <w:tc>
                <w:tcPr>
                  <w:tcW w:w="1134" w:type="dxa"/>
                  <w:vMerge w:val="restart"/>
                </w:tcPr>
                <w:p w14:paraId="415B17B2" w14:textId="35977B0D" w:rsidR="00F07F36" w:rsidRPr="00B82ECA" w:rsidDel="00036AE8" w:rsidRDefault="00F07F36" w:rsidP="00F07F36">
                  <w:pPr>
                    <w:pStyle w:val="TableBodycopy"/>
                    <w:rPr>
                      <w:del w:id="1784" w:author="Sam Sehgal (EXT Idiom)" w:date="2025-05-19T12:10:00Z" w16du:dateUtc="2025-05-19T02:10:00Z"/>
                      <w:rFonts w:asciiTheme="minorHAnsi" w:hAnsiTheme="minorHAnsi" w:cstheme="minorHAnsi"/>
                      <w:szCs w:val="20"/>
                    </w:rPr>
                  </w:pPr>
                  <w:del w:id="1785" w:author="Sam Sehgal (EXT Idiom)" w:date="2025-05-19T12:10:00Z" w16du:dateUtc="2025-05-19T02:10:00Z">
                    <w:r w:rsidRPr="00B82ECA" w:rsidDel="00036AE8">
                      <w:rPr>
                        <w:rFonts w:asciiTheme="minorHAnsi" w:hAnsiTheme="minorHAnsi" w:cstheme="minorHAnsi"/>
                        <w:szCs w:val="20"/>
                      </w:rPr>
                      <w:delText>Brand_icon_dollarcircle1.jpg</w:delText>
                    </w:r>
                  </w:del>
                </w:p>
              </w:tc>
              <w:tc>
                <w:tcPr>
                  <w:tcW w:w="13680" w:type="dxa"/>
                </w:tcPr>
                <w:p w14:paraId="5EA8F1C3" w14:textId="511E8E42" w:rsidR="00F07F36" w:rsidRPr="00B82ECA" w:rsidDel="00036AE8" w:rsidRDefault="00F07F36" w:rsidP="00F07F36">
                  <w:pPr>
                    <w:pStyle w:val="TableBodycopySCOI"/>
                    <w:rPr>
                      <w:del w:id="1786" w:author="Sam Sehgal (EXT Idiom)" w:date="2025-05-19T12:10:00Z" w16du:dateUtc="2025-05-19T02:10:00Z"/>
                    </w:rPr>
                  </w:pPr>
                  <w:del w:id="1787" w:author="Sam Sehgal (EXT Idiom)" w:date="2025-05-19T12:10:00Z" w16du:dateUtc="2025-05-19T02:10:00Z">
                    <w:r w:rsidRPr="00B82ECA" w:rsidDel="00036AE8">
                      <w:delText>Your refund:</w:delText>
                    </w:r>
                  </w:del>
                </w:p>
              </w:tc>
              <w:tc>
                <w:tcPr>
                  <w:tcW w:w="13680" w:type="dxa"/>
                  <w:noWrap/>
                  <w:hideMark/>
                </w:tcPr>
                <w:p w14:paraId="124FA779" w14:textId="06A06FF6" w:rsidR="00F07F36" w:rsidRPr="00B82ECA" w:rsidDel="00036AE8" w:rsidRDefault="00F07F36" w:rsidP="00F07F36">
                  <w:pPr>
                    <w:pStyle w:val="TableBodycopy"/>
                    <w:rPr>
                      <w:del w:id="1788" w:author="Sam Sehgal (EXT Idiom)" w:date="2025-05-19T12:10:00Z" w16du:dateUtc="2025-05-19T02:10:00Z"/>
                      <w:rFonts w:asciiTheme="minorHAnsi" w:hAnsiTheme="minorHAnsi" w:cstheme="minorHAnsi"/>
                      <w:b/>
                      <w:bCs/>
                      <w:sz w:val="24"/>
                    </w:rPr>
                  </w:pPr>
                  <w:del w:id="1789" w:author="Sam Sehgal (EXT Idiom)" w:date="2025-05-19T12:10:00Z" w16du:dateUtc="2025-05-19T02:10:00Z">
                    <w:r w:rsidRPr="00B82ECA" w:rsidDel="00036AE8">
                      <w:rPr>
                        <w:rFonts w:asciiTheme="minorHAnsi" w:hAnsiTheme="minorHAnsi" w:cstheme="minorHAnsi"/>
                      </w:rPr>
                      <w:delText>Your monthly instalment:</w:delText>
                    </w:r>
                  </w:del>
                </w:p>
              </w:tc>
            </w:tr>
            <w:tr w:rsidR="00F07F36" w:rsidRPr="00B82ECA" w:rsidDel="00036AE8" w14:paraId="452B274E" w14:textId="7A9DFF7A" w:rsidTr="78CABE0F">
              <w:trPr>
                <w:trHeight w:val="300"/>
                <w:del w:id="1790" w:author="Sam Sehgal (EXT Idiom)" w:date="2025-05-19T12:10:00Z"/>
              </w:trPr>
              <w:tc>
                <w:tcPr>
                  <w:tcW w:w="1134" w:type="dxa"/>
                  <w:vMerge/>
                </w:tcPr>
                <w:p w14:paraId="54A9671E" w14:textId="4DA9B074" w:rsidR="00F07F36" w:rsidRPr="00B82ECA" w:rsidDel="00036AE8" w:rsidRDefault="00F07F36" w:rsidP="00F07F36">
                  <w:pPr>
                    <w:pStyle w:val="TableBodycopy"/>
                    <w:rPr>
                      <w:del w:id="1791" w:author="Sam Sehgal (EXT Idiom)" w:date="2025-05-19T12:10:00Z" w16du:dateUtc="2025-05-19T02:10:00Z"/>
                      <w:rFonts w:asciiTheme="minorHAnsi" w:hAnsiTheme="minorHAnsi" w:cstheme="minorHAnsi"/>
                      <w:lang w:eastAsia="en-AU"/>
                    </w:rPr>
                  </w:pPr>
                </w:p>
              </w:tc>
              <w:tc>
                <w:tcPr>
                  <w:tcW w:w="13680" w:type="dxa"/>
                </w:tcPr>
                <w:p w14:paraId="01E5DF17" w14:textId="14E0A77B" w:rsidR="00F07F36" w:rsidRPr="00B82ECA" w:rsidDel="00036AE8" w:rsidRDefault="00F07F36" w:rsidP="00F07F36">
                  <w:pPr>
                    <w:pStyle w:val="TableBodycopyBCOI"/>
                    <w:rPr>
                      <w:del w:id="1792" w:author="Sam Sehgal (EXT Idiom)" w:date="2025-05-19T12:10:00Z" w16du:dateUtc="2025-05-19T02:10:00Z"/>
                    </w:rPr>
                  </w:pPr>
                  <w:del w:id="1793" w:author="Sam Sehgal (EXT Idiom)" w:date="2025-05-19T12:10:00Z" w16du:dateUtc="2025-05-19T02:10:00Z">
                    <w:r w:rsidRPr="00B82ECA" w:rsidDel="00036AE8">
                      <w:rPr>
                        <w:b w:val="0"/>
                        <w:bCs w:val="0"/>
                      </w:rPr>
                      <w:delText>$ &lt;RefundAmount&gt;</w:delText>
                    </w:r>
                  </w:del>
                </w:p>
                <w:p w14:paraId="6AAC2C20" w14:textId="0985C9B6" w:rsidR="00F07F36" w:rsidRPr="00B82ECA" w:rsidDel="00036AE8" w:rsidRDefault="00F07F36" w:rsidP="00F07F36">
                  <w:pPr>
                    <w:pStyle w:val="TableBodycopy"/>
                    <w:rPr>
                      <w:del w:id="1794" w:author="Sam Sehgal (EXT Idiom)" w:date="2025-05-19T12:10:00Z" w16du:dateUtc="2025-05-19T02:10:00Z"/>
                      <w:rFonts w:asciiTheme="minorHAnsi" w:hAnsiTheme="minorHAnsi" w:cstheme="minorHAnsi"/>
                      <w:b/>
                      <w:bCs/>
                      <w:sz w:val="24"/>
                      <w:lang w:eastAsia="en-AU"/>
                    </w:rPr>
                  </w:pPr>
                </w:p>
              </w:tc>
              <w:tc>
                <w:tcPr>
                  <w:tcW w:w="13680" w:type="dxa"/>
                  <w:noWrap/>
                  <w:hideMark/>
                </w:tcPr>
                <w:p w14:paraId="6A25BF5C" w14:textId="1DAC6B53" w:rsidR="00F07F36" w:rsidRPr="00B82ECA" w:rsidDel="00036AE8" w:rsidRDefault="00F07F36" w:rsidP="00F07F36">
                  <w:pPr>
                    <w:pStyle w:val="TableBodycopy"/>
                    <w:rPr>
                      <w:del w:id="1795" w:author="Sam Sehgal (EXT Idiom)" w:date="2025-05-19T12:10:00Z" w16du:dateUtc="2025-05-19T02:10:00Z"/>
                      <w:rFonts w:asciiTheme="minorHAnsi" w:hAnsiTheme="minorHAnsi" w:cstheme="minorBidi"/>
                      <w:b/>
                      <w:bCs/>
                      <w:sz w:val="24"/>
                    </w:rPr>
                  </w:pPr>
                  <w:del w:id="1796" w:author="Sam Sehgal (EXT Idiom)" w:date="2025-05-19T12:10:00Z" w16du:dateUtc="2025-05-19T02:10:00Z">
                    <w:r w:rsidRPr="00B82ECA" w:rsidDel="00036AE8">
                      <w:rPr>
                        <w:rFonts w:asciiTheme="minorHAnsi" w:hAnsiTheme="minorHAnsi"/>
                        <w:b/>
                        <w:bCs/>
                        <w:lang w:eastAsia="en-AU"/>
                      </w:rPr>
                      <w:delText>$ InstalmentAmount</w:delText>
                    </w:r>
                  </w:del>
                </w:p>
              </w:tc>
            </w:tr>
          </w:tbl>
          <w:p w14:paraId="238FB0FB" w14:textId="77777777" w:rsidR="00F07F36" w:rsidRPr="00B82ECA" w:rsidRDefault="00F07F36" w:rsidP="00F07F36">
            <w:pPr>
              <w:spacing w:after="120"/>
              <w:rPr>
                <w:rFonts w:asciiTheme="minorHAnsi" w:eastAsia="Segoe UI" w:hAnsiTheme="minorHAnsi" w:cstheme="minorHAnsi"/>
                <w:b/>
                <w:bCs/>
              </w:rPr>
            </w:pPr>
          </w:p>
        </w:tc>
        <w:tc>
          <w:tcPr>
            <w:tcW w:w="2693" w:type="dxa"/>
          </w:tcPr>
          <w:p w14:paraId="3D74BE2D" w14:textId="2EF3799D" w:rsidR="008B5ED3" w:rsidRPr="00B82ECA" w:rsidDel="00036AE8" w:rsidRDefault="00F07F36" w:rsidP="00F07F36">
            <w:pPr>
              <w:rPr>
                <w:del w:id="1797" w:author="Sam Sehgal (EXT Idiom)" w:date="2025-05-19T12:10:00Z" w16du:dateUtc="2025-05-19T02:10:00Z"/>
                <w:rFonts w:asciiTheme="minorHAnsi" w:hAnsiTheme="minorHAnsi" w:cstheme="minorHAnsi"/>
                <w:b/>
                <w:bCs/>
                <w:color w:val="000000" w:themeColor="text1"/>
                <w:sz w:val="20"/>
                <w:szCs w:val="20"/>
                <w:rPrChange w:id="1798" w:author="Sam Sehgal (EXT Idiom)" w:date="2025-05-19T12:10:00Z" w16du:dateUtc="2025-05-19T02:10:00Z">
                  <w:rPr>
                    <w:del w:id="1799" w:author="Sam Sehgal (EXT Idiom)" w:date="2025-05-19T12:10:00Z" w16du:dateUtc="2025-05-19T02:10:00Z"/>
                    <w:rFonts w:asciiTheme="minorHAnsi" w:hAnsiTheme="minorHAnsi" w:cstheme="minorHAnsi"/>
                    <w:b/>
                    <w:bCs/>
                    <w:color w:val="000000" w:themeColor="text1"/>
                    <w:sz w:val="20"/>
                    <w:szCs w:val="20"/>
                    <w:highlight w:val="lightGray"/>
                  </w:rPr>
                </w:rPrChange>
              </w:rPr>
            </w:pPr>
            <w:del w:id="1800" w:author="Sam Sehgal (EXT Idiom)" w:date="2025-05-19T12:10:00Z" w16du:dateUtc="2025-05-19T02:10:00Z">
              <w:r w:rsidRPr="00B82ECA" w:rsidDel="00036AE8">
                <w:rPr>
                  <w:rFonts w:asciiTheme="minorHAnsi" w:hAnsiTheme="minorHAnsi" w:cstheme="minorHAnsi"/>
                  <w:b/>
                  <w:bCs/>
                  <w:sz w:val="20"/>
                  <w:szCs w:val="20"/>
                  <w:rPrChange w:id="1801" w:author="Sam Sehgal (EXT Idiom)" w:date="2025-05-19T12:10:00Z" w16du:dateUtc="2025-05-19T02:10:00Z">
                    <w:rPr>
                      <w:rFonts w:asciiTheme="minorHAnsi" w:hAnsiTheme="minorHAnsi" w:cstheme="minorHAnsi"/>
                      <w:b/>
                      <w:bCs/>
                      <w:sz w:val="20"/>
                      <w:szCs w:val="20"/>
                      <w:highlight w:val="lightGray"/>
                    </w:rPr>
                  </w:rPrChange>
                </w:rPr>
                <w:delText xml:space="preserve">ELSEIF </w:delText>
              </w:r>
              <w:r w:rsidRPr="00B82ECA" w:rsidDel="00036AE8">
                <w:rPr>
                  <w:rFonts w:asciiTheme="minorHAnsi" w:hAnsiTheme="minorHAnsi" w:cstheme="minorHAnsi"/>
                  <w:sz w:val="20"/>
                  <w:szCs w:val="20"/>
                  <w:rPrChange w:id="1802" w:author="Sam Sehgal (EXT Idiom)" w:date="2025-05-19T12:10:00Z" w16du:dateUtc="2025-05-19T02:10:00Z">
                    <w:rPr>
                      <w:rFonts w:asciiTheme="minorHAnsi" w:hAnsiTheme="minorHAnsi" w:cstheme="minorHAnsi"/>
                      <w:sz w:val="20"/>
                      <w:szCs w:val="20"/>
                      <w:highlight w:val="lightGray"/>
                    </w:rPr>
                  </w:rPrChange>
                </w:rPr>
                <w:delText xml:space="preserve">&lt;DocumentSubType&gt; = "Endorsement" </w:delText>
              </w:r>
              <w:r w:rsidRPr="00B82ECA" w:rsidDel="00036AE8">
                <w:rPr>
                  <w:rFonts w:asciiTheme="minorHAnsi" w:hAnsiTheme="minorHAnsi" w:cstheme="minorHAnsi"/>
                  <w:b/>
                  <w:bCs/>
                  <w:sz w:val="20"/>
                  <w:szCs w:val="20"/>
                  <w:rPrChange w:id="1803" w:author="Sam Sehgal (EXT Idiom)" w:date="2025-05-19T12:10:00Z" w16du:dateUtc="2025-05-19T02:10:00Z">
                    <w:rPr>
                      <w:rFonts w:asciiTheme="minorHAnsi" w:hAnsiTheme="minorHAnsi" w:cstheme="minorHAnsi"/>
                      <w:b/>
                      <w:bCs/>
                      <w:sz w:val="20"/>
                      <w:szCs w:val="20"/>
                      <w:highlight w:val="lightGray"/>
                    </w:rPr>
                  </w:rPrChange>
                </w:rPr>
                <w:delText>AND</w:delText>
              </w:r>
              <w:r w:rsidRPr="00B82ECA" w:rsidDel="00036AE8">
                <w:rPr>
                  <w:rFonts w:asciiTheme="minorHAnsi" w:hAnsiTheme="minorHAnsi" w:cstheme="minorHAnsi"/>
                  <w:sz w:val="20"/>
                  <w:szCs w:val="20"/>
                  <w:rPrChange w:id="1804" w:author="Sam Sehgal (EXT Idiom)" w:date="2025-05-19T12:10:00Z" w16du:dateUtc="2025-05-19T02:10:00Z">
                    <w:rPr>
                      <w:rFonts w:asciiTheme="minorHAnsi" w:hAnsiTheme="minorHAnsi" w:cstheme="minorHAnsi"/>
                      <w:sz w:val="20"/>
                      <w:szCs w:val="20"/>
                      <w:highlight w:val="lightGray"/>
                    </w:rPr>
                  </w:rPrChange>
                </w:rPr>
                <w:delText xml:space="preserve"> &lt;PaymentFrequencyCode&gt; = "2|PaymentPlanAnnual " </w:delText>
              </w:r>
              <w:r w:rsidRPr="00B82ECA" w:rsidDel="00036AE8">
                <w:rPr>
                  <w:rFonts w:asciiTheme="minorHAnsi" w:hAnsiTheme="minorHAnsi" w:cstheme="minorHAnsi"/>
                  <w:b/>
                  <w:bCs/>
                  <w:sz w:val="20"/>
                  <w:szCs w:val="20"/>
                  <w:rPrChange w:id="1805" w:author="Sam Sehgal (EXT Idiom)" w:date="2025-05-19T12:10:00Z" w16du:dateUtc="2025-05-19T02:10:00Z">
                    <w:rPr>
                      <w:rFonts w:asciiTheme="minorHAnsi" w:hAnsiTheme="minorHAnsi" w:cstheme="minorHAnsi"/>
                      <w:b/>
                      <w:bCs/>
                      <w:sz w:val="20"/>
                      <w:szCs w:val="20"/>
                      <w:highlight w:val="lightGray"/>
                    </w:rPr>
                  </w:rPrChange>
                </w:rPr>
                <w:delText>AND</w:delText>
              </w:r>
              <w:r w:rsidRPr="00B82ECA" w:rsidDel="00036AE8">
                <w:rPr>
                  <w:rFonts w:asciiTheme="minorHAnsi" w:hAnsiTheme="minorHAnsi" w:cstheme="minorHAnsi"/>
                  <w:sz w:val="20"/>
                  <w:szCs w:val="20"/>
                  <w:rPrChange w:id="1806" w:author="Sam Sehgal (EXT Idiom)" w:date="2025-05-19T12:10:00Z" w16du:dateUtc="2025-05-19T02:10:00Z">
                    <w:rPr>
                      <w:rFonts w:asciiTheme="minorHAnsi" w:hAnsiTheme="minorHAnsi" w:cstheme="minorHAnsi"/>
                      <w:sz w:val="20"/>
                      <w:szCs w:val="20"/>
                      <w:highlight w:val="lightGray"/>
                    </w:rPr>
                  </w:rPrChange>
                </w:rPr>
                <w:delText xml:space="preserve"> </w:delText>
              </w:r>
              <w:r w:rsidRPr="00B82ECA" w:rsidDel="00036AE8">
                <w:rPr>
                  <w:rFonts w:asciiTheme="minorHAnsi" w:hAnsiTheme="minorHAnsi" w:cstheme="minorHAnsi"/>
                  <w:b/>
                  <w:bCs/>
                  <w:sz w:val="20"/>
                  <w:szCs w:val="20"/>
                  <w:rPrChange w:id="1807" w:author="Sam Sehgal (EXT Idiom)" w:date="2025-05-19T12:10:00Z" w16du:dateUtc="2025-05-19T02:10:00Z">
                    <w:rPr>
                      <w:rFonts w:asciiTheme="minorHAnsi" w:hAnsiTheme="minorHAnsi" w:cstheme="minorHAnsi"/>
                      <w:b/>
                      <w:bCs/>
                      <w:sz w:val="20"/>
                      <w:szCs w:val="20"/>
                      <w:highlight w:val="lightGray"/>
                    </w:rPr>
                  </w:rPrChange>
                </w:rPr>
                <w:delText>&lt;</w:delText>
              </w:r>
              <w:r w:rsidRPr="00B82ECA" w:rsidDel="00036AE8">
                <w:rPr>
                  <w:rFonts w:asciiTheme="minorHAnsi" w:hAnsiTheme="minorHAnsi" w:cstheme="minorHAnsi"/>
                  <w:sz w:val="20"/>
                  <w:szCs w:val="20"/>
                  <w:rPrChange w:id="1808" w:author="Sam Sehgal (EXT Idiom)" w:date="2025-05-19T12:10:00Z" w16du:dateUtc="2025-05-19T02:10:00Z">
                    <w:rPr>
                      <w:rFonts w:asciiTheme="minorHAnsi" w:hAnsiTheme="minorHAnsi" w:cstheme="minorHAnsi"/>
                      <w:sz w:val="20"/>
                      <w:szCs w:val="20"/>
                      <w:highlight w:val="lightGray"/>
                    </w:rPr>
                  </w:rPrChange>
                </w:rPr>
                <w:delText>TransactionPremium&gt;</w:delText>
              </w:r>
              <w:r w:rsidRPr="00B82ECA" w:rsidDel="00036AE8">
                <w:rPr>
                  <w:rFonts w:asciiTheme="minorHAnsi" w:hAnsiTheme="minorHAnsi" w:cstheme="minorHAnsi"/>
                  <w:color w:val="000000" w:themeColor="text1"/>
                  <w:sz w:val="20"/>
                  <w:szCs w:val="20"/>
                  <w:rPrChange w:id="1809" w:author="Sam Sehgal (EXT Idiom)" w:date="2025-05-19T12:10:00Z" w16du:dateUtc="2025-05-19T02:10:00Z">
                    <w:rPr>
                      <w:rFonts w:asciiTheme="minorHAnsi" w:hAnsiTheme="minorHAnsi" w:cstheme="minorHAnsi"/>
                      <w:color w:val="000000" w:themeColor="text1"/>
                      <w:sz w:val="20"/>
                      <w:szCs w:val="20"/>
                      <w:highlight w:val="lightGray"/>
                    </w:rPr>
                  </w:rPrChange>
                </w:rPr>
                <w:delText xml:space="preserve"> </w:delText>
              </w:r>
              <w:r w:rsidR="008B5ED3" w:rsidRPr="00B82ECA" w:rsidDel="00036AE8">
                <w:rPr>
                  <w:rFonts w:asciiTheme="minorHAnsi" w:hAnsiTheme="minorHAnsi" w:cstheme="minorHAnsi"/>
                  <w:color w:val="000000" w:themeColor="text1"/>
                  <w:sz w:val="20"/>
                  <w:szCs w:val="20"/>
                  <w:rPrChange w:id="1810" w:author="Sam Sehgal (EXT Idiom)" w:date="2025-05-19T12:10:00Z" w16du:dateUtc="2025-05-19T02:10:00Z">
                    <w:rPr>
                      <w:rFonts w:asciiTheme="minorHAnsi" w:hAnsiTheme="minorHAnsi" w:cstheme="minorHAnsi"/>
                      <w:color w:val="000000" w:themeColor="text1"/>
                      <w:sz w:val="20"/>
                      <w:szCs w:val="20"/>
                      <w:highlight w:val="lightGray"/>
                    </w:rPr>
                  </w:rPrChange>
                </w:rPr>
                <w:delText>&lt;”0”</w:delText>
              </w:r>
            </w:del>
          </w:p>
          <w:p w14:paraId="631453E8" w14:textId="3D831073" w:rsidR="008B5ED3" w:rsidRPr="00B82ECA" w:rsidDel="00036AE8" w:rsidRDefault="00F07F36" w:rsidP="00F07F36">
            <w:pPr>
              <w:rPr>
                <w:del w:id="1811" w:author="Sam Sehgal (EXT Idiom)" w:date="2025-05-19T12:10:00Z" w16du:dateUtc="2025-05-19T02:10:00Z"/>
                <w:rFonts w:asciiTheme="minorHAnsi" w:eastAsia="Calibri" w:hAnsiTheme="minorHAnsi" w:cstheme="minorHAnsi"/>
                <w:sz w:val="20"/>
                <w:szCs w:val="20"/>
                <w:rPrChange w:id="1812" w:author="Sam Sehgal (EXT Idiom)" w:date="2025-05-19T12:10:00Z" w16du:dateUtc="2025-05-19T02:10:00Z">
                  <w:rPr>
                    <w:del w:id="1813" w:author="Sam Sehgal (EXT Idiom)" w:date="2025-05-19T12:10:00Z" w16du:dateUtc="2025-05-19T02:10:00Z"/>
                    <w:rFonts w:asciiTheme="minorHAnsi" w:eastAsia="Calibri" w:hAnsiTheme="minorHAnsi" w:cstheme="minorHAnsi"/>
                    <w:sz w:val="20"/>
                    <w:szCs w:val="20"/>
                    <w:highlight w:val="lightGray"/>
                  </w:rPr>
                </w:rPrChange>
              </w:rPr>
            </w:pPr>
            <w:del w:id="1814" w:author="Sam Sehgal (EXT Idiom)" w:date="2025-05-19T12:10:00Z" w16du:dateUtc="2025-05-19T02:10:00Z">
              <w:r w:rsidRPr="00B82ECA" w:rsidDel="00036AE8">
                <w:rPr>
                  <w:rFonts w:asciiTheme="minorHAnsi" w:eastAsia="Calibri" w:hAnsiTheme="minorHAnsi" w:cstheme="minorHAnsi"/>
                  <w:b/>
                  <w:bCs/>
                  <w:sz w:val="20"/>
                  <w:szCs w:val="20"/>
                  <w:rPrChange w:id="1815" w:author="Sam Sehgal (EXT Idiom)" w:date="2025-05-19T12:10:00Z" w16du:dateUtc="2025-05-19T02:10:00Z">
                    <w:rPr>
                      <w:rFonts w:asciiTheme="minorHAnsi" w:eastAsia="Calibri" w:hAnsiTheme="minorHAnsi" w:cstheme="minorHAnsi"/>
                      <w:b/>
                      <w:bCs/>
                      <w:sz w:val="20"/>
                      <w:szCs w:val="20"/>
                      <w:highlight w:val="lightGray"/>
                    </w:rPr>
                  </w:rPrChange>
                </w:rPr>
                <w:delText xml:space="preserve">AND </w:delText>
              </w:r>
              <w:r w:rsidRPr="00B82ECA" w:rsidDel="00036AE8">
                <w:rPr>
                  <w:rFonts w:asciiTheme="minorHAnsi" w:eastAsia="Calibri" w:hAnsiTheme="minorHAnsi" w:cstheme="minorHAnsi"/>
                  <w:color w:val="000000" w:themeColor="text1"/>
                  <w:sz w:val="20"/>
                  <w:szCs w:val="20"/>
                  <w:rPrChange w:id="1816"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&lt;</w:delText>
              </w:r>
              <w:r w:rsidRPr="00B82ECA" w:rsidDel="00036AE8">
                <w:rPr>
                  <w:rFonts w:asciiTheme="minorHAnsi" w:eastAsia="Calibri" w:hAnsiTheme="minorHAnsi" w:cstheme="minorHAnsi"/>
                  <w:color w:val="444444"/>
                  <w:sz w:val="22"/>
                  <w:szCs w:val="22"/>
                  <w:rPrChange w:id="1817" w:author="Sam Sehgal (EXT Idiom)" w:date="2025-05-19T12:10:00Z" w16du:dateUtc="2025-05-19T02:10:00Z">
                    <w:rPr>
                      <w:rFonts w:asciiTheme="minorHAnsi" w:eastAsia="Calibri" w:hAnsiTheme="minorHAnsi" w:cstheme="minorHAnsi"/>
                      <w:color w:val="444444"/>
                      <w:sz w:val="22"/>
                      <w:szCs w:val="22"/>
                      <w:highlight w:val="lightGray"/>
                    </w:rPr>
                  </w:rPrChange>
                </w:rPr>
                <w:delText>AmountDue</w:delText>
              </w:r>
              <w:r w:rsidRPr="00B82ECA" w:rsidDel="00036AE8">
                <w:rPr>
                  <w:rFonts w:asciiTheme="minorHAnsi" w:eastAsia="Calibri" w:hAnsiTheme="minorHAnsi" w:cstheme="minorHAnsi"/>
                  <w:color w:val="000000" w:themeColor="text1"/>
                  <w:sz w:val="20"/>
                  <w:szCs w:val="20"/>
                  <w:rPrChange w:id="1818"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 xml:space="preserve">&gt; </w:delText>
              </w:r>
              <w:r w:rsidR="008B5ED3" w:rsidRPr="00B82ECA" w:rsidDel="00036AE8">
                <w:rPr>
                  <w:rFonts w:asciiTheme="minorHAnsi" w:eastAsia="Calibri" w:hAnsiTheme="minorHAnsi" w:cstheme="minorHAnsi"/>
                  <w:color w:val="000000" w:themeColor="text1"/>
                  <w:sz w:val="20"/>
                  <w:szCs w:val="20"/>
                  <w:rPrChange w:id="1819"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&gt;”0”</w:delText>
              </w:r>
            </w:del>
          </w:p>
          <w:p w14:paraId="4159585C" w14:textId="2515C79F" w:rsidR="008B5ED3" w:rsidRPr="00B82ECA" w:rsidDel="00036AE8" w:rsidRDefault="00F07F36" w:rsidP="00F07F36">
            <w:pPr>
              <w:rPr>
                <w:del w:id="1820" w:author="Sam Sehgal (EXT Idiom)" w:date="2025-05-19T12:10:00Z" w16du:dateUtc="2025-05-19T02:10:00Z"/>
                <w:rFonts w:asciiTheme="minorHAnsi" w:eastAsia="Calibri" w:hAnsiTheme="minorHAnsi" w:cstheme="minorHAnsi"/>
                <w:sz w:val="20"/>
                <w:szCs w:val="20"/>
                <w:rPrChange w:id="1821" w:author="Sam Sehgal (EXT Idiom)" w:date="2025-05-19T12:10:00Z" w16du:dateUtc="2025-05-19T02:10:00Z">
                  <w:rPr>
                    <w:del w:id="1822" w:author="Sam Sehgal (EXT Idiom)" w:date="2025-05-19T12:10:00Z" w16du:dateUtc="2025-05-19T02:10:00Z"/>
                    <w:rFonts w:asciiTheme="minorHAnsi" w:eastAsia="Calibri" w:hAnsiTheme="minorHAnsi" w:cstheme="minorHAnsi"/>
                    <w:sz w:val="20"/>
                    <w:szCs w:val="20"/>
                    <w:highlight w:val="lightGray"/>
                  </w:rPr>
                </w:rPrChange>
              </w:rPr>
            </w:pPr>
            <w:del w:id="1823" w:author="Sam Sehgal (EXT Idiom)" w:date="2025-05-19T12:10:00Z" w16du:dateUtc="2025-05-19T02:10:00Z">
              <w:r w:rsidRPr="00B82ECA" w:rsidDel="00036AE8">
                <w:rPr>
                  <w:rFonts w:asciiTheme="minorHAnsi" w:eastAsia="Calibri" w:hAnsiTheme="minorHAnsi" w:cstheme="minorHAnsi"/>
                  <w:b/>
                  <w:bCs/>
                  <w:color w:val="000000" w:themeColor="text1"/>
                  <w:sz w:val="20"/>
                  <w:szCs w:val="20"/>
                  <w:rPrChange w:id="1824" w:author="Sam Sehgal (EXT Idiom)" w:date="2025-05-19T12:10:00Z" w16du:dateUtc="2025-05-19T02:10:00Z">
                    <w:rPr>
                      <w:rFonts w:asciiTheme="minorHAnsi" w:eastAsia="Calibri" w:hAnsiTheme="minorHAnsi" w:cstheme="minorHAnsi"/>
                      <w:b/>
                      <w:bCs/>
                      <w:color w:val="000000" w:themeColor="text1"/>
                      <w:sz w:val="20"/>
                      <w:szCs w:val="20"/>
                      <w:highlight w:val="lightGray"/>
                    </w:rPr>
                  </w:rPrChange>
                </w:rPr>
                <w:delText xml:space="preserve">AND </w:delText>
              </w:r>
              <w:r w:rsidRPr="00B82ECA" w:rsidDel="00036AE8">
                <w:rPr>
                  <w:rFonts w:asciiTheme="minorHAnsi" w:eastAsia="Calibri" w:hAnsiTheme="minorHAnsi" w:cstheme="minorHAnsi"/>
                  <w:color w:val="000000" w:themeColor="text1"/>
                  <w:sz w:val="20"/>
                  <w:szCs w:val="20"/>
                  <w:rPrChange w:id="1825"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&lt;RefundAmount&gt;</w:delText>
              </w:r>
              <w:r w:rsidR="008B5ED3" w:rsidRPr="00B82ECA" w:rsidDel="00036AE8">
                <w:rPr>
                  <w:rFonts w:asciiTheme="minorHAnsi" w:eastAsia="Calibri" w:hAnsiTheme="minorHAnsi" w:cstheme="minorHAnsi"/>
                  <w:color w:val="000000" w:themeColor="text1"/>
                  <w:sz w:val="20"/>
                  <w:szCs w:val="20"/>
                  <w:rPrChange w:id="1826" w:author="Sam Sehgal (EXT Idiom)" w:date="2025-05-19T12:10:00Z" w16du:dateUtc="2025-05-19T02:10:00Z">
                    <w:rPr>
                      <w:rFonts w:asciiTheme="minorHAnsi" w:eastAsia="Calibri" w:hAnsiTheme="minorHAnsi" w:cstheme="minorHAnsi"/>
                      <w:color w:val="000000" w:themeColor="text1"/>
                      <w:sz w:val="20"/>
                      <w:szCs w:val="20"/>
                      <w:highlight w:val="lightGray"/>
                    </w:rPr>
                  </w:rPrChange>
                </w:rPr>
                <w:delText xml:space="preserve"> &gt;”0”</w:delText>
              </w:r>
              <w:r w:rsidRPr="00B82ECA" w:rsidDel="00036AE8">
                <w:rPr>
                  <w:rFonts w:asciiTheme="minorHAnsi" w:eastAsia="Calibri" w:hAnsiTheme="minorHAnsi" w:cstheme="minorHAnsi"/>
                  <w:sz w:val="20"/>
                  <w:szCs w:val="20"/>
                  <w:rPrChange w:id="1827" w:author="Sam Sehgal (EXT Idiom)" w:date="2025-05-19T12:10:00Z" w16du:dateUtc="2025-05-19T02:10:00Z">
                    <w:rPr>
                      <w:rFonts w:asciiTheme="minorHAnsi" w:eastAsia="Calibri" w:hAnsiTheme="minorHAnsi" w:cstheme="minorHAnsi"/>
                      <w:sz w:val="20"/>
                      <w:szCs w:val="20"/>
                      <w:highlight w:val="lightGray"/>
                    </w:rPr>
                  </w:rPrChange>
                </w:rPr>
                <w:delText xml:space="preserve"> </w:delText>
              </w:r>
            </w:del>
          </w:p>
          <w:p w14:paraId="03E693F9" w14:textId="24EA004F" w:rsidR="008B5ED3" w:rsidRPr="00B82ECA" w:rsidDel="00036AE8" w:rsidRDefault="00F07F36" w:rsidP="00F07F36">
            <w:pPr>
              <w:rPr>
                <w:del w:id="1828" w:author="Sam Sehgal (EXT Idiom)" w:date="2025-05-19T12:10:00Z" w16du:dateUtc="2025-05-19T02:10:00Z"/>
                <w:rFonts w:asciiTheme="minorHAnsi" w:hAnsiTheme="minorHAnsi" w:cstheme="minorHAnsi"/>
                <w:b/>
                <w:strike/>
                <w:color w:val="000000" w:themeColor="text1"/>
                <w:sz w:val="20"/>
                <w:szCs w:val="20"/>
                <w:rPrChange w:id="1829" w:author="Sam Sehgal (EXT Idiom)" w:date="2025-05-19T12:10:00Z" w16du:dateUtc="2025-05-19T02:10:00Z">
                  <w:rPr>
                    <w:del w:id="1830" w:author="Sam Sehgal (EXT Idiom)" w:date="2025-05-19T12:10:00Z" w16du:dateUtc="2025-05-19T02:10:00Z"/>
                    <w:rFonts w:asciiTheme="minorHAnsi" w:hAnsiTheme="minorHAnsi" w:cstheme="minorHAnsi"/>
                    <w:b/>
                    <w:bCs/>
                    <w:color w:val="000000" w:themeColor="text1"/>
                    <w:sz w:val="20"/>
                    <w:szCs w:val="20"/>
                    <w:highlight w:val="lightGray"/>
                  </w:rPr>
                </w:rPrChange>
              </w:rPr>
            </w:pPr>
            <w:del w:id="1831" w:author="Sam Sehgal (EXT Idiom)" w:date="2025-05-19T12:10:00Z" w16du:dateUtc="2025-05-19T02:10:00Z">
              <w:r w:rsidRPr="00B82ECA" w:rsidDel="00036AE8">
                <w:rPr>
                  <w:rFonts w:asciiTheme="minorHAnsi" w:eastAsia="Calibri" w:hAnsiTheme="minorHAnsi" w:cstheme="minorHAnsi"/>
                  <w:b/>
                  <w:strike/>
                  <w:sz w:val="20"/>
                  <w:szCs w:val="20"/>
                  <w:rPrChange w:id="1832" w:author="Sam Sehgal (EXT Idiom)" w:date="2025-05-19T12:10:00Z" w16du:dateUtc="2025-05-19T02:10:00Z">
                    <w:rPr>
                      <w:rFonts w:asciiTheme="minorHAnsi" w:eastAsia="Calibri" w:hAnsiTheme="minorHAnsi" w:cstheme="minorHAnsi"/>
                      <w:b/>
                      <w:bCs/>
                      <w:sz w:val="20"/>
                      <w:szCs w:val="20"/>
                      <w:highlight w:val="lightGray"/>
                    </w:rPr>
                  </w:rPrChange>
                </w:rPr>
                <w:delText xml:space="preserve">AND </w:delText>
              </w:r>
              <w:r w:rsidRPr="00B82ECA" w:rsidDel="00036AE8">
                <w:rPr>
                  <w:rFonts w:asciiTheme="minorHAnsi" w:eastAsia="Calibri" w:hAnsiTheme="minorHAnsi" w:cstheme="minorHAnsi"/>
                  <w:strike/>
                  <w:sz w:val="20"/>
                  <w:szCs w:val="20"/>
                  <w:rPrChange w:id="1833" w:author="Sam Sehgal (EXT Idiom)" w:date="2025-05-19T12:10:00Z" w16du:dateUtc="2025-05-19T02:10:00Z">
                    <w:rPr>
                      <w:rFonts w:asciiTheme="minorHAnsi" w:eastAsia="Calibri" w:hAnsiTheme="minorHAnsi" w:cstheme="minorHAnsi"/>
                      <w:sz w:val="20"/>
                      <w:szCs w:val="20"/>
                      <w:highlight w:val="lightGray"/>
                    </w:rPr>
                  </w:rPrChange>
                </w:rPr>
                <w:delText xml:space="preserve">&lt;PaymentMethodCode&gt; = </w:delText>
              </w:r>
              <w:r w:rsidR="008B5ED3" w:rsidRPr="00B82ECA" w:rsidDel="00036AE8">
                <w:rPr>
                  <w:rFonts w:asciiTheme="minorHAnsi" w:eastAsia="Calibri" w:hAnsiTheme="minorHAnsi" w:cstheme="minorHAnsi"/>
                  <w:strike/>
                  <w:sz w:val="20"/>
                  <w:szCs w:val="20"/>
                  <w:rPrChange w:id="1834" w:author="Sam Sehgal (EXT Idiom)" w:date="2025-05-19T12:10:00Z" w16du:dateUtc="2025-05-19T02:10:00Z">
                    <w:rPr>
                      <w:rFonts w:asciiTheme="minorHAnsi" w:eastAsia="Calibri" w:hAnsiTheme="minorHAnsi" w:cstheme="minorHAnsi"/>
                      <w:sz w:val="20"/>
                      <w:szCs w:val="20"/>
                      <w:highlight w:val="lightGray"/>
                    </w:rPr>
                  </w:rPrChange>
                </w:rPr>
                <w:delText>“</w:delText>
              </w:r>
              <w:r w:rsidRPr="00B82ECA" w:rsidDel="00036AE8">
                <w:rPr>
                  <w:rFonts w:asciiTheme="minorHAnsi" w:eastAsia="Calibri" w:hAnsiTheme="minorHAnsi" w:cstheme="minorHAnsi"/>
                  <w:strike/>
                  <w:sz w:val="20"/>
                  <w:szCs w:val="20"/>
                  <w:rPrChange w:id="1835" w:author="Sam Sehgal (EXT Idiom)" w:date="2025-05-19T12:10:00Z" w16du:dateUtc="2025-05-19T02:10:00Z">
                    <w:rPr>
                      <w:rFonts w:asciiTheme="minorHAnsi" w:eastAsia="Calibri" w:hAnsiTheme="minorHAnsi" w:cstheme="minorHAnsi"/>
                      <w:sz w:val="20"/>
                      <w:szCs w:val="20"/>
                      <w:highlight w:val="lightGray"/>
                    </w:rPr>
                  </w:rPrChange>
                </w:rPr>
                <w:delText>INV</w:delText>
              </w:r>
              <w:r w:rsidR="008B5ED3" w:rsidRPr="00B82ECA" w:rsidDel="00036AE8">
                <w:rPr>
                  <w:rFonts w:asciiTheme="minorHAnsi" w:eastAsia="Calibri" w:hAnsiTheme="minorHAnsi" w:cstheme="minorHAnsi"/>
                  <w:strike/>
                  <w:sz w:val="20"/>
                  <w:szCs w:val="20"/>
                  <w:rPrChange w:id="1836" w:author="Sam Sehgal (EXT Idiom)" w:date="2025-05-19T12:10:00Z" w16du:dateUtc="2025-05-19T02:10:00Z">
                    <w:rPr>
                      <w:rFonts w:asciiTheme="minorHAnsi" w:eastAsia="Calibri" w:hAnsiTheme="minorHAnsi" w:cstheme="minorHAnsi"/>
                      <w:sz w:val="20"/>
                      <w:szCs w:val="20"/>
                      <w:highlight w:val="lightGray"/>
                    </w:rPr>
                  </w:rPrChange>
                </w:rPr>
                <w:delText>”</w:delText>
              </w:r>
            </w:del>
          </w:p>
          <w:p w14:paraId="5A855843" w14:textId="5AC571DF" w:rsidR="00F07F36" w:rsidRPr="00B82ECA" w:rsidRDefault="00F07F36" w:rsidP="00F07F36">
            <w:pPr>
              <w:rPr>
                <w:rFonts w:asciiTheme="minorHAnsi" w:hAnsiTheme="minorHAnsi" w:cstheme="minorHAnsi"/>
                <w:b/>
                <w:bCs/>
                <w:sz w:val="20"/>
                <w:szCs w:val="20"/>
                <w:rPrChange w:id="1837" w:author="Sam Sehgal (EXT Idiom)" w:date="2025-05-19T12:10:00Z" w16du:dateUtc="2025-05-19T02:10:00Z">
                  <w:rPr>
                    <w:rFonts w:asciiTheme="minorHAnsi" w:hAnsiTheme="minorHAnsi" w:cstheme="minorHAnsi"/>
                    <w:b/>
                    <w:bCs/>
                    <w:sz w:val="20"/>
                    <w:szCs w:val="20"/>
                    <w:highlight w:val="lightGray"/>
                  </w:rPr>
                </w:rPrChange>
              </w:rPr>
            </w:pPr>
            <w:del w:id="1838" w:author="Sam Sehgal (EXT Idiom)" w:date="2025-05-19T12:10:00Z" w16du:dateUtc="2025-05-19T02:10:00Z">
              <w:r w:rsidRPr="00B82ECA" w:rsidDel="00036AE8">
                <w:rPr>
                  <w:rFonts w:asciiTheme="minorHAnsi" w:hAnsiTheme="minorHAnsi" w:cstheme="minorHAnsi"/>
                  <w:b/>
                  <w:bCs/>
                  <w:color w:val="000000" w:themeColor="text1"/>
                  <w:sz w:val="20"/>
                  <w:szCs w:val="20"/>
                  <w:rPrChange w:id="1839" w:author="Sam Sehgal (EXT Idiom)" w:date="2025-05-19T12:10:00Z" w16du:dateUtc="2025-05-19T02:10:00Z">
                    <w:rPr>
                      <w:rFonts w:asciiTheme="minorHAnsi" w:hAnsiTheme="minorHAnsi" w:cstheme="minorHAnsi"/>
                      <w:b/>
                      <w:bCs/>
                      <w:color w:val="000000" w:themeColor="text1"/>
                      <w:sz w:val="20"/>
                      <w:szCs w:val="20"/>
                      <w:highlight w:val="lightGray"/>
                    </w:rPr>
                  </w:rPrChange>
                </w:rPr>
                <w:delText>THEN</w:delText>
              </w:r>
              <w:r w:rsidRPr="00B82ECA" w:rsidDel="00036AE8">
                <w:rPr>
                  <w:rFonts w:asciiTheme="minorHAnsi" w:hAnsiTheme="minorHAnsi" w:cstheme="minorHAnsi"/>
                  <w:color w:val="000000" w:themeColor="text1"/>
                  <w:sz w:val="20"/>
                  <w:szCs w:val="20"/>
                  <w:rPrChange w:id="1840" w:author="Sam Sehgal (EXT Idiom)" w:date="2025-05-19T12:10:00Z" w16du:dateUtc="2025-05-19T02:10:00Z">
                    <w:rPr>
                      <w:rFonts w:asciiTheme="minorHAnsi" w:hAnsiTheme="minorHAnsi" w:cstheme="minorHAnsi"/>
                      <w:color w:val="000000" w:themeColor="text1"/>
                      <w:sz w:val="20"/>
                      <w:szCs w:val="20"/>
                      <w:highlight w:val="lightGray"/>
                    </w:rPr>
                  </w:rPrChange>
                </w:rPr>
                <w:delText xml:space="preserve"> display</w:delText>
              </w:r>
            </w:del>
          </w:p>
        </w:tc>
        <w:tc>
          <w:tcPr>
            <w:tcW w:w="1560" w:type="dxa"/>
          </w:tcPr>
          <w:p w14:paraId="2B0A3C39" w14:textId="65151CB0" w:rsidR="00F07F36" w:rsidRPr="00B82ECA" w:rsidDel="00036AE8" w:rsidRDefault="00F07F36" w:rsidP="00F07F36">
            <w:pPr>
              <w:spacing w:after="120"/>
              <w:rPr>
                <w:del w:id="1841" w:author="Sam Sehgal (EXT Idiom)" w:date="2025-05-19T12:10:00Z" w16du:dateUtc="2025-05-19T02:10:00Z"/>
                <w:rFonts w:asciiTheme="minorHAnsi" w:hAnsiTheme="minorHAnsi" w:cstheme="minorHAnsi"/>
                <w:color w:val="000000"/>
                <w:sz w:val="20"/>
                <w:szCs w:val="20"/>
              </w:rPr>
            </w:pPr>
            <w:del w:id="1842" w:author="Sam Sehgal (EXT Idiom)" w:date="2025-05-19T12:10:00Z" w16du:dateUtc="2025-05-19T02:10:00Z">
              <w:r w:rsidRPr="00B82ECA" w:rsidDel="00036AE8">
                <w:rPr>
                  <w:rFonts w:asciiTheme="minorHAnsi" w:hAnsiTheme="minorHAnsi" w:cstheme="minorHAnsi"/>
                  <w:color w:val="000000"/>
                  <w:sz w:val="20"/>
                  <w:szCs w:val="20"/>
                </w:rPr>
                <w:delText>Heading text:</w:delText>
              </w:r>
            </w:del>
          </w:p>
          <w:p w14:paraId="42B52DB3" w14:textId="22C32D98" w:rsidR="00F07F36" w:rsidRPr="00B82ECA" w:rsidDel="00036AE8" w:rsidRDefault="00F07F36" w:rsidP="00F07F36">
            <w:pPr>
              <w:spacing w:after="120"/>
              <w:rPr>
                <w:del w:id="1843" w:author="Sam Sehgal (EXT Idiom)" w:date="2025-05-19T12:10:00Z" w16du:dateUtc="2025-05-19T02:10:00Z"/>
                <w:rFonts w:asciiTheme="minorHAnsi" w:hAnsiTheme="minorHAnsi" w:cstheme="minorHAnsi"/>
                <w:color w:val="000000"/>
                <w:sz w:val="20"/>
                <w:szCs w:val="20"/>
              </w:rPr>
            </w:pPr>
            <w:del w:id="1844" w:author="Sam Sehgal (EXT Idiom)" w:date="2025-05-19T12:10:00Z" w16du:dateUtc="2025-05-19T02:10:00Z">
              <w:r w:rsidRPr="00B82ECA" w:rsidDel="00036AE8">
                <w:rPr>
                  <w:rFonts w:asciiTheme="minorHAnsi" w:hAnsiTheme="minorHAnsi" w:cstheme="minorHAnsi"/>
                  <w:color w:val="000000"/>
                  <w:sz w:val="20"/>
                  <w:szCs w:val="20"/>
                </w:rPr>
                <w:delText>Table_Bodycopy_S_COI</w:delText>
              </w:r>
            </w:del>
          </w:p>
          <w:p w14:paraId="3BA70172" w14:textId="369A6BEB" w:rsidR="00F07F36" w:rsidRPr="00B82ECA" w:rsidDel="00036AE8" w:rsidRDefault="00F07F36" w:rsidP="00F07F36">
            <w:pPr>
              <w:spacing w:after="120"/>
              <w:rPr>
                <w:del w:id="1845" w:author="Sam Sehgal (EXT Idiom)" w:date="2025-05-19T12:10:00Z" w16du:dateUtc="2025-05-19T02:10:00Z"/>
                <w:rFonts w:asciiTheme="minorHAnsi" w:hAnsiTheme="minorHAnsi" w:cstheme="minorHAnsi"/>
                <w:color w:val="000000"/>
                <w:sz w:val="20"/>
                <w:szCs w:val="20"/>
              </w:rPr>
            </w:pPr>
            <w:del w:id="1846" w:author="Sam Sehgal (EXT Idiom)" w:date="2025-05-19T12:10:00Z" w16du:dateUtc="2025-05-19T02:10:00Z">
              <w:r w:rsidRPr="00B82ECA" w:rsidDel="00036AE8">
                <w:rPr>
                  <w:rFonts w:asciiTheme="minorHAnsi" w:hAnsiTheme="minorHAnsi" w:cstheme="minorHAnsi"/>
                  <w:color w:val="000000"/>
                  <w:sz w:val="20"/>
                  <w:szCs w:val="20"/>
                </w:rPr>
                <w:delText>$ amount text:</w:delText>
              </w:r>
            </w:del>
          </w:p>
          <w:p w14:paraId="4897DC54" w14:textId="5D2AD516" w:rsidR="00F07F36" w:rsidRPr="00B82ECA" w:rsidRDefault="00F07F36" w:rsidP="00F07F36">
            <w:pPr>
              <w:spacing w:after="120"/>
              <w:rPr>
                <w:rFonts w:asciiTheme="minorHAnsi" w:hAnsiTheme="minorHAnsi" w:cstheme="minorHAnsi"/>
                <w:color w:val="000000"/>
                <w:sz w:val="20"/>
                <w:szCs w:val="20"/>
              </w:rPr>
            </w:pPr>
            <w:del w:id="1847" w:author="Sam Sehgal (EXT Idiom)" w:date="2025-05-19T12:10:00Z" w16du:dateUtc="2025-05-19T02:10:00Z">
              <w:r w:rsidRPr="00B82ECA" w:rsidDel="00036AE8">
                <w:rPr>
                  <w:rFonts w:asciiTheme="minorHAnsi" w:hAnsiTheme="minorHAnsi" w:cstheme="minorHAnsi"/>
                  <w:color w:val="000000"/>
                  <w:sz w:val="20"/>
                  <w:szCs w:val="20"/>
                </w:rPr>
                <w:delText>Table_Bodycopy_B_COI</w:delText>
              </w:r>
            </w:del>
          </w:p>
        </w:tc>
      </w:tr>
      <w:tr w:rsidR="00F07F36" w:rsidRPr="00720F8E" w14:paraId="1129F8CB" w14:textId="77777777" w:rsidTr="0472516C">
        <w:trPr>
          <w:cantSplit/>
        </w:trPr>
        <w:tc>
          <w:tcPr>
            <w:tcW w:w="1013" w:type="dxa"/>
          </w:tcPr>
          <w:p w14:paraId="7B7D36C5" w14:textId="73229098" w:rsidR="00F07F36" w:rsidRPr="00B82ECA" w:rsidRDefault="00F07F36" w:rsidP="00F07F36">
            <w:pPr>
              <w:rPr>
                <w:rFonts w:asciiTheme="minorHAnsi" w:hAnsiTheme="minorHAnsi" w:cstheme="minorHAnsi"/>
                <w:sz w:val="20"/>
              </w:rPr>
            </w:pPr>
            <w:ins w:id="1848" w:author="sam sehgal" w:date="2024-07-10T13:50:00Z">
              <w:del w:id="1849" w:author="Sam Sehgal (EXT Idiom)" w:date="2025-05-19T12:10:00Z" w16du:dateUtc="2025-05-19T02:10:00Z">
                <w:r w:rsidRPr="00B82ECA" w:rsidDel="00036AE8">
                  <w:rPr>
                    <w:rFonts w:asciiTheme="minorHAnsi" w:hAnsiTheme="minorHAnsi" w:cstheme="minorHAnsi"/>
                    <w:sz w:val="20"/>
                  </w:rPr>
                  <w:lastRenderedPageBreak/>
                  <w:delText xml:space="preserve">PS2 </w:delText>
                </w:r>
              </w:del>
            </w:ins>
            <w:del w:id="1850" w:author="Sam Sehgal (EXT Idiom)" w:date="2025-05-19T12:10:00Z" w16du:dateUtc="2025-05-19T02:10:00Z">
              <w:r w:rsidR="008B5ED3" w:rsidRPr="00B82ECA" w:rsidDel="00036AE8">
                <w:rPr>
                  <w:rFonts w:asciiTheme="minorHAnsi" w:hAnsiTheme="minorHAnsi" w:cstheme="minorHAnsi"/>
                  <w:sz w:val="20"/>
                </w:rPr>
                <w:delText>V</w:delText>
              </w:r>
            </w:del>
            <w:ins w:id="1851" w:author="sam sehgal" w:date="2024-07-10T13:50:00Z">
              <w:del w:id="1852" w:author="Sam Sehgal (EXT Idiom)" w:date="2025-05-19T12:10:00Z" w16du:dateUtc="2025-05-19T02:10:00Z">
                <w:r w:rsidRPr="00B82ECA" w:rsidDel="00036AE8">
                  <w:rPr>
                    <w:rFonts w:asciiTheme="minorHAnsi" w:hAnsiTheme="minorHAnsi" w:cstheme="minorHAnsi"/>
                    <w:sz w:val="20"/>
                  </w:rPr>
                  <w:delText>9</w:delText>
                </w:r>
              </w:del>
            </w:ins>
          </w:p>
        </w:tc>
        <w:tc>
          <w:tcPr>
            <w:tcW w:w="1676" w:type="dxa"/>
          </w:tcPr>
          <w:p w14:paraId="406B4C31" w14:textId="5FBD6764" w:rsidR="00F07F36" w:rsidRPr="00B82ECA" w:rsidDel="00036AE8" w:rsidRDefault="00F07F36" w:rsidP="00F07F36">
            <w:pPr>
              <w:tabs>
                <w:tab w:val="left" w:pos="1800"/>
              </w:tabs>
              <w:rPr>
                <w:del w:id="1853" w:author="Sam Sehgal (EXT Idiom)" w:date="2025-05-19T12:10:00Z" w16du:dateUtc="2025-05-19T02:10:00Z"/>
                <w:rFonts w:asciiTheme="minorHAnsi" w:hAnsiTheme="minorHAnsi" w:cstheme="minorHAnsi"/>
                <w:b/>
                <w:bCs/>
                <w:color w:val="000000" w:themeColor="text1"/>
                <w:sz w:val="20"/>
                <w:szCs w:val="20"/>
              </w:rPr>
            </w:pPr>
            <w:del w:id="1854" w:author="Sam Sehgal (EXT Idiom)" w:date="2025-05-19T12:10:00Z" w16du:dateUtc="2025-05-19T02:10:00Z">
              <w:r w:rsidRPr="00B82ECA" w:rsidDel="00036AE8">
                <w:rPr>
                  <w:rFonts w:asciiTheme="minorHAnsi" w:hAnsiTheme="minorHAnsi" w:cstheme="minorHAnsi"/>
                  <w:sz w:val="20"/>
                  <w:szCs w:val="20"/>
                </w:rPr>
                <w:delText xml:space="preserve">&lt;DocumentSubType&gt; &lt;PaymentFrequencyCode&gt; </w:delText>
              </w:r>
              <w:r w:rsidRPr="00B82ECA" w:rsidDel="00036AE8">
                <w:rPr>
                  <w:rFonts w:asciiTheme="minorHAnsi" w:hAnsiTheme="minorHAnsi" w:cstheme="minorHAnsi"/>
                  <w:b/>
                  <w:bCs/>
                  <w:sz w:val="20"/>
                  <w:szCs w:val="20"/>
                </w:rPr>
                <w:delText>&lt;</w:delText>
              </w:r>
              <w:r w:rsidRPr="00B82ECA" w:rsidDel="00036AE8">
                <w:rPr>
                  <w:rFonts w:asciiTheme="minorHAnsi" w:hAnsiTheme="minorHAnsi" w:cstheme="minorHAnsi"/>
                  <w:sz w:val="20"/>
                  <w:szCs w:val="20"/>
                </w:rPr>
                <w:delText>TransactionPremium</w:delText>
              </w:r>
              <w:r w:rsidRPr="00B82ECA" w:rsidDel="00036AE8">
                <w:rPr>
                  <w:rFonts w:asciiTheme="minorHAnsi" w:hAnsiTheme="minorHAnsi" w:cstheme="minorHAnsi"/>
                  <w:b/>
                  <w:bCs/>
                  <w:sz w:val="20"/>
                  <w:szCs w:val="20"/>
                </w:rPr>
                <w:delText>&gt;</w:delText>
              </w:r>
              <w:r w:rsidRPr="00B82ECA" w:rsidDel="00036AE8">
                <w:rPr>
                  <w:rFonts w:asciiTheme="minorHAnsi" w:hAnsiTheme="minorHAnsi" w:cstheme="minorHAnsi"/>
                  <w:b/>
                  <w:bCs/>
                  <w:color w:val="000000" w:themeColor="text1"/>
                  <w:sz w:val="20"/>
                  <w:szCs w:val="20"/>
                </w:rPr>
                <w:delText xml:space="preserve"> </w:delText>
              </w:r>
            </w:del>
          </w:p>
          <w:p w14:paraId="1B1EF690" w14:textId="72ABD527" w:rsidR="00F07F36" w:rsidRPr="00B82ECA" w:rsidDel="00036AE8" w:rsidRDefault="00F07F36" w:rsidP="00F07F36">
            <w:pPr>
              <w:tabs>
                <w:tab w:val="left" w:pos="1800"/>
              </w:tabs>
              <w:rPr>
                <w:del w:id="1855" w:author="Sam Sehgal (EXT Idiom)" w:date="2025-05-19T12:10:00Z" w16du:dateUtc="2025-05-19T02:10:00Z"/>
                <w:rFonts w:asciiTheme="minorHAnsi" w:hAnsiTheme="minorHAnsi" w:cstheme="minorHAnsi"/>
                <w:sz w:val="20"/>
                <w:szCs w:val="20"/>
              </w:rPr>
            </w:pPr>
            <w:del w:id="1856" w:author="Sam Sehgal (EXT Idiom)" w:date="2025-05-19T12:10:00Z" w16du:dateUtc="2025-05-19T02:10:00Z">
              <w:r w:rsidRPr="00B82ECA" w:rsidDel="00036AE8">
                <w:rPr>
                  <w:rFonts w:asciiTheme="minorHAnsi" w:hAnsiTheme="minorHAnsi" w:cstheme="minorHAnsi"/>
                  <w:sz w:val="20"/>
                  <w:szCs w:val="20"/>
                </w:rPr>
                <w:delText>&lt;AmountDue&gt;</w:delText>
              </w:r>
            </w:del>
          </w:p>
          <w:p w14:paraId="16E62E42" w14:textId="09B0D9CB" w:rsidR="00F07F36" w:rsidRPr="00B82ECA" w:rsidDel="00036AE8" w:rsidRDefault="00F07F36" w:rsidP="00F07F36">
            <w:pPr>
              <w:tabs>
                <w:tab w:val="left" w:pos="1800"/>
              </w:tabs>
              <w:rPr>
                <w:del w:id="1857" w:author="Sam Sehgal (EXT Idiom)" w:date="2025-05-19T12:10:00Z" w16du:dateUtc="2025-05-19T02:10:00Z"/>
                <w:rFonts w:asciiTheme="minorHAnsi" w:hAnsiTheme="minorHAnsi" w:cstheme="minorHAnsi"/>
                <w:sz w:val="20"/>
                <w:szCs w:val="20"/>
              </w:rPr>
            </w:pPr>
            <w:del w:id="1858" w:author="Sam Sehgal (EXT Idiom)" w:date="2025-05-19T12:10:00Z" w16du:dateUtc="2025-05-19T02:10:00Z">
              <w:r w:rsidRPr="00B82ECA" w:rsidDel="00036AE8">
                <w:rPr>
                  <w:rFonts w:asciiTheme="minorHAnsi" w:eastAsia="Calibri" w:hAnsiTheme="minorHAnsi" w:cstheme="minorHAnsi"/>
                  <w:sz w:val="20"/>
                  <w:szCs w:val="20"/>
                </w:rPr>
                <w:delText>&lt;PaymentMethodCode&gt;</w:delText>
              </w:r>
            </w:del>
          </w:p>
          <w:p w14:paraId="574D8A87" w14:textId="74F88E66" w:rsidR="00F07F36" w:rsidRPr="00B82ECA" w:rsidDel="00036AE8" w:rsidRDefault="00F07F36" w:rsidP="00F07F36">
            <w:pPr>
              <w:tabs>
                <w:tab w:val="left" w:pos="1800"/>
              </w:tabs>
              <w:rPr>
                <w:del w:id="1859" w:author="Sam Sehgal (EXT Idiom)" w:date="2025-05-19T12:10:00Z" w16du:dateUtc="2025-05-19T02:10:00Z"/>
                <w:rFonts w:asciiTheme="minorHAnsi" w:hAnsiTheme="minorHAnsi" w:cstheme="minorHAnsi"/>
                <w:sz w:val="20"/>
                <w:szCs w:val="20"/>
              </w:rPr>
            </w:pPr>
            <w:del w:id="1860" w:author="Sam Sehgal (EXT Idiom)" w:date="2025-05-19T12:10:00Z" w16du:dateUtc="2025-05-19T02:10:00Z">
              <w:r w:rsidRPr="00B82ECA" w:rsidDel="00036AE8">
                <w:rPr>
                  <w:rFonts w:asciiTheme="minorHAnsi" w:hAnsiTheme="minorHAnsi" w:cstheme="minorHAnsi"/>
                  <w:sz w:val="20"/>
                  <w:szCs w:val="20"/>
                </w:rPr>
                <w:delText>&lt;TotalAmountDue&gt;</w:delText>
              </w:r>
            </w:del>
          </w:p>
          <w:p w14:paraId="0DAB18E8" w14:textId="77777777" w:rsidR="00F07F36" w:rsidRPr="00B82ECA" w:rsidRDefault="00F07F36" w:rsidP="00F07F36">
            <w:pPr>
              <w:tabs>
                <w:tab w:val="left" w:pos="1800"/>
              </w:tabs>
              <w:rPr>
                <w:rFonts w:asciiTheme="minorHAnsi" w:hAnsiTheme="minorHAnsi" w:cstheme="minorHAnsi"/>
                <w:sz w:val="20"/>
              </w:rPr>
            </w:pPr>
          </w:p>
        </w:tc>
        <w:tc>
          <w:tcPr>
            <w:tcW w:w="7654" w:type="dxa"/>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F07F36" w:rsidRPr="00B82ECA" w:rsidDel="00036AE8" w14:paraId="04293CFB" w14:textId="4A2F6D75">
              <w:trPr>
                <w:trHeight w:val="300"/>
                <w:del w:id="1861" w:author="Sam Sehgal (EXT Idiom)" w:date="2025-05-19T12:10:00Z"/>
              </w:trPr>
              <w:tc>
                <w:tcPr>
                  <w:tcW w:w="1134" w:type="dxa"/>
                  <w:vMerge w:val="restart"/>
                </w:tcPr>
                <w:p w14:paraId="77E74123" w14:textId="423149C4" w:rsidR="00F07F36" w:rsidRPr="00B82ECA" w:rsidDel="00036AE8" w:rsidRDefault="00F07F36" w:rsidP="00F07F36">
                  <w:pPr>
                    <w:pStyle w:val="TableBodycopy"/>
                    <w:rPr>
                      <w:del w:id="1862" w:author="Sam Sehgal (EXT Idiom)" w:date="2025-05-19T12:10:00Z" w16du:dateUtc="2025-05-19T02:10:00Z"/>
                      <w:rFonts w:asciiTheme="minorHAnsi" w:hAnsiTheme="minorHAnsi" w:cstheme="minorHAnsi"/>
                      <w:szCs w:val="20"/>
                    </w:rPr>
                  </w:pPr>
                  <w:del w:id="1863" w:author="Sam Sehgal (EXT Idiom)" w:date="2025-05-19T12:10:00Z" w16du:dateUtc="2025-05-19T02:10:00Z">
                    <w:r w:rsidRPr="00B82ECA" w:rsidDel="00036AE8">
                      <w:rPr>
                        <w:rFonts w:asciiTheme="minorHAnsi" w:hAnsiTheme="minorHAnsi" w:cstheme="minorHAnsi"/>
                        <w:szCs w:val="20"/>
                      </w:rPr>
                      <w:delText>Brand_icon_dollarcircle1.jpg</w:delText>
                    </w:r>
                  </w:del>
                </w:p>
              </w:tc>
              <w:tc>
                <w:tcPr>
                  <w:tcW w:w="13680" w:type="dxa"/>
                  <w:noWrap/>
                  <w:hideMark/>
                </w:tcPr>
                <w:p w14:paraId="7DBAD924" w14:textId="11E99CC2" w:rsidR="00F07F36" w:rsidRPr="00B82ECA" w:rsidDel="00036AE8" w:rsidRDefault="00F07F36" w:rsidP="00F07F36">
                  <w:pPr>
                    <w:pStyle w:val="TableBodycopySCOI"/>
                    <w:rPr>
                      <w:del w:id="1864" w:author="Sam Sehgal (EXT Idiom)" w:date="2025-05-19T12:10:00Z" w16du:dateUtc="2025-05-19T02:10:00Z"/>
                      <w:b/>
                      <w:bCs/>
                    </w:rPr>
                  </w:pPr>
                  <w:del w:id="1865" w:author="Sam Sehgal (EXT Idiom)" w:date="2025-05-19T12:10:00Z" w16du:dateUtc="2025-05-19T02:10:00Z">
                    <w:r w:rsidRPr="00B82ECA" w:rsidDel="00036AE8">
                      <w:delText>Your payment:</w:delText>
                    </w:r>
                  </w:del>
                </w:p>
              </w:tc>
            </w:tr>
            <w:tr w:rsidR="00F07F36" w:rsidRPr="00B82ECA" w:rsidDel="00036AE8" w14:paraId="6EDD5032" w14:textId="1561C337">
              <w:trPr>
                <w:trHeight w:val="300"/>
                <w:del w:id="1866" w:author="Sam Sehgal (EXT Idiom)" w:date="2025-05-19T12:10:00Z"/>
              </w:trPr>
              <w:tc>
                <w:tcPr>
                  <w:tcW w:w="1134" w:type="dxa"/>
                  <w:vMerge/>
                </w:tcPr>
                <w:p w14:paraId="3D15293F" w14:textId="1886F713" w:rsidR="00F07F36" w:rsidRPr="00B82ECA" w:rsidDel="00036AE8" w:rsidRDefault="00F07F36" w:rsidP="00F07F36">
                  <w:pPr>
                    <w:pStyle w:val="TableBodycopy"/>
                    <w:rPr>
                      <w:del w:id="1867" w:author="Sam Sehgal (EXT Idiom)" w:date="2025-05-19T12:10:00Z" w16du:dateUtc="2025-05-19T02:10:00Z"/>
                      <w:rFonts w:asciiTheme="minorHAnsi" w:hAnsiTheme="minorHAnsi" w:cstheme="minorHAnsi"/>
                      <w:lang w:eastAsia="en-AU"/>
                    </w:rPr>
                  </w:pPr>
                </w:p>
              </w:tc>
              <w:tc>
                <w:tcPr>
                  <w:tcW w:w="13680" w:type="dxa"/>
                  <w:noWrap/>
                  <w:hideMark/>
                </w:tcPr>
                <w:p w14:paraId="6FDC3B56" w14:textId="7898B4EC" w:rsidR="00F07F36" w:rsidRPr="00B82ECA" w:rsidDel="00036AE8" w:rsidRDefault="00F07F36" w:rsidP="00F07F36">
                  <w:pPr>
                    <w:pStyle w:val="TableBodycopyBCOI"/>
                    <w:rPr>
                      <w:del w:id="1868" w:author="Sam Sehgal (EXT Idiom)" w:date="2025-05-19T12:10:00Z" w16du:dateUtc="2025-05-19T02:10:00Z"/>
                    </w:rPr>
                  </w:pPr>
                  <w:del w:id="1869" w:author="Sam Sehgal (EXT Idiom)" w:date="2025-05-19T12:10:00Z" w16du:dateUtc="2025-05-19T02:10:00Z">
                    <w:r w:rsidRPr="00B82ECA" w:rsidDel="00036AE8">
                      <w:rPr>
                        <w:b w:val="0"/>
                        <w:bCs w:val="0"/>
                      </w:rPr>
                      <w:delText xml:space="preserve">$ </w:delText>
                    </w:r>
                  </w:del>
                  <w:ins w:id="1870" w:author="Sue Simnor (EXT Idiom)" w:date="2024-08-29T15:12:00Z" w16du:dateUtc="2024-08-29T05:12:00Z">
                    <w:del w:id="1871" w:author="Sam Sehgal (EXT Idiom)" w:date="2025-05-19T12:10:00Z" w16du:dateUtc="2025-05-19T02:10:00Z">
                      <w:r w:rsidRPr="00B82ECA" w:rsidDel="00036AE8">
                        <w:rPr>
                          <w:rPrChange w:id="1872" w:author="Sam Sehgal (EXT Idiom)" w:date="2025-05-19T12:10:00Z" w16du:dateUtc="2025-05-19T02:10:00Z">
                            <w:rPr>
                              <w:highlight w:val="yellow"/>
                            </w:rPr>
                          </w:rPrChange>
                        </w:rPr>
                        <w:delText>&lt;</w:delText>
                      </w:r>
                      <w:r w:rsidR="00C27A0F" w:rsidRPr="00B82ECA" w:rsidDel="00036AE8">
                        <w:rPr>
                          <w:rPrChange w:id="1873" w:author="Sam Sehgal (EXT Idiom)" w:date="2025-05-19T12:10:00Z" w16du:dateUtc="2025-05-19T02:10:00Z">
                            <w:rPr>
                              <w:highlight w:val="yellow"/>
                            </w:rPr>
                          </w:rPrChange>
                        </w:rPr>
                        <w:delText>CurrentAnnualGrossPremium&gt;</w:delText>
                      </w:r>
                    </w:del>
                  </w:ins>
                  <w:del w:id="1874" w:author="Sam Sehgal (EXT Idiom)" w:date="2025-05-19T12:10:00Z" w16du:dateUtc="2025-05-19T02:10:00Z">
                    <w:r w:rsidRPr="00B82ECA" w:rsidDel="00036AE8">
                      <w:rPr>
                        <w:b w:val="0"/>
                        <w:bCs w:val="0"/>
                      </w:rPr>
                      <w:delText>&lt;TotalAmountDue&gt;</w:delText>
                    </w:r>
                  </w:del>
                </w:p>
              </w:tc>
            </w:tr>
          </w:tbl>
          <w:p w14:paraId="3B5A750B" w14:textId="77777777" w:rsidR="00F07F36" w:rsidRPr="00B82ECA" w:rsidRDefault="00F07F36" w:rsidP="00F07F36">
            <w:pPr>
              <w:spacing w:after="120"/>
              <w:rPr>
                <w:rFonts w:asciiTheme="minorHAnsi" w:eastAsia="Segoe UI" w:hAnsiTheme="minorHAnsi" w:cstheme="minorHAnsi"/>
                <w:b/>
                <w:bCs/>
              </w:rPr>
            </w:pPr>
          </w:p>
        </w:tc>
        <w:tc>
          <w:tcPr>
            <w:tcW w:w="2693" w:type="dxa"/>
          </w:tcPr>
          <w:p w14:paraId="194AE730" w14:textId="78C8B083" w:rsidR="008B5ED3" w:rsidRPr="00B82ECA" w:rsidDel="00036AE8" w:rsidRDefault="00F07F36" w:rsidP="00F07F36">
            <w:pPr>
              <w:rPr>
                <w:ins w:id="1875" w:author="Andrew Froude" w:date="2024-08-02T10:15:00Z" w16du:dateUtc="2024-08-02T00:15:00Z"/>
                <w:del w:id="1876" w:author="Sam Sehgal (EXT Idiom)" w:date="2025-05-19T12:10:00Z" w16du:dateUtc="2025-05-19T02:10:00Z"/>
                <w:rFonts w:asciiTheme="minorHAnsi" w:hAnsiTheme="minorHAnsi" w:cstheme="minorHAnsi"/>
                <w:sz w:val="20"/>
                <w:szCs w:val="20"/>
              </w:rPr>
            </w:pPr>
            <w:del w:id="1877" w:author="Sam Sehgal (EXT Idiom)" w:date="2025-05-19T12:10:00Z" w16du:dateUtc="2025-05-19T02:10:00Z">
              <w:r w:rsidRPr="00B82ECA" w:rsidDel="00036AE8">
                <w:rPr>
                  <w:rFonts w:asciiTheme="minorHAnsi" w:hAnsiTheme="minorHAnsi" w:cstheme="minorHAnsi"/>
                  <w:b/>
                  <w:bCs/>
                  <w:sz w:val="20"/>
                  <w:szCs w:val="20"/>
                </w:rPr>
                <w:delText xml:space="preserve">ELSEIF </w:delText>
              </w:r>
              <w:r w:rsidRPr="00B82ECA" w:rsidDel="00036AE8">
                <w:rPr>
                  <w:rFonts w:asciiTheme="minorHAnsi" w:hAnsiTheme="minorHAnsi" w:cstheme="minorHAnsi"/>
                  <w:sz w:val="20"/>
                  <w:szCs w:val="20"/>
                </w:rPr>
                <w:delText xml:space="preserve">&lt;DocumentSubType&gt; = "Endorsement" </w:delText>
              </w:r>
            </w:del>
          </w:p>
          <w:p w14:paraId="175C1480" w14:textId="10E3F753" w:rsidR="008B5ED3" w:rsidRPr="00B82ECA" w:rsidDel="00036AE8" w:rsidRDefault="00F07F36" w:rsidP="00F07F36">
            <w:pPr>
              <w:rPr>
                <w:del w:id="1878" w:author="Sam Sehgal (EXT Idiom)" w:date="2025-05-19T12:10:00Z" w16du:dateUtc="2025-05-19T02:10:00Z"/>
                <w:rFonts w:asciiTheme="minorHAnsi" w:hAnsiTheme="minorHAnsi" w:cstheme="minorHAnsi"/>
                <w:sz w:val="20"/>
                <w:szCs w:val="20"/>
              </w:rPr>
            </w:pPr>
            <w:del w:id="1879" w:author="Sam Sehgal (EXT Idiom)" w:date="2025-05-19T12:10:00Z" w16du:dateUtc="2025-05-19T02:10:00Z">
              <w:r w:rsidRPr="00B82ECA" w:rsidDel="00036AE8">
                <w:rPr>
                  <w:rFonts w:asciiTheme="minorHAnsi" w:hAnsiTheme="minorHAnsi" w:cstheme="minorHAnsi"/>
                  <w:b/>
                  <w:bCs/>
                  <w:sz w:val="20"/>
                  <w:szCs w:val="20"/>
                </w:rPr>
                <w:delText>AND</w:delText>
              </w:r>
              <w:r w:rsidRPr="00B82ECA" w:rsidDel="00036AE8">
                <w:rPr>
                  <w:rFonts w:asciiTheme="minorHAnsi" w:hAnsiTheme="minorHAnsi" w:cstheme="minorHAnsi"/>
                  <w:sz w:val="20"/>
                  <w:szCs w:val="20"/>
                </w:rPr>
                <w:delText xml:space="preserve"> &lt;PaymentFrequencyCode&gt; = "2|PaymentPlanAnnual"</w:delText>
              </w:r>
            </w:del>
          </w:p>
          <w:p w14:paraId="08C4E281" w14:textId="3A2DE475" w:rsidR="008B5ED3" w:rsidRPr="00B82ECA" w:rsidDel="00036AE8" w:rsidRDefault="00F07F36" w:rsidP="00F07F36">
            <w:pPr>
              <w:rPr>
                <w:del w:id="1880" w:author="Sam Sehgal (EXT Idiom)" w:date="2025-05-19T12:10:00Z" w16du:dateUtc="2025-05-19T02:10:00Z"/>
                <w:rFonts w:asciiTheme="minorHAnsi" w:eastAsia="Calibri" w:hAnsiTheme="minorHAnsi" w:cstheme="minorHAnsi"/>
                <w:sz w:val="20"/>
                <w:szCs w:val="20"/>
              </w:rPr>
            </w:pPr>
            <w:del w:id="1881" w:author="Sam Sehgal (EXT Idiom)" w:date="2025-05-19T12:10:00Z" w16du:dateUtc="2025-05-19T02:10:00Z">
              <w:r w:rsidRPr="00B82ECA" w:rsidDel="00036AE8">
                <w:rPr>
                  <w:rFonts w:asciiTheme="minorHAnsi" w:hAnsiTheme="minorHAnsi" w:cstheme="minorHAnsi"/>
                  <w:b/>
                  <w:bCs/>
                  <w:sz w:val="20"/>
                  <w:szCs w:val="20"/>
                </w:rPr>
                <w:delText>AND</w:delText>
              </w:r>
              <w:r w:rsidR="008B5ED3" w:rsidRPr="00B82ECA" w:rsidDel="00036AE8">
                <w:rPr>
                  <w:rFonts w:asciiTheme="minorHAnsi" w:hAnsiTheme="minorHAnsi" w:cstheme="minorHAnsi"/>
                  <w:sz w:val="20"/>
                  <w:szCs w:val="20"/>
                </w:rPr>
                <w:delText xml:space="preserve"> </w:delText>
              </w:r>
              <w:r w:rsidRPr="00B82ECA" w:rsidDel="00036AE8">
                <w:rPr>
                  <w:rFonts w:asciiTheme="minorHAnsi" w:hAnsiTheme="minorHAnsi" w:cstheme="minorHAnsi"/>
                  <w:b/>
                  <w:bCs/>
                  <w:sz w:val="20"/>
                  <w:szCs w:val="20"/>
                </w:rPr>
                <w:delText>&lt;</w:delText>
              </w:r>
              <w:r w:rsidRPr="00B82ECA" w:rsidDel="00036AE8">
                <w:rPr>
                  <w:rFonts w:asciiTheme="minorHAnsi" w:hAnsiTheme="minorHAnsi" w:cstheme="minorHAnsi"/>
                  <w:sz w:val="20"/>
                  <w:szCs w:val="20"/>
                </w:rPr>
                <w:delText>TransactionPremium&gt;</w:delText>
              </w:r>
              <w:r w:rsidRPr="00B82ECA" w:rsidDel="00036AE8">
                <w:rPr>
                  <w:rFonts w:asciiTheme="minorHAnsi" w:hAnsiTheme="minorHAnsi" w:cstheme="minorHAnsi"/>
                  <w:color w:val="000000" w:themeColor="text1"/>
                  <w:sz w:val="20"/>
                  <w:szCs w:val="20"/>
                </w:rPr>
                <w:delText xml:space="preserve"> </w:delText>
              </w:r>
              <w:r w:rsidR="008B5ED3" w:rsidRPr="00B82ECA" w:rsidDel="00036AE8">
                <w:rPr>
                  <w:rFonts w:asciiTheme="minorHAnsi" w:hAnsiTheme="minorHAnsi" w:cstheme="minorHAnsi"/>
                  <w:color w:val="000000" w:themeColor="text1"/>
                  <w:sz w:val="20"/>
                  <w:szCs w:val="20"/>
                </w:rPr>
                <w:delText>&gt;”0”</w:delText>
              </w:r>
              <w:r w:rsidRPr="00B82ECA" w:rsidDel="00036AE8">
                <w:rPr>
                  <w:rFonts w:asciiTheme="minorHAnsi" w:hAnsiTheme="minorHAnsi" w:cstheme="minorHAnsi"/>
                  <w:b/>
                  <w:bCs/>
                  <w:color w:val="000000" w:themeColor="text1"/>
                  <w:sz w:val="20"/>
                  <w:szCs w:val="20"/>
                </w:rPr>
                <w:delText xml:space="preserve"> </w:delText>
              </w:r>
              <w:r w:rsidRPr="00B82ECA" w:rsidDel="00036AE8">
                <w:rPr>
                  <w:rFonts w:asciiTheme="minorHAnsi" w:eastAsia="Calibri" w:hAnsiTheme="minorHAnsi" w:cstheme="minorHAnsi"/>
                  <w:b/>
                  <w:bCs/>
                  <w:sz w:val="20"/>
                  <w:szCs w:val="20"/>
                </w:rPr>
                <w:delText xml:space="preserve">AND </w:delText>
              </w:r>
              <w:r w:rsidRPr="00B82ECA" w:rsidDel="00036AE8">
                <w:rPr>
                  <w:rFonts w:asciiTheme="minorHAnsi" w:eastAsia="Calibri" w:hAnsiTheme="minorHAnsi" w:cstheme="minorHAnsi"/>
                  <w:color w:val="000000" w:themeColor="text1"/>
                  <w:sz w:val="20"/>
                  <w:szCs w:val="20"/>
                </w:rPr>
                <w:delText>&lt;</w:delText>
              </w:r>
              <w:r w:rsidRPr="00B82ECA" w:rsidDel="00036AE8">
                <w:rPr>
                  <w:rFonts w:asciiTheme="minorHAnsi" w:eastAsia="Calibri" w:hAnsiTheme="minorHAnsi" w:cstheme="minorHAnsi"/>
                  <w:color w:val="444444"/>
                  <w:sz w:val="22"/>
                  <w:szCs w:val="22"/>
                </w:rPr>
                <w:delText>AmountDue</w:delText>
              </w:r>
              <w:r w:rsidRPr="00B82ECA" w:rsidDel="00036AE8">
                <w:rPr>
                  <w:rFonts w:asciiTheme="minorHAnsi" w:eastAsia="Calibri" w:hAnsiTheme="minorHAnsi" w:cstheme="minorHAnsi"/>
                  <w:color w:val="000000" w:themeColor="text1"/>
                  <w:sz w:val="20"/>
                  <w:szCs w:val="20"/>
                </w:rPr>
                <w:delText>&gt;</w:delText>
              </w:r>
              <w:r w:rsidR="008B5ED3" w:rsidRPr="00B82ECA" w:rsidDel="00036AE8">
                <w:rPr>
                  <w:rFonts w:asciiTheme="minorHAnsi" w:eastAsia="Calibri" w:hAnsiTheme="minorHAnsi" w:cstheme="minorHAnsi"/>
                  <w:color w:val="000000" w:themeColor="text1"/>
                  <w:sz w:val="20"/>
                  <w:szCs w:val="20"/>
                </w:rPr>
                <w:delText xml:space="preserve"> &gt;“0”</w:delText>
              </w:r>
              <w:r w:rsidRPr="00B82ECA" w:rsidDel="00036AE8">
                <w:rPr>
                  <w:rFonts w:asciiTheme="minorHAnsi" w:eastAsia="Calibri" w:hAnsiTheme="minorHAnsi" w:cstheme="minorHAnsi"/>
                  <w:sz w:val="20"/>
                  <w:szCs w:val="20"/>
                </w:rPr>
                <w:delText xml:space="preserve"> </w:delText>
              </w:r>
            </w:del>
          </w:p>
          <w:p w14:paraId="73D8D697" w14:textId="019DE825" w:rsidR="008B5ED3" w:rsidRPr="00B82ECA" w:rsidDel="00036AE8" w:rsidRDefault="00F07F36" w:rsidP="00F07F36">
            <w:pPr>
              <w:rPr>
                <w:del w:id="1882" w:author="Sam Sehgal (EXT Idiom)" w:date="2025-05-19T12:10:00Z" w16du:dateUtc="2025-05-19T02:10:00Z"/>
                <w:rFonts w:asciiTheme="minorHAnsi" w:hAnsiTheme="minorHAnsi" w:cstheme="minorHAnsi"/>
                <w:b/>
                <w:strike/>
                <w:color w:val="000000" w:themeColor="text1"/>
                <w:sz w:val="20"/>
                <w:szCs w:val="20"/>
                <w:rPrChange w:id="1883" w:author="Sam Sehgal (EXT Idiom)" w:date="2025-05-19T12:10:00Z" w16du:dateUtc="2025-05-19T02:10:00Z">
                  <w:rPr>
                    <w:del w:id="1884" w:author="Sam Sehgal (EXT Idiom)" w:date="2025-05-19T12:10:00Z" w16du:dateUtc="2025-05-19T02:10:00Z"/>
                    <w:rFonts w:asciiTheme="minorHAnsi" w:hAnsiTheme="minorHAnsi" w:cstheme="minorHAnsi"/>
                    <w:b/>
                    <w:bCs/>
                    <w:color w:val="000000" w:themeColor="text1"/>
                    <w:sz w:val="20"/>
                    <w:szCs w:val="20"/>
                  </w:rPr>
                </w:rPrChange>
              </w:rPr>
            </w:pPr>
            <w:del w:id="1885" w:author="Sam Sehgal (EXT Idiom)" w:date="2025-05-19T12:10:00Z" w16du:dateUtc="2025-05-19T02:10:00Z">
              <w:r w:rsidRPr="00B82ECA" w:rsidDel="00036AE8">
                <w:rPr>
                  <w:rFonts w:asciiTheme="minorHAnsi" w:eastAsia="Calibri" w:hAnsiTheme="minorHAnsi" w:cstheme="minorHAnsi"/>
                  <w:b/>
                  <w:strike/>
                  <w:sz w:val="20"/>
                  <w:szCs w:val="20"/>
                  <w:rPrChange w:id="1886" w:author="Sam Sehgal (EXT Idiom)" w:date="2025-05-19T12:10:00Z" w16du:dateUtc="2025-05-19T02:10:00Z">
                    <w:rPr>
                      <w:rFonts w:asciiTheme="minorHAnsi" w:eastAsia="Calibri" w:hAnsiTheme="minorHAnsi" w:cstheme="minorHAnsi"/>
                      <w:b/>
                      <w:bCs/>
                      <w:sz w:val="20"/>
                      <w:szCs w:val="20"/>
                    </w:rPr>
                  </w:rPrChange>
                </w:rPr>
                <w:delText xml:space="preserve">AND </w:delText>
              </w:r>
              <w:r w:rsidRPr="00B82ECA" w:rsidDel="00036AE8">
                <w:rPr>
                  <w:rFonts w:asciiTheme="minorHAnsi" w:eastAsia="Calibri" w:hAnsiTheme="minorHAnsi" w:cstheme="minorHAnsi"/>
                  <w:strike/>
                  <w:sz w:val="20"/>
                  <w:szCs w:val="20"/>
                  <w:rPrChange w:id="1887" w:author="Sam Sehgal (EXT Idiom)" w:date="2025-05-19T12:10:00Z" w16du:dateUtc="2025-05-19T02:10:00Z">
                    <w:rPr>
                      <w:rFonts w:asciiTheme="minorHAnsi" w:eastAsia="Calibri" w:hAnsiTheme="minorHAnsi" w:cstheme="minorHAnsi"/>
                      <w:sz w:val="20"/>
                      <w:szCs w:val="20"/>
                    </w:rPr>
                  </w:rPrChange>
                </w:rPr>
                <w:delText xml:space="preserve">&lt;PaymentMethodCode&gt; = </w:delText>
              </w:r>
              <w:r w:rsidR="008B5ED3" w:rsidRPr="00B82ECA" w:rsidDel="00036AE8">
                <w:rPr>
                  <w:rFonts w:asciiTheme="minorHAnsi" w:eastAsia="Calibri" w:hAnsiTheme="minorHAnsi" w:cstheme="minorHAnsi"/>
                  <w:strike/>
                  <w:sz w:val="20"/>
                  <w:szCs w:val="20"/>
                  <w:rPrChange w:id="1888" w:author="Sam Sehgal (EXT Idiom)" w:date="2025-05-19T12:10:00Z" w16du:dateUtc="2025-05-19T02:10:00Z">
                    <w:rPr>
                      <w:rFonts w:asciiTheme="minorHAnsi" w:eastAsia="Calibri" w:hAnsiTheme="minorHAnsi" w:cstheme="minorHAnsi"/>
                      <w:sz w:val="20"/>
                      <w:szCs w:val="20"/>
                    </w:rPr>
                  </w:rPrChange>
                </w:rPr>
                <w:delText>“</w:delText>
              </w:r>
              <w:r w:rsidRPr="00B82ECA" w:rsidDel="00036AE8">
                <w:rPr>
                  <w:rFonts w:asciiTheme="minorHAnsi" w:eastAsia="Calibri" w:hAnsiTheme="minorHAnsi" w:cstheme="minorHAnsi"/>
                  <w:strike/>
                  <w:sz w:val="20"/>
                  <w:szCs w:val="20"/>
                  <w:rPrChange w:id="1889" w:author="Sam Sehgal (EXT Idiom)" w:date="2025-05-19T12:10:00Z" w16du:dateUtc="2025-05-19T02:10:00Z">
                    <w:rPr>
                      <w:rFonts w:asciiTheme="minorHAnsi" w:eastAsia="Calibri" w:hAnsiTheme="minorHAnsi" w:cstheme="minorHAnsi"/>
                      <w:sz w:val="20"/>
                      <w:szCs w:val="20"/>
                    </w:rPr>
                  </w:rPrChange>
                </w:rPr>
                <w:delText>INV</w:delText>
              </w:r>
              <w:r w:rsidR="008B5ED3" w:rsidRPr="00B82ECA" w:rsidDel="00036AE8">
                <w:rPr>
                  <w:rFonts w:asciiTheme="minorHAnsi" w:eastAsia="Calibri" w:hAnsiTheme="minorHAnsi" w:cstheme="minorHAnsi"/>
                  <w:strike/>
                  <w:sz w:val="20"/>
                  <w:szCs w:val="20"/>
                  <w:rPrChange w:id="1890" w:author="Sam Sehgal (EXT Idiom)" w:date="2025-05-19T12:10:00Z" w16du:dateUtc="2025-05-19T02:10:00Z">
                    <w:rPr>
                      <w:rFonts w:asciiTheme="minorHAnsi" w:eastAsia="Calibri" w:hAnsiTheme="minorHAnsi" w:cstheme="minorHAnsi"/>
                      <w:sz w:val="20"/>
                      <w:szCs w:val="20"/>
                    </w:rPr>
                  </w:rPrChange>
                </w:rPr>
                <w:delText>”</w:delText>
              </w:r>
              <w:r w:rsidRPr="00B82ECA" w:rsidDel="00036AE8">
                <w:rPr>
                  <w:rFonts w:asciiTheme="minorHAnsi" w:hAnsiTheme="minorHAnsi" w:cstheme="minorHAnsi"/>
                  <w:b/>
                  <w:strike/>
                  <w:color w:val="000000" w:themeColor="text1"/>
                  <w:sz w:val="20"/>
                  <w:szCs w:val="20"/>
                  <w:rPrChange w:id="1891" w:author="Sam Sehgal (EXT Idiom)" w:date="2025-05-19T12:10:00Z" w16du:dateUtc="2025-05-19T02:10:00Z">
                    <w:rPr>
                      <w:rFonts w:asciiTheme="minorHAnsi" w:hAnsiTheme="minorHAnsi" w:cstheme="minorHAnsi"/>
                      <w:b/>
                      <w:bCs/>
                      <w:color w:val="000000" w:themeColor="text1"/>
                      <w:sz w:val="20"/>
                      <w:szCs w:val="20"/>
                    </w:rPr>
                  </w:rPrChange>
                </w:rPr>
                <w:delText xml:space="preserve"> </w:delText>
              </w:r>
            </w:del>
          </w:p>
          <w:p w14:paraId="1848E99C" w14:textId="1425BB21" w:rsidR="00F07F36" w:rsidRPr="00B82ECA" w:rsidRDefault="00F07F36" w:rsidP="00F07F36">
            <w:pPr>
              <w:rPr>
                <w:rFonts w:asciiTheme="minorHAnsi" w:hAnsiTheme="minorHAnsi" w:cstheme="minorHAnsi"/>
                <w:b/>
                <w:bCs/>
                <w:sz w:val="20"/>
                <w:szCs w:val="20"/>
              </w:rPr>
            </w:pPr>
            <w:del w:id="1892" w:author="Sam Sehgal (EXT Idiom)" w:date="2025-05-19T12:10:00Z" w16du:dateUtc="2025-05-19T02:10:00Z">
              <w:r w:rsidRPr="00B82ECA" w:rsidDel="00036AE8">
                <w:rPr>
                  <w:rFonts w:asciiTheme="minorHAnsi" w:hAnsiTheme="minorHAnsi" w:cstheme="minorHAnsi"/>
                  <w:b/>
                  <w:bCs/>
                  <w:color w:val="000000" w:themeColor="text1"/>
                  <w:sz w:val="20"/>
                  <w:szCs w:val="20"/>
                </w:rPr>
                <w:delText>THEN</w:delText>
              </w:r>
              <w:r w:rsidRPr="00B82ECA" w:rsidDel="00036AE8">
                <w:rPr>
                  <w:rFonts w:asciiTheme="minorHAnsi" w:hAnsiTheme="minorHAnsi" w:cstheme="minorHAnsi"/>
                  <w:color w:val="000000" w:themeColor="text1"/>
                  <w:sz w:val="20"/>
                  <w:szCs w:val="20"/>
                </w:rPr>
                <w:delText xml:space="preserve"> display</w:delText>
              </w:r>
            </w:del>
          </w:p>
        </w:tc>
        <w:tc>
          <w:tcPr>
            <w:tcW w:w="1560" w:type="dxa"/>
          </w:tcPr>
          <w:p w14:paraId="5AB251DA" w14:textId="4A6E294A" w:rsidR="00F07F36" w:rsidRPr="00B82ECA" w:rsidDel="00036AE8" w:rsidRDefault="00F07F36" w:rsidP="00F07F36">
            <w:pPr>
              <w:spacing w:after="120"/>
              <w:rPr>
                <w:del w:id="1893" w:author="Sam Sehgal (EXT Idiom)" w:date="2025-05-19T12:10:00Z" w16du:dateUtc="2025-05-19T02:10:00Z"/>
                <w:rFonts w:asciiTheme="minorHAnsi" w:hAnsiTheme="minorHAnsi" w:cstheme="minorHAnsi"/>
                <w:color w:val="000000"/>
                <w:sz w:val="20"/>
                <w:szCs w:val="20"/>
              </w:rPr>
            </w:pPr>
            <w:del w:id="1894" w:author="Sam Sehgal (EXT Idiom)" w:date="2025-05-19T12:10:00Z" w16du:dateUtc="2025-05-19T02:10:00Z">
              <w:r w:rsidRPr="00B82ECA" w:rsidDel="00036AE8">
                <w:rPr>
                  <w:rFonts w:asciiTheme="minorHAnsi" w:hAnsiTheme="minorHAnsi" w:cstheme="minorHAnsi"/>
                  <w:color w:val="000000"/>
                  <w:sz w:val="20"/>
                  <w:szCs w:val="20"/>
                </w:rPr>
                <w:delText>Heading text:</w:delText>
              </w:r>
            </w:del>
          </w:p>
          <w:p w14:paraId="05FAFA0E" w14:textId="5F37A99B" w:rsidR="00F07F36" w:rsidRPr="00B82ECA" w:rsidDel="00036AE8" w:rsidRDefault="00F07F36" w:rsidP="00F07F36">
            <w:pPr>
              <w:spacing w:after="120"/>
              <w:rPr>
                <w:del w:id="1895" w:author="Sam Sehgal (EXT Idiom)" w:date="2025-05-19T12:10:00Z" w16du:dateUtc="2025-05-19T02:10:00Z"/>
                <w:rFonts w:asciiTheme="minorHAnsi" w:hAnsiTheme="minorHAnsi" w:cstheme="minorHAnsi"/>
                <w:color w:val="000000"/>
                <w:sz w:val="20"/>
                <w:szCs w:val="20"/>
              </w:rPr>
            </w:pPr>
            <w:del w:id="1896" w:author="Sam Sehgal (EXT Idiom)" w:date="2025-05-19T12:10:00Z" w16du:dateUtc="2025-05-19T02:10:00Z">
              <w:r w:rsidRPr="00B82ECA" w:rsidDel="00036AE8">
                <w:rPr>
                  <w:rFonts w:asciiTheme="minorHAnsi" w:hAnsiTheme="minorHAnsi" w:cstheme="minorHAnsi"/>
                  <w:color w:val="000000"/>
                  <w:sz w:val="20"/>
                  <w:szCs w:val="20"/>
                </w:rPr>
                <w:delText>Table_Bodycopy_S_COI</w:delText>
              </w:r>
            </w:del>
          </w:p>
          <w:p w14:paraId="0857A71B" w14:textId="46A0D5D1" w:rsidR="00F07F36" w:rsidRPr="00B82ECA" w:rsidDel="00036AE8" w:rsidRDefault="00F07F36" w:rsidP="00F07F36">
            <w:pPr>
              <w:spacing w:after="120"/>
              <w:rPr>
                <w:del w:id="1897" w:author="Sam Sehgal (EXT Idiom)" w:date="2025-05-19T12:10:00Z" w16du:dateUtc="2025-05-19T02:10:00Z"/>
                <w:rFonts w:asciiTheme="minorHAnsi" w:hAnsiTheme="minorHAnsi" w:cstheme="minorHAnsi"/>
                <w:color w:val="000000"/>
                <w:sz w:val="20"/>
                <w:szCs w:val="20"/>
              </w:rPr>
            </w:pPr>
            <w:del w:id="1898" w:author="Sam Sehgal (EXT Idiom)" w:date="2025-05-19T12:10:00Z" w16du:dateUtc="2025-05-19T02:10:00Z">
              <w:r w:rsidRPr="00B82ECA" w:rsidDel="00036AE8">
                <w:rPr>
                  <w:rFonts w:asciiTheme="minorHAnsi" w:hAnsiTheme="minorHAnsi" w:cstheme="minorHAnsi"/>
                  <w:color w:val="000000"/>
                  <w:sz w:val="20"/>
                  <w:szCs w:val="20"/>
                </w:rPr>
                <w:delText>$ amount text:</w:delText>
              </w:r>
            </w:del>
          </w:p>
          <w:p w14:paraId="4036CB81" w14:textId="2337948F" w:rsidR="00F07F36" w:rsidRPr="00B82ECA" w:rsidRDefault="00F07F36" w:rsidP="00F07F36">
            <w:pPr>
              <w:spacing w:after="120"/>
              <w:rPr>
                <w:rFonts w:asciiTheme="minorHAnsi" w:hAnsiTheme="minorHAnsi" w:cstheme="minorHAnsi"/>
                <w:color w:val="000000"/>
                <w:sz w:val="20"/>
                <w:szCs w:val="20"/>
              </w:rPr>
            </w:pPr>
            <w:del w:id="1899" w:author="Sam Sehgal (EXT Idiom)" w:date="2025-05-19T12:10:00Z" w16du:dateUtc="2025-05-19T02:10:00Z">
              <w:r w:rsidRPr="00B82ECA" w:rsidDel="00036AE8">
                <w:rPr>
                  <w:rFonts w:asciiTheme="minorHAnsi" w:hAnsiTheme="minorHAnsi" w:cstheme="minorHAnsi"/>
                  <w:color w:val="000000"/>
                  <w:sz w:val="20"/>
                  <w:szCs w:val="20"/>
                </w:rPr>
                <w:delText>Table_Bodycopy_B_COI</w:delText>
              </w:r>
            </w:del>
          </w:p>
        </w:tc>
      </w:tr>
      <w:tr w:rsidR="002C3856" w:rsidRPr="00720F8E" w14:paraId="109D97F3" w14:textId="77777777" w:rsidTr="0472516C">
        <w:trPr>
          <w:cantSplit/>
        </w:trPr>
        <w:tc>
          <w:tcPr>
            <w:tcW w:w="1013" w:type="dxa"/>
          </w:tcPr>
          <w:p w14:paraId="123A50ED" w14:textId="59A7A76E" w:rsidR="002C3856" w:rsidRPr="00B82ECA" w:rsidRDefault="002C3856" w:rsidP="002C3856">
            <w:pPr>
              <w:rPr>
                <w:rFonts w:asciiTheme="minorHAnsi" w:hAnsiTheme="minorHAnsi" w:cstheme="minorHAnsi"/>
                <w:sz w:val="20"/>
                <w:rPrChange w:id="1900" w:author="Sue Simnor (EXT Idiom)" w:date="2024-08-07T09:34:00Z" w16du:dateUtc="2024-08-06T23:34:00Z">
                  <w:rPr>
                    <w:rFonts w:asciiTheme="minorHAnsi" w:hAnsiTheme="minorHAnsi" w:cstheme="minorHAnsi"/>
                    <w:sz w:val="20"/>
                    <w:highlight w:val="yellow"/>
                  </w:rPr>
                </w:rPrChange>
              </w:rPr>
            </w:pPr>
            <w:r w:rsidRPr="00B82ECA">
              <w:rPr>
                <w:rFonts w:asciiTheme="minorHAnsi" w:hAnsiTheme="minorHAnsi" w:cstheme="minorHAnsi"/>
                <w:sz w:val="20"/>
                <w:rPrChange w:id="1901" w:author="Sue Simnor (EXT Idiom)" w:date="2024-08-07T09:34:00Z" w16du:dateUtc="2024-08-06T23:34:00Z">
                  <w:rPr>
                    <w:rFonts w:asciiTheme="minorHAnsi" w:hAnsiTheme="minorHAnsi" w:cstheme="minorHAnsi"/>
                    <w:sz w:val="20"/>
                    <w:highlight w:val="yellow"/>
                  </w:rPr>
                </w:rPrChange>
              </w:rPr>
              <w:t xml:space="preserve">PS2 </w:t>
            </w:r>
            <w:r w:rsidR="008B5ED3" w:rsidRPr="00B82ECA">
              <w:rPr>
                <w:rFonts w:asciiTheme="minorHAnsi" w:hAnsiTheme="minorHAnsi" w:cstheme="minorHAnsi"/>
                <w:sz w:val="20"/>
                <w:rPrChange w:id="1902" w:author="Sue Simnor (EXT Idiom)" w:date="2024-08-07T09:34:00Z" w16du:dateUtc="2024-08-06T23:34:00Z">
                  <w:rPr>
                    <w:rFonts w:asciiTheme="minorHAnsi" w:hAnsiTheme="minorHAnsi" w:cstheme="minorHAnsi"/>
                    <w:sz w:val="20"/>
                    <w:highlight w:val="yellow"/>
                  </w:rPr>
                </w:rPrChange>
              </w:rPr>
              <w:t>V</w:t>
            </w:r>
            <w:r w:rsidRPr="00B82ECA">
              <w:rPr>
                <w:rFonts w:asciiTheme="minorHAnsi" w:hAnsiTheme="minorHAnsi" w:cstheme="minorHAnsi"/>
                <w:sz w:val="20"/>
                <w:rPrChange w:id="1903" w:author="Sue Simnor (EXT Idiom)" w:date="2024-08-07T09:34:00Z" w16du:dateUtc="2024-08-06T23:34:00Z">
                  <w:rPr>
                    <w:rFonts w:asciiTheme="minorHAnsi" w:hAnsiTheme="minorHAnsi" w:cstheme="minorHAnsi"/>
                    <w:sz w:val="20"/>
                    <w:highlight w:val="yellow"/>
                  </w:rPr>
                </w:rPrChange>
              </w:rPr>
              <w:t>10</w:t>
            </w:r>
          </w:p>
        </w:tc>
        <w:tc>
          <w:tcPr>
            <w:tcW w:w="1676" w:type="dxa"/>
          </w:tcPr>
          <w:p w14:paraId="7EF6771B" w14:textId="77777777" w:rsidR="002C3856" w:rsidRPr="00B82ECA" w:rsidRDefault="002C3856" w:rsidP="002C3856">
            <w:pPr>
              <w:tabs>
                <w:tab w:val="left" w:pos="1800"/>
              </w:tabs>
              <w:rPr>
                <w:rFonts w:asciiTheme="minorHAnsi" w:hAnsiTheme="minorHAnsi" w:cstheme="minorHAnsi"/>
                <w:sz w:val="20"/>
                <w:szCs w:val="20"/>
              </w:rPr>
            </w:pPr>
            <w:r w:rsidRPr="00B82ECA">
              <w:rPr>
                <w:rFonts w:asciiTheme="minorHAnsi" w:hAnsiTheme="minorHAnsi" w:cstheme="minorHAnsi"/>
                <w:sz w:val="20"/>
                <w:szCs w:val="20"/>
              </w:rPr>
              <w:t xml:space="preserve">&lt;DocumentSubType&gt; &lt;PaymentFrequencyCode&gt; </w:t>
            </w:r>
            <w:r w:rsidRPr="00B82ECA">
              <w:rPr>
                <w:rFonts w:asciiTheme="minorHAnsi" w:hAnsiTheme="minorHAnsi" w:cstheme="minorHAnsi"/>
                <w:b/>
                <w:bCs/>
                <w:sz w:val="20"/>
                <w:szCs w:val="20"/>
              </w:rPr>
              <w:t>&lt;</w:t>
            </w:r>
            <w:r w:rsidRPr="00B82ECA">
              <w:rPr>
                <w:rFonts w:asciiTheme="minorHAnsi" w:hAnsiTheme="minorHAnsi" w:cstheme="minorHAnsi"/>
                <w:sz w:val="20"/>
                <w:szCs w:val="20"/>
              </w:rPr>
              <w:t>TransactionPremium</w:t>
            </w:r>
            <w:r w:rsidRPr="00B82ECA">
              <w:rPr>
                <w:rFonts w:asciiTheme="minorHAnsi" w:hAnsiTheme="minorHAnsi" w:cstheme="minorHAnsi"/>
                <w:b/>
                <w:bCs/>
                <w:sz w:val="20"/>
                <w:szCs w:val="20"/>
              </w:rPr>
              <w:t>&gt;</w:t>
            </w:r>
            <w:r w:rsidRPr="00B82ECA">
              <w:rPr>
                <w:rFonts w:asciiTheme="minorHAnsi" w:hAnsiTheme="minorHAnsi" w:cstheme="minorHAnsi"/>
                <w:b/>
                <w:bCs/>
                <w:color w:val="000000" w:themeColor="text1"/>
                <w:sz w:val="20"/>
                <w:szCs w:val="20"/>
              </w:rPr>
              <w:t xml:space="preserve"> </w:t>
            </w:r>
          </w:p>
          <w:p w14:paraId="2B670A69" w14:textId="0FCF1855" w:rsidR="002C3856" w:rsidRPr="00B82ECA" w:rsidRDefault="002C3856" w:rsidP="002C3856">
            <w:pPr>
              <w:tabs>
                <w:tab w:val="left" w:pos="1800"/>
              </w:tabs>
              <w:rPr>
                <w:rFonts w:asciiTheme="minorHAnsi" w:hAnsiTheme="minorHAnsi" w:cstheme="minorHAnsi"/>
                <w:sz w:val="20"/>
                <w:szCs w:val="20"/>
              </w:rPr>
            </w:pPr>
            <w:r w:rsidRPr="00B82ECA">
              <w:rPr>
                <w:rFonts w:asciiTheme="minorHAnsi" w:hAnsiTheme="minorHAnsi" w:cstheme="minorHAnsi"/>
                <w:sz w:val="20"/>
                <w:szCs w:val="20"/>
              </w:rPr>
              <w:t>&lt;</w:t>
            </w:r>
            <w:r w:rsidR="00B401AB" w:rsidRPr="00B82ECA">
              <w:rPr>
                <w:rFonts w:asciiTheme="minorHAnsi" w:hAnsiTheme="minorHAnsi" w:cstheme="minorHAnsi"/>
                <w:sz w:val="20"/>
                <w:szCs w:val="20"/>
              </w:rPr>
              <w:t>CurrentTerm</w:t>
            </w:r>
            <w:r w:rsidR="00E2756E" w:rsidRPr="00B82ECA">
              <w:rPr>
                <w:rFonts w:asciiTheme="minorHAnsi" w:hAnsiTheme="minorHAnsi" w:cstheme="minorHAnsi"/>
                <w:sz w:val="20"/>
                <w:szCs w:val="20"/>
              </w:rPr>
              <w:t>Gross</w:t>
            </w:r>
            <w:r w:rsidR="00B401AB" w:rsidRPr="00B82ECA">
              <w:rPr>
                <w:rFonts w:asciiTheme="minorHAnsi" w:hAnsiTheme="minorHAnsi" w:cstheme="minorHAnsi"/>
                <w:sz w:val="20"/>
                <w:szCs w:val="20"/>
              </w:rPr>
              <w:t>Premium</w:t>
            </w:r>
            <w:r w:rsidRPr="00B82ECA">
              <w:rPr>
                <w:rFonts w:asciiTheme="minorHAnsi" w:hAnsiTheme="minorHAnsi" w:cstheme="minorHAnsi"/>
                <w:sz w:val="20"/>
                <w:szCs w:val="20"/>
              </w:rPr>
              <w:t>&gt;</w:t>
            </w:r>
          </w:p>
          <w:p w14:paraId="623F4B05" w14:textId="475CC9AA" w:rsidR="002C3856" w:rsidRPr="00B82ECA" w:rsidRDefault="002C3856" w:rsidP="002C3856">
            <w:pPr>
              <w:tabs>
                <w:tab w:val="left" w:pos="1800"/>
              </w:tabs>
              <w:rPr>
                <w:rFonts w:asciiTheme="minorHAnsi" w:hAnsiTheme="minorHAnsi" w:cstheme="minorHAnsi"/>
                <w:sz w:val="20"/>
              </w:rPr>
            </w:pPr>
            <w:r w:rsidRPr="00B82ECA">
              <w:rPr>
                <w:rFonts w:asciiTheme="minorHAnsi" w:hAnsiTheme="minorHAnsi" w:cstheme="minorHAnsi"/>
                <w:sz w:val="20"/>
                <w:szCs w:val="20"/>
              </w:rPr>
              <w:t>&lt;IsAfterFinalPayment&gt;</w:t>
            </w:r>
          </w:p>
        </w:tc>
        <w:tc>
          <w:tcPr>
            <w:tcW w:w="7654" w:type="dxa"/>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2C3856" w:rsidRPr="00B82ECA" w14:paraId="2B33E2CD" w14:textId="77777777">
              <w:trPr>
                <w:trHeight w:val="300"/>
              </w:trPr>
              <w:tc>
                <w:tcPr>
                  <w:tcW w:w="1134" w:type="dxa"/>
                  <w:vMerge w:val="restart"/>
                </w:tcPr>
                <w:p w14:paraId="312DDE20" w14:textId="7B93B252" w:rsidR="002C3856" w:rsidRPr="00B82ECA" w:rsidRDefault="002C3856" w:rsidP="002C3856">
                  <w:pPr>
                    <w:pStyle w:val="TableBodycopy"/>
                    <w:rPr>
                      <w:rFonts w:asciiTheme="minorHAnsi" w:hAnsiTheme="minorHAnsi" w:cstheme="minorHAnsi"/>
                      <w:szCs w:val="20"/>
                    </w:rPr>
                  </w:pPr>
                  <w:r w:rsidRPr="00B82ECA">
                    <w:rPr>
                      <w:rFonts w:asciiTheme="minorHAnsi" w:hAnsiTheme="minorHAnsi" w:cstheme="minorHAnsi"/>
                      <w:szCs w:val="20"/>
                    </w:rPr>
                    <w:t>Brand_icon_dollarcircle1.jpg</w:t>
                  </w:r>
                </w:p>
              </w:tc>
              <w:tc>
                <w:tcPr>
                  <w:tcW w:w="13680" w:type="dxa"/>
                  <w:noWrap/>
                  <w:hideMark/>
                </w:tcPr>
                <w:p w14:paraId="47AF4D43" w14:textId="77777777" w:rsidR="002C3856" w:rsidRPr="00B82ECA" w:rsidRDefault="002C3856" w:rsidP="002C3856">
                  <w:pPr>
                    <w:pStyle w:val="TableBodycopySCOI"/>
                    <w:rPr>
                      <w:b/>
                      <w:bCs/>
                    </w:rPr>
                  </w:pPr>
                  <w:r w:rsidRPr="00B82ECA">
                    <w:t>Your new monthly instalment:</w:t>
                  </w:r>
                </w:p>
              </w:tc>
            </w:tr>
            <w:tr w:rsidR="002C3856" w:rsidRPr="00B82ECA" w14:paraId="1F41FCB6" w14:textId="77777777">
              <w:trPr>
                <w:trHeight w:val="300"/>
              </w:trPr>
              <w:tc>
                <w:tcPr>
                  <w:tcW w:w="1134" w:type="dxa"/>
                  <w:vMerge/>
                </w:tcPr>
                <w:p w14:paraId="009095B0" w14:textId="77777777" w:rsidR="002C3856" w:rsidRPr="00B82ECA" w:rsidRDefault="002C3856" w:rsidP="002C3856">
                  <w:pPr>
                    <w:pStyle w:val="TableBodycopy"/>
                    <w:rPr>
                      <w:rFonts w:asciiTheme="minorHAnsi" w:hAnsiTheme="minorHAnsi" w:cstheme="minorHAnsi"/>
                      <w:lang w:eastAsia="en-AU"/>
                    </w:rPr>
                  </w:pPr>
                </w:p>
              </w:tc>
              <w:tc>
                <w:tcPr>
                  <w:tcW w:w="13680" w:type="dxa"/>
                  <w:noWrap/>
                  <w:hideMark/>
                </w:tcPr>
                <w:p w14:paraId="45CB31CA" w14:textId="16E5218A" w:rsidR="002C3856" w:rsidRPr="00B82ECA" w:rsidRDefault="002C3856" w:rsidP="00B401AB">
                  <w:pPr>
                    <w:pStyle w:val="TableBodycopyBCOI"/>
                  </w:pPr>
                  <w:r w:rsidRPr="00B82ECA">
                    <w:t xml:space="preserve">$ </w:t>
                  </w:r>
                  <w:r w:rsidR="00B401AB" w:rsidRPr="00B82ECA">
                    <w:t>&lt;</w:t>
                  </w:r>
                  <w:r w:rsidR="00B401AB" w:rsidRPr="00B82ECA">
                    <w:rPr>
                      <w:rPrChange w:id="1904" w:author="sam sehgal" w:date="2024-10-14T16:11:00Z" w16du:dateUtc="2024-10-14T05:11:00Z">
                        <w:rPr>
                          <w:rFonts w:ascii="Calibri" w:hAnsi="Calibri" w:cs="Calibri"/>
                          <w:color w:val="FF0000"/>
                        </w:rPr>
                      </w:rPrChange>
                    </w:rPr>
                    <w:t>CurrentTerm</w:t>
                  </w:r>
                  <w:r w:rsidR="00E2756E" w:rsidRPr="00B82ECA">
                    <w:rPr>
                      <w:rPrChange w:id="1905" w:author="sam sehgal" w:date="2024-10-14T16:11:00Z" w16du:dateUtc="2024-10-14T05:11:00Z">
                        <w:rPr>
                          <w:rFonts w:ascii="Calibri" w:hAnsi="Calibri" w:cs="Calibri"/>
                          <w:color w:val="FF0000"/>
                        </w:rPr>
                      </w:rPrChange>
                    </w:rPr>
                    <w:t>Gross</w:t>
                  </w:r>
                  <w:r w:rsidR="00B401AB" w:rsidRPr="00B82ECA">
                    <w:rPr>
                      <w:rPrChange w:id="1906" w:author="sam sehgal" w:date="2024-10-14T16:11:00Z" w16du:dateUtc="2024-10-14T05:11:00Z">
                        <w:rPr>
                          <w:rFonts w:ascii="Calibri" w:hAnsi="Calibri" w:cs="Calibri"/>
                          <w:color w:val="FF0000"/>
                        </w:rPr>
                      </w:rPrChange>
                    </w:rPr>
                    <w:t>Premium</w:t>
                  </w:r>
                  <w:r w:rsidR="00B401AB" w:rsidRPr="00B82ECA">
                    <w:t>&gt;</w:t>
                  </w:r>
                </w:p>
              </w:tc>
            </w:tr>
            <w:tr w:rsidR="002C3856" w:rsidRPr="00B82ECA" w14:paraId="0FA89699" w14:textId="77777777">
              <w:trPr>
                <w:trHeight w:val="300"/>
              </w:trPr>
              <w:tc>
                <w:tcPr>
                  <w:tcW w:w="1134" w:type="dxa"/>
                  <w:vMerge/>
                </w:tcPr>
                <w:p w14:paraId="41888764" w14:textId="77777777" w:rsidR="002C3856" w:rsidRPr="00B82ECA" w:rsidRDefault="002C3856" w:rsidP="002C3856">
                  <w:pPr>
                    <w:pStyle w:val="TableBodycopy"/>
                    <w:rPr>
                      <w:rFonts w:asciiTheme="minorHAnsi" w:hAnsiTheme="minorHAnsi" w:cstheme="minorHAnsi"/>
                      <w:lang w:eastAsia="en-AU"/>
                    </w:rPr>
                  </w:pPr>
                </w:p>
              </w:tc>
              <w:tc>
                <w:tcPr>
                  <w:tcW w:w="13680" w:type="dxa"/>
                  <w:noWrap/>
                </w:tcPr>
                <w:p w14:paraId="2DBEE6CA" w14:textId="77777777" w:rsidR="002C3856" w:rsidRPr="00B82ECA" w:rsidRDefault="002C3856" w:rsidP="002C3856">
                  <w:pPr>
                    <w:pStyle w:val="TableBodycopy"/>
                    <w:rPr>
                      <w:rFonts w:asciiTheme="minorHAnsi" w:hAnsiTheme="minorHAnsi" w:cstheme="minorHAnsi"/>
                      <w:b/>
                      <w:bCs/>
                      <w:sz w:val="24"/>
                      <w:lang w:eastAsia="en-AU"/>
                    </w:rPr>
                  </w:pPr>
                </w:p>
              </w:tc>
            </w:tr>
          </w:tbl>
          <w:p w14:paraId="51A61C6F" w14:textId="77777777" w:rsidR="002C3856" w:rsidRPr="00B82ECA" w:rsidRDefault="002C3856" w:rsidP="002C3856">
            <w:pPr>
              <w:spacing w:after="120"/>
              <w:rPr>
                <w:rFonts w:asciiTheme="minorHAnsi" w:eastAsia="Segoe UI" w:hAnsiTheme="minorHAnsi" w:cstheme="minorHAnsi"/>
                <w:b/>
                <w:bCs/>
              </w:rPr>
            </w:pPr>
          </w:p>
        </w:tc>
        <w:tc>
          <w:tcPr>
            <w:tcW w:w="2693" w:type="dxa"/>
          </w:tcPr>
          <w:p w14:paraId="50986A4C" w14:textId="77777777" w:rsidR="008B5ED3" w:rsidRPr="00B82ECA" w:rsidRDefault="002C3856" w:rsidP="00B401AB">
            <w:pPr>
              <w:rPr>
                <w:rFonts w:asciiTheme="minorHAnsi" w:hAnsiTheme="minorHAnsi" w:cstheme="minorHAnsi"/>
                <w:sz w:val="20"/>
                <w:szCs w:val="20"/>
                <w:rPrChange w:id="1907" w:author="sam sehgal" w:date="2024-10-14T16:11:00Z" w16du:dateUtc="2024-10-14T05:11:00Z">
                  <w:rPr>
                    <w:rFonts w:asciiTheme="minorHAnsi" w:hAnsiTheme="minorHAnsi" w:cstheme="minorHAnsi"/>
                    <w:sz w:val="20"/>
                    <w:szCs w:val="20"/>
                    <w:highlight w:val="lightGray"/>
                  </w:rPr>
                </w:rPrChange>
              </w:rPr>
            </w:pPr>
            <w:r w:rsidRPr="00B82ECA">
              <w:rPr>
                <w:rFonts w:asciiTheme="minorHAnsi" w:hAnsiTheme="minorHAnsi" w:cstheme="minorHAnsi"/>
                <w:b/>
                <w:bCs/>
                <w:sz w:val="20"/>
                <w:szCs w:val="20"/>
                <w:rPrChange w:id="1908" w:author="sam sehgal" w:date="2024-10-14T16:11:00Z" w16du:dateUtc="2024-10-14T05:11:00Z">
                  <w:rPr>
                    <w:rFonts w:asciiTheme="minorHAnsi" w:hAnsiTheme="minorHAnsi" w:cstheme="minorHAnsi"/>
                    <w:b/>
                    <w:bCs/>
                    <w:sz w:val="20"/>
                    <w:szCs w:val="20"/>
                    <w:highlight w:val="lightGray"/>
                  </w:rPr>
                </w:rPrChange>
              </w:rPr>
              <w:t>ELSEIF</w:t>
            </w:r>
            <w:r w:rsidRPr="00B82ECA">
              <w:rPr>
                <w:rFonts w:asciiTheme="minorHAnsi" w:hAnsiTheme="minorHAnsi" w:cstheme="minorHAnsi"/>
                <w:sz w:val="20"/>
                <w:szCs w:val="20"/>
                <w:rPrChange w:id="1909" w:author="sam sehgal" w:date="2024-10-14T16:11:00Z" w16du:dateUtc="2024-10-14T05:11:00Z">
                  <w:rPr>
                    <w:rFonts w:asciiTheme="minorHAnsi" w:hAnsiTheme="minorHAnsi" w:cstheme="minorHAnsi"/>
                    <w:sz w:val="20"/>
                    <w:szCs w:val="20"/>
                    <w:highlight w:val="lightGray"/>
                  </w:rPr>
                </w:rPrChange>
              </w:rPr>
              <w:t xml:space="preserve">&lt;DocumentSubType&gt; =  "Endorsement" </w:t>
            </w:r>
          </w:p>
          <w:p w14:paraId="4789CCD0" w14:textId="22D35061" w:rsidR="008B5ED3" w:rsidRPr="00B82ECA" w:rsidRDefault="002C3856" w:rsidP="00B401AB">
            <w:pPr>
              <w:rPr>
                <w:rFonts w:asciiTheme="minorHAnsi" w:hAnsiTheme="minorHAnsi" w:cstheme="minorHAnsi"/>
                <w:b/>
                <w:bCs/>
                <w:color w:val="000000" w:themeColor="text1"/>
                <w:sz w:val="20"/>
                <w:szCs w:val="20"/>
                <w:rPrChange w:id="1910" w:author="sam sehgal" w:date="2024-10-14T16:11:00Z" w16du:dateUtc="2024-10-14T05:11:00Z">
                  <w:rPr>
                    <w:rFonts w:asciiTheme="minorHAnsi" w:hAnsiTheme="minorHAnsi" w:cstheme="minorHAnsi"/>
                    <w:b/>
                    <w:bCs/>
                    <w:color w:val="000000" w:themeColor="text1"/>
                    <w:sz w:val="20"/>
                    <w:szCs w:val="20"/>
                    <w:highlight w:val="lightGray"/>
                  </w:rPr>
                </w:rPrChange>
              </w:rPr>
            </w:pPr>
            <w:r w:rsidRPr="00B82ECA">
              <w:rPr>
                <w:rFonts w:asciiTheme="minorHAnsi" w:hAnsiTheme="minorHAnsi" w:cstheme="minorHAnsi"/>
                <w:b/>
                <w:bCs/>
                <w:sz w:val="20"/>
                <w:szCs w:val="20"/>
                <w:rPrChange w:id="1911" w:author="sam sehgal" w:date="2024-10-14T16:11:00Z" w16du:dateUtc="2024-10-14T05:11: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1912" w:author="sam sehgal" w:date="2024-10-14T16:11:00Z" w16du:dateUtc="2024-10-14T05:11:00Z">
                  <w:rPr>
                    <w:rFonts w:asciiTheme="minorHAnsi" w:hAnsiTheme="minorHAnsi" w:cstheme="minorHAnsi"/>
                    <w:sz w:val="20"/>
                    <w:szCs w:val="20"/>
                    <w:highlight w:val="lightGray"/>
                  </w:rPr>
                </w:rPrChange>
              </w:rPr>
              <w:t xml:space="preserve"> &lt;PaymentFrequencyCode&gt; = "1|PaymentPlanMonthly</w:t>
            </w:r>
            <w:r w:rsidRPr="00B82ECA" w:rsidDel="00E209D2">
              <w:rPr>
                <w:rFonts w:asciiTheme="minorHAnsi" w:hAnsiTheme="minorHAnsi" w:cstheme="minorHAnsi"/>
                <w:sz w:val="20"/>
                <w:szCs w:val="20"/>
                <w:rPrChange w:id="1913" w:author="sam sehgal" w:date="2024-10-14T16:11:00Z" w16du:dateUtc="2024-10-14T05:11:00Z">
                  <w:rPr>
                    <w:rFonts w:asciiTheme="minorHAnsi" w:hAnsiTheme="minorHAnsi" w:cstheme="minorHAnsi"/>
                    <w:sz w:val="20"/>
                    <w:szCs w:val="20"/>
                    <w:highlight w:val="lightGray"/>
                  </w:rPr>
                </w:rPrChange>
              </w:rPr>
              <w:t xml:space="preserve"> </w:t>
            </w:r>
            <w:r w:rsidRPr="00B82ECA">
              <w:rPr>
                <w:rFonts w:asciiTheme="minorHAnsi" w:hAnsiTheme="minorHAnsi" w:cstheme="minorHAnsi"/>
                <w:sz w:val="20"/>
                <w:szCs w:val="20"/>
                <w:rPrChange w:id="1914" w:author="sam sehgal" w:date="2024-10-14T16:11:00Z" w16du:dateUtc="2024-10-14T05:11:00Z">
                  <w:rPr>
                    <w:rFonts w:asciiTheme="minorHAnsi" w:hAnsiTheme="minorHAnsi" w:cstheme="minorHAnsi"/>
                    <w:sz w:val="20"/>
                    <w:szCs w:val="20"/>
                    <w:highlight w:val="lightGray"/>
                  </w:rPr>
                </w:rPrChange>
              </w:rPr>
              <w:t xml:space="preserve">" </w:t>
            </w:r>
            <w:r w:rsidRPr="00B82ECA">
              <w:rPr>
                <w:rFonts w:asciiTheme="minorHAnsi" w:hAnsiTheme="minorHAnsi" w:cstheme="minorHAnsi"/>
                <w:b/>
                <w:bCs/>
                <w:sz w:val="20"/>
                <w:szCs w:val="20"/>
                <w:rPrChange w:id="1915" w:author="sam sehgal" w:date="2024-10-14T16:11:00Z" w16du:dateUtc="2024-10-14T05:11: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1916" w:author="sam sehgal" w:date="2024-10-14T16:11:00Z" w16du:dateUtc="2024-10-14T05:11:00Z">
                  <w:rPr>
                    <w:rFonts w:asciiTheme="minorHAnsi" w:hAnsiTheme="minorHAnsi" w:cstheme="minorHAnsi"/>
                    <w:sz w:val="20"/>
                    <w:szCs w:val="20"/>
                    <w:highlight w:val="lightGray"/>
                  </w:rPr>
                </w:rPrChange>
              </w:rPr>
              <w:t xml:space="preserve"> </w:t>
            </w:r>
            <w:r w:rsidRPr="00B82ECA">
              <w:rPr>
                <w:rFonts w:asciiTheme="minorHAnsi" w:hAnsiTheme="minorHAnsi" w:cstheme="minorHAnsi"/>
                <w:b/>
                <w:bCs/>
                <w:sz w:val="20"/>
                <w:szCs w:val="20"/>
                <w:rPrChange w:id="1917" w:author="sam sehgal" w:date="2024-10-14T16:11:00Z" w16du:dateUtc="2024-10-14T05:11:00Z">
                  <w:rPr>
                    <w:rFonts w:asciiTheme="minorHAnsi" w:hAnsiTheme="minorHAnsi" w:cstheme="minorHAnsi"/>
                    <w:b/>
                    <w:bCs/>
                    <w:sz w:val="20"/>
                    <w:szCs w:val="20"/>
                    <w:highlight w:val="lightGray"/>
                  </w:rPr>
                </w:rPrChange>
              </w:rPr>
              <w:t>&lt;</w:t>
            </w:r>
            <w:r w:rsidRPr="00B82ECA">
              <w:rPr>
                <w:rFonts w:asciiTheme="minorHAnsi" w:hAnsiTheme="minorHAnsi" w:cstheme="minorHAnsi"/>
                <w:sz w:val="20"/>
                <w:szCs w:val="20"/>
                <w:rPrChange w:id="1918" w:author="sam sehgal" w:date="2024-10-14T16:11:00Z" w16du:dateUtc="2024-10-14T05:11:00Z">
                  <w:rPr>
                    <w:rFonts w:asciiTheme="minorHAnsi" w:hAnsiTheme="minorHAnsi" w:cstheme="minorHAnsi"/>
                    <w:sz w:val="20"/>
                    <w:szCs w:val="20"/>
                    <w:highlight w:val="lightGray"/>
                  </w:rPr>
                </w:rPrChange>
              </w:rPr>
              <w:t>TransactionPremium&gt;</w:t>
            </w:r>
            <w:r w:rsidRPr="00B82ECA">
              <w:rPr>
                <w:rFonts w:asciiTheme="minorHAnsi" w:hAnsiTheme="minorHAnsi" w:cstheme="minorHAnsi"/>
                <w:color w:val="000000" w:themeColor="text1"/>
                <w:sz w:val="20"/>
                <w:szCs w:val="20"/>
                <w:rPrChange w:id="1919" w:author="sam sehgal" w:date="2024-10-14T16:11:00Z" w16du:dateUtc="2024-10-14T05:11:00Z">
                  <w:rPr>
                    <w:rFonts w:asciiTheme="minorHAnsi" w:hAnsiTheme="minorHAnsi" w:cstheme="minorHAnsi"/>
                    <w:color w:val="000000" w:themeColor="text1"/>
                    <w:sz w:val="20"/>
                    <w:szCs w:val="20"/>
                    <w:highlight w:val="lightGray"/>
                  </w:rPr>
                </w:rPrChange>
              </w:rPr>
              <w:t xml:space="preserve"> </w:t>
            </w:r>
            <w:r w:rsidR="008B5ED3" w:rsidRPr="00B82ECA">
              <w:rPr>
                <w:rFonts w:asciiTheme="minorHAnsi" w:hAnsiTheme="minorHAnsi" w:cstheme="minorHAnsi"/>
                <w:color w:val="000000" w:themeColor="text1"/>
                <w:sz w:val="20"/>
                <w:szCs w:val="20"/>
                <w:rPrChange w:id="1920" w:author="sam sehgal" w:date="2024-10-14T16:11:00Z" w16du:dateUtc="2024-10-14T05:11:00Z">
                  <w:rPr>
                    <w:rFonts w:asciiTheme="minorHAnsi" w:hAnsiTheme="minorHAnsi" w:cstheme="minorHAnsi"/>
                    <w:color w:val="000000" w:themeColor="text1"/>
                    <w:sz w:val="20"/>
                    <w:szCs w:val="20"/>
                    <w:highlight w:val="lightGray"/>
                  </w:rPr>
                </w:rPrChange>
              </w:rPr>
              <w:t>!=</w:t>
            </w:r>
            <w:r w:rsidRPr="00B82ECA">
              <w:rPr>
                <w:rFonts w:asciiTheme="minorHAnsi" w:hAnsiTheme="minorHAnsi" w:cstheme="minorHAnsi"/>
                <w:color w:val="000000" w:themeColor="text1"/>
                <w:sz w:val="20"/>
                <w:szCs w:val="20"/>
                <w:rPrChange w:id="1921" w:author="sam sehgal" w:date="2024-10-14T16:11:00Z" w16du:dateUtc="2024-10-14T05:11:00Z">
                  <w:rPr>
                    <w:rFonts w:asciiTheme="minorHAnsi" w:hAnsiTheme="minorHAnsi" w:cstheme="minorHAnsi"/>
                    <w:color w:val="000000" w:themeColor="text1"/>
                    <w:sz w:val="20"/>
                    <w:szCs w:val="20"/>
                    <w:highlight w:val="lightGray"/>
                  </w:rPr>
                </w:rPrChange>
              </w:rPr>
              <w:t xml:space="preserve"> </w:t>
            </w:r>
            <w:r w:rsidR="008B5ED3" w:rsidRPr="00B82ECA">
              <w:rPr>
                <w:rFonts w:asciiTheme="minorHAnsi" w:hAnsiTheme="minorHAnsi" w:cstheme="minorHAnsi"/>
                <w:color w:val="000000" w:themeColor="text1"/>
                <w:sz w:val="20"/>
                <w:szCs w:val="20"/>
                <w:rPrChange w:id="1922" w:author="sam sehgal" w:date="2024-10-14T16:11:00Z" w16du:dateUtc="2024-10-14T05:11:00Z">
                  <w:rPr>
                    <w:rFonts w:asciiTheme="minorHAnsi" w:hAnsiTheme="minorHAnsi" w:cstheme="minorHAnsi"/>
                    <w:color w:val="000000" w:themeColor="text1"/>
                    <w:sz w:val="20"/>
                    <w:szCs w:val="20"/>
                    <w:highlight w:val="lightGray"/>
                  </w:rPr>
                </w:rPrChange>
              </w:rPr>
              <w:t>“</w:t>
            </w:r>
            <w:r w:rsidRPr="00B82ECA">
              <w:rPr>
                <w:rFonts w:asciiTheme="minorHAnsi" w:hAnsiTheme="minorHAnsi" w:cstheme="minorHAnsi"/>
                <w:color w:val="000000" w:themeColor="text1"/>
                <w:sz w:val="20"/>
                <w:szCs w:val="20"/>
                <w:rPrChange w:id="1923" w:author="sam sehgal" w:date="2024-10-14T16:11:00Z" w16du:dateUtc="2024-10-14T05:11:00Z">
                  <w:rPr>
                    <w:rFonts w:asciiTheme="minorHAnsi" w:hAnsiTheme="minorHAnsi" w:cstheme="minorHAnsi"/>
                    <w:color w:val="000000" w:themeColor="text1"/>
                    <w:sz w:val="20"/>
                    <w:szCs w:val="20"/>
                    <w:highlight w:val="lightGray"/>
                  </w:rPr>
                </w:rPrChange>
              </w:rPr>
              <w:t>0</w:t>
            </w:r>
            <w:r w:rsidR="008B5ED3" w:rsidRPr="00B82ECA">
              <w:rPr>
                <w:rFonts w:asciiTheme="minorHAnsi" w:hAnsiTheme="minorHAnsi" w:cstheme="minorHAnsi"/>
                <w:color w:val="000000" w:themeColor="text1"/>
                <w:sz w:val="20"/>
                <w:szCs w:val="20"/>
                <w:rPrChange w:id="1924" w:author="sam sehgal" w:date="2024-10-14T16:11:00Z" w16du:dateUtc="2024-10-14T05:11:00Z">
                  <w:rPr>
                    <w:rFonts w:asciiTheme="minorHAnsi" w:hAnsiTheme="minorHAnsi" w:cstheme="minorHAnsi"/>
                    <w:color w:val="000000" w:themeColor="text1"/>
                    <w:sz w:val="20"/>
                    <w:szCs w:val="20"/>
                    <w:highlight w:val="lightGray"/>
                  </w:rPr>
                </w:rPrChange>
              </w:rPr>
              <w:t>”</w:t>
            </w:r>
            <w:r w:rsidRPr="00B82ECA">
              <w:rPr>
                <w:rFonts w:asciiTheme="minorHAnsi" w:hAnsiTheme="minorHAnsi" w:cstheme="minorHAnsi"/>
                <w:sz w:val="20"/>
                <w:szCs w:val="20"/>
                <w:rPrChange w:id="1925" w:author="sam sehgal" w:date="2024-10-14T16:11:00Z" w16du:dateUtc="2024-10-14T05:11:00Z">
                  <w:rPr>
                    <w:rFonts w:asciiTheme="minorHAnsi" w:hAnsiTheme="minorHAnsi" w:cstheme="minorHAnsi"/>
                    <w:sz w:val="20"/>
                    <w:szCs w:val="20"/>
                    <w:highlight w:val="lightGray"/>
                  </w:rPr>
                </w:rPrChange>
              </w:rPr>
              <w:t xml:space="preserve"> </w:t>
            </w:r>
            <w:r w:rsidRPr="00B82ECA">
              <w:rPr>
                <w:rFonts w:asciiTheme="minorHAnsi" w:hAnsiTheme="minorHAnsi" w:cstheme="minorHAnsi"/>
                <w:b/>
                <w:bCs/>
                <w:sz w:val="20"/>
                <w:szCs w:val="20"/>
                <w:rPrChange w:id="1926" w:author="sam sehgal" w:date="2024-10-14T16:11:00Z" w16du:dateUtc="2024-10-14T05:11:00Z">
                  <w:rPr>
                    <w:rFonts w:asciiTheme="minorHAnsi" w:hAnsiTheme="minorHAnsi" w:cstheme="minorHAnsi"/>
                    <w:b/>
                    <w:bCs/>
                    <w:sz w:val="20"/>
                    <w:szCs w:val="20"/>
                    <w:highlight w:val="lightGray"/>
                  </w:rPr>
                </w:rPrChange>
              </w:rPr>
              <w:t xml:space="preserve">AND </w:t>
            </w:r>
            <w:r w:rsidRPr="00B82ECA">
              <w:rPr>
                <w:rFonts w:asciiTheme="minorHAnsi" w:hAnsiTheme="minorHAnsi" w:cstheme="minorHAnsi"/>
                <w:sz w:val="20"/>
                <w:szCs w:val="20"/>
                <w:rPrChange w:id="1927" w:author="sam sehgal" w:date="2024-10-14T16:11:00Z" w16du:dateUtc="2024-10-14T05:11:00Z">
                  <w:rPr>
                    <w:rFonts w:asciiTheme="minorHAnsi" w:hAnsiTheme="minorHAnsi" w:cstheme="minorHAnsi"/>
                    <w:sz w:val="20"/>
                    <w:szCs w:val="20"/>
                    <w:highlight w:val="lightGray"/>
                  </w:rPr>
                </w:rPrChange>
              </w:rPr>
              <w:t>when &lt;IsAfterFinalPayment&gt; = "</w:t>
            </w:r>
            <w:r w:rsidR="00404495" w:rsidRPr="00B82ECA">
              <w:rPr>
                <w:rFonts w:asciiTheme="minorHAnsi" w:hAnsiTheme="minorHAnsi" w:cstheme="minorHAnsi"/>
                <w:sz w:val="20"/>
                <w:szCs w:val="20"/>
              </w:rPr>
              <w:t>0</w:t>
            </w:r>
            <w:r w:rsidRPr="00B82ECA">
              <w:rPr>
                <w:rFonts w:asciiTheme="minorHAnsi" w:hAnsiTheme="minorHAnsi" w:cstheme="minorHAnsi"/>
                <w:sz w:val="20"/>
                <w:szCs w:val="20"/>
                <w:rPrChange w:id="1928" w:author="sam sehgal" w:date="2024-10-14T16:11:00Z" w16du:dateUtc="2024-10-14T05:11:00Z">
                  <w:rPr>
                    <w:rFonts w:asciiTheme="minorHAnsi" w:hAnsiTheme="minorHAnsi" w:cstheme="minorHAnsi"/>
                    <w:sz w:val="20"/>
                    <w:szCs w:val="20"/>
                    <w:highlight w:val="lightGray"/>
                  </w:rPr>
                </w:rPrChange>
              </w:rPr>
              <w:t>"</w:t>
            </w:r>
            <w:r w:rsidRPr="00B82ECA">
              <w:rPr>
                <w:rFonts w:asciiTheme="minorHAnsi" w:hAnsiTheme="minorHAnsi" w:cstheme="minorHAnsi"/>
                <w:b/>
                <w:bCs/>
                <w:color w:val="000000" w:themeColor="text1"/>
                <w:sz w:val="20"/>
                <w:szCs w:val="20"/>
                <w:rPrChange w:id="1929" w:author="sam sehgal" w:date="2024-10-14T16:11:00Z" w16du:dateUtc="2024-10-14T05:11:00Z">
                  <w:rPr>
                    <w:rFonts w:asciiTheme="minorHAnsi" w:hAnsiTheme="minorHAnsi" w:cstheme="minorHAnsi"/>
                    <w:b/>
                    <w:bCs/>
                    <w:color w:val="000000" w:themeColor="text1"/>
                    <w:sz w:val="20"/>
                    <w:szCs w:val="20"/>
                    <w:highlight w:val="lightGray"/>
                  </w:rPr>
                </w:rPrChange>
              </w:rPr>
              <w:t xml:space="preserve"> </w:t>
            </w:r>
          </w:p>
          <w:p w14:paraId="6C9DB8A5" w14:textId="6EC92102" w:rsidR="002C3856" w:rsidRPr="00B82ECA" w:rsidRDefault="002C3856" w:rsidP="00B401AB">
            <w:pPr>
              <w:rPr>
                <w:rFonts w:asciiTheme="minorHAnsi" w:hAnsiTheme="minorHAnsi" w:cstheme="minorHAnsi"/>
                <w:b/>
                <w:bCs/>
                <w:sz w:val="20"/>
                <w:szCs w:val="20"/>
                <w:rPrChange w:id="1930" w:author="sam sehgal" w:date="2024-10-14T16:11:00Z" w16du:dateUtc="2024-10-14T05:11:00Z">
                  <w:rPr>
                    <w:rFonts w:asciiTheme="minorHAnsi" w:hAnsiTheme="minorHAnsi" w:cstheme="minorHAnsi"/>
                    <w:b/>
                    <w:bCs/>
                    <w:sz w:val="20"/>
                    <w:szCs w:val="20"/>
                    <w:highlight w:val="lightGray"/>
                  </w:rPr>
                </w:rPrChange>
              </w:rPr>
            </w:pPr>
            <w:r w:rsidRPr="00B82ECA">
              <w:rPr>
                <w:rFonts w:asciiTheme="minorHAnsi" w:hAnsiTheme="minorHAnsi" w:cstheme="minorHAnsi"/>
                <w:b/>
                <w:bCs/>
                <w:color w:val="000000" w:themeColor="text1"/>
                <w:sz w:val="20"/>
                <w:szCs w:val="20"/>
                <w:rPrChange w:id="1931" w:author="sam sehgal" w:date="2024-10-14T16:11:00Z" w16du:dateUtc="2024-10-14T05:11:00Z">
                  <w:rPr>
                    <w:rFonts w:asciiTheme="minorHAnsi" w:hAnsiTheme="minorHAnsi" w:cstheme="minorHAnsi"/>
                    <w:b/>
                    <w:bCs/>
                    <w:color w:val="000000" w:themeColor="text1"/>
                    <w:sz w:val="20"/>
                    <w:szCs w:val="20"/>
                    <w:highlight w:val="lightGray"/>
                  </w:rPr>
                </w:rPrChange>
              </w:rPr>
              <w:t>THEN</w:t>
            </w:r>
            <w:r w:rsidRPr="00B82ECA">
              <w:rPr>
                <w:rFonts w:asciiTheme="minorHAnsi" w:hAnsiTheme="minorHAnsi" w:cstheme="minorHAnsi"/>
                <w:color w:val="000000" w:themeColor="text1"/>
                <w:sz w:val="20"/>
                <w:szCs w:val="20"/>
                <w:rPrChange w:id="1932" w:author="sam sehgal" w:date="2024-10-14T16:11:00Z" w16du:dateUtc="2024-10-14T05:11:00Z">
                  <w:rPr>
                    <w:rFonts w:asciiTheme="minorHAnsi" w:hAnsiTheme="minorHAnsi" w:cstheme="minorHAnsi"/>
                    <w:color w:val="000000" w:themeColor="text1"/>
                    <w:sz w:val="20"/>
                    <w:szCs w:val="20"/>
                    <w:highlight w:val="lightGray"/>
                  </w:rPr>
                </w:rPrChange>
              </w:rPr>
              <w:t xml:space="preserve"> display</w:t>
            </w:r>
            <w:r w:rsidR="008B5ED3" w:rsidRPr="00B82ECA">
              <w:rPr>
                <w:rFonts w:asciiTheme="minorHAnsi" w:hAnsiTheme="minorHAnsi" w:cstheme="minorHAnsi"/>
                <w:color w:val="000000" w:themeColor="text1"/>
                <w:sz w:val="20"/>
                <w:szCs w:val="20"/>
                <w:rPrChange w:id="1933" w:author="sam sehgal" w:date="2024-10-14T16:11:00Z" w16du:dateUtc="2024-10-14T05:11:00Z">
                  <w:rPr>
                    <w:rFonts w:asciiTheme="minorHAnsi" w:hAnsiTheme="minorHAnsi" w:cstheme="minorHAnsi"/>
                    <w:color w:val="000000" w:themeColor="text1"/>
                    <w:sz w:val="20"/>
                    <w:szCs w:val="20"/>
                    <w:highlight w:val="lightGray"/>
                  </w:rPr>
                </w:rPrChange>
              </w:rPr>
              <w:t xml:space="preserve"> </w:t>
            </w:r>
          </w:p>
        </w:tc>
        <w:tc>
          <w:tcPr>
            <w:tcW w:w="1560" w:type="dxa"/>
          </w:tcPr>
          <w:p w14:paraId="35F1DA47" w14:textId="77777777" w:rsidR="002C3856" w:rsidRPr="00B82ECA" w:rsidRDefault="002C3856" w:rsidP="002C3856">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Heading text:</w:t>
            </w:r>
          </w:p>
          <w:p w14:paraId="1A4FA5D2" w14:textId="77777777" w:rsidR="002C3856" w:rsidRPr="00B82ECA" w:rsidRDefault="002C3856" w:rsidP="002C3856">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Table_Bodycopy_S_COI</w:t>
            </w:r>
          </w:p>
          <w:p w14:paraId="7C991C76" w14:textId="77777777" w:rsidR="002C3856" w:rsidRPr="00B82ECA" w:rsidRDefault="002C3856" w:rsidP="002C3856">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 amount text:</w:t>
            </w:r>
          </w:p>
          <w:p w14:paraId="79C1887A" w14:textId="18E5DD65" w:rsidR="002C3856" w:rsidRPr="00B82ECA" w:rsidRDefault="002C3856" w:rsidP="002C3856">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Table_Bodycopy_B_COI</w:t>
            </w:r>
          </w:p>
        </w:tc>
      </w:tr>
      <w:tr w:rsidR="002C3856" w:rsidRPr="00720F8E" w14:paraId="63E4571B" w14:textId="77777777" w:rsidTr="0472516C">
        <w:trPr>
          <w:cantSplit/>
        </w:trPr>
        <w:tc>
          <w:tcPr>
            <w:tcW w:w="1013" w:type="dxa"/>
          </w:tcPr>
          <w:p w14:paraId="08DB00D9" w14:textId="1E22C8E8" w:rsidR="002C3856" w:rsidRPr="00B82ECA" w:rsidRDefault="002C3856" w:rsidP="002C3856">
            <w:pPr>
              <w:rPr>
                <w:rFonts w:asciiTheme="minorHAnsi" w:hAnsiTheme="minorHAnsi" w:cstheme="minorHAnsi"/>
                <w:sz w:val="20"/>
              </w:rPr>
            </w:pPr>
            <w:r w:rsidRPr="00B82ECA">
              <w:rPr>
                <w:rFonts w:asciiTheme="minorHAnsi" w:hAnsiTheme="minorHAnsi" w:cstheme="minorHAnsi"/>
                <w:sz w:val="20"/>
              </w:rPr>
              <w:t xml:space="preserve">PS2 </w:t>
            </w:r>
            <w:r w:rsidR="008B5ED3" w:rsidRPr="00B82ECA">
              <w:rPr>
                <w:rFonts w:asciiTheme="minorHAnsi" w:hAnsiTheme="minorHAnsi" w:cstheme="minorHAnsi"/>
                <w:sz w:val="20"/>
              </w:rPr>
              <w:t>V</w:t>
            </w:r>
            <w:r w:rsidRPr="00B82ECA">
              <w:rPr>
                <w:rFonts w:asciiTheme="minorHAnsi" w:hAnsiTheme="minorHAnsi" w:cstheme="minorHAnsi"/>
                <w:sz w:val="20"/>
              </w:rPr>
              <w:t>11</w:t>
            </w:r>
          </w:p>
        </w:tc>
        <w:tc>
          <w:tcPr>
            <w:tcW w:w="1676" w:type="dxa"/>
          </w:tcPr>
          <w:p w14:paraId="75370738" w14:textId="77777777" w:rsidR="002C3856" w:rsidRPr="00B82ECA" w:rsidRDefault="002C3856" w:rsidP="002C3856">
            <w:pPr>
              <w:tabs>
                <w:tab w:val="left" w:pos="1800"/>
              </w:tabs>
              <w:rPr>
                <w:rFonts w:asciiTheme="minorHAnsi" w:hAnsiTheme="minorHAnsi" w:cstheme="minorHAnsi"/>
                <w:sz w:val="20"/>
                <w:szCs w:val="20"/>
              </w:rPr>
            </w:pPr>
            <w:r w:rsidRPr="00B82ECA">
              <w:rPr>
                <w:rFonts w:asciiTheme="minorHAnsi" w:hAnsiTheme="minorHAnsi" w:cstheme="minorHAnsi"/>
                <w:sz w:val="20"/>
                <w:szCs w:val="20"/>
              </w:rPr>
              <w:t xml:space="preserve">&lt;DocumentSubType&gt; &lt;PaymentFrequencyCode&gt; </w:t>
            </w:r>
            <w:r w:rsidRPr="00B82ECA">
              <w:rPr>
                <w:rFonts w:asciiTheme="minorHAnsi" w:hAnsiTheme="minorHAnsi" w:cstheme="minorHAnsi"/>
                <w:b/>
                <w:bCs/>
                <w:sz w:val="20"/>
                <w:szCs w:val="20"/>
              </w:rPr>
              <w:t>&lt;</w:t>
            </w:r>
            <w:r w:rsidRPr="00B82ECA">
              <w:rPr>
                <w:rFonts w:asciiTheme="minorHAnsi" w:hAnsiTheme="minorHAnsi" w:cstheme="minorHAnsi"/>
                <w:sz w:val="20"/>
                <w:szCs w:val="20"/>
              </w:rPr>
              <w:t>TransactionPremium</w:t>
            </w:r>
            <w:r w:rsidRPr="00B82ECA">
              <w:rPr>
                <w:rFonts w:asciiTheme="minorHAnsi" w:hAnsiTheme="minorHAnsi" w:cstheme="minorHAnsi"/>
                <w:b/>
                <w:bCs/>
                <w:sz w:val="20"/>
                <w:szCs w:val="20"/>
              </w:rPr>
              <w:t>&gt;</w:t>
            </w:r>
            <w:r w:rsidRPr="00B82ECA">
              <w:rPr>
                <w:rFonts w:asciiTheme="minorHAnsi" w:hAnsiTheme="minorHAnsi" w:cstheme="minorHAnsi"/>
                <w:b/>
                <w:bCs/>
                <w:color w:val="000000" w:themeColor="text1"/>
                <w:sz w:val="20"/>
                <w:szCs w:val="20"/>
              </w:rPr>
              <w:t xml:space="preserve"> </w:t>
            </w:r>
            <w:r w:rsidRPr="00B82ECA">
              <w:rPr>
                <w:rFonts w:asciiTheme="minorHAnsi" w:hAnsiTheme="minorHAnsi" w:cstheme="minorHAnsi"/>
                <w:sz w:val="20"/>
                <w:szCs w:val="20"/>
              </w:rPr>
              <w:t>&lt;IsAfterFinalPayment&gt;</w:t>
            </w:r>
          </w:p>
          <w:p w14:paraId="54BC47D1" w14:textId="77777777" w:rsidR="002C3856" w:rsidRPr="00B82ECA" w:rsidRDefault="002C3856" w:rsidP="002C3856">
            <w:pPr>
              <w:tabs>
                <w:tab w:val="left" w:pos="1800"/>
              </w:tabs>
              <w:rPr>
                <w:rFonts w:asciiTheme="minorHAnsi" w:hAnsiTheme="minorHAnsi" w:cstheme="minorHAnsi"/>
                <w:sz w:val="20"/>
              </w:rPr>
            </w:pPr>
          </w:p>
        </w:tc>
        <w:tc>
          <w:tcPr>
            <w:tcW w:w="7654" w:type="dxa"/>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2C3856" w:rsidRPr="00B82ECA" w14:paraId="51A9E71D" w14:textId="77777777">
              <w:trPr>
                <w:trHeight w:val="300"/>
              </w:trPr>
              <w:tc>
                <w:tcPr>
                  <w:tcW w:w="1134" w:type="dxa"/>
                  <w:vMerge w:val="restart"/>
                </w:tcPr>
                <w:p w14:paraId="561C0599" w14:textId="68E758D9" w:rsidR="002C3856" w:rsidRPr="00B82ECA" w:rsidRDefault="002C3856" w:rsidP="002C3856">
                  <w:pPr>
                    <w:pStyle w:val="TableBodycopy"/>
                    <w:rPr>
                      <w:rFonts w:asciiTheme="minorHAnsi" w:hAnsiTheme="minorHAnsi" w:cstheme="minorHAnsi"/>
                      <w:szCs w:val="20"/>
                    </w:rPr>
                  </w:pPr>
                  <w:r w:rsidRPr="00B82ECA">
                    <w:rPr>
                      <w:rFonts w:asciiTheme="minorHAnsi" w:hAnsiTheme="minorHAnsi" w:cstheme="minorHAnsi"/>
                      <w:szCs w:val="20"/>
                    </w:rPr>
                    <w:t>Brand_icon_dollarcircle1.jpg</w:t>
                  </w:r>
                </w:p>
              </w:tc>
              <w:tc>
                <w:tcPr>
                  <w:tcW w:w="13680" w:type="dxa"/>
                  <w:noWrap/>
                  <w:hideMark/>
                </w:tcPr>
                <w:p w14:paraId="0C0FB546" w14:textId="77777777" w:rsidR="002C3856" w:rsidRPr="00B82ECA" w:rsidRDefault="002C3856" w:rsidP="002C3856">
                  <w:pPr>
                    <w:pStyle w:val="TableBodycopySCOI"/>
                    <w:rPr>
                      <w:b/>
                      <w:bCs/>
                    </w:rPr>
                  </w:pPr>
                  <w:r w:rsidRPr="00B82ECA">
                    <w:t>Your payment:</w:t>
                  </w:r>
                </w:p>
              </w:tc>
            </w:tr>
            <w:tr w:rsidR="002C3856" w:rsidRPr="00B82ECA" w14:paraId="1AC71803" w14:textId="77777777">
              <w:trPr>
                <w:trHeight w:val="300"/>
              </w:trPr>
              <w:tc>
                <w:tcPr>
                  <w:tcW w:w="1134" w:type="dxa"/>
                  <w:vMerge/>
                </w:tcPr>
                <w:p w14:paraId="7E143593" w14:textId="77777777" w:rsidR="002C3856" w:rsidRPr="00B82ECA" w:rsidRDefault="002C3856" w:rsidP="002C3856">
                  <w:pPr>
                    <w:pStyle w:val="TableBodycopy"/>
                    <w:rPr>
                      <w:rFonts w:asciiTheme="minorHAnsi" w:hAnsiTheme="minorHAnsi" w:cstheme="minorHAnsi"/>
                      <w:lang w:eastAsia="en-AU"/>
                    </w:rPr>
                  </w:pPr>
                </w:p>
              </w:tc>
              <w:tc>
                <w:tcPr>
                  <w:tcW w:w="13680" w:type="dxa"/>
                  <w:noWrap/>
                  <w:hideMark/>
                </w:tcPr>
                <w:p w14:paraId="685833C6" w14:textId="5C7655C4" w:rsidR="002C3856" w:rsidRPr="00B82ECA" w:rsidRDefault="002C3856" w:rsidP="002C3856">
                  <w:pPr>
                    <w:pStyle w:val="TableBodycopyBCOI"/>
                  </w:pPr>
                  <w:r w:rsidRPr="00B82ECA">
                    <w:t xml:space="preserve">$ </w:t>
                  </w:r>
                  <w:ins w:id="1934" w:author="Sue Simnor (EXT Idiom)" w:date="2024-09-12T15:20:00Z" w16du:dateUtc="2024-09-12T05:20:00Z">
                    <w:r w:rsidR="006A425E" w:rsidRPr="00B82ECA">
                      <w:rPr>
                        <w:rPrChange w:id="1935" w:author="sam sehgal" w:date="2024-10-14T16:11:00Z" w16du:dateUtc="2024-10-14T05:11:00Z">
                          <w:rPr>
                            <w:highlight w:val="yellow"/>
                          </w:rPr>
                        </w:rPrChange>
                      </w:rPr>
                      <w:t>&lt;CurrentAnnualGrossPremium&gt;</w:t>
                    </w:r>
                  </w:ins>
                </w:p>
              </w:tc>
            </w:tr>
            <w:tr w:rsidR="002C3856" w:rsidRPr="00B82ECA" w14:paraId="0F2061DE" w14:textId="77777777">
              <w:trPr>
                <w:trHeight w:val="300"/>
              </w:trPr>
              <w:tc>
                <w:tcPr>
                  <w:tcW w:w="1134" w:type="dxa"/>
                  <w:vMerge/>
                </w:tcPr>
                <w:p w14:paraId="62F0DFD6" w14:textId="77777777" w:rsidR="002C3856" w:rsidRPr="00B82ECA" w:rsidRDefault="002C3856" w:rsidP="002C3856">
                  <w:pPr>
                    <w:pStyle w:val="TableBodycopy"/>
                    <w:rPr>
                      <w:rFonts w:asciiTheme="minorHAnsi" w:hAnsiTheme="minorHAnsi" w:cstheme="minorHAnsi"/>
                      <w:lang w:eastAsia="en-AU"/>
                    </w:rPr>
                  </w:pPr>
                </w:p>
              </w:tc>
              <w:tc>
                <w:tcPr>
                  <w:tcW w:w="13680" w:type="dxa"/>
                  <w:noWrap/>
                </w:tcPr>
                <w:p w14:paraId="4DC81026" w14:textId="77777777" w:rsidR="002C3856" w:rsidRPr="00B82ECA" w:rsidRDefault="002C3856" w:rsidP="002C3856">
                  <w:pPr>
                    <w:pStyle w:val="TableBodycopy"/>
                    <w:rPr>
                      <w:rFonts w:asciiTheme="minorHAnsi" w:hAnsiTheme="minorHAnsi" w:cstheme="minorHAnsi"/>
                      <w:sz w:val="24"/>
                      <w:lang w:eastAsia="en-AU"/>
                    </w:rPr>
                  </w:pPr>
                </w:p>
              </w:tc>
            </w:tr>
          </w:tbl>
          <w:p w14:paraId="68572FE1" w14:textId="77777777" w:rsidR="002C3856" w:rsidRPr="00B82ECA" w:rsidRDefault="002C3856" w:rsidP="002C3856">
            <w:pPr>
              <w:spacing w:after="120"/>
              <w:rPr>
                <w:rFonts w:asciiTheme="minorHAnsi" w:eastAsia="Segoe UI" w:hAnsiTheme="minorHAnsi" w:cstheme="minorHAnsi"/>
                <w:b/>
                <w:bCs/>
              </w:rPr>
            </w:pPr>
          </w:p>
        </w:tc>
        <w:tc>
          <w:tcPr>
            <w:tcW w:w="2693" w:type="dxa"/>
          </w:tcPr>
          <w:p w14:paraId="48FFE196" w14:textId="77777777" w:rsidR="008B5ED3" w:rsidRPr="00B82ECA" w:rsidRDefault="002C3856" w:rsidP="002C3856">
            <w:pPr>
              <w:rPr>
                <w:rFonts w:asciiTheme="minorHAnsi" w:hAnsiTheme="minorHAnsi" w:cstheme="minorHAnsi"/>
                <w:sz w:val="20"/>
                <w:szCs w:val="20"/>
                <w:rPrChange w:id="1936" w:author="sam sehgal" w:date="2024-10-14T16:11:00Z" w16du:dateUtc="2024-10-14T05:11:00Z">
                  <w:rPr>
                    <w:rFonts w:asciiTheme="minorHAnsi" w:hAnsiTheme="minorHAnsi" w:cstheme="minorHAnsi"/>
                    <w:sz w:val="20"/>
                    <w:szCs w:val="20"/>
                    <w:highlight w:val="lightGray"/>
                  </w:rPr>
                </w:rPrChange>
              </w:rPr>
            </w:pPr>
            <w:r w:rsidRPr="00B82ECA">
              <w:rPr>
                <w:rFonts w:asciiTheme="minorHAnsi" w:hAnsiTheme="minorHAnsi" w:cstheme="minorHAnsi"/>
                <w:b/>
                <w:bCs/>
                <w:sz w:val="20"/>
                <w:szCs w:val="20"/>
                <w:rPrChange w:id="1937" w:author="sam sehgal" w:date="2024-10-14T16:11:00Z" w16du:dateUtc="2024-10-14T05:11:00Z">
                  <w:rPr>
                    <w:rFonts w:asciiTheme="minorHAnsi" w:hAnsiTheme="minorHAnsi" w:cstheme="minorHAnsi"/>
                    <w:b/>
                    <w:bCs/>
                    <w:sz w:val="20"/>
                    <w:szCs w:val="20"/>
                    <w:highlight w:val="lightGray"/>
                  </w:rPr>
                </w:rPrChange>
              </w:rPr>
              <w:t>ELSEIF</w:t>
            </w:r>
            <w:r w:rsidRPr="00B82ECA">
              <w:rPr>
                <w:rFonts w:asciiTheme="minorHAnsi" w:hAnsiTheme="minorHAnsi" w:cstheme="minorHAnsi"/>
                <w:sz w:val="20"/>
                <w:szCs w:val="20"/>
                <w:rPrChange w:id="1938" w:author="sam sehgal" w:date="2024-10-14T16:11:00Z" w16du:dateUtc="2024-10-14T05:11:00Z">
                  <w:rPr>
                    <w:rFonts w:asciiTheme="minorHAnsi" w:hAnsiTheme="minorHAnsi" w:cstheme="minorHAnsi"/>
                    <w:sz w:val="20"/>
                    <w:szCs w:val="20"/>
                    <w:highlight w:val="lightGray"/>
                  </w:rPr>
                </w:rPrChange>
              </w:rPr>
              <w:t xml:space="preserve">&lt;DocumentSubType&gt; =  "Endorsement" </w:t>
            </w:r>
          </w:p>
          <w:p w14:paraId="544C758E" w14:textId="37823EA1" w:rsidR="008B5ED3" w:rsidRPr="00B82ECA" w:rsidRDefault="002C3856" w:rsidP="002C3856">
            <w:pPr>
              <w:rPr>
                <w:rFonts w:asciiTheme="minorHAnsi" w:hAnsiTheme="minorHAnsi" w:cstheme="minorHAnsi"/>
                <w:sz w:val="20"/>
                <w:szCs w:val="20"/>
                <w:rPrChange w:id="1939" w:author="sam sehgal" w:date="2024-10-14T16:11:00Z" w16du:dateUtc="2024-10-14T05:11:00Z">
                  <w:rPr>
                    <w:rFonts w:asciiTheme="minorHAnsi" w:hAnsiTheme="minorHAnsi" w:cstheme="minorHAnsi"/>
                    <w:sz w:val="20"/>
                    <w:szCs w:val="20"/>
                    <w:highlight w:val="lightGray"/>
                  </w:rPr>
                </w:rPrChange>
              </w:rPr>
            </w:pPr>
            <w:r w:rsidRPr="00B82ECA">
              <w:rPr>
                <w:rFonts w:asciiTheme="minorHAnsi" w:hAnsiTheme="minorHAnsi" w:cstheme="minorHAnsi"/>
                <w:b/>
                <w:bCs/>
                <w:sz w:val="20"/>
                <w:szCs w:val="20"/>
                <w:rPrChange w:id="1940" w:author="sam sehgal" w:date="2024-10-14T16:11:00Z" w16du:dateUtc="2024-10-14T05:11: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1941" w:author="sam sehgal" w:date="2024-10-14T16:11:00Z" w16du:dateUtc="2024-10-14T05:11:00Z">
                  <w:rPr>
                    <w:rFonts w:asciiTheme="minorHAnsi" w:hAnsiTheme="minorHAnsi" w:cstheme="minorHAnsi"/>
                    <w:sz w:val="20"/>
                    <w:szCs w:val="20"/>
                    <w:highlight w:val="lightGray"/>
                  </w:rPr>
                </w:rPrChange>
              </w:rPr>
              <w:t xml:space="preserve"> &lt;PaymentFrequencyCode&gt; = "1|PaymentPlanMonthly</w:t>
            </w:r>
            <w:r w:rsidRPr="00B82ECA" w:rsidDel="00711D39">
              <w:rPr>
                <w:rFonts w:asciiTheme="minorHAnsi" w:hAnsiTheme="minorHAnsi" w:cstheme="minorHAnsi"/>
                <w:sz w:val="20"/>
                <w:szCs w:val="20"/>
                <w:rPrChange w:id="1942" w:author="sam sehgal" w:date="2024-10-14T16:11:00Z" w16du:dateUtc="2024-10-14T05:11:00Z">
                  <w:rPr>
                    <w:rFonts w:asciiTheme="minorHAnsi" w:hAnsiTheme="minorHAnsi" w:cstheme="minorHAnsi"/>
                    <w:sz w:val="20"/>
                    <w:szCs w:val="20"/>
                    <w:highlight w:val="lightGray"/>
                  </w:rPr>
                </w:rPrChange>
              </w:rPr>
              <w:t xml:space="preserve"> </w:t>
            </w:r>
            <w:r w:rsidRPr="00B82ECA">
              <w:rPr>
                <w:rFonts w:asciiTheme="minorHAnsi" w:hAnsiTheme="minorHAnsi" w:cstheme="minorHAnsi"/>
                <w:sz w:val="20"/>
                <w:szCs w:val="20"/>
                <w:rPrChange w:id="1943" w:author="sam sehgal" w:date="2024-10-14T16:11:00Z" w16du:dateUtc="2024-10-14T05:11:00Z">
                  <w:rPr>
                    <w:rFonts w:asciiTheme="minorHAnsi" w:hAnsiTheme="minorHAnsi" w:cstheme="minorHAnsi"/>
                    <w:sz w:val="20"/>
                    <w:szCs w:val="20"/>
                    <w:highlight w:val="lightGray"/>
                  </w:rPr>
                </w:rPrChange>
              </w:rPr>
              <w:t xml:space="preserve">" </w:t>
            </w:r>
            <w:r w:rsidRPr="00B82ECA">
              <w:rPr>
                <w:rFonts w:asciiTheme="minorHAnsi" w:hAnsiTheme="minorHAnsi" w:cstheme="minorHAnsi"/>
                <w:b/>
                <w:bCs/>
                <w:sz w:val="20"/>
                <w:szCs w:val="20"/>
                <w:rPrChange w:id="1944" w:author="sam sehgal" w:date="2024-10-14T16:11:00Z" w16du:dateUtc="2024-10-14T05:11: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1945" w:author="sam sehgal" w:date="2024-10-14T16:11:00Z" w16du:dateUtc="2024-10-14T05:11:00Z">
                  <w:rPr>
                    <w:rFonts w:asciiTheme="minorHAnsi" w:hAnsiTheme="minorHAnsi" w:cstheme="minorHAnsi"/>
                    <w:sz w:val="20"/>
                    <w:szCs w:val="20"/>
                    <w:highlight w:val="lightGray"/>
                  </w:rPr>
                </w:rPrChange>
              </w:rPr>
              <w:t xml:space="preserve"> </w:t>
            </w:r>
            <w:r w:rsidRPr="00B82ECA">
              <w:rPr>
                <w:rFonts w:asciiTheme="minorHAnsi" w:hAnsiTheme="minorHAnsi" w:cstheme="minorHAnsi"/>
                <w:b/>
                <w:bCs/>
                <w:sz w:val="20"/>
                <w:szCs w:val="20"/>
                <w:rPrChange w:id="1946" w:author="sam sehgal" w:date="2024-10-14T16:11:00Z" w16du:dateUtc="2024-10-14T05:11:00Z">
                  <w:rPr>
                    <w:rFonts w:asciiTheme="minorHAnsi" w:hAnsiTheme="minorHAnsi" w:cstheme="minorHAnsi"/>
                    <w:b/>
                    <w:bCs/>
                    <w:sz w:val="20"/>
                    <w:szCs w:val="20"/>
                    <w:highlight w:val="lightGray"/>
                  </w:rPr>
                </w:rPrChange>
              </w:rPr>
              <w:t>&lt;</w:t>
            </w:r>
            <w:r w:rsidRPr="00B82ECA">
              <w:rPr>
                <w:rFonts w:asciiTheme="minorHAnsi" w:hAnsiTheme="minorHAnsi" w:cstheme="minorHAnsi"/>
                <w:sz w:val="20"/>
                <w:szCs w:val="20"/>
                <w:rPrChange w:id="1947" w:author="sam sehgal" w:date="2024-10-14T16:11:00Z" w16du:dateUtc="2024-10-14T05:11:00Z">
                  <w:rPr>
                    <w:rFonts w:asciiTheme="minorHAnsi" w:hAnsiTheme="minorHAnsi" w:cstheme="minorHAnsi"/>
                    <w:sz w:val="20"/>
                    <w:szCs w:val="20"/>
                    <w:highlight w:val="lightGray"/>
                  </w:rPr>
                </w:rPrChange>
              </w:rPr>
              <w:t>TransactionPremium</w:t>
            </w:r>
            <w:r w:rsidRPr="00B82ECA">
              <w:rPr>
                <w:rFonts w:asciiTheme="minorHAnsi" w:hAnsiTheme="minorHAnsi" w:cstheme="minorHAnsi"/>
                <w:b/>
                <w:bCs/>
                <w:sz w:val="20"/>
                <w:szCs w:val="20"/>
                <w:rPrChange w:id="1948" w:author="sam sehgal" w:date="2024-10-14T16:11:00Z" w16du:dateUtc="2024-10-14T05:11:00Z">
                  <w:rPr>
                    <w:rFonts w:asciiTheme="minorHAnsi" w:hAnsiTheme="minorHAnsi" w:cstheme="minorHAnsi"/>
                    <w:b/>
                    <w:bCs/>
                    <w:sz w:val="20"/>
                    <w:szCs w:val="20"/>
                    <w:highlight w:val="lightGray"/>
                  </w:rPr>
                </w:rPrChange>
              </w:rPr>
              <w:t>&gt;</w:t>
            </w:r>
            <w:r w:rsidRPr="00B82ECA">
              <w:rPr>
                <w:rFonts w:asciiTheme="minorHAnsi" w:hAnsiTheme="minorHAnsi" w:cstheme="minorHAnsi"/>
                <w:b/>
                <w:bCs/>
                <w:color w:val="000000" w:themeColor="text1"/>
                <w:sz w:val="20"/>
                <w:szCs w:val="20"/>
                <w:rPrChange w:id="1949" w:author="sam sehgal" w:date="2024-10-14T16:11:00Z" w16du:dateUtc="2024-10-14T05:11:00Z">
                  <w:rPr>
                    <w:rFonts w:asciiTheme="minorHAnsi" w:hAnsiTheme="minorHAnsi" w:cstheme="minorHAnsi"/>
                    <w:b/>
                    <w:bCs/>
                    <w:color w:val="000000" w:themeColor="text1"/>
                    <w:sz w:val="20"/>
                    <w:szCs w:val="20"/>
                    <w:highlight w:val="lightGray"/>
                  </w:rPr>
                </w:rPrChange>
              </w:rPr>
              <w:t xml:space="preserve"> </w:t>
            </w:r>
            <w:r w:rsidR="008B5ED3" w:rsidRPr="00B82ECA">
              <w:rPr>
                <w:rFonts w:asciiTheme="minorHAnsi" w:hAnsiTheme="minorHAnsi" w:cstheme="minorHAnsi"/>
                <w:color w:val="000000" w:themeColor="text1"/>
                <w:sz w:val="20"/>
                <w:szCs w:val="20"/>
                <w:rPrChange w:id="1950" w:author="sam sehgal" w:date="2024-10-14T16:11:00Z" w16du:dateUtc="2024-10-14T05:11:00Z">
                  <w:rPr>
                    <w:rFonts w:asciiTheme="minorHAnsi" w:hAnsiTheme="minorHAnsi" w:cstheme="minorHAnsi"/>
                    <w:color w:val="000000" w:themeColor="text1"/>
                    <w:sz w:val="20"/>
                    <w:szCs w:val="20"/>
                    <w:highlight w:val="lightGray"/>
                  </w:rPr>
                </w:rPrChange>
              </w:rPr>
              <w:t>&gt;</w:t>
            </w:r>
            <w:r w:rsidRPr="00B82ECA">
              <w:rPr>
                <w:rFonts w:asciiTheme="minorHAnsi" w:hAnsiTheme="minorHAnsi" w:cstheme="minorHAnsi"/>
                <w:color w:val="000000" w:themeColor="text1"/>
                <w:sz w:val="20"/>
                <w:szCs w:val="20"/>
                <w:rPrChange w:id="1951" w:author="sam sehgal" w:date="2024-10-14T16:11:00Z" w16du:dateUtc="2024-10-14T05:11:00Z">
                  <w:rPr>
                    <w:rFonts w:asciiTheme="minorHAnsi" w:hAnsiTheme="minorHAnsi" w:cstheme="minorHAnsi"/>
                    <w:color w:val="000000" w:themeColor="text1"/>
                    <w:sz w:val="20"/>
                    <w:szCs w:val="20"/>
                    <w:highlight w:val="lightGray"/>
                  </w:rPr>
                </w:rPrChange>
              </w:rPr>
              <w:t xml:space="preserve"> </w:t>
            </w:r>
            <w:r w:rsidR="008B5ED3" w:rsidRPr="00B82ECA">
              <w:rPr>
                <w:rFonts w:asciiTheme="minorHAnsi" w:hAnsiTheme="minorHAnsi" w:cstheme="minorHAnsi"/>
                <w:color w:val="000000" w:themeColor="text1"/>
                <w:sz w:val="20"/>
                <w:szCs w:val="20"/>
                <w:rPrChange w:id="1952" w:author="sam sehgal" w:date="2024-10-14T16:11:00Z" w16du:dateUtc="2024-10-14T05:11:00Z">
                  <w:rPr>
                    <w:rFonts w:asciiTheme="minorHAnsi" w:hAnsiTheme="minorHAnsi" w:cstheme="minorHAnsi"/>
                    <w:color w:val="000000" w:themeColor="text1"/>
                    <w:sz w:val="20"/>
                    <w:szCs w:val="20"/>
                    <w:highlight w:val="lightGray"/>
                  </w:rPr>
                </w:rPrChange>
              </w:rPr>
              <w:t>“</w:t>
            </w:r>
            <w:r w:rsidRPr="00B82ECA">
              <w:rPr>
                <w:rFonts w:asciiTheme="minorHAnsi" w:hAnsiTheme="minorHAnsi" w:cstheme="minorHAnsi"/>
                <w:color w:val="000000" w:themeColor="text1"/>
                <w:sz w:val="20"/>
                <w:szCs w:val="20"/>
                <w:rPrChange w:id="1953" w:author="sam sehgal" w:date="2024-10-14T16:11:00Z" w16du:dateUtc="2024-10-14T05:11:00Z">
                  <w:rPr>
                    <w:rFonts w:asciiTheme="minorHAnsi" w:hAnsiTheme="minorHAnsi" w:cstheme="minorHAnsi"/>
                    <w:color w:val="000000" w:themeColor="text1"/>
                    <w:sz w:val="20"/>
                    <w:szCs w:val="20"/>
                    <w:highlight w:val="lightGray"/>
                  </w:rPr>
                </w:rPrChange>
              </w:rPr>
              <w:t>0</w:t>
            </w:r>
            <w:r w:rsidR="008B5ED3" w:rsidRPr="00B82ECA">
              <w:rPr>
                <w:rFonts w:asciiTheme="minorHAnsi" w:hAnsiTheme="minorHAnsi" w:cstheme="minorHAnsi"/>
                <w:color w:val="000000" w:themeColor="text1"/>
                <w:sz w:val="20"/>
                <w:szCs w:val="20"/>
                <w:rPrChange w:id="1954" w:author="sam sehgal" w:date="2024-10-14T16:11:00Z" w16du:dateUtc="2024-10-14T05:11:00Z">
                  <w:rPr>
                    <w:rFonts w:asciiTheme="minorHAnsi" w:hAnsiTheme="minorHAnsi" w:cstheme="minorHAnsi"/>
                    <w:color w:val="000000" w:themeColor="text1"/>
                    <w:sz w:val="20"/>
                    <w:szCs w:val="20"/>
                    <w:highlight w:val="lightGray"/>
                  </w:rPr>
                </w:rPrChange>
              </w:rPr>
              <w:t>”</w:t>
            </w:r>
            <w:r w:rsidRPr="00B82ECA">
              <w:rPr>
                <w:rFonts w:asciiTheme="minorHAnsi" w:hAnsiTheme="minorHAnsi" w:cstheme="minorHAnsi"/>
                <w:sz w:val="20"/>
                <w:szCs w:val="20"/>
                <w:rPrChange w:id="1955" w:author="sam sehgal" w:date="2024-10-14T16:11:00Z" w16du:dateUtc="2024-10-14T05:11:00Z">
                  <w:rPr>
                    <w:rFonts w:asciiTheme="minorHAnsi" w:hAnsiTheme="minorHAnsi" w:cstheme="minorHAnsi"/>
                    <w:sz w:val="20"/>
                    <w:szCs w:val="20"/>
                    <w:highlight w:val="lightGray"/>
                  </w:rPr>
                </w:rPrChange>
              </w:rPr>
              <w:t xml:space="preserve"> </w:t>
            </w:r>
          </w:p>
          <w:p w14:paraId="2FDC34E9" w14:textId="4EDB37EE" w:rsidR="008B5ED3" w:rsidRPr="00B82ECA" w:rsidRDefault="002C3856" w:rsidP="002C3856">
            <w:pPr>
              <w:rPr>
                <w:rFonts w:asciiTheme="minorHAnsi" w:hAnsiTheme="minorHAnsi" w:cstheme="minorHAnsi"/>
                <w:b/>
                <w:bCs/>
                <w:sz w:val="20"/>
                <w:szCs w:val="20"/>
                <w:rPrChange w:id="1956" w:author="sam sehgal" w:date="2024-10-14T16:11:00Z" w16du:dateUtc="2024-10-14T05:11:00Z">
                  <w:rPr>
                    <w:rFonts w:asciiTheme="minorHAnsi" w:hAnsiTheme="minorHAnsi" w:cstheme="minorHAnsi"/>
                    <w:b/>
                    <w:bCs/>
                    <w:sz w:val="20"/>
                    <w:szCs w:val="20"/>
                    <w:highlight w:val="lightGray"/>
                  </w:rPr>
                </w:rPrChange>
              </w:rPr>
            </w:pPr>
            <w:r w:rsidRPr="00B82ECA">
              <w:rPr>
                <w:rFonts w:asciiTheme="minorHAnsi" w:hAnsiTheme="minorHAnsi" w:cstheme="minorHAnsi"/>
                <w:b/>
                <w:bCs/>
                <w:sz w:val="20"/>
                <w:szCs w:val="20"/>
                <w:rPrChange w:id="1957" w:author="sam sehgal" w:date="2024-10-14T16:11:00Z" w16du:dateUtc="2024-10-14T05:11: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1958" w:author="sam sehgal" w:date="2024-10-14T16:11:00Z" w16du:dateUtc="2024-10-14T05:11:00Z">
                  <w:rPr>
                    <w:rFonts w:asciiTheme="minorHAnsi" w:hAnsiTheme="minorHAnsi" w:cstheme="minorHAnsi"/>
                    <w:sz w:val="20"/>
                    <w:szCs w:val="20"/>
                    <w:highlight w:val="lightGray"/>
                  </w:rPr>
                </w:rPrChange>
              </w:rPr>
              <w:t xml:space="preserve"> &lt;IsAfterFinalPayment&gt; = "</w:t>
            </w:r>
            <w:ins w:id="1959" w:author="Sue Simnor (EXT Idiom)" w:date="2024-08-29T13:16:00Z" w16du:dateUtc="2024-08-29T03:16:00Z">
              <w:r w:rsidR="00404495" w:rsidRPr="00B82ECA">
                <w:rPr>
                  <w:rFonts w:asciiTheme="minorHAnsi" w:hAnsiTheme="minorHAnsi" w:cstheme="minorHAnsi"/>
                  <w:sz w:val="20"/>
                  <w:szCs w:val="20"/>
                </w:rPr>
                <w:t>1</w:t>
              </w:r>
            </w:ins>
            <w:r w:rsidRPr="00B82ECA">
              <w:rPr>
                <w:rFonts w:asciiTheme="minorHAnsi" w:hAnsiTheme="minorHAnsi" w:cstheme="minorHAnsi"/>
                <w:sz w:val="20"/>
                <w:szCs w:val="20"/>
                <w:rPrChange w:id="1960" w:author="sam sehgal" w:date="2024-10-14T16:11:00Z" w16du:dateUtc="2024-10-14T05:11:00Z">
                  <w:rPr>
                    <w:rFonts w:asciiTheme="minorHAnsi" w:hAnsiTheme="minorHAnsi" w:cstheme="minorHAnsi"/>
                    <w:sz w:val="20"/>
                    <w:szCs w:val="20"/>
                    <w:highlight w:val="lightGray"/>
                  </w:rPr>
                </w:rPrChange>
              </w:rPr>
              <w:t>"</w:t>
            </w:r>
            <w:r w:rsidRPr="00B82ECA">
              <w:rPr>
                <w:rFonts w:asciiTheme="minorHAnsi" w:hAnsiTheme="minorHAnsi" w:cstheme="minorHAnsi"/>
                <w:b/>
                <w:bCs/>
                <w:color w:val="000000" w:themeColor="text1"/>
                <w:sz w:val="20"/>
                <w:szCs w:val="20"/>
                <w:rPrChange w:id="1961" w:author="sam sehgal" w:date="2024-10-14T16:11:00Z" w16du:dateUtc="2024-10-14T05:11:00Z">
                  <w:rPr>
                    <w:rFonts w:asciiTheme="minorHAnsi" w:hAnsiTheme="minorHAnsi" w:cstheme="minorHAnsi"/>
                    <w:b/>
                    <w:bCs/>
                    <w:color w:val="000000" w:themeColor="text1"/>
                    <w:sz w:val="20"/>
                    <w:szCs w:val="20"/>
                    <w:highlight w:val="lightGray"/>
                  </w:rPr>
                </w:rPrChange>
              </w:rPr>
              <w:t xml:space="preserve"> </w:t>
            </w:r>
          </w:p>
          <w:p w14:paraId="73D4A759" w14:textId="61597E52" w:rsidR="002C3856" w:rsidRPr="00B82ECA" w:rsidRDefault="002C3856" w:rsidP="002C3856">
            <w:pPr>
              <w:rPr>
                <w:rFonts w:asciiTheme="minorHAnsi" w:hAnsiTheme="minorHAnsi" w:cstheme="minorHAnsi"/>
                <w:b/>
                <w:bCs/>
                <w:sz w:val="20"/>
                <w:szCs w:val="20"/>
                <w:rPrChange w:id="1962" w:author="sam sehgal" w:date="2024-10-14T16:11:00Z" w16du:dateUtc="2024-10-14T05:11:00Z">
                  <w:rPr>
                    <w:rFonts w:asciiTheme="minorHAnsi" w:hAnsiTheme="minorHAnsi" w:cstheme="minorHAnsi"/>
                    <w:b/>
                    <w:bCs/>
                    <w:sz w:val="20"/>
                    <w:szCs w:val="20"/>
                    <w:highlight w:val="lightGray"/>
                  </w:rPr>
                </w:rPrChange>
              </w:rPr>
            </w:pPr>
            <w:r w:rsidRPr="00B82ECA">
              <w:rPr>
                <w:rFonts w:asciiTheme="minorHAnsi" w:hAnsiTheme="minorHAnsi" w:cstheme="minorHAnsi"/>
                <w:b/>
                <w:bCs/>
                <w:color w:val="000000" w:themeColor="text1"/>
                <w:sz w:val="20"/>
                <w:szCs w:val="20"/>
                <w:rPrChange w:id="1963" w:author="sam sehgal" w:date="2024-10-14T16:11:00Z" w16du:dateUtc="2024-10-14T05:11:00Z">
                  <w:rPr>
                    <w:rFonts w:asciiTheme="minorHAnsi" w:hAnsiTheme="minorHAnsi" w:cstheme="minorHAnsi"/>
                    <w:b/>
                    <w:bCs/>
                    <w:color w:val="000000" w:themeColor="text1"/>
                    <w:sz w:val="20"/>
                    <w:szCs w:val="20"/>
                    <w:highlight w:val="lightGray"/>
                  </w:rPr>
                </w:rPrChange>
              </w:rPr>
              <w:t>THEN</w:t>
            </w:r>
            <w:r w:rsidRPr="00B82ECA">
              <w:rPr>
                <w:rFonts w:asciiTheme="minorHAnsi" w:hAnsiTheme="minorHAnsi" w:cstheme="minorHAnsi"/>
                <w:color w:val="000000" w:themeColor="text1"/>
                <w:sz w:val="20"/>
                <w:szCs w:val="20"/>
                <w:rPrChange w:id="1964" w:author="sam sehgal" w:date="2024-10-14T16:11:00Z" w16du:dateUtc="2024-10-14T05:11:00Z">
                  <w:rPr>
                    <w:rFonts w:asciiTheme="minorHAnsi" w:hAnsiTheme="minorHAnsi" w:cstheme="minorHAnsi"/>
                    <w:color w:val="000000" w:themeColor="text1"/>
                    <w:sz w:val="20"/>
                    <w:szCs w:val="20"/>
                    <w:highlight w:val="lightGray"/>
                  </w:rPr>
                </w:rPrChange>
              </w:rPr>
              <w:t xml:space="preserve"> display</w:t>
            </w:r>
          </w:p>
        </w:tc>
        <w:tc>
          <w:tcPr>
            <w:tcW w:w="1560" w:type="dxa"/>
          </w:tcPr>
          <w:p w14:paraId="6448A01E" w14:textId="77777777" w:rsidR="002C3856" w:rsidRPr="00B82ECA" w:rsidRDefault="002C3856" w:rsidP="002C3856">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Heading text:</w:t>
            </w:r>
          </w:p>
          <w:p w14:paraId="51338387" w14:textId="77777777" w:rsidR="002C3856" w:rsidRPr="00B82ECA" w:rsidRDefault="002C3856" w:rsidP="002C3856">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Table_Bodycopy_S_COI</w:t>
            </w:r>
          </w:p>
          <w:p w14:paraId="4049A9B6" w14:textId="77777777" w:rsidR="002C3856" w:rsidRPr="00B82ECA" w:rsidRDefault="002C3856" w:rsidP="002C3856">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 amount text:</w:t>
            </w:r>
          </w:p>
          <w:p w14:paraId="4024EEA7" w14:textId="65007286" w:rsidR="002C3856" w:rsidRPr="00B82ECA" w:rsidRDefault="002C3856" w:rsidP="002C3856">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Table_Bodycopy_B_COI</w:t>
            </w:r>
          </w:p>
        </w:tc>
      </w:tr>
      <w:tr w:rsidR="002C3856" w:rsidRPr="00720F8E" w14:paraId="045E5C13" w14:textId="77777777" w:rsidTr="0472516C">
        <w:trPr>
          <w:cantSplit/>
        </w:trPr>
        <w:tc>
          <w:tcPr>
            <w:tcW w:w="1013" w:type="dxa"/>
          </w:tcPr>
          <w:p w14:paraId="49EE89DD" w14:textId="4150086D" w:rsidR="002C3856" w:rsidRPr="00B82ECA" w:rsidRDefault="002C3856" w:rsidP="002C3856">
            <w:pPr>
              <w:rPr>
                <w:rFonts w:asciiTheme="minorHAnsi" w:hAnsiTheme="minorHAnsi" w:cstheme="minorHAnsi"/>
                <w:sz w:val="20"/>
              </w:rPr>
            </w:pPr>
            <w:r w:rsidRPr="00B82ECA">
              <w:rPr>
                <w:rFonts w:asciiTheme="minorHAnsi" w:hAnsiTheme="minorHAnsi" w:cstheme="minorHAnsi"/>
                <w:sz w:val="20"/>
              </w:rPr>
              <w:lastRenderedPageBreak/>
              <w:t xml:space="preserve">PS2 </w:t>
            </w:r>
            <w:r w:rsidR="008B5ED3" w:rsidRPr="00B82ECA">
              <w:rPr>
                <w:rFonts w:asciiTheme="minorHAnsi" w:hAnsiTheme="minorHAnsi" w:cstheme="minorHAnsi"/>
                <w:sz w:val="20"/>
              </w:rPr>
              <w:t>V</w:t>
            </w:r>
            <w:r w:rsidRPr="00B82ECA">
              <w:rPr>
                <w:rFonts w:asciiTheme="minorHAnsi" w:hAnsiTheme="minorHAnsi" w:cstheme="minorHAnsi"/>
                <w:sz w:val="20"/>
              </w:rPr>
              <w:t>12</w:t>
            </w:r>
          </w:p>
        </w:tc>
        <w:tc>
          <w:tcPr>
            <w:tcW w:w="1676" w:type="dxa"/>
          </w:tcPr>
          <w:p w14:paraId="5A350E3D" w14:textId="77777777" w:rsidR="002C3856" w:rsidRPr="00B82ECA" w:rsidRDefault="002C3856" w:rsidP="002C3856">
            <w:pPr>
              <w:tabs>
                <w:tab w:val="left" w:pos="1800"/>
              </w:tabs>
              <w:rPr>
                <w:rFonts w:asciiTheme="minorHAnsi" w:hAnsiTheme="minorHAnsi" w:cstheme="minorHAnsi"/>
                <w:sz w:val="20"/>
                <w:szCs w:val="20"/>
              </w:rPr>
            </w:pPr>
            <w:r w:rsidRPr="00B82ECA">
              <w:rPr>
                <w:rFonts w:asciiTheme="minorHAnsi" w:hAnsiTheme="minorHAnsi" w:cstheme="minorHAnsi"/>
                <w:sz w:val="20"/>
                <w:szCs w:val="20"/>
              </w:rPr>
              <w:t xml:space="preserve">&lt;DocumentSubType&gt; &lt;PaymentFrequencyCode&gt; </w:t>
            </w:r>
            <w:r w:rsidRPr="00B82ECA">
              <w:rPr>
                <w:rFonts w:asciiTheme="minorHAnsi" w:hAnsiTheme="minorHAnsi" w:cstheme="minorHAnsi"/>
                <w:b/>
                <w:bCs/>
                <w:sz w:val="20"/>
                <w:szCs w:val="20"/>
              </w:rPr>
              <w:t>&lt;</w:t>
            </w:r>
            <w:r w:rsidRPr="00B82ECA">
              <w:rPr>
                <w:rFonts w:asciiTheme="minorHAnsi" w:hAnsiTheme="minorHAnsi" w:cstheme="minorHAnsi"/>
                <w:sz w:val="20"/>
                <w:szCs w:val="20"/>
              </w:rPr>
              <w:t>TransactionPremium</w:t>
            </w:r>
            <w:r w:rsidRPr="00B82ECA">
              <w:rPr>
                <w:rFonts w:asciiTheme="minorHAnsi" w:hAnsiTheme="minorHAnsi" w:cstheme="minorHAnsi"/>
                <w:b/>
                <w:bCs/>
                <w:sz w:val="20"/>
                <w:szCs w:val="20"/>
              </w:rPr>
              <w:t>&gt;</w:t>
            </w:r>
            <w:r w:rsidRPr="00B82ECA">
              <w:rPr>
                <w:rFonts w:asciiTheme="minorHAnsi" w:hAnsiTheme="minorHAnsi" w:cstheme="minorHAnsi"/>
                <w:b/>
                <w:bCs/>
                <w:color w:val="000000" w:themeColor="text1"/>
                <w:sz w:val="20"/>
                <w:szCs w:val="20"/>
              </w:rPr>
              <w:t xml:space="preserve"> </w:t>
            </w:r>
            <w:r w:rsidRPr="00B82ECA">
              <w:rPr>
                <w:rFonts w:asciiTheme="minorHAnsi" w:hAnsiTheme="minorHAnsi" w:cstheme="minorHAnsi"/>
                <w:sz w:val="20"/>
                <w:szCs w:val="20"/>
              </w:rPr>
              <w:t>&lt;IsAfterFinalPayment&gt;</w:t>
            </w:r>
          </w:p>
          <w:p w14:paraId="5F2BC211" w14:textId="77777777" w:rsidR="002C3856" w:rsidRPr="00B82ECA" w:rsidRDefault="002C3856" w:rsidP="002C3856">
            <w:pPr>
              <w:tabs>
                <w:tab w:val="left" w:pos="1800"/>
              </w:tabs>
              <w:rPr>
                <w:rFonts w:asciiTheme="minorHAnsi" w:hAnsiTheme="minorHAnsi" w:cstheme="minorHAnsi"/>
                <w:sz w:val="20"/>
              </w:rPr>
            </w:pPr>
          </w:p>
        </w:tc>
        <w:tc>
          <w:tcPr>
            <w:tcW w:w="7654" w:type="dxa"/>
          </w:tcPr>
          <w:tbl>
            <w:tblPr>
              <w:tblpPr w:leftFromText="180" w:rightFromText="180" w:horzAnchor="margin" w:tblpY="420"/>
              <w:tblOverlap w:val="never"/>
              <w:tblW w:w="28494" w:type="dxa"/>
              <w:tblBorders>
                <w:bottom w:val="single" w:sz="4" w:space="0" w:color="auto"/>
              </w:tblBorders>
              <w:tblLayout w:type="fixed"/>
              <w:tblLook w:val="04A0" w:firstRow="1" w:lastRow="0" w:firstColumn="1" w:lastColumn="0" w:noHBand="0" w:noVBand="1"/>
            </w:tblPr>
            <w:tblGrid>
              <w:gridCol w:w="1134"/>
              <w:gridCol w:w="13680"/>
              <w:gridCol w:w="13680"/>
            </w:tblGrid>
            <w:tr w:rsidR="002C3856" w:rsidRPr="00B82ECA" w14:paraId="55991C2E" w14:textId="77777777" w:rsidTr="78CABE0F">
              <w:trPr>
                <w:trHeight w:val="300"/>
              </w:trPr>
              <w:tc>
                <w:tcPr>
                  <w:tcW w:w="1134" w:type="dxa"/>
                  <w:vMerge w:val="restart"/>
                </w:tcPr>
                <w:p w14:paraId="2CC0FDC3" w14:textId="2659C5A6" w:rsidR="002C3856" w:rsidRPr="00B82ECA" w:rsidRDefault="002C3856" w:rsidP="002C3856">
                  <w:pPr>
                    <w:pStyle w:val="TableBodycopy"/>
                    <w:rPr>
                      <w:rFonts w:asciiTheme="minorHAnsi" w:hAnsiTheme="minorHAnsi" w:cstheme="minorHAnsi"/>
                      <w:szCs w:val="20"/>
                    </w:rPr>
                  </w:pPr>
                  <w:r w:rsidRPr="00B82ECA">
                    <w:rPr>
                      <w:rFonts w:asciiTheme="minorHAnsi" w:hAnsiTheme="minorHAnsi" w:cstheme="minorHAnsi"/>
                      <w:szCs w:val="20"/>
                    </w:rPr>
                    <w:t>Brand_icon_dollarcircle1.jpg</w:t>
                  </w:r>
                </w:p>
              </w:tc>
              <w:tc>
                <w:tcPr>
                  <w:tcW w:w="13680" w:type="dxa"/>
                </w:tcPr>
                <w:p w14:paraId="02D3F7C9" w14:textId="77777777" w:rsidR="002C3856" w:rsidRPr="00B82ECA" w:rsidRDefault="002C3856" w:rsidP="002C3856">
                  <w:pPr>
                    <w:pStyle w:val="TableBodycopySCOI"/>
                  </w:pPr>
                  <w:r w:rsidRPr="00B82ECA">
                    <w:t>Your refund:</w:t>
                  </w:r>
                </w:p>
              </w:tc>
              <w:tc>
                <w:tcPr>
                  <w:tcW w:w="13680" w:type="dxa"/>
                  <w:noWrap/>
                  <w:hideMark/>
                </w:tcPr>
                <w:p w14:paraId="18D59A9C" w14:textId="77777777" w:rsidR="002C3856" w:rsidRPr="00B82ECA" w:rsidRDefault="002C3856" w:rsidP="002C3856">
                  <w:pPr>
                    <w:pStyle w:val="TableBodycopy"/>
                    <w:rPr>
                      <w:rFonts w:asciiTheme="minorHAnsi" w:hAnsiTheme="minorHAnsi" w:cstheme="minorHAnsi"/>
                      <w:b/>
                      <w:bCs/>
                      <w:sz w:val="24"/>
                    </w:rPr>
                  </w:pPr>
                  <w:r w:rsidRPr="00B82ECA">
                    <w:rPr>
                      <w:rFonts w:asciiTheme="minorHAnsi" w:hAnsiTheme="minorHAnsi" w:cstheme="minorHAnsi"/>
                      <w:sz w:val="24"/>
                    </w:rPr>
                    <w:t>Your monthly instalment:</w:t>
                  </w:r>
                </w:p>
              </w:tc>
            </w:tr>
            <w:tr w:rsidR="002C3856" w:rsidRPr="00B82ECA" w14:paraId="453E8A48" w14:textId="77777777" w:rsidTr="78CABE0F">
              <w:trPr>
                <w:trHeight w:val="300"/>
              </w:trPr>
              <w:tc>
                <w:tcPr>
                  <w:tcW w:w="1134" w:type="dxa"/>
                  <w:vMerge/>
                </w:tcPr>
                <w:p w14:paraId="6DDAE275" w14:textId="77777777" w:rsidR="002C3856" w:rsidRPr="00B82ECA" w:rsidRDefault="002C3856" w:rsidP="002C3856">
                  <w:pPr>
                    <w:pStyle w:val="TableBodycopy"/>
                    <w:rPr>
                      <w:rFonts w:asciiTheme="minorHAnsi" w:hAnsiTheme="minorHAnsi" w:cstheme="minorHAnsi"/>
                      <w:lang w:eastAsia="en-AU"/>
                    </w:rPr>
                  </w:pPr>
                </w:p>
              </w:tc>
              <w:tc>
                <w:tcPr>
                  <w:tcW w:w="13680" w:type="dxa"/>
                </w:tcPr>
                <w:p w14:paraId="012E82DE" w14:textId="6C7A0224" w:rsidR="002C3856" w:rsidRPr="00B82ECA" w:rsidRDefault="002C3856" w:rsidP="002C3856">
                  <w:pPr>
                    <w:pStyle w:val="TableBodycopyBCOI"/>
                  </w:pPr>
                  <w:r w:rsidRPr="00B82ECA">
                    <w:t xml:space="preserve">$ </w:t>
                  </w:r>
                  <w:ins w:id="1965" w:author="sam sehgal" w:date="2025-05-19T12:28:00Z" w16du:dateUtc="2025-05-19T02:28:00Z">
                    <w:r w:rsidR="009116BE" w:rsidRPr="00B82ECA">
                      <w:t>&lt;TransactionPremium&gt;</w:t>
                    </w:r>
                  </w:ins>
                  <w:ins w:id="1966" w:author="Sue Simnor (EXT Idiom)" w:date="2024-09-12T15:48:00Z" w16du:dateUtc="2024-09-12T05:48:00Z">
                    <w:del w:id="1967" w:author="sam sehgal" w:date="2025-05-19T12:28:00Z" w16du:dateUtc="2025-05-19T02:28:00Z">
                      <w:r w:rsidR="007D7FC3" w:rsidRPr="00B82ECA" w:rsidDel="009116BE">
                        <w:delText>&lt;RefundAmount&gt;</w:delText>
                      </w:r>
                    </w:del>
                  </w:ins>
                </w:p>
                <w:p w14:paraId="705F2289" w14:textId="77777777" w:rsidR="002C3856" w:rsidRPr="00B82ECA" w:rsidRDefault="002C3856" w:rsidP="002C3856">
                  <w:pPr>
                    <w:pStyle w:val="TableBodycopy"/>
                    <w:rPr>
                      <w:rFonts w:asciiTheme="minorHAnsi" w:hAnsiTheme="minorHAnsi" w:cstheme="minorHAnsi"/>
                      <w:b/>
                      <w:bCs/>
                      <w:sz w:val="24"/>
                      <w:lang w:eastAsia="en-AU"/>
                    </w:rPr>
                  </w:pPr>
                </w:p>
              </w:tc>
              <w:tc>
                <w:tcPr>
                  <w:tcW w:w="13680" w:type="dxa"/>
                  <w:noWrap/>
                  <w:hideMark/>
                </w:tcPr>
                <w:p w14:paraId="0CBCE234" w14:textId="48A0E29B" w:rsidR="002C3856" w:rsidRPr="00B82ECA" w:rsidRDefault="002C3856" w:rsidP="002C3856">
                  <w:pPr>
                    <w:pStyle w:val="TableBodycopy"/>
                    <w:rPr>
                      <w:rFonts w:asciiTheme="minorHAnsi" w:hAnsiTheme="minorHAnsi" w:cstheme="minorBidi"/>
                      <w:b/>
                      <w:bCs/>
                      <w:sz w:val="24"/>
                    </w:rPr>
                  </w:pPr>
                  <w:r w:rsidRPr="00B82ECA">
                    <w:rPr>
                      <w:rFonts w:asciiTheme="minorHAnsi" w:hAnsiTheme="minorHAnsi" w:cstheme="minorBidi"/>
                      <w:b/>
                      <w:bCs/>
                      <w:sz w:val="24"/>
                      <w:lang w:eastAsia="en-AU"/>
                    </w:rPr>
                    <w:t>$ InstalmentAmount</w:t>
                  </w:r>
                </w:p>
              </w:tc>
            </w:tr>
          </w:tbl>
          <w:p w14:paraId="0B4BB823" w14:textId="77777777" w:rsidR="002C3856" w:rsidRPr="00B82ECA" w:rsidRDefault="002C3856" w:rsidP="002C3856">
            <w:pPr>
              <w:spacing w:after="120"/>
              <w:rPr>
                <w:rFonts w:asciiTheme="minorHAnsi" w:eastAsia="Segoe UI" w:hAnsiTheme="minorHAnsi" w:cstheme="minorHAnsi"/>
                <w:b/>
                <w:bCs/>
              </w:rPr>
            </w:pPr>
          </w:p>
        </w:tc>
        <w:tc>
          <w:tcPr>
            <w:tcW w:w="2693" w:type="dxa"/>
          </w:tcPr>
          <w:p w14:paraId="7CCA1CB7" w14:textId="77777777" w:rsidR="008B5ED3" w:rsidRPr="00B82ECA" w:rsidRDefault="002C3856" w:rsidP="002C3856">
            <w:pPr>
              <w:rPr>
                <w:rFonts w:asciiTheme="minorHAnsi" w:hAnsiTheme="minorHAnsi" w:cstheme="minorHAnsi"/>
                <w:sz w:val="20"/>
                <w:szCs w:val="20"/>
                <w:rPrChange w:id="1968" w:author="Sue Simnor (EXT Idiom)" w:date="2024-08-14T11:15:00Z" w16du:dateUtc="2024-08-14T01:15:00Z">
                  <w:rPr>
                    <w:rFonts w:asciiTheme="minorHAnsi" w:hAnsiTheme="minorHAnsi" w:cstheme="minorHAnsi"/>
                    <w:sz w:val="20"/>
                    <w:szCs w:val="20"/>
                    <w:highlight w:val="lightGray"/>
                  </w:rPr>
                </w:rPrChange>
              </w:rPr>
            </w:pPr>
            <w:r w:rsidRPr="00B82ECA">
              <w:rPr>
                <w:rFonts w:asciiTheme="minorHAnsi" w:hAnsiTheme="minorHAnsi" w:cstheme="minorHAnsi"/>
                <w:b/>
                <w:bCs/>
                <w:sz w:val="20"/>
                <w:szCs w:val="20"/>
                <w:rPrChange w:id="1969" w:author="Sue Simnor (EXT Idiom)" w:date="2024-08-14T11:15:00Z" w16du:dateUtc="2024-08-14T01:15:00Z">
                  <w:rPr>
                    <w:rFonts w:asciiTheme="minorHAnsi" w:hAnsiTheme="minorHAnsi" w:cstheme="minorHAnsi"/>
                    <w:b/>
                    <w:bCs/>
                    <w:sz w:val="20"/>
                    <w:szCs w:val="20"/>
                    <w:highlight w:val="lightGray"/>
                  </w:rPr>
                </w:rPrChange>
              </w:rPr>
              <w:t>ELSEIF</w:t>
            </w:r>
            <w:r w:rsidRPr="00B82ECA">
              <w:rPr>
                <w:rFonts w:asciiTheme="minorHAnsi" w:hAnsiTheme="minorHAnsi" w:cstheme="minorHAnsi"/>
                <w:sz w:val="20"/>
                <w:szCs w:val="20"/>
                <w:rPrChange w:id="1970" w:author="Sue Simnor (EXT Idiom)" w:date="2024-08-14T11:15:00Z" w16du:dateUtc="2024-08-14T01:15:00Z">
                  <w:rPr>
                    <w:rFonts w:asciiTheme="minorHAnsi" w:hAnsiTheme="minorHAnsi" w:cstheme="minorHAnsi"/>
                    <w:sz w:val="20"/>
                    <w:szCs w:val="20"/>
                    <w:highlight w:val="lightGray"/>
                  </w:rPr>
                </w:rPrChange>
              </w:rPr>
              <w:t xml:space="preserve"> &lt;DocumentSubType&gt; =  "Endorsement" </w:t>
            </w:r>
          </w:p>
          <w:p w14:paraId="42317A9D" w14:textId="36600202" w:rsidR="008B5ED3" w:rsidRPr="00B82ECA" w:rsidRDefault="002C3856" w:rsidP="002C3856">
            <w:pPr>
              <w:rPr>
                <w:rFonts w:asciiTheme="minorHAnsi" w:hAnsiTheme="minorHAnsi" w:cstheme="minorHAnsi"/>
                <w:b/>
                <w:bCs/>
                <w:sz w:val="20"/>
                <w:szCs w:val="20"/>
                <w:rPrChange w:id="1971" w:author="Sue Simnor (EXT Idiom)" w:date="2024-08-14T11:15:00Z" w16du:dateUtc="2024-08-14T01:15:00Z">
                  <w:rPr>
                    <w:rFonts w:asciiTheme="minorHAnsi" w:hAnsiTheme="minorHAnsi" w:cstheme="minorHAnsi"/>
                    <w:b/>
                    <w:bCs/>
                    <w:sz w:val="20"/>
                    <w:szCs w:val="20"/>
                    <w:highlight w:val="lightGray"/>
                  </w:rPr>
                </w:rPrChange>
              </w:rPr>
            </w:pPr>
            <w:r w:rsidRPr="00B82ECA">
              <w:rPr>
                <w:rFonts w:asciiTheme="minorHAnsi" w:hAnsiTheme="minorHAnsi" w:cstheme="minorHAnsi"/>
                <w:b/>
                <w:bCs/>
                <w:sz w:val="20"/>
                <w:szCs w:val="20"/>
                <w:rPrChange w:id="1972" w:author="Sue Simnor (EXT Idiom)" w:date="2024-08-14T11:15:00Z" w16du:dateUtc="2024-08-14T01:15: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1973" w:author="Sue Simnor (EXT Idiom)" w:date="2024-08-14T11:15:00Z" w16du:dateUtc="2024-08-14T01:15:00Z">
                  <w:rPr>
                    <w:rFonts w:asciiTheme="minorHAnsi" w:hAnsiTheme="minorHAnsi" w:cstheme="minorHAnsi"/>
                    <w:sz w:val="20"/>
                    <w:szCs w:val="20"/>
                    <w:highlight w:val="lightGray"/>
                  </w:rPr>
                </w:rPrChange>
              </w:rPr>
              <w:t xml:space="preserve"> &lt;PaymentFrequencyCode&gt; = "1|PaymentPlanMonthly</w:t>
            </w:r>
            <w:r w:rsidRPr="00B82ECA" w:rsidDel="00711D39">
              <w:rPr>
                <w:rFonts w:asciiTheme="minorHAnsi" w:hAnsiTheme="minorHAnsi" w:cstheme="minorHAnsi"/>
                <w:sz w:val="20"/>
                <w:szCs w:val="20"/>
                <w:rPrChange w:id="1974" w:author="Sue Simnor (EXT Idiom)" w:date="2024-08-14T11:15:00Z" w16du:dateUtc="2024-08-14T01:15:00Z">
                  <w:rPr>
                    <w:rFonts w:asciiTheme="minorHAnsi" w:hAnsiTheme="minorHAnsi" w:cstheme="minorHAnsi"/>
                    <w:sz w:val="20"/>
                    <w:szCs w:val="20"/>
                    <w:highlight w:val="lightGray"/>
                  </w:rPr>
                </w:rPrChange>
              </w:rPr>
              <w:t xml:space="preserve"> </w:t>
            </w:r>
            <w:r w:rsidRPr="00B82ECA">
              <w:rPr>
                <w:rFonts w:asciiTheme="minorHAnsi" w:hAnsiTheme="minorHAnsi" w:cstheme="minorHAnsi"/>
                <w:sz w:val="20"/>
                <w:szCs w:val="20"/>
                <w:rPrChange w:id="1975" w:author="Sue Simnor (EXT Idiom)" w:date="2024-08-14T11:15:00Z" w16du:dateUtc="2024-08-14T01:15:00Z">
                  <w:rPr>
                    <w:rFonts w:asciiTheme="minorHAnsi" w:hAnsiTheme="minorHAnsi" w:cstheme="minorHAnsi"/>
                    <w:sz w:val="20"/>
                    <w:szCs w:val="20"/>
                    <w:highlight w:val="lightGray"/>
                  </w:rPr>
                </w:rPrChange>
              </w:rPr>
              <w:t xml:space="preserve">" </w:t>
            </w:r>
            <w:r w:rsidRPr="00B82ECA">
              <w:rPr>
                <w:rFonts w:asciiTheme="minorHAnsi" w:hAnsiTheme="minorHAnsi" w:cstheme="minorHAnsi"/>
                <w:b/>
                <w:bCs/>
                <w:sz w:val="20"/>
                <w:szCs w:val="20"/>
                <w:rPrChange w:id="1976" w:author="Sue Simnor (EXT Idiom)" w:date="2024-08-14T11:15:00Z" w16du:dateUtc="2024-08-14T01:15: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1977" w:author="Sue Simnor (EXT Idiom)" w:date="2024-08-14T11:15:00Z" w16du:dateUtc="2024-08-14T01:15:00Z">
                  <w:rPr>
                    <w:rFonts w:asciiTheme="minorHAnsi" w:hAnsiTheme="minorHAnsi" w:cstheme="minorHAnsi"/>
                    <w:sz w:val="20"/>
                    <w:szCs w:val="20"/>
                    <w:highlight w:val="lightGray"/>
                  </w:rPr>
                </w:rPrChange>
              </w:rPr>
              <w:t xml:space="preserve"> </w:t>
            </w:r>
            <w:r w:rsidRPr="00B82ECA">
              <w:rPr>
                <w:rFonts w:asciiTheme="minorHAnsi" w:hAnsiTheme="minorHAnsi" w:cstheme="minorHAnsi"/>
                <w:b/>
                <w:bCs/>
                <w:sz w:val="20"/>
                <w:szCs w:val="20"/>
                <w:rPrChange w:id="1978" w:author="Sue Simnor (EXT Idiom)" w:date="2024-08-14T11:15:00Z" w16du:dateUtc="2024-08-14T01:15:00Z">
                  <w:rPr>
                    <w:rFonts w:asciiTheme="minorHAnsi" w:hAnsiTheme="minorHAnsi" w:cstheme="minorHAnsi"/>
                    <w:b/>
                    <w:bCs/>
                    <w:sz w:val="20"/>
                    <w:szCs w:val="20"/>
                    <w:highlight w:val="lightGray"/>
                  </w:rPr>
                </w:rPrChange>
              </w:rPr>
              <w:t>&lt;</w:t>
            </w:r>
            <w:r w:rsidRPr="00B82ECA">
              <w:rPr>
                <w:rFonts w:asciiTheme="minorHAnsi" w:hAnsiTheme="minorHAnsi" w:cstheme="minorHAnsi"/>
                <w:sz w:val="20"/>
                <w:szCs w:val="20"/>
                <w:rPrChange w:id="1979" w:author="Sue Simnor (EXT Idiom)" w:date="2024-08-14T11:15:00Z" w16du:dateUtc="2024-08-14T01:15:00Z">
                  <w:rPr>
                    <w:rFonts w:asciiTheme="minorHAnsi" w:hAnsiTheme="minorHAnsi" w:cstheme="minorHAnsi"/>
                    <w:sz w:val="20"/>
                    <w:szCs w:val="20"/>
                    <w:highlight w:val="lightGray"/>
                  </w:rPr>
                </w:rPrChange>
              </w:rPr>
              <w:t>TransactionPremium</w:t>
            </w:r>
            <w:r w:rsidRPr="00B82ECA">
              <w:rPr>
                <w:rFonts w:asciiTheme="minorHAnsi" w:hAnsiTheme="minorHAnsi" w:cstheme="minorHAnsi"/>
                <w:b/>
                <w:bCs/>
                <w:sz w:val="20"/>
                <w:szCs w:val="20"/>
                <w:rPrChange w:id="1980" w:author="Sue Simnor (EXT Idiom)" w:date="2024-08-14T11:15:00Z" w16du:dateUtc="2024-08-14T01:15:00Z">
                  <w:rPr>
                    <w:rFonts w:asciiTheme="minorHAnsi" w:hAnsiTheme="minorHAnsi" w:cstheme="minorHAnsi"/>
                    <w:b/>
                    <w:bCs/>
                    <w:sz w:val="20"/>
                    <w:szCs w:val="20"/>
                    <w:highlight w:val="lightGray"/>
                  </w:rPr>
                </w:rPrChange>
              </w:rPr>
              <w:t>&gt;</w:t>
            </w:r>
            <w:r w:rsidRPr="00B82ECA">
              <w:rPr>
                <w:rFonts w:asciiTheme="minorHAnsi" w:hAnsiTheme="minorHAnsi" w:cstheme="minorHAnsi"/>
                <w:b/>
                <w:bCs/>
                <w:color w:val="000000" w:themeColor="text1"/>
                <w:sz w:val="20"/>
                <w:szCs w:val="20"/>
                <w:rPrChange w:id="1981" w:author="Sue Simnor (EXT Idiom)" w:date="2024-08-14T11:15:00Z" w16du:dateUtc="2024-08-14T01:15:00Z">
                  <w:rPr>
                    <w:rFonts w:asciiTheme="minorHAnsi" w:hAnsiTheme="minorHAnsi" w:cstheme="minorHAnsi"/>
                    <w:b/>
                    <w:bCs/>
                    <w:color w:val="000000" w:themeColor="text1"/>
                    <w:sz w:val="20"/>
                    <w:szCs w:val="20"/>
                    <w:highlight w:val="lightGray"/>
                  </w:rPr>
                </w:rPrChange>
              </w:rPr>
              <w:t xml:space="preserve"> </w:t>
            </w:r>
            <w:r w:rsidR="008B5ED3" w:rsidRPr="00B82ECA">
              <w:rPr>
                <w:rFonts w:asciiTheme="minorHAnsi" w:hAnsiTheme="minorHAnsi" w:cstheme="minorHAnsi"/>
                <w:color w:val="000000" w:themeColor="text1"/>
                <w:sz w:val="20"/>
                <w:szCs w:val="20"/>
                <w:rPrChange w:id="1982" w:author="Sue Simnor (EXT Idiom)" w:date="2024-08-14T11:15:00Z" w16du:dateUtc="2024-08-14T01:15:00Z">
                  <w:rPr>
                    <w:rFonts w:asciiTheme="minorHAnsi" w:hAnsiTheme="minorHAnsi" w:cstheme="minorHAnsi"/>
                    <w:color w:val="000000" w:themeColor="text1"/>
                    <w:sz w:val="20"/>
                    <w:szCs w:val="20"/>
                    <w:highlight w:val="lightGray"/>
                  </w:rPr>
                </w:rPrChange>
              </w:rPr>
              <w:t>&lt;</w:t>
            </w:r>
            <w:r w:rsidRPr="00B82ECA">
              <w:rPr>
                <w:rFonts w:asciiTheme="minorHAnsi" w:hAnsiTheme="minorHAnsi" w:cstheme="minorHAnsi"/>
                <w:color w:val="000000" w:themeColor="text1"/>
                <w:sz w:val="20"/>
                <w:szCs w:val="20"/>
                <w:rPrChange w:id="1983" w:author="Sue Simnor (EXT Idiom)" w:date="2024-08-14T11:15:00Z" w16du:dateUtc="2024-08-14T01:15:00Z">
                  <w:rPr>
                    <w:rFonts w:asciiTheme="minorHAnsi" w:hAnsiTheme="minorHAnsi" w:cstheme="minorHAnsi"/>
                    <w:color w:val="000000" w:themeColor="text1"/>
                    <w:sz w:val="20"/>
                    <w:szCs w:val="20"/>
                    <w:highlight w:val="lightGray"/>
                  </w:rPr>
                </w:rPrChange>
              </w:rPr>
              <w:t xml:space="preserve"> </w:t>
            </w:r>
            <w:r w:rsidR="008B5ED3" w:rsidRPr="00B82ECA">
              <w:rPr>
                <w:rFonts w:asciiTheme="minorHAnsi" w:hAnsiTheme="minorHAnsi" w:cstheme="minorHAnsi"/>
                <w:color w:val="000000" w:themeColor="text1"/>
                <w:sz w:val="20"/>
                <w:szCs w:val="20"/>
                <w:rPrChange w:id="1984" w:author="Sue Simnor (EXT Idiom)" w:date="2024-08-14T11:15:00Z" w16du:dateUtc="2024-08-14T01:15:00Z">
                  <w:rPr>
                    <w:rFonts w:asciiTheme="minorHAnsi" w:hAnsiTheme="minorHAnsi" w:cstheme="minorHAnsi"/>
                    <w:color w:val="000000" w:themeColor="text1"/>
                    <w:sz w:val="20"/>
                    <w:szCs w:val="20"/>
                    <w:highlight w:val="lightGray"/>
                  </w:rPr>
                </w:rPrChange>
              </w:rPr>
              <w:t>“</w:t>
            </w:r>
            <w:r w:rsidRPr="00B82ECA">
              <w:rPr>
                <w:rFonts w:asciiTheme="minorHAnsi" w:hAnsiTheme="minorHAnsi" w:cstheme="minorHAnsi"/>
                <w:color w:val="000000" w:themeColor="text1"/>
                <w:sz w:val="20"/>
                <w:szCs w:val="20"/>
                <w:rPrChange w:id="1985" w:author="Sue Simnor (EXT Idiom)" w:date="2024-08-14T11:15:00Z" w16du:dateUtc="2024-08-14T01:15:00Z">
                  <w:rPr>
                    <w:rFonts w:asciiTheme="minorHAnsi" w:hAnsiTheme="minorHAnsi" w:cstheme="minorHAnsi"/>
                    <w:color w:val="000000" w:themeColor="text1"/>
                    <w:sz w:val="20"/>
                    <w:szCs w:val="20"/>
                    <w:highlight w:val="lightGray"/>
                  </w:rPr>
                </w:rPrChange>
              </w:rPr>
              <w:t>0</w:t>
            </w:r>
            <w:r w:rsidR="008B5ED3" w:rsidRPr="00B82ECA">
              <w:rPr>
                <w:rFonts w:asciiTheme="minorHAnsi" w:hAnsiTheme="minorHAnsi" w:cstheme="minorHAnsi"/>
                <w:color w:val="000000" w:themeColor="text1"/>
                <w:sz w:val="20"/>
                <w:szCs w:val="20"/>
                <w:rPrChange w:id="1986" w:author="Sue Simnor (EXT Idiom)" w:date="2024-08-14T11:15:00Z" w16du:dateUtc="2024-08-14T01:15:00Z">
                  <w:rPr>
                    <w:rFonts w:asciiTheme="minorHAnsi" w:hAnsiTheme="minorHAnsi" w:cstheme="minorHAnsi"/>
                    <w:color w:val="000000" w:themeColor="text1"/>
                    <w:sz w:val="20"/>
                    <w:szCs w:val="20"/>
                    <w:highlight w:val="lightGray"/>
                  </w:rPr>
                </w:rPrChange>
              </w:rPr>
              <w:t>”</w:t>
            </w:r>
            <w:r w:rsidRPr="00B82ECA">
              <w:rPr>
                <w:rFonts w:asciiTheme="minorHAnsi" w:hAnsiTheme="minorHAnsi" w:cstheme="minorHAnsi"/>
                <w:b/>
                <w:bCs/>
                <w:sz w:val="20"/>
                <w:szCs w:val="20"/>
                <w:rPrChange w:id="1987" w:author="Sue Simnor (EXT Idiom)" w:date="2024-08-14T11:15:00Z" w16du:dateUtc="2024-08-14T01:15:00Z">
                  <w:rPr>
                    <w:rFonts w:asciiTheme="minorHAnsi" w:hAnsiTheme="minorHAnsi" w:cstheme="minorHAnsi"/>
                    <w:b/>
                    <w:bCs/>
                    <w:sz w:val="20"/>
                    <w:szCs w:val="20"/>
                    <w:highlight w:val="lightGray"/>
                  </w:rPr>
                </w:rPrChange>
              </w:rPr>
              <w:t xml:space="preserve"> </w:t>
            </w:r>
          </w:p>
          <w:p w14:paraId="5290A31C" w14:textId="333E4E35" w:rsidR="008B5ED3" w:rsidRPr="00B82ECA" w:rsidRDefault="002C3856" w:rsidP="002C3856">
            <w:pPr>
              <w:rPr>
                <w:rFonts w:asciiTheme="minorHAnsi" w:hAnsiTheme="minorHAnsi" w:cstheme="minorHAnsi"/>
                <w:b/>
                <w:bCs/>
                <w:color w:val="000000" w:themeColor="text1"/>
                <w:sz w:val="20"/>
                <w:szCs w:val="20"/>
                <w:rPrChange w:id="1988" w:author="Sue Simnor (EXT Idiom)" w:date="2024-08-14T11:15:00Z" w16du:dateUtc="2024-08-14T01:15:00Z">
                  <w:rPr>
                    <w:rFonts w:asciiTheme="minorHAnsi" w:hAnsiTheme="minorHAnsi" w:cstheme="minorHAnsi"/>
                    <w:b/>
                    <w:bCs/>
                    <w:color w:val="000000" w:themeColor="text1"/>
                    <w:sz w:val="20"/>
                    <w:szCs w:val="20"/>
                    <w:highlight w:val="lightGray"/>
                  </w:rPr>
                </w:rPrChange>
              </w:rPr>
            </w:pPr>
            <w:r w:rsidRPr="00B82ECA">
              <w:rPr>
                <w:rFonts w:asciiTheme="minorHAnsi" w:hAnsiTheme="minorHAnsi" w:cstheme="minorHAnsi"/>
                <w:b/>
                <w:sz w:val="20"/>
                <w:szCs w:val="20"/>
                <w:rPrChange w:id="1989" w:author="Sue Simnor (EXT Idiom)" w:date="2024-09-12T16:31:00Z" w16du:dateUtc="2024-09-12T06:31: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1990" w:author="Sue Simnor (EXT Idiom)" w:date="2024-09-12T16:31:00Z" w16du:dateUtc="2024-09-12T06:31:00Z">
                  <w:rPr>
                    <w:rFonts w:asciiTheme="minorHAnsi" w:hAnsiTheme="minorHAnsi" w:cstheme="minorHAnsi"/>
                    <w:sz w:val="20"/>
                    <w:szCs w:val="20"/>
                    <w:highlight w:val="lightGray"/>
                  </w:rPr>
                </w:rPrChange>
              </w:rPr>
              <w:t xml:space="preserve"> &lt;IsAfterFinalPayment&gt; = "</w:t>
            </w:r>
            <w:ins w:id="1991" w:author="Sue Simnor (EXT Idiom)" w:date="2024-08-29T13:16:00Z" w16du:dateUtc="2024-08-29T03:16:00Z">
              <w:r w:rsidR="00404495" w:rsidRPr="00B82ECA">
                <w:rPr>
                  <w:rFonts w:asciiTheme="minorHAnsi" w:hAnsiTheme="minorHAnsi" w:cstheme="minorHAnsi"/>
                  <w:sz w:val="20"/>
                  <w:szCs w:val="20"/>
                </w:rPr>
                <w:t>1</w:t>
              </w:r>
            </w:ins>
            <w:r w:rsidRPr="00B82ECA">
              <w:rPr>
                <w:rFonts w:asciiTheme="minorHAnsi" w:hAnsiTheme="minorHAnsi" w:cstheme="minorHAnsi"/>
                <w:sz w:val="20"/>
                <w:szCs w:val="20"/>
                <w:rPrChange w:id="1992" w:author="Sue Simnor (EXT Idiom)" w:date="2024-09-12T16:31:00Z" w16du:dateUtc="2024-09-12T06:31:00Z">
                  <w:rPr>
                    <w:rFonts w:asciiTheme="minorHAnsi" w:hAnsiTheme="minorHAnsi" w:cstheme="minorHAnsi"/>
                    <w:sz w:val="20"/>
                    <w:szCs w:val="20"/>
                    <w:highlight w:val="lightGray"/>
                  </w:rPr>
                </w:rPrChange>
              </w:rPr>
              <w:t>"</w:t>
            </w:r>
            <w:r w:rsidRPr="00B82ECA">
              <w:rPr>
                <w:rFonts w:asciiTheme="minorHAnsi" w:hAnsiTheme="minorHAnsi" w:cstheme="minorHAnsi"/>
                <w:b/>
                <w:bCs/>
                <w:color w:val="000000" w:themeColor="text1"/>
                <w:sz w:val="20"/>
                <w:szCs w:val="20"/>
                <w:rPrChange w:id="1993" w:author="Sue Simnor (EXT Idiom)" w:date="2024-08-14T11:15:00Z" w16du:dateUtc="2024-08-14T01:15:00Z">
                  <w:rPr>
                    <w:rFonts w:asciiTheme="minorHAnsi" w:hAnsiTheme="minorHAnsi" w:cstheme="minorHAnsi"/>
                    <w:b/>
                    <w:bCs/>
                    <w:color w:val="000000" w:themeColor="text1"/>
                    <w:sz w:val="20"/>
                    <w:szCs w:val="20"/>
                    <w:highlight w:val="lightGray"/>
                  </w:rPr>
                </w:rPrChange>
              </w:rPr>
              <w:t xml:space="preserve"> </w:t>
            </w:r>
          </w:p>
          <w:p w14:paraId="72E3D13B" w14:textId="5A6B96CC" w:rsidR="002C3856" w:rsidRPr="00B82ECA" w:rsidRDefault="002C3856" w:rsidP="002C3856">
            <w:pPr>
              <w:rPr>
                <w:rFonts w:asciiTheme="minorHAnsi" w:hAnsiTheme="minorHAnsi" w:cstheme="minorHAnsi"/>
                <w:b/>
                <w:bCs/>
                <w:sz w:val="20"/>
                <w:szCs w:val="20"/>
              </w:rPr>
            </w:pPr>
            <w:r w:rsidRPr="00B82ECA">
              <w:rPr>
                <w:rFonts w:asciiTheme="minorHAnsi" w:hAnsiTheme="minorHAnsi" w:cstheme="minorHAnsi"/>
                <w:b/>
                <w:bCs/>
                <w:color w:val="000000" w:themeColor="text1"/>
                <w:sz w:val="20"/>
                <w:szCs w:val="20"/>
                <w:rPrChange w:id="1994" w:author="Sue Simnor (EXT Idiom)" w:date="2024-08-14T11:15:00Z" w16du:dateUtc="2024-08-14T01:15:00Z">
                  <w:rPr>
                    <w:rFonts w:asciiTheme="minorHAnsi" w:hAnsiTheme="minorHAnsi" w:cstheme="minorHAnsi"/>
                    <w:b/>
                    <w:bCs/>
                    <w:color w:val="000000" w:themeColor="text1"/>
                    <w:sz w:val="20"/>
                    <w:szCs w:val="20"/>
                    <w:highlight w:val="lightGray"/>
                  </w:rPr>
                </w:rPrChange>
              </w:rPr>
              <w:t>THEN</w:t>
            </w:r>
            <w:r w:rsidRPr="00B82ECA">
              <w:rPr>
                <w:rFonts w:asciiTheme="minorHAnsi" w:hAnsiTheme="minorHAnsi" w:cstheme="minorHAnsi"/>
                <w:color w:val="000000" w:themeColor="text1"/>
                <w:sz w:val="20"/>
                <w:szCs w:val="20"/>
                <w:rPrChange w:id="1995" w:author="Sue Simnor (EXT Idiom)" w:date="2024-08-14T11:15:00Z" w16du:dateUtc="2024-08-14T01:15:00Z">
                  <w:rPr>
                    <w:rFonts w:asciiTheme="minorHAnsi" w:hAnsiTheme="minorHAnsi" w:cstheme="minorHAnsi"/>
                    <w:color w:val="000000" w:themeColor="text1"/>
                    <w:sz w:val="20"/>
                    <w:szCs w:val="20"/>
                    <w:highlight w:val="lightGray"/>
                  </w:rPr>
                </w:rPrChange>
              </w:rPr>
              <w:t xml:space="preserve"> display</w:t>
            </w:r>
          </w:p>
        </w:tc>
        <w:tc>
          <w:tcPr>
            <w:tcW w:w="1560" w:type="dxa"/>
          </w:tcPr>
          <w:p w14:paraId="4E59D4D4" w14:textId="77777777" w:rsidR="002C3856" w:rsidRPr="00B82ECA" w:rsidRDefault="002C3856" w:rsidP="002C3856">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Heading text:</w:t>
            </w:r>
          </w:p>
          <w:p w14:paraId="6746AA0C" w14:textId="77777777" w:rsidR="002C3856" w:rsidRPr="00B82ECA" w:rsidRDefault="002C3856" w:rsidP="002C3856">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Table_Bodycopy_S_COI</w:t>
            </w:r>
          </w:p>
          <w:p w14:paraId="1CF670D1" w14:textId="77777777" w:rsidR="002C3856" w:rsidRPr="00B82ECA" w:rsidRDefault="002C3856" w:rsidP="002C3856">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 amount text:</w:t>
            </w:r>
          </w:p>
          <w:p w14:paraId="28DEBF51" w14:textId="3552CF54" w:rsidR="002C3856" w:rsidRPr="00B82ECA" w:rsidRDefault="002C3856" w:rsidP="002C3856">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Table_Bodycopy_B_COI</w:t>
            </w:r>
          </w:p>
        </w:tc>
      </w:tr>
      <w:tr w:rsidR="00515A80" w:rsidRPr="0044689A" w14:paraId="49436FF9" w14:textId="77777777" w:rsidTr="0472516C">
        <w:trPr>
          <w:cantSplit/>
        </w:trPr>
        <w:tc>
          <w:tcPr>
            <w:tcW w:w="1013" w:type="dxa"/>
          </w:tcPr>
          <w:p w14:paraId="32FEE99E" w14:textId="1AF02E04" w:rsidR="00515A80" w:rsidRPr="00B82ECA" w:rsidRDefault="00515A80" w:rsidP="00515A80">
            <w:pPr>
              <w:rPr>
                <w:rFonts w:asciiTheme="minorHAnsi" w:hAnsiTheme="minorHAnsi" w:cstheme="minorHAnsi"/>
                <w:sz w:val="20"/>
              </w:rPr>
            </w:pPr>
            <w:r w:rsidRPr="00B82ECA">
              <w:rPr>
                <w:rFonts w:asciiTheme="minorHAnsi" w:hAnsiTheme="minorHAnsi" w:cstheme="minorHAnsi"/>
                <w:sz w:val="20"/>
              </w:rPr>
              <w:t xml:space="preserve">PS2 </w:t>
            </w:r>
            <w:r w:rsidR="008B5ED3" w:rsidRPr="00B82ECA">
              <w:rPr>
                <w:rFonts w:asciiTheme="minorHAnsi" w:hAnsiTheme="minorHAnsi" w:cstheme="minorHAnsi"/>
                <w:sz w:val="20"/>
              </w:rPr>
              <w:t>V</w:t>
            </w:r>
            <w:r w:rsidRPr="00B82ECA">
              <w:rPr>
                <w:rFonts w:asciiTheme="minorHAnsi" w:hAnsiTheme="minorHAnsi" w:cstheme="minorHAnsi"/>
                <w:sz w:val="20"/>
              </w:rPr>
              <w:t>13</w:t>
            </w:r>
          </w:p>
        </w:tc>
        <w:tc>
          <w:tcPr>
            <w:tcW w:w="1676" w:type="dxa"/>
          </w:tcPr>
          <w:p w14:paraId="3292A0B9" w14:textId="77777777" w:rsidR="00515A80" w:rsidRPr="00B82ECA" w:rsidRDefault="00515A80" w:rsidP="00515A80">
            <w:pPr>
              <w:tabs>
                <w:tab w:val="left" w:pos="1800"/>
              </w:tabs>
              <w:rPr>
                <w:rFonts w:asciiTheme="minorHAnsi" w:hAnsiTheme="minorHAnsi" w:cstheme="minorHAnsi"/>
                <w:sz w:val="20"/>
                <w:szCs w:val="20"/>
              </w:rPr>
            </w:pPr>
            <w:r w:rsidRPr="00B82ECA">
              <w:rPr>
                <w:rFonts w:asciiTheme="minorHAnsi" w:hAnsiTheme="minorHAnsi" w:cstheme="minorHAnsi"/>
                <w:sz w:val="20"/>
                <w:szCs w:val="20"/>
              </w:rPr>
              <w:t xml:space="preserve">&lt;DocumentSubType&gt; &lt;PaymentFrequencyCode&gt; </w:t>
            </w:r>
            <w:r w:rsidRPr="00B82ECA">
              <w:rPr>
                <w:rFonts w:asciiTheme="minorHAnsi" w:hAnsiTheme="minorHAnsi" w:cstheme="minorHAnsi"/>
                <w:b/>
                <w:bCs/>
                <w:sz w:val="20"/>
                <w:szCs w:val="20"/>
              </w:rPr>
              <w:t>&lt;</w:t>
            </w:r>
            <w:r w:rsidRPr="00B82ECA">
              <w:rPr>
                <w:rFonts w:asciiTheme="minorHAnsi" w:hAnsiTheme="minorHAnsi" w:cstheme="minorHAnsi"/>
                <w:sz w:val="20"/>
                <w:szCs w:val="20"/>
              </w:rPr>
              <w:t>TransactionPremium</w:t>
            </w:r>
            <w:r w:rsidRPr="00B82ECA">
              <w:rPr>
                <w:rFonts w:asciiTheme="minorHAnsi" w:hAnsiTheme="minorHAnsi" w:cstheme="minorHAnsi"/>
                <w:b/>
                <w:bCs/>
                <w:sz w:val="20"/>
                <w:szCs w:val="20"/>
              </w:rPr>
              <w:t>&gt;</w:t>
            </w:r>
            <w:r w:rsidRPr="00B82ECA">
              <w:rPr>
                <w:rFonts w:asciiTheme="minorHAnsi" w:hAnsiTheme="minorHAnsi" w:cstheme="minorHAnsi"/>
                <w:b/>
                <w:bCs/>
                <w:color w:val="000000" w:themeColor="text1"/>
                <w:sz w:val="20"/>
                <w:szCs w:val="20"/>
              </w:rPr>
              <w:t xml:space="preserve"> </w:t>
            </w:r>
          </w:p>
          <w:p w14:paraId="78552C62" w14:textId="0B221A9C" w:rsidR="00515A80" w:rsidRPr="00B82ECA" w:rsidRDefault="00515A80" w:rsidP="00515A80">
            <w:pPr>
              <w:tabs>
                <w:tab w:val="left" w:pos="1800"/>
              </w:tabs>
              <w:rPr>
                <w:rFonts w:asciiTheme="minorHAnsi" w:hAnsiTheme="minorHAnsi" w:cstheme="minorHAnsi"/>
                <w:sz w:val="20"/>
              </w:rPr>
            </w:pPr>
            <w:r w:rsidRPr="00B82ECA">
              <w:rPr>
                <w:rFonts w:asciiTheme="minorHAnsi" w:hAnsiTheme="minorHAnsi" w:cstheme="minorHAnsi"/>
                <w:sz w:val="20"/>
                <w:szCs w:val="20"/>
              </w:rPr>
              <w:t>&lt;CurrentTerm</w:t>
            </w:r>
            <w:r w:rsidR="00E2756E" w:rsidRPr="00B82ECA">
              <w:rPr>
                <w:rFonts w:asciiTheme="minorHAnsi" w:hAnsiTheme="minorHAnsi" w:cstheme="minorHAnsi"/>
                <w:sz w:val="20"/>
                <w:szCs w:val="20"/>
              </w:rPr>
              <w:t>Gross</w:t>
            </w:r>
            <w:r w:rsidRPr="00B82ECA">
              <w:rPr>
                <w:rFonts w:asciiTheme="minorHAnsi" w:hAnsiTheme="minorHAnsi" w:cstheme="minorHAnsi"/>
                <w:sz w:val="20"/>
                <w:szCs w:val="20"/>
              </w:rPr>
              <w:t>Premium&gt;</w:t>
            </w:r>
          </w:p>
        </w:tc>
        <w:tc>
          <w:tcPr>
            <w:tcW w:w="7654" w:type="dxa"/>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515A80" w:rsidRPr="00B82ECA" w14:paraId="13466146" w14:textId="77777777">
              <w:trPr>
                <w:trHeight w:val="300"/>
              </w:trPr>
              <w:tc>
                <w:tcPr>
                  <w:tcW w:w="1134" w:type="dxa"/>
                  <w:vMerge w:val="restart"/>
                </w:tcPr>
                <w:p w14:paraId="7694B192" w14:textId="66E84A79" w:rsidR="00515A80" w:rsidRPr="00B82ECA" w:rsidRDefault="00515A80" w:rsidP="00515A80">
                  <w:pPr>
                    <w:pStyle w:val="TableBodycopy"/>
                    <w:rPr>
                      <w:rFonts w:asciiTheme="minorHAnsi" w:hAnsiTheme="minorHAnsi" w:cstheme="minorHAnsi"/>
                      <w:szCs w:val="20"/>
                    </w:rPr>
                  </w:pPr>
                  <w:r w:rsidRPr="00B82ECA">
                    <w:rPr>
                      <w:rFonts w:asciiTheme="minorHAnsi" w:hAnsiTheme="minorHAnsi" w:cstheme="minorHAnsi"/>
                      <w:szCs w:val="20"/>
                    </w:rPr>
                    <w:t>Brand_icon_dollarcircle1.jpg</w:t>
                  </w:r>
                </w:p>
              </w:tc>
              <w:tc>
                <w:tcPr>
                  <w:tcW w:w="13680" w:type="dxa"/>
                  <w:noWrap/>
                  <w:hideMark/>
                </w:tcPr>
                <w:p w14:paraId="416D258D" w14:textId="77777777" w:rsidR="00515A80" w:rsidRPr="00B82ECA" w:rsidRDefault="00515A80" w:rsidP="00515A80">
                  <w:pPr>
                    <w:pStyle w:val="TableBodycopySCOI"/>
                    <w:rPr>
                      <w:b/>
                      <w:bCs/>
                    </w:rPr>
                  </w:pPr>
                  <w:r w:rsidRPr="00B82ECA">
                    <w:t>Monthly instalment:</w:t>
                  </w:r>
                </w:p>
              </w:tc>
            </w:tr>
            <w:tr w:rsidR="00515A80" w:rsidRPr="00B82ECA" w14:paraId="313CBAB7" w14:textId="77777777">
              <w:trPr>
                <w:trHeight w:val="300"/>
              </w:trPr>
              <w:tc>
                <w:tcPr>
                  <w:tcW w:w="1134" w:type="dxa"/>
                  <w:vMerge/>
                </w:tcPr>
                <w:p w14:paraId="0E0E861C" w14:textId="77777777" w:rsidR="00515A80" w:rsidRPr="00B82ECA" w:rsidRDefault="00515A80" w:rsidP="00515A80">
                  <w:pPr>
                    <w:pStyle w:val="TableBodycopy"/>
                    <w:rPr>
                      <w:rFonts w:asciiTheme="minorHAnsi" w:hAnsiTheme="minorHAnsi" w:cstheme="minorHAnsi"/>
                      <w:lang w:eastAsia="en-AU"/>
                    </w:rPr>
                  </w:pPr>
                </w:p>
              </w:tc>
              <w:tc>
                <w:tcPr>
                  <w:tcW w:w="13680" w:type="dxa"/>
                  <w:noWrap/>
                  <w:hideMark/>
                </w:tcPr>
                <w:p w14:paraId="5E3BA52E" w14:textId="36638D44" w:rsidR="00515A80" w:rsidRPr="00B82ECA" w:rsidRDefault="00515A80" w:rsidP="00515A80">
                  <w:pPr>
                    <w:pStyle w:val="TableBodycopyBCOI"/>
                  </w:pPr>
                  <w:r w:rsidRPr="00B82ECA">
                    <w:t>$ &lt;CurrentTerm</w:t>
                  </w:r>
                  <w:r w:rsidR="00E2756E" w:rsidRPr="00B82ECA">
                    <w:t>Gross</w:t>
                  </w:r>
                  <w:r w:rsidRPr="00B82ECA">
                    <w:t>Premium&gt;</w:t>
                  </w:r>
                </w:p>
              </w:tc>
            </w:tr>
          </w:tbl>
          <w:p w14:paraId="01D3D2A1" w14:textId="77777777" w:rsidR="00515A80" w:rsidRPr="00B82ECA" w:rsidRDefault="00515A80" w:rsidP="00515A80">
            <w:pPr>
              <w:spacing w:after="120"/>
              <w:rPr>
                <w:rFonts w:asciiTheme="minorHAnsi" w:eastAsia="Segoe UI" w:hAnsiTheme="minorHAnsi" w:cstheme="minorHAnsi"/>
                <w:b/>
                <w:bCs/>
              </w:rPr>
            </w:pPr>
          </w:p>
        </w:tc>
        <w:tc>
          <w:tcPr>
            <w:tcW w:w="2693" w:type="dxa"/>
          </w:tcPr>
          <w:p w14:paraId="02E45902" w14:textId="242F4531" w:rsidR="00F730C1" w:rsidRPr="00B82ECA" w:rsidRDefault="00515A80" w:rsidP="00515A80">
            <w:pPr>
              <w:rPr>
                <w:rFonts w:asciiTheme="minorHAnsi" w:hAnsiTheme="minorHAnsi" w:cstheme="minorHAnsi"/>
                <w:sz w:val="20"/>
                <w:szCs w:val="20"/>
                <w:rPrChange w:id="1996" w:author="Sue Simnor (EXT Idiom)" w:date="2024-08-07T09:34:00Z" w16du:dateUtc="2024-08-06T23:34:00Z">
                  <w:rPr>
                    <w:rFonts w:asciiTheme="minorHAnsi" w:hAnsiTheme="minorHAnsi" w:cstheme="minorHAnsi"/>
                    <w:sz w:val="20"/>
                    <w:szCs w:val="20"/>
                    <w:highlight w:val="lightGray"/>
                  </w:rPr>
                </w:rPrChange>
              </w:rPr>
            </w:pPr>
            <w:r w:rsidRPr="00B82ECA">
              <w:rPr>
                <w:rFonts w:asciiTheme="minorHAnsi" w:hAnsiTheme="minorHAnsi" w:cstheme="minorHAnsi"/>
                <w:b/>
                <w:bCs/>
                <w:sz w:val="20"/>
                <w:szCs w:val="20"/>
                <w:rPrChange w:id="1997" w:author="Sue Simnor (EXT Idiom)" w:date="2024-08-07T09:34:00Z" w16du:dateUtc="2024-08-06T23:34:00Z">
                  <w:rPr>
                    <w:rFonts w:asciiTheme="minorHAnsi" w:hAnsiTheme="minorHAnsi" w:cstheme="minorHAnsi"/>
                    <w:b/>
                    <w:bCs/>
                    <w:sz w:val="20"/>
                    <w:szCs w:val="20"/>
                    <w:highlight w:val="lightGray"/>
                  </w:rPr>
                </w:rPrChange>
              </w:rPr>
              <w:t>ELSEIF</w:t>
            </w:r>
            <w:r w:rsidRPr="00B82ECA">
              <w:rPr>
                <w:rFonts w:asciiTheme="minorHAnsi" w:hAnsiTheme="minorHAnsi" w:cstheme="minorHAnsi"/>
                <w:sz w:val="20"/>
                <w:szCs w:val="20"/>
                <w:rPrChange w:id="1998" w:author="Sue Simnor (EXT Idiom)" w:date="2024-08-07T09:34:00Z" w16du:dateUtc="2024-08-06T23:34:00Z">
                  <w:rPr>
                    <w:rFonts w:asciiTheme="minorHAnsi" w:hAnsiTheme="minorHAnsi" w:cstheme="minorHAnsi"/>
                    <w:sz w:val="20"/>
                    <w:szCs w:val="20"/>
                    <w:highlight w:val="lightGray"/>
                  </w:rPr>
                </w:rPrChange>
              </w:rPr>
              <w:t xml:space="preserve">&lt;DocumentSubType&gt; = "Endorsement" </w:t>
            </w:r>
          </w:p>
          <w:p w14:paraId="2EC4A774" w14:textId="7EFB50B4" w:rsidR="00F730C1" w:rsidRPr="00B82ECA" w:rsidRDefault="00F730C1" w:rsidP="00515A80">
            <w:pPr>
              <w:rPr>
                <w:rFonts w:asciiTheme="minorHAnsi" w:hAnsiTheme="minorHAnsi" w:cstheme="minorHAnsi"/>
                <w:sz w:val="20"/>
                <w:szCs w:val="20"/>
                <w:rPrChange w:id="1999" w:author="Sue Simnor (EXT Idiom)" w:date="2024-08-07T09:34:00Z" w16du:dateUtc="2024-08-06T23:34:00Z">
                  <w:rPr>
                    <w:rFonts w:asciiTheme="minorHAnsi" w:hAnsiTheme="minorHAnsi" w:cstheme="minorHAnsi"/>
                    <w:sz w:val="20"/>
                    <w:szCs w:val="20"/>
                    <w:highlight w:val="lightGray"/>
                  </w:rPr>
                </w:rPrChange>
              </w:rPr>
            </w:pPr>
            <w:r w:rsidRPr="00B82ECA">
              <w:rPr>
                <w:rFonts w:asciiTheme="minorHAnsi" w:hAnsiTheme="minorHAnsi" w:cstheme="minorHAnsi"/>
                <w:b/>
                <w:bCs/>
                <w:sz w:val="20"/>
                <w:szCs w:val="20"/>
                <w:rPrChange w:id="2000" w:author="Sue Simnor (EXT Idiom)" w:date="2024-08-07T09:34:00Z" w16du:dateUtc="2024-08-06T23:34: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2001" w:author="Sue Simnor (EXT Idiom)" w:date="2024-08-07T09:34:00Z" w16du:dateUtc="2024-08-06T23:34:00Z">
                  <w:rPr>
                    <w:rFonts w:asciiTheme="minorHAnsi" w:hAnsiTheme="minorHAnsi" w:cstheme="minorHAnsi"/>
                    <w:sz w:val="20"/>
                    <w:szCs w:val="20"/>
                    <w:highlight w:val="lightGray"/>
                  </w:rPr>
                </w:rPrChange>
              </w:rPr>
              <w:t xml:space="preserve"> </w:t>
            </w:r>
            <w:r w:rsidR="00515A80" w:rsidRPr="00B82ECA">
              <w:rPr>
                <w:rFonts w:asciiTheme="minorHAnsi" w:hAnsiTheme="minorHAnsi" w:cstheme="minorHAnsi"/>
                <w:sz w:val="20"/>
                <w:szCs w:val="20"/>
                <w:rPrChange w:id="2002" w:author="Sue Simnor (EXT Idiom)" w:date="2024-08-07T09:34:00Z" w16du:dateUtc="2024-08-06T23:34:00Z">
                  <w:rPr>
                    <w:rFonts w:asciiTheme="minorHAnsi" w:hAnsiTheme="minorHAnsi" w:cstheme="minorHAnsi"/>
                    <w:sz w:val="20"/>
                    <w:szCs w:val="20"/>
                    <w:highlight w:val="lightGray"/>
                  </w:rPr>
                </w:rPrChange>
              </w:rPr>
              <w:t>&lt;PaymentFrequencyCode&gt; = "1|PaymentPlanMonthly"</w:t>
            </w:r>
          </w:p>
          <w:p w14:paraId="3CFC1CB9" w14:textId="51CAC2F4" w:rsidR="00F730C1" w:rsidRPr="00B82ECA" w:rsidRDefault="00F730C1" w:rsidP="00515A80">
            <w:pPr>
              <w:rPr>
                <w:rFonts w:asciiTheme="minorHAnsi" w:hAnsiTheme="minorHAnsi" w:cstheme="minorHAnsi"/>
                <w:b/>
                <w:bCs/>
                <w:color w:val="000000" w:themeColor="text1"/>
                <w:sz w:val="20"/>
                <w:szCs w:val="20"/>
                <w:rPrChange w:id="2003" w:author="Sue Simnor (EXT Idiom)" w:date="2024-08-07T09:34:00Z" w16du:dateUtc="2024-08-06T23:34:00Z">
                  <w:rPr>
                    <w:rFonts w:asciiTheme="minorHAnsi" w:hAnsiTheme="minorHAnsi" w:cstheme="minorHAnsi"/>
                    <w:b/>
                    <w:bCs/>
                    <w:color w:val="000000" w:themeColor="text1"/>
                    <w:sz w:val="20"/>
                    <w:szCs w:val="20"/>
                    <w:highlight w:val="lightGray"/>
                  </w:rPr>
                </w:rPrChange>
              </w:rPr>
            </w:pPr>
            <w:r w:rsidRPr="00B82ECA">
              <w:rPr>
                <w:rFonts w:asciiTheme="minorHAnsi" w:hAnsiTheme="minorHAnsi" w:cstheme="minorHAnsi"/>
                <w:b/>
                <w:bCs/>
                <w:sz w:val="20"/>
                <w:szCs w:val="20"/>
                <w:rPrChange w:id="2004" w:author="Sue Simnor (EXT Idiom)" w:date="2024-08-07T09:34:00Z" w16du:dateUtc="2024-08-06T23:34: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2005" w:author="Sue Simnor (EXT Idiom)" w:date="2024-08-07T09:34:00Z" w16du:dateUtc="2024-08-06T23:34:00Z">
                  <w:rPr>
                    <w:rFonts w:asciiTheme="minorHAnsi" w:hAnsiTheme="minorHAnsi" w:cstheme="minorHAnsi"/>
                    <w:sz w:val="20"/>
                    <w:szCs w:val="20"/>
                    <w:highlight w:val="lightGray"/>
                  </w:rPr>
                </w:rPrChange>
              </w:rPr>
              <w:t xml:space="preserve"> </w:t>
            </w:r>
            <w:r w:rsidR="00515A80" w:rsidRPr="00B82ECA">
              <w:rPr>
                <w:rFonts w:asciiTheme="minorHAnsi" w:hAnsiTheme="minorHAnsi" w:cstheme="minorHAnsi"/>
                <w:b/>
                <w:bCs/>
                <w:sz w:val="20"/>
                <w:szCs w:val="20"/>
                <w:rPrChange w:id="2006" w:author="Sue Simnor (EXT Idiom)" w:date="2024-08-07T09:34:00Z" w16du:dateUtc="2024-08-06T23:34:00Z">
                  <w:rPr>
                    <w:rFonts w:asciiTheme="minorHAnsi" w:hAnsiTheme="minorHAnsi" w:cstheme="minorHAnsi"/>
                    <w:b/>
                    <w:bCs/>
                    <w:sz w:val="20"/>
                    <w:szCs w:val="20"/>
                    <w:highlight w:val="lightGray"/>
                  </w:rPr>
                </w:rPrChange>
              </w:rPr>
              <w:t>&lt;</w:t>
            </w:r>
            <w:r w:rsidR="00515A80" w:rsidRPr="00B82ECA">
              <w:rPr>
                <w:rFonts w:asciiTheme="minorHAnsi" w:hAnsiTheme="minorHAnsi" w:cstheme="minorHAnsi"/>
                <w:sz w:val="20"/>
                <w:szCs w:val="20"/>
                <w:rPrChange w:id="2007" w:author="Sue Simnor (EXT Idiom)" w:date="2024-08-07T09:34:00Z" w16du:dateUtc="2024-08-06T23:34:00Z">
                  <w:rPr>
                    <w:rFonts w:asciiTheme="minorHAnsi" w:hAnsiTheme="minorHAnsi" w:cstheme="minorHAnsi"/>
                    <w:sz w:val="20"/>
                    <w:szCs w:val="20"/>
                    <w:highlight w:val="lightGray"/>
                  </w:rPr>
                </w:rPrChange>
              </w:rPr>
              <w:t>TransactionPremium&gt;</w:t>
            </w:r>
            <w:r w:rsidR="00515A80" w:rsidRPr="00B82ECA">
              <w:rPr>
                <w:rFonts w:asciiTheme="minorHAnsi" w:hAnsiTheme="minorHAnsi" w:cstheme="minorHAnsi"/>
                <w:color w:val="000000" w:themeColor="text1"/>
                <w:sz w:val="20"/>
                <w:szCs w:val="20"/>
                <w:rPrChange w:id="2008" w:author="Sue Simnor (EXT Idiom)" w:date="2024-08-07T09:34:00Z" w16du:dateUtc="2024-08-06T23:34:00Z">
                  <w:rPr>
                    <w:rFonts w:asciiTheme="minorHAnsi" w:hAnsiTheme="minorHAnsi" w:cstheme="minorHAnsi"/>
                    <w:color w:val="000000" w:themeColor="text1"/>
                    <w:sz w:val="20"/>
                    <w:szCs w:val="20"/>
                    <w:highlight w:val="lightGray"/>
                  </w:rPr>
                </w:rPrChange>
              </w:rPr>
              <w:t xml:space="preserve"> = </w:t>
            </w:r>
            <w:r w:rsidRPr="00B82ECA">
              <w:rPr>
                <w:rFonts w:asciiTheme="minorHAnsi" w:hAnsiTheme="minorHAnsi" w:cstheme="minorHAnsi"/>
                <w:color w:val="000000" w:themeColor="text1"/>
                <w:sz w:val="20"/>
                <w:szCs w:val="20"/>
                <w:rPrChange w:id="2009" w:author="Sue Simnor (EXT Idiom)" w:date="2024-08-07T09:34:00Z" w16du:dateUtc="2024-08-06T23:34:00Z">
                  <w:rPr>
                    <w:rFonts w:asciiTheme="minorHAnsi" w:hAnsiTheme="minorHAnsi" w:cstheme="minorHAnsi"/>
                    <w:color w:val="000000" w:themeColor="text1"/>
                    <w:sz w:val="20"/>
                    <w:szCs w:val="20"/>
                    <w:highlight w:val="lightGray"/>
                  </w:rPr>
                </w:rPrChange>
              </w:rPr>
              <w:t>“</w:t>
            </w:r>
            <w:r w:rsidR="00515A80" w:rsidRPr="00B82ECA">
              <w:rPr>
                <w:rFonts w:asciiTheme="minorHAnsi" w:hAnsiTheme="minorHAnsi" w:cstheme="minorHAnsi"/>
                <w:color w:val="000000" w:themeColor="text1"/>
                <w:sz w:val="20"/>
                <w:szCs w:val="20"/>
                <w:rPrChange w:id="2010" w:author="Sue Simnor (EXT Idiom)" w:date="2024-08-07T09:34:00Z" w16du:dateUtc="2024-08-06T23:34:00Z">
                  <w:rPr>
                    <w:rFonts w:asciiTheme="minorHAnsi" w:hAnsiTheme="minorHAnsi" w:cstheme="minorHAnsi"/>
                    <w:color w:val="000000" w:themeColor="text1"/>
                    <w:sz w:val="20"/>
                    <w:szCs w:val="20"/>
                    <w:highlight w:val="lightGray"/>
                  </w:rPr>
                </w:rPrChange>
              </w:rPr>
              <w:t>0</w:t>
            </w:r>
            <w:r w:rsidRPr="00B82ECA">
              <w:rPr>
                <w:rFonts w:asciiTheme="minorHAnsi" w:hAnsiTheme="minorHAnsi" w:cstheme="minorHAnsi"/>
                <w:color w:val="000000" w:themeColor="text1"/>
                <w:sz w:val="20"/>
                <w:szCs w:val="20"/>
                <w:rPrChange w:id="2011" w:author="Sue Simnor (EXT Idiom)" w:date="2024-08-07T09:34:00Z" w16du:dateUtc="2024-08-06T23:34:00Z">
                  <w:rPr>
                    <w:rFonts w:asciiTheme="minorHAnsi" w:hAnsiTheme="minorHAnsi" w:cstheme="minorHAnsi"/>
                    <w:color w:val="000000" w:themeColor="text1"/>
                    <w:sz w:val="20"/>
                    <w:szCs w:val="20"/>
                    <w:highlight w:val="lightGray"/>
                  </w:rPr>
                </w:rPrChange>
              </w:rPr>
              <w:t>”</w:t>
            </w:r>
            <w:r w:rsidR="00515A80" w:rsidRPr="00B82ECA">
              <w:rPr>
                <w:rFonts w:asciiTheme="minorHAnsi" w:hAnsiTheme="minorHAnsi" w:cstheme="minorHAnsi"/>
                <w:b/>
                <w:bCs/>
                <w:color w:val="000000" w:themeColor="text1"/>
                <w:sz w:val="20"/>
                <w:szCs w:val="20"/>
                <w:rPrChange w:id="2012" w:author="Sue Simnor (EXT Idiom)" w:date="2024-08-07T09:34:00Z" w16du:dateUtc="2024-08-06T23:34:00Z">
                  <w:rPr>
                    <w:rFonts w:asciiTheme="minorHAnsi" w:hAnsiTheme="minorHAnsi" w:cstheme="minorHAnsi"/>
                    <w:b/>
                    <w:bCs/>
                    <w:color w:val="000000" w:themeColor="text1"/>
                    <w:sz w:val="20"/>
                    <w:szCs w:val="20"/>
                    <w:highlight w:val="lightGray"/>
                  </w:rPr>
                </w:rPrChange>
              </w:rPr>
              <w:t xml:space="preserve"> </w:t>
            </w:r>
          </w:p>
          <w:p w14:paraId="36441D4A" w14:textId="28716877" w:rsidR="00515A80" w:rsidRPr="00B82ECA" w:rsidRDefault="00515A80" w:rsidP="00515A80">
            <w:pPr>
              <w:rPr>
                <w:rFonts w:asciiTheme="minorHAnsi" w:eastAsia="Times New Roman" w:hAnsiTheme="minorHAnsi" w:cstheme="minorHAnsi"/>
                <w:kern w:val="0"/>
                <w:sz w:val="20"/>
                <w:szCs w:val="20"/>
                <w14:ligatures w14:val="none"/>
                <w:rPrChange w:id="2013" w:author="Sue Simnor (EXT Idiom)" w:date="2024-08-07T09:34:00Z" w16du:dateUtc="2024-08-06T23:34:00Z">
                  <w:rPr>
                    <w:rFonts w:asciiTheme="minorHAnsi" w:eastAsia="Times New Roman" w:hAnsiTheme="minorHAnsi" w:cstheme="minorHAnsi"/>
                    <w:kern w:val="0"/>
                    <w:sz w:val="20"/>
                    <w:szCs w:val="20"/>
                    <w:highlight w:val="lightGray"/>
                    <w14:ligatures w14:val="none"/>
                  </w:rPr>
                </w:rPrChange>
              </w:rPr>
            </w:pPr>
            <w:r w:rsidRPr="00B82ECA">
              <w:rPr>
                <w:rFonts w:asciiTheme="minorHAnsi" w:hAnsiTheme="minorHAnsi" w:cstheme="minorHAnsi"/>
                <w:b/>
                <w:bCs/>
                <w:color w:val="000000" w:themeColor="text1"/>
                <w:sz w:val="20"/>
                <w:szCs w:val="20"/>
                <w:rPrChange w:id="2014" w:author="Sue Simnor (EXT Idiom)" w:date="2024-08-07T09:34:00Z" w16du:dateUtc="2024-08-06T23:34:00Z">
                  <w:rPr>
                    <w:rFonts w:asciiTheme="minorHAnsi" w:hAnsiTheme="minorHAnsi" w:cstheme="minorHAnsi"/>
                    <w:b/>
                    <w:bCs/>
                    <w:color w:val="000000" w:themeColor="text1"/>
                    <w:sz w:val="20"/>
                    <w:szCs w:val="20"/>
                    <w:highlight w:val="lightGray"/>
                  </w:rPr>
                </w:rPrChange>
              </w:rPr>
              <w:t>THEN</w:t>
            </w:r>
            <w:r w:rsidRPr="00B82ECA">
              <w:rPr>
                <w:rFonts w:asciiTheme="minorHAnsi" w:hAnsiTheme="minorHAnsi" w:cstheme="minorHAnsi"/>
                <w:color w:val="000000" w:themeColor="text1"/>
                <w:sz w:val="20"/>
                <w:szCs w:val="20"/>
                <w:rPrChange w:id="2015" w:author="Sue Simnor (EXT Idiom)" w:date="2024-08-07T09:34:00Z" w16du:dateUtc="2024-08-06T23:34:00Z">
                  <w:rPr>
                    <w:rFonts w:asciiTheme="minorHAnsi" w:hAnsiTheme="minorHAnsi" w:cstheme="minorHAnsi"/>
                    <w:color w:val="000000" w:themeColor="text1"/>
                    <w:sz w:val="20"/>
                    <w:szCs w:val="20"/>
                    <w:highlight w:val="lightGray"/>
                  </w:rPr>
                </w:rPrChange>
              </w:rPr>
              <w:t xml:space="preserve"> display</w:t>
            </w:r>
          </w:p>
          <w:p w14:paraId="6E247F91" w14:textId="77777777" w:rsidR="00515A80" w:rsidRPr="00B82ECA" w:rsidRDefault="00515A80" w:rsidP="00515A80">
            <w:pPr>
              <w:rPr>
                <w:rFonts w:asciiTheme="minorHAnsi" w:hAnsiTheme="minorHAnsi" w:cstheme="minorHAnsi"/>
                <w:b/>
                <w:bCs/>
                <w:sz w:val="20"/>
                <w:szCs w:val="20"/>
              </w:rPr>
            </w:pPr>
            <w:r w:rsidRPr="00B82ECA">
              <w:rPr>
                <w:rFonts w:asciiTheme="minorHAnsi" w:hAnsiTheme="minorHAnsi" w:cstheme="minorHAnsi"/>
                <w:b/>
                <w:bCs/>
                <w:color w:val="000000"/>
                <w:sz w:val="20"/>
                <w:rPrChange w:id="2016" w:author="Sue Simnor (EXT Idiom)" w:date="2024-08-07T09:34:00Z" w16du:dateUtc="2024-08-06T23:34:00Z">
                  <w:rPr>
                    <w:rFonts w:asciiTheme="minorHAnsi" w:hAnsiTheme="minorHAnsi" w:cstheme="minorHAnsi"/>
                    <w:b/>
                    <w:bCs/>
                    <w:color w:val="000000"/>
                    <w:sz w:val="20"/>
                    <w:highlight w:val="lightGray"/>
                  </w:rPr>
                </w:rPrChange>
              </w:rPr>
              <w:t>ENDIF</w:t>
            </w:r>
          </w:p>
        </w:tc>
        <w:tc>
          <w:tcPr>
            <w:tcW w:w="1560" w:type="dxa"/>
          </w:tcPr>
          <w:p w14:paraId="4D52CA48" w14:textId="77777777" w:rsidR="00515A80" w:rsidRPr="00B82ECA" w:rsidRDefault="00515A80" w:rsidP="00515A80">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Heading text:</w:t>
            </w:r>
          </w:p>
          <w:p w14:paraId="7C270192" w14:textId="77777777" w:rsidR="00515A80" w:rsidRPr="00B82ECA" w:rsidRDefault="00515A80" w:rsidP="00515A80">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Table_Bodycopy_S_COI</w:t>
            </w:r>
          </w:p>
          <w:p w14:paraId="7F7440EF" w14:textId="77777777" w:rsidR="00515A80" w:rsidRPr="00B82ECA" w:rsidRDefault="00515A80" w:rsidP="00515A80">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 amount text:</w:t>
            </w:r>
          </w:p>
          <w:p w14:paraId="093ECCCC" w14:textId="29EC1D9E" w:rsidR="00515A80" w:rsidRPr="00B82ECA" w:rsidRDefault="00515A80" w:rsidP="00515A80">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Table_Bodycopy_B_COI</w:t>
            </w:r>
          </w:p>
        </w:tc>
      </w:tr>
      <w:tr w:rsidR="00515A80" w:rsidRPr="0044689A" w14:paraId="34589F73" w14:textId="77777777" w:rsidTr="0472516C">
        <w:trPr>
          <w:cantSplit/>
          <w:trHeight w:val="2279"/>
        </w:trPr>
        <w:tc>
          <w:tcPr>
            <w:tcW w:w="1013" w:type="dxa"/>
          </w:tcPr>
          <w:p w14:paraId="3B2B7056" w14:textId="52ADFCCB" w:rsidR="00515A80" w:rsidRPr="00B82ECA" w:rsidRDefault="00515A80" w:rsidP="00515A80">
            <w:pPr>
              <w:rPr>
                <w:rFonts w:asciiTheme="minorHAnsi" w:hAnsiTheme="minorHAnsi" w:cstheme="minorHAnsi"/>
                <w:sz w:val="20"/>
              </w:rPr>
            </w:pPr>
            <w:r w:rsidRPr="00B82ECA">
              <w:rPr>
                <w:rFonts w:asciiTheme="minorHAnsi" w:hAnsiTheme="minorHAnsi" w:cstheme="minorHAnsi"/>
                <w:sz w:val="20"/>
              </w:rPr>
              <w:t>PS</w:t>
            </w:r>
            <w:r w:rsidR="008B5ED3" w:rsidRPr="00B82ECA">
              <w:rPr>
                <w:rFonts w:asciiTheme="minorHAnsi" w:hAnsiTheme="minorHAnsi" w:cstheme="minorHAnsi"/>
                <w:sz w:val="20"/>
              </w:rPr>
              <w:t>3</w:t>
            </w:r>
            <w:r w:rsidRPr="00B82ECA">
              <w:rPr>
                <w:rFonts w:asciiTheme="minorHAnsi" w:hAnsiTheme="minorHAnsi" w:cstheme="minorHAnsi"/>
                <w:sz w:val="20"/>
              </w:rPr>
              <w:t xml:space="preserve"> </w:t>
            </w:r>
            <w:r w:rsidR="00F900A0" w:rsidRPr="00B82ECA">
              <w:rPr>
                <w:rFonts w:asciiTheme="minorHAnsi" w:hAnsiTheme="minorHAnsi" w:cstheme="minorHAnsi"/>
                <w:sz w:val="20"/>
              </w:rPr>
              <w:t>V</w:t>
            </w:r>
            <w:r w:rsidRPr="00B82ECA">
              <w:rPr>
                <w:rFonts w:asciiTheme="minorHAnsi" w:hAnsiTheme="minorHAnsi" w:cstheme="minorHAnsi"/>
                <w:sz w:val="20"/>
              </w:rPr>
              <w:t>1</w:t>
            </w:r>
          </w:p>
        </w:tc>
        <w:tc>
          <w:tcPr>
            <w:tcW w:w="1676" w:type="dxa"/>
          </w:tcPr>
          <w:p w14:paraId="2969D9D1" w14:textId="5865F0B6" w:rsidR="00515A80" w:rsidRPr="00B82ECA" w:rsidRDefault="00515A80" w:rsidP="00515A80">
            <w:pPr>
              <w:tabs>
                <w:tab w:val="left" w:pos="1800"/>
              </w:tabs>
              <w:rPr>
                <w:rFonts w:asciiTheme="minorHAnsi" w:hAnsiTheme="minorHAnsi" w:cstheme="minorHAnsi"/>
                <w:sz w:val="20"/>
                <w:szCs w:val="20"/>
              </w:rPr>
            </w:pPr>
            <w:r w:rsidRPr="00B82ECA">
              <w:rPr>
                <w:rFonts w:asciiTheme="minorHAnsi" w:hAnsiTheme="minorHAnsi" w:cstheme="minorHAnsi"/>
                <w:sz w:val="20"/>
                <w:szCs w:val="20"/>
              </w:rPr>
              <w:t xml:space="preserve">&lt;DocumentSubType&gt; &lt;PaymentFrequencyCode&gt; </w:t>
            </w:r>
            <w:r w:rsidRPr="00B82ECA">
              <w:rPr>
                <w:rFonts w:asciiTheme="minorHAnsi" w:hAnsiTheme="minorHAnsi" w:cstheme="minorHAnsi"/>
                <w:b/>
                <w:bCs/>
                <w:sz w:val="20"/>
                <w:szCs w:val="20"/>
              </w:rPr>
              <w:t>&lt;</w:t>
            </w:r>
            <w:r w:rsidRPr="00B82ECA">
              <w:rPr>
                <w:rFonts w:asciiTheme="minorHAnsi" w:hAnsiTheme="minorHAnsi" w:cstheme="minorHAnsi"/>
                <w:sz w:val="20"/>
                <w:szCs w:val="20"/>
              </w:rPr>
              <w:t>TransactionPremium</w:t>
            </w:r>
            <w:r w:rsidRPr="00B82ECA">
              <w:rPr>
                <w:rFonts w:asciiTheme="minorHAnsi" w:hAnsiTheme="minorHAnsi" w:cstheme="minorHAnsi"/>
                <w:b/>
                <w:bCs/>
                <w:sz w:val="20"/>
                <w:szCs w:val="20"/>
              </w:rPr>
              <w:t>&gt;</w:t>
            </w:r>
            <w:r w:rsidRPr="00B82ECA">
              <w:rPr>
                <w:rFonts w:asciiTheme="minorHAnsi" w:hAnsiTheme="minorHAnsi" w:cstheme="minorHAnsi"/>
                <w:b/>
                <w:bCs/>
                <w:color w:val="000000" w:themeColor="text1"/>
                <w:sz w:val="20"/>
                <w:szCs w:val="20"/>
              </w:rPr>
              <w:t xml:space="preserve"> </w:t>
            </w:r>
          </w:p>
          <w:p w14:paraId="5CD5FDB1" w14:textId="77C7DD45" w:rsidR="00515A80" w:rsidRPr="00B82ECA" w:rsidRDefault="00515A80" w:rsidP="00515A80">
            <w:pPr>
              <w:tabs>
                <w:tab w:val="left" w:pos="1800"/>
              </w:tabs>
              <w:rPr>
                <w:rFonts w:asciiTheme="minorHAnsi" w:hAnsiTheme="minorHAnsi" w:cstheme="minorHAnsi"/>
                <w:sz w:val="20"/>
                <w:szCs w:val="20"/>
              </w:rPr>
            </w:pPr>
            <w:r w:rsidRPr="00B82ECA">
              <w:rPr>
                <w:rFonts w:asciiTheme="minorHAnsi" w:hAnsiTheme="minorHAnsi" w:cstheme="minorHAnsi"/>
                <w:sz w:val="20"/>
                <w:szCs w:val="20"/>
              </w:rPr>
              <w:t>&lt;PaymentDate&gt;</w:t>
            </w:r>
          </w:p>
          <w:p w14:paraId="0C8154A8" w14:textId="77777777" w:rsidR="00515A80" w:rsidRPr="00B82ECA" w:rsidRDefault="00515A80" w:rsidP="00515A80">
            <w:pPr>
              <w:tabs>
                <w:tab w:val="left" w:pos="1800"/>
              </w:tabs>
              <w:rPr>
                <w:rFonts w:asciiTheme="minorHAnsi" w:hAnsiTheme="minorHAnsi" w:cstheme="minorHAnsi"/>
                <w:sz w:val="20"/>
              </w:rPr>
            </w:pPr>
          </w:p>
        </w:tc>
        <w:tc>
          <w:tcPr>
            <w:tcW w:w="7654" w:type="dxa"/>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515A80" w:rsidRPr="00B82ECA" w14:paraId="630DA2E8" w14:textId="77777777">
              <w:trPr>
                <w:trHeight w:val="300"/>
              </w:trPr>
              <w:tc>
                <w:tcPr>
                  <w:tcW w:w="1134" w:type="dxa"/>
                  <w:vMerge w:val="restart"/>
                </w:tcPr>
                <w:p w14:paraId="58997A76" w14:textId="29BDF73E" w:rsidR="00515A80" w:rsidRPr="00B82ECA" w:rsidRDefault="00515A80" w:rsidP="00515A80">
                  <w:pPr>
                    <w:pStyle w:val="TableBodycopy"/>
                    <w:rPr>
                      <w:rFonts w:asciiTheme="minorHAnsi" w:hAnsiTheme="minorHAnsi" w:cstheme="minorHAnsi"/>
                      <w:szCs w:val="20"/>
                    </w:rPr>
                  </w:pPr>
                  <w:r w:rsidRPr="00B82ECA">
                    <w:rPr>
                      <w:rFonts w:asciiTheme="minorHAnsi" w:hAnsiTheme="minorHAnsi" w:cstheme="minorHAnsi"/>
                      <w:szCs w:val="20"/>
                    </w:rPr>
                    <w:t>Brand_icon_calendar1.jpg</w:t>
                  </w:r>
                </w:p>
              </w:tc>
              <w:tc>
                <w:tcPr>
                  <w:tcW w:w="13680" w:type="dxa"/>
                  <w:noWrap/>
                  <w:hideMark/>
                </w:tcPr>
                <w:p w14:paraId="12FBDB02" w14:textId="77777777" w:rsidR="00515A80" w:rsidRPr="00B82ECA" w:rsidRDefault="00515A80" w:rsidP="00515A80">
                  <w:pPr>
                    <w:pStyle w:val="TableBodycopySCOI"/>
                    <w:rPr>
                      <w:b/>
                      <w:bCs/>
                    </w:rPr>
                  </w:pPr>
                  <w:r w:rsidRPr="00B82ECA">
                    <w:t>This payment is due on:</w:t>
                  </w:r>
                </w:p>
              </w:tc>
            </w:tr>
            <w:tr w:rsidR="00515A80" w:rsidRPr="00B82ECA" w14:paraId="38940CF2" w14:textId="77777777">
              <w:trPr>
                <w:trHeight w:val="300"/>
              </w:trPr>
              <w:tc>
                <w:tcPr>
                  <w:tcW w:w="1134" w:type="dxa"/>
                  <w:vMerge/>
                </w:tcPr>
                <w:p w14:paraId="1D2F8D8D" w14:textId="77777777" w:rsidR="00515A80" w:rsidRPr="00B82ECA" w:rsidRDefault="00515A80" w:rsidP="00515A80">
                  <w:pPr>
                    <w:pStyle w:val="TableBodycopy"/>
                    <w:rPr>
                      <w:rFonts w:asciiTheme="minorHAnsi" w:hAnsiTheme="minorHAnsi" w:cstheme="minorHAnsi"/>
                      <w:lang w:eastAsia="en-AU"/>
                    </w:rPr>
                  </w:pPr>
                </w:p>
              </w:tc>
              <w:tc>
                <w:tcPr>
                  <w:tcW w:w="13680" w:type="dxa"/>
                  <w:noWrap/>
                  <w:hideMark/>
                </w:tcPr>
                <w:p w14:paraId="445629F2" w14:textId="4980A4FD" w:rsidR="00515A80" w:rsidRPr="00B82ECA" w:rsidRDefault="00515A80" w:rsidP="00515A80">
                  <w:pPr>
                    <w:pStyle w:val="TableBodycopyBCOI"/>
                  </w:pPr>
                  <w:r w:rsidRPr="00B82ECA">
                    <w:t>&lt;PaymentDate&gt;</w:t>
                  </w:r>
                </w:p>
              </w:tc>
            </w:tr>
          </w:tbl>
          <w:p w14:paraId="22C16633" w14:textId="77777777" w:rsidR="00515A80" w:rsidRPr="00B82ECA" w:rsidRDefault="00515A80" w:rsidP="00515A80">
            <w:pPr>
              <w:pStyle w:val="TableBodycopy"/>
              <w:rPr>
                <w:rFonts w:asciiTheme="minorHAnsi" w:hAnsiTheme="minorHAnsi" w:cstheme="minorHAnsi"/>
                <w:noProof/>
              </w:rPr>
            </w:pPr>
          </w:p>
        </w:tc>
        <w:tc>
          <w:tcPr>
            <w:tcW w:w="2693" w:type="dxa"/>
          </w:tcPr>
          <w:p w14:paraId="0215FEB0" w14:textId="6B1F5901" w:rsidR="00F900A0" w:rsidRPr="00B82ECA" w:rsidRDefault="00515A80" w:rsidP="00515A80">
            <w:pPr>
              <w:rPr>
                <w:rFonts w:asciiTheme="minorHAnsi" w:hAnsiTheme="minorHAnsi" w:cstheme="minorHAnsi"/>
                <w:sz w:val="20"/>
                <w:szCs w:val="20"/>
                <w:rPrChange w:id="2017" w:author="Sue Simnor (EXT Idiom)" w:date="2024-08-07T09:34:00Z" w16du:dateUtc="2024-08-06T23:34:00Z">
                  <w:rPr>
                    <w:rFonts w:asciiTheme="minorHAnsi" w:hAnsiTheme="minorHAnsi" w:cstheme="minorHAnsi"/>
                    <w:sz w:val="20"/>
                    <w:szCs w:val="20"/>
                    <w:highlight w:val="lightGray"/>
                  </w:rPr>
                </w:rPrChange>
              </w:rPr>
            </w:pPr>
            <w:r w:rsidRPr="00B82ECA">
              <w:rPr>
                <w:rFonts w:asciiTheme="minorHAnsi" w:hAnsiTheme="minorHAnsi" w:cstheme="minorHAnsi"/>
                <w:b/>
                <w:bCs/>
                <w:color w:val="000000" w:themeColor="text1"/>
                <w:sz w:val="20"/>
                <w:szCs w:val="20"/>
                <w:rPrChange w:id="2018" w:author="Sue Simnor (EXT Idiom)" w:date="2024-08-07T09:34:00Z" w16du:dateUtc="2024-08-06T23:34:00Z">
                  <w:rPr>
                    <w:rFonts w:asciiTheme="minorHAnsi" w:hAnsiTheme="minorHAnsi" w:cstheme="minorHAnsi"/>
                    <w:b/>
                    <w:bCs/>
                    <w:color w:val="000000" w:themeColor="text1"/>
                    <w:sz w:val="20"/>
                    <w:szCs w:val="20"/>
                    <w:highlight w:val="lightGray"/>
                  </w:rPr>
                </w:rPrChange>
              </w:rPr>
              <w:t>IF</w:t>
            </w:r>
            <w:r w:rsidRPr="00B82ECA">
              <w:rPr>
                <w:rFonts w:asciiTheme="minorHAnsi" w:hAnsiTheme="minorHAnsi" w:cstheme="minorHAnsi"/>
                <w:color w:val="000000" w:themeColor="text1"/>
                <w:sz w:val="20"/>
                <w:szCs w:val="20"/>
                <w:rPrChange w:id="2019" w:author="Sue Simnor (EXT Idiom)" w:date="2024-08-07T09:34:00Z" w16du:dateUtc="2024-08-06T23:34:00Z">
                  <w:rPr>
                    <w:rFonts w:asciiTheme="minorHAnsi" w:hAnsiTheme="minorHAnsi" w:cstheme="minorHAnsi"/>
                    <w:color w:val="000000" w:themeColor="text1"/>
                    <w:sz w:val="20"/>
                    <w:szCs w:val="20"/>
                    <w:highlight w:val="lightGray"/>
                  </w:rPr>
                </w:rPrChange>
              </w:rPr>
              <w:t xml:space="preserve">&lt;DocumentSubType&gt; = "New Business" </w:t>
            </w:r>
            <w:r w:rsidRPr="00B82ECA">
              <w:rPr>
                <w:rFonts w:asciiTheme="minorHAnsi" w:hAnsiTheme="minorHAnsi" w:cstheme="minorHAnsi"/>
                <w:b/>
                <w:bCs/>
                <w:color w:val="000000" w:themeColor="text1"/>
                <w:sz w:val="20"/>
                <w:szCs w:val="20"/>
                <w:rPrChange w:id="2020" w:author="Sue Simnor (EXT Idiom)" w:date="2024-08-07T09:34:00Z" w16du:dateUtc="2024-08-06T23:34:00Z">
                  <w:rPr>
                    <w:rFonts w:asciiTheme="minorHAnsi" w:hAnsiTheme="minorHAnsi" w:cstheme="minorHAnsi"/>
                    <w:b/>
                    <w:bCs/>
                    <w:color w:val="000000" w:themeColor="text1"/>
                    <w:sz w:val="20"/>
                    <w:szCs w:val="20"/>
                    <w:highlight w:val="lightGray"/>
                  </w:rPr>
                </w:rPrChange>
              </w:rPr>
              <w:t>OR</w:t>
            </w:r>
            <w:r w:rsidRPr="00B82ECA">
              <w:rPr>
                <w:rFonts w:asciiTheme="minorHAnsi" w:hAnsiTheme="minorHAnsi" w:cstheme="minorHAnsi"/>
                <w:color w:val="000000" w:themeColor="text1"/>
                <w:sz w:val="20"/>
                <w:szCs w:val="20"/>
                <w:rPrChange w:id="2021" w:author="Sue Simnor (EXT Idiom)" w:date="2024-08-07T09:34:00Z" w16du:dateUtc="2024-08-06T23:34:00Z">
                  <w:rPr>
                    <w:rFonts w:asciiTheme="minorHAnsi" w:hAnsiTheme="minorHAnsi" w:cstheme="minorHAnsi"/>
                    <w:color w:val="000000" w:themeColor="text1"/>
                    <w:sz w:val="20"/>
                    <w:szCs w:val="20"/>
                    <w:highlight w:val="lightGray"/>
                  </w:rPr>
                </w:rPrChange>
              </w:rPr>
              <w:t xml:space="preserve"> "Renewal" </w:t>
            </w:r>
            <w:r w:rsidRPr="00B82ECA">
              <w:rPr>
                <w:rFonts w:asciiTheme="minorHAnsi" w:hAnsiTheme="minorHAnsi" w:cstheme="minorHAnsi"/>
                <w:b/>
                <w:bCs/>
                <w:sz w:val="20"/>
                <w:szCs w:val="20"/>
                <w:rPrChange w:id="2022" w:author="Sue Simnor (EXT Idiom)" w:date="2024-08-07T09:34:00Z" w16du:dateUtc="2024-08-06T23:34: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2023" w:author="Sue Simnor (EXT Idiom)" w:date="2024-08-07T09:34:00Z" w16du:dateUtc="2024-08-06T23:34:00Z">
                  <w:rPr>
                    <w:rFonts w:asciiTheme="minorHAnsi" w:hAnsiTheme="minorHAnsi" w:cstheme="minorHAnsi"/>
                    <w:sz w:val="20"/>
                    <w:szCs w:val="20"/>
                    <w:highlight w:val="lightGray"/>
                  </w:rPr>
                </w:rPrChange>
              </w:rPr>
              <w:t xml:space="preserve"> </w:t>
            </w:r>
            <w:r w:rsidRPr="00B82ECA">
              <w:rPr>
                <w:rFonts w:asciiTheme="minorHAnsi" w:hAnsiTheme="minorHAnsi" w:cstheme="minorHAnsi"/>
                <w:color w:val="000000" w:themeColor="text1"/>
                <w:sz w:val="20"/>
                <w:szCs w:val="20"/>
                <w:rPrChange w:id="2024" w:author="Sue Simnor (EXT Idiom)" w:date="2024-08-07T09:34:00Z" w16du:dateUtc="2024-08-06T23:34:00Z">
                  <w:rPr>
                    <w:rFonts w:asciiTheme="minorHAnsi" w:hAnsiTheme="minorHAnsi" w:cstheme="minorHAnsi"/>
                    <w:color w:val="000000" w:themeColor="text1"/>
                    <w:sz w:val="20"/>
                    <w:szCs w:val="20"/>
                    <w:highlight w:val="lightGray"/>
                  </w:rPr>
                </w:rPrChange>
              </w:rPr>
              <w:t xml:space="preserve">&lt;PaymentFrequencyCode&gt; = </w:t>
            </w:r>
            <w:r w:rsidR="00F900A0" w:rsidRPr="00B82ECA">
              <w:rPr>
                <w:rFonts w:asciiTheme="minorHAnsi" w:hAnsiTheme="minorHAnsi" w:cstheme="minorHAnsi"/>
                <w:color w:val="000000" w:themeColor="text1"/>
                <w:sz w:val="20"/>
                <w:szCs w:val="20"/>
                <w:rPrChange w:id="2025" w:author="Sue Simnor (EXT Idiom)" w:date="2024-08-07T09:34:00Z" w16du:dateUtc="2024-08-06T23:34:00Z">
                  <w:rPr>
                    <w:rFonts w:asciiTheme="minorHAnsi" w:hAnsiTheme="minorHAnsi" w:cstheme="minorHAnsi"/>
                    <w:color w:val="000000" w:themeColor="text1"/>
                    <w:sz w:val="20"/>
                    <w:szCs w:val="20"/>
                    <w:highlight w:val="lightGray"/>
                  </w:rPr>
                </w:rPrChange>
              </w:rPr>
              <w:t>“</w:t>
            </w:r>
            <w:r w:rsidRPr="00B82ECA">
              <w:rPr>
                <w:rFonts w:asciiTheme="minorHAnsi" w:hAnsiTheme="minorHAnsi" w:cstheme="minorHAnsi"/>
                <w:sz w:val="20"/>
                <w:szCs w:val="20"/>
                <w:rPrChange w:id="2026" w:author="Sue Simnor (EXT Idiom)" w:date="2024-08-07T09:34:00Z" w16du:dateUtc="2024-08-06T23:34:00Z">
                  <w:rPr>
                    <w:rFonts w:asciiTheme="minorHAnsi" w:hAnsiTheme="minorHAnsi" w:cstheme="minorHAnsi"/>
                    <w:sz w:val="20"/>
                    <w:szCs w:val="20"/>
                    <w:highlight w:val="lightGray"/>
                  </w:rPr>
                </w:rPrChange>
              </w:rPr>
              <w:t>2|PaymentPlanAnnual</w:t>
            </w:r>
            <w:r w:rsidR="00F900A0" w:rsidRPr="00B82ECA">
              <w:rPr>
                <w:rFonts w:asciiTheme="minorHAnsi" w:hAnsiTheme="minorHAnsi" w:cstheme="minorHAnsi"/>
                <w:sz w:val="20"/>
                <w:szCs w:val="20"/>
                <w:rPrChange w:id="2027" w:author="Sue Simnor (EXT Idiom)" w:date="2024-08-07T09:34:00Z" w16du:dateUtc="2024-08-06T23:34:00Z">
                  <w:rPr>
                    <w:rFonts w:asciiTheme="minorHAnsi" w:hAnsiTheme="minorHAnsi" w:cstheme="minorHAnsi"/>
                    <w:sz w:val="20"/>
                    <w:szCs w:val="20"/>
                    <w:highlight w:val="lightGray"/>
                  </w:rPr>
                </w:rPrChange>
              </w:rPr>
              <w:t>”</w:t>
            </w:r>
            <w:r w:rsidRPr="00B82ECA" w:rsidDel="00AD0B87">
              <w:rPr>
                <w:rFonts w:asciiTheme="minorHAnsi" w:hAnsiTheme="minorHAnsi" w:cstheme="minorHAnsi"/>
                <w:sz w:val="20"/>
                <w:szCs w:val="20"/>
                <w:rPrChange w:id="2028" w:author="Sue Simnor (EXT Idiom)" w:date="2024-08-07T09:34:00Z" w16du:dateUtc="2024-08-06T23:34:00Z">
                  <w:rPr>
                    <w:rFonts w:asciiTheme="minorHAnsi" w:hAnsiTheme="minorHAnsi" w:cstheme="minorHAnsi"/>
                    <w:sz w:val="20"/>
                    <w:szCs w:val="20"/>
                    <w:highlight w:val="lightGray"/>
                  </w:rPr>
                </w:rPrChange>
              </w:rPr>
              <w:t xml:space="preserve"> </w:t>
            </w:r>
          </w:p>
          <w:p w14:paraId="707A7489" w14:textId="765B8E86" w:rsidR="00515A80" w:rsidRPr="00B82ECA" w:rsidRDefault="00515A80" w:rsidP="00515A80">
            <w:pPr>
              <w:rPr>
                <w:rFonts w:asciiTheme="minorHAnsi" w:hAnsiTheme="minorHAnsi" w:cstheme="minorHAnsi"/>
                <w:b/>
                <w:bCs/>
                <w:sz w:val="20"/>
                <w:szCs w:val="20"/>
                <w:rPrChange w:id="2029" w:author="Sue Simnor (EXT Idiom)" w:date="2024-08-07T09:34:00Z" w16du:dateUtc="2024-08-06T23:34:00Z">
                  <w:rPr>
                    <w:rFonts w:asciiTheme="minorHAnsi" w:hAnsiTheme="minorHAnsi" w:cstheme="minorHAnsi"/>
                    <w:b/>
                    <w:bCs/>
                    <w:sz w:val="20"/>
                    <w:szCs w:val="20"/>
                    <w:highlight w:val="lightGray"/>
                  </w:rPr>
                </w:rPrChange>
              </w:rPr>
            </w:pPr>
            <w:r w:rsidRPr="00B82ECA">
              <w:rPr>
                <w:rFonts w:asciiTheme="minorHAnsi" w:hAnsiTheme="minorHAnsi" w:cstheme="minorHAnsi"/>
                <w:b/>
                <w:bCs/>
                <w:color w:val="000000" w:themeColor="text1"/>
                <w:sz w:val="20"/>
                <w:szCs w:val="20"/>
                <w:rPrChange w:id="2030" w:author="Sue Simnor (EXT Idiom)" w:date="2024-08-07T09:34:00Z" w16du:dateUtc="2024-08-06T23:34:00Z">
                  <w:rPr>
                    <w:rFonts w:asciiTheme="minorHAnsi" w:hAnsiTheme="minorHAnsi" w:cstheme="minorHAnsi"/>
                    <w:b/>
                    <w:bCs/>
                    <w:color w:val="000000" w:themeColor="text1"/>
                    <w:sz w:val="20"/>
                    <w:szCs w:val="20"/>
                    <w:highlight w:val="lightGray"/>
                  </w:rPr>
                </w:rPrChange>
              </w:rPr>
              <w:t>THEN</w:t>
            </w:r>
            <w:r w:rsidRPr="00B82ECA">
              <w:rPr>
                <w:rFonts w:asciiTheme="minorHAnsi" w:hAnsiTheme="minorHAnsi" w:cstheme="minorHAnsi"/>
                <w:color w:val="000000" w:themeColor="text1"/>
                <w:sz w:val="20"/>
                <w:szCs w:val="20"/>
                <w:rPrChange w:id="2031" w:author="Sue Simnor (EXT Idiom)" w:date="2024-08-07T09:34:00Z" w16du:dateUtc="2024-08-06T23:34:00Z">
                  <w:rPr>
                    <w:rFonts w:asciiTheme="minorHAnsi" w:hAnsiTheme="minorHAnsi" w:cstheme="minorHAnsi"/>
                    <w:color w:val="000000" w:themeColor="text1"/>
                    <w:sz w:val="20"/>
                    <w:szCs w:val="20"/>
                    <w:highlight w:val="lightGray"/>
                  </w:rPr>
                </w:rPrChange>
              </w:rPr>
              <w:t xml:space="preserve"> display</w:t>
            </w:r>
          </w:p>
        </w:tc>
        <w:tc>
          <w:tcPr>
            <w:tcW w:w="1560" w:type="dxa"/>
          </w:tcPr>
          <w:p w14:paraId="3BB5192C" w14:textId="77777777" w:rsidR="00515A80" w:rsidRPr="00B82ECA" w:rsidRDefault="00515A80" w:rsidP="00515A80">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Heading text:</w:t>
            </w:r>
          </w:p>
          <w:p w14:paraId="2D9371C5" w14:textId="77777777" w:rsidR="00515A80" w:rsidRPr="00B82ECA" w:rsidRDefault="00515A80" w:rsidP="00515A80">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Table_Bodycopy_S_COI</w:t>
            </w:r>
          </w:p>
          <w:p w14:paraId="0C8062AB" w14:textId="77777777" w:rsidR="00515A80" w:rsidRPr="00B82ECA" w:rsidRDefault="00515A80" w:rsidP="00515A80">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 amount text:</w:t>
            </w:r>
          </w:p>
          <w:p w14:paraId="24D5ACF3" w14:textId="3455F444" w:rsidR="00515A80" w:rsidRPr="00B82ECA" w:rsidRDefault="00515A80" w:rsidP="00515A80">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Table_Bodycopy_B_COI</w:t>
            </w:r>
          </w:p>
        </w:tc>
      </w:tr>
      <w:tr w:rsidR="00515A80" w:rsidRPr="0044689A" w14:paraId="3DC958E1" w14:textId="77777777" w:rsidTr="0472516C">
        <w:trPr>
          <w:cantSplit/>
          <w:trHeight w:val="1548"/>
        </w:trPr>
        <w:tc>
          <w:tcPr>
            <w:tcW w:w="1013" w:type="dxa"/>
          </w:tcPr>
          <w:p w14:paraId="46E9C8F5" w14:textId="68A08BC8" w:rsidR="00515A80" w:rsidRPr="00B82ECA" w:rsidRDefault="00515A80" w:rsidP="00515A80">
            <w:pPr>
              <w:rPr>
                <w:rFonts w:asciiTheme="minorHAnsi" w:hAnsiTheme="minorHAnsi" w:cstheme="minorHAnsi"/>
                <w:sz w:val="20"/>
              </w:rPr>
            </w:pPr>
            <w:r w:rsidRPr="00B82ECA">
              <w:rPr>
                <w:rFonts w:asciiTheme="minorHAnsi" w:hAnsiTheme="minorHAnsi" w:cstheme="minorHAnsi"/>
                <w:sz w:val="20"/>
              </w:rPr>
              <w:t>PS</w:t>
            </w:r>
            <w:r w:rsidR="008B5ED3" w:rsidRPr="00B82ECA">
              <w:rPr>
                <w:rFonts w:asciiTheme="minorHAnsi" w:hAnsiTheme="minorHAnsi" w:cstheme="minorHAnsi"/>
                <w:sz w:val="20"/>
              </w:rPr>
              <w:t>3</w:t>
            </w:r>
            <w:r w:rsidRPr="00B82ECA">
              <w:rPr>
                <w:rFonts w:asciiTheme="minorHAnsi" w:hAnsiTheme="minorHAnsi" w:cstheme="minorHAnsi"/>
                <w:sz w:val="20"/>
              </w:rPr>
              <w:t xml:space="preserve"> </w:t>
            </w:r>
            <w:r w:rsidR="00F900A0" w:rsidRPr="00B82ECA">
              <w:rPr>
                <w:rFonts w:asciiTheme="minorHAnsi" w:hAnsiTheme="minorHAnsi" w:cstheme="minorHAnsi"/>
                <w:sz w:val="20"/>
              </w:rPr>
              <w:t>V</w:t>
            </w:r>
            <w:r w:rsidR="008B5ED3" w:rsidRPr="00B82ECA">
              <w:rPr>
                <w:rFonts w:asciiTheme="minorHAnsi" w:hAnsiTheme="minorHAnsi" w:cstheme="minorHAnsi"/>
                <w:sz w:val="20"/>
              </w:rPr>
              <w:t>2</w:t>
            </w:r>
          </w:p>
        </w:tc>
        <w:tc>
          <w:tcPr>
            <w:tcW w:w="1676" w:type="dxa"/>
          </w:tcPr>
          <w:p w14:paraId="24D9BCBA" w14:textId="318FAC3D" w:rsidR="00515A80" w:rsidRPr="00B82ECA" w:rsidRDefault="00515A80" w:rsidP="00515A80">
            <w:pPr>
              <w:tabs>
                <w:tab w:val="left" w:pos="1800"/>
              </w:tabs>
              <w:rPr>
                <w:rFonts w:asciiTheme="minorHAnsi" w:hAnsiTheme="minorHAnsi" w:cstheme="minorHAnsi"/>
                <w:sz w:val="20"/>
                <w:szCs w:val="20"/>
              </w:rPr>
            </w:pPr>
            <w:r w:rsidRPr="00B82ECA">
              <w:rPr>
                <w:rFonts w:asciiTheme="minorHAnsi" w:hAnsiTheme="minorHAnsi" w:cstheme="minorHAnsi"/>
                <w:sz w:val="20"/>
                <w:szCs w:val="20"/>
              </w:rPr>
              <w:t xml:space="preserve">&lt;DocumentSubType&gt; &lt;PaymentFrequencyCode&gt; </w:t>
            </w:r>
            <w:r w:rsidRPr="00B82ECA">
              <w:rPr>
                <w:rFonts w:asciiTheme="minorHAnsi" w:hAnsiTheme="minorHAnsi" w:cstheme="minorHAnsi"/>
                <w:b/>
                <w:bCs/>
                <w:sz w:val="20"/>
                <w:szCs w:val="20"/>
              </w:rPr>
              <w:t>&lt;</w:t>
            </w:r>
            <w:r w:rsidRPr="00B82ECA">
              <w:rPr>
                <w:rFonts w:asciiTheme="minorHAnsi" w:hAnsiTheme="minorHAnsi" w:cstheme="minorHAnsi"/>
                <w:sz w:val="20"/>
                <w:szCs w:val="20"/>
              </w:rPr>
              <w:t>TransactionPremium</w:t>
            </w:r>
            <w:r w:rsidRPr="00B82ECA">
              <w:rPr>
                <w:rFonts w:asciiTheme="minorHAnsi" w:hAnsiTheme="minorHAnsi" w:cstheme="minorHAnsi"/>
                <w:b/>
                <w:bCs/>
                <w:sz w:val="20"/>
                <w:szCs w:val="20"/>
              </w:rPr>
              <w:t>&gt;</w:t>
            </w:r>
            <w:r w:rsidRPr="00B82ECA">
              <w:rPr>
                <w:rFonts w:asciiTheme="minorHAnsi" w:hAnsiTheme="minorHAnsi" w:cstheme="minorHAnsi"/>
                <w:b/>
                <w:bCs/>
                <w:color w:val="000000" w:themeColor="text1"/>
                <w:sz w:val="20"/>
                <w:szCs w:val="20"/>
              </w:rPr>
              <w:t xml:space="preserve"> </w:t>
            </w:r>
          </w:p>
          <w:p w14:paraId="5029E291" w14:textId="721F705D" w:rsidR="00515A80" w:rsidRPr="00B82ECA" w:rsidRDefault="00515A80" w:rsidP="00515A80">
            <w:pPr>
              <w:tabs>
                <w:tab w:val="left" w:pos="1800"/>
              </w:tabs>
              <w:rPr>
                <w:rFonts w:asciiTheme="minorHAnsi" w:hAnsiTheme="minorHAnsi" w:cstheme="minorHAnsi"/>
                <w:sz w:val="20"/>
                <w:szCs w:val="20"/>
              </w:rPr>
            </w:pPr>
            <w:r w:rsidRPr="00B82ECA">
              <w:rPr>
                <w:rFonts w:asciiTheme="minorHAnsi" w:hAnsiTheme="minorHAnsi" w:cstheme="minorHAnsi"/>
                <w:sz w:val="20"/>
                <w:szCs w:val="20"/>
              </w:rPr>
              <w:t>&lt;PaymentDate&gt;</w:t>
            </w:r>
          </w:p>
          <w:p w14:paraId="11CF321A" w14:textId="77777777" w:rsidR="00515A80" w:rsidRPr="00B82ECA" w:rsidRDefault="00515A80" w:rsidP="00515A80">
            <w:pPr>
              <w:tabs>
                <w:tab w:val="left" w:pos="1800"/>
              </w:tabs>
              <w:rPr>
                <w:rFonts w:asciiTheme="minorHAnsi" w:hAnsiTheme="minorHAnsi" w:cstheme="minorHAnsi"/>
                <w:sz w:val="20"/>
              </w:rPr>
            </w:pPr>
          </w:p>
        </w:tc>
        <w:tc>
          <w:tcPr>
            <w:tcW w:w="7654" w:type="dxa"/>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515A80" w:rsidRPr="00B82ECA" w14:paraId="64D5E591" w14:textId="77777777">
              <w:trPr>
                <w:trHeight w:val="300"/>
              </w:trPr>
              <w:tc>
                <w:tcPr>
                  <w:tcW w:w="1134" w:type="dxa"/>
                  <w:vMerge w:val="restart"/>
                </w:tcPr>
                <w:p w14:paraId="54C1D3C7" w14:textId="27976AD6" w:rsidR="00515A80" w:rsidRPr="00B82ECA" w:rsidRDefault="00515A80" w:rsidP="00515A80">
                  <w:pPr>
                    <w:pStyle w:val="TableBodycopy"/>
                    <w:rPr>
                      <w:rFonts w:asciiTheme="minorHAnsi" w:hAnsiTheme="minorHAnsi" w:cstheme="minorHAnsi"/>
                      <w:szCs w:val="20"/>
                    </w:rPr>
                  </w:pPr>
                  <w:r w:rsidRPr="00B82ECA">
                    <w:rPr>
                      <w:rFonts w:asciiTheme="minorHAnsi" w:hAnsiTheme="minorHAnsi" w:cstheme="minorHAnsi"/>
                      <w:szCs w:val="20"/>
                    </w:rPr>
                    <w:t>Brand_icon_calendar1.jpg</w:t>
                  </w:r>
                </w:p>
              </w:tc>
              <w:tc>
                <w:tcPr>
                  <w:tcW w:w="13680" w:type="dxa"/>
                  <w:noWrap/>
                  <w:hideMark/>
                </w:tcPr>
                <w:p w14:paraId="2AE66C4F" w14:textId="77777777" w:rsidR="00515A80" w:rsidRPr="00B82ECA" w:rsidRDefault="00515A80" w:rsidP="00515A80">
                  <w:pPr>
                    <w:pStyle w:val="TableBodycopySCOI"/>
                    <w:rPr>
                      <w:b/>
                      <w:bCs/>
                    </w:rPr>
                  </w:pPr>
                  <w:r w:rsidRPr="00B82ECA">
                    <w:t>First payment is due on:</w:t>
                  </w:r>
                </w:p>
              </w:tc>
            </w:tr>
            <w:tr w:rsidR="00515A80" w:rsidRPr="00B82ECA" w14:paraId="2A2B8771" w14:textId="77777777">
              <w:trPr>
                <w:trHeight w:val="300"/>
              </w:trPr>
              <w:tc>
                <w:tcPr>
                  <w:tcW w:w="1134" w:type="dxa"/>
                  <w:vMerge/>
                </w:tcPr>
                <w:p w14:paraId="7CD4E7D4" w14:textId="77777777" w:rsidR="00515A80" w:rsidRPr="00B82ECA" w:rsidRDefault="00515A80" w:rsidP="00515A80">
                  <w:pPr>
                    <w:pStyle w:val="TableBodycopy"/>
                    <w:rPr>
                      <w:rFonts w:asciiTheme="minorHAnsi" w:hAnsiTheme="minorHAnsi" w:cstheme="minorHAnsi"/>
                      <w:lang w:eastAsia="en-AU"/>
                    </w:rPr>
                  </w:pPr>
                </w:p>
              </w:tc>
              <w:tc>
                <w:tcPr>
                  <w:tcW w:w="13680" w:type="dxa"/>
                  <w:noWrap/>
                  <w:hideMark/>
                </w:tcPr>
                <w:p w14:paraId="0ECEAF66" w14:textId="3B269187" w:rsidR="00515A80" w:rsidRPr="00B82ECA" w:rsidRDefault="00515A80" w:rsidP="00515A80">
                  <w:pPr>
                    <w:pStyle w:val="TableBodycopyBCOI"/>
                  </w:pPr>
                  <w:r w:rsidRPr="00B82ECA">
                    <w:t>&lt;PaymentDate&gt;</w:t>
                  </w:r>
                </w:p>
              </w:tc>
            </w:tr>
          </w:tbl>
          <w:p w14:paraId="62F7B40B" w14:textId="77777777" w:rsidR="00515A80" w:rsidRPr="00B82ECA" w:rsidRDefault="00515A80" w:rsidP="00515A80">
            <w:pPr>
              <w:pStyle w:val="TableBodycopy"/>
              <w:rPr>
                <w:rFonts w:asciiTheme="minorHAnsi" w:hAnsiTheme="minorHAnsi" w:cstheme="minorHAnsi"/>
                <w:noProof/>
              </w:rPr>
            </w:pPr>
          </w:p>
        </w:tc>
        <w:tc>
          <w:tcPr>
            <w:tcW w:w="2693" w:type="dxa"/>
          </w:tcPr>
          <w:p w14:paraId="53C2FA76" w14:textId="3901ACA5" w:rsidR="00515A80" w:rsidRPr="00B82ECA" w:rsidRDefault="00515A80" w:rsidP="00515A80">
            <w:pPr>
              <w:rPr>
                <w:rFonts w:asciiTheme="minorHAnsi" w:hAnsiTheme="minorHAnsi" w:cstheme="minorHAnsi"/>
                <w:b/>
                <w:bCs/>
                <w:sz w:val="20"/>
                <w:szCs w:val="20"/>
              </w:rPr>
            </w:pPr>
            <w:r w:rsidRPr="00B82ECA">
              <w:rPr>
                <w:rFonts w:asciiTheme="minorHAnsi" w:hAnsiTheme="minorHAnsi" w:cstheme="minorHAnsi"/>
                <w:b/>
                <w:bCs/>
                <w:color w:val="000000" w:themeColor="text1"/>
                <w:sz w:val="20"/>
                <w:szCs w:val="20"/>
                <w:rPrChange w:id="2032" w:author="Sue Simnor (EXT Idiom)" w:date="2024-08-07T09:34:00Z" w16du:dateUtc="2024-08-06T23:34:00Z">
                  <w:rPr>
                    <w:rFonts w:asciiTheme="minorHAnsi" w:hAnsiTheme="minorHAnsi" w:cstheme="minorHAnsi"/>
                    <w:b/>
                    <w:bCs/>
                    <w:color w:val="000000" w:themeColor="text1"/>
                    <w:sz w:val="20"/>
                    <w:szCs w:val="20"/>
                    <w:highlight w:val="lightGray"/>
                  </w:rPr>
                </w:rPrChange>
              </w:rPr>
              <w:t>ELSEIF</w:t>
            </w:r>
            <w:r w:rsidRPr="00B82ECA">
              <w:rPr>
                <w:rFonts w:asciiTheme="minorHAnsi" w:hAnsiTheme="minorHAnsi" w:cstheme="minorHAnsi"/>
                <w:color w:val="000000" w:themeColor="text1"/>
                <w:sz w:val="20"/>
                <w:szCs w:val="20"/>
                <w:rPrChange w:id="2033" w:author="Sue Simnor (EXT Idiom)" w:date="2024-08-07T09:34:00Z" w16du:dateUtc="2024-08-06T23:34:00Z">
                  <w:rPr>
                    <w:rFonts w:asciiTheme="minorHAnsi" w:hAnsiTheme="minorHAnsi" w:cstheme="minorHAnsi"/>
                    <w:color w:val="000000" w:themeColor="text1"/>
                    <w:sz w:val="20"/>
                    <w:szCs w:val="20"/>
                    <w:highlight w:val="lightGray"/>
                  </w:rPr>
                </w:rPrChange>
              </w:rPr>
              <w:t xml:space="preserve">&lt;DocumentSubType&gt; = “New Business </w:t>
            </w:r>
            <w:r w:rsidRPr="00B82ECA">
              <w:rPr>
                <w:rFonts w:asciiTheme="minorHAnsi" w:hAnsiTheme="minorHAnsi" w:cstheme="minorHAnsi"/>
                <w:b/>
                <w:bCs/>
                <w:color w:val="000000" w:themeColor="text1"/>
                <w:sz w:val="20"/>
                <w:szCs w:val="20"/>
                <w:rPrChange w:id="2034" w:author="Sue Simnor (EXT Idiom)" w:date="2024-08-07T09:34:00Z" w16du:dateUtc="2024-08-06T23:34:00Z">
                  <w:rPr>
                    <w:rFonts w:asciiTheme="minorHAnsi" w:hAnsiTheme="minorHAnsi" w:cstheme="minorHAnsi"/>
                    <w:b/>
                    <w:bCs/>
                    <w:color w:val="000000" w:themeColor="text1"/>
                    <w:sz w:val="20"/>
                    <w:szCs w:val="20"/>
                    <w:highlight w:val="lightGray"/>
                  </w:rPr>
                </w:rPrChange>
              </w:rPr>
              <w:t>OR</w:t>
            </w:r>
            <w:r w:rsidRPr="00B82ECA">
              <w:rPr>
                <w:rFonts w:asciiTheme="minorHAnsi" w:hAnsiTheme="minorHAnsi" w:cstheme="minorHAnsi"/>
                <w:color w:val="000000" w:themeColor="text1"/>
                <w:sz w:val="20"/>
                <w:szCs w:val="20"/>
                <w:rPrChange w:id="2035" w:author="Sue Simnor (EXT Idiom)" w:date="2024-08-07T09:34:00Z" w16du:dateUtc="2024-08-06T23:34:00Z">
                  <w:rPr>
                    <w:rFonts w:asciiTheme="minorHAnsi" w:hAnsiTheme="minorHAnsi" w:cstheme="minorHAnsi"/>
                    <w:color w:val="000000" w:themeColor="text1"/>
                    <w:sz w:val="20"/>
                    <w:szCs w:val="20"/>
                    <w:highlight w:val="lightGray"/>
                  </w:rPr>
                </w:rPrChange>
              </w:rPr>
              <w:t xml:space="preserve"> “Renewal” </w:t>
            </w:r>
            <w:r w:rsidR="00F900A0" w:rsidRPr="00B82ECA">
              <w:rPr>
                <w:rFonts w:asciiTheme="minorHAnsi" w:hAnsiTheme="minorHAnsi" w:cstheme="minorHAnsi"/>
                <w:b/>
                <w:bCs/>
                <w:color w:val="000000" w:themeColor="text1"/>
                <w:sz w:val="20"/>
                <w:szCs w:val="20"/>
                <w:rPrChange w:id="2036" w:author="Sue Simnor (EXT Idiom)" w:date="2024-08-07T09:34:00Z" w16du:dateUtc="2024-08-06T23:34:00Z">
                  <w:rPr>
                    <w:rFonts w:asciiTheme="minorHAnsi" w:hAnsiTheme="minorHAnsi" w:cstheme="minorHAnsi"/>
                    <w:b/>
                    <w:bCs/>
                    <w:color w:val="000000" w:themeColor="text1"/>
                    <w:sz w:val="20"/>
                    <w:szCs w:val="20"/>
                    <w:highlight w:val="lightGray"/>
                  </w:rPr>
                </w:rPrChange>
              </w:rPr>
              <w:t>AND</w:t>
            </w:r>
            <w:r w:rsidR="00F900A0" w:rsidRPr="00B82ECA">
              <w:rPr>
                <w:rFonts w:asciiTheme="minorHAnsi" w:hAnsiTheme="minorHAnsi" w:cstheme="minorHAnsi"/>
                <w:color w:val="000000" w:themeColor="text1"/>
                <w:sz w:val="20"/>
                <w:szCs w:val="20"/>
                <w:rPrChange w:id="2037" w:author="Sue Simnor (EXT Idiom)" w:date="2024-08-07T09:34:00Z" w16du:dateUtc="2024-08-06T23:34:00Z">
                  <w:rPr>
                    <w:rFonts w:asciiTheme="minorHAnsi" w:hAnsiTheme="minorHAnsi" w:cstheme="minorHAnsi"/>
                    <w:color w:val="000000" w:themeColor="text1"/>
                    <w:sz w:val="20"/>
                    <w:szCs w:val="20"/>
                    <w:highlight w:val="lightGray"/>
                  </w:rPr>
                </w:rPrChange>
              </w:rPr>
              <w:t xml:space="preserve"> </w:t>
            </w:r>
            <w:r w:rsidRPr="00B82ECA">
              <w:rPr>
                <w:rFonts w:asciiTheme="minorHAnsi" w:hAnsiTheme="minorHAnsi" w:cstheme="minorHAnsi"/>
                <w:color w:val="000000" w:themeColor="text1"/>
                <w:sz w:val="20"/>
                <w:szCs w:val="20"/>
                <w:rPrChange w:id="2038" w:author="Sue Simnor (EXT Idiom)" w:date="2024-08-07T09:34:00Z" w16du:dateUtc="2024-08-06T23:34:00Z">
                  <w:rPr>
                    <w:rFonts w:asciiTheme="minorHAnsi" w:hAnsiTheme="minorHAnsi" w:cstheme="minorHAnsi"/>
                    <w:color w:val="000000" w:themeColor="text1"/>
                    <w:sz w:val="20"/>
                    <w:szCs w:val="20"/>
                    <w:highlight w:val="lightGray"/>
                  </w:rPr>
                </w:rPrChange>
              </w:rPr>
              <w:t xml:space="preserve">&lt;PaymentFrequencyCode&gt; = </w:t>
            </w:r>
            <w:r w:rsidR="00F900A0" w:rsidRPr="00B82ECA">
              <w:rPr>
                <w:rFonts w:asciiTheme="minorHAnsi" w:hAnsiTheme="minorHAnsi" w:cstheme="minorHAnsi"/>
                <w:color w:val="000000" w:themeColor="text1"/>
                <w:sz w:val="20"/>
                <w:szCs w:val="20"/>
                <w:rPrChange w:id="2039" w:author="Sue Simnor (EXT Idiom)" w:date="2024-08-07T09:34:00Z" w16du:dateUtc="2024-08-06T23:34:00Z">
                  <w:rPr>
                    <w:rFonts w:asciiTheme="minorHAnsi" w:hAnsiTheme="minorHAnsi" w:cstheme="minorHAnsi"/>
                    <w:color w:val="000000" w:themeColor="text1"/>
                    <w:sz w:val="20"/>
                    <w:szCs w:val="20"/>
                    <w:highlight w:val="lightGray"/>
                  </w:rPr>
                </w:rPrChange>
              </w:rPr>
              <w:t>“</w:t>
            </w:r>
            <w:r w:rsidRPr="00B82ECA">
              <w:rPr>
                <w:rFonts w:asciiTheme="minorHAnsi" w:hAnsiTheme="minorHAnsi" w:cstheme="minorHAnsi"/>
                <w:sz w:val="20"/>
                <w:szCs w:val="20"/>
                <w:rPrChange w:id="2040" w:author="Sue Simnor (EXT Idiom)" w:date="2024-08-07T09:34:00Z" w16du:dateUtc="2024-08-06T23:34:00Z">
                  <w:rPr>
                    <w:rFonts w:asciiTheme="minorHAnsi" w:hAnsiTheme="minorHAnsi" w:cstheme="minorHAnsi"/>
                    <w:sz w:val="20"/>
                    <w:szCs w:val="20"/>
                    <w:highlight w:val="lightGray"/>
                  </w:rPr>
                </w:rPrChange>
              </w:rPr>
              <w:t>1|PaymentPlanMonthly</w:t>
            </w:r>
            <w:r w:rsidR="00F900A0" w:rsidRPr="00B82ECA">
              <w:rPr>
                <w:rFonts w:asciiTheme="minorHAnsi" w:hAnsiTheme="minorHAnsi" w:cstheme="minorHAnsi"/>
                <w:sz w:val="20"/>
                <w:szCs w:val="20"/>
                <w:rPrChange w:id="2041" w:author="Sue Simnor (EXT Idiom)" w:date="2024-08-07T09:34:00Z" w16du:dateUtc="2024-08-06T23:34:00Z">
                  <w:rPr>
                    <w:rFonts w:asciiTheme="minorHAnsi" w:hAnsiTheme="minorHAnsi" w:cstheme="minorHAnsi"/>
                    <w:sz w:val="20"/>
                    <w:szCs w:val="20"/>
                    <w:highlight w:val="lightGray"/>
                  </w:rPr>
                </w:rPrChange>
              </w:rPr>
              <w:t>”</w:t>
            </w:r>
            <w:r w:rsidRPr="00B82ECA" w:rsidDel="00711D39">
              <w:rPr>
                <w:rFonts w:asciiTheme="minorHAnsi" w:hAnsiTheme="minorHAnsi" w:cstheme="minorHAnsi"/>
                <w:color w:val="000000" w:themeColor="text1"/>
                <w:sz w:val="20"/>
                <w:szCs w:val="20"/>
                <w:rPrChange w:id="2042" w:author="Sue Simnor (EXT Idiom)" w:date="2024-08-07T09:34:00Z" w16du:dateUtc="2024-08-06T23:34:00Z">
                  <w:rPr>
                    <w:rFonts w:asciiTheme="minorHAnsi" w:hAnsiTheme="minorHAnsi" w:cstheme="minorHAnsi"/>
                    <w:color w:val="000000" w:themeColor="text1"/>
                    <w:sz w:val="20"/>
                    <w:szCs w:val="20"/>
                    <w:highlight w:val="lightGray"/>
                  </w:rPr>
                </w:rPrChange>
              </w:rPr>
              <w:t xml:space="preserve"> </w:t>
            </w:r>
            <w:r w:rsidRPr="00B82ECA">
              <w:rPr>
                <w:rFonts w:asciiTheme="minorHAnsi" w:hAnsiTheme="minorHAnsi" w:cstheme="minorHAnsi"/>
                <w:b/>
                <w:bCs/>
                <w:color w:val="000000" w:themeColor="text1"/>
                <w:sz w:val="20"/>
                <w:szCs w:val="20"/>
                <w:rPrChange w:id="2043" w:author="Sue Simnor (EXT Idiom)" w:date="2024-08-07T09:34:00Z" w16du:dateUtc="2024-08-06T23:34:00Z">
                  <w:rPr>
                    <w:rFonts w:asciiTheme="minorHAnsi" w:hAnsiTheme="minorHAnsi" w:cstheme="minorHAnsi"/>
                    <w:b/>
                    <w:bCs/>
                    <w:color w:val="000000" w:themeColor="text1"/>
                    <w:sz w:val="20"/>
                    <w:szCs w:val="20"/>
                    <w:highlight w:val="lightGray"/>
                  </w:rPr>
                </w:rPrChange>
              </w:rPr>
              <w:t>THEN</w:t>
            </w:r>
            <w:r w:rsidRPr="00B82ECA">
              <w:rPr>
                <w:rFonts w:asciiTheme="minorHAnsi" w:hAnsiTheme="minorHAnsi" w:cstheme="minorHAnsi"/>
                <w:color w:val="000000" w:themeColor="text1"/>
                <w:sz w:val="20"/>
                <w:szCs w:val="20"/>
                <w:rPrChange w:id="2044" w:author="Sue Simnor (EXT Idiom)" w:date="2024-08-07T09:34:00Z" w16du:dateUtc="2024-08-06T23:34:00Z">
                  <w:rPr>
                    <w:rFonts w:asciiTheme="minorHAnsi" w:hAnsiTheme="minorHAnsi" w:cstheme="minorHAnsi"/>
                    <w:color w:val="000000" w:themeColor="text1"/>
                    <w:sz w:val="20"/>
                    <w:szCs w:val="20"/>
                    <w:highlight w:val="lightGray"/>
                  </w:rPr>
                </w:rPrChange>
              </w:rPr>
              <w:t xml:space="preserve"> display</w:t>
            </w:r>
          </w:p>
        </w:tc>
        <w:tc>
          <w:tcPr>
            <w:tcW w:w="1560" w:type="dxa"/>
          </w:tcPr>
          <w:p w14:paraId="71EA75AE" w14:textId="77777777" w:rsidR="00515A80" w:rsidRPr="00B82ECA" w:rsidRDefault="00515A80" w:rsidP="00515A80">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Heading text:</w:t>
            </w:r>
          </w:p>
          <w:p w14:paraId="4AB19B15" w14:textId="77777777" w:rsidR="00515A80" w:rsidRPr="00B82ECA" w:rsidRDefault="00515A80" w:rsidP="00515A80">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Table_Bodycopy_S_COI</w:t>
            </w:r>
          </w:p>
          <w:p w14:paraId="1A974CAC" w14:textId="77777777" w:rsidR="00515A80" w:rsidRPr="00B82ECA" w:rsidRDefault="00515A80" w:rsidP="00515A80">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 amount text:</w:t>
            </w:r>
          </w:p>
          <w:p w14:paraId="7A0F735B" w14:textId="3965265F" w:rsidR="00515A80" w:rsidRPr="00B82ECA" w:rsidRDefault="00515A80" w:rsidP="00515A80">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Table_Bodycopy_B_COI</w:t>
            </w:r>
          </w:p>
        </w:tc>
      </w:tr>
      <w:tr w:rsidR="00C22B9D" w:rsidRPr="00720F8E" w14:paraId="0BE87DFE" w14:textId="77777777" w:rsidTr="0472516C">
        <w:trPr>
          <w:cantSplit/>
        </w:trPr>
        <w:tc>
          <w:tcPr>
            <w:tcW w:w="1013" w:type="dxa"/>
          </w:tcPr>
          <w:p w14:paraId="70637C16" w14:textId="28E691FE" w:rsidR="00C22B9D" w:rsidRPr="00B82ECA" w:rsidRDefault="002D4C11" w:rsidP="00C22B9D">
            <w:pPr>
              <w:rPr>
                <w:rFonts w:asciiTheme="minorHAnsi" w:hAnsiTheme="minorHAnsi" w:cstheme="minorHAnsi"/>
                <w:sz w:val="20"/>
                <w:rPrChange w:id="2045" w:author="Sue Simnor (EXT Idiom)" w:date="2024-08-07T09:34:00Z" w16du:dateUtc="2024-08-06T23:34:00Z">
                  <w:rPr>
                    <w:rFonts w:asciiTheme="minorHAnsi" w:hAnsiTheme="minorHAnsi" w:cstheme="minorHAnsi"/>
                    <w:sz w:val="20"/>
                    <w:highlight w:val="yellow"/>
                  </w:rPr>
                </w:rPrChange>
              </w:rPr>
            </w:pPr>
            <w:r w:rsidRPr="00B82ECA">
              <w:rPr>
                <w:rFonts w:asciiTheme="minorHAnsi" w:hAnsiTheme="minorHAnsi" w:cstheme="minorHAnsi"/>
                <w:sz w:val="20"/>
                <w:rPrChange w:id="2046" w:author="Sue Simnor (EXT Idiom)" w:date="2024-08-07T09:34:00Z" w16du:dateUtc="2024-08-06T23:34:00Z">
                  <w:rPr>
                    <w:rFonts w:asciiTheme="minorHAnsi" w:hAnsiTheme="minorHAnsi" w:cstheme="minorHAnsi"/>
                    <w:sz w:val="20"/>
                    <w:highlight w:val="yellow"/>
                  </w:rPr>
                </w:rPrChange>
              </w:rPr>
              <w:lastRenderedPageBreak/>
              <w:t>PS</w:t>
            </w:r>
            <w:r w:rsidR="008B5ED3" w:rsidRPr="00B82ECA">
              <w:rPr>
                <w:rFonts w:asciiTheme="minorHAnsi" w:hAnsiTheme="minorHAnsi" w:cstheme="minorHAnsi"/>
                <w:sz w:val="20"/>
                <w:rPrChange w:id="2047" w:author="Sue Simnor (EXT Idiom)" w:date="2024-08-07T09:34:00Z" w16du:dateUtc="2024-08-06T23:34:00Z">
                  <w:rPr>
                    <w:rFonts w:asciiTheme="minorHAnsi" w:hAnsiTheme="minorHAnsi" w:cstheme="minorHAnsi"/>
                    <w:sz w:val="20"/>
                    <w:highlight w:val="yellow"/>
                  </w:rPr>
                </w:rPrChange>
              </w:rPr>
              <w:t>3</w:t>
            </w:r>
            <w:r w:rsidRPr="00B82ECA">
              <w:rPr>
                <w:rFonts w:asciiTheme="minorHAnsi" w:hAnsiTheme="minorHAnsi" w:cstheme="minorHAnsi"/>
                <w:sz w:val="20"/>
                <w:rPrChange w:id="2048" w:author="Sue Simnor (EXT Idiom)" w:date="2024-08-07T09:34:00Z" w16du:dateUtc="2024-08-06T23:34:00Z">
                  <w:rPr>
                    <w:rFonts w:asciiTheme="minorHAnsi" w:hAnsiTheme="minorHAnsi" w:cstheme="minorHAnsi"/>
                    <w:sz w:val="20"/>
                    <w:highlight w:val="yellow"/>
                  </w:rPr>
                </w:rPrChange>
              </w:rPr>
              <w:t xml:space="preserve"> </w:t>
            </w:r>
            <w:r w:rsidR="00F900A0" w:rsidRPr="00B82ECA">
              <w:rPr>
                <w:rFonts w:asciiTheme="minorHAnsi" w:hAnsiTheme="minorHAnsi" w:cstheme="minorHAnsi"/>
                <w:sz w:val="20"/>
                <w:rPrChange w:id="2049" w:author="Sue Simnor (EXT Idiom)" w:date="2024-08-07T09:34:00Z" w16du:dateUtc="2024-08-06T23:34:00Z">
                  <w:rPr>
                    <w:rFonts w:asciiTheme="minorHAnsi" w:hAnsiTheme="minorHAnsi" w:cstheme="minorHAnsi"/>
                    <w:sz w:val="20"/>
                    <w:highlight w:val="yellow"/>
                  </w:rPr>
                </w:rPrChange>
              </w:rPr>
              <w:t>V</w:t>
            </w:r>
            <w:r w:rsidR="008B5ED3" w:rsidRPr="00B82ECA">
              <w:rPr>
                <w:rFonts w:asciiTheme="minorHAnsi" w:hAnsiTheme="minorHAnsi" w:cstheme="minorHAnsi"/>
                <w:sz w:val="20"/>
                <w:rPrChange w:id="2050" w:author="Sue Simnor (EXT Idiom)" w:date="2024-08-07T09:34:00Z" w16du:dateUtc="2024-08-06T23:34:00Z">
                  <w:rPr>
                    <w:rFonts w:asciiTheme="minorHAnsi" w:hAnsiTheme="minorHAnsi" w:cstheme="minorHAnsi"/>
                    <w:sz w:val="20"/>
                    <w:highlight w:val="yellow"/>
                  </w:rPr>
                </w:rPrChange>
              </w:rPr>
              <w:t>3</w:t>
            </w:r>
          </w:p>
        </w:tc>
        <w:tc>
          <w:tcPr>
            <w:tcW w:w="1676" w:type="dxa"/>
          </w:tcPr>
          <w:p w14:paraId="00E02B96" w14:textId="3E5605C5" w:rsidR="00C22B9D" w:rsidRPr="00B82ECA" w:rsidRDefault="00C22B9D" w:rsidP="00C22B9D">
            <w:pPr>
              <w:tabs>
                <w:tab w:val="left" w:pos="1800"/>
              </w:tabs>
              <w:rPr>
                <w:rFonts w:asciiTheme="minorHAnsi" w:hAnsiTheme="minorHAnsi" w:cstheme="minorHAnsi"/>
                <w:sz w:val="20"/>
                <w:szCs w:val="20"/>
              </w:rPr>
            </w:pPr>
            <w:r w:rsidRPr="00B82ECA">
              <w:rPr>
                <w:rFonts w:asciiTheme="minorHAnsi" w:hAnsiTheme="minorHAnsi" w:cstheme="minorHAnsi"/>
                <w:sz w:val="20"/>
                <w:szCs w:val="20"/>
              </w:rPr>
              <w:t xml:space="preserve">&lt;DocumentSubType&gt; &lt;PaymentFrequencyCode&gt; </w:t>
            </w:r>
            <w:r w:rsidRPr="00B82ECA">
              <w:rPr>
                <w:rFonts w:asciiTheme="minorHAnsi" w:hAnsiTheme="minorHAnsi" w:cstheme="minorHAnsi"/>
                <w:b/>
                <w:bCs/>
                <w:sz w:val="20"/>
                <w:szCs w:val="20"/>
              </w:rPr>
              <w:t>&lt;</w:t>
            </w:r>
            <w:r w:rsidRPr="00B82ECA">
              <w:rPr>
                <w:rFonts w:asciiTheme="minorHAnsi" w:hAnsiTheme="minorHAnsi" w:cstheme="minorHAnsi"/>
                <w:sz w:val="20"/>
                <w:szCs w:val="20"/>
              </w:rPr>
              <w:t>TransactionPremium</w:t>
            </w:r>
            <w:r w:rsidRPr="00B82ECA">
              <w:rPr>
                <w:rFonts w:asciiTheme="minorHAnsi" w:hAnsiTheme="minorHAnsi" w:cstheme="minorHAnsi"/>
                <w:b/>
                <w:bCs/>
                <w:sz w:val="20"/>
                <w:szCs w:val="20"/>
              </w:rPr>
              <w:t>&gt;</w:t>
            </w:r>
            <w:r w:rsidRPr="00B82ECA">
              <w:rPr>
                <w:rFonts w:asciiTheme="minorHAnsi" w:hAnsiTheme="minorHAnsi" w:cstheme="minorHAnsi"/>
                <w:b/>
                <w:bCs/>
                <w:color w:val="000000" w:themeColor="text1"/>
                <w:sz w:val="20"/>
                <w:szCs w:val="20"/>
              </w:rPr>
              <w:t xml:space="preserve"> </w:t>
            </w:r>
          </w:p>
          <w:p w14:paraId="32F4BD29" w14:textId="307B7492" w:rsidR="00C22B9D" w:rsidRPr="00B82ECA" w:rsidRDefault="00C22B9D" w:rsidP="00C22B9D">
            <w:pPr>
              <w:tabs>
                <w:tab w:val="left" w:pos="1800"/>
              </w:tabs>
              <w:rPr>
                <w:rFonts w:asciiTheme="minorHAnsi" w:hAnsiTheme="minorHAnsi" w:cstheme="minorHAnsi"/>
                <w:sz w:val="20"/>
                <w:szCs w:val="20"/>
              </w:rPr>
            </w:pPr>
            <w:r w:rsidRPr="00B82ECA">
              <w:rPr>
                <w:rFonts w:asciiTheme="minorHAnsi" w:hAnsiTheme="minorHAnsi" w:cstheme="minorHAnsi"/>
                <w:sz w:val="20"/>
                <w:szCs w:val="20"/>
              </w:rPr>
              <w:t>&lt;</w:t>
            </w:r>
            <w:r w:rsidR="00055824" w:rsidRPr="00B82ECA">
              <w:rPr>
                <w:rFonts w:asciiTheme="minorHAnsi" w:hAnsiTheme="minorHAnsi" w:cstheme="minorHAnsi"/>
                <w:sz w:val="20"/>
                <w:szCs w:val="20"/>
              </w:rPr>
              <w:t>PaymentDate</w:t>
            </w:r>
            <w:r w:rsidRPr="00B82ECA">
              <w:rPr>
                <w:rFonts w:asciiTheme="minorHAnsi" w:hAnsiTheme="minorHAnsi" w:cstheme="minorHAnsi"/>
                <w:sz w:val="20"/>
                <w:szCs w:val="20"/>
              </w:rPr>
              <w:t>&gt;</w:t>
            </w:r>
          </w:p>
          <w:p w14:paraId="339C5BB8" w14:textId="77777777" w:rsidR="00C22B9D" w:rsidRPr="00B82ECA" w:rsidRDefault="00C22B9D" w:rsidP="00C22B9D">
            <w:pPr>
              <w:tabs>
                <w:tab w:val="left" w:pos="1800"/>
              </w:tabs>
              <w:rPr>
                <w:rFonts w:asciiTheme="minorHAnsi" w:hAnsiTheme="minorHAnsi" w:cstheme="minorHAnsi"/>
                <w:sz w:val="20"/>
              </w:rPr>
            </w:pPr>
          </w:p>
        </w:tc>
        <w:tc>
          <w:tcPr>
            <w:tcW w:w="7654" w:type="dxa"/>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C22B9D" w:rsidRPr="00B82ECA" w14:paraId="7DE791E2" w14:textId="77777777">
              <w:trPr>
                <w:trHeight w:val="300"/>
              </w:trPr>
              <w:tc>
                <w:tcPr>
                  <w:tcW w:w="1134" w:type="dxa"/>
                  <w:vMerge w:val="restart"/>
                </w:tcPr>
                <w:p w14:paraId="107761E9" w14:textId="568ADCCE" w:rsidR="00C22B9D" w:rsidRPr="00B82ECA" w:rsidRDefault="00C22B9D" w:rsidP="00C22B9D">
                  <w:pPr>
                    <w:pStyle w:val="TableBodycopy"/>
                    <w:rPr>
                      <w:rFonts w:asciiTheme="minorHAnsi" w:hAnsiTheme="minorHAnsi" w:cstheme="minorHAnsi"/>
                      <w:szCs w:val="20"/>
                    </w:rPr>
                  </w:pPr>
                  <w:r w:rsidRPr="00B82ECA">
                    <w:rPr>
                      <w:rFonts w:asciiTheme="minorHAnsi" w:hAnsiTheme="minorHAnsi" w:cstheme="minorHAnsi"/>
                      <w:szCs w:val="20"/>
                    </w:rPr>
                    <w:t>Brand_icon_calendar1.jpg</w:t>
                  </w:r>
                </w:p>
              </w:tc>
              <w:tc>
                <w:tcPr>
                  <w:tcW w:w="13680" w:type="dxa"/>
                  <w:noWrap/>
                  <w:hideMark/>
                </w:tcPr>
                <w:p w14:paraId="4EF3E6BC" w14:textId="77777777" w:rsidR="00C22B9D" w:rsidRPr="00B82ECA" w:rsidRDefault="00C22B9D" w:rsidP="00C1020A">
                  <w:pPr>
                    <w:pStyle w:val="TableBodycopySCOI"/>
                    <w:rPr>
                      <w:b/>
                      <w:bCs/>
                    </w:rPr>
                  </w:pPr>
                  <w:r w:rsidRPr="00B82ECA">
                    <w:t>Payment due date:</w:t>
                  </w:r>
                </w:p>
              </w:tc>
            </w:tr>
            <w:tr w:rsidR="00C22B9D" w:rsidRPr="00B82ECA" w14:paraId="11561234" w14:textId="77777777">
              <w:trPr>
                <w:trHeight w:val="300"/>
              </w:trPr>
              <w:tc>
                <w:tcPr>
                  <w:tcW w:w="1134" w:type="dxa"/>
                  <w:vMerge/>
                </w:tcPr>
                <w:p w14:paraId="37D49844" w14:textId="77777777" w:rsidR="00C22B9D" w:rsidRPr="00B82ECA" w:rsidRDefault="00C22B9D" w:rsidP="00C22B9D">
                  <w:pPr>
                    <w:pStyle w:val="TableBodycopy"/>
                    <w:rPr>
                      <w:rFonts w:asciiTheme="minorHAnsi" w:hAnsiTheme="minorHAnsi" w:cstheme="minorHAnsi"/>
                      <w:lang w:eastAsia="en-AU"/>
                    </w:rPr>
                  </w:pPr>
                </w:p>
              </w:tc>
              <w:tc>
                <w:tcPr>
                  <w:tcW w:w="13680" w:type="dxa"/>
                  <w:noWrap/>
                  <w:hideMark/>
                </w:tcPr>
                <w:p w14:paraId="71E24AA2" w14:textId="0B33E0D4" w:rsidR="00C22B9D" w:rsidRPr="00B82ECA" w:rsidRDefault="00C22B9D" w:rsidP="00C1020A">
                  <w:pPr>
                    <w:pStyle w:val="TableBodycopyBCOI"/>
                  </w:pPr>
                  <w:r w:rsidRPr="00B82ECA">
                    <w:t>&lt;</w:t>
                  </w:r>
                  <w:r w:rsidR="00055824" w:rsidRPr="00B82ECA">
                    <w:t>PaymentDate</w:t>
                  </w:r>
                  <w:r w:rsidRPr="00B82ECA">
                    <w:t>&gt;</w:t>
                  </w:r>
                </w:p>
              </w:tc>
            </w:tr>
          </w:tbl>
          <w:p w14:paraId="2E05175A" w14:textId="77777777" w:rsidR="00C22B9D" w:rsidRPr="00B82ECA" w:rsidRDefault="00C22B9D" w:rsidP="00C22B9D">
            <w:pPr>
              <w:pStyle w:val="TableBodycopy"/>
              <w:rPr>
                <w:rFonts w:asciiTheme="minorHAnsi" w:hAnsiTheme="minorHAnsi" w:cstheme="minorHAnsi"/>
                <w:noProof/>
              </w:rPr>
            </w:pPr>
          </w:p>
        </w:tc>
        <w:tc>
          <w:tcPr>
            <w:tcW w:w="2693" w:type="dxa"/>
          </w:tcPr>
          <w:p w14:paraId="419E3ADF" w14:textId="77777777" w:rsidR="00F900A0" w:rsidRPr="00B82ECA" w:rsidRDefault="00C22B9D" w:rsidP="00C22B9D">
            <w:pPr>
              <w:rPr>
                <w:rFonts w:asciiTheme="minorHAnsi" w:hAnsiTheme="minorHAnsi" w:cstheme="minorHAnsi"/>
                <w:sz w:val="20"/>
                <w:szCs w:val="20"/>
                <w:rPrChange w:id="2051" w:author="Sue Simnor (EXT Idiom)" w:date="2024-08-07T09:34:00Z" w16du:dateUtc="2024-08-06T23:34:00Z">
                  <w:rPr>
                    <w:rFonts w:asciiTheme="minorHAnsi" w:hAnsiTheme="minorHAnsi" w:cstheme="minorHAnsi"/>
                    <w:sz w:val="20"/>
                    <w:szCs w:val="20"/>
                    <w:highlight w:val="lightGray"/>
                  </w:rPr>
                </w:rPrChange>
              </w:rPr>
            </w:pPr>
            <w:r w:rsidRPr="00B82ECA">
              <w:rPr>
                <w:rFonts w:asciiTheme="minorHAnsi" w:hAnsiTheme="minorHAnsi" w:cstheme="minorHAnsi"/>
                <w:b/>
                <w:bCs/>
                <w:sz w:val="20"/>
                <w:szCs w:val="20"/>
                <w:rPrChange w:id="2052" w:author="Sue Simnor (EXT Idiom)" w:date="2024-08-07T09:34:00Z" w16du:dateUtc="2024-08-06T23:34:00Z">
                  <w:rPr>
                    <w:rFonts w:asciiTheme="minorHAnsi" w:hAnsiTheme="minorHAnsi" w:cstheme="minorHAnsi"/>
                    <w:b/>
                    <w:bCs/>
                    <w:sz w:val="20"/>
                    <w:szCs w:val="20"/>
                    <w:highlight w:val="lightGray"/>
                  </w:rPr>
                </w:rPrChange>
              </w:rPr>
              <w:t>ELSEIF</w:t>
            </w:r>
            <w:r w:rsidRPr="00B82ECA">
              <w:rPr>
                <w:rFonts w:asciiTheme="minorHAnsi" w:hAnsiTheme="minorHAnsi" w:cstheme="minorHAnsi"/>
                <w:sz w:val="20"/>
                <w:szCs w:val="20"/>
                <w:rPrChange w:id="2053" w:author="Sue Simnor (EXT Idiom)" w:date="2024-08-07T09:34:00Z" w16du:dateUtc="2024-08-06T23:34:00Z">
                  <w:rPr>
                    <w:rFonts w:asciiTheme="minorHAnsi" w:hAnsiTheme="minorHAnsi" w:cstheme="minorHAnsi"/>
                    <w:sz w:val="20"/>
                    <w:szCs w:val="20"/>
                    <w:highlight w:val="lightGray"/>
                  </w:rPr>
                </w:rPrChange>
              </w:rPr>
              <w:t xml:space="preserve">&lt;DocumentSubType&gt; = "Endorsement" </w:t>
            </w:r>
          </w:p>
          <w:p w14:paraId="2E88C41C" w14:textId="77777777" w:rsidR="00F900A0" w:rsidRPr="00B82ECA" w:rsidRDefault="00C22B9D" w:rsidP="00C22B9D">
            <w:pPr>
              <w:rPr>
                <w:rFonts w:asciiTheme="minorHAnsi" w:hAnsiTheme="minorHAnsi" w:cstheme="minorHAnsi"/>
                <w:sz w:val="20"/>
                <w:szCs w:val="20"/>
                <w:rPrChange w:id="2054" w:author="Sue Simnor (EXT Idiom)" w:date="2024-08-07T09:34:00Z" w16du:dateUtc="2024-08-06T23:34:00Z">
                  <w:rPr>
                    <w:rFonts w:asciiTheme="minorHAnsi" w:hAnsiTheme="minorHAnsi" w:cstheme="minorHAnsi"/>
                    <w:sz w:val="20"/>
                    <w:szCs w:val="20"/>
                    <w:highlight w:val="lightGray"/>
                  </w:rPr>
                </w:rPrChange>
              </w:rPr>
            </w:pPr>
            <w:r w:rsidRPr="00B82ECA">
              <w:rPr>
                <w:rFonts w:asciiTheme="minorHAnsi" w:hAnsiTheme="minorHAnsi" w:cstheme="minorHAnsi"/>
                <w:b/>
                <w:bCs/>
                <w:sz w:val="20"/>
                <w:szCs w:val="20"/>
                <w:rPrChange w:id="2055" w:author="Sue Simnor (EXT Idiom)" w:date="2024-08-07T09:34:00Z" w16du:dateUtc="2024-08-06T23:34: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2056" w:author="Sue Simnor (EXT Idiom)" w:date="2024-08-07T09:34:00Z" w16du:dateUtc="2024-08-06T23:34:00Z">
                  <w:rPr>
                    <w:rFonts w:asciiTheme="minorHAnsi" w:hAnsiTheme="minorHAnsi" w:cstheme="minorHAnsi"/>
                    <w:sz w:val="20"/>
                    <w:szCs w:val="20"/>
                    <w:highlight w:val="lightGray"/>
                  </w:rPr>
                </w:rPrChange>
              </w:rPr>
              <w:t xml:space="preserve"> &lt;PaymentFrequencyCode&gt; = "2|PaymentPlanAnnual</w:t>
            </w:r>
            <w:r w:rsidRPr="00B82ECA" w:rsidDel="00AD0B87">
              <w:rPr>
                <w:rFonts w:asciiTheme="minorHAnsi" w:hAnsiTheme="minorHAnsi" w:cstheme="minorHAnsi"/>
                <w:sz w:val="20"/>
                <w:szCs w:val="20"/>
                <w:rPrChange w:id="2057" w:author="Sue Simnor (EXT Idiom)" w:date="2024-08-07T09:34:00Z" w16du:dateUtc="2024-08-06T23:34:00Z">
                  <w:rPr>
                    <w:rFonts w:asciiTheme="minorHAnsi" w:hAnsiTheme="minorHAnsi" w:cstheme="minorHAnsi"/>
                    <w:sz w:val="20"/>
                    <w:szCs w:val="20"/>
                    <w:highlight w:val="lightGray"/>
                  </w:rPr>
                </w:rPrChange>
              </w:rPr>
              <w:t xml:space="preserve"> </w:t>
            </w:r>
            <w:r w:rsidRPr="00B82ECA">
              <w:rPr>
                <w:rFonts w:asciiTheme="minorHAnsi" w:hAnsiTheme="minorHAnsi" w:cstheme="minorHAnsi"/>
                <w:sz w:val="20"/>
                <w:szCs w:val="20"/>
                <w:rPrChange w:id="2058" w:author="Sue Simnor (EXT Idiom)" w:date="2024-08-07T09:34:00Z" w16du:dateUtc="2024-08-06T23:34:00Z">
                  <w:rPr>
                    <w:rFonts w:asciiTheme="minorHAnsi" w:hAnsiTheme="minorHAnsi" w:cstheme="minorHAnsi"/>
                    <w:sz w:val="20"/>
                    <w:szCs w:val="20"/>
                    <w:highlight w:val="lightGray"/>
                  </w:rPr>
                </w:rPrChange>
              </w:rPr>
              <w:t xml:space="preserve">" </w:t>
            </w:r>
          </w:p>
          <w:p w14:paraId="7E039E0C" w14:textId="4634E874" w:rsidR="00F900A0" w:rsidRPr="00B82ECA" w:rsidRDefault="00C22B9D" w:rsidP="00C22B9D">
            <w:pPr>
              <w:rPr>
                <w:rFonts w:asciiTheme="minorHAnsi" w:hAnsiTheme="minorHAnsi" w:cstheme="minorHAnsi"/>
                <w:b/>
                <w:bCs/>
                <w:color w:val="000000" w:themeColor="text1"/>
                <w:sz w:val="20"/>
                <w:szCs w:val="20"/>
                <w:rPrChange w:id="2059" w:author="Sue Simnor (EXT Idiom)" w:date="2024-08-07T09:34:00Z" w16du:dateUtc="2024-08-06T23:34:00Z">
                  <w:rPr>
                    <w:rFonts w:asciiTheme="minorHAnsi" w:hAnsiTheme="minorHAnsi" w:cstheme="minorHAnsi"/>
                    <w:b/>
                    <w:bCs/>
                    <w:color w:val="000000" w:themeColor="text1"/>
                    <w:sz w:val="20"/>
                    <w:szCs w:val="20"/>
                    <w:highlight w:val="lightGray"/>
                  </w:rPr>
                </w:rPrChange>
              </w:rPr>
            </w:pPr>
            <w:r w:rsidRPr="00B82ECA">
              <w:rPr>
                <w:rFonts w:asciiTheme="minorHAnsi" w:hAnsiTheme="minorHAnsi" w:cstheme="minorHAnsi"/>
                <w:b/>
                <w:bCs/>
                <w:sz w:val="20"/>
                <w:szCs w:val="20"/>
                <w:rPrChange w:id="2060" w:author="Sue Simnor (EXT Idiom)" w:date="2024-08-07T09:34:00Z" w16du:dateUtc="2024-08-06T23:34: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2061" w:author="Sue Simnor (EXT Idiom)" w:date="2024-08-07T09:34:00Z" w16du:dateUtc="2024-08-06T23:34:00Z">
                  <w:rPr>
                    <w:rFonts w:asciiTheme="minorHAnsi" w:hAnsiTheme="minorHAnsi" w:cstheme="minorHAnsi"/>
                    <w:sz w:val="20"/>
                    <w:szCs w:val="20"/>
                    <w:highlight w:val="lightGray"/>
                  </w:rPr>
                </w:rPrChange>
              </w:rPr>
              <w:t xml:space="preserve"> </w:t>
            </w:r>
            <w:r w:rsidRPr="00B82ECA">
              <w:rPr>
                <w:rFonts w:asciiTheme="minorHAnsi" w:hAnsiTheme="minorHAnsi" w:cstheme="minorHAnsi"/>
                <w:b/>
                <w:bCs/>
                <w:sz w:val="20"/>
                <w:szCs w:val="20"/>
                <w:rPrChange w:id="2062" w:author="Sue Simnor (EXT Idiom)" w:date="2024-08-07T09:34:00Z" w16du:dateUtc="2024-08-06T23:34:00Z">
                  <w:rPr>
                    <w:rFonts w:asciiTheme="minorHAnsi" w:hAnsiTheme="minorHAnsi" w:cstheme="minorHAnsi"/>
                    <w:b/>
                    <w:bCs/>
                    <w:sz w:val="20"/>
                    <w:szCs w:val="20"/>
                    <w:highlight w:val="lightGray"/>
                  </w:rPr>
                </w:rPrChange>
              </w:rPr>
              <w:t>&lt;</w:t>
            </w:r>
            <w:r w:rsidRPr="00B82ECA">
              <w:rPr>
                <w:rFonts w:asciiTheme="minorHAnsi" w:hAnsiTheme="minorHAnsi" w:cstheme="minorHAnsi"/>
                <w:sz w:val="20"/>
                <w:szCs w:val="20"/>
                <w:rPrChange w:id="2063" w:author="Sue Simnor (EXT Idiom)" w:date="2024-08-07T09:34:00Z" w16du:dateUtc="2024-08-06T23:34:00Z">
                  <w:rPr>
                    <w:rFonts w:asciiTheme="minorHAnsi" w:hAnsiTheme="minorHAnsi" w:cstheme="minorHAnsi"/>
                    <w:sz w:val="20"/>
                    <w:szCs w:val="20"/>
                    <w:highlight w:val="lightGray"/>
                  </w:rPr>
                </w:rPrChange>
              </w:rPr>
              <w:t>TransactionPremium&gt;</w:t>
            </w:r>
            <w:r w:rsidRPr="00B82ECA">
              <w:rPr>
                <w:rFonts w:asciiTheme="minorHAnsi" w:hAnsiTheme="minorHAnsi" w:cstheme="minorHAnsi"/>
                <w:color w:val="000000" w:themeColor="text1"/>
                <w:sz w:val="20"/>
                <w:szCs w:val="20"/>
                <w:rPrChange w:id="2064" w:author="Sue Simnor (EXT Idiom)" w:date="2024-08-07T09:34:00Z" w16du:dateUtc="2024-08-06T23:34:00Z">
                  <w:rPr>
                    <w:rFonts w:asciiTheme="minorHAnsi" w:hAnsiTheme="minorHAnsi" w:cstheme="minorHAnsi"/>
                    <w:color w:val="000000" w:themeColor="text1"/>
                    <w:sz w:val="20"/>
                    <w:szCs w:val="20"/>
                    <w:highlight w:val="lightGray"/>
                  </w:rPr>
                </w:rPrChange>
              </w:rPr>
              <w:t xml:space="preserve"> </w:t>
            </w:r>
            <w:r w:rsidR="00F900A0" w:rsidRPr="00B82ECA">
              <w:rPr>
                <w:rFonts w:asciiTheme="minorHAnsi" w:hAnsiTheme="minorHAnsi" w:cstheme="minorHAnsi"/>
                <w:color w:val="000000" w:themeColor="text1"/>
                <w:sz w:val="20"/>
                <w:szCs w:val="20"/>
              </w:rPr>
              <w:t>&gt;</w:t>
            </w:r>
            <w:r w:rsidR="00BF14B6" w:rsidRPr="00B82ECA">
              <w:rPr>
                <w:rFonts w:asciiTheme="minorHAnsi" w:hAnsiTheme="minorHAnsi" w:cstheme="minorHAnsi"/>
                <w:color w:val="000000" w:themeColor="text1"/>
                <w:sz w:val="20"/>
                <w:szCs w:val="20"/>
              </w:rPr>
              <w:t xml:space="preserve"> </w:t>
            </w:r>
            <w:r w:rsidR="00F900A0" w:rsidRPr="00B82ECA">
              <w:rPr>
                <w:rFonts w:asciiTheme="minorHAnsi" w:hAnsiTheme="minorHAnsi" w:cstheme="minorHAnsi"/>
                <w:color w:val="000000" w:themeColor="text1"/>
                <w:sz w:val="20"/>
                <w:szCs w:val="20"/>
              </w:rPr>
              <w:t>”0”</w:t>
            </w:r>
          </w:p>
          <w:p w14:paraId="145DB5F5" w14:textId="72601ED2" w:rsidR="00C22B9D" w:rsidRPr="00B82ECA" w:rsidRDefault="00C22B9D" w:rsidP="00C22B9D">
            <w:pPr>
              <w:rPr>
                <w:rFonts w:asciiTheme="minorHAnsi" w:hAnsiTheme="minorHAnsi" w:cstheme="minorHAnsi"/>
                <w:b/>
                <w:bCs/>
                <w:sz w:val="20"/>
                <w:szCs w:val="20"/>
              </w:rPr>
            </w:pPr>
            <w:r w:rsidRPr="00B82ECA">
              <w:rPr>
                <w:rFonts w:asciiTheme="minorHAnsi" w:hAnsiTheme="minorHAnsi" w:cstheme="minorHAnsi"/>
                <w:b/>
                <w:bCs/>
                <w:color w:val="000000" w:themeColor="text1"/>
                <w:sz w:val="20"/>
                <w:szCs w:val="20"/>
                <w:rPrChange w:id="2065" w:author="Sue Simnor (EXT Idiom)" w:date="2024-08-07T09:34:00Z" w16du:dateUtc="2024-08-06T23:34:00Z">
                  <w:rPr>
                    <w:rFonts w:asciiTheme="minorHAnsi" w:hAnsiTheme="minorHAnsi" w:cstheme="minorHAnsi"/>
                    <w:b/>
                    <w:bCs/>
                    <w:color w:val="000000" w:themeColor="text1"/>
                    <w:sz w:val="20"/>
                    <w:szCs w:val="20"/>
                    <w:highlight w:val="lightGray"/>
                  </w:rPr>
                </w:rPrChange>
              </w:rPr>
              <w:t>THEN</w:t>
            </w:r>
            <w:r w:rsidRPr="00B82ECA">
              <w:rPr>
                <w:rFonts w:asciiTheme="minorHAnsi" w:hAnsiTheme="minorHAnsi" w:cstheme="minorHAnsi"/>
                <w:color w:val="000000" w:themeColor="text1"/>
                <w:sz w:val="20"/>
                <w:szCs w:val="20"/>
                <w:rPrChange w:id="2066" w:author="Sue Simnor (EXT Idiom)" w:date="2024-08-07T09:34:00Z" w16du:dateUtc="2024-08-06T23:34:00Z">
                  <w:rPr>
                    <w:rFonts w:asciiTheme="minorHAnsi" w:hAnsiTheme="minorHAnsi" w:cstheme="minorHAnsi"/>
                    <w:color w:val="000000" w:themeColor="text1"/>
                    <w:sz w:val="20"/>
                    <w:szCs w:val="20"/>
                    <w:highlight w:val="lightGray"/>
                  </w:rPr>
                </w:rPrChange>
              </w:rPr>
              <w:t xml:space="preserve"> displa</w:t>
            </w:r>
            <w:r w:rsidR="00F900A0" w:rsidRPr="00B82ECA">
              <w:rPr>
                <w:rFonts w:asciiTheme="minorHAnsi" w:hAnsiTheme="minorHAnsi" w:cstheme="minorHAnsi"/>
                <w:sz w:val="20"/>
                <w:szCs w:val="20"/>
                <w:rPrChange w:id="2067" w:author="Sue Simnor (EXT Idiom)" w:date="2024-08-07T09:34:00Z" w16du:dateUtc="2024-08-06T23:34:00Z">
                  <w:rPr>
                    <w:rFonts w:asciiTheme="minorHAnsi" w:hAnsiTheme="minorHAnsi" w:cstheme="minorHAnsi"/>
                    <w:sz w:val="20"/>
                    <w:szCs w:val="20"/>
                    <w:highlight w:val="lightGray"/>
                  </w:rPr>
                </w:rPrChange>
              </w:rPr>
              <w:t>y</w:t>
            </w:r>
          </w:p>
        </w:tc>
        <w:tc>
          <w:tcPr>
            <w:tcW w:w="1560" w:type="dxa"/>
          </w:tcPr>
          <w:p w14:paraId="2D15CB35" w14:textId="77777777" w:rsidR="00C22B9D" w:rsidRPr="00B82ECA" w:rsidRDefault="00C22B9D" w:rsidP="00C22B9D">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Heading text:</w:t>
            </w:r>
          </w:p>
          <w:p w14:paraId="38216BD3" w14:textId="77777777" w:rsidR="00C22B9D" w:rsidRPr="00B82ECA" w:rsidRDefault="00C22B9D" w:rsidP="00C22B9D">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Table_Bodycopy_S_COI</w:t>
            </w:r>
          </w:p>
          <w:p w14:paraId="753240A3" w14:textId="77777777" w:rsidR="00C22B9D" w:rsidRPr="00B82ECA" w:rsidRDefault="00C22B9D" w:rsidP="00C22B9D">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 amount text:</w:t>
            </w:r>
          </w:p>
          <w:p w14:paraId="6A1A3ECF" w14:textId="23E695E4" w:rsidR="00C22B9D" w:rsidRPr="00B82ECA" w:rsidRDefault="00C22B9D" w:rsidP="00C22B9D">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Table_Bodycopy_B_COI</w:t>
            </w:r>
          </w:p>
        </w:tc>
      </w:tr>
      <w:tr w:rsidR="00823EF1" w:rsidRPr="00720F8E" w14:paraId="3562EA71" w14:textId="77777777" w:rsidTr="0472516C">
        <w:trPr>
          <w:cantSplit/>
          <w:ins w:id="2068" w:author="Sam Sehgal (EXT Idiom)" w:date="2024-09-26T15:55:00Z"/>
        </w:trPr>
        <w:tc>
          <w:tcPr>
            <w:tcW w:w="1013" w:type="dxa"/>
          </w:tcPr>
          <w:p w14:paraId="7AB3D425" w14:textId="6D9A1F6A" w:rsidR="00823EF1" w:rsidRPr="00B82ECA" w:rsidRDefault="00823EF1" w:rsidP="00823EF1">
            <w:pPr>
              <w:rPr>
                <w:ins w:id="2069" w:author="Sam Sehgal (EXT Idiom)" w:date="2024-09-26T15:55:00Z" w16du:dateUtc="2024-09-26T05:55:00Z"/>
                <w:rFonts w:asciiTheme="minorHAnsi" w:hAnsiTheme="minorHAnsi" w:cstheme="minorHAnsi"/>
                <w:sz w:val="20"/>
              </w:rPr>
            </w:pPr>
            <w:ins w:id="2070" w:author="sam sehgal" w:date="2024-09-26T15:55:00Z" w16du:dateUtc="2024-09-26T05:55:00Z">
              <w:del w:id="2071" w:author="Sam Sehgal (EXT Idiom)" w:date="2025-05-19T12:12:00Z" w16du:dateUtc="2025-05-19T02:12:00Z">
                <w:r w:rsidRPr="00B82ECA" w:rsidDel="00117157">
                  <w:rPr>
                    <w:rFonts w:asciiTheme="minorHAnsi" w:hAnsiTheme="minorHAnsi" w:cstheme="minorHAnsi"/>
                    <w:sz w:val="20"/>
                  </w:rPr>
                  <w:delText>PS3 V</w:delText>
                </w:r>
              </w:del>
            </w:ins>
            <w:ins w:id="2072" w:author="Sam Sehgal (EXT Idiom)" w:date="2024-09-26T15:55:00Z" w16du:dateUtc="2024-09-26T05:55:00Z">
              <w:del w:id="2073" w:author="Sam Sehgal (EXT Idiom)" w:date="2025-05-19T12:12:00Z" w16du:dateUtc="2025-05-19T02:12:00Z">
                <w:r w:rsidRPr="00B82ECA" w:rsidDel="00117157">
                  <w:rPr>
                    <w:rFonts w:asciiTheme="minorHAnsi" w:hAnsiTheme="minorHAnsi" w:cstheme="minorHAnsi"/>
                    <w:sz w:val="20"/>
                  </w:rPr>
                  <w:delText>4</w:delText>
                </w:r>
              </w:del>
            </w:ins>
            <w:ins w:id="2074" w:author="sam sehgal" w:date="2024-09-26T15:55:00Z" w16du:dateUtc="2024-09-26T05:55:00Z">
              <w:del w:id="2075" w:author="Sam Sehgal (EXT Idiom)" w:date="2025-05-19T12:12:00Z" w16du:dateUtc="2025-05-19T02:12:00Z">
                <w:r w:rsidRPr="00B82ECA" w:rsidDel="00117157">
                  <w:rPr>
                    <w:rFonts w:asciiTheme="minorHAnsi" w:hAnsiTheme="minorHAnsi" w:cstheme="minorHAnsi"/>
                    <w:sz w:val="20"/>
                  </w:rPr>
                  <w:delText>3</w:delText>
                </w:r>
              </w:del>
            </w:ins>
          </w:p>
        </w:tc>
        <w:tc>
          <w:tcPr>
            <w:tcW w:w="1676" w:type="dxa"/>
          </w:tcPr>
          <w:p w14:paraId="6E9C91BB" w14:textId="0B8DBA8B" w:rsidR="00823EF1" w:rsidRPr="00B82ECA" w:rsidDel="00117157" w:rsidRDefault="00823EF1" w:rsidP="00823EF1">
            <w:pPr>
              <w:tabs>
                <w:tab w:val="left" w:pos="1800"/>
              </w:tabs>
              <w:rPr>
                <w:ins w:id="2076" w:author="sam sehgal" w:date="2024-09-26T15:55:00Z" w16du:dateUtc="2024-09-26T05:55:00Z"/>
                <w:del w:id="2077" w:author="Sam Sehgal (EXT Idiom)" w:date="2025-05-19T12:12:00Z" w16du:dateUtc="2025-05-19T02:12:00Z"/>
                <w:rFonts w:asciiTheme="minorHAnsi" w:hAnsiTheme="minorHAnsi" w:cstheme="minorHAnsi"/>
                <w:sz w:val="20"/>
                <w:szCs w:val="20"/>
              </w:rPr>
            </w:pPr>
            <w:ins w:id="2078" w:author="sam sehgal" w:date="2024-09-26T15:55:00Z" w16du:dateUtc="2024-09-26T05:55:00Z">
              <w:del w:id="2079" w:author="Sam Sehgal (EXT Idiom)" w:date="2025-05-19T12:12:00Z" w16du:dateUtc="2025-05-19T02:12:00Z">
                <w:r w:rsidRPr="00B82ECA" w:rsidDel="00117157">
                  <w:rPr>
                    <w:rFonts w:asciiTheme="minorHAnsi" w:hAnsiTheme="minorHAnsi" w:cstheme="minorHAnsi"/>
                    <w:sz w:val="20"/>
                    <w:szCs w:val="20"/>
                  </w:rPr>
                  <w:delText xml:space="preserve">&lt;DocumentSubType&gt; &lt;PaymentFrequencyCode&gt; </w:delText>
                </w:r>
                <w:r w:rsidRPr="00B82ECA" w:rsidDel="00117157">
                  <w:rPr>
                    <w:rFonts w:asciiTheme="minorHAnsi" w:hAnsiTheme="minorHAnsi" w:cstheme="minorHAnsi"/>
                    <w:b/>
                    <w:bCs/>
                    <w:sz w:val="20"/>
                    <w:szCs w:val="20"/>
                  </w:rPr>
                  <w:delText>&lt;</w:delText>
                </w:r>
                <w:r w:rsidRPr="00B82ECA" w:rsidDel="00117157">
                  <w:rPr>
                    <w:rFonts w:asciiTheme="minorHAnsi" w:hAnsiTheme="minorHAnsi" w:cstheme="minorHAnsi"/>
                    <w:sz w:val="20"/>
                    <w:szCs w:val="20"/>
                  </w:rPr>
                  <w:delText>TransactionPremium</w:delText>
                </w:r>
                <w:r w:rsidRPr="00B82ECA" w:rsidDel="00117157">
                  <w:rPr>
                    <w:rFonts w:asciiTheme="minorHAnsi" w:hAnsiTheme="minorHAnsi" w:cstheme="minorHAnsi"/>
                    <w:b/>
                    <w:bCs/>
                    <w:sz w:val="20"/>
                    <w:szCs w:val="20"/>
                  </w:rPr>
                  <w:delText>&gt;</w:delText>
                </w:r>
                <w:r w:rsidRPr="00B82ECA" w:rsidDel="00117157">
                  <w:rPr>
                    <w:rFonts w:asciiTheme="minorHAnsi" w:hAnsiTheme="minorHAnsi" w:cstheme="minorHAnsi"/>
                    <w:b/>
                    <w:bCs/>
                    <w:color w:val="000000" w:themeColor="text1"/>
                    <w:sz w:val="20"/>
                    <w:szCs w:val="20"/>
                  </w:rPr>
                  <w:delText xml:space="preserve"> </w:delText>
                </w:r>
              </w:del>
            </w:ins>
          </w:p>
          <w:p w14:paraId="078F9E9C" w14:textId="6A344070" w:rsidR="00823EF1" w:rsidRPr="00B82ECA" w:rsidDel="00117157" w:rsidRDefault="00823EF1" w:rsidP="00823EF1">
            <w:pPr>
              <w:tabs>
                <w:tab w:val="left" w:pos="1800"/>
              </w:tabs>
              <w:rPr>
                <w:ins w:id="2080" w:author="sam sehgal" w:date="2024-09-26T15:55:00Z" w16du:dateUtc="2024-09-26T05:55:00Z"/>
                <w:del w:id="2081" w:author="Sam Sehgal (EXT Idiom)" w:date="2025-05-19T12:12:00Z" w16du:dateUtc="2025-05-19T02:12:00Z"/>
                <w:rFonts w:asciiTheme="minorHAnsi" w:hAnsiTheme="minorHAnsi" w:cstheme="minorHAnsi"/>
                <w:sz w:val="20"/>
                <w:szCs w:val="20"/>
              </w:rPr>
            </w:pPr>
            <w:ins w:id="2082" w:author="sam sehgal" w:date="2024-09-26T15:55:00Z" w16du:dateUtc="2024-09-26T05:55:00Z">
              <w:del w:id="2083" w:author="Sam Sehgal (EXT Idiom)" w:date="2025-05-19T12:12:00Z" w16du:dateUtc="2025-05-19T02:12:00Z">
                <w:r w:rsidRPr="00B82ECA" w:rsidDel="00117157">
                  <w:rPr>
                    <w:rFonts w:asciiTheme="minorHAnsi" w:hAnsiTheme="minorHAnsi" w:cstheme="minorHAnsi"/>
                    <w:sz w:val="20"/>
                    <w:szCs w:val="20"/>
                  </w:rPr>
                  <w:delText>&lt;PaymentDate&gt;</w:delText>
                </w:r>
              </w:del>
            </w:ins>
          </w:p>
          <w:p w14:paraId="5FDE99C2" w14:textId="77777777" w:rsidR="00823EF1" w:rsidRPr="00B82ECA" w:rsidRDefault="00823EF1" w:rsidP="00823EF1">
            <w:pPr>
              <w:tabs>
                <w:tab w:val="left" w:pos="1800"/>
              </w:tabs>
              <w:rPr>
                <w:ins w:id="2084" w:author="Sam Sehgal (EXT Idiom)" w:date="2024-09-26T15:55:00Z" w16du:dateUtc="2024-09-26T05:55:00Z"/>
                <w:rFonts w:asciiTheme="minorHAnsi" w:hAnsiTheme="minorHAnsi" w:cstheme="minorHAnsi"/>
                <w:sz w:val="20"/>
                <w:szCs w:val="20"/>
              </w:rPr>
            </w:pPr>
          </w:p>
        </w:tc>
        <w:tc>
          <w:tcPr>
            <w:tcW w:w="7654" w:type="dxa"/>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823EF1" w:rsidRPr="00B82ECA" w:rsidDel="00117157" w14:paraId="7060A59D" w14:textId="270F426B" w:rsidTr="00B85E66">
              <w:trPr>
                <w:trHeight w:val="300"/>
                <w:ins w:id="2085" w:author="sam sehgal" w:date="2024-09-26T15:55:00Z"/>
                <w:del w:id="2086" w:author="Sam Sehgal (EXT Idiom)" w:date="2025-05-19T12:12:00Z"/>
              </w:trPr>
              <w:tc>
                <w:tcPr>
                  <w:tcW w:w="1134" w:type="dxa"/>
                  <w:vMerge w:val="restart"/>
                </w:tcPr>
                <w:p w14:paraId="2BC47AE6" w14:textId="4EDE329D" w:rsidR="00823EF1" w:rsidRPr="00B82ECA" w:rsidDel="00117157" w:rsidRDefault="00823EF1" w:rsidP="00823EF1">
                  <w:pPr>
                    <w:pStyle w:val="TableBodycopy"/>
                    <w:rPr>
                      <w:ins w:id="2087" w:author="sam sehgal" w:date="2024-09-26T15:55:00Z" w16du:dateUtc="2024-09-26T05:55:00Z"/>
                      <w:del w:id="2088" w:author="Sam Sehgal (EXT Idiom)" w:date="2025-05-19T12:12:00Z" w16du:dateUtc="2025-05-19T02:12:00Z"/>
                      <w:rFonts w:asciiTheme="minorHAnsi" w:hAnsiTheme="minorHAnsi" w:cstheme="minorHAnsi"/>
                      <w:szCs w:val="20"/>
                    </w:rPr>
                  </w:pPr>
                  <w:ins w:id="2089" w:author="sam sehgal" w:date="2024-09-26T15:55:00Z" w16du:dateUtc="2024-09-26T05:55:00Z">
                    <w:del w:id="2090" w:author="Sam Sehgal (EXT Idiom)" w:date="2025-05-19T12:12:00Z" w16du:dateUtc="2025-05-19T02:12:00Z">
                      <w:r w:rsidRPr="00B82ECA" w:rsidDel="00117157">
                        <w:rPr>
                          <w:rFonts w:asciiTheme="minorHAnsi" w:hAnsiTheme="minorHAnsi" w:cstheme="minorHAnsi"/>
                          <w:szCs w:val="20"/>
                        </w:rPr>
                        <w:delText>Brand_icon_calendar1.jpg</w:delText>
                      </w:r>
                    </w:del>
                  </w:ins>
                </w:p>
              </w:tc>
              <w:tc>
                <w:tcPr>
                  <w:tcW w:w="13680" w:type="dxa"/>
                  <w:noWrap/>
                  <w:hideMark/>
                </w:tcPr>
                <w:p w14:paraId="2BAB942F" w14:textId="219D3537" w:rsidR="00823EF1" w:rsidRPr="00B82ECA" w:rsidDel="00117157" w:rsidRDefault="00823EF1" w:rsidP="00823EF1">
                  <w:pPr>
                    <w:pStyle w:val="TableBodycopySCOI"/>
                    <w:rPr>
                      <w:ins w:id="2091" w:author="sam sehgal" w:date="2024-09-26T15:55:00Z" w16du:dateUtc="2024-09-26T05:55:00Z"/>
                      <w:del w:id="2092" w:author="Sam Sehgal (EXT Idiom)" w:date="2025-05-19T12:12:00Z" w16du:dateUtc="2025-05-19T02:12:00Z"/>
                      <w:b/>
                      <w:bCs/>
                    </w:rPr>
                  </w:pPr>
                  <w:ins w:id="2093" w:author="sam sehgal" w:date="2024-09-26T15:55:00Z" w16du:dateUtc="2024-09-26T05:55:00Z">
                    <w:del w:id="2094" w:author="Sam Sehgal (EXT Idiom)" w:date="2025-05-19T12:12:00Z" w16du:dateUtc="2025-05-19T02:12:00Z">
                      <w:r w:rsidRPr="00B82ECA" w:rsidDel="00117157">
                        <w:delText>Payment due date:</w:delText>
                      </w:r>
                    </w:del>
                  </w:ins>
                </w:p>
              </w:tc>
            </w:tr>
            <w:tr w:rsidR="00823EF1" w:rsidRPr="00B82ECA" w:rsidDel="00117157" w14:paraId="2BCD4EFE" w14:textId="25FCC4D1" w:rsidTr="00B85E66">
              <w:trPr>
                <w:trHeight w:val="300"/>
                <w:ins w:id="2095" w:author="sam sehgal" w:date="2024-09-26T15:55:00Z"/>
                <w:del w:id="2096" w:author="Sam Sehgal (EXT Idiom)" w:date="2025-05-19T12:12:00Z"/>
              </w:trPr>
              <w:tc>
                <w:tcPr>
                  <w:tcW w:w="1134" w:type="dxa"/>
                  <w:vMerge/>
                </w:tcPr>
                <w:p w14:paraId="46BE705F" w14:textId="0F73C8A2" w:rsidR="00823EF1" w:rsidRPr="00B82ECA" w:rsidDel="00117157" w:rsidRDefault="00823EF1" w:rsidP="00823EF1">
                  <w:pPr>
                    <w:pStyle w:val="TableBodycopy"/>
                    <w:rPr>
                      <w:ins w:id="2097" w:author="sam sehgal" w:date="2024-09-26T15:55:00Z" w16du:dateUtc="2024-09-26T05:55:00Z"/>
                      <w:del w:id="2098" w:author="Sam Sehgal (EXT Idiom)" w:date="2025-05-19T12:12:00Z" w16du:dateUtc="2025-05-19T02:12:00Z"/>
                      <w:rFonts w:asciiTheme="minorHAnsi" w:hAnsiTheme="minorHAnsi" w:cstheme="minorHAnsi"/>
                      <w:lang w:eastAsia="en-AU"/>
                    </w:rPr>
                  </w:pPr>
                </w:p>
              </w:tc>
              <w:tc>
                <w:tcPr>
                  <w:tcW w:w="13680" w:type="dxa"/>
                  <w:noWrap/>
                  <w:hideMark/>
                </w:tcPr>
                <w:p w14:paraId="12E9BB90" w14:textId="49D25B13" w:rsidR="00823EF1" w:rsidRPr="00B82ECA" w:rsidDel="00117157" w:rsidRDefault="00823EF1" w:rsidP="00823EF1">
                  <w:pPr>
                    <w:pStyle w:val="TableBodycopyBCOI"/>
                    <w:rPr>
                      <w:ins w:id="2099" w:author="sam sehgal" w:date="2024-09-26T15:55:00Z" w16du:dateUtc="2024-09-26T05:55:00Z"/>
                      <w:del w:id="2100" w:author="Sam Sehgal (EXT Idiom)" w:date="2025-05-19T12:12:00Z" w16du:dateUtc="2025-05-19T02:12:00Z"/>
                    </w:rPr>
                  </w:pPr>
                  <w:ins w:id="2101" w:author="sam sehgal" w:date="2024-09-26T15:55:00Z" w16du:dateUtc="2024-09-26T05:55:00Z">
                    <w:del w:id="2102" w:author="Sam Sehgal (EXT Idiom)" w:date="2025-05-19T12:12:00Z" w16du:dateUtc="2025-05-19T02:12:00Z">
                      <w:r w:rsidRPr="00B82ECA" w:rsidDel="00117157">
                        <w:rPr>
                          <w:b w:val="0"/>
                          <w:bCs w:val="0"/>
                        </w:rPr>
                        <w:delText>&lt;PaymentDate&gt;</w:delText>
                      </w:r>
                    </w:del>
                  </w:ins>
                </w:p>
              </w:tc>
            </w:tr>
          </w:tbl>
          <w:p w14:paraId="79BD8D4D" w14:textId="77777777" w:rsidR="00823EF1" w:rsidRPr="00B82ECA" w:rsidRDefault="00823EF1" w:rsidP="00823EF1">
            <w:pPr>
              <w:pStyle w:val="TableBodycopy"/>
              <w:rPr>
                <w:ins w:id="2103" w:author="Sam Sehgal (EXT Idiom)" w:date="2024-09-26T15:55:00Z" w16du:dateUtc="2024-09-26T05:55:00Z"/>
                <w:rFonts w:asciiTheme="minorHAnsi" w:hAnsiTheme="minorHAnsi" w:cstheme="minorHAnsi"/>
                <w:szCs w:val="20"/>
              </w:rPr>
            </w:pPr>
          </w:p>
        </w:tc>
        <w:tc>
          <w:tcPr>
            <w:tcW w:w="2693" w:type="dxa"/>
          </w:tcPr>
          <w:p w14:paraId="7E5C2B47" w14:textId="7BBA18A7" w:rsidR="00823EF1" w:rsidRPr="00B82ECA" w:rsidDel="00117157" w:rsidRDefault="00823EF1" w:rsidP="00823EF1">
            <w:pPr>
              <w:rPr>
                <w:ins w:id="2104" w:author="sam sehgal" w:date="2024-09-26T15:55:00Z" w16du:dateUtc="2024-09-26T05:55:00Z"/>
                <w:del w:id="2105" w:author="Sam Sehgal (EXT Idiom)" w:date="2025-05-19T12:12:00Z" w16du:dateUtc="2025-05-19T02:12:00Z"/>
                <w:rFonts w:asciiTheme="minorHAnsi" w:hAnsiTheme="minorHAnsi" w:cstheme="minorHAnsi"/>
                <w:sz w:val="20"/>
                <w:szCs w:val="20"/>
              </w:rPr>
            </w:pPr>
            <w:ins w:id="2106" w:author="sam sehgal" w:date="2024-09-26T15:55:00Z" w16du:dateUtc="2024-09-26T05:55:00Z">
              <w:del w:id="2107" w:author="Sam Sehgal (EXT Idiom)" w:date="2025-05-19T12:12:00Z" w16du:dateUtc="2025-05-19T02:12:00Z">
                <w:r w:rsidRPr="00B82ECA" w:rsidDel="00117157">
                  <w:rPr>
                    <w:rFonts w:asciiTheme="minorHAnsi" w:hAnsiTheme="minorHAnsi" w:cstheme="minorHAnsi"/>
                    <w:b/>
                    <w:bCs/>
                    <w:sz w:val="20"/>
                    <w:szCs w:val="20"/>
                  </w:rPr>
                  <w:delText>ELSEIF</w:delText>
                </w:r>
                <w:r w:rsidRPr="00B82ECA" w:rsidDel="00117157">
                  <w:rPr>
                    <w:rFonts w:asciiTheme="minorHAnsi" w:hAnsiTheme="minorHAnsi" w:cstheme="minorHAnsi"/>
                    <w:sz w:val="20"/>
                    <w:szCs w:val="20"/>
                  </w:rPr>
                  <w:delText xml:space="preserve">&lt;DocumentSubType&gt; = "Endorsement" </w:delText>
                </w:r>
              </w:del>
            </w:ins>
          </w:p>
          <w:p w14:paraId="30F54E29" w14:textId="45E7489F" w:rsidR="00823EF1" w:rsidRPr="00B82ECA" w:rsidDel="00117157" w:rsidRDefault="00823EF1" w:rsidP="00823EF1">
            <w:pPr>
              <w:rPr>
                <w:ins w:id="2108" w:author="sam sehgal" w:date="2024-09-26T15:55:00Z" w16du:dateUtc="2024-09-26T05:55:00Z"/>
                <w:del w:id="2109" w:author="Sam Sehgal (EXT Idiom)" w:date="2025-05-19T12:12:00Z" w16du:dateUtc="2025-05-19T02:12:00Z"/>
                <w:rFonts w:asciiTheme="minorHAnsi" w:hAnsiTheme="minorHAnsi" w:cstheme="minorHAnsi"/>
                <w:sz w:val="20"/>
                <w:szCs w:val="20"/>
              </w:rPr>
            </w:pPr>
            <w:ins w:id="2110" w:author="sam sehgal" w:date="2024-09-26T15:55:00Z" w16du:dateUtc="2024-09-26T05:55:00Z">
              <w:del w:id="2111" w:author="Sam Sehgal (EXT Idiom)" w:date="2025-05-19T12:12:00Z" w16du:dateUtc="2025-05-19T02:12:00Z">
                <w:r w:rsidRPr="00B82ECA" w:rsidDel="00117157">
                  <w:rPr>
                    <w:rFonts w:asciiTheme="minorHAnsi" w:hAnsiTheme="minorHAnsi" w:cstheme="minorHAnsi"/>
                    <w:b/>
                    <w:bCs/>
                    <w:sz w:val="20"/>
                    <w:szCs w:val="20"/>
                  </w:rPr>
                  <w:delText>AND</w:delText>
                </w:r>
                <w:r w:rsidRPr="00B82ECA" w:rsidDel="00117157">
                  <w:rPr>
                    <w:rFonts w:asciiTheme="minorHAnsi" w:hAnsiTheme="minorHAnsi" w:cstheme="minorHAnsi"/>
                    <w:sz w:val="20"/>
                    <w:szCs w:val="20"/>
                  </w:rPr>
                  <w:delText xml:space="preserve"> &lt;PaymentFrequencyCode&gt; = "2|PaymentPlanAnnual " </w:delText>
                </w:r>
              </w:del>
            </w:ins>
          </w:p>
          <w:p w14:paraId="4DC44F0A" w14:textId="56E579C1" w:rsidR="00823EF1" w:rsidRPr="00B82ECA" w:rsidDel="00117157" w:rsidRDefault="00823EF1" w:rsidP="00823EF1">
            <w:pPr>
              <w:rPr>
                <w:ins w:id="2112" w:author="Sam Sehgal (EXT Idiom)" w:date="2024-09-26T15:56:00Z" w16du:dateUtc="2024-09-26T05:56:00Z"/>
                <w:del w:id="2113" w:author="Sam Sehgal (EXT Idiom)" w:date="2025-05-19T12:12:00Z" w16du:dateUtc="2025-05-19T02:12:00Z"/>
                <w:rFonts w:asciiTheme="minorHAnsi" w:hAnsiTheme="minorHAnsi" w:cstheme="minorHAnsi"/>
                <w:color w:val="000000" w:themeColor="text1"/>
                <w:sz w:val="20"/>
                <w:szCs w:val="20"/>
              </w:rPr>
            </w:pPr>
            <w:ins w:id="2114" w:author="sam sehgal" w:date="2024-09-26T15:55:00Z" w16du:dateUtc="2024-09-26T05:55:00Z">
              <w:del w:id="2115" w:author="Sam Sehgal (EXT Idiom)" w:date="2025-05-19T12:12:00Z" w16du:dateUtc="2025-05-19T02:12:00Z">
                <w:r w:rsidRPr="00B82ECA" w:rsidDel="00117157">
                  <w:rPr>
                    <w:rFonts w:asciiTheme="minorHAnsi" w:hAnsiTheme="minorHAnsi" w:cstheme="minorHAnsi"/>
                    <w:b/>
                    <w:bCs/>
                    <w:sz w:val="20"/>
                    <w:szCs w:val="20"/>
                  </w:rPr>
                  <w:delText>AND</w:delText>
                </w:r>
                <w:r w:rsidRPr="00B82ECA" w:rsidDel="00117157">
                  <w:rPr>
                    <w:rFonts w:asciiTheme="minorHAnsi" w:hAnsiTheme="minorHAnsi" w:cstheme="minorHAnsi"/>
                    <w:sz w:val="20"/>
                    <w:szCs w:val="20"/>
                  </w:rPr>
                  <w:delText xml:space="preserve"> </w:delText>
                </w:r>
                <w:r w:rsidRPr="00B82ECA" w:rsidDel="00117157">
                  <w:rPr>
                    <w:rFonts w:asciiTheme="minorHAnsi" w:hAnsiTheme="minorHAnsi" w:cstheme="minorHAnsi"/>
                    <w:b/>
                    <w:bCs/>
                    <w:sz w:val="20"/>
                    <w:szCs w:val="20"/>
                  </w:rPr>
                  <w:delText>&lt;</w:delText>
                </w:r>
                <w:r w:rsidRPr="00B82ECA" w:rsidDel="00117157">
                  <w:rPr>
                    <w:rFonts w:asciiTheme="minorHAnsi" w:hAnsiTheme="minorHAnsi" w:cstheme="minorHAnsi"/>
                    <w:sz w:val="20"/>
                    <w:szCs w:val="20"/>
                  </w:rPr>
                  <w:delText>TransactionPremium&gt;</w:delText>
                </w:r>
                <w:r w:rsidRPr="00B82ECA" w:rsidDel="00117157">
                  <w:rPr>
                    <w:rFonts w:asciiTheme="minorHAnsi" w:hAnsiTheme="minorHAnsi" w:cstheme="minorHAnsi"/>
                    <w:color w:val="000000" w:themeColor="text1"/>
                    <w:sz w:val="20"/>
                    <w:szCs w:val="20"/>
                  </w:rPr>
                  <w:delText xml:space="preserve"> </w:delText>
                </w:r>
              </w:del>
            </w:ins>
            <w:ins w:id="2116" w:author="Sam Sehgal (EXT Idiom)" w:date="2024-09-26T15:55:00Z" w16du:dateUtc="2024-09-26T05:55:00Z">
              <w:del w:id="2117" w:author="Sam Sehgal (EXT Idiom)" w:date="2025-05-19T12:12:00Z" w16du:dateUtc="2025-05-19T02:12:00Z">
                <w:r w:rsidRPr="00B82ECA" w:rsidDel="00117157">
                  <w:rPr>
                    <w:rFonts w:asciiTheme="minorHAnsi" w:hAnsiTheme="minorHAnsi" w:cstheme="minorHAnsi"/>
                    <w:color w:val="000000" w:themeColor="text1"/>
                    <w:sz w:val="20"/>
                    <w:szCs w:val="20"/>
                  </w:rPr>
                  <w:delText xml:space="preserve"> = </w:delText>
                </w:r>
              </w:del>
            </w:ins>
            <w:ins w:id="2118" w:author="Sam Sehgal (EXT Idiom)" w:date="2024-09-26T16:10:00Z" w16du:dateUtc="2024-09-26T06:10:00Z">
              <w:del w:id="2119" w:author="Sam Sehgal (EXT Idiom)" w:date="2025-05-19T12:12:00Z" w16du:dateUtc="2025-05-19T02:12:00Z">
                <w:r w:rsidR="00B3065C" w:rsidRPr="00B82ECA" w:rsidDel="00117157">
                  <w:rPr>
                    <w:rFonts w:asciiTheme="minorHAnsi" w:hAnsiTheme="minorHAnsi" w:cstheme="minorHAnsi"/>
                    <w:color w:val="000000" w:themeColor="text1"/>
                    <w:sz w:val="20"/>
                    <w:szCs w:val="20"/>
                    <w:rPrChange w:id="2120" w:author="Sam Sehgal (EXT Idiom)" w:date="2025-05-19T12:13:00Z" w16du:dateUtc="2025-05-19T02:13:00Z">
                      <w:rPr>
                        <w:rFonts w:asciiTheme="minorHAnsi" w:hAnsiTheme="minorHAnsi" w:cstheme="minorHAnsi"/>
                        <w:color w:val="000000" w:themeColor="text1"/>
                        <w:sz w:val="20"/>
                        <w:szCs w:val="20"/>
                        <w:highlight w:val="yellow"/>
                      </w:rPr>
                    </w:rPrChange>
                  </w:rPr>
                  <w:delText>“</w:delText>
                </w:r>
              </w:del>
            </w:ins>
            <w:ins w:id="2121" w:author="sam sehgal" w:date="2024-09-26T15:55:00Z" w16du:dateUtc="2024-09-26T05:55:00Z">
              <w:del w:id="2122" w:author="Sam Sehgal (EXT Idiom)" w:date="2025-05-19T12:12:00Z" w16du:dateUtc="2025-05-19T02:12:00Z">
                <w:r w:rsidRPr="00B82ECA" w:rsidDel="00117157">
                  <w:rPr>
                    <w:rFonts w:asciiTheme="minorHAnsi" w:hAnsiTheme="minorHAnsi" w:cstheme="minorHAnsi"/>
                    <w:color w:val="000000" w:themeColor="text1"/>
                    <w:sz w:val="20"/>
                    <w:szCs w:val="20"/>
                  </w:rPr>
                  <w:delText>0”</w:delText>
                </w:r>
              </w:del>
            </w:ins>
          </w:p>
          <w:p w14:paraId="0FE3BDE7" w14:textId="2F1B2063" w:rsidR="00823EF1" w:rsidRPr="00B82ECA" w:rsidDel="00117157" w:rsidRDefault="00823EF1" w:rsidP="00823EF1">
            <w:pPr>
              <w:rPr>
                <w:ins w:id="2123" w:author="Sam Sehgal (EXT Idiom)" w:date="2024-09-26T15:56:00Z" w16du:dateUtc="2024-09-26T05:56:00Z"/>
                <w:del w:id="2124" w:author="Sam Sehgal (EXT Idiom)" w:date="2025-05-19T12:12:00Z" w16du:dateUtc="2025-05-19T02:12:00Z"/>
                <w:rFonts w:asciiTheme="minorHAnsi" w:eastAsia="Calibri" w:hAnsiTheme="minorHAnsi" w:cstheme="minorHAnsi"/>
                <w:color w:val="000000" w:themeColor="text1"/>
                <w:sz w:val="20"/>
                <w:szCs w:val="20"/>
                <w:rPrChange w:id="2125" w:author="Sam Sehgal (EXT Idiom)" w:date="2025-05-19T12:13:00Z" w16du:dateUtc="2025-05-19T02:13:00Z">
                  <w:rPr>
                    <w:ins w:id="2126" w:author="Sam Sehgal (EXT Idiom)" w:date="2024-09-26T15:56:00Z" w16du:dateUtc="2024-09-26T05:56:00Z"/>
                    <w:del w:id="2127" w:author="Sam Sehgal (EXT Idiom)" w:date="2025-05-19T12:12:00Z" w16du:dateUtc="2025-05-19T02:12:00Z"/>
                    <w:rFonts w:asciiTheme="minorHAnsi" w:eastAsia="Calibri" w:hAnsiTheme="minorHAnsi" w:cstheme="minorHAnsi"/>
                    <w:color w:val="000000" w:themeColor="text1"/>
                    <w:sz w:val="20"/>
                    <w:szCs w:val="20"/>
                    <w:highlight w:val="yellow"/>
                  </w:rPr>
                </w:rPrChange>
              </w:rPr>
            </w:pPr>
            <w:ins w:id="2128" w:author="Sam Sehgal (EXT Idiom)" w:date="2024-09-26T15:56:00Z" w16du:dateUtc="2024-09-26T05:56:00Z">
              <w:del w:id="2129" w:author="Sam Sehgal (EXT Idiom)" w:date="2025-05-19T12:12:00Z" w16du:dateUtc="2025-05-19T02:12:00Z">
                <w:r w:rsidRPr="00B82ECA" w:rsidDel="00117157">
                  <w:rPr>
                    <w:rFonts w:asciiTheme="minorHAnsi" w:eastAsia="Calibri" w:hAnsiTheme="minorHAnsi" w:cstheme="minorHAnsi"/>
                    <w:b/>
                    <w:bCs/>
                    <w:sz w:val="20"/>
                    <w:szCs w:val="20"/>
                    <w:rPrChange w:id="2130" w:author="Sam Sehgal (EXT Idiom)" w:date="2025-05-19T12:13:00Z" w16du:dateUtc="2025-05-19T02:13:00Z">
                      <w:rPr>
                        <w:rFonts w:asciiTheme="minorHAnsi" w:eastAsia="Calibri" w:hAnsiTheme="minorHAnsi" w:cstheme="minorHAnsi"/>
                        <w:b/>
                        <w:bCs/>
                        <w:sz w:val="20"/>
                        <w:szCs w:val="20"/>
                        <w:highlight w:val="yellow"/>
                      </w:rPr>
                    </w:rPrChange>
                  </w:rPr>
                  <w:delText xml:space="preserve">AND </w:delText>
                </w:r>
                <w:r w:rsidRPr="00B82ECA" w:rsidDel="00117157">
                  <w:rPr>
                    <w:rFonts w:asciiTheme="minorHAnsi" w:eastAsia="Calibri" w:hAnsiTheme="minorHAnsi" w:cstheme="minorHAnsi"/>
                    <w:color w:val="000000" w:themeColor="text1"/>
                    <w:sz w:val="20"/>
                    <w:szCs w:val="20"/>
                    <w:rPrChange w:id="2131" w:author="Sam Sehgal (EXT Idiom)" w:date="2025-05-19T12:13:00Z" w16du:dateUtc="2025-05-19T02:13:00Z">
                      <w:rPr>
                        <w:rFonts w:asciiTheme="minorHAnsi" w:eastAsia="Calibri" w:hAnsiTheme="minorHAnsi" w:cstheme="minorHAnsi"/>
                        <w:color w:val="000000" w:themeColor="text1"/>
                        <w:sz w:val="20"/>
                        <w:szCs w:val="20"/>
                        <w:highlight w:val="yellow"/>
                      </w:rPr>
                    </w:rPrChange>
                  </w:rPr>
                  <w:delText>&lt;</w:delText>
                </w:r>
                <w:r w:rsidRPr="00B82ECA" w:rsidDel="00117157">
                  <w:rPr>
                    <w:rFonts w:asciiTheme="minorHAnsi" w:eastAsia="Calibri" w:hAnsiTheme="minorHAnsi" w:cstheme="minorHAnsi"/>
                    <w:color w:val="444444"/>
                    <w:sz w:val="22"/>
                    <w:szCs w:val="22"/>
                    <w:rPrChange w:id="2132" w:author="Sam Sehgal (EXT Idiom)" w:date="2025-05-19T12:13:00Z" w16du:dateUtc="2025-05-19T02:13:00Z">
                      <w:rPr>
                        <w:rFonts w:asciiTheme="minorHAnsi" w:eastAsia="Calibri" w:hAnsiTheme="minorHAnsi" w:cstheme="minorHAnsi"/>
                        <w:color w:val="444444"/>
                        <w:sz w:val="22"/>
                        <w:szCs w:val="22"/>
                        <w:highlight w:val="yellow"/>
                      </w:rPr>
                    </w:rPrChange>
                  </w:rPr>
                  <w:delText>AmountDue</w:delText>
                </w:r>
                <w:r w:rsidRPr="00B82ECA" w:rsidDel="00117157">
                  <w:rPr>
                    <w:rFonts w:asciiTheme="minorHAnsi" w:eastAsia="Calibri" w:hAnsiTheme="minorHAnsi" w:cstheme="minorHAnsi"/>
                    <w:color w:val="000000" w:themeColor="text1"/>
                    <w:sz w:val="20"/>
                    <w:szCs w:val="20"/>
                    <w:rPrChange w:id="2133" w:author="Sam Sehgal (EXT Idiom)" w:date="2025-05-19T12:13:00Z" w16du:dateUtc="2025-05-19T02:13:00Z">
                      <w:rPr>
                        <w:rFonts w:asciiTheme="minorHAnsi" w:eastAsia="Calibri" w:hAnsiTheme="minorHAnsi" w:cstheme="minorHAnsi"/>
                        <w:color w:val="000000" w:themeColor="text1"/>
                        <w:sz w:val="20"/>
                        <w:szCs w:val="20"/>
                        <w:highlight w:val="yellow"/>
                      </w:rPr>
                    </w:rPrChange>
                  </w:rPr>
                  <w:delText>&gt; &gt;”0”</w:delText>
                </w:r>
              </w:del>
            </w:ins>
          </w:p>
          <w:p w14:paraId="4584BA16" w14:textId="3EB62FE3" w:rsidR="00823EF1" w:rsidRPr="00B82ECA" w:rsidDel="00117157" w:rsidRDefault="00823EF1" w:rsidP="00823EF1">
            <w:pPr>
              <w:rPr>
                <w:ins w:id="2134" w:author="sam sehgal" w:date="2024-09-26T15:55:00Z" w16du:dateUtc="2024-09-26T05:55:00Z"/>
                <w:del w:id="2135" w:author="Sam Sehgal (EXT Idiom)" w:date="2025-05-19T12:12:00Z" w16du:dateUtc="2025-05-19T02:12:00Z"/>
                <w:rFonts w:asciiTheme="minorHAnsi" w:hAnsiTheme="minorHAnsi" w:cstheme="minorHAnsi"/>
                <w:b/>
                <w:bCs/>
                <w:color w:val="000000" w:themeColor="text1"/>
                <w:sz w:val="20"/>
                <w:szCs w:val="20"/>
              </w:rPr>
            </w:pPr>
          </w:p>
          <w:p w14:paraId="77E2BD67" w14:textId="6FE24451" w:rsidR="00823EF1" w:rsidRPr="00B82ECA" w:rsidRDefault="00823EF1" w:rsidP="00823EF1">
            <w:pPr>
              <w:rPr>
                <w:ins w:id="2136" w:author="Sam Sehgal (EXT Idiom)" w:date="2024-09-26T15:55:00Z" w16du:dateUtc="2024-09-26T05:55:00Z"/>
                <w:rFonts w:asciiTheme="minorHAnsi" w:hAnsiTheme="minorHAnsi" w:cstheme="minorHAnsi"/>
                <w:b/>
                <w:bCs/>
                <w:sz w:val="20"/>
                <w:szCs w:val="20"/>
              </w:rPr>
            </w:pPr>
            <w:ins w:id="2137" w:author="sam sehgal" w:date="2024-09-26T15:55:00Z" w16du:dateUtc="2024-09-26T05:55:00Z">
              <w:del w:id="2138" w:author="Sam Sehgal (EXT Idiom)" w:date="2025-05-19T12:12:00Z" w16du:dateUtc="2025-05-19T02:12:00Z">
                <w:r w:rsidRPr="00B82ECA" w:rsidDel="00117157">
                  <w:rPr>
                    <w:rFonts w:asciiTheme="minorHAnsi" w:hAnsiTheme="minorHAnsi" w:cstheme="minorHAnsi"/>
                    <w:b/>
                    <w:bCs/>
                    <w:color w:val="000000" w:themeColor="text1"/>
                    <w:sz w:val="20"/>
                    <w:szCs w:val="20"/>
                  </w:rPr>
                  <w:delText>THEN</w:delText>
                </w:r>
                <w:r w:rsidRPr="00B82ECA" w:rsidDel="00117157">
                  <w:rPr>
                    <w:rFonts w:asciiTheme="minorHAnsi" w:hAnsiTheme="minorHAnsi" w:cstheme="minorHAnsi"/>
                    <w:color w:val="000000" w:themeColor="text1"/>
                    <w:sz w:val="20"/>
                    <w:szCs w:val="20"/>
                  </w:rPr>
                  <w:delText xml:space="preserve"> displa</w:delText>
                </w:r>
                <w:r w:rsidRPr="00B82ECA" w:rsidDel="00117157">
                  <w:rPr>
                    <w:rFonts w:asciiTheme="minorHAnsi" w:hAnsiTheme="minorHAnsi" w:cstheme="minorHAnsi"/>
                    <w:sz w:val="20"/>
                    <w:szCs w:val="20"/>
                  </w:rPr>
                  <w:delText>y</w:delText>
                </w:r>
              </w:del>
            </w:ins>
          </w:p>
        </w:tc>
        <w:tc>
          <w:tcPr>
            <w:tcW w:w="1560" w:type="dxa"/>
          </w:tcPr>
          <w:p w14:paraId="7EE670CA" w14:textId="58EB182C" w:rsidR="00823EF1" w:rsidRPr="00B82ECA" w:rsidDel="00117157" w:rsidRDefault="00823EF1" w:rsidP="00823EF1">
            <w:pPr>
              <w:spacing w:after="120"/>
              <w:rPr>
                <w:ins w:id="2139" w:author="sam sehgal" w:date="2024-09-26T15:55:00Z" w16du:dateUtc="2024-09-26T05:55:00Z"/>
                <w:del w:id="2140" w:author="Sam Sehgal (EXT Idiom)" w:date="2025-05-19T12:12:00Z" w16du:dateUtc="2025-05-19T02:12:00Z"/>
                <w:rFonts w:asciiTheme="minorHAnsi" w:hAnsiTheme="minorHAnsi" w:cstheme="minorHAnsi"/>
                <w:color w:val="000000"/>
                <w:sz w:val="20"/>
                <w:szCs w:val="20"/>
              </w:rPr>
            </w:pPr>
            <w:ins w:id="2141" w:author="sam sehgal" w:date="2024-09-26T15:55:00Z" w16du:dateUtc="2024-09-26T05:55:00Z">
              <w:del w:id="2142" w:author="Sam Sehgal (EXT Idiom)" w:date="2025-05-19T12:12:00Z" w16du:dateUtc="2025-05-19T02:12:00Z">
                <w:r w:rsidRPr="00B82ECA" w:rsidDel="00117157">
                  <w:rPr>
                    <w:rFonts w:asciiTheme="minorHAnsi" w:hAnsiTheme="minorHAnsi" w:cstheme="minorHAnsi"/>
                    <w:color w:val="000000"/>
                    <w:sz w:val="20"/>
                    <w:szCs w:val="20"/>
                  </w:rPr>
                  <w:delText>Heading text:</w:delText>
                </w:r>
              </w:del>
            </w:ins>
          </w:p>
          <w:p w14:paraId="6981F3EF" w14:textId="1FBA5985" w:rsidR="00823EF1" w:rsidRPr="00B82ECA" w:rsidDel="00117157" w:rsidRDefault="00823EF1" w:rsidP="00823EF1">
            <w:pPr>
              <w:spacing w:after="120"/>
              <w:rPr>
                <w:ins w:id="2143" w:author="sam sehgal" w:date="2024-09-26T15:55:00Z" w16du:dateUtc="2024-09-26T05:55:00Z"/>
                <w:del w:id="2144" w:author="Sam Sehgal (EXT Idiom)" w:date="2025-05-19T12:12:00Z" w16du:dateUtc="2025-05-19T02:12:00Z"/>
                <w:rFonts w:asciiTheme="minorHAnsi" w:hAnsiTheme="minorHAnsi" w:cstheme="minorHAnsi"/>
                <w:color w:val="000000"/>
                <w:sz w:val="20"/>
                <w:szCs w:val="20"/>
              </w:rPr>
            </w:pPr>
            <w:ins w:id="2145" w:author="sam sehgal" w:date="2024-09-26T15:55:00Z" w16du:dateUtc="2024-09-26T05:55:00Z">
              <w:del w:id="2146" w:author="Sam Sehgal (EXT Idiom)" w:date="2025-05-19T12:12:00Z" w16du:dateUtc="2025-05-19T02:12:00Z">
                <w:r w:rsidRPr="00B82ECA" w:rsidDel="00117157">
                  <w:rPr>
                    <w:rFonts w:asciiTheme="minorHAnsi" w:hAnsiTheme="minorHAnsi" w:cstheme="minorHAnsi"/>
                    <w:color w:val="000000"/>
                    <w:sz w:val="20"/>
                    <w:szCs w:val="20"/>
                  </w:rPr>
                  <w:delText>Table_Bodycopy_S_COI</w:delText>
                </w:r>
              </w:del>
            </w:ins>
          </w:p>
          <w:p w14:paraId="39781016" w14:textId="37124051" w:rsidR="00823EF1" w:rsidRPr="00B82ECA" w:rsidDel="00117157" w:rsidRDefault="00823EF1" w:rsidP="00823EF1">
            <w:pPr>
              <w:spacing w:after="120"/>
              <w:rPr>
                <w:ins w:id="2147" w:author="sam sehgal" w:date="2024-09-26T15:55:00Z" w16du:dateUtc="2024-09-26T05:55:00Z"/>
                <w:del w:id="2148" w:author="Sam Sehgal (EXT Idiom)" w:date="2025-05-19T12:12:00Z" w16du:dateUtc="2025-05-19T02:12:00Z"/>
                <w:rFonts w:asciiTheme="minorHAnsi" w:hAnsiTheme="minorHAnsi" w:cstheme="minorHAnsi"/>
                <w:color w:val="000000"/>
                <w:sz w:val="20"/>
                <w:szCs w:val="20"/>
              </w:rPr>
            </w:pPr>
            <w:ins w:id="2149" w:author="sam sehgal" w:date="2024-09-26T15:55:00Z" w16du:dateUtc="2024-09-26T05:55:00Z">
              <w:del w:id="2150" w:author="Sam Sehgal (EXT Idiom)" w:date="2025-05-19T12:12:00Z" w16du:dateUtc="2025-05-19T02:12:00Z">
                <w:r w:rsidRPr="00B82ECA" w:rsidDel="00117157">
                  <w:rPr>
                    <w:rFonts w:asciiTheme="minorHAnsi" w:hAnsiTheme="minorHAnsi" w:cstheme="minorHAnsi"/>
                    <w:color w:val="000000"/>
                    <w:sz w:val="20"/>
                    <w:szCs w:val="20"/>
                  </w:rPr>
                  <w:delText>$ amount text:</w:delText>
                </w:r>
              </w:del>
            </w:ins>
          </w:p>
          <w:p w14:paraId="50891120" w14:textId="1EB4D23B" w:rsidR="00823EF1" w:rsidRPr="00B82ECA" w:rsidRDefault="00823EF1" w:rsidP="00823EF1">
            <w:pPr>
              <w:spacing w:after="120"/>
              <w:rPr>
                <w:ins w:id="2151" w:author="Sam Sehgal (EXT Idiom)" w:date="2024-09-26T15:55:00Z" w16du:dateUtc="2024-09-26T05:55:00Z"/>
                <w:rFonts w:asciiTheme="minorHAnsi" w:hAnsiTheme="minorHAnsi" w:cstheme="minorHAnsi"/>
                <w:color w:val="000000"/>
                <w:sz w:val="20"/>
                <w:szCs w:val="20"/>
              </w:rPr>
            </w:pPr>
            <w:ins w:id="2152" w:author="sam sehgal" w:date="2024-09-26T15:55:00Z" w16du:dateUtc="2024-09-26T05:55:00Z">
              <w:del w:id="2153" w:author="Sam Sehgal (EXT Idiom)" w:date="2025-05-19T12:12:00Z" w16du:dateUtc="2025-05-19T02:12:00Z">
                <w:r w:rsidRPr="00B82ECA" w:rsidDel="00117157">
                  <w:rPr>
                    <w:rFonts w:asciiTheme="minorHAnsi" w:hAnsiTheme="minorHAnsi" w:cstheme="minorHAnsi"/>
                    <w:color w:val="000000"/>
                    <w:sz w:val="20"/>
                    <w:szCs w:val="20"/>
                  </w:rPr>
                  <w:delText>Table_Bodycopy_B_COI</w:delText>
                </w:r>
              </w:del>
            </w:ins>
            <w:ins w:id="2154" w:author="Sam Sehgal (EXT Idiom)" w:date="2024-09-26T15:58:00Z" w16du:dateUtc="2024-09-26T05:58:00Z">
              <w:del w:id="2155" w:author="Sam Sehgal (EXT Idiom)" w:date="2025-05-19T12:12:00Z" w16du:dateUtc="2025-05-19T02:12:00Z">
                <w:r w:rsidR="00956B8B" w:rsidRPr="00B82ECA" w:rsidDel="00117157">
                  <w:rPr>
                    <w:rFonts w:asciiTheme="minorHAnsi" w:hAnsiTheme="minorHAnsi" w:cstheme="minorHAnsi"/>
                    <w:color w:val="000000"/>
                    <w:sz w:val="20"/>
                    <w:szCs w:val="20"/>
                    <w:rPrChange w:id="2156" w:author="Sam Sehgal (EXT Idiom)" w:date="2025-05-19T12:13:00Z" w16du:dateUtc="2025-05-19T02:13:00Z">
                      <w:rPr>
                        <w:rFonts w:asciiTheme="minorHAnsi" w:hAnsiTheme="minorHAnsi" w:cstheme="minorHAnsi"/>
                        <w:color w:val="000000"/>
                        <w:sz w:val="20"/>
                        <w:szCs w:val="20"/>
                        <w:highlight w:val="yellow"/>
                      </w:rPr>
                    </w:rPrChange>
                  </w:rPr>
                  <w:delText>–</w:delText>
                </w:r>
              </w:del>
            </w:ins>
          </w:p>
        </w:tc>
      </w:tr>
      <w:tr w:rsidR="008778AD" w:rsidRPr="00720F8E" w14:paraId="70799D8F" w14:textId="77777777" w:rsidTr="0472516C">
        <w:trPr>
          <w:cantSplit/>
        </w:trPr>
        <w:tc>
          <w:tcPr>
            <w:tcW w:w="1013" w:type="dxa"/>
          </w:tcPr>
          <w:p w14:paraId="18F04F64" w14:textId="10A3BE13" w:rsidR="008778AD" w:rsidRPr="00B82ECA" w:rsidRDefault="008778AD" w:rsidP="008778AD">
            <w:pPr>
              <w:rPr>
                <w:rFonts w:asciiTheme="minorHAnsi" w:hAnsiTheme="minorHAnsi" w:cstheme="minorHAnsi"/>
                <w:sz w:val="20"/>
              </w:rPr>
            </w:pPr>
            <w:ins w:id="2157" w:author="sam sehgal" w:date="2024-09-19T14:05:00Z" w16du:dateUtc="2024-09-19T04:05:00Z">
              <w:del w:id="2158" w:author="Sam Sehgal (EXT Idiom)" w:date="2025-05-19T12:13:00Z" w16du:dateUtc="2025-05-19T02:13:00Z">
                <w:r w:rsidRPr="00B82ECA" w:rsidDel="00174DA3">
                  <w:rPr>
                    <w:rFonts w:asciiTheme="minorHAnsi" w:hAnsiTheme="minorHAnsi" w:cstheme="minorHAnsi"/>
                    <w:sz w:val="20"/>
                  </w:rPr>
                  <w:delText>PS3 V</w:delText>
                </w:r>
              </w:del>
            </w:ins>
            <w:del w:id="2159" w:author="Sam Sehgal (EXT Idiom)" w:date="2025-05-19T12:13:00Z" w16du:dateUtc="2025-05-19T02:13:00Z">
              <w:r w:rsidR="00823EF1" w:rsidRPr="00B82ECA" w:rsidDel="00174DA3">
                <w:rPr>
                  <w:rFonts w:asciiTheme="minorHAnsi" w:hAnsiTheme="minorHAnsi" w:cstheme="minorHAnsi"/>
                  <w:sz w:val="20"/>
                  <w:rPrChange w:id="2160" w:author="Sam Sehgal (EXT Idiom)" w:date="2025-05-19T12:13:00Z" w16du:dateUtc="2025-05-19T02:13:00Z">
                    <w:rPr>
                      <w:rFonts w:asciiTheme="minorHAnsi" w:hAnsiTheme="minorHAnsi" w:cstheme="minorHAnsi"/>
                      <w:sz w:val="20"/>
                      <w:highlight w:val="yellow"/>
                    </w:rPr>
                  </w:rPrChange>
                </w:rPr>
                <w:delText>5</w:delText>
              </w:r>
            </w:del>
            <w:ins w:id="2161" w:author="sam sehgal" w:date="2024-09-19T14:05:00Z" w16du:dateUtc="2024-09-19T04:05:00Z">
              <w:del w:id="2162" w:author="Sam Sehgal (EXT Idiom)" w:date="2025-05-19T12:13:00Z" w16du:dateUtc="2025-05-19T02:13:00Z">
                <w:r w:rsidRPr="00B82ECA" w:rsidDel="00174DA3">
                  <w:rPr>
                    <w:rFonts w:asciiTheme="minorHAnsi" w:hAnsiTheme="minorHAnsi" w:cstheme="minorHAnsi"/>
                    <w:sz w:val="20"/>
                  </w:rPr>
                  <w:delText>3</w:delText>
                </w:r>
              </w:del>
            </w:ins>
          </w:p>
        </w:tc>
        <w:tc>
          <w:tcPr>
            <w:tcW w:w="1676" w:type="dxa"/>
          </w:tcPr>
          <w:p w14:paraId="11B014F4" w14:textId="3295270A" w:rsidR="008778AD" w:rsidRPr="00B82ECA" w:rsidDel="00174DA3" w:rsidRDefault="008778AD" w:rsidP="008778AD">
            <w:pPr>
              <w:tabs>
                <w:tab w:val="left" w:pos="1800"/>
              </w:tabs>
              <w:rPr>
                <w:del w:id="2163" w:author="Sam Sehgal (EXT Idiom)" w:date="2025-05-19T12:13:00Z" w16du:dateUtc="2025-05-19T02:13:00Z"/>
                <w:rFonts w:asciiTheme="minorHAnsi" w:hAnsiTheme="minorHAnsi" w:cstheme="minorHAnsi"/>
                <w:b/>
                <w:bCs/>
                <w:color w:val="000000" w:themeColor="text1"/>
                <w:sz w:val="20"/>
                <w:szCs w:val="20"/>
              </w:rPr>
            </w:pPr>
            <w:ins w:id="2164" w:author="sam sehgal" w:date="2024-09-19T14:05:00Z" w16du:dateUtc="2024-09-19T04:05:00Z">
              <w:del w:id="2165" w:author="Sam Sehgal (EXT Idiom)" w:date="2025-05-19T12:13:00Z" w16du:dateUtc="2025-05-19T02:13:00Z">
                <w:r w:rsidRPr="00B82ECA" w:rsidDel="00174DA3">
                  <w:rPr>
                    <w:rFonts w:asciiTheme="minorHAnsi" w:hAnsiTheme="minorHAnsi" w:cstheme="minorHAnsi"/>
                    <w:sz w:val="20"/>
                    <w:szCs w:val="20"/>
                  </w:rPr>
                  <w:delText xml:space="preserve">&lt;DocumentSubType&gt; &lt;PaymentFrequencyCode&gt; </w:delText>
                </w:r>
                <w:r w:rsidRPr="00B82ECA" w:rsidDel="00174DA3">
                  <w:rPr>
                    <w:rFonts w:asciiTheme="minorHAnsi" w:hAnsiTheme="minorHAnsi" w:cstheme="minorHAnsi"/>
                    <w:b/>
                    <w:bCs/>
                    <w:sz w:val="20"/>
                    <w:szCs w:val="20"/>
                  </w:rPr>
                  <w:delText>&lt;</w:delText>
                </w:r>
                <w:r w:rsidRPr="00B82ECA" w:rsidDel="00174DA3">
                  <w:rPr>
                    <w:rFonts w:asciiTheme="minorHAnsi" w:hAnsiTheme="minorHAnsi" w:cstheme="minorHAnsi"/>
                    <w:sz w:val="20"/>
                    <w:szCs w:val="20"/>
                  </w:rPr>
                  <w:delText>TransactionPremium</w:delText>
                </w:r>
                <w:r w:rsidRPr="00B82ECA" w:rsidDel="00174DA3">
                  <w:rPr>
                    <w:rFonts w:asciiTheme="minorHAnsi" w:hAnsiTheme="minorHAnsi" w:cstheme="minorHAnsi"/>
                    <w:b/>
                    <w:bCs/>
                    <w:sz w:val="20"/>
                    <w:szCs w:val="20"/>
                  </w:rPr>
                  <w:delText>&gt;</w:delText>
                </w:r>
                <w:r w:rsidRPr="00B82ECA" w:rsidDel="00174DA3">
                  <w:rPr>
                    <w:rFonts w:asciiTheme="minorHAnsi" w:hAnsiTheme="minorHAnsi" w:cstheme="minorHAnsi"/>
                    <w:b/>
                    <w:bCs/>
                    <w:color w:val="000000" w:themeColor="text1"/>
                    <w:sz w:val="20"/>
                    <w:szCs w:val="20"/>
                  </w:rPr>
                  <w:delText xml:space="preserve"> </w:delText>
                </w:r>
              </w:del>
            </w:ins>
          </w:p>
          <w:p w14:paraId="0F216EF9" w14:textId="034328A0" w:rsidR="008778AD" w:rsidRPr="00B82ECA" w:rsidDel="00174DA3" w:rsidRDefault="008778AD" w:rsidP="008778AD">
            <w:pPr>
              <w:tabs>
                <w:tab w:val="left" w:pos="1800"/>
              </w:tabs>
              <w:rPr>
                <w:ins w:id="2166" w:author="sam sehgal" w:date="2024-09-19T14:05:00Z" w16du:dateUtc="2024-09-19T04:05:00Z"/>
                <w:del w:id="2167" w:author="Sam Sehgal (EXT Idiom)" w:date="2025-05-19T12:13:00Z" w16du:dateUtc="2025-05-19T02:13:00Z"/>
                <w:rFonts w:asciiTheme="minorHAnsi" w:hAnsiTheme="minorHAnsi" w:cstheme="minorHAnsi"/>
                <w:sz w:val="20"/>
                <w:szCs w:val="20"/>
              </w:rPr>
            </w:pPr>
            <w:del w:id="2168" w:author="Sam Sehgal (EXT Idiom)" w:date="2025-05-19T12:13:00Z" w16du:dateUtc="2025-05-19T02:13:00Z">
              <w:r w:rsidRPr="00B82ECA" w:rsidDel="00174DA3">
                <w:rPr>
                  <w:rFonts w:asciiTheme="minorHAnsi" w:eastAsia="Calibri" w:hAnsiTheme="minorHAnsi" w:cstheme="minorHAnsi"/>
                  <w:color w:val="000000" w:themeColor="text1"/>
                  <w:sz w:val="20"/>
                  <w:szCs w:val="20"/>
                </w:rPr>
                <w:delText>&lt;</w:delText>
              </w:r>
              <w:r w:rsidRPr="00B82ECA" w:rsidDel="00174DA3">
                <w:rPr>
                  <w:rFonts w:asciiTheme="minorHAnsi" w:eastAsia="Calibri" w:hAnsiTheme="minorHAnsi" w:cstheme="minorHAnsi"/>
                  <w:color w:val="444444"/>
                  <w:sz w:val="22"/>
                  <w:szCs w:val="22"/>
                </w:rPr>
                <w:delText>AmountDue</w:delText>
              </w:r>
              <w:r w:rsidRPr="00B82ECA" w:rsidDel="00174DA3">
                <w:rPr>
                  <w:rFonts w:asciiTheme="minorHAnsi" w:eastAsia="Calibri" w:hAnsiTheme="minorHAnsi" w:cstheme="minorHAnsi"/>
                  <w:color w:val="000000" w:themeColor="text1"/>
                  <w:sz w:val="20"/>
                  <w:szCs w:val="20"/>
                </w:rPr>
                <w:delText>&gt;</w:delText>
              </w:r>
            </w:del>
          </w:p>
          <w:p w14:paraId="2B20875E" w14:textId="635EDE07" w:rsidR="008778AD" w:rsidRPr="00B82ECA" w:rsidDel="00174DA3" w:rsidRDefault="008778AD" w:rsidP="008778AD">
            <w:pPr>
              <w:tabs>
                <w:tab w:val="left" w:pos="1800"/>
              </w:tabs>
              <w:rPr>
                <w:ins w:id="2169" w:author="sam sehgal" w:date="2024-09-19T14:05:00Z" w16du:dateUtc="2024-09-19T04:05:00Z"/>
                <w:del w:id="2170" w:author="Sam Sehgal (EXT Idiom)" w:date="2025-05-19T12:13:00Z" w16du:dateUtc="2025-05-19T02:13:00Z"/>
                <w:rFonts w:asciiTheme="minorHAnsi" w:hAnsiTheme="minorHAnsi" w:cstheme="minorHAnsi"/>
                <w:sz w:val="20"/>
                <w:szCs w:val="20"/>
              </w:rPr>
            </w:pPr>
            <w:ins w:id="2171" w:author="sam sehgal" w:date="2024-09-19T14:05:00Z" w16du:dateUtc="2024-09-19T04:05:00Z">
              <w:del w:id="2172" w:author="Sam Sehgal (EXT Idiom)" w:date="2025-05-19T12:13:00Z" w16du:dateUtc="2025-05-19T02:13:00Z">
                <w:r w:rsidRPr="00B82ECA" w:rsidDel="00174DA3">
                  <w:rPr>
                    <w:rFonts w:asciiTheme="minorHAnsi" w:hAnsiTheme="minorHAnsi" w:cstheme="minorHAnsi"/>
                    <w:sz w:val="20"/>
                    <w:szCs w:val="20"/>
                  </w:rPr>
                  <w:delText>&lt;PaymentDate&gt;</w:delText>
                </w:r>
              </w:del>
            </w:ins>
          </w:p>
          <w:p w14:paraId="56225BD6" w14:textId="77777777" w:rsidR="008778AD" w:rsidRPr="00B82ECA" w:rsidRDefault="008778AD" w:rsidP="008778AD">
            <w:pPr>
              <w:tabs>
                <w:tab w:val="left" w:pos="1800"/>
              </w:tabs>
              <w:rPr>
                <w:rFonts w:asciiTheme="minorHAnsi" w:hAnsiTheme="minorHAnsi" w:cstheme="minorHAnsi"/>
                <w:sz w:val="20"/>
                <w:szCs w:val="20"/>
              </w:rPr>
            </w:pPr>
          </w:p>
        </w:tc>
        <w:tc>
          <w:tcPr>
            <w:tcW w:w="7654" w:type="dxa"/>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8778AD" w:rsidRPr="00B82ECA" w:rsidDel="00174DA3" w14:paraId="0FE63229" w14:textId="055484AC">
              <w:trPr>
                <w:trHeight w:val="300"/>
                <w:ins w:id="2173" w:author="sam sehgal" w:date="2024-09-19T14:05:00Z"/>
                <w:del w:id="2174" w:author="Sam Sehgal (EXT Idiom)" w:date="2025-05-19T12:13:00Z"/>
              </w:trPr>
              <w:tc>
                <w:tcPr>
                  <w:tcW w:w="1134" w:type="dxa"/>
                  <w:vMerge w:val="restart"/>
                </w:tcPr>
                <w:p w14:paraId="19F5F9DE" w14:textId="312A1053" w:rsidR="008778AD" w:rsidRPr="00B82ECA" w:rsidDel="00174DA3" w:rsidRDefault="008778AD" w:rsidP="008778AD">
                  <w:pPr>
                    <w:pStyle w:val="TableBodycopy"/>
                    <w:rPr>
                      <w:ins w:id="2175" w:author="sam sehgal" w:date="2024-09-19T14:05:00Z" w16du:dateUtc="2024-09-19T04:05:00Z"/>
                      <w:del w:id="2176" w:author="Sam Sehgal (EXT Idiom)" w:date="2025-05-19T12:13:00Z" w16du:dateUtc="2025-05-19T02:13:00Z"/>
                      <w:rFonts w:asciiTheme="minorHAnsi" w:hAnsiTheme="minorHAnsi" w:cstheme="minorHAnsi"/>
                      <w:szCs w:val="20"/>
                    </w:rPr>
                  </w:pPr>
                  <w:ins w:id="2177" w:author="sam sehgal" w:date="2024-09-19T14:05:00Z" w16du:dateUtc="2024-09-19T04:05:00Z">
                    <w:del w:id="2178" w:author="Sam Sehgal (EXT Idiom)" w:date="2025-05-19T12:13:00Z" w16du:dateUtc="2025-05-19T02:13:00Z">
                      <w:r w:rsidRPr="00B82ECA" w:rsidDel="00174DA3">
                        <w:rPr>
                          <w:rFonts w:asciiTheme="minorHAnsi" w:hAnsiTheme="minorHAnsi" w:cstheme="minorHAnsi"/>
                          <w:szCs w:val="20"/>
                        </w:rPr>
                        <w:delText>Brand_icon_calendar1.jpg</w:delText>
                      </w:r>
                    </w:del>
                  </w:ins>
                </w:p>
              </w:tc>
              <w:tc>
                <w:tcPr>
                  <w:tcW w:w="13680" w:type="dxa"/>
                  <w:noWrap/>
                  <w:hideMark/>
                </w:tcPr>
                <w:p w14:paraId="0C7F6F86" w14:textId="497414F3" w:rsidR="008778AD" w:rsidRPr="00B82ECA" w:rsidDel="00174DA3" w:rsidRDefault="008778AD" w:rsidP="008778AD">
                  <w:pPr>
                    <w:pStyle w:val="TableBodycopySCOI"/>
                    <w:rPr>
                      <w:ins w:id="2179" w:author="sam sehgal" w:date="2024-09-19T14:05:00Z" w16du:dateUtc="2024-09-19T04:05:00Z"/>
                      <w:del w:id="2180" w:author="Sam Sehgal (EXT Idiom)" w:date="2025-05-19T12:13:00Z" w16du:dateUtc="2025-05-19T02:13:00Z"/>
                      <w:b/>
                      <w:bCs/>
                    </w:rPr>
                  </w:pPr>
                  <w:ins w:id="2181" w:author="sam sehgal" w:date="2024-09-19T14:05:00Z" w16du:dateUtc="2024-09-19T04:05:00Z">
                    <w:del w:id="2182" w:author="Sam Sehgal (EXT Idiom)" w:date="2025-05-19T12:13:00Z" w16du:dateUtc="2025-05-19T02:13:00Z">
                      <w:r w:rsidRPr="00B82ECA" w:rsidDel="00174DA3">
                        <w:delText>Payment due date:</w:delText>
                      </w:r>
                    </w:del>
                  </w:ins>
                </w:p>
              </w:tc>
            </w:tr>
            <w:tr w:rsidR="008778AD" w:rsidRPr="00B82ECA" w:rsidDel="00174DA3" w14:paraId="215F31A2" w14:textId="2EF4CE38">
              <w:trPr>
                <w:trHeight w:val="300"/>
                <w:ins w:id="2183" w:author="sam sehgal" w:date="2024-09-19T14:05:00Z"/>
                <w:del w:id="2184" w:author="Sam Sehgal (EXT Idiom)" w:date="2025-05-19T12:13:00Z"/>
              </w:trPr>
              <w:tc>
                <w:tcPr>
                  <w:tcW w:w="1134" w:type="dxa"/>
                  <w:vMerge/>
                </w:tcPr>
                <w:p w14:paraId="0D1F1781" w14:textId="16727E86" w:rsidR="008778AD" w:rsidRPr="00B82ECA" w:rsidDel="00174DA3" w:rsidRDefault="008778AD" w:rsidP="008778AD">
                  <w:pPr>
                    <w:pStyle w:val="TableBodycopy"/>
                    <w:rPr>
                      <w:ins w:id="2185" w:author="sam sehgal" w:date="2024-09-19T14:05:00Z" w16du:dateUtc="2024-09-19T04:05:00Z"/>
                      <w:del w:id="2186" w:author="Sam Sehgal (EXT Idiom)" w:date="2025-05-19T12:13:00Z" w16du:dateUtc="2025-05-19T02:13:00Z"/>
                      <w:rFonts w:asciiTheme="minorHAnsi" w:hAnsiTheme="minorHAnsi" w:cstheme="minorHAnsi"/>
                      <w:lang w:eastAsia="en-AU"/>
                    </w:rPr>
                  </w:pPr>
                </w:p>
              </w:tc>
              <w:tc>
                <w:tcPr>
                  <w:tcW w:w="13680" w:type="dxa"/>
                  <w:noWrap/>
                  <w:hideMark/>
                </w:tcPr>
                <w:p w14:paraId="7CD563B6" w14:textId="7C2EEADB" w:rsidR="008778AD" w:rsidRPr="00B82ECA" w:rsidDel="00174DA3" w:rsidRDefault="008778AD" w:rsidP="008778AD">
                  <w:pPr>
                    <w:pStyle w:val="TableBodycopyBCOI"/>
                    <w:rPr>
                      <w:ins w:id="2187" w:author="sam sehgal" w:date="2024-09-19T14:05:00Z" w16du:dateUtc="2024-09-19T04:05:00Z"/>
                      <w:del w:id="2188" w:author="Sam Sehgal (EXT Idiom)" w:date="2025-05-19T12:13:00Z" w16du:dateUtc="2025-05-19T02:13:00Z"/>
                    </w:rPr>
                  </w:pPr>
                  <w:ins w:id="2189" w:author="sam sehgal" w:date="2024-09-19T14:05:00Z" w16du:dateUtc="2024-09-19T04:05:00Z">
                    <w:del w:id="2190" w:author="Sam Sehgal (EXT Idiom)" w:date="2025-05-19T12:13:00Z" w16du:dateUtc="2025-05-19T02:13:00Z">
                      <w:r w:rsidRPr="00B82ECA" w:rsidDel="00174DA3">
                        <w:rPr>
                          <w:b w:val="0"/>
                          <w:bCs w:val="0"/>
                        </w:rPr>
                        <w:delText>&lt;PaymentDate&gt;</w:delText>
                      </w:r>
                    </w:del>
                  </w:ins>
                </w:p>
              </w:tc>
            </w:tr>
          </w:tbl>
          <w:p w14:paraId="7F29F688" w14:textId="77777777" w:rsidR="008778AD" w:rsidRPr="00B82ECA" w:rsidRDefault="008778AD" w:rsidP="008778AD">
            <w:pPr>
              <w:pStyle w:val="TableBodycopy"/>
              <w:rPr>
                <w:rFonts w:asciiTheme="minorHAnsi" w:hAnsiTheme="minorHAnsi" w:cstheme="minorHAnsi"/>
                <w:szCs w:val="20"/>
              </w:rPr>
            </w:pPr>
          </w:p>
        </w:tc>
        <w:tc>
          <w:tcPr>
            <w:tcW w:w="2693" w:type="dxa"/>
          </w:tcPr>
          <w:p w14:paraId="0183A54D" w14:textId="1B19A4EC" w:rsidR="008778AD" w:rsidRPr="00B82ECA" w:rsidDel="00174DA3" w:rsidRDefault="008778AD" w:rsidP="008778AD">
            <w:pPr>
              <w:rPr>
                <w:del w:id="2191" w:author="Sam Sehgal (EXT Idiom)" w:date="2025-05-19T12:13:00Z" w16du:dateUtc="2025-05-19T02:13:00Z"/>
                <w:rFonts w:asciiTheme="minorHAnsi" w:hAnsiTheme="minorHAnsi" w:cstheme="minorHAnsi"/>
                <w:sz w:val="20"/>
                <w:szCs w:val="20"/>
              </w:rPr>
            </w:pPr>
            <w:del w:id="2192" w:author="Sam Sehgal (EXT Idiom)" w:date="2025-05-19T12:13:00Z" w16du:dateUtc="2025-05-19T02:13:00Z">
              <w:r w:rsidRPr="00B82ECA" w:rsidDel="00174DA3">
                <w:rPr>
                  <w:rFonts w:asciiTheme="minorHAnsi" w:hAnsiTheme="minorHAnsi" w:cstheme="minorHAnsi"/>
                  <w:b/>
                  <w:bCs/>
                  <w:sz w:val="20"/>
                  <w:szCs w:val="20"/>
                </w:rPr>
                <w:delText xml:space="preserve">ELSEIF </w:delText>
              </w:r>
              <w:r w:rsidRPr="00B82ECA" w:rsidDel="00174DA3">
                <w:rPr>
                  <w:rFonts w:asciiTheme="minorHAnsi" w:hAnsiTheme="minorHAnsi" w:cstheme="minorHAnsi"/>
                  <w:sz w:val="20"/>
                  <w:szCs w:val="20"/>
                </w:rPr>
                <w:delText xml:space="preserve">&lt;DocumentSubType&gt; = "Endorsement" </w:delText>
              </w:r>
              <w:r w:rsidRPr="00B82ECA" w:rsidDel="00174DA3">
                <w:rPr>
                  <w:rFonts w:asciiTheme="minorHAnsi" w:hAnsiTheme="minorHAnsi" w:cstheme="minorHAnsi"/>
                  <w:b/>
                  <w:bCs/>
                  <w:sz w:val="20"/>
                  <w:szCs w:val="20"/>
                </w:rPr>
                <w:delText>AND</w:delText>
              </w:r>
              <w:r w:rsidRPr="00B82ECA" w:rsidDel="00174DA3">
                <w:rPr>
                  <w:rFonts w:asciiTheme="minorHAnsi" w:hAnsiTheme="minorHAnsi" w:cstheme="minorHAnsi"/>
                  <w:sz w:val="20"/>
                  <w:szCs w:val="20"/>
                </w:rPr>
                <w:delText xml:space="preserve"> &lt;PaymentFrequencyCode&gt; = "2|PaymentPlanAnnual"</w:delText>
              </w:r>
            </w:del>
          </w:p>
          <w:p w14:paraId="3269229C" w14:textId="573BA0ED" w:rsidR="008778AD" w:rsidRPr="00B82ECA" w:rsidDel="00174DA3" w:rsidRDefault="008778AD" w:rsidP="008778AD">
            <w:pPr>
              <w:rPr>
                <w:del w:id="2193" w:author="Sam Sehgal (EXT Idiom)" w:date="2025-05-19T12:13:00Z" w16du:dateUtc="2025-05-19T02:13:00Z"/>
                <w:rFonts w:asciiTheme="minorHAnsi" w:hAnsiTheme="minorHAnsi" w:cstheme="minorHAnsi"/>
                <w:color w:val="000000" w:themeColor="text1"/>
                <w:sz w:val="20"/>
                <w:szCs w:val="20"/>
              </w:rPr>
            </w:pPr>
            <w:del w:id="2194" w:author="Sam Sehgal (EXT Idiom)" w:date="2025-05-19T12:13:00Z" w16du:dateUtc="2025-05-19T02:13:00Z">
              <w:r w:rsidRPr="00B82ECA" w:rsidDel="00174DA3">
                <w:rPr>
                  <w:rFonts w:asciiTheme="minorHAnsi" w:hAnsiTheme="minorHAnsi" w:cstheme="minorHAnsi"/>
                  <w:b/>
                  <w:bCs/>
                  <w:sz w:val="20"/>
                  <w:szCs w:val="20"/>
                </w:rPr>
                <w:delText>AND</w:delText>
              </w:r>
              <w:r w:rsidRPr="00B82ECA" w:rsidDel="00174DA3">
                <w:rPr>
                  <w:rFonts w:asciiTheme="minorHAnsi" w:hAnsiTheme="minorHAnsi" w:cstheme="minorHAnsi"/>
                  <w:sz w:val="20"/>
                  <w:szCs w:val="20"/>
                </w:rPr>
                <w:delText xml:space="preserve"> </w:delText>
              </w:r>
              <w:r w:rsidRPr="00B82ECA" w:rsidDel="00174DA3">
                <w:rPr>
                  <w:rFonts w:asciiTheme="minorHAnsi" w:hAnsiTheme="minorHAnsi" w:cstheme="minorHAnsi"/>
                  <w:b/>
                  <w:bCs/>
                  <w:sz w:val="20"/>
                  <w:szCs w:val="20"/>
                </w:rPr>
                <w:delText>&lt;</w:delText>
              </w:r>
              <w:r w:rsidRPr="00B82ECA" w:rsidDel="00174DA3">
                <w:rPr>
                  <w:rFonts w:asciiTheme="minorHAnsi" w:hAnsiTheme="minorHAnsi" w:cstheme="minorHAnsi"/>
                  <w:sz w:val="20"/>
                  <w:szCs w:val="20"/>
                </w:rPr>
                <w:delText>TransactionPremium&gt;</w:delText>
              </w:r>
              <w:r w:rsidRPr="00B82ECA" w:rsidDel="00174DA3">
                <w:rPr>
                  <w:rFonts w:asciiTheme="minorHAnsi" w:hAnsiTheme="minorHAnsi" w:cstheme="minorHAnsi"/>
                  <w:color w:val="000000" w:themeColor="text1"/>
                  <w:sz w:val="20"/>
                  <w:szCs w:val="20"/>
                </w:rPr>
                <w:delText xml:space="preserve"> &lt; ”0”</w:delText>
              </w:r>
            </w:del>
          </w:p>
          <w:p w14:paraId="066197E3" w14:textId="191C2648" w:rsidR="008778AD" w:rsidRPr="00B82ECA" w:rsidDel="00174DA3" w:rsidRDefault="008778AD" w:rsidP="008778AD">
            <w:pPr>
              <w:rPr>
                <w:del w:id="2195" w:author="Sam Sehgal (EXT Idiom)" w:date="2025-05-19T12:13:00Z" w16du:dateUtc="2025-05-19T02:13:00Z"/>
                <w:rFonts w:asciiTheme="minorHAnsi" w:eastAsia="Calibri" w:hAnsiTheme="minorHAnsi" w:cstheme="minorHAnsi"/>
                <w:color w:val="000000" w:themeColor="text1"/>
                <w:sz w:val="20"/>
                <w:szCs w:val="20"/>
              </w:rPr>
            </w:pPr>
            <w:del w:id="2196" w:author="Sam Sehgal (EXT Idiom)" w:date="2025-05-19T12:13:00Z" w16du:dateUtc="2025-05-19T02:13:00Z">
              <w:r w:rsidRPr="00B82ECA" w:rsidDel="00174DA3">
                <w:rPr>
                  <w:rFonts w:asciiTheme="minorHAnsi" w:eastAsia="Calibri" w:hAnsiTheme="minorHAnsi" w:cstheme="minorHAnsi"/>
                  <w:b/>
                  <w:bCs/>
                  <w:sz w:val="20"/>
                  <w:szCs w:val="20"/>
                </w:rPr>
                <w:delText xml:space="preserve">AND </w:delText>
              </w:r>
              <w:r w:rsidRPr="00B82ECA" w:rsidDel="00174DA3">
                <w:rPr>
                  <w:rFonts w:asciiTheme="minorHAnsi" w:eastAsia="Calibri" w:hAnsiTheme="minorHAnsi" w:cstheme="minorHAnsi"/>
                  <w:color w:val="000000" w:themeColor="text1"/>
                  <w:sz w:val="20"/>
                  <w:szCs w:val="20"/>
                </w:rPr>
                <w:delText>&lt;</w:delText>
              </w:r>
              <w:r w:rsidRPr="00B82ECA" w:rsidDel="00174DA3">
                <w:rPr>
                  <w:rFonts w:asciiTheme="minorHAnsi" w:eastAsia="Calibri" w:hAnsiTheme="minorHAnsi" w:cstheme="minorHAnsi"/>
                  <w:color w:val="444444"/>
                  <w:sz w:val="22"/>
                  <w:szCs w:val="22"/>
                </w:rPr>
                <w:delText>AmountDue</w:delText>
              </w:r>
              <w:r w:rsidRPr="00B82ECA" w:rsidDel="00174DA3">
                <w:rPr>
                  <w:rFonts w:asciiTheme="minorHAnsi" w:eastAsia="Calibri" w:hAnsiTheme="minorHAnsi" w:cstheme="minorHAnsi"/>
                  <w:color w:val="000000" w:themeColor="text1"/>
                  <w:sz w:val="20"/>
                  <w:szCs w:val="20"/>
                </w:rPr>
                <w:delText>&gt; &gt;”0”</w:delText>
              </w:r>
            </w:del>
          </w:p>
          <w:p w14:paraId="07E3BECA" w14:textId="50F20B54" w:rsidR="008778AD" w:rsidRPr="00B82ECA" w:rsidRDefault="008778AD" w:rsidP="008778AD">
            <w:pPr>
              <w:rPr>
                <w:rFonts w:asciiTheme="minorHAnsi" w:hAnsiTheme="minorHAnsi" w:cstheme="minorHAnsi"/>
                <w:b/>
                <w:bCs/>
                <w:sz w:val="20"/>
                <w:szCs w:val="20"/>
              </w:rPr>
            </w:pPr>
            <w:del w:id="2197" w:author="Sam Sehgal (EXT Idiom)" w:date="2025-05-19T12:13:00Z" w16du:dateUtc="2025-05-19T02:13:00Z">
              <w:r w:rsidRPr="00B82ECA" w:rsidDel="00174DA3">
                <w:rPr>
                  <w:rFonts w:asciiTheme="minorHAnsi" w:hAnsiTheme="minorHAnsi" w:cstheme="minorHAnsi"/>
                  <w:b/>
                  <w:bCs/>
                  <w:color w:val="000000" w:themeColor="text1"/>
                  <w:sz w:val="20"/>
                  <w:szCs w:val="20"/>
                </w:rPr>
                <w:delText>THEN</w:delText>
              </w:r>
              <w:r w:rsidRPr="00B82ECA" w:rsidDel="00174DA3">
                <w:rPr>
                  <w:rFonts w:asciiTheme="minorHAnsi" w:hAnsiTheme="minorHAnsi" w:cstheme="minorHAnsi"/>
                  <w:color w:val="000000" w:themeColor="text1"/>
                  <w:sz w:val="20"/>
                  <w:szCs w:val="20"/>
                </w:rPr>
                <w:delText xml:space="preserve"> displa</w:delText>
              </w:r>
              <w:r w:rsidRPr="00B82ECA" w:rsidDel="00174DA3">
                <w:rPr>
                  <w:rFonts w:asciiTheme="minorHAnsi" w:hAnsiTheme="minorHAnsi" w:cstheme="minorHAnsi"/>
                  <w:sz w:val="20"/>
                  <w:szCs w:val="20"/>
                </w:rPr>
                <w:delText>y</w:delText>
              </w:r>
            </w:del>
          </w:p>
        </w:tc>
        <w:tc>
          <w:tcPr>
            <w:tcW w:w="1560" w:type="dxa"/>
          </w:tcPr>
          <w:p w14:paraId="7F7128B7" w14:textId="1D0A906B" w:rsidR="008778AD" w:rsidRPr="00B82ECA" w:rsidDel="00174DA3" w:rsidRDefault="008778AD" w:rsidP="008778AD">
            <w:pPr>
              <w:spacing w:after="120"/>
              <w:rPr>
                <w:del w:id="2198" w:author="Sam Sehgal (EXT Idiom)" w:date="2025-05-19T12:13:00Z" w16du:dateUtc="2025-05-19T02:13:00Z"/>
                <w:rFonts w:asciiTheme="minorHAnsi" w:hAnsiTheme="minorHAnsi" w:cstheme="minorHAnsi"/>
                <w:color w:val="000000"/>
                <w:sz w:val="20"/>
                <w:szCs w:val="20"/>
              </w:rPr>
            </w:pPr>
            <w:del w:id="2199" w:author="Sam Sehgal (EXT Idiom)" w:date="2025-05-19T12:13:00Z" w16du:dateUtc="2025-05-19T02:13:00Z">
              <w:r w:rsidRPr="00B82ECA" w:rsidDel="00174DA3">
                <w:rPr>
                  <w:rFonts w:asciiTheme="minorHAnsi" w:hAnsiTheme="minorHAnsi" w:cstheme="minorHAnsi"/>
                  <w:color w:val="000000"/>
                  <w:sz w:val="20"/>
                  <w:szCs w:val="20"/>
                </w:rPr>
                <w:delText>Heading text:</w:delText>
              </w:r>
            </w:del>
          </w:p>
          <w:p w14:paraId="3333FD00" w14:textId="41B18824" w:rsidR="008778AD" w:rsidRPr="00B82ECA" w:rsidDel="00174DA3" w:rsidRDefault="008778AD" w:rsidP="008778AD">
            <w:pPr>
              <w:spacing w:after="120"/>
              <w:rPr>
                <w:del w:id="2200" w:author="Sam Sehgal (EXT Idiom)" w:date="2025-05-19T12:13:00Z" w16du:dateUtc="2025-05-19T02:13:00Z"/>
                <w:rFonts w:asciiTheme="minorHAnsi" w:hAnsiTheme="minorHAnsi" w:cstheme="minorHAnsi"/>
                <w:color w:val="000000"/>
                <w:sz w:val="20"/>
                <w:szCs w:val="20"/>
              </w:rPr>
            </w:pPr>
            <w:del w:id="2201" w:author="Sam Sehgal (EXT Idiom)" w:date="2025-05-19T12:13:00Z" w16du:dateUtc="2025-05-19T02:13:00Z">
              <w:r w:rsidRPr="00B82ECA" w:rsidDel="00174DA3">
                <w:rPr>
                  <w:rFonts w:asciiTheme="minorHAnsi" w:hAnsiTheme="minorHAnsi" w:cstheme="minorHAnsi"/>
                  <w:color w:val="000000"/>
                  <w:sz w:val="20"/>
                  <w:szCs w:val="20"/>
                </w:rPr>
                <w:delText>Table_Bodycopy_S_COI</w:delText>
              </w:r>
            </w:del>
          </w:p>
          <w:p w14:paraId="6C7DC10A" w14:textId="4642FADA" w:rsidR="008778AD" w:rsidRPr="00B82ECA" w:rsidDel="00174DA3" w:rsidRDefault="008778AD" w:rsidP="008778AD">
            <w:pPr>
              <w:spacing w:after="120"/>
              <w:rPr>
                <w:del w:id="2202" w:author="Sam Sehgal (EXT Idiom)" w:date="2025-05-19T12:13:00Z" w16du:dateUtc="2025-05-19T02:13:00Z"/>
                <w:rFonts w:asciiTheme="minorHAnsi" w:hAnsiTheme="minorHAnsi" w:cstheme="minorHAnsi"/>
                <w:color w:val="000000"/>
                <w:sz w:val="20"/>
                <w:szCs w:val="20"/>
              </w:rPr>
            </w:pPr>
            <w:del w:id="2203" w:author="Sam Sehgal (EXT Idiom)" w:date="2025-05-19T12:13:00Z" w16du:dateUtc="2025-05-19T02:13:00Z">
              <w:r w:rsidRPr="00B82ECA" w:rsidDel="00174DA3">
                <w:rPr>
                  <w:rFonts w:asciiTheme="minorHAnsi" w:hAnsiTheme="minorHAnsi" w:cstheme="minorHAnsi"/>
                  <w:color w:val="000000"/>
                  <w:sz w:val="20"/>
                  <w:szCs w:val="20"/>
                </w:rPr>
                <w:delText>$ amount text:</w:delText>
              </w:r>
            </w:del>
          </w:p>
          <w:p w14:paraId="471AF6C4" w14:textId="129E468E" w:rsidR="008778AD" w:rsidRPr="00B82ECA" w:rsidRDefault="008778AD" w:rsidP="008778AD">
            <w:pPr>
              <w:spacing w:after="120"/>
              <w:rPr>
                <w:rFonts w:asciiTheme="minorHAnsi" w:hAnsiTheme="minorHAnsi" w:cstheme="minorHAnsi"/>
                <w:color w:val="000000"/>
                <w:sz w:val="20"/>
                <w:szCs w:val="20"/>
              </w:rPr>
            </w:pPr>
            <w:del w:id="2204" w:author="Sam Sehgal (EXT Idiom)" w:date="2025-05-19T12:13:00Z" w16du:dateUtc="2025-05-19T02:13:00Z">
              <w:r w:rsidRPr="00B82ECA" w:rsidDel="00174DA3">
                <w:rPr>
                  <w:rFonts w:asciiTheme="minorHAnsi" w:hAnsiTheme="minorHAnsi" w:cstheme="minorHAnsi"/>
                  <w:color w:val="000000"/>
                  <w:sz w:val="20"/>
                  <w:szCs w:val="20"/>
                </w:rPr>
                <w:delText>Table_Bodycopy_B_COI</w:delText>
              </w:r>
            </w:del>
          </w:p>
        </w:tc>
      </w:tr>
      <w:tr w:rsidR="00C22B9D" w:rsidRPr="00720F8E" w14:paraId="099D86BF" w14:textId="77777777" w:rsidTr="0472516C">
        <w:trPr>
          <w:cantSplit/>
          <w:trHeight w:val="2126"/>
        </w:trPr>
        <w:tc>
          <w:tcPr>
            <w:tcW w:w="1013" w:type="dxa"/>
          </w:tcPr>
          <w:p w14:paraId="6E96152D" w14:textId="0DE34D1A" w:rsidR="00C22B9D" w:rsidRPr="00B82ECA" w:rsidRDefault="00D84093" w:rsidP="00C22B9D">
            <w:pPr>
              <w:rPr>
                <w:rFonts w:asciiTheme="minorHAnsi" w:hAnsiTheme="minorHAnsi" w:cstheme="minorHAnsi"/>
                <w:sz w:val="20"/>
                <w:rPrChange w:id="2205" w:author="Sue Simnor (EXT Idiom)" w:date="2024-08-07T09:35:00Z" w16du:dateUtc="2024-08-06T23:35:00Z">
                  <w:rPr>
                    <w:rFonts w:asciiTheme="minorHAnsi" w:hAnsiTheme="minorHAnsi" w:cstheme="minorHAnsi"/>
                    <w:sz w:val="20"/>
                    <w:highlight w:val="yellow"/>
                  </w:rPr>
                </w:rPrChange>
              </w:rPr>
            </w:pPr>
            <w:r w:rsidRPr="00B82ECA">
              <w:rPr>
                <w:rFonts w:asciiTheme="minorHAnsi" w:hAnsiTheme="minorHAnsi" w:cstheme="minorHAnsi"/>
                <w:sz w:val="20"/>
                <w:rPrChange w:id="2206" w:author="Sue Simnor (EXT Idiom)" w:date="2024-08-07T09:35:00Z" w16du:dateUtc="2024-08-06T23:35:00Z">
                  <w:rPr>
                    <w:rFonts w:asciiTheme="minorHAnsi" w:hAnsiTheme="minorHAnsi" w:cstheme="minorHAnsi"/>
                    <w:sz w:val="20"/>
                    <w:highlight w:val="yellow"/>
                  </w:rPr>
                </w:rPrChange>
              </w:rPr>
              <w:t>PS</w:t>
            </w:r>
            <w:r w:rsidR="008B5ED3" w:rsidRPr="00B82ECA">
              <w:rPr>
                <w:rFonts w:asciiTheme="minorHAnsi" w:hAnsiTheme="minorHAnsi" w:cstheme="minorHAnsi"/>
                <w:sz w:val="20"/>
                <w:rPrChange w:id="2207" w:author="Sue Simnor (EXT Idiom)" w:date="2024-08-07T09:35:00Z" w16du:dateUtc="2024-08-06T23:35:00Z">
                  <w:rPr>
                    <w:rFonts w:asciiTheme="minorHAnsi" w:hAnsiTheme="minorHAnsi" w:cstheme="minorHAnsi"/>
                    <w:sz w:val="20"/>
                    <w:highlight w:val="yellow"/>
                  </w:rPr>
                </w:rPrChange>
              </w:rPr>
              <w:t>3</w:t>
            </w:r>
            <w:r w:rsidRPr="00B82ECA">
              <w:rPr>
                <w:rFonts w:asciiTheme="minorHAnsi" w:hAnsiTheme="minorHAnsi" w:cstheme="minorHAnsi"/>
                <w:sz w:val="20"/>
                <w:rPrChange w:id="2208" w:author="Sue Simnor (EXT Idiom)" w:date="2024-08-07T09:35:00Z" w16du:dateUtc="2024-08-06T23:35:00Z">
                  <w:rPr>
                    <w:rFonts w:asciiTheme="minorHAnsi" w:hAnsiTheme="minorHAnsi" w:cstheme="minorHAnsi"/>
                    <w:sz w:val="20"/>
                    <w:highlight w:val="yellow"/>
                  </w:rPr>
                </w:rPrChange>
              </w:rPr>
              <w:t xml:space="preserve"> </w:t>
            </w:r>
            <w:r w:rsidR="00F900A0" w:rsidRPr="00B82ECA">
              <w:rPr>
                <w:rFonts w:asciiTheme="minorHAnsi" w:hAnsiTheme="minorHAnsi" w:cstheme="minorHAnsi"/>
                <w:sz w:val="20"/>
                <w:rPrChange w:id="2209" w:author="Sue Simnor (EXT Idiom)" w:date="2024-08-07T09:35:00Z" w16du:dateUtc="2024-08-06T23:35:00Z">
                  <w:rPr>
                    <w:rFonts w:asciiTheme="minorHAnsi" w:hAnsiTheme="minorHAnsi" w:cstheme="minorHAnsi"/>
                    <w:sz w:val="20"/>
                    <w:highlight w:val="yellow"/>
                  </w:rPr>
                </w:rPrChange>
              </w:rPr>
              <w:t>V</w:t>
            </w:r>
            <w:r w:rsidR="00823EF1" w:rsidRPr="00B82ECA">
              <w:rPr>
                <w:rFonts w:asciiTheme="minorHAnsi" w:hAnsiTheme="minorHAnsi" w:cstheme="minorHAnsi"/>
                <w:sz w:val="20"/>
              </w:rPr>
              <w:t>6</w:t>
            </w:r>
          </w:p>
        </w:tc>
        <w:tc>
          <w:tcPr>
            <w:tcW w:w="1676" w:type="dxa"/>
          </w:tcPr>
          <w:p w14:paraId="6C47C6C8" w14:textId="77777777" w:rsidR="00C22B9D" w:rsidRPr="00B82ECA" w:rsidRDefault="00C22B9D" w:rsidP="00C22B9D">
            <w:pPr>
              <w:tabs>
                <w:tab w:val="left" w:pos="1800"/>
              </w:tabs>
              <w:rPr>
                <w:rFonts w:asciiTheme="minorHAnsi" w:hAnsiTheme="minorHAnsi" w:cstheme="minorHAnsi"/>
                <w:sz w:val="20"/>
                <w:szCs w:val="20"/>
              </w:rPr>
            </w:pPr>
            <w:r w:rsidRPr="00B82ECA">
              <w:rPr>
                <w:rFonts w:asciiTheme="minorHAnsi" w:hAnsiTheme="minorHAnsi" w:cstheme="minorHAnsi"/>
                <w:sz w:val="20"/>
                <w:szCs w:val="20"/>
              </w:rPr>
              <w:t xml:space="preserve">&lt;DocumentSubType&gt; &lt;PaymentFrequencyCode&gt; </w:t>
            </w:r>
            <w:r w:rsidRPr="00B82ECA">
              <w:rPr>
                <w:rFonts w:asciiTheme="minorHAnsi" w:hAnsiTheme="minorHAnsi" w:cstheme="minorHAnsi"/>
                <w:b/>
                <w:bCs/>
                <w:sz w:val="20"/>
                <w:szCs w:val="20"/>
              </w:rPr>
              <w:t>&lt;</w:t>
            </w:r>
            <w:r w:rsidRPr="00B82ECA">
              <w:rPr>
                <w:rFonts w:asciiTheme="minorHAnsi" w:hAnsiTheme="minorHAnsi" w:cstheme="minorHAnsi"/>
                <w:sz w:val="20"/>
                <w:szCs w:val="20"/>
              </w:rPr>
              <w:t>TransactionPremium</w:t>
            </w:r>
            <w:r w:rsidRPr="00B82ECA">
              <w:rPr>
                <w:rFonts w:asciiTheme="minorHAnsi" w:hAnsiTheme="minorHAnsi" w:cstheme="minorHAnsi"/>
                <w:b/>
                <w:bCs/>
                <w:sz w:val="20"/>
                <w:szCs w:val="20"/>
              </w:rPr>
              <w:t>&gt;</w:t>
            </w:r>
            <w:r w:rsidRPr="00B82ECA">
              <w:rPr>
                <w:rFonts w:asciiTheme="minorHAnsi" w:hAnsiTheme="minorHAnsi" w:cstheme="minorHAnsi"/>
                <w:b/>
                <w:bCs/>
                <w:color w:val="000000" w:themeColor="text1"/>
                <w:sz w:val="20"/>
                <w:szCs w:val="20"/>
              </w:rPr>
              <w:t xml:space="preserve"> </w:t>
            </w:r>
            <w:r w:rsidRPr="00B82ECA">
              <w:rPr>
                <w:rFonts w:asciiTheme="minorHAnsi" w:hAnsiTheme="minorHAnsi" w:cstheme="minorHAnsi"/>
                <w:sz w:val="20"/>
                <w:szCs w:val="20"/>
              </w:rPr>
              <w:t>&lt;IsAfterFinalPayment&gt;</w:t>
            </w:r>
          </w:p>
          <w:p w14:paraId="18A1C7EA" w14:textId="6E38FF97" w:rsidR="00C22B9D" w:rsidRPr="00B82ECA" w:rsidRDefault="00C22B9D" w:rsidP="00C22B9D">
            <w:pPr>
              <w:tabs>
                <w:tab w:val="left" w:pos="1800"/>
              </w:tabs>
              <w:rPr>
                <w:rFonts w:asciiTheme="minorHAnsi" w:hAnsiTheme="minorHAnsi" w:cstheme="minorHAnsi"/>
                <w:sz w:val="20"/>
                <w:szCs w:val="20"/>
              </w:rPr>
            </w:pPr>
            <w:r w:rsidRPr="00B82ECA">
              <w:rPr>
                <w:rFonts w:asciiTheme="minorHAnsi" w:hAnsiTheme="minorHAnsi" w:cstheme="minorHAnsi"/>
                <w:sz w:val="20"/>
                <w:szCs w:val="20"/>
              </w:rPr>
              <w:t>&lt;</w:t>
            </w:r>
            <w:r w:rsidR="00055824" w:rsidRPr="00B82ECA">
              <w:rPr>
                <w:rFonts w:asciiTheme="minorHAnsi" w:hAnsiTheme="minorHAnsi" w:cstheme="minorHAnsi"/>
                <w:sz w:val="20"/>
                <w:szCs w:val="20"/>
              </w:rPr>
              <w:t>PaymentDate</w:t>
            </w:r>
            <w:r w:rsidRPr="00B82ECA">
              <w:rPr>
                <w:rFonts w:asciiTheme="minorHAnsi" w:hAnsiTheme="minorHAnsi" w:cstheme="minorHAnsi"/>
                <w:sz w:val="20"/>
                <w:szCs w:val="20"/>
              </w:rPr>
              <w:t>&gt;</w:t>
            </w:r>
          </w:p>
          <w:p w14:paraId="0EB75AD5" w14:textId="77777777" w:rsidR="00C22B9D" w:rsidRPr="00B82ECA" w:rsidRDefault="00C22B9D" w:rsidP="00C22B9D">
            <w:pPr>
              <w:tabs>
                <w:tab w:val="left" w:pos="1800"/>
              </w:tabs>
              <w:rPr>
                <w:rFonts w:asciiTheme="minorHAnsi" w:hAnsiTheme="minorHAnsi" w:cstheme="minorHAnsi"/>
                <w:sz w:val="20"/>
              </w:rPr>
            </w:pPr>
          </w:p>
        </w:tc>
        <w:tc>
          <w:tcPr>
            <w:tcW w:w="7654" w:type="dxa"/>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C22B9D" w:rsidRPr="00B82ECA" w14:paraId="6FD78494" w14:textId="77777777">
              <w:trPr>
                <w:trHeight w:val="300"/>
              </w:trPr>
              <w:tc>
                <w:tcPr>
                  <w:tcW w:w="1134" w:type="dxa"/>
                  <w:vMerge w:val="restart"/>
                </w:tcPr>
                <w:p w14:paraId="2B245E0B" w14:textId="6ADE3C73" w:rsidR="00C22B9D" w:rsidRPr="00B82ECA" w:rsidRDefault="00C22B9D" w:rsidP="00C22B9D">
                  <w:pPr>
                    <w:pStyle w:val="TableBodycopy"/>
                    <w:rPr>
                      <w:rFonts w:asciiTheme="minorHAnsi" w:hAnsiTheme="minorHAnsi" w:cstheme="minorHAnsi"/>
                      <w:szCs w:val="20"/>
                    </w:rPr>
                  </w:pPr>
                  <w:r w:rsidRPr="00B82ECA">
                    <w:rPr>
                      <w:rFonts w:asciiTheme="minorHAnsi" w:hAnsiTheme="minorHAnsi" w:cstheme="minorHAnsi"/>
                      <w:szCs w:val="20"/>
                    </w:rPr>
                    <w:t>Brand_icon_calendar1.jpg</w:t>
                  </w:r>
                </w:p>
              </w:tc>
              <w:tc>
                <w:tcPr>
                  <w:tcW w:w="13680" w:type="dxa"/>
                  <w:noWrap/>
                  <w:hideMark/>
                </w:tcPr>
                <w:p w14:paraId="2D389C78" w14:textId="77777777" w:rsidR="00C22B9D" w:rsidRPr="00B82ECA" w:rsidRDefault="00C22B9D" w:rsidP="00C1020A">
                  <w:pPr>
                    <w:pStyle w:val="TableBodycopySCOI"/>
                    <w:rPr>
                      <w:b/>
                      <w:bCs/>
                    </w:rPr>
                  </w:pPr>
                  <w:r w:rsidRPr="00B82ECA">
                    <w:t>Next payment due date:</w:t>
                  </w:r>
                </w:p>
              </w:tc>
            </w:tr>
            <w:tr w:rsidR="00C22B9D" w:rsidRPr="00B82ECA" w14:paraId="4F83A349" w14:textId="77777777">
              <w:trPr>
                <w:trHeight w:val="300"/>
              </w:trPr>
              <w:tc>
                <w:tcPr>
                  <w:tcW w:w="1134" w:type="dxa"/>
                  <w:vMerge/>
                </w:tcPr>
                <w:p w14:paraId="3A060B91" w14:textId="77777777" w:rsidR="00C22B9D" w:rsidRPr="00B82ECA" w:rsidRDefault="00C22B9D" w:rsidP="00C22B9D">
                  <w:pPr>
                    <w:pStyle w:val="TableBodycopy"/>
                    <w:rPr>
                      <w:rFonts w:asciiTheme="minorHAnsi" w:hAnsiTheme="minorHAnsi" w:cstheme="minorHAnsi"/>
                      <w:lang w:eastAsia="en-AU"/>
                    </w:rPr>
                  </w:pPr>
                </w:p>
              </w:tc>
              <w:tc>
                <w:tcPr>
                  <w:tcW w:w="13680" w:type="dxa"/>
                  <w:noWrap/>
                  <w:hideMark/>
                </w:tcPr>
                <w:p w14:paraId="14F67F70" w14:textId="1BB22869" w:rsidR="00C22B9D" w:rsidRPr="00B82ECA" w:rsidRDefault="00C22B9D" w:rsidP="00C1020A">
                  <w:pPr>
                    <w:pStyle w:val="TableBodycopyBCOI"/>
                  </w:pPr>
                  <w:r w:rsidRPr="00B82ECA">
                    <w:t>&lt;</w:t>
                  </w:r>
                  <w:r w:rsidR="00055824" w:rsidRPr="00B82ECA">
                    <w:t>PaymentDate</w:t>
                  </w:r>
                  <w:r w:rsidRPr="00B82ECA">
                    <w:t>&gt;</w:t>
                  </w:r>
                </w:p>
              </w:tc>
            </w:tr>
          </w:tbl>
          <w:p w14:paraId="081BF8D2" w14:textId="77777777" w:rsidR="00C22B9D" w:rsidRPr="00B82ECA" w:rsidRDefault="00C22B9D" w:rsidP="00C22B9D">
            <w:pPr>
              <w:pStyle w:val="TableBodycopy"/>
              <w:rPr>
                <w:rFonts w:asciiTheme="minorHAnsi" w:hAnsiTheme="minorHAnsi" w:cstheme="minorHAnsi"/>
                <w:noProof/>
              </w:rPr>
            </w:pPr>
          </w:p>
        </w:tc>
        <w:tc>
          <w:tcPr>
            <w:tcW w:w="2693" w:type="dxa"/>
          </w:tcPr>
          <w:p w14:paraId="1301E8D2" w14:textId="167ECE37" w:rsidR="00F900A0" w:rsidRPr="00B82ECA" w:rsidRDefault="00C22B9D" w:rsidP="00C22B9D">
            <w:pPr>
              <w:rPr>
                <w:rFonts w:asciiTheme="minorHAnsi" w:hAnsiTheme="minorHAnsi" w:cstheme="minorHAnsi"/>
                <w:sz w:val="20"/>
                <w:szCs w:val="20"/>
                <w:rPrChange w:id="2210" w:author="Sue Simnor (EXT Idiom)" w:date="2024-08-13T18:38:00Z" w16du:dateUtc="2024-08-13T08:38:00Z">
                  <w:rPr>
                    <w:rFonts w:asciiTheme="minorHAnsi" w:hAnsiTheme="minorHAnsi" w:cstheme="minorHAnsi"/>
                    <w:sz w:val="20"/>
                    <w:szCs w:val="20"/>
                    <w:highlight w:val="lightGray"/>
                  </w:rPr>
                </w:rPrChange>
              </w:rPr>
            </w:pPr>
            <w:r w:rsidRPr="00B82ECA">
              <w:rPr>
                <w:rFonts w:asciiTheme="minorHAnsi" w:hAnsiTheme="minorHAnsi" w:cstheme="minorHAnsi"/>
                <w:b/>
                <w:bCs/>
                <w:sz w:val="20"/>
                <w:szCs w:val="20"/>
                <w:rPrChange w:id="2211" w:author="Sue Simnor (EXT Idiom)" w:date="2024-08-13T18:38:00Z" w16du:dateUtc="2024-08-13T08:38:00Z">
                  <w:rPr>
                    <w:rFonts w:asciiTheme="minorHAnsi" w:hAnsiTheme="minorHAnsi" w:cstheme="minorHAnsi"/>
                    <w:b/>
                    <w:bCs/>
                    <w:sz w:val="20"/>
                    <w:szCs w:val="20"/>
                    <w:highlight w:val="lightGray"/>
                  </w:rPr>
                </w:rPrChange>
              </w:rPr>
              <w:t>ELSEIF</w:t>
            </w:r>
            <w:r w:rsidRPr="00B82ECA">
              <w:rPr>
                <w:rFonts w:asciiTheme="minorHAnsi" w:hAnsiTheme="minorHAnsi" w:cstheme="minorHAnsi"/>
                <w:sz w:val="20"/>
                <w:szCs w:val="20"/>
                <w:rPrChange w:id="2212" w:author="Sue Simnor (EXT Idiom)" w:date="2024-08-13T18:38:00Z" w16du:dateUtc="2024-08-13T08:38:00Z">
                  <w:rPr>
                    <w:rFonts w:asciiTheme="minorHAnsi" w:hAnsiTheme="minorHAnsi" w:cstheme="minorHAnsi"/>
                    <w:sz w:val="20"/>
                    <w:szCs w:val="20"/>
                    <w:highlight w:val="lightGray"/>
                  </w:rPr>
                </w:rPrChange>
              </w:rPr>
              <w:t xml:space="preserve">&lt;DocumentSubType&gt; = "Endorsement" </w:t>
            </w:r>
            <w:r w:rsidRPr="00B82ECA">
              <w:rPr>
                <w:rFonts w:asciiTheme="minorHAnsi" w:hAnsiTheme="minorHAnsi" w:cstheme="minorHAnsi"/>
                <w:b/>
                <w:bCs/>
                <w:sz w:val="20"/>
                <w:szCs w:val="20"/>
                <w:rPrChange w:id="2213" w:author="Sue Simnor (EXT Idiom)" w:date="2024-08-13T18:38:00Z" w16du:dateUtc="2024-08-13T08:38: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2214" w:author="Sue Simnor (EXT Idiom)" w:date="2024-08-13T18:38:00Z" w16du:dateUtc="2024-08-13T08:38:00Z">
                  <w:rPr>
                    <w:rFonts w:asciiTheme="minorHAnsi" w:hAnsiTheme="minorHAnsi" w:cstheme="minorHAnsi"/>
                    <w:sz w:val="20"/>
                    <w:szCs w:val="20"/>
                    <w:highlight w:val="lightGray"/>
                  </w:rPr>
                </w:rPrChange>
              </w:rPr>
              <w:t xml:space="preserve"> &lt;PaymentFrequencyCode&gt; = </w:t>
            </w:r>
            <w:r w:rsidR="00F900A0" w:rsidRPr="00B82ECA">
              <w:rPr>
                <w:rFonts w:asciiTheme="minorHAnsi" w:hAnsiTheme="minorHAnsi" w:cstheme="minorHAnsi"/>
                <w:sz w:val="20"/>
                <w:szCs w:val="20"/>
                <w:rPrChange w:id="2215" w:author="Sue Simnor (EXT Idiom)" w:date="2024-08-13T18:38:00Z" w16du:dateUtc="2024-08-13T08:38:00Z">
                  <w:rPr>
                    <w:rFonts w:asciiTheme="minorHAnsi" w:hAnsiTheme="minorHAnsi" w:cstheme="minorHAnsi"/>
                    <w:sz w:val="20"/>
                    <w:szCs w:val="20"/>
                    <w:highlight w:val="lightGray"/>
                  </w:rPr>
                </w:rPrChange>
              </w:rPr>
              <w:t>“</w:t>
            </w:r>
            <w:r w:rsidRPr="00B82ECA">
              <w:rPr>
                <w:rFonts w:asciiTheme="minorHAnsi" w:hAnsiTheme="minorHAnsi" w:cstheme="minorHAnsi"/>
                <w:sz w:val="20"/>
                <w:szCs w:val="20"/>
                <w:rPrChange w:id="2216" w:author="Sue Simnor (EXT Idiom)" w:date="2024-08-13T18:38:00Z" w16du:dateUtc="2024-08-13T08:38:00Z">
                  <w:rPr>
                    <w:rFonts w:asciiTheme="minorHAnsi" w:hAnsiTheme="minorHAnsi" w:cstheme="minorHAnsi"/>
                    <w:sz w:val="20"/>
                    <w:szCs w:val="20"/>
                    <w:highlight w:val="lightGray"/>
                  </w:rPr>
                </w:rPrChange>
              </w:rPr>
              <w:t>1|PaymentPlanMonthly</w:t>
            </w:r>
            <w:r w:rsidR="00F900A0" w:rsidRPr="00B82ECA">
              <w:rPr>
                <w:rFonts w:asciiTheme="minorHAnsi" w:hAnsiTheme="minorHAnsi" w:cstheme="minorHAnsi"/>
                <w:sz w:val="20"/>
                <w:szCs w:val="20"/>
                <w:rPrChange w:id="2217" w:author="Sue Simnor (EXT Idiom)" w:date="2024-08-13T18:38:00Z" w16du:dateUtc="2024-08-13T08:38:00Z">
                  <w:rPr>
                    <w:rFonts w:asciiTheme="minorHAnsi" w:hAnsiTheme="minorHAnsi" w:cstheme="minorHAnsi"/>
                    <w:sz w:val="20"/>
                    <w:szCs w:val="20"/>
                    <w:highlight w:val="lightGray"/>
                  </w:rPr>
                </w:rPrChange>
              </w:rPr>
              <w:t>”</w:t>
            </w:r>
            <w:r w:rsidRPr="00B82ECA" w:rsidDel="00711D39">
              <w:rPr>
                <w:rFonts w:asciiTheme="minorHAnsi" w:hAnsiTheme="minorHAnsi" w:cstheme="minorHAnsi"/>
                <w:sz w:val="20"/>
                <w:szCs w:val="20"/>
                <w:rPrChange w:id="2218" w:author="Sue Simnor (EXT Idiom)" w:date="2024-08-13T18:38:00Z" w16du:dateUtc="2024-08-13T08:38:00Z">
                  <w:rPr>
                    <w:rFonts w:asciiTheme="minorHAnsi" w:hAnsiTheme="minorHAnsi" w:cstheme="minorHAnsi"/>
                    <w:sz w:val="20"/>
                    <w:szCs w:val="20"/>
                    <w:highlight w:val="lightGray"/>
                  </w:rPr>
                </w:rPrChange>
              </w:rPr>
              <w:t xml:space="preserve"> </w:t>
            </w:r>
          </w:p>
          <w:p w14:paraId="74C41D1D" w14:textId="5C53F2D4" w:rsidR="00F900A0" w:rsidRPr="00B82ECA" w:rsidRDefault="00C22B9D" w:rsidP="00C22B9D">
            <w:pPr>
              <w:rPr>
                <w:rFonts w:asciiTheme="minorHAnsi" w:hAnsiTheme="minorHAnsi" w:cstheme="minorHAnsi"/>
                <w:sz w:val="20"/>
                <w:szCs w:val="20"/>
                <w:rPrChange w:id="2219" w:author="Sue Simnor (EXT Idiom)" w:date="2024-09-12T16:32:00Z" w16du:dateUtc="2024-09-12T06:32:00Z">
                  <w:rPr>
                    <w:rFonts w:asciiTheme="minorHAnsi" w:hAnsiTheme="minorHAnsi" w:cstheme="minorHAnsi"/>
                    <w:sz w:val="20"/>
                    <w:szCs w:val="20"/>
                    <w:highlight w:val="lightGray"/>
                  </w:rPr>
                </w:rPrChange>
              </w:rPr>
            </w:pPr>
            <w:r w:rsidRPr="00B82ECA">
              <w:rPr>
                <w:rFonts w:asciiTheme="minorHAnsi" w:hAnsiTheme="minorHAnsi" w:cstheme="minorHAnsi"/>
                <w:b/>
                <w:bCs/>
                <w:sz w:val="20"/>
                <w:szCs w:val="20"/>
                <w:rPrChange w:id="2220" w:author="Sue Simnor (EXT Idiom)" w:date="2024-08-13T18:38:00Z" w16du:dateUtc="2024-08-13T08:38:00Z">
                  <w:rPr>
                    <w:rFonts w:asciiTheme="minorHAnsi" w:hAnsiTheme="minorHAnsi" w:cstheme="minorHAnsi"/>
                    <w:b/>
                    <w:bCs/>
                    <w:sz w:val="20"/>
                    <w:szCs w:val="20"/>
                    <w:highlight w:val="lightGray"/>
                  </w:rPr>
                </w:rPrChange>
              </w:rPr>
              <w:t>AND</w:t>
            </w:r>
            <w:r w:rsidRPr="00B82ECA">
              <w:rPr>
                <w:rFonts w:asciiTheme="minorHAnsi" w:hAnsiTheme="minorHAnsi" w:cstheme="minorHAnsi"/>
                <w:sz w:val="20"/>
                <w:szCs w:val="20"/>
                <w:rPrChange w:id="2221" w:author="Sue Simnor (EXT Idiom)" w:date="2024-08-13T18:38:00Z" w16du:dateUtc="2024-08-13T08:38:00Z">
                  <w:rPr>
                    <w:rFonts w:asciiTheme="minorHAnsi" w:hAnsiTheme="minorHAnsi" w:cstheme="minorHAnsi"/>
                    <w:sz w:val="20"/>
                    <w:szCs w:val="20"/>
                    <w:highlight w:val="lightGray"/>
                  </w:rPr>
                </w:rPrChange>
              </w:rPr>
              <w:t xml:space="preserve"> </w:t>
            </w:r>
            <w:r w:rsidRPr="00B82ECA">
              <w:rPr>
                <w:rFonts w:asciiTheme="minorHAnsi" w:hAnsiTheme="minorHAnsi" w:cstheme="minorHAnsi"/>
                <w:sz w:val="20"/>
                <w:szCs w:val="20"/>
                <w:rPrChange w:id="2222" w:author="Sue Simnor (EXT Idiom)" w:date="2024-09-12T16:32:00Z" w16du:dateUtc="2024-09-12T06:32:00Z">
                  <w:rPr>
                    <w:rFonts w:asciiTheme="minorHAnsi" w:hAnsiTheme="minorHAnsi" w:cstheme="minorHAnsi"/>
                    <w:sz w:val="20"/>
                    <w:szCs w:val="20"/>
                    <w:highlight w:val="lightGray"/>
                  </w:rPr>
                </w:rPrChange>
              </w:rPr>
              <w:t xml:space="preserve">&lt;IsAfterFinalPayment&gt; = </w:t>
            </w:r>
            <w:r w:rsidRPr="00B82ECA">
              <w:rPr>
                <w:rFonts w:asciiTheme="minorHAnsi" w:hAnsiTheme="minorHAnsi" w:cstheme="minorHAnsi"/>
                <w:sz w:val="20"/>
                <w:szCs w:val="20"/>
              </w:rPr>
              <w:t>"</w:t>
            </w:r>
            <w:r w:rsidR="00F875E8" w:rsidRPr="00B82ECA">
              <w:rPr>
                <w:rFonts w:asciiTheme="minorHAnsi" w:hAnsiTheme="minorHAnsi" w:cstheme="minorHAnsi"/>
                <w:sz w:val="20"/>
                <w:szCs w:val="20"/>
              </w:rPr>
              <w:t>0</w:t>
            </w:r>
            <w:r w:rsidRPr="00B82ECA">
              <w:rPr>
                <w:rFonts w:asciiTheme="minorHAnsi" w:hAnsiTheme="minorHAnsi" w:cstheme="minorHAnsi"/>
                <w:sz w:val="20"/>
                <w:szCs w:val="20"/>
              </w:rPr>
              <w:t xml:space="preserve">" </w:t>
            </w:r>
          </w:p>
          <w:p w14:paraId="342546D7" w14:textId="2E6D3927" w:rsidR="00C22B9D" w:rsidRPr="00B82ECA" w:rsidRDefault="00C22B9D" w:rsidP="00C22B9D">
            <w:pPr>
              <w:rPr>
                <w:rFonts w:asciiTheme="minorHAnsi" w:hAnsiTheme="minorHAnsi" w:cstheme="minorHAnsi"/>
                <w:b/>
                <w:bCs/>
                <w:sz w:val="20"/>
                <w:szCs w:val="20"/>
              </w:rPr>
            </w:pPr>
            <w:r w:rsidRPr="00B82ECA">
              <w:rPr>
                <w:rFonts w:asciiTheme="minorHAnsi" w:hAnsiTheme="minorHAnsi" w:cstheme="minorHAnsi"/>
                <w:b/>
                <w:bCs/>
                <w:color w:val="000000" w:themeColor="text1"/>
                <w:sz w:val="20"/>
                <w:szCs w:val="20"/>
                <w:rPrChange w:id="2223" w:author="Sue Simnor (EXT Idiom)" w:date="2024-09-12T16:32:00Z" w16du:dateUtc="2024-09-12T06:32:00Z">
                  <w:rPr>
                    <w:rFonts w:asciiTheme="minorHAnsi" w:hAnsiTheme="minorHAnsi" w:cstheme="minorHAnsi"/>
                    <w:b/>
                    <w:bCs/>
                    <w:color w:val="000000" w:themeColor="text1"/>
                    <w:sz w:val="20"/>
                    <w:szCs w:val="20"/>
                    <w:highlight w:val="lightGray"/>
                  </w:rPr>
                </w:rPrChange>
              </w:rPr>
              <w:t>THEN</w:t>
            </w:r>
            <w:r w:rsidRPr="00B82ECA">
              <w:rPr>
                <w:rFonts w:asciiTheme="minorHAnsi" w:hAnsiTheme="minorHAnsi" w:cstheme="minorHAnsi"/>
                <w:color w:val="000000" w:themeColor="text1"/>
                <w:sz w:val="20"/>
                <w:szCs w:val="20"/>
                <w:rPrChange w:id="2224" w:author="Sue Simnor (EXT Idiom)" w:date="2024-09-12T16:32:00Z" w16du:dateUtc="2024-09-12T06:32:00Z">
                  <w:rPr>
                    <w:rFonts w:asciiTheme="minorHAnsi" w:hAnsiTheme="minorHAnsi" w:cstheme="minorHAnsi"/>
                    <w:color w:val="000000" w:themeColor="text1"/>
                    <w:sz w:val="20"/>
                    <w:szCs w:val="20"/>
                    <w:highlight w:val="lightGray"/>
                  </w:rPr>
                </w:rPrChange>
              </w:rPr>
              <w:t xml:space="preserve"> display</w:t>
            </w:r>
          </w:p>
          <w:p w14:paraId="151B6293" w14:textId="77777777" w:rsidR="00C22B9D" w:rsidRPr="00B82ECA" w:rsidRDefault="00C22B9D" w:rsidP="00C22B9D">
            <w:pPr>
              <w:rPr>
                <w:rFonts w:asciiTheme="minorHAnsi" w:hAnsiTheme="minorHAnsi" w:cstheme="minorHAnsi"/>
                <w:b/>
                <w:bCs/>
                <w:sz w:val="20"/>
                <w:szCs w:val="20"/>
              </w:rPr>
            </w:pPr>
          </w:p>
        </w:tc>
        <w:tc>
          <w:tcPr>
            <w:tcW w:w="1560" w:type="dxa"/>
          </w:tcPr>
          <w:p w14:paraId="785942CC" w14:textId="77777777" w:rsidR="00C22B9D" w:rsidRPr="00B82ECA" w:rsidRDefault="00C22B9D" w:rsidP="00C22B9D">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Heading text:</w:t>
            </w:r>
          </w:p>
          <w:p w14:paraId="13647443" w14:textId="77777777" w:rsidR="00C22B9D" w:rsidRPr="00B82ECA" w:rsidRDefault="00C22B9D" w:rsidP="00C22B9D">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Table_Bodycopy_S_COI</w:t>
            </w:r>
          </w:p>
          <w:p w14:paraId="0FCCF467" w14:textId="77777777" w:rsidR="00C22B9D" w:rsidRPr="00B82ECA" w:rsidRDefault="00C22B9D" w:rsidP="00C22B9D">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 amount text:</w:t>
            </w:r>
          </w:p>
          <w:p w14:paraId="56A16B48" w14:textId="44C8C086" w:rsidR="00C22B9D" w:rsidRPr="00B82ECA" w:rsidRDefault="00C22B9D" w:rsidP="00C22B9D">
            <w:pPr>
              <w:spacing w:after="120"/>
              <w:rPr>
                <w:rFonts w:asciiTheme="minorHAnsi" w:hAnsiTheme="minorHAnsi" w:cstheme="minorHAnsi"/>
                <w:color w:val="000000"/>
                <w:sz w:val="20"/>
                <w:szCs w:val="20"/>
              </w:rPr>
            </w:pPr>
            <w:r w:rsidRPr="00B82ECA">
              <w:rPr>
                <w:rFonts w:asciiTheme="minorHAnsi" w:hAnsiTheme="minorHAnsi" w:cstheme="minorHAnsi"/>
                <w:color w:val="000000"/>
                <w:sz w:val="20"/>
                <w:szCs w:val="20"/>
              </w:rPr>
              <w:t>Table_Bodycopy_B_COI</w:t>
            </w:r>
          </w:p>
        </w:tc>
      </w:tr>
      <w:tr w:rsidR="00045E09" w:rsidRPr="00720F8E" w14:paraId="31CFB49E" w14:textId="77777777" w:rsidTr="0472516C">
        <w:trPr>
          <w:cantSplit/>
        </w:trPr>
        <w:tc>
          <w:tcPr>
            <w:tcW w:w="1013" w:type="dxa"/>
          </w:tcPr>
          <w:p w14:paraId="7B46FBD7" w14:textId="6111FC91" w:rsidR="00045E09" w:rsidRPr="0044689A" w:rsidRDefault="00045E09" w:rsidP="00045E09">
            <w:pPr>
              <w:rPr>
                <w:rFonts w:asciiTheme="minorHAnsi" w:hAnsiTheme="minorHAnsi" w:cstheme="minorHAnsi"/>
                <w:sz w:val="20"/>
                <w:rPrChange w:id="2225" w:author="Sue Simnor (EXT Idiom)" w:date="2024-08-07T09:35:00Z" w16du:dateUtc="2024-08-06T23:35:00Z">
                  <w:rPr>
                    <w:rFonts w:asciiTheme="minorHAnsi" w:hAnsiTheme="minorHAnsi" w:cstheme="minorHAnsi"/>
                    <w:sz w:val="20"/>
                    <w:highlight w:val="yellow"/>
                  </w:rPr>
                </w:rPrChange>
              </w:rPr>
            </w:pPr>
            <w:r w:rsidRPr="0044689A">
              <w:rPr>
                <w:rFonts w:asciiTheme="minorHAnsi" w:hAnsiTheme="minorHAnsi" w:cstheme="minorHAnsi"/>
                <w:sz w:val="20"/>
                <w:rPrChange w:id="2226" w:author="Sue Simnor (EXT Idiom)" w:date="2024-08-07T09:35:00Z" w16du:dateUtc="2024-08-06T23:35:00Z">
                  <w:rPr>
                    <w:rFonts w:asciiTheme="minorHAnsi" w:hAnsiTheme="minorHAnsi" w:cstheme="minorHAnsi"/>
                    <w:sz w:val="20"/>
                    <w:highlight w:val="yellow"/>
                  </w:rPr>
                </w:rPrChange>
              </w:rPr>
              <w:lastRenderedPageBreak/>
              <w:t>PS</w:t>
            </w:r>
            <w:r w:rsidR="008B5ED3" w:rsidRPr="0044689A">
              <w:rPr>
                <w:rFonts w:asciiTheme="minorHAnsi" w:hAnsiTheme="minorHAnsi" w:cstheme="minorHAnsi"/>
                <w:sz w:val="20"/>
                <w:rPrChange w:id="2227" w:author="Sue Simnor (EXT Idiom)" w:date="2024-08-07T09:35:00Z" w16du:dateUtc="2024-08-06T23:35:00Z">
                  <w:rPr>
                    <w:rFonts w:asciiTheme="minorHAnsi" w:hAnsiTheme="minorHAnsi" w:cstheme="minorHAnsi"/>
                    <w:sz w:val="20"/>
                    <w:highlight w:val="yellow"/>
                  </w:rPr>
                </w:rPrChange>
              </w:rPr>
              <w:t>3</w:t>
            </w:r>
            <w:r w:rsidRPr="0044689A">
              <w:rPr>
                <w:rFonts w:asciiTheme="minorHAnsi" w:hAnsiTheme="minorHAnsi" w:cstheme="minorHAnsi"/>
                <w:sz w:val="20"/>
                <w:rPrChange w:id="2228" w:author="Sue Simnor (EXT Idiom)" w:date="2024-08-07T09:35:00Z" w16du:dateUtc="2024-08-06T23:35:00Z">
                  <w:rPr>
                    <w:rFonts w:asciiTheme="minorHAnsi" w:hAnsiTheme="minorHAnsi" w:cstheme="minorHAnsi"/>
                    <w:sz w:val="20"/>
                    <w:highlight w:val="yellow"/>
                  </w:rPr>
                </w:rPrChange>
              </w:rPr>
              <w:t xml:space="preserve"> </w:t>
            </w:r>
            <w:r w:rsidR="00F900A0" w:rsidRPr="00174DA3">
              <w:rPr>
                <w:rFonts w:asciiTheme="minorHAnsi" w:hAnsiTheme="minorHAnsi" w:cstheme="minorHAnsi"/>
                <w:sz w:val="20"/>
              </w:rPr>
              <w:t>V</w:t>
            </w:r>
            <w:r w:rsidR="00823EF1">
              <w:rPr>
                <w:rFonts w:asciiTheme="minorHAnsi" w:hAnsiTheme="minorHAnsi" w:cstheme="minorHAnsi"/>
                <w:sz w:val="20"/>
              </w:rPr>
              <w:t>7</w:t>
            </w:r>
          </w:p>
        </w:tc>
        <w:tc>
          <w:tcPr>
            <w:tcW w:w="1676" w:type="dxa"/>
          </w:tcPr>
          <w:p w14:paraId="3134478A" w14:textId="77777777" w:rsidR="00045E09" w:rsidRDefault="00045E09" w:rsidP="00045E09">
            <w:pPr>
              <w:tabs>
                <w:tab w:val="left" w:pos="1800"/>
              </w:tabs>
              <w:rPr>
                <w:rFonts w:asciiTheme="minorHAnsi" w:hAnsiTheme="minorHAnsi" w:cstheme="minorHAnsi"/>
                <w:sz w:val="20"/>
                <w:szCs w:val="20"/>
              </w:rPr>
            </w:pPr>
            <w:r>
              <w:rPr>
                <w:rFonts w:asciiTheme="minorHAnsi" w:hAnsiTheme="minorHAnsi" w:cstheme="minorHAnsi"/>
                <w:sz w:val="20"/>
                <w:szCs w:val="20"/>
              </w:rPr>
              <w:t>&lt;DocumentSubType&gt;</w:t>
            </w:r>
            <w:r w:rsidRPr="00720F8E">
              <w:rPr>
                <w:rFonts w:asciiTheme="minorHAnsi" w:hAnsiTheme="minorHAnsi" w:cstheme="minorHAnsi"/>
                <w:sz w:val="20"/>
                <w:szCs w:val="20"/>
              </w:rPr>
              <w:t xml:space="preserve"> &lt;</w:t>
            </w:r>
            <w:r>
              <w:rPr>
                <w:rFonts w:asciiTheme="minorHAnsi" w:hAnsiTheme="minorHAnsi" w:cstheme="minorHAnsi"/>
                <w:sz w:val="20"/>
                <w:szCs w:val="20"/>
              </w:rPr>
              <w:t>PaymentFrequencyCode&gt;</w:t>
            </w:r>
            <w:r w:rsidRPr="00720F8E">
              <w:rPr>
                <w:rFonts w:asciiTheme="minorHAnsi" w:hAnsiTheme="minorHAnsi" w:cstheme="minorHAnsi"/>
                <w:sz w:val="20"/>
                <w:szCs w:val="20"/>
              </w:rPr>
              <w:t xml:space="preserve"> </w:t>
            </w:r>
            <w:r w:rsidRPr="00720F8E">
              <w:rPr>
                <w:rFonts w:asciiTheme="minorHAnsi" w:hAnsiTheme="minorHAnsi" w:cstheme="minorHAnsi"/>
                <w:b/>
                <w:bCs/>
                <w:sz w:val="20"/>
                <w:szCs w:val="20"/>
              </w:rPr>
              <w:t>&lt;</w:t>
            </w:r>
            <w:r w:rsidRPr="00720F8E">
              <w:rPr>
                <w:rFonts w:asciiTheme="minorHAnsi" w:hAnsiTheme="minorHAnsi" w:cstheme="minorHAnsi"/>
                <w:sz w:val="20"/>
                <w:szCs w:val="20"/>
              </w:rPr>
              <w:t>TransactionPremium</w:t>
            </w:r>
            <w:r w:rsidRPr="00720F8E">
              <w:rPr>
                <w:rFonts w:asciiTheme="minorHAnsi" w:hAnsiTheme="minorHAnsi" w:cstheme="minorHAnsi"/>
                <w:b/>
                <w:bCs/>
                <w:sz w:val="20"/>
                <w:szCs w:val="20"/>
              </w:rPr>
              <w:t>&gt;</w:t>
            </w:r>
            <w:r w:rsidRPr="00720F8E">
              <w:rPr>
                <w:rFonts w:asciiTheme="minorHAnsi" w:hAnsiTheme="minorHAnsi" w:cstheme="minorHAnsi"/>
                <w:b/>
                <w:bCs/>
                <w:color w:val="000000" w:themeColor="text1"/>
                <w:sz w:val="20"/>
                <w:szCs w:val="20"/>
              </w:rPr>
              <w:t xml:space="preserve"> </w:t>
            </w:r>
            <w:r w:rsidRPr="00720F8E">
              <w:rPr>
                <w:rFonts w:asciiTheme="minorHAnsi" w:hAnsiTheme="minorHAnsi" w:cstheme="minorHAnsi"/>
                <w:sz w:val="20"/>
                <w:szCs w:val="20"/>
              </w:rPr>
              <w:t>&lt;IsAfterFinalPayment&gt;</w:t>
            </w:r>
          </w:p>
          <w:p w14:paraId="3DA94662" w14:textId="5C5F882B" w:rsidR="00045E09" w:rsidRDefault="00045E09" w:rsidP="00045E09">
            <w:pPr>
              <w:tabs>
                <w:tab w:val="left" w:pos="1800"/>
              </w:tabs>
              <w:rPr>
                <w:rFonts w:asciiTheme="minorHAnsi" w:hAnsiTheme="minorHAnsi" w:cstheme="minorHAnsi"/>
                <w:sz w:val="20"/>
                <w:szCs w:val="20"/>
              </w:rPr>
            </w:pPr>
            <w:r w:rsidRPr="00B618CF">
              <w:rPr>
                <w:rFonts w:asciiTheme="minorHAnsi" w:hAnsiTheme="minorHAnsi" w:cstheme="minorHAnsi"/>
                <w:sz w:val="20"/>
                <w:szCs w:val="20"/>
              </w:rPr>
              <w:t>&lt;</w:t>
            </w:r>
            <w:r>
              <w:rPr>
                <w:rFonts w:asciiTheme="minorHAnsi" w:hAnsiTheme="minorHAnsi" w:cstheme="minorHAnsi"/>
                <w:sz w:val="20"/>
                <w:szCs w:val="20"/>
              </w:rPr>
              <w:t>PaymentDate</w:t>
            </w:r>
            <w:r w:rsidRPr="00B618CF">
              <w:rPr>
                <w:rFonts w:asciiTheme="minorHAnsi" w:hAnsiTheme="minorHAnsi" w:cstheme="minorHAnsi"/>
                <w:sz w:val="20"/>
                <w:szCs w:val="20"/>
              </w:rPr>
              <w:t>&gt;</w:t>
            </w:r>
          </w:p>
          <w:p w14:paraId="6D38589F" w14:textId="77777777" w:rsidR="00045E09" w:rsidRPr="00720F8E" w:rsidRDefault="00045E09" w:rsidP="00045E09">
            <w:pPr>
              <w:tabs>
                <w:tab w:val="left" w:pos="1800"/>
              </w:tabs>
              <w:rPr>
                <w:rFonts w:asciiTheme="minorHAnsi" w:hAnsiTheme="minorHAnsi" w:cstheme="minorHAnsi"/>
                <w:sz w:val="20"/>
              </w:rPr>
            </w:pPr>
          </w:p>
        </w:tc>
        <w:tc>
          <w:tcPr>
            <w:tcW w:w="7654" w:type="dxa"/>
          </w:tcPr>
          <w:tbl>
            <w:tblPr>
              <w:tblpPr w:leftFromText="180" w:rightFromText="180" w:horzAnchor="margin" w:tblpY="420"/>
              <w:tblOverlap w:val="never"/>
              <w:tblW w:w="14814" w:type="dxa"/>
              <w:tblBorders>
                <w:bottom w:val="single" w:sz="4" w:space="0" w:color="auto"/>
              </w:tblBorders>
              <w:tblLayout w:type="fixed"/>
              <w:tblLook w:val="04A0" w:firstRow="1" w:lastRow="0" w:firstColumn="1" w:lastColumn="0" w:noHBand="0" w:noVBand="1"/>
            </w:tblPr>
            <w:tblGrid>
              <w:gridCol w:w="1134"/>
              <w:gridCol w:w="13680"/>
            </w:tblGrid>
            <w:tr w:rsidR="00045E09" w:rsidRPr="00720F8E" w14:paraId="4AF5DA29" w14:textId="77777777">
              <w:trPr>
                <w:trHeight w:val="300"/>
              </w:trPr>
              <w:tc>
                <w:tcPr>
                  <w:tcW w:w="1134" w:type="dxa"/>
                  <w:vMerge w:val="restart"/>
                </w:tcPr>
                <w:p w14:paraId="25ACACCC" w14:textId="3903F657" w:rsidR="00045E09" w:rsidRPr="00720F8E" w:rsidRDefault="00045E09" w:rsidP="00045E09">
                  <w:pPr>
                    <w:pStyle w:val="TableBodycopy"/>
                    <w:rPr>
                      <w:rFonts w:asciiTheme="minorHAnsi" w:hAnsiTheme="minorHAnsi" w:cstheme="minorHAnsi"/>
                      <w:szCs w:val="20"/>
                    </w:rPr>
                  </w:pPr>
                  <w:r w:rsidRPr="007E789F">
                    <w:rPr>
                      <w:rFonts w:asciiTheme="minorHAnsi" w:hAnsiTheme="minorHAnsi" w:cstheme="minorHAnsi"/>
                      <w:szCs w:val="20"/>
                    </w:rPr>
                    <w:t>Brand_icon_calendar1.jpg</w:t>
                  </w:r>
                </w:p>
              </w:tc>
              <w:tc>
                <w:tcPr>
                  <w:tcW w:w="13680" w:type="dxa"/>
                  <w:noWrap/>
                  <w:hideMark/>
                </w:tcPr>
                <w:p w14:paraId="6C6DCA46" w14:textId="77777777" w:rsidR="00045E09" w:rsidRPr="00720F8E" w:rsidRDefault="00045E09" w:rsidP="00045E09">
                  <w:pPr>
                    <w:pStyle w:val="TableBodycopySCOI"/>
                    <w:rPr>
                      <w:b/>
                      <w:bCs/>
                    </w:rPr>
                  </w:pPr>
                  <w:r w:rsidRPr="00720F8E">
                    <w:t>Premium due date:</w:t>
                  </w:r>
                </w:p>
              </w:tc>
            </w:tr>
            <w:tr w:rsidR="00045E09" w:rsidRPr="00720F8E" w14:paraId="3A011EBF" w14:textId="77777777">
              <w:trPr>
                <w:trHeight w:val="300"/>
              </w:trPr>
              <w:tc>
                <w:tcPr>
                  <w:tcW w:w="1134" w:type="dxa"/>
                  <w:vMerge/>
                </w:tcPr>
                <w:p w14:paraId="54BF451D" w14:textId="77777777" w:rsidR="00045E09" w:rsidRPr="00720F8E" w:rsidRDefault="00045E09" w:rsidP="00045E09">
                  <w:pPr>
                    <w:pStyle w:val="TableBodycopy"/>
                    <w:rPr>
                      <w:rFonts w:asciiTheme="minorHAnsi" w:hAnsiTheme="minorHAnsi" w:cstheme="minorHAnsi"/>
                      <w:lang w:eastAsia="en-AU"/>
                    </w:rPr>
                  </w:pPr>
                </w:p>
              </w:tc>
              <w:tc>
                <w:tcPr>
                  <w:tcW w:w="13680" w:type="dxa"/>
                  <w:noWrap/>
                  <w:hideMark/>
                </w:tcPr>
                <w:p w14:paraId="48CB4ACB" w14:textId="57F7BFAC" w:rsidR="00045E09" w:rsidRPr="00720F8E" w:rsidRDefault="00045E09" w:rsidP="00045E09">
                  <w:pPr>
                    <w:pStyle w:val="TableBodycopyBCOI"/>
                  </w:pPr>
                  <w:r>
                    <w:t>&lt;PaymentDate&gt;</w:t>
                  </w:r>
                </w:p>
              </w:tc>
            </w:tr>
          </w:tbl>
          <w:p w14:paraId="5805466C" w14:textId="77777777" w:rsidR="00045E09" w:rsidRPr="00720F8E" w:rsidRDefault="00045E09" w:rsidP="00045E09">
            <w:pPr>
              <w:pStyle w:val="TableBodycopy"/>
              <w:rPr>
                <w:rFonts w:asciiTheme="minorHAnsi" w:hAnsiTheme="minorHAnsi" w:cstheme="minorHAnsi"/>
                <w:noProof/>
              </w:rPr>
            </w:pPr>
          </w:p>
        </w:tc>
        <w:tc>
          <w:tcPr>
            <w:tcW w:w="2693" w:type="dxa"/>
          </w:tcPr>
          <w:p w14:paraId="0A94B9A5" w14:textId="77777777" w:rsidR="00F900A0" w:rsidRPr="009C4523" w:rsidRDefault="00045E09" w:rsidP="00045E09">
            <w:pPr>
              <w:rPr>
                <w:rFonts w:asciiTheme="minorHAnsi" w:hAnsiTheme="minorHAnsi" w:cstheme="minorHAnsi"/>
                <w:sz w:val="20"/>
                <w:szCs w:val="20"/>
                <w:rPrChange w:id="2229" w:author="Sue Simnor (EXT Idiom)" w:date="2024-08-13T18:38:00Z" w16du:dateUtc="2024-08-13T08:38:00Z">
                  <w:rPr>
                    <w:rFonts w:asciiTheme="minorHAnsi" w:hAnsiTheme="minorHAnsi" w:cstheme="minorHAnsi"/>
                    <w:sz w:val="20"/>
                    <w:szCs w:val="20"/>
                    <w:highlight w:val="lightGray"/>
                  </w:rPr>
                </w:rPrChange>
              </w:rPr>
            </w:pPr>
            <w:r w:rsidRPr="009C4523">
              <w:rPr>
                <w:rFonts w:asciiTheme="minorHAnsi" w:hAnsiTheme="minorHAnsi" w:cstheme="minorHAnsi"/>
                <w:b/>
                <w:bCs/>
                <w:sz w:val="20"/>
                <w:szCs w:val="20"/>
                <w:rPrChange w:id="2230" w:author="Sue Simnor (EXT Idiom)" w:date="2024-08-13T18:38:00Z" w16du:dateUtc="2024-08-13T08:38:00Z">
                  <w:rPr>
                    <w:rFonts w:asciiTheme="minorHAnsi" w:hAnsiTheme="minorHAnsi" w:cstheme="minorHAnsi"/>
                    <w:b/>
                    <w:bCs/>
                    <w:sz w:val="20"/>
                    <w:szCs w:val="20"/>
                    <w:highlight w:val="lightGray"/>
                  </w:rPr>
                </w:rPrChange>
              </w:rPr>
              <w:t>ELSEIF</w:t>
            </w:r>
            <w:r w:rsidRPr="009C4523">
              <w:rPr>
                <w:rFonts w:asciiTheme="minorHAnsi" w:hAnsiTheme="minorHAnsi" w:cstheme="minorHAnsi"/>
                <w:sz w:val="20"/>
                <w:szCs w:val="20"/>
                <w:rPrChange w:id="2231" w:author="Sue Simnor (EXT Idiom)" w:date="2024-08-13T18:38:00Z" w16du:dateUtc="2024-08-13T08:38:00Z">
                  <w:rPr>
                    <w:rFonts w:asciiTheme="minorHAnsi" w:hAnsiTheme="minorHAnsi" w:cstheme="minorHAnsi"/>
                    <w:sz w:val="20"/>
                    <w:szCs w:val="20"/>
                    <w:highlight w:val="lightGray"/>
                  </w:rPr>
                </w:rPrChange>
              </w:rPr>
              <w:t xml:space="preserve">&lt;DocumentSubType&gt; = "Endorsement" </w:t>
            </w:r>
          </w:p>
          <w:p w14:paraId="12F6ECE7" w14:textId="5694D1E4" w:rsidR="00F900A0" w:rsidRPr="009C4523" w:rsidRDefault="00045E09" w:rsidP="00045E09">
            <w:pPr>
              <w:rPr>
                <w:rFonts w:asciiTheme="minorHAnsi" w:hAnsiTheme="minorHAnsi" w:cstheme="minorHAnsi"/>
                <w:b/>
                <w:bCs/>
                <w:color w:val="000000" w:themeColor="text1"/>
                <w:sz w:val="20"/>
                <w:szCs w:val="20"/>
                <w:rPrChange w:id="2232" w:author="Sue Simnor (EXT Idiom)" w:date="2024-08-13T18:38:00Z" w16du:dateUtc="2024-08-13T08:38:00Z">
                  <w:rPr>
                    <w:rFonts w:asciiTheme="minorHAnsi" w:hAnsiTheme="minorHAnsi" w:cstheme="minorHAnsi"/>
                    <w:b/>
                    <w:bCs/>
                    <w:color w:val="000000" w:themeColor="text1"/>
                    <w:sz w:val="20"/>
                    <w:szCs w:val="20"/>
                    <w:highlight w:val="lightGray"/>
                  </w:rPr>
                </w:rPrChange>
              </w:rPr>
            </w:pPr>
            <w:r w:rsidRPr="009C4523">
              <w:rPr>
                <w:rFonts w:asciiTheme="minorHAnsi" w:hAnsiTheme="minorHAnsi" w:cstheme="minorHAnsi"/>
                <w:b/>
                <w:bCs/>
                <w:sz w:val="20"/>
                <w:szCs w:val="20"/>
                <w:rPrChange w:id="2233" w:author="Sue Simnor (EXT Idiom)" w:date="2024-08-13T18:38:00Z" w16du:dateUtc="2024-08-13T08:38:00Z">
                  <w:rPr>
                    <w:rFonts w:asciiTheme="minorHAnsi" w:hAnsiTheme="minorHAnsi" w:cstheme="minorHAnsi"/>
                    <w:b/>
                    <w:bCs/>
                    <w:sz w:val="20"/>
                    <w:szCs w:val="20"/>
                    <w:highlight w:val="lightGray"/>
                  </w:rPr>
                </w:rPrChange>
              </w:rPr>
              <w:t>AND</w:t>
            </w:r>
            <w:r w:rsidRPr="009C4523">
              <w:rPr>
                <w:rFonts w:asciiTheme="minorHAnsi" w:hAnsiTheme="minorHAnsi" w:cstheme="minorHAnsi"/>
                <w:sz w:val="20"/>
                <w:szCs w:val="20"/>
                <w:rPrChange w:id="2234" w:author="Sue Simnor (EXT Idiom)" w:date="2024-08-13T18:38:00Z" w16du:dateUtc="2024-08-13T08:38:00Z">
                  <w:rPr>
                    <w:rFonts w:asciiTheme="minorHAnsi" w:hAnsiTheme="minorHAnsi" w:cstheme="minorHAnsi"/>
                    <w:sz w:val="20"/>
                    <w:szCs w:val="20"/>
                    <w:highlight w:val="lightGray"/>
                  </w:rPr>
                </w:rPrChange>
              </w:rPr>
              <w:t xml:space="preserve"> &lt;PaymentFrequencyCode&gt; = "1|PaymentPlanMonthly</w:t>
            </w:r>
            <w:r w:rsidRPr="009C4523" w:rsidDel="00711D39">
              <w:rPr>
                <w:rFonts w:asciiTheme="minorHAnsi" w:hAnsiTheme="minorHAnsi" w:cstheme="minorHAnsi"/>
                <w:sz w:val="20"/>
                <w:szCs w:val="20"/>
                <w:rPrChange w:id="2235" w:author="Sue Simnor (EXT Idiom)" w:date="2024-08-13T18:38:00Z" w16du:dateUtc="2024-08-13T08:38:00Z">
                  <w:rPr>
                    <w:rFonts w:asciiTheme="minorHAnsi" w:hAnsiTheme="minorHAnsi" w:cstheme="minorHAnsi"/>
                    <w:sz w:val="20"/>
                    <w:szCs w:val="20"/>
                    <w:highlight w:val="lightGray"/>
                  </w:rPr>
                </w:rPrChange>
              </w:rPr>
              <w:t xml:space="preserve"> </w:t>
            </w:r>
            <w:r w:rsidRPr="009C4523">
              <w:rPr>
                <w:rFonts w:asciiTheme="minorHAnsi" w:hAnsiTheme="minorHAnsi" w:cstheme="minorHAnsi"/>
                <w:sz w:val="20"/>
                <w:szCs w:val="20"/>
                <w:rPrChange w:id="2236" w:author="Sue Simnor (EXT Idiom)" w:date="2024-08-13T18:38:00Z" w16du:dateUtc="2024-08-13T08:38:00Z">
                  <w:rPr>
                    <w:rFonts w:asciiTheme="minorHAnsi" w:hAnsiTheme="minorHAnsi" w:cstheme="minorHAnsi"/>
                    <w:sz w:val="20"/>
                    <w:szCs w:val="20"/>
                    <w:highlight w:val="lightGray"/>
                  </w:rPr>
                </w:rPrChange>
              </w:rPr>
              <w:t xml:space="preserve">" </w:t>
            </w:r>
            <w:r w:rsidRPr="009C4523">
              <w:rPr>
                <w:rFonts w:asciiTheme="minorHAnsi" w:hAnsiTheme="minorHAnsi" w:cstheme="minorHAnsi"/>
                <w:b/>
                <w:bCs/>
                <w:sz w:val="20"/>
                <w:szCs w:val="20"/>
                <w:rPrChange w:id="2237" w:author="Sue Simnor (EXT Idiom)" w:date="2024-08-13T18:38:00Z" w16du:dateUtc="2024-08-13T08:38:00Z">
                  <w:rPr>
                    <w:rFonts w:asciiTheme="minorHAnsi" w:hAnsiTheme="minorHAnsi" w:cstheme="minorHAnsi"/>
                    <w:b/>
                    <w:bCs/>
                    <w:sz w:val="20"/>
                    <w:szCs w:val="20"/>
                    <w:highlight w:val="lightGray"/>
                  </w:rPr>
                </w:rPrChange>
              </w:rPr>
              <w:t>AND</w:t>
            </w:r>
            <w:r w:rsidRPr="009C4523">
              <w:rPr>
                <w:rFonts w:asciiTheme="minorHAnsi" w:hAnsiTheme="minorHAnsi" w:cstheme="minorHAnsi"/>
                <w:sz w:val="20"/>
                <w:szCs w:val="20"/>
                <w:rPrChange w:id="2238" w:author="Sue Simnor (EXT Idiom)" w:date="2024-08-13T18:38:00Z" w16du:dateUtc="2024-08-13T08:38:00Z">
                  <w:rPr>
                    <w:rFonts w:asciiTheme="minorHAnsi" w:hAnsiTheme="minorHAnsi" w:cstheme="minorHAnsi"/>
                    <w:sz w:val="20"/>
                    <w:szCs w:val="20"/>
                    <w:highlight w:val="lightGray"/>
                  </w:rPr>
                </w:rPrChange>
              </w:rPr>
              <w:t xml:space="preserve"> </w:t>
            </w:r>
            <w:r w:rsidRPr="009C4523">
              <w:rPr>
                <w:rFonts w:asciiTheme="minorHAnsi" w:hAnsiTheme="minorHAnsi" w:cstheme="minorHAnsi"/>
                <w:b/>
                <w:bCs/>
                <w:sz w:val="20"/>
                <w:szCs w:val="20"/>
                <w:rPrChange w:id="2239" w:author="Sue Simnor (EXT Idiom)" w:date="2024-08-13T18:38:00Z" w16du:dateUtc="2024-08-13T08:38:00Z">
                  <w:rPr>
                    <w:rFonts w:asciiTheme="minorHAnsi" w:hAnsiTheme="minorHAnsi" w:cstheme="minorHAnsi"/>
                    <w:b/>
                    <w:bCs/>
                    <w:sz w:val="20"/>
                    <w:szCs w:val="20"/>
                    <w:highlight w:val="lightGray"/>
                  </w:rPr>
                </w:rPrChange>
              </w:rPr>
              <w:t>&lt;</w:t>
            </w:r>
            <w:r w:rsidRPr="009C4523">
              <w:rPr>
                <w:rFonts w:asciiTheme="minorHAnsi" w:hAnsiTheme="minorHAnsi" w:cstheme="minorHAnsi"/>
                <w:sz w:val="20"/>
                <w:szCs w:val="20"/>
                <w:rPrChange w:id="2240" w:author="Sue Simnor (EXT Idiom)" w:date="2024-08-13T18:38:00Z" w16du:dateUtc="2024-08-13T08:38:00Z">
                  <w:rPr>
                    <w:rFonts w:asciiTheme="minorHAnsi" w:hAnsiTheme="minorHAnsi" w:cstheme="minorHAnsi"/>
                    <w:sz w:val="20"/>
                    <w:szCs w:val="20"/>
                    <w:highlight w:val="lightGray"/>
                  </w:rPr>
                </w:rPrChange>
              </w:rPr>
              <w:t>Tran</w:t>
            </w:r>
            <w:r w:rsidRPr="0056187E">
              <w:rPr>
                <w:rFonts w:asciiTheme="minorHAnsi" w:hAnsiTheme="minorHAnsi" w:cstheme="minorHAnsi"/>
                <w:sz w:val="20"/>
                <w:szCs w:val="20"/>
                <w:rPrChange w:id="2241" w:author="Sue Simnor (EXT Idiom)" w:date="2024-09-12T16:32:00Z" w16du:dateUtc="2024-09-12T06:32:00Z">
                  <w:rPr>
                    <w:rFonts w:asciiTheme="minorHAnsi" w:hAnsiTheme="minorHAnsi" w:cstheme="minorHAnsi"/>
                    <w:sz w:val="20"/>
                    <w:szCs w:val="20"/>
                    <w:highlight w:val="lightGray"/>
                  </w:rPr>
                </w:rPrChange>
              </w:rPr>
              <w:t>sactionPremium&gt;</w:t>
            </w:r>
            <w:r w:rsidRPr="0056187E">
              <w:rPr>
                <w:rFonts w:asciiTheme="minorHAnsi" w:hAnsiTheme="minorHAnsi" w:cstheme="minorHAnsi"/>
                <w:color w:val="000000" w:themeColor="text1"/>
                <w:sz w:val="20"/>
                <w:szCs w:val="20"/>
                <w:rPrChange w:id="2242" w:author="Sue Simnor (EXT Idiom)" w:date="2024-09-12T16:32:00Z" w16du:dateUtc="2024-09-12T06:32:00Z">
                  <w:rPr>
                    <w:rFonts w:asciiTheme="minorHAnsi" w:hAnsiTheme="minorHAnsi" w:cstheme="minorHAnsi"/>
                    <w:color w:val="000000" w:themeColor="text1"/>
                    <w:sz w:val="20"/>
                    <w:szCs w:val="20"/>
                    <w:highlight w:val="lightGray"/>
                  </w:rPr>
                </w:rPrChange>
              </w:rPr>
              <w:t xml:space="preserve"> </w:t>
            </w:r>
            <w:r w:rsidR="00F900A0" w:rsidRPr="0056187E">
              <w:rPr>
                <w:rFonts w:asciiTheme="minorHAnsi" w:hAnsiTheme="minorHAnsi" w:cstheme="minorHAnsi"/>
                <w:color w:val="000000" w:themeColor="text1"/>
                <w:sz w:val="20"/>
                <w:szCs w:val="20"/>
                <w:rPrChange w:id="2243" w:author="Sue Simnor (EXT Idiom)" w:date="2024-09-12T16:32:00Z" w16du:dateUtc="2024-09-12T06:32:00Z">
                  <w:rPr>
                    <w:rFonts w:asciiTheme="minorHAnsi" w:hAnsiTheme="minorHAnsi" w:cstheme="minorHAnsi"/>
                    <w:color w:val="000000" w:themeColor="text1"/>
                    <w:sz w:val="20"/>
                    <w:szCs w:val="20"/>
                    <w:highlight w:val="lightGray"/>
                  </w:rPr>
                </w:rPrChange>
              </w:rPr>
              <w:t>&gt;”0”</w:t>
            </w:r>
            <w:r w:rsidRPr="0056187E">
              <w:rPr>
                <w:rFonts w:asciiTheme="minorHAnsi" w:hAnsiTheme="minorHAnsi" w:cstheme="minorHAnsi"/>
                <w:sz w:val="20"/>
                <w:szCs w:val="20"/>
                <w:rPrChange w:id="2244" w:author="Sue Simnor (EXT Idiom)" w:date="2024-09-12T16:32:00Z" w16du:dateUtc="2024-09-12T06:32:00Z">
                  <w:rPr>
                    <w:rFonts w:asciiTheme="minorHAnsi" w:hAnsiTheme="minorHAnsi" w:cstheme="minorHAnsi"/>
                    <w:sz w:val="20"/>
                    <w:szCs w:val="20"/>
                    <w:highlight w:val="lightGray"/>
                  </w:rPr>
                </w:rPrChange>
              </w:rPr>
              <w:t xml:space="preserve"> </w:t>
            </w:r>
            <w:r w:rsidRPr="0056187E">
              <w:rPr>
                <w:rFonts w:asciiTheme="minorHAnsi" w:hAnsiTheme="minorHAnsi" w:cstheme="minorHAnsi"/>
                <w:b/>
                <w:bCs/>
                <w:sz w:val="20"/>
                <w:szCs w:val="20"/>
                <w:rPrChange w:id="2245" w:author="Sue Simnor (EXT Idiom)" w:date="2024-09-12T16:32:00Z" w16du:dateUtc="2024-09-12T06:32:00Z">
                  <w:rPr>
                    <w:rFonts w:asciiTheme="minorHAnsi" w:hAnsiTheme="minorHAnsi" w:cstheme="minorHAnsi"/>
                    <w:b/>
                    <w:bCs/>
                    <w:sz w:val="20"/>
                    <w:szCs w:val="20"/>
                    <w:highlight w:val="lightGray"/>
                  </w:rPr>
                </w:rPrChange>
              </w:rPr>
              <w:t>AND</w:t>
            </w:r>
            <w:r w:rsidRPr="0056187E">
              <w:rPr>
                <w:rFonts w:asciiTheme="minorHAnsi" w:hAnsiTheme="minorHAnsi" w:cstheme="minorHAnsi"/>
                <w:sz w:val="20"/>
                <w:szCs w:val="20"/>
                <w:rPrChange w:id="2246" w:author="Sue Simnor (EXT Idiom)" w:date="2024-09-12T16:32:00Z" w16du:dateUtc="2024-09-12T06:32:00Z">
                  <w:rPr>
                    <w:rFonts w:asciiTheme="minorHAnsi" w:hAnsiTheme="minorHAnsi" w:cstheme="minorHAnsi"/>
                    <w:sz w:val="20"/>
                    <w:szCs w:val="20"/>
                    <w:highlight w:val="lightGray"/>
                  </w:rPr>
                </w:rPrChange>
              </w:rPr>
              <w:t xml:space="preserve"> &lt;IsAfterFinalPayment&gt; = </w:t>
            </w:r>
            <w:r w:rsidRPr="00174DA3">
              <w:rPr>
                <w:rFonts w:asciiTheme="minorHAnsi" w:hAnsiTheme="minorHAnsi" w:cstheme="minorHAnsi"/>
                <w:sz w:val="20"/>
                <w:szCs w:val="20"/>
              </w:rPr>
              <w:t>"</w:t>
            </w:r>
            <w:r w:rsidR="00F875E8" w:rsidRPr="0056187E">
              <w:rPr>
                <w:rFonts w:asciiTheme="minorHAnsi" w:hAnsiTheme="minorHAnsi" w:cstheme="minorHAnsi"/>
                <w:sz w:val="20"/>
                <w:szCs w:val="20"/>
              </w:rPr>
              <w:t>1</w:t>
            </w:r>
            <w:r w:rsidRPr="00174DA3">
              <w:rPr>
                <w:rFonts w:asciiTheme="minorHAnsi" w:hAnsiTheme="minorHAnsi" w:cstheme="minorHAnsi"/>
                <w:sz w:val="20"/>
                <w:szCs w:val="20"/>
              </w:rPr>
              <w:t>"</w:t>
            </w:r>
            <w:r w:rsidRPr="00174DA3">
              <w:rPr>
                <w:rFonts w:asciiTheme="minorHAnsi" w:hAnsiTheme="minorHAnsi" w:cstheme="minorHAnsi"/>
                <w:b/>
                <w:bCs/>
                <w:color w:val="000000" w:themeColor="text1"/>
                <w:sz w:val="20"/>
                <w:szCs w:val="20"/>
              </w:rPr>
              <w:t xml:space="preserve"> </w:t>
            </w:r>
          </w:p>
          <w:p w14:paraId="5D6B908C" w14:textId="6D9E6A8D" w:rsidR="00045E09" w:rsidRPr="009C4523" w:rsidRDefault="00045E09" w:rsidP="00045E09">
            <w:pPr>
              <w:rPr>
                <w:rFonts w:asciiTheme="minorHAnsi" w:hAnsiTheme="minorHAnsi" w:cstheme="minorHAnsi"/>
                <w:b/>
                <w:bCs/>
                <w:sz w:val="20"/>
                <w:szCs w:val="20"/>
              </w:rPr>
            </w:pPr>
            <w:r w:rsidRPr="009C4523">
              <w:rPr>
                <w:rFonts w:asciiTheme="minorHAnsi" w:hAnsiTheme="minorHAnsi" w:cstheme="minorHAnsi"/>
                <w:b/>
                <w:bCs/>
                <w:color w:val="000000" w:themeColor="text1"/>
                <w:sz w:val="20"/>
                <w:szCs w:val="20"/>
                <w:rPrChange w:id="2247" w:author="Sue Simnor (EXT Idiom)" w:date="2024-08-13T18:38:00Z" w16du:dateUtc="2024-08-13T08:38:00Z">
                  <w:rPr>
                    <w:rFonts w:asciiTheme="minorHAnsi" w:hAnsiTheme="minorHAnsi" w:cstheme="minorHAnsi"/>
                    <w:b/>
                    <w:bCs/>
                    <w:color w:val="000000" w:themeColor="text1"/>
                    <w:sz w:val="20"/>
                    <w:szCs w:val="20"/>
                    <w:highlight w:val="lightGray"/>
                  </w:rPr>
                </w:rPrChange>
              </w:rPr>
              <w:t>THEN</w:t>
            </w:r>
            <w:r w:rsidRPr="009C4523">
              <w:rPr>
                <w:rFonts w:asciiTheme="minorHAnsi" w:hAnsiTheme="minorHAnsi" w:cstheme="minorHAnsi"/>
                <w:color w:val="000000" w:themeColor="text1"/>
                <w:sz w:val="20"/>
                <w:szCs w:val="20"/>
                <w:rPrChange w:id="2248" w:author="Sue Simnor (EXT Idiom)" w:date="2024-08-13T18:38:00Z" w16du:dateUtc="2024-08-13T08:38:00Z">
                  <w:rPr>
                    <w:rFonts w:asciiTheme="minorHAnsi" w:hAnsiTheme="minorHAnsi" w:cstheme="minorHAnsi"/>
                    <w:color w:val="000000" w:themeColor="text1"/>
                    <w:sz w:val="20"/>
                    <w:szCs w:val="20"/>
                    <w:highlight w:val="lightGray"/>
                  </w:rPr>
                </w:rPrChange>
              </w:rPr>
              <w:t xml:space="preserve"> display</w:t>
            </w:r>
          </w:p>
        </w:tc>
        <w:tc>
          <w:tcPr>
            <w:tcW w:w="1560" w:type="dxa"/>
          </w:tcPr>
          <w:p w14:paraId="2D4E7C2E" w14:textId="77777777" w:rsidR="00045E09" w:rsidRDefault="00045E09" w:rsidP="00045E09">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Heading text:</w:t>
            </w:r>
          </w:p>
          <w:p w14:paraId="36FEBE90" w14:textId="77777777" w:rsidR="00045E09" w:rsidRDefault="00045E09" w:rsidP="00045E09">
            <w:pPr>
              <w:spacing w:after="120"/>
              <w:rPr>
                <w:rFonts w:asciiTheme="minorHAnsi" w:hAnsiTheme="minorHAnsi" w:cstheme="minorHAnsi"/>
                <w:color w:val="000000"/>
                <w:sz w:val="20"/>
                <w:szCs w:val="20"/>
              </w:rPr>
            </w:pPr>
            <w:r w:rsidRPr="008035EE">
              <w:rPr>
                <w:rFonts w:asciiTheme="minorHAnsi" w:hAnsiTheme="minorHAnsi" w:cstheme="minorHAnsi"/>
                <w:color w:val="000000"/>
                <w:sz w:val="20"/>
                <w:szCs w:val="20"/>
              </w:rPr>
              <w:t>Table_Bodycopy_S_COI</w:t>
            </w:r>
          </w:p>
          <w:p w14:paraId="65E16996" w14:textId="77777777" w:rsidR="00045E09" w:rsidRDefault="00045E09" w:rsidP="00045E09">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 amount text:</w:t>
            </w:r>
          </w:p>
          <w:p w14:paraId="0295399C" w14:textId="139C8014" w:rsidR="00045E09" w:rsidRPr="00720F8E" w:rsidRDefault="00045E09" w:rsidP="00045E09">
            <w:pPr>
              <w:spacing w:after="120"/>
              <w:rPr>
                <w:rFonts w:asciiTheme="minorHAnsi" w:hAnsiTheme="minorHAnsi" w:cstheme="minorHAnsi"/>
                <w:color w:val="000000"/>
                <w:sz w:val="20"/>
                <w:szCs w:val="20"/>
              </w:rPr>
            </w:pPr>
            <w:r w:rsidRPr="00C94D29">
              <w:rPr>
                <w:rFonts w:asciiTheme="minorHAnsi" w:hAnsiTheme="minorHAnsi" w:cstheme="minorHAnsi"/>
                <w:color w:val="000000"/>
                <w:sz w:val="20"/>
                <w:szCs w:val="20"/>
              </w:rPr>
              <w:t>Table_Bodycopy_B_COI</w:t>
            </w:r>
          </w:p>
        </w:tc>
      </w:tr>
      <w:tr w:rsidR="00CE6605" w:rsidRPr="00720F8E" w14:paraId="7CE8DD0C" w14:textId="77777777" w:rsidTr="0472516C">
        <w:trPr>
          <w:cantSplit/>
        </w:trPr>
        <w:tc>
          <w:tcPr>
            <w:tcW w:w="1013" w:type="dxa"/>
          </w:tcPr>
          <w:p w14:paraId="1DC16A8F" w14:textId="01844914" w:rsidR="00CE6605" w:rsidRPr="00E02A63" w:rsidRDefault="00CE6605" w:rsidP="009F1DB6">
            <w:pPr>
              <w:rPr>
                <w:rFonts w:asciiTheme="minorHAnsi" w:hAnsiTheme="minorHAnsi" w:cstheme="minorHAnsi"/>
                <w:sz w:val="20"/>
                <w:rPrChange w:id="2249" w:author="Sue Simnor (EXT Idiom)" w:date="2024-08-13T18:37:00Z" w16du:dateUtc="2024-08-13T08:37:00Z">
                  <w:rPr>
                    <w:rFonts w:asciiTheme="minorHAnsi" w:hAnsiTheme="minorHAnsi" w:cstheme="minorHAnsi"/>
                    <w:sz w:val="20"/>
                    <w:highlight w:val="yellow"/>
                  </w:rPr>
                </w:rPrChange>
              </w:rPr>
            </w:pPr>
            <w:r w:rsidRPr="00E02A63">
              <w:rPr>
                <w:rFonts w:asciiTheme="minorHAnsi" w:hAnsiTheme="minorHAnsi" w:cstheme="minorHAnsi"/>
                <w:sz w:val="20"/>
                <w:rPrChange w:id="2250" w:author="Sue Simnor (EXT Idiom)" w:date="2024-08-13T18:37:00Z" w16du:dateUtc="2024-08-13T08:37:00Z">
                  <w:rPr>
                    <w:rFonts w:asciiTheme="minorHAnsi" w:hAnsiTheme="minorHAnsi" w:cstheme="minorHAnsi"/>
                    <w:sz w:val="20"/>
                    <w:highlight w:val="yellow"/>
                  </w:rPr>
                </w:rPrChange>
              </w:rPr>
              <w:t>PS4 V1</w:t>
            </w:r>
          </w:p>
        </w:tc>
        <w:tc>
          <w:tcPr>
            <w:tcW w:w="1676" w:type="dxa"/>
            <w:vMerge w:val="restart"/>
          </w:tcPr>
          <w:p w14:paraId="58431EAB" w14:textId="1F3618E1" w:rsidR="00CE6605" w:rsidRDefault="00CE6605" w:rsidP="009F1DB6">
            <w:pPr>
              <w:tabs>
                <w:tab w:val="left" w:pos="1800"/>
              </w:tabs>
              <w:rPr>
                <w:rFonts w:asciiTheme="minorHAnsi" w:hAnsiTheme="minorHAnsi" w:cstheme="minorHAnsi"/>
                <w:sz w:val="20"/>
                <w:szCs w:val="20"/>
              </w:rPr>
            </w:pPr>
            <w:r>
              <w:rPr>
                <w:rFonts w:asciiTheme="minorHAnsi" w:hAnsiTheme="minorHAnsi" w:cstheme="minorHAnsi"/>
                <w:sz w:val="20"/>
                <w:szCs w:val="20"/>
              </w:rPr>
              <w:t>&lt;DocumentSubType&gt;</w:t>
            </w:r>
            <w:r w:rsidRPr="00720F8E">
              <w:rPr>
                <w:rFonts w:asciiTheme="minorHAnsi" w:hAnsiTheme="minorHAnsi" w:cstheme="minorHAnsi"/>
                <w:sz w:val="20"/>
                <w:szCs w:val="20"/>
              </w:rPr>
              <w:t xml:space="preserve"> &lt;</w:t>
            </w:r>
            <w:r w:rsidRPr="006A5FD4">
              <w:rPr>
                <w:rFonts w:asciiTheme="minorHAnsi" w:hAnsiTheme="minorHAnsi" w:cstheme="minorHAnsi"/>
                <w:sz w:val="20"/>
                <w:szCs w:val="20"/>
              </w:rPr>
              <w:t>RenewalTypeCode</w:t>
            </w:r>
            <w:r w:rsidRPr="00720F8E">
              <w:rPr>
                <w:rFonts w:asciiTheme="minorHAnsi" w:hAnsiTheme="minorHAnsi" w:cstheme="minorHAnsi"/>
                <w:sz w:val="20"/>
                <w:szCs w:val="20"/>
              </w:rPr>
              <w:t>&gt;</w:t>
            </w:r>
          </w:p>
          <w:p w14:paraId="2021A60D" w14:textId="77777777" w:rsidR="00CE6605" w:rsidRPr="00720F8E" w:rsidRDefault="00CE6605" w:rsidP="009F1DB6">
            <w:pPr>
              <w:tabs>
                <w:tab w:val="left" w:pos="1800"/>
              </w:tabs>
              <w:rPr>
                <w:rFonts w:asciiTheme="minorHAnsi" w:hAnsiTheme="minorHAnsi" w:cstheme="minorHAnsi"/>
                <w:sz w:val="20"/>
              </w:rPr>
            </w:pPr>
          </w:p>
        </w:tc>
        <w:tc>
          <w:tcPr>
            <w:tcW w:w="7654" w:type="dxa"/>
          </w:tcPr>
          <w:p w14:paraId="45EBF9BE" w14:textId="77777777" w:rsidR="00CE6605" w:rsidRPr="00720F8E" w:rsidRDefault="00CE6605" w:rsidP="009F1DB6">
            <w:pPr>
              <w:rPr>
                <w:rFonts w:asciiTheme="minorHAnsi" w:hAnsiTheme="minorHAnsi" w:cstheme="minorHAnsi"/>
              </w:rPr>
            </w:pPr>
          </w:p>
          <w:tbl>
            <w:tblPr>
              <w:tblW w:w="0" w:type="auto"/>
              <w:tblInd w:w="30" w:type="dxa"/>
              <w:tblLayout w:type="fixed"/>
              <w:tblLook w:val="0000" w:firstRow="0" w:lastRow="0" w:firstColumn="0" w:lastColumn="0" w:noHBand="0" w:noVBand="0"/>
            </w:tblPr>
            <w:tblGrid>
              <w:gridCol w:w="6235"/>
            </w:tblGrid>
            <w:tr w:rsidR="00CE6605" w:rsidRPr="00720F8E" w14:paraId="00C88BD4" w14:textId="77777777" w:rsidTr="0044689A">
              <w:trPr>
                <w:trHeight w:val="774"/>
              </w:trPr>
              <w:tc>
                <w:tcPr>
                  <w:tcW w:w="6235" w:type="dxa"/>
                  <w:shd w:val="clear" w:color="auto" w:fill="FFCC00"/>
                  <w:vAlign w:val="center"/>
                </w:tcPr>
                <w:p w14:paraId="08D8D0A2" w14:textId="77777777" w:rsidR="00CE6605" w:rsidRPr="00720F8E" w:rsidRDefault="00CE6605" w:rsidP="00F900A0">
                  <w:pPr>
                    <w:pStyle w:val="Heading1COI"/>
                  </w:pPr>
                  <w:r>
                    <w:t>This policy will automatically renew*</w:t>
                  </w:r>
                  <w:commentRangeStart w:id="2251"/>
                  <w:commentRangeStart w:id="2252"/>
                  <w:commentRangeStart w:id="2253"/>
                  <w:commentRangeEnd w:id="2251"/>
                  <w:r w:rsidRPr="00720F8E">
                    <w:rPr>
                      <w:rStyle w:val="CommentReference"/>
                      <w:rFonts w:cs="Arial"/>
                      <w:sz w:val="28"/>
                      <w:szCs w:val="28"/>
                    </w:rPr>
                    <w:commentReference w:id="2251"/>
                  </w:r>
                  <w:commentRangeEnd w:id="2252"/>
                  <w:r w:rsidRPr="00720F8E">
                    <w:rPr>
                      <w:rStyle w:val="CommentReference"/>
                      <w:rFonts w:cs="Arial"/>
                      <w:sz w:val="28"/>
                      <w:szCs w:val="28"/>
                    </w:rPr>
                    <w:commentReference w:id="2252"/>
                  </w:r>
                  <w:commentRangeEnd w:id="2253"/>
                  <w:r w:rsidRPr="00720F8E">
                    <w:rPr>
                      <w:rStyle w:val="CommentReference"/>
                      <w:rFonts w:cs="Arial"/>
                      <w:sz w:val="28"/>
                      <w:szCs w:val="28"/>
                    </w:rPr>
                    <w:commentReference w:id="2253"/>
                  </w:r>
                </w:p>
              </w:tc>
            </w:tr>
          </w:tbl>
          <w:p w14:paraId="28A9079A" w14:textId="77777777" w:rsidR="00CE6605" w:rsidRPr="00720F8E" w:rsidRDefault="00CE6605" w:rsidP="009F1DB6">
            <w:pPr>
              <w:pStyle w:val="TableBodycopy"/>
              <w:rPr>
                <w:rFonts w:asciiTheme="minorHAnsi" w:hAnsiTheme="minorHAnsi" w:cstheme="minorHAnsi"/>
                <w:noProof/>
              </w:rPr>
            </w:pPr>
          </w:p>
        </w:tc>
        <w:tc>
          <w:tcPr>
            <w:tcW w:w="2693" w:type="dxa"/>
          </w:tcPr>
          <w:p w14:paraId="2E57C95E" w14:textId="77777777" w:rsidR="00CE6605" w:rsidRPr="00516A49" w:rsidRDefault="00CE6605" w:rsidP="009F1DB6">
            <w:pPr>
              <w:rPr>
                <w:rFonts w:asciiTheme="minorHAnsi" w:hAnsiTheme="minorHAnsi" w:cstheme="minorHAnsi"/>
                <w:sz w:val="20"/>
                <w:szCs w:val="20"/>
                <w:rPrChange w:id="2254" w:author="Sue Simnor (EXT Idiom)" w:date="2024-08-13T18:37:00Z" w16du:dateUtc="2024-08-13T08:37:00Z">
                  <w:rPr>
                    <w:rFonts w:asciiTheme="minorHAnsi" w:hAnsiTheme="minorHAnsi" w:cstheme="minorHAnsi"/>
                    <w:sz w:val="20"/>
                    <w:szCs w:val="20"/>
                    <w:highlight w:val="lightGray"/>
                  </w:rPr>
                </w:rPrChange>
              </w:rPr>
            </w:pPr>
            <w:r w:rsidRPr="00516A49">
              <w:rPr>
                <w:rFonts w:asciiTheme="minorHAnsi" w:hAnsiTheme="minorHAnsi" w:cstheme="minorHAnsi"/>
                <w:b/>
                <w:bCs/>
                <w:sz w:val="20"/>
                <w:szCs w:val="20"/>
                <w:rPrChange w:id="2255" w:author="Sue Simnor (EXT Idiom)" w:date="2024-08-13T18:38:00Z" w16du:dateUtc="2024-08-13T08:38:00Z">
                  <w:rPr>
                    <w:rFonts w:asciiTheme="minorHAnsi" w:hAnsiTheme="minorHAnsi" w:cstheme="minorHAnsi"/>
                    <w:b/>
                    <w:bCs/>
                    <w:sz w:val="20"/>
                    <w:szCs w:val="20"/>
                    <w:highlight w:val="lightGray"/>
                  </w:rPr>
                </w:rPrChange>
              </w:rPr>
              <w:t>IF</w:t>
            </w:r>
            <w:r w:rsidRPr="00516A49">
              <w:rPr>
                <w:rFonts w:asciiTheme="minorHAnsi" w:hAnsiTheme="minorHAnsi" w:cstheme="minorHAnsi"/>
                <w:sz w:val="20"/>
                <w:szCs w:val="20"/>
                <w:rPrChange w:id="2256" w:author="Sue Simnor (EXT Idiom)" w:date="2024-08-13T18:38:00Z" w16du:dateUtc="2024-08-13T08:38:00Z">
                  <w:rPr>
                    <w:rFonts w:asciiTheme="minorHAnsi" w:hAnsiTheme="minorHAnsi" w:cstheme="minorHAnsi"/>
                    <w:sz w:val="20"/>
                    <w:szCs w:val="20"/>
                    <w:highlight w:val="lightGray"/>
                  </w:rPr>
                </w:rPrChange>
              </w:rPr>
              <w:t xml:space="preserve"> &lt;DocumentSubType&gt;= </w:t>
            </w:r>
            <w:r w:rsidRPr="00516A49">
              <w:rPr>
                <w:rFonts w:asciiTheme="minorHAnsi" w:hAnsiTheme="minorHAnsi" w:cstheme="minorHAnsi"/>
                <w:sz w:val="20"/>
                <w:szCs w:val="20"/>
                <w:rPrChange w:id="2257" w:author="Sue Simnor (EXT Idiom)" w:date="2024-08-13T18:37:00Z" w16du:dateUtc="2024-08-13T08:37:00Z">
                  <w:rPr>
                    <w:rFonts w:asciiTheme="minorHAnsi" w:hAnsiTheme="minorHAnsi" w:cstheme="minorHAnsi"/>
                    <w:sz w:val="20"/>
                    <w:szCs w:val="20"/>
                    <w:highlight w:val="lightGray"/>
                  </w:rPr>
                </w:rPrChange>
              </w:rPr>
              <w:t xml:space="preserve">"Renewal" </w:t>
            </w:r>
          </w:p>
          <w:p w14:paraId="379C9A72" w14:textId="61C6B3AC" w:rsidR="00CE6605" w:rsidRPr="00516A49" w:rsidRDefault="00CE6605" w:rsidP="009F1DB6">
            <w:pPr>
              <w:rPr>
                <w:rFonts w:asciiTheme="minorHAnsi" w:hAnsiTheme="minorHAnsi" w:cstheme="minorHAnsi"/>
                <w:sz w:val="20"/>
                <w:szCs w:val="20"/>
                <w:rPrChange w:id="2258" w:author="Sue Simnor (EXT Idiom)" w:date="2024-08-13T18:37:00Z" w16du:dateUtc="2024-08-13T08:37:00Z">
                  <w:rPr>
                    <w:rFonts w:asciiTheme="minorHAnsi" w:hAnsiTheme="minorHAnsi" w:cstheme="minorHAnsi"/>
                    <w:sz w:val="20"/>
                    <w:szCs w:val="20"/>
                    <w:highlight w:val="lightGray"/>
                  </w:rPr>
                </w:rPrChange>
              </w:rPr>
            </w:pPr>
            <w:r w:rsidRPr="00516A49">
              <w:rPr>
                <w:rFonts w:asciiTheme="minorHAnsi" w:hAnsiTheme="minorHAnsi" w:cstheme="minorHAnsi"/>
                <w:b/>
                <w:bCs/>
                <w:sz w:val="20"/>
                <w:szCs w:val="20"/>
                <w:rPrChange w:id="2259" w:author="Sue Simnor (EXT Idiom)" w:date="2024-08-13T18:37:00Z" w16du:dateUtc="2024-08-13T08:37:00Z">
                  <w:rPr>
                    <w:rFonts w:asciiTheme="minorHAnsi" w:hAnsiTheme="minorHAnsi" w:cstheme="minorHAnsi"/>
                    <w:b/>
                    <w:bCs/>
                    <w:sz w:val="20"/>
                    <w:szCs w:val="20"/>
                    <w:highlight w:val="lightGray"/>
                  </w:rPr>
                </w:rPrChange>
              </w:rPr>
              <w:t>AND</w:t>
            </w:r>
            <w:r w:rsidRPr="00516A49">
              <w:rPr>
                <w:rFonts w:asciiTheme="minorHAnsi" w:hAnsiTheme="minorHAnsi" w:cstheme="minorHAnsi"/>
                <w:sz w:val="20"/>
                <w:szCs w:val="20"/>
                <w:rPrChange w:id="2260" w:author="Sue Simnor (EXT Idiom)" w:date="2024-08-13T18:37:00Z" w16du:dateUtc="2024-08-13T08:37:00Z">
                  <w:rPr>
                    <w:rFonts w:asciiTheme="minorHAnsi" w:hAnsiTheme="minorHAnsi" w:cstheme="minorHAnsi"/>
                    <w:sz w:val="20"/>
                    <w:szCs w:val="20"/>
                    <w:highlight w:val="lightGray"/>
                  </w:rPr>
                </w:rPrChange>
              </w:rPr>
              <w:t xml:space="preserve"> &lt;RenewalTypeCode&gt;=”1|AutoRenew</w:t>
            </w:r>
            <w:r w:rsidRPr="00174DA3">
              <w:rPr>
                <w:rFonts w:asciiTheme="minorHAnsi" w:hAnsiTheme="minorHAnsi" w:cstheme="minorHAnsi"/>
                <w:sz w:val="20"/>
                <w:szCs w:val="20"/>
              </w:rPr>
              <w:t xml:space="preserve">al” </w:t>
            </w:r>
            <w:r w:rsidR="00516A49" w:rsidRPr="00174DA3">
              <w:rPr>
                <w:rFonts w:asciiTheme="minorHAnsi" w:hAnsiTheme="minorHAnsi" w:cstheme="minorHAnsi"/>
                <w:sz w:val="20"/>
                <w:szCs w:val="20"/>
              </w:rPr>
              <w:t xml:space="preserve">and </w:t>
            </w:r>
            <w:r w:rsidR="00516A49" w:rsidRPr="005A4FB0">
              <w:rPr>
                <w:rFonts w:asciiTheme="minorHAnsi" w:hAnsiTheme="minorHAnsi" w:cstheme="minorHAnsi"/>
                <w:sz w:val="20"/>
                <w:szCs w:val="20"/>
              </w:rPr>
              <w:t xml:space="preserve">&lt;PaymentMethodCode&gt; NOT = </w:t>
            </w:r>
            <w:r w:rsidR="009C4523" w:rsidRPr="005A4FB0">
              <w:rPr>
                <w:rFonts w:asciiTheme="minorHAnsi" w:hAnsiTheme="minorHAnsi" w:cstheme="minorHAnsi"/>
                <w:sz w:val="20"/>
                <w:szCs w:val="20"/>
              </w:rPr>
              <w:t>“INV”</w:t>
            </w:r>
          </w:p>
          <w:p w14:paraId="5741F1C6" w14:textId="77777777" w:rsidR="00CE6605" w:rsidRDefault="00CE6605" w:rsidP="009F1DB6">
            <w:pPr>
              <w:rPr>
                <w:ins w:id="2261" w:author="Sue Simnor (EXT Idiom)" w:date="2024-08-13T15:47:00Z" w16du:dateUtc="2024-08-13T05:47:00Z"/>
                <w:rFonts w:asciiTheme="minorHAnsi" w:hAnsiTheme="minorHAnsi" w:cstheme="minorHAnsi"/>
                <w:color w:val="000000" w:themeColor="text1"/>
                <w:sz w:val="20"/>
                <w:szCs w:val="20"/>
              </w:rPr>
            </w:pPr>
            <w:r w:rsidRPr="00516A49">
              <w:rPr>
                <w:rFonts w:asciiTheme="minorHAnsi" w:hAnsiTheme="minorHAnsi" w:cstheme="minorHAnsi"/>
                <w:b/>
                <w:bCs/>
                <w:color w:val="000000" w:themeColor="text1"/>
                <w:sz w:val="20"/>
                <w:szCs w:val="20"/>
                <w:rPrChange w:id="2262" w:author="Sue Simnor (EXT Idiom)" w:date="2024-08-13T18:37:00Z" w16du:dateUtc="2024-08-13T08:37:00Z">
                  <w:rPr>
                    <w:rFonts w:asciiTheme="minorHAnsi" w:hAnsiTheme="minorHAnsi" w:cstheme="minorHAnsi"/>
                    <w:b/>
                    <w:bCs/>
                    <w:color w:val="000000" w:themeColor="text1"/>
                    <w:sz w:val="20"/>
                    <w:szCs w:val="20"/>
                    <w:highlight w:val="lightGray"/>
                  </w:rPr>
                </w:rPrChange>
              </w:rPr>
              <w:t>THEN</w:t>
            </w:r>
            <w:r w:rsidRPr="00516A49">
              <w:rPr>
                <w:rFonts w:asciiTheme="minorHAnsi" w:hAnsiTheme="minorHAnsi" w:cstheme="minorHAnsi"/>
                <w:color w:val="000000" w:themeColor="text1"/>
                <w:sz w:val="20"/>
                <w:szCs w:val="20"/>
                <w:rPrChange w:id="2263" w:author="Sue Simnor (EXT Idiom)" w:date="2024-08-13T18:37:00Z" w16du:dateUtc="2024-08-13T08:37:00Z">
                  <w:rPr>
                    <w:rFonts w:asciiTheme="minorHAnsi" w:hAnsiTheme="minorHAnsi" w:cstheme="minorHAnsi"/>
                    <w:color w:val="000000" w:themeColor="text1"/>
                    <w:sz w:val="20"/>
                    <w:szCs w:val="20"/>
                    <w:highlight w:val="lightGray"/>
                  </w:rPr>
                </w:rPrChange>
              </w:rPr>
              <w:t xml:space="preserve"> display</w:t>
            </w:r>
          </w:p>
          <w:p w14:paraId="4C5566FC" w14:textId="77777777" w:rsidR="0075332C" w:rsidRDefault="0075332C" w:rsidP="009F1DB6">
            <w:pPr>
              <w:rPr>
                <w:ins w:id="2264" w:author="Sue Simnor (EXT Idiom)" w:date="2024-08-13T15:47:00Z" w16du:dateUtc="2024-08-13T05:47:00Z"/>
                <w:rFonts w:asciiTheme="minorHAnsi" w:hAnsiTheme="minorHAnsi" w:cstheme="minorHAnsi"/>
                <w:color w:val="000000" w:themeColor="text1"/>
                <w:sz w:val="20"/>
                <w:szCs w:val="20"/>
              </w:rPr>
            </w:pPr>
          </w:p>
          <w:p w14:paraId="3B5BDECC" w14:textId="6479BD92" w:rsidR="0075332C" w:rsidRPr="00720F8E" w:rsidRDefault="0075332C" w:rsidP="009F1DB6">
            <w:pPr>
              <w:rPr>
                <w:rFonts w:asciiTheme="minorHAnsi" w:hAnsiTheme="minorHAnsi" w:cstheme="minorHAnsi"/>
                <w:b/>
                <w:bCs/>
                <w:sz w:val="20"/>
                <w:szCs w:val="20"/>
              </w:rPr>
            </w:pPr>
          </w:p>
        </w:tc>
        <w:tc>
          <w:tcPr>
            <w:tcW w:w="1560" w:type="dxa"/>
          </w:tcPr>
          <w:p w14:paraId="2B19A7FD" w14:textId="77777777" w:rsidR="00CE6605" w:rsidRPr="0062534D" w:rsidRDefault="00CE6605" w:rsidP="009F1DB6">
            <w:pPr>
              <w:spacing w:after="120"/>
              <w:rPr>
                <w:rFonts w:asciiTheme="minorHAnsi" w:hAnsiTheme="minorHAnsi" w:cstheme="minorHAnsi"/>
                <w:color w:val="000000"/>
                <w:sz w:val="20"/>
                <w:szCs w:val="20"/>
              </w:rPr>
            </w:pPr>
            <w:r w:rsidRPr="0062534D">
              <w:rPr>
                <w:rFonts w:asciiTheme="minorHAnsi" w:hAnsiTheme="minorHAnsi" w:cstheme="minorHAnsi"/>
                <w:color w:val="000000"/>
                <w:sz w:val="20"/>
                <w:szCs w:val="20"/>
              </w:rPr>
              <w:t>Heading_1_COI</w:t>
            </w:r>
          </w:p>
          <w:p w14:paraId="1D05EBCF" w14:textId="77777777" w:rsidR="00CE6605" w:rsidRPr="0044689A" w:rsidRDefault="00CE6605" w:rsidP="00712A13">
            <w:pPr>
              <w:rPr>
                <w:rFonts w:ascii="Calibri" w:hAnsi="Calibri" w:cs="Calibri"/>
                <w:color w:val="000000"/>
                <w:sz w:val="20"/>
                <w:szCs w:val="20"/>
              </w:rPr>
            </w:pPr>
            <w:r w:rsidRPr="0044689A">
              <w:rPr>
                <w:rFonts w:ascii="Calibri" w:hAnsi="Calibri" w:cs="Calibri"/>
                <w:color w:val="000000"/>
                <w:sz w:val="20"/>
                <w:szCs w:val="20"/>
              </w:rPr>
              <w:t>Background:</w:t>
            </w:r>
          </w:p>
          <w:p w14:paraId="07341A4D" w14:textId="77777777" w:rsidR="00CE6605" w:rsidRPr="0044689A" w:rsidRDefault="00CE6605" w:rsidP="00712A13">
            <w:pPr>
              <w:rPr>
                <w:rFonts w:ascii="Calibri" w:hAnsi="Calibri" w:cs="Calibri"/>
                <w:color w:val="000000"/>
                <w:sz w:val="20"/>
                <w:szCs w:val="20"/>
              </w:rPr>
            </w:pPr>
            <w:r w:rsidRPr="0044689A">
              <w:rPr>
                <w:rFonts w:ascii="Calibri" w:hAnsi="Calibri" w:cs="Calibri"/>
                <w:color w:val="000000"/>
                <w:sz w:val="20"/>
                <w:szCs w:val="20"/>
              </w:rPr>
              <w:t>RGB Colour 255,204,0</w:t>
            </w:r>
          </w:p>
          <w:p w14:paraId="74E1B4FD" w14:textId="77777777" w:rsidR="00CE6605" w:rsidRPr="0044689A" w:rsidRDefault="00CE6605" w:rsidP="00712A13">
            <w:pPr>
              <w:rPr>
                <w:rFonts w:ascii="Calibri" w:hAnsi="Calibri" w:cs="Calibri"/>
                <w:color w:val="000000"/>
                <w:sz w:val="20"/>
                <w:szCs w:val="20"/>
              </w:rPr>
            </w:pPr>
            <w:r w:rsidRPr="0044689A">
              <w:rPr>
                <w:rFonts w:ascii="Calibri" w:hAnsi="Calibri" w:cs="Calibri"/>
                <w:color w:val="000000"/>
                <w:sz w:val="20"/>
                <w:szCs w:val="20"/>
              </w:rPr>
              <w:t>HEX Colour #FFCC00</w:t>
            </w:r>
          </w:p>
          <w:p w14:paraId="11E956E2" w14:textId="77777777" w:rsidR="00CE6605" w:rsidRPr="0044689A" w:rsidRDefault="00CE6605" w:rsidP="00712A13">
            <w:pPr>
              <w:rPr>
                <w:rFonts w:ascii="Calibri" w:eastAsia="Times New Roman" w:hAnsi="Calibri" w:cs="Calibri"/>
                <w:color w:val="000000"/>
                <w:kern w:val="0"/>
                <w:sz w:val="20"/>
                <w:szCs w:val="20"/>
                <w:lang w:eastAsia="en-US"/>
                <w14:ligatures w14:val="none"/>
              </w:rPr>
            </w:pPr>
            <w:r w:rsidRPr="0044689A">
              <w:rPr>
                <w:rFonts w:ascii="Calibri" w:hAnsi="Calibri" w:cs="Calibri"/>
                <w:color w:val="000000"/>
                <w:sz w:val="20"/>
                <w:szCs w:val="20"/>
              </w:rPr>
              <w:t>CMYK Colour 0/24/94/0</w:t>
            </w:r>
          </w:p>
          <w:p w14:paraId="4E7F18D7" w14:textId="591CCA6D" w:rsidR="00CE6605" w:rsidRPr="0062534D" w:rsidRDefault="00CE6605" w:rsidP="009F1DB6">
            <w:pPr>
              <w:spacing w:after="120"/>
              <w:rPr>
                <w:rFonts w:asciiTheme="minorHAnsi" w:hAnsiTheme="minorHAnsi" w:cstheme="minorHAnsi"/>
                <w:color w:val="000000"/>
                <w:sz w:val="20"/>
                <w:szCs w:val="20"/>
              </w:rPr>
            </w:pPr>
          </w:p>
        </w:tc>
      </w:tr>
      <w:tr w:rsidR="00CE6605" w:rsidRPr="00720F8E" w14:paraId="6B96F9FE" w14:textId="77777777" w:rsidTr="0472516C">
        <w:trPr>
          <w:cantSplit/>
        </w:trPr>
        <w:tc>
          <w:tcPr>
            <w:tcW w:w="1013" w:type="dxa"/>
          </w:tcPr>
          <w:p w14:paraId="0C75199C" w14:textId="014DB530" w:rsidR="00CE6605" w:rsidRPr="00E02A63" w:rsidRDefault="00CE6605" w:rsidP="009F1DB6">
            <w:pPr>
              <w:rPr>
                <w:rFonts w:asciiTheme="minorHAnsi" w:hAnsiTheme="minorHAnsi" w:cstheme="minorHAnsi"/>
                <w:sz w:val="20"/>
                <w:rPrChange w:id="2265" w:author="Sue Simnor (EXT Idiom)" w:date="2024-08-13T18:37:00Z" w16du:dateUtc="2024-08-13T08:37:00Z">
                  <w:rPr>
                    <w:rFonts w:asciiTheme="minorHAnsi" w:hAnsiTheme="minorHAnsi" w:cstheme="minorHAnsi"/>
                    <w:sz w:val="20"/>
                    <w:highlight w:val="yellow"/>
                  </w:rPr>
                </w:rPrChange>
              </w:rPr>
            </w:pPr>
            <w:r w:rsidRPr="00E02A63">
              <w:rPr>
                <w:rFonts w:asciiTheme="minorHAnsi" w:hAnsiTheme="minorHAnsi" w:cstheme="minorHAnsi"/>
                <w:sz w:val="20"/>
                <w:rPrChange w:id="2266" w:author="Sue Simnor (EXT Idiom)" w:date="2024-08-13T18:37:00Z" w16du:dateUtc="2024-08-13T08:37:00Z">
                  <w:rPr>
                    <w:rFonts w:asciiTheme="minorHAnsi" w:hAnsiTheme="minorHAnsi" w:cstheme="minorHAnsi"/>
                    <w:sz w:val="20"/>
                    <w:highlight w:val="yellow"/>
                  </w:rPr>
                </w:rPrChange>
              </w:rPr>
              <w:t>PS4 V2</w:t>
            </w:r>
          </w:p>
        </w:tc>
        <w:tc>
          <w:tcPr>
            <w:tcW w:w="1676" w:type="dxa"/>
            <w:vMerge/>
          </w:tcPr>
          <w:p w14:paraId="03644014" w14:textId="77777777" w:rsidR="00CE6605" w:rsidRPr="00720F8E" w:rsidRDefault="00CE6605" w:rsidP="009F1DB6">
            <w:pPr>
              <w:tabs>
                <w:tab w:val="left" w:pos="1800"/>
              </w:tabs>
              <w:rPr>
                <w:rFonts w:asciiTheme="minorHAnsi" w:hAnsiTheme="minorHAnsi" w:cstheme="minorHAnsi"/>
                <w:sz w:val="20"/>
              </w:rPr>
            </w:pPr>
          </w:p>
        </w:tc>
        <w:tc>
          <w:tcPr>
            <w:tcW w:w="7654" w:type="dxa"/>
          </w:tcPr>
          <w:tbl>
            <w:tblPr>
              <w:tblpPr w:leftFromText="180" w:rightFromText="180" w:horzAnchor="margin" w:tblpY="394"/>
              <w:tblOverlap w:val="never"/>
              <w:tblW w:w="0" w:type="auto"/>
              <w:tblLayout w:type="fixed"/>
              <w:tblLook w:val="0000" w:firstRow="0" w:lastRow="0" w:firstColumn="0" w:lastColumn="0" w:noHBand="0" w:noVBand="0"/>
            </w:tblPr>
            <w:tblGrid>
              <w:gridCol w:w="6235"/>
            </w:tblGrid>
            <w:tr w:rsidR="00CE6605" w:rsidRPr="00720F8E" w14:paraId="335E7C41" w14:textId="77777777" w:rsidTr="0044689A">
              <w:trPr>
                <w:trHeight w:val="774"/>
              </w:trPr>
              <w:tc>
                <w:tcPr>
                  <w:tcW w:w="6235" w:type="dxa"/>
                  <w:shd w:val="clear" w:color="auto" w:fill="FFCC00"/>
                  <w:vAlign w:val="center"/>
                </w:tcPr>
                <w:p w14:paraId="37FB00E7" w14:textId="77777777" w:rsidR="00CE6605" w:rsidRPr="00720F8E" w:rsidRDefault="00CE6605" w:rsidP="00F900A0">
                  <w:pPr>
                    <w:pStyle w:val="Heading1COI"/>
                  </w:pPr>
                  <w:r w:rsidRPr="00720F8E">
                    <w:t>Pay now to renew your policy</w:t>
                  </w:r>
                </w:p>
              </w:tc>
            </w:tr>
          </w:tbl>
          <w:p w14:paraId="4AD19763" w14:textId="77777777" w:rsidR="00CE6605" w:rsidRPr="00720F8E" w:rsidRDefault="00CE6605" w:rsidP="009F1DB6">
            <w:pPr>
              <w:pStyle w:val="TableBodycopy"/>
              <w:rPr>
                <w:rFonts w:asciiTheme="minorHAnsi" w:hAnsiTheme="minorHAnsi" w:cstheme="minorHAnsi"/>
                <w:noProof/>
              </w:rPr>
            </w:pPr>
          </w:p>
        </w:tc>
        <w:tc>
          <w:tcPr>
            <w:tcW w:w="2693" w:type="dxa"/>
          </w:tcPr>
          <w:p w14:paraId="7F5EC5B1" w14:textId="77777777" w:rsidR="00CE6605" w:rsidRPr="009C4523" w:rsidRDefault="00CE6605" w:rsidP="009F1DB6">
            <w:pPr>
              <w:rPr>
                <w:rFonts w:asciiTheme="minorHAnsi" w:hAnsiTheme="minorHAnsi" w:cstheme="minorHAnsi"/>
                <w:sz w:val="20"/>
                <w:rPrChange w:id="2267" w:author="Sue Simnor (EXT Idiom)" w:date="2024-08-13T18:38:00Z" w16du:dateUtc="2024-08-13T08:38:00Z">
                  <w:rPr>
                    <w:rFonts w:asciiTheme="minorHAnsi" w:hAnsiTheme="minorHAnsi" w:cstheme="minorHAnsi"/>
                    <w:sz w:val="20"/>
                    <w:highlight w:val="lightGray"/>
                  </w:rPr>
                </w:rPrChange>
              </w:rPr>
            </w:pPr>
            <w:r w:rsidRPr="009C4523">
              <w:rPr>
                <w:rFonts w:asciiTheme="minorHAnsi" w:hAnsiTheme="minorHAnsi" w:cstheme="minorHAnsi"/>
                <w:b/>
                <w:bCs/>
                <w:sz w:val="20"/>
                <w:rPrChange w:id="2268" w:author="Sue Simnor (EXT Idiom)" w:date="2024-08-13T18:38:00Z" w16du:dateUtc="2024-08-13T08:38:00Z">
                  <w:rPr>
                    <w:rFonts w:asciiTheme="minorHAnsi" w:hAnsiTheme="minorHAnsi" w:cstheme="minorHAnsi"/>
                    <w:b/>
                    <w:bCs/>
                    <w:sz w:val="20"/>
                    <w:highlight w:val="lightGray"/>
                  </w:rPr>
                </w:rPrChange>
              </w:rPr>
              <w:t>ELSEIF</w:t>
            </w:r>
            <w:r w:rsidRPr="009C4523">
              <w:rPr>
                <w:rFonts w:asciiTheme="minorHAnsi" w:hAnsiTheme="minorHAnsi" w:cstheme="minorHAnsi"/>
                <w:sz w:val="20"/>
                <w:rPrChange w:id="2269" w:author="Sue Simnor (EXT Idiom)" w:date="2024-08-13T18:38:00Z" w16du:dateUtc="2024-08-13T08:38:00Z">
                  <w:rPr>
                    <w:rFonts w:asciiTheme="minorHAnsi" w:hAnsiTheme="minorHAnsi" w:cstheme="minorHAnsi"/>
                    <w:sz w:val="20"/>
                    <w:highlight w:val="lightGray"/>
                  </w:rPr>
                </w:rPrChange>
              </w:rPr>
              <w:t xml:space="preserve"> &lt;DocumentSubType&gt;= "Renewal" </w:t>
            </w:r>
          </w:p>
          <w:p w14:paraId="38CA2BCB" w14:textId="7D246471" w:rsidR="004F1A59" w:rsidRPr="00F73791" w:rsidRDefault="00CE6605" w:rsidP="004F1A59">
            <w:pPr>
              <w:rPr>
                <w:ins w:id="2270" w:author="Sue Simnor (EXT Idiom)" w:date="2024-08-13T18:39:00Z" w16du:dateUtc="2024-08-13T08:39:00Z"/>
                <w:rFonts w:asciiTheme="minorHAnsi" w:hAnsiTheme="minorHAnsi" w:cstheme="minorHAnsi"/>
                <w:sz w:val="20"/>
              </w:rPr>
            </w:pPr>
            <w:r w:rsidRPr="009C4523">
              <w:rPr>
                <w:rFonts w:asciiTheme="minorHAnsi" w:hAnsiTheme="minorHAnsi" w:cstheme="minorHAnsi"/>
                <w:b/>
                <w:bCs/>
                <w:sz w:val="20"/>
                <w:rPrChange w:id="2271" w:author="Sue Simnor (EXT Idiom)" w:date="2024-08-13T18:38:00Z" w16du:dateUtc="2024-08-13T08:38:00Z">
                  <w:rPr>
                    <w:rFonts w:asciiTheme="minorHAnsi" w:hAnsiTheme="minorHAnsi" w:cstheme="minorHAnsi"/>
                    <w:b/>
                    <w:bCs/>
                    <w:sz w:val="20"/>
                    <w:highlight w:val="lightGray"/>
                  </w:rPr>
                </w:rPrChange>
              </w:rPr>
              <w:t>AND</w:t>
            </w:r>
            <w:r w:rsidRPr="009C4523">
              <w:rPr>
                <w:rFonts w:asciiTheme="minorHAnsi" w:hAnsiTheme="minorHAnsi" w:cstheme="minorHAnsi"/>
                <w:sz w:val="20"/>
                <w:rPrChange w:id="2272" w:author="Sue Simnor (EXT Idiom)" w:date="2024-08-13T18:38:00Z" w16du:dateUtc="2024-08-13T08:38:00Z">
                  <w:rPr>
                    <w:rFonts w:asciiTheme="minorHAnsi" w:hAnsiTheme="minorHAnsi" w:cstheme="minorHAnsi"/>
                    <w:sz w:val="20"/>
                    <w:highlight w:val="lightGray"/>
                  </w:rPr>
                </w:rPrChange>
              </w:rPr>
              <w:t xml:space="preserve"> </w:t>
            </w:r>
            <w:r w:rsidRPr="009C4523">
              <w:rPr>
                <w:rFonts w:asciiTheme="minorHAnsi" w:eastAsia="Calibri" w:hAnsiTheme="minorHAnsi" w:cstheme="minorHAnsi"/>
                <w:sz w:val="20"/>
                <w:szCs w:val="20"/>
                <w:rPrChange w:id="2273" w:author="Sue Simnor (EXT Idiom)" w:date="2024-08-13T18:38:00Z" w16du:dateUtc="2024-08-13T08:38:00Z">
                  <w:rPr>
                    <w:rFonts w:asciiTheme="minorHAnsi" w:eastAsia="Calibri" w:hAnsiTheme="minorHAnsi" w:cstheme="minorHAnsi"/>
                    <w:sz w:val="20"/>
                    <w:szCs w:val="20"/>
                    <w:highlight w:val="lightGray"/>
                  </w:rPr>
                </w:rPrChange>
              </w:rPr>
              <w:t>&lt;PaymentMethodCode&gt; = “</w:t>
            </w:r>
            <w:r w:rsidRPr="005A4FB0">
              <w:rPr>
                <w:rFonts w:asciiTheme="minorHAnsi" w:eastAsia="Calibri" w:hAnsiTheme="minorHAnsi" w:cstheme="minorHAnsi"/>
                <w:sz w:val="20"/>
                <w:szCs w:val="20"/>
                <w:rPrChange w:id="2274" w:author="Sue Simnor (EXT Idiom)" w:date="2024-09-12T16:32:00Z" w16du:dateUtc="2024-09-12T06:32:00Z">
                  <w:rPr>
                    <w:rFonts w:asciiTheme="minorHAnsi" w:eastAsia="Calibri" w:hAnsiTheme="minorHAnsi" w:cstheme="minorHAnsi"/>
                    <w:sz w:val="20"/>
                    <w:szCs w:val="20"/>
                    <w:highlight w:val="lightGray"/>
                  </w:rPr>
                </w:rPrChange>
              </w:rPr>
              <w:t>INV</w:t>
            </w:r>
            <w:r w:rsidRPr="00174DA3">
              <w:rPr>
                <w:rFonts w:asciiTheme="minorHAnsi" w:eastAsia="Calibri" w:hAnsiTheme="minorHAnsi" w:cstheme="minorHAnsi"/>
                <w:sz w:val="20"/>
                <w:szCs w:val="20"/>
              </w:rPr>
              <w:t>”</w:t>
            </w:r>
            <w:r w:rsidRPr="00174DA3">
              <w:rPr>
                <w:rFonts w:asciiTheme="minorHAnsi" w:hAnsiTheme="minorHAnsi" w:cstheme="minorHAnsi"/>
                <w:b/>
                <w:bCs/>
                <w:color w:val="000000" w:themeColor="text1"/>
                <w:sz w:val="20"/>
                <w:szCs w:val="20"/>
              </w:rPr>
              <w:t xml:space="preserve"> </w:t>
            </w:r>
            <w:r w:rsidR="004F1A59" w:rsidRPr="005A4FB0">
              <w:rPr>
                <w:rFonts w:asciiTheme="minorHAnsi" w:hAnsiTheme="minorHAnsi" w:cstheme="minorHAnsi"/>
                <w:b/>
                <w:bCs/>
                <w:color w:val="000000" w:themeColor="text1"/>
                <w:sz w:val="20"/>
                <w:szCs w:val="20"/>
              </w:rPr>
              <w:t xml:space="preserve"> </w:t>
            </w:r>
            <w:r w:rsidR="004F1A59" w:rsidRPr="005A4FB0">
              <w:rPr>
                <w:rFonts w:asciiTheme="minorHAnsi" w:hAnsiTheme="minorHAnsi" w:cstheme="minorHAnsi"/>
                <w:b/>
                <w:bCs/>
                <w:sz w:val="20"/>
              </w:rPr>
              <w:t>AND</w:t>
            </w:r>
            <w:r w:rsidR="004F1A59" w:rsidRPr="005A4FB0">
              <w:rPr>
                <w:rFonts w:asciiTheme="minorHAnsi" w:hAnsiTheme="minorHAnsi" w:cstheme="minorHAnsi"/>
                <w:sz w:val="20"/>
              </w:rPr>
              <w:t xml:space="preserve"> &lt;</w:t>
            </w:r>
            <w:r w:rsidR="004F1A59" w:rsidRPr="005A4FB0">
              <w:rPr>
                <w:rFonts w:asciiTheme="minorHAnsi" w:hAnsiTheme="minorHAnsi" w:cstheme="minorHAnsi"/>
                <w:sz w:val="20"/>
                <w:szCs w:val="20"/>
              </w:rPr>
              <w:t>RenewalTypeCode</w:t>
            </w:r>
            <w:r w:rsidR="004F1A59" w:rsidRPr="005A4FB0">
              <w:rPr>
                <w:rFonts w:asciiTheme="minorHAnsi" w:hAnsiTheme="minorHAnsi" w:cstheme="minorHAnsi"/>
                <w:sz w:val="20"/>
              </w:rPr>
              <w:t>&gt; NOT =”2|ForceManualRenewal”</w:t>
            </w:r>
          </w:p>
          <w:p w14:paraId="4717754D" w14:textId="3EFEE93B" w:rsidR="00CE6605" w:rsidRPr="009C4523" w:rsidRDefault="00CE6605" w:rsidP="00F900A0">
            <w:pPr>
              <w:rPr>
                <w:rFonts w:asciiTheme="minorHAnsi" w:hAnsiTheme="minorHAnsi" w:cstheme="minorHAnsi"/>
                <w:b/>
                <w:bCs/>
                <w:color w:val="000000" w:themeColor="text1"/>
                <w:sz w:val="20"/>
                <w:szCs w:val="20"/>
                <w:rPrChange w:id="2275" w:author="Sue Simnor (EXT Idiom)" w:date="2024-08-13T18:38:00Z" w16du:dateUtc="2024-08-13T08:38:00Z">
                  <w:rPr>
                    <w:rFonts w:asciiTheme="minorHAnsi" w:hAnsiTheme="minorHAnsi" w:cstheme="minorHAnsi"/>
                    <w:b/>
                    <w:bCs/>
                    <w:color w:val="000000" w:themeColor="text1"/>
                    <w:sz w:val="20"/>
                    <w:szCs w:val="20"/>
                    <w:highlight w:val="lightGray"/>
                  </w:rPr>
                </w:rPrChange>
              </w:rPr>
            </w:pPr>
          </w:p>
          <w:p w14:paraId="375DEE8E" w14:textId="4486345D" w:rsidR="00CE6605" w:rsidRPr="009C4523" w:rsidRDefault="00CE6605" w:rsidP="00F900A0">
            <w:pPr>
              <w:rPr>
                <w:rFonts w:asciiTheme="minorHAnsi" w:hAnsiTheme="minorHAnsi" w:cstheme="minorHAnsi"/>
                <w:b/>
                <w:bCs/>
                <w:sz w:val="20"/>
                <w:szCs w:val="20"/>
              </w:rPr>
            </w:pPr>
            <w:r w:rsidRPr="009C4523">
              <w:rPr>
                <w:rFonts w:asciiTheme="minorHAnsi" w:hAnsiTheme="minorHAnsi" w:cstheme="minorHAnsi"/>
                <w:b/>
                <w:color w:val="000000" w:themeColor="text1"/>
                <w:sz w:val="20"/>
                <w:rPrChange w:id="2276" w:author="Sue Simnor (EXT Idiom)" w:date="2024-08-13T18:38:00Z" w16du:dateUtc="2024-08-13T08:38:00Z">
                  <w:rPr>
                    <w:rFonts w:asciiTheme="minorHAnsi" w:hAnsiTheme="minorHAnsi" w:cstheme="minorHAnsi"/>
                    <w:b/>
                    <w:color w:val="000000" w:themeColor="text1"/>
                    <w:sz w:val="20"/>
                    <w:highlight w:val="lightGray"/>
                  </w:rPr>
                </w:rPrChange>
              </w:rPr>
              <w:t>THEN</w:t>
            </w:r>
            <w:r w:rsidRPr="009C4523">
              <w:rPr>
                <w:rFonts w:asciiTheme="minorHAnsi" w:hAnsiTheme="minorHAnsi" w:cstheme="minorHAnsi"/>
                <w:color w:val="000000" w:themeColor="text1"/>
                <w:sz w:val="20"/>
                <w:rPrChange w:id="2277" w:author="Sue Simnor (EXT Idiom)" w:date="2024-08-13T18:38:00Z" w16du:dateUtc="2024-08-13T08:38:00Z">
                  <w:rPr>
                    <w:rFonts w:asciiTheme="minorHAnsi" w:hAnsiTheme="minorHAnsi" w:cstheme="minorHAnsi"/>
                    <w:color w:val="000000" w:themeColor="text1"/>
                    <w:sz w:val="20"/>
                    <w:highlight w:val="lightGray"/>
                  </w:rPr>
                </w:rPrChange>
              </w:rPr>
              <w:t xml:space="preserve"> display</w:t>
            </w:r>
          </w:p>
        </w:tc>
        <w:tc>
          <w:tcPr>
            <w:tcW w:w="1560" w:type="dxa"/>
          </w:tcPr>
          <w:p w14:paraId="1FEA0887" w14:textId="77777777" w:rsidR="00CE6605" w:rsidRPr="0062534D" w:rsidRDefault="00CE6605" w:rsidP="009F1DB6">
            <w:pPr>
              <w:spacing w:after="120"/>
              <w:rPr>
                <w:rFonts w:asciiTheme="minorHAnsi" w:hAnsiTheme="minorHAnsi" w:cstheme="minorHAnsi"/>
                <w:color w:val="000000"/>
                <w:sz w:val="20"/>
                <w:szCs w:val="20"/>
              </w:rPr>
            </w:pPr>
            <w:r w:rsidRPr="0062534D">
              <w:rPr>
                <w:rFonts w:asciiTheme="minorHAnsi" w:hAnsiTheme="minorHAnsi" w:cstheme="minorHAnsi"/>
                <w:color w:val="000000"/>
                <w:sz w:val="20"/>
                <w:szCs w:val="20"/>
              </w:rPr>
              <w:t>Heading_1_COI</w:t>
            </w:r>
          </w:p>
          <w:p w14:paraId="0EB6555A" w14:textId="77777777" w:rsidR="00CE6605" w:rsidRPr="0044689A" w:rsidRDefault="00CE6605" w:rsidP="00712A13">
            <w:pPr>
              <w:rPr>
                <w:rFonts w:ascii="Calibri" w:hAnsi="Calibri" w:cs="Calibri"/>
                <w:color w:val="000000"/>
                <w:sz w:val="20"/>
                <w:szCs w:val="20"/>
              </w:rPr>
            </w:pPr>
            <w:r w:rsidRPr="0044689A">
              <w:rPr>
                <w:rFonts w:ascii="Calibri" w:hAnsi="Calibri" w:cs="Calibri"/>
                <w:color w:val="000000"/>
                <w:sz w:val="20"/>
                <w:szCs w:val="20"/>
              </w:rPr>
              <w:t>Background:</w:t>
            </w:r>
          </w:p>
          <w:p w14:paraId="03F511D9" w14:textId="77777777" w:rsidR="00CE6605" w:rsidRPr="0044689A" w:rsidRDefault="00CE6605" w:rsidP="00712A13">
            <w:pPr>
              <w:rPr>
                <w:rFonts w:ascii="Calibri" w:hAnsi="Calibri" w:cs="Calibri"/>
                <w:color w:val="000000"/>
                <w:sz w:val="20"/>
                <w:szCs w:val="20"/>
              </w:rPr>
            </w:pPr>
            <w:r w:rsidRPr="0044689A">
              <w:rPr>
                <w:rFonts w:ascii="Calibri" w:hAnsi="Calibri" w:cs="Calibri"/>
                <w:color w:val="000000"/>
                <w:sz w:val="20"/>
                <w:szCs w:val="20"/>
              </w:rPr>
              <w:t>RGB Colour 255,204,0</w:t>
            </w:r>
          </w:p>
          <w:p w14:paraId="6BBA757D" w14:textId="77777777" w:rsidR="00CE6605" w:rsidRPr="0044689A" w:rsidRDefault="00CE6605" w:rsidP="00712A13">
            <w:pPr>
              <w:rPr>
                <w:rFonts w:ascii="Calibri" w:hAnsi="Calibri" w:cs="Calibri"/>
                <w:color w:val="000000"/>
                <w:sz w:val="20"/>
                <w:szCs w:val="20"/>
              </w:rPr>
            </w:pPr>
            <w:r w:rsidRPr="0044689A">
              <w:rPr>
                <w:rFonts w:ascii="Calibri" w:hAnsi="Calibri" w:cs="Calibri"/>
                <w:color w:val="000000"/>
                <w:sz w:val="20"/>
                <w:szCs w:val="20"/>
              </w:rPr>
              <w:t>HEX Colour #FFCC00</w:t>
            </w:r>
          </w:p>
          <w:p w14:paraId="6B3A3D6F" w14:textId="77777777" w:rsidR="00CE6605" w:rsidRPr="0044689A" w:rsidRDefault="00CE6605" w:rsidP="00712A13">
            <w:pPr>
              <w:rPr>
                <w:rFonts w:ascii="Calibri" w:eastAsia="Times New Roman" w:hAnsi="Calibri" w:cs="Calibri"/>
                <w:color w:val="000000"/>
                <w:kern w:val="0"/>
                <w:sz w:val="20"/>
                <w:szCs w:val="20"/>
                <w:lang w:eastAsia="en-US"/>
                <w14:ligatures w14:val="none"/>
              </w:rPr>
            </w:pPr>
            <w:r w:rsidRPr="0044689A">
              <w:rPr>
                <w:rFonts w:ascii="Calibri" w:hAnsi="Calibri" w:cs="Calibri"/>
                <w:color w:val="000000"/>
                <w:sz w:val="20"/>
                <w:szCs w:val="20"/>
              </w:rPr>
              <w:t>CMYK Colour 0/24/94/0</w:t>
            </w:r>
          </w:p>
          <w:p w14:paraId="29959C39" w14:textId="69E618C0" w:rsidR="00CE6605" w:rsidRPr="0062534D" w:rsidRDefault="00CE6605" w:rsidP="009F1DB6">
            <w:pPr>
              <w:spacing w:after="120"/>
              <w:rPr>
                <w:rFonts w:asciiTheme="minorHAnsi" w:hAnsiTheme="minorHAnsi" w:cstheme="minorHAnsi"/>
                <w:color w:val="000000"/>
                <w:sz w:val="20"/>
                <w:szCs w:val="20"/>
              </w:rPr>
            </w:pPr>
          </w:p>
        </w:tc>
      </w:tr>
      <w:tr w:rsidR="00CE6605" w:rsidRPr="00720F8E" w14:paraId="4A6B3735" w14:textId="77777777" w:rsidTr="0472516C">
        <w:trPr>
          <w:cantSplit/>
        </w:trPr>
        <w:tc>
          <w:tcPr>
            <w:tcW w:w="1013" w:type="dxa"/>
          </w:tcPr>
          <w:p w14:paraId="1A016376" w14:textId="6B93BE55" w:rsidR="00CE6605" w:rsidRPr="00E02A63" w:rsidRDefault="00CE6605" w:rsidP="009F1DB6">
            <w:pPr>
              <w:rPr>
                <w:rFonts w:asciiTheme="minorHAnsi" w:hAnsiTheme="minorHAnsi" w:cstheme="minorHAnsi"/>
                <w:sz w:val="20"/>
              </w:rPr>
            </w:pPr>
            <w:r w:rsidRPr="00E02A63">
              <w:rPr>
                <w:rFonts w:asciiTheme="minorHAnsi" w:hAnsiTheme="minorHAnsi" w:cstheme="minorHAnsi"/>
                <w:sz w:val="20"/>
              </w:rPr>
              <w:lastRenderedPageBreak/>
              <w:t>PS4 V3</w:t>
            </w:r>
          </w:p>
        </w:tc>
        <w:tc>
          <w:tcPr>
            <w:tcW w:w="1676" w:type="dxa"/>
            <w:vMerge/>
          </w:tcPr>
          <w:p w14:paraId="425165C8" w14:textId="77777777" w:rsidR="00CE6605" w:rsidRPr="00720F8E" w:rsidRDefault="00CE6605" w:rsidP="009F1DB6">
            <w:pPr>
              <w:tabs>
                <w:tab w:val="left" w:pos="1800"/>
              </w:tabs>
              <w:rPr>
                <w:rFonts w:asciiTheme="minorHAnsi" w:hAnsiTheme="minorHAnsi" w:cstheme="minorHAnsi"/>
                <w:sz w:val="20"/>
              </w:rPr>
            </w:pPr>
          </w:p>
        </w:tc>
        <w:tc>
          <w:tcPr>
            <w:tcW w:w="7654" w:type="dxa"/>
          </w:tcPr>
          <w:tbl>
            <w:tblPr>
              <w:tblpPr w:leftFromText="180" w:rightFromText="180" w:horzAnchor="margin" w:tblpY="394"/>
              <w:tblOverlap w:val="never"/>
              <w:tblW w:w="0" w:type="auto"/>
              <w:tblLayout w:type="fixed"/>
              <w:tblLook w:val="0000" w:firstRow="0" w:lastRow="0" w:firstColumn="0" w:lastColumn="0" w:noHBand="0" w:noVBand="0"/>
            </w:tblPr>
            <w:tblGrid>
              <w:gridCol w:w="6235"/>
            </w:tblGrid>
            <w:tr w:rsidR="00CE6605" w:rsidRPr="00720F8E" w14:paraId="58FA54D1" w14:textId="77777777" w:rsidTr="0044689A">
              <w:trPr>
                <w:trHeight w:val="774"/>
              </w:trPr>
              <w:tc>
                <w:tcPr>
                  <w:tcW w:w="6235" w:type="dxa"/>
                  <w:shd w:val="clear" w:color="auto" w:fill="FFCC00"/>
                  <w:vAlign w:val="center"/>
                </w:tcPr>
                <w:p w14:paraId="47BA812C" w14:textId="77777777" w:rsidR="00CE6605" w:rsidRPr="00720F8E" w:rsidRDefault="00CE6605" w:rsidP="00F900A0">
                  <w:pPr>
                    <w:pStyle w:val="Heading1COI"/>
                  </w:pPr>
                  <w:r w:rsidRPr="00720F8E">
                    <w:t>Contact us to renew your policy</w:t>
                  </w:r>
                </w:p>
              </w:tc>
            </w:tr>
          </w:tbl>
          <w:p w14:paraId="1694BBFB" w14:textId="77777777" w:rsidR="00CE6605" w:rsidRPr="00720F8E" w:rsidRDefault="00CE6605" w:rsidP="009F1DB6">
            <w:pPr>
              <w:pStyle w:val="TableBodycopy"/>
              <w:rPr>
                <w:rFonts w:asciiTheme="minorHAnsi" w:hAnsiTheme="minorHAnsi" w:cstheme="minorHAnsi"/>
                <w:noProof/>
              </w:rPr>
            </w:pPr>
          </w:p>
        </w:tc>
        <w:tc>
          <w:tcPr>
            <w:tcW w:w="2693" w:type="dxa"/>
          </w:tcPr>
          <w:p w14:paraId="1D221A45" w14:textId="77777777" w:rsidR="00CE6605" w:rsidRPr="009C4523" w:rsidRDefault="00CE6605" w:rsidP="009F1DB6">
            <w:pPr>
              <w:rPr>
                <w:rFonts w:asciiTheme="minorHAnsi" w:hAnsiTheme="minorHAnsi" w:cstheme="minorHAnsi"/>
                <w:sz w:val="20"/>
                <w:rPrChange w:id="2278" w:author="Sue Simnor (EXT Idiom)" w:date="2024-08-13T18:38:00Z" w16du:dateUtc="2024-08-13T08:38:00Z">
                  <w:rPr>
                    <w:rFonts w:asciiTheme="minorHAnsi" w:hAnsiTheme="minorHAnsi" w:cstheme="minorHAnsi"/>
                    <w:sz w:val="20"/>
                    <w:highlight w:val="lightGray"/>
                  </w:rPr>
                </w:rPrChange>
              </w:rPr>
            </w:pPr>
            <w:r w:rsidRPr="009C4523">
              <w:rPr>
                <w:rFonts w:asciiTheme="minorHAnsi" w:hAnsiTheme="minorHAnsi" w:cstheme="minorHAnsi"/>
                <w:b/>
                <w:bCs/>
                <w:sz w:val="20"/>
                <w:rPrChange w:id="2279" w:author="Sue Simnor (EXT Idiom)" w:date="2024-08-13T18:38:00Z" w16du:dateUtc="2024-08-13T08:38:00Z">
                  <w:rPr>
                    <w:rFonts w:asciiTheme="minorHAnsi" w:hAnsiTheme="minorHAnsi" w:cstheme="minorHAnsi"/>
                    <w:b/>
                    <w:bCs/>
                    <w:sz w:val="20"/>
                    <w:highlight w:val="lightGray"/>
                  </w:rPr>
                </w:rPrChange>
              </w:rPr>
              <w:t>ELSEIF</w:t>
            </w:r>
            <w:r w:rsidRPr="009C4523">
              <w:rPr>
                <w:rFonts w:asciiTheme="minorHAnsi" w:hAnsiTheme="minorHAnsi" w:cstheme="minorHAnsi"/>
                <w:sz w:val="20"/>
                <w:rPrChange w:id="2280" w:author="Sue Simnor (EXT Idiom)" w:date="2024-08-13T18:38:00Z" w16du:dateUtc="2024-08-13T08:38:00Z">
                  <w:rPr>
                    <w:rFonts w:asciiTheme="minorHAnsi" w:hAnsiTheme="minorHAnsi" w:cstheme="minorHAnsi"/>
                    <w:sz w:val="20"/>
                    <w:highlight w:val="lightGray"/>
                  </w:rPr>
                </w:rPrChange>
              </w:rPr>
              <w:t xml:space="preserve"> &lt;DocumentSubType&gt;= "Renewal"</w:t>
            </w:r>
          </w:p>
          <w:p w14:paraId="069CC27E" w14:textId="1DF9A7F6" w:rsidR="00CE6605" w:rsidRPr="009C4523" w:rsidRDefault="00CE6605" w:rsidP="009F1DB6">
            <w:pPr>
              <w:rPr>
                <w:rFonts w:asciiTheme="minorHAnsi" w:hAnsiTheme="minorHAnsi" w:cstheme="minorHAnsi"/>
                <w:sz w:val="20"/>
                <w:rPrChange w:id="2281" w:author="Sue Simnor (EXT Idiom)" w:date="2024-08-13T18:38:00Z" w16du:dateUtc="2024-08-13T08:38:00Z">
                  <w:rPr>
                    <w:rFonts w:asciiTheme="minorHAnsi" w:hAnsiTheme="minorHAnsi" w:cstheme="minorHAnsi"/>
                    <w:sz w:val="20"/>
                    <w:highlight w:val="lightGray"/>
                  </w:rPr>
                </w:rPrChange>
              </w:rPr>
            </w:pPr>
            <w:r w:rsidRPr="009C4523">
              <w:rPr>
                <w:rFonts w:asciiTheme="minorHAnsi" w:hAnsiTheme="minorHAnsi" w:cstheme="minorHAnsi"/>
                <w:b/>
                <w:bCs/>
                <w:sz w:val="20"/>
                <w:rPrChange w:id="2282" w:author="Sue Simnor (EXT Idiom)" w:date="2024-08-13T18:38:00Z" w16du:dateUtc="2024-08-13T08:38:00Z">
                  <w:rPr>
                    <w:rFonts w:asciiTheme="minorHAnsi" w:hAnsiTheme="minorHAnsi" w:cstheme="minorHAnsi"/>
                    <w:b/>
                    <w:bCs/>
                    <w:sz w:val="20"/>
                    <w:highlight w:val="lightGray"/>
                  </w:rPr>
                </w:rPrChange>
              </w:rPr>
              <w:t>AND</w:t>
            </w:r>
            <w:r w:rsidRPr="009C4523">
              <w:rPr>
                <w:rFonts w:asciiTheme="minorHAnsi" w:hAnsiTheme="minorHAnsi" w:cstheme="minorHAnsi"/>
                <w:sz w:val="20"/>
                <w:rPrChange w:id="2283" w:author="Sue Simnor (EXT Idiom)" w:date="2024-08-13T18:38:00Z" w16du:dateUtc="2024-08-13T08:38:00Z">
                  <w:rPr>
                    <w:rFonts w:asciiTheme="minorHAnsi" w:hAnsiTheme="minorHAnsi" w:cstheme="minorHAnsi"/>
                    <w:sz w:val="20"/>
                    <w:highlight w:val="lightGray"/>
                  </w:rPr>
                </w:rPrChange>
              </w:rPr>
              <w:t xml:space="preserve"> &lt;</w:t>
            </w:r>
            <w:r w:rsidRPr="009C4523">
              <w:rPr>
                <w:rFonts w:asciiTheme="minorHAnsi" w:hAnsiTheme="minorHAnsi" w:cstheme="minorHAnsi"/>
                <w:sz w:val="20"/>
                <w:szCs w:val="20"/>
                <w:rPrChange w:id="2284" w:author="Sue Simnor (EXT Idiom)" w:date="2024-08-13T18:38:00Z" w16du:dateUtc="2024-08-13T08:38:00Z">
                  <w:rPr>
                    <w:rFonts w:asciiTheme="minorHAnsi" w:hAnsiTheme="minorHAnsi" w:cstheme="minorHAnsi"/>
                    <w:sz w:val="20"/>
                    <w:szCs w:val="20"/>
                    <w:highlight w:val="lightGray"/>
                  </w:rPr>
                </w:rPrChange>
              </w:rPr>
              <w:t>RenewalTypeCode</w:t>
            </w:r>
            <w:r w:rsidRPr="009C4523">
              <w:rPr>
                <w:rFonts w:asciiTheme="minorHAnsi" w:hAnsiTheme="minorHAnsi" w:cstheme="minorHAnsi"/>
                <w:sz w:val="20"/>
                <w:rPrChange w:id="2285" w:author="Sue Simnor (EXT Idiom)" w:date="2024-08-13T18:38:00Z" w16du:dateUtc="2024-08-13T08:38:00Z">
                  <w:rPr>
                    <w:rFonts w:asciiTheme="minorHAnsi" w:hAnsiTheme="minorHAnsi" w:cstheme="minorHAnsi"/>
                    <w:sz w:val="20"/>
                    <w:highlight w:val="lightGray"/>
                  </w:rPr>
                </w:rPrChange>
              </w:rPr>
              <w:t>&gt;=”2|ForceManualRenewal”</w:t>
            </w:r>
          </w:p>
          <w:p w14:paraId="0BD2047A" w14:textId="0DAD3D32" w:rsidR="00CE6605" w:rsidRPr="009C4523" w:rsidRDefault="00CE6605" w:rsidP="009F1DB6">
            <w:pPr>
              <w:rPr>
                <w:rFonts w:asciiTheme="minorHAnsi" w:hAnsiTheme="minorHAnsi" w:cstheme="minorHAnsi"/>
                <w:sz w:val="20"/>
                <w:rPrChange w:id="2286" w:author="Sue Simnor (EXT Idiom)" w:date="2024-08-13T18:38:00Z" w16du:dateUtc="2024-08-13T08:38:00Z">
                  <w:rPr>
                    <w:rFonts w:asciiTheme="minorHAnsi" w:hAnsiTheme="minorHAnsi" w:cstheme="minorHAnsi"/>
                    <w:sz w:val="20"/>
                    <w:highlight w:val="lightGray"/>
                  </w:rPr>
                </w:rPrChange>
              </w:rPr>
            </w:pPr>
            <w:r w:rsidRPr="009C4523">
              <w:rPr>
                <w:rFonts w:asciiTheme="minorHAnsi" w:hAnsiTheme="minorHAnsi" w:cstheme="minorHAnsi"/>
                <w:b/>
                <w:color w:val="000000" w:themeColor="text1"/>
                <w:sz w:val="20"/>
                <w:rPrChange w:id="2287" w:author="Sue Simnor (EXT Idiom)" w:date="2024-08-13T18:38:00Z" w16du:dateUtc="2024-08-13T08:38:00Z">
                  <w:rPr>
                    <w:rFonts w:asciiTheme="minorHAnsi" w:hAnsiTheme="minorHAnsi" w:cstheme="minorHAnsi"/>
                    <w:b/>
                    <w:color w:val="000000" w:themeColor="text1"/>
                    <w:sz w:val="20"/>
                    <w:highlight w:val="lightGray"/>
                  </w:rPr>
                </w:rPrChange>
              </w:rPr>
              <w:t>THEN</w:t>
            </w:r>
            <w:r w:rsidRPr="009C4523">
              <w:rPr>
                <w:rFonts w:asciiTheme="minorHAnsi" w:hAnsiTheme="minorHAnsi" w:cstheme="minorHAnsi"/>
                <w:color w:val="000000" w:themeColor="text1"/>
                <w:sz w:val="20"/>
                <w:rPrChange w:id="2288" w:author="Sue Simnor (EXT Idiom)" w:date="2024-08-13T18:38:00Z" w16du:dateUtc="2024-08-13T08:38:00Z">
                  <w:rPr>
                    <w:rFonts w:asciiTheme="minorHAnsi" w:hAnsiTheme="minorHAnsi" w:cstheme="minorHAnsi"/>
                    <w:color w:val="000000" w:themeColor="text1"/>
                    <w:sz w:val="20"/>
                    <w:highlight w:val="lightGray"/>
                  </w:rPr>
                </w:rPrChange>
              </w:rPr>
              <w:t xml:space="preserve"> display</w:t>
            </w:r>
          </w:p>
          <w:p w14:paraId="0467ADF2" w14:textId="77777777" w:rsidR="00CE6605" w:rsidRPr="009C4523" w:rsidRDefault="00CE6605" w:rsidP="009F1DB6">
            <w:pPr>
              <w:rPr>
                <w:rFonts w:asciiTheme="minorHAnsi" w:hAnsiTheme="minorHAnsi" w:cstheme="minorHAnsi"/>
                <w:color w:val="000000"/>
                <w:sz w:val="20"/>
                <w:rPrChange w:id="2289" w:author="Sue Simnor (EXT Idiom)" w:date="2024-08-13T18:38:00Z" w16du:dateUtc="2024-08-13T08:38:00Z">
                  <w:rPr>
                    <w:rFonts w:asciiTheme="minorHAnsi" w:hAnsiTheme="minorHAnsi" w:cstheme="minorHAnsi"/>
                    <w:color w:val="000000"/>
                    <w:sz w:val="20"/>
                    <w:highlight w:val="lightGray"/>
                  </w:rPr>
                </w:rPrChange>
              </w:rPr>
            </w:pPr>
            <w:r w:rsidRPr="009C4523">
              <w:rPr>
                <w:rFonts w:asciiTheme="minorHAnsi" w:hAnsiTheme="minorHAnsi" w:cstheme="minorHAnsi"/>
                <w:b/>
                <w:bCs/>
                <w:color w:val="000000"/>
                <w:sz w:val="20"/>
                <w:rPrChange w:id="2290" w:author="Sue Simnor (EXT Idiom)" w:date="2024-08-13T18:38:00Z" w16du:dateUtc="2024-08-13T08:38:00Z">
                  <w:rPr>
                    <w:rFonts w:asciiTheme="minorHAnsi" w:hAnsiTheme="minorHAnsi" w:cstheme="minorHAnsi"/>
                    <w:b/>
                    <w:bCs/>
                    <w:color w:val="000000"/>
                    <w:sz w:val="20"/>
                    <w:highlight w:val="lightGray"/>
                  </w:rPr>
                </w:rPrChange>
              </w:rPr>
              <w:t>ELSE</w:t>
            </w:r>
            <w:r w:rsidRPr="009C4523">
              <w:rPr>
                <w:rFonts w:asciiTheme="minorHAnsi" w:hAnsiTheme="minorHAnsi" w:cstheme="minorHAnsi"/>
                <w:color w:val="000000"/>
                <w:sz w:val="20"/>
                <w:rPrChange w:id="2291" w:author="Sue Simnor (EXT Idiom)" w:date="2024-08-13T18:38:00Z" w16du:dateUtc="2024-08-13T08:38:00Z">
                  <w:rPr>
                    <w:rFonts w:asciiTheme="minorHAnsi" w:hAnsiTheme="minorHAnsi" w:cstheme="minorHAnsi"/>
                    <w:color w:val="000000"/>
                    <w:sz w:val="20"/>
                    <w:highlight w:val="lightGray"/>
                  </w:rPr>
                </w:rPrChange>
              </w:rPr>
              <w:t xml:space="preserve"> do not display</w:t>
            </w:r>
          </w:p>
          <w:p w14:paraId="1888DB7B" w14:textId="77777777" w:rsidR="00CE6605" w:rsidRPr="009C4523" w:rsidRDefault="00CE6605" w:rsidP="009F1DB6">
            <w:pPr>
              <w:rPr>
                <w:rFonts w:asciiTheme="minorHAnsi" w:hAnsiTheme="minorHAnsi" w:cstheme="minorHAnsi"/>
                <w:b/>
                <w:bCs/>
                <w:sz w:val="20"/>
                <w:szCs w:val="20"/>
              </w:rPr>
            </w:pPr>
            <w:r w:rsidRPr="009C4523">
              <w:rPr>
                <w:rFonts w:asciiTheme="minorHAnsi" w:hAnsiTheme="minorHAnsi" w:cstheme="minorHAnsi"/>
                <w:b/>
                <w:bCs/>
                <w:color w:val="000000"/>
                <w:sz w:val="20"/>
                <w:rPrChange w:id="2292" w:author="Sue Simnor (EXT Idiom)" w:date="2024-08-13T18:38:00Z" w16du:dateUtc="2024-08-13T08:38:00Z">
                  <w:rPr>
                    <w:rFonts w:asciiTheme="minorHAnsi" w:hAnsiTheme="minorHAnsi" w:cstheme="minorHAnsi"/>
                    <w:b/>
                    <w:bCs/>
                    <w:color w:val="000000"/>
                    <w:sz w:val="20"/>
                    <w:highlight w:val="lightGray"/>
                  </w:rPr>
                </w:rPrChange>
              </w:rPr>
              <w:t>ENDIF</w:t>
            </w:r>
          </w:p>
        </w:tc>
        <w:tc>
          <w:tcPr>
            <w:tcW w:w="1560" w:type="dxa"/>
          </w:tcPr>
          <w:p w14:paraId="1CDB28DD" w14:textId="77777777" w:rsidR="00CE6605" w:rsidRPr="00CE6605" w:rsidRDefault="00CE6605" w:rsidP="009F1DB6">
            <w:pPr>
              <w:spacing w:after="120"/>
              <w:rPr>
                <w:rFonts w:asciiTheme="minorHAnsi" w:hAnsiTheme="minorHAnsi" w:cstheme="minorHAnsi"/>
                <w:color w:val="000000"/>
                <w:sz w:val="20"/>
                <w:szCs w:val="20"/>
              </w:rPr>
            </w:pPr>
            <w:r w:rsidRPr="00CE6605">
              <w:rPr>
                <w:rFonts w:asciiTheme="minorHAnsi" w:hAnsiTheme="minorHAnsi" w:cstheme="minorHAnsi"/>
                <w:color w:val="000000"/>
                <w:sz w:val="20"/>
                <w:szCs w:val="20"/>
              </w:rPr>
              <w:t>Heading_1_COI</w:t>
            </w:r>
          </w:p>
          <w:p w14:paraId="07185EBB" w14:textId="77777777" w:rsidR="00CE6605" w:rsidRPr="0044689A" w:rsidRDefault="00CE6605" w:rsidP="00712A13">
            <w:pPr>
              <w:rPr>
                <w:rFonts w:ascii="Calibri" w:hAnsi="Calibri" w:cs="Calibri"/>
                <w:color w:val="000000"/>
                <w:sz w:val="20"/>
                <w:szCs w:val="20"/>
              </w:rPr>
            </w:pPr>
            <w:r w:rsidRPr="0044689A">
              <w:rPr>
                <w:rFonts w:ascii="Calibri" w:hAnsi="Calibri" w:cs="Calibri"/>
                <w:color w:val="000000"/>
                <w:sz w:val="20"/>
                <w:szCs w:val="20"/>
                <w:rPrChange w:id="2293" w:author="Sue Simnor (EXT Idiom)" w:date="2024-08-07T09:36:00Z" w16du:dateUtc="2024-08-06T23:36:00Z">
                  <w:rPr>
                    <w:rFonts w:ascii="Calibri" w:hAnsi="Calibri" w:cs="Calibri"/>
                    <w:color w:val="000000"/>
                    <w:sz w:val="20"/>
                    <w:szCs w:val="20"/>
                    <w:highlight w:val="darkYellow"/>
                  </w:rPr>
                </w:rPrChange>
              </w:rPr>
              <w:t>Background:</w:t>
            </w:r>
          </w:p>
          <w:p w14:paraId="4CF6D84A" w14:textId="77777777" w:rsidR="00CE6605" w:rsidRPr="0044689A" w:rsidRDefault="00CE6605" w:rsidP="00712A13">
            <w:pPr>
              <w:rPr>
                <w:rFonts w:ascii="Calibri" w:hAnsi="Calibri" w:cs="Calibri"/>
                <w:color w:val="000000"/>
                <w:sz w:val="20"/>
                <w:szCs w:val="20"/>
              </w:rPr>
            </w:pPr>
            <w:r w:rsidRPr="0044689A">
              <w:rPr>
                <w:rFonts w:ascii="Calibri" w:hAnsi="Calibri" w:cs="Calibri"/>
                <w:color w:val="000000"/>
                <w:sz w:val="20"/>
                <w:szCs w:val="20"/>
              </w:rPr>
              <w:t>RGB Colour 255,204,0</w:t>
            </w:r>
          </w:p>
          <w:p w14:paraId="34D47D1A" w14:textId="77777777" w:rsidR="00CE6605" w:rsidRPr="0044689A" w:rsidRDefault="00CE6605" w:rsidP="00712A13">
            <w:pPr>
              <w:rPr>
                <w:rFonts w:ascii="Calibri" w:hAnsi="Calibri" w:cs="Calibri"/>
                <w:color w:val="000000"/>
                <w:sz w:val="20"/>
                <w:szCs w:val="20"/>
              </w:rPr>
            </w:pPr>
            <w:r w:rsidRPr="0044689A">
              <w:rPr>
                <w:rFonts w:ascii="Calibri" w:hAnsi="Calibri" w:cs="Calibri"/>
                <w:color w:val="000000"/>
                <w:sz w:val="20"/>
                <w:szCs w:val="20"/>
              </w:rPr>
              <w:t>HEX Colour #FFCC00</w:t>
            </w:r>
          </w:p>
          <w:p w14:paraId="56D02FB3" w14:textId="77777777" w:rsidR="00CE6605" w:rsidRPr="0044689A" w:rsidRDefault="00CE6605" w:rsidP="00712A13">
            <w:pPr>
              <w:rPr>
                <w:rFonts w:ascii="Calibri" w:eastAsia="Times New Roman" w:hAnsi="Calibri" w:cs="Calibri"/>
                <w:color w:val="000000"/>
                <w:kern w:val="0"/>
                <w:sz w:val="20"/>
                <w:szCs w:val="20"/>
                <w:lang w:eastAsia="en-US"/>
                <w14:ligatures w14:val="none"/>
              </w:rPr>
            </w:pPr>
            <w:r w:rsidRPr="0044689A">
              <w:rPr>
                <w:rFonts w:ascii="Calibri" w:hAnsi="Calibri" w:cs="Calibri"/>
                <w:color w:val="000000"/>
                <w:sz w:val="20"/>
                <w:szCs w:val="20"/>
              </w:rPr>
              <w:t>CMYK Colour 0/24/94/0</w:t>
            </w:r>
          </w:p>
          <w:p w14:paraId="5558CADC" w14:textId="06C9E64E" w:rsidR="00CE6605" w:rsidRPr="00CE6605" w:rsidRDefault="00CE6605" w:rsidP="009F1DB6">
            <w:pPr>
              <w:spacing w:after="120"/>
              <w:rPr>
                <w:rFonts w:asciiTheme="minorHAnsi" w:hAnsiTheme="minorHAnsi" w:cstheme="minorHAnsi"/>
                <w:color w:val="000000"/>
                <w:sz w:val="20"/>
                <w:szCs w:val="20"/>
              </w:rPr>
            </w:pPr>
          </w:p>
        </w:tc>
      </w:tr>
      <w:tr w:rsidR="00FF5954" w:rsidRPr="00720F8E" w14:paraId="076C49E7" w14:textId="77777777" w:rsidTr="0472516C">
        <w:trPr>
          <w:cantSplit/>
        </w:trPr>
        <w:tc>
          <w:tcPr>
            <w:tcW w:w="1013" w:type="dxa"/>
          </w:tcPr>
          <w:p w14:paraId="0E31CB91" w14:textId="368D6CB8" w:rsidR="00FF5954" w:rsidRPr="00E02A63" w:rsidRDefault="00FF5954" w:rsidP="009F1DB6">
            <w:pPr>
              <w:rPr>
                <w:rFonts w:asciiTheme="minorHAnsi" w:hAnsiTheme="minorHAnsi" w:cstheme="minorHAnsi"/>
                <w:sz w:val="20"/>
                <w:rPrChange w:id="2294" w:author="Sue Simnor (EXT Idiom)" w:date="2024-08-13T18:37:00Z" w16du:dateUtc="2024-08-13T08:37:00Z">
                  <w:rPr>
                    <w:rFonts w:asciiTheme="minorHAnsi" w:hAnsiTheme="minorHAnsi" w:cstheme="minorHAnsi"/>
                    <w:sz w:val="20"/>
                    <w:highlight w:val="yellow"/>
                  </w:rPr>
                </w:rPrChange>
              </w:rPr>
            </w:pPr>
            <w:r w:rsidRPr="00E02A63">
              <w:rPr>
                <w:rFonts w:asciiTheme="minorHAnsi" w:hAnsiTheme="minorHAnsi" w:cstheme="minorHAnsi"/>
                <w:sz w:val="20"/>
                <w:rPrChange w:id="2295" w:author="Sue Simnor (EXT Idiom)" w:date="2024-08-13T18:37:00Z" w16du:dateUtc="2024-08-13T08:37:00Z">
                  <w:rPr>
                    <w:rFonts w:asciiTheme="minorHAnsi" w:hAnsiTheme="minorHAnsi" w:cstheme="minorHAnsi"/>
                    <w:sz w:val="20"/>
                    <w:highlight w:val="yellow"/>
                  </w:rPr>
                </w:rPrChange>
              </w:rPr>
              <w:t>PS5 V1</w:t>
            </w:r>
          </w:p>
        </w:tc>
        <w:tc>
          <w:tcPr>
            <w:tcW w:w="1676" w:type="dxa"/>
            <w:vMerge w:val="restart"/>
          </w:tcPr>
          <w:p w14:paraId="25F57370" w14:textId="77777777" w:rsidR="00FF5954" w:rsidRPr="00FF5954" w:rsidRDefault="00FF5954" w:rsidP="009F1DB6">
            <w:pPr>
              <w:tabs>
                <w:tab w:val="left" w:pos="1800"/>
              </w:tabs>
              <w:rPr>
                <w:rFonts w:asciiTheme="minorHAnsi" w:hAnsiTheme="minorHAnsi" w:cstheme="minorHAnsi"/>
                <w:sz w:val="18"/>
                <w:szCs w:val="18"/>
              </w:rPr>
            </w:pPr>
            <w:r w:rsidRPr="00FF5954">
              <w:rPr>
                <w:rFonts w:asciiTheme="minorHAnsi" w:hAnsiTheme="minorHAnsi" w:cstheme="minorHAnsi"/>
                <w:sz w:val="18"/>
                <w:szCs w:val="18"/>
              </w:rPr>
              <w:t>&lt;DocumentSubType&gt; &lt;RenewalTypeCode&gt;</w:t>
            </w:r>
          </w:p>
          <w:p w14:paraId="0B03B6F6" w14:textId="7609AA61" w:rsidR="00FF5954" w:rsidRPr="00FF5954" w:rsidRDefault="00FF5954" w:rsidP="009F1DB6">
            <w:pPr>
              <w:tabs>
                <w:tab w:val="left" w:pos="1800"/>
              </w:tabs>
              <w:rPr>
                <w:rFonts w:asciiTheme="minorHAnsi" w:hAnsiTheme="minorHAnsi" w:cstheme="minorHAnsi"/>
                <w:sz w:val="18"/>
                <w:szCs w:val="18"/>
              </w:rPr>
            </w:pPr>
            <w:r w:rsidRPr="0044689A">
              <w:rPr>
                <w:rFonts w:asciiTheme="minorHAnsi" w:eastAsia="Calibri" w:hAnsiTheme="minorHAnsi" w:cstheme="minorHAnsi"/>
                <w:sz w:val="18"/>
                <w:szCs w:val="18"/>
              </w:rPr>
              <w:t>&lt;PaymentMethodCode&gt;</w:t>
            </w:r>
          </w:p>
          <w:p w14:paraId="180B59C1" w14:textId="6A90AD2D" w:rsidR="00FF5954" w:rsidRPr="00FF5954" w:rsidRDefault="00FF5954" w:rsidP="003D241C">
            <w:pPr>
              <w:tabs>
                <w:tab w:val="left" w:pos="1800"/>
              </w:tabs>
              <w:rPr>
                <w:rFonts w:asciiTheme="minorHAnsi" w:hAnsiTheme="minorHAnsi" w:cstheme="minorHAnsi"/>
                <w:sz w:val="18"/>
                <w:szCs w:val="18"/>
              </w:rPr>
            </w:pPr>
            <w:r w:rsidRPr="00FF5954">
              <w:rPr>
                <w:rFonts w:asciiTheme="minorHAnsi" w:hAnsiTheme="minorHAnsi" w:cstheme="minorHAnsi"/>
                <w:sz w:val="18"/>
                <w:szCs w:val="18"/>
              </w:rPr>
              <w:t xml:space="preserve">&lt;PaymentFrequencyCode&gt; </w:t>
            </w:r>
          </w:p>
          <w:p w14:paraId="067F0FDE" w14:textId="375EE8B6" w:rsidR="00FF5954" w:rsidRPr="00FF5954" w:rsidRDefault="00FF5954" w:rsidP="003D241C">
            <w:pPr>
              <w:tabs>
                <w:tab w:val="left" w:pos="1800"/>
              </w:tabs>
              <w:rPr>
                <w:rFonts w:asciiTheme="minorHAnsi" w:hAnsiTheme="minorHAnsi" w:cstheme="minorHAnsi"/>
                <w:b/>
                <w:sz w:val="18"/>
                <w:szCs w:val="18"/>
              </w:rPr>
            </w:pPr>
            <w:r w:rsidRPr="0044689A">
              <w:rPr>
                <w:rStyle w:val="TableBodycopySBCOIChar"/>
                <w:rFonts w:asciiTheme="minorHAnsi" w:hAnsiTheme="minorHAnsi" w:cstheme="minorHAnsi"/>
                <w:b w:val="0"/>
                <w:bCs w:val="0"/>
              </w:rPr>
              <w:t>&lt;BrandPhoneNumberServicing&gt;</w:t>
            </w:r>
          </w:p>
          <w:p w14:paraId="02B5045C" w14:textId="2E87F0AF" w:rsidR="00FF5954" w:rsidRPr="00FF5954" w:rsidRDefault="00FF5954" w:rsidP="003D241C">
            <w:pPr>
              <w:tabs>
                <w:tab w:val="left" w:pos="1800"/>
              </w:tabs>
              <w:rPr>
                <w:rFonts w:asciiTheme="minorHAnsi" w:hAnsiTheme="minorHAnsi" w:cstheme="minorHAnsi"/>
                <w:sz w:val="18"/>
                <w:szCs w:val="18"/>
              </w:rPr>
            </w:pPr>
          </w:p>
          <w:p w14:paraId="275B2EF4" w14:textId="53A836D6" w:rsidR="00FF5954" w:rsidRPr="00FF5954" w:rsidRDefault="00FF5954" w:rsidP="00D97586">
            <w:pPr>
              <w:tabs>
                <w:tab w:val="left" w:pos="1800"/>
              </w:tabs>
              <w:rPr>
                <w:rFonts w:asciiTheme="minorHAnsi" w:hAnsiTheme="minorHAnsi" w:cstheme="minorHAnsi"/>
                <w:sz w:val="18"/>
                <w:szCs w:val="18"/>
              </w:rPr>
            </w:pPr>
          </w:p>
        </w:tc>
        <w:tc>
          <w:tcPr>
            <w:tcW w:w="7654" w:type="dxa"/>
          </w:tcPr>
          <w:tbl>
            <w:tblPr>
              <w:tblpPr w:leftFromText="180" w:rightFromText="180" w:horzAnchor="margin" w:tblpY="394"/>
              <w:tblOverlap w:val="never"/>
              <w:tblW w:w="0" w:type="auto"/>
              <w:tblLayout w:type="fixed"/>
              <w:tblLook w:val="0000" w:firstRow="0" w:lastRow="0" w:firstColumn="0" w:lastColumn="0" w:noHBand="0" w:noVBand="0"/>
            </w:tblPr>
            <w:tblGrid>
              <w:gridCol w:w="6235"/>
            </w:tblGrid>
            <w:tr w:rsidR="00FF5954" w:rsidRPr="00720F8E" w14:paraId="5673B8DF" w14:textId="77777777">
              <w:trPr>
                <w:trHeight w:val="774"/>
              </w:trPr>
              <w:tc>
                <w:tcPr>
                  <w:tcW w:w="6235" w:type="dxa"/>
                </w:tcPr>
                <w:p w14:paraId="7024FFBC" w14:textId="77777777" w:rsidR="00FF5954" w:rsidRPr="00720F8E" w:rsidRDefault="00FF5954" w:rsidP="009F1DB6">
                  <w:pPr>
                    <w:pStyle w:val="TableBodycopySCOI"/>
                  </w:pPr>
                  <w:r w:rsidRPr="00720F8E">
                    <w:t>*If no changes are required and your premium payments are up to date.</w:t>
                  </w:r>
                </w:p>
              </w:tc>
            </w:tr>
          </w:tbl>
          <w:p w14:paraId="30881A4E" w14:textId="77777777" w:rsidR="00FF5954" w:rsidRPr="00720F8E" w:rsidRDefault="00FF5954" w:rsidP="009F1DB6">
            <w:pPr>
              <w:pStyle w:val="TableBodycopySCOI"/>
            </w:pPr>
          </w:p>
        </w:tc>
        <w:tc>
          <w:tcPr>
            <w:tcW w:w="2693" w:type="dxa"/>
          </w:tcPr>
          <w:p w14:paraId="7065ED43" w14:textId="6A6F7771" w:rsidR="00FF5954" w:rsidRPr="009E32DB" w:rsidRDefault="00FF5954" w:rsidP="009F1DB6">
            <w:pPr>
              <w:rPr>
                <w:rFonts w:asciiTheme="minorHAnsi" w:hAnsiTheme="minorHAnsi" w:cstheme="minorHAnsi"/>
                <w:sz w:val="20"/>
                <w:szCs w:val="20"/>
                <w:rPrChange w:id="2296" w:author="Sue Simnor (EXT Idiom)" w:date="2024-08-13T18:42:00Z" w16du:dateUtc="2024-08-13T08:42:00Z">
                  <w:rPr>
                    <w:rFonts w:asciiTheme="minorHAnsi" w:hAnsiTheme="minorHAnsi" w:cstheme="minorHAnsi"/>
                    <w:sz w:val="20"/>
                    <w:szCs w:val="20"/>
                    <w:highlight w:val="lightGray"/>
                  </w:rPr>
                </w:rPrChange>
              </w:rPr>
            </w:pPr>
            <w:r w:rsidRPr="009E32DB">
              <w:rPr>
                <w:rFonts w:asciiTheme="minorHAnsi" w:hAnsiTheme="minorHAnsi" w:cstheme="minorHAnsi"/>
                <w:b/>
                <w:bCs/>
                <w:sz w:val="20"/>
                <w:szCs w:val="20"/>
                <w:rPrChange w:id="2297" w:author="Sue Simnor (EXT Idiom)" w:date="2024-08-13T18:42:00Z" w16du:dateUtc="2024-08-13T08:42:00Z">
                  <w:rPr>
                    <w:rFonts w:asciiTheme="minorHAnsi" w:hAnsiTheme="minorHAnsi" w:cstheme="minorHAnsi"/>
                    <w:b/>
                    <w:bCs/>
                    <w:sz w:val="20"/>
                    <w:szCs w:val="20"/>
                    <w:highlight w:val="lightGray"/>
                  </w:rPr>
                </w:rPrChange>
              </w:rPr>
              <w:t>IF</w:t>
            </w:r>
            <w:r w:rsidRPr="009E32DB">
              <w:rPr>
                <w:rFonts w:asciiTheme="minorHAnsi" w:hAnsiTheme="minorHAnsi" w:cstheme="minorHAnsi"/>
                <w:sz w:val="20"/>
                <w:szCs w:val="20"/>
                <w:rPrChange w:id="2298" w:author="Sue Simnor (EXT Idiom)" w:date="2024-08-13T18:42:00Z" w16du:dateUtc="2024-08-13T08:42:00Z">
                  <w:rPr>
                    <w:rFonts w:asciiTheme="minorHAnsi" w:hAnsiTheme="minorHAnsi" w:cstheme="minorHAnsi"/>
                    <w:sz w:val="20"/>
                    <w:szCs w:val="20"/>
                    <w:highlight w:val="lightGray"/>
                  </w:rPr>
                </w:rPrChange>
              </w:rPr>
              <w:t xml:space="preserve"> &lt;DocumentSubType&gt;= "Renewal" </w:t>
            </w:r>
            <w:r w:rsidRPr="009E32DB">
              <w:rPr>
                <w:rFonts w:asciiTheme="minorHAnsi" w:hAnsiTheme="minorHAnsi" w:cstheme="minorHAnsi"/>
                <w:b/>
                <w:bCs/>
                <w:sz w:val="20"/>
                <w:szCs w:val="20"/>
                <w:rPrChange w:id="2299" w:author="Sue Simnor (EXT Idiom)" w:date="2024-08-13T18:42:00Z" w16du:dateUtc="2024-08-13T08:42:00Z">
                  <w:rPr>
                    <w:rFonts w:asciiTheme="minorHAnsi" w:hAnsiTheme="minorHAnsi" w:cstheme="minorHAnsi"/>
                    <w:b/>
                    <w:bCs/>
                    <w:sz w:val="20"/>
                    <w:szCs w:val="20"/>
                    <w:highlight w:val="lightGray"/>
                  </w:rPr>
                </w:rPrChange>
              </w:rPr>
              <w:t>AND</w:t>
            </w:r>
            <w:r w:rsidRPr="009E32DB">
              <w:rPr>
                <w:rFonts w:asciiTheme="minorHAnsi" w:hAnsiTheme="minorHAnsi" w:cstheme="minorHAnsi"/>
                <w:sz w:val="20"/>
                <w:szCs w:val="20"/>
                <w:rPrChange w:id="2300" w:author="Sue Simnor (EXT Idiom)" w:date="2024-08-13T18:42:00Z" w16du:dateUtc="2024-08-13T08:42:00Z">
                  <w:rPr>
                    <w:rFonts w:asciiTheme="minorHAnsi" w:hAnsiTheme="minorHAnsi" w:cstheme="minorHAnsi"/>
                    <w:sz w:val="20"/>
                    <w:szCs w:val="20"/>
                    <w:highlight w:val="lightGray"/>
                  </w:rPr>
                </w:rPrChange>
              </w:rPr>
              <w:t xml:space="preserve"> &lt;RenewalTypeCode&gt;=”1|AutoRenewal”</w:t>
            </w:r>
          </w:p>
          <w:p w14:paraId="2EEB750A" w14:textId="4871F3E9" w:rsidR="00FF5954" w:rsidRPr="009E32DB" w:rsidRDefault="00FF5954" w:rsidP="009F1DB6">
            <w:pPr>
              <w:rPr>
                <w:rFonts w:asciiTheme="minorHAnsi" w:hAnsiTheme="minorHAnsi" w:cstheme="minorHAnsi"/>
                <w:b/>
                <w:bCs/>
                <w:sz w:val="20"/>
              </w:rPr>
            </w:pPr>
            <w:r w:rsidRPr="009E32DB">
              <w:rPr>
                <w:rFonts w:asciiTheme="minorHAnsi" w:hAnsiTheme="minorHAnsi" w:cstheme="minorHAnsi"/>
                <w:b/>
                <w:bCs/>
                <w:color w:val="000000" w:themeColor="text1"/>
                <w:sz w:val="20"/>
                <w:szCs w:val="20"/>
                <w:rPrChange w:id="2301" w:author="Sue Simnor (EXT Idiom)" w:date="2024-08-13T18:42:00Z" w16du:dateUtc="2024-08-13T08:42:00Z">
                  <w:rPr>
                    <w:rFonts w:asciiTheme="minorHAnsi" w:hAnsiTheme="minorHAnsi" w:cstheme="minorHAnsi"/>
                    <w:b/>
                    <w:bCs/>
                    <w:color w:val="000000" w:themeColor="text1"/>
                    <w:sz w:val="20"/>
                    <w:szCs w:val="20"/>
                    <w:highlight w:val="lightGray"/>
                  </w:rPr>
                </w:rPrChange>
              </w:rPr>
              <w:t>THEN</w:t>
            </w:r>
            <w:r w:rsidRPr="009E32DB">
              <w:rPr>
                <w:rFonts w:asciiTheme="minorHAnsi" w:hAnsiTheme="minorHAnsi" w:cstheme="minorHAnsi"/>
                <w:color w:val="000000" w:themeColor="text1"/>
                <w:sz w:val="20"/>
                <w:szCs w:val="20"/>
                <w:rPrChange w:id="2302" w:author="Sue Simnor (EXT Idiom)" w:date="2024-08-13T18:42:00Z" w16du:dateUtc="2024-08-13T08:42:00Z">
                  <w:rPr>
                    <w:rFonts w:asciiTheme="minorHAnsi" w:hAnsiTheme="minorHAnsi" w:cstheme="minorHAnsi"/>
                    <w:color w:val="000000" w:themeColor="text1"/>
                    <w:sz w:val="20"/>
                    <w:szCs w:val="20"/>
                    <w:highlight w:val="lightGray"/>
                  </w:rPr>
                </w:rPrChange>
              </w:rPr>
              <w:t xml:space="preserve"> display</w:t>
            </w:r>
          </w:p>
        </w:tc>
        <w:tc>
          <w:tcPr>
            <w:tcW w:w="1560" w:type="dxa"/>
          </w:tcPr>
          <w:p w14:paraId="24164379" w14:textId="77777777" w:rsidR="00FF5954" w:rsidRDefault="00FF5954" w:rsidP="009F1DB6">
            <w:pPr>
              <w:spacing w:after="120"/>
              <w:rPr>
                <w:rFonts w:asciiTheme="minorHAnsi" w:hAnsiTheme="minorHAnsi" w:cstheme="minorHAnsi"/>
                <w:color w:val="000000"/>
                <w:sz w:val="20"/>
                <w:szCs w:val="20"/>
              </w:rPr>
            </w:pPr>
            <w:r w:rsidRPr="008035EE">
              <w:rPr>
                <w:rFonts w:asciiTheme="minorHAnsi" w:hAnsiTheme="minorHAnsi" w:cstheme="minorHAnsi"/>
                <w:color w:val="000000"/>
                <w:sz w:val="20"/>
                <w:szCs w:val="20"/>
              </w:rPr>
              <w:t>Table_Bodycopy_S_COI</w:t>
            </w:r>
          </w:p>
          <w:p w14:paraId="19F5D800" w14:textId="77777777" w:rsidR="00FF5954" w:rsidRPr="00720F8E" w:rsidRDefault="00FF5954" w:rsidP="009F1DB6">
            <w:pPr>
              <w:spacing w:after="120"/>
              <w:rPr>
                <w:rFonts w:asciiTheme="minorHAnsi" w:hAnsiTheme="minorHAnsi" w:cstheme="minorHAnsi"/>
                <w:color w:val="000000"/>
                <w:sz w:val="20"/>
                <w:szCs w:val="20"/>
              </w:rPr>
            </w:pPr>
          </w:p>
        </w:tc>
      </w:tr>
      <w:tr w:rsidR="00FF5954" w:rsidRPr="00720F8E" w14:paraId="0A144844" w14:textId="77777777" w:rsidTr="0472516C">
        <w:trPr>
          <w:cantSplit/>
        </w:trPr>
        <w:tc>
          <w:tcPr>
            <w:tcW w:w="1013" w:type="dxa"/>
          </w:tcPr>
          <w:p w14:paraId="605BC47C" w14:textId="56A71EF7" w:rsidR="00FF5954" w:rsidRPr="0044689A" w:rsidRDefault="00FF5954" w:rsidP="003D241C">
            <w:pPr>
              <w:rPr>
                <w:rFonts w:asciiTheme="minorHAnsi" w:hAnsiTheme="minorHAnsi" w:cstheme="minorHAnsi"/>
                <w:sz w:val="20"/>
                <w:rPrChange w:id="2303" w:author="Sue Simnor (EXT Idiom)" w:date="2024-08-07T09:37:00Z" w16du:dateUtc="2024-08-06T23:37:00Z">
                  <w:rPr>
                    <w:rFonts w:asciiTheme="minorHAnsi" w:hAnsiTheme="minorHAnsi" w:cstheme="minorHAnsi"/>
                    <w:sz w:val="20"/>
                    <w:highlight w:val="yellow"/>
                  </w:rPr>
                </w:rPrChange>
              </w:rPr>
            </w:pPr>
            <w:r w:rsidRPr="0044689A">
              <w:rPr>
                <w:rFonts w:asciiTheme="minorHAnsi" w:hAnsiTheme="minorHAnsi" w:cstheme="minorHAnsi"/>
                <w:sz w:val="20"/>
                <w:rPrChange w:id="2304" w:author="Sue Simnor (EXT Idiom)" w:date="2024-08-07T09:37:00Z" w16du:dateUtc="2024-08-06T23:37:00Z">
                  <w:rPr>
                    <w:rFonts w:asciiTheme="minorHAnsi" w:hAnsiTheme="minorHAnsi" w:cstheme="minorHAnsi"/>
                    <w:sz w:val="20"/>
                    <w:highlight w:val="yellow"/>
                  </w:rPr>
                </w:rPrChange>
              </w:rPr>
              <w:t>PS5 V2</w:t>
            </w:r>
          </w:p>
        </w:tc>
        <w:tc>
          <w:tcPr>
            <w:tcW w:w="1676" w:type="dxa"/>
            <w:vMerge/>
          </w:tcPr>
          <w:p w14:paraId="3B8DB146" w14:textId="4343B88A" w:rsidR="00FF5954" w:rsidRPr="00FF5954" w:rsidRDefault="00FF5954" w:rsidP="00D97586">
            <w:pPr>
              <w:tabs>
                <w:tab w:val="left" w:pos="1800"/>
              </w:tabs>
              <w:rPr>
                <w:rFonts w:asciiTheme="minorHAnsi" w:hAnsiTheme="minorHAnsi" w:cstheme="minorHAnsi"/>
                <w:b/>
                <w:sz w:val="18"/>
                <w:szCs w:val="18"/>
              </w:rPr>
            </w:pPr>
          </w:p>
        </w:tc>
        <w:tc>
          <w:tcPr>
            <w:tcW w:w="7654" w:type="dxa"/>
          </w:tcPr>
          <w:tbl>
            <w:tblPr>
              <w:tblpPr w:leftFromText="180" w:rightFromText="180" w:horzAnchor="margin" w:tblpY="394"/>
              <w:tblOverlap w:val="never"/>
              <w:tblW w:w="0" w:type="auto"/>
              <w:tblLayout w:type="fixed"/>
              <w:tblLook w:val="0000" w:firstRow="0" w:lastRow="0" w:firstColumn="0" w:lastColumn="0" w:noHBand="0" w:noVBand="0"/>
            </w:tblPr>
            <w:tblGrid>
              <w:gridCol w:w="6235"/>
            </w:tblGrid>
            <w:tr w:rsidR="00FF5954" w:rsidRPr="00720F8E" w14:paraId="5477731C" w14:textId="77777777">
              <w:trPr>
                <w:trHeight w:val="774"/>
              </w:trPr>
              <w:tc>
                <w:tcPr>
                  <w:tcW w:w="6235" w:type="dxa"/>
                </w:tcPr>
                <w:p w14:paraId="45D6974E" w14:textId="77777777" w:rsidR="00FF5954" w:rsidRPr="00464BA9" w:rsidRDefault="00FF5954" w:rsidP="003D241C">
                  <w:pPr>
                    <w:pStyle w:val="TableBodycopySCOI"/>
                  </w:pPr>
                  <w:r w:rsidRPr="00464BA9">
                    <w:t xml:space="preserve">Please contact us on </w:t>
                  </w:r>
                  <w:r w:rsidRPr="0044689A">
                    <w:rPr>
                      <w:rStyle w:val="TableBodycopySBCOIChar"/>
                      <w:sz w:val="16"/>
                      <w:szCs w:val="16"/>
                    </w:rPr>
                    <w:t>&lt;BrandPhoneNumberServicing&gt;</w:t>
                  </w:r>
                  <w:r w:rsidRPr="0044689A">
                    <w:rPr>
                      <w:sz w:val="15"/>
                      <w:szCs w:val="18"/>
                    </w:rPr>
                    <w:t xml:space="preserve"> </w:t>
                  </w:r>
                  <w:r w:rsidRPr="00464BA9">
                    <w:t>before the due date.</w:t>
                  </w:r>
                </w:p>
              </w:tc>
            </w:tr>
          </w:tbl>
          <w:p w14:paraId="0587E8F8" w14:textId="77777777" w:rsidR="00FF5954" w:rsidRPr="00720F8E" w:rsidRDefault="00FF5954" w:rsidP="003D241C">
            <w:pPr>
              <w:pStyle w:val="TableBodycopySCOI"/>
            </w:pPr>
          </w:p>
        </w:tc>
        <w:tc>
          <w:tcPr>
            <w:tcW w:w="2693" w:type="dxa"/>
          </w:tcPr>
          <w:p w14:paraId="29E37B89" w14:textId="77777777" w:rsidR="00FF5954" w:rsidRPr="009E32DB" w:rsidRDefault="00FF5954" w:rsidP="003D241C">
            <w:pPr>
              <w:rPr>
                <w:rFonts w:asciiTheme="minorHAnsi" w:hAnsiTheme="minorHAnsi" w:cstheme="minorHAnsi"/>
                <w:sz w:val="20"/>
                <w:szCs w:val="20"/>
                <w:rPrChange w:id="2305" w:author="Sue Simnor (EXT Idiom)" w:date="2024-08-13T18:42:00Z" w16du:dateUtc="2024-08-13T08:42:00Z">
                  <w:rPr>
                    <w:rFonts w:asciiTheme="minorHAnsi" w:hAnsiTheme="minorHAnsi" w:cstheme="minorHAnsi"/>
                    <w:sz w:val="20"/>
                    <w:szCs w:val="20"/>
                    <w:highlight w:val="lightGray"/>
                  </w:rPr>
                </w:rPrChange>
              </w:rPr>
            </w:pPr>
            <w:r w:rsidRPr="009E32DB">
              <w:rPr>
                <w:rFonts w:asciiTheme="minorHAnsi" w:hAnsiTheme="minorHAnsi" w:cstheme="minorHAnsi"/>
                <w:b/>
                <w:bCs/>
                <w:sz w:val="20"/>
                <w:szCs w:val="20"/>
                <w:rPrChange w:id="2306" w:author="Sue Simnor (EXT Idiom)" w:date="2024-08-13T18:42:00Z" w16du:dateUtc="2024-08-13T08:42:00Z">
                  <w:rPr>
                    <w:rFonts w:asciiTheme="minorHAnsi" w:hAnsiTheme="minorHAnsi" w:cstheme="minorHAnsi"/>
                    <w:b/>
                    <w:bCs/>
                    <w:sz w:val="20"/>
                    <w:szCs w:val="20"/>
                    <w:highlight w:val="lightGray"/>
                  </w:rPr>
                </w:rPrChange>
              </w:rPr>
              <w:t>ELSEIF</w:t>
            </w:r>
            <w:r w:rsidRPr="009E32DB">
              <w:rPr>
                <w:rFonts w:asciiTheme="minorHAnsi" w:hAnsiTheme="minorHAnsi" w:cstheme="minorHAnsi"/>
                <w:sz w:val="20"/>
                <w:szCs w:val="20"/>
                <w:rPrChange w:id="2307" w:author="Sue Simnor (EXT Idiom)" w:date="2024-08-13T18:42:00Z" w16du:dateUtc="2024-08-13T08:42:00Z">
                  <w:rPr>
                    <w:rFonts w:asciiTheme="minorHAnsi" w:hAnsiTheme="minorHAnsi" w:cstheme="minorHAnsi"/>
                    <w:sz w:val="20"/>
                    <w:szCs w:val="20"/>
                    <w:highlight w:val="lightGray"/>
                  </w:rPr>
                </w:rPrChange>
              </w:rPr>
              <w:t xml:space="preserve"> &lt;DocumentSubType&gt;= "Renewal"</w:t>
            </w:r>
          </w:p>
          <w:p w14:paraId="264E9426" w14:textId="645BC418" w:rsidR="00FF5954" w:rsidRPr="009E32DB" w:rsidRDefault="00FF5954" w:rsidP="003D241C">
            <w:pPr>
              <w:rPr>
                <w:rFonts w:asciiTheme="minorHAnsi" w:hAnsiTheme="minorHAnsi" w:cstheme="minorHAnsi"/>
                <w:sz w:val="20"/>
                <w:szCs w:val="20"/>
                <w:rPrChange w:id="2308" w:author="Sue Simnor (EXT Idiom)" w:date="2024-08-13T18:42:00Z" w16du:dateUtc="2024-08-13T08:42:00Z">
                  <w:rPr>
                    <w:rFonts w:asciiTheme="minorHAnsi" w:hAnsiTheme="minorHAnsi" w:cstheme="minorHAnsi"/>
                    <w:sz w:val="20"/>
                    <w:szCs w:val="20"/>
                    <w:highlight w:val="lightGray"/>
                  </w:rPr>
                </w:rPrChange>
              </w:rPr>
            </w:pPr>
            <w:r w:rsidRPr="009E32DB">
              <w:rPr>
                <w:rFonts w:asciiTheme="minorHAnsi" w:hAnsiTheme="minorHAnsi" w:cstheme="minorHAnsi"/>
                <w:b/>
                <w:bCs/>
                <w:sz w:val="20"/>
                <w:szCs w:val="20"/>
                <w:rPrChange w:id="2309" w:author="Sue Simnor (EXT Idiom)" w:date="2024-08-13T18:42:00Z" w16du:dateUtc="2024-08-13T08:42:00Z">
                  <w:rPr>
                    <w:rFonts w:asciiTheme="minorHAnsi" w:hAnsiTheme="minorHAnsi" w:cstheme="minorHAnsi"/>
                    <w:b/>
                    <w:bCs/>
                    <w:sz w:val="20"/>
                    <w:szCs w:val="20"/>
                    <w:highlight w:val="lightGray"/>
                  </w:rPr>
                </w:rPrChange>
              </w:rPr>
              <w:t>AND</w:t>
            </w:r>
            <w:r w:rsidRPr="009E32DB">
              <w:rPr>
                <w:rFonts w:asciiTheme="minorHAnsi" w:hAnsiTheme="minorHAnsi" w:cstheme="minorHAnsi"/>
                <w:sz w:val="20"/>
                <w:szCs w:val="20"/>
                <w:rPrChange w:id="2310" w:author="Sue Simnor (EXT Idiom)" w:date="2024-08-13T18:42:00Z" w16du:dateUtc="2024-08-13T08:42:00Z">
                  <w:rPr>
                    <w:rFonts w:asciiTheme="minorHAnsi" w:hAnsiTheme="minorHAnsi" w:cstheme="minorHAnsi"/>
                    <w:sz w:val="20"/>
                    <w:szCs w:val="20"/>
                    <w:highlight w:val="lightGray"/>
                  </w:rPr>
                </w:rPrChange>
              </w:rPr>
              <w:t xml:space="preserve"> &lt;RenewalTypeCode&gt;=”2|ForceManualRenewal”</w:t>
            </w:r>
          </w:p>
          <w:p w14:paraId="4A0125DE" w14:textId="1D2E4EE0" w:rsidR="00FF5954" w:rsidRPr="009E32DB" w:rsidRDefault="00FF5954" w:rsidP="001763D6">
            <w:pPr>
              <w:rPr>
                <w:rFonts w:asciiTheme="minorHAnsi" w:hAnsiTheme="minorHAnsi" w:cstheme="minorHAnsi"/>
                <w:color w:val="000000" w:themeColor="text1"/>
                <w:sz w:val="20"/>
                <w:szCs w:val="20"/>
                <w:rPrChange w:id="2311" w:author="Sue Simnor (EXT Idiom)" w:date="2024-08-13T18:42:00Z" w16du:dateUtc="2024-08-13T08:42:00Z">
                  <w:rPr>
                    <w:rFonts w:asciiTheme="minorHAnsi" w:hAnsiTheme="minorHAnsi" w:cstheme="minorHAnsi"/>
                    <w:color w:val="000000" w:themeColor="text1"/>
                    <w:sz w:val="20"/>
                    <w:szCs w:val="20"/>
                    <w:highlight w:val="lightGray"/>
                  </w:rPr>
                </w:rPrChange>
              </w:rPr>
            </w:pPr>
            <w:r w:rsidRPr="009E32DB">
              <w:rPr>
                <w:rFonts w:asciiTheme="minorHAnsi" w:hAnsiTheme="minorHAnsi" w:cstheme="minorHAnsi"/>
                <w:b/>
                <w:bCs/>
                <w:color w:val="000000" w:themeColor="text1"/>
                <w:sz w:val="20"/>
                <w:szCs w:val="20"/>
                <w:rPrChange w:id="2312" w:author="Sue Simnor (EXT Idiom)" w:date="2024-08-13T18:42:00Z" w16du:dateUtc="2024-08-13T08:42:00Z">
                  <w:rPr>
                    <w:rFonts w:asciiTheme="minorHAnsi" w:hAnsiTheme="minorHAnsi" w:cstheme="minorHAnsi"/>
                    <w:b/>
                    <w:bCs/>
                    <w:color w:val="000000" w:themeColor="text1"/>
                    <w:sz w:val="20"/>
                    <w:szCs w:val="20"/>
                    <w:highlight w:val="lightGray"/>
                  </w:rPr>
                </w:rPrChange>
              </w:rPr>
              <w:t>THEN</w:t>
            </w:r>
            <w:r w:rsidRPr="009E32DB">
              <w:rPr>
                <w:rFonts w:asciiTheme="minorHAnsi" w:hAnsiTheme="minorHAnsi" w:cstheme="minorHAnsi"/>
                <w:color w:val="000000" w:themeColor="text1"/>
                <w:sz w:val="20"/>
                <w:szCs w:val="20"/>
                <w:rPrChange w:id="2313" w:author="Sue Simnor (EXT Idiom)" w:date="2024-08-13T18:42:00Z" w16du:dateUtc="2024-08-13T08:42:00Z">
                  <w:rPr>
                    <w:rFonts w:asciiTheme="minorHAnsi" w:hAnsiTheme="minorHAnsi" w:cstheme="minorHAnsi"/>
                    <w:color w:val="000000" w:themeColor="text1"/>
                    <w:sz w:val="20"/>
                    <w:szCs w:val="20"/>
                    <w:highlight w:val="lightGray"/>
                  </w:rPr>
                </w:rPrChange>
              </w:rPr>
              <w:t xml:space="preserve"> display</w:t>
            </w:r>
          </w:p>
          <w:p w14:paraId="2916A332" w14:textId="581B0295" w:rsidR="00FF5954" w:rsidRPr="009E32DB" w:rsidRDefault="00FF5954" w:rsidP="001763D6">
            <w:pPr>
              <w:rPr>
                <w:rFonts w:asciiTheme="minorHAnsi" w:hAnsiTheme="minorHAnsi" w:cstheme="minorHAnsi"/>
                <w:b/>
                <w:bCs/>
                <w:sz w:val="20"/>
                <w:rPrChange w:id="2314" w:author="Sue Simnor (EXT Idiom)" w:date="2024-08-13T18:42:00Z" w16du:dateUtc="2024-08-13T08:42:00Z">
                  <w:rPr>
                    <w:rFonts w:asciiTheme="minorHAnsi" w:hAnsiTheme="minorHAnsi" w:cstheme="minorHAnsi"/>
                    <w:b/>
                    <w:bCs/>
                    <w:sz w:val="20"/>
                    <w:highlight w:val="lightGray"/>
                  </w:rPr>
                </w:rPrChange>
              </w:rPr>
            </w:pPr>
            <w:r w:rsidRPr="009E32DB">
              <w:rPr>
                <w:rFonts w:asciiTheme="minorHAnsi" w:hAnsiTheme="minorHAnsi" w:cstheme="minorHAnsi"/>
                <w:b/>
                <w:bCs/>
                <w:color w:val="000000" w:themeColor="text1"/>
                <w:sz w:val="20"/>
                <w:szCs w:val="20"/>
                <w:rPrChange w:id="2315" w:author="Sue Simnor (EXT Idiom)" w:date="2024-08-13T18:42:00Z" w16du:dateUtc="2024-08-13T08:42:00Z">
                  <w:rPr>
                    <w:rFonts w:asciiTheme="minorHAnsi" w:hAnsiTheme="minorHAnsi" w:cstheme="minorHAnsi"/>
                    <w:b/>
                    <w:bCs/>
                    <w:color w:val="000000" w:themeColor="text1"/>
                    <w:sz w:val="20"/>
                    <w:szCs w:val="20"/>
                    <w:highlight w:val="lightGray"/>
                  </w:rPr>
                </w:rPrChange>
              </w:rPr>
              <w:t>ENDIF</w:t>
            </w:r>
          </w:p>
        </w:tc>
        <w:tc>
          <w:tcPr>
            <w:tcW w:w="1560" w:type="dxa"/>
          </w:tcPr>
          <w:p w14:paraId="43C36ED2" w14:textId="18CD7414" w:rsidR="00FF5954" w:rsidRDefault="00FF5954" w:rsidP="003D241C">
            <w:pPr>
              <w:spacing w:after="120"/>
              <w:rPr>
                <w:rFonts w:asciiTheme="minorHAnsi" w:hAnsiTheme="minorHAnsi" w:cstheme="minorHAnsi"/>
                <w:color w:val="000000"/>
                <w:sz w:val="20"/>
                <w:szCs w:val="20"/>
              </w:rPr>
            </w:pPr>
            <w:r w:rsidRPr="008035EE">
              <w:rPr>
                <w:rFonts w:asciiTheme="minorHAnsi" w:hAnsiTheme="minorHAnsi" w:cstheme="minorHAnsi"/>
                <w:color w:val="000000"/>
                <w:sz w:val="20"/>
                <w:szCs w:val="20"/>
              </w:rPr>
              <w:t>Table_Bodycopy_S_COI</w:t>
            </w:r>
          </w:p>
          <w:p w14:paraId="647F7E11" w14:textId="04219A8A" w:rsidR="00FF5954" w:rsidRPr="00720F8E" w:rsidRDefault="00FF5954" w:rsidP="003D241C">
            <w:pPr>
              <w:spacing w:after="120"/>
              <w:rPr>
                <w:rFonts w:asciiTheme="minorHAnsi" w:hAnsiTheme="minorHAnsi" w:cstheme="minorHAnsi"/>
                <w:color w:val="000000"/>
                <w:sz w:val="20"/>
                <w:szCs w:val="20"/>
              </w:rPr>
            </w:pPr>
            <w:r w:rsidRPr="008035EE">
              <w:rPr>
                <w:rFonts w:asciiTheme="minorHAnsi" w:hAnsiTheme="minorHAnsi" w:cstheme="minorHAnsi"/>
                <w:color w:val="000000"/>
                <w:sz w:val="20"/>
                <w:szCs w:val="20"/>
              </w:rPr>
              <w:t>Table_Bodycopy_S_</w:t>
            </w:r>
            <w:r>
              <w:rPr>
                <w:rFonts w:asciiTheme="minorHAnsi" w:hAnsiTheme="minorHAnsi" w:cstheme="minorHAnsi"/>
                <w:color w:val="000000"/>
                <w:sz w:val="20"/>
                <w:szCs w:val="20"/>
              </w:rPr>
              <w:t>B_</w:t>
            </w:r>
            <w:r w:rsidRPr="008035EE">
              <w:rPr>
                <w:rFonts w:asciiTheme="minorHAnsi" w:hAnsiTheme="minorHAnsi" w:cstheme="minorHAnsi"/>
                <w:color w:val="000000"/>
                <w:sz w:val="20"/>
                <w:szCs w:val="20"/>
              </w:rPr>
              <w:t>COI</w:t>
            </w:r>
          </w:p>
        </w:tc>
      </w:tr>
      <w:tr w:rsidR="00FF5954" w:rsidRPr="00720F8E" w14:paraId="51C3E111" w14:textId="77777777" w:rsidTr="0472516C">
        <w:trPr>
          <w:cantSplit/>
        </w:trPr>
        <w:tc>
          <w:tcPr>
            <w:tcW w:w="1013" w:type="dxa"/>
          </w:tcPr>
          <w:p w14:paraId="4725165E" w14:textId="7463844B" w:rsidR="00FF5954" w:rsidRPr="0044689A" w:rsidRDefault="00FF5954" w:rsidP="003D241C">
            <w:pPr>
              <w:rPr>
                <w:rFonts w:asciiTheme="minorHAnsi" w:hAnsiTheme="minorHAnsi" w:cstheme="minorHAnsi"/>
                <w:sz w:val="20"/>
                <w:rPrChange w:id="2316" w:author="Sue Simnor (EXT Idiom)" w:date="2024-08-07T09:37:00Z" w16du:dateUtc="2024-08-06T23:37:00Z">
                  <w:rPr>
                    <w:rFonts w:asciiTheme="minorHAnsi" w:hAnsiTheme="minorHAnsi" w:cstheme="minorHAnsi"/>
                    <w:sz w:val="20"/>
                    <w:highlight w:val="yellow"/>
                  </w:rPr>
                </w:rPrChange>
              </w:rPr>
            </w:pPr>
            <w:r w:rsidRPr="0044689A">
              <w:rPr>
                <w:rFonts w:asciiTheme="minorHAnsi" w:hAnsiTheme="minorHAnsi" w:cstheme="minorHAnsi"/>
                <w:sz w:val="20"/>
                <w:rPrChange w:id="2317" w:author="Sue Simnor (EXT Idiom)" w:date="2024-08-07T09:37:00Z" w16du:dateUtc="2024-08-06T23:37:00Z">
                  <w:rPr>
                    <w:rFonts w:asciiTheme="minorHAnsi" w:hAnsiTheme="minorHAnsi" w:cstheme="minorHAnsi"/>
                    <w:sz w:val="20"/>
                    <w:highlight w:val="yellow"/>
                  </w:rPr>
                </w:rPrChange>
              </w:rPr>
              <w:t>PS6 V1</w:t>
            </w:r>
          </w:p>
        </w:tc>
        <w:tc>
          <w:tcPr>
            <w:tcW w:w="1676" w:type="dxa"/>
            <w:vMerge w:val="restart"/>
          </w:tcPr>
          <w:p w14:paraId="749FEC21" w14:textId="77777777" w:rsidR="00FF5954" w:rsidRPr="00FF5954" w:rsidRDefault="00FF5954" w:rsidP="00FF5954">
            <w:pPr>
              <w:tabs>
                <w:tab w:val="left" w:pos="1800"/>
              </w:tabs>
              <w:rPr>
                <w:rFonts w:asciiTheme="minorHAnsi" w:hAnsiTheme="minorHAnsi" w:cstheme="minorHAnsi"/>
                <w:sz w:val="18"/>
                <w:szCs w:val="18"/>
              </w:rPr>
            </w:pPr>
            <w:r w:rsidRPr="00FF5954">
              <w:rPr>
                <w:rFonts w:asciiTheme="minorHAnsi" w:hAnsiTheme="minorHAnsi" w:cstheme="minorHAnsi"/>
                <w:sz w:val="18"/>
                <w:szCs w:val="18"/>
              </w:rPr>
              <w:t>&lt;PaymentFrequencyCode&gt;</w:t>
            </w:r>
          </w:p>
          <w:p w14:paraId="74D800CB" w14:textId="57A1C8C4" w:rsidR="00FF5954" w:rsidRPr="00FF5954" w:rsidRDefault="00FF5954" w:rsidP="00FF5954">
            <w:pPr>
              <w:tabs>
                <w:tab w:val="left" w:pos="1800"/>
              </w:tabs>
              <w:rPr>
                <w:rFonts w:asciiTheme="minorHAnsi" w:hAnsiTheme="minorHAnsi" w:cstheme="minorHAnsi"/>
                <w:sz w:val="18"/>
                <w:szCs w:val="18"/>
              </w:rPr>
            </w:pPr>
            <w:r w:rsidRPr="0044689A">
              <w:rPr>
                <w:rFonts w:asciiTheme="minorHAnsi" w:hAnsiTheme="minorHAnsi" w:cstheme="minorHAnsi"/>
                <w:sz w:val="18"/>
                <w:szCs w:val="18"/>
              </w:rPr>
              <w:t>&lt;PaymentMethodCode&gt;</w:t>
            </w:r>
          </w:p>
        </w:tc>
        <w:tc>
          <w:tcPr>
            <w:tcW w:w="7654" w:type="dxa"/>
          </w:tcPr>
          <w:p w14:paraId="1DA35420" w14:textId="77777777" w:rsidR="00FF5954" w:rsidRPr="00720F8E" w:rsidRDefault="00FF5954" w:rsidP="003D241C">
            <w:pPr>
              <w:pStyle w:val="TableBodycopySCOI"/>
            </w:pPr>
          </w:p>
          <w:tbl>
            <w:tblPr>
              <w:tblpPr w:leftFromText="180" w:rightFromText="180" w:horzAnchor="margin" w:tblpY="394"/>
              <w:tblOverlap w:val="never"/>
              <w:tblW w:w="0" w:type="auto"/>
              <w:tblLayout w:type="fixed"/>
              <w:tblLook w:val="0000" w:firstRow="0" w:lastRow="0" w:firstColumn="0" w:lastColumn="0" w:noHBand="0" w:noVBand="0"/>
            </w:tblPr>
            <w:tblGrid>
              <w:gridCol w:w="6235"/>
            </w:tblGrid>
            <w:tr w:rsidR="00FF5954" w:rsidRPr="00720F8E" w14:paraId="0FAF0C4F" w14:textId="77777777">
              <w:trPr>
                <w:trHeight w:val="774"/>
              </w:trPr>
              <w:tc>
                <w:tcPr>
                  <w:tcW w:w="6235" w:type="dxa"/>
                </w:tcPr>
                <w:p w14:paraId="1DDF0427" w14:textId="77777777" w:rsidR="00FF5954" w:rsidRPr="00720F8E" w:rsidRDefault="00FF5954" w:rsidP="003D241C">
                  <w:pPr>
                    <w:pStyle w:val="TableBodycopySCOI"/>
                  </w:pPr>
                  <w:r w:rsidRPr="00720F8E">
                    <w:t>You have chosen to pay annually by direct debit from your bank account.</w:t>
                  </w:r>
                </w:p>
              </w:tc>
            </w:tr>
          </w:tbl>
          <w:p w14:paraId="4977F8C2" w14:textId="77777777" w:rsidR="00FF5954" w:rsidRPr="00720F8E" w:rsidRDefault="00FF5954" w:rsidP="003D241C">
            <w:pPr>
              <w:pStyle w:val="TableBodycopySCOI"/>
            </w:pPr>
          </w:p>
        </w:tc>
        <w:tc>
          <w:tcPr>
            <w:tcW w:w="2693" w:type="dxa"/>
          </w:tcPr>
          <w:p w14:paraId="66193F13" w14:textId="10C689B7" w:rsidR="00FF5954" w:rsidRPr="009E32DB" w:rsidRDefault="00FF5954" w:rsidP="003D241C">
            <w:pPr>
              <w:tabs>
                <w:tab w:val="left" w:pos="774"/>
              </w:tabs>
              <w:rPr>
                <w:rFonts w:asciiTheme="minorHAnsi" w:hAnsiTheme="minorHAnsi" w:cstheme="minorHAnsi"/>
                <w:sz w:val="20"/>
                <w:szCs w:val="20"/>
                <w:rPrChange w:id="2318" w:author="Sue Simnor (EXT Idiom)" w:date="2024-08-13T18:42:00Z" w16du:dateUtc="2024-08-13T08:42:00Z">
                  <w:rPr>
                    <w:rFonts w:asciiTheme="minorHAnsi" w:hAnsiTheme="minorHAnsi" w:cstheme="minorHAnsi"/>
                    <w:sz w:val="20"/>
                    <w:szCs w:val="20"/>
                    <w:highlight w:val="lightGray"/>
                  </w:rPr>
                </w:rPrChange>
              </w:rPr>
            </w:pPr>
            <w:r w:rsidRPr="009E32DB">
              <w:rPr>
                <w:rFonts w:asciiTheme="minorHAnsi" w:hAnsiTheme="minorHAnsi" w:cstheme="minorHAnsi"/>
                <w:b/>
                <w:bCs/>
                <w:sz w:val="20"/>
                <w:szCs w:val="20"/>
                <w:rPrChange w:id="2319" w:author="Sue Simnor (EXT Idiom)" w:date="2024-08-13T18:42:00Z" w16du:dateUtc="2024-08-13T08:42:00Z">
                  <w:rPr>
                    <w:rFonts w:asciiTheme="minorHAnsi" w:hAnsiTheme="minorHAnsi" w:cstheme="minorHAnsi"/>
                    <w:b/>
                    <w:bCs/>
                    <w:sz w:val="20"/>
                    <w:szCs w:val="20"/>
                    <w:highlight w:val="lightGray"/>
                  </w:rPr>
                </w:rPrChange>
              </w:rPr>
              <w:t>IF</w:t>
            </w:r>
            <w:r w:rsidRPr="009E32DB">
              <w:rPr>
                <w:rFonts w:asciiTheme="minorHAnsi" w:hAnsiTheme="minorHAnsi" w:cstheme="minorHAnsi"/>
                <w:sz w:val="20"/>
                <w:szCs w:val="20"/>
                <w:rPrChange w:id="2320" w:author="Sue Simnor (EXT Idiom)" w:date="2024-08-13T18:42:00Z" w16du:dateUtc="2024-08-13T08:42:00Z">
                  <w:rPr>
                    <w:rFonts w:asciiTheme="minorHAnsi" w:hAnsiTheme="minorHAnsi" w:cstheme="minorHAnsi"/>
                    <w:sz w:val="20"/>
                    <w:szCs w:val="20"/>
                    <w:highlight w:val="lightGray"/>
                  </w:rPr>
                </w:rPrChange>
              </w:rPr>
              <w:t xml:space="preserve"> &lt;PaymentFrequencyCode&gt; = "2|PaymentPlanAnnual</w:t>
            </w:r>
            <w:r w:rsidRPr="009E32DB" w:rsidDel="00AD0B87">
              <w:rPr>
                <w:rFonts w:asciiTheme="minorHAnsi" w:hAnsiTheme="minorHAnsi" w:cstheme="minorHAnsi"/>
                <w:sz w:val="20"/>
                <w:szCs w:val="20"/>
                <w:rPrChange w:id="2321" w:author="Sue Simnor (EXT Idiom)" w:date="2024-08-13T18:42:00Z" w16du:dateUtc="2024-08-13T08:42:00Z">
                  <w:rPr>
                    <w:rFonts w:asciiTheme="minorHAnsi" w:hAnsiTheme="minorHAnsi" w:cstheme="minorHAnsi"/>
                    <w:sz w:val="20"/>
                    <w:szCs w:val="20"/>
                    <w:highlight w:val="lightGray"/>
                  </w:rPr>
                </w:rPrChange>
              </w:rPr>
              <w:t xml:space="preserve"> </w:t>
            </w:r>
            <w:r w:rsidRPr="009E32DB">
              <w:rPr>
                <w:rFonts w:asciiTheme="minorHAnsi" w:hAnsiTheme="minorHAnsi" w:cstheme="minorHAnsi"/>
                <w:sz w:val="20"/>
                <w:szCs w:val="20"/>
                <w:rPrChange w:id="2322" w:author="Sue Simnor (EXT Idiom)" w:date="2024-08-13T18:42:00Z" w16du:dateUtc="2024-08-13T08:42:00Z">
                  <w:rPr>
                    <w:rFonts w:asciiTheme="minorHAnsi" w:hAnsiTheme="minorHAnsi" w:cstheme="minorHAnsi"/>
                    <w:sz w:val="20"/>
                    <w:szCs w:val="20"/>
                    <w:highlight w:val="lightGray"/>
                  </w:rPr>
                </w:rPrChange>
              </w:rPr>
              <w:t xml:space="preserve">" </w:t>
            </w:r>
          </w:p>
          <w:p w14:paraId="7AB11416" w14:textId="36C3E250" w:rsidR="00FF5954" w:rsidRPr="009E32DB" w:rsidRDefault="00FF5954" w:rsidP="003D241C">
            <w:pPr>
              <w:tabs>
                <w:tab w:val="left" w:pos="774"/>
              </w:tabs>
              <w:rPr>
                <w:rFonts w:asciiTheme="minorHAnsi" w:hAnsiTheme="minorHAnsi" w:cstheme="minorHAnsi"/>
                <w:sz w:val="20"/>
                <w:szCs w:val="20"/>
                <w:rPrChange w:id="2323" w:author="Sue Simnor (EXT Idiom)" w:date="2024-08-13T18:42:00Z" w16du:dateUtc="2024-08-13T08:42:00Z">
                  <w:rPr>
                    <w:rFonts w:asciiTheme="minorHAnsi" w:hAnsiTheme="minorHAnsi" w:cstheme="minorHAnsi"/>
                    <w:sz w:val="20"/>
                    <w:szCs w:val="20"/>
                    <w:highlight w:val="lightGray"/>
                  </w:rPr>
                </w:rPrChange>
              </w:rPr>
            </w:pPr>
            <w:r w:rsidRPr="009E32DB">
              <w:rPr>
                <w:rFonts w:asciiTheme="minorHAnsi" w:hAnsiTheme="minorHAnsi" w:cstheme="minorHAnsi"/>
                <w:b/>
                <w:bCs/>
                <w:sz w:val="20"/>
                <w:szCs w:val="20"/>
                <w:rPrChange w:id="2324" w:author="Sue Simnor (EXT Idiom)" w:date="2024-08-13T18:42:00Z" w16du:dateUtc="2024-08-13T08:42:00Z">
                  <w:rPr>
                    <w:rFonts w:asciiTheme="minorHAnsi" w:hAnsiTheme="minorHAnsi" w:cstheme="minorHAnsi"/>
                    <w:b/>
                    <w:bCs/>
                    <w:sz w:val="20"/>
                    <w:szCs w:val="20"/>
                    <w:highlight w:val="lightGray"/>
                  </w:rPr>
                </w:rPrChange>
              </w:rPr>
              <w:t>AND</w:t>
            </w:r>
            <w:r w:rsidRPr="009E32DB">
              <w:rPr>
                <w:rFonts w:asciiTheme="minorHAnsi" w:hAnsiTheme="minorHAnsi" w:cstheme="minorHAnsi"/>
                <w:sz w:val="20"/>
                <w:szCs w:val="20"/>
                <w:rPrChange w:id="2325" w:author="Sue Simnor (EXT Idiom)" w:date="2024-08-13T18:42:00Z" w16du:dateUtc="2024-08-13T08:42:00Z">
                  <w:rPr>
                    <w:rFonts w:asciiTheme="minorHAnsi" w:hAnsiTheme="minorHAnsi" w:cstheme="minorHAnsi"/>
                    <w:sz w:val="20"/>
                    <w:szCs w:val="20"/>
                    <w:highlight w:val="lightGray"/>
                  </w:rPr>
                </w:rPrChange>
              </w:rPr>
              <w:t xml:space="preserve">  </w:t>
            </w:r>
            <w:r w:rsidRPr="009E32DB">
              <w:rPr>
                <w:rFonts w:asciiTheme="minorHAnsi" w:eastAsia="Calibri" w:hAnsiTheme="minorHAnsi" w:cstheme="minorHAnsi"/>
                <w:sz w:val="20"/>
                <w:szCs w:val="20"/>
                <w:rPrChange w:id="2326" w:author="Sue Simnor (EXT Idiom)" w:date="2024-08-13T18:42:00Z" w16du:dateUtc="2024-08-13T08:42:00Z">
                  <w:rPr>
                    <w:rFonts w:asciiTheme="minorHAnsi" w:eastAsia="Calibri" w:hAnsiTheme="minorHAnsi" w:cstheme="minorHAnsi"/>
                    <w:sz w:val="20"/>
                    <w:szCs w:val="20"/>
                    <w:highlight w:val="lightGray"/>
                  </w:rPr>
                </w:rPrChange>
              </w:rPr>
              <w:t>&lt;PaymentMethodCode&gt; = “EFT”</w:t>
            </w:r>
          </w:p>
          <w:p w14:paraId="710BE989" w14:textId="0F16A398" w:rsidR="00FF5954" w:rsidRPr="009E32DB" w:rsidRDefault="00FF5954" w:rsidP="0044689A">
            <w:pPr>
              <w:tabs>
                <w:tab w:val="left" w:pos="774"/>
              </w:tabs>
              <w:rPr>
                <w:rFonts w:asciiTheme="minorHAnsi" w:hAnsiTheme="minorHAnsi" w:cstheme="minorHAnsi"/>
                <w:b/>
                <w:bCs/>
                <w:sz w:val="20"/>
                <w:szCs w:val="20"/>
                <w:rPrChange w:id="2327" w:author="Sue Simnor (EXT Idiom)" w:date="2024-08-13T18:42:00Z" w16du:dateUtc="2024-08-13T08:42:00Z">
                  <w:rPr>
                    <w:rFonts w:asciiTheme="minorHAnsi" w:hAnsiTheme="minorHAnsi" w:cstheme="minorHAnsi"/>
                    <w:b/>
                    <w:bCs/>
                    <w:sz w:val="20"/>
                    <w:szCs w:val="20"/>
                    <w:highlight w:val="lightGray"/>
                  </w:rPr>
                </w:rPrChange>
              </w:rPr>
            </w:pPr>
            <w:r w:rsidRPr="009E32DB">
              <w:rPr>
                <w:rFonts w:asciiTheme="minorHAnsi" w:hAnsiTheme="minorHAnsi" w:cstheme="minorHAnsi"/>
                <w:b/>
                <w:bCs/>
                <w:sz w:val="20"/>
                <w:szCs w:val="20"/>
                <w:rPrChange w:id="2328" w:author="Sue Simnor (EXT Idiom)" w:date="2024-08-13T18:42:00Z" w16du:dateUtc="2024-08-13T08:42:00Z">
                  <w:rPr>
                    <w:rFonts w:asciiTheme="minorHAnsi" w:hAnsiTheme="minorHAnsi" w:cstheme="minorHAnsi"/>
                    <w:b/>
                    <w:bCs/>
                    <w:sz w:val="20"/>
                    <w:szCs w:val="20"/>
                    <w:highlight w:val="lightGray"/>
                  </w:rPr>
                </w:rPrChange>
              </w:rPr>
              <w:t>THEN</w:t>
            </w:r>
            <w:r w:rsidRPr="009E32DB">
              <w:rPr>
                <w:rFonts w:asciiTheme="minorHAnsi" w:hAnsiTheme="minorHAnsi" w:cstheme="minorHAnsi"/>
                <w:sz w:val="20"/>
                <w:szCs w:val="20"/>
                <w:rPrChange w:id="2329" w:author="Sue Simnor (EXT Idiom)" w:date="2024-08-13T18:42:00Z" w16du:dateUtc="2024-08-13T08:42:00Z">
                  <w:rPr>
                    <w:rFonts w:asciiTheme="minorHAnsi" w:hAnsiTheme="minorHAnsi" w:cstheme="minorHAnsi"/>
                    <w:sz w:val="20"/>
                    <w:szCs w:val="20"/>
                    <w:highlight w:val="lightGray"/>
                  </w:rPr>
                </w:rPrChange>
              </w:rPr>
              <w:t xml:space="preserve"> display</w:t>
            </w:r>
          </w:p>
        </w:tc>
        <w:tc>
          <w:tcPr>
            <w:tcW w:w="1560" w:type="dxa"/>
          </w:tcPr>
          <w:p w14:paraId="276C5EE8" w14:textId="77777777" w:rsidR="00FF5954" w:rsidRDefault="00FF5954" w:rsidP="003D241C">
            <w:pPr>
              <w:spacing w:after="120"/>
              <w:rPr>
                <w:rFonts w:asciiTheme="minorHAnsi" w:hAnsiTheme="minorHAnsi" w:cstheme="minorHAnsi"/>
                <w:color w:val="000000"/>
                <w:sz w:val="20"/>
                <w:szCs w:val="20"/>
              </w:rPr>
            </w:pPr>
            <w:r w:rsidRPr="008035EE">
              <w:rPr>
                <w:rFonts w:asciiTheme="minorHAnsi" w:hAnsiTheme="minorHAnsi" w:cstheme="minorHAnsi"/>
                <w:color w:val="000000"/>
                <w:sz w:val="20"/>
                <w:szCs w:val="20"/>
              </w:rPr>
              <w:t>Table_Bodycopy_S_COI</w:t>
            </w:r>
          </w:p>
          <w:p w14:paraId="710B18D0" w14:textId="77777777" w:rsidR="00FF5954" w:rsidRPr="00720F8E" w:rsidRDefault="00FF5954" w:rsidP="003D241C">
            <w:pPr>
              <w:spacing w:after="120"/>
              <w:rPr>
                <w:rFonts w:asciiTheme="minorHAnsi" w:hAnsiTheme="minorHAnsi" w:cstheme="minorHAnsi"/>
                <w:color w:val="000000"/>
                <w:sz w:val="20"/>
                <w:szCs w:val="20"/>
              </w:rPr>
            </w:pPr>
          </w:p>
        </w:tc>
      </w:tr>
      <w:tr w:rsidR="00FF5954" w:rsidRPr="00720F8E" w14:paraId="48CDF981" w14:textId="77777777" w:rsidTr="0472516C">
        <w:trPr>
          <w:cantSplit/>
        </w:trPr>
        <w:tc>
          <w:tcPr>
            <w:tcW w:w="1013" w:type="dxa"/>
          </w:tcPr>
          <w:p w14:paraId="629E2C9B" w14:textId="728EA5B4" w:rsidR="00FF5954" w:rsidRPr="0044689A" w:rsidRDefault="00FF5954" w:rsidP="003D241C">
            <w:pPr>
              <w:rPr>
                <w:rFonts w:asciiTheme="minorHAnsi" w:hAnsiTheme="minorHAnsi" w:cstheme="minorHAnsi"/>
                <w:sz w:val="20"/>
                <w:rPrChange w:id="2330" w:author="Sue Simnor (EXT Idiom)" w:date="2024-08-07T09:37:00Z" w16du:dateUtc="2024-08-06T23:37:00Z">
                  <w:rPr>
                    <w:rFonts w:asciiTheme="minorHAnsi" w:hAnsiTheme="minorHAnsi" w:cstheme="minorHAnsi"/>
                    <w:sz w:val="20"/>
                    <w:highlight w:val="yellow"/>
                  </w:rPr>
                </w:rPrChange>
              </w:rPr>
            </w:pPr>
            <w:r w:rsidRPr="0044689A">
              <w:rPr>
                <w:rFonts w:asciiTheme="minorHAnsi" w:hAnsiTheme="minorHAnsi" w:cstheme="minorHAnsi"/>
                <w:sz w:val="20"/>
                <w:rPrChange w:id="2331" w:author="Sue Simnor (EXT Idiom)" w:date="2024-08-07T09:37:00Z" w16du:dateUtc="2024-08-06T23:37:00Z">
                  <w:rPr>
                    <w:rFonts w:asciiTheme="minorHAnsi" w:hAnsiTheme="minorHAnsi" w:cstheme="minorHAnsi"/>
                    <w:sz w:val="20"/>
                    <w:highlight w:val="yellow"/>
                  </w:rPr>
                </w:rPrChange>
              </w:rPr>
              <w:t>PS6 V</w:t>
            </w:r>
          </w:p>
        </w:tc>
        <w:tc>
          <w:tcPr>
            <w:tcW w:w="1676" w:type="dxa"/>
            <w:vMerge/>
          </w:tcPr>
          <w:p w14:paraId="69221192" w14:textId="78CE8E79" w:rsidR="00FF5954" w:rsidRPr="00720F8E" w:rsidRDefault="00FF5954" w:rsidP="00D97586">
            <w:pPr>
              <w:tabs>
                <w:tab w:val="left" w:pos="1800"/>
              </w:tabs>
              <w:rPr>
                <w:rFonts w:asciiTheme="minorHAnsi" w:hAnsiTheme="minorHAnsi" w:cstheme="minorHAnsi"/>
                <w:sz w:val="20"/>
              </w:rPr>
            </w:pPr>
          </w:p>
        </w:tc>
        <w:tc>
          <w:tcPr>
            <w:tcW w:w="7654" w:type="dxa"/>
          </w:tcPr>
          <w:p w14:paraId="5B08F105" w14:textId="77777777" w:rsidR="00FF5954" w:rsidRPr="00720F8E" w:rsidRDefault="00FF5954" w:rsidP="003D241C">
            <w:pPr>
              <w:pStyle w:val="TableBodycopySCOI"/>
            </w:pPr>
          </w:p>
          <w:tbl>
            <w:tblPr>
              <w:tblpPr w:leftFromText="180" w:rightFromText="180" w:horzAnchor="margin" w:tblpY="394"/>
              <w:tblOverlap w:val="never"/>
              <w:tblW w:w="0" w:type="auto"/>
              <w:tblLayout w:type="fixed"/>
              <w:tblLook w:val="0000" w:firstRow="0" w:lastRow="0" w:firstColumn="0" w:lastColumn="0" w:noHBand="0" w:noVBand="0"/>
            </w:tblPr>
            <w:tblGrid>
              <w:gridCol w:w="6235"/>
            </w:tblGrid>
            <w:tr w:rsidR="00FF5954" w:rsidRPr="00720F8E" w14:paraId="56713032" w14:textId="77777777">
              <w:trPr>
                <w:trHeight w:val="774"/>
              </w:trPr>
              <w:tc>
                <w:tcPr>
                  <w:tcW w:w="6235" w:type="dxa"/>
                </w:tcPr>
                <w:p w14:paraId="011324A3" w14:textId="77777777" w:rsidR="00FF5954" w:rsidRPr="001763D6" w:rsidRDefault="00FF5954" w:rsidP="003D241C">
                  <w:pPr>
                    <w:pStyle w:val="TableBodycopySCOI"/>
                    <w:rPr>
                      <w:rFonts w:cs="Arial"/>
                      <w:szCs w:val="16"/>
                    </w:rPr>
                  </w:pPr>
                  <w:r w:rsidRPr="0044689A">
                    <w:rPr>
                      <w:rStyle w:val="BodycopyChar"/>
                      <w:rFonts w:cs="Arial"/>
                      <w:sz w:val="16"/>
                      <w:szCs w:val="16"/>
                    </w:rPr>
                    <w:t>You have chosen to pay annually by direct debit from your credit card.</w:t>
                  </w:r>
                </w:p>
              </w:tc>
            </w:tr>
          </w:tbl>
          <w:p w14:paraId="4F52C3BC" w14:textId="77777777" w:rsidR="00FF5954" w:rsidRPr="00720F8E" w:rsidRDefault="00FF5954" w:rsidP="003D241C">
            <w:pPr>
              <w:pStyle w:val="TableBodycopySCOI"/>
            </w:pPr>
          </w:p>
        </w:tc>
        <w:tc>
          <w:tcPr>
            <w:tcW w:w="2693" w:type="dxa"/>
          </w:tcPr>
          <w:p w14:paraId="5393A1E0" w14:textId="77777777" w:rsidR="00FF5954" w:rsidRPr="009E32DB" w:rsidRDefault="00FF5954" w:rsidP="003D241C">
            <w:pPr>
              <w:tabs>
                <w:tab w:val="left" w:pos="774"/>
              </w:tabs>
              <w:rPr>
                <w:rFonts w:asciiTheme="minorHAnsi" w:hAnsiTheme="minorHAnsi" w:cstheme="minorHAnsi"/>
                <w:sz w:val="20"/>
                <w:szCs w:val="20"/>
                <w:rPrChange w:id="2332" w:author="Sue Simnor (EXT Idiom)" w:date="2024-08-13T18:42:00Z" w16du:dateUtc="2024-08-13T08:42:00Z">
                  <w:rPr>
                    <w:rFonts w:asciiTheme="minorHAnsi" w:hAnsiTheme="minorHAnsi" w:cstheme="minorHAnsi"/>
                    <w:sz w:val="20"/>
                    <w:szCs w:val="20"/>
                    <w:highlight w:val="lightGray"/>
                  </w:rPr>
                </w:rPrChange>
              </w:rPr>
            </w:pPr>
            <w:r w:rsidRPr="009E32DB">
              <w:rPr>
                <w:rFonts w:asciiTheme="minorHAnsi" w:hAnsiTheme="minorHAnsi" w:cstheme="minorHAnsi"/>
                <w:b/>
                <w:bCs/>
                <w:sz w:val="20"/>
                <w:szCs w:val="20"/>
                <w:rPrChange w:id="2333" w:author="Sue Simnor (EXT Idiom)" w:date="2024-08-13T18:42:00Z" w16du:dateUtc="2024-08-13T08:42:00Z">
                  <w:rPr>
                    <w:rFonts w:asciiTheme="minorHAnsi" w:hAnsiTheme="minorHAnsi" w:cstheme="minorHAnsi"/>
                    <w:b/>
                    <w:bCs/>
                    <w:sz w:val="20"/>
                    <w:szCs w:val="20"/>
                    <w:highlight w:val="lightGray"/>
                  </w:rPr>
                </w:rPrChange>
              </w:rPr>
              <w:t>ELSEIF</w:t>
            </w:r>
            <w:r w:rsidRPr="009E32DB">
              <w:rPr>
                <w:rFonts w:asciiTheme="minorHAnsi" w:hAnsiTheme="minorHAnsi" w:cstheme="minorHAnsi"/>
                <w:sz w:val="20"/>
                <w:szCs w:val="20"/>
                <w:rPrChange w:id="2334" w:author="Sue Simnor (EXT Idiom)" w:date="2024-08-13T18:42:00Z" w16du:dateUtc="2024-08-13T08:42:00Z">
                  <w:rPr>
                    <w:rFonts w:asciiTheme="minorHAnsi" w:hAnsiTheme="minorHAnsi" w:cstheme="minorHAnsi"/>
                    <w:sz w:val="20"/>
                    <w:szCs w:val="20"/>
                    <w:highlight w:val="lightGray"/>
                  </w:rPr>
                </w:rPrChange>
              </w:rPr>
              <w:t xml:space="preserve"> &lt;PaymentFrequencyCode&gt; = "2|PaymentPlanAnnual</w:t>
            </w:r>
            <w:r w:rsidRPr="009E32DB" w:rsidDel="00AD0B87">
              <w:rPr>
                <w:rFonts w:asciiTheme="minorHAnsi" w:hAnsiTheme="minorHAnsi" w:cstheme="minorHAnsi"/>
                <w:sz w:val="20"/>
                <w:szCs w:val="20"/>
                <w:rPrChange w:id="2335" w:author="Sue Simnor (EXT Idiom)" w:date="2024-08-13T18:42:00Z" w16du:dateUtc="2024-08-13T08:42:00Z">
                  <w:rPr>
                    <w:rFonts w:asciiTheme="minorHAnsi" w:hAnsiTheme="minorHAnsi" w:cstheme="minorHAnsi"/>
                    <w:sz w:val="20"/>
                    <w:szCs w:val="20"/>
                    <w:highlight w:val="lightGray"/>
                  </w:rPr>
                </w:rPrChange>
              </w:rPr>
              <w:t xml:space="preserve"> </w:t>
            </w:r>
            <w:r w:rsidRPr="009E32DB">
              <w:rPr>
                <w:rFonts w:asciiTheme="minorHAnsi" w:hAnsiTheme="minorHAnsi" w:cstheme="minorHAnsi"/>
                <w:sz w:val="20"/>
                <w:szCs w:val="20"/>
                <w:rPrChange w:id="2336" w:author="Sue Simnor (EXT Idiom)" w:date="2024-08-13T18:42:00Z" w16du:dateUtc="2024-08-13T08:42:00Z">
                  <w:rPr>
                    <w:rFonts w:asciiTheme="minorHAnsi" w:hAnsiTheme="minorHAnsi" w:cstheme="minorHAnsi"/>
                    <w:sz w:val="20"/>
                    <w:szCs w:val="20"/>
                    <w:highlight w:val="lightGray"/>
                  </w:rPr>
                </w:rPrChange>
              </w:rPr>
              <w:t xml:space="preserve">" </w:t>
            </w:r>
          </w:p>
          <w:p w14:paraId="67AE1E89" w14:textId="77777777" w:rsidR="00FF5954" w:rsidRPr="009E32DB" w:rsidRDefault="00FF5954" w:rsidP="003D241C">
            <w:pPr>
              <w:tabs>
                <w:tab w:val="left" w:pos="774"/>
              </w:tabs>
              <w:rPr>
                <w:rFonts w:asciiTheme="minorHAnsi" w:hAnsiTheme="minorHAnsi" w:cstheme="minorHAnsi"/>
                <w:b/>
                <w:bCs/>
                <w:color w:val="000000" w:themeColor="text1"/>
                <w:sz w:val="20"/>
                <w:szCs w:val="20"/>
                <w:rPrChange w:id="2337" w:author="Sue Simnor (EXT Idiom)" w:date="2024-08-13T18:42:00Z" w16du:dateUtc="2024-08-13T08:42:00Z">
                  <w:rPr>
                    <w:rFonts w:asciiTheme="minorHAnsi" w:hAnsiTheme="minorHAnsi" w:cstheme="minorHAnsi"/>
                    <w:b/>
                    <w:bCs/>
                    <w:color w:val="000000" w:themeColor="text1"/>
                    <w:sz w:val="20"/>
                    <w:szCs w:val="20"/>
                    <w:highlight w:val="lightGray"/>
                  </w:rPr>
                </w:rPrChange>
              </w:rPr>
            </w:pPr>
            <w:r w:rsidRPr="009E32DB">
              <w:rPr>
                <w:rFonts w:asciiTheme="minorHAnsi" w:hAnsiTheme="minorHAnsi" w:cstheme="minorHAnsi"/>
                <w:b/>
                <w:bCs/>
                <w:sz w:val="20"/>
                <w:szCs w:val="20"/>
                <w:rPrChange w:id="2338" w:author="Sue Simnor (EXT Idiom)" w:date="2024-08-13T18:42:00Z" w16du:dateUtc="2024-08-13T08:42:00Z">
                  <w:rPr>
                    <w:rFonts w:asciiTheme="minorHAnsi" w:hAnsiTheme="minorHAnsi" w:cstheme="minorHAnsi"/>
                    <w:b/>
                    <w:bCs/>
                    <w:sz w:val="20"/>
                    <w:szCs w:val="20"/>
                    <w:highlight w:val="lightGray"/>
                  </w:rPr>
                </w:rPrChange>
              </w:rPr>
              <w:t>AND</w:t>
            </w:r>
            <w:r w:rsidRPr="009E32DB">
              <w:rPr>
                <w:rFonts w:asciiTheme="minorHAnsi" w:hAnsiTheme="minorHAnsi" w:cstheme="minorHAnsi"/>
                <w:sz w:val="20"/>
                <w:szCs w:val="20"/>
                <w:rPrChange w:id="2339" w:author="Sue Simnor (EXT Idiom)" w:date="2024-08-13T18:42:00Z" w16du:dateUtc="2024-08-13T08:42:00Z">
                  <w:rPr>
                    <w:rFonts w:asciiTheme="minorHAnsi" w:hAnsiTheme="minorHAnsi" w:cstheme="minorHAnsi"/>
                    <w:sz w:val="20"/>
                    <w:szCs w:val="20"/>
                    <w:highlight w:val="lightGray"/>
                  </w:rPr>
                </w:rPrChange>
              </w:rPr>
              <w:t xml:space="preserve"> </w:t>
            </w:r>
            <w:r w:rsidRPr="009E32DB">
              <w:rPr>
                <w:rFonts w:asciiTheme="minorHAnsi" w:eastAsia="Calibri" w:hAnsiTheme="minorHAnsi" w:cstheme="minorHAnsi"/>
                <w:sz w:val="20"/>
                <w:szCs w:val="20"/>
                <w:rPrChange w:id="2340" w:author="Sue Simnor (EXT Idiom)" w:date="2024-08-13T18:42:00Z" w16du:dateUtc="2024-08-13T08:42:00Z">
                  <w:rPr>
                    <w:rFonts w:asciiTheme="minorHAnsi" w:eastAsia="Calibri" w:hAnsiTheme="minorHAnsi" w:cstheme="minorHAnsi"/>
                    <w:sz w:val="20"/>
                    <w:szCs w:val="20"/>
                    <w:highlight w:val="lightGray"/>
                  </w:rPr>
                </w:rPrChange>
              </w:rPr>
              <w:t>&lt;PaymentMethodCode&gt; = “EFTC”</w:t>
            </w:r>
            <w:r w:rsidRPr="009E32DB">
              <w:rPr>
                <w:rFonts w:asciiTheme="minorHAnsi" w:hAnsiTheme="minorHAnsi" w:cstheme="minorHAnsi"/>
                <w:b/>
                <w:bCs/>
                <w:color w:val="000000" w:themeColor="text1"/>
                <w:sz w:val="20"/>
                <w:szCs w:val="20"/>
                <w:rPrChange w:id="2341" w:author="Sue Simnor (EXT Idiom)" w:date="2024-08-13T18:42:00Z" w16du:dateUtc="2024-08-13T08:42:00Z">
                  <w:rPr>
                    <w:rFonts w:asciiTheme="minorHAnsi" w:hAnsiTheme="minorHAnsi" w:cstheme="minorHAnsi"/>
                    <w:b/>
                    <w:bCs/>
                    <w:color w:val="000000" w:themeColor="text1"/>
                    <w:sz w:val="20"/>
                    <w:szCs w:val="20"/>
                    <w:highlight w:val="lightGray"/>
                  </w:rPr>
                </w:rPrChange>
              </w:rPr>
              <w:t xml:space="preserve"> </w:t>
            </w:r>
          </w:p>
          <w:p w14:paraId="6D458B1A" w14:textId="15E698A8" w:rsidR="00FF5954" w:rsidRPr="009E32DB" w:rsidRDefault="00FF5954" w:rsidP="003D241C">
            <w:pPr>
              <w:tabs>
                <w:tab w:val="left" w:pos="774"/>
              </w:tabs>
              <w:rPr>
                <w:rFonts w:asciiTheme="minorHAnsi" w:hAnsiTheme="minorHAnsi" w:cstheme="minorHAnsi"/>
                <w:sz w:val="20"/>
                <w:szCs w:val="20"/>
                <w:rPrChange w:id="2342" w:author="Sue Simnor (EXT Idiom)" w:date="2024-08-13T18:42:00Z" w16du:dateUtc="2024-08-13T08:42:00Z">
                  <w:rPr>
                    <w:rFonts w:asciiTheme="minorHAnsi" w:hAnsiTheme="minorHAnsi" w:cstheme="minorHAnsi"/>
                    <w:sz w:val="20"/>
                    <w:szCs w:val="20"/>
                    <w:highlight w:val="lightGray"/>
                  </w:rPr>
                </w:rPrChange>
              </w:rPr>
            </w:pPr>
            <w:r w:rsidRPr="009E32DB">
              <w:rPr>
                <w:rFonts w:asciiTheme="minorHAnsi" w:hAnsiTheme="minorHAnsi" w:cstheme="minorHAnsi"/>
                <w:b/>
                <w:bCs/>
                <w:sz w:val="20"/>
                <w:szCs w:val="20"/>
                <w:rPrChange w:id="2343" w:author="Sue Simnor (EXT Idiom)" w:date="2024-08-13T18:42:00Z" w16du:dateUtc="2024-08-13T08:42:00Z">
                  <w:rPr>
                    <w:rFonts w:asciiTheme="minorHAnsi" w:hAnsiTheme="minorHAnsi" w:cstheme="minorHAnsi"/>
                    <w:b/>
                    <w:bCs/>
                    <w:sz w:val="20"/>
                    <w:szCs w:val="20"/>
                    <w:highlight w:val="lightGray"/>
                  </w:rPr>
                </w:rPrChange>
              </w:rPr>
              <w:t>THEN</w:t>
            </w:r>
            <w:r w:rsidRPr="009E32DB">
              <w:rPr>
                <w:rFonts w:asciiTheme="minorHAnsi" w:hAnsiTheme="minorHAnsi" w:cstheme="minorHAnsi"/>
                <w:sz w:val="20"/>
                <w:szCs w:val="20"/>
                <w:rPrChange w:id="2344" w:author="Sue Simnor (EXT Idiom)" w:date="2024-08-13T18:42:00Z" w16du:dateUtc="2024-08-13T08:42:00Z">
                  <w:rPr>
                    <w:rFonts w:asciiTheme="minorHAnsi" w:hAnsiTheme="minorHAnsi" w:cstheme="minorHAnsi"/>
                    <w:sz w:val="20"/>
                    <w:szCs w:val="20"/>
                    <w:highlight w:val="lightGray"/>
                  </w:rPr>
                </w:rPrChange>
              </w:rPr>
              <w:t xml:space="preserve"> display</w:t>
            </w:r>
          </w:p>
        </w:tc>
        <w:tc>
          <w:tcPr>
            <w:tcW w:w="1560" w:type="dxa"/>
          </w:tcPr>
          <w:p w14:paraId="074FFF19" w14:textId="77777777" w:rsidR="00FF5954" w:rsidRDefault="00FF5954" w:rsidP="003D241C">
            <w:pPr>
              <w:spacing w:after="120"/>
              <w:rPr>
                <w:rFonts w:asciiTheme="minorHAnsi" w:hAnsiTheme="minorHAnsi" w:cstheme="minorHAnsi"/>
                <w:color w:val="000000"/>
                <w:sz w:val="20"/>
                <w:szCs w:val="20"/>
              </w:rPr>
            </w:pPr>
            <w:r w:rsidRPr="008035EE">
              <w:rPr>
                <w:rFonts w:asciiTheme="minorHAnsi" w:hAnsiTheme="minorHAnsi" w:cstheme="minorHAnsi"/>
                <w:color w:val="000000"/>
                <w:sz w:val="20"/>
                <w:szCs w:val="20"/>
              </w:rPr>
              <w:t>Table_Bodycopy_S_COI</w:t>
            </w:r>
          </w:p>
          <w:p w14:paraId="1FF65956" w14:textId="77777777" w:rsidR="00FF5954" w:rsidRPr="00720F8E" w:rsidRDefault="00FF5954" w:rsidP="003D241C">
            <w:pPr>
              <w:spacing w:after="120"/>
              <w:rPr>
                <w:rFonts w:asciiTheme="minorHAnsi" w:hAnsiTheme="minorHAnsi" w:cstheme="minorHAnsi"/>
                <w:color w:val="000000"/>
                <w:sz w:val="20"/>
                <w:szCs w:val="20"/>
              </w:rPr>
            </w:pPr>
          </w:p>
        </w:tc>
      </w:tr>
      <w:tr w:rsidR="00FF5954" w:rsidRPr="00720F8E" w14:paraId="5D4CEAA3" w14:textId="77777777" w:rsidTr="0472516C">
        <w:trPr>
          <w:cantSplit/>
        </w:trPr>
        <w:tc>
          <w:tcPr>
            <w:tcW w:w="1013" w:type="dxa"/>
          </w:tcPr>
          <w:p w14:paraId="20E9ABB9" w14:textId="4A7B2133" w:rsidR="00FF5954" w:rsidRPr="0044689A" w:rsidRDefault="00FF5954" w:rsidP="003D241C">
            <w:pPr>
              <w:rPr>
                <w:rFonts w:asciiTheme="minorHAnsi" w:hAnsiTheme="minorHAnsi" w:cstheme="minorHAnsi"/>
                <w:sz w:val="20"/>
                <w:rPrChange w:id="2345" w:author="Sue Simnor (EXT Idiom)" w:date="2024-08-07T09:37:00Z" w16du:dateUtc="2024-08-06T23:37:00Z">
                  <w:rPr>
                    <w:rFonts w:asciiTheme="minorHAnsi" w:hAnsiTheme="minorHAnsi" w:cstheme="minorHAnsi"/>
                    <w:sz w:val="20"/>
                    <w:highlight w:val="yellow"/>
                  </w:rPr>
                </w:rPrChange>
              </w:rPr>
            </w:pPr>
            <w:r w:rsidRPr="0044689A">
              <w:rPr>
                <w:rFonts w:asciiTheme="minorHAnsi" w:hAnsiTheme="minorHAnsi" w:cstheme="minorHAnsi"/>
                <w:sz w:val="20"/>
                <w:rPrChange w:id="2346" w:author="Sue Simnor (EXT Idiom)" w:date="2024-08-07T09:37:00Z" w16du:dateUtc="2024-08-06T23:37:00Z">
                  <w:rPr>
                    <w:rFonts w:asciiTheme="minorHAnsi" w:hAnsiTheme="minorHAnsi" w:cstheme="minorHAnsi"/>
                    <w:sz w:val="20"/>
                    <w:highlight w:val="yellow"/>
                  </w:rPr>
                </w:rPrChange>
              </w:rPr>
              <w:t>PS6 V3</w:t>
            </w:r>
          </w:p>
        </w:tc>
        <w:tc>
          <w:tcPr>
            <w:tcW w:w="1676" w:type="dxa"/>
            <w:vMerge/>
          </w:tcPr>
          <w:p w14:paraId="3F6D943A" w14:textId="3F30BB8C" w:rsidR="00FF5954" w:rsidRPr="00720F8E" w:rsidRDefault="00FF5954" w:rsidP="00D97586">
            <w:pPr>
              <w:tabs>
                <w:tab w:val="left" w:pos="1800"/>
              </w:tabs>
              <w:rPr>
                <w:rFonts w:asciiTheme="minorHAnsi" w:hAnsiTheme="minorHAnsi" w:cstheme="minorHAnsi"/>
                <w:sz w:val="20"/>
              </w:rPr>
            </w:pPr>
          </w:p>
        </w:tc>
        <w:tc>
          <w:tcPr>
            <w:tcW w:w="7654" w:type="dxa"/>
          </w:tcPr>
          <w:p w14:paraId="69DC3B80" w14:textId="77777777" w:rsidR="00FF5954" w:rsidRPr="00503D58" w:rsidRDefault="00FF5954" w:rsidP="003D241C">
            <w:pPr>
              <w:pStyle w:val="TableBodycopySCOI"/>
              <w:rPr>
                <w:rFonts w:cs="Arial"/>
                <w:szCs w:val="21"/>
              </w:rPr>
            </w:pPr>
          </w:p>
          <w:tbl>
            <w:tblPr>
              <w:tblpPr w:leftFromText="180" w:rightFromText="180" w:horzAnchor="margin" w:tblpY="394"/>
              <w:tblOverlap w:val="never"/>
              <w:tblW w:w="0" w:type="auto"/>
              <w:tblLayout w:type="fixed"/>
              <w:tblLook w:val="0000" w:firstRow="0" w:lastRow="0" w:firstColumn="0" w:lastColumn="0" w:noHBand="0" w:noVBand="0"/>
            </w:tblPr>
            <w:tblGrid>
              <w:gridCol w:w="6235"/>
            </w:tblGrid>
            <w:tr w:rsidR="00FF5954" w:rsidRPr="00503D58" w14:paraId="75AA6521" w14:textId="77777777">
              <w:trPr>
                <w:trHeight w:val="774"/>
              </w:trPr>
              <w:tc>
                <w:tcPr>
                  <w:tcW w:w="6235" w:type="dxa"/>
                </w:tcPr>
                <w:p w14:paraId="40E393D0" w14:textId="1E05DBB3" w:rsidR="00FF5954" w:rsidRPr="00503D58" w:rsidRDefault="00FF5954" w:rsidP="003D241C">
                  <w:pPr>
                    <w:pStyle w:val="TableBodycopySCOI"/>
                    <w:rPr>
                      <w:rFonts w:cs="Arial"/>
                      <w:szCs w:val="21"/>
                    </w:rPr>
                  </w:pPr>
                  <w:r w:rsidRPr="00503D58">
                    <w:rPr>
                      <w:rStyle w:val="BodycopyChar"/>
                      <w:rFonts w:cs="Arial"/>
                      <w:sz w:val="16"/>
                      <w:szCs w:val="21"/>
                    </w:rPr>
                    <w:t>You have chosen to pay monthly by direct debit from your bank account.</w:t>
                  </w:r>
                  <w:ins w:id="2347" w:author="Sue Simnor (EXT Idiom)" w:date="2024-09-16T11:54:00Z" w16du:dateUtc="2024-09-16T01:54:00Z">
                    <w:r w:rsidR="005D190B" w:rsidRPr="00503D58">
                      <w:rPr>
                        <w:rStyle w:val="BodycopyChar"/>
                        <w:rFonts w:cs="Arial"/>
                        <w:sz w:val="16"/>
                        <w:szCs w:val="21"/>
                      </w:rPr>
                      <w:t xml:space="preserve"> </w:t>
                    </w:r>
                  </w:ins>
                  <w:ins w:id="2348" w:author="Sue Simnor (EXT Idiom)" w:date="2024-09-16T11:54:00Z">
                    <w:r w:rsidR="00DE0806" w:rsidRPr="00503D58">
                      <w:rPr>
                        <w:rFonts w:cs="Arial"/>
                        <w:szCs w:val="21"/>
                        <w:lang w:val="en-US" w:eastAsia="zh-CN"/>
                      </w:rPr>
                      <w:t>Monthly instalments may vary slightly due to rounding but will not be more than the figure above during this period of insurance</w:t>
                    </w:r>
                  </w:ins>
                  <w:ins w:id="2349" w:author="Sue Simnor (EXT Idiom)" w:date="2024-09-16T11:55:00Z" w16du:dateUtc="2024-09-16T01:55:00Z">
                    <w:r w:rsidR="00742EC3" w:rsidRPr="00503D58">
                      <w:rPr>
                        <w:rFonts w:cs="Arial"/>
                        <w:szCs w:val="21"/>
                        <w:lang w:val="en-US" w:eastAsia="zh-CN"/>
                      </w:rPr>
                      <w:t>.</w:t>
                    </w:r>
                  </w:ins>
                </w:p>
              </w:tc>
            </w:tr>
          </w:tbl>
          <w:p w14:paraId="24F6A9A3" w14:textId="77777777" w:rsidR="00FF5954" w:rsidRPr="00503D58" w:rsidRDefault="00FF5954" w:rsidP="003D241C">
            <w:pPr>
              <w:pStyle w:val="TableBodycopySCOI"/>
              <w:rPr>
                <w:rFonts w:cs="Arial"/>
                <w:b/>
                <w:bCs/>
                <w:szCs w:val="21"/>
              </w:rPr>
            </w:pPr>
          </w:p>
        </w:tc>
        <w:tc>
          <w:tcPr>
            <w:tcW w:w="2693" w:type="dxa"/>
          </w:tcPr>
          <w:p w14:paraId="7660EB85" w14:textId="7C78C042" w:rsidR="00FF5954" w:rsidRPr="009E32DB" w:rsidRDefault="00FF5954" w:rsidP="003D241C">
            <w:pPr>
              <w:tabs>
                <w:tab w:val="left" w:pos="774"/>
              </w:tabs>
              <w:rPr>
                <w:rFonts w:asciiTheme="minorHAnsi" w:hAnsiTheme="minorHAnsi" w:cstheme="minorHAnsi"/>
                <w:sz w:val="20"/>
                <w:szCs w:val="20"/>
                <w:rPrChange w:id="2350" w:author="Sue Simnor (EXT Idiom)" w:date="2024-08-13T18:42:00Z" w16du:dateUtc="2024-08-13T08:42:00Z">
                  <w:rPr>
                    <w:rFonts w:asciiTheme="minorHAnsi" w:hAnsiTheme="minorHAnsi" w:cstheme="minorHAnsi"/>
                    <w:sz w:val="20"/>
                    <w:szCs w:val="20"/>
                    <w:highlight w:val="lightGray"/>
                  </w:rPr>
                </w:rPrChange>
              </w:rPr>
            </w:pPr>
            <w:r w:rsidRPr="009E32DB">
              <w:rPr>
                <w:rFonts w:asciiTheme="minorHAnsi" w:hAnsiTheme="minorHAnsi" w:cstheme="minorHAnsi"/>
                <w:b/>
                <w:bCs/>
                <w:sz w:val="20"/>
                <w:szCs w:val="20"/>
                <w:rPrChange w:id="2351" w:author="Sue Simnor (EXT Idiom)" w:date="2024-08-13T18:42:00Z" w16du:dateUtc="2024-08-13T08:42:00Z">
                  <w:rPr>
                    <w:rFonts w:asciiTheme="minorHAnsi" w:hAnsiTheme="minorHAnsi" w:cstheme="minorHAnsi"/>
                    <w:b/>
                    <w:bCs/>
                    <w:sz w:val="20"/>
                    <w:szCs w:val="20"/>
                    <w:highlight w:val="lightGray"/>
                  </w:rPr>
                </w:rPrChange>
              </w:rPr>
              <w:t>ELSEIF</w:t>
            </w:r>
            <w:r w:rsidRPr="009E32DB">
              <w:rPr>
                <w:rFonts w:asciiTheme="minorHAnsi" w:hAnsiTheme="minorHAnsi" w:cstheme="minorHAnsi"/>
                <w:sz w:val="20"/>
                <w:szCs w:val="20"/>
                <w:rPrChange w:id="2352" w:author="Sue Simnor (EXT Idiom)" w:date="2024-08-13T18:42:00Z" w16du:dateUtc="2024-08-13T08:42:00Z">
                  <w:rPr>
                    <w:rFonts w:asciiTheme="minorHAnsi" w:hAnsiTheme="minorHAnsi" w:cstheme="minorHAnsi"/>
                    <w:sz w:val="20"/>
                    <w:szCs w:val="20"/>
                    <w:highlight w:val="lightGray"/>
                  </w:rPr>
                </w:rPrChange>
              </w:rPr>
              <w:t xml:space="preserve"> &lt;PaymentFrequencyCode&gt; = "1|PaymentPlanMonthly"</w:t>
            </w:r>
          </w:p>
          <w:p w14:paraId="0E5ACA4C" w14:textId="77777777" w:rsidR="00FF5954" w:rsidRPr="009E32DB" w:rsidRDefault="00FF5954" w:rsidP="003D241C">
            <w:pPr>
              <w:tabs>
                <w:tab w:val="left" w:pos="774"/>
              </w:tabs>
              <w:rPr>
                <w:rFonts w:asciiTheme="minorHAnsi" w:hAnsiTheme="minorHAnsi" w:cstheme="minorHAnsi"/>
                <w:b/>
                <w:bCs/>
                <w:color w:val="000000" w:themeColor="text1"/>
                <w:sz w:val="20"/>
                <w:szCs w:val="20"/>
                <w:rPrChange w:id="2353" w:author="Sue Simnor (EXT Idiom)" w:date="2024-08-13T18:42:00Z" w16du:dateUtc="2024-08-13T08:42:00Z">
                  <w:rPr>
                    <w:rFonts w:asciiTheme="minorHAnsi" w:hAnsiTheme="minorHAnsi" w:cstheme="minorHAnsi"/>
                    <w:b/>
                    <w:bCs/>
                    <w:color w:val="000000" w:themeColor="text1"/>
                    <w:sz w:val="20"/>
                    <w:szCs w:val="20"/>
                    <w:highlight w:val="lightGray"/>
                  </w:rPr>
                </w:rPrChange>
              </w:rPr>
            </w:pPr>
            <w:r w:rsidRPr="009E32DB">
              <w:rPr>
                <w:rFonts w:asciiTheme="minorHAnsi" w:hAnsiTheme="minorHAnsi" w:cstheme="minorHAnsi"/>
                <w:b/>
                <w:bCs/>
                <w:sz w:val="20"/>
                <w:szCs w:val="20"/>
                <w:rPrChange w:id="2354" w:author="Sue Simnor (EXT Idiom)" w:date="2024-08-13T18:42:00Z" w16du:dateUtc="2024-08-13T08:42:00Z">
                  <w:rPr>
                    <w:rFonts w:asciiTheme="minorHAnsi" w:hAnsiTheme="minorHAnsi" w:cstheme="minorHAnsi"/>
                    <w:b/>
                    <w:bCs/>
                    <w:sz w:val="20"/>
                    <w:szCs w:val="20"/>
                    <w:highlight w:val="lightGray"/>
                  </w:rPr>
                </w:rPrChange>
              </w:rPr>
              <w:t>AND</w:t>
            </w:r>
            <w:r w:rsidRPr="009E32DB">
              <w:rPr>
                <w:rFonts w:asciiTheme="minorHAnsi" w:hAnsiTheme="minorHAnsi" w:cstheme="minorHAnsi"/>
                <w:sz w:val="20"/>
                <w:szCs w:val="20"/>
                <w:rPrChange w:id="2355" w:author="Sue Simnor (EXT Idiom)" w:date="2024-08-13T18:42:00Z" w16du:dateUtc="2024-08-13T08:42:00Z">
                  <w:rPr>
                    <w:rFonts w:asciiTheme="minorHAnsi" w:hAnsiTheme="minorHAnsi" w:cstheme="minorHAnsi"/>
                    <w:sz w:val="20"/>
                    <w:szCs w:val="20"/>
                    <w:highlight w:val="lightGray"/>
                  </w:rPr>
                </w:rPrChange>
              </w:rPr>
              <w:t xml:space="preserve"> </w:t>
            </w:r>
            <w:r w:rsidRPr="009E32DB">
              <w:rPr>
                <w:rFonts w:asciiTheme="minorHAnsi" w:eastAsia="Calibri" w:hAnsiTheme="minorHAnsi" w:cstheme="minorHAnsi"/>
                <w:sz w:val="20"/>
                <w:szCs w:val="20"/>
                <w:rPrChange w:id="2356" w:author="Sue Simnor (EXT Idiom)" w:date="2024-08-13T18:42:00Z" w16du:dateUtc="2024-08-13T08:42:00Z">
                  <w:rPr>
                    <w:rFonts w:asciiTheme="minorHAnsi" w:eastAsia="Calibri" w:hAnsiTheme="minorHAnsi" w:cstheme="minorHAnsi"/>
                    <w:sz w:val="20"/>
                    <w:szCs w:val="20"/>
                    <w:highlight w:val="lightGray"/>
                  </w:rPr>
                </w:rPrChange>
              </w:rPr>
              <w:t>&lt;PaymentMethodCode&gt; = “EFT”</w:t>
            </w:r>
            <w:r w:rsidRPr="009E32DB">
              <w:rPr>
                <w:rFonts w:asciiTheme="minorHAnsi" w:hAnsiTheme="minorHAnsi" w:cstheme="minorHAnsi"/>
                <w:b/>
                <w:bCs/>
                <w:color w:val="000000" w:themeColor="text1"/>
                <w:sz w:val="20"/>
                <w:szCs w:val="20"/>
                <w:rPrChange w:id="2357" w:author="Sue Simnor (EXT Idiom)" w:date="2024-08-13T18:42:00Z" w16du:dateUtc="2024-08-13T08:42:00Z">
                  <w:rPr>
                    <w:rFonts w:asciiTheme="minorHAnsi" w:hAnsiTheme="minorHAnsi" w:cstheme="minorHAnsi"/>
                    <w:b/>
                    <w:bCs/>
                    <w:color w:val="000000" w:themeColor="text1"/>
                    <w:sz w:val="20"/>
                    <w:szCs w:val="20"/>
                    <w:highlight w:val="lightGray"/>
                  </w:rPr>
                </w:rPrChange>
              </w:rPr>
              <w:t xml:space="preserve"> </w:t>
            </w:r>
          </w:p>
          <w:p w14:paraId="342F4DD1" w14:textId="3E741902" w:rsidR="00FF5954" w:rsidRPr="009E32DB" w:rsidRDefault="00FF5954" w:rsidP="003D241C">
            <w:pPr>
              <w:tabs>
                <w:tab w:val="left" w:pos="774"/>
              </w:tabs>
              <w:rPr>
                <w:rFonts w:asciiTheme="minorHAnsi" w:hAnsiTheme="minorHAnsi" w:cstheme="minorHAnsi"/>
                <w:sz w:val="20"/>
                <w:szCs w:val="20"/>
              </w:rPr>
            </w:pPr>
            <w:r w:rsidRPr="009E32DB">
              <w:rPr>
                <w:rFonts w:asciiTheme="minorHAnsi" w:hAnsiTheme="minorHAnsi" w:cstheme="minorHAnsi"/>
                <w:b/>
                <w:bCs/>
                <w:sz w:val="20"/>
                <w:szCs w:val="20"/>
                <w:rPrChange w:id="2358" w:author="Sue Simnor (EXT Idiom)" w:date="2024-08-13T18:42:00Z" w16du:dateUtc="2024-08-13T08:42:00Z">
                  <w:rPr>
                    <w:rFonts w:asciiTheme="minorHAnsi" w:hAnsiTheme="minorHAnsi" w:cstheme="minorHAnsi"/>
                    <w:b/>
                    <w:bCs/>
                    <w:sz w:val="20"/>
                    <w:szCs w:val="20"/>
                    <w:highlight w:val="lightGray"/>
                  </w:rPr>
                </w:rPrChange>
              </w:rPr>
              <w:t>THEN</w:t>
            </w:r>
            <w:r w:rsidRPr="009E32DB">
              <w:rPr>
                <w:rFonts w:asciiTheme="minorHAnsi" w:hAnsiTheme="minorHAnsi" w:cstheme="minorHAnsi"/>
                <w:sz w:val="20"/>
                <w:szCs w:val="20"/>
                <w:rPrChange w:id="2359" w:author="Sue Simnor (EXT Idiom)" w:date="2024-08-13T18:42:00Z" w16du:dateUtc="2024-08-13T08:42:00Z">
                  <w:rPr>
                    <w:rFonts w:asciiTheme="minorHAnsi" w:hAnsiTheme="minorHAnsi" w:cstheme="minorHAnsi"/>
                    <w:sz w:val="20"/>
                    <w:szCs w:val="20"/>
                    <w:highlight w:val="lightGray"/>
                  </w:rPr>
                </w:rPrChange>
              </w:rPr>
              <w:t xml:space="preserve"> display</w:t>
            </w:r>
          </w:p>
        </w:tc>
        <w:tc>
          <w:tcPr>
            <w:tcW w:w="1560" w:type="dxa"/>
          </w:tcPr>
          <w:p w14:paraId="25AD2BEF" w14:textId="77777777" w:rsidR="00FF5954" w:rsidRDefault="00FF5954" w:rsidP="003D241C">
            <w:pPr>
              <w:spacing w:after="120"/>
              <w:rPr>
                <w:rFonts w:asciiTheme="minorHAnsi" w:hAnsiTheme="minorHAnsi" w:cstheme="minorHAnsi"/>
                <w:color w:val="000000"/>
                <w:sz w:val="20"/>
                <w:szCs w:val="20"/>
              </w:rPr>
            </w:pPr>
            <w:r w:rsidRPr="008035EE">
              <w:rPr>
                <w:rFonts w:asciiTheme="minorHAnsi" w:hAnsiTheme="minorHAnsi" w:cstheme="minorHAnsi"/>
                <w:color w:val="000000"/>
                <w:sz w:val="20"/>
                <w:szCs w:val="20"/>
              </w:rPr>
              <w:t>Table_Bodycopy_S_COI</w:t>
            </w:r>
          </w:p>
          <w:p w14:paraId="15C90EE3" w14:textId="77777777" w:rsidR="00FF5954" w:rsidRPr="00720F8E" w:rsidRDefault="00FF5954" w:rsidP="003D241C">
            <w:pPr>
              <w:spacing w:after="120"/>
              <w:rPr>
                <w:rFonts w:asciiTheme="minorHAnsi" w:hAnsiTheme="minorHAnsi" w:cstheme="minorHAnsi"/>
                <w:color w:val="000000"/>
                <w:sz w:val="20"/>
                <w:szCs w:val="20"/>
              </w:rPr>
            </w:pPr>
          </w:p>
        </w:tc>
      </w:tr>
      <w:tr w:rsidR="00FF5954" w:rsidRPr="00720F8E" w14:paraId="432A8668" w14:textId="77777777" w:rsidTr="0472516C">
        <w:trPr>
          <w:cantSplit/>
        </w:trPr>
        <w:tc>
          <w:tcPr>
            <w:tcW w:w="1013" w:type="dxa"/>
          </w:tcPr>
          <w:p w14:paraId="6AD256B0" w14:textId="022D9B61" w:rsidR="00FF5954" w:rsidRPr="0044689A" w:rsidRDefault="00FF5954" w:rsidP="00D97586">
            <w:pPr>
              <w:rPr>
                <w:rFonts w:asciiTheme="minorHAnsi" w:hAnsiTheme="minorHAnsi" w:cstheme="minorHAnsi"/>
                <w:sz w:val="20"/>
              </w:rPr>
            </w:pPr>
            <w:r w:rsidRPr="0044689A">
              <w:rPr>
                <w:rFonts w:asciiTheme="minorHAnsi" w:hAnsiTheme="minorHAnsi" w:cstheme="minorHAnsi"/>
                <w:sz w:val="20"/>
              </w:rPr>
              <w:lastRenderedPageBreak/>
              <w:t>PS6 V4</w:t>
            </w:r>
          </w:p>
        </w:tc>
        <w:tc>
          <w:tcPr>
            <w:tcW w:w="1676" w:type="dxa"/>
            <w:vMerge/>
          </w:tcPr>
          <w:p w14:paraId="22549839" w14:textId="62457791" w:rsidR="00FF5954" w:rsidRPr="00720F8E" w:rsidRDefault="00FF5954" w:rsidP="00D97586">
            <w:pPr>
              <w:tabs>
                <w:tab w:val="left" w:pos="1800"/>
              </w:tabs>
              <w:rPr>
                <w:rFonts w:asciiTheme="minorHAnsi" w:hAnsiTheme="minorHAnsi" w:cstheme="minorHAnsi"/>
                <w:sz w:val="20"/>
              </w:rPr>
            </w:pPr>
          </w:p>
        </w:tc>
        <w:tc>
          <w:tcPr>
            <w:tcW w:w="7654" w:type="dxa"/>
          </w:tcPr>
          <w:p w14:paraId="226086F8" w14:textId="77777777" w:rsidR="00FF5954" w:rsidRPr="00503D58" w:rsidRDefault="00FF5954" w:rsidP="00D97586">
            <w:pPr>
              <w:pStyle w:val="TableBodycopySCOI"/>
            </w:pPr>
          </w:p>
          <w:tbl>
            <w:tblPr>
              <w:tblpPr w:leftFromText="180" w:rightFromText="180" w:horzAnchor="margin" w:tblpY="394"/>
              <w:tblOverlap w:val="never"/>
              <w:tblW w:w="0" w:type="auto"/>
              <w:tblLayout w:type="fixed"/>
              <w:tblLook w:val="0000" w:firstRow="0" w:lastRow="0" w:firstColumn="0" w:lastColumn="0" w:noHBand="0" w:noVBand="0"/>
            </w:tblPr>
            <w:tblGrid>
              <w:gridCol w:w="6235"/>
            </w:tblGrid>
            <w:tr w:rsidR="00FF5954" w:rsidRPr="00503D58" w14:paraId="207FB249" w14:textId="77777777">
              <w:trPr>
                <w:trHeight w:val="774"/>
              </w:trPr>
              <w:tc>
                <w:tcPr>
                  <w:tcW w:w="6235" w:type="dxa"/>
                </w:tcPr>
                <w:p w14:paraId="6C269DC6" w14:textId="6B259AA3" w:rsidR="00FF5954" w:rsidRPr="00503D58" w:rsidRDefault="00FF5954" w:rsidP="00D97586">
                  <w:pPr>
                    <w:pStyle w:val="TableBodycopySCOI"/>
                  </w:pPr>
                  <w:r w:rsidRPr="00503D58">
                    <w:rPr>
                      <w:rStyle w:val="BodycopyChar"/>
                      <w:rFonts w:cs="Arial"/>
                      <w:sz w:val="16"/>
                      <w:szCs w:val="21"/>
                    </w:rPr>
                    <w:t>You have chosen to pay monthly by direct debit from your credit card.</w:t>
                  </w:r>
                  <w:ins w:id="2360" w:author="Sue Simnor (EXT Idiom)" w:date="2024-09-16T11:55:00Z" w16du:dateUtc="2024-09-16T01:55:00Z">
                    <w:r w:rsidR="00742EC3" w:rsidRPr="00503D58">
                      <w:rPr>
                        <w:rStyle w:val="BodycopyChar"/>
                        <w:rFonts w:cs="Arial"/>
                        <w:sz w:val="16"/>
                        <w:szCs w:val="21"/>
                      </w:rPr>
                      <w:t xml:space="preserve"> </w:t>
                    </w:r>
                  </w:ins>
                  <w:ins w:id="2361" w:author="Sue Simnor (EXT Idiom)" w:date="2024-09-16T11:55:00Z">
                    <w:r w:rsidR="00742EC3" w:rsidRPr="00503D58">
                      <w:rPr>
                        <w:rFonts w:cs="Arial"/>
                        <w:szCs w:val="21"/>
                        <w:lang w:val="en-US" w:eastAsia="zh-CN"/>
                      </w:rPr>
                      <w:t>Monthly instalments may vary slightly due to rounding but will not be more than the figure above during this period of insurance</w:t>
                    </w:r>
                  </w:ins>
                  <w:ins w:id="2362" w:author="Sue Simnor (EXT Idiom)" w:date="2024-09-16T12:02:00Z" w16du:dateUtc="2024-09-16T02:02:00Z">
                    <w:r w:rsidR="00055F20" w:rsidRPr="00503D58">
                      <w:rPr>
                        <w:rFonts w:cs="Arial"/>
                        <w:szCs w:val="21"/>
                        <w:lang w:val="en-US" w:eastAsia="zh-CN"/>
                      </w:rPr>
                      <w:t>.</w:t>
                    </w:r>
                  </w:ins>
                </w:p>
              </w:tc>
            </w:tr>
          </w:tbl>
          <w:p w14:paraId="5DE77003" w14:textId="77777777" w:rsidR="00FF5954" w:rsidRPr="00503D58" w:rsidRDefault="00FF5954" w:rsidP="00D97586">
            <w:pPr>
              <w:pStyle w:val="TableBodycopySCOI"/>
            </w:pPr>
          </w:p>
        </w:tc>
        <w:tc>
          <w:tcPr>
            <w:tcW w:w="2693" w:type="dxa"/>
          </w:tcPr>
          <w:p w14:paraId="45BE6FF3" w14:textId="4DF2A4BE" w:rsidR="00FF5954" w:rsidRPr="009E32DB" w:rsidRDefault="00FF5954" w:rsidP="00D97586">
            <w:pPr>
              <w:tabs>
                <w:tab w:val="left" w:pos="774"/>
              </w:tabs>
              <w:rPr>
                <w:rFonts w:asciiTheme="minorHAnsi" w:hAnsiTheme="minorHAnsi" w:cstheme="minorHAnsi"/>
                <w:sz w:val="20"/>
                <w:szCs w:val="20"/>
                <w:rPrChange w:id="2363" w:author="Sue Simnor (EXT Idiom)" w:date="2024-08-13T18:42:00Z" w16du:dateUtc="2024-08-13T08:42:00Z">
                  <w:rPr>
                    <w:rFonts w:asciiTheme="minorHAnsi" w:hAnsiTheme="minorHAnsi" w:cstheme="minorHAnsi"/>
                    <w:sz w:val="20"/>
                    <w:szCs w:val="20"/>
                    <w:highlight w:val="lightGray"/>
                  </w:rPr>
                </w:rPrChange>
              </w:rPr>
            </w:pPr>
            <w:r w:rsidRPr="009E32DB">
              <w:rPr>
                <w:rFonts w:asciiTheme="minorHAnsi" w:hAnsiTheme="minorHAnsi" w:cstheme="minorHAnsi"/>
                <w:b/>
                <w:bCs/>
                <w:sz w:val="20"/>
                <w:szCs w:val="20"/>
                <w:rPrChange w:id="2364" w:author="Sue Simnor (EXT Idiom)" w:date="2024-08-13T18:42:00Z" w16du:dateUtc="2024-08-13T08:42:00Z">
                  <w:rPr>
                    <w:rFonts w:asciiTheme="minorHAnsi" w:hAnsiTheme="minorHAnsi" w:cstheme="minorHAnsi"/>
                    <w:b/>
                    <w:bCs/>
                    <w:sz w:val="20"/>
                    <w:szCs w:val="20"/>
                    <w:highlight w:val="lightGray"/>
                  </w:rPr>
                </w:rPrChange>
              </w:rPr>
              <w:t>ELSEIF</w:t>
            </w:r>
            <w:r w:rsidRPr="009E32DB">
              <w:rPr>
                <w:rFonts w:asciiTheme="minorHAnsi" w:hAnsiTheme="minorHAnsi" w:cstheme="minorHAnsi"/>
                <w:sz w:val="20"/>
                <w:szCs w:val="20"/>
                <w:rPrChange w:id="2365" w:author="Sue Simnor (EXT Idiom)" w:date="2024-08-13T18:42:00Z" w16du:dateUtc="2024-08-13T08:42:00Z">
                  <w:rPr>
                    <w:rFonts w:asciiTheme="minorHAnsi" w:hAnsiTheme="minorHAnsi" w:cstheme="minorHAnsi"/>
                    <w:sz w:val="20"/>
                    <w:szCs w:val="20"/>
                    <w:highlight w:val="lightGray"/>
                  </w:rPr>
                </w:rPrChange>
              </w:rPr>
              <w:t xml:space="preserve"> &lt;PaymentFrequencyCode&gt; = "1|PaymentPlanMonthly</w:t>
            </w:r>
            <w:r w:rsidRPr="009E32DB" w:rsidDel="004D39B6">
              <w:rPr>
                <w:rFonts w:asciiTheme="minorHAnsi" w:hAnsiTheme="minorHAnsi" w:cstheme="minorHAnsi"/>
                <w:sz w:val="20"/>
                <w:szCs w:val="20"/>
                <w:rPrChange w:id="2366" w:author="Sue Simnor (EXT Idiom)" w:date="2024-08-13T18:42:00Z" w16du:dateUtc="2024-08-13T08:42:00Z">
                  <w:rPr>
                    <w:rFonts w:asciiTheme="minorHAnsi" w:hAnsiTheme="minorHAnsi" w:cstheme="minorHAnsi"/>
                    <w:sz w:val="20"/>
                    <w:szCs w:val="20"/>
                    <w:highlight w:val="lightGray"/>
                  </w:rPr>
                </w:rPrChange>
              </w:rPr>
              <w:t xml:space="preserve"> </w:t>
            </w:r>
            <w:r w:rsidRPr="009E32DB">
              <w:rPr>
                <w:rFonts w:asciiTheme="minorHAnsi" w:hAnsiTheme="minorHAnsi" w:cstheme="minorHAnsi"/>
                <w:sz w:val="20"/>
                <w:szCs w:val="20"/>
                <w:rPrChange w:id="2367" w:author="Sue Simnor (EXT Idiom)" w:date="2024-08-13T18:42:00Z" w16du:dateUtc="2024-08-13T08:42:00Z">
                  <w:rPr>
                    <w:rFonts w:asciiTheme="minorHAnsi" w:hAnsiTheme="minorHAnsi" w:cstheme="minorHAnsi"/>
                    <w:sz w:val="20"/>
                    <w:szCs w:val="20"/>
                    <w:highlight w:val="lightGray"/>
                  </w:rPr>
                </w:rPrChange>
              </w:rPr>
              <w:t xml:space="preserve">" </w:t>
            </w:r>
          </w:p>
          <w:p w14:paraId="60FEBA2E" w14:textId="77777777" w:rsidR="00FF5954" w:rsidRPr="009E32DB" w:rsidRDefault="00FF5954" w:rsidP="00D97586">
            <w:pPr>
              <w:tabs>
                <w:tab w:val="left" w:pos="774"/>
              </w:tabs>
              <w:rPr>
                <w:rFonts w:asciiTheme="minorHAnsi" w:eastAsia="Calibri" w:hAnsiTheme="minorHAnsi" w:cstheme="minorHAnsi"/>
                <w:sz w:val="20"/>
                <w:szCs w:val="20"/>
                <w:rPrChange w:id="2368" w:author="Sue Simnor (EXT Idiom)" w:date="2024-08-13T18:42:00Z" w16du:dateUtc="2024-08-13T08:42:00Z">
                  <w:rPr>
                    <w:rFonts w:asciiTheme="minorHAnsi" w:eastAsia="Calibri" w:hAnsiTheme="minorHAnsi" w:cstheme="minorHAnsi"/>
                    <w:sz w:val="20"/>
                    <w:szCs w:val="20"/>
                    <w:highlight w:val="lightGray"/>
                  </w:rPr>
                </w:rPrChange>
              </w:rPr>
            </w:pPr>
            <w:r w:rsidRPr="009E32DB">
              <w:rPr>
                <w:rFonts w:asciiTheme="minorHAnsi" w:hAnsiTheme="minorHAnsi" w:cstheme="minorHAnsi"/>
                <w:b/>
                <w:bCs/>
                <w:sz w:val="20"/>
                <w:szCs w:val="20"/>
                <w:rPrChange w:id="2369" w:author="Sue Simnor (EXT Idiom)" w:date="2024-08-13T18:42:00Z" w16du:dateUtc="2024-08-13T08:42:00Z">
                  <w:rPr>
                    <w:rFonts w:asciiTheme="minorHAnsi" w:hAnsiTheme="minorHAnsi" w:cstheme="minorHAnsi"/>
                    <w:b/>
                    <w:bCs/>
                    <w:sz w:val="20"/>
                    <w:szCs w:val="20"/>
                    <w:highlight w:val="lightGray"/>
                  </w:rPr>
                </w:rPrChange>
              </w:rPr>
              <w:t>AND</w:t>
            </w:r>
            <w:r w:rsidRPr="009E32DB">
              <w:rPr>
                <w:rFonts w:asciiTheme="minorHAnsi" w:hAnsiTheme="minorHAnsi" w:cstheme="minorHAnsi"/>
                <w:sz w:val="20"/>
                <w:szCs w:val="20"/>
                <w:rPrChange w:id="2370" w:author="Sue Simnor (EXT Idiom)" w:date="2024-08-13T18:42:00Z" w16du:dateUtc="2024-08-13T08:42:00Z">
                  <w:rPr>
                    <w:rFonts w:asciiTheme="minorHAnsi" w:hAnsiTheme="minorHAnsi" w:cstheme="minorHAnsi"/>
                    <w:sz w:val="20"/>
                    <w:szCs w:val="20"/>
                    <w:highlight w:val="lightGray"/>
                  </w:rPr>
                </w:rPrChange>
              </w:rPr>
              <w:t xml:space="preserve"> </w:t>
            </w:r>
            <w:r w:rsidRPr="009E32DB">
              <w:rPr>
                <w:rFonts w:asciiTheme="minorHAnsi" w:eastAsia="Calibri" w:hAnsiTheme="minorHAnsi" w:cstheme="minorHAnsi"/>
                <w:sz w:val="20"/>
                <w:szCs w:val="20"/>
                <w:rPrChange w:id="2371" w:author="Sue Simnor (EXT Idiom)" w:date="2024-08-13T18:42:00Z" w16du:dateUtc="2024-08-13T08:42:00Z">
                  <w:rPr>
                    <w:rFonts w:asciiTheme="minorHAnsi" w:eastAsia="Calibri" w:hAnsiTheme="minorHAnsi" w:cstheme="minorHAnsi"/>
                    <w:sz w:val="20"/>
                    <w:szCs w:val="20"/>
                    <w:highlight w:val="lightGray"/>
                  </w:rPr>
                </w:rPrChange>
              </w:rPr>
              <w:t>&lt;PaymentMethodCode&gt; = “EFTC”</w:t>
            </w:r>
          </w:p>
          <w:p w14:paraId="1226D774" w14:textId="7C338E82" w:rsidR="00FF5954" w:rsidRPr="009E32DB" w:rsidRDefault="00FF5954" w:rsidP="00D97586">
            <w:pPr>
              <w:tabs>
                <w:tab w:val="left" w:pos="774"/>
              </w:tabs>
              <w:rPr>
                <w:rFonts w:asciiTheme="minorHAnsi" w:hAnsiTheme="minorHAnsi" w:cstheme="minorHAnsi"/>
                <w:b/>
                <w:bCs/>
                <w:sz w:val="20"/>
                <w:szCs w:val="20"/>
                <w:rPrChange w:id="2372" w:author="Sue Simnor (EXT Idiom)" w:date="2024-08-13T18:42:00Z" w16du:dateUtc="2024-08-13T08:42:00Z">
                  <w:rPr>
                    <w:rFonts w:asciiTheme="minorHAnsi" w:hAnsiTheme="minorHAnsi" w:cstheme="minorHAnsi"/>
                    <w:b/>
                    <w:bCs/>
                    <w:sz w:val="20"/>
                    <w:szCs w:val="20"/>
                    <w:highlight w:val="lightGray"/>
                  </w:rPr>
                </w:rPrChange>
              </w:rPr>
            </w:pPr>
            <w:r w:rsidRPr="009E32DB">
              <w:rPr>
                <w:rFonts w:asciiTheme="minorHAnsi" w:hAnsiTheme="minorHAnsi" w:cstheme="minorHAnsi"/>
                <w:b/>
                <w:bCs/>
                <w:sz w:val="20"/>
                <w:szCs w:val="20"/>
                <w:rPrChange w:id="2373" w:author="Sue Simnor (EXT Idiom)" w:date="2024-08-13T18:42:00Z" w16du:dateUtc="2024-08-13T08:42:00Z">
                  <w:rPr>
                    <w:rFonts w:asciiTheme="minorHAnsi" w:hAnsiTheme="minorHAnsi" w:cstheme="minorHAnsi"/>
                    <w:b/>
                    <w:bCs/>
                    <w:sz w:val="20"/>
                    <w:szCs w:val="20"/>
                    <w:highlight w:val="lightGray"/>
                  </w:rPr>
                </w:rPrChange>
              </w:rPr>
              <w:t>THEN</w:t>
            </w:r>
            <w:r w:rsidRPr="009E32DB">
              <w:rPr>
                <w:rFonts w:asciiTheme="minorHAnsi" w:hAnsiTheme="minorHAnsi" w:cstheme="minorHAnsi"/>
                <w:sz w:val="20"/>
                <w:szCs w:val="20"/>
                <w:rPrChange w:id="2374" w:author="Sue Simnor (EXT Idiom)" w:date="2024-08-13T18:42:00Z" w16du:dateUtc="2024-08-13T08:42:00Z">
                  <w:rPr>
                    <w:rFonts w:asciiTheme="minorHAnsi" w:hAnsiTheme="minorHAnsi" w:cstheme="minorHAnsi"/>
                    <w:sz w:val="20"/>
                    <w:szCs w:val="20"/>
                    <w:highlight w:val="lightGray"/>
                  </w:rPr>
                </w:rPrChange>
              </w:rPr>
              <w:t xml:space="preserve"> display</w:t>
            </w:r>
          </w:p>
        </w:tc>
        <w:tc>
          <w:tcPr>
            <w:tcW w:w="1560" w:type="dxa"/>
          </w:tcPr>
          <w:p w14:paraId="2661ECD7" w14:textId="77777777" w:rsidR="00FF5954" w:rsidRDefault="00FF5954" w:rsidP="00D97586">
            <w:pPr>
              <w:spacing w:after="120"/>
              <w:rPr>
                <w:rFonts w:asciiTheme="minorHAnsi" w:hAnsiTheme="minorHAnsi" w:cstheme="minorHAnsi"/>
                <w:color w:val="000000"/>
                <w:sz w:val="20"/>
                <w:szCs w:val="20"/>
              </w:rPr>
            </w:pPr>
            <w:r w:rsidRPr="008035EE">
              <w:rPr>
                <w:rFonts w:asciiTheme="minorHAnsi" w:hAnsiTheme="minorHAnsi" w:cstheme="minorHAnsi"/>
                <w:color w:val="000000"/>
                <w:sz w:val="20"/>
                <w:szCs w:val="20"/>
              </w:rPr>
              <w:t>Table_Bodycopy_S_COI</w:t>
            </w:r>
          </w:p>
          <w:p w14:paraId="772435A2" w14:textId="77777777" w:rsidR="00FF5954" w:rsidRPr="00720F8E" w:rsidRDefault="00FF5954" w:rsidP="00D97586">
            <w:pPr>
              <w:spacing w:after="120"/>
              <w:rPr>
                <w:rFonts w:asciiTheme="minorHAnsi" w:hAnsiTheme="minorHAnsi" w:cstheme="minorHAnsi"/>
                <w:color w:val="000000"/>
                <w:sz w:val="20"/>
                <w:szCs w:val="20"/>
              </w:rPr>
            </w:pPr>
          </w:p>
        </w:tc>
      </w:tr>
      <w:tr w:rsidR="00FF5954" w:rsidRPr="00720F8E" w14:paraId="57FC88EB" w14:textId="77777777" w:rsidTr="0472516C">
        <w:trPr>
          <w:cantSplit/>
        </w:trPr>
        <w:tc>
          <w:tcPr>
            <w:tcW w:w="1013" w:type="dxa"/>
          </w:tcPr>
          <w:p w14:paraId="517315AD" w14:textId="60EF030A" w:rsidR="00FF5954" w:rsidRPr="0044689A" w:rsidRDefault="00FF5954" w:rsidP="00D97586">
            <w:pPr>
              <w:rPr>
                <w:rFonts w:asciiTheme="minorHAnsi" w:hAnsiTheme="minorHAnsi" w:cstheme="minorHAnsi"/>
                <w:sz w:val="20"/>
                <w:rPrChange w:id="2375" w:author="Sue Simnor (EXT Idiom)" w:date="2024-08-07T09:37:00Z" w16du:dateUtc="2024-08-06T23:37:00Z">
                  <w:rPr>
                    <w:rFonts w:asciiTheme="minorHAnsi" w:hAnsiTheme="minorHAnsi" w:cstheme="minorHAnsi"/>
                    <w:sz w:val="20"/>
                    <w:highlight w:val="yellow"/>
                  </w:rPr>
                </w:rPrChange>
              </w:rPr>
            </w:pPr>
            <w:r w:rsidRPr="0044689A">
              <w:rPr>
                <w:rFonts w:asciiTheme="minorHAnsi" w:hAnsiTheme="minorHAnsi" w:cstheme="minorHAnsi"/>
                <w:sz w:val="20"/>
                <w:rPrChange w:id="2376" w:author="Sue Simnor (EXT Idiom)" w:date="2024-08-07T09:37:00Z" w16du:dateUtc="2024-08-06T23:37:00Z">
                  <w:rPr>
                    <w:rFonts w:asciiTheme="minorHAnsi" w:hAnsiTheme="minorHAnsi" w:cstheme="minorHAnsi"/>
                    <w:sz w:val="20"/>
                    <w:highlight w:val="yellow"/>
                  </w:rPr>
                </w:rPrChange>
              </w:rPr>
              <w:t>PS6 V5</w:t>
            </w:r>
          </w:p>
        </w:tc>
        <w:tc>
          <w:tcPr>
            <w:tcW w:w="1676" w:type="dxa"/>
            <w:vMerge/>
          </w:tcPr>
          <w:p w14:paraId="47137C24" w14:textId="6C0EBAD2" w:rsidR="00FF5954" w:rsidRPr="00720F8E" w:rsidRDefault="00FF5954" w:rsidP="00D97586">
            <w:pPr>
              <w:tabs>
                <w:tab w:val="left" w:pos="1800"/>
              </w:tabs>
              <w:rPr>
                <w:rFonts w:asciiTheme="minorHAnsi" w:hAnsiTheme="minorHAnsi" w:cstheme="minorHAnsi"/>
                <w:sz w:val="20"/>
              </w:rPr>
            </w:pPr>
          </w:p>
        </w:tc>
        <w:tc>
          <w:tcPr>
            <w:tcW w:w="7654" w:type="dxa"/>
          </w:tcPr>
          <w:p w14:paraId="518E594D" w14:textId="77777777" w:rsidR="00FF5954" w:rsidRPr="00720F8E" w:rsidRDefault="00FF5954" w:rsidP="00D97586">
            <w:pPr>
              <w:pStyle w:val="TableBodycopySCOI"/>
            </w:pPr>
          </w:p>
          <w:tbl>
            <w:tblPr>
              <w:tblpPr w:leftFromText="180" w:rightFromText="180" w:horzAnchor="margin" w:tblpY="394"/>
              <w:tblOverlap w:val="never"/>
              <w:tblW w:w="0" w:type="auto"/>
              <w:tblLayout w:type="fixed"/>
              <w:tblLook w:val="0000" w:firstRow="0" w:lastRow="0" w:firstColumn="0" w:lastColumn="0" w:noHBand="0" w:noVBand="0"/>
            </w:tblPr>
            <w:tblGrid>
              <w:gridCol w:w="6235"/>
            </w:tblGrid>
            <w:tr w:rsidR="00FF5954" w:rsidRPr="00720F8E" w14:paraId="1D014965" w14:textId="77777777">
              <w:trPr>
                <w:trHeight w:val="774"/>
              </w:trPr>
              <w:tc>
                <w:tcPr>
                  <w:tcW w:w="6235" w:type="dxa"/>
                </w:tcPr>
                <w:p w14:paraId="5D04D236" w14:textId="4C54938A" w:rsidR="00FF5954" w:rsidRPr="00720F8E" w:rsidRDefault="00FF5954" w:rsidP="00D97586">
                  <w:pPr>
                    <w:pStyle w:val="TableBodycopySCOI"/>
                  </w:pPr>
                  <w:r w:rsidRPr="00364CA0">
                    <w:rPr>
                      <w:rStyle w:val="BodycopyChar"/>
                      <w:rFonts w:cs="Arial"/>
                      <w:sz w:val="16"/>
                      <w:szCs w:val="21"/>
                    </w:rPr>
                    <w:t>You have chosen to pay annually by invoice.</w:t>
                  </w:r>
                </w:p>
              </w:tc>
            </w:tr>
          </w:tbl>
          <w:p w14:paraId="5569711F" w14:textId="77777777" w:rsidR="00FF5954" w:rsidRPr="00720F8E" w:rsidRDefault="00FF5954" w:rsidP="00D97586">
            <w:pPr>
              <w:pStyle w:val="TableBodycopySCOI"/>
            </w:pPr>
          </w:p>
        </w:tc>
        <w:tc>
          <w:tcPr>
            <w:tcW w:w="2693" w:type="dxa"/>
          </w:tcPr>
          <w:p w14:paraId="2E634EF4" w14:textId="77777777" w:rsidR="00FF5954" w:rsidRPr="009E32DB" w:rsidRDefault="00FF5954" w:rsidP="00D97586">
            <w:pPr>
              <w:tabs>
                <w:tab w:val="left" w:pos="774"/>
              </w:tabs>
              <w:rPr>
                <w:rFonts w:asciiTheme="minorHAnsi" w:hAnsiTheme="minorHAnsi" w:cstheme="minorHAnsi"/>
                <w:sz w:val="20"/>
                <w:szCs w:val="20"/>
                <w:rPrChange w:id="2377" w:author="Sue Simnor (EXT Idiom)" w:date="2024-08-13T18:42:00Z" w16du:dateUtc="2024-08-13T08:42:00Z">
                  <w:rPr>
                    <w:rFonts w:asciiTheme="minorHAnsi" w:hAnsiTheme="minorHAnsi" w:cstheme="minorHAnsi"/>
                    <w:sz w:val="20"/>
                    <w:szCs w:val="20"/>
                    <w:highlight w:val="lightGray"/>
                  </w:rPr>
                </w:rPrChange>
              </w:rPr>
            </w:pPr>
            <w:r w:rsidRPr="009E32DB">
              <w:rPr>
                <w:rFonts w:asciiTheme="minorHAnsi" w:hAnsiTheme="minorHAnsi" w:cstheme="minorHAnsi"/>
                <w:b/>
                <w:bCs/>
                <w:sz w:val="20"/>
                <w:szCs w:val="20"/>
                <w:rPrChange w:id="2378" w:author="Sue Simnor (EXT Idiom)" w:date="2024-08-13T18:42:00Z" w16du:dateUtc="2024-08-13T08:42:00Z">
                  <w:rPr>
                    <w:rFonts w:asciiTheme="minorHAnsi" w:hAnsiTheme="minorHAnsi" w:cstheme="minorHAnsi"/>
                    <w:b/>
                    <w:bCs/>
                    <w:sz w:val="20"/>
                    <w:szCs w:val="20"/>
                    <w:highlight w:val="lightGray"/>
                  </w:rPr>
                </w:rPrChange>
              </w:rPr>
              <w:t>ELSEIF</w:t>
            </w:r>
            <w:r w:rsidRPr="009E32DB">
              <w:rPr>
                <w:rFonts w:asciiTheme="minorHAnsi" w:hAnsiTheme="minorHAnsi" w:cstheme="minorHAnsi"/>
                <w:sz w:val="20"/>
                <w:szCs w:val="20"/>
                <w:rPrChange w:id="2379" w:author="Sue Simnor (EXT Idiom)" w:date="2024-08-13T18:42:00Z" w16du:dateUtc="2024-08-13T08:42:00Z">
                  <w:rPr>
                    <w:rFonts w:asciiTheme="minorHAnsi" w:hAnsiTheme="minorHAnsi" w:cstheme="minorHAnsi"/>
                    <w:sz w:val="20"/>
                    <w:szCs w:val="20"/>
                    <w:highlight w:val="lightGray"/>
                  </w:rPr>
                </w:rPrChange>
              </w:rPr>
              <w:t xml:space="preserve"> &lt;PaymentFrequencyCode&gt; = "2|PaymentPlanAnnual</w:t>
            </w:r>
            <w:r w:rsidRPr="009E32DB" w:rsidDel="00AD0B87">
              <w:rPr>
                <w:rFonts w:asciiTheme="minorHAnsi" w:hAnsiTheme="minorHAnsi" w:cstheme="minorHAnsi"/>
                <w:sz w:val="20"/>
                <w:szCs w:val="20"/>
                <w:rPrChange w:id="2380" w:author="Sue Simnor (EXT Idiom)" w:date="2024-08-13T18:42:00Z" w16du:dateUtc="2024-08-13T08:42:00Z">
                  <w:rPr>
                    <w:rFonts w:asciiTheme="minorHAnsi" w:hAnsiTheme="minorHAnsi" w:cstheme="minorHAnsi"/>
                    <w:sz w:val="20"/>
                    <w:szCs w:val="20"/>
                    <w:highlight w:val="lightGray"/>
                  </w:rPr>
                </w:rPrChange>
              </w:rPr>
              <w:t xml:space="preserve"> </w:t>
            </w:r>
            <w:r w:rsidRPr="009E32DB">
              <w:rPr>
                <w:rFonts w:asciiTheme="minorHAnsi" w:hAnsiTheme="minorHAnsi" w:cstheme="minorHAnsi"/>
                <w:sz w:val="20"/>
                <w:szCs w:val="20"/>
                <w:rPrChange w:id="2381" w:author="Sue Simnor (EXT Idiom)" w:date="2024-08-13T18:42:00Z" w16du:dateUtc="2024-08-13T08:42:00Z">
                  <w:rPr>
                    <w:rFonts w:asciiTheme="minorHAnsi" w:hAnsiTheme="minorHAnsi" w:cstheme="minorHAnsi"/>
                    <w:sz w:val="20"/>
                    <w:szCs w:val="20"/>
                    <w:highlight w:val="lightGray"/>
                  </w:rPr>
                </w:rPrChange>
              </w:rPr>
              <w:t xml:space="preserve">" </w:t>
            </w:r>
          </w:p>
          <w:p w14:paraId="499343D3" w14:textId="058A86D5" w:rsidR="00FF5954" w:rsidRPr="009E32DB" w:rsidRDefault="00FF5954" w:rsidP="00D97586">
            <w:pPr>
              <w:tabs>
                <w:tab w:val="left" w:pos="774"/>
              </w:tabs>
              <w:rPr>
                <w:rFonts w:asciiTheme="minorHAnsi" w:eastAsia="Calibri" w:hAnsiTheme="minorHAnsi" w:cstheme="minorHAnsi"/>
                <w:sz w:val="20"/>
                <w:szCs w:val="20"/>
                <w:rPrChange w:id="2382" w:author="Sue Simnor (EXT Idiom)" w:date="2024-08-13T18:42:00Z" w16du:dateUtc="2024-08-13T08:42:00Z">
                  <w:rPr>
                    <w:rFonts w:asciiTheme="minorHAnsi" w:eastAsia="Calibri" w:hAnsiTheme="minorHAnsi" w:cstheme="minorHAnsi"/>
                    <w:sz w:val="20"/>
                    <w:szCs w:val="20"/>
                    <w:highlight w:val="lightGray"/>
                  </w:rPr>
                </w:rPrChange>
              </w:rPr>
            </w:pPr>
            <w:r w:rsidRPr="009E32DB">
              <w:rPr>
                <w:rFonts w:asciiTheme="minorHAnsi" w:hAnsiTheme="minorHAnsi" w:cstheme="minorHAnsi"/>
                <w:b/>
                <w:bCs/>
                <w:sz w:val="20"/>
                <w:szCs w:val="20"/>
                <w:rPrChange w:id="2383" w:author="Sue Simnor (EXT Idiom)" w:date="2024-08-13T18:42:00Z" w16du:dateUtc="2024-08-13T08:42:00Z">
                  <w:rPr>
                    <w:rFonts w:asciiTheme="minorHAnsi" w:hAnsiTheme="minorHAnsi" w:cstheme="minorHAnsi"/>
                    <w:b/>
                    <w:bCs/>
                    <w:sz w:val="20"/>
                    <w:szCs w:val="20"/>
                    <w:highlight w:val="lightGray"/>
                  </w:rPr>
                </w:rPrChange>
              </w:rPr>
              <w:t>AND</w:t>
            </w:r>
            <w:r w:rsidRPr="009E32DB">
              <w:rPr>
                <w:rFonts w:asciiTheme="minorHAnsi" w:hAnsiTheme="minorHAnsi" w:cstheme="minorHAnsi"/>
                <w:sz w:val="20"/>
                <w:szCs w:val="20"/>
                <w:rPrChange w:id="2384" w:author="Sue Simnor (EXT Idiom)" w:date="2024-08-13T18:42:00Z" w16du:dateUtc="2024-08-13T08:42:00Z">
                  <w:rPr>
                    <w:rFonts w:asciiTheme="minorHAnsi" w:hAnsiTheme="minorHAnsi" w:cstheme="minorHAnsi"/>
                    <w:sz w:val="20"/>
                    <w:szCs w:val="20"/>
                    <w:highlight w:val="lightGray"/>
                  </w:rPr>
                </w:rPrChange>
              </w:rPr>
              <w:t xml:space="preserve"> </w:t>
            </w:r>
            <w:r w:rsidRPr="009E32DB">
              <w:rPr>
                <w:rFonts w:asciiTheme="minorHAnsi" w:eastAsia="Calibri" w:hAnsiTheme="minorHAnsi" w:cstheme="minorHAnsi"/>
                <w:sz w:val="20"/>
                <w:szCs w:val="20"/>
                <w:rPrChange w:id="2385" w:author="Sue Simnor (EXT Idiom)" w:date="2024-08-13T18:42:00Z" w16du:dateUtc="2024-08-13T08:42:00Z">
                  <w:rPr>
                    <w:rFonts w:asciiTheme="minorHAnsi" w:eastAsia="Calibri" w:hAnsiTheme="minorHAnsi" w:cstheme="minorHAnsi"/>
                    <w:sz w:val="20"/>
                    <w:szCs w:val="20"/>
                    <w:highlight w:val="lightGray"/>
                  </w:rPr>
                </w:rPrChange>
              </w:rPr>
              <w:t>&lt;PaymentMethodCode&gt; = “INV”</w:t>
            </w:r>
          </w:p>
          <w:p w14:paraId="49258C66" w14:textId="63ACE71A" w:rsidR="00FF5954" w:rsidRPr="009E32DB" w:rsidRDefault="00FF5954" w:rsidP="00D97586">
            <w:pPr>
              <w:tabs>
                <w:tab w:val="left" w:pos="774"/>
              </w:tabs>
              <w:rPr>
                <w:rFonts w:asciiTheme="minorHAnsi" w:hAnsiTheme="minorHAnsi" w:cstheme="minorHAnsi"/>
                <w:sz w:val="20"/>
                <w:szCs w:val="20"/>
              </w:rPr>
            </w:pPr>
            <w:r w:rsidRPr="009E32DB">
              <w:rPr>
                <w:rFonts w:asciiTheme="minorHAnsi" w:hAnsiTheme="minorHAnsi" w:cstheme="minorHAnsi"/>
                <w:b/>
                <w:bCs/>
                <w:sz w:val="20"/>
                <w:szCs w:val="20"/>
                <w:rPrChange w:id="2386" w:author="Sue Simnor (EXT Idiom)" w:date="2024-08-13T18:42:00Z" w16du:dateUtc="2024-08-13T08:42:00Z">
                  <w:rPr>
                    <w:rFonts w:asciiTheme="minorHAnsi" w:hAnsiTheme="minorHAnsi" w:cstheme="minorHAnsi"/>
                    <w:b/>
                    <w:bCs/>
                    <w:sz w:val="20"/>
                    <w:szCs w:val="20"/>
                    <w:highlight w:val="lightGray"/>
                  </w:rPr>
                </w:rPrChange>
              </w:rPr>
              <w:t>THEN</w:t>
            </w:r>
            <w:r w:rsidRPr="009E32DB">
              <w:rPr>
                <w:rFonts w:asciiTheme="minorHAnsi" w:hAnsiTheme="minorHAnsi" w:cstheme="minorHAnsi"/>
                <w:sz w:val="20"/>
                <w:szCs w:val="20"/>
                <w:rPrChange w:id="2387" w:author="Sue Simnor (EXT Idiom)" w:date="2024-08-13T18:42:00Z" w16du:dateUtc="2024-08-13T08:42:00Z">
                  <w:rPr>
                    <w:rFonts w:asciiTheme="minorHAnsi" w:hAnsiTheme="minorHAnsi" w:cstheme="minorHAnsi"/>
                    <w:sz w:val="20"/>
                    <w:szCs w:val="20"/>
                    <w:highlight w:val="lightGray"/>
                  </w:rPr>
                </w:rPrChange>
              </w:rPr>
              <w:t xml:space="preserve"> display</w:t>
            </w:r>
          </w:p>
          <w:p w14:paraId="4088129A" w14:textId="44E5E641" w:rsidR="00FF5954" w:rsidRPr="009E32DB" w:rsidRDefault="00FF5954" w:rsidP="00D97586">
            <w:pPr>
              <w:tabs>
                <w:tab w:val="left" w:pos="774"/>
              </w:tabs>
              <w:rPr>
                <w:rFonts w:asciiTheme="minorHAnsi" w:hAnsiTheme="minorHAnsi" w:cstheme="minorHAnsi"/>
                <w:sz w:val="20"/>
                <w:szCs w:val="20"/>
              </w:rPr>
            </w:pPr>
            <w:r w:rsidRPr="009E32DB">
              <w:rPr>
                <w:rFonts w:asciiTheme="minorHAnsi" w:hAnsiTheme="minorHAnsi" w:cstheme="minorHAnsi"/>
                <w:b/>
                <w:bCs/>
                <w:sz w:val="20"/>
                <w:szCs w:val="20"/>
              </w:rPr>
              <w:t>ENDIF</w:t>
            </w:r>
          </w:p>
        </w:tc>
        <w:tc>
          <w:tcPr>
            <w:tcW w:w="1560" w:type="dxa"/>
          </w:tcPr>
          <w:p w14:paraId="26602E30" w14:textId="77777777" w:rsidR="00FF5954" w:rsidRDefault="00FF5954" w:rsidP="00D97586">
            <w:pPr>
              <w:spacing w:after="120"/>
              <w:rPr>
                <w:rFonts w:asciiTheme="minorHAnsi" w:hAnsiTheme="minorHAnsi" w:cstheme="minorHAnsi"/>
                <w:color w:val="000000"/>
                <w:sz w:val="20"/>
                <w:szCs w:val="20"/>
              </w:rPr>
            </w:pPr>
            <w:r w:rsidRPr="008035EE">
              <w:rPr>
                <w:rFonts w:asciiTheme="minorHAnsi" w:hAnsiTheme="minorHAnsi" w:cstheme="minorHAnsi"/>
                <w:color w:val="000000"/>
                <w:sz w:val="20"/>
                <w:szCs w:val="20"/>
              </w:rPr>
              <w:t>Table_Bodycopy_S_COI</w:t>
            </w:r>
          </w:p>
          <w:p w14:paraId="3F3E66DA" w14:textId="77777777" w:rsidR="00FF5954" w:rsidRPr="00720F8E" w:rsidRDefault="00FF5954" w:rsidP="00D97586">
            <w:pPr>
              <w:spacing w:after="120"/>
              <w:rPr>
                <w:rFonts w:asciiTheme="minorHAnsi" w:hAnsiTheme="minorHAnsi" w:cstheme="minorHAnsi"/>
                <w:color w:val="000000"/>
                <w:sz w:val="20"/>
                <w:szCs w:val="20"/>
              </w:rPr>
            </w:pPr>
          </w:p>
        </w:tc>
      </w:tr>
      <w:tr w:rsidR="00541F46" w:rsidRPr="00720F8E" w14:paraId="39C59DC3" w14:textId="77777777" w:rsidTr="0472516C">
        <w:trPr>
          <w:cantSplit/>
          <w:ins w:id="2388" w:author="Sam Sehgal (EXT Idiom)" w:date="2025-05-28T16:11:00Z"/>
        </w:trPr>
        <w:tc>
          <w:tcPr>
            <w:tcW w:w="1013" w:type="dxa"/>
          </w:tcPr>
          <w:p w14:paraId="6C73A1D7" w14:textId="311B28C0" w:rsidR="00541F46" w:rsidRPr="00D27045" w:rsidRDefault="00D27045" w:rsidP="00D97586">
            <w:pPr>
              <w:rPr>
                <w:ins w:id="2389" w:author="Sam Sehgal (EXT Idiom)" w:date="2025-05-28T16:11:00Z" w16du:dateUtc="2025-05-28T06:11:00Z"/>
                <w:rFonts w:asciiTheme="minorHAnsi" w:hAnsiTheme="minorHAnsi" w:cstheme="minorHAnsi"/>
                <w:sz w:val="20"/>
                <w:highlight w:val="green"/>
                <w:rPrChange w:id="2390" w:author="Sam Sehgal (EXT Idiom)" w:date="2025-05-28T16:19:00Z" w16du:dateUtc="2025-05-28T06:19:00Z">
                  <w:rPr>
                    <w:ins w:id="2391" w:author="Sam Sehgal (EXT Idiom)" w:date="2025-05-28T16:11:00Z" w16du:dateUtc="2025-05-28T06:11:00Z"/>
                    <w:rFonts w:asciiTheme="minorHAnsi" w:hAnsiTheme="minorHAnsi" w:cstheme="minorHAnsi"/>
                    <w:sz w:val="20"/>
                  </w:rPr>
                </w:rPrChange>
              </w:rPr>
            </w:pPr>
            <w:ins w:id="2392" w:author="Sam Sehgal (EXT Idiom)" w:date="2025-05-28T16:19:00Z" w16du:dateUtc="2025-05-28T06:19:00Z">
              <w:r w:rsidRPr="00D27045">
                <w:rPr>
                  <w:rFonts w:asciiTheme="minorHAnsi" w:hAnsiTheme="minorHAnsi" w:cstheme="minorHAnsi"/>
                  <w:sz w:val="20"/>
                  <w:highlight w:val="green"/>
                  <w:rPrChange w:id="2393" w:author="Sam Sehgal (EXT Idiom)" w:date="2025-05-28T16:19:00Z" w16du:dateUtc="2025-05-28T06:19:00Z">
                    <w:rPr>
                      <w:rFonts w:asciiTheme="minorHAnsi" w:hAnsiTheme="minorHAnsi" w:cstheme="minorHAnsi"/>
                      <w:sz w:val="20"/>
                    </w:rPr>
                  </w:rPrChange>
                </w:rPr>
                <w:t>PS6 V 6</w:t>
              </w:r>
            </w:ins>
          </w:p>
        </w:tc>
        <w:tc>
          <w:tcPr>
            <w:tcW w:w="1676" w:type="dxa"/>
          </w:tcPr>
          <w:p w14:paraId="2B14ADAB" w14:textId="77777777" w:rsidR="00541F46" w:rsidRPr="00D27045" w:rsidRDefault="00541F46" w:rsidP="00D97586">
            <w:pPr>
              <w:tabs>
                <w:tab w:val="left" w:pos="1800"/>
              </w:tabs>
              <w:rPr>
                <w:ins w:id="2394" w:author="Sam Sehgal (EXT Idiom)" w:date="2025-05-28T16:11:00Z" w16du:dateUtc="2025-05-28T06:11:00Z"/>
                <w:rFonts w:asciiTheme="minorHAnsi" w:hAnsiTheme="minorHAnsi" w:cstheme="minorHAnsi"/>
                <w:sz w:val="20"/>
                <w:highlight w:val="green"/>
                <w:rPrChange w:id="2395" w:author="Sam Sehgal (EXT Idiom)" w:date="2025-05-28T16:19:00Z" w16du:dateUtc="2025-05-28T06:19:00Z">
                  <w:rPr>
                    <w:ins w:id="2396" w:author="Sam Sehgal (EXT Idiom)" w:date="2025-05-28T16:11:00Z" w16du:dateUtc="2025-05-28T06:11:00Z"/>
                    <w:rFonts w:asciiTheme="minorHAnsi" w:hAnsiTheme="minorHAnsi" w:cstheme="minorHAnsi"/>
                    <w:sz w:val="20"/>
                  </w:rPr>
                </w:rPrChange>
              </w:rPr>
            </w:pPr>
          </w:p>
        </w:tc>
        <w:tc>
          <w:tcPr>
            <w:tcW w:w="7654" w:type="dxa"/>
          </w:tcPr>
          <w:tbl>
            <w:tblPr>
              <w:tblpPr w:leftFromText="180" w:rightFromText="180" w:horzAnchor="margin" w:tblpY="394"/>
              <w:tblOverlap w:val="never"/>
              <w:tblW w:w="0" w:type="auto"/>
              <w:tblLayout w:type="fixed"/>
              <w:tblLook w:val="0000" w:firstRow="0" w:lastRow="0" w:firstColumn="0" w:lastColumn="0" w:noHBand="0" w:noVBand="0"/>
            </w:tblPr>
            <w:tblGrid>
              <w:gridCol w:w="6235"/>
            </w:tblGrid>
            <w:tr w:rsidR="00704727" w:rsidRPr="00D27045" w14:paraId="1C7DE269" w14:textId="77777777">
              <w:trPr>
                <w:trHeight w:val="774"/>
                <w:ins w:id="2397" w:author="Sam Sehgal (EXT Idiom)" w:date="2025-05-28T16:12:00Z"/>
              </w:trPr>
              <w:tc>
                <w:tcPr>
                  <w:tcW w:w="6235" w:type="dxa"/>
                </w:tcPr>
                <w:p w14:paraId="6C087BAF" w14:textId="2F911D5F" w:rsidR="00704727" w:rsidRPr="00D27045" w:rsidRDefault="00704727" w:rsidP="00704727">
                  <w:pPr>
                    <w:pStyle w:val="TableBodycopySCOI"/>
                    <w:rPr>
                      <w:ins w:id="2398" w:author="Sam Sehgal (EXT Idiom)" w:date="2025-05-28T16:12:00Z" w16du:dateUtc="2025-05-28T06:12:00Z"/>
                      <w:highlight w:val="green"/>
                      <w:rPrChange w:id="2399" w:author="Sam Sehgal (EXT Idiom)" w:date="2025-05-28T16:19:00Z" w16du:dateUtc="2025-05-28T06:19:00Z">
                        <w:rPr>
                          <w:ins w:id="2400" w:author="Sam Sehgal (EXT Idiom)" w:date="2025-05-28T16:12:00Z" w16du:dateUtc="2025-05-28T06:12:00Z"/>
                        </w:rPr>
                      </w:rPrChange>
                    </w:rPr>
                  </w:pPr>
                  <w:ins w:id="2401" w:author="Sam Sehgal (EXT Idiom)" w:date="2025-05-28T16:12:00Z">
                    <w:r w:rsidRPr="00D27045">
                      <w:rPr>
                        <w:rFonts w:cs="Arial"/>
                        <w:b/>
                        <w:bCs/>
                        <w:szCs w:val="21"/>
                        <w:highlight w:val="green"/>
                        <w:lang w:val="en-US" w:eastAsia="zh-CN"/>
                        <w:rPrChange w:id="2402" w:author="Sam Sehgal (EXT Idiom)" w:date="2025-05-28T16:19:00Z" w16du:dateUtc="2025-05-28T06:19:00Z">
                          <w:rPr>
                            <w:rFonts w:cs="Arial"/>
                            <w:b/>
                            <w:bCs/>
                            <w:szCs w:val="21"/>
                            <w:lang w:val="en-US" w:eastAsia="zh-CN"/>
                          </w:rPr>
                        </w:rPrChange>
                      </w:rPr>
                      <w:t>This amount relates to the changes made to your policy effective &lt;</w:t>
                    </w:r>
                  </w:ins>
                  <w:r w:rsidR="00F25E94">
                    <w:rPr>
                      <w:rFonts w:cs="Arial"/>
                      <w:b/>
                      <w:bCs/>
                      <w:szCs w:val="21"/>
                      <w:highlight w:val="green"/>
                      <w:lang w:val="en-US" w:eastAsia="zh-CN"/>
                    </w:rPr>
                    <w:t>Transaction</w:t>
                  </w:r>
                  <w:r w:rsidR="00F21550">
                    <w:rPr>
                      <w:rFonts w:cs="Arial"/>
                      <w:b/>
                      <w:bCs/>
                      <w:szCs w:val="21"/>
                      <w:highlight w:val="green"/>
                      <w:lang w:val="en-US" w:eastAsia="zh-CN"/>
                    </w:rPr>
                    <w:t>Date</w:t>
                  </w:r>
                  <w:ins w:id="2403" w:author="Sam Sehgal (EXT Idiom)" w:date="2025-05-28T16:12:00Z">
                    <w:r w:rsidRPr="00745837">
                      <w:rPr>
                        <w:rFonts w:cs="Arial"/>
                        <w:b/>
                        <w:bCs/>
                        <w:szCs w:val="21"/>
                        <w:highlight w:val="green"/>
                        <w:lang w:val="en-US" w:eastAsia="zh-CN"/>
                        <w:rPrChange w:id="2404" w:author="Sam Sehgal (EXT Idiom)" w:date="2025-05-28T16:23:00Z" w16du:dateUtc="2025-05-28T06:23:00Z">
                          <w:rPr>
                            <w:rFonts w:cs="Arial"/>
                            <w:b/>
                            <w:bCs/>
                            <w:szCs w:val="21"/>
                            <w:lang w:val="en-US" w:eastAsia="zh-CN"/>
                          </w:rPr>
                        </w:rPrChange>
                      </w:rPr>
                      <w:t>&gt;</w:t>
                    </w:r>
                  </w:ins>
                  <w:ins w:id="2405" w:author="Sam Sehgal (EXT Idiom)" w:date="2025-05-28T16:23:00Z" w16du:dateUtc="2025-05-28T06:23:00Z">
                    <w:r w:rsidR="00745837">
                      <w:rPr>
                        <w:rFonts w:cs="Arial"/>
                        <w:b/>
                        <w:bCs/>
                        <w:szCs w:val="21"/>
                        <w:highlight w:val="green"/>
                        <w:lang w:val="en-US" w:eastAsia="zh-CN"/>
                      </w:rPr>
                      <w:t>.</w:t>
                    </w:r>
                  </w:ins>
                  <w:ins w:id="2406" w:author="Sam Sehgal (EXT Idiom)" w:date="2025-05-28T16:12:00Z">
                    <w:r w:rsidRPr="00745837">
                      <w:rPr>
                        <w:rFonts w:cs="Arial"/>
                        <w:szCs w:val="21"/>
                        <w:highlight w:val="green"/>
                        <w:lang w:val="en-US" w:eastAsia="zh-CN"/>
                        <w:rPrChange w:id="2407" w:author="Sam Sehgal (EXT Idiom)" w:date="2025-05-28T16:23:00Z" w16du:dateUtc="2025-05-28T06:23:00Z">
                          <w:rPr>
                            <w:rFonts w:cs="Arial"/>
                            <w:szCs w:val="21"/>
                            <w:lang w:val="en-US" w:eastAsia="zh-CN"/>
                          </w:rPr>
                        </w:rPrChange>
                      </w:rPr>
                      <w:t> </w:t>
                    </w:r>
                  </w:ins>
                </w:p>
              </w:tc>
            </w:tr>
          </w:tbl>
          <w:p w14:paraId="535736A3" w14:textId="77777777" w:rsidR="00541F46" w:rsidRPr="00D27045" w:rsidRDefault="00541F46" w:rsidP="00D97586">
            <w:pPr>
              <w:pStyle w:val="TableBodycopySCOI"/>
              <w:rPr>
                <w:ins w:id="2408" w:author="Sam Sehgal (EXT Idiom)" w:date="2025-05-28T16:11:00Z" w16du:dateUtc="2025-05-28T06:11:00Z"/>
                <w:highlight w:val="green"/>
                <w:rPrChange w:id="2409" w:author="Sam Sehgal (EXT Idiom)" w:date="2025-05-28T16:19:00Z" w16du:dateUtc="2025-05-28T06:19:00Z">
                  <w:rPr>
                    <w:ins w:id="2410" w:author="Sam Sehgal (EXT Idiom)" w:date="2025-05-28T16:11:00Z" w16du:dateUtc="2025-05-28T06:11:00Z"/>
                  </w:rPr>
                </w:rPrChange>
              </w:rPr>
            </w:pPr>
          </w:p>
        </w:tc>
        <w:tc>
          <w:tcPr>
            <w:tcW w:w="2693" w:type="dxa"/>
          </w:tcPr>
          <w:p w14:paraId="29C8E525" w14:textId="77777777" w:rsidR="00541F46" w:rsidRPr="00D27045" w:rsidRDefault="00811521" w:rsidP="00D97586">
            <w:pPr>
              <w:tabs>
                <w:tab w:val="left" w:pos="774"/>
              </w:tabs>
              <w:rPr>
                <w:ins w:id="2411" w:author="Sam Sehgal (EXT Idiom)" w:date="2025-05-28T16:18:00Z" w16du:dateUtc="2025-05-28T06:18:00Z"/>
                <w:rFonts w:asciiTheme="minorHAnsi" w:hAnsiTheme="minorHAnsi" w:cstheme="minorHAnsi"/>
                <w:sz w:val="20"/>
                <w:szCs w:val="20"/>
                <w:highlight w:val="green"/>
                <w:rPrChange w:id="2412" w:author="Sam Sehgal (EXT Idiom)" w:date="2025-05-28T16:19:00Z" w16du:dateUtc="2025-05-28T06:19:00Z">
                  <w:rPr>
                    <w:ins w:id="2413" w:author="Sam Sehgal (EXT Idiom)" w:date="2025-05-28T16:18:00Z" w16du:dateUtc="2025-05-28T06:18:00Z"/>
                    <w:rFonts w:asciiTheme="minorHAnsi" w:hAnsiTheme="minorHAnsi" w:cstheme="minorHAnsi"/>
                    <w:sz w:val="20"/>
                    <w:szCs w:val="20"/>
                  </w:rPr>
                </w:rPrChange>
              </w:rPr>
            </w:pPr>
            <w:ins w:id="2414" w:author="Sam Sehgal (EXT Idiom)" w:date="2025-05-28T16:17:00Z" w16du:dateUtc="2025-05-28T06:17:00Z">
              <w:r w:rsidRPr="00D27045">
                <w:rPr>
                  <w:rFonts w:asciiTheme="minorHAnsi" w:hAnsiTheme="minorHAnsi" w:cstheme="minorHAnsi"/>
                  <w:b/>
                  <w:bCs/>
                  <w:sz w:val="20"/>
                  <w:szCs w:val="20"/>
                  <w:highlight w:val="green"/>
                  <w:rPrChange w:id="2415" w:author="Sam Sehgal (EXT Idiom)" w:date="2025-05-28T16:19:00Z" w16du:dateUtc="2025-05-28T06:19:00Z">
                    <w:rPr>
                      <w:rFonts w:asciiTheme="minorHAnsi" w:hAnsiTheme="minorHAnsi" w:cstheme="minorHAnsi"/>
                      <w:sz w:val="20"/>
                      <w:szCs w:val="20"/>
                    </w:rPr>
                  </w:rPrChange>
                </w:rPr>
                <w:t>IF</w:t>
              </w:r>
              <w:r w:rsidRPr="00D27045">
                <w:rPr>
                  <w:rFonts w:asciiTheme="minorHAnsi" w:hAnsiTheme="minorHAnsi" w:cstheme="minorHAnsi"/>
                  <w:sz w:val="20"/>
                  <w:szCs w:val="20"/>
                  <w:highlight w:val="green"/>
                  <w:rPrChange w:id="2416" w:author="Sam Sehgal (EXT Idiom)" w:date="2025-05-28T16:19:00Z" w16du:dateUtc="2025-05-28T06:19:00Z">
                    <w:rPr>
                      <w:rFonts w:asciiTheme="minorHAnsi" w:hAnsiTheme="minorHAnsi" w:cstheme="minorHAnsi"/>
                      <w:sz w:val="20"/>
                      <w:szCs w:val="20"/>
                    </w:rPr>
                  </w:rPrChange>
                </w:rPr>
                <w:t xml:space="preserve"> &lt;DocumentSubType&gt; =  "Endorsement" </w:t>
              </w:r>
              <w:r w:rsidRPr="00D27045">
                <w:rPr>
                  <w:rFonts w:asciiTheme="minorHAnsi" w:hAnsiTheme="minorHAnsi" w:cstheme="minorHAnsi"/>
                  <w:b/>
                  <w:bCs/>
                  <w:sz w:val="20"/>
                  <w:szCs w:val="20"/>
                  <w:highlight w:val="green"/>
                  <w:rPrChange w:id="2417" w:author="Sam Sehgal (EXT Idiom)" w:date="2025-05-28T16:19:00Z" w16du:dateUtc="2025-05-28T06:19:00Z">
                    <w:rPr>
                      <w:rFonts w:asciiTheme="minorHAnsi" w:hAnsiTheme="minorHAnsi" w:cstheme="minorHAnsi"/>
                      <w:b/>
                      <w:bCs/>
                      <w:sz w:val="20"/>
                      <w:szCs w:val="20"/>
                    </w:rPr>
                  </w:rPrChange>
                </w:rPr>
                <w:t>AND</w:t>
              </w:r>
              <w:r w:rsidRPr="00D27045">
                <w:rPr>
                  <w:rFonts w:asciiTheme="minorHAnsi" w:hAnsiTheme="minorHAnsi" w:cstheme="minorHAnsi"/>
                  <w:sz w:val="20"/>
                  <w:szCs w:val="20"/>
                  <w:highlight w:val="green"/>
                  <w:rPrChange w:id="2418" w:author="Sam Sehgal (EXT Idiom)" w:date="2025-05-28T16:19:00Z" w16du:dateUtc="2025-05-28T06:19:00Z">
                    <w:rPr>
                      <w:rFonts w:asciiTheme="minorHAnsi" w:hAnsiTheme="minorHAnsi" w:cstheme="minorHAnsi"/>
                      <w:sz w:val="20"/>
                      <w:szCs w:val="20"/>
                    </w:rPr>
                  </w:rPrChange>
                </w:rPr>
                <w:t xml:space="preserve"> &lt;PaymentFrequencyCode&gt; =  "</w:t>
              </w:r>
              <w:r w:rsidRPr="00D27045">
                <w:rPr>
                  <w:highlight w:val="green"/>
                  <w:rPrChange w:id="2419" w:author="Sam Sehgal (EXT Idiom)" w:date="2025-05-28T16:19:00Z" w16du:dateUtc="2025-05-28T06:19:00Z">
                    <w:rPr/>
                  </w:rPrChange>
                </w:rPr>
                <w:t xml:space="preserve"> </w:t>
              </w:r>
              <w:r w:rsidRPr="00D27045">
                <w:rPr>
                  <w:rFonts w:asciiTheme="minorHAnsi" w:hAnsiTheme="minorHAnsi" w:cstheme="minorHAnsi"/>
                  <w:sz w:val="20"/>
                  <w:szCs w:val="20"/>
                  <w:highlight w:val="green"/>
                  <w:rPrChange w:id="2420" w:author="Sam Sehgal (EXT Idiom)" w:date="2025-05-28T16:19:00Z" w16du:dateUtc="2025-05-28T06:19:00Z">
                    <w:rPr>
                      <w:rFonts w:asciiTheme="minorHAnsi" w:hAnsiTheme="minorHAnsi" w:cstheme="minorHAnsi"/>
                      <w:sz w:val="20"/>
                      <w:szCs w:val="20"/>
                    </w:rPr>
                  </w:rPrChange>
                </w:rPr>
                <w:t>2|PaymentPlanAnnual"</w:t>
              </w:r>
            </w:ins>
          </w:p>
          <w:p w14:paraId="1070D6D7" w14:textId="5F48FF97" w:rsidR="00845842" w:rsidRPr="00D27045" w:rsidRDefault="00845842" w:rsidP="00D97586">
            <w:pPr>
              <w:tabs>
                <w:tab w:val="left" w:pos="774"/>
              </w:tabs>
              <w:rPr>
                <w:ins w:id="2421" w:author="Sam Sehgal (EXT Idiom)" w:date="2025-05-28T16:17:00Z" w16du:dateUtc="2025-05-28T06:17:00Z"/>
                <w:rFonts w:asciiTheme="minorHAnsi" w:hAnsiTheme="minorHAnsi" w:cstheme="minorHAnsi"/>
                <w:sz w:val="20"/>
                <w:szCs w:val="20"/>
                <w:highlight w:val="green"/>
                <w:rPrChange w:id="2422" w:author="Sam Sehgal (EXT Idiom)" w:date="2025-05-28T16:19:00Z" w16du:dateUtc="2025-05-28T06:19:00Z">
                  <w:rPr>
                    <w:ins w:id="2423" w:author="Sam Sehgal (EXT Idiom)" w:date="2025-05-28T16:17:00Z" w16du:dateUtc="2025-05-28T06:17:00Z"/>
                    <w:rFonts w:asciiTheme="minorHAnsi" w:hAnsiTheme="minorHAnsi" w:cstheme="minorHAnsi"/>
                    <w:sz w:val="20"/>
                    <w:szCs w:val="20"/>
                  </w:rPr>
                </w:rPrChange>
              </w:rPr>
            </w:pPr>
            <w:ins w:id="2424" w:author="Sam Sehgal (EXT Idiom)" w:date="2025-05-28T16:18:00Z" w16du:dateUtc="2025-05-28T06:18:00Z">
              <w:r w:rsidRPr="00D27045">
                <w:rPr>
                  <w:rFonts w:asciiTheme="minorHAnsi" w:hAnsiTheme="minorHAnsi" w:cstheme="minorHAnsi"/>
                  <w:sz w:val="20"/>
                  <w:szCs w:val="20"/>
                  <w:highlight w:val="green"/>
                  <w:rPrChange w:id="2425" w:author="Sam Sehgal (EXT Idiom)" w:date="2025-05-28T16:19:00Z" w16du:dateUtc="2025-05-28T06:19:00Z">
                    <w:rPr>
                      <w:rFonts w:asciiTheme="minorHAnsi" w:hAnsiTheme="minorHAnsi" w:cstheme="minorHAnsi"/>
                      <w:sz w:val="20"/>
                      <w:szCs w:val="20"/>
                    </w:rPr>
                  </w:rPrChange>
                </w:rPr>
                <w:t xml:space="preserve">AND &lt;TransactionPremium&gt; </w:t>
              </w:r>
              <w:r w:rsidR="00D27045" w:rsidRPr="00D27045">
                <w:rPr>
                  <w:rFonts w:asciiTheme="minorHAnsi" w:hAnsiTheme="minorHAnsi" w:cstheme="minorHAnsi"/>
                  <w:sz w:val="20"/>
                  <w:szCs w:val="20"/>
                  <w:highlight w:val="green"/>
                  <w:rPrChange w:id="2426" w:author="Sam Sehgal (EXT Idiom)" w:date="2025-05-28T16:19:00Z" w16du:dateUtc="2025-05-28T06:19:00Z">
                    <w:rPr>
                      <w:rFonts w:asciiTheme="minorHAnsi" w:hAnsiTheme="minorHAnsi" w:cstheme="minorHAnsi"/>
                      <w:sz w:val="20"/>
                      <w:szCs w:val="20"/>
                    </w:rPr>
                  </w:rPrChange>
                </w:rPr>
                <w:t>&lt;&gt; “0”</w:t>
              </w:r>
            </w:ins>
          </w:p>
          <w:p w14:paraId="24999EEF" w14:textId="77777777" w:rsidR="00845842" w:rsidRPr="00D27045" w:rsidRDefault="00845842" w:rsidP="00D97586">
            <w:pPr>
              <w:tabs>
                <w:tab w:val="left" w:pos="774"/>
              </w:tabs>
              <w:rPr>
                <w:ins w:id="2427" w:author="Sam Sehgal (EXT Idiom)" w:date="2025-05-28T16:18:00Z" w16du:dateUtc="2025-05-28T06:18:00Z"/>
                <w:rFonts w:asciiTheme="minorHAnsi" w:hAnsiTheme="minorHAnsi" w:cstheme="minorHAnsi"/>
                <w:sz w:val="20"/>
                <w:szCs w:val="20"/>
                <w:highlight w:val="green"/>
                <w:rPrChange w:id="2428" w:author="Sam Sehgal (EXT Idiom)" w:date="2025-05-28T16:19:00Z" w16du:dateUtc="2025-05-28T06:19:00Z">
                  <w:rPr>
                    <w:ins w:id="2429" w:author="Sam Sehgal (EXT Idiom)" w:date="2025-05-28T16:18:00Z" w16du:dateUtc="2025-05-28T06:18:00Z"/>
                    <w:rFonts w:asciiTheme="minorHAnsi" w:hAnsiTheme="minorHAnsi" w:cstheme="minorHAnsi"/>
                    <w:sz w:val="20"/>
                    <w:szCs w:val="20"/>
                  </w:rPr>
                </w:rPrChange>
              </w:rPr>
            </w:pPr>
            <w:ins w:id="2430" w:author="Sam Sehgal (EXT Idiom)" w:date="2025-05-28T16:17:00Z" w16du:dateUtc="2025-05-28T06:17:00Z">
              <w:r w:rsidRPr="00D27045">
                <w:rPr>
                  <w:rFonts w:asciiTheme="minorHAnsi" w:hAnsiTheme="minorHAnsi" w:cstheme="minorHAnsi"/>
                  <w:sz w:val="20"/>
                  <w:szCs w:val="20"/>
                  <w:highlight w:val="green"/>
                  <w:rPrChange w:id="2431" w:author="Sam Sehgal (EXT Idiom)" w:date="2025-05-28T16:19:00Z" w16du:dateUtc="2025-05-28T06:19:00Z">
                    <w:rPr>
                      <w:rFonts w:asciiTheme="minorHAnsi" w:hAnsiTheme="minorHAnsi" w:cstheme="minorHAnsi"/>
                      <w:sz w:val="20"/>
                      <w:szCs w:val="20"/>
                    </w:rPr>
                  </w:rPrChange>
                </w:rPr>
                <w:t>THEN Display</w:t>
              </w:r>
            </w:ins>
          </w:p>
          <w:p w14:paraId="53D7E9EC" w14:textId="66F91E2E" w:rsidR="00D27045" w:rsidRPr="00D27045" w:rsidRDefault="00D27045" w:rsidP="00D97586">
            <w:pPr>
              <w:tabs>
                <w:tab w:val="left" w:pos="774"/>
              </w:tabs>
              <w:rPr>
                <w:ins w:id="2432" w:author="Sam Sehgal (EXT Idiom)" w:date="2025-05-28T16:11:00Z" w16du:dateUtc="2025-05-28T06:11:00Z"/>
                <w:rFonts w:asciiTheme="minorHAnsi" w:hAnsiTheme="minorHAnsi" w:cstheme="minorHAnsi"/>
                <w:b/>
                <w:bCs/>
                <w:sz w:val="20"/>
                <w:szCs w:val="20"/>
                <w:highlight w:val="green"/>
                <w:rPrChange w:id="2433" w:author="Sam Sehgal (EXT Idiom)" w:date="2025-05-28T16:19:00Z" w16du:dateUtc="2025-05-28T06:19:00Z">
                  <w:rPr>
                    <w:ins w:id="2434" w:author="Sam Sehgal (EXT Idiom)" w:date="2025-05-28T16:11:00Z" w16du:dateUtc="2025-05-28T06:11:00Z"/>
                    <w:rFonts w:asciiTheme="minorHAnsi" w:hAnsiTheme="minorHAnsi" w:cstheme="minorHAnsi"/>
                    <w:b/>
                    <w:bCs/>
                    <w:sz w:val="20"/>
                    <w:szCs w:val="20"/>
                  </w:rPr>
                </w:rPrChange>
              </w:rPr>
            </w:pPr>
            <w:ins w:id="2435" w:author="Sam Sehgal (EXT Idiom)" w:date="2025-05-28T16:19:00Z" w16du:dateUtc="2025-05-28T06:19:00Z">
              <w:r w:rsidRPr="00D27045">
                <w:rPr>
                  <w:rFonts w:asciiTheme="minorHAnsi" w:hAnsiTheme="minorHAnsi" w:cstheme="minorHAnsi"/>
                  <w:sz w:val="20"/>
                  <w:szCs w:val="20"/>
                  <w:highlight w:val="green"/>
                  <w:rPrChange w:id="2436" w:author="Sam Sehgal (EXT Idiom)" w:date="2025-05-28T16:19:00Z" w16du:dateUtc="2025-05-28T06:19:00Z">
                    <w:rPr>
                      <w:rFonts w:asciiTheme="minorHAnsi" w:hAnsiTheme="minorHAnsi" w:cstheme="minorHAnsi"/>
                      <w:sz w:val="20"/>
                      <w:szCs w:val="20"/>
                    </w:rPr>
                  </w:rPrChange>
                </w:rPr>
                <w:t>Else do not display</w:t>
              </w:r>
            </w:ins>
          </w:p>
        </w:tc>
        <w:tc>
          <w:tcPr>
            <w:tcW w:w="1560" w:type="dxa"/>
          </w:tcPr>
          <w:p w14:paraId="737CF940" w14:textId="77777777" w:rsidR="00D27045" w:rsidRPr="00D27045" w:rsidRDefault="00D27045" w:rsidP="00D27045">
            <w:pPr>
              <w:spacing w:after="120"/>
              <w:rPr>
                <w:ins w:id="2437" w:author="Sam Sehgal (EXT Idiom)" w:date="2025-05-28T16:19:00Z" w16du:dateUtc="2025-05-28T06:19:00Z"/>
                <w:rFonts w:asciiTheme="minorHAnsi" w:hAnsiTheme="minorHAnsi" w:cstheme="minorHAnsi"/>
                <w:color w:val="000000"/>
                <w:sz w:val="20"/>
                <w:szCs w:val="20"/>
                <w:highlight w:val="green"/>
                <w:rPrChange w:id="2438" w:author="Sam Sehgal (EXT Idiom)" w:date="2025-05-28T16:19:00Z" w16du:dateUtc="2025-05-28T06:19:00Z">
                  <w:rPr>
                    <w:ins w:id="2439" w:author="Sam Sehgal (EXT Idiom)" w:date="2025-05-28T16:19:00Z" w16du:dateUtc="2025-05-28T06:19:00Z"/>
                    <w:rFonts w:asciiTheme="minorHAnsi" w:hAnsiTheme="minorHAnsi" w:cstheme="minorHAnsi"/>
                    <w:color w:val="000000"/>
                    <w:sz w:val="20"/>
                    <w:szCs w:val="20"/>
                  </w:rPr>
                </w:rPrChange>
              </w:rPr>
            </w:pPr>
            <w:ins w:id="2440" w:author="Sam Sehgal (EXT Idiom)" w:date="2025-05-28T16:19:00Z" w16du:dateUtc="2025-05-28T06:19:00Z">
              <w:r w:rsidRPr="00D27045">
                <w:rPr>
                  <w:rFonts w:asciiTheme="minorHAnsi" w:hAnsiTheme="minorHAnsi" w:cstheme="minorHAnsi"/>
                  <w:color w:val="000000"/>
                  <w:sz w:val="20"/>
                  <w:szCs w:val="20"/>
                  <w:highlight w:val="green"/>
                  <w:rPrChange w:id="2441" w:author="Sam Sehgal (EXT Idiom)" w:date="2025-05-28T16:19:00Z" w16du:dateUtc="2025-05-28T06:19:00Z">
                    <w:rPr>
                      <w:rFonts w:asciiTheme="minorHAnsi" w:hAnsiTheme="minorHAnsi" w:cstheme="minorHAnsi"/>
                      <w:color w:val="000000"/>
                      <w:sz w:val="20"/>
                      <w:szCs w:val="20"/>
                    </w:rPr>
                  </w:rPrChange>
                </w:rPr>
                <w:t>Table_Bodycopy_S_COI</w:t>
              </w:r>
            </w:ins>
          </w:p>
          <w:p w14:paraId="1D35F35B" w14:textId="77777777" w:rsidR="00541F46" w:rsidRPr="00D27045" w:rsidRDefault="00541F46" w:rsidP="00D97586">
            <w:pPr>
              <w:spacing w:after="120"/>
              <w:rPr>
                <w:ins w:id="2442" w:author="Sam Sehgal (EXT Idiom)" w:date="2025-05-28T16:11:00Z" w16du:dateUtc="2025-05-28T06:11:00Z"/>
                <w:rFonts w:asciiTheme="minorHAnsi" w:hAnsiTheme="minorHAnsi" w:cstheme="minorHAnsi"/>
                <w:color w:val="000000"/>
                <w:sz w:val="20"/>
                <w:szCs w:val="20"/>
                <w:highlight w:val="green"/>
                <w:rPrChange w:id="2443" w:author="Sam Sehgal (EXT Idiom)" w:date="2025-05-28T16:19:00Z" w16du:dateUtc="2025-05-28T06:19:00Z">
                  <w:rPr>
                    <w:ins w:id="2444" w:author="Sam Sehgal (EXT Idiom)" w:date="2025-05-28T16:11:00Z" w16du:dateUtc="2025-05-28T06:11:00Z"/>
                    <w:rFonts w:asciiTheme="minorHAnsi" w:hAnsiTheme="minorHAnsi" w:cstheme="minorHAnsi"/>
                    <w:color w:val="000000"/>
                    <w:sz w:val="20"/>
                    <w:szCs w:val="20"/>
                  </w:rPr>
                </w:rPrChange>
              </w:rPr>
            </w:pPr>
          </w:p>
        </w:tc>
      </w:tr>
      <w:tr w:rsidR="006274A9" w:rsidRPr="00720F8E" w14:paraId="1F920596" w14:textId="77777777" w:rsidTr="0472516C">
        <w:trPr>
          <w:cantSplit/>
        </w:trPr>
        <w:tc>
          <w:tcPr>
            <w:tcW w:w="1013" w:type="dxa"/>
          </w:tcPr>
          <w:p w14:paraId="0E1D8367" w14:textId="37A5807D" w:rsidR="006274A9" w:rsidRPr="0044689A" w:rsidRDefault="006274A9" w:rsidP="00D97586">
            <w:pPr>
              <w:rPr>
                <w:rFonts w:asciiTheme="minorHAnsi" w:hAnsiTheme="minorHAnsi" w:cstheme="minorHAnsi"/>
                <w:sz w:val="20"/>
                <w:rPrChange w:id="2445" w:author="Sue Simnor (EXT Idiom)" w:date="2024-08-07T09:37:00Z" w16du:dateUtc="2024-08-06T23:37:00Z">
                  <w:rPr>
                    <w:rFonts w:asciiTheme="minorHAnsi" w:hAnsiTheme="minorHAnsi" w:cstheme="minorHAnsi"/>
                    <w:sz w:val="20"/>
                    <w:highlight w:val="yellow"/>
                  </w:rPr>
                </w:rPrChange>
              </w:rPr>
            </w:pPr>
            <w:r w:rsidRPr="0044689A">
              <w:rPr>
                <w:rFonts w:asciiTheme="minorHAnsi" w:hAnsiTheme="minorHAnsi" w:cstheme="minorHAnsi"/>
                <w:sz w:val="20"/>
                <w:rPrChange w:id="2446" w:author="Sue Simnor (EXT Idiom)" w:date="2024-08-07T09:37:00Z" w16du:dateUtc="2024-08-06T23:37:00Z">
                  <w:rPr>
                    <w:rFonts w:asciiTheme="minorHAnsi" w:hAnsiTheme="minorHAnsi" w:cstheme="minorHAnsi"/>
                    <w:sz w:val="20"/>
                    <w:highlight w:val="yellow"/>
                  </w:rPr>
                </w:rPrChange>
              </w:rPr>
              <w:t>PS</w:t>
            </w:r>
            <w:r w:rsidR="00FF5954" w:rsidRPr="0044689A">
              <w:rPr>
                <w:rFonts w:asciiTheme="minorHAnsi" w:hAnsiTheme="minorHAnsi" w:cstheme="minorHAnsi"/>
                <w:sz w:val="20"/>
                <w:rPrChange w:id="2447" w:author="Sue Simnor (EXT Idiom)" w:date="2024-08-07T09:37:00Z" w16du:dateUtc="2024-08-06T23:37:00Z">
                  <w:rPr>
                    <w:rFonts w:asciiTheme="minorHAnsi" w:hAnsiTheme="minorHAnsi" w:cstheme="minorHAnsi"/>
                    <w:sz w:val="20"/>
                    <w:highlight w:val="yellow"/>
                  </w:rPr>
                </w:rPrChange>
              </w:rPr>
              <w:t>7</w:t>
            </w:r>
            <w:r w:rsidRPr="0044689A">
              <w:rPr>
                <w:rFonts w:asciiTheme="minorHAnsi" w:hAnsiTheme="minorHAnsi" w:cstheme="minorHAnsi"/>
                <w:sz w:val="20"/>
                <w:rPrChange w:id="2448" w:author="Sue Simnor (EXT Idiom)" w:date="2024-08-07T09:37:00Z" w16du:dateUtc="2024-08-06T23:37:00Z">
                  <w:rPr>
                    <w:rFonts w:asciiTheme="minorHAnsi" w:hAnsiTheme="minorHAnsi" w:cstheme="minorHAnsi"/>
                    <w:sz w:val="20"/>
                    <w:highlight w:val="yellow"/>
                  </w:rPr>
                </w:rPrChange>
              </w:rPr>
              <w:t xml:space="preserve"> V1</w:t>
            </w:r>
          </w:p>
        </w:tc>
        <w:tc>
          <w:tcPr>
            <w:tcW w:w="1676" w:type="dxa"/>
            <w:vMerge w:val="restart"/>
          </w:tcPr>
          <w:p w14:paraId="1D46CCB4" w14:textId="633F1459" w:rsidR="006274A9" w:rsidRPr="00720F8E" w:rsidRDefault="006274A9" w:rsidP="00D97586">
            <w:pPr>
              <w:tabs>
                <w:tab w:val="left" w:pos="1800"/>
              </w:tabs>
              <w:rPr>
                <w:rFonts w:asciiTheme="minorHAnsi" w:hAnsiTheme="minorHAnsi" w:cstheme="minorHAnsi"/>
                <w:sz w:val="20"/>
              </w:rPr>
            </w:pPr>
            <w:r w:rsidRPr="00720F8E">
              <w:rPr>
                <w:rFonts w:asciiTheme="minorHAnsi" w:hAnsiTheme="minorHAnsi" w:cstheme="minorHAnsi"/>
                <w:sz w:val="20"/>
                <w:szCs w:val="20"/>
              </w:rPr>
              <w:t>&lt;</w:t>
            </w:r>
            <w:r>
              <w:rPr>
                <w:rFonts w:asciiTheme="minorHAnsi" w:hAnsiTheme="minorHAnsi" w:cstheme="minorHAnsi"/>
                <w:sz w:val="20"/>
                <w:szCs w:val="20"/>
              </w:rPr>
              <w:t>DiscountTypeCode</w:t>
            </w:r>
            <w:r w:rsidRPr="00720F8E">
              <w:rPr>
                <w:rFonts w:asciiTheme="minorHAnsi" w:hAnsiTheme="minorHAnsi" w:cstheme="minorHAnsi"/>
                <w:sz w:val="20"/>
                <w:szCs w:val="20"/>
              </w:rPr>
              <w:t>&gt;</w:t>
            </w:r>
          </w:p>
        </w:tc>
        <w:tc>
          <w:tcPr>
            <w:tcW w:w="7654" w:type="dxa"/>
          </w:tcPr>
          <w:tbl>
            <w:tblPr>
              <w:tblpPr w:leftFromText="180" w:rightFromText="180" w:horzAnchor="margin" w:tblpY="394"/>
              <w:tblOverlap w:val="never"/>
              <w:tblW w:w="0" w:type="auto"/>
              <w:tblLayout w:type="fixed"/>
              <w:tblLook w:val="0000" w:firstRow="0" w:lastRow="0" w:firstColumn="0" w:lastColumn="0" w:noHBand="0" w:noVBand="0"/>
            </w:tblPr>
            <w:tblGrid>
              <w:gridCol w:w="6235"/>
            </w:tblGrid>
            <w:tr w:rsidR="006274A9" w:rsidRPr="009B30E8" w14:paraId="124C142E" w14:textId="77777777" w:rsidTr="007C674A">
              <w:trPr>
                <w:trHeight w:val="774"/>
              </w:trPr>
              <w:tc>
                <w:tcPr>
                  <w:tcW w:w="6235" w:type="dxa"/>
                </w:tcPr>
                <w:p w14:paraId="5110F321" w14:textId="77777777" w:rsidR="006274A9" w:rsidRPr="009B30E8" w:rsidRDefault="006274A9" w:rsidP="006274A9">
                  <w:pPr>
                    <w:pStyle w:val="TableBodycopySCOI"/>
                  </w:pPr>
                  <w:r w:rsidRPr="009B30E8">
                    <w:t>Your discount has been applied. For a breakdown of your premium and any applicable discounts, see section 'Cost breakdown’</w:t>
                  </w:r>
                  <w:r w:rsidRPr="00266F32">
                    <w:t>. On payment, this Certificate of Insurance becomes your tax invoice.</w:t>
                  </w:r>
                </w:p>
              </w:tc>
            </w:tr>
          </w:tbl>
          <w:p w14:paraId="6343D386" w14:textId="77777777" w:rsidR="006274A9" w:rsidRPr="009B30E8" w:rsidRDefault="006274A9" w:rsidP="00D97586">
            <w:pPr>
              <w:pStyle w:val="TableBodycopySCOI"/>
            </w:pPr>
          </w:p>
          <w:p w14:paraId="431134B3" w14:textId="02D7FDEF" w:rsidR="006274A9" w:rsidRPr="00720F8E" w:rsidRDefault="006274A9" w:rsidP="00D97586">
            <w:pPr>
              <w:pStyle w:val="TableBodycopySCOI"/>
            </w:pPr>
          </w:p>
        </w:tc>
        <w:tc>
          <w:tcPr>
            <w:tcW w:w="2693" w:type="dxa"/>
          </w:tcPr>
          <w:p w14:paraId="061F8CD3" w14:textId="2720B95C" w:rsidR="006274A9" w:rsidRPr="0062534D" w:rsidRDefault="006274A9" w:rsidP="00D97586">
            <w:pPr>
              <w:textAlignment w:val="baseline"/>
              <w:rPr>
                <w:rFonts w:asciiTheme="minorHAnsi" w:hAnsiTheme="minorHAnsi" w:cstheme="minorHAnsi"/>
                <w:sz w:val="20"/>
                <w:szCs w:val="20"/>
              </w:rPr>
            </w:pPr>
            <w:r w:rsidRPr="00720F8E">
              <w:rPr>
                <w:rFonts w:asciiTheme="minorHAnsi" w:hAnsiTheme="minorHAnsi" w:cstheme="minorHAnsi"/>
                <w:b/>
                <w:bCs/>
                <w:sz w:val="20"/>
                <w:szCs w:val="20"/>
              </w:rPr>
              <w:t xml:space="preserve">IF </w:t>
            </w:r>
            <w:r w:rsidRPr="0062534D">
              <w:rPr>
                <w:rFonts w:asciiTheme="minorHAnsi" w:hAnsiTheme="minorHAnsi" w:cstheme="minorHAnsi"/>
                <w:sz w:val="20"/>
                <w:szCs w:val="20"/>
              </w:rPr>
              <w:t xml:space="preserve">&lt;DiscountTypeCode&gt; &lt;&gt; NULL </w:t>
            </w:r>
          </w:p>
          <w:p w14:paraId="48357804" w14:textId="6E815D4C" w:rsidR="006274A9" w:rsidRPr="00720F8E" w:rsidRDefault="006274A9" w:rsidP="0044689A">
            <w:pPr>
              <w:textAlignment w:val="baseline"/>
              <w:rPr>
                <w:rFonts w:asciiTheme="minorHAnsi" w:hAnsiTheme="minorHAnsi" w:cstheme="minorHAnsi"/>
                <w:b/>
                <w:bCs/>
                <w:sz w:val="20"/>
                <w:szCs w:val="20"/>
              </w:rPr>
            </w:pPr>
            <w:r w:rsidRPr="0062534D">
              <w:rPr>
                <w:rFonts w:asciiTheme="minorHAnsi" w:hAnsiTheme="minorHAnsi" w:cstheme="minorHAnsi"/>
                <w:b/>
                <w:bCs/>
                <w:sz w:val="20"/>
                <w:szCs w:val="20"/>
              </w:rPr>
              <w:t>THEN</w:t>
            </w:r>
            <w:r w:rsidRPr="0062534D">
              <w:rPr>
                <w:rFonts w:asciiTheme="minorHAnsi" w:hAnsiTheme="minorHAnsi" w:cstheme="minorHAnsi"/>
                <w:sz w:val="20"/>
                <w:szCs w:val="20"/>
              </w:rPr>
              <w:t xml:space="preserve"> display</w:t>
            </w:r>
          </w:p>
        </w:tc>
        <w:tc>
          <w:tcPr>
            <w:tcW w:w="1560" w:type="dxa"/>
          </w:tcPr>
          <w:p w14:paraId="481ABE11" w14:textId="77777777" w:rsidR="006274A9" w:rsidRDefault="006274A9" w:rsidP="00D97586">
            <w:pPr>
              <w:spacing w:after="120"/>
              <w:rPr>
                <w:rFonts w:asciiTheme="minorHAnsi" w:hAnsiTheme="minorHAnsi" w:cstheme="minorHAnsi"/>
                <w:color w:val="000000"/>
                <w:sz w:val="20"/>
                <w:szCs w:val="20"/>
              </w:rPr>
            </w:pPr>
            <w:r w:rsidRPr="008035EE">
              <w:rPr>
                <w:rFonts w:asciiTheme="minorHAnsi" w:hAnsiTheme="minorHAnsi" w:cstheme="minorHAnsi"/>
                <w:color w:val="000000"/>
                <w:sz w:val="20"/>
                <w:szCs w:val="20"/>
              </w:rPr>
              <w:t>Table_Bodycopy_S_COI</w:t>
            </w:r>
          </w:p>
          <w:p w14:paraId="4649FD95" w14:textId="77777777" w:rsidR="006274A9" w:rsidRPr="00720F8E" w:rsidRDefault="006274A9" w:rsidP="00D97586">
            <w:pPr>
              <w:spacing w:after="120"/>
              <w:rPr>
                <w:rFonts w:asciiTheme="minorHAnsi" w:hAnsiTheme="minorHAnsi" w:cstheme="minorHAnsi"/>
                <w:color w:val="000000"/>
                <w:sz w:val="20"/>
                <w:szCs w:val="20"/>
              </w:rPr>
            </w:pPr>
          </w:p>
        </w:tc>
      </w:tr>
      <w:tr w:rsidR="006274A9" w:rsidRPr="00720F8E" w14:paraId="78A4F7D5" w14:textId="77777777" w:rsidTr="0472516C">
        <w:trPr>
          <w:cantSplit/>
        </w:trPr>
        <w:tc>
          <w:tcPr>
            <w:tcW w:w="1013" w:type="dxa"/>
          </w:tcPr>
          <w:p w14:paraId="2FEA81A8" w14:textId="321C38FB" w:rsidR="006274A9" w:rsidRPr="0044689A" w:rsidRDefault="006274A9" w:rsidP="00D97586">
            <w:pPr>
              <w:rPr>
                <w:rFonts w:asciiTheme="minorHAnsi" w:hAnsiTheme="minorHAnsi" w:cstheme="minorHAnsi"/>
                <w:sz w:val="20"/>
                <w:rPrChange w:id="2449" w:author="Sue Simnor (EXT Idiom)" w:date="2024-08-07T09:37:00Z" w16du:dateUtc="2024-08-06T23:37:00Z">
                  <w:rPr>
                    <w:rFonts w:asciiTheme="minorHAnsi" w:hAnsiTheme="minorHAnsi" w:cstheme="minorHAnsi"/>
                    <w:sz w:val="20"/>
                    <w:highlight w:val="magenta"/>
                  </w:rPr>
                </w:rPrChange>
              </w:rPr>
            </w:pPr>
            <w:r w:rsidRPr="0044689A">
              <w:rPr>
                <w:rFonts w:asciiTheme="minorHAnsi" w:hAnsiTheme="minorHAnsi" w:cstheme="minorHAnsi"/>
                <w:sz w:val="20"/>
                <w:rPrChange w:id="2450" w:author="Sue Simnor (EXT Idiom)" w:date="2024-08-07T09:37:00Z" w16du:dateUtc="2024-08-06T23:37:00Z">
                  <w:rPr>
                    <w:rFonts w:asciiTheme="minorHAnsi" w:hAnsiTheme="minorHAnsi" w:cstheme="minorHAnsi"/>
                    <w:sz w:val="20"/>
                    <w:highlight w:val="yellow"/>
                  </w:rPr>
                </w:rPrChange>
              </w:rPr>
              <w:t>PS</w:t>
            </w:r>
            <w:r w:rsidR="00FF5954" w:rsidRPr="0044689A">
              <w:rPr>
                <w:rFonts w:asciiTheme="minorHAnsi" w:hAnsiTheme="minorHAnsi" w:cstheme="minorHAnsi"/>
                <w:sz w:val="20"/>
                <w:rPrChange w:id="2451" w:author="Sue Simnor (EXT Idiom)" w:date="2024-08-07T09:37:00Z" w16du:dateUtc="2024-08-06T23:37:00Z">
                  <w:rPr>
                    <w:rFonts w:asciiTheme="minorHAnsi" w:hAnsiTheme="minorHAnsi" w:cstheme="minorHAnsi"/>
                    <w:sz w:val="20"/>
                    <w:highlight w:val="yellow"/>
                  </w:rPr>
                </w:rPrChange>
              </w:rPr>
              <w:t>7</w:t>
            </w:r>
            <w:r w:rsidRPr="0044689A">
              <w:rPr>
                <w:rFonts w:asciiTheme="minorHAnsi" w:hAnsiTheme="minorHAnsi" w:cstheme="minorHAnsi"/>
                <w:sz w:val="20"/>
                <w:rPrChange w:id="2452" w:author="Sue Simnor (EXT Idiom)" w:date="2024-08-07T09:37:00Z" w16du:dateUtc="2024-08-06T23:37:00Z">
                  <w:rPr>
                    <w:rFonts w:asciiTheme="minorHAnsi" w:hAnsiTheme="minorHAnsi" w:cstheme="minorHAnsi"/>
                    <w:sz w:val="20"/>
                    <w:highlight w:val="yellow"/>
                  </w:rPr>
                </w:rPrChange>
              </w:rPr>
              <w:t xml:space="preserve"> V2</w:t>
            </w:r>
          </w:p>
        </w:tc>
        <w:tc>
          <w:tcPr>
            <w:tcW w:w="1676" w:type="dxa"/>
            <w:vMerge/>
          </w:tcPr>
          <w:p w14:paraId="527CD988" w14:textId="77777777" w:rsidR="006274A9" w:rsidRPr="00720F8E" w:rsidRDefault="006274A9" w:rsidP="00D97586">
            <w:pPr>
              <w:tabs>
                <w:tab w:val="left" w:pos="1800"/>
              </w:tabs>
              <w:rPr>
                <w:rFonts w:asciiTheme="minorHAnsi" w:hAnsiTheme="minorHAnsi" w:cstheme="minorHAnsi"/>
                <w:sz w:val="20"/>
                <w:szCs w:val="20"/>
              </w:rPr>
            </w:pPr>
          </w:p>
        </w:tc>
        <w:tc>
          <w:tcPr>
            <w:tcW w:w="7654" w:type="dxa"/>
          </w:tcPr>
          <w:tbl>
            <w:tblPr>
              <w:tblpPr w:leftFromText="180" w:rightFromText="180" w:vertAnchor="page" w:horzAnchor="margin" w:tblpY="212"/>
              <w:tblOverlap w:val="never"/>
              <w:tblW w:w="0" w:type="auto"/>
              <w:tblLayout w:type="fixed"/>
              <w:tblLook w:val="0000" w:firstRow="0" w:lastRow="0" w:firstColumn="0" w:lastColumn="0" w:noHBand="0" w:noVBand="0"/>
            </w:tblPr>
            <w:tblGrid>
              <w:gridCol w:w="6235"/>
            </w:tblGrid>
            <w:tr w:rsidR="006274A9" w:rsidRPr="00720F8E" w14:paraId="4562E4E7" w14:textId="77777777" w:rsidTr="006274A9">
              <w:trPr>
                <w:trHeight w:val="774"/>
              </w:trPr>
              <w:tc>
                <w:tcPr>
                  <w:tcW w:w="6235" w:type="dxa"/>
                </w:tcPr>
                <w:p w14:paraId="130F19F1" w14:textId="77A0EDC0" w:rsidR="006274A9" w:rsidRPr="00720F8E" w:rsidRDefault="006274A9" w:rsidP="006274A9">
                  <w:pPr>
                    <w:pStyle w:val="TableBodycopySCOI"/>
                  </w:pPr>
                  <w:r w:rsidRPr="009B30E8">
                    <w:t>For a breakdown of your premium</w:t>
                  </w:r>
                  <w:del w:id="2453" w:author="sam sehgal" w:date="2024-12-19T11:18:00Z" w16du:dateUtc="2024-12-19T00:18:00Z">
                    <w:r w:rsidRPr="009B30E8" w:rsidDel="000D2CAA">
                      <w:delText xml:space="preserve"> </w:delText>
                    </w:r>
                  </w:del>
                  <w:commentRangeStart w:id="2454"/>
                  <w:commentRangeStart w:id="2455"/>
                  <w:commentRangeEnd w:id="2454"/>
                  <w:r w:rsidRPr="00A8268D">
                    <w:rPr>
                      <w:rStyle w:val="CommentReference"/>
                      <w:highlight w:val="green"/>
                      <w:rPrChange w:id="2456" w:author="sam sehgal" w:date="2024-12-19T11:18:00Z" w16du:dateUtc="2024-12-19T00:18:00Z">
                        <w:rPr>
                          <w:rStyle w:val="CommentReference"/>
                          <w:szCs w:val="20"/>
                        </w:rPr>
                      </w:rPrChange>
                    </w:rPr>
                    <w:commentReference w:id="2454"/>
                  </w:r>
                  <w:commentRangeEnd w:id="2455"/>
                  <w:r w:rsidRPr="00A8268D">
                    <w:rPr>
                      <w:rStyle w:val="CommentReference"/>
                      <w:szCs w:val="20"/>
                      <w:highlight w:val="green"/>
                      <w:rPrChange w:id="2457" w:author="sam sehgal" w:date="2024-12-19T11:18:00Z" w16du:dateUtc="2024-12-19T00:18:00Z">
                        <w:rPr>
                          <w:rStyle w:val="CommentReference"/>
                          <w:szCs w:val="20"/>
                        </w:rPr>
                      </w:rPrChange>
                    </w:rPr>
                    <w:commentReference w:id="2455"/>
                  </w:r>
                  <w:r w:rsidRPr="00A8268D">
                    <w:rPr>
                      <w:highlight w:val="green"/>
                      <w:rPrChange w:id="2458" w:author="sam sehgal" w:date="2024-12-19T11:18:00Z" w16du:dateUtc="2024-12-19T00:18:00Z">
                        <w:rPr/>
                      </w:rPrChange>
                    </w:rPr>
                    <w:t>,</w:t>
                  </w:r>
                  <w:r w:rsidRPr="009B30E8">
                    <w:t xml:space="preserve"> see section 'Cost breakdown’</w:t>
                  </w:r>
                  <w:r w:rsidRPr="00266F32">
                    <w:t>. On payment, this Certificate of Insurance becomes your tax invoice.</w:t>
                  </w:r>
                </w:p>
              </w:tc>
            </w:tr>
          </w:tbl>
          <w:p w14:paraId="1AB20588" w14:textId="55520065" w:rsidR="006274A9" w:rsidRPr="00720F8E" w:rsidRDefault="006274A9" w:rsidP="00D97586">
            <w:pPr>
              <w:pStyle w:val="TableBodycopySCOI"/>
            </w:pPr>
            <w:r>
              <w:br/>
            </w:r>
          </w:p>
        </w:tc>
        <w:tc>
          <w:tcPr>
            <w:tcW w:w="2693" w:type="dxa"/>
          </w:tcPr>
          <w:p w14:paraId="40FD629A" w14:textId="77777777" w:rsidR="006274A9" w:rsidRDefault="006274A9" w:rsidP="005E2BF3">
            <w:pPr>
              <w:rPr>
                <w:rFonts w:asciiTheme="minorHAnsi" w:eastAsiaTheme="minorEastAsia" w:hAnsiTheme="minorHAnsi"/>
                <w:sz w:val="20"/>
                <w:szCs w:val="20"/>
              </w:rPr>
            </w:pPr>
            <w:r w:rsidRPr="695CEBF3">
              <w:rPr>
                <w:rFonts w:asciiTheme="minorHAnsi" w:eastAsiaTheme="minorEastAsia" w:hAnsiTheme="minorHAnsi"/>
                <w:b/>
                <w:sz w:val="20"/>
                <w:szCs w:val="20"/>
              </w:rPr>
              <w:t>ELSE</w:t>
            </w:r>
            <w:r>
              <w:rPr>
                <w:rFonts w:asciiTheme="minorHAnsi" w:eastAsiaTheme="minorEastAsia" w:hAnsiTheme="minorHAnsi"/>
                <w:b/>
                <w:sz w:val="20"/>
                <w:szCs w:val="20"/>
              </w:rPr>
              <w:t>IF</w:t>
            </w:r>
            <w:r w:rsidRPr="695CEBF3">
              <w:rPr>
                <w:rFonts w:asciiTheme="minorHAnsi" w:eastAsiaTheme="minorEastAsia" w:hAnsiTheme="minorHAnsi"/>
                <w:sz w:val="20"/>
                <w:szCs w:val="20"/>
              </w:rPr>
              <w:t xml:space="preserve"> </w:t>
            </w:r>
          </w:p>
          <w:p w14:paraId="62C94DA6" w14:textId="78ECB9DD" w:rsidR="006274A9" w:rsidRPr="0062534D" w:rsidRDefault="006274A9" w:rsidP="005E2BF3">
            <w:pPr>
              <w:textAlignment w:val="baseline"/>
              <w:rPr>
                <w:rFonts w:asciiTheme="minorHAnsi" w:hAnsiTheme="minorHAnsi" w:cstheme="minorHAnsi"/>
                <w:sz w:val="20"/>
                <w:szCs w:val="20"/>
              </w:rPr>
            </w:pPr>
            <w:r w:rsidRPr="0062534D">
              <w:rPr>
                <w:rFonts w:asciiTheme="minorHAnsi" w:hAnsiTheme="minorHAnsi" w:cstheme="minorHAnsi"/>
                <w:sz w:val="20"/>
                <w:szCs w:val="20"/>
              </w:rPr>
              <w:t xml:space="preserve">&lt;DiscountTypeCode&gt; = NULL </w:t>
            </w:r>
          </w:p>
          <w:p w14:paraId="5D72DD38" w14:textId="231041AC" w:rsidR="006274A9" w:rsidRPr="0062534D" w:rsidRDefault="006274A9" w:rsidP="005E2BF3">
            <w:pPr>
              <w:rPr>
                <w:rFonts w:asciiTheme="minorHAnsi" w:hAnsiTheme="minorHAnsi" w:cstheme="minorHAnsi"/>
                <w:sz w:val="20"/>
                <w:szCs w:val="20"/>
              </w:rPr>
            </w:pPr>
            <w:r w:rsidRPr="0062534D">
              <w:rPr>
                <w:rFonts w:asciiTheme="minorHAnsi" w:hAnsiTheme="minorHAnsi" w:cstheme="minorHAnsi"/>
                <w:b/>
                <w:bCs/>
                <w:sz w:val="20"/>
                <w:szCs w:val="20"/>
              </w:rPr>
              <w:t>THEN</w:t>
            </w:r>
            <w:r w:rsidRPr="0062534D">
              <w:rPr>
                <w:rFonts w:asciiTheme="minorHAnsi" w:hAnsiTheme="minorHAnsi" w:cstheme="minorHAnsi"/>
                <w:sz w:val="20"/>
                <w:szCs w:val="20"/>
              </w:rPr>
              <w:t xml:space="preserve"> display</w:t>
            </w:r>
          </w:p>
          <w:p w14:paraId="4593A687" w14:textId="69E00200" w:rsidR="006274A9" w:rsidRPr="0062534D" w:rsidRDefault="006274A9" w:rsidP="005E2BF3">
            <w:pPr>
              <w:rPr>
                <w:rFonts w:asciiTheme="minorHAnsi" w:hAnsiTheme="minorHAnsi"/>
                <w:sz w:val="20"/>
                <w:szCs w:val="20"/>
              </w:rPr>
            </w:pPr>
            <w:r w:rsidRPr="0062534D">
              <w:rPr>
                <w:rFonts w:asciiTheme="minorHAnsi" w:hAnsiTheme="minorHAnsi" w:cstheme="minorHAnsi"/>
                <w:b/>
                <w:bCs/>
                <w:sz w:val="20"/>
                <w:szCs w:val="20"/>
                <w:rPrChange w:id="2459" w:author="Andrew Froude" w:date="2024-08-02T10:49:00Z" w16du:dateUtc="2024-08-02T00:49:00Z">
                  <w:rPr>
                    <w:rFonts w:asciiTheme="minorHAnsi" w:hAnsiTheme="minorHAnsi" w:cstheme="minorHAnsi"/>
                    <w:sz w:val="20"/>
                    <w:szCs w:val="20"/>
                  </w:rPr>
                </w:rPrChange>
              </w:rPr>
              <w:t>ELSEIF</w:t>
            </w:r>
            <w:r w:rsidRPr="0062534D">
              <w:rPr>
                <w:rFonts w:asciiTheme="minorHAnsi" w:hAnsiTheme="minorHAnsi" w:cstheme="minorHAnsi"/>
                <w:sz w:val="20"/>
                <w:szCs w:val="20"/>
              </w:rPr>
              <w:t xml:space="preserve"> Do not display</w:t>
            </w:r>
          </w:p>
          <w:p w14:paraId="3A8B050E" w14:textId="253B6B26" w:rsidR="006274A9" w:rsidRPr="00720F8E" w:rsidRDefault="006274A9" w:rsidP="00D97586">
            <w:pPr>
              <w:textAlignment w:val="baseline"/>
              <w:rPr>
                <w:rFonts w:asciiTheme="minorHAnsi" w:hAnsiTheme="minorHAnsi" w:cstheme="minorHAnsi"/>
                <w:b/>
                <w:bCs/>
                <w:sz w:val="20"/>
                <w:szCs w:val="20"/>
              </w:rPr>
            </w:pPr>
            <w:r w:rsidRPr="006274A9">
              <w:rPr>
                <w:rFonts w:asciiTheme="minorHAnsi" w:hAnsiTheme="minorHAnsi" w:cstheme="minorHAnsi"/>
                <w:b/>
                <w:bCs/>
                <w:sz w:val="20"/>
                <w:szCs w:val="20"/>
                <w:highlight w:val="lightGray"/>
                <w:rPrChange w:id="2460" w:author="Andrew Froude" w:date="2024-08-02T10:49:00Z" w16du:dateUtc="2024-08-02T00:49:00Z">
                  <w:rPr>
                    <w:rFonts w:asciiTheme="minorHAnsi" w:hAnsiTheme="minorHAnsi" w:cstheme="minorHAnsi"/>
                    <w:b/>
                    <w:bCs/>
                    <w:sz w:val="20"/>
                    <w:szCs w:val="20"/>
                  </w:rPr>
                </w:rPrChange>
              </w:rPr>
              <w:t>ENDIF</w:t>
            </w:r>
          </w:p>
        </w:tc>
        <w:tc>
          <w:tcPr>
            <w:tcW w:w="1560" w:type="dxa"/>
          </w:tcPr>
          <w:p w14:paraId="024DAAFA" w14:textId="77777777" w:rsidR="006274A9" w:rsidRPr="008035EE" w:rsidRDefault="006274A9" w:rsidP="00D97586">
            <w:pPr>
              <w:spacing w:after="120"/>
              <w:rPr>
                <w:rFonts w:asciiTheme="minorHAnsi" w:hAnsiTheme="minorHAnsi" w:cstheme="minorHAnsi"/>
                <w:color w:val="000000"/>
                <w:sz w:val="20"/>
                <w:szCs w:val="20"/>
              </w:rPr>
            </w:pPr>
          </w:p>
        </w:tc>
      </w:tr>
    </w:tbl>
    <w:p w14:paraId="70F35E1F" w14:textId="77777777" w:rsidR="00CE6605" w:rsidDel="00457DC5" w:rsidRDefault="00CE6605" w:rsidP="00235005">
      <w:pPr>
        <w:pStyle w:val="Heading2"/>
        <w:rPr>
          <w:del w:id="2461" w:author="Sue Simnor (EXT Idiom)" w:date="2024-10-17T12:08:00Z" w16du:dateUtc="2024-10-17T01:08:00Z"/>
          <w:rFonts w:asciiTheme="minorHAnsi" w:hAnsiTheme="minorHAnsi" w:cstheme="minorHAnsi"/>
        </w:rPr>
      </w:pPr>
      <w:bookmarkStart w:id="2462" w:name="_Toc173483720"/>
    </w:p>
    <w:p w14:paraId="037E1A5F" w14:textId="503B2B7C" w:rsidR="00235005" w:rsidRPr="00720F8E" w:rsidRDefault="00235005" w:rsidP="0044689A">
      <w:pPr>
        <w:pStyle w:val="Heading4"/>
      </w:pPr>
      <w:r w:rsidRPr="00720F8E">
        <w:t>Cooling-off period</w:t>
      </w:r>
      <w:r w:rsidR="00884EFD">
        <w:t xml:space="preserve"> (ALL) </w:t>
      </w:r>
      <w:r>
        <w:t>Left Column</w:t>
      </w:r>
      <w:bookmarkEnd w:id="2462"/>
    </w:p>
    <w:p w14:paraId="17C6545A" w14:textId="5652F393" w:rsidR="00235005" w:rsidRPr="00720F8E" w:rsidRDefault="00235005" w:rsidP="00C1020A">
      <w:pPr>
        <w:jc w:val="center"/>
        <w:rPr>
          <w:rFonts w:asciiTheme="minorHAnsi" w:hAnsiTheme="minorHAnsi" w:cstheme="minorHAnsi"/>
        </w:rPr>
      </w:pPr>
      <w:r w:rsidRPr="00235005">
        <w:rPr>
          <w:noProof/>
          <w14:ligatures w14:val="none"/>
        </w:rPr>
        <w:t xml:space="preserve"> </w:t>
      </w:r>
      <w:r>
        <w:rPr>
          <w:noProof/>
          <w14:ligatures w14:val="none"/>
        </w:rPr>
        <w:drawing>
          <wp:inline distT="0" distB="0" distL="0" distR="0" wp14:anchorId="21C31793" wp14:editId="613CB425">
            <wp:extent cx="3857625" cy="1657350"/>
            <wp:effectExtent l="0" t="0" r="9525" b="0"/>
            <wp:docPr id="1487994748" name="Picture 1" descr="A close-up of a news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94748" name="Picture 1" descr="A close-up of a newspaper&#10;&#10;Description automatically generated"/>
                    <pic:cNvPicPr/>
                  </pic:nvPicPr>
                  <pic:blipFill>
                    <a:blip r:embed="rId28"/>
                    <a:stretch>
                      <a:fillRect/>
                    </a:stretch>
                  </pic:blipFill>
                  <pic:spPr>
                    <a:xfrm>
                      <a:off x="0" y="0"/>
                      <a:ext cx="3857625" cy="1657350"/>
                    </a:xfrm>
                    <a:prstGeom prst="rect">
                      <a:avLst/>
                    </a:prstGeom>
                  </pic:spPr>
                </pic:pic>
              </a:graphicData>
            </a:graphic>
          </wp:inline>
        </w:drawing>
      </w:r>
    </w:p>
    <w:p w14:paraId="2E9ED01F" w14:textId="0E2AD674" w:rsidR="00235005" w:rsidDel="008E103D" w:rsidRDefault="00235005" w:rsidP="00235005">
      <w:pPr>
        <w:rPr>
          <w:del w:id="2463" w:author="Andrew Froude" w:date="2024-08-02T11:21:00Z" w16du:dateUtc="2024-08-02T01:21:00Z"/>
          <w:rFonts w:asciiTheme="minorHAnsi" w:hAnsiTheme="minorHAnsi" w:cstheme="minorHAnsi"/>
        </w:rPr>
      </w:pPr>
    </w:p>
    <w:p w14:paraId="1DA2FD6C" w14:textId="1C71CBFA" w:rsidR="00235005" w:rsidDel="008E103D" w:rsidRDefault="00235005" w:rsidP="00235005">
      <w:pPr>
        <w:rPr>
          <w:del w:id="2464" w:author="Andrew Froude" w:date="2024-08-02T11:21:00Z" w16du:dateUtc="2024-08-02T01:21:00Z"/>
          <w:rFonts w:asciiTheme="minorHAnsi" w:hAnsiTheme="minorHAnsi" w:cstheme="minorHAnsi"/>
        </w:rPr>
      </w:pPr>
    </w:p>
    <w:p w14:paraId="10E0C8A4" w14:textId="54AAF343" w:rsidR="00235005" w:rsidDel="008E103D" w:rsidRDefault="00235005" w:rsidP="00235005">
      <w:pPr>
        <w:rPr>
          <w:del w:id="2465" w:author="Andrew Froude" w:date="2024-08-02T11:21:00Z" w16du:dateUtc="2024-08-02T01:21:00Z"/>
          <w:rFonts w:asciiTheme="minorHAnsi" w:hAnsiTheme="minorHAnsi" w:cstheme="minorHAnsi"/>
        </w:rPr>
      </w:pPr>
    </w:p>
    <w:p w14:paraId="1A7DFC18" w14:textId="77777777" w:rsidR="00235005" w:rsidRPr="00720F8E" w:rsidRDefault="00235005" w:rsidP="00235005">
      <w:pPr>
        <w:rPr>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1959"/>
        <w:gridCol w:w="9072"/>
        <w:gridCol w:w="1276"/>
        <w:gridCol w:w="1276"/>
      </w:tblGrid>
      <w:tr w:rsidR="00235005" w:rsidRPr="00720F8E" w14:paraId="1A07ABB2" w14:textId="77777777" w:rsidTr="649791E8">
        <w:trPr>
          <w:cantSplit/>
        </w:trPr>
        <w:tc>
          <w:tcPr>
            <w:tcW w:w="1013" w:type="dxa"/>
          </w:tcPr>
          <w:p w14:paraId="6E3CE741" w14:textId="77777777" w:rsidR="00235005" w:rsidRPr="00720F8E" w:rsidRDefault="00235005">
            <w:pPr>
              <w:tabs>
                <w:tab w:val="left" w:pos="1800"/>
              </w:tabs>
              <w:rPr>
                <w:rFonts w:asciiTheme="minorHAnsi" w:hAnsiTheme="minorHAnsi" w:cstheme="minorHAnsi"/>
                <w:b/>
                <w:sz w:val="20"/>
              </w:rPr>
            </w:pPr>
            <w:r w:rsidRPr="00720F8E">
              <w:rPr>
                <w:rFonts w:asciiTheme="minorHAnsi" w:hAnsiTheme="minorHAnsi" w:cstheme="minorHAnsi"/>
                <w:b/>
                <w:sz w:val="20"/>
              </w:rPr>
              <w:t>Ref</w:t>
            </w:r>
          </w:p>
        </w:tc>
        <w:tc>
          <w:tcPr>
            <w:tcW w:w="1959" w:type="dxa"/>
          </w:tcPr>
          <w:p w14:paraId="31808DD8" w14:textId="77777777" w:rsidR="00235005" w:rsidRPr="00720F8E" w:rsidRDefault="00235005">
            <w:pPr>
              <w:tabs>
                <w:tab w:val="left" w:pos="1800"/>
              </w:tabs>
              <w:jc w:val="center"/>
              <w:rPr>
                <w:rFonts w:asciiTheme="minorHAnsi" w:hAnsiTheme="minorHAnsi" w:cstheme="minorHAnsi"/>
                <w:b/>
                <w:sz w:val="20"/>
              </w:rPr>
            </w:pPr>
            <w:r w:rsidRPr="00720F8E">
              <w:rPr>
                <w:rFonts w:asciiTheme="minorHAnsi" w:hAnsiTheme="minorHAnsi" w:cstheme="minorHAnsi"/>
                <w:b/>
                <w:sz w:val="20"/>
              </w:rPr>
              <w:t>Variables</w:t>
            </w:r>
          </w:p>
        </w:tc>
        <w:tc>
          <w:tcPr>
            <w:tcW w:w="9072" w:type="dxa"/>
          </w:tcPr>
          <w:p w14:paraId="2BCE5A3B" w14:textId="77777777" w:rsidR="00235005" w:rsidRPr="00720F8E" w:rsidRDefault="00235005">
            <w:pPr>
              <w:tabs>
                <w:tab w:val="left" w:pos="1800"/>
              </w:tabs>
              <w:jc w:val="center"/>
              <w:rPr>
                <w:rFonts w:asciiTheme="minorHAnsi" w:hAnsiTheme="minorHAnsi" w:cstheme="minorHAnsi"/>
                <w:b/>
              </w:rPr>
            </w:pPr>
            <w:r w:rsidRPr="00720F8E">
              <w:rPr>
                <w:rFonts w:asciiTheme="minorHAnsi" w:hAnsiTheme="minorHAnsi" w:cstheme="minorHAnsi"/>
                <w:b/>
                <w:sz w:val="20"/>
                <w:szCs w:val="20"/>
              </w:rPr>
              <w:t>Content</w:t>
            </w:r>
          </w:p>
        </w:tc>
        <w:tc>
          <w:tcPr>
            <w:tcW w:w="1276" w:type="dxa"/>
          </w:tcPr>
          <w:p w14:paraId="26685D35" w14:textId="77777777" w:rsidR="00235005" w:rsidRPr="00720F8E" w:rsidRDefault="00235005">
            <w:pPr>
              <w:tabs>
                <w:tab w:val="left" w:pos="1800"/>
              </w:tabs>
              <w:jc w:val="center"/>
              <w:rPr>
                <w:rFonts w:asciiTheme="minorHAnsi" w:hAnsiTheme="minorHAnsi" w:cstheme="minorHAnsi"/>
                <w:b/>
                <w:sz w:val="20"/>
              </w:rPr>
            </w:pPr>
            <w:r w:rsidRPr="00720F8E">
              <w:rPr>
                <w:rFonts w:asciiTheme="minorHAnsi" w:hAnsiTheme="minorHAnsi" w:cstheme="minorHAnsi"/>
                <w:b/>
                <w:sz w:val="20"/>
              </w:rPr>
              <w:t>Logic</w:t>
            </w:r>
          </w:p>
        </w:tc>
        <w:tc>
          <w:tcPr>
            <w:tcW w:w="1276" w:type="dxa"/>
          </w:tcPr>
          <w:p w14:paraId="0CCC7095" w14:textId="77777777" w:rsidR="00235005" w:rsidRPr="00720F8E" w:rsidRDefault="00235005">
            <w:pPr>
              <w:tabs>
                <w:tab w:val="left" w:pos="1800"/>
              </w:tabs>
              <w:jc w:val="center"/>
              <w:rPr>
                <w:rFonts w:asciiTheme="minorHAnsi" w:hAnsiTheme="minorHAnsi" w:cstheme="minorHAnsi"/>
                <w:b/>
                <w:sz w:val="20"/>
              </w:rPr>
            </w:pPr>
            <w:r w:rsidRPr="00720F8E">
              <w:rPr>
                <w:rFonts w:asciiTheme="minorHAnsi" w:hAnsiTheme="minorHAnsi" w:cstheme="minorHAnsi"/>
                <w:b/>
                <w:sz w:val="20"/>
              </w:rPr>
              <w:t>Style</w:t>
            </w:r>
          </w:p>
        </w:tc>
      </w:tr>
      <w:tr w:rsidR="00A33C6A" w:rsidRPr="00720F8E" w14:paraId="7FA46086" w14:textId="77777777" w:rsidTr="649791E8">
        <w:trPr>
          <w:cantSplit/>
        </w:trPr>
        <w:tc>
          <w:tcPr>
            <w:tcW w:w="1013" w:type="dxa"/>
          </w:tcPr>
          <w:p w14:paraId="33527B8B" w14:textId="7B715F12" w:rsidR="00A33C6A" w:rsidRPr="00720F8E" w:rsidRDefault="00FF3E06" w:rsidP="00A33C6A">
            <w:pPr>
              <w:rPr>
                <w:rFonts w:asciiTheme="minorHAnsi" w:hAnsiTheme="minorHAnsi" w:cstheme="minorHAnsi"/>
                <w:sz w:val="20"/>
              </w:rPr>
            </w:pPr>
            <w:r>
              <w:rPr>
                <w:rFonts w:asciiTheme="minorHAnsi" w:hAnsiTheme="minorHAnsi" w:cstheme="minorHAnsi"/>
                <w:sz w:val="20"/>
              </w:rPr>
              <w:t>CO1</w:t>
            </w:r>
          </w:p>
        </w:tc>
        <w:tc>
          <w:tcPr>
            <w:tcW w:w="1959" w:type="dxa"/>
          </w:tcPr>
          <w:p w14:paraId="7E5A5FF4" w14:textId="77777777" w:rsidR="00A33C6A" w:rsidRPr="00720F8E" w:rsidRDefault="00A33C6A" w:rsidP="00A33C6A">
            <w:pPr>
              <w:tabs>
                <w:tab w:val="left" w:pos="1800"/>
              </w:tabs>
              <w:rPr>
                <w:rFonts w:asciiTheme="minorHAnsi" w:hAnsiTheme="minorHAnsi" w:cstheme="minorHAnsi"/>
                <w:sz w:val="20"/>
              </w:rPr>
            </w:pPr>
          </w:p>
        </w:tc>
        <w:tc>
          <w:tcPr>
            <w:tcW w:w="9072" w:type="dxa"/>
          </w:tcPr>
          <w:tbl>
            <w:tblPr>
              <w:tblStyle w:val="TableGrid"/>
              <w:tblpPr w:leftFromText="180" w:rightFromText="180" w:horzAnchor="margin" w:tblpY="44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29"/>
            </w:tblGrid>
            <w:tr w:rsidR="00A33C6A" w:rsidRPr="00720F8E" w14:paraId="50301552" w14:textId="77777777" w:rsidTr="008E103D">
              <w:trPr>
                <w:trHeight w:val="311"/>
              </w:trPr>
              <w:tc>
                <w:tcPr>
                  <w:tcW w:w="9129" w:type="dxa"/>
                </w:tcPr>
                <w:p w14:paraId="6C201963" w14:textId="77777777" w:rsidR="00A33C6A" w:rsidRPr="00720F8E" w:rsidRDefault="00A33C6A" w:rsidP="00C1020A">
                  <w:pPr>
                    <w:pStyle w:val="Heading1COI"/>
                  </w:pPr>
                  <w:r w:rsidRPr="00720F8E">
                    <w:t>Cooling-off period</w:t>
                  </w:r>
                </w:p>
                <w:p w14:paraId="267ACDA6" w14:textId="0682A976" w:rsidR="00A33C6A" w:rsidRPr="00243614" w:rsidRDefault="00A33C6A" w:rsidP="00C1020A">
                  <w:pPr>
                    <w:pStyle w:val="TableBodycopySCOI"/>
                  </w:pPr>
                </w:p>
              </w:tc>
            </w:tr>
            <w:tr w:rsidR="008E103D" w:rsidRPr="00720F8E" w14:paraId="5528B029" w14:textId="77777777" w:rsidTr="008E103D">
              <w:trPr>
                <w:trHeight w:val="310"/>
              </w:trPr>
              <w:tc>
                <w:tcPr>
                  <w:tcW w:w="9129" w:type="dxa"/>
                </w:tcPr>
                <w:p w14:paraId="2AE603B3" w14:textId="33A2F1AF" w:rsidR="008E103D" w:rsidRPr="0044689A" w:rsidRDefault="008E103D" w:rsidP="00C1020A">
                  <w:pPr>
                    <w:pStyle w:val="Heading1COI"/>
                    <w:rPr>
                      <w:b w:val="0"/>
                      <w:bCs w:val="0"/>
                      <w:sz w:val="18"/>
                      <w:szCs w:val="18"/>
                    </w:rPr>
                  </w:pPr>
                  <w:r w:rsidRPr="0044689A">
                    <w:rPr>
                      <w:b w:val="0"/>
                      <w:bCs w:val="0"/>
                      <w:sz w:val="18"/>
                      <w:szCs w:val="18"/>
                    </w:rPr>
                    <w:t xml:space="preserve">You have 21 days after purchasing or renewing your policy to decide whether </w:t>
                  </w:r>
                  <w:commentRangeStart w:id="2466"/>
                  <w:commentRangeStart w:id="2467"/>
                  <w:r w:rsidRPr="0044689A">
                    <w:rPr>
                      <w:b w:val="0"/>
                      <w:bCs w:val="0"/>
                      <w:sz w:val="18"/>
                      <w:szCs w:val="18"/>
                    </w:rPr>
                    <w:t>it meets your needs</w:t>
                  </w:r>
                  <w:commentRangeEnd w:id="2466"/>
                  <w:r w:rsidRPr="0044689A">
                    <w:rPr>
                      <w:rStyle w:val="CommentReference"/>
                      <w:b w:val="0"/>
                      <w:bCs w:val="0"/>
                      <w:sz w:val="18"/>
                      <w:szCs w:val="18"/>
                    </w:rPr>
                    <w:commentReference w:id="2466"/>
                  </w:r>
                  <w:commentRangeEnd w:id="2467"/>
                  <w:r w:rsidRPr="0044689A">
                    <w:rPr>
                      <w:rStyle w:val="CommentReference"/>
                      <w:b w:val="0"/>
                      <w:bCs w:val="0"/>
                      <w:sz w:val="18"/>
                      <w:szCs w:val="18"/>
                    </w:rPr>
                    <w:commentReference w:id="2467"/>
                  </w:r>
                  <w:r w:rsidRPr="0044689A">
                    <w:rPr>
                      <w:b w:val="0"/>
                      <w:bCs w:val="0"/>
                      <w:sz w:val="18"/>
                      <w:szCs w:val="18"/>
                    </w:rPr>
                    <w:t xml:space="preserve">. You can cancel during this period and we will give you a refund if due, provided you have not made a claim. Even after this cooling off period ends, you still have cancellation rights. For more details about the </w:t>
                  </w:r>
                  <w:commentRangeStart w:id="2468"/>
                  <w:commentRangeStart w:id="2469"/>
                  <w:commentRangeStart w:id="2470"/>
                  <w:r w:rsidRPr="0044689A">
                    <w:rPr>
                      <w:b w:val="0"/>
                      <w:bCs w:val="0"/>
                      <w:sz w:val="18"/>
                      <w:szCs w:val="18"/>
                    </w:rPr>
                    <w:t>cooling off period</w:t>
                  </w:r>
                  <w:commentRangeEnd w:id="2468"/>
                  <w:r w:rsidRPr="0044689A">
                    <w:rPr>
                      <w:rStyle w:val="CommentReference"/>
                      <w:b w:val="0"/>
                      <w:bCs w:val="0"/>
                      <w:sz w:val="18"/>
                      <w:szCs w:val="18"/>
                    </w:rPr>
                    <w:commentReference w:id="2468"/>
                  </w:r>
                  <w:commentRangeEnd w:id="2469"/>
                  <w:r w:rsidRPr="0044689A">
                    <w:rPr>
                      <w:rStyle w:val="CommentReference"/>
                      <w:rFonts w:cs="Arial"/>
                      <w:b w:val="0"/>
                      <w:bCs w:val="0"/>
                      <w:sz w:val="18"/>
                      <w:szCs w:val="18"/>
                    </w:rPr>
                    <w:commentReference w:id="2469"/>
                  </w:r>
                  <w:commentRangeEnd w:id="2470"/>
                  <w:r w:rsidRPr="0044689A">
                    <w:rPr>
                      <w:rStyle w:val="CommentReference"/>
                      <w:rFonts w:cs="Arial"/>
                      <w:b w:val="0"/>
                      <w:bCs w:val="0"/>
                      <w:sz w:val="18"/>
                      <w:szCs w:val="18"/>
                    </w:rPr>
                    <w:commentReference w:id="2470"/>
                  </w:r>
                  <w:r w:rsidRPr="0044689A">
                    <w:rPr>
                      <w:b w:val="0"/>
                      <w:bCs w:val="0"/>
                      <w:sz w:val="18"/>
                      <w:szCs w:val="18"/>
                    </w:rPr>
                    <w:t xml:space="preserve"> see the PDS.</w:t>
                  </w:r>
                  <w:commentRangeStart w:id="2471"/>
                  <w:commentRangeStart w:id="2472"/>
                  <w:commentRangeEnd w:id="2471"/>
                  <w:r w:rsidRPr="0044689A">
                    <w:rPr>
                      <w:rStyle w:val="CommentReference"/>
                      <w:b w:val="0"/>
                      <w:bCs w:val="0"/>
                      <w:sz w:val="18"/>
                      <w:szCs w:val="18"/>
                    </w:rPr>
                    <w:commentReference w:id="2471"/>
                  </w:r>
                  <w:commentRangeEnd w:id="2472"/>
                  <w:r w:rsidRPr="0044689A">
                    <w:rPr>
                      <w:rStyle w:val="CommentReference"/>
                      <w:rFonts w:cs="Arial"/>
                      <w:b w:val="0"/>
                      <w:bCs w:val="0"/>
                      <w:sz w:val="18"/>
                      <w:szCs w:val="18"/>
                    </w:rPr>
                    <w:commentReference w:id="2472"/>
                  </w:r>
                </w:p>
              </w:tc>
            </w:tr>
          </w:tbl>
          <w:p w14:paraId="5FAED795" w14:textId="77777777" w:rsidR="00A33C6A" w:rsidRPr="00720F8E" w:rsidRDefault="00A33C6A" w:rsidP="00A33C6A">
            <w:pPr>
              <w:pStyle w:val="Bodycopy"/>
              <w:rPr>
                <w:rFonts w:asciiTheme="minorHAnsi" w:hAnsiTheme="minorHAnsi" w:cstheme="minorHAnsi"/>
              </w:rPr>
            </w:pPr>
          </w:p>
        </w:tc>
        <w:tc>
          <w:tcPr>
            <w:tcW w:w="1276" w:type="dxa"/>
          </w:tcPr>
          <w:p w14:paraId="51916571" w14:textId="77777777" w:rsidR="00A33C6A" w:rsidRPr="00720F8E" w:rsidRDefault="00A33C6A" w:rsidP="00A33C6A">
            <w:pPr>
              <w:spacing w:after="120"/>
              <w:rPr>
                <w:rFonts w:asciiTheme="minorHAnsi" w:hAnsiTheme="minorHAnsi" w:cstheme="minorHAnsi"/>
                <w:bCs/>
                <w:color w:val="000000" w:themeColor="text1"/>
                <w:sz w:val="20"/>
                <w:szCs w:val="20"/>
              </w:rPr>
            </w:pPr>
            <w:r w:rsidRPr="00720F8E">
              <w:rPr>
                <w:rFonts w:asciiTheme="minorHAnsi" w:hAnsiTheme="minorHAnsi" w:cstheme="minorHAnsi"/>
                <w:bCs/>
                <w:color w:val="000000" w:themeColor="text1"/>
                <w:sz w:val="20"/>
                <w:szCs w:val="20"/>
              </w:rPr>
              <w:t>Always display</w:t>
            </w:r>
          </w:p>
          <w:p w14:paraId="1ACDF30C" w14:textId="77777777" w:rsidR="00A33C6A" w:rsidRPr="00720F8E" w:rsidRDefault="00A33C6A" w:rsidP="00A33C6A">
            <w:pPr>
              <w:spacing w:after="120"/>
              <w:rPr>
                <w:rFonts w:asciiTheme="minorHAnsi" w:eastAsia="Segoe UI" w:hAnsiTheme="minorHAnsi" w:cstheme="minorHAnsi"/>
                <w:bCs/>
                <w:sz w:val="20"/>
              </w:rPr>
            </w:pPr>
          </w:p>
        </w:tc>
        <w:tc>
          <w:tcPr>
            <w:tcW w:w="1276" w:type="dxa"/>
          </w:tcPr>
          <w:p w14:paraId="49527833" w14:textId="73B6C63A" w:rsidR="00A33C6A" w:rsidRDefault="00A33C6A" w:rsidP="00A33C6A">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Heading:</w:t>
            </w:r>
          </w:p>
          <w:p w14:paraId="249B9D28" w14:textId="77777777" w:rsidR="00486483" w:rsidRDefault="00486483" w:rsidP="00A33C6A">
            <w:pPr>
              <w:spacing w:after="120"/>
              <w:rPr>
                <w:rFonts w:asciiTheme="minorHAnsi" w:hAnsiTheme="minorHAnsi" w:cstheme="minorHAnsi"/>
                <w:color w:val="000000"/>
                <w:sz w:val="20"/>
                <w:szCs w:val="20"/>
              </w:rPr>
            </w:pPr>
            <w:r w:rsidRPr="00486483">
              <w:rPr>
                <w:rFonts w:asciiTheme="minorHAnsi" w:hAnsiTheme="minorHAnsi" w:cstheme="minorHAnsi"/>
                <w:color w:val="000000"/>
                <w:sz w:val="20"/>
                <w:szCs w:val="20"/>
              </w:rPr>
              <w:t>Heading_1_COI</w:t>
            </w:r>
          </w:p>
          <w:p w14:paraId="7B6A655B" w14:textId="49561075" w:rsidR="00A33C6A" w:rsidRDefault="00486483" w:rsidP="00A33C6A">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T</w:t>
            </w:r>
            <w:r w:rsidR="00A33C6A">
              <w:rPr>
                <w:rFonts w:asciiTheme="minorHAnsi" w:hAnsiTheme="minorHAnsi" w:cstheme="minorHAnsi"/>
                <w:color w:val="000000"/>
                <w:sz w:val="20"/>
                <w:szCs w:val="20"/>
              </w:rPr>
              <w:t>ext:</w:t>
            </w:r>
          </w:p>
          <w:p w14:paraId="69F1E328" w14:textId="17C2F856" w:rsidR="00A33C6A" w:rsidRPr="00720F8E" w:rsidRDefault="00AC781E" w:rsidP="00A33C6A">
            <w:pPr>
              <w:spacing w:after="120"/>
              <w:rPr>
                <w:rFonts w:asciiTheme="minorHAnsi" w:hAnsiTheme="minorHAnsi" w:cstheme="minorHAnsi"/>
                <w:color w:val="000000"/>
                <w:sz w:val="20"/>
                <w:szCs w:val="20"/>
              </w:rPr>
            </w:pPr>
            <w:r w:rsidRPr="008035EE">
              <w:rPr>
                <w:rFonts w:asciiTheme="minorHAnsi" w:hAnsiTheme="minorHAnsi" w:cstheme="minorHAnsi"/>
                <w:color w:val="000000"/>
                <w:sz w:val="20"/>
                <w:szCs w:val="20"/>
              </w:rPr>
              <w:t>Table_Bodycopy_S_COI</w:t>
            </w:r>
          </w:p>
        </w:tc>
      </w:tr>
    </w:tbl>
    <w:p w14:paraId="236D8698" w14:textId="13F44E3A" w:rsidR="000C06FB" w:rsidDel="008E103D" w:rsidRDefault="000C06FB" w:rsidP="00934DCD">
      <w:pPr>
        <w:pStyle w:val="Heading2"/>
        <w:rPr>
          <w:del w:id="2473" w:author="Sue Simnor" w:date="2024-04-22T14:53:00Z"/>
          <w:rFonts w:asciiTheme="minorHAnsi" w:hAnsiTheme="minorHAnsi" w:cstheme="minorHAnsi"/>
        </w:rPr>
      </w:pPr>
    </w:p>
    <w:p w14:paraId="568143F6" w14:textId="77777777" w:rsidR="008E103D" w:rsidRPr="008E103D" w:rsidRDefault="008E103D">
      <w:pPr>
        <w:rPr>
          <w:ins w:id="2474" w:author="Andrew Froude" w:date="2024-08-02T11:21:00Z" w16du:dateUtc="2024-08-02T01:21:00Z"/>
          <w:rPrChange w:id="2475" w:author="Andrew Froude" w:date="2024-08-02T11:21:00Z" w16du:dateUtc="2024-08-02T01:21:00Z">
            <w:rPr>
              <w:ins w:id="2476" w:author="Andrew Froude" w:date="2024-08-02T11:21:00Z" w16du:dateUtc="2024-08-02T01:21:00Z"/>
              <w:rFonts w:asciiTheme="minorHAnsi" w:hAnsiTheme="minorHAnsi" w:cstheme="minorHAnsi"/>
            </w:rPr>
          </w:rPrChange>
        </w:rPr>
        <w:pPrChange w:id="2477" w:author="Andrew Froude" w:date="2024-08-02T11:21:00Z" w16du:dateUtc="2024-08-02T01:21:00Z">
          <w:pPr>
            <w:pStyle w:val="Heading2"/>
          </w:pPr>
        </w:pPrChange>
      </w:pPr>
    </w:p>
    <w:p w14:paraId="52A0D5E7" w14:textId="6F0AD52A" w:rsidR="008E103D" w:rsidRDefault="008E103D">
      <w:pPr>
        <w:rPr>
          <w:ins w:id="2478" w:author="Andrew Froude" w:date="2024-08-02T11:21:00Z" w16du:dateUtc="2024-08-02T01:21:00Z"/>
          <w:rFonts w:asciiTheme="minorHAnsi" w:eastAsiaTheme="majorEastAsia" w:hAnsiTheme="minorHAnsi" w:cstheme="minorHAnsi"/>
          <w:color w:val="000000" w:themeColor="text1"/>
        </w:rPr>
      </w:pPr>
      <w:ins w:id="2479" w:author="Andrew Froude" w:date="2024-08-02T11:21:00Z" w16du:dateUtc="2024-08-02T01:21:00Z">
        <w:r>
          <w:br w:type="page"/>
        </w:r>
      </w:ins>
    </w:p>
    <w:p w14:paraId="40D3830F" w14:textId="77777777" w:rsidR="00934DCD" w:rsidRDefault="00934DCD" w:rsidP="008E103D">
      <w:pPr>
        <w:pStyle w:val="Heading4"/>
      </w:pPr>
      <w:bookmarkStart w:id="2480" w:name="_Toc173483721"/>
      <w:r w:rsidRPr="00720F8E">
        <w:lastRenderedPageBreak/>
        <w:t>Please note (</w:t>
      </w:r>
      <w:r w:rsidRPr="009B30E8">
        <w:t>ALL) (Right column)</w:t>
      </w:r>
      <w:bookmarkEnd w:id="2480"/>
    </w:p>
    <w:p w14:paraId="0D57AE0B" w14:textId="49BF2690" w:rsidR="00934DCD" w:rsidRPr="00720F8E" w:rsidRDefault="00FC7E52" w:rsidP="496CA879">
      <w:pPr>
        <w:jc w:val="center"/>
        <w:rPr>
          <w:rFonts w:asciiTheme="minorHAnsi" w:hAnsiTheme="minorHAnsi"/>
        </w:rPr>
      </w:pPr>
      <w:r>
        <w:rPr>
          <w:noProof/>
          <w14:ligatures w14:val="none"/>
        </w:rPr>
        <mc:AlternateContent>
          <mc:Choice Requires="wps">
            <w:drawing>
              <wp:anchor distT="0" distB="0" distL="114300" distR="114300" simplePos="0" relativeHeight="251658278" behindDoc="0" locked="0" layoutInCell="1" allowOverlap="1" wp14:anchorId="1E1380E7" wp14:editId="311CD74D">
                <wp:simplePos x="0" y="0"/>
                <wp:positionH relativeFrom="column">
                  <wp:posOffset>3045612</wp:posOffset>
                </wp:positionH>
                <wp:positionV relativeFrom="paragraph">
                  <wp:posOffset>30152</wp:posOffset>
                </wp:positionV>
                <wp:extent cx="2879725" cy="811924"/>
                <wp:effectExtent l="0" t="0" r="15875" b="13970"/>
                <wp:wrapNone/>
                <wp:docPr id="1137547865" name="Rectangle 15"/>
                <wp:cNvGraphicFramePr/>
                <a:graphic xmlns:a="http://schemas.openxmlformats.org/drawingml/2006/main">
                  <a:graphicData uri="http://schemas.microsoft.com/office/word/2010/wordprocessingShape">
                    <wps:wsp>
                      <wps:cNvSpPr/>
                      <wps:spPr>
                        <a:xfrm>
                          <a:off x="0" y="0"/>
                          <a:ext cx="2879725" cy="811924"/>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AB6CE3" w14:textId="7764CD70" w:rsidR="00FC7E52" w:rsidRPr="00A563C5" w:rsidRDefault="00FC7E52">
                            <w:pPr>
                              <w:jc w:val="right"/>
                              <w:rPr>
                                <w:color w:val="FF0000"/>
                                <w:sz w:val="16"/>
                                <w:szCs w:val="16"/>
                                <w:lang w:val="en-AU"/>
                                <w:rPrChange w:id="2481" w:author="Andrew Froude" w:date="2024-08-02T08:46:00Z" w16du:dateUtc="2024-08-01T22:46:00Z">
                                  <w:rPr/>
                                </w:rPrChange>
                              </w:rPr>
                              <w:pPrChange w:id="2482" w:author="Andrew Froude" w:date="2024-08-02T09:43:00Z" w16du:dateUtc="2024-08-01T23:43:00Z">
                                <w:pPr/>
                              </w:pPrChange>
                            </w:pPr>
                            <w:ins w:id="2483" w:author="Andrew Froude" w:date="2024-08-02T09:22:00Z" w16du:dateUtc="2024-08-01T23:22:00Z">
                              <w:r>
                                <w:rPr>
                                  <w:color w:val="FF0000"/>
                                  <w:sz w:val="16"/>
                                  <w:szCs w:val="16"/>
                                  <w:lang w:val="en-AU"/>
                                </w:rPr>
                                <w:t>P</w:t>
                              </w:r>
                            </w:ins>
                            <w:ins w:id="2484" w:author="Andrew Froude" w:date="2024-08-02T11:29:00Z" w16du:dateUtc="2024-08-02T01:29:00Z">
                              <w:r>
                                <w:rPr>
                                  <w:color w:val="FF0000"/>
                                  <w:sz w:val="16"/>
                                  <w:szCs w:val="16"/>
                                  <w:lang w:val="en-AU"/>
                                </w:rPr>
                                <w:t>N</w:t>
                              </w:r>
                            </w:ins>
                            <w:ins w:id="2485" w:author="Andrew Froude" w:date="2024-08-02T09:13:00Z" w16du:dateUtc="2024-08-01T23:13:00Z">
                              <w:r>
                                <w:rPr>
                                  <w:color w:val="FF0000"/>
                                  <w:sz w:val="16"/>
                                  <w:szCs w:val="16"/>
                                  <w:lang w:val="en-AU"/>
                                </w:rPr>
                                <w:t xml:space="preserve"> 1</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1380E7" id="_x0000_s1049" style="position:absolute;left:0;text-align:left;margin-left:239.8pt;margin-top:2.35pt;width:226.75pt;height:63.9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" filled="f" strokecolor="red">
                <v:textbox inset="2.5mm,0,,0">
                  <w:txbxContent>
                    <w:p w14:paraId="09AB6CE3" w14:textId="7764CD70" w:rsidR="00FC7E52" w:rsidRPr="00A563C5" w:rsidRDefault="00FC7E52">
                      <w:pPr>
                        <w:jc w:val="right"/>
                        <w:rPr>
                          <w:color w:val="FF0000"/>
                          <w:sz w:val="16"/>
                          <w:szCs w:val="16"/>
                          <w:lang w:val="en-AU"/>
                          <w:rPrChange w:id="2486" w:author="Andrew Froude" w:date="2024-08-02T08:46:00Z" w16du:dateUtc="2024-08-01T22:46:00Z">
                            <w:rPr/>
                          </w:rPrChange>
                        </w:rPr>
                        <w:pPrChange w:id="2487" w:author="Andrew Froude" w:date="2024-08-02T09:43:00Z" w16du:dateUtc="2024-08-01T23:43:00Z">
                          <w:pPr/>
                        </w:pPrChange>
                      </w:pPr>
                      <w:ins w:id="2488" w:author="Andrew Froude" w:date="2024-08-02T09:22:00Z" w16du:dateUtc="2024-08-01T23:22:00Z">
                        <w:r>
                          <w:rPr>
                            <w:color w:val="FF0000"/>
                            <w:sz w:val="16"/>
                            <w:szCs w:val="16"/>
                            <w:lang w:val="en-AU"/>
                          </w:rPr>
                          <w:t>P</w:t>
                        </w:r>
                      </w:ins>
                      <w:ins w:id="2489" w:author="Andrew Froude" w:date="2024-08-02T11:29:00Z" w16du:dateUtc="2024-08-02T01:29:00Z">
                        <w:r>
                          <w:rPr>
                            <w:color w:val="FF0000"/>
                            <w:sz w:val="16"/>
                            <w:szCs w:val="16"/>
                            <w:lang w:val="en-AU"/>
                          </w:rPr>
                          <w:t>N</w:t>
                        </w:r>
                      </w:ins>
                      <w:ins w:id="2490" w:author="Andrew Froude" w:date="2024-08-02T09:13:00Z" w16du:dateUtc="2024-08-01T23:13:00Z">
                        <w:r>
                          <w:rPr>
                            <w:color w:val="FF0000"/>
                            <w:sz w:val="16"/>
                            <w:szCs w:val="16"/>
                            <w:lang w:val="en-AU"/>
                          </w:rPr>
                          <w:t xml:space="preserve"> 1</w:t>
                        </w:r>
                      </w:ins>
                    </w:p>
                  </w:txbxContent>
                </v:textbox>
              </v:rect>
            </w:pict>
          </mc:Fallback>
        </mc:AlternateContent>
      </w:r>
      <w:r>
        <w:rPr>
          <w:noProof/>
        </w:rPr>
        <w:drawing>
          <wp:inline distT="0" distB="0" distL="0" distR="0" wp14:anchorId="3F04BD4D" wp14:editId="25035D58">
            <wp:extent cx="2880000" cy="887957"/>
            <wp:effectExtent l="0" t="0" r="0" b="0"/>
            <wp:docPr id="1094611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49800" name="Picture 1198249800"/>
                    <pic:cNvPicPr/>
                  </pic:nvPicPr>
                  <pic:blipFill rotWithShape="1">
                    <a:blip r:embed="rId21"/>
                    <a:srcRect l="43991" t="11883" r="5416" b="77093"/>
                    <a:stretch/>
                  </pic:blipFill>
                  <pic:spPr bwMode="auto">
                    <a:xfrm>
                      <a:off x="0" y="0"/>
                      <a:ext cx="2880000" cy="887957"/>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DF4EAC8" w14:textId="77777777" w:rsidR="00934DCD" w:rsidRPr="00720F8E" w:rsidRDefault="00934DCD" w:rsidP="002F417E">
      <w:pPr>
        <w:rPr>
          <w:rFonts w:asciiTheme="minorHAnsi" w:hAnsiTheme="minorHAnsi" w:cstheme="minorHAnsi"/>
        </w:rPr>
      </w:pPr>
    </w:p>
    <w:tbl>
      <w:tblPr>
        <w:tblStyle w:val="TableGrid"/>
        <w:tblW w:w="14170" w:type="dxa"/>
        <w:tblLayout w:type="fixed"/>
        <w:tblCellMar>
          <w:left w:w="57" w:type="dxa"/>
          <w:right w:w="57" w:type="dxa"/>
        </w:tblCellMar>
        <w:tblLook w:val="04A0" w:firstRow="1" w:lastRow="0" w:firstColumn="1" w:lastColumn="0" w:noHBand="0" w:noVBand="1"/>
      </w:tblPr>
      <w:tblGrid>
        <w:gridCol w:w="846"/>
        <w:gridCol w:w="1843"/>
        <w:gridCol w:w="7087"/>
        <w:gridCol w:w="2693"/>
        <w:gridCol w:w="1701"/>
      </w:tblGrid>
      <w:tr w:rsidR="001A2872" w:rsidRPr="0044689A" w14:paraId="7AB4CD57" w14:textId="77777777" w:rsidTr="007F30F4">
        <w:trPr>
          <w:cantSplit/>
        </w:trPr>
        <w:tc>
          <w:tcPr>
            <w:tcW w:w="846" w:type="dxa"/>
          </w:tcPr>
          <w:p w14:paraId="17DFE0F0" w14:textId="77777777" w:rsidR="00934DCD" w:rsidRPr="0044689A" w:rsidRDefault="00934DCD">
            <w:pPr>
              <w:rPr>
                <w:rFonts w:asciiTheme="minorHAnsi" w:hAnsiTheme="minorHAnsi" w:cstheme="minorHAnsi"/>
                <w:b/>
                <w:bCs/>
                <w:rPrChange w:id="2491" w:author="Sue Simnor (EXT Idiom)" w:date="2024-08-07T09:39:00Z" w16du:dateUtc="2024-08-06T23:39:00Z">
                  <w:rPr>
                    <w:rFonts w:asciiTheme="minorHAnsi" w:hAnsiTheme="minorHAnsi" w:cstheme="minorHAnsi"/>
                    <w:b/>
                    <w:bCs/>
                    <w:sz w:val="20"/>
                    <w:szCs w:val="20"/>
                  </w:rPr>
                </w:rPrChange>
              </w:rPr>
            </w:pPr>
            <w:r w:rsidRPr="0044689A">
              <w:rPr>
                <w:rFonts w:asciiTheme="minorHAnsi" w:hAnsiTheme="minorHAnsi" w:cstheme="minorHAnsi"/>
                <w:b/>
                <w:bCs/>
                <w:rPrChange w:id="2492" w:author="Sue Simnor (EXT Idiom)" w:date="2024-08-07T09:39:00Z" w16du:dateUtc="2024-08-06T23:39:00Z">
                  <w:rPr>
                    <w:rFonts w:asciiTheme="minorHAnsi" w:hAnsiTheme="minorHAnsi" w:cstheme="minorHAnsi"/>
                    <w:b/>
                    <w:bCs/>
                    <w:sz w:val="20"/>
                    <w:szCs w:val="20"/>
                  </w:rPr>
                </w:rPrChange>
              </w:rPr>
              <w:t>Ref</w:t>
            </w:r>
          </w:p>
        </w:tc>
        <w:tc>
          <w:tcPr>
            <w:tcW w:w="1843" w:type="dxa"/>
          </w:tcPr>
          <w:p w14:paraId="02C50858" w14:textId="77777777" w:rsidR="00934DCD" w:rsidRPr="0044689A" w:rsidRDefault="00934DCD">
            <w:pPr>
              <w:rPr>
                <w:rFonts w:asciiTheme="minorHAnsi" w:hAnsiTheme="minorHAnsi" w:cstheme="minorHAnsi"/>
                <w:b/>
                <w:bCs/>
                <w:rPrChange w:id="2493" w:author="Sue Simnor (EXT Idiom)" w:date="2024-08-07T09:39:00Z" w16du:dateUtc="2024-08-06T23:39:00Z">
                  <w:rPr>
                    <w:rFonts w:asciiTheme="minorHAnsi" w:hAnsiTheme="minorHAnsi" w:cstheme="minorHAnsi"/>
                    <w:b/>
                    <w:bCs/>
                    <w:sz w:val="20"/>
                    <w:szCs w:val="20"/>
                  </w:rPr>
                </w:rPrChange>
              </w:rPr>
            </w:pPr>
            <w:r w:rsidRPr="0044689A">
              <w:rPr>
                <w:rFonts w:asciiTheme="minorHAnsi" w:hAnsiTheme="minorHAnsi" w:cstheme="minorHAnsi"/>
                <w:b/>
                <w:bCs/>
                <w:rPrChange w:id="2494" w:author="Sue Simnor (EXT Idiom)" w:date="2024-08-07T09:39:00Z" w16du:dateUtc="2024-08-06T23:39:00Z">
                  <w:rPr>
                    <w:rFonts w:asciiTheme="minorHAnsi" w:hAnsiTheme="minorHAnsi" w:cstheme="minorHAnsi"/>
                    <w:b/>
                    <w:bCs/>
                    <w:sz w:val="20"/>
                    <w:szCs w:val="20"/>
                  </w:rPr>
                </w:rPrChange>
              </w:rPr>
              <w:t>Variables</w:t>
            </w:r>
          </w:p>
        </w:tc>
        <w:tc>
          <w:tcPr>
            <w:tcW w:w="7087" w:type="dxa"/>
          </w:tcPr>
          <w:p w14:paraId="5BDDD170" w14:textId="77777777" w:rsidR="00934DCD" w:rsidRPr="0044689A" w:rsidRDefault="00934DCD">
            <w:pPr>
              <w:rPr>
                <w:rFonts w:asciiTheme="minorHAnsi" w:hAnsiTheme="minorHAnsi" w:cstheme="minorHAnsi"/>
                <w:b/>
                <w:bCs/>
                <w:rPrChange w:id="2495" w:author="Sue Simnor (EXT Idiom)" w:date="2024-08-07T09:39:00Z" w16du:dateUtc="2024-08-06T23:39:00Z">
                  <w:rPr>
                    <w:rFonts w:asciiTheme="minorHAnsi" w:hAnsiTheme="minorHAnsi" w:cstheme="minorHAnsi"/>
                    <w:b/>
                    <w:bCs/>
                    <w:sz w:val="20"/>
                    <w:szCs w:val="20"/>
                  </w:rPr>
                </w:rPrChange>
              </w:rPr>
            </w:pPr>
            <w:r w:rsidRPr="0044689A">
              <w:rPr>
                <w:rFonts w:asciiTheme="minorHAnsi" w:hAnsiTheme="minorHAnsi" w:cstheme="minorHAnsi"/>
                <w:b/>
                <w:bCs/>
                <w:rPrChange w:id="2496" w:author="Sue Simnor (EXT Idiom)" w:date="2024-08-07T09:39:00Z" w16du:dateUtc="2024-08-06T23:39:00Z">
                  <w:rPr>
                    <w:rFonts w:asciiTheme="minorHAnsi" w:hAnsiTheme="minorHAnsi" w:cstheme="minorHAnsi"/>
                    <w:b/>
                    <w:bCs/>
                    <w:sz w:val="20"/>
                    <w:szCs w:val="20"/>
                  </w:rPr>
                </w:rPrChange>
              </w:rPr>
              <w:t>Content</w:t>
            </w:r>
          </w:p>
        </w:tc>
        <w:tc>
          <w:tcPr>
            <w:tcW w:w="2693" w:type="dxa"/>
          </w:tcPr>
          <w:p w14:paraId="67B89BBD" w14:textId="77777777" w:rsidR="00934DCD" w:rsidRPr="0044689A" w:rsidRDefault="00934DCD">
            <w:pPr>
              <w:rPr>
                <w:rFonts w:asciiTheme="minorHAnsi" w:hAnsiTheme="minorHAnsi" w:cstheme="minorHAnsi"/>
                <w:b/>
                <w:bCs/>
                <w:rPrChange w:id="2497" w:author="Sue Simnor (EXT Idiom)" w:date="2024-08-07T09:39:00Z" w16du:dateUtc="2024-08-06T23:39:00Z">
                  <w:rPr>
                    <w:rFonts w:asciiTheme="minorHAnsi" w:hAnsiTheme="minorHAnsi" w:cstheme="minorHAnsi"/>
                    <w:b/>
                    <w:bCs/>
                    <w:sz w:val="20"/>
                    <w:szCs w:val="20"/>
                  </w:rPr>
                </w:rPrChange>
              </w:rPr>
            </w:pPr>
            <w:r w:rsidRPr="0044689A">
              <w:rPr>
                <w:rFonts w:asciiTheme="minorHAnsi" w:hAnsiTheme="minorHAnsi" w:cstheme="minorHAnsi"/>
                <w:b/>
                <w:bCs/>
                <w:rPrChange w:id="2498" w:author="Sue Simnor (EXT Idiom)" w:date="2024-08-07T09:39:00Z" w16du:dateUtc="2024-08-06T23:39:00Z">
                  <w:rPr>
                    <w:rFonts w:asciiTheme="minorHAnsi" w:hAnsiTheme="minorHAnsi" w:cstheme="minorHAnsi"/>
                    <w:b/>
                    <w:bCs/>
                    <w:sz w:val="20"/>
                    <w:szCs w:val="20"/>
                  </w:rPr>
                </w:rPrChange>
              </w:rPr>
              <w:t>Logic</w:t>
            </w:r>
          </w:p>
        </w:tc>
        <w:tc>
          <w:tcPr>
            <w:tcW w:w="1701" w:type="dxa"/>
          </w:tcPr>
          <w:p w14:paraId="303BA1A4" w14:textId="77777777" w:rsidR="00934DCD" w:rsidRPr="0044689A" w:rsidRDefault="00934DCD">
            <w:pPr>
              <w:rPr>
                <w:rFonts w:asciiTheme="minorHAnsi" w:hAnsiTheme="minorHAnsi" w:cstheme="minorHAnsi"/>
                <w:b/>
                <w:bCs/>
                <w:rPrChange w:id="2499" w:author="Sue Simnor (EXT Idiom)" w:date="2024-08-07T09:39:00Z" w16du:dateUtc="2024-08-06T23:39:00Z">
                  <w:rPr>
                    <w:rFonts w:asciiTheme="minorHAnsi" w:hAnsiTheme="minorHAnsi" w:cstheme="minorHAnsi"/>
                    <w:b/>
                    <w:bCs/>
                    <w:sz w:val="20"/>
                    <w:szCs w:val="20"/>
                  </w:rPr>
                </w:rPrChange>
              </w:rPr>
            </w:pPr>
            <w:r w:rsidRPr="0044689A">
              <w:rPr>
                <w:rFonts w:asciiTheme="minorHAnsi" w:hAnsiTheme="minorHAnsi" w:cstheme="minorHAnsi"/>
                <w:b/>
                <w:bCs/>
                <w:rPrChange w:id="2500" w:author="Sue Simnor (EXT Idiom)" w:date="2024-08-07T09:39:00Z" w16du:dateUtc="2024-08-06T23:39:00Z">
                  <w:rPr>
                    <w:rFonts w:asciiTheme="minorHAnsi" w:hAnsiTheme="minorHAnsi" w:cstheme="minorHAnsi"/>
                    <w:b/>
                    <w:bCs/>
                    <w:sz w:val="20"/>
                    <w:szCs w:val="20"/>
                  </w:rPr>
                </w:rPrChange>
              </w:rPr>
              <w:t>Style</w:t>
            </w:r>
          </w:p>
        </w:tc>
      </w:tr>
      <w:tr w:rsidR="001A2872" w:rsidRPr="00720F8E" w14:paraId="5EC9E6EF" w14:textId="77777777" w:rsidTr="007F30F4">
        <w:trPr>
          <w:cantSplit/>
        </w:trPr>
        <w:tc>
          <w:tcPr>
            <w:tcW w:w="846" w:type="dxa"/>
          </w:tcPr>
          <w:p w14:paraId="05368EBA" w14:textId="5E4BDCD0" w:rsidR="00FC7E52" w:rsidRPr="00720F8E" w:rsidRDefault="00FC7E52" w:rsidP="0016461F">
            <w:pPr>
              <w:rPr>
                <w:rFonts w:asciiTheme="minorHAnsi" w:hAnsiTheme="minorHAnsi" w:cstheme="minorHAnsi"/>
                <w:sz w:val="18"/>
                <w:szCs w:val="18"/>
              </w:rPr>
            </w:pPr>
            <w:r w:rsidRPr="00720F8E">
              <w:rPr>
                <w:rFonts w:asciiTheme="minorHAnsi" w:hAnsiTheme="minorHAnsi" w:cstheme="minorHAnsi"/>
                <w:sz w:val="18"/>
                <w:szCs w:val="18"/>
              </w:rPr>
              <w:t>PN 1</w:t>
            </w:r>
            <w:r>
              <w:rPr>
                <w:rFonts w:asciiTheme="minorHAnsi" w:hAnsiTheme="minorHAnsi" w:cstheme="minorHAnsi"/>
                <w:sz w:val="18"/>
                <w:szCs w:val="18"/>
              </w:rPr>
              <w:t xml:space="preserve"> V1</w:t>
            </w:r>
          </w:p>
        </w:tc>
        <w:tc>
          <w:tcPr>
            <w:tcW w:w="1843" w:type="dxa"/>
          </w:tcPr>
          <w:p w14:paraId="190E1C76" w14:textId="77777777" w:rsidR="00FC7E52" w:rsidRDefault="00FC7E52" w:rsidP="0016461F">
            <w:pPr>
              <w:rPr>
                <w:rFonts w:asciiTheme="minorHAnsi" w:hAnsiTheme="minorHAnsi" w:cstheme="minorHAnsi"/>
                <w:sz w:val="20"/>
                <w:szCs w:val="20"/>
              </w:rPr>
            </w:pPr>
            <w:r>
              <w:rPr>
                <w:rFonts w:asciiTheme="minorHAnsi" w:hAnsiTheme="minorHAnsi" w:cstheme="minorHAnsi"/>
                <w:sz w:val="20"/>
                <w:szCs w:val="20"/>
              </w:rPr>
              <w:t>&lt;DocumentSubType&gt;</w:t>
            </w:r>
          </w:p>
          <w:p w14:paraId="4D6698C2" w14:textId="77777777" w:rsidR="00FC7E52" w:rsidRPr="00E02B28" w:rsidRDefault="00FC7E52" w:rsidP="0016461F">
            <w:pPr>
              <w:rPr>
                <w:rFonts w:asciiTheme="minorHAnsi" w:hAnsiTheme="minorHAnsi" w:cstheme="minorHAnsi"/>
                <w:sz w:val="20"/>
                <w:szCs w:val="20"/>
              </w:rPr>
            </w:pPr>
            <w:r w:rsidRPr="009817E0">
              <w:rPr>
                <w:rFonts w:asciiTheme="minorHAnsi" w:hAnsiTheme="minorHAnsi" w:cstheme="minorHAnsi"/>
                <w:sz w:val="20"/>
                <w:szCs w:val="20"/>
              </w:rPr>
              <w:t>&lt;ProductCode&gt;</w:t>
            </w:r>
          </w:p>
        </w:tc>
        <w:tc>
          <w:tcPr>
            <w:tcW w:w="7087" w:type="dxa"/>
          </w:tcPr>
          <w:p w14:paraId="73FF25A9" w14:textId="77777777" w:rsidR="00FC7E52" w:rsidRPr="0028306A" w:rsidRDefault="00FC7E52" w:rsidP="0016461F">
            <w:pPr>
              <w:pStyle w:val="BodycopyCOI"/>
            </w:pPr>
            <w:r w:rsidRPr="47DEB919">
              <w:rPr>
                <w:rStyle w:val="BodycopyBChar"/>
              </w:rPr>
              <w:t>Please note:</w:t>
            </w:r>
            <w:r>
              <w:t xml:space="preserve"> Your sum insured may have changed</w:t>
            </w:r>
            <w:commentRangeStart w:id="2501"/>
            <w:commentRangeStart w:id="2502"/>
            <w:commentRangeStart w:id="2503"/>
            <w:commentRangeStart w:id="2504"/>
            <w:commentRangeStart w:id="2505"/>
            <w:commentRangeStart w:id="2506"/>
            <w:commentRangeStart w:id="2507"/>
            <w:commentRangeEnd w:id="2501"/>
            <w:r>
              <w:rPr>
                <w:rStyle w:val="CommentReference"/>
                <w:sz w:val="18"/>
                <w:szCs w:val="18"/>
              </w:rPr>
              <w:commentReference w:id="2501"/>
            </w:r>
            <w:commentRangeEnd w:id="2502"/>
            <w:r>
              <w:rPr>
                <w:rStyle w:val="CommentReference"/>
                <w:sz w:val="18"/>
                <w:szCs w:val="18"/>
              </w:rPr>
              <w:commentReference w:id="2502"/>
            </w:r>
            <w:commentRangeEnd w:id="2503"/>
            <w:r>
              <w:rPr>
                <w:rStyle w:val="CommentReference"/>
                <w:sz w:val="18"/>
                <w:szCs w:val="18"/>
              </w:rPr>
              <w:commentReference w:id="2503"/>
            </w:r>
            <w:commentRangeEnd w:id="2504"/>
            <w:r>
              <w:rPr>
                <w:rStyle w:val="CommentReference"/>
                <w:sz w:val="18"/>
                <w:szCs w:val="18"/>
              </w:rPr>
              <w:commentReference w:id="2504"/>
            </w:r>
            <w:commentRangeEnd w:id="2505"/>
            <w:r>
              <w:rPr>
                <w:rStyle w:val="CommentReference"/>
                <w:sz w:val="18"/>
                <w:szCs w:val="18"/>
              </w:rPr>
              <w:commentReference w:id="2505"/>
            </w:r>
            <w:commentRangeEnd w:id="2506"/>
            <w:r>
              <w:rPr>
                <w:rStyle w:val="CommentReference"/>
                <w:sz w:val="18"/>
                <w:szCs w:val="18"/>
              </w:rPr>
              <w:commentReference w:id="2506"/>
            </w:r>
            <w:commentRangeEnd w:id="2507"/>
            <w:r>
              <w:rPr>
                <w:rStyle w:val="CommentReference"/>
                <w:sz w:val="18"/>
                <w:szCs w:val="18"/>
              </w:rPr>
              <w:commentReference w:id="2507"/>
            </w:r>
            <w:r>
              <w:t xml:space="preserve">. If you wish to adjust the sum insured, please contact us on </w:t>
            </w:r>
            <w:r w:rsidRPr="47DEB919">
              <w:rPr>
                <w:rStyle w:val="BodycopyBChar"/>
                <w:sz w:val="18"/>
                <w:szCs w:val="18"/>
              </w:rPr>
              <w:t>&lt;BrandPhoneNumberServicing&gt;</w:t>
            </w:r>
            <w:r>
              <w:t xml:space="preserve"> between &lt;BrandWorkhoursServicing&gt;.</w:t>
            </w:r>
          </w:p>
        </w:tc>
        <w:tc>
          <w:tcPr>
            <w:tcW w:w="2693" w:type="dxa"/>
          </w:tcPr>
          <w:p w14:paraId="74D488BC" w14:textId="706125F0" w:rsidR="00FC7E52" w:rsidRDefault="00FC7E52" w:rsidP="0016461F">
            <w:pPr>
              <w:tabs>
                <w:tab w:val="left" w:pos="1800"/>
              </w:tabs>
              <w:rPr>
                <w:rFonts w:asciiTheme="minorHAnsi" w:hAnsiTheme="minorHAnsi"/>
                <w:b/>
                <w:bCs/>
                <w:sz w:val="20"/>
                <w:szCs w:val="20"/>
              </w:rPr>
            </w:pPr>
            <w:commentRangeStart w:id="2514"/>
            <w:commentRangeStart w:id="2515"/>
            <w:r w:rsidRPr="414F30D5">
              <w:rPr>
                <w:rFonts w:asciiTheme="minorHAnsi" w:hAnsiTheme="minorHAnsi"/>
                <w:b/>
                <w:bCs/>
                <w:sz w:val="20"/>
                <w:szCs w:val="20"/>
              </w:rPr>
              <w:t xml:space="preserve">IF </w:t>
            </w:r>
            <w:r w:rsidRPr="002F417E">
              <w:rPr>
                <w:rFonts w:asciiTheme="minorHAnsi" w:hAnsiTheme="minorHAnsi"/>
                <w:sz w:val="20"/>
                <w:szCs w:val="20"/>
              </w:rPr>
              <w:t>&lt;DocumentSubType&gt; =</w:t>
            </w:r>
            <w:r w:rsidRPr="414F30D5">
              <w:rPr>
                <w:rFonts w:asciiTheme="minorHAnsi" w:hAnsiTheme="minorHAnsi"/>
                <w:b/>
                <w:bCs/>
                <w:sz w:val="20"/>
                <w:szCs w:val="20"/>
              </w:rPr>
              <w:t xml:space="preserve"> "</w:t>
            </w:r>
            <w:r w:rsidRPr="414F30D5">
              <w:rPr>
                <w:rFonts w:asciiTheme="minorHAnsi" w:hAnsiTheme="minorHAnsi"/>
                <w:sz w:val="20"/>
                <w:szCs w:val="20"/>
              </w:rPr>
              <w:t xml:space="preserve">Renewal" </w:t>
            </w:r>
            <w:r w:rsidRPr="414F30D5">
              <w:rPr>
                <w:rFonts w:asciiTheme="minorHAnsi" w:hAnsiTheme="minorHAnsi"/>
                <w:b/>
                <w:bCs/>
                <w:sz w:val="20"/>
                <w:szCs w:val="20"/>
              </w:rPr>
              <w:t>AND</w:t>
            </w:r>
            <w:r w:rsidRPr="414F30D5">
              <w:rPr>
                <w:rFonts w:asciiTheme="minorHAnsi" w:hAnsiTheme="minorHAnsi"/>
                <w:sz w:val="20"/>
                <w:szCs w:val="20"/>
              </w:rPr>
              <w:t xml:space="preserve"> </w:t>
            </w:r>
            <w:r w:rsidRPr="002F417E">
              <w:rPr>
                <w:rFonts w:asciiTheme="minorHAnsi" w:hAnsiTheme="minorHAnsi"/>
                <w:sz w:val="20"/>
                <w:szCs w:val="20"/>
              </w:rPr>
              <w:t>&lt;ProductCode&gt;</w:t>
            </w:r>
            <w:r w:rsidRPr="009B30E8">
              <w:rPr>
                <w:rFonts w:asciiTheme="minorHAnsi" w:hAnsiTheme="minorHAnsi"/>
                <w:sz w:val="20"/>
                <w:szCs w:val="20"/>
              </w:rPr>
              <w:t xml:space="preserve"> = “Auto”</w:t>
            </w:r>
          </w:p>
          <w:p w14:paraId="65A9B79E" w14:textId="3CE02267" w:rsidR="00FC7E52" w:rsidRDefault="00FC7E52" w:rsidP="0016461F">
            <w:pPr>
              <w:tabs>
                <w:tab w:val="left" w:pos="1800"/>
              </w:tabs>
              <w:rPr>
                <w:rFonts w:asciiTheme="minorHAnsi" w:hAnsiTheme="minorHAnsi"/>
                <w:sz w:val="20"/>
                <w:szCs w:val="20"/>
              </w:rPr>
            </w:pPr>
            <w:r w:rsidRPr="002F417E">
              <w:rPr>
                <w:rFonts w:asciiTheme="minorHAnsi" w:hAnsiTheme="minorHAnsi"/>
                <w:b/>
                <w:bCs/>
                <w:sz w:val="20"/>
                <w:szCs w:val="20"/>
              </w:rPr>
              <w:t xml:space="preserve">AND </w:t>
            </w:r>
            <w:r w:rsidRPr="002F417E">
              <w:rPr>
                <w:rFonts w:asciiTheme="minorHAnsi" w:hAnsiTheme="minorHAnsi"/>
                <w:sz w:val="20"/>
                <w:szCs w:val="20"/>
              </w:rPr>
              <w:t xml:space="preserve">&lt;Cover Type&gt; = ("Comprehensive" OR "Comprehensive Saver") </w:t>
            </w:r>
          </w:p>
          <w:p w14:paraId="0185261F" w14:textId="7D94A6DA" w:rsidR="00FC7E52" w:rsidRDefault="00FC7E52" w:rsidP="0016461F">
            <w:pPr>
              <w:tabs>
                <w:tab w:val="left" w:pos="1800"/>
              </w:tabs>
              <w:rPr>
                <w:rFonts w:asciiTheme="minorHAnsi" w:hAnsiTheme="minorHAnsi"/>
                <w:b/>
                <w:bCs/>
                <w:sz w:val="20"/>
                <w:szCs w:val="20"/>
              </w:rPr>
            </w:pPr>
            <w:r w:rsidRPr="002F417E">
              <w:rPr>
                <w:rFonts w:asciiTheme="minorHAnsi" w:hAnsiTheme="minorHAnsi"/>
                <w:b/>
                <w:bCs/>
                <w:sz w:val="20"/>
                <w:szCs w:val="20"/>
              </w:rPr>
              <w:t xml:space="preserve">AND </w:t>
            </w:r>
            <w:r w:rsidRPr="002F417E">
              <w:rPr>
                <w:rFonts w:asciiTheme="minorHAnsi" w:hAnsiTheme="minorHAnsi"/>
                <w:sz w:val="20"/>
                <w:szCs w:val="20"/>
              </w:rPr>
              <w:t>&lt;SumInsuredType&gt; = "Agreed Value")</w:t>
            </w:r>
            <w:r w:rsidRPr="002F417E">
              <w:rPr>
                <w:rFonts w:asciiTheme="minorHAnsi" w:hAnsiTheme="minorHAnsi"/>
                <w:b/>
                <w:bCs/>
                <w:sz w:val="20"/>
                <w:szCs w:val="20"/>
              </w:rPr>
              <w:t xml:space="preserve"> </w:t>
            </w:r>
          </w:p>
          <w:p w14:paraId="1E54C6C6" w14:textId="4AD1E671" w:rsidR="00FC7E52" w:rsidRPr="00720F8E" w:rsidRDefault="00FC7E52" w:rsidP="0016461F">
            <w:pPr>
              <w:tabs>
                <w:tab w:val="left" w:pos="1800"/>
              </w:tabs>
              <w:rPr>
                <w:rFonts w:asciiTheme="minorHAnsi" w:hAnsiTheme="minorHAnsi"/>
                <w:b/>
                <w:bCs/>
                <w:sz w:val="20"/>
                <w:szCs w:val="20"/>
              </w:rPr>
            </w:pPr>
            <w:r w:rsidRPr="002F417E">
              <w:rPr>
                <w:rFonts w:asciiTheme="minorHAnsi" w:hAnsiTheme="minorHAnsi"/>
                <w:b/>
                <w:bCs/>
                <w:sz w:val="20"/>
                <w:szCs w:val="20"/>
              </w:rPr>
              <w:t xml:space="preserve">THEN </w:t>
            </w:r>
            <w:r w:rsidRPr="002F417E">
              <w:rPr>
                <w:rFonts w:asciiTheme="minorHAnsi" w:hAnsiTheme="minorHAnsi"/>
                <w:sz w:val="20"/>
                <w:szCs w:val="20"/>
              </w:rPr>
              <w:t>displa</w:t>
            </w:r>
            <w:r w:rsidR="00A4088E" w:rsidRPr="002F417E">
              <w:rPr>
                <w:rFonts w:asciiTheme="minorHAnsi" w:hAnsiTheme="minorHAnsi"/>
                <w:sz w:val="20"/>
                <w:szCs w:val="20"/>
              </w:rPr>
              <w:t>y</w:t>
            </w:r>
          </w:p>
          <w:p w14:paraId="3D2CB078" w14:textId="7B2663EA" w:rsidR="00FC7E52" w:rsidRPr="00363055" w:rsidRDefault="00FC7E52" w:rsidP="0016461F">
            <w:pPr>
              <w:rPr>
                <w:rFonts w:asciiTheme="minorHAnsi" w:hAnsiTheme="minorHAnsi"/>
                <w:sz w:val="20"/>
                <w:szCs w:val="20"/>
                <w:highlight w:val="yellow"/>
              </w:rPr>
            </w:pPr>
            <w:commentRangeStart w:id="2516"/>
            <w:commentRangeStart w:id="2517"/>
            <w:commentRangeEnd w:id="2514"/>
            <w:r w:rsidRPr="00363055">
              <w:rPr>
                <w:rStyle w:val="CommentReference"/>
                <w:rFonts w:asciiTheme="minorHAnsi" w:hAnsiTheme="minorHAnsi" w:cstheme="minorBidi"/>
                <w:sz w:val="20"/>
                <w:szCs w:val="20"/>
                <w:highlight w:val="yellow"/>
              </w:rPr>
              <w:commentReference w:id="2514"/>
            </w:r>
            <w:commentRangeEnd w:id="2515"/>
            <w:r w:rsidRPr="00363055">
              <w:rPr>
                <w:rStyle w:val="CommentReference"/>
                <w:rFonts w:asciiTheme="minorHAnsi" w:hAnsiTheme="minorHAnsi" w:cstheme="minorBidi"/>
                <w:sz w:val="20"/>
                <w:szCs w:val="20"/>
                <w:highlight w:val="yellow"/>
              </w:rPr>
              <w:commentReference w:id="2515"/>
            </w:r>
            <w:commentRangeEnd w:id="2516"/>
            <w:r w:rsidRPr="00363055">
              <w:rPr>
                <w:rStyle w:val="CommentReference"/>
                <w:rFonts w:asciiTheme="minorHAnsi" w:hAnsiTheme="minorHAnsi" w:cstheme="minorBidi"/>
                <w:sz w:val="20"/>
                <w:szCs w:val="20"/>
                <w:highlight w:val="yellow"/>
              </w:rPr>
              <w:commentReference w:id="2516"/>
            </w:r>
            <w:commentRangeEnd w:id="2517"/>
            <w:r w:rsidRPr="00363055">
              <w:rPr>
                <w:rStyle w:val="CommentReference"/>
                <w:rFonts w:asciiTheme="minorHAnsi" w:hAnsiTheme="minorHAnsi" w:cstheme="minorBidi"/>
                <w:sz w:val="20"/>
                <w:szCs w:val="20"/>
                <w:highlight w:val="yellow"/>
              </w:rPr>
              <w:commentReference w:id="2517"/>
            </w:r>
          </w:p>
        </w:tc>
        <w:tc>
          <w:tcPr>
            <w:tcW w:w="1701" w:type="dxa"/>
            <w:vMerge w:val="restart"/>
          </w:tcPr>
          <w:p w14:paraId="16276A58" w14:textId="31EAD59E" w:rsidR="00FC7E52" w:rsidRPr="0044689A" w:rsidRDefault="00FC7E52" w:rsidP="0016461F">
            <w:pPr>
              <w:rPr>
                <w:rFonts w:asciiTheme="minorHAnsi" w:hAnsiTheme="minorHAnsi" w:cstheme="minorHAnsi"/>
                <w:sz w:val="18"/>
                <w:szCs w:val="18"/>
              </w:rPr>
            </w:pPr>
            <w:r w:rsidRPr="002F417E">
              <w:rPr>
                <w:rFonts w:asciiTheme="minorHAnsi" w:hAnsiTheme="minorHAnsi" w:cstheme="minorHAnsi"/>
                <w:sz w:val="18"/>
                <w:szCs w:val="18"/>
              </w:rPr>
              <w:t>Bodycopy_B</w:t>
            </w:r>
          </w:p>
          <w:p w14:paraId="063E29F9" w14:textId="77777777" w:rsidR="00FC7E52" w:rsidRPr="002F417E" w:rsidRDefault="00FC7E52" w:rsidP="0016461F">
            <w:pPr>
              <w:rPr>
                <w:rFonts w:asciiTheme="minorHAnsi" w:hAnsiTheme="minorHAnsi" w:cstheme="minorHAnsi"/>
                <w:sz w:val="20"/>
                <w:szCs w:val="20"/>
              </w:rPr>
            </w:pPr>
            <w:r w:rsidRPr="002F417E">
              <w:rPr>
                <w:rFonts w:asciiTheme="minorHAnsi" w:hAnsiTheme="minorHAnsi" w:cstheme="minorHAnsi"/>
                <w:sz w:val="18"/>
                <w:szCs w:val="18"/>
              </w:rPr>
              <w:t>Bodycopy_COI</w:t>
            </w:r>
            <w:r w:rsidRPr="002F417E" w:rsidDel="00BE2501">
              <w:rPr>
                <w:rFonts w:asciiTheme="minorHAnsi" w:hAnsiTheme="minorHAnsi" w:cstheme="minorHAnsi"/>
                <w:sz w:val="18"/>
                <w:szCs w:val="18"/>
              </w:rPr>
              <w:t xml:space="preserve"> </w:t>
            </w:r>
            <w:r w:rsidRPr="002F417E">
              <w:rPr>
                <w:rFonts w:asciiTheme="minorHAnsi" w:hAnsiTheme="minorHAnsi" w:cstheme="minorHAnsi"/>
                <w:sz w:val="18"/>
                <w:szCs w:val="18"/>
              </w:rPr>
              <w:t>Bodycopy_B_COI</w:t>
            </w:r>
          </w:p>
          <w:p w14:paraId="767AC44E" w14:textId="133FBA89" w:rsidR="00FC7E52" w:rsidRPr="00E02B28" w:rsidRDefault="00FC7E52" w:rsidP="0016461F">
            <w:pPr>
              <w:rPr>
                <w:rFonts w:asciiTheme="minorHAnsi" w:hAnsiTheme="minorHAnsi" w:cstheme="minorHAnsi"/>
                <w:sz w:val="20"/>
                <w:szCs w:val="20"/>
              </w:rPr>
            </w:pPr>
          </w:p>
        </w:tc>
      </w:tr>
      <w:tr w:rsidR="001A2872" w:rsidRPr="00720F8E" w14:paraId="5D7A6187" w14:textId="77777777" w:rsidTr="007F30F4">
        <w:trPr>
          <w:cantSplit/>
        </w:trPr>
        <w:tc>
          <w:tcPr>
            <w:tcW w:w="846" w:type="dxa"/>
          </w:tcPr>
          <w:p w14:paraId="02AD4FBF" w14:textId="35A0221B" w:rsidR="00FC7E52" w:rsidRPr="00720F8E" w:rsidRDefault="00FC7E52" w:rsidP="0016461F">
            <w:pPr>
              <w:rPr>
                <w:rFonts w:asciiTheme="minorHAnsi" w:hAnsiTheme="minorHAnsi" w:cstheme="minorHAnsi"/>
                <w:sz w:val="18"/>
                <w:szCs w:val="18"/>
              </w:rPr>
            </w:pPr>
            <w:r w:rsidRPr="00720F8E">
              <w:rPr>
                <w:rFonts w:asciiTheme="minorHAnsi" w:hAnsiTheme="minorHAnsi" w:cstheme="minorHAnsi"/>
                <w:sz w:val="18"/>
                <w:szCs w:val="18"/>
              </w:rPr>
              <w:t>PN 1</w:t>
            </w:r>
            <w:r>
              <w:rPr>
                <w:rFonts w:asciiTheme="minorHAnsi" w:hAnsiTheme="minorHAnsi" w:cstheme="minorHAnsi"/>
                <w:sz w:val="18"/>
                <w:szCs w:val="18"/>
              </w:rPr>
              <w:t xml:space="preserve"> V2</w:t>
            </w:r>
          </w:p>
        </w:tc>
        <w:tc>
          <w:tcPr>
            <w:tcW w:w="1843" w:type="dxa"/>
          </w:tcPr>
          <w:p w14:paraId="4DD8FB99" w14:textId="77777777" w:rsidR="00FC7E52" w:rsidRDefault="00FC7E52" w:rsidP="0016461F">
            <w:pPr>
              <w:rPr>
                <w:rFonts w:asciiTheme="minorHAnsi" w:hAnsiTheme="minorHAnsi" w:cstheme="minorHAnsi"/>
                <w:sz w:val="20"/>
                <w:szCs w:val="20"/>
              </w:rPr>
            </w:pPr>
            <w:r>
              <w:rPr>
                <w:rFonts w:asciiTheme="minorHAnsi" w:hAnsiTheme="minorHAnsi" w:cstheme="minorHAnsi"/>
                <w:sz w:val="20"/>
                <w:szCs w:val="20"/>
              </w:rPr>
              <w:t>&lt;DocumentSubType&gt;</w:t>
            </w:r>
          </w:p>
          <w:p w14:paraId="1838F2AE" w14:textId="77777777" w:rsidR="00FC7E52" w:rsidRPr="00720F8E" w:rsidRDefault="00FC7E52" w:rsidP="0016461F">
            <w:pPr>
              <w:rPr>
                <w:rFonts w:asciiTheme="minorHAnsi" w:hAnsiTheme="minorHAnsi" w:cstheme="minorHAnsi"/>
                <w:sz w:val="20"/>
                <w:szCs w:val="20"/>
              </w:rPr>
            </w:pPr>
            <w:r w:rsidRPr="009817E0">
              <w:rPr>
                <w:rFonts w:asciiTheme="minorHAnsi" w:hAnsiTheme="minorHAnsi" w:cstheme="minorHAnsi"/>
                <w:sz w:val="20"/>
                <w:szCs w:val="20"/>
              </w:rPr>
              <w:t>&lt;ProductCode&gt;</w:t>
            </w:r>
          </w:p>
        </w:tc>
        <w:tc>
          <w:tcPr>
            <w:tcW w:w="7087" w:type="dxa"/>
          </w:tcPr>
          <w:p w14:paraId="5BC2BC60" w14:textId="5B4936E1" w:rsidR="00FC7E52" w:rsidRPr="00C1020A" w:rsidRDefault="00FC7E52" w:rsidP="0016461F">
            <w:pPr>
              <w:pStyle w:val="BodycopyCOI"/>
            </w:pPr>
            <w:commentRangeStart w:id="2518"/>
            <w:commentRangeStart w:id="2519"/>
            <w:r w:rsidRPr="624AC179">
              <w:rPr>
                <w:rStyle w:val="BodycopyBChar"/>
              </w:rPr>
              <w:t>Please note:</w:t>
            </w:r>
            <w:r>
              <w:t xml:space="preserve"> Your sum insured may have changed. If you wish to adjust the sum insured, please contact us on </w:t>
            </w:r>
            <w:r w:rsidRPr="624AC179">
              <w:rPr>
                <w:rStyle w:val="BodycopyBChar"/>
                <w:sz w:val="18"/>
                <w:szCs w:val="18"/>
              </w:rPr>
              <w:t>&lt;BrandPhoneNumberServicing&gt;</w:t>
            </w:r>
            <w:r w:rsidRPr="624AC179">
              <w:rPr>
                <w:rStyle w:val="BodycopyBChar"/>
              </w:rPr>
              <w:t xml:space="preserve"> </w:t>
            </w:r>
            <w:r>
              <w:t>between &lt;BrandWorkhoursServicing&gt;</w:t>
            </w:r>
            <w:commentRangeStart w:id="2520"/>
            <w:commentRangeStart w:id="2521"/>
            <w:commentRangeStart w:id="2522"/>
            <w:r>
              <w:t>.</w:t>
            </w:r>
            <w:commentRangeEnd w:id="2520"/>
            <w:r>
              <w:rPr>
                <w:rStyle w:val="CommentReference"/>
                <w:sz w:val="18"/>
                <w:szCs w:val="18"/>
              </w:rPr>
              <w:commentReference w:id="2520"/>
            </w:r>
            <w:commentRangeEnd w:id="2521"/>
            <w:r>
              <w:rPr>
                <w:rStyle w:val="CommentReference"/>
                <w:sz w:val="18"/>
                <w:szCs w:val="18"/>
              </w:rPr>
              <w:commentReference w:id="2521"/>
            </w:r>
            <w:commentRangeEnd w:id="2522"/>
            <w:r>
              <w:rPr>
                <w:rStyle w:val="CommentReference"/>
                <w:sz w:val="18"/>
                <w:szCs w:val="18"/>
              </w:rPr>
              <w:commentReference w:id="2522"/>
            </w:r>
            <w:r>
              <w:t xml:space="preserve"> </w:t>
            </w:r>
            <w:commentRangeStart w:id="2523"/>
            <w:commentRangeStart w:id="2524"/>
            <w:commentRangeStart w:id="2525"/>
            <w:commentRangeEnd w:id="2518"/>
            <w:r w:rsidRPr="00C1020A">
              <w:rPr>
                <w:rStyle w:val="CommentReference"/>
                <w:sz w:val="18"/>
                <w:szCs w:val="18"/>
              </w:rPr>
              <w:commentReference w:id="2518"/>
            </w:r>
            <w:commentRangeEnd w:id="2519"/>
            <w:r w:rsidRPr="00C1020A">
              <w:rPr>
                <w:rStyle w:val="CommentReference"/>
                <w:sz w:val="18"/>
                <w:szCs w:val="18"/>
              </w:rPr>
              <w:commentReference w:id="2519"/>
            </w:r>
            <w:commentRangeEnd w:id="2523"/>
            <w:r w:rsidRPr="00C1020A">
              <w:rPr>
                <w:rStyle w:val="CommentReference"/>
                <w:sz w:val="18"/>
                <w:szCs w:val="18"/>
              </w:rPr>
              <w:commentReference w:id="2523"/>
            </w:r>
            <w:commentRangeEnd w:id="2524"/>
            <w:r w:rsidRPr="00C1020A">
              <w:rPr>
                <w:rStyle w:val="CommentReference"/>
                <w:sz w:val="18"/>
                <w:szCs w:val="18"/>
              </w:rPr>
              <w:commentReference w:id="2524"/>
            </w:r>
            <w:commentRangeEnd w:id="2525"/>
            <w:r w:rsidRPr="00C1020A">
              <w:rPr>
                <w:rStyle w:val="CommentReference"/>
                <w:sz w:val="18"/>
                <w:szCs w:val="18"/>
              </w:rPr>
              <w:commentReference w:id="2525"/>
            </w:r>
          </w:p>
          <w:p w14:paraId="58C18D6F" w14:textId="77777777" w:rsidR="00FC7E52" w:rsidRPr="00720F8E" w:rsidRDefault="00FC7E52" w:rsidP="0016461F">
            <w:pPr>
              <w:rPr>
                <w:rFonts w:asciiTheme="minorHAnsi" w:hAnsiTheme="minorHAnsi" w:cstheme="minorHAnsi"/>
                <w:sz w:val="20"/>
                <w:szCs w:val="20"/>
              </w:rPr>
            </w:pPr>
          </w:p>
        </w:tc>
        <w:tc>
          <w:tcPr>
            <w:tcW w:w="2693" w:type="dxa"/>
          </w:tcPr>
          <w:p w14:paraId="6265A382" w14:textId="77777777" w:rsidR="00FC7E52" w:rsidRDefault="00FC7E52" w:rsidP="0016461F">
            <w:pPr>
              <w:rPr>
                <w:rFonts w:asciiTheme="minorHAnsi" w:hAnsiTheme="minorHAnsi" w:cstheme="minorHAnsi"/>
                <w:b/>
                <w:bCs/>
                <w:sz w:val="20"/>
                <w:szCs w:val="20"/>
              </w:rPr>
            </w:pPr>
            <w:r w:rsidRPr="00720F8E">
              <w:rPr>
                <w:rFonts w:asciiTheme="minorHAnsi" w:hAnsiTheme="minorHAnsi" w:cstheme="minorHAnsi"/>
                <w:b/>
                <w:bCs/>
                <w:sz w:val="20"/>
                <w:szCs w:val="20"/>
              </w:rPr>
              <w:t xml:space="preserve">ELSEIF </w:t>
            </w:r>
            <w:r w:rsidRPr="0044689A">
              <w:rPr>
                <w:rFonts w:asciiTheme="minorHAnsi" w:hAnsiTheme="minorHAnsi" w:cstheme="minorHAnsi"/>
                <w:sz w:val="20"/>
                <w:szCs w:val="20"/>
              </w:rPr>
              <w:t>&lt;DocumentSubType&gt; = "</w:t>
            </w:r>
            <w:r w:rsidRPr="008E103D">
              <w:rPr>
                <w:rFonts w:asciiTheme="minorHAnsi" w:hAnsiTheme="minorHAnsi" w:cstheme="minorHAnsi"/>
                <w:sz w:val="20"/>
                <w:szCs w:val="20"/>
              </w:rPr>
              <w:t>Renewal"</w:t>
            </w:r>
          </w:p>
          <w:p w14:paraId="77EC59BB" w14:textId="6B00AF00" w:rsidR="00FC7E52" w:rsidRDefault="00FC7E52" w:rsidP="0016461F">
            <w:pPr>
              <w:rPr>
                <w:rFonts w:asciiTheme="minorHAnsi" w:hAnsiTheme="minorHAnsi" w:cstheme="minorHAnsi"/>
                <w:sz w:val="20"/>
                <w:szCs w:val="20"/>
              </w:rPr>
            </w:pPr>
            <w:r w:rsidRPr="00720F8E">
              <w:rPr>
                <w:rFonts w:asciiTheme="minorHAnsi" w:hAnsiTheme="minorHAnsi" w:cstheme="minorHAnsi"/>
                <w:b/>
                <w:bCs/>
                <w:sz w:val="20"/>
                <w:szCs w:val="20"/>
              </w:rPr>
              <w:t>AND</w:t>
            </w:r>
            <w:r w:rsidRPr="00720F8E">
              <w:rPr>
                <w:rFonts w:asciiTheme="minorHAnsi" w:hAnsiTheme="minorHAnsi" w:cstheme="minorHAnsi"/>
                <w:sz w:val="20"/>
                <w:szCs w:val="20"/>
              </w:rPr>
              <w:t xml:space="preserve"> </w:t>
            </w:r>
            <w:r w:rsidRPr="0044689A">
              <w:rPr>
                <w:rFonts w:asciiTheme="minorHAnsi" w:hAnsiTheme="minorHAnsi" w:cstheme="minorHAnsi"/>
                <w:sz w:val="20"/>
                <w:szCs w:val="20"/>
              </w:rPr>
              <w:t>&lt;ProductCode&gt;</w:t>
            </w:r>
            <w:r w:rsidRPr="008E103D">
              <w:rPr>
                <w:rFonts w:asciiTheme="minorHAnsi" w:hAnsiTheme="minorHAnsi" w:cstheme="minorHAnsi"/>
                <w:sz w:val="20"/>
                <w:szCs w:val="20"/>
              </w:rPr>
              <w:t xml:space="preserve"> =</w:t>
            </w:r>
            <w:r w:rsidRPr="00720F8E">
              <w:rPr>
                <w:rFonts w:asciiTheme="minorHAnsi" w:hAnsiTheme="minorHAnsi" w:cstheme="minorHAnsi"/>
                <w:sz w:val="20"/>
                <w:szCs w:val="20"/>
              </w:rPr>
              <w:t xml:space="preserve"> “Home”</w:t>
            </w:r>
            <w:r w:rsidRPr="00720F8E">
              <w:rPr>
                <w:rFonts w:asciiTheme="minorHAnsi" w:hAnsiTheme="minorHAnsi" w:cstheme="minorHAnsi"/>
                <w:b/>
                <w:bCs/>
                <w:sz w:val="20"/>
                <w:szCs w:val="20"/>
              </w:rPr>
              <w:t xml:space="preserve"> OR </w:t>
            </w:r>
            <w:r w:rsidRPr="00E02B28">
              <w:rPr>
                <w:rFonts w:asciiTheme="minorHAnsi" w:hAnsiTheme="minorHAnsi" w:cstheme="minorHAnsi"/>
                <w:sz w:val="20"/>
                <w:szCs w:val="20"/>
              </w:rPr>
              <w:t>“Landlord”</w:t>
            </w:r>
          </w:p>
          <w:p w14:paraId="145BBE02" w14:textId="1446821F" w:rsidR="00FC7E52" w:rsidRPr="00720F8E" w:rsidRDefault="00FC7E52" w:rsidP="0016461F">
            <w:pPr>
              <w:rPr>
                <w:rFonts w:asciiTheme="minorHAnsi" w:hAnsiTheme="minorHAnsi" w:cstheme="minorHAnsi"/>
                <w:sz w:val="20"/>
                <w:szCs w:val="20"/>
              </w:rPr>
            </w:pPr>
            <w:r w:rsidRPr="00720F8E">
              <w:rPr>
                <w:rFonts w:asciiTheme="minorHAnsi" w:hAnsiTheme="minorHAnsi" w:cstheme="minorHAnsi"/>
                <w:b/>
                <w:bCs/>
                <w:sz w:val="20"/>
                <w:szCs w:val="20"/>
              </w:rPr>
              <w:t xml:space="preserve">THEN </w:t>
            </w:r>
            <w:r w:rsidRPr="00720F8E">
              <w:rPr>
                <w:rFonts w:asciiTheme="minorHAnsi" w:hAnsiTheme="minorHAnsi" w:cstheme="minorHAnsi"/>
                <w:sz w:val="20"/>
                <w:szCs w:val="20"/>
              </w:rPr>
              <w:t>display</w:t>
            </w:r>
          </w:p>
          <w:p w14:paraId="1E950EAC" w14:textId="77777777" w:rsidR="00FC7E52" w:rsidRPr="00720F8E" w:rsidRDefault="00FC7E52" w:rsidP="0016461F">
            <w:pPr>
              <w:tabs>
                <w:tab w:val="left" w:pos="774"/>
              </w:tabs>
              <w:rPr>
                <w:rFonts w:asciiTheme="minorHAnsi" w:hAnsiTheme="minorHAnsi" w:cstheme="minorHAnsi"/>
                <w:sz w:val="20"/>
                <w:szCs w:val="20"/>
              </w:rPr>
            </w:pPr>
            <w:r w:rsidRPr="00720F8E">
              <w:rPr>
                <w:rFonts w:asciiTheme="minorHAnsi" w:hAnsiTheme="minorHAnsi" w:cstheme="minorHAnsi"/>
                <w:b/>
                <w:bCs/>
                <w:sz w:val="20"/>
                <w:szCs w:val="20"/>
              </w:rPr>
              <w:t>ELSE</w:t>
            </w:r>
            <w:r w:rsidRPr="00720F8E">
              <w:rPr>
                <w:rFonts w:asciiTheme="minorHAnsi" w:hAnsiTheme="minorHAnsi" w:cstheme="minorHAnsi"/>
                <w:sz w:val="20"/>
                <w:szCs w:val="20"/>
              </w:rPr>
              <w:t xml:space="preserve"> do not display</w:t>
            </w:r>
          </w:p>
          <w:p w14:paraId="57609BF3" w14:textId="77777777" w:rsidR="00FC7E52" w:rsidRPr="00720F8E" w:rsidRDefault="00FC7E52" w:rsidP="0016461F">
            <w:pPr>
              <w:tabs>
                <w:tab w:val="left" w:pos="774"/>
              </w:tabs>
              <w:rPr>
                <w:rFonts w:asciiTheme="minorHAnsi" w:hAnsiTheme="minorHAnsi" w:cstheme="minorHAnsi"/>
                <w:b/>
                <w:bCs/>
                <w:sz w:val="20"/>
                <w:szCs w:val="20"/>
              </w:rPr>
            </w:pPr>
            <w:r w:rsidRPr="00720F8E">
              <w:rPr>
                <w:rFonts w:asciiTheme="minorHAnsi" w:hAnsiTheme="minorHAnsi" w:cstheme="minorHAnsi"/>
                <w:b/>
                <w:bCs/>
                <w:sz w:val="20"/>
                <w:szCs w:val="20"/>
              </w:rPr>
              <w:t>ENDIF</w:t>
            </w:r>
          </w:p>
        </w:tc>
        <w:tc>
          <w:tcPr>
            <w:tcW w:w="1701" w:type="dxa"/>
            <w:vMerge/>
          </w:tcPr>
          <w:p w14:paraId="304B8D59" w14:textId="39FEFD0A" w:rsidR="00FC7E52" w:rsidRPr="00720F8E" w:rsidRDefault="00FC7E52" w:rsidP="0016461F">
            <w:pPr>
              <w:rPr>
                <w:rFonts w:asciiTheme="minorHAnsi" w:hAnsiTheme="minorHAnsi" w:cstheme="minorHAnsi"/>
                <w:sz w:val="20"/>
                <w:szCs w:val="20"/>
              </w:rPr>
            </w:pPr>
          </w:p>
        </w:tc>
      </w:tr>
    </w:tbl>
    <w:p w14:paraId="4D092188" w14:textId="5645A8A1" w:rsidR="00875A52" w:rsidRDefault="00875A52">
      <w:pPr>
        <w:rPr>
          <w:ins w:id="2527" w:author="Sue Simnor" w:date="2024-04-22T14:53:00Z"/>
        </w:rPr>
      </w:pPr>
      <w:ins w:id="2528" w:author="Sue Simnor" w:date="2024-04-22T14:53:00Z">
        <w:r>
          <w:br w:type="page"/>
        </w:r>
      </w:ins>
    </w:p>
    <w:p w14:paraId="4962FE22" w14:textId="77777777" w:rsidR="00490F1C" w:rsidDel="00875A52" w:rsidRDefault="00490F1C" w:rsidP="00490F1C">
      <w:pPr>
        <w:rPr>
          <w:del w:id="2529" w:author="Sue Simnor" w:date="2024-04-22T14:53:00Z"/>
        </w:rPr>
      </w:pPr>
    </w:p>
    <w:p w14:paraId="611071DC" w14:textId="77777777" w:rsidR="00490F1C" w:rsidRPr="00C1020A" w:rsidRDefault="00490F1C" w:rsidP="00C1020A"/>
    <w:p w14:paraId="45A3D2F6" w14:textId="2BC5E632" w:rsidR="000B5998" w:rsidRPr="00720F8E" w:rsidRDefault="007C62D7" w:rsidP="0044689A">
      <w:pPr>
        <w:pStyle w:val="Heading4"/>
      </w:pPr>
      <w:bookmarkStart w:id="2530" w:name="_Toc173483722"/>
      <w:r>
        <w:t xml:space="preserve">Your </w:t>
      </w:r>
      <w:r w:rsidR="00364155" w:rsidRPr="00720F8E">
        <w:t xml:space="preserve">Odometer Reading </w:t>
      </w:r>
      <w:r w:rsidR="00884EFD">
        <w:t xml:space="preserve">(Motor) - </w:t>
      </w:r>
      <w:r>
        <w:t>Right column</w:t>
      </w:r>
      <w:bookmarkEnd w:id="1295"/>
      <w:bookmarkEnd w:id="2530"/>
    </w:p>
    <w:p w14:paraId="77E78CB3" w14:textId="621CD8BD" w:rsidR="000B5998" w:rsidRPr="00720F8E" w:rsidRDefault="000B5998" w:rsidP="0044689A">
      <w:pPr>
        <w:rPr>
          <w:del w:id="2531" w:author="Neha Gupta (EXT Idiom)" w:date="2024-08-14T18:40:00Z" w16du:dateUtc="2024-08-14T08:40:00Z"/>
          <w:rFonts w:asciiTheme="minorHAnsi" w:hAnsiTheme="minorHAnsi" w:cstheme="minorHAnsi"/>
        </w:rPr>
      </w:pPr>
    </w:p>
    <w:p w14:paraId="5F66D27B" w14:textId="0FA0BAE4" w:rsidR="00364155" w:rsidRPr="00720F8E" w:rsidRDefault="008536D7" w:rsidP="6D5B893E">
      <w:pPr>
        <w:jc w:val="center"/>
        <w:rPr>
          <w:del w:id="2532" w:author="Neha Gupta (EXT Idiom)" w:date="2024-08-14T18:40:00Z" w16du:dateUtc="2024-08-14T08:40:00Z"/>
          <w:rFonts w:asciiTheme="minorHAnsi" w:hAnsiTheme="minorHAnsi" w:cstheme="minorHAnsi"/>
        </w:rPr>
      </w:pPr>
      <w:del w:id="2533" w:author="Neha Gupta (EXT Idiom)" w:date="2024-08-14T18:40:00Z" w16du:dateUtc="2024-08-14T08:40:00Z">
        <w:r w:rsidRPr="00720F8E">
          <w:rPr>
            <w:rFonts w:asciiTheme="minorHAnsi" w:hAnsiTheme="minorHAnsi" w:cstheme="minorHAnsi"/>
            <w:noProof/>
            <w14:ligatures w14:val="none"/>
          </w:rPr>
          <mc:AlternateContent>
            <mc:Choice Requires="wps">
              <w:drawing>
                <wp:anchor distT="0" distB="0" distL="114300" distR="114300" simplePos="0" relativeHeight="251658243" behindDoc="0" locked="0" layoutInCell="1" allowOverlap="1" wp14:anchorId="686F85A0" wp14:editId="1D96D20A">
                  <wp:simplePos x="0" y="0"/>
                  <wp:positionH relativeFrom="column">
                    <wp:posOffset>2102249</wp:posOffset>
                  </wp:positionH>
                  <wp:positionV relativeFrom="paragraph">
                    <wp:posOffset>507424</wp:posOffset>
                  </wp:positionV>
                  <wp:extent cx="5429250" cy="765544"/>
                  <wp:effectExtent l="0" t="0" r="19050" b="15875"/>
                  <wp:wrapNone/>
                  <wp:docPr id="1237538417" name="Rectangle 6"/>
                  <wp:cNvGraphicFramePr/>
                  <a:graphic xmlns:a="http://schemas.openxmlformats.org/drawingml/2006/main">
                    <a:graphicData uri="http://schemas.microsoft.com/office/word/2010/wordprocessingShape">
                      <wps:wsp>
                        <wps:cNvSpPr/>
                        <wps:spPr>
                          <a:xfrm>
                            <a:off x="0" y="0"/>
                            <a:ext cx="5429250" cy="76554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16="http://schemas.microsoft.com/office/drawing/2014/main" xmlns:ask="http://schemas.microsoft.com/office/drawing/2018/sketchyshapes" xmlns:a14="http://schemas.microsoft.com/office/drawing/2010/main" xmlns:pic="http://schemas.openxmlformats.org/drawingml/2006/picture" xmlns:a="http://schemas.openxmlformats.org/drawingml/2006/main">
              <w:pict w14:anchorId="1C1EBB77">
                <v:rect id="Rectangle 6" style="position:absolute;margin-left:165.55pt;margin-top:39.95pt;width:427.5pt;height:60.3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2pt" w14:anchorId="41476F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"/>
              </w:pict>
            </mc:Fallback>
          </mc:AlternateContent>
        </w:r>
        <w:r w:rsidR="00237288" w:rsidRPr="00720F8E">
          <w:rPr>
            <w:rFonts w:asciiTheme="minorHAnsi" w:hAnsiTheme="minorHAnsi" w:cstheme="minorHAnsi"/>
            <w:noProof/>
            <w14:ligatures w14:val="none"/>
          </w:rPr>
          <mc:AlternateContent>
            <mc:Choice Requires="wps">
              <w:drawing>
                <wp:anchor distT="0" distB="0" distL="114300" distR="114300" simplePos="0" relativeHeight="251658244" behindDoc="0" locked="0" layoutInCell="1" allowOverlap="1" wp14:anchorId="275C1141" wp14:editId="7CDB67A3">
                  <wp:simplePos x="0" y="0"/>
                  <wp:positionH relativeFrom="column">
                    <wp:posOffset>2112881</wp:posOffset>
                  </wp:positionH>
                  <wp:positionV relativeFrom="paragraph">
                    <wp:posOffset>1304866</wp:posOffset>
                  </wp:positionV>
                  <wp:extent cx="5429250" cy="527641"/>
                  <wp:effectExtent l="0" t="0" r="19050" b="25400"/>
                  <wp:wrapNone/>
                  <wp:docPr id="271050114" name="Rectangle 6"/>
                  <wp:cNvGraphicFramePr/>
                  <a:graphic xmlns:a="http://schemas.openxmlformats.org/drawingml/2006/main">
                    <a:graphicData uri="http://schemas.microsoft.com/office/word/2010/wordprocessingShape">
                      <wps:wsp>
                        <wps:cNvSpPr/>
                        <wps:spPr>
                          <a:xfrm>
                            <a:off x="0" y="0"/>
                            <a:ext cx="5429250" cy="52764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16="http://schemas.microsoft.com/office/drawing/2014/main" xmlns:ask="http://schemas.microsoft.com/office/drawing/2018/sketchyshapes" xmlns:a14="http://schemas.microsoft.com/office/drawing/2010/main" xmlns:pic="http://schemas.openxmlformats.org/drawingml/2006/picture" xmlns:a="http://schemas.openxmlformats.org/drawingml/2006/main">
              <w:pict w14:anchorId="06F021FE">
                <v:rect id="Rectangle 6" style="position:absolute;margin-left:166.35pt;margin-top:102.75pt;width:427.5pt;height:41.55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2pt" w14:anchorId="4D174B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"/>
              </w:pict>
            </mc:Fallback>
          </mc:AlternateContent>
        </w:r>
        <w:r w:rsidR="00237288" w:rsidRPr="00720F8E">
          <w:rPr>
            <w:rFonts w:asciiTheme="minorHAnsi" w:hAnsiTheme="minorHAnsi" w:cstheme="minorHAnsi"/>
            <w:noProof/>
            <w14:ligatures w14:val="none"/>
          </w:rPr>
          <mc:AlternateContent>
            <mc:Choice Requires="wps">
              <w:drawing>
                <wp:anchor distT="0" distB="0" distL="114300" distR="114300" simplePos="0" relativeHeight="251658242" behindDoc="0" locked="0" layoutInCell="1" allowOverlap="1" wp14:anchorId="2DDD366A" wp14:editId="5A263B1D">
                  <wp:simplePos x="0" y="0"/>
                  <wp:positionH relativeFrom="column">
                    <wp:posOffset>2098660</wp:posOffset>
                  </wp:positionH>
                  <wp:positionV relativeFrom="paragraph">
                    <wp:posOffset>102870</wp:posOffset>
                  </wp:positionV>
                  <wp:extent cx="5429250" cy="400050"/>
                  <wp:effectExtent l="0" t="0" r="19050" b="19050"/>
                  <wp:wrapNone/>
                  <wp:docPr id="1200382317" name="Rectangle 6"/>
                  <wp:cNvGraphicFramePr/>
                  <a:graphic xmlns:a="http://schemas.openxmlformats.org/drawingml/2006/main">
                    <a:graphicData uri="http://schemas.microsoft.com/office/word/2010/wordprocessingShape">
                      <wps:wsp>
                        <wps:cNvSpPr/>
                        <wps:spPr>
                          <a:xfrm>
                            <a:off x="0" y="0"/>
                            <a:ext cx="5429250" cy="4000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6="http://schemas.microsoft.com/office/drawing/2014/main" xmlns:ask="http://schemas.microsoft.com/office/drawing/2018/sketchyshapes" xmlns:a14="http://schemas.microsoft.com/office/drawing/2010/main" xmlns:pic="http://schemas.openxmlformats.org/drawingml/2006/picture" xmlns:a="http://schemas.openxmlformats.org/drawingml/2006/main">
              <w:pict w14:anchorId="65B459D0">
                <v:rect id="Rectangle 6" style="position:absolute;margin-left:165.25pt;margin-top:8.1pt;width:427.5pt;height:31.5pt;z-index:25165824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2pt" w14:anchorId="569EA1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"/>
              </w:pict>
            </mc:Fallback>
          </mc:AlternateContent>
        </w:r>
        <w:r w:rsidR="00854850" w:rsidRPr="00720F8E">
          <w:rPr>
            <w:rFonts w:asciiTheme="minorHAnsi" w:hAnsiTheme="minorHAnsi" w:cstheme="minorHAnsi"/>
            <w:noProof/>
            <w14:ligatures w14:val="none"/>
          </w:rPr>
          <mc:AlternateContent>
            <mc:Choice Requires="wps">
              <w:drawing>
                <wp:anchor distT="0" distB="0" distL="114300" distR="114300" simplePos="0" relativeHeight="251658246" behindDoc="0" locked="0" layoutInCell="1" allowOverlap="1" wp14:anchorId="7A1BA364" wp14:editId="3281831F">
                  <wp:simplePos x="0" y="0"/>
                  <wp:positionH relativeFrom="column">
                    <wp:posOffset>6917690</wp:posOffset>
                  </wp:positionH>
                  <wp:positionV relativeFrom="paragraph">
                    <wp:posOffset>670560</wp:posOffset>
                  </wp:positionV>
                  <wp:extent cx="695325" cy="276225"/>
                  <wp:effectExtent l="0" t="0" r="9525" b="9525"/>
                  <wp:wrapNone/>
                  <wp:docPr id="357187033" name="Text Box 7"/>
                  <wp:cNvGraphicFramePr/>
                  <a:graphic xmlns:a="http://schemas.openxmlformats.org/drawingml/2006/main">
                    <a:graphicData uri="http://schemas.microsoft.com/office/word/2010/wordprocessingShape">
                      <wps:wsp>
                        <wps:cNvSpPr txBox="1"/>
                        <wps:spPr>
                          <a:xfrm>
                            <a:off x="0" y="0"/>
                            <a:ext cx="695325" cy="276225"/>
                          </a:xfrm>
                          <a:prstGeom prst="rect">
                            <a:avLst/>
                          </a:prstGeom>
                          <a:solidFill>
                            <a:schemeClr val="lt1"/>
                          </a:solidFill>
                          <a:ln w="6350">
                            <a:noFill/>
                          </a:ln>
                        </wps:spPr>
                        <wps:txbx>
                          <w:txbxContent>
                            <w:p w14:paraId="579DC6BE" w14:textId="344E7D21" w:rsidR="00854850" w:rsidRPr="00854850" w:rsidRDefault="00854850" w:rsidP="00854850">
                              <w:pPr>
                                <w:rPr>
                                  <w:color w:val="FF0000"/>
                                </w:rPr>
                              </w:pPr>
                              <w:r w:rsidRPr="00854850">
                                <w:rPr>
                                  <w:color w:val="FF0000"/>
                                </w:rPr>
                                <w:t xml:space="preserve">OR </w:t>
                              </w:r>
                              <w:r>
                                <w:rPr>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1BA364" id="Text Box 7" o:spid="_x0000_s1050" type="#_x0000_t202" style="position:absolute;left:0;text-align:left;margin-left:544.7pt;margin-top:52.8pt;width:54.75pt;height:21.75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" fillcolor="white [3201]" stroked="f" strokeweight=".5pt">
                  <v:textbox>
                    <w:txbxContent>
                      <w:p w14:paraId="579DC6BE" w14:textId="344E7D21" w:rsidR="00854850" w:rsidRPr="00854850" w:rsidRDefault="00854850" w:rsidP="00854850">
                        <w:pPr>
                          <w:rPr>
                            <w:color w:val="FF0000"/>
                          </w:rPr>
                        </w:pPr>
                        <w:r w:rsidRPr="00854850">
                          <w:rPr>
                            <w:color w:val="FF0000"/>
                          </w:rPr>
                          <w:t xml:space="preserve">OR </w:t>
                        </w:r>
                        <w:r>
                          <w:rPr>
                            <w:color w:val="FF0000"/>
                          </w:rPr>
                          <w:t>2</w:t>
                        </w:r>
                      </w:p>
                    </w:txbxContent>
                  </v:textbox>
                </v:shape>
              </w:pict>
            </mc:Fallback>
          </mc:AlternateContent>
        </w:r>
        <w:r w:rsidR="00854850" w:rsidRPr="00720F8E">
          <w:rPr>
            <w:rFonts w:asciiTheme="minorHAnsi" w:hAnsiTheme="minorHAnsi" w:cstheme="minorHAnsi"/>
            <w:noProof/>
            <w14:ligatures w14:val="none"/>
          </w:rPr>
          <mc:AlternateContent>
            <mc:Choice Requires="wps">
              <w:drawing>
                <wp:anchor distT="0" distB="0" distL="114300" distR="114300" simplePos="0" relativeHeight="251658247" behindDoc="0" locked="0" layoutInCell="1" allowOverlap="1" wp14:anchorId="21A0201D" wp14:editId="4E0740F2">
                  <wp:simplePos x="0" y="0"/>
                  <wp:positionH relativeFrom="column">
                    <wp:posOffset>6955790</wp:posOffset>
                  </wp:positionH>
                  <wp:positionV relativeFrom="paragraph">
                    <wp:posOffset>1270635</wp:posOffset>
                  </wp:positionV>
                  <wp:extent cx="695325" cy="276225"/>
                  <wp:effectExtent l="0" t="0" r="9525" b="9525"/>
                  <wp:wrapNone/>
                  <wp:docPr id="1872277852" name="Text Box 7"/>
                  <wp:cNvGraphicFramePr/>
                  <a:graphic xmlns:a="http://schemas.openxmlformats.org/drawingml/2006/main">
                    <a:graphicData uri="http://schemas.microsoft.com/office/word/2010/wordprocessingShape">
                      <wps:wsp>
                        <wps:cNvSpPr txBox="1"/>
                        <wps:spPr>
                          <a:xfrm>
                            <a:off x="0" y="0"/>
                            <a:ext cx="695325" cy="276225"/>
                          </a:xfrm>
                          <a:prstGeom prst="rect">
                            <a:avLst/>
                          </a:prstGeom>
                          <a:solidFill>
                            <a:schemeClr val="lt1"/>
                          </a:solidFill>
                          <a:ln w="6350">
                            <a:noFill/>
                          </a:ln>
                        </wps:spPr>
                        <wps:txbx>
                          <w:txbxContent>
                            <w:p w14:paraId="1BE8897B" w14:textId="4AE5B789" w:rsidR="00854850" w:rsidRPr="00854850" w:rsidRDefault="00854850" w:rsidP="00854850">
                              <w:pPr>
                                <w:rPr>
                                  <w:color w:val="FF0000"/>
                                </w:rPr>
                              </w:pPr>
                              <w:r w:rsidRPr="00854850">
                                <w:rPr>
                                  <w:color w:val="FF0000"/>
                                </w:rPr>
                                <w:t xml:space="preserve">OR </w:t>
                              </w:r>
                              <w:r>
                                <w:rPr>
                                  <w:color w:val="FF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A0201D" id="_x0000_s1051" type="#_x0000_t202" style="position:absolute;left:0;text-align:left;margin-left:547.7pt;margin-top:100.05pt;width:54.75pt;height:21.75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" fillcolor="white [3201]" stroked="f" strokeweight=".5pt">
                  <v:textbox>
                    <w:txbxContent>
                      <w:p w14:paraId="1BE8897B" w14:textId="4AE5B789" w:rsidR="00854850" w:rsidRPr="00854850" w:rsidRDefault="00854850" w:rsidP="00854850">
                        <w:pPr>
                          <w:rPr>
                            <w:color w:val="FF0000"/>
                          </w:rPr>
                        </w:pPr>
                        <w:r w:rsidRPr="00854850">
                          <w:rPr>
                            <w:color w:val="FF0000"/>
                          </w:rPr>
                          <w:t xml:space="preserve">OR </w:t>
                        </w:r>
                        <w:r>
                          <w:rPr>
                            <w:color w:val="FF0000"/>
                          </w:rPr>
                          <w:t>3</w:t>
                        </w:r>
                      </w:p>
                    </w:txbxContent>
                  </v:textbox>
                </v:shape>
              </w:pict>
            </mc:Fallback>
          </mc:AlternateContent>
        </w:r>
        <w:r w:rsidR="00854850" w:rsidRPr="00720F8E">
          <w:rPr>
            <w:rFonts w:asciiTheme="minorHAnsi" w:hAnsiTheme="minorHAnsi" w:cstheme="minorHAnsi"/>
            <w:noProof/>
            <w14:ligatures w14:val="none"/>
          </w:rPr>
          <mc:AlternateContent>
            <mc:Choice Requires="wps">
              <w:drawing>
                <wp:anchor distT="0" distB="0" distL="114300" distR="114300" simplePos="0" relativeHeight="251658245" behindDoc="0" locked="0" layoutInCell="1" allowOverlap="1" wp14:anchorId="35D60E55" wp14:editId="09183514">
                  <wp:simplePos x="0" y="0"/>
                  <wp:positionH relativeFrom="column">
                    <wp:posOffset>6860540</wp:posOffset>
                  </wp:positionH>
                  <wp:positionV relativeFrom="paragraph">
                    <wp:posOffset>127635</wp:posOffset>
                  </wp:positionV>
                  <wp:extent cx="695325" cy="276225"/>
                  <wp:effectExtent l="0" t="0" r="9525" b="9525"/>
                  <wp:wrapNone/>
                  <wp:docPr id="1864643647" name="Text Box 7"/>
                  <wp:cNvGraphicFramePr/>
                  <a:graphic xmlns:a="http://schemas.openxmlformats.org/drawingml/2006/main">
                    <a:graphicData uri="http://schemas.microsoft.com/office/word/2010/wordprocessingShape">
                      <wps:wsp>
                        <wps:cNvSpPr txBox="1"/>
                        <wps:spPr>
                          <a:xfrm>
                            <a:off x="0" y="0"/>
                            <a:ext cx="695325" cy="276225"/>
                          </a:xfrm>
                          <a:prstGeom prst="rect">
                            <a:avLst/>
                          </a:prstGeom>
                          <a:solidFill>
                            <a:schemeClr val="lt1"/>
                          </a:solidFill>
                          <a:ln w="6350">
                            <a:noFill/>
                          </a:ln>
                        </wps:spPr>
                        <wps:txbx>
                          <w:txbxContent>
                            <w:p w14:paraId="0F99A460" w14:textId="6EEFAE72" w:rsidR="00854850" w:rsidRPr="00854850" w:rsidRDefault="00854850">
                              <w:pPr>
                                <w:rPr>
                                  <w:color w:val="FF0000"/>
                                </w:rPr>
                              </w:pPr>
                              <w:r w:rsidRPr="00854850">
                                <w:rPr>
                                  <w:color w:val="FF0000"/>
                                </w:rPr>
                                <w:t>OR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D60E55" id="_x0000_s1052" type="#_x0000_t202" style="position:absolute;left:0;text-align:left;margin-left:540.2pt;margin-top:10.05pt;width:54.75pt;height:21.7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" fillcolor="white [3201]" stroked="f" strokeweight=".5pt">
                  <v:textbox>
                    <w:txbxContent>
                      <w:p w14:paraId="0F99A460" w14:textId="6EEFAE72" w:rsidR="00854850" w:rsidRPr="00854850" w:rsidRDefault="00854850">
                        <w:pPr>
                          <w:rPr>
                            <w:color w:val="FF0000"/>
                          </w:rPr>
                        </w:pPr>
                        <w:r w:rsidRPr="00854850">
                          <w:rPr>
                            <w:color w:val="FF0000"/>
                          </w:rPr>
                          <w:t>OR 1</w:t>
                        </w:r>
                      </w:p>
                    </w:txbxContent>
                  </v:textbox>
                </v:shape>
              </w:pict>
            </mc:Fallback>
          </mc:AlternateContent>
        </w:r>
        <w:r w:rsidR="00640D9B" w:rsidRPr="00640D9B">
          <w:rPr>
            <w:noProof/>
            <w14:ligatures w14:val="none"/>
          </w:rPr>
          <w:delText xml:space="preserve"> </w:delText>
        </w:r>
        <w:r w:rsidR="00640D9B">
          <w:rPr>
            <w:noProof/>
            <w14:ligatures w14:val="none"/>
          </w:rPr>
          <w:drawing>
            <wp:inline distT="0" distB="0" distL="0" distR="0" wp14:anchorId="0DBE5445" wp14:editId="468A9DC8">
              <wp:extent cx="5067300" cy="2057400"/>
              <wp:effectExtent l="0" t="0" r="0" b="0"/>
              <wp:docPr id="11218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9040" name=""/>
                      <pic:cNvPicPr/>
                    </pic:nvPicPr>
                    <pic:blipFill>
                      <a:blip r:embed="rId29"/>
                      <a:stretch>
                        <a:fillRect/>
                      </a:stretch>
                    </pic:blipFill>
                    <pic:spPr>
                      <a:xfrm>
                        <a:off x="0" y="0"/>
                        <a:ext cx="5067300" cy="2057400"/>
                      </a:xfrm>
                      <a:prstGeom prst="rect">
                        <a:avLst/>
                      </a:prstGeom>
                    </pic:spPr>
                  </pic:pic>
                </a:graphicData>
              </a:graphic>
            </wp:inline>
          </w:drawing>
        </w:r>
      </w:del>
    </w:p>
    <w:tbl>
      <w:tblPr>
        <w:tblStyle w:val="TableGrid"/>
        <w:tblW w:w="14170" w:type="dxa"/>
        <w:tblLayout w:type="fixed"/>
        <w:tblCellMar>
          <w:left w:w="57" w:type="dxa"/>
          <w:right w:w="57" w:type="dxa"/>
        </w:tblCellMar>
        <w:tblLook w:val="04A0" w:firstRow="1" w:lastRow="0" w:firstColumn="1" w:lastColumn="0" w:noHBand="0" w:noVBand="1"/>
      </w:tblPr>
      <w:tblGrid>
        <w:gridCol w:w="845"/>
        <w:gridCol w:w="1274"/>
        <w:gridCol w:w="7665"/>
        <w:gridCol w:w="2547"/>
        <w:gridCol w:w="1839"/>
      </w:tblGrid>
      <w:tr w:rsidR="0097538C" w:rsidRPr="00720F8E" w14:paraId="38EAA95F" w14:textId="77777777" w:rsidTr="007F30F4">
        <w:trPr>
          <w:cantSplit/>
        </w:trPr>
        <w:tc>
          <w:tcPr>
            <w:tcW w:w="845" w:type="dxa"/>
            <w:shd w:val="clear" w:color="auto" w:fill="BFBFBF" w:themeFill="background1" w:themeFillShade="BF"/>
          </w:tcPr>
          <w:p w14:paraId="38B252F7" w14:textId="2526EB8B" w:rsidR="006A45BB" w:rsidRPr="007F30F4" w:rsidRDefault="006A45BB" w:rsidP="00E02B28">
            <w:pPr>
              <w:rPr>
                <w:rFonts w:asciiTheme="minorHAnsi" w:hAnsiTheme="minorHAnsi" w:cstheme="minorHAnsi"/>
                <w:b/>
                <w:bCs/>
              </w:rPr>
            </w:pPr>
            <w:r w:rsidRPr="007F30F4">
              <w:rPr>
                <w:rFonts w:asciiTheme="minorHAnsi" w:hAnsiTheme="minorHAnsi" w:cstheme="minorHAnsi"/>
                <w:b/>
                <w:bCs/>
              </w:rPr>
              <w:t>Ref</w:t>
            </w:r>
          </w:p>
        </w:tc>
        <w:tc>
          <w:tcPr>
            <w:tcW w:w="1274" w:type="dxa"/>
            <w:shd w:val="clear" w:color="auto" w:fill="BFBFBF" w:themeFill="background1" w:themeFillShade="BF"/>
          </w:tcPr>
          <w:p w14:paraId="2C25979C" w14:textId="30040743" w:rsidR="006A45BB" w:rsidRPr="007F30F4" w:rsidRDefault="006A45BB" w:rsidP="00E02B28">
            <w:pPr>
              <w:rPr>
                <w:rFonts w:asciiTheme="minorHAnsi" w:hAnsiTheme="minorHAnsi" w:cstheme="minorHAnsi"/>
                <w:b/>
                <w:bCs/>
              </w:rPr>
            </w:pPr>
            <w:r w:rsidRPr="007F30F4">
              <w:rPr>
                <w:rFonts w:asciiTheme="minorHAnsi" w:hAnsiTheme="minorHAnsi" w:cstheme="minorHAnsi"/>
                <w:b/>
                <w:bCs/>
              </w:rPr>
              <w:t>Variables</w:t>
            </w:r>
          </w:p>
        </w:tc>
        <w:tc>
          <w:tcPr>
            <w:tcW w:w="7665" w:type="dxa"/>
            <w:shd w:val="clear" w:color="auto" w:fill="BFBFBF" w:themeFill="background1" w:themeFillShade="BF"/>
          </w:tcPr>
          <w:p w14:paraId="39361942" w14:textId="3D307ACA" w:rsidR="006A45BB" w:rsidRPr="007F30F4" w:rsidRDefault="006A45BB" w:rsidP="00E02B28">
            <w:pPr>
              <w:rPr>
                <w:rFonts w:asciiTheme="minorHAnsi" w:hAnsiTheme="minorHAnsi" w:cstheme="minorHAnsi"/>
                <w:b/>
                <w:bCs/>
              </w:rPr>
            </w:pPr>
            <w:r w:rsidRPr="007F30F4">
              <w:rPr>
                <w:rFonts w:asciiTheme="minorHAnsi" w:hAnsiTheme="minorHAnsi" w:cstheme="minorHAnsi"/>
                <w:b/>
                <w:bCs/>
              </w:rPr>
              <w:t>Content</w:t>
            </w:r>
          </w:p>
        </w:tc>
        <w:tc>
          <w:tcPr>
            <w:tcW w:w="2547" w:type="dxa"/>
            <w:shd w:val="clear" w:color="auto" w:fill="BFBFBF" w:themeFill="background1" w:themeFillShade="BF"/>
          </w:tcPr>
          <w:p w14:paraId="6B73CDCB" w14:textId="399E3ED9" w:rsidR="006A45BB" w:rsidRPr="007F30F4" w:rsidRDefault="006A45BB" w:rsidP="00E02B28">
            <w:pPr>
              <w:rPr>
                <w:rFonts w:asciiTheme="minorHAnsi" w:hAnsiTheme="minorHAnsi" w:cstheme="minorHAnsi"/>
                <w:b/>
                <w:bCs/>
              </w:rPr>
            </w:pPr>
            <w:r w:rsidRPr="007F30F4">
              <w:rPr>
                <w:rFonts w:asciiTheme="minorHAnsi" w:hAnsiTheme="minorHAnsi" w:cstheme="minorHAnsi"/>
                <w:b/>
                <w:bCs/>
              </w:rPr>
              <w:t>Logic</w:t>
            </w:r>
          </w:p>
        </w:tc>
        <w:tc>
          <w:tcPr>
            <w:tcW w:w="1839" w:type="dxa"/>
            <w:shd w:val="clear" w:color="auto" w:fill="BFBFBF" w:themeFill="background1" w:themeFillShade="BF"/>
          </w:tcPr>
          <w:p w14:paraId="54AAD643" w14:textId="0891F80F" w:rsidR="006A45BB" w:rsidRPr="007F30F4" w:rsidRDefault="006A45BB" w:rsidP="00E02B28">
            <w:pPr>
              <w:rPr>
                <w:rFonts w:asciiTheme="minorHAnsi" w:hAnsiTheme="minorHAnsi" w:cstheme="minorHAnsi"/>
                <w:b/>
                <w:bCs/>
              </w:rPr>
            </w:pPr>
            <w:r w:rsidRPr="007F30F4">
              <w:rPr>
                <w:rFonts w:asciiTheme="minorHAnsi" w:hAnsiTheme="minorHAnsi" w:cstheme="minorHAnsi"/>
                <w:b/>
                <w:bCs/>
              </w:rPr>
              <w:t>Style</w:t>
            </w:r>
          </w:p>
        </w:tc>
      </w:tr>
      <w:tr w:rsidR="00FC7E52" w:rsidRPr="00720F8E" w14:paraId="769BCFAE" w14:textId="77777777" w:rsidTr="0472516C">
        <w:trPr>
          <w:cantSplit/>
        </w:trPr>
        <w:tc>
          <w:tcPr>
            <w:tcW w:w="845" w:type="dxa"/>
          </w:tcPr>
          <w:p w14:paraId="109D7728" w14:textId="2D80404E" w:rsidR="00FC7E52" w:rsidRPr="00720F8E" w:rsidRDefault="00FC7E52" w:rsidP="001650F1">
            <w:pPr>
              <w:rPr>
                <w:rFonts w:asciiTheme="minorHAnsi" w:hAnsiTheme="minorHAnsi" w:cstheme="minorHAnsi"/>
                <w:sz w:val="18"/>
                <w:szCs w:val="18"/>
              </w:rPr>
            </w:pPr>
          </w:p>
        </w:tc>
        <w:tc>
          <w:tcPr>
            <w:tcW w:w="1274" w:type="dxa"/>
          </w:tcPr>
          <w:p w14:paraId="03F0E3F2" w14:textId="4C12DE97" w:rsidR="00FC7E52" w:rsidRPr="00720F8E" w:rsidRDefault="007C40F2" w:rsidP="00B618CF">
            <w:pPr>
              <w:rPr>
                <w:rFonts w:asciiTheme="minorHAnsi" w:hAnsiTheme="minorHAnsi" w:cstheme="minorHAnsi"/>
                <w:bCs/>
                <w:sz w:val="20"/>
              </w:rPr>
            </w:pPr>
            <w:r w:rsidRPr="001F502C">
              <w:rPr>
                <w:rFonts w:asciiTheme="minorHAnsi" w:hAnsiTheme="minorHAnsi" w:cstheme="minorHAnsi"/>
                <w:bCs/>
                <w:sz w:val="20"/>
              </w:rPr>
              <w:t>&lt;</w:t>
            </w:r>
            <w:r w:rsidRPr="001F502C">
              <w:rPr>
                <w:rFonts w:ascii="Calibri" w:hAnsi="Calibri" w:cs="Calibri"/>
                <w:color w:val="000000"/>
                <w:sz w:val="18"/>
                <w:szCs w:val="18"/>
              </w:rPr>
              <w:t>VehicleCoverTypeCode</w:t>
            </w:r>
            <w:r w:rsidRPr="001F502C">
              <w:rPr>
                <w:rFonts w:asciiTheme="minorHAnsi" w:hAnsiTheme="minorHAnsi" w:cstheme="minorHAnsi"/>
                <w:bCs/>
                <w:sz w:val="20"/>
              </w:rPr>
              <w:t>&gt;</w:t>
            </w:r>
          </w:p>
        </w:tc>
        <w:tc>
          <w:tcPr>
            <w:tcW w:w="7665" w:type="dxa"/>
          </w:tcPr>
          <w:p w14:paraId="681F5FA5" w14:textId="71615CD1" w:rsidR="00A4088E" w:rsidRPr="009E32DB" w:rsidRDefault="00A4088E" w:rsidP="00A4088E">
            <w:pPr>
              <w:tabs>
                <w:tab w:val="left" w:pos="774"/>
              </w:tabs>
              <w:rPr>
                <w:rFonts w:asciiTheme="minorHAnsi" w:hAnsiTheme="minorHAnsi" w:cstheme="minorHAnsi"/>
                <w:b/>
                <w:sz w:val="20"/>
                <w:rPrChange w:id="2534" w:author="Sue Simnor (EXT Idiom)" w:date="2024-08-13T18:42:00Z" w16du:dateUtc="2024-08-13T08:42:00Z">
                  <w:rPr>
                    <w:rFonts w:asciiTheme="minorHAnsi" w:hAnsiTheme="minorHAnsi" w:cstheme="minorHAnsi"/>
                    <w:b/>
                    <w:sz w:val="20"/>
                    <w:highlight w:val="yellow"/>
                  </w:rPr>
                </w:rPrChange>
              </w:rPr>
            </w:pPr>
            <w:r w:rsidRPr="009E32DB">
              <w:rPr>
                <w:rFonts w:asciiTheme="minorHAnsi" w:hAnsiTheme="minorHAnsi" w:cstheme="minorHAnsi"/>
                <w:b/>
                <w:sz w:val="20"/>
                <w:rPrChange w:id="2535" w:author="Sue Simnor (EXT Idiom)" w:date="2024-08-13T18:42:00Z" w16du:dateUtc="2024-08-13T08:42:00Z">
                  <w:rPr>
                    <w:rFonts w:asciiTheme="minorHAnsi" w:hAnsiTheme="minorHAnsi" w:cstheme="minorHAnsi"/>
                    <w:b/>
                    <w:sz w:val="20"/>
                    <w:highlight w:val="yellow"/>
                  </w:rPr>
                </w:rPrChange>
              </w:rPr>
              <w:t xml:space="preserve">INSERT </w:t>
            </w:r>
            <w:r w:rsidRPr="009E32DB">
              <w:rPr>
                <w:rFonts w:asciiTheme="minorHAnsi" w:hAnsiTheme="minorHAnsi" w:cstheme="minorHAnsi"/>
                <w:bCs/>
                <w:sz w:val="20"/>
                <w:rPrChange w:id="2536" w:author="Sue Simnor (EXT Idiom)" w:date="2024-08-13T18:42:00Z" w16du:dateUtc="2024-08-13T08:42:00Z">
                  <w:rPr>
                    <w:rFonts w:asciiTheme="minorHAnsi" w:hAnsiTheme="minorHAnsi" w:cstheme="minorHAnsi"/>
                    <w:bCs/>
                    <w:sz w:val="20"/>
                    <w:highlight w:val="yellow"/>
                  </w:rPr>
                </w:rPrChange>
              </w:rPr>
              <w:t xml:space="preserve">Your Odometer Reading Section </w:t>
            </w:r>
          </w:p>
          <w:p w14:paraId="4B65670C" w14:textId="3F32AB06" w:rsidR="00FC7E52" w:rsidRPr="009E32DB" w:rsidRDefault="00FC7E52" w:rsidP="00C1020A">
            <w:pPr>
              <w:pStyle w:val="Heading1COI"/>
              <w:rPr>
                <w:rPrChange w:id="2537" w:author="Sue Simnor (EXT Idiom)" w:date="2024-08-13T18:42:00Z" w16du:dateUtc="2024-08-13T08:42:00Z">
                  <w:rPr>
                    <w:highlight w:val="yellow"/>
                  </w:rPr>
                </w:rPrChange>
              </w:rPr>
            </w:pPr>
          </w:p>
        </w:tc>
        <w:tc>
          <w:tcPr>
            <w:tcW w:w="2547" w:type="dxa"/>
          </w:tcPr>
          <w:p w14:paraId="3058F652" w14:textId="2EE3D68A" w:rsidR="00A4088E" w:rsidRPr="009E32DB" w:rsidRDefault="00FC7E52" w:rsidP="00CF3478">
            <w:pPr>
              <w:tabs>
                <w:tab w:val="left" w:pos="774"/>
              </w:tabs>
              <w:rPr>
                <w:rFonts w:asciiTheme="minorHAnsi" w:hAnsiTheme="minorHAnsi" w:cstheme="minorHAnsi"/>
                <w:b/>
                <w:sz w:val="20"/>
                <w:rPrChange w:id="2538" w:author="Sue Simnor (EXT Idiom)" w:date="2024-08-13T18:42:00Z" w16du:dateUtc="2024-08-13T08:42:00Z">
                  <w:rPr>
                    <w:rFonts w:asciiTheme="minorHAnsi" w:hAnsiTheme="minorHAnsi" w:cstheme="minorHAnsi"/>
                    <w:b/>
                    <w:sz w:val="20"/>
                    <w:highlight w:val="yellow"/>
                  </w:rPr>
                </w:rPrChange>
              </w:rPr>
            </w:pPr>
            <w:r w:rsidRPr="009E32DB">
              <w:rPr>
                <w:rFonts w:asciiTheme="minorHAnsi" w:hAnsiTheme="minorHAnsi" w:cstheme="minorHAnsi"/>
                <w:b/>
                <w:sz w:val="20"/>
                <w:rPrChange w:id="2539" w:author="Sue Simnor (EXT Idiom)" w:date="2024-08-13T18:42:00Z" w16du:dateUtc="2024-08-13T08:42:00Z">
                  <w:rPr>
                    <w:rFonts w:asciiTheme="minorHAnsi" w:hAnsiTheme="minorHAnsi" w:cstheme="minorHAnsi"/>
                    <w:b/>
                    <w:sz w:val="20"/>
                    <w:highlight w:val="yellow"/>
                  </w:rPr>
                </w:rPrChange>
              </w:rPr>
              <w:t xml:space="preserve">IF </w:t>
            </w:r>
            <w:r w:rsidR="00A4088E" w:rsidRPr="009E32DB">
              <w:rPr>
                <w:rFonts w:asciiTheme="minorHAnsi" w:hAnsiTheme="minorHAnsi" w:cstheme="minorHAnsi"/>
                <w:bCs/>
                <w:sz w:val="20"/>
                <w:rPrChange w:id="2540" w:author="Sue Simnor (EXT Idiom)" w:date="2024-08-13T18:42:00Z" w16du:dateUtc="2024-08-13T08:42:00Z">
                  <w:rPr>
                    <w:rFonts w:asciiTheme="minorHAnsi" w:hAnsiTheme="minorHAnsi" w:cstheme="minorHAnsi"/>
                    <w:bCs/>
                    <w:sz w:val="20"/>
                    <w:highlight w:val="yellow"/>
                  </w:rPr>
                </w:rPrChange>
              </w:rPr>
              <w:t>&lt;ProductCode&gt;=”Auto”</w:t>
            </w:r>
          </w:p>
          <w:p w14:paraId="28A76108" w14:textId="134F65C4" w:rsidR="00FC7E52" w:rsidRPr="009E32DB" w:rsidRDefault="00A4088E" w:rsidP="00CF3478">
            <w:pPr>
              <w:tabs>
                <w:tab w:val="left" w:pos="774"/>
              </w:tabs>
              <w:rPr>
                <w:rFonts w:asciiTheme="minorHAnsi" w:hAnsiTheme="minorHAnsi" w:cstheme="minorHAnsi"/>
                <w:bCs/>
                <w:sz w:val="20"/>
                <w:rPrChange w:id="2541" w:author="Sue Simnor (EXT Idiom)" w:date="2024-08-13T18:42:00Z" w16du:dateUtc="2024-08-13T08:42:00Z">
                  <w:rPr>
                    <w:rFonts w:asciiTheme="minorHAnsi" w:hAnsiTheme="minorHAnsi" w:cstheme="minorHAnsi"/>
                    <w:bCs/>
                    <w:sz w:val="20"/>
                    <w:highlight w:val="yellow"/>
                  </w:rPr>
                </w:rPrChange>
              </w:rPr>
            </w:pPr>
            <w:r w:rsidRPr="009E32DB">
              <w:rPr>
                <w:rFonts w:asciiTheme="minorHAnsi" w:hAnsiTheme="minorHAnsi" w:cstheme="minorHAnsi"/>
                <w:b/>
                <w:sz w:val="20"/>
                <w:rPrChange w:id="2542" w:author="Sue Simnor (EXT Idiom)" w:date="2024-08-13T18:42:00Z" w16du:dateUtc="2024-08-13T08:42:00Z">
                  <w:rPr>
                    <w:rFonts w:asciiTheme="minorHAnsi" w:hAnsiTheme="minorHAnsi" w:cstheme="minorHAnsi"/>
                    <w:b/>
                    <w:sz w:val="20"/>
                    <w:highlight w:val="yellow"/>
                  </w:rPr>
                </w:rPrChange>
              </w:rPr>
              <w:t>AND</w:t>
            </w:r>
            <w:r w:rsidRPr="009E32DB">
              <w:rPr>
                <w:rFonts w:asciiTheme="minorHAnsi" w:hAnsiTheme="minorHAnsi" w:cstheme="minorHAnsi"/>
                <w:bCs/>
                <w:sz w:val="20"/>
                <w:rPrChange w:id="2543" w:author="Sue Simnor (EXT Idiom)" w:date="2024-08-13T18:42:00Z" w16du:dateUtc="2024-08-13T08:42:00Z">
                  <w:rPr>
                    <w:rFonts w:asciiTheme="minorHAnsi" w:hAnsiTheme="minorHAnsi" w:cstheme="minorHAnsi"/>
                    <w:bCs/>
                    <w:sz w:val="20"/>
                    <w:highlight w:val="yellow"/>
                  </w:rPr>
                </w:rPrChange>
              </w:rPr>
              <w:t xml:space="preserve"> </w:t>
            </w:r>
            <w:r w:rsidR="00FC7E52" w:rsidRPr="009E32DB">
              <w:rPr>
                <w:rFonts w:asciiTheme="minorHAnsi" w:hAnsiTheme="minorHAnsi" w:cstheme="minorHAnsi"/>
                <w:bCs/>
                <w:sz w:val="20"/>
                <w:rPrChange w:id="2544" w:author="Sue Simnor (EXT Idiom)" w:date="2024-08-13T18:42:00Z" w16du:dateUtc="2024-08-13T08:42:00Z">
                  <w:rPr>
                    <w:rFonts w:asciiTheme="minorHAnsi" w:hAnsiTheme="minorHAnsi" w:cstheme="minorHAnsi"/>
                    <w:bCs/>
                    <w:sz w:val="20"/>
                    <w:highlight w:val="yellow"/>
                  </w:rPr>
                </w:rPrChange>
              </w:rPr>
              <w:t>&lt;</w:t>
            </w:r>
            <w:r w:rsidR="00FC7E52" w:rsidRPr="009E32DB">
              <w:rPr>
                <w:rFonts w:ascii="Calibri" w:hAnsi="Calibri" w:cs="Calibri"/>
                <w:color w:val="000000"/>
                <w:sz w:val="18"/>
                <w:szCs w:val="18"/>
                <w:rPrChange w:id="2545" w:author="Sue Simnor (EXT Idiom)" w:date="2024-08-13T18:42:00Z" w16du:dateUtc="2024-08-13T08:42:00Z">
                  <w:rPr>
                    <w:rFonts w:ascii="Calibri" w:hAnsi="Calibri" w:cs="Calibri"/>
                    <w:color w:val="000000"/>
                    <w:sz w:val="18"/>
                    <w:szCs w:val="18"/>
                    <w:highlight w:val="yellow"/>
                  </w:rPr>
                </w:rPrChange>
              </w:rPr>
              <w:t>VehicleCoverTypeCode</w:t>
            </w:r>
            <w:r w:rsidR="00FC7E52" w:rsidRPr="009E32DB">
              <w:rPr>
                <w:rFonts w:asciiTheme="minorHAnsi" w:hAnsiTheme="minorHAnsi" w:cstheme="minorHAnsi"/>
                <w:bCs/>
                <w:sz w:val="20"/>
                <w:rPrChange w:id="2546" w:author="Sue Simnor (EXT Idiom)" w:date="2024-08-13T18:42:00Z" w16du:dateUtc="2024-08-13T08:42:00Z">
                  <w:rPr>
                    <w:rFonts w:asciiTheme="minorHAnsi" w:hAnsiTheme="minorHAnsi" w:cstheme="minorHAnsi"/>
                    <w:bCs/>
                    <w:sz w:val="20"/>
                    <w:highlight w:val="yellow"/>
                  </w:rPr>
                </w:rPrChange>
              </w:rPr>
              <w:t>&gt;= "2|Payasyoudrive”</w:t>
            </w:r>
          </w:p>
          <w:p w14:paraId="0C2F10AD" w14:textId="0E6F77EF" w:rsidR="00A4088E" w:rsidRPr="009E32DB" w:rsidRDefault="00A4088E" w:rsidP="00CF3478">
            <w:pPr>
              <w:tabs>
                <w:tab w:val="left" w:pos="774"/>
              </w:tabs>
              <w:rPr>
                <w:rFonts w:asciiTheme="minorHAnsi" w:hAnsiTheme="minorHAnsi" w:cstheme="minorHAnsi"/>
                <w:b/>
                <w:sz w:val="20"/>
                <w:rPrChange w:id="2547" w:author="Sue Simnor (EXT Idiom)" w:date="2024-08-13T18:42:00Z" w16du:dateUtc="2024-08-13T08:42:00Z">
                  <w:rPr>
                    <w:rFonts w:asciiTheme="minorHAnsi" w:hAnsiTheme="minorHAnsi" w:cstheme="minorHAnsi"/>
                    <w:b/>
                    <w:sz w:val="20"/>
                    <w:highlight w:val="yellow"/>
                  </w:rPr>
                </w:rPrChange>
              </w:rPr>
            </w:pPr>
            <w:r w:rsidRPr="009E32DB">
              <w:rPr>
                <w:rFonts w:asciiTheme="minorHAnsi" w:hAnsiTheme="minorHAnsi" w:cstheme="minorHAnsi"/>
                <w:b/>
                <w:sz w:val="20"/>
                <w:rPrChange w:id="2548" w:author="Sue Simnor (EXT Idiom)" w:date="2024-08-13T18:42:00Z" w16du:dateUtc="2024-08-13T08:42:00Z">
                  <w:rPr>
                    <w:rFonts w:asciiTheme="minorHAnsi" w:hAnsiTheme="minorHAnsi" w:cstheme="minorHAnsi"/>
                    <w:b/>
                    <w:sz w:val="20"/>
                    <w:highlight w:val="yellow"/>
                  </w:rPr>
                </w:rPrChange>
              </w:rPr>
              <w:t>ELSEIF</w:t>
            </w:r>
            <w:r w:rsidRPr="009E32DB">
              <w:rPr>
                <w:rFonts w:asciiTheme="minorHAnsi" w:hAnsiTheme="minorHAnsi" w:cstheme="minorHAnsi"/>
                <w:bCs/>
                <w:sz w:val="20"/>
                <w:rPrChange w:id="2549" w:author="Sue Simnor (EXT Idiom)" w:date="2024-08-13T18:42:00Z" w16du:dateUtc="2024-08-13T08:42:00Z">
                  <w:rPr>
                    <w:rFonts w:asciiTheme="minorHAnsi" w:hAnsiTheme="minorHAnsi" w:cstheme="minorHAnsi"/>
                    <w:bCs/>
                    <w:sz w:val="20"/>
                    <w:highlight w:val="yellow"/>
                  </w:rPr>
                </w:rPrChange>
              </w:rPr>
              <w:t xml:space="preserve"> Do not display</w:t>
            </w:r>
          </w:p>
        </w:tc>
        <w:tc>
          <w:tcPr>
            <w:tcW w:w="1839" w:type="dxa"/>
          </w:tcPr>
          <w:p w14:paraId="049F841C" w14:textId="6558CA2A" w:rsidR="00FC7E52" w:rsidRPr="00E26CDF" w:rsidRDefault="00FC7E52" w:rsidP="001650F1">
            <w:pPr>
              <w:rPr>
                <w:rFonts w:asciiTheme="minorHAnsi" w:hAnsiTheme="minorHAnsi" w:cstheme="minorHAnsi"/>
                <w:sz w:val="20"/>
                <w:szCs w:val="20"/>
              </w:rPr>
            </w:pPr>
          </w:p>
        </w:tc>
      </w:tr>
      <w:tr w:rsidR="001650F1" w:rsidRPr="00720F8E" w14:paraId="78B5D2CD" w14:textId="77777777" w:rsidTr="0472516C">
        <w:trPr>
          <w:cantSplit/>
        </w:trPr>
        <w:tc>
          <w:tcPr>
            <w:tcW w:w="845" w:type="dxa"/>
          </w:tcPr>
          <w:p w14:paraId="2C187745" w14:textId="1BFA7411" w:rsidR="001650F1" w:rsidRPr="00720F8E" w:rsidRDefault="001650F1" w:rsidP="001650F1">
            <w:pPr>
              <w:rPr>
                <w:rFonts w:asciiTheme="minorHAnsi" w:hAnsiTheme="minorHAnsi" w:cstheme="minorHAnsi"/>
                <w:sz w:val="18"/>
                <w:szCs w:val="18"/>
              </w:rPr>
            </w:pPr>
            <w:r w:rsidRPr="00720F8E">
              <w:rPr>
                <w:rFonts w:asciiTheme="minorHAnsi" w:hAnsiTheme="minorHAnsi" w:cstheme="minorHAnsi"/>
                <w:sz w:val="18"/>
                <w:szCs w:val="18"/>
              </w:rPr>
              <w:t>OR</w:t>
            </w:r>
            <w:r w:rsidR="000413D1" w:rsidRPr="00720F8E">
              <w:rPr>
                <w:rFonts w:asciiTheme="minorHAnsi" w:hAnsiTheme="minorHAnsi" w:cstheme="minorHAnsi"/>
                <w:sz w:val="18"/>
                <w:szCs w:val="18"/>
              </w:rPr>
              <w:t>1</w:t>
            </w:r>
          </w:p>
        </w:tc>
        <w:tc>
          <w:tcPr>
            <w:tcW w:w="1274" w:type="dxa"/>
          </w:tcPr>
          <w:p w14:paraId="108C6CC4" w14:textId="2DACF447" w:rsidR="00B618CF" w:rsidRDefault="00B618CF" w:rsidP="00B618CF">
            <w:pPr>
              <w:rPr>
                <w:rFonts w:asciiTheme="minorHAnsi" w:hAnsiTheme="minorHAnsi" w:cstheme="minorHAnsi"/>
                <w:bCs/>
                <w:sz w:val="20"/>
              </w:rPr>
            </w:pPr>
            <w:r w:rsidRPr="00720F8E">
              <w:rPr>
                <w:rFonts w:asciiTheme="minorHAnsi" w:hAnsiTheme="minorHAnsi" w:cstheme="minorHAnsi"/>
                <w:bCs/>
                <w:sz w:val="20"/>
              </w:rPr>
              <w:t>&lt;</w:t>
            </w:r>
            <w:r>
              <w:rPr>
                <w:rFonts w:ascii="Calibri" w:hAnsi="Calibri" w:cs="Calibri"/>
                <w:color w:val="000000"/>
                <w:sz w:val="18"/>
                <w:szCs w:val="18"/>
              </w:rPr>
              <w:t>VehicleCoverTypeCode</w:t>
            </w:r>
            <w:r w:rsidRPr="00720F8E">
              <w:rPr>
                <w:rFonts w:asciiTheme="minorHAnsi" w:hAnsiTheme="minorHAnsi" w:cstheme="minorHAnsi"/>
                <w:bCs/>
                <w:sz w:val="20"/>
              </w:rPr>
              <w:t>&gt;</w:t>
            </w:r>
          </w:p>
          <w:p w14:paraId="41A46011" w14:textId="5F2419FD" w:rsidR="001650F1" w:rsidRPr="00720F8E" w:rsidRDefault="001650F1" w:rsidP="001650F1">
            <w:pPr>
              <w:rPr>
                <w:rFonts w:asciiTheme="minorHAnsi" w:hAnsiTheme="minorHAnsi" w:cstheme="minorHAnsi"/>
                <w:sz w:val="20"/>
                <w:szCs w:val="20"/>
              </w:rPr>
            </w:pPr>
          </w:p>
        </w:tc>
        <w:tc>
          <w:tcPr>
            <w:tcW w:w="7665" w:type="dxa"/>
          </w:tcPr>
          <w:p w14:paraId="5A064963" w14:textId="07D75E3A" w:rsidR="001650F1" w:rsidRPr="009E32DB" w:rsidRDefault="001650F1" w:rsidP="00C1020A">
            <w:pPr>
              <w:pStyle w:val="Heading1COI"/>
              <w:rPr>
                <w:rPrChange w:id="2550" w:author="Sue Simnor (EXT Idiom)" w:date="2024-08-13T18:42:00Z" w16du:dateUtc="2024-08-13T08:42:00Z">
                  <w:rPr>
                    <w:highlight w:val="yellow"/>
                  </w:rPr>
                </w:rPrChange>
              </w:rPr>
            </w:pPr>
            <w:r w:rsidRPr="009E32DB">
              <w:rPr>
                <w:rPrChange w:id="2551" w:author="Sue Simnor (EXT Idiom)" w:date="2024-08-13T18:42:00Z" w16du:dateUtc="2024-08-13T08:42:00Z">
                  <w:rPr>
                    <w:b w:val="0"/>
                    <w:bCs w:val="0"/>
                    <w:highlight w:val="yellow"/>
                  </w:rPr>
                </w:rPrChange>
              </w:rPr>
              <w:t>Your odometer reading</w:t>
            </w:r>
          </w:p>
        </w:tc>
        <w:tc>
          <w:tcPr>
            <w:tcW w:w="2547" w:type="dxa"/>
          </w:tcPr>
          <w:p w14:paraId="3E3A334E" w14:textId="67862251" w:rsidR="001650F1" w:rsidRPr="009E32DB" w:rsidRDefault="00FC7E52" w:rsidP="00CF3478">
            <w:pPr>
              <w:rPr>
                <w:rFonts w:asciiTheme="minorHAnsi" w:hAnsiTheme="minorHAnsi" w:cstheme="minorHAnsi"/>
                <w:sz w:val="20"/>
                <w:szCs w:val="20"/>
                <w:rPrChange w:id="2552" w:author="Sue Simnor (EXT Idiom)" w:date="2024-08-13T18:42:00Z" w16du:dateUtc="2024-08-13T08:42:00Z">
                  <w:rPr>
                    <w:rFonts w:asciiTheme="minorHAnsi" w:hAnsiTheme="minorHAnsi" w:cstheme="minorHAnsi"/>
                    <w:sz w:val="20"/>
                    <w:szCs w:val="20"/>
                    <w:highlight w:val="yellow"/>
                  </w:rPr>
                </w:rPrChange>
              </w:rPr>
            </w:pPr>
            <w:r w:rsidRPr="009E32DB">
              <w:rPr>
                <w:rFonts w:asciiTheme="minorHAnsi" w:hAnsiTheme="minorHAnsi" w:cstheme="minorHAnsi"/>
                <w:bCs/>
                <w:sz w:val="20"/>
                <w:rPrChange w:id="2553" w:author="Sue Simnor (EXT Idiom)" w:date="2024-08-13T18:42:00Z" w16du:dateUtc="2024-08-13T08:42:00Z">
                  <w:rPr>
                    <w:rFonts w:asciiTheme="minorHAnsi" w:hAnsiTheme="minorHAnsi" w:cstheme="minorHAnsi"/>
                    <w:bCs/>
                    <w:sz w:val="20"/>
                    <w:highlight w:val="yellow"/>
                  </w:rPr>
                </w:rPrChange>
              </w:rPr>
              <w:t>Always display</w:t>
            </w:r>
          </w:p>
        </w:tc>
        <w:tc>
          <w:tcPr>
            <w:tcW w:w="1839" w:type="dxa"/>
          </w:tcPr>
          <w:p w14:paraId="59CF1718" w14:textId="5896412E" w:rsidR="001650F1" w:rsidRPr="00720F8E" w:rsidRDefault="00E26CDF" w:rsidP="001650F1">
            <w:pPr>
              <w:rPr>
                <w:rFonts w:asciiTheme="minorHAnsi" w:hAnsiTheme="minorHAnsi" w:cstheme="minorHAnsi"/>
                <w:sz w:val="20"/>
                <w:szCs w:val="20"/>
              </w:rPr>
            </w:pPr>
            <w:r w:rsidRPr="00E26CDF">
              <w:rPr>
                <w:rFonts w:asciiTheme="minorHAnsi" w:hAnsiTheme="minorHAnsi" w:cstheme="minorHAnsi"/>
                <w:sz w:val="20"/>
                <w:szCs w:val="20"/>
              </w:rPr>
              <w:t>Heading_1_COI</w:t>
            </w:r>
          </w:p>
        </w:tc>
      </w:tr>
      <w:tr w:rsidR="007C40F2" w:rsidRPr="00720F8E" w14:paraId="1F590078" w14:textId="77777777" w:rsidTr="0472516C">
        <w:trPr>
          <w:cantSplit/>
        </w:trPr>
        <w:tc>
          <w:tcPr>
            <w:tcW w:w="845" w:type="dxa"/>
            <w:vMerge w:val="restart"/>
          </w:tcPr>
          <w:p w14:paraId="6691EDF5" w14:textId="113E4FA8" w:rsidR="007C40F2" w:rsidRPr="009B30E8" w:rsidRDefault="007C40F2" w:rsidP="001650F1">
            <w:pPr>
              <w:rPr>
                <w:rFonts w:asciiTheme="minorHAnsi" w:hAnsiTheme="minorHAnsi" w:cstheme="minorHAnsi"/>
                <w:sz w:val="18"/>
                <w:szCs w:val="18"/>
              </w:rPr>
            </w:pPr>
            <w:r w:rsidRPr="009B30E8">
              <w:rPr>
                <w:rFonts w:asciiTheme="minorHAnsi" w:hAnsiTheme="minorHAnsi" w:cstheme="minorHAnsi"/>
                <w:sz w:val="18"/>
                <w:szCs w:val="18"/>
              </w:rPr>
              <w:lastRenderedPageBreak/>
              <w:t>OR 2</w:t>
            </w:r>
          </w:p>
        </w:tc>
        <w:tc>
          <w:tcPr>
            <w:tcW w:w="1274" w:type="dxa"/>
            <w:vMerge w:val="restart"/>
          </w:tcPr>
          <w:p w14:paraId="6A184D35" w14:textId="15896F90" w:rsidR="007C40F2" w:rsidRPr="009B30E8" w:rsidRDefault="007C40F2" w:rsidP="00B618CF">
            <w:pPr>
              <w:rPr>
                <w:rFonts w:asciiTheme="minorHAnsi" w:hAnsiTheme="minorHAnsi" w:cstheme="minorHAnsi"/>
                <w:bCs/>
                <w:sz w:val="20"/>
              </w:rPr>
            </w:pPr>
            <w:r w:rsidRPr="009B30E8">
              <w:rPr>
                <w:rFonts w:asciiTheme="minorHAnsi" w:hAnsiTheme="minorHAnsi" w:cstheme="minorHAnsi"/>
                <w:bCs/>
                <w:sz w:val="20"/>
              </w:rPr>
              <w:t>&lt;DocumentSubType&gt;</w:t>
            </w:r>
          </w:p>
          <w:p w14:paraId="0035545C" w14:textId="3CE1B61E" w:rsidR="007C40F2" w:rsidRPr="009B30E8" w:rsidRDefault="007C40F2" w:rsidP="00B618CF">
            <w:pPr>
              <w:rPr>
                <w:rFonts w:asciiTheme="minorHAnsi" w:hAnsiTheme="minorHAnsi" w:cstheme="minorHAnsi"/>
                <w:bCs/>
                <w:sz w:val="20"/>
              </w:rPr>
            </w:pPr>
            <w:r w:rsidRPr="009B30E8">
              <w:rPr>
                <w:rFonts w:asciiTheme="minorHAnsi" w:hAnsiTheme="minorHAnsi" w:cstheme="minorHAnsi"/>
                <w:bCs/>
                <w:sz w:val="20"/>
              </w:rPr>
              <w:t>&lt;NonPAYDSwitchToPAYD&gt;</w:t>
            </w:r>
          </w:p>
          <w:p w14:paraId="388F45EB" w14:textId="3D2D6D11" w:rsidR="007C40F2" w:rsidRPr="009B30E8" w:rsidRDefault="007C40F2" w:rsidP="00B618CF">
            <w:pPr>
              <w:tabs>
                <w:tab w:val="left" w:pos="774"/>
              </w:tabs>
              <w:rPr>
                <w:rFonts w:asciiTheme="minorHAnsi" w:hAnsiTheme="minorHAnsi" w:cstheme="minorHAnsi"/>
                <w:bCs/>
                <w:sz w:val="20"/>
              </w:rPr>
            </w:pPr>
            <w:r w:rsidRPr="009B30E8">
              <w:rPr>
                <w:rFonts w:asciiTheme="minorHAnsi" w:hAnsiTheme="minorHAnsi" w:cstheme="minorHAnsi"/>
                <w:bCs/>
                <w:sz w:val="20"/>
              </w:rPr>
              <w:t>&lt;OdoStartValue&gt;</w:t>
            </w:r>
          </w:p>
          <w:p w14:paraId="6B7A2D86" w14:textId="1D603477" w:rsidR="007C40F2" w:rsidRPr="009B30E8" w:rsidRDefault="007C40F2" w:rsidP="00B618CF">
            <w:pPr>
              <w:tabs>
                <w:tab w:val="left" w:pos="774"/>
              </w:tabs>
              <w:rPr>
                <w:rFonts w:asciiTheme="minorHAnsi" w:hAnsiTheme="minorHAnsi" w:cstheme="minorHAnsi"/>
                <w:bCs/>
                <w:sz w:val="20"/>
              </w:rPr>
            </w:pPr>
            <w:r w:rsidRPr="009B30E8">
              <w:rPr>
                <w:rFonts w:asciiTheme="minorHAnsi" w:hAnsiTheme="minorHAnsi" w:cstheme="minorHAnsi"/>
                <w:bCs/>
                <w:sz w:val="20"/>
              </w:rPr>
              <w:t>&lt;OdoEndValue&gt;</w:t>
            </w:r>
          </w:p>
          <w:p w14:paraId="0762C126" w14:textId="0EC97660" w:rsidR="007C40F2" w:rsidRPr="009B30E8" w:rsidRDefault="007C40F2" w:rsidP="007C40F2">
            <w:pPr>
              <w:tabs>
                <w:tab w:val="left" w:pos="774"/>
              </w:tabs>
              <w:rPr>
                <w:rFonts w:asciiTheme="minorHAnsi" w:hAnsiTheme="minorHAnsi" w:cstheme="minorHAnsi"/>
                <w:sz w:val="20"/>
                <w:szCs w:val="20"/>
              </w:rPr>
            </w:pPr>
          </w:p>
        </w:tc>
        <w:tc>
          <w:tcPr>
            <w:tcW w:w="7665" w:type="dxa"/>
          </w:tcPr>
          <w:p w14:paraId="6980ED8A" w14:textId="61CEFCBE" w:rsidR="007C40F2" w:rsidRPr="00503D58" w:rsidRDefault="007C40F2" w:rsidP="00582603">
            <w:pPr>
              <w:tabs>
                <w:tab w:val="left" w:pos="774"/>
              </w:tabs>
              <w:rPr>
                <w:rFonts w:asciiTheme="minorHAnsi" w:hAnsiTheme="minorHAnsi" w:cstheme="minorHAnsi"/>
                <w:bCs/>
                <w:sz w:val="20"/>
              </w:rPr>
            </w:pPr>
          </w:p>
          <w:tbl>
            <w:tblPr>
              <w:tblStyle w:val="TableGrid"/>
              <w:tblW w:w="7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2"/>
              <w:gridCol w:w="5786"/>
            </w:tblGrid>
            <w:tr w:rsidR="007C40F2" w:rsidRPr="00503D58" w14:paraId="27D7DADC" w14:textId="77777777" w:rsidTr="00C1020A">
              <w:trPr>
                <w:trHeight w:val="781"/>
              </w:trPr>
              <w:tc>
                <w:tcPr>
                  <w:tcW w:w="1792" w:type="dxa"/>
                </w:tcPr>
                <w:p w14:paraId="0DE1163C" w14:textId="3BAD2D4B" w:rsidR="007C40F2" w:rsidRPr="00503D58" w:rsidRDefault="007C40F2" w:rsidP="00C1020A">
                  <w:pPr>
                    <w:pStyle w:val="TableBodycopySCOI"/>
                  </w:pPr>
                  <w:r w:rsidRPr="00503D58">
                    <w:t>Your start odometer:</w:t>
                  </w:r>
                </w:p>
              </w:tc>
              <w:tc>
                <w:tcPr>
                  <w:tcW w:w="5786" w:type="dxa"/>
                </w:tcPr>
                <w:tbl>
                  <w:tblPr>
                    <w:tblStyle w:val="TableGrid"/>
                    <w:tblpPr w:leftFromText="180" w:rightFromText="180" w:vertAnchor="text" w:horzAnchor="margin" w:tblpY="-159"/>
                    <w:tblOverlap w:val="never"/>
                    <w:tblW w:w="5524" w:type="dxa"/>
                    <w:tblLayout w:type="fixed"/>
                    <w:tblLook w:val="04A0" w:firstRow="1" w:lastRow="0" w:firstColumn="1" w:lastColumn="0" w:noHBand="0" w:noVBand="1"/>
                  </w:tblPr>
                  <w:tblGrid>
                    <w:gridCol w:w="769"/>
                    <w:gridCol w:w="769"/>
                    <w:gridCol w:w="770"/>
                    <w:gridCol w:w="770"/>
                    <w:gridCol w:w="770"/>
                    <w:gridCol w:w="770"/>
                    <w:gridCol w:w="906"/>
                  </w:tblGrid>
                  <w:tr w:rsidR="007C40F2" w:rsidRPr="00503D58" w14:paraId="0C22E673" w14:textId="77777777" w:rsidTr="002D75A9">
                    <w:trPr>
                      <w:trHeight w:val="607"/>
                    </w:trPr>
                    <w:tc>
                      <w:tcPr>
                        <w:tcW w:w="769" w:type="dxa"/>
                      </w:tcPr>
                      <w:p w14:paraId="053CBE6E" w14:textId="4D383B80" w:rsidR="007C40F2" w:rsidRPr="00503D58" w:rsidRDefault="007C40F2" w:rsidP="00C1020A">
                        <w:pPr>
                          <w:pStyle w:val="Odo1COI"/>
                        </w:pPr>
                        <w:r w:rsidRPr="00503D58">
                          <w:t>0</w:t>
                        </w:r>
                      </w:p>
                    </w:tc>
                    <w:tc>
                      <w:tcPr>
                        <w:tcW w:w="769" w:type="dxa"/>
                      </w:tcPr>
                      <w:p w14:paraId="06624673" w14:textId="636AF634" w:rsidR="007C40F2" w:rsidRPr="00503D58" w:rsidRDefault="007C40F2" w:rsidP="00C1020A">
                        <w:pPr>
                          <w:pStyle w:val="Odo1COI"/>
                        </w:pPr>
                        <w:r w:rsidRPr="00503D58">
                          <w:t>7</w:t>
                        </w:r>
                      </w:p>
                    </w:tc>
                    <w:tc>
                      <w:tcPr>
                        <w:tcW w:w="770" w:type="dxa"/>
                      </w:tcPr>
                      <w:p w14:paraId="03355E02" w14:textId="1499460D" w:rsidR="007C40F2" w:rsidRPr="00503D58" w:rsidRDefault="007C40F2" w:rsidP="00C1020A">
                        <w:pPr>
                          <w:pStyle w:val="Odo1COI"/>
                        </w:pPr>
                        <w:r w:rsidRPr="00503D58">
                          <w:t>6</w:t>
                        </w:r>
                      </w:p>
                    </w:tc>
                    <w:tc>
                      <w:tcPr>
                        <w:tcW w:w="770" w:type="dxa"/>
                      </w:tcPr>
                      <w:p w14:paraId="316416FE" w14:textId="2ED96E9E" w:rsidR="007C40F2" w:rsidRPr="00503D58" w:rsidRDefault="007C40F2" w:rsidP="00C1020A">
                        <w:pPr>
                          <w:pStyle w:val="Odo1COI"/>
                        </w:pPr>
                        <w:r w:rsidRPr="00503D58">
                          <w:t>8</w:t>
                        </w:r>
                      </w:p>
                    </w:tc>
                    <w:tc>
                      <w:tcPr>
                        <w:tcW w:w="770" w:type="dxa"/>
                      </w:tcPr>
                      <w:p w14:paraId="67D2E4D1" w14:textId="43190CEE" w:rsidR="007C40F2" w:rsidRPr="00503D58" w:rsidRDefault="007C40F2" w:rsidP="00C1020A">
                        <w:pPr>
                          <w:pStyle w:val="Odo1COI"/>
                        </w:pPr>
                        <w:r w:rsidRPr="00503D58">
                          <w:t>0</w:t>
                        </w:r>
                      </w:p>
                    </w:tc>
                    <w:tc>
                      <w:tcPr>
                        <w:tcW w:w="770" w:type="dxa"/>
                      </w:tcPr>
                      <w:p w14:paraId="20A10EE7" w14:textId="4E192FB1" w:rsidR="007C40F2" w:rsidRPr="00503D58" w:rsidRDefault="007C40F2" w:rsidP="00C1020A">
                        <w:pPr>
                          <w:pStyle w:val="Odo1COI"/>
                        </w:pPr>
                        <w:r w:rsidRPr="00503D58">
                          <w:t>0</w:t>
                        </w:r>
                      </w:p>
                    </w:tc>
                    <w:tc>
                      <w:tcPr>
                        <w:tcW w:w="906" w:type="dxa"/>
                      </w:tcPr>
                      <w:p w14:paraId="5DC579C0" w14:textId="490535AD" w:rsidR="007C40F2" w:rsidRPr="00503D58" w:rsidRDefault="007C40F2" w:rsidP="00C1020A">
                        <w:pPr>
                          <w:pStyle w:val="Odo1COI"/>
                          <w:rPr>
                            <w:b w:val="0"/>
                            <w:bCs/>
                          </w:rPr>
                        </w:pPr>
                        <w:r w:rsidRPr="00503D58">
                          <w:rPr>
                            <w:b w:val="0"/>
                            <w:bCs/>
                          </w:rPr>
                          <w:t>KMS</w:t>
                        </w:r>
                      </w:p>
                    </w:tc>
                  </w:tr>
                </w:tbl>
                <w:p w14:paraId="0F1EB379" w14:textId="710CA5CA" w:rsidR="007C40F2" w:rsidRPr="00503D58" w:rsidRDefault="007C40F2" w:rsidP="00C1020A">
                  <w:pPr>
                    <w:pStyle w:val="Odo1COI"/>
                  </w:pPr>
                </w:p>
              </w:tc>
            </w:tr>
            <w:tr w:rsidR="007C40F2" w:rsidRPr="00503D58" w14:paraId="5FD5AD82" w14:textId="77777777" w:rsidTr="00C1020A">
              <w:trPr>
                <w:trHeight w:val="781"/>
              </w:trPr>
              <w:tc>
                <w:tcPr>
                  <w:tcW w:w="1792" w:type="dxa"/>
                </w:tcPr>
                <w:p w14:paraId="1EF402B7" w14:textId="2F1569EE" w:rsidR="007C40F2" w:rsidRPr="00503D58" w:rsidRDefault="007C40F2" w:rsidP="00C1020A">
                  <w:pPr>
                    <w:pStyle w:val="TableBodycopySCOI"/>
                  </w:pPr>
                  <w:r w:rsidRPr="00503D58">
                    <w:t>Your end odometer:</w:t>
                  </w:r>
                </w:p>
              </w:tc>
              <w:tc>
                <w:tcPr>
                  <w:tcW w:w="5786" w:type="dxa"/>
                </w:tcPr>
                <w:tbl>
                  <w:tblPr>
                    <w:tblStyle w:val="TableGrid"/>
                    <w:tblpPr w:leftFromText="180" w:rightFromText="180" w:vertAnchor="text" w:horzAnchor="margin" w:tblpY="-159"/>
                    <w:tblOverlap w:val="never"/>
                    <w:tblW w:w="5524" w:type="dxa"/>
                    <w:tblLayout w:type="fixed"/>
                    <w:tblLook w:val="04A0" w:firstRow="1" w:lastRow="0" w:firstColumn="1" w:lastColumn="0" w:noHBand="0" w:noVBand="1"/>
                  </w:tblPr>
                  <w:tblGrid>
                    <w:gridCol w:w="769"/>
                    <w:gridCol w:w="769"/>
                    <w:gridCol w:w="770"/>
                    <w:gridCol w:w="770"/>
                    <w:gridCol w:w="770"/>
                    <w:gridCol w:w="770"/>
                    <w:gridCol w:w="906"/>
                  </w:tblGrid>
                  <w:tr w:rsidR="007C40F2" w:rsidRPr="00503D58" w14:paraId="36F2969D" w14:textId="77777777" w:rsidTr="00C1020A">
                    <w:trPr>
                      <w:trHeight w:val="607"/>
                    </w:trPr>
                    <w:tc>
                      <w:tcPr>
                        <w:tcW w:w="769" w:type="dxa"/>
                      </w:tcPr>
                      <w:p w14:paraId="14DC971E" w14:textId="4A1B1DDF" w:rsidR="007C40F2" w:rsidRPr="00503D58" w:rsidRDefault="007C40F2" w:rsidP="00C1020A">
                        <w:pPr>
                          <w:pStyle w:val="Odo1COI"/>
                        </w:pPr>
                        <w:r w:rsidRPr="00503D58">
                          <w:t>0</w:t>
                        </w:r>
                      </w:p>
                    </w:tc>
                    <w:tc>
                      <w:tcPr>
                        <w:tcW w:w="769" w:type="dxa"/>
                      </w:tcPr>
                      <w:p w14:paraId="6D9E2114" w14:textId="314DE448" w:rsidR="007C40F2" w:rsidRPr="00503D58" w:rsidRDefault="007C40F2" w:rsidP="00C1020A">
                        <w:pPr>
                          <w:pStyle w:val="Odo1COI"/>
                        </w:pPr>
                        <w:r w:rsidRPr="00503D58">
                          <w:t>9</w:t>
                        </w:r>
                      </w:p>
                    </w:tc>
                    <w:tc>
                      <w:tcPr>
                        <w:tcW w:w="770" w:type="dxa"/>
                      </w:tcPr>
                      <w:p w14:paraId="6667EB88" w14:textId="44E52C6F" w:rsidR="007C40F2" w:rsidRPr="00503D58" w:rsidRDefault="007C40F2" w:rsidP="00C1020A">
                        <w:pPr>
                          <w:pStyle w:val="Odo1COI"/>
                        </w:pPr>
                        <w:r w:rsidRPr="00503D58">
                          <w:t>0</w:t>
                        </w:r>
                      </w:p>
                    </w:tc>
                    <w:tc>
                      <w:tcPr>
                        <w:tcW w:w="770" w:type="dxa"/>
                      </w:tcPr>
                      <w:p w14:paraId="3BC3B692" w14:textId="73772B19" w:rsidR="007C40F2" w:rsidRPr="00503D58" w:rsidRDefault="007C40F2" w:rsidP="00C1020A">
                        <w:pPr>
                          <w:pStyle w:val="Odo1COI"/>
                        </w:pPr>
                        <w:r w:rsidRPr="00503D58">
                          <w:t>8</w:t>
                        </w:r>
                      </w:p>
                    </w:tc>
                    <w:tc>
                      <w:tcPr>
                        <w:tcW w:w="770" w:type="dxa"/>
                      </w:tcPr>
                      <w:p w14:paraId="5E3FC3AC" w14:textId="23D433E8" w:rsidR="007C40F2" w:rsidRPr="00503D58" w:rsidRDefault="007C40F2" w:rsidP="00C1020A">
                        <w:pPr>
                          <w:pStyle w:val="Odo1COI"/>
                        </w:pPr>
                        <w:r w:rsidRPr="00503D58">
                          <w:t>7</w:t>
                        </w:r>
                      </w:p>
                    </w:tc>
                    <w:tc>
                      <w:tcPr>
                        <w:tcW w:w="770" w:type="dxa"/>
                      </w:tcPr>
                      <w:p w14:paraId="4F428602" w14:textId="642652AA" w:rsidR="007C40F2" w:rsidRPr="00503D58" w:rsidRDefault="007C40F2" w:rsidP="00C1020A">
                        <w:pPr>
                          <w:pStyle w:val="Odo1COI"/>
                        </w:pPr>
                        <w:r w:rsidRPr="00503D58">
                          <w:t>7</w:t>
                        </w:r>
                      </w:p>
                    </w:tc>
                    <w:tc>
                      <w:tcPr>
                        <w:tcW w:w="906" w:type="dxa"/>
                      </w:tcPr>
                      <w:p w14:paraId="461BE37A" w14:textId="48352C60" w:rsidR="007C40F2" w:rsidRPr="00503D58" w:rsidRDefault="007C40F2" w:rsidP="00C1020A">
                        <w:pPr>
                          <w:pStyle w:val="Odo1COI"/>
                          <w:rPr>
                            <w:b w:val="0"/>
                            <w:bCs/>
                          </w:rPr>
                        </w:pPr>
                        <w:r w:rsidRPr="00503D58">
                          <w:rPr>
                            <w:b w:val="0"/>
                            <w:bCs/>
                          </w:rPr>
                          <w:t>KMS</w:t>
                        </w:r>
                      </w:p>
                    </w:tc>
                  </w:tr>
                </w:tbl>
                <w:p w14:paraId="1218E353" w14:textId="47A36578" w:rsidR="007C40F2" w:rsidRPr="00503D58" w:rsidRDefault="007C40F2" w:rsidP="00C1020A">
                  <w:pPr>
                    <w:pStyle w:val="Odo1COI"/>
                  </w:pPr>
                </w:p>
              </w:tc>
            </w:tr>
          </w:tbl>
          <w:p w14:paraId="61630376" w14:textId="458AB955" w:rsidR="007C40F2" w:rsidRPr="00503D58" w:rsidRDefault="007C40F2" w:rsidP="001650F1">
            <w:pPr>
              <w:rPr>
                <w:rFonts w:asciiTheme="minorHAnsi" w:hAnsiTheme="minorHAnsi" w:cstheme="minorHAnsi"/>
                <w:sz w:val="20"/>
                <w:szCs w:val="20"/>
              </w:rPr>
            </w:pPr>
          </w:p>
        </w:tc>
        <w:tc>
          <w:tcPr>
            <w:tcW w:w="2547" w:type="dxa"/>
          </w:tcPr>
          <w:p w14:paraId="737BD938" w14:textId="2C49161E" w:rsidR="007C40F2" w:rsidRPr="00503D58" w:rsidRDefault="007C40F2" w:rsidP="002231CE">
            <w:pPr>
              <w:tabs>
                <w:tab w:val="left" w:pos="774"/>
              </w:tabs>
              <w:rPr>
                <w:rFonts w:asciiTheme="minorHAnsi" w:hAnsiTheme="minorHAnsi"/>
                <w:sz w:val="20"/>
                <w:szCs w:val="20"/>
              </w:rPr>
            </w:pPr>
            <w:r w:rsidRPr="00503D58">
              <w:rPr>
                <w:rFonts w:asciiTheme="minorHAnsi" w:hAnsiTheme="minorHAnsi" w:cstheme="minorHAnsi"/>
                <w:b/>
                <w:sz w:val="20"/>
              </w:rPr>
              <w:t xml:space="preserve">IF </w:t>
            </w:r>
            <w:r w:rsidRPr="00503D58">
              <w:rPr>
                <w:rFonts w:asciiTheme="minorHAnsi" w:hAnsiTheme="minorHAnsi"/>
                <w:sz w:val="20"/>
                <w:szCs w:val="20"/>
              </w:rPr>
              <w:t xml:space="preserve">&lt;DocumentSubType&gt; = "New Business" </w:t>
            </w:r>
          </w:p>
          <w:p w14:paraId="1BA398AC" w14:textId="7E573B8B" w:rsidR="007C40F2" w:rsidRPr="00503D58" w:rsidRDefault="007C40F2" w:rsidP="002231CE">
            <w:pPr>
              <w:tabs>
                <w:tab w:val="left" w:pos="774"/>
              </w:tabs>
              <w:rPr>
                <w:rFonts w:asciiTheme="minorHAnsi" w:hAnsiTheme="minorHAnsi"/>
                <w:sz w:val="20"/>
                <w:szCs w:val="20"/>
              </w:rPr>
            </w:pPr>
            <w:r w:rsidRPr="00503D58">
              <w:rPr>
                <w:rFonts w:asciiTheme="minorHAnsi" w:hAnsiTheme="minorHAnsi"/>
                <w:b/>
                <w:bCs/>
                <w:sz w:val="20"/>
                <w:szCs w:val="20"/>
              </w:rPr>
              <w:t>OR</w:t>
            </w:r>
            <w:r w:rsidRPr="00503D58">
              <w:rPr>
                <w:rFonts w:asciiTheme="minorHAnsi" w:hAnsiTheme="minorHAnsi"/>
                <w:sz w:val="20"/>
                <w:szCs w:val="20"/>
              </w:rPr>
              <w:t xml:space="preserve"> </w:t>
            </w:r>
            <w:ins w:id="2554" w:author="Sue Simnor (EXT Idiom)" w:date="2024-10-03T14:32:00Z" w16du:dateUtc="2024-10-03T04:32:00Z">
              <w:r w:rsidR="007E312B" w:rsidRPr="00503D58">
                <w:rPr>
                  <w:rFonts w:asciiTheme="minorHAnsi" w:hAnsiTheme="minorHAnsi"/>
                  <w:sz w:val="20"/>
                  <w:szCs w:val="20"/>
                </w:rPr>
                <w:t>(</w:t>
              </w:r>
            </w:ins>
            <w:r w:rsidRPr="00503D58">
              <w:rPr>
                <w:rFonts w:asciiTheme="minorHAnsi" w:hAnsiTheme="minorHAnsi"/>
                <w:sz w:val="20"/>
                <w:szCs w:val="20"/>
              </w:rPr>
              <w:t xml:space="preserve">&lt;DocumentSubType&gt; </w:t>
            </w:r>
            <w:commentRangeStart w:id="2555"/>
            <w:r w:rsidRPr="00503D58">
              <w:rPr>
                <w:rFonts w:asciiTheme="minorHAnsi" w:hAnsiTheme="minorHAnsi"/>
                <w:sz w:val="20"/>
                <w:szCs w:val="20"/>
              </w:rPr>
              <w:t>=</w:t>
            </w:r>
            <w:commentRangeEnd w:id="2555"/>
            <w:r w:rsidRPr="00503D58">
              <w:rPr>
                <w:rStyle w:val="CommentReference"/>
                <w:rFonts w:asciiTheme="minorHAnsi" w:hAnsiTheme="minorHAnsi" w:cstheme="minorBidi"/>
                <w:sz w:val="20"/>
                <w:szCs w:val="20"/>
              </w:rPr>
              <w:commentReference w:id="2555"/>
            </w:r>
            <w:r w:rsidRPr="00503D58">
              <w:rPr>
                <w:rFonts w:asciiTheme="minorHAnsi" w:hAnsiTheme="minorHAnsi"/>
                <w:sz w:val="20"/>
                <w:szCs w:val="20"/>
              </w:rPr>
              <w:t xml:space="preserve"> "Renewal"</w:t>
            </w:r>
            <w:ins w:id="2557" w:author="Sue Simnor (EXT Idiom)" w:date="2024-10-03T14:49:00Z" w16du:dateUtc="2024-10-03T04:49:00Z">
              <w:r w:rsidR="00EB4436" w:rsidRPr="00503D58">
                <w:rPr>
                  <w:rFonts w:asciiTheme="minorHAnsi" w:hAnsiTheme="minorHAnsi"/>
                  <w:sz w:val="20"/>
                  <w:szCs w:val="20"/>
                </w:rPr>
                <w:t xml:space="preserve"> </w:t>
              </w:r>
            </w:ins>
            <w:ins w:id="2558" w:author="Sue Simnor (EXT Idiom)" w:date="2024-10-03T14:50:00Z" w16du:dateUtc="2024-10-03T04:50:00Z">
              <w:r w:rsidR="00C010EF" w:rsidRPr="00503D58">
                <w:rPr>
                  <w:rFonts w:asciiTheme="minorHAnsi" w:hAnsiTheme="minorHAnsi"/>
                  <w:sz w:val="20"/>
                  <w:szCs w:val="20"/>
                </w:rPr>
                <w:t xml:space="preserve">OR </w:t>
              </w:r>
            </w:ins>
            <w:ins w:id="2559" w:author="Sue Simnor (EXT Idiom)" w:date="2024-10-03T14:49:00Z" w16du:dateUtc="2024-10-03T04:49:00Z">
              <w:r w:rsidR="00EB4436" w:rsidRPr="00503D58">
                <w:rPr>
                  <w:rFonts w:asciiTheme="minorHAnsi" w:hAnsiTheme="minorHAnsi"/>
                  <w:sz w:val="20"/>
                  <w:szCs w:val="20"/>
                </w:rPr>
                <w:t xml:space="preserve">"Endorsement" </w:t>
              </w:r>
            </w:ins>
            <w:r w:rsidRPr="00503D58">
              <w:rPr>
                <w:rFonts w:asciiTheme="minorHAnsi" w:hAnsiTheme="minorHAnsi"/>
                <w:sz w:val="20"/>
                <w:szCs w:val="20"/>
              </w:rPr>
              <w:t xml:space="preserve"> AND &lt;NonPAYDSwitchToPAYD&gt; = “</w:t>
            </w:r>
            <w:del w:id="2560" w:author="Sue Simnor (EXT Idiom)" w:date="2024-08-28T09:25:00Z" w16du:dateUtc="2024-08-27T23:25:00Z">
              <w:r w:rsidRPr="00503D58" w:rsidDel="00687113">
                <w:rPr>
                  <w:rFonts w:asciiTheme="minorHAnsi" w:hAnsiTheme="minorHAnsi"/>
                  <w:sz w:val="20"/>
                  <w:szCs w:val="20"/>
                </w:rPr>
                <w:delText>True</w:delText>
              </w:r>
            </w:del>
            <w:ins w:id="2561" w:author="Sue Simnor (EXT Idiom)" w:date="2024-08-28T09:25:00Z" w16du:dateUtc="2024-08-27T23:25:00Z">
              <w:r w:rsidR="00687113" w:rsidRPr="00503D58">
                <w:rPr>
                  <w:rFonts w:asciiTheme="minorHAnsi" w:hAnsiTheme="minorHAnsi"/>
                  <w:sz w:val="20"/>
                  <w:szCs w:val="20"/>
                </w:rPr>
                <w:t>1</w:t>
              </w:r>
            </w:ins>
            <w:r w:rsidRPr="00503D58">
              <w:rPr>
                <w:rFonts w:asciiTheme="minorHAnsi" w:hAnsiTheme="minorHAnsi"/>
                <w:sz w:val="20"/>
                <w:szCs w:val="20"/>
              </w:rPr>
              <w:t>”</w:t>
            </w:r>
            <w:ins w:id="2562" w:author="Sue Simnor (EXT Idiom)" w:date="2024-10-03T14:32:00Z" w16du:dateUtc="2024-10-03T04:32:00Z">
              <w:r w:rsidR="007E312B" w:rsidRPr="00503D58">
                <w:rPr>
                  <w:rFonts w:asciiTheme="minorHAnsi" w:hAnsiTheme="minorHAnsi"/>
                  <w:sz w:val="20"/>
                  <w:szCs w:val="20"/>
                </w:rPr>
                <w:t>)</w:t>
              </w:r>
            </w:ins>
          </w:p>
          <w:p w14:paraId="75129E02" w14:textId="336F7C8C" w:rsidR="007C40F2" w:rsidRPr="00503D58" w:rsidRDefault="007C40F2" w:rsidP="002231CE">
            <w:pPr>
              <w:tabs>
                <w:tab w:val="left" w:pos="774"/>
              </w:tabs>
              <w:rPr>
                <w:rFonts w:asciiTheme="minorHAnsi" w:hAnsiTheme="minorHAnsi" w:cstheme="minorHAnsi"/>
                <w:bCs/>
                <w:sz w:val="20"/>
              </w:rPr>
            </w:pPr>
            <w:r w:rsidRPr="00503D58">
              <w:rPr>
                <w:rFonts w:asciiTheme="minorHAnsi" w:hAnsiTheme="minorHAnsi" w:cstheme="minorHAnsi"/>
                <w:b/>
                <w:sz w:val="20"/>
              </w:rPr>
              <w:t>THEN</w:t>
            </w:r>
            <w:r w:rsidRPr="00503D58">
              <w:rPr>
                <w:rFonts w:asciiTheme="minorHAnsi" w:hAnsiTheme="minorHAnsi" w:cstheme="minorHAnsi"/>
                <w:bCs/>
                <w:sz w:val="20"/>
              </w:rPr>
              <w:t xml:space="preserve"> display </w:t>
            </w:r>
          </w:p>
          <w:p w14:paraId="4A99C296" w14:textId="314021BA" w:rsidR="007C40F2" w:rsidRPr="00503D58" w:rsidRDefault="007C40F2" w:rsidP="0097765B">
            <w:pPr>
              <w:tabs>
                <w:tab w:val="left" w:pos="774"/>
              </w:tabs>
              <w:rPr>
                <w:rFonts w:asciiTheme="minorHAnsi" w:hAnsiTheme="minorHAnsi" w:cstheme="minorHAnsi"/>
                <w:bCs/>
                <w:sz w:val="20"/>
              </w:rPr>
            </w:pPr>
            <w:r w:rsidRPr="00503D58">
              <w:rPr>
                <w:rFonts w:asciiTheme="minorHAnsi" w:hAnsiTheme="minorHAnsi" w:cstheme="minorHAnsi"/>
                <w:bCs/>
                <w:sz w:val="20"/>
              </w:rPr>
              <w:t>&lt;OdometerStartValue&gt; &amp;</w:t>
            </w:r>
          </w:p>
          <w:p w14:paraId="2C054AE7" w14:textId="605E7191" w:rsidR="007C40F2" w:rsidRPr="00503D58" w:rsidRDefault="007C40F2" w:rsidP="624AC179">
            <w:pPr>
              <w:tabs>
                <w:tab w:val="left" w:pos="774"/>
              </w:tabs>
              <w:rPr>
                <w:rFonts w:asciiTheme="minorHAnsi" w:hAnsiTheme="minorHAnsi"/>
                <w:sz w:val="20"/>
                <w:szCs w:val="20"/>
              </w:rPr>
            </w:pPr>
            <w:r w:rsidRPr="00503D58">
              <w:rPr>
                <w:rFonts w:asciiTheme="minorHAnsi" w:hAnsiTheme="minorHAnsi"/>
                <w:sz w:val="20"/>
                <w:szCs w:val="20"/>
              </w:rPr>
              <w:t>&lt;OdometerEndValue&gt;</w:t>
            </w:r>
            <w:commentRangeStart w:id="2563"/>
            <w:commentRangeStart w:id="2564"/>
            <w:commentRangeEnd w:id="2563"/>
            <w:r w:rsidRPr="00503D58">
              <w:rPr>
                <w:rStyle w:val="CommentReference"/>
                <w:rFonts w:asciiTheme="minorHAnsi" w:hAnsiTheme="minorHAnsi" w:cstheme="minorBidi"/>
                <w:sz w:val="20"/>
                <w:szCs w:val="20"/>
              </w:rPr>
              <w:commentReference w:id="2563"/>
            </w:r>
            <w:commentRangeEnd w:id="2564"/>
            <w:r w:rsidRPr="00503D58">
              <w:rPr>
                <w:rStyle w:val="CommentReference"/>
                <w:rFonts w:asciiTheme="minorHAnsi" w:hAnsiTheme="minorHAnsi" w:cstheme="minorBidi"/>
                <w:sz w:val="20"/>
                <w:szCs w:val="20"/>
              </w:rPr>
              <w:commentReference w:id="2564"/>
            </w:r>
          </w:p>
          <w:p w14:paraId="657919E0" w14:textId="2237AD5B" w:rsidR="007C40F2" w:rsidRPr="00503D58" w:rsidRDefault="007C40F2" w:rsidP="001650F1">
            <w:pPr>
              <w:tabs>
                <w:tab w:val="left" w:pos="774"/>
              </w:tabs>
              <w:rPr>
                <w:rFonts w:asciiTheme="minorHAnsi" w:hAnsiTheme="minorHAnsi" w:cstheme="minorHAnsi"/>
                <w:b/>
                <w:bCs/>
                <w:sz w:val="20"/>
                <w:szCs w:val="20"/>
              </w:rPr>
            </w:pPr>
          </w:p>
        </w:tc>
        <w:tc>
          <w:tcPr>
            <w:tcW w:w="1839" w:type="dxa"/>
          </w:tcPr>
          <w:p w14:paraId="01DB0D06" w14:textId="6AB22C3D" w:rsidR="007C40F2" w:rsidRPr="001F502C" w:rsidRDefault="007C40F2" w:rsidP="001650F1">
            <w:pPr>
              <w:rPr>
                <w:rFonts w:asciiTheme="minorHAnsi" w:hAnsiTheme="minorHAnsi" w:cstheme="minorHAnsi"/>
                <w:sz w:val="18"/>
                <w:szCs w:val="18"/>
              </w:rPr>
            </w:pPr>
            <w:r w:rsidRPr="001F502C">
              <w:rPr>
                <w:rFonts w:asciiTheme="minorHAnsi" w:hAnsiTheme="minorHAnsi" w:cstheme="minorHAnsi"/>
                <w:sz w:val="18"/>
                <w:szCs w:val="18"/>
              </w:rPr>
              <w:t>Your start odometer &amp; Your end odometer style:</w:t>
            </w:r>
          </w:p>
          <w:p w14:paraId="555ED3D0" w14:textId="5B8033C3" w:rsidR="007C40F2" w:rsidRPr="001F502C" w:rsidRDefault="007C40F2" w:rsidP="001650F1">
            <w:pPr>
              <w:rPr>
                <w:rFonts w:asciiTheme="minorHAnsi" w:hAnsiTheme="minorHAnsi" w:cstheme="minorHAnsi"/>
                <w:sz w:val="18"/>
                <w:szCs w:val="18"/>
              </w:rPr>
            </w:pPr>
            <w:r w:rsidRPr="007F30F4">
              <w:rPr>
                <w:rFonts w:asciiTheme="minorHAnsi" w:hAnsiTheme="minorHAnsi" w:cstheme="minorHAnsi"/>
                <w:sz w:val="20"/>
                <w:szCs w:val="20"/>
              </w:rPr>
              <w:t>Table_Bodycopy_S_COI</w:t>
            </w:r>
          </w:p>
          <w:p w14:paraId="494B3791" w14:textId="604EB76C" w:rsidR="007C40F2" w:rsidRPr="001F502C" w:rsidRDefault="007C40F2" w:rsidP="001650F1">
            <w:pPr>
              <w:rPr>
                <w:rFonts w:asciiTheme="minorHAnsi" w:hAnsiTheme="minorHAnsi" w:cstheme="minorHAnsi"/>
                <w:sz w:val="18"/>
                <w:szCs w:val="18"/>
              </w:rPr>
            </w:pPr>
          </w:p>
          <w:p w14:paraId="5549015E" w14:textId="0D04E316" w:rsidR="007C40F2" w:rsidRPr="001F502C" w:rsidRDefault="007C40F2" w:rsidP="001650F1">
            <w:pPr>
              <w:rPr>
                <w:rFonts w:asciiTheme="minorHAnsi" w:hAnsiTheme="minorHAnsi" w:cstheme="minorHAnsi"/>
                <w:sz w:val="18"/>
                <w:szCs w:val="18"/>
              </w:rPr>
            </w:pPr>
            <w:r w:rsidRPr="001F502C">
              <w:rPr>
                <w:rFonts w:asciiTheme="minorHAnsi" w:hAnsiTheme="minorHAnsi" w:cstheme="minorHAnsi"/>
                <w:sz w:val="18"/>
                <w:szCs w:val="18"/>
              </w:rPr>
              <w:t>ODO kms Table Style:</w:t>
            </w:r>
          </w:p>
          <w:p w14:paraId="72780CE1" w14:textId="27D5C4F3" w:rsidR="007C40F2" w:rsidRPr="001F502C" w:rsidRDefault="007C40F2" w:rsidP="001650F1">
            <w:pPr>
              <w:rPr>
                <w:rFonts w:asciiTheme="minorHAnsi" w:hAnsiTheme="minorHAnsi" w:cstheme="minorHAnsi"/>
                <w:sz w:val="20"/>
                <w:szCs w:val="20"/>
              </w:rPr>
            </w:pPr>
            <w:r w:rsidRPr="001F502C">
              <w:rPr>
                <w:rFonts w:asciiTheme="minorHAnsi" w:hAnsiTheme="minorHAnsi" w:cstheme="minorHAnsi"/>
                <w:sz w:val="20"/>
                <w:szCs w:val="20"/>
              </w:rPr>
              <w:t xml:space="preserve">Odo_Table_1_COI </w:t>
            </w:r>
          </w:p>
          <w:p w14:paraId="122D1C17" w14:textId="4EF1678E" w:rsidR="007C40F2" w:rsidRPr="001F502C" w:rsidRDefault="007C40F2" w:rsidP="001650F1">
            <w:pPr>
              <w:rPr>
                <w:rFonts w:asciiTheme="minorHAnsi" w:hAnsiTheme="minorHAnsi" w:cstheme="minorHAnsi"/>
                <w:sz w:val="20"/>
                <w:szCs w:val="20"/>
              </w:rPr>
            </w:pPr>
          </w:p>
          <w:p w14:paraId="074D9FD7" w14:textId="18B29898" w:rsidR="007C40F2" w:rsidRPr="001F502C" w:rsidRDefault="007C40F2" w:rsidP="006E0040">
            <w:pPr>
              <w:rPr>
                <w:rFonts w:asciiTheme="minorHAnsi" w:hAnsiTheme="minorHAnsi" w:cstheme="minorHAnsi"/>
                <w:sz w:val="18"/>
                <w:szCs w:val="18"/>
              </w:rPr>
            </w:pPr>
            <w:r w:rsidRPr="001F502C">
              <w:rPr>
                <w:rFonts w:asciiTheme="minorHAnsi" w:hAnsiTheme="minorHAnsi" w:cstheme="minorHAnsi"/>
                <w:sz w:val="18"/>
                <w:szCs w:val="18"/>
              </w:rPr>
              <w:t>ODO kms Style:</w:t>
            </w:r>
          </w:p>
          <w:p w14:paraId="0530B00B" w14:textId="64B184A4" w:rsidR="007C40F2" w:rsidRPr="001F502C" w:rsidRDefault="007C40F2" w:rsidP="006E0040">
            <w:pPr>
              <w:rPr>
                <w:rFonts w:asciiTheme="minorHAnsi" w:hAnsiTheme="minorHAnsi" w:cstheme="minorHAnsi"/>
                <w:sz w:val="20"/>
                <w:szCs w:val="20"/>
              </w:rPr>
            </w:pPr>
            <w:r w:rsidRPr="001F502C">
              <w:rPr>
                <w:rFonts w:asciiTheme="minorHAnsi" w:hAnsiTheme="minorHAnsi" w:cstheme="minorHAnsi"/>
                <w:sz w:val="20"/>
                <w:szCs w:val="20"/>
              </w:rPr>
              <w:t>Odo_1_COI</w:t>
            </w:r>
          </w:p>
          <w:p w14:paraId="17BAFF76" w14:textId="093A6E75" w:rsidR="007C40F2" w:rsidRPr="001F502C" w:rsidRDefault="007C40F2" w:rsidP="006E0040">
            <w:pPr>
              <w:rPr>
                <w:rFonts w:asciiTheme="minorHAnsi" w:hAnsiTheme="minorHAnsi" w:cstheme="minorHAnsi"/>
                <w:sz w:val="20"/>
                <w:szCs w:val="20"/>
              </w:rPr>
            </w:pPr>
          </w:p>
          <w:p w14:paraId="6B9EF1CA" w14:textId="684801DC" w:rsidR="007C40F2" w:rsidRPr="009F429F" w:rsidRDefault="007C40F2" w:rsidP="006E0040">
            <w:pPr>
              <w:rPr>
                <w:rFonts w:asciiTheme="minorHAnsi" w:hAnsiTheme="minorHAnsi" w:cstheme="minorHAnsi"/>
                <w:sz w:val="20"/>
                <w:szCs w:val="20"/>
              </w:rPr>
            </w:pPr>
            <w:r w:rsidRPr="009F429F">
              <w:rPr>
                <w:rFonts w:asciiTheme="minorHAnsi" w:hAnsiTheme="minorHAnsi" w:cstheme="minorHAnsi"/>
                <w:sz w:val="20"/>
                <w:szCs w:val="20"/>
              </w:rPr>
              <w:t>KMS Style:</w:t>
            </w:r>
          </w:p>
          <w:p w14:paraId="1B7CD736" w14:textId="12624643" w:rsidR="007C40F2" w:rsidRPr="001F502C" w:rsidRDefault="007C40F2" w:rsidP="001650F1">
            <w:pPr>
              <w:rPr>
                <w:rFonts w:asciiTheme="minorHAnsi" w:hAnsiTheme="minorHAnsi"/>
                <w:sz w:val="20"/>
                <w:szCs w:val="20"/>
              </w:rPr>
            </w:pPr>
            <w:r w:rsidRPr="009F429F">
              <w:rPr>
                <w:rFonts w:ascii="Calibri" w:eastAsia="Times New Roman" w:hAnsi="Calibri" w:cs="Calibri"/>
                <w:kern w:val="0"/>
                <w:sz w:val="18"/>
                <w:szCs w:val="18"/>
                <w:lang w:eastAsia="en-AU"/>
                <w14:ligatures w14:val="none"/>
              </w:rPr>
              <w:t>Table_Bodycopy_S_COI</w:t>
            </w:r>
          </w:p>
        </w:tc>
      </w:tr>
      <w:tr w:rsidR="007C40F2" w:rsidRPr="00720F8E" w14:paraId="5D9F402D" w14:textId="77777777" w:rsidTr="0472516C">
        <w:trPr>
          <w:cantSplit/>
        </w:trPr>
        <w:tc>
          <w:tcPr>
            <w:tcW w:w="845" w:type="dxa"/>
            <w:vMerge/>
          </w:tcPr>
          <w:p w14:paraId="2D990BB8" w14:textId="0A5F1693" w:rsidR="007C40F2" w:rsidRPr="009B30E8" w:rsidRDefault="007C40F2" w:rsidP="001650F1">
            <w:pPr>
              <w:rPr>
                <w:rFonts w:asciiTheme="minorHAnsi" w:hAnsiTheme="minorHAnsi" w:cstheme="minorHAnsi"/>
                <w:sz w:val="18"/>
                <w:szCs w:val="18"/>
              </w:rPr>
            </w:pPr>
          </w:p>
        </w:tc>
        <w:tc>
          <w:tcPr>
            <w:tcW w:w="1274" w:type="dxa"/>
            <w:vMerge/>
          </w:tcPr>
          <w:p w14:paraId="63636CCE" w14:textId="7CF1B8CD" w:rsidR="007C40F2" w:rsidRPr="009B30E8" w:rsidRDefault="007C40F2" w:rsidP="001F502C">
            <w:pPr>
              <w:tabs>
                <w:tab w:val="left" w:pos="774"/>
              </w:tabs>
              <w:rPr>
                <w:rFonts w:asciiTheme="minorHAnsi" w:hAnsiTheme="minorHAnsi" w:cstheme="minorHAnsi"/>
                <w:sz w:val="20"/>
                <w:szCs w:val="20"/>
              </w:rPr>
            </w:pPr>
          </w:p>
        </w:tc>
        <w:tc>
          <w:tcPr>
            <w:tcW w:w="7665" w:type="dxa"/>
          </w:tcPr>
          <w:p w14:paraId="214DFE28" w14:textId="604B818A" w:rsidR="007C40F2" w:rsidRPr="009B30E8" w:rsidRDefault="007C40F2" w:rsidP="001650F1">
            <w:pPr>
              <w:rPr>
                <w:rFonts w:asciiTheme="minorHAnsi" w:hAnsiTheme="minorHAnsi" w:cstheme="minorHAnsi"/>
                <w:bCs/>
                <w:sz w:val="20"/>
              </w:rPr>
            </w:pPr>
          </w:p>
          <w:tbl>
            <w:tblPr>
              <w:tblStyle w:val="TableGrid"/>
              <w:tblW w:w="7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2"/>
              <w:gridCol w:w="5786"/>
            </w:tblGrid>
            <w:tr w:rsidR="007C40F2" w:rsidRPr="009B30E8" w14:paraId="7FECAD08" w14:textId="77777777">
              <w:trPr>
                <w:trHeight w:val="781"/>
              </w:trPr>
              <w:tc>
                <w:tcPr>
                  <w:tcW w:w="1792" w:type="dxa"/>
                </w:tcPr>
                <w:p w14:paraId="1AF8F6EB" w14:textId="097F2FAB" w:rsidR="007C40F2" w:rsidRPr="009B30E8" w:rsidRDefault="007C40F2" w:rsidP="00F16164">
                  <w:pPr>
                    <w:pStyle w:val="TableBodycopySCOI"/>
                  </w:pPr>
                  <w:r w:rsidRPr="009B30E8">
                    <w:t>Your end odometer:</w:t>
                  </w:r>
                </w:p>
              </w:tc>
              <w:tc>
                <w:tcPr>
                  <w:tcW w:w="5786" w:type="dxa"/>
                </w:tcPr>
                <w:tbl>
                  <w:tblPr>
                    <w:tblStyle w:val="TableGrid"/>
                    <w:tblpPr w:leftFromText="180" w:rightFromText="180" w:vertAnchor="text" w:horzAnchor="margin" w:tblpY="-159"/>
                    <w:tblOverlap w:val="never"/>
                    <w:tblW w:w="5524" w:type="dxa"/>
                    <w:tblLayout w:type="fixed"/>
                    <w:tblLook w:val="04A0" w:firstRow="1" w:lastRow="0" w:firstColumn="1" w:lastColumn="0" w:noHBand="0" w:noVBand="1"/>
                  </w:tblPr>
                  <w:tblGrid>
                    <w:gridCol w:w="769"/>
                    <w:gridCol w:w="769"/>
                    <w:gridCol w:w="770"/>
                    <w:gridCol w:w="770"/>
                    <w:gridCol w:w="770"/>
                    <w:gridCol w:w="770"/>
                    <w:gridCol w:w="906"/>
                  </w:tblGrid>
                  <w:tr w:rsidR="007C40F2" w:rsidRPr="009B30E8" w14:paraId="35560536" w14:textId="77777777">
                    <w:trPr>
                      <w:trHeight w:val="607"/>
                    </w:trPr>
                    <w:tc>
                      <w:tcPr>
                        <w:tcW w:w="769" w:type="dxa"/>
                      </w:tcPr>
                      <w:p w14:paraId="5C254F97" w14:textId="11BD669B" w:rsidR="007C40F2" w:rsidRPr="009B30E8" w:rsidRDefault="007C40F2" w:rsidP="00F16164">
                        <w:pPr>
                          <w:pStyle w:val="Odo1COI"/>
                        </w:pPr>
                        <w:r w:rsidRPr="009B30E8">
                          <w:t>0</w:t>
                        </w:r>
                      </w:p>
                    </w:tc>
                    <w:tc>
                      <w:tcPr>
                        <w:tcW w:w="769" w:type="dxa"/>
                      </w:tcPr>
                      <w:p w14:paraId="1E6B32DE" w14:textId="28AE1C97" w:rsidR="007C40F2" w:rsidRPr="009B30E8" w:rsidRDefault="007C40F2" w:rsidP="00F16164">
                        <w:pPr>
                          <w:pStyle w:val="Odo1COI"/>
                        </w:pPr>
                        <w:r w:rsidRPr="009B30E8">
                          <w:t>9</w:t>
                        </w:r>
                      </w:p>
                    </w:tc>
                    <w:tc>
                      <w:tcPr>
                        <w:tcW w:w="770" w:type="dxa"/>
                      </w:tcPr>
                      <w:p w14:paraId="118B2E6A" w14:textId="1722B365" w:rsidR="007C40F2" w:rsidRPr="009B30E8" w:rsidRDefault="007C40F2" w:rsidP="00F16164">
                        <w:pPr>
                          <w:pStyle w:val="Odo1COI"/>
                        </w:pPr>
                        <w:r w:rsidRPr="009B30E8">
                          <w:t>0</w:t>
                        </w:r>
                      </w:p>
                    </w:tc>
                    <w:tc>
                      <w:tcPr>
                        <w:tcW w:w="770" w:type="dxa"/>
                      </w:tcPr>
                      <w:p w14:paraId="23806217" w14:textId="6DD1EFD7" w:rsidR="007C40F2" w:rsidRPr="009B30E8" w:rsidRDefault="007C40F2" w:rsidP="00F16164">
                        <w:pPr>
                          <w:pStyle w:val="Odo1COI"/>
                        </w:pPr>
                        <w:r w:rsidRPr="009B30E8">
                          <w:t>8</w:t>
                        </w:r>
                      </w:p>
                    </w:tc>
                    <w:tc>
                      <w:tcPr>
                        <w:tcW w:w="770" w:type="dxa"/>
                      </w:tcPr>
                      <w:p w14:paraId="0F3FCE12" w14:textId="35691220" w:rsidR="007C40F2" w:rsidRPr="009B30E8" w:rsidRDefault="007C40F2" w:rsidP="00F16164">
                        <w:pPr>
                          <w:pStyle w:val="Odo1COI"/>
                        </w:pPr>
                        <w:r w:rsidRPr="009B30E8">
                          <w:t>7</w:t>
                        </w:r>
                      </w:p>
                    </w:tc>
                    <w:tc>
                      <w:tcPr>
                        <w:tcW w:w="770" w:type="dxa"/>
                      </w:tcPr>
                      <w:p w14:paraId="1DD1477B" w14:textId="7C9E331E" w:rsidR="007C40F2" w:rsidRPr="009B30E8" w:rsidRDefault="007C40F2" w:rsidP="00F16164">
                        <w:pPr>
                          <w:pStyle w:val="Odo1COI"/>
                        </w:pPr>
                        <w:r w:rsidRPr="009B30E8">
                          <w:t>7</w:t>
                        </w:r>
                      </w:p>
                    </w:tc>
                    <w:tc>
                      <w:tcPr>
                        <w:tcW w:w="906" w:type="dxa"/>
                      </w:tcPr>
                      <w:p w14:paraId="00B00358" w14:textId="39C40989" w:rsidR="007C40F2" w:rsidRPr="00D764F6" w:rsidRDefault="007C40F2" w:rsidP="00F16164">
                        <w:pPr>
                          <w:pStyle w:val="Odo1COI"/>
                          <w:rPr>
                            <w:b w:val="0"/>
                            <w:bCs/>
                          </w:rPr>
                        </w:pPr>
                        <w:r w:rsidRPr="00D764F6">
                          <w:rPr>
                            <w:b w:val="0"/>
                            <w:bCs/>
                          </w:rPr>
                          <w:t>KMS</w:t>
                        </w:r>
                      </w:p>
                    </w:tc>
                  </w:tr>
                </w:tbl>
                <w:p w14:paraId="020E76B5" w14:textId="36A22733" w:rsidR="007C40F2" w:rsidRPr="009B30E8" w:rsidRDefault="007C40F2" w:rsidP="00F16164">
                  <w:pPr>
                    <w:pStyle w:val="Odo1COI"/>
                  </w:pPr>
                </w:p>
              </w:tc>
            </w:tr>
          </w:tbl>
          <w:p w14:paraId="7852084E" w14:textId="2F87C1E7" w:rsidR="007C40F2" w:rsidRPr="009B30E8" w:rsidRDefault="007C40F2" w:rsidP="001650F1">
            <w:pPr>
              <w:rPr>
                <w:rFonts w:asciiTheme="minorHAnsi" w:hAnsiTheme="minorHAnsi" w:cstheme="minorHAnsi"/>
                <w:b/>
                <w:bCs/>
                <w:sz w:val="20"/>
                <w:szCs w:val="20"/>
              </w:rPr>
            </w:pPr>
          </w:p>
        </w:tc>
        <w:tc>
          <w:tcPr>
            <w:tcW w:w="2547" w:type="dxa"/>
          </w:tcPr>
          <w:p w14:paraId="093ED7BE" w14:textId="1384F9CE" w:rsidR="007C40F2" w:rsidRPr="005A4FB0" w:rsidRDefault="007C40F2" w:rsidP="00FD59F3">
            <w:pPr>
              <w:tabs>
                <w:tab w:val="left" w:pos="774"/>
              </w:tabs>
              <w:rPr>
                <w:rFonts w:asciiTheme="minorHAnsi" w:hAnsiTheme="minorHAnsi"/>
                <w:sz w:val="20"/>
                <w:szCs w:val="20"/>
              </w:rPr>
            </w:pPr>
            <w:r w:rsidRPr="005A4FB0">
              <w:rPr>
                <w:rFonts w:asciiTheme="minorHAnsi" w:hAnsiTheme="minorHAnsi"/>
                <w:b/>
                <w:sz w:val="20"/>
                <w:szCs w:val="20"/>
              </w:rPr>
              <w:t>ELSEIF</w:t>
            </w:r>
            <w:r w:rsidRPr="005A4FB0">
              <w:rPr>
                <w:rFonts w:asciiTheme="minorHAnsi" w:hAnsiTheme="minorHAnsi"/>
                <w:sz w:val="20"/>
                <w:szCs w:val="20"/>
              </w:rPr>
              <w:t xml:space="preserve"> &lt;DocumentSubType&gt; = “Endorsement” OR "Renewal" </w:t>
            </w:r>
          </w:p>
          <w:p w14:paraId="275E3699" w14:textId="457C06D5" w:rsidR="007C40F2" w:rsidRPr="005A4FB0" w:rsidRDefault="007C40F2" w:rsidP="00FD59F3">
            <w:pPr>
              <w:tabs>
                <w:tab w:val="left" w:pos="774"/>
              </w:tabs>
              <w:rPr>
                <w:rFonts w:asciiTheme="minorHAnsi" w:hAnsiTheme="minorHAnsi"/>
                <w:sz w:val="20"/>
                <w:szCs w:val="20"/>
              </w:rPr>
            </w:pPr>
            <w:r w:rsidRPr="005A4FB0">
              <w:rPr>
                <w:rFonts w:asciiTheme="minorHAnsi" w:hAnsiTheme="minorHAnsi"/>
                <w:b/>
                <w:sz w:val="20"/>
                <w:szCs w:val="20"/>
              </w:rPr>
              <w:t>AND</w:t>
            </w:r>
            <w:r w:rsidRPr="005A4FB0">
              <w:rPr>
                <w:rFonts w:asciiTheme="minorHAnsi" w:hAnsiTheme="minorHAnsi"/>
                <w:sz w:val="20"/>
                <w:szCs w:val="20"/>
              </w:rPr>
              <w:t xml:space="preserve"> &lt;NonPAYDSwitchToPAYD&gt; = “</w:t>
            </w:r>
            <w:del w:id="2565" w:author="Sue Simnor (EXT Idiom)" w:date="2024-08-28T09:26:00Z" w16du:dateUtc="2024-08-27T23:26:00Z">
              <w:r w:rsidRPr="005A4FB0" w:rsidDel="00CE0691">
                <w:rPr>
                  <w:rFonts w:asciiTheme="minorHAnsi" w:hAnsiTheme="minorHAnsi"/>
                  <w:sz w:val="20"/>
                  <w:szCs w:val="20"/>
                </w:rPr>
                <w:delText>False</w:delText>
              </w:r>
            </w:del>
            <w:ins w:id="2566" w:author="Sue Simnor (EXT Idiom)" w:date="2024-08-28T09:26:00Z" w16du:dateUtc="2024-08-27T23:26:00Z">
              <w:r w:rsidR="00CE0691" w:rsidRPr="005A4FB0">
                <w:rPr>
                  <w:rFonts w:asciiTheme="minorHAnsi" w:hAnsiTheme="minorHAnsi"/>
                  <w:sz w:val="20"/>
                  <w:szCs w:val="20"/>
                </w:rPr>
                <w:t>0</w:t>
              </w:r>
            </w:ins>
            <w:r w:rsidRPr="005A4FB0">
              <w:rPr>
                <w:rFonts w:asciiTheme="minorHAnsi" w:hAnsiTheme="minorHAnsi"/>
                <w:sz w:val="20"/>
                <w:szCs w:val="20"/>
              </w:rPr>
              <w:t xml:space="preserve">” </w:t>
            </w:r>
          </w:p>
          <w:p w14:paraId="07AA9491" w14:textId="2BD0D646" w:rsidR="007C40F2" w:rsidRPr="005A4FB0" w:rsidRDefault="007C40F2" w:rsidP="00FD59F3">
            <w:pPr>
              <w:tabs>
                <w:tab w:val="left" w:pos="774"/>
              </w:tabs>
              <w:rPr>
                <w:rFonts w:asciiTheme="minorHAnsi" w:hAnsiTheme="minorHAnsi" w:cstheme="minorHAnsi"/>
                <w:bCs/>
                <w:sz w:val="20"/>
              </w:rPr>
            </w:pPr>
            <w:r w:rsidRPr="005A4FB0">
              <w:rPr>
                <w:rFonts w:asciiTheme="minorHAnsi" w:hAnsiTheme="minorHAnsi" w:cstheme="minorHAnsi"/>
                <w:b/>
                <w:sz w:val="20"/>
              </w:rPr>
              <w:t>THEN</w:t>
            </w:r>
            <w:r w:rsidRPr="005A4FB0">
              <w:rPr>
                <w:rFonts w:asciiTheme="minorHAnsi" w:hAnsiTheme="minorHAnsi" w:cstheme="minorHAnsi"/>
                <w:bCs/>
                <w:sz w:val="20"/>
              </w:rPr>
              <w:t xml:space="preserve"> display</w:t>
            </w:r>
          </w:p>
          <w:p w14:paraId="603C6C8F" w14:textId="2732B818" w:rsidR="007C40F2" w:rsidRPr="005A4FB0" w:rsidRDefault="007C40F2" w:rsidP="00FD59F3">
            <w:pPr>
              <w:tabs>
                <w:tab w:val="left" w:pos="774"/>
              </w:tabs>
              <w:rPr>
                <w:rFonts w:asciiTheme="minorHAnsi" w:hAnsiTheme="minorHAnsi" w:cstheme="minorHAnsi"/>
                <w:bCs/>
                <w:sz w:val="20"/>
              </w:rPr>
            </w:pPr>
            <w:r w:rsidRPr="005A4FB0">
              <w:rPr>
                <w:rFonts w:asciiTheme="minorHAnsi" w:hAnsiTheme="minorHAnsi" w:cstheme="minorHAnsi"/>
                <w:bCs/>
                <w:sz w:val="20"/>
              </w:rPr>
              <w:t>&lt;OdometerEndValue&gt;</w:t>
            </w:r>
          </w:p>
          <w:p w14:paraId="7E1580A2" w14:textId="5FCD472F" w:rsidR="007C40F2" w:rsidRPr="005A4FB0" w:rsidRDefault="007C40F2" w:rsidP="001650F1">
            <w:pPr>
              <w:rPr>
                <w:rFonts w:asciiTheme="minorHAnsi" w:hAnsiTheme="minorHAnsi" w:cstheme="minorHAnsi"/>
                <w:b/>
                <w:bCs/>
                <w:sz w:val="20"/>
                <w:szCs w:val="20"/>
              </w:rPr>
            </w:pPr>
          </w:p>
        </w:tc>
        <w:tc>
          <w:tcPr>
            <w:tcW w:w="1839" w:type="dxa"/>
          </w:tcPr>
          <w:p w14:paraId="59B2DA68" w14:textId="27600D13" w:rsidR="007C40F2" w:rsidRPr="001F502C" w:rsidRDefault="007C40F2" w:rsidP="00F16164">
            <w:pPr>
              <w:rPr>
                <w:rFonts w:asciiTheme="minorHAnsi" w:hAnsiTheme="minorHAnsi" w:cstheme="minorHAnsi"/>
                <w:sz w:val="18"/>
                <w:szCs w:val="18"/>
              </w:rPr>
            </w:pPr>
            <w:r w:rsidRPr="001F502C">
              <w:rPr>
                <w:rFonts w:asciiTheme="minorHAnsi" w:hAnsiTheme="minorHAnsi" w:cstheme="minorHAnsi"/>
                <w:sz w:val="18"/>
                <w:szCs w:val="18"/>
              </w:rPr>
              <w:t>Your end odometer style:</w:t>
            </w:r>
          </w:p>
          <w:p w14:paraId="3D71A30B" w14:textId="4707DAD7" w:rsidR="007C40F2" w:rsidRPr="001F502C" w:rsidRDefault="007C40F2" w:rsidP="00F16164">
            <w:pPr>
              <w:rPr>
                <w:rFonts w:asciiTheme="minorHAnsi" w:hAnsiTheme="minorHAnsi" w:cstheme="minorHAnsi"/>
                <w:sz w:val="18"/>
                <w:szCs w:val="18"/>
              </w:rPr>
            </w:pPr>
            <w:r w:rsidRPr="001F502C">
              <w:rPr>
                <w:rFonts w:asciiTheme="minorHAnsi" w:hAnsiTheme="minorHAnsi" w:cstheme="minorHAnsi"/>
                <w:sz w:val="20"/>
                <w:szCs w:val="20"/>
                <w:rPrChange w:id="2567" w:author="Sue Simnor (EXT Idiom)" w:date="2024-08-07T09:41:00Z" w16du:dateUtc="2024-08-06T23:41:00Z">
                  <w:rPr>
                    <w:rFonts w:asciiTheme="minorHAnsi" w:hAnsiTheme="minorHAnsi" w:cstheme="minorHAnsi"/>
                    <w:color w:val="000000"/>
                    <w:sz w:val="20"/>
                    <w:szCs w:val="20"/>
                  </w:rPr>
                </w:rPrChange>
              </w:rPr>
              <w:t>Table_Bodycopy_S_COI</w:t>
            </w:r>
          </w:p>
          <w:p w14:paraId="4B88BFFA" w14:textId="13633C9B" w:rsidR="007C40F2" w:rsidRPr="001F502C" w:rsidRDefault="007C40F2" w:rsidP="00F16164">
            <w:pPr>
              <w:rPr>
                <w:rFonts w:asciiTheme="minorHAnsi" w:hAnsiTheme="minorHAnsi" w:cstheme="minorHAnsi"/>
                <w:sz w:val="18"/>
                <w:szCs w:val="18"/>
              </w:rPr>
            </w:pPr>
          </w:p>
          <w:p w14:paraId="5839B1A3" w14:textId="5971EB74" w:rsidR="007C40F2" w:rsidRPr="001F502C" w:rsidRDefault="007C40F2" w:rsidP="00F16164">
            <w:pPr>
              <w:rPr>
                <w:rFonts w:asciiTheme="minorHAnsi" w:hAnsiTheme="minorHAnsi" w:cstheme="minorHAnsi"/>
                <w:sz w:val="18"/>
                <w:szCs w:val="18"/>
              </w:rPr>
            </w:pPr>
            <w:r w:rsidRPr="001F502C">
              <w:rPr>
                <w:rFonts w:asciiTheme="minorHAnsi" w:hAnsiTheme="minorHAnsi" w:cstheme="minorHAnsi"/>
                <w:sz w:val="18"/>
                <w:szCs w:val="18"/>
              </w:rPr>
              <w:t>ODO kms Table Style:</w:t>
            </w:r>
          </w:p>
          <w:p w14:paraId="38608F8F" w14:textId="3E81BBBF" w:rsidR="007C40F2" w:rsidRPr="001F502C" w:rsidRDefault="007C40F2" w:rsidP="00F16164">
            <w:pPr>
              <w:rPr>
                <w:rFonts w:asciiTheme="minorHAnsi" w:hAnsiTheme="minorHAnsi" w:cstheme="minorHAnsi"/>
                <w:sz w:val="20"/>
                <w:szCs w:val="20"/>
              </w:rPr>
            </w:pPr>
            <w:r w:rsidRPr="001F502C">
              <w:rPr>
                <w:rFonts w:asciiTheme="minorHAnsi" w:hAnsiTheme="minorHAnsi" w:cstheme="minorHAnsi"/>
                <w:sz w:val="20"/>
                <w:szCs w:val="20"/>
              </w:rPr>
              <w:t xml:space="preserve">Odo_Table_1_COI </w:t>
            </w:r>
          </w:p>
          <w:p w14:paraId="6B703684" w14:textId="120C52CD" w:rsidR="007C40F2" w:rsidRPr="001F502C" w:rsidRDefault="007C40F2" w:rsidP="00F16164">
            <w:pPr>
              <w:rPr>
                <w:rFonts w:asciiTheme="minorHAnsi" w:hAnsiTheme="minorHAnsi" w:cstheme="minorHAnsi"/>
                <w:sz w:val="20"/>
                <w:szCs w:val="20"/>
              </w:rPr>
            </w:pPr>
          </w:p>
          <w:p w14:paraId="4AE8506D" w14:textId="5D20E7AF" w:rsidR="007C40F2" w:rsidRPr="001F502C" w:rsidRDefault="007C40F2" w:rsidP="00F16164">
            <w:pPr>
              <w:rPr>
                <w:rFonts w:asciiTheme="minorHAnsi" w:hAnsiTheme="minorHAnsi" w:cstheme="minorHAnsi"/>
                <w:sz w:val="18"/>
                <w:szCs w:val="18"/>
              </w:rPr>
            </w:pPr>
            <w:r w:rsidRPr="001F502C">
              <w:rPr>
                <w:rFonts w:asciiTheme="minorHAnsi" w:hAnsiTheme="minorHAnsi" w:cstheme="minorHAnsi"/>
                <w:sz w:val="18"/>
                <w:szCs w:val="18"/>
              </w:rPr>
              <w:t>ODO kms Style:</w:t>
            </w:r>
          </w:p>
          <w:p w14:paraId="4D6243C8" w14:textId="06F70064" w:rsidR="007C40F2" w:rsidRPr="001F502C" w:rsidRDefault="007C40F2" w:rsidP="00F16164">
            <w:pPr>
              <w:rPr>
                <w:rFonts w:asciiTheme="minorHAnsi" w:hAnsiTheme="minorHAnsi" w:cstheme="minorHAnsi"/>
                <w:sz w:val="20"/>
                <w:szCs w:val="20"/>
              </w:rPr>
            </w:pPr>
            <w:r w:rsidRPr="001F502C">
              <w:rPr>
                <w:rFonts w:asciiTheme="minorHAnsi" w:hAnsiTheme="minorHAnsi" w:cstheme="minorHAnsi"/>
                <w:sz w:val="20"/>
                <w:szCs w:val="20"/>
              </w:rPr>
              <w:t>Odo_1_COI</w:t>
            </w:r>
          </w:p>
          <w:p w14:paraId="5717A78A" w14:textId="4CD6B559" w:rsidR="007C40F2" w:rsidRPr="001F502C" w:rsidRDefault="007C40F2" w:rsidP="00F16164">
            <w:pPr>
              <w:rPr>
                <w:rFonts w:asciiTheme="minorHAnsi" w:hAnsiTheme="minorHAnsi" w:cstheme="minorHAnsi"/>
                <w:sz w:val="20"/>
                <w:szCs w:val="20"/>
              </w:rPr>
            </w:pPr>
          </w:p>
          <w:p w14:paraId="7C9006F0" w14:textId="3B3C4787" w:rsidR="007C40F2" w:rsidRPr="009E32DB" w:rsidRDefault="007C40F2" w:rsidP="000761B0">
            <w:pPr>
              <w:rPr>
                <w:rFonts w:asciiTheme="minorHAnsi" w:hAnsiTheme="minorHAnsi" w:cstheme="minorHAnsi"/>
                <w:sz w:val="20"/>
                <w:szCs w:val="20"/>
                <w:rPrChange w:id="2568" w:author="Sue Simnor (EXT Idiom)" w:date="2024-08-13T18:42:00Z" w16du:dateUtc="2024-08-13T08:42:00Z">
                  <w:rPr>
                    <w:rFonts w:asciiTheme="minorHAnsi" w:hAnsiTheme="minorHAnsi" w:cstheme="minorHAnsi"/>
                    <w:color w:val="FF0000"/>
                    <w:sz w:val="20"/>
                    <w:szCs w:val="20"/>
                  </w:rPr>
                </w:rPrChange>
              </w:rPr>
            </w:pPr>
            <w:r w:rsidRPr="009E32DB">
              <w:rPr>
                <w:rFonts w:asciiTheme="minorHAnsi" w:hAnsiTheme="minorHAnsi" w:cstheme="minorHAnsi"/>
                <w:sz w:val="20"/>
                <w:szCs w:val="20"/>
                <w:rPrChange w:id="2569" w:author="Sue Simnor (EXT Idiom)" w:date="2024-08-13T18:42:00Z" w16du:dateUtc="2024-08-13T08:42:00Z">
                  <w:rPr>
                    <w:rFonts w:asciiTheme="minorHAnsi" w:hAnsiTheme="minorHAnsi" w:cstheme="minorHAnsi"/>
                    <w:color w:val="FF0000"/>
                    <w:sz w:val="20"/>
                    <w:szCs w:val="20"/>
                  </w:rPr>
                </w:rPrChange>
              </w:rPr>
              <w:t>KMS Style:</w:t>
            </w:r>
          </w:p>
          <w:p w14:paraId="60FC8F7D" w14:textId="5793F92F" w:rsidR="007C40F2" w:rsidRPr="001F502C" w:rsidRDefault="007C40F2" w:rsidP="00F16164">
            <w:pPr>
              <w:rPr>
                <w:rFonts w:asciiTheme="minorHAnsi" w:hAnsiTheme="minorHAnsi" w:cstheme="minorHAnsi"/>
                <w:sz w:val="20"/>
                <w:szCs w:val="20"/>
                <w:rPrChange w:id="2570" w:author="Sue Simnor (EXT Idiom)" w:date="2024-08-07T09:41:00Z" w16du:dateUtc="2024-08-06T23:41:00Z">
                  <w:rPr>
                    <w:rFonts w:asciiTheme="minorHAnsi" w:hAnsiTheme="minorHAnsi" w:cstheme="minorHAnsi"/>
                    <w:color w:val="FF0000"/>
                    <w:sz w:val="20"/>
                    <w:szCs w:val="20"/>
                  </w:rPr>
                </w:rPrChange>
              </w:rPr>
            </w:pPr>
            <w:r w:rsidRPr="009E32DB">
              <w:rPr>
                <w:rFonts w:ascii="Calibri" w:eastAsia="Times New Roman" w:hAnsi="Calibri" w:cs="Calibri"/>
                <w:kern w:val="0"/>
                <w:sz w:val="18"/>
                <w:szCs w:val="18"/>
                <w:lang w:eastAsia="en-AU"/>
                <w14:ligatures w14:val="none"/>
                <w:rPrChange w:id="2571" w:author="Sue Simnor (EXT Idiom)" w:date="2024-08-13T18:42:00Z" w16du:dateUtc="2024-08-13T08:42:00Z">
                  <w:rPr>
                    <w:rFonts w:ascii="Calibri" w:eastAsia="Times New Roman" w:hAnsi="Calibri" w:cs="Calibri"/>
                    <w:color w:val="FF0000"/>
                    <w:kern w:val="0"/>
                    <w:sz w:val="18"/>
                    <w:szCs w:val="18"/>
                    <w:lang w:eastAsia="en-AU"/>
                    <w14:ligatures w14:val="none"/>
                  </w:rPr>
                </w:rPrChange>
              </w:rPr>
              <w:t>Table_Bodycopy_S_COI</w:t>
            </w:r>
          </w:p>
          <w:p w14:paraId="19F4C110" w14:textId="62CB55CA" w:rsidR="007C40F2" w:rsidRPr="001F502C" w:rsidRDefault="007C40F2" w:rsidP="001650F1">
            <w:pPr>
              <w:rPr>
                <w:rFonts w:asciiTheme="minorHAnsi" w:hAnsiTheme="minorHAnsi" w:cstheme="minorHAnsi"/>
                <w:sz w:val="18"/>
                <w:szCs w:val="18"/>
              </w:rPr>
            </w:pPr>
          </w:p>
        </w:tc>
      </w:tr>
      <w:tr w:rsidR="006F22FE" w:rsidRPr="00720F8E" w14:paraId="4CC5FF17" w14:textId="77777777" w:rsidTr="0472516C">
        <w:trPr>
          <w:cantSplit/>
        </w:trPr>
        <w:tc>
          <w:tcPr>
            <w:tcW w:w="845" w:type="dxa"/>
          </w:tcPr>
          <w:p w14:paraId="6D7D684E" w14:textId="00DD9206" w:rsidR="006F22FE" w:rsidRPr="009B30E8" w:rsidRDefault="006F22FE" w:rsidP="001650F1">
            <w:pPr>
              <w:rPr>
                <w:rFonts w:asciiTheme="minorHAnsi" w:hAnsiTheme="minorHAnsi" w:cstheme="minorHAnsi"/>
                <w:sz w:val="18"/>
                <w:szCs w:val="18"/>
              </w:rPr>
            </w:pPr>
            <w:r w:rsidRPr="009B30E8">
              <w:rPr>
                <w:rFonts w:asciiTheme="minorHAnsi" w:hAnsiTheme="minorHAnsi" w:cstheme="minorHAnsi"/>
                <w:sz w:val="18"/>
                <w:szCs w:val="18"/>
              </w:rPr>
              <w:t xml:space="preserve">OR 3 </w:t>
            </w:r>
          </w:p>
        </w:tc>
        <w:tc>
          <w:tcPr>
            <w:tcW w:w="1274" w:type="dxa"/>
          </w:tcPr>
          <w:p w14:paraId="7F176C3F" w14:textId="4F379784" w:rsidR="006F22FE" w:rsidRPr="009B30E8" w:rsidRDefault="006F22FE" w:rsidP="001650F1">
            <w:pPr>
              <w:rPr>
                <w:rFonts w:asciiTheme="minorHAnsi" w:hAnsiTheme="minorHAnsi" w:cstheme="minorHAnsi"/>
                <w:sz w:val="20"/>
                <w:szCs w:val="20"/>
              </w:rPr>
            </w:pPr>
          </w:p>
        </w:tc>
        <w:tc>
          <w:tcPr>
            <w:tcW w:w="7665" w:type="dxa"/>
          </w:tcPr>
          <w:p w14:paraId="40A0AD17" w14:textId="27514679" w:rsidR="006F22FE" w:rsidRPr="003F2B2D" w:rsidRDefault="35CAC501" w:rsidP="00C1020A">
            <w:pPr>
              <w:pStyle w:val="TableBodycopyBCOI"/>
            </w:pPr>
            <w:r w:rsidRPr="003F2B2D">
              <w:t xml:space="preserve">Check you are comfortable with your end odometer reading. </w:t>
            </w:r>
            <w:commentRangeStart w:id="2572"/>
            <w:commentRangeStart w:id="2573"/>
            <w:r w:rsidRPr="003F2B2D">
              <w:t xml:space="preserve">Additional excesses may apply </w:t>
            </w:r>
            <w:commentRangeStart w:id="2574"/>
            <w:commentRangeStart w:id="2575"/>
            <w:commentRangeStart w:id="2576"/>
            <w:commentRangeEnd w:id="2574"/>
            <w:r w:rsidR="65D0DBAD" w:rsidRPr="003F2B2D">
              <w:rPr>
                <w:rStyle w:val="CommentReference"/>
                <w:sz w:val="18"/>
                <w:szCs w:val="18"/>
              </w:rPr>
              <w:commentReference w:id="2574"/>
            </w:r>
            <w:commentRangeEnd w:id="2575"/>
            <w:r w:rsidR="65D0DBAD" w:rsidRPr="003F2B2D">
              <w:rPr>
                <w:rStyle w:val="CommentReference"/>
                <w:sz w:val="18"/>
                <w:szCs w:val="18"/>
              </w:rPr>
              <w:commentReference w:id="2575"/>
            </w:r>
            <w:commentRangeEnd w:id="2576"/>
            <w:r w:rsidR="65D0DBAD" w:rsidRPr="003F2B2D">
              <w:rPr>
                <w:rStyle w:val="CommentReference"/>
                <w:sz w:val="18"/>
                <w:szCs w:val="18"/>
              </w:rPr>
              <w:commentReference w:id="2576"/>
            </w:r>
            <w:r w:rsidRPr="003F2B2D">
              <w:t xml:space="preserve">. </w:t>
            </w:r>
            <w:commentRangeEnd w:id="2572"/>
            <w:r w:rsidR="65D0DBAD" w:rsidRPr="003F2B2D">
              <w:rPr>
                <w:rStyle w:val="CommentReference"/>
                <w:sz w:val="18"/>
                <w:szCs w:val="18"/>
              </w:rPr>
              <w:commentReference w:id="2572"/>
            </w:r>
            <w:commentRangeEnd w:id="2573"/>
            <w:r w:rsidR="65D0DBAD" w:rsidRPr="003F2B2D">
              <w:rPr>
                <w:rStyle w:val="CommentReference"/>
                <w:sz w:val="18"/>
                <w:szCs w:val="18"/>
              </w:rPr>
              <w:commentReference w:id="2573"/>
            </w:r>
            <w:commentRangeStart w:id="2577"/>
            <w:commentRangeStart w:id="2578"/>
            <w:r w:rsidR="095E16FF" w:rsidRPr="003F2B2D">
              <w:t>See section '</w:t>
            </w:r>
            <w:commentRangeStart w:id="2579"/>
            <w:commentRangeStart w:id="2580"/>
            <w:commentRangeStart w:id="2581"/>
            <w:r w:rsidR="095E16FF" w:rsidRPr="003F2B2D">
              <w:t xml:space="preserve"> </w:t>
            </w:r>
            <w:commentRangeEnd w:id="2579"/>
            <w:r w:rsidR="65D0DBAD" w:rsidRPr="003F2B2D">
              <w:rPr>
                <w:rStyle w:val="CommentReference"/>
                <w:sz w:val="18"/>
                <w:szCs w:val="18"/>
              </w:rPr>
              <w:commentReference w:id="2579"/>
            </w:r>
            <w:commentRangeEnd w:id="2580"/>
            <w:r w:rsidR="65D0DBAD" w:rsidRPr="003F2B2D">
              <w:rPr>
                <w:rStyle w:val="CommentReference"/>
                <w:sz w:val="18"/>
                <w:szCs w:val="18"/>
              </w:rPr>
              <w:commentReference w:id="2580"/>
            </w:r>
            <w:commentRangeEnd w:id="2581"/>
            <w:r w:rsidR="65D0DBAD" w:rsidRPr="003F2B2D">
              <w:rPr>
                <w:rStyle w:val="CommentReference"/>
                <w:sz w:val="18"/>
                <w:szCs w:val="18"/>
              </w:rPr>
              <w:commentReference w:id="2581"/>
            </w:r>
            <w:r w:rsidR="095E16FF" w:rsidRPr="003F2B2D">
              <w:t>About your policy' for further details on your Comprehensive Saver cover.</w:t>
            </w:r>
            <w:commentRangeEnd w:id="2577"/>
            <w:r w:rsidR="65D0DBAD" w:rsidRPr="003F2B2D">
              <w:rPr>
                <w:rStyle w:val="CommentReference"/>
                <w:sz w:val="18"/>
                <w:szCs w:val="18"/>
              </w:rPr>
              <w:commentReference w:id="2577"/>
            </w:r>
            <w:commentRangeEnd w:id="2578"/>
            <w:r w:rsidR="65D0DBAD" w:rsidRPr="003F2B2D">
              <w:rPr>
                <w:rStyle w:val="CommentReference"/>
                <w:sz w:val="18"/>
                <w:szCs w:val="18"/>
              </w:rPr>
              <w:commentReference w:id="2578"/>
            </w:r>
          </w:p>
        </w:tc>
        <w:tc>
          <w:tcPr>
            <w:tcW w:w="2547" w:type="dxa"/>
          </w:tcPr>
          <w:p w14:paraId="6F1D1D1A" w14:textId="26499E83" w:rsidR="00A56E36" w:rsidRPr="003F2B2D" w:rsidRDefault="007C40F2" w:rsidP="00FF078E">
            <w:pPr>
              <w:tabs>
                <w:tab w:val="left" w:pos="774"/>
              </w:tabs>
              <w:rPr>
                <w:rFonts w:asciiTheme="minorHAnsi" w:hAnsiTheme="minorHAnsi" w:cstheme="minorHAnsi"/>
                <w:b/>
                <w:sz w:val="20"/>
              </w:rPr>
            </w:pPr>
            <w:r w:rsidRPr="001F502C">
              <w:rPr>
                <w:rFonts w:asciiTheme="minorHAnsi" w:hAnsiTheme="minorHAnsi" w:cstheme="minorHAnsi"/>
                <w:bCs/>
                <w:sz w:val="20"/>
              </w:rPr>
              <w:t>Always display</w:t>
            </w:r>
          </w:p>
        </w:tc>
        <w:tc>
          <w:tcPr>
            <w:tcW w:w="1839" w:type="dxa"/>
          </w:tcPr>
          <w:p w14:paraId="4AF24ECE" w14:textId="0E18CA44" w:rsidR="006F22FE" w:rsidRPr="00C1020A" w:rsidRDefault="00D52CA8" w:rsidP="001650F1">
            <w:pPr>
              <w:rPr>
                <w:rFonts w:asciiTheme="minorHAnsi" w:hAnsiTheme="minorHAnsi" w:cstheme="minorHAnsi"/>
                <w:sz w:val="20"/>
                <w:szCs w:val="20"/>
              </w:rPr>
            </w:pPr>
            <w:r w:rsidRPr="00C1020A">
              <w:rPr>
                <w:rFonts w:asciiTheme="minorHAnsi" w:hAnsiTheme="minorHAnsi" w:cstheme="minorHAnsi"/>
                <w:sz w:val="20"/>
                <w:szCs w:val="20"/>
              </w:rPr>
              <w:t>Table_Bodycopy_B_COI</w:t>
            </w:r>
          </w:p>
        </w:tc>
      </w:tr>
    </w:tbl>
    <w:p w14:paraId="4AF2FBE1" w14:textId="6BEF2EBA" w:rsidR="00FC46FB" w:rsidRPr="00FC46FB" w:rsidRDefault="00FC46FB" w:rsidP="007F30F4">
      <w:pPr>
        <w:pStyle w:val="Bodycopy"/>
      </w:pPr>
      <w:bookmarkStart w:id="2582" w:name="_Toc143871477"/>
      <w:bookmarkStart w:id="2583" w:name="_Toc173483723"/>
    </w:p>
    <w:p w14:paraId="74DA8EBC" w14:textId="2D777A5B" w:rsidR="00FC46FB" w:rsidRDefault="00FC46FB">
      <w:pPr>
        <w:rPr>
          <w:rFonts w:asciiTheme="minorHAnsi" w:eastAsiaTheme="majorEastAsia" w:hAnsiTheme="minorHAnsi" w:cstheme="minorHAnsi"/>
          <w:color w:val="000000" w:themeColor="text1"/>
        </w:rPr>
      </w:pPr>
      <w:r>
        <w:br w:type="page"/>
      </w:r>
    </w:p>
    <w:p w14:paraId="5DF1FD92" w14:textId="0A626345" w:rsidR="00054795" w:rsidRPr="00DF4629" w:rsidRDefault="47EE5848" w:rsidP="00DF4629">
      <w:pPr>
        <w:pStyle w:val="Heading4"/>
      </w:pPr>
      <w:r w:rsidRPr="00DF4629">
        <w:lastRenderedPageBreak/>
        <w:t>Your policy summary</w:t>
      </w:r>
      <w:r w:rsidR="20722DC9" w:rsidRPr="00DF4629">
        <w:t xml:space="preserve"> (</w:t>
      </w:r>
      <w:r w:rsidR="7A9E9410" w:rsidRPr="00DF4629">
        <w:t>Home &amp; Landlord</w:t>
      </w:r>
      <w:r w:rsidR="20722DC9" w:rsidRPr="00DF4629">
        <w:t>)</w:t>
      </w:r>
      <w:bookmarkEnd w:id="2582"/>
      <w:r w:rsidR="108159C5" w:rsidRPr="00DF4629">
        <w:t xml:space="preserve"> Right Column</w:t>
      </w:r>
      <w:bookmarkEnd w:id="2583"/>
    </w:p>
    <w:p w14:paraId="18FB6813" w14:textId="26063D9B" w:rsidR="00287979" w:rsidRPr="00DF4629" w:rsidRDefault="0098355F" w:rsidP="6D5B893E">
      <w:pPr>
        <w:jc w:val="center"/>
        <w:rPr>
          <w:rFonts w:asciiTheme="minorHAnsi" w:hAnsiTheme="minorHAnsi" w:cstheme="minorHAnsi"/>
        </w:rPr>
      </w:pPr>
      <w:r w:rsidRPr="00DF4629">
        <w:rPr>
          <w:noProof/>
          <w14:ligatures w14:val="none"/>
        </w:rPr>
        <mc:AlternateContent>
          <mc:Choice Requires="wps">
            <w:drawing>
              <wp:anchor distT="0" distB="0" distL="114300" distR="114300" simplePos="0" relativeHeight="251658288" behindDoc="0" locked="0" layoutInCell="1" allowOverlap="1" wp14:anchorId="5876398D" wp14:editId="32E22869">
                <wp:simplePos x="0" y="0"/>
                <wp:positionH relativeFrom="column">
                  <wp:posOffset>3219034</wp:posOffset>
                </wp:positionH>
                <wp:positionV relativeFrom="paragraph">
                  <wp:posOffset>2239075</wp:posOffset>
                </wp:positionV>
                <wp:extent cx="2466975" cy="449251"/>
                <wp:effectExtent l="0" t="0" r="9525" b="8255"/>
                <wp:wrapNone/>
                <wp:docPr id="1979920578" name="Rectangle 15"/>
                <wp:cNvGraphicFramePr/>
                <a:graphic xmlns:a="http://schemas.openxmlformats.org/drawingml/2006/main">
                  <a:graphicData uri="http://schemas.microsoft.com/office/word/2010/wordprocessingShape">
                    <wps:wsp>
                      <wps:cNvSpPr/>
                      <wps:spPr>
                        <a:xfrm>
                          <a:off x="0" y="0"/>
                          <a:ext cx="2466975" cy="449251"/>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030CCE" w14:textId="34B2E435" w:rsidR="0098355F" w:rsidRPr="00A563C5" w:rsidRDefault="0098355F">
                            <w:pPr>
                              <w:jc w:val="right"/>
                              <w:rPr>
                                <w:color w:val="FF0000"/>
                                <w:sz w:val="16"/>
                                <w:szCs w:val="16"/>
                                <w:lang w:val="en-AU"/>
                                <w:rPrChange w:id="2584" w:author="Andrew Froude" w:date="2024-08-02T08:46:00Z" w16du:dateUtc="2024-08-01T22:46:00Z">
                                  <w:rPr/>
                                </w:rPrChange>
                              </w:rPr>
                              <w:pPrChange w:id="2585" w:author="Andrew Froude" w:date="2024-08-02T09:43:00Z" w16du:dateUtc="2024-08-01T23:43:00Z">
                                <w:pPr/>
                              </w:pPrChange>
                            </w:pPr>
                            <w:ins w:id="2586" w:author="Andrew Froude" w:date="2024-08-02T11:50:00Z" w16du:dateUtc="2024-08-02T01:50:00Z">
                              <w:r>
                                <w:rPr>
                                  <w:color w:val="FF0000"/>
                                  <w:sz w:val="16"/>
                                  <w:szCs w:val="16"/>
                                  <w:lang w:val="en-AU"/>
                                </w:rPr>
                                <w:t>YPS</w:t>
                              </w:r>
                            </w:ins>
                            <w:ins w:id="2587" w:author="Andrew Froude" w:date="2024-08-02T11:56:00Z" w16du:dateUtc="2024-08-02T01:56:00Z">
                              <w:r>
                                <w:rPr>
                                  <w:color w:val="FF0000"/>
                                  <w:sz w:val="16"/>
                                  <w:szCs w:val="16"/>
                                  <w:lang w:val="en-AU"/>
                                </w:rPr>
                                <w:t xml:space="preserve"> </w:t>
                              </w:r>
                            </w:ins>
                            <w:ins w:id="2588" w:author="Andrew Froude" w:date="2024-08-02T11:58:00Z" w16du:dateUtc="2024-08-02T01:58:00Z">
                              <w:r>
                                <w:rPr>
                                  <w:color w:val="FF0000"/>
                                  <w:sz w:val="16"/>
                                  <w:szCs w:val="16"/>
                                  <w:lang w:val="en-AU"/>
                                </w:rPr>
                                <w:t>10</w:t>
                              </w:r>
                            </w:ins>
                          </w:p>
                        </w:txbxContent>
                      </wps:txbx>
                      <wps:bodyPr rot="0" spcFirstLastPara="0" vertOverflow="overflow" horzOverflow="overflow" vert="horz" wrap="square" lIns="90000" tIns="0" rIns="9144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76398D" id="_x0000_s1053" style="position:absolute;left:0;text-align:left;margin-left:253.45pt;margin-top:176.3pt;width:194.25pt;height:35.3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" filled="f" strokecolor="red">
                <v:textbox inset="2.5mm,0,,0">
                  <w:txbxContent>
                    <w:p w14:paraId="38030CCE" w14:textId="34B2E435" w:rsidR="0098355F" w:rsidRPr="00A563C5" w:rsidRDefault="0098355F">
                      <w:pPr>
                        <w:jc w:val="right"/>
                        <w:rPr>
                          <w:color w:val="FF0000"/>
                          <w:sz w:val="16"/>
                          <w:szCs w:val="16"/>
                          <w:lang w:val="en-AU"/>
                          <w:rPrChange w:id="2589" w:author="Andrew Froude" w:date="2024-08-02T08:46:00Z" w16du:dateUtc="2024-08-01T22:46:00Z">
                            <w:rPr/>
                          </w:rPrChange>
                        </w:rPr>
                        <w:pPrChange w:id="2590" w:author="Andrew Froude" w:date="2024-08-02T09:43:00Z" w16du:dateUtc="2024-08-01T23:43:00Z">
                          <w:pPr/>
                        </w:pPrChange>
                      </w:pPr>
                      <w:ins w:id="2591" w:author="Andrew Froude" w:date="2024-08-02T11:50:00Z" w16du:dateUtc="2024-08-02T01:50:00Z">
                        <w:r>
                          <w:rPr>
                            <w:color w:val="FF0000"/>
                            <w:sz w:val="16"/>
                            <w:szCs w:val="16"/>
                            <w:lang w:val="en-AU"/>
                          </w:rPr>
                          <w:t>YPS</w:t>
                        </w:r>
                      </w:ins>
                      <w:ins w:id="2592" w:author="Andrew Froude" w:date="2024-08-02T11:56:00Z" w16du:dateUtc="2024-08-02T01:56:00Z">
                        <w:r>
                          <w:rPr>
                            <w:color w:val="FF0000"/>
                            <w:sz w:val="16"/>
                            <w:szCs w:val="16"/>
                            <w:lang w:val="en-AU"/>
                          </w:rPr>
                          <w:t xml:space="preserve"> </w:t>
                        </w:r>
                      </w:ins>
                      <w:ins w:id="2593" w:author="Andrew Froude" w:date="2024-08-02T11:58:00Z" w16du:dateUtc="2024-08-02T01:58:00Z">
                        <w:r>
                          <w:rPr>
                            <w:color w:val="FF0000"/>
                            <w:sz w:val="16"/>
                            <w:szCs w:val="16"/>
                            <w:lang w:val="en-AU"/>
                          </w:rPr>
                          <w:t>10</w:t>
                        </w:r>
                      </w:ins>
                    </w:p>
                  </w:txbxContent>
                </v:textbox>
              </v:rect>
            </w:pict>
          </mc:Fallback>
        </mc:AlternateContent>
      </w:r>
      <w:r w:rsidRPr="00DF4629">
        <w:rPr>
          <w:noProof/>
          <w14:ligatures w14:val="none"/>
        </w:rPr>
        <mc:AlternateContent>
          <mc:Choice Requires="wps">
            <w:drawing>
              <wp:anchor distT="0" distB="0" distL="114300" distR="114300" simplePos="0" relativeHeight="251658287" behindDoc="0" locked="0" layoutInCell="1" allowOverlap="1" wp14:anchorId="21F2270F" wp14:editId="32B65F7E">
                <wp:simplePos x="0" y="0"/>
                <wp:positionH relativeFrom="column">
                  <wp:posOffset>3219034</wp:posOffset>
                </wp:positionH>
                <wp:positionV relativeFrom="paragraph">
                  <wp:posOffset>1923765</wp:posOffset>
                </wp:positionV>
                <wp:extent cx="2466975" cy="315311"/>
                <wp:effectExtent l="0" t="0" r="9525" b="15240"/>
                <wp:wrapNone/>
                <wp:docPr id="1809223869" name="Rectangle 15"/>
                <wp:cNvGraphicFramePr/>
                <a:graphic xmlns:a="http://schemas.openxmlformats.org/drawingml/2006/main">
                  <a:graphicData uri="http://schemas.microsoft.com/office/word/2010/wordprocessingShape">
                    <wps:wsp>
                      <wps:cNvSpPr/>
                      <wps:spPr>
                        <a:xfrm>
                          <a:off x="0" y="0"/>
                          <a:ext cx="2466975" cy="315311"/>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35412E" w14:textId="6677F2CF" w:rsidR="0098355F" w:rsidRPr="00A563C5" w:rsidRDefault="0098355F">
                            <w:pPr>
                              <w:jc w:val="right"/>
                              <w:rPr>
                                <w:color w:val="FF0000"/>
                                <w:sz w:val="16"/>
                                <w:szCs w:val="16"/>
                                <w:lang w:val="en-AU"/>
                                <w:rPrChange w:id="2594" w:author="Andrew Froude" w:date="2024-08-02T08:46:00Z" w16du:dateUtc="2024-08-01T22:46:00Z">
                                  <w:rPr/>
                                </w:rPrChange>
                              </w:rPr>
                              <w:pPrChange w:id="2595" w:author="Andrew Froude" w:date="2024-08-02T09:43:00Z" w16du:dateUtc="2024-08-01T23:43:00Z">
                                <w:pPr/>
                              </w:pPrChange>
                            </w:pPr>
                            <w:ins w:id="2596" w:author="Andrew Froude" w:date="2024-08-02T11:50:00Z" w16du:dateUtc="2024-08-02T01:50:00Z">
                              <w:r>
                                <w:rPr>
                                  <w:color w:val="FF0000"/>
                                  <w:sz w:val="16"/>
                                  <w:szCs w:val="16"/>
                                  <w:lang w:val="en-AU"/>
                                </w:rPr>
                                <w:t>YPS</w:t>
                              </w:r>
                            </w:ins>
                            <w:ins w:id="2597" w:author="Andrew Froude" w:date="2024-08-02T11:56:00Z" w16du:dateUtc="2024-08-02T01:56:00Z">
                              <w:r>
                                <w:rPr>
                                  <w:color w:val="FF0000"/>
                                  <w:sz w:val="16"/>
                                  <w:szCs w:val="16"/>
                                  <w:lang w:val="en-AU"/>
                                </w:rPr>
                                <w:t xml:space="preserve"> </w:t>
                              </w:r>
                            </w:ins>
                            <w:ins w:id="2598" w:author="Andrew Froude" w:date="2024-08-02T11:57:00Z" w16du:dateUtc="2024-08-02T01:57:00Z">
                              <w:r>
                                <w:rPr>
                                  <w:color w:val="FF0000"/>
                                  <w:sz w:val="16"/>
                                  <w:szCs w:val="16"/>
                                  <w:lang w:val="en-AU"/>
                                </w:rPr>
                                <w:t>9</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2270F" id="_x0000_s1054" style="position:absolute;left:0;text-align:left;margin-left:253.45pt;margin-top:151.5pt;width:194.25pt;height:24.8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" filled="f" strokecolor="red">
                <v:textbox inset="2.5mm,0,,0">
                  <w:txbxContent>
                    <w:p w14:paraId="2535412E" w14:textId="6677F2CF" w:rsidR="0098355F" w:rsidRPr="00A563C5" w:rsidRDefault="0098355F">
                      <w:pPr>
                        <w:jc w:val="right"/>
                        <w:rPr>
                          <w:color w:val="FF0000"/>
                          <w:sz w:val="16"/>
                          <w:szCs w:val="16"/>
                          <w:lang w:val="en-AU"/>
                          <w:rPrChange w:id="2599" w:author="Andrew Froude" w:date="2024-08-02T08:46:00Z" w16du:dateUtc="2024-08-01T22:46:00Z">
                            <w:rPr/>
                          </w:rPrChange>
                        </w:rPr>
                        <w:pPrChange w:id="2600" w:author="Andrew Froude" w:date="2024-08-02T09:43:00Z" w16du:dateUtc="2024-08-01T23:43:00Z">
                          <w:pPr/>
                        </w:pPrChange>
                      </w:pPr>
                      <w:ins w:id="2601" w:author="Andrew Froude" w:date="2024-08-02T11:50:00Z" w16du:dateUtc="2024-08-02T01:50:00Z">
                        <w:r>
                          <w:rPr>
                            <w:color w:val="FF0000"/>
                            <w:sz w:val="16"/>
                            <w:szCs w:val="16"/>
                            <w:lang w:val="en-AU"/>
                          </w:rPr>
                          <w:t>YPS</w:t>
                        </w:r>
                      </w:ins>
                      <w:ins w:id="2602" w:author="Andrew Froude" w:date="2024-08-02T11:56:00Z" w16du:dateUtc="2024-08-02T01:56:00Z">
                        <w:r>
                          <w:rPr>
                            <w:color w:val="FF0000"/>
                            <w:sz w:val="16"/>
                            <w:szCs w:val="16"/>
                            <w:lang w:val="en-AU"/>
                          </w:rPr>
                          <w:t xml:space="preserve"> </w:t>
                        </w:r>
                      </w:ins>
                      <w:ins w:id="2603" w:author="Andrew Froude" w:date="2024-08-02T11:57:00Z" w16du:dateUtc="2024-08-02T01:57:00Z">
                        <w:r>
                          <w:rPr>
                            <w:color w:val="FF0000"/>
                            <w:sz w:val="16"/>
                            <w:szCs w:val="16"/>
                            <w:lang w:val="en-AU"/>
                          </w:rPr>
                          <w:t>9</w:t>
                        </w:r>
                      </w:ins>
                    </w:p>
                  </w:txbxContent>
                </v:textbox>
              </v:rect>
            </w:pict>
          </mc:Fallback>
        </mc:AlternateContent>
      </w:r>
      <w:r w:rsidRPr="00DF4629">
        <w:rPr>
          <w:noProof/>
          <w14:ligatures w14:val="none"/>
        </w:rPr>
        <mc:AlternateContent>
          <mc:Choice Requires="wps">
            <w:drawing>
              <wp:anchor distT="0" distB="0" distL="114300" distR="114300" simplePos="0" relativeHeight="251658286" behindDoc="0" locked="0" layoutInCell="1" allowOverlap="1" wp14:anchorId="19F38163" wp14:editId="00C0BF51">
                <wp:simplePos x="0" y="0"/>
                <wp:positionH relativeFrom="column">
                  <wp:posOffset>3219034</wp:posOffset>
                </wp:positionH>
                <wp:positionV relativeFrom="paragraph">
                  <wp:posOffset>1773993</wp:posOffset>
                </wp:positionV>
                <wp:extent cx="2466975" cy="141890"/>
                <wp:effectExtent l="0" t="0" r="9525" b="10795"/>
                <wp:wrapNone/>
                <wp:docPr id="1238211538" name="Rectangle 15"/>
                <wp:cNvGraphicFramePr/>
                <a:graphic xmlns:a="http://schemas.openxmlformats.org/drawingml/2006/main">
                  <a:graphicData uri="http://schemas.microsoft.com/office/word/2010/wordprocessingShape">
                    <wps:wsp>
                      <wps:cNvSpPr/>
                      <wps:spPr>
                        <a:xfrm>
                          <a:off x="0" y="0"/>
                          <a:ext cx="2466975" cy="14189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46621D" w14:textId="74B32092" w:rsidR="0098355F" w:rsidRPr="00A563C5" w:rsidRDefault="0098355F">
                            <w:pPr>
                              <w:jc w:val="right"/>
                              <w:rPr>
                                <w:color w:val="FF0000"/>
                                <w:sz w:val="16"/>
                                <w:szCs w:val="16"/>
                                <w:lang w:val="en-AU"/>
                                <w:rPrChange w:id="2604" w:author="Andrew Froude" w:date="2024-08-02T08:46:00Z" w16du:dateUtc="2024-08-01T22:46:00Z">
                                  <w:rPr/>
                                </w:rPrChange>
                              </w:rPr>
                              <w:pPrChange w:id="2605" w:author="Andrew Froude" w:date="2024-08-02T09:43:00Z" w16du:dateUtc="2024-08-01T23:43:00Z">
                                <w:pPr/>
                              </w:pPrChange>
                            </w:pPr>
                            <w:ins w:id="2606" w:author="Andrew Froude" w:date="2024-08-02T11:50:00Z" w16du:dateUtc="2024-08-02T01:50:00Z">
                              <w:r>
                                <w:rPr>
                                  <w:color w:val="FF0000"/>
                                  <w:sz w:val="16"/>
                                  <w:szCs w:val="16"/>
                                  <w:lang w:val="en-AU"/>
                                </w:rPr>
                                <w:t>YPS</w:t>
                              </w:r>
                            </w:ins>
                            <w:ins w:id="2607" w:author="Andrew Froude" w:date="2024-08-02T11:56:00Z" w16du:dateUtc="2024-08-02T01:56:00Z">
                              <w:r>
                                <w:rPr>
                                  <w:color w:val="FF0000"/>
                                  <w:sz w:val="16"/>
                                  <w:szCs w:val="16"/>
                                  <w:lang w:val="en-AU"/>
                                </w:rPr>
                                <w:t xml:space="preserve"> </w:t>
                              </w:r>
                            </w:ins>
                            <w:ins w:id="2608" w:author="Andrew Froude" w:date="2024-08-02T11:57:00Z" w16du:dateUtc="2024-08-02T01:57:00Z">
                              <w:r>
                                <w:rPr>
                                  <w:color w:val="FF0000"/>
                                  <w:sz w:val="16"/>
                                  <w:szCs w:val="16"/>
                                  <w:lang w:val="en-AU"/>
                                </w:rPr>
                                <w:t>8</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38163" id="_x0000_s1055" style="position:absolute;left:0;text-align:left;margin-left:253.45pt;margin-top:139.7pt;width:194.25pt;height:11.1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" filled="f" strokecolor="red">
                <v:textbox inset="2.5mm,0,,0">
                  <w:txbxContent>
                    <w:p w14:paraId="3246621D" w14:textId="74B32092" w:rsidR="0098355F" w:rsidRPr="00A563C5" w:rsidRDefault="0098355F">
                      <w:pPr>
                        <w:jc w:val="right"/>
                        <w:rPr>
                          <w:color w:val="FF0000"/>
                          <w:sz w:val="16"/>
                          <w:szCs w:val="16"/>
                          <w:lang w:val="en-AU"/>
                          <w:rPrChange w:id="2609" w:author="Andrew Froude" w:date="2024-08-02T08:46:00Z" w16du:dateUtc="2024-08-01T22:46:00Z">
                            <w:rPr/>
                          </w:rPrChange>
                        </w:rPr>
                        <w:pPrChange w:id="2610" w:author="Andrew Froude" w:date="2024-08-02T09:43:00Z" w16du:dateUtc="2024-08-01T23:43:00Z">
                          <w:pPr/>
                        </w:pPrChange>
                      </w:pPr>
                      <w:ins w:id="2611" w:author="Andrew Froude" w:date="2024-08-02T11:50:00Z" w16du:dateUtc="2024-08-02T01:50:00Z">
                        <w:r>
                          <w:rPr>
                            <w:color w:val="FF0000"/>
                            <w:sz w:val="16"/>
                            <w:szCs w:val="16"/>
                            <w:lang w:val="en-AU"/>
                          </w:rPr>
                          <w:t>YPS</w:t>
                        </w:r>
                      </w:ins>
                      <w:ins w:id="2612" w:author="Andrew Froude" w:date="2024-08-02T11:56:00Z" w16du:dateUtc="2024-08-02T01:56:00Z">
                        <w:r>
                          <w:rPr>
                            <w:color w:val="FF0000"/>
                            <w:sz w:val="16"/>
                            <w:szCs w:val="16"/>
                            <w:lang w:val="en-AU"/>
                          </w:rPr>
                          <w:t xml:space="preserve"> </w:t>
                        </w:r>
                      </w:ins>
                      <w:ins w:id="2613" w:author="Andrew Froude" w:date="2024-08-02T11:57:00Z" w16du:dateUtc="2024-08-02T01:57:00Z">
                        <w:r>
                          <w:rPr>
                            <w:color w:val="FF0000"/>
                            <w:sz w:val="16"/>
                            <w:szCs w:val="16"/>
                            <w:lang w:val="en-AU"/>
                          </w:rPr>
                          <w:t>8</w:t>
                        </w:r>
                      </w:ins>
                    </w:p>
                  </w:txbxContent>
                </v:textbox>
              </v:rect>
            </w:pict>
          </mc:Fallback>
        </mc:AlternateContent>
      </w:r>
      <w:r w:rsidRPr="00DF4629">
        <w:rPr>
          <w:noProof/>
          <w14:ligatures w14:val="none"/>
        </w:rPr>
        <mc:AlternateContent>
          <mc:Choice Requires="wps">
            <w:drawing>
              <wp:anchor distT="0" distB="0" distL="114300" distR="114300" simplePos="0" relativeHeight="251658285" behindDoc="0" locked="0" layoutInCell="1" allowOverlap="1" wp14:anchorId="72C53FCA" wp14:editId="438A9333">
                <wp:simplePos x="0" y="0"/>
                <wp:positionH relativeFrom="column">
                  <wp:posOffset>3221443</wp:posOffset>
                </wp:positionH>
                <wp:positionV relativeFrom="paragraph">
                  <wp:posOffset>1531708</wp:posOffset>
                </wp:positionV>
                <wp:extent cx="2466975" cy="236483"/>
                <wp:effectExtent l="0" t="0" r="9525" b="17780"/>
                <wp:wrapNone/>
                <wp:docPr id="1502628894" name="Rectangle 15"/>
                <wp:cNvGraphicFramePr/>
                <a:graphic xmlns:a="http://schemas.openxmlformats.org/drawingml/2006/main">
                  <a:graphicData uri="http://schemas.microsoft.com/office/word/2010/wordprocessingShape">
                    <wps:wsp>
                      <wps:cNvSpPr/>
                      <wps:spPr>
                        <a:xfrm>
                          <a:off x="0" y="0"/>
                          <a:ext cx="2466975" cy="236483"/>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ABA9E6" w14:textId="3E4F8766" w:rsidR="0098355F" w:rsidRPr="00A563C5" w:rsidRDefault="0098355F">
                            <w:pPr>
                              <w:jc w:val="right"/>
                              <w:rPr>
                                <w:color w:val="FF0000"/>
                                <w:sz w:val="16"/>
                                <w:szCs w:val="16"/>
                                <w:lang w:val="en-AU"/>
                                <w:rPrChange w:id="2614" w:author="Andrew Froude" w:date="2024-08-02T08:46:00Z" w16du:dateUtc="2024-08-01T22:46:00Z">
                                  <w:rPr/>
                                </w:rPrChange>
                              </w:rPr>
                              <w:pPrChange w:id="2615" w:author="Andrew Froude" w:date="2024-08-02T09:43:00Z" w16du:dateUtc="2024-08-01T23:43:00Z">
                                <w:pPr/>
                              </w:pPrChange>
                            </w:pPr>
                            <w:ins w:id="2616" w:author="Andrew Froude" w:date="2024-08-02T11:50:00Z" w16du:dateUtc="2024-08-02T01:50:00Z">
                              <w:r>
                                <w:rPr>
                                  <w:color w:val="FF0000"/>
                                  <w:sz w:val="16"/>
                                  <w:szCs w:val="16"/>
                                  <w:lang w:val="en-AU"/>
                                </w:rPr>
                                <w:t>YPS</w:t>
                              </w:r>
                            </w:ins>
                            <w:ins w:id="2617" w:author="Andrew Froude" w:date="2024-08-02T11:56:00Z" w16du:dateUtc="2024-08-02T01:56:00Z">
                              <w:r>
                                <w:rPr>
                                  <w:color w:val="FF0000"/>
                                  <w:sz w:val="16"/>
                                  <w:szCs w:val="16"/>
                                  <w:lang w:val="en-AU"/>
                                </w:rPr>
                                <w:t xml:space="preserve"> </w:t>
                              </w:r>
                            </w:ins>
                            <w:ins w:id="2618" w:author="Andrew Froude" w:date="2024-08-02T11:57:00Z" w16du:dateUtc="2024-08-02T01:57:00Z">
                              <w:r>
                                <w:rPr>
                                  <w:color w:val="FF0000"/>
                                  <w:sz w:val="16"/>
                                  <w:szCs w:val="16"/>
                                  <w:lang w:val="en-AU"/>
                                </w:rPr>
                                <w:t>7</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53FCA" id="_x0000_s1056" style="position:absolute;left:0;text-align:left;margin-left:253.65pt;margin-top:120.6pt;width:194.25pt;height:18.6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" filled="f" strokecolor="red">
                <v:textbox inset="2.5mm,0,,0">
                  <w:txbxContent>
                    <w:p w14:paraId="6FABA9E6" w14:textId="3E4F8766" w:rsidR="0098355F" w:rsidRPr="00A563C5" w:rsidRDefault="0098355F">
                      <w:pPr>
                        <w:jc w:val="right"/>
                        <w:rPr>
                          <w:color w:val="FF0000"/>
                          <w:sz w:val="16"/>
                          <w:szCs w:val="16"/>
                          <w:lang w:val="en-AU"/>
                          <w:rPrChange w:id="2619" w:author="Andrew Froude" w:date="2024-08-02T08:46:00Z" w16du:dateUtc="2024-08-01T22:46:00Z">
                            <w:rPr/>
                          </w:rPrChange>
                        </w:rPr>
                        <w:pPrChange w:id="2620" w:author="Andrew Froude" w:date="2024-08-02T09:43:00Z" w16du:dateUtc="2024-08-01T23:43:00Z">
                          <w:pPr/>
                        </w:pPrChange>
                      </w:pPr>
                      <w:ins w:id="2621" w:author="Andrew Froude" w:date="2024-08-02T11:50:00Z" w16du:dateUtc="2024-08-02T01:50:00Z">
                        <w:r>
                          <w:rPr>
                            <w:color w:val="FF0000"/>
                            <w:sz w:val="16"/>
                            <w:szCs w:val="16"/>
                            <w:lang w:val="en-AU"/>
                          </w:rPr>
                          <w:t>YPS</w:t>
                        </w:r>
                      </w:ins>
                      <w:ins w:id="2622" w:author="Andrew Froude" w:date="2024-08-02T11:56:00Z" w16du:dateUtc="2024-08-02T01:56:00Z">
                        <w:r>
                          <w:rPr>
                            <w:color w:val="FF0000"/>
                            <w:sz w:val="16"/>
                            <w:szCs w:val="16"/>
                            <w:lang w:val="en-AU"/>
                          </w:rPr>
                          <w:t xml:space="preserve"> </w:t>
                        </w:r>
                      </w:ins>
                      <w:ins w:id="2623" w:author="Andrew Froude" w:date="2024-08-02T11:57:00Z" w16du:dateUtc="2024-08-02T01:57:00Z">
                        <w:r>
                          <w:rPr>
                            <w:color w:val="FF0000"/>
                            <w:sz w:val="16"/>
                            <w:szCs w:val="16"/>
                            <w:lang w:val="en-AU"/>
                          </w:rPr>
                          <w:t>7</w:t>
                        </w:r>
                      </w:ins>
                    </w:p>
                  </w:txbxContent>
                </v:textbox>
              </v:rect>
            </w:pict>
          </mc:Fallback>
        </mc:AlternateContent>
      </w:r>
      <w:r w:rsidRPr="00DF4629">
        <w:rPr>
          <w:noProof/>
          <w14:ligatures w14:val="none"/>
        </w:rPr>
        <mc:AlternateContent>
          <mc:Choice Requires="wps">
            <w:drawing>
              <wp:anchor distT="0" distB="0" distL="114300" distR="114300" simplePos="0" relativeHeight="251658284" behindDoc="0" locked="0" layoutInCell="1" allowOverlap="1" wp14:anchorId="0F34F4B8" wp14:editId="6BE806D0">
                <wp:simplePos x="0" y="0"/>
                <wp:positionH relativeFrom="column">
                  <wp:posOffset>3221443</wp:posOffset>
                </wp:positionH>
                <wp:positionV relativeFrom="paragraph">
                  <wp:posOffset>1295488</wp:posOffset>
                </wp:positionV>
                <wp:extent cx="2466975" cy="236483"/>
                <wp:effectExtent l="0" t="0" r="9525" b="17780"/>
                <wp:wrapNone/>
                <wp:docPr id="1700419844" name="Rectangle 15"/>
                <wp:cNvGraphicFramePr/>
                <a:graphic xmlns:a="http://schemas.openxmlformats.org/drawingml/2006/main">
                  <a:graphicData uri="http://schemas.microsoft.com/office/word/2010/wordprocessingShape">
                    <wps:wsp>
                      <wps:cNvSpPr/>
                      <wps:spPr>
                        <a:xfrm>
                          <a:off x="0" y="0"/>
                          <a:ext cx="2466975" cy="236483"/>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A865F0" w14:textId="34E8B75E" w:rsidR="0098355F" w:rsidRPr="00A563C5" w:rsidRDefault="0098355F">
                            <w:pPr>
                              <w:jc w:val="right"/>
                              <w:rPr>
                                <w:color w:val="FF0000"/>
                                <w:sz w:val="16"/>
                                <w:szCs w:val="16"/>
                                <w:lang w:val="en-AU"/>
                                <w:rPrChange w:id="2624" w:author="Andrew Froude" w:date="2024-08-02T08:46:00Z" w16du:dateUtc="2024-08-01T22:46:00Z">
                                  <w:rPr/>
                                </w:rPrChange>
                              </w:rPr>
                              <w:pPrChange w:id="2625" w:author="Andrew Froude" w:date="2024-08-02T09:43:00Z" w16du:dateUtc="2024-08-01T23:43:00Z">
                                <w:pPr/>
                              </w:pPrChange>
                            </w:pPr>
                            <w:ins w:id="2626" w:author="Andrew Froude" w:date="2024-08-02T11:50:00Z" w16du:dateUtc="2024-08-02T01:50:00Z">
                              <w:r>
                                <w:rPr>
                                  <w:color w:val="FF0000"/>
                                  <w:sz w:val="16"/>
                                  <w:szCs w:val="16"/>
                                  <w:lang w:val="en-AU"/>
                                </w:rPr>
                                <w:t>YPS</w:t>
                              </w:r>
                            </w:ins>
                            <w:ins w:id="2627" w:author="Andrew Froude" w:date="2024-08-02T11:56:00Z" w16du:dateUtc="2024-08-02T01:56:00Z">
                              <w:r>
                                <w:rPr>
                                  <w:color w:val="FF0000"/>
                                  <w:sz w:val="16"/>
                                  <w:szCs w:val="16"/>
                                  <w:lang w:val="en-AU"/>
                                </w:rPr>
                                <w:t xml:space="preserve"> </w:t>
                              </w:r>
                            </w:ins>
                            <w:ins w:id="2628" w:author="Andrew Froude" w:date="2024-08-02T11:57:00Z" w16du:dateUtc="2024-08-02T01:57:00Z">
                              <w:r>
                                <w:rPr>
                                  <w:color w:val="FF0000"/>
                                  <w:sz w:val="16"/>
                                  <w:szCs w:val="16"/>
                                  <w:lang w:val="en-AU"/>
                                </w:rPr>
                                <w:t>6</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4F4B8" id="_x0000_s1057" style="position:absolute;left:0;text-align:left;margin-left:253.65pt;margin-top:102pt;width:194.25pt;height:18.6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" filled="f" strokecolor="red">
                <v:textbox inset="2.5mm,0,,0">
                  <w:txbxContent>
                    <w:p w14:paraId="5EA865F0" w14:textId="34E8B75E" w:rsidR="0098355F" w:rsidRPr="00A563C5" w:rsidRDefault="0098355F">
                      <w:pPr>
                        <w:jc w:val="right"/>
                        <w:rPr>
                          <w:color w:val="FF0000"/>
                          <w:sz w:val="16"/>
                          <w:szCs w:val="16"/>
                          <w:lang w:val="en-AU"/>
                          <w:rPrChange w:id="2629" w:author="Andrew Froude" w:date="2024-08-02T08:46:00Z" w16du:dateUtc="2024-08-01T22:46:00Z">
                            <w:rPr/>
                          </w:rPrChange>
                        </w:rPr>
                        <w:pPrChange w:id="2630" w:author="Andrew Froude" w:date="2024-08-02T09:43:00Z" w16du:dateUtc="2024-08-01T23:43:00Z">
                          <w:pPr/>
                        </w:pPrChange>
                      </w:pPr>
                      <w:ins w:id="2631" w:author="Andrew Froude" w:date="2024-08-02T11:50:00Z" w16du:dateUtc="2024-08-02T01:50:00Z">
                        <w:r>
                          <w:rPr>
                            <w:color w:val="FF0000"/>
                            <w:sz w:val="16"/>
                            <w:szCs w:val="16"/>
                            <w:lang w:val="en-AU"/>
                          </w:rPr>
                          <w:t>YPS</w:t>
                        </w:r>
                      </w:ins>
                      <w:ins w:id="2632" w:author="Andrew Froude" w:date="2024-08-02T11:56:00Z" w16du:dateUtc="2024-08-02T01:56:00Z">
                        <w:r>
                          <w:rPr>
                            <w:color w:val="FF0000"/>
                            <w:sz w:val="16"/>
                            <w:szCs w:val="16"/>
                            <w:lang w:val="en-AU"/>
                          </w:rPr>
                          <w:t xml:space="preserve"> </w:t>
                        </w:r>
                      </w:ins>
                      <w:ins w:id="2633" w:author="Andrew Froude" w:date="2024-08-02T11:57:00Z" w16du:dateUtc="2024-08-02T01:57:00Z">
                        <w:r>
                          <w:rPr>
                            <w:color w:val="FF0000"/>
                            <w:sz w:val="16"/>
                            <w:szCs w:val="16"/>
                            <w:lang w:val="en-AU"/>
                          </w:rPr>
                          <w:t>6</w:t>
                        </w:r>
                      </w:ins>
                    </w:p>
                  </w:txbxContent>
                </v:textbox>
              </v:rect>
            </w:pict>
          </mc:Fallback>
        </mc:AlternateContent>
      </w:r>
      <w:r w:rsidRPr="00DF4629">
        <w:rPr>
          <w:noProof/>
          <w14:ligatures w14:val="none"/>
        </w:rPr>
        <mc:AlternateContent>
          <mc:Choice Requires="wps">
            <w:drawing>
              <wp:anchor distT="0" distB="0" distL="114300" distR="114300" simplePos="0" relativeHeight="251658283" behindDoc="0" locked="0" layoutInCell="1" allowOverlap="1" wp14:anchorId="761588B4" wp14:editId="37826C89">
                <wp:simplePos x="0" y="0"/>
                <wp:positionH relativeFrom="column">
                  <wp:posOffset>3221443</wp:posOffset>
                </wp:positionH>
                <wp:positionV relativeFrom="paragraph">
                  <wp:posOffset>1058632</wp:posOffset>
                </wp:positionV>
                <wp:extent cx="2466975" cy="236483"/>
                <wp:effectExtent l="0" t="0" r="9525" b="17780"/>
                <wp:wrapNone/>
                <wp:docPr id="1507309535" name="Rectangle 15"/>
                <wp:cNvGraphicFramePr/>
                <a:graphic xmlns:a="http://schemas.openxmlformats.org/drawingml/2006/main">
                  <a:graphicData uri="http://schemas.microsoft.com/office/word/2010/wordprocessingShape">
                    <wps:wsp>
                      <wps:cNvSpPr/>
                      <wps:spPr>
                        <a:xfrm>
                          <a:off x="0" y="0"/>
                          <a:ext cx="2466975" cy="236483"/>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B25F5C" w14:textId="7258EDA8" w:rsidR="0098355F" w:rsidRPr="00A563C5" w:rsidRDefault="0098355F">
                            <w:pPr>
                              <w:jc w:val="right"/>
                              <w:rPr>
                                <w:color w:val="FF0000"/>
                                <w:sz w:val="16"/>
                                <w:szCs w:val="16"/>
                                <w:lang w:val="en-AU"/>
                                <w:rPrChange w:id="2634" w:author="Andrew Froude" w:date="2024-08-02T08:46:00Z" w16du:dateUtc="2024-08-01T22:46:00Z">
                                  <w:rPr/>
                                </w:rPrChange>
                              </w:rPr>
                              <w:pPrChange w:id="2635" w:author="Andrew Froude" w:date="2024-08-02T09:43:00Z" w16du:dateUtc="2024-08-01T23:43:00Z">
                                <w:pPr/>
                              </w:pPrChange>
                            </w:pPr>
                            <w:ins w:id="2636" w:author="Andrew Froude" w:date="2024-08-02T11:50:00Z" w16du:dateUtc="2024-08-02T01:50:00Z">
                              <w:r>
                                <w:rPr>
                                  <w:color w:val="FF0000"/>
                                  <w:sz w:val="16"/>
                                  <w:szCs w:val="16"/>
                                  <w:lang w:val="en-AU"/>
                                </w:rPr>
                                <w:t>YPS</w:t>
                              </w:r>
                            </w:ins>
                            <w:ins w:id="2637" w:author="Andrew Froude" w:date="2024-08-02T11:56:00Z" w16du:dateUtc="2024-08-02T01:56:00Z">
                              <w:r>
                                <w:rPr>
                                  <w:color w:val="FF0000"/>
                                  <w:sz w:val="16"/>
                                  <w:szCs w:val="16"/>
                                  <w:lang w:val="en-AU"/>
                                </w:rPr>
                                <w:t xml:space="preserve"> </w:t>
                              </w:r>
                            </w:ins>
                            <w:ins w:id="2638" w:author="Andrew Froude" w:date="2024-08-02T11:57:00Z" w16du:dateUtc="2024-08-02T01:57:00Z">
                              <w:r>
                                <w:rPr>
                                  <w:color w:val="FF0000"/>
                                  <w:sz w:val="16"/>
                                  <w:szCs w:val="16"/>
                                  <w:lang w:val="en-AU"/>
                                </w:rPr>
                                <w:t>5</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588B4" id="_x0000_s1058" style="position:absolute;left:0;text-align:left;margin-left:253.65pt;margin-top:83.35pt;width:194.25pt;height:18.6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" filled="f" strokecolor="red">
                <v:textbox inset="2.5mm,0,,0">
                  <w:txbxContent>
                    <w:p w14:paraId="1EB25F5C" w14:textId="7258EDA8" w:rsidR="0098355F" w:rsidRPr="00A563C5" w:rsidRDefault="0098355F">
                      <w:pPr>
                        <w:jc w:val="right"/>
                        <w:rPr>
                          <w:color w:val="FF0000"/>
                          <w:sz w:val="16"/>
                          <w:szCs w:val="16"/>
                          <w:lang w:val="en-AU"/>
                          <w:rPrChange w:id="2639" w:author="Andrew Froude" w:date="2024-08-02T08:46:00Z" w16du:dateUtc="2024-08-01T22:46:00Z">
                            <w:rPr/>
                          </w:rPrChange>
                        </w:rPr>
                        <w:pPrChange w:id="2640" w:author="Andrew Froude" w:date="2024-08-02T09:43:00Z" w16du:dateUtc="2024-08-01T23:43:00Z">
                          <w:pPr/>
                        </w:pPrChange>
                      </w:pPr>
                      <w:ins w:id="2641" w:author="Andrew Froude" w:date="2024-08-02T11:50:00Z" w16du:dateUtc="2024-08-02T01:50:00Z">
                        <w:r>
                          <w:rPr>
                            <w:color w:val="FF0000"/>
                            <w:sz w:val="16"/>
                            <w:szCs w:val="16"/>
                            <w:lang w:val="en-AU"/>
                          </w:rPr>
                          <w:t>YPS</w:t>
                        </w:r>
                      </w:ins>
                      <w:ins w:id="2642" w:author="Andrew Froude" w:date="2024-08-02T11:56:00Z" w16du:dateUtc="2024-08-02T01:56:00Z">
                        <w:r>
                          <w:rPr>
                            <w:color w:val="FF0000"/>
                            <w:sz w:val="16"/>
                            <w:szCs w:val="16"/>
                            <w:lang w:val="en-AU"/>
                          </w:rPr>
                          <w:t xml:space="preserve"> </w:t>
                        </w:r>
                      </w:ins>
                      <w:ins w:id="2643" w:author="Andrew Froude" w:date="2024-08-02T11:57:00Z" w16du:dateUtc="2024-08-02T01:57:00Z">
                        <w:r>
                          <w:rPr>
                            <w:color w:val="FF0000"/>
                            <w:sz w:val="16"/>
                            <w:szCs w:val="16"/>
                            <w:lang w:val="en-AU"/>
                          </w:rPr>
                          <w:t>5</w:t>
                        </w:r>
                      </w:ins>
                    </w:p>
                  </w:txbxContent>
                </v:textbox>
              </v:rect>
            </w:pict>
          </mc:Fallback>
        </mc:AlternateContent>
      </w:r>
      <w:r w:rsidRPr="00DF4629">
        <w:rPr>
          <w:noProof/>
          <w14:ligatures w14:val="none"/>
        </w:rPr>
        <mc:AlternateContent>
          <mc:Choice Requires="wps">
            <w:drawing>
              <wp:anchor distT="0" distB="0" distL="114300" distR="114300" simplePos="0" relativeHeight="251658282" behindDoc="0" locked="0" layoutInCell="1" allowOverlap="1" wp14:anchorId="65C24CE8" wp14:editId="4B2CBCDC">
                <wp:simplePos x="0" y="0"/>
                <wp:positionH relativeFrom="column">
                  <wp:posOffset>3219034</wp:posOffset>
                </wp:positionH>
                <wp:positionV relativeFrom="paragraph">
                  <wp:posOffset>820179</wp:posOffset>
                </wp:positionV>
                <wp:extent cx="2466975" cy="236483"/>
                <wp:effectExtent l="0" t="0" r="9525" b="17780"/>
                <wp:wrapNone/>
                <wp:docPr id="1914916657" name="Rectangle 15"/>
                <wp:cNvGraphicFramePr/>
                <a:graphic xmlns:a="http://schemas.openxmlformats.org/drawingml/2006/main">
                  <a:graphicData uri="http://schemas.microsoft.com/office/word/2010/wordprocessingShape">
                    <wps:wsp>
                      <wps:cNvSpPr/>
                      <wps:spPr>
                        <a:xfrm>
                          <a:off x="0" y="0"/>
                          <a:ext cx="2466975" cy="236483"/>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D149D9" w14:textId="5F867462" w:rsidR="0098355F" w:rsidRPr="00A563C5" w:rsidRDefault="0098355F">
                            <w:pPr>
                              <w:jc w:val="right"/>
                              <w:rPr>
                                <w:color w:val="FF0000"/>
                                <w:sz w:val="16"/>
                                <w:szCs w:val="16"/>
                                <w:lang w:val="en-AU"/>
                                <w:rPrChange w:id="2644" w:author="Andrew Froude" w:date="2024-08-02T08:46:00Z" w16du:dateUtc="2024-08-01T22:46:00Z">
                                  <w:rPr/>
                                </w:rPrChange>
                              </w:rPr>
                              <w:pPrChange w:id="2645" w:author="Andrew Froude" w:date="2024-08-02T09:43:00Z" w16du:dateUtc="2024-08-01T23:43:00Z">
                                <w:pPr/>
                              </w:pPrChange>
                            </w:pPr>
                            <w:ins w:id="2646" w:author="Andrew Froude" w:date="2024-08-02T11:50:00Z" w16du:dateUtc="2024-08-02T01:50:00Z">
                              <w:r>
                                <w:rPr>
                                  <w:color w:val="FF0000"/>
                                  <w:sz w:val="16"/>
                                  <w:szCs w:val="16"/>
                                  <w:lang w:val="en-AU"/>
                                </w:rPr>
                                <w:t>YPS</w:t>
                              </w:r>
                            </w:ins>
                            <w:ins w:id="2647" w:author="Andrew Froude" w:date="2024-08-02T11:56:00Z" w16du:dateUtc="2024-08-02T01:56:00Z">
                              <w:r>
                                <w:rPr>
                                  <w:color w:val="FF0000"/>
                                  <w:sz w:val="16"/>
                                  <w:szCs w:val="16"/>
                                  <w:lang w:val="en-AU"/>
                                </w:rPr>
                                <w:t xml:space="preserve"> 4</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C24CE8" id="_x0000_s1059" style="position:absolute;left:0;text-align:left;margin-left:253.45pt;margin-top:64.6pt;width:194.25pt;height:18.6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" filled="f" strokecolor="red">
                <v:textbox inset="2.5mm,0,,0">
                  <w:txbxContent>
                    <w:p w14:paraId="70D149D9" w14:textId="5F867462" w:rsidR="0098355F" w:rsidRPr="00A563C5" w:rsidRDefault="0098355F">
                      <w:pPr>
                        <w:jc w:val="right"/>
                        <w:rPr>
                          <w:color w:val="FF0000"/>
                          <w:sz w:val="16"/>
                          <w:szCs w:val="16"/>
                          <w:lang w:val="en-AU"/>
                          <w:rPrChange w:id="2648" w:author="Andrew Froude" w:date="2024-08-02T08:46:00Z" w16du:dateUtc="2024-08-01T22:46:00Z">
                            <w:rPr/>
                          </w:rPrChange>
                        </w:rPr>
                        <w:pPrChange w:id="2649" w:author="Andrew Froude" w:date="2024-08-02T09:43:00Z" w16du:dateUtc="2024-08-01T23:43:00Z">
                          <w:pPr/>
                        </w:pPrChange>
                      </w:pPr>
                      <w:ins w:id="2650" w:author="Andrew Froude" w:date="2024-08-02T11:50:00Z" w16du:dateUtc="2024-08-02T01:50:00Z">
                        <w:r>
                          <w:rPr>
                            <w:color w:val="FF0000"/>
                            <w:sz w:val="16"/>
                            <w:szCs w:val="16"/>
                            <w:lang w:val="en-AU"/>
                          </w:rPr>
                          <w:t>YPS</w:t>
                        </w:r>
                      </w:ins>
                      <w:ins w:id="2651" w:author="Andrew Froude" w:date="2024-08-02T11:56:00Z" w16du:dateUtc="2024-08-02T01:56:00Z">
                        <w:r>
                          <w:rPr>
                            <w:color w:val="FF0000"/>
                            <w:sz w:val="16"/>
                            <w:szCs w:val="16"/>
                            <w:lang w:val="en-AU"/>
                          </w:rPr>
                          <w:t xml:space="preserve"> 4</w:t>
                        </w:r>
                      </w:ins>
                    </w:p>
                  </w:txbxContent>
                </v:textbox>
              </v:rect>
            </w:pict>
          </mc:Fallback>
        </mc:AlternateContent>
      </w:r>
      <w:r w:rsidR="003B70B5" w:rsidRPr="00DF4629">
        <w:rPr>
          <w:noProof/>
          <w14:ligatures w14:val="none"/>
        </w:rPr>
        <mc:AlternateContent>
          <mc:Choice Requires="wps">
            <w:drawing>
              <wp:anchor distT="0" distB="0" distL="114300" distR="114300" simplePos="0" relativeHeight="251658281" behindDoc="0" locked="0" layoutInCell="1" allowOverlap="1" wp14:anchorId="1D549DE4" wp14:editId="57A8AF52">
                <wp:simplePos x="0" y="0"/>
                <wp:positionH relativeFrom="column">
                  <wp:posOffset>3218443</wp:posOffset>
                </wp:positionH>
                <wp:positionV relativeFrom="paragraph">
                  <wp:posOffset>457200</wp:posOffset>
                </wp:positionV>
                <wp:extent cx="2466975" cy="370490"/>
                <wp:effectExtent l="0" t="0" r="9525" b="10795"/>
                <wp:wrapNone/>
                <wp:docPr id="106096272" name="Rectangle 15"/>
                <wp:cNvGraphicFramePr/>
                <a:graphic xmlns:a="http://schemas.openxmlformats.org/drawingml/2006/main">
                  <a:graphicData uri="http://schemas.microsoft.com/office/word/2010/wordprocessingShape">
                    <wps:wsp>
                      <wps:cNvSpPr/>
                      <wps:spPr>
                        <a:xfrm>
                          <a:off x="0" y="0"/>
                          <a:ext cx="2466975" cy="370490"/>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A743F7" w14:textId="7133EBAB" w:rsidR="003B70B5" w:rsidRPr="00A563C5" w:rsidRDefault="003B70B5">
                            <w:pPr>
                              <w:jc w:val="right"/>
                              <w:rPr>
                                <w:color w:val="FF0000"/>
                                <w:sz w:val="16"/>
                                <w:szCs w:val="16"/>
                                <w:lang w:val="en-AU"/>
                                <w:rPrChange w:id="2652" w:author="Andrew Froude" w:date="2024-08-02T08:46:00Z" w16du:dateUtc="2024-08-01T22:46:00Z">
                                  <w:rPr/>
                                </w:rPrChange>
                              </w:rPr>
                              <w:pPrChange w:id="2653" w:author="Andrew Froude" w:date="2024-08-02T09:43:00Z" w16du:dateUtc="2024-08-01T23:43:00Z">
                                <w:pPr/>
                              </w:pPrChange>
                            </w:pPr>
                            <w:ins w:id="2654" w:author="Andrew Froude" w:date="2024-08-02T11:50:00Z" w16du:dateUtc="2024-08-02T01:50:00Z">
                              <w:r>
                                <w:rPr>
                                  <w:color w:val="FF0000"/>
                                  <w:sz w:val="16"/>
                                  <w:szCs w:val="16"/>
                                  <w:lang w:val="en-AU"/>
                                </w:rPr>
                                <w:t>YPS</w:t>
                              </w:r>
                            </w:ins>
                            <w:ins w:id="2655" w:author="Andrew Froude" w:date="2024-08-02T09:13:00Z" w16du:dateUtc="2024-08-01T23:13:00Z">
                              <w:r>
                                <w:rPr>
                                  <w:color w:val="FF0000"/>
                                  <w:sz w:val="16"/>
                                  <w:szCs w:val="16"/>
                                  <w:lang w:val="en-AU"/>
                                </w:rPr>
                                <w:t xml:space="preserve"> </w:t>
                              </w:r>
                            </w:ins>
                            <w:ins w:id="2656" w:author="Andrew Froude" w:date="2024-08-02T11:53:00Z" w16du:dateUtc="2024-08-02T01:53:00Z">
                              <w:r>
                                <w:rPr>
                                  <w:color w:val="FF0000"/>
                                  <w:sz w:val="16"/>
                                  <w:szCs w:val="16"/>
                                  <w:lang w:val="en-AU"/>
                                </w:rPr>
                                <w:t>3</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549DE4" id="_x0000_s1060" style="position:absolute;left:0;text-align:left;margin-left:253.4pt;margin-top:36pt;width:194.25pt;height:29.1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" filled="f" strokecolor="red">
                <v:textbox inset="2.5mm,0,,0">
                  <w:txbxContent>
                    <w:p w14:paraId="7FA743F7" w14:textId="7133EBAB" w:rsidR="003B70B5" w:rsidRPr="00A563C5" w:rsidRDefault="003B70B5">
                      <w:pPr>
                        <w:jc w:val="right"/>
                        <w:rPr>
                          <w:color w:val="FF0000"/>
                          <w:sz w:val="16"/>
                          <w:szCs w:val="16"/>
                          <w:lang w:val="en-AU"/>
                          <w:rPrChange w:id="2657" w:author="Andrew Froude" w:date="2024-08-02T08:46:00Z" w16du:dateUtc="2024-08-01T22:46:00Z">
                            <w:rPr/>
                          </w:rPrChange>
                        </w:rPr>
                        <w:pPrChange w:id="2658" w:author="Andrew Froude" w:date="2024-08-02T09:43:00Z" w16du:dateUtc="2024-08-01T23:43:00Z">
                          <w:pPr/>
                        </w:pPrChange>
                      </w:pPr>
                      <w:ins w:id="2659" w:author="Andrew Froude" w:date="2024-08-02T11:50:00Z" w16du:dateUtc="2024-08-02T01:50:00Z">
                        <w:r>
                          <w:rPr>
                            <w:color w:val="FF0000"/>
                            <w:sz w:val="16"/>
                            <w:szCs w:val="16"/>
                            <w:lang w:val="en-AU"/>
                          </w:rPr>
                          <w:t>YPS</w:t>
                        </w:r>
                      </w:ins>
                      <w:ins w:id="2660" w:author="Andrew Froude" w:date="2024-08-02T09:13:00Z" w16du:dateUtc="2024-08-01T23:13:00Z">
                        <w:r>
                          <w:rPr>
                            <w:color w:val="FF0000"/>
                            <w:sz w:val="16"/>
                            <w:szCs w:val="16"/>
                            <w:lang w:val="en-AU"/>
                          </w:rPr>
                          <w:t xml:space="preserve"> </w:t>
                        </w:r>
                      </w:ins>
                      <w:ins w:id="2661" w:author="Andrew Froude" w:date="2024-08-02T11:53:00Z" w16du:dateUtc="2024-08-02T01:53:00Z">
                        <w:r>
                          <w:rPr>
                            <w:color w:val="FF0000"/>
                            <w:sz w:val="16"/>
                            <w:szCs w:val="16"/>
                            <w:lang w:val="en-AU"/>
                          </w:rPr>
                          <w:t>3</w:t>
                        </w:r>
                      </w:ins>
                    </w:p>
                  </w:txbxContent>
                </v:textbox>
              </v:rect>
            </w:pict>
          </mc:Fallback>
        </mc:AlternateContent>
      </w:r>
      <w:r w:rsidR="003B70B5" w:rsidRPr="00DF4629">
        <w:rPr>
          <w:noProof/>
          <w14:ligatures w14:val="none"/>
        </w:rPr>
        <mc:AlternateContent>
          <mc:Choice Requires="wps">
            <w:drawing>
              <wp:anchor distT="0" distB="0" distL="114300" distR="114300" simplePos="0" relativeHeight="251658280" behindDoc="0" locked="0" layoutInCell="1" allowOverlap="1" wp14:anchorId="475666B5" wp14:editId="70541286">
                <wp:simplePos x="0" y="0"/>
                <wp:positionH relativeFrom="column">
                  <wp:posOffset>3219034</wp:posOffset>
                </wp:positionH>
                <wp:positionV relativeFrom="paragraph">
                  <wp:posOffset>276269</wp:posOffset>
                </wp:positionV>
                <wp:extent cx="2466975" cy="181303"/>
                <wp:effectExtent l="0" t="0" r="9525" b="9525"/>
                <wp:wrapNone/>
                <wp:docPr id="1138771455" name="Rectangle 15"/>
                <wp:cNvGraphicFramePr/>
                <a:graphic xmlns:a="http://schemas.openxmlformats.org/drawingml/2006/main">
                  <a:graphicData uri="http://schemas.microsoft.com/office/word/2010/wordprocessingShape">
                    <wps:wsp>
                      <wps:cNvSpPr/>
                      <wps:spPr>
                        <a:xfrm>
                          <a:off x="0" y="0"/>
                          <a:ext cx="2466975" cy="181303"/>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763196" w14:textId="40AF1D70" w:rsidR="003B70B5" w:rsidRPr="00A563C5" w:rsidRDefault="003B70B5">
                            <w:pPr>
                              <w:jc w:val="right"/>
                              <w:rPr>
                                <w:color w:val="FF0000"/>
                                <w:sz w:val="16"/>
                                <w:szCs w:val="16"/>
                                <w:lang w:val="en-AU"/>
                                <w:rPrChange w:id="2662" w:author="Andrew Froude" w:date="2024-08-02T08:46:00Z" w16du:dateUtc="2024-08-01T22:46:00Z">
                                  <w:rPr/>
                                </w:rPrChange>
                              </w:rPr>
                              <w:pPrChange w:id="2663" w:author="Andrew Froude" w:date="2024-08-02T09:43:00Z" w16du:dateUtc="2024-08-01T23:43:00Z">
                                <w:pPr/>
                              </w:pPrChange>
                            </w:pPr>
                            <w:ins w:id="2664" w:author="Andrew Froude" w:date="2024-08-02T11:50:00Z" w16du:dateUtc="2024-08-02T01:50:00Z">
                              <w:r>
                                <w:rPr>
                                  <w:color w:val="FF0000"/>
                                  <w:sz w:val="16"/>
                                  <w:szCs w:val="16"/>
                                  <w:lang w:val="en-AU"/>
                                </w:rPr>
                                <w:t>YPS</w:t>
                              </w:r>
                            </w:ins>
                            <w:ins w:id="2665" w:author="Andrew Froude" w:date="2024-08-02T09:13:00Z" w16du:dateUtc="2024-08-01T23:13:00Z">
                              <w:r>
                                <w:rPr>
                                  <w:color w:val="FF0000"/>
                                  <w:sz w:val="16"/>
                                  <w:szCs w:val="16"/>
                                  <w:lang w:val="en-AU"/>
                                </w:rPr>
                                <w:t xml:space="preserve"> </w:t>
                              </w:r>
                            </w:ins>
                            <w:ins w:id="2666" w:author="Andrew Froude" w:date="2024-08-02T11:51:00Z" w16du:dateUtc="2024-08-02T01:51:00Z">
                              <w:r>
                                <w:rPr>
                                  <w:color w:val="FF0000"/>
                                  <w:sz w:val="16"/>
                                  <w:szCs w:val="16"/>
                                  <w:lang w:val="en-AU"/>
                                </w:rPr>
                                <w:t>2</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666B5" id="_x0000_s1061" style="position:absolute;left:0;text-align:left;margin-left:253.45pt;margin-top:21.75pt;width:194.25pt;height:14.3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" filled="f" strokecolor="red">
                <v:textbox inset="2.5mm,0,,0">
                  <w:txbxContent>
                    <w:p w14:paraId="0B763196" w14:textId="40AF1D70" w:rsidR="003B70B5" w:rsidRPr="00A563C5" w:rsidRDefault="003B70B5">
                      <w:pPr>
                        <w:jc w:val="right"/>
                        <w:rPr>
                          <w:color w:val="FF0000"/>
                          <w:sz w:val="16"/>
                          <w:szCs w:val="16"/>
                          <w:lang w:val="en-AU"/>
                          <w:rPrChange w:id="2667" w:author="Andrew Froude" w:date="2024-08-02T08:46:00Z" w16du:dateUtc="2024-08-01T22:46:00Z">
                            <w:rPr/>
                          </w:rPrChange>
                        </w:rPr>
                        <w:pPrChange w:id="2668" w:author="Andrew Froude" w:date="2024-08-02T09:43:00Z" w16du:dateUtc="2024-08-01T23:43:00Z">
                          <w:pPr/>
                        </w:pPrChange>
                      </w:pPr>
                      <w:ins w:id="2669" w:author="Andrew Froude" w:date="2024-08-02T11:50:00Z" w16du:dateUtc="2024-08-02T01:50:00Z">
                        <w:r>
                          <w:rPr>
                            <w:color w:val="FF0000"/>
                            <w:sz w:val="16"/>
                            <w:szCs w:val="16"/>
                            <w:lang w:val="en-AU"/>
                          </w:rPr>
                          <w:t>YPS</w:t>
                        </w:r>
                      </w:ins>
                      <w:ins w:id="2670" w:author="Andrew Froude" w:date="2024-08-02T09:13:00Z" w16du:dateUtc="2024-08-01T23:13:00Z">
                        <w:r>
                          <w:rPr>
                            <w:color w:val="FF0000"/>
                            <w:sz w:val="16"/>
                            <w:szCs w:val="16"/>
                            <w:lang w:val="en-AU"/>
                          </w:rPr>
                          <w:t xml:space="preserve"> </w:t>
                        </w:r>
                      </w:ins>
                      <w:ins w:id="2671" w:author="Andrew Froude" w:date="2024-08-02T11:51:00Z" w16du:dateUtc="2024-08-02T01:51:00Z">
                        <w:r>
                          <w:rPr>
                            <w:color w:val="FF0000"/>
                            <w:sz w:val="16"/>
                            <w:szCs w:val="16"/>
                            <w:lang w:val="en-AU"/>
                          </w:rPr>
                          <w:t>2</w:t>
                        </w:r>
                      </w:ins>
                    </w:p>
                  </w:txbxContent>
                </v:textbox>
              </v:rect>
            </w:pict>
          </mc:Fallback>
        </mc:AlternateContent>
      </w:r>
      <w:r w:rsidR="003B70B5" w:rsidRPr="00DF4629">
        <w:rPr>
          <w:noProof/>
          <w14:ligatures w14:val="none"/>
        </w:rPr>
        <mc:AlternateContent>
          <mc:Choice Requires="wps">
            <w:drawing>
              <wp:anchor distT="0" distB="0" distL="114300" distR="114300" simplePos="0" relativeHeight="251658279" behindDoc="0" locked="0" layoutInCell="1" allowOverlap="1" wp14:anchorId="6933D218" wp14:editId="46770F74">
                <wp:simplePos x="0" y="0"/>
                <wp:positionH relativeFrom="column">
                  <wp:posOffset>3219034</wp:posOffset>
                </wp:positionH>
                <wp:positionV relativeFrom="paragraph">
                  <wp:posOffset>47668</wp:posOffset>
                </wp:positionV>
                <wp:extent cx="2466975" cy="228293"/>
                <wp:effectExtent l="0" t="0" r="9525" b="13335"/>
                <wp:wrapNone/>
                <wp:docPr id="2017878522" name="Rectangle 15"/>
                <wp:cNvGraphicFramePr/>
                <a:graphic xmlns:a="http://schemas.openxmlformats.org/drawingml/2006/main">
                  <a:graphicData uri="http://schemas.microsoft.com/office/word/2010/wordprocessingShape">
                    <wps:wsp>
                      <wps:cNvSpPr/>
                      <wps:spPr>
                        <a:xfrm>
                          <a:off x="0" y="0"/>
                          <a:ext cx="2466975" cy="228293"/>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D300AC" w14:textId="06030D67" w:rsidR="003B70B5" w:rsidRPr="00A563C5" w:rsidRDefault="003B70B5">
                            <w:pPr>
                              <w:jc w:val="right"/>
                              <w:rPr>
                                <w:color w:val="FF0000"/>
                                <w:sz w:val="16"/>
                                <w:szCs w:val="16"/>
                                <w:lang w:val="en-AU"/>
                                <w:rPrChange w:id="2672" w:author="Andrew Froude" w:date="2024-08-02T08:46:00Z" w16du:dateUtc="2024-08-01T22:46:00Z">
                                  <w:rPr/>
                                </w:rPrChange>
                              </w:rPr>
                              <w:pPrChange w:id="2673" w:author="Andrew Froude" w:date="2024-08-02T09:43:00Z" w16du:dateUtc="2024-08-01T23:43:00Z">
                                <w:pPr/>
                              </w:pPrChange>
                            </w:pPr>
                            <w:ins w:id="2674" w:author="Andrew Froude" w:date="2024-08-02T11:50:00Z" w16du:dateUtc="2024-08-02T01:50:00Z">
                              <w:r>
                                <w:rPr>
                                  <w:color w:val="FF0000"/>
                                  <w:sz w:val="16"/>
                                  <w:szCs w:val="16"/>
                                  <w:lang w:val="en-AU"/>
                                </w:rPr>
                                <w:t>YPS</w:t>
                              </w:r>
                            </w:ins>
                            <w:ins w:id="2675" w:author="Andrew Froude" w:date="2024-08-02T09:13:00Z" w16du:dateUtc="2024-08-01T23:13:00Z">
                              <w:r>
                                <w:rPr>
                                  <w:color w:val="FF0000"/>
                                  <w:sz w:val="16"/>
                                  <w:szCs w:val="16"/>
                                  <w:lang w:val="en-AU"/>
                                </w:rPr>
                                <w:t xml:space="preserve"> 1</w:t>
                              </w:r>
                            </w:ins>
                          </w:p>
                        </w:txbxContent>
                      </wps:txbx>
                      <wps:bodyPr rot="0" spcFirstLastPara="0" vertOverflow="overflow" horzOverflow="overflow" vert="horz" wrap="square" lIns="9000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3D218" id="_x0000_s1062" style="position:absolute;left:0;text-align:left;margin-left:253.45pt;margin-top:3.75pt;width:194.25pt;height:18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" filled="f" strokecolor="red">
                <v:textbox inset="2.5mm,0,,0">
                  <w:txbxContent>
                    <w:p w14:paraId="60D300AC" w14:textId="06030D67" w:rsidR="003B70B5" w:rsidRPr="00A563C5" w:rsidRDefault="003B70B5">
                      <w:pPr>
                        <w:jc w:val="right"/>
                        <w:rPr>
                          <w:color w:val="FF0000"/>
                          <w:sz w:val="16"/>
                          <w:szCs w:val="16"/>
                          <w:lang w:val="en-AU"/>
                          <w:rPrChange w:id="2676" w:author="Andrew Froude" w:date="2024-08-02T08:46:00Z" w16du:dateUtc="2024-08-01T22:46:00Z">
                            <w:rPr/>
                          </w:rPrChange>
                        </w:rPr>
                        <w:pPrChange w:id="2677" w:author="Andrew Froude" w:date="2024-08-02T09:43:00Z" w16du:dateUtc="2024-08-01T23:43:00Z">
                          <w:pPr/>
                        </w:pPrChange>
                      </w:pPr>
                      <w:ins w:id="2678" w:author="Andrew Froude" w:date="2024-08-02T11:50:00Z" w16du:dateUtc="2024-08-02T01:50:00Z">
                        <w:r>
                          <w:rPr>
                            <w:color w:val="FF0000"/>
                            <w:sz w:val="16"/>
                            <w:szCs w:val="16"/>
                            <w:lang w:val="en-AU"/>
                          </w:rPr>
                          <w:t>YPS</w:t>
                        </w:r>
                      </w:ins>
                      <w:ins w:id="2679" w:author="Andrew Froude" w:date="2024-08-02T09:13:00Z" w16du:dateUtc="2024-08-01T23:13:00Z">
                        <w:r>
                          <w:rPr>
                            <w:color w:val="FF0000"/>
                            <w:sz w:val="16"/>
                            <w:szCs w:val="16"/>
                            <w:lang w:val="en-AU"/>
                          </w:rPr>
                          <w:t xml:space="preserve"> 1</w:t>
                        </w:r>
                      </w:ins>
                    </w:p>
                  </w:txbxContent>
                </v:textbox>
              </v:rect>
            </w:pict>
          </mc:Fallback>
        </mc:AlternateContent>
      </w:r>
      <w:r w:rsidR="380CE0B2" w:rsidRPr="00DF4629">
        <w:rPr>
          <w:rFonts w:asciiTheme="minorHAnsi" w:hAnsiTheme="minorHAnsi" w:cstheme="minorHAnsi"/>
          <w:noProof/>
        </w:rPr>
        <w:drawing>
          <wp:inline distT="0" distB="0" distL="0" distR="0" wp14:anchorId="6764C169" wp14:editId="5EB3C96E">
            <wp:extent cx="2520000" cy="2688000"/>
            <wp:effectExtent l="0" t="0" r="0" b="4445"/>
            <wp:docPr id="314957920" name="Picture 31495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957920"/>
                    <pic:cNvPicPr/>
                  </pic:nvPicPr>
                  <pic:blipFill>
                    <a:blip r:embed="rId30">
                      <a:extLst>
                        <a:ext uri="{28A0092B-C50C-407E-A947-70E740481C1C}">
                          <a14:useLocalDpi xmlns:a14="http://schemas.microsoft.com/office/drawing/2010/main" val="0"/>
                        </a:ext>
                      </a:extLst>
                    </a:blip>
                    <a:stretch>
                      <a:fillRect/>
                    </a:stretch>
                  </pic:blipFill>
                  <pic:spPr>
                    <a:xfrm>
                      <a:off x="0" y="0"/>
                      <a:ext cx="2520000" cy="2688000"/>
                    </a:xfrm>
                    <a:prstGeom prst="rect">
                      <a:avLst/>
                    </a:prstGeom>
                  </pic:spPr>
                </pic:pic>
              </a:graphicData>
            </a:graphic>
          </wp:inline>
        </w:drawing>
      </w:r>
    </w:p>
    <w:p w14:paraId="2852F91B" w14:textId="77777777" w:rsidR="00980F5F" w:rsidRPr="00DF4629" w:rsidRDefault="00980F5F" w:rsidP="000B47FE">
      <w:pPr>
        <w:jc w:val="center"/>
        <w:rPr>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2132"/>
        <w:gridCol w:w="7056"/>
        <w:gridCol w:w="2552"/>
        <w:gridCol w:w="1843"/>
      </w:tblGrid>
      <w:tr w:rsidR="00235925" w:rsidRPr="00DF4629" w14:paraId="09D38CA3" w14:textId="77777777" w:rsidTr="00503D58">
        <w:trPr>
          <w:cantSplit/>
        </w:trPr>
        <w:tc>
          <w:tcPr>
            <w:tcW w:w="1013" w:type="dxa"/>
            <w:shd w:val="clear" w:color="auto" w:fill="BFBFBF" w:themeFill="background1" w:themeFillShade="BF"/>
          </w:tcPr>
          <w:p w14:paraId="004CDB17" w14:textId="3DC608F8" w:rsidR="00980F5F" w:rsidRPr="00AD3E30" w:rsidRDefault="00B24C9A">
            <w:pPr>
              <w:tabs>
                <w:tab w:val="left" w:pos="1800"/>
              </w:tabs>
              <w:rPr>
                <w:rFonts w:asciiTheme="minorHAnsi" w:hAnsiTheme="minorHAnsi" w:cstheme="minorHAnsi"/>
                <w:b/>
                <w:rPrChange w:id="2680" w:author="Sue Simnor (EXT Idiom)" w:date="2024-08-07T11:21:00Z" w16du:dateUtc="2024-08-07T01:21:00Z">
                  <w:rPr>
                    <w:rFonts w:asciiTheme="minorHAnsi" w:hAnsiTheme="minorHAnsi" w:cstheme="minorHAnsi"/>
                    <w:b/>
                    <w:sz w:val="20"/>
                  </w:rPr>
                </w:rPrChange>
              </w:rPr>
            </w:pPr>
            <w:r w:rsidRPr="00AD3E30">
              <w:rPr>
                <w:rFonts w:asciiTheme="minorHAnsi" w:hAnsiTheme="minorHAnsi" w:cstheme="minorHAnsi"/>
                <w:b/>
                <w:rPrChange w:id="2681" w:author="Sue Simnor (EXT Idiom)" w:date="2024-08-07T11:21:00Z" w16du:dateUtc="2024-08-07T01:21:00Z">
                  <w:rPr>
                    <w:rFonts w:asciiTheme="minorHAnsi" w:hAnsiTheme="minorHAnsi" w:cstheme="minorHAnsi"/>
                    <w:b/>
                    <w:sz w:val="20"/>
                  </w:rPr>
                </w:rPrChange>
              </w:rPr>
              <w:t>Ref</w:t>
            </w:r>
          </w:p>
        </w:tc>
        <w:tc>
          <w:tcPr>
            <w:tcW w:w="2132" w:type="dxa"/>
            <w:shd w:val="clear" w:color="auto" w:fill="BFBFBF" w:themeFill="background1" w:themeFillShade="BF"/>
          </w:tcPr>
          <w:p w14:paraId="1F7DB32F" w14:textId="77777777" w:rsidR="00980F5F" w:rsidRPr="00AD3E30" w:rsidRDefault="00980F5F">
            <w:pPr>
              <w:tabs>
                <w:tab w:val="left" w:pos="1800"/>
              </w:tabs>
              <w:jc w:val="center"/>
              <w:rPr>
                <w:rFonts w:asciiTheme="minorHAnsi" w:hAnsiTheme="minorHAnsi" w:cstheme="minorHAnsi"/>
                <w:b/>
                <w:rPrChange w:id="2682" w:author="Sue Simnor (EXT Idiom)" w:date="2024-08-07T11:21:00Z" w16du:dateUtc="2024-08-07T01:21:00Z">
                  <w:rPr>
                    <w:rFonts w:asciiTheme="minorHAnsi" w:hAnsiTheme="minorHAnsi" w:cstheme="minorHAnsi"/>
                    <w:b/>
                    <w:sz w:val="20"/>
                  </w:rPr>
                </w:rPrChange>
              </w:rPr>
            </w:pPr>
            <w:r w:rsidRPr="00AD3E30">
              <w:rPr>
                <w:rFonts w:asciiTheme="minorHAnsi" w:hAnsiTheme="minorHAnsi" w:cstheme="minorHAnsi"/>
                <w:b/>
                <w:rPrChange w:id="2683" w:author="Sue Simnor (EXT Idiom)" w:date="2024-08-07T11:21:00Z" w16du:dateUtc="2024-08-07T01:21:00Z">
                  <w:rPr>
                    <w:rFonts w:asciiTheme="minorHAnsi" w:hAnsiTheme="minorHAnsi" w:cstheme="minorHAnsi"/>
                    <w:b/>
                    <w:sz w:val="20"/>
                  </w:rPr>
                </w:rPrChange>
              </w:rPr>
              <w:t>Variables</w:t>
            </w:r>
          </w:p>
        </w:tc>
        <w:tc>
          <w:tcPr>
            <w:tcW w:w="7056" w:type="dxa"/>
            <w:shd w:val="clear" w:color="auto" w:fill="BFBFBF" w:themeFill="background1" w:themeFillShade="BF"/>
          </w:tcPr>
          <w:p w14:paraId="344FE3E6" w14:textId="77777777" w:rsidR="00980F5F" w:rsidRPr="00AD3E30" w:rsidRDefault="00980F5F">
            <w:pPr>
              <w:tabs>
                <w:tab w:val="left" w:pos="1800"/>
              </w:tabs>
              <w:jc w:val="center"/>
              <w:rPr>
                <w:rFonts w:asciiTheme="minorHAnsi" w:hAnsiTheme="minorHAnsi" w:cstheme="minorHAnsi"/>
                <w:b/>
              </w:rPr>
            </w:pPr>
            <w:r w:rsidRPr="00AD3E30">
              <w:rPr>
                <w:rFonts w:asciiTheme="minorHAnsi" w:hAnsiTheme="minorHAnsi" w:cstheme="minorHAnsi"/>
                <w:b/>
                <w:rPrChange w:id="2684" w:author="Sue Simnor (EXT Idiom)" w:date="2024-08-07T11:21:00Z" w16du:dateUtc="2024-08-07T01:21:00Z">
                  <w:rPr>
                    <w:rFonts w:asciiTheme="minorHAnsi" w:hAnsiTheme="minorHAnsi" w:cstheme="minorHAnsi"/>
                    <w:b/>
                    <w:sz w:val="20"/>
                    <w:szCs w:val="20"/>
                  </w:rPr>
                </w:rPrChange>
              </w:rPr>
              <w:t>Content</w:t>
            </w:r>
          </w:p>
        </w:tc>
        <w:tc>
          <w:tcPr>
            <w:tcW w:w="2552" w:type="dxa"/>
            <w:shd w:val="clear" w:color="auto" w:fill="BFBFBF" w:themeFill="background1" w:themeFillShade="BF"/>
          </w:tcPr>
          <w:p w14:paraId="77E6BDE7" w14:textId="77777777" w:rsidR="00980F5F" w:rsidRPr="00AD3E30" w:rsidRDefault="00980F5F">
            <w:pPr>
              <w:tabs>
                <w:tab w:val="left" w:pos="1800"/>
              </w:tabs>
              <w:jc w:val="center"/>
              <w:rPr>
                <w:rFonts w:asciiTheme="minorHAnsi" w:hAnsiTheme="minorHAnsi" w:cstheme="minorHAnsi"/>
                <w:b/>
                <w:rPrChange w:id="2685" w:author="Sue Simnor (EXT Idiom)" w:date="2024-08-07T11:21:00Z" w16du:dateUtc="2024-08-07T01:21:00Z">
                  <w:rPr>
                    <w:rFonts w:asciiTheme="minorHAnsi" w:hAnsiTheme="minorHAnsi" w:cstheme="minorHAnsi"/>
                    <w:b/>
                    <w:sz w:val="20"/>
                  </w:rPr>
                </w:rPrChange>
              </w:rPr>
            </w:pPr>
            <w:r w:rsidRPr="00AD3E30">
              <w:rPr>
                <w:rFonts w:asciiTheme="minorHAnsi" w:hAnsiTheme="minorHAnsi" w:cstheme="minorHAnsi"/>
                <w:b/>
                <w:rPrChange w:id="2686" w:author="Sue Simnor (EXT Idiom)" w:date="2024-08-07T11:21:00Z" w16du:dateUtc="2024-08-07T01:21:00Z">
                  <w:rPr>
                    <w:rFonts w:asciiTheme="minorHAnsi" w:hAnsiTheme="minorHAnsi" w:cstheme="minorHAnsi"/>
                    <w:b/>
                    <w:sz w:val="20"/>
                  </w:rPr>
                </w:rPrChange>
              </w:rPr>
              <w:t>Logic</w:t>
            </w:r>
          </w:p>
        </w:tc>
        <w:tc>
          <w:tcPr>
            <w:tcW w:w="1843" w:type="dxa"/>
            <w:shd w:val="clear" w:color="auto" w:fill="BFBFBF" w:themeFill="background1" w:themeFillShade="BF"/>
          </w:tcPr>
          <w:p w14:paraId="6A102E77" w14:textId="77777777" w:rsidR="00980F5F" w:rsidRPr="00AD3E30" w:rsidRDefault="00980F5F">
            <w:pPr>
              <w:tabs>
                <w:tab w:val="left" w:pos="1800"/>
              </w:tabs>
              <w:jc w:val="center"/>
              <w:rPr>
                <w:rFonts w:asciiTheme="minorHAnsi" w:hAnsiTheme="minorHAnsi" w:cstheme="minorHAnsi"/>
                <w:b/>
                <w:rPrChange w:id="2687" w:author="Sue Simnor (EXT Idiom)" w:date="2024-08-07T11:21:00Z" w16du:dateUtc="2024-08-07T01:21:00Z">
                  <w:rPr>
                    <w:rFonts w:asciiTheme="minorHAnsi" w:hAnsiTheme="minorHAnsi" w:cstheme="minorHAnsi"/>
                    <w:b/>
                    <w:sz w:val="20"/>
                  </w:rPr>
                </w:rPrChange>
              </w:rPr>
            </w:pPr>
            <w:r w:rsidRPr="00AD3E30">
              <w:rPr>
                <w:rFonts w:asciiTheme="minorHAnsi" w:hAnsiTheme="minorHAnsi" w:cstheme="minorHAnsi"/>
                <w:b/>
                <w:rPrChange w:id="2688" w:author="Sue Simnor (EXT Idiom)" w:date="2024-08-07T11:21:00Z" w16du:dateUtc="2024-08-07T01:21:00Z">
                  <w:rPr>
                    <w:rFonts w:asciiTheme="minorHAnsi" w:hAnsiTheme="minorHAnsi" w:cstheme="minorHAnsi"/>
                    <w:b/>
                    <w:sz w:val="20"/>
                  </w:rPr>
                </w:rPrChange>
              </w:rPr>
              <w:t>Style</w:t>
            </w:r>
          </w:p>
        </w:tc>
      </w:tr>
      <w:tr w:rsidR="00140F75" w:rsidRPr="00DF4629" w14:paraId="19A3549D" w14:textId="77777777" w:rsidTr="00503D58">
        <w:trPr>
          <w:cantSplit/>
        </w:trPr>
        <w:tc>
          <w:tcPr>
            <w:tcW w:w="1013" w:type="dxa"/>
          </w:tcPr>
          <w:p w14:paraId="60B75C78" w14:textId="7CDC2CEC" w:rsidR="00140F75" w:rsidRPr="00DF4629" w:rsidRDefault="00140F75" w:rsidP="00140F75">
            <w:pPr>
              <w:rPr>
                <w:rFonts w:asciiTheme="minorHAnsi" w:hAnsiTheme="minorHAnsi" w:cstheme="minorHAnsi"/>
                <w:sz w:val="20"/>
                <w:rPrChange w:id="2689" w:author="Sue Simnor (EXT Idiom)" w:date="2024-08-07T09:41:00Z" w16du:dateUtc="2024-08-06T23:41:00Z">
                  <w:rPr>
                    <w:rFonts w:asciiTheme="minorHAnsi" w:hAnsiTheme="minorHAnsi" w:cstheme="minorHAnsi"/>
                    <w:sz w:val="20"/>
                    <w:highlight w:val="yellow"/>
                  </w:rPr>
                </w:rPrChange>
              </w:rPr>
            </w:pPr>
            <w:r w:rsidRPr="00DF4629">
              <w:rPr>
                <w:rFonts w:asciiTheme="minorHAnsi" w:hAnsiTheme="minorHAnsi" w:cstheme="minorHAnsi"/>
                <w:sz w:val="20"/>
                <w:rPrChange w:id="2690" w:author="Sue Simnor (EXT Idiom)" w:date="2024-08-07T09:41:00Z" w16du:dateUtc="2024-08-06T23:41:00Z">
                  <w:rPr>
                    <w:rFonts w:asciiTheme="minorHAnsi" w:hAnsiTheme="minorHAnsi" w:cstheme="minorHAnsi"/>
                    <w:sz w:val="20"/>
                    <w:highlight w:val="yellow"/>
                  </w:rPr>
                </w:rPrChange>
              </w:rPr>
              <w:t xml:space="preserve">YPS 1 </w:t>
            </w:r>
            <w:r w:rsidR="003B70B5" w:rsidRPr="00DF4629">
              <w:rPr>
                <w:rFonts w:asciiTheme="minorHAnsi" w:hAnsiTheme="minorHAnsi" w:cstheme="minorHAnsi"/>
                <w:sz w:val="20"/>
                <w:rPrChange w:id="2691" w:author="Sue Simnor (EXT Idiom)" w:date="2024-08-07T09:41:00Z" w16du:dateUtc="2024-08-06T23:41:00Z">
                  <w:rPr>
                    <w:rFonts w:asciiTheme="minorHAnsi" w:hAnsiTheme="minorHAnsi" w:cstheme="minorHAnsi"/>
                    <w:sz w:val="20"/>
                    <w:highlight w:val="yellow"/>
                  </w:rPr>
                </w:rPrChange>
              </w:rPr>
              <w:t>V</w:t>
            </w:r>
            <w:r w:rsidRPr="00DF4629">
              <w:rPr>
                <w:rFonts w:asciiTheme="minorHAnsi" w:hAnsiTheme="minorHAnsi" w:cstheme="minorHAnsi"/>
                <w:sz w:val="20"/>
                <w:rPrChange w:id="2692" w:author="Sue Simnor (EXT Idiom)" w:date="2024-08-07T09:41:00Z" w16du:dateUtc="2024-08-06T23:41:00Z">
                  <w:rPr>
                    <w:rFonts w:asciiTheme="minorHAnsi" w:hAnsiTheme="minorHAnsi" w:cstheme="minorHAnsi"/>
                    <w:sz w:val="20"/>
                    <w:highlight w:val="yellow"/>
                  </w:rPr>
                </w:rPrChange>
              </w:rPr>
              <w:t>1</w:t>
            </w:r>
          </w:p>
        </w:tc>
        <w:tc>
          <w:tcPr>
            <w:tcW w:w="2132" w:type="dxa"/>
          </w:tcPr>
          <w:p w14:paraId="75634D1E" w14:textId="037948DF" w:rsidR="00140F75" w:rsidRPr="00DF4629" w:rsidRDefault="00140F75" w:rsidP="00140F75">
            <w:pPr>
              <w:tabs>
                <w:tab w:val="left" w:pos="1800"/>
              </w:tabs>
              <w:rPr>
                <w:rFonts w:asciiTheme="minorHAnsi" w:hAnsiTheme="minorHAnsi" w:cstheme="minorHAnsi"/>
                <w:sz w:val="20"/>
              </w:rPr>
            </w:pPr>
            <w:r w:rsidRPr="00DF4629">
              <w:rPr>
                <w:rFonts w:asciiTheme="minorHAnsi" w:hAnsiTheme="minorHAnsi" w:cstheme="minorHAnsi"/>
                <w:sz w:val="20"/>
              </w:rPr>
              <w:t>&lt;DocumentSubType&gt;</w:t>
            </w:r>
          </w:p>
        </w:tc>
        <w:tc>
          <w:tcPr>
            <w:tcW w:w="7056" w:type="dxa"/>
          </w:tcPr>
          <w:p w14:paraId="7D927CD1" w14:textId="5CDF85CA" w:rsidR="00140F75" w:rsidRPr="00DF4629" w:rsidRDefault="00140F75" w:rsidP="00140F75">
            <w:pPr>
              <w:pStyle w:val="Heading1COI"/>
            </w:pPr>
            <w:r w:rsidRPr="00DF4629">
              <w:t>Your policy summary</w:t>
            </w:r>
          </w:p>
        </w:tc>
        <w:tc>
          <w:tcPr>
            <w:tcW w:w="2552" w:type="dxa"/>
          </w:tcPr>
          <w:p w14:paraId="66828AAB" w14:textId="25B453B8" w:rsidR="00140F75" w:rsidRPr="00DF4629" w:rsidRDefault="00140F75" w:rsidP="00DF4629">
            <w:pPr>
              <w:pStyle w:val="TableBodycopySCOI"/>
            </w:pPr>
            <w:r w:rsidRPr="00DF4629">
              <w:rPr>
                <w:b/>
              </w:rPr>
              <w:t>IF</w:t>
            </w:r>
            <w:r w:rsidRPr="00DF4629">
              <w:t xml:space="preserve"> &lt;DocumentSubType&gt; = "NewBusiness"</w:t>
            </w:r>
          </w:p>
          <w:p w14:paraId="77CB671E" w14:textId="22A98166" w:rsidR="00FC46FB" w:rsidRPr="00DF4629" w:rsidRDefault="00FC46FB" w:rsidP="00DF4629">
            <w:pPr>
              <w:pStyle w:val="TableBodycopySCOI"/>
              <w:rPr>
                <w:rFonts w:eastAsia="Segoe UI"/>
                <w:b/>
                <w:bCs/>
              </w:rPr>
            </w:pPr>
            <w:r w:rsidRPr="00DF4629">
              <w:rPr>
                <w:b/>
                <w:bCs/>
              </w:rPr>
              <w:t>THEN</w:t>
            </w:r>
            <w:r w:rsidRPr="00DF4629">
              <w:t xml:space="preserve"> display</w:t>
            </w:r>
          </w:p>
        </w:tc>
        <w:tc>
          <w:tcPr>
            <w:tcW w:w="1843" w:type="dxa"/>
          </w:tcPr>
          <w:p w14:paraId="513FDA37" w14:textId="50A77038" w:rsidR="00140F75" w:rsidRPr="00DF4629" w:rsidRDefault="00140F75" w:rsidP="00140F75">
            <w:pPr>
              <w:spacing w:after="120"/>
              <w:rPr>
                <w:rFonts w:asciiTheme="minorHAnsi" w:eastAsia="Segoe UI" w:hAnsiTheme="minorHAnsi" w:cstheme="minorHAnsi"/>
                <w:b/>
                <w:bCs/>
                <w:sz w:val="20"/>
              </w:rPr>
            </w:pPr>
            <w:r w:rsidRPr="00DF4629">
              <w:rPr>
                <w:rFonts w:asciiTheme="minorHAnsi" w:hAnsiTheme="minorHAnsi" w:cstheme="minorHAnsi"/>
                <w:color w:val="000000"/>
                <w:sz w:val="20"/>
                <w:szCs w:val="20"/>
              </w:rPr>
              <w:t>Heading_1_COI</w:t>
            </w:r>
          </w:p>
        </w:tc>
      </w:tr>
      <w:tr w:rsidR="00140F75" w:rsidRPr="00DF4629" w14:paraId="7549CD3D" w14:textId="77777777" w:rsidTr="00503D58">
        <w:trPr>
          <w:cantSplit/>
        </w:trPr>
        <w:tc>
          <w:tcPr>
            <w:tcW w:w="1013" w:type="dxa"/>
          </w:tcPr>
          <w:p w14:paraId="25C24709" w14:textId="11FC8899" w:rsidR="00140F75" w:rsidRPr="00DF4629" w:rsidRDefault="00140F75" w:rsidP="00140F75">
            <w:pPr>
              <w:rPr>
                <w:rFonts w:asciiTheme="minorHAnsi" w:hAnsiTheme="minorHAnsi" w:cstheme="minorHAnsi"/>
                <w:sz w:val="20"/>
                <w:rPrChange w:id="2693" w:author="Sue Simnor (EXT Idiom)" w:date="2024-08-07T09:41:00Z" w16du:dateUtc="2024-08-06T23:41:00Z">
                  <w:rPr>
                    <w:rFonts w:asciiTheme="minorHAnsi" w:hAnsiTheme="minorHAnsi" w:cstheme="minorHAnsi"/>
                    <w:sz w:val="20"/>
                    <w:highlight w:val="yellow"/>
                  </w:rPr>
                </w:rPrChange>
              </w:rPr>
            </w:pPr>
            <w:r w:rsidRPr="00DF4629">
              <w:rPr>
                <w:rFonts w:asciiTheme="minorHAnsi" w:hAnsiTheme="minorHAnsi" w:cstheme="minorHAnsi"/>
                <w:sz w:val="20"/>
                <w:rPrChange w:id="2694" w:author="Sue Simnor (EXT Idiom)" w:date="2024-08-07T09:41:00Z" w16du:dateUtc="2024-08-06T23:41:00Z">
                  <w:rPr>
                    <w:rFonts w:asciiTheme="minorHAnsi" w:hAnsiTheme="minorHAnsi" w:cstheme="minorHAnsi"/>
                    <w:sz w:val="20"/>
                    <w:highlight w:val="yellow"/>
                  </w:rPr>
                </w:rPrChange>
              </w:rPr>
              <w:t xml:space="preserve">YPS 1 </w:t>
            </w:r>
            <w:r w:rsidR="003B70B5" w:rsidRPr="00DF4629">
              <w:rPr>
                <w:rFonts w:asciiTheme="minorHAnsi" w:hAnsiTheme="minorHAnsi" w:cstheme="minorHAnsi"/>
                <w:sz w:val="20"/>
                <w:rPrChange w:id="2695" w:author="Sue Simnor (EXT Idiom)" w:date="2024-08-07T09:41:00Z" w16du:dateUtc="2024-08-06T23:41:00Z">
                  <w:rPr>
                    <w:rFonts w:asciiTheme="minorHAnsi" w:hAnsiTheme="minorHAnsi" w:cstheme="minorHAnsi"/>
                    <w:sz w:val="20"/>
                    <w:highlight w:val="yellow"/>
                  </w:rPr>
                </w:rPrChange>
              </w:rPr>
              <w:t>V</w:t>
            </w:r>
            <w:r w:rsidRPr="00DF4629">
              <w:rPr>
                <w:rFonts w:asciiTheme="minorHAnsi" w:hAnsiTheme="minorHAnsi" w:cstheme="minorHAnsi"/>
                <w:sz w:val="20"/>
                <w:rPrChange w:id="2696" w:author="Sue Simnor (EXT Idiom)" w:date="2024-08-07T09:41:00Z" w16du:dateUtc="2024-08-06T23:41:00Z">
                  <w:rPr>
                    <w:rFonts w:asciiTheme="minorHAnsi" w:hAnsiTheme="minorHAnsi" w:cstheme="minorHAnsi"/>
                    <w:sz w:val="20"/>
                    <w:highlight w:val="yellow"/>
                  </w:rPr>
                </w:rPrChange>
              </w:rPr>
              <w:t>2</w:t>
            </w:r>
          </w:p>
        </w:tc>
        <w:tc>
          <w:tcPr>
            <w:tcW w:w="2132" w:type="dxa"/>
          </w:tcPr>
          <w:p w14:paraId="292BE2D6" w14:textId="4288ECD6" w:rsidR="00140F75" w:rsidRPr="00DF4629" w:rsidRDefault="00140F75" w:rsidP="00140F75">
            <w:pPr>
              <w:tabs>
                <w:tab w:val="left" w:pos="1800"/>
              </w:tabs>
              <w:rPr>
                <w:rFonts w:asciiTheme="minorHAnsi" w:hAnsiTheme="minorHAnsi" w:cstheme="minorHAnsi"/>
                <w:sz w:val="20"/>
              </w:rPr>
            </w:pPr>
            <w:r w:rsidRPr="00DF4629">
              <w:rPr>
                <w:rFonts w:asciiTheme="minorHAnsi" w:hAnsiTheme="minorHAnsi" w:cstheme="minorHAnsi"/>
                <w:sz w:val="20"/>
              </w:rPr>
              <w:t>&lt;DocumentSubType&gt;</w:t>
            </w:r>
          </w:p>
        </w:tc>
        <w:tc>
          <w:tcPr>
            <w:tcW w:w="7056" w:type="dxa"/>
          </w:tcPr>
          <w:p w14:paraId="13A9F8EC" w14:textId="34FCC37F" w:rsidR="00140F75" w:rsidRPr="00DF4629" w:rsidRDefault="00140F75" w:rsidP="00140F75">
            <w:pPr>
              <w:pStyle w:val="Heading1COI"/>
            </w:pPr>
            <w:r w:rsidRPr="00DF4629">
              <w:t>Your updated policy summary</w:t>
            </w:r>
          </w:p>
        </w:tc>
        <w:tc>
          <w:tcPr>
            <w:tcW w:w="2552" w:type="dxa"/>
          </w:tcPr>
          <w:p w14:paraId="1A55BDA7" w14:textId="77777777" w:rsidR="00FC46FB" w:rsidRPr="00DF4629" w:rsidRDefault="00140F75" w:rsidP="00DF4629">
            <w:pPr>
              <w:pStyle w:val="TableBodycopySCOI"/>
            </w:pPr>
            <w:r w:rsidRPr="00DF4629">
              <w:rPr>
                <w:b/>
              </w:rPr>
              <w:t>ELSEIF</w:t>
            </w:r>
            <w:r w:rsidRPr="00DF4629">
              <w:t xml:space="preserve"> &lt;DocumentSubType&gt; = "Endorsement"</w:t>
            </w:r>
          </w:p>
          <w:p w14:paraId="7ABF2CA7" w14:textId="20110563" w:rsidR="00140F75" w:rsidRPr="00DF4629" w:rsidRDefault="00140F75" w:rsidP="00DF4629">
            <w:pPr>
              <w:pStyle w:val="TableBodycopySCOI"/>
              <w:rPr>
                <w:rFonts w:eastAsia="Segoe UI"/>
                <w:b/>
                <w:bCs/>
              </w:rPr>
            </w:pPr>
            <w:r w:rsidRPr="00DF4629">
              <w:rPr>
                <w:b/>
              </w:rPr>
              <w:t xml:space="preserve">THEN </w:t>
            </w:r>
            <w:r w:rsidRPr="00DF4629">
              <w:rPr>
                <w:bCs/>
              </w:rPr>
              <w:t>display</w:t>
            </w:r>
          </w:p>
        </w:tc>
        <w:tc>
          <w:tcPr>
            <w:tcW w:w="1843" w:type="dxa"/>
          </w:tcPr>
          <w:p w14:paraId="13210858" w14:textId="0A4DD0BF" w:rsidR="00140F75" w:rsidRPr="00DF4629" w:rsidRDefault="00140F75" w:rsidP="00140F75">
            <w:pPr>
              <w:spacing w:after="120"/>
              <w:rPr>
                <w:rFonts w:asciiTheme="minorHAnsi" w:hAnsiTheme="minorHAnsi" w:cstheme="minorHAnsi"/>
                <w:color w:val="000000"/>
                <w:sz w:val="20"/>
                <w:szCs w:val="20"/>
              </w:rPr>
            </w:pPr>
            <w:r w:rsidRPr="00DF4629">
              <w:rPr>
                <w:rFonts w:asciiTheme="minorHAnsi" w:hAnsiTheme="minorHAnsi" w:cstheme="minorHAnsi"/>
                <w:color w:val="000000"/>
                <w:sz w:val="20"/>
                <w:szCs w:val="20"/>
              </w:rPr>
              <w:t>Heading_1_COI</w:t>
            </w:r>
          </w:p>
        </w:tc>
      </w:tr>
      <w:tr w:rsidR="00140F75" w:rsidRPr="00720F8E" w14:paraId="3C0C4301" w14:textId="77777777" w:rsidTr="00503D58">
        <w:trPr>
          <w:cantSplit/>
        </w:trPr>
        <w:tc>
          <w:tcPr>
            <w:tcW w:w="1013" w:type="dxa"/>
          </w:tcPr>
          <w:p w14:paraId="25ADEA91" w14:textId="48087C75" w:rsidR="00140F75" w:rsidRPr="00DF4629" w:rsidRDefault="00140F75" w:rsidP="00140F75">
            <w:pPr>
              <w:rPr>
                <w:rFonts w:asciiTheme="minorHAnsi" w:hAnsiTheme="minorHAnsi" w:cstheme="minorHAnsi"/>
                <w:sz w:val="20"/>
                <w:rPrChange w:id="2697" w:author="Sue Simnor (EXT Idiom)" w:date="2024-08-07T09:41:00Z" w16du:dateUtc="2024-08-06T23:41:00Z">
                  <w:rPr>
                    <w:rFonts w:asciiTheme="minorHAnsi" w:hAnsiTheme="minorHAnsi" w:cstheme="minorHAnsi"/>
                    <w:sz w:val="20"/>
                    <w:highlight w:val="yellow"/>
                  </w:rPr>
                </w:rPrChange>
              </w:rPr>
            </w:pPr>
            <w:r w:rsidRPr="00DF4629">
              <w:rPr>
                <w:rFonts w:asciiTheme="minorHAnsi" w:hAnsiTheme="minorHAnsi" w:cstheme="minorHAnsi"/>
                <w:sz w:val="20"/>
                <w:rPrChange w:id="2698" w:author="Sue Simnor (EXT Idiom)" w:date="2024-08-07T09:41:00Z" w16du:dateUtc="2024-08-06T23:41:00Z">
                  <w:rPr>
                    <w:rFonts w:asciiTheme="minorHAnsi" w:hAnsiTheme="minorHAnsi" w:cstheme="minorHAnsi"/>
                    <w:sz w:val="20"/>
                    <w:highlight w:val="yellow"/>
                  </w:rPr>
                </w:rPrChange>
              </w:rPr>
              <w:t xml:space="preserve">YPS 1 </w:t>
            </w:r>
            <w:r w:rsidR="003B70B5" w:rsidRPr="00DF4629">
              <w:rPr>
                <w:rFonts w:asciiTheme="minorHAnsi" w:hAnsiTheme="minorHAnsi" w:cstheme="minorHAnsi"/>
                <w:sz w:val="20"/>
                <w:rPrChange w:id="2699" w:author="Sue Simnor (EXT Idiom)" w:date="2024-08-07T09:41:00Z" w16du:dateUtc="2024-08-06T23:41:00Z">
                  <w:rPr>
                    <w:rFonts w:asciiTheme="minorHAnsi" w:hAnsiTheme="minorHAnsi" w:cstheme="minorHAnsi"/>
                    <w:sz w:val="20"/>
                    <w:highlight w:val="yellow"/>
                  </w:rPr>
                </w:rPrChange>
              </w:rPr>
              <w:t>V</w:t>
            </w:r>
            <w:r w:rsidRPr="00DF4629">
              <w:rPr>
                <w:rFonts w:asciiTheme="minorHAnsi" w:hAnsiTheme="minorHAnsi" w:cstheme="minorHAnsi"/>
                <w:sz w:val="20"/>
                <w:rPrChange w:id="2700" w:author="Sue Simnor (EXT Idiom)" w:date="2024-08-07T09:41:00Z" w16du:dateUtc="2024-08-06T23:41:00Z">
                  <w:rPr>
                    <w:rFonts w:asciiTheme="minorHAnsi" w:hAnsiTheme="minorHAnsi" w:cstheme="minorHAnsi"/>
                    <w:sz w:val="20"/>
                    <w:highlight w:val="yellow"/>
                  </w:rPr>
                </w:rPrChange>
              </w:rPr>
              <w:t>3</w:t>
            </w:r>
          </w:p>
        </w:tc>
        <w:tc>
          <w:tcPr>
            <w:tcW w:w="2132" w:type="dxa"/>
          </w:tcPr>
          <w:p w14:paraId="1C0C7D0B" w14:textId="664DF6DE" w:rsidR="00140F75" w:rsidRPr="00DF4629" w:rsidRDefault="00140F75" w:rsidP="00140F75">
            <w:pPr>
              <w:tabs>
                <w:tab w:val="left" w:pos="1800"/>
              </w:tabs>
              <w:rPr>
                <w:rFonts w:asciiTheme="minorHAnsi" w:hAnsiTheme="minorHAnsi" w:cstheme="minorHAnsi"/>
                <w:sz w:val="20"/>
              </w:rPr>
            </w:pPr>
            <w:r w:rsidRPr="00DF4629">
              <w:rPr>
                <w:rFonts w:asciiTheme="minorHAnsi" w:hAnsiTheme="minorHAnsi" w:cstheme="minorHAnsi"/>
                <w:sz w:val="20"/>
              </w:rPr>
              <w:t>&lt;DocumentSubType&gt;</w:t>
            </w:r>
          </w:p>
        </w:tc>
        <w:tc>
          <w:tcPr>
            <w:tcW w:w="7056" w:type="dxa"/>
          </w:tcPr>
          <w:p w14:paraId="2625C399" w14:textId="168EB490" w:rsidR="00140F75" w:rsidRPr="00DF4629" w:rsidRDefault="00140F75" w:rsidP="00140F75">
            <w:pPr>
              <w:pStyle w:val="Heading1COI"/>
            </w:pPr>
            <w:r w:rsidRPr="00DF4629">
              <w:t>Your renewal policy summary</w:t>
            </w:r>
          </w:p>
        </w:tc>
        <w:tc>
          <w:tcPr>
            <w:tcW w:w="2552" w:type="dxa"/>
          </w:tcPr>
          <w:p w14:paraId="566B8C00" w14:textId="77777777" w:rsidR="00FC46FB" w:rsidRPr="00DF4629" w:rsidRDefault="00140F75" w:rsidP="00DF4629">
            <w:pPr>
              <w:pStyle w:val="TableBodycopySCOI"/>
            </w:pPr>
            <w:r w:rsidRPr="00DF4629">
              <w:rPr>
                <w:b/>
              </w:rPr>
              <w:t>ELSEIF</w:t>
            </w:r>
            <w:r w:rsidRPr="00DF4629">
              <w:t xml:space="preserve"> &lt;DocumentSubType&gt; = "Renewal”</w:t>
            </w:r>
          </w:p>
          <w:p w14:paraId="0B4637B2" w14:textId="089B7803" w:rsidR="00140F75" w:rsidRPr="00DF4629" w:rsidRDefault="00140F75" w:rsidP="00DF4629">
            <w:pPr>
              <w:pStyle w:val="TableBodycopySCOI"/>
            </w:pPr>
            <w:r w:rsidRPr="00DF4629">
              <w:rPr>
                <w:b/>
              </w:rPr>
              <w:t>THEN</w:t>
            </w:r>
            <w:r w:rsidRPr="00DF4629">
              <w:t xml:space="preserve"> display </w:t>
            </w:r>
          </w:p>
          <w:p w14:paraId="104F1316" w14:textId="77777777" w:rsidR="00140F75" w:rsidRPr="00DF4629" w:rsidRDefault="00140F75" w:rsidP="00DF4629">
            <w:pPr>
              <w:pStyle w:val="TableBodycopySCOI"/>
            </w:pPr>
            <w:r w:rsidRPr="00DF4629">
              <w:rPr>
                <w:b/>
                <w:bCs/>
              </w:rPr>
              <w:t>ELSE</w:t>
            </w:r>
            <w:r w:rsidRPr="00DF4629">
              <w:t xml:space="preserve"> do not display</w:t>
            </w:r>
          </w:p>
          <w:p w14:paraId="11CD8BB1" w14:textId="41647911" w:rsidR="00140F75" w:rsidRPr="00DF4629" w:rsidRDefault="00140F75" w:rsidP="00DF4629">
            <w:pPr>
              <w:pStyle w:val="TableBodycopySCOI"/>
              <w:rPr>
                <w:rFonts w:eastAsia="Segoe UI"/>
                <w:b/>
                <w:bCs/>
              </w:rPr>
            </w:pPr>
            <w:r w:rsidRPr="00DF4629">
              <w:rPr>
                <w:rFonts w:eastAsia="Segoe UI"/>
                <w:b/>
                <w:bCs/>
              </w:rPr>
              <w:t>ENDIF</w:t>
            </w:r>
          </w:p>
        </w:tc>
        <w:tc>
          <w:tcPr>
            <w:tcW w:w="1843" w:type="dxa"/>
          </w:tcPr>
          <w:p w14:paraId="1574C73E" w14:textId="40CC4633" w:rsidR="00140F75" w:rsidRPr="00720F8E" w:rsidRDefault="00140F75" w:rsidP="00140F75">
            <w:pPr>
              <w:spacing w:after="120"/>
              <w:rPr>
                <w:rFonts w:asciiTheme="minorHAnsi" w:hAnsiTheme="minorHAnsi" w:cstheme="minorHAnsi"/>
                <w:color w:val="000000"/>
                <w:sz w:val="20"/>
                <w:szCs w:val="20"/>
              </w:rPr>
            </w:pPr>
            <w:r w:rsidRPr="00DF4629">
              <w:rPr>
                <w:rFonts w:asciiTheme="minorHAnsi" w:hAnsiTheme="minorHAnsi" w:cstheme="minorHAnsi"/>
                <w:color w:val="000000"/>
                <w:sz w:val="20"/>
                <w:szCs w:val="20"/>
              </w:rPr>
              <w:t>Heading_1_COI</w:t>
            </w:r>
          </w:p>
        </w:tc>
      </w:tr>
      <w:tr w:rsidR="00140F75" w:rsidRPr="00DF4629" w14:paraId="1E9B8EC0" w14:textId="77777777" w:rsidTr="00503D58">
        <w:trPr>
          <w:cantSplit/>
        </w:trPr>
        <w:tc>
          <w:tcPr>
            <w:tcW w:w="1013" w:type="dxa"/>
          </w:tcPr>
          <w:p w14:paraId="77E6C178" w14:textId="2C30D693" w:rsidR="00140F75" w:rsidRPr="00DF4629" w:rsidRDefault="00140F75" w:rsidP="00140F75">
            <w:pPr>
              <w:rPr>
                <w:rFonts w:asciiTheme="minorHAnsi" w:hAnsiTheme="minorHAnsi" w:cstheme="minorHAnsi"/>
                <w:sz w:val="20"/>
                <w:rPrChange w:id="2701" w:author="Sue Simnor (EXT Idiom)" w:date="2024-08-07T09:42:00Z" w16du:dateUtc="2024-08-06T23:42:00Z">
                  <w:rPr>
                    <w:rFonts w:asciiTheme="minorHAnsi" w:hAnsiTheme="minorHAnsi" w:cstheme="minorHAnsi"/>
                    <w:sz w:val="20"/>
                    <w:highlight w:val="yellow"/>
                  </w:rPr>
                </w:rPrChange>
              </w:rPr>
            </w:pPr>
            <w:r w:rsidRPr="00DF4629">
              <w:rPr>
                <w:rFonts w:asciiTheme="minorHAnsi" w:hAnsiTheme="minorHAnsi" w:cstheme="minorHAnsi"/>
                <w:sz w:val="20"/>
                <w:rPrChange w:id="2702" w:author="Sue Simnor (EXT Idiom)" w:date="2024-08-07T09:42:00Z" w16du:dateUtc="2024-08-06T23:42:00Z">
                  <w:rPr>
                    <w:rFonts w:asciiTheme="minorHAnsi" w:hAnsiTheme="minorHAnsi" w:cstheme="minorHAnsi"/>
                    <w:sz w:val="20"/>
                    <w:highlight w:val="yellow"/>
                  </w:rPr>
                </w:rPrChange>
              </w:rPr>
              <w:lastRenderedPageBreak/>
              <w:t xml:space="preserve">YPS </w:t>
            </w:r>
            <w:r w:rsidR="003B70B5" w:rsidRPr="00DF4629">
              <w:rPr>
                <w:rFonts w:asciiTheme="minorHAnsi" w:hAnsiTheme="minorHAnsi" w:cstheme="minorHAnsi"/>
                <w:sz w:val="20"/>
                <w:rPrChange w:id="2703" w:author="Sue Simnor (EXT Idiom)" w:date="2024-08-07T09:42:00Z" w16du:dateUtc="2024-08-06T23:42:00Z">
                  <w:rPr>
                    <w:rFonts w:asciiTheme="minorHAnsi" w:hAnsiTheme="minorHAnsi" w:cstheme="minorHAnsi"/>
                    <w:sz w:val="20"/>
                    <w:highlight w:val="yellow"/>
                  </w:rPr>
                </w:rPrChange>
              </w:rPr>
              <w:t>2</w:t>
            </w:r>
          </w:p>
        </w:tc>
        <w:tc>
          <w:tcPr>
            <w:tcW w:w="2132" w:type="dxa"/>
          </w:tcPr>
          <w:p w14:paraId="6A990251" w14:textId="1AD7CB89" w:rsidR="00140F75" w:rsidRPr="00DF4629" w:rsidRDefault="00140F75" w:rsidP="00140F75">
            <w:pPr>
              <w:tabs>
                <w:tab w:val="left" w:pos="1800"/>
              </w:tabs>
              <w:rPr>
                <w:rFonts w:asciiTheme="minorHAnsi" w:hAnsiTheme="minorHAnsi" w:cstheme="minorHAnsi"/>
                <w:sz w:val="20"/>
              </w:rPr>
            </w:pPr>
            <w:r w:rsidRPr="00DF4629">
              <w:rPr>
                <w:rFonts w:asciiTheme="minorHAnsi" w:hAnsiTheme="minorHAnsi" w:cstheme="minorHAnsi"/>
                <w:sz w:val="20"/>
              </w:rPr>
              <w:t>&lt;PolicyNumber&gt;</w:t>
            </w:r>
          </w:p>
        </w:tc>
        <w:tc>
          <w:tcPr>
            <w:tcW w:w="7056" w:type="dxa"/>
          </w:tcPr>
          <w:tbl>
            <w:tblPr>
              <w:tblStyle w:val="TableGrid"/>
              <w:tblW w:w="7261" w:type="dxa"/>
              <w:tblLayout w:type="fixed"/>
              <w:tblLook w:val="04A0" w:firstRow="1" w:lastRow="0" w:firstColumn="1" w:lastColumn="0" w:noHBand="0" w:noVBand="1"/>
            </w:tblPr>
            <w:tblGrid>
              <w:gridCol w:w="1125"/>
              <w:gridCol w:w="1701"/>
              <w:gridCol w:w="4435"/>
            </w:tblGrid>
            <w:tr w:rsidR="00140F75" w:rsidRPr="00DF4629" w14:paraId="18926D57" w14:textId="77777777" w:rsidTr="00C1020A">
              <w:tc>
                <w:tcPr>
                  <w:tcW w:w="1125" w:type="dxa"/>
                </w:tcPr>
                <w:p w14:paraId="357C8C23" w14:textId="32896E62" w:rsidR="00140F75" w:rsidRPr="00DF4629" w:rsidRDefault="00140F75" w:rsidP="00140F75">
                  <w:pPr>
                    <w:spacing w:after="120"/>
                    <w:rPr>
                      <w:rFonts w:asciiTheme="minorHAnsi" w:eastAsia="Segoe UI" w:hAnsiTheme="minorHAnsi" w:cstheme="minorHAnsi"/>
                      <w:b/>
                      <w:bCs/>
                      <w:sz w:val="20"/>
                      <w:szCs w:val="20"/>
                    </w:rPr>
                  </w:pPr>
                  <w:r w:rsidRPr="00DF4629">
                    <w:rPr>
                      <w:rFonts w:asciiTheme="minorHAnsi" w:hAnsiTheme="minorHAnsi" w:cstheme="minorHAnsi"/>
                      <w:noProof/>
                      <w:color w:val="000000" w:themeColor="text1"/>
                      <w:sz w:val="20"/>
                      <w:szCs w:val="20"/>
                    </w:rPr>
                    <w:t>Brand_icon_triangle1.jpg</w:t>
                  </w:r>
                </w:p>
              </w:tc>
              <w:tc>
                <w:tcPr>
                  <w:tcW w:w="1701" w:type="dxa"/>
                </w:tcPr>
                <w:p w14:paraId="0618F801" w14:textId="5D5C752D" w:rsidR="00140F75" w:rsidRPr="00DF4629" w:rsidRDefault="00140F75" w:rsidP="00140F75">
                  <w:pPr>
                    <w:pStyle w:val="TableBodycopySCOI"/>
                    <w:rPr>
                      <w:rFonts w:asciiTheme="minorHAnsi" w:eastAsia="Segoe UI" w:hAnsiTheme="minorHAnsi" w:cstheme="minorHAnsi"/>
                      <w:b/>
                      <w:bCs/>
                    </w:rPr>
                  </w:pPr>
                  <w:r w:rsidRPr="00DF4629">
                    <w:rPr>
                      <w:noProof/>
                    </w:rPr>
                    <w:t>Policy number:</w:t>
                  </w:r>
                </w:p>
              </w:tc>
              <w:tc>
                <w:tcPr>
                  <w:tcW w:w="4435" w:type="dxa"/>
                </w:tcPr>
                <w:p w14:paraId="06EEF750" w14:textId="3F081571" w:rsidR="00140F75" w:rsidRPr="00DF4629" w:rsidRDefault="00140F75" w:rsidP="00140F75">
                  <w:pPr>
                    <w:pStyle w:val="TableBodycopyBCOI"/>
                    <w:rPr>
                      <w:rFonts w:asciiTheme="minorHAnsi" w:eastAsia="Segoe UI" w:hAnsiTheme="minorHAnsi" w:cstheme="minorHAnsi"/>
                    </w:rPr>
                  </w:pPr>
                  <w:r w:rsidRPr="00DF4629">
                    <w:rPr>
                      <w:noProof/>
                    </w:rPr>
                    <w:t>&lt;PolicyNumber&gt;</w:t>
                  </w:r>
                </w:p>
              </w:tc>
            </w:tr>
          </w:tbl>
          <w:p w14:paraId="0AFAC2A8" w14:textId="77777777" w:rsidR="00140F75" w:rsidRPr="00DF4629" w:rsidRDefault="00140F75" w:rsidP="00140F75">
            <w:pPr>
              <w:spacing w:after="120"/>
              <w:rPr>
                <w:rFonts w:asciiTheme="minorHAnsi" w:eastAsia="Segoe UI" w:hAnsiTheme="minorHAnsi" w:cstheme="minorHAnsi"/>
                <w:b/>
                <w:bCs/>
                <w:sz w:val="20"/>
                <w:szCs w:val="20"/>
              </w:rPr>
            </w:pPr>
          </w:p>
        </w:tc>
        <w:tc>
          <w:tcPr>
            <w:tcW w:w="2552" w:type="dxa"/>
          </w:tcPr>
          <w:p w14:paraId="510A69B7" w14:textId="1831D3AD" w:rsidR="00140F75" w:rsidRPr="00DF4629" w:rsidRDefault="00140F75" w:rsidP="00140F75">
            <w:pPr>
              <w:spacing w:after="120"/>
              <w:rPr>
                <w:rFonts w:asciiTheme="minorHAnsi" w:hAnsiTheme="minorHAnsi" w:cstheme="minorHAnsi"/>
                <w:b/>
                <w:color w:val="000000" w:themeColor="text1"/>
                <w:sz w:val="20"/>
                <w:szCs w:val="20"/>
              </w:rPr>
            </w:pPr>
            <w:r w:rsidRPr="00DF4629">
              <w:rPr>
                <w:rFonts w:asciiTheme="minorHAnsi" w:hAnsiTheme="minorHAnsi" w:cstheme="minorHAnsi"/>
                <w:bCs/>
                <w:sz w:val="20"/>
              </w:rPr>
              <w:t>Always display</w:t>
            </w:r>
          </w:p>
        </w:tc>
        <w:tc>
          <w:tcPr>
            <w:tcW w:w="1843" w:type="dxa"/>
          </w:tcPr>
          <w:p w14:paraId="376ED052" w14:textId="77777777" w:rsidR="00170636" w:rsidRPr="00DF4629" w:rsidRDefault="00170636" w:rsidP="00170636">
            <w:pPr>
              <w:spacing w:after="120"/>
              <w:rPr>
                <w:rFonts w:asciiTheme="minorHAnsi" w:hAnsiTheme="minorHAnsi" w:cstheme="minorHAnsi"/>
                <w:color w:val="000000"/>
                <w:sz w:val="20"/>
                <w:szCs w:val="20"/>
              </w:rPr>
            </w:pPr>
            <w:r w:rsidRPr="00DF4629">
              <w:rPr>
                <w:rFonts w:asciiTheme="minorHAnsi" w:hAnsiTheme="minorHAnsi" w:cstheme="minorHAnsi"/>
                <w:color w:val="000000"/>
                <w:sz w:val="20"/>
                <w:szCs w:val="20"/>
              </w:rPr>
              <w:t>Column 1 text:</w:t>
            </w:r>
          </w:p>
          <w:p w14:paraId="313AB43B" w14:textId="77777777" w:rsidR="00170636" w:rsidRPr="00DF4629" w:rsidRDefault="00170636" w:rsidP="00170636">
            <w:pPr>
              <w:spacing w:after="120"/>
              <w:rPr>
                <w:rFonts w:asciiTheme="minorHAnsi" w:hAnsiTheme="minorHAnsi" w:cstheme="minorHAnsi"/>
                <w:color w:val="000000"/>
                <w:sz w:val="20"/>
                <w:szCs w:val="20"/>
              </w:rPr>
            </w:pPr>
            <w:r w:rsidRPr="00DF4629">
              <w:rPr>
                <w:rFonts w:asciiTheme="minorHAnsi" w:hAnsiTheme="minorHAnsi" w:cstheme="minorHAnsi"/>
                <w:color w:val="000000"/>
                <w:sz w:val="20"/>
                <w:szCs w:val="20"/>
              </w:rPr>
              <w:t>Table_Bodycopy_S_COI</w:t>
            </w:r>
          </w:p>
          <w:p w14:paraId="3420F820" w14:textId="77777777" w:rsidR="00170636" w:rsidRPr="00DF4629" w:rsidRDefault="00170636" w:rsidP="00170636">
            <w:pPr>
              <w:spacing w:after="120"/>
              <w:rPr>
                <w:rFonts w:asciiTheme="minorHAnsi" w:hAnsiTheme="minorHAnsi" w:cstheme="minorHAnsi"/>
                <w:color w:val="000000"/>
                <w:sz w:val="20"/>
                <w:szCs w:val="20"/>
              </w:rPr>
            </w:pPr>
            <w:r w:rsidRPr="00DF4629">
              <w:rPr>
                <w:rFonts w:asciiTheme="minorHAnsi" w:hAnsiTheme="minorHAnsi" w:cstheme="minorHAnsi"/>
                <w:color w:val="000000"/>
                <w:sz w:val="20"/>
                <w:szCs w:val="20"/>
              </w:rPr>
              <w:t>Column 2 text:</w:t>
            </w:r>
          </w:p>
          <w:p w14:paraId="28B52567" w14:textId="77777777" w:rsidR="00140F75" w:rsidRPr="00DF4629" w:rsidRDefault="00170636" w:rsidP="00170636">
            <w:pPr>
              <w:spacing w:after="120"/>
              <w:rPr>
                <w:rFonts w:asciiTheme="minorHAnsi" w:hAnsiTheme="minorHAnsi" w:cstheme="minorHAnsi"/>
                <w:color w:val="000000"/>
                <w:sz w:val="20"/>
                <w:szCs w:val="20"/>
              </w:rPr>
            </w:pPr>
            <w:r w:rsidRPr="00DF4629">
              <w:rPr>
                <w:rFonts w:asciiTheme="minorHAnsi" w:hAnsiTheme="minorHAnsi" w:cstheme="minorHAnsi"/>
                <w:color w:val="000000"/>
                <w:sz w:val="20"/>
                <w:szCs w:val="20"/>
              </w:rPr>
              <w:t>Table_Bodycopy_B_COI</w:t>
            </w:r>
          </w:p>
          <w:p w14:paraId="687DFE57" w14:textId="6021C809" w:rsidR="00F735F9" w:rsidRPr="00DF4629" w:rsidRDefault="00F735F9" w:rsidP="00F735F9">
            <w:pPr>
              <w:spacing w:after="120"/>
              <w:rPr>
                <w:rFonts w:asciiTheme="minorHAnsi" w:hAnsiTheme="minorHAnsi" w:cstheme="minorHAnsi"/>
                <w:color w:val="000000"/>
                <w:sz w:val="20"/>
                <w:szCs w:val="20"/>
              </w:rPr>
            </w:pPr>
            <w:r w:rsidRPr="00DF4629">
              <w:rPr>
                <w:rFonts w:asciiTheme="minorHAnsi" w:hAnsiTheme="minorHAnsi" w:cstheme="minorHAnsi"/>
                <w:color w:val="000000"/>
                <w:sz w:val="20"/>
                <w:szCs w:val="20"/>
              </w:rPr>
              <w:t>Brand_icon_triangle1.jpg</w:t>
            </w:r>
          </w:p>
          <w:p w14:paraId="4493349C" w14:textId="77777777" w:rsidR="00F735F9" w:rsidRPr="00DF4629" w:rsidRDefault="00F735F9" w:rsidP="00F735F9">
            <w:pPr>
              <w:spacing w:after="120"/>
              <w:rPr>
                <w:rFonts w:asciiTheme="minorHAnsi" w:hAnsiTheme="minorHAnsi" w:cstheme="minorHAnsi"/>
                <w:color w:val="000000"/>
                <w:sz w:val="20"/>
                <w:szCs w:val="20"/>
              </w:rPr>
            </w:pPr>
            <w:r w:rsidRPr="00DF4629">
              <w:rPr>
                <w:rFonts w:asciiTheme="minorHAnsi" w:hAnsiTheme="minorHAnsi" w:cstheme="minorHAnsi"/>
                <w:color w:val="000000"/>
                <w:sz w:val="20"/>
                <w:szCs w:val="20"/>
              </w:rPr>
              <w:t xml:space="preserve"> Image Size: 47 x 94px (4x8mm) </w:t>
            </w:r>
          </w:p>
          <w:p w14:paraId="178684A6" w14:textId="5E5618D1" w:rsidR="00F735F9" w:rsidRPr="00DF4629" w:rsidRDefault="00F735F9" w:rsidP="00F735F9">
            <w:pPr>
              <w:spacing w:after="120"/>
              <w:rPr>
                <w:rFonts w:asciiTheme="minorHAnsi" w:hAnsiTheme="minorHAnsi" w:cstheme="minorHAnsi"/>
                <w:color w:val="000000"/>
                <w:sz w:val="20"/>
                <w:szCs w:val="20"/>
              </w:rPr>
            </w:pPr>
            <w:r w:rsidRPr="00DF4629">
              <w:rPr>
                <w:rFonts w:asciiTheme="minorHAnsi" w:hAnsiTheme="minorHAnsi" w:cstheme="minorHAnsi"/>
                <w:color w:val="000000"/>
                <w:sz w:val="20"/>
                <w:szCs w:val="20"/>
              </w:rPr>
              <w:t>Resolution: 300 x 300dpi</w:t>
            </w:r>
          </w:p>
        </w:tc>
      </w:tr>
      <w:tr w:rsidR="00140F75" w:rsidRPr="00DF4629" w14:paraId="613167F0" w14:textId="77777777" w:rsidTr="00503D58">
        <w:trPr>
          <w:cantSplit/>
        </w:trPr>
        <w:tc>
          <w:tcPr>
            <w:tcW w:w="1013" w:type="dxa"/>
          </w:tcPr>
          <w:p w14:paraId="71955E5D" w14:textId="14610713" w:rsidR="00140F75" w:rsidRPr="00503D58" w:rsidRDefault="00140F75" w:rsidP="00140F75">
            <w:pPr>
              <w:rPr>
                <w:rFonts w:asciiTheme="minorHAnsi" w:hAnsiTheme="minorHAnsi" w:cstheme="minorHAnsi"/>
                <w:sz w:val="20"/>
              </w:rPr>
            </w:pPr>
            <w:r w:rsidRPr="00503D58">
              <w:rPr>
                <w:rFonts w:asciiTheme="minorHAnsi" w:hAnsiTheme="minorHAnsi" w:cstheme="minorHAnsi"/>
                <w:sz w:val="20"/>
              </w:rPr>
              <w:t xml:space="preserve">YPS </w:t>
            </w:r>
            <w:r w:rsidR="0098355F" w:rsidRPr="00503D58">
              <w:rPr>
                <w:rFonts w:asciiTheme="minorHAnsi" w:hAnsiTheme="minorHAnsi" w:cstheme="minorHAnsi"/>
                <w:sz w:val="20"/>
              </w:rPr>
              <w:t>3</w:t>
            </w:r>
            <w:r w:rsidR="004E4A57" w:rsidRPr="00503D58">
              <w:rPr>
                <w:rFonts w:asciiTheme="minorHAnsi" w:hAnsiTheme="minorHAnsi" w:cstheme="minorHAnsi"/>
                <w:sz w:val="20"/>
              </w:rPr>
              <w:t>A</w:t>
            </w:r>
          </w:p>
        </w:tc>
        <w:tc>
          <w:tcPr>
            <w:tcW w:w="2132" w:type="dxa"/>
          </w:tcPr>
          <w:p w14:paraId="004D105F" w14:textId="2DF5A45C" w:rsidR="006F4BCE" w:rsidRPr="00503D58" w:rsidRDefault="006F4BCE" w:rsidP="006F4BCE">
            <w:pPr>
              <w:tabs>
                <w:tab w:val="left" w:pos="1800"/>
              </w:tabs>
              <w:rPr>
                <w:rFonts w:asciiTheme="minorHAnsi" w:hAnsiTheme="minorHAnsi" w:cstheme="minorHAnsi"/>
                <w:sz w:val="20"/>
                <w:szCs w:val="20"/>
              </w:rPr>
            </w:pPr>
            <w:r w:rsidRPr="00503D58">
              <w:rPr>
                <w:rFonts w:asciiTheme="minorHAnsi" w:hAnsiTheme="minorHAnsi" w:cstheme="minorHAnsi"/>
                <w:sz w:val="20"/>
                <w:szCs w:val="20"/>
              </w:rPr>
              <w:t>&lt;</w:t>
            </w:r>
            <w:r w:rsidR="000F5E8A" w:rsidRPr="000F5E8A">
              <w:rPr>
                <w:rFonts w:asciiTheme="minorHAnsi" w:hAnsiTheme="minorHAnsi" w:cstheme="minorHAnsi"/>
                <w:sz w:val="20"/>
                <w:szCs w:val="20"/>
              </w:rPr>
              <w:t>TransactionDate</w:t>
            </w:r>
            <w:r w:rsidRPr="00503D58">
              <w:rPr>
                <w:rFonts w:asciiTheme="minorHAnsi" w:hAnsiTheme="minorHAnsi" w:cstheme="minorHAnsi"/>
                <w:sz w:val="20"/>
                <w:szCs w:val="20"/>
              </w:rPr>
              <w:t>&gt;</w:t>
            </w:r>
          </w:p>
          <w:p w14:paraId="2779ACA8" w14:textId="3980BCD7" w:rsidR="006F4BCE" w:rsidRPr="00503D58" w:rsidRDefault="006F4BCE" w:rsidP="006F4BCE">
            <w:pPr>
              <w:tabs>
                <w:tab w:val="left" w:pos="1800"/>
              </w:tabs>
              <w:rPr>
                <w:rFonts w:asciiTheme="minorHAnsi" w:hAnsiTheme="minorHAnsi" w:cstheme="minorHAnsi"/>
                <w:sz w:val="20"/>
                <w:szCs w:val="20"/>
              </w:rPr>
            </w:pPr>
            <w:r w:rsidRPr="00503D58">
              <w:rPr>
                <w:rFonts w:asciiTheme="minorHAnsi" w:hAnsiTheme="minorHAnsi" w:cstheme="minorHAnsi"/>
                <w:sz w:val="20"/>
                <w:szCs w:val="20"/>
              </w:rPr>
              <w:t>&lt;</w:t>
            </w:r>
            <w:r w:rsidR="00E3309D" w:rsidRPr="00E3309D">
              <w:rPr>
                <w:rFonts w:asciiTheme="minorHAnsi" w:hAnsiTheme="minorHAnsi" w:cstheme="minorHAnsi"/>
                <w:sz w:val="20"/>
                <w:szCs w:val="20"/>
              </w:rPr>
              <w:t>TransactionTime</w:t>
            </w:r>
            <w:r w:rsidRPr="00503D58">
              <w:rPr>
                <w:rFonts w:asciiTheme="minorHAnsi" w:hAnsiTheme="minorHAnsi" w:cstheme="minorHAnsi"/>
                <w:sz w:val="20"/>
                <w:szCs w:val="20"/>
              </w:rPr>
              <w:t>&gt;</w:t>
            </w:r>
          </w:p>
          <w:p w14:paraId="01E17FF4" w14:textId="3AA9D396" w:rsidR="006F4BCE" w:rsidRPr="00503D58" w:rsidRDefault="006F4BCE" w:rsidP="006F4BCE">
            <w:pPr>
              <w:tabs>
                <w:tab w:val="left" w:pos="1800"/>
              </w:tabs>
              <w:rPr>
                <w:rFonts w:asciiTheme="minorHAnsi" w:hAnsiTheme="minorHAnsi" w:cstheme="minorHAnsi"/>
                <w:sz w:val="20"/>
                <w:szCs w:val="20"/>
              </w:rPr>
            </w:pPr>
            <w:r w:rsidRPr="00503D58">
              <w:rPr>
                <w:rFonts w:asciiTheme="minorHAnsi" w:hAnsiTheme="minorHAnsi" w:cstheme="minorHAnsi"/>
                <w:sz w:val="20"/>
                <w:szCs w:val="20"/>
              </w:rPr>
              <w:t>&lt;CurrentTermExpiryDate&gt;</w:t>
            </w:r>
          </w:p>
          <w:p w14:paraId="0A52086E" w14:textId="42F66A1D" w:rsidR="006F4BCE" w:rsidRPr="00503D58" w:rsidRDefault="006F4BCE" w:rsidP="006F4BCE">
            <w:pPr>
              <w:tabs>
                <w:tab w:val="left" w:pos="1800"/>
              </w:tabs>
              <w:rPr>
                <w:rFonts w:asciiTheme="minorHAnsi" w:hAnsiTheme="minorHAnsi" w:cstheme="minorHAnsi"/>
                <w:sz w:val="20"/>
              </w:rPr>
            </w:pPr>
            <w:r w:rsidRPr="00503D58">
              <w:rPr>
                <w:rFonts w:asciiTheme="minorHAnsi" w:hAnsiTheme="minorHAnsi" w:cstheme="minorHAnsi"/>
                <w:sz w:val="20"/>
                <w:szCs w:val="20"/>
              </w:rPr>
              <w:t>&lt;CurrentTermExpiryTime&gt;</w:t>
            </w:r>
          </w:p>
        </w:tc>
        <w:tc>
          <w:tcPr>
            <w:tcW w:w="7056" w:type="dxa"/>
          </w:tcPr>
          <w:tbl>
            <w:tblPr>
              <w:tblW w:w="6375" w:type="dxa"/>
              <w:tblInd w:w="9" w:type="dxa"/>
              <w:tblBorders>
                <w:bottom w:val="single" w:sz="4" w:space="0" w:color="auto"/>
              </w:tblBorders>
              <w:tblLayout w:type="fixed"/>
              <w:tblLook w:val="04A0" w:firstRow="1" w:lastRow="0" w:firstColumn="1" w:lastColumn="0" w:noHBand="0" w:noVBand="1"/>
              <w:tblPrChange w:id="2704" w:author="Sam Sehgal (EXT Idiom)" w:date="2024-09-12T15:59:00Z" w16du:dateUtc="2024-09-12T05:59:00Z">
                <w:tblPr>
                  <w:tblW w:w="7246" w:type="dxa"/>
                  <w:tblInd w:w="9" w:type="dxa"/>
                  <w:tblBorders>
                    <w:bottom w:val="single" w:sz="4" w:space="0" w:color="auto"/>
                  </w:tblBorders>
                  <w:tblLayout w:type="fixed"/>
                  <w:tblLook w:val="04A0" w:firstRow="1" w:lastRow="0" w:firstColumn="1" w:lastColumn="0" w:noHBand="0" w:noVBand="1"/>
                </w:tblPr>
              </w:tblPrChange>
            </w:tblPr>
            <w:tblGrid>
              <w:gridCol w:w="2466"/>
              <w:gridCol w:w="3909"/>
              <w:tblGridChange w:id="2705">
                <w:tblGrid>
                  <w:gridCol w:w="2466"/>
                  <w:gridCol w:w="337"/>
                  <w:gridCol w:w="3572"/>
                  <w:gridCol w:w="871"/>
                </w:tblGrid>
              </w:tblGridChange>
            </w:tblGrid>
            <w:tr w:rsidR="0098355F" w:rsidRPr="00503D58" w14:paraId="78696428" w14:textId="77777777" w:rsidTr="00EC5E46">
              <w:trPr>
                <w:trHeight w:val="302"/>
                <w:trPrChange w:id="2706" w:author="Sam Sehgal (EXT Idiom)" w:date="2024-09-12T15:59:00Z" w16du:dateUtc="2024-09-12T05:59:00Z">
                  <w:trPr>
                    <w:trHeight w:val="292"/>
                  </w:trPr>
                </w:trPrChange>
              </w:trPr>
              <w:tc>
                <w:tcPr>
                  <w:tcW w:w="2466" w:type="dxa"/>
                  <w:noWrap/>
                  <w:tcPrChange w:id="2707" w:author="Sam Sehgal (EXT Idiom)" w:date="2024-09-12T15:59:00Z" w16du:dateUtc="2024-09-12T05:59:00Z">
                    <w:tcPr>
                      <w:tcW w:w="2803" w:type="dxa"/>
                      <w:gridSpan w:val="2"/>
                      <w:noWrap/>
                    </w:tcPr>
                  </w:tcPrChange>
                </w:tcPr>
                <w:p w14:paraId="0B746DC3" w14:textId="66ED277F" w:rsidR="0098355F" w:rsidRPr="00503D58" w:rsidRDefault="0098355F" w:rsidP="00140F75">
                  <w:pPr>
                    <w:pStyle w:val="TableBodycopySCOI"/>
                  </w:pPr>
                  <w:r w:rsidRPr="00503D58">
                    <w:t>Period of insurance:</w:t>
                  </w:r>
                </w:p>
              </w:tc>
              <w:tc>
                <w:tcPr>
                  <w:tcW w:w="3909" w:type="dxa"/>
                  <w:noWrap/>
                  <w:vAlign w:val="bottom"/>
                  <w:tcPrChange w:id="2708" w:author="Sam Sehgal (EXT Idiom)" w:date="2024-09-12T15:59:00Z" w16du:dateUtc="2024-09-12T05:59:00Z">
                    <w:tcPr>
                      <w:tcW w:w="4443" w:type="dxa"/>
                      <w:gridSpan w:val="2"/>
                      <w:noWrap/>
                      <w:vAlign w:val="bottom"/>
                    </w:tcPr>
                  </w:tcPrChange>
                </w:tcPr>
                <w:p w14:paraId="0CA38671" w14:textId="77777777" w:rsidR="0098355F" w:rsidRPr="00503D58" w:rsidRDefault="0098355F" w:rsidP="00140F75">
                  <w:pPr>
                    <w:rPr>
                      <w:rFonts w:asciiTheme="minorHAnsi" w:hAnsiTheme="minorHAnsi" w:cstheme="minorHAnsi"/>
                      <w:bCs/>
                      <w:color w:val="000000" w:themeColor="text1"/>
                      <w:sz w:val="20"/>
                      <w:lang w:eastAsia="en-AU"/>
                    </w:rPr>
                  </w:pPr>
                </w:p>
              </w:tc>
            </w:tr>
            <w:tr w:rsidR="0098355F" w:rsidRPr="00503D58" w14:paraId="2C66D7AC" w14:textId="77777777" w:rsidTr="00E777D3">
              <w:trPr>
                <w:trHeight w:val="354"/>
              </w:trPr>
              <w:tc>
                <w:tcPr>
                  <w:tcW w:w="2466" w:type="dxa"/>
                  <w:noWrap/>
                  <w:hideMark/>
                </w:tcPr>
                <w:p w14:paraId="505C8D23" w14:textId="4702A13F" w:rsidR="0098355F" w:rsidRPr="00503D58" w:rsidRDefault="0098355F" w:rsidP="00140F75">
                  <w:pPr>
                    <w:pStyle w:val="TableBodycopySCOI"/>
                    <w:rPr>
                      <w:b/>
                      <w:bCs/>
                    </w:rPr>
                  </w:pPr>
                  <w:r w:rsidRPr="00503D58">
                    <w:t>From:</w:t>
                  </w:r>
                </w:p>
              </w:tc>
              <w:tc>
                <w:tcPr>
                  <w:tcW w:w="3909" w:type="dxa"/>
                  <w:noWrap/>
                  <w:vAlign w:val="bottom"/>
                  <w:hideMark/>
                </w:tcPr>
                <w:p w14:paraId="3D4F75CC" w14:textId="0DCAB975" w:rsidR="0098355F" w:rsidRPr="00503D58" w:rsidRDefault="0098355F" w:rsidP="00DF4629">
                  <w:pPr>
                    <w:pStyle w:val="TableBodycopyBCOI"/>
                    <w:rPr>
                      <w:rFonts w:asciiTheme="minorHAnsi" w:hAnsiTheme="minorHAnsi" w:cstheme="minorHAnsi"/>
                      <w:color w:val="000000"/>
                      <w:sz w:val="22"/>
                      <w:szCs w:val="22"/>
                      <w:lang w:eastAsia="en-AU"/>
                    </w:rPr>
                  </w:pPr>
                  <w:r w:rsidRPr="00503D58">
                    <w:t xml:space="preserve"> </w:t>
                  </w:r>
                  <w:r w:rsidR="00863C33" w:rsidRPr="00A14397">
                    <w:rPr>
                      <w:highlight w:val="cyan"/>
                      <w:rPrChange w:id="2709" w:author="Sam Sehgal (EXT Idiom)" w:date="2025-04-29T15:13:00Z" w16du:dateUtc="2025-04-29T05:13:00Z">
                        <w:rPr/>
                      </w:rPrChange>
                    </w:rPr>
                    <w:t>&lt;</w:t>
                  </w:r>
                  <w:ins w:id="2710" w:author="Sam Sehgal (EXT Idiom)" w:date="2025-04-29T15:11:00Z" w16du:dateUtc="2025-04-29T05:11:00Z">
                    <w:r w:rsidR="00572FD5" w:rsidRPr="00A14397">
                      <w:rPr>
                        <w:highlight w:val="cyan"/>
                        <w:rPrChange w:id="2711" w:author="Sam Sehgal (EXT Idiom)" w:date="2025-04-29T15:13:00Z" w16du:dateUtc="2025-04-29T05:13:00Z">
                          <w:rPr/>
                        </w:rPrChange>
                      </w:rPr>
                      <w:t>TransactionDate</w:t>
                    </w:r>
                  </w:ins>
                  <w:del w:id="2712" w:author="Sam Sehgal (EXT Idiom)" w:date="2025-04-29T15:11:00Z" w16du:dateUtc="2025-04-29T05:11:00Z">
                    <w:r w:rsidR="00863C33" w:rsidRPr="00A14397" w:rsidDel="00572FD5">
                      <w:rPr>
                        <w:highlight w:val="cyan"/>
                        <w:rPrChange w:id="2713" w:author="Sam Sehgal (EXT Idiom)" w:date="2025-04-29T15:13:00Z" w16du:dateUtc="2025-04-29T05:13:00Z">
                          <w:rPr/>
                        </w:rPrChange>
                      </w:rPr>
                      <w:delText>DocumentDate</w:delText>
                    </w:r>
                  </w:del>
                  <w:r w:rsidR="00863C33" w:rsidRPr="00A14397">
                    <w:rPr>
                      <w:highlight w:val="cyan"/>
                      <w:rPrChange w:id="2714" w:author="Sam Sehgal (EXT Idiom)" w:date="2025-04-29T15:13:00Z" w16du:dateUtc="2025-04-29T05:13:00Z">
                        <w:rPr/>
                      </w:rPrChange>
                    </w:rPr>
                    <w:t xml:space="preserve">&gt; </w:t>
                  </w:r>
                  <w:r w:rsidR="007D3844" w:rsidRPr="00A14397">
                    <w:rPr>
                      <w:highlight w:val="cyan"/>
                      <w:rPrChange w:id="2715" w:author="Sam Sehgal (EXT Idiom)" w:date="2025-04-29T15:13:00Z" w16du:dateUtc="2025-04-29T05:13:00Z">
                        <w:rPr/>
                      </w:rPrChange>
                    </w:rPr>
                    <w:t>(</w:t>
                  </w:r>
                  <w:r w:rsidR="00863C33" w:rsidRPr="00A14397">
                    <w:rPr>
                      <w:highlight w:val="cyan"/>
                      <w:rPrChange w:id="2716" w:author="Sam Sehgal (EXT Idiom)" w:date="2025-04-29T15:13:00Z" w16du:dateUtc="2025-04-29T05:13:00Z">
                        <w:rPr/>
                      </w:rPrChange>
                    </w:rPr>
                    <w:t>&lt;</w:t>
                  </w:r>
                  <w:ins w:id="2717" w:author="Sam Sehgal (EXT Idiom)" w:date="2025-04-29T15:11:00Z" w16du:dateUtc="2025-04-29T05:11:00Z">
                    <w:r w:rsidR="00E3309D" w:rsidRPr="00A14397">
                      <w:rPr>
                        <w:highlight w:val="cyan"/>
                        <w:rPrChange w:id="2718" w:author="Sam Sehgal (EXT Idiom)" w:date="2025-04-29T15:13:00Z" w16du:dateUtc="2025-04-29T05:13:00Z">
                          <w:rPr/>
                        </w:rPrChange>
                      </w:rPr>
                      <w:t>TransactionTime</w:t>
                    </w:r>
                  </w:ins>
                  <w:del w:id="2719" w:author="Sam Sehgal (EXT Idiom)" w:date="2025-04-29T15:11:00Z" w16du:dateUtc="2025-04-29T05:11:00Z">
                    <w:r w:rsidR="00863C33" w:rsidRPr="00A14397" w:rsidDel="00E3309D">
                      <w:rPr>
                        <w:highlight w:val="cyan"/>
                        <w:rPrChange w:id="2720" w:author="Sam Sehgal (EXT Idiom)" w:date="2025-04-29T15:13:00Z" w16du:dateUtc="2025-04-29T05:13:00Z">
                          <w:rPr/>
                        </w:rPrChange>
                      </w:rPr>
                      <w:delText>DocumentTime</w:delText>
                    </w:r>
                  </w:del>
                  <w:r w:rsidR="00863C33" w:rsidRPr="00A14397">
                    <w:rPr>
                      <w:highlight w:val="cyan"/>
                      <w:rPrChange w:id="2721" w:author="Sam Sehgal (EXT Idiom)" w:date="2025-04-29T15:13:00Z" w16du:dateUtc="2025-04-29T05:13:00Z">
                        <w:rPr/>
                      </w:rPrChange>
                    </w:rPr>
                    <w:t>&gt;</w:t>
                  </w:r>
                  <w:r w:rsidR="00863C33" w:rsidRPr="00503D58">
                    <w:t xml:space="preserve"> </w:t>
                  </w:r>
                  <w:r w:rsidRPr="00503D58">
                    <w:t>AEST/AEDT)</w:t>
                  </w:r>
                </w:p>
              </w:tc>
            </w:tr>
            <w:tr w:rsidR="0098355F" w:rsidRPr="00503D58" w14:paraId="026A56F8" w14:textId="77777777" w:rsidTr="00E777D3">
              <w:trPr>
                <w:trHeight w:val="353"/>
              </w:trPr>
              <w:tc>
                <w:tcPr>
                  <w:tcW w:w="2466" w:type="dxa"/>
                  <w:noWrap/>
                </w:tcPr>
                <w:p w14:paraId="686085D2" w14:textId="4B35BB17" w:rsidR="0098355F" w:rsidRPr="00503D58" w:rsidDel="0098355F" w:rsidRDefault="0098355F" w:rsidP="00140F75">
                  <w:pPr>
                    <w:pStyle w:val="TableBodycopySCOI"/>
                  </w:pPr>
                  <w:r w:rsidRPr="00503D58">
                    <w:t>To:</w:t>
                  </w:r>
                </w:p>
              </w:tc>
              <w:tc>
                <w:tcPr>
                  <w:tcW w:w="3909" w:type="dxa"/>
                  <w:noWrap/>
                  <w:vAlign w:val="bottom"/>
                </w:tcPr>
                <w:p w14:paraId="59FAB7CF" w14:textId="6A7497F3" w:rsidR="0098355F" w:rsidRPr="00503D58" w:rsidDel="0098355F" w:rsidRDefault="0098355F" w:rsidP="00140F75">
                  <w:pPr>
                    <w:pStyle w:val="TableBodycopyBCOI"/>
                  </w:pPr>
                  <w:r w:rsidRPr="00503D58">
                    <w:t>&lt;</w:t>
                  </w:r>
                  <w:r w:rsidR="007D3844" w:rsidRPr="00503D58">
                    <w:rPr>
                      <w:rPrChange w:id="2722" w:author="sam sehgal" w:date="2024-10-14T16:12:00Z" w16du:dateUtc="2024-10-14T05:12:00Z">
                        <w:rPr>
                          <w:highlight w:val="green"/>
                        </w:rPr>
                      </w:rPrChange>
                    </w:rPr>
                    <w:t>CurrentTermExpiryDate&gt;</w:t>
                  </w:r>
                  <w:r w:rsidRPr="00503D58">
                    <w:t xml:space="preserve"> </w:t>
                  </w:r>
                  <w:ins w:id="2723" w:author="Sam Sehgal (EXT Idiom)" w:date="2024-10-01T13:04:00Z" w16du:dateUtc="2024-10-01T03:04:00Z">
                    <w:r w:rsidR="0055416B" w:rsidRPr="00503D58">
                      <w:t>&lt;</w:t>
                    </w:r>
                  </w:ins>
                  <w:r w:rsidR="007D3844" w:rsidRPr="00503D58">
                    <w:rPr>
                      <w:rPrChange w:id="2724" w:author="sam sehgal" w:date="2024-10-14T16:12:00Z" w16du:dateUtc="2024-10-14T05:12:00Z">
                        <w:rPr>
                          <w:highlight w:val="green"/>
                        </w:rPr>
                      </w:rPrChange>
                    </w:rPr>
                    <w:t>CurrentTermE</w:t>
                  </w:r>
                  <w:r w:rsidR="0094042B" w:rsidRPr="00503D58">
                    <w:rPr>
                      <w:rPrChange w:id="2725" w:author="sam sehgal" w:date="2024-10-14T16:12:00Z" w16du:dateUtc="2024-10-14T05:12:00Z">
                        <w:rPr>
                          <w:highlight w:val="green"/>
                        </w:rPr>
                      </w:rPrChange>
                    </w:rPr>
                    <w:t>xpiry</w:t>
                  </w:r>
                  <w:r w:rsidR="00E907CE" w:rsidRPr="00503D58">
                    <w:rPr>
                      <w:rPrChange w:id="2726" w:author="sam sehgal" w:date="2024-10-14T16:12:00Z" w16du:dateUtc="2024-10-14T05:12:00Z">
                        <w:rPr>
                          <w:highlight w:val="green"/>
                        </w:rPr>
                      </w:rPrChange>
                    </w:rPr>
                    <w:t>Time</w:t>
                  </w:r>
                  <w:r w:rsidRPr="00503D58">
                    <w:rPr>
                      <w:rPrChange w:id="2727" w:author="sam sehgal" w:date="2024-10-14T16:12:00Z" w16du:dateUtc="2024-10-14T05:12:00Z">
                        <w:rPr>
                          <w:highlight w:val="green"/>
                        </w:rPr>
                      </w:rPrChange>
                    </w:rPr>
                    <w:t>&gt;</w:t>
                  </w:r>
                  <w:r w:rsidRPr="00503D58">
                    <w:t xml:space="preserve"> AEST/AEDT)</w:t>
                  </w:r>
                </w:p>
              </w:tc>
            </w:tr>
          </w:tbl>
          <w:p w14:paraId="081A1425" w14:textId="77777777" w:rsidR="00140F75" w:rsidRPr="00503D58" w:rsidRDefault="00140F75" w:rsidP="00140F75">
            <w:pPr>
              <w:spacing w:after="120"/>
              <w:rPr>
                <w:rFonts w:asciiTheme="minorHAnsi" w:eastAsia="Segoe UI" w:hAnsiTheme="minorHAnsi" w:cstheme="minorHAnsi"/>
                <w:b/>
                <w:bCs/>
              </w:rPr>
            </w:pPr>
          </w:p>
        </w:tc>
        <w:tc>
          <w:tcPr>
            <w:tcW w:w="2552" w:type="dxa"/>
          </w:tcPr>
          <w:p w14:paraId="1C35B6C8" w14:textId="6B7E7A7A" w:rsidR="00863C33" w:rsidRPr="00503D58" w:rsidRDefault="00863C33" w:rsidP="00863C33">
            <w:pPr>
              <w:pStyle w:val="TableBodycopyCOI"/>
            </w:pPr>
            <w:r w:rsidRPr="00503D58">
              <w:rPr>
                <w:b/>
                <w:bCs/>
              </w:rPr>
              <w:t>IF</w:t>
            </w:r>
            <w:r w:rsidRPr="00503D58">
              <w:t xml:space="preserve"> &lt;ProductCode&gt; = "Home" </w:t>
            </w:r>
            <w:r w:rsidRPr="00503D58">
              <w:rPr>
                <w:b/>
                <w:bCs/>
              </w:rPr>
              <w:t>OR</w:t>
            </w:r>
            <w:r w:rsidRPr="00503D58">
              <w:t xml:space="preserve"> “Landlord” and &lt;DocumentSubType” = “Endorsement”</w:t>
            </w:r>
          </w:p>
          <w:p w14:paraId="6CCEAB03" w14:textId="77777777" w:rsidR="00140F75" w:rsidRPr="00503D58" w:rsidRDefault="00140F75" w:rsidP="00863C33">
            <w:pPr>
              <w:pStyle w:val="TableBodycopyCOI"/>
              <w:rPr>
                <w:rFonts w:cstheme="minorHAnsi"/>
              </w:rPr>
            </w:pPr>
            <w:r w:rsidRPr="00503D58">
              <w:rPr>
                <w:rFonts w:cstheme="minorHAnsi"/>
                <w:b/>
              </w:rPr>
              <w:t>THEN</w:t>
            </w:r>
            <w:r w:rsidRPr="00503D58">
              <w:rPr>
                <w:rFonts w:cstheme="minorHAnsi"/>
              </w:rPr>
              <w:t xml:space="preserve"> display</w:t>
            </w:r>
          </w:p>
          <w:p w14:paraId="6B837B0C" w14:textId="4E18C88C" w:rsidR="00140F75" w:rsidRPr="00503D58" w:rsidRDefault="00863C33" w:rsidP="00DF4629">
            <w:pPr>
              <w:pStyle w:val="TableBodycopyCOI"/>
            </w:pPr>
            <w:ins w:id="2728" w:author="Sue Simnor (EXT Idiom)" w:date="2024-09-16T15:23:00Z" w16du:dateUtc="2024-09-16T05:23:00Z">
              <w:r w:rsidRPr="00503D58">
                <w:rPr>
                  <w:rFonts w:cstheme="minorHAnsi"/>
                </w:rPr>
                <w:br/>
              </w:r>
            </w:ins>
          </w:p>
        </w:tc>
        <w:tc>
          <w:tcPr>
            <w:tcW w:w="1843" w:type="dxa"/>
          </w:tcPr>
          <w:p w14:paraId="7783C22C" w14:textId="77777777" w:rsidR="00140F75" w:rsidRPr="00503D58" w:rsidRDefault="00140F75" w:rsidP="00140F75">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Column 1 text:</w:t>
            </w:r>
          </w:p>
          <w:p w14:paraId="58699961" w14:textId="77777777" w:rsidR="00140F75" w:rsidRPr="00503D58" w:rsidRDefault="00140F75" w:rsidP="00140F75">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Table_Bodycopy_S_COI</w:t>
            </w:r>
          </w:p>
          <w:p w14:paraId="62B71016" w14:textId="77777777" w:rsidR="00140F75" w:rsidRPr="00503D58" w:rsidRDefault="00140F75" w:rsidP="00140F75">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Column 2 text:</w:t>
            </w:r>
          </w:p>
          <w:p w14:paraId="2E1470A0" w14:textId="66713493" w:rsidR="00140F75" w:rsidRPr="00503D58" w:rsidRDefault="00140F75" w:rsidP="00140F75">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Table_Bodycopy_B_COI</w:t>
            </w:r>
          </w:p>
        </w:tc>
      </w:tr>
      <w:tr w:rsidR="000009C1" w:rsidRPr="00DF4629" w14:paraId="3A778AC0" w14:textId="77777777" w:rsidTr="00503D58">
        <w:trPr>
          <w:cantSplit/>
        </w:trPr>
        <w:tc>
          <w:tcPr>
            <w:tcW w:w="1013" w:type="dxa"/>
          </w:tcPr>
          <w:p w14:paraId="518CF41C" w14:textId="2A668945" w:rsidR="00EA40EF" w:rsidRPr="00503D58" w:rsidRDefault="00EA40EF" w:rsidP="00EA40EF">
            <w:pPr>
              <w:rPr>
                <w:rFonts w:asciiTheme="minorHAnsi" w:hAnsiTheme="minorHAnsi" w:cstheme="minorHAnsi"/>
                <w:sz w:val="20"/>
              </w:rPr>
            </w:pPr>
            <w:r w:rsidRPr="00503D58">
              <w:rPr>
                <w:rFonts w:asciiTheme="minorHAnsi" w:hAnsiTheme="minorHAnsi" w:cstheme="minorHAnsi"/>
                <w:sz w:val="20"/>
              </w:rPr>
              <w:t>YPS 3</w:t>
            </w:r>
            <w:r w:rsidR="004E4A57" w:rsidRPr="00503D58">
              <w:rPr>
                <w:rFonts w:asciiTheme="minorHAnsi" w:hAnsiTheme="minorHAnsi" w:cstheme="minorHAnsi"/>
                <w:sz w:val="20"/>
              </w:rPr>
              <w:t>B</w:t>
            </w:r>
          </w:p>
        </w:tc>
        <w:tc>
          <w:tcPr>
            <w:tcW w:w="2132" w:type="dxa"/>
          </w:tcPr>
          <w:p w14:paraId="6B49F6BC" w14:textId="77777777" w:rsidR="00EA40EF" w:rsidRPr="00503D58" w:rsidDel="00D63145" w:rsidRDefault="00EA40EF" w:rsidP="00EA40EF">
            <w:pPr>
              <w:tabs>
                <w:tab w:val="left" w:pos="1800"/>
              </w:tabs>
              <w:rPr>
                <w:del w:id="2729" w:author="Sam Sehgal (EXT Idiom)" w:date="2024-10-01T13:07:00Z" w16du:dateUtc="2024-10-01T03:07:00Z"/>
                <w:rFonts w:asciiTheme="minorHAnsi" w:hAnsiTheme="minorHAnsi" w:cstheme="minorHAnsi"/>
                <w:sz w:val="20"/>
                <w:szCs w:val="20"/>
              </w:rPr>
            </w:pPr>
          </w:p>
          <w:p w14:paraId="56B90037" w14:textId="77777777" w:rsidR="00D63145" w:rsidRPr="00503D58" w:rsidRDefault="00D63145" w:rsidP="00D63145">
            <w:pPr>
              <w:tabs>
                <w:tab w:val="left" w:pos="1800"/>
              </w:tabs>
              <w:rPr>
                <w:rFonts w:asciiTheme="minorHAnsi" w:hAnsiTheme="minorHAnsi" w:cstheme="minorHAnsi"/>
                <w:sz w:val="20"/>
                <w:szCs w:val="20"/>
              </w:rPr>
            </w:pPr>
            <w:r w:rsidRPr="00503D58">
              <w:rPr>
                <w:rFonts w:asciiTheme="minorHAnsi" w:hAnsiTheme="minorHAnsi" w:cstheme="minorHAnsi"/>
                <w:sz w:val="20"/>
                <w:szCs w:val="20"/>
              </w:rPr>
              <w:t>&lt;CurrentTermEffectiveDate&gt;</w:t>
            </w:r>
          </w:p>
          <w:p w14:paraId="124A2981" w14:textId="77777777" w:rsidR="00D63145" w:rsidRPr="00503D58" w:rsidRDefault="00D63145" w:rsidP="00D63145">
            <w:pPr>
              <w:tabs>
                <w:tab w:val="left" w:pos="1800"/>
              </w:tabs>
              <w:rPr>
                <w:rFonts w:asciiTheme="minorHAnsi" w:hAnsiTheme="minorHAnsi" w:cstheme="minorHAnsi"/>
                <w:sz w:val="20"/>
                <w:szCs w:val="20"/>
              </w:rPr>
            </w:pPr>
            <w:r w:rsidRPr="00503D58">
              <w:rPr>
                <w:rFonts w:asciiTheme="minorHAnsi" w:hAnsiTheme="minorHAnsi" w:cstheme="minorHAnsi"/>
                <w:sz w:val="20"/>
                <w:szCs w:val="20"/>
              </w:rPr>
              <w:t>&lt;CurrentTermEffectiveTime&gt;</w:t>
            </w:r>
          </w:p>
          <w:p w14:paraId="42270671" w14:textId="77777777" w:rsidR="00D63145" w:rsidRPr="00503D58" w:rsidRDefault="00D63145" w:rsidP="00D63145">
            <w:pPr>
              <w:tabs>
                <w:tab w:val="left" w:pos="1800"/>
              </w:tabs>
              <w:rPr>
                <w:rFonts w:asciiTheme="minorHAnsi" w:hAnsiTheme="minorHAnsi" w:cstheme="minorHAnsi"/>
                <w:sz w:val="20"/>
                <w:szCs w:val="20"/>
              </w:rPr>
            </w:pPr>
            <w:r w:rsidRPr="00503D58">
              <w:rPr>
                <w:rFonts w:asciiTheme="minorHAnsi" w:hAnsiTheme="minorHAnsi" w:cstheme="minorHAnsi"/>
                <w:sz w:val="20"/>
                <w:szCs w:val="20"/>
              </w:rPr>
              <w:t>&lt;CurrentTermExpiryDate&gt;</w:t>
            </w:r>
          </w:p>
          <w:p w14:paraId="277DB0D6" w14:textId="6E2EE8F3" w:rsidR="00EA40EF" w:rsidRPr="00503D58" w:rsidDel="006F4BCE" w:rsidRDefault="00D63145" w:rsidP="00D63145">
            <w:pPr>
              <w:tabs>
                <w:tab w:val="left" w:pos="1800"/>
              </w:tabs>
              <w:rPr>
                <w:rFonts w:asciiTheme="minorHAnsi" w:hAnsiTheme="minorHAnsi" w:cstheme="minorHAnsi"/>
                <w:sz w:val="20"/>
                <w:szCs w:val="20"/>
              </w:rPr>
            </w:pPr>
            <w:r w:rsidRPr="00503D58">
              <w:rPr>
                <w:rFonts w:asciiTheme="minorHAnsi" w:hAnsiTheme="minorHAnsi" w:cstheme="minorHAnsi"/>
                <w:sz w:val="20"/>
                <w:szCs w:val="20"/>
              </w:rPr>
              <w:t>&lt;CurrentTermExpiryTime&gt;</w:t>
            </w:r>
          </w:p>
        </w:tc>
        <w:tc>
          <w:tcPr>
            <w:tcW w:w="7056" w:type="dxa"/>
          </w:tcPr>
          <w:tbl>
            <w:tblPr>
              <w:tblW w:w="6375" w:type="dxa"/>
              <w:tblInd w:w="9" w:type="dxa"/>
              <w:tblBorders>
                <w:bottom w:val="single" w:sz="4" w:space="0" w:color="auto"/>
              </w:tblBorders>
              <w:tblLayout w:type="fixed"/>
              <w:tblLook w:val="04A0" w:firstRow="1" w:lastRow="0" w:firstColumn="1" w:lastColumn="0" w:noHBand="0" w:noVBand="1"/>
            </w:tblPr>
            <w:tblGrid>
              <w:gridCol w:w="2466"/>
              <w:gridCol w:w="3909"/>
            </w:tblGrid>
            <w:tr w:rsidR="00EA40EF" w:rsidRPr="00503D58" w14:paraId="2C44532B" w14:textId="77777777">
              <w:trPr>
                <w:trHeight w:val="302"/>
                <w:ins w:id="2730" w:author="Sue Simnor (EXT Idiom)" w:date="2024-09-16T15:21:00Z"/>
              </w:trPr>
              <w:tc>
                <w:tcPr>
                  <w:tcW w:w="2466" w:type="dxa"/>
                  <w:noWrap/>
                </w:tcPr>
                <w:p w14:paraId="5BA3AF57" w14:textId="77777777" w:rsidR="00EA40EF" w:rsidRPr="00503D58" w:rsidRDefault="00EA40EF" w:rsidP="00EA40EF">
                  <w:pPr>
                    <w:pStyle w:val="TableBodycopySCOI"/>
                  </w:pPr>
                  <w:r w:rsidRPr="00503D58">
                    <w:t>Period of insurance:</w:t>
                  </w:r>
                </w:p>
              </w:tc>
              <w:tc>
                <w:tcPr>
                  <w:tcW w:w="3909" w:type="dxa"/>
                  <w:noWrap/>
                  <w:vAlign w:val="bottom"/>
                </w:tcPr>
                <w:p w14:paraId="318A935E" w14:textId="77777777" w:rsidR="00EA40EF" w:rsidRPr="00503D58" w:rsidRDefault="00EA40EF" w:rsidP="00EA40EF">
                  <w:pPr>
                    <w:rPr>
                      <w:rFonts w:asciiTheme="minorHAnsi" w:hAnsiTheme="minorHAnsi" w:cstheme="minorHAnsi"/>
                      <w:bCs/>
                      <w:color w:val="000000" w:themeColor="text1"/>
                      <w:sz w:val="20"/>
                      <w:lang w:eastAsia="en-AU"/>
                    </w:rPr>
                  </w:pPr>
                </w:p>
              </w:tc>
            </w:tr>
            <w:tr w:rsidR="00EA40EF" w:rsidRPr="00503D58" w14:paraId="7DCB9C32" w14:textId="77777777">
              <w:trPr>
                <w:trHeight w:val="354"/>
                <w:ins w:id="2731" w:author="Sue Simnor (EXT Idiom)" w:date="2024-09-16T15:21:00Z"/>
              </w:trPr>
              <w:tc>
                <w:tcPr>
                  <w:tcW w:w="2466" w:type="dxa"/>
                  <w:noWrap/>
                  <w:hideMark/>
                </w:tcPr>
                <w:p w14:paraId="5437602D" w14:textId="77777777" w:rsidR="00EA40EF" w:rsidRPr="00503D58" w:rsidRDefault="00EA40EF" w:rsidP="00EA40EF">
                  <w:pPr>
                    <w:pStyle w:val="TableBodycopySCOI"/>
                    <w:rPr>
                      <w:b/>
                      <w:bCs/>
                    </w:rPr>
                  </w:pPr>
                  <w:r w:rsidRPr="00503D58">
                    <w:t>From:</w:t>
                  </w:r>
                </w:p>
              </w:tc>
              <w:tc>
                <w:tcPr>
                  <w:tcW w:w="3909" w:type="dxa"/>
                  <w:noWrap/>
                  <w:vAlign w:val="bottom"/>
                  <w:hideMark/>
                </w:tcPr>
                <w:p w14:paraId="6B718A18" w14:textId="2D6679F7" w:rsidR="00EA40EF" w:rsidRPr="00503D58" w:rsidRDefault="002211E4" w:rsidP="00EA40EF">
                  <w:pPr>
                    <w:pStyle w:val="TableBodycopyBCOI"/>
                    <w:rPr>
                      <w:rFonts w:asciiTheme="minorHAnsi" w:hAnsiTheme="minorHAnsi" w:cstheme="minorHAnsi"/>
                      <w:color w:val="000000"/>
                      <w:sz w:val="22"/>
                      <w:szCs w:val="22"/>
                      <w:lang w:eastAsia="en-AU"/>
                    </w:rPr>
                  </w:pPr>
                  <w:r w:rsidRPr="00A14397">
                    <w:t>&lt;Current</w:t>
                  </w:r>
                  <w:r w:rsidR="001E75C2" w:rsidRPr="00A14397">
                    <w:t>TermEffectiveDate&gt;</w:t>
                  </w:r>
                  <w:r w:rsidR="00EA40EF" w:rsidRPr="00503D58">
                    <w:t xml:space="preserve"> (&lt;CurrentTermEffectiveTime&gt; AEST/AEDT)</w:t>
                  </w:r>
                </w:p>
              </w:tc>
            </w:tr>
            <w:tr w:rsidR="00EA40EF" w:rsidRPr="00503D58" w14:paraId="3BC518D6" w14:textId="77777777">
              <w:trPr>
                <w:trHeight w:val="353"/>
                <w:ins w:id="2732" w:author="Sue Simnor (EXT Idiom)" w:date="2024-09-16T15:21:00Z"/>
              </w:trPr>
              <w:tc>
                <w:tcPr>
                  <w:tcW w:w="2466" w:type="dxa"/>
                  <w:noWrap/>
                </w:tcPr>
                <w:p w14:paraId="07343682" w14:textId="77777777" w:rsidR="00EA40EF" w:rsidRPr="00503D58" w:rsidDel="0098355F" w:rsidRDefault="00EA40EF" w:rsidP="00EA40EF">
                  <w:pPr>
                    <w:pStyle w:val="TableBodycopySCOI"/>
                  </w:pPr>
                  <w:r w:rsidRPr="00503D58">
                    <w:t>To:</w:t>
                  </w:r>
                </w:p>
              </w:tc>
              <w:tc>
                <w:tcPr>
                  <w:tcW w:w="3909" w:type="dxa"/>
                  <w:noWrap/>
                  <w:vAlign w:val="bottom"/>
                </w:tcPr>
                <w:p w14:paraId="791BD4F1" w14:textId="08DD5396" w:rsidR="00EA40EF" w:rsidRPr="00503D58" w:rsidDel="0098355F" w:rsidRDefault="00EA40EF" w:rsidP="00EA40EF">
                  <w:pPr>
                    <w:pStyle w:val="TableBodycopyBCOI"/>
                  </w:pPr>
                  <w:r w:rsidRPr="00503D58">
                    <w:t xml:space="preserve">&lt;CurrentTermExpiryDate&gt; </w:t>
                  </w:r>
                  <w:ins w:id="2733" w:author="Sam Sehgal (EXT Idiom)" w:date="2024-10-01T13:05:00Z" w16du:dateUtc="2024-10-01T03:05:00Z">
                    <w:r w:rsidR="0055416B" w:rsidRPr="00503D58">
                      <w:rPr>
                        <w:rPrChange w:id="2734" w:author="sam sehgal" w:date="2024-10-14T16:12:00Z" w16du:dateUtc="2024-10-14T05:12:00Z">
                          <w:rPr>
                            <w:highlight w:val="yellow"/>
                          </w:rPr>
                        </w:rPrChange>
                      </w:rPr>
                      <w:t>&lt;</w:t>
                    </w:r>
                  </w:ins>
                  <w:r w:rsidRPr="00503D58">
                    <w:t>CurrentTermExpiryTime&gt; AEST/AEDT)</w:t>
                  </w:r>
                </w:p>
              </w:tc>
            </w:tr>
          </w:tbl>
          <w:p w14:paraId="1BF5D357" w14:textId="77777777" w:rsidR="00EA40EF" w:rsidRPr="00503D58" w:rsidRDefault="00EA40EF" w:rsidP="00EA40EF">
            <w:pPr>
              <w:pStyle w:val="TableBodycopySCOI"/>
            </w:pPr>
          </w:p>
        </w:tc>
        <w:tc>
          <w:tcPr>
            <w:tcW w:w="2552" w:type="dxa"/>
          </w:tcPr>
          <w:p w14:paraId="615F00C0" w14:textId="3D61F68B" w:rsidR="00B51EBA" w:rsidRPr="00503D58" w:rsidRDefault="00EA7249" w:rsidP="002211E4">
            <w:pPr>
              <w:pStyle w:val="TableBodycopyCOI"/>
            </w:pPr>
            <w:r w:rsidRPr="00503D58">
              <w:rPr>
                <w:b/>
                <w:bCs/>
              </w:rPr>
              <w:t xml:space="preserve">ELSE </w:t>
            </w:r>
            <w:r w:rsidR="00EA40EF" w:rsidRPr="00503D58">
              <w:rPr>
                <w:b/>
                <w:bCs/>
              </w:rPr>
              <w:t>IF</w:t>
            </w:r>
            <w:r w:rsidR="00EA40EF" w:rsidRPr="00503D58">
              <w:t xml:space="preserve"> &lt;ProductCode&gt; = "Home" </w:t>
            </w:r>
            <w:r w:rsidR="00EA40EF" w:rsidRPr="00503D58">
              <w:rPr>
                <w:b/>
                <w:bCs/>
              </w:rPr>
              <w:t>OR</w:t>
            </w:r>
            <w:r w:rsidR="00EA40EF" w:rsidRPr="00503D58">
              <w:t xml:space="preserve"> “Landlord”</w:t>
            </w:r>
            <w:r w:rsidRPr="00503D58">
              <w:t xml:space="preserve"> &lt;DocumentSubType” </w:t>
            </w:r>
            <w:r w:rsidR="002211E4" w:rsidRPr="00503D58">
              <w:rPr>
                <w:rPrChange w:id="2735" w:author="sam sehgal" w:date="2024-10-14T16:12:00Z" w16du:dateUtc="2024-10-14T05:12:00Z">
                  <w:rPr>
                    <w:highlight w:val="yellow"/>
                  </w:rPr>
                </w:rPrChange>
              </w:rPr>
              <w:t>= “New Business”</w:t>
            </w:r>
          </w:p>
          <w:p w14:paraId="40B98307" w14:textId="7ECB516B" w:rsidR="00EA40EF" w:rsidRPr="00503D58" w:rsidRDefault="00EA40EF" w:rsidP="00EA40EF">
            <w:pPr>
              <w:pStyle w:val="TableBodycopyCOI"/>
              <w:rPr>
                <w:b/>
                <w:bCs/>
              </w:rPr>
            </w:pPr>
            <w:r w:rsidRPr="00503D58">
              <w:rPr>
                <w:rFonts w:cstheme="minorHAnsi"/>
                <w:b/>
              </w:rPr>
              <w:t>THEN</w:t>
            </w:r>
            <w:r w:rsidRPr="00503D58">
              <w:rPr>
                <w:rFonts w:cstheme="minorHAnsi"/>
              </w:rPr>
              <w:t xml:space="preserve"> display</w:t>
            </w:r>
          </w:p>
        </w:tc>
        <w:tc>
          <w:tcPr>
            <w:tcW w:w="1843" w:type="dxa"/>
          </w:tcPr>
          <w:p w14:paraId="424DB6AF" w14:textId="77777777" w:rsidR="00EA40EF" w:rsidRPr="00503D58" w:rsidRDefault="00EA40EF" w:rsidP="00EA40EF">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Column 1 text:</w:t>
            </w:r>
          </w:p>
          <w:p w14:paraId="3A663B9B" w14:textId="77777777" w:rsidR="00EA40EF" w:rsidRPr="00503D58" w:rsidRDefault="00EA40EF" w:rsidP="00EA40EF">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Table_Bodycopy_S_COI</w:t>
            </w:r>
          </w:p>
          <w:p w14:paraId="7F096F96" w14:textId="77777777" w:rsidR="00EA40EF" w:rsidRPr="00503D58" w:rsidRDefault="00EA40EF" w:rsidP="00EA40EF">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Column 2 text:</w:t>
            </w:r>
          </w:p>
          <w:p w14:paraId="27E475E4" w14:textId="280ADC3B" w:rsidR="00EA40EF" w:rsidRPr="00503D58" w:rsidRDefault="00EA40EF" w:rsidP="00EA40EF">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Table_Bodycopy_B_COI</w:t>
            </w:r>
          </w:p>
        </w:tc>
      </w:tr>
      <w:tr w:rsidR="001B7BEB" w:rsidRPr="00DF4629" w14:paraId="72C68823" w14:textId="77777777" w:rsidTr="00503D58">
        <w:trPr>
          <w:cantSplit/>
        </w:trPr>
        <w:tc>
          <w:tcPr>
            <w:tcW w:w="1013" w:type="dxa"/>
          </w:tcPr>
          <w:p w14:paraId="40BED4A1" w14:textId="708BD098" w:rsidR="001B7BEB" w:rsidRPr="00503D58" w:rsidRDefault="001B7BEB" w:rsidP="001B7BEB">
            <w:pPr>
              <w:rPr>
                <w:rFonts w:asciiTheme="minorHAnsi" w:hAnsiTheme="minorHAnsi" w:cstheme="minorHAnsi"/>
                <w:sz w:val="20"/>
                <w:rPrChange w:id="2736" w:author="sam sehgal" w:date="2024-10-14T16:12:00Z" w16du:dateUtc="2024-10-14T05:12:00Z">
                  <w:rPr>
                    <w:rFonts w:asciiTheme="minorHAnsi" w:hAnsiTheme="minorHAnsi" w:cstheme="minorHAnsi"/>
                    <w:sz w:val="20"/>
                    <w:highlight w:val="yellow"/>
                  </w:rPr>
                </w:rPrChange>
              </w:rPr>
            </w:pPr>
            <w:r w:rsidRPr="00503D58">
              <w:rPr>
                <w:rFonts w:asciiTheme="minorHAnsi" w:hAnsiTheme="minorHAnsi" w:cstheme="minorHAnsi"/>
                <w:sz w:val="20"/>
                <w:rPrChange w:id="2737" w:author="sam sehgal" w:date="2024-10-14T16:12:00Z" w16du:dateUtc="2024-10-14T05:12:00Z">
                  <w:rPr>
                    <w:rFonts w:asciiTheme="minorHAnsi" w:hAnsiTheme="minorHAnsi" w:cstheme="minorHAnsi"/>
                    <w:sz w:val="20"/>
                    <w:highlight w:val="yellow"/>
                  </w:rPr>
                </w:rPrChange>
              </w:rPr>
              <w:lastRenderedPageBreak/>
              <w:t>YPS 3C</w:t>
            </w:r>
          </w:p>
        </w:tc>
        <w:tc>
          <w:tcPr>
            <w:tcW w:w="2132" w:type="dxa"/>
          </w:tcPr>
          <w:p w14:paraId="002B0588" w14:textId="77777777" w:rsidR="00085158" w:rsidRPr="00503D58" w:rsidRDefault="00085158" w:rsidP="00085158">
            <w:pPr>
              <w:tabs>
                <w:tab w:val="left" w:pos="1800"/>
              </w:tabs>
              <w:rPr>
                <w:rFonts w:asciiTheme="minorHAnsi" w:hAnsiTheme="minorHAnsi" w:cstheme="minorHAnsi"/>
                <w:sz w:val="20"/>
                <w:szCs w:val="20"/>
              </w:rPr>
            </w:pPr>
            <w:r w:rsidRPr="00503D58">
              <w:rPr>
                <w:rFonts w:asciiTheme="minorHAnsi" w:hAnsiTheme="minorHAnsi" w:cstheme="minorHAnsi"/>
                <w:sz w:val="20"/>
                <w:szCs w:val="20"/>
              </w:rPr>
              <w:t xml:space="preserve">&lt;NextTermEffectiveDate&gt; </w:t>
            </w:r>
          </w:p>
          <w:p w14:paraId="0D7FD0D5" w14:textId="77777777" w:rsidR="00085158" w:rsidRPr="00503D58" w:rsidRDefault="00085158" w:rsidP="00085158">
            <w:pPr>
              <w:tabs>
                <w:tab w:val="left" w:pos="1800"/>
              </w:tabs>
              <w:rPr>
                <w:rFonts w:asciiTheme="minorHAnsi" w:hAnsiTheme="minorHAnsi" w:cstheme="minorHAnsi"/>
                <w:sz w:val="20"/>
                <w:szCs w:val="20"/>
              </w:rPr>
            </w:pPr>
            <w:r w:rsidRPr="00503D58">
              <w:rPr>
                <w:rFonts w:asciiTheme="minorHAnsi" w:hAnsiTheme="minorHAnsi" w:cstheme="minorHAnsi"/>
                <w:sz w:val="20"/>
                <w:szCs w:val="20"/>
              </w:rPr>
              <w:t xml:space="preserve">&lt;NextTermEffectiveTime&gt; </w:t>
            </w:r>
          </w:p>
          <w:p w14:paraId="7B7B251D" w14:textId="77777777" w:rsidR="00085158" w:rsidRPr="00503D58" w:rsidRDefault="00085158" w:rsidP="00085158">
            <w:pPr>
              <w:tabs>
                <w:tab w:val="left" w:pos="1800"/>
              </w:tabs>
              <w:rPr>
                <w:rFonts w:asciiTheme="minorHAnsi" w:hAnsiTheme="minorHAnsi" w:cstheme="minorHAnsi"/>
                <w:sz w:val="20"/>
                <w:szCs w:val="20"/>
              </w:rPr>
            </w:pPr>
            <w:r w:rsidRPr="00503D58">
              <w:rPr>
                <w:rFonts w:asciiTheme="minorHAnsi" w:hAnsiTheme="minorHAnsi" w:cstheme="minorHAnsi"/>
                <w:sz w:val="20"/>
                <w:szCs w:val="20"/>
              </w:rPr>
              <w:t xml:space="preserve">&lt;NextTermExpiryDate&gt; </w:t>
            </w:r>
          </w:p>
          <w:p w14:paraId="73EFF3C2" w14:textId="2905D1A2" w:rsidR="001B7BEB" w:rsidRPr="00503D58" w:rsidDel="00D63145" w:rsidRDefault="00085158" w:rsidP="001B7BEB">
            <w:pPr>
              <w:tabs>
                <w:tab w:val="left" w:pos="1800"/>
              </w:tabs>
              <w:rPr>
                <w:rFonts w:asciiTheme="minorHAnsi" w:hAnsiTheme="minorHAnsi" w:cstheme="minorHAnsi"/>
                <w:sz w:val="20"/>
                <w:szCs w:val="20"/>
                <w:rPrChange w:id="2738" w:author="sam sehgal" w:date="2024-10-14T16:12:00Z" w16du:dateUtc="2024-10-14T05:12:00Z">
                  <w:rPr>
                    <w:rFonts w:asciiTheme="minorHAnsi" w:hAnsiTheme="minorHAnsi" w:cstheme="minorHAnsi"/>
                    <w:sz w:val="20"/>
                    <w:szCs w:val="20"/>
                    <w:highlight w:val="yellow"/>
                  </w:rPr>
                </w:rPrChange>
              </w:rPr>
            </w:pPr>
            <w:r w:rsidRPr="00503D58">
              <w:rPr>
                <w:rFonts w:asciiTheme="minorHAnsi" w:hAnsiTheme="minorHAnsi" w:cstheme="minorHAnsi"/>
                <w:sz w:val="20"/>
                <w:szCs w:val="20"/>
              </w:rPr>
              <w:t xml:space="preserve">&lt;NextTermExpiryTime&gt; </w:t>
            </w:r>
          </w:p>
        </w:tc>
        <w:tc>
          <w:tcPr>
            <w:tcW w:w="7056" w:type="dxa"/>
          </w:tcPr>
          <w:tbl>
            <w:tblPr>
              <w:tblW w:w="6375" w:type="dxa"/>
              <w:tblInd w:w="9" w:type="dxa"/>
              <w:tblBorders>
                <w:bottom w:val="single" w:sz="4" w:space="0" w:color="auto"/>
              </w:tblBorders>
              <w:tblLayout w:type="fixed"/>
              <w:tblLook w:val="04A0" w:firstRow="1" w:lastRow="0" w:firstColumn="1" w:lastColumn="0" w:noHBand="0" w:noVBand="1"/>
            </w:tblPr>
            <w:tblGrid>
              <w:gridCol w:w="2466"/>
              <w:gridCol w:w="3909"/>
            </w:tblGrid>
            <w:tr w:rsidR="001B7BEB" w:rsidRPr="00503D58" w14:paraId="6475918F" w14:textId="77777777" w:rsidTr="004C3D5C">
              <w:trPr>
                <w:trHeight w:val="302"/>
              </w:trPr>
              <w:tc>
                <w:tcPr>
                  <w:tcW w:w="2466" w:type="dxa"/>
                  <w:noWrap/>
                </w:tcPr>
                <w:p w14:paraId="75B177AA" w14:textId="77777777" w:rsidR="001B7BEB" w:rsidRPr="00503D58" w:rsidRDefault="001B7BEB" w:rsidP="001B7BEB">
                  <w:pPr>
                    <w:pStyle w:val="TableBodycopySCOI"/>
                    <w:rPr>
                      <w:rPrChange w:id="2739" w:author="sam sehgal" w:date="2024-10-14T16:12:00Z" w16du:dateUtc="2024-10-14T05:12:00Z">
                        <w:rPr>
                          <w:highlight w:val="yellow"/>
                        </w:rPr>
                      </w:rPrChange>
                    </w:rPr>
                  </w:pPr>
                  <w:r w:rsidRPr="00503D58">
                    <w:rPr>
                      <w:rPrChange w:id="2740" w:author="sam sehgal" w:date="2024-10-14T16:12:00Z" w16du:dateUtc="2024-10-14T05:12:00Z">
                        <w:rPr>
                          <w:highlight w:val="yellow"/>
                        </w:rPr>
                      </w:rPrChange>
                    </w:rPr>
                    <w:t>Period of insurance:</w:t>
                  </w:r>
                </w:p>
              </w:tc>
              <w:tc>
                <w:tcPr>
                  <w:tcW w:w="3909" w:type="dxa"/>
                  <w:noWrap/>
                  <w:vAlign w:val="bottom"/>
                </w:tcPr>
                <w:p w14:paraId="3448B5DC" w14:textId="77777777" w:rsidR="001B7BEB" w:rsidRPr="00503D58" w:rsidRDefault="001B7BEB" w:rsidP="001B7BEB">
                  <w:pPr>
                    <w:rPr>
                      <w:rFonts w:asciiTheme="minorHAnsi" w:hAnsiTheme="minorHAnsi" w:cstheme="minorHAnsi"/>
                      <w:bCs/>
                      <w:color w:val="000000" w:themeColor="text1"/>
                      <w:sz w:val="20"/>
                      <w:lang w:eastAsia="en-AU"/>
                      <w:rPrChange w:id="2741" w:author="sam sehgal" w:date="2024-10-14T16:12:00Z" w16du:dateUtc="2024-10-14T05:12:00Z">
                        <w:rPr>
                          <w:rFonts w:asciiTheme="minorHAnsi" w:hAnsiTheme="minorHAnsi" w:cstheme="minorHAnsi"/>
                          <w:bCs/>
                          <w:color w:val="000000" w:themeColor="text1"/>
                          <w:sz w:val="20"/>
                          <w:highlight w:val="yellow"/>
                          <w:lang w:eastAsia="en-AU"/>
                        </w:rPr>
                      </w:rPrChange>
                    </w:rPr>
                  </w:pPr>
                </w:p>
              </w:tc>
            </w:tr>
            <w:tr w:rsidR="001B7BEB" w:rsidRPr="00503D58" w14:paraId="0D156E2B" w14:textId="77777777" w:rsidTr="004C3D5C">
              <w:trPr>
                <w:trHeight w:val="354"/>
              </w:trPr>
              <w:tc>
                <w:tcPr>
                  <w:tcW w:w="2466" w:type="dxa"/>
                  <w:noWrap/>
                  <w:hideMark/>
                </w:tcPr>
                <w:p w14:paraId="0D5E1696" w14:textId="77777777" w:rsidR="001B7BEB" w:rsidRPr="00503D58" w:rsidRDefault="001B7BEB" w:rsidP="001B7BEB">
                  <w:pPr>
                    <w:pStyle w:val="TableBodycopySCOI"/>
                    <w:rPr>
                      <w:b/>
                      <w:bCs/>
                      <w:rPrChange w:id="2742" w:author="sam sehgal" w:date="2024-10-14T16:12:00Z" w16du:dateUtc="2024-10-14T05:12:00Z">
                        <w:rPr>
                          <w:b/>
                          <w:bCs/>
                          <w:highlight w:val="yellow"/>
                        </w:rPr>
                      </w:rPrChange>
                    </w:rPr>
                  </w:pPr>
                  <w:r w:rsidRPr="00503D58">
                    <w:rPr>
                      <w:rPrChange w:id="2743" w:author="sam sehgal" w:date="2024-10-14T16:12:00Z" w16du:dateUtc="2024-10-14T05:12:00Z">
                        <w:rPr>
                          <w:highlight w:val="yellow"/>
                        </w:rPr>
                      </w:rPrChange>
                    </w:rPr>
                    <w:t>From:</w:t>
                  </w:r>
                </w:p>
              </w:tc>
              <w:tc>
                <w:tcPr>
                  <w:tcW w:w="3909" w:type="dxa"/>
                  <w:noWrap/>
                  <w:vAlign w:val="bottom"/>
                  <w:hideMark/>
                </w:tcPr>
                <w:p w14:paraId="6D9520BA" w14:textId="7F8FBB4E" w:rsidR="001B7BEB" w:rsidRPr="00466E98" w:rsidRDefault="001B7BEB" w:rsidP="001B7BEB">
                  <w:pPr>
                    <w:pStyle w:val="TableBodycopyBCOI"/>
                    <w:rPr>
                      <w:rFonts w:asciiTheme="minorHAnsi" w:hAnsiTheme="minorHAnsi" w:cstheme="minorHAnsi"/>
                      <w:color w:val="000000"/>
                      <w:sz w:val="22"/>
                      <w:szCs w:val="22"/>
                      <w:highlight w:val="cyan"/>
                      <w:lang w:eastAsia="en-AU"/>
                      <w:rPrChange w:id="2744" w:author="Sam Sehgal (EXT Idiom)" w:date="2025-04-29T15:17:00Z" w16du:dateUtc="2025-04-29T05:17:00Z">
                        <w:rPr>
                          <w:rFonts w:asciiTheme="minorHAnsi" w:hAnsiTheme="minorHAnsi" w:cstheme="minorHAnsi"/>
                          <w:color w:val="000000"/>
                          <w:sz w:val="22"/>
                          <w:szCs w:val="22"/>
                          <w:highlight w:val="yellow"/>
                          <w:lang w:eastAsia="en-AU"/>
                        </w:rPr>
                      </w:rPrChange>
                    </w:rPr>
                  </w:pPr>
                  <w:r w:rsidRPr="00466E98">
                    <w:rPr>
                      <w:highlight w:val="cyan"/>
                      <w:rPrChange w:id="2745" w:author="Sam Sehgal (EXT Idiom)" w:date="2025-04-29T15:17:00Z" w16du:dateUtc="2025-04-29T05:17:00Z">
                        <w:rPr>
                          <w:highlight w:val="yellow"/>
                        </w:rPr>
                      </w:rPrChange>
                    </w:rPr>
                    <w:t>&lt;</w:t>
                  </w:r>
                  <w:ins w:id="2746" w:author="Sam Sehgal (EXT Idiom)" w:date="2025-04-29T15:16:00Z" w16du:dateUtc="2025-04-29T05:16:00Z">
                    <w:r w:rsidR="006D6192" w:rsidRPr="00466E98">
                      <w:rPr>
                        <w:highlight w:val="cyan"/>
                        <w:rPrChange w:id="2747" w:author="Sam Sehgal (EXT Idiom)" w:date="2025-04-29T15:17:00Z" w16du:dateUtc="2025-04-29T05:17:00Z">
                          <w:rPr/>
                        </w:rPrChange>
                      </w:rPr>
                      <w:t>CurrentTermEffectiveDate</w:t>
                    </w:r>
                  </w:ins>
                  <w:del w:id="2748" w:author="Sam Sehgal (EXT Idiom)" w:date="2025-04-29T15:16:00Z" w16du:dateUtc="2025-04-29T05:16:00Z">
                    <w:r w:rsidRPr="00466E98" w:rsidDel="006D6192">
                      <w:rPr>
                        <w:highlight w:val="cyan"/>
                        <w:rPrChange w:id="2749" w:author="Sam Sehgal (EXT Idiom)" w:date="2025-04-29T15:17:00Z" w16du:dateUtc="2025-04-29T05:17:00Z">
                          <w:rPr/>
                        </w:rPrChange>
                      </w:rPr>
                      <w:delText>NextTermEffectiveDate</w:delText>
                    </w:r>
                  </w:del>
                  <w:r w:rsidRPr="00466E98">
                    <w:rPr>
                      <w:highlight w:val="cyan"/>
                      <w:rPrChange w:id="2750" w:author="Sam Sehgal (EXT Idiom)" w:date="2025-04-29T15:17:00Z" w16du:dateUtc="2025-04-29T05:17:00Z">
                        <w:rPr/>
                      </w:rPrChange>
                    </w:rPr>
                    <w:t>&gt; (&lt;</w:t>
                  </w:r>
                  <w:ins w:id="2751" w:author="Sam Sehgal (EXT Idiom)" w:date="2025-04-29T15:17:00Z" w16du:dateUtc="2025-04-29T05:17:00Z">
                    <w:r w:rsidR="00174E0A" w:rsidRPr="00466E98">
                      <w:rPr>
                        <w:highlight w:val="cyan"/>
                        <w:rPrChange w:id="2752" w:author="Sam Sehgal (EXT Idiom)" w:date="2025-04-29T15:17:00Z" w16du:dateUtc="2025-04-29T05:17:00Z">
                          <w:rPr/>
                        </w:rPrChange>
                      </w:rPr>
                      <w:t>CurrentTermEffectiveTime</w:t>
                    </w:r>
                  </w:ins>
                  <w:del w:id="2753" w:author="Sam Sehgal (EXT Idiom)" w:date="2025-04-29T15:17:00Z" w16du:dateUtc="2025-04-29T05:17:00Z">
                    <w:r w:rsidRPr="00466E98" w:rsidDel="00174E0A">
                      <w:rPr>
                        <w:highlight w:val="cyan"/>
                        <w:rPrChange w:id="2754" w:author="Sam Sehgal (EXT Idiom)" w:date="2025-04-29T15:17:00Z" w16du:dateUtc="2025-04-29T05:17:00Z">
                          <w:rPr/>
                        </w:rPrChange>
                      </w:rPr>
                      <w:delText>NextTermEffectiveTime</w:delText>
                    </w:r>
                  </w:del>
                  <w:r w:rsidRPr="00466E98">
                    <w:rPr>
                      <w:highlight w:val="cyan"/>
                      <w:rPrChange w:id="2755" w:author="Sam Sehgal (EXT Idiom)" w:date="2025-04-29T15:17:00Z" w16du:dateUtc="2025-04-29T05:17:00Z">
                        <w:rPr/>
                      </w:rPrChange>
                    </w:rPr>
                    <w:t xml:space="preserve">&gt; </w:t>
                  </w:r>
                  <w:r w:rsidRPr="00466E98">
                    <w:rPr>
                      <w:highlight w:val="cyan"/>
                      <w:rPrChange w:id="2756" w:author="Sam Sehgal (EXT Idiom)" w:date="2025-04-29T15:17:00Z" w16du:dateUtc="2025-04-29T05:17:00Z">
                        <w:rPr>
                          <w:highlight w:val="yellow"/>
                        </w:rPr>
                      </w:rPrChange>
                    </w:rPr>
                    <w:t>AEST/AEDT)</w:t>
                  </w:r>
                </w:p>
              </w:tc>
            </w:tr>
            <w:tr w:rsidR="001B7BEB" w:rsidRPr="00503D58" w14:paraId="748FCAD0" w14:textId="77777777" w:rsidTr="004C3D5C">
              <w:trPr>
                <w:trHeight w:val="353"/>
              </w:trPr>
              <w:tc>
                <w:tcPr>
                  <w:tcW w:w="2466" w:type="dxa"/>
                  <w:noWrap/>
                </w:tcPr>
                <w:p w14:paraId="0A301EFF" w14:textId="77777777" w:rsidR="001B7BEB" w:rsidRPr="00503D58" w:rsidDel="0098355F" w:rsidRDefault="001B7BEB" w:rsidP="001B7BEB">
                  <w:pPr>
                    <w:pStyle w:val="TableBodycopySCOI"/>
                    <w:rPr>
                      <w:rPrChange w:id="2757" w:author="sam sehgal" w:date="2024-10-14T16:12:00Z" w16du:dateUtc="2024-10-14T05:12:00Z">
                        <w:rPr>
                          <w:highlight w:val="yellow"/>
                        </w:rPr>
                      </w:rPrChange>
                    </w:rPr>
                  </w:pPr>
                  <w:r w:rsidRPr="00503D58">
                    <w:rPr>
                      <w:rPrChange w:id="2758" w:author="sam sehgal" w:date="2024-10-14T16:12:00Z" w16du:dateUtc="2024-10-14T05:12:00Z">
                        <w:rPr>
                          <w:highlight w:val="yellow"/>
                        </w:rPr>
                      </w:rPrChange>
                    </w:rPr>
                    <w:t>To:</w:t>
                  </w:r>
                </w:p>
              </w:tc>
              <w:tc>
                <w:tcPr>
                  <w:tcW w:w="3909" w:type="dxa"/>
                  <w:noWrap/>
                  <w:vAlign w:val="bottom"/>
                </w:tcPr>
                <w:p w14:paraId="7321D907" w14:textId="1D471CCB" w:rsidR="001B7BEB" w:rsidRPr="00466E98" w:rsidDel="0098355F" w:rsidRDefault="001B7BEB" w:rsidP="001B7BEB">
                  <w:pPr>
                    <w:pStyle w:val="TableBodycopyBCOI"/>
                    <w:rPr>
                      <w:highlight w:val="cyan"/>
                      <w:rPrChange w:id="2759" w:author="Sam Sehgal (EXT Idiom)" w:date="2025-04-29T15:17:00Z" w16du:dateUtc="2025-04-29T05:17:00Z">
                        <w:rPr>
                          <w:highlight w:val="yellow"/>
                        </w:rPr>
                      </w:rPrChange>
                    </w:rPr>
                  </w:pPr>
                  <w:r w:rsidRPr="00466E98">
                    <w:rPr>
                      <w:highlight w:val="cyan"/>
                      <w:rPrChange w:id="2760" w:author="Sam Sehgal (EXT Idiom)" w:date="2025-04-29T15:17:00Z" w16du:dateUtc="2025-04-29T05:17:00Z">
                        <w:rPr>
                          <w:highlight w:val="yellow"/>
                        </w:rPr>
                      </w:rPrChange>
                    </w:rPr>
                    <w:t>&lt;</w:t>
                  </w:r>
                  <w:ins w:id="2761" w:author="Sam Sehgal (EXT Idiom)" w:date="2025-04-29T15:17:00Z" w16du:dateUtc="2025-04-29T05:17:00Z">
                    <w:r w:rsidR="003734DB" w:rsidRPr="00466E98">
                      <w:rPr>
                        <w:highlight w:val="cyan"/>
                        <w:rPrChange w:id="2762" w:author="Sam Sehgal (EXT Idiom)" w:date="2025-04-29T15:17:00Z" w16du:dateUtc="2025-04-29T05:17:00Z">
                          <w:rPr/>
                        </w:rPrChange>
                      </w:rPr>
                      <w:t>CurrentTermExpiryDate</w:t>
                    </w:r>
                  </w:ins>
                  <w:del w:id="2763" w:author="Sam Sehgal (EXT Idiom)" w:date="2025-04-29T15:17:00Z" w16du:dateUtc="2025-04-29T05:17:00Z">
                    <w:r w:rsidRPr="00466E98" w:rsidDel="003734DB">
                      <w:rPr>
                        <w:highlight w:val="cyan"/>
                        <w:rPrChange w:id="2764" w:author="Sam Sehgal (EXT Idiom)" w:date="2025-04-29T15:17:00Z" w16du:dateUtc="2025-04-29T05:17:00Z">
                          <w:rPr/>
                        </w:rPrChange>
                      </w:rPr>
                      <w:delText>NextTermExpiryDate</w:delText>
                    </w:r>
                  </w:del>
                  <w:r w:rsidRPr="00466E98">
                    <w:rPr>
                      <w:highlight w:val="cyan"/>
                      <w:rPrChange w:id="2765" w:author="Sam Sehgal (EXT Idiom)" w:date="2025-04-29T15:17:00Z" w16du:dateUtc="2025-04-29T05:17:00Z">
                        <w:rPr/>
                      </w:rPrChange>
                    </w:rPr>
                    <w:t>&gt; &lt;</w:t>
                  </w:r>
                  <w:ins w:id="2766" w:author="Sam Sehgal (EXT Idiom)" w:date="2025-04-29T15:17:00Z" w16du:dateUtc="2025-04-29T05:17:00Z">
                    <w:r w:rsidR="00466E98" w:rsidRPr="00466E98">
                      <w:rPr>
                        <w:highlight w:val="cyan"/>
                        <w:rPrChange w:id="2767" w:author="Sam Sehgal (EXT Idiom)" w:date="2025-04-29T15:17:00Z" w16du:dateUtc="2025-04-29T05:17:00Z">
                          <w:rPr/>
                        </w:rPrChange>
                      </w:rPr>
                      <w:t>CurrentTermExpiryTime</w:t>
                    </w:r>
                  </w:ins>
                  <w:del w:id="2768" w:author="Sam Sehgal (EXT Idiom)" w:date="2025-04-29T15:17:00Z" w16du:dateUtc="2025-04-29T05:17:00Z">
                    <w:r w:rsidRPr="00466E98" w:rsidDel="00466E98">
                      <w:rPr>
                        <w:highlight w:val="cyan"/>
                        <w:rPrChange w:id="2769" w:author="Sam Sehgal (EXT Idiom)" w:date="2025-04-29T15:17:00Z" w16du:dateUtc="2025-04-29T05:17:00Z">
                          <w:rPr/>
                        </w:rPrChange>
                      </w:rPr>
                      <w:delText>NextTermExpiryTime</w:delText>
                    </w:r>
                  </w:del>
                  <w:r w:rsidRPr="00466E98">
                    <w:rPr>
                      <w:highlight w:val="cyan"/>
                      <w:rPrChange w:id="2770" w:author="Sam Sehgal (EXT Idiom)" w:date="2025-04-29T15:17:00Z" w16du:dateUtc="2025-04-29T05:17:00Z">
                        <w:rPr/>
                      </w:rPrChange>
                    </w:rPr>
                    <w:t xml:space="preserve">&gt; </w:t>
                  </w:r>
                  <w:r w:rsidRPr="00466E98">
                    <w:rPr>
                      <w:highlight w:val="cyan"/>
                      <w:rPrChange w:id="2771" w:author="Sam Sehgal (EXT Idiom)" w:date="2025-04-29T15:17:00Z" w16du:dateUtc="2025-04-29T05:17:00Z">
                        <w:rPr>
                          <w:highlight w:val="yellow"/>
                        </w:rPr>
                      </w:rPrChange>
                    </w:rPr>
                    <w:t>AEST/AEDT)</w:t>
                  </w:r>
                </w:p>
              </w:tc>
            </w:tr>
          </w:tbl>
          <w:p w14:paraId="5767606C" w14:textId="77777777" w:rsidR="001B7BEB" w:rsidRPr="00503D58" w:rsidRDefault="001B7BEB" w:rsidP="001B7BEB">
            <w:pPr>
              <w:pStyle w:val="TableBodycopySCOI"/>
              <w:rPr>
                <w:rPrChange w:id="2772" w:author="sam sehgal" w:date="2024-10-14T16:12:00Z" w16du:dateUtc="2024-10-14T05:12:00Z">
                  <w:rPr>
                    <w:highlight w:val="yellow"/>
                  </w:rPr>
                </w:rPrChange>
              </w:rPr>
            </w:pPr>
          </w:p>
        </w:tc>
        <w:tc>
          <w:tcPr>
            <w:tcW w:w="2552" w:type="dxa"/>
          </w:tcPr>
          <w:p w14:paraId="33EAEE52" w14:textId="6BCB6436" w:rsidR="001B7BEB" w:rsidRPr="00466E98" w:rsidRDefault="001B7BEB" w:rsidP="001B7BEB">
            <w:pPr>
              <w:pStyle w:val="TableBodycopyCOI"/>
              <w:rPr>
                <w:b/>
                <w:bCs/>
              </w:rPr>
            </w:pPr>
            <w:r w:rsidRPr="00466E98">
              <w:rPr>
                <w:b/>
                <w:bCs/>
              </w:rPr>
              <w:t>ELSE IF</w:t>
            </w:r>
            <w:r w:rsidRPr="00466E98">
              <w:t xml:space="preserve"> &lt;ProductCode&gt; = "Home" </w:t>
            </w:r>
            <w:r w:rsidRPr="00466E98">
              <w:rPr>
                <w:b/>
                <w:bCs/>
              </w:rPr>
              <w:t>OR</w:t>
            </w:r>
            <w:r w:rsidRPr="00466E98">
              <w:t xml:space="preserve"> “Landlord” &lt;DocumentSubType” = “Renewal”</w:t>
            </w:r>
            <w:r w:rsidRPr="00466E98">
              <w:rPr>
                <w:rFonts w:cstheme="minorHAnsi"/>
                <w:b/>
              </w:rPr>
              <w:t>THEN</w:t>
            </w:r>
            <w:r w:rsidRPr="00466E98">
              <w:rPr>
                <w:rFonts w:cstheme="minorHAnsi"/>
              </w:rPr>
              <w:t xml:space="preserve"> display</w:t>
            </w:r>
          </w:p>
        </w:tc>
        <w:tc>
          <w:tcPr>
            <w:tcW w:w="1843" w:type="dxa"/>
          </w:tcPr>
          <w:p w14:paraId="6CD01C3D" w14:textId="77777777" w:rsidR="001B7BEB" w:rsidRPr="00466E98" w:rsidRDefault="001B7BEB" w:rsidP="001B7BEB">
            <w:pPr>
              <w:spacing w:after="120"/>
              <w:rPr>
                <w:rFonts w:asciiTheme="minorHAnsi" w:hAnsiTheme="minorHAnsi" w:cstheme="minorHAnsi"/>
                <w:color w:val="000000"/>
                <w:sz w:val="20"/>
                <w:szCs w:val="20"/>
              </w:rPr>
            </w:pPr>
            <w:r w:rsidRPr="00466E98">
              <w:rPr>
                <w:rFonts w:asciiTheme="minorHAnsi" w:hAnsiTheme="minorHAnsi" w:cstheme="minorHAnsi"/>
                <w:color w:val="000000"/>
                <w:sz w:val="20"/>
                <w:szCs w:val="20"/>
              </w:rPr>
              <w:t>Column 1 text:</w:t>
            </w:r>
          </w:p>
          <w:p w14:paraId="06D8480D" w14:textId="77777777" w:rsidR="001B7BEB" w:rsidRPr="00466E98" w:rsidRDefault="001B7BEB" w:rsidP="001B7BEB">
            <w:pPr>
              <w:spacing w:after="120"/>
              <w:rPr>
                <w:rFonts w:asciiTheme="minorHAnsi" w:hAnsiTheme="minorHAnsi" w:cstheme="minorHAnsi"/>
                <w:color w:val="000000"/>
                <w:sz w:val="20"/>
                <w:szCs w:val="20"/>
              </w:rPr>
            </w:pPr>
            <w:r w:rsidRPr="00466E98">
              <w:rPr>
                <w:rFonts w:asciiTheme="minorHAnsi" w:hAnsiTheme="minorHAnsi" w:cstheme="minorHAnsi"/>
                <w:color w:val="000000"/>
                <w:sz w:val="20"/>
                <w:szCs w:val="20"/>
              </w:rPr>
              <w:t>Table_Bodycopy_S_COI</w:t>
            </w:r>
          </w:p>
          <w:p w14:paraId="3250BFD0" w14:textId="77777777" w:rsidR="001B7BEB" w:rsidRPr="00466E98" w:rsidRDefault="001B7BEB" w:rsidP="001B7BEB">
            <w:pPr>
              <w:spacing w:after="120"/>
              <w:rPr>
                <w:rFonts w:asciiTheme="minorHAnsi" w:hAnsiTheme="minorHAnsi" w:cstheme="minorHAnsi"/>
                <w:color w:val="000000"/>
                <w:sz w:val="20"/>
                <w:szCs w:val="20"/>
              </w:rPr>
            </w:pPr>
            <w:r w:rsidRPr="00466E98">
              <w:rPr>
                <w:rFonts w:asciiTheme="minorHAnsi" w:hAnsiTheme="minorHAnsi" w:cstheme="minorHAnsi"/>
                <w:color w:val="000000"/>
                <w:sz w:val="20"/>
                <w:szCs w:val="20"/>
              </w:rPr>
              <w:t>Column 2 text:</w:t>
            </w:r>
          </w:p>
          <w:p w14:paraId="56C58685" w14:textId="5EDB6507" w:rsidR="001B7BEB" w:rsidRPr="00466E98" w:rsidRDefault="001B7BEB" w:rsidP="001B7BEB">
            <w:pPr>
              <w:spacing w:after="120"/>
              <w:rPr>
                <w:rFonts w:asciiTheme="minorHAnsi" w:hAnsiTheme="minorHAnsi" w:cstheme="minorHAnsi"/>
                <w:color w:val="000000"/>
                <w:sz w:val="20"/>
                <w:szCs w:val="20"/>
              </w:rPr>
            </w:pPr>
            <w:r w:rsidRPr="00466E98">
              <w:rPr>
                <w:rFonts w:asciiTheme="minorHAnsi" w:hAnsiTheme="minorHAnsi" w:cstheme="minorHAnsi"/>
                <w:color w:val="000000"/>
                <w:sz w:val="20"/>
                <w:szCs w:val="20"/>
              </w:rPr>
              <w:t>Table_Bodycopy_B_COI</w:t>
            </w:r>
          </w:p>
        </w:tc>
      </w:tr>
      <w:tr w:rsidR="00CD58AF" w:rsidRPr="00720F8E" w14:paraId="4ACBFA59" w14:textId="77777777" w:rsidTr="00503D58">
        <w:trPr>
          <w:cantSplit/>
        </w:trPr>
        <w:tc>
          <w:tcPr>
            <w:tcW w:w="1013" w:type="dxa"/>
          </w:tcPr>
          <w:p w14:paraId="1B7E5508" w14:textId="70468A41" w:rsidR="00CD58AF" w:rsidRPr="009E32DB" w:rsidRDefault="00E4770E" w:rsidP="001B194F">
            <w:pPr>
              <w:rPr>
                <w:rFonts w:asciiTheme="minorHAnsi" w:hAnsiTheme="minorHAnsi" w:cstheme="minorHAnsi"/>
                <w:sz w:val="20"/>
              </w:rPr>
            </w:pPr>
            <w:r w:rsidRPr="009E32DB">
              <w:rPr>
                <w:rFonts w:asciiTheme="minorHAnsi" w:hAnsiTheme="minorHAnsi" w:cstheme="minorHAnsi"/>
                <w:sz w:val="20"/>
              </w:rPr>
              <w:t xml:space="preserve">YPS </w:t>
            </w:r>
            <w:r w:rsidR="001D2785" w:rsidRPr="009E32DB">
              <w:rPr>
                <w:rFonts w:asciiTheme="minorHAnsi" w:hAnsiTheme="minorHAnsi" w:cstheme="minorHAnsi"/>
                <w:sz w:val="20"/>
              </w:rPr>
              <w:t>4</w:t>
            </w:r>
          </w:p>
        </w:tc>
        <w:tc>
          <w:tcPr>
            <w:tcW w:w="2132" w:type="dxa"/>
          </w:tcPr>
          <w:p w14:paraId="69E26E52" w14:textId="4B95F767" w:rsidR="00113C0F" w:rsidRPr="009E32DB" w:rsidRDefault="00113C0F" w:rsidP="00113C0F">
            <w:pPr>
              <w:rPr>
                <w:rFonts w:asciiTheme="minorHAnsi" w:eastAsia="Arial" w:hAnsiTheme="minorHAnsi" w:cstheme="minorHAnsi"/>
                <w:color w:val="000000" w:themeColor="text1"/>
                <w:sz w:val="20"/>
                <w:szCs w:val="20"/>
              </w:rPr>
            </w:pPr>
            <w:r w:rsidRPr="009E32DB">
              <w:rPr>
                <w:rFonts w:asciiTheme="minorHAnsi" w:eastAsia="Arial" w:hAnsiTheme="minorHAnsi" w:cstheme="minorHAnsi"/>
                <w:color w:val="000000" w:themeColor="text1"/>
                <w:sz w:val="20"/>
                <w:szCs w:val="20"/>
              </w:rPr>
              <w:t>&lt;RiskAdddressLine</w:t>
            </w:r>
            <w:r w:rsidR="00C76513" w:rsidRPr="009E32DB">
              <w:rPr>
                <w:rFonts w:asciiTheme="minorHAnsi" w:eastAsia="Arial" w:hAnsiTheme="minorHAnsi" w:cstheme="minorHAnsi"/>
                <w:color w:val="000000" w:themeColor="text1"/>
                <w:sz w:val="20"/>
                <w:szCs w:val="20"/>
              </w:rPr>
              <w:t>1</w:t>
            </w:r>
            <w:r w:rsidRPr="009E32DB">
              <w:rPr>
                <w:rFonts w:asciiTheme="minorHAnsi" w:eastAsia="Arial" w:hAnsiTheme="minorHAnsi" w:cstheme="minorHAnsi"/>
                <w:color w:val="000000" w:themeColor="text1"/>
                <w:sz w:val="20"/>
                <w:szCs w:val="20"/>
              </w:rPr>
              <w:t>&gt;</w:t>
            </w:r>
          </w:p>
          <w:p w14:paraId="06E0BADE" w14:textId="3AF01799" w:rsidR="00C76513" w:rsidRPr="009E32DB" w:rsidRDefault="00C76513" w:rsidP="00113C0F">
            <w:pPr>
              <w:rPr>
                <w:rFonts w:asciiTheme="minorHAnsi" w:eastAsia="Arial" w:hAnsiTheme="minorHAnsi" w:cstheme="minorHAnsi"/>
                <w:color w:val="000000" w:themeColor="text1"/>
                <w:sz w:val="20"/>
                <w:szCs w:val="20"/>
              </w:rPr>
            </w:pPr>
            <w:r w:rsidRPr="009E32DB">
              <w:rPr>
                <w:rFonts w:asciiTheme="minorHAnsi" w:eastAsia="Arial" w:hAnsiTheme="minorHAnsi" w:cstheme="minorHAnsi"/>
                <w:color w:val="000000" w:themeColor="text1"/>
                <w:sz w:val="20"/>
                <w:szCs w:val="20"/>
              </w:rPr>
              <w:t>&lt;RiskAdddressLine2&gt;</w:t>
            </w:r>
          </w:p>
          <w:p w14:paraId="2EAF2445" w14:textId="77777777" w:rsidR="00113C0F" w:rsidRPr="009E32DB" w:rsidRDefault="00113C0F" w:rsidP="00113C0F">
            <w:pPr>
              <w:rPr>
                <w:rFonts w:asciiTheme="minorHAnsi" w:eastAsia="Arial" w:hAnsiTheme="minorHAnsi" w:cstheme="minorHAnsi"/>
                <w:color w:val="000000" w:themeColor="text1"/>
                <w:sz w:val="20"/>
                <w:szCs w:val="20"/>
              </w:rPr>
            </w:pPr>
            <w:r w:rsidRPr="009E32DB">
              <w:rPr>
                <w:rFonts w:asciiTheme="minorHAnsi" w:eastAsia="Arial" w:hAnsiTheme="minorHAnsi" w:cstheme="minorHAnsi"/>
                <w:color w:val="000000" w:themeColor="text1"/>
                <w:sz w:val="20"/>
                <w:szCs w:val="20"/>
              </w:rPr>
              <w:t xml:space="preserve">&lt;RISKCITY&gt; </w:t>
            </w:r>
          </w:p>
          <w:p w14:paraId="100F34CD" w14:textId="77777777" w:rsidR="00113C0F" w:rsidRPr="009E32DB" w:rsidRDefault="00113C0F" w:rsidP="00113C0F">
            <w:pPr>
              <w:rPr>
                <w:rFonts w:asciiTheme="minorHAnsi" w:eastAsia="Arial" w:hAnsiTheme="minorHAnsi" w:cstheme="minorHAnsi"/>
                <w:color w:val="000000" w:themeColor="text1"/>
                <w:sz w:val="20"/>
                <w:szCs w:val="20"/>
              </w:rPr>
            </w:pPr>
            <w:r w:rsidRPr="009E32DB">
              <w:rPr>
                <w:rFonts w:asciiTheme="minorHAnsi" w:eastAsia="Arial" w:hAnsiTheme="minorHAnsi" w:cstheme="minorHAnsi"/>
                <w:color w:val="000000" w:themeColor="text1"/>
                <w:sz w:val="20"/>
                <w:szCs w:val="20"/>
              </w:rPr>
              <w:t xml:space="preserve">&lt;RISKSTATE&gt; </w:t>
            </w:r>
          </w:p>
          <w:p w14:paraId="5890D6BE" w14:textId="326945C2" w:rsidR="00CD58AF" w:rsidRPr="009E32DB" w:rsidRDefault="00113C0F" w:rsidP="00113C0F">
            <w:pPr>
              <w:tabs>
                <w:tab w:val="left" w:pos="1800"/>
              </w:tabs>
              <w:rPr>
                <w:rFonts w:asciiTheme="minorHAnsi" w:hAnsiTheme="minorHAnsi" w:cstheme="minorHAnsi"/>
                <w:sz w:val="20"/>
              </w:rPr>
            </w:pPr>
            <w:r w:rsidRPr="009E32DB">
              <w:rPr>
                <w:rFonts w:asciiTheme="minorHAnsi" w:eastAsia="Arial" w:hAnsiTheme="minorHAnsi" w:cstheme="minorHAnsi"/>
                <w:color w:val="000000" w:themeColor="text1"/>
                <w:sz w:val="20"/>
                <w:szCs w:val="20"/>
              </w:rPr>
              <w:t>&lt;RiskPostcode&gt;</w:t>
            </w:r>
          </w:p>
        </w:tc>
        <w:tc>
          <w:tcPr>
            <w:tcW w:w="7056" w:type="dxa"/>
          </w:tcPr>
          <w:tbl>
            <w:tblPr>
              <w:tblpPr w:leftFromText="180" w:rightFromText="180" w:horzAnchor="margin" w:tblpY="420"/>
              <w:tblOverlap w:val="never"/>
              <w:tblW w:w="6345" w:type="dxa"/>
              <w:tblBorders>
                <w:bottom w:val="single" w:sz="4" w:space="0" w:color="auto"/>
              </w:tblBorders>
              <w:tblLayout w:type="fixed"/>
              <w:tblLook w:val="04A0" w:firstRow="1" w:lastRow="0" w:firstColumn="1" w:lastColumn="0" w:noHBand="0" w:noVBand="1"/>
              <w:tblPrChange w:id="2773" w:author="Sam Sehgal (EXT Idiom)" w:date="2024-09-12T15:59:00Z" w16du:dateUtc="2024-09-12T05:59:00Z">
                <w:tblPr>
                  <w:tblpPr w:leftFromText="180" w:rightFromText="180" w:horzAnchor="margin" w:tblpY="420"/>
                  <w:tblOverlap w:val="never"/>
                  <w:tblW w:w="7407" w:type="dxa"/>
                  <w:tblBorders>
                    <w:bottom w:val="single" w:sz="4" w:space="0" w:color="auto"/>
                  </w:tblBorders>
                  <w:tblLayout w:type="fixed"/>
                  <w:tblLook w:val="04A0" w:firstRow="1" w:lastRow="0" w:firstColumn="1" w:lastColumn="0" w:noHBand="0" w:noVBand="1"/>
                </w:tblPr>
              </w:tblPrChange>
            </w:tblPr>
            <w:tblGrid>
              <w:gridCol w:w="2451"/>
              <w:gridCol w:w="3894"/>
              <w:tblGridChange w:id="2774">
                <w:tblGrid>
                  <w:gridCol w:w="2451"/>
                  <w:gridCol w:w="410"/>
                  <w:gridCol w:w="3484"/>
                  <w:gridCol w:w="1062"/>
                </w:tblGrid>
              </w:tblGridChange>
            </w:tblGrid>
            <w:tr w:rsidR="00ED7AA1" w:rsidRPr="009E32DB" w14:paraId="7B4CD029" w14:textId="77777777" w:rsidTr="00EC5E46">
              <w:trPr>
                <w:trHeight w:val="402"/>
                <w:trPrChange w:id="2775" w:author="Sam Sehgal (EXT Idiom)" w:date="2024-09-12T15:59:00Z" w16du:dateUtc="2024-09-12T05:59:00Z">
                  <w:trPr>
                    <w:trHeight w:val="300"/>
                  </w:trPr>
                </w:trPrChange>
              </w:trPr>
              <w:tc>
                <w:tcPr>
                  <w:tcW w:w="2451" w:type="dxa"/>
                  <w:noWrap/>
                  <w:hideMark/>
                  <w:tcPrChange w:id="2776" w:author="Sam Sehgal (EXT Idiom)" w:date="2024-09-12T15:59:00Z" w16du:dateUtc="2024-09-12T05:59:00Z">
                    <w:tcPr>
                      <w:tcW w:w="2861" w:type="dxa"/>
                      <w:gridSpan w:val="2"/>
                      <w:noWrap/>
                      <w:hideMark/>
                    </w:tcPr>
                  </w:tcPrChange>
                </w:tcPr>
                <w:p w14:paraId="505EACC7" w14:textId="7F577992" w:rsidR="00ED7AA1" w:rsidRPr="009E32DB" w:rsidRDefault="40C1CB39" w:rsidP="0472516C">
                  <w:pPr>
                    <w:pStyle w:val="TableBodycopySCOI"/>
                    <w:rPr>
                      <w:rFonts w:asciiTheme="minorHAnsi" w:hAnsiTheme="minorHAnsi" w:cstheme="minorBidi"/>
                      <w:b/>
                      <w:bCs/>
                    </w:rPr>
                  </w:pPr>
                  <w:commentRangeStart w:id="2777"/>
                  <w:commentRangeStart w:id="2778"/>
                  <w:commentRangeStart w:id="2779"/>
                  <w:commentRangeStart w:id="2780"/>
                  <w:commentRangeStart w:id="2781"/>
                  <w:commentRangeStart w:id="2782"/>
                  <w:r w:rsidRPr="009E32DB">
                    <w:rPr>
                      <w:rStyle w:val="normaltextrun"/>
                      <w:rFonts w:cs="Arial"/>
                      <w:u w:val="single"/>
                    </w:rPr>
                    <w:t>Insured Address</w:t>
                  </w:r>
                  <w:r w:rsidR="093CD322" w:rsidRPr="009E32DB">
                    <w:rPr>
                      <w:rFonts w:asciiTheme="minorHAnsi" w:hAnsiTheme="minorHAnsi" w:cstheme="minorBidi"/>
                      <w:lang w:eastAsia="en-AU"/>
                    </w:rPr>
                    <w:t>:</w:t>
                  </w:r>
                  <w:commentRangeStart w:id="2783"/>
                  <w:commentRangeStart w:id="2784"/>
                  <w:commentRangeStart w:id="2785"/>
                  <w:commentRangeStart w:id="2786"/>
                  <w:commentRangeEnd w:id="2783"/>
                  <w:r w:rsidR="00ED7AA1" w:rsidRPr="009E32DB">
                    <w:rPr>
                      <w:rStyle w:val="CommentReference"/>
                      <w:rFonts w:asciiTheme="minorHAnsi" w:hAnsiTheme="minorHAnsi" w:cstheme="minorBidi"/>
                      <w:b/>
                      <w:bCs/>
                      <w:szCs w:val="20"/>
                    </w:rPr>
                    <w:commentReference w:id="2783"/>
                  </w:r>
                  <w:commentRangeEnd w:id="2784"/>
                  <w:r w:rsidR="00617C66" w:rsidRPr="009E32DB">
                    <w:rPr>
                      <w:rStyle w:val="CommentReference"/>
                      <w:rFonts w:asciiTheme="minorHAnsi" w:hAnsiTheme="minorHAnsi" w:cstheme="minorBidi"/>
                      <w:b/>
                      <w:bCs/>
                      <w:szCs w:val="20"/>
                    </w:rPr>
                    <w:commentReference w:id="2784"/>
                  </w:r>
                  <w:commentRangeEnd w:id="2785"/>
                  <w:r w:rsidR="00761DC8" w:rsidRPr="009E32DB">
                    <w:rPr>
                      <w:rStyle w:val="CommentReference"/>
                      <w:rFonts w:asciiTheme="minorHAnsi" w:hAnsiTheme="minorHAnsi" w:cstheme="minorBidi"/>
                      <w:b/>
                      <w:bCs/>
                      <w:szCs w:val="20"/>
                    </w:rPr>
                    <w:commentReference w:id="2785"/>
                  </w:r>
                  <w:commentRangeEnd w:id="2786"/>
                  <w:r w:rsidR="5445137C" w:rsidRPr="009E32DB">
                    <w:rPr>
                      <w:rStyle w:val="CommentReference"/>
                      <w:rFonts w:asciiTheme="minorHAnsi" w:hAnsiTheme="minorHAnsi" w:cstheme="minorBidi"/>
                      <w:b/>
                      <w:bCs/>
                      <w:szCs w:val="20"/>
                    </w:rPr>
                    <w:commentReference w:id="2786"/>
                  </w:r>
                </w:p>
              </w:tc>
              <w:tc>
                <w:tcPr>
                  <w:tcW w:w="3894" w:type="dxa"/>
                  <w:noWrap/>
                  <w:vAlign w:val="bottom"/>
                  <w:hideMark/>
                  <w:tcPrChange w:id="2788" w:author="Sam Sehgal (EXT Idiom)" w:date="2024-09-12T15:59:00Z" w16du:dateUtc="2024-09-12T05:59:00Z">
                    <w:tcPr>
                      <w:tcW w:w="4546" w:type="dxa"/>
                      <w:gridSpan w:val="2"/>
                      <w:noWrap/>
                      <w:vAlign w:val="bottom"/>
                      <w:hideMark/>
                    </w:tcPr>
                  </w:tcPrChange>
                </w:tcPr>
                <w:p w14:paraId="16920815" w14:textId="5046E3BA" w:rsidR="00ED7AA1" w:rsidRPr="009E32DB" w:rsidRDefault="1D1E182B" w:rsidP="00C1020A">
                  <w:pPr>
                    <w:pStyle w:val="TableBodycopyBCOI"/>
                    <w:rPr>
                      <w:color w:val="000000"/>
                      <w:sz w:val="22"/>
                      <w:szCs w:val="22"/>
                      <w:lang w:eastAsia="en-AU"/>
                    </w:rPr>
                  </w:pPr>
                  <w:r w:rsidRPr="009E32DB">
                    <w:t>&lt;RiskAddressLine1</w:t>
                  </w:r>
                  <w:r w:rsidRPr="009E32DB">
                    <w:rPr>
                      <w:rPrChange w:id="2789" w:author="Sue Simnor (EXT Idiom)" w:date="2024-08-13T18:43:00Z" w16du:dateUtc="2024-08-13T08:43:00Z">
                        <w:rPr>
                          <w:highlight w:val="yellow"/>
                        </w:rPr>
                      </w:rPrChange>
                    </w:rPr>
                    <w:t>&gt;,</w:t>
                  </w:r>
                  <w:r w:rsidR="00091E98" w:rsidRPr="009E32DB">
                    <w:rPr>
                      <w:rPrChange w:id="2790" w:author="Sue Simnor (EXT Idiom)" w:date="2024-08-13T18:43:00Z" w16du:dateUtc="2024-08-13T08:43:00Z">
                        <w:rPr>
                          <w:highlight w:val="yellow"/>
                        </w:rPr>
                      </w:rPrChange>
                    </w:rPr>
                    <w:t xml:space="preserve"> </w:t>
                  </w:r>
                  <w:r w:rsidRPr="009E32DB">
                    <w:rPr>
                      <w:rPrChange w:id="2791" w:author="Sue Simnor (EXT Idiom)" w:date="2024-08-13T18:43:00Z" w16du:dateUtc="2024-08-13T08:43:00Z">
                        <w:rPr>
                          <w:highlight w:val="yellow"/>
                        </w:rPr>
                      </w:rPrChange>
                    </w:rPr>
                    <w:t>&lt;</w:t>
                  </w:r>
                  <w:r w:rsidRPr="009E32DB">
                    <w:t xml:space="preserve">RiskAddressLine2&gt;, &lt;RISKCITY&gt; &lt;RISKSTATE&gt; &lt;RiskPostcode&gt; </w:t>
                  </w:r>
                  <w:commentRangeEnd w:id="2777"/>
                  <w:r w:rsidR="2F39357D" w:rsidRPr="009E32DB">
                    <w:rPr>
                      <w:rStyle w:val="CommentReference"/>
                      <w:color w:val="000000"/>
                      <w:sz w:val="22"/>
                      <w:szCs w:val="22"/>
                      <w:lang w:eastAsia="en-AU"/>
                    </w:rPr>
                    <w:commentReference w:id="2777"/>
                  </w:r>
                  <w:commentRangeEnd w:id="2778"/>
                  <w:r w:rsidR="2F39357D" w:rsidRPr="009E32DB">
                    <w:rPr>
                      <w:rStyle w:val="CommentReference"/>
                      <w:color w:val="000000"/>
                      <w:sz w:val="22"/>
                      <w:szCs w:val="22"/>
                      <w:lang w:eastAsia="en-AU"/>
                    </w:rPr>
                    <w:commentReference w:id="2778"/>
                  </w:r>
                  <w:commentRangeEnd w:id="2779"/>
                  <w:r w:rsidR="2F39357D" w:rsidRPr="009E32DB">
                    <w:rPr>
                      <w:rStyle w:val="CommentReference"/>
                      <w:color w:val="000000"/>
                      <w:sz w:val="22"/>
                      <w:szCs w:val="22"/>
                      <w:lang w:eastAsia="en-AU"/>
                    </w:rPr>
                    <w:commentReference w:id="2779"/>
                  </w:r>
                  <w:commentRangeEnd w:id="2780"/>
                  <w:r w:rsidR="2F39357D" w:rsidRPr="009E32DB">
                    <w:rPr>
                      <w:rStyle w:val="CommentReference"/>
                      <w:color w:val="000000"/>
                      <w:sz w:val="22"/>
                      <w:szCs w:val="22"/>
                      <w:lang w:eastAsia="en-AU"/>
                    </w:rPr>
                    <w:commentReference w:id="2780"/>
                  </w:r>
                  <w:commentRangeEnd w:id="2781"/>
                  <w:r w:rsidR="2F39357D" w:rsidRPr="009E32DB">
                    <w:rPr>
                      <w:rStyle w:val="CommentReference"/>
                      <w:color w:val="000000"/>
                      <w:sz w:val="22"/>
                      <w:szCs w:val="22"/>
                      <w:lang w:eastAsia="en-AU"/>
                    </w:rPr>
                    <w:commentReference w:id="2781"/>
                  </w:r>
                  <w:commentRangeEnd w:id="2782"/>
                  <w:r w:rsidR="009D64E1" w:rsidRPr="009E32DB">
                    <w:rPr>
                      <w:rStyle w:val="CommentReference"/>
                      <w:color w:val="000000"/>
                      <w:sz w:val="22"/>
                      <w:szCs w:val="22"/>
                      <w:lang w:eastAsia="en-AU"/>
                    </w:rPr>
                    <w:commentReference w:id="2782"/>
                  </w:r>
                </w:p>
              </w:tc>
            </w:tr>
          </w:tbl>
          <w:p w14:paraId="478B11C3" w14:textId="77777777" w:rsidR="00CD58AF" w:rsidRPr="009E32DB" w:rsidRDefault="00CD58AF" w:rsidP="001B194F">
            <w:pPr>
              <w:spacing w:after="120"/>
              <w:rPr>
                <w:rFonts w:asciiTheme="minorHAnsi" w:eastAsia="Segoe UI" w:hAnsiTheme="minorHAnsi" w:cstheme="minorHAnsi"/>
                <w:b/>
                <w:bCs/>
              </w:rPr>
            </w:pPr>
          </w:p>
        </w:tc>
        <w:tc>
          <w:tcPr>
            <w:tcW w:w="2552" w:type="dxa"/>
          </w:tcPr>
          <w:p w14:paraId="225CE754" w14:textId="3D042FDC" w:rsidR="00F00FEA" w:rsidRPr="0098355F" w:rsidRDefault="00873F73" w:rsidP="00DF4629">
            <w:pPr>
              <w:pStyle w:val="TableBodycopyCOI"/>
            </w:pPr>
            <w:r w:rsidRPr="0098355F">
              <w:rPr>
                <w:b/>
                <w:bCs/>
              </w:rPr>
              <w:t>IF</w:t>
            </w:r>
            <w:r w:rsidRPr="0098355F">
              <w:t xml:space="preserve"> </w:t>
            </w:r>
            <w:r w:rsidR="00A351FE" w:rsidRPr="00DF4629">
              <w:t>&lt;ProductCode&gt;</w:t>
            </w:r>
            <w:r w:rsidRPr="0098355F">
              <w:t xml:space="preserve"> = "Home"</w:t>
            </w:r>
            <w:r w:rsidR="00C914F3" w:rsidRPr="0098355F">
              <w:t xml:space="preserve"> </w:t>
            </w:r>
            <w:r w:rsidR="0098355F">
              <w:rPr>
                <w:b/>
                <w:bCs/>
              </w:rPr>
              <w:t>OR</w:t>
            </w:r>
            <w:r w:rsidR="00C914F3" w:rsidRPr="0098355F">
              <w:t xml:space="preserve"> “Landlord”</w:t>
            </w:r>
          </w:p>
          <w:p w14:paraId="0976824B" w14:textId="58484CD4" w:rsidR="0098355F" w:rsidRPr="0098355F" w:rsidRDefault="009D64E1" w:rsidP="00DF4629">
            <w:pPr>
              <w:pStyle w:val="TableBodycopyCOI"/>
            </w:pPr>
            <w:r w:rsidRPr="00DF4629">
              <w:rPr>
                <w:b/>
                <w:bCs/>
              </w:rPr>
              <w:t>THEN</w:t>
            </w:r>
            <w:r w:rsidRPr="00DF4629">
              <w:t xml:space="preserve"> display</w:t>
            </w:r>
          </w:p>
          <w:p w14:paraId="35331C1F" w14:textId="77777777" w:rsidR="00A3261D" w:rsidRPr="0098355F" w:rsidRDefault="00A3261D" w:rsidP="00DF4629">
            <w:pPr>
              <w:pStyle w:val="TableBodycopyCOI"/>
            </w:pPr>
            <w:r w:rsidRPr="0098355F">
              <w:rPr>
                <w:b/>
                <w:bCs/>
              </w:rPr>
              <w:t>ELSE</w:t>
            </w:r>
            <w:r w:rsidRPr="0098355F">
              <w:t xml:space="preserve"> do not display</w:t>
            </w:r>
          </w:p>
          <w:p w14:paraId="3D353E68" w14:textId="4DAED486" w:rsidR="00A67FC1" w:rsidRPr="00DF4629" w:rsidRDefault="00A3261D" w:rsidP="00DF4629">
            <w:pPr>
              <w:pStyle w:val="TableBodycopyCOI"/>
              <w:rPr>
                <w:b/>
                <w:bCs/>
              </w:rPr>
            </w:pPr>
            <w:r w:rsidRPr="0098355F">
              <w:rPr>
                <w:b/>
                <w:bCs/>
              </w:rPr>
              <w:t>ENDIF</w:t>
            </w:r>
          </w:p>
        </w:tc>
        <w:tc>
          <w:tcPr>
            <w:tcW w:w="1843" w:type="dxa"/>
          </w:tcPr>
          <w:p w14:paraId="62F5AC79" w14:textId="77777777" w:rsidR="003259C5" w:rsidRPr="009B30E8" w:rsidRDefault="003259C5" w:rsidP="003259C5">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Column 1 text:</w:t>
            </w:r>
          </w:p>
          <w:p w14:paraId="05E6848A" w14:textId="77777777" w:rsidR="003259C5" w:rsidRPr="009B30E8" w:rsidRDefault="003259C5" w:rsidP="003259C5">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Table_Bodycopy_S_COI</w:t>
            </w:r>
          </w:p>
          <w:p w14:paraId="777748CB" w14:textId="77777777" w:rsidR="003259C5" w:rsidRPr="009B30E8" w:rsidRDefault="003259C5" w:rsidP="003259C5">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Column 2 text:</w:t>
            </w:r>
          </w:p>
          <w:p w14:paraId="3EA7EA15" w14:textId="36308976" w:rsidR="00CD58AF" w:rsidRPr="009B30E8" w:rsidRDefault="003259C5" w:rsidP="003259C5">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Table_Bodycopy_B_COI</w:t>
            </w:r>
          </w:p>
        </w:tc>
      </w:tr>
      <w:tr w:rsidR="00523A44" w:rsidRPr="00875125" w14:paraId="79CEEEA6" w14:textId="77777777" w:rsidTr="00503D58">
        <w:trPr>
          <w:cantSplit/>
          <w:trHeight w:val="2965"/>
        </w:trPr>
        <w:tc>
          <w:tcPr>
            <w:tcW w:w="1013" w:type="dxa"/>
            <w:tcBorders>
              <w:top w:val="single" w:sz="4" w:space="0" w:color="auto"/>
              <w:left w:val="single" w:sz="4" w:space="0" w:color="auto"/>
              <w:bottom w:val="single" w:sz="4" w:space="0" w:color="auto"/>
              <w:right w:val="single" w:sz="4" w:space="0" w:color="auto"/>
            </w:tcBorders>
          </w:tcPr>
          <w:p w14:paraId="1A16CDD3" w14:textId="52298459" w:rsidR="00CD58AF" w:rsidRPr="00875125" w:rsidRDefault="003D4F31" w:rsidP="001B194F">
            <w:pPr>
              <w:rPr>
                <w:rFonts w:asciiTheme="minorHAnsi" w:hAnsiTheme="minorHAnsi" w:cstheme="minorHAnsi"/>
                <w:sz w:val="20"/>
                <w:rPrChange w:id="2793" w:author="Sue Simnor (EXT Idiom)" w:date="2024-08-07T09:43:00Z" w16du:dateUtc="2024-08-06T23:43:00Z">
                  <w:rPr>
                    <w:rFonts w:asciiTheme="minorHAnsi" w:hAnsiTheme="minorHAnsi" w:cstheme="minorHAnsi"/>
                    <w:sz w:val="20"/>
                    <w:highlight w:val="magenta"/>
                  </w:rPr>
                </w:rPrChange>
              </w:rPr>
            </w:pPr>
            <w:r w:rsidRPr="00875125">
              <w:rPr>
                <w:rFonts w:asciiTheme="minorHAnsi" w:hAnsiTheme="minorHAnsi" w:cstheme="minorHAnsi"/>
                <w:sz w:val="20"/>
                <w:rPrChange w:id="2794" w:author="Sue Simnor (EXT Idiom)" w:date="2024-08-07T09:43:00Z" w16du:dateUtc="2024-08-06T23:43:00Z">
                  <w:rPr>
                    <w:rFonts w:asciiTheme="minorHAnsi" w:hAnsiTheme="minorHAnsi" w:cstheme="minorHAnsi"/>
                    <w:sz w:val="20"/>
                    <w:highlight w:val="yellow"/>
                  </w:rPr>
                </w:rPrChange>
              </w:rPr>
              <w:t xml:space="preserve">YPS </w:t>
            </w:r>
            <w:r w:rsidR="001D2785" w:rsidRPr="00875125">
              <w:rPr>
                <w:rFonts w:asciiTheme="minorHAnsi" w:hAnsiTheme="minorHAnsi" w:cstheme="minorHAnsi"/>
                <w:sz w:val="20"/>
                <w:rPrChange w:id="2795" w:author="Sue Simnor (EXT Idiom)" w:date="2024-08-07T09:43:00Z" w16du:dateUtc="2024-08-06T23:43:00Z">
                  <w:rPr>
                    <w:rFonts w:asciiTheme="minorHAnsi" w:hAnsiTheme="minorHAnsi" w:cstheme="minorHAnsi"/>
                    <w:sz w:val="20"/>
                    <w:highlight w:val="yellow"/>
                  </w:rPr>
                </w:rPrChange>
              </w:rPr>
              <w:t>5</w:t>
            </w:r>
            <w:r w:rsidRPr="00875125">
              <w:rPr>
                <w:rFonts w:asciiTheme="minorHAnsi" w:hAnsiTheme="minorHAnsi" w:cstheme="minorHAnsi"/>
                <w:sz w:val="20"/>
                <w:rPrChange w:id="2796" w:author="Sue Simnor (EXT Idiom)" w:date="2024-08-07T09:43:00Z" w16du:dateUtc="2024-08-06T23:43:00Z">
                  <w:rPr>
                    <w:rFonts w:asciiTheme="minorHAnsi" w:hAnsiTheme="minorHAnsi" w:cstheme="minorHAnsi"/>
                    <w:sz w:val="20"/>
                    <w:highlight w:val="yellow"/>
                  </w:rPr>
                </w:rPrChange>
              </w:rPr>
              <w:t xml:space="preserve"> V1</w:t>
            </w:r>
          </w:p>
        </w:tc>
        <w:tc>
          <w:tcPr>
            <w:tcW w:w="2132" w:type="dxa"/>
            <w:tcBorders>
              <w:top w:val="single" w:sz="4" w:space="0" w:color="auto"/>
              <w:left w:val="single" w:sz="4" w:space="0" w:color="auto"/>
              <w:bottom w:val="single" w:sz="4" w:space="0" w:color="auto"/>
              <w:right w:val="single" w:sz="4" w:space="0" w:color="auto"/>
            </w:tcBorders>
          </w:tcPr>
          <w:p w14:paraId="1679007C" w14:textId="3995EB54" w:rsidR="0009467E" w:rsidRPr="00875125" w:rsidRDefault="00876A66" w:rsidP="0009467E">
            <w:pPr>
              <w:tabs>
                <w:tab w:val="left" w:pos="774"/>
              </w:tabs>
              <w:rPr>
                <w:rFonts w:asciiTheme="minorHAnsi" w:hAnsiTheme="minorHAnsi" w:cstheme="minorHAnsi"/>
                <w:sz w:val="20"/>
              </w:rPr>
            </w:pPr>
            <w:r w:rsidRPr="00875125">
              <w:rPr>
                <w:rFonts w:asciiTheme="minorHAnsi" w:hAnsiTheme="minorHAnsi" w:cstheme="minorHAnsi"/>
                <w:sz w:val="20"/>
              </w:rPr>
              <w:t xml:space="preserve">&lt;ProductCode&gt; </w:t>
            </w:r>
          </w:p>
          <w:p w14:paraId="2DAB30AB" w14:textId="7CDA6A9B" w:rsidR="00411E87" w:rsidRPr="00875125" w:rsidRDefault="00411E87" w:rsidP="00BA1090">
            <w:pPr>
              <w:tabs>
                <w:tab w:val="left" w:pos="774"/>
              </w:tabs>
              <w:rPr>
                <w:rFonts w:asciiTheme="minorHAnsi" w:hAnsiTheme="minorHAnsi" w:cstheme="minorHAnsi"/>
                <w:sz w:val="20"/>
                <w:szCs w:val="20"/>
              </w:rPr>
            </w:pPr>
            <w:r w:rsidRPr="00875125">
              <w:rPr>
                <w:rFonts w:asciiTheme="minorHAnsi" w:hAnsiTheme="minorHAnsi" w:cstheme="minorHAnsi"/>
                <w:sz w:val="20"/>
                <w:szCs w:val="20"/>
              </w:rPr>
              <w:t>&lt;BuildingCoverageLevelName&gt;</w:t>
            </w:r>
          </w:p>
          <w:p w14:paraId="0A4D2A12" w14:textId="6BC4071A" w:rsidR="00411E87" w:rsidRPr="00875125" w:rsidRDefault="00411E87" w:rsidP="00BA1090">
            <w:pPr>
              <w:tabs>
                <w:tab w:val="left" w:pos="774"/>
              </w:tabs>
              <w:rPr>
                <w:rFonts w:asciiTheme="minorHAnsi" w:hAnsiTheme="minorHAnsi" w:cstheme="minorHAnsi"/>
                <w:sz w:val="20"/>
              </w:rPr>
            </w:pPr>
            <w:r w:rsidRPr="00875125">
              <w:rPr>
                <w:rFonts w:asciiTheme="minorHAnsi" w:hAnsiTheme="minorHAnsi" w:cstheme="minorHAnsi"/>
                <w:sz w:val="20"/>
              </w:rPr>
              <w:t>&lt;BuildingOptionalCoverageInd&gt;</w:t>
            </w:r>
          </w:p>
          <w:p w14:paraId="5E4178A2" w14:textId="77777777" w:rsidR="00CD58AF" w:rsidRPr="00875125" w:rsidRDefault="00411E87" w:rsidP="00411E87">
            <w:pPr>
              <w:tabs>
                <w:tab w:val="left" w:pos="774"/>
              </w:tabs>
              <w:rPr>
                <w:rFonts w:asciiTheme="minorHAnsi" w:hAnsiTheme="minorHAnsi" w:cstheme="minorHAnsi"/>
                <w:sz w:val="20"/>
              </w:rPr>
            </w:pPr>
            <w:r w:rsidRPr="00875125">
              <w:rPr>
                <w:rFonts w:asciiTheme="minorHAnsi" w:hAnsiTheme="minorHAnsi" w:cstheme="minorHAnsi"/>
                <w:sz w:val="20"/>
              </w:rPr>
              <w:t>&lt;BuildingSelectedCoverageInd&gt;</w:t>
            </w:r>
          </w:p>
          <w:p w14:paraId="77E2D4B7" w14:textId="78EB42DC" w:rsidR="007014A1" w:rsidRPr="00875125" w:rsidRDefault="00E90B2A" w:rsidP="00875125">
            <w:pPr>
              <w:tabs>
                <w:tab w:val="left" w:pos="774"/>
              </w:tabs>
              <w:rPr>
                <w:rFonts w:asciiTheme="minorHAnsi" w:hAnsiTheme="minorHAnsi" w:cstheme="minorHAnsi"/>
                <w:sz w:val="20"/>
              </w:rPr>
            </w:pPr>
            <w:r w:rsidRPr="00875125">
              <w:rPr>
                <w:rFonts w:asciiTheme="minorHAnsi" w:hAnsiTheme="minorHAnsi" w:cstheme="minorHAnsi"/>
                <w:sz w:val="20"/>
              </w:rPr>
              <w:t>&lt;BuildingSelectedCoverLevelInd&gt;</w:t>
            </w:r>
          </w:p>
        </w:tc>
        <w:tc>
          <w:tcPr>
            <w:tcW w:w="7056" w:type="dxa"/>
            <w:tcBorders>
              <w:top w:val="single" w:sz="4" w:space="0" w:color="auto"/>
              <w:left w:val="single" w:sz="4" w:space="0" w:color="auto"/>
              <w:bottom w:val="single" w:sz="4" w:space="0" w:color="auto"/>
              <w:right w:val="single" w:sz="4" w:space="0" w:color="auto"/>
            </w:tcBorders>
          </w:tcPr>
          <w:tbl>
            <w:tblPr>
              <w:tblpPr w:leftFromText="180" w:rightFromText="180" w:horzAnchor="margin" w:tblpY="450"/>
              <w:tblOverlap w:val="never"/>
              <w:tblW w:w="7407" w:type="dxa"/>
              <w:tblBorders>
                <w:bottom w:val="single" w:sz="4" w:space="0" w:color="auto"/>
              </w:tblBorders>
              <w:tblLayout w:type="fixed"/>
              <w:tblLook w:val="04A0" w:firstRow="1" w:lastRow="0" w:firstColumn="1" w:lastColumn="0" w:noHBand="0" w:noVBand="1"/>
            </w:tblPr>
            <w:tblGrid>
              <w:gridCol w:w="2127"/>
              <w:gridCol w:w="5280"/>
            </w:tblGrid>
            <w:tr w:rsidR="00414C98" w:rsidRPr="00875125" w14:paraId="6D1E18A6" w14:textId="77777777" w:rsidTr="00875125">
              <w:trPr>
                <w:trHeight w:val="300"/>
              </w:trPr>
              <w:tc>
                <w:tcPr>
                  <w:tcW w:w="2127" w:type="dxa"/>
                  <w:noWrap/>
                  <w:vAlign w:val="center"/>
                  <w:hideMark/>
                </w:tcPr>
                <w:p w14:paraId="3962320A" w14:textId="0BF751C9" w:rsidR="00414C98" w:rsidRPr="00875125" w:rsidRDefault="00414C98" w:rsidP="00C1020A">
                  <w:pPr>
                    <w:pStyle w:val="TableBodycopySCOI"/>
                    <w:rPr>
                      <w:noProof/>
                      <w:color w:val="000000" w:themeColor="text1"/>
                    </w:rPr>
                  </w:pPr>
                  <w:r w:rsidRPr="00875125">
                    <w:t>Product</w:t>
                  </w:r>
                  <w:r w:rsidRPr="00875125">
                    <w:rPr>
                      <w:noProof/>
                      <w:color w:val="000000" w:themeColor="text1"/>
                    </w:rPr>
                    <w:t>:</w:t>
                  </w:r>
                  <w:r w:rsidR="00C329EE" w:rsidRPr="00875125">
                    <w:t xml:space="preserve"> </w:t>
                  </w:r>
                </w:p>
              </w:tc>
              <w:tc>
                <w:tcPr>
                  <w:tcW w:w="5280" w:type="dxa"/>
                  <w:noWrap/>
                  <w:vAlign w:val="bottom"/>
                  <w:hideMark/>
                </w:tcPr>
                <w:p w14:paraId="07268DE4" w14:textId="06771868" w:rsidR="002E601F" w:rsidRPr="00875125" w:rsidRDefault="0077485E" w:rsidP="00C1020A">
                  <w:pPr>
                    <w:pStyle w:val="TableBodycopyBCOI"/>
                  </w:pPr>
                  <w:r w:rsidRPr="00875125">
                    <w:rPr>
                      <w:b w:val="0"/>
                      <w:bCs w:val="0"/>
                    </w:rPr>
                    <w:t>Building Cover: &lt;</w:t>
                  </w:r>
                  <w:r w:rsidRPr="00875125">
                    <w:t>BuildingCoverageLevelName&gt;</w:t>
                  </w:r>
                </w:p>
              </w:tc>
            </w:tr>
          </w:tbl>
          <w:p w14:paraId="6C55261D" w14:textId="10C1E450" w:rsidR="00CD58AF" w:rsidRPr="00875125" w:rsidRDefault="00CD58AF" w:rsidP="001B194F">
            <w:pPr>
              <w:spacing w:after="120"/>
              <w:rPr>
                <w:rFonts w:asciiTheme="minorHAnsi" w:eastAsia="Segoe UI" w:hAnsiTheme="minorHAnsi" w:cstheme="minorHAnsi"/>
                <w:b/>
                <w:bCs/>
                <w:strike/>
                <w:u w:val="single"/>
              </w:rPr>
            </w:pPr>
          </w:p>
          <w:p w14:paraId="5407721B" w14:textId="33D461E8" w:rsidR="00636111" w:rsidRPr="00875125" w:rsidRDefault="00636111" w:rsidP="00636111">
            <w:pPr>
              <w:rPr>
                <w:rFonts w:asciiTheme="minorHAnsi" w:eastAsia="Segoe UI" w:hAnsiTheme="minorHAnsi" w:cstheme="minorHAnsi"/>
                <w:strike/>
              </w:rPr>
            </w:pPr>
          </w:p>
        </w:tc>
        <w:tc>
          <w:tcPr>
            <w:tcW w:w="2552" w:type="dxa"/>
            <w:tcBorders>
              <w:top w:val="single" w:sz="4" w:space="0" w:color="auto"/>
              <w:left w:val="single" w:sz="4" w:space="0" w:color="auto"/>
              <w:bottom w:val="single" w:sz="4" w:space="0" w:color="auto"/>
              <w:right w:val="single" w:sz="4" w:space="0" w:color="auto"/>
            </w:tcBorders>
          </w:tcPr>
          <w:p w14:paraId="729A4697" w14:textId="0E7B9D84" w:rsidR="00976975" w:rsidRPr="00875125" w:rsidRDefault="00976975" w:rsidP="00976975">
            <w:pPr>
              <w:textAlignment w:val="baseline"/>
              <w:rPr>
                <w:rFonts w:ascii="Arial" w:hAnsi="Arial" w:cs="Arial"/>
                <w:sz w:val="20"/>
                <w:szCs w:val="20"/>
                <w:lang w:eastAsia="en-US"/>
                <w:rPrChange w:id="2797" w:author="Sue Simnor (EXT Idiom)" w:date="2024-08-07T09:43:00Z" w16du:dateUtc="2024-08-06T23:43:00Z">
                  <w:rPr>
                    <w:rFonts w:ascii="Arial" w:hAnsi="Arial" w:cs="Arial"/>
                    <w:sz w:val="20"/>
                    <w:szCs w:val="20"/>
                    <w:highlight w:val="lightGray"/>
                    <w:lang w:eastAsia="en-US"/>
                  </w:rPr>
                </w:rPrChange>
              </w:rPr>
            </w:pPr>
            <w:r w:rsidRPr="00875125">
              <w:rPr>
                <w:rFonts w:ascii="Arial" w:hAnsi="Arial" w:cs="Arial"/>
                <w:b/>
                <w:bCs/>
                <w:sz w:val="20"/>
                <w:szCs w:val="20"/>
                <w:rPrChange w:id="2798" w:author="Sue Simnor (EXT Idiom)" w:date="2024-08-07T09:43:00Z" w16du:dateUtc="2024-08-06T23:43:00Z">
                  <w:rPr>
                    <w:rFonts w:ascii="Arial" w:hAnsi="Arial" w:cs="Arial"/>
                    <w:b/>
                    <w:bCs/>
                    <w:sz w:val="20"/>
                    <w:szCs w:val="20"/>
                    <w:highlight w:val="lightGray"/>
                  </w:rPr>
                </w:rPrChange>
              </w:rPr>
              <w:t xml:space="preserve">IF </w:t>
            </w:r>
            <w:r w:rsidRPr="00875125">
              <w:rPr>
                <w:rFonts w:ascii="Arial" w:hAnsi="Arial" w:cs="Arial"/>
                <w:sz w:val="20"/>
                <w:szCs w:val="20"/>
                <w:rPrChange w:id="2799" w:author="Sue Simnor (EXT Idiom)" w:date="2024-08-07T09:43:00Z" w16du:dateUtc="2024-08-06T23:43:00Z">
                  <w:rPr>
                    <w:rFonts w:ascii="Arial" w:hAnsi="Arial" w:cs="Arial"/>
                    <w:sz w:val="20"/>
                    <w:szCs w:val="20"/>
                    <w:highlight w:val="lightGray"/>
                  </w:rPr>
                </w:rPrChange>
              </w:rPr>
              <w:t xml:space="preserve">&lt;ProductCode&gt;=”Home” </w:t>
            </w:r>
            <w:r w:rsidR="00091E98" w:rsidRPr="00875125">
              <w:rPr>
                <w:rFonts w:ascii="Arial" w:hAnsi="Arial" w:cs="Arial"/>
                <w:b/>
                <w:bCs/>
                <w:sz w:val="20"/>
                <w:szCs w:val="20"/>
                <w:rPrChange w:id="2800" w:author="Sue Simnor (EXT Idiom)" w:date="2024-08-07T09:43:00Z" w16du:dateUtc="2024-08-06T23:43:00Z">
                  <w:rPr>
                    <w:rFonts w:ascii="Arial" w:hAnsi="Arial" w:cs="Arial"/>
                    <w:b/>
                    <w:bCs/>
                    <w:sz w:val="20"/>
                    <w:szCs w:val="20"/>
                    <w:highlight w:val="lightGray"/>
                  </w:rPr>
                </w:rPrChange>
              </w:rPr>
              <w:t>AND</w:t>
            </w:r>
            <w:r w:rsidRPr="00875125">
              <w:rPr>
                <w:rFonts w:ascii="Arial" w:hAnsi="Arial" w:cs="Arial"/>
                <w:sz w:val="20"/>
                <w:szCs w:val="20"/>
                <w:rPrChange w:id="2801" w:author="Sue Simnor (EXT Idiom)" w:date="2024-08-07T09:43:00Z" w16du:dateUtc="2024-08-06T23:43:00Z">
                  <w:rPr>
                    <w:rFonts w:ascii="Arial" w:hAnsi="Arial" w:cs="Arial"/>
                    <w:sz w:val="20"/>
                    <w:szCs w:val="20"/>
                    <w:highlight w:val="lightGray"/>
                  </w:rPr>
                </w:rPrChange>
              </w:rPr>
              <w:t xml:space="preserve"> </w:t>
            </w:r>
          </w:p>
          <w:p w14:paraId="2392F2D0" w14:textId="0D3480DC" w:rsidR="00976975" w:rsidRPr="00875125" w:rsidRDefault="00976975" w:rsidP="00976975">
            <w:pPr>
              <w:textAlignment w:val="baseline"/>
              <w:rPr>
                <w:rFonts w:ascii="Arial" w:hAnsi="Arial" w:cs="Arial"/>
                <w:sz w:val="20"/>
                <w:szCs w:val="20"/>
                <w:rPrChange w:id="2802" w:author="Sue Simnor (EXT Idiom)" w:date="2024-08-07T09:43:00Z" w16du:dateUtc="2024-08-06T23:43:00Z">
                  <w:rPr>
                    <w:rFonts w:ascii="Arial" w:hAnsi="Arial" w:cs="Arial"/>
                    <w:sz w:val="20"/>
                    <w:szCs w:val="20"/>
                    <w:highlight w:val="lightGray"/>
                  </w:rPr>
                </w:rPrChange>
              </w:rPr>
            </w:pPr>
            <w:r w:rsidRPr="00875125">
              <w:rPr>
                <w:rFonts w:ascii="Arial" w:hAnsi="Arial" w:cs="Arial"/>
                <w:sz w:val="20"/>
                <w:szCs w:val="20"/>
                <w:rPrChange w:id="2803" w:author="Sue Simnor (EXT Idiom)" w:date="2024-08-07T09:43:00Z" w16du:dateUtc="2024-08-06T23:43:00Z">
                  <w:rPr>
                    <w:rFonts w:ascii="Arial" w:hAnsi="Arial" w:cs="Arial"/>
                    <w:sz w:val="20"/>
                    <w:szCs w:val="20"/>
                    <w:highlight w:val="lightGray"/>
                  </w:rPr>
                </w:rPrChange>
              </w:rPr>
              <w:t xml:space="preserve">&lt;BuildingOptionalCoverageInd&gt; = </w:t>
            </w:r>
            <w:r w:rsidR="00091E98" w:rsidRPr="00875125">
              <w:rPr>
                <w:rFonts w:ascii="Arial" w:hAnsi="Arial" w:cs="Arial"/>
                <w:sz w:val="20"/>
                <w:szCs w:val="20"/>
                <w:rPrChange w:id="2804" w:author="Sue Simnor (EXT Idiom)" w:date="2024-08-07T09:43:00Z" w16du:dateUtc="2024-08-06T23:43:00Z">
                  <w:rPr>
                    <w:rFonts w:ascii="Arial" w:hAnsi="Arial" w:cs="Arial"/>
                    <w:sz w:val="20"/>
                    <w:szCs w:val="20"/>
                    <w:highlight w:val="lightGray"/>
                  </w:rPr>
                </w:rPrChange>
              </w:rPr>
              <w:t>“</w:t>
            </w:r>
            <w:r w:rsidRPr="00875125">
              <w:rPr>
                <w:rFonts w:ascii="Arial" w:hAnsi="Arial" w:cs="Arial"/>
                <w:sz w:val="20"/>
                <w:szCs w:val="20"/>
                <w:rPrChange w:id="2805" w:author="Sue Simnor (EXT Idiom)" w:date="2024-08-07T09:43:00Z" w16du:dateUtc="2024-08-06T23:43:00Z">
                  <w:rPr>
                    <w:rFonts w:ascii="Arial" w:hAnsi="Arial" w:cs="Arial"/>
                    <w:sz w:val="20"/>
                    <w:szCs w:val="20"/>
                    <w:highlight w:val="lightGray"/>
                  </w:rPr>
                </w:rPrChange>
              </w:rPr>
              <w:t>1</w:t>
            </w:r>
            <w:r w:rsidR="00091E98" w:rsidRPr="00875125">
              <w:rPr>
                <w:rFonts w:ascii="Arial" w:hAnsi="Arial" w:cs="Arial"/>
                <w:sz w:val="20"/>
                <w:szCs w:val="20"/>
                <w:rPrChange w:id="2806" w:author="Sue Simnor (EXT Idiom)" w:date="2024-08-07T09:43:00Z" w16du:dateUtc="2024-08-06T23:43:00Z">
                  <w:rPr>
                    <w:rFonts w:ascii="Arial" w:hAnsi="Arial" w:cs="Arial"/>
                    <w:sz w:val="20"/>
                    <w:szCs w:val="20"/>
                    <w:highlight w:val="lightGray"/>
                  </w:rPr>
                </w:rPrChange>
              </w:rPr>
              <w:t>”</w:t>
            </w:r>
          </w:p>
          <w:p w14:paraId="5779D507" w14:textId="59C3BAB7" w:rsidR="00976975" w:rsidRPr="00875125" w:rsidRDefault="00976975" w:rsidP="00976975">
            <w:pPr>
              <w:textAlignment w:val="baseline"/>
              <w:rPr>
                <w:rFonts w:ascii="Arial" w:hAnsi="Arial" w:cs="Arial"/>
                <w:sz w:val="20"/>
                <w:szCs w:val="20"/>
                <w:rPrChange w:id="2807" w:author="Sue Simnor (EXT Idiom)" w:date="2024-08-07T09:43:00Z" w16du:dateUtc="2024-08-06T23:43:00Z">
                  <w:rPr>
                    <w:rFonts w:ascii="Arial" w:hAnsi="Arial" w:cs="Arial"/>
                    <w:sz w:val="20"/>
                    <w:szCs w:val="20"/>
                    <w:highlight w:val="lightGray"/>
                  </w:rPr>
                </w:rPrChange>
              </w:rPr>
            </w:pPr>
            <w:r w:rsidRPr="00875125">
              <w:rPr>
                <w:rFonts w:ascii="Arial" w:hAnsi="Arial" w:cs="Arial"/>
                <w:b/>
                <w:bCs/>
                <w:sz w:val="20"/>
                <w:szCs w:val="20"/>
                <w:rPrChange w:id="2808" w:author="Sue Simnor (EXT Idiom)" w:date="2024-08-07T09:43:00Z" w16du:dateUtc="2024-08-06T23:43:00Z">
                  <w:rPr>
                    <w:rFonts w:ascii="Arial" w:hAnsi="Arial" w:cs="Arial"/>
                    <w:b/>
                    <w:bCs/>
                    <w:sz w:val="20"/>
                    <w:szCs w:val="20"/>
                    <w:highlight w:val="lightGray"/>
                  </w:rPr>
                </w:rPrChange>
              </w:rPr>
              <w:t>AND</w:t>
            </w:r>
            <w:r w:rsidRPr="00875125">
              <w:rPr>
                <w:rFonts w:ascii="Arial" w:hAnsi="Arial" w:cs="Arial"/>
                <w:sz w:val="20"/>
                <w:szCs w:val="20"/>
                <w:rPrChange w:id="2809" w:author="Sue Simnor (EXT Idiom)" w:date="2024-08-07T09:43:00Z" w16du:dateUtc="2024-08-06T23:43:00Z">
                  <w:rPr>
                    <w:rFonts w:ascii="Arial" w:hAnsi="Arial" w:cs="Arial"/>
                    <w:sz w:val="20"/>
                    <w:szCs w:val="20"/>
                    <w:highlight w:val="lightGray"/>
                  </w:rPr>
                </w:rPrChange>
              </w:rPr>
              <w:t xml:space="preserve"> &lt;BuildingSelectedCoverageInd&gt; = </w:t>
            </w:r>
            <w:r w:rsidR="00091E98" w:rsidRPr="00875125">
              <w:rPr>
                <w:rFonts w:ascii="Arial" w:hAnsi="Arial" w:cs="Arial"/>
                <w:sz w:val="20"/>
                <w:szCs w:val="20"/>
                <w:rPrChange w:id="2810" w:author="Sue Simnor (EXT Idiom)" w:date="2024-08-07T09:43:00Z" w16du:dateUtc="2024-08-06T23:43:00Z">
                  <w:rPr>
                    <w:rFonts w:ascii="Arial" w:hAnsi="Arial" w:cs="Arial"/>
                    <w:sz w:val="20"/>
                    <w:szCs w:val="20"/>
                    <w:highlight w:val="lightGray"/>
                  </w:rPr>
                </w:rPrChange>
              </w:rPr>
              <w:t>“</w:t>
            </w:r>
            <w:r w:rsidRPr="00875125">
              <w:rPr>
                <w:rFonts w:ascii="Arial" w:hAnsi="Arial" w:cs="Arial"/>
                <w:sz w:val="20"/>
                <w:szCs w:val="20"/>
                <w:rPrChange w:id="2811" w:author="Sue Simnor (EXT Idiom)" w:date="2024-08-07T09:43:00Z" w16du:dateUtc="2024-08-06T23:43:00Z">
                  <w:rPr>
                    <w:rFonts w:ascii="Arial" w:hAnsi="Arial" w:cs="Arial"/>
                    <w:sz w:val="20"/>
                    <w:szCs w:val="20"/>
                    <w:highlight w:val="lightGray"/>
                  </w:rPr>
                </w:rPrChange>
              </w:rPr>
              <w:t>1</w:t>
            </w:r>
            <w:r w:rsidR="00091E98" w:rsidRPr="00875125">
              <w:rPr>
                <w:rFonts w:ascii="Arial" w:hAnsi="Arial" w:cs="Arial"/>
                <w:sz w:val="20"/>
                <w:szCs w:val="20"/>
                <w:rPrChange w:id="2812" w:author="Sue Simnor (EXT Idiom)" w:date="2024-08-07T09:43:00Z" w16du:dateUtc="2024-08-06T23:43:00Z">
                  <w:rPr>
                    <w:rFonts w:ascii="Arial" w:hAnsi="Arial" w:cs="Arial"/>
                    <w:sz w:val="20"/>
                    <w:szCs w:val="20"/>
                    <w:highlight w:val="lightGray"/>
                  </w:rPr>
                </w:rPrChange>
              </w:rPr>
              <w:t>”</w:t>
            </w:r>
          </w:p>
          <w:p w14:paraId="3EAB0138" w14:textId="3681D7EA" w:rsidR="00091E98" w:rsidRPr="00875125" w:rsidRDefault="00976975" w:rsidP="00976975">
            <w:pPr>
              <w:textAlignment w:val="baseline"/>
              <w:rPr>
                <w:rFonts w:ascii="Arial" w:hAnsi="Arial" w:cs="Arial"/>
                <w:sz w:val="20"/>
                <w:szCs w:val="20"/>
                <w:rPrChange w:id="2813" w:author="Sue Simnor (EXT Idiom)" w:date="2024-08-07T09:43:00Z" w16du:dateUtc="2024-08-06T23:43:00Z">
                  <w:rPr>
                    <w:rFonts w:ascii="Arial" w:hAnsi="Arial" w:cs="Arial"/>
                    <w:sz w:val="20"/>
                    <w:szCs w:val="20"/>
                    <w:highlight w:val="lightGray"/>
                  </w:rPr>
                </w:rPrChange>
              </w:rPr>
            </w:pPr>
            <w:r w:rsidRPr="00875125">
              <w:rPr>
                <w:rFonts w:ascii="Arial" w:hAnsi="Arial" w:cs="Arial"/>
                <w:b/>
                <w:bCs/>
                <w:sz w:val="20"/>
                <w:szCs w:val="20"/>
                <w:rPrChange w:id="2814" w:author="Sue Simnor (EXT Idiom)" w:date="2024-08-07T09:43:00Z" w16du:dateUtc="2024-08-06T23:43:00Z">
                  <w:rPr>
                    <w:rFonts w:ascii="Arial" w:hAnsi="Arial" w:cs="Arial"/>
                    <w:b/>
                    <w:bCs/>
                    <w:sz w:val="20"/>
                    <w:szCs w:val="20"/>
                    <w:highlight w:val="lightGray"/>
                  </w:rPr>
                </w:rPrChange>
              </w:rPr>
              <w:t>AND</w:t>
            </w:r>
            <w:r w:rsidRPr="00875125">
              <w:rPr>
                <w:rFonts w:ascii="Arial" w:hAnsi="Arial" w:cs="Arial"/>
                <w:sz w:val="20"/>
                <w:szCs w:val="20"/>
                <w:rPrChange w:id="2815" w:author="Sue Simnor (EXT Idiom)" w:date="2024-08-07T09:43:00Z" w16du:dateUtc="2024-08-06T23:43:00Z">
                  <w:rPr>
                    <w:rFonts w:ascii="Arial" w:hAnsi="Arial" w:cs="Arial"/>
                    <w:sz w:val="20"/>
                    <w:szCs w:val="20"/>
                    <w:highlight w:val="lightGray"/>
                  </w:rPr>
                </w:rPrChange>
              </w:rPr>
              <w:t xml:space="preserve"> &lt;BuildingSelectedCoverLevelInd&gt; = </w:t>
            </w:r>
            <w:r w:rsidR="00091E98" w:rsidRPr="00875125">
              <w:rPr>
                <w:rFonts w:ascii="Arial" w:hAnsi="Arial" w:cs="Arial"/>
                <w:sz w:val="20"/>
                <w:szCs w:val="20"/>
                <w:rPrChange w:id="2816" w:author="Sue Simnor (EXT Idiom)" w:date="2024-08-07T09:43:00Z" w16du:dateUtc="2024-08-06T23:43:00Z">
                  <w:rPr>
                    <w:rFonts w:ascii="Arial" w:hAnsi="Arial" w:cs="Arial"/>
                    <w:sz w:val="20"/>
                    <w:szCs w:val="20"/>
                    <w:highlight w:val="lightGray"/>
                  </w:rPr>
                </w:rPrChange>
              </w:rPr>
              <w:t>“</w:t>
            </w:r>
            <w:r w:rsidRPr="00875125">
              <w:rPr>
                <w:rFonts w:ascii="Arial" w:hAnsi="Arial" w:cs="Arial"/>
                <w:sz w:val="20"/>
                <w:szCs w:val="20"/>
                <w:rPrChange w:id="2817" w:author="Sue Simnor (EXT Idiom)" w:date="2024-08-07T09:43:00Z" w16du:dateUtc="2024-08-06T23:43:00Z">
                  <w:rPr>
                    <w:rFonts w:ascii="Arial" w:hAnsi="Arial" w:cs="Arial"/>
                    <w:sz w:val="20"/>
                    <w:szCs w:val="20"/>
                    <w:highlight w:val="lightGray"/>
                  </w:rPr>
                </w:rPrChange>
              </w:rPr>
              <w:t>1</w:t>
            </w:r>
            <w:r w:rsidR="00091E98" w:rsidRPr="00875125">
              <w:rPr>
                <w:rFonts w:ascii="Arial" w:hAnsi="Arial" w:cs="Arial"/>
                <w:sz w:val="20"/>
                <w:szCs w:val="20"/>
                <w:rPrChange w:id="2818" w:author="Sue Simnor (EXT Idiom)" w:date="2024-08-07T09:43:00Z" w16du:dateUtc="2024-08-06T23:43:00Z">
                  <w:rPr>
                    <w:rFonts w:ascii="Arial" w:hAnsi="Arial" w:cs="Arial"/>
                    <w:sz w:val="20"/>
                    <w:szCs w:val="20"/>
                    <w:highlight w:val="lightGray"/>
                  </w:rPr>
                </w:rPrChange>
              </w:rPr>
              <w:t>”</w:t>
            </w:r>
          </w:p>
          <w:p w14:paraId="3CB158F0" w14:textId="440B9375" w:rsidR="002F3E7A" w:rsidRPr="00875125" w:rsidRDefault="00976975" w:rsidP="00875125">
            <w:pPr>
              <w:textAlignment w:val="baseline"/>
              <w:rPr>
                <w:rFonts w:asciiTheme="minorHAnsi" w:hAnsiTheme="minorHAnsi" w:cstheme="minorHAnsi"/>
                <w:b/>
                <w:color w:val="000000" w:themeColor="text1"/>
                <w:sz w:val="20"/>
                <w:szCs w:val="20"/>
              </w:rPr>
            </w:pPr>
            <w:r w:rsidRPr="00875125">
              <w:rPr>
                <w:rFonts w:ascii="Arial" w:hAnsi="Arial" w:cs="Arial"/>
                <w:b/>
                <w:bCs/>
                <w:sz w:val="20"/>
                <w:szCs w:val="20"/>
                <w:rPrChange w:id="2819" w:author="Sue Simnor (EXT Idiom)" w:date="2024-08-07T09:43:00Z" w16du:dateUtc="2024-08-06T23:43:00Z">
                  <w:rPr>
                    <w:rFonts w:ascii="Arial" w:hAnsi="Arial" w:cs="Arial"/>
                    <w:b/>
                    <w:bCs/>
                    <w:sz w:val="20"/>
                    <w:szCs w:val="20"/>
                    <w:highlight w:val="lightGray"/>
                  </w:rPr>
                </w:rPrChange>
              </w:rPr>
              <w:t>THEN</w:t>
            </w:r>
            <w:r w:rsidRPr="00875125">
              <w:rPr>
                <w:rFonts w:ascii="Arial" w:hAnsi="Arial" w:cs="Arial"/>
                <w:sz w:val="20"/>
                <w:szCs w:val="20"/>
                <w:rPrChange w:id="2820" w:author="Sue Simnor (EXT Idiom)" w:date="2024-08-07T09:43:00Z" w16du:dateUtc="2024-08-06T23:43:00Z">
                  <w:rPr>
                    <w:rFonts w:ascii="Arial" w:hAnsi="Arial" w:cs="Arial"/>
                    <w:sz w:val="20"/>
                    <w:szCs w:val="20"/>
                    <w:highlight w:val="lightGray"/>
                  </w:rPr>
                </w:rPrChange>
              </w:rPr>
              <w:t xml:space="preserve"> display</w:t>
            </w:r>
          </w:p>
        </w:tc>
        <w:tc>
          <w:tcPr>
            <w:tcW w:w="1843" w:type="dxa"/>
            <w:tcBorders>
              <w:top w:val="single" w:sz="4" w:space="0" w:color="auto"/>
              <w:left w:val="single" w:sz="4" w:space="0" w:color="auto"/>
              <w:bottom w:val="single" w:sz="4" w:space="0" w:color="auto"/>
              <w:right w:val="single" w:sz="4" w:space="0" w:color="auto"/>
            </w:tcBorders>
          </w:tcPr>
          <w:p w14:paraId="29AACE87" w14:textId="77777777" w:rsidR="003259C5" w:rsidRPr="00875125" w:rsidRDefault="003259C5" w:rsidP="003259C5">
            <w:pPr>
              <w:spacing w:after="120"/>
              <w:rPr>
                <w:rFonts w:asciiTheme="minorHAnsi" w:hAnsiTheme="minorHAnsi" w:cstheme="minorHAnsi"/>
                <w:color w:val="000000"/>
                <w:sz w:val="20"/>
                <w:szCs w:val="20"/>
              </w:rPr>
            </w:pPr>
            <w:r w:rsidRPr="00875125">
              <w:rPr>
                <w:rFonts w:asciiTheme="minorHAnsi" w:hAnsiTheme="minorHAnsi" w:cstheme="minorHAnsi"/>
                <w:color w:val="000000"/>
                <w:sz w:val="20"/>
                <w:szCs w:val="20"/>
              </w:rPr>
              <w:t>Column 1 text:</w:t>
            </w:r>
          </w:p>
          <w:p w14:paraId="18C1DC46" w14:textId="77777777" w:rsidR="003259C5" w:rsidRPr="00875125" w:rsidRDefault="003259C5" w:rsidP="003259C5">
            <w:pPr>
              <w:spacing w:after="120"/>
              <w:rPr>
                <w:rFonts w:asciiTheme="minorHAnsi" w:hAnsiTheme="minorHAnsi" w:cstheme="minorHAnsi"/>
                <w:color w:val="000000"/>
                <w:sz w:val="20"/>
                <w:szCs w:val="20"/>
              </w:rPr>
            </w:pPr>
            <w:r w:rsidRPr="00875125">
              <w:rPr>
                <w:rFonts w:asciiTheme="minorHAnsi" w:hAnsiTheme="minorHAnsi" w:cstheme="minorHAnsi"/>
                <w:color w:val="000000"/>
                <w:sz w:val="20"/>
                <w:szCs w:val="20"/>
              </w:rPr>
              <w:t>Table_Bodycopy_S_COI</w:t>
            </w:r>
          </w:p>
          <w:p w14:paraId="602C2AFE" w14:textId="77777777" w:rsidR="003259C5" w:rsidRPr="00875125" w:rsidRDefault="003259C5" w:rsidP="003259C5">
            <w:pPr>
              <w:spacing w:after="120"/>
              <w:rPr>
                <w:rFonts w:asciiTheme="minorHAnsi" w:hAnsiTheme="minorHAnsi" w:cstheme="minorHAnsi"/>
                <w:color w:val="000000"/>
                <w:sz w:val="20"/>
                <w:szCs w:val="20"/>
              </w:rPr>
            </w:pPr>
            <w:r w:rsidRPr="00875125">
              <w:rPr>
                <w:rFonts w:asciiTheme="minorHAnsi" w:hAnsiTheme="minorHAnsi" w:cstheme="minorHAnsi"/>
                <w:color w:val="000000"/>
                <w:sz w:val="20"/>
                <w:szCs w:val="20"/>
              </w:rPr>
              <w:t>Column 2 text:</w:t>
            </w:r>
          </w:p>
          <w:p w14:paraId="7AADD4F0" w14:textId="197A29A4" w:rsidR="00CD58AF" w:rsidRPr="00875125" w:rsidRDefault="003259C5" w:rsidP="003259C5">
            <w:pPr>
              <w:spacing w:after="120"/>
              <w:rPr>
                <w:rFonts w:asciiTheme="minorHAnsi" w:hAnsiTheme="minorHAnsi" w:cstheme="minorHAnsi"/>
                <w:color w:val="000000"/>
                <w:sz w:val="20"/>
                <w:szCs w:val="20"/>
              </w:rPr>
            </w:pPr>
            <w:r w:rsidRPr="00875125">
              <w:rPr>
                <w:rFonts w:asciiTheme="minorHAnsi" w:hAnsiTheme="minorHAnsi" w:cstheme="minorHAnsi"/>
                <w:color w:val="000000"/>
                <w:sz w:val="20"/>
                <w:szCs w:val="20"/>
              </w:rPr>
              <w:t>Table_Bodycopy_B_COI</w:t>
            </w:r>
          </w:p>
        </w:tc>
      </w:tr>
      <w:tr w:rsidR="00523A44" w:rsidRPr="00875125" w14:paraId="435C61A6" w14:textId="77777777" w:rsidTr="00503D58">
        <w:trPr>
          <w:cantSplit/>
          <w:trHeight w:val="2823"/>
        </w:trPr>
        <w:tc>
          <w:tcPr>
            <w:tcW w:w="1013" w:type="dxa"/>
            <w:tcBorders>
              <w:top w:val="single" w:sz="4" w:space="0" w:color="auto"/>
              <w:left w:val="single" w:sz="4" w:space="0" w:color="auto"/>
              <w:bottom w:val="single" w:sz="4" w:space="0" w:color="auto"/>
              <w:right w:val="single" w:sz="4" w:space="0" w:color="auto"/>
            </w:tcBorders>
          </w:tcPr>
          <w:p w14:paraId="6A03D7AC" w14:textId="7D60BC98" w:rsidR="00760B55" w:rsidRPr="00875125" w:rsidRDefault="00760B55" w:rsidP="00760B55">
            <w:pPr>
              <w:rPr>
                <w:rFonts w:asciiTheme="minorHAnsi" w:hAnsiTheme="minorHAnsi" w:cstheme="minorHAnsi"/>
                <w:sz w:val="20"/>
                <w:rPrChange w:id="2821" w:author="Sue Simnor (EXT Idiom)" w:date="2024-08-07T09:43:00Z" w16du:dateUtc="2024-08-06T23:43:00Z">
                  <w:rPr>
                    <w:rFonts w:asciiTheme="minorHAnsi" w:hAnsiTheme="minorHAnsi" w:cstheme="minorHAnsi"/>
                    <w:sz w:val="20"/>
                    <w:highlight w:val="yellow"/>
                  </w:rPr>
                </w:rPrChange>
              </w:rPr>
            </w:pPr>
            <w:r w:rsidRPr="00875125">
              <w:rPr>
                <w:rFonts w:asciiTheme="minorHAnsi" w:hAnsiTheme="minorHAnsi" w:cstheme="minorHAnsi"/>
                <w:sz w:val="20"/>
                <w:rPrChange w:id="2822" w:author="Sue Simnor (EXT Idiom)" w:date="2024-08-07T09:43:00Z" w16du:dateUtc="2024-08-06T23:43:00Z">
                  <w:rPr>
                    <w:rFonts w:asciiTheme="minorHAnsi" w:hAnsiTheme="minorHAnsi" w:cstheme="minorHAnsi"/>
                    <w:sz w:val="20"/>
                    <w:highlight w:val="yellow"/>
                  </w:rPr>
                </w:rPrChange>
              </w:rPr>
              <w:lastRenderedPageBreak/>
              <w:t xml:space="preserve">YPS </w:t>
            </w:r>
            <w:r w:rsidR="001D2785" w:rsidRPr="00875125">
              <w:rPr>
                <w:rFonts w:asciiTheme="minorHAnsi" w:hAnsiTheme="minorHAnsi" w:cstheme="minorHAnsi"/>
                <w:sz w:val="20"/>
                <w:rPrChange w:id="2823" w:author="Sue Simnor (EXT Idiom)" w:date="2024-08-07T09:43:00Z" w16du:dateUtc="2024-08-06T23:43:00Z">
                  <w:rPr>
                    <w:rFonts w:asciiTheme="minorHAnsi" w:hAnsiTheme="minorHAnsi" w:cstheme="minorHAnsi"/>
                    <w:sz w:val="20"/>
                    <w:highlight w:val="yellow"/>
                  </w:rPr>
                </w:rPrChange>
              </w:rPr>
              <w:t>5</w:t>
            </w:r>
            <w:r w:rsidRPr="00875125">
              <w:rPr>
                <w:rFonts w:asciiTheme="minorHAnsi" w:hAnsiTheme="minorHAnsi" w:cstheme="minorHAnsi"/>
                <w:sz w:val="20"/>
                <w:rPrChange w:id="2824" w:author="Sue Simnor (EXT Idiom)" w:date="2024-08-07T09:43:00Z" w16du:dateUtc="2024-08-06T23:43:00Z">
                  <w:rPr>
                    <w:rFonts w:asciiTheme="minorHAnsi" w:hAnsiTheme="minorHAnsi" w:cstheme="minorHAnsi"/>
                    <w:sz w:val="20"/>
                    <w:highlight w:val="yellow"/>
                  </w:rPr>
                </w:rPrChange>
              </w:rPr>
              <w:t>V2</w:t>
            </w:r>
          </w:p>
        </w:tc>
        <w:tc>
          <w:tcPr>
            <w:tcW w:w="2132" w:type="dxa"/>
            <w:tcBorders>
              <w:top w:val="single" w:sz="4" w:space="0" w:color="auto"/>
              <w:left w:val="single" w:sz="4" w:space="0" w:color="auto"/>
              <w:bottom w:val="single" w:sz="4" w:space="0" w:color="auto"/>
              <w:right w:val="single" w:sz="4" w:space="0" w:color="auto"/>
            </w:tcBorders>
          </w:tcPr>
          <w:p w14:paraId="36D8BA4B" w14:textId="77777777" w:rsidR="00760B55" w:rsidRPr="00875125" w:rsidRDefault="00760B55" w:rsidP="00760B55">
            <w:pPr>
              <w:tabs>
                <w:tab w:val="left" w:pos="774"/>
              </w:tabs>
              <w:rPr>
                <w:rFonts w:asciiTheme="minorHAnsi" w:hAnsiTheme="minorHAnsi" w:cstheme="minorHAnsi"/>
                <w:sz w:val="20"/>
              </w:rPr>
            </w:pPr>
            <w:r w:rsidRPr="00875125">
              <w:rPr>
                <w:rFonts w:asciiTheme="minorHAnsi" w:hAnsiTheme="minorHAnsi" w:cstheme="minorHAnsi"/>
                <w:sz w:val="20"/>
              </w:rPr>
              <w:t>&lt;ProductCode&gt;</w:t>
            </w:r>
          </w:p>
          <w:p w14:paraId="6A9EEA88" w14:textId="77777777" w:rsidR="00760B55" w:rsidRPr="00875125" w:rsidRDefault="00760B55" w:rsidP="00760B55">
            <w:pPr>
              <w:tabs>
                <w:tab w:val="left" w:pos="774"/>
              </w:tabs>
              <w:rPr>
                <w:rFonts w:asciiTheme="minorHAnsi" w:hAnsiTheme="minorHAnsi" w:cstheme="minorHAnsi"/>
                <w:sz w:val="20"/>
              </w:rPr>
            </w:pPr>
            <w:r w:rsidRPr="00875125">
              <w:rPr>
                <w:rFonts w:asciiTheme="minorHAnsi" w:hAnsiTheme="minorHAnsi" w:cstheme="minorHAnsi"/>
                <w:sz w:val="20"/>
              </w:rPr>
              <w:t>&lt;ContentsOptionalCoverageInd&gt;</w:t>
            </w:r>
          </w:p>
          <w:p w14:paraId="4081BCA7" w14:textId="77777777" w:rsidR="00760B55" w:rsidRPr="00875125" w:rsidRDefault="00760B55" w:rsidP="00760B55">
            <w:pPr>
              <w:tabs>
                <w:tab w:val="left" w:pos="774"/>
              </w:tabs>
              <w:rPr>
                <w:rFonts w:asciiTheme="minorHAnsi" w:hAnsiTheme="minorHAnsi" w:cstheme="minorHAnsi"/>
                <w:sz w:val="20"/>
              </w:rPr>
            </w:pPr>
            <w:r w:rsidRPr="00875125">
              <w:rPr>
                <w:rFonts w:asciiTheme="minorHAnsi" w:hAnsiTheme="minorHAnsi" w:cstheme="minorHAnsi"/>
                <w:sz w:val="20"/>
              </w:rPr>
              <w:t>&lt;ContentsSelectedCoverageInd&gt;</w:t>
            </w:r>
          </w:p>
          <w:p w14:paraId="6D69BA44" w14:textId="77777777" w:rsidR="00760B55" w:rsidRPr="00875125" w:rsidRDefault="00760B55" w:rsidP="00760B55">
            <w:pPr>
              <w:tabs>
                <w:tab w:val="left" w:pos="774"/>
              </w:tabs>
              <w:rPr>
                <w:rFonts w:asciiTheme="minorHAnsi" w:hAnsiTheme="minorHAnsi" w:cstheme="minorHAnsi"/>
                <w:sz w:val="20"/>
              </w:rPr>
            </w:pPr>
            <w:r w:rsidRPr="00875125">
              <w:rPr>
                <w:rFonts w:asciiTheme="minorHAnsi" w:hAnsiTheme="minorHAnsi" w:cstheme="minorHAnsi"/>
                <w:sz w:val="20"/>
              </w:rPr>
              <w:t>&lt;ContentsSelectedCoverLevelInd&gt;</w:t>
            </w:r>
          </w:p>
          <w:p w14:paraId="3075BF39" w14:textId="1842D088" w:rsidR="00760B55" w:rsidRPr="00875125" w:rsidRDefault="00760B55" w:rsidP="00760B55">
            <w:pPr>
              <w:tabs>
                <w:tab w:val="left" w:pos="774"/>
              </w:tabs>
              <w:rPr>
                <w:rFonts w:asciiTheme="minorHAnsi" w:hAnsiTheme="minorHAnsi" w:cstheme="minorHAnsi"/>
                <w:sz w:val="20"/>
              </w:rPr>
            </w:pPr>
            <w:r w:rsidRPr="00875125">
              <w:rPr>
                <w:rFonts w:asciiTheme="minorHAnsi" w:hAnsiTheme="minorHAnsi" w:cstheme="minorHAnsi"/>
                <w:sz w:val="20"/>
              </w:rPr>
              <w:t>&lt;ContentsCoverageLevelName&gt;</w:t>
            </w:r>
          </w:p>
        </w:tc>
        <w:tc>
          <w:tcPr>
            <w:tcW w:w="7056" w:type="dxa"/>
            <w:tcBorders>
              <w:top w:val="single" w:sz="4" w:space="0" w:color="auto"/>
              <w:left w:val="single" w:sz="4" w:space="0" w:color="auto"/>
              <w:bottom w:val="single" w:sz="4" w:space="0" w:color="auto"/>
              <w:right w:val="single" w:sz="4" w:space="0" w:color="auto"/>
            </w:tcBorders>
          </w:tcPr>
          <w:tbl>
            <w:tblPr>
              <w:tblpPr w:leftFromText="180" w:rightFromText="180" w:horzAnchor="margin" w:tblpY="450"/>
              <w:tblOverlap w:val="never"/>
              <w:tblW w:w="7407" w:type="dxa"/>
              <w:tblBorders>
                <w:bottom w:val="single" w:sz="4" w:space="0" w:color="auto"/>
              </w:tblBorders>
              <w:tblLayout w:type="fixed"/>
              <w:tblLook w:val="04A0" w:firstRow="1" w:lastRow="0" w:firstColumn="1" w:lastColumn="0" w:noHBand="0" w:noVBand="1"/>
            </w:tblPr>
            <w:tblGrid>
              <w:gridCol w:w="2127"/>
              <w:gridCol w:w="5280"/>
            </w:tblGrid>
            <w:tr w:rsidR="00760B55" w:rsidRPr="00875125" w14:paraId="1889B663" w14:textId="77777777">
              <w:trPr>
                <w:trHeight w:val="300"/>
              </w:trPr>
              <w:tc>
                <w:tcPr>
                  <w:tcW w:w="2127" w:type="dxa"/>
                  <w:noWrap/>
                  <w:vAlign w:val="center"/>
                  <w:hideMark/>
                </w:tcPr>
                <w:p w14:paraId="5316F739" w14:textId="77777777" w:rsidR="00760B55" w:rsidRPr="00875125" w:rsidRDefault="00760B55" w:rsidP="00760B55">
                  <w:pPr>
                    <w:pStyle w:val="TableBodycopySCOI"/>
                    <w:rPr>
                      <w:noProof/>
                      <w:color w:val="000000" w:themeColor="text1"/>
                    </w:rPr>
                  </w:pPr>
                  <w:r w:rsidRPr="00875125">
                    <w:t>Product</w:t>
                  </w:r>
                  <w:r w:rsidRPr="00875125">
                    <w:rPr>
                      <w:noProof/>
                      <w:color w:val="000000" w:themeColor="text1"/>
                    </w:rPr>
                    <w:t>:</w:t>
                  </w:r>
                  <w:r w:rsidRPr="00875125">
                    <w:t xml:space="preserve"> </w:t>
                  </w:r>
                </w:p>
              </w:tc>
              <w:tc>
                <w:tcPr>
                  <w:tcW w:w="5280" w:type="dxa"/>
                  <w:noWrap/>
                  <w:vAlign w:val="bottom"/>
                  <w:hideMark/>
                </w:tcPr>
                <w:p w14:paraId="33171B93" w14:textId="7E6D8309" w:rsidR="00760B55" w:rsidRPr="00875125" w:rsidRDefault="00760B55" w:rsidP="00760B55">
                  <w:pPr>
                    <w:pStyle w:val="TableBodycopyBCOI"/>
                  </w:pPr>
                  <w:r w:rsidRPr="00875125">
                    <w:t>Contents Cover: &lt;ContentsCoverageLevelName&gt;</w:t>
                  </w:r>
                </w:p>
              </w:tc>
            </w:tr>
          </w:tbl>
          <w:p w14:paraId="3035AA1A" w14:textId="77777777" w:rsidR="00760B55" w:rsidRPr="00875125" w:rsidRDefault="00760B55" w:rsidP="00760B55">
            <w:pPr>
              <w:pStyle w:val="TableBodycopySCOI"/>
            </w:pPr>
          </w:p>
        </w:tc>
        <w:tc>
          <w:tcPr>
            <w:tcW w:w="2552" w:type="dxa"/>
            <w:tcBorders>
              <w:top w:val="single" w:sz="4" w:space="0" w:color="auto"/>
              <w:left w:val="single" w:sz="4" w:space="0" w:color="auto"/>
              <w:bottom w:val="single" w:sz="4" w:space="0" w:color="auto"/>
              <w:right w:val="single" w:sz="4" w:space="0" w:color="auto"/>
            </w:tcBorders>
          </w:tcPr>
          <w:p w14:paraId="08E2F2E0" w14:textId="03300A22" w:rsidR="00760B55" w:rsidRPr="00875125" w:rsidRDefault="00760B55" w:rsidP="00875125">
            <w:pPr>
              <w:pStyle w:val="TableBodycopyCOI"/>
              <w:rPr>
                <w:rPrChange w:id="2825" w:author="Sue Simnor (EXT Idiom)" w:date="2024-08-07T09:43:00Z" w16du:dateUtc="2024-08-06T23:43:00Z">
                  <w:rPr>
                    <w:highlight w:val="lightGray"/>
                  </w:rPr>
                </w:rPrChange>
              </w:rPr>
            </w:pPr>
            <w:r w:rsidRPr="00875125">
              <w:rPr>
                <w:b/>
                <w:bCs/>
                <w:rPrChange w:id="2826" w:author="Sue Simnor (EXT Idiom)" w:date="2024-08-07T09:43:00Z" w16du:dateUtc="2024-08-06T23:43:00Z">
                  <w:rPr>
                    <w:b/>
                    <w:bCs/>
                    <w:highlight w:val="lightGray"/>
                  </w:rPr>
                </w:rPrChange>
              </w:rPr>
              <w:t>IF</w:t>
            </w:r>
            <w:r w:rsidRPr="00875125">
              <w:rPr>
                <w:rPrChange w:id="2827" w:author="Sue Simnor (EXT Idiom)" w:date="2024-08-07T09:43:00Z" w16du:dateUtc="2024-08-06T23:43:00Z">
                  <w:rPr>
                    <w:highlight w:val="lightGray"/>
                  </w:rPr>
                </w:rPrChange>
              </w:rPr>
              <w:t xml:space="preserve"> &lt;ProductCode&gt;=”Home” </w:t>
            </w:r>
            <w:r w:rsidR="00091E98" w:rsidRPr="00875125">
              <w:rPr>
                <w:b/>
                <w:bCs/>
                <w:rPrChange w:id="2828" w:author="Sue Simnor (EXT Idiom)" w:date="2024-08-07T09:43:00Z" w16du:dateUtc="2024-08-06T23:43:00Z">
                  <w:rPr>
                    <w:b/>
                    <w:bCs/>
                    <w:highlight w:val="lightGray"/>
                  </w:rPr>
                </w:rPrChange>
              </w:rPr>
              <w:t>AND</w:t>
            </w:r>
            <w:r w:rsidRPr="00875125">
              <w:rPr>
                <w:rPrChange w:id="2829" w:author="Sue Simnor (EXT Idiom)" w:date="2024-08-07T09:43:00Z" w16du:dateUtc="2024-08-06T23:43:00Z">
                  <w:rPr>
                    <w:highlight w:val="lightGray"/>
                  </w:rPr>
                </w:rPrChange>
              </w:rPr>
              <w:t xml:space="preserve">  </w:t>
            </w:r>
          </w:p>
          <w:p w14:paraId="058C26FD" w14:textId="04661E1B" w:rsidR="00760B55" w:rsidRPr="00875125" w:rsidRDefault="00760B55" w:rsidP="00875125">
            <w:pPr>
              <w:pStyle w:val="TableBodycopyCOI"/>
              <w:rPr>
                <w:rPrChange w:id="2830" w:author="Sue Simnor (EXT Idiom)" w:date="2024-08-07T09:43:00Z" w16du:dateUtc="2024-08-06T23:43:00Z">
                  <w:rPr>
                    <w:highlight w:val="lightGray"/>
                  </w:rPr>
                </w:rPrChange>
              </w:rPr>
            </w:pPr>
            <w:r w:rsidRPr="00875125">
              <w:rPr>
                <w:rPrChange w:id="2831" w:author="Sue Simnor (EXT Idiom)" w:date="2024-08-07T09:43:00Z" w16du:dateUtc="2024-08-06T23:43:00Z">
                  <w:rPr>
                    <w:highlight w:val="lightGray"/>
                  </w:rPr>
                </w:rPrChange>
              </w:rPr>
              <w:t xml:space="preserve">&lt;ContentsOptionalCoverageInd&gt; = </w:t>
            </w:r>
            <w:r w:rsidR="00091E98" w:rsidRPr="00875125">
              <w:rPr>
                <w:rPrChange w:id="2832" w:author="Sue Simnor (EXT Idiom)" w:date="2024-08-07T09:43:00Z" w16du:dateUtc="2024-08-06T23:43:00Z">
                  <w:rPr>
                    <w:highlight w:val="lightGray"/>
                  </w:rPr>
                </w:rPrChange>
              </w:rPr>
              <w:t>“</w:t>
            </w:r>
            <w:r w:rsidRPr="00875125">
              <w:rPr>
                <w:rPrChange w:id="2833" w:author="Sue Simnor (EXT Idiom)" w:date="2024-08-07T09:43:00Z" w16du:dateUtc="2024-08-06T23:43:00Z">
                  <w:rPr>
                    <w:highlight w:val="lightGray"/>
                  </w:rPr>
                </w:rPrChange>
              </w:rPr>
              <w:t>1</w:t>
            </w:r>
            <w:r w:rsidR="00091E98" w:rsidRPr="00875125">
              <w:rPr>
                <w:rPrChange w:id="2834" w:author="Sue Simnor (EXT Idiom)" w:date="2024-08-07T09:43:00Z" w16du:dateUtc="2024-08-06T23:43:00Z">
                  <w:rPr>
                    <w:highlight w:val="lightGray"/>
                  </w:rPr>
                </w:rPrChange>
              </w:rPr>
              <w:t>”</w:t>
            </w:r>
          </w:p>
          <w:p w14:paraId="6CC06072" w14:textId="7212AB64" w:rsidR="00760B55" w:rsidRPr="00875125" w:rsidRDefault="00760B55" w:rsidP="00875125">
            <w:pPr>
              <w:pStyle w:val="TableBodycopyCOI"/>
              <w:rPr>
                <w:rPrChange w:id="2835" w:author="Sue Simnor (EXT Idiom)" w:date="2024-08-07T09:43:00Z" w16du:dateUtc="2024-08-06T23:43:00Z">
                  <w:rPr>
                    <w:highlight w:val="lightGray"/>
                  </w:rPr>
                </w:rPrChange>
              </w:rPr>
            </w:pPr>
            <w:r w:rsidRPr="00875125">
              <w:rPr>
                <w:b/>
                <w:bCs/>
                <w:rPrChange w:id="2836" w:author="Sue Simnor (EXT Idiom)" w:date="2024-08-07T09:43:00Z" w16du:dateUtc="2024-08-06T23:43:00Z">
                  <w:rPr>
                    <w:b/>
                    <w:bCs/>
                    <w:highlight w:val="lightGray"/>
                  </w:rPr>
                </w:rPrChange>
              </w:rPr>
              <w:t>AND</w:t>
            </w:r>
            <w:r w:rsidRPr="00875125">
              <w:rPr>
                <w:rPrChange w:id="2837" w:author="Sue Simnor (EXT Idiom)" w:date="2024-08-07T09:43:00Z" w16du:dateUtc="2024-08-06T23:43:00Z">
                  <w:rPr>
                    <w:highlight w:val="lightGray"/>
                  </w:rPr>
                </w:rPrChange>
              </w:rPr>
              <w:t xml:space="preserve"> &lt;ContentsSelectedCoverageInd&gt; = </w:t>
            </w:r>
            <w:r w:rsidR="00091E98" w:rsidRPr="00875125">
              <w:rPr>
                <w:rPrChange w:id="2838" w:author="Sue Simnor (EXT Idiom)" w:date="2024-08-07T09:43:00Z" w16du:dateUtc="2024-08-06T23:43:00Z">
                  <w:rPr>
                    <w:highlight w:val="lightGray"/>
                  </w:rPr>
                </w:rPrChange>
              </w:rPr>
              <w:t>“</w:t>
            </w:r>
            <w:r w:rsidRPr="00875125">
              <w:rPr>
                <w:rPrChange w:id="2839" w:author="Sue Simnor (EXT Idiom)" w:date="2024-08-07T09:43:00Z" w16du:dateUtc="2024-08-06T23:43:00Z">
                  <w:rPr>
                    <w:highlight w:val="lightGray"/>
                  </w:rPr>
                </w:rPrChange>
              </w:rPr>
              <w:t>1</w:t>
            </w:r>
            <w:r w:rsidR="00091E98" w:rsidRPr="00875125">
              <w:rPr>
                <w:rPrChange w:id="2840" w:author="Sue Simnor (EXT Idiom)" w:date="2024-08-07T09:43:00Z" w16du:dateUtc="2024-08-06T23:43:00Z">
                  <w:rPr>
                    <w:highlight w:val="lightGray"/>
                  </w:rPr>
                </w:rPrChange>
              </w:rPr>
              <w:t>”</w:t>
            </w:r>
          </w:p>
          <w:p w14:paraId="6D55108C" w14:textId="073F5D51" w:rsidR="00091E98" w:rsidRPr="00875125" w:rsidRDefault="00760B55" w:rsidP="00875125">
            <w:pPr>
              <w:pStyle w:val="TableBodycopyCOI"/>
              <w:rPr>
                <w:rPrChange w:id="2841" w:author="Sue Simnor (EXT Idiom)" w:date="2024-08-07T09:43:00Z" w16du:dateUtc="2024-08-06T23:43:00Z">
                  <w:rPr>
                    <w:highlight w:val="lightGray"/>
                  </w:rPr>
                </w:rPrChange>
              </w:rPr>
            </w:pPr>
            <w:r w:rsidRPr="00875125">
              <w:rPr>
                <w:b/>
                <w:bCs/>
                <w:rPrChange w:id="2842" w:author="Sue Simnor (EXT Idiom)" w:date="2024-08-07T09:43:00Z" w16du:dateUtc="2024-08-06T23:43:00Z">
                  <w:rPr>
                    <w:b/>
                    <w:bCs/>
                    <w:highlight w:val="lightGray"/>
                  </w:rPr>
                </w:rPrChange>
              </w:rPr>
              <w:t>AND</w:t>
            </w:r>
            <w:r w:rsidRPr="00875125">
              <w:rPr>
                <w:rPrChange w:id="2843" w:author="Sue Simnor (EXT Idiom)" w:date="2024-08-07T09:43:00Z" w16du:dateUtc="2024-08-06T23:43:00Z">
                  <w:rPr>
                    <w:highlight w:val="lightGray"/>
                  </w:rPr>
                </w:rPrChange>
              </w:rPr>
              <w:t xml:space="preserve"> &lt;ContentsSelectedCoverLevelInd&gt; = </w:t>
            </w:r>
            <w:r w:rsidR="00091E98" w:rsidRPr="00875125">
              <w:rPr>
                <w:rPrChange w:id="2844" w:author="Sue Simnor (EXT Idiom)" w:date="2024-08-07T09:43:00Z" w16du:dateUtc="2024-08-06T23:43:00Z">
                  <w:rPr>
                    <w:highlight w:val="lightGray"/>
                  </w:rPr>
                </w:rPrChange>
              </w:rPr>
              <w:t>“</w:t>
            </w:r>
            <w:r w:rsidRPr="00875125">
              <w:rPr>
                <w:rPrChange w:id="2845" w:author="Sue Simnor (EXT Idiom)" w:date="2024-08-07T09:43:00Z" w16du:dateUtc="2024-08-06T23:43:00Z">
                  <w:rPr>
                    <w:highlight w:val="lightGray"/>
                  </w:rPr>
                </w:rPrChange>
              </w:rPr>
              <w:t>1</w:t>
            </w:r>
            <w:r w:rsidR="00091E98" w:rsidRPr="00875125">
              <w:rPr>
                <w:rPrChange w:id="2846" w:author="Sue Simnor (EXT Idiom)" w:date="2024-08-07T09:43:00Z" w16du:dateUtc="2024-08-06T23:43:00Z">
                  <w:rPr>
                    <w:highlight w:val="lightGray"/>
                  </w:rPr>
                </w:rPrChange>
              </w:rPr>
              <w:t>”</w:t>
            </w:r>
            <w:r w:rsidRPr="00875125">
              <w:rPr>
                <w:rPrChange w:id="2847" w:author="Sue Simnor (EXT Idiom)" w:date="2024-08-07T09:43:00Z" w16du:dateUtc="2024-08-06T23:43:00Z">
                  <w:rPr>
                    <w:highlight w:val="lightGray"/>
                  </w:rPr>
                </w:rPrChange>
              </w:rPr>
              <w:t xml:space="preserve"> </w:t>
            </w:r>
          </w:p>
          <w:p w14:paraId="15CB6A5C" w14:textId="24EB957D" w:rsidR="00760B55" w:rsidRPr="00875125" w:rsidRDefault="00760B55" w:rsidP="00875125">
            <w:pPr>
              <w:pStyle w:val="TableBodycopyCOI"/>
              <w:rPr>
                <w:b/>
                <w:bCs/>
              </w:rPr>
            </w:pPr>
            <w:r w:rsidRPr="00875125">
              <w:rPr>
                <w:b/>
                <w:bCs/>
                <w:rPrChange w:id="2848" w:author="Sue Simnor (EXT Idiom)" w:date="2024-08-07T09:43:00Z" w16du:dateUtc="2024-08-06T23:43:00Z">
                  <w:rPr>
                    <w:b/>
                    <w:bCs/>
                    <w:highlight w:val="lightGray"/>
                  </w:rPr>
                </w:rPrChange>
              </w:rPr>
              <w:t>THEN</w:t>
            </w:r>
            <w:r w:rsidRPr="00875125">
              <w:rPr>
                <w:rPrChange w:id="2849" w:author="Sue Simnor (EXT Idiom)" w:date="2024-08-07T09:43:00Z" w16du:dateUtc="2024-08-06T23:43:00Z">
                  <w:rPr>
                    <w:highlight w:val="lightGray"/>
                  </w:rPr>
                </w:rPrChange>
              </w:rPr>
              <w:t xml:space="preserve"> display</w:t>
            </w:r>
            <w:r w:rsidRPr="00875125">
              <w:t xml:space="preserve"> </w:t>
            </w:r>
          </w:p>
        </w:tc>
        <w:tc>
          <w:tcPr>
            <w:tcW w:w="1843" w:type="dxa"/>
            <w:tcBorders>
              <w:top w:val="single" w:sz="4" w:space="0" w:color="auto"/>
              <w:left w:val="single" w:sz="4" w:space="0" w:color="auto"/>
              <w:bottom w:val="single" w:sz="4" w:space="0" w:color="auto"/>
              <w:right w:val="single" w:sz="4" w:space="0" w:color="auto"/>
            </w:tcBorders>
          </w:tcPr>
          <w:p w14:paraId="20D75A12" w14:textId="77777777" w:rsidR="00760B55" w:rsidRPr="00875125" w:rsidRDefault="00760B55" w:rsidP="00760B55">
            <w:pPr>
              <w:spacing w:after="120"/>
              <w:rPr>
                <w:rFonts w:asciiTheme="minorHAnsi" w:hAnsiTheme="minorHAnsi" w:cstheme="minorHAnsi"/>
                <w:color w:val="000000"/>
                <w:sz w:val="20"/>
                <w:szCs w:val="20"/>
              </w:rPr>
            </w:pPr>
            <w:r w:rsidRPr="00875125">
              <w:rPr>
                <w:rFonts w:asciiTheme="minorHAnsi" w:hAnsiTheme="minorHAnsi" w:cstheme="minorHAnsi"/>
                <w:color w:val="000000"/>
                <w:sz w:val="20"/>
                <w:szCs w:val="20"/>
              </w:rPr>
              <w:t>Column 1 text:</w:t>
            </w:r>
          </w:p>
          <w:p w14:paraId="00A72F06" w14:textId="77777777" w:rsidR="00760B55" w:rsidRPr="00875125" w:rsidRDefault="00760B55" w:rsidP="00760B55">
            <w:pPr>
              <w:spacing w:after="120"/>
              <w:rPr>
                <w:rFonts w:asciiTheme="minorHAnsi" w:hAnsiTheme="minorHAnsi" w:cstheme="minorHAnsi"/>
                <w:color w:val="000000"/>
                <w:sz w:val="20"/>
                <w:szCs w:val="20"/>
              </w:rPr>
            </w:pPr>
            <w:r w:rsidRPr="00875125">
              <w:rPr>
                <w:rFonts w:asciiTheme="minorHAnsi" w:hAnsiTheme="minorHAnsi" w:cstheme="minorHAnsi"/>
                <w:color w:val="000000"/>
                <w:sz w:val="20"/>
                <w:szCs w:val="20"/>
              </w:rPr>
              <w:t>Table_Bodycopy_S_COI</w:t>
            </w:r>
          </w:p>
          <w:p w14:paraId="28C3A6ED" w14:textId="77777777" w:rsidR="00760B55" w:rsidRPr="00875125" w:rsidRDefault="00760B55" w:rsidP="00760B55">
            <w:pPr>
              <w:spacing w:after="120"/>
              <w:rPr>
                <w:rFonts w:asciiTheme="minorHAnsi" w:hAnsiTheme="minorHAnsi" w:cstheme="minorHAnsi"/>
                <w:color w:val="000000"/>
                <w:sz w:val="20"/>
                <w:szCs w:val="20"/>
              </w:rPr>
            </w:pPr>
            <w:r w:rsidRPr="00875125">
              <w:rPr>
                <w:rFonts w:asciiTheme="minorHAnsi" w:hAnsiTheme="minorHAnsi" w:cstheme="minorHAnsi"/>
                <w:color w:val="000000"/>
                <w:sz w:val="20"/>
                <w:szCs w:val="20"/>
              </w:rPr>
              <w:t>Column 2 text:</w:t>
            </w:r>
          </w:p>
          <w:p w14:paraId="37BC06C4" w14:textId="74E79498" w:rsidR="00760B55" w:rsidRPr="00875125" w:rsidRDefault="00760B55" w:rsidP="00760B55">
            <w:pPr>
              <w:spacing w:after="120"/>
              <w:rPr>
                <w:rFonts w:asciiTheme="minorHAnsi" w:hAnsiTheme="minorHAnsi" w:cstheme="minorHAnsi"/>
                <w:color w:val="000000"/>
                <w:sz w:val="20"/>
                <w:szCs w:val="20"/>
              </w:rPr>
            </w:pPr>
            <w:r w:rsidRPr="00875125">
              <w:rPr>
                <w:rFonts w:asciiTheme="minorHAnsi" w:hAnsiTheme="minorHAnsi" w:cstheme="minorHAnsi"/>
                <w:color w:val="000000"/>
                <w:sz w:val="20"/>
                <w:szCs w:val="20"/>
              </w:rPr>
              <w:t>Table_Bodycopy_B_COI</w:t>
            </w:r>
          </w:p>
        </w:tc>
      </w:tr>
      <w:tr w:rsidR="00760B55" w:rsidRPr="00875125" w14:paraId="5C10752D" w14:textId="77777777" w:rsidTr="00503D58">
        <w:trPr>
          <w:cantSplit/>
        </w:trPr>
        <w:tc>
          <w:tcPr>
            <w:tcW w:w="1013" w:type="dxa"/>
          </w:tcPr>
          <w:p w14:paraId="2632151A" w14:textId="7CD2A490" w:rsidR="00760B55" w:rsidRPr="00875125" w:rsidRDefault="00760B55" w:rsidP="00760B55">
            <w:pPr>
              <w:rPr>
                <w:rFonts w:asciiTheme="minorHAnsi" w:hAnsiTheme="minorHAnsi" w:cstheme="minorHAnsi"/>
                <w:sz w:val="20"/>
                <w:rPrChange w:id="2850" w:author="Sue Simnor (EXT Idiom)" w:date="2024-08-07T09:43:00Z" w16du:dateUtc="2024-08-06T23:43:00Z">
                  <w:rPr>
                    <w:rFonts w:asciiTheme="minorHAnsi" w:hAnsiTheme="minorHAnsi" w:cstheme="minorHAnsi"/>
                    <w:sz w:val="20"/>
                    <w:highlight w:val="yellow"/>
                  </w:rPr>
                </w:rPrChange>
              </w:rPr>
            </w:pPr>
            <w:r w:rsidRPr="00875125">
              <w:rPr>
                <w:rFonts w:asciiTheme="minorHAnsi" w:hAnsiTheme="minorHAnsi" w:cstheme="minorHAnsi"/>
                <w:sz w:val="20"/>
                <w:rPrChange w:id="2851" w:author="Sue Simnor (EXT Idiom)" w:date="2024-08-07T09:43:00Z" w16du:dateUtc="2024-08-06T23:43:00Z">
                  <w:rPr>
                    <w:rFonts w:asciiTheme="minorHAnsi" w:hAnsiTheme="minorHAnsi" w:cstheme="minorHAnsi"/>
                    <w:sz w:val="20"/>
                    <w:highlight w:val="yellow"/>
                  </w:rPr>
                </w:rPrChange>
              </w:rPr>
              <w:t xml:space="preserve">YPS </w:t>
            </w:r>
            <w:r w:rsidR="001D2785" w:rsidRPr="00875125">
              <w:rPr>
                <w:rFonts w:asciiTheme="minorHAnsi" w:hAnsiTheme="minorHAnsi" w:cstheme="minorHAnsi"/>
                <w:sz w:val="20"/>
                <w:rPrChange w:id="2852" w:author="Sue Simnor (EXT Idiom)" w:date="2024-08-07T09:43:00Z" w16du:dateUtc="2024-08-06T23:43:00Z">
                  <w:rPr>
                    <w:rFonts w:asciiTheme="minorHAnsi" w:hAnsiTheme="minorHAnsi" w:cstheme="minorHAnsi"/>
                    <w:sz w:val="20"/>
                    <w:highlight w:val="yellow"/>
                  </w:rPr>
                </w:rPrChange>
              </w:rPr>
              <w:t>5</w:t>
            </w:r>
            <w:r w:rsidRPr="00875125">
              <w:rPr>
                <w:rFonts w:asciiTheme="minorHAnsi" w:hAnsiTheme="minorHAnsi" w:cstheme="minorHAnsi"/>
                <w:sz w:val="20"/>
                <w:rPrChange w:id="2853" w:author="Sue Simnor (EXT Idiom)" w:date="2024-08-07T09:43:00Z" w16du:dateUtc="2024-08-06T23:43:00Z">
                  <w:rPr>
                    <w:rFonts w:asciiTheme="minorHAnsi" w:hAnsiTheme="minorHAnsi" w:cstheme="minorHAnsi"/>
                    <w:sz w:val="20"/>
                    <w:highlight w:val="yellow"/>
                  </w:rPr>
                </w:rPrChange>
              </w:rPr>
              <w:t xml:space="preserve"> V3</w:t>
            </w:r>
          </w:p>
        </w:tc>
        <w:tc>
          <w:tcPr>
            <w:tcW w:w="2132" w:type="dxa"/>
          </w:tcPr>
          <w:p w14:paraId="7C319BBA" w14:textId="77777777" w:rsidR="00760B55" w:rsidRPr="00875125" w:rsidRDefault="00760B55" w:rsidP="00760B55">
            <w:pPr>
              <w:tabs>
                <w:tab w:val="left" w:pos="774"/>
              </w:tabs>
              <w:rPr>
                <w:rFonts w:asciiTheme="minorHAnsi" w:hAnsiTheme="minorHAnsi" w:cstheme="minorHAnsi"/>
                <w:sz w:val="20"/>
              </w:rPr>
            </w:pPr>
            <w:r w:rsidRPr="00875125">
              <w:rPr>
                <w:rFonts w:asciiTheme="minorHAnsi" w:hAnsiTheme="minorHAnsi" w:cstheme="minorHAnsi"/>
                <w:sz w:val="20"/>
              </w:rPr>
              <w:t>&lt;HomeCoverTypeDisplay&gt;</w:t>
            </w:r>
          </w:p>
          <w:p w14:paraId="696CDB37" w14:textId="77777777" w:rsidR="00760B55" w:rsidRPr="00875125" w:rsidRDefault="00760B55" w:rsidP="00760B55">
            <w:pPr>
              <w:tabs>
                <w:tab w:val="left" w:pos="774"/>
              </w:tabs>
              <w:rPr>
                <w:rFonts w:asciiTheme="minorHAnsi" w:hAnsiTheme="minorHAnsi" w:cstheme="minorHAnsi"/>
                <w:sz w:val="20"/>
              </w:rPr>
            </w:pPr>
            <w:r w:rsidRPr="00875125">
              <w:rPr>
                <w:rFonts w:asciiTheme="minorHAnsi" w:hAnsiTheme="minorHAnsi" w:cstheme="minorHAnsi"/>
                <w:sz w:val="20"/>
              </w:rPr>
              <w:t xml:space="preserve">&lt;ProductCode&gt; </w:t>
            </w:r>
          </w:p>
          <w:p w14:paraId="1022CBD6" w14:textId="77777777" w:rsidR="00760B55" w:rsidRPr="00875125" w:rsidRDefault="00760B55" w:rsidP="00760B55">
            <w:pPr>
              <w:tabs>
                <w:tab w:val="left" w:pos="774"/>
              </w:tabs>
              <w:rPr>
                <w:rFonts w:asciiTheme="minorHAnsi" w:hAnsiTheme="minorHAnsi" w:cstheme="minorHAnsi"/>
                <w:sz w:val="20"/>
                <w:szCs w:val="20"/>
              </w:rPr>
            </w:pPr>
            <w:r w:rsidRPr="00875125">
              <w:rPr>
                <w:rFonts w:asciiTheme="minorHAnsi" w:hAnsiTheme="minorHAnsi" w:cstheme="minorHAnsi"/>
                <w:sz w:val="20"/>
                <w:szCs w:val="20"/>
              </w:rPr>
              <w:t>&lt;HomeCoverTypeCode&gt;</w:t>
            </w:r>
          </w:p>
          <w:p w14:paraId="6A60509F" w14:textId="317DFC3A" w:rsidR="00760B55" w:rsidRPr="00875125" w:rsidRDefault="00760B55" w:rsidP="00760B55">
            <w:pPr>
              <w:tabs>
                <w:tab w:val="left" w:pos="774"/>
              </w:tabs>
              <w:rPr>
                <w:rFonts w:asciiTheme="minorHAnsi" w:hAnsiTheme="minorHAnsi" w:cstheme="minorHAnsi"/>
                <w:sz w:val="20"/>
              </w:rPr>
            </w:pPr>
          </w:p>
        </w:tc>
        <w:tc>
          <w:tcPr>
            <w:tcW w:w="7056" w:type="dxa"/>
          </w:tcPr>
          <w:tbl>
            <w:tblPr>
              <w:tblpPr w:leftFromText="180" w:rightFromText="180" w:horzAnchor="margin" w:tblpY="450"/>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760B55" w:rsidRPr="00875125" w14:paraId="61EC9336" w14:textId="77777777" w:rsidTr="0472516C">
              <w:trPr>
                <w:trHeight w:val="300"/>
              </w:trPr>
              <w:tc>
                <w:tcPr>
                  <w:tcW w:w="2861" w:type="dxa"/>
                  <w:noWrap/>
                  <w:vAlign w:val="center"/>
                  <w:hideMark/>
                </w:tcPr>
                <w:p w14:paraId="35062485" w14:textId="77777777" w:rsidR="00760B55" w:rsidRPr="00875125" w:rsidRDefault="00760B55" w:rsidP="00760B55">
                  <w:pPr>
                    <w:pStyle w:val="TableBodycopySCOI"/>
                    <w:rPr>
                      <w:noProof/>
                      <w:color w:val="000000" w:themeColor="text1"/>
                    </w:rPr>
                  </w:pPr>
                  <w:r w:rsidRPr="00875125">
                    <w:t>Product</w:t>
                  </w:r>
                  <w:r w:rsidRPr="00875125">
                    <w:rPr>
                      <w:noProof/>
                      <w:color w:val="000000" w:themeColor="text1"/>
                    </w:rPr>
                    <w:t>:</w:t>
                  </w:r>
                  <w:r w:rsidRPr="00875125">
                    <w:t xml:space="preserve"> </w:t>
                  </w:r>
                </w:p>
              </w:tc>
              <w:tc>
                <w:tcPr>
                  <w:tcW w:w="4546" w:type="dxa"/>
                  <w:noWrap/>
                  <w:vAlign w:val="bottom"/>
                  <w:hideMark/>
                </w:tcPr>
                <w:p w14:paraId="58F24922" w14:textId="1EC7BEDF" w:rsidR="00760B55" w:rsidRPr="00875125" w:rsidRDefault="00760B55" w:rsidP="00760B55">
                  <w:pPr>
                    <w:pStyle w:val="TableBodycopyBCOI"/>
                  </w:pPr>
                  <w:r w:rsidRPr="00875125">
                    <w:t xml:space="preserve">&lt;HomeCoverTypeDisplay&gt; </w:t>
                  </w:r>
                  <w:commentRangeStart w:id="2854"/>
                  <w:commentRangeStart w:id="2855"/>
                  <w:commentRangeStart w:id="2856"/>
                  <w:r w:rsidRPr="00875125">
                    <w:t>Cover</w:t>
                  </w:r>
                  <w:commentRangeEnd w:id="2854"/>
                  <w:r w:rsidRPr="00875125">
                    <w:rPr>
                      <w:rStyle w:val="CommentReference"/>
                      <w:sz w:val="18"/>
                      <w:szCs w:val="18"/>
                    </w:rPr>
                    <w:commentReference w:id="2854"/>
                  </w:r>
                  <w:commentRangeEnd w:id="2855"/>
                  <w:r w:rsidRPr="00875125">
                    <w:rPr>
                      <w:rStyle w:val="CommentReference"/>
                      <w:sz w:val="18"/>
                      <w:szCs w:val="18"/>
                    </w:rPr>
                    <w:commentReference w:id="2855"/>
                  </w:r>
                  <w:commentRangeEnd w:id="2856"/>
                  <w:r w:rsidRPr="00875125">
                    <w:rPr>
                      <w:rStyle w:val="CommentReference"/>
                      <w:sz w:val="18"/>
                      <w:szCs w:val="18"/>
                    </w:rPr>
                    <w:commentReference w:id="2856"/>
                  </w:r>
                </w:p>
              </w:tc>
            </w:tr>
          </w:tbl>
          <w:p w14:paraId="0C01DD39" w14:textId="77777777" w:rsidR="00760B55" w:rsidRPr="00875125" w:rsidRDefault="00760B55" w:rsidP="00760B55">
            <w:pPr>
              <w:pStyle w:val="TableBodycopySCOI"/>
            </w:pPr>
          </w:p>
        </w:tc>
        <w:tc>
          <w:tcPr>
            <w:tcW w:w="2552" w:type="dxa"/>
          </w:tcPr>
          <w:p w14:paraId="1A8A1460" w14:textId="38002572" w:rsidR="00091E98" w:rsidRPr="00875125" w:rsidRDefault="00760B55" w:rsidP="00760B55">
            <w:pPr>
              <w:tabs>
                <w:tab w:val="left" w:pos="774"/>
              </w:tabs>
              <w:rPr>
                <w:rFonts w:asciiTheme="minorHAnsi" w:hAnsiTheme="minorHAnsi" w:cstheme="minorHAnsi"/>
                <w:sz w:val="20"/>
                <w:szCs w:val="20"/>
              </w:rPr>
            </w:pPr>
            <w:r w:rsidRPr="00875125">
              <w:rPr>
                <w:rFonts w:asciiTheme="minorHAnsi" w:hAnsiTheme="minorHAnsi" w:cstheme="minorHAnsi"/>
                <w:b/>
                <w:bCs/>
                <w:sz w:val="20"/>
                <w:szCs w:val="20"/>
              </w:rPr>
              <w:t>IF</w:t>
            </w:r>
            <w:r w:rsidRPr="00875125">
              <w:rPr>
                <w:rFonts w:asciiTheme="minorHAnsi" w:hAnsiTheme="minorHAnsi" w:cstheme="minorHAnsi"/>
                <w:sz w:val="20"/>
                <w:szCs w:val="20"/>
              </w:rPr>
              <w:t xml:space="preserve"> &lt;ProductCode&gt; = "Landlord" </w:t>
            </w:r>
          </w:p>
          <w:p w14:paraId="390F25B4" w14:textId="08E6D51B" w:rsidR="00760B55" w:rsidRPr="00875125" w:rsidRDefault="00760B55" w:rsidP="00760B55">
            <w:pPr>
              <w:tabs>
                <w:tab w:val="left" w:pos="774"/>
              </w:tabs>
              <w:rPr>
                <w:rFonts w:asciiTheme="minorHAnsi" w:hAnsiTheme="minorHAnsi" w:cstheme="minorHAnsi"/>
                <w:sz w:val="20"/>
                <w:szCs w:val="20"/>
              </w:rPr>
            </w:pPr>
            <w:r w:rsidRPr="00875125">
              <w:rPr>
                <w:rFonts w:asciiTheme="minorHAnsi" w:hAnsiTheme="minorHAnsi" w:cstheme="minorHAnsi"/>
                <w:b/>
                <w:bCs/>
                <w:sz w:val="20"/>
                <w:szCs w:val="20"/>
              </w:rPr>
              <w:t>AND</w:t>
            </w:r>
            <w:r w:rsidRPr="00875125">
              <w:rPr>
                <w:rFonts w:asciiTheme="minorHAnsi" w:hAnsiTheme="minorHAnsi" w:cstheme="minorHAnsi"/>
                <w:sz w:val="20"/>
                <w:szCs w:val="20"/>
              </w:rPr>
              <w:t xml:space="preserve"> &lt;HomeCoverTypeCode&gt;</w:t>
            </w:r>
          </w:p>
          <w:p w14:paraId="3E90980B" w14:textId="11189ABE" w:rsidR="00760B55" w:rsidRPr="00875125" w:rsidRDefault="00760B55" w:rsidP="00760B55">
            <w:pPr>
              <w:spacing w:after="120"/>
              <w:rPr>
                <w:rFonts w:asciiTheme="minorHAnsi" w:hAnsiTheme="minorHAnsi" w:cstheme="minorHAnsi"/>
                <w:b/>
                <w:bCs/>
                <w:sz w:val="20"/>
                <w:szCs w:val="20"/>
              </w:rPr>
            </w:pPr>
            <w:r w:rsidRPr="00875125">
              <w:rPr>
                <w:rFonts w:asciiTheme="minorHAnsi" w:hAnsiTheme="minorHAnsi" w:cstheme="minorHAnsi"/>
                <w:sz w:val="20"/>
                <w:szCs w:val="20"/>
              </w:rPr>
              <w:t xml:space="preserve">= “2|Building” </w:t>
            </w:r>
            <w:r w:rsidR="00091E98" w:rsidRPr="00875125">
              <w:rPr>
                <w:rFonts w:asciiTheme="minorHAnsi" w:hAnsiTheme="minorHAnsi" w:cstheme="minorHAnsi"/>
                <w:b/>
                <w:bCs/>
                <w:sz w:val="20"/>
                <w:szCs w:val="20"/>
              </w:rPr>
              <w:t>OR</w:t>
            </w:r>
            <w:r w:rsidRPr="00875125">
              <w:rPr>
                <w:rFonts w:asciiTheme="minorHAnsi" w:hAnsiTheme="minorHAnsi" w:cstheme="minorHAnsi"/>
                <w:sz w:val="20"/>
                <w:szCs w:val="20"/>
              </w:rPr>
              <w:t xml:space="preserve"> “3|Contents” </w:t>
            </w:r>
            <w:r w:rsidR="00091E98" w:rsidRPr="00875125">
              <w:rPr>
                <w:rFonts w:asciiTheme="minorHAnsi" w:hAnsiTheme="minorHAnsi" w:cstheme="minorHAnsi"/>
                <w:b/>
                <w:bCs/>
                <w:sz w:val="20"/>
                <w:szCs w:val="20"/>
              </w:rPr>
              <w:t>OR</w:t>
            </w:r>
            <w:r w:rsidRPr="00875125">
              <w:rPr>
                <w:rFonts w:asciiTheme="minorHAnsi" w:hAnsiTheme="minorHAnsi" w:cstheme="minorHAnsi"/>
                <w:sz w:val="20"/>
                <w:szCs w:val="20"/>
              </w:rPr>
              <w:t xml:space="preserve"> “5|BuildingAndContents” </w:t>
            </w:r>
            <w:r w:rsidRPr="00875125">
              <w:rPr>
                <w:rFonts w:asciiTheme="minorHAnsi" w:hAnsiTheme="minorHAnsi" w:cstheme="minorHAnsi"/>
                <w:b/>
                <w:bCs/>
                <w:sz w:val="20"/>
                <w:szCs w:val="20"/>
              </w:rPr>
              <w:t>THEN</w:t>
            </w:r>
            <w:r w:rsidRPr="00875125">
              <w:rPr>
                <w:rFonts w:asciiTheme="minorHAnsi" w:hAnsiTheme="minorHAnsi" w:cstheme="minorHAnsi"/>
                <w:sz w:val="20"/>
                <w:szCs w:val="20"/>
              </w:rPr>
              <w:t xml:space="preserve"> display </w:t>
            </w:r>
          </w:p>
        </w:tc>
        <w:tc>
          <w:tcPr>
            <w:tcW w:w="1843" w:type="dxa"/>
          </w:tcPr>
          <w:p w14:paraId="7576FC11" w14:textId="77777777" w:rsidR="00760B55" w:rsidRPr="00875125" w:rsidRDefault="00760B55" w:rsidP="00760B55">
            <w:pPr>
              <w:spacing w:after="120"/>
              <w:rPr>
                <w:rFonts w:asciiTheme="minorHAnsi" w:hAnsiTheme="minorHAnsi" w:cstheme="minorHAnsi"/>
                <w:color w:val="000000"/>
                <w:sz w:val="20"/>
                <w:szCs w:val="20"/>
              </w:rPr>
            </w:pPr>
            <w:r w:rsidRPr="00875125">
              <w:rPr>
                <w:rFonts w:asciiTheme="minorHAnsi" w:hAnsiTheme="minorHAnsi" w:cstheme="minorHAnsi"/>
                <w:color w:val="000000"/>
                <w:sz w:val="20"/>
                <w:szCs w:val="20"/>
              </w:rPr>
              <w:t>Column 1 text:</w:t>
            </w:r>
          </w:p>
          <w:p w14:paraId="70B11F1E" w14:textId="77777777" w:rsidR="00760B55" w:rsidRPr="00875125" w:rsidRDefault="00760B55" w:rsidP="00760B55">
            <w:pPr>
              <w:spacing w:after="120"/>
              <w:rPr>
                <w:rFonts w:asciiTheme="minorHAnsi" w:hAnsiTheme="minorHAnsi" w:cstheme="minorHAnsi"/>
                <w:color w:val="000000"/>
                <w:sz w:val="20"/>
                <w:szCs w:val="20"/>
              </w:rPr>
            </w:pPr>
            <w:r w:rsidRPr="00875125">
              <w:rPr>
                <w:rFonts w:asciiTheme="minorHAnsi" w:hAnsiTheme="minorHAnsi" w:cstheme="minorHAnsi"/>
                <w:color w:val="000000"/>
                <w:sz w:val="20"/>
                <w:szCs w:val="20"/>
              </w:rPr>
              <w:t>Table_Bodycopy_S_COI</w:t>
            </w:r>
          </w:p>
          <w:p w14:paraId="5603C758" w14:textId="77777777" w:rsidR="00760B55" w:rsidRPr="00875125" w:rsidRDefault="00760B55" w:rsidP="00760B55">
            <w:pPr>
              <w:spacing w:after="120"/>
              <w:rPr>
                <w:rFonts w:asciiTheme="minorHAnsi" w:hAnsiTheme="minorHAnsi" w:cstheme="minorHAnsi"/>
                <w:color w:val="000000"/>
                <w:sz w:val="20"/>
                <w:szCs w:val="20"/>
              </w:rPr>
            </w:pPr>
            <w:r w:rsidRPr="00875125">
              <w:rPr>
                <w:rFonts w:asciiTheme="minorHAnsi" w:hAnsiTheme="minorHAnsi" w:cstheme="minorHAnsi"/>
                <w:color w:val="000000"/>
                <w:sz w:val="20"/>
                <w:szCs w:val="20"/>
              </w:rPr>
              <w:t>Column 2 text:</w:t>
            </w:r>
          </w:p>
          <w:p w14:paraId="4C25AAA6" w14:textId="6A036823" w:rsidR="00760B55" w:rsidRPr="00875125" w:rsidRDefault="00760B55" w:rsidP="00760B55">
            <w:pPr>
              <w:spacing w:after="120"/>
              <w:rPr>
                <w:rFonts w:asciiTheme="minorHAnsi" w:hAnsiTheme="minorHAnsi" w:cstheme="minorHAnsi"/>
                <w:color w:val="000000"/>
                <w:sz w:val="20"/>
                <w:szCs w:val="20"/>
              </w:rPr>
            </w:pPr>
            <w:r w:rsidRPr="00875125">
              <w:rPr>
                <w:rFonts w:asciiTheme="minorHAnsi" w:hAnsiTheme="minorHAnsi" w:cstheme="minorHAnsi"/>
                <w:color w:val="000000"/>
                <w:sz w:val="20"/>
                <w:szCs w:val="20"/>
              </w:rPr>
              <w:t>Table_Bodycopy_B_COI</w:t>
            </w:r>
          </w:p>
        </w:tc>
      </w:tr>
      <w:tr w:rsidR="00CD58AF" w:rsidRPr="00720F8E" w14:paraId="64A69D04" w14:textId="77777777" w:rsidTr="00503D58">
        <w:trPr>
          <w:cantSplit/>
        </w:trPr>
        <w:tc>
          <w:tcPr>
            <w:tcW w:w="1013" w:type="dxa"/>
          </w:tcPr>
          <w:p w14:paraId="385A7707" w14:textId="23CA6B79" w:rsidR="00CD58AF" w:rsidRPr="009E32DB" w:rsidRDefault="00B16B43" w:rsidP="001B194F">
            <w:pPr>
              <w:rPr>
                <w:rFonts w:asciiTheme="minorHAnsi" w:hAnsiTheme="minorHAnsi" w:cstheme="minorHAnsi"/>
                <w:sz w:val="20"/>
                <w:rPrChange w:id="2857" w:author="Sue Simnor (EXT Idiom)" w:date="2024-08-13T18:43:00Z" w16du:dateUtc="2024-08-13T08:43:00Z">
                  <w:rPr>
                    <w:rFonts w:asciiTheme="minorHAnsi" w:hAnsiTheme="minorHAnsi" w:cstheme="minorHAnsi"/>
                    <w:sz w:val="20"/>
                    <w:highlight w:val="yellow"/>
                  </w:rPr>
                </w:rPrChange>
              </w:rPr>
            </w:pPr>
            <w:r w:rsidRPr="009E32DB">
              <w:rPr>
                <w:rFonts w:asciiTheme="minorHAnsi" w:hAnsiTheme="minorHAnsi" w:cstheme="minorHAnsi"/>
                <w:sz w:val="20"/>
                <w:rPrChange w:id="2858" w:author="Sue Simnor (EXT Idiom)" w:date="2024-08-13T18:43:00Z" w16du:dateUtc="2024-08-13T08:43:00Z">
                  <w:rPr>
                    <w:rFonts w:asciiTheme="minorHAnsi" w:hAnsiTheme="minorHAnsi" w:cstheme="minorHAnsi"/>
                    <w:sz w:val="20"/>
                    <w:highlight w:val="yellow"/>
                  </w:rPr>
                </w:rPrChange>
              </w:rPr>
              <w:t xml:space="preserve">YPS </w:t>
            </w:r>
            <w:r w:rsidR="001D2785" w:rsidRPr="009E32DB">
              <w:rPr>
                <w:rFonts w:asciiTheme="minorHAnsi" w:hAnsiTheme="minorHAnsi" w:cstheme="minorHAnsi"/>
                <w:sz w:val="20"/>
                <w:rPrChange w:id="2859" w:author="Sue Simnor (EXT Idiom)" w:date="2024-08-13T18:43:00Z" w16du:dateUtc="2024-08-13T08:43:00Z">
                  <w:rPr>
                    <w:rFonts w:asciiTheme="minorHAnsi" w:hAnsiTheme="minorHAnsi" w:cstheme="minorHAnsi"/>
                    <w:sz w:val="20"/>
                    <w:highlight w:val="yellow"/>
                  </w:rPr>
                </w:rPrChange>
              </w:rPr>
              <w:t>6</w:t>
            </w:r>
            <w:r w:rsidR="00091E98" w:rsidRPr="009E32DB">
              <w:rPr>
                <w:rFonts w:asciiTheme="minorHAnsi" w:hAnsiTheme="minorHAnsi" w:cstheme="minorHAnsi"/>
                <w:sz w:val="20"/>
                <w:rPrChange w:id="2860" w:author="Sue Simnor (EXT Idiom)" w:date="2024-08-13T18:43:00Z" w16du:dateUtc="2024-08-13T08:43:00Z">
                  <w:rPr>
                    <w:rFonts w:asciiTheme="minorHAnsi" w:hAnsiTheme="minorHAnsi" w:cstheme="minorHAnsi"/>
                    <w:sz w:val="20"/>
                    <w:highlight w:val="yellow"/>
                  </w:rPr>
                </w:rPrChange>
              </w:rPr>
              <w:t xml:space="preserve"> V1</w:t>
            </w:r>
          </w:p>
        </w:tc>
        <w:tc>
          <w:tcPr>
            <w:tcW w:w="2132" w:type="dxa"/>
          </w:tcPr>
          <w:p w14:paraId="3392E04E" w14:textId="15762C6E" w:rsidR="00680921" w:rsidRPr="009E32DB" w:rsidRDefault="00680921" w:rsidP="00E828F1">
            <w:pPr>
              <w:tabs>
                <w:tab w:val="left" w:pos="1800"/>
              </w:tabs>
              <w:rPr>
                <w:rFonts w:asciiTheme="minorHAnsi" w:hAnsiTheme="minorHAnsi" w:cstheme="minorHAnsi"/>
                <w:sz w:val="20"/>
                <w:szCs w:val="20"/>
                <w:rPrChange w:id="2861" w:author="Sue Simnor (EXT Idiom)" w:date="2024-08-13T18:43:00Z" w16du:dateUtc="2024-08-13T08:43:00Z">
                  <w:rPr>
                    <w:rFonts w:asciiTheme="minorHAnsi" w:hAnsiTheme="minorHAnsi" w:cstheme="minorHAnsi"/>
                    <w:sz w:val="20"/>
                    <w:szCs w:val="20"/>
                    <w:highlight w:val="yellow"/>
                  </w:rPr>
                </w:rPrChange>
              </w:rPr>
            </w:pPr>
            <w:r w:rsidRPr="009E32DB">
              <w:rPr>
                <w:rFonts w:asciiTheme="minorHAnsi" w:hAnsiTheme="minorHAnsi" w:cstheme="minorHAnsi"/>
                <w:sz w:val="20"/>
                <w:szCs w:val="20"/>
                <w:rPrChange w:id="2862" w:author="Sue Simnor (EXT Idiom)" w:date="2024-08-13T18:43:00Z" w16du:dateUtc="2024-08-13T08:43:00Z">
                  <w:rPr>
                    <w:rFonts w:asciiTheme="minorHAnsi" w:hAnsiTheme="minorHAnsi" w:cstheme="minorHAnsi"/>
                    <w:sz w:val="20"/>
                    <w:szCs w:val="20"/>
                    <w:highlight w:val="yellow"/>
                  </w:rPr>
                </w:rPrChange>
              </w:rPr>
              <w:t>&lt;BuildingSumInsured&gt;&lt;ContentsSumInsured&gt;</w:t>
            </w:r>
          </w:p>
          <w:p w14:paraId="09A3ECCD" w14:textId="77777777" w:rsidR="00680921" w:rsidRPr="009E32DB" w:rsidRDefault="00680921" w:rsidP="00E828F1">
            <w:pPr>
              <w:tabs>
                <w:tab w:val="left" w:pos="1800"/>
              </w:tabs>
              <w:rPr>
                <w:rFonts w:asciiTheme="minorHAnsi" w:hAnsiTheme="minorHAnsi" w:cstheme="minorHAnsi"/>
                <w:sz w:val="20"/>
                <w:szCs w:val="20"/>
                <w:rPrChange w:id="2863" w:author="Sue Simnor (EXT Idiom)" w:date="2024-08-13T18:43:00Z" w16du:dateUtc="2024-08-13T08:43:00Z">
                  <w:rPr>
                    <w:rFonts w:asciiTheme="minorHAnsi" w:hAnsiTheme="minorHAnsi" w:cstheme="minorHAnsi"/>
                    <w:sz w:val="20"/>
                    <w:szCs w:val="20"/>
                    <w:highlight w:val="yellow"/>
                  </w:rPr>
                </w:rPrChange>
              </w:rPr>
            </w:pPr>
            <w:r w:rsidRPr="009E32DB">
              <w:rPr>
                <w:rFonts w:asciiTheme="minorHAnsi" w:hAnsiTheme="minorHAnsi" w:cstheme="minorHAnsi"/>
                <w:sz w:val="20"/>
                <w:szCs w:val="20"/>
                <w:rPrChange w:id="2864" w:author="Sue Simnor (EXT Idiom)" w:date="2024-08-13T18:43:00Z" w16du:dateUtc="2024-08-13T08:43:00Z">
                  <w:rPr>
                    <w:rFonts w:asciiTheme="minorHAnsi" w:hAnsiTheme="minorHAnsi" w:cstheme="minorHAnsi"/>
                    <w:sz w:val="20"/>
                    <w:szCs w:val="20"/>
                    <w:highlight w:val="yellow"/>
                  </w:rPr>
                </w:rPrChange>
              </w:rPr>
              <w:t>&lt;HomeCoverTypeCode&gt;</w:t>
            </w:r>
          </w:p>
          <w:p w14:paraId="5CE476E1" w14:textId="7CB76A87" w:rsidR="00680921" w:rsidRPr="009E32DB" w:rsidRDefault="00680921" w:rsidP="00E828F1">
            <w:pPr>
              <w:tabs>
                <w:tab w:val="left" w:pos="1800"/>
              </w:tabs>
              <w:rPr>
                <w:rFonts w:asciiTheme="minorHAnsi" w:hAnsiTheme="minorHAnsi" w:cstheme="minorHAnsi"/>
                <w:sz w:val="20"/>
                <w:szCs w:val="20"/>
                <w:rPrChange w:id="2865" w:author="Sue Simnor (EXT Idiom)" w:date="2024-08-13T18:43:00Z" w16du:dateUtc="2024-08-13T08:43:00Z">
                  <w:rPr>
                    <w:rFonts w:asciiTheme="minorHAnsi" w:hAnsiTheme="minorHAnsi" w:cstheme="minorHAnsi"/>
                    <w:sz w:val="20"/>
                    <w:szCs w:val="20"/>
                    <w:highlight w:val="yellow"/>
                  </w:rPr>
                </w:rPrChange>
              </w:rPr>
            </w:pPr>
            <w:r w:rsidRPr="009E32DB">
              <w:rPr>
                <w:rFonts w:asciiTheme="minorHAnsi" w:hAnsiTheme="minorHAnsi" w:cstheme="minorHAnsi"/>
                <w:sz w:val="20"/>
                <w:szCs w:val="20"/>
                <w:rPrChange w:id="2866" w:author="Sue Simnor (EXT Idiom)" w:date="2024-08-13T18:43:00Z" w16du:dateUtc="2024-08-13T08:43:00Z">
                  <w:rPr>
                    <w:rFonts w:asciiTheme="minorHAnsi" w:hAnsiTheme="minorHAnsi" w:cstheme="minorHAnsi"/>
                    <w:sz w:val="20"/>
                    <w:szCs w:val="20"/>
                    <w:highlight w:val="yellow"/>
                  </w:rPr>
                </w:rPrChange>
              </w:rPr>
              <w:t>&lt;ProductCode&gt;</w:t>
            </w:r>
          </w:p>
          <w:p w14:paraId="6E35C4BD" w14:textId="77777777" w:rsidR="00FA7C1E" w:rsidRPr="009E32DB" w:rsidRDefault="00FA7C1E" w:rsidP="00E828F1">
            <w:pPr>
              <w:tabs>
                <w:tab w:val="left" w:pos="1800"/>
              </w:tabs>
              <w:rPr>
                <w:rFonts w:asciiTheme="minorHAnsi" w:hAnsiTheme="minorHAnsi" w:cstheme="minorHAnsi"/>
                <w:sz w:val="20"/>
                <w:szCs w:val="20"/>
                <w:rPrChange w:id="2867" w:author="Sue Simnor (EXT Idiom)" w:date="2024-08-13T18:43:00Z" w16du:dateUtc="2024-08-13T08:43:00Z">
                  <w:rPr>
                    <w:rFonts w:asciiTheme="minorHAnsi" w:hAnsiTheme="minorHAnsi" w:cstheme="minorHAnsi"/>
                    <w:sz w:val="20"/>
                    <w:szCs w:val="20"/>
                    <w:highlight w:val="yellow"/>
                  </w:rPr>
                </w:rPrChange>
              </w:rPr>
            </w:pPr>
          </w:p>
          <w:p w14:paraId="01952B5A" w14:textId="1AFED6FA" w:rsidR="00FA7C1E" w:rsidRPr="009E32DB" w:rsidRDefault="00FA7C1E" w:rsidP="00E828F1">
            <w:pPr>
              <w:tabs>
                <w:tab w:val="left" w:pos="1800"/>
              </w:tabs>
              <w:rPr>
                <w:rFonts w:asciiTheme="minorHAnsi" w:hAnsiTheme="minorHAnsi" w:cstheme="minorHAnsi"/>
                <w:sz w:val="20"/>
                <w:rPrChange w:id="2868" w:author="Sue Simnor (EXT Idiom)" w:date="2024-08-13T18:43:00Z" w16du:dateUtc="2024-08-13T08:43:00Z">
                  <w:rPr>
                    <w:rFonts w:asciiTheme="minorHAnsi" w:hAnsiTheme="minorHAnsi" w:cstheme="minorHAnsi"/>
                    <w:sz w:val="20"/>
                    <w:highlight w:val="yellow"/>
                  </w:rPr>
                </w:rPrChange>
              </w:rPr>
            </w:pPr>
          </w:p>
        </w:tc>
        <w:tc>
          <w:tcPr>
            <w:tcW w:w="7056" w:type="dxa"/>
          </w:tcPr>
          <w:p w14:paraId="3446AD70" w14:textId="77777777" w:rsidR="00CD58AF" w:rsidRPr="009E32DB" w:rsidRDefault="00CD58AF" w:rsidP="001B194F">
            <w:pPr>
              <w:spacing w:after="120"/>
              <w:rPr>
                <w:rFonts w:asciiTheme="minorHAnsi" w:eastAsia="Segoe UI" w:hAnsiTheme="minorHAnsi" w:cstheme="minorHAnsi"/>
                <w:b/>
                <w:bCs/>
                <w:rPrChange w:id="2869" w:author="Sue Simnor (EXT Idiom)" w:date="2024-08-13T18:43:00Z" w16du:dateUtc="2024-08-13T08:43:00Z">
                  <w:rPr>
                    <w:rFonts w:asciiTheme="minorHAnsi" w:eastAsia="Segoe UI" w:hAnsiTheme="minorHAnsi" w:cstheme="minorHAnsi"/>
                    <w:b/>
                    <w:bCs/>
                    <w:highlight w:val="yellow"/>
                  </w:rPr>
                </w:rPrChange>
              </w:rPr>
            </w:pPr>
          </w:p>
          <w:tbl>
            <w:tblPr>
              <w:tblpPr w:leftFromText="180" w:rightFromText="180" w:horzAnchor="margin" w:tblpY="450"/>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46606" w:rsidRPr="009E32DB" w14:paraId="14F7E76A" w14:textId="77777777">
              <w:trPr>
                <w:trHeight w:val="300"/>
              </w:trPr>
              <w:tc>
                <w:tcPr>
                  <w:tcW w:w="2861" w:type="dxa"/>
                  <w:noWrap/>
                  <w:vAlign w:val="center"/>
                  <w:hideMark/>
                </w:tcPr>
                <w:p w14:paraId="7FCC155B" w14:textId="42794BED" w:rsidR="00446606" w:rsidRPr="009E32DB" w:rsidRDefault="00446606" w:rsidP="00C1020A">
                  <w:pPr>
                    <w:pStyle w:val="TableBodycopySCOI"/>
                    <w:rPr>
                      <w:noProof/>
                      <w:color w:val="000000" w:themeColor="text1"/>
                      <w:rPrChange w:id="2870" w:author="Sue Simnor (EXT Idiom)" w:date="2024-08-13T18:43:00Z" w16du:dateUtc="2024-08-13T08:43:00Z">
                        <w:rPr>
                          <w:noProof/>
                          <w:color w:val="000000" w:themeColor="text1"/>
                          <w:highlight w:val="yellow"/>
                        </w:rPr>
                      </w:rPrChange>
                    </w:rPr>
                  </w:pPr>
                  <w:r w:rsidRPr="009E32DB">
                    <w:rPr>
                      <w:rPrChange w:id="2871" w:author="Sue Simnor (EXT Idiom)" w:date="2024-08-13T18:43:00Z" w16du:dateUtc="2024-08-13T08:43:00Z">
                        <w:rPr>
                          <w:highlight w:val="yellow"/>
                        </w:rPr>
                      </w:rPrChange>
                    </w:rPr>
                    <w:t xml:space="preserve">Sum </w:t>
                  </w:r>
                  <w:r w:rsidR="007429FA" w:rsidRPr="009E32DB">
                    <w:rPr>
                      <w:rPrChange w:id="2872" w:author="Sue Simnor (EXT Idiom)" w:date="2024-08-13T18:43:00Z" w16du:dateUtc="2024-08-13T08:43:00Z">
                        <w:rPr>
                          <w:highlight w:val="yellow"/>
                        </w:rPr>
                      </w:rPrChange>
                    </w:rPr>
                    <w:t>I</w:t>
                  </w:r>
                  <w:r w:rsidRPr="009E32DB">
                    <w:rPr>
                      <w:rPrChange w:id="2873" w:author="Sue Simnor (EXT Idiom)" w:date="2024-08-13T18:43:00Z" w16du:dateUtc="2024-08-13T08:43:00Z">
                        <w:rPr>
                          <w:highlight w:val="yellow"/>
                        </w:rPr>
                      </w:rPrChange>
                    </w:rPr>
                    <w:t>nsured</w:t>
                  </w:r>
                  <w:r w:rsidRPr="009E32DB">
                    <w:rPr>
                      <w:noProof/>
                      <w:color w:val="000000" w:themeColor="text1"/>
                      <w:rPrChange w:id="2874" w:author="Sue Simnor (EXT Idiom)" w:date="2024-08-13T18:43:00Z" w16du:dateUtc="2024-08-13T08:43:00Z">
                        <w:rPr>
                          <w:noProof/>
                          <w:color w:val="000000" w:themeColor="text1"/>
                          <w:highlight w:val="yellow"/>
                        </w:rPr>
                      </w:rPrChange>
                    </w:rPr>
                    <w:t>:</w:t>
                  </w:r>
                  <w:r w:rsidRPr="009E32DB">
                    <w:rPr>
                      <w:rPrChange w:id="2875" w:author="Sue Simnor (EXT Idiom)" w:date="2024-08-13T18:43:00Z" w16du:dateUtc="2024-08-13T08:43:00Z">
                        <w:rPr>
                          <w:highlight w:val="yellow"/>
                        </w:rPr>
                      </w:rPrChange>
                    </w:rPr>
                    <w:t xml:space="preserve"> </w:t>
                  </w:r>
                </w:p>
              </w:tc>
              <w:tc>
                <w:tcPr>
                  <w:tcW w:w="4546" w:type="dxa"/>
                  <w:noWrap/>
                  <w:vAlign w:val="bottom"/>
                  <w:hideMark/>
                </w:tcPr>
                <w:p w14:paraId="156313B6" w14:textId="685C6AFC" w:rsidR="00446606" w:rsidRPr="009E32DB" w:rsidRDefault="00446606" w:rsidP="00875125">
                  <w:pPr>
                    <w:pStyle w:val="TableBodycopyBCOI"/>
                    <w:rPr>
                      <w:b w:val="0"/>
                      <w:bCs w:val="0"/>
                      <w:rPrChange w:id="2876" w:author="Sue Simnor (EXT Idiom)" w:date="2024-08-13T18:43:00Z" w16du:dateUtc="2024-08-13T08:43:00Z">
                        <w:rPr>
                          <w:b w:val="0"/>
                          <w:bCs w:val="0"/>
                          <w:highlight w:val="yellow"/>
                        </w:rPr>
                      </w:rPrChange>
                    </w:rPr>
                  </w:pPr>
                  <w:r w:rsidRPr="009E32DB">
                    <w:rPr>
                      <w:b w:val="0"/>
                      <w:bCs w:val="0"/>
                      <w:rPrChange w:id="2877" w:author="Sue Simnor (EXT Idiom)" w:date="2024-08-13T18:43:00Z" w16du:dateUtc="2024-08-13T08:43:00Z">
                        <w:rPr>
                          <w:b w:val="0"/>
                          <w:bCs w:val="0"/>
                          <w:highlight w:val="yellow"/>
                        </w:rPr>
                      </w:rPrChange>
                    </w:rPr>
                    <w:t xml:space="preserve">Building Cover: </w:t>
                  </w:r>
                  <w:r w:rsidR="00C71BE9" w:rsidRPr="009E32DB">
                    <w:rPr>
                      <w:b w:val="0"/>
                      <w:bCs w:val="0"/>
                      <w:rPrChange w:id="2878" w:author="Sue Simnor (EXT Idiom)" w:date="2024-08-13T18:43:00Z" w16du:dateUtc="2024-08-13T08:43:00Z">
                        <w:rPr>
                          <w:b w:val="0"/>
                          <w:bCs w:val="0"/>
                          <w:highlight w:val="yellow"/>
                        </w:rPr>
                      </w:rPrChange>
                    </w:rPr>
                    <w:t>$&lt;</w:t>
                  </w:r>
                  <w:r w:rsidR="00A11E7B" w:rsidRPr="009E32DB">
                    <w:rPr>
                      <w:b w:val="0"/>
                      <w:bCs w:val="0"/>
                      <w:rPrChange w:id="2879" w:author="Sue Simnor (EXT Idiom)" w:date="2024-08-13T18:43:00Z" w16du:dateUtc="2024-08-13T08:43:00Z">
                        <w:rPr>
                          <w:b w:val="0"/>
                          <w:bCs w:val="0"/>
                          <w:highlight w:val="yellow"/>
                        </w:rPr>
                      </w:rPrChange>
                    </w:rPr>
                    <w:t>BuildingSumInsured</w:t>
                  </w:r>
                  <w:r w:rsidR="00C71BE9" w:rsidRPr="009E32DB">
                    <w:rPr>
                      <w:b w:val="0"/>
                      <w:bCs w:val="0"/>
                      <w:rPrChange w:id="2880" w:author="Sue Simnor (EXT Idiom)" w:date="2024-08-13T18:43:00Z" w16du:dateUtc="2024-08-13T08:43:00Z">
                        <w:rPr>
                          <w:b w:val="0"/>
                          <w:bCs w:val="0"/>
                          <w:highlight w:val="yellow"/>
                        </w:rPr>
                      </w:rPrChange>
                    </w:rPr>
                    <w:t>&gt;</w:t>
                  </w:r>
                </w:p>
              </w:tc>
            </w:tr>
          </w:tbl>
          <w:p w14:paraId="238A255C" w14:textId="77777777" w:rsidR="00446606" w:rsidRPr="009E32DB" w:rsidRDefault="00446606" w:rsidP="00446606">
            <w:pPr>
              <w:rPr>
                <w:rFonts w:asciiTheme="minorHAnsi" w:eastAsia="Segoe UI" w:hAnsiTheme="minorHAnsi" w:cstheme="minorHAnsi"/>
                <w:rPrChange w:id="2881" w:author="Sue Simnor (EXT Idiom)" w:date="2024-08-13T18:43:00Z" w16du:dateUtc="2024-08-13T08:43:00Z">
                  <w:rPr>
                    <w:rFonts w:asciiTheme="minorHAnsi" w:eastAsia="Segoe UI" w:hAnsiTheme="minorHAnsi" w:cstheme="minorHAnsi"/>
                    <w:highlight w:val="yellow"/>
                  </w:rPr>
                </w:rPrChange>
              </w:rPr>
            </w:pPr>
          </w:p>
          <w:p w14:paraId="65513BF2" w14:textId="77777777" w:rsidR="00446606" w:rsidRPr="009E32DB" w:rsidRDefault="00446606" w:rsidP="00446606">
            <w:pPr>
              <w:rPr>
                <w:rFonts w:asciiTheme="minorHAnsi" w:eastAsia="Segoe UI" w:hAnsiTheme="minorHAnsi" w:cstheme="minorHAnsi"/>
                <w:rPrChange w:id="2882" w:author="Sue Simnor (EXT Idiom)" w:date="2024-08-13T18:43:00Z" w16du:dateUtc="2024-08-13T08:43:00Z">
                  <w:rPr>
                    <w:rFonts w:asciiTheme="minorHAnsi" w:eastAsia="Segoe UI" w:hAnsiTheme="minorHAnsi" w:cstheme="minorHAnsi"/>
                    <w:highlight w:val="yellow"/>
                  </w:rPr>
                </w:rPrChange>
              </w:rPr>
            </w:pPr>
          </w:p>
          <w:p w14:paraId="52ACD889" w14:textId="481515B2" w:rsidR="00446606" w:rsidRPr="009E32DB" w:rsidRDefault="00446606" w:rsidP="00446606">
            <w:pPr>
              <w:rPr>
                <w:rFonts w:asciiTheme="minorHAnsi" w:eastAsia="Segoe UI" w:hAnsiTheme="minorHAnsi"/>
                <w:rPrChange w:id="2883" w:author="Sue Simnor (EXT Idiom)" w:date="2024-08-13T18:43:00Z" w16du:dateUtc="2024-08-13T08:43:00Z">
                  <w:rPr>
                    <w:rFonts w:asciiTheme="minorHAnsi" w:eastAsia="Segoe UI" w:hAnsiTheme="minorHAnsi"/>
                    <w:highlight w:val="yellow"/>
                  </w:rPr>
                </w:rPrChange>
              </w:rPr>
            </w:pPr>
          </w:p>
        </w:tc>
        <w:tc>
          <w:tcPr>
            <w:tcW w:w="2552" w:type="dxa"/>
          </w:tcPr>
          <w:p w14:paraId="64C4FBB5" w14:textId="66143046" w:rsidR="008F2BEE" w:rsidRPr="009E32DB" w:rsidRDefault="00BF3632" w:rsidP="008F2BEE">
            <w:pPr>
              <w:tabs>
                <w:tab w:val="left" w:pos="774"/>
              </w:tabs>
              <w:rPr>
                <w:rFonts w:asciiTheme="minorHAnsi" w:hAnsiTheme="minorHAnsi" w:cstheme="minorHAnsi"/>
                <w:sz w:val="20"/>
                <w:szCs w:val="20"/>
                <w:rPrChange w:id="2884" w:author="Sue Simnor (EXT Idiom)" w:date="2024-08-13T18:43:00Z" w16du:dateUtc="2024-08-13T08:43:00Z">
                  <w:rPr>
                    <w:rFonts w:asciiTheme="minorHAnsi" w:hAnsiTheme="minorHAnsi" w:cstheme="minorHAnsi"/>
                    <w:sz w:val="20"/>
                    <w:szCs w:val="20"/>
                    <w:highlight w:val="yellow"/>
                  </w:rPr>
                </w:rPrChange>
              </w:rPr>
            </w:pPr>
            <w:r w:rsidRPr="009E32DB">
              <w:rPr>
                <w:rFonts w:asciiTheme="minorHAnsi" w:hAnsiTheme="minorHAnsi" w:cstheme="minorHAnsi"/>
                <w:b/>
                <w:bCs/>
                <w:sz w:val="20"/>
                <w:szCs w:val="20"/>
                <w:rPrChange w:id="2885" w:author="Sue Simnor (EXT Idiom)" w:date="2024-08-13T18:43:00Z" w16du:dateUtc="2024-08-13T08:43:00Z">
                  <w:rPr>
                    <w:rFonts w:asciiTheme="minorHAnsi" w:hAnsiTheme="minorHAnsi" w:cstheme="minorHAnsi"/>
                    <w:b/>
                    <w:bCs/>
                    <w:sz w:val="20"/>
                    <w:szCs w:val="20"/>
                    <w:highlight w:val="yellow"/>
                  </w:rPr>
                </w:rPrChange>
              </w:rPr>
              <w:t>IF</w:t>
            </w:r>
            <w:r w:rsidRPr="009E32DB">
              <w:rPr>
                <w:rFonts w:asciiTheme="minorHAnsi" w:hAnsiTheme="minorHAnsi" w:cstheme="minorHAnsi"/>
                <w:sz w:val="20"/>
                <w:szCs w:val="20"/>
                <w:rPrChange w:id="2886" w:author="Sue Simnor (EXT Idiom)" w:date="2024-08-13T18:43:00Z" w16du:dateUtc="2024-08-13T08:43:00Z">
                  <w:rPr>
                    <w:rFonts w:asciiTheme="minorHAnsi" w:hAnsiTheme="minorHAnsi" w:cstheme="minorHAnsi"/>
                    <w:sz w:val="20"/>
                    <w:szCs w:val="20"/>
                    <w:highlight w:val="yellow"/>
                  </w:rPr>
                </w:rPrChange>
              </w:rPr>
              <w:t xml:space="preserve"> </w:t>
            </w:r>
            <w:r w:rsidR="00876A66" w:rsidRPr="009E32DB">
              <w:rPr>
                <w:rFonts w:asciiTheme="minorHAnsi" w:hAnsiTheme="minorHAnsi" w:cstheme="minorHAnsi"/>
                <w:sz w:val="20"/>
                <w:szCs w:val="20"/>
                <w:rPrChange w:id="2887" w:author="Sue Simnor (EXT Idiom)" w:date="2024-08-13T18:43:00Z" w16du:dateUtc="2024-08-13T08:43:00Z">
                  <w:rPr>
                    <w:rFonts w:asciiTheme="minorHAnsi" w:hAnsiTheme="minorHAnsi" w:cstheme="minorHAnsi"/>
                    <w:sz w:val="20"/>
                    <w:szCs w:val="20"/>
                    <w:highlight w:val="yellow"/>
                  </w:rPr>
                </w:rPrChange>
              </w:rPr>
              <w:t xml:space="preserve">&lt;ProductCode&gt; </w:t>
            </w:r>
            <w:r w:rsidRPr="009E32DB">
              <w:rPr>
                <w:rFonts w:asciiTheme="minorHAnsi" w:hAnsiTheme="minorHAnsi" w:cstheme="minorHAnsi"/>
                <w:sz w:val="20"/>
                <w:szCs w:val="20"/>
                <w:rPrChange w:id="2888" w:author="Sue Simnor (EXT Idiom)" w:date="2024-08-13T18:43:00Z" w16du:dateUtc="2024-08-13T08:43:00Z">
                  <w:rPr>
                    <w:rFonts w:asciiTheme="minorHAnsi" w:hAnsiTheme="minorHAnsi" w:cstheme="minorHAnsi"/>
                    <w:sz w:val="20"/>
                    <w:szCs w:val="20"/>
                    <w:highlight w:val="yellow"/>
                  </w:rPr>
                </w:rPrChange>
              </w:rPr>
              <w:t xml:space="preserve"> = "Home" </w:t>
            </w:r>
            <w:r w:rsidRPr="009E32DB">
              <w:rPr>
                <w:rFonts w:asciiTheme="minorHAnsi" w:hAnsiTheme="minorHAnsi" w:cstheme="minorHAnsi"/>
                <w:b/>
                <w:bCs/>
                <w:sz w:val="20"/>
                <w:szCs w:val="20"/>
                <w:rPrChange w:id="2889" w:author="Sue Simnor (EXT Idiom)" w:date="2024-08-13T18:43:00Z" w16du:dateUtc="2024-08-13T08:43:00Z">
                  <w:rPr>
                    <w:rFonts w:asciiTheme="minorHAnsi" w:hAnsiTheme="minorHAnsi" w:cstheme="minorHAnsi"/>
                    <w:b/>
                    <w:bCs/>
                    <w:sz w:val="20"/>
                    <w:szCs w:val="20"/>
                    <w:highlight w:val="yellow"/>
                  </w:rPr>
                </w:rPrChange>
              </w:rPr>
              <w:t>OR</w:t>
            </w:r>
            <w:r w:rsidRPr="009E32DB">
              <w:rPr>
                <w:rFonts w:asciiTheme="minorHAnsi" w:hAnsiTheme="minorHAnsi" w:cstheme="minorHAnsi"/>
                <w:sz w:val="20"/>
                <w:szCs w:val="20"/>
                <w:rPrChange w:id="2890" w:author="Sue Simnor (EXT Idiom)" w:date="2024-08-13T18:43:00Z" w16du:dateUtc="2024-08-13T08:43:00Z">
                  <w:rPr>
                    <w:rFonts w:asciiTheme="minorHAnsi" w:hAnsiTheme="minorHAnsi" w:cstheme="minorHAnsi"/>
                    <w:sz w:val="20"/>
                    <w:szCs w:val="20"/>
                    <w:highlight w:val="yellow"/>
                  </w:rPr>
                </w:rPrChange>
              </w:rPr>
              <w:t xml:space="preserve"> "Landlord" </w:t>
            </w:r>
            <w:r w:rsidRPr="009E32DB">
              <w:rPr>
                <w:rFonts w:asciiTheme="minorHAnsi" w:hAnsiTheme="minorHAnsi" w:cstheme="minorHAnsi"/>
                <w:b/>
                <w:bCs/>
                <w:sz w:val="20"/>
                <w:szCs w:val="20"/>
                <w:rPrChange w:id="2891" w:author="Sue Simnor (EXT Idiom)" w:date="2024-08-13T18:43:00Z" w16du:dateUtc="2024-08-13T08:43:00Z">
                  <w:rPr>
                    <w:rFonts w:asciiTheme="minorHAnsi" w:hAnsiTheme="minorHAnsi" w:cstheme="minorHAnsi"/>
                    <w:b/>
                    <w:bCs/>
                    <w:sz w:val="20"/>
                    <w:szCs w:val="20"/>
                    <w:highlight w:val="yellow"/>
                  </w:rPr>
                </w:rPrChange>
              </w:rPr>
              <w:t>AND</w:t>
            </w:r>
            <w:r w:rsidRPr="009E32DB">
              <w:rPr>
                <w:rFonts w:asciiTheme="minorHAnsi" w:hAnsiTheme="minorHAnsi" w:cstheme="minorHAnsi"/>
                <w:sz w:val="20"/>
                <w:szCs w:val="20"/>
                <w:rPrChange w:id="2892" w:author="Sue Simnor (EXT Idiom)" w:date="2024-08-13T18:43:00Z" w16du:dateUtc="2024-08-13T08:43:00Z">
                  <w:rPr>
                    <w:rFonts w:asciiTheme="minorHAnsi" w:hAnsiTheme="minorHAnsi" w:cstheme="minorHAnsi"/>
                    <w:sz w:val="20"/>
                    <w:szCs w:val="20"/>
                    <w:highlight w:val="yellow"/>
                  </w:rPr>
                </w:rPrChange>
              </w:rPr>
              <w:t xml:space="preserve"> </w:t>
            </w:r>
            <w:r w:rsidR="008F2BEE" w:rsidRPr="009E32DB">
              <w:rPr>
                <w:rFonts w:asciiTheme="minorHAnsi" w:hAnsiTheme="minorHAnsi" w:cstheme="minorHAnsi"/>
                <w:sz w:val="20"/>
                <w:szCs w:val="20"/>
                <w:rPrChange w:id="2893" w:author="Sue Simnor (EXT Idiom)" w:date="2024-08-13T18:43:00Z" w16du:dateUtc="2024-08-13T08:43:00Z">
                  <w:rPr>
                    <w:rFonts w:asciiTheme="minorHAnsi" w:hAnsiTheme="minorHAnsi" w:cstheme="minorHAnsi"/>
                    <w:sz w:val="20"/>
                    <w:szCs w:val="20"/>
                    <w:highlight w:val="yellow"/>
                  </w:rPr>
                </w:rPrChange>
              </w:rPr>
              <w:t>&lt;HomeCoverTypeCode&gt;</w:t>
            </w:r>
          </w:p>
          <w:p w14:paraId="6F1EB505" w14:textId="488AEA4C" w:rsidR="009E1D24" w:rsidRPr="009E32DB" w:rsidRDefault="00BF3632" w:rsidP="00875125">
            <w:pPr>
              <w:spacing w:after="120"/>
              <w:rPr>
                <w:rFonts w:asciiTheme="minorHAnsi" w:hAnsiTheme="minorHAnsi" w:cstheme="minorHAnsi"/>
                <w:b/>
                <w:bCs/>
                <w:sz w:val="20"/>
                <w:rPrChange w:id="2894" w:author="Sue Simnor (EXT Idiom)" w:date="2024-08-13T18:43:00Z" w16du:dateUtc="2024-08-13T08:43:00Z">
                  <w:rPr>
                    <w:rFonts w:asciiTheme="minorHAnsi" w:hAnsiTheme="minorHAnsi" w:cstheme="minorHAnsi"/>
                    <w:b/>
                    <w:bCs/>
                    <w:sz w:val="20"/>
                    <w:highlight w:val="yellow"/>
                  </w:rPr>
                </w:rPrChange>
              </w:rPr>
            </w:pPr>
            <w:r w:rsidRPr="009E32DB">
              <w:rPr>
                <w:rFonts w:asciiTheme="minorHAnsi" w:hAnsiTheme="minorHAnsi" w:cstheme="minorHAnsi"/>
                <w:sz w:val="20"/>
                <w:szCs w:val="20"/>
                <w:rPrChange w:id="2895" w:author="Sue Simnor (EXT Idiom)" w:date="2024-08-13T18:43:00Z" w16du:dateUtc="2024-08-13T08:43:00Z">
                  <w:rPr>
                    <w:rFonts w:asciiTheme="minorHAnsi" w:hAnsiTheme="minorHAnsi" w:cstheme="minorHAnsi"/>
                    <w:sz w:val="20"/>
                    <w:szCs w:val="20"/>
                    <w:highlight w:val="yellow"/>
                  </w:rPr>
                </w:rPrChange>
              </w:rPr>
              <w:t xml:space="preserve">= </w:t>
            </w:r>
            <w:r w:rsidRPr="009E32DB">
              <w:rPr>
                <w:rFonts w:asciiTheme="minorHAnsi" w:hAnsiTheme="minorHAnsi" w:cstheme="minorHAnsi"/>
                <w:strike/>
                <w:sz w:val="20"/>
                <w:szCs w:val="20"/>
                <w:rPrChange w:id="2896" w:author="Sue Simnor (EXT Idiom)" w:date="2024-08-13T18:43:00Z" w16du:dateUtc="2024-08-13T08:43:00Z">
                  <w:rPr>
                    <w:rFonts w:asciiTheme="minorHAnsi" w:hAnsiTheme="minorHAnsi" w:cstheme="minorHAnsi"/>
                    <w:strike/>
                    <w:sz w:val="20"/>
                    <w:szCs w:val="20"/>
                    <w:highlight w:val="yellow"/>
                  </w:rPr>
                </w:rPrChange>
              </w:rPr>
              <w:t>"</w:t>
            </w:r>
            <w:r w:rsidR="00E34995" w:rsidRPr="009E32DB">
              <w:rPr>
                <w:rFonts w:asciiTheme="minorHAnsi" w:hAnsiTheme="minorHAnsi" w:cstheme="minorHAnsi"/>
                <w:strike/>
                <w:sz w:val="20"/>
                <w:szCs w:val="20"/>
                <w:rPrChange w:id="2897" w:author="Sue Simnor (EXT Idiom)" w:date="2024-08-13T18:43:00Z" w16du:dateUtc="2024-08-13T08:43:00Z">
                  <w:rPr>
                    <w:rFonts w:asciiTheme="minorHAnsi" w:hAnsiTheme="minorHAnsi" w:cstheme="minorHAnsi"/>
                    <w:strike/>
                    <w:sz w:val="20"/>
                    <w:szCs w:val="20"/>
                    <w:highlight w:val="yellow"/>
                  </w:rPr>
                </w:rPrChange>
              </w:rPr>
              <w:t>1|Home”</w:t>
            </w:r>
            <w:r w:rsidR="00E34995" w:rsidRPr="009E32DB">
              <w:rPr>
                <w:rFonts w:asciiTheme="minorHAnsi" w:hAnsiTheme="minorHAnsi" w:cstheme="minorHAnsi"/>
                <w:sz w:val="20"/>
                <w:szCs w:val="20"/>
                <w:rPrChange w:id="2898" w:author="Sue Simnor (EXT Idiom)" w:date="2024-08-13T18:43:00Z" w16du:dateUtc="2024-08-13T08:43:00Z">
                  <w:rPr>
                    <w:rFonts w:asciiTheme="minorHAnsi" w:hAnsiTheme="minorHAnsi" w:cstheme="minorHAnsi"/>
                    <w:sz w:val="20"/>
                    <w:szCs w:val="20"/>
                    <w:highlight w:val="yellow"/>
                  </w:rPr>
                </w:rPrChange>
              </w:rPr>
              <w:t xml:space="preserve"> </w:t>
            </w:r>
            <w:r w:rsidR="00E34995" w:rsidRPr="009E32DB">
              <w:rPr>
                <w:rFonts w:asciiTheme="minorHAnsi" w:hAnsiTheme="minorHAnsi" w:cstheme="minorHAnsi"/>
                <w:strike/>
                <w:sz w:val="20"/>
                <w:szCs w:val="20"/>
                <w:rPrChange w:id="2899" w:author="Sue Simnor (EXT Idiom)" w:date="2024-08-13T18:43:00Z" w16du:dateUtc="2024-08-13T08:43:00Z">
                  <w:rPr>
                    <w:rFonts w:asciiTheme="minorHAnsi" w:hAnsiTheme="minorHAnsi" w:cstheme="minorHAnsi"/>
                    <w:strike/>
                    <w:sz w:val="20"/>
                    <w:szCs w:val="20"/>
                    <w:highlight w:val="yellow"/>
                  </w:rPr>
                </w:rPrChange>
              </w:rPr>
              <w:t>or</w:t>
            </w:r>
            <w:r w:rsidR="00E34995" w:rsidRPr="009E32DB">
              <w:rPr>
                <w:rFonts w:asciiTheme="minorHAnsi" w:hAnsiTheme="minorHAnsi" w:cstheme="minorHAnsi"/>
                <w:sz w:val="20"/>
                <w:szCs w:val="20"/>
                <w:rPrChange w:id="2900" w:author="Sue Simnor (EXT Idiom)" w:date="2024-08-13T18:43:00Z" w16du:dateUtc="2024-08-13T08:43:00Z">
                  <w:rPr>
                    <w:rFonts w:asciiTheme="minorHAnsi" w:hAnsiTheme="minorHAnsi" w:cstheme="minorHAnsi"/>
                    <w:sz w:val="20"/>
                    <w:szCs w:val="20"/>
                    <w:highlight w:val="yellow"/>
                  </w:rPr>
                </w:rPrChange>
              </w:rPr>
              <w:t xml:space="preserve"> “2|Building”</w:t>
            </w:r>
            <w:r w:rsidR="009D0FAE" w:rsidRPr="009E32DB">
              <w:rPr>
                <w:rFonts w:asciiTheme="minorHAnsi" w:hAnsiTheme="minorHAnsi" w:cstheme="minorHAnsi"/>
                <w:sz w:val="20"/>
                <w:szCs w:val="20"/>
                <w:rPrChange w:id="2901" w:author="Sue Simnor (EXT Idiom)" w:date="2024-08-13T18:43:00Z" w16du:dateUtc="2024-08-13T08:43:00Z">
                  <w:rPr>
                    <w:rFonts w:asciiTheme="minorHAnsi" w:hAnsiTheme="minorHAnsi" w:cstheme="minorHAnsi"/>
                    <w:sz w:val="20"/>
                    <w:szCs w:val="20"/>
                    <w:highlight w:val="yellow"/>
                  </w:rPr>
                </w:rPrChange>
              </w:rPr>
              <w:t xml:space="preserve"> </w:t>
            </w:r>
            <w:r w:rsidRPr="009E32DB">
              <w:rPr>
                <w:rFonts w:asciiTheme="minorHAnsi" w:hAnsiTheme="minorHAnsi" w:cstheme="minorHAnsi"/>
                <w:b/>
                <w:bCs/>
                <w:sz w:val="20"/>
                <w:szCs w:val="20"/>
                <w:rPrChange w:id="2902" w:author="Sue Simnor (EXT Idiom)" w:date="2024-08-13T18:43:00Z" w16du:dateUtc="2024-08-13T08:43:00Z">
                  <w:rPr>
                    <w:rFonts w:asciiTheme="minorHAnsi" w:hAnsiTheme="minorHAnsi" w:cstheme="minorHAnsi"/>
                    <w:b/>
                    <w:bCs/>
                    <w:sz w:val="20"/>
                    <w:szCs w:val="20"/>
                    <w:highlight w:val="yellow"/>
                  </w:rPr>
                </w:rPrChange>
              </w:rPr>
              <w:t>THEN</w:t>
            </w:r>
            <w:r w:rsidRPr="009E32DB">
              <w:rPr>
                <w:rFonts w:asciiTheme="minorHAnsi" w:hAnsiTheme="minorHAnsi" w:cstheme="minorHAnsi"/>
                <w:sz w:val="20"/>
                <w:szCs w:val="20"/>
                <w:rPrChange w:id="2903" w:author="Sue Simnor (EXT Idiom)" w:date="2024-08-13T18:43:00Z" w16du:dateUtc="2024-08-13T08:43:00Z">
                  <w:rPr>
                    <w:rFonts w:asciiTheme="minorHAnsi" w:hAnsiTheme="minorHAnsi" w:cstheme="minorHAnsi"/>
                    <w:sz w:val="20"/>
                    <w:szCs w:val="20"/>
                    <w:highlight w:val="yellow"/>
                  </w:rPr>
                </w:rPrChange>
              </w:rPr>
              <w:t xml:space="preserve"> display </w:t>
            </w:r>
          </w:p>
          <w:p w14:paraId="4BFBEC7E" w14:textId="7FD17037" w:rsidR="009E1D24" w:rsidRPr="009E32DB" w:rsidRDefault="009E1D24" w:rsidP="00446606">
            <w:pPr>
              <w:rPr>
                <w:rFonts w:asciiTheme="minorHAnsi" w:hAnsiTheme="minorHAnsi" w:cstheme="minorHAnsi"/>
                <w:b/>
                <w:color w:val="000000" w:themeColor="text1"/>
                <w:sz w:val="20"/>
                <w:szCs w:val="20"/>
                <w:rPrChange w:id="2904" w:author="Sue Simnor (EXT Idiom)" w:date="2024-08-13T18:43:00Z" w16du:dateUtc="2024-08-13T08:43:00Z">
                  <w:rPr>
                    <w:rFonts w:asciiTheme="minorHAnsi" w:hAnsiTheme="minorHAnsi" w:cstheme="minorHAnsi"/>
                    <w:b/>
                    <w:color w:val="000000" w:themeColor="text1"/>
                    <w:sz w:val="20"/>
                    <w:szCs w:val="20"/>
                    <w:highlight w:val="yellow"/>
                  </w:rPr>
                </w:rPrChange>
              </w:rPr>
            </w:pPr>
          </w:p>
        </w:tc>
        <w:tc>
          <w:tcPr>
            <w:tcW w:w="1843" w:type="dxa"/>
          </w:tcPr>
          <w:p w14:paraId="3320ED21" w14:textId="77777777" w:rsidR="00956546" w:rsidRPr="009B30E8" w:rsidRDefault="00956546" w:rsidP="00956546">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Column 1 text:</w:t>
            </w:r>
          </w:p>
          <w:p w14:paraId="1135D46C" w14:textId="77777777" w:rsidR="00956546" w:rsidRPr="009B30E8" w:rsidRDefault="00956546" w:rsidP="00956546">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Table_Bodycopy_S_COI</w:t>
            </w:r>
          </w:p>
          <w:p w14:paraId="5922E702" w14:textId="77777777" w:rsidR="00956546" w:rsidRPr="009B30E8" w:rsidRDefault="00956546" w:rsidP="00956546">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Column 2 text:</w:t>
            </w:r>
          </w:p>
          <w:p w14:paraId="1AAC7238" w14:textId="2B052546" w:rsidR="00CD58AF" w:rsidRPr="009B30E8" w:rsidRDefault="00956546" w:rsidP="00956546">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Table_Bodycopy_B_COI</w:t>
            </w:r>
          </w:p>
        </w:tc>
      </w:tr>
      <w:tr w:rsidR="00091E98" w:rsidRPr="00720F8E" w14:paraId="0F5F3740" w14:textId="77777777" w:rsidTr="00503D58">
        <w:trPr>
          <w:cantSplit/>
        </w:trPr>
        <w:tc>
          <w:tcPr>
            <w:tcW w:w="1013" w:type="dxa"/>
          </w:tcPr>
          <w:p w14:paraId="79666384" w14:textId="10EAF81F" w:rsidR="00091E98" w:rsidRPr="009E32DB" w:rsidRDefault="00091E98" w:rsidP="007C674A">
            <w:pPr>
              <w:rPr>
                <w:rFonts w:asciiTheme="minorHAnsi" w:hAnsiTheme="minorHAnsi" w:cstheme="minorHAnsi"/>
                <w:sz w:val="20"/>
                <w:rPrChange w:id="2905" w:author="Sue Simnor (EXT Idiom)" w:date="2024-08-13T18:43:00Z" w16du:dateUtc="2024-08-13T08:43:00Z">
                  <w:rPr>
                    <w:rFonts w:asciiTheme="minorHAnsi" w:hAnsiTheme="minorHAnsi" w:cstheme="minorHAnsi"/>
                    <w:sz w:val="20"/>
                    <w:highlight w:val="yellow"/>
                  </w:rPr>
                </w:rPrChange>
              </w:rPr>
            </w:pPr>
            <w:r w:rsidRPr="009E32DB">
              <w:rPr>
                <w:rFonts w:asciiTheme="minorHAnsi" w:hAnsiTheme="minorHAnsi" w:cstheme="minorHAnsi"/>
                <w:sz w:val="20"/>
                <w:rPrChange w:id="2906" w:author="Sue Simnor (EXT Idiom)" w:date="2024-08-13T18:43:00Z" w16du:dateUtc="2024-08-13T08:43:00Z">
                  <w:rPr>
                    <w:rFonts w:asciiTheme="minorHAnsi" w:hAnsiTheme="minorHAnsi" w:cstheme="minorHAnsi"/>
                    <w:sz w:val="20"/>
                    <w:highlight w:val="yellow"/>
                  </w:rPr>
                </w:rPrChange>
              </w:rPr>
              <w:t xml:space="preserve">YPS </w:t>
            </w:r>
            <w:r w:rsidR="001D2785" w:rsidRPr="009E32DB">
              <w:rPr>
                <w:rFonts w:asciiTheme="minorHAnsi" w:hAnsiTheme="minorHAnsi" w:cstheme="minorHAnsi"/>
                <w:sz w:val="20"/>
                <w:rPrChange w:id="2907" w:author="Sue Simnor (EXT Idiom)" w:date="2024-08-13T18:43:00Z" w16du:dateUtc="2024-08-13T08:43:00Z">
                  <w:rPr>
                    <w:rFonts w:asciiTheme="minorHAnsi" w:hAnsiTheme="minorHAnsi" w:cstheme="minorHAnsi"/>
                    <w:sz w:val="20"/>
                    <w:highlight w:val="yellow"/>
                  </w:rPr>
                </w:rPrChange>
              </w:rPr>
              <w:t>6</w:t>
            </w:r>
            <w:r w:rsidRPr="009E32DB">
              <w:rPr>
                <w:rFonts w:asciiTheme="minorHAnsi" w:hAnsiTheme="minorHAnsi" w:cstheme="minorHAnsi"/>
                <w:sz w:val="20"/>
                <w:rPrChange w:id="2908" w:author="Sue Simnor (EXT Idiom)" w:date="2024-08-13T18:43:00Z" w16du:dateUtc="2024-08-13T08:43:00Z">
                  <w:rPr>
                    <w:rFonts w:asciiTheme="minorHAnsi" w:hAnsiTheme="minorHAnsi" w:cstheme="minorHAnsi"/>
                    <w:sz w:val="20"/>
                    <w:highlight w:val="yellow"/>
                  </w:rPr>
                </w:rPrChange>
              </w:rPr>
              <w:t xml:space="preserve"> V2</w:t>
            </w:r>
          </w:p>
        </w:tc>
        <w:tc>
          <w:tcPr>
            <w:tcW w:w="2132" w:type="dxa"/>
          </w:tcPr>
          <w:p w14:paraId="6804AAEC" w14:textId="77777777" w:rsidR="00091E98" w:rsidRPr="009E32DB" w:rsidRDefault="00091E98" w:rsidP="007C674A">
            <w:pPr>
              <w:tabs>
                <w:tab w:val="left" w:pos="1800"/>
              </w:tabs>
              <w:rPr>
                <w:rFonts w:asciiTheme="minorHAnsi" w:hAnsiTheme="minorHAnsi" w:cstheme="minorHAnsi"/>
                <w:sz w:val="20"/>
                <w:szCs w:val="20"/>
                <w:rPrChange w:id="2909" w:author="Sue Simnor (EXT Idiom)" w:date="2024-08-13T18:43:00Z" w16du:dateUtc="2024-08-13T08:43:00Z">
                  <w:rPr>
                    <w:rFonts w:asciiTheme="minorHAnsi" w:hAnsiTheme="minorHAnsi" w:cstheme="minorHAnsi"/>
                    <w:sz w:val="20"/>
                    <w:szCs w:val="20"/>
                    <w:highlight w:val="yellow"/>
                  </w:rPr>
                </w:rPrChange>
              </w:rPr>
            </w:pPr>
            <w:r w:rsidRPr="009E32DB">
              <w:rPr>
                <w:rFonts w:asciiTheme="minorHAnsi" w:hAnsiTheme="minorHAnsi" w:cstheme="minorHAnsi"/>
                <w:sz w:val="20"/>
                <w:szCs w:val="20"/>
                <w:rPrChange w:id="2910" w:author="Sue Simnor (EXT Idiom)" w:date="2024-08-13T18:43:00Z" w16du:dateUtc="2024-08-13T08:43:00Z">
                  <w:rPr>
                    <w:rFonts w:asciiTheme="minorHAnsi" w:hAnsiTheme="minorHAnsi" w:cstheme="minorHAnsi"/>
                    <w:sz w:val="20"/>
                    <w:szCs w:val="20"/>
                    <w:highlight w:val="yellow"/>
                  </w:rPr>
                </w:rPrChange>
              </w:rPr>
              <w:t>&lt;BuildingSumInsured&gt;&lt;ContentsSumInsured&gt;</w:t>
            </w:r>
          </w:p>
          <w:p w14:paraId="161E1633" w14:textId="77777777" w:rsidR="00091E98" w:rsidRPr="009E32DB" w:rsidRDefault="00091E98" w:rsidP="007C674A">
            <w:pPr>
              <w:tabs>
                <w:tab w:val="left" w:pos="1800"/>
              </w:tabs>
              <w:rPr>
                <w:rFonts w:asciiTheme="minorHAnsi" w:hAnsiTheme="minorHAnsi" w:cstheme="minorHAnsi"/>
                <w:sz w:val="20"/>
                <w:szCs w:val="20"/>
                <w:rPrChange w:id="2911" w:author="Sue Simnor (EXT Idiom)" w:date="2024-08-13T18:43:00Z" w16du:dateUtc="2024-08-13T08:43:00Z">
                  <w:rPr>
                    <w:rFonts w:asciiTheme="minorHAnsi" w:hAnsiTheme="minorHAnsi" w:cstheme="minorHAnsi"/>
                    <w:sz w:val="20"/>
                    <w:szCs w:val="20"/>
                    <w:highlight w:val="yellow"/>
                  </w:rPr>
                </w:rPrChange>
              </w:rPr>
            </w:pPr>
            <w:r w:rsidRPr="009E32DB">
              <w:rPr>
                <w:rFonts w:asciiTheme="minorHAnsi" w:hAnsiTheme="minorHAnsi" w:cstheme="minorHAnsi"/>
                <w:sz w:val="20"/>
                <w:szCs w:val="20"/>
                <w:rPrChange w:id="2912" w:author="Sue Simnor (EXT Idiom)" w:date="2024-08-13T18:43:00Z" w16du:dateUtc="2024-08-13T08:43:00Z">
                  <w:rPr>
                    <w:rFonts w:asciiTheme="minorHAnsi" w:hAnsiTheme="minorHAnsi" w:cstheme="minorHAnsi"/>
                    <w:sz w:val="20"/>
                    <w:szCs w:val="20"/>
                    <w:highlight w:val="yellow"/>
                  </w:rPr>
                </w:rPrChange>
              </w:rPr>
              <w:t>&lt;HomeCoverTypeCode&gt;</w:t>
            </w:r>
          </w:p>
          <w:p w14:paraId="1B465CAD" w14:textId="77777777" w:rsidR="00091E98" w:rsidRPr="009E32DB" w:rsidRDefault="00091E98" w:rsidP="007C674A">
            <w:pPr>
              <w:tabs>
                <w:tab w:val="left" w:pos="1800"/>
              </w:tabs>
              <w:rPr>
                <w:rFonts w:asciiTheme="minorHAnsi" w:hAnsiTheme="minorHAnsi" w:cstheme="minorHAnsi"/>
                <w:sz w:val="20"/>
                <w:szCs w:val="20"/>
                <w:rPrChange w:id="2913" w:author="Sue Simnor (EXT Idiom)" w:date="2024-08-13T18:43:00Z" w16du:dateUtc="2024-08-13T08:43:00Z">
                  <w:rPr>
                    <w:rFonts w:asciiTheme="minorHAnsi" w:hAnsiTheme="minorHAnsi" w:cstheme="minorHAnsi"/>
                    <w:sz w:val="20"/>
                    <w:szCs w:val="20"/>
                    <w:highlight w:val="yellow"/>
                  </w:rPr>
                </w:rPrChange>
              </w:rPr>
            </w:pPr>
            <w:r w:rsidRPr="009E32DB">
              <w:rPr>
                <w:rFonts w:asciiTheme="minorHAnsi" w:hAnsiTheme="minorHAnsi" w:cstheme="minorHAnsi"/>
                <w:sz w:val="20"/>
                <w:szCs w:val="20"/>
                <w:rPrChange w:id="2914" w:author="Sue Simnor (EXT Idiom)" w:date="2024-08-13T18:43:00Z" w16du:dateUtc="2024-08-13T08:43:00Z">
                  <w:rPr>
                    <w:rFonts w:asciiTheme="minorHAnsi" w:hAnsiTheme="minorHAnsi" w:cstheme="minorHAnsi"/>
                    <w:sz w:val="20"/>
                    <w:szCs w:val="20"/>
                    <w:highlight w:val="yellow"/>
                  </w:rPr>
                </w:rPrChange>
              </w:rPr>
              <w:t>&lt;ProductCode&gt;</w:t>
            </w:r>
          </w:p>
          <w:p w14:paraId="755E0A86" w14:textId="77777777" w:rsidR="00091E98" w:rsidRPr="009E32DB" w:rsidRDefault="00091E98" w:rsidP="007C674A">
            <w:pPr>
              <w:tabs>
                <w:tab w:val="left" w:pos="1800"/>
              </w:tabs>
              <w:rPr>
                <w:rFonts w:asciiTheme="minorHAnsi" w:hAnsiTheme="minorHAnsi" w:cstheme="minorHAnsi"/>
                <w:sz w:val="20"/>
                <w:szCs w:val="20"/>
                <w:rPrChange w:id="2915" w:author="Sue Simnor (EXT Idiom)" w:date="2024-08-13T18:43:00Z" w16du:dateUtc="2024-08-13T08:43:00Z">
                  <w:rPr>
                    <w:rFonts w:asciiTheme="minorHAnsi" w:hAnsiTheme="minorHAnsi" w:cstheme="minorHAnsi"/>
                    <w:sz w:val="20"/>
                    <w:szCs w:val="20"/>
                    <w:highlight w:val="yellow"/>
                  </w:rPr>
                </w:rPrChange>
              </w:rPr>
            </w:pPr>
          </w:p>
          <w:p w14:paraId="33C6A0EE" w14:textId="77777777" w:rsidR="00091E98" w:rsidRPr="009E32DB" w:rsidRDefault="00091E98" w:rsidP="007C674A">
            <w:pPr>
              <w:tabs>
                <w:tab w:val="left" w:pos="1800"/>
              </w:tabs>
              <w:rPr>
                <w:rFonts w:asciiTheme="minorHAnsi" w:hAnsiTheme="minorHAnsi" w:cstheme="minorHAnsi"/>
                <w:sz w:val="20"/>
                <w:rPrChange w:id="2916" w:author="Sue Simnor (EXT Idiom)" w:date="2024-08-13T18:43:00Z" w16du:dateUtc="2024-08-13T08:43:00Z">
                  <w:rPr>
                    <w:rFonts w:asciiTheme="minorHAnsi" w:hAnsiTheme="minorHAnsi" w:cstheme="minorHAnsi"/>
                    <w:sz w:val="20"/>
                    <w:highlight w:val="yellow"/>
                  </w:rPr>
                </w:rPrChange>
              </w:rPr>
            </w:pPr>
          </w:p>
        </w:tc>
        <w:tc>
          <w:tcPr>
            <w:tcW w:w="7056" w:type="dxa"/>
          </w:tcPr>
          <w:tbl>
            <w:tblPr>
              <w:tblpPr w:leftFromText="180" w:rightFromText="180" w:vertAnchor="page" w:horzAnchor="margin" w:tblpY="287"/>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091E98" w:rsidRPr="009E32DB" w14:paraId="55DB776B" w14:textId="77777777" w:rsidTr="00091E98">
              <w:trPr>
                <w:trHeight w:val="300"/>
              </w:trPr>
              <w:tc>
                <w:tcPr>
                  <w:tcW w:w="2861" w:type="dxa"/>
                  <w:noWrap/>
                  <w:vAlign w:val="center"/>
                  <w:hideMark/>
                </w:tcPr>
                <w:p w14:paraId="062B6522" w14:textId="77777777" w:rsidR="00091E98" w:rsidRPr="009E32DB" w:rsidRDefault="00091E98" w:rsidP="00091E98">
                  <w:pPr>
                    <w:pStyle w:val="TableBodycopySCOI"/>
                    <w:rPr>
                      <w:noProof/>
                      <w:color w:val="000000" w:themeColor="text1"/>
                      <w:rPrChange w:id="2917" w:author="Sue Simnor (EXT Idiom)" w:date="2024-08-13T18:43:00Z" w16du:dateUtc="2024-08-13T08:43:00Z">
                        <w:rPr>
                          <w:noProof/>
                          <w:color w:val="000000" w:themeColor="text1"/>
                          <w:highlight w:val="yellow"/>
                        </w:rPr>
                      </w:rPrChange>
                    </w:rPr>
                  </w:pPr>
                  <w:r w:rsidRPr="009E32DB">
                    <w:rPr>
                      <w:rPrChange w:id="2918" w:author="Sue Simnor (EXT Idiom)" w:date="2024-08-13T18:43:00Z" w16du:dateUtc="2024-08-13T08:43:00Z">
                        <w:rPr>
                          <w:highlight w:val="yellow"/>
                        </w:rPr>
                      </w:rPrChange>
                    </w:rPr>
                    <w:t>Sum Insured</w:t>
                  </w:r>
                  <w:r w:rsidRPr="009E32DB">
                    <w:rPr>
                      <w:noProof/>
                      <w:color w:val="000000" w:themeColor="text1"/>
                      <w:rPrChange w:id="2919" w:author="Sue Simnor (EXT Idiom)" w:date="2024-08-13T18:43:00Z" w16du:dateUtc="2024-08-13T08:43:00Z">
                        <w:rPr>
                          <w:noProof/>
                          <w:color w:val="000000" w:themeColor="text1"/>
                          <w:highlight w:val="yellow"/>
                        </w:rPr>
                      </w:rPrChange>
                    </w:rPr>
                    <w:t>:</w:t>
                  </w:r>
                  <w:r w:rsidRPr="009E32DB">
                    <w:rPr>
                      <w:rPrChange w:id="2920" w:author="Sue Simnor (EXT Idiom)" w:date="2024-08-13T18:43:00Z" w16du:dateUtc="2024-08-13T08:43:00Z">
                        <w:rPr>
                          <w:highlight w:val="yellow"/>
                        </w:rPr>
                      </w:rPrChange>
                    </w:rPr>
                    <w:t xml:space="preserve"> </w:t>
                  </w:r>
                </w:p>
              </w:tc>
              <w:tc>
                <w:tcPr>
                  <w:tcW w:w="4546" w:type="dxa"/>
                  <w:noWrap/>
                  <w:vAlign w:val="bottom"/>
                  <w:hideMark/>
                </w:tcPr>
                <w:p w14:paraId="5093EC42" w14:textId="552B26E9" w:rsidR="00091E98" w:rsidRPr="009E32DB" w:rsidRDefault="00091E98" w:rsidP="00875125">
                  <w:pPr>
                    <w:pStyle w:val="TableBodycopyBCOI"/>
                    <w:rPr>
                      <w:b w:val="0"/>
                      <w:bCs w:val="0"/>
                      <w:rPrChange w:id="2921" w:author="Sue Simnor (EXT Idiom)" w:date="2024-08-13T18:43:00Z" w16du:dateUtc="2024-08-13T08:43:00Z">
                        <w:rPr>
                          <w:b w:val="0"/>
                          <w:bCs w:val="0"/>
                          <w:highlight w:val="yellow"/>
                        </w:rPr>
                      </w:rPrChange>
                    </w:rPr>
                  </w:pPr>
                  <w:r w:rsidRPr="009E32DB">
                    <w:rPr>
                      <w:rPrChange w:id="2922" w:author="Sue Simnor (EXT Idiom)" w:date="2024-08-13T18:43:00Z" w16du:dateUtc="2024-08-13T08:43:00Z">
                        <w:rPr>
                          <w:highlight w:val="yellow"/>
                        </w:rPr>
                      </w:rPrChange>
                    </w:rPr>
                    <w:t>Contents Cover: $&lt;ContentsSumInsured&gt;</w:t>
                  </w:r>
                </w:p>
              </w:tc>
            </w:tr>
          </w:tbl>
          <w:p w14:paraId="68575A0A" w14:textId="77777777" w:rsidR="00091E98" w:rsidRPr="009E32DB" w:rsidRDefault="00091E98" w:rsidP="007C674A">
            <w:pPr>
              <w:rPr>
                <w:rFonts w:asciiTheme="minorHAnsi" w:eastAsia="Segoe UI" w:hAnsiTheme="minorHAnsi"/>
                <w:rPrChange w:id="2923" w:author="Sue Simnor (EXT Idiom)" w:date="2024-08-13T18:43:00Z" w16du:dateUtc="2024-08-13T08:43:00Z">
                  <w:rPr>
                    <w:rFonts w:asciiTheme="minorHAnsi" w:eastAsia="Segoe UI" w:hAnsiTheme="minorHAnsi"/>
                    <w:highlight w:val="yellow"/>
                  </w:rPr>
                </w:rPrChange>
              </w:rPr>
            </w:pPr>
          </w:p>
        </w:tc>
        <w:tc>
          <w:tcPr>
            <w:tcW w:w="2552" w:type="dxa"/>
          </w:tcPr>
          <w:p w14:paraId="5A9BC5DB" w14:textId="77777777" w:rsidR="00091E98" w:rsidRPr="009E32DB" w:rsidRDefault="00091E98" w:rsidP="007C674A">
            <w:pPr>
              <w:pStyle w:val="TableBodycopy"/>
              <w:rPr>
                <w:rFonts w:asciiTheme="minorHAnsi" w:hAnsiTheme="minorHAnsi" w:cstheme="minorBidi"/>
                <w:rPrChange w:id="2924" w:author="Sue Simnor (EXT Idiom)" w:date="2024-08-13T18:43:00Z" w16du:dateUtc="2024-08-13T08:43:00Z">
                  <w:rPr>
                    <w:rFonts w:asciiTheme="minorHAnsi" w:hAnsiTheme="minorHAnsi" w:cstheme="minorBidi"/>
                    <w:highlight w:val="yellow"/>
                  </w:rPr>
                </w:rPrChange>
              </w:rPr>
            </w:pPr>
            <w:r w:rsidRPr="009E32DB">
              <w:rPr>
                <w:rFonts w:asciiTheme="minorHAnsi" w:hAnsiTheme="minorHAnsi" w:cstheme="minorBidi"/>
                <w:b/>
                <w:bCs/>
                <w:rPrChange w:id="2925" w:author="Sue Simnor (EXT Idiom)" w:date="2024-08-13T18:43:00Z" w16du:dateUtc="2024-08-13T08:43:00Z">
                  <w:rPr>
                    <w:rFonts w:asciiTheme="minorHAnsi" w:hAnsiTheme="minorHAnsi" w:cstheme="minorBidi"/>
                    <w:b/>
                    <w:bCs/>
                    <w:highlight w:val="yellow"/>
                  </w:rPr>
                </w:rPrChange>
              </w:rPr>
              <w:t>ELSEIF</w:t>
            </w:r>
            <w:r w:rsidRPr="009E32DB">
              <w:rPr>
                <w:rFonts w:asciiTheme="minorHAnsi" w:hAnsiTheme="minorHAnsi" w:cstheme="minorBidi"/>
                <w:rPrChange w:id="2926" w:author="Sue Simnor (EXT Idiom)" w:date="2024-08-13T18:43:00Z" w16du:dateUtc="2024-08-13T08:43:00Z">
                  <w:rPr>
                    <w:rFonts w:asciiTheme="minorHAnsi" w:hAnsiTheme="minorHAnsi" w:cstheme="minorBidi"/>
                    <w:highlight w:val="yellow"/>
                  </w:rPr>
                </w:rPrChange>
              </w:rPr>
              <w:t xml:space="preserve"> &lt;ProductCode&gt; = "Home" </w:t>
            </w:r>
            <w:r w:rsidRPr="009E32DB">
              <w:rPr>
                <w:rFonts w:asciiTheme="minorHAnsi" w:hAnsiTheme="minorHAnsi" w:cstheme="minorBidi"/>
                <w:b/>
                <w:bCs/>
                <w:rPrChange w:id="2927" w:author="Sue Simnor (EXT Idiom)" w:date="2024-08-13T18:43:00Z" w16du:dateUtc="2024-08-13T08:43:00Z">
                  <w:rPr>
                    <w:rFonts w:asciiTheme="minorHAnsi" w:hAnsiTheme="minorHAnsi" w:cstheme="minorBidi"/>
                    <w:b/>
                    <w:bCs/>
                    <w:highlight w:val="yellow"/>
                  </w:rPr>
                </w:rPrChange>
              </w:rPr>
              <w:t>OR</w:t>
            </w:r>
            <w:r w:rsidRPr="009E32DB">
              <w:rPr>
                <w:rFonts w:asciiTheme="minorHAnsi" w:hAnsiTheme="minorHAnsi" w:cstheme="minorBidi"/>
                <w:rPrChange w:id="2928" w:author="Sue Simnor (EXT Idiom)" w:date="2024-08-13T18:43:00Z" w16du:dateUtc="2024-08-13T08:43:00Z">
                  <w:rPr>
                    <w:rFonts w:asciiTheme="minorHAnsi" w:hAnsiTheme="minorHAnsi" w:cstheme="minorBidi"/>
                    <w:highlight w:val="yellow"/>
                  </w:rPr>
                </w:rPrChange>
              </w:rPr>
              <w:t xml:space="preserve"> "Landlord" </w:t>
            </w:r>
          </w:p>
          <w:p w14:paraId="5447FE80" w14:textId="4846AE5B" w:rsidR="00091E98" w:rsidRPr="009E32DB" w:rsidRDefault="00091E98" w:rsidP="007C674A">
            <w:pPr>
              <w:pStyle w:val="TableBodycopy"/>
              <w:rPr>
                <w:rFonts w:asciiTheme="minorHAnsi" w:hAnsiTheme="minorHAnsi" w:cstheme="minorBidi"/>
                <w:rPrChange w:id="2929" w:author="Sue Simnor (EXT Idiom)" w:date="2024-08-13T18:43:00Z" w16du:dateUtc="2024-08-13T08:43:00Z">
                  <w:rPr>
                    <w:rFonts w:asciiTheme="minorHAnsi" w:hAnsiTheme="minorHAnsi" w:cstheme="minorBidi"/>
                    <w:highlight w:val="yellow"/>
                  </w:rPr>
                </w:rPrChange>
              </w:rPr>
            </w:pPr>
            <w:r w:rsidRPr="009E32DB">
              <w:rPr>
                <w:rFonts w:asciiTheme="minorHAnsi" w:hAnsiTheme="minorHAnsi" w:cstheme="minorBidi"/>
                <w:b/>
                <w:bCs/>
                <w:rPrChange w:id="2930" w:author="Sue Simnor (EXT Idiom)" w:date="2024-08-13T18:43:00Z" w16du:dateUtc="2024-08-13T08:43:00Z">
                  <w:rPr>
                    <w:rFonts w:asciiTheme="minorHAnsi" w:hAnsiTheme="minorHAnsi" w:cstheme="minorBidi"/>
                    <w:b/>
                    <w:bCs/>
                    <w:highlight w:val="yellow"/>
                  </w:rPr>
                </w:rPrChange>
              </w:rPr>
              <w:t>AND</w:t>
            </w:r>
            <w:r w:rsidRPr="009E32DB">
              <w:rPr>
                <w:rFonts w:asciiTheme="minorHAnsi" w:hAnsiTheme="minorHAnsi" w:cstheme="minorBidi"/>
                <w:rPrChange w:id="2931" w:author="Sue Simnor (EXT Idiom)" w:date="2024-08-13T18:43:00Z" w16du:dateUtc="2024-08-13T08:43:00Z">
                  <w:rPr>
                    <w:rFonts w:asciiTheme="minorHAnsi" w:hAnsiTheme="minorHAnsi" w:cstheme="minorBidi"/>
                    <w:highlight w:val="yellow"/>
                  </w:rPr>
                </w:rPrChange>
              </w:rPr>
              <w:t xml:space="preserve"> &lt;HomeCoverTypeCode&gt;= "3|Contents" </w:t>
            </w:r>
          </w:p>
          <w:p w14:paraId="69B0C6E6" w14:textId="0EA5A292" w:rsidR="00091E98" w:rsidRPr="009E32DB" w:rsidRDefault="00091E98" w:rsidP="00875125">
            <w:pPr>
              <w:pStyle w:val="TableBodycopy"/>
              <w:rPr>
                <w:rFonts w:asciiTheme="minorHAnsi" w:hAnsiTheme="minorHAnsi" w:cstheme="minorHAnsi"/>
                <w:szCs w:val="20"/>
                <w:rPrChange w:id="2932" w:author="Sue Simnor (EXT Idiom)" w:date="2024-08-13T18:43:00Z" w16du:dateUtc="2024-08-13T08:43:00Z">
                  <w:rPr>
                    <w:rFonts w:asciiTheme="minorHAnsi" w:hAnsiTheme="minorHAnsi" w:cstheme="minorHAnsi"/>
                    <w:szCs w:val="20"/>
                    <w:highlight w:val="yellow"/>
                  </w:rPr>
                </w:rPrChange>
              </w:rPr>
            </w:pPr>
            <w:r w:rsidRPr="009E32DB">
              <w:rPr>
                <w:rFonts w:asciiTheme="minorHAnsi" w:hAnsiTheme="minorHAnsi" w:cstheme="minorHAnsi"/>
                <w:b/>
                <w:bCs/>
                <w:szCs w:val="20"/>
                <w:rPrChange w:id="2933" w:author="Sue Simnor (EXT Idiom)" w:date="2024-08-13T18:43:00Z" w16du:dateUtc="2024-08-13T08:43:00Z">
                  <w:rPr>
                    <w:rFonts w:asciiTheme="minorHAnsi" w:hAnsiTheme="minorHAnsi" w:cstheme="minorHAnsi"/>
                    <w:b/>
                    <w:bCs/>
                    <w:szCs w:val="20"/>
                    <w:highlight w:val="yellow"/>
                  </w:rPr>
                </w:rPrChange>
              </w:rPr>
              <w:t>THEN</w:t>
            </w:r>
            <w:r w:rsidRPr="009E32DB">
              <w:rPr>
                <w:rFonts w:asciiTheme="minorHAnsi" w:hAnsiTheme="minorHAnsi" w:cstheme="minorHAnsi"/>
                <w:szCs w:val="20"/>
                <w:rPrChange w:id="2934" w:author="Sue Simnor (EXT Idiom)" w:date="2024-08-13T18:43:00Z" w16du:dateUtc="2024-08-13T08:43:00Z">
                  <w:rPr>
                    <w:rFonts w:asciiTheme="minorHAnsi" w:hAnsiTheme="minorHAnsi" w:cstheme="minorHAnsi"/>
                    <w:szCs w:val="20"/>
                    <w:highlight w:val="yellow"/>
                  </w:rPr>
                </w:rPrChange>
              </w:rPr>
              <w:t xml:space="preserve"> display</w:t>
            </w:r>
          </w:p>
        </w:tc>
        <w:tc>
          <w:tcPr>
            <w:tcW w:w="1843" w:type="dxa"/>
          </w:tcPr>
          <w:p w14:paraId="3DCB66CE" w14:textId="77777777" w:rsidR="00091E98" w:rsidRPr="009B30E8" w:rsidRDefault="00091E98" w:rsidP="007C674A">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Column 1 text:</w:t>
            </w:r>
          </w:p>
          <w:p w14:paraId="3F33D357" w14:textId="77777777" w:rsidR="00091E98" w:rsidRPr="009B30E8" w:rsidRDefault="00091E98" w:rsidP="007C674A">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Table_Bodycopy_S_COI</w:t>
            </w:r>
          </w:p>
          <w:p w14:paraId="423F76AA" w14:textId="77777777" w:rsidR="00091E98" w:rsidRPr="009B30E8" w:rsidRDefault="00091E98" w:rsidP="007C674A">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Column 2 text:</w:t>
            </w:r>
          </w:p>
          <w:p w14:paraId="17B82B3B" w14:textId="77777777" w:rsidR="00091E98" w:rsidRPr="009B30E8" w:rsidRDefault="00091E98" w:rsidP="007C674A">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Table_Bodycopy_B_COI</w:t>
            </w:r>
          </w:p>
        </w:tc>
      </w:tr>
      <w:tr w:rsidR="00091E98" w:rsidRPr="00720F8E" w14:paraId="10FA45E0" w14:textId="77777777" w:rsidTr="00503D58">
        <w:trPr>
          <w:cantSplit/>
        </w:trPr>
        <w:tc>
          <w:tcPr>
            <w:tcW w:w="1013" w:type="dxa"/>
          </w:tcPr>
          <w:p w14:paraId="1ADB500B" w14:textId="6C704783" w:rsidR="00091E98" w:rsidRPr="009E32DB" w:rsidRDefault="00091E98" w:rsidP="007C674A">
            <w:pPr>
              <w:rPr>
                <w:rFonts w:asciiTheme="minorHAnsi" w:hAnsiTheme="minorHAnsi" w:cstheme="minorHAnsi"/>
                <w:sz w:val="20"/>
                <w:rPrChange w:id="2935" w:author="Sue Simnor (EXT Idiom)" w:date="2024-08-13T18:43:00Z" w16du:dateUtc="2024-08-13T08:43:00Z">
                  <w:rPr>
                    <w:rFonts w:asciiTheme="minorHAnsi" w:hAnsiTheme="minorHAnsi" w:cstheme="minorHAnsi"/>
                    <w:sz w:val="20"/>
                    <w:highlight w:val="yellow"/>
                  </w:rPr>
                </w:rPrChange>
              </w:rPr>
            </w:pPr>
            <w:r w:rsidRPr="009E32DB">
              <w:rPr>
                <w:rFonts w:asciiTheme="minorHAnsi" w:hAnsiTheme="minorHAnsi" w:cstheme="minorHAnsi"/>
                <w:sz w:val="20"/>
                <w:rPrChange w:id="2936" w:author="Sue Simnor (EXT Idiom)" w:date="2024-08-13T18:43:00Z" w16du:dateUtc="2024-08-13T08:43:00Z">
                  <w:rPr>
                    <w:rFonts w:asciiTheme="minorHAnsi" w:hAnsiTheme="minorHAnsi" w:cstheme="minorHAnsi"/>
                    <w:sz w:val="20"/>
                    <w:highlight w:val="yellow"/>
                  </w:rPr>
                </w:rPrChange>
              </w:rPr>
              <w:lastRenderedPageBreak/>
              <w:t xml:space="preserve">YPS </w:t>
            </w:r>
            <w:r w:rsidR="001D2785" w:rsidRPr="009E32DB">
              <w:rPr>
                <w:rFonts w:asciiTheme="minorHAnsi" w:hAnsiTheme="minorHAnsi" w:cstheme="minorHAnsi"/>
                <w:sz w:val="20"/>
                <w:rPrChange w:id="2937" w:author="Sue Simnor (EXT Idiom)" w:date="2024-08-13T18:43:00Z" w16du:dateUtc="2024-08-13T08:43:00Z">
                  <w:rPr>
                    <w:rFonts w:asciiTheme="minorHAnsi" w:hAnsiTheme="minorHAnsi" w:cstheme="minorHAnsi"/>
                    <w:sz w:val="20"/>
                    <w:highlight w:val="yellow"/>
                  </w:rPr>
                </w:rPrChange>
              </w:rPr>
              <w:t>6</w:t>
            </w:r>
            <w:r w:rsidRPr="009E32DB">
              <w:rPr>
                <w:rFonts w:asciiTheme="minorHAnsi" w:hAnsiTheme="minorHAnsi" w:cstheme="minorHAnsi"/>
                <w:sz w:val="20"/>
                <w:rPrChange w:id="2938" w:author="Sue Simnor (EXT Idiom)" w:date="2024-08-13T18:43:00Z" w16du:dateUtc="2024-08-13T08:43:00Z">
                  <w:rPr>
                    <w:rFonts w:asciiTheme="minorHAnsi" w:hAnsiTheme="minorHAnsi" w:cstheme="minorHAnsi"/>
                    <w:sz w:val="20"/>
                    <w:highlight w:val="yellow"/>
                  </w:rPr>
                </w:rPrChange>
              </w:rPr>
              <w:t xml:space="preserve"> V3</w:t>
            </w:r>
          </w:p>
        </w:tc>
        <w:tc>
          <w:tcPr>
            <w:tcW w:w="2132" w:type="dxa"/>
          </w:tcPr>
          <w:p w14:paraId="6A9A78E8" w14:textId="77777777" w:rsidR="00091E98" w:rsidRPr="009E32DB" w:rsidRDefault="00091E98" w:rsidP="007C674A">
            <w:pPr>
              <w:tabs>
                <w:tab w:val="left" w:pos="1800"/>
              </w:tabs>
              <w:rPr>
                <w:rFonts w:asciiTheme="minorHAnsi" w:hAnsiTheme="minorHAnsi" w:cstheme="minorHAnsi"/>
                <w:sz w:val="20"/>
                <w:szCs w:val="20"/>
                <w:rPrChange w:id="2939" w:author="Sue Simnor (EXT Idiom)" w:date="2024-08-13T18:43:00Z" w16du:dateUtc="2024-08-13T08:43:00Z">
                  <w:rPr>
                    <w:rFonts w:asciiTheme="minorHAnsi" w:hAnsiTheme="minorHAnsi" w:cstheme="minorHAnsi"/>
                    <w:sz w:val="20"/>
                    <w:szCs w:val="20"/>
                    <w:highlight w:val="yellow"/>
                  </w:rPr>
                </w:rPrChange>
              </w:rPr>
            </w:pPr>
            <w:r w:rsidRPr="009E32DB">
              <w:rPr>
                <w:rFonts w:asciiTheme="minorHAnsi" w:hAnsiTheme="minorHAnsi" w:cstheme="minorHAnsi"/>
                <w:sz w:val="20"/>
                <w:szCs w:val="20"/>
                <w:rPrChange w:id="2940" w:author="Sue Simnor (EXT Idiom)" w:date="2024-08-13T18:43:00Z" w16du:dateUtc="2024-08-13T08:43:00Z">
                  <w:rPr>
                    <w:rFonts w:asciiTheme="minorHAnsi" w:hAnsiTheme="minorHAnsi" w:cstheme="minorHAnsi"/>
                    <w:sz w:val="20"/>
                    <w:szCs w:val="20"/>
                    <w:highlight w:val="yellow"/>
                  </w:rPr>
                </w:rPrChange>
              </w:rPr>
              <w:t>&lt;BuildingSumInsured&gt;&lt;ContentsSumInsured&gt;</w:t>
            </w:r>
          </w:p>
          <w:p w14:paraId="431D3DFD" w14:textId="77777777" w:rsidR="00091E98" w:rsidRPr="009E32DB" w:rsidRDefault="00091E98" w:rsidP="007C674A">
            <w:pPr>
              <w:tabs>
                <w:tab w:val="left" w:pos="1800"/>
              </w:tabs>
              <w:rPr>
                <w:rFonts w:asciiTheme="minorHAnsi" w:hAnsiTheme="minorHAnsi" w:cstheme="minorHAnsi"/>
                <w:sz w:val="20"/>
                <w:szCs w:val="20"/>
                <w:rPrChange w:id="2941" w:author="Sue Simnor (EXT Idiom)" w:date="2024-08-13T18:43:00Z" w16du:dateUtc="2024-08-13T08:43:00Z">
                  <w:rPr>
                    <w:rFonts w:asciiTheme="minorHAnsi" w:hAnsiTheme="minorHAnsi" w:cstheme="minorHAnsi"/>
                    <w:sz w:val="20"/>
                    <w:szCs w:val="20"/>
                    <w:highlight w:val="yellow"/>
                  </w:rPr>
                </w:rPrChange>
              </w:rPr>
            </w:pPr>
            <w:r w:rsidRPr="009E32DB">
              <w:rPr>
                <w:rFonts w:asciiTheme="minorHAnsi" w:hAnsiTheme="minorHAnsi" w:cstheme="minorHAnsi"/>
                <w:sz w:val="20"/>
                <w:szCs w:val="20"/>
                <w:rPrChange w:id="2942" w:author="Sue Simnor (EXT Idiom)" w:date="2024-08-13T18:43:00Z" w16du:dateUtc="2024-08-13T08:43:00Z">
                  <w:rPr>
                    <w:rFonts w:asciiTheme="minorHAnsi" w:hAnsiTheme="minorHAnsi" w:cstheme="minorHAnsi"/>
                    <w:sz w:val="20"/>
                    <w:szCs w:val="20"/>
                    <w:highlight w:val="yellow"/>
                  </w:rPr>
                </w:rPrChange>
              </w:rPr>
              <w:t>&lt;HomeCoverTypeCode&gt;</w:t>
            </w:r>
          </w:p>
          <w:p w14:paraId="53DFE75A" w14:textId="77777777" w:rsidR="00091E98" w:rsidRPr="009E32DB" w:rsidRDefault="00091E98" w:rsidP="007C674A">
            <w:pPr>
              <w:tabs>
                <w:tab w:val="left" w:pos="1800"/>
              </w:tabs>
              <w:rPr>
                <w:rFonts w:asciiTheme="minorHAnsi" w:hAnsiTheme="minorHAnsi" w:cstheme="minorHAnsi"/>
                <w:sz w:val="20"/>
                <w:szCs w:val="20"/>
                <w:rPrChange w:id="2943" w:author="Sue Simnor (EXT Idiom)" w:date="2024-08-13T18:43:00Z" w16du:dateUtc="2024-08-13T08:43:00Z">
                  <w:rPr>
                    <w:rFonts w:asciiTheme="minorHAnsi" w:hAnsiTheme="minorHAnsi" w:cstheme="minorHAnsi"/>
                    <w:sz w:val="20"/>
                    <w:szCs w:val="20"/>
                    <w:highlight w:val="yellow"/>
                  </w:rPr>
                </w:rPrChange>
              </w:rPr>
            </w:pPr>
            <w:r w:rsidRPr="009E32DB">
              <w:rPr>
                <w:rFonts w:asciiTheme="minorHAnsi" w:hAnsiTheme="minorHAnsi" w:cstheme="minorHAnsi"/>
                <w:sz w:val="20"/>
                <w:szCs w:val="20"/>
                <w:rPrChange w:id="2944" w:author="Sue Simnor (EXT Idiom)" w:date="2024-08-13T18:43:00Z" w16du:dateUtc="2024-08-13T08:43:00Z">
                  <w:rPr>
                    <w:rFonts w:asciiTheme="minorHAnsi" w:hAnsiTheme="minorHAnsi" w:cstheme="minorHAnsi"/>
                    <w:sz w:val="20"/>
                    <w:szCs w:val="20"/>
                    <w:highlight w:val="yellow"/>
                  </w:rPr>
                </w:rPrChange>
              </w:rPr>
              <w:t>&lt;ProductCode&gt;</w:t>
            </w:r>
          </w:p>
          <w:p w14:paraId="4FBB5CBC" w14:textId="77777777" w:rsidR="00091E98" w:rsidRPr="009E32DB" w:rsidRDefault="00091E98" w:rsidP="007C674A">
            <w:pPr>
              <w:tabs>
                <w:tab w:val="left" w:pos="1800"/>
              </w:tabs>
              <w:rPr>
                <w:rFonts w:asciiTheme="minorHAnsi" w:hAnsiTheme="minorHAnsi" w:cstheme="minorHAnsi"/>
                <w:sz w:val="20"/>
                <w:szCs w:val="20"/>
                <w:rPrChange w:id="2945" w:author="Sue Simnor (EXT Idiom)" w:date="2024-08-13T18:43:00Z" w16du:dateUtc="2024-08-13T08:43:00Z">
                  <w:rPr>
                    <w:rFonts w:asciiTheme="minorHAnsi" w:hAnsiTheme="minorHAnsi" w:cstheme="minorHAnsi"/>
                    <w:sz w:val="20"/>
                    <w:szCs w:val="20"/>
                    <w:highlight w:val="yellow"/>
                  </w:rPr>
                </w:rPrChange>
              </w:rPr>
            </w:pPr>
          </w:p>
          <w:p w14:paraId="61E1677F" w14:textId="77777777" w:rsidR="00091E98" w:rsidRPr="009E32DB" w:rsidRDefault="00091E98" w:rsidP="007C674A">
            <w:pPr>
              <w:tabs>
                <w:tab w:val="left" w:pos="1800"/>
              </w:tabs>
              <w:rPr>
                <w:rFonts w:asciiTheme="minorHAnsi" w:hAnsiTheme="minorHAnsi" w:cstheme="minorHAnsi"/>
                <w:sz w:val="20"/>
                <w:rPrChange w:id="2946" w:author="Sue Simnor (EXT Idiom)" w:date="2024-08-13T18:43:00Z" w16du:dateUtc="2024-08-13T08:43:00Z">
                  <w:rPr>
                    <w:rFonts w:asciiTheme="minorHAnsi" w:hAnsiTheme="minorHAnsi" w:cstheme="minorHAnsi"/>
                    <w:sz w:val="20"/>
                    <w:highlight w:val="yellow"/>
                  </w:rPr>
                </w:rPrChange>
              </w:rPr>
            </w:pPr>
          </w:p>
        </w:tc>
        <w:tc>
          <w:tcPr>
            <w:tcW w:w="7056" w:type="dxa"/>
          </w:tcPr>
          <w:tbl>
            <w:tblPr>
              <w:tblpPr w:leftFromText="180" w:rightFromText="180" w:vertAnchor="page" w:horzAnchor="margin" w:tblpY="175"/>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091E98" w:rsidRPr="009E32DB" w14:paraId="5977ED22" w14:textId="77777777" w:rsidTr="00091E98">
              <w:trPr>
                <w:trHeight w:val="300"/>
              </w:trPr>
              <w:tc>
                <w:tcPr>
                  <w:tcW w:w="2861" w:type="dxa"/>
                  <w:noWrap/>
                  <w:vAlign w:val="center"/>
                  <w:hideMark/>
                </w:tcPr>
                <w:p w14:paraId="1928CEA3" w14:textId="77777777" w:rsidR="00091E98" w:rsidRPr="009E32DB" w:rsidRDefault="00091E98" w:rsidP="00091E98">
                  <w:pPr>
                    <w:pStyle w:val="TableBodycopySCOI"/>
                    <w:rPr>
                      <w:noProof/>
                      <w:color w:val="000000" w:themeColor="text1"/>
                      <w:rPrChange w:id="2947" w:author="Sue Simnor (EXT Idiom)" w:date="2024-08-13T18:43:00Z" w16du:dateUtc="2024-08-13T08:43:00Z">
                        <w:rPr>
                          <w:noProof/>
                          <w:color w:val="000000" w:themeColor="text1"/>
                          <w:highlight w:val="yellow"/>
                        </w:rPr>
                      </w:rPrChange>
                    </w:rPr>
                  </w:pPr>
                  <w:r w:rsidRPr="009E32DB">
                    <w:rPr>
                      <w:rPrChange w:id="2948" w:author="Sue Simnor (EXT Idiom)" w:date="2024-08-13T18:43:00Z" w16du:dateUtc="2024-08-13T08:43:00Z">
                        <w:rPr>
                          <w:highlight w:val="yellow"/>
                        </w:rPr>
                      </w:rPrChange>
                    </w:rPr>
                    <w:t>Sum Insured</w:t>
                  </w:r>
                  <w:r w:rsidRPr="009E32DB">
                    <w:rPr>
                      <w:noProof/>
                      <w:color w:val="000000" w:themeColor="text1"/>
                      <w:rPrChange w:id="2949" w:author="Sue Simnor (EXT Idiom)" w:date="2024-08-13T18:43:00Z" w16du:dateUtc="2024-08-13T08:43:00Z">
                        <w:rPr>
                          <w:noProof/>
                          <w:color w:val="000000" w:themeColor="text1"/>
                          <w:highlight w:val="yellow"/>
                        </w:rPr>
                      </w:rPrChange>
                    </w:rPr>
                    <w:t>:</w:t>
                  </w:r>
                  <w:r w:rsidRPr="009E32DB">
                    <w:rPr>
                      <w:rPrChange w:id="2950" w:author="Sue Simnor (EXT Idiom)" w:date="2024-08-13T18:43:00Z" w16du:dateUtc="2024-08-13T08:43:00Z">
                        <w:rPr>
                          <w:highlight w:val="yellow"/>
                        </w:rPr>
                      </w:rPrChange>
                    </w:rPr>
                    <w:t xml:space="preserve"> </w:t>
                  </w:r>
                </w:p>
              </w:tc>
              <w:tc>
                <w:tcPr>
                  <w:tcW w:w="4546" w:type="dxa"/>
                  <w:noWrap/>
                  <w:vAlign w:val="bottom"/>
                  <w:hideMark/>
                </w:tcPr>
                <w:p w14:paraId="4D8C02D4" w14:textId="77777777" w:rsidR="00091E98" w:rsidRPr="009E32DB" w:rsidRDefault="00091E98" w:rsidP="00091E98">
                  <w:pPr>
                    <w:pStyle w:val="TableBodycopyBCOI"/>
                    <w:rPr>
                      <w:rPrChange w:id="2951" w:author="Sue Simnor (EXT Idiom)" w:date="2024-08-13T18:43:00Z" w16du:dateUtc="2024-08-13T08:43:00Z">
                        <w:rPr>
                          <w:highlight w:val="yellow"/>
                        </w:rPr>
                      </w:rPrChange>
                    </w:rPr>
                  </w:pPr>
                  <w:r w:rsidRPr="009E32DB">
                    <w:rPr>
                      <w:rPrChange w:id="2952" w:author="Sue Simnor (EXT Idiom)" w:date="2024-08-13T18:43:00Z" w16du:dateUtc="2024-08-13T08:43:00Z">
                        <w:rPr>
                          <w:highlight w:val="yellow"/>
                        </w:rPr>
                      </w:rPrChange>
                    </w:rPr>
                    <w:t>Building Cover: $&lt;BuildingSumInsured&gt;</w:t>
                  </w:r>
                </w:p>
                <w:p w14:paraId="0F556106" w14:textId="77777777" w:rsidR="00091E98" w:rsidRPr="009E32DB" w:rsidRDefault="00091E98" w:rsidP="00091E98">
                  <w:pPr>
                    <w:pStyle w:val="TableBodycopyBCOI"/>
                    <w:rPr>
                      <w:rPrChange w:id="2953" w:author="Sue Simnor (EXT Idiom)" w:date="2024-08-13T18:43:00Z" w16du:dateUtc="2024-08-13T08:43:00Z">
                        <w:rPr>
                          <w:highlight w:val="yellow"/>
                        </w:rPr>
                      </w:rPrChange>
                    </w:rPr>
                  </w:pPr>
                  <w:r w:rsidRPr="009E32DB">
                    <w:rPr>
                      <w:rPrChange w:id="2954" w:author="Sue Simnor (EXT Idiom)" w:date="2024-08-13T18:43:00Z" w16du:dateUtc="2024-08-13T08:43:00Z">
                        <w:rPr>
                          <w:highlight w:val="yellow"/>
                        </w:rPr>
                      </w:rPrChange>
                    </w:rPr>
                    <w:t>Contents Cover: $&lt;ContentsSumInsured&gt;</w:t>
                  </w:r>
                </w:p>
              </w:tc>
            </w:tr>
          </w:tbl>
          <w:p w14:paraId="2B66B736" w14:textId="77777777" w:rsidR="00091E98" w:rsidRPr="009E32DB" w:rsidRDefault="00091E98" w:rsidP="00091E98">
            <w:pPr>
              <w:rPr>
                <w:rFonts w:asciiTheme="minorHAnsi" w:eastAsia="Segoe UI" w:hAnsiTheme="minorHAnsi"/>
                <w:rPrChange w:id="2955" w:author="Sue Simnor (EXT Idiom)" w:date="2024-08-13T18:43:00Z" w16du:dateUtc="2024-08-13T08:43:00Z">
                  <w:rPr>
                    <w:rFonts w:asciiTheme="minorHAnsi" w:eastAsia="Segoe UI" w:hAnsiTheme="minorHAnsi"/>
                    <w:highlight w:val="yellow"/>
                  </w:rPr>
                </w:rPrChange>
              </w:rPr>
            </w:pPr>
          </w:p>
        </w:tc>
        <w:tc>
          <w:tcPr>
            <w:tcW w:w="2552" w:type="dxa"/>
          </w:tcPr>
          <w:p w14:paraId="61043E8F" w14:textId="75E2AFC6" w:rsidR="00091E98" w:rsidRPr="009E32DB" w:rsidRDefault="00091E98" w:rsidP="007C674A">
            <w:pPr>
              <w:pStyle w:val="TableBodycopy"/>
              <w:rPr>
                <w:rFonts w:asciiTheme="minorHAnsi" w:hAnsiTheme="minorHAnsi" w:cstheme="minorBidi"/>
                <w:rPrChange w:id="2956" w:author="Sue Simnor (EXT Idiom)" w:date="2024-08-13T18:43:00Z" w16du:dateUtc="2024-08-13T08:43:00Z">
                  <w:rPr>
                    <w:rFonts w:asciiTheme="minorHAnsi" w:hAnsiTheme="minorHAnsi" w:cstheme="minorBidi"/>
                    <w:highlight w:val="yellow"/>
                  </w:rPr>
                </w:rPrChange>
              </w:rPr>
            </w:pPr>
            <w:r w:rsidRPr="009E32DB">
              <w:rPr>
                <w:rFonts w:asciiTheme="minorHAnsi" w:hAnsiTheme="minorHAnsi" w:cstheme="minorBidi"/>
                <w:b/>
                <w:bCs/>
                <w:rPrChange w:id="2957" w:author="Sue Simnor (EXT Idiom)" w:date="2024-08-13T18:43:00Z" w16du:dateUtc="2024-08-13T08:43:00Z">
                  <w:rPr>
                    <w:rFonts w:asciiTheme="minorHAnsi" w:hAnsiTheme="minorHAnsi" w:cstheme="minorBidi"/>
                    <w:b/>
                    <w:bCs/>
                    <w:highlight w:val="yellow"/>
                  </w:rPr>
                </w:rPrChange>
              </w:rPr>
              <w:t>ELSEIF</w:t>
            </w:r>
            <w:r w:rsidRPr="009E32DB">
              <w:rPr>
                <w:rFonts w:asciiTheme="minorHAnsi" w:hAnsiTheme="minorHAnsi" w:cstheme="minorBidi"/>
                <w:rPrChange w:id="2958" w:author="Sue Simnor (EXT Idiom)" w:date="2024-08-13T18:43:00Z" w16du:dateUtc="2024-08-13T08:43:00Z">
                  <w:rPr>
                    <w:rFonts w:asciiTheme="minorHAnsi" w:hAnsiTheme="minorHAnsi" w:cstheme="minorBidi"/>
                    <w:highlight w:val="yellow"/>
                  </w:rPr>
                </w:rPrChange>
              </w:rPr>
              <w:t xml:space="preserve"> &lt;ProductCode&gt; = "Home" </w:t>
            </w:r>
            <w:r w:rsidRPr="009E32DB">
              <w:rPr>
                <w:rFonts w:asciiTheme="minorHAnsi" w:hAnsiTheme="minorHAnsi" w:cstheme="minorBidi"/>
                <w:b/>
                <w:bCs/>
                <w:rPrChange w:id="2959" w:author="Sue Simnor (EXT Idiom)" w:date="2024-08-13T18:43:00Z" w16du:dateUtc="2024-08-13T08:43:00Z">
                  <w:rPr>
                    <w:rFonts w:asciiTheme="minorHAnsi" w:hAnsiTheme="minorHAnsi" w:cstheme="minorBidi"/>
                    <w:b/>
                    <w:bCs/>
                    <w:highlight w:val="yellow"/>
                  </w:rPr>
                </w:rPrChange>
              </w:rPr>
              <w:t>OR</w:t>
            </w:r>
            <w:r w:rsidRPr="009E32DB">
              <w:rPr>
                <w:rFonts w:asciiTheme="minorHAnsi" w:hAnsiTheme="minorHAnsi" w:cstheme="minorBidi"/>
                <w:rPrChange w:id="2960" w:author="Sue Simnor (EXT Idiom)" w:date="2024-08-13T18:43:00Z" w16du:dateUtc="2024-08-13T08:43:00Z">
                  <w:rPr>
                    <w:rFonts w:asciiTheme="minorHAnsi" w:hAnsiTheme="minorHAnsi" w:cstheme="minorBidi"/>
                    <w:highlight w:val="yellow"/>
                  </w:rPr>
                </w:rPrChange>
              </w:rPr>
              <w:t xml:space="preserve"> "Landlord" </w:t>
            </w:r>
          </w:p>
          <w:p w14:paraId="080B4FE9" w14:textId="42E29BF7" w:rsidR="00091E98" w:rsidRPr="009E32DB" w:rsidRDefault="00091E98" w:rsidP="00091E98">
            <w:pPr>
              <w:pStyle w:val="TableBodycopy"/>
              <w:rPr>
                <w:rFonts w:asciiTheme="minorHAnsi" w:hAnsiTheme="minorHAnsi" w:cstheme="minorBidi"/>
                <w:rPrChange w:id="2961" w:author="Sue Simnor (EXT Idiom)" w:date="2024-08-13T18:43:00Z" w16du:dateUtc="2024-08-13T08:43:00Z">
                  <w:rPr>
                    <w:rFonts w:asciiTheme="minorHAnsi" w:hAnsiTheme="minorHAnsi" w:cstheme="minorBidi"/>
                    <w:highlight w:val="yellow"/>
                  </w:rPr>
                </w:rPrChange>
              </w:rPr>
            </w:pPr>
            <w:r w:rsidRPr="009E32DB">
              <w:rPr>
                <w:rFonts w:asciiTheme="minorHAnsi" w:hAnsiTheme="minorHAnsi" w:cstheme="minorBidi"/>
                <w:b/>
                <w:bCs/>
                <w:rPrChange w:id="2962" w:author="Sue Simnor (EXT Idiom)" w:date="2024-08-13T18:43:00Z" w16du:dateUtc="2024-08-13T08:43:00Z">
                  <w:rPr>
                    <w:rFonts w:asciiTheme="minorHAnsi" w:hAnsiTheme="minorHAnsi" w:cstheme="minorBidi"/>
                    <w:b/>
                    <w:bCs/>
                    <w:highlight w:val="yellow"/>
                  </w:rPr>
                </w:rPrChange>
              </w:rPr>
              <w:t>AND</w:t>
            </w:r>
            <w:r w:rsidRPr="009E32DB">
              <w:rPr>
                <w:rFonts w:asciiTheme="minorHAnsi" w:hAnsiTheme="minorHAnsi" w:cstheme="minorBidi"/>
                <w:rPrChange w:id="2963" w:author="Sue Simnor (EXT Idiom)" w:date="2024-08-13T18:43:00Z" w16du:dateUtc="2024-08-13T08:43:00Z">
                  <w:rPr>
                    <w:rFonts w:asciiTheme="minorHAnsi" w:hAnsiTheme="minorHAnsi" w:cstheme="minorBidi"/>
                    <w:highlight w:val="yellow"/>
                  </w:rPr>
                </w:rPrChange>
              </w:rPr>
              <w:t xml:space="preserve"> &lt;HomeCoverTypeCode&gt;= “5|BuildingAndContents” </w:t>
            </w:r>
            <w:r w:rsidRPr="009E32DB">
              <w:rPr>
                <w:rFonts w:asciiTheme="minorHAnsi" w:hAnsiTheme="minorHAnsi" w:cstheme="minorBidi"/>
                <w:b/>
                <w:bCs/>
                <w:rPrChange w:id="2964" w:author="Sue Simnor (EXT Idiom)" w:date="2024-08-13T18:43:00Z" w16du:dateUtc="2024-08-13T08:43:00Z">
                  <w:rPr>
                    <w:rFonts w:asciiTheme="minorHAnsi" w:hAnsiTheme="minorHAnsi" w:cstheme="minorBidi"/>
                    <w:b/>
                    <w:bCs/>
                    <w:highlight w:val="yellow"/>
                  </w:rPr>
                </w:rPrChange>
              </w:rPr>
              <w:t>THEN</w:t>
            </w:r>
            <w:r w:rsidRPr="009E32DB">
              <w:rPr>
                <w:rFonts w:asciiTheme="minorHAnsi" w:hAnsiTheme="minorHAnsi" w:cstheme="minorBidi"/>
                <w:rPrChange w:id="2965" w:author="Sue Simnor (EXT Idiom)" w:date="2024-08-13T18:43:00Z" w16du:dateUtc="2024-08-13T08:43:00Z">
                  <w:rPr>
                    <w:rFonts w:asciiTheme="minorHAnsi" w:hAnsiTheme="minorHAnsi" w:cstheme="minorBidi"/>
                    <w:highlight w:val="yellow"/>
                  </w:rPr>
                </w:rPrChange>
              </w:rPr>
              <w:t xml:space="preserve"> display</w:t>
            </w:r>
          </w:p>
          <w:p w14:paraId="350559AA" w14:textId="77777777" w:rsidR="00091E98" w:rsidRPr="009E32DB" w:rsidRDefault="00091E98" w:rsidP="007C674A">
            <w:pPr>
              <w:rPr>
                <w:rFonts w:asciiTheme="minorHAnsi" w:hAnsiTheme="minorHAnsi" w:cstheme="minorHAnsi"/>
                <w:b/>
                <w:bCs/>
                <w:sz w:val="20"/>
                <w:rPrChange w:id="2966" w:author="Sue Simnor (EXT Idiom)" w:date="2024-08-13T18:43:00Z" w16du:dateUtc="2024-08-13T08:43:00Z">
                  <w:rPr>
                    <w:rFonts w:asciiTheme="minorHAnsi" w:hAnsiTheme="minorHAnsi" w:cstheme="minorHAnsi"/>
                    <w:b/>
                    <w:bCs/>
                    <w:sz w:val="20"/>
                    <w:highlight w:val="yellow"/>
                  </w:rPr>
                </w:rPrChange>
              </w:rPr>
            </w:pPr>
            <w:r w:rsidRPr="009E32DB">
              <w:rPr>
                <w:rFonts w:asciiTheme="minorHAnsi" w:hAnsiTheme="minorHAnsi" w:cstheme="minorHAnsi"/>
                <w:b/>
                <w:bCs/>
                <w:sz w:val="20"/>
                <w:rPrChange w:id="2967" w:author="Sue Simnor (EXT Idiom)" w:date="2024-08-13T18:43:00Z" w16du:dateUtc="2024-08-13T08:43:00Z">
                  <w:rPr>
                    <w:rFonts w:asciiTheme="minorHAnsi" w:hAnsiTheme="minorHAnsi" w:cstheme="minorHAnsi"/>
                    <w:b/>
                    <w:bCs/>
                    <w:sz w:val="20"/>
                    <w:highlight w:val="yellow"/>
                  </w:rPr>
                </w:rPrChange>
              </w:rPr>
              <w:t xml:space="preserve">ELSE </w:t>
            </w:r>
            <w:r w:rsidRPr="009E32DB">
              <w:rPr>
                <w:rFonts w:asciiTheme="minorHAnsi" w:hAnsiTheme="minorHAnsi" w:cstheme="minorHAnsi"/>
                <w:sz w:val="20"/>
                <w:rPrChange w:id="2968" w:author="Sue Simnor (EXT Idiom)" w:date="2024-08-13T18:43:00Z" w16du:dateUtc="2024-08-13T08:43:00Z">
                  <w:rPr>
                    <w:rFonts w:asciiTheme="minorHAnsi" w:hAnsiTheme="minorHAnsi" w:cstheme="minorHAnsi"/>
                    <w:sz w:val="20"/>
                    <w:highlight w:val="yellow"/>
                  </w:rPr>
                </w:rPrChange>
              </w:rPr>
              <w:t>do not display</w:t>
            </w:r>
          </w:p>
          <w:p w14:paraId="4F30C052" w14:textId="4C8184E8" w:rsidR="00091E98" w:rsidRPr="009E32DB" w:rsidRDefault="00091E98" w:rsidP="007C674A">
            <w:pPr>
              <w:rPr>
                <w:rFonts w:asciiTheme="minorHAnsi" w:hAnsiTheme="minorHAnsi" w:cstheme="minorHAnsi"/>
                <w:b/>
                <w:bCs/>
                <w:sz w:val="20"/>
                <w:rPrChange w:id="2969" w:author="Sue Simnor (EXT Idiom)" w:date="2024-08-13T18:43:00Z" w16du:dateUtc="2024-08-13T08:43:00Z">
                  <w:rPr>
                    <w:rFonts w:asciiTheme="minorHAnsi" w:hAnsiTheme="minorHAnsi" w:cstheme="minorHAnsi"/>
                    <w:b/>
                    <w:bCs/>
                    <w:sz w:val="20"/>
                    <w:highlight w:val="yellow"/>
                  </w:rPr>
                </w:rPrChange>
              </w:rPr>
            </w:pPr>
            <w:r w:rsidRPr="009E32DB">
              <w:rPr>
                <w:rFonts w:asciiTheme="minorHAnsi" w:hAnsiTheme="minorHAnsi" w:cstheme="minorHAnsi"/>
                <w:b/>
                <w:bCs/>
                <w:sz w:val="20"/>
                <w:rPrChange w:id="2970" w:author="Sue Simnor (EXT Idiom)" w:date="2024-08-13T18:43:00Z" w16du:dateUtc="2024-08-13T08:43:00Z">
                  <w:rPr>
                    <w:rFonts w:asciiTheme="minorHAnsi" w:hAnsiTheme="minorHAnsi" w:cstheme="minorHAnsi"/>
                    <w:b/>
                    <w:bCs/>
                    <w:sz w:val="20"/>
                    <w:highlight w:val="yellow"/>
                  </w:rPr>
                </w:rPrChange>
              </w:rPr>
              <w:t>ENDIF</w:t>
            </w:r>
          </w:p>
        </w:tc>
        <w:tc>
          <w:tcPr>
            <w:tcW w:w="1843" w:type="dxa"/>
          </w:tcPr>
          <w:p w14:paraId="1C4EEA13" w14:textId="77777777" w:rsidR="00091E98" w:rsidRPr="009B30E8" w:rsidRDefault="00091E98" w:rsidP="007C674A">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Column 1 text:</w:t>
            </w:r>
          </w:p>
          <w:p w14:paraId="1A769E0A" w14:textId="77777777" w:rsidR="00091E98" w:rsidRPr="009B30E8" w:rsidRDefault="00091E98" w:rsidP="007C674A">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Table_Bodycopy_S_COI</w:t>
            </w:r>
          </w:p>
          <w:p w14:paraId="5399B5E1" w14:textId="77777777" w:rsidR="00091E98" w:rsidRPr="009B30E8" w:rsidRDefault="00091E98" w:rsidP="007C674A">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Column 2 text:</w:t>
            </w:r>
          </w:p>
          <w:p w14:paraId="4AE3672F" w14:textId="77777777" w:rsidR="00091E98" w:rsidRPr="009B30E8" w:rsidRDefault="00091E98" w:rsidP="007C674A">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Table_Bodycopy_B_COI</w:t>
            </w:r>
          </w:p>
        </w:tc>
      </w:tr>
      <w:tr w:rsidR="006D0B12" w:rsidRPr="00720F8E" w14:paraId="39627106" w14:textId="77777777" w:rsidTr="00503D58">
        <w:trPr>
          <w:cantSplit/>
          <w:trHeight w:val="1692"/>
        </w:trPr>
        <w:tc>
          <w:tcPr>
            <w:tcW w:w="1013" w:type="dxa"/>
            <w:vMerge w:val="restart"/>
          </w:tcPr>
          <w:p w14:paraId="0A5FC508" w14:textId="545FDAFA" w:rsidR="006D0B12" w:rsidRPr="00720F8E" w:rsidRDefault="0049036B" w:rsidP="00BF72E3">
            <w:pPr>
              <w:rPr>
                <w:rFonts w:asciiTheme="minorHAnsi" w:hAnsiTheme="minorHAnsi" w:cstheme="minorHAnsi"/>
                <w:sz w:val="20"/>
              </w:rPr>
            </w:pPr>
            <w:r>
              <w:rPr>
                <w:rFonts w:asciiTheme="minorHAnsi" w:hAnsiTheme="minorHAnsi" w:cstheme="minorHAnsi"/>
                <w:sz w:val="20"/>
              </w:rPr>
              <w:t>YPS 8</w:t>
            </w:r>
          </w:p>
        </w:tc>
        <w:tc>
          <w:tcPr>
            <w:tcW w:w="2132" w:type="dxa"/>
            <w:vMerge w:val="restart"/>
          </w:tcPr>
          <w:p w14:paraId="5B5EDE05" w14:textId="67A5F0DB" w:rsidR="008271C0" w:rsidRPr="009B30E8" w:rsidRDefault="00A86D4B" w:rsidP="00BF72E3">
            <w:pPr>
              <w:tabs>
                <w:tab w:val="left" w:pos="774"/>
              </w:tabs>
              <w:rPr>
                <w:rFonts w:asciiTheme="minorHAnsi" w:hAnsiTheme="minorHAnsi" w:cstheme="minorHAnsi"/>
                <w:sz w:val="20"/>
                <w:szCs w:val="20"/>
              </w:rPr>
            </w:pPr>
            <w:r w:rsidRPr="009B30E8">
              <w:rPr>
                <w:rFonts w:asciiTheme="minorHAnsi" w:hAnsiTheme="minorHAnsi" w:cstheme="minorHAnsi"/>
                <w:szCs w:val="20"/>
              </w:rPr>
              <w:t>&lt;BuildingExcessAmount&gt;</w:t>
            </w:r>
          </w:p>
          <w:p w14:paraId="1374B5A3" w14:textId="77777777" w:rsidR="00617BD3" w:rsidRPr="009B30E8" w:rsidRDefault="00A86D4B" w:rsidP="00BF72E3">
            <w:pPr>
              <w:tabs>
                <w:tab w:val="left" w:pos="1800"/>
              </w:tabs>
              <w:rPr>
                <w:rFonts w:asciiTheme="minorHAnsi" w:hAnsiTheme="minorHAnsi" w:cstheme="minorHAnsi"/>
                <w:szCs w:val="20"/>
              </w:rPr>
            </w:pPr>
            <w:r w:rsidRPr="009B30E8">
              <w:rPr>
                <w:rFonts w:asciiTheme="minorHAnsi" w:hAnsiTheme="minorHAnsi" w:cstheme="minorHAnsi"/>
                <w:szCs w:val="20"/>
              </w:rPr>
              <w:t>&lt;ContentsExcessAmount&gt;</w:t>
            </w:r>
          </w:p>
          <w:p w14:paraId="17ACABB4" w14:textId="6415FBB1" w:rsidR="006D0B12" w:rsidRPr="009B30E8" w:rsidRDefault="00617BD3" w:rsidP="00BF72E3">
            <w:pPr>
              <w:tabs>
                <w:tab w:val="left" w:pos="1800"/>
              </w:tabs>
              <w:rPr>
                <w:rFonts w:asciiTheme="minorHAnsi" w:hAnsiTheme="minorHAnsi" w:cstheme="minorHAnsi"/>
                <w:sz w:val="20"/>
                <w:szCs w:val="20"/>
              </w:rPr>
            </w:pPr>
            <w:r w:rsidRPr="009B30E8">
              <w:rPr>
                <w:rFonts w:asciiTheme="minorHAnsi" w:hAnsiTheme="minorHAnsi" w:cstheme="minorHAnsi"/>
                <w:sz w:val="20"/>
                <w:szCs w:val="20"/>
              </w:rPr>
              <w:t>&lt;HomeCoverTypeCode&gt;</w:t>
            </w:r>
          </w:p>
          <w:p w14:paraId="17167E5A" w14:textId="23824E43" w:rsidR="00617BD3" w:rsidRPr="009B30E8" w:rsidRDefault="00617BD3" w:rsidP="00BF72E3">
            <w:pPr>
              <w:tabs>
                <w:tab w:val="left" w:pos="1800"/>
              </w:tabs>
              <w:rPr>
                <w:rFonts w:asciiTheme="minorHAnsi" w:hAnsiTheme="minorHAnsi" w:cstheme="minorHAnsi"/>
                <w:sz w:val="20"/>
              </w:rPr>
            </w:pPr>
            <w:r w:rsidRPr="009B30E8">
              <w:rPr>
                <w:rFonts w:asciiTheme="minorHAnsi" w:hAnsiTheme="minorHAnsi" w:cstheme="minorHAnsi"/>
                <w:sz w:val="20"/>
                <w:szCs w:val="20"/>
              </w:rPr>
              <w:t>&lt;ProductCode&gt;</w:t>
            </w:r>
          </w:p>
        </w:tc>
        <w:tc>
          <w:tcPr>
            <w:tcW w:w="7056" w:type="dxa"/>
          </w:tcPr>
          <w:tbl>
            <w:tblPr>
              <w:tblpPr w:leftFromText="180" w:rightFromText="180" w:horzAnchor="margin" w:tblpY="450"/>
              <w:tblOverlap w:val="never"/>
              <w:tblW w:w="6879" w:type="dxa"/>
              <w:tblBorders>
                <w:bottom w:val="single" w:sz="4" w:space="0" w:color="auto"/>
              </w:tblBorders>
              <w:tblLayout w:type="fixed"/>
              <w:tblLook w:val="04A0" w:firstRow="1" w:lastRow="0" w:firstColumn="1" w:lastColumn="0" w:noHBand="0" w:noVBand="1"/>
              <w:tblPrChange w:id="2971" w:author="sam sehgal" w:date="2024-10-14T16:12:00Z" w16du:dateUtc="2024-10-14T05:12:00Z">
                <w:tblPr>
                  <w:tblpPr w:leftFromText="180" w:rightFromText="180" w:horzAnchor="margin" w:tblpY="450"/>
                  <w:tblOverlap w:val="never"/>
                  <w:tblW w:w="7407" w:type="dxa"/>
                  <w:tblBorders>
                    <w:bottom w:val="single" w:sz="4" w:space="0" w:color="auto"/>
                  </w:tblBorders>
                  <w:tblLayout w:type="fixed"/>
                  <w:tblLook w:val="04A0" w:firstRow="1" w:lastRow="0" w:firstColumn="1" w:lastColumn="0" w:noHBand="0" w:noVBand="1"/>
                </w:tblPr>
              </w:tblPrChange>
            </w:tblPr>
            <w:tblGrid>
              <w:gridCol w:w="2657"/>
              <w:gridCol w:w="4222"/>
              <w:tblGridChange w:id="2972">
                <w:tblGrid>
                  <w:gridCol w:w="2657"/>
                  <w:gridCol w:w="204"/>
                  <w:gridCol w:w="4018"/>
                  <w:gridCol w:w="528"/>
                </w:tblGrid>
              </w:tblGridChange>
            </w:tblGrid>
            <w:tr w:rsidR="006D0B12" w:rsidRPr="009B30E8" w14:paraId="32034C03" w14:textId="77777777" w:rsidTr="00503D58">
              <w:trPr>
                <w:trHeight w:val="628"/>
                <w:trPrChange w:id="2973" w:author="sam sehgal" w:date="2024-10-14T16:12:00Z" w16du:dateUtc="2024-10-14T05:12:00Z">
                  <w:trPr>
                    <w:trHeight w:val="300"/>
                  </w:trPr>
                </w:trPrChange>
              </w:trPr>
              <w:tc>
                <w:tcPr>
                  <w:tcW w:w="2657" w:type="dxa"/>
                  <w:noWrap/>
                  <w:vAlign w:val="center"/>
                  <w:hideMark/>
                  <w:tcPrChange w:id="2974" w:author="sam sehgal" w:date="2024-10-14T16:12:00Z" w16du:dateUtc="2024-10-14T05:12:00Z">
                    <w:tcPr>
                      <w:tcW w:w="2861" w:type="dxa"/>
                      <w:gridSpan w:val="2"/>
                      <w:noWrap/>
                      <w:vAlign w:val="center"/>
                      <w:hideMark/>
                    </w:tcPr>
                  </w:tcPrChange>
                </w:tcPr>
                <w:p w14:paraId="06AE972D" w14:textId="2495BD6F" w:rsidR="006D0B12" w:rsidRPr="009B30E8" w:rsidRDefault="006D0B12" w:rsidP="00C1020A">
                  <w:pPr>
                    <w:pStyle w:val="TableBodycopySCOI"/>
                    <w:rPr>
                      <w:noProof/>
                      <w:color w:val="000000" w:themeColor="text1"/>
                    </w:rPr>
                  </w:pPr>
                  <w:r w:rsidRPr="009B30E8">
                    <w:t xml:space="preserve">Basic </w:t>
                  </w:r>
                  <w:del w:id="2975" w:author="William Turner" w:date="2024-06-20T15:07:00Z">
                    <w:r w:rsidR="007429FA" w:rsidRPr="009B30E8" w:rsidDel="0000668C">
                      <w:delText>E</w:delText>
                    </w:r>
                  </w:del>
                  <w:ins w:id="2976" w:author="William Turner" w:date="2024-06-20T15:07:00Z">
                    <w:r w:rsidR="0000668C" w:rsidRPr="009B30E8">
                      <w:t>e</w:t>
                    </w:r>
                  </w:ins>
                  <w:r w:rsidRPr="00266F32">
                    <w:t>xcess</w:t>
                  </w:r>
                  <w:r w:rsidRPr="009B30E8">
                    <w:rPr>
                      <w:noProof/>
                      <w:color w:val="000000" w:themeColor="text1"/>
                    </w:rPr>
                    <w:t>:</w:t>
                  </w:r>
                </w:p>
              </w:tc>
              <w:tc>
                <w:tcPr>
                  <w:tcW w:w="4222" w:type="dxa"/>
                  <w:noWrap/>
                  <w:vAlign w:val="bottom"/>
                  <w:hideMark/>
                  <w:tcPrChange w:id="2977" w:author="sam sehgal" w:date="2024-10-14T16:12:00Z" w16du:dateUtc="2024-10-14T05:12:00Z">
                    <w:tcPr>
                      <w:tcW w:w="4546" w:type="dxa"/>
                      <w:gridSpan w:val="2"/>
                      <w:noWrap/>
                      <w:vAlign w:val="bottom"/>
                      <w:hideMark/>
                    </w:tcPr>
                  </w:tcPrChange>
                </w:tcPr>
                <w:p w14:paraId="72EA4F4B" w14:textId="659E64D5" w:rsidR="006D0B12" w:rsidRPr="009B30E8" w:rsidRDefault="006D0B12" w:rsidP="00C1020A">
                  <w:pPr>
                    <w:pStyle w:val="TableBodycopyBCOI"/>
                  </w:pPr>
                  <w:r w:rsidRPr="009B30E8">
                    <w:t>Building Cover: $ &lt;</w:t>
                  </w:r>
                  <w:r w:rsidR="00567D57" w:rsidRPr="009B30E8">
                    <w:t>BuildingExcessAmount</w:t>
                  </w:r>
                  <w:r w:rsidRPr="009B30E8">
                    <w:t>&gt;</w:t>
                  </w:r>
                </w:p>
                <w:p w14:paraId="21F0E80F" w14:textId="77777777" w:rsidR="006D0B12" w:rsidRPr="009B30E8" w:rsidRDefault="006D0B12" w:rsidP="00BF72E3">
                  <w:pPr>
                    <w:pStyle w:val="TableBodycopy"/>
                    <w:rPr>
                      <w:rFonts w:asciiTheme="minorHAnsi" w:hAnsiTheme="minorHAnsi" w:cstheme="minorHAnsi"/>
                      <w:b/>
                      <w:bCs/>
                    </w:rPr>
                  </w:pPr>
                </w:p>
              </w:tc>
            </w:tr>
          </w:tbl>
          <w:p w14:paraId="4387CA49" w14:textId="77777777" w:rsidR="006D0B12" w:rsidRPr="009B30E8" w:rsidRDefault="006D0B12" w:rsidP="00BF72E3">
            <w:pPr>
              <w:rPr>
                <w:rFonts w:asciiTheme="minorHAnsi" w:eastAsia="Segoe UI" w:hAnsiTheme="minorHAnsi" w:cstheme="minorHAnsi"/>
              </w:rPr>
            </w:pPr>
          </w:p>
          <w:tbl>
            <w:tblPr>
              <w:tblpPr w:leftFromText="180" w:rightFromText="180" w:vertAnchor="page" w:horzAnchor="margin" w:tblpY="1216"/>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6D0B12" w:rsidRPr="009B30E8" w14:paraId="3EC92529" w14:textId="77777777">
              <w:trPr>
                <w:trHeight w:val="300"/>
              </w:trPr>
              <w:tc>
                <w:tcPr>
                  <w:tcW w:w="2861" w:type="dxa"/>
                  <w:noWrap/>
                  <w:vAlign w:val="center"/>
                  <w:hideMark/>
                </w:tcPr>
                <w:p w14:paraId="4B681907" w14:textId="3EA227FD" w:rsidR="006D0B12" w:rsidRPr="009B30E8" w:rsidRDefault="006D0B12" w:rsidP="00C1020A">
                  <w:pPr>
                    <w:pStyle w:val="TableBodycopySCOI"/>
                    <w:rPr>
                      <w:noProof/>
                      <w:color w:val="000000" w:themeColor="text1"/>
                    </w:rPr>
                  </w:pPr>
                  <w:r w:rsidRPr="009B30E8">
                    <w:t xml:space="preserve">Basic </w:t>
                  </w:r>
                  <w:del w:id="2978" w:author="William Turner" w:date="2024-06-20T15:07:00Z">
                    <w:r w:rsidR="007429FA" w:rsidRPr="009B30E8" w:rsidDel="0000668C">
                      <w:delText>E</w:delText>
                    </w:r>
                  </w:del>
                  <w:ins w:id="2979" w:author="William Turner" w:date="2024-06-20T15:07:00Z">
                    <w:r w:rsidR="0000668C" w:rsidRPr="009B30E8">
                      <w:t>e</w:t>
                    </w:r>
                  </w:ins>
                  <w:r w:rsidRPr="00266F32">
                    <w:t>xcess</w:t>
                  </w:r>
                  <w:r w:rsidRPr="009B30E8">
                    <w:rPr>
                      <w:noProof/>
                      <w:color w:val="000000" w:themeColor="text1"/>
                    </w:rPr>
                    <w:t>:</w:t>
                  </w:r>
                </w:p>
              </w:tc>
              <w:tc>
                <w:tcPr>
                  <w:tcW w:w="4546" w:type="dxa"/>
                  <w:noWrap/>
                  <w:vAlign w:val="bottom"/>
                  <w:hideMark/>
                </w:tcPr>
                <w:p w14:paraId="7394F875" w14:textId="088F3BFD" w:rsidR="006D0B12" w:rsidRPr="009B30E8" w:rsidRDefault="006D0B12" w:rsidP="00C1020A">
                  <w:pPr>
                    <w:pStyle w:val="TableBodycopyBCOI"/>
                  </w:pPr>
                  <w:r w:rsidRPr="009B30E8">
                    <w:t>Contents Cover: $&lt;</w:t>
                  </w:r>
                  <w:r w:rsidR="00567D57" w:rsidRPr="009B30E8">
                    <w:t>ContentsExcessAmount</w:t>
                  </w:r>
                  <w:r w:rsidRPr="009B30E8">
                    <w:t>&gt;</w:t>
                  </w:r>
                </w:p>
                <w:p w14:paraId="350C9551" w14:textId="77777777" w:rsidR="006D0B12" w:rsidRPr="009B30E8" w:rsidRDefault="006D0B12" w:rsidP="00BF72E3">
                  <w:pPr>
                    <w:pStyle w:val="TableBodycopy"/>
                    <w:rPr>
                      <w:rFonts w:asciiTheme="minorHAnsi" w:hAnsiTheme="minorHAnsi" w:cstheme="minorHAnsi"/>
                      <w:b/>
                      <w:bCs/>
                    </w:rPr>
                  </w:pPr>
                </w:p>
              </w:tc>
            </w:tr>
          </w:tbl>
          <w:p w14:paraId="45A35C7A" w14:textId="77777777" w:rsidR="006D0B12" w:rsidRPr="009B30E8" w:rsidRDefault="006D0B12" w:rsidP="00BF72E3">
            <w:pPr>
              <w:rPr>
                <w:rFonts w:asciiTheme="minorHAnsi" w:eastAsia="Segoe UI" w:hAnsiTheme="minorHAnsi" w:cstheme="minorHAnsi"/>
              </w:rPr>
            </w:pPr>
          </w:p>
          <w:tbl>
            <w:tblPr>
              <w:tblpPr w:leftFromText="180" w:rightFromText="180" w:vertAnchor="page" w:horzAnchor="margin" w:tblpY="1876"/>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6D0B12" w:rsidRPr="009B30E8" w14:paraId="0ABEF55B" w14:textId="77777777">
              <w:trPr>
                <w:trHeight w:val="300"/>
              </w:trPr>
              <w:tc>
                <w:tcPr>
                  <w:tcW w:w="2861" w:type="dxa"/>
                  <w:noWrap/>
                  <w:vAlign w:val="center"/>
                  <w:hideMark/>
                </w:tcPr>
                <w:p w14:paraId="271F9235" w14:textId="3B84DD59" w:rsidR="006D0B12" w:rsidRPr="009B30E8" w:rsidRDefault="006D0B12" w:rsidP="00C1020A">
                  <w:pPr>
                    <w:pStyle w:val="TableBodycopySCOI"/>
                    <w:rPr>
                      <w:noProof/>
                      <w:color w:val="000000" w:themeColor="text1"/>
                    </w:rPr>
                  </w:pPr>
                  <w:r w:rsidRPr="009B30E8">
                    <w:t xml:space="preserve">Basic </w:t>
                  </w:r>
                  <w:del w:id="2980" w:author="William Turner" w:date="2024-06-20T15:07:00Z">
                    <w:r w:rsidR="00FB06CB" w:rsidRPr="009B30E8" w:rsidDel="0000668C">
                      <w:delText>E</w:delText>
                    </w:r>
                  </w:del>
                  <w:ins w:id="2981" w:author="William Turner" w:date="2024-06-20T15:07:00Z">
                    <w:r w:rsidR="0000668C" w:rsidRPr="009B30E8">
                      <w:t>e</w:t>
                    </w:r>
                  </w:ins>
                  <w:r w:rsidRPr="00266F32">
                    <w:t>xcess</w:t>
                  </w:r>
                  <w:r w:rsidRPr="009B30E8">
                    <w:rPr>
                      <w:noProof/>
                      <w:color w:val="000000" w:themeColor="text1"/>
                    </w:rPr>
                    <w:t>:</w:t>
                  </w:r>
                </w:p>
              </w:tc>
              <w:tc>
                <w:tcPr>
                  <w:tcW w:w="4546" w:type="dxa"/>
                  <w:noWrap/>
                  <w:vAlign w:val="bottom"/>
                  <w:hideMark/>
                </w:tcPr>
                <w:p w14:paraId="0138C596" w14:textId="79FD0F01" w:rsidR="006D0B12" w:rsidRPr="009B30E8" w:rsidRDefault="006D0B12" w:rsidP="00C1020A">
                  <w:pPr>
                    <w:pStyle w:val="TableBodycopyBCOI"/>
                  </w:pPr>
                  <w:r w:rsidRPr="009B30E8">
                    <w:t>Building Cover: $ &lt;</w:t>
                  </w:r>
                  <w:r w:rsidR="00567D57" w:rsidRPr="009B30E8">
                    <w:t>BuildingExcessAmount</w:t>
                  </w:r>
                  <w:r w:rsidRPr="009B30E8">
                    <w:t>&gt;</w:t>
                  </w:r>
                </w:p>
                <w:p w14:paraId="7A00C628" w14:textId="7C359F1B" w:rsidR="006D0B12" w:rsidRPr="009B30E8" w:rsidRDefault="006D0B12" w:rsidP="00C1020A">
                  <w:pPr>
                    <w:pStyle w:val="TableBodycopyBCOI"/>
                  </w:pPr>
                  <w:r w:rsidRPr="009B30E8">
                    <w:t>Contents Cover: $&lt;</w:t>
                  </w:r>
                  <w:r w:rsidR="00567D57" w:rsidRPr="009B30E8">
                    <w:t>ContentsExcessAmount</w:t>
                  </w:r>
                  <w:r w:rsidRPr="009B30E8">
                    <w:t>&gt;</w:t>
                  </w:r>
                </w:p>
              </w:tc>
            </w:tr>
          </w:tbl>
          <w:p w14:paraId="54FA103F" w14:textId="77777777" w:rsidR="006D0B12" w:rsidRPr="009B30E8" w:rsidRDefault="006D0B12" w:rsidP="00BF72E3">
            <w:pPr>
              <w:spacing w:after="120"/>
              <w:rPr>
                <w:rFonts w:asciiTheme="minorHAnsi" w:eastAsia="Segoe UI" w:hAnsiTheme="minorHAnsi" w:cstheme="minorHAnsi"/>
                <w:b/>
                <w:bCs/>
              </w:rPr>
            </w:pPr>
          </w:p>
        </w:tc>
        <w:tc>
          <w:tcPr>
            <w:tcW w:w="2552" w:type="dxa"/>
          </w:tcPr>
          <w:p w14:paraId="45256E3B" w14:textId="3025D7DB" w:rsidR="003F5590" w:rsidRPr="009B30E8" w:rsidRDefault="006D0B12" w:rsidP="003F5590">
            <w:pPr>
              <w:tabs>
                <w:tab w:val="left" w:pos="774"/>
              </w:tabs>
              <w:rPr>
                <w:rFonts w:asciiTheme="minorHAnsi" w:hAnsiTheme="minorHAnsi" w:cstheme="minorHAnsi"/>
                <w:sz w:val="20"/>
                <w:szCs w:val="20"/>
              </w:rPr>
            </w:pPr>
            <w:r w:rsidRPr="009B30E8">
              <w:rPr>
                <w:rFonts w:asciiTheme="minorHAnsi" w:hAnsiTheme="minorHAnsi" w:cstheme="minorHAnsi"/>
                <w:b/>
                <w:bCs/>
                <w:sz w:val="20"/>
                <w:szCs w:val="20"/>
              </w:rPr>
              <w:t>IF</w:t>
            </w:r>
            <w:r w:rsidRPr="009B30E8">
              <w:rPr>
                <w:rFonts w:asciiTheme="minorHAnsi" w:hAnsiTheme="minorHAnsi" w:cstheme="minorHAnsi"/>
                <w:sz w:val="20"/>
                <w:szCs w:val="20"/>
              </w:rPr>
              <w:t xml:space="preserve"> </w:t>
            </w:r>
            <w:r w:rsidR="00876A66" w:rsidRPr="009B30E8">
              <w:rPr>
                <w:rFonts w:asciiTheme="minorHAnsi" w:hAnsiTheme="minorHAnsi" w:cstheme="minorHAnsi"/>
                <w:sz w:val="20"/>
                <w:szCs w:val="20"/>
              </w:rPr>
              <w:t xml:space="preserve">&lt;ProductCode&gt; </w:t>
            </w:r>
            <w:r w:rsidRPr="009B30E8">
              <w:rPr>
                <w:rFonts w:asciiTheme="minorHAnsi" w:hAnsiTheme="minorHAnsi" w:cstheme="minorHAnsi"/>
                <w:sz w:val="20"/>
                <w:szCs w:val="20"/>
              </w:rPr>
              <w:t xml:space="preserve"> = "Home" </w:t>
            </w:r>
            <w:r w:rsidRPr="009B30E8">
              <w:rPr>
                <w:rFonts w:asciiTheme="minorHAnsi" w:hAnsiTheme="minorHAnsi" w:cstheme="minorHAnsi"/>
                <w:b/>
                <w:bCs/>
                <w:sz w:val="20"/>
                <w:szCs w:val="20"/>
              </w:rPr>
              <w:t>OR</w:t>
            </w:r>
            <w:r w:rsidRPr="009B30E8">
              <w:rPr>
                <w:rFonts w:asciiTheme="minorHAnsi" w:hAnsiTheme="minorHAnsi" w:cstheme="minorHAnsi"/>
                <w:sz w:val="20"/>
                <w:szCs w:val="20"/>
              </w:rPr>
              <w:t xml:space="preserve"> "Landlord" </w:t>
            </w:r>
            <w:r w:rsidRPr="009B30E8">
              <w:rPr>
                <w:rFonts w:asciiTheme="minorHAnsi" w:hAnsiTheme="minorHAnsi" w:cstheme="minorHAnsi"/>
                <w:b/>
                <w:bCs/>
                <w:sz w:val="20"/>
                <w:szCs w:val="20"/>
              </w:rPr>
              <w:t>AND</w:t>
            </w:r>
            <w:r w:rsidRPr="009B30E8">
              <w:rPr>
                <w:rFonts w:asciiTheme="minorHAnsi" w:hAnsiTheme="minorHAnsi" w:cstheme="minorHAnsi"/>
                <w:sz w:val="20"/>
                <w:szCs w:val="20"/>
              </w:rPr>
              <w:t xml:space="preserve"> </w:t>
            </w:r>
            <w:r w:rsidR="003F5590" w:rsidRPr="009B30E8">
              <w:rPr>
                <w:rFonts w:asciiTheme="minorHAnsi" w:hAnsiTheme="minorHAnsi" w:cstheme="minorHAnsi"/>
                <w:sz w:val="20"/>
                <w:szCs w:val="20"/>
              </w:rPr>
              <w:t>&lt;HomeCoverTypeCode&gt;</w:t>
            </w:r>
          </w:p>
          <w:p w14:paraId="04962B46" w14:textId="36D6A894" w:rsidR="006D0B12" w:rsidRPr="009B30E8" w:rsidRDefault="003F5590" w:rsidP="003F5590">
            <w:pPr>
              <w:spacing w:after="120"/>
              <w:rPr>
                <w:rFonts w:asciiTheme="minorHAnsi" w:hAnsiTheme="minorHAnsi" w:cstheme="minorHAnsi"/>
                <w:sz w:val="20"/>
                <w:szCs w:val="20"/>
              </w:rPr>
            </w:pPr>
            <w:r w:rsidRPr="009B30E8">
              <w:rPr>
                <w:rFonts w:asciiTheme="minorHAnsi" w:hAnsiTheme="minorHAnsi" w:cstheme="minorHAnsi"/>
                <w:sz w:val="20"/>
                <w:szCs w:val="20"/>
              </w:rPr>
              <w:t xml:space="preserve">= </w:t>
            </w:r>
            <w:r w:rsidRPr="009B30E8">
              <w:rPr>
                <w:rFonts w:asciiTheme="minorHAnsi" w:hAnsiTheme="minorHAnsi" w:cstheme="minorHAnsi"/>
                <w:strike/>
                <w:sz w:val="20"/>
                <w:szCs w:val="20"/>
                <w:rPrChange w:id="2982" w:author="Sam" w:date="2024-07-18T16:07:00Z" w16du:dateUtc="2024-07-18T06:07:00Z">
                  <w:rPr>
                    <w:rFonts w:asciiTheme="minorHAnsi" w:hAnsiTheme="minorHAnsi" w:cstheme="minorHAnsi"/>
                    <w:sz w:val="20"/>
                    <w:szCs w:val="20"/>
                  </w:rPr>
                </w:rPrChange>
              </w:rPr>
              <w:t>"1|Home”</w:t>
            </w:r>
            <w:r w:rsidRPr="009B30E8">
              <w:rPr>
                <w:rFonts w:asciiTheme="minorHAnsi" w:hAnsiTheme="minorHAnsi" w:cstheme="minorHAnsi"/>
                <w:sz w:val="20"/>
                <w:szCs w:val="20"/>
              </w:rPr>
              <w:t xml:space="preserve"> </w:t>
            </w:r>
            <w:r w:rsidRPr="009B30E8">
              <w:rPr>
                <w:rFonts w:asciiTheme="minorHAnsi" w:hAnsiTheme="minorHAnsi" w:cstheme="minorHAnsi"/>
                <w:strike/>
                <w:sz w:val="20"/>
                <w:szCs w:val="20"/>
                <w:rPrChange w:id="2983" w:author="Sam" w:date="2024-07-18T16:07:00Z" w16du:dateUtc="2024-07-18T06:07:00Z">
                  <w:rPr>
                    <w:rFonts w:asciiTheme="minorHAnsi" w:hAnsiTheme="minorHAnsi" w:cstheme="minorHAnsi"/>
                    <w:sz w:val="20"/>
                    <w:szCs w:val="20"/>
                  </w:rPr>
                </w:rPrChange>
              </w:rPr>
              <w:t>or</w:t>
            </w:r>
            <w:r w:rsidRPr="009B30E8">
              <w:rPr>
                <w:rFonts w:asciiTheme="minorHAnsi" w:hAnsiTheme="minorHAnsi" w:cstheme="minorHAnsi"/>
                <w:sz w:val="20"/>
                <w:szCs w:val="20"/>
              </w:rPr>
              <w:t xml:space="preserve"> “2|Building” </w:t>
            </w:r>
            <w:r w:rsidR="006D0B12" w:rsidRPr="009B30E8">
              <w:rPr>
                <w:rFonts w:asciiTheme="minorHAnsi" w:hAnsiTheme="minorHAnsi" w:cstheme="minorHAnsi"/>
                <w:b/>
                <w:bCs/>
                <w:sz w:val="20"/>
                <w:szCs w:val="20"/>
              </w:rPr>
              <w:t>THEN</w:t>
            </w:r>
            <w:r w:rsidR="006D0B12" w:rsidRPr="009B30E8">
              <w:rPr>
                <w:rFonts w:asciiTheme="minorHAnsi" w:hAnsiTheme="minorHAnsi" w:cstheme="minorHAnsi"/>
                <w:sz w:val="20"/>
                <w:szCs w:val="20"/>
              </w:rPr>
              <w:t xml:space="preserve"> display </w:t>
            </w:r>
          </w:p>
          <w:p w14:paraId="1006C81E" w14:textId="56732896" w:rsidR="006D0B12" w:rsidRPr="009B30E8" w:rsidRDefault="70993A8B" w:rsidP="78CABE0F">
            <w:pPr>
              <w:pStyle w:val="TableBodycopy"/>
              <w:rPr>
                <w:rFonts w:asciiTheme="minorHAnsi" w:hAnsiTheme="minorHAnsi" w:cstheme="minorBidi"/>
                <w:b/>
                <w:bCs/>
              </w:rPr>
            </w:pPr>
            <w:r w:rsidRPr="009B30E8">
              <w:rPr>
                <w:rFonts w:asciiTheme="minorHAnsi" w:hAnsiTheme="minorHAnsi" w:cstheme="minorBidi"/>
                <w:b/>
                <w:bCs/>
              </w:rPr>
              <w:t>Building Cover: $&lt;</w:t>
            </w:r>
            <w:r w:rsidR="0FAA3356" w:rsidRPr="009B30E8">
              <w:rPr>
                <w:rFonts w:asciiTheme="minorHAnsi" w:hAnsiTheme="minorHAnsi" w:cstheme="minorBidi"/>
                <w:b/>
                <w:bCs/>
              </w:rPr>
              <w:t xml:space="preserve">BuildingExcessAmount </w:t>
            </w:r>
            <w:r w:rsidRPr="009B30E8">
              <w:rPr>
                <w:rFonts w:asciiTheme="minorHAnsi" w:hAnsiTheme="minorHAnsi" w:cstheme="minorBidi"/>
                <w:b/>
                <w:bCs/>
              </w:rPr>
              <w:t>&gt;</w:t>
            </w:r>
          </w:p>
          <w:p w14:paraId="6F37D667" w14:textId="77777777" w:rsidR="006D0B12" w:rsidRPr="009B30E8" w:rsidRDefault="006D0B12" w:rsidP="00BF72E3">
            <w:pPr>
              <w:pStyle w:val="TableBodycopy"/>
              <w:rPr>
                <w:rFonts w:asciiTheme="minorHAnsi" w:hAnsiTheme="minorHAnsi" w:cstheme="minorHAnsi"/>
                <w:b/>
                <w:bCs/>
                <w:szCs w:val="20"/>
              </w:rPr>
            </w:pPr>
          </w:p>
          <w:p w14:paraId="578C70DA" w14:textId="56732896" w:rsidR="003F5590" w:rsidRPr="009B30E8" w:rsidRDefault="70993A8B" w:rsidP="78CABE0F">
            <w:pPr>
              <w:pStyle w:val="TableBodycopy"/>
              <w:rPr>
                <w:rFonts w:asciiTheme="minorHAnsi" w:hAnsiTheme="minorHAnsi" w:cstheme="minorBidi"/>
              </w:rPr>
            </w:pPr>
            <w:r w:rsidRPr="009B30E8">
              <w:rPr>
                <w:rFonts w:asciiTheme="minorHAnsi" w:hAnsiTheme="minorHAnsi" w:cstheme="minorBidi"/>
                <w:b/>
                <w:bCs/>
              </w:rPr>
              <w:t>ELSEIF</w:t>
            </w:r>
            <w:r w:rsidRPr="009B30E8">
              <w:rPr>
                <w:rFonts w:asciiTheme="minorHAnsi" w:hAnsiTheme="minorHAnsi" w:cstheme="minorBidi"/>
              </w:rPr>
              <w:t xml:space="preserve"> </w:t>
            </w:r>
            <w:r w:rsidR="6E40A246" w:rsidRPr="009B30E8">
              <w:rPr>
                <w:rFonts w:asciiTheme="minorHAnsi" w:hAnsiTheme="minorHAnsi" w:cstheme="minorBidi"/>
              </w:rPr>
              <w:t xml:space="preserve">&lt;ProductCode&gt; </w:t>
            </w:r>
            <w:r w:rsidRPr="009B30E8">
              <w:rPr>
                <w:rFonts w:asciiTheme="minorHAnsi" w:hAnsiTheme="minorHAnsi" w:cstheme="minorBidi"/>
              </w:rPr>
              <w:t xml:space="preserve"> = "Home" </w:t>
            </w:r>
            <w:r w:rsidRPr="009B30E8">
              <w:rPr>
                <w:rFonts w:asciiTheme="minorHAnsi" w:hAnsiTheme="minorHAnsi" w:cstheme="minorBidi"/>
                <w:b/>
                <w:bCs/>
              </w:rPr>
              <w:t>OR</w:t>
            </w:r>
            <w:r w:rsidRPr="009B30E8">
              <w:rPr>
                <w:rFonts w:asciiTheme="minorHAnsi" w:hAnsiTheme="minorHAnsi" w:cstheme="minorBidi"/>
              </w:rPr>
              <w:t xml:space="preserve"> "Landlord" </w:t>
            </w:r>
            <w:r w:rsidRPr="009B30E8">
              <w:rPr>
                <w:rFonts w:asciiTheme="minorHAnsi" w:hAnsiTheme="minorHAnsi" w:cstheme="minorBidi"/>
                <w:b/>
                <w:bCs/>
              </w:rPr>
              <w:t>AND</w:t>
            </w:r>
            <w:r w:rsidRPr="009B30E8">
              <w:rPr>
                <w:rFonts w:asciiTheme="minorHAnsi" w:hAnsiTheme="minorHAnsi" w:cstheme="minorBidi"/>
              </w:rPr>
              <w:t xml:space="preserve"> </w:t>
            </w:r>
            <w:r w:rsidR="592D4EC5" w:rsidRPr="009B30E8">
              <w:rPr>
                <w:rFonts w:asciiTheme="minorHAnsi" w:hAnsiTheme="minorHAnsi" w:cstheme="minorBidi"/>
              </w:rPr>
              <w:t xml:space="preserve">&lt;HomeCoverTypeCode&gt;= "3|Contents </w:t>
            </w:r>
          </w:p>
          <w:p w14:paraId="4C290D67" w14:textId="2FA49247" w:rsidR="006D0B12" w:rsidRPr="009B30E8" w:rsidRDefault="006D0B12" w:rsidP="00BF72E3">
            <w:pPr>
              <w:pStyle w:val="TableBodycopy"/>
              <w:rPr>
                <w:rFonts w:asciiTheme="minorHAnsi" w:hAnsiTheme="minorHAnsi" w:cstheme="minorHAnsi"/>
                <w:szCs w:val="20"/>
              </w:rPr>
            </w:pPr>
            <w:r w:rsidRPr="009B30E8">
              <w:rPr>
                <w:rFonts w:asciiTheme="minorHAnsi" w:hAnsiTheme="minorHAnsi" w:cstheme="minorHAnsi"/>
                <w:b/>
                <w:bCs/>
                <w:szCs w:val="20"/>
              </w:rPr>
              <w:t>THEN</w:t>
            </w:r>
            <w:r w:rsidRPr="009B30E8">
              <w:rPr>
                <w:rFonts w:asciiTheme="minorHAnsi" w:hAnsiTheme="minorHAnsi" w:cstheme="minorHAnsi"/>
                <w:szCs w:val="20"/>
              </w:rPr>
              <w:t xml:space="preserve"> display</w:t>
            </w:r>
          </w:p>
          <w:p w14:paraId="5DF3F61E" w14:textId="56732896" w:rsidR="006D0B12" w:rsidRPr="009B30E8" w:rsidRDefault="70993A8B" w:rsidP="78CABE0F">
            <w:pPr>
              <w:pStyle w:val="TableBodycopy"/>
              <w:rPr>
                <w:rFonts w:asciiTheme="minorHAnsi" w:hAnsiTheme="minorHAnsi" w:cstheme="minorBidi"/>
                <w:b/>
                <w:bCs/>
              </w:rPr>
            </w:pPr>
            <w:r w:rsidRPr="009B30E8">
              <w:rPr>
                <w:rFonts w:asciiTheme="minorHAnsi" w:hAnsiTheme="minorHAnsi" w:cstheme="minorBidi"/>
                <w:b/>
                <w:bCs/>
              </w:rPr>
              <w:t>Contents Cover: $&lt;</w:t>
            </w:r>
            <w:r w:rsidR="7F0E90CD" w:rsidRPr="009B30E8">
              <w:rPr>
                <w:rFonts w:asciiTheme="minorHAnsi" w:hAnsiTheme="minorHAnsi" w:cstheme="minorBidi"/>
                <w:b/>
                <w:bCs/>
              </w:rPr>
              <w:t xml:space="preserve">ContentsExcessAmount </w:t>
            </w:r>
            <w:r w:rsidRPr="009B30E8">
              <w:rPr>
                <w:rFonts w:asciiTheme="minorHAnsi" w:hAnsiTheme="minorHAnsi" w:cstheme="minorBidi"/>
                <w:b/>
                <w:bCs/>
              </w:rPr>
              <w:t>&gt;</w:t>
            </w:r>
          </w:p>
          <w:p w14:paraId="7335C499" w14:textId="77777777" w:rsidR="006D0B12" w:rsidRPr="009B30E8" w:rsidRDefault="006D0B12" w:rsidP="00BF72E3">
            <w:pPr>
              <w:pStyle w:val="TableBodycopy"/>
              <w:rPr>
                <w:rFonts w:asciiTheme="minorHAnsi" w:hAnsiTheme="minorHAnsi" w:cstheme="minorHAnsi"/>
                <w:b/>
                <w:bCs/>
                <w:szCs w:val="20"/>
              </w:rPr>
            </w:pPr>
          </w:p>
          <w:p w14:paraId="39982265" w14:textId="04607B4F" w:rsidR="00451793" w:rsidRPr="009B30E8" w:rsidRDefault="70993A8B" w:rsidP="78CABE0F">
            <w:pPr>
              <w:pStyle w:val="TableBodycopy"/>
              <w:rPr>
                <w:rFonts w:asciiTheme="minorHAnsi" w:hAnsiTheme="minorHAnsi" w:cstheme="minorBidi"/>
              </w:rPr>
            </w:pPr>
            <w:r w:rsidRPr="009B30E8">
              <w:rPr>
                <w:rFonts w:asciiTheme="minorHAnsi" w:hAnsiTheme="minorHAnsi" w:cstheme="minorBidi"/>
                <w:b/>
                <w:bCs/>
              </w:rPr>
              <w:t>ELSEIF</w:t>
            </w:r>
            <w:r w:rsidRPr="009B30E8">
              <w:rPr>
                <w:rFonts w:asciiTheme="minorHAnsi" w:hAnsiTheme="minorHAnsi" w:cstheme="minorBidi"/>
              </w:rPr>
              <w:t xml:space="preserve"> </w:t>
            </w:r>
            <w:r w:rsidR="6E40A246" w:rsidRPr="009B30E8">
              <w:rPr>
                <w:rFonts w:asciiTheme="minorHAnsi" w:hAnsiTheme="minorHAnsi" w:cstheme="minorBidi"/>
              </w:rPr>
              <w:t xml:space="preserve">&lt;ProductCode&gt; </w:t>
            </w:r>
            <w:r w:rsidRPr="009B30E8">
              <w:rPr>
                <w:rFonts w:asciiTheme="minorHAnsi" w:hAnsiTheme="minorHAnsi" w:cstheme="minorBidi"/>
              </w:rPr>
              <w:t xml:space="preserve"> = "Home" </w:t>
            </w:r>
            <w:r w:rsidRPr="009B30E8">
              <w:rPr>
                <w:rFonts w:asciiTheme="minorHAnsi" w:hAnsiTheme="minorHAnsi" w:cstheme="minorBidi"/>
                <w:b/>
                <w:bCs/>
              </w:rPr>
              <w:t>OR</w:t>
            </w:r>
            <w:r w:rsidRPr="009B30E8">
              <w:rPr>
                <w:rFonts w:asciiTheme="minorHAnsi" w:hAnsiTheme="minorHAnsi" w:cstheme="minorBidi"/>
              </w:rPr>
              <w:t xml:space="preserve"> "Landlord" </w:t>
            </w:r>
            <w:r w:rsidRPr="009B30E8">
              <w:rPr>
                <w:rFonts w:asciiTheme="minorHAnsi" w:hAnsiTheme="minorHAnsi" w:cstheme="minorBidi"/>
                <w:b/>
                <w:bCs/>
              </w:rPr>
              <w:t>AND</w:t>
            </w:r>
            <w:r w:rsidRPr="009B30E8">
              <w:rPr>
                <w:rFonts w:asciiTheme="minorHAnsi" w:hAnsiTheme="minorHAnsi" w:cstheme="minorBidi"/>
              </w:rPr>
              <w:t xml:space="preserve"> </w:t>
            </w:r>
            <w:r w:rsidR="6452DDBB" w:rsidRPr="009B30E8">
              <w:rPr>
                <w:rFonts w:asciiTheme="minorHAnsi" w:hAnsiTheme="minorHAnsi" w:cstheme="minorBidi"/>
              </w:rPr>
              <w:t xml:space="preserve">&lt;HomeCoverTypeCode&gt;= "“5|BuildingAndContents” </w:t>
            </w:r>
          </w:p>
          <w:p w14:paraId="70C40A67" w14:textId="17D3F62F" w:rsidR="006D0B12" w:rsidRPr="009B30E8" w:rsidRDefault="006D0B12" w:rsidP="00BF72E3">
            <w:pPr>
              <w:pStyle w:val="TableBodycopy"/>
              <w:rPr>
                <w:rFonts w:asciiTheme="minorHAnsi" w:hAnsiTheme="minorHAnsi" w:cstheme="minorHAnsi"/>
                <w:szCs w:val="20"/>
              </w:rPr>
            </w:pPr>
            <w:r w:rsidRPr="009B30E8">
              <w:rPr>
                <w:rFonts w:asciiTheme="minorHAnsi" w:hAnsiTheme="minorHAnsi" w:cstheme="minorHAnsi"/>
                <w:b/>
                <w:bCs/>
                <w:szCs w:val="20"/>
              </w:rPr>
              <w:t>THEN</w:t>
            </w:r>
            <w:r w:rsidRPr="009B30E8">
              <w:rPr>
                <w:rFonts w:asciiTheme="minorHAnsi" w:hAnsiTheme="minorHAnsi" w:cstheme="minorHAnsi"/>
                <w:szCs w:val="20"/>
              </w:rPr>
              <w:t xml:space="preserve"> display</w:t>
            </w:r>
          </w:p>
          <w:p w14:paraId="2BD0161E" w14:textId="04607B4F" w:rsidR="006D0B12" w:rsidRPr="009B30E8" w:rsidRDefault="70993A8B" w:rsidP="78CABE0F">
            <w:pPr>
              <w:pStyle w:val="TableBodycopy"/>
              <w:rPr>
                <w:rFonts w:asciiTheme="minorHAnsi" w:hAnsiTheme="minorHAnsi" w:cstheme="minorBidi"/>
                <w:b/>
                <w:bCs/>
              </w:rPr>
            </w:pPr>
            <w:r w:rsidRPr="009B30E8">
              <w:rPr>
                <w:rFonts w:asciiTheme="minorHAnsi" w:hAnsiTheme="minorHAnsi" w:cstheme="minorBidi"/>
                <w:b/>
                <w:bCs/>
              </w:rPr>
              <w:t>Building Cover: $&lt;</w:t>
            </w:r>
            <w:r w:rsidR="0FAA3356" w:rsidRPr="009B30E8">
              <w:rPr>
                <w:rFonts w:asciiTheme="minorHAnsi" w:hAnsiTheme="minorHAnsi" w:cstheme="minorBidi"/>
                <w:b/>
                <w:bCs/>
              </w:rPr>
              <w:t xml:space="preserve">BuildingExcessAmount </w:t>
            </w:r>
            <w:r w:rsidRPr="009B30E8">
              <w:rPr>
                <w:rFonts w:asciiTheme="minorHAnsi" w:hAnsiTheme="minorHAnsi" w:cstheme="minorBidi"/>
                <w:b/>
                <w:bCs/>
              </w:rPr>
              <w:t>&gt;</w:t>
            </w:r>
          </w:p>
          <w:p w14:paraId="68ED4ABF" w14:textId="04607B4F" w:rsidR="006D0B12" w:rsidRPr="009B30E8" w:rsidRDefault="70993A8B" w:rsidP="78CABE0F">
            <w:pPr>
              <w:pStyle w:val="TableBodycopy"/>
              <w:rPr>
                <w:rFonts w:asciiTheme="minorHAnsi" w:hAnsiTheme="minorHAnsi" w:cstheme="minorBidi"/>
                <w:b/>
                <w:bCs/>
              </w:rPr>
            </w:pPr>
            <w:r w:rsidRPr="009B30E8">
              <w:rPr>
                <w:rFonts w:asciiTheme="minorHAnsi" w:hAnsiTheme="minorHAnsi" w:cstheme="minorBidi"/>
                <w:b/>
                <w:bCs/>
              </w:rPr>
              <w:t>Contents Cover: $&lt;</w:t>
            </w:r>
            <w:r w:rsidR="7F0E90CD" w:rsidRPr="009B30E8">
              <w:rPr>
                <w:rFonts w:asciiTheme="minorHAnsi" w:hAnsiTheme="minorHAnsi" w:cstheme="minorBidi"/>
                <w:b/>
                <w:bCs/>
              </w:rPr>
              <w:t xml:space="preserve">ContentsExcessAmount </w:t>
            </w:r>
            <w:r w:rsidRPr="009B30E8">
              <w:rPr>
                <w:rFonts w:asciiTheme="minorHAnsi" w:hAnsiTheme="minorHAnsi" w:cstheme="minorBidi"/>
                <w:b/>
                <w:bCs/>
              </w:rPr>
              <w:t>&gt;</w:t>
            </w:r>
          </w:p>
          <w:p w14:paraId="72597705" w14:textId="77777777" w:rsidR="006D0B12" w:rsidRPr="009B30E8" w:rsidRDefault="006D0B12" w:rsidP="00BF72E3">
            <w:pPr>
              <w:rPr>
                <w:rFonts w:asciiTheme="minorHAnsi" w:hAnsiTheme="minorHAnsi" w:cstheme="minorHAnsi"/>
                <w:b/>
                <w:bCs/>
                <w:sz w:val="20"/>
              </w:rPr>
            </w:pPr>
            <w:r w:rsidRPr="009B30E8">
              <w:rPr>
                <w:rFonts w:asciiTheme="minorHAnsi" w:hAnsiTheme="minorHAnsi" w:cstheme="minorHAnsi"/>
                <w:b/>
                <w:bCs/>
                <w:sz w:val="20"/>
              </w:rPr>
              <w:t xml:space="preserve">ELSE </w:t>
            </w:r>
            <w:r w:rsidRPr="009B30E8">
              <w:rPr>
                <w:rFonts w:asciiTheme="minorHAnsi" w:hAnsiTheme="minorHAnsi" w:cstheme="minorHAnsi"/>
                <w:sz w:val="20"/>
              </w:rPr>
              <w:t>do not display</w:t>
            </w:r>
          </w:p>
          <w:p w14:paraId="184E1AA7" w14:textId="5E789AB3" w:rsidR="006D0B12" w:rsidRPr="009B30E8" w:rsidRDefault="006D0B12" w:rsidP="006D0B12">
            <w:pPr>
              <w:rPr>
                <w:rFonts w:asciiTheme="minorHAnsi" w:hAnsiTheme="minorHAnsi" w:cstheme="minorHAnsi"/>
                <w:b/>
                <w:color w:val="000000" w:themeColor="text1"/>
                <w:sz w:val="20"/>
                <w:szCs w:val="20"/>
              </w:rPr>
            </w:pPr>
            <w:r w:rsidRPr="009B30E8">
              <w:rPr>
                <w:rFonts w:asciiTheme="minorHAnsi" w:hAnsiTheme="minorHAnsi" w:cstheme="minorHAnsi"/>
                <w:b/>
                <w:bCs/>
                <w:sz w:val="20"/>
              </w:rPr>
              <w:t>ENDIF</w:t>
            </w:r>
          </w:p>
        </w:tc>
        <w:tc>
          <w:tcPr>
            <w:tcW w:w="1843" w:type="dxa"/>
            <w:vMerge w:val="restart"/>
          </w:tcPr>
          <w:p w14:paraId="5AB5C3E2" w14:textId="77777777" w:rsidR="00956546" w:rsidRPr="009B30E8" w:rsidRDefault="00956546" w:rsidP="00956546">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Column 1 text:</w:t>
            </w:r>
          </w:p>
          <w:p w14:paraId="0A288D5F" w14:textId="77777777" w:rsidR="00956546" w:rsidRPr="009B30E8" w:rsidRDefault="00956546" w:rsidP="00956546">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Table_Bodycopy_S_COI</w:t>
            </w:r>
          </w:p>
          <w:p w14:paraId="50C427F0" w14:textId="77777777" w:rsidR="00956546" w:rsidRPr="009B30E8" w:rsidRDefault="00956546" w:rsidP="00956546">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Column 2 text:</w:t>
            </w:r>
          </w:p>
          <w:p w14:paraId="07614360" w14:textId="103D0565" w:rsidR="006D0B12" w:rsidRPr="009B30E8" w:rsidRDefault="00956546" w:rsidP="00956546">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Table_Bodycopy_B_COI</w:t>
            </w:r>
          </w:p>
        </w:tc>
      </w:tr>
      <w:tr w:rsidR="006D0B12" w:rsidRPr="00720F8E" w14:paraId="14A4C797" w14:textId="77777777" w:rsidTr="00503D58">
        <w:trPr>
          <w:cantSplit/>
          <w:trHeight w:val="1095"/>
        </w:trPr>
        <w:tc>
          <w:tcPr>
            <w:tcW w:w="1013" w:type="dxa"/>
            <w:vMerge/>
          </w:tcPr>
          <w:p w14:paraId="7DDAEDCE" w14:textId="77777777" w:rsidR="006D0B12" w:rsidRPr="00720F8E" w:rsidRDefault="006D0B12" w:rsidP="00BF72E3">
            <w:pPr>
              <w:rPr>
                <w:rFonts w:asciiTheme="minorHAnsi" w:hAnsiTheme="minorHAnsi" w:cstheme="minorHAnsi"/>
                <w:sz w:val="20"/>
              </w:rPr>
            </w:pPr>
          </w:p>
        </w:tc>
        <w:tc>
          <w:tcPr>
            <w:tcW w:w="2132" w:type="dxa"/>
            <w:vMerge/>
          </w:tcPr>
          <w:p w14:paraId="52E1F7BD" w14:textId="77777777" w:rsidR="006D0B12" w:rsidRPr="009B30E8" w:rsidRDefault="006D0B12" w:rsidP="00BF72E3">
            <w:pPr>
              <w:tabs>
                <w:tab w:val="left" w:pos="774"/>
              </w:tabs>
              <w:rPr>
                <w:rFonts w:asciiTheme="minorHAnsi" w:hAnsiTheme="minorHAnsi" w:cstheme="minorHAnsi"/>
                <w:sz w:val="20"/>
                <w:szCs w:val="20"/>
              </w:rPr>
            </w:pPr>
          </w:p>
        </w:tc>
        <w:tc>
          <w:tcPr>
            <w:tcW w:w="7056" w:type="dxa"/>
          </w:tcPr>
          <w:p w14:paraId="41E9E9E6" w14:textId="31D63F31" w:rsidR="006D0B12" w:rsidRPr="009B30E8" w:rsidRDefault="648AFC79" w:rsidP="00C1020A">
            <w:pPr>
              <w:pStyle w:val="TableBodycopyBCOI"/>
            </w:pPr>
            <w:r w:rsidRPr="009B30E8">
              <w:t xml:space="preserve">See Section </w:t>
            </w:r>
            <w:r w:rsidRPr="00266F32">
              <w:t>'</w:t>
            </w:r>
            <w:commentRangeStart w:id="2984"/>
            <w:commentRangeStart w:id="2985"/>
            <w:commentRangeEnd w:id="2984"/>
            <w:r w:rsidR="082B6019" w:rsidRPr="009B30E8">
              <w:rPr>
                <w:rStyle w:val="CommentReference"/>
                <w:sz w:val="18"/>
                <w:szCs w:val="18"/>
              </w:rPr>
              <w:commentReference w:id="2984"/>
            </w:r>
            <w:commentRangeEnd w:id="2985"/>
            <w:r w:rsidR="082B6019" w:rsidRPr="009B30E8">
              <w:rPr>
                <w:rStyle w:val="CommentReference"/>
                <w:sz w:val="18"/>
                <w:szCs w:val="18"/>
              </w:rPr>
              <w:commentReference w:id="2985"/>
            </w:r>
            <w:r w:rsidRPr="009B30E8">
              <w:t xml:space="preserve"> Excesses' for circumstances where additional excesses </w:t>
            </w:r>
            <w:r w:rsidR="0D163DCD" w:rsidRPr="00266F32">
              <w:t>may</w:t>
            </w:r>
            <w:commentRangeStart w:id="2986"/>
            <w:commentRangeStart w:id="2987"/>
            <w:commentRangeStart w:id="2988"/>
            <w:commentRangeEnd w:id="2986"/>
            <w:r w:rsidR="082B6019" w:rsidRPr="009B30E8">
              <w:rPr>
                <w:rStyle w:val="CommentReference"/>
                <w:sz w:val="18"/>
                <w:szCs w:val="18"/>
              </w:rPr>
              <w:commentReference w:id="2986"/>
            </w:r>
            <w:commentRangeEnd w:id="2987"/>
            <w:r w:rsidR="082B6019" w:rsidRPr="009B30E8">
              <w:rPr>
                <w:rStyle w:val="CommentReference"/>
                <w:sz w:val="18"/>
                <w:szCs w:val="18"/>
              </w:rPr>
              <w:commentReference w:id="2987"/>
            </w:r>
            <w:commentRangeEnd w:id="2988"/>
            <w:r w:rsidR="082B6019" w:rsidRPr="009B30E8">
              <w:rPr>
                <w:rStyle w:val="CommentReference"/>
                <w:sz w:val="18"/>
                <w:szCs w:val="18"/>
              </w:rPr>
              <w:commentReference w:id="2988"/>
            </w:r>
            <w:r w:rsidRPr="009B30E8">
              <w:t xml:space="preserve"> apply.</w:t>
            </w:r>
          </w:p>
        </w:tc>
        <w:tc>
          <w:tcPr>
            <w:tcW w:w="2552" w:type="dxa"/>
          </w:tcPr>
          <w:p w14:paraId="45BEE709" w14:textId="67B8FE9A" w:rsidR="006D0B12" w:rsidRPr="009B30E8" w:rsidRDefault="006E566E" w:rsidP="00BF72E3">
            <w:pPr>
              <w:spacing w:after="120"/>
              <w:rPr>
                <w:rFonts w:asciiTheme="minorHAnsi" w:hAnsiTheme="minorHAnsi" w:cstheme="minorHAnsi"/>
                <w:sz w:val="20"/>
                <w:szCs w:val="20"/>
              </w:rPr>
            </w:pPr>
            <w:r w:rsidRPr="009B30E8">
              <w:rPr>
                <w:rFonts w:asciiTheme="minorHAnsi" w:hAnsiTheme="minorHAnsi" w:cstheme="minorHAnsi"/>
                <w:sz w:val="20"/>
                <w:szCs w:val="20"/>
              </w:rPr>
              <w:t>Always display</w:t>
            </w:r>
          </w:p>
        </w:tc>
        <w:tc>
          <w:tcPr>
            <w:tcW w:w="1843" w:type="dxa"/>
            <w:vMerge/>
          </w:tcPr>
          <w:p w14:paraId="47B20CE0" w14:textId="77777777" w:rsidR="006D0B12" w:rsidRPr="009B30E8" w:rsidRDefault="006D0B12" w:rsidP="00BF72E3">
            <w:pPr>
              <w:spacing w:after="120"/>
              <w:rPr>
                <w:rFonts w:asciiTheme="minorHAnsi" w:hAnsiTheme="minorHAnsi" w:cstheme="minorHAnsi"/>
                <w:color w:val="000000"/>
                <w:sz w:val="20"/>
                <w:szCs w:val="20"/>
              </w:rPr>
            </w:pPr>
          </w:p>
        </w:tc>
      </w:tr>
      <w:tr w:rsidR="00BF72E3" w:rsidRPr="00720F8E" w14:paraId="660CDB55" w14:textId="77777777" w:rsidTr="00503D58">
        <w:trPr>
          <w:cantSplit/>
        </w:trPr>
        <w:tc>
          <w:tcPr>
            <w:tcW w:w="1013" w:type="dxa"/>
          </w:tcPr>
          <w:p w14:paraId="4BFE9531" w14:textId="3B5417A7" w:rsidR="00BF72E3" w:rsidRPr="00720F8E" w:rsidRDefault="00A5662E" w:rsidP="00BF72E3">
            <w:pPr>
              <w:rPr>
                <w:rFonts w:asciiTheme="minorHAnsi" w:hAnsiTheme="minorHAnsi" w:cstheme="minorHAnsi"/>
                <w:sz w:val="20"/>
              </w:rPr>
            </w:pPr>
            <w:r>
              <w:rPr>
                <w:rFonts w:asciiTheme="minorHAnsi" w:hAnsiTheme="minorHAnsi" w:cstheme="minorHAnsi"/>
                <w:sz w:val="20"/>
              </w:rPr>
              <w:t>YPS 9</w:t>
            </w:r>
          </w:p>
        </w:tc>
        <w:tc>
          <w:tcPr>
            <w:tcW w:w="2132" w:type="dxa"/>
          </w:tcPr>
          <w:p w14:paraId="00AE45C2" w14:textId="77777777" w:rsidR="00BF72E3" w:rsidRPr="009B30E8" w:rsidRDefault="00BF72E3" w:rsidP="00BF72E3">
            <w:pPr>
              <w:tabs>
                <w:tab w:val="left" w:pos="1800"/>
              </w:tabs>
              <w:rPr>
                <w:rFonts w:asciiTheme="minorHAnsi" w:hAnsiTheme="minorHAnsi" w:cstheme="minorHAnsi"/>
                <w:sz w:val="20"/>
              </w:rPr>
            </w:pPr>
          </w:p>
        </w:tc>
        <w:tc>
          <w:tcPr>
            <w:tcW w:w="7056" w:type="dxa"/>
          </w:tcPr>
          <w:tbl>
            <w:tblPr>
              <w:tblpPr w:leftFromText="180" w:rightFromText="180" w:horzAnchor="margin" w:tblpY="450"/>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F561AB" w:rsidRPr="009B30E8" w14:paraId="0B4098FC" w14:textId="77777777" w:rsidTr="0472516C">
              <w:trPr>
                <w:trHeight w:val="300"/>
              </w:trPr>
              <w:tc>
                <w:tcPr>
                  <w:tcW w:w="2861" w:type="dxa"/>
                  <w:noWrap/>
                  <w:vAlign w:val="center"/>
                  <w:hideMark/>
                </w:tcPr>
                <w:p w14:paraId="0CBA38CF" w14:textId="6E9797E9" w:rsidR="00F561AB" w:rsidRPr="009B30E8" w:rsidRDefault="0AA36996" w:rsidP="00C1020A">
                  <w:pPr>
                    <w:pStyle w:val="TableBodycopySCOI"/>
                    <w:rPr>
                      <w:noProof/>
                      <w:color w:val="000000" w:themeColor="text1"/>
                    </w:rPr>
                  </w:pPr>
                  <w:r w:rsidRPr="00266F32">
                    <w:t>Legal</w:t>
                  </w:r>
                  <w:r w:rsidR="74C72FC5" w:rsidRPr="00266F32">
                    <w:t xml:space="preserve"> </w:t>
                  </w:r>
                  <w:commentRangeStart w:id="2989"/>
                  <w:commentRangeStart w:id="2990"/>
                  <w:r w:rsidR="00174DAB" w:rsidRPr="009B30E8">
                    <w:t>l</w:t>
                  </w:r>
                  <w:r w:rsidR="74C72FC5" w:rsidRPr="00266F32">
                    <w:t>iability</w:t>
                  </w:r>
                  <w:commentRangeEnd w:id="2989"/>
                  <w:r w:rsidR="00F561AB" w:rsidRPr="00266F32">
                    <w:rPr>
                      <w:rStyle w:val="CommentReference"/>
                      <w:noProof/>
                      <w:color w:val="000000" w:themeColor="text1"/>
                      <w:szCs w:val="20"/>
                    </w:rPr>
                    <w:commentReference w:id="2989"/>
                  </w:r>
                  <w:commentRangeEnd w:id="2990"/>
                  <w:r w:rsidR="00174DAB" w:rsidRPr="00266F32">
                    <w:rPr>
                      <w:rStyle w:val="CommentReference"/>
                      <w:noProof/>
                      <w:color w:val="000000" w:themeColor="text1"/>
                      <w:szCs w:val="20"/>
                    </w:rPr>
                    <w:commentReference w:id="2990"/>
                  </w:r>
                  <w:r w:rsidRPr="00266F32">
                    <w:rPr>
                      <w:noProof/>
                      <w:color w:val="000000" w:themeColor="text1"/>
                    </w:rPr>
                    <w:t>:</w:t>
                  </w:r>
                  <w:r w:rsidRPr="009B30E8">
                    <w:t xml:space="preserve"> </w:t>
                  </w:r>
                </w:p>
              </w:tc>
              <w:tc>
                <w:tcPr>
                  <w:tcW w:w="4546" w:type="dxa"/>
                  <w:noWrap/>
                  <w:vAlign w:val="bottom"/>
                  <w:hideMark/>
                </w:tcPr>
                <w:p w14:paraId="5F2225BA" w14:textId="0793830F" w:rsidR="00F561AB" w:rsidRPr="009B30E8" w:rsidRDefault="0025510B" w:rsidP="00C1020A">
                  <w:pPr>
                    <w:pStyle w:val="TableBodycopyBCOI"/>
                  </w:pPr>
                  <w:r w:rsidRPr="009B30E8">
                    <w:t>Up to $20 million</w:t>
                  </w:r>
                </w:p>
                <w:p w14:paraId="3C0E4A2E" w14:textId="77777777" w:rsidR="00F561AB" w:rsidRPr="009B30E8" w:rsidRDefault="00F561AB" w:rsidP="00F561AB">
                  <w:pPr>
                    <w:pStyle w:val="TableBodycopy"/>
                    <w:rPr>
                      <w:rFonts w:asciiTheme="minorHAnsi" w:hAnsiTheme="minorHAnsi" w:cstheme="minorHAnsi"/>
                      <w:b/>
                      <w:bCs/>
                    </w:rPr>
                  </w:pPr>
                </w:p>
              </w:tc>
            </w:tr>
          </w:tbl>
          <w:p w14:paraId="38B6C57F" w14:textId="77777777" w:rsidR="00BF72E3" w:rsidRPr="009B30E8" w:rsidRDefault="00BF72E3" w:rsidP="00BF72E3">
            <w:pPr>
              <w:spacing w:after="120"/>
              <w:rPr>
                <w:rFonts w:asciiTheme="minorHAnsi" w:eastAsia="Segoe UI" w:hAnsiTheme="minorHAnsi" w:cstheme="minorHAnsi"/>
                <w:b/>
                <w:bCs/>
              </w:rPr>
            </w:pPr>
          </w:p>
        </w:tc>
        <w:tc>
          <w:tcPr>
            <w:tcW w:w="2552" w:type="dxa"/>
          </w:tcPr>
          <w:p w14:paraId="56C35E72" w14:textId="3FDC51B8" w:rsidR="00BF72E3" w:rsidRPr="009B30E8" w:rsidRDefault="0025510B" w:rsidP="00BF72E3">
            <w:pPr>
              <w:spacing w:after="120"/>
              <w:rPr>
                <w:rFonts w:asciiTheme="minorHAnsi" w:hAnsiTheme="minorHAnsi" w:cstheme="minorHAnsi"/>
                <w:b/>
                <w:color w:val="000000" w:themeColor="text1"/>
                <w:sz w:val="20"/>
                <w:szCs w:val="20"/>
              </w:rPr>
            </w:pPr>
            <w:r w:rsidRPr="009B30E8">
              <w:rPr>
                <w:rFonts w:asciiTheme="minorHAnsi" w:hAnsiTheme="minorHAnsi" w:cstheme="minorHAnsi"/>
                <w:sz w:val="20"/>
                <w:szCs w:val="20"/>
              </w:rPr>
              <w:t>Always display</w:t>
            </w:r>
          </w:p>
        </w:tc>
        <w:tc>
          <w:tcPr>
            <w:tcW w:w="1843" w:type="dxa"/>
          </w:tcPr>
          <w:p w14:paraId="6208EE8A" w14:textId="77777777" w:rsidR="00DA11D2" w:rsidRPr="009B30E8" w:rsidRDefault="00DA11D2" w:rsidP="00DA11D2">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Column 1 text:</w:t>
            </w:r>
          </w:p>
          <w:p w14:paraId="0BB417E7" w14:textId="77777777" w:rsidR="00DA11D2" w:rsidRPr="009B30E8" w:rsidRDefault="00DA11D2" w:rsidP="00DA11D2">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Table_Bodycopy_S_COI</w:t>
            </w:r>
          </w:p>
          <w:p w14:paraId="17059E63" w14:textId="77777777" w:rsidR="00DA11D2" w:rsidRPr="009B30E8" w:rsidRDefault="00DA11D2" w:rsidP="00DA11D2">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Column 2 text:</w:t>
            </w:r>
          </w:p>
          <w:p w14:paraId="200B2165" w14:textId="4D99E88C" w:rsidR="00BF72E3" w:rsidRPr="009B30E8" w:rsidRDefault="00DA11D2" w:rsidP="00DA11D2">
            <w:pPr>
              <w:spacing w:after="120"/>
              <w:rPr>
                <w:rFonts w:asciiTheme="minorHAnsi" w:hAnsiTheme="minorHAnsi" w:cstheme="minorHAnsi"/>
                <w:color w:val="000000"/>
                <w:sz w:val="20"/>
                <w:szCs w:val="20"/>
              </w:rPr>
            </w:pPr>
            <w:r w:rsidRPr="009B30E8">
              <w:rPr>
                <w:rFonts w:asciiTheme="minorHAnsi" w:hAnsiTheme="minorHAnsi" w:cstheme="minorHAnsi"/>
                <w:color w:val="000000"/>
                <w:sz w:val="20"/>
                <w:szCs w:val="20"/>
              </w:rPr>
              <w:t>Table_Bodycopy_B_COI</w:t>
            </w:r>
          </w:p>
        </w:tc>
      </w:tr>
      <w:tr w:rsidR="00BF72E3" w:rsidRPr="00720F8E" w14:paraId="6070C84D" w14:textId="77777777" w:rsidTr="00503D58">
        <w:trPr>
          <w:cantSplit/>
          <w:trHeight w:val="1136"/>
        </w:trPr>
        <w:tc>
          <w:tcPr>
            <w:tcW w:w="1013" w:type="dxa"/>
          </w:tcPr>
          <w:p w14:paraId="142DE164" w14:textId="5F718E04" w:rsidR="00BF72E3" w:rsidRPr="00720F8E" w:rsidRDefault="00042905" w:rsidP="00BF72E3">
            <w:pPr>
              <w:rPr>
                <w:rFonts w:asciiTheme="minorHAnsi" w:hAnsiTheme="minorHAnsi" w:cstheme="minorHAnsi"/>
                <w:sz w:val="20"/>
              </w:rPr>
            </w:pPr>
            <w:r>
              <w:rPr>
                <w:rFonts w:asciiTheme="minorHAnsi" w:hAnsiTheme="minorHAnsi" w:cstheme="minorHAnsi"/>
                <w:sz w:val="20"/>
              </w:rPr>
              <w:lastRenderedPageBreak/>
              <w:t>YPS 10</w:t>
            </w:r>
          </w:p>
        </w:tc>
        <w:tc>
          <w:tcPr>
            <w:tcW w:w="2132" w:type="dxa"/>
          </w:tcPr>
          <w:p w14:paraId="0B283B5B" w14:textId="77777777" w:rsidR="00A65F23" w:rsidRPr="009B30E8" w:rsidRDefault="00A65F23" w:rsidP="00A65F23">
            <w:pPr>
              <w:tabs>
                <w:tab w:val="left" w:pos="1800"/>
              </w:tabs>
              <w:rPr>
                <w:rFonts w:asciiTheme="minorHAnsi" w:hAnsiTheme="minorHAnsi" w:cstheme="minorHAnsi"/>
                <w:sz w:val="20"/>
                <w:szCs w:val="20"/>
              </w:rPr>
            </w:pPr>
            <w:r w:rsidRPr="009B30E8">
              <w:rPr>
                <w:rFonts w:asciiTheme="minorHAnsi" w:hAnsiTheme="minorHAnsi" w:cstheme="minorHAnsi"/>
                <w:color w:val="FF0000"/>
                <w:sz w:val="20"/>
                <w:szCs w:val="20"/>
              </w:rPr>
              <w:t>&lt;</w:t>
            </w:r>
            <w:r w:rsidRPr="009B30E8">
              <w:rPr>
                <w:rFonts w:asciiTheme="minorHAnsi" w:hAnsiTheme="minorHAnsi" w:cstheme="minorHAnsi"/>
                <w:sz w:val="20"/>
                <w:szCs w:val="20"/>
              </w:rPr>
              <w:t>BuildingCoverageName&gt;</w:t>
            </w:r>
          </w:p>
          <w:p w14:paraId="2179C89C" w14:textId="77777777" w:rsidR="00A65F23" w:rsidRPr="009B30E8" w:rsidRDefault="00A65F23" w:rsidP="00A65F23">
            <w:pPr>
              <w:tabs>
                <w:tab w:val="left" w:pos="1800"/>
              </w:tabs>
              <w:rPr>
                <w:rFonts w:asciiTheme="minorHAnsi" w:hAnsiTheme="minorHAnsi" w:cstheme="minorHAnsi"/>
                <w:sz w:val="20"/>
                <w:szCs w:val="20"/>
                <w:lang w:eastAsia="en-AU"/>
              </w:rPr>
            </w:pPr>
            <w:r w:rsidRPr="009B30E8">
              <w:rPr>
                <w:rFonts w:asciiTheme="minorHAnsi" w:hAnsiTheme="minorHAnsi" w:cstheme="minorHAnsi"/>
                <w:color w:val="FF0000"/>
                <w:sz w:val="20"/>
                <w:szCs w:val="20"/>
              </w:rPr>
              <w:t>&lt;</w:t>
            </w:r>
            <w:r w:rsidRPr="009B30E8">
              <w:rPr>
                <w:rFonts w:asciiTheme="minorHAnsi" w:hAnsiTheme="minorHAnsi" w:cstheme="minorHAnsi"/>
                <w:sz w:val="20"/>
                <w:szCs w:val="20"/>
              </w:rPr>
              <w:t>ContentsCoverageName&gt;</w:t>
            </w:r>
          </w:p>
          <w:p w14:paraId="5811C523" w14:textId="77777777" w:rsidR="00A65F23" w:rsidRPr="009B30E8" w:rsidRDefault="00A65F23" w:rsidP="00A65F23">
            <w:pPr>
              <w:tabs>
                <w:tab w:val="left" w:pos="1800"/>
              </w:tabs>
              <w:rPr>
                <w:rFonts w:asciiTheme="minorHAnsi" w:hAnsiTheme="minorHAnsi" w:cstheme="minorHAnsi"/>
                <w:sz w:val="20"/>
                <w:szCs w:val="20"/>
              </w:rPr>
            </w:pPr>
            <w:r w:rsidRPr="009B30E8">
              <w:rPr>
                <w:rFonts w:asciiTheme="minorHAnsi" w:hAnsiTheme="minorHAnsi" w:cstheme="minorHAnsi"/>
                <w:sz w:val="20"/>
                <w:szCs w:val="20"/>
              </w:rPr>
              <w:t>&lt;BuildingSelected CoverInd&gt;</w:t>
            </w:r>
          </w:p>
          <w:p w14:paraId="3CC4BFF5" w14:textId="77777777" w:rsidR="00A65F23" w:rsidRPr="009B30E8" w:rsidRDefault="00A65F23" w:rsidP="00A65F23">
            <w:pPr>
              <w:tabs>
                <w:tab w:val="left" w:pos="1800"/>
              </w:tabs>
              <w:rPr>
                <w:rFonts w:asciiTheme="minorHAnsi" w:hAnsiTheme="minorHAnsi" w:cstheme="minorHAnsi"/>
                <w:sz w:val="20"/>
                <w:szCs w:val="20"/>
              </w:rPr>
            </w:pPr>
            <w:r w:rsidRPr="009B30E8">
              <w:rPr>
                <w:rFonts w:asciiTheme="minorHAnsi" w:hAnsiTheme="minorHAnsi" w:cstheme="minorHAnsi"/>
                <w:sz w:val="20"/>
                <w:szCs w:val="20"/>
              </w:rPr>
              <w:t>&lt;BuildingSelected CoverInd&gt;</w:t>
            </w:r>
          </w:p>
          <w:p w14:paraId="6304F796" w14:textId="77777777" w:rsidR="00A65F23" w:rsidRPr="009B30E8" w:rsidRDefault="00A65F23" w:rsidP="00A65F23">
            <w:pPr>
              <w:tabs>
                <w:tab w:val="left" w:pos="1800"/>
              </w:tabs>
              <w:rPr>
                <w:rFonts w:asciiTheme="minorHAnsi" w:hAnsiTheme="minorHAnsi" w:cstheme="minorHAnsi"/>
                <w:sz w:val="20"/>
                <w:szCs w:val="20"/>
              </w:rPr>
            </w:pPr>
            <w:r w:rsidRPr="009B30E8">
              <w:rPr>
                <w:rFonts w:asciiTheme="minorHAnsi" w:hAnsiTheme="minorHAnsi" w:cstheme="minorHAnsi"/>
                <w:sz w:val="20"/>
                <w:szCs w:val="20"/>
              </w:rPr>
              <w:t>&lt;ContentsSelected CoverInd&gt;</w:t>
            </w:r>
          </w:p>
          <w:p w14:paraId="509B30AC" w14:textId="77777777" w:rsidR="00A65F23" w:rsidRPr="009B30E8" w:rsidRDefault="00A65F23" w:rsidP="00A65F23">
            <w:pPr>
              <w:tabs>
                <w:tab w:val="left" w:pos="1800"/>
              </w:tabs>
              <w:rPr>
                <w:rFonts w:ascii="Calibri" w:hAnsi="Calibri" w:cs="Calibri"/>
                <w:color w:val="000000"/>
                <w:sz w:val="20"/>
                <w:szCs w:val="20"/>
                <w:shd w:val="clear" w:color="auto" w:fill="FFFFFF"/>
              </w:rPr>
            </w:pPr>
            <w:r w:rsidRPr="009B30E8">
              <w:rPr>
                <w:rFonts w:asciiTheme="minorHAnsi" w:hAnsiTheme="minorHAnsi" w:cstheme="minorHAnsi"/>
                <w:sz w:val="20"/>
                <w:szCs w:val="20"/>
              </w:rPr>
              <w:t>&lt;</w:t>
            </w:r>
            <w:r w:rsidRPr="009B30E8">
              <w:rPr>
                <w:rFonts w:ascii="Calibri" w:hAnsi="Calibri" w:cs="Calibri"/>
                <w:color w:val="000000"/>
                <w:sz w:val="20"/>
                <w:szCs w:val="20"/>
                <w:shd w:val="clear" w:color="auto" w:fill="FFFFFF"/>
              </w:rPr>
              <w:t>ContentsOptionalCoverageType&gt;</w:t>
            </w:r>
          </w:p>
          <w:p w14:paraId="64E277FF" w14:textId="6FB391E9" w:rsidR="00A65F23" w:rsidRPr="009B30E8" w:rsidRDefault="00A65F23" w:rsidP="00A65F23">
            <w:pPr>
              <w:tabs>
                <w:tab w:val="left" w:pos="1800"/>
              </w:tabs>
              <w:rPr>
                <w:rFonts w:ascii="Calibri" w:hAnsi="Calibri" w:cs="Calibri"/>
                <w:color w:val="000000"/>
                <w:sz w:val="20"/>
                <w:szCs w:val="20"/>
                <w:shd w:val="clear" w:color="auto" w:fill="FFFFFF"/>
              </w:rPr>
            </w:pPr>
            <w:r w:rsidRPr="009B30E8">
              <w:rPr>
                <w:rFonts w:asciiTheme="minorHAnsi" w:hAnsiTheme="minorHAnsi" w:cstheme="minorHAnsi"/>
                <w:sz w:val="20"/>
                <w:szCs w:val="20"/>
              </w:rPr>
              <w:t xml:space="preserve">&lt;ProductCode&gt;  </w:t>
            </w:r>
          </w:p>
          <w:p w14:paraId="3F2C73FF" w14:textId="77777777" w:rsidR="00BF72E3" w:rsidRPr="009B30E8" w:rsidRDefault="00BF72E3" w:rsidP="00BF72E3">
            <w:pPr>
              <w:tabs>
                <w:tab w:val="left" w:pos="1800"/>
              </w:tabs>
              <w:rPr>
                <w:rFonts w:asciiTheme="minorHAnsi" w:hAnsiTheme="minorHAnsi" w:cstheme="minorHAnsi"/>
                <w:sz w:val="20"/>
              </w:rPr>
            </w:pPr>
          </w:p>
        </w:tc>
        <w:tc>
          <w:tcPr>
            <w:tcW w:w="7056" w:type="dxa"/>
          </w:tcPr>
          <w:tbl>
            <w:tblPr>
              <w:tblpPr w:leftFromText="180" w:rightFromText="180" w:horzAnchor="margin" w:tblpY="450"/>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F87EE5" w:rsidRPr="00BC02CE" w14:paraId="56EB814D" w14:textId="77777777">
              <w:trPr>
                <w:trHeight w:val="300"/>
              </w:trPr>
              <w:tc>
                <w:tcPr>
                  <w:tcW w:w="2861" w:type="dxa"/>
                  <w:noWrap/>
                  <w:vAlign w:val="center"/>
                  <w:hideMark/>
                </w:tcPr>
                <w:p w14:paraId="6899A5B9" w14:textId="2A1E6DCA" w:rsidR="00F87EE5" w:rsidRPr="00BC02CE" w:rsidRDefault="006E473E" w:rsidP="00C1020A">
                  <w:pPr>
                    <w:pStyle w:val="TableBodycopySCOI"/>
                    <w:rPr>
                      <w:noProof/>
                      <w:color w:val="000000" w:themeColor="text1"/>
                    </w:rPr>
                  </w:pPr>
                  <w:r w:rsidRPr="00BC02CE">
                    <w:t>Optional Covers you've added to your policy</w:t>
                  </w:r>
                  <w:r w:rsidR="00F87EE5" w:rsidRPr="00BC02CE">
                    <w:rPr>
                      <w:noProof/>
                      <w:color w:val="000000" w:themeColor="text1"/>
                    </w:rPr>
                    <w:t>:</w:t>
                  </w:r>
                  <w:r w:rsidR="00F87EE5" w:rsidRPr="00BC02CE">
                    <w:t xml:space="preserve"> </w:t>
                  </w:r>
                </w:p>
              </w:tc>
              <w:tc>
                <w:tcPr>
                  <w:tcW w:w="4546" w:type="dxa"/>
                  <w:noWrap/>
                  <w:vAlign w:val="bottom"/>
                  <w:hideMark/>
                </w:tcPr>
                <w:p w14:paraId="59F36924" w14:textId="6C613D74" w:rsidR="001833F0" w:rsidRPr="00BC02CE" w:rsidRDefault="001833F0" w:rsidP="00C1020A">
                  <w:pPr>
                    <w:pStyle w:val="TableBodycopyBCOI"/>
                    <w:rPr>
                      <w:ins w:id="2991" w:author="Sam Sehgal (EXT Idiom)" w:date="2024-10-25T14:40:00Z" w16du:dateUtc="2024-10-25T03:40:00Z"/>
                      <w:u w:val="single"/>
                      <w:rPrChange w:id="2992" w:author="sam sehgal" w:date="2024-12-19T09:48:00Z" w16du:dateUtc="2024-12-18T22:48:00Z">
                        <w:rPr>
                          <w:ins w:id="2993" w:author="Sam Sehgal (EXT Idiom)" w:date="2024-10-25T14:40:00Z" w16du:dateUtc="2024-10-25T03:40:00Z"/>
                        </w:rPr>
                      </w:rPrChange>
                    </w:rPr>
                  </w:pPr>
                  <w:ins w:id="2994" w:author="Sam Sehgal (EXT Idiom)" w:date="2024-10-25T14:40:00Z" w16du:dateUtc="2024-10-25T03:40:00Z">
                    <w:r w:rsidRPr="00BC02CE">
                      <w:rPr>
                        <w:u w:val="single"/>
                        <w:rPrChange w:id="2995" w:author="sam sehgal" w:date="2024-12-19T09:48:00Z" w16du:dateUtc="2024-12-18T22:48:00Z">
                          <w:rPr/>
                        </w:rPrChange>
                      </w:rPr>
                      <w:t>Building</w:t>
                    </w:r>
                  </w:ins>
                </w:p>
                <w:p w14:paraId="6977926E" w14:textId="433B6DE3" w:rsidR="00F87EE5" w:rsidRPr="00BC02CE" w:rsidRDefault="00F66E18" w:rsidP="00C1020A">
                  <w:pPr>
                    <w:pStyle w:val="TableBodycopyBCOI"/>
                    <w:rPr>
                      <w:ins w:id="2996" w:author="Sam Sehgal (EXT Idiom)" w:date="2024-10-25T14:40:00Z" w16du:dateUtc="2024-10-25T03:40:00Z"/>
                    </w:rPr>
                  </w:pPr>
                  <w:r w:rsidRPr="00BC02CE">
                    <w:t>&lt;</w:t>
                  </w:r>
                  <w:r w:rsidR="00305D07" w:rsidRPr="00BC02CE">
                    <w:t>BuildingCoverageName</w:t>
                  </w:r>
                  <w:r w:rsidRPr="00BC02CE">
                    <w:t>&gt;</w:t>
                  </w:r>
                </w:p>
                <w:p w14:paraId="6BE82261" w14:textId="77777777" w:rsidR="001833F0" w:rsidRPr="00BC02CE" w:rsidRDefault="001833F0" w:rsidP="00C1020A">
                  <w:pPr>
                    <w:pStyle w:val="TableBodycopyBCOI"/>
                    <w:rPr>
                      <w:ins w:id="2997" w:author="Sam Sehgal (EXT Idiom)" w:date="2024-10-25T14:40:00Z" w16du:dateUtc="2024-10-25T03:40:00Z"/>
                    </w:rPr>
                  </w:pPr>
                </w:p>
                <w:p w14:paraId="22C9E7D5" w14:textId="2CE10D46" w:rsidR="001833F0" w:rsidRPr="00BC02CE" w:rsidRDefault="001833F0" w:rsidP="00C1020A">
                  <w:pPr>
                    <w:pStyle w:val="TableBodycopyBCOI"/>
                    <w:rPr>
                      <w:u w:val="single"/>
                      <w:rPrChange w:id="2998" w:author="sam sehgal" w:date="2024-12-19T09:48:00Z" w16du:dateUtc="2024-12-18T22:48:00Z">
                        <w:rPr/>
                      </w:rPrChange>
                    </w:rPr>
                  </w:pPr>
                  <w:ins w:id="2999" w:author="Sam Sehgal (EXT Idiom)" w:date="2024-10-25T14:40:00Z" w16du:dateUtc="2024-10-25T03:40:00Z">
                    <w:r w:rsidRPr="00BC02CE">
                      <w:rPr>
                        <w:u w:val="single"/>
                        <w:rPrChange w:id="3000" w:author="sam sehgal" w:date="2024-12-19T09:48:00Z" w16du:dateUtc="2024-12-18T22:48:00Z">
                          <w:rPr/>
                        </w:rPrChange>
                      </w:rPr>
                      <w:t>Contents</w:t>
                    </w:r>
                  </w:ins>
                </w:p>
                <w:p w14:paraId="06F7FFCC" w14:textId="1851364D" w:rsidR="00F66E18" w:rsidRPr="00BC02CE" w:rsidRDefault="00F66E18" w:rsidP="00C1020A">
                  <w:pPr>
                    <w:pStyle w:val="TableBodycopyBCOI"/>
                  </w:pPr>
                  <w:r w:rsidRPr="00BC02CE">
                    <w:t>&lt;</w:t>
                  </w:r>
                  <w:r w:rsidR="00E961E2" w:rsidRPr="00BC02CE">
                    <w:t>ContentsCoverageName</w:t>
                  </w:r>
                  <w:r w:rsidRPr="00BC02CE">
                    <w:t>&gt;</w:t>
                  </w:r>
                </w:p>
                <w:p w14:paraId="6B87D84E" w14:textId="77777777" w:rsidR="00653D88" w:rsidRPr="00BC02CE" w:rsidRDefault="00653D88" w:rsidP="00B13007">
                  <w:pPr>
                    <w:pStyle w:val="TableBodycopy"/>
                    <w:rPr>
                      <w:rFonts w:asciiTheme="minorHAnsi" w:hAnsiTheme="minorHAnsi" w:cstheme="minorHAnsi"/>
                    </w:rPr>
                  </w:pPr>
                </w:p>
                <w:p w14:paraId="26646B23" w14:textId="77777777" w:rsidR="00AC7A7A" w:rsidRPr="00BC02CE" w:rsidRDefault="00AC7A7A" w:rsidP="00AC7A7A">
                  <w:pPr>
                    <w:pStyle w:val="Bullet2"/>
                    <w:numPr>
                      <w:ilvl w:val="0"/>
                      <w:numId w:val="0"/>
                    </w:numPr>
                    <w:rPr>
                      <w:rFonts w:asciiTheme="minorHAnsi" w:hAnsiTheme="minorHAnsi" w:cstheme="minorHAnsi"/>
                    </w:rPr>
                  </w:pPr>
                </w:p>
                <w:p w14:paraId="2B397934" w14:textId="77777777" w:rsidR="00F87EE5" w:rsidRPr="00BC02CE" w:rsidRDefault="00F87EE5" w:rsidP="00F87EE5">
                  <w:pPr>
                    <w:pStyle w:val="TableBodycopy"/>
                    <w:rPr>
                      <w:rFonts w:asciiTheme="minorHAnsi" w:hAnsiTheme="minorHAnsi" w:cstheme="minorHAnsi"/>
                      <w:b/>
                      <w:bCs/>
                    </w:rPr>
                  </w:pPr>
                </w:p>
              </w:tc>
            </w:tr>
          </w:tbl>
          <w:p w14:paraId="7CDD720D" w14:textId="77777777" w:rsidR="00BF72E3" w:rsidRPr="00BC02CE" w:rsidRDefault="00BF72E3" w:rsidP="00BF72E3">
            <w:pPr>
              <w:spacing w:after="120"/>
              <w:rPr>
                <w:rFonts w:asciiTheme="minorHAnsi" w:eastAsia="Segoe UI" w:hAnsiTheme="minorHAnsi" w:cstheme="minorHAnsi"/>
                <w:b/>
                <w:bCs/>
              </w:rPr>
            </w:pPr>
          </w:p>
          <w:tbl>
            <w:tblPr>
              <w:tblpPr w:leftFromText="180" w:rightFromText="180" w:vertAnchor="page" w:horzAnchor="margin" w:tblpY="2569"/>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DE1075" w:rsidRPr="00BC02CE" w14:paraId="4F3EC8EA" w14:textId="77777777" w:rsidTr="0472516C">
              <w:trPr>
                <w:trHeight w:val="300"/>
              </w:trPr>
              <w:tc>
                <w:tcPr>
                  <w:tcW w:w="2861" w:type="dxa"/>
                  <w:noWrap/>
                  <w:vAlign w:val="center"/>
                  <w:hideMark/>
                </w:tcPr>
                <w:p w14:paraId="582A3E46" w14:textId="77777777" w:rsidR="00DE1075" w:rsidRPr="00BC02CE" w:rsidRDefault="73C6BF44" w:rsidP="00C1020A">
                  <w:pPr>
                    <w:pStyle w:val="TableBodycopySCOI"/>
                    <w:rPr>
                      <w:noProof/>
                      <w:color w:val="000000" w:themeColor="text1"/>
                    </w:rPr>
                  </w:pPr>
                  <w:commentRangeStart w:id="3001"/>
                  <w:commentRangeStart w:id="3002"/>
                  <w:commentRangeStart w:id="3003"/>
                  <w:commentRangeStart w:id="3004"/>
                  <w:r w:rsidRPr="00BC02CE">
                    <w:t>Optional Covers</w:t>
                  </w:r>
                  <w:commentRangeEnd w:id="3001"/>
                  <w:r w:rsidR="109217CF" w:rsidRPr="00BC02CE">
                    <w:rPr>
                      <w:rStyle w:val="CommentReference"/>
                    </w:rPr>
                    <w:commentReference w:id="3001"/>
                  </w:r>
                  <w:commentRangeEnd w:id="3002"/>
                  <w:r w:rsidR="109217CF" w:rsidRPr="00BC02CE">
                    <w:rPr>
                      <w:rStyle w:val="CommentReference"/>
                    </w:rPr>
                    <w:commentReference w:id="3002"/>
                  </w:r>
                  <w:commentRangeEnd w:id="3003"/>
                  <w:r w:rsidR="109217CF" w:rsidRPr="00BC02CE">
                    <w:rPr>
                      <w:rStyle w:val="CommentReference"/>
                    </w:rPr>
                    <w:commentReference w:id="3003"/>
                  </w:r>
                  <w:commentRangeEnd w:id="3004"/>
                  <w:r w:rsidR="005C1F1D" w:rsidRPr="00BC02CE">
                    <w:rPr>
                      <w:rStyle w:val="CommentReference"/>
                      <w:szCs w:val="20"/>
                    </w:rPr>
                    <w:commentReference w:id="3004"/>
                  </w:r>
                  <w:r w:rsidRPr="00BC02CE">
                    <w:t xml:space="preserve"> you've added to your policy</w:t>
                  </w:r>
                  <w:r w:rsidRPr="00BC02CE">
                    <w:rPr>
                      <w:noProof/>
                      <w:color w:val="000000" w:themeColor="text1"/>
                    </w:rPr>
                    <w:t>:</w:t>
                  </w:r>
                  <w:r w:rsidRPr="00BC02CE">
                    <w:t xml:space="preserve"> </w:t>
                  </w:r>
                </w:p>
              </w:tc>
              <w:tc>
                <w:tcPr>
                  <w:tcW w:w="4546" w:type="dxa"/>
                  <w:noWrap/>
                  <w:vAlign w:val="bottom"/>
                  <w:hideMark/>
                </w:tcPr>
                <w:p w14:paraId="5931C3BC" w14:textId="4C557115" w:rsidR="00DE1075" w:rsidRPr="00BC02CE" w:rsidRDefault="00DE1075" w:rsidP="00C1020A">
                  <w:pPr>
                    <w:pStyle w:val="TableBodycopyBCOI"/>
                  </w:pPr>
                  <w:r w:rsidRPr="00BC02CE">
                    <w:t>None</w:t>
                  </w:r>
                </w:p>
                <w:p w14:paraId="652EF988" w14:textId="77777777" w:rsidR="00DE1075" w:rsidRPr="00BC02CE" w:rsidRDefault="00DE1075" w:rsidP="00DE1075">
                  <w:pPr>
                    <w:pStyle w:val="Bullet2"/>
                    <w:numPr>
                      <w:ilvl w:val="0"/>
                      <w:numId w:val="0"/>
                    </w:numPr>
                    <w:rPr>
                      <w:rFonts w:asciiTheme="minorHAnsi" w:hAnsiTheme="minorHAnsi" w:cstheme="minorHAnsi"/>
                    </w:rPr>
                  </w:pPr>
                </w:p>
                <w:p w14:paraId="5627C85F" w14:textId="77777777" w:rsidR="00DE1075" w:rsidRPr="00BC02CE" w:rsidRDefault="00DE1075" w:rsidP="00DE1075">
                  <w:pPr>
                    <w:pStyle w:val="TableBodycopy"/>
                    <w:rPr>
                      <w:rFonts w:asciiTheme="minorHAnsi" w:hAnsiTheme="minorHAnsi" w:cstheme="minorHAnsi"/>
                      <w:b/>
                      <w:bCs/>
                    </w:rPr>
                  </w:pPr>
                </w:p>
              </w:tc>
            </w:tr>
          </w:tbl>
          <w:p w14:paraId="276AE018" w14:textId="77777777" w:rsidR="00DE1075" w:rsidRPr="00BC02CE" w:rsidRDefault="00DE1075" w:rsidP="00DE1075">
            <w:pPr>
              <w:rPr>
                <w:rFonts w:asciiTheme="minorHAnsi" w:eastAsia="Segoe UI" w:hAnsiTheme="minorHAnsi" w:cstheme="minorHAnsi"/>
              </w:rPr>
            </w:pPr>
          </w:p>
        </w:tc>
        <w:tc>
          <w:tcPr>
            <w:tcW w:w="2552" w:type="dxa"/>
          </w:tcPr>
          <w:p w14:paraId="4DC3AFFF" w14:textId="49B127A0" w:rsidR="004D7F34" w:rsidRPr="00BC02CE" w:rsidRDefault="004D7F34" w:rsidP="004D7F34">
            <w:pPr>
              <w:rPr>
                <w:rStyle w:val="ui-provider"/>
                <w:rFonts w:ascii="Calibri" w:hAnsi="Calibri" w:cs="Calibri"/>
                <w:sz w:val="18"/>
                <w:szCs w:val="18"/>
              </w:rPr>
            </w:pPr>
            <w:r w:rsidRPr="00BC02CE">
              <w:rPr>
                <w:rStyle w:val="ui-provider"/>
                <w:rFonts w:ascii="Calibri" w:hAnsi="Calibri" w:cs="Calibri"/>
                <w:sz w:val="18"/>
                <w:szCs w:val="18"/>
              </w:rPr>
              <w:t>IF (&lt;HomeCoverTypeCode&gt; = ‘3|Content</w:t>
            </w:r>
            <w:r w:rsidR="00047E9B" w:rsidRPr="00BC02CE">
              <w:rPr>
                <w:rStyle w:val="ui-provider"/>
                <w:rFonts w:ascii="Calibri" w:hAnsi="Calibri" w:cs="Calibri"/>
                <w:sz w:val="18"/>
                <w:szCs w:val="18"/>
              </w:rPr>
              <w:t>s</w:t>
            </w:r>
            <w:r w:rsidRPr="00BC02CE">
              <w:rPr>
                <w:rStyle w:val="ui-provider"/>
                <w:rFonts w:ascii="Calibri" w:hAnsi="Calibri" w:cs="Calibri"/>
                <w:sz w:val="18"/>
                <w:szCs w:val="18"/>
              </w:rPr>
              <w:t>’)</w:t>
            </w:r>
            <w:r w:rsidRPr="00BC02CE">
              <w:rPr>
                <w:rFonts w:ascii="Calibri" w:hAnsi="Calibri" w:cs="Calibri"/>
                <w:sz w:val="18"/>
                <w:szCs w:val="18"/>
              </w:rPr>
              <w:br/>
            </w:r>
            <w:r w:rsidRPr="00BC02CE">
              <w:rPr>
                <w:rStyle w:val="ui-provider"/>
                <w:rFonts w:ascii="Calibri" w:hAnsi="Calibri" w:cs="Calibri"/>
                <w:sz w:val="18"/>
                <w:szCs w:val="18"/>
              </w:rPr>
              <w:t>Iterate all the Contents coverages and check:</w:t>
            </w:r>
            <w:r w:rsidRPr="00BC02CE">
              <w:rPr>
                <w:rFonts w:ascii="Calibri" w:hAnsi="Calibri" w:cs="Calibri"/>
                <w:sz w:val="18"/>
                <w:szCs w:val="18"/>
              </w:rPr>
              <w:br/>
            </w:r>
            <w:r w:rsidRPr="00BC02CE">
              <w:rPr>
                <w:rStyle w:val="ui-provider"/>
                <w:rFonts w:ascii="Calibri" w:hAnsi="Calibri" w:cs="Calibri"/>
                <w:sz w:val="18"/>
                <w:szCs w:val="18"/>
              </w:rPr>
              <w:t xml:space="preserve">  If (ContentsOptionalCoverageInd = ‘0’ and </w:t>
            </w:r>
            <w:r w:rsidRPr="00BC02CE">
              <w:rPr>
                <w:rFonts w:ascii="Calibri" w:hAnsi="Calibri" w:cs="Calibri"/>
                <w:sz w:val="18"/>
                <w:szCs w:val="18"/>
                <w:shd w:val="clear" w:color="auto" w:fill="FFFFFF"/>
              </w:rPr>
              <w:t>(&lt;</w:t>
            </w:r>
            <w:r w:rsidRPr="00BC02CE">
              <w:rPr>
                <w:rStyle w:val="ui-provider"/>
                <w:rFonts w:ascii="Calibri" w:hAnsi="Calibri" w:cs="Calibri"/>
                <w:sz w:val="18"/>
                <w:szCs w:val="18"/>
              </w:rPr>
              <w:t>ContentsSelectedCoverageInd&gt;</w:t>
            </w:r>
            <w:r w:rsidRPr="00BC02CE">
              <w:rPr>
                <w:rFonts w:ascii="Calibri" w:hAnsi="Calibri" w:cs="Calibri"/>
                <w:sz w:val="18"/>
                <w:szCs w:val="18"/>
                <w:shd w:val="clear" w:color="auto" w:fill="FFFFFF"/>
              </w:rPr>
              <w:t xml:space="preserve"> </w:t>
            </w:r>
            <w:r w:rsidRPr="00BC02CE">
              <w:rPr>
                <w:rStyle w:val="ui-provider"/>
                <w:rFonts w:ascii="Calibri" w:hAnsi="Calibri" w:cs="Calibri"/>
                <w:sz w:val="18"/>
                <w:szCs w:val="18"/>
              </w:rPr>
              <w:t xml:space="preserve"> = ‘1’) THEN</w:t>
            </w:r>
            <w:r w:rsidRPr="00BC02CE">
              <w:rPr>
                <w:rFonts w:ascii="Calibri" w:hAnsi="Calibri" w:cs="Calibri"/>
                <w:sz w:val="18"/>
                <w:szCs w:val="18"/>
              </w:rPr>
              <w:br/>
            </w:r>
            <w:r w:rsidRPr="00BC02CE">
              <w:rPr>
                <w:rStyle w:val="ui-provider"/>
                <w:rFonts w:ascii="Calibri" w:hAnsi="Calibri" w:cs="Calibri"/>
                <w:sz w:val="18"/>
                <w:szCs w:val="18"/>
              </w:rPr>
              <w:t>Display &lt;ContentsCoverageName&gt;</w:t>
            </w:r>
            <w:r w:rsidRPr="00BC02CE">
              <w:rPr>
                <w:rFonts w:ascii="Calibri" w:hAnsi="Calibri" w:cs="Calibri"/>
                <w:sz w:val="18"/>
                <w:szCs w:val="18"/>
              </w:rPr>
              <w:br/>
            </w:r>
            <w:r w:rsidRPr="00BC02CE">
              <w:rPr>
                <w:rFonts w:ascii="Calibri" w:hAnsi="Calibri" w:cs="Calibri"/>
                <w:sz w:val="18"/>
                <w:szCs w:val="18"/>
              </w:rPr>
              <w:br/>
            </w:r>
            <w:r w:rsidRPr="00BC02CE">
              <w:rPr>
                <w:rStyle w:val="ui-provider"/>
                <w:rFonts w:ascii="Calibri" w:hAnsi="Calibri" w:cs="Calibri"/>
                <w:sz w:val="18"/>
                <w:szCs w:val="18"/>
              </w:rPr>
              <w:t>IF (&lt;HomeCoverTypeCode&gt;  =  ‘2|Building’)</w:t>
            </w:r>
            <w:r w:rsidRPr="00BC02CE">
              <w:rPr>
                <w:rFonts w:ascii="Calibri" w:hAnsi="Calibri" w:cs="Calibri"/>
                <w:sz w:val="18"/>
                <w:szCs w:val="18"/>
              </w:rPr>
              <w:br/>
            </w:r>
            <w:r w:rsidRPr="00BC02CE">
              <w:rPr>
                <w:rStyle w:val="ui-provider"/>
                <w:rFonts w:ascii="Calibri" w:hAnsi="Calibri" w:cs="Calibri"/>
                <w:sz w:val="18"/>
                <w:szCs w:val="18"/>
              </w:rPr>
              <w:t xml:space="preserve">   Iterate all the Building coverages and check:</w:t>
            </w:r>
            <w:r w:rsidRPr="00BC02CE">
              <w:rPr>
                <w:rFonts w:ascii="Calibri" w:hAnsi="Calibri" w:cs="Calibri"/>
                <w:sz w:val="18"/>
                <w:szCs w:val="18"/>
              </w:rPr>
              <w:br/>
            </w:r>
            <w:r w:rsidRPr="00BC02CE">
              <w:rPr>
                <w:rStyle w:val="ui-provider"/>
                <w:rFonts w:ascii="Calibri" w:hAnsi="Calibri" w:cs="Calibri"/>
                <w:sz w:val="18"/>
                <w:szCs w:val="18"/>
              </w:rPr>
              <w:t> </w:t>
            </w:r>
            <w:r w:rsidRPr="00BC02CE">
              <w:rPr>
                <w:rStyle w:val="ui-provider"/>
                <w:rFonts w:ascii="Calibri" w:hAnsi="Calibri" w:cs="Calibri"/>
                <w:sz w:val="18"/>
                <w:szCs w:val="18"/>
              </w:rPr>
              <w:t xml:space="preserve"> If (&lt;BuildingOptionalCoverageInd&gt; = ‘0’ and </w:t>
            </w:r>
            <w:r w:rsidRPr="00BC02CE">
              <w:rPr>
                <w:rFonts w:ascii="Calibri" w:hAnsi="Calibri" w:cs="Calibri"/>
                <w:sz w:val="18"/>
                <w:szCs w:val="18"/>
                <w:shd w:val="clear" w:color="auto" w:fill="FFFFFF"/>
              </w:rPr>
              <w:t>(&lt;</w:t>
            </w:r>
            <w:r w:rsidRPr="00BC02CE">
              <w:rPr>
                <w:rStyle w:val="ui-provider"/>
                <w:rFonts w:ascii="Calibri" w:hAnsi="Calibri" w:cs="Calibri"/>
                <w:sz w:val="18"/>
                <w:szCs w:val="18"/>
              </w:rPr>
              <w:t>BuildingSelectedCoverageInd&gt;</w:t>
            </w:r>
            <w:r w:rsidRPr="00BC02CE">
              <w:rPr>
                <w:rFonts w:ascii="Calibri" w:hAnsi="Calibri" w:cs="Calibri"/>
                <w:sz w:val="18"/>
                <w:szCs w:val="18"/>
                <w:shd w:val="clear" w:color="auto" w:fill="FFFFFF"/>
              </w:rPr>
              <w:t xml:space="preserve"> </w:t>
            </w:r>
            <w:r w:rsidRPr="00BC02CE">
              <w:rPr>
                <w:rStyle w:val="ui-provider"/>
                <w:rFonts w:ascii="Calibri" w:hAnsi="Calibri" w:cs="Calibri"/>
                <w:sz w:val="18"/>
                <w:szCs w:val="18"/>
              </w:rPr>
              <w:t xml:space="preserve"> = ‘1’) </w:t>
            </w:r>
          </w:p>
          <w:p w14:paraId="53944AC7" w14:textId="77777777" w:rsidR="008F0B03" w:rsidRDefault="004D7F34" w:rsidP="004D7F34">
            <w:pPr>
              <w:rPr>
                <w:rStyle w:val="ui-provider"/>
                <w:rFonts w:ascii="Calibri" w:hAnsi="Calibri" w:cs="Calibri"/>
                <w:sz w:val="18"/>
                <w:szCs w:val="18"/>
              </w:rPr>
            </w:pPr>
            <w:r w:rsidRPr="00BC02CE">
              <w:rPr>
                <w:rStyle w:val="ui-provider"/>
                <w:rFonts w:ascii="Calibri" w:hAnsi="Calibri" w:cs="Calibri"/>
                <w:sz w:val="18"/>
                <w:szCs w:val="18"/>
              </w:rPr>
              <w:t>THEN</w:t>
            </w:r>
            <w:r w:rsidRPr="00BC02CE">
              <w:t xml:space="preserve"> </w:t>
            </w:r>
            <w:r w:rsidRPr="00BC02CE">
              <w:rPr>
                <w:rStyle w:val="ui-provider"/>
                <w:rFonts w:ascii="Calibri" w:hAnsi="Calibri" w:cs="Calibri"/>
                <w:sz w:val="18"/>
                <w:szCs w:val="18"/>
              </w:rPr>
              <w:t>Display &lt;BuildingsCoverageName&gt;</w:t>
            </w:r>
            <w:r w:rsidRPr="00BC02CE">
              <w:rPr>
                <w:rFonts w:ascii="Calibri" w:hAnsi="Calibri" w:cs="Calibri"/>
                <w:sz w:val="18"/>
                <w:szCs w:val="18"/>
              </w:rPr>
              <w:br/>
            </w:r>
            <w:r w:rsidRPr="00BC02CE">
              <w:rPr>
                <w:rFonts w:ascii="Calibri" w:hAnsi="Calibri" w:cs="Calibri"/>
                <w:sz w:val="18"/>
                <w:szCs w:val="18"/>
              </w:rPr>
              <w:br/>
            </w:r>
            <w:r w:rsidRPr="00BC02CE">
              <w:rPr>
                <w:rStyle w:val="ui-provider"/>
                <w:rFonts w:ascii="Calibri" w:hAnsi="Calibri" w:cs="Calibri"/>
                <w:sz w:val="18"/>
                <w:szCs w:val="18"/>
              </w:rPr>
              <w:t> </w:t>
            </w:r>
            <w:r w:rsidRPr="00BC02CE">
              <w:rPr>
                <w:rStyle w:val="ui-provider"/>
                <w:rFonts w:ascii="Calibri" w:hAnsi="Calibri" w:cs="Calibri"/>
                <w:sz w:val="18"/>
                <w:szCs w:val="18"/>
              </w:rPr>
              <w:t>IF (&lt;HomeCoverTypeCode&gt;  = ‘5|BuildingAndContents’)</w:t>
            </w:r>
            <w:r w:rsidRPr="00BC02CE">
              <w:rPr>
                <w:rFonts w:ascii="Calibri" w:hAnsi="Calibri" w:cs="Calibri"/>
                <w:sz w:val="18"/>
                <w:szCs w:val="18"/>
              </w:rPr>
              <w:br/>
            </w:r>
            <w:r w:rsidRPr="00BC02CE">
              <w:rPr>
                <w:rStyle w:val="ui-provider"/>
                <w:rFonts w:ascii="Calibri" w:hAnsi="Calibri" w:cs="Calibri"/>
                <w:sz w:val="18"/>
                <w:szCs w:val="18"/>
              </w:rPr>
              <w:t> </w:t>
            </w:r>
            <w:r w:rsidRPr="00BC02CE">
              <w:rPr>
                <w:rStyle w:val="ui-provider"/>
                <w:rFonts w:ascii="Calibri" w:hAnsi="Calibri" w:cs="Calibri"/>
                <w:sz w:val="18"/>
                <w:szCs w:val="18"/>
              </w:rPr>
              <w:t xml:space="preserve"> Iterate all the Building coverages</w:t>
            </w:r>
            <w:r w:rsidRPr="00BC02CE">
              <w:rPr>
                <w:rFonts w:ascii="Calibri" w:hAnsi="Calibri" w:cs="Calibri"/>
                <w:sz w:val="18"/>
                <w:szCs w:val="18"/>
              </w:rPr>
              <w:t xml:space="preserve"> </w:t>
            </w:r>
            <w:r w:rsidRPr="00BC02CE">
              <w:rPr>
                <w:rFonts w:ascii="Calibri" w:hAnsi="Calibri" w:cs="Calibri"/>
                <w:sz w:val="18"/>
                <w:szCs w:val="18"/>
              </w:rPr>
              <w:br/>
            </w:r>
            <w:r w:rsidRPr="00BC02CE">
              <w:rPr>
                <w:rStyle w:val="ui-provider"/>
                <w:rFonts w:ascii="Calibri" w:hAnsi="Calibri" w:cs="Calibri"/>
                <w:sz w:val="18"/>
                <w:szCs w:val="18"/>
              </w:rPr>
              <w:t> </w:t>
            </w:r>
            <w:r w:rsidRPr="00BC02CE">
              <w:rPr>
                <w:rStyle w:val="ui-provider"/>
                <w:rFonts w:ascii="Calibri" w:hAnsi="Calibri" w:cs="Calibri"/>
                <w:sz w:val="18"/>
                <w:szCs w:val="18"/>
              </w:rPr>
              <w:t> </w:t>
            </w:r>
            <w:r w:rsidRPr="00BC02CE">
              <w:rPr>
                <w:rStyle w:val="ui-provider"/>
                <w:rFonts w:ascii="Calibri" w:hAnsi="Calibri" w:cs="Calibri"/>
                <w:sz w:val="18"/>
                <w:szCs w:val="18"/>
              </w:rPr>
              <w:t> </w:t>
            </w:r>
            <w:r w:rsidRPr="00BC02CE">
              <w:rPr>
                <w:rStyle w:val="ui-provider"/>
                <w:rFonts w:ascii="Calibri" w:hAnsi="Calibri" w:cs="Calibri"/>
                <w:sz w:val="18"/>
                <w:szCs w:val="18"/>
              </w:rPr>
              <w:t> </w:t>
            </w:r>
            <w:r w:rsidRPr="00BC02CE">
              <w:rPr>
                <w:rStyle w:val="ui-provider"/>
                <w:rFonts w:ascii="Calibri" w:hAnsi="Calibri" w:cs="Calibri"/>
                <w:sz w:val="18"/>
                <w:szCs w:val="18"/>
              </w:rPr>
              <w:t xml:space="preserve"> if (BuildingOptionalCoverageInd = ‘0’ and </w:t>
            </w:r>
            <w:r w:rsidRPr="00BC02CE">
              <w:rPr>
                <w:rFonts w:ascii="Calibri" w:hAnsi="Calibri" w:cs="Calibri"/>
                <w:sz w:val="18"/>
                <w:szCs w:val="18"/>
                <w:shd w:val="clear" w:color="auto" w:fill="FFFFFF"/>
              </w:rPr>
              <w:t>(&lt;</w:t>
            </w:r>
            <w:r w:rsidRPr="00BC02CE">
              <w:rPr>
                <w:rStyle w:val="ui-provider"/>
                <w:rFonts w:ascii="Calibri" w:hAnsi="Calibri" w:cs="Calibri"/>
                <w:sz w:val="18"/>
                <w:szCs w:val="18"/>
              </w:rPr>
              <w:t>BuildingSelectedCoverageInd&gt;</w:t>
            </w:r>
            <w:r w:rsidRPr="00BC02CE">
              <w:rPr>
                <w:rFonts w:ascii="Calibri" w:hAnsi="Calibri" w:cs="Calibri"/>
                <w:sz w:val="18"/>
                <w:szCs w:val="18"/>
                <w:shd w:val="clear" w:color="auto" w:fill="FFFFFF"/>
              </w:rPr>
              <w:t xml:space="preserve"> </w:t>
            </w:r>
            <w:r w:rsidRPr="00BC02CE">
              <w:rPr>
                <w:rStyle w:val="ui-provider"/>
                <w:rFonts w:ascii="Calibri" w:hAnsi="Calibri" w:cs="Calibri"/>
                <w:sz w:val="18"/>
                <w:szCs w:val="18"/>
              </w:rPr>
              <w:t xml:space="preserve"> = ‘1’)</w:t>
            </w:r>
            <w:r w:rsidRPr="00BC02CE">
              <w:rPr>
                <w:rFonts w:ascii="Calibri" w:hAnsi="Calibri" w:cs="Calibri"/>
                <w:sz w:val="18"/>
                <w:szCs w:val="18"/>
              </w:rPr>
              <w:br/>
            </w:r>
            <w:r w:rsidRPr="00BC02CE">
              <w:rPr>
                <w:rStyle w:val="ui-provider"/>
                <w:rFonts w:ascii="Calibri" w:hAnsi="Calibri" w:cs="Calibri"/>
                <w:sz w:val="18"/>
                <w:szCs w:val="18"/>
              </w:rPr>
              <w:t> </w:t>
            </w:r>
            <w:r w:rsidRPr="00BC02CE">
              <w:rPr>
                <w:rStyle w:val="ui-provider"/>
                <w:rFonts w:ascii="Calibri" w:hAnsi="Calibri" w:cs="Calibri"/>
                <w:sz w:val="18"/>
                <w:szCs w:val="18"/>
              </w:rPr>
              <w:t xml:space="preserve"> THEN Display &lt;BuildingsCoverageName&gt;</w:t>
            </w:r>
          </w:p>
          <w:p w14:paraId="3D5AD669" w14:textId="77777777" w:rsidR="008F0B03" w:rsidRDefault="008F0B03" w:rsidP="004D7F34">
            <w:pPr>
              <w:rPr>
                <w:ins w:id="3006" w:author="Sam Sehgal (EXT Idiom)" w:date="2025-05-30T10:02:00Z" w16du:dateUtc="2025-05-30T00:02:00Z"/>
                <w:rStyle w:val="ui-provider"/>
                <w:rFonts w:ascii="Calibri" w:hAnsi="Calibri" w:cs="Calibri"/>
                <w:sz w:val="18"/>
                <w:szCs w:val="18"/>
              </w:rPr>
            </w:pPr>
            <w:r w:rsidRPr="00023D49">
              <w:rPr>
                <w:rStyle w:val="ui-provider"/>
                <w:rFonts w:ascii="Calibri" w:hAnsi="Calibri" w:cs="Calibri"/>
                <w:sz w:val="18"/>
                <w:szCs w:val="18"/>
              </w:rPr>
              <w:t> </w:t>
            </w:r>
            <w:r w:rsidRPr="00023D49">
              <w:rPr>
                <w:rStyle w:val="ui-provider"/>
                <w:rFonts w:ascii="Calibri" w:hAnsi="Calibri" w:cs="Calibri"/>
                <w:sz w:val="18"/>
                <w:szCs w:val="18"/>
              </w:rPr>
              <w:t> </w:t>
            </w:r>
            <w:r w:rsidRPr="00023D49">
              <w:rPr>
                <w:rStyle w:val="ui-provider"/>
                <w:rFonts w:ascii="Calibri" w:hAnsi="Calibri" w:cs="Calibri"/>
                <w:sz w:val="18"/>
                <w:szCs w:val="18"/>
              </w:rPr>
              <w:t xml:space="preserve">if (ContentsOptionalCoverageInd = ‘0’ and </w:t>
            </w:r>
            <w:r w:rsidRPr="00023D49">
              <w:rPr>
                <w:rFonts w:ascii="Calibri" w:hAnsi="Calibri" w:cs="Calibri"/>
                <w:sz w:val="18"/>
                <w:szCs w:val="18"/>
                <w:shd w:val="clear" w:color="auto" w:fill="FFFFFF"/>
              </w:rPr>
              <w:t>(&lt;</w:t>
            </w:r>
            <w:r w:rsidRPr="00023D49">
              <w:rPr>
                <w:rStyle w:val="ui-provider"/>
                <w:rFonts w:ascii="Calibri" w:hAnsi="Calibri" w:cs="Calibri"/>
                <w:sz w:val="18"/>
                <w:szCs w:val="18"/>
              </w:rPr>
              <w:t>ContentsSelectedCoverageInd&gt;</w:t>
            </w:r>
            <w:r w:rsidRPr="00023D49">
              <w:rPr>
                <w:rFonts w:ascii="Calibri" w:hAnsi="Calibri" w:cs="Calibri"/>
                <w:sz w:val="18"/>
                <w:szCs w:val="18"/>
                <w:shd w:val="clear" w:color="auto" w:fill="FFFFFF"/>
              </w:rPr>
              <w:t xml:space="preserve"> </w:t>
            </w:r>
            <w:r w:rsidRPr="00023D49">
              <w:rPr>
                <w:rStyle w:val="ui-provider"/>
                <w:rFonts w:ascii="Calibri" w:hAnsi="Calibri" w:cs="Calibri"/>
                <w:sz w:val="18"/>
                <w:szCs w:val="18"/>
              </w:rPr>
              <w:t xml:space="preserve"> = ‘1’)</w:t>
            </w:r>
            <w:r w:rsidRPr="00023D49">
              <w:rPr>
                <w:rFonts w:ascii="Calibri" w:hAnsi="Calibri" w:cs="Calibri"/>
                <w:sz w:val="18"/>
                <w:szCs w:val="18"/>
              </w:rPr>
              <w:br/>
            </w:r>
            <w:r w:rsidRPr="00023D49">
              <w:rPr>
                <w:rStyle w:val="ui-provider"/>
                <w:rFonts w:ascii="Calibri" w:hAnsi="Calibri" w:cs="Calibri"/>
                <w:sz w:val="18"/>
                <w:szCs w:val="18"/>
              </w:rPr>
              <w:t>THEN Display &lt;ContentsCoverageName&gt;</w:t>
            </w:r>
          </w:p>
          <w:p w14:paraId="29A37D14" w14:textId="77777777" w:rsidR="002F3007" w:rsidRDefault="002F3007" w:rsidP="004D7F34">
            <w:pPr>
              <w:rPr>
                <w:rStyle w:val="ui-provider"/>
                <w:rFonts w:ascii="Calibri" w:hAnsi="Calibri" w:cs="Calibri"/>
                <w:sz w:val="18"/>
                <w:szCs w:val="18"/>
              </w:rPr>
            </w:pPr>
          </w:p>
          <w:p w14:paraId="5D7BA268" w14:textId="77777777" w:rsidR="002F3007" w:rsidRPr="00023D49" w:rsidRDefault="002F3007" w:rsidP="002F3007">
            <w:pPr>
              <w:rPr>
                <w:rFonts w:ascii="Calibri" w:hAnsi="Calibri" w:cs="Calibri"/>
                <w:color w:val="000000"/>
                <w:sz w:val="18"/>
                <w:szCs w:val="18"/>
                <w:shd w:val="clear" w:color="auto" w:fill="FFFFFF"/>
              </w:rPr>
            </w:pPr>
            <w:r w:rsidRPr="00023D49">
              <w:rPr>
                <w:rFonts w:ascii="Calibri" w:hAnsi="Calibri" w:cs="Calibri"/>
                <w:color w:val="000000"/>
                <w:sz w:val="18"/>
                <w:szCs w:val="18"/>
                <w:shd w:val="clear" w:color="auto" w:fill="FFFFFF"/>
              </w:rPr>
              <w:lastRenderedPageBreak/>
              <w:t>ELSE Display “None”</w:t>
            </w:r>
          </w:p>
          <w:p w14:paraId="21CE4673" w14:textId="0AA0293E" w:rsidR="004D7F34" w:rsidRPr="00BC02CE" w:rsidRDefault="004D7F34" w:rsidP="004D7F34">
            <w:pPr>
              <w:rPr>
                <w:rFonts w:ascii="Calibri" w:eastAsia="Calibri" w:hAnsi="Calibri" w:cs="Calibri"/>
                <w:sz w:val="22"/>
                <w:szCs w:val="22"/>
              </w:rPr>
            </w:pPr>
            <w:r w:rsidRPr="00BC02CE">
              <w:rPr>
                <w:rFonts w:ascii="Calibri" w:hAnsi="Calibri" w:cs="Calibri"/>
                <w:sz w:val="18"/>
                <w:szCs w:val="18"/>
              </w:rPr>
              <w:br/>
            </w:r>
            <w:r w:rsidRPr="00BC02CE">
              <w:rPr>
                <w:rStyle w:val="ui-provider"/>
                <w:rFonts w:ascii="Calibri" w:hAnsi="Calibri" w:cs="Calibri"/>
                <w:sz w:val="18"/>
                <w:szCs w:val="18"/>
              </w:rPr>
              <w:t> </w:t>
            </w:r>
            <w:r w:rsidRPr="00BC02CE">
              <w:rPr>
                <w:rStyle w:val="ui-provider"/>
                <w:rFonts w:ascii="Calibri" w:hAnsi="Calibri" w:cs="Calibri"/>
                <w:sz w:val="18"/>
                <w:szCs w:val="18"/>
              </w:rPr>
              <w:t> </w:t>
            </w:r>
            <w:r w:rsidRPr="00BC02CE">
              <w:rPr>
                <w:rStyle w:val="ui-provider"/>
                <w:rFonts w:ascii="Calibri" w:hAnsi="Calibri" w:cs="Calibri"/>
                <w:sz w:val="18"/>
                <w:szCs w:val="18"/>
              </w:rPr>
              <w:t>Iterate all the Contents coverages</w:t>
            </w:r>
            <w:r w:rsidRPr="00BC02CE">
              <w:rPr>
                <w:rFonts w:ascii="Calibri" w:hAnsi="Calibri" w:cs="Calibri"/>
                <w:sz w:val="18"/>
                <w:szCs w:val="18"/>
              </w:rPr>
              <w:t xml:space="preserve"> </w:t>
            </w:r>
            <w:r w:rsidRPr="00BC02CE">
              <w:rPr>
                <w:rFonts w:ascii="Calibri" w:hAnsi="Calibri" w:cs="Calibri"/>
                <w:sz w:val="18"/>
                <w:szCs w:val="18"/>
              </w:rPr>
              <w:br/>
            </w:r>
          </w:p>
          <w:p w14:paraId="01716A5F" w14:textId="77777777" w:rsidR="004D7F34" w:rsidRPr="00BC02CE" w:rsidRDefault="004D7F34" w:rsidP="004D7F34">
            <w:pPr>
              <w:rPr>
                <w:rFonts w:ascii="Calibri" w:eastAsia="Calibri" w:hAnsi="Calibri" w:cs="Calibri"/>
                <w:sz w:val="19"/>
                <w:szCs w:val="19"/>
              </w:rPr>
            </w:pPr>
            <w:r w:rsidRPr="00BC02CE">
              <w:rPr>
                <w:rFonts w:ascii="Calibri" w:eastAsia="Calibri" w:hAnsi="Calibri" w:cs="Calibri"/>
                <w:sz w:val="19"/>
                <w:szCs w:val="19"/>
              </w:rPr>
              <w:t>(List all coverages applicable to the cover type one below each other)</w:t>
            </w:r>
          </w:p>
          <w:p w14:paraId="244EC4A9" w14:textId="1F957785" w:rsidR="009226AE" w:rsidRPr="00BC02CE" w:rsidRDefault="004D7F34" w:rsidP="00A65222">
            <w:pPr>
              <w:rPr>
                <w:rFonts w:asciiTheme="minorHAnsi" w:hAnsiTheme="minorHAnsi" w:cstheme="minorHAnsi"/>
                <w:b/>
                <w:bCs/>
                <w:sz w:val="20"/>
                <w:szCs w:val="20"/>
              </w:rPr>
            </w:pPr>
            <w:r w:rsidRPr="00BC02CE">
              <w:rPr>
                <w:rFonts w:ascii="Calibri" w:eastAsia="Calibri" w:hAnsi="Calibri" w:cs="Calibri"/>
                <w:b/>
                <w:bCs/>
                <w:sz w:val="19"/>
                <w:szCs w:val="19"/>
              </w:rPr>
              <w:t>ELSEIF</w:t>
            </w:r>
          </w:p>
          <w:p w14:paraId="5B0B5A7D" w14:textId="77777777" w:rsidR="004D7F34" w:rsidRPr="00BC02CE" w:rsidRDefault="004D7F34" w:rsidP="00A65222">
            <w:pPr>
              <w:rPr>
                <w:rFonts w:asciiTheme="minorHAnsi" w:hAnsiTheme="minorHAnsi" w:cstheme="minorHAnsi"/>
                <w:b/>
                <w:bCs/>
                <w:sz w:val="20"/>
                <w:szCs w:val="20"/>
              </w:rPr>
            </w:pPr>
          </w:p>
          <w:p w14:paraId="068DB8B4" w14:textId="5FB7AC02" w:rsidR="00BF72E3" w:rsidRPr="00BC02CE" w:rsidRDefault="00241668" w:rsidP="00A65222">
            <w:pPr>
              <w:rPr>
                <w:rFonts w:asciiTheme="minorHAnsi" w:hAnsiTheme="minorHAnsi" w:cstheme="minorHAnsi"/>
                <w:sz w:val="20"/>
                <w:szCs w:val="20"/>
              </w:rPr>
            </w:pPr>
            <w:r w:rsidRPr="00BC02CE">
              <w:rPr>
                <w:rFonts w:asciiTheme="minorHAnsi" w:hAnsiTheme="minorHAnsi" w:cstheme="minorHAnsi"/>
                <w:b/>
                <w:bCs/>
                <w:sz w:val="20"/>
                <w:szCs w:val="20"/>
              </w:rPr>
              <w:t>IF</w:t>
            </w:r>
            <w:r w:rsidRPr="00BC02CE">
              <w:rPr>
                <w:rFonts w:asciiTheme="minorHAnsi" w:hAnsiTheme="minorHAnsi" w:cstheme="minorHAnsi"/>
                <w:sz w:val="20"/>
                <w:szCs w:val="20"/>
              </w:rPr>
              <w:t xml:space="preserve"> </w:t>
            </w:r>
            <w:r w:rsidR="00876A66" w:rsidRPr="00BC02CE">
              <w:rPr>
                <w:rFonts w:asciiTheme="minorHAnsi" w:hAnsiTheme="minorHAnsi" w:cstheme="minorHAnsi"/>
                <w:sz w:val="20"/>
                <w:szCs w:val="20"/>
              </w:rPr>
              <w:t xml:space="preserve">&lt;ProductCode&gt; </w:t>
            </w:r>
            <w:r w:rsidRPr="00BC02CE">
              <w:rPr>
                <w:rFonts w:asciiTheme="minorHAnsi" w:hAnsiTheme="minorHAnsi" w:cstheme="minorHAnsi"/>
                <w:sz w:val="20"/>
                <w:szCs w:val="20"/>
              </w:rPr>
              <w:t xml:space="preserve"> = "Home" </w:t>
            </w:r>
            <w:r w:rsidRPr="00BC02CE">
              <w:rPr>
                <w:rFonts w:asciiTheme="minorHAnsi" w:hAnsiTheme="minorHAnsi" w:cstheme="minorHAnsi"/>
                <w:b/>
                <w:bCs/>
                <w:sz w:val="20"/>
                <w:szCs w:val="20"/>
              </w:rPr>
              <w:t>OR</w:t>
            </w:r>
            <w:r w:rsidRPr="00BC02CE">
              <w:rPr>
                <w:rFonts w:asciiTheme="minorHAnsi" w:hAnsiTheme="minorHAnsi" w:cstheme="minorHAnsi"/>
                <w:sz w:val="20"/>
                <w:szCs w:val="20"/>
              </w:rPr>
              <w:t xml:space="preserve"> "Landlord"</w:t>
            </w:r>
          </w:p>
          <w:p w14:paraId="77713D7F" w14:textId="77777777" w:rsidR="009D13AD" w:rsidRPr="00BC02CE" w:rsidRDefault="00F82253" w:rsidP="00A65222">
            <w:pPr>
              <w:rPr>
                <w:rFonts w:asciiTheme="minorHAnsi" w:hAnsiTheme="minorHAnsi" w:cstheme="minorHAnsi"/>
                <w:sz w:val="22"/>
                <w:szCs w:val="22"/>
              </w:rPr>
            </w:pPr>
            <w:r w:rsidRPr="00BC02CE">
              <w:rPr>
                <w:rFonts w:asciiTheme="minorHAnsi" w:hAnsiTheme="minorHAnsi" w:cstheme="minorHAnsi"/>
                <w:b/>
                <w:bCs/>
                <w:sz w:val="22"/>
                <w:szCs w:val="22"/>
              </w:rPr>
              <w:t>AND</w:t>
            </w:r>
            <w:r w:rsidRPr="00BC02CE">
              <w:rPr>
                <w:rFonts w:asciiTheme="minorHAnsi" w:hAnsiTheme="minorHAnsi" w:cstheme="minorHAnsi"/>
                <w:sz w:val="22"/>
                <w:szCs w:val="22"/>
              </w:rPr>
              <w:t xml:space="preserve"> </w:t>
            </w:r>
          </w:p>
          <w:p w14:paraId="674D1000" w14:textId="2F9CF9C4" w:rsidR="00824689" w:rsidRPr="00BC02CE" w:rsidRDefault="00824689" w:rsidP="00824689">
            <w:pPr>
              <w:textAlignment w:val="baseline"/>
              <w:rPr>
                <w:rFonts w:asciiTheme="minorHAnsi" w:hAnsiTheme="minorHAnsi" w:cstheme="minorHAnsi"/>
                <w:sz w:val="20"/>
                <w:szCs w:val="20"/>
              </w:rPr>
            </w:pPr>
            <w:r w:rsidRPr="00BC02CE">
              <w:rPr>
                <w:rFonts w:asciiTheme="minorHAnsi" w:hAnsiTheme="minorHAnsi" w:cstheme="minorHAnsi"/>
                <w:sz w:val="20"/>
                <w:szCs w:val="20"/>
              </w:rPr>
              <w:t xml:space="preserve">&lt;BuildingCoverageName&gt; &lt;&gt; NULL AND  &lt;ContentsCoverageName&gt; &lt;&gt; NULL AND </w:t>
            </w:r>
            <w:r w:rsidRPr="00BC02CE">
              <w:rPr>
                <w:rFonts w:asciiTheme="minorHAnsi" w:hAnsiTheme="minorHAnsi" w:cstheme="minorHAnsi"/>
                <w:b/>
                <w:bCs/>
                <w:sz w:val="20"/>
                <w:szCs w:val="20"/>
              </w:rPr>
              <w:t>THEN</w:t>
            </w:r>
            <w:r w:rsidRPr="00BC02CE">
              <w:rPr>
                <w:rFonts w:asciiTheme="minorHAnsi" w:hAnsiTheme="minorHAnsi" w:cstheme="minorHAnsi"/>
                <w:sz w:val="20"/>
                <w:szCs w:val="20"/>
              </w:rPr>
              <w:t xml:space="preserve"> display “Optional Covers</w:t>
            </w:r>
            <w:r w:rsidR="00A304D5" w:rsidRPr="00BC02CE">
              <w:rPr>
                <w:rFonts w:asciiTheme="minorHAnsi" w:hAnsiTheme="minorHAnsi" w:cstheme="minorHAnsi"/>
                <w:sz w:val="20"/>
                <w:szCs w:val="20"/>
              </w:rPr>
              <w:t xml:space="preserve"> you've added to your policy:</w:t>
            </w:r>
            <w:r w:rsidRPr="00BC02CE">
              <w:rPr>
                <w:rFonts w:asciiTheme="minorHAnsi" w:hAnsiTheme="minorHAnsi" w:cstheme="minorHAnsi"/>
                <w:sz w:val="20"/>
                <w:szCs w:val="20"/>
              </w:rPr>
              <w:t>”</w:t>
            </w:r>
          </w:p>
          <w:p w14:paraId="126BC02C" w14:textId="77777777" w:rsidR="00824689" w:rsidRPr="00BC02CE" w:rsidRDefault="00824689" w:rsidP="00824689">
            <w:pPr>
              <w:rPr>
                <w:rFonts w:asciiTheme="minorHAnsi" w:hAnsiTheme="minorHAnsi" w:cstheme="minorHAnsi"/>
                <w:sz w:val="20"/>
                <w:szCs w:val="20"/>
                <w:lang w:eastAsia="en-AU"/>
              </w:rPr>
            </w:pPr>
            <w:r w:rsidRPr="00BC02CE">
              <w:rPr>
                <w:rFonts w:asciiTheme="minorHAnsi" w:hAnsiTheme="minorHAnsi" w:cstheme="minorHAnsi"/>
                <w:b/>
                <w:bCs/>
                <w:sz w:val="20"/>
                <w:szCs w:val="20"/>
                <w:lang w:eastAsia="en-AU"/>
              </w:rPr>
              <w:t>ELSE</w:t>
            </w:r>
            <w:r w:rsidRPr="00BC02CE">
              <w:rPr>
                <w:rFonts w:asciiTheme="minorHAnsi" w:hAnsiTheme="minorHAnsi" w:cstheme="minorHAnsi"/>
                <w:sz w:val="20"/>
                <w:szCs w:val="20"/>
                <w:lang w:eastAsia="en-AU"/>
              </w:rPr>
              <w:t xml:space="preserve"> Display “None”</w:t>
            </w:r>
          </w:p>
          <w:p w14:paraId="4AB8083D" w14:textId="77777777" w:rsidR="00824689" w:rsidRPr="00BC02CE" w:rsidRDefault="00824689" w:rsidP="00824689">
            <w:pPr>
              <w:rPr>
                <w:rFonts w:asciiTheme="minorHAnsi" w:hAnsiTheme="minorHAnsi" w:cstheme="minorHAnsi"/>
                <w:sz w:val="20"/>
                <w:szCs w:val="20"/>
                <w:lang w:eastAsia="en-AU"/>
              </w:rPr>
            </w:pPr>
          </w:p>
          <w:p w14:paraId="4A23C61F" w14:textId="1FEF0818" w:rsidR="00EB5A9F" w:rsidRPr="00BC02CE" w:rsidRDefault="00EB5A9F" w:rsidP="00EB5A9F">
            <w:pPr>
              <w:pStyle w:val="TableBodycopy"/>
              <w:rPr>
                <w:rFonts w:asciiTheme="minorHAnsi" w:hAnsiTheme="minorHAnsi" w:cstheme="minorHAnsi"/>
                <w:b/>
                <w:bCs/>
              </w:rPr>
            </w:pPr>
          </w:p>
        </w:tc>
        <w:tc>
          <w:tcPr>
            <w:tcW w:w="1843" w:type="dxa"/>
          </w:tcPr>
          <w:p w14:paraId="49ACDD06" w14:textId="77777777" w:rsidR="00DA11D2" w:rsidRPr="00BC02CE" w:rsidRDefault="00DA11D2" w:rsidP="00DA11D2">
            <w:pPr>
              <w:spacing w:after="120"/>
              <w:rPr>
                <w:rFonts w:asciiTheme="minorHAnsi" w:hAnsiTheme="minorHAnsi" w:cstheme="minorHAnsi"/>
                <w:color w:val="000000"/>
                <w:sz w:val="20"/>
                <w:szCs w:val="20"/>
              </w:rPr>
            </w:pPr>
            <w:r w:rsidRPr="00BC02CE">
              <w:rPr>
                <w:rFonts w:asciiTheme="minorHAnsi" w:hAnsiTheme="minorHAnsi" w:cstheme="minorHAnsi"/>
                <w:color w:val="000000"/>
                <w:sz w:val="20"/>
                <w:szCs w:val="20"/>
              </w:rPr>
              <w:lastRenderedPageBreak/>
              <w:t>Column 1 text:</w:t>
            </w:r>
          </w:p>
          <w:p w14:paraId="07A819E2" w14:textId="77777777" w:rsidR="00DA11D2" w:rsidRPr="00BC02CE" w:rsidRDefault="00DA11D2" w:rsidP="00DA11D2">
            <w:pPr>
              <w:spacing w:after="120"/>
              <w:rPr>
                <w:rFonts w:asciiTheme="minorHAnsi" w:hAnsiTheme="minorHAnsi" w:cstheme="minorHAnsi"/>
                <w:color w:val="000000"/>
                <w:sz w:val="20"/>
                <w:szCs w:val="20"/>
              </w:rPr>
            </w:pPr>
            <w:r w:rsidRPr="00BC02CE">
              <w:rPr>
                <w:rFonts w:asciiTheme="minorHAnsi" w:hAnsiTheme="minorHAnsi" w:cstheme="minorHAnsi"/>
                <w:color w:val="000000"/>
                <w:sz w:val="20"/>
                <w:szCs w:val="20"/>
              </w:rPr>
              <w:t>Table_Bodycopy_S_COI</w:t>
            </w:r>
          </w:p>
          <w:p w14:paraId="56F59964" w14:textId="77777777" w:rsidR="00DA11D2" w:rsidRPr="00BC02CE" w:rsidRDefault="00DA11D2" w:rsidP="00DA11D2">
            <w:pPr>
              <w:spacing w:after="120"/>
              <w:rPr>
                <w:rFonts w:asciiTheme="minorHAnsi" w:hAnsiTheme="minorHAnsi" w:cstheme="minorHAnsi"/>
                <w:color w:val="000000"/>
                <w:sz w:val="20"/>
                <w:szCs w:val="20"/>
              </w:rPr>
            </w:pPr>
            <w:r w:rsidRPr="00BC02CE">
              <w:rPr>
                <w:rFonts w:asciiTheme="minorHAnsi" w:hAnsiTheme="minorHAnsi" w:cstheme="minorHAnsi"/>
                <w:color w:val="000000"/>
                <w:sz w:val="20"/>
                <w:szCs w:val="20"/>
              </w:rPr>
              <w:t>Column 2 text:</w:t>
            </w:r>
          </w:p>
          <w:p w14:paraId="742DEA18" w14:textId="77777777" w:rsidR="00BF72E3" w:rsidRPr="00BC02CE" w:rsidRDefault="00DA11D2" w:rsidP="00DA11D2">
            <w:pPr>
              <w:spacing w:after="120"/>
              <w:rPr>
                <w:ins w:id="3007" w:author="Sam Sehgal (EXT Idiom)" w:date="2024-10-25T14:41:00Z" w16du:dateUtc="2024-10-25T03:41:00Z"/>
                <w:rFonts w:asciiTheme="minorHAnsi" w:hAnsiTheme="minorHAnsi" w:cstheme="minorHAnsi"/>
                <w:color w:val="000000"/>
                <w:sz w:val="20"/>
                <w:szCs w:val="20"/>
              </w:rPr>
            </w:pPr>
            <w:r w:rsidRPr="00BC02CE">
              <w:rPr>
                <w:rFonts w:asciiTheme="minorHAnsi" w:hAnsiTheme="minorHAnsi" w:cstheme="minorHAnsi"/>
                <w:color w:val="000000"/>
                <w:sz w:val="20"/>
                <w:szCs w:val="20"/>
              </w:rPr>
              <w:t>Table_Bodycopy_B_COI</w:t>
            </w:r>
          </w:p>
          <w:p w14:paraId="1BBE343D" w14:textId="77777777" w:rsidR="00AD76F9" w:rsidRPr="00BC02CE" w:rsidRDefault="00AD76F9" w:rsidP="00DA11D2">
            <w:pPr>
              <w:spacing w:after="120"/>
              <w:rPr>
                <w:ins w:id="3008" w:author="Sam Sehgal (EXT Idiom)" w:date="2024-10-25T14:41:00Z" w16du:dateUtc="2024-10-25T03:41:00Z"/>
                <w:rFonts w:asciiTheme="minorHAnsi" w:hAnsiTheme="minorHAnsi" w:cstheme="minorHAnsi"/>
                <w:color w:val="000000"/>
                <w:sz w:val="20"/>
                <w:szCs w:val="20"/>
              </w:rPr>
            </w:pPr>
          </w:p>
          <w:p w14:paraId="7E12BB33" w14:textId="77777777" w:rsidR="00AD76F9" w:rsidRPr="00BC02CE" w:rsidRDefault="00AD76F9" w:rsidP="00DA11D2">
            <w:pPr>
              <w:spacing w:after="120"/>
              <w:rPr>
                <w:ins w:id="3009" w:author="Sam Sehgal (EXT Idiom)" w:date="2024-10-25T14:41:00Z" w16du:dateUtc="2024-10-25T03:41:00Z"/>
                <w:rFonts w:asciiTheme="minorHAnsi" w:hAnsiTheme="minorHAnsi" w:cstheme="minorHAnsi"/>
                <w:color w:val="000000"/>
                <w:sz w:val="20"/>
                <w:szCs w:val="20"/>
              </w:rPr>
            </w:pPr>
            <w:ins w:id="3010" w:author="Sam Sehgal (EXT Idiom)" w:date="2024-10-25T14:41:00Z" w16du:dateUtc="2024-10-25T03:41:00Z">
              <w:r w:rsidRPr="00BC02CE">
                <w:rPr>
                  <w:rFonts w:asciiTheme="minorHAnsi" w:hAnsiTheme="minorHAnsi" w:cstheme="minorHAnsi"/>
                  <w:color w:val="000000"/>
                  <w:sz w:val="20"/>
                  <w:szCs w:val="20"/>
                </w:rPr>
                <w:t>Sub-heading style:</w:t>
              </w:r>
            </w:ins>
          </w:p>
          <w:p w14:paraId="01354C3A" w14:textId="77777777" w:rsidR="00AD76F9" w:rsidRPr="00BC02CE" w:rsidRDefault="00AD76F9" w:rsidP="00DA11D2">
            <w:pPr>
              <w:spacing w:after="120"/>
              <w:rPr>
                <w:ins w:id="3011" w:author="Sam Sehgal (EXT Idiom)" w:date="2024-10-25T14:41:00Z" w16du:dateUtc="2024-10-25T03:41:00Z"/>
                <w:rFonts w:asciiTheme="minorHAnsi" w:hAnsiTheme="minorHAnsi" w:cstheme="minorHAnsi"/>
                <w:color w:val="000000"/>
                <w:sz w:val="20"/>
                <w:szCs w:val="20"/>
              </w:rPr>
            </w:pPr>
          </w:p>
          <w:p w14:paraId="77127601" w14:textId="77777777" w:rsidR="00AD76F9" w:rsidRPr="00BC02CE" w:rsidRDefault="00AD76F9" w:rsidP="00AD76F9">
            <w:pPr>
              <w:spacing w:after="120"/>
              <w:rPr>
                <w:ins w:id="3012" w:author="Sam Sehgal (EXT Idiom)" w:date="2024-10-25T14:41:00Z"/>
                <w:rFonts w:asciiTheme="minorHAnsi" w:hAnsiTheme="minorHAnsi" w:cstheme="minorHAnsi"/>
                <w:color w:val="000000"/>
                <w:sz w:val="20"/>
                <w:szCs w:val="20"/>
              </w:rPr>
            </w:pPr>
            <w:ins w:id="3013" w:author="Sam Sehgal (EXT Idiom)" w:date="2024-10-25T14:41:00Z">
              <w:r w:rsidRPr="00BC02CE">
                <w:rPr>
                  <w:rFonts w:asciiTheme="minorHAnsi" w:hAnsiTheme="minorHAnsi" w:cstheme="minorHAnsi"/>
                  <w:color w:val="000000"/>
                  <w:sz w:val="20"/>
                  <w:szCs w:val="20"/>
                </w:rPr>
                <w:t>Table_Bodycopy_B_U_COI</w:t>
              </w:r>
            </w:ins>
          </w:p>
          <w:p w14:paraId="59745F17" w14:textId="4CB9DA24" w:rsidR="00BF72E3" w:rsidRPr="00BC02CE" w:rsidRDefault="00BF72E3" w:rsidP="00DA11D2">
            <w:pPr>
              <w:spacing w:after="120"/>
              <w:rPr>
                <w:rFonts w:asciiTheme="minorHAnsi" w:hAnsiTheme="minorHAnsi" w:cstheme="minorHAnsi"/>
                <w:color w:val="000000"/>
                <w:sz w:val="20"/>
                <w:szCs w:val="20"/>
              </w:rPr>
            </w:pPr>
          </w:p>
        </w:tc>
      </w:tr>
      <w:tr w:rsidR="00BF72E3" w:rsidRPr="00720F8E" w14:paraId="36DBEF53" w14:textId="77777777" w:rsidTr="00503D58">
        <w:trPr>
          <w:cantSplit/>
          <w:trHeight w:val="564"/>
        </w:trPr>
        <w:tc>
          <w:tcPr>
            <w:tcW w:w="1013" w:type="dxa"/>
          </w:tcPr>
          <w:p w14:paraId="597615E6" w14:textId="3A11DB44" w:rsidR="00BF72E3" w:rsidRPr="00720F8E" w:rsidRDefault="00042905" w:rsidP="00BF72E3">
            <w:pPr>
              <w:rPr>
                <w:rFonts w:asciiTheme="minorHAnsi" w:hAnsiTheme="minorHAnsi" w:cstheme="minorHAnsi"/>
                <w:sz w:val="20"/>
              </w:rPr>
            </w:pPr>
            <w:r>
              <w:rPr>
                <w:rFonts w:asciiTheme="minorHAnsi" w:hAnsiTheme="minorHAnsi" w:cstheme="minorHAnsi"/>
                <w:sz w:val="20"/>
              </w:rPr>
              <w:t>YPS 11</w:t>
            </w:r>
          </w:p>
        </w:tc>
        <w:tc>
          <w:tcPr>
            <w:tcW w:w="2132" w:type="dxa"/>
          </w:tcPr>
          <w:p w14:paraId="22330175" w14:textId="77777777" w:rsidR="00BF72E3" w:rsidRPr="00720F8E" w:rsidRDefault="00BF72E3" w:rsidP="00BF72E3">
            <w:pPr>
              <w:tabs>
                <w:tab w:val="left" w:pos="1800"/>
              </w:tabs>
              <w:rPr>
                <w:rFonts w:asciiTheme="minorHAnsi" w:hAnsiTheme="minorHAnsi" w:cstheme="minorHAnsi"/>
                <w:sz w:val="20"/>
              </w:rPr>
            </w:pPr>
          </w:p>
        </w:tc>
        <w:tc>
          <w:tcPr>
            <w:tcW w:w="7056" w:type="dxa"/>
          </w:tcPr>
          <w:p w14:paraId="19CBA45F" w14:textId="0B90D50F" w:rsidR="00BF72E3" w:rsidRPr="00720F8E" w:rsidRDefault="37F408D2" w:rsidP="00C1020A">
            <w:pPr>
              <w:pStyle w:val="TableBodycopyCOI"/>
              <w:rPr>
                <w:rFonts w:eastAsia="Segoe UI"/>
                <w:b/>
                <w:bCs/>
              </w:rPr>
            </w:pPr>
            <w:r>
              <w:t xml:space="preserve">Let us know if you'd like </w:t>
            </w:r>
            <w:r w:rsidRPr="009B30E8">
              <w:t xml:space="preserve">to </w:t>
            </w:r>
            <w:r w:rsidRPr="00D6132D">
              <w:rPr>
                <w:highlight w:val="green"/>
                <w:rPrChange w:id="3014" w:author="sam sehgal" w:date="2024-12-19T11:20:00Z" w16du:dateUtc="2024-12-19T00:20:00Z">
                  <w:rPr/>
                </w:rPrChange>
              </w:rPr>
              <w:t>add</w:t>
            </w:r>
            <w:del w:id="3015" w:author="sam sehgal" w:date="2024-12-19T11:20:00Z" w16du:dateUtc="2024-12-19T00:20:00Z">
              <w:r w:rsidRPr="00D6132D" w:rsidDel="00D6132D">
                <w:rPr>
                  <w:highlight w:val="green"/>
                  <w:rPrChange w:id="3016" w:author="sam sehgal" w:date="2024-12-19T11:20:00Z" w16du:dateUtc="2024-12-19T00:20:00Z">
                    <w:rPr/>
                  </w:rPrChange>
                </w:rPr>
                <w:delText xml:space="preserve"> </w:delText>
              </w:r>
              <w:commentRangeStart w:id="3017"/>
              <w:commentRangeStart w:id="3018"/>
              <w:commentRangeEnd w:id="3017"/>
              <w:r w:rsidR="3FD45D3C" w:rsidRPr="00D6132D" w:rsidDel="00D6132D">
                <w:rPr>
                  <w:rStyle w:val="CommentReference"/>
                  <w:sz w:val="18"/>
                  <w:szCs w:val="18"/>
                  <w:highlight w:val="green"/>
                  <w:rPrChange w:id="3019" w:author="sam sehgal" w:date="2024-12-19T11:20:00Z" w16du:dateUtc="2024-12-19T00:20:00Z">
                    <w:rPr>
                      <w:rStyle w:val="CommentReference"/>
                      <w:sz w:val="18"/>
                      <w:szCs w:val="18"/>
                    </w:rPr>
                  </w:rPrChange>
                </w:rPr>
                <w:commentReference w:id="3017"/>
              </w:r>
              <w:commentRangeEnd w:id="3018"/>
              <w:r w:rsidR="3FD45D3C" w:rsidRPr="00D6132D" w:rsidDel="00D6132D">
                <w:rPr>
                  <w:rStyle w:val="CommentReference"/>
                  <w:sz w:val="18"/>
                  <w:szCs w:val="18"/>
                  <w:highlight w:val="green"/>
                  <w:rPrChange w:id="3020" w:author="sam sehgal" w:date="2024-12-19T11:20:00Z" w16du:dateUtc="2024-12-19T00:20:00Z">
                    <w:rPr>
                      <w:rStyle w:val="CommentReference"/>
                      <w:sz w:val="18"/>
                      <w:szCs w:val="18"/>
                    </w:rPr>
                  </w:rPrChange>
                </w:rPr>
                <w:commentReference w:id="3018"/>
              </w:r>
              <w:r w:rsidRPr="00D6132D" w:rsidDel="009F025D">
                <w:rPr>
                  <w:highlight w:val="green"/>
                  <w:rPrChange w:id="3021" w:author="sam sehgal" w:date="2024-12-19T11:20:00Z" w16du:dateUtc="2024-12-19T00:20:00Z">
                    <w:rPr/>
                  </w:rPrChange>
                </w:rPr>
                <w:delText xml:space="preserve"> </w:delText>
              </w:r>
            </w:del>
            <w:ins w:id="3022" w:author="sam sehgal" w:date="2024-12-19T11:20:00Z" w16du:dateUtc="2024-12-19T00:20:00Z">
              <w:r w:rsidR="00D6132D" w:rsidRPr="00D6132D">
                <w:rPr>
                  <w:rStyle w:val="CommentReference"/>
                  <w:highlight w:val="green"/>
                  <w:rPrChange w:id="3023" w:author="sam sehgal" w:date="2024-12-19T11:20:00Z" w16du:dateUtc="2024-12-19T00:20:00Z">
                    <w:rPr>
                      <w:rStyle w:val="CommentReference"/>
                    </w:rPr>
                  </w:rPrChange>
                </w:rPr>
                <w:t xml:space="preserve"> </w:t>
              </w:r>
            </w:ins>
            <w:r w:rsidRPr="00D6132D">
              <w:rPr>
                <w:highlight w:val="green"/>
                <w:rPrChange w:id="3024" w:author="sam sehgal" w:date="2024-12-19T11:20:00Z" w16du:dateUtc="2024-12-19T00:20:00Z">
                  <w:rPr/>
                </w:rPrChange>
              </w:rPr>
              <w:t>or</w:t>
            </w:r>
            <w:r w:rsidRPr="00266F32">
              <w:t xml:space="preserve"> amend any </w:t>
            </w:r>
            <w:commentRangeStart w:id="3025"/>
            <w:commentRangeStart w:id="3026"/>
            <w:commentRangeStart w:id="3027"/>
            <w:r w:rsidR="16B1927B" w:rsidRPr="009B30E8">
              <w:t>O</w:t>
            </w:r>
            <w:r w:rsidRPr="00266F32">
              <w:t xml:space="preserve">ptional </w:t>
            </w:r>
            <w:r w:rsidR="16B1927B" w:rsidRPr="009B30E8">
              <w:t>C</w:t>
            </w:r>
            <w:r w:rsidRPr="00266F32">
              <w:t xml:space="preserve">overs </w:t>
            </w:r>
            <w:commentRangeEnd w:id="3025"/>
            <w:r w:rsidR="3FD45D3C" w:rsidRPr="00266F32">
              <w:rPr>
                <w:rStyle w:val="CommentReference"/>
                <w:sz w:val="18"/>
                <w:szCs w:val="18"/>
              </w:rPr>
              <w:commentReference w:id="3025"/>
            </w:r>
            <w:commentRangeEnd w:id="3026"/>
            <w:r w:rsidR="3FD45D3C" w:rsidRPr="00266F32">
              <w:rPr>
                <w:rStyle w:val="CommentReference"/>
                <w:sz w:val="18"/>
                <w:szCs w:val="18"/>
              </w:rPr>
              <w:commentReference w:id="3026"/>
            </w:r>
            <w:commentRangeEnd w:id="3027"/>
            <w:r w:rsidR="3FD45D3C" w:rsidRPr="00266F32">
              <w:rPr>
                <w:rStyle w:val="CommentReference"/>
                <w:sz w:val="18"/>
                <w:szCs w:val="18"/>
              </w:rPr>
              <w:commentReference w:id="3027"/>
            </w:r>
            <w:r w:rsidRPr="00266F32">
              <w:t>on your policy</w:t>
            </w:r>
            <w:r w:rsidR="16B1927B" w:rsidRPr="009B30E8">
              <w:t>.</w:t>
            </w:r>
            <w:commentRangeStart w:id="3028"/>
            <w:commentRangeStart w:id="3029"/>
            <w:commentRangeStart w:id="3030"/>
            <w:commentRangeEnd w:id="3028"/>
            <w:r w:rsidR="3FD45D3C" w:rsidRPr="00720F8E">
              <w:rPr>
                <w:rStyle w:val="CommentReference"/>
                <w:rFonts w:eastAsia="Segoe UI"/>
                <w:b/>
                <w:bCs/>
                <w:sz w:val="18"/>
                <w:szCs w:val="18"/>
              </w:rPr>
              <w:commentReference w:id="3028"/>
            </w:r>
            <w:commentRangeEnd w:id="3029"/>
            <w:r w:rsidR="3FD45D3C" w:rsidRPr="00720F8E">
              <w:rPr>
                <w:rStyle w:val="CommentReference"/>
                <w:rFonts w:eastAsia="Segoe UI"/>
                <w:b/>
                <w:bCs/>
                <w:sz w:val="18"/>
                <w:szCs w:val="18"/>
              </w:rPr>
              <w:commentReference w:id="3029"/>
            </w:r>
            <w:commentRangeEnd w:id="3030"/>
            <w:r w:rsidR="3FD45D3C" w:rsidRPr="00720F8E">
              <w:rPr>
                <w:rStyle w:val="CommentReference"/>
                <w:rFonts w:eastAsia="Segoe UI"/>
                <w:b/>
                <w:bCs/>
                <w:sz w:val="18"/>
                <w:szCs w:val="18"/>
              </w:rPr>
              <w:commentReference w:id="3030"/>
            </w:r>
          </w:p>
        </w:tc>
        <w:tc>
          <w:tcPr>
            <w:tcW w:w="2552" w:type="dxa"/>
          </w:tcPr>
          <w:p w14:paraId="346D9333" w14:textId="70ACF210" w:rsidR="00BF72E3" w:rsidRPr="00720F8E" w:rsidRDefault="00304330" w:rsidP="00BF72E3">
            <w:pPr>
              <w:spacing w:after="120"/>
              <w:rPr>
                <w:rFonts w:asciiTheme="minorHAnsi" w:hAnsiTheme="minorHAnsi" w:cstheme="minorHAnsi"/>
                <w:bCs/>
                <w:color w:val="000000" w:themeColor="text1"/>
                <w:sz w:val="20"/>
                <w:szCs w:val="20"/>
              </w:rPr>
            </w:pPr>
            <w:r w:rsidRPr="00720F8E">
              <w:rPr>
                <w:rFonts w:asciiTheme="minorHAnsi" w:hAnsiTheme="minorHAnsi" w:cstheme="minorHAnsi"/>
                <w:bCs/>
                <w:color w:val="000000" w:themeColor="text1"/>
                <w:sz w:val="20"/>
                <w:szCs w:val="20"/>
              </w:rPr>
              <w:t>Always display</w:t>
            </w:r>
          </w:p>
        </w:tc>
        <w:tc>
          <w:tcPr>
            <w:tcW w:w="1843" w:type="dxa"/>
          </w:tcPr>
          <w:p w14:paraId="6AB4D854" w14:textId="7816A125" w:rsidR="00BF72E3" w:rsidRPr="00720F8E" w:rsidRDefault="002B7D3C" w:rsidP="00BF72E3">
            <w:pPr>
              <w:spacing w:after="120"/>
              <w:rPr>
                <w:rFonts w:asciiTheme="minorHAnsi" w:hAnsiTheme="minorHAnsi" w:cstheme="minorHAnsi"/>
                <w:color w:val="000000"/>
                <w:sz w:val="20"/>
                <w:szCs w:val="20"/>
              </w:rPr>
            </w:pPr>
            <w:r w:rsidRPr="002B7D3C">
              <w:rPr>
                <w:rFonts w:asciiTheme="minorHAnsi" w:hAnsiTheme="minorHAnsi" w:cstheme="minorHAnsi"/>
                <w:color w:val="000000"/>
                <w:sz w:val="20"/>
                <w:szCs w:val="20"/>
              </w:rPr>
              <w:t>Table_Bodycopy_COI</w:t>
            </w:r>
          </w:p>
        </w:tc>
      </w:tr>
    </w:tbl>
    <w:p w14:paraId="1FF47583" w14:textId="77777777" w:rsidR="00980F5F" w:rsidRPr="00720F8E" w:rsidRDefault="00980F5F" w:rsidP="00980F5F">
      <w:pPr>
        <w:rPr>
          <w:rFonts w:asciiTheme="minorHAnsi" w:hAnsiTheme="minorHAnsi" w:cstheme="minorHAnsi"/>
        </w:rPr>
      </w:pPr>
    </w:p>
    <w:p w14:paraId="1B3BA139" w14:textId="7DA34E9D" w:rsidR="00B42704" w:rsidRPr="00720F8E" w:rsidRDefault="20722DC9" w:rsidP="0472516C">
      <w:pPr>
        <w:pStyle w:val="Heading2"/>
        <w:rPr>
          <w:rFonts w:asciiTheme="minorHAnsi" w:hAnsiTheme="minorHAnsi" w:cstheme="minorBidi"/>
        </w:rPr>
      </w:pPr>
      <w:bookmarkStart w:id="3031" w:name="_Toc143871478"/>
      <w:bookmarkStart w:id="3032" w:name="_Toc173483724"/>
      <w:r w:rsidRPr="0472516C">
        <w:rPr>
          <w:rFonts w:asciiTheme="minorHAnsi" w:hAnsiTheme="minorHAnsi" w:cstheme="minorBidi"/>
        </w:rPr>
        <w:lastRenderedPageBreak/>
        <w:t>Your policy summary</w:t>
      </w:r>
      <w:commentRangeStart w:id="3033"/>
      <w:commentRangeStart w:id="3034"/>
      <w:commentRangeStart w:id="3035"/>
      <w:r w:rsidRPr="0472516C">
        <w:rPr>
          <w:rFonts w:asciiTheme="minorHAnsi" w:hAnsiTheme="minorHAnsi" w:cstheme="minorBidi"/>
        </w:rPr>
        <w:t xml:space="preserve"> (Motor)</w:t>
      </w:r>
      <w:bookmarkEnd w:id="3031"/>
      <w:bookmarkEnd w:id="3032"/>
      <w:commentRangeEnd w:id="3033"/>
      <w:r w:rsidR="00B42704" w:rsidRPr="00720F8E">
        <w:rPr>
          <w:rStyle w:val="CommentReference"/>
          <w:rFonts w:asciiTheme="minorHAnsi" w:hAnsiTheme="minorHAnsi" w:cstheme="minorBidi"/>
          <w:sz w:val="22"/>
          <w:szCs w:val="22"/>
        </w:rPr>
        <w:commentReference w:id="3033"/>
      </w:r>
      <w:commentRangeEnd w:id="3034"/>
      <w:r w:rsidR="00B42704" w:rsidRPr="00720F8E">
        <w:rPr>
          <w:rStyle w:val="CommentReference"/>
          <w:rFonts w:asciiTheme="minorHAnsi" w:hAnsiTheme="minorHAnsi" w:cstheme="minorBidi"/>
          <w:sz w:val="22"/>
          <w:szCs w:val="22"/>
        </w:rPr>
        <w:commentReference w:id="3034"/>
      </w:r>
      <w:commentRangeEnd w:id="3035"/>
      <w:r w:rsidR="00B42704" w:rsidRPr="00720F8E">
        <w:rPr>
          <w:rStyle w:val="CommentReference"/>
          <w:rFonts w:asciiTheme="minorHAnsi" w:hAnsiTheme="minorHAnsi" w:cstheme="minorBidi"/>
          <w:sz w:val="22"/>
          <w:szCs w:val="22"/>
        </w:rPr>
        <w:commentReference w:id="3035"/>
      </w:r>
    </w:p>
    <w:p w14:paraId="63F1E629" w14:textId="4553CB36" w:rsidR="00D12E96" w:rsidRDefault="00F971EF" w:rsidP="6D5B893E">
      <w:pPr>
        <w:jc w:val="center"/>
        <w:rPr>
          <w:del w:id="3036" w:author="Neha Gupta (EXT Idiom)" w:date="2024-08-14T18:40:00Z" w16du:dateUtc="2024-08-14T08:40:00Z"/>
          <w:noProof/>
          <w14:ligatures w14:val="none"/>
        </w:rPr>
      </w:pPr>
      <w:del w:id="3037" w:author="Neha Gupta (EXT Idiom)" w:date="2024-08-14T18:40:00Z" w16du:dateUtc="2024-08-14T08:40:00Z">
        <w:r w:rsidRPr="00F971EF">
          <w:rPr>
            <w:noProof/>
            <w14:ligatures w14:val="none"/>
          </w:rPr>
          <w:delText xml:space="preserve"> </w:delText>
        </w:r>
        <w:r>
          <w:rPr>
            <w:noProof/>
            <w14:ligatures w14:val="none"/>
          </w:rPr>
          <w:drawing>
            <wp:inline distT="0" distB="0" distL="0" distR="0" wp14:anchorId="24D35AAA" wp14:editId="5B49EDFE">
              <wp:extent cx="5153025" cy="3990975"/>
              <wp:effectExtent l="0" t="0" r="9525" b="9525"/>
              <wp:docPr id="124985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52858" name=""/>
                      <pic:cNvPicPr/>
                    </pic:nvPicPr>
                    <pic:blipFill>
                      <a:blip r:embed="rId31"/>
                      <a:stretch>
                        <a:fillRect/>
                      </a:stretch>
                    </pic:blipFill>
                    <pic:spPr>
                      <a:xfrm>
                        <a:off x="0" y="0"/>
                        <a:ext cx="5153025" cy="3990975"/>
                      </a:xfrm>
                      <a:prstGeom prst="rect">
                        <a:avLst/>
                      </a:prstGeom>
                    </pic:spPr>
                  </pic:pic>
                </a:graphicData>
              </a:graphic>
            </wp:inline>
          </w:drawing>
        </w:r>
      </w:del>
    </w:p>
    <w:p w14:paraId="0E3AEB5A" w14:textId="3AA7C2BD" w:rsidR="00F971EF" w:rsidRDefault="00F971EF" w:rsidP="6D5B893E">
      <w:pPr>
        <w:jc w:val="center"/>
        <w:rPr>
          <w:del w:id="3038" w:author="Neha Gupta (EXT Idiom)" w:date="2024-08-14T18:40:00Z" w16du:dateUtc="2024-08-14T08:40:00Z"/>
          <w:noProof/>
          <w14:ligatures w14:val="none"/>
        </w:rPr>
      </w:pPr>
    </w:p>
    <w:p w14:paraId="3FCA4ABA" w14:textId="50E6AA9F" w:rsidR="00F971EF" w:rsidRDefault="00F971EF" w:rsidP="6D5B893E">
      <w:pPr>
        <w:jc w:val="center"/>
        <w:rPr>
          <w:del w:id="3039" w:author="Neha Gupta (EXT Idiom)" w:date="2024-08-14T18:40:00Z" w16du:dateUtc="2024-08-14T08:40:00Z"/>
          <w:noProof/>
          <w14:ligatures w14:val="none"/>
        </w:rPr>
      </w:pPr>
    </w:p>
    <w:p w14:paraId="0C728245" w14:textId="3C2C670F" w:rsidR="00F971EF" w:rsidRDefault="00F971EF" w:rsidP="6D5B893E">
      <w:pPr>
        <w:jc w:val="center"/>
        <w:rPr>
          <w:del w:id="3040" w:author="Neha Gupta (EXT Idiom)" w:date="2024-08-14T18:40:00Z" w16du:dateUtc="2024-08-14T08:40:00Z"/>
          <w:noProof/>
          <w14:ligatures w14:val="none"/>
        </w:rPr>
      </w:pPr>
    </w:p>
    <w:p w14:paraId="3F13DED7" w14:textId="0E7A875D" w:rsidR="00F971EF" w:rsidRDefault="00F971EF" w:rsidP="6D5B893E">
      <w:pPr>
        <w:jc w:val="center"/>
        <w:rPr>
          <w:del w:id="3041" w:author="Neha Gupta (EXT Idiom)" w:date="2024-08-14T18:40:00Z" w16du:dateUtc="2024-08-14T08:40:00Z"/>
          <w:rFonts w:asciiTheme="minorHAnsi" w:hAnsiTheme="minorHAnsi" w:cstheme="minorHAnsi"/>
        </w:rPr>
      </w:pPr>
    </w:p>
    <w:p w14:paraId="3FAE834D" w14:textId="0DA7B741" w:rsidR="00D12E96" w:rsidRDefault="00D12E96" w:rsidP="6D5B893E">
      <w:pPr>
        <w:jc w:val="center"/>
        <w:rPr>
          <w:del w:id="3042" w:author="Neha Gupta (EXT Idiom)" w:date="2024-08-14T18:40:00Z" w16du:dateUtc="2024-08-14T08:40:00Z"/>
          <w:rFonts w:asciiTheme="minorHAnsi" w:hAnsiTheme="minorHAnsi" w:cstheme="minorHAnsi"/>
        </w:rPr>
      </w:pPr>
    </w:p>
    <w:p w14:paraId="1406B11F" w14:textId="762E027D" w:rsidR="00D12E96" w:rsidRDefault="00D12E96" w:rsidP="6D5B893E">
      <w:pPr>
        <w:jc w:val="center"/>
        <w:rPr>
          <w:del w:id="3043" w:author="Neha Gupta (EXT Idiom)" w:date="2024-08-14T18:40:00Z" w16du:dateUtc="2024-08-14T08:40:00Z"/>
          <w:rFonts w:asciiTheme="minorHAnsi" w:hAnsiTheme="minorHAnsi" w:cstheme="minorHAnsi"/>
        </w:rPr>
      </w:pPr>
    </w:p>
    <w:p w14:paraId="47DB3BFB" w14:textId="5E22795B" w:rsidR="00B42704" w:rsidRPr="00720F8E" w:rsidRDefault="00B42704" w:rsidP="6D5B893E">
      <w:pPr>
        <w:jc w:val="center"/>
        <w:rPr>
          <w:del w:id="3044" w:author="Neha Gupta (EXT Idiom)" w:date="2024-08-14T18:40:00Z" w16du:dateUtc="2024-08-14T08:40:00Z"/>
          <w:rFonts w:asciiTheme="minorHAnsi" w:hAnsiTheme="minorHAnsi" w:cstheme="minorHAnsi"/>
        </w:rPr>
      </w:pPr>
    </w:p>
    <w:p w14:paraId="76EAE38F" w14:textId="6B969350" w:rsidR="0084497E" w:rsidRPr="00720F8E" w:rsidRDefault="0084497E" w:rsidP="6D5B893E">
      <w:pPr>
        <w:jc w:val="center"/>
        <w:rPr>
          <w:del w:id="3045" w:author="Neha Gupta (EXT Idiom)" w:date="2024-08-14T18:40:00Z" w16du:dateUtc="2024-08-14T08:40:00Z"/>
          <w:rFonts w:asciiTheme="minorHAnsi" w:hAnsiTheme="minorHAnsi" w:cstheme="minorHAnsi"/>
        </w:rPr>
      </w:pPr>
    </w:p>
    <w:p w14:paraId="39280CB1" w14:textId="0A9E5C8D" w:rsidR="0084497E" w:rsidRPr="00720F8E" w:rsidRDefault="0084497E" w:rsidP="6D5B893E">
      <w:pPr>
        <w:jc w:val="center"/>
        <w:rPr>
          <w:del w:id="3046" w:author="Neha Gupta (EXT Idiom)" w:date="2024-08-14T18:40:00Z" w16du:dateUtc="2024-08-14T08:40:00Z"/>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2132"/>
        <w:gridCol w:w="7482"/>
        <w:gridCol w:w="2551"/>
        <w:gridCol w:w="1418"/>
      </w:tblGrid>
      <w:tr w:rsidR="0084497E" w:rsidRPr="00720F8E" w14:paraId="6BE139D0" w14:textId="77777777" w:rsidTr="5DAD8829">
        <w:trPr>
          <w:cantSplit/>
        </w:trPr>
        <w:tc>
          <w:tcPr>
            <w:tcW w:w="1013" w:type="dxa"/>
          </w:tcPr>
          <w:p w14:paraId="5EB2EF54" w14:textId="609EDF86" w:rsidR="0084497E" w:rsidRPr="00720F8E" w:rsidRDefault="0084497E">
            <w:pPr>
              <w:tabs>
                <w:tab w:val="left" w:pos="1800"/>
              </w:tabs>
              <w:rPr>
                <w:rFonts w:asciiTheme="minorHAnsi" w:hAnsiTheme="minorHAnsi" w:cstheme="minorHAnsi"/>
                <w:b/>
                <w:sz w:val="20"/>
              </w:rPr>
            </w:pPr>
            <w:r w:rsidRPr="00720F8E">
              <w:rPr>
                <w:rFonts w:asciiTheme="minorHAnsi" w:hAnsiTheme="minorHAnsi" w:cstheme="minorHAnsi"/>
                <w:b/>
                <w:sz w:val="20"/>
              </w:rPr>
              <w:lastRenderedPageBreak/>
              <w:t>Ref</w:t>
            </w:r>
          </w:p>
        </w:tc>
        <w:tc>
          <w:tcPr>
            <w:tcW w:w="2132" w:type="dxa"/>
          </w:tcPr>
          <w:p w14:paraId="11945531" w14:textId="65CA9EF2" w:rsidR="0084497E" w:rsidRPr="00720F8E" w:rsidRDefault="0084497E">
            <w:pPr>
              <w:tabs>
                <w:tab w:val="left" w:pos="1800"/>
              </w:tabs>
              <w:jc w:val="center"/>
              <w:rPr>
                <w:rFonts w:asciiTheme="minorHAnsi" w:hAnsiTheme="minorHAnsi" w:cstheme="minorHAnsi"/>
                <w:b/>
                <w:sz w:val="20"/>
              </w:rPr>
            </w:pPr>
            <w:r w:rsidRPr="00720F8E">
              <w:rPr>
                <w:rFonts w:asciiTheme="minorHAnsi" w:hAnsiTheme="minorHAnsi" w:cstheme="minorHAnsi"/>
                <w:b/>
                <w:sz w:val="20"/>
              </w:rPr>
              <w:t>Variables</w:t>
            </w:r>
          </w:p>
        </w:tc>
        <w:tc>
          <w:tcPr>
            <w:tcW w:w="7482" w:type="dxa"/>
          </w:tcPr>
          <w:p w14:paraId="0294ECF4" w14:textId="2F556362" w:rsidR="0084497E" w:rsidRPr="00720F8E" w:rsidRDefault="0084497E">
            <w:pPr>
              <w:tabs>
                <w:tab w:val="left" w:pos="1800"/>
              </w:tabs>
              <w:jc w:val="center"/>
              <w:rPr>
                <w:rFonts w:asciiTheme="minorHAnsi" w:hAnsiTheme="minorHAnsi" w:cstheme="minorHAnsi"/>
                <w:b/>
              </w:rPr>
            </w:pPr>
            <w:r w:rsidRPr="00720F8E">
              <w:rPr>
                <w:rFonts w:asciiTheme="minorHAnsi" w:hAnsiTheme="minorHAnsi" w:cstheme="minorHAnsi"/>
                <w:b/>
                <w:sz w:val="20"/>
                <w:szCs w:val="20"/>
              </w:rPr>
              <w:t>Content</w:t>
            </w:r>
          </w:p>
        </w:tc>
        <w:tc>
          <w:tcPr>
            <w:tcW w:w="2551" w:type="dxa"/>
          </w:tcPr>
          <w:p w14:paraId="2653104E" w14:textId="1B5143D4" w:rsidR="0084497E" w:rsidRPr="00720F8E" w:rsidRDefault="0084497E">
            <w:pPr>
              <w:tabs>
                <w:tab w:val="left" w:pos="1800"/>
              </w:tabs>
              <w:jc w:val="center"/>
              <w:rPr>
                <w:rFonts w:asciiTheme="minorHAnsi" w:hAnsiTheme="minorHAnsi" w:cstheme="minorHAnsi"/>
                <w:b/>
                <w:sz w:val="20"/>
              </w:rPr>
            </w:pPr>
            <w:r w:rsidRPr="00720F8E">
              <w:rPr>
                <w:rFonts w:asciiTheme="minorHAnsi" w:hAnsiTheme="minorHAnsi" w:cstheme="minorHAnsi"/>
                <w:b/>
                <w:sz w:val="20"/>
              </w:rPr>
              <w:t>Logic</w:t>
            </w:r>
          </w:p>
        </w:tc>
        <w:tc>
          <w:tcPr>
            <w:tcW w:w="1418" w:type="dxa"/>
          </w:tcPr>
          <w:p w14:paraId="5BA534A3" w14:textId="05A340B0" w:rsidR="0084497E" w:rsidRPr="00720F8E" w:rsidRDefault="0084497E">
            <w:pPr>
              <w:tabs>
                <w:tab w:val="left" w:pos="1800"/>
              </w:tabs>
              <w:jc w:val="center"/>
              <w:rPr>
                <w:rFonts w:asciiTheme="minorHAnsi" w:hAnsiTheme="minorHAnsi" w:cstheme="minorHAnsi"/>
                <w:b/>
                <w:sz w:val="20"/>
              </w:rPr>
            </w:pPr>
            <w:r w:rsidRPr="00720F8E">
              <w:rPr>
                <w:rFonts w:asciiTheme="minorHAnsi" w:hAnsiTheme="minorHAnsi" w:cstheme="minorHAnsi"/>
                <w:b/>
                <w:sz w:val="20"/>
              </w:rPr>
              <w:t>Style</w:t>
            </w:r>
          </w:p>
        </w:tc>
      </w:tr>
      <w:tr w:rsidR="004C36D8" w:rsidRPr="00720F8E" w14:paraId="6BAA5268" w14:textId="77777777" w:rsidTr="5DAD8829">
        <w:trPr>
          <w:cantSplit/>
        </w:trPr>
        <w:tc>
          <w:tcPr>
            <w:tcW w:w="1013" w:type="dxa"/>
          </w:tcPr>
          <w:p w14:paraId="3A73D048" w14:textId="63C20E4F" w:rsidR="004C36D8" w:rsidRPr="00720F8E" w:rsidRDefault="004C36D8" w:rsidP="004C36D8">
            <w:pPr>
              <w:rPr>
                <w:rFonts w:asciiTheme="minorHAnsi" w:hAnsiTheme="minorHAnsi" w:cstheme="minorHAnsi"/>
                <w:sz w:val="20"/>
              </w:rPr>
            </w:pPr>
            <w:r>
              <w:rPr>
                <w:rFonts w:asciiTheme="minorHAnsi" w:hAnsiTheme="minorHAnsi" w:cstheme="minorHAnsi"/>
                <w:sz w:val="20"/>
              </w:rPr>
              <w:t>YPM 1 H1</w:t>
            </w:r>
          </w:p>
        </w:tc>
        <w:tc>
          <w:tcPr>
            <w:tcW w:w="2132" w:type="dxa"/>
          </w:tcPr>
          <w:p w14:paraId="080A2D68" w14:textId="2B8CB886" w:rsidR="004C36D8" w:rsidRPr="00720F8E" w:rsidRDefault="004C36D8" w:rsidP="004C36D8">
            <w:pPr>
              <w:tabs>
                <w:tab w:val="left" w:pos="1800"/>
              </w:tabs>
              <w:rPr>
                <w:rFonts w:asciiTheme="minorHAnsi" w:hAnsiTheme="minorHAnsi" w:cstheme="minorHAnsi"/>
                <w:sz w:val="20"/>
              </w:rPr>
            </w:pPr>
            <w:r>
              <w:rPr>
                <w:rFonts w:asciiTheme="minorHAnsi" w:hAnsiTheme="minorHAnsi" w:cstheme="minorHAnsi"/>
                <w:sz w:val="20"/>
              </w:rPr>
              <w:t>&lt;DocumentSubType&gt;</w:t>
            </w:r>
          </w:p>
        </w:tc>
        <w:tc>
          <w:tcPr>
            <w:tcW w:w="7482" w:type="dxa"/>
          </w:tcPr>
          <w:p w14:paraId="097C9AB1" w14:textId="3532FFD6" w:rsidR="004C36D8" w:rsidRPr="00720F8E" w:rsidRDefault="004C36D8" w:rsidP="004C36D8">
            <w:pPr>
              <w:pStyle w:val="Heading1COI"/>
            </w:pPr>
            <w:r w:rsidRPr="00720F8E">
              <w:t>Your policy summary</w:t>
            </w:r>
          </w:p>
        </w:tc>
        <w:tc>
          <w:tcPr>
            <w:tcW w:w="2551" w:type="dxa"/>
          </w:tcPr>
          <w:p w14:paraId="0C473CB7" w14:textId="22CAB222" w:rsidR="004C36D8" w:rsidRPr="00720F8E" w:rsidRDefault="004C36D8" w:rsidP="004C36D8">
            <w:pPr>
              <w:spacing w:after="120"/>
              <w:rPr>
                <w:rFonts w:asciiTheme="minorHAnsi" w:eastAsia="Segoe UI" w:hAnsiTheme="minorHAnsi" w:cstheme="minorHAnsi"/>
                <w:b/>
                <w:bCs/>
                <w:sz w:val="20"/>
              </w:rPr>
            </w:pPr>
            <w:r w:rsidRPr="00720F8E">
              <w:rPr>
                <w:rFonts w:asciiTheme="minorHAnsi" w:hAnsiTheme="minorHAnsi" w:cstheme="minorHAnsi"/>
                <w:b/>
                <w:color w:val="000000" w:themeColor="text1"/>
                <w:sz w:val="20"/>
                <w:szCs w:val="20"/>
              </w:rPr>
              <w:t>IF</w:t>
            </w:r>
            <w:r w:rsidRPr="00720F8E">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&lt;DocumentSubType&gt;</w:t>
            </w:r>
            <w:r w:rsidRPr="00720F8E">
              <w:rPr>
                <w:rFonts w:asciiTheme="minorHAnsi" w:hAnsiTheme="minorHAnsi" w:cstheme="minorHAnsi"/>
                <w:color w:val="000000" w:themeColor="text1"/>
                <w:sz w:val="20"/>
                <w:szCs w:val="20"/>
              </w:rPr>
              <w:t xml:space="preserve"> = "New Business"</w:t>
            </w:r>
          </w:p>
        </w:tc>
        <w:tc>
          <w:tcPr>
            <w:tcW w:w="1418" w:type="dxa"/>
          </w:tcPr>
          <w:p w14:paraId="23F0E5BD" w14:textId="5DBBE4FE" w:rsidR="004C36D8" w:rsidRPr="00720F8E" w:rsidRDefault="004C36D8" w:rsidP="004C36D8">
            <w:pPr>
              <w:spacing w:after="120"/>
              <w:rPr>
                <w:rFonts w:asciiTheme="minorHAnsi" w:eastAsia="Segoe UI" w:hAnsiTheme="minorHAnsi" w:cstheme="minorHAnsi"/>
                <w:b/>
                <w:bCs/>
                <w:sz w:val="20"/>
              </w:rPr>
            </w:pPr>
            <w:r w:rsidRPr="00B34EEE">
              <w:rPr>
                <w:rFonts w:asciiTheme="minorHAnsi" w:hAnsiTheme="minorHAnsi" w:cstheme="minorHAnsi"/>
                <w:color w:val="000000"/>
                <w:sz w:val="20"/>
                <w:szCs w:val="20"/>
              </w:rPr>
              <w:t>Heading_1_COI</w:t>
            </w:r>
          </w:p>
        </w:tc>
      </w:tr>
      <w:tr w:rsidR="004C36D8" w:rsidRPr="00720F8E" w14:paraId="49002CA2" w14:textId="77777777" w:rsidTr="5DAD8829">
        <w:trPr>
          <w:cantSplit/>
        </w:trPr>
        <w:tc>
          <w:tcPr>
            <w:tcW w:w="1013" w:type="dxa"/>
          </w:tcPr>
          <w:p w14:paraId="00285C51" w14:textId="5A06956C" w:rsidR="004C36D8" w:rsidRPr="00720F8E" w:rsidRDefault="004C36D8" w:rsidP="004C36D8">
            <w:pPr>
              <w:rPr>
                <w:rFonts w:asciiTheme="minorHAnsi" w:hAnsiTheme="minorHAnsi" w:cstheme="minorHAnsi"/>
                <w:sz w:val="20"/>
              </w:rPr>
            </w:pPr>
            <w:r>
              <w:rPr>
                <w:rFonts w:asciiTheme="minorHAnsi" w:hAnsiTheme="minorHAnsi" w:cstheme="minorHAnsi"/>
                <w:sz w:val="20"/>
              </w:rPr>
              <w:t>YPM 1 H2</w:t>
            </w:r>
          </w:p>
        </w:tc>
        <w:tc>
          <w:tcPr>
            <w:tcW w:w="2132" w:type="dxa"/>
          </w:tcPr>
          <w:p w14:paraId="276A3EB5" w14:textId="7AA7E65D" w:rsidR="004C36D8" w:rsidRPr="00720F8E" w:rsidRDefault="004C36D8" w:rsidP="004C36D8">
            <w:pPr>
              <w:tabs>
                <w:tab w:val="left" w:pos="1800"/>
              </w:tabs>
              <w:rPr>
                <w:rFonts w:asciiTheme="minorHAnsi" w:hAnsiTheme="minorHAnsi" w:cstheme="minorHAnsi"/>
                <w:sz w:val="20"/>
              </w:rPr>
            </w:pPr>
            <w:r>
              <w:rPr>
                <w:rFonts w:asciiTheme="minorHAnsi" w:hAnsiTheme="minorHAnsi" w:cstheme="minorHAnsi"/>
                <w:sz w:val="20"/>
              </w:rPr>
              <w:t>&lt;DocumentSubType&gt;</w:t>
            </w:r>
          </w:p>
        </w:tc>
        <w:tc>
          <w:tcPr>
            <w:tcW w:w="7482" w:type="dxa"/>
          </w:tcPr>
          <w:p w14:paraId="31F470D6" w14:textId="4F1FEFC7" w:rsidR="004C36D8" w:rsidRPr="00720F8E" w:rsidRDefault="004C36D8" w:rsidP="004C36D8">
            <w:pPr>
              <w:pStyle w:val="Heading1COI"/>
            </w:pPr>
            <w:r w:rsidRPr="00720F8E">
              <w:t>Your updated policy summary</w:t>
            </w:r>
          </w:p>
        </w:tc>
        <w:tc>
          <w:tcPr>
            <w:tcW w:w="2551" w:type="dxa"/>
          </w:tcPr>
          <w:p w14:paraId="099983C2" w14:textId="58D3F2D9" w:rsidR="004C36D8" w:rsidRPr="00720F8E" w:rsidRDefault="004C36D8" w:rsidP="004C36D8">
            <w:pPr>
              <w:spacing w:after="120"/>
              <w:rPr>
                <w:rFonts w:asciiTheme="minorHAnsi" w:eastAsia="Segoe UI" w:hAnsiTheme="minorHAnsi" w:cstheme="minorHAnsi"/>
                <w:b/>
                <w:bCs/>
                <w:sz w:val="20"/>
              </w:rPr>
            </w:pPr>
            <w:r w:rsidRPr="00720F8E">
              <w:rPr>
                <w:rFonts w:asciiTheme="minorHAnsi" w:hAnsiTheme="minorHAnsi" w:cstheme="minorHAnsi"/>
                <w:b/>
                <w:color w:val="000000" w:themeColor="text1"/>
                <w:sz w:val="20"/>
                <w:szCs w:val="20"/>
              </w:rPr>
              <w:t>ELSEIF</w:t>
            </w:r>
            <w:r w:rsidRPr="00720F8E">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&lt;DocumentSubType&gt;</w:t>
            </w:r>
            <w:r w:rsidRPr="00720F8E">
              <w:rPr>
                <w:rFonts w:asciiTheme="minorHAnsi" w:hAnsiTheme="minorHAnsi" w:cstheme="minorHAnsi"/>
                <w:color w:val="000000" w:themeColor="text1"/>
                <w:sz w:val="20"/>
                <w:szCs w:val="20"/>
              </w:rPr>
              <w:t xml:space="preserve"> = "Endorsement" </w:t>
            </w:r>
            <w:r w:rsidRPr="00720F8E">
              <w:rPr>
                <w:rFonts w:asciiTheme="minorHAnsi" w:hAnsiTheme="minorHAnsi" w:cstheme="minorHAnsi"/>
                <w:b/>
                <w:color w:val="000000" w:themeColor="text1"/>
                <w:sz w:val="20"/>
                <w:szCs w:val="20"/>
              </w:rPr>
              <w:t xml:space="preserve">THEN </w:t>
            </w:r>
            <w:r w:rsidRPr="00720F8E">
              <w:rPr>
                <w:rFonts w:asciiTheme="minorHAnsi" w:hAnsiTheme="minorHAnsi" w:cstheme="minorHAnsi"/>
                <w:bCs/>
                <w:color w:val="000000" w:themeColor="text1"/>
                <w:sz w:val="20"/>
                <w:szCs w:val="20"/>
              </w:rPr>
              <w:t>display</w:t>
            </w:r>
          </w:p>
        </w:tc>
        <w:tc>
          <w:tcPr>
            <w:tcW w:w="1418" w:type="dxa"/>
          </w:tcPr>
          <w:p w14:paraId="61605DED" w14:textId="7C4CC44B" w:rsidR="004C36D8" w:rsidRPr="00720F8E" w:rsidRDefault="004C36D8" w:rsidP="004C36D8">
            <w:pPr>
              <w:spacing w:after="120"/>
              <w:rPr>
                <w:rFonts w:asciiTheme="minorHAnsi" w:hAnsiTheme="minorHAnsi" w:cstheme="minorHAnsi"/>
                <w:color w:val="000000"/>
                <w:sz w:val="20"/>
                <w:szCs w:val="20"/>
              </w:rPr>
            </w:pPr>
            <w:r w:rsidRPr="00B34EEE">
              <w:rPr>
                <w:rFonts w:asciiTheme="minorHAnsi" w:hAnsiTheme="minorHAnsi" w:cstheme="minorHAnsi"/>
                <w:color w:val="000000"/>
                <w:sz w:val="20"/>
                <w:szCs w:val="20"/>
              </w:rPr>
              <w:t>Heading_1_COI</w:t>
            </w:r>
          </w:p>
        </w:tc>
      </w:tr>
      <w:tr w:rsidR="004C36D8" w:rsidRPr="00720F8E" w14:paraId="4D04D9F1" w14:textId="77777777" w:rsidTr="5DAD8829">
        <w:trPr>
          <w:cantSplit/>
        </w:trPr>
        <w:tc>
          <w:tcPr>
            <w:tcW w:w="1013" w:type="dxa"/>
          </w:tcPr>
          <w:p w14:paraId="26BD0D08" w14:textId="66CCCB2E" w:rsidR="004C36D8" w:rsidRPr="00720F8E" w:rsidRDefault="004C36D8" w:rsidP="004C36D8">
            <w:pPr>
              <w:rPr>
                <w:rFonts w:asciiTheme="minorHAnsi" w:hAnsiTheme="minorHAnsi" w:cstheme="minorHAnsi"/>
                <w:sz w:val="20"/>
              </w:rPr>
            </w:pPr>
            <w:r>
              <w:rPr>
                <w:rFonts w:asciiTheme="minorHAnsi" w:hAnsiTheme="minorHAnsi" w:cstheme="minorHAnsi"/>
                <w:sz w:val="20"/>
              </w:rPr>
              <w:t>YPM 1 H3</w:t>
            </w:r>
          </w:p>
        </w:tc>
        <w:tc>
          <w:tcPr>
            <w:tcW w:w="2132" w:type="dxa"/>
          </w:tcPr>
          <w:p w14:paraId="3DA9BF01" w14:textId="414E2C4E" w:rsidR="004C36D8" w:rsidRPr="00720F8E" w:rsidRDefault="004C36D8" w:rsidP="004C36D8">
            <w:pPr>
              <w:tabs>
                <w:tab w:val="left" w:pos="1800"/>
              </w:tabs>
              <w:rPr>
                <w:rFonts w:asciiTheme="minorHAnsi" w:hAnsiTheme="minorHAnsi" w:cstheme="minorHAnsi"/>
                <w:sz w:val="20"/>
              </w:rPr>
            </w:pPr>
            <w:r>
              <w:rPr>
                <w:rFonts w:asciiTheme="minorHAnsi" w:hAnsiTheme="minorHAnsi" w:cstheme="minorHAnsi"/>
                <w:sz w:val="20"/>
              </w:rPr>
              <w:t>&lt;DocumentSubType&gt;</w:t>
            </w:r>
          </w:p>
        </w:tc>
        <w:tc>
          <w:tcPr>
            <w:tcW w:w="7482" w:type="dxa"/>
          </w:tcPr>
          <w:p w14:paraId="34114DB3" w14:textId="653721F8" w:rsidR="004C36D8" w:rsidRPr="00720F8E" w:rsidRDefault="004C36D8" w:rsidP="004C36D8">
            <w:pPr>
              <w:pStyle w:val="Heading1COI"/>
            </w:pPr>
            <w:r w:rsidRPr="00720F8E">
              <w:t>Your renewal policy summary</w:t>
            </w:r>
          </w:p>
        </w:tc>
        <w:tc>
          <w:tcPr>
            <w:tcW w:w="2551" w:type="dxa"/>
          </w:tcPr>
          <w:p w14:paraId="16DE98AF" w14:textId="662172CC" w:rsidR="004C36D8" w:rsidRPr="00720F8E" w:rsidRDefault="004C36D8" w:rsidP="004C36D8">
            <w:pPr>
              <w:spacing w:after="120"/>
              <w:rPr>
                <w:rFonts w:asciiTheme="minorHAnsi" w:hAnsiTheme="minorHAnsi" w:cstheme="minorHAnsi"/>
                <w:color w:val="000000" w:themeColor="text1"/>
                <w:sz w:val="20"/>
                <w:szCs w:val="20"/>
              </w:rPr>
            </w:pPr>
            <w:r w:rsidRPr="00720F8E">
              <w:rPr>
                <w:rFonts w:asciiTheme="minorHAnsi" w:hAnsiTheme="minorHAnsi" w:cstheme="minorHAnsi"/>
                <w:b/>
                <w:color w:val="000000" w:themeColor="text1"/>
                <w:sz w:val="20"/>
                <w:szCs w:val="20"/>
              </w:rPr>
              <w:t>ELSEIF</w:t>
            </w:r>
            <w:r w:rsidRPr="00720F8E">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&lt;DocumentSubType&gt;</w:t>
            </w:r>
            <w:r w:rsidRPr="00720F8E">
              <w:rPr>
                <w:rFonts w:asciiTheme="minorHAnsi" w:hAnsiTheme="minorHAnsi" w:cstheme="minorHAnsi"/>
                <w:color w:val="000000" w:themeColor="text1"/>
                <w:sz w:val="20"/>
                <w:szCs w:val="20"/>
              </w:rPr>
              <w:t xml:space="preserve"> = "Renewal” </w:t>
            </w:r>
            <w:r w:rsidRPr="00720F8E">
              <w:rPr>
                <w:rFonts w:asciiTheme="minorHAnsi" w:hAnsiTheme="minorHAnsi" w:cstheme="minorHAnsi"/>
                <w:b/>
                <w:color w:val="000000" w:themeColor="text1"/>
                <w:sz w:val="20"/>
                <w:szCs w:val="20"/>
              </w:rPr>
              <w:t>THEN</w:t>
            </w:r>
            <w:r w:rsidRPr="00720F8E">
              <w:rPr>
                <w:rFonts w:asciiTheme="minorHAnsi" w:hAnsiTheme="minorHAnsi" w:cstheme="minorHAnsi"/>
                <w:color w:val="000000" w:themeColor="text1"/>
                <w:sz w:val="20"/>
                <w:szCs w:val="20"/>
              </w:rPr>
              <w:t xml:space="preserve"> display </w:t>
            </w:r>
          </w:p>
          <w:p w14:paraId="74941E14" w14:textId="064DC807" w:rsidR="004C36D8" w:rsidRPr="00720F8E" w:rsidRDefault="004C36D8" w:rsidP="004C36D8">
            <w:pPr>
              <w:pStyle w:val="BodyText"/>
              <w:spacing w:after="0"/>
              <w:ind w:right="40"/>
              <w:rPr>
                <w:rFonts w:asciiTheme="minorHAnsi" w:hAnsiTheme="minorHAnsi" w:cstheme="minorHAnsi"/>
                <w:sz w:val="20"/>
              </w:rPr>
            </w:pPr>
            <w:r w:rsidRPr="00720F8E">
              <w:rPr>
                <w:rFonts w:asciiTheme="minorHAnsi" w:hAnsiTheme="minorHAnsi" w:cstheme="minorHAnsi"/>
                <w:b/>
                <w:bCs/>
                <w:sz w:val="20"/>
              </w:rPr>
              <w:t>ELSE</w:t>
            </w:r>
            <w:r w:rsidRPr="00720F8E">
              <w:rPr>
                <w:rFonts w:asciiTheme="minorHAnsi" w:hAnsiTheme="minorHAnsi" w:cstheme="minorHAnsi"/>
                <w:sz w:val="20"/>
              </w:rPr>
              <w:t xml:space="preserve"> do not display</w:t>
            </w:r>
          </w:p>
          <w:p w14:paraId="7152E16B" w14:textId="10970161" w:rsidR="004C36D8" w:rsidRPr="00720F8E" w:rsidRDefault="004C36D8" w:rsidP="004C36D8">
            <w:pPr>
              <w:spacing w:after="120"/>
              <w:rPr>
                <w:rFonts w:asciiTheme="minorHAnsi" w:eastAsia="Segoe UI" w:hAnsiTheme="minorHAnsi" w:cstheme="minorHAnsi"/>
                <w:b/>
                <w:bCs/>
                <w:sz w:val="20"/>
              </w:rPr>
            </w:pPr>
            <w:r w:rsidRPr="00720F8E">
              <w:rPr>
                <w:rFonts w:asciiTheme="minorHAnsi" w:eastAsia="Segoe UI" w:hAnsiTheme="minorHAnsi" w:cstheme="minorHAnsi"/>
                <w:b/>
                <w:bCs/>
                <w:sz w:val="20"/>
              </w:rPr>
              <w:t>ENDIF</w:t>
            </w:r>
          </w:p>
        </w:tc>
        <w:tc>
          <w:tcPr>
            <w:tcW w:w="1418" w:type="dxa"/>
          </w:tcPr>
          <w:p w14:paraId="139EC554" w14:textId="4360EF33" w:rsidR="004C36D8" w:rsidRPr="00720F8E" w:rsidRDefault="004C36D8" w:rsidP="004C36D8">
            <w:pPr>
              <w:spacing w:after="120"/>
              <w:rPr>
                <w:rFonts w:asciiTheme="minorHAnsi" w:hAnsiTheme="minorHAnsi" w:cstheme="minorHAnsi"/>
                <w:color w:val="000000"/>
                <w:sz w:val="20"/>
                <w:szCs w:val="20"/>
              </w:rPr>
            </w:pPr>
            <w:r w:rsidRPr="00B34EEE">
              <w:rPr>
                <w:rFonts w:asciiTheme="minorHAnsi" w:hAnsiTheme="minorHAnsi" w:cstheme="minorHAnsi"/>
                <w:color w:val="000000"/>
                <w:sz w:val="20"/>
                <w:szCs w:val="20"/>
              </w:rPr>
              <w:t>Heading_1_COI</w:t>
            </w:r>
          </w:p>
        </w:tc>
      </w:tr>
      <w:tr w:rsidR="004C36D8" w:rsidRPr="00720F8E" w14:paraId="590C6366" w14:textId="77777777" w:rsidTr="5DAD8829">
        <w:trPr>
          <w:cantSplit/>
          <w:trHeight w:val="1779"/>
        </w:trPr>
        <w:tc>
          <w:tcPr>
            <w:tcW w:w="1013" w:type="dxa"/>
          </w:tcPr>
          <w:p w14:paraId="24639BC9" w14:textId="72904ED4" w:rsidR="004C36D8" w:rsidRPr="00720F8E" w:rsidRDefault="004C36D8" w:rsidP="004C36D8">
            <w:pPr>
              <w:rPr>
                <w:rFonts w:asciiTheme="minorHAnsi" w:hAnsiTheme="minorHAnsi" w:cstheme="minorHAnsi"/>
                <w:sz w:val="20"/>
              </w:rPr>
            </w:pPr>
            <w:r>
              <w:rPr>
                <w:rFonts w:asciiTheme="minorHAnsi" w:hAnsiTheme="minorHAnsi" w:cstheme="minorHAnsi"/>
                <w:sz w:val="20"/>
              </w:rPr>
              <w:t>YPM 2</w:t>
            </w:r>
          </w:p>
        </w:tc>
        <w:tc>
          <w:tcPr>
            <w:tcW w:w="2132" w:type="dxa"/>
          </w:tcPr>
          <w:p w14:paraId="1C5C2AA4" w14:textId="4CAB39FD" w:rsidR="004C36D8" w:rsidRPr="00720F8E" w:rsidRDefault="004C36D8" w:rsidP="004C36D8">
            <w:pPr>
              <w:tabs>
                <w:tab w:val="left" w:pos="1800"/>
              </w:tabs>
              <w:rPr>
                <w:rFonts w:asciiTheme="minorHAnsi" w:hAnsiTheme="minorHAnsi" w:cstheme="minorHAnsi"/>
                <w:sz w:val="20"/>
              </w:rPr>
            </w:pPr>
            <w:r w:rsidRPr="00720F8E">
              <w:rPr>
                <w:rFonts w:asciiTheme="minorHAnsi" w:hAnsiTheme="minorHAnsi" w:cstheme="minorHAnsi"/>
                <w:sz w:val="20"/>
              </w:rPr>
              <w:t>&lt;PolicyNumber&gt;</w:t>
            </w:r>
          </w:p>
        </w:tc>
        <w:tc>
          <w:tcPr>
            <w:tcW w:w="7482" w:type="dxa"/>
          </w:tcPr>
          <w:tbl>
            <w:tblPr>
              <w:tblW w:w="9833" w:type="dxa"/>
              <w:tblInd w:w="5" w:type="dxa"/>
              <w:tblBorders>
                <w:bottom w:val="single" w:sz="4" w:space="0" w:color="auto"/>
              </w:tblBorders>
              <w:tblLayout w:type="fixed"/>
              <w:tblLook w:val="04A0" w:firstRow="1" w:lastRow="0" w:firstColumn="1" w:lastColumn="0" w:noHBand="0" w:noVBand="1"/>
            </w:tblPr>
            <w:tblGrid>
              <w:gridCol w:w="1275"/>
              <w:gridCol w:w="4012"/>
              <w:gridCol w:w="4546"/>
            </w:tblGrid>
            <w:tr w:rsidR="002A6FC8" w:rsidRPr="00720F8E" w14:paraId="1C3CEF15" w14:textId="77777777" w:rsidTr="00417C84">
              <w:trPr>
                <w:trHeight w:val="300"/>
              </w:trPr>
              <w:tc>
                <w:tcPr>
                  <w:tcW w:w="1275" w:type="dxa"/>
                </w:tcPr>
                <w:p w14:paraId="50A5B879" w14:textId="2608E6D5" w:rsidR="002A6FC8" w:rsidRPr="00894E3F" w:rsidRDefault="00FC3B19" w:rsidP="004C36D8">
                  <w:pPr>
                    <w:pStyle w:val="TableBodycopySCOI"/>
                    <w:rPr>
                      <w:noProof/>
                    </w:rPr>
                  </w:pPr>
                  <w:r w:rsidRPr="00F950B7">
                    <w:rPr>
                      <w:rFonts w:asciiTheme="minorHAnsi" w:hAnsiTheme="minorHAnsi" w:cstheme="minorHAnsi"/>
                      <w:noProof/>
                      <w:color w:val="000000" w:themeColor="text1"/>
                    </w:rPr>
                    <w:t>Brand_icon_triangle1.jpg</w:t>
                  </w:r>
                </w:p>
              </w:tc>
              <w:tc>
                <w:tcPr>
                  <w:tcW w:w="4012" w:type="dxa"/>
                  <w:noWrap/>
                  <w:vAlign w:val="center"/>
                  <w:hideMark/>
                </w:tcPr>
                <w:p w14:paraId="52417DCC" w14:textId="251CE2A7" w:rsidR="002A6FC8" w:rsidRPr="00894E3F" w:rsidRDefault="002A6FC8" w:rsidP="004C36D8">
                  <w:pPr>
                    <w:pStyle w:val="TableBodycopySCOI"/>
                    <w:rPr>
                      <w:noProof/>
                    </w:rPr>
                  </w:pPr>
                  <w:r w:rsidRPr="00894E3F">
                    <w:rPr>
                      <w:noProof/>
                    </w:rPr>
                    <w:t>Policy number:</w:t>
                  </w:r>
                </w:p>
              </w:tc>
              <w:tc>
                <w:tcPr>
                  <w:tcW w:w="4546" w:type="dxa"/>
                  <w:noWrap/>
                  <w:vAlign w:val="bottom"/>
                  <w:hideMark/>
                </w:tcPr>
                <w:p w14:paraId="3583CC2F" w14:textId="275770B1" w:rsidR="002A6FC8" w:rsidRPr="00E02B28" w:rsidRDefault="002A6FC8" w:rsidP="004C36D8">
                  <w:pPr>
                    <w:pStyle w:val="TableBodycopyBCOI"/>
                    <w:rPr>
                      <w:noProof/>
                    </w:rPr>
                  </w:pPr>
                  <w:r w:rsidRPr="00E02B28">
                    <w:rPr>
                      <w:noProof/>
                    </w:rPr>
                    <w:t>&lt;PolicyNumber&gt;</w:t>
                  </w:r>
                </w:p>
              </w:tc>
            </w:tr>
          </w:tbl>
          <w:p w14:paraId="16DC8709" w14:textId="4E341213" w:rsidR="004C36D8" w:rsidRPr="00720F8E" w:rsidRDefault="004C36D8" w:rsidP="004C36D8">
            <w:pPr>
              <w:spacing w:after="120"/>
              <w:rPr>
                <w:rFonts w:asciiTheme="minorHAnsi" w:eastAsia="Segoe UI" w:hAnsiTheme="minorHAnsi" w:cstheme="minorHAnsi"/>
                <w:b/>
                <w:bCs/>
              </w:rPr>
            </w:pPr>
          </w:p>
        </w:tc>
        <w:tc>
          <w:tcPr>
            <w:tcW w:w="2551" w:type="dxa"/>
          </w:tcPr>
          <w:p w14:paraId="53D7DFE0" w14:textId="2F61237A" w:rsidR="004C36D8" w:rsidRDefault="004C36D8" w:rsidP="004C36D8">
            <w:pPr>
              <w:spacing w:after="120"/>
              <w:rPr>
                <w:rFonts w:asciiTheme="minorHAnsi" w:hAnsiTheme="minorHAnsi" w:cstheme="minorHAnsi"/>
                <w:bCs/>
                <w:sz w:val="20"/>
              </w:rPr>
            </w:pPr>
            <w:r w:rsidRPr="00720F8E">
              <w:rPr>
                <w:rFonts w:asciiTheme="minorHAnsi" w:hAnsiTheme="minorHAnsi" w:cstheme="minorHAnsi"/>
                <w:bCs/>
                <w:sz w:val="20"/>
              </w:rPr>
              <w:t>Always display</w:t>
            </w:r>
          </w:p>
          <w:p w14:paraId="25351340" w14:textId="3C9AC8AD" w:rsidR="00032314" w:rsidRPr="00720F8E" w:rsidRDefault="00032314" w:rsidP="004C36D8">
            <w:pPr>
              <w:spacing w:after="120"/>
              <w:rPr>
                <w:rFonts w:asciiTheme="minorHAnsi" w:hAnsiTheme="minorHAnsi" w:cstheme="minorHAnsi"/>
                <w:b/>
                <w:color w:val="000000" w:themeColor="text1"/>
                <w:sz w:val="20"/>
                <w:szCs w:val="20"/>
              </w:rPr>
            </w:pPr>
          </w:p>
        </w:tc>
        <w:tc>
          <w:tcPr>
            <w:tcW w:w="1418" w:type="dxa"/>
          </w:tcPr>
          <w:p w14:paraId="63438FBD" w14:textId="4BD0531E" w:rsidR="004C36D8" w:rsidRDefault="004C36D8" w:rsidP="004C36D8">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31EE3096" w14:textId="478602FE" w:rsidR="004C36D8" w:rsidRDefault="004C36D8" w:rsidP="004C36D8">
            <w:pPr>
              <w:spacing w:after="120"/>
              <w:rPr>
                <w:rFonts w:asciiTheme="minorHAnsi" w:hAnsiTheme="minorHAnsi" w:cstheme="minorHAnsi"/>
                <w:color w:val="000000"/>
                <w:sz w:val="20"/>
                <w:szCs w:val="20"/>
              </w:rPr>
            </w:pPr>
            <w:r w:rsidRPr="003259C5">
              <w:rPr>
                <w:rFonts w:asciiTheme="minorHAnsi" w:hAnsiTheme="minorHAnsi" w:cstheme="minorHAnsi"/>
                <w:color w:val="000000"/>
                <w:sz w:val="20"/>
                <w:szCs w:val="20"/>
              </w:rPr>
              <w:t>Table_Bodycopy_S_COI</w:t>
            </w:r>
          </w:p>
          <w:p w14:paraId="19CAA5B0" w14:textId="1FDB6B45" w:rsidR="004C36D8" w:rsidRDefault="004C36D8" w:rsidP="004C36D8">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003053D3" w14:textId="3916538F" w:rsidR="004C36D8" w:rsidRPr="00720F8E" w:rsidRDefault="004C36D8" w:rsidP="004C36D8">
            <w:pPr>
              <w:spacing w:after="120"/>
              <w:rPr>
                <w:rFonts w:asciiTheme="minorHAnsi" w:hAnsiTheme="minorHAnsi" w:cstheme="minorHAnsi"/>
                <w:color w:val="000000"/>
                <w:sz w:val="20"/>
                <w:szCs w:val="20"/>
              </w:rPr>
            </w:pPr>
            <w:r w:rsidRPr="003259C5">
              <w:rPr>
                <w:rFonts w:asciiTheme="minorHAnsi" w:hAnsiTheme="minorHAnsi" w:cstheme="minorHAnsi"/>
                <w:color w:val="000000"/>
                <w:sz w:val="20"/>
                <w:szCs w:val="20"/>
              </w:rPr>
              <w:t>Table_Bodycopy_B_COI</w:t>
            </w:r>
          </w:p>
        </w:tc>
      </w:tr>
      <w:tr w:rsidR="00E650CB" w:rsidRPr="00720F8E" w14:paraId="13C8B36F" w14:textId="77777777">
        <w:trPr>
          <w:cantSplit/>
          <w:trHeight w:val="2966"/>
        </w:trPr>
        <w:tc>
          <w:tcPr>
            <w:tcW w:w="1013" w:type="dxa"/>
          </w:tcPr>
          <w:p w14:paraId="23C3A683" w14:textId="13C18F9F" w:rsidR="00E650CB" w:rsidRPr="00503D58" w:rsidRDefault="00E650CB">
            <w:pPr>
              <w:rPr>
                <w:rFonts w:asciiTheme="minorHAnsi" w:hAnsiTheme="minorHAnsi" w:cstheme="minorHAnsi"/>
                <w:sz w:val="20"/>
              </w:rPr>
            </w:pPr>
            <w:r w:rsidRPr="00503D58">
              <w:rPr>
                <w:rFonts w:asciiTheme="minorHAnsi" w:hAnsiTheme="minorHAnsi" w:cstheme="minorHAnsi"/>
                <w:sz w:val="20"/>
              </w:rPr>
              <w:t>YPM 3</w:t>
            </w:r>
            <w:r w:rsidR="006D52C4" w:rsidRPr="00503D58">
              <w:rPr>
                <w:rFonts w:asciiTheme="minorHAnsi" w:hAnsiTheme="minorHAnsi" w:cstheme="minorHAnsi"/>
                <w:sz w:val="20"/>
                <w:rPrChange w:id="3047" w:author="sam sehgal" w:date="2024-10-14T16:12:00Z" w16du:dateUtc="2024-10-14T05:12:00Z">
                  <w:rPr>
                    <w:rFonts w:asciiTheme="minorHAnsi" w:hAnsiTheme="minorHAnsi" w:cstheme="minorHAnsi"/>
                    <w:sz w:val="20"/>
                    <w:highlight w:val="yellow"/>
                  </w:rPr>
                </w:rPrChange>
              </w:rPr>
              <w:t>A</w:t>
            </w:r>
          </w:p>
        </w:tc>
        <w:tc>
          <w:tcPr>
            <w:tcW w:w="2132" w:type="dxa"/>
          </w:tcPr>
          <w:p w14:paraId="23D7AD7C" w14:textId="77777777" w:rsidR="00E650CB" w:rsidRPr="00503D58" w:rsidRDefault="00E650CB">
            <w:pPr>
              <w:tabs>
                <w:tab w:val="left" w:pos="1800"/>
              </w:tabs>
              <w:rPr>
                <w:rFonts w:asciiTheme="minorHAnsi" w:hAnsiTheme="minorHAnsi" w:cstheme="minorHAnsi"/>
                <w:sz w:val="20"/>
                <w:szCs w:val="20"/>
              </w:rPr>
            </w:pPr>
          </w:p>
          <w:p w14:paraId="242722E0" w14:textId="6F5400F4" w:rsidR="00E650CB" w:rsidRPr="00503D58" w:rsidRDefault="00E650CB">
            <w:pPr>
              <w:tabs>
                <w:tab w:val="left" w:pos="1800"/>
              </w:tabs>
              <w:rPr>
                <w:rFonts w:asciiTheme="minorHAnsi" w:hAnsiTheme="minorHAnsi" w:cstheme="minorHAnsi"/>
                <w:sz w:val="20"/>
                <w:szCs w:val="20"/>
              </w:rPr>
            </w:pPr>
            <w:r w:rsidRPr="00503D58">
              <w:rPr>
                <w:rFonts w:asciiTheme="minorHAnsi" w:hAnsiTheme="minorHAnsi" w:cstheme="minorHAnsi"/>
                <w:sz w:val="20"/>
                <w:szCs w:val="20"/>
              </w:rPr>
              <w:t>&lt;</w:t>
            </w:r>
            <w:r w:rsidR="00D066AB" w:rsidRPr="00D066AB">
              <w:rPr>
                <w:rFonts w:asciiTheme="minorHAnsi" w:hAnsiTheme="minorHAnsi" w:cstheme="minorHAnsi"/>
                <w:sz w:val="20"/>
                <w:szCs w:val="20"/>
              </w:rPr>
              <w:t>TransactionDate</w:t>
            </w:r>
            <w:r w:rsidRPr="00503D58">
              <w:rPr>
                <w:rFonts w:asciiTheme="minorHAnsi" w:hAnsiTheme="minorHAnsi" w:cstheme="minorHAnsi"/>
                <w:sz w:val="20"/>
                <w:szCs w:val="20"/>
              </w:rPr>
              <w:t>&gt;</w:t>
            </w:r>
          </w:p>
          <w:p w14:paraId="0C71A107" w14:textId="3A377EAF" w:rsidR="00E650CB" w:rsidRDefault="00E650CB">
            <w:pPr>
              <w:tabs>
                <w:tab w:val="left" w:pos="1800"/>
              </w:tabs>
              <w:rPr>
                <w:rFonts w:asciiTheme="minorHAnsi" w:hAnsiTheme="minorHAnsi" w:cstheme="minorHAnsi"/>
                <w:sz w:val="20"/>
                <w:szCs w:val="20"/>
              </w:rPr>
            </w:pPr>
            <w:r w:rsidRPr="00503D58">
              <w:rPr>
                <w:rFonts w:asciiTheme="minorHAnsi" w:hAnsiTheme="minorHAnsi" w:cstheme="minorHAnsi"/>
                <w:sz w:val="20"/>
                <w:szCs w:val="20"/>
              </w:rPr>
              <w:t>&lt;</w:t>
            </w:r>
            <w:r w:rsidR="00D066AB" w:rsidRPr="00D066AB">
              <w:rPr>
                <w:rFonts w:asciiTheme="minorHAnsi" w:hAnsiTheme="minorHAnsi" w:cstheme="minorHAnsi"/>
                <w:sz w:val="20"/>
                <w:szCs w:val="20"/>
              </w:rPr>
              <w:t>TransactionTime</w:t>
            </w:r>
            <w:r w:rsidRPr="00503D58">
              <w:rPr>
                <w:rFonts w:asciiTheme="minorHAnsi" w:hAnsiTheme="minorHAnsi" w:cstheme="minorHAnsi"/>
                <w:sz w:val="20"/>
                <w:szCs w:val="20"/>
              </w:rPr>
              <w:t>&gt;</w:t>
            </w:r>
          </w:p>
          <w:p w14:paraId="7A4F798C" w14:textId="651DB637" w:rsidR="00D066AB" w:rsidRDefault="003A0CC8">
            <w:pPr>
              <w:tabs>
                <w:tab w:val="left" w:pos="1800"/>
              </w:tabs>
              <w:rPr>
                <w:rFonts w:asciiTheme="minorHAnsi" w:hAnsiTheme="minorHAnsi" w:cstheme="minorHAnsi"/>
                <w:sz w:val="20"/>
                <w:szCs w:val="20"/>
              </w:rPr>
            </w:pPr>
            <w:r>
              <w:rPr>
                <w:rFonts w:asciiTheme="minorHAnsi" w:hAnsiTheme="minorHAnsi" w:cstheme="minorHAnsi"/>
                <w:sz w:val="20"/>
                <w:szCs w:val="20"/>
              </w:rPr>
              <w:t>&lt;</w:t>
            </w:r>
            <w:r w:rsidRPr="003A0CC8">
              <w:rPr>
                <w:rFonts w:asciiTheme="minorHAnsi" w:hAnsiTheme="minorHAnsi" w:cstheme="minorHAnsi"/>
                <w:sz w:val="20"/>
                <w:szCs w:val="20"/>
              </w:rPr>
              <w:t>CurrentTermExpiryDate</w:t>
            </w:r>
            <w:r>
              <w:rPr>
                <w:rFonts w:asciiTheme="minorHAnsi" w:hAnsiTheme="minorHAnsi" w:cstheme="minorHAnsi"/>
                <w:sz w:val="20"/>
                <w:szCs w:val="20"/>
              </w:rPr>
              <w:t>&gt;</w:t>
            </w:r>
          </w:p>
          <w:p w14:paraId="03DA63CF" w14:textId="032DD850" w:rsidR="003A0CC8" w:rsidRPr="00503D58" w:rsidRDefault="003A0CC8">
            <w:pPr>
              <w:tabs>
                <w:tab w:val="left" w:pos="1800"/>
              </w:tabs>
              <w:rPr>
                <w:rFonts w:asciiTheme="minorHAnsi" w:hAnsiTheme="minorHAnsi" w:cstheme="minorHAnsi"/>
                <w:sz w:val="20"/>
                <w:szCs w:val="20"/>
              </w:rPr>
            </w:pPr>
            <w:r>
              <w:rPr>
                <w:rFonts w:asciiTheme="minorHAnsi" w:hAnsiTheme="minorHAnsi" w:cstheme="minorHAnsi"/>
                <w:sz w:val="20"/>
                <w:szCs w:val="20"/>
              </w:rPr>
              <w:t>&lt;</w:t>
            </w:r>
            <w:r w:rsidRPr="003A0CC8">
              <w:rPr>
                <w:rFonts w:asciiTheme="minorHAnsi" w:hAnsiTheme="minorHAnsi" w:cstheme="minorHAnsi"/>
                <w:sz w:val="20"/>
                <w:szCs w:val="20"/>
              </w:rPr>
              <w:t>CurrentTermExpiryTime</w:t>
            </w:r>
            <w:r>
              <w:rPr>
                <w:rFonts w:asciiTheme="minorHAnsi" w:hAnsiTheme="minorHAnsi" w:cstheme="minorHAnsi"/>
                <w:sz w:val="20"/>
                <w:szCs w:val="20"/>
              </w:rPr>
              <w:t>&gt;</w:t>
            </w:r>
          </w:p>
          <w:p w14:paraId="41F136DE" w14:textId="28230221" w:rsidR="00E650CB" w:rsidRPr="00503D58" w:rsidRDefault="00E650CB">
            <w:pPr>
              <w:tabs>
                <w:tab w:val="left" w:pos="1800"/>
              </w:tabs>
              <w:rPr>
                <w:rFonts w:asciiTheme="minorHAnsi" w:hAnsiTheme="minorHAnsi" w:cstheme="minorHAnsi"/>
                <w:sz w:val="20"/>
              </w:rPr>
            </w:pPr>
          </w:p>
        </w:tc>
        <w:tc>
          <w:tcPr>
            <w:tcW w:w="7482" w:type="dxa"/>
          </w:tcPr>
          <w:tbl>
            <w:tblPr>
              <w:tblW w:w="7407" w:type="dxa"/>
              <w:tblBorders>
                <w:bottom w:val="single" w:sz="4" w:space="0" w:color="auto"/>
              </w:tblBorders>
              <w:tblLayout w:type="fixed"/>
              <w:tblLook w:val="04A0" w:firstRow="1" w:lastRow="0" w:firstColumn="1" w:lastColumn="0" w:noHBand="0" w:noVBand="1"/>
              <w:tblPrChange w:id="3048" w:author="Sam Sehgal (EXT Idiom)" w:date="2025-03-27T16:19:00Z" w16du:dateUtc="2025-03-27T05:19:00Z">
                <w:tblPr>
                  <w:tblW w:w="7407" w:type="dxa"/>
                  <w:tblBorders>
                    <w:bottom w:val="single" w:sz="4" w:space="0" w:color="auto"/>
                  </w:tblBorders>
                  <w:tblLayout w:type="fixed"/>
                  <w:tblLook w:val="04A0" w:firstRow="1" w:lastRow="0" w:firstColumn="1" w:lastColumn="0" w:noHBand="0" w:noVBand="1"/>
                </w:tblPr>
              </w:tblPrChange>
            </w:tblPr>
            <w:tblGrid>
              <w:gridCol w:w="2861"/>
              <w:gridCol w:w="4546"/>
              <w:tblGridChange w:id="3049">
                <w:tblGrid>
                  <w:gridCol w:w="2861"/>
                  <w:gridCol w:w="4546"/>
                </w:tblGrid>
              </w:tblGridChange>
            </w:tblGrid>
            <w:tr w:rsidR="00E650CB" w:rsidRPr="00503D58" w14:paraId="6E90E706" w14:textId="77777777" w:rsidTr="00257BDE">
              <w:trPr>
                <w:trHeight w:val="1315"/>
                <w:ins w:id="3050" w:author="Sue Simnor (EXT Idiom)" w:date="2024-09-16T15:11:00Z"/>
                <w:trPrChange w:id="3051" w:author="Sam Sehgal (EXT Idiom)" w:date="2025-03-27T16:19:00Z" w16du:dateUtc="2025-03-27T05:19:00Z">
                  <w:trPr>
                    <w:trHeight w:val="300"/>
                  </w:trPr>
                </w:trPrChange>
              </w:trPr>
              <w:tc>
                <w:tcPr>
                  <w:tcW w:w="2861" w:type="dxa"/>
                  <w:noWrap/>
                  <w:hideMark/>
                  <w:tcPrChange w:id="3052" w:author="Sam Sehgal (EXT Idiom)" w:date="2025-03-27T16:19:00Z" w16du:dateUtc="2025-03-27T05:19:00Z">
                    <w:tcPr>
                      <w:tcW w:w="2861" w:type="dxa"/>
                      <w:noWrap/>
                      <w:hideMark/>
                    </w:tcPr>
                  </w:tcPrChange>
                </w:tcPr>
                <w:p w14:paraId="5DD2BBE3" w14:textId="77777777" w:rsidR="00E650CB" w:rsidRPr="00503D58" w:rsidRDefault="00E650CB">
                  <w:pPr>
                    <w:pStyle w:val="TableBodycopySCOI"/>
                  </w:pPr>
                  <w:r w:rsidRPr="00503D58">
                    <w:t>Period of insurance:</w:t>
                  </w:r>
                </w:p>
                <w:p w14:paraId="787EDA1D" w14:textId="77777777" w:rsidR="00E650CB" w:rsidRPr="00503D58" w:rsidRDefault="00E650CB">
                  <w:pPr>
                    <w:pStyle w:val="TableBodycopySCOI"/>
                  </w:pPr>
                  <w:r w:rsidRPr="00503D58">
                    <w:t>From:</w:t>
                  </w:r>
                </w:p>
                <w:p w14:paraId="358284E5" w14:textId="77777777" w:rsidR="00E650CB" w:rsidRPr="00503D58" w:rsidRDefault="00E650CB">
                  <w:pPr>
                    <w:pStyle w:val="TableBodycopySCOI"/>
                  </w:pPr>
                </w:p>
                <w:p w14:paraId="6B31107E" w14:textId="77777777" w:rsidR="00E650CB" w:rsidRPr="00503D58" w:rsidRDefault="00E650CB">
                  <w:pPr>
                    <w:pStyle w:val="TableBodycopySCOI"/>
                    <w:rPr>
                      <w:b/>
                      <w:bCs/>
                    </w:rPr>
                  </w:pPr>
                  <w:r w:rsidRPr="00503D58">
                    <w:t>To:</w:t>
                  </w:r>
                </w:p>
              </w:tc>
              <w:tc>
                <w:tcPr>
                  <w:tcW w:w="4546" w:type="dxa"/>
                  <w:noWrap/>
                  <w:vAlign w:val="bottom"/>
                  <w:hideMark/>
                  <w:tcPrChange w:id="3053" w:author="Sam Sehgal (EXT Idiom)" w:date="2025-03-27T16:19:00Z" w16du:dateUtc="2025-03-27T05:19:00Z">
                    <w:tcPr>
                      <w:tcW w:w="4546" w:type="dxa"/>
                      <w:noWrap/>
                      <w:vAlign w:val="bottom"/>
                      <w:hideMark/>
                    </w:tcPr>
                  </w:tcPrChange>
                </w:tcPr>
                <w:p w14:paraId="5452A0AB" w14:textId="77777777" w:rsidR="00E650CB" w:rsidRPr="00503D58" w:rsidRDefault="00E650CB">
                  <w:pPr>
                    <w:rPr>
                      <w:rFonts w:asciiTheme="minorHAnsi" w:hAnsiTheme="minorHAnsi" w:cstheme="minorHAnsi"/>
                      <w:bCs/>
                      <w:color w:val="000000" w:themeColor="text1"/>
                      <w:sz w:val="20"/>
                      <w:lang w:eastAsia="en-AU"/>
                    </w:rPr>
                  </w:pPr>
                </w:p>
                <w:p w14:paraId="00EA935F" w14:textId="18CAE902" w:rsidR="00E650CB" w:rsidRPr="00503D58" w:rsidRDefault="00454A09">
                  <w:pPr>
                    <w:pStyle w:val="TableBodycopyBCOI"/>
                    <w:rPr>
                      <w:rPrChange w:id="3054" w:author="sam sehgal" w:date="2024-10-14T16:12:00Z" w16du:dateUtc="2024-10-14T05:12:00Z">
                        <w:rPr>
                          <w:highlight w:val="green"/>
                        </w:rPr>
                      </w:rPrChange>
                    </w:rPr>
                  </w:pPr>
                  <w:ins w:id="3055" w:author="Sue Simnor (EXT Idiom)" w:date="2024-09-16T15:13:00Z" w16du:dateUtc="2024-09-16T05:13:00Z">
                    <w:r w:rsidRPr="00995EA7">
                      <w:rPr>
                        <w:rFonts w:asciiTheme="minorHAnsi" w:hAnsiTheme="minorHAnsi" w:cstheme="minorHAnsi"/>
                        <w:sz w:val="20"/>
                        <w:szCs w:val="20"/>
                        <w:highlight w:val="cyan"/>
                        <w:rPrChange w:id="3056" w:author="Sam Sehgal (EXT Idiom)" w:date="2025-04-29T14:55:00Z" w16du:dateUtc="2025-04-29T04:55:00Z">
                          <w:rPr>
                            <w:rFonts w:asciiTheme="minorHAnsi" w:hAnsiTheme="minorHAnsi" w:cstheme="minorHAnsi"/>
                            <w:sz w:val="20"/>
                            <w:szCs w:val="20"/>
                            <w:highlight w:val="green"/>
                          </w:rPr>
                        </w:rPrChange>
                      </w:rPr>
                      <w:t>&lt;</w:t>
                    </w:r>
                  </w:ins>
                  <w:ins w:id="3057" w:author="Sam Sehgal (EXT Idiom)" w:date="2025-04-29T14:55:00Z" w16du:dateUtc="2025-04-29T04:55:00Z">
                    <w:r w:rsidR="00964EB6" w:rsidRPr="00995EA7">
                      <w:rPr>
                        <w:rFonts w:asciiTheme="minorHAnsi" w:hAnsiTheme="minorHAnsi" w:cstheme="minorHAnsi"/>
                        <w:sz w:val="20"/>
                        <w:szCs w:val="20"/>
                        <w:highlight w:val="cyan"/>
                        <w:rPrChange w:id="3058" w:author="Sam Sehgal (EXT Idiom)" w:date="2025-04-29T14:55:00Z" w16du:dateUtc="2025-04-29T04:55:00Z">
                          <w:rPr>
                            <w:rFonts w:asciiTheme="minorHAnsi" w:hAnsiTheme="minorHAnsi" w:cstheme="minorHAnsi"/>
                            <w:sz w:val="20"/>
                            <w:szCs w:val="20"/>
                          </w:rPr>
                        </w:rPrChange>
                      </w:rPr>
                      <w:t>TransactionDate</w:t>
                    </w:r>
                  </w:ins>
                  <w:ins w:id="3059" w:author="Sue Simnor (EXT Idiom)" w:date="2024-09-16T15:13:00Z" w16du:dateUtc="2024-09-16T05:13:00Z">
                    <w:del w:id="3060" w:author="Sam Sehgal (EXT Idiom)" w:date="2025-04-29T14:55:00Z" w16du:dateUtc="2025-04-29T04:55:00Z">
                      <w:r w:rsidR="00BF6C41" w:rsidRPr="00995EA7" w:rsidDel="00964EB6">
                        <w:rPr>
                          <w:rFonts w:asciiTheme="minorHAnsi" w:hAnsiTheme="minorHAnsi" w:cstheme="minorHAnsi"/>
                          <w:sz w:val="20"/>
                          <w:szCs w:val="20"/>
                          <w:highlight w:val="cyan"/>
                          <w:rPrChange w:id="3061" w:author="Sam Sehgal (EXT Idiom)" w:date="2025-04-29T14:55:00Z" w16du:dateUtc="2025-04-29T04:55:00Z">
                            <w:rPr>
                              <w:rFonts w:asciiTheme="minorHAnsi" w:hAnsiTheme="minorHAnsi" w:cstheme="minorHAnsi"/>
                              <w:sz w:val="20"/>
                              <w:szCs w:val="20"/>
                              <w:highlight w:val="green"/>
                            </w:rPr>
                          </w:rPrChange>
                        </w:rPr>
                        <w:delText>DocumentDate</w:delText>
                      </w:r>
                    </w:del>
                    <w:r w:rsidRPr="00995EA7">
                      <w:rPr>
                        <w:rFonts w:asciiTheme="minorHAnsi" w:hAnsiTheme="minorHAnsi" w:cstheme="minorHAnsi"/>
                        <w:sz w:val="20"/>
                        <w:szCs w:val="20"/>
                        <w:highlight w:val="cyan"/>
                        <w:rPrChange w:id="3062" w:author="Sam Sehgal (EXT Idiom)" w:date="2025-04-29T14:55:00Z" w16du:dateUtc="2025-04-29T04:55:00Z">
                          <w:rPr>
                            <w:rFonts w:asciiTheme="minorHAnsi" w:hAnsiTheme="minorHAnsi" w:cstheme="minorHAnsi"/>
                            <w:sz w:val="20"/>
                            <w:szCs w:val="20"/>
                            <w:highlight w:val="green"/>
                          </w:rPr>
                        </w:rPrChange>
                      </w:rPr>
                      <w:t>&gt;</w:t>
                    </w:r>
                  </w:ins>
                  <w:ins w:id="3063" w:author="Sue Simnor (EXT Idiom)" w:date="2024-09-16T15:11:00Z" w16du:dateUtc="2024-09-16T05:11:00Z">
                    <w:r w:rsidR="00E650CB" w:rsidRPr="00995EA7">
                      <w:rPr>
                        <w:rFonts w:asciiTheme="minorHAnsi" w:hAnsiTheme="minorHAnsi" w:cstheme="minorHAnsi"/>
                        <w:sz w:val="20"/>
                        <w:szCs w:val="20"/>
                        <w:highlight w:val="cyan"/>
                        <w:rPrChange w:id="3064" w:author="Sam Sehgal (EXT Idiom)" w:date="2025-04-29T14:55:00Z" w16du:dateUtc="2025-04-29T04:55:00Z">
                          <w:rPr>
                            <w:rFonts w:asciiTheme="minorHAnsi" w:hAnsiTheme="minorHAnsi" w:cstheme="minorHAnsi"/>
                            <w:sz w:val="20"/>
                            <w:szCs w:val="20"/>
                            <w:highlight w:val="green"/>
                          </w:rPr>
                        </w:rPrChange>
                      </w:rPr>
                      <w:t xml:space="preserve"> </w:t>
                    </w:r>
                    <w:r w:rsidR="00E650CB" w:rsidRPr="00995EA7">
                      <w:rPr>
                        <w:highlight w:val="cyan"/>
                        <w:rPrChange w:id="3065" w:author="Sam Sehgal (EXT Idiom)" w:date="2025-04-29T14:55:00Z" w16du:dateUtc="2025-04-29T04:55:00Z">
                          <w:rPr>
                            <w:highlight w:val="green"/>
                          </w:rPr>
                        </w:rPrChange>
                      </w:rPr>
                      <w:t xml:space="preserve"> (</w:t>
                    </w:r>
                    <w:r w:rsidR="00E650CB" w:rsidRPr="00995EA7">
                      <w:rPr>
                        <w:rFonts w:asciiTheme="minorHAnsi" w:hAnsiTheme="minorHAnsi" w:cstheme="minorHAnsi"/>
                        <w:sz w:val="20"/>
                        <w:szCs w:val="20"/>
                        <w:highlight w:val="cyan"/>
                        <w:rPrChange w:id="3066" w:author="Sam Sehgal (EXT Idiom)" w:date="2025-04-29T14:55:00Z" w16du:dateUtc="2025-04-29T04:55:00Z">
                          <w:rPr>
                            <w:rFonts w:asciiTheme="minorHAnsi" w:hAnsiTheme="minorHAnsi" w:cstheme="minorHAnsi"/>
                            <w:sz w:val="20"/>
                            <w:szCs w:val="20"/>
                            <w:highlight w:val="green"/>
                          </w:rPr>
                        </w:rPrChange>
                      </w:rPr>
                      <w:t>&lt;</w:t>
                    </w:r>
                  </w:ins>
                  <w:ins w:id="3067" w:author="Sam Sehgal (EXT Idiom)" w:date="2025-04-29T14:55:00Z" w16du:dateUtc="2025-04-29T04:55:00Z">
                    <w:r w:rsidR="00B9028E" w:rsidRPr="00995EA7">
                      <w:rPr>
                        <w:rFonts w:asciiTheme="minorHAnsi" w:hAnsiTheme="minorHAnsi" w:cstheme="minorHAnsi"/>
                        <w:sz w:val="20"/>
                        <w:szCs w:val="20"/>
                        <w:highlight w:val="cyan"/>
                        <w:rPrChange w:id="3068" w:author="Sam Sehgal (EXT Idiom)" w:date="2025-04-29T14:55:00Z" w16du:dateUtc="2025-04-29T04:55:00Z">
                          <w:rPr>
                            <w:rFonts w:asciiTheme="minorHAnsi" w:hAnsiTheme="minorHAnsi" w:cstheme="minorHAnsi"/>
                            <w:sz w:val="20"/>
                            <w:szCs w:val="20"/>
                          </w:rPr>
                        </w:rPrChange>
                      </w:rPr>
                      <w:t>TransactionTime</w:t>
                    </w:r>
                  </w:ins>
                  <w:ins w:id="3069" w:author="Sue Simnor (EXT Idiom)" w:date="2024-09-16T15:13:00Z" w16du:dateUtc="2024-09-16T05:13:00Z">
                    <w:del w:id="3070" w:author="Sam Sehgal (EXT Idiom)" w:date="2025-04-29T14:55:00Z" w16du:dateUtc="2025-04-29T04:55:00Z">
                      <w:r w:rsidRPr="00995EA7" w:rsidDel="00B9028E">
                        <w:rPr>
                          <w:rFonts w:asciiTheme="minorHAnsi" w:hAnsiTheme="minorHAnsi" w:cstheme="minorHAnsi"/>
                          <w:sz w:val="20"/>
                          <w:szCs w:val="20"/>
                          <w:highlight w:val="cyan"/>
                          <w:rPrChange w:id="3071" w:author="Sam Sehgal (EXT Idiom)" w:date="2025-04-29T14:55:00Z" w16du:dateUtc="2025-04-29T04:55:00Z">
                            <w:rPr>
                              <w:rFonts w:asciiTheme="minorHAnsi" w:hAnsiTheme="minorHAnsi" w:cstheme="minorHAnsi"/>
                              <w:sz w:val="20"/>
                              <w:szCs w:val="20"/>
                              <w:highlight w:val="green"/>
                            </w:rPr>
                          </w:rPrChange>
                        </w:rPr>
                        <w:delText>DocumentTime</w:delText>
                      </w:r>
                    </w:del>
                  </w:ins>
                  <w:ins w:id="3072" w:author="Sue Simnor (EXT Idiom)" w:date="2024-09-16T15:11:00Z" w16du:dateUtc="2024-09-16T05:11:00Z">
                    <w:r w:rsidR="00E650CB" w:rsidRPr="00995EA7">
                      <w:rPr>
                        <w:rFonts w:asciiTheme="minorHAnsi" w:hAnsiTheme="minorHAnsi" w:cstheme="minorHAnsi"/>
                        <w:sz w:val="20"/>
                        <w:szCs w:val="20"/>
                        <w:highlight w:val="cyan"/>
                        <w:rPrChange w:id="3073" w:author="Sam Sehgal (EXT Idiom)" w:date="2025-04-29T14:55:00Z" w16du:dateUtc="2025-04-29T04:55:00Z">
                          <w:rPr>
                            <w:rFonts w:asciiTheme="minorHAnsi" w:hAnsiTheme="minorHAnsi" w:cstheme="minorHAnsi"/>
                            <w:sz w:val="20"/>
                            <w:szCs w:val="20"/>
                            <w:highlight w:val="green"/>
                          </w:rPr>
                        </w:rPrChange>
                      </w:rPr>
                      <w:t>&gt;</w:t>
                    </w:r>
                    <w:r w:rsidR="00E650CB" w:rsidRPr="00503D58">
                      <w:rPr>
                        <w:rFonts w:asciiTheme="minorHAnsi" w:hAnsiTheme="minorHAnsi" w:cstheme="minorHAnsi"/>
                        <w:sz w:val="20"/>
                        <w:szCs w:val="20"/>
                        <w:rPrChange w:id="3074" w:author="sam sehgal" w:date="2024-10-14T16:12:00Z" w16du:dateUtc="2024-10-14T05:12:00Z">
                          <w:rPr>
                            <w:rFonts w:asciiTheme="minorHAnsi" w:hAnsiTheme="minorHAnsi" w:cstheme="minorHAnsi"/>
                            <w:sz w:val="20"/>
                            <w:szCs w:val="20"/>
                            <w:highlight w:val="green"/>
                          </w:rPr>
                        </w:rPrChange>
                      </w:rPr>
                      <w:t xml:space="preserve"> </w:t>
                    </w:r>
                    <w:r w:rsidR="00E650CB" w:rsidRPr="00503D58">
                      <w:rPr>
                        <w:rPrChange w:id="3075" w:author="sam sehgal" w:date="2024-10-14T16:12:00Z" w16du:dateUtc="2024-10-14T05:12:00Z">
                          <w:rPr>
                            <w:highlight w:val="green"/>
                          </w:rPr>
                        </w:rPrChange>
                      </w:rPr>
                      <w:t>AEST/AEDT)</w:t>
                    </w:r>
                  </w:ins>
                </w:p>
                <w:p w14:paraId="42244F6B" w14:textId="37B0EA2B" w:rsidR="00E650CB" w:rsidRPr="00503D58" w:rsidRDefault="00E650CB">
                  <w:pPr>
                    <w:pStyle w:val="TableBodycopyBCOI"/>
                  </w:pPr>
                  <w:r w:rsidRPr="00503D58">
                    <w:rPr>
                      <w:rPrChange w:id="3076" w:author="sam sehgal" w:date="2024-10-14T16:12:00Z" w16du:dateUtc="2024-10-14T05:12:00Z">
                        <w:rPr>
                          <w:highlight w:val="green"/>
                        </w:rPr>
                      </w:rPrChange>
                    </w:rPr>
                    <w:t>(</w:t>
                  </w:r>
                  <w:r w:rsidR="004724B6" w:rsidRPr="00503D58">
                    <w:rPr>
                      <w:rFonts w:asciiTheme="minorHAnsi" w:hAnsiTheme="minorHAnsi" w:cstheme="minorHAnsi"/>
                      <w:sz w:val="20"/>
                      <w:szCs w:val="20"/>
                    </w:rPr>
                    <w:t xml:space="preserve">&lt;CurrentTermExpiryDate&gt; </w:t>
                  </w:r>
                  <w:r w:rsidR="004724B6" w:rsidRPr="00503D58">
                    <w:t xml:space="preserve"> </w:t>
                  </w:r>
                  <w:r w:rsidRPr="00503D58">
                    <w:rPr>
                      <w:rFonts w:asciiTheme="minorHAnsi" w:hAnsiTheme="minorHAnsi" w:cstheme="minorHAnsi"/>
                      <w:sz w:val="20"/>
                      <w:szCs w:val="20"/>
                      <w:rPrChange w:id="3077" w:author="sam sehgal" w:date="2024-10-14T16:12:00Z" w16du:dateUtc="2024-10-14T05:12:00Z">
                        <w:rPr>
                          <w:rFonts w:asciiTheme="minorHAnsi" w:hAnsiTheme="minorHAnsi" w:cstheme="minorHAnsi"/>
                          <w:sz w:val="20"/>
                          <w:szCs w:val="20"/>
                          <w:highlight w:val="green"/>
                        </w:rPr>
                      </w:rPrChange>
                    </w:rPr>
                    <w:t xml:space="preserve">&lt;CurrentTermExpiryTime&gt; </w:t>
                  </w:r>
                  <w:r w:rsidRPr="00503D58">
                    <w:rPr>
                      <w:rPrChange w:id="3078" w:author="sam sehgal" w:date="2024-10-14T16:12:00Z" w16du:dateUtc="2024-10-14T05:12:00Z">
                        <w:rPr>
                          <w:highlight w:val="green"/>
                        </w:rPr>
                      </w:rPrChange>
                    </w:rPr>
                    <w:t>AEST/AEDT)</w:t>
                  </w:r>
                </w:p>
                <w:p w14:paraId="0607A6A6" w14:textId="77777777" w:rsidR="00E650CB" w:rsidRPr="00503D58" w:rsidRDefault="00E650CB">
                  <w:pPr>
                    <w:rPr>
                      <w:rFonts w:asciiTheme="minorHAnsi" w:hAnsiTheme="minorHAnsi" w:cstheme="minorHAnsi"/>
                      <w:color w:val="000000"/>
                      <w:sz w:val="22"/>
                      <w:szCs w:val="22"/>
                      <w:lang w:eastAsia="en-AU"/>
                    </w:rPr>
                  </w:pPr>
                </w:p>
              </w:tc>
            </w:tr>
          </w:tbl>
          <w:p w14:paraId="47FBBE46" w14:textId="77777777" w:rsidR="00E650CB" w:rsidRPr="00503D58" w:rsidRDefault="00E650CB">
            <w:pPr>
              <w:spacing w:after="120"/>
              <w:rPr>
                <w:rFonts w:asciiTheme="minorHAnsi" w:eastAsia="Segoe UI" w:hAnsiTheme="minorHAnsi" w:cstheme="minorHAnsi"/>
                <w:b/>
                <w:bCs/>
              </w:rPr>
            </w:pPr>
          </w:p>
        </w:tc>
        <w:tc>
          <w:tcPr>
            <w:tcW w:w="2551" w:type="dxa"/>
          </w:tcPr>
          <w:p w14:paraId="62FD2051" w14:textId="77777777" w:rsidR="00E650CB" w:rsidRPr="00503D58" w:rsidRDefault="00E650CB">
            <w:pPr>
              <w:spacing w:after="120"/>
              <w:rPr>
                <w:rFonts w:asciiTheme="minorHAnsi" w:hAnsiTheme="minorHAnsi" w:cstheme="minorHAnsi"/>
                <w:color w:val="000000" w:themeColor="text1"/>
                <w:sz w:val="20"/>
                <w:szCs w:val="20"/>
                <w:rPrChange w:id="3079" w:author="sam sehgal" w:date="2024-10-14T16:12:00Z" w16du:dateUtc="2024-10-14T05:12:00Z">
                  <w:rPr>
                    <w:rFonts w:asciiTheme="minorHAnsi" w:hAnsiTheme="minorHAnsi" w:cstheme="minorHAnsi"/>
                    <w:color w:val="000000" w:themeColor="text1"/>
                    <w:sz w:val="20"/>
                    <w:szCs w:val="20"/>
                    <w:highlight w:val="yellow"/>
                  </w:rPr>
                </w:rPrChange>
              </w:rPr>
            </w:pPr>
            <w:r w:rsidRPr="00503D58">
              <w:rPr>
                <w:rFonts w:asciiTheme="minorHAnsi" w:hAnsiTheme="minorHAnsi" w:cstheme="minorHAnsi"/>
                <w:bCs/>
                <w:sz w:val="20"/>
              </w:rPr>
              <w:t xml:space="preserve">IF </w:t>
            </w:r>
            <w:r w:rsidRPr="00503D58">
              <w:rPr>
                <w:rFonts w:asciiTheme="minorHAnsi" w:hAnsiTheme="minorHAnsi" w:cstheme="minorHAnsi"/>
                <w:color w:val="000000" w:themeColor="text1"/>
                <w:sz w:val="20"/>
                <w:szCs w:val="20"/>
              </w:rPr>
              <w:t>&lt;DocumentSubType&gt; = “Endorsement”</w:t>
            </w:r>
          </w:p>
          <w:p w14:paraId="426856AD" w14:textId="3F799F90" w:rsidR="00323E48" w:rsidRPr="00503D58" w:rsidRDefault="00323E48">
            <w:pPr>
              <w:spacing w:after="120"/>
              <w:rPr>
                <w:rFonts w:asciiTheme="minorHAnsi" w:hAnsiTheme="minorHAnsi" w:cstheme="minorHAnsi"/>
                <w:color w:val="000000" w:themeColor="text1"/>
                <w:sz w:val="20"/>
                <w:szCs w:val="20"/>
                <w:rPrChange w:id="3080" w:author="sam sehgal" w:date="2024-10-14T16:12:00Z" w16du:dateUtc="2024-10-14T05:12:00Z">
                  <w:rPr>
                    <w:rFonts w:asciiTheme="minorHAnsi" w:hAnsiTheme="minorHAnsi" w:cstheme="minorHAnsi"/>
                    <w:color w:val="000000" w:themeColor="text1"/>
                    <w:sz w:val="20"/>
                    <w:szCs w:val="20"/>
                    <w:highlight w:val="yellow"/>
                  </w:rPr>
                </w:rPrChange>
              </w:rPr>
            </w:pPr>
            <w:r w:rsidRPr="00503D58">
              <w:rPr>
                <w:rFonts w:asciiTheme="minorHAnsi" w:hAnsiTheme="minorHAnsi" w:cstheme="minorHAnsi"/>
                <w:color w:val="000000" w:themeColor="text1"/>
                <w:sz w:val="20"/>
                <w:szCs w:val="20"/>
                <w:rPrChange w:id="3081" w:author="sam sehgal" w:date="2024-10-14T16:12:00Z" w16du:dateUtc="2024-10-14T05:12:00Z">
                  <w:rPr>
                    <w:rFonts w:asciiTheme="minorHAnsi" w:hAnsiTheme="minorHAnsi" w:cstheme="minorHAnsi"/>
                    <w:color w:val="000000" w:themeColor="text1"/>
                    <w:sz w:val="20"/>
                    <w:szCs w:val="20"/>
                    <w:highlight w:val="yellow"/>
                  </w:rPr>
                </w:rPrChange>
              </w:rPr>
              <w:t>Then Display</w:t>
            </w:r>
          </w:p>
          <w:p w14:paraId="14949354" w14:textId="43195111" w:rsidR="00726875" w:rsidRPr="00503D58" w:rsidRDefault="00726875">
            <w:pPr>
              <w:spacing w:after="120"/>
              <w:rPr>
                <w:rFonts w:asciiTheme="minorHAnsi" w:hAnsiTheme="minorHAnsi" w:cstheme="minorHAnsi"/>
                <w:color w:val="000000" w:themeColor="text1"/>
                <w:sz w:val="20"/>
                <w:szCs w:val="20"/>
                <w:rPrChange w:id="3082" w:author="sam sehgal" w:date="2024-10-14T16:12:00Z" w16du:dateUtc="2024-10-14T05:12:00Z">
                  <w:rPr>
                    <w:rFonts w:asciiTheme="minorHAnsi" w:hAnsiTheme="minorHAnsi" w:cstheme="minorHAnsi"/>
                    <w:color w:val="000000" w:themeColor="text1"/>
                    <w:sz w:val="20"/>
                    <w:szCs w:val="20"/>
                    <w:highlight w:val="yellow"/>
                  </w:rPr>
                </w:rPrChange>
              </w:rPr>
            </w:pPr>
            <w:r w:rsidRPr="00503D58">
              <w:rPr>
                <w:rFonts w:asciiTheme="minorHAnsi" w:hAnsiTheme="minorHAnsi" w:cstheme="minorHAnsi"/>
                <w:color w:val="000000" w:themeColor="text1"/>
                <w:sz w:val="20"/>
                <w:szCs w:val="20"/>
                <w:rPrChange w:id="3083" w:author="sam sehgal" w:date="2024-10-14T16:12:00Z" w16du:dateUtc="2024-10-14T05:12:00Z">
                  <w:rPr>
                    <w:rFonts w:asciiTheme="minorHAnsi" w:hAnsiTheme="minorHAnsi" w:cstheme="minorHAnsi"/>
                    <w:color w:val="000000" w:themeColor="text1"/>
                    <w:sz w:val="20"/>
                    <w:szCs w:val="20"/>
                    <w:highlight w:val="yellow"/>
                  </w:rPr>
                </w:rPrChange>
              </w:rPr>
              <w:t>ELSEIF</w:t>
            </w:r>
          </w:p>
          <w:p w14:paraId="23813B15" w14:textId="77777777" w:rsidR="00A27027" w:rsidRPr="00503D58" w:rsidRDefault="00A27027">
            <w:pPr>
              <w:spacing w:after="120"/>
              <w:rPr>
                <w:rFonts w:asciiTheme="minorHAnsi" w:hAnsiTheme="minorHAnsi" w:cstheme="minorHAnsi"/>
                <w:color w:val="000000" w:themeColor="text1"/>
                <w:sz w:val="20"/>
                <w:szCs w:val="20"/>
                <w:rPrChange w:id="3084" w:author="sam sehgal" w:date="2024-10-14T16:12:00Z" w16du:dateUtc="2024-10-14T05:12:00Z">
                  <w:rPr>
                    <w:rFonts w:asciiTheme="minorHAnsi" w:hAnsiTheme="minorHAnsi" w:cstheme="minorHAnsi"/>
                    <w:color w:val="000000" w:themeColor="text1"/>
                    <w:sz w:val="20"/>
                    <w:szCs w:val="20"/>
                    <w:highlight w:val="yellow"/>
                  </w:rPr>
                </w:rPrChange>
              </w:rPr>
            </w:pPr>
          </w:p>
          <w:p w14:paraId="1FBF6F41" w14:textId="784493CA" w:rsidR="00E650CB" w:rsidRPr="00503D58" w:rsidRDefault="00E650CB">
            <w:pPr>
              <w:spacing w:after="120"/>
              <w:rPr>
                <w:rFonts w:asciiTheme="minorHAnsi" w:hAnsiTheme="minorHAnsi" w:cstheme="minorHAnsi"/>
                <w:b/>
                <w:color w:val="000000" w:themeColor="text1"/>
                <w:sz w:val="20"/>
                <w:szCs w:val="20"/>
              </w:rPr>
            </w:pPr>
          </w:p>
        </w:tc>
        <w:tc>
          <w:tcPr>
            <w:tcW w:w="1418" w:type="dxa"/>
          </w:tcPr>
          <w:p w14:paraId="0E1BD2B4" w14:textId="77777777" w:rsidR="00E650CB" w:rsidRPr="00503D58" w:rsidRDefault="00E650CB">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Column 1 text:</w:t>
            </w:r>
          </w:p>
          <w:p w14:paraId="5C6EFECF" w14:textId="77777777" w:rsidR="00E650CB" w:rsidRPr="00503D58" w:rsidRDefault="00E650CB">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Table_Bodycopy_S_COI</w:t>
            </w:r>
          </w:p>
          <w:p w14:paraId="2932269D" w14:textId="77777777" w:rsidR="00E650CB" w:rsidRPr="00503D58" w:rsidRDefault="00E650CB">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Column 2 text:</w:t>
            </w:r>
          </w:p>
          <w:p w14:paraId="04001F98" w14:textId="77777777" w:rsidR="00E650CB" w:rsidRPr="00503D58" w:rsidRDefault="00E650CB">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Table_Bodycopy_B_COI</w:t>
            </w:r>
          </w:p>
        </w:tc>
      </w:tr>
      <w:tr w:rsidR="004C36D8" w:rsidRPr="00720F8E" w14:paraId="0F95358D" w14:textId="77777777" w:rsidTr="5DAD8829">
        <w:trPr>
          <w:cantSplit/>
          <w:trHeight w:val="2966"/>
        </w:trPr>
        <w:tc>
          <w:tcPr>
            <w:tcW w:w="1013" w:type="dxa"/>
          </w:tcPr>
          <w:p w14:paraId="45BD6665" w14:textId="2E14DF0D" w:rsidR="004C36D8" w:rsidRPr="00503D58" w:rsidRDefault="004C36D8" w:rsidP="004C36D8">
            <w:pPr>
              <w:rPr>
                <w:rFonts w:asciiTheme="minorHAnsi" w:hAnsiTheme="minorHAnsi" w:cstheme="minorHAnsi"/>
                <w:sz w:val="20"/>
              </w:rPr>
            </w:pPr>
            <w:r w:rsidRPr="00503D58">
              <w:rPr>
                <w:rFonts w:asciiTheme="minorHAnsi" w:hAnsiTheme="minorHAnsi" w:cstheme="minorHAnsi"/>
                <w:sz w:val="20"/>
              </w:rPr>
              <w:lastRenderedPageBreak/>
              <w:t>YPM 3</w:t>
            </w:r>
            <w:r w:rsidR="006D52C4" w:rsidRPr="00503D58">
              <w:rPr>
                <w:rFonts w:asciiTheme="minorHAnsi" w:hAnsiTheme="minorHAnsi" w:cstheme="minorHAnsi"/>
                <w:sz w:val="20"/>
              </w:rPr>
              <w:t>B</w:t>
            </w:r>
          </w:p>
        </w:tc>
        <w:tc>
          <w:tcPr>
            <w:tcW w:w="2132" w:type="dxa"/>
          </w:tcPr>
          <w:p w14:paraId="699F6555" w14:textId="031B0047" w:rsidR="00F14810" w:rsidRPr="00503D58" w:rsidRDefault="00F14810" w:rsidP="004C36D8">
            <w:pPr>
              <w:tabs>
                <w:tab w:val="left" w:pos="1800"/>
              </w:tabs>
              <w:rPr>
                <w:rFonts w:asciiTheme="minorHAnsi" w:hAnsiTheme="minorHAnsi" w:cstheme="minorHAnsi"/>
                <w:sz w:val="20"/>
                <w:szCs w:val="20"/>
              </w:rPr>
            </w:pPr>
          </w:p>
          <w:p w14:paraId="68994223" w14:textId="64D008E6" w:rsidR="00F14810" w:rsidRPr="00503D58" w:rsidRDefault="00F14810" w:rsidP="004C36D8">
            <w:pPr>
              <w:tabs>
                <w:tab w:val="left" w:pos="1800"/>
              </w:tabs>
              <w:rPr>
                <w:rFonts w:asciiTheme="minorHAnsi" w:hAnsiTheme="minorHAnsi" w:cstheme="minorHAnsi"/>
                <w:sz w:val="20"/>
                <w:szCs w:val="20"/>
              </w:rPr>
            </w:pPr>
            <w:r w:rsidRPr="00503D58">
              <w:rPr>
                <w:rFonts w:asciiTheme="minorHAnsi" w:hAnsiTheme="minorHAnsi" w:cstheme="minorHAnsi"/>
                <w:sz w:val="20"/>
                <w:szCs w:val="20"/>
              </w:rPr>
              <w:t>&lt;CurrentTermEffectiveDate&gt;</w:t>
            </w:r>
          </w:p>
          <w:p w14:paraId="5FA39F21" w14:textId="77777777" w:rsidR="00F14810" w:rsidRPr="00503D58" w:rsidRDefault="00F14810" w:rsidP="004C36D8">
            <w:pPr>
              <w:tabs>
                <w:tab w:val="left" w:pos="1800"/>
              </w:tabs>
              <w:rPr>
                <w:rFonts w:asciiTheme="minorHAnsi" w:hAnsiTheme="minorHAnsi" w:cstheme="minorHAnsi"/>
                <w:sz w:val="20"/>
                <w:szCs w:val="20"/>
              </w:rPr>
            </w:pPr>
            <w:r w:rsidRPr="00503D58">
              <w:rPr>
                <w:rFonts w:asciiTheme="minorHAnsi" w:hAnsiTheme="minorHAnsi" w:cstheme="minorHAnsi"/>
                <w:sz w:val="20"/>
                <w:szCs w:val="20"/>
              </w:rPr>
              <w:t>&lt;CurrentTermEffectiveTime&gt;</w:t>
            </w:r>
          </w:p>
          <w:p w14:paraId="57F56A86" w14:textId="03541553" w:rsidR="00F14810" w:rsidRPr="00503D58" w:rsidRDefault="00F14810" w:rsidP="004C36D8">
            <w:pPr>
              <w:tabs>
                <w:tab w:val="left" w:pos="1800"/>
              </w:tabs>
              <w:rPr>
                <w:rFonts w:asciiTheme="minorHAnsi" w:hAnsiTheme="minorHAnsi" w:cstheme="minorHAnsi"/>
                <w:sz w:val="20"/>
                <w:szCs w:val="20"/>
              </w:rPr>
            </w:pPr>
            <w:r w:rsidRPr="00503D58">
              <w:rPr>
                <w:rFonts w:asciiTheme="minorHAnsi" w:hAnsiTheme="minorHAnsi" w:cstheme="minorHAnsi"/>
                <w:sz w:val="20"/>
                <w:szCs w:val="20"/>
              </w:rPr>
              <w:t>&lt;CurrentTermExpiryDate&gt;</w:t>
            </w:r>
          </w:p>
          <w:p w14:paraId="0E0E0058" w14:textId="2852A3FF" w:rsidR="00F14810" w:rsidRPr="00503D58" w:rsidRDefault="00F14810" w:rsidP="004C36D8">
            <w:pPr>
              <w:tabs>
                <w:tab w:val="left" w:pos="1800"/>
              </w:tabs>
              <w:rPr>
                <w:rFonts w:asciiTheme="minorHAnsi" w:hAnsiTheme="minorHAnsi" w:cstheme="minorHAnsi"/>
                <w:sz w:val="20"/>
              </w:rPr>
            </w:pPr>
            <w:r w:rsidRPr="00503D58">
              <w:rPr>
                <w:rFonts w:asciiTheme="minorHAnsi" w:hAnsiTheme="minorHAnsi" w:cstheme="minorHAnsi"/>
                <w:sz w:val="20"/>
                <w:szCs w:val="20"/>
              </w:rPr>
              <w:t>&lt;CurrentTermExpiryTime&gt;</w:t>
            </w:r>
          </w:p>
        </w:tc>
        <w:tc>
          <w:tcPr>
            <w:tcW w:w="7482" w:type="dxa"/>
          </w:tcPr>
          <w:tbl>
            <w:tblPr>
              <w:tblW w:w="7407" w:type="dxa"/>
              <w:tblBorders>
                <w:bottom w:val="single" w:sz="4" w:space="0" w:color="auto"/>
              </w:tblBorders>
              <w:tblLayout w:type="fixed"/>
              <w:tblLook w:val="04A0" w:firstRow="1" w:lastRow="0" w:firstColumn="1" w:lastColumn="0" w:noHBand="0" w:noVBand="1"/>
            </w:tblPr>
            <w:tblGrid>
              <w:gridCol w:w="2861"/>
              <w:gridCol w:w="4546"/>
            </w:tblGrid>
            <w:tr w:rsidR="004C36D8" w:rsidRPr="00503D58" w14:paraId="42830B10" w14:textId="77777777">
              <w:trPr>
                <w:trHeight w:val="300"/>
              </w:trPr>
              <w:tc>
                <w:tcPr>
                  <w:tcW w:w="2861" w:type="dxa"/>
                  <w:noWrap/>
                  <w:hideMark/>
                </w:tcPr>
                <w:p w14:paraId="55955199" w14:textId="39FD8032" w:rsidR="004C36D8" w:rsidRPr="00503D58" w:rsidRDefault="004C36D8" w:rsidP="004C36D8">
                  <w:pPr>
                    <w:pStyle w:val="TableBodycopySCOI"/>
                  </w:pPr>
                  <w:r w:rsidRPr="00503D58">
                    <w:t>Period of insurance:</w:t>
                  </w:r>
                </w:p>
                <w:p w14:paraId="5C683A57" w14:textId="22E59440" w:rsidR="004C36D8" w:rsidRPr="00503D58" w:rsidRDefault="004C36D8" w:rsidP="004C36D8">
                  <w:pPr>
                    <w:pStyle w:val="TableBodycopySCOI"/>
                  </w:pPr>
                  <w:r w:rsidRPr="00503D58">
                    <w:t>From:</w:t>
                  </w:r>
                </w:p>
                <w:p w14:paraId="2592FAB1" w14:textId="5C751146" w:rsidR="004C36D8" w:rsidRPr="00503D58" w:rsidRDefault="004C36D8" w:rsidP="004C36D8">
                  <w:pPr>
                    <w:pStyle w:val="TableBodycopySCOI"/>
                  </w:pPr>
                </w:p>
                <w:p w14:paraId="12A81F09" w14:textId="1DBC7F33" w:rsidR="004C36D8" w:rsidRPr="00503D58" w:rsidRDefault="004C36D8" w:rsidP="004C36D8">
                  <w:pPr>
                    <w:pStyle w:val="TableBodycopySCOI"/>
                    <w:rPr>
                      <w:b/>
                      <w:bCs/>
                    </w:rPr>
                  </w:pPr>
                  <w:r w:rsidRPr="00503D58">
                    <w:t>To:</w:t>
                  </w:r>
                </w:p>
              </w:tc>
              <w:tc>
                <w:tcPr>
                  <w:tcW w:w="4546" w:type="dxa"/>
                  <w:noWrap/>
                  <w:vAlign w:val="bottom"/>
                  <w:hideMark/>
                </w:tcPr>
                <w:p w14:paraId="56BB61BA" w14:textId="63687C20" w:rsidR="004C36D8" w:rsidRPr="00503D58" w:rsidRDefault="004C36D8" w:rsidP="004C36D8">
                  <w:pPr>
                    <w:rPr>
                      <w:rFonts w:asciiTheme="minorHAnsi" w:hAnsiTheme="minorHAnsi" w:cstheme="minorHAnsi"/>
                      <w:bCs/>
                      <w:color w:val="000000" w:themeColor="text1"/>
                      <w:sz w:val="20"/>
                      <w:lang w:eastAsia="en-AU"/>
                    </w:rPr>
                  </w:pPr>
                </w:p>
                <w:p w14:paraId="6DA10505" w14:textId="7B3B85E1" w:rsidR="004C36D8" w:rsidRPr="00503D58" w:rsidRDefault="00E907CE" w:rsidP="004C36D8">
                  <w:pPr>
                    <w:pStyle w:val="TableBodycopyBCOI"/>
                  </w:pPr>
                  <w:r w:rsidRPr="00503D58">
                    <w:rPr>
                      <w:rFonts w:asciiTheme="minorHAnsi" w:hAnsiTheme="minorHAnsi" w:cstheme="minorHAnsi"/>
                      <w:sz w:val="20"/>
                      <w:szCs w:val="20"/>
                    </w:rPr>
                    <w:t xml:space="preserve">&lt;CurrentTermEffectiveDate&gt; </w:t>
                  </w:r>
                  <w:r w:rsidR="004C36D8" w:rsidRPr="00503D58">
                    <w:t xml:space="preserve"> (</w:t>
                  </w:r>
                  <w:r w:rsidRPr="00503D58">
                    <w:rPr>
                      <w:rFonts w:asciiTheme="minorHAnsi" w:hAnsiTheme="minorHAnsi" w:cstheme="minorHAnsi"/>
                      <w:sz w:val="20"/>
                      <w:szCs w:val="20"/>
                    </w:rPr>
                    <w:t xml:space="preserve">&lt;CurrentTermEffectiveTime&gt; </w:t>
                  </w:r>
                  <w:r w:rsidR="004C36D8" w:rsidRPr="00503D58">
                    <w:t>AEST/AEDT)</w:t>
                  </w:r>
                </w:p>
                <w:p w14:paraId="554A7299" w14:textId="50838135" w:rsidR="004C36D8" w:rsidRPr="00503D58" w:rsidRDefault="00E907CE" w:rsidP="004C36D8">
                  <w:pPr>
                    <w:pStyle w:val="TableBodycopyBCOI"/>
                  </w:pPr>
                  <w:r w:rsidRPr="00503D58">
                    <w:rPr>
                      <w:rFonts w:asciiTheme="minorHAnsi" w:hAnsiTheme="minorHAnsi" w:cstheme="minorHAnsi"/>
                      <w:sz w:val="20"/>
                      <w:szCs w:val="20"/>
                    </w:rPr>
                    <w:t xml:space="preserve">&lt;CurrentTermExpiryDate&gt; </w:t>
                  </w:r>
                  <w:r w:rsidR="004C36D8" w:rsidRPr="00503D58">
                    <w:t xml:space="preserve"> (</w:t>
                  </w:r>
                  <w:r w:rsidRPr="00503D58">
                    <w:rPr>
                      <w:rFonts w:asciiTheme="minorHAnsi" w:hAnsiTheme="minorHAnsi" w:cstheme="minorHAnsi"/>
                      <w:sz w:val="20"/>
                      <w:szCs w:val="20"/>
                    </w:rPr>
                    <w:t xml:space="preserve">&lt;CurrentTermExpiryTime&gt; </w:t>
                  </w:r>
                  <w:r w:rsidR="004C36D8" w:rsidRPr="00503D58">
                    <w:t>AEST/AEDT)</w:t>
                  </w:r>
                </w:p>
                <w:p w14:paraId="241B3312" w14:textId="5AD9E856" w:rsidR="004C36D8" w:rsidRPr="00503D58" w:rsidRDefault="004C36D8" w:rsidP="004C36D8">
                  <w:pPr>
                    <w:rPr>
                      <w:rFonts w:asciiTheme="minorHAnsi" w:hAnsiTheme="minorHAnsi" w:cstheme="minorHAnsi"/>
                      <w:color w:val="000000"/>
                      <w:sz w:val="22"/>
                      <w:szCs w:val="22"/>
                      <w:lang w:eastAsia="en-AU"/>
                    </w:rPr>
                  </w:pPr>
                </w:p>
              </w:tc>
            </w:tr>
          </w:tbl>
          <w:p w14:paraId="4A2FE6AB" w14:textId="170F97AD" w:rsidR="004C36D8" w:rsidRPr="00503D58" w:rsidRDefault="004C36D8" w:rsidP="004C36D8">
            <w:pPr>
              <w:spacing w:after="120"/>
              <w:rPr>
                <w:rFonts w:asciiTheme="minorHAnsi" w:eastAsia="Segoe UI" w:hAnsiTheme="minorHAnsi" w:cstheme="minorHAnsi"/>
                <w:b/>
                <w:bCs/>
              </w:rPr>
            </w:pPr>
          </w:p>
        </w:tc>
        <w:tc>
          <w:tcPr>
            <w:tcW w:w="2551" w:type="dxa"/>
          </w:tcPr>
          <w:p w14:paraId="2A195704" w14:textId="77777777" w:rsidR="00323E48" w:rsidRPr="00503D58" w:rsidRDefault="00726875" w:rsidP="004C36D8">
            <w:pPr>
              <w:spacing w:after="120"/>
              <w:rPr>
                <w:rFonts w:asciiTheme="minorHAnsi" w:hAnsiTheme="minorHAnsi" w:cstheme="minorHAnsi"/>
                <w:color w:val="000000" w:themeColor="text1"/>
                <w:sz w:val="20"/>
                <w:szCs w:val="20"/>
              </w:rPr>
            </w:pPr>
            <w:r w:rsidRPr="00503D58">
              <w:rPr>
                <w:rFonts w:asciiTheme="minorHAnsi" w:hAnsiTheme="minorHAnsi" w:cstheme="minorHAnsi"/>
                <w:bCs/>
                <w:sz w:val="20"/>
                <w:rPrChange w:id="3085" w:author="sam sehgal" w:date="2024-10-14T16:12:00Z" w16du:dateUtc="2024-10-14T05:12:00Z">
                  <w:rPr>
                    <w:rFonts w:asciiTheme="minorHAnsi" w:hAnsiTheme="minorHAnsi" w:cstheme="minorHAnsi"/>
                    <w:bCs/>
                    <w:sz w:val="20"/>
                    <w:highlight w:val="yellow"/>
                  </w:rPr>
                </w:rPrChange>
              </w:rPr>
              <w:t xml:space="preserve">IF </w:t>
            </w:r>
            <w:r w:rsidRPr="00503D58">
              <w:rPr>
                <w:rFonts w:asciiTheme="minorHAnsi" w:hAnsiTheme="minorHAnsi" w:cstheme="minorHAnsi"/>
                <w:color w:val="000000" w:themeColor="text1"/>
                <w:sz w:val="20"/>
                <w:szCs w:val="20"/>
                <w:rPrChange w:id="3086" w:author="sam sehgal" w:date="2024-10-14T16:12:00Z" w16du:dateUtc="2024-10-14T05:12:00Z">
                  <w:rPr>
                    <w:rFonts w:asciiTheme="minorHAnsi" w:hAnsiTheme="minorHAnsi" w:cstheme="minorHAnsi"/>
                    <w:color w:val="000000" w:themeColor="text1"/>
                    <w:sz w:val="20"/>
                    <w:szCs w:val="20"/>
                    <w:highlight w:val="yellow"/>
                  </w:rPr>
                </w:rPrChange>
              </w:rPr>
              <w:t xml:space="preserve">&lt;DocumentSubType&gt; = </w:t>
            </w:r>
            <w:r w:rsidR="00323E48" w:rsidRPr="00503D58">
              <w:rPr>
                <w:rFonts w:asciiTheme="minorHAnsi" w:hAnsiTheme="minorHAnsi" w:cstheme="minorHAnsi"/>
                <w:color w:val="000000" w:themeColor="text1"/>
                <w:sz w:val="20"/>
                <w:szCs w:val="20"/>
              </w:rPr>
              <w:t>“New Business”</w:t>
            </w:r>
          </w:p>
          <w:p w14:paraId="58C1C0DF" w14:textId="77777777" w:rsidR="00323E48" w:rsidRPr="00503D58" w:rsidRDefault="00323E48" w:rsidP="00323E48">
            <w:pPr>
              <w:spacing w:after="120"/>
              <w:rPr>
                <w:rFonts w:asciiTheme="minorHAnsi" w:hAnsiTheme="minorHAnsi" w:cstheme="minorHAnsi"/>
                <w:color w:val="000000" w:themeColor="text1"/>
                <w:sz w:val="20"/>
                <w:szCs w:val="20"/>
                <w:rPrChange w:id="3087" w:author="sam sehgal" w:date="2024-10-14T16:12:00Z" w16du:dateUtc="2024-10-14T05:12:00Z">
                  <w:rPr>
                    <w:rFonts w:asciiTheme="minorHAnsi" w:hAnsiTheme="minorHAnsi" w:cstheme="minorHAnsi"/>
                    <w:color w:val="000000" w:themeColor="text1"/>
                    <w:sz w:val="20"/>
                    <w:szCs w:val="20"/>
                    <w:highlight w:val="yellow"/>
                  </w:rPr>
                </w:rPrChange>
              </w:rPr>
            </w:pPr>
            <w:r w:rsidRPr="00503D58">
              <w:rPr>
                <w:rFonts w:asciiTheme="minorHAnsi" w:hAnsiTheme="minorHAnsi" w:cstheme="minorHAnsi"/>
                <w:color w:val="000000" w:themeColor="text1"/>
                <w:sz w:val="20"/>
                <w:szCs w:val="20"/>
                <w:rPrChange w:id="3088" w:author="sam sehgal" w:date="2024-10-14T16:12:00Z" w16du:dateUtc="2024-10-14T05:12:00Z">
                  <w:rPr>
                    <w:rFonts w:asciiTheme="minorHAnsi" w:hAnsiTheme="minorHAnsi" w:cstheme="minorHAnsi"/>
                    <w:color w:val="000000" w:themeColor="text1"/>
                    <w:sz w:val="20"/>
                    <w:szCs w:val="20"/>
                    <w:highlight w:val="yellow"/>
                  </w:rPr>
                </w:rPrChange>
              </w:rPr>
              <w:t>Then Display</w:t>
            </w:r>
          </w:p>
          <w:p w14:paraId="2AB0F887" w14:textId="5F473B69" w:rsidR="004C36D8" w:rsidRPr="00503D58" w:rsidRDefault="00323E48" w:rsidP="004C36D8">
            <w:pPr>
              <w:spacing w:after="120"/>
              <w:rPr>
                <w:rFonts w:asciiTheme="minorHAnsi" w:hAnsiTheme="minorHAnsi" w:cstheme="minorHAnsi"/>
                <w:b/>
                <w:color w:val="000000" w:themeColor="text1"/>
                <w:sz w:val="20"/>
                <w:szCs w:val="20"/>
              </w:rPr>
            </w:pPr>
            <w:r w:rsidRPr="00503D58">
              <w:rPr>
                <w:rFonts w:asciiTheme="minorHAnsi" w:hAnsiTheme="minorHAnsi" w:cstheme="minorHAnsi"/>
                <w:bCs/>
                <w:sz w:val="20"/>
              </w:rPr>
              <w:t>ELSEIF</w:t>
            </w:r>
          </w:p>
        </w:tc>
        <w:tc>
          <w:tcPr>
            <w:tcW w:w="1418" w:type="dxa"/>
          </w:tcPr>
          <w:p w14:paraId="0489B931" w14:textId="04E3FAC1" w:rsidR="004C36D8" w:rsidRPr="00503D58" w:rsidRDefault="004C36D8" w:rsidP="004C36D8">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Column 1 text:</w:t>
            </w:r>
          </w:p>
          <w:p w14:paraId="329247C5" w14:textId="50C9FDEB" w:rsidR="004C36D8" w:rsidRPr="00503D58" w:rsidRDefault="004C36D8" w:rsidP="004C36D8">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Table_Bodycopy_S_COI</w:t>
            </w:r>
          </w:p>
          <w:p w14:paraId="30D82889" w14:textId="70C7CBE6" w:rsidR="004C36D8" w:rsidRPr="00503D58" w:rsidRDefault="004C36D8" w:rsidP="004C36D8">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Column 2 text:</w:t>
            </w:r>
          </w:p>
          <w:p w14:paraId="623B14AE" w14:textId="054076BC" w:rsidR="004C36D8" w:rsidRPr="00503D58" w:rsidRDefault="004C36D8" w:rsidP="004C36D8">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Table_Bodycopy_B_COI</w:t>
            </w:r>
          </w:p>
        </w:tc>
      </w:tr>
      <w:tr w:rsidR="00323E48" w:rsidRPr="00720F8E" w14:paraId="4F1E7171" w14:textId="77777777" w:rsidTr="5DAD8829">
        <w:trPr>
          <w:cantSplit/>
          <w:trHeight w:val="2966"/>
        </w:trPr>
        <w:tc>
          <w:tcPr>
            <w:tcW w:w="1013" w:type="dxa"/>
          </w:tcPr>
          <w:p w14:paraId="570B8864" w14:textId="047DF3C9" w:rsidR="00323E48" w:rsidRPr="00503D58" w:rsidRDefault="00323E48" w:rsidP="00323E48">
            <w:pPr>
              <w:rPr>
                <w:rFonts w:asciiTheme="minorHAnsi" w:hAnsiTheme="minorHAnsi" w:cstheme="minorHAnsi"/>
                <w:sz w:val="20"/>
              </w:rPr>
            </w:pPr>
            <w:r w:rsidRPr="00503D58">
              <w:rPr>
                <w:rFonts w:asciiTheme="minorHAnsi" w:hAnsiTheme="minorHAnsi" w:cstheme="minorHAnsi"/>
                <w:sz w:val="20"/>
              </w:rPr>
              <w:t>YPM 3</w:t>
            </w:r>
            <w:r w:rsidR="006D52C4" w:rsidRPr="00503D58">
              <w:rPr>
                <w:rFonts w:asciiTheme="minorHAnsi" w:hAnsiTheme="minorHAnsi" w:cstheme="minorHAnsi"/>
                <w:sz w:val="20"/>
              </w:rPr>
              <w:t>C</w:t>
            </w:r>
          </w:p>
        </w:tc>
        <w:tc>
          <w:tcPr>
            <w:tcW w:w="2132" w:type="dxa"/>
          </w:tcPr>
          <w:p w14:paraId="03AFCB10" w14:textId="77777777" w:rsidR="00323E48" w:rsidRPr="00503D58" w:rsidRDefault="00323E48" w:rsidP="00323E48">
            <w:pPr>
              <w:tabs>
                <w:tab w:val="left" w:pos="1800"/>
              </w:tabs>
              <w:rPr>
                <w:ins w:id="3089" w:author="sam sehgal" w:date="2024-10-01T13:13:00Z" w16du:dateUtc="2024-10-01T03:13:00Z"/>
                <w:rFonts w:asciiTheme="minorHAnsi" w:hAnsiTheme="minorHAnsi" w:cstheme="minorHAnsi"/>
                <w:sz w:val="20"/>
                <w:szCs w:val="20"/>
              </w:rPr>
            </w:pPr>
          </w:p>
          <w:p w14:paraId="0A0DE807" w14:textId="77777777" w:rsidR="00323E48" w:rsidRPr="00503D58" w:rsidRDefault="00323E48" w:rsidP="00323E48">
            <w:pPr>
              <w:tabs>
                <w:tab w:val="left" w:pos="1800"/>
              </w:tabs>
              <w:rPr>
                <w:rFonts w:asciiTheme="minorHAnsi" w:hAnsiTheme="minorHAnsi" w:cstheme="minorHAnsi"/>
                <w:sz w:val="20"/>
                <w:szCs w:val="20"/>
              </w:rPr>
            </w:pPr>
            <w:r w:rsidRPr="00503D58">
              <w:rPr>
                <w:rFonts w:asciiTheme="minorHAnsi" w:hAnsiTheme="minorHAnsi" w:cstheme="minorHAnsi"/>
                <w:sz w:val="20"/>
                <w:szCs w:val="20"/>
              </w:rPr>
              <w:t>&lt;CurrentTermEffectiveDate&gt;</w:t>
            </w:r>
          </w:p>
          <w:p w14:paraId="528B0565" w14:textId="77777777" w:rsidR="00323E48" w:rsidRPr="00503D58" w:rsidRDefault="00323E48" w:rsidP="00323E48">
            <w:pPr>
              <w:tabs>
                <w:tab w:val="left" w:pos="1800"/>
              </w:tabs>
              <w:rPr>
                <w:rFonts w:asciiTheme="minorHAnsi" w:hAnsiTheme="minorHAnsi" w:cstheme="minorHAnsi"/>
                <w:sz w:val="20"/>
                <w:szCs w:val="20"/>
              </w:rPr>
            </w:pPr>
            <w:r w:rsidRPr="00503D58">
              <w:rPr>
                <w:rFonts w:asciiTheme="minorHAnsi" w:hAnsiTheme="minorHAnsi" w:cstheme="minorHAnsi"/>
                <w:sz w:val="20"/>
                <w:szCs w:val="20"/>
              </w:rPr>
              <w:t>&lt;CurrentTermEffectiveTime&gt;</w:t>
            </w:r>
          </w:p>
          <w:p w14:paraId="3A5ADE04" w14:textId="77777777" w:rsidR="00323E48" w:rsidRPr="00503D58" w:rsidRDefault="00323E48" w:rsidP="00323E48">
            <w:pPr>
              <w:tabs>
                <w:tab w:val="left" w:pos="1800"/>
              </w:tabs>
              <w:rPr>
                <w:rFonts w:asciiTheme="minorHAnsi" w:hAnsiTheme="minorHAnsi" w:cstheme="minorHAnsi"/>
                <w:sz w:val="20"/>
                <w:szCs w:val="20"/>
              </w:rPr>
            </w:pPr>
            <w:r w:rsidRPr="00503D58">
              <w:rPr>
                <w:rFonts w:asciiTheme="minorHAnsi" w:hAnsiTheme="minorHAnsi" w:cstheme="minorHAnsi"/>
                <w:sz w:val="20"/>
                <w:szCs w:val="20"/>
              </w:rPr>
              <w:t>&lt;CurrentTermExpiryDate&gt;</w:t>
            </w:r>
          </w:p>
          <w:p w14:paraId="707C3FBD" w14:textId="4B040FA0" w:rsidR="00323E48" w:rsidRPr="00503D58" w:rsidRDefault="00323E48" w:rsidP="00323E48">
            <w:pPr>
              <w:tabs>
                <w:tab w:val="left" w:pos="1800"/>
              </w:tabs>
              <w:rPr>
                <w:rFonts w:asciiTheme="minorHAnsi" w:hAnsiTheme="minorHAnsi" w:cstheme="minorHAnsi"/>
                <w:sz w:val="20"/>
                <w:szCs w:val="20"/>
              </w:rPr>
            </w:pPr>
            <w:r w:rsidRPr="00503D58">
              <w:rPr>
                <w:rFonts w:asciiTheme="minorHAnsi" w:hAnsiTheme="minorHAnsi" w:cstheme="minorHAnsi"/>
                <w:sz w:val="20"/>
                <w:szCs w:val="20"/>
              </w:rPr>
              <w:t>&lt;CurrentTermExpiryTime&gt;</w:t>
            </w:r>
          </w:p>
        </w:tc>
        <w:tc>
          <w:tcPr>
            <w:tcW w:w="7482" w:type="dxa"/>
          </w:tcPr>
          <w:tbl>
            <w:tblPr>
              <w:tblW w:w="7407" w:type="dxa"/>
              <w:tblBorders>
                <w:bottom w:val="single" w:sz="4" w:space="0" w:color="auto"/>
              </w:tblBorders>
              <w:tblLayout w:type="fixed"/>
              <w:tblLook w:val="04A0" w:firstRow="1" w:lastRow="0" w:firstColumn="1" w:lastColumn="0" w:noHBand="0" w:noVBand="1"/>
            </w:tblPr>
            <w:tblGrid>
              <w:gridCol w:w="2861"/>
              <w:gridCol w:w="4546"/>
            </w:tblGrid>
            <w:tr w:rsidR="00323E48" w:rsidRPr="00503D58" w14:paraId="6DDA2CF7" w14:textId="77777777" w:rsidTr="004C3D5C">
              <w:trPr>
                <w:trHeight w:val="300"/>
              </w:trPr>
              <w:tc>
                <w:tcPr>
                  <w:tcW w:w="2861" w:type="dxa"/>
                  <w:noWrap/>
                  <w:hideMark/>
                </w:tcPr>
                <w:p w14:paraId="75D85499" w14:textId="77777777" w:rsidR="00323E48" w:rsidRPr="00503D58" w:rsidRDefault="00323E48" w:rsidP="00323E48">
                  <w:pPr>
                    <w:pStyle w:val="TableBodycopySCOI"/>
                  </w:pPr>
                  <w:r w:rsidRPr="00503D58">
                    <w:t>Period of insurance:</w:t>
                  </w:r>
                </w:p>
                <w:p w14:paraId="07326BDE" w14:textId="77777777" w:rsidR="00323E48" w:rsidRPr="00503D58" w:rsidRDefault="00323E48" w:rsidP="00323E48">
                  <w:pPr>
                    <w:pStyle w:val="TableBodycopySCOI"/>
                  </w:pPr>
                  <w:r w:rsidRPr="00503D58">
                    <w:t>From:</w:t>
                  </w:r>
                </w:p>
                <w:p w14:paraId="3460E7E9" w14:textId="77777777" w:rsidR="00323E48" w:rsidRPr="00503D58" w:rsidRDefault="00323E48" w:rsidP="00323E48">
                  <w:pPr>
                    <w:pStyle w:val="TableBodycopySCOI"/>
                  </w:pPr>
                </w:p>
                <w:p w14:paraId="04AD9B55" w14:textId="77777777" w:rsidR="00323E48" w:rsidRPr="00503D58" w:rsidRDefault="00323E48" w:rsidP="00323E48">
                  <w:pPr>
                    <w:pStyle w:val="TableBodycopySCOI"/>
                    <w:rPr>
                      <w:b/>
                      <w:bCs/>
                    </w:rPr>
                  </w:pPr>
                  <w:r w:rsidRPr="00503D58">
                    <w:t>To:</w:t>
                  </w:r>
                </w:p>
              </w:tc>
              <w:tc>
                <w:tcPr>
                  <w:tcW w:w="4546" w:type="dxa"/>
                  <w:noWrap/>
                  <w:vAlign w:val="bottom"/>
                  <w:hideMark/>
                </w:tcPr>
                <w:p w14:paraId="132CBC83" w14:textId="77777777" w:rsidR="00323E48" w:rsidRPr="00DA3DC3" w:rsidRDefault="00323E48" w:rsidP="00323E48">
                  <w:pPr>
                    <w:rPr>
                      <w:rFonts w:asciiTheme="minorHAnsi" w:hAnsiTheme="minorHAnsi" w:cstheme="minorHAnsi"/>
                      <w:bCs/>
                      <w:color w:val="000000" w:themeColor="text1"/>
                      <w:sz w:val="20"/>
                      <w:highlight w:val="cyan"/>
                      <w:lang w:eastAsia="en-AU"/>
                    </w:rPr>
                  </w:pPr>
                </w:p>
                <w:p w14:paraId="35A64AC5" w14:textId="77777777" w:rsidR="00DA3DC3" w:rsidRPr="00DA3DC3" w:rsidRDefault="00DA3DC3" w:rsidP="00DA3DC3">
                  <w:pPr>
                    <w:pStyle w:val="TableBodycopyBCOI"/>
                    <w:rPr>
                      <w:highlight w:val="cyan"/>
                    </w:rPr>
                  </w:pPr>
                  <w:r w:rsidRPr="00DA3DC3">
                    <w:rPr>
                      <w:rFonts w:asciiTheme="minorHAnsi" w:hAnsiTheme="minorHAnsi" w:cstheme="minorHAnsi"/>
                      <w:sz w:val="20"/>
                      <w:szCs w:val="20"/>
                      <w:highlight w:val="cyan"/>
                    </w:rPr>
                    <w:t xml:space="preserve">&lt;CurrentTermEffectiveDate&gt; </w:t>
                  </w:r>
                  <w:r w:rsidRPr="00DA3DC3">
                    <w:rPr>
                      <w:highlight w:val="cyan"/>
                    </w:rPr>
                    <w:t xml:space="preserve"> (</w:t>
                  </w:r>
                  <w:r w:rsidRPr="00DA3DC3">
                    <w:rPr>
                      <w:rFonts w:asciiTheme="minorHAnsi" w:hAnsiTheme="minorHAnsi" w:cstheme="minorHAnsi"/>
                      <w:sz w:val="20"/>
                      <w:szCs w:val="20"/>
                      <w:highlight w:val="cyan"/>
                    </w:rPr>
                    <w:t xml:space="preserve">&lt;CurrentTermEffectiveTime&gt; </w:t>
                  </w:r>
                  <w:r w:rsidRPr="00DA3DC3">
                    <w:rPr>
                      <w:highlight w:val="cyan"/>
                    </w:rPr>
                    <w:t>AEST/AEDT)</w:t>
                  </w:r>
                </w:p>
                <w:p w14:paraId="478F4860" w14:textId="77777777" w:rsidR="00DA3DC3" w:rsidRPr="00DA3DC3" w:rsidRDefault="00DA3DC3" w:rsidP="00DA3DC3">
                  <w:pPr>
                    <w:pStyle w:val="TableBodycopyBCOI"/>
                    <w:rPr>
                      <w:highlight w:val="cyan"/>
                    </w:rPr>
                  </w:pPr>
                  <w:r w:rsidRPr="00DA3DC3">
                    <w:rPr>
                      <w:rFonts w:asciiTheme="minorHAnsi" w:hAnsiTheme="minorHAnsi" w:cstheme="minorHAnsi"/>
                      <w:sz w:val="20"/>
                      <w:szCs w:val="20"/>
                      <w:highlight w:val="cyan"/>
                    </w:rPr>
                    <w:t xml:space="preserve">&lt;CurrentTermExpiryDate&gt; </w:t>
                  </w:r>
                  <w:r w:rsidRPr="00DA3DC3">
                    <w:rPr>
                      <w:highlight w:val="cyan"/>
                    </w:rPr>
                    <w:t xml:space="preserve"> (</w:t>
                  </w:r>
                  <w:r w:rsidRPr="00DA3DC3">
                    <w:rPr>
                      <w:rFonts w:asciiTheme="minorHAnsi" w:hAnsiTheme="minorHAnsi" w:cstheme="minorHAnsi"/>
                      <w:sz w:val="20"/>
                      <w:szCs w:val="20"/>
                      <w:highlight w:val="cyan"/>
                    </w:rPr>
                    <w:t xml:space="preserve">&lt;CurrentTermExpiryTime&gt; </w:t>
                  </w:r>
                  <w:r w:rsidRPr="00DA3DC3">
                    <w:rPr>
                      <w:highlight w:val="cyan"/>
                    </w:rPr>
                    <w:t>AEST/AEDT)</w:t>
                  </w:r>
                </w:p>
                <w:p w14:paraId="36489CA5" w14:textId="79342A4C" w:rsidR="00323E48" w:rsidRPr="00DA3DC3" w:rsidDel="00DA3DC3" w:rsidRDefault="00323E48" w:rsidP="00323E48">
                  <w:pPr>
                    <w:pStyle w:val="TableBodycopyBCOI"/>
                    <w:rPr>
                      <w:del w:id="3090" w:author="Sam Sehgal (EXT Idiom)" w:date="2025-04-29T14:57:00Z" w16du:dateUtc="2025-04-29T04:57:00Z"/>
                      <w:highlight w:val="cyan"/>
                    </w:rPr>
                  </w:pPr>
                  <w:del w:id="3091" w:author="Sam Sehgal (EXT Idiom)" w:date="2025-04-29T14:57:00Z" w16du:dateUtc="2025-04-29T04:57:00Z">
                    <w:r w:rsidRPr="00DA3DC3" w:rsidDel="00DA3DC3">
                      <w:rPr>
                        <w:rFonts w:asciiTheme="minorHAnsi" w:hAnsiTheme="minorHAnsi" w:cstheme="minorHAnsi"/>
                        <w:sz w:val="20"/>
                        <w:szCs w:val="20"/>
                        <w:highlight w:val="cyan"/>
                      </w:rPr>
                      <w:delText xml:space="preserve">&lt;NextTermEffectiveDate&gt; </w:delText>
                    </w:r>
                    <w:r w:rsidRPr="00DA3DC3" w:rsidDel="00DA3DC3">
                      <w:rPr>
                        <w:highlight w:val="cyan"/>
                      </w:rPr>
                      <w:delText xml:space="preserve"> (</w:delText>
                    </w:r>
                    <w:r w:rsidRPr="00DA3DC3" w:rsidDel="00DA3DC3">
                      <w:rPr>
                        <w:rFonts w:asciiTheme="minorHAnsi" w:hAnsiTheme="minorHAnsi" w:cstheme="minorHAnsi"/>
                        <w:sz w:val="20"/>
                        <w:szCs w:val="20"/>
                        <w:highlight w:val="cyan"/>
                      </w:rPr>
                      <w:delText xml:space="preserve">&lt;NextTermEffectiveTime&gt; </w:delText>
                    </w:r>
                    <w:r w:rsidRPr="00DA3DC3" w:rsidDel="00DA3DC3">
                      <w:rPr>
                        <w:highlight w:val="cyan"/>
                      </w:rPr>
                      <w:delText>AEST/AEDT)</w:delText>
                    </w:r>
                  </w:del>
                </w:p>
                <w:p w14:paraId="1AAE427B" w14:textId="159CA658" w:rsidR="00323E48" w:rsidRPr="00DA3DC3" w:rsidDel="00DA3DC3" w:rsidRDefault="00323E48" w:rsidP="00323E48">
                  <w:pPr>
                    <w:pStyle w:val="TableBodycopyBCOI"/>
                    <w:rPr>
                      <w:del w:id="3092" w:author="Sam Sehgal (EXT Idiom)" w:date="2025-04-29T14:57:00Z" w16du:dateUtc="2025-04-29T04:57:00Z"/>
                      <w:highlight w:val="cyan"/>
                    </w:rPr>
                  </w:pPr>
                  <w:del w:id="3093" w:author="Sam Sehgal (EXT Idiom)" w:date="2025-04-29T14:57:00Z" w16du:dateUtc="2025-04-29T04:57:00Z">
                    <w:r w:rsidRPr="00DA3DC3" w:rsidDel="00DA3DC3">
                      <w:rPr>
                        <w:rFonts w:asciiTheme="minorHAnsi" w:hAnsiTheme="minorHAnsi" w:cstheme="minorHAnsi"/>
                        <w:sz w:val="20"/>
                        <w:szCs w:val="20"/>
                        <w:highlight w:val="cyan"/>
                      </w:rPr>
                      <w:delText xml:space="preserve">&lt;NextTermExpiryDate&gt; </w:delText>
                    </w:r>
                    <w:r w:rsidRPr="00DA3DC3" w:rsidDel="00DA3DC3">
                      <w:rPr>
                        <w:highlight w:val="cyan"/>
                      </w:rPr>
                      <w:delText xml:space="preserve"> (</w:delText>
                    </w:r>
                    <w:r w:rsidRPr="00DA3DC3" w:rsidDel="00DA3DC3">
                      <w:rPr>
                        <w:rFonts w:asciiTheme="minorHAnsi" w:hAnsiTheme="minorHAnsi" w:cstheme="minorHAnsi"/>
                        <w:sz w:val="20"/>
                        <w:szCs w:val="20"/>
                        <w:highlight w:val="cyan"/>
                      </w:rPr>
                      <w:delText xml:space="preserve">&lt;NextTermExpiryTime&gt; </w:delText>
                    </w:r>
                    <w:r w:rsidRPr="00DA3DC3" w:rsidDel="00DA3DC3">
                      <w:rPr>
                        <w:highlight w:val="cyan"/>
                      </w:rPr>
                      <w:delText>AEST/AEDT)</w:delText>
                    </w:r>
                  </w:del>
                </w:p>
                <w:p w14:paraId="2A3928AD" w14:textId="77777777" w:rsidR="00323E48" w:rsidRPr="00DA3DC3" w:rsidRDefault="00323E48" w:rsidP="00323E48">
                  <w:pPr>
                    <w:rPr>
                      <w:rFonts w:asciiTheme="minorHAnsi" w:hAnsiTheme="minorHAnsi" w:cstheme="minorHAnsi"/>
                      <w:color w:val="000000"/>
                      <w:sz w:val="22"/>
                      <w:szCs w:val="22"/>
                      <w:highlight w:val="cyan"/>
                      <w:lang w:eastAsia="en-AU"/>
                    </w:rPr>
                  </w:pPr>
                </w:p>
              </w:tc>
            </w:tr>
          </w:tbl>
          <w:p w14:paraId="69A62693" w14:textId="77777777" w:rsidR="00323E48" w:rsidRPr="00503D58" w:rsidRDefault="00323E48" w:rsidP="00323E48">
            <w:pPr>
              <w:pStyle w:val="TableBodycopySCOI"/>
            </w:pPr>
          </w:p>
        </w:tc>
        <w:tc>
          <w:tcPr>
            <w:tcW w:w="2551" w:type="dxa"/>
          </w:tcPr>
          <w:p w14:paraId="65FC01CE" w14:textId="73225291" w:rsidR="00323E48" w:rsidRPr="00503D58" w:rsidRDefault="00323E48" w:rsidP="00323E48">
            <w:pPr>
              <w:spacing w:after="120"/>
              <w:rPr>
                <w:rFonts w:asciiTheme="minorHAnsi" w:hAnsiTheme="minorHAnsi" w:cstheme="minorHAnsi"/>
                <w:color w:val="000000" w:themeColor="text1"/>
                <w:sz w:val="20"/>
                <w:szCs w:val="20"/>
              </w:rPr>
            </w:pPr>
            <w:r w:rsidRPr="00DA3DC3">
              <w:rPr>
                <w:rFonts w:asciiTheme="minorHAnsi" w:hAnsiTheme="minorHAnsi" w:cstheme="minorHAnsi"/>
                <w:bCs/>
                <w:sz w:val="20"/>
              </w:rPr>
              <w:t xml:space="preserve">IF </w:t>
            </w:r>
            <w:r w:rsidRPr="00DA3DC3">
              <w:rPr>
                <w:rFonts w:asciiTheme="minorHAnsi" w:hAnsiTheme="minorHAnsi" w:cstheme="minorHAnsi"/>
                <w:color w:val="000000" w:themeColor="text1"/>
                <w:sz w:val="20"/>
                <w:szCs w:val="20"/>
              </w:rPr>
              <w:t xml:space="preserve">&lt;DocumentSubType&gt; = </w:t>
            </w:r>
            <w:r w:rsidRPr="00503D58">
              <w:rPr>
                <w:rFonts w:asciiTheme="minorHAnsi" w:hAnsiTheme="minorHAnsi" w:cstheme="minorHAnsi"/>
                <w:color w:val="000000" w:themeColor="text1"/>
                <w:sz w:val="20"/>
                <w:szCs w:val="20"/>
              </w:rPr>
              <w:t>“Renewal”</w:t>
            </w:r>
          </w:p>
          <w:p w14:paraId="0FDE2244" w14:textId="77777777" w:rsidR="00323E48" w:rsidRPr="00DA3DC3" w:rsidRDefault="00323E48" w:rsidP="00323E48">
            <w:pPr>
              <w:spacing w:after="120"/>
              <w:rPr>
                <w:rFonts w:asciiTheme="minorHAnsi" w:hAnsiTheme="minorHAnsi" w:cstheme="minorHAnsi"/>
                <w:color w:val="000000" w:themeColor="text1"/>
                <w:sz w:val="20"/>
                <w:szCs w:val="20"/>
              </w:rPr>
            </w:pPr>
            <w:r w:rsidRPr="00DA3DC3">
              <w:rPr>
                <w:rFonts w:asciiTheme="minorHAnsi" w:hAnsiTheme="minorHAnsi" w:cstheme="minorHAnsi"/>
                <w:color w:val="000000" w:themeColor="text1"/>
                <w:sz w:val="20"/>
                <w:szCs w:val="20"/>
              </w:rPr>
              <w:t>Then Display</w:t>
            </w:r>
          </w:p>
          <w:p w14:paraId="2622CB6B" w14:textId="57D549CB" w:rsidR="00323E48" w:rsidRPr="00503D58" w:rsidRDefault="00323E48" w:rsidP="00323E48">
            <w:pPr>
              <w:spacing w:after="120"/>
              <w:rPr>
                <w:rFonts w:asciiTheme="minorHAnsi" w:hAnsiTheme="minorHAnsi" w:cstheme="minorHAnsi"/>
                <w:bCs/>
                <w:sz w:val="20"/>
                <w:rPrChange w:id="3094" w:author="sam sehgal" w:date="2024-10-14T16:12:00Z" w16du:dateUtc="2024-10-14T05:12:00Z">
                  <w:rPr>
                    <w:rFonts w:asciiTheme="minorHAnsi" w:hAnsiTheme="minorHAnsi" w:cstheme="minorHAnsi"/>
                    <w:bCs/>
                    <w:sz w:val="20"/>
                    <w:highlight w:val="yellow"/>
                  </w:rPr>
                </w:rPrChange>
              </w:rPr>
            </w:pPr>
            <w:r w:rsidRPr="00503D58">
              <w:rPr>
                <w:rFonts w:asciiTheme="minorHAnsi" w:hAnsiTheme="minorHAnsi" w:cstheme="minorHAnsi"/>
                <w:bCs/>
                <w:sz w:val="20"/>
              </w:rPr>
              <w:t>ELSEIF</w:t>
            </w:r>
          </w:p>
        </w:tc>
        <w:tc>
          <w:tcPr>
            <w:tcW w:w="1418" w:type="dxa"/>
          </w:tcPr>
          <w:p w14:paraId="2C7CC857" w14:textId="77777777" w:rsidR="00323E48" w:rsidRPr="00503D58" w:rsidRDefault="00323E48" w:rsidP="00323E48">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Column 1 text:</w:t>
            </w:r>
          </w:p>
          <w:p w14:paraId="4A1E720B" w14:textId="77777777" w:rsidR="00323E48" w:rsidRPr="00503D58" w:rsidRDefault="00323E48" w:rsidP="00323E48">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Table_Bodycopy_S_COI</w:t>
            </w:r>
          </w:p>
          <w:p w14:paraId="0D09F1EE" w14:textId="77777777" w:rsidR="00323E48" w:rsidRPr="00503D58" w:rsidRDefault="00323E48" w:rsidP="00323E48">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Column 2 text:</w:t>
            </w:r>
          </w:p>
          <w:p w14:paraId="1FE27E92" w14:textId="5192FA72" w:rsidR="00323E48" w:rsidRPr="00503D58" w:rsidRDefault="00323E48" w:rsidP="00323E48">
            <w:pPr>
              <w:spacing w:after="120"/>
              <w:rPr>
                <w:rFonts w:asciiTheme="minorHAnsi" w:hAnsiTheme="minorHAnsi" w:cstheme="minorHAnsi"/>
                <w:color w:val="000000"/>
                <w:sz w:val="20"/>
                <w:szCs w:val="20"/>
              </w:rPr>
            </w:pPr>
            <w:r w:rsidRPr="00503D58">
              <w:rPr>
                <w:rFonts w:asciiTheme="minorHAnsi" w:hAnsiTheme="minorHAnsi" w:cstheme="minorHAnsi"/>
                <w:color w:val="000000"/>
                <w:sz w:val="20"/>
                <w:szCs w:val="20"/>
              </w:rPr>
              <w:t>Table_Bodycopy_B_COI</w:t>
            </w:r>
          </w:p>
        </w:tc>
      </w:tr>
      <w:tr w:rsidR="00DE2692" w:rsidRPr="00720F8E" w14:paraId="5F385C8B" w14:textId="77777777" w:rsidTr="5DAD8829">
        <w:trPr>
          <w:cantSplit/>
          <w:trHeight w:val="1408"/>
        </w:trPr>
        <w:tc>
          <w:tcPr>
            <w:tcW w:w="1013" w:type="dxa"/>
          </w:tcPr>
          <w:p w14:paraId="19DD82CA" w14:textId="0FE8D9F0" w:rsidR="00DE2692" w:rsidRPr="00D97186" w:rsidRDefault="00DE2692" w:rsidP="00DE2692">
            <w:pPr>
              <w:rPr>
                <w:rFonts w:asciiTheme="minorHAnsi" w:hAnsiTheme="minorHAnsi" w:cstheme="minorHAnsi"/>
                <w:sz w:val="20"/>
              </w:rPr>
            </w:pPr>
            <w:r w:rsidRPr="00D97186">
              <w:rPr>
                <w:rFonts w:asciiTheme="minorHAnsi" w:hAnsiTheme="minorHAnsi" w:cstheme="minorHAnsi"/>
                <w:sz w:val="20"/>
              </w:rPr>
              <w:t>YPM 4</w:t>
            </w:r>
            <w:r w:rsidR="004324BF">
              <w:rPr>
                <w:rFonts w:asciiTheme="minorHAnsi" w:hAnsiTheme="minorHAnsi" w:cstheme="minorHAnsi"/>
                <w:sz w:val="20"/>
              </w:rPr>
              <w:t xml:space="preserve"> S1</w:t>
            </w:r>
          </w:p>
        </w:tc>
        <w:tc>
          <w:tcPr>
            <w:tcW w:w="2132" w:type="dxa"/>
          </w:tcPr>
          <w:p w14:paraId="0A1C32DD" w14:textId="07341F71" w:rsidR="00DE2692" w:rsidRPr="00D97186" w:rsidRDefault="00DE2692" w:rsidP="00DE2692">
            <w:pPr>
              <w:rPr>
                <w:rFonts w:asciiTheme="minorHAnsi" w:hAnsiTheme="minorHAnsi" w:cstheme="minorHAnsi"/>
                <w:bCs/>
                <w:sz w:val="20"/>
                <w:szCs w:val="20"/>
              </w:rPr>
            </w:pPr>
            <w:r w:rsidRPr="00D97186">
              <w:rPr>
                <w:rFonts w:asciiTheme="minorHAnsi" w:hAnsiTheme="minorHAnsi" w:cstheme="minorHAnsi"/>
                <w:bCs/>
                <w:sz w:val="20"/>
                <w:szCs w:val="20"/>
              </w:rPr>
              <w:t>&lt;ParkTypeDisplay&gt;</w:t>
            </w:r>
          </w:p>
          <w:p w14:paraId="61EF3627" w14:textId="44CF7B5E" w:rsidR="00617063" w:rsidRPr="00D97186" w:rsidRDefault="00617063" w:rsidP="00DE2692">
            <w:pPr>
              <w:rPr>
                <w:rFonts w:asciiTheme="minorHAnsi" w:hAnsiTheme="minorHAnsi" w:cstheme="minorHAnsi"/>
                <w:sz w:val="20"/>
              </w:rPr>
            </w:pPr>
            <w:r w:rsidRPr="00D97186">
              <w:rPr>
                <w:rFonts w:asciiTheme="minorHAnsi" w:hAnsiTheme="minorHAnsi" w:cstheme="minorHAnsi"/>
                <w:bCs/>
                <w:sz w:val="20"/>
                <w:szCs w:val="20"/>
              </w:rPr>
              <w:t>&lt;NightParkRiskAddress&gt;</w:t>
            </w:r>
          </w:p>
        </w:tc>
        <w:tc>
          <w:tcPr>
            <w:tcW w:w="7482" w:type="dxa"/>
          </w:tcPr>
          <w:tbl>
            <w:tblPr>
              <w:tblpPr w:leftFromText="180" w:rightFromText="180" w:horzAnchor="margin" w:tblpY="420"/>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DE2692" w:rsidRPr="00D97186" w14:paraId="30B9A3A3" w14:textId="77777777" w:rsidTr="0472516C">
              <w:trPr>
                <w:trHeight w:val="300"/>
              </w:trPr>
              <w:tc>
                <w:tcPr>
                  <w:tcW w:w="2861" w:type="dxa"/>
                  <w:noWrap/>
                  <w:hideMark/>
                </w:tcPr>
                <w:p w14:paraId="42BC4315" w14:textId="0F0CEE17" w:rsidR="00DE2692" w:rsidRPr="00D97186" w:rsidRDefault="00DE2692" w:rsidP="00DE2692">
                  <w:pPr>
                    <w:pStyle w:val="TableBodycopySCOI"/>
                    <w:rPr>
                      <w:b/>
                      <w:bCs/>
                    </w:rPr>
                  </w:pPr>
                  <w:r w:rsidRPr="00D97186">
                    <w:t>Car overnight location:</w:t>
                  </w:r>
                </w:p>
              </w:tc>
              <w:tc>
                <w:tcPr>
                  <w:tcW w:w="4546" w:type="dxa"/>
                  <w:noWrap/>
                  <w:vAlign w:val="bottom"/>
                  <w:hideMark/>
                </w:tcPr>
                <w:p w14:paraId="4B665AE3" w14:textId="54441B6A" w:rsidR="00DE2692" w:rsidRPr="00D97186" w:rsidRDefault="00617063" w:rsidP="00DE2692">
                  <w:pPr>
                    <w:pStyle w:val="TableBodycopyBCOI"/>
                    <w:rPr>
                      <w:color w:val="000000"/>
                      <w:sz w:val="22"/>
                      <w:szCs w:val="22"/>
                      <w:lang w:eastAsia="en-AU"/>
                    </w:rPr>
                  </w:pPr>
                  <w:r w:rsidRPr="00D97186">
                    <w:t>&lt;NightParkRiskAddress&gt;-</w:t>
                  </w:r>
                  <w:r w:rsidR="00DE2692" w:rsidRPr="00D97186">
                    <w:t xml:space="preserve"> &lt;ParkTypeDisplay&gt;</w:t>
                  </w:r>
                </w:p>
              </w:tc>
            </w:tr>
          </w:tbl>
          <w:p w14:paraId="30FD6DE8" w14:textId="710854F8" w:rsidR="00DE2692" w:rsidRPr="00D97186" w:rsidRDefault="00DE2692" w:rsidP="00DE2692">
            <w:pPr>
              <w:spacing w:after="120"/>
              <w:rPr>
                <w:rFonts w:asciiTheme="minorHAnsi" w:eastAsia="Segoe UI" w:hAnsiTheme="minorHAnsi"/>
                <w:b/>
                <w:bCs/>
              </w:rPr>
            </w:pPr>
            <w:commentRangeStart w:id="3095"/>
            <w:commentRangeStart w:id="3096"/>
            <w:commentRangeStart w:id="3097"/>
            <w:commentRangeStart w:id="3098"/>
            <w:commentRangeStart w:id="3099"/>
            <w:commentRangeEnd w:id="3095"/>
            <w:r w:rsidRPr="00D97186">
              <w:rPr>
                <w:rStyle w:val="CommentReference"/>
                <w:rFonts w:asciiTheme="minorHAnsi" w:eastAsia="Segoe UI" w:hAnsiTheme="minorHAnsi" w:cstheme="minorBidi"/>
                <w:b/>
                <w:bCs/>
                <w:sz w:val="24"/>
                <w:szCs w:val="24"/>
              </w:rPr>
              <w:commentReference w:id="3095"/>
            </w:r>
            <w:commentRangeEnd w:id="3096"/>
            <w:r w:rsidRPr="00D97186">
              <w:rPr>
                <w:rStyle w:val="CommentReference"/>
                <w:rFonts w:asciiTheme="minorHAnsi" w:eastAsia="Segoe UI" w:hAnsiTheme="minorHAnsi" w:cstheme="minorBidi"/>
                <w:b/>
                <w:bCs/>
                <w:sz w:val="24"/>
                <w:szCs w:val="24"/>
              </w:rPr>
              <w:commentReference w:id="3096"/>
            </w:r>
            <w:commentRangeEnd w:id="3097"/>
            <w:r w:rsidRPr="00D97186">
              <w:rPr>
                <w:rStyle w:val="CommentReference"/>
                <w:rFonts w:asciiTheme="minorHAnsi" w:eastAsia="Segoe UI" w:hAnsiTheme="minorHAnsi" w:cstheme="minorBidi"/>
                <w:b/>
                <w:bCs/>
                <w:sz w:val="24"/>
                <w:szCs w:val="24"/>
              </w:rPr>
              <w:commentReference w:id="3097"/>
            </w:r>
            <w:commentRangeEnd w:id="3098"/>
            <w:r w:rsidRPr="00D97186">
              <w:rPr>
                <w:rStyle w:val="CommentReference"/>
                <w:rFonts w:asciiTheme="minorHAnsi" w:eastAsia="Segoe UI" w:hAnsiTheme="minorHAnsi" w:cstheme="minorBidi"/>
                <w:b/>
                <w:bCs/>
                <w:sz w:val="24"/>
                <w:szCs w:val="24"/>
              </w:rPr>
              <w:commentReference w:id="3098"/>
            </w:r>
            <w:commentRangeEnd w:id="3099"/>
            <w:r w:rsidRPr="00D97186">
              <w:rPr>
                <w:rStyle w:val="CommentReference"/>
                <w:rFonts w:asciiTheme="minorHAnsi" w:eastAsia="Segoe UI" w:hAnsiTheme="minorHAnsi" w:cstheme="minorBidi"/>
                <w:b/>
                <w:bCs/>
                <w:sz w:val="24"/>
                <w:szCs w:val="24"/>
              </w:rPr>
              <w:commentReference w:id="3099"/>
            </w:r>
          </w:p>
        </w:tc>
        <w:tc>
          <w:tcPr>
            <w:tcW w:w="2551" w:type="dxa"/>
          </w:tcPr>
          <w:p w14:paraId="318AA29F" w14:textId="7718A5E4" w:rsidR="00007490" w:rsidRPr="00DA3DC3" w:rsidRDefault="00007490" w:rsidP="00007490">
            <w:pPr>
              <w:spacing w:after="120"/>
              <w:rPr>
                <w:rFonts w:asciiTheme="minorHAnsi" w:hAnsiTheme="minorHAnsi" w:cstheme="minorHAnsi"/>
                <w:sz w:val="20"/>
                <w:szCs w:val="20"/>
              </w:rPr>
            </w:pPr>
            <w:r w:rsidRPr="00DA3DC3">
              <w:rPr>
                <w:rFonts w:asciiTheme="minorHAnsi" w:hAnsiTheme="minorHAnsi" w:cstheme="minorHAnsi"/>
                <w:b/>
                <w:bCs/>
                <w:sz w:val="20"/>
                <w:szCs w:val="20"/>
              </w:rPr>
              <w:t>IF</w:t>
            </w:r>
            <w:r w:rsidRPr="00DA3DC3">
              <w:rPr>
                <w:rFonts w:asciiTheme="minorHAnsi" w:hAnsiTheme="minorHAnsi" w:cstheme="minorHAnsi"/>
                <w:sz w:val="20"/>
                <w:szCs w:val="20"/>
              </w:rPr>
              <w:t xml:space="preserve"> &lt;ParkTypeCode&gt; != “7|NotRecordedOnlyForMigration”</w:t>
            </w:r>
          </w:p>
          <w:p w14:paraId="2E8D6BE1" w14:textId="77777777" w:rsidR="00007490" w:rsidRPr="00DA3DC3" w:rsidRDefault="00007490" w:rsidP="00007490">
            <w:pPr>
              <w:spacing w:after="120"/>
              <w:rPr>
                <w:rFonts w:asciiTheme="minorHAnsi" w:hAnsiTheme="minorHAnsi" w:cstheme="minorHAnsi"/>
                <w:sz w:val="20"/>
                <w:szCs w:val="20"/>
              </w:rPr>
            </w:pPr>
            <w:r w:rsidRPr="00DA3DC3">
              <w:rPr>
                <w:rFonts w:asciiTheme="minorHAnsi" w:hAnsiTheme="minorHAnsi" w:cstheme="minorHAnsi"/>
                <w:b/>
                <w:bCs/>
                <w:sz w:val="20"/>
                <w:szCs w:val="20"/>
              </w:rPr>
              <w:t>THEN</w:t>
            </w:r>
            <w:r w:rsidRPr="00DA3DC3">
              <w:rPr>
                <w:rFonts w:asciiTheme="minorHAnsi" w:hAnsiTheme="minorHAnsi" w:cstheme="minorHAnsi"/>
                <w:sz w:val="20"/>
                <w:szCs w:val="20"/>
              </w:rPr>
              <w:t xml:space="preserve"> display</w:t>
            </w:r>
          </w:p>
          <w:p w14:paraId="056E1ACD" w14:textId="70E6AD60" w:rsidR="00FD5DC4" w:rsidRPr="00417C84" w:rsidRDefault="00FD5DC4" w:rsidP="00007490">
            <w:pPr>
              <w:spacing w:after="120"/>
              <w:rPr>
                <w:rFonts w:asciiTheme="minorHAnsi" w:hAnsiTheme="minorHAnsi" w:cstheme="minorHAnsi"/>
                <w:b/>
                <w:color w:val="000000" w:themeColor="text1"/>
                <w:sz w:val="20"/>
                <w:szCs w:val="20"/>
              </w:rPr>
            </w:pPr>
          </w:p>
        </w:tc>
        <w:tc>
          <w:tcPr>
            <w:tcW w:w="1418" w:type="dxa"/>
          </w:tcPr>
          <w:p w14:paraId="52BD1E90" w14:textId="5C4FB934" w:rsidR="00DE2692" w:rsidRDefault="00DE2692" w:rsidP="00DE2692">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3C4A5CC5" w14:textId="63919A0A" w:rsidR="00DE2692" w:rsidRDefault="00DE2692" w:rsidP="00DE2692">
            <w:pPr>
              <w:spacing w:after="120"/>
              <w:rPr>
                <w:rFonts w:asciiTheme="minorHAnsi" w:hAnsiTheme="minorHAnsi" w:cstheme="minorHAnsi"/>
                <w:color w:val="000000"/>
                <w:sz w:val="20"/>
                <w:szCs w:val="20"/>
              </w:rPr>
            </w:pPr>
            <w:r w:rsidRPr="003259C5">
              <w:rPr>
                <w:rFonts w:asciiTheme="minorHAnsi" w:hAnsiTheme="minorHAnsi" w:cstheme="minorHAnsi"/>
                <w:color w:val="000000"/>
                <w:sz w:val="20"/>
                <w:szCs w:val="20"/>
              </w:rPr>
              <w:t>Table_Bodycopy_S_COI</w:t>
            </w:r>
          </w:p>
          <w:p w14:paraId="0BD5BEF9" w14:textId="227DF368" w:rsidR="00DE2692" w:rsidRDefault="00DE2692" w:rsidP="00DE2692">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6C06E2D1" w14:textId="09215BC0" w:rsidR="00DE2692" w:rsidRPr="00720F8E" w:rsidRDefault="00DE2692" w:rsidP="00DE2692">
            <w:pPr>
              <w:spacing w:after="120"/>
              <w:rPr>
                <w:rFonts w:asciiTheme="minorHAnsi" w:hAnsiTheme="minorHAnsi" w:cstheme="minorHAnsi"/>
                <w:color w:val="000000"/>
                <w:sz w:val="20"/>
                <w:szCs w:val="20"/>
              </w:rPr>
            </w:pPr>
            <w:r w:rsidRPr="003259C5">
              <w:rPr>
                <w:rFonts w:asciiTheme="minorHAnsi" w:hAnsiTheme="minorHAnsi" w:cstheme="minorHAnsi"/>
                <w:color w:val="000000"/>
                <w:sz w:val="20"/>
                <w:szCs w:val="20"/>
              </w:rPr>
              <w:t>Table_Bodycopy_B_COI</w:t>
            </w:r>
          </w:p>
        </w:tc>
      </w:tr>
      <w:tr w:rsidR="004324BF" w:rsidRPr="00720F8E" w14:paraId="0C4DABD5" w14:textId="77777777" w:rsidTr="5DAD8829">
        <w:trPr>
          <w:cantSplit/>
          <w:trHeight w:val="1408"/>
        </w:trPr>
        <w:tc>
          <w:tcPr>
            <w:tcW w:w="1013" w:type="dxa"/>
          </w:tcPr>
          <w:p w14:paraId="66CAC508" w14:textId="1FB0BA57" w:rsidR="004324BF" w:rsidRPr="009B30E8" w:rsidRDefault="004324BF" w:rsidP="004324BF">
            <w:pPr>
              <w:rPr>
                <w:rFonts w:asciiTheme="minorHAnsi" w:hAnsiTheme="minorHAnsi" w:cstheme="minorHAnsi"/>
                <w:sz w:val="20"/>
              </w:rPr>
            </w:pPr>
            <w:r w:rsidRPr="00D97186">
              <w:rPr>
                <w:rFonts w:asciiTheme="minorHAnsi" w:hAnsiTheme="minorHAnsi" w:cstheme="minorHAnsi"/>
                <w:sz w:val="20"/>
              </w:rPr>
              <w:lastRenderedPageBreak/>
              <w:t>YPM 4</w:t>
            </w:r>
            <w:r>
              <w:rPr>
                <w:rFonts w:asciiTheme="minorHAnsi" w:hAnsiTheme="minorHAnsi" w:cstheme="minorHAnsi"/>
                <w:sz w:val="20"/>
              </w:rPr>
              <w:t xml:space="preserve"> S2</w:t>
            </w:r>
          </w:p>
        </w:tc>
        <w:tc>
          <w:tcPr>
            <w:tcW w:w="2132" w:type="dxa"/>
          </w:tcPr>
          <w:p w14:paraId="2652056D" w14:textId="77777777" w:rsidR="004324BF" w:rsidRPr="00D97186" w:rsidRDefault="004324BF" w:rsidP="004324BF">
            <w:pPr>
              <w:rPr>
                <w:rFonts w:asciiTheme="minorHAnsi" w:hAnsiTheme="minorHAnsi" w:cstheme="minorHAnsi"/>
                <w:bCs/>
                <w:sz w:val="20"/>
                <w:szCs w:val="20"/>
              </w:rPr>
            </w:pPr>
            <w:r w:rsidRPr="00D97186">
              <w:rPr>
                <w:rFonts w:asciiTheme="minorHAnsi" w:hAnsiTheme="minorHAnsi" w:cstheme="minorHAnsi"/>
                <w:bCs/>
                <w:sz w:val="20"/>
                <w:szCs w:val="20"/>
              </w:rPr>
              <w:t>&lt;ParkTypeDisplay&gt;</w:t>
            </w:r>
          </w:p>
          <w:p w14:paraId="0BF5A312" w14:textId="33A6DB33" w:rsidR="004324BF" w:rsidRPr="00266F32" w:rsidRDefault="004324BF" w:rsidP="004324BF">
            <w:pPr>
              <w:tabs>
                <w:tab w:val="left" w:pos="1800"/>
              </w:tabs>
              <w:rPr>
                <w:rFonts w:asciiTheme="minorHAnsi" w:hAnsiTheme="minorHAnsi" w:cstheme="minorHAnsi"/>
                <w:sz w:val="20"/>
                <w:szCs w:val="20"/>
              </w:rPr>
            </w:pPr>
            <w:r w:rsidRPr="00D97186">
              <w:rPr>
                <w:rFonts w:asciiTheme="minorHAnsi" w:hAnsiTheme="minorHAnsi" w:cstheme="minorHAnsi"/>
                <w:bCs/>
                <w:sz w:val="20"/>
                <w:szCs w:val="20"/>
              </w:rPr>
              <w:t>&lt;NightParkRiskAddress&gt;</w:t>
            </w:r>
          </w:p>
        </w:tc>
        <w:tc>
          <w:tcPr>
            <w:tcW w:w="7482" w:type="dxa"/>
          </w:tcPr>
          <w:tbl>
            <w:tblPr>
              <w:tblpPr w:leftFromText="180" w:rightFromText="180" w:horzAnchor="margin" w:tblpY="420"/>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324BF" w:rsidRPr="00D97186" w14:paraId="05F00904" w14:textId="77777777" w:rsidTr="00E721F2">
              <w:trPr>
                <w:trHeight w:val="300"/>
                <w:ins w:id="3102" w:author="Sue Simnor (EXT Idiom)" w:date="2024-09-18T17:19:00Z"/>
              </w:trPr>
              <w:tc>
                <w:tcPr>
                  <w:tcW w:w="2861" w:type="dxa"/>
                  <w:noWrap/>
                  <w:hideMark/>
                </w:tcPr>
                <w:p w14:paraId="2333FAA3" w14:textId="480B0AFB" w:rsidR="004324BF" w:rsidRPr="00D97186" w:rsidRDefault="004324BF" w:rsidP="004324BF">
                  <w:pPr>
                    <w:pStyle w:val="TableBodycopySCOI"/>
                    <w:rPr>
                      <w:b/>
                      <w:bCs/>
                    </w:rPr>
                  </w:pPr>
                  <w:r w:rsidRPr="00D97186">
                    <w:t>Car overnight location:</w:t>
                  </w:r>
                </w:p>
              </w:tc>
              <w:tc>
                <w:tcPr>
                  <w:tcW w:w="4546" w:type="dxa"/>
                  <w:noWrap/>
                  <w:vAlign w:val="bottom"/>
                  <w:hideMark/>
                </w:tcPr>
                <w:p w14:paraId="1C230127" w14:textId="2DAB1F2B" w:rsidR="004324BF" w:rsidRPr="00D97186" w:rsidRDefault="00207DD7" w:rsidP="004324BF">
                  <w:pPr>
                    <w:pStyle w:val="TableBodycopyBCOI"/>
                    <w:rPr>
                      <w:color w:val="000000"/>
                      <w:sz w:val="22"/>
                      <w:szCs w:val="22"/>
                      <w:lang w:eastAsia="en-AU"/>
                    </w:rPr>
                  </w:pPr>
                  <w:r>
                    <w:t>Not re</w:t>
                  </w:r>
                  <w:r w:rsidR="00A03F6B">
                    <w:t>corded</w:t>
                  </w:r>
                </w:p>
              </w:tc>
            </w:tr>
          </w:tbl>
          <w:p w14:paraId="697D90E0" w14:textId="64969BBE" w:rsidR="004324BF" w:rsidRPr="00266F32" w:rsidRDefault="004324BF" w:rsidP="004324BF">
            <w:pPr>
              <w:pStyle w:val="TableBodycopySCOI"/>
              <w:rPr>
                <w:lang w:eastAsia="en-AU"/>
              </w:rPr>
            </w:pPr>
          </w:p>
        </w:tc>
        <w:tc>
          <w:tcPr>
            <w:tcW w:w="2551" w:type="dxa"/>
          </w:tcPr>
          <w:p w14:paraId="1DCC62BC" w14:textId="77777777" w:rsidR="00007490" w:rsidRPr="00DA3DC3" w:rsidRDefault="00007490" w:rsidP="00007490">
            <w:pPr>
              <w:spacing w:after="120"/>
              <w:rPr>
                <w:rFonts w:asciiTheme="minorHAnsi" w:hAnsiTheme="minorHAnsi" w:cstheme="minorHAnsi"/>
                <w:sz w:val="20"/>
                <w:szCs w:val="20"/>
              </w:rPr>
            </w:pPr>
            <w:r w:rsidRPr="00DA3DC3">
              <w:rPr>
                <w:rFonts w:asciiTheme="minorHAnsi" w:hAnsiTheme="minorHAnsi" w:cstheme="minorHAnsi"/>
                <w:b/>
                <w:bCs/>
                <w:sz w:val="20"/>
                <w:szCs w:val="20"/>
              </w:rPr>
              <w:t>IF</w:t>
            </w:r>
            <w:r w:rsidRPr="00DA3DC3">
              <w:rPr>
                <w:rFonts w:asciiTheme="minorHAnsi" w:hAnsiTheme="minorHAnsi" w:cstheme="minorHAnsi"/>
                <w:sz w:val="20"/>
                <w:szCs w:val="20"/>
              </w:rPr>
              <w:t xml:space="preserve"> &lt;ParkTypeCode&gt; = “7|NotRecordedOnlyForMigration”</w:t>
            </w:r>
          </w:p>
          <w:p w14:paraId="44F483E3" w14:textId="77777777" w:rsidR="00007490" w:rsidRPr="00DA3DC3" w:rsidRDefault="00007490" w:rsidP="00007490">
            <w:pPr>
              <w:spacing w:after="120"/>
              <w:rPr>
                <w:rFonts w:asciiTheme="minorHAnsi" w:hAnsiTheme="minorHAnsi" w:cstheme="minorHAnsi"/>
                <w:sz w:val="20"/>
                <w:szCs w:val="20"/>
              </w:rPr>
            </w:pPr>
            <w:r w:rsidRPr="00DA3DC3">
              <w:rPr>
                <w:rFonts w:asciiTheme="minorHAnsi" w:hAnsiTheme="minorHAnsi" w:cstheme="minorHAnsi"/>
                <w:b/>
                <w:bCs/>
                <w:sz w:val="20"/>
                <w:szCs w:val="20"/>
              </w:rPr>
              <w:t>THEN</w:t>
            </w:r>
            <w:r w:rsidRPr="00DA3DC3">
              <w:rPr>
                <w:rFonts w:asciiTheme="minorHAnsi" w:hAnsiTheme="minorHAnsi" w:cstheme="minorHAnsi"/>
                <w:sz w:val="20"/>
                <w:szCs w:val="20"/>
              </w:rPr>
              <w:t xml:space="preserve"> display</w:t>
            </w:r>
          </w:p>
          <w:p w14:paraId="779F6C46" w14:textId="77777777" w:rsidR="00524AF7" w:rsidRDefault="00007490" w:rsidP="00007490">
            <w:pPr>
              <w:rPr>
                <w:rFonts w:asciiTheme="minorHAnsi" w:eastAsia="Arial" w:hAnsiTheme="minorHAnsi" w:cstheme="minorHAnsi"/>
                <w:b/>
                <w:bCs/>
                <w:color w:val="000000" w:themeColor="text1"/>
                <w:sz w:val="20"/>
                <w:szCs w:val="20"/>
              </w:rPr>
            </w:pPr>
            <w:r w:rsidRPr="00DA3DC3">
              <w:rPr>
                <w:rFonts w:asciiTheme="minorHAnsi" w:eastAsia="Arial" w:hAnsiTheme="minorHAnsi" w:cstheme="minorHAnsi"/>
                <w:b/>
                <w:bCs/>
                <w:color w:val="000000" w:themeColor="text1"/>
                <w:sz w:val="20"/>
                <w:szCs w:val="20"/>
              </w:rPr>
              <w:t>&lt;NightParkRiskAddress&gt;- Not recorded</w:t>
            </w:r>
          </w:p>
          <w:p w14:paraId="112BC914" w14:textId="7D366952" w:rsidR="004324BF" w:rsidRPr="00266F32" w:rsidRDefault="004324BF" w:rsidP="00007490">
            <w:pPr>
              <w:rPr>
                <w:rFonts w:asciiTheme="minorHAnsi" w:eastAsia="Arial" w:hAnsiTheme="minorHAnsi" w:cstheme="minorHAnsi"/>
                <w:b/>
                <w:bCs/>
                <w:sz w:val="20"/>
                <w:szCs w:val="20"/>
              </w:rPr>
            </w:pPr>
          </w:p>
        </w:tc>
        <w:tc>
          <w:tcPr>
            <w:tcW w:w="1418" w:type="dxa"/>
          </w:tcPr>
          <w:p w14:paraId="6710F332" w14:textId="77777777" w:rsidR="004324BF" w:rsidRDefault="004324BF" w:rsidP="004324BF">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104EC465" w14:textId="77777777" w:rsidR="004324BF" w:rsidRDefault="004324BF" w:rsidP="004324BF">
            <w:pPr>
              <w:spacing w:after="120"/>
              <w:rPr>
                <w:rFonts w:asciiTheme="minorHAnsi" w:hAnsiTheme="minorHAnsi" w:cstheme="minorHAnsi"/>
                <w:color w:val="000000"/>
                <w:sz w:val="20"/>
                <w:szCs w:val="20"/>
              </w:rPr>
            </w:pPr>
            <w:r w:rsidRPr="003259C5">
              <w:rPr>
                <w:rFonts w:asciiTheme="minorHAnsi" w:hAnsiTheme="minorHAnsi" w:cstheme="minorHAnsi"/>
                <w:color w:val="000000"/>
                <w:sz w:val="20"/>
                <w:szCs w:val="20"/>
              </w:rPr>
              <w:t>Table_Bodycopy_S_COI</w:t>
            </w:r>
          </w:p>
          <w:p w14:paraId="38D11A81" w14:textId="77777777" w:rsidR="004324BF" w:rsidRDefault="004324BF" w:rsidP="004324BF">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57CDC6BA" w14:textId="48F2891A" w:rsidR="004324BF" w:rsidRDefault="004324BF" w:rsidP="004324BF">
            <w:pPr>
              <w:spacing w:after="120"/>
              <w:rPr>
                <w:rFonts w:asciiTheme="minorHAnsi" w:hAnsiTheme="minorHAnsi" w:cstheme="minorHAnsi"/>
                <w:color w:val="000000"/>
                <w:sz w:val="20"/>
                <w:szCs w:val="20"/>
              </w:rPr>
            </w:pPr>
            <w:r w:rsidRPr="003259C5">
              <w:rPr>
                <w:rFonts w:asciiTheme="minorHAnsi" w:hAnsiTheme="minorHAnsi" w:cstheme="minorHAnsi"/>
                <w:color w:val="000000"/>
                <w:sz w:val="20"/>
                <w:szCs w:val="20"/>
              </w:rPr>
              <w:t>Table_Bodycopy_B_COI</w:t>
            </w:r>
          </w:p>
        </w:tc>
      </w:tr>
      <w:tr w:rsidR="004324BF" w:rsidRPr="00720F8E" w14:paraId="6CDFF179" w14:textId="77777777" w:rsidTr="5DAD8829">
        <w:trPr>
          <w:cantSplit/>
          <w:trHeight w:val="1408"/>
        </w:trPr>
        <w:tc>
          <w:tcPr>
            <w:tcW w:w="1013" w:type="dxa"/>
          </w:tcPr>
          <w:p w14:paraId="0A114E7C" w14:textId="108B264E" w:rsidR="004324BF" w:rsidRPr="009B30E8" w:rsidRDefault="004324BF" w:rsidP="004324BF">
            <w:pPr>
              <w:rPr>
                <w:rFonts w:asciiTheme="minorHAnsi" w:hAnsiTheme="minorHAnsi" w:cstheme="minorHAnsi"/>
                <w:sz w:val="20"/>
              </w:rPr>
            </w:pPr>
            <w:r w:rsidRPr="009B30E8">
              <w:rPr>
                <w:rFonts w:asciiTheme="minorHAnsi" w:hAnsiTheme="minorHAnsi" w:cstheme="minorHAnsi"/>
                <w:sz w:val="20"/>
              </w:rPr>
              <w:t>YPM 5</w:t>
            </w:r>
          </w:p>
        </w:tc>
        <w:tc>
          <w:tcPr>
            <w:tcW w:w="2132" w:type="dxa"/>
          </w:tcPr>
          <w:p w14:paraId="20505355" w14:textId="63012D96" w:rsidR="004324BF" w:rsidRPr="009B30E8" w:rsidRDefault="004324BF" w:rsidP="004324BF">
            <w:pPr>
              <w:tabs>
                <w:tab w:val="left" w:pos="1800"/>
              </w:tabs>
              <w:rPr>
                <w:rFonts w:asciiTheme="minorHAnsi" w:hAnsiTheme="minorHAnsi" w:cstheme="minorHAnsi"/>
                <w:sz w:val="20"/>
                <w:szCs w:val="20"/>
              </w:rPr>
            </w:pPr>
            <w:r w:rsidRPr="00266F32">
              <w:rPr>
                <w:rFonts w:asciiTheme="minorHAnsi" w:hAnsiTheme="minorHAnsi" w:cstheme="minorHAnsi"/>
                <w:sz w:val="20"/>
                <w:szCs w:val="20"/>
              </w:rPr>
              <w:t>&lt;</w:t>
            </w:r>
            <w:r w:rsidRPr="009B30E8">
              <w:rPr>
                <w:rFonts w:asciiTheme="minorHAnsi" w:hAnsiTheme="minorHAnsi" w:cstheme="minorHAnsi"/>
                <w:sz w:val="20"/>
                <w:szCs w:val="20"/>
              </w:rPr>
              <w:t>VehicleYear&gt;</w:t>
            </w:r>
          </w:p>
          <w:p w14:paraId="4499A4D7" w14:textId="63E27829" w:rsidR="004324BF" w:rsidRPr="009B30E8" w:rsidRDefault="004324BF" w:rsidP="004324BF">
            <w:pPr>
              <w:tabs>
                <w:tab w:val="left" w:pos="1800"/>
              </w:tabs>
              <w:rPr>
                <w:rFonts w:asciiTheme="minorHAnsi" w:hAnsiTheme="minorHAnsi" w:cstheme="minorHAnsi"/>
                <w:sz w:val="20"/>
                <w:szCs w:val="20"/>
              </w:rPr>
            </w:pPr>
            <w:r w:rsidRPr="009B30E8">
              <w:rPr>
                <w:rFonts w:asciiTheme="minorHAnsi" w:hAnsiTheme="minorHAnsi" w:cstheme="minorHAnsi"/>
                <w:sz w:val="20"/>
                <w:szCs w:val="20"/>
              </w:rPr>
              <w:t>&lt;VehicleMake&gt;</w:t>
            </w:r>
          </w:p>
          <w:p w14:paraId="5555B873" w14:textId="6B594E63" w:rsidR="004324BF" w:rsidRPr="009B30E8" w:rsidRDefault="004324BF" w:rsidP="004324BF">
            <w:pPr>
              <w:tabs>
                <w:tab w:val="left" w:pos="1800"/>
              </w:tabs>
              <w:rPr>
                <w:rFonts w:asciiTheme="minorHAnsi" w:hAnsiTheme="minorHAnsi"/>
                <w:sz w:val="20"/>
                <w:szCs w:val="20"/>
              </w:rPr>
            </w:pPr>
            <w:r w:rsidRPr="009B30E8">
              <w:rPr>
                <w:rFonts w:asciiTheme="minorHAnsi" w:hAnsiTheme="minorHAnsi"/>
                <w:sz w:val="20"/>
                <w:szCs w:val="20"/>
              </w:rPr>
              <w:t>&lt;VehicleModel&gt;</w:t>
            </w:r>
          </w:p>
          <w:p w14:paraId="54FC9920" w14:textId="5C212101" w:rsidR="004324BF" w:rsidRPr="009B30E8" w:rsidRDefault="004324BF" w:rsidP="004324BF">
            <w:pPr>
              <w:rPr>
                <w:rFonts w:asciiTheme="minorHAnsi" w:eastAsia="Arial" w:hAnsiTheme="minorHAnsi" w:cstheme="minorHAnsi"/>
                <w:color w:val="000000" w:themeColor="text1"/>
                <w:sz w:val="20"/>
                <w:szCs w:val="20"/>
              </w:rPr>
            </w:pPr>
          </w:p>
        </w:tc>
        <w:tc>
          <w:tcPr>
            <w:tcW w:w="7482" w:type="dxa"/>
          </w:tcPr>
          <w:tbl>
            <w:tblPr>
              <w:tblpPr w:leftFromText="180" w:rightFromText="180" w:horzAnchor="margin" w:tblpY="420"/>
              <w:tblOverlap w:val="never"/>
              <w:tblW w:w="7230" w:type="dxa"/>
              <w:tblBorders>
                <w:bottom w:val="single" w:sz="4" w:space="0" w:color="auto"/>
              </w:tblBorders>
              <w:tblLayout w:type="fixed"/>
              <w:tblLook w:val="04A0" w:firstRow="1" w:lastRow="0" w:firstColumn="1" w:lastColumn="0" w:noHBand="0" w:noVBand="1"/>
            </w:tblPr>
            <w:tblGrid>
              <w:gridCol w:w="2861"/>
              <w:gridCol w:w="4369"/>
            </w:tblGrid>
            <w:tr w:rsidR="004324BF" w:rsidRPr="009B30E8" w14:paraId="66612CFC" w14:textId="77777777" w:rsidTr="0472516C">
              <w:trPr>
                <w:trHeight w:val="300"/>
              </w:trPr>
              <w:tc>
                <w:tcPr>
                  <w:tcW w:w="2861" w:type="dxa"/>
                  <w:noWrap/>
                  <w:hideMark/>
                </w:tcPr>
                <w:p w14:paraId="2A76A15A" w14:textId="618D3C13" w:rsidR="004324BF" w:rsidRPr="00266F32" w:rsidRDefault="004324BF" w:rsidP="004324BF">
                  <w:pPr>
                    <w:pStyle w:val="TableBodycopySCOI"/>
                    <w:rPr>
                      <w:b/>
                      <w:bCs/>
                    </w:rPr>
                  </w:pPr>
                  <w:commentRangeStart w:id="3103"/>
                  <w:commentRangeStart w:id="3104"/>
                  <w:r w:rsidRPr="00DA3DC3">
                    <w:rPr>
                      <w:highlight w:val="green"/>
                      <w:lang w:eastAsia="en-AU"/>
                    </w:rPr>
                    <w:t>Year, make and</w:t>
                  </w:r>
                  <w:del w:id="3105" w:author="sam sehgal" w:date="2024-12-19T11:21:00Z" w16du:dateUtc="2024-12-19T00:21:00Z">
                    <w:r w:rsidRPr="00DA3DC3" w:rsidDel="001C6B7B">
                      <w:rPr>
                        <w:highlight w:val="green"/>
                        <w:lang w:eastAsia="en-AU"/>
                      </w:rPr>
                      <w:delText>/</w:delText>
                    </w:r>
                  </w:del>
                  <w:r w:rsidR="001C6B7B" w:rsidRPr="00DA3DC3">
                    <w:rPr>
                      <w:highlight w:val="green"/>
                      <w:lang w:eastAsia="en-AU"/>
                    </w:rPr>
                    <w:t xml:space="preserve"> </w:t>
                  </w:r>
                  <w:commentRangeStart w:id="3106"/>
                  <w:commentRangeStart w:id="3107"/>
                  <w:commentRangeStart w:id="3108"/>
                  <w:r w:rsidRPr="00DA3DC3">
                    <w:rPr>
                      <w:highlight w:val="green"/>
                      <w:lang w:eastAsia="en-AU"/>
                    </w:rPr>
                    <w:t>model</w:t>
                  </w:r>
                  <w:commentRangeEnd w:id="3106"/>
                  <w:r w:rsidRPr="001C6B7B">
                    <w:rPr>
                      <w:rStyle w:val="CommentReference"/>
                      <w:highlight w:val="green"/>
                      <w:rPrChange w:id="3109" w:author="sam sehgal" w:date="2024-12-19T11:21:00Z" w16du:dateUtc="2024-12-19T00:21:00Z">
                        <w:rPr>
                          <w:rStyle w:val="CommentReference"/>
                          <w:szCs w:val="20"/>
                          <w:lang w:eastAsia="en-AU"/>
                        </w:rPr>
                      </w:rPrChange>
                    </w:rPr>
                    <w:commentReference w:id="3106"/>
                  </w:r>
                  <w:commentRangeEnd w:id="3107"/>
                  <w:r w:rsidRPr="001C6B7B">
                    <w:rPr>
                      <w:rStyle w:val="CommentReference"/>
                      <w:highlight w:val="green"/>
                      <w:rPrChange w:id="3110" w:author="sam sehgal" w:date="2024-12-19T11:21:00Z" w16du:dateUtc="2024-12-19T00:21:00Z">
                        <w:rPr>
                          <w:rStyle w:val="CommentReference"/>
                          <w:szCs w:val="20"/>
                          <w:lang w:eastAsia="en-AU"/>
                        </w:rPr>
                      </w:rPrChange>
                    </w:rPr>
                    <w:commentReference w:id="3107"/>
                  </w:r>
                  <w:commentRangeEnd w:id="3108"/>
                  <w:r w:rsidRPr="001C6B7B">
                    <w:rPr>
                      <w:rStyle w:val="CommentReference"/>
                      <w:highlight w:val="green"/>
                      <w:rPrChange w:id="3112" w:author="sam sehgal" w:date="2024-12-19T11:21:00Z" w16du:dateUtc="2024-12-19T00:21:00Z">
                        <w:rPr>
                          <w:rStyle w:val="CommentReference"/>
                          <w:szCs w:val="20"/>
                          <w:lang w:eastAsia="en-AU"/>
                        </w:rPr>
                      </w:rPrChange>
                    </w:rPr>
                    <w:commentReference w:id="3108"/>
                  </w:r>
                  <w:r w:rsidRPr="001C6B7B">
                    <w:rPr>
                      <w:highlight w:val="green"/>
                      <w:lang w:eastAsia="en-AU"/>
                      <w:rPrChange w:id="3113" w:author="sam sehgal" w:date="2024-12-19T11:21:00Z" w16du:dateUtc="2024-12-19T00:21:00Z">
                        <w:rPr>
                          <w:lang w:eastAsia="en-AU"/>
                        </w:rPr>
                      </w:rPrChange>
                    </w:rPr>
                    <w:t>:</w:t>
                  </w:r>
                  <w:commentRangeEnd w:id="3103"/>
                  <w:r w:rsidRPr="00266F32">
                    <w:rPr>
                      <w:rStyle w:val="CommentReference"/>
                      <w:b/>
                      <w:bCs/>
                      <w:szCs w:val="20"/>
                    </w:rPr>
                    <w:commentReference w:id="3103"/>
                  </w:r>
                  <w:commentRangeEnd w:id="3104"/>
                  <w:r w:rsidRPr="00266F32">
                    <w:rPr>
                      <w:rStyle w:val="CommentReference"/>
                      <w:b/>
                      <w:bCs/>
                      <w:szCs w:val="20"/>
                    </w:rPr>
                    <w:commentReference w:id="3104"/>
                  </w:r>
                </w:p>
              </w:tc>
              <w:tc>
                <w:tcPr>
                  <w:tcW w:w="4369" w:type="dxa"/>
                  <w:noWrap/>
                  <w:vAlign w:val="bottom"/>
                  <w:hideMark/>
                </w:tcPr>
                <w:p w14:paraId="2418CC45" w14:textId="6A4C58EE" w:rsidR="004324BF" w:rsidRPr="009B30E8" w:rsidRDefault="0032389C" w:rsidP="004324BF">
                  <w:pPr>
                    <w:pStyle w:val="TableBodycopyBCOI"/>
                    <w:rPr>
                      <w:color w:val="000000"/>
                      <w:sz w:val="22"/>
                      <w:szCs w:val="22"/>
                      <w:lang w:eastAsia="en-AU"/>
                    </w:rPr>
                  </w:pPr>
                  <w:r w:rsidRPr="00BC02CE">
                    <w:t>&lt;VehicleDescription&gt;</w:t>
                  </w:r>
                </w:p>
              </w:tc>
            </w:tr>
          </w:tbl>
          <w:p w14:paraId="798B55A9" w14:textId="2999FC37" w:rsidR="004324BF" w:rsidRPr="009B30E8" w:rsidRDefault="004324BF" w:rsidP="004324BF">
            <w:pPr>
              <w:pStyle w:val="TableBodycopySCOI"/>
            </w:pPr>
          </w:p>
        </w:tc>
        <w:tc>
          <w:tcPr>
            <w:tcW w:w="2551" w:type="dxa"/>
          </w:tcPr>
          <w:p w14:paraId="3DC972B2" w14:textId="78DE4725" w:rsidR="004324BF" w:rsidRPr="009B30E8" w:rsidRDefault="004324BF" w:rsidP="004324BF">
            <w:pPr>
              <w:rPr>
                <w:rFonts w:asciiTheme="minorHAnsi" w:eastAsia="Arial" w:hAnsiTheme="minorHAnsi" w:cstheme="minorHAnsi"/>
                <w:sz w:val="20"/>
                <w:szCs w:val="20"/>
              </w:rPr>
            </w:pPr>
            <w:r w:rsidRPr="00266F32">
              <w:rPr>
                <w:rFonts w:asciiTheme="minorHAnsi" w:eastAsia="Arial" w:hAnsiTheme="minorHAnsi" w:cstheme="minorHAnsi"/>
                <w:b/>
                <w:bCs/>
                <w:sz w:val="20"/>
                <w:szCs w:val="20"/>
              </w:rPr>
              <w:t xml:space="preserve">IF </w:t>
            </w:r>
            <w:r w:rsidRPr="009B30E8">
              <w:rPr>
                <w:rFonts w:asciiTheme="minorHAnsi" w:eastAsia="Arial" w:hAnsiTheme="minorHAnsi" w:cstheme="minorHAnsi"/>
                <w:sz w:val="20"/>
                <w:szCs w:val="20"/>
              </w:rPr>
              <w:t>&lt;ProductCode&gt;= “Auto”</w:t>
            </w:r>
          </w:p>
          <w:p w14:paraId="7441F00D" w14:textId="2502042B" w:rsidR="004324BF" w:rsidRPr="009B30E8" w:rsidRDefault="004324BF" w:rsidP="004324BF">
            <w:pPr>
              <w:rPr>
                <w:rFonts w:asciiTheme="minorHAnsi" w:hAnsiTheme="minorHAnsi" w:cstheme="minorHAnsi"/>
                <w:sz w:val="20"/>
                <w:szCs w:val="20"/>
              </w:rPr>
            </w:pPr>
            <w:r w:rsidRPr="009B30E8">
              <w:rPr>
                <w:rFonts w:asciiTheme="minorHAnsi" w:hAnsiTheme="minorHAnsi" w:cstheme="minorHAnsi"/>
                <w:b/>
                <w:bCs/>
                <w:sz w:val="20"/>
                <w:szCs w:val="20"/>
              </w:rPr>
              <w:t>THEN</w:t>
            </w:r>
            <w:r w:rsidRPr="009B30E8">
              <w:rPr>
                <w:rFonts w:asciiTheme="minorHAnsi" w:hAnsiTheme="minorHAnsi" w:cstheme="minorHAnsi"/>
                <w:sz w:val="20"/>
                <w:szCs w:val="20"/>
              </w:rPr>
              <w:t xml:space="preserve"> display.</w:t>
            </w:r>
          </w:p>
          <w:p w14:paraId="716229F4" w14:textId="5966BA24" w:rsidR="004324BF" w:rsidRPr="009B30E8" w:rsidRDefault="004324BF" w:rsidP="004324BF">
            <w:pPr>
              <w:spacing w:after="120"/>
              <w:rPr>
                <w:rFonts w:asciiTheme="minorHAnsi" w:hAnsiTheme="minorHAnsi" w:cstheme="minorHAnsi"/>
                <w:bCs/>
                <w:sz w:val="20"/>
              </w:rPr>
            </w:pPr>
          </w:p>
        </w:tc>
        <w:tc>
          <w:tcPr>
            <w:tcW w:w="1418" w:type="dxa"/>
          </w:tcPr>
          <w:p w14:paraId="3B879658" w14:textId="745DA048" w:rsidR="004324BF" w:rsidRDefault="004324BF" w:rsidP="004324BF">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5B9F8F99" w14:textId="57635CE9" w:rsidR="004324BF" w:rsidRDefault="004324BF" w:rsidP="004324BF">
            <w:pPr>
              <w:spacing w:after="120"/>
              <w:rPr>
                <w:rFonts w:asciiTheme="minorHAnsi" w:hAnsiTheme="minorHAnsi" w:cstheme="minorHAnsi"/>
                <w:color w:val="000000"/>
                <w:sz w:val="20"/>
                <w:szCs w:val="20"/>
              </w:rPr>
            </w:pPr>
            <w:r w:rsidRPr="003259C5">
              <w:rPr>
                <w:rFonts w:asciiTheme="minorHAnsi" w:hAnsiTheme="minorHAnsi" w:cstheme="minorHAnsi"/>
                <w:color w:val="000000"/>
                <w:sz w:val="20"/>
                <w:szCs w:val="20"/>
              </w:rPr>
              <w:t>Table_Bodycopy_S_COI</w:t>
            </w:r>
          </w:p>
          <w:p w14:paraId="1354D46D" w14:textId="2E3EB9B2" w:rsidR="004324BF" w:rsidRDefault="004324BF" w:rsidP="004324BF">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5DF075B1" w14:textId="7817D95B" w:rsidR="004324BF" w:rsidRDefault="004324BF" w:rsidP="004324BF">
            <w:pPr>
              <w:spacing w:after="120"/>
              <w:rPr>
                <w:rFonts w:asciiTheme="minorHAnsi" w:hAnsiTheme="minorHAnsi" w:cstheme="minorHAnsi"/>
                <w:color w:val="000000"/>
                <w:sz w:val="20"/>
                <w:szCs w:val="20"/>
              </w:rPr>
            </w:pPr>
            <w:r w:rsidRPr="003259C5">
              <w:rPr>
                <w:rFonts w:asciiTheme="minorHAnsi" w:hAnsiTheme="minorHAnsi" w:cstheme="minorHAnsi"/>
                <w:color w:val="000000"/>
                <w:sz w:val="20"/>
                <w:szCs w:val="20"/>
              </w:rPr>
              <w:t>Table_Bodycopy_B_COI</w:t>
            </w:r>
          </w:p>
        </w:tc>
      </w:tr>
      <w:tr w:rsidR="004324BF" w:rsidRPr="00720F8E" w14:paraId="06115DD5" w14:textId="77777777" w:rsidTr="5DAD8829">
        <w:trPr>
          <w:cantSplit/>
          <w:trHeight w:val="1408"/>
        </w:trPr>
        <w:tc>
          <w:tcPr>
            <w:tcW w:w="1013" w:type="dxa"/>
          </w:tcPr>
          <w:p w14:paraId="6825B4E9" w14:textId="4D3B40CD" w:rsidR="004324BF" w:rsidRPr="00720F8E" w:rsidRDefault="004324BF" w:rsidP="004324BF">
            <w:pPr>
              <w:rPr>
                <w:rFonts w:asciiTheme="minorHAnsi" w:hAnsiTheme="minorHAnsi" w:cstheme="minorHAnsi"/>
                <w:sz w:val="20"/>
              </w:rPr>
            </w:pPr>
            <w:r>
              <w:rPr>
                <w:rFonts w:asciiTheme="minorHAnsi" w:hAnsiTheme="minorHAnsi" w:cstheme="minorHAnsi"/>
                <w:sz w:val="20"/>
              </w:rPr>
              <w:t>YPM 6</w:t>
            </w:r>
          </w:p>
        </w:tc>
        <w:tc>
          <w:tcPr>
            <w:tcW w:w="2132" w:type="dxa"/>
          </w:tcPr>
          <w:p w14:paraId="1CDF734B" w14:textId="662FE28D" w:rsidR="004324BF" w:rsidRDefault="004324BF" w:rsidP="004324BF">
            <w:pPr>
              <w:rPr>
                <w:rFonts w:asciiTheme="minorHAnsi" w:eastAsia="Arial" w:hAnsiTheme="minorHAnsi" w:cstheme="minorHAnsi"/>
                <w:color w:val="000000" w:themeColor="text1"/>
                <w:sz w:val="20"/>
                <w:szCs w:val="20"/>
              </w:rPr>
            </w:pPr>
            <w:r w:rsidRPr="00720F8E">
              <w:rPr>
                <w:rFonts w:asciiTheme="minorHAnsi" w:eastAsia="Arial" w:hAnsiTheme="minorHAnsi" w:cstheme="minorHAnsi"/>
                <w:color w:val="000000" w:themeColor="text1"/>
                <w:sz w:val="20"/>
                <w:szCs w:val="20"/>
              </w:rPr>
              <w:t>&lt;</w:t>
            </w:r>
            <w:r w:rsidRPr="009D1170">
              <w:rPr>
                <w:rFonts w:asciiTheme="minorHAnsi" w:eastAsia="Arial" w:hAnsiTheme="minorHAnsi" w:cstheme="minorHAnsi"/>
                <w:color w:val="000000" w:themeColor="text1"/>
                <w:sz w:val="20"/>
                <w:szCs w:val="20"/>
              </w:rPr>
              <w:t>VehicleRegistration</w:t>
            </w:r>
            <w:r w:rsidRPr="00720F8E">
              <w:rPr>
                <w:rFonts w:asciiTheme="minorHAnsi" w:eastAsia="Arial" w:hAnsiTheme="minorHAnsi" w:cstheme="minorHAnsi"/>
                <w:color w:val="000000" w:themeColor="text1"/>
                <w:sz w:val="20"/>
                <w:szCs w:val="20"/>
              </w:rPr>
              <w:t>&gt;</w:t>
            </w:r>
          </w:p>
          <w:p w14:paraId="099A4449" w14:textId="0E07AB84" w:rsidR="004324BF" w:rsidRPr="00720F8E" w:rsidRDefault="004324BF" w:rsidP="004324BF">
            <w:pPr>
              <w:rPr>
                <w:rFonts w:asciiTheme="minorHAnsi" w:eastAsia="Arial" w:hAnsiTheme="minorHAnsi" w:cstheme="minorHAnsi"/>
                <w:color w:val="000000" w:themeColor="text1"/>
                <w:sz w:val="20"/>
                <w:szCs w:val="20"/>
              </w:rPr>
            </w:pPr>
            <w:r w:rsidRPr="00F31B12">
              <w:rPr>
                <w:rFonts w:asciiTheme="minorHAnsi" w:eastAsia="Arial" w:hAnsiTheme="minorHAnsi" w:cstheme="minorHAnsi"/>
                <w:color w:val="000000" w:themeColor="text1"/>
                <w:sz w:val="20"/>
                <w:szCs w:val="20"/>
              </w:rPr>
              <w:t>&lt;</w:t>
            </w:r>
            <w:r w:rsidRPr="0088206F">
              <w:rPr>
                <w:rFonts w:asciiTheme="minorHAnsi" w:eastAsia="Arial" w:hAnsiTheme="minorHAnsi" w:cstheme="minorHAnsi"/>
                <w:color w:val="000000" w:themeColor="text1"/>
                <w:sz w:val="20"/>
                <w:szCs w:val="20"/>
              </w:rPr>
              <w:t>VehicleVIN</w:t>
            </w:r>
            <w:r w:rsidRPr="00F31B12">
              <w:rPr>
                <w:rFonts w:asciiTheme="minorHAnsi" w:eastAsia="Arial" w:hAnsiTheme="minorHAnsi" w:cstheme="minorHAnsi"/>
                <w:color w:val="000000" w:themeColor="text1"/>
                <w:sz w:val="20"/>
                <w:szCs w:val="20"/>
              </w:rPr>
              <w:t>&gt;</w:t>
            </w:r>
          </w:p>
        </w:tc>
        <w:tc>
          <w:tcPr>
            <w:tcW w:w="7482" w:type="dxa"/>
          </w:tcPr>
          <w:tbl>
            <w:tblPr>
              <w:tblpPr w:leftFromText="180" w:rightFromText="180" w:horzAnchor="margin" w:tblpY="420"/>
              <w:tblOverlap w:val="never"/>
              <w:tblW w:w="7230" w:type="dxa"/>
              <w:tblBorders>
                <w:bottom w:val="single" w:sz="4" w:space="0" w:color="auto"/>
              </w:tblBorders>
              <w:tblLayout w:type="fixed"/>
              <w:tblLook w:val="04A0" w:firstRow="1" w:lastRow="0" w:firstColumn="1" w:lastColumn="0" w:noHBand="0" w:noVBand="1"/>
            </w:tblPr>
            <w:tblGrid>
              <w:gridCol w:w="2861"/>
              <w:gridCol w:w="4369"/>
            </w:tblGrid>
            <w:tr w:rsidR="004324BF" w:rsidRPr="00894E3F" w14:paraId="6190E8F2" w14:textId="77777777" w:rsidTr="00525886">
              <w:trPr>
                <w:trHeight w:val="300"/>
              </w:trPr>
              <w:tc>
                <w:tcPr>
                  <w:tcW w:w="2861" w:type="dxa"/>
                  <w:noWrap/>
                  <w:hideMark/>
                </w:tcPr>
                <w:p w14:paraId="1E901DF6" w14:textId="48954337" w:rsidR="004324BF" w:rsidRPr="00894E3F" w:rsidRDefault="004324BF" w:rsidP="004324BF">
                  <w:pPr>
                    <w:pStyle w:val="TableBodycopySCOI"/>
                    <w:rPr>
                      <w:b/>
                      <w:bCs/>
                    </w:rPr>
                  </w:pPr>
                  <w:r w:rsidRPr="00894E3F">
                    <w:t xml:space="preserve">Registration </w:t>
                  </w:r>
                  <w:r w:rsidRPr="00F950B7">
                    <w:t>number</w:t>
                  </w:r>
                  <w:r w:rsidRPr="00894E3F">
                    <w:rPr>
                      <w:lang w:eastAsia="en-AU"/>
                    </w:rPr>
                    <w:t>:</w:t>
                  </w:r>
                </w:p>
              </w:tc>
              <w:tc>
                <w:tcPr>
                  <w:tcW w:w="4369" w:type="dxa"/>
                  <w:noWrap/>
                  <w:vAlign w:val="bottom"/>
                  <w:hideMark/>
                </w:tcPr>
                <w:p w14:paraId="19DA2A2E" w14:textId="3EDFCBDC" w:rsidR="004324BF" w:rsidRPr="00894E3F" w:rsidRDefault="004324BF" w:rsidP="004324BF">
                  <w:pPr>
                    <w:pStyle w:val="TableBodycopyBCOI"/>
                    <w:rPr>
                      <w:color w:val="000000"/>
                      <w:sz w:val="22"/>
                      <w:szCs w:val="22"/>
                      <w:lang w:eastAsia="en-AU"/>
                    </w:rPr>
                  </w:pPr>
                  <w:r w:rsidRPr="00894E3F">
                    <w:t>&lt;VehicleRegistration&gt;</w:t>
                  </w:r>
                </w:p>
              </w:tc>
            </w:tr>
          </w:tbl>
          <w:p w14:paraId="792CBD87" w14:textId="52ACA30C" w:rsidR="004324BF" w:rsidRPr="00894E3F" w:rsidRDefault="004324BF" w:rsidP="004324BF">
            <w:pPr>
              <w:pStyle w:val="TableBodycopy"/>
              <w:rPr>
                <w:rFonts w:asciiTheme="minorHAnsi" w:hAnsiTheme="minorHAnsi" w:cstheme="minorHAnsi"/>
                <w:lang w:eastAsia="en-AU"/>
              </w:rPr>
            </w:pPr>
          </w:p>
          <w:tbl>
            <w:tblPr>
              <w:tblpPr w:leftFromText="180" w:rightFromText="180" w:vertAnchor="page" w:horzAnchor="margin" w:tblpY="1170"/>
              <w:tblOverlap w:val="never"/>
              <w:tblW w:w="7230" w:type="dxa"/>
              <w:tblBorders>
                <w:bottom w:val="single" w:sz="4" w:space="0" w:color="auto"/>
              </w:tblBorders>
              <w:tblLayout w:type="fixed"/>
              <w:tblLook w:val="04A0" w:firstRow="1" w:lastRow="0" w:firstColumn="1" w:lastColumn="0" w:noHBand="0" w:noVBand="1"/>
            </w:tblPr>
            <w:tblGrid>
              <w:gridCol w:w="2861"/>
              <w:gridCol w:w="4369"/>
            </w:tblGrid>
            <w:tr w:rsidR="004324BF" w:rsidRPr="00894E3F" w14:paraId="18FD8667" w14:textId="77777777" w:rsidTr="00525886">
              <w:trPr>
                <w:trHeight w:val="300"/>
              </w:trPr>
              <w:tc>
                <w:tcPr>
                  <w:tcW w:w="2861" w:type="dxa"/>
                  <w:noWrap/>
                  <w:hideMark/>
                </w:tcPr>
                <w:p w14:paraId="5DF24549" w14:textId="74CD6C8A" w:rsidR="004324BF" w:rsidRPr="00894E3F" w:rsidRDefault="004324BF" w:rsidP="004324BF">
                  <w:pPr>
                    <w:pStyle w:val="TableBodycopySCOI"/>
                    <w:rPr>
                      <w:b/>
                      <w:bCs/>
                    </w:rPr>
                  </w:pPr>
                  <w:r w:rsidRPr="00894E3F">
                    <w:t>VIN</w:t>
                  </w:r>
                  <w:r w:rsidRPr="00894E3F">
                    <w:rPr>
                      <w:lang w:eastAsia="en-AU"/>
                    </w:rPr>
                    <w:t>:</w:t>
                  </w:r>
                </w:p>
              </w:tc>
              <w:tc>
                <w:tcPr>
                  <w:tcW w:w="4369" w:type="dxa"/>
                  <w:noWrap/>
                  <w:vAlign w:val="bottom"/>
                  <w:hideMark/>
                </w:tcPr>
                <w:p w14:paraId="3258F00A" w14:textId="68B11118" w:rsidR="004324BF" w:rsidRPr="00894E3F" w:rsidRDefault="004324BF" w:rsidP="004324BF">
                  <w:pPr>
                    <w:pStyle w:val="TableBodycopyBCOI"/>
                    <w:rPr>
                      <w:color w:val="000000"/>
                      <w:sz w:val="22"/>
                      <w:szCs w:val="22"/>
                      <w:lang w:eastAsia="en-AU"/>
                    </w:rPr>
                  </w:pPr>
                  <w:r w:rsidRPr="00894E3F">
                    <w:t>&lt;VehicleVIN&gt;</w:t>
                  </w:r>
                </w:p>
              </w:tc>
            </w:tr>
          </w:tbl>
          <w:p w14:paraId="11553080" w14:textId="7D7E1867" w:rsidR="004324BF" w:rsidRPr="00894E3F" w:rsidRDefault="004324BF" w:rsidP="004324BF">
            <w:pPr>
              <w:rPr>
                <w:rFonts w:asciiTheme="minorHAnsi" w:hAnsiTheme="minorHAnsi" w:cstheme="minorHAnsi"/>
                <w:lang w:eastAsia="en-AU"/>
              </w:rPr>
            </w:pPr>
          </w:p>
          <w:p w14:paraId="7E3A5EBC" w14:textId="697B1496" w:rsidR="004324BF" w:rsidRPr="00894E3F" w:rsidRDefault="004324BF" w:rsidP="004324BF">
            <w:pPr>
              <w:rPr>
                <w:rFonts w:asciiTheme="minorHAnsi" w:hAnsiTheme="minorHAnsi" w:cstheme="minorHAnsi"/>
                <w:lang w:eastAsia="en-AU"/>
              </w:rPr>
            </w:pPr>
          </w:p>
        </w:tc>
        <w:tc>
          <w:tcPr>
            <w:tcW w:w="2551" w:type="dxa"/>
          </w:tcPr>
          <w:p w14:paraId="6DC7138E" w14:textId="19263290" w:rsidR="004324BF" w:rsidRPr="00894E3F" w:rsidRDefault="004324BF" w:rsidP="004324BF">
            <w:pPr>
              <w:tabs>
                <w:tab w:val="left" w:pos="1800"/>
              </w:tabs>
              <w:rPr>
                <w:rFonts w:asciiTheme="minorHAnsi" w:eastAsia="Times New Roman" w:hAnsiTheme="minorHAnsi" w:cstheme="minorHAnsi"/>
                <w:b/>
                <w:bCs/>
                <w:kern w:val="0"/>
                <w:sz w:val="20"/>
                <w:szCs w:val="20"/>
                <w14:ligatures w14:val="none"/>
              </w:rPr>
            </w:pPr>
            <w:r w:rsidRPr="00894E3F">
              <w:rPr>
                <w:rFonts w:asciiTheme="minorHAnsi" w:hAnsiTheme="minorHAnsi" w:cstheme="minorHAnsi"/>
                <w:b/>
                <w:bCs/>
                <w:sz w:val="20"/>
                <w:szCs w:val="20"/>
              </w:rPr>
              <w:t>IF</w:t>
            </w:r>
            <w:r w:rsidRPr="00894E3F">
              <w:rPr>
                <w:rFonts w:asciiTheme="minorHAnsi" w:hAnsiTheme="minorHAnsi" w:cstheme="minorHAnsi"/>
                <w:sz w:val="20"/>
                <w:szCs w:val="20"/>
              </w:rPr>
              <w:t xml:space="preserve"> &lt;</w:t>
            </w:r>
            <w:r w:rsidRPr="00894E3F">
              <w:rPr>
                <w:rFonts w:asciiTheme="minorHAnsi" w:eastAsia="Arial" w:hAnsiTheme="minorHAnsi" w:cstheme="minorHAnsi"/>
                <w:b/>
                <w:bCs/>
                <w:color w:val="000000" w:themeColor="text1"/>
                <w:sz w:val="20"/>
                <w:szCs w:val="20"/>
              </w:rPr>
              <w:t>VehicleRegistration</w:t>
            </w:r>
            <w:r w:rsidRPr="00894E3F">
              <w:rPr>
                <w:rFonts w:asciiTheme="minorHAnsi" w:hAnsiTheme="minorHAnsi" w:cstheme="minorHAnsi"/>
                <w:sz w:val="20"/>
                <w:szCs w:val="20"/>
              </w:rPr>
              <w:t xml:space="preserve">&gt; != “NULL” </w:t>
            </w:r>
            <w:r w:rsidRPr="00894E3F">
              <w:rPr>
                <w:rFonts w:asciiTheme="minorHAnsi" w:hAnsiTheme="minorHAnsi" w:cstheme="minorHAnsi"/>
                <w:b/>
                <w:bCs/>
                <w:sz w:val="20"/>
                <w:szCs w:val="20"/>
              </w:rPr>
              <w:t xml:space="preserve">THEN </w:t>
            </w:r>
            <w:r w:rsidRPr="00894E3F">
              <w:rPr>
                <w:rFonts w:asciiTheme="minorHAnsi" w:hAnsiTheme="minorHAnsi" w:cstheme="minorHAnsi"/>
                <w:sz w:val="20"/>
                <w:szCs w:val="20"/>
              </w:rPr>
              <w:t xml:space="preserve"> display</w:t>
            </w:r>
            <w:r w:rsidRPr="00894E3F">
              <w:rPr>
                <w:rFonts w:asciiTheme="minorHAnsi" w:hAnsiTheme="minorHAnsi" w:cstheme="minorHAnsi"/>
                <w:b/>
                <w:bCs/>
                <w:sz w:val="20"/>
                <w:szCs w:val="20"/>
              </w:rPr>
              <w:t xml:space="preserve"> </w:t>
            </w:r>
            <w:r w:rsidRPr="00894E3F">
              <w:rPr>
                <w:rFonts w:asciiTheme="minorHAnsi" w:hAnsiTheme="minorHAnsi" w:cstheme="minorHAnsi"/>
                <w:sz w:val="20"/>
                <w:szCs w:val="20"/>
              </w:rPr>
              <w:t>[“Registration</w:t>
            </w:r>
            <w:r>
              <w:rPr>
                <w:rFonts w:asciiTheme="minorHAnsi" w:hAnsiTheme="minorHAnsi" w:cstheme="minorHAnsi"/>
                <w:sz w:val="20"/>
                <w:szCs w:val="20"/>
              </w:rPr>
              <w:t xml:space="preserve"> number</w:t>
            </w:r>
            <w:r w:rsidRPr="00894E3F">
              <w:rPr>
                <w:rFonts w:asciiTheme="minorHAnsi" w:hAnsiTheme="minorHAnsi" w:cstheme="minorHAnsi"/>
                <w:sz w:val="20"/>
                <w:szCs w:val="20"/>
              </w:rPr>
              <w:t xml:space="preserve">:  </w:t>
            </w:r>
            <w:r w:rsidRPr="00894E3F">
              <w:rPr>
                <w:rFonts w:asciiTheme="minorHAnsi" w:hAnsiTheme="minorHAnsi" w:cstheme="minorHAnsi"/>
                <w:b/>
                <w:bCs/>
                <w:sz w:val="20"/>
                <w:szCs w:val="20"/>
              </w:rPr>
              <w:t>&lt;</w:t>
            </w:r>
            <w:r w:rsidRPr="00894E3F">
              <w:rPr>
                <w:rFonts w:asciiTheme="minorHAnsi" w:eastAsia="Arial" w:hAnsiTheme="minorHAnsi" w:cstheme="minorHAnsi"/>
                <w:b/>
                <w:bCs/>
                <w:color w:val="000000" w:themeColor="text1"/>
                <w:sz w:val="20"/>
                <w:szCs w:val="20"/>
              </w:rPr>
              <w:t>VehicleRegistration</w:t>
            </w:r>
            <w:r w:rsidRPr="00894E3F">
              <w:rPr>
                <w:rFonts w:asciiTheme="minorHAnsi" w:hAnsiTheme="minorHAnsi" w:cstheme="minorHAnsi"/>
                <w:b/>
                <w:bCs/>
                <w:sz w:val="20"/>
                <w:szCs w:val="20"/>
              </w:rPr>
              <w:t>&gt;</w:t>
            </w:r>
            <w:r w:rsidRPr="00894E3F">
              <w:rPr>
                <w:rFonts w:asciiTheme="minorHAnsi" w:hAnsiTheme="minorHAnsi" w:cstheme="minorHAnsi"/>
                <w:sz w:val="20"/>
                <w:szCs w:val="20"/>
              </w:rPr>
              <w:t>”]</w:t>
            </w:r>
          </w:p>
          <w:p w14:paraId="0946207B" w14:textId="7EC30FDA" w:rsidR="004324BF" w:rsidRPr="00894E3F" w:rsidRDefault="004324BF" w:rsidP="004324BF">
            <w:pPr>
              <w:tabs>
                <w:tab w:val="left" w:pos="1800"/>
              </w:tabs>
              <w:rPr>
                <w:rFonts w:asciiTheme="minorHAnsi" w:hAnsiTheme="minorHAnsi" w:cstheme="minorHAnsi"/>
                <w:b/>
                <w:bCs/>
                <w:sz w:val="20"/>
                <w:szCs w:val="20"/>
              </w:rPr>
            </w:pPr>
            <w:r w:rsidRPr="00894E3F">
              <w:rPr>
                <w:rFonts w:asciiTheme="minorHAnsi" w:hAnsiTheme="minorHAnsi" w:cstheme="minorHAnsi"/>
                <w:b/>
                <w:bCs/>
                <w:sz w:val="20"/>
                <w:szCs w:val="20"/>
              </w:rPr>
              <w:t>ELSEIF</w:t>
            </w:r>
            <w:r w:rsidRPr="00894E3F">
              <w:rPr>
                <w:rFonts w:asciiTheme="minorHAnsi" w:hAnsiTheme="minorHAnsi" w:cstheme="minorHAnsi"/>
                <w:sz w:val="20"/>
                <w:szCs w:val="20"/>
              </w:rPr>
              <w:t xml:space="preserve"> &lt;</w:t>
            </w:r>
            <w:r w:rsidRPr="00894E3F">
              <w:rPr>
                <w:rFonts w:asciiTheme="minorHAnsi" w:eastAsia="Arial" w:hAnsiTheme="minorHAnsi" w:cstheme="minorHAnsi"/>
                <w:b/>
                <w:bCs/>
                <w:color w:val="000000" w:themeColor="text1"/>
                <w:sz w:val="20"/>
                <w:szCs w:val="20"/>
              </w:rPr>
              <w:t>VehicleRegistration</w:t>
            </w:r>
            <w:r w:rsidRPr="00894E3F">
              <w:rPr>
                <w:rFonts w:asciiTheme="minorHAnsi" w:hAnsiTheme="minorHAnsi" w:cstheme="minorHAnsi"/>
                <w:sz w:val="20"/>
                <w:szCs w:val="20"/>
              </w:rPr>
              <w:t xml:space="preserve">&gt;=NULL, </w:t>
            </w:r>
            <w:r w:rsidRPr="00894E3F">
              <w:rPr>
                <w:rFonts w:asciiTheme="minorHAnsi" w:hAnsiTheme="minorHAnsi" w:cstheme="minorHAnsi"/>
                <w:b/>
                <w:bCs/>
                <w:sz w:val="20"/>
                <w:szCs w:val="20"/>
              </w:rPr>
              <w:t xml:space="preserve">THEN </w:t>
            </w:r>
            <w:r w:rsidRPr="00894E3F">
              <w:rPr>
                <w:rFonts w:asciiTheme="minorHAnsi" w:hAnsiTheme="minorHAnsi" w:cstheme="minorHAnsi"/>
                <w:sz w:val="20"/>
                <w:szCs w:val="20"/>
              </w:rPr>
              <w:t>display</w:t>
            </w:r>
            <w:r w:rsidRPr="00894E3F">
              <w:rPr>
                <w:rFonts w:asciiTheme="minorHAnsi" w:hAnsiTheme="minorHAnsi" w:cstheme="minorHAnsi"/>
                <w:b/>
                <w:bCs/>
                <w:sz w:val="20"/>
                <w:szCs w:val="20"/>
              </w:rPr>
              <w:t xml:space="preserve"> </w:t>
            </w:r>
            <w:r w:rsidRPr="00894E3F">
              <w:rPr>
                <w:rFonts w:asciiTheme="minorHAnsi" w:hAnsiTheme="minorHAnsi" w:cstheme="minorHAnsi"/>
                <w:sz w:val="20"/>
                <w:szCs w:val="20"/>
              </w:rPr>
              <w:t xml:space="preserve">[“VIN: </w:t>
            </w:r>
            <w:r w:rsidRPr="00894E3F">
              <w:rPr>
                <w:rFonts w:asciiTheme="minorHAnsi" w:hAnsiTheme="minorHAnsi" w:cstheme="minorHAnsi"/>
                <w:b/>
                <w:bCs/>
                <w:sz w:val="20"/>
                <w:szCs w:val="20"/>
              </w:rPr>
              <w:t>&lt;VehicleVIN&gt;]</w:t>
            </w:r>
          </w:p>
          <w:p w14:paraId="205157AC" w14:textId="1C441868" w:rsidR="004324BF" w:rsidRPr="00894E3F" w:rsidRDefault="004324BF" w:rsidP="004324BF">
            <w:pPr>
              <w:spacing w:after="120"/>
              <w:rPr>
                <w:rFonts w:asciiTheme="minorHAnsi" w:hAnsiTheme="minorHAnsi" w:cstheme="minorHAnsi"/>
                <w:bCs/>
                <w:sz w:val="20"/>
              </w:rPr>
            </w:pPr>
          </w:p>
        </w:tc>
        <w:tc>
          <w:tcPr>
            <w:tcW w:w="1418" w:type="dxa"/>
          </w:tcPr>
          <w:p w14:paraId="20A644D5" w14:textId="07DD8195" w:rsidR="004324BF" w:rsidRPr="00894E3F" w:rsidRDefault="004324BF" w:rsidP="004324BF">
            <w:pPr>
              <w:spacing w:after="120"/>
              <w:rPr>
                <w:rFonts w:asciiTheme="minorHAnsi" w:hAnsiTheme="minorHAnsi" w:cstheme="minorHAnsi"/>
                <w:color w:val="000000"/>
                <w:sz w:val="20"/>
                <w:szCs w:val="20"/>
              </w:rPr>
            </w:pPr>
            <w:r w:rsidRPr="00894E3F">
              <w:rPr>
                <w:rFonts w:asciiTheme="minorHAnsi" w:hAnsiTheme="minorHAnsi" w:cstheme="minorHAnsi"/>
                <w:color w:val="000000"/>
                <w:sz w:val="20"/>
                <w:szCs w:val="20"/>
              </w:rPr>
              <w:t>Column 1 text:</w:t>
            </w:r>
          </w:p>
          <w:p w14:paraId="25AB68BC" w14:textId="1CFAEC66" w:rsidR="004324BF" w:rsidRPr="00894E3F" w:rsidRDefault="004324BF" w:rsidP="004324BF">
            <w:pPr>
              <w:spacing w:after="120"/>
              <w:rPr>
                <w:rFonts w:asciiTheme="minorHAnsi" w:hAnsiTheme="minorHAnsi" w:cstheme="minorHAnsi"/>
                <w:color w:val="000000"/>
                <w:sz w:val="20"/>
                <w:szCs w:val="20"/>
              </w:rPr>
            </w:pPr>
            <w:r w:rsidRPr="00894E3F">
              <w:rPr>
                <w:rFonts w:asciiTheme="minorHAnsi" w:hAnsiTheme="minorHAnsi" w:cstheme="minorHAnsi"/>
                <w:color w:val="000000"/>
                <w:sz w:val="20"/>
                <w:szCs w:val="20"/>
              </w:rPr>
              <w:t>Table_Bodycopy_S_COI</w:t>
            </w:r>
          </w:p>
          <w:p w14:paraId="3BDDC778" w14:textId="32ADB72A" w:rsidR="004324BF" w:rsidRPr="00894E3F" w:rsidRDefault="004324BF" w:rsidP="004324BF">
            <w:pPr>
              <w:spacing w:after="120"/>
              <w:rPr>
                <w:rFonts w:asciiTheme="minorHAnsi" w:hAnsiTheme="minorHAnsi" w:cstheme="minorHAnsi"/>
                <w:color w:val="000000"/>
                <w:sz w:val="20"/>
                <w:szCs w:val="20"/>
              </w:rPr>
            </w:pPr>
            <w:r w:rsidRPr="00894E3F">
              <w:rPr>
                <w:rFonts w:asciiTheme="minorHAnsi" w:hAnsiTheme="minorHAnsi" w:cstheme="minorHAnsi"/>
                <w:color w:val="000000"/>
                <w:sz w:val="20"/>
                <w:szCs w:val="20"/>
              </w:rPr>
              <w:t>Column 2 text:</w:t>
            </w:r>
          </w:p>
          <w:p w14:paraId="6B9D213F" w14:textId="58D2557B" w:rsidR="004324BF" w:rsidRPr="00894E3F" w:rsidRDefault="004324BF" w:rsidP="004324BF">
            <w:pPr>
              <w:spacing w:after="120"/>
              <w:rPr>
                <w:rFonts w:asciiTheme="minorHAnsi" w:hAnsiTheme="minorHAnsi" w:cstheme="minorHAnsi"/>
                <w:color w:val="000000"/>
                <w:sz w:val="20"/>
                <w:szCs w:val="20"/>
              </w:rPr>
            </w:pPr>
            <w:r w:rsidRPr="00894E3F">
              <w:rPr>
                <w:rFonts w:asciiTheme="minorHAnsi" w:hAnsiTheme="minorHAnsi" w:cstheme="minorHAnsi"/>
                <w:color w:val="000000"/>
                <w:sz w:val="20"/>
                <w:szCs w:val="20"/>
              </w:rPr>
              <w:t>Table_Bodycopy_B_COI</w:t>
            </w:r>
          </w:p>
        </w:tc>
      </w:tr>
      <w:tr w:rsidR="004324BF" w:rsidRPr="00720F8E" w14:paraId="2944C8C0" w14:textId="77777777" w:rsidTr="5DAD8829">
        <w:trPr>
          <w:cantSplit/>
          <w:trHeight w:val="1408"/>
        </w:trPr>
        <w:tc>
          <w:tcPr>
            <w:tcW w:w="1013" w:type="dxa"/>
          </w:tcPr>
          <w:p w14:paraId="2F221CDD" w14:textId="7B4A254F" w:rsidR="004324BF" w:rsidRPr="00720F8E" w:rsidRDefault="004324BF" w:rsidP="004324BF">
            <w:pPr>
              <w:rPr>
                <w:rFonts w:asciiTheme="minorHAnsi" w:hAnsiTheme="minorHAnsi" w:cstheme="minorHAnsi"/>
                <w:sz w:val="20"/>
              </w:rPr>
            </w:pPr>
            <w:r>
              <w:rPr>
                <w:rFonts w:asciiTheme="minorHAnsi" w:hAnsiTheme="minorHAnsi" w:cstheme="minorHAnsi"/>
                <w:sz w:val="20"/>
              </w:rPr>
              <w:t>YPM 7</w:t>
            </w:r>
          </w:p>
        </w:tc>
        <w:tc>
          <w:tcPr>
            <w:tcW w:w="2132" w:type="dxa"/>
          </w:tcPr>
          <w:p w14:paraId="4ABA1A29" w14:textId="4986CEF9" w:rsidR="004324BF" w:rsidRPr="00720F8E" w:rsidRDefault="004324BF" w:rsidP="004324BF">
            <w:pPr>
              <w:rPr>
                <w:rFonts w:asciiTheme="minorHAnsi" w:eastAsia="Arial" w:hAnsiTheme="minorHAnsi" w:cstheme="minorHAnsi"/>
                <w:color w:val="000000" w:themeColor="text1"/>
                <w:sz w:val="20"/>
                <w:szCs w:val="20"/>
              </w:rPr>
            </w:pPr>
            <w:r w:rsidRPr="00720F8E">
              <w:rPr>
                <w:rFonts w:asciiTheme="minorHAnsi" w:hAnsiTheme="minorHAnsi" w:cstheme="minorHAnsi"/>
                <w:sz w:val="20"/>
                <w:szCs w:val="20"/>
              </w:rPr>
              <w:t>&lt;CoverType&gt;</w:t>
            </w:r>
            <w:r w:rsidRPr="00720F8E">
              <w:rPr>
                <w:rFonts w:asciiTheme="minorHAnsi" w:hAnsiTheme="minorHAnsi" w:cstheme="minorHAnsi"/>
                <w:sz w:val="20"/>
                <w:szCs w:val="20"/>
              </w:rPr>
              <w:br/>
            </w:r>
            <w:r w:rsidRPr="00720F8E">
              <w:rPr>
                <w:rFonts w:asciiTheme="minorHAnsi" w:hAnsiTheme="minorHAnsi" w:cstheme="minorHAnsi"/>
                <w:sz w:val="20"/>
                <w:szCs w:val="20"/>
              </w:rPr>
              <w:br/>
              <w:t>&lt;SumInsuredType&gt;</w:t>
            </w:r>
          </w:p>
        </w:tc>
        <w:tc>
          <w:tcPr>
            <w:tcW w:w="7482" w:type="dxa"/>
          </w:tcPr>
          <w:tbl>
            <w:tblPr>
              <w:tblpPr w:leftFromText="180" w:rightFromText="180" w:horzAnchor="margin" w:tblpY="420"/>
              <w:tblOverlap w:val="never"/>
              <w:tblW w:w="7230" w:type="dxa"/>
              <w:tblBorders>
                <w:bottom w:val="single" w:sz="4" w:space="0" w:color="auto"/>
              </w:tblBorders>
              <w:tblLayout w:type="fixed"/>
              <w:tblLook w:val="04A0" w:firstRow="1" w:lastRow="0" w:firstColumn="1" w:lastColumn="0" w:noHBand="0" w:noVBand="1"/>
            </w:tblPr>
            <w:tblGrid>
              <w:gridCol w:w="2861"/>
              <w:gridCol w:w="4369"/>
            </w:tblGrid>
            <w:tr w:rsidR="004324BF" w:rsidRPr="00894E3F" w14:paraId="17907DD6" w14:textId="77777777">
              <w:trPr>
                <w:trHeight w:val="300"/>
              </w:trPr>
              <w:tc>
                <w:tcPr>
                  <w:tcW w:w="2861" w:type="dxa"/>
                  <w:noWrap/>
                  <w:hideMark/>
                </w:tcPr>
                <w:p w14:paraId="7A2CC817" w14:textId="55082245" w:rsidR="004324BF" w:rsidRPr="00894E3F" w:rsidRDefault="004324BF" w:rsidP="004324BF">
                  <w:pPr>
                    <w:pStyle w:val="TableBodycopySCOI"/>
                    <w:rPr>
                      <w:b/>
                      <w:bCs/>
                    </w:rPr>
                  </w:pPr>
                  <w:r w:rsidRPr="00894E3F">
                    <w:t>Sum Insured</w:t>
                  </w:r>
                  <w:r w:rsidRPr="00894E3F">
                    <w:rPr>
                      <w:lang w:eastAsia="en-AU"/>
                    </w:rPr>
                    <w:t>:</w:t>
                  </w:r>
                </w:p>
              </w:tc>
              <w:tc>
                <w:tcPr>
                  <w:tcW w:w="4369" w:type="dxa"/>
                  <w:noWrap/>
                  <w:vAlign w:val="bottom"/>
                  <w:hideMark/>
                </w:tcPr>
                <w:p w14:paraId="23052606" w14:textId="098B91AD" w:rsidR="004324BF" w:rsidRPr="00894E3F" w:rsidRDefault="004324BF" w:rsidP="004324BF">
                  <w:pPr>
                    <w:pStyle w:val="TableBodycopyBCOI"/>
                    <w:rPr>
                      <w:color w:val="000000"/>
                      <w:sz w:val="22"/>
                      <w:szCs w:val="22"/>
                      <w:lang w:eastAsia="en-AU"/>
                    </w:rPr>
                  </w:pPr>
                  <w:r w:rsidRPr="00894E3F">
                    <w:t>Agreed value of $ &lt;VehicleSumInsured&gt;</w:t>
                  </w:r>
                </w:p>
              </w:tc>
            </w:tr>
          </w:tbl>
          <w:p w14:paraId="608A627F" w14:textId="6C9CEE26" w:rsidR="004324BF" w:rsidRPr="00894E3F" w:rsidRDefault="004324BF" w:rsidP="004324BF">
            <w:pPr>
              <w:pStyle w:val="TableBodycopy"/>
              <w:rPr>
                <w:rFonts w:asciiTheme="minorHAnsi" w:hAnsiTheme="minorHAnsi" w:cstheme="minorHAnsi"/>
                <w:lang w:eastAsia="en-AU"/>
              </w:rPr>
            </w:pPr>
          </w:p>
        </w:tc>
        <w:tc>
          <w:tcPr>
            <w:tcW w:w="2551" w:type="dxa"/>
          </w:tcPr>
          <w:p w14:paraId="196A2342" w14:textId="1F6AE4B1" w:rsidR="004324BF" w:rsidRPr="00894E3F" w:rsidRDefault="004324BF" w:rsidP="004324BF">
            <w:pPr>
              <w:spacing w:after="120"/>
              <w:rPr>
                <w:rFonts w:asciiTheme="minorHAnsi" w:hAnsiTheme="minorHAnsi" w:cstheme="minorHAnsi"/>
                <w:sz w:val="20"/>
                <w:szCs w:val="20"/>
              </w:rPr>
            </w:pPr>
            <w:r w:rsidRPr="00894E3F">
              <w:rPr>
                <w:rFonts w:asciiTheme="minorHAnsi" w:hAnsiTheme="minorHAnsi" w:cstheme="minorHAnsi"/>
                <w:b/>
                <w:bCs/>
                <w:sz w:val="20"/>
                <w:szCs w:val="20"/>
              </w:rPr>
              <w:t>IF</w:t>
            </w:r>
            <w:r w:rsidRPr="00894E3F">
              <w:rPr>
                <w:rFonts w:asciiTheme="minorHAnsi" w:hAnsiTheme="minorHAnsi" w:cstheme="minorHAnsi"/>
                <w:sz w:val="20"/>
                <w:szCs w:val="20"/>
              </w:rPr>
              <w:t xml:space="preserve"> &lt;VehicleCoverTypeCode&gt; = "1|Comprehensive" </w:t>
            </w:r>
            <w:r w:rsidRPr="00894E3F">
              <w:rPr>
                <w:rFonts w:asciiTheme="minorHAnsi" w:hAnsiTheme="minorHAnsi" w:cstheme="minorHAnsi"/>
                <w:b/>
                <w:bCs/>
                <w:sz w:val="20"/>
                <w:szCs w:val="20"/>
              </w:rPr>
              <w:t>OR</w:t>
            </w:r>
            <w:r w:rsidRPr="00894E3F">
              <w:rPr>
                <w:rFonts w:asciiTheme="minorHAnsi" w:hAnsiTheme="minorHAnsi" w:cstheme="minorHAnsi"/>
                <w:sz w:val="20"/>
                <w:szCs w:val="20"/>
              </w:rPr>
              <w:t xml:space="preserve"> "2|Payasyoudrive"</w:t>
            </w:r>
          </w:p>
          <w:p w14:paraId="0D86D218" w14:textId="2E1764F3" w:rsidR="004324BF" w:rsidRPr="00894E3F" w:rsidRDefault="004324BF" w:rsidP="004324BF">
            <w:pPr>
              <w:spacing w:after="120"/>
              <w:rPr>
                <w:rFonts w:asciiTheme="minorHAnsi" w:hAnsiTheme="minorHAnsi" w:cstheme="minorHAnsi"/>
                <w:sz w:val="20"/>
                <w:szCs w:val="20"/>
              </w:rPr>
            </w:pPr>
            <w:r w:rsidRPr="00894E3F">
              <w:rPr>
                <w:rFonts w:asciiTheme="minorHAnsi" w:hAnsiTheme="minorHAnsi" w:cstheme="minorHAnsi"/>
                <w:b/>
                <w:bCs/>
                <w:sz w:val="20"/>
                <w:szCs w:val="20"/>
              </w:rPr>
              <w:t>AND</w:t>
            </w:r>
            <w:r w:rsidRPr="00894E3F">
              <w:rPr>
                <w:rFonts w:asciiTheme="minorHAnsi" w:hAnsiTheme="minorHAnsi" w:cstheme="minorHAnsi"/>
                <w:sz w:val="20"/>
                <w:szCs w:val="20"/>
              </w:rPr>
              <w:t xml:space="preserve"> &lt;VehicleSumInsuredTypeCode&gt; = "Agreed Value" </w:t>
            </w:r>
          </w:p>
          <w:p w14:paraId="6FEBE375" w14:textId="3D27ACA0" w:rsidR="004324BF" w:rsidRPr="00894E3F" w:rsidRDefault="004324BF" w:rsidP="004324BF">
            <w:pPr>
              <w:spacing w:after="120"/>
              <w:rPr>
                <w:rFonts w:asciiTheme="minorHAnsi" w:hAnsiTheme="minorHAnsi" w:cstheme="minorHAnsi"/>
                <w:sz w:val="20"/>
                <w:szCs w:val="20"/>
              </w:rPr>
            </w:pPr>
            <w:r w:rsidRPr="00894E3F">
              <w:rPr>
                <w:rFonts w:asciiTheme="minorHAnsi" w:hAnsiTheme="minorHAnsi" w:cstheme="minorHAnsi"/>
                <w:b/>
                <w:bCs/>
                <w:sz w:val="20"/>
                <w:szCs w:val="20"/>
              </w:rPr>
              <w:t>THEN</w:t>
            </w:r>
            <w:r w:rsidRPr="00894E3F">
              <w:rPr>
                <w:rFonts w:asciiTheme="minorHAnsi" w:hAnsiTheme="minorHAnsi" w:cstheme="minorHAnsi"/>
                <w:sz w:val="20"/>
                <w:szCs w:val="20"/>
              </w:rPr>
              <w:t xml:space="preserve"> display </w:t>
            </w:r>
          </w:p>
          <w:p w14:paraId="37F1868B" w14:textId="6C05A619" w:rsidR="004324BF" w:rsidRPr="00894E3F" w:rsidRDefault="004324BF" w:rsidP="004324BF">
            <w:pPr>
              <w:spacing w:after="120"/>
              <w:rPr>
                <w:rFonts w:asciiTheme="minorHAnsi" w:hAnsiTheme="minorHAnsi" w:cstheme="minorHAnsi"/>
                <w:bCs/>
                <w:sz w:val="20"/>
              </w:rPr>
            </w:pPr>
            <w:r w:rsidRPr="00894E3F">
              <w:rPr>
                <w:rFonts w:asciiTheme="minorHAnsi" w:hAnsiTheme="minorHAnsi" w:cstheme="minorHAnsi"/>
                <w:sz w:val="20"/>
                <w:szCs w:val="20"/>
              </w:rPr>
              <w:t xml:space="preserve">Sum Insured:   </w:t>
            </w:r>
            <w:r w:rsidRPr="00894E3F">
              <w:rPr>
                <w:rFonts w:asciiTheme="minorHAnsi" w:hAnsiTheme="minorHAnsi" w:cstheme="minorHAnsi"/>
                <w:b/>
                <w:bCs/>
                <w:sz w:val="20"/>
                <w:szCs w:val="20"/>
              </w:rPr>
              <w:t>Agreed value of $</w:t>
            </w:r>
            <w:r w:rsidRPr="00894E3F">
              <w:rPr>
                <w:rFonts w:asciiTheme="minorHAnsi" w:hAnsiTheme="minorHAnsi" w:cstheme="minorHAnsi"/>
                <w:sz w:val="20"/>
                <w:szCs w:val="20"/>
              </w:rPr>
              <w:t xml:space="preserve"> </w:t>
            </w:r>
            <w:r w:rsidRPr="00894E3F">
              <w:rPr>
                <w:rFonts w:asciiTheme="minorHAnsi" w:hAnsiTheme="minorHAnsi" w:cstheme="minorHAnsi"/>
                <w:b/>
                <w:bCs/>
                <w:sz w:val="20"/>
                <w:szCs w:val="20"/>
              </w:rPr>
              <w:t>&lt;VehicleSumInsured&gt;</w:t>
            </w:r>
          </w:p>
        </w:tc>
        <w:tc>
          <w:tcPr>
            <w:tcW w:w="1418" w:type="dxa"/>
          </w:tcPr>
          <w:p w14:paraId="4BC30D52" w14:textId="4208E0C1" w:rsidR="004324BF" w:rsidRPr="00894E3F" w:rsidRDefault="004324BF" w:rsidP="004324BF">
            <w:pPr>
              <w:spacing w:after="120"/>
              <w:rPr>
                <w:rFonts w:asciiTheme="minorHAnsi" w:hAnsiTheme="minorHAnsi" w:cstheme="minorHAnsi"/>
                <w:color w:val="000000"/>
                <w:sz w:val="20"/>
                <w:szCs w:val="20"/>
              </w:rPr>
            </w:pPr>
            <w:r w:rsidRPr="00894E3F">
              <w:rPr>
                <w:rFonts w:asciiTheme="minorHAnsi" w:hAnsiTheme="minorHAnsi" w:cstheme="minorHAnsi"/>
                <w:color w:val="000000"/>
                <w:sz w:val="20"/>
                <w:szCs w:val="20"/>
              </w:rPr>
              <w:t>Column 1 text:</w:t>
            </w:r>
          </w:p>
          <w:p w14:paraId="14E2E10D" w14:textId="30B20D4F" w:rsidR="004324BF" w:rsidRPr="00894E3F" w:rsidRDefault="004324BF" w:rsidP="004324BF">
            <w:pPr>
              <w:spacing w:after="120"/>
              <w:rPr>
                <w:rFonts w:asciiTheme="minorHAnsi" w:hAnsiTheme="minorHAnsi" w:cstheme="minorHAnsi"/>
                <w:color w:val="000000"/>
                <w:sz w:val="20"/>
                <w:szCs w:val="20"/>
              </w:rPr>
            </w:pPr>
            <w:r w:rsidRPr="00894E3F">
              <w:rPr>
                <w:rFonts w:asciiTheme="minorHAnsi" w:hAnsiTheme="minorHAnsi" w:cstheme="minorHAnsi"/>
                <w:color w:val="000000"/>
                <w:sz w:val="20"/>
                <w:szCs w:val="20"/>
              </w:rPr>
              <w:t>Table_Bodycopy_S_COI</w:t>
            </w:r>
          </w:p>
          <w:p w14:paraId="5EE07687" w14:textId="7D34A09B" w:rsidR="004324BF" w:rsidRPr="00894E3F" w:rsidRDefault="004324BF" w:rsidP="004324BF">
            <w:pPr>
              <w:spacing w:after="120"/>
              <w:rPr>
                <w:rFonts w:asciiTheme="minorHAnsi" w:hAnsiTheme="minorHAnsi" w:cstheme="minorHAnsi"/>
                <w:color w:val="000000"/>
                <w:sz w:val="20"/>
                <w:szCs w:val="20"/>
              </w:rPr>
            </w:pPr>
            <w:r w:rsidRPr="00894E3F">
              <w:rPr>
                <w:rFonts w:asciiTheme="minorHAnsi" w:hAnsiTheme="minorHAnsi" w:cstheme="minorHAnsi"/>
                <w:color w:val="000000"/>
                <w:sz w:val="20"/>
                <w:szCs w:val="20"/>
              </w:rPr>
              <w:t>Column 2 text:</w:t>
            </w:r>
          </w:p>
          <w:p w14:paraId="47C34542" w14:textId="60D2BFD9" w:rsidR="004324BF" w:rsidRPr="00894E3F" w:rsidRDefault="004324BF" w:rsidP="004324BF">
            <w:pPr>
              <w:spacing w:after="120"/>
              <w:rPr>
                <w:rFonts w:asciiTheme="minorHAnsi" w:hAnsiTheme="minorHAnsi" w:cstheme="minorHAnsi"/>
                <w:color w:val="000000"/>
                <w:sz w:val="20"/>
                <w:szCs w:val="20"/>
              </w:rPr>
            </w:pPr>
            <w:r w:rsidRPr="00894E3F">
              <w:rPr>
                <w:rFonts w:asciiTheme="minorHAnsi" w:hAnsiTheme="minorHAnsi" w:cstheme="minorHAnsi"/>
                <w:color w:val="000000"/>
                <w:sz w:val="20"/>
                <w:szCs w:val="20"/>
              </w:rPr>
              <w:t>Table_Bodycopy_B_COI</w:t>
            </w:r>
          </w:p>
        </w:tc>
      </w:tr>
      <w:tr w:rsidR="004324BF" w:rsidRPr="00720F8E" w14:paraId="76130FBA" w14:textId="77777777" w:rsidTr="5DAD8829">
        <w:trPr>
          <w:cantSplit/>
          <w:trHeight w:val="1408"/>
        </w:trPr>
        <w:tc>
          <w:tcPr>
            <w:tcW w:w="1013" w:type="dxa"/>
          </w:tcPr>
          <w:p w14:paraId="28993E25" w14:textId="2927B5EC" w:rsidR="004324BF" w:rsidRPr="00720F8E" w:rsidRDefault="004324BF" w:rsidP="004324BF">
            <w:pPr>
              <w:rPr>
                <w:rFonts w:asciiTheme="minorHAnsi" w:hAnsiTheme="minorHAnsi" w:cstheme="minorHAnsi"/>
                <w:sz w:val="20"/>
              </w:rPr>
            </w:pPr>
            <w:r>
              <w:rPr>
                <w:rFonts w:asciiTheme="minorHAnsi" w:hAnsiTheme="minorHAnsi" w:cstheme="minorHAnsi"/>
                <w:sz w:val="20"/>
              </w:rPr>
              <w:lastRenderedPageBreak/>
              <w:t>YPM 8</w:t>
            </w:r>
          </w:p>
        </w:tc>
        <w:tc>
          <w:tcPr>
            <w:tcW w:w="2132" w:type="dxa"/>
          </w:tcPr>
          <w:p w14:paraId="590B7BF1" w14:textId="4BF01B7E" w:rsidR="004324BF" w:rsidRPr="009B30E8" w:rsidRDefault="004324BF" w:rsidP="004324BF">
            <w:pPr>
              <w:rPr>
                <w:rFonts w:asciiTheme="minorHAnsi" w:hAnsiTheme="minorHAnsi" w:cstheme="minorHAnsi"/>
                <w:sz w:val="20"/>
                <w:szCs w:val="20"/>
              </w:rPr>
            </w:pPr>
            <w:r w:rsidRPr="009B30E8">
              <w:rPr>
                <w:rFonts w:asciiTheme="minorHAnsi" w:hAnsiTheme="minorHAnsi" w:cstheme="minorHAnsi"/>
                <w:sz w:val="20"/>
                <w:szCs w:val="20"/>
              </w:rPr>
              <w:t>&lt;VehicleCoverTypeCode&gt;</w:t>
            </w:r>
          </w:p>
          <w:p w14:paraId="19F1ECC8" w14:textId="352EEBB5" w:rsidR="004324BF" w:rsidRPr="009B30E8" w:rsidRDefault="004324BF" w:rsidP="004324BF">
            <w:pPr>
              <w:rPr>
                <w:rFonts w:asciiTheme="minorHAnsi" w:eastAsia="Arial" w:hAnsiTheme="minorHAnsi" w:cstheme="minorHAnsi"/>
                <w:color w:val="000000" w:themeColor="text1"/>
                <w:sz w:val="20"/>
                <w:szCs w:val="20"/>
              </w:rPr>
            </w:pPr>
            <w:r w:rsidRPr="009B30E8">
              <w:rPr>
                <w:rFonts w:asciiTheme="minorHAnsi" w:hAnsiTheme="minorHAnsi" w:cstheme="minorHAnsi"/>
                <w:sz w:val="20"/>
                <w:szCs w:val="20"/>
              </w:rPr>
              <w:t>&lt;VehicleSumInsured&gt;</w:t>
            </w:r>
          </w:p>
        </w:tc>
        <w:tc>
          <w:tcPr>
            <w:tcW w:w="7482" w:type="dxa"/>
          </w:tcPr>
          <w:tbl>
            <w:tblPr>
              <w:tblpPr w:leftFromText="180" w:rightFromText="180" w:horzAnchor="margin" w:tblpY="420"/>
              <w:tblOverlap w:val="never"/>
              <w:tblW w:w="7230" w:type="dxa"/>
              <w:tblBorders>
                <w:bottom w:val="single" w:sz="4" w:space="0" w:color="auto"/>
              </w:tblBorders>
              <w:tblLayout w:type="fixed"/>
              <w:tblLook w:val="04A0" w:firstRow="1" w:lastRow="0" w:firstColumn="1" w:lastColumn="0" w:noHBand="0" w:noVBand="1"/>
            </w:tblPr>
            <w:tblGrid>
              <w:gridCol w:w="2861"/>
              <w:gridCol w:w="4369"/>
            </w:tblGrid>
            <w:tr w:rsidR="004324BF" w:rsidRPr="009B30E8" w14:paraId="1F49FCCC" w14:textId="77777777" w:rsidTr="0472516C">
              <w:trPr>
                <w:trHeight w:val="300"/>
              </w:trPr>
              <w:tc>
                <w:tcPr>
                  <w:tcW w:w="2861" w:type="dxa"/>
                  <w:noWrap/>
                  <w:hideMark/>
                </w:tcPr>
                <w:p w14:paraId="4D524126" w14:textId="7FD73AAC" w:rsidR="004324BF" w:rsidRPr="009B30E8" w:rsidRDefault="004324BF" w:rsidP="004324BF">
                  <w:pPr>
                    <w:pStyle w:val="TableBodycopySCOI"/>
                    <w:rPr>
                      <w:b/>
                      <w:bCs/>
                    </w:rPr>
                  </w:pPr>
                  <w:r w:rsidRPr="009B30E8">
                    <w:t>Sum Insured</w:t>
                  </w:r>
                  <w:r w:rsidRPr="009B30E8">
                    <w:rPr>
                      <w:lang w:eastAsia="en-AU"/>
                    </w:rPr>
                    <w:t>:</w:t>
                  </w:r>
                </w:p>
              </w:tc>
              <w:tc>
                <w:tcPr>
                  <w:tcW w:w="4369" w:type="dxa"/>
                  <w:noWrap/>
                  <w:vAlign w:val="bottom"/>
                  <w:hideMark/>
                </w:tcPr>
                <w:p w14:paraId="679A2352" w14:textId="552687CC" w:rsidR="004324BF" w:rsidRPr="009B30E8" w:rsidRDefault="004324BF" w:rsidP="004324BF">
                  <w:pPr>
                    <w:pStyle w:val="TableBodycopyBCOI"/>
                    <w:rPr>
                      <w:color w:val="000000"/>
                      <w:sz w:val="22"/>
                      <w:szCs w:val="22"/>
                      <w:lang w:eastAsia="en-AU"/>
                    </w:rPr>
                  </w:pPr>
                  <w:commentRangeStart w:id="3114"/>
                  <w:commentRangeStart w:id="3115"/>
                  <w:commentRangeStart w:id="3116"/>
                  <w:commentRangeStart w:id="3117"/>
                  <w:r w:rsidRPr="00266F32">
                    <w:t>Market</w:t>
                  </w:r>
                  <w:r w:rsidRPr="009B30E8">
                    <w:t xml:space="preserve"> value</w:t>
                  </w:r>
                  <w:commentRangeStart w:id="3118"/>
                  <w:commentRangeStart w:id="3119"/>
                  <w:commentRangeStart w:id="3120"/>
                  <w:commentRangeEnd w:id="3114"/>
                  <w:r w:rsidRPr="009B30E8">
                    <w:rPr>
                      <w:rStyle w:val="CommentReference"/>
                      <w:color w:val="000000"/>
                      <w:sz w:val="22"/>
                      <w:szCs w:val="22"/>
                      <w:lang w:eastAsia="en-AU"/>
                    </w:rPr>
                    <w:commentReference w:id="3114"/>
                  </w:r>
                  <w:commentRangeEnd w:id="3115"/>
                  <w:r w:rsidRPr="009B30E8">
                    <w:rPr>
                      <w:rStyle w:val="CommentReference"/>
                      <w:color w:val="000000"/>
                      <w:sz w:val="22"/>
                      <w:szCs w:val="22"/>
                      <w:lang w:eastAsia="en-AU"/>
                    </w:rPr>
                    <w:commentReference w:id="3115"/>
                  </w:r>
                  <w:commentRangeEnd w:id="3116"/>
                  <w:r w:rsidRPr="009B30E8">
                    <w:rPr>
                      <w:rStyle w:val="CommentReference"/>
                      <w:color w:val="000000"/>
                      <w:sz w:val="22"/>
                      <w:szCs w:val="22"/>
                      <w:lang w:eastAsia="en-AU"/>
                    </w:rPr>
                    <w:commentReference w:id="3116"/>
                  </w:r>
                  <w:commentRangeEnd w:id="3117"/>
                  <w:r w:rsidRPr="009B30E8">
                    <w:rPr>
                      <w:rStyle w:val="CommentReference"/>
                      <w:color w:val="000000"/>
                      <w:sz w:val="22"/>
                      <w:szCs w:val="22"/>
                      <w:lang w:eastAsia="en-AU"/>
                    </w:rPr>
                    <w:commentReference w:id="3117"/>
                  </w:r>
                  <w:commentRangeEnd w:id="3118"/>
                  <w:r w:rsidRPr="009B30E8">
                    <w:rPr>
                      <w:rStyle w:val="CommentReference"/>
                      <w:color w:val="000000"/>
                      <w:sz w:val="22"/>
                      <w:szCs w:val="22"/>
                      <w:lang w:eastAsia="en-AU"/>
                    </w:rPr>
                    <w:commentReference w:id="3118"/>
                  </w:r>
                  <w:commentRangeEnd w:id="3119"/>
                  <w:r w:rsidRPr="009B30E8">
                    <w:rPr>
                      <w:rStyle w:val="CommentReference"/>
                      <w:color w:val="000000"/>
                      <w:sz w:val="22"/>
                      <w:szCs w:val="22"/>
                      <w:lang w:eastAsia="en-AU"/>
                    </w:rPr>
                    <w:commentReference w:id="3119"/>
                  </w:r>
                  <w:commentRangeEnd w:id="3120"/>
                  <w:r w:rsidRPr="009B30E8">
                    <w:rPr>
                      <w:rStyle w:val="CommentReference"/>
                      <w:color w:val="000000"/>
                      <w:sz w:val="22"/>
                      <w:szCs w:val="22"/>
                      <w:lang w:eastAsia="en-AU"/>
                    </w:rPr>
                    <w:commentReference w:id="3120"/>
                  </w:r>
                </w:p>
              </w:tc>
            </w:tr>
          </w:tbl>
          <w:p w14:paraId="7115783D" w14:textId="70D584AE" w:rsidR="004324BF" w:rsidRPr="009B30E8" w:rsidRDefault="004324BF" w:rsidP="004324BF">
            <w:pPr>
              <w:pStyle w:val="TableBodycopy"/>
              <w:rPr>
                <w:rFonts w:asciiTheme="minorHAnsi" w:hAnsiTheme="minorHAnsi" w:cstheme="minorHAnsi"/>
                <w:lang w:eastAsia="en-AU"/>
              </w:rPr>
            </w:pPr>
          </w:p>
        </w:tc>
        <w:tc>
          <w:tcPr>
            <w:tcW w:w="2551" w:type="dxa"/>
          </w:tcPr>
          <w:p w14:paraId="7473E92F" w14:textId="712C5E3D" w:rsidR="004324BF" w:rsidRPr="00894E3F" w:rsidRDefault="004324BF" w:rsidP="004324BF">
            <w:pPr>
              <w:spacing w:after="120"/>
              <w:rPr>
                <w:rFonts w:asciiTheme="minorHAnsi" w:hAnsiTheme="minorHAnsi" w:cstheme="minorHAnsi"/>
                <w:sz w:val="20"/>
                <w:szCs w:val="20"/>
              </w:rPr>
            </w:pPr>
            <w:r w:rsidRPr="009B30E8">
              <w:rPr>
                <w:rFonts w:asciiTheme="minorHAnsi" w:hAnsiTheme="minorHAnsi" w:cstheme="minorHAnsi"/>
                <w:b/>
                <w:bCs/>
                <w:sz w:val="20"/>
                <w:szCs w:val="20"/>
              </w:rPr>
              <w:t>IF</w:t>
            </w:r>
            <w:r w:rsidRPr="009B30E8">
              <w:rPr>
                <w:rFonts w:asciiTheme="minorHAnsi" w:hAnsiTheme="minorHAnsi" w:cstheme="minorHAnsi"/>
                <w:sz w:val="20"/>
                <w:szCs w:val="20"/>
              </w:rPr>
              <w:t xml:space="preserve"> &lt;VehicleCoverTypeCode&gt; = "1|Comprehensive" </w:t>
            </w:r>
            <w:r w:rsidRPr="009B30E8">
              <w:rPr>
                <w:rFonts w:asciiTheme="minorHAnsi" w:hAnsiTheme="minorHAnsi" w:cstheme="minorHAnsi"/>
                <w:b/>
                <w:bCs/>
                <w:sz w:val="20"/>
                <w:szCs w:val="20"/>
              </w:rPr>
              <w:t>OR</w:t>
            </w:r>
            <w:r w:rsidRPr="009B30E8">
              <w:rPr>
                <w:rFonts w:asciiTheme="minorHAnsi" w:hAnsiTheme="minorHAnsi" w:cstheme="minorHAnsi"/>
                <w:sz w:val="20"/>
                <w:szCs w:val="20"/>
              </w:rPr>
              <w:t xml:space="preserve"> </w:t>
            </w:r>
            <w:r w:rsidRPr="00894E3F">
              <w:rPr>
                <w:rFonts w:asciiTheme="minorHAnsi" w:hAnsiTheme="minorHAnsi" w:cstheme="minorHAnsi"/>
                <w:sz w:val="20"/>
                <w:szCs w:val="20"/>
              </w:rPr>
              <w:t>"2|Payasyoudrive"</w:t>
            </w:r>
          </w:p>
          <w:p w14:paraId="1DC5B06E" w14:textId="179EC1A8" w:rsidR="004324BF" w:rsidRPr="00894E3F" w:rsidRDefault="004324BF" w:rsidP="004324BF">
            <w:pPr>
              <w:spacing w:after="120"/>
              <w:rPr>
                <w:rFonts w:asciiTheme="minorHAnsi" w:hAnsiTheme="minorHAnsi" w:cstheme="minorHAnsi"/>
                <w:sz w:val="20"/>
                <w:szCs w:val="20"/>
              </w:rPr>
            </w:pPr>
            <w:r w:rsidRPr="00894E3F">
              <w:rPr>
                <w:rFonts w:asciiTheme="minorHAnsi" w:hAnsiTheme="minorHAnsi" w:cstheme="minorHAnsi"/>
                <w:b/>
                <w:bCs/>
                <w:sz w:val="20"/>
                <w:szCs w:val="20"/>
              </w:rPr>
              <w:t>AND</w:t>
            </w:r>
            <w:r w:rsidRPr="00894E3F">
              <w:rPr>
                <w:rFonts w:asciiTheme="minorHAnsi" w:hAnsiTheme="minorHAnsi" w:cstheme="minorHAnsi"/>
                <w:sz w:val="20"/>
                <w:szCs w:val="20"/>
              </w:rPr>
              <w:t xml:space="preserve"> &lt;VehicleSumInsuredTypeCode&gt; = "Market Value" </w:t>
            </w:r>
          </w:p>
          <w:p w14:paraId="440E2548" w14:textId="672626E1" w:rsidR="004324BF" w:rsidRPr="009B30E8" w:rsidRDefault="004324BF" w:rsidP="004324BF">
            <w:pPr>
              <w:spacing w:after="120"/>
              <w:rPr>
                <w:rFonts w:asciiTheme="minorHAnsi" w:hAnsiTheme="minorHAnsi" w:cstheme="minorHAnsi"/>
                <w:sz w:val="20"/>
                <w:szCs w:val="20"/>
              </w:rPr>
            </w:pPr>
            <w:r w:rsidRPr="00894E3F">
              <w:rPr>
                <w:rFonts w:asciiTheme="minorHAnsi" w:hAnsiTheme="minorHAnsi" w:cstheme="minorHAnsi"/>
                <w:b/>
                <w:bCs/>
                <w:sz w:val="20"/>
                <w:szCs w:val="20"/>
              </w:rPr>
              <w:t>THEN</w:t>
            </w:r>
            <w:r w:rsidRPr="00894E3F">
              <w:rPr>
                <w:rFonts w:asciiTheme="minorHAnsi" w:hAnsiTheme="minorHAnsi" w:cstheme="minorHAnsi"/>
                <w:sz w:val="20"/>
                <w:szCs w:val="20"/>
              </w:rPr>
              <w:t xml:space="preserve"> display</w:t>
            </w:r>
            <w:r w:rsidRPr="009B30E8">
              <w:rPr>
                <w:rFonts w:asciiTheme="minorHAnsi" w:hAnsiTheme="minorHAnsi" w:cstheme="minorHAnsi"/>
                <w:sz w:val="20"/>
                <w:szCs w:val="20"/>
              </w:rPr>
              <w:t xml:space="preserve"> </w:t>
            </w:r>
          </w:p>
          <w:p w14:paraId="5FB2B637" w14:textId="3EB8D38F" w:rsidR="004324BF" w:rsidRPr="009B30E8" w:rsidRDefault="004324BF" w:rsidP="004324BF">
            <w:pPr>
              <w:spacing w:after="120"/>
              <w:rPr>
                <w:rFonts w:asciiTheme="minorHAnsi" w:hAnsiTheme="minorHAnsi" w:cstheme="minorHAnsi"/>
                <w:bCs/>
                <w:sz w:val="20"/>
              </w:rPr>
            </w:pPr>
            <w:r w:rsidRPr="009B30E8">
              <w:rPr>
                <w:rFonts w:asciiTheme="minorHAnsi" w:hAnsiTheme="minorHAnsi" w:cstheme="minorHAnsi"/>
                <w:sz w:val="20"/>
                <w:szCs w:val="20"/>
              </w:rPr>
              <w:t xml:space="preserve">Sum Insured:   </w:t>
            </w:r>
            <w:r w:rsidRPr="009B30E8">
              <w:rPr>
                <w:rFonts w:asciiTheme="minorHAnsi" w:hAnsiTheme="minorHAnsi" w:cstheme="minorHAnsi"/>
                <w:b/>
                <w:bCs/>
                <w:sz w:val="20"/>
                <w:szCs w:val="20"/>
              </w:rPr>
              <w:t>Up to</w:t>
            </w:r>
            <w:r w:rsidRPr="009B30E8">
              <w:rPr>
                <w:rFonts w:asciiTheme="minorHAnsi" w:hAnsiTheme="minorHAnsi" w:cstheme="minorHAnsi"/>
                <w:sz w:val="20"/>
                <w:szCs w:val="20"/>
              </w:rPr>
              <w:t xml:space="preserve"> </w:t>
            </w:r>
            <w:r w:rsidRPr="009B30E8">
              <w:rPr>
                <w:rFonts w:asciiTheme="minorHAnsi" w:hAnsiTheme="minorHAnsi" w:cstheme="minorHAnsi"/>
                <w:b/>
                <w:bCs/>
                <w:sz w:val="20"/>
                <w:szCs w:val="20"/>
              </w:rPr>
              <w:t>Market value</w:t>
            </w:r>
          </w:p>
        </w:tc>
        <w:tc>
          <w:tcPr>
            <w:tcW w:w="1418" w:type="dxa"/>
          </w:tcPr>
          <w:p w14:paraId="3AC9C07A" w14:textId="29FCD05D" w:rsidR="004324BF" w:rsidRDefault="004324BF" w:rsidP="004324BF">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68E9D4D2" w14:textId="36D42E31" w:rsidR="004324BF" w:rsidRDefault="004324BF" w:rsidP="004324BF">
            <w:pPr>
              <w:spacing w:after="120"/>
              <w:rPr>
                <w:rFonts w:asciiTheme="minorHAnsi" w:hAnsiTheme="minorHAnsi" w:cstheme="minorHAnsi"/>
                <w:color w:val="000000"/>
                <w:sz w:val="20"/>
                <w:szCs w:val="20"/>
              </w:rPr>
            </w:pPr>
            <w:r w:rsidRPr="003259C5">
              <w:rPr>
                <w:rFonts w:asciiTheme="minorHAnsi" w:hAnsiTheme="minorHAnsi" w:cstheme="minorHAnsi"/>
                <w:color w:val="000000"/>
                <w:sz w:val="20"/>
                <w:szCs w:val="20"/>
              </w:rPr>
              <w:t>Table_Bodycopy_S_COI</w:t>
            </w:r>
          </w:p>
          <w:p w14:paraId="6D966795" w14:textId="738C048D" w:rsidR="004324BF" w:rsidRDefault="004324BF" w:rsidP="004324BF">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66055822" w14:textId="1A74B1F9" w:rsidR="004324BF" w:rsidRPr="00720F8E" w:rsidRDefault="004324BF" w:rsidP="004324BF">
            <w:pPr>
              <w:spacing w:after="120"/>
              <w:rPr>
                <w:rFonts w:asciiTheme="minorHAnsi" w:hAnsiTheme="minorHAnsi" w:cstheme="minorHAnsi"/>
                <w:color w:val="000000"/>
                <w:sz w:val="20"/>
                <w:szCs w:val="20"/>
              </w:rPr>
            </w:pPr>
            <w:r w:rsidRPr="003259C5">
              <w:rPr>
                <w:rFonts w:asciiTheme="minorHAnsi" w:hAnsiTheme="minorHAnsi" w:cstheme="minorHAnsi"/>
                <w:color w:val="000000"/>
                <w:sz w:val="20"/>
                <w:szCs w:val="20"/>
              </w:rPr>
              <w:t>Table_Bodycopy_B_COI</w:t>
            </w:r>
          </w:p>
        </w:tc>
      </w:tr>
      <w:tr w:rsidR="004324BF" w:rsidRPr="00720F8E" w14:paraId="0197E28D" w14:textId="77777777" w:rsidTr="5DAD8829">
        <w:trPr>
          <w:cantSplit/>
          <w:trHeight w:val="1408"/>
        </w:trPr>
        <w:tc>
          <w:tcPr>
            <w:tcW w:w="1013" w:type="dxa"/>
          </w:tcPr>
          <w:p w14:paraId="1EDB707A" w14:textId="31350F03" w:rsidR="004324BF" w:rsidRPr="00720F8E" w:rsidRDefault="004324BF" w:rsidP="004324BF">
            <w:pPr>
              <w:rPr>
                <w:rFonts w:asciiTheme="minorHAnsi" w:hAnsiTheme="minorHAnsi" w:cstheme="minorHAnsi"/>
                <w:sz w:val="20"/>
              </w:rPr>
            </w:pPr>
            <w:r>
              <w:rPr>
                <w:rFonts w:asciiTheme="minorHAnsi" w:hAnsiTheme="minorHAnsi" w:cstheme="minorHAnsi"/>
                <w:sz w:val="20"/>
              </w:rPr>
              <w:t>YPM 9</w:t>
            </w:r>
          </w:p>
        </w:tc>
        <w:tc>
          <w:tcPr>
            <w:tcW w:w="2132" w:type="dxa"/>
          </w:tcPr>
          <w:p w14:paraId="6376C5A5" w14:textId="6795E44E" w:rsidR="004324BF" w:rsidRPr="009B30E8" w:rsidRDefault="004324BF" w:rsidP="004324BF">
            <w:pPr>
              <w:rPr>
                <w:rFonts w:asciiTheme="minorHAnsi" w:eastAsia="Arial" w:hAnsiTheme="minorHAnsi" w:cstheme="minorHAnsi"/>
                <w:color w:val="000000" w:themeColor="text1"/>
                <w:sz w:val="20"/>
                <w:szCs w:val="20"/>
              </w:rPr>
            </w:pPr>
            <w:r w:rsidRPr="009B30E8">
              <w:rPr>
                <w:rFonts w:asciiTheme="minorHAnsi" w:hAnsiTheme="minorHAnsi" w:cstheme="minorHAnsi"/>
                <w:sz w:val="20"/>
                <w:szCs w:val="20"/>
              </w:rPr>
              <w:t>&lt;VehicleCoverTypeCode&gt;</w:t>
            </w:r>
          </w:p>
        </w:tc>
        <w:tc>
          <w:tcPr>
            <w:tcW w:w="7482" w:type="dxa"/>
          </w:tcPr>
          <w:tbl>
            <w:tblPr>
              <w:tblpPr w:leftFromText="180" w:rightFromText="180" w:horzAnchor="margin" w:tblpY="420"/>
              <w:tblOverlap w:val="never"/>
              <w:tblW w:w="7230" w:type="dxa"/>
              <w:tblBorders>
                <w:bottom w:val="single" w:sz="4" w:space="0" w:color="auto"/>
              </w:tblBorders>
              <w:tblLayout w:type="fixed"/>
              <w:tblLook w:val="04A0" w:firstRow="1" w:lastRow="0" w:firstColumn="1" w:lastColumn="0" w:noHBand="0" w:noVBand="1"/>
            </w:tblPr>
            <w:tblGrid>
              <w:gridCol w:w="2861"/>
              <w:gridCol w:w="4369"/>
            </w:tblGrid>
            <w:tr w:rsidR="004324BF" w:rsidRPr="009B30E8" w14:paraId="76BF7449" w14:textId="77777777" w:rsidTr="624AC179">
              <w:trPr>
                <w:trHeight w:val="300"/>
              </w:trPr>
              <w:tc>
                <w:tcPr>
                  <w:tcW w:w="2861" w:type="dxa"/>
                  <w:noWrap/>
                  <w:hideMark/>
                </w:tcPr>
                <w:p w14:paraId="40D9B2E7" w14:textId="22E51B3F" w:rsidR="004324BF" w:rsidRPr="009B30E8" w:rsidRDefault="004324BF" w:rsidP="004324BF">
                  <w:pPr>
                    <w:pStyle w:val="TableBodycopySCOI"/>
                    <w:rPr>
                      <w:b/>
                      <w:bCs/>
                    </w:rPr>
                  </w:pPr>
                  <w:r w:rsidRPr="009B30E8">
                    <w:t>Sum Insured</w:t>
                  </w:r>
                  <w:r w:rsidRPr="009B30E8">
                    <w:rPr>
                      <w:lang w:eastAsia="en-AU"/>
                    </w:rPr>
                    <w:t>:</w:t>
                  </w:r>
                </w:p>
              </w:tc>
              <w:tc>
                <w:tcPr>
                  <w:tcW w:w="4369" w:type="dxa"/>
                  <w:noWrap/>
                  <w:vAlign w:val="bottom"/>
                  <w:hideMark/>
                </w:tcPr>
                <w:p w14:paraId="7AB116AA" w14:textId="33E65ABA" w:rsidR="004324BF" w:rsidRPr="009B30E8" w:rsidRDefault="004324BF" w:rsidP="004324BF">
                  <w:pPr>
                    <w:pStyle w:val="TableBodycopyBCOI"/>
                    <w:rPr>
                      <w:color w:val="000000"/>
                      <w:sz w:val="22"/>
                      <w:szCs w:val="22"/>
                      <w:lang w:eastAsia="en-AU"/>
                    </w:rPr>
                  </w:pPr>
                  <w:commentRangeStart w:id="3121"/>
                  <w:commentRangeStart w:id="3122"/>
                  <w:commentRangeStart w:id="3123"/>
                  <w:r w:rsidRPr="009B30E8">
                    <w:t xml:space="preserve">Up to the </w:t>
                  </w:r>
                  <w:commentRangeStart w:id="3124"/>
                  <w:commentRangeStart w:id="3125"/>
                  <w:r w:rsidRPr="00266F32">
                    <w:t>less</w:t>
                  </w:r>
                  <w:r w:rsidRPr="009B30E8">
                    <w:t>e</w:t>
                  </w:r>
                  <w:r w:rsidRPr="00266F32">
                    <w:t>r</w:t>
                  </w:r>
                  <w:commentRangeEnd w:id="3124"/>
                  <w:r w:rsidRPr="009B30E8">
                    <w:rPr>
                      <w:rStyle w:val="CommentReference"/>
                      <w:sz w:val="18"/>
                      <w:szCs w:val="18"/>
                    </w:rPr>
                    <w:commentReference w:id="3124"/>
                  </w:r>
                  <w:commentRangeEnd w:id="3125"/>
                  <w:r w:rsidRPr="009B30E8">
                    <w:rPr>
                      <w:rStyle w:val="CommentReference"/>
                      <w:sz w:val="18"/>
                      <w:szCs w:val="18"/>
                    </w:rPr>
                    <w:commentReference w:id="3125"/>
                  </w:r>
                  <w:r w:rsidRPr="009B30E8">
                    <w:t xml:space="preserve"> of $10,000 or market value</w:t>
                  </w:r>
                  <w:commentRangeEnd w:id="3121"/>
                  <w:r w:rsidRPr="009B30E8">
                    <w:rPr>
                      <w:rStyle w:val="CommentReference"/>
                      <w:color w:val="000000"/>
                      <w:sz w:val="22"/>
                      <w:szCs w:val="22"/>
                      <w:lang w:eastAsia="en-AU"/>
                    </w:rPr>
                    <w:commentReference w:id="3121"/>
                  </w:r>
                  <w:commentRangeEnd w:id="3122"/>
                  <w:r w:rsidRPr="009B30E8">
                    <w:rPr>
                      <w:rStyle w:val="CommentReference"/>
                      <w:color w:val="000000"/>
                      <w:sz w:val="22"/>
                      <w:szCs w:val="22"/>
                      <w:lang w:eastAsia="en-AU"/>
                    </w:rPr>
                    <w:commentReference w:id="3122"/>
                  </w:r>
                  <w:commentRangeEnd w:id="3123"/>
                  <w:r w:rsidRPr="009B30E8">
                    <w:rPr>
                      <w:rStyle w:val="CommentReference"/>
                      <w:color w:val="000000"/>
                      <w:sz w:val="22"/>
                      <w:szCs w:val="22"/>
                      <w:lang w:eastAsia="en-AU"/>
                    </w:rPr>
                    <w:commentReference w:id="3123"/>
                  </w:r>
                </w:p>
              </w:tc>
            </w:tr>
          </w:tbl>
          <w:p w14:paraId="5E89362A" w14:textId="78B28393" w:rsidR="004324BF" w:rsidRPr="009B30E8" w:rsidRDefault="004324BF" w:rsidP="004324BF">
            <w:pPr>
              <w:pStyle w:val="TableBodycopy"/>
              <w:rPr>
                <w:rFonts w:asciiTheme="minorHAnsi" w:hAnsiTheme="minorHAnsi" w:cstheme="minorHAnsi"/>
                <w:lang w:eastAsia="en-AU"/>
              </w:rPr>
            </w:pPr>
          </w:p>
        </w:tc>
        <w:tc>
          <w:tcPr>
            <w:tcW w:w="2551" w:type="dxa"/>
          </w:tcPr>
          <w:p w14:paraId="29DD1087" w14:textId="3C950D6C" w:rsidR="004324BF" w:rsidRPr="009B30E8" w:rsidRDefault="004324BF" w:rsidP="004324BF">
            <w:pPr>
              <w:spacing w:after="120"/>
              <w:rPr>
                <w:rFonts w:asciiTheme="minorHAnsi" w:hAnsiTheme="minorHAnsi" w:cstheme="minorHAnsi"/>
                <w:sz w:val="20"/>
                <w:szCs w:val="20"/>
              </w:rPr>
            </w:pPr>
            <w:r w:rsidRPr="009B30E8">
              <w:rPr>
                <w:rFonts w:asciiTheme="minorHAnsi" w:hAnsiTheme="minorHAnsi" w:cstheme="minorHAnsi"/>
                <w:b/>
                <w:bCs/>
                <w:sz w:val="20"/>
                <w:szCs w:val="20"/>
              </w:rPr>
              <w:t>IF</w:t>
            </w:r>
            <w:r w:rsidRPr="009B30E8">
              <w:rPr>
                <w:rFonts w:asciiTheme="minorHAnsi" w:hAnsiTheme="minorHAnsi" w:cstheme="minorHAnsi"/>
                <w:sz w:val="20"/>
                <w:szCs w:val="20"/>
              </w:rPr>
              <w:t xml:space="preserve"> &lt;VehicleCoverTypeCode&gt; = “4|Thirdpartypropertyfiretheft”</w:t>
            </w:r>
          </w:p>
          <w:p w14:paraId="60591D1F" w14:textId="523A1304" w:rsidR="004324BF" w:rsidRPr="009B30E8" w:rsidRDefault="004324BF" w:rsidP="004324BF">
            <w:pPr>
              <w:spacing w:after="120"/>
              <w:rPr>
                <w:rFonts w:asciiTheme="minorHAnsi" w:hAnsiTheme="minorHAnsi" w:cstheme="minorHAnsi"/>
                <w:sz w:val="20"/>
                <w:szCs w:val="20"/>
              </w:rPr>
            </w:pPr>
            <w:r w:rsidRPr="009B30E8">
              <w:rPr>
                <w:rFonts w:asciiTheme="minorHAnsi" w:hAnsiTheme="minorHAnsi" w:cstheme="minorHAnsi"/>
                <w:b/>
                <w:bCs/>
                <w:sz w:val="20"/>
                <w:szCs w:val="20"/>
              </w:rPr>
              <w:t>THEN</w:t>
            </w:r>
            <w:r w:rsidRPr="009B30E8">
              <w:rPr>
                <w:rFonts w:asciiTheme="minorHAnsi" w:hAnsiTheme="minorHAnsi" w:cstheme="minorHAnsi"/>
                <w:sz w:val="20"/>
                <w:szCs w:val="20"/>
              </w:rPr>
              <w:t xml:space="preserve"> display </w:t>
            </w:r>
          </w:p>
          <w:p w14:paraId="50EFC053" w14:textId="486803EE" w:rsidR="004324BF" w:rsidRPr="009B30E8" w:rsidRDefault="004324BF" w:rsidP="004324BF">
            <w:pPr>
              <w:spacing w:after="120"/>
              <w:rPr>
                <w:rFonts w:asciiTheme="minorHAnsi" w:hAnsiTheme="minorHAnsi" w:cstheme="minorHAnsi"/>
                <w:bCs/>
                <w:sz w:val="20"/>
              </w:rPr>
            </w:pPr>
            <w:r w:rsidRPr="009B30E8">
              <w:rPr>
                <w:rFonts w:asciiTheme="minorHAnsi" w:hAnsiTheme="minorHAnsi" w:cstheme="minorHAnsi"/>
                <w:sz w:val="20"/>
                <w:szCs w:val="20"/>
              </w:rPr>
              <w:t xml:space="preserve">Sum Insured:  </w:t>
            </w:r>
            <w:r w:rsidRPr="009B30E8">
              <w:rPr>
                <w:rFonts w:asciiTheme="minorHAnsi" w:hAnsiTheme="minorHAnsi" w:cstheme="minorHAnsi"/>
                <w:b/>
                <w:bCs/>
                <w:sz w:val="20"/>
                <w:szCs w:val="20"/>
              </w:rPr>
              <w:t>Up to the l</w:t>
            </w:r>
            <w:r w:rsidRPr="00266F32">
              <w:rPr>
                <w:rFonts w:asciiTheme="minorHAnsi" w:hAnsiTheme="minorHAnsi" w:cstheme="minorHAnsi"/>
                <w:b/>
                <w:bCs/>
                <w:sz w:val="20"/>
                <w:szCs w:val="20"/>
              </w:rPr>
              <w:t>ess</w:t>
            </w:r>
            <w:r w:rsidRPr="009B30E8">
              <w:rPr>
                <w:rFonts w:asciiTheme="minorHAnsi" w:hAnsiTheme="minorHAnsi" w:cstheme="minorHAnsi"/>
                <w:b/>
                <w:bCs/>
                <w:sz w:val="20"/>
                <w:szCs w:val="20"/>
              </w:rPr>
              <w:t>e</w:t>
            </w:r>
            <w:r w:rsidRPr="00266F32">
              <w:rPr>
                <w:rFonts w:asciiTheme="minorHAnsi" w:hAnsiTheme="minorHAnsi" w:cstheme="minorHAnsi"/>
                <w:b/>
                <w:bCs/>
                <w:sz w:val="20"/>
                <w:szCs w:val="20"/>
              </w:rPr>
              <w:t>r</w:t>
            </w:r>
            <w:r w:rsidRPr="009B30E8">
              <w:rPr>
                <w:rFonts w:asciiTheme="minorHAnsi" w:hAnsiTheme="minorHAnsi" w:cstheme="minorHAnsi"/>
                <w:b/>
                <w:bCs/>
                <w:sz w:val="20"/>
                <w:szCs w:val="20"/>
              </w:rPr>
              <w:t xml:space="preserve"> of $10,000 or market value</w:t>
            </w:r>
          </w:p>
        </w:tc>
        <w:tc>
          <w:tcPr>
            <w:tcW w:w="1418" w:type="dxa"/>
          </w:tcPr>
          <w:p w14:paraId="7C83A93A" w14:textId="105708F7" w:rsidR="004324BF" w:rsidRDefault="004324BF" w:rsidP="004324BF">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62002183" w14:textId="6DF27EBD" w:rsidR="004324BF" w:rsidRDefault="004324BF" w:rsidP="004324BF">
            <w:pPr>
              <w:spacing w:after="120"/>
              <w:rPr>
                <w:rFonts w:asciiTheme="minorHAnsi" w:hAnsiTheme="minorHAnsi" w:cstheme="minorHAnsi"/>
                <w:color w:val="000000"/>
                <w:sz w:val="20"/>
                <w:szCs w:val="20"/>
              </w:rPr>
            </w:pPr>
            <w:r w:rsidRPr="003259C5">
              <w:rPr>
                <w:rFonts w:asciiTheme="minorHAnsi" w:hAnsiTheme="minorHAnsi" w:cstheme="minorHAnsi"/>
                <w:color w:val="000000"/>
                <w:sz w:val="20"/>
                <w:szCs w:val="20"/>
              </w:rPr>
              <w:t>Table_Bodycopy_S_COI</w:t>
            </w:r>
          </w:p>
          <w:p w14:paraId="3A1279C7" w14:textId="74918D04" w:rsidR="004324BF" w:rsidRDefault="004324BF" w:rsidP="004324BF">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18B20C8B" w14:textId="218F2FD1" w:rsidR="004324BF" w:rsidRPr="00720F8E" w:rsidRDefault="004324BF" w:rsidP="004324BF">
            <w:pPr>
              <w:spacing w:after="120"/>
              <w:rPr>
                <w:rFonts w:asciiTheme="minorHAnsi" w:hAnsiTheme="minorHAnsi" w:cstheme="minorHAnsi"/>
                <w:color w:val="000000"/>
                <w:sz w:val="20"/>
                <w:szCs w:val="20"/>
              </w:rPr>
            </w:pPr>
            <w:r w:rsidRPr="003259C5">
              <w:rPr>
                <w:rFonts w:asciiTheme="minorHAnsi" w:hAnsiTheme="minorHAnsi" w:cstheme="minorHAnsi"/>
                <w:color w:val="000000"/>
                <w:sz w:val="20"/>
                <w:szCs w:val="20"/>
              </w:rPr>
              <w:t>Table_Bodycopy_B_COI</w:t>
            </w:r>
          </w:p>
        </w:tc>
      </w:tr>
      <w:tr w:rsidR="004324BF" w:rsidRPr="00720F8E" w14:paraId="67937857" w14:textId="77777777" w:rsidTr="5DAD8829">
        <w:trPr>
          <w:cantSplit/>
          <w:trHeight w:val="1408"/>
        </w:trPr>
        <w:tc>
          <w:tcPr>
            <w:tcW w:w="1013" w:type="dxa"/>
          </w:tcPr>
          <w:p w14:paraId="618321A3" w14:textId="2FFE9C90" w:rsidR="004324BF" w:rsidRPr="00720F8E" w:rsidRDefault="004324BF" w:rsidP="004324BF">
            <w:pPr>
              <w:rPr>
                <w:rFonts w:asciiTheme="minorHAnsi" w:hAnsiTheme="minorHAnsi" w:cstheme="minorHAnsi"/>
                <w:sz w:val="20"/>
              </w:rPr>
            </w:pPr>
            <w:r>
              <w:rPr>
                <w:rFonts w:asciiTheme="minorHAnsi" w:hAnsiTheme="minorHAnsi" w:cstheme="minorHAnsi"/>
                <w:sz w:val="20"/>
              </w:rPr>
              <w:t>YPM 10</w:t>
            </w:r>
          </w:p>
        </w:tc>
        <w:tc>
          <w:tcPr>
            <w:tcW w:w="2132" w:type="dxa"/>
          </w:tcPr>
          <w:p w14:paraId="7EAE53DC" w14:textId="1A45D229" w:rsidR="004324BF" w:rsidRPr="009B30E8" w:rsidRDefault="004324BF" w:rsidP="004324BF">
            <w:pPr>
              <w:rPr>
                <w:rFonts w:asciiTheme="minorHAnsi" w:eastAsia="Arial" w:hAnsiTheme="minorHAnsi" w:cstheme="minorHAnsi"/>
                <w:color w:val="000000" w:themeColor="text1"/>
                <w:sz w:val="20"/>
                <w:szCs w:val="20"/>
              </w:rPr>
            </w:pPr>
            <w:r w:rsidRPr="009B30E8">
              <w:rPr>
                <w:rFonts w:asciiTheme="minorHAnsi" w:hAnsiTheme="minorHAnsi" w:cstheme="minorHAnsi"/>
                <w:sz w:val="20"/>
                <w:szCs w:val="20"/>
              </w:rPr>
              <w:t>&lt;VehicleCoverTypeCode&gt;</w:t>
            </w:r>
          </w:p>
        </w:tc>
        <w:tc>
          <w:tcPr>
            <w:tcW w:w="7482" w:type="dxa"/>
          </w:tcPr>
          <w:tbl>
            <w:tblPr>
              <w:tblpPr w:leftFromText="180" w:rightFromText="180" w:horzAnchor="margin" w:tblpY="420"/>
              <w:tblOverlap w:val="never"/>
              <w:tblW w:w="7230" w:type="dxa"/>
              <w:tblBorders>
                <w:bottom w:val="single" w:sz="4" w:space="0" w:color="auto"/>
              </w:tblBorders>
              <w:tblLayout w:type="fixed"/>
              <w:tblLook w:val="04A0" w:firstRow="1" w:lastRow="0" w:firstColumn="1" w:lastColumn="0" w:noHBand="0" w:noVBand="1"/>
            </w:tblPr>
            <w:tblGrid>
              <w:gridCol w:w="2861"/>
              <w:gridCol w:w="4369"/>
            </w:tblGrid>
            <w:tr w:rsidR="004324BF" w:rsidRPr="009B30E8" w14:paraId="0E016D21" w14:textId="77777777" w:rsidTr="5DAD8829">
              <w:trPr>
                <w:trHeight w:val="300"/>
              </w:trPr>
              <w:tc>
                <w:tcPr>
                  <w:tcW w:w="2861" w:type="dxa"/>
                  <w:noWrap/>
                  <w:hideMark/>
                </w:tcPr>
                <w:p w14:paraId="230D7E7A" w14:textId="33870290" w:rsidR="004324BF" w:rsidRPr="009B30E8" w:rsidRDefault="004324BF" w:rsidP="004324BF">
                  <w:pPr>
                    <w:pStyle w:val="TableBodycopySCOI"/>
                    <w:rPr>
                      <w:b/>
                      <w:bCs/>
                    </w:rPr>
                  </w:pPr>
                  <w:r w:rsidRPr="009B30E8">
                    <w:t>Sum Insured</w:t>
                  </w:r>
                  <w:r w:rsidRPr="009B30E8">
                    <w:rPr>
                      <w:lang w:eastAsia="en-AU"/>
                    </w:rPr>
                    <w:t>:</w:t>
                  </w:r>
                </w:p>
              </w:tc>
              <w:tc>
                <w:tcPr>
                  <w:tcW w:w="4369" w:type="dxa"/>
                  <w:noWrap/>
                  <w:vAlign w:val="bottom"/>
                  <w:hideMark/>
                </w:tcPr>
                <w:p w14:paraId="57B9CD2F" w14:textId="1028CA0D" w:rsidR="004324BF" w:rsidRPr="009B30E8" w:rsidRDefault="004324BF" w:rsidP="004324BF">
                  <w:pPr>
                    <w:pStyle w:val="TableBodycopyBCOI"/>
                    <w:rPr>
                      <w:color w:val="000000"/>
                      <w:sz w:val="22"/>
                      <w:szCs w:val="22"/>
                      <w:lang w:eastAsia="en-AU"/>
                    </w:rPr>
                  </w:pPr>
                  <w:commentRangeStart w:id="3126"/>
                  <w:commentRangeStart w:id="3127"/>
                  <w:commentRangeStart w:id="3128"/>
                  <w:r w:rsidRPr="009B30E8">
                    <w:t>Third Party Property Damage only</w:t>
                  </w:r>
                  <w:commentRangeEnd w:id="3126"/>
                  <w:r w:rsidRPr="009B30E8">
                    <w:rPr>
                      <w:rStyle w:val="CommentReference"/>
                      <w:color w:val="000000"/>
                      <w:sz w:val="22"/>
                      <w:szCs w:val="22"/>
                      <w:lang w:eastAsia="en-AU"/>
                    </w:rPr>
                    <w:commentReference w:id="3126"/>
                  </w:r>
                  <w:commentRangeEnd w:id="3127"/>
                  <w:r w:rsidRPr="009B30E8">
                    <w:rPr>
                      <w:rStyle w:val="CommentReference"/>
                      <w:color w:val="000000"/>
                      <w:sz w:val="22"/>
                      <w:szCs w:val="22"/>
                      <w:lang w:eastAsia="en-AU"/>
                    </w:rPr>
                    <w:commentReference w:id="3127"/>
                  </w:r>
                  <w:commentRangeEnd w:id="3128"/>
                  <w:r w:rsidRPr="009B30E8">
                    <w:rPr>
                      <w:rStyle w:val="CommentReference"/>
                      <w:color w:val="000000"/>
                      <w:sz w:val="22"/>
                      <w:szCs w:val="22"/>
                      <w:lang w:eastAsia="en-AU"/>
                    </w:rPr>
                    <w:commentReference w:id="3128"/>
                  </w:r>
                </w:p>
              </w:tc>
            </w:tr>
          </w:tbl>
          <w:p w14:paraId="00D42379" w14:textId="1E75A6BD" w:rsidR="004324BF" w:rsidRPr="009B30E8" w:rsidRDefault="004324BF" w:rsidP="004324BF">
            <w:pPr>
              <w:pStyle w:val="TableBodycopy"/>
              <w:rPr>
                <w:rFonts w:asciiTheme="minorHAnsi" w:hAnsiTheme="minorHAnsi" w:cstheme="minorHAnsi"/>
                <w:szCs w:val="20"/>
              </w:rPr>
            </w:pPr>
          </w:p>
        </w:tc>
        <w:tc>
          <w:tcPr>
            <w:tcW w:w="2551" w:type="dxa"/>
          </w:tcPr>
          <w:p w14:paraId="67C4316D" w14:textId="44ABFEFB" w:rsidR="004324BF" w:rsidRPr="009B30E8" w:rsidRDefault="004324BF" w:rsidP="004324BF">
            <w:pPr>
              <w:spacing w:after="120"/>
              <w:rPr>
                <w:rFonts w:asciiTheme="minorHAnsi" w:hAnsiTheme="minorHAnsi" w:cstheme="minorHAnsi"/>
                <w:sz w:val="20"/>
                <w:szCs w:val="20"/>
              </w:rPr>
            </w:pPr>
            <w:r w:rsidRPr="009B30E8">
              <w:rPr>
                <w:rFonts w:asciiTheme="minorHAnsi" w:hAnsiTheme="minorHAnsi" w:cstheme="minorHAnsi"/>
                <w:b/>
                <w:bCs/>
                <w:sz w:val="20"/>
                <w:szCs w:val="20"/>
              </w:rPr>
              <w:t>IF</w:t>
            </w:r>
            <w:r w:rsidRPr="009B30E8">
              <w:rPr>
                <w:rFonts w:asciiTheme="minorHAnsi" w:hAnsiTheme="minorHAnsi" w:cstheme="minorHAnsi"/>
                <w:sz w:val="20"/>
                <w:szCs w:val="20"/>
              </w:rPr>
              <w:t xml:space="preserve"> &lt;VehicleCoverTypeCode&gt; = “5|Thirdpartypropertydamage”</w:t>
            </w:r>
          </w:p>
          <w:p w14:paraId="6CA90367" w14:textId="4FFA01AA" w:rsidR="004324BF" w:rsidRPr="009B30E8" w:rsidRDefault="004324BF" w:rsidP="004324BF">
            <w:pPr>
              <w:spacing w:after="120"/>
              <w:rPr>
                <w:rFonts w:asciiTheme="minorHAnsi" w:hAnsiTheme="minorHAnsi" w:cstheme="minorHAnsi"/>
                <w:sz w:val="20"/>
                <w:szCs w:val="20"/>
              </w:rPr>
            </w:pPr>
            <w:r w:rsidRPr="009B30E8">
              <w:rPr>
                <w:rFonts w:asciiTheme="minorHAnsi" w:hAnsiTheme="minorHAnsi" w:cstheme="minorHAnsi"/>
                <w:b/>
                <w:bCs/>
                <w:sz w:val="20"/>
                <w:szCs w:val="20"/>
              </w:rPr>
              <w:t>THEN</w:t>
            </w:r>
            <w:r w:rsidRPr="009B30E8">
              <w:rPr>
                <w:rFonts w:asciiTheme="minorHAnsi" w:hAnsiTheme="minorHAnsi" w:cstheme="minorHAnsi"/>
                <w:sz w:val="20"/>
                <w:szCs w:val="20"/>
              </w:rPr>
              <w:t xml:space="preserve"> display </w:t>
            </w:r>
          </w:p>
          <w:p w14:paraId="656198DE" w14:textId="29B61E5A" w:rsidR="004324BF" w:rsidRPr="009B30E8" w:rsidRDefault="004324BF" w:rsidP="004324BF">
            <w:pPr>
              <w:spacing w:after="120"/>
              <w:rPr>
                <w:rFonts w:asciiTheme="minorHAnsi" w:hAnsiTheme="minorHAnsi" w:cstheme="minorHAnsi"/>
                <w:b/>
                <w:bCs/>
                <w:sz w:val="20"/>
                <w:szCs w:val="20"/>
              </w:rPr>
            </w:pPr>
            <w:r w:rsidRPr="009B30E8">
              <w:rPr>
                <w:rFonts w:asciiTheme="minorHAnsi" w:hAnsiTheme="minorHAnsi" w:cstheme="minorHAnsi"/>
                <w:sz w:val="20"/>
                <w:szCs w:val="20"/>
              </w:rPr>
              <w:t xml:space="preserve">Sum Insured:  </w:t>
            </w:r>
            <w:r w:rsidRPr="009B30E8">
              <w:rPr>
                <w:rFonts w:asciiTheme="minorHAnsi" w:hAnsiTheme="minorHAnsi" w:cstheme="minorHAnsi"/>
                <w:b/>
                <w:bCs/>
                <w:sz w:val="20"/>
                <w:szCs w:val="20"/>
              </w:rPr>
              <w:t>Third Party Property Damage only</w:t>
            </w:r>
          </w:p>
        </w:tc>
        <w:tc>
          <w:tcPr>
            <w:tcW w:w="1418" w:type="dxa"/>
          </w:tcPr>
          <w:p w14:paraId="15936572" w14:textId="6F0AEE6F" w:rsidR="004324BF" w:rsidRDefault="004324BF" w:rsidP="004324BF">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52A77146" w14:textId="2E782200" w:rsidR="004324BF" w:rsidRDefault="004324BF" w:rsidP="004324BF">
            <w:pPr>
              <w:spacing w:after="120"/>
              <w:rPr>
                <w:rFonts w:asciiTheme="minorHAnsi" w:hAnsiTheme="minorHAnsi" w:cstheme="minorHAnsi"/>
                <w:color w:val="000000"/>
                <w:sz w:val="20"/>
                <w:szCs w:val="20"/>
              </w:rPr>
            </w:pPr>
            <w:r w:rsidRPr="003259C5">
              <w:rPr>
                <w:rFonts w:asciiTheme="minorHAnsi" w:hAnsiTheme="minorHAnsi" w:cstheme="minorHAnsi"/>
                <w:color w:val="000000"/>
                <w:sz w:val="20"/>
                <w:szCs w:val="20"/>
              </w:rPr>
              <w:t>Table_Bodycopy_S_COI</w:t>
            </w:r>
          </w:p>
          <w:p w14:paraId="7CB1605E" w14:textId="60F0C27E" w:rsidR="004324BF" w:rsidRDefault="004324BF" w:rsidP="004324BF">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6C327A87" w14:textId="49BD4B05" w:rsidR="004324BF" w:rsidRPr="00720F8E" w:rsidRDefault="004324BF" w:rsidP="004324BF">
            <w:pPr>
              <w:spacing w:after="120"/>
              <w:rPr>
                <w:rFonts w:asciiTheme="minorHAnsi" w:hAnsiTheme="minorHAnsi" w:cstheme="minorHAnsi"/>
                <w:color w:val="000000"/>
                <w:sz w:val="20"/>
                <w:szCs w:val="20"/>
              </w:rPr>
            </w:pPr>
            <w:r w:rsidRPr="003259C5">
              <w:rPr>
                <w:rFonts w:asciiTheme="minorHAnsi" w:hAnsiTheme="minorHAnsi" w:cstheme="minorHAnsi"/>
                <w:color w:val="000000"/>
                <w:sz w:val="20"/>
                <w:szCs w:val="20"/>
              </w:rPr>
              <w:t>Table_Bodycopy_B_COI</w:t>
            </w:r>
          </w:p>
        </w:tc>
      </w:tr>
      <w:tr w:rsidR="004324BF" w:rsidRPr="00720F8E" w14:paraId="62D183C8" w14:textId="77777777" w:rsidTr="5DAD8829">
        <w:trPr>
          <w:cantSplit/>
          <w:trHeight w:val="1408"/>
        </w:trPr>
        <w:tc>
          <w:tcPr>
            <w:tcW w:w="1013" w:type="dxa"/>
          </w:tcPr>
          <w:p w14:paraId="39C22F9A" w14:textId="4603F328" w:rsidR="004324BF" w:rsidRPr="00720F8E" w:rsidRDefault="004324BF" w:rsidP="004324BF">
            <w:pPr>
              <w:rPr>
                <w:rFonts w:asciiTheme="minorHAnsi" w:hAnsiTheme="minorHAnsi" w:cstheme="minorHAnsi"/>
                <w:sz w:val="20"/>
              </w:rPr>
            </w:pPr>
            <w:r>
              <w:rPr>
                <w:rFonts w:asciiTheme="minorHAnsi" w:hAnsiTheme="minorHAnsi" w:cstheme="minorHAnsi"/>
                <w:sz w:val="20"/>
              </w:rPr>
              <w:t>YPM 11</w:t>
            </w:r>
          </w:p>
        </w:tc>
        <w:tc>
          <w:tcPr>
            <w:tcW w:w="2132" w:type="dxa"/>
          </w:tcPr>
          <w:p w14:paraId="69A8F159" w14:textId="6D14363A" w:rsidR="004324BF" w:rsidRPr="009B30E8" w:rsidRDefault="004324BF" w:rsidP="004324BF">
            <w:pPr>
              <w:rPr>
                <w:rFonts w:asciiTheme="minorHAnsi" w:eastAsia="Arial" w:hAnsiTheme="minorHAnsi" w:cstheme="minorHAnsi"/>
                <w:color w:val="000000" w:themeColor="text1"/>
                <w:sz w:val="20"/>
                <w:szCs w:val="20"/>
              </w:rPr>
            </w:pPr>
            <w:r w:rsidRPr="009B30E8">
              <w:rPr>
                <w:rFonts w:asciiTheme="minorHAnsi" w:hAnsiTheme="minorHAnsi" w:cstheme="minorHAnsi"/>
                <w:sz w:val="20"/>
                <w:szCs w:val="20"/>
              </w:rPr>
              <w:t>&lt;VehicleExcessAmount&gt;</w:t>
            </w:r>
          </w:p>
        </w:tc>
        <w:tc>
          <w:tcPr>
            <w:tcW w:w="7482" w:type="dxa"/>
          </w:tcPr>
          <w:tbl>
            <w:tblPr>
              <w:tblpPr w:leftFromText="180" w:rightFromText="180" w:horzAnchor="margin" w:tblpY="420"/>
              <w:tblOverlap w:val="never"/>
              <w:tblW w:w="7230" w:type="dxa"/>
              <w:tblBorders>
                <w:bottom w:val="single" w:sz="4" w:space="0" w:color="auto"/>
              </w:tblBorders>
              <w:tblLayout w:type="fixed"/>
              <w:tblLook w:val="04A0" w:firstRow="1" w:lastRow="0" w:firstColumn="1" w:lastColumn="0" w:noHBand="0" w:noVBand="1"/>
            </w:tblPr>
            <w:tblGrid>
              <w:gridCol w:w="2861"/>
              <w:gridCol w:w="4369"/>
            </w:tblGrid>
            <w:tr w:rsidR="004324BF" w:rsidRPr="009B30E8" w14:paraId="342B3E0C" w14:textId="77777777" w:rsidTr="6172E3E9">
              <w:trPr>
                <w:trHeight w:val="300"/>
              </w:trPr>
              <w:tc>
                <w:tcPr>
                  <w:tcW w:w="2861" w:type="dxa"/>
                  <w:noWrap/>
                  <w:hideMark/>
                </w:tcPr>
                <w:p w14:paraId="05FE7344" w14:textId="7A91B14A" w:rsidR="004324BF" w:rsidRPr="009B30E8" w:rsidRDefault="004324BF" w:rsidP="004324BF">
                  <w:pPr>
                    <w:pStyle w:val="TableBodycopySCOI"/>
                    <w:rPr>
                      <w:b/>
                      <w:bCs/>
                    </w:rPr>
                  </w:pPr>
                  <w:r w:rsidRPr="009B30E8">
                    <w:t>Basic e</w:t>
                  </w:r>
                  <w:r w:rsidRPr="00266F32">
                    <w:t>xces</w:t>
                  </w:r>
                  <w:r w:rsidRPr="009B30E8">
                    <w:t>s</w:t>
                  </w:r>
                  <w:r w:rsidRPr="009B30E8">
                    <w:rPr>
                      <w:lang w:eastAsia="en-AU"/>
                    </w:rPr>
                    <w:t>:</w:t>
                  </w:r>
                </w:p>
              </w:tc>
              <w:tc>
                <w:tcPr>
                  <w:tcW w:w="4369" w:type="dxa"/>
                  <w:noWrap/>
                  <w:vAlign w:val="bottom"/>
                  <w:hideMark/>
                </w:tcPr>
                <w:p w14:paraId="0D98A629" w14:textId="0E636EF1" w:rsidR="004324BF" w:rsidRPr="009B30E8" w:rsidRDefault="004324BF" w:rsidP="004324BF">
                  <w:pPr>
                    <w:pStyle w:val="TableBodycopyBCOI"/>
                    <w:rPr>
                      <w:color w:val="000000"/>
                      <w:sz w:val="22"/>
                      <w:szCs w:val="22"/>
                      <w:lang w:eastAsia="en-AU"/>
                    </w:rPr>
                  </w:pPr>
                  <w:r w:rsidRPr="009B30E8">
                    <w:t xml:space="preserve">&lt;VehicleExcessAmount&gt; - See Section </w:t>
                  </w:r>
                  <w:r w:rsidRPr="00266F32">
                    <w:t>'</w:t>
                  </w:r>
                  <w:commentRangeStart w:id="3129"/>
                  <w:commentRangeStart w:id="3130"/>
                  <w:commentRangeEnd w:id="3129"/>
                  <w:r w:rsidRPr="009B30E8">
                    <w:rPr>
                      <w:rStyle w:val="CommentReference"/>
                      <w:sz w:val="18"/>
                      <w:szCs w:val="18"/>
                    </w:rPr>
                    <w:commentReference w:id="3129"/>
                  </w:r>
                  <w:commentRangeEnd w:id="3130"/>
                  <w:r w:rsidRPr="009B30E8">
                    <w:rPr>
                      <w:rStyle w:val="CommentReference"/>
                      <w:sz w:val="18"/>
                      <w:szCs w:val="18"/>
                    </w:rPr>
                    <w:commentReference w:id="3130"/>
                  </w:r>
                  <w:r w:rsidRPr="009B30E8">
                    <w:t xml:space="preserve"> Excesses' for circumstances where additional excesses will apply</w:t>
                  </w:r>
                </w:p>
              </w:tc>
            </w:tr>
          </w:tbl>
          <w:p w14:paraId="113FCB56" w14:textId="00F4AAC5" w:rsidR="004324BF" w:rsidRPr="009B30E8" w:rsidRDefault="004324BF" w:rsidP="004324BF">
            <w:pPr>
              <w:pStyle w:val="TableBodycopy"/>
              <w:rPr>
                <w:rFonts w:asciiTheme="minorHAnsi" w:hAnsiTheme="minorHAnsi" w:cstheme="minorHAnsi"/>
                <w:szCs w:val="20"/>
              </w:rPr>
            </w:pPr>
          </w:p>
        </w:tc>
        <w:tc>
          <w:tcPr>
            <w:tcW w:w="2551" w:type="dxa"/>
          </w:tcPr>
          <w:p w14:paraId="57685A36" w14:textId="770ED44D" w:rsidR="004324BF" w:rsidRPr="009B30E8" w:rsidRDefault="004324BF" w:rsidP="004324BF">
            <w:pPr>
              <w:spacing w:after="120"/>
              <w:rPr>
                <w:rFonts w:asciiTheme="minorHAnsi" w:hAnsiTheme="minorHAnsi" w:cstheme="minorHAnsi"/>
                <w:sz w:val="20"/>
                <w:szCs w:val="20"/>
              </w:rPr>
            </w:pPr>
            <w:r w:rsidRPr="009B30E8">
              <w:rPr>
                <w:rFonts w:asciiTheme="minorHAnsi" w:hAnsiTheme="minorHAnsi" w:cstheme="minorHAnsi"/>
                <w:sz w:val="20"/>
                <w:szCs w:val="20"/>
              </w:rPr>
              <w:t>Always display</w:t>
            </w:r>
          </w:p>
        </w:tc>
        <w:tc>
          <w:tcPr>
            <w:tcW w:w="1418" w:type="dxa"/>
          </w:tcPr>
          <w:p w14:paraId="2CAB8BD4" w14:textId="30D303D2" w:rsidR="004324BF" w:rsidRDefault="004324BF" w:rsidP="004324BF">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4C201C6E" w14:textId="6B2A7DEC" w:rsidR="004324BF" w:rsidRDefault="004324BF" w:rsidP="004324BF">
            <w:pPr>
              <w:spacing w:after="120"/>
              <w:rPr>
                <w:rFonts w:asciiTheme="minorHAnsi" w:hAnsiTheme="minorHAnsi" w:cstheme="minorHAnsi"/>
                <w:color w:val="000000"/>
                <w:sz w:val="20"/>
                <w:szCs w:val="20"/>
              </w:rPr>
            </w:pPr>
            <w:r w:rsidRPr="003259C5">
              <w:rPr>
                <w:rFonts w:asciiTheme="minorHAnsi" w:hAnsiTheme="minorHAnsi" w:cstheme="minorHAnsi"/>
                <w:color w:val="000000"/>
                <w:sz w:val="20"/>
                <w:szCs w:val="20"/>
              </w:rPr>
              <w:t>Table_Bodycopy_S_COI</w:t>
            </w:r>
          </w:p>
          <w:p w14:paraId="06EF8EB1" w14:textId="6FA01212" w:rsidR="004324BF" w:rsidRDefault="004324BF" w:rsidP="004324BF">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5959BDC1" w14:textId="045535F2" w:rsidR="004324BF" w:rsidRPr="00720F8E" w:rsidRDefault="004324BF" w:rsidP="004324BF">
            <w:pPr>
              <w:spacing w:after="120"/>
              <w:rPr>
                <w:rFonts w:asciiTheme="minorHAnsi" w:hAnsiTheme="minorHAnsi" w:cstheme="minorHAnsi"/>
                <w:color w:val="000000"/>
                <w:sz w:val="20"/>
                <w:szCs w:val="20"/>
              </w:rPr>
            </w:pPr>
            <w:r w:rsidRPr="003259C5">
              <w:rPr>
                <w:rFonts w:asciiTheme="minorHAnsi" w:hAnsiTheme="minorHAnsi" w:cstheme="minorHAnsi"/>
                <w:color w:val="000000"/>
                <w:sz w:val="20"/>
                <w:szCs w:val="20"/>
              </w:rPr>
              <w:t>Table_Bodycopy_B_COI</w:t>
            </w:r>
          </w:p>
        </w:tc>
      </w:tr>
    </w:tbl>
    <w:p w14:paraId="32360D8F" w14:textId="184CC063" w:rsidR="0084497E" w:rsidRPr="00720F8E" w:rsidRDefault="0084497E" w:rsidP="0084497E">
      <w:pPr>
        <w:rPr>
          <w:rFonts w:asciiTheme="minorHAnsi" w:hAnsiTheme="minorHAnsi" w:cstheme="minorHAnsi"/>
        </w:rPr>
      </w:pPr>
    </w:p>
    <w:p w14:paraId="64F5A873" w14:textId="537D45B1" w:rsidR="00A754D1" w:rsidRPr="00720F8E" w:rsidRDefault="00A754D1" w:rsidP="00A754D1">
      <w:pPr>
        <w:rPr>
          <w:rFonts w:asciiTheme="minorHAnsi" w:hAnsiTheme="minorHAnsi" w:cstheme="minorHAnsi"/>
        </w:rPr>
      </w:pPr>
    </w:p>
    <w:p w14:paraId="40E6F4AA" w14:textId="07E78C31" w:rsidR="3136F1EB" w:rsidRPr="00720F8E" w:rsidRDefault="3136F1EB">
      <w:pPr>
        <w:rPr>
          <w:rFonts w:asciiTheme="minorHAnsi" w:hAnsiTheme="minorHAnsi" w:cstheme="minorHAnsi"/>
        </w:rPr>
      </w:pPr>
    </w:p>
    <w:p w14:paraId="517B5EAD" w14:textId="58F9F510" w:rsidR="001015A1" w:rsidRPr="00720F8E" w:rsidRDefault="001015A1" w:rsidP="0076295B">
      <w:pPr>
        <w:rPr>
          <w:rFonts w:asciiTheme="minorHAnsi" w:hAnsiTheme="minorHAnsi" w:cstheme="minorHAnsi"/>
        </w:rPr>
      </w:pPr>
    </w:p>
    <w:p w14:paraId="34D68A2E" w14:textId="07F640D9" w:rsidR="0099618A" w:rsidRDefault="0099618A" w:rsidP="004F3C45">
      <w:pPr>
        <w:pStyle w:val="Heading2"/>
        <w:rPr>
          <w:rFonts w:asciiTheme="minorHAnsi" w:hAnsiTheme="minorHAnsi" w:cstheme="minorHAnsi"/>
        </w:rPr>
      </w:pPr>
      <w:bookmarkStart w:id="3131" w:name="_Toc173483725"/>
      <w:bookmarkStart w:id="3132" w:name="_Toc143871480"/>
      <w:r>
        <w:rPr>
          <w:rFonts w:asciiTheme="minorHAnsi" w:hAnsiTheme="minorHAnsi" w:cstheme="minorHAnsi"/>
        </w:rPr>
        <w:t>Page 2- COI</w:t>
      </w:r>
      <w:bookmarkEnd w:id="3131"/>
    </w:p>
    <w:p w14:paraId="7707E362" w14:textId="04607B4F" w:rsidR="004F3C45" w:rsidRPr="00720F8E" w:rsidRDefault="5EAAF99C" w:rsidP="5DAD8829">
      <w:pPr>
        <w:pStyle w:val="Heading2"/>
        <w:rPr>
          <w:rFonts w:asciiTheme="minorHAnsi" w:hAnsiTheme="minorHAnsi" w:cstheme="minorBidi"/>
        </w:rPr>
      </w:pPr>
      <w:bookmarkStart w:id="3133" w:name="_Toc173483726"/>
      <w:r w:rsidRPr="5DAD8829">
        <w:rPr>
          <w:rFonts w:asciiTheme="minorHAnsi" w:hAnsiTheme="minorHAnsi" w:cstheme="minorBidi"/>
        </w:rPr>
        <w:t>Check this document carefully – is it accurate, complete and up to date?</w:t>
      </w:r>
      <w:r w:rsidR="7D10CAAF" w:rsidRPr="5DAD8829">
        <w:rPr>
          <w:rFonts w:asciiTheme="minorHAnsi" w:hAnsiTheme="minorHAnsi" w:cstheme="minorBidi"/>
        </w:rPr>
        <w:t xml:space="preserve"> </w:t>
      </w:r>
      <w:commentRangeStart w:id="3134"/>
      <w:commentRangeStart w:id="3135"/>
      <w:commentRangeStart w:id="3136"/>
      <w:commentRangeStart w:id="3137"/>
      <w:commentRangeStart w:id="3138"/>
      <w:commentRangeStart w:id="3139"/>
      <w:r w:rsidR="7D10CAAF" w:rsidRPr="5DAD8829">
        <w:rPr>
          <w:rFonts w:asciiTheme="minorHAnsi" w:hAnsiTheme="minorHAnsi" w:cstheme="minorBidi"/>
        </w:rPr>
        <w:t>(</w:t>
      </w:r>
      <w:commentRangeStart w:id="3140"/>
      <w:commentRangeStart w:id="3141"/>
      <w:commentRangeStart w:id="3142"/>
      <w:r w:rsidR="7D10CAAF" w:rsidRPr="5DAD8829">
        <w:rPr>
          <w:rFonts w:asciiTheme="minorHAnsi" w:hAnsiTheme="minorHAnsi" w:cstheme="minorBidi"/>
        </w:rPr>
        <w:t>ALL</w:t>
      </w:r>
      <w:commentRangeEnd w:id="3140"/>
      <w:r w:rsidR="42874055" w:rsidRPr="5DAD8829">
        <w:rPr>
          <w:rStyle w:val="CommentReference"/>
          <w:rFonts w:asciiTheme="minorHAnsi" w:hAnsiTheme="minorHAnsi" w:cstheme="minorBidi"/>
          <w:sz w:val="22"/>
          <w:szCs w:val="22"/>
        </w:rPr>
        <w:commentReference w:id="3140"/>
      </w:r>
      <w:commentRangeEnd w:id="3141"/>
      <w:r w:rsidR="42874055" w:rsidRPr="5DAD8829">
        <w:rPr>
          <w:rStyle w:val="CommentReference"/>
          <w:rFonts w:asciiTheme="minorHAnsi" w:hAnsiTheme="minorHAnsi" w:cstheme="minorBidi"/>
          <w:sz w:val="22"/>
          <w:szCs w:val="22"/>
        </w:rPr>
        <w:commentReference w:id="3141"/>
      </w:r>
      <w:commentRangeEnd w:id="3142"/>
      <w:r w:rsidR="42874055" w:rsidRPr="5DAD8829">
        <w:rPr>
          <w:rStyle w:val="CommentReference"/>
          <w:rFonts w:asciiTheme="minorHAnsi" w:hAnsiTheme="minorHAnsi" w:cstheme="minorBidi"/>
          <w:sz w:val="22"/>
          <w:szCs w:val="22"/>
        </w:rPr>
        <w:commentReference w:id="3142"/>
      </w:r>
      <w:r w:rsidR="7D10CAAF" w:rsidRPr="5DAD8829">
        <w:rPr>
          <w:rFonts w:asciiTheme="minorHAnsi" w:hAnsiTheme="minorHAnsi" w:cstheme="minorBidi"/>
        </w:rPr>
        <w:t>)</w:t>
      </w:r>
      <w:bookmarkEnd w:id="3132"/>
      <w:bookmarkEnd w:id="3133"/>
      <w:commentRangeEnd w:id="3134"/>
      <w:r w:rsidR="42874055" w:rsidRPr="00720F8E">
        <w:rPr>
          <w:rStyle w:val="CommentReference"/>
          <w:rFonts w:asciiTheme="minorHAnsi" w:hAnsiTheme="minorHAnsi" w:cstheme="minorBidi"/>
          <w:sz w:val="22"/>
          <w:szCs w:val="22"/>
        </w:rPr>
        <w:commentReference w:id="3134"/>
      </w:r>
      <w:commentRangeEnd w:id="3135"/>
      <w:r w:rsidR="42874055" w:rsidRPr="00720F8E">
        <w:rPr>
          <w:rStyle w:val="CommentReference"/>
          <w:rFonts w:asciiTheme="minorHAnsi" w:hAnsiTheme="minorHAnsi" w:cstheme="minorBidi"/>
          <w:sz w:val="22"/>
          <w:szCs w:val="22"/>
        </w:rPr>
        <w:commentReference w:id="3135"/>
      </w:r>
      <w:commentRangeEnd w:id="3136"/>
      <w:r w:rsidR="42874055" w:rsidRPr="00720F8E">
        <w:rPr>
          <w:rStyle w:val="CommentReference"/>
          <w:rFonts w:asciiTheme="minorHAnsi" w:hAnsiTheme="minorHAnsi" w:cstheme="minorBidi"/>
          <w:sz w:val="22"/>
          <w:szCs w:val="22"/>
        </w:rPr>
        <w:commentReference w:id="3136"/>
      </w:r>
      <w:commentRangeEnd w:id="3137"/>
      <w:r w:rsidR="42874055" w:rsidRPr="00720F8E">
        <w:rPr>
          <w:rStyle w:val="CommentReference"/>
          <w:rFonts w:asciiTheme="minorHAnsi" w:hAnsiTheme="minorHAnsi" w:cstheme="minorBidi"/>
          <w:sz w:val="22"/>
          <w:szCs w:val="22"/>
        </w:rPr>
        <w:commentReference w:id="3137"/>
      </w:r>
      <w:commentRangeEnd w:id="3138"/>
      <w:r w:rsidR="42874055" w:rsidRPr="00720F8E">
        <w:rPr>
          <w:rStyle w:val="CommentReference"/>
          <w:rFonts w:asciiTheme="minorHAnsi" w:hAnsiTheme="minorHAnsi" w:cstheme="minorBidi"/>
          <w:sz w:val="22"/>
          <w:szCs w:val="22"/>
        </w:rPr>
        <w:commentReference w:id="3138"/>
      </w:r>
      <w:commentRangeEnd w:id="3139"/>
      <w:r w:rsidR="42874055" w:rsidRPr="00720F8E">
        <w:rPr>
          <w:rStyle w:val="CommentReference"/>
          <w:rFonts w:asciiTheme="minorHAnsi" w:hAnsiTheme="minorHAnsi" w:cstheme="minorBidi"/>
          <w:sz w:val="22"/>
          <w:szCs w:val="22"/>
        </w:rPr>
        <w:commentReference w:id="3139"/>
      </w:r>
    </w:p>
    <w:p w14:paraId="13793D4F" w14:textId="72B5B362" w:rsidR="00F0238A" w:rsidRPr="00720F8E" w:rsidRDefault="72B5AD50" w:rsidP="6D5B893E">
      <w:pPr>
        <w:rPr>
          <w:rFonts w:asciiTheme="minorHAnsi" w:hAnsiTheme="minorHAnsi" w:cstheme="minorHAnsi"/>
        </w:rPr>
      </w:pPr>
      <w:r w:rsidRPr="00720F8E">
        <w:rPr>
          <w:rFonts w:asciiTheme="minorHAnsi" w:hAnsiTheme="minorHAnsi" w:cstheme="minorHAnsi"/>
          <w:noProof/>
        </w:rPr>
        <w:drawing>
          <wp:inline distT="0" distB="0" distL="0" distR="0" wp14:anchorId="7A2BB22E" wp14:editId="3307CB3A">
            <wp:extent cx="8688427" cy="2226409"/>
            <wp:effectExtent l="0" t="0" r="0" b="0"/>
            <wp:docPr id="1239002491" name="Picture 1239002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002491"/>
                    <pic:cNvPicPr/>
                  </pic:nvPicPr>
                  <pic:blipFill>
                    <a:blip r:embed="rId32">
                      <a:extLst>
                        <a:ext uri="{28A0092B-C50C-407E-A947-70E740481C1C}">
                          <a14:useLocalDpi xmlns:a14="http://schemas.microsoft.com/office/drawing/2010/main" val="0"/>
                        </a:ext>
                      </a:extLst>
                    </a:blip>
                    <a:stretch>
                      <a:fillRect/>
                    </a:stretch>
                  </pic:blipFill>
                  <pic:spPr>
                    <a:xfrm>
                      <a:off x="0" y="0"/>
                      <a:ext cx="8688427" cy="2226409"/>
                    </a:xfrm>
                    <a:prstGeom prst="rect">
                      <a:avLst/>
                    </a:prstGeom>
                  </pic:spPr>
                </pic:pic>
              </a:graphicData>
            </a:graphic>
          </wp:inline>
        </w:drawing>
      </w:r>
    </w:p>
    <w:p w14:paraId="4F73D673" w14:textId="77777777" w:rsidR="00C004D7" w:rsidRDefault="00C004D7" w:rsidP="6D5B893E">
      <w:pPr>
        <w:rPr>
          <w:rFonts w:asciiTheme="minorHAnsi" w:hAnsiTheme="minorHAnsi" w:cstheme="minorHAnsi"/>
        </w:rPr>
      </w:pPr>
    </w:p>
    <w:p w14:paraId="03BC5D95" w14:textId="77777777" w:rsidR="00720F8E" w:rsidRDefault="00720F8E" w:rsidP="6D5B893E">
      <w:pPr>
        <w:rPr>
          <w:rFonts w:asciiTheme="minorHAnsi" w:hAnsiTheme="minorHAnsi" w:cstheme="minorHAnsi"/>
        </w:rPr>
      </w:pPr>
    </w:p>
    <w:p w14:paraId="0D9DAEAA" w14:textId="77777777" w:rsidR="00720F8E" w:rsidRDefault="00720F8E" w:rsidP="6D5B893E">
      <w:pPr>
        <w:rPr>
          <w:rFonts w:asciiTheme="minorHAnsi" w:hAnsiTheme="minorHAnsi" w:cstheme="minorHAnsi"/>
        </w:rPr>
      </w:pPr>
    </w:p>
    <w:p w14:paraId="72087924" w14:textId="77777777" w:rsidR="00A26D15" w:rsidRDefault="00A26D15" w:rsidP="6D5B893E">
      <w:pPr>
        <w:rPr>
          <w:rFonts w:asciiTheme="minorHAnsi" w:hAnsiTheme="minorHAnsi" w:cstheme="minorHAnsi"/>
        </w:rPr>
      </w:pPr>
    </w:p>
    <w:p w14:paraId="6BC660FD" w14:textId="77777777" w:rsidR="00A26D15" w:rsidRDefault="00A26D15" w:rsidP="6D5B893E">
      <w:pPr>
        <w:rPr>
          <w:rFonts w:asciiTheme="minorHAnsi" w:hAnsiTheme="minorHAnsi" w:cstheme="minorHAnsi"/>
        </w:rPr>
      </w:pPr>
    </w:p>
    <w:p w14:paraId="10E252F8" w14:textId="77777777" w:rsidR="00A26D15" w:rsidRDefault="00A26D15" w:rsidP="6D5B893E">
      <w:pPr>
        <w:rPr>
          <w:rFonts w:asciiTheme="minorHAnsi" w:hAnsiTheme="minorHAnsi" w:cstheme="minorHAnsi"/>
        </w:rPr>
      </w:pPr>
    </w:p>
    <w:p w14:paraId="51F81064" w14:textId="77777777" w:rsidR="00A26D15" w:rsidRDefault="00A26D15" w:rsidP="6D5B893E">
      <w:pPr>
        <w:rPr>
          <w:rFonts w:asciiTheme="minorHAnsi" w:hAnsiTheme="minorHAnsi" w:cstheme="minorHAnsi"/>
        </w:rPr>
      </w:pPr>
    </w:p>
    <w:p w14:paraId="6C766546" w14:textId="77777777" w:rsidR="00A26D15" w:rsidRDefault="00A26D15" w:rsidP="6D5B893E">
      <w:pPr>
        <w:rPr>
          <w:rFonts w:asciiTheme="minorHAnsi" w:hAnsiTheme="minorHAnsi" w:cstheme="minorHAnsi"/>
        </w:rPr>
      </w:pPr>
    </w:p>
    <w:p w14:paraId="7167DCB8" w14:textId="77777777" w:rsidR="00A26D15" w:rsidRDefault="00A26D15" w:rsidP="6D5B893E">
      <w:pPr>
        <w:rPr>
          <w:rFonts w:asciiTheme="minorHAnsi" w:hAnsiTheme="minorHAnsi" w:cstheme="minorHAnsi"/>
        </w:rPr>
      </w:pPr>
    </w:p>
    <w:p w14:paraId="196A8BDF" w14:textId="77777777" w:rsidR="00A26D15" w:rsidRDefault="00A26D15" w:rsidP="6D5B893E">
      <w:pPr>
        <w:rPr>
          <w:rFonts w:asciiTheme="minorHAnsi" w:hAnsiTheme="minorHAnsi" w:cstheme="minorHAnsi"/>
        </w:rPr>
      </w:pPr>
    </w:p>
    <w:p w14:paraId="408613FD" w14:textId="77777777" w:rsidR="00A26D15" w:rsidRDefault="00A26D15" w:rsidP="6D5B893E">
      <w:pPr>
        <w:rPr>
          <w:rFonts w:asciiTheme="minorHAnsi" w:hAnsiTheme="minorHAnsi" w:cstheme="minorHAnsi"/>
        </w:rPr>
      </w:pPr>
    </w:p>
    <w:p w14:paraId="4EC4C730" w14:textId="77777777" w:rsidR="00A26D15" w:rsidRDefault="00A26D15" w:rsidP="6D5B893E">
      <w:pPr>
        <w:rPr>
          <w:rFonts w:asciiTheme="minorHAnsi" w:hAnsiTheme="minorHAnsi" w:cstheme="minorHAnsi"/>
        </w:rPr>
      </w:pPr>
    </w:p>
    <w:p w14:paraId="2F6EF7D7" w14:textId="77777777" w:rsidR="00A26D15" w:rsidRDefault="00A26D15" w:rsidP="6D5B893E">
      <w:pPr>
        <w:rPr>
          <w:rFonts w:asciiTheme="minorHAnsi" w:hAnsiTheme="minorHAnsi" w:cstheme="minorHAnsi"/>
        </w:rPr>
      </w:pPr>
    </w:p>
    <w:p w14:paraId="4CF8F528" w14:textId="77777777" w:rsidR="00A26D15" w:rsidRDefault="00A26D15" w:rsidP="6D5B893E">
      <w:pPr>
        <w:rPr>
          <w:rFonts w:asciiTheme="minorHAnsi" w:hAnsiTheme="minorHAnsi" w:cstheme="minorHAnsi"/>
        </w:rPr>
      </w:pPr>
    </w:p>
    <w:p w14:paraId="64830D69" w14:textId="77777777" w:rsidR="00A26D15" w:rsidRDefault="00A26D15" w:rsidP="6D5B893E">
      <w:pPr>
        <w:rPr>
          <w:rFonts w:asciiTheme="minorHAnsi" w:hAnsiTheme="minorHAnsi" w:cstheme="minorHAnsi"/>
        </w:rPr>
      </w:pPr>
    </w:p>
    <w:p w14:paraId="51E32238" w14:textId="77777777" w:rsidR="00A26D15" w:rsidRDefault="00A26D15" w:rsidP="6D5B893E">
      <w:pPr>
        <w:rPr>
          <w:rFonts w:asciiTheme="minorHAnsi" w:hAnsiTheme="minorHAnsi" w:cstheme="minorHAnsi"/>
        </w:rPr>
      </w:pPr>
    </w:p>
    <w:p w14:paraId="762B44E5" w14:textId="77777777" w:rsidR="00A26D15" w:rsidRDefault="00A26D15" w:rsidP="6D5B893E">
      <w:pPr>
        <w:rPr>
          <w:rFonts w:asciiTheme="minorHAnsi" w:hAnsiTheme="minorHAnsi" w:cstheme="minorHAnsi"/>
        </w:rPr>
      </w:pPr>
    </w:p>
    <w:p w14:paraId="0E788B63" w14:textId="77777777" w:rsidR="00720F8E" w:rsidRPr="00720F8E" w:rsidRDefault="00720F8E" w:rsidP="6D5B893E">
      <w:pPr>
        <w:rPr>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1676"/>
        <w:gridCol w:w="9355"/>
        <w:gridCol w:w="1276"/>
        <w:gridCol w:w="1276"/>
      </w:tblGrid>
      <w:tr w:rsidR="00235925" w:rsidRPr="00720F8E" w14:paraId="50DE9FA5" w14:textId="77777777" w:rsidTr="00F950B7">
        <w:trPr>
          <w:cantSplit/>
          <w:trHeight w:val="515"/>
        </w:trPr>
        <w:tc>
          <w:tcPr>
            <w:tcW w:w="1013" w:type="dxa"/>
            <w:shd w:val="clear" w:color="auto" w:fill="BFBFBF" w:themeFill="background1" w:themeFillShade="BF"/>
          </w:tcPr>
          <w:p w14:paraId="2AB9FBA4" w14:textId="77777777" w:rsidR="00C004D7" w:rsidRPr="00F950B7" w:rsidRDefault="00C004D7">
            <w:pPr>
              <w:tabs>
                <w:tab w:val="left" w:pos="1800"/>
              </w:tabs>
              <w:rPr>
                <w:rFonts w:asciiTheme="minorHAnsi" w:hAnsiTheme="minorHAnsi" w:cstheme="minorHAnsi"/>
                <w:b/>
                <w:rPrChange w:id="3143" w:author="Sue Simnor (EXT Idiom)" w:date="2024-08-07T09:47:00Z" w16du:dateUtc="2024-08-06T23:47:00Z">
                  <w:rPr>
                    <w:rFonts w:asciiTheme="minorHAnsi" w:hAnsiTheme="minorHAnsi" w:cstheme="minorHAnsi"/>
                    <w:b/>
                    <w:sz w:val="20"/>
                  </w:rPr>
                </w:rPrChange>
              </w:rPr>
            </w:pPr>
            <w:r w:rsidRPr="00F950B7">
              <w:rPr>
                <w:rFonts w:asciiTheme="minorHAnsi" w:hAnsiTheme="minorHAnsi" w:cstheme="minorHAnsi"/>
                <w:b/>
                <w:rPrChange w:id="3144" w:author="Sue Simnor (EXT Idiom)" w:date="2024-08-07T09:47:00Z" w16du:dateUtc="2024-08-06T23:47:00Z">
                  <w:rPr>
                    <w:rFonts w:asciiTheme="minorHAnsi" w:hAnsiTheme="minorHAnsi" w:cstheme="minorHAnsi"/>
                    <w:b/>
                    <w:sz w:val="20"/>
                  </w:rPr>
                </w:rPrChange>
              </w:rPr>
              <w:t>Ref</w:t>
            </w:r>
          </w:p>
        </w:tc>
        <w:tc>
          <w:tcPr>
            <w:tcW w:w="1676" w:type="dxa"/>
            <w:shd w:val="clear" w:color="auto" w:fill="BFBFBF" w:themeFill="background1" w:themeFillShade="BF"/>
          </w:tcPr>
          <w:p w14:paraId="3BF77C0C" w14:textId="77777777" w:rsidR="00C004D7" w:rsidRPr="00F950B7" w:rsidRDefault="00C004D7">
            <w:pPr>
              <w:tabs>
                <w:tab w:val="left" w:pos="1800"/>
              </w:tabs>
              <w:jc w:val="center"/>
              <w:rPr>
                <w:rFonts w:asciiTheme="minorHAnsi" w:hAnsiTheme="minorHAnsi" w:cstheme="minorHAnsi"/>
                <w:b/>
                <w:rPrChange w:id="3145" w:author="Sue Simnor (EXT Idiom)" w:date="2024-08-07T09:47:00Z" w16du:dateUtc="2024-08-06T23:47:00Z">
                  <w:rPr>
                    <w:rFonts w:asciiTheme="minorHAnsi" w:hAnsiTheme="minorHAnsi" w:cstheme="minorHAnsi"/>
                    <w:b/>
                    <w:sz w:val="20"/>
                  </w:rPr>
                </w:rPrChange>
              </w:rPr>
            </w:pPr>
            <w:r w:rsidRPr="00F950B7">
              <w:rPr>
                <w:rFonts w:asciiTheme="minorHAnsi" w:hAnsiTheme="minorHAnsi" w:cstheme="minorHAnsi"/>
                <w:b/>
                <w:rPrChange w:id="3146" w:author="Sue Simnor (EXT Idiom)" w:date="2024-08-07T09:47:00Z" w16du:dateUtc="2024-08-06T23:47:00Z">
                  <w:rPr>
                    <w:rFonts w:asciiTheme="minorHAnsi" w:hAnsiTheme="minorHAnsi" w:cstheme="minorHAnsi"/>
                    <w:b/>
                    <w:sz w:val="20"/>
                  </w:rPr>
                </w:rPrChange>
              </w:rPr>
              <w:t>Variables</w:t>
            </w:r>
          </w:p>
        </w:tc>
        <w:tc>
          <w:tcPr>
            <w:tcW w:w="9355" w:type="dxa"/>
            <w:shd w:val="clear" w:color="auto" w:fill="BFBFBF" w:themeFill="background1" w:themeFillShade="BF"/>
          </w:tcPr>
          <w:p w14:paraId="205EBE6A" w14:textId="77777777" w:rsidR="00C004D7" w:rsidRPr="00F950B7" w:rsidRDefault="00C004D7">
            <w:pPr>
              <w:tabs>
                <w:tab w:val="left" w:pos="1800"/>
              </w:tabs>
              <w:jc w:val="center"/>
              <w:rPr>
                <w:rFonts w:asciiTheme="minorHAnsi" w:hAnsiTheme="minorHAnsi" w:cstheme="minorHAnsi"/>
                <w:b/>
              </w:rPr>
            </w:pPr>
            <w:r w:rsidRPr="00F950B7">
              <w:rPr>
                <w:rFonts w:asciiTheme="minorHAnsi" w:hAnsiTheme="minorHAnsi" w:cstheme="minorHAnsi"/>
                <w:b/>
                <w:rPrChange w:id="3147" w:author="Sue Simnor (EXT Idiom)" w:date="2024-08-07T09:47:00Z" w16du:dateUtc="2024-08-06T23:47:00Z">
                  <w:rPr>
                    <w:rFonts w:asciiTheme="minorHAnsi" w:hAnsiTheme="minorHAnsi" w:cstheme="minorHAnsi"/>
                    <w:b/>
                    <w:sz w:val="20"/>
                    <w:szCs w:val="20"/>
                  </w:rPr>
                </w:rPrChange>
              </w:rPr>
              <w:t>Content</w:t>
            </w:r>
          </w:p>
        </w:tc>
        <w:tc>
          <w:tcPr>
            <w:tcW w:w="1276" w:type="dxa"/>
            <w:shd w:val="clear" w:color="auto" w:fill="BFBFBF" w:themeFill="background1" w:themeFillShade="BF"/>
          </w:tcPr>
          <w:p w14:paraId="6DBBAB1E" w14:textId="77777777" w:rsidR="00C004D7" w:rsidRPr="00F950B7" w:rsidRDefault="00C004D7">
            <w:pPr>
              <w:tabs>
                <w:tab w:val="left" w:pos="1800"/>
              </w:tabs>
              <w:jc w:val="center"/>
              <w:rPr>
                <w:rFonts w:asciiTheme="minorHAnsi" w:hAnsiTheme="minorHAnsi" w:cstheme="minorHAnsi"/>
                <w:b/>
                <w:rPrChange w:id="3148" w:author="Sue Simnor (EXT Idiom)" w:date="2024-08-07T09:47:00Z" w16du:dateUtc="2024-08-06T23:47:00Z">
                  <w:rPr>
                    <w:rFonts w:asciiTheme="minorHAnsi" w:hAnsiTheme="minorHAnsi" w:cstheme="minorHAnsi"/>
                    <w:b/>
                    <w:sz w:val="20"/>
                  </w:rPr>
                </w:rPrChange>
              </w:rPr>
            </w:pPr>
            <w:r w:rsidRPr="00F950B7">
              <w:rPr>
                <w:rFonts w:asciiTheme="minorHAnsi" w:hAnsiTheme="minorHAnsi" w:cstheme="minorHAnsi"/>
                <w:b/>
                <w:rPrChange w:id="3149" w:author="Sue Simnor (EXT Idiom)" w:date="2024-08-07T09:47:00Z" w16du:dateUtc="2024-08-06T23:47:00Z">
                  <w:rPr>
                    <w:rFonts w:asciiTheme="minorHAnsi" w:hAnsiTheme="minorHAnsi" w:cstheme="minorHAnsi"/>
                    <w:b/>
                    <w:sz w:val="20"/>
                  </w:rPr>
                </w:rPrChange>
              </w:rPr>
              <w:t>Logic</w:t>
            </w:r>
          </w:p>
        </w:tc>
        <w:tc>
          <w:tcPr>
            <w:tcW w:w="1276" w:type="dxa"/>
            <w:shd w:val="clear" w:color="auto" w:fill="BFBFBF" w:themeFill="background1" w:themeFillShade="BF"/>
          </w:tcPr>
          <w:p w14:paraId="53A08A18" w14:textId="77777777" w:rsidR="00C004D7" w:rsidRPr="00F950B7" w:rsidRDefault="00C004D7">
            <w:pPr>
              <w:tabs>
                <w:tab w:val="left" w:pos="1800"/>
              </w:tabs>
              <w:jc w:val="center"/>
              <w:rPr>
                <w:rFonts w:asciiTheme="minorHAnsi" w:hAnsiTheme="minorHAnsi" w:cstheme="minorHAnsi"/>
                <w:b/>
                <w:rPrChange w:id="3150" w:author="Sue Simnor (EXT Idiom)" w:date="2024-08-07T09:47:00Z" w16du:dateUtc="2024-08-06T23:47:00Z">
                  <w:rPr>
                    <w:rFonts w:asciiTheme="minorHAnsi" w:hAnsiTheme="minorHAnsi" w:cstheme="minorHAnsi"/>
                    <w:b/>
                    <w:sz w:val="20"/>
                  </w:rPr>
                </w:rPrChange>
              </w:rPr>
            </w:pPr>
            <w:r w:rsidRPr="00F950B7">
              <w:rPr>
                <w:rFonts w:asciiTheme="minorHAnsi" w:hAnsiTheme="minorHAnsi" w:cstheme="minorHAnsi"/>
                <w:b/>
                <w:rPrChange w:id="3151" w:author="Sue Simnor (EXT Idiom)" w:date="2024-08-07T09:47:00Z" w16du:dateUtc="2024-08-06T23:47:00Z">
                  <w:rPr>
                    <w:rFonts w:asciiTheme="minorHAnsi" w:hAnsiTheme="minorHAnsi" w:cstheme="minorHAnsi"/>
                    <w:b/>
                    <w:sz w:val="20"/>
                  </w:rPr>
                </w:rPrChange>
              </w:rPr>
              <w:t>Style</w:t>
            </w:r>
          </w:p>
        </w:tc>
      </w:tr>
      <w:tr w:rsidR="00C004D7" w:rsidRPr="00720F8E" w14:paraId="348DD112" w14:textId="77777777" w:rsidTr="5DAD8829">
        <w:trPr>
          <w:cantSplit/>
        </w:trPr>
        <w:tc>
          <w:tcPr>
            <w:tcW w:w="1013" w:type="dxa"/>
          </w:tcPr>
          <w:p w14:paraId="079F707C" w14:textId="714E1C39" w:rsidR="00C004D7" w:rsidRPr="00720F8E" w:rsidRDefault="009A61D0">
            <w:pPr>
              <w:rPr>
                <w:rFonts w:asciiTheme="minorHAnsi" w:hAnsiTheme="minorHAnsi" w:cstheme="minorHAnsi"/>
                <w:sz w:val="20"/>
              </w:rPr>
            </w:pPr>
            <w:r>
              <w:rPr>
                <w:rFonts w:asciiTheme="minorHAnsi" w:hAnsiTheme="minorHAnsi" w:cstheme="minorHAnsi"/>
                <w:sz w:val="20"/>
              </w:rPr>
              <w:t>CDC 1</w:t>
            </w:r>
          </w:p>
        </w:tc>
        <w:tc>
          <w:tcPr>
            <w:tcW w:w="1676" w:type="dxa"/>
          </w:tcPr>
          <w:p w14:paraId="0AAAFBF9" w14:textId="77777777" w:rsidR="00C004D7" w:rsidRPr="009B30E8" w:rsidRDefault="00C004D7">
            <w:pPr>
              <w:tabs>
                <w:tab w:val="left" w:pos="1800"/>
              </w:tabs>
              <w:rPr>
                <w:rFonts w:asciiTheme="minorHAnsi" w:hAnsiTheme="minorHAnsi" w:cstheme="minorHAnsi"/>
                <w:sz w:val="20"/>
              </w:rPr>
            </w:pPr>
          </w:p>
        </w:tc>
        <w:tc>
          <w:tcPr>
            <w:tcW w:w="9355" w:type="dxa"/>
          </w:tcPr>
          <w:p w14:paraId="5C913867" w14:textId="6134E06B" w:rsidR="00C004D7" w:rsidRPr="00266F32" w:rsidRDefault="009C7DDB" w:rsidP="00C1020A">
            <w:pPr>
              <w:pStyle w:val="Heading1COI"/>
              <w:rPr>
                <w:sz w:val="24"/>
              </w:rPr>
            </w:pPr>
            <w:r w:rsidRPr="00266F32">
              <w:rPr>
                <w:sz w:val="24"/>
                <w:szCs w:val="24"/>
              </w:rPr>
              <w:t xml:space="preserve">Important notices – please </w:t>
            </w:r>
            <w:r w:rsidR="00352A6E" w:rsidRPr="00F950B7">
              <w:rPr>
                <w:sz w:val="24"/>
                <w:szCs w:val="24"/>
              </w:rPr>
              <w:t>c</w:t>
            </w:r>
            <w:r w:rsidRPr="00266F32">
              <w:rPr>
                <w:sz w:val="24"/>
                <w:szCs w:val="24"/>
              </w:rPr>
              <w:t>heck this document carefully</w:t>
            </w:r>
          </w:p>
        </w:tc>
        <w:tc>
          <w:tcPr>
            <w:tcW w:w="1276" w:type="dxa"/>
          </w:tcPr>
          <w:p w14:paraId="4A2DA30E" w14:textId="77777777" w:rsidR="00C004D7" w:rsidRPr="00720F8E" w:rsidRDefault="00C004D7">
            <w:pPr>
              <w:spacing w:after="120"/>
              <w:rPr>
                <w:rFonts w:asciiTheme="minorHAnsi" w:eastAsia="Segoe UI" w:hAnsiTheme="minorHAnsi" w:cstheme="minorHAnsi"/>
                <w:bCs/>
                <w:sz w:val="20"/>
              </w:rPr>
            </w:pPr>
            <w:r w:rsidRPr="00720F8E">
              <w:rPr>
                <w:rFonts w:asciiTheme="minorHAnsi" w:hAnsiTheme="minorHAnsi" w:cstheme="minorHAnsi"/>
                <w:bCs/>
                <w:color w:val="000000" w:themeColor="text1"/>
                <w:sz w:val="20"/>
                <w:szCs w:val="20"/>
              </w:rPr>
              <w:t>Always display</w:t>
            </w:r>
          </w:p>
        </w:tc>
        <w:tc>
          <w:tcPr>
            <w:tcW w:w="1276" w:type="dxa"/>
          </w:tcPr>
          <w:p w14:paraId="53D52F8B" w14:textId="35BB5B41" w:rsidR="00C004D7" w:rsidRPr="00720F8E" w:rsidRDefault="0043189E">
            <w:pPr>
              <w:spacing w:after="120"/>
              <w:rPr>
                <w:rFonts w:asciiTheme="minorHAnsi" w:hAnsiTheme="minorHAnsi" w:cstheme="minorHAnsi"/>
                <w:color w:val="000000"/>
                <w:sz w:val="20"/>
                <w:szCs w:val="20"/>
              </w:rPr>
            </w:pPr>
            <w:r w:rsidRPr="0043189E">
              <w:rPr>
                <w:rFonts w:asciiTheme="minorHAnsi" w:hAnsiTheme="minorHAnsi" w:cstheme="minorHAnsi"/>
                <w:color w:val="000000"/>
                <w:sz w:val="20"/>
                <w:szCs w:val="20"/>
              </w:rPr>
              <w:t>Heading_1_COI</w:t>
            </w:r>
          </w:p>
        </w:tc>
      </w:tr>
      <w:tr w:rsidR="005D419D" w:rsidRPr="00720F8E" w14:paraId="33C3A070" w14:textId="77777777" w:rsidTr="5DAD8829">
        <w:trPr>
          <w:cantSplit/>
        </w:trPr>
        <w:tc>
          <w:tcPr>
            <w:tcW w:w="1013" w:type="dxa"/>
          </w:tcPr>
          <w:p w14:paraId="2E735474" w14:textId="2B2FE88A" w:rsidR="005D419D" w:rsidRPr="00720F8E" w:rsidRDefault="009A61D0">
            <w:pPr>
              <w:rPr>
                <w:rFonts w:asciiTheme="minorHAnsi" w:hAnsiTheme="minorHAnsi" w:cstheme="minorHAnsi"/>
                <w:sz w:val="20"/>
              </w:rPr>
            </w:pPr>
            <w:r>
              <w:rPr>
                <w:rFonts w:asciiTheme="minorHAnsi" w:hAnsiTheme="minorHAnsi" w:cstheme="minorHAnsi"/>
                <w:sz w:val="20"/>
              </w:rPr>
              <w:t>CDC  2</w:t>
            </w:r>
          </w:p>
        </w:tc>
        <w:tc>
          <w:tcPr>
            <w:tcW w:w="1676" w:type="dxa"/>
          </w:tcPr>
          <w:p w14:paraId="197BA17D" w14:textId="627151CB" w:rsidR="005D419D" w:rsidRPr="009B30E8" w:rsidRDefault="005E6850">
            <w:pPr>
              <w:tabs>
                <w:tab w:val="left" w:pos="1800"/>
              </w:tabs>
              <w:rPr>
                <w:rFonts w:asciiTheme="minorHAnsi" w:hAnsiTheme="minorHAnsi" w:cstheme="minorHAnsi"/>
                <w:sz w:val="20"/>
              </w:rPr>
            </w:pPr>
            <w:r w:rsidRPr="00BC02CE">
              <w:rPr>
                <w:rFonts w:asciiTheme="minorHAnsi" w:hAnsiTheme="minorHAnsi" w:cstheme="minorHAnsi"/>
                <w:sz w:val="20"/>
                <w:rPrChange w:id="3152" w:author="sam sehgal" w:date="2024-12-19T09:49:00Z" w16du:dateUtc="2024-12-18T22:49:00Z">
                  <w:rPr>
                    <w:rFonts w:asciiTheme="minorHAnsi" w:hAnsiTheme="minorHAnsi" w:cstheme="minorHAnsi"/>
                    <w:sz w:val="20"/>
                    <w:highlight w:val="yellow"/>
                  </w:rPr>
                </w:rPrChange>
              </w:rPr>
              <w:t>&lt;</w:t>
            </w:r>
            <w:r w:rsidR="00B41602" w:rsidRPr="00BC02CE">
              <w:rPr>
                <w:rFonts w:asciiTheme="minorHAnsi" w:hAnsiTheme="minorHAnsi" w:cstheme="minorHAnsi"/>
                <w:sz w:val="20"/>
                <w:rPrChange w:id="3153" w:author="sam sehgal" w:date="2024-12-19T09:49:00Z" w16du:dateUtc="2024-12-18T22:49:00Z">
                  <w:rPr>
                    <w:rFonts w:asciiTheme="minorHAnsi" w:hAnsiTheme="minorHAnsi" w:cstheme="minorHAnsi"/>
                    <w:sz w:val="20"/>
                    <w:highlight w:val="yellow"/>
                  </w:rPr>
                </w:rPrChange>
              </w:rPr>
              <w:t>PartnerPrivcyURL</w:t>
            </w:r>
            <w:r w:rsidRPr="00BC02CE">
              <w:rPr>
                <w:rFonts w:asciiTheme="minorHAnsi" w:hAnsiTheme="minorHAnsi" w:cstheme="minorHAnsi"/>
                <w:sz w:val="20"/>
                <w:rPrChange w:id="3154" w:author="sam sehgal" w:date="2024-12-19T09:49:00Z" w16du:dateUtc="2024-12-18T22:49:00Z">
                  <w:rPr>
                    <w:rFonts w:asciiTheme="minorHAnsi" w:hAnsiTheme="minorHAnsi" w:cstheme="minorHAnsi"/>
                    <w:sz w:val="20"/>
                    <w:highlight w:val="yellow"/>
                  </w:rPr>
                </w:rPrChange>
              </w:rPr>
              <w:t>&gt;</w:t>
            </w:r>
          </w:p>
        </w:tc>
        <w:tc>
          <w:tcPr>
            <w:tcW w:w="9355" w:type="dxa"/>
          </w:tcPr>
          <w:p w14:paraId="3F6A9214" w14:textId="77777777" w:rsidR="009C7DDB" w:rsidRPr="009B30E8" w:rsidRDefault="237ABADC" w:rsidP="624AC179">
            <w:pPr>
              <w:tabs>
                <w:tab w:val="left" w:pos="774"/>
              </w:tabs>
              <w:rPr>
                <w:rFonts w:asciiTheme="minorHAnsi" w:hAnsiTheme="minorHAnsi"/>
                <w:sz w:val="20"/>
                <w:szCs w:val="20"/>
              </w:rPr>
            </w:pPr>
            <w:commentRangeStart w:id="3155"/>
            <w:commentRangeStart w:id="3156"/>
            <w:commentRangeStart w:id="3157"/>
            <w:r w:rsidRPr="00266F32">
              <w:rPr>
                <w:rFonts w:asciiTheme="minorHAnsi" w:hAnsiTheme="minorHAnsi"/>
                <w:sz w:val="20"/>
                <w:szCs w:val="20"/>
              </w:rPr>
              <w:t xml:space="preserve">This Certificate of Insurance (COI) sets out the information you have provided and any other information we have used to decide whether we can insure you, on what terms and for what premium. </w:t>
            </w:r>
          </w:p>
          <w:p w14:paraId="7672F250" w14:textId="77777777" w:rsidR="009C7DDB" w:rsidRPr="009B30E8" w:rsidRDefault="009C7DDB" w:rsidP="5DAD8829">
            <w:pPr>
              <w:tabs>
                <w:tab w:val="left" w:pos="774"/>
              </w:tabs>
              <w:rPr>
                <w:rFonts w:asciiTheme="minorHAnsi" w:hAnsiTheme="minorHAnsi"/>
                <w:sz w:val="20"/>
                <w:szCs w:val="20"/>
              </w:rPr>
            </w:pPr>
            <w:commentRangeStart w:id="3158"/>
            <w:commentRangeStart w:id="3159"/>
            <w:commentRangeStart w:id="3160"/>
          </w:p>
          <w:p w14:paraId="32C6DA3A" w14:textId="74C3068B" w:rsidR="009C7DDB" w:rsidRPr="00266F32" w:rsidRDefault="4C2CC4B5" w:rsidP="5DAD8829">
            <w:pPr>
              <w:tabs>
                <w:tab w:val="left" w:pos="774"/>
              </w:tabs>
              <w:rPr>
                <w:rFonts w:asciiTheme="minorHAnsi" w:hAnsiTheme="minorHAnsi"/>
                <w:sz w:val="20"/>
                <w:szCs w:val="20"/>
              </w:rPr>
            </w:pPr>
            <w:r w:rsidRPr="009B30E8">
              <w:rPr>
                <w:rFonts w:asciiTheme="minorHAnsi" w:hAnsiTheme="minorHAnsi"/>
                <w:sz w:val="20"/>
                <w:szCs w:val="20"/>
              </w:rPr>
              <w:t>It is your responsibility to answer questions we ask of you as honestly, accurately and completely as you can</w:t>
            </w:r>
            <w:commentRangeStart w:id="3161"/>
            <w:commentRangeStart w:id="3162"/>
            <w:r w:rsidRPr="009B30E8">
              <w:rPr>
                <w:rFonts w:asciiTheme="minorHAnsi" w:hAnsiTheme="minorHAnsi"/>
                <w:sz w:val="20"/>
                <w:szCs w:val="20"/>
              </w:rPr>
              <w:t>.</w:t>
            </w:r>
            <w:commentRangeEnd w:id="3161"/>
            <w:r w:rsidR="424C05E6" w:rsidRPr="00266F32">
              <w:rPr>
                <w:rStyle w:val="CommentReference"/>
                <w:rFonts w:asciiTheme="minorHAnsi" w:hAnsiTheme="minorHAnsi" w:cstheme="minorBidi"/>
                <w:sz w:val="20"/>
                <w:szCs w:val="20"/>
              </w:rPr>
              <w:commentReference w:id="3161"/>
            </w:r>
            <w:commentRangeEnd w:id="3162"/>
            <w:r w:rsidR="424C05E6" w:rsidRPr="00266F32">
              <w:rPr>
                <w:rStyle w:val="CommentReference"/>
                <w:rFonts w:asciiTheme="minorHAnsi" w:hAnsiTheme="minorHAnsi" w:cstheme="minorBidi"/>
                <w:sz w:val="20"/>
                <w:szCs w:val="20"/>
              </w:rPr>
              <w:commentReference w:id="3162"/>
            </w:r>
            <w:r w:rsidRPr="00266F32">
              <w:rPr>
                <w:rFonts w:asciiTheme="minorHAnsi" w:hAnsiTheme="minorHAnsi"/>
                <w:sz w:val="20"/>
                <w:szCs w:val="20"/>
              </w:rPr>
              <w:t xml:space="preserve"> </w:t>
            </w:r>
            <w:r w:rsidR="299628CA" w:rsidRPr="00266F32">
              <w:rPr>
                <w:rFonts w:asciiTheme="minorHAnsi" w:hAnsiTheme="minorHAnsi"/>
                <w:sz w:val="20"/>
                <w:szCs w:val="20"/>
              </w:rPr>
              <w:t>You must also take reasonable care not to make any misrepresentations to us.</w:t>
            </w:r>
            <w:r w:rsidR="299628CA" w:rsidRPr="009B30E8">
              <w:rPr>
                <w:rFonts w:asciiTheme="minorHAnsi" w:hAnsiTheme="minorHAnsi"/>
                <w:sz w:val="20"/>
                <w:szCs w:val="20"/>
              </w:rPr>
              <w:t xml:space="preserve"> </w:t>
            </w:r>
            <w:r w:rsidRPr="00266F32">
              <w:rPr>
                <w:rFonts w:asciiTheme="minorHAnsi" w:hAnsiTheme="minorHAnsi"/>
                <w:sz w:val="20"/>
                <w:szCs w:val="20"/>
              </w:rPr>
              <w:t>If you breach this responsibility, your policy may be cancelled or treated as if it never existed, or your claim may be denied or not paid in full.</w:t>
            </w:r>
            <w:r w:rsidR="0027105A" w:rsidRPr="00F950B7">
              <w:rPr>
                <w:rFonts w:asciiTheme="minorHAnsi" w:hAnsiTheme="minorHAnsi"/>
                <w:sz w:val="20"/>
                <w:szCs w:val="20"/>
              </w:rPr>
              <w:t xml:space="preserve"> </w:t>
            </w:r>
            <w:r w:rsidR="0027105A" w:rsidRPr="00266F32">
              <w:rPr>
                <w:rFonts w:asciiTheme="minorHAnsi" w:hAnsiTheme="minorHAnsi"/>
                <w:sz w:val="20"/>
                <w:szCs w:val="20"/>
              </w:rPr>
              <w:t>If you are not sure of the answers to any of the questions, you should take the time to find out before providing a response.</w:t>
            </w:r>
            <w:r w:rsidRPr="00266F32">
              <w:rPr>
                <w:rFonts w:asciiTheme="minorHAnsi" w:hAnsiTheme="minorHAnsi"/>
                <w:sz w:val="20"/>
                <w:szCs w:val="20"/>
              </w:rPr>
              <w:t xml:space="preserve"> </w:t>
            </w:r>
            <w:commentRangeStart w:id="3163"/>
            <w:commentRangeStart w:id="3164"/>
            <w:r w:rsidRPr="00266F32">
              <w:rPr>
                <w:rFonts w:asciiTheme="minorHAnsi" w:hAnsiTheme="minorHAnsi"/>
                <w:sz w:val="20"/>
                <w:szCs w:val="20"/>
              </w:rPr>
              <w:t>In</w:t>
            </w:r>
            <w:commentRangeEnd w:id="3163"/>
            <w:r w:rsidR="424C05E6" w:rsidRPr="00266F32">
              <w:rPr>
                <w:rStyle w:val="CommentReference"/>
                <w:rFonts w:asciiTheme="minorHAnsi" w:hAnsiTheme="minorHAnsi" w:cstheme="minorBidi"/>
                <w:sz w:val="20"/>
                <w:szCs w:val="20"/>
              </w:rPr>
              <w:commentReference w:id="3163"/>
            </w:r>
            <w:commentRangeEnd w:id="3164"/>
            <w:r w:rsidR="0027105A" w:rsidRPr="00266F32">
              <w:rPr>
                <w:rStyle w:val="CommentReference"/>
                <w:rFonts w:asciiTheme="minorHAnsi" w:hAnsiTheme="minorHAnsi" w:cstheme="minorBidi"/>
                <w:sz w:val="20"/>
                <w:szCs w:val="20"/>
              </w:rPr>
              <w:commentReference w:id="3164"/>
            </w:r>
            <w:r w:rsidRPr="00266F32">
              <w:rPr>
                <w:rFonts w:asciiTheme="minorHAnsi" w:hAnsiTheme="minorHAnsi"/>
                <w:sz w:val="20"/>
                <w:szCs w:val="20"/>
              </w:rPr>
              <w:t xml:space="preserve"> answering the questions, you are answering for yourself and anyone else to whom the questions apply. </w:t>
            </w:r>
            <w:commentRangeEnd w:id="3158"/>
            <w:r w:rsidR="424C05E6" w:rsidRPr="00266F32">
              <w:rPr>
                <w:rStyle w:val="CommentReference"/>
                <w:rFonts w:asciiTheme="minorHAnsi" w:hAnsiTheme="minorHAnsi" w:cstheme="minorBidi"/>
                <w:sz w:val="20"/>
                <w:szCs w:val="20"/>
              </w:rPr>
              <w:commentReference w:id="3158"/>
            </w:r>
            <w:commentRangeEnd w:id="3159"/>
            <w:r w:rsidR="424C05E6" w:rsidRPr="00266F32">
              <w:rPr>
                <w:rStyle w:val="CommentReference"/>
                <w:rFonts w:asciiTheme="minorHAnsi" w:hAnsiTheme="minorHAnsi" w:cstheme="minorBidi"/>
                <w:sz w:val="20"/>
                <w:szCs w:val="20"/>
              </w:rPr>
              <w:commentReference w:id="3159"/>
            </w:r>
            <w:commentRangeEnd w:id="3160"/>
            <w:r w:rsidR="424C05E6" w:rsidRPr="00266F32">
              <w:rPr>
                <w:rStyle w:val="CommentReference"/>
                <w:rFonts w:asciiTheme="minorHAnsi" w:hAnsiTheme="minorHAnsi" w:cstheme="minorBidi"/>
                <w:sz w:val="20"/>
                <w:szCs w:val="20"/>
              </w:rPr>
              <w:commentReference w:id="3160"/>
            </w:r>
          </w:p>
          <w:p w14:paraId="11AEC3F5" w14:textId="77777777" w:rsidR="009C7DDB" w:rsidRPr="009B30E8" w:rsidRDefault="009C7DDB" w:rsidP="009C7DDB">
            <w:pPr>
              <w:tabs>
                <w:tab w:val="left" w:pos="774"/>
              </w:tabs>
              <w:rPr>
                <w:rFonts w:asciiTheme="minorHAnsi" w:hAnsiTheme="minorHAnsi"/>
                <w:sz w:val="20"/>
                <w:szCs w:val="20"/>
              </w:rPr>
            </w:pPr>
          </w:p>
          <w:p w14:paraId="78A03C28" w14:textId="2FCA5508" w:rsidR="009C7DDB" w:rsidRPr="00266F32" w:rsidRDefault="237ABADC" w:rsidP="624AC179">
            <w:pPr>
              <w:tabs>
                <w:tab w:val="left" w:pos="774"/>
              </w:tabs>
              <w:rPr>
                <w:rFonts w:asciiTheme="minorHAnsi" w:hAnsiTheme="minorHAnsi"/>
                <w:sz w:val="20"/>
                <w:szCs w:val="20"/>
              </w:rPr>
            </w:pPr>
            <w:r w:rsidRPr="009B30E8">
              <w:rPr>
                <w:rFonts w:asciiTheme="minorHAnsi" w:hAnsiTheme="minorHAnsi"/>
                <w:sz w:val="20"/>
                <w:szCs w:val="20"/>
              </w:rPr>
              <w:t xml:space="preserve">This responsibility applies when you enter into, vary, renew or reinstate an insurance policy with us. </w:t>
            </w:r>
            <w:commentRangeStart w:id="3165"/>
            <w:commentRangeStart w:id="3166"/>
            <w:r w:rsidRPr="009B30E8">
              <w:rPr>
                <w:rFonts w:asciiTheme="minorHAnsi" w:hAnsiTheme="minorHAnsi"/>
                <w:sz w:val="20"/>
                <w:szCs w:val="20"/>
              </w:rPr>
              <w:t xml:space="preserve">This includes checking if any </w:t>
            </w:r>
            <w:r w:rsidRPr="00266F32">
              <w:rPr>
                <w:rFonts w:asciiTheme="minorHAnsi" w:hAnsiTheme="minorHAnsi"/>
                <w:sz w:val="20"/>
                <w:szCs w:val="20"/>
              </w:rPr>
              <w:t>information</w:t>
            </w:r>
            <w:r w:rsidR="005C6565" w:rsidRPr="00F950B7">
              <w:rPr>
                <w:rFonts w:asciiTheme="minorHAnsi" w:hAnsiTheme="minorHAnsi"/>
                <w:sz w:val="20"/>
                <w:szCs w:val="20"/>
              </w:rPr>
              <w:t xml:space="preserve"> in this COI</w:t>
            </w:r>
            <w:r w:rsidRPr="00266F32">
              <w:rPr>
                <w:rFonts w:asciiTheme="minorHAnsi" w:hAnsiTheme="minorHAnsi"/>
                <w:sz w:val="20"/>
                <w:szCs w:val="20"/>
              </w:rPr>
              <w:t xml:space="preserve"> has changed or is inaccurate or incomplete</w:t>
            </w:r>
            <w:r w:rsidR="00D65F33" w:rsidRPr="00F950B7">
              <w:rPr>
                <w:rFonts w:asciiTheme="minorHAnsi" w:hAnsiTheme="minorHAnsi"/>
                <w:sz w:val="20"/>
                <w:szCs w:val="20"/>
              </w:rPr>
              <w:t xml:space="preserve"> for the period of insurance</w:t>
            </w:r>
            <w:r w:rsidRPr="00266F32">
              <w:rPr>
                <w:rFonts w:asciiTheme="minorHAnsi" w:hAnsiTheme="minorHAnsi"/>
                <w:sz w:val="20"/>
                <w:szCs w:val="20"/>
              </w:rPr>
              <w:t>.</w:t>
            </w:r>
            <w:commentRangeEnd w:id="3165"/>
            <w:r w:rsidR="009C7DDB" w:rsidRPr="00266F32">
              <w:rPr>
                <w:rStyle w:val="CommentReference"/>
                <w:rFonts w:asciiTheme="minorHAnsi" w:hAnsiTheme="minorHAnsi" w:cstheme="minorBidi"/>
                <w:sz w:val="20"/>
                <w:szCs w:val="20"/>
              </w:rPr>
              <w:commentReference w:id="3165"/>
            </w:r>
            <w:commentRangeEnd w:id="3166"/>
            <w:r w:rsidR="00D65F33" w:rsidRPr="00266F32">
              <w:rPr>
                <w:rStyle w:val="CommentReference"/>
                <w:rFonts w:asciiTheme="minorHAnsi" w:hAnsiTheme="minorHAnsi" w:cstheme="minorBidi"/>
                <w:sz w:val="20"/>
                <w:szCs w:val="20"/>
              </w:rPr>
              <w:commentReference w:id="3166"/>
            </w:r>
            <w:r w:rsidRPr="00266F32">
              <w:rPr>
                <w:rFonts w:asciiTheme="minorHAnsi" w:hAnsiTheme="minorHAnsi"/>
                <w:sz w:val="20"/>
                <w:szCs w:val="20"/>
              </w:rPr>
              <w:t xml:space="preserve"> If you do not correct the information, we will take it that you agree with the information and that your answers are current, accurate and complete. If any of our questions are not clear to you and you need help, you can contact us. Please check the information carefully, including your sum insured to see if your level of insurance cover is still appropriate for you. </w:t>
            </w:r>
            <w:commentRangeStart w:id="3167"/>
            <w:commentRangeStart w:id="3168"/>
            <w:commentRangeStart w:id="3169"/>
            <w:commentRangeStart w:id="3170"/>
            <w:commentRangeEnd w:id="3167"/>
            <w:r w:rsidR="009C7DDB" w:rsidRPr="009B30E8">
              <w:rPr>
                <w:rStyle w:val="CommentReference"/>
                <w:rFonts w:asciiTheme="minorHAnsi" w:hAnsiTheme="minorHAnsi" w:cstheme="minorBidi"/>
                <w:sz w:val="20"/>
                <w:szCs w:val="20"/>
              </w:rPr>
              <w:commentReference w:id="3167"/>
            </w:r>
            <w:commentRangeEnd w:id="3168"/>
            <w:r w:rsidR="009C7DDB" w:rsidRPr="009B30E8">
              <w:rPr>
                <w:rStyle w:val="CommentReference"/>
                <w:rFonts w:asciiTheme="minorHAnsi" w:hAnsiTheme="minorHAnsi" w:cstheme="minorBidi"/>
                <w:sz w:val="20"/>
                <w:szCs w:val="20"/>
              </w:rPr>
              <w:commentReference w:id="3168"/>
            </w:r>
            <w:commentRangeEnd w:id="3169"/>
            <w:r w:rsidR="009C7DDB" w:rsidRPr="009B30E8">
              <w:rPr>
                <w:rStyle w:val="CommentReference"/>
                <w:rFonts w:asciiTheme="minorHAnsi" w:hAnsiTheme="minorHAnsi" w:cstheme="minorBidi"/>
                <w:sz w:val="20"/>
                <w:szCs w:val="20"/>
              </w:rPr>
              <w:commentReference w:id="3169"/>
            </w:r>
            <w:commentRangeEnd w:id="3170"/>
            <w:r w:rsidR="009C7DDB" w:rsidRPr="009B30E8">
              <w:rPr>
                <w:rStyle w:val="CommentReference"/>
                <w:rFonts w:asciiTheme="minorHAnsi" w:hAnsiTheme="minorHAnsi" w:cstheme="minorBidi"/>
                <w:sz w:val="20"/>
                <w:szCs w:val="20"/>
              </w:rPr>
              <w:commentReference w:id="3170"/>
            </w:r>
            <w:r w:rsidR="005E40B1" w:rsidRPr="009B30E8">
              <w:rPr>
                <w:rFonts w:asciiTheme="minorHAnsi" w:hAnsiTheme="minorHAnsi"/>
                <w:sz w:val="20"/>
                <w:szCs w:val="20"/>
              </w:rPr>
              <w:t xml:space="preserve"> </w:t>
            </w:r>
            <w:commentRangeStart w:id="3171"/>
            <w:commentRangeStart w:id="3172"/>
            <w:commentRangeStart w:id="3173"/>
            <w:commentRangeStart w:id="3174"/>
            <w:commentRangeStart w:id="3175"/>
            <w:commentRangeEnd w:id="3171"/>
            <w:r w:rsidR="009C7DDB" w:rsidRPr="00266F32">
              <w:rPr>
                <w:rStyle w:val="CommentReference"/>
                <w:rFonts w:asciiTheme="minorHAnsi" w:hAnsiTheme="minorHAnsi" w:cstheme="minorBidi"/>
                <w:sz w:val="20"/>
                <w:szCs w:val="20"/>
              </w:rPr>
              <w:commentReference w:id="3171"/>
            </w:r>
            <w:commentRangeEnd w:id="3172"/>
            <w:r w:rsidR="009C7DDB" w:rsidRPr="00266F32">
              <w:rPr>
                <w:rStyle w:val="CommentReference"/>
                <w:rFonts w:asciiTheme="minorHAnsi" w:hAnsiTheme="minorHAnsi" w:cstheme="minorBidi"/>
                <w:sz w:val="20"/>
                <w:szCs w:val="20"/>
              </w:rPr>
              <w:commentReference w:id="3172"/>
            </w:r>
            <w:commentRangeEnd w:id="3173"/>
            <w:r w:rsidR="009C7DDB" w:rsidRPr="00266F32">
              <w:rPr>
                <w:rStyle w:val="CommentReference"/>
                <w:rFonts w:asciiTheme="minorHAnsi" w:hAnsiTheme="minorHAnsi" w:cstheme="minorBidi"/>
                <w:sz w:val="20"/>
                <w:szCs w:val="20"/>
              </w:rPr>
              <w:commentReference w:id="3173"/>
            </w:r>
            <w:commentRangeEnd w:id="3174"/>
            <w:r w:rsidR="009C7DDB" w:rsidRPr="00266F32">
              <w:rPr>
                <w:rStyle w:val="CommentReference"/>
                <w:rFonts w:asciiTheme="minorHAnsi" w:hAnsiTheme="minorHAnsi" w:cstheme="minorBidi"/>
                <w:sz w:val="20"/>
                <w:szCs w:val="20"/>
              </w:rPr>
              <w:commentReference w:id="3174"/>
            </w:r>
            <w:commentRangeEnd w:id="3175"/>
            <w:r w:rsidR="009C7DDB" w:rsidRPr="00266F32">
              <w:rPr>
                <w:rStyle w:val="CommentReference"/>
                <w:rFonts w:asciiTheme="minorHAnsi" w:hAnsiTheme="minorHAnsi" w:cstheme="minorBidi"/>
                <w:sz w:val="20"/>
                <w:szCs w:val="20"/>
              </w:rPr>
              <w:commentReference w:id="3175"/>
            </w:r>
          </w:p>
          <w:p w14:paraId="68DC455F" w14:textId="77777777" w:rsidR="009C7DDB" w:rsidRPr="009B30E8" w:rsidRDefault="009C7DDB" w:rsidP="009C7DDB">
            <w:pPr>
              <w:tabs>
                <w:tab w:val="left" w:pos="774"/>
              </w:tabs>
              <w:rPr>
                <w:rFonts w:asciiTheme="minorHAnsi" w:hAnsiTheme="minorHAnsi"/>
                <w:sz w:val="20"/>
                <w:szCs w:val="20"/>
              </w:rPr>
            </w:pPr>
          </w:p>
          <w:p w14:paraId="3630C68A" w14:textId="7EF2ED05" w:rsidR="009C7DDB" w:rsidRPr="009B30E8" w:rsidRDefault="009C7DDB" w:rsidP="009C7DDB">
            <w:pPr>
              <w:tabs>
                <w:tab w:val="left" w:pos="774"/>
              </w:tabs>
              <w:rPr>
                <w:rFonts w:asciiTheme="minorHAnsi" w:hAnsiTheme="minorHAnsi"/>
                <w:sz w:val="20"/>
                <w:szCs w:val="20"/>
              </w:rPr>
            </w:pPr>
            <w:r w:rsidRPr="009B30E8">
              <w:rPr>
                <w:rFonts w:asciiTheme="minorHAnsi" w:hAnsiTheme="minorHAnsi"/>
                <w:sz w:val="20"/>
                <w:szCs w:val="20"/>
              </w:rPr>
              <w:t xml:space="preserve">For more detail about this obligation, see </w:t>
            </w:r>
            <w:del w:id="3177" w:author="sam sehgal" w:date="2024-12-19T11:23:00Z" w16du:dateUtc="2024-12-19T00:23:00Z">
              <w:r w:rsidRPr="00A641A6" w:rsidDel="00081C90">
                <w:rPr>
                  <w:rFonts w:asciiTheme="minorHAnsi" w:hAnsiTheme="minorHAnsi"/>
                  <w:sz w:val="20"/>
                  <w:szCs w:val="20"/>
                  <w:highlight w:val="green"/>
                  <w:rPrChange w:id="3178" w:author="sam sehgal" w:date="2024-12-19T11:23:00Z" w16du:dateUtc="2024-12-19T00:23:00Z">
                    <w:rPr>
                      <w:rFonts w:asciiTheme="minorHAnsi" w:hAnsiTheme="minorHAnsi"/>
                      <w:sz w:val="20"/>
                      <w:szCs w:val="20"/>
                    </w:rPr>
                  </w:rPrChange>
                </w:rPr>
                <w:delText>“</w:delText>
              </w:r>
            </w:del>
            <w:ins w:id="3179" w:author="sam sehgal" w:date="2024-12-19T11:23:00Z" w16du:dateUtc="2024-12-19T00:23:00Z">
              <w:r w:rsidR="00A641A6" w:rsidRPr="00A641A6">
                <w:rPr>
                  <w:rFonts w:asciiTheme="minorHAnsi" w:hAnsiTheme="minorHAnsi"/>
                  <w:sz w:val="20"/>
                  <w:szCs w:val="20"/>
                  <w:highlight w:val="green"/>
                  <w:rPrChange w:id="3180" w:author="sam sehgal" w:date="2024-12-19T11:23:00Z" w16du:dateUtc="2024-12-19T00:23:00Z">
                    <w:rPr>
                      <w:rFonts w:asciiTheme="minorHAnsi" w:hAnsiTheme="minorHAnsi"/>
                      <w:sz w:val="20"/>
                      <w:szCs w:val="20"/>
                    </w:rPr>
                  </w:rPrChange>
                </w:rPr>
                <w:t>’</w:t>
              </w:r>
            </w:ins>
            <w:r w:rsidRPr="00A641A6">
              <w:rPr>
                <w:rFonts w:asciiTheme="minorHAnsi" w:hAnsiTheme="minorHAnsi"/>
                <w:sz w:val="20"/>
                <w:szCs w:val="20"/>
                <w:highlight w:val="green"/>
                <w:rPrChange w:id="3181" w:author="sam sehgal" w:date="2024-12-19T11:23:00Z" w16du:dateUtc="2024-12-19T00:23:00Z">
                  <w:rPr>
                    <w:rFonts w:asciiTheme="minorHAnsi" w:hAnsiTheme="minorHAnsi"/>
                    <w:sz w:val="20"/>
                    <w:szCs w:val="20"/>
                  </w:rPr>
                </w:rPrChange>
              </w:rPr>
              <w:t>Your responsibility to answer honestly</w:t>
            </w:r>
            <w:ins w:id="3182" w:author="sam sehgal" w:date="2024-12-19T11:23:00Z" w16du:dateUtc="2024-12-19T00:23:00Z">
              <w:r w:rsidR="00A641A6" w:rsidRPr="00A641A6">
                <w:rPr>
                  <w:rFonts w:asciiTheme="minorHAnsi" w:hAnsiTheme="minorHAnsi"/>
                  <w:sz w:val="20"/>
                  <w:szCs w:val="20"/>
                  <w:highlight w:val="green"/>
                  <w:rPrChange w:id="3183" w:author="sam sehgal" w:date="2024-12-19T11:23:00Z" w16du:dateUtc="2024-12-19T00:23:00Z">
                    <w:rPr>
                      <w:rFonts w:asciiTheme="minorHAnsi" w:hAnsiTheme="minorHAnsi"/>
                      <w:sz w:val="20"/>
                      <w:szCs w:val="20"/>
                    </w:rPr>
                  </w:rPrChange>
                </w:rPr>
                <w:t>’</w:t>
              </w:r>
            </w:ins>
            <w:del w:id="3184" w:author="sam sehgal" w:date="2024-12-19T11:23:00Z" w16du:dateUtc="2024-12-19T00:23:00Z">
              <w:r w:rsidRPr="00A641A6" w:rsidDel="00A641A6">
                <w:rPr>
                  <w:rFonts w:asciiTheme="minorHAnsi" w:hAnsiTheme="minorHAnsi"/>
                  <w:sz w:val="20"/>
                  <w:szCs w:val="20"/>
                  <w:highlight w:val="green"/>
                  <w:rPrChange w:id="3185" w:author="sam sehgal" w:date="2024-12-19T11:23:00Z" w16du:dateUtc="2024-12-19T00:23:00Z">
                    <w:rPr>
                      <w:rFonts w:asciiTheme="minorHAnsi" w:hAnsiTheme="minorHAnsi"/>
                      <w:sz w:val="20"/>
                      <w:szCs w:val="20"/>
                    </w:rPr>
                  </w:rPrChange>
                </w:rPr>
                <w:delText>”</w:delText>
              </w:r>
            </w:del>
            <w:r w:rsidRPr="009B30E8">
              <w:rPr>
                <w:rFonts w:asciiTheme="minorHAnsi" w:hAnsiTheme="minorHAnsi"/>
                <w:sz w:val="20"/>
                <w:szCs w:val="20"/>
              </w:rPr>
              <w:t xml:space="preserve"> in the PDS.</w:t>
            </w:r>
          </w:p>
          <w:p w14:paraId="71DBCE1B" w14:textId="77777777" w:rsidR="009C7DDB" w:rsidRPr="009B30E8" w:rsidRDefault="009C7DDB" w:rsidP="009C7DDB">
            <w:pPr>
              <w:tabs>
                <w:tab w:val="left" w:pos="774"/>
              </w:tabs>
              <w:rPr>
                <w:rFonts w:asciiTheme="minorHAnsi" w:hAnsiTheme="minorHAnsi"/>
                <w:sz w:val="20"/>
                <w:szCs w:val="20"/>
              </w:rPr>
            </w:pPr>
          </w:p>
          <w:p w14:paraId="200140B4" w14:textId="77777777" w:rsidR="009C7DDB" w:rsidRPr="00AD221D" w:rsidRDefault="009C7DDB" w:rsidP="009C7DDB">
            <w:pPr>
              <w:tabs>
                <w:tab w:val="left" w:pos="774"/>
              </w:tabs>
              <w:rPr>
                <w:rFonts w:asciiTheme="minorHAnsi" w:hAnsiTheme="minorHAnsi"/>
                <w:sz w:val="20"/>
                <w:szCs w:val="20"/>
              </w:rPr>
            </w:pPr>
            <w:r w:rsidRPr="00AD221D">
              <w:rPr>
                <w:rFonts w:ascii="Segoe UI" w:hAnsi="Segoe UI" w:cs="Segoe UI"/>
                <w:sz w:val="18"/>
                <w:szCs w:val="18"/>
              </w:rPr>
              <w:t>As the recipient of this document, you are responsible for ensuring that all policyholders are aware of this correspondence.</w:t>
            </w:r>
            <w:commentRangeStart w:id="3186"/>
            <w:commentRangeStart w:id="3187"/>
            <w:commentRangeStart w:id="3188"/>
            <w:commentRangeEnd w:id="3186"/>
            <w:r w:rsidRPr="00AD221D">
              <w:rPr>
                <w:rStyle w:val="CommentReference"/>
                <w:rFonts w:asciiTheme="minorHAnsi" w:hAnsiTheme="minorHAnsi" w:cstheme="minorBidi"/>
                <w:sz w:val="20"/>
                <w:szCs w:val="20"/>
              </w:rPr>
              <w:commentReference w:id="3186"/>
            </w:r>
            <w:commentRangeEnd w:id="3187"/>
            <w:r w:rsidRPr="00AD221D">
              <w:rPr>
                <w:rStyle w:val="CommentReference"/>
                <w:rFonts w:asciiTheme="minorHAnsi" w:hAnsiTheme="minorHAnsi" w:cstheme="minorBidi"/>
                <w:sz w:val="20"/>
                <w:szCs w:val="20"/>
              </w:rPr>
              <w:commentReference w:id="3187"/>
            </w:r>
            <w:commentRangeEnd w:id="3188"/>
            <w:r w:rsidRPr="00AD221D">
              <w:rPr>
                <w:rStyle w:val="CommentReference"/>
                <w:rFonts w:asciiTheme="minorHAnsi" w:hAnsiTheme="minorHAnsi" w:cstheme="minorBidi"/>
                <w:sz w:val="20"/>
                <w:szCs w:val="20"/>
              </w:rPr>
              <w:commentReference w:id="3188"/>
            </w:r>
            <w:r w:rsidRPr="00AD221D">
              <w:rPr>
                <w:rFonts w:asciiTheme="minorHAnsi" w:hAnsiTheme="minorHAnsi"/>
                <w:sz w:val="20"/>
                <w:szCs w:val="20"/>
              </w:rPr>
              <w:t xml:space="preserve"> </w:t>
            </w:r>
          </w:p>
          <w:p w14:paraId="5E7B3BDE" w14:textId="77777777" w:rsidR="009C7DDB" w:rsidRPr="009B30E8" w:rsidRDefault="009C7DDB" w:rsidP="009C7DDB">
            <w:pPr>
              <w:tabs>
                <w:tab w:val="left" w:pos="774"/>
              </w:tabs>
              <w:rPr>
                <w:rFonts w:asciiTheme="minorHAnsi" w:hAnsiTheme="minorHAnsi"/>
                <w:sz w:val="20"/>
                <w:szCs w:val="20"/>
              </w:rPr>
            </w:pPr>
          </w:p>
          <w:p w14:paraId="0EB320A4" w14:textId="4F7589EE" w:rsidR="009C7DDB" w:rsidRPr="009B30E8" w:rsidRDefault="009C7DDB" w:rsidP="009C7DDB">
            <w:pPr>
              <w:tabs>
                <w:tab w:val="left" w:pos="774"/>
              </w:tabs>
              <w:rPr>
                <w:rFonts w:asciiTheme="minorHAnsi" w:hAnsiTheme="minorHAnsi"/>
                <w:sz w:val="20"/>
                <w:szCs w:val="20"/>
              </w:rPr>
            </w:pPr>
            <w:r w:rsidRPr="009B30E8">
              <w:rPr>
                <w:rFonts w:asciiTheme="minorHAnsi" w:hAnsiTheme="minorHAnsi"/>
                <w:sz w:val="20"/>
                <w:szCs w:val="20"/>
              </w:rPr>
              <w:t xml:space="preserve">You can find Hollard’s Privacy Policy at </w:t>
            </w:r>
            <w:ins w:id="3190" w:author="Sam Sehgal (EXT Idiom)" w:date="2024-12-04T12:25:00Z" w16du:dateUtc="2024-12-04T01:25:00Z">
              <w:r w:rsidR="007847E6" w:rsidRPr="00293C75">
                <w:rPr>
                  <w:rFonts w:asciiTheme="minorHAnsi" w:hAnsiTheme="minorHAnsi"/>
                  <w:sz w:val="20"/>
                  <w:szCs w:val="20"/>
                  <w:highlight w:val="yellow"/>
                  <w:rPrChange w:id="3191" w:author="Sam Sehgal (EXT Idiom)" w:date="2024-12-04T14:45:00Z" w16du:dateUtc="2024-12-04T03:45:00Z">
                    <w:rPr>
                      <w:rFonts w:asciiTheme="minorHAnsi" w:hAnsiTheme="minorHAnsi"/>
                      <w:sz w:val="20"/>
                      <w:szCs w:val="20"/>
                    </w:rPr>
                  </w:rPrChange>
                </w:rPr>
                <w:t>&lt;</w:t>
              </w:r>
              <w:r w:rsidR="009E0162" w:rsidRPr="00293C75">
                <w:rPr>
                  <w:rFonts w:asciiTheme="minorHAnsi" w:hAnsiTheme="minorHAnsi"/>
                  <w:sz w:val="20"/>
                  <w:szCs w:val="20"/>
                  <w:highlight w:val="yellow"/>
                  <w:rPrChange w:id="3192" w:author="Sam Sehgal (EXT Idiom)" w:date="2024-12-04T14:45:00Z" w16du:dateUtc="2024-12-04T03:45:00Z">
                    <w:rPr>
                      <w:rFonts w:asciiTheme="minorHAnsi" w:hAnsiTheme="minorHAnsi"/>
                      <w:sz w:val="20"/>
                      <w:szCs w:val="20"/>
                    </w:rPr>
                  </w:rPrChange>
                </w:rPr>
                <w:t>BrandPrivacyURL</w:t>
              </w:r>
              <w:r w:rsidR="007847E6" w:rsidRPr="00293C75">
                <w:rPr>
                  <w:rFonts w:asciiTheme="minorHAnsi" w:hAnsiTheme="minorHAnsi"/>
                  <w:sz w:val="20"/>
                  <w:szCs w:val="20"/>
                  <w:highlight w:val="yellow"/>
                  <w:rPrChange w:id="3193" w:author="Sam Sehgal (EXT Idiom)" w:date="2024-12-04T14:45:00Z" w16du:dateUtc="2024-12-04T03:45:00Z">
                    <w:rPr>
                      <w:rFonts w:asciiTheme="minorHAnsi" w:hAnsiTheme="minorHAnsi"/>
                      <w:sz w:val="20"/>
                      <w:szCs w:val="20"/>
                    </w:rPr>
                  </w:rPrChange>
                </w:rPr>
                <w:t>&gt;</w:t>
              </w:r>
              <w:r w:rsidR="009E0162" w:rsidRPr="00293C75" w:rsidDel="009E0162">
                <w:rPr>
                  <w:rFonts w:asciiTheme="minorHAnsi" w:hAnsiTheme="minorHAnsi"/>
                  <w:sz w:val="20"/>
                  <w:szCs w:val="20"/>
                  <w:highlight w:val="yellow"/>
                  <w:rPrChange w:id="3194" w:author="Sam Sehgal (EXT Idiom)" w:date="2024-12-04T14:45:00Z" w16du:dateUtc="2024-12-04T03:45:00Z">
                    <w:rPr>
                      <w:rFonts w:asciiTheme="minorHAnsi" w:hAnsiTheme="minorHAnsi"/>
                      <w:sz w:val="20"/>
                      <w:szCs w:val="20"/>
                    </w:rPr>
                  </w:rPrChange>
                </w:rPr>
                <w:t xml:space="preserve"> </w:t>
              </w:r>
            </w:ins>
            <w:r w:rsidRPr="009B30E8">
              <w:rPr>
                <w:rFonts w:asciiTheme="minorHAnsi" w:hAnsiTheme="minorHAnsi"/>
                <w:sz w:val="20"/>
                <w:szCs w:val="20"/>
              </w:rPr>
              <w:t xml:space="preserve">and the </w:t>
            </w:r>
            <w:r w:rsidR="000461ED" w:rsidRPr="009B30E8">
              <w:rPr>
                <w:rFonts w:asciiTheme="minorHAnsi" w:hAnsiTheme="minorHAnsi"/>
                <w:sz w:val="20"/>
                <w:szCs w:val="20"/>
              </w:rPr>
              <w:t>CommBank</w:t>
            </w:r>
            <w:r w:rsidRPr="00266F32">
              <w:rPr>
                <w:rFonts w:asciiTheme="minorHAnsi" w:hAnsiTheme="minorHAnsi"/>
                <w:sz w:val="20"/>
                <w:szCs w:val="20"/>
              </w:rPr>
              <w:t xml:space="preserve"> Group Privacy Policy at </w:t>
            </w:r>
            <w:r w:rsidRPr="00B41602">
              <w:rPr>
                <w:rFonts w:asciiTheme="minorHAnsi" w:hAnsiTheme="minorHAnsi"/>
                <w:sz w:val="20"/>
                <w:szCs w:val="20"/>
              </w:rPr>
              <w:t>&lt;</w:t>
            </w:r>
            <w:r w:rsidR="00B41602" w:rsidRPr="00B41602">
              <w:rPr>
                <w:rFonts w:asciiTheme="minorHAnsi" w:hAnsiTheme="minorHAnsi"/>
                <w:sz w:val="20"/>
                <w:szCs w:val="20"/>
                <w:highlight w:val="yellow"/>
              </w:rPr>
              <w:t>PartnerPrivcyURL</w:t>
            </w:r>
            <w:r w:rsidRPr="00B41602">
              <w:rPr>
                <w:rFonts w:asciiTheme="minorHAnsi" w:hAnsiTheme="minorHAnsi"/>
                <w:sz w:val="20"/>
                <w:szCs w:val="20"/>
              </w:rPr>
              <w:t>&gt;</w:t>
            </w:r>
            <w:r w:rsidRPr="00266F32">
              <w:rPr>
                <w:rFonts w:asciiTheme="minorHAnsi" w:hAnsiTheme="minorHAnsi"/>
                <w:sz w:val="20"/>
                <w:szCs w:val="20"/>
              </w:rPr>
              <w:t xml:space="preserve"> or </w:t>
            </w:r>
            <w:commentRangeStart w:id="3195"/>
            <w:commentRangeStart w:id="3196"/>
            <w:r w:rsidRPr="00266F32">
              <w:rPr>
                <w:rFonts w:asciiTheme="minorHAnsi" w:hAnsiTheme="minorHAnsi"/>
                <w:sz w:val="20"/>
                <w:szCs w:val="20"/>
              </w:rPr>
              <w:t>request</w:t>
            </w:r>
            <w:r w:rsidR="007936FF" w:rsidRPr="00F950B7">
              <w:rPr>
                <w:rFonts w:asciiTheme="minorHAnsi" w:hAnsiTheme="minorHAnsi"/>
                <w:sz w:val="20"/>
                <w:szCs w:val="20"/>
              </w:rPr>
              <w:t xml:space="preserve"> it</w:t>
            </w:r>
            <w:r w:rsidRPr="009B30E8">
              <w:rPr>
                <w:rFonts w:asciiTheme="minorHAnsi" w:hAnsiTheme="minorHAnsi"/>
                <w:sz w:val="20"/>
                <w:szCs w:val="20"/>
              </w:rPr>
              <w:t xml:space="preserve"> </w:t>
            </w:r>
            <w:commentRangeEnd w:id="3195"/>
            <w:r w:rsidR="004054B0" w:rsidRPr="00266F32">
              <w:rPr>
                <w:rStyle w:val="CommentReference"/>
                <w:rFonts w:asciiTheme="minorHAnsi" w:hAnsiTheme="minorHAnsi" w:cstheme="minorBidi"/>
                <w:sz w:val="20"/>
                <w:szCs w:val="20"/>
              </w:rPr>
              <w:commentReference w:id="3195"/>
            </w:r>
            <w:commentRangeEnd w:id="3196"/>
            <w:r w:rsidR="00D65F33" w:rsidRPr="00266F32">
              <w:rPr>
                <w:rStyle w:val="CommentReference"/>
                <w:rFonts w:asciiTheme="minorHAnsi" w:hAnsiTheme="minorHAnsi" w:cstheme="minorBidi"/>
                <w:sz w:val="20"/>
                <w:szCs w:val="20"/>
              </w:rPr>
              <w:commentReference w:id="3196"/>
            </w:r>
            <w:r w:rsidRPr="00266F32">
              <w:rPr>
                <w:rFonts w:asciiTheme="minorHAnsi" w:hAnsiTheme="minorHAnsi"/>
                <w:sz w:val="20"/>
                <w:szCs w:val="20"/>
              </w:rPr>
              <w:t>at any C</w:t>
            </w:r>
            <w:r w:rsidR="000461ED" w:rsidRPr="009B30E8">
              <w:rPr>
                <w:rFonts w:asciiTheme="minorHAnsi" w:hAnsiTheme="minorHAnsi"/>
                <w:sz w:val="20"/>
                <w:szCs w:val="20"/>
              </w:rPr>
              <w:t>ommBank</w:t>
            </w:r>
            <w:r w:rsidRPr="00266F32">
              <w:rPr>
                <w:rFonts w:asciiTheme="minorHAnsi" w:hAnsiTheme="minorHAnsi"/>
                <w:sz w:val="20"/>
                <w:szCs w:val="20"/>
              </w:rPr>
              <w:t xml:space="preserve"> branch.</w:t>
            </w:r>
          </w:p>
          <w:p w14:paraId="36EEE67E" w14:textId="1CAC5A1E" w:rsidR="005D419D" w:rsidRPr="009B30E8" w:rsidRDefault="005D419D" w:rsidP="00C1020A">
            <w:pPr>
              <w:pStyle w:val="BodycopyCOI"/>
            </w:pPr>
            <w:commentRangeStart w:id="3197"/>
            <w:commentRangeStart w:id="3198"/>
            <w:commentRangeStart w:id="3199"/>
            <w:commentRangeStart w:id="3200"/>
            <w:commentRangeStart w:id="3201"/>
            <w:commentRangeStart w:id="3202"/>
            <w:commentRangeStart w:id="3203"/>
            <w:commentRangeStart w:id="3204"/>
            <w:commentRangeStart w:id="3205"/>
            <w:commentRangeEnd w:id="3197"/>
            <w:r w:rsidRPr="009B30E8">
              <w:rPr>
                <w:rStyle w:val="CommentReference"/>
                <w:sz w:val="18"/>
                <w:szCs w:val="18"/>
              </w:rPr>
              <w:commentReference w:id="3197"/>
            </w:r>
            <w:commentRangeEnd w:id="3198"/>
            <w:r w:rsidRPr="009B30E8">
              <w:rPr>
                <w:rStyle w:val="CommentReference"/>
                <w:sz w:val="18"/>
                <w:szCs w:val="18"/>
              </w:rPr>
              <w:commentReference w:id="3198"/>
            </w:r>
            <w:commentRangeEnd w:id="3199"/>
            <w:r w:rsidRPr="009B30E8">
              <w:rPr>
                <w:rStyle w:val="CommentReference"/>
                <w:sz w:val="18"/>
                <w:szCs w:val="18"/>
              </w:rPr>
              <w:commentReference w:id="3199"/>
            </w:r>
            <w:commentRangeEnd w:id="3200"/>
            <w:r w:rsidRPr="009B30E8">
              <w:rPr>
                <w:rStyle w:val="CommentReference"/>
                <w:sz w:val="18"/>
                <w:szCs w:val="18"/>
              </w:rPr>
              <w:commentReference w:id="3200"/>
            </w:r>
            <w:commentRangeEnd w:id="3201"/>
            <w:r w:rsidRPr="009B30E8">
              <w:rPr>
                <w:rStyle w:val="CommentReference"/>
                <w:sz w:val="18"/>
                <w:szCs w:val="18"/>
              </w:rPr>
              <w:commentReference w:id="3201"/>
            </w:r>
            <w:commentRangeEnd w:id="3202"/>
            <w:r w:rsidRPr="009B30E8">
              <w:rPr>
                <w:rStyle w:val="CommentReference"/>
                <w:sz w:val="18"/>
                <w:szCs w:val="18"/>
              </w:rPr>
              <w:commentReference w:id="3202"/>
            </w:r>
            <w:commentRangeEnd w:id="3203"/>
            <w:r w:rsidRPr="009B30E8">
              <w:rPr>
                <w:rStyle w:val="CommentReference"/>
                <w:sz w:val="18"/>
                <w:szCs w:val="18"/>
              </w:rPr>
              <w:commentReference w:id="3203"/>
            </w:r>
            <w:commentRangeEnd w:id="3204"/>
            <w:r w:rsidRPr="009B30E8">
              <w:rPr>
                <w:rStyle w:val="CommentReference"/>
                <w:sz w:val="18"/>
                <w:szCs w:val="18"/>
              </w:rPr>
              <w:commentReference w:id="3204"/>
            </w:r>
            <w:commentRangeEnd w:id="3205"/>
            <w:r w:rsidRPr="009B30E8">
              <w:rPr>
                <w:rStyle w:val="CommentReference"/>
                <w:sz w:val="18"/>
                <w:szCs w:val="18"/>
              </w:rPr>
              <w:commentReference w:id="3205"/>
            </w:r>
            <w:commentRangeEnd w:id="3155"/>
            <w:r w:rsidRPr="009B30E8">
              <w:rPr>
                <w:rStyle w:val="CommentReference"/>
                <w:sz w:val="18"/>
                <w:szCs w:val="18"/>
              </w:rPr>
              <w:commentReference w:id="3155"/>
            </w:r>
            <w:commentRangeEnd w:id="3156"/>
            <w:r w:rsidRPr="009B30E8">
              <w:rPr>
                <w:rStyle w:val="CommentReference"/>
                <w:sz w:val="18"/>
                <w:szCs w:val="18"/>
              </w:rPr>
              <w:commentReference w:id="3156"/>
            </w:r>
            <w:commentRangeEnd w:id="3157"/>
            <w:r w:rsidRPr="009B30E8">
              <w:rPr>
                <w:rStyle w:val="CommentReference"/>
                <w:sz w:val="18"/>
                <w:szCs w:val="18"/>
              </w:rPr>
              <w:commentReference w:id="3157"/>
            </w:r>
          </w:p>
        </w:tc>
        <w:tc>
          <w:tcPr>
            <w:tcW w:w="1276" w:type="dxa"/>
          </w:tcPr>
          <w:p w14:paraId="7FB7466F" w14:textId="6FD93083" w:rsidR="005D419D" w:rsidRDefault="00C652A8">
            <w:pPr>
              <w:spacing w:after="120"/>
              <w:rPr>
                <w:rFonts w:asciiTheme="minorHAnsi" w:hAnsiTheme="minorHAnsi" w:cstheme="minorHAnsi"/>
                <w:bCs/>
                <w:color w:val="000000" w:themeColor="text1"/>
                <w:sz w:val="20"/>
                <w:szCs w:val="20"/>
              </w:rPr>
            </w:pPr>
            <w:r w:rsidRPr="00720F8E">
              <w:rPr>
                <w:rFonts w:asciiTheme="minorHAnsi" w:hAnsiTheme="minorHAnsi" w:cstheme="minorHAnsi"/>
                <w:bCs/>
                <w:color w:val="000000" w:themeColor="text1"/>
                <w:sz w:val="20"/>
                <w:szCs w:val="20"/>
              </w:rPr>
              <w:t xml:space="preserve">Always </w:t>
            </w:r>
            <w:r w:rsidR="009C7DDB" w:rsidRPr="00720F8E">
              <w:rPr>
                <w:rFonts w:asciiTheme="minorHAnsi" w:hAnsiTheme="minorHAnsi" w:cstheme="minorHAnsi"/>
                <w:bCs/>
                <w:color w:val="000000" w:themeColor="text1"/>
                <w:sz w:val="20"/>
                <w:szCs w:val="20"/>
              </w:rPr>
              <w:t>display</w:t>
            </w:r>
          </w:p>
          <w:p w14:paraId="29CFC4DD" w14:textId="77777777" w:rsidR="00CC2FE7" w:rsidRPr="00F950B7" w:rsidRDefault="00CC2FE7" w:rsidP="00F950B7">
            <w:pPr>
              <w:rPr>
                <w:rFonts w:asciiTheme="minorHAnsi" w:hAnsiTheme="minorHAnsi" w:cstheme="minorHAnsi"/>
                <w:sz w:val="20"/>
                <w:szCs w:val="20"/>
              </w:rPr>
            </w:pPr>
          </w:p>
          <w:p w14:paraId="40024977" w14:textId="77777777" w:rsidR="00CC2FE7" w:rsidRPr="00F950B7" w:rsidRDefault="00CC2FE7" w:rsidP="00F950B7">
            <w:pPr>
              <w:rPr>
                <w:rFonts w:asciiTheme="minorHAnsi" w:hAnsiTheme="minorHAnsi" w:cstheme="minorHAnsi"/>
                <w:sz w:val="20"/>
                <w:szCs w:val="20"/>
              </w:rPr>
            </w:pPr>
          </w:p>
          <w:p w14:paraId="6883EEE1" w14:textId="77777777" w:rsidR="00CC2FE7" w:rsidRPr="00F950B7" w:rsidRDefault="00CC2FE7" w:rsidP="00F950B7">
            <w:pPr>
              <w:rPr>
                <w:rFonts w:asciiTheme="minorHAnsi" w:hAnsiTheme="minorHAnsi" w:cstheme="minorHAnsi"/>
                <w:sz w:val="20"/>
                <w:szCs w:val="20"/>
              </w:rPr>
            </w:pPr>
          </w:p>
          <w:p w14:paraId="6D7DA352" w14:textId="77777777" w:rsidR="00CC2FE7" w:rsidRDefault="00CC2FE7" w:rsidP="00CC2FE7">
            <w:pPr>
              <w:rPr>
                <w:rFonts w:asciiTheme="minorHAnsi" w:hAnsiTheme="minorHAnsi" w:cstheme="minorHAnsi"/>
                <w:bCs/>
                <w:color w:val="000000" w:themeColor="text1"/>
                <w:sz w:val="20"/>
                <w:szCs w:val="20"/>
              </w:rPr>
            </w:pPr>
          </w:p>
          <w:p w14:paraId="060D3E74" w14:textId="13F1B7AC" w:rsidR="00CC2FE7" w:rsidRPr="00F950B7" w:rsidRDefault="00CC2FE7" w:rsidP="00F950B7">
            <w:pPr>
              <w:rPr>
                <w:rFonts w:asciiTheme="minorHAnsi" w:hAnsiTheme="minorHAnsi" w:cstheme="minorHAnsi"/>
                <w:sz w:val="20"/>
                <w:szCs w:val="20"/>
              </w:rPr>
            </w:pPr>
          </w:p>
        </w:tc>
        <w:tc>
          <w:tcPr>
            <w:tcW w:w="1276" w:type="dxa"/>
          </w:tcPr>
          <w:p w14:paraId="452190FA" w14:textId="6C218837" w:rsidR="005D419D" w:rsidRPr="00720F8E" w:rsidRDefault="0043189E">
            <w:pPr>
              <w:spacing w:after="120"/>
              <w:rPr>
                <w:rFonts w:asciiTheme="minorHAnsi" w:hAnsiTheme="minorHAnsi" w:cstheme="minorHAnsi"/>
                <w:color w:val="000000"/>
                <w:sz w:val="20"/>
                <w:szCs w:val="20"/>
              </w:rPr>
            </w:pPr>
            <w:r w:rsidRPr="0043189E">
              <w:rPr>
                <w:rFonts w:asciiTheme="minorHAnsi" w:hAnsiTheme="minorHAnsi" w:cstheme="minorHAnsi"/>
                <w:color w:val="000000"/>
                <w:sz w:val="20"/>
                <w:szCs w:val="20"/>
              </w:rPr>
              <w:t>Bodycopy_COI</w:t>
            </w:r>
          </w:p>
        </w:tc>
      </w:tr>
    </w:tbl>
    <w:p w14:paraId="7ECD72CC" w14:textId="77777777" w:rsidR="00C004D7" w:rsidRPr="00720F8E" w:rsidRDefault="00C004D7" w:rsidP="6D5B893E">
      <w:pPr>
        <w:rPr>
          <w:rFonts w:asciiTheme="minorHAnsi" w:hAnsiTheme="minorHAnsi" w:cstheme="minorHAnsi"/>
        </w:rPr>
      </w:pPr>
    </w:p>
    <w:p w14:paraId="066FA23A" w14:textId="6C7D82AC" w:rsidR="0076295B" w:rsidRPr="00720F8E" w:rsidRDefault="0076295B" w:rsidP="0076295B">
      <w:pPr>
        <w:rPr>
          <w:rFonts w:asciiTheme="minorHAnsi" w:hAnsiTheme="minorHAnsi" w:cstheme="minorHAnsi"/>
        </w:rPr>
      </w:pPr>
    </w:p>
    <w:p w14:paraId="76DF8214" w14:textId="1B8BD298" w:rsidR="0026466E" w:rsidRPr="00720F8E" w:rsidRDefault="00B64F1C" w:rsidP="0026466E">
      <w:pPr>
        <w:pStyle w:val="Heading2"/>
        <w:rPr>
          <w:rFonts w:asciiTheme="minorHAnsi" w:hAnsiTheme="minorHAnsi" w:cstheme="minorHAnsi"/>
        </w:rPr>
      </w:pPr>
      <w:bookmarkStart w:id="3208" w:name="_Toc143871481"/>
      <w:bookmarkStart w:id="3209" w:name="_Toc173483727"/>
      <w:r w:rsidRPr="00720F8E">
        <w:rPr>
          <w:rFonts w:asciiTheme="minorHAnsi" w:hAnsiTheme="minorHAnsi" w:cstheme="minorHAnsi"/>
        </w:rPr>
        <w:lastRenderedPageBreak/>
        <w:t>Paperless</w:t>
      </w:r>
      <w:r w:rsidR="0043189E">
        <w:rPr>
          <w:rFonts w:asciiTheme="minorHAnsi" w:hAnsiTheme="minorHAnsi" w:cstheme="minorHAnsi"/>
        </w:rPr>
        <w:t xml:space="preserve"> </w:t>
      </w:r>
      <w:r w:rsidR="00B52011" w:rsidRPr="00720F8E">
        <w:rPr>
          <w:rFonts w:asciiTheme="minorHAnsi" w:hAnsiTheme="minorHAnsi" w:cstheme="minorHAnsi"/>
        </w:rPr>
        <w:t>(ALL)</w:t>
      </w:r>
      <w:bookmarkEnd w:id="3208"/>
      <w:bookmarkEnd w:id="3209"/>
    </w:p>
    <w:p w14:paraId="448BD454" w14:textId="1EFEAE4D" w:rsidR="0026466E" w:rsidRPr="00720F8E" w:rsidRDefault="00B92E95" w:rsidP="6D5B893E">
      <w:pPr>
        <w:rPr>
          <w:rFonts w:asciiTheme="minorHAnsi" w:hAnsiTheme="minorHAnsi" w:cstheme="minorHAnsi"/>
        </w:rPr>
      </w:pPr>
      <w:r>
        <w:rPr>
          <w:noProof/>
          <w14:ligatures w14:val="none"/>
        </w:rPr>
        <w:drawing>
          <wp:inline distT="0" distB="0" distL="0" distR="0" wp14:anchorId="37874CD7" wp14:editId="1F2EC85E">
            <wp:extent cx="8963660" cy="1214755"/>
            <wp:effectExtent l="0" t="0" r="8890" b="4445"/>
            <wp:docPr id="176860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05248" name=""/>
                    <pic:cNvPicPr/>
                  </pic:nvPicPr>
                  <pic:blipFill>
                    <a:blip r:embed="rId33"/>
                    <a:stretch>
                      <a:fillRect/>
                    </a:stretch>
                  </pic:blipFill>
                  <pic:spPr>
                    <a:xfrm>
                      <a:off x="0" y="0"/>
                      <a:ext cx="8963660" cy="1214755"/>
                    </a:xfrm>
                    <a:prstGeom prst="rect">
                      <a:avLst/>
                    </a:prstGeom>
                  </pic:spPr>
                </pic:pic>
              </a:graphicData>
            </a:graphic>
          </wp:inline>
        </w:drawing>
      </w:r>
    </w:p>
    <w:p w14:paraId="13BE7EB5" w14:textId="77777777" w:rsidR="00720F8E" w:rsidRDefault="00720F8E" w:rsidP="6D5B893E">
      <w:pPr>
        <w:rPr>
          <w:rFonts w:asciiTheme="minorHAnsi" w:hAnsiTheme="minorHAnsi" w:cstheme="minorHAnsi"/>
        </w:rPr>
      </w:pPr>
    </w:p>
    <w:p w14:paraId="0A225F54" w14:textId="77777777" w:rsidR="00720F8E" w:rsidRPr="00720F8E" w:rsidRDefault="00720F8E" w:rsidP="6D5B893E">
      <w:pPr>
        <w:rPr>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1959"/>
        <w:gridCol w:w="9072"/>
        <w:gridCol w:w="1276"/>
        <w:gridCol w:w="1276"/>
      </w:tblGrid>
      <w:tr w:rsidR="009C052C" w:rsidRPr="00720F8E" w14:paraId="1359799B" w14:textId="77777777" w:rsidTr="47DEB919">
        <w:trPr>
          <w:cantSplit/>
        </w:trPr>
        <w:tc>
          <w:tcPr>
            <w:tcW w:w="1013" w:type="dxa"/>
          </w:tcPr>
          <w:p w14:paraId="54E2DB8A" w14:textId="77777777" w:rsidR="009C052C" w:rsidRPr="00720F8E" w:rsidRDefault="009C052C">
            <w:pPr>
              <w:tabs>
                <w:tab w:val="left" w:pos="1800"/>
              </w:tabs>
              <w:rPr>
                <w:rFonts w:asciiTheme="minorHAnsi" w:hAnsiTheme="minorHAnsi" w:cstheme="minorHAnsi"/>
                <w:b/>
                <w:sz w:val="20"/>
              </w:rPr>
            </w:pPr>
            <w:r w:rsidRPr="00720F8E">
              <w:rPr>
                <w:rFonts w:asciiTheme="minorHAnsi" w:hAnsiTheme="minorHAnsi" w:cstheme="minorHAnsi"/>
                <w:b/>
                <w:sz w:val="20"/>
              </w:rPr>
              <w:t>Ref</w:t>
            </w:r>
          </w:p>
        </w:tc>
        <w:tc>
          <w:tcPr>
            <w:tcW w:w="1959" w:type="dxa"/>
          </w:tcPr>
          <w:p w14:paraId="1E0D29A2" w14:textId="77777777" w:rsidR="009C052C" w:rsidRPr="00720F8E" w:rsidRDefault="009C052C">
            <w:pPr>
              <w:tabs>
                <w:tab w:val="left" w:pos="1800"/>
              </w:tabs>
              <w:jc w:val="center"/>
              <w:rPr>
                <w:rFonts w:asciiTheme="minorHAnsi" w:hAnsiTheme="minorHAnsi" w:cstheme="minorHAnsi"/>
                <w:b/>
                <w:sz w:val="20"/>
              </w:rPr>
            </w:pPr>
            <w:r w:rsidRPr="00720F8E">
              <w:rPr>
                <w:rFonts w:asciiTheme="minorHAnsi" w:hAnsiTheme="minorHAnsi" w:cstheme="minorHAnsi"/>
                <w:b/>
                <w:sz w:val="20"/>
              </w:rPr>
              <w:t>Variables</w:t>
            </w:r>
          </w:p>
        </w:tc>
        <w:tc>
          <w:tcPr>
            <w:tcW w:w="9072" w:type="dxa"/>
          </w:tcPr>
          <w:p w14:paraId="7A02DFEC" w14:textId="77777777" w:rsidR="009C052C" w:rsidRPr="00720F8E" w:rsidRDefault="009C052C">
            <w:pPr>
              <w:tabs>
                <w:tab w:val="left" w:pos="1800"/>
              </w:tabs>
              <w:jc w:val="center"/>
              <w:rPr>
                <w:rFonts w:asciiTheme="minorHAnsi" w:hAnsiTheme="minorHAnsi" w:cstheme="minorHAnsi"/>
                <w:b/>
              </w:rPr>
            </w:pPr>
            <w:r w:rsidRPr="00720F8E">
              <w:rPr>
                <w:rFonts w:asciiTheme="minorHAnsi" w:hAnsiTheme="minorHAnsi" w:cstheme="minorHAnsi"/>
                <w:b/>
                <w:sz w:val="20"/>
                <w:szCs w:val="20"/>
              </w:rPr>
              <w:t>Content</w:t>
            </w:r>
          </w:p>
        </w:tc>
        <w:tc>
          <w:tcPr>
            <w:tcW w:w="1276" w:type="dxa"/>
          </w:tcPr>
          <w:p w14:paraId="5B556A27" w14:textId="77777777" w:rsidR="009C052C" w:rsidRPr="00720F8E" w:rsidRDefault="009C052C">
            <w:pPr>
              <w:tabs>
                <w:tab w:val="left" w:pos="1800"/>
              </w:tabs>
              <w:jc w:val="center"/>
              <w:rPr>
                <w:rFonts w:asciiTheme="minorHAnsi" w:hAnsiTheme="minorHAnsi" w:cstheme="minorHAnsi"/>
                <w:b/>
                <w:sz w:val="20"/>
              </w:rPr>
            </w:pPr>
            <w:r w:rsidRPr="00720F8E">
              <w:rPr>
                <w:rFonts w:asciiTheme="minorHAnsi" w:hAnsiTheme="minorHAnsi" w:cstheme="minorHAnsi"/>
                <w:b/>
                <w:sz w:val="20"/>
              </w:rPr>
              <w:t>Logic</w:t>
            </w:r>
          </w:p>
        </w:tc>
        <w:tc>
          <w:tcPr>
            <w:tcW w:w="1276" w:type="dxa"/>
          </w:tcPr>
          <w:p w14:paraId="76D63919" w14:textId="77777777" w:rsidR="009C052C" w:rsidRPr="00720F8E" w:rsidRDefault="009C052C">
            <w:pPr>
              <w:tabs>
                <w:tab w:val="left" w:pos="1800"/>
              </w:tabs>
              <w:jc w:val="center"/>
              <w:rPr>
                <w:rFonts w:asciiTheme="minorHAnsi" w:hAnsiTheme="minorHAnsi" w:cstheme="minorHAnsi"/>
                <w:b/>
                <w:sz w:val="20"/>
              </w:rPr>
            </w:pPr>
            <w:r w:rsidRPr="00720F8E">
              <w:rPr>
                <w:rFonts w:asciiTheme="minorHAnsi" w:hAnsiTheme="minorHAnsi" w:cstheme="minorHAnsi"/>
                <w:b/>
                <w:sz w:val="20"/>
              </w:rPr>
              <w:t>Style</w:t>
            </w:r>
          </w:p>
        </w:tc>
      </w:tr>
      <w:tr w:rsidR="000B5FA4" w:rsidRPr="00720F8E" w14:paraId="68B755FA" w14:textId="77777777" w:rsidTr="47DEB919">
        <w:trPr>
          <w:cantSplit/>
        </w:trPr>
        <w:tc>
          <w:tcPr>
            <w:tcW w:w="1013" w:type="dxa"/>
          </w:tcPr>
          <w:p w14:paraId="282BB43F" w14:textId="0A585352" w:rsidR="000B5FA4" w:rsidRPr="00720F8E" w:rsidRDefault="000B5FA4" w:rsidP="000B5FA4">
            <w:pPr>
              <w:rPr>
                <w:rFonts w:asciiTheme="minorHAnsi" w:hAnsiTheme="minorHAnsi" w:cstheme="minorHAnsi"/>
                <w:sz w:val="20"/>
              </w:rPr>
            </w:pPr>
            <w:r>
              <w:rPr>
                <w:rFonts w:asciiTheme="minorHAnsi" w:hAnsiTheme="minorHAnsi" w:cstheme="minorHAnsi"/>
                <w:sz w:val="20"/>
              </w:rPr>
              <w:t>TP 1</w:t>
            </w:r>
          </w:p>
        </w:tc>
        <w:tc>
          <w:tcPr>
            <w:tcW w:w="1959" w:type="dxa"/>
          </w:tcPr>
          <w:p w14:paraId="2392AEB3" w14:textId="0BA9306C" w:rsidR="000B5FA4" w:rsidRPr="00720F8E" w:rsidRDefault="000B5FA4" w:rsidP="000B5FA4">
            <w:pPr>
              <w:tabs>
                <w:tab w:val="left" w:pos="1800"/>
              </w:tabs>
              <w:rPr>
                <w:rFonts w:asciiTheme="minorHAnsi" w:hAnsiTheme="minorHAnsi" w:cstheme="minorHAnsi"/>
                <w:sz w:val="20"/>
              </w:rPr>
            </w:pPr>
            <w:r w:rsidRPr="00720F8E">
              <w:rPr>
                <w:rFonts w:asciiTheme="minorHAnsi" w:hAnsiTheme="minorHAnsi" w:cstheme="minorHAnsi"/>
                <w:sz w:val="20"/>
              </w:rPr>
              <w:t>&lt;Brand</w:t>
            </w:r>
            <w:r>
              <w:rPr>
                <w:rFonts w:asciiTheme="minorHAnsi" w:hAnsiTheme="minorHAnsi" w:cstheme="minorHAnsi"/>
                <w:sz w:val="20"/>
              </w:rPr>
              <w:t>Code</w:t>
            </w:r>
            <w:r w:rsidRPr="00720F8E">
              <w:rPr>
                <w:rFonts w:asciiTheme="minorHAnsi" w:hAnsiTheme="minorHAnsi" w:cstheme="minorHAnsi"/>
                <w:sz w:val="20"/>
              </w:rPr>
              <w:t>&gt;</w:t>
            </w:r>
          </w:p>
          <w:p w14:paraId="2FAE93D4" w14:textId="29802414" w:rsidR="000B5FA4" w:rsidRPr="00720F8E" w:rsidRDefault="000B5FA4" w:rsidP="000B5FA4">
            <w:pPr>
              <w:tabs>
                <w:tab w:val="left" w:pos="1800"/>
              </w:tabs>
              <w:rPr>
                <w:rFonts w:asciiTheme="minorHAnsi" w:hAnsiTheme="minorHAnsi" w:cstheme="minorHAnsi"/>
                <w:sz w:val="20"/>
              </w:rPr>
            </w:pPr>
            <w:r>
              <w:rPr>
                <w:rFonts w:asciiTheme="minorHAnsi" w:hAnsiTheme="minorHAnsi" w:cstheme="minorHAnsi"/>
                <w:sz w:val="20"/>
              </w:rPr>
              <w:t>&lt;DeliveryChannelCode&gt;</w:t>
            </w:r>
          </w:p>
        </w:tc>
        <w:tc>
          <w:tcPr>
            <w:tcW w:w="9072" w:type="dxa"/>
          </w:tcPr>
          <w:tbl>
            <w:tblPr>
              <w:tblStyle w:val="TableGrid"/>
              <w:tblpPr w:leftFromText="180" w:rightFromText="180" w:horzAnchor="margin" w:tblpY="557"/>
              <w:tblOverlap w:val="never"/>
              <w:tblW w:w="8784" w:type="dxa"/>
              <w:tblLayout w:type="fixed"/>
              <w:tblLook w:val="04A0" w:firstRow="1" w:lastRow="0" w:firstColumn="1" w:lastColumn="0" w:noHBand="0" w:noVBand="1"/>
            </w:tblPr>
            <w:tblGrid>
              <w:gridCol w:w="6374"/>
              <w:gridCol w:w="2410"/>
            </w:tblGrid>
            <w:tr w:rsidR="009F48B5" w:rsidRPr="00894E3F" w14:paraId="2B9947D9" w14:textId="1957D036" w:rsidTr="00F950B7">
              <w:trPr>
                <w:trHeight w:val="1114"/>
              </w:trPr>
              <w:tc>
                <w:tcPr>
                  <w:tcW w:w="6374" w:type="dxa"/>
                </w:tcPr>
                <w:p w14:paraId="6DF25FD2" w14:textId="77777777" w:rsidR="009F48B5" w:rsidRPr="00894E3F" w:rsidRDefault="009F48B5" w:rsidP="000B5FA4">
                  <w:pPr>
                    <w:pStyle w:val="Heading1COI"/>
                  </w:pPr>
                  <w:r w:rsidRPr="00894E3F">
                    <w:t>Thank you for choosing paperless</w:t>
                  </w:r>
                </w:p>
                <w:p w14:paraId="726BC609" w14:textId="3F98087B" w:rsidR="009F48B5" w:rsidRPr="00894E3F" w:rsidRDefault="009F48B5" w:rsidP="000B5FA4">
                  <w:pPr>
                    <w:pStyle w:val="TableBodycopyCOI"/>
                  </w:pPr>
                  <w:r w:rsidRPr="00894E3F">
                    <w:t xml:space="preserve">Save the email containing your policy documents for easy </w:t>
                  </w:r>
                  <w:commentRangeStart w:id="3210"/>
                  <w:commentRangeStart w:id="3211"/>
                  <w:commentRangeStart w:id="3212"/>
                  <w:commentRangeStart w:id="3213"/>
                  <w:r w:rsidRPr="00894E3F">
                    <w:t>access in the future</w:t>
                  </w:r>
                  <w:commentRangeEnd w:id="3210"/>
                  <w:r w:rsidRPr="00894E3F">
                    <w:rPr>
                      <w:rStyle w:val="CommentReference"/>
                      <w:sz w:val="18"/>
                      <w:szCs w:val="18"/>
                    </w:rPr>
                    <w:commentReference w:id="3210"/>
                  </w:r>
                  <w:commentRangeEnd w:id="3211"/>
                  <w:r w:rsidRPr="00894E3F">
                    <w:rPr>
                      <w:rStyle w:val="CommentReference"/>
                      <w:sz w:val="18"/>
                      <w:szCs w:val="18"/>
                    </w:rPr>
                    <w:commentReference w:id="3211"/>
                  </w:r>
                  <w:commentRangeEnd w:id="3212"/>
                  <w:r w:rsidRPr="00894E3F">
                    <w:rPr>
                      <w:rStyle w:val="CommentReference"/>
                      <w:sz w:val="18"/>
                      <w:szCs w:val="18"/>
                    </w:rPr>
                    <w:commentReference w:id="3212"/>
                  </w:r>
                  <w:commentRangeEnd w:id="3213"/>
                  <w:r w:rsidRPr="00894E3F">
                    <w:rPr>
                      <w:rStyle w:val="CommentReference"/>
                      <w:sz w:val="18"/>
                      <w:szCs w:val="18"/>
                    </w:rPr>
                    <w:commentReference w:id="3213"/>
                  </w:r>
                  <w:r w:rsidRPr="00894E3F">
                    <w:t>.</w:t>
                  </w:r>
                </w:p>
              </w:tc>
              <w:tc>
                <w:tcPr>
                  <w:tcW w:w="2410" w:type="dxa"/>
                </w:tcPr>
                <w:p w14:paraId="58DB6B3D" w14:textId="24C5B56E" w:rsidR="009F48B5" w:rsidRPr="00F950B7" w:rsidRDefault="00A57B4A" w:rsidP="000B5FA4">
                  <w:pPr>
                    <w:pStyle w:val="Heading1COI"/>
                    <w:rPr>
                      <w:b w:val="0"/>
                      <w:bCs w:val="0"/>
                      <w:sz w:val="20"/>
                      <w:szCs w:val="20"/>
                    </w:rPr>
                  </w:pPr>
                  <w:r w:rsidRPr="00F950B7">
                    <w:rPr>
                      <w:b w:val="0"/>
                      <w:bCs w:val="0"/>
                      <w:sz w:val="20"/>
                      <w:szCs w:val="20"/>
                    </w:rPr>
                    <w:t>Brand_icon_paperless.jpg</w:t>
                  </w:r>
                </w:p>
              </w:tc>
            </w:tr>
          </w:tbl>
          <w:p w14:paraId="3F687BCA" w14:textId="6F8F7A8B" w:rsidR="000B5FA4" w:rsidRPr="00720F8E" w:rsidRDefault="000B5FA4" w:rsidP="000B5FA4">
            <w:pPr>
              <w:pStyle w:val="Bodycopy"/>
              <w:rPr>
                <w:rFonts w:asciiTheme="minorHAnsi" w:hAnsiTheme="minorHAnsi" w:cstheme="minorHAnsi"/>
              </w:rPr>
            </w:pPr>
          </w:p>
        </w:tc>
        <w:tc>
          <w:tcPr>
            <w:tcW w:w="1276" w:type="dxa"/>
          </w:tcPr>
          <w:p w14:paraId="4C343A47" w14:textId="37790BDF" w:rsidR="000B5FA4" w:rsidRPr="00720F8E" w:rsidRDefault="000B5FA4" w:rsidP="000B5FA4">
            <w:pPr>
              <w:tabs>
                <w:tab w:val="left" w:pos="774"/>
              </w:tabs>
              <w:rPr>
                <w:rFonts w:asciiTheme="minorHAnsi" w:hAnsiTheme="minorHAnsi" w:cstheme="minorHAnsi"/>
                <w:sz w:val="20"/>
                <w:szCs w:val="20"/>
              </w:rPr>
            </w:pPr>
            <w:r w:rsidRPr="00720F8E">
              <w:rPr>
                <w:rFonts w:asciiTheme="minorHAnsi" w:hAnsiTheme="minorHAnsi" w:cstheme="minorHAnsi"/>
                <w:b/>
                <w:bCs/>
                <w:sz w:val="20"/>
                <w:szCs w:val="20"/>
              </w:rPr>
              <w:t>IF</w:t>
            </w:r>
            <w:r w:rsidRPr="00720F8E">
              <w:rPr>
                <w:rFonts w:asciiTheme="minorHAnsi" w:hAnsiTheme="minorHAnsi" w:cstheme="minorHAnsi"/>
                <w:sz w:val="20"/>
                <w:szCs w:val="20"/>
              </w:rPr>
              <w:t xml:space="preserve"> &lt;Brand</w:t>
            </w:r>
            <w:r>
              <w:rPr>
                <w:rFonts w:asciiTheme="minorHAnsi" w:hAnsiTheme="minorHAnsi" w:cstheme="minorHAnsi"/>
                <w:sz w:val="20"/>
                <w:szCs w:val="20"/>
              </w:rPr>
              <w:t>Code</w:t>
            </w:r>
            <w:r w:rsidRPr="00720F8E">
              <w:rPr>
                <w:rFonts w:asciiTheme="minorHAnsi" w:hAnsiTheme="minorHAnsi" w:cstheme="minorHAnsi"/>
                <w:sz w:val="20"/>
                <w:szCs w:val="20"/>
              </w:rPr>
              <w:t xml:space="preserve">&gt; = “CBA” </w:t>
            </w:r>
          </w:p>
          <w:p w14:paraId="12B3CF2F" w14:textId="550E03EE" w:rsidR="000B5FA4" w:rsidRPr="00720F8E" w:rsidRDefault="000B5FA4" w:rsidP="000B5FA4">
            <w:pPr>
              <w:tabs>
                <w:tab w:val="left" w:pos="774"/>
              </w:tabs>
              <w:rPr>
                <w:rFonts w:asciiTheme="minorHAnsi" w:hAnsiTheme="minorHAnsi" w:cstheme="minorHAnsi"/>
                <w:sz w:val="20"/>
                <w:szCs w:val="20"/>
              </w:rPr>
            </w:pPr>
            <w:r w:rsidRPr="00720F8E">
              <w:rPr>
                <w:rFonts w:asciiTheme="minorHAnsi" w:hAnsiTheme="minorHAnsi" w:cstheme="minorHAnsi"/>
                <w:b/>
                <w:bCs/>
                <w:sz w:val="20"/>
                <w:szCs w:val="20"/>
              </w:rPr>
              <w:t>AND</w:t>
            </w:r>
            <w:r w:rsidRPr="00720F8E">
              <w:rPr>
                <w:rFonts w:asciiTheme="minorHAnsi" w:hAnsiTheme="minorHAnsi" w:cstheme="minorHAnsi"/>
                <w:sz w:val="20"/>
                <w:szCs w:val="20"/>
              </w:rPr>
              <w:t xml:space="preserve"> </w:t>
            </w:r>
            <w:r>
              <w:rPr>
                <w:rFonts w:asciiTheme="minorHAnsi" w:hAnsiTheme="minorHAnsi" w:cstheme="minorHAnsi"/>
                <w:sz w:val="20"/>
                <w:szCs w:val="20"/>
              </w:rPr>
              <w:t>&lt;DeliveryChannelCode&gt;</w:t>
            </w:r>
            <w:r w:rsidRPr="00720F8E">
              <w:rPr>
                <w:rFonts w:asciiTheme="minorHAnsi" w:hAnsiTheme="minorHAnsi" w:cstheme="minorHAnsi"/>
                <w:sz w:val="20"/>
                <w:szCs w:val="20"/>
              </w:rPr>
              <w:t xml:space="preserve"> = ”</w:t>
            </w:r>
            <w:r>
              <w:t xml:space="preserve"> </w:t>
            </w:r>
            <w:r w:rsidRPr="0098096B">
              <w:rPr>
                <w:rFonts w:asciiTheme="minorHAnsi" w:hAnsiTheme="minorHAnsi" w:cstheme="minorHAnsi"/>
                <w:sz w:val="20"/>
                <w:szCs w:val="20"/>
              </w:rPr>
              <w:t>1|Email</w:t>
            </w:r>
            <w:r w:rsidRPr="00720F8E">
              <w:rPr>
                <w:rFonts w:asciiTheme="minorHAnsi" w:hAnsiTheme="minorHAnsi" w:cstheme="minorHAnsi"/>
                <w:sz w:val="20"/>
                <w:szCs w:val="20"/>
              </w:rPr>
              <w:t xml:space="preserve">” </w:t>
            </w:r>
            <w:r w:rsidRPr="00720F8E">
              <w:rPr>
                <w:rFonts w:asciiTheme="minorHAnsi" w:hAnsiTheme="minorHAnsi" w:cstheme="minorHAnsi"/>
                <w:b/>
                <w:bCs/>
                <w:sz w:val="20"/>
                <w:szCs w:val="20"/>
              </w:rPr>
              <w:t xml:space="preserve">THEN </w:t>
            </w:r>
            <w:r w:rsidRPr="00720F8E">
              <w:rPr>
                <w:rFonts w:asciiTheme="minorHAnsi" w:hAnsiTheme="minorHAnsi" w:cstheme="minorHAnsi"/>
                <w:sz w:val="20"/>
                <w:szCs w:val="20"/>
              </w:rPr>
              <w:t>Display</w:t>
            </w:r>
          </w:p>
          <w:p w14:paraId="2661C0F6" w14:textId="5FEC98EE" w:rsidR="000B5FA4" w:rsidRPr="00720F8E" w:rsidRDefault="000B5FA4" w:rsidP="000B5FA4">
            <w:pPr>
              <w:spacing w:after="120"/>
              <w:rPr>
                <w:rFonts w:asciiTheme="minorHAnsi" w:hAnsiTheme="minorHAnsi" w:cstheme="minorHAnsi"/>
                <w:bCs/>
                <w:color w:val="000000" w:themeColor="text1"/>
                <w:sz w:val="20"/>
                <w:szCs w:val="20"/>
              </w:rPr>
            </w:pPr>
          </w:p>
        </w:tc>
        <w:tc>
          <w:tcPr>
            <w:tcW w:w="1276" w:type="dxa"/>
          </w:tcPr>
          <w:p w14:paraId="0BA091E7" w14:textId="77777777" w:rsidR="000B5FA4" w:rsidRDefault="000B5FA4" w:rsidP="000B5FA4">
            <w:pPr>
              <w:spacing w:after="120"/>
              <w:rPr>
                <w:rFonts w:asciiTheme="minorHAnsi" w:hAnsiTheme="minorHAnsi" w:cstheme="minorHAnsi"/>
                <w:color w:val="000000"/>
                <w:sz w:val="20"/>
                <w:szCs w:val="20"/>
              </w:rPr>
            </w:pPr>
            <w:r w:rsidRPr="0043189E">
              <w:rPr>
                <w:rFonts w:asciiTheme="minorHAnsi" w:hAnsiTheme="minorHAnsi" w:cstheme="minorHAnsi"/>
                <w:color w:val="000000"/>
                <w:sz w:val="20"/>
                <w:szCs w:val="20"/>
              </w:rPr>
              <w:t>Heading_1_COI</w:t>
            </w:r>
          </w:p>
          <w:p w14:paraId="1D07BF33" w14:textId="77777777" w:rsidR="000B5FA4" w:rsidRDefault="000B5FA4" w:rsidP="000B5FA4">
            <w:pPr>
              <w:spacing w:after="120"/>
              <w:rPr>
                <w:rFonts w:asciiTheme="minorHAnsi" w:hAnsiTheme="minorHAnsi" w:cstheme="minorHAnsi"/>
                <w:color w:val="000000"/>
                <w:sz w:val="20"/>
                <w:szCs w:val="20"/>
              </w:rPr>
            </w:pPr>
            <w:r w:rsidRPr="00935A30">
              <w:rPr>
                <w:rFonts w:asciiTheme="minorHAnsi" w:hAnsiTheme="minorHAnsi" w:cstheme="minorHAnsi"/>
                <w:color w:val="000000"/>
                <w:sz w:val="20"/>
                <w:szCs w:val="20"/>
              </w:rPr>
              <w:t>Table_Bodycopy_COI</w:t>
            </w:r>
          </w:p>
          <w:p w14:paraId="137223D2" w14:textId="77777777" w:rsidR="00F33DA1" w:rsidRPr="00F33DA1" w:rsidRDefault="00F33DA1" w:rsidP="00F33DA1">
            <w:pPr>
              <w:spacing w:after="120"/>
              <w:rPr>
                <w:rFonts w:asciiTheme="minorHAnsi" w:hAnsiTheme="minorHAnsi" w:cstheme="minorHAnsi"/>
                <w:color w:val="000000"/>
                <w:sz w:val="20"/>
                <w:szCs w:val="20"/>
              </w:rPr>
            </w:pPr>
            <w:r w:rsidRPr="00F33DA1">
              <w:rPr>
                <w:rFonts w:asciiTheme="minorHAnsi" w:hAnsiTheme="minorHAnsi" w:cstheme="minorHAnsi"/>
                <w:color w:val="000000"/>
                <w:sz w:val="20"/>
                <w:szCs w:val="20"/>
              </w:rPr>
              <w:t>Brand_icon_paperless.jpg</w:t>
            </w:r>
          </w:p>
          <w:p w14:paraId="1CD4F859" w14:textId="77777777" w:rsidR="00F33DA1" w:rsidRPr="00F33DA1" w:rsidRDefault="00F33DA1" w:rsidP="00F33DA1">
            <w:pPr>
              <w:spacing w:after="120"/>
              <w:rPr>
                <w:rFonts w:asciiTheme="minorHAnsi" w:hAnsiTheme="minorHAnsi" w:cstheme="minorHAnsi"/>
                <w:color w:val="000000"/>
                <w:sz w:val="20"/>
                <w:szCs w:val="20"/>
              </w:rPr>
            </w:pPr>
            <w:r w:rsidRPr="00F33DA1">
              <w:rPr>
                <w:rFonts w:asciiTheme="minorHAnsi" w:hAnsiTheme="minorHAnsi" w:cstheme="minorHAnsi"/>
                <w:color w:val="000000"/>
                <w:sz w:val="20"/>
                <w:szCs w:val="20"/>
              </w:rPr>
              <w:t xml:space="preserve"> Image Size: 94 x 94px (8x8mm)</w:t>
            </w:r>
          </w:p>
          <w:p w14:paraId="0F346946" w14:textId="314825A1" w:rsidR="00F33DA1" w:rsidRPr="00720F8E" w:rsidRDefault="00F33DA1" w:rsidP="00F33DA1">
            <w:pPr>
              <w:spacing w:after="120"/>
              <w:rPr>
                <w:rFonts w:asciiTheme="minorHAnsi" w:hAnsiTheme="minorHAnsi" w:cstheme="minorHAnsi"/>
                <w:color w:val="000000"/>
                <w:sz w:val="20"/>
                <w:szCs w:val="20"/>
              </w:rPr>
            </w:pPr>
            <w:r w:rsidRPr="00F33DA1">
              <w:rPr>
                <w:rFonts w:asciiTheme="minorHAnsi" w:hAnsiTheme="minorHAnsi" w:cstheme="minorHAnsi"/>
                <w:color w:val="000000"/>
                <w:sz w:val="20"/>
                <w:szCs w:val="20"/>
              </w:rPr>
              <w:t xml:space="preserve"> Resolution: 300 x 300dpi</w:t>
            </w:r>
          </w:p>
        </w:tc>
      </w:tr>
      <w:tr w:rsidR="000B5FA4" w:rsidRPr="00720F8E" w14:paraId="1D4A924E" w14:textId="77777777" w:rsidTr="47DEB919">
        <w:trPr>
          <w:cantSplit/>
        </w:trPr>
        <w:tc>
          <w:tcPr>
            <w:tcW w:w="1013" w:type="dxa"/>
          </w:tcPr>
          <w:p w14:paraId="681B697E" w14:textId="79811C3F" w:rsidR="000B5FA4" w:rsidRPr="00720F8E" w:rsidRDefault="000B5FA4" w:rsidP="000B5FA4">
            <w:pPr>
              <w:rPr>
                <w:rFonts w:asciiTheme="minorHAnsi" w:hAnsiTheme="minorHAnsi" w:cstheme="minorHAnsi"/>
                <w:sz w:val="20"/>
              </w:rPr>
            </w:pPr>
            <w:r>
              <w:rPr>
                <w:rFonts w:asciiTheme="minorHAnsi" w:hAnsiTheme="minorHAnsi" w:cstheme="minorHAnsi"/>
                <w:sz w:val="20"/>
              </w:rPr>
              <w:lastRenderedPageBreak/>
              <w:t>TP 2</w:t>
            </w:r>
          </w:p>
        </w:tc>
        <w:tc>
          <w:tcPr>
            <w:tcW w:w="1959" w:type="dxa"/>
          </w:tcPr>
          <w:p w14:paraId="52D8740B" w14:textId="2BF16843" w:rsidR="000B5FA4" w:rsidRPr="00720F8E" w:rsidRDefault="000B5FA4" w:rsidP="000B5FA4">
            <w:pPr>
              <w:tabs>
                <w:tab w:val="left" w:pos="1800"/>
              </w:tabs>
              <w:rPr>
                <w:rFonts w:asciiTheme="minorHAnsi" w:hAnsiTheme="minorHAnsi" w:cstheme="minorHAnsi"/>
                <w:sz w:val="20"/>
                <w:szCs w:val="20"/>
              </w:rPr>
            </w:pPr>
            <w:r w:rsidRPr="00720F8E">
              <w:rPr>
                <w:rFonts w:asciiTheme="minorHAnsi" w:hAnsiTheme="minorHAnsi" w:cstheme="minorHAnsi"/>
                <w:sz w:val="20"/>
                <w:szCs w:val="20"/>
              </w:rPr>
              <w:t>&lt;Brand</w:t>
            </w:r>
            <w:r>
              <w:rPr>
                <w:rFonts w:asciiTheme="minorHAnsi" w:hAnsiTheme="minorHAnsi" w:cstheme="minorHAnsi"/>
                <w:sz w:val="20"/>
                <w:szCs w:val="20"/>
              </w:rPr>
              <w:t>Code</w:t>
            </w:r>
            <w:r w:rsidRPr="00720F8E">
              <w:rPr>
                <w:rFonts w:asciiTheme="minorHAnsi" w:hAnsiTheme="minorHAnsi" w:cstheme="minorHAnsi"/>
                <w:sz w:val="20"/>
                <w:szCs w:val="20"/>
              </w:rPr>
              <w:t>&gt;</w:t>
            </w:r>
          </w:p>
          <w:p w14:paraId="0700BC10" w14:textId="15B9A172" w:rsidR="000B5FA4" w:rsidRPr="00720F8E" w:rsidRDefault="000B5FA4" w:rsidP="000B5FA4">
            <w:pPr>
              <w:tabs>
                <w:tab w:val="left" w:pos="1800"/>
              </w:tabs>
              <w:rPr>
                <w:rFonts w:asciiTheme="minorHAnsi" w:hAnsiTheme="minorHAnsi" w:cstheme="minorHAnsi"/>
                <w:sz w:val="20"/>
                <w:szCs w:val="20"/>
              </w:rPr>
            </w:pPr>
            <w:r>
              <w:rPr>
                <w:rFonts w:asciiTheme="minorHAnsi" w:hAnsiTheme="minorHAnsi" w:cstheme="minorHAnsi"/>
                <w:sz w:val="20"/>
                <w:szCs w:val="20"/>
              </w:rPr>
              <w:t>&lt;DeliveryChannelCode&gt;</w:t>
            </w:r>
          </w:p>
          <w:p w14:paraId="7EAAF2D1" w14:textId="5FACE602" w:rsidR="000B5FA4" w:rsidRPr="00720F8E" w:rsidRDefault="000B5FA4" w:rsidP="000B5FA4">
            <w:pPr>
              <w:tabs>
                <w:tab w:val="left" w:pos="1800"/>
              </w:tabs>
              <w:rPr>
                <w:rFonts w:asciiTheme="minorHAnsi" w:hAnsiTheme="minorHAnsi" w:cstheme="minorHAnsi"/>
                <w:sz w:val="20"/>
              </w:rPr>
            </w:pPr>
            <w:r w:rsidRPr="00720F8E">
              <w:rPr>
                <w:rFonts w:asciiTheme="minorHAnsi" w:hAnsiTheme="minorHAnsi" w:cstheme="minorHAnsi"/>
                <w:sz w:val="20"/>
                <w:szCs w:val="20"/>
              </w:rPr>
              <w:t>&lt;BrandPhoneNumberServicing&gt;</w:t>
            </w:r>
          </w:p>
        </w:tc>
        <w:tc>
          <w:tcPr>
            <w:tcW w:w="9072" w:type="dxa"/>
          </w:tcPr>
          <w:tbl>
            <w:tblPr>
              <w:tblStyle w:val="TableGrid"/>
              <w:tblpPr w:leftFromText="180" w:rightFromText="180" w:horzAnchor="margin" w:tblpY="557"/>
              <w:tblOverlap w:val="never"/>
              <w:tblW w:w="0" w:type="auto"/>
              <w:tblLayout w:type="fixed"/>
              <w:tblLook w:val="04A0" w:firstRow="1" w:lastRow="0" w:firstColumn="1" w:lastColumn="0" w:noHBand="0" w:noVBand="1"/>
            </w:tblPr>
            <w:tblGrid>
              <w:gridCol w:w="6374"/>
              <w:gridCol w:w="2454"/>
            </w:tblGrid>
            <w:tr w:rsidR="00BD1BBD" w:rsidRPr="00894E3F" w14:paraId="2ED8AA6F" w14:textId="4330CFC3" w:rsidTr="00F950B7">
              <w:trPr>
                <w:trHeight w:val="1126"/>
              </w:trPr>
              <w:tc>
                <w:tcPr>
                  <w:tcW w:w="6374" w:type="dxa"/>
                </w:tcPr>
                <w:p w14:paraId="3906E944" w14:textId="77777777" w:rsidR="00BD1BBD" w:rsidRPr="00894E3F" w:rsidRDefault="00BD1BBD" w:rsidP="000B5FA4">
                  <w:pPr>
                    <w:pStyle w:val="Heading1COI"/>
                  </w:pPr>
                  <w:r w:rsidRPr="00894E3F">
                    <w:t>Go paperless</w:t>
                  </w:r>
                </w:p>
                <w:p w14:paraId="504980A2" w14:textId="65F896D7" w:rsidR="00BD1BBD" w:rsidRPr="00894E3F" w:rsidRDefault="00BD1BBD" w:rsidP="000B5FA4">
                  <w:pPr>
                    <w:pStyle w:val="TableBodycopyCOI"/>
                  </w:pPr>
                  <w:r w:rsidRPr="00894E3F">
                    <w:t>Save on paperwork and have your policy documents go direct to your inbox. Going paperless is easy, just call &lt;BrandPhoneNumberServicing&gt;</w:t>
                  </w:r>
                  <w:commentRangeStart w:id="3215"/>
                  <w:commentRangeStart w:id="3216"/>
                  <w:commentRangeEnd w:id="3215"/>
                  <w:r w:rsidRPr="00894E3F">
                    <w:rPr>
                      <w:rStyle w:val="CommentReference"/>
                      <w:sz w:val="18"/>
                      <w:szCs w:val="18"/>
                    </w:rPr>
                    <w:commentReference w:id="3215"/>
                  </w:r>
                  <w:commentRangeEnd w:id="3216"/>
                  <w:r w:rsidRPr="00894E3F">
                    <w:rPr>
                      <w:rStyle w:val="CommentReference"/>
                      <w:sz w:val="18"/>
                      <w:szCs w:val="18"/>
                    </w:rPr>
                    <w:commentReference w:id="3216"/>
                  </w:r>
                  <w:r w:rsidRPr="00894E3F">
                    <w:t>.</w:t>
                  </w:r>
                </w:p>
              </w:tc>
              <w:tc>
                <w:tcPr>
                  <w:tcW w:w="2454" w:type="dxa"/>
                </w:tcPr>
                <w:p w14:paraId="429F4B39" w14:textId="1E2D176D" w:rsidR="00BD1BBD" w:rsidRPr="00894E3F" w:rsidRDefault="00BD1BBD" w:rsidP="000B5FA4">
                  <w:pPr>
                    <w:pStyle w:val="Heading1COI"/>
                  </w:pPr>
                  <w:r w:rsidRPr="00894E3F">
                    <w:rPr>
                      <w:b w:val="0"/>
                      <w:bCs w:val="0"/>
                      <w:sz w:val="20"/>
                      <w:szCs w:val="20"/>
                    </w:rPr>
                    <w:t>Brand_icon_paperless.jpg</w:t>
                  </w:r>
                </w:p>
              </w:tc>
            </w:tr>
          </w:tbl>
          <w:p w14:paraId="7F323947" w14:textId="77777777" w:rsidR="000B5FA4" w:rsidRPr="00720F8E" w:rsidRDefault="000B5FA4" w:rsidP="000B5FA4">
            <w:pPr>
              <w:pStyle w:val="Heading20"/>
              <w:rPr>
                <w:rFonts w:asciiTheme="minorHAnsi" w:hAnsiTheme="minorHAnsi" w:cstheme="minorHAnsi"/>
              </w:rPr>
            </w:pPr>
          </w:p>
        </w:tc>
        <w:tc>
          <w:tcPr>
            <w:tcW w:w="1276" w:type="dxa"/>
          </w:tcPr>
          <w:p w14:paraId="606FCD86" w14:textId="6F0A1CBA" w:rsidR="000B5FA4" w:rsidRPr="00720F8E" w:rsidRDefault="000B5FA4" w:rsidP="000B5FA4">
            <w:pPr>
              <w:tabs>
                <w:tab w:val="left" w:pos="774"/>
              </w:tabs>
              <w:rPr>
                <w:rFonts w:asciiTheme="minorHAnsi" w:hAnsiTheme="minorHAnsi" w:cstheme="minorHAnsi"/>
                <w:sz w:val="20"/>
                <w:szCs w:val="20"/>
              </w:rPr>
            </w:pPr>
            <w:r w:rsidRPr="00720F8E">
              <w:rPr>
                <w:rFonts w:asciiTheme="minorHAnsi" w:hAnsiTheme="minorHAnsi" w:cstheme="minorHAnsi"/>
                <w:b/>
                <w:bCs/>
                <w:sz w:val="20"/>
                <w:szCs w:val="20"/>
              </w:rPr>
              <w:t>ELSE IF</w:t>
            </w:r>
            <w:r w:rsidRPr="00720F8E">
              <w:rPr>
                <w:rFonts w:asciiTheme="minorHAnsi" w:hAnsiTheme="minorHAnsi" w:cstheme="minorHAnsi"/>
                <w:sz w:val="20"/>
                <w:szCs w:val="20"/>
              </w:rPr>
              <w:t>&lt;Brand</w:t>
            </w:r>
            <w:r>
              <w:rPr>
                <w:rFonts w:asciiTheme="minorHAnsi" w:hAnsiTheme="minorHAnsi" w:cstheme="minorHAnsi"/>
                <w:sz w:val="20"/>
                <w:szCs w:val="20"/>
              </w:rPr>
              <w:t>Code</w:t>
            </w:r>
            <w:r w:rsidRPr="00720F8E">
              <w:rPr>
                <w:rFonts w:asciiTheme="minorHAnsi" w:hAnsiTheme="minorHAnsi" w:cstheme="minorHAnsi"/>
                <w:sz w:val="20"/>
                <w:szCs w:val="20"/>
              </w:rPr>
              <w:t xml:space="preserve">&gt; = “CBA” </w:t>
            </w:r>
            <w:r w:rsidRPr="00720F8E">
              <w:rPr>
                <w:rFonts w:asciiTheme="minorHAnsi" w:hAnsiTheme="minorHAnsi" w:cstheme="minorHAnsi"/>
                <w:b/>
                <w:bCs/>
                <w:sz w:val="20"/>
                <w:szCs w:val="20"/>
              </w:rPr>
              <w:t>AND</w:t>
            </w:r>
            <w:r w:rsidRPr="00720F8E">
              <w:rPr>
                <w:rFonts w:asciiTheme="minorHAnsi" w:hAnsiTheme="minorHAnsi" w:cstheme="minorHAnsi"/>
                <w:sz w:val="20"/>
                <w:szCs w:val="20"/>
              </w:rPr>
              <w:t xml:space="preserve"> &lt;</w:t>
            </w:r>
            <w:r>
              <w:rPr>
                <w:rFonts w:asciiTheme="minorHAnsi" w:hAnsiTheme="minorHAnsi" w:cstheme="minorHAnsi"/>
                <w:sz w:val="20"/>
                <w:szCs w:val="20"/>
              </w:rPr>
              <w:t>DeliveryChannelCode</w:t>
            </w:r>
            <w:r w:rsidRPr="00720F8E">
              <w:rPr>
                <w:rFonts w:asciiTheme="minorHAnsi" w:hAnsiTheme="minorHAnsi" w:cstheme="minorHAnsi"/>
                <w:sz w:val="20"/>
                <w:szCs w:val="20"/>
              </w:rPr>
              <w:t>&gt; =”</w:t>
            </w:r>
            <w:r>
              <w:t xml:space="preserve"> </w:t>
            </w:r>
            <w:r w:rsidRPr="00892559">
              <w:rPr>
                <w:rFonts w:asciiTheme="minorHAnsi" w:hAnsiTheme="minorHAnsi" w:cstheme="minorHAnsi"/>
                <w:sz w:val="20"/>
                <w:szCs w:val="20"/>
              </w:rPr>
              <w:t>2|Post</w:t>
            </w:r>
            <w:r w:rsidRPr="00720F8E">
              <w:rPr>
                <w:rFonts w:asciiTheme="minorHAnsi" w:hAnsiTheme="minorHAnsi" w:cstheme="minorHAnsi"/>
                <w:sz w:val="20"/>
                <w:szCs w:val="20"/>
              </w:rPr>
              <w:t xml:space="preserve">” </w:t>
            </w:r>
            <w:r w:rsidRPr="00720F8E">
              <w:rPr>
                <w:rFonts w:asciiTheme="minorHAnsi" w:hAnsiTheme="minorHAnsi" w:cstheme="minorHAnsi"/>
                <w:b/>
                <w:bCs/>
                <w:sz w:val="20"/>
                <w:szCs w:val="20"/>
              </w:rPr>
              <w:t xml:space="preserve">THEN </w:t>
            </w:r>
            <w:r w:rsidRPr="00720F8E">
              <w:rPr>
                <w:rFonts w:asciiTheme="minorHAnsi" w:hAnsiTheme="minorHAnsi" w:cstheme="minorHAnsi"/>
                <w:sz w:val="20"/>
                <w:szCs w:val="20"/>
              </w:rPr>
              <w:t>Display</w:t>
            </w:r>
          </w:p>
          <w:p w14:paraId="44CC54A6" w14:textId="77777777" w:rsidR="000B5FA4" w:rsidRPr="00720F8E" w:rsidRDefault="000B5FA4" w:rsidP="000B5FA4">
            <w:pPr>
              <w:tabs>
                <w:tab w:val="left" w:pos="774"/>
              </w:tabs>
              <w:rPr>
                <w:rFonts w:asciiTheme="minorHAnsi" w:hAnsiTheme="minorHAnsi" w:cstheme="minorHAnsi"/>
                <w:b/>
                <w:bCs/>
                <w:sz w:val="20"/>
                <w:szCs w:val="20"/>
              </w:rPr>
            </w:pPr>
          </w:p>
        </w:tc>
        <w:tc>
          <w:tcPr>
            <w:tcW w:w="1276" w:type="dxa"/>
          </w:tcPr>
          <w:p w14:paraId="48408A51" w14:textId="77777777" w:rsidR="000B5FA4" w:rsidRDefault="000B5FA4" w:rsidP="000B5FA4">
            <w:pPr>
              <w:spacing w:after="120"/>
              <w:rPr>
                <w:rFonts w:asciiTheme="minorHAnsi" w:hAnsiTheme="minorHAnsi" w:cstheme="minorHAnsi"/>
                <w:color w:val="000000"/>
                <w:sz w:val="20"/>
                <w:szCs w:val="20"/>
              </w:rPr>
            </w:pPr>
            <w:r w:rsidRPr="0043189E">
              <w:rPr>
                <w:rFonts w:asciiTheme="minorHAnsi" w:hAnsiTheme="minorHAnsi" w:cstheme="minorHAnsi"/>
                <w:color w:val="000000"/>
                <w:sz w:val="20"/>
                <w:szCs w:val="20"/>
              </w:rPr>
              <w:t>Heading_1_COI</w:t>
            </w:r>
          </w:p>
          <w:p w14:paraId="2441075F" w14:textId="77777777" w:rsidR="000B5FA4" w:rsidRDefault="000B5FA4" w:rsidP="000B5FA4">
            <w:pPr>
              <w:spacing w:after="120"/>
              <w:rPr>
                <w:rFonts w:asciiTheme="minorHAnsi" w:hAnsiTheme="minorHAnsi" w:cstheme="minorHAnsi"/>
                <w:color w:val="000000"/>
                <w:sz w:val="20"/>
                <w:szCs w:val="20"/>
              </w:rPr>
            </w:pPr>
            <w:r w:rsidRPr="00935A30">
              <w:rPr>
                <w:rFonts w:asciiTheme="minorHAnsi" w:hAnsiTheme="minorHAnsi" w:cstheme="minorHAnsi"/>
                <w:color w:val="000000"/>
                <w:sz w:val="20"/>
                <w:szCs w:val="20"/>
              </w:rPr>
              <w:t>Table_Bodycopy_COI</w:t>
            </w:r>
          </w:p>
          <w:p w14:paraId="0739B829" w14:textId="77777777" w:rsidR="00F33DA1" w:rsidRPr="00F33DA1" w:rsidRDefault="00F33DA1" w:rsidP="00F33DA1">
            <w:pPr>
              <w:spacing w:after="120"/>
              <w:rPr>
                <w:rFonts w:asciiTheme="minorHAnsi" w:hAnsiTheme="minorHAnsi" w:cstheme="minorHAnsi"/>
                <w:color w:val="000000"/>
                <w:sz w:val="20"/>
                <w:szCs w:val="20"/>
              </w:rPr>
            </w:pPr>
            <w:r w:rsidRPr="00F33DA1">
              <w:rPr>
                <w:rFonts w:asciiTheme="minorHAnsi" w:hAnsiTheme="minorHAnsi" w:cstheme="minorHAnsi"/>
                <w:color w:val="000000"/>
                <w:sz w:val="20"/>
                <w:szCs w:val="20"/>
              </w:rPr>
              <w:t>Brand_icon_paperless.jpg</w:t>
            </w:r>
          </w:p>
          <w:p w14:paraId="4C5AAF2C" w14:textId="77777777" w:rsidR="00F33DA1" w:rsidRPr="00F33DA1" w:rsidRDefault="00F33DA1" w:rsidP="00F33DA1">
            <w:pPr>
              <w:spacing w:after="120"/>
              <w:rPr>
                <w:rFonts w:asciiTheme="minorHAnsi" w:hAnsiTheme="minorHAnsi" w:cstheme="minorHAnsi"/>
                <w:color w:val="000000"/>
                <w:sz w:val="20"/>
                <w:szCs w:val="20"/>
              </w:rPr>
            </w:pPr>
            <w:r w:rsidRPr="00F33DA1">
              <w:rPr>
                <w:rFonts w:asciiTheme="minorHAnsi" w:hAnsiTheme="minorHAnsi" w:cstheme="minorHAnsi"/>
                <w:color w:val="000000"/>
                <w:sz w:val="20"/>
                <w:szCs w:val="20"/>
              </w:rPr>
              <w:t xml:space="preserve"> Image Size: 94 x 94px (8x8mm)</w:t>
            </w:r>
          </w:p>
          <w:p w14:paraId="6DD847E2" w14:textId="4DFF0041" w:rsidR="00F33DA1" w:rsidRPr="00720F8E" w:rsidRDefault="00F33DA1" w:rsidP="00F33DA1">
            <w:pPr>
              <w:spacing w:after="120"/>
              <w:rPr>
                <w:rFonts w:asciiTheme="minorHAnsi" w:hAnsiTheme="minorHAnsi" w:cstheme="minorHAnsi"/>
                <w:color w:val="000000"/>
                <w:sz w:val="20"/>
                <w:szCs w:val="20"/>
              </w:rPr>
            </w:pPr>
            <w:r w:rsidRPr="00F33DA1">
              <w:rPr>
                <w:rFonts w:asciiTheme="minorHAnsi" w:hAnsiTheme="minorHAnsi" w:cstheme="minorHAnsi"/>
                <w:color w:val="000000"/>
                <w:sz w:val="20"/>
                <w:szCs w:val="20"/>
              </w:rPr>
              <w:t xml:space="preserve"> Resolution: 300 x 300dpi</w:t>
            </w:r>
          </w:p>
        </w:tc>
      </w:tr>
    </w:tbl>
    <w:p w14:paraId="0500B29D" w14:textId="77777777" w:rsidR="009C052C" w:rsidRPr="00720F8E" w:rsidRDefault="009C052C" w:rsidP="6D5B893E">
      <w:pPr>
        <w:rPr>
          <w:rFonts w:asciiTheme="minorHAnsi" w:hAnsiTheme="minorHAnsi" w:cstheme="minorHAnsi"/>
        </w:rPr>
      </w:pPr>
    </w:p>
    <w:p w14:paraId="23E50AE8" w14:textId="52A43456" w:rsidR="00A03751" w:rsidRPr="00720F8E" w:rsidRDefault="1F0B9208" w:rsidP="5DAD8829">
      <w:pPr>
        <w:pStyle w:val="Heading2"/>
        <w:rPr>
          <w:rFonts w:asciiTheme="minorHAnsi" w:hAnsiTheme="minorHAnsi" w:cstheme="minorBidi"/>
        </w:rPr>
      </w:pPr>
      <w:bookmarkStart w:id="3217" w:name="_Toc143871482"/>
      <w:bookmarkStart w:id="3218" w:name="_Toc173483728"/>
      <w:bookmarkEnd w:id="0"/>
      <w:bookmarkEnd w:id="1"/>
      <w:r w:rsidRPr="5DAD8829">
        <w:rPr>
          <w:rFonts w:asciiTheme="minorHAnsi" w:hAnsiTheme="minorHAnsi" w:cstheme="minorBidi"/>
        </w:rPr>
        <w:t>Need to get in contact?</w:t>
      </w:r>
      <w:r w:rsidR="2E0547A0" w:rsidRPr="5DAD8829">
        <w:rPr>
          <w:rFonts w:asciiTheme="minorHAnsi" w:hAnsiTheme="minorHAnsi" w:cstheme="minorBidi"/>
        </w:rPr>
        <w:t xml:space="preserve"> </w:t>
      </w:r>
      <w:commentRangeStart w:id="3219"/>
      <w:commentRangeStart w:id="3220"/>
      <w:commentRangeStart w:id="3221"/>
      <w:commentRangeStart w:id="3222"/>
      <w:commentRangeStart w:id="3223"/>
      <w:r w:rsidR="2E0547A0" w:rsidRPr="5DAD8829">
        <w:rPr>
          <w:rFonts w:asciiTheme="minorHAnsi" w:hAnsiTheme="minorHAnsi" w:cstheme="minorBidi"/>
        </w:rPr>
        <w:t>(ALL)</w:t>
      </w:r>
      <w:bookmarkEnd w:id="3217"/>
      <w:bookmarkEnd w:id="3218"/>
      <w:commentRangeEnd w:id="3219"/>
      <w:r w:rsidR="63776D95" w:rsidRPr="00720F8E">
        <w:rPr>
          <w:rStyle w:val="CommentReference"/>
          <w:rFonts w:asciiTheme="minorHAnsi" w:hAnsiTheme="minorHAnsi" w:cstheme="minorBidi"/>
          <w:sz w:val="22"/>
          <w:szCs w:val="22"/>
        </w:rPr>
        <w:commentReference w:id="3219"/>
      </w:r>
      <w:commentRangeEnd w:id="3220"/>
      <w:r w:rsidR="63776D95" w:rsidRPr="00720F8E">
        <w:rPr>
          <w:rStyle w:val="CommentReference"/>
          <w:rFonts w:asciiTheme="minorHAnsi" w:hAnsiTheme="minorHAnsi" w:cstheme="minorBidi"/>
          <w:sz w:val="22"/>
          <w:szCs w:val="22"/>
        </w:rPr>
        <w:commentReference w:id="3220"/>
      </w:r>
      <w:commentRangeEnd w:id="3221"/>
      <w:r w:rsidR="63776D95" w:rsidRPr="00720F8E">
        <w:rPr>
          <w:rStyle w:val="CommentReference"/>
          <w:rFonts w:asciiTheme="minorHAnsi" w:hAnsiTheme="minorHAnsi" w:cstheme="minorBidi"/>
          <w:sz w:val="22"/>
          <w:szCs w:val="22"/>
        </w:rPr>
        <w:commentReference w:id="3221"/>
      </w:r>
      <w:commentRangeEnd w:id="3222"/>
      <w:r w:rsidR="63776D95" w:rsidRPr="00720F8E">
        <w:rPr>
          <w:rStyle w:val="CommentReference"/>
          <w:rFonts w:asciiTheme="minorHAnsi" w:hAnsiTheme="minorHAnsi" w:cstheme="minorBidi"/>
          <w:sz w:val="22"/>
          <w:szCs w:val="22"/>
        </w:rPr>
        <w:commentReference w:id="3222"/>
      </w:r>
      <w:commentRangeEnd w:id="3223"/>
      <w:r w:rsidRPr="00720F8E">
        <w:rPr>
          <w:rStyle w:val="CommentReference"/>
          <w:rFonts w:asciiTheme="minorHAnsi" w:hAnsiTheme="minorHAnsi" w:cstheme="minorBidi"/>
          <w:sz w:val="22"/>
          <w:szCs w:val="22"/>
        </w:rPr>
        <w:commentReference w:id="3223"/>
      </w:r>
    </w:p>
    <w:p w14:paraId="6679D9A7" w14:textId="723FE7D2" w:rsidR="00712E37" w:rsidRPr="00720F8E" w:rsidRDefault="00351D5C" w:rsidP="6D5B893E">
      <w:pPr>
        <w:jc w:val="center"/>
        <w:rPr>
          <w:rFonts w:asciiTheme="minorHAnsi" w:hAnsiTheme="minorHAnsi" w:cstheme="minorHAnsi"/>
        </w:rPr>
      </w:pPr>
      <w:r w:rsidRPr="00351D5C">
        <w:rPr>
          <w:noProof/>
          <w14:ligatures w14:val="none"/>
        </w:rPr>
        <w:t xml:space="preserve"> </w:t>
      </w:r>
      <w:r w:rsidR="000D5036" w:rsidRPr="000D5036">
        <w:rPr>
          <w:noProof/>
          <w14:ligatures w14:val="none"/>
        </w:rPr>
        <w:t xml:space="preserve"> </w:t>
      </w:r>
      <w:r w:rsidR="000D5036">
        <w:rPr>
          <w:noProof/>
          <w14:ligatures w14:val="none"/>
        </w:rPr>
        <w:drawing>
          <wp:inline distT="0" distB="0" distL="0" distR="0" wp14:anchorId="47DED6E0" wp14:editId="7AF711D5">
            <wp:extent cx="6796063" cy="2152650"/>
            <wp:effectExtent l="0" t="0" r="5080" b="0"/>
            <wp:docPr id="213788872" name="Picture 11"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8872" name="Picture 11" descr="A screenshot of a phone"/>
                    <pic:cNvPicPr/>
                  </pic:nvPicPr>
                  <pic:blipFill>
                    <a:blip r:embed="rId34"/>
                    <a:stretch>
                      <a:fillRect/>
                    </a:stretch>
                  </pic:blipFill>
                  <pic:spPr>
                    <a:xfrm>
                      <a:off x="0" y="0"/>
                      <a:ext cx="6797741" cy="2153182"/>
                    </a:xfrm>
                    <a:prstGeom prst="rect">
                      <a:avLst/>
                    </a:prstGeom>
                  </pic:spPr>
                </pic:pic>
              </a:graphicData>
            </a:graphic>
          </wp:inline>
        </w:drawing>
      </w:r>
    </w:p>
    <w:p w14:paraId="05A551A2" w14:textId="1FF8B8F9" w:rsidR="000D5141" w:rsidDel="00F950B7" w:rsidRDefault="000D5141">
      <w:pPr>
        <w:rPr>
          <w:del w:id="3224" w:author="Sue Simnor (EXT Idiom)" w:date="2024-08-07T09:48:00Z" w16du:dateUtc="2024-08-06T23:48:00Z"/>
          <w:rFonts w:asciiTheme="minorHAnsi" w:hAnsiTheme="minorHAnsi" w:cstheme="minorHAnsi"/>
        </w:rPr>
      </w:pPr>
    </w:p>
    <w:p w14:paraId="60DEA06F" w14:textId="23DCF70F" w:rsidR="000D5141" w:rsidDel="00F950B7" w:rsidRDefault="000D5141">
      <w:pPr>
        <w:rPr>
          <w:del w:id="3225" w:author="Sue Simnor (EXT Idiom)" w:date="2024-08-07T09:48:00Z" w16du:dateUtc="2024-08-06T23:48:00Z"/>
          <w:rFonts w:asciiTheme="minorHAnsi" w:hAnsiTheme="minorHAnsi" w:cstheme="minorHAnsi"/>
        </w:rPr>
      </w:pPr>
    </w:p>
    <w:p w14:paraId="227B4DA5" w14:textId="6EFEC2AD" w:rsidR="000D5141" w:rsidDel="00F950B7" w:rsidRDefault="000D5141">
      <w:pPr>
        <w:rPr>
          <w:del w:id="3226" w:author="Sue Simnor (EXT Idiom)" w:date="2024-08-07T09:48:00Z" w16du:dateUtc="2024-08-06T23:48:00Z"/>
          <w:rFonts w:asciiTheme="minorHAnsi" w:hAnsiTheme="minorHAnsi" w:cstheme="minorHAnsi"/>
        </w:rPr>
      </w:pPr>
    </w:p>
    <w:p w14:paraId="15663335" w14:textId="3E7F6AF2" w:rsidR="000D5141" w:rsidDel="00F950B7" w:rsidRDefault="000D5141">
      <w:pPr>
        <w:rPr>
          <w:del w:id="3227" w:author="Sue Simnor (EXT Idiom)" w:date="2024-08-07T09:48:00Z" w16du:dateUtc="2024-08-06T23:48:00Z"/>
          <w:rFonts w:asciiTheme="minorHAnsi" w:hAnsiTheme="minorHAnsi" w:cstheme="minorHAnsi"/>
        </w:rPr>
      </w:pPr>
    </w:p>
    <w:p w14:paraId="516C6504" w14:textId="3936A8BF" w:rsidR="000D5141" w:rsidDel="00F950B7" w:rsidRDefault="000D5141">
      <w:pPr>
        <w:rPr>
          <w:del w:id="3228" w:author="Sue Simnor (EXT Idiom)" w:date="2024-08-07T09:48:00Z" w16du:dateUtc="2024-08-06T23:48:00Z"/>
          <w:rFonts w:asciiTheme="minorHAnsi" w:hAnsiTheme="minorHAnsi" w:cstheme="minorHAnsi"/>
        </w:rPr>
      </w:pPr>
    </w:p>
    <w:p w14:paraId="3FE6C9D4" w14:textId="00F47145" w:rsidR="000D5141" w:rsidDel="00F950B7" w:rsidRDefault="000D5141">
      <w:pPr>
        <w:rPr>
          <w:del w:id="3229" w:author="Sue Simnor (EXT Idiom)" w:date="2024-08-07T09:48:00Z" w16du:dateUtc="2024-08-06T23:48:00Z"/>
          <w:rFonts w:asciiTheme="minorHAnsi" w:hAnsiTheme="minorHAnsi" w:cstheme="minorHAnsi"/>
        </w:rPr>
      </w:pPr>
    </w:p>
    <w:p w14:paraId="204A5067" w14:textId="3CAA1B4A" w:rsidR="000D5141" w:rsidRPr="00720F8E" w:rsidDel="00F950B7" w:rsidRDefault="000D5141" w:rsidP="00F950B7">
      <w:pPr>
        <w:rPr>
          <w:del w:id="3230" w:author="Sue Simnor (EXT Idiom)" w:date="2024-08-07T09:48:00Z" w16du:dateUtc="2024-08-06T23:48:00Z"/>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1959"/>
        <w:gridCol w:w="9072"/>
        <w:gridCol w:w="1276"/>
        <w:gridCol w:w="1276"/>
      </w:tblGrid>
      <w:tr w:rsidR="00712E37" w:rsidRPr="00720F8E" w14:paraId="3FF282C1" w14:textId="77777777" w:rsidTr="00F950B7">
        <w:trPr>
          <w:cantSplit/>
          <w:trHeight w:val="546"/>
        </w:trPr>
        <w:tc>
          <w:tcPr>
            <w:tcW w:w="1013" w:type="dxa"/>
            <w:shd w:val="clear" w:color="auto" w:fill="BFBFBF" w:themeFill="background1" w:themeFillShade="BF"/>
          </w:tcPr>
          <w:p w14:paraId="2EC9AF1D" w14:textId="77777777" w:rsidR="00712E37" w:rsidRPr="00F950B7" w:rsidRDefault="00712E37">
            <w:pPr>
              <w:tabs>
                <w:tab w:val="left" w:pos="1800"/>
              </w:tabs>
              <w:rPr>
                <w:rFonts w:asciiTheme="minorHAnsi" w:hAnsiTheme="minorHAnsi" w:cstheme="minorHAnsi"/>
                <w:b/>
              </w:rPr>
            </w:pPr>
            <w:r w:rsidRPr="00F950B7">
              <w:rPr>
                <w:rFonts w:asciiTheme="minorHAnsi" w:hAnsiTheme="minorHAnsi" w:cstheme="minorHAnsi"/>
                <w:b/>
              </w:rPr>
              <w:t>Ref</w:t>
            </w:r>
          </w:p>
        </w:tc>
        <w:tc>
          <w:tcPr>
            <w:tcW w:w="1959" w:type="dxa"/>
            <w:shd w:val="clear" w:color="auto" w:fill="BFBFBF" w:themeFill="background1" w:themeFillShade="BF"/>
          </w:tcPr>
          <w:p w14:paraId="0A4FB066" w14:textId="77777777" w:rsidR="00712E37" w:rsidRPr="00F950B7" w:rsidRDefault="00712E37">
            <w:pPr>
              <w:tabs>
                <w:tab w:val="left" w:pos="1800"/>
              </w:tabs>
              <w:jc w:val="center"/>
              <w:rPr>
                <w:rFonts w:asciiTheme="minorHAnsi" w:hAnsiTheme="minorHAnsi" w:cstheme="minorHAnsi"/>
                <w:b/>
              </w:rPr>
            </w:pPr>
            <w:r w:rsidRPr="00F950B7">
              <w:rPr>
                <w:rFonts w:asciiTheme="minorHAnsi" w:hAnsiTheme="minorHAnsi" w:cstheme="minorHAnsi"/>
                <w:b/>
              </w:rPr>
              <w:t>Variables</w:t>
            </w:r>
          </w:p>
        </w:tc>
        <w:tc>
          <w:tcPr>
            <w:tcW w:w="9072" w:type="dxa"/>
            <w:shd w:val="clear" w:color="auto" w:fill="BFBFBF" w:themeFill="background1" w:themeFillShade="BF"/>
          </w:tcPr>
          <w:p w14:paraId="2E2EE9C2" w14:textId="2D07908B" w:rsidR="00712E37" w:rsidRPr="00F950B7" w:rsidRDefault="00712E37">
            <w:pPr>
              <w:tabs>
                <w:tab w:val="left" w:pos="1800"/>
              </w:tabs>
              <w:jc w:val="center"/>
              <w:rPr>
                <w:rFonts w:asciiTheme="minorHAnsi" w:hAnsiTheme="minorHAnsi" w:cstheme="minorHAnsi"/>
                <w:b/>
              </w:rPr>
            </w:pPr>
            <w:r w:rsidRPr="00F950B7">
              <w:rPr>
                <w:rFonts w:asciiTheme="minorHAnsi" w:hAnsiTheme="minorHAnsi" w:cstheme="minorHAnsi"/>
                <w:b/>
              </w:rPr>
              <w:t>Content</w:t>
            </w:r>
          </w:p>
        </w:tc>
        <w:tc>
          <w:tcPr>
            <w:tcW w:w="1276" w:type="dxa"/>
            <w:shd w:val="clear" w:color="auto" w:fill="BFBFBF" w:themeFill="background1" w:themeFillShade="BF"/>
          </w:tcPr>
          <w:p w14:paraId="79793BFD" w14:textId="77777777" w:rsidR="00712E37" w:rsidRPr="00F950B7" w:rsidRDefault="00712E37">
            <w:pPr>
              <w:tabs>
                <w:tab w:val="left" w:pos="1800"/>
              </w:tabs>
              <w:jc w:val="center"/>
              <w:rPr>
                <w:rFonts w:asciiTheme="minorHAnsi" w:hAnsiTheme="minorHAnsi" w:cstheme="minorHAnsi"/>
                <w:b/>
              </w:rPr>
            </w:pPr>
            <w:r w:rsidRPr="00F950B7">
              <w:rPr>
                <w:rFonts w:asciiTheme="minorHAnsi" w:hAnsiTheme="minorHAnsi" w:cstheme="minorHAnsi"/>
                <w:b/>
              </w:rPr>
              <w:t>Logic</w:t>
            </w:r>
          </w:p>
          <w:p w14:paraId="58CA93DD" w14:textId="77777777" w:rsidR="00BD3284" w:rsidRPr="00F950B7" w:rsidRDefault="00BD3284">
            <w:pPr>
              <w:tabs>
                <w:tab w:val="left" w:pos="1800"/>
              </w:tabs>
              <w:jc w:val="center"/>
              <w:rPr>
                <w:rFonts w:asciiTheme="minorHAnsi" w:hAnsiTheme="minorHAnsi" w:cstheme="minorHAnsi"/>
                <w:b/>
              </w:rPr>
            </w:pPr>
          </w:p>
        </w:tc>
        <w:tc>
          <w:tcPr>
            <w:tcW w:w="1276" w:type="dxa"/>
            <w:shd w:val="clear" w:color="auto" w:fill="BFBFBF" w:themeFill="background1" w:themeFillShade="BF"/>
          </w:tcPr>
          <w:p w14:paraId="096FA4B4" w14:textId="77777777" w:rsidR="00712E37" w:rsidRPr="00F950B7" w:rsidRDefault="00712E37">
            <w:pPr>
              <w:tabs>
                <w:tab w:val="left" w:pos="1800"/>
              </w:tabs>
              <w:jc w:val="center"/>
              <w:rPr>
                <w:rFonts w:asciiTheme="minorHAnsi" w:hAnsiTheme="minorHAnsi" w:cstheme="minorHAnsi"/>
                <w:b/>
              </w:rPr>
            </w:pPr>
            <w:r w:rsidRPr="00F950B7">
              <w:rPr>
                <w:rFonts w:asciiTheme="minorHAnsi" w:hAnsiTheme="minorHAnsi" w:cstheme="minorHAnsi"/>
                <w:b/>
              </w:rPr>
              <w:t>Style</w:t>
            </w:r>
          </w:p>
          <w:p w14:paraId="62C7362D" w14:textId="77777777" w:rsidR="00B36F3B" w:rsidRPr="00F950B7" w:rsidRDefault="00B36F3B">
            <w:pPr>
              <w:tabs>
                <w:tab w:val="left" w:pos="1800"/>
              </w:tabs>
              <w:jc w:val="center"/>
              <w:rPr>
                <w:rFonts w:asciiTheme="minorHAnsi" w:hAnsiTheme="minorHAnsi" w:cstheme="minorHAnsi"/>
                <w:b/>
              </w:rPr>
            </w:pPr>
          </w:p>
          <w:p w14:paraId="6E975DB3" w14:textId="544691D1" w:rsidR="00B36F3B" w:rsidRPr="00F950B7" w:rsidRDefault="00B36F3B" w:rsidP="00C1020A">
            <w:pPr>
              <w:tabs>
                <w:tab w:val="left" w:pos="1800"/>
              </w:tabs>
              <w:rPr>
                <w:rFonts w:asciiTheme="minorHAnsi" w:hAnsiTheme="minorHAnsi" w:cstheme="minorHAnsi"/>
                <w:bCs/>
              </w:rPr>
            </w:pPr>
          </w:p>
        </w:tc>
      </w:tr>
      <w:tr w:rsidR="00712E37" w:rsidRPr="00720F8E" w14:paraId="362174FB" w14:textId="77777777" w:rsidTr="5DAD8829">
        <w:trPr>
          <w:cantSplit/>
        </w:trPr>
        <w:tc>
          <w:tcPr>
            <w:tcW w:w="1013" w:type="dxa"/>
          </w:tcPr>
          <w:p w14:paraId="558F0126" w14:textId="357D15AC" w:rsidR="00712E37" w:rsidRPr="00720F8E" w:rsidRDefault="003544F3">
            <w:pPr>
              <w:rPr>
                <w:rFonts w:asciiTheme="minorHAnsi" w:hAnsiTheme="minorHAnsi" w:cstheme="minorHAnsi"/>
                <w:sz w:val="20"/>
              </w:rPr>
            </w:pPr>
            <w:r>
              <w:rPr>
                <w:rFonts w:asciiTheme="minorHAnsi" w:hAnsiTheme="minorHAnsi" w:cstheme="minorHAnsi"/>
                <w:sz w:val="20"/>
              </w:rPr>
              <w:t>NC 1</w:t>
            </w:r>
          </w:p>
        </w:tc>
        <w:tc>
          <w:tcPr>
            <w:tcW w:w="1959" w:type="dxa"/>
          </w:tcPr>
          <w:p w14:paraId="50AEE1FD" w14:textId="6910C8FD" w:rsidR="00712E37" w:rsidRPr="001338CF" w:rsidRDefault="001831C7" w:rsidP="001831C7">
            <w:pPr>
              <w:tabs>
                <w:tab w:val="left" w:pos="1800"/>
              </w:tabs>
              <w:rPr>
                <w:rFonts w:asciiTheme="minorHAnsi" w:hAnsiTheme="minorHAnsi" w:cstheme="minorHAnsi"/>
                <w:sz w:val="20"/>
              </w:rPr>
            </w:pPr>
            <w:r w:rsidRPr="001338CF">
              <w:rPr>
                <w:rFonts w:asciiTheme="minorHAnsi" w:hAnsiTheme="minorHAnsi" w:cstheme="minorHAnsi"/>
                <w:sz w:val="20"/>
              </w:rPr>
              <w:t>&lt;BrandPhoneNumberServicing&gt;        &lt;BrandWorkhoursServicing&gt;</w:t>
            </w:r>
          </w:p>
          <w:p w14:paraId="6A2C033E" w14:textId="6E649B5B" w:rsidR="007305E4" w:rsidRPr="001338CF" w:rsidRDefault="007305E4" w:rsidP="001831C7">
            <w:pPr>
              <w:tabs>
                <w:tab w:val="left" w:pos="1800"/>
              </w:tabs>
              <w:rPr>
                <w:rFonts w:asciiTheme="minorHAnsi" w:hAnsiTheme="minorHAnsi" w:cstheme="minorHAnsi"/>
                <w:sz w:val="20"/>
              </w:rPr>
            </w:pPr>
            <w:r w:rsidRPr="001338CF">
              <w:rPr>
                <w:rFonts w:asciiTheme="minorHAnsi" w:hAnsiTheme="minorHAnsi" w:cstheme="minorHAnsi"/>
                <w:sz w:val="20"/>
              </w:rPr>
              <w:t>&lt;BrandEmail&gt;</w:t>
            </w:r>
          </w:p>
        </w:tc>
        <w:tc>
          <w:tcPr>
            <w:tcW w:w="9072" w:type="dxa"/>
          </w:tcPr>
          <w:p w14:paraId="04A458EF" w14:textId="1B94ED40" w:rsidR="00712E37" w:rsidRPr="001338CF" w:rsidRDefault="00712E37" w:rsidP="18AD7A7B">
            <w:pPr>
              <w:spacing w:after="240"/>
            </w:pPr>
          </w:p>
          <w:p w14:paraId="4C0617A5" w14:textId="30E246A2" w:rsidR="00712E37" w:rsidRPr="00D450CA" w:rsidRDefault="0382E13B" w:rsidP="6172E3E9">
            <w:pPr>
              <w:spacing w:after="240"/>
              <w:rPr>
                <w:rFonts w:ascii="Calibri" w:eastAsia="Calibri" w:hAnsi="Calibri" w:cs="Calibri"/>
                <w:b/>
                <w:bCs/>
                <w:rPrChange w:id="3231" w:author="Sue Simnor (EXT Idiom)" w:date="2024-08-07T11:23:00Z" w16du:dateUtc="2024-08-07T01:23:00Z">
                  <w:rPr>
                    <w:rFonts w:ascii="Calibri" w:eastAsia="Calibri" w:hAnsi="Calibri" w:cs="Calibri"/>
                    <w:b/>
                    <w:bCs/>
                    <w:sz w:val="20"/>
                    <w:szCs w:val="20"/>
                  </w:rPr>
                </w:rPrChange>
              </w:rPr>
            </w:pPr>
            <w:commentRangeStart w:id="3232"/>
            <w:commentRangeStart w:id="3233"/>
            <w:commentRangeStart w:id="3234"/>
            <w:commentRangeStart w:id="3235"/>
            <w:commentRangeStart w:id="3236"/>
            <w:r w:rsidRPr="00D450CA">
              <w:rPr>
                <w:rFonts w:ascii="Calibri" w:eastAsia="Calibri" w:hAnsi="Calibri" w:cs="Calibri"/>
                <w:b/>
                <w:bCs/>
                <w:rPrChange w:id="3237" w:author="Sue Simnor (EXT Idiom)" w:date="2024-08-07T11:23:00Z" w16du:dateUtc="2024-08-07T01:23:00Z">
                  <w:rPr>
                    <w:rFonts w:ascii="Calibri" w:eastAsia="Calibri" w:hAnsi="Calibri" w:cs="Calibri"/>
                    <w:b/>
                    <w:bCs/>
                    <w:sz w:val="20"/>
                    <w:szCs w:val="20"/>
                  </w:rPr>
                </w:rPrChange>
              </w:rPr>
              <w:t>Need to get in contact?</w:t>
            </w:r>
            <w:commentRangeEnd w:id="3232"/>
            <w:r w:rsidR="75C49995" w:rsidRPr="00D450CA">
              <w:rPr>
                <w:rStyle w:val="CommentReference"/>
                <w:rFonts w:ascii="Calibri" w:eastAsia="Calibri" w:hAnsi="Calibri" w:cs="Calibri"/>
                <w:b/>
                <w:bCs/>
                <w:sz w:val="24"/>
                <w:szCs w:val="24"/>
                <w:rPrChange w:id="3238" w:author="Sue Simnor (EXT Idiom)" w:date="2024-08-07T11:23:00Z" w16du:dateUtc="2024-08-07T01:23:00Z">
                  <w:rPr>
                    <w:rStyle w:val="CommentReference"/>
                    <w:rFonts w:ascii="Calibri" w:eastAsia="Calibri" w:hAnsi="Calibri" w:cs="Calibri"/>
                    <w:b/>
                    <w:bCs/>
                    <w:sz w:val="20"/>
                    <w:szCs w:val="20"/>
                  </w:rPr>
                </w:rPrChange>
              </w:rPr>
              <w:commentReference w:id="3232"/>
            </w:r>
            <w:commentRangeEnd w:id="3233"/>
            <w:r w:rsidR="75C49995" w:rsidRPr="00D450CA">
              <w:rPr>
                <w:rStyle w:val="CommentReference"/>
                <w:rFonts w:ascii="Calibri" w:eastAsia="Calibri" w:hAnsi="Calibri" w:cs="Calibri"/>
                <w:b/>
                <w:bCs/>
                <w:sz w:val="24"/>
                <w:szCs w:val="24"/>
                <w:rPrChange w:id="3239" w:author="Sue Simnor (EXT Idiom)" w:date="2024-08-07T11:23:00Z" w16du:dateUtc="2024-08-07T01:23:00Z">
                  <w:rPr>
                    <w:rStyle w:val="CommentReference"/>
                    <w:rFonts w:ascii="Calibri" w:eastAsia="Calibri" w:hAnsi="Calibri" w:cs="Calibri"/>
                    <w:b/>
                    <w:bCs/>
                    <w:sz w:val="20"/>
                    <w:szCs w:val="20"/>
                  </w:rPr>
                </w:rPrChange>
              </w:rPr>
              <w:commentReference w:id="3233"/>
            </w:r>
            <w:commentRangeEnd w:id="3234"/>
            <w:r w:rsidR="75C49995" w:rsidRPr="00D450CA">
              <w:rPr>
                <w:rStyle w:val="CommentReference"/>
                <w:rFonts w:ascii="Calibri" w:eastAsia="Calibri" w:hAnsi="Calibri" w:cs="Calibri"/>
                <w:b/>
                <w:bCs/>
                <w:sz w:val="24"/>
                <w:szCs w:val="24"/>
                <w:rPrChange w:id="3240" w:author="Sue Simnor (EXT Idiom)" w:date="2024-08-07T11:23:00Z" w16du:dateUtc="2024-08-07T01:23:00Z">
                  <w:rPr>
                    <w:rStyle w:val="CommentReference"/>
                    <w:rFonts w:ascii="Calibri" w:eastAsia="Calibri" w:hAnsi="Calibri" w:cs="Calibri"/>
                    <w:b/>
                    <w:bCs/>
                    <w:sz w:val="20"/>
                    <w:szCs w:val="20"/>
                  </w:rPr>
                </w:rPrChange>
              </w:rPr>
              <w:commentReference w:id="3234"/>
            </w:r>
            <w:commentRangeEnd w:id="3235"/>
            <w:r w:rsidR="75C49995" w:rsidRPr="00D450CA">
              <w:rPr>
                <w:rStyle w:val="CommentReference"/>
                <w:rFonts w:ascii="Calibri" w:eastAsia="Calibri" w:hAnsi="Calibri" w:cs="Calibri"/>
                <w:b/>
                <w:bCs/>
                <w:sz w:val="24"/>
                <w:szCs w:val="24"/>
                <w:rPrChange w:id="3241" w:author="Sue Simnor (EXT Idiom)" w:date="2024-08-07T11:23:00Z" w16du:dateUtc="2024-08-07T01:23:00Z">
                  <w:rPr>
                    <w:rStyle w:val="CommentReference"/>
                    <w:rFonts w:ascii="Calibri" w:eastAsia="Calibri" w:hAnsi="Calibri" w:cs="Calibri"/>
                    <w:b/>
                    <w:bCs/>
                    <w:sz w:val="20"/>
                    <w:szCs w:val="20"/>
                  </w:rPr>
                </w:rPrChange>
              </w:rPr>
              <w:commentReference w:id="3235"/>
            </w:r>
            <w:commentRangeEnd w:id="3236"/>
            <w:r w:rsidR="003A549F" w:rsidRPr="00D450CA">
              <w:rPr>
                <w:rStyle w:val="CommentReference"/>
                <w:rFonts w:ascii="Calibri" w:eastAsia="Calibri" w:hAnsi="Calibri" w:cs="Calibri"/>
                <w:b/>
                <w:bCs/>
                <w:sz w:val="24"/>
                <w:szCs w:val="24"/>
                <w:rPrChange w:id="3242" w:author="Sue Simnor (EXT Idiom)" w:date="2024-08-07T11:23:00Z" w16du:dateUtc="2024-08-07T01:23:00Z">
                  <w:rPr>
                    <w:rStyle w:val="CommentReference"/>
                    <w:rFonts w:ascii="Calibri" w:eastAsia="Calibri" w:hAnsi="Calibri" w:cs="Calibri"/>
                    <w:b/>
                    <w:bCs/>
                    <w:sz w:val="20"/>
                    <w:szCs w:val="20"/>
                  </w:rPr>
                </w:rPrChange>
              </w:rPr>
              <w:commentReference w:id="3236"/>
            </w:r>
          </w:p>
          <w:p w14:paraId="695C9884" w14:textId="59679E38" w:rsidR="00712E37" w:rsidRPr="00F950B7" w:rsidRDefault="022FE065" w:rsidP="0472516C">
            <w:pPr>
              <w:spacing w:after="240"/>
              <w:rPr>
                <w:rFonts w:ascii="Calibri" w:eastAsia="Calibri" w:hAnsi="Calibri" w:cs="Calibri"/>
                <w:sz w:val="20"/>
                <w:szCs w:val="20"/>
              </w:rPr>
            </w:pPr>
            <w:r w:rsidRPr="00F950B7">
              <w:rPr>
                <w:rFonts w:ascii="Calibri" w:eastAsia="Calibri" w:hAnsi="Calibri" w:cs="Calibri"/>
                <w:sz w:val="20"/>
                <w:szCs w:val="20"/>
              </w:rPr>
              <w:t xml:space="preserve">Brand_icon_phone6.jpg | View your current policy details online via </w:t>
            </w:r>
            <w:r w:rsidR="5C3F1E3C" w:rsidRPr="00F950B7">
              <w:rPr>
                <w:rFonts w:ascii="Calibri" w:eastAsia="Calibri" w:hAnsi="Calibri" w:cs="Calibri"/>
                <w:sz w:val="20"/>
                <w:szCs w:val="20"/>
              </w:rPr>
              <w:t xml:space="preserve">NetBank or the </w:t>
            </w:r>
            <w:r w:rsidR="6E1C6108" w:rsidRPr="00F950B7">
              <w:rPr>
                <w:rFonts w:ascii="Calibri" w:eastAsia="Calibri" w:hAnsi="Calibri" w:cs="Calibri"/>
                <w:sz w:val="20"/>
                <w:szCs w:val="20"/>
              </w:rPr>
              <w:t>the</w:t>
            </w:r>
            <w:r w:rsidRPr="00F950B7">
              <w:rPr>
                <w:rFonts w:ascii="Calibri" w:eastAsia="Calibri" w:hAnsi="Calibri" w:cs="Calibri"/>
                <w:sz w:val="20"/>
                <w:szCs w:val="20"/>
              </w:rPr>
              <w:t xml:space="preserve"> CommBank app</w:t>
            </w:r>
            <w:commentRangeStart w:id="3243"/>
            <w:commentRangeStart w:id="3244"/>
            <w:commentRangeEnd w:id="3243"/>
            <w:r w:rsidR="0ED937FF" w:rsidRPr="00F950B7">
              <w:rPr>
                <w:rStyle w:val="CommentReference"/>
                <w:rFonts w:ascii="Calibri" w:eastAsia="Calibri" w:hAnsi="Calibri" w:cs="Calibri"/>
                <w:sz w:val="20"/>
                <w:szCs w:val="20"/>
              </w:rPr>
              <w:commentReference w:id="3243"/>
            </w:r>
            <w:commentRangeEnd w:id="3244"/>
            <w:r w:rsidR="00735862" w:rsidRPr="00F950B7">
              <w:rPr>
                <w:rStyle w:val="CommentReference"/>
                <w:rFonts w:ascii="Calibri" w:eastAsia="Calibri" w:hAnsi="Calibri" w:cs="Calibri"/>
                <w:sz w:val="20"/>
                <w:szCs w:val="20"/>
              </w:rPr>
              <w:commentReference w:id="3244"/>
            </w:r>
          </w:p>
          <w:p w14:paraId="41EB56C7" w14:textId="2946913A" w:rsidR="00712E37" w:rsidRPr="00266F32" w:rsidRDefault="0ED937FF" w:rsidP="18AD7A7B">
            <w:pPr>
              <w:spacing w:after="240"/>
            </w:pPr>
            <w:r w:rsidRPr="00F950B7">
              <w:rPr>
                <w:rFonts w:ascii="Calibri" w:eastAsia="Calibri" w:hAnsi="Calibri" w:cs="Calibri"/>
                <w:sz w:val="20"/>
                <w:szCs w:val="20"/>
              </w:rPr>
              <w:t>Brand_icon_help1.jpg | Call &lt;BrandPhoneNumberServicing&gt; [softreturn]</w:t>
            </w:r>
          </w:p>
          <w:p w14:paraId="605F7466" w14:textId="6F1EA52F" w:rsidR="00712E37" w:rsidRPr="00266F32" w:rsidRDefault="0ED937FF" w:rsidP="18AD7A7B">
            <w:pPr>
              <w:spacing w:after="240"/>
            </w:pPr>
            <w:r w:rsidRPr="00F950B7">
              <w:rPr>
                <w:rFonts w:ascii="Calibri" w:eastAsia="Calibri" w:hAnsi="Calibri" w:cs="Calibri"/>
                <w:sz w:val="20"/>
                <w:szCs w:val="20"/>
              </w:rPr>
              <w:t xml:space="preserve">                                             Operating hours &lt;BrandWorkHoursServicing&gt;</w:t>
            </w:r>
          </w:p>
          <w:p w14:paraId="541C0615" w14:textId="1F28DFE5" w:rsidR="00712E37" w:rsidRPr="00266F32" w:rsidRDefault="0ED937FF" w:rsidP="18AD7A7B">
            <w:pPr>
              <w:spacing w:after="240"/>
            </w:pPr>
            <w:r w:rsidRPr="00F950B7">
              <w:rPr>
                <w:rFonts w:ascii="Calibri" w:eastAsia="Calibri" w:hAnsi="Calibri" w:cs="Calibri"/>
                <w:sz w:val="20"/>
                <w:szCs w:val="20"/>
              </w:rPr>
              <w:t>Brand_icon_email1.jpg | Email &lt;BrandEmail&gt;</w:t>
            </w:r>
          </w:p>
          <w:p w14:paraId="493B3FC1" w14:textId="557F0452" w:rsidR="00712E37" w:rsidRPr="009D0665" w:rsidRDefault="022FE065">
            <w:pPr>
              <w:pStyle w:val="Bodycopy"/>
              <w:rPr>
                <w:rFonts w:ascii="Calibri" w:hAnsi="Calibri" w:cs="Calibri"/>
                <w:kern w:val="2"/>
                <w:szCs w:val="20"/>
                <w14:ligatures w14:val="standardContextual"/>
                <w:rPrChange w:id="3245" w:author="Sue Simnor (EXT Idiom)" w:date="2024-08-07T11:23:00Z" w16du:dateUtc="2024-08-07T01:23:00Z">
                  <w:rPr/>
                </w:rPrChange>
              </w:rPr>
            </w:pPr>
            <w:r w:rsidRPr="009D0665">
              <w:rPr>
                <w:rFonts w:ascii="Calibri" w:hAnsi="Calibri" w:cs="Calibri"/>
                <w:kern w:val="2"/>
                <w:szCs w:val="20"/>
                <w14:ligatures w14:val="standardContextual"/>
                <w:rPrChange w:id="3246" w:author="Sue Simnor (EXT Idiom)" w:date="2024-08-07T11:23:00Z" w16du:dateUtc="2024-08-07T01:23:00Z">
                  <w:rPr>
                    <w:rFonts w:ascii="Calibri" w:hAnsi="Calibri" w:cs="Calibri"/>
                    <w:sz w:val="24"/>
                  </w:rPr>
                </w:rPrChange>
              </w:rPr>
              <w:t xml:space="preserve">Brand_icon_mouse3.jpg | To lodge a claim, visit </w:t>
            </w:r>
            <w:commentRangeStart w:id="3247"/>
            <w:commentRangeStart w:id="3248"/>
            <w:r w:rsidR="09463755" w:rsidRPr="009D0665">
              <w:rPr>
                <w:rFonts w:ascii="Calibri" w:hAnsi="Calibri" w:cs="Calibri"/>
                <w:kern w:val="2"/>
                <w:szCs w:val="20"/>
                <w14:ligatures w14:val="standardContextual"/>
                <w:rPrChange w:id="3249" w:author="Sue Simnor (EXT Idiom)" w:date="2024-08-07T11:23:00Z" w16du:dateUtc="2024-08-07T01:23:00Z">
                  <w:rPr>
                    <w:rFonts w:ascii="Calibri" w:hAnsi="Calibri" w:cs="Calibri"/>
                    <w:sz w:val="24"/>
                  </w:rPr>
                </w:rPrChange>
              </w:rPr>
              <w:t>Net</w:t>
            </w:r>
            <w:r w:rsidR="008F2865" w:rsidRPr="009D0665">
              <w:rPr>
                <w:rFonts w:ascii="Calibri" w:hAnsi="Calibri" w:cs="Calibri"/>
                <w:kern w:val="2"/>
                <w:szCs w:val="20"/>
                <w14:ligatures w14:val="standardContextual"/>
                <w:rPrChange w:id="3250" w:author="Sue Simnor (EXT Idiom)" w:date="2024-08-07T11:23:00Z" w16du:dateUtc="2024-08-07T01:23:00Z">
                  <w:rPr>
                    <w:rFonts w:ascii="Calibri" w:hAnsi="Calibri" w:cs="Calibri"/>
                    <w:sz w:val="24"/>
                  </w:rPr>
                </w:rPrChange>
              </w:rPr>
              <w:t>B</w:t>
            </w:r>
            <w:r w:rsidR="09463755" w:rsidRPr="009D0665">
              <w:rPr>
                <w:rFonts w:ascii="Calibri" w:hAnsi="Calibri" w:cs="Calibri"/>
                <w:kern w:val="2"/>
                <w:szCs w:val="20"/>
                <w14:ligatures w14:val="standardContextual"/>
                <w:rPrChange w:id="3251" w:author="Sue Simnor (EXT Idiom)" w:date="2024-08-07T11:23:00Z" w16du:dateUtc="2024-08-07T01:23:00Z">
                  <w:rPr>
                    <w:rFonts w:ascii="Calibri" w:hAnsi="Calibri" w:cs="Calibri"/>
                    <w:sz w:val="24"/>
                  </w:rPr>
                </w:rPrChange>
              </w:rPr>
              <w:t>ank</w:t>
            </w:r>
            <w:commentRangeStart w:id="3252"/>
            <w:commentRangeEnd w:id="3247"/>
            <w:r w:rsidR="0ED937FF" w:rsidRPr="009D0665">
              <w:rPr>
                <w:rStyle w:val="CommentReference"/>
                <w:rFonts w:ascii="Calibri" w:hAnsi="Calibri" w:cs="Calibri"/>
                <w:kern w:val="2"/>
                <w:sz w:val="20"/>
                <w:szCs w:val="20"/>
                <w14:ligatures w14:val="standardContextual"/>
                <w:rPrChange w:id="3253" w:author="Sue Simnor (EXT Idiom)" w:date="2024-08-07T11:23:00Z" w16du:dateUtc="2024-08-07T01:23:00Z">
                  <w:rPr>
                    <w:rStyle w:val="CommentReference"/>
                    <w:rFonts w:ascii="Calibri" w:hAnsi="Calibri" w:cs="Calibri"/>
                    <w:sz w:val="24"/>
                    <w:szCs w:val="24"/>
                  </w:rPr>
                </w:rPrChange>
              </w:rPr>
              <w:commentReference w:id="3247"/>
            </w:r>
            <w:commentRangeEnd w:id="3248"/>
            <w:r w:rsidR="008F2865" w:rsidRPr="009D0665">
              <w:rPr>
                <w:rStyle w:val="CommentReference"/>
                <w:rFonts w:ascii="Calibri" w:hAnsi="Calibri" w:cs="Calibri"/>
                <w:kern w:val="2"/>
                <w:sz w:val="20"/>
                <w:szCs w:val="20"/>
                <w14:ligatures w14:val="standardContextual"/>
                <w:rPrChange w:id="3254" w:author="Sue Simnor (EXT Idiom)" w:date="2024-08-07T11:23:00Z" w16du:dateUtc="2024-08-07T01:23:00Z">
                  <w:rPr>
                    <w:rStyle w:val="CommentReference"/>
                    <w:rFonts w:ascii="Calibri" w:hAnsi="Calibri" w:cs="Calibri"/>
                    <w:sz w:val="24"/>
                    <w:szCs w:val="24"/>
                  </w:rPr>
                </w:rPrChange>
              </w:rPr>
              <w:commentReference w:id="3248"/>
            </w:r>
            <w:commentRangeEnd w:id="3252"/>
            <w:r w:rsidR="0ED937FF" w:rsidRPr="009D0665">
              <w:rPr>
                <w:rStyle w:val="CommentReference"/>
                <w:rFonts w:ascii="Calibri" w:hAnsi="Calibri" w:cs="Calibri"/>
                <w:kern w:val="2"/>
                <w:sz w:val="20"/>
                <w:szCs w:val="20"/>
                <w14:ligatures w14:val="standardContextual"/>
                <w:rPrChange w:id="3255" w:author="Sue Simnor (EXT Idiom)" w:date="2024-08-07T11:23:00Z" w16du:dateUtc="2024-08-07T01:23:00Z">
                  <w:rPr>
                    <w:rStyle w:val="CommentReference"/>
                    <w:rFonts w:ascii="Calibri" w:hAnsi="Calibri" w:cs="Calibri"/>
                    <w:sz w:val="24"/>
                    <w:szCs w:val="24"/>
                  </w:rPr>
                </w:rPrChange>
              </w:rPr>
              <w:commentReference w:id="3252"/>
            </w:r>
            <w:r w:rsidRPr="009D0665">
              <w:rPr>
                <w:rFonts w:ascii="Calibri" w:hAnsi="Calibri" w:cs="Calibri"/>
                <w:kern w:val="2"/>
                <w:szCs w:val="20"/>
                <w14:ligatures w14:val="standardContextual"/>
                <w:rPrChange w:id="3256" w:author="Sue Simnor (EXT Idiom)" w:date="2024-08-07T11:23:00Z" w16du:dateUtc="2024-08-07T01:23:00Z">
                  <w:rPr>
                    <w:rFonts w:ascii="Calibri" w:hAnsi="Calibri" w:cs="Calibri"/>
                    <w:sz w:val="24"/>
                  </w:rPr>
                </w:rPrChange>
              </w:rPr>
              <w:t xml:space="preserve"> or call us on &lt;BrandPhoneNumberClaims&gt;</w:t>
            </w:r>
          </w:p>
          <w:p w14:paraId="08F24867" w14:textId="77777777" w:rsidR="00712E37" w:rsidRPr="001338CF" w:rsidRDefault="00712E37">
            <w:pPr>
              <w:pStyle w:val="Bodycopy"/>
              <w:rPr>
                <w:rFonts w:asciiTheme="minorHAnsi" w:hAnsiTheme="minorHAnsi" w:cstheme="minorHAnsi"/>
              </w:rPr>
            </w:pPr>
          </w:p>
        </w:tc>
        <w:tc>
          <w:tcPr>
            <w:tcW w:w="1276" w:type="dxa"/>
          </w:tcPr>
          <w:p w14:paraId="51D0498B" w14:textId="77777777" w:rsidR="00712E37" w:rsidRPr="001338CF" w:rsidRDefault="156C0297" w:rsidP="414F30D5">
            <w:pPr>
              <w:spacing w:after="120"/>
              <w:rPr>
                <w:rFonts w:asciiTheme="minorHAnsi" w:hAnsiTheme="minorHAnsi"/>
                <w:color w:val="000000" w:themeColor="text1"/>
                <w:sz w:val="20"/>
                <w:szCs w:val="20"/>
              </w:rPr>
            </w:pPr>
            <w:commentRangeStart w:id="3257"/>
            <w:commentRangeStart w:id="3258"/>
            <w:commentRangeStart w:id="3259"/>
            <w:commentRangeStart w:id="3260"/>
            <w:r w:rsidRPr="001338CF">
              <w:rPr>
                <w:rFonts w:asciiTheme="minorHAnsi" w:hAnsiTheme="minorHAnsi"/>
                <w:color w:val="000000" w:themeColor="text1"/>
                <w:sz w:val="20"/>
                <w:szCs w:val="20"/>
              </w:rPr>
              <w:t>Always display</w:t>
            </w:r>
            <w:commentRangeEnd w:id="3257"/>
            <w:r w:rsidR="00712E37" w:rsidRPr="001338CF">
              <w:rPr>
                <w:rStyle w:val="CommentReference"/>
                <w:rFonts w:asciiTheme="minorHAnsi" w:hAnsiTheme="minorHAnsi" w:cstheme="minorBidi"/>
                <w:color w:val="000000" w:themeColor="text1"/>
                <w:sz w:val="20"/>
                <w:szCs w:val="20"/>
              </w:rPr>
              <w:commentReference w:id="3257"/>
            </w:r>
            <w:commentRangeEnd w:id="3258"/>
            <w:r w:rsidR="00712E37" w:rsidRPr="001338CF">
              <w:rPr>
                <w:rStyle w:val="CommentReference"/>
                <w:rFonts w:asciiTheme="minorHAnsi" w:hAnsiTheme="minorHAnsi" w:cstheme="minorBidi"/>
                <w:color w:val="000000" w:themeColor="text1"/>
                <w:sz w:val="20"/>
                <w:szCs w:val="20"/>
              </w:rPr>
              <w:commentReference w:id="3258"/>
            </w:r>
            <w:commentRangeEnd w:id="3259"/>
            <w:r w:rsidRPr="001338CF">
              <w:rPr>
                <w:rStyle w:val="CommentReference"/>
                <w:rFonts w:asciiTheme="minorHAnsi" w:hAnsiTheme="minorHAnsi" w:cstheme="minorBidi"/>
                <w:color w:val="000000" w:themeColor="text1"/>
                <w:sz w:val="20"/>
                <w:szCs w:val="20"/>
              </w:rPr>
              <w:commentReference w:id="3259"/>
            </w:r>
            <w:commentRangeEnd w:id="3260"/>
            <w:r w:rsidR="3F520522" w:rsidRPr="001338CF">
              <w:rPr>
                <w:rStyle w:val="CommentReference"/>
                <w:rFonts w:asciiTheme="minorHAnsi" w:hAnsiTheme="minorHAnsi" w:cstheme="minorBidi"/>
                <w:color w:val="000000" w:themeColor="text1"/>
                <w:sz w:val="20"/>
                <w:szCs w:val="20"/>
              </w:rPr>
              <w:commentReference w:id="3260"/>
            </w:r>
          </w:p>
          <w:p w14:paraId="3EA24731" w14:textId="77777777" w:rsidR="00712E37" w:rsidRPr="001338CF" w:rsidRDefault="00712E37">
            <w:pPr>
              <w:spacing w:after="120"/>
              <w:rPr>
                <w:rFonts w:asciiTheme="minorHAnsi" w:hAnsiTheme="minorHAnsi" w:cstheme="minorHAnsi"/>
                <w:bCs/>
                <w:color w:val="000000" w:themeColor="text1"/>
                <w:sz w:val="20"/>
                <w:szCs w:val="20"/>
              </w:rPr>
            </w:pPr>
          </w:p>
          <w:p w14:paraId="7291F9A4" w14:textId="77777777" w:rsidR="00712E37" w:rsidRPr="001338CF" w:rsidRDefault="00712E37">
            <w:pPr>
              <w:spacing w:after="120"/>
              <w:rPr>
                <w:rFonts w:asciiTheme="minorHAnsi" w:hAnsiTheme="minorHAnsi" w:cstheme="minorHAnsi"/>
                <w:bCs/>
                <w:color w:val="000000" w:themeColor="text1"/>
                <w:sz w:val="20"/>
                <w:szCs w:val="20"/>
              </w:rPr>
            </w:pPr>
          </w:p>
          <w:p w14:paraId="6522F66C" w14:textId="77777777" w:rsidR="00712E37" w:rsidRPr="001338CF" w:rsidRDefault="00712E37">
            <w:pPr>
              <w:spacing w:after="120"/>
              <w:rPr>
                <w:rFonts w:asciiTheme="minorHAnsi" w:hAnsiTheme="minorHAnsi" w:cstheme="minorHAnsi"/>
                <w:bCs/>
                <w:color w:val="000000" w:themeColor="text1"/>
                <w:sz w:val="20"/>
                <w:szCs w:val="20"/>
              </w:rPr>
            </w:pPr>
          </w:p>
          <w:p w14:paraId="0954722B" w14:textId="77777777" w:rsidR="00712E37" w:rsidRPr="001338CF" w:rsidRDefault="00712E37">
            <w:pPr>
              <w:spacing w:after="120"/>
              <w:rPr>
                <w:rFonts w:asciiTheme="minorHAnsi" w:hAnsiTheme="minorHAnsi" w:cstheme="minorHAnsi"/>
                <w:bCs/>
                <w:color w:val="000000" w:themeColor="text1"/>
                <w:sz w:val="20"/>
                <w:szCs w:val="20"/>
              </w:rPr>
            </w:pPr>
          </w:p>
          <w:p w14:paraId="5577B6B8" w14:textId="77777777" w:rsidR="00712E37" w:rsidRPr="001338CF" w:rsidRDefault="00712E37">
            <w:pPr>
              <w:spacing w:after="120"/>
              <w:rPr>
                <w:rFonts w:asciiTheme="minorHAnsi" w:eastAsia="Segoe UI" w:hAnsiTheme="minorHAnsi" w:cstheme="minorHAnsi"/>
                <w:bCs/>
                <w:sz w:val="20"/>
              </w:rPr>
            </w:pPr>
          </w:p>
          <w:p w14:paraId="422E2B3C" w14:textId="77777777" w:rsidR="00712E37" w:rsidRPr="001338CF" w:rsidRDefault="00712E37">
            <w:pPr>
              <w:spacing w:after="120"/>
              <w:rPr>
                <w:rFonts w:asciiTheme="minorHAnsi" w:eastAsia="Segoe UI" w:hAnsiTheme="minorHAnsi" w:cstheme="minorHAnsi"/>
                <w:bCs/>
                <w:sz w:val="20"/>
              </w:rPr>
            </w:pPr>
          </w:p>
          <w:p w14:paraId="4F7BEE37" w14:textId="77777777" w:rsidR="00712E37" w:rsidRPr="001338CF" w:rsidRDefault="00712E37">
            <w:pPr>
              <w:spacing w:after="120"/>
              <w:rPr>
                <w:rFonts w:asciiTheme="minorHAnsi" w:eastAsia="Segoe UI" w:hAnsiTheme="minorHAnsi" w:cstheme="minorHAnsi"/>
                <w:bCs/>
                <w:sz w:val="20"/>
              </w:rPr>
            </w:pPr>
          </w:p>
          <w:p w14:paraId="6C560095" w14:textId="77777777" w:rsidR="00712E37" w:rsidRPr="001338CF" w:rsidRDefault="00712E37">
            <w:pPr>
              <w:spacing w:after="120"/>
              <w:rPr>
                <w:rFonts w:asciiTheme="minorHAnsi" w:eastAsia="Segoe UI" w:hAnsiTheme="minorHAnsi" w:cstheme="minorHAnsi"/>
                <w:bCs/>
                <w:sz w:val="20"/>
              </w:rPr>
            </w:pPr>
          </w:p>
          <w:p w14:paraId="3DD40D57" w14:textId="77777777" w:rsidR="00CE2D06" w:rsidRPr="001338CF" w:rsidRDefault="00CE2D06">
            <w:pPr>
              <w:spacing w:after="120"/>
              <w:rPr>
                <w:rFonts w:asciiTheme="minorHAnsi" w:eastAsia="Segoe UI" w:hAnsiTheme="minorHAnsi" w:cstheme="minorHAnsi"/>
                <w:bCs/>
                <w:sz w:val="20"/>
              </w:rPr>
            </w:pPr>
          </w:p>
          <w:p w14:paraId="07AC8270" w14:textId="77777777" w:rsidR="00CE2D06" w:rsidRPr="001338CF" w:rsidRDefault="00CE2D06">
            <w:pPr>
              <w:spacing w:after="120"/>
              <w:rPr>
                <w:rFonts w:asciiTheme="minorHAnsi" w:eastAsia="Segoe UI" w:hAnsiTheme="minorHAnsi" w:cstheme="minorHAnsi"/>
                <w:bCs/>
                <w:sz w:val="20"/>
              </w:rPr>
            </w:pPr>
          </w:p>
        </w:tc>
        <w:tc>
          <w:tcPr>
            <w:tcW w:w="1276" w:type="dxa"/>
          </w:tcPr>
          <w:p w14:paraId="4C4C74FC" w14:textId="77777777" w:rsidR="00BD3284" w:rsidRPr="001338CF" w:rsidRDefault="00BD3284" w:rsidP="00BD3284">
            <w:pPr>
              <w:tabs>
                <w:tab w:val="left" w:pos="1800"/>
              </w:tabs>
              <w:rPr>
                <w:rFonts w:asciiTheme="minorHAnsi" w:hAnsiTheme="minorHAnsi" w:cstheme="minorHAnsi"/>
                <w:b/>
                <w:sz w:val="20"/>
              </w:rPr>
            </w:pPr>
            <w:r w:rsidRPr="001338CF">
              <w:rPr>
                <w:rFonts w:asciiTheme="minorHAnsi" w:hAnsiTheme="minorHAnsi" w:cstheme="minorHAnsi"/>
                <w:b/>
                <w:sz w:val="20"/>
              </w:rPr>
              <w:t>As per GDS</w:t>
            </w:r>
          </w:p>
          <w:p w14:paraId="2C30B88C" w14:textId="77777777" w:rsidR="00BD3284" w:rsidRPr="001338CF" w:rsidRDefault="00BD3284" w:rsidP="00BD3284">
            <w:pPr>
              <w:tabs>
                <w:tab w:val="left" w:pos="1800"/>
              </w:tabs>
              <w:rPr>
                <w:rFonts w:asciiTheme="minorHAnsi" w:hAnsiTheme="minorHAnsi" w:cstheme="minorHAnsi"/>
                <w:b/>
                <w:sz w:val="20"/>
              </w:rPr>
            </w:pPr>
          </w:p>
          <w:p w14:paraId="2EBDC602" w14:textId="09DCCA19" w:rsidR="00775829" w:rsidRPr="001338CF" w:rsidRDefault="00BD3284" w:rsidP="5A4EA733">
            <w:pPr>
              <w:spacing w:after="120"/>
              <w:rPr>
                <w:rFonts w:asciiTheme="minorHAnsi" w:hAnsiTheme="minorHAnsi"/>
                <w:color w:val="000000" w:themeColor="text1"/>
                <w:sz w:val="20"/>
                <w:szCs w:val="20"/>
              </w:rPr>
            </w:pPr>
            <w:r w:rsidRPr="001338CF">
              <w:rPr>
                <w:rFonts w:asciiTheme="minorHAnsi" w:hAnsiTheme="minorHAnsi"/>
                <w:sz w:val="20"/>
                <w:szCs w:val="20"/>
              </w:rPr>
              <w:t>**Contact_1**</w:t>
            </w:r>
          </w:p>
          <w:p w14:paraId="1FED8DE2" w14:textId="21CEAC22" w:rsidR="00775829" w:rsidRPr="001338CF" w:rsidRDefault="00775829" w:rsidP="5A4EA733">
            <w:pPr>
              <w:spacing w:after="120"/>
              <w:rPr>
                <w:rFonts w:asciiTheme="minorHAnsi" w:hAnsiTheme="minorHAnsi"/>
                <w:sz w:val="20"/>
                <w:szCs w:val="20"/>
              </w:rPr>
            </w:pPr>
          </w:p>
          <w:p w14:paraId="050AB7E6" w14:textId="1068BA9C" w:rsidR="00775829" w:rsidRPr="001338CF" w:rsidRDefault="6BEAF049" w:rsidP="5A4EA733">
            <w:pPr>
              <w:spacing w:after="120"/>
            </w:pPr>
            <w:r w:rsidRPr="001338CF">
              <w:rPr>
                <w:rFonts w:ascii="Calibri" w:eastAsia="Calibri" w:hAnsi="Calibri" w:cs="Calibri"/>
                <w:color w:val="000000" w:themeColor="text1"/>
                <w:sz w:val="20"/>
                <w:szCs w:val="20"/>
              </w:rPr>
              <w:t>Heading_1_COI</w:t>
            </w:r>
          </w:p>
          <w:p w14:paraId="2E02CF44" w14:textId="70E75B1A" w:rsidR="00775829" w:rsidRPr="001338CF" w:rsidRDefault="6BEAF049" w:rsidP="5A4EA733">
            <w:pPr>
              <w:spacing w:after="120"/>
            </w:pPr>
            <w:r w:rsidRPr="001338CF">
              <w:rPr>
                <w:rFonts w:ascii="Calibri" w:eastAsia="Calibri" w:hAnsi="Calibri" w:cs="Calibri"/>
                <w:color w:val="000000" w:themeColor="text1"/>
                <w:sz w:val="20"/>
                <w:szCs w:val="20"/>
              </w:rPr>
              <w:t>Table_Bodycopy_B_COI</w:t>
            </w:r>
          </w:p>
          <w:p w14:paraId="0014B99D" w14:textId="49D8A89B" w:rsidR="00775829" w:rsidRPr="001338CF" w:rsidRDefault="6BEAF049" w:rsidP="00C0687D">
            <w:pPr>
              <w:spacing w:after="120"/>
              <w:rPr>
                <w:rFonts w:ascii="Calibri" w:eastAsia="Calibri" w:hAnsi="Calibri" w:cs="Calibri"/>
                <w:sz w:val="20"/>
                <w:szCs w:val="20"/>
              </w:rPr>
            </w:pPr>
            <w:r w:rsidRPr="001338CF">
              <w:rPr>
                <w:rFonts w:ascii="Calibri" w:eastAsia="Calibri" w:hAnsi="Calibri" w:cs="Calibri"/>
                <w:color w:val="000000" w:themeColor="text1"/>
                <w:sz w:val="20"/>
                <w:szCs w:val="20"/>
              </w:rPr>
              <w:t>Table_Bodycopy_COI</w:t>
            </w:r>
          </w:p>
        </w:tc>
      </w:tr>
    </w:tbl>
    <w:p w14:paraId="751DED3A" w14:textId="3384AB65" w:rsidR="002B2726" w:rsidRDefault="002B2726">
      <w:pPr>
        <w:pStyle w:val="Bodycopy"/>
        <w:rPr>
          <w:ins w:id="3264" w:author="Sue Simnor (EXT Idiom)" w:date="2024-08-07T09:50:00Z" w16du:dateUtc="2024-08-06T23:50:00Z"/>
        </w:rPr>
      </w:pPr>
      <w:bookmarkStart w:id="3265" w:name="_Toc143871483"/>
    </w:p>
    <w:p w14:paraId="03B005CE" w14:textId="77777777" w:rsidR="002B2726" w:rsidRDefault="002B2726">
      <w:pPr>
        <w:rPr>
          <w:ins w:id="3266" w:author="Sue Simnor (EXT Idiom)" w:date="2024-08-07T09:50:00Z" w16du:dateUtc="2024-08-06T23:50:00Z"/>
          <w:rFonts w:ascii="Arial" w:eastAsia="Calibri" w:hAnsi="Arial" w:cs="Times New Roman"/>
          <w:kern w:val="0"/>
          <w:sz w:val="20"/>
          <w14:ligatures w14:val="none"/>
        </w:rPr>
      </w:pPr>
      <w:ins w:id="3267" w:author="Sue Simnor (EXT Idiom)" w:date="2024-08-07T09:50:00Z" w16du:dateUtc="2024-08-06T23:50:00Z">
        <w:r>
          <w:br w:type="page"/>
        </w:r>
      </w:ins>
    </w:p>
    <w:p w14:paraId="35B9C9EF" w14:textId="77777777" w:rsidR="001C4333" w:rsidDel="00875A52" w:rsidRDefault="001C4333">
      <w:pPr>
        <w:pStyle w:val="Bodycopy"/>
        <w:rPr>
          <w:del w:id="3268" w:author="Sue Simnor" w:date="2024-04-22T14:52:00Z"/>
        </w:rPr>
        <w:pPrChange w:id="3269" w:author="Sue Simnor" w:date="2024-04-22T14:56:00Z">
          <w:pPr>
            <w:pStyle w:val="Heading2"/>
          </w:pPr>
        </w:pPrChange>
      </w:pPr>
    </w:p>
    <w:p w14:paraId="0CB5FE50" w14:textId="77777777" w:rsidR="00875A52" w:rsidRDefault="00875A52" w:rsidP="009D0665">
      <w:pPr>
        <w:pStyle w:val="Bodycopy"/>
      </w:pPr>
    </w:p>
    <w:p w14:paraId="1EAF4608" w14:textId="0ECF94F7" w:rsidR="3F58DE11" w:rsidRPr="00720F8E" w:rsidRDefault="3F58DE11" w:rsidP="7DB92F77">
      <w:pPr>
        <w:pStyle w:val="Heading2"/>
        <w:rPr>
          <w:rFonts w:asciiTheme="minorHAnsi" w:hAnsiTheme="minorHAnsi" w:cstheme="minorHAnsi"/>
        </w:rPr>
      </w:pPr>
      <w:bookmarkStart w:id="3270" w:name="_Toc173483729"/>
      <w:r w:rsidRPr="00720F8E">
        <w:rPr>
          <w:rFonts w:asciiTheme="minorHAnsi" w:hAnsiTheme="minorHAnsi" w:cstheme="minorHAnsi"/>
        </w:rPr>
        <w:t xml:space="preserve">Payment method </w:t>
      </w:r>
      <w:bookmarkEnd w:id="3265"/>
      <w:r w:rsidR="00875A52">
        <w:rPr>
          <w:rFonts w:asciiTheme="minorHAnsi" w:hAnsiTheme="minorHAnsi" w:cstheme="minorHAnsi"/>
        </w:rPr>
        <w:t>(ALL)</w:t>
      </w:r>
      <w:bookmarkEnd w:id="3270"/>
    </w:p>
    <w:p w14:paraId="41436784" w14:textId="69591055" w:rsidR="7DB92F77" w:rsidRPr="00720F8E" w:rsidRDefault="7DB92F77" w:rsidP="7DB92F77">
      <w:pPr>
        <w:rPr>
          <w:rFonts w:asciiTheme="minorHAnsi" w:hAnsiTheme="minorHAnsi" w:cstheme="minorHAnsi"/>
        </w:rPr>
      </w:pPr>
    </w:p>
    <w:p w14:paraId="762076A4" w14:textId="6B3BC06C" w:rsidR="3F58DE11" w:rsidRPr="00720F8E" w:rsidRDefault="001C4333" w:rsidP="7DB92F77">
      <w:pPr>
        <w:rPr>
          <w:rFonts w:asciiTheme="minorHAnsi" w:hAnsiTheme="minorHAnsi" w:cstheme="minorHAnsi"/>
        </w:rPr>
      </w:pPr>
      <w:r w:rsidRPr="001C4333">
        <w:rPr>
          <w:noProof/>
          <w14:ligatures w14:val="none"/>
        </w:rPr>
        <w:t xml:space="preserve"> </w:t>
      </w:r>
      <w:r>
        <w:rPr>
          <w:noProof/>
          <w14:ligatures w14:val="none"/>
        </w:rPr>
        <w:drawing>
          <wp:inline distT="0" distB="0" distL="0" distR="0" wp14:anchorId="1B266826" wp14:editId="2B762E08">
            <wp:extent cx="6972300" cy="1828800"/>
            <wp:effectExtent l="0" t="0" r="0" b="0"/>
            <wp:docPr id="160230585" name="Picture 1" descr="A close-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0585" name="Picture 1" descr="A close-up of a card&#10;&#10;Description automatically generated"/>
                    <pic:cNvPicPr/>
                  </pic:nvPicPr>
                  <pic:blipFill>
                    <a:blip r:embed="rId35"/>
                    <a:stretch>
                      <a:fillRect/>
                    </a:stretch>
                  </pic:blipFill>
                  <pic:spPr>
                    <a:xfrm>
                      <a:off x="0" y="0"/>
                      <a:ext cx="6972300" cy="1828800"/>
                    </a:xfrm>
                    <a:prstGeom prst="rect">
                      <a:avLst/>
                    </a:prstGeom>
                  </pic:spPr>
                </pic:pic>
              </a:graphicData>
            </a:graphic>
          </wp:inline>
        </w:drawing>
      </w:r>
    </w:p>
    <w:p w14:paraId="59D05BD9" w14:textId="0F9D8A0B" w:rsidR="7DB92F77" w:rsidRPr="00720F8E" w:rsidRDefault="7DB92F77" w:rsidP="7DB92F77">
      <w:pPr>
        <w:rPr>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1959"/>
        <w:gridCol w:w="9072"/>
        <w:gridCol w:w="1276"/>
        <w:gridCol w:w="1276"/>
      </w:tblGrid>
      <w:tr w:rsidR="00177EF6" w:rsidRPr="00720F8E" w14:paraId="0307642C" w14:textId="77777777">
        <w:trPr>
          <w:cantSplit/>
        </w:trPr>
        <w:tc>
          <w:tcPr>
            <w:tcW w:w="1013" w:type="dxa"/>
          </w:tcPr>
          <w:p w14:paraId="1436BABD" w14:textId="77777777" w:rsidR="00177EF6" w:rsidRPr="00720F8E" w:rsidRDefault="00177EF6">
            <w:pPr>
              <w:tabs>
                <w:tab w:val="left" w:pos="1800"/>
              </w:tabs>
              <w:rPr>
                <w:rFonts w:asciiTheme="minorHAnsi" w:hAnsiTheme="minorHAnsi" w:cstheme="minorHAnsi"/>
                <w:b/>
                <w:sz w:val="20"/>
              </w:rPr>
            </w:pPr>
            <w:r w:rsidRPr="00720F8E">
              <w:rPr>
                <w:rFonts w:asciiTheme="minorHAnsi" w:hAnsiTheme="minorHAnsi" w:cstheme="minorHAnsi"/>
                <w:b/>
                <w:sz w:val="20"/>
              </w:rPr>
              <w:t>Ref</w:t>
            </w:r>
          </w:p>
        </w:tc>
        <w:tc>
          <w:tcPr>
            <w:tcW w:w="1959" w:type="dxa"/>
          </w:tcPr>
          <w:p w14:paraId="12A6A5ED" w14:textId="77777777" w:rsidR="00177EF6" w:rsidRPr="00720F8E" w:rsidRDefault="00177EF6">
            <w:pPr>
              <w:tabs>
                <w:tab w:val="left" w:pos="1800"/>
              </w:tabs>
              <w:jc w:val="center"/>
              <w:rPr>
                <w:rFonts w:asciiTheme="minorHAnsi" w:hAnsiTheme="minorHAnsi" w:cstheme="minorHAnsi"/>
                <w:b/>
                <w:sz w:val="20"/>
              </w:rPr>
            </w:pPr>
            <w:r w:rsidRPr="00720F8E">
              <w:rPr>
                <w:rFonts w:asciiTheme="minorHAnsi" w:hAnsiTheme="minorHAnsi" w:cstheme="minorHAnsi"/>
                <w:b/>
                <w:sz w:val="20"/>
              </w:rPr>
              <w:t>Variables</w:t>
            </w:r>
          </w:p>
        </w:tc>
        <w:tc>
          <w:tcPr>
            <w:tcW w:w="9072" w:type="dxa"/>
          </w:tcPr>
          <w:p w14:paraId="1E383098" w14:textId="77777777" w:rsidR="00177EF6" w:rsidRPr="00720F8E" w:rsidRDefault="00177EF6">
            <w:pPr>
              <w:tabs>
                <w:tab w:val="left" w:pos="1800"/>
              </w:tabs>
              <w:jc w:val="center"/>
              <w:rPr>
                <w:rFonts w:asciiTheme="minorHAnsi" w:hAnsiTheme="minorHAnsi" w:cstheme="minorHAnsi"/>
                <w:b/>
              </w:rPr>
            </w:pPr>
            <w:r w:rsidRPr="00720F8E">
              <w:rPr>
                <w:rFonts w:asciiTheme="minorHAnsi" w:hAnsiTheme="minorHAnsi" w:cstheme="minorHAnsi"/>
                <w:b/>
                <w:sz w:val="20"/>
                <w:szCs w:val="20"/>
              </w:rPr>
              <w:t>Content</w:t>
            </w:r>
          </w:p>
        </w:tc>
        <w:tc>
          <w:tcPr>
            <w:tcW w:w="1276" w:type="dxa"/>
          </w:tcPr>
          <w:p w14:paraId="6CACF33C" w14:textId="77777777" w:rsidR="00177EF6" w:rsidRPr="00720F8E" w:rsidRDefault="00177EF6">
            <w:pPr>
              <w:tabs>
                <w:tab w:val="left" w:pos="1800"/>
              </w:tabs>
              <w:jc w:val="center"/>
              <w:rPr>
                <w:rFonts w:asciiTheme="minorHAnsi" w:hAnsiTheme="minorHAnsi" w:cstheme="minorHAnsi"/>
                <w:b/>
                <w:sz w:val="20"/>
              </w:rPr>
            </w:pPr>
            <w:r w:rsidRPr="00720F8E">
              <w:rPr>
                <w:rFonts w:asciiTheme="minorHAnsi" w:hAnsiTheme="minorHAnsi" w:cstheme="minorHAnsi"/>
                <w:b/>
                <w:sz w:val="20"/>
              </w:rPr>
              <w:t>Logic</w:t>
            </w:r>
          </w:p>
        </w:tc>
        <w:tc>
          <w:tcPr>
            <w:tcW w:w="1276" w:type="dxa"/>
          </w:tcPr>
          <w:p w14:paraId="41FC3198" w14:textId="77777777" w:rsidR="00177EF6" w:rsidRPr="00720F8E" w:rsidRDefault="00177EF6">
            <w:pPr>
              <w:tabs>
                <w:tab w:val="left" w:pos="1800"/>
              </w:tabs>
              <w:jc w:val="center"/>
              <w:rPr>
                <w:rFonts w:asciiTheme="minorHAnsi" w:hAnsiTheme="minorHAnsi" w:cstheme="minorHAnsi"/>
                <w:b/>
                <w:sz w:val="20"/>
              </w:rPr>
            </w:pPr>
            <w:r w:rsidRPr="00720F8E">
              <w:rPr>
                <w:rFonts w:asciiTheme="minorHAnsi" w:hAnsiTheme="minorHAnsi" w:cstheme="minorHAnsi"/>
                <w:b/>
                <w:sz w:val="20"/>
              </w:rPr>
              <w:t>Style</w:t>
            </w:r>
          </w:p>
        </w:tc>
      </w:tr>
      <w:tr w:rsidR="00177EF6" w:rsidRPr="00720F8E" w14:paraId="5B716E71" w14:textId="77777777">
        <w:trPr>
          <w:cantSplit/>
        </w:trPr>
        <w:tc>
          <w:tcPr>
            <w:tcW w:w="1013" w:type="dxa"/>
          </w:tcPr>
          <w:p w14:paraId="20951193" w14:textId="4AA2722D" w:rsidR="00177EF6" w:rsidRPr="002B2726" w:rsidRDefault="001C5051">
            <w:pPr>
              <w:tabs>
                <w:tab w:val="left" w:pos="1800"/>
              </w:tabs>
              <w:rPr>
                <w:rFonts w:asciiTheme="minorHAnsi" w:hAnsiTheme="minorHAnsi" w:cstheme="minorHAnsi"/>
                <w:bCs/>
                <w:sz w:val="20"/>
              </w:rPr>
            </w:pPr>
            <w:r w:rsidRPr="002B2726">
              <w:rPr>
                <w:rFonts w:asciiTheme="minorHAnsi" w:hAnsiTheme="minorHAnsi" w:cstheme="minorHAnsi"/>
                <w:bCs/>
                <w:sz w:val="20"/>
              </w:rPr>
              <w:t>PM 1</w:t>
            </w:r>
          </w:p>
        </w:tc>
        <w:tc>
          <w:tcPr>
            <w:tcW w:w="1959" w:type="dxa"/>
          </w:tcPr>
          <w:p w14:paraId="50FE214C" w14:textId="130C293F" w:rsidR="000D65F6" w:rsidRPr="00720F8E" w:rsidRDefault="000D65F6" w:rsidP="001E15F2">
            <w:pPr>
              <w:tabs>
                <w:tab w:val="left" w:pos="1800"/>
              </w:tabs>
              <w:rPr>
                <w:rFonts w:asciiTheme="minorHAnsi" w:hAnsiTheme="minorHAnsi" w:cstheme="minorHAnsi"/>
                <w:bCs/>
                <w:sz w:val="20"/>
              </w:rPr>
            </w:pPr>
            <w:r w:rsidRPr="00720F8E">
              <w:rPr>
                <w:rFonts w:asciiTheme="minorHAnsi" w:hAnsiTheme="minorHAnsi" w:cstheme="minorHAnsi"/>
                <w:sz w:val="18"/>
                <w:szCs w:val="18"/>
              </w:rPr>
              <w:t xml:space="preserve">&lt;TotalAmountDue&gt; </w:t>
            </w:r>
          </w:p>
          <w:p w14:paraId="11CFF212" w14:textId="4D07FEA0" w:rsidR="00177EF6" w:rsidRPr="00720F8E" w:rsidRDefault="000D65F6" w:rsidP="001E15F2">
            <w:pPr>
              <w:tabs>
                <w:tab w:val="left" w:pos="1800"/>
              </w:tabs>
              <w:rPr>
                <w:rFonts w:asciiTheme="minorHAnsi" w:hAnsiTheme="minorHAnsi" w:cstheme="minorHAnsi"/>
                <w:bCs/>
                <w:sz w:val="20"/>
              </w:rPr>
            </w:pPr>
            <w:r w:rsidRPr="00720F8E">
              <w:rPr>
                <w:rFonts w:asciiTheme="minorHAnsi" w:eastAsia="Calibri" w:hAnsiTheme="minorHAnsi" w:cstheme="minorHAnsi"/>
                <w:sz w:val="20"/>
                <w:szCs w:val="20"/>
              </w:rPr>
              <w:t>&lt;</w:t>
            </w:r>
            <w:r>
              <w:rPr>
                <w:rFonts w:asciiTheme="minorHAnsi" w:eastAsia="Calibri" w:hAnsiTheme="minorHAnsi" w:cstheme="minorHAnsi"/>
                <w:sz w:val="20"/>
                <w:szCs w:val="20"/>
              </w:rPr>
              <w:t>PaymentMethodCode</w:t>
            </w:r>
            <w:r w:rsidRPr="00720F8E">
              <w:rPr>
                <w:rFonts w:asciiTheme="minorHAnsi" w:eastAsia="Calibri" w:hAnsiTheme="minorHAnsi" w:cstheme="minorHAnsi"/>
                <w:sz w:val="20"/>
                <w:szCs w:val="20"/>
              </w:rPr>
              <w:t xml:space="preserve">&gt; </w:t>
            </w:r>
          </w:p>
        </w:tc>
        <w:tc>
          <w:tcPr>
            <w:tcW w:w="9072" w:type="dxa"/>
          </w:tcPr>
          <w:tbl>
            <w:tblPr>
              <w:tblStyle w:val="TableGrid"/>
              <w:tblW w:w="0" w:type="auto"/>
              <w:tblLayout w:type="fixed"/>
              <w:tblLook w:val="04A0" w:firstRow="1" w:lastRow="0" w:firstColumn="1" w:lastColumn="0" w:noHBand="0" w:noVBand="1"/>
            </w:tblPr>
            <w:tblGrid>
              <w:gridCol w:w="3839"/>
              <w:gridCol w:w="3839"/>
            </w:tblGrid>
            <w:tr w:rsidR="006A0EAB" w14:paraId="0C7C4FD7" w14:textId="77777777" w:rsidTr="00C1020A">
              <w:trPr>
                <w:trHeight w:val="1362"/>
              </w:trPr>
              <w:tc>
                <w:tcPr>
                  <w:tcW w:w="3839" w:type="dxa"/>
                </w:tcPr>
                <w:p w14:paraId="231E2339" w14:textId="6832E4E6" w:rsidR="006A0EAB" w:rsidRPr="00C1020A" w:rsidRDefault="006A0EAB" w:rsidP="001D7BDC">
                  <w:pPr>
                    <w:tabs>
                      <w:tab w:val="left" w:pos="1800"/>
                    </w:tabs>
                    <w:rPr>
                      <w:rFonts w:asciiTheme="minorHAnsi" w:hAnsiTheme="minorHAnsi"/>
                      <w:sz w:val="20"/>
                      <w:szCs w:val="20"/>
                    </w:rPr>
                  </w:pPr>
                  <w:commentRangeStart w:id="3271"/>
                  <w:commentRangeStart w:id="3272"/>
                  <w:r w:rsidRPr="14CAC2F9">
                    <w:rPr>
                      <w:rFonts w:asciiTheme="minorHAnsi" w:hAnsiTheme="minorHAnsi"/>
                      <w:sz w:val="20"/>
                      <w:szCs w:val="20"/>
                    </w:rPr>
                    <w:t>**</w:t>
                  </w:r>
                  <w:r w:rsidR="005D21DF" w:rsidRPr="14CAC2F9">
                    <w:rPr>
                      <w:rFonts w:asciiTheme="minorHAnsi" w:hAnsiTheme="minorHAnsi"/>
                      <w:sz w:val="20"/>
                      <w:szCs w:val="20"/>
                    </w:rPr>
                    <w:t>Payment_Section_2**</w:t>
                  </w:r>
                  <w:commentRangeEnd w:id="3271"/>
                  <w:r w:rsidRPr="00C1020A">
                    <w:rPr>
                      <w:rStyle w:val="CommentReference"/>
                      <w:rFonts w:asciiTheme="minorHAnsi" w:hAnsiTheme="minorHAnsi" w:cstheme="minorBidi"/>
                      <w:sz w:val="20"/>
                      <w:szCs w:val="20"/>
                    </w:rPr>
                    <w:commentReference w:id="3271"/>
                  </w:r>
                  <w:commentRangeEnd w:id="3272"/>
                  <w:r w:rsidR="003414FB" w:rsidRPr="00C1020A">
                    <w:rPr>
                      <w:rStyle w:val="CommentReference"/>
                      <w:rFonts w:asciiTheme="minorHAnsi" w:hAnsiTheme="minorHAnsi" w:cstheme="minorBidi"/>
                      <w:sz w:val="20"/>
                      <w:szCs w:val="20"/>
                    </w:rPr>
                    <w:commentReference w:id="3272"/>
                  </w:r>
                </w:p>
              </w:tc>
              <w:tc>
                <w:tcPr>
                  <w:tcW w:w="3839" w:type="dxa"/>
                </w:tcPr>
                <w:p w14:paraId="563A0FC8" w14:textId="74F43876" w:rsidR="006A0EAB" w:rsidRPr="00C1020A" w:rsidRDefault="005D21DF" w:rsidP="001D7BDC">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**BPAY_2**</w:t>
                  </w:r>
                </w:p>
              </w:tc>
            </w:tr>
          </w:tbl>
          <w:p w14:paraId="718662D2" w14:textId="77777777" w:rsidR="00177EF6" w:rsidRPr="00720F8E" w:rsidRDefault="00177EF6" w:rsidP="001D7BDC">
            <w:pPr>
              <w:tabs>
                <w:tab w:val="left" w:pos="1800"/>
              </w:tabs>
              <w:rPr>
                <w:rFonts w:asciiTheme="minorHAnsi" w:hAnsiTheme="minorHAnsi" w:cstheme="minorHAnsi"/>
                <w:b/>
                <w:sz w:val="20"/>
                <w:szCs w:val="20"/>
              </w:rPr>
            </w:pPr>
          </w:p>
        </w:tc>
        <w:tc>
          <w:tcPr>
            <w:tcW w:w="1276" w:type="dxa"/>
          </w:tcPr>
          <w:p w14:paraId="20FCB6E5" w14:textId="1EA0AAEA" w:rsidR="00177EF6" w:rsidRPr="00720F8E" w:rsidRDefault="00177EF6" w:rsidP="00177EF6">
            <w:pPr>
              <w:tabs>
                <w:tab w:val="left" w:pos="1800"/>
              </w:tabs>
              <w:rPr>
                <w:rFonts w:asciiTheme="minorHAnsi" w:hAnsiTheme="minorHAnsi" w:cstheme="minorHAnsi"/>
                <w:sz w:val="18"/>
                <w:szCs w:val="18"/>
              </w:rPr>
            </w:pPr>
            <w:r w:rsidRPr="00720F8E">
              <w:rPr>
                <w:rFonts w:asciiTheme="minorHAnsi" w:hAnsiTheme="minorHAnsi" w:cstheme="minorHAnsi"/>
                <w:b/>
                <w:bCs/>
                <w:sz w:val="18"/>
                <w:szCs w:val="18"/>
              </w:rPr>
              <w:t>IF</w:t>
            </w:r>
            <w:r w:rsidRPr="00720F8E">
              <w:rPr>
                <w:rFonts w:asciiTheme="minorHAnsi" w:hAnsiTheme="minorHAnsi" w:cstheme="minorHAnsi"/>
                <w:sz w:val="18"/>
                <w:szCs w:val="18"/>
              </w:rPr>
              <w:t xml:space="preserve"> </w:t>
            </w:r>
            <w:r w:rsidR="00496C29" w:rsidRPr="00720F8E">
              <w:rPr>
                <w:rFonts w:asciiTheme="minorHAnsi" w:eastAsia="Calibri" w:hAnsiTheme="minorHAnsi" w:cstheme="minorHAnsi"/>
                <w:sz w:val="20"/>
                <w:szCs w:val="20"/>
              </w:rPr>
              <w:t>&lt;</w:t>
            </w:r>
            <w:r w:rsidR="00496C29">
              <w:rPr>
                <w:rFonts w:asciiTheme="minorHAnsi" w:eastAsia="Calibri" w:hAnsiTheme="minorHAnsi" w:cstheme="minorHAnsi"/>
                <w:sz w:val="20"/>
                <w:szCs w:val="20"/>
              </w:rPr>
              <w:t>PaymentMethodCode</w:t>
            </w:r>
            <w:r w:rsidR="00496C29" w:rsidRPr="00720F8E">
              <w:rPr>
                <w:rFonts w:asciiTheme="minorHAnsi" w:eastAsia="Calibri" w:hAnsiTheme="minorHAnsi" w:cstheme="minorHAnsi"/>
                <w:sz w:val="20"/>
                <w:szCs w:val="20"/>
              </w:rPr>
              <w:t xml:space="preserve">&gt; = </w:t>
            </w:r>
            <w:r w:rsidR="00496C29">
              <w:rPr>
                <w:rFonts w:asciiTheme="minorHAnsi" w:eastAsia="Calibri" w:hAnsiTheme="minorHAnsi" w:cstheme="minorHAnsi"/>
                <w:sz w:val="20"/>
                <w:szCs w:val="20"/>
              </w:rPr>
              <w:t>INV</w:t>
            </w:r>
            <w:r w:rsidR="00496C29" w:rsidRPr="00720F8E">
              <w:rPr>
                <w:rFonts w:asciiTheme="minorHAnsi" w:hAnsiTheme="minorHAnsi" w:cstheme="minorHAnsi"/>
                <w:b/>
                <w:bCs/>
                <w:color w:val="000000" w:themeColor="text1"/>
                <w:sz w:val="20"/>
                <w:szCs w:val="20"/>
              </w:rPr>
              <w:t xml:space="preserve"> </w:t>
            </w:r>
            <w:r w:rsidRPr="00720F8E">
              <w:rPr>
                <w:rFonts w:asciiTheme="minorHAnsi" w:hAnsiTheme="minorHAnsi" w:cstheme="minorHAnsi"/>
                <w:sz w:val="18"/>
                <w:szCs w:val="18"/>
              </w:rPr>
              <w:t xml:space="preserve">AND </w:t>
            </w:r>
            <w:del w:id="3273" w:author="Sue Simnor (EXT Idiom)" w:date="2024-08-27T11:54:00Z">
              <w:r w:rsidRPr="00D969E5" w:rsidDel="005136E6">
                <w:rPr>
                  <w:rFonts w:asciiTheme="minorHAnsi" w:hAnsiTheme="minorHAnsi" w:cstheme="minorHAnsi"/>
                  <w:sz w:val="18"/>
                  <w:szCs w:val="18"/>
                </w:rPr>
                <w:delText xml:space="preserve">&lt;TotalAmountDue&gt; </w:delText>
              </w:r>
            </w:del>
            <w:ins w:id="3274" w:author="Sue Simnor (EXT Idiom)" w:date="2024-08-27T11:54:00Z">
              <w:r w:rsidR="005136E6" w:rsidRPr="00D969E5">
                <w:rPr>
                  <w:rFonts w:asciiTheme="minorHAnsi" w:hAnsiTheme="minorHAnsi" w:cstheme="minorHAnsi"/>
                  <w:sz w:val="18"/>
                  <w:szCs w:val="18"/>
                </w:rPr>
                <w:t xml:space="preserve"> </w:t>
              </w:r>
            </w:ins>
            <w:ins w:id="3275" w:author="Sue Simnor (EXT Idiom)" w:date="2024-08-27T11:55:00Z">
              <w:r w:rsidR="004D3D2A" w:rsidRPr="00463EB3">
                <w:rPr>
                  <w:rFonts w:asciiTheme="minorHAnsi" w:eastAsia="Calibri" w:hAnsiTheme="minorHAnsi" w:cstheme="minorHAnsi"/>
                  <w:sz w:val="20"/>
                  <w:szCs w:val="20"/>
                  <w:rPrChange w:id="3276" w:author="Sue Simnor (EXT Idiom)" w:date="2024-09-12T16:33:00Z" w16du:dateUtc="2024-09-12T06:33:00Z">
                    <w:rPr>
                      <w:rFonts w:asciiTheme="minorHAnsi" w:hAnsiTheme="minorHAnsi"/>
                      <w:b/>
                      <w:bCs/>
                    </w:rPr>
                  </w:rPrChange>
                </w:rPr>
                <w:t>&lt;CurrentTermGrossPremium&gt;</w:t>
              </w:r>
              <w:r w:rsidR="004D3D2A">
                <w:rPr>
                  <w:rFonts w:asciiTheme="minorHAnsi" w:eastAsia="Calibri" w:hAnsiTheme="minorHAnsi" w:cstheme="minorHAnsi"/>
                  <w:sz w:val="20"/>
                  <w:szCs w:val="20"/>
                </w:rPr>
                <w:t xml:space="preserve"> </w:t>
              </w:r>
            </w:ins>
            <w:r w:rsidRPr="00720F8E">
              <w:rPr>
                <w:rFonts w:asciiTheme="minorHAnsi" w:hAnsiTheme="minorHAnsi" w:cstheme="minorHAnsi"/>
                <w:sz w:val="18"/>
                <w:szCs w:val="18"/>
              </w:rPr>
              <w:t xml:space="preserve">GREATER THAN 0 </w:t>
            </w:r>
            <w:r w:rsidRPr="00720F8E">
              <w:rPr>
                <w:rFonts w:asciiTheme="minorHAnsi" w:hAnsiTheme="minorHAnsi" w:cstheme="minorHAnsi"/>
                <w:b/>
                <w:bCs/>
                <w:sz w:val="18"/>
                <w:szCs w:val="18"/>
              </w:rPr>
              <w:t>THEN</w:t>
            </w:r>
            <w:r w:rsidR="007B2262" w:rsidRPr="00720F8E">
              <w:rPr>
                <w:rFonts w:asciiTheme="minorHAnsi" w:hAnsiTheme="minorHAnsi" w:cstheme="minorHAnsi"/>
                <w:b/>
                <w:bCs/>
                <w:sz w:val="18"/>
                <w:szCs w:val="18"/>
              </w:rPr>
              <w:t xml:space="preserve"> </w:t>
            </w:r>
            <w:r w:rsidR="007B2262" w:rsidRPr="00720F8E">
              <w:rPr>
                <w:rFonts w:asciiTheme="minorHAnsi" w:hAnsiTheme="minorHAnsi" w:cstheme="minorHAnsi"/>
                <w:sz w:val="18"/>
                <w:szCs w:val="18"/>
              </w:rPr>
              <w:t>Display</w:t>
            </w:r>
          </w:p>
          <w:p w14:paraId="4645F2AB" w14:textId="7934C74D" w:rsidR="007C1C81" w:rsidRPr="00720F8E" w:rsidRDefault="003670E2" w:rsidP="00177EF6">
            <w:pPr>
              <w:tabs>
                <w:tab w:val="left" w:pos="1800"/>
              </w:tabs>
              <w:rPr>
                <w:rFonts w:asciiTheme="minorHAnsi" w:hAnsiTheme="minorHAnsi" w:cstheme="minorHAnsi"/>
                <w:sz w:val="20"/>
                <w:szCs w:val="20"/>
              </w:rPr>
            </w:pPr>
            <w:r w:rsidRPr="00720F8E">
              <w:rPr>
                <w:rFonts w:asciiTheme="minorHAnsi" w:hAnsiTheme="minorHAnsi" w:cstheme="minorHAnsi"/>
                <w:b/>
                <w:bCs/>
                <w:sz w:val="20"/>
              </w:rPr>
              <w:t>ELSE</w:t>
            </w:r>
            <w:r w:rsidRPr="00720F8E">
              <w:rPr>
                <w:rFonts w:asciiTheme="minorHAnsi" w:hAnsiTheme="minorHAnsi" w:cstheme="minorHAnsi"/>
                <w:sz w:val="20"/>
              </w:rPr>
              <w:t xml:space="preserve"> do not display</w:t>
            </w:r>
          </w:p>
          <w:p w14:paraId="4B89FAAA" w14:textId="7E0D31BF" w:rsidR="007C1C81" w:rsidRPr="00720F8E" w:rsidRDefault="007C1C81" w:rsidP="00177EF6">
            <w:pPr>
              <w:tabs>
                <w:tab w:val="left" w:pos="1800"/>
              </w:tabs>
              <w:rPr>
                <w:rFonts w:asciiTheme="minorHAnsi" w:hAnsiTheme="minorHAnsi" w:cstheme="minorHAnsi"/>
                <w:b/>
                <w:sz w:val="20"/>
              </w:rPr>
            </w:pPr>
          </w:p>
        </w:tc>
        <w:tc>
          <w:tcPr>
            <w:tcW w:w="1276" w:type="dxa"/>
          </w:tcPr>
          <w:p w14:paraId="076226A6" w14:textId="05EC966A" w:rsidR="00177EF6" w:rsidRPr="00720F8E" w:rsidRDefault="00CB1B09" w:rsidP="00CB1B09">
            <w:pPr>
              <w:tabs>
                <w:tab w:val="left" w:pos="1800"/>
              </w:tabs>
              <w:rPr>
                <w:rFonts w:asciiTheme="minorHAnsi" w:hAnsiTheme="minorHAnsi" w:cstheme="minorHAnsi"/>
                <w:bCs/>
                <w:sz w:val="20"/>
              </w:rPr>
            </w:pPr>
            <w:r w:rsidRPr="00720F8E">
              <w:rPr>
                <w:rFonts w:asciiTheme="minorHAnsi" w:hAnsiTheme="minorHAnsi" w:cstheme="minorHAnsi"/>
                <w:bCs/>
                <w:sz w:val="20"/>
              </w:rPr>
              <w:t>As per GDS and Styling &amp; Layout FSD</w:t>
            </w:r>
          </w:p>
        </w:tc>
      </w:tr>
    </w:tbl>
    <w:p w14:paraId="7D2BCBCF" w14:textId="77777777" w:rsidR="00177EF6" w:rsidRPr="00720F8E" w:rsidRDefault="00177EF6" w:rsidP="7DB92F77">
      <w:pPr>
        <w:rPr>
          <w:rFonts w:asciiTheme="minorHAnsi" w:hAnsiTheme="minorHAnsi" w:cstheme="minorHAnsi"/>
        </w:rPr>
      </w:pPr>
    </w:p>
    <w:p w14:paraId="576169B6" w14:textId="3E5232B2" w:rsidR="00DB4D9D" w:rsidRDefault="00DB4D9D">
      <w:pPr>
        <w:rPr>
          <w:rFonts w:asciiTheme="minorHAnsi" w:hAnsiTheme="minorHAnsi" w:cstheme="minorHAnsi"/>
        </w:rPr>
      </w:pPr>
      <w:r>
        <w:rPr>
          <w:rFonts w:asciiTheme="minorHAnsi" w:hAnsiTheme="minorHAnsi" w:cstheme="minorHAnsi"/>
        </w:rPr>
        <w:br w:type="page"/>
      </w:r>
    </w:p>
    <w:p w14:paraId="0A5FC4B7" w14:textId="0CE1BE16" w:rsidR="001F69E5" w:rsidRPr="00BC02CE" w:rsidRDefault="00DB4D9D">
      <w:pPr>
        <w:pStyle w:val="Heading10"/>
        <w:rPr>
          <w:rPrChange w:id="3277" w:author="sam sehgal" w:date="2024-12-19T09:51:00Z" w16du:dateUtc="2024-12-18T22:51:00Z">
            <w:rPr>
              <w:rFonts w:asciiTheme="minorHAnsi" w:hAnsiTheme="minorHAnsi" w:cstheme="minorHAnsi"/>
              <w:color w:val="FF0000"/>
              <w:sz w:val="28"/>
              <w:szCs w:val="28"/>
            </w:rPr>
          </w:rPrChange>
        </w:rPr>
        <w:pPrChange w:id="3278" w:author="Andrew Froude" w:date="2024-08-01T21:16:00Z" w16du:dateUtc="2024-08-01T11:16:00Z">
          <w:pPr/>
        </w:pPrChange>
      </w:pPr>
      <w:r w:rsidRPr="00BC02CE">
        <w:rPr>
          <w:rPrChange w:id="3279" w:author="sam sehgal" w:date="2024-12-19T09:51:00Z" w16du:dateUtc="2024-12-18T22:51:00Z">
            <w:rPr>
              <w:rFonts w:asciiTheme="minorHAnsi" w:hAnsiTheme="minorHAnsi" w:cstheme="minorHAnsi"/>
              <w:color w:val="FF0000"/>
              <w:sz w:val="28"/>
              <w:szCs w:val="28"/>
            </w:rPr>
          </w:rPrChange>
        </w:rPr>
        <w:lastRenderedPageBreak/>
        <w:t>Renewal Migration</w:t>
      </w:r>
      <w:r w:rsidR="001F69E5" w:rsidRPr="00BC02CE">
        <w:rPr>
          <w:rPrChange w:id="3280" w:author="sam sehgal" w:date="2024-12-19T09:51:00Z" w16du:dateUtc="2024-12-18T22:51:00Z">
            <w:rPr>
              <w:rFonts w:asciiTheme="minorHAnsi" w:hAnsiTheme="minorHAnsi" w:cstheme="minorHAnsi"/>
              <w:color w:val="FF0000"/>
              <w:sz w:val="28"/>
              <w:szCs w:val="28"/>
            </w:rPr>
          </w:rPrChange>
        </w:rPr>
        <w:t xml:space="preserve"> Customer </w:t>
      </w:r>
      <w:r w:rsidRPr="00BC02CE">
        <w:rPr>
          <w:rPrChange w:id="3281" w:author="sam sehgal" w:date="2024-12-19T09:51:00Z" w16du:dateUtc="2024-12-18T22:51:00Z">
            <w:rPr>
              <w:rFonts w:asciiTheme="minorHAnsi" w:hAnsiTheme="minorHAnsi" w:cstheme="minorHAnsi"/>
              <w:color w:val="FF0000"/>
              <w:sz w:val="28"/>
              <w:szCs w:val="28"/>
            </w:rPr>
          </w:rPrChange>
        </w:rPr>
        <w:t>Retention</w:t>
      </w:r>
      <w:r w:rsidR="001F69E5" w:rsidRPr="00BC02CE">
        <w:rPr>
          <w:rPrChange w:id="3282" w:author="sam sehgal" w:date="2024-12-19T09:51:00Z" w16du:dateUtc="2024-12-18T22:51:00Z">
            <w:rPr>
              <w:rFonts w:asciiTheme="minorHAnsi" w:hAnsiTheme="minorHAnsi" w:cstheme="minorHAnsi"/>
              <w:color w:val="FF0000"/>
              <w:sz w:val="28"/>
              <w:szCs w:val="28"/>
              <w:highlight w:val="cyan"/>
            </w:rPr>
          </w:rPrChange>
        </w:rPr>
        <w:t xml:space="preserve"> – Page 3</w:t>
      </w:r>
      <w:del w:id="3283" w:author="Andrew Froude" w:date="2024-08-01T21:11:00Z" w16du:dateUtc="2024-08-01T11:11:00Z">
        <w:r w:rsidRPr="00BC02CE" w:rsidDel="001F69E5">
          <w:rPr>
            <w:rPrChange w:id="3284" w:author="sam sehgal" w:date="2024-12-19T09:51:00Z" w16du:dateUtc="2024-12-18T22:51:00Z">
              <w:rPr>
                <w:rFonts w:asciiTheme="minorHAnsi" w:hAnsiTheme="minorHAnsi" w:cstheme="minorHAnsi"/>
                <w:color w:val="FF0000"/>
                <w:sz w:val="28"/>
                <w:szCs w:val="28"/>
              </w:rPr>
            </w:rPrChange>
          </w:rPr>
          <w:delText xml:space="preserve"> </w:delText>
        </w:r>
      </w:del>
    </w:p>
    <w:p w14:paraId="040CBB1E" w14:textId="77777777" w:rsidR="001F69E5" w:rsidRPr="00BC02CE" w:rsidRDefault="001F69E5">
      <w:pPr>
        <w:rPr>
          <w:rFonts w:asciiTheme="minorHAnsi" w:hAnsiTheme="minorHAnsi" w:cstheme="minorHAnsi"/>
          <w:color w:val="000000" w:themeColor="text1"/>
          <w:sz w:val="28"/>
          <w:szCs w:val="28"/>
          <w:rPrChange w:id="3285" w:author="sam sehgal" w:date="2024-12-19T09:51:00Z" w16du:dateUtc="2024-12-18T22:51:00Z">
            <w:rPr>
              <w:rFonts w:asciiTheme="minorHAnsi" w:hAnsiTheme="minorHAnsi" w:cstheme="minorHAnsi"/>
              <w:color w:val="FF0000"/>
              <w:sz w:val="28"/>
              <w:szCs w:val="28"/>
            </w:rPr>
          </w:rPrChange>
        </w:rPr>
      </w:pPr>
    </w:p>
    <w:p w14:paraId="54112908" w14:textId="3BA8B2A9" w:rsidR="001F69E5" w:rsidRPr="00BC02CE" w:rsidRDefault="001F69E5">
      <w:pPr>
        <w:rPr>
          <w:rFonts w:asciiTheme="minorHAnsi" w:hAnsiTheme="minorHAnsi" w:cstheme="minorHAnsi"/>
          <w:color w:val="000000" w:themeColor="text1"/>
          <w:sz w:val="28"/>
          <w:szCs w:val="28"/>
          <w:rPrChange w:id="3286" w:author="sam sehgal" w:date="2024-12-19T09:51:00Z" w16du:dateUtc="2024-12-18T22:51:00Z">
            <w:rPr>
              <w:rFonts w:asciiTheme="minorHAnsi" w:hAnsiTheme="minorHAnsi" w:cstheme="minorHAnsi"/>
              <w:color w:val="FF0000"/>
              <w:sz w:val="28"/>
              <w:szCs w:val="28"/>
            </w:rPr>
          </w:rPrChange>
        </w:rPr>
      </w:pPr>
      <w:r w:rsidRPr="00BC02CE">
        <w:rPr>
          <w:rFonts w:asciiTheme="minorHAnsi" w:hAnsiTheme="minorHAnsi" w:cstheme="minorHAnsi"/>
          <w:color w:val="000000" w:themeColor="text1"/>
          <w:sz w:val="28"/>
          <w:szCs w:val="28"/>
          <w:rPrChange w:id="3287" w:author="sam sehgal" w:date="2024-12-19T09:51:00Z" w16du:dateUtc="2024-12-18T22:51:00Z">
            <w:rPr>
              <w:rFonts w:asciiTheme="minorHAnsi" w:hAnsiTheme="minorHAnsi" w:cstheme="minorHAnsi"/>
              <w:color w:val="FF0000"/>
              <w:sz w:val="28"/>
              <w:szCs w:val="28"/>
            </w:rPr>
          </w:rPrChange>
        </w:rPr>
        <w:t>The following Publication is to be inserted into the COI</w:t>
      </w:r>
      <w:r w:rsidRPr="00BC02CE">
        <w:rPr>
          <w:rFonts w:asciiTheme="minorHAnsi" w:hAnsiTheme="minorHAnsi" w:cstheme="minorHAnsi"/>
          <w:color w:val="000000" w:themeColor="text1"/>
          <w:sz w:val="28"/>
          <w:szCs w:val="28"/>
          <w:rPrChange w:id="3288" w:author="sam sehgal" w:date="2024-12-19T09:51:00Z" w16du:dateUtc="2024-12-18T22:51:00Z">
            <w:rPr>
              <w:rFonts w:asciiTheme="minorHAnsi" w:hAnsiTheme="minorHAnsi" w:cstheme="minorHAnsi"/>
              <w:color w:val="FF0000"/>
              <w:sz w:val="28"/>
              <w:szCs w:val="28"/>
              <w:highlight w:val="cyan"/>
            </w:rPr>
          </w:rPrChange>
        </w:rPr>
        <w:t xml:space="preserve"> </w:t>
      </w:r>
      <w:r w:rsidR="00D36A74" w:rsidRPr="00BC02CE">
        <w:rPr>
          <w:rFonts w:asciiTheme="minorHAnsi" w:hAnsiTheme="minorHAnsi" w:cstheme="minorHAnsi"/>
          <w:color w:val="000000" w:themeColor="text1"/>
          <w:sz w:val="28"/>
          <w:szCs w:val="28"/>
          <w:rPrChange w:id="3289" w:author="sam sehgal" w:date="2024-12-19T09:51:00Z" w16du:dateUtc="2024-12-18T22:51:00Z">
            <w:rPr>
              <w:rFonts w:asciiTheme="minorHAnsi" w:hAnsiTheme="minorHAnsi" w:cstheme="minorHAnsi"/>
              <w:color w:val="000000" w:themeColor="text1"/>
              <w:sz w:val="28"/>
              <w:szCs w:val="28"/>
              <w:highlight w:val="yellow"/>
            </w:rPr>
          </w:rPrChange>
        </w:rPr>
        <w:t xml:space="preserve">and Renewal Offer </w:t>
      </w:r>
      <w:r w:rsidRPr="00BC02CE">
        <w:rPr>
          <w:rFonts w:asciiTheme="minorHAnsi" w:hAnsiTheme="minorHAnsi" w:cstheme="minorHAnsi"/>
          <w:color w:val="000000" w:themeColor="text1"/>
          <w:sz w:val="28"/>
          <w:szCs w:val="28"/>
          <w:rPrChange w:id="3290" w:author="sam sehgal" w:date="2024-12-19T09:51:00Z" w16du:dateUtc="2024-12-18T22:51:00Z">
            <w:rPr>
              <w:rFonts w:asciiTheme="minorHAnsi" w:hAnsiTheme="minorHAnsi" w:cstheme="minorHAnsi"/>
              <w:color w:val="FF0000"/>
              <w:sz w:val="28"/>
              <w:szCs w:val="28"/>
              <w:highlight w:val="cyan"/>
            </w:rPr>
          </w:rPrChange>
        </w:rPr>
        <w:t>as the Third Page</w:t>
      </w:r>
      <w:r w:rsidRPr="00BC02CE">
        <w:rPr>
          <w:rFonts w:asciiTheme="minorHAnsi" w:hAnsiTheme="minorHAnsi" w:cstheme="minorHAnsi"/>
          <w:color w:val="000000" w:themeColor="text1"/>
          <w:sz w:val="28"/>
          <w:szCs w:val="28"/>
          <w:rPrChange w:id="3291" w:author="sam sehgal" w:date="2024-12-19T09:51:00Z" w16du:dateUtc="2024-12-18T22:51:00Z">
            <w:rPr>
              <w:rFonts w:asciiTheme="minorHAnsi" w:hAnsiTheme="minorHAnsi" w:cstheme="minorHAnsi"/>
              <w:color w:val="000000" w:themeColor="text1"/>
              <w:sz w:val="28"/>
              <w:szCs w:val="28"/>
              <w:highlight w:val="cyan"/>
            </w:rPr>
          </w:rPrChange>
        </w:rPr>
        <w:t xml:space="preserve"> (Page 3 – </w:t>
      </w:r>
      <w:r w:rsidR="00D248AB" w:rsidRPr="00BC02CE">
        <w:rPr>
          <w:rFonts w:asciiTheme="minorHAnsi" w:hAnsiTheme="minorHAnsi" w:cstheme="minorHAnsi"/>
          <w:color w:val="000000" w:themeColor="text1"/>
          <w:sz w:val="28"/>
          <w:szCs w:val="28"/>
          <w:rPrChange w:id="3292" w:author="sam sehgal" w:date="2024-12-19T09:51:00Z" w16du:dateUtc="2024-12-18T22:51:00Z">
            <w:rPr>
              <w:rFonts w:asciiTheme="minorHAnsi" w:hAnsiTheme="minorHAnsi" w:cstheme="minorHAnsi"/>
              <w:color w:val="000000" w:themeColor="text1"/>
              <w:sz w:val="28"/>
              <w:szCs w:val="28"/>
              <w:highlight w:val="cyan"/>
            </w:rPr>
          </w:rPrChange>
        </w:rPr>
        <w:t>after</w:t>
      </w:r>
      <w:r w:rsidRPr="00BC02CE">
        <w:rPr>
          <w:rFonts w:asciiTheme="minorHAnsi" w:hAnsiTheme="minorHAnsi" w:cstheme="minorHAnsi"/>
          <w:color w:val="000000" w:themeColor="text1"/>
          <w:sz w:val="28"/>
          <w:szCs w:val="28"/>
          <w:rPrChange w:id="3293" w:author="sam sehgal" w:date="2024-12-19T09:51:00Z" w16du:dateUtc="2024-12-18T22:51:00Z">
            <w:rPr>
              <w:rFonts w:asciiTheme="minorHAnsi" w:hAnsiTheme="minorHAnsi" w:cstheme="minorHAnsi"/>
              <w:color w:val="000000" w:themeColor="text1"/>
              <w:sz w:val="28"/>
              <w:szCs w:val="28"/>
              <w:highlight w:val="cyan"/>
            </w:rPr>
          </w:rPrChange>
        </w:rPr>
        <w:t xml:space="preserve"> the </w:t>
      </w:r>
      <w:r w:rsidR="00D248AB" w:rsidRPr="00BC02CE">
        <w:rPr>
          <w:rFonts w:asciiTheme="minorHAnsi" w:hAnsiTheme="minorHAnsi" w:cstheme="minorHAnsi"/>
          <w:color w:val="000000" w:themeColor="text1"/>
          <w:sz w:val="28"/>
          <w:szCs w:val="28"/>
          <w:rPrChange w:id="3294" w:author="sam sehgal" w:date="2024-12-19T09:51:00Z" w16du:dateUtc="2024-12-18T22:51:00Z">
            <w:rPr>
              <w:rFonts w:asciiTheme="minorHAnsi" w:hAnsiTheme="minorHAnsi" w:cstheme="minorHAnsi"/>
              <w:color w:val="000000" w:themeColor="text1"/>
              <w:sz w:val="28"/>
              <w:szCs w:val="28"/>
              <w:highlight w:val="cyan"/>
            </w:rPr>
          </w:rPrChange>
        </w:rPr>
        <w:t>‘Need to get in contact’ and ‘Payment method’ sections defined above</w:t>
      </w:r>
      <w:r w:rsidRPr="00BC02CE">
        <w:rPr>
          <w:rFonts w:asciiTheme="minorHAnsi" w:hAnsiTheme="minorHAnsi" w:cstheme="minorHAnsi"/>
          <w:color w:val="000000" w:themeColor="text1"/>
          <w:sz w:val="28"/>
          <w:szCs w:val="28"/>
          <w:rPrChange w:id="3295" w:author="sam sehgal" w:date="2024-12-19T09:51:00Z" w16du:dateUtc="2024-12-18T22:51:00Z">
            <w:rPr>
              <w:rFonts w:asciiTheme="minorHAnsi" w:hAnsiTheme="minorHAnsi" w:cstheme="minorHAnsi"/>
              <w:color w:val="FF0000"/>
              <w:sz w:val="28"/>
              <w:szCs w:val="28"/>
              <w:highlight w:val="cyan"/>
            </w:rPr>
          </w:rPrChange>
        </w:rPr>
        <w:t>,</w:t>
      </w:r>
      <w:r w:rsidRPr="00BC02CE">
        <w:rPr>
          <w:rFonts w:asciiTheme="minorHAnsi" w:hAnsiTheme="minorHAnsi" w:cstheme="minorHAnsi"/>
          <w:color w:val="000000" w:themeColor="text1"/>
          <w:sz w:val="28"/>
          <w:szCs w:val="28"/>
          <w:rPrChange w:id="3296" w:author="sam sehgal" w:date="2024-12-19T09:51:00Z" w16du:dateUtc="2024-12-18T22:51:00Z">
            <w:rPr>
              <w:rFonts w:asciiTheme="minorHAnsi" w:hAnsiTheme="minorHAnsi" w:cstheme="minorHAnsi"/>
              <w:color w:val="FF0000"/>
              <w:sz w:val="28"/>
              <w:szCs w:val="28"/>
            </w:rPr>
          </w:rPrChange>
        </w:rPr>
        <w:t xml:space="preserve"> based on the following logic.</w:t>
      </w:r>
    </w:p>
    <w:p w14:paraId="543FCDD6" w14:textId="77777777" w:rsidR="001F69E5" w:rsidRPr="00BC02CE" w:rsidRDefault="001F69E5">
      <w:pPr>
        <w:rPr>
          <w:rFonts w:asciiTheme="minorHAnsi" w:hAnsiTheme="minorHAnsi" w:cstheme="minorHAnsi"/>
          <w:color w:val="000000" w:themeColor="text1"/>
          <w:sz w:val="28"/>
          <w:szCs w:val="28"/>
          <w:rPrChange w:id="3297" w:author="sam sehgal" w:date="2024-12-19T09:51:00Z" w16du:dateUtc="2024-12-18T22:51:00Z">
            <w:rPr>
              <w:rFonts w:asciiTheme="minorHAnsi" w:hAnsiTheme="minorHAnsi" w:cstheme="minorHAnsi"/>
              <w:color w:val="FF0000"/>
              <w:sz w:val="28"/>
              <w:szCs w:val="28"/>
            </w:rPr>
          </w:rPrChange>
        </w:rPr>
      </w:pPr>
    </w:p>
    <w:tbl>
      <w:tblPr>
        <w:tblStyle w:val="TableGrid"/>
        <w:tblW w:w="0" w:type="auto"/>
        <w:tblLook w:val="04A0" w:firstRow="1" w:lastRow="0" w:firstColumn="1" w:lastColumn="0" w:noHBand="0" w:noVBand="1"/>
      </w:tblPr>
      <w:tblGrid>
        <w:gridCol w:w="4702"/>
        <w:gridCol w:w="4702"/>
        <w:gridCol w:w="4702"/>
      </w:tblGrid>
      <w:tr w:rsidR="001F69E5" w:rsidRPr="00BC02CE" w14:paraId="56086A30" w14:textId="77777777" w:rsidTr="001F69E5">
        <w:tc>
          <w:tcPr>
            <w:tcW w:w="4702" w:type="dxa"/>
          </w:tcPr>
          <w:p w14:paraId="693EF47B" w14:textId="3AB012E1" w:rsidR="001F69E5" w:rsidRPr="00BC02CE" w:rsidRDefault="001F69E5">
            <w:pPr>
              <w:rPr>
                <w:rFonts w:asciiTheme="minorHAnsi" w:hAnsiTheme="minorHAnsi" w:cstheme="minorHAnsi"/>
                <w:b/>
                <w:bCs/>
                <w:color w:val="000000" w:themeColor="text1"/>
                <w:sz w:val="28"/>
                <w:szCs w:val="28"/>
                <w:rPrChange w:id="3298" w:author="sam sehgal" w:date="2024-12-19T09:51:00Z" w16du:dateUtc="2024-12-18T22:51:00Z">
                  <w:rPr>
                    <w:rFonts w:asciiTheme="minorHAnsi" w:hAnsiTheme="minorHAnsi" w:cstheme="minorHAnsi"/>
                    <w:color w:val="FF0000"/>
                    <w:sz w:val="28"/>
                    <w:szCs w:val="28"/>
                  </w:rPr>
                </w:rPrChange>
              </w:rPr>
            </w:pPr>
            <w:r w:rsidRPr="00BC02CE">
              <w:rPr>
                <w:rFonts w:asciiTheme="minorHAnsi" w:hAnsiTheme="minorHAnsi" w:cstheme="minorHAnsi"/>
                <w:b/>
                <w:bCs/>
                <w:color w:val="000000" w:themeColor="text1"/>
                <w:sz w:val="28"/>
                <w:szCs w:val="28"/>
                <w:rPrChange w:id="3299" w:author="sam sehgal" w:date="2024-12-19T09:51:00Z" w16du:dateUtc="2024-12-18T22:51:00Z">
                  <w:rPr>
                    <w:rFonts w:asciiTheme="minorHAnsi" w:hAnsiTheme="minorHAnsi" w:cstheme="minorHAnsi"/>
                    <w:color w:val="FF0000"/>
                    <w:sz w:val="28"/>
                    <w:szCs w:val="28"/>
                  </w:rPr>
                </w:rPrChange>
              </w:rPr>
              <w:t>Publication</w:t>
            </w:r>
          </w:p>
        </w:tc>
        <w:tc>
          <w:tcPr>
            <w:tcW w:w="4702" w:type="dxa"/>
          </w:tcPr>
          <w:p w14:paraId="2F3603C0" w14:textId="65AE2743" w:rsidR="001F69E5" w:rsidRPr="00BC02CE" w:rsidRDefault="001F69E5">
            <w:pPr>
              <w:rPr>
                <w:rFonts w:asciiTheme="minorHAnsi" w:hAnsiTheme="minorHAnsi" w:cstheme="minorHAnsi"/>
                <w:b/>
                <w:bCs/>
                <w:color w:val="000000" w:themeColor="text1"/>
                <w:sz w:val="28"/>
                <w:szCs w:val="28"/>
                <w:rPrChange w:id="3300" w:author="sam sehgal" w:date="2024-12-19T09:51:00Z" w16du:dateUtc="2024-12-18T22:51:00Z">
                  <w:rPr>
                    <w:rFonts w:asciiTheme="minorHAnsi" w:hAnsiTheme="minorHAnsi" w:cstheme="minorHAnsi"/>
                    <w:color w:val="FF0000"/>
                    <w:sz w:val="28"/>
                    <w:szCs w:val="28"/>
                  </w:rPr>
                </w:rPrChange>
              </w:rPr>
            </w:pPr>
            <w:r w:rsidRPr="00BC02CE">
              <w:rPr>
                <w:rFonts w:asciiTheme="minorHAnsi" w:hAnsiTheme="minorHAnsi" w:cstheme="minorHAnsi"/>
                <w:b/>
                <w:bCs/>
                <w:color w:val="000000" w:themeColor="text1"/>
                <w:sz w:val="28"/>
                <w:szCs w:val="28"/>
                <w:rPrChange w:id="3301" w:author="sam sehgal" w:date="2024-12-19T09:51:00Z" w16du:dateUtc="2024-12-18T22:51:00Z">
                  <w:rPr>
                    <w:rFonts w:asciiTheme="minorHAnsi" w:hAnsiTheme="minorHAnsi" w:cstheme="minorHAnsi"/>
                    <w:color w:val="FF0000"/>
                    <w:sz w:val="28"/>
                    <w:szCs w:val="28"/>
                  </w:rPr>
                </w:rPrChange>
              </w:rPr>
              <w:t>Logic</w:t>
            </w:r>
          </w:p>
        </w:tc>
        <w:tc>
          <w:tcPr>
            <w:tcW w:w="4702" w:type="dxa"/>
          </w:tcPr>
          <w:p w14:paraId="463ABA43" w14:textId="3A598195" w:rsidR="001F69E5" w:rsidRPr="00BC02CE" w:rsidRDefault="001F69E5">
            <w:pPr>
              <w:rPr>
                <w:rFonts w:asciiTheme="minorHAnsi" w:hAnsiTheme="minorHAnsi" w:cstheme="minorHAnsi"/>
                <w:b/>
                <w:bCs/>
                <w:color w:val="000000" w:themeColor="text1"/>
                <w:sz w:val="28"/>
                <w:szCs w:val="28"/>
                <w:rPrChange w:id="3302" w:author="sam sehgal" w:date="2024-12-19T09:51:00Z" w16du:dateUtc="2024-12-18T22:51:00Z">
                  <w:rPr>
                    <w:rFonts w:asciiTheme="minorHAnsi" w:hAnsiTheme="minorHAnsi" w:cstheme="minorHAnsi"/>
                    <w:color w:val="FF0000"/>
                    <w:sz w:val="28"/>
                    <w:szCs w:val="28"/>
                  </w:rPr>
                </w:rPrChange>
              </w:rPr>
            </w:pPr>
            <w:r w:rsidRPr="00BC02CE">
              <w:rPr>
                <w:rFonts w:asciiTheme="minorHAnsi" w:hAnsiTheme="minorHAnsi" w:cstheme="minorHAnsi"/>
                <w:b/>
                <w:bCs/>
                <w:color w:val="000000" w:themeColor="text1"/>
                <w:sz w:val="28"/>
                <w:szCs w:val="28"/>
                <w:rPrChange w:id="3303" w:author="sam sehgal" w:date="2024-12-19T09:51:00Z" w16du:dateUtc="2024-12-18T22:51:00Z">
                  <w:rPr>
                    <w:rFonts w:asciiTheme="minorHAnsi" w:hAnsiTheme="minorHAnsi" w:cstheme="minorHAnsi"/>
                    <w:color w:val="FF0000"/>
                    <w:sz w:val="28"/>
                    <w:szCs w:val="28"/>
                    <w:highlight w:val="cyan"/>
                  </w:rPr>
                </w:rPrChange>
              </w:rPr>
              <w:t>Comment</w:t>
            </w:r>
          </w:p>
        </w:tc>
      </w:tr>
      <w:tr w:rsidR="001F69E5" w:rsidRPr="00BA40D3" w14:paraId="4D02B136" w14:textId="77777777" w:rsidTr="001F69E5">
        <w:tc>
          <w:tcPr>
            <w:tcW w:w="4702" w:type="dxa"/>
          </w:tcPr>
          <w:p w14:paraId="1BDEA914" w14:textId="5CBE9D63" w:rsidR="001F69E5" w:rsidRPr="00BC02CE" w:rsidRDefault="001F69E5">
            <w:pPr>
              <w:rPr>
                <w:rFonts w:asciiTheme="minorHAnsi" w:hAnsiTheme="minorHAnsi" w:cstheme="minorHAnsi"/>
                <w:color w:val="000000" w:themeColor="text1"/>
                <w:rPrChange w:id="3304" w:author="sam sehgal" w:date="2024-12-19T09:51:00Z" w16du:dateUtc="2024-12-18T22:51:00Z">
                  <w:rPr>
                    <w:rFonts w:asciiTheme="minorHAnsi" w:hAnsiTheme="minorHAnsi" w:cstheme="minorHAnsi"/>
                    <w:color w:val="FF0000"/>
                    <w:sz w:val="28"/>
                    <w:szCs w:val="28"/>
                  </w:rPr>
                </w:rPrChange>
              </w:rPr>
            </w:pPr>
            <w:r w:rsidRPr="00BC02CE">
              <w:rPr>
                <w:rFonts w:asciiTheme="minorHAnsi" w:hAnsiTheme="minorHAnsi" w:cstheme="minorHAnsi"/>
                <w:color w:val="000000" w:themeColor="text1"/>
                <w:rPrChange w:id="3305" w:author="sam sehgal" w:date="2024-12-19T09:51:00Z" w16du:dateUtc="2024-12-18T22:51:00Z">
                  <w:rPr>
                    <w:rFonts w:asciiTheme="minorHAnsi" w:hAnsiTheme="minorHAnsi" w:cstheme="minorHAnsi"/>
                    <w:color w:val="FF0000"/>
                    <w:sz w:val="28"/>
                    <w:szCs w:val="28"/>
                  </w:rPr>
                </w:rPrChange>
              </w:rPr>
              <w:t>CUST_RETENTION_Publication</w:t>
            </w:r>
          </w:p>
        </w:tc>
        <w:tc>
          <w:tcPr>
            <w:tcW w:w="4702" w:type="dxa"/>
          </w:tcPr>
          <w:p w14:paraId="0CB57D01" w14:textId="77777777" w:rsidR="00E00685" w:rsidRPr="00BC02CE" w:rsidRDefault="00E00685" w:rsidP="00E00685">
            <w:pPr>
              <w:pStyle w:val="TableBodycopy"/>
              <w:rPr>
                <w:ins w:id="3306" w:author="Sue Simnor (EXT Idiom)" w:date="2024-08-06T12:59:00Z" w16du:dateUtc="2024-08-06T02:59:00Z"/>
                <w:color w:val="000000" w:themeColor="text1"/>
                <w:rPrChange w:id="3307" w:author="sam sehgal" w:date="2024-12-19T09:51:00Z" w16du:dateUtc="2024-12-18T22:51:00Z">
                  <w:rPr>
                    <w:ins w:id="3308" w:author="Sue Simnor (EXT Idiom)" w:date="2024-08-06T12:59:00Z" w16du:dateUtc="2024-08-06T02:59:00Z"/>
                    <w:color w:val="000000" w:themeColor="text1"/>
                    <w:highlight w:val="yellow"/>
                  </w:rPr>
                </w:rPrChange>
              </w:rPr>
            </w:pPr>
            <w:ins w:id="3309" w:author="Sue Simnor (EXT Idiom)" w:date="2024-08-06T12:59:00Z" w16du:dateUtc="2024-08-06T02:59:00Z">
              <w:r w:rsidRPr="00BC02CE">
                <w:rPr>
                  <w:color w:val="000000" w:themeColor="text1"/>
                  <w:rPrChange w:id="3310" w:author="sam sehgal" w:date="2024-12-19T09:51:00Z" w16du:dateUtc="2024-12-18T22:51:00Z">
                    <w:rPr>
                      <w:color w:val="000000" w:themeColor="text1"/>
                      <w:highlight w:val="yellow"/>
                    </w:rPr>
                  </w:rPrChange>
                </w:rPr>
                <w:t>Insert CUST_RETENTION_Publication</w:t>
              </w:r>
            </w:ins>
          </w:p>
          <w:p w14:paraId="29893F3F" w14:textId="77777777" w:rsidR="00E00685" w:rsidRPr="00BC02CE" w:rsidRDefault="00E00685" w:rsidP="00E00685">
            <w:pPr>
              <w:pStyle w:val="TableBodycopy"/>
              <w:rPr>
                <w:ins w:id="3311" w:author="Sue Simnor (EXT Idiom)" w:date="2024-08-06T12:59:00Z" w16du:dateUtc="2024-08-06T02:59:00Z"/>
                <w:color w:val="000000" w:themeColor="text1"/>
                <w:rPrChange w:id="3312" w:author="sam sehgal" w:date="2024-12-19T09:51:00Z" w16du:dateUtc="2024-12-18T22:51:00Z">
                  <w:rPr>
                    <w:ins w:id="3313" w:author="Sue Simnor (EXT Idiom)" w:date="2024-08-06T12:59:00Z" w16du:dateUtc="2024-08-06T02:59:00Z"/>
                    <w:color w:val="000000" w:themeColor="text1"/>
                    <w:highlight w:val="yellow"/>
                  </w:rPr>
                </w:rPrChange>
              </w:rPr>
            </w:pPr>
            <w:ins w:id="3314" w:author="Sue Simnor (EXT Idiom)" w:date="2024-08-06T12:59:00Z" w16du:dateUtc="2024-08-06T02:59:00Z">
              <w:r w:rsidRPr="00BC02CE">
                <w:rPr>
                  <w:b/>
                  <w:bCs/>
                  <w:color w:val="000000" w:themeColor="text1"/>
                  <w:rPrChange w:id="3315" w:author="sam sehgal" w:date="2024-12-19T09:51:00Z" w16du:dateUtc="2024-12-18T22:51:00Z">
                    <w:rPr>
                      <w:b/>
                      <w:bCs/>
                      <w:color w:val="000000" w:themeColor="text1"/>
                      <w:highlight w:val="yellow"/>
                    </w:rPr>
                  </w:rPrChange>
                </w:rPr>
                <w:t>IF</w:t>
              </w:r>
              <w:r w:rsidRPr="00BC02CE">
                <w:rPr>
                  <w:color w:val="000000" w:themeColor="text1"/>
                  <w:rPrChange w:id="3316" w:author="sam sehgal" w:date="2024-12-19T09:51:00Z" w16du:dateUtc="2024-12-18T22:51:00Z">
                    <w:rPr>
                      <w:color w:val="000000" w:themeColor="text1"/>
                      <w:highlight w:val="yellow"/>
                    </w:rPr>
                  </w:rPrChange>
                </w:rPr>
                <w:t xml:space="preserve"> &lt;BrandCode&gt; = “CBA” </w:t>
              </w:r>
            </w:ins>
          </w:p>
          <w:p w14:paraId="114C09FD" w14:textId="77777777" w:rsidR="00E00685" w:rsidRPr="00BC02CE" w:rsidRDefault="00E00685" w:rsidP="00E00685">
            <w:pPr>
              <w:pStyle w:val="TableBodycopy"/>
              <w:rPr>
                <w:ins w:id="3317" w:author="Sue Simnor (EXT Idiom)" w:date="2024-08-06T12:59:00Z" w16du:dateUtc="2024-08-06T02:59:00Z"/>
                <w:color w:val="000000" w:themeColor="text1"/>
                <w:rPrChange w:id="3318" w:author="sam sehgal" w:date="2024-12-19T09:51:00Z" w16du:dateUtc="2024-12-18T22:51:00Z">
                  <w:rPr>
                    <w:ins w:id="3319" w:author="Sue Simnor (EXT Idiom)" w:date="2024-08-06T12:59:00Z" w16du:dateUtc="2024-08-06T02:59:00Z"/>
                    <w:color w:val="000000" w:themeColor="text1"/>
                    <w:highlight w:val="yellow"/>
                  </w:rPr>
                </w:rPrChange>
              </w:rPr>
            </w:pPr>
            <w:ins w:id="3320" w:author="Sue Simnor (EXT Idiom)" w:date="2024-08-06T12:59:00Z" w16du:dateUtc="2024-08-06T02:59:00Z">
              <w:r w:rsidRPr="00BC02CE">
                <w:rPr>
                  <w:b/>
                  <w:bCs/>
                  <w:color w:val="000000" w:themeColor="text1"/>
                  <w:rPrChange w:id="3321" w:author="sam sehgal" w:date="2024-12-19T09:51:00Z" w16du:dateUtc="2024-12-18T22:51:00Z">
                    <w:rPr>
                      <w:b/>
                      <w:bCs/>
                      <w:color w:val="000000" w:themeColor="text1"/>
                      <w:highlight w:val="yellow"/>
                    </w:rPr>
                  </w:rPrChange>
                </w:rPr>
                <w:t>AND</w:t>
              </w:r>
              <w:r w:rsidRPr="00BC02CE">
                <w:rPr>
                  <w:color w:val="000000" w:themeColor="text1"/>
                  <w:rPrChange w:id="3322" w:author="sam sehgal" w:date="2024-12-19T09:51:00Z" w16du:dateUtc="2024-12-18T22:51:00Z">
                    <w:rPr>
                      <w:color w:val="000000" w:themeColor="text1"/>
                      <w:highlight w:val="yellow"/>
                    </w:rPr>
                  </w:rPrChange>
                </w:rPr>
                <w:t xml:space="preserve"> </w:t>
              </w:r>
              <w:r w:rsidRPr="00BC02CE">
                <w:rPr>
                  <w:b/>
                  <w:bCs/>
                  <w:color w:val="000000" w:themeColor="text1"/>
                  <w:rPrChange w:id="3323" w:author="sam sehgal" w:date="2024-12-19T09:51:00Z" w16du:dateUtc="2024-12-18T22:51:00Z">
                    <w:rPr>
                      <w:b/>
                      <w:bCs/>
                      <w:color w:val="000000" w:themeColor="text1"/>
                      <w:highlight w:val="yellow"/>
                    </w:rPr>
                  </w:rPrChange>
                </w:rPr>
                <w:t>IF</w:t>
              </w:r>
              <w:r w:rsidRPr="00BC02CE">
                <w:rPr>
                  <w:color w:val="000000" w:themeColor="text1"/>
                  <w:rPrChange w:id="3324" w:author="sam sehgal" w:date="2024-12-19T09:51:00Z" w16du:dateUtc="2024-12-18T22:51:00Z">
                    <w:rPr>
                      <w:color w:val="000000" w:themeColor="text1"/>
                      <w:highlight w:val="yellow"/>
                    </w:rPr>
                  </w:rPrChange>
                </w:rPr>
                <w:t xml:space="preserve"> &lt;DocumentSubType&gt; = “RENEWAL” </w:t>
              </w:r>
            </w:ins>
          </w:p>
          <w:p w14:paraId="2D27E7EF" w14:textId="77777777" w:rsidR="00E00685" w:rsidRPr="00BC02CE" w:rsidRDefault="00E00685" w:rsidP="00E00685">
            <w:pPr>
              <w:pStyle w:val="TableBodycopy"/>
              <w:rPr>
                <w:ins w:id="3325" w:author="Sue Simnor (EXT Idiom)" w:date="2024-08-06T12:59:00Z" w16du:dateUtc="2024-08-06T02:59:00Z"/>
                <w:color w:val="000000" w:themeColor="text1"/>
                <w:rPrChange w:id="3326" w:author="sam sehgal" w:date="2024-12-19T09:51:00Z" w16du:dateUtc="2024-12-18T22:51:00Z">
                  <w:rPr>
                    <w:ins w:id="3327" w:author="Sue Simnor (EXT Idiom)" w:date="2024-08-06T12:59:00Z" w16du:dateUtc="2024-08-06T02:59:00Z"/>
                    <w:color w:val="000000" w:themeColor="text1"/>
                    <w:highlight w:val="yellow"/>
                  </w:rPr>
                </w:rPrChange>
              </w:rPr>
            </w:pPr>
            <w:ins w:id="3328" w:author="Sue Simnor (EXT Idiom)" w:date="2024-08-06T12:59:00Z" w16du:dateUtc="2024-08-06T02:59:00Z">
              <w:r w:rsidRPr="00BC02CE">
                <w:rPr>
                  <w:b/>
                  <w:bCs/>
                  <w:color w:val="000000" w:themeColor="text1"/>
                  <w:rPrChange w:id="3329" w:author="sam sehgal" w:date="2024-12-19T09:51:00Z" w16du:dateUtc="2024-12-18T22:51:00Z">
                    <w:rPr>
                      <w:b/>
                      <w:bCs/>
                      <w:color w:val="000000" w:themeColor="text1"/>
                      <w:highlight w:val="yellow"/>
                    </w:rPr>
                  </w:rPrChange>
                </w:rPr>
                <w:t>AND</w:t>
              </w:r>
              <w:r w:rsidRPr="00BC02CE">
                <w:rPr>
                  <w:color w:val="000000" w:themeColor="text1"/>
                  <w:rPrChange w:id="3330" w:author="sam sehgal" w:date="2024-12-19T09:51:00Z" w16du:dateUtc="2024-12-18T22:51:00Z">
                    <w:rPr>
                      <w:color w:val="000000" w:themeColor="text1"/>
                      <w:highlight w:val="yellow"/>
                    </w:rPr>
                  </w:rPrChange>
                </w:rPr>
                <w:t xml:space="preserve"> </w:t>
              </w:r>
              <w:r w:rsidRPr="00BC02CE">
                <w:rPr>
                  <w:b/>
                  <w:bCs/>
                  <w:color w:val="000000" w:themeColor="text1"/>
                  <w:rPrChange w:id="3331" w:author="sam sehgal" w:date="2024-12-19T09:51:00Z" w16du:dateUtc="2024-12-18T22:51:00Z">
                    <w:rPr>
                      <w:b/>
                      <w:bCs/>
                      <w:color w:val="000000" w:themeColor="text1"/>
                      <w:highlight w:val="yellow"/>
                    </w:rPr>
                  </w:rPrChange>
                </w:rPr>
                <w:t>IF</w:t>
              </w:r>
              <w:r w:rsidRPr="00BC02CE">
                <w:rPr>
                  <w:color w:val="000000" w:themeColor="text1"/>
                  <w:rPrChange w:id="3332" w:author="sam sehgal" w:date="2024-12-19T09:51:00Z" w16du:dateUtc="2024-12-18T22:51:00Z">
                    <w:rPr>
                      <w:color w:val="000000" w:themeColor="text1"/>
                      <w:highlight w:val="yellow"/>
                    </w:rPr>
                  </w:rPrChange>
                </w:rPr>
                <w:t xml:space="preserve"> &lt;IsMigration&gt; = “1” </w:t>
              </w:r>
            </w:ins>
          </w:p>
          <w:p w14:paraId="6EF97810" w14:textId="77777777" w:rsidR="00E00685" w:rsidRPr="00BC02CE" w:rsidRDefault="00E00685" w:rsidP="00E00685">
            <w:pPr>
              <w:pStyle w:val="TableBodycopy"/>
              <w:rPr>
                <w:ins w:id="3333" w:author="Sam Sehgal (EXT Idiom)" w:date="2024-09-20T14:57:00Z" w16du:dateUtc="2024-09-20T04:57:00Z"/>
                <w:color w:val="000000" w:themeColor="text1"/>
                <w:rPrChange w:id="3334" w:author="sam sehgal" w:date="2024-12-19T09:51:00Z" w16du:dateUtc="2024-12-18T22:51:00Z">
                  <w:rPr>
                    <w:ins w:id="3335" w:author="Sam Sehgal (EXT Idiom)" w:date="2024-09-20T14:57:00Z" w16du:dateUtc="2024-09-20T04:57:00Z"/>
                    <w:color w:val="000000" w:themeColor="text1"/>
                    <w:highlight w:val="cyan"/>
                  </w:rPr>
                </w:rPrChange>
              </w:rPr>
            </w:pPr>
            <w:ins w:id="3336" w:author="Sue Simnor (EXT Idiom)" w:date="2024-08-06T12:59:00Z" w16du:dateUtc="2024-08-06T02:59:00Z">
              <w:r w:rsidRPr="00BC02CE">
                <w:rPr>
                  <w:b/>
                  <w:bCs/>
                  <w:color w:val="000000" w:themeColor="text1"/>
                  <w:rPrChange w:id="3337" w:author="sam sehgal" w:date="2024-12-19T09:51:00Z" w16du:dateUtc="2024-12-18T22:51:00Z">
                    <w:rPr>
                      <w:b/>
                      <w:bCs/>
                      <w:color w:val="000000" w:themeColor="text1"/>
                      <w:highlight w:val="yellow"/>
                    </w:rPr>
                  </w:rPrChange>
                </w:rPr>
                <w:t>AND</w:t>
              </w:r>
              <w:r w:rsidRPr="00BC02CE">
                <w:rPr>
                  <w:color w:val="000000" w:themeColor="text1"/>
                  <w:rPrChange w:id="3338" w:author="sam sehgal" w:date="2024-12-19T09:51:00Z" w16du:dateUtc="2024-12-18T22:51:00Z">
                    <w:rPr>
                      <w:color w:val="000000" w:themeColor="text1"/>
                      <w:highlight w:val="yellow"/>
                    </w:rPr>
                  </w:rPrChange>
                </w:rPr>
                <w:t xml:space="preserve"> </w:t>
              </w:r>
              <w:r w:rsidRPr="00BC02CE">
                <w:rPr>
                  <w:b/>
                  <w:bCs/>
                  <w:color w:val="000000" w:themeColor="text1"/>
                  <w:rPrChange w:id="3339" w:author="sam sehgal" w:date="2024-12-19T09:51:00Z" w16du:dateUtc="2024-12-18T22:51:00Z">
                    <w:rPr>
                      <w:b/>
                      <w:bCs/>
                      <w:color w:val="000000" w:themeColor="text1"/>
                      <w:highlight w:val="yellow"/>
                    </w:rPr>
                  </w:rPrChange>
                </w:rPr>
                <w:t>IF</w:t>
              </w:r>
              <w:r w:rsidRPr="00BC02CE">
                <w:rPr>
                  <w:color w:val="000000" w:themeColor="text1"/>
                  <w:rPrChange w:id="3340" w:author="sam sehgal" w:date="2024-12-19T09:51:00Z" w16du:dateUtc="2024-12-18T22:51:00Z">
                    <w:rPr>
                      <w:color w:val="000000" w:themeColor="text1"/>
                      <w:highlight w:val="yellow"/>
                    </w:rPr>
                  </w:rPrChange>
                </w:rPr>
                <w:t xml:space="preserve"> &lt;FirstRenewalFromDC&gt; = “1” </w:t>
              </w:r>
            </w:ins>
          </w:p>
          <w:p w14:paraId="4A638BA1" w14:textId="206BFAC8" w:rsidR="00C81290" w:rsidRPr="00BC02CE" w:rsidRDefault="00C81290" w:rsidP="00E00685">
            <w:pPr>
              <w:pStyle w:val="TableBodycopy"/>
              <w:rPr>
                <w:ins w:id="3341" w:author="Sam Sehgal (EXT Idiom)" w:date="2024-09-20T14:57:00Z" w16du:dateUtc="2024-09-20T04:57:00Z"/>
                <w:color w:val="000000" w:themeColor="text1"/>
                <w:rPrChange w:id="3342" w:author="sam sehgal" w:date="2024-12-19T09:51:00Z" w16du:dateUtc="2024-12-18T22:51:00Z">
                  <w:rPr>
                    <w:ins w:id="3343" w:author="Sam Sehgal (EXT Idiom)" w:date="2024-09-20T14:57:00Z" w16du:dateUtc="2024-09-20T04:57:00Z"/>
                    <w:color w:val="000000" w:themeColor="text1"/>
                    <w:highlight w:val="cyan"/>
                  </w:rPr>
                </w:rPrChange>
              </w:rPr>
            </w:pPr>
            <w:ins w:id="3344" w:author="Sam Sehgal (EXT Idiom)" w:date="2024-09-24T12:06:00Z" w16du:dateUtc="2024-09-24T02:06:00Z">
              <w:r w:rsidRPr="00BC02CE">
                <w:rPr>
                  <w:color w:val="000000" w:themeColor="text1"/>
                </w:rPr>
                <w:t>AND IF &lt;ProductCode&gt;=”Home” OR “Landlord”</w:t>
              </w:r>
            </w:ins>
          </w:p>
          <w:p w14:paraId="4A369945" w14:textId="77777777" w:rsidR="00444B84" w:rsidRPr="00BC02CE" w:rsidRDefault="00444B84" w:rsidP="00444B84">
            <w:pPr>
              <w:pStyle w:val="TableBodycopy"/>
              <w:rPr>
                <w:ins w:id="3345" w:author="Sam Sehgal (EXT Idiom)" w:date="2024-09-20T14:57:00Z"/>
                <w:color w:val="000000" w:themeColor="text1"/>
                <w:rPrChange w:id="3346" w:author="sam sehgal" w:date="2024-12-19T09:51:00Z" w16du:dateUtc="2024-12-18T22:51:00Z">
                  <w:rPr>
                    <w:ins w:id="3347" w:author="Sam Sehgal (EXT Idiom)" w:date="2024-09-20T14:57:00Z"/>
                    <w:color w:val="000000" w:themeColor="text1"/>
                    <w:highlight w:val="cyan"/>
                  </w:rPr>
                </w:rPrChange>
              </w:rPr>
            </w:pPr>
            <w:ins w:id="3348" w:author="Sam Sehgal (EXT Idiom)" w:date="2024-09-20T14:57:00Z">
              <w:r w:rsidRPr="00BC02CE">
                <w:rPr>
                  <w:b/>
                  <w:bCs/>
                  <w:color w:val="000000" w:themeColor="text1"/>
                  <w:rPrChange w:id="3349" w:author="sam sehgal" w:date="2024-12-19T09:51:00Z" w16du:dateUtc="2024-12-18T22:51:00Z">
                    <w:rPr>
                      <w:b/>
                      <w:bCs/>
                      <w:color w:val="000000" w:themeColor="text1"/>
                      <w:highlight w:val="cyan"/>
                    </w:rPr>
                  </w:rPrChange>
                </w:rPr>
                <w:t>AND IF (</w:t>
              </w:r>
              <w:r w:rsidRPr="00BC02CE">
                <w:rPr>
                  <w:color w:val="000000" w:themeColor="text1"/>
                  <w:rPrChange w:id="3350" w:author="sam sehgal" w:date="2024-12-19T09:51:00Z" w16du:dateUtc="2024-12-18T22:51:00Z">
                    <w:rPr>
                      <w:color w:val="000000" w:themeColor="text1"/>
                      <w:highlight w:val="cyan"/>
                    </w:rPr>
                  </w:rPrChange>
                </w:rPr>
                <w:t>&lt;PriceIncrease&gt; =”1|Yes”</w:t>
              </w:r>
            </w:ins>
          </w:p>
          <w:p w14:paraId="2BA2D9D7" w14:textId="77777777" w:rsidR="00444B84" w:rsidRPr="00BC02CE" w:rsidRDefault="00444B84" w:rsidP="00444B84">
            <w:pPr>
              <w:pStyle w:val="TableBodycopy"/>
              <w:rPr>
                <w:ins w:id="3351" w:author="Sam Sehgal (EXT Idiom)" w:date="2024-09-20T14:57:00Z"/>
                <w:color w:val="000000" w:themeColor="text1"/>
                <w:rPrChange w:id="3352" w:author="sam sehgal" w:date="2024-12-19T09:51:00Z" w16du:dateUtc="2024-12-18T22:51:00Z">
                  <w:rPr>
                    <w:ins w:id="3353" w:author="Sam Sehgal (EXT Idiom)" w:date="2024-09-20T14:57:00Z"/>
                    <w:color w:val="000000" w:themeColor="text1"/>
                    <w:highlight w:val="cyan"/>
                  </w:rPr>
                </w:rPrChange>
              </w:rPr>
            </w:pPr>
            <w:ins w:id="3354" w:author="Sam Sehgal (EXT Idiom)" w:date="2024-09-20T14:57:00Z">
              <w:r w:rsidRPr="00BC02CE">
                <w:rPr>
                  <w:b/>
                  <w:bCs/>
                  <w:color w:val="000000" w:themeColor="text1"/>
                  <w:rPrChange w:id="3355" w:author="sam sehgal" w:date="2024-12-19T09:51:00Z" w16du:dateUtc="2024-12-18T22:51:00Z">
                    <w:rPr>
                      <w:b/>
                      <w:bCs/>
                      <w:color w:val="000000" w:themeColor="text1"/>
                      <w:highlight w:val="cyan"/>
                    </w:rPr>
                  </w:rPrChange>
                </w:rPr>
                <w:t>OR</w:t>
              </w:r>
              <w:r w:rsidRPr="00BC02CE">
                <w:rPr>
                  <w:color w:val="000000" w:themeColor="text1"/>
                  <w:rPrChange w:id="3356" w:author="sam sehgal" w:date="2024-12-19T09:51:00Z" w16du:dateUtc="2024-12-18T22:51:00Z">
                    <w:rPr>
                      <w:color w:val="000000" w:themeColor="text1"/>
                      <w:highlight w:val="cyan"/>
                    </w:rPr>
                  </w:rPrChange>
                </w:rPr>
                <w:t xml:space="preserve"> &lt;ChangeToPV&gt; =”1|Yes”</w:t>
              </w:r>
            </w:ins>
          </w:p>
          <w:p w14:paraId="218BC48E" w14:textId="77777777" w:rsidR="00444B84" w:rsidRPr="00BC02CE" w:rsidRDefault="00444B84" w:rsidP="00444B84">
            <w:pPr>
              <w:pStyle w:val="TableBodycopy"/>
              <w:rPr>
                <w:ins w:id="3357" w:author="Sam Sehgal (EXT Idiom)" w:date="2024-09-20T14:57:00Z"/>
                <w:color w:val="000000" w:themeColor="text1"/>
                <w:rPrChange w:id="3358" w:author="sam sehgal" w:date="2024-12-19T09:51:00Z" w16du:dateUtc="2024-12-18T22:51:00Z">
                  <w:rPr>
                    <w:ins w:id="3359" w:author="Sam Sehgal (EXT Idiom)" w:date="2024-09-20T14:57:00Z"/>
                    <w:color w:val="000000" w:themeColor="text1"/>
                    <w:highlight w:val="cyan"/>
                  </w:rPr>
                </w:rPrChange>
              </w:rPr>
            </w:pPr>
            <w:ins w:id="3360" w:author="Sam Sehgal (EXT Idiom)" w:date="2024-09-20T14:57:00Z">
              <w:r w:rsidRPr="00BC02CE">
                <w:rPr>
                  <w:b/>
                  <w:bCs/>
                  <w:color w:val="000000" w:themeColor="text1"/>
                  <w:rPrChange w:id="3361" w:author="sam sehgal" w:date="2024-12-19T09:51:00Z" w16du:dateUtc="2024-12-18T22:51:00Z">
                    <w:rPr>
                      <w:b/>
                      <w:bCs/>
                      <w:color w:val="000000" w:themeColor="text1"/>
                      <w:highlight w:val="cyan"/>
                    </w:rPr>
                  </w:rPrChange>
                </w:rPr>
                <w:t>OR</w:t>
              </w:r>
              <w:r w:rsidRPr="00BC02CE">
                <w:rPr>
                  <w:color w:val="000000" w:themeColor="text1"/>
                  <w:rPrChange w:id="3362" w:author="sam sehgal" w:date="2024-12-19T09:51:00Z" w16du:dateUtc="2024-12-18T22:51:00Z">
                    <w:rPr>
                      <w:color w:val="000000" w:themeColor="text1"/>
                      <w:highlight w:val="cyan"/>
                    </w:rPr>
                  </w:rPrChange>
                </w:rPr>
                <w:t xml:space="preserve"> &lt;SIIncreaseBuilding&gt; =”1|Yes””</w:t>
              </w:r>
            </w:ins>
          </w:p>
          <w:p w14:paraId="0A003EF3" w14:textId="77777777" w:rsidR="00444B84" w:rsidRPr="00BC02CE" w:rsidRDefault="00444B84" w:rsidP="00444B84">
            <w:pPr>
              <w:pStyle w:val="TableBodycopy"/>
              <w:rPr>
                <w:ins w:id="3363" w:author="Sam Sehgal (EXT Idiom)" w:date="2024-09-20T14:57:00Z"/>
                <w:color w:val="000000" w:themeColor="text1"/>
                <w:rPrChange w:id="3364" w:author="sam sehgal" w:date="2024-12-19T09:51:00Z" w16du:dateUtc="2024-12-18T22:51:00Z">
                  <w:rPr>
                    <w:ins w:id="3365" w:author="Sam Sehgal (EXT Idiom)" w:date="2024-09-20T14:57:00Z"/>
                    <w:color w:val="000000" w:themeColor="text1"/>
                    <w:highlight w:val="cyan"/>
                  </w:rPr>
                </w:rPrChange>
              </w:rPr>
            </w:pPr>
            <w:ins w:id="3366" w:author="Sam Sehgal (EXT Idiom)" w:date="2024-09-20T14:57:00Z">
              <w:r w:rsidRPr="00BC02CE">
                <w:rPr>
                  <w:b/>
                  <w:bCs/>
                  <w:color w:val="000000" w:themeColor="text1"/>
                  <w:rPrChange w:id="3367" w:author="sam sehgal" w:date="2024-12-19T09:51:00Z" w16du:dateUtc="2024-12-18T22:51:00Z">
                    <w:rPr>
                      <w:b/>
                      <w:bCs/>
                      <w:color w:val="000000" w:themeColor="text1"/>
                      <w:highlight w:val="cyan"/>
                    </w:rPr>
                  </w:rPrChange>
                </w:rPr>
                <w:t>OR</w:t>
              </w:r>
              <w:r w:rsidRPr="00BC02CE">
                <w:rPr>
                  <w:color w:val="000000" w:themeColor="text1"/>
                  <w:rPrChange w:id="3368" w:author="sam sehgal" w:date="2024-12-19T09:51:00Z" w16du:dateUtc="2024-12-18T22:51:00Z">
                    <w:rPr>
                      <w:color w:val="000000" w:themeColor="text1"/>
                      <w:highlight w:val="cyan"/>
                    </w:rPr>
                  </w:rPrChange>
                </w:rPr>
                <w:t xml:space="preserve"> &lt;SIIncreaseContents&gt; =”1|Yes”</w:t>
              </w:r>
            </w:ins>
          </w:p>
          <w:p w14:paraId="467BAF11" w14:textId="77777777" w:rsidR="00444B84" w:rsidRPr="00BC02CE" w:rsidRDefault="00444B84" w:rsidP="00444B84">
            <w:pPr>
              <w:pStyle w:val="TableBodycopy"/>
              <w:rPr>
                <w:ins w:id="3369" w:author="Sam Sehgal (EXT Idiom)" w:date="2024-09-20T14:57:00Z"/>
                <w:color w:val="000000" w:themeColor="text1"/>
                <w:rPrChange w:id="3370" w:author="sam sehgal" w:date="2024-12-19T09:51:00Z" w16du:dateUtc="2024-12-18T22:51:00Z">
                  <w:rPr>
                    <w:ins w:id="3371" w:author="Sam Sehgal (EXT Idiom)" w:date="2024-09-20T14:57:00Z"/>
                    <w:color w:val="000000" w:themeColor="text1"/>
                    <w:highlight w:val="cyan"/>
                  </w:rPr>
                </w:rPrChange>
              </w:rPr>
            </w:pPr>
            <w:ins w:id="3372" w:author="Sam Sehgal (EXT Idiom)" w:date="2024-09-20T14:57:00Z">
              <w:r w:rsidRPr="00BC02CE">
                <w:rPr>
                  <w:b/>
                  <w:bCs/>
                  <w:color w:val="000000" w:themeColor="text1"/>
                  <w:rPrChange w:id="3373" w:author="sam sehgal" w:date="2024-12-19T09:51:00Z" w16du:dateUtc="2024-12-18T22:51:00Z">
                    <w:rPr>
                      <w:b/>
                      <w:bCs/>
                      <w:color w:val="000000" w:themeColor="text1"/>
                      <w:highlight w:val="cyan"/>
                    </w:rPr>
                  </w:rPrChange>
                </w:rPr>
                <w:t>OR</w:t>
              </w:r>
              <w:r w:rsidRPr="00BC02CE">
                <w:rPr>
                  <w:color w:val="000000" w:themeColor="text1"/>
                  <w:rPrChange w:id="3374" w:author="sam sehgal" w:date="2024-12-19T09:51:00Z" w16du:dateUtc="2024-12-18T22:51:00Z">
                    <w:rPr>
                      <w:color w:val="000000" w:themeColor="text1"/>
                      <w:highlight w:val="cyan"/>
                    </w:rPr>
                  </w:rPrChange>
                </w:rPr>
                <w:t xml:space="preserve"> &lt;Bankwest&gt; =”1|Yes”</w:t>
              </w:r>
            </w:ins>
          </w:p>
          <w:p w14:paraId="11F80143" w14:textId="77777777" w:rsidR="00444B84" w:rsidRPr="00BC02CE" w:rsidRDefault="00444B84" w:rsidP="00444B84">
            <w:pPr>
              <w:pStyle w:val="TableBodycopy"/>
              <w:rPr>
                <w:ins w:id="3375" w:author="Sam Sehgal (EXT Idiom)" w:date="2024-09-20T14:57:00Z"/>
                <w:color w:val="000000" w:themeColor="text1"/>
                <w:rPrChange w:id="3376" w:author="sam sehgal" w:date="2024-12-19T09:51:00Z" w16du:dateUtc="2024-12-18T22:51:00Z">
                  <w:rPr>
                    <w:ins w:id="3377" w:author="Sam Sehgal (EXT Idiom)" w:date="2024-09-20T14:57:00Z"/>
                    <w:color w:val="000000" w:themeColor="text1"/>
                    <w:highlight w:val="cyan"/>
                  </w:rPr>
                </w:rPrChange>
              </w:rPr>
            </w:pPr>
            <w:ins w:id="3378" w:author="Sam Sehgal (EXT Idiom)" w:date="2024-09-20T14:57:00Z">
              <w:r w:rsidRPr="00BC02CE">
                <w:rPr>
                  <w:b/>
                  <w:bCs/>
                  <w:color w:val="000000" w:themeColor="text1"/>
                  <w:rPrChange w:id="3379" w:author="sam sehgal" w:date="2024-12-19T09:51:00Z" w16du:dateUtc="2024-12-18T22:51:00Z">
                    <w:rPr>
                      <w:b/>
                      <w:bCs/>
                      <w:color w:val="000000" w:themeColor="text1"/>
                      <w:highlight w:val="cyan"/>
                    </w:rPr>
                  </w:rPrChange>
                </w:rPr>
                <w:t>OR</w:t>
              </w:r>
              <w:r w:rsidRPr="00BC02CE">
                <w:rPr>
                  <w:color w:val="000000" w:themeColor="text1"/>
                  <w:rPrChange w:id="3380" w:author="sam sehgal" w:date="2024-12-19T09:51:00Z" w16du:dateUtc="2024-12-18T22:51:00Z">
                    <w:rPr>
                      <w:color w:val="000000" w:themeColor="text1"/>
                      <w:highlight w:val="cyan"/>
                    </w:rPr>
                  </w:rPrChange>
                </w:rPr>
                <w:t xml:space="preserve"> &lt;AboutExcessBuilding&gt; =”1|Yes”</w:t>
              </w:r>
            </w:ins>
          </w:p>
          <w:p w14:paraId="725511E5" w14:textId="77777777" w:rsidR="00444B84" w:rsidRPr="00BC02CE" w:rsidRDefault="00444B84" w:rsidP="00444B84">
            <w:pPr>
              <w:pStyle w:val="TableBodycopy"/>
              <w:rPr>
                <w:ins w:id="3381" w:author="Sam Sehgal (EXT Idiom)" w:date="2024-09-20T14:57:00Z"/>
                <w:color w:val="000000" w:themeColor="text1"/>
                <w:rPrChange w:id="3382" w:author="sam sehgal" w:date="2024-12-19T09:51:00Z" w16du:dateUtc="2024-12-18T22:51:00Z">
                  <w:rPr>
                    <w:ins w:id="3383" w:author="Sam Sehgal (EXT Idiom)" w:date="2024-09-20T14:57:00Z"/>
                    <w:color w:val="000000" w:themeColor="text1"/>
                    <w:highlight w:val="cyan"/>
                  </w:rPr>
                </w:rPrChange>
              </w:rPr>
            </w:pPr>
            <w:ins w:id="3384" w:author="Sam Sehgal (EXT Idiom)" w:date="2024-09-20T14:57:00Z">
              <w:r w:rsidRPr="00BC02CE">
                <w:rPr>
                  <w:b/>
                  <w:bCs/>
                  <w:color w:val="000000" w:themeColor="text1"/>
                  <w:rPrChange w:id="3385" w:author="sam sehgal" w:date="2024-12-19T09:51:00Z" w16du:dateUtc="2024-12-18T22:51:00Z">
                    <w:rPr>
                      <w:b/>
                      <w:bCs/>
                      <w:color w:val="000000" w:themeColor="text1"/>
                      <w:highlight w:val="cyan"/>
                    </w:rPr>
                  </w:rPrChange>
                </w:rPr>
                <w:t>OR</w:t>
              </w:r>
              <w:r w:rsidRPr="00BC02CE">
                <w:rPr>
                  <w:color w:val="000000" w:themeColor="text1"/>
                  <w:rPrChange w:id="3386" w:author="sam sehgal" w:date="2024-12-19T09:51:00Z" w16du:dateUtc="2024-12-18T22:51:00Z">
                    <w:rPr>
                      <w:color w:val="000000" w:themeColor="text1"/>
                      <w:highlight w:val="cyan"/>
                    </w:rPr>
                  </w:rPrChange>
                </w:rPr>
                <w:t xml:space="preserve"> &lt;AboutExcessContents&gt; =”1|Yes”</w:t>
              </w:r>
            </w:ins>
          </w:p>
          <w:p w14:paraId="449C84FD" w14:textId="77777777" w:rsidR="00444B84" w:rsidRPr="00BC02CE" w:rsidRDefault="00444B84" w:rsidP="00444B84">
            <w:pPr>
              <w:pStyle w:val="TableBodycopy"/>
              <w:rPr>
                <w:ins w:id="3387" w:author="Sam Sehgal (EXT Idiom)" w:date="2024-09-20T14:57:00Z"/>
                <w:b/>
                <w:color w:val="000000" w:themeColor="text1"/>
                <w:rPrChange w:id="3388" w:author="sam sehgal" w:date="2024-12-19T09:51:00Z" w16du:dateUtc="2024-12-18T22:51:00Z">
                  <w:rPr>
                    <w:ins w:id="3389" w:author="Sam Sehgal (EXT Idiom)" w:date="2024-09-20T14:57:00Z"/>
                    <w:b/>
                    <w:color w:val="000000" w:themeColor="text1"/>
                    <w:highlight w:val="yellow"/>
                  </w:rPr>
                </w:rPrChange>
              </w:rPr>
            </w:pPr>
            <w:ins w:id="3390" w:author="Sam Sehgal (EXT Idiom)" w:date="2024-09-20T14:57:00Z">
              <w:r w:rsidRPr="00BC02CE">
                <w:rPr>
                  <w:b/>
                  <w:bCs/>
                  <w:color w:val="000000" w:themeColor="text1"/>
                  <w:rPrChange w:id="3391" w:author="sam sehgal" w:date="2024-12-19T09:51:00Z" w16du:dateUtc="2024-12-18T22:51:00Z">
                    <w:rPr>
                      <w:b/>
                      <w:bCs/>
                      <w:color w:val="000000" w:themeColor="text1"/>
                      <w:highlight w:val="cyan"/>
                    </w:rPr>
                  </w:rPrChange>
                </w:rPr>
                <w:t>OR</w:t>
              </w:r>
              <w:r w:rsidRPr="00BC02CE">
                <w:rPr>
                  <w:color w:val="000000" w:themeColor="text1"/>
                  <w:rPrChange w:id="3392" w:author="sam sehgal" w:date="2024-12-19T09:51:00Z" w16du:dateUtc="2024-12-18T22:51:00Z">
                    <w:rPr>
                      <w:color w:val="000000" w:themeColor="text1"/>
                      <w:highlight w:val="cyan"/>
                    </w:rPr>
                  </w:rPrChange>
                </w:rPr>
                <w:t xml:space="preserve"> &lt;NCBRemoved&gt; =”1|Yes”</w:t>
              </w:r>
              <w:r w:rsidRPr="00BC02CE">
                <w:rPr>
                  <w:b/>
                  <w:bCs/>
                  <w:color w:val="000000" w:themeColor="text1"/>
                  <w:rPrChange w:id="3393" w:author="sam sehgal" w:date="2024-12-19T09:51:00Z" w16du:dateUtc="2024-12-18T22:51:00Z">
                    <w:rPr>
                      <w:b/>
                      <w:bCs/>
                      <w:color w:val="000000" w:themeColor="text1"/>
                      <w:highlight w:val="cyan"/>
                    </w:rPr>
                  </w:rPrChange>
                </w:rPr>
                <w:t>)</w:t>
              </w:r>
            </w:ins>
          </w:p>
          <w:p w14:paraId="30725869" w14:textId="77777777" w:rsidR="002C3230" w:rsidRPr="00BC02CE" w:rsidRDefault="002C3230" w:rsidP="00444B84">
            <w:pPr>
              <w:pStyle w:val="TableBodycopy"/>
              <w:rPr>
                <w:ins w:id="3394" w:author="Sam Sehgal (EXT Idiom)" w:date="2024-09-24T12:06:00Z" w16du:dateUtc="2024-09-24T02:06:00Z"/>
                <w:b/>
                <w:bCs/>
                <w:color w:val="000000" w:themeColor="text1"/>
                <w:rPrChange w:id="3395" w:author="sam sehgal" w:date="2024-12-19T09:51:00Z" w16du:dateUtc="2024-12-18T22:51:00Z">
                  <w:rPr>
                    <w:ins w:id="3396" w:author="Sam Sehgal (EXT Idiom)" w:date="2024-09-24T12:06:00Z" w16du:dateUtc="2024-09-24T02:06:00Z"/>
                    <w:b/>
                    <w:bCs/>
                    <w:color w:val="000000" w:themeColor="text1"/>
                    <w:highlight w:val="yellow"/>
                  </w:rPr>
                </w:rPrChange>
              </w:rPr>
            </w:pPr>
          </w:p>
          <w:p w14:paraId="1E2ED94B" w14:textId="77777777" w:rsidR="00B86E76" w:rsidRPr="00BC02CE" w:rsidRDefault="00B86E76" w:rsidP="00B86E76">
            <w:pPr>
              <w:pStyle w:val="TableBodycopy"/>
              <w:rPr>
                <w:ins w:id="3397" w:author="Sam Sehgal (EXT Idiom)" w:date="2024-09-24T12:07:00Z" w16du:dateUtc="2024-09-24T02:07:00Z"/>
                <w:color w:val="000000" w:themeColor="text1"/>
                <w:rPrChange w:id="3398" w:author="sam sehgal" w:date="2024-12-19T09:51:00Z" w16du:dateUtc="2024-12-18T22:51:00Z">
                  <w:rPr>
                    <w:ins w:id="3399" w:author="Sam Sehgal (EXT Idiom)" w:date="2024-09-24T12:07:00Z" w16du:dateUtc="2024-09-24T02:07:00Z"/>
                    <w:b/>
                    <w:bCs/>
                    <w:color w:val="000000" w:themeColor="text1"/>
                  </w:rPr>
                </w:rPrChange>
              </w:rPr>
            </w:pPr>
            <w:ins w:id="3400" w:author="Sam Sehgal (EXT Idiom)" w:date="2024-09-24T12:07:00Z" w16du:dateUtc="2024-09-24T02:07:00Z">
              <w:r w:rsidRPr="00BC02CE">
                <w:rPr>
                  <w:color w:val="000000" w:themeColor="text1"/>
                  <w:rPrChange w:id="3401" w:author="sam sehgal" w:date="2024-12-19T09:51:00Z" w16du:dateUtc="2024-12-18T22:51:00Z">
                    <w:rPr>
                      <w:b/>
                      <w:bCs/>
                      <w:color w:val="000000" w:themeColor="text1"/>
                    </w:rPr>
                  </w:rPrChange>
                </w:rPr>
                <w:t xml:space="preserve">ELSEIF &lt;BrandCode&gt; = “CBA” </w:t>
              </w:r>
            </w:ins>
          </w:p>
          <w:p w14:paraId="0652DD1A" w14:textId="77777777" w:rsidR="00B86E76" w:rsidRPr="00BC02CE" w:rsidRDefault="00B86E76" w:rsidP="00B86E76">
            <w:pPr>
              <w:pStyle w:val="TableBodycopy"/>
              <w:rPr>
                <w:ins w:id="3402" w:author="Sam Sehgal (EXT Idiom)" w:date="2024-09-24T12:07:00Z" w16du:dateUtc="2024-09-24T02:07:00Z"/>
                <w:color w:val="000000" w:themeColor="text1"/>
                <w:rPrChange w:id="3403" w:author="sam sehgal" w:date="2024-12-19T09:51:00Z" w16du:dateUtc="2024-12-18T22:51:00Z">
                  <w:rPr>
                    <w:ins w:id="3404" w:author="Sam Sehgal (EXT Idiom)" w:date="2024-09-24T12:07:00Z" w16du:dateUtc="2024-09-24T02:07:00Z"/>
                    <w:b/>
                    <w:bCs/>
                    <w:color w:val="000000" w:themeColor="text1"/>
                  </w:rPr>
                </w:rPrChange>
              </w:rPr>
            </w:pPr>
            <w:ins w:id="3405" w:author="Sam Sehgal (EXT Idiom)" w:date="2024-09-24T12:07:00Z" w16du:dateUtc="2024-09-24T02:07:00Z">
              <w:r w:rsidRPr="00BC02CE">
                <w:rPr>
                  <w:color w:val="000000" w:themeColor="text1"/>
                  <w:rPrChange w:id="3406" w:author="sam sehgal" w:date="2024-12-19T09:51:00Z" w16du:dateUtc="2024-12-18T22:51:00Z">
                    <w:rPr>
                      <w:b/>
                      <w:bCs/>
                      <w:color w:val="000000" w:themeColor="text1"/>
                    </w:rPr>
                  </w:rPrChange>
                </w:rPr>
                <w:t xml:space="preserve">AND IF &lt;DocumentSubType&gt; = “RENEWAL” </w:t>
              </w:r>
            </w:ins>
          </w:p>
          <w:p w14:paraId="33F8F388" w14:textId="77777777" w:rsidR="00B86E76" w:rsidRPr="00BC02CE" w:rsidRDefault="00B86E76" w:rsidP="00B86E76">
            <w:pPr>
              <w:pStyle w:val="TableBodycopy"/>
              <w:rPr>
                <w:ins w:id="3407" w:author="Sam Sehgal (EXT Idiom)" w:date="2024-09-24T12:07:00Z" w16du:dateUtc="2024-09-24T02:07:00Z"/>
                <w:color w:val="000000" w:themeColor="text1"/>
                <w:rPrChange w:id="3408" w:author="sam sehgal" w:date="2024-12-19T09:51:00Z" w16du:dateUtc="2024-12-18T22:51:00Z">
                  <w:rPr>
                    <w:ins w:id="3409" w:author="Sam Sehgal (EXT Idiom)" w:date="2024-09-24T12:07:00Z" w16du:dateUtc="2024-09-24T02:07:00Z"/>
                    <w:b/>
                    <w:bCs/>
                    <w:color w:val="000000" w:themeColor="text1"/>
                  </w:rPr>
                </w:rPrChange>
              </w:rPr>
            </w:pPr>
            <w:ins w:id="3410" w:author="Sam Sehgal (EXT Idiom)" w:date="2024-09-24T12:07:00Z" w16du:dateUtc="2024-09-24T02:07:00Z">
              <w:r w:rsidRPr="00BC02CE">
                <w:rPr>
                  <w:color w:val="000000" w:themeColor="text1"/>
                  <w:rPrChange w:id="3411" w:author="sam sehgal" w:date="2024-12-19T09:51:00Z" w16du:dateUtc="2024-12-18T22:51:00Z">
                    <w:rPr>
                      <w:b/>
                      <w:bCs/>
                      <w:color w:val="000000" w:themeColor="text1"/>
                    </w:rPr>
                  </w:rPrChange>
                </w:rPr>
                <w:t xml:space="preserve">AND IF &lt;IsMigration&gt; = “1” </w:t>
              </w:r>
            </w:ins>
          </w:p>
          <w:p w14:paraId="70A36E03" w14:textId="77777777" w:rsidR="00B86E76" w:rsidRPr="00BC02CE" w:rsidRDefault="00B86E76" w:rsidP="00B86E76">
            <w:pPr>
              <w:pStyle w:val="TableBodycopy"/>
              <w:rPr>
                <w:ins w:id="3412" w:author="Sam Sehgal (EXT Idiom)" w:date="2024-09-24T12:07:00Z" w16du:dateUtc="2024-09-24T02:07:00Z"/>
                <w:color w:val="000000" w:themeColor="text1"/>
                <w:rPrChange w:id="3413" w:author="sam sehgal" w:date="2024-12-19T09:51:00Z" w16du:dateUtc="2024-12-18T22:51:00Z">
                  <w:rPr>
                    <w:ins w:id="3414" w:author="Sam Sehgal (EXT Idiom)" w:date="2024-09-24T12:07:00Z" w16du:dateUtc="2024-09-24T02:07:00Z"/>
                    <w:b/>
                    <w:bCs/>
                    <w:color w:val="000000" w:themeColor="text1"/>
                  </w:rPr>
                </w:rPrChange>
              </w:rPr>
            </w:pPr>
            <w:ins w:id="3415" w:author="Sam Sehgal (EXT Idiom)" w:date="2024-09-24T12:07:00Z" w16du:dateUtc="2024-09-24T02:07:00Z">
              <w:r w:rsidRPr="00BC02CE">
                <w:rPr>
                  <w:color w:val="000000" w:themeColor="text1"/>
                  <w:rPrChange w:id="3416" w:author="sam sehgal" w:date="2024-12-19T09:51:00Z" w16du:dateUtc="2024-12-18T22:51:00Z">
                    <w:rPr>
                      <w:b/>
                      <w:bCs/>
                      <w:color w:val="000000" w:themeColor="text1"/>
                    </w:rPr>
                  </w:rPrChange>
                </w:rPr>
                <w:t xml:space="preserve">AND IF &lt;FirstRenewalFromDC&gt; = “1” </w:t>
              </w:r>
            </w:ins>
          </w:p>
          <w:p w14:paraId="48C05F7A" w14:textId="77777777" w:rsidR="00B86E76" w:rsidRPr="00BC02CE" w:rsidRDefault="00B86E76" w:rsidP="00B86E76">
            <w:pPr>
              <w:pStyle w:val="TableBodycopy"/>
              <w:rPr>
                <w:ins w:id="3417" w:author="Sam Sehgal (EXT Idiom)" w:date="2024-09-24T12:07:00Z" w16du:dateUtc="2024-09-24T02:07:00Z"/>
                <w:color w:val="000000" w:themeColor="text1"/>
                <w:rPrChange w:id="3418" w:author="sam sehgal" w:date="2024-12-19T09:51:00Z" w16du:dateUtc="2024-12-18T22:51:00Z">
                  <w:rPr>
                    <w:ins w:id="3419" w:author="Sam Sehgal (EXT Idiom)" w:date="2024-09-24T12:07:00Z" w16du:dateUtc="2024-09-24T02:07:00Z"/>
                    <w:b/>
                    <w:bCs/>
                    <w:color w:val="000000" w:themeColor="text1"/>
                  </w:rPr>
                </w:rPrChange>
              </w:rPr>
            </w:pPr>
            <w:ins w:id="3420" w:author="Sam Sehgal (EXT Idiom)" w:date="2024-09-24T12:07:00Z" w16du:dateUtc="2024-09-24T02:07:00Z">
              <w:r w:rsidRPr="00BC02CE">
                <w:rPr>
                  <w:color w:val="000000" w:themeColor="text1"/>
                  <w:rPrChange w:id="3421" w:author="sam sehgal" w:date="2024-12-19T09:51:00Z" w16du:dateUtc="2024-12-18T22:51:00Z">
                    <w:rPr>
                      <w:b/>
                      <w:bCs/>
                      <w:color w:val="000000" w:themeColor="text1"/>
                    </w:rPr>
                  </w:rPrChange>
                </w:rPr>
                <w:t>AND IF &lt;ProductCode&gt;=”Auto”</w:t>
              </w:r>
            </w:ins>
          </w:p>
          <w:p w14:paraId="171BA4DD" w14:textId="77777777" w:rsidR="00B86E76" w:rsidRPr="00BC02CE" w:rsidRDefault="00B86E76" w:rsidP="00B86E76">
            <w:pPr>
              <w:pStyle w:val="TableBodycopy"/>
              <w:rPr>
                <w:ins w:id="3422" w:author="Sam Sehgal (EXT Idiom)" w:date="2024-09-24T12:07:00Z" w16du:dateUtc="2024-09-24T02:07:00Z"/>
                <w:color w:val="000000" w:themeColor="text1"/>
                <w:rPrChange w:id="3423" w:author="sam sehgal" w:date="2024-12-19T09:51:00Z" w16du:dateUtc="2024-12-18T22:51:00Z">
                  <w:rPr>
                    <w:ins w:id="3424" w:author="Sam Sehgal (EXT Idiom)" w:date="2024-09-24T12:07:00Z" w16du:dateUtc="2024-09-24T02:07:00Z"/>
                    <w:b/>
                    <w:bCs/>
                    <w:color w:val="000000" w:themeColor="text1"/>
                  </w:rPr>
                </w:rPrChange>
              </w:rPr>
            </w:pPr>
            <w:ins w:id="3425" w:author="Sam Sehgal (EXT Idiom)" w:date="2024-09-24T12:07:00Z" w16du:dateUtc="2024-09-24T02:07:00Z">
              <w:r w:rsidRPr="00BC02CE">
                <w:rPr>
                  <w:color w:val="000000" w:themeColor="text1"/>
                  <w:rPrChange w:id="3426" w:author="sam sehgal" w:date="2024-12-19T09:51:00Z" w16du:dateUtc="2024-12-18T22:51:00Z">
                    <w:rPr>
                      <w:b/>
                      <w:bCs/>
                      <w:color w:val="000000" w:themeColor="text1"/>
                    </w:rPr>
                  </w:rPrChange>
                </w:rPr>
                <w:t xml:space="preserve">AND IF (&lt;PriceIncrease&gt;="1|Yes" </w:t>
              </w:r>
            </w:ins>
          </w:p>
          <w:p w14:paraId="1A906816" w14:textId="77777777" w:rsidR="00B86E76" w:rsidRPr="00BC02CE" w:rsidRDefault="00B86E76" w:rsidP="00B86E76">
            <w:pPr>
              <w:pStyle w:val="TableBodycopy"/>
              <w:rPr>
                <w:ins w:id="3427" w:author="Sam Sehgal (EXT Idiom)" w:date="2024-09-24T12:07:00Z" w16du:dateUtc="2024-09-24T02:07:00Z"/>
                <w:color w:val="000000" w:themeColor="text1"/>
                <w:rPrChange w:id="3428" w:author="sam sehgal" w:date="2024-12-19T09:51:00Z" w16du:dateUtc="2024-12-18T22:51:00Z">
                  <w:rPr>
                    <w:ins w:id="3429" w:author="Sam Sehgal (EXT Idiom)" w:date="2024-09-24T12:07:00Z" w16du:dateUtc="2024-09-24T02:07:00Z"/>
                    <w:b/>
                    <w:bCs/>
                    <w:color w:val="000000" w:themeColor="text1"/>
                  </w:rPr>
                </w:rPrChange>
              </w:rPr>
            </w:pPr>
            <w:ins w:id="3430" w:author="Sam Sehgal (EXT Idiom)" w:date="2024-09-24T12:07:00Z" w16du:dateUtc="2024-09-24T02:07:00Z">
              <w:r w:rsidRPr="00BC02CE">
                <w:rPr>
                  <w:color w:val="000000" w:themeColor="text1"/>
                  <w:rPrChange w:id="3431" w:author="sam sehgal" w:date="2024-12-19T09:51:00Z" w16du:dateUtc="2024-12-18T22:51:00Z">
                    <w:rPr>
                      <w:b/>
                      <w:bCs/>
                      <w:color w:val="000000" w:themeColor="text1"/>
                    </w:rPr>
                  </w:rPrChange>
                </w:rPr>
                <w:t>OR &lt;NCBRemoved&gt;="1|Yes”</w:t>
              </w:r>
            </w:ins>
          </w:p>
          <w:p w14:paraId="32675AD7" w14:textId="30F5D781" w:rsidR="00B86E76" w:rsidRPr="00BC02CE" w:rsidRDefault="00B86E76" w:rsidP="00B86E76">
            <w:pPr>
              <w:pStyle w:val="TableBodycopy"/>
              <w:rPr>
                <w:ins w:id="3432" w:author="Sam Sehgal (EXT Idiom)" w:date="2024-09-24T12:06:00Z" w16du:dateUtc="2024-09-24T02:06:00Z"/>
                <w:color w:val="000000" w:themeColor="text1"/>
                <w:rPrChange w:id="3433" w:author="sam sehgal" w:date="2024-12-19T09:51:00Z" w16du:dateUtc="2024-12-18T22:51:00Z">
                  <w:rPr>
                    <w:ins w:id="3434" w:author="Sam Sehgal (EXT Idiom)" w:date="2024-09-24T12:06:00Z" w16du:dateUtc="2024-09-24T02:06:00Z"/>
                    <w:b/>
                    <w:bCs/>
                    <w:color w:val="000000" w:themeColor="text1"/>
                    <w:highlight w:val="yellow"/>
                  </w:rPr>
                </w:rPrChange>
              </w:rPr>
            </w:pPr>
            <w:ins w:id="3435" w:author="Sam Sehgal (EXT Idiom)" w:date="2024-09-24T12:07:00Z" w16du:dateUtc="2024-09-24T02:07:00Z">
              <w:r w:rsidRPr="00BC02CE">
                <w:rPr>
                  <w:color w:val="000000" w:themeColor="text1"/>
                  <w:rPrChange w:id="3436" w:author="sam sehgal" w:date="2024-12-19T09:51:00Z" w16du:dateUtc="2024-12-18T22:51:00Z">
                    <w:rPr>
                      <w:b/>
                      <w:bCs/>
                      <w:color w:val="000000" w:themeColor="text1"/>
                    </w:rPr>
                  </w:rPrChange>
                </w:rPr>
                <w:t>OR &lt;Bankwest&gt;="1|Yes”)</w:t>
              </w:r>
            </w:ins>
          </w:p>
          <w:p w14:paraId="09EF6395" w14:textId="77777777" w:rsidR="002C3230" w:rsidRPr="00BC02CE" w:rsidRDefault="002C3230" w:rsidP="00444B84">
            <w:pPr>
              <w:pStyle w:val="TableBodycopy"/>
              <w:rPr>
                <w:ins w:id="3437" w:author="Sam Sehgal (EXT Idiom)" w:date="2024-09-20T14:57:00Z"/>
                <w:b/>
                <w:bCs/>
                <w:color w:val="000000" w:themeColor="text1"/>
                <w:rPrChange w:id="3438" w:author="sam sehgal" w:date="2024-12-19T09:51:00Z" w16du:dateUtc="2024-12-18T22:51:00Z">
                  <w:rPr>
                    <w:ins w:id="3439" w:author="Sam Sehgal (EXT Idiom)" w:date="2024-09-20T14:57:00Z"/>
                    <w:b/>
                    <w:bCs/>
                    <w:color w:val="000000" w:themeColor="text1"/>
                    <w:highlight w:val="cyan"/>
                  </w:rPr>
                </w:rPrChange>
              </w:rPr>
            </w:pPr>
          </w:p>
          <w:p w14:paraId="1DCA850C" w14:textId="5D981453" w:rsidR="00444B84" w:rsidRPr="00BC02CE" w:rsidRDefault="00444B84" w:rsidP="00E00685">
            <w:pPr>
              <w:pStyle w:val="TableBodycopy"/>
              <w:rPr>
                <w:ins w:id="3440" w:author="Sue Simnor (EXT Idiom)" w:date="2024-08-06T12:59:00Z" w16du:dateUtc="2024-08-06T02:59:00Z"/>
                <w:color w:val="000000" w:themeColor="text1"/>
                <w:rPrChange w:id="3441" w:author="sam sehgal" w:date="2024-12-19T09:51:00Z" w16du:dateUtc="2024-12-18T22:51:00Z">
                  <w:rPr>
                    <w:ins w:id="3442" w:author="Sue Simnor (EXT Idiom)" w:date="2024-08-06T12:59:00Z" w16du:dateUtc="2024-08-06T02:59:00Z"/>
                    <w:color w:val="000000" w:themeColor="text1"/>
                    <w:highlight w:val="yellow"/>
                  </w:rPr>
                </w:rPrChange>
              </w:rPr>
            </w:pPr>
            <w:ins w:id="3443" w:author="Sam Sehgal (EXT Idiom)" w:date="2024-09-20T14:57:00Z" w16du:dateUtc="2024-09-20T04:57:00Z">
              <w:r w:rsidRPr="00BC02CE">
                <w:rPr>
                  <w:b/>
                  <w:bCs/>
                  <w:color w:val="000000" w:themeColor="text1"/>
                  <w:sz w:val="24"/>
                  <w:rPrChange w:id="3444" w:author="sam sehgal" w:date="2024-12-19T09:51:00Z" w16du:dateUtc="2024-12-18T22:51:00Z">
                    <w:rPr>
                      <w:b/>
                      <w:bCs/>
                      <w:color w:val="000000" w:themeColor="text1"/>
                      <w:sz w:val="24"/>
                      <w:highlight w:val="cyan"/>
                    </w:rPr>
                  </w:rPrChange>
                </w:rPr>
                <w:t>ELSEIF SKIP</w:t>
              </w:r>
            </w:ins>
          </w:p>
          <w:p w14:paraId="48091E7C" w14:textId="6F3DC1BB" w:rsidR="001F69E5" w:rsidRPr="00BC02CE" w:rsidRDefault="001F69E5" w:rsidP="001F69E5">
            <w:pPr>
              <w:rPr>
                <w:rFonts w:asciiTheme="minorHAnsi" w:hAnsiTheme="minorHAnsi" w:cstheme="minorHAnsi"/>
                <w:b/>
                <w:bCs/>
                <w:color w:val="000000" w:themeColor="text1"/>
                <w:rPrChange w:id="3445" w:author="sam sehgal" w:date="2024-12-19T09:51:00Z" w16du:dateUtc="2024-12-18T22:51:00Z">
                  <w:rPr>
                    <w:rFonts w:asciiTheme="minorHAnsi" w:hAnsiTheme="minorHAnsi" w:cstheme="minorHAnsi"/>
                    <w:color w:val="FF0000"/>
                    <w:sz w:val="28"/>
                    <w:szCs w:val="28"/>
                  </w:rPr>
                </w:rPrChange>
              </w:rPr>
            </w:pPr>
          </w:p>
        </w:tc>
        <w:tc>
          <w:tcPr>
            <w:tcW w:w="4702" w:type="dxa"/>
          </w:tcPr>
          <w:p w14:paraId="609CF68B" w14:textId="5B6E3A1A" w:rsidR="001F69E5" w:rsidRPr="00BC02CE" w:rsidRDefault="001F69E5">
            <w:pPr>
              <w:rPr>
                <w:rFonts w:asciiTheme="minorHAnsi" w:hAnsiTheme="minorHAnsi" w:cstheme="minorHAnsi"/>
                <w:color w:val="000000" w:themeColor="text1"/>
                <w:rPrChange w:id="3446" w:author="sam sehgal" w:date="2024-12-19T09:51:00Z" w16du:dateUtc="2024-12-18T22:51:00Z">
                  <w:rPr>
                    <w:rFonts w:asciiTheme="minorHAnsi" w:hAnsiTheme="minorHAnsi" w:cstheme="minorHAnsi"/>
                    <w:color w:val="FF0000"/>
                    <w:sz w:val="28"/>
                    <w:szCs w:val="28"/>
                    <w:highlight w:val="cyan"/>
                  </w:rPr>
                </w:rPrChange>
              </w:rPr>
            </w:pPr>
            <w:r w:rsidRPr="00BC02CE">
              <w:rPr>
                <w:rFonts w:asciiTheme="minorHAnsi" w:hAnsiTheme="minorHAnsi" w:cstheme="minorHAnsi"/>
                <w:color w:val="000000" w:themeColor="text1"/>
                <w:rPrChange w:id="3447" w:author="sam sehgal" w:date="2024-12-19T09:51:00Z" w16du:dateUtc="2024-12-18T22:51:00Z">
                  <w:rPr>
                    <w:rFonts w:asciiTheme="minorHAnsi" w:hAnsiTheme="minorHAnsi" w:cstheme="minorHAnsi"/>
                    <w:color w:val="FF0000"/>
                    <w:sz w:val="28"/>
                    <w:szCs w:val="28"/>
                    <w:highlight w:val="cyan"/>
                  </w:rPr>
                </w:rPrChange>
              </w:rPr>
              <w:t>The content of the inserted page is based on the logic within the CUST_RETENTION_Publication FSD, which can be found here:</w:t>
            </w:r>
            <w:r w:rsidRPr="00BC02CE">
              <w:rPr>
                <w:rFonts w:asciiTheme="minorHAnsi" w:hAnsiTheme="minorHAnsi" w:cstheme="minorHAnsi"/>
                <w:color w:val="000000" w:themeColor="text1"/>
              </w:rPr>
              <w:t xml:space="preserve"> </w:t>
            </w:r>
            <w:r w:rsidRPr="00BC02CE">
              <w:fldChar w:fldCharType="begin"/>
            </w:r>
            <w:r w:rsidRPr="00BC02CE">
              <w:instrText>HYPERLINK "https://hollardcom1au.sharepoint.com/:f:/s/Polibit/EmiML5wW5W1HlKcejjHbtDQBDynLJ_clWdnepP4FXUzIaw?e=bVAobQ"</w:instrText>
            </w:r>
            <w:r w:rsidRPr="00BC02CE">
              <w:fldChar w:fldCharType="separate"/>
            </w:r>
            <w:r w:rsidRPr="00BC02CE">
              <w:rPr>
                <w:rStyle w:val="Hyperlink"/>
                <w:sz w:val="24"/>
                <w:rPrChange w:id="3448" w:author="sam sehgal" w:date="2024-12-19T09:51:00Z" w16du:dateUtc="2024-12-18T22:51:00Z">
                  <w:rPr>
                    <w:rStyle w:val="Hyperlink"/>
                  </w:rPr>
                </w:rPrChange>
              </w:rPr>
              <w:t>FSD</w:t>
            </w:r>
            <w:r w:rsidRPr="00BC02CE">
              <w:fldChar w:fldCharType="end"/>
            </w:r>
          </w:p>
          <w:p w14:paraId="19814824" w14:textId="77777777" w:rsidR="001F69E5" w:rsidRPr="00BC02CE" w:rsidRDefault="001F69E5">
            <w:pPr>
              <w:rPr>
                <w:ins w:id="3449" w:author="Sam Sehgal (EXT Idiom)" w:date="2024-09-20T14:58:00Z" w16du:dateUtc="2024-09-20T04:58:00Z"/>
                <w:rFonts w:asciiTheme="minorHAnsi" w:hAnsiTheme="minorHAnsi" w:cstheme="minorHAnsi"/>
                <w:color w:val="000000" w:themeColor="text1"/>
                <w:rPrChange w:id="3450" w:author="sam sehgal" w:date="2024-12-19T09:51:00Z" w16du:dateUtc="2024-12-18T22:51:00Z">
                  <w:rPr>
                    <w:ins w:id="3451" w:author="Sam Sehgal (EXT Idiom)" w:date="2024-09-20T14:58:00Z" w16du:dateUtc="2024-09-20T04:58:00Z"/>
                    <w:rFonts w:asciiTheme="minorHAnsi" w:hAnsiTheme="minorHAnsi" w:cstheme="minorHAnsi"/>
                    <w:color w:val="000000" w:themeColor="text1"/>
                    <w:highlight w:val="cyan"/>
                  </w:rPr>
                </w:rPrChange>
              </w:rPr>
            </w:pPr>
          </w:p>
          <w:p w14:paraId="50B1FBF9" w14:textId="77777777" w:rsidR="006A47EC" w:rsidRPr="00BC02CE" w:rsidRDefault="006A47EC" w:rsidP="006A47EC">
            <w:pPr>
              <w:rPr>
                <w:ins w:id="3452" w:author="Sam Sehgal (EXT Idiom)" w:date="2024-09-20T14:58:00Z" w16du:dateUtc="2024-09-20T04:58:00Z"/>
                <w:rFonts w:asciiTheme="minorHAnsi" w:hAnsiTheme="minorHAnsi" w:cstheme="minorHAnsi"/>
                <w:rPrChange w:id="3453" w:author="sam sehgal" w:date="2024-12-19T09:51:00Z" w16du:dateUtc="2024-12-18T22:51:00Z">
                  <w:rPr>
                    <w:ins w:id="3454" w:author="Sam Sehgal (EXT Idiom)" w:date="2024-09-20T14:58:00Z" w16du:dateUtc="2024-09-20T04:58:00Z"/>
                    <w:rFonts w:asciiTheme="minorHAnsi" w:hAnsiTheme="minorHAnsi" w:cstheme="minorHAnsi"/>
                    <w:highlight w:val="cyan"/>
                  </w:rPr>
                </w:rPrChange>
              </w:rPr>
            </w:pPr>
          </w:p>
          <w:p w14:paraId="40DF9038" w14:textId="77777777" w:rsidR="006A47EC" w:rsidRPr="00BC02CE" w:rsidRDefault="006A47EC" w:rsidP="006A47EC">
            <w:pPr>
              <w:rPr>
                <w:ins w:id="3455" w:author="Sam Sehgal (EXT Idiom)" w:date="2024-09-20T14:58:00Z"/>
                <w:rFonts w:asciiTheme="minorHAnsi" w:hAnsiTheme="minorHAnsi" w:cstheme="minorHAnsi"/>
                <w:rPrChange w:id="3456" w:author="sam sehgal" w:date="2024-12-19T09:51:00Z" w16du:dateUtc="2024-12-18T22:51:00Z">
                  <w:rPr>
                    <w:ins w:id="3457" w:author="Sam Sehgal (EXT Idiom)" w:date="2024-09-20T14:58:00Z"/>
                    <w:rFonts w:asciiTheme="minorHAnsi" w:hAnsiTheme="minorHAnsi" w:cstheme="minorHAnsi"/>
                    <w:highlight w:val="cyan"/>
                  </w:rPr>
                </w:rPrChange>
              </w:rPr>
            </w:pPr>
            <w:ins w:id="3458" w:author="Sam Sehgal (EXT Idiom)" w:date="2024-09-20T14:58:00Z">
              <w:r w:rsidRPr="00BC02CE">
                <w:rPr>
                  <w:rFonts w:asciiTheme="minorHAnsi" w:hAnsiTheme="minorHAnsi" w:cstheme="minorHAnsi"/>
                  <w:rPrChange w:id="3459" w:author="sam sehgal" w:date="2024-12-19T09:51:00Z" w16du:dateUtc="2024-12-18T22:51:00Z">
                    <w:rPr>
                      <w:rFonts w:asciiTheme="minorHAnsi" w:hAnsiTheme="minorHAnsi" w:cstheme="minorHAnsi"/>
                      <w:highlight w:val="cyan"/>
                    </w:rPr>
                  </w:rPrChange>
                </w:rPr>
                <w:t>Although a customer can be flagged as &lt;IsMigration&gt; = “1” and &lt;FirstMigrationFromDC&gt; = “1” they may not be impacted and therefore do not fit into one of the customer segments, in which case they will not receive Page 3.</w:t>
              </w:r>
            </w:ins>
          </w:p>
          <w:p w14:paraId="5BAC832B" w14:textId="77777777" w:rsidR="006A47EC" w:rsidRPr="00BC02CE" w:rsidRDefault="006A47EC" w:rsidP="006A47EC">
            <w:pPr>
              <w:rPr>
                <w:ins w:id="3460" w:author="Sam Sehgal (EXT Idiom)" w:date="2024-09-20T14:58:00Z"/>
                <w:rFonts w:asciiTheme="minorHAnsi" w:hAnsiTheme="minorHAnsi" w:cstheme="minorHAnsi"/>
                <w:rPrChange w:id="3461" w:author="sam sehgal" w:date="2024-12-19T09:51:00Z" w16du:dateUtc="2024-12-18T22:51:00Z">
                  <w:rPr>
                    <w:ins w:id="3462" w:author="Sam Sehgal (EXT Idiom)" w:date="2024-09-20T14:58:00Z"/>
                    <w:rFonts w:asciiTheme="minorHAnsi" w:hAnsiTheme="minorHAnsi" w:cstheme="minorHAnsi"/>
                    <w:highlight w:val="cyan"/>
                  </w:rPr>
                </w:rPrChange>
              </w:rPr>
            </w:pPr>
          </w:p>
          <w:p w14:paraId="0430E5C3" w14:textId="77777777" w:rsidR="006A47EC" w:rsidRPr="00BC02CE" w:rsidRDefault="006A47EC" w:rsidP="006A47EC">
            <w:pPr>
              <w:rPr>
                <w:ins w:id="3463" w:author="Sam Sehgal (EXT Idiom)" w:date="2024-09-20T14:58:00Z"/>
                <w:rFonts w:asciiTheme="minorHAnsi" w:hAnsiTheme="minorHAnsi" w:cstheme="minorHAnsi"/>
                <w:rPrChange w:id="3464" w:author="sam sehgal" w:date="2024-12-19T09:51:00Z" w16du:dateUtc="2024-12-18T22:51:00Z">
                  <w:rPr>
                    <w:ins w:id="3465" w:author="Sam Sehgal (EXT Idiom)" w:date="2024-09-20T14:58:00Z"/>
                    <w:rFonts w:asciiTheme="minorHAnsi" w:hAnsiTheme="minorHAnsi" w:cstheme="minorHAnsi"/>
                    <w:highlight w:val="cyan"/>
                  </w:rPr>
                </w:rPrChange>
              </w:rPr>
            </w:pPr>
            <w:ins w:id="3466" w:author="Sam Sehgal (EXT Idiom)" w:date="2024-09-20T14:58:00Z">
              <w:r w:rsidRPr="00BC02CE">
                <w:rPr>
                  <w:rFonts w:asciiTheme="minorHAnsi" w:hAnsiTheme="minorHAnsi" w:cstheme="minorHAnsi"/>
                  <w:rPrChange w:id="3467" w:author="sam sehgal" w:date="2024-12-19T09:51:00Z" w16du:dateUtc="2024-12-18T22:51:00Z">
                    <w:rPr>
                      <w:rFonts w:asciiTheme="minorHAnsi" w:hAnsiTheme="minorHAnsi" w:cstheme="minorHAnsi"/>
                      <w:highlight w:val="cyan"/>
                    </w:rPr>
                  </w:rPrChange>
                </w:rPr>
                <w:t>If any of the variables within the () = “1|Yes”, then Page 3 is to be inserted.</w:t>
              </w:r>
            </w:ins>
          </w:p>
          <w:p w14:paraId="62EB14D9" w14:textId="77777777" w:rsidR="006A47EC" w:rsidRPr="00BC02CE" w:rsidRDefault="006A47EC" w:rsidP="006A47EC">
            <w:pPr>
              <w:rPr>
                <w:ins w:id="3468" w:author="Sam Sehgal (EXT Idiom)" w:date="2024-09-20T14:58:00Z"/>
                <w:rFonts w:asciiTheme="minorHAnsi" w:hAnsiTheme="minorHAnsi" w:cstheme="minorHAnsi"/>
                <w:rPrChange w:id="3469" w:author="sam sehgal" w:date="2024-12-19T09:51:00Z" w16du:dateUtc="2024-12-18T22:51:00Z">
                  <w:rPr>
                    <w:ins w:id="3470" w:author="Sam Sehgal (EXT Idiom)" w:date="2024-09-20T14:58:00Z"/>
                    <w:rFonts w:asciiTheme="minorHAnsi" w:hAnsiTheme="minorHAnsi" w:cstheme="minorHAnsi"/>
                    <w:highlight w:val="cyan"/>
                  </w:rPr>
                </w:rPrChange>
              </w:rPr>
            </w:pPr>
          </w:p>
          <w:p w14:paraId="20E35A0F" w14:textId="6F8BACB5" w:rsidR="001F69E5" w:rsidRPr="00BC02CE" w:rsidRDefault="006A47EC">
            <w:pPr>
              <w:rPr>
                <w:rFonts w:asciiTheme="minorHAnsi" w:hAnsiTheme="minorHAnsi" w:cstheme="minorHAnsi"/>
                <w:rPrChange w:id="3471" w:author="sam sehgal" w:date="2024-12-19T09:51:00Z" w16du:dateUtc="2024-12-18T22:51:00Z">
                  <w:rPr>
                    <w:rFonts w:asciiTheme="minorHAnsi" w:hAnsiTheme="minorHAnsi" w:cstheme="minorHAnsi"/>
                    <w:color w:val="FF0000"/>
                    <w:sz w:val="28"/>
                    <w:szCs w:val="28"/>
                  </w:rPr>
                </w:rPrChange>
              </w:rPr>
            </w:pPr>
            <w:ins w:id="3472" w:author="Sam Sehgal (EXT Idiom)" w:date="2024-09-20T14:58:00Z">
              <w:r w:rsidRPr="00BC02CE">
                <w:rPr>
                  <w:rFonts w:asciiTheme="minorHAnsi" w:hAnsiTheme="minorHAnsi" w:cstheme="minorHAnsi"/>
                  <w:rPrChange w:id="3473" w:author="sam sehgal" w:date="2024-12-19T09:51:00Z" w16du:dateUtc="2024-12-18T22:51:00Z">
                    <w:rPr>
                      <w:rFonts w:asciiTheme="minorHAnsi" w:hAnsiTheme="minorHAnsi" w:cstheme="minorHAnsi"/>
                      <w:highlight w:val="cyan"/>
                    </w:rPr>
                  </w:rPrChange>
                </w:rPr>
                <w:t>If all of the variables within the () = “2|No” Page 3 is NOT to be inserted.</w:t>
              </w:r>
            </w:ins>
          </w:p>
        </w:tc>
      </w:tr>
    </w:tbl>
    <w:p w14:paraId="574C0ADF" w14:textId="77777777" w:rsidR="001F69E5" w:rsidRPr="00BA40D3" w:rsidRDefault="001F69E5">
      <w:pPr>
        <w:rPr>
          <w:del w:id="3474" w:author="Sam Sehgal (EXT Idiom)" w:date="2024-09-24T12:08:00Z" w16du:dateUtc="2024-09-24T02:08:00Z"/>
          <w:rFonts w:asciiTheme="minorHAnsi" w:hAnsiTheme="minorHAnsi" w:cstheme="minorHAnsi"/>
          <w:color w:val="FF0000"/>
          <w:sz w:val="28"/>
          <w:szCs w:val="28"/>
          <w:highlight w:val="yellow"/>
          <w:rPrChange w:id="3475" w:author="Sue Simnor (EXT Idiom)" w:date="2024-08-06T12:59:00Z" w16du:dateUtc="2024-08-06T02:59:00Z">
            <w:rPr>
              <w:del w:id="3476" w:author="Sam Sehgal (EXT Idiom)" w:date="2024-09-24T12:08:00Z" w16du:dateUtc="2024-09-24T02:08:00Z"/>
              <w:rFonts w:asciiTheme="minorHAnsi" w:hAnsiTheme="minorHAnsi" w:cstheme="minorHAnsi"/>
              <w:color w:val="FF0000"/>
              <w:sz w:val="28"/>
              <w:szCs w:val="28"/>
            </w:rPr>
          </w:rPrChange>
        </w:rPr>
      </w:pPr>
    </w:p>
    <w:p w14:paraId="726FAB1B" w14:textId="6A06AE8B" w:rsidR="00DB4D9D" w:rsidRPr="00A6637D" w:rsidRDefault="00DB4D9D">
      <w:pPr>
        <w:rPr>
          <w:rFonts w:asciiTheme="minorHAnsi" w:hAnsiTheme="minorHAnsi" w:cstheme="minorHAnsi"/>
          <w:color w:val="FF0000"/>
          <w:sz w:val="28"/>
          <w:szCs w:val="28"/>
        </w:rPr>
      </w:pPr>
      <w:del w:id="3477" w:author="Sam Sehgal (EXT Idiom)" w:date="2024-09-24T12:08:00Z" w16du:dateUtc="2024-09-24T02:08:00Z">
        <w:r w:rsidRPr="00A6637D">
          <w:rPr>
            <w:rFonts w:asciiTheme="minorHAnsi" w:hAnsiTheme="minorHAnsi" w:cstheme="minorHAnsi"/>
            <w:color w:val="FF0000"/>
            <w:sz w:val="28"/>
            <w:szCs w:val="28"/>
          </w:rPr>
          <w:br w:type="page"/>
        </w:r>
      </w:del>
    </w:p>
    <w:p w14:paraId="5646972E" w14:textId="77777777" w:rsidR="7DB92F77" w:rsidRPr="00720F8E" w:rsidRDefault="7DB92F77" w:rsidP="7DB92F77">
      <w:pPr>
        <w:rPr>
          <w:rFonts w:asciiTheme="minorHAnsi" w:hAnsiTheme="minorHAnsi" w:cstheme="minorHAnsi"/>
        </w:rPr>
      </w:pPr>
    </w:p>
    <w:p w14:paraId="4CCDF42A" w14:textId="0BE43B9C" w:rsidR="00912AB1" w:rsidRPr="00720F8E" w:rsidRDefault="008A1FA5" w:rsidP="00912AB1">
      <w:pPr>
        <w:pStyle w:val="Heading2"/>
        <w:rPr>
          <w:rFonts w:asciiTheme="minorHAnsi" w:hAnsiTheme="minorHAnsi" w:cstheme="minorHAnsi"/>
        </w:rPr>
      </w:pPr>
      <w:bookmarkStart w:id="3478" w:name="_Toc143871484"/>
      <w:bookmarkStart w:id="3479" w:name="_Toc173483730"/>
      <w:r>
        <w:rPr>
          <w:noProof/>
        </w:rPr>
        <w:drawing>
          <wp:anchor distT="0" distB="0" distL="114300" distR="114300" simplePos="0" relativeHeight="251658251" behindDoc="0" locked="0" layoutInCell="1" allowOverlap="1" wp14:anchorId="40597B5E" wp14:editId="2AF0111C">
            <wp:simplePos x="0" y="0"/>
            <wp:positionH relativeFrom="column">
              <wp:posOffset>7066915</wp:posOffset>
            </wp:positionH>
            <wp:positionV relativeFrom="paragraph">
              <wp:posOffset>324485</wp:posOffset>
            </wp:positionV>
            <wp:extent cx="381000" cy="381000"/>
            <wp:effectExtent l="0" t="0" r="0" b="0"/>
            <wp:wrapNone/>
            <wp:docPr id="75738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9829" name="Picture 2005898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r w:rsidR="00E572B6" w:rsidRPr="00720F8E">
        <w:rPr>
          <w:rFonts w:asciiTheme="minorHAnsi" w:hAnsiTheme="minorHAnsi" w:cstheme="minorHAnsi"/>
        </w:rPr>
        <w:t>About your policy</w:t>
      </w:r>
      <w:r w:rsidR="00D538C5" w:rsidRPr="00720F8E">
        <w:rPr>
          <w:rFonts w:asciiTheme="minorHAnsi" w:hAnsiTheme="minorHAnsi" w:cstheme="minorHAnsi"/>
        </w:rPr>
        <w:t xml:space="preserve"> (Home</w:t>
      </w:r>
      <w:r w:rsidR="004F19D8" w:rsidRPr="00720F8E">
        <w:rPr>
          <w:rFonts w:asciiTheme="minorHAnsi" w:hAnsiTheme="minorHAnsi" w:cstheme="minorHAnsi"/>
        </w:rPr>
        <w:t>/Landlord</w:t>
      </w:r>
      <w:r w:rsidR="00D538C5" w:rsidRPr="00720F8E">
        <w:rPr>
          <w:rFonts w:asciiTheme="minorHAnsi" w:hAnsiTheme="minorHAnsi" w:cstheme="minorHAnsi"/>
        </w:rPr>
        <w:t>)</w:t>
      </w:r>
      <w:bookmarkEnd w:id="3478"/>
      <w:bookmarkEnd w:id="3479"/>
    </w:p>
    <w:p w14:paraId="0EC4A2D8" w14:textId="2A0D7427" w:rsidR="008932E9" w:rsidRDefault="008B34E3" w:rsidP="414F30D5">
      <w:pPr>
        <w:jc w:val="center"/>
        <w:rPr>
          <w:rFonts w:asciiTheme="minorHAnsi" w:hAnsiTheme="minorHAnsi"/>
        </w:rPr>
      </w:pPr>
      <w:ins w:id="3480" w:author="Andrew Froude" w:date="2024-08-01T19:46:00Z" w16du:dateUtc="2024-08-01T09:46:00Z">
        <w:r w:rsidRPr="005276FE">
          <w:rPr>
            <w:noProof/>
            <w:color w:val="FF0000"/>
            <w14:ligatures w14:val="none"/>
            <w:rPrChange w:id="3481" w:author="Andrew Froude" w:date="2024-08-01T19:40:00Z" w16du:dateUtc="2024-08-01T09:40:00Z">
              <w:rPr>
                <w:noProof/>
                <w14:ligatures w14:val="none"/>
              </w:rPr>
            </w:rPrChange>
          </w:rPr>
          <mc:AlternateContent>
            <mc:Choice Requires="wps">
              <w:drawing>
                <wp:anchor distT="0" distB="0" distL="114300" distR="114300" simplePos="0" relativeHeight="251658260" behindDoc="0" locked="0" layoutInCell="1" allowOverlap="1" wp14:anchorId="612DBBC8" wp14:editId="62E2C5AE">
                  <wp:simplePos x="0" y="0"/>
                  <wp:positionH relativeFrom="column">
                    <wp:posOffset>730412</wp:posOffset>
                  </wp:positionH>
                  <wp:positionV relativeFrom="paragraph">
                    <wp:posOffset>2740025</wp:posOffset>
                  </wp:positionV>
                  <wp:extent cx="6645275" cy="1127051"/>
                  <wp:effectExtent l="0" t="0" r="9525" b="16510"/>
                  <wp:wrapNone/>
                  <wp:docPr id="1962391988" name="Rectangle 11"/>
                  <wp:cNvGraphicFramePr/>
                  <a:graphic xmlns:a="http://schemas.openxmlformats.org/drawingml/2006/main">
                    <a:graphicData uri="http://schemas.microsoft.com/office/word/2010/wordprocessingShape">
                      <wps:wsp>
                        <wps:cNvSpPr/>
                        <wps:spPr>
                          <a:xfrm>
                            <a:off x="0" y="0"/>
                            <a:ext cx="6645275" cy="1127051"/>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7C037E" w14:textId="168A7FEF" w:rsidR="008B34E3" w:rsidRPr="005276FE" w:rsidRDefault="008B34E3" w:rsidP="008B34E3">
                              <w:pPr>
                                <w:rPr>
                                  <w:color w:val="FF0000"/>
                                  <w:sz w:val="16"/>
                                  <w:szCs w:val="16"/>
                                  <w:lang w:val="en-AU"/>
                                  <w:rPrChange w:id="3482" w:author="Andrew Froude" w:date="2024-08-01T19:41:00Z" w16du:dateUtc="2024-08-01T09:41:00Z">
                                    <w:rPr/>
                                  </w:rPrChange>
                                </w:rPr>
                              </w:pPr>
                              <w:ins w:id="3483" w:author="Andrew Froude" w:date="2024-08-01T19:41:00Z" w16du:dateUtc="2024-08-01T09:41:00Z">
                                <w:r w:rsidRPr="005276FE">
                                  <w:rPr>
                                    <w:color w:val="FF0000"/>
                                    <w:sz w:val="16"/>
                                    <w:szCs w:val="16"/>
                                    <w:lang w:val="en-AU"/>
                                    <w:rPrChange w:id="3484" w:author="Andrew Froude" w:date="2024-08-01T19:41:00Z" w16du:dateUtc="2024-08-01T09:41:00Z">
                                      <w:rPr>
                                        <w:lang w:val="en-AU"/>
                                      </w:rPr>
                                    </w:rPrChange>
                                  </w:rPr>
                                  <w:t xml:space="preserve">AYP </w:t>
                                </w:r>
                              </w:ins>
                              <w:ins w:id="3485" w:author="Andrew Froude" w:date="2024-08-01T19:46:00Z" w16du:dateUtc="2024-08-01T09:46:00Z">
                                <w:r>
                                  <w:rPr>
                                    <w:color w:val="FF0000"/>
                                    <w:sz w:val="16"/>
                                    <w:szCs w:val="16"/>
                                    <w:lang w:val="en-AU"/>
                                  </w:rPr>
                                  <w:t>9</w:t>
                                </w:r>
                              </w:ins>
                            </w:p>
                          </w:txbxContent>
                        </wps:txbx>
                        <wps:bodyPr rot="0" spcFirstLastPara="0" vertOverflow="overflow" horzOverflow="overflow" vert="horz" wrap="square" lIns="9000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2DBBC8" id="Rectangle 11" o:spid="_x0000_s1063" style="position:absolute;left:0;text-align:left;margin-left:57.5pt;margin-top:215.75pt;width:523.25pt;height:88.7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" filled="f" strokecolor="red">
                  <v:textbox inset="2.5mm,0,,0">
                    <w:txbxContent>
                      <w:p w14:paraId="5E7C037E" w14:textId="168A7FEF" w:rsidR="008B34E3" w:rsidRPr="005276FE" w:rsidRDefault="008B34E3" w:rsidP="008B34E3">
                        <w:pPr>
                          <w:rPr>
                            <w:color w:val="FF0000"/>
                            <w:sz w:val="16"/>
                            <w:szCs w:val="16"/>
                            <w:lang w:val="en-AU"/>
                            <w:rPrChange w:id="3486" w:author="Andrew Froude" w:date="2024-08-01T19:41:00Z" w16du:dateUtc="2024-08-01T09:41:00Z">
                              <w:rPr/>
                            </w:rPrChange>
                          </w:rPr>
                        </w:pPr>
                        <w:ins w:id="3487" w:author="Andrew Froude" w:date="2024-08-01T19:41:00Z" w16du:dateUtc="2024-08-01T09:41:00Z">
                          <w:r w:rsidRPr="005276FE">
                            <w:rPr>
                              <w:color w:val="FF0000"/>
                              <w:sz w:val="16"/>
                              <w:szCs w:val="16"/>
                              <w:lang w:val="en-AU"/>
                              <w:rPrChange w:id="3488" w:author="Andrew Froude" w:date="2024-08-01T19:41:00Z" w16du:dateUtc="2024-08-01T09:41:00Z">
                                <w:rPr>
                                  <w:lang w:val="en-AU"/>
                                </w:rPr>
                              </w:rPrChange>
                            </w:rPr>
                            <w:t xml:space="preserve">AYP </w:t>
                          </w:r>
                        </w:ins>
                        <w:ins w:id="3489" w:author="Andrew Froude" w:date="2024-08-01T19:46:00Z" w16du:dateUtc="2024-08-01T09:46:00Z">
                          <w:r>
                            <w:rPr>
                              <w:color w:val="FF0000"/>
                              <w:sz w:val="16"/>
                              <w:szCs w:val="16"/>
                              <w:lang w:val="en-AU"/>
                            </w:rPr>
                            <w:t>9</w:t>
                          </w:r>
                        </w:ins>
                      </w:p>
                    </w:txbxContent>
                  </v:textbox>
                </v:rect>
              </w:pict>
            </mc:Fallback>
          </mc:AlternateContent>
        </w:r>
      </w:ins>
      <w:ins w:id="3490" w:author="Andrew Froude" w:date="2024-08-01T19:45:00Z" w16du:dateUtc="2024-08-01T09:45:00Z">
        <w:r w:rsidRPr="005276FE">
          <w:rPr>
            <w:noProof/>
            <w:color w:val="FF0000"/>
            <w14:ligatures w14:val="none"/>
            <w:rPrChange w:id="3491" w:author="Andrew Froude" w:date="2024-08-01T19:40:00Z" w16du:dateUtc="2024-08-01T09:40:00Z">
              <w:rPr>
                <w:noProof/>
                <w14:ligatures w14:val="none"/>
              </w:rPr>
            </w:rPrChange>
          </w:rPr>
          <mc:AlternateContent>
            <mc:Choice Requires="wps">
              <w:drawing>
                <wp:anchor distT="0" distB="0" distL="114300" distR="114300" simplePos="0" relativeHeight="251658259" behindDoc="0" locked="0" layoutInCell="1" allowOverlap="1" wp14:anchorId="5A238F44" wp14:editId="7BC6C2C8">
                  <wp:simplePos x="0" y="0"/>
                  <wp:positionH relativeFrom="column">
                    <wp:posOffset>720016</wp:posOffset>
                  </wp:positionH>
                  <wp:positionV relativeFrom="paragraph">
                    <wp:posOffset>1772668</wp:posOffset>
                  </wp:positionV>
                  <wp:extent cx="6645275" cy="967563"/>
                  <wp:effectExtent l="0" t="0" r="9525" b="10795"/>
                  <wp:wrapNone/>
                  <wp:docPr id="371983324" name="Rectangle 11"/>
                  <wp:cNvGraphicFramePr/>
                  <a:graphic xmlns:a="http://schemas.openxmlformats.org/drawingml/2006/main">
                    <a:graphicData uri="http://schemas.microsoft.com/office/word/2010/wordprocessingShape">
                      <wps:wsp>
                        <wps:cNvSpPr/>
                        <wps:spPr>
                          <a:xfrm>
                            <a:off x="0" y="0"/>
                            <a:ext cx="6645275" cy="967563"/>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045048" w14:textId="2525D825" w:rsidR="008B34E3" w:rsidRPr="005276FE" w:rsidRDefault="008B34E3" w:rsidP="008B34E3">
                              <w:pPr>
                                <w:rPr>
                                  <w:color w:val="FF0000"/>
                                  <w:sz w:val="16"/>
                                  <w:szCs w:val="16"/>
                                  <w:lang w:val="en-AU"/>
                                  <w:rPrChange w:id="3492" w:author="Andrew Froude" w:date="2024-08-01T19:41:00Z" w16du:dateUtc="2024-08-01T09:41:00Z">
                                    <w:rPr/>
                                  </w:rPrChange>
                                </w:rPr>
                              </w:pPr>
                              <w:ins w:id="3493" w:author="Andrew Froude" w:date="2024-08-01T19:41:00Z" w16du:dateUtc="2024-08-01T09:41:00Z">
                                <w:r w:rsidRPr="005276FE">
                                  <w:rPr>
                                    <w:color w:val="FF0000"/>
                                    <w:sz w:val="16"/>
                                    <w:szCs w:val="16"/>
                                    <w:lang w:val="en-AU"/>
                                    <w:rPrChange w:id="3494" w:author="Andrew Froude" w:date="2024-08-01T19:41:00Z" w16du:dateUtc="2024-08-01T09:41:00Z">
                                      <w:rPr>
                                        <w:lang w:val="en-AU"/>
                                      </w:rPr>
                                    </w:rPrChange>
                                  </w:rPr>
                                  <w:t xml:space="preserve">AYP </w:t>
                                </w:r>
                              </w:ins>
                              <w:ins w:id="3495" w:author="Andrew Froude" w:date="2024-08-01T19:46:00Z" w16du:dateUtc="2024-08-01T09:46:00Z">
                                <w:r>
                                  <w:rPr>
                                    <w:color w:val="FF0000"/>
                                    <w:sz w:val="16"/>
                                    <w:szCs w:val="16"/>
                                    <w:lang w:val="en-AU"/>
                                  </w:rPr>
                                  <w:t>8</w:t>
                                </w:r>
                              </w:ins>
                            </w:p>
                          </w:txbxContent>
                        </wps:txbx>
                        <wps:bodyPr rot="0" spcFirstLastPara="0" vertOverflow="overflow" horzOverflow="overflow" vert="horz" wrap="square" lIns="9000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38F44" id="_x0000_s1064" style="position:absolute;left:0;text-align:left;margin-left:56.7pt;margin-top:139.6pt;width:523.25pt;height:76.2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" filled="f" strokecolor="red">
                  <v:textbox inset="2.5mm,0,,0">
                    <w:txbxContent>
                      <w:p w14:paraId="63045048" w14:textId="2525D825" w:rsidR="008B34E3" w:rsidRPr="005276FE" w:rsidRDefault="008B34E3" w:rsidP="008B34E3">
                        <w:pPr>
                          <w:rPr>
                            <w:color w:val="FF0000"/>
                            <w:sz w:val="16"/>
                            <w:szCs w:val="16"/>
                            <w:lang w:val="en-AU"/>
                            <w:rPrChange w:id="3496" w:author="Andrew Froude" w:date="2024-08-01T19:41:00Z" w16du:dateUtc="2024-08-01T09:41:00Z">
                              <w:rPr/>
                            </w:rPrChange>
                          </w:rPr>
                        </w:pPr>
                        <w:ins w:id="3497" w:author="Andrew Froude" w:date="2024-08-01T19:41:00Z" w16du:dateUtc="2024-08-01T09:41:00Z">
                          <w:r w:rsidRPr="005276FE">
                            <w:rPr>
                              <w:color w:val="FF0000"/>
                              <w:sz w:val="16"/>
                              <w:szCs w:val="16"/>
                              <w:lang w:val="en-AU"/>
                              <w:rPrChange w:id="3498" w:author="Andrew Froude" w:date="2024-08-01T19:41:00Z" w16du:dateUtc="2024-08-01T09:41:00Z">
                                <w:rPr>
                                  <w:lang w:val="en-AU"/>
                                </w:rPr>
                              </w:rPrChange>
                            </w:rPr>
                            <w:t xml:space="preserve">AYP </w:t>
                          </w:r>
                        </w:ins>
                        <w:ins w:id="3499" w:author="Andrew Froude" w:date="2024-08-01T19:46:00Z" w16du:dateUtc="2024-08-01T09:46:00Z">
                          <w:r>
                            <w:rPr>
                              <w:color w:val="FF0000"/>
                              <w:sz w:val="16"/>
                              <w:szCs w:val="16"/>
                              <w:lang w:val="en-AU"/>
                            </w:rPr>
                            <w:t>8</w:t>
                          </w:r>
                        </w:ins>
                      </w:p>
                    </w:txbxContent>
                  </v:textbox>
                </v:rect>
              </w:pict>
            </mc:Fallback>
          </mc:AlternateContent>
        </w:r>
        <w:r w:rsidRPr="005276FE">
          <w:rPr>
            <w:noProof/>
            <w:color w:val="FF0000"/>
            <w14:ligatures w14:val="none"/>
            <w:rPrChange w:id="3500" w:author="Andrew Froude" w:date="2024-08-01T19:40:00Z" w16du:dateUtc="2024-08-01T09:40:00Z">
              <w:rPr>
                <w:noProof/>
                <w14:ligatures w14:val="none"/>
              </w:rPr>
            </w:rPrChange>
          </w:rPr>
          <mc:AlternateContent>
            <mc:Choice Requires="wps">
              <w:drawing>
                <wp:anchor distT="0" distB="0" distL="114300" distR="114300" simplePos="0" relativeHeight="251658258" behindDoc="0" locked="0" layoutInCell="1" allowOverlap="1" wp14:anchorId="59C9149C" wp14:editId="1BC037A8">
                  <wp:simplePos x="0" y="0"/>
                  <wp:positionH relativeFrom="column">
                    <wp:posOffset>723161</wp:posOffset>
                  </wp:positionH>
                  <wp:positionV relativeFrom="paragraph">
                    <wp:posOffset>1573899</wp:posOffset>
                  </wp:positionV>
                  <wp:extent cx="6645275" cy="202018"/>
                  <wp:effectExtent l="0" t="0" r="9525" b="13970"/>
                  <wp:wrapNone/>
                  <wp:docPr id="1928473680" name="Rectangle 11"/>
                  <wp:cNvGraphicFramePr/>
                  <a:graphic xmlns:a="http://schemas.openxmlformats.org/drawingml/2006/main">
                    <a:graphicData uri="http://schemas.microsoft.com/office/word/2010/wordprocessingShape">
                      <wps:wsp>
                        <wps:cNvSpPr/>
                        <wps:spPr>
                          <a:xfrm>
                            <a:off x="0" y="0"/>
                            <a:ext cx="6645275" cy="202018"/>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5AC509" w14:textId="26A817AA" w:rsidR="008B34E3" w:rsidRPr="005276FE" w:rsidRDefault="008B34E3" w:rsidP="008B34E3">
                              <w:pPr>
                                <w:rPr>
                                  <w:color w:val="FF0000"/>
                                  <w:sz w:val="16"/>
                                  <w:szCs w:val="16"/>
                                  <w:lang w:val="en-AU"/>
                                  <w:rPrChange w:id="3501" w:author="Andrew Froude" w:date="2024-08-01T19:41:00Z" w16du:dateUtc="2024-08-01T09:41:00Z">
                                    <w:rPr/>
                                  </w:rPrChange>
                                </w:rPr>
                              </w:pPr>
                              <w:ins w:id="3502" w:author="Andrew Froude" w:date="2024-08-01T19:41:00Z" w16du:dateUtc="2024-08-01T09:41:00Z">
                                <w:r w:rsidRPr="005276FE">
                                  <w:rPr>
                                    <w:color w:val="FF0000"/>
                                    <w:sz w:val="16"/>
                                    <w:szCs w:val="16"/>
                                    <w:lang w:val="en-AU"/>
                                    <w:rPrChange w:id="3503" w:author="Andrew Froude" w:date="2024-08-01T19:41:00Z" w16du:dateUtc="2024-08-01T09:41:00Z">
                                      <w:rPr>
                                        <w:lang w:val="en-AU"/>
                                      </w:rPr>
                                    </w:rPrChange>
                                  </w:rPr>
                                  <w:t xml:space="preserve">AYP </w:t>
                                </w:r>
                              </w:ins>
                              <w:ins w:id="3504" w:author="Andrew Froude" w:date="2024-08-01T19:45:00Z" w16du:dateUtc="2024-08-01T09:45:00Z">
                                <w:r>
                                  <w:rPr>
                                    <w:color w:val="FF0000"/>
                                    <w:sz w:val="16"/>
                                    <w:szCs w:val="16"/>
                                    <w:lang w:val="en-AU"/>
                                  </w:rPr>
                                  <w:t>7</w:t>
                                </w:r>
                              </w:ins>
                            </w:p>
                          </w:txbxContent>
                        </wps:txbx>
                        <wps:bodyPr rot="0" spcFirstLastPara="0" vertOverflow="overflow" horzOverflow="overflow" vert="horz" wrap="square" lIns="9000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9149C" id="_x0000_s1065" style="position:absolute;left:0;text-align:left;margin-left:56.95pt;margin-top:123.95pt;width:523.25pt;height:15.9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" filled="f" strokecolor="red">
                  <v:textbox inset="2.5mm,0,,0">
                    <w:txbxContent>
                      <w:p w14:paraId="415AC509" w14:textId="26A817AA" w:rsidR="008B34E3" w:rsidRPr="005276FE" w:rsidRDefault="008B34E3" w:rsidP="008B34E3">
                        <w:pPr>
                          <w:rPr>
                            <w:color w:val="FF0000"/>
                            <w:sz w:val="16"/>
                            <w:szCs w:val="16"/>
                            <w:lang w:val="en-AU"/>
                            <w:rPrChange w:id="3505" w:author="Andrew Froude" w:date="2024-08-01T19:41:00Z" w16du:dateUtc="2024-08-01T09:41:00Z">
                              <w:rPr/>
                            </w:rPrChange>
                          </w:rPr>
                        </w:pPr>
                        <w:ins w:id="3506" w:author="Andrew Froude" w:date="2024-08-01T19:41:00Z" w16du:dateUtc="2024-08-01T09:41:00Z">
                          <w:r w:rsidRPr="005276FE">
                            <w:rPr>
                              <w:color w:val="FF0000"/>
                              <w:sz w:val="16"/>
                              <w:szCs w:val="16"/>
                              <w:lang w:val="en-AU"/>
                              <w:rPrChange w:id="3507" w:author="Andrew Froude" w:date="2024-08-01T19:41:00Z" w16du:dateUtc="2024-08-01T09:41:00Z">
                                <w:rPr>
                                  <w:lang w:val="en-AU"/>
                                </w:rPr>
                              </w:rPrChange>
                            </w:rPr>
                            <w:t xml:space="preserve">AYP </w:t>
                          </w:r>
                        </w:ins>
                        <w:ins w:id="3508" w:author="Andrew Froude" w:date="2024-08-01T19:45:00Z" w16du:dateUtc="2024-08-01T09:45:00Z">
                          <w:r>
                            <w:rPr>
                              <w:color w:val="FF0000"/>
                              <w:sz w:val="16"/>
                              <w:szCs w:val="16"/>
                              <w:lang w:val="en-AU"/>
                            </w:rPr>
                            <w:t>7</w:t>
                          </w:r>
                        </w:ins>
                      </w:p>
                    </w:txbxContent>
                  </v:textbox>
                </v:rect>
              </w:pict>
            </mc:Fallback>
          </mc:AlternateContent>
        </w:r>
      </w:ins>
      <w:ins w:id="3509" w:author="Andrew Froude" w:date="2024-08-01T19:43:00Z" w16du:dateUtc="2024-08-01T09:43:00Z">
        <w:r w:rsidR="005276FE" w:rsidRPr="005276FE">
          <w:rPr>
            <w:noProof/>
            <w:color w:val="FF0000"/>
            <w14:ligatures w14:val="none"/>
            <w:rPrChange w:id="3510" w:author="Andrew Froude" w:date="2024-08-01T19:40:00Z" w16du:dateUtc="2024-08-01T09:40:00Z">
              <w:rPr>
                <w:noProof/>
                <w14:ligatures w14:val="none"/>
              </w:rPr>
            </w:rPrChange>
          </w:rPr>
          <mc:AlternateContent>
            <mc:Choice Requires="wps">
              <w:drawing>
                <wp:anchor distT="0" distB="0" distL="114300" distR="114300" simplePos="0" relativeHeight="251658257" behindDoc="0" locked="0" layoutInCell="1" allowOverlap="1" wp14:anchorId="45599C40" wp14:editId="6A682EFE">
                  <wp:simplePos x="0" y="0"/>
                  <wp:positionH relativeFrom="column">
                    <wp:posOffset>733263</wp:posOffset>
                  </wp:positionH>
                  <wp:positionV relativeFrom="paragraph">
                    <wp:posOffset>1371600</wp:posOffset>
                  </wp:positionV>
                  <wp:extent cx="6645275" cy="202018"/>
                  <wp:effectExtent l="0" t="0" r="9525" b="13970"/>
                  <wp:wrapNone/>
                  <wp:docPr id="778739410" name="Rectangle 11"/>
                  <wp:cNvGraphicFramePr/>
                  <a:graphic xmlns:a="http://schemas.openxmlformats.org/drawingml/2006/main">
                    <a:graphicData uri="http://schemas.microsoft.com/office/word/2010/wordprocessingShape">
                      <wps:wsp>
                        <wps:cNvSpPr/>
                        <wps:spPr>
                          <a:xfrm>
                            <a:off x="0" y="0"/>
                            <a:ext cx="6645275" cy="202018"/>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020518" w14:textId="280A7117" w:rsidR="005276FE" w:rsidRPr="005276FE" w:rsidRDefault="005276FE" w:rsidP="005276FE">
                              <w:pPr>
                                <w:rPr>
                                  <w:color w:val="FF0000"/>
                                  <w:sz w:val="16"/>
                                  <w:szCs w:val="16"/>
                                  <w:lang w:val="en-AU"/>
                                  <w:rPrChange w:id="3511" w:author="Andrew Froude" w:date="2024-08-01T19:41:00Z" w16du:dateUtc="2024-08-01T09:41:00Z">
                                    <w:rPr/>
                                  </w:rPrChange>
                                </w:rPr>
                              </w:pPr>
                              <w:ins w:id="3512" w:author="Andrew Froude" w:date="2024-08-01T19:41:00Z" w16du:dateUtc="2024-08-01T09:41:00Z">
                                <w:r w:rsidRPr="005276FE">
                                  <w:rPr>
                                    <w:color w:val="FF0000"/>
                                    <w:sz w:val="16"/>
                                    <w:szCs w:val="16"/>
                                    <w:lang w:val="en-AU"/>
                                    <w:rPrChange w:id="3513" w:author="Andrew Froude" w:date="2024-08-01T19:41:00Z" w16du:dateUtc="2024-08-01T09:41:00Z">
                                      <w:rPr>
                                        <w:lang w:val="en-AU"/>
                                      </w:rPr>
                                    </w:rPrChange>
                                  </w:rPr>
                                  <w:t xml:space="preserve">AYP </w:t>
                                </w:r>
                              </w:ins>
                              <w:ins w:id="3514" w:author="Andrew Froude" w:date="2024-08-01T19:43:00Z" w16du:dateUtc="2024-08-01T09:43:00Z">
                                <w:r>
                                  <w:rPr>
                                    <w:color w:val="FF0000"/>
                                    <w:sz w:val="16"/>
                                    <w:szCs w:val="16"/>
                                    <w:lang w:val="en-AU"/>
                                  </w:rPr>
                                  <w:t>6</w:t>
                                </w:r>
                              </w:ins>
                            </w:p>
                          </w:txbxContent>
                        </wps:txbx>
                        <wps:bodyPr rot="0" spcFirstLastPara="0" vertOverflow="overflow" horzOverflow="overflow" vert="horz" wrap="square" lIns="9000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599C40" id="_x0000_s1066" style="position:absolute;left:0;text-align:left;margin-left:57.75pt;margin-top:108pt;width:523.25pt;height:15.9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" filled="f" strokecolor="red">
                  <v:textbox inset="2.5mm,0,,0">
                    <w:txbxContent>
                      <w:p w14:paraId="07020518" w14:textId="280A7117" w:rsidR="005276FE" w:rsidRPr="005276FE" w:rsidRDefault="005276FE" w:rsidP="005276FE">
                        <w:pPr>
                          <w:rPr>
                            <w:color w:val="FF0000"/>
                            <w:sz w:val="16"/>
                            <w:szCs w:val="16"/>
                            <w:lang w:val="en-AU"/>
                            <w:rPrChange w:id="3515" w:author="Andrew Froude" w:date="2024-08-01T19:41:00Z" w16du:dateUtc="2024-08-01T09:41:00Z">
                              <w:rPr/>
                            </w:rPrChange>
                          </w:rPr>
                        </w:pPr>
                        <w:ins w:id="3516" w:author="Andrew Froude" w:date="2024-08-01T19:41:00Z" w16du:dateUtc="2024-08-01T09:41:00Z">
                          <w:r w:rsidRPr="005276FE">
                            <w:rPr>
                              <w:color w:val="FF0000"/>
                              <w:sz w:val="16"/>
                              <w:szCs w:val="16"/>
                              <w:lang w:val="en-AU"/>
                              <w:rPrChange w:id="3517" w:author="Andrew Froude" w:date="2024-08-01T19:41:00Z" w16du:dateUtc="2024-08-01T09:41:00Z">
                                <w:rPr>
                                  <w:lang w:val="en-AU"/>
                                </w:rPr>
                              </w:rPrChange>
                            </w:rPr>
                            <w:t xml:space="preserve">AYP </w:t>
                          </w:r>
                        </w:ins>
                        <w:ins w:id="3518" w:author="Andrew Froude" w:date="2024-08-01T19:43:00Z" w16du:dateUtc="2024-08-01T09:43:00Z">
                          <w:r>
                            <w:rPr>
                              <w:color w:val="FF0000"/>
                              <w:sz w:val="16"/>
                              <w:szCs w:val="16"/>
                              <w:lang w:val="en-AU"/>
                            </w:rPr>
                            <w:t>6</w:t>
                          </w:r>
                        </w:ins>
                      </w:p>
                    </w:txbxContent>
                  </v:textbox>
                </v:rect>
              </w:pict>
            </mc:Fallback>
          </mc:AlternateContent>
        </w:r>
      </w:ins>
      <w:ins w:id="3519" w:author="Andrew Froude" w:date="2024-08-01T19:42:00Z" w16du:dateUtc="2024-08-01T09:42:00Z">
        <w:r w:rsidR="005276FE" w:rsidRPr="005276FE">
          <w:rPr>
            <w:noProof/>
            <w:color w:val="FF0000"/>
            <w14:ligatures w14:val="none"/>
            <w:rPrChange w:id="3520" w:author="Andrew Froude" w:date="2024-08-01T19:40:00Z" w16du:dateUtc="2024-08-01T09:40:00Z">
              <w:rPr>
                <w:noProof/>
                <w14:ligatures w14:val="none"/>
              </w:rPr>
            </w:rPrChange>
          </w:rPr>
          <mc:AlternateContent>
            <mc:Choice Requires="wps">
              <w:drawing>
                <wp:anchor distT="0" distB="0" distL="114300" distR="114300" simplePos="0" relativeHeight="251658256" behindDoc="0" locked="0" layoutInCell="1" allowOverlap="1" wp14:anchorId="1358C735" wp14:editId="27345BEE">
                  <wp:simplePos x="0" y="0"/>
                  <wp:positionH relativeFrom="column">
                    <wp:posOffset>751840</wp:posOffset>
                  </wp:positionH>
                  <wp:positionV relativeFrom="paragraph">
                    <wp:posOffset>81280</wp:posOffset>
                  </wp:positionV>
                  <wp:extent cx="6645275" cy="467744"/>
                  <wp:effectExtent l="0" t="0" r="9525" b="15240"/>
                  <wp:wrapNone/>
                  <wp:docPr id="1851414738" name="Rectangle 11"/>
                  <wp:cNvGraphicFramePr/>
                  <a:graphic xmlns:a="http://schemas.openxmlformats.org/drawingml/2006/main">
                    <a:graphicData uri="http://schemas.microsoft.com/office/word/2010/wordprocessingShape">
                      <wps:wsp>
                        <wps:cNvSpPr/>
                        <wps:spPr>
                          <a:xfrm>
                            <a:off x="0" y="0"/>
                            <a:ext cx="6645275" cy="467744"/>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56D127" w14:textId="1C1CCB71" w:rsidR="005276FE" w:rsidRPr="005276FE" w:rsidRDefault="005276FE" w:rsidP="005276FE">
                              <w:pPr>
                                <w:rPr>
                                  <w:color w:val="FF0000"/>
                                  <w:sz w:val="16"/>
                                  <w:szCs w:val="16"/>
                                  <w:lang w:val="en-AU"/>
                                  <w:rPrChange w:id="3521" w:author="Andrew Froude" w:date="2024-08-01T19:41:00Z" w16du:dateUtc="2024-08-01T09:41:00Z">
                                    <w:rPr/>
                                  </w:rPrChange>
                                </w:rPr>
                              </w:pPr>
                              <w:ins w:id="3522" w:author="Andrew Froude" w:date="2024-08-01T19:41:00Z" w16du:dateUtc="2024-08-01T09:41:00Z">
                                <w:r w:rsidRPr="005276FE">
                                  <w:rPr>
                                    <w:color w:val="FF0000"/>
                                    <w:sz w:val="16"/>
                                    <w:szCs w:val="16"/>
                                    <w:lang w:val="en-AU"/>
                                    <w:rPrChange w:id="3523" w:author="Andrew Froude" w:date="2024-08-01T19:41:00Z" w16du:dateUtc="2024-08-01T09:41:00Z">
                                      <w:rPr>
                                        <w:lang w:val="en-AU"/>
                                      </w:rPr>
                                    </w:rPrChange>
                                  </w:rPr>
                                  <w:t xml:space="preserve">AYP </w:t>
                                </w:r>
                              </w:ins>
                              <w:ins w:id="3524" w:author="Andrew Froude" w:date="2024-08-01T19:43:00Z" w16du:dateUtc="2024-08-01T09:43:00Z">
                                <w:r>
                                  <w:rPr>
                                    <w:color w:val="FF0000"/>
                                    <w:sz w:val="16"/>
                                    <w:szCs w:val="16"/>
                                    <w:lang w:val="en-AU"/>
                                  </w:rPr>
                                  <w:t>1</w:t>
                                </w:r>
                              </w:ins>
                            </w:p>
                          </w:txbxContent>
                        </wps:txbx>
                        <wps:bodyPr rot="0" spcFirstLastPara="0" vertOverflow="overflow" horzOverflow="overflow" vert="horz" wrap="square" lIns="9000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8C735" id="_x0000_s1067" style="position:absolute;left:0;text-align:left;margin-left:59.2pt;margin-top:6.4pt;width:523.25pt;height:36.8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" filled="f" strokecolor="red">
                  <v:textbox inset="2.5mm,0,,0">
                    <w:txbxContent>
                      <w:p w14:paraId="2656D127" w14:textId="1C1CCB71" w:rsidR="005276FE" w:rsidRPr="005276FE" w:rsidRDefault="005276FE" w:rsidP="005276FE">
                        <w:pPr>
                          <w:rPr>
                            <w:color w:val="FF0000"/>
                            <w:sz w:val="16"/>
                            <w:szCs w:val="16"/>
                            <w:lang w:val="en-AU"/>
                            <w:rPrChange w:id="3525" w:author="Andrew Froude" w:date="2024-08-01T19:41:00Z" w16du:dateUtc="2024-08-01T09:41:00Z">
                              <w:rPr/>
                            </w:rPrChange>
                          </w:rPr>
                        </w:pPr>
                        <w:ins w:id="3526" w:author="Andrew Froude" w:date="2024-08-01T19:41:00Z" w16du:dateUtc="2024-08-01T09:41:00Z">
                          <w:r w:rsidRPr="005276FE">
                            <w:rPr>
                              <w:color w:val="FF0000"/>
                              <w:sz w:val="16"/>
                              <w:szCs w:val="16"/>
                              <w:lang w:val="en-AU"/>
                              <w:rPrChange w:id="3527" w:author="Andrew Froude" w:date="2024-08-01T19:41:00Z" w16du:dateUtc="2024-08-01T09:41:00Z">
                                <w:rPr>
                                  <w:lang w:val="en-AU"/>
                                </w:rPr>
                              </w:rPrChange>
                            </w:rPr>
                            <w:t xml:space="preserve">AYP </w:t>
                          </w:r>
                        </w:ins>
                        <w:ins w:id="3528" w:author="Andrew Froude" w:date="2024-08-01T19:43:00Z" w16du:dateUtc="2024-08-01T09:43:00Z">
                          <w:r>
                            <w:rPr>
                              <w:color w:val="FF0000"/>
                              <w:sz w:val="16"/>
                              <w:szCs w:val="16"/>
                              <w:lang w:val="en-AU"/>
                            </w:rPr>
                            <w:t>1</w:t>
                          </w:r>
                        </w:ins>
                      </w:p>
                    </w:txbxContent>
                  </v:textbox>
                </v:rect>
              </w:pict>
            </mc:Fallback>
          </mc:AlternateContent>
        </w:r>
        <w:r w:rsidR="005276FE" w:rsidRPr="005276FE">
          <w:rPr>
            <w:noProof/>
            <w:color w:val="FF0000"/>
            <w14:ligatures w14:val="none"/>
            <w:rPrChange w:id="3529" w:author="Andrew Froude" w:date="2024-08-01T19:40:00Z" w16du:dateUtc="2024-08-01T09:40:00Z">
              <w:rPr>
                <w:noProof/>
                <w14:ligatures w14:val="none"/>
              </w:rPr>
            </w:rPrChange>
          </w:rPr>
          <mc:AlternateContent>
            <mc:Choice Requires="wps">
              <w:drawing>
                <wp:anchor distT="0" distB="0" distL="114300" distR="114300" simplePos="0" relativeHeight="251658255" behindDoc="0" locked="0" layoutInCell="1" allowOverlap="1" wp14:anchorId="64A089EE" wp14:editId="23A29BD4">
                  <wp:simplePos x="0" y="0"/>
                  <wp:positionH relativeFrom="column">
                    <wp:posOffset>733263</wp:posOffset>
                  </wp:positionH>
                  <wp:positionV relativeFrom="paragraph">
                    <wp:posOffset>562610</wp:posOffset>
                  </wp:positionV>
                  <wp:extent cx="6645275" cy="202018"/>
                  <wp:effectExtent l="0" t="0" r="9525" b="13970"/>
                  <wp:wrapNone/>
                  <wp:docPr id="50293312" name="Rectangle 11"/>
                  <wp:cNvGraphicFramePr/>
                  <a:graphic xmlns:a="http://schemas.openxmlformats.org/drawingml/2006/main">
                    <a:graphicData uri="http://schemas.microsoft.com/office/word/2010/wordprocessingShape">
                      <wps:wsp>
                        <wps:cNvSpPr/>
                        <wps:spPr>
                          <a:xfrm>
                            <a:off x="0" y="0"/>
                            <a:ext cx="6645275" cy="202018"/>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E3CE11" w14:textId="62B63743" w:rsidR="005276FE" w:rsidRPr="005276FE" w:rsidRDefault="005276FE" w:rsidP="005276FE">
                              <w:pPr>
                                <w:rPr>
                                  <w:color w:val="FF0000"/>
                                  <w:sz w:val="16"/>
                                  <w:szCs w:val="16"/>
                                  <w:lang w:val="en-AU"/>
                                  <w:rPrChange w:id="3530" w:author="Andrew Froude" w:date="2024-08-01T19:41:00Z" w16du:dateUtc="2024-08-01T09:41:00Z">
                                    <w:rPr/>
                                  </w:rPrChange>
                                </w:rPr>
                              </w:pPr>
                              <w:ins w:id="3531" w:author="Andrew Froude" w:date="2024-08-01T19:41:00Z" w16du:dateUtc="2024-08-01T09:41:00Z">
                                <w:r w:rsidRPr="005276FE">
                                  <w:rPr>
                                    <w:color w:val="FF0000"/>
                                    <w:sz w:val="16"/>
                                    <w:szCs w:val="16"/>
                                    <w:lang w:val="en-AU"/>
                                    <w:rPrChange w:id="3532" w:author="Andrew Froude" w:date="2024-08-01T19:41:00Z" w16du:dateUtc="2024-08-01T09:41:00Z">
                                      <w:rPr>
                                        <w:lang w:val="en-AU"/>
                                      </w:rPr>
                                    </w:rPrChange>
                                  </w:rPr>
                                  <w:t xml:space="preserve">AYP </w:t>
                                </w:r>
                              </w:ins>
                              <w:ins w:id="3533" w:author="Andrew Froude" w:date="2024-08-01T19:42:00Z" w16du:dateUtc="2024-08-01T09:42:00Z">
                                <w:r>
                                  <w:rPr>
                                    <w:color w:val="FF0000"/>
                                    <w:sz w:val="16"/>
                                    <w:szCs w:val="16"/>
                                    <w:lang w:val="en-AU"/>
                                  </w:rPr>
                                  <w:t>2</w:t>
                                </w:r>
                              </w:ins>
                            </w:p>
                          </w:txbxContent>
                        </wps:txbx>
                        <wps:bodyPr rot="0" spcFirstLastPara="0" vertOverflow="overflow" horzOverflow="overflow" vert="horz" wrap="square" lIns="9000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089EE" id="_x0000_s1068" style="position:absolute;left:0;text-align:left;margin-left:57.75pt;margin-top:44.3pt;width:523.25pt;height:15.9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" filled="f" strokecolor="red">
                  <v:textbox inset="2.5mm,0,,0">
                    <w:txbxContent>
                      <w:p w14:paraId="49E3CE11" w14:textId="62B63743" w:rsidR="005276FE" w:rsidRPr="005276FE" w:rsidRDefault="005276FE" w:rsidP="005276FE">
                        <w:pPr>
                          <w:rPr>
                            <w:color w:val="FF0000"/>
                            <w:sz w:val="16"/>
                            <w:szCs w:val="16"/>
                            <w:lang w:val="en-AU"/>
                            <w:rPrChange w:id="3534" w:author="Andrew Froude" w:date="2024-08-01T19:41:00Z" w16du:dateUtc="2024-08-01T09:41:00Z">
                              <w:rPr/>
                            </w:rPrChange>
                          </w:rPr>
                        </w:pPr>
                        <w:ins w:id="3535" w:author="Andrew Froude" w:date="2024-08-01T19:41:00Z" w16du:dateUtc="2024-08-01T09:41:00Z">
                          <w:r w:rsidRPr="005276FE">
                            <w:rPr>
                              <w:color w:val="FF0000"/>
                              <w:sz w:val="16"/>
                              <w:szCs w:val="16"/>
                              <w:lang w:val="en-AU"/>
                              <w:rPrChange w:id="3536" w:author="Andrew Froude" w:date="2024-08-01T19:41:00Z" w16du:dateUtc="2024-08-01T09:41:00Z">
                                <w:rPr>
                                  <w:lang w:val="en-AU"/>
                                </w:rPr>
                              </w:rPrChange>
                            </w:rPr>
                            <w:t xml:space="preserve">AYP </w:t>
                          </w:r>
                        </w:ins>
                        <w:ins w:id="3537" w:author="Andrew Froude" w:date="2024-08-01T19:42:00Z" w16du:dateUtc="2024-08-01T09:42:00Z">
                          <w:r>
                            <w:rPr>
                              <w:color w:val="FF0000"/>
                              <w:sz w:val="16"/>
                              <w:szCs w:val="16"/>
                              <w:lang w:val="en-AU"/>
                            </w:rPr>
                            <w:t>2</w:t>
                          </w:r>
                        </w:ins>
                      </w:p>
                    </w:txbxContent>
                  </v:textbox>
                </v:rect>
              </w:pict>
            </mc:Fallback>
          </mc:AlternateContent>
        </w:r>
        <w:r w:rsidR="005276FE" w:rsidRPr="005276FE">
          <w:rPr>
            <w:noProof/>
            <w:color w:val="FF0000"/>
            <w14:ligatures w14:val="none"/>
            <w:rPrChange w:id="3538" w:author="Andrew Froude" w:date="2024-08-01T19:40:00Z" w16du:dateUtc="2024-08-01T09:40:00Z">
              <w:rPr>
                <w:noProof/>
                <w14:ligatures w14:val="none"/>
              </w:rPr>
            </w:rPrChange>
          </w:rPr>
          <mc:AlternateContent>
            <mc:Choice Requires="wps">
              <w:drawing>
                <wp:anchor distT="0" distB="0" distL="114300" distR="114300" simplePos="0" relativeHeight="251658254" behindDoc="0" locked="0" layoutInCell="1" allowOverlap="1" wp14:anchorId="4F3CA793" wp14:editId="3358E9B2">
                  <wp:simplePos x="0" y="0"/>
                  <wp:positionH relativeFrom="column">
                    <wp:posOffset>722999</wp:posOffset>
                  </wp:positionH>
                  <wp:positionV relativeFrom="paragraph">
                    <wp:posOffset>766180</wp:posOffset>
                  </wp:positionV>
                  <wp:extent cx="6645275" cy="202018"/>
                  <wp:effectExtent l="0" t="0" r="9525" b="13970"/>
                  <wp:wrapNone/>
                  <wp:docPr id="2110849127" name="Rectangle 11"/>
                  <wp:cNvGraphicFramePr/>
                  <a:graphic xmlns:a="http://schemas.openxmlformats.org/drawingml/2006/main">
                    <a:graphicData uri="http://schemas.microsoft.com/office/word/2010/wordprocessingShape">
                      <wps:wsp>
                        <wps:cNvSpPr/>
                        <wps:spPr>
                          <a:xfrm>
                            <a:off x="0" y="0"/>
                            <a:ext cx="6645275" cy="202018"/>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07A56A" w14:textId="633F1B92" w:rsidR="005276FE" w:rsidRPr="005276FE" w:rsidRDefault="005276FE" w:rsidP="005276FE">
                              <w:pPr>
                                <w:rPr>
                                  <w:color w:val="FF0000"/>
                                  <w:sz w:val="16"/>
                                  <w:szCs w:val="16"/>
                                  <w:lang w:val="en-AU"/>
                                  <w:rPrChange w:id="3539" w:author="Andrew Froude" w:date="2024-08-01T19:41:00Z" w16du:dateUtc="2024-08-01T09:41:00Z">
                                    <w:rPr/>
                                  </w:rPrChange>
                                </w:rPr>
                              </w:pPr>
                              <w:ins w:id="3540" w:author="Andrew Froude" w:date="2024-08-01T19:41:00Z" w16du:dateUtc="2024-08-01T09:41:00Z">
                                <w:r w:rsidRPr="005276FE">
                                  <w:rPr>
                                    <w:color w:val="FF0000"/>
                                    <w:sz w:val="16"/>
                                    <w:szCs w:val="16"/>
                                    <w:lang w:val="en-AU"/>
                                    <w:rPrChange w:id="3541" w:author="Andrew Froude" w:date="2024-08-01T19:41:00Z" w16du:dateUtc="2024-08-01T09:41:00Z">
                                      <w:rPr>
                                        <w:lang w:val="en-AU"/>
                                      </w:rPr>
                                    </w:rPrChange>
                                  </w:rPr>
                                  <w:t xml:space="preserve">AYP </w:t>
                                </w:r>
                              </w:ins>
                              <w:ins w:id="3542" w:author="Andrew Froude" w:date="2024-08-01T19:42:00Z" w16du:dateUtc="2024-08-01T09:42:00Z">
                                <w:r>
                                  <w:rPr>
                                    <w:color w:val="FF0000"/>
                                    <w:sz w:val="16"/>
                                    <w:szCs w:val="16"/>
                                    <w:lang w:val="en-AU"/>
                                  </w:rPr>
                                  <w:t>3</w:t>
                                </w:r>
                              </w:ins>
                            </w:p>
                          </w:txbxContent>
                        </wps:txbx>
                        <wps:bodyPr rot="0" spcFirstLastPara="0" vertOverflow="overflow" horzOverflow="overflow" vert="horz" wrap="square" lIns="9000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CA793" id="_x0000_s1069" style="position:absolute;left:0;text-align:left;margin-left:56.95pt;margin-top:60.35pt;width:523.25pt;height:15.9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" filled="f" strokecolor="red">
                  <v:textbox inset="2.5mm,0,,0">
                    <w:txbxContent>
                      <w:p w14:paraId="7407A56A" w14:textId="633F1B92" w:rsidR="005276FE" w:rsidRPr="005276FE" w:rsidRDefault="005276FE" w:rsidP="005276FE">
                        <w:pPr>
                          <w:rPr>
                            <w:color w:val="FF0000"/>
                            <w:sz w:val="16"/>
                            <w:szCs w:val="16"/>
                            <w:lang w:val="en-AU"/>
                            <w:rPrChange w:id="3543" w:author="Andrew Froude" w:date="2024-08-01T19:41:00Z" w16du:dateUtc="2024-08-01T09:41:00Z">
                              <w:rPr/>
                            </w:rPrChange>
                          </w:rPr>
                        </w:pPr>
                        <w:ins w:id="3544" w:author="Andrew Froude" w:date="2024-08-01T19:41:00Z" w16du:dateUtc="2024-08-01T09:41:00Z">
                          <w:r w:rsidRPr="005276FE">
                            <w:rPr>
                              <w:color w:val="FF0000"/>
                              <w:sz w:val="16"/>
                              <w:szCs w:val="16"/>
                              <w:lang w:val="en-AU"/>
                              <w:rPrChange w:id="3545" w:author="Andrew Froude" w:date="2024-08-01T19:41:00Z" w16du:dateUtc="2024-08-01T09:41:00Z">
                                <w:rPr>
                                  <w:lang w:val="en-AU"/>
                                </w:rPr>
                              </w:rPrChange>
                            </w:rPr>
                            <w:t xml:space="preserve">AYP </w:t>
                          </w:r>
                        </w:ins>
                        <w:ins w:id="3546" w:author="Andrew Froude" w:date="2024-08-01T19:42:00Z" w16du:dateUtc="2024-08-01T09:42:00Z">
                          <w:r>
                            <w:rPr>
                              <w:color w:val="FF0000"/>
                              <w:sz w:val="16"/>
                              <w:szCs w:val="16"/>
                              <w:lang w:val="en-AU"/>
                            </w:rPr>
                            <w:t>3</w:t>
                          </w:r>
                        </w:ins>
                      </w:p>
                    </w:txbxContent>
                  </v:textbox>
                </v:rect>
              </w:pict>
            </mc:Fallback>
          </mc:AlternateContent>
        </w:r>
      </w:ins>
      <w:ins w:id="3547" w:author="Andrew Froude" w:date="2024-08-01T19:41:00Z" w16du:dateUtc="2024-08-01T09:41:00Z">
        <w:r w:rsidR="005276FE" w:rsidRPr="005276FE">
          <w:rPr>
            <w:noProof/>
            <w:color w:val="FF0000"/>
            <w14:ligatures w14:val="none"/>
            <w:rPrChange w:id="3548" w:author="Andrew Froude" w:date="2024-08-01T19:40:00Z" w16du:dateUtc="2024-08-01T09:40:00Z">
              <w:rPr>
                <w:noProof/>
                <w14:ligatures w14:val="none"/>
              </w:rPr>
            </w:rPrChange>
          </w:rPr>
          <mc:AlternateContent>
            <mc:Choice Requires="wps">
              <w:drawing>
                <wp:anchor distT="0" distB="0" distL="114300" distR="114300" simplePos="0" relativeHeight="251658253" behindDoc="0" locked="0" layoutInCell="1" allowOverlap="1" wp14:anchorId="22C34BA8" wp14:editId="4FB7DEF8">
                  <wp:simplePos x="0" y="0"/>
                  <wp:positionH relativeFrom="column">
                    <wp:posOffset>722999</wp:posOffset>
                  </wp:positionH>
                  <wp:positionV relativeFrom="paragraph">
                    <wp:posOffset>1169951</wp:posOffset>
                  </wp:positionV>
                  <wp:extent cx="6645275" cy="202018"/>
                  <wp:effectExtent l="0" t="0" r="9525" b="13970"/>
                  <wp:wrapNone/>
                  <wp:docPr id="1437945188" name="Rectangle 11"/>
                  <wp:cNvGraphicFramePr/>
                  <a:graphic xmlns:a="http://schemas.openxmlformats.org/drawingml/2006/main">
                    <a:graphicData uri="http://schemas.microsoft.com/office/word/2010/wordprocessingShape">
                      <wps:wsp>
                        <wps:cNvSpPr/>
                        <wps:spPr>
                          <a:xfrm>
                            <a:off x="0" y="0"/>
                            <a:ext cx="6645275" cy="202018"/>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6719A3" w14:textId="6B18F90E" w:rsidR="005276FE" w:rsidRPr="005276FE" w:rsidRDefault="005276FE" w:rsidP="005276FE">
                              <w:pPr>
                                <w:rPr>
                                  <w:color w:val="FF0000"/>
                                  <w:sz w:val="16"/>
                                  <w:szCs w:val="16"/>
                                  <w:lang w:val="en-AU"/>
                                  <w:rPrChange w:id="3549" w:author="Andrew Froude" w:date="2024-08-01T19:41:00Z" w16du:dateUtc="2024-08-01T09:41:00Z">
                                    <w:rPr/>
                                  </w:rPrChange>
                                </w:rPr>
                              </w:pPr>
                              <w:ins w:id="3550" w:author="Andrew Froude" w:date="2024-08-01T19:41:00Z" w16du:dateUtc="2024-08-01T09:41:00Z">
                                <w:r w:rsidRPr="005276FE">
                                  <w:rPr>
                                    <w:color w:val="FF0000"/>
                                    <w:sz w:val="16"/>
                                    <w:szCs w:val="16"/>
                                    <w:lang w:val="en-AU"/>
                                    <w:rPrChange w:id="3551" w:author="Andrew Froude" w:date="2024-08-01T19:41:00Z" w16du:dateUtc="2024-08-01T09:41:00Z">
                                      <w:rPr>
                                        <w:lang w:val="en-AU"/>
                                      </w:rPr>
                                    </w:rPrChange>
                                  </w:rPr>
                                  <w:t xml:space="preserve">AYP </w:t>
                                </w:r>
                                <w:r>
                                  <w:rPr>
                                    <w:color w:val="FF0000"/>
                                    <w:sz w:val="16"/>
                                    <w:szCs w:val="16"/>
                                    <w:lang w:val="en-AU"/>
                                  </w:rPr>
                                  <w:t>5</w:t>
                                </w:r>
                              </w:ins>
                            </w:p>
                          </w:txbxContent>
                        </wps:txbx>
                        <wps:bodyPr rot="0" spcFirstLastPara="0" vertOverflow="overflow" horzOverflow="overflow" vert="horz" wrap="square" lIns="9000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34BA8" id="_x0000_s1070" style="position:absolute;left:0;text-align:left;margin-left:56.95pt;margin-top:92.1pt;width:523.25pt;height:15.9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" filled="f" strokecolor="red">
                  <v:textbox inset="2.5mm,0,,0">
                    <w:txbxContent>
                      <w:p w14:paraId="196719A3" w14:textId="6B18F90E" w:rsidR="005276FE" w:rsidRPr="005276FE" w:rsidRDefault="005276FE" w:rsidP="005276FE">
                        <w:pPr>
                          <w:rPr>
                            <w:color w:val="FF0000"/>
                            <w:sz w:val="16"/>
                            <w:szCs w:val="16"/>
                            <w:lang w:val="en-AU"/>
                            <w:rPrChange w:id="3552" w:author="Andrew Froude" w:date="2024-08-01T19:41:00Z" w16du:dateUtc="2024-08-01T09:41:00Z">
                              <w:rPr/>
                            </w:rPrChange>
                          </w:rPr>
                        </w:pPr>
                        <w:ins w:id="3553" w:author="Andrew Froude" w:date="2024-08-01T19:41:00Z" w16du:dateUtc="2024-08-01T09:41:00Z">
                          <w:r w:rsidRPr="005276FE">
                            <w:rPr>
                              <w:color w:val="FF0000"/>
                              <w:sz w:val="16"/>
                              <w:szCs w:val="16"/>
                              <w:lang w:val="en-AU"/>
                              <w:rPrChange w:id="3554" w:author="Andrew Froude" w:date="2024-08-01T19:41:00Z" w16du:dateUtc="2024-08-01T09:41:00Z">
                                <w:rPr>
                                  <w:lang w:val="en-AU"/>
                                </w:rPr>
                              </w:rPrChange>
                            </w:rPr>
                            <w:t xml:space="preserve">AYP </w:t>
                          </w:r>
                          <w:r>
                            <w:rPr>
                              <w:color w:val="FF0000"/>
                              <w:sz w:val="16"/>
                              <w:szCs w:val="16"/>
                              <w:lang w:val="en-AU"/>
                            </w:rPr>
                            <w:t>5</w:t>
                          </w:r>
                        </w:ins>
                      </w:p>
                    </w:txbxContent>
                  </v:textbox>
                </v:rect>
              </w:pict>
            </mc:Fallback>
          </mc:AlternateContent>
        </w:r>
      </w:ins>
      <w:ins w:id="3555" w:author="Andrew Froude" w:date="2024-08-01T19:40:00Z" w16du:dateUtc="2024-08-01T09:40:00Z">
        <w:r w:rsidR="005276FE" w:rsidRPr="005276FE">
          <w:rPr>
            <w:noProof/>
            <w:color w:val="FF0000"/>
            <w14:ligatures w14:val="none"/>
            <w:rPrChange w:id="3556" w:author="Andrew Froude" w:date="2024-08-01T19:40:00Z" w16du:dateUtc="2024-08-01T09:40:00Z">
              <w:rPr>
                <w:noProof/>
                <w14:ligatures w14:val="none"/>
              </w:rPr>
            </w:rPrChange>
          </w:rPr>
          <mc:AlternateContent>
            <mc:Choice Requires="wps">
              <w:drawing>
                <wp:anchor distT="0" distB="0" distL="114300" distR="114300" simplePos="0" relativeHeight="251658252" behindDoc="0" locked="0" layoutInCell="1" allowOverlap="1" wp14:anchorId="459261F3" wp14:editId="283C6E6A">
                  <wp:simplePos x="0" y="0"/>
                  <wp:positionH relativeFrom="column">
                    <wp:posOffset>720016</wp:posOffset>
                  </wp:positionH>
                  <wp:positionV relativeFrom="paragraph">
                    <wp:posOffset>964595</wp:posOffset>
                  </wp:positionV>
                  <wp:extent cx="6645275" cy="202018"/>
                  <wp:effectExtent l="0" t="0" r="9525" b="13970"/>
                  <wp:wrapNone/>
                  <wp:docPr id="55325986" name="Rectangle 11"/>
                  <wp:cNvGraphicFramePr/>
                  <a:graphic xmlns:a="http://schemas.openxmlformats.org/drawingml/2006/main">
                    <a:graphicData uri="http://schemas.microsoft.com/office/word/2010/wordprocessingShape">
                      <wps:wsp>
                        <wps:cNvSpPr/>
                        <wps:spPr>
                          <a:xfrm>
                            <a:off x="0" y="0"/>
                            <a:ext cx="6645275" cy="202018"/>
                          </a:xfrm>
                          <a:prstGeom prst="rect">
                            <a:avLst/>
                          </a:prstGeom>
                          <a:noFill/>
                          <a:ln w="952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414602" w14:textId="4679BCB7" w:rsidR="005276FE" w:rsidRPr="005276FE" w:rsidRDefault="005276FE" w:rsidP="005276FE">
                              <w:pPr>
                                <w:rPr>
                                  <w:color w:val="FF0000"/>
                                  <w:sz w:val="16"/>
                                  <w:szCs w:val="16"/>
                                  <w:lang w:val="en-AU"/>
                                  <w:rPrChange w:id="3557" w:author="Andrew Froude" w:date="2024-08-01T19:41:00Z" w16du:dateUtc="2024-08-01T09:41:00Z">
                                    <w:rPr/>
                                  </w:rPrChange>
                                </w:rPr>
                              </w:pPr>
                              <w:ins w:id="3558" w:author="Andrew Froude" w:date="2024-08-01T19:41:00Z" w16du:dateUtc="2024-08-01T09:41:00Z">
                                <w:r w:rsidRPr="005276FE">
                                  <w:rPr>
                                    <w:color w:val="FF0000"/>
                                    <w:sz w:val="16"/>
                                    <w:szCs w:val="16"/>
                                    <w:lang w:val="en-AU"/>
                                    <w:rPrChange w:id="3559" w:author="Andrew Froude" w:date="2024-08-01T19:41:00Z" w16du:dateUtc="2024-08-01T09:41:00Z">
                                      <w:rPr>
                                        <w:lang w:val="en-AU"/>
                                      </w:rPr>
                                    </w:rPrChange>
                                  </w:rPr>
                                  <w:t>AYP 4</w:t>
                                </w:r>
                              </w:ins>
                            </w:p>
                          </w:txbxContent>
                        </wps:txbx>
                        <wps:bodyPr rot="0" spcFirstLastPara="0" vertOverflow="overflow" horzOverflow="overflow" vert="horz" wrap="square" lIns="9000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9261F3" id="_x0000_s1071" style="position:absolute;left:0;text-align:left;margin-left:56.7pt;margin-top:75.95pt;width:523.25pt;height:15.9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" filled="f" strokecolor="red">
                  <v:textbox inset="2.5mm,0,,0">
                    <w:txbxContent>
                      <w:p w14:paraId="34414602" w14:textId="4679BCB7" w:rsidR="005276FE" w:rsidRPr="005276FE" w:rsidRDefault="005276FE" w:rsidP="005276FE">
                        <w:pPr>
                          <w:rPr>
                            <w:color w:val="FF0000"/>
                            <w:sz w:val="16"/>
                            <w:szCs w:val="16"/>
                            <w:lang w:val="en-AU"/>
                            <w:rPrChange w:id="3560" w:author="Andrew Froude" w:date="2024-08-01T19:41:00Z" w16du:dateUtc="2024-08-01T09:41:00Z">
                              <w:rPr/>
                            </w:rPrChange>
                          </w:rPr>
                        </w:pPr>
                        <w:ins w:id="3561" w:author="Andrew Froude" w:date="2024-08-01T19:41:00Z" w16du:dateUtc="2024-08-01T09:41:00Z">
                          <w:r w:rsidRPr="005276FE">
                            <w:rPr>
                              <w:color w:val="FF0000"/>
                              <w:sz w:val="16"/>
                              <w:szCs w:val="16"/>
                              <w:lang w:val="en-AU"/>
                              <w:rPrChange w:id="3562" w:author="Andrew Froude" w:date="2024-08-01T19:41:00Z" w16du:dateUtc="2024-08-01T09:41:00Z">
                                <w:rPr>
                                  <w:lang w:val="en-AU"/>
                                </w:rPr>
                              </w:rPrChange>
                            </w:rPr>
                            <w:t>AYP 4</w:t>
                          </w:r>
                        </w:ins>
                      </w:p>
                    </w:txbxContent>
                  </v:textbox>
                </v:rect>
              </w:pict>
            </mc:Fallback>
          </mc:AlternateContent>
        </w:r>
      </w:ins>
      <w:r w:rsidR="1E63566C">
        <w:rPr>
          <w:noProof/>
        </w:rPr>
        <w:drawing>
          <wp:inline distT="0" distB="0" distL="0" distR="0" wp14:anchorId="4E5A0D16" wp14:editId="7C368E2E">
            <wp:extent cx="6125029" cy="3994030"/>
            <wp:effectExtent l="0" t="0" r="0" b="6985"/>
            <wp:docPr id="1638127262" name="Picture 163812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127262"/>
                    <pic:cNvPicPr/>
                  </pic:nvPicPr>
                  <pic:blipFill>
                    <a:blip r:embed="rId37">
                      <a:extLst>
                        <a:ext uri="{28A0092B-C50C-407E-A947-70E740481C1C}">
                          <a14:useLocalDpi xmlns:a14="http://schemas.microsoft.com/office/drawing/2010/main" val="0"/>
                        </a:ext>
                      </a:extLst>
                    </a:blip>
                    <a:stretch>
                      <a:fillRect/>
                    </a:stretch>
                  </pic:blipFill>
                  <pic:spPr>
                    <a:xfrm>
                      <a:off x="0" y="0"/>
                      <a:ext cx="6125029" cy="3994030"/>
                    </a:xfrm>
                    <a:prstGeom prst="rect">
                      <a:avLst/>
                    </a:prstGeom>
                  </pic:spPr>
                </pic:pic>
              </a:graphicData>
            </a:graphic>
          </wp:inline>
        </w:drawing>
      </w:r>
      <w:commentRangeStart w:id="3563"/>
      <w:commentRangeStart w:id="3564"/>
      <w:commentRangeEnd w:id="3563"/>
      <w:r w:rsidR="723AF698">
        <w:rPr>
          <w:rStyle w:val="CommentReference"/>
          <w:rFonts w:asciiTheme="minorHAnsi" w:hAnsiTheme="minorHAnsi" w:cstheme="minorBidi"/>
          <w:sz w:val="24"/>
          <w:szCs w:val="24"/>
        </w:rPr>
        <w:commentReference w:id="3563"/>
      </w:r>
      <w:commentRangeEnd w:id="3564"/>
      <w:r w:rsidR="723AF698">
        <w:rPr>
          <w:rStyle w:val="CommentReference"/>
          <w:rFonts w:asciiTheme="minorHAnsi" w:hAnsiTheme="minorHAnsi" w:cstheme="minorBidi"/>
          <w:sz w:val="24"/>
          <w:szCs w:val="24"/>
        </w:rPr>
        <w:commentReference w:id="3564"/>
      </w:r>
    </w:p>
    <w:p w14:paraId="17D88DE2" w14:textId="77777777" w:rsidR="0026227E" w:rsidRDefault="0026227E" w:rsidP="6D5B893E">
      <w:pPr>
        <w:jc w:val="center"/>
        <w:rPr>
          <w:rFonts w:asciiTheme="minorHAnsi" w:hAnsiTheme="minorHAnsi" w:cstheme="minorHAnsi"/>
        </w:rPr>
      </w:pPr>
    </w:p>
    <w:p w14:paraId="349034F3" w14:textId="77777777" w:rsidR="0026227E" w:rsidRDefault="0026227E" w:rsidP="6D5B893E">
      <w:pPr>
        <w:jc w:val="center"/>
        <w:rPr>
          <w:rFonts w:asciiTheme="minorHAnsi" w:hAnsiTheme="minorHAnsi" w:cstheme="minorHAnsi"/>
        </w:rPr>
      </w:pPr>
    </w:p>
    <w:p w14:paraId="53DF963E" w14:textId="77777777" w:rsidR="0026227E" w:rsidRDefault="0026227E" w:rsidP="6D5B893E">
      <w:pPr>
        <w:jc w:val="center"/>
        <w:rPr>
          <w:rFonts w:asciiTheme="minorHAnsi" w:hAnsiTheme="minorHAnsi" w:cstheme="minorHAnsi"/>
        </w:rPr>
      </w:pPr>
    </w:p>
    <w:p w14:paraId="121917D7" w14:textId="77777777" w:rsidR="0026227E" w:rsidRDefault="0026227E" w:rsidP="6D5B893E">
      <w:pPr>
        <w:jc w:val="center"/>
        <w:rPr>
          <w:rFonts w:asciiTheme="minorHAnsi" w:hAnsiTheme="minorHAnsi" w:cstheme="minorHAnsi"/>
        </w:rPr>
      </w:pPr>
    </w:p>
    <w:p w14:paraId="09E7D519" w14:textId="77777777" w:rsidR="0026227E" w:rsidRDefault="0026227E" w:rsidP="6D5B893E">
      <w:pPr>
        <w:jc w:val="center"/>
        <w:rPr>
          <w:rFonts w:asciiTheme="minorHAnsi" w:hAnsiTheme="minorHAnsi" w:cstheme="minorHAnsi"/>
        </w:rPr>
      </w:pPr>
    </w:p>
    <w:p w14:paraId="3BAAE27C" w14:textId="77777777" w:rsidR="0026227E" w:rsidRDefault="0026227E" w:rsidP="6D5B893E">
      <w:pPr>
        <w:jc w:val="center"/>
        <w:rPr>
          <w:rFonts w:asciiTheme="minorHAnsi" w:hAnsiTheme="minorHAnsi" w:cstheme="minorHAnsi"/>
        </w:rPr>
      </w:pPr>
    </w:p>
    <w:p w14:paraId="3D5E1BE2" w14:textId="77777777" w:rsidR="0026227E" w:rsidRDefault="0026227E" w:rsidP="6D5B893E">
      <w:pPr>
        <w:jc w:val="center"/>
        <w:rPr>
          <w:rFonts w:asciiTheme="minorHAnsi" w:hAnsiTheme="minorHAnsi" w:cstheme="minorHAnsi"/>
        </w:rPr>
      </w:pPr>
    </w:p>
    <w:p w14:paraId="36653166" w14:textId="77777777" w:rsidR="0026227E" w:rsidRDefault="0026227E" w:rsidP="6D5B893E">
      <w:pPr>
        <w:jc w:val="center"/>
        <w:rPr>
          <w:rFonts w:asciiTheme="minorHAnsi" w:hAnsiTheme="minorHAnsi" w:cstheme="minorHAnsi"/>
        </w:rPr>
      </w:pPr>
    </w:p>
    <w:p w14:paraId="199E46AE" w14:textId="77777777" w:rsidR="0026227E" w:rsidRDefault="0026227E" w:rsidP="6D5B893E">
      <w:pPr>
        <w:jc w:val="center"/>
        <w:rPr>
          <w:rFonts w:asciiTheme="minorHAnsi" w:hAnsiTheme="minorHAnsi" w:cstheme="minorHAnsi"/>
        </w:rPr>
      </w:pPr>
    </w:p>
    <w:p w14:paraId="35723E2C" w14:textId="538C03D9" w:rsidR="0026227E" w:rsidRPr="00A551ED" w:rsidRDefault="00F9100C" w:rsidP="00B53116">
      <w:pPr>
        <w:rPr>
          <w:rFonts w:asciiTheme="minorHAnsi" w:hAnsiTheme="minorHAnsi" w:cstheme="minorHAnsi"/>
          <w:u w:val="single"/>
        </w:rPr>
      </w:pPr>
      <w:r w:rsidRPr="00A551ED">
        <w:rPr>
          <w:rFonts w:asciiTheme="minorHAnsi" w:hAnsiTheme="minorHAnsi" w:cstheme="minorHAnsi"/>
          <w:u w:val="single"/>
        </w:rPr>
        <w:t xml:space="preserve">Section layout </w:t>
      </w:r>
      <w:r w:rsidR="00B53116" w:rsidRPr="00A551ED">
        <w:rPr>
          <w:rFonts w:asciiTheme="minorHAnsi" w:hAnsiTheme="minorHAnsi"/>
          <w:b/>
          <w:bCs/>
          <w:u w:val="single"/>
          <w:rPrChange w:id="3565" w:author="Sue Simnor (EXT Idiom)" w:date="2024-08-07T09:51:00Z" w16du:dateUtc="2024-08-06T23:51:00Z">
            <w:rPr>
              <w:rFonts w:asciiTheme="minorHAnsi" w:hAnsiTheme="minorHAnsi"/>
              <w:b/>
              <w:bCs/>
              <w:sz w:val="20"/>
              <w:szCs w:val="20"/>
              <w:u w:val="single"/>
            </w:rPr>
          </w:rPrChange>
        </w:rPr>
        <w:t>IF</w:t>
      </w:r>
      <w:r w:rsidR="00B53116" w:rsidRPr="00A551ED">
        <w:rPr>
          <w:rFonts w:asciiTheme="minorHAnsi" w:hAnsiTheme="minorHAnsi"/>
          <w:u w:val="single"/>
          <w:rPrChange w:id="3566" w:author="Sue Simnor (EXT Idiom)" w:date="2024-08-07T09:51:00Z" w16du:dateUtc="2024-08-06T23:51:00Z">
            <w:rPr>
              <w:rFonts w:asciiTheme="minorHAnsi" w:hAnsiTheme="minorHAnsi"/>
              <w:sz w:val="20"/>
              <w:szCs w:val="20"/>
              <w:u w:val="single"/>
            </w:rPr>
          </w:rPrChange>
        </w:rPr>
        <w:t xml:space="preserve"> </w:t>
      </w:r>
      <w:r w:rsidR="00876A66" w:rsidRPr="00A551ED">
        <w:rPr>
          <w:rFonts w:asciiTheme="minorHAnsi" w:hAnsiTheme="minorHAnsi"/>
          <w:u w:val="single"/>
          <w:rPrChange w:id="3567" w:author="Sue Simnor (EXT Idiom)" w:date="2024-08-07T09:51:00Z" w16du:dateUtc="2024-08-06T23:51:00Z">
            <w:rPr>
              <w:rFonts w:asciiTheme="minorHAnsi" w:hAnsiTheme="minorHAnsi"/>
              <w:sz w:val="20"/>
              <w:szCs w:val="20"/>
              <w:u w:val="single"/>
            </w:rPr>
          </w:rPrChange>
        </w:rPr>
        <w:t xml:space="preserve">&lt;ProductCode&gt; </w:t>
      </w:r>
      <w:r w:rsidR="00B53116" w:rsidRPr="00A551ED">
        <w:rPr>
          <w:rFonts w:asciiTheme="minorHAnsi" w:hAnsiTheme="minorHAnsi"/>
          <w:u w:val="single"/>
          <w:rPrChange w:id="3568" w:author="Sue Simnor (EXT Idiom)" w:date="2024-08-07T09:51:00Z" w16du:dateUtc="2024-08-06T23:51:00Z">
            <w:rPr>
              <w:rFonts w:asciiTheme="minorHAnsi" w:hAnsiTheme="minorHAnsi"/>
              <w:sz w:val="20"/>
              <w:szCs w:val="20"/>
              <w:u w:val="single"/>
            </w:rPr>
          </w:rPrChange>
        </w:rPr>
        <w:t xml:space="preserve">= “Home” </w:t>
      </w:r>
      <w:r w:rsidR="00B53116" w:rsidRPr="00A551ED">
        <w:rPr>
          <w:rFonts w:asciiTheme="minorHAnsi" w:hAnsiTheme="minorHAnsi"/>
          <w:b/>
          <w:bCs/>
          <w:u w:val="single"/>
          <w:rPrChange w:id="3569" w:author="Sue Simnor (EXT Idiom)" w:date="2024-08-07T09:51:00Z" w16du:dateUtc="2024-08-06T23:51:00Z">
            <w:rPr>
              <w:rFonts w:asciiTheme="minorHAnsi" w:hAnsiTheme="minorHAnsi"/>
              <w:b/>
              <w:bCs/>
              <w:sz w:val="20"/>
              <w:szCs w:val="20"/>
              <w:u w:val="single"/>
            </w:rPr>
          </w:rPrChange>
        </w:rPr>
        <w:t>OR</w:t>
      </w:r>
      <w:r w:rsidR="00B53116" w:rsidRPr="00A551ED">
        <w:rPr>
          <w:rFonts w:asciiTheme="minorHAnsi" w:hAnsiTheme="minorHAnsi"/>
          <w:u w:val="single"/>
          <w:rPrChange w:id="3570" w:author="Sue Simnor (EXT Idiom)" w:date="2024-08-07T09:51:00Z" w16du:dateUtc="2024-08-06T23:51:00Z">
            <w:rPr>
              <w:rFonts w:asciiTheme="minorHAnsi" w:hAnsiTheme="minorHAnsi"/>
              <w:sz w:val="20"/>
              <w:szCs w:val="20"/>
              <w:u w:val="single"/>
            </w:rPr>
          </w:rPrChange>
        </w:rPr>
        <w:t xml:space="preserve"> “Landlord”</w:t>
      </w:r>
    </w:p>
    <w:p w14:paraId="6389B630" w14:textId="77777777" w:rsidR="0026227E" w:rsidRDefault="0026227E" w:rsidP="6D5B893E">
      <w:pPr>
        <w:jc w:val="center"/>
        <w:rPr>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1701"/>
        <w:gridCol w:w="8363"/>
        <w:gridCol w:w="1985"/>
        <w:gridCol w:w="1701"/>
      </w:tblGrid>
      <w:tr w:rsidR="00235925" w:rsidRPr="009D0665" w14:paraId="282B5466" w14:textId="77777777" w:rsidTr="009D0665">
        <w:trPr>
          <w:cantSplit/>
        </w:trPr>
        <w:tc>
          <w:tcPr>
            <w:tcW w:w="846" w:type="dxa"/>
            <w:shd w:val="clear" w:color="auto" w:fill="BFBFBF" w:themeFill="background1" w:themeFillShade="BF"/>
          </w:tcPr>
          <w:p w14:paraId="38BE4B72" w14:textId="77777777" w:rsidR="00E84FD9" w:rsidRPr="009D0665" w:rsidRDefault="00E84FD9">
            <w:pPr>
              <w:tabs>
                <w:tab w:val="left" w:pos="1800"/>
              </w:tabs>
              <w:rPr>
                <w:rFonts w:asciiTheme="minorHAnsi" w:hAnsiTheme="minorHAnsi" w:cstheme="minorHAnsi"/>
                <w:b/>
                <w:rPrChange w:id="3571" w:author="Sue Simnor (EXT Idiom)" w:date="2024-08-07T11:25:00Z" w16du:dateUtc="2024-08-07T01:25:00Z">
                  <w:rPr>
                    <w:rFonts w:asciiTheme="minorHAnsi" w:hAnsiTheme="minorHAnsi" w:cstheme="minorHAnsi"/>
                    <w:b/>
                    <w:sz w:val="20"/>
                  </w:rPr>
                </w:rPrChange>
              </w:rPr>
            </w:pPr>
            <w:r w:rsidRPr="009D0665">
              <w:rPr>
                <w:rFonts w:asciiTheme="minorHAnsi" w:hAnsiTheme="minorHAnsi" w:cstheme="minorHAnsi"/>
                <w:b/>
                <w:rPrChange w:id="3572" w:author="Sue Simnor (EXT Idiom)" w:date="2024-08-07T11:25:00Z" w16du:dateUtc="2024-08-07T01:25:00Z">
                  <w:rPr>
                    <w:rFonts w:asciiTheme="minorHAnsi" w:hAnsiTheme="minorHAnsi" w:cstheme="minorHAnsi"/>
                    <w:b/>
                    <w:sz w:val="20"/>
                  </w:rPr>
                </w:rPrChange>
              </w:rPr>
              <w:t>Ref</w:t>
            </w:r>
          </w:p>
        </w:tc>
        <w:tc>
          <w:tcPr>
            <w:tcW w:w="1701" w:type="dxa"/>
            <w:shd w:val="clear" w:color="auto" w:fill="BFBFBF" w:themeFill="background1" w:themeFillShade="BF"/>
          </w:tcPr>
          <w:p w14:paraId="77611A18" w14:textId="77777777" w:rsidR="00E84FD9" w:rsidRPr="009D0665" w:rsidRDefault="00E84FD9">
            <w:pPr>
              <w:tabs>
                <w:tab w:val="left" w:pos="1800"/>
              </w:tabs>
              <w:jc w:val="center"/>
              <w:rPr>
                <w:rFonts w:asciiTheme="minorHAnsi" w:hAnsiTheme="minorHAnsi" w:cstheme="minorHAnsi"/>
                <w:b/>
                <w:rPrChange w:id="3573" w:author="Sue Simnor (EXT Idiom)" w:date="2024-08-07T11:25:00Z" w16du:dateUtc="2024-08-07T01:25:00Z">
                  <w:rPr>
                    <w:rFonts w:asciiTheme="minorHAnsi" w:hAnsiTheme="minorHAnsi" w:cstheme="minorHAnsi"/>
                    <w:b/>
                    <w:sz w:val="20"/>
                  </w:rPr>
                </w:rPrChange>
              </w:rPr>
            </w:pPr>
            <w:r w:rsidRPr="009D0665">
              <w:rPr>
                <w:rFonts w:asciiTheme="minorHAnsi" w:hAnsiTheme="minorHAnsi" w:cstheme="minorHAnsi"/>
                <w:b/>
                <w:rPrChange w:id="3574" w:author="Sue Simnor (EXT Idiom)" w:date="2024-08-07T11:25:00Z" w16du:dateUtc="2024-08-07T01:25:00Z">
                  <w:rPr>
                    <w:rFonts w:asciiTheme="minorHAnsi" w:hAnsiTheme="minorHAnsi" w:cstheme="minorHAnsi"/>
                    <w:b/>
                    <w:sz w:val="20"/>
                  </w:rPr>
                </w:rPrChange>
              </w:rPr>
              <w:t>Variables</w:t>
            </w:r>
          </w:p>
        </w:tc>
        <w:tc>
          <w:tcPr>
            <w:tcW w:w="8363" w:type="dxa"/>
            <w:shd w:val="clear" w:color="auto" w:fill="BFBFBF" w:themeFill="background1" w:themeFillShade="BF"/>
          </w:tcPr>
          <w:p w14:paraId="63330812" w14:textId="77777777" w:rsidR="00E84FD9" w:rsidRPr="009D0665" w:rsidRDefault="00E84FD9">
            <w:pPr>
              <w:tabs>
                <w:tab w:val="left" w:pos="1800"/>
              </w:tabs>
              <w:jc w:val="center"/>
              <w:rPr>
                <w:rFonts w:asciiTheme="minorHAnsi" w:hAnsiTheme="minorHAnsi" w:cstheme="minorHAnsi"/>
                <w:b/>
              </w:rPr>
            </w:pPr>
            <w:r w:rsidRPr="009D0665">
              <w:rPr>
                <w:rFonts w:asciiTheme="minorHAnsi" w:hAnsiTheme="minorHAnsi" w:cstheme="minorHAnsi"/>
                <w:b/>
                <w:rPrChange w:id="3575" w:author="Sue Simnor (EXT Idiom)" w:date="2024-08-07T11:25:00Z" w16du:dateUtc="2024-08-07T01:25:00Z">
                  <w:rPr>
                    <w:rFonts w:asciiTheme="minorHAnsi" w:hAnsiTheme="minorHAnsi" w:cstheme="minorHAnsi"/>
                    <w:b/>
                    <w:sz w:val="20"/>
                    <w:szCs w:val="20"/>
                  </w:rPr>
                </w:rPrChange>
              </w:rPr>
              <w:t>Content</w:t>
            </w:r>
          </w:p>
        </w:tc>
        <w:tc>
          <w:tcPr>
            <w:tcW w:w="1985" w:type="dxa"/>
            <w:shd w:val="clear" w:color="auto" w:fill="BFBFBF" w:themeFill="background1" w:themeFillShade="BF"/>
          </w:tcPr>
          <w:p w14:paraId="37C99665" w14:textId="77777777" w:rsidR="00E84FD9" w:rsidRPr="009D0665" w:rsidRDefault="00E84FD9">
            <w:pPr>
              <w:tabs>
                <w:tab w:val="left" w:pos="1800"/>
              </w:tabs>
              <w:jc w:val="center"/>
              <w:rPr>
                <w:rFonts w:asciiTheme="minorHAnsi" w:hAnsiTheme="minorHAnsi" w:cstheme="minorHAnsi"/>
                <w:b/>
                <w:rPrChange w:id="3576" w:author="Sue Simnor (EXT Idiom)" w:date="2024-08-07T11:25:00Z" w16du:dateUtc="2024-08-07T01:25:00Z">
                  <w:rPr>
                    <w:rFonts w:asciiTheme="minorHAnsi" w:hAnsiTheme="minorHAnsi" w:cstheme="minorHAnsi"/>
                    <w:b/>
                    <w:sz w:val="20"/>
                  </w:rPr>
                </w:rPrChange>
              </w:rPr>
            </w:pPr>
            <w:r w:rsidRPr="009D0665">
              <w:rPr>
                <w:rFonts w:asciiTheme="minorHAnsi" w:hAnsiTheme="minorHAnsi" w:cstheme="minorHAnsi"/>
                <w:b/>
                <w:rPrChange w:id="3577" w:author="Sue Simnor (EXT Idiom)" w:date="2024-08-07T11:25:00Z" w16du:dateUtc="2024-08-07T01:25:00Z">
                  <w:rPr>
                    <w:rFonts w:asciiTheme="minorHAnsi" w:hAnsiTheme="minorHAnsi" w:cstheme="minorHAnsi"/>
                    <w:b/>
                    <w:sz w:val="20"/>
                  </w:rPr>
                </w:rPrChange>
              </w:rPr>
              <w:t>Logic</w:t>
            </w:r>
          </w:p>
        </w:tc>
        <w:tc>
          <w:tcPr>
            <w:tcW w:w="1701" w:type="dxa"/>
            <w:shd w:val="clear" w:color="auto" w:fill="BFBFBF" w:themeFill="background1" w:themeFillShade="BF"/>
          </w:tcPr>
          <w:p w14:paraId="4B9B8432" w14:textId="77777777" w:rsidR="00E84FD9" w:rsidRPr="009D0665" w:rsidRDefault="00E84FD9">
            <w:pPr>
              <w:tabs>
                <w:tab w:val="left" w:pos="1800"/>
              </w:tabs>
              <w:jc w:val="center"/>
              <w:rPr>
                <w:rFonts w:asciiTheme="minorHAnsi" w:hAnsiTheme="minorHAnsi" w:cstheme="minorHAnsi"/>
                <w:b/>
                <w:rPrChange w:id="3578" w:author="Sue Simnor (EXT Idiom)" w:date="2024-08-07T11:25:00Z" w16du:dateUtc="2024-08-07T01:25:00Z">
                  <w:rPr>
                    <w:rFonts w:asciiTheme="minorHAnsi" w:hAnsiTheme="minorHAnsi" w:cstheme="minorHAnsi"/>
                    <w:b/>
                    <w:sz w:val="20"/>
                  </w:rPr>
                </w:rPrChange>
              </w:rPr>
            </w:pPr>
            <w:r w:rsidRPr="009D0665">
              <w:rPr>
                <w:rFonts w:asciiTheme="minorHAnsi" w:hAnsiTheme="minorHAnsi" w:cstheme="minorHAnsi"/>
                <w:b/>
                <w:rPrChange w:id="3579" w:author="Sue Simnor (EXT Idiom)" w:date="2024-08-07T11:25:00Z" w16du:dateUtc="2024-08-07T01:25:00Z">
                  <w:rPr>
                    <w:rFonts w:asciiTheme="minorHAnsi" w:hAnsiTheme="minorHAnsi" w:cstheme="minorHAnsi"/>
                    <w:b/>
                    <w:sz w:val="20"/>
                  </w:rPr>
                </w:rPrChange>
              </w:rPr>
              <w:t>Style</w:t>
            </w:r>
          </w:p>
        </w:tc>
      </w:tr>
      <w:tr w:rsidR="00101D1F" w:rsidRPr="00720F8E" w14:paraId="663AC58B" w14:textId="77777777" w:rsidTr="009E32DB">
        <w:trPr>
          <w:cantSplit/>
        </w:trPr>
        <w:tc>
          <w:tcPr>
            <w:tcW w:w="846" w:type="dxa"/>
          </w:tcPr>
          <w:p w14:paraId="150BC08E" w14:textId="7031A6B0" w:rsidR="00101D1F" w:rsidRPr="00720F8E" w:rsidRDefault="00101D1F" w:rsidP="00101D1F">
            <w:pPr>
              <w:tabs>
                <w:tab w:val="left" w:pos="1800"/>
              </w:tabs>
              <w:rPr>
                <w:rFonts w:asciiTheme="minorHAnsi" w:hAnsiTheme="minorHAnsi" w:cstheme="minorHAnsi"/>
                <w:b/>
                <w:sz w:val="20"/>
              </w:rPr>
            </w:pPr>
            <w:r w:rsidRPr="000916A6">
              <w:rPr>
                <w:rFonts w:asciiTheme="minorHAnsi" w:hAnsiTheme="minorHAnsi" w:cstheme="minorHAnsi"/>
                <w:bCs/>
                <w:sz w:val="20"/>
              </w:rPr>
              <w:t>AYP 1</w:t>
            </w:r>
          </w:p>
        </w:tc>
        <w:tc>
          <w:tcPr>
            <w:tcW w:w="1701" w:type="dxa"/>
          </w:tcPr>
          <w:p w14:paraId="7EE6D1FC" w14:textId="77777777" w:rsidR="00101D1F" w:rsidRPr="00720F8E" w:rsidRDefault="00101D1F" w:rsidP="00101D1F">
            <w:pPr>
              <w:tabs>
                <w:tab w:val="left" w:pos="1800"/>
              </w:tabs>
              <w:rPr>
                <w:rFonts w:asciiTheme="minorHAnsi" w:hAnsiTheme="minorHAnsi" w:cstheme="minorHAnsi"/>
                <w:b/>
                <w:sz w:val="20"/>
              </w:rPr>
            </w:pPr>
          </w:p>
        </w:tc>
        <w:tc>
          <w:tcPr>
            <w:tcW w:w="8363" w:type="dxa"/>
          </w:tcPr>
          <w:tbl>
            <w:tblPr>
              <w:tblStyle w:val="TableGrid"/>
              <w:tblpPr w:leftFromText="180" w:rightFromText="180" w:vertAnchor="text" w:horzAnchor="margin" w:tblpY="344"/>
              <w:tblOverlap w:val="never"/>
              <w:tblW w:w="8320" w:type="dxa"/>
              <w:tblLayout w:type="fixed"/>
              <w:tblLook w:val="04A0" w:firstRow="1" w:lastRow="0" w:firstColumn="1" w:lastColumn="0" w:noHBand="0" w:noVBand="1"/>
              <w:tblPrChange w:id="3580" w:author="Sue Simnor (EXT Idiom)" w:date="2024-08-07T11:25:00Z" w16du:dateUtc="2024-08-07T01:25:00Z">
                <w:tblPr>
                  <w:tblStyle w:val="TableGrid"/>
                  <w:tblpPr w:leftFromText="180" w:rightFromText="180" w:vertAnchor="text" w:horzAnchor="margin" w:tblpY="344"/>
                  <w:tblOverlap w:val="never"/>
                  <w:tblW w:w="0" w:type="auto"/>
                  <w:tblLayout w:type="fixed"/>
                  <w:tblLook w:val="04A0" w:firstRow="1" w:lastRow="0" w:firstColumn="1" w:lastColumn="0" w:noHBand="0" w:noVBand="1"/>
                </w:tblPr>
              </w:tblPrChange>
            </w:tblPr>
            <w:tblGrid>
              <w:gridCol w:w="8320"/>
              <w:tblGridChange w:id="3581">
                <w:tblGrid>
                  <w:gridCol w:w="8320"/>
                  <w:gridCol w:w="526"/>
                </w:tblGrid>
              </w:tblGridChange>
            </w:tblGrid>
            <w:tr w:rsidR="00101D1F" w14:paraId="05428235" w14:textId="77777777" w:rsidTr="006F4199">
              <w:trPr>
                <w:trHeight w:val="513"/>
              </w:trPr>
              <w:tc>
                <w:tcPr>
                  <w:tcW w:w="8320" w:type="dxa"/>
                  <w:tcPrChange w:id="3582" w:author="Sue Simnor (EXT Idiom)" w:date="2024-08-07T11:25:00Z" w16du:dateUtc="2024-08-07T01:25:00Z">
                    <w:tcPr>
                      <w:tcW w:w="8846" w:type="dxa"/>
                      <w:gridSpan w:val="2"/>
                    </w:tcPr>
                  </w:tcPrChange>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Change w:id="3583" w:author="Sue Simnor (EXT Idiom)" w:date="2024-08-14T11:17:00Z" w16du:dateUtc="2024-08-14T01:17:00Z">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PrChange>
                  </w:tblPr>
                  <w:tblGrid>
                    <w:gridCol w:w="3831"/>
                    <w:gridCol w:w="3880"/>
                    <w:tblGridChange w:id="3584">
                      <w:tblGrid>
                        <w:gridCol w:w="3291"/>
                        <w:gridCol w:w="540"/>
                        <w:gridCol w:w="3880"/>
                        <w:gridCol w:w="909"/>
                      </w:tblGrid>
                    </w:tblGridChange>
                  </w:tblGrid>
                  <w:tr w:rsidR="00101D1F" w14:paraId="73670253" w14:textId="77777777" w:rsidTr="00D97186">
                    <w:trPr>
                      <w:trHeight w:val="513"/>
                    </w:trPr>
                    <w:tc>
                      <w:tcPr>
                        <w:tcW w:w="3831" w:type="dxa"/>
                        <w:tcPrChange w:id="3585" w:author="Sue Simnor (EXT Idiom)" w:date="2024-08-14T11:17:00Z" w16du:dateUtc="2024-08-14T01:17:00Z">
                          <w:tcPr>
                            <w:tcW w:w="3291" w:type="dxa"/>
                          </w:tcPr>
                        </w:tcPrChange>
                      </w:tcPr>
                      <w:p w14:paraId="1F011B51" w14:textId="2795289B" w:rsidR="00101D1F" w:rsidRPr="00461EC3" w:rsidRDefault="00101D1F" w:rsidP="00101D1F">
                        <w:pPr>
                          <w:pStyle w:val="Heading1COI"/>
                          <w:numPr>
                            <w:ilvl w:val="0"/>
                            <w:numId w:val="157"/>
                          </w:numPr>
                        </w:pPr>
                        <w:r w:rsidRPr="00461EC3">
                          <w:t>About your policy</w:t>
                        </w:r>
                      </w:p>
                    </w:tc>
                    <w:tc>
                      <w:tcPr>
                        <w:tcW w:w="3880" w:type="dxa"/>
                        <w:tcPrChange w:id="3586" w:author="Sue Simnor (EXT Idiom)" w:date="2024-08-14T11:17:00Z" w16du:dateUtc="2024-08-14T01:17:00Z">
                          <w:tcPr>
                            <w:tcW w:w="5329" w:type="dxa"/>
                            <w:gridSpan w:val="3"/>
                          </w:tcPr>
                        </w:tcPrChange>
                      </w:tcPr>
                      <w:p w14:paraId="0881B770" w14:textId="2FC82B43" w:rsidR="00101D1F" w:rsidRPr="00A551ED" w:rsidRDefault="00101D1F" w:rsidP="00101D1F">
                        <w:pPr>
                          <w:pStyle w:val="BodycopyCOI"/>
                          <w:jc w:val="right"/>
                          <w:rPr>
                            <w:highlight w:val="yellow"/>
                          </w:rPr>
                        </w:pPr>
                      </w:p>
                    </w:tc>
                  </w:tr>
                </w:tbl>
                <w:p w14:paraId="301DE0B6" w14:textId="20751028" w:rsidR="00101D1F" w:rsidRDefault="00101D1F" w:rsidP="00101D1F">
                  <w:pPr>
                    <w:pStyle w:val="Heading1COI"/>
                    <w:rPr>
                      <w:rFonts w:asciiTheme="minorHAnsi" w:hAnsiTheme="minorHAnsi" w:cstheme="minorHAnsi"/>
                    </w:rPr>
                  </w:pPr>
                </w:p>
              </w:tc>
            </w:tr>
            <w:tr w:rsidR="00101D1F" w14:paraId="3C8E4DF5" w14:textId="77777777" w:rsidTr="006F4199">
              <w:trPr>
                <w:trHeight w:val="747"/>
              </w:trPr>
              <w:tc>
                <w:tcPr>
                  <w:tcW w:w="8320" w:type="dxa"/>
                  <w:tcPrChange w:id="3587" w:author="Sue Simnor (EXT Idiom)" w:date="2024-08-07T11:25:00Z" w16du:dateUtc="2024-08-07T01:25:00Z">
                    <w:tcPr>
                      <w:tcW w:w="8846" w:type="dxa"/>
                      <w:gridSpan w:val="2"/>
                    </w:tcPr>
                  </w:tcPrChange>
                </w:tcPr>
                <w:p w14:paraId="6389E7CB" w14:textId="45F99E08" w:rsidR="00101D1F" w:rsidRPr="00C1020A" w:rsidRDefault="00101D1F" w:rsidP="00101D1F">
                  <w:pPr>
                    <w:pStyle w:val="BodycopyCOI"/>
                  </w:pPr>
                  <w:r>
                    <w:t>For a full description of what you are covered for under this policy, please read the Product Disclosure Statement (PDS).</w:t>
                  </w:r>
                  <w:commentRangeStart w:id="3588"/>
                  <w:commentRangeStart w:id="3589"/>
                  <w:commentRangeEnd w:id="3588"/>
                  <w:r w:rsidRPr="00C1020A">
                    <w:rPr>
                      <w:rStyle w:val="CommentReference"/>
                      <w:sz w:val="18"/>
                      <w:szCs w:val="18"/>
                    </w:rPr>
                    <w:commentReference w:id="3588"/>
                  </w:r>
                  <w:commentRangeEnd w:id="3589"/>
                  <w:r w:rsidRPr="00C1020A">
                    <w:rPr>
                      <w:rStyle w:val="CommentReference"/>
                      <w:sz w:val="18"/>
                      <w:szCs w:val="18"/>
                    </w:rPr>
                    <w:commentReference w:id="3589"/>
                  </w:r>
                </w:p>
              </w:tc>
            </w:tr>
          </w:tbl>
          <w:p w14:paraId="3C832A3F" w14:textId="77777777" w:rsidR="00101D1F" w:rsidRDefault="00101D1F" w:rsidP="00101D1F">
            <w:pPr>
              <w:tabs>
                <w:tab w:val="left" w:pos="1800"/>
              </w:tabs>
              <w:rPr>
                <w:rFonts w:asciiTheme="minorHAnsi" w:hAnsiTheme="minorHAnsi" w:cstheme="minorHAnsi"/>
                <w:b/>
                <w:sz w:val="20"/>
                <w:szCs w:val="20"/>
              </w:rPr>
            </w:pPr>
          </w:p>
          <w:p w14:paraId="7812BEE8" w14:textId="77777777" w:rsidR="00101D1F" w:rsidRPr="00720F8E" w:rsidRDefault="00101D1F" w:rsidP="00101D1F">
            <w:pPr>
              <w:tabs>
                <w:tab w:val="left" w:pos="1800"/>
              </w:tabs>
              <w:rPr>
                <w:rFonts w:asciiTheme="minorHAnsi" w:hAnsiTheme="minorHAnsi" w:cstheme="minorHAnsi"/>
                <w:b/>
                <w:sz w:val="20"/>
                <w:szCs w:val="20"/>
              </w:rPr>
            </w:pPr>
          </w:p>
        </w:tc>
        <w:tc>
          <w:tcPr>
            <w:tcW w:w="1985" w:type="dxa"/>
          </w:tcPr>
          <w:p w14:paraId="0232CEFC" w14:textId="5954A783" w:rsidR="00101D1F" w:rsidRPr="0026227E" w:rsidRDefault="00101D1F" w:rsidP="00101D1F">
            <w:pPr>
              <w:tabs>
                <w:tab w:val="left" w:pos="1800"/>
              </w:tabs>
              <w:rPr>
                <w:rFonts w:asciiTheme="minorHAnsi" w:hAnsiTheme="minorHAnsi" w:cstheme="minorHAnsi"/>
                <w:bCs/>
                <w:sz w:val="20"/>
              </w:rPr>
            </w:pPr>
            <w:r>
              <w:rPr>
                <w:rFonts w:asciiTheme="minorHAnsi" w:hAnsiTheme="minorHAnsi" w:cstheme="minorHAnsi"/>
                <w:bCs/>
                <w:sz w:val="20"/>
              </w:rPr>
              <w:t>Always</w:t>
            </w:r>
            <w:r w:rsidRPr="0026227E">
              <w:rPr>
                <w:rFonts w:asciiTheme="minorHAnsi" w:hAnsiTheme="minorHAnsi" w:cstheme="minorHAnsi"/>
                <w:bCs/>
                <w:sz w:val="20"/>
              </w:rPr>
              <w:t xml:space="preserve"> display</w:t>
            </w:r>
          </w:p>
        </w:tc>
        <w:tc>
          <w:tcPr>
            <w:tcW w:w="1701" w:type="dxa"/>
          </w:tcPr>
          <w:p w14:paraId="07D8E750" w14:textId="77777777" w:rsidR="00101D1F" w:rsidRDefault="00101D1F" w:rsidP="00101D1F">
            <w:pPr>
              <w:tabs>
                <w:tab w:val="left" w:pos="1800"/>
              </w:tabs>
              <w:rPr>
                <w:rFonts w:asciiTheme="minorHAnsi" w:hAnsiTheme="minorHAnsi" w:cstheme="minorHAnsi"/>
                <w:bCs/>
                <w:sz w:val="20"/>
              </w:rPr>
            </w:pPr>
            <w:r w:rsidRPr="00C1020A">
              <w:rPr>
                <w:rFonts w:asciiTheme="minorHAnsi" w:hAnsiTheme="minorHAnsi" w:cstheme="minorHAnsi"/>
                <w:bCs/>
                <w:sz w:val="20"/>
              </w:rPr>
              <w:t>Heading_1_COI</w:t>
            </w:r>
          </w:p>
          <w:p w14:paraId="1D9EC5D1" w14:textId="77777777" w:rsidR="00101D1F" w:rsidRDefault="00101D1F" w:rsidP="00101D1F">
            <w:pPr>
              <w:tabs>
                <w:tab w:val="left" w:pos="1800"/>
              </w:tabs>
              <w:rPr>
                <w:rFonts w:asciiTheme="minorHAnsi" w:hAnsiTheme="minorHAnsi" w:cstheme="minorHAnsi"/>
                <w:bCs/>
                <w:sz w:val="20"/>
              </w:rPr>
            </w:pPr>
          </w:p>
          <w:p w14:paraId="723B4108" w14:textId="3710E802" w:rsidR="00101D1F" w:rsidRPr="00C1020A" w:rsidRDefault="00101D1F" w:rsidP="00101D1F">
            <w:pPr>
              <w:tabs>
                <w:tab w:val="left" w:pos="1800"/>
              </w:tabs>
              <w:rPr>
                <w:rFonts w:asciiTheme="minorHAnsi" w:hAnsiTheme="minorHAnsi" w:cstheme="minorHAnsi"/>
                <w:bCs/>
                <w:sz w:val="20"/>
              </w:rPr>
            </w:pPr>
            <w:r w:rsidRPr="00A2646F">
              <w:rPr>
                <w:rFonts w:asciiTheme="minorHAnsi" w:hAnsiTheme="minorHAnsi" w:cstheme="minorHAnsi"/>
                <w:bCs/>
                <w:sz w:val="20"/>
                <w:szCs w:val="20"/>
              </w:rPr>
              <w:t>Bodycopy</w:t>
            </w:r>
            <w:r>
              <w:rPr>
                <w:rFonts w:asciiTheme="minorHAnsi" w:hAnsiTheme="minorHAnsi" w:cstheme="minorHAnsi"/>
                <w:bCs/>
                <w:sz w:val="20"/>
                <w:szCs w:val="20"/>
              </w:rPr>
              <w:t>_COI</w:t>
            </w:r>
          </w:p>
        </w:tc>
      </w:tr>
      <w:tr w:rsidR="00101D1F" w:rsidRPr="00720F8E" w14:paraId="19C9E360" w14:textId="77777777" w:rsidTr="009E32DB">
        <w:trPr>
          <w:cantSplit/>
          <w:trHeight w:val="707"/>
        </w:trPr>
        <w:tc>
          <w:tcPr>
            <w:tcW w:w="846" w:type="dxa"/>
          </w:tcPr>
          <w:p w14:paraId="63DE7951" w14:textId="3BD49D48" w:rsidR="00101D1F" w:rsidRPr="00720F8E" w:rsidRDefault="00101D1F" w:rsidP="00101D1F">
            <w:pPr>
              <w:tabs>
                <w:tab w:val="left" w:pos="1800"/>
              </w:tabs>
              <w:rPr>
                <w:rFonts w:asciiTheme="minorHAnsi" w:hAnsiTheme="minorHAnsi" w:cstheme="minorHAnsi"/>
                <w:b/>
                <w:sz w:val="20"/>
              </w:rPr>
            </w:pPr>
            <w:r w:rsidRPr="00792974">
              <w:rPr>
                <w:rFonts w:asciiTheme="minorHAnsi" w:hAnsiTheme="minorHAnsi" w:cstheme="minorHAnsi"/>
                <w:bCs/>
                <w:sz w:val="20"/>
              </w:rPr>
              <w:t xml:space="preserve">AYP </w:t>
            </w:r>
            <w:r>
              <w:rPr>
                <w:rFonts w:asciiTheme="minorHAnsi" w:hAnsiTheme="minorHAnsi" w:cstheme="minorHAnsi"/>
                <w:bCs/>
                <w:sz w:val="20"/>
              </w:rPr>
              <w:t>2</w:t>
            </w:r>
          </w:p>
        </w:tc>
        <w:tc>
          <w:tcPr>
            <w:tcW w:w="1701" w:type="dxa"/>
          </w:tcPr>
          <w:p w14:paraId="68E10DE9" w14:textId="33198239" w:rsidR="00101D1F" w:rsidRPr="003C5B33" w:rsidRDefault="00101D1F" w:rsidP="00101D1F">
            <w:pPr>
              <w:tabs>
                <w:tab w:val="left" w:pos="1800"/>
              </w:tabs>
              <w:rPr>
                <w:rFonts w:asciiTheme="minorHAnsi" w:hAnsiTheme="minorHAnsi" w:cstheme="minorHAnsi"/>
                <w:bCs/>
                <w:sz w:val="20"/>
              </w:rPr>
            </w:pPr>
            <w:r w:rsidRPr="003C5B33">
              <w:rPr>
                <w:rFonts w:asciiTheme="minorHAnsi" w:hAnsiTheme="minorHAnsi" w:cstheme="minorHAnsi"/>
                <w:bCs/>
                <w:sz w:val="20"/>
              </w:rPr>
              <w:t>&lt;PolicyNumber&gt;</w:t>
            </w:r>
          </w:p>
        </w:tc>
        <w:tc>
          <w:tcPr>
            <w:tcW w:w="8363" w:type="dxa"/>
          </w:tcPr>
          <w:tbl>
            <w:tblPr>
              <w:tblStyle w:val="GridTable2"/>
              <w:tblpPr w:leftFromText="180" w:rightFromText="180" w:vertAnchor="text" w:horzAnchor="margin" w:tblpY="109"/>
              <w:tblOverlap w:val="never"/>
              <w:tblW w:w="8274" w:type="dxa"/>
              <w:tblLayout w:type="fixed"/>
              <w:tblLook w:val="04A0" w:firstRow="1" w:lastRow="0" w:firstColumn="1" w:lastColumn="0" w:noHBand="0" w:noVBand="1"/>
              <w:tblPrChange w:id="3590" w:author="Sue Simnor (EXT Idiom)" w:date="2024-08-07T11:25:00Z" w16du:dateUtc="2024-08-07T01:25:00Z">
                <w:tblPr>
                  <w:tblStyle w:val="GridTable2"/>
                  <w:tblpPr w:leftFromText="180" w:rightFromText="180" w:vertAnchor="text" w:horzAnchor="margin" w:tblpY="109"/>
                  <w:tblOverlap w:val="never"/>
                  <w:tblW w:w="0" w:type="auto"/>
                  <w:tblLayout w:type="fixed"/>
                  <w:tblLook w:val="04A0" w:firstRow="1" w:lastRow="0" w:firstColumn="1" w:lastColumn="0" w:noHBand="0" w:noVBand="1"/>
                </w:tblPr>
              </w:tblPrChange>
            </w:tblPr>
            <w:tblGrid>
              <w:gridCol w:w="2414"/>
              <w:gridCol w:w="5860"/>
              <w:tblGridChange w:id="3591">
                <w:tblGrid>
                  <w:gridCol w:w="2414"/>
                  <w:gridCol w:w="167"/>
                  <w:gridCol w:w="5693"/>
                  <w:gridCol w:w="572"/>
                </w:tblGrid>
              </w:tblGridChange>
            </w:tblGrid>
            <w:tr w:rsidR="00101D1F" w14:paraId="0E900C38" w14:textId="77777777" w:rsidTr="006F4199">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2414" w:type="dxa"/>
                  <w:tcPrChange w:id="3592" w:author="Sue Simnor (EXT Idiom)" w:date="2024-08-07T11:25:00Z" w16du:dateUtc="2024-08-07T01:25:00Z">
                    <w:tcPr>
                      <w:tcW w:w="2581" w:type="dxa"/>
                      <w:gridSpan w:val="2"/>
                    </w:tcPr>
                  </w:tcPrChange>
                </w:tcPr>
                <w:p w14:paraId="249F51F1" w14:textId="77777777" w:rsidR="00101D1F" w:rsidRPr="00C43CEE" w:rsidRDefault="00101D1F" w:rsidP="00101D1F">
                  <w:pPr>
                    <w:pStyle w:val="BodycopyCOI"/>
                    <w:cnfStyle w:val="101000000000" w:firstRow="1" w:lastRow="0" w:firstColumn="1" w:lastColumn="0" w:oddVBand="0" w:evenVBand="0" w:oddHBand="0" w:evenHBand="0" w:firstRowFirstColumn="0" w:firstRowLastColumn="0" w:lastRowFirstColumn="0" w:lastRowLastColumn="0"/>
                  </w:pPr>
                  <w:r w:rsidRPr="00C1020A">
                    <w:rPr>
                      <w:b w:val="0"/>
                      <w:bCs w:val="0"/>
                    </w:rPr>
                    <w:t>Policy number:</w:t>
                  </w:r>
                </w:p>
              </w:tc>
              <w:tc>
                <w:tcPr>
                  <w:tcW w:w="5860" w:type="dxa"/>
                  <w:tcPrChange w:id="3593" w:author="Sue Simnor (EXT Idiom)" w:date="2024-08-07T11:25:00Z" w16du:dateUtc="2024-08-07T01:25:00Z">
                    <w:tcPr>
                      <w:tcW w:w="6265" w:type="dxa"/>
                      <w:gridSpan w:val="2"/>
                    </w:tcPr>
                  </w:tcPrChange>
                </w:tcPr>
                <w:p w14:paraId="0F175E79" w14:textId="247B880C" w:rsidR="00101D1F" w:rsidRPr="00A551ED" w:rsidRDefault="00101D1F" w:rsidP="00101D1F">
                  <w:pPr>
                    <w:pStyle w:val="BodycopyB"/>
                    <w:cnfStyle w:val="100000000000" w:firstRow="1" w:lastRow="0" w:firstColumn="0" w:lastColumn="0" w:oddVBand="0" w:evenVBand="0" w:oddHBand="0" w:evenHBand="0" w:firstRowFirstColumn="0" w:firstRowLastColumn="0" w:lastRowFirstColumn="0" w:lastRowLastColumn="0"/>
                    <w:rPr>
                      <w:b/>
                      <w:bCs w:val="0"/>
                    </w:rPr>
                  </w:pPr>
                  <w:r w:rsidRPr="005276FE">
                    <w:t>&lt;PolicyNumber&gt;</w:t>
                  </w:r>
                </w:p>
              </w:tc>
            </w:tr>
          </w:tbl>
          <w:p w14:paraId="1CDF9CA8" w14:textId="77777777" w:rsidR="00101D1F" w:rsidRPr="3136F1EB" w:rsidRDefault="00101D1F" w:rsidP="00101D1F">
            <w:pPr>
              <w:pStyle w:val="Heading10"/>
            </w:pPr>
          </w:p>
        </w:tc>
        <w:tc>
          <w:tcPr>
            <w:tcW w:w="1985" w:type="dxa"/>
          </w:tcPr>
          <w:p w14:paraId="498999EB" w14:textId="79529BD2" w:rsidR="00101D1F" w:rsidRDefault="00101D1F" w:rsidP="00101D1F">
            <w:pPr>
              <w:tabs>
                <w:tab w:val="left" w:pos="1800"/>
              </w:tabs>
              <w:rPr>
                <w:rFonts w:asciiTheme="minorHAnsi" w:hAnsiTheme="minorHAnsi" w:cstheme="minorHAnsi"/>
                <w:bCs/>
                <w:sz w:val="20"/>
              </w:rPr>
            </w:pPr>
            <w:r>
              <w:rPr>
                <w:rFonts w:asciiTheme="minorHAnsi" w:hAnsiTheme="minorHAnsi" w:cstheme="minorHAnsi"/>
                <w:bCs/>
                <w:sz w:val="20"/>
              </w:rPr>
              <w:t>Always</w:t>
            </w:r>
            <w:r w:rsidRPr="0026227E">
              <w:rPr>
                <w:rFonts w:asciiTheme="minorHAnsi" w:hAnsiTheme="minorHAnsi" w:cstheme="minorHAnsi"/>
                <w:bCs/>
                <w:sz w:val="20"/>
              </w:rPr>
              <w:t xml:space="preserve"> display</w:t>
            </w:r>
          </w:p>
        </w:tc>
        <w:tc>
          <w:tcPr>
            <w:tcW w:w="1701" w:type="dxa"/>
          </w:tcPr>
          <w:p w14:paraId="60D0B317" w14:textId="77777777" w:rsidR="00101D1F" w:rsidRDefault="00101D1F" w:rsidP="00101D1F">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5963EED7" w14:textId="77777777" w:rsidR="00101D1F" w:rsidRDefault="00101D1F" w:rsidP="00101D1F">
            <w:pPr>
              <w:spacing w:after="120"/>
              <w:rPr>
                <w:rFonts w:asciiTheme="minorHAnsi" w:hAnsiTheme="minorHAnsi" w:cstheme="minorHAnsi"/>
                <w:color w:val="000000"/>
                <w:sz w:val="20"/>
                <w:szCs w:val="20"/>
              </w:rPr>
            </w:pPr>
            <w:r w:rsidRPr="00B72706">
              <w:rPr>
                <w:rFonts w:asciiTheme="minorHAnsi" w:hAnsiTheme="minorHAnsi" w:cstheme="minorHAnsi"/>
                <w:color w:val="000000"/>
                <w:sz w:val="20"/>
                <w:szCs w:val="20"/>
              </w:rPr>
              <w:t xml:space="preserve">Bodycopy_COI </w:t>
            </w:r>
          </w:p>
          <w:p w14:paraId="052DDE95" w14:textId="59061517" w:rsidR="00101D1F" w:rsidRDefault="00101D1F" w:rsidP="00101D1F">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3EE2B1C0" w14:textId="63CC56CB" w:rsidR="00101D1F" w:rsidRPr="00720F8E" w:rsidRDefault="00101D1F" w:rsidP="00101D1F">
            <w:pPr>
              <w:tabs>
                <w:tab w:val="left" w:pos="1800"/>
              </w:tabs>
              <w:rPr>
                <w:rFonts w:asciiTheme="minorHAnsi" w:hAnsiTheme="minorHAnsi" w:cstheme="minorHAnsi"/>
                <w:b/>
                <w:sz w:val="20"/>
              </w:rPr>
            </w:pPr>
            <w:r w:rsidRPr="00B72706">
              <w:rPr>
                <w:rFonts w:asciiTheme="minorHAnsi" w:hAnsiTheme="minorHAnsi" w:cstheme="minorHAnsi"/>
                <w:color w:val="000000"/>
                <w:sz w:val="20"/>
                <w:szCs w:val="20"/>
              </w:rPr>
              <w:t>Bodycopy_B</w:t>
            </w:r>
          </w:p>
        </w:tc>
      </w:tr>
      <w:tr w:rsidR="00C60E6A" w:rsidRPr="00720F8E" w14:paraId="48EF482B" w14:textId="77777777" w:rsidTr="009E32DB">
        <w:trPr>
          <w:cantSplit/>
        </w:trPr>
        <w:tc>
          <w:tcPr>
            <w:tcW w:w="846" w:type="dxa"/>
          </w:tcPr>
          <w:p w14:paraId="1E5D96FD" w14:textId="531295C9" w:rsidR="00C60E6A" w:rsidRPr="00720F8E" w:rsidRDefault="00C60E6A" w:rsidP="00C60E6A">
            <w:pPr>
              <w:tabs>
                <w:tab w:val="left" w:pos="1800"/>
              </w:tabs>
              <w:rPr>
                <w:rFonts w:asciiTheme="minorHAnsi" w:hAnsiTheme="minorHAnsi" w:cstheme="minorHAnsi"/>
                <w:b/>
                <w:sz w:val="20"/>
              </w:rPr>
            </w:pPr>
            <w:r w:rsidRPr="00792974">
              <w:rPr>
                <w:rFonts w:asciiTheme="minorHAnsi" w:hAnsiTheme="minorHAnsi" w:cstheme="minorHAnsi"/>
                <w:bCs/>
                <w:sz w:val="20"/>
              </w:rPr>
              <w:lastRenderedPageBreak/>
              <w:t xml:space="preserve">AYP </w:t>
            </w:r>
            <w:r>
              <w:rPr>
                <w:rFonts w:asciiTheme="minorHAnsi" w:hAnsiTheme="minorHAnsi" w:cstheme="minorHAnsi"/>
                <w:bCs/>
                <w:sz w:val="20"/>
              </w:rPr>
              <w:t>3</w:t>
            </w:r>
          </w:p>
        </w:tc>
        <w:tc>
          <w:tcPr>
            <w:tcW w:w="1701" w:type="dxa"/>
          </w:tcPr>
          <w:p w14:paraId="0A36A198" w14:textId="77777777" w:rsidR="00C60E6A" w:rsidRPr="00A551ED" w:rsidRDefault="00C60E6A" w:rsidP="00C60E6A">
            <w:pPr>
              <w:tabs>
                <w:tab w:val="left" w:pos="1800"/>
              </w:tabs>
              <w:rPr>
                <w:rFonts w:ascii="Arial" w:hAnsi="Arial" w:cs="Arial"/>
                <w:sz w:val="20"/>
                <w:szCs w:val="20"/>
              </w:rPr>
            </w:pPr>
            <w:r w:rsidRPr="00A551ED">
              <w:rPr>
                <w:rFonts w:ascii="Arial" w:hAnsi="Arial" w:cs="Arial"/>
                <w:sz w:val="20"/>
                <w:szCs w:val="20"/>
              </w:rPr>
              <w:t>&lt;PolicyHolderF</w:t>
            </w:r>
            <w:r w:rsidRPr="00A551ED">
              <w:rPr>
                <w:rFonts w:ascii="Arial" w:eastAsiaTheme="minorEastAsia" w:hAnsi="Arial" w:cs="Arial"/>
                <w:sz w:val="20"/>
                <w:szCs w:val="20"/>
              </w:rPr>
              <w:t>irstName</w:t>
            </w:r>
            <w:r w:rsidRPr="00A551ED">
              <w:rPr>
                <w:rFonts w:ascii="Arial" w:hAnsi="Arial" w:cs="Arial"/>
                <w:sz w:val="20"/>
                <w:szCs w:val="20"/>
              </w:rPr>
              <w:t>&gt; &lt;PolicyHolder</w:t>
            </w:r>
            <w:r w:rsidRPr="00A551ED">
              <w:rPr>
                <w:rFonts w:ascii="Arial" w:eastAsiaTheme="minorEastAsia" w:hAnsi="Arial" w:cs="Arial"/>
                <w:sz w:val="20"/>
                <w:szCs w:val="20"/>
              </w:rPr>
              <w:t>LastName</w:t>
            </w:r>
            <w:r w:rsidRPr="00A551ED">
              <w:rPr>
                <w:rFonts w:ascii="Arial" w:hAnsi="Arial" w:cs="Arial"/>
                <w:sz w:val="20"/>
                <w:szCs w:val="20"/>
              </w:rPr>
              <w:t>&gt;</w:t>
            </w:r>
          </w:p>
          <w:p w14:paraId="6CE1FD16" w14:textId="77777777" w:rsidR="00C60E6A" w:rsidRPr="00A551ED" w:rsidRDefault="00C60E6A" w:rsidP="00C60E6A">
            <w:pPr>
              <w:tabs>
                <w:tab w:val="left" w:pos="1800"/>
              </w:tabs>
              <w:rPr>
                <w:rFonts w:ascii="Arial" w:hAnsi="Arial" w:cs="Arial"/>
                <w:sz w:val="20"/>
                <w:szCs w:val="20"/>
              </w:rPr>
            </w:pPr>
            <w:r w:rsidRPr="00A551ED">
              <w:rPr>
                <w:rFonts w:ascii="Arial" w:hAnsi="Arial" w:cs="Arial"/>
                <w:sz w:val="20"/>
                <w:szCs w:val="20"/>
              </w:rPr>
              <w:t>&lt;EntityName&gt;</w:t>
            </w:r>
          </w:p>
          <w:p w14:paraId="34B73007" w14:textId="77777777" w:rsidR="00C60E6A" w:rsidRPr="00A551ED" w:rsidRDefault="00C60E6A" w:rsidP="00C60E6A">
            <w:pPr>
              <w:tabs>
                <w:tab w:val="left" w:pos="1800"/>
              </w:tabs>
              <w:rPr>
                <w:rFonts w:ascii="Arial" w:hAnsi="Arial" w:cs="Arial"/>
                <w:sz w:val="20"/>
                <w:szCs w:val="20"/>
              </w:rPr>
            </w:pPr>
            <w:r w:rsidRPr="00A551ED">
              <w:rPr>
                <w:rFonts w:ascii="Arial" w:hAnsi="Arial" w:cs="Arial"/>
                <w:sz w:val="20"/>
                <w:szCs w:val="20"/>
              </w:rPr>
              <w:t>&lt;AdditF</w:t>
            </w:r>
            <w:r w:rsidRPr="00A551ED">
              <w:rPr>
                <w:rFonts w:ascii="Arial" w:eastAsiaTheme="minorEastAsia" w:hAnsi="Arial" w:cs="Arial"/>
                <w:sz w:val="20"/>
                <w:szCs w:val="20"/>
              </w:rPr>
              <w:t>irstName</w:t>
            </w:r>
            <w:r w:rsidRPr="00A551ED">
              <w:rPr>
                <w:rFonts w:ascii="Arial" w:hAnsi="Arial" w:cs="Arial"/>
                <w:sz w:val="20"/>
                <w:szCs w:val="20"/>
              </w:rPr>
              <w:t>&gt;</w:t>
            </w:r>
          </w:p>
          <w:p w14:paraId="72BA39E8" w14:textId="77777777" w:rsidR="00C60E6A" w:rsidRPr="00A551ED" w:rsidRDefault="00C60E6A" w:rsidP="00C60E6A">
            <w:pPr>
              <w:tabs>
                <w:tab w:val="left" w:pos="1800"/>
              </w:tabs>
              <w:rPr>
                <w:rFonts w:ascii="Arial" w:hAnsi="Arial" w:cs="Arial"/>
                <w:sz w:val="20"/>
                <w:szCs w:val="20"/>
              </w:rPr>
            </w:pPr>
            <w:r w:rsidRPr="00A551ED">
              <w:rPr>
                <w:rFonts w:ascii="Arial" w:hAnsi="Arial" w:cs="Arial"/>
                <w:sz w:val="20"/>
                <w:szCs w:val="20"/>
              </w:rPr>
              <w:t>&lt;Addit</w:t>
            </w:r>
            <w:r w:rsidRPr="00A551ED">
              <w:rPr>
                <w:rFonts w:ascii="Arial" w:eastAsiaTheme="minorEastAsia" w:hAnsi="Arial" w:cs="Arial"/>
                <w:sz w:val="20"/>
                <w:szCs w:val="20"/>
              </w:rPr>
              <w:t>LastName</w:t>
            </w:r>
            <w:r w:rsidRPr="00A551ED">
              <w:rPr>
                <w:rFonts w:ascii="Arial" w:hAnsi="Arial" w:cs="Arial"/>
                <w:sz w:val="20"/>
                <w:szCs w:val="20"/>
              </w:rPr>
              <w:t>&gt;</w:t>
            </w:r>
          </w:p>
          <w:p w14:paraId="6D4C706A" w14:textId="77777777" w:rsidR="00C60E6A" w:rsidRPr="00A551ED" w:rsidRDefault="00C60E6A" w:rsidP="00C60E6A">
            <w:pPr>
              <w:tabs>
                <w:tab w:val="left" w:pos="1800"/>
              </w:tabs>
              <w:rPr>
                <w:rFonts w:ascii="Arial" w:hAnsi="Arial" w:cs="Arial"/>
                <w:sz w:val="20"/>
                <w:szCs w:val="20"/>
              </w:rPr>
            </w:pPr>
            <w:r w:rsidRPr="00A551ED">
              <w:rPr>
                <w:rFonts w:ascii="Arial" w:hAnsi="Arial" w:cs="Arial"/>
                <w:sz w:val="20"/>
                <w:szCs w:val="20"/>
              </w:rPr>
              <w:t>&lt;ClientTypeCode&gt;</w:t>
            </w:r>
          </w:p>
          <w:p w14:paraId="0CD22E48" w14:textId="77777777" w:rsidR="00C60E6A" w:rsidRPr="00A551ED" w:rsidRDefault="00C60E6A" w:rsidP="00C60E6A">
            <w:pPr>
              <w:tabs>
                <w:tab w:val="left" w:pos="1800"/>
              </w:tabs>
              <w:rPr>
                <w:rFonts w:ascii="Arial" w:hAnsi="Arial" w:cs="Arial"/>
                <w:sz w:val="20"/>
                <w:szCs w:val="20"/>
              </w:rPr>
            </w:pPr>
            <w:r w:rsidRPr="00A551ED">
              <w:rPr>
                <w:rFonts w:ascii="Arial" w:hAnsi="Arial" w:cs="Arial"/>
                <w:sz w:val="20"/>
                <w:szCs w:val="20"/>
              </w:rPr>
              <w:t>&lt;TrusteeCompanyName&gt;</w:t>
            </w:r>
          </w:p>
          <w:p w14:paraId="077638C3" w14:textId="180E3D38" w:rsidR="00C60E6A" w:rsidRPr="00720F8E" w:rsidRDefault="00C60E6A" w:rsidP="00C60E6A">
            <w:pPr>
              <w:tabs>
                <w:tab w:val="left" w:pos="1800"/>
              </w:tabs>
              <w:rPr>
                <w:rFonts w:asciiTheme="minorHAnsi" w:hAnsiTheme="minorHAnsi" w:cstheme="minorHAnsi"/>
                <w:b/>
                <w:sz w:val="20"/>
              </w:rPr>
            </w:pPr>
            <w:r w:rsidRPr="00A551ED">
              <w:rPr>
                <w:rFonts w:ascii="Arial" w:hAnsi="Arial" w:cs="Arial"/>
                <w:sz w:val="20"/>
                <w:szCs w:val="20"/>
              </w:rPr>
              <w:t>&lt;TrusteeIndividualName&gt;</w:t>
            </w:r>
          </w:p>
        </w:tc>
        <w:tc>
          <w:tcPr>
            <w:tcW w:w="8363" w:type="dxa"/>
          </w:tcPr>
          <w:tbl>
            <w:tblPr>
              <w:tblW w:w="8190" w:type="dxa"/>
              <w:tblBorders>
                <w:bottom w:val="single" w:sz="4" w:space="0" w:color="auto"/>
              </w:tblBorders>
              <w:tblLayout w:type="fixed"/>
              <w:tblLook w:val="04A0" w:firstRow="1" w:lastRow="0" w:firstColumn="1" w:lastColumn="0" w:noHBand="0" w:noVBand="1"/>
            </w:tblPr>
            <w:tblGrid>
              <w:gridCol w:w="2400"/>
              <w:gridCol w:w="5790"/>
            </w:tblGrid>
            <w:tr w:rsidR="00C60E6A" w:rsidRPr="00C054E5" w14:paraId="22ABD7D8" w14:textId="77777777" w:rsidTr="00C60E6A">
              <w:trPr>
                <w:trHeight w:val="293"/>
              </w:trPr>
              <w:tc>
                <w:tcPr>
                  <w:tcW w:w="2400" w:type="dxa"/>
                  <w:noWrap/>
                  <w:vAlign w:val="center"/>
                  <w:hideMark/>
                </w:tcPr>
                <w:p w14:paraId="53E4AB44" w14:textId="397B739E" w:rsidR="00C60E6A" w:rsidRPr="00E02B28" w:rsidRDefault="00C60E6A" w:rsidP="00C60E6A">
                  <w:pPr>
                    <w:pStyle w:val="BodycopyCOI"/>
                  </w:pPr>
                  <w:r>
                    <w:t>Policyholder name(s):</w:t>
                  </w:r>
                </w:p>
              </w:tc>
              <w:tc>
                <w:tcPr>
                  <w:tcW w:w="5790" w:type="dxa"/>
                  <w:noWrap/>
                  <w:vAlign w:val="bottom"/>
                  <w:hideMark/>
                </w:tcPr>
                <w:p w14:paraId="68DE045B" w14:textId="247B880C" w:rsidR="00C60E6A" w:rsidRPr="00C43CEE" w:rsidRDefault="00C60E6A" w:rsidP="00C60E6A">
                  <w:pPr>
                    <w:pStyle w:val="BodycopyB"/>
                  </w:pPr>
                  <w:r>
                    <w:t xml:space="preserve">&lt;PolicyHolderFirstName&gt; &lt;PolicyHolderLastName&gt; </w:t>
                  </w:r>
                  <w:commentRangeStart w:id="3594"/>
                  <w:commentRangeStart w:id="3595"/>
                  <w:r>
                    <w:t>/</w:t>
                  </w:r>
                  <w:commentRangeEnd w:id="3594"/>
                  <w:r>
                    <w:rPr>
                      <w:rStyle w:val="CommentReference"/>
                      <w:sz w:val="20"/>
                      <w:szCs w:val="24"/>
                    </w:rPr>
                    <w:commentReference w:id="3594"/>
                  </w:r>
                  <w:commentRangeEnd w:id="3595"/>
                  <w:r>
                    <w:rPr>
                      <w:rStyle w:val="CommentReference"/>
                      <w:sz w:val="20"/>
                      <w:szCs w:val="24"/>
                    </w:rPr>
                    <w:commentReference w:id="3595"/>
                  </w:r>
                  <w:r>
                    <w:t xml:space="preserve"> &lt;EntityName&gt;, &lt;PolicyHolderFirstName&gt; &lt;PolicyHolderLastName&gt; / &lt;EntityName&gt;</w:t>
                  </w:r>
                </w:p>
                <w:p w14:paraId="285A0CB3" w14:textId="247B880C" w:rsidR="00C60E6A" w:rsidRPr="00C43CEE" w:rsidRDefault="00C60E6A" w:rsidP="00C60E6A">
                  <w:pPr>
                    <w:pStyle w:val="BodycopyB"/>
                  </w:pPr>
                  <w:r>
                    <w:t xml:space="preserve"> &lt;AdditFirstName&gt; &lt;AdditLastName&gt; / &lt;EntityName&gt;, </w:t>
                  </w:r>
                </w:p>
                <w:p w14:paraId="068B2234" w14:textId="247B880C" w:rsidR="00C60E6A" w:rsidRPr="00E02B28" w:rsidRDefault="00C60E6A" w:rsidP="00C60E6A">
                  <w:pPr>
                    <w:pStyle w:val="BodycopyB"/>
                  </w:pPr>
                  <w:r>
                    <w:t xml:space="preserve">&lt;AdditFirstName&gt; &lt;AdditLastName&gt; / &lt;EntityName&gt;     </w:t>
                  </w:r>
                  <w:commentRangeStart w:id="3596"/>
                  <w:commentRangeStart w:id="3597"/>
                  <w:commentRangeEnd w:id="3596"/>
                  <w:r w:rsidRPr="00E02B28">
                    <w:rPr>
                      <w:rStyle w:val="CommentReference"/>
                      <w:sz w:val="20"/>
                      <w:szCs w:val="24"/>
                    </w:rPr>
                    <w:commentReference w:id="3596"/>
                  </w:r>
                  <w:commentRangeEnd w:id="3597"/>
                  <w:r w:rsidRPr="00E02B28">
                    <w:rPr>
                      <w:rStyle w:val="CommentReference"/>
                      <w:sz w:val="20"/>
                      <w:szCs w:val="24"/>
                    </w:rPr>
                    <w:commentReference w:id="3597"/>
                  </w:r>
                </w:p>
              </w:tc>
            </w:tr>
          </w:tbl>
          <w:p w14:paraId="13868D7F" w14:textId="77777777" w:rsidR="00C60E6A" w:rsidRDefault="00C60E6A" w:rsidP="00C60E6A">
            <w:pPr>
              <w:pStyle w:val="TableHeading2"/>
            </w:pPr>
          </w:p>
          <w:p w14:paraId="5D6C43F1" w14:textId="6B460D0A" w:rsidR="00C60E6A" w:rsidRDefault="00C60E6A" w:rsidP="00C60E6A">
            <w:pPr>
              <w:pStyle w:val="TableHeading2"/>
            </w:pPr>
          </w:p>
        </w:tc>
        <w:tc>
          <w:tcPr>
            <w:tcW w:w="1985" w:type="dxa"/>
          </w:tcPr>
          <w:p w14:paraId="6861B0C8" w14:textId="77777777" w:rsidR="00C60E6A" w:rsidRDefault="00C60E6A" w:rsidP="00C60E6A">
            <w:pPr>
              <w:tabs>
                <w:tab w:val="left" w:pos="774"/>
              </w:tabs>
              <w:rPr>
                <w:rFonts w:asciiTheme="minorHAnsi" w:eastAsiaTheme="minorEastAsia" w:hAnsiTheme="minorHAnsi" w:cstheme="minorHAnsi"/>
                <w:color w:val="000000" w:themeColor="text1"/>
                <w:sz w:val="20"/>
                <w:szCs w:val="20"/>
              </w:rPr>
            </w:pPr>
            <w:r w:rsidRPr="000755A5">
              <w:rPr>
                <w:rFonts w:asciiTheme="minorHAnsi" w:eastAsiaTheme="minorEastAsia" w:hAnsiTheme="minorHAnsi" w:cstheme="minorHAnsi"/>
                <w:color w:val="000000" w:themeColor="text1"/>
                <w:sz w:val="20"/>
                <w:szCs w:val="20"/>
              </w:rPr>
              <w:t>Create PolicyHolders as an EO internal Variable which contains all the Policy Holders name separated by comma as a single line.</w:t>
            </w:r>
          </w:p>
          <w:p w14:paraId="06C7DC0D" w14:textId="77777777" w:rsidR="00C60E6A" w:rsidRDefault="00C60E6A" w:rsidP="00C60E6A">
            <w:pPr>
              <w:tabs>
                <w:tab w:val="left" w:pos="774"/>
              </w:tabs>
              <w:rPr>
                <w:rFonts w:asciiTheme="minorHAnsi" w:eastAsiaTheme="minorEastAsia" w:hAnsiTheme="minorHAnsi" w:cstheme="minorHAnsi"/>
                <w:color w:val="000000" w:themeColor="text1"/>
                <w:sz w:val="20"/>
                <w:szCs w:val="20"/>
              </w:rPr>
            </w:pPr>
          </w:p>
          <w:p w14:paraId="3C5187B6" w14:textId="77777777" w:rsidR="00C60E6A" w:rsidRDefault="00C60E6A" w:rsidP="00C60E6A">
            <w:pPr>
              <w:tabs>
                <w:tab w:val="left" w:pos="774"/>
              </w:tabs>
              <w:rPr>
                <w:rFonts w:asciiTheme="minorHAnsi" w:eastAsiaTheme="minorEastAsia" w:hAnsiTheme="minorHAnsi" w:cstheme="minorHAnsi"/>
                <w:b/>
                <w:bCs/>
                <w:color w:val="000000" w:themeColor="text1"/>
                <w:sz w:val="20"/>
                <w:szCs w:val="20"/>
              </w:rPr>
            </w:pPr>
            <w:r w:rsidRPr="0028188F">
              <w:rPr>
                <w:rFonts w:asciiTheme="minorHAnsi" w:eastAsiaTheme="minorEastAsia" w:hAnsiTheme="minorHAnsi" w:cstheme="minorHAnsi"/>
                <w:b/>
                <w:bCs/>
                <w:color w:val="000000" w:themeColor="text1"/>
                <w:sz w:val="20"/>
                <w:szCs w:val="20"/>
              </w:rPr>
              <w:t>Iterate on Policyholders:</w:t>
            </w:r>
          </w:p>
          <w:p w14:paraId="33221E9A" w14:textId="75FA493C" w:rsidR="002E5F19" w:rsidRPr="00BC02CE" w:rsidRDefault="002E5F19" w:rsidP="002E5F19">
            <w:pPr>
              <w:tabs>
                <w:tab w:val="left" w:pos="774"/>
              </w:tabs>
              <w:rPr>
                <w:rFonts w:asciiTheme="minorHAnsi" w:eastAsiaTheme="minorEastAsia" w:hAnsiTheme="minorHAnsi" w:cstheme="minorHAnsi"/>
                <w:b/>
                <w:bCs/>
                <w:color w:val="000000" w:themeColor="text1"/>
                <w:sz w:val="20"/>
                <w:szCs w:val="20"/>
              </w:rPr>
            </w:pPr>
            <w:r w:rsidRPr="00BC02CE">
              <w:rPr>
                <w:rFonts w:asciiTheme="minorHAnsi" w:eastAsiaTheme="minorEastAsia" w:hAnsiTheme="minorHAnsi" w:cstheme="minorHAnsi"/>
                <w:b/>
                <w:bCs/>
                <w:color w:val="000000" w:themeColor="text1"/>
                <w:sz w:val="20"/>
                <w:szCs w:val="20"/>
              </w:rPr>
              <w:t>If &lt;ClientTypeCode&gt; = ‘6|Trust or 7|SMSF</w:t>
            </w:r>
          </w:p>
          <w:p w14:paraId="3EFCCEB1" w14:textId="77777777" w:rsidR="002E5F19" w:rsidRPr="00BC02CE" w:rsidRDefault="002E5F19" w:rsidP="002E5F19">
            <w:pPr>
              <w:tabs>
                <w:tab w:val="left" w:pos="774"/>
              </w:tabs>
              <w:rPr>
                <w:rFonts w:asciiTheme="minorHAnsi" w:eastAsiaTheme="minorEastAsia" w:hAnsiTheme="minorHAnsi" w:cstheme="minorHAnsi"/>
                <w:b/>
                <w:bCs/>
                <w:color w:val="000000" w:themeColor="text1"/>
                <w:sz w:val="20"/>
                <w:szCs w:val="20"/>
                <w:lang w:val="en-AU"/>
              </w:rPr>
            </w:pPr>
            <w:r w:rsidRPr="00BC02CE">
              <w:rPr>
                <w:rFonts w:asciiTheme="minorHAnsi" w:eastAsiaTheme="minorEastAsia" w:hAnsiTheme="minorHAnsi" w:cstheme="minorHAnsi"/>
                <w:b/>
                <w:bCs/>
                <w:color w:val="000000" w:themeColor="text1"/>
                <w:sz w:val="20"/>
                <w:szCs w:val="20"/>
              </w:rPr>
              <w:t xml:space="preserve">THEN DO NOT DISPLAY </w:t>
            </w:r>
          </w:p>
          <w:p w14:paraId="156AD9AB" w14:textId="3F0C5F1F" w:rsidR="002E5F19" w:rsidRPr="002E5F19" w:rsidRDefault="002E5F19" w:rsidP="00C60E6A">
            <w:pPr>
              <w:tabs>
                <w:tab w:val="left" w:pos="774"/>
              </w:tabs>
              <w:rPr>
                <w:rFonts w:asciiTheme="minorHAnsi" w:eastAsiaTheme="minorEastAsia" w:hAnsiTheme="minorHAnsi" w:cstheme="minorHAnsi"/>
                <w:b/>
                <w:bCs/>
                <w:color w:val="000000" w:themeColor="text1"/>
                <w:sz w:val="20"/>
                <w:szCs w:val="20"/>
                <w:lang w:val="en-AU"/>
                <w:rPrChange w:id="3598" w:author="Sue Simnor (EXT Idiom)" w:date="2024-11-14T16:58:00Z" w16du:dateUtc="2024-11-14T05:58:00Z">
                  <w:rPr>
                    <w:rFonts w:asciiTheme="minorHAnsi" w:eastAsiaTheme="minorEastAsia" w:hAnsiTheme="minorHAnsi" w:cstheme="minorHAnsi"/>
                    <w:b/>
                    <w:bCs/>
                    <w:color w:val="000000" w:themeColor="text1"/>
                    <w:sz w:val="20"/>
                    <w:szCs w:val="20"/>
                  </w:rPr>
                </w:rPrChange>
              </w:rPr>
            </w:pPr>
            <w:r w:rsidRPr="00BC02CE">
              <w:rPr>
                <w:rFonts w:asciiTheme="minorHAnsi" w:eastAsiaTheme="minorEastAsia" w:hAnsiTheme="minorHAnsi" w:cstheme="minorHAnsi"/>
                <w:b/>
                <w:bCs/>
                <w:color w:val="000000" w:themeColor="text1"/>
                <w:sz w:val="20"/>
                <w:szCs w:val="20"/>
                <w:lang w:val="en-AU"/>
              </w:rPr>
              <w:t>ELSE</w:t>
            </w:r>
          </w:p>
          <w:p w14:paraId="1ED0124F" w14:textId="77777777" w:rsidR="00C60E6A" w:rsidRPr="000755A5" w:rsidRDefault="00C60E6A" w:rsidP="00C60E6A">
            <w:pPr>
              <w:tabs>
                <w:tab w:val="left" w:pos="774"/>
              </w:tabs>
              <w:rPr>
                <w:rFonts w:asciiTheme="minorHAnsi" w:eastAsiaTheme="minorEastAsia" w:hAnsiTheme="minorHAnsi" w:cstheme="minorHAnsi"/>
                <w:color w:val="000000" w:themeColor="text1"/>
                <w:sz w:val="20"/>
                <w:szCs w:val="20"/>
              </w:rPr>
            </w:pPr>
          </w:p>
          <w:p w14:paraId="2F5B153A" w14:textId="77777777" w:rsidR="00C60E6A" w:rsidRPr="00B4396F" w:rsidRDefault="00C60E6A" w:rsidP="00C60E6A">
            <w:pPr>
              <w:tabs>
                <w:tab w:val="left" w:pos="774"/>
              </w:tabs>
              <w:rPr>
                <w:rFonts w:asciiTheme="minorHAnsi" w:eastAsiaTheme="minorEastAsia" w:hAnsiTheme="minorHAnsi" w:cstheme="minorHAnsi"/>
                <w:sz w:val="20"/>
                <w:lang w:val="en-AU"/>
              </w:rPr>
            </w:pPr>
            <w:r w:rsidRPr="00B4396F">
              <w:rPr>
                <w:rFonts w:asciiTheme="minorHAnsi" w:eastAsiaTheme="minorEastAsia" w:hAnsiTheme="minorHAnsi" w:cstheme="minorHAnsi"/>
                <w:sz w:val="20"/>
                <w:lang w:val="en-AU"/>
              </w:rPr>
              <w:t xml:space="preserve">IF&lt;ClientTypeCode&gt;  = “4|Estate” </w:t>
            </w:r>
          </w:p>
          <w:p w14:paraId="544A1235" w14:textId="77777777" w:rsidR="00C60E6A" w:rsidRPr="00B4396F" w:rsidRDefault="00C60E6A" w:rsidP="00C60E6A">
            <w:pPr>
              <w:tabs>
                <w:tab w:val="left" w:pos="774"/>
              </w:tabs>
              <w:rPr>
                <w:rFonts w:asciiTheme="minorHAnsi" w:eastAsiaTheme="minorEastAsia" w:hAnsiTheme="minorHAnsi" w:cstheme="minorHAnsi"/>
                <w:sz w:val="20"/>
                <w:lang w:val="en-AU"/>
              </w:rPr>
            </w:pPr>
            <w:r w:rsidRPr="00B4396F">
              <w:rPr>
                <w:rFonts w:asciiTheme="minorHAnsi" w:eastAsiaTheme="minorEastAsia" w:hAnsiTheme="minorHAnsi" w:cstheme="minorHAnsi"/>
                <w:sz w:val="20"/>
                <w:lang w:val="en-AU"/>
              </w:rPr>
              <w:t>THEN set {EstateVariable} = “Estate of the Late” else {EstateVariable} = “”</w:t>
            </w:r>
          </w:p>
          <w:p w14:paraId="38A967AD" w14:textId="77777777" w:rsidR="00C60E6A" w:rsidRPr="00B4396F" w:rsidRDefault="00C60E6A" w:rsidP="00C60E6A">
            <w:pPr>
              <w:tabs>
                <w:tab w:val="left" w:pos="774"/>
              </w:tabs>
              <w:rPr>
                <w:rFonts w:asciiTheme="minorHAnsi" w:eastAsiaTheme="minorEastAsia" w:hAnsiTheme="minorHAnsi" w:cstheme="minorHAnsi"/>
                <w:sz w:val="20"/>
                <w:lang w:val="en-AU"/>
              </w:rPr>
            </w:pPr>
          </w:p>
          <w:p w14:paraId="55FB2B51" w14:textId="77777777" w:rsidR="00C60E6A" w:rsidRPr="00B4396F" w:rsidRDefault="00C60E6A" w:rsidP="00C60E6A">
            <w:pPr>
              <w:tabs>
                <w:tab w:val="left" w:pos="774"/>
              </w:tabs>
              <w:rPr>
                <w:rFonts w:asciiTheme="minorHAnsi" w:eastAsiaTheme="minorEastAsia" w:hAnsiTheme="minorHAnsi" w:cstheme="minorHAnsi"/>
                <w:sz w:val="20"/>
                <w:lang w:val="en-AU"/>
              </w:rPr>
            </w:pPr>
            <w:r w:rsidRPr="00B4396F">
              <w:rPr>
                <w:rFonts w:asciiTheme="minorHAnsi" w:eastAsiaTheme="minorEastAsia" w:hAnsiTheme="minorHAnsi" w:cstheme="minorHAnsi"/>
                <w:sz w:val="20"/>
                <w:lang w:val="en-AU"/>
              </w:rPr>
              <w:t>IF &lt;EntityName&gt; = NULL</w:t>
            </w:r>
          </w:p>
          <w:p w14:paraId="1FB9A99B" w14:textId="77777777" w:rsidR="00C60E6A" w:rsidRPr="00B4396F" w:rsidRDefault="00C60E6A" w:rsidP="00C60E6A">
            <w:pPr>
              <w:tabs>
                <w:tab w:val="left" w:pos="774"/>
              </w:tabs>
              <w:rPr>
                <w:rFonts w:asciiTheme="minorHAnsi" w:eastAsiaTheme="minorEastAsia" w:hAnsiTheme="minorHAnsi" w:cstheme="minorHAnsi"/>
                <w:sz w:val="20"/>
                <w:lang w:val="en-AU"/>
              </w:rPr>
            </w:pPr>
            <w:r w:rsidRPr="00B4396F">
              <w:rPr>
                <w:rFonts w:asciiTheme="minorHAnsi" w:eastAsiaTheme="minorEastAsia" w:hAnsiTheme="minorHAnsi" w:cstheme="minorHAnsi"/>
                <w:sz w:val="20"/>
                <w:lang w:val="en-AU"/>
              </w:rPr>
              <w:t>THEN DISPLAY</w:t>
            </w:r>
          </w:p>
          <w:p w14:paraId="30AC575B" w14:textId="77777777" w:rsidR="00C60E6A" w:rsidRPr="00B4396F" w:rsidRDefault="00C60E6A" w:rsidP="00C60E6A">
            <w:pPr>
              <w:tabs>
                <w:tab w:val="left" w:pos="774"/>
              </w:tabs>
              <w:rPr>
                <w:rFonts w:asciiTheme="minorHAnsi" w:eastAsiaTheme="minorEastAsia" w:hAnsiTheme="minorHAnsi" w:cstheme="minorHAnsi"/>
                <w:sz w:val="20"/>
                <w:lang w:val="en-AU"/>
              </w:rPr>
            </w:pPr>
            <w:r w:rsidRPr="00B4396F">
              <w:rPr>
                <w:rFonts w:asciiTheme="minorHAnsi" w:eastAsiaTheme="minorEastAsia" w:hAnsiTheme="minorHAnsi" w:cstheme="minorHAnsi"/>
                <w:sz w:val="20"/>
                <w:lang w:val="en-AU"/>
              </w:rPr>
              <w:t>{EstateVariable} &lt;PolicyHolderFirstName&gt; &lt;PolicyHolderLastName&gt;</w:t>
            </w:r>
          </w:p>
          <w:p w14:paraId="5EA012CD" w14:textId="77777777" w:rsidR="00C60E6A" w:rsidRDefault="00C60E6A" w:rsidP="00C60E6A">
            <w:pPr>
              <w:tabs>
                <w:tab w:val="left" w:pos="774"/>
              </w:tabs>
              <w:rPr>
                <w:rFonts w:asciiTheme="minorHAnsi" w:eastAsiaTheme="minorEastAsia" w:hAnsiTheme="minorHAnsi" w:cstheme="minorHAnsi"/>
                <w:sz w:val="20"/>
                <w:lang w:val="en-AU"/>
              </w:rPr>
            </w:pPr>
            <w:r w:rsidRPr="00B4396F">
              <w:rPr>
                <w:rFonts w:asciiTheme="minorHAnsi" w:eastAsiaTheme="minorEastAsia" w:hAnsiTheme="minorHAnsi" w:cstheme="minorHAnsi"/>
                <w:sz w:val="20"/>
                <w:lang w:val="en-AU"/>
              </w:rPr>
              <w:t>ELSE DISPLAY {EstateVariable} &lt;EntityName&gt;</w:t>
            </w:r>
          </w:p>
          <w:p w14:paraId="3DFE2D05" w14:textId="77777777" w:rsidR="00C60E6A" w:rsidRDefault="00C60E6A" w:rsidP="00C60E6A">
            <w:pPr>
              <w:tabs>
                <w:tab w:val="left" w:pos="774"/>
              </w:tabs>
              <w:rPr>
                <w:rFonts w:asciiTheme="minorHAnsi" w:eastAsiaTheme="minorEastAsia" w:hAnsiTheme="minorHAnsi" w:cstheme="minorHAnsi"/>
                <w:sz w:val="20"/>
                <w:lang w:val="en-AU"/>
              </w:rPr>
            </w:pPr>
          </w:p>
          <w:p w14:paraId="5B11FDE5" w14:textId="77777777" w:rsidR="00C60E6A" w:rsidRPr="0028188F" w:rsidRDefault="00C60E6A" w:rsidP="00C60E6A">
            <w:pPr>
              <w:tabs>
                <w:tab w:val="left" w:pos="774"/>
              </w:tabs>
              <w:rPr>
                <w:rFonts w:asciiTheme="minorHAnsi" w:eastAsiaTheme="minorEastAsia" w:hAnsiTheme="minorHAnsi" w:cstheme="minorHAnsi"/>
                <w:b/>
                <w:bCs/>
                <w:color w:val="000000" w:themeColor="text1"/>
                <w:sz w:val="20"/>
                <w:szCs w:val="20"/>
              </w:rPr>
            </w:pPr>
            <w:r w:rsidRPr="0028188F">
              <w:rPr>
                <w:rFonts w:asciiTheme="minorHAnsi" w:eastAsiaTheme="minorEastAsia" w:hAnsiTheme="minorHAnsi" w:cstheme="minorHAnsi"/>
                <w:b/>
                <w:bCs/>
                <w:color w:val="000000" w:themeColor="text1"/>
                <w:sz w:val="20"/>
                <w:szCs w:val="20"/>
              </w:rPr>
              <w:t>Iterate on Additional Policyholders:</w:t>
            </w:r>
          </w:p>
          <w:p w14:paraId="5C46154E" w14:textId="77777777" w:rsidR="00C60E6A" w:rsidRDefault="00C60E6A" w:rsidP="00C60E6A">
            <w:pPr>
              <w:tabs>
                <w:tab w:val="left" w:pos="774"/>
              </w:tabs>
              <w:rPr>
                <w:rFonts w:asciiTheme="minorHAnsi" w:eastAsiaTheme="minorEastAsia" w:hAnsiTheme="minorHAnsi" w:cstheme="minorHAnsi"/>
                <w:sz w:val="20"/>
                <w:lang w:val="en-AU"/>
              </w:rPr>
            </w:pPr>
          </w:p>
          <w:p w14:paraId="07AC2662" w14:textId="77777777" w:rsidR="00C60E6A" w:rsidRPr="004037E1" w:rsidRDefault="00C60E6A" w:rsidP="00C60E6A">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lastRenderedPageBreak/>
              <w:t xml:space="preserve">IF &lt;AddClientTypeCode&gt; &lt;&gt; (“2|AddThirdPartyAuthority” AND “3|Representative”) </w:t>
            </w:r>
          </w:p>
          <w:p w14:paraId="7249374B" w14:textId="77777777" w:rsidR="00C60E6A" w:rsidRPr="004037E1" w:rsidRDefault="00C60E6A" w:rsidP="00C60E6A">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IF &lt;EntityName&gt; = NULL</w:t>
            </w:r>
          </w:p>
          <w:p w14:paraId="7DDB3333" w14:textId="77777777" w:rsidR="00C60E6A" w:rsidRPr="004037E1" w:rsidRDefault="00C60E6A" w:rsidP="00C60E6A">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THEN DISPLAY</w:t>
            </w:r>
          </w:p>
          <w:p w14:paraId="5D482E93" w14:textId="77777777" w:rsidR="00C60E6A" w:rsidRPr="004037E1" w:rsidRDefault="00C60E6A" w:rsidP="00C60E6A">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&lt;PolicyHolderFirstName&gt; &lt;PolicyHolderLastName&gt;</w:t>
            </w:r>
          </w:p>
          <w:p w14:paraId="352FB1C4" w14:textId="77777777" w:rsidR="00C60E6A" w:rsidRPr="004037E1" w:rsidRDefault="00C60E6A" w:rsidP="00C60E6A">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ENDIF</w:t>
            </w:r>
          </w:p>
          <w:p w14:paraId="01C3896B" w14:textId="77777777" w:rsidR="00C60E6A" w:rsidRPr="004037E1" w:rsidRDefault="00C60E6A" w:rsidP="00C60E6A">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 xml:space="preserve">ELSEIF &lt;AddClientTypeCode&gt; = "4|Trustee" and &lt;Trustee_IndividualName&gt; is not null </w:t>
            </w:r>
          </w:p>
          <w:p w14:paraId="457B7FD9" w14:textId="77777777" w:rsidR="00C60E6A" w:rsidRPr="004037E1" w:rsidRDefault="00C60E6A" w:rsidP="00C60E6A">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THEN DISPLAY</w:t>
            </w:r>
          </w:p>
          <w:p w14:paraId="2DE48798" w14:textId="77777777" w:rsidR="00C60E6A" w:rsidRPr="004037E1" w:rsidRDefault="00C60E6A" w:rsidP="00C60E6A">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&lt;Trustee_IndividualName&gt;</w:t>
            </w:r>
          </w:p>
          <w:p w14:paraId="3332A1F2" w14:textId="77777777" w:rsidR="00C60E6A" w:rsidRPr="004037E1" w:rsidRDefault="00C60E6A" w:rsidP="00C60E6A">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 xml:space="preserve">ELSE DISPLAY </w:t>
            </w:r>
          </w:p>
          <w:p w14:paraId="387B7E95" w14:textId="77777777" w:rsidR="00C60E6A" w:rsidRPr="004037E1" w:rsidRDefault="00C60E6A" w:rsidP="00C60E6A">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&lt;PolicyHolderFirstName&gt; &lt;PolicyHolderLastName&gt;</w:t>
            </w:r>
          </w:p>
          <w:p w14:paraId="74B3E069" w14:textId="77777777" w:rsidR="00C60E6A" w:rsidRPr="004037E1" w:rsidRDefault="00C60E6A" w:rsidP="00C60E6A">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ENDIF</w:t>
            </w:r>
          </w:p>
          <w:p w14:paraId="33B50485" w14:textId="77777777" w:rsidR="00C60E6A" w:rsidRPr="004037E1" w:rsidRDefault="00C60E6A" w:rsidP="00C60E6A">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 xml:space="preserve">ELSEIF &lt;AddClientTypeCode&gt; = "5|TrusteeCompany" and &lt;Trustee_CompanyName&gt; is not null </w:t>
            </w:r>
          </w:p>
          <w:p w14:paraId="427B3D34" w14:textId="77777777" w:rsidR="00C60E6A" w:rsidRPr="004037E1" w:rsidRDefault="00C60E6A" w:rsidP="00C60E6A">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THEN DISPLAY</w:t>
            </w:r>
          </w:p>
          <w:p w14:paraId="0CE7DA65" w14:textId="77777777" w:rsidR="00C60E6A" w:rsidRPr="004037E1" w:rsidRDefault="00C60E6A" w:rsidP="00C60E6A">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&lt;Trustee_CompanyName&gt;</w:t>
            </w:r>
          </w:p>
          <w:p w14:paraId="35B21AC0" w14:textId="77777777" w:rsidR="00C60E6A" w:rsidRPr="004037E1" w:rsidRDefault="00C60E6A" w:rsidP="00C60E6A">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 xml:space="preserve">ELSE DISPLAY </w:t>
            </w:r>
          </w:p>
          <w:p w14:paraId="0CB90B39" w14:textId="77777777" w:rsidR="00C60E6A" w:rsidRPr="004037E1" w:rsidRDefault="00C60E6A" w:rsidP="00C60E6A">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lastRenderedPageBreak/>
              <w:t>&lt;EntityName&gt;</w:t>
            </w:r>
          </w:p>
          <w:p w14:paraId="1D7749BF" w14:textId="5E8BEF28" w:rsidR="00C60E6A" w:rsidRPr="0007657A" w:rsidRDefault="00C60E6A" w:rsidP="00C60E6A">
            <w:pPr>
              <w:tabs>
                <w:tab w:val="left" w:pos="774"/>
              </w:tabs>
              <w:rPr>
                <w:rFonts w:asciiTheme="minorHAnsi" w:hAnsiTheme="minorHAnsi" w:cstheme="minorHAnsi"/>
                <w:bCs/>
                <w:sz w:val="18"/>
                <w:szCs w:val="18"/>
              </w:rPr>
            </w:pPr>
          </w:p>
        </w:tc>
        <w:tc>
          <w:tcPr>
            <w:tcW w:w="1701" w:type="dxa"/>
          </w:tcPr>
          <w:p w14:paraId="447CF591" w14:textId="77777777" w:rsidR="00C60E6A" w:rsidRDefault="00C60E6A" w:rsidP="00C60E6A">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lastRenderedPageBreak/>
              <w:t>Column 1 text:</w:t>
            </w:r>
          </w:p>
          <w:p w14:paraId="08E587E2" w14:textId="77777777" w:rsidR="00C60E6A" w:rsidRDefault="00C60E6A" w:rsidP="00C60E6A">
            <w:pPr>
              <w:spacing w:after="120"/>
              <w:rPr>
                <w:rFonts w:asciiTheme="minorHAnsi" w:hAnsiTheme="minorHAnsi" w:cstheme="minorHAnsi"/>
                <w:color w:val="000000"/>
                <w:sz w:val="20"/>
                <w:szCs w:val="20"/>
              </w:rPr>
            </w:pPr>
            <w:r w:rsidRPr="00B72706">
              <w:rPr>
                <w:rFonts w:asciiTheme="minorHAnsi" w:hAnsiTheme="minorHAnsi" w:cstheme="minorHAnsi"/>
                <w:color w:val="000000"/>
                <w:sz w:val="20"/>
                <w:szCs w:val="20"/>
              </w:rPr>
              <w:t xml:space="preserve">Bodycopy_COI </w:t>
            </w:r>
          </w:p>
          <w:p w14:paraId="689A9229" w14:textId="77777777" w:rsidR="00C60E6A" w:rsidRDefault="00C60E6A" w:rsidP="00C60E6A">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0454EC06" w14:textId="0CE61D6B" w:rsidR="00C60E6A" w:rsidRPr="00720F8E" w:rsidRDefault="00C60E6A" w:rsidP="00C60E6A">
            <w:pPr>
              <w:tabs>
                <w:tab w:val="left" w:pos="1800"/>
              </w:tabs>
              <w:rPr>
                <w:rFonts w:asciiTheme="minorHAnsi" w:hAnsiTheme="minorHAnsi" w:cstheme="minorHAnsi"/>
                <w:b/>
                <w:sz w:val="20"/>
              </w:rPr>
            </w:pPr>
            <w:r w:rsidRPr="00B72706">
              <w:rPr>
                <w:rFonts w:asciiTheme="minorHAnsi" w:hAnsiTheme="minorHAnsi" w:cstheme="minorHAnsi"/>
                <w:color w:val="000000"/>
                <w:sz w:val="20"/>
                <w:szCs w:val="20"/>
              </w:rPr>
              <w:t>Bodycopy_B</w:t>
            </w:r>
          </w:p>
        </w:tc>
      </w:tr>
      <w:tr w:rsidR="00C60E6A" w:rsidRPr="00720F8E" w14:paraId="153B3A29" w14:textId="77777777" w:rsidTr="009E32DB">
        <w:trPr>
          <w:cantSplit/>
        </w:trPr>
        <w:tc>
          <w:tcPr>
            <w:tcW w:w="846" w:type="dxa"/>
            <w:vMerge w:val="restart"/>
          </w:tcPr>
          <w:p w14:paraId="06FE9DE3" w14:textId="363B968A" w:rsidR="00C60E6A" w:rsidRPr="00720F8E" w:rsidRDefault="00C60E6A" w:rsidP="00C60E6A">
            <w:pPr>
              <w:tabs>
                <w:tab w:val="left" w:pos="1800"/>
              </w:tabs>
              <w:rPr>
                <w:rFonts w:asciiTheme="minorHAnsi" w:hAnsiTheme="minorHAnsi" w:cstheme="minorHAnsi"/>
                <w:b/>
                <w:sz w:val="20"/>
              </w:rPr>
            </w:pPr>
            <w:r w:rsidRPr="00792974">
              <w:rPr>
                <w:rFonts w:asciiTheme="minorHAnsi" w:hAnsiTheme="minorHAnsi" w:cstheme="minorHAnsi"/>
                <w:bCs/>
                <w:sz w:val="20"/>
              </w:rPr>
              <w:lastRenderedPageBreak/>
              <w:t xml:space="preserve">AYP </w:t>
            </w:r>
            <w:r>
              <w:rPr>
                <w:rFonts w:asciiTheme="minorHAnsi" w:hAnsiTheme="minorHAnsi" w:cstheme="minorHAnsi"/>
                <w:bCs/>
                <w:sz w:val="20"/>
              </w:rPr>
              <w:t>4</w:t>
            </w:r>
          </w:p>
        </w:tc>
        <w:tc>
          <w:tcPr>
            <w:tcW w:w="1701" w:type="dxa"/>
          </w:tcPr>
          <w:p w14:paraId="0AF394BF" w14:textId="62BC85EB" w:rsidR="00C60E6A" w:rsidRPr="009E32DB" w:rsidRDefault="00C60E6A" w:rsidP="00C60E6A">
            <w:pPr>
              <w:tabs>
                <w:tab w:val="left" w:pos="1800"/>
              </w:tabs>
              <w:rPr>
                <w:rFonts w:asciiTheme="minorHAnsi" w:hAnsiTheme="minorHAnsi" w:cstheme="minorHAnsi"/>
                <w:bCs/>
                <w:sz w:val="20"/>
              </w:rPr>
            </w:pPr>
            <w:r>
              <w:rPr>
                <w:rFonts w:asciiTheme="minorHAnsi" w:hAnsiTheme="minorHAnsi" w:cstheme="minorHAnsi"/>
                <w:bCs/>
                <w:sz w:val="20"/>
              </w:rPr>
              <w:t>&lt;ClientTypeCode&gt;</w:t>
            </w:r>
          </w:p>
          <w:p w14:paraId="70FBAF08" w14:textId="2D93676D" w:rsidR="00C60E6A" w:rsidRPr="00C054E5" w:rsidRDefault="00C60E6A" w:rsidP="00C60E6A">
            <w:pPr>
              <w:tabs>
                <w:tab w:val="left" w:pos="1800"/>
              </w:tabs>
              <w:rPr>
                <w:rFonts w:ascii="Arial" w:hAnsi="Arial"/>
                <w:sz w:val="20"/>
                <w:szCs w:val="20"/>
              </w:rPr>
            </w:pPr>
            <w:r w:rsidRPr="009E32DB">
              <w:rPr>
                <w:rFonts w:asciiTheme="minorHAnsi" w:hAnsiTheme="minorHAnsi" w:cstheme="minorHAnsi"/>
                <w:bCs/>
                <w:sz w:val="20"/>
              </w:rPr>
              <w:t>&lt;InsuredPhoneNumber&gt;</w:t>
            </w:r>
          </w:p>
        </w:tc>
        <w:tc>
          <w:tcPr>
            <w:tcW w:w="8363" w:type="dxa"/>
          </w:tcPr>
          <w:tbl>
            <w:tblPr>
              <w:tblpPr w:leftFromText="180" w:rightFromText="180" w:vertAnchor="page" w:horzAnchor="margin" w:tblpY="1"/>
              <w:tblOverlap w:val="never"/>
              <w:tblW w:w="8283" w:type="dxa"/>
              <w:tblBorders>
                <w:bottom w:val="single" w:sz="4" w:space="0" w:color="auto"/>
              </w:tblBorders>
              <w:tblLayout w:type="fixed"/>
              <w:tblLook w:val="04A0" w:firstRow="1" w:lastRow="0" w:firstColumn="1" w:lastColumn="0" w:noHBand="0" w:noVBand="1"/>
            </w:tblPr>
            <w:tblGrid>
              <w:gridCol w:w="2428"/>
              <w:gridCol w:w="5855"/>
            </w:tblGrid>
            <w:tr w:rsidR="00C60E6A" w:rsidRPr="00C41337" w14:paraId="65F9F967" w14:textId="77777777" w:rsidTr="009E32DB">
              <w:trPr>
                <w:trHeight w:val="293"/>
              </w:trPr>
              <w:tc>
                <w:tcPr>
                  <w:tcW w:w="2428" w:type="dxa"/>
                  <w:noWrap/>
                  <w:vAlign w:val="center"/>
                  <w:hideMark/>
                </w:tcPr>
                <w:p w14:paraId="6DD54111" w14:textId="77777777" w:rsidR="00C60E6A" w:rsidRPr="00C41337" w:rsidRDefault="00C60E6A" w:rsidP="00C60E6A">
                  <w:pPr>
                    <w:pStyle w:val="BodycopyCOI"/>
                  </w:pPr>
                  <w:r w:rsidRPr="00C41337">
                    <w:t>Contact phone number:</w:t>
                  </w:r>
                </w:p>
              </w:tc>
              <w:tc>
                <w:tcPr>
                  <w:tcW w:w="5855" w:type="dxa"/>
                  <w:noWrap/>
                  <w:vAlign w:val="bottom"/>
                  <w:hideMark/>
                </w:tcPr>
                <w:p w14:paraId="292E081D" w14:textId="247B880C" w:rsidR="00C60E6A" w:rsidRPr="00C41337" w:rsidRDefault="00C60E6A" w:rsidP="00C60E6A">
                  <w:pPr>
                    <w:pStyle w:val="BodycopyB"/>
                  </w:pPr>
                  <w:r w:rsidRPr="00C41337">
                    <w:t>&lt;InsuredPhoneNumber&gt;</w:t>
                  </w:r>
                </w:p>
              </w:tc>
            </w:tr>
          </w:tbl>
          <w:p w14:paraId="0276AE23" w14:textId="77777777" w:rsidR="00C60E6A" w:rsidRPr="00C41337" w:rsidRDefault="00C60E6A" w:rsidP="00C60E6A">
            <w:pPr>
              <w:pStyle w:val="TableHeading2"/>
              <w:rPr>
                <w:b w:val="0"/>
                <w:bCs w:val="0"/>
              </w:rPr>
            </w:pPr>
          </w:p>
        </w:tc>
        <w:tc>
          <w:tcPr>
            <w:tcW w:w="1985" w:type="dxa"/>
          </w:tcPr>
          <w:p w14:paraId="1E031B4E" w14:textId="56C48EA7" w:rsidR="00C60E6A" w:rsidRPr="009E32DB" w:rsidRDefault="00C60E6A" w:rsidP="00C60E6A">
            <w:pPr>
              <w:tabs>
                <w:tab w:val="left" w:pos="774"/>
              </w:tabs>
              <w:contextualSpacing/>
              <w:rPr>
                <w:rFonts w:asciiTheme="minorHAnsi" w:eastAsiaTheme="minorEastAsia" w:hAnsiTheme="minorHAnsi" w:cstheme="minorHAnsi"/>
                <w:b/>
                <w:bCs/>
                <w:color w:val="000000" w:themeColor="text1"/>
                <w:sz w:val="18"/>
                <w:szCs w:val="18"/>
              </w:rPr>
            </w:pPr>
            <w:r w:rsidRPr="009E32DB">
              <w:rPr>
                <w:rFonts w:asciiTheme="minorHAnsi" w:hAnsiTheme="minorHAnsi" w:cstheme="minorHAnsi"/>
                <w:b/>
                <w:sz w:val="20"/>
              </w:rPr>
              <w:t>IF</w:t>
            </w:r>
            <w:r w:rsidRPr="009E32DB">
              <w:rPr>
                <w:rFonts w:asciiTheme="minorHAnsi" w:hAnsiTheme="minorHAnsi" w:cstheme="minorHAnsi"/>
                <w:bCs/>
                <w:sz w:val="20"/>
              </w:rPr>
              <w:t xml:space="preserve"> &lt;ClientTypeCode&gt;=”1|PolicyHolder” </w:t>
            </w:r>
            <w:r w:rsidRPr="009E32DB">
              <w:rPr>
                <w:rFonts w:asciiTheme="minorHAnsi" w:hAnsiTheme="minorHAnsi" w:cstheme="minorHAnsi"/>
                <w:b/>
                <w:sz w:val="20"/>
              </w:rPr>
              <w:t>THEN</w:t>
            </w:r>
            <w:r w:rsidRPr="009E32DB">
              <w:rPr>
                <w:rFonts w:asciiTheme="minorHAnsi" w:hAnsiTheme="minorHAnsi" w:cstheme="minorHAnsi"/>
                <w:bCs/>
                <w:sz w:val="20"/>
              </w:rPr>
              <w:t xml:space="preserve"> Display</w:t>
            </w:r>
          </w:p>
        </w:tc>
        <w:tc>
          <w:tcPr>
            <w:tcW w:w="1701" w:type="dxa"/>
            <w:vMerge w:val="restart"/>
          </w:tcPr>
          <w:p w14:paraId="7F40CFF9" w14:textId="77777777" w:rsidR="00C60E6A" w:rsidRDefault="00C60E6A" w:rsidP="00C60E6A">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74777771" w14:textId="77777777" w:rsidR="00C60E6A" w:rsidRDefault="00C60E6A" w:rsidP="00C60E6A">
            <w:pPr>
              <w:spacing w:after="120"/>
              <w:rPr>
                <w:rFonts w:asciiTheme="minorHAnsi" w:hAnsiTheme="minorHAnsi" w:cstheme="minorHAnsi"/>
                <w:color w:val="000000"/>
                <w:sz w:val="20"/>
                <w:szCs w:val="20"/>
              </w:rPr>
            </w:pPr>
            <w:r w:rsidRPr="00B72706">
              <w:rPr>
                <w:rFonts w:asciiTheme="minorHAnsi" w:hAnsiTheme="minorHAnsi" w:cstheme="minorHAnsi"/>
                <w:color w:val="000000"/>
                <w:sz w:val="20"/>
                <w:szCs w:val="20"/>
              </w:rPr>
              <w:t xml:space="preserve">Bodycopy_COI </w:t>
            </w:r>
          </w:p>
          <w:p w14:paraId="262E3126" w14:textId="77777777" w:rsidR="00C60E6A" w:rsidRDefault="00C60E6A" w:rsidP="00C60E6A">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0C8454A0" w14:textId="77777777" w:rsidR="00C60E6A" w:rsidRPr="00720F8E" w:rsidRDefault="00C60E6A" w:rsidP="00C60E6A">
            <w:pPr>
              <w:tabs>
                <w:tab w:val="left" w:pos="1800"/>
              </w:tabs>
              <w:rPr>
                <w:rFonts w:asciiTheme="minorHAnsi" w:hAnsiTheme="minorHAnsi" w:cstheme="minorHAnsi"/>
                <w:b/>
                <w:sz w:val="20"/>
              </w:rPr>
            </w:pPr>
            <w:r w:rsidRPr="00B72706">
              <w:rPr>
                <w:rFonts w:asciiTheme="minorHAnsi" w:hAnsiTheme="minorHAnsi" w:cstheme="minorHAnsi"/>
                <w:color w:val="000000"/>
                <w:sz w:val="20"/>
                <w:szCs w:val="20"/>
              </w:rPr>
              <w:t>Bodycopy_B</w:t>
            </w:r>
          </w:p>
          <w:p w14:paraId="783B47B7" w14:textId="35A3E1E2" w:rsidR="00C60E6A" w:rsidRPr="00720F8E" w:rsidRDefault="00C60E6A" w:rsidP="00C60E6A">
            <w:pPr>
              <w:tabs>
                <w:tab w:val="left" w:pos="1800"/>
              </w:tabs>
              <w:rPr>
                <w:rFonts w:asciiTheme="minorHAnsi" w:hAnsiTheme="minorHAnsi" w:cstheme="minorHAnsi"/>
                <w:b/>
                <w:sz w:val="20"/>
              </w:rPr>
            </w:pPr>
          </w:p>
        </w:tc>
      </w:tr>
      <w:tr w:rsidR="00C60E6A" w:rsidRPr="00720F8E" w14:paraId="33B078B2" w14:textId="77777777" w:rsidTr="009E32DB">
        <w:trPr>
          <w:cantSplit/>
        </w:trPr>
        <w:tc>
          <w:tcPr>
            <w:tcW w:w="846" w:type="dxa"/>
            <w:vMerge/>
          </w:tcPr>
          <w:p w14:paraId="548AB4A4" w14:textId="77777777" w:rsidR="00C60E6A" w:rsidRPr="00792974" w:rsidRDefault="00C60E6A" w:rsidP="00C60E6A">
            <w:pPr>
              <w:tabs>
                <w:tab w:val="left" w:pos="1800"/>
              </w:tabs>
              <w:rPr>
                <w:rFonts w:asciiTheme="minorHAnsi" w:hAnsiTheme="minorHAnsi" w:cstheme="minorHAnsi"/>
                <w:bCs/>
                <w:sz w:val="20"/>
              </w:rPr>
            </w:pPr>
          </w:p>
        </w:tc>
        <w:tc>
          <w:tcPr>
            <w:tcW w:w="1701" w:type="dxa"/>
          </w:tcPr>
          <w:p w14:paraId="08E0ACF4" w14:textId="77777777" w:rsidR="00C60E6A" w:rsidRPr="00156611" w:rsidRDefault="00C60E6A" w:rsidP="00C60E6A">
            <w:pPr>
              <w:tabs>
                <w:tab w:val="left" w:pos="1800"/>
              </w:tabs>
              <w:rPr>
                <w:rFonts w:asciiTheme="minorHAnsi" w:hAnsiTheme="minorHAnsi" w:cstheme="minorHAnsi"/>
                <w:bCs/>
                <w:sz w:val="20"/>
              </w:rPr>
            </w:pPr>
            <w:r>
              <w:rPr>
                <w:rFonts w:asciiTheme="minorHAnsi" w:hAnsiTheme="minorHAnsi" w:cstheme="minorHAnsi"/>
                <w:bCs/>
                <w:sz w:val="20"/>
              </w:rPr>
              <w:t>&lt;ClientTypeCode&gt;</w:t>
            </w:r>
          </w:p>
          <w:p w14:paraId="6840D2C4" w14:textId="6BECAA99" w:rsidR="00C60E6A" w:rsidRDefault="00C60E6A" w:rsidP="00C60E6A">
            <w:pPr>
              <w:tabs>
                <w:tab w:val="left" w:pos="1800"/>
              </w:tabs>
              <w:rPr>
                <w:rFonts w:ascii="Arial" w:hAnsi="Arial"/>
                <w:sz w:val="20"/>
                <w:szCs w:val="20"/>
              </w:rPr>
            </w:pPr>
            <w:r>
              <w:rPr>
                <w:rFonts w:asciiTheme="minorHAnsi" w:hAnsiTheme="minorHAnsi" w:cstheme="minorHAnsi"/>
                <w:bCs/>
                <w:sz w:val="20"/>
              </w:rPr>
              <w:t>&lt;CompanyPhone&gt;</w:t>
            </w:r>
          </w:p>
        </w:tc>
        <w:tc>
          <w:tcPr>
            <w:tcW w:w="8363" w:type="dxa"/>
          </w:tcPr>
          <w:tbl>
            <w:tblPr>
              <w:tblpPr w:leftFromText="180" w:rightFromText="180" w:vertAnchor="page" w:horzAnchor="margin" w:tblpY="1"/>
              <w:tblOverlap w:val="never"/>
              <w:tblW w:w="8283" w:type="dxa"/>
              <w:tblBorders>
                <w:bottom w:val="single" w:sz="4" w:space="0" w:color="auto"/>
              </w:tblBorders>
              <w:tblLayout w:type="fixed"/>
              <w:tblLook w:val="04A0" w:firstRow="1" w:lastRow="0" w:firstColumn="1" w:lastColumn="0" w:noHBand="0" w:noVBand="1"/>
              <w:tblPrChange w:id="3599" w:author="Sue Simnor (EXT Idiom)" w:date="2024-08-07T11:25:00Z" w16du:dateUtc="2024-08-07T01:25:00Z">
                <w:tblPr>
                  <w:tblpPr w:leftFromText="180" w:rightFromText="180" w:vertAnchor="page" w:horzAnchor="margin" w:tblpY="1"/>
                  <w:tblOverlap w:val="never"/>
                  <w:tblW w:w="8795" w:type="dxa"/>
                  <w:tblBorders>
                    <w:bottom w:val="single" w:sz="4" w:space="0" w:color="auto"/>
                  </w:tblBorders>
                  <w:tblLayout w:type="fixed"/>
                  <w:tblLook w:val="04A0" w:firstRow="1" w:lastRow="0" w:firstColumn="1" w:lastColumn="0" w:noHBand="0" w:noVBand="1"/>
                </w:tblPr>
              </w:tblPrChange>
            </w:tblPr>
            <w:tblGrid>
              <w:gridCol w:w="2428"/>
              <w:gridCol w:w="5855"/>
              <w:tblGridChange w:id="3600">
                <w:tblGrid>
                  <w:gridCol w:w="2428"/>
                  <w:gridCol w:w="150"/>
                  <w:gridCol w:w="5705"/>
                  <w:gridCol w:w="512"/>
                </w:tblGrid>
              </w:tblGridChange>
            </w:tblGrid>
            <w:tr w:rsidR="00C60E6A" w:rsidRPr="00C41337" w14:paraId="75C9786B" w14:textId="77777777" w:rsidTr="006F4199">
              <w:trPr>
                <w:trHeight w:val="263"/>
                <w:trPrChange w:id="3601" w:author="Sue Simnor (EXT Idiom)" w:date="2024-08-07T11:25:00Z" w16du:dateUtc="2024-08-07T01:25:00Z">
                  <w:trPr>
                    <w:trHeight w:val="263"/>
                  </w:trPr>
                </w:trPrChange>
              </w:trPr>
              <w:tc>
                <w:tcPr>
                  <w:tcW w:w="2428" w:type="dxa"/>
                  <w:noWrap/>
                  <w:vAlign w:val="center"/>
                  <w:hideMark/>
                  <w:tcPrChange w:id="3602" w:author="Sue Simnor (EXT Idiom)" w:date="2024-08-07T11:25:00Z" w16du:dateUtc="2024-08-07T01:25:00Z">
                    <w:tcPr>
                      <w:tcW w:w="2578" w:type="dxa"/>
                      <w:gridSpan w:val="2"/>
                      <w:noWrap/>
                      <w:vAlign w:val="center"/>
                      <w:hideMark/>
                    </w:tcPr>
                  </w:tcPrChange>
                </w:tcPr>
                <w:p w14:paraId="192E26B0" w14:textId="77777777" w:rsidR="00C60E6A" w:rsidRPr="00C41337" w:rsidRDefault="00C60E6A" w:rsidP="00C60E6A">
                  <w:pPr>
                    <w:pStyle w:val="BodycopyCOI"/>
                    <w:rPr>
                      <w:rPrChange w:id="3603" w:author="Sue Simnor (EXT Idiom)" w:date="2024-08-13T17:50:00Z" w16du:dateUtc="2024-08-13T07:50:00Z">
                        <w:rPr>
                          <w:highlight w:val="yellow"/>
                        </w:rPr>
                      </w:rPrChange>
                    </w:rPr>
                  </w:pPr>
                  <w:r w:rsidRPr="00C41337">
                    <w:rPr>
                      <w:rPrChange w:id="3604" w:author="Sue Simnor (EXT Idiom)" w:date="2024-08-13T17:50:00Z" w16du:dateUtc="2024-08-13T07:50:00Z">
                        <w:rPr>
                          <w:highlight w:val="yellow"/>
                        </w:rPr>
                      </w:rPrChange>
                    </w:rPr>
                    <w:t>Contact phone number:</w:t>
                  </w:r>
                </w:p>
              </w:tc>
              <w:tc>
                <w:tcPr>
                  <w:tcW w:w="5855" w:type="dxa"/>
                  <w:noWrap/>
                  <w:vAlign w:val="bottom"/>
                  <w:hideMark/>
                  <w:tcPrChange w:id="3605" w:author="Sue Simnor (EXT Idiom)" w:date="2024-08-07T11:25:00Z" w16du:dateUtc="2024-08-07T01:25:00Z">
                    <w:tcPr>
                      <w:tcW w:w="6217" w:type="dxa"/>
                      <w:gridSpan w:val="2"/>
                      <w:noWrap/>
                      <w:vAlign w:val="bottom"/>
                      <w:hideMark/>
                    </w:tcPr>
                  </w:tcPrChange>
                </w:tcPr>
                <w:p w14:paraId="1A8EDD38" w14:textId="7ED9A831" w:rsidR="00C60E6A" w:rsidRPr="00C41337" w:rsidRDefault="00C60E6A" w:rsidP="00C60E6A">
                  <w:pPr>
                    <w:pStyle w:val="BodycopyB"/>
                    <w:rPr>
                      <w:rPrChange w:id="3606" w:author="Sue Simnor (EXT Idiom)" w:date="2024-08-13T17:50:00Z" w16du:dateUtc="2024-08-13T07:50:00Z">
                        <w:rPr>
                          <w:highlight w:val="yellow"/>
                        </w:rPr>
                      </w:rPrChange>
                    </w:rPr>
                  </w:pPr>
                  <w:r w:rsidRPr="00C41337">
                    <w:rPr>
                      <w:rPrChange w:id="3607" w:author="Sue Simnor (EXT Idiom)" w:date="2024-08-13T17:50:00Z" w16du:dateUtc="2024-08-13T07:50:00Z">
                        <w:rPr>
                          <w:highlight w:val="yellow"/>
                        </w:rPr>
                      </w:rPrChange>
                    </w:rPr>
                    <w:t>&lt;CompanyPhone&gt;</w:t>
                  </w:r>
                </w:p>
              </w:tc>
            </w:tr>
          </w:tbl>
          <w:p w14:paraId="19E28538" w14:textId="77777777" w:rsidR="00C60E6A" w:rsidRPr="00C41337" w:rsidRDefault="00C60E6A" w:rsidP="00C60E6A">
            <w:pPr>
              <w:pStyle w:val="BodycopyCOI"/>
              <w:rPr>
                <w:rPrChange w:id="3608" w:author="Sue Simnor (EXT Idiom)" w:date="2024-08-13T17:50:00Z" w16du:dateUtc="2024-08-13T07:50:00Z">
                  <w:rPr>
                    <w:highlight w:val="yellow"/>
                  </w:rPr>
                </w:rPrChange>
              </w:rPr>
            </w:pPr>
          </w:p>
        </w:tc>
        <w:tc>
          <w:tcPr>
            <w:tcW w:w="1985" w:type="dxa"/>
          </w:tcPr>
          <w:p w14:paraId="5F608639" w14:textId="77777777" w:rsidR="00C60E6A" w:rsidRPr="00C41337" w:rsidDel="00CD1865" w:rsidRDefault="00C60E6A" w:rsidP="00C60E6A">
            <w:pPr>
              <w:tabs>
                <w:tab w:val="left" w:pos="774"/>
              </w:tabs>
              <w:contextualSpacing/>
              <w:rPr>
                <w:ins w:id="3609" w:author="Sue Simnor" w:date="2024-07-31T16:17:00Z" w16du:dateUtc="2024-07-31T06:17:00Z"/>
                <w:del w:id="3610" w:author="Andrew Froude" w:date="2024-08-01T17:21:00Z" w16du:dateUtc="2024-08-01T07:21:00Z"/>
                <w:rFonts w:asciiTheme="minorHAnsi" w:hAnsiTheme="minorHAnsi" w:cstheme="minorHAnsi"/>
                <w:b/>
                <w:sz w:val="20"/>
                <w:rPrChange w:id="3611" w:author="Sue Simnor (EXT Idiom)" w:date="2024-08-13T17:50:00Z" w16du:dateUtc="2024-08-13T07:50:00Z">
                  <w:rPr>
                    <w:ins w:id="3612" w:author="Sue Simnor" w:date="2024-07-31T16:17:00Z" w16du:dateUtc="2024-07-31T06:17:00Z"/>
                    <w:del w:id="3613" w:author="Andrew Froude" w:date="2024-08-01T17:21:00Z" w16du:dateUtc="2024-08-01T07:21:00Z"/>
                    <w:rFonts w:asciiTheme="minorHAnsi" w:hAnsiTheme="minorHAnsi" w:cstheme="minorHAnsi"/>
                    <w:bCs/>
                    <w:sz w:val="20"/>
                  </w:rPr>
                </w:rPrChange>
              </w:rPr>
            </w:pPr>
            <w:r w:rsidRPr="00C41337">
              <w:rPr>
                <w:rFonts w:asciiTheme="minorHAnsi" w:hAnsiTheme="minorHAnsi" w:cstheme="minorHAnsi"/>
                <w:b/>
                <w:sz w:val="20"/>
                <w:rPrChange w:id="3614" w:author="Sue Simnor (EXT Idiom)" w:date="2024-08-13T17:50:00Z" w16du:dateUtc="2024-08-13T07:50:00Z">
                  <w:rPr>
                    <w:rFonts w:asciiTheme="minorHAnsi" w:hAnsiTheme="minorHAnsi" w:cstheme="minorHAnsi"/>
                    <w:bCs/>
                    <w:sz w:val="20"/>
                  </w:rPr>
                </w:rPrChange>
              </w:rPr>
              <w:t>ELSEIF</w:t>
            </w:r>
          </w:p>
          <w:p w14:paraId="4AFBB1AA" w14:textId="77777777" w:rsidR="00C60E6A" w:rsidRPr="00C41337" w:rsidRDefault="00C60E6A" w:rsidP="00C60E6A">
            <w:pPr>
              <w:tabs>
                <w:tab w:val="left" w:pos="774"/>
              </w:tabs>
              <w:contextualSpacing/>
              <w:rPr>
                <w:rFonts w:asciiTheme="minorHAnsi" w:hAnsiTheme="minorHAnsi" w:cstheme="minorHAnsi"/>
                <w:bCs/>
                <w:sz w:val="20"/>
                <w:rPrChange w:id="3615" w:author="Sue Simnor (EXT Idiom)" w:date="2024-08-13T17:50:00Z" w16du:dateUtc="2024-08-13T07:50:00Z">
                  <w:rPr>
                    <w:rFonts w:asciiTheme="minorHAnsi" w:hAnsiTheme="minorHAnsi" w:cstheme="minorHAnsi"/>
                    <w:bCs/>
                    <w:sz w:val="20"/>
                    <w:highlight w:val="yellow"/>
                  </w:rPr>
                </w:rPrChange>
              </w:rPr>
            </w:pPr>
            <w:r w:rsidRPr="00C41337">
              <w:rPr>
                <w:rFonts w:asciiTheme="minorHAnsi" w:hAnsiTheme="minorHAnsi" w:cstheme="minorHAnsi"/>
                <w:bCs/>
                <w:sz w:val="20"/>
                <w:rPrChange w:id="3616" w:author="Sue Simnor (EXT Idiom)" w:date="2024-08-13T17:50:00Z" w16du:dateUtc="2024-08-13T07:50:00Z">
                  <w:rPr>
                    <w:rFonts w:asciiTheme="minorHAnsi" w:hAnsiTheme="minorHAnsi" w:cstheme="minorHAnsi"/>
                    <w:bCs/>
                    <w:sz w:val="20"/>
                    <w:highlight w:val="yellow"/>
                  </w:rPr>
                </w:rPrChange>
              </w:rPr>
              <w:t xml:space="preserve">&lt;ClientTypeCode&gt;!=”1|PolicyHolder” </w:t>
            </w:r>
          </w:p>
          <w:p w14:paraId="2388503A" w14:textId="77777777" w:rsidR="00C60E6A" w:rsidRPr="00C41337" w:rsidRDefault="00C60E6A" w:rsidP="00C60E6A">
            <w:pPr>
              <w:tabs>
                <w:tab w:val="left" w:pos="774"/>
              </w:tabs>
              <w:contextualSpacing/>
              <w:rPr>
                <w:rFonts w:asciiTheme="minorHAnsi" w:hAnsiTheme="minorHAnsi" w:cstheme="minorHAnsi"/>
                <w:bCs/>
                <w:sz w:val="20"/>
                <w:rPrChange w:id="3617" w:author="Sue Simnor (EXT Idiom)" w:date="2024-08-13T17:50:00Z" w16du:dateUtc="2024-08-13T07:50:00Z">
                  <w:rPr>
                    <w:rFonts w:asciiTheme="minorHAnsi" w:hAnsiTheme="minorHAnsi" w:cstheme="minorHAnsi"/>
                    <w:bCs/>
                    <w:sz w:val="20"/>
                    <w:highlight w:val="yellow"/>
                  </w:rPr>
                </w:rPrChange>
              </w:rPr>
            </w:pPr>
            <w:r w:rsidRPr="00C41337">
              <w:rPr>
                <w:rFonts w:asciiTheme="minorHAnsi" w:hAnsiTheme="minorHAnsi" w:cstheme="minorHAnsi"/>
                <w:b/>
                <w:sz w:val="20"/>
                <w:rPrChange w:id="3618" w:author="Sue Simnor (EXT Idiom)" w:date="2024-08-13T17:50:00Z" w16du:dateUtc="2024-08-13T07:50:00Z">
                  <w:rPr>
                    <w:rFonts w:asciiTheme="minorHAnsi" w:hAnsiTheme="minorHAnsi" w:cstheme="minorHAnsi"/>
                    <w:bCs/>
                    <w:sz w:val="20"/>
                  </w:rPr>
                </w:rPrChange>
              </w:rPr>
              <w:t>THEN</w:t>
            </w:r>
            <w:r w:rsidRPr="00C41337">
              <w:rPr>
                <w:rFonts w:asciiTheme="minorHAnsi" w:hAnsiTheme="minorHAnsi" w:cstheme="minorHAnsi"/>
                <w:bCs/>
                <w:sz w:val="20"/>
                <w:rPrChange w:id="3619" w:author="Sue Simnor (EXT Idiom)" w:date="2024-08-13T17:50:00Z" w16du:dateUtc="2024-08-13T07:50:00Z">
                  <w:rPr>
                    <w:rFonts w:asciiTheme="minorHAnsi" w:hAnsiTheme="minorHAnsi" w:cstheme="minorHAnsi"/>
                    <w:bCs/>
                    <w:sz w:val="20"/>
                    <w:highlight w:val="yellow"/>
                  </w:rPr>
                </w:rPrChange>
              </w:rPr>
              <w:t xml:space="preserve"> Display</w:t>
            </w:r>
          </w:p>
          <w:p w14:paraId="221D6AEB" w14:textId="03D5BCC7" w:rsidR="00C60E6A" w:rsidRPr="00C41337" w:rsidRDefault="00C60E6A" w:rsidP="00C60E6A">
            <w:pPr>
              <w:tabs>
                <w:tab w:val="left" w:pos="774"/>
              </w:tabs>
              <w:contextualSpacing/>
              <w:rPr>
                <w:rFonts w:asciiTheme="minorHAnsi" w:hAnsiTheme="minorHAnsi" w:cstheme="minorHAnsi"/>
                <w:b/>
                <w:sz w:val="20"/>
                <w:rPrChange w:id="3620" w:author="Sue Simnor (EXT Idiom)" w:date="2024-08-13T17:50:00Z" w16du:dateUtc="2024-08-13T07:50:00Z">
                  <w:rPr>
                    <w:rFonts w:asciiTheme="minorHAnsi" w:hAnsiTheme="minorHAnsi" w:cstheme="minorHAnsi"/>
                    <w:b/>
                    <w:sz w:val="20"/>
                    <w:highlight w:val="yellow"/>
                  </w:rPr>
                </w:rPrChange>
              </w:rPr>
            </w:pPr>
            <w:r w:rsidRPr="00C41337">
              <w:rPr>
                <w:rFonts w:asciiTheme="minorHAnsi" w:hAnsiTheme="minorHAnsi" w:cstheme="minorHAnsi"/>
                <w:b/>
                <w:sz w:val="20"/>
                <w:rPrChange w:id="3621" w:author="Sue Simnor (EXT Idiom)" w:date="2024-08-13T17:50:00Z" w16du:dateUtc="2024-08-13T07:50:00Z">
                  <w:rPr>
                    <w:rFonts w:asciiTheme="minorHAnsi" w:hAnsiTheme="minorHAnsi" w:cstheme="minorHAnsi"/>
                    <w:b/>
                    <w:sz w:val="20"/>
                    <w:highlight w:val="yellow"/>
                  </w:rPr>
                </w:rPrChange>
              </w:rPr>
              <w:t>ENDIF</w:t>
            </w:r>
          </w:p>
        </w:tc>
        <w:tc>
          <w:tcPr>
            <w:tcW w:w="1701" w:type="dxa"/>
            <w:vMerge/>
          </w:tcPr>
          <w:p w14:paraId="5D9B8E57" w14:textId="228CBEE6" w:rsidR="00C60E6A" w:rsidRDefault="00C60E6A" w:rsidP="00C60E6A">
            <w:pPr>
              <w:tabs>
                <w:tab w:val="left" w:pos="1800"/>
              </w:tabs>
              <w:rPr>
                <w:rFonts w:asciiTheme="minorHAnsi" w:hAnsiTheme="minorHAnsi" w:cstheme="minorHAnsi"/>
                <w:color w:val="000000"/>
                <w:sz w:val="20"/>
                <w:szCs w:val="20"/>
              </w:rPr>
            </w:pPr>
          </w:p>
        </w:tc>
      </w:tr>
      <w:tr w:rsidR="00C60E6A" w:rsidRPr="00720F8E" w14:paraId="6F93AED6" w14:textId="77777777" w:rsidTr="009E32DB">
        <w:trPr>
          <w:cantSplit/>
        </w:trPr>
        <w:tc>
          <w:tcPr>
            <w:tcW w:w="846" w:type="dxa"/>
            <w:vMerge w:val="restart"/>
          </w:tcPr>
          <w:p w14:paraId="0C5D7253" w14:textId="3CAA2C54" w:rsidR="00C60E6A" w:rsidRPr="00720F8E" w:rsidRDefault="00C60E6A" w:rsidP="00C60E6A">
            <w:pPr>
              <w:tabs>
                <w:tab w:val="left" w:pos="1800"/>
              </w:tabs>
              <w:rPr>
                <w:rFonts w:asciiTheme="minorHAnsi" w:hAnsiTheme="minorHAnsi" w:cstheme="minorHAnsi"/>
                <w:b/>
                <w:sz w:val="20"/>
              </w:rPr>
            </w:pPr>
            <w:r w:rsidRPr="00792974">
              <w:rPr>
                <w:rFonts w:asciiTheme="minorHAnsi" w:hAnsiTheme="minorHAnsi" w:cstheme="minorHAnsi"/>
                <w:bCs/>
                <w:sz w:val="20"/>
              </w:rPr>
              <w:t xml:space="preserve">AYP </w:t>
            </w:r>
            <w:r>
              <w:rPr>
                <w:rFonts w:asciiTheme="minorHAnsi" w:hAnsiTheme="minorHAnsi" w:cstheme="minorHAnsi"/>
                <w:bCs/>
                <w:sz w:val="20"/>
              </w:rPr>
              <w:t>5</w:t>
            </w:r>
          </w:p>
        </w:tc>
        <w:tc>
          <w:tcPr>
            <w:tcW w:w="1701" w:type="dxa"/>
          </w:tcPr>
          <w:p w14:paraId="1704E00E" w14:textId="77777777" w:rsidR="00C60E6A" w:rsidRPr="00156611" w:rsidRDefault="00C60E6A" w:rsidP="00C60E6A">
            <w:pPr>
              <w:tabs>
                <w:tab w:val="left" w:pos="1800"/>
              </w:tabs>
              <w:rPr>
                <w:rFonts w:asciiTheme="minorHAnsi" w:hAnsiTheme="minorHAnsi" w:cstheme="minorHAnsi"/>
                <w:bCs/>
                <w:sz w:val="20"/>
              </w:rPr>
            </w:pPr>
            <w:r>
              <w:rPr>
                <w:rFonts w:asciiTheme="minorHAnsi" w:hAnsiTheme="minorHAnsi" w:cstheme="minorHAnsi"/>
                <w:bCs/>
                <w:sz w:val="20"/>
              </w:rPr>
              <w:t>&lt;ClientTypeCode&gt;</w:t>
            </w:r>
          </w:p>
          <w:p w14:paraId="77F78D07" w14:textId="2683AD8E" w:rsidR="00C60E6A" w:rsidRPr="00C054E5" w:rsidRDefault="00C60E6A" w:rsidP="00C60E6A">
            <w:pPr>
              <w:tabs>
                <w:tab w:val="left" w:pos="1800"/>
              </w:tabs>
              <w:rPr>
                <w:rFonts w:ascii="Arial" w:hAnsi="Arial"/>
                <w:sz w:val="20"/>
                <w:szCs w:val="20"/>
              </w:rPr>
            </w:pPr>
            <w:r w:rsidRPr="009E32DB">
              <w:rPr>
                <w:rFonts w:ascii="Arial" w:hAnsi="Arial"/>
                <w:sz w:val="18"/>
                <w:szCs w:val="18"/>
              </w:rPr>
              <w:t>&lt;InsuredEmail&gt;</w:t>
            </w:r>
          </w:p>
        </w:tc>
        <w:tc>
          <w:tcPr>
            <w:tcW w:w="8363" w:type="dxa"/>
          </w:tcPr>
          <w:tbl>
            <w:tblPr>
              <w:tblpPr w:leftFromText="180" w:rightFromText="180" w:vertAnchor="page" w:horzAnchor="margin" w:tblpY="1"/>
              <w:tblOverlap w:val="never"/>
              <w:tblW w:w="8298" w:type="dxa"/>
              <w:tblBorders>
                <w:bottom w:val="single" w:sz="4" w:space="0" w:color="auto"/>
              </w:tblBorders>
              <w:tblLayout w:type="fixed"/>
              <w:tblLook w:val="04A0" w:firstRow="1" w:lastRow="0" w:firstColumn="1" w:lastColumn="0" w:noHBand="0" w:noVBand="1"/>
            </w:tblPr>
            <w:tblGrid>
              <w:gridCol w:w="2432"/>
              <w:gridCol w:w="5866"/>
            </w:tblGrid>
            <w:tr w:rsidR="00C60E6A" w:rsidRPr="00C41337" w14:paraId="0CB1CFA2" w14:textId="77777777" w:rsidTr="009E32DB">
              <w:trPr>
                <w:trHeight w:val="263"/>
              </w:trPr>
              <w:tc>
                <w:tcPr>
                  <w:tcW w:w="2432" w:type="dxa"/>
                  <w:noWrap/>
                  <w:vAlign w:val="center"/>
                  <w:hideMark/>
                </w:tcPr>
                <w:p w14:paraId="5B631AC3" w14:textId="03E24D0A" w:rsidR="00C60E6A" w:rsidRPr="00C41337" w:rsidRDefault="00C60E6A" w:rsidP="00C60E6A">
                  <w:pPr>
                    <w:pStyle w:val="BodycopyCOI"/>
                  </w:pPr>
                  <w:r w:rsidRPr="00C41337">
                    <w:t>Email address:</w:t>
                  </w:r>
                </w:p>
              </w:tc>
              <w:tc>
                <w:tcPr>
                  <w:tcW w:w="5866" w:type="dxa"/>
                  <w:noWrap/>
                  <w:vAlign w:val="bottom"/>
                  <w:hideMark/>
                </w:tcPr>
                <w:p w14:paraId="04069C96" w14:textId="247B880C" w:rsidR="00C60E6A" w:rsidRPr="00C41337" w:rsidRDefault="00C60E6A" w:rsidP="00C60E6A">
                  <w:pPr>
                    <w:pStyle w:val="BodycopyB"/>
                  </w:pPr>
                  <w:r w:rsidRPr="00C41337">
                    <w:t>&lt;InsuredEmail&gt;</w:t>
                  </w:r>
                </w:p>
              </w:tc>
            </w:tr>
          </w:tbl>
          <w:p w14:paraId="6EEA2C31" w14:textId="77777777" w:rsidR="00C60E6A" w:rsidRPr="00C41337" w:rsidRDefault="00C60E6A" w:rsidP="00C60E6A">
            <w:pPr>
              <w:pStyle w:val="TableHeading2"/>
              <w:rPr>
                <w:b w:val="0"/>
                <w:bCs w:val="0"/>
              </w:rPr>
            </w:pPr>
          </w:p>
        </w:tc>
        <w:tc>
          <w:tcPr>
            <w:tcW w:w="1985" w:type="dxa"/>
          </w:tcPr>
          <w:p w14:paraId="28AE4E4F" w14:textId="1633A958" w:rsidR="00C60E6A" w:rsidRPr="009E32DB" w:rsidRDefault="00C60E6A" w:rsidP="00C60E6A">
            <w:pPr>
              <w:tabs>
                <w:tab w:val="left" w:pos="774"/>
              </w:tabs>
              <w:contextualSpacing/>
              <w:rPr>
                <w:rFonts w:asciiTheme="minorHAnsi" w:hAnsiTheme="minorHAnsi" w:cstheme="minorHAnsi"/>
                <w:b/>
                <w:sz w:val="20"/>
              </w:rPr>
            </w:pPr>
            <w:r w:rsidRPr="009E32DB">
              <w:rPr>
                <w:rFonts w:asciiTheme="minorHAnsi" w:hAnsiTheme="minorHAnsi" w:cstheme="minorHAnsi"/>
                <w:b/>
                <w:sz w:val="20"/>
              </w:rPr>
              <w:t>IF</w:t>
            </w:r>
            <w:r w:rsidRPr="009E32DB">
              <w:rPr>
                <w:rFonts w:asciiTheme="minorHAnsi" w:hAnsiTheme="minorHAnsi" w:cstheme="minorHAnsi"/>
                <w:bCs/>
                <w:sz w:val="20"/>
              </w:rPr>
              <w:t xml:space="preserve"> &lt;ClientTypeCode&gt;=”1|PolicyHolder” </w:t>
            </w:r>
            <w:r w:rsidRPr="009E32DB">
              <w:rPr>
                <w:rFonts w:asciiTheme="minorHAnsi" w:hAnsiTheme="minorHAnsi" w:cstheme="minorHAnsi"/>
                <w:b/>
                <w:sz w:val="20"/>
              </w:rPr>
              <w:t>THEN</w:t>
            </w:r>
            <w:r w:rsidRPr="009E32DB">
              <w:rPr>
                <w:rFonts w:asciiTheme="minorHAnsi" w:hAnsiTheme="minorHAnsi" w:cstheme="minorHAnsi"/>
                <w:bCs/>
                <w:sz w:val="20"/>
              </w:rPr>
              <w:t xml:space="preserve"> Display</w:t>
            </w:r>
          </w:p>
        </w:tc>
        <w:tc>
          <w:tcPr>
            <w:tcW w:w="1701" w:type="dxa"/>
            <w:vMerge/>
          </w:tcPr>
          <w:p w14:paraId="41FF05F0" w14:textId="501BF1F3" w:rsidR="00C60E6A" w:rsidRPr="00720F8E" w:rsidRDefault="00C60E6A" w:rsidP="00C60E6A">
            <w:pPr>
              <w:tabs>
                <w:tab w:val="left" w:pos="1800"/>
              </w:tabs>
              <w:rPr>
                <w:rFonts w:asciiTheme="minorHAnsi" w:hAnsiTheme="minorHAnsi" w:cstheme="minorHAnsi"/>
                <w:b/>
                <w:sz w:val="20"/>
              </w:rPr>
            </w:pPr>
          </w:p>
        </w:tc>
      </w:tr>
      <w:tr w:rsidR="00C60E6A" w:rsidRPr="00720F8E" w14:paraId="03486077" w14:textId="77777777" w:rsidTr="009E32DB">
        <w:trPr>
          <w:cantSplit/>
        </w:trPr>
        <w:tc>
          <w:tcPr>
            <w:tcW w:w="846" w:type="dxa"/>
            <w:vMerge/>
          </w:tcPr>
          <w:p w14:paraId="23A93B5E" w14:textId="77777777" w:rsidR="00C60E6A" w:rsidRPr="00792974" w:rsidRDefault="00C60E6A" w:rsidP="00C60E6A">
            <w:pPr>
              <w:tabs>
                <w:tab w:val="left" w:pos="1800"/>
              </w:tabs>
              <w:rPr>
                <w:rFonts w:asciiTheme="minorHAnsi" w:hAnsiTheme="minorHAnsi" w:cstheme="minorHAnsi"/>
                <w:bCs/>
                <w:sz w:val="20"/>
              </w:rPr>
            </w:pPr>
          </w:p>
        </w:tc>
        <w:tc>
          <w:tcPr>
            <w:tcW w:w="1701" w:type="dxa"/>
          </w:tcPr>
          <w:p w14:paraId="2F18346C" w14:textId="77777777" w:rsidR="00C60E6A" w:rsidRPr="009E32DB" w:rsidRDefault="00C60E6A" w:rsidP="00C60E6A">
            <w:pPr>
              <w:tabs>
                <w:tab w:val="left" w:pos="1800"/>
              </w:tabs>
              <w:rPr>
                <w:rFonts w:asciiTheme="minorHAnsi" w:hAnsiTheme="minorHAnsi" w:cstheme="minorHAnsi"/>
                <w:bCs/>
                <w:sz w:val="20"/>
              </w:rPr>
            </w:pPr>
            <w:r w:rsidRPr="009E32DB">
              <w:rPr>
                <w:rFonts w:asciiTheme="minorHAnsi" w:hAnsiTheme="minorHAnsi" w:cstheme="minorHAnsi"/>
                <w:bCs/>
                <w:sz w:val="20"/>
              </w:rPr>
              <w:t>&lt;ClientTypeCode&gt;</w:t>
            </w:r>
          </w:p>
          <w:p w14:paraId="2E57516D" w14:textId="5628014F" w:rsidR="00C60E6A" w:rsidRDefault="00C60E6A" w:rsidP="00C60E6A">
            <w:pPr>
              <w:tabs>
                <w:tab w:val="left" w:pos="1800"/>
              </w:tabs>
              <w:rPr>
                <w:szCs w:val="20"/>
              </w:rPr>
            </w:pPr>
            <w:r>
              <w:rPr>
                <w:rFonts w:asciiTheme="minorHAnsi" w:hAnsiTheme="minorHAnsi" w:cstheme="minorHAnsi"/>
                <w:bCs/>
                <w:sz w:val="20"/>
              </w:rPr>
              <w:t>&lt;CompanyEmail&gt;</w:t>
            </w:r>
          </w:p>
        </w:tc>
        <w:tc>
          <w:tcPr>
            <w:tcW w:w="8363" w:type="dxa"/>
          </w:tcPr>
          <w:tbl>
            <w:tblPr>
              <w:tblpPr w:leftFromText="180" w:rightFromText="180" w:vertAnchor="page" w:horzAnchor="margin" w:tblpY="1"/>
              <w:tblOverlap w:val="never"/>
              <w:tblW w:w="8328" w:type="dxa"/>
              <w:tblBorders>
                <w:bottom w:val="single" w:sz="4" w:space="0" w:color="auto"/>
              </w:tblBorders>
              <w:tblLayout w:type="fixed"/>
              <w:tblLook w:val="04A0" w:firstRow="1" w:lastRow="0" w:firstColumn="1" w:lastColumn="0" w:noHBand="0" w:noVBand="1"/>
            </w:tblPr>
            <w:tblGrid>
              <w:gridCol w:w="2441"/>
              <w:gridCol w:w="5887"/>
            </w:tblGrid>
            <w:tr w:rsidR="00C60E6A" w:rsidRPr="00C41337" w14:paraId="2D430A89" w14:textId="77777777" w:rsidTr="009E32DB">
              <w:trPr>
                <w:trHeight w:val="278"/>
              </w:trPr>
              <w:tc>
                <w:tcPr>
                  <w:tcW w:w="2441" w:type="dxa"/>
                  <w:noWrap/>
                  <w:vAlign w:val="center"/>
                  <w:hideMark/>
                </w:tcPr>
                <w:p w14:paraId="643AEC72" w14:textId="77777777" w:rsidR="00C60E6A" w:rsidRPr="009E32DB" w:rsidRDefault="00C60E6A" w:rsidP="00C60E6A">
                  <w:pPr>
                    <w:pStyle w:val="BodycopyCOI"/>
                  </w:pPr>
                  <w:r w:rsidRPr="009E32DB">
                    <w:t>Email address:</w:t>
                  </w:r>
                </w:p>
              </w:tc>
              <w:tc>
                <w:tcPr>
                  <w:tcW w:w="5887" w:type="dxa"/>
                  <w:noWrap/>
                  <w:vAlign w:val="bottom"/>
                  <w:hideMark/>
                </w:tcPr>
                <w:p w14:paraId="438DAD6D" w14:textId="05A9E595" w:rsidR="00C60E6A" w:rsidRPr="009E32DB" w:rsidRDefault="00C60E6A" w:rsidP="00C60E6A">
                  <w:pPr>
                    <w:pStyle w:val="BodycopyB"/>
                  </w:pPr>
                  <w:r w:rsidRPr="009E32DB">
                    <w:t>&lt;CompanyEmail&gt;</w:t>
                  </w:r>
                </w:p>
              </w:tc>
            </w:tr>
          </w:tbl>
          <w:p w14:paraId="66DB98FD" w14:textId="77777777" w:rsidR="00C60E6A" w:rsidRPr="00C41337" w:rsidRDefault="00C60E6A" w:rsidP="00C60E6A">
            <w:pPr>
              <w:pStyle w:val="BodycopyCOI"/>
            </w:pPr>
          </w:p>
        </w:tc>
        <w:tc>
          <w:tcPr>
            <w:tcW w:w="1985" w:type="dxa"/>
          </w:tcPr>
          <w:p w14:paraId="7D91518B" w14:textId="77777777" w:rsidR="00C60E6A" w:rsidRPr="009E32DB" w:rsidRDefault="00C60E6A" w:rsidP="00C60E6A">
            <w:pPr>
              <w:tabs>
                <w:tab w:val="left" w:pos="774"/>
              </w:tabs>
              <w:contextualSpacing/>
              <w:rPr>
                <w:rFonts w:asciiTheme="minorHAnsi" w:hAnsiTheme="minorHAnsi" w:cstheme="minorHAnsi"/>
                <w:bCs/>
                <w:sz w:val="20"/>
              </w:rPr>
            </w:pPr>
            <w:r w:rsidRPr="009E32DB">
              <w:rPr>
                <w:rFonts w:asciiTheme="minorHAnsi" w:hAnsiTheme="minorHAnsi" w:cstheme="minorHAnsi"/>
                <w:b/>
                <w:sz w:val="20"/>
              </w:rPr>
              <w:t>ELSEIF</w:t>
            </w:r>
            <w:r w:rsidRPr="009E32DB">
              <w:rPr>
                <w:rFonts w:asciiTheme="minorHAnsi" w:hAnsiTheme="minorHAnsi" w:cstheme="minorHAnsi"/>
                <w:bCs/>
                <w:sz w:val="20"/>
              </w:rPr>
              <w:t xml:space="preserve">&lt;ClientTypeCode&gt;!=”1|PolicyHolder” </w:t>
            </w:r>
          </w:p>
          <w:p w14:paraId="780C8654" w14:textId="77777777" w:rsidR="00C60E6A" w:rsidRPr="009E32DB" w:rsidRDefault="00C60E6A" w:rsidP="00C60E6A">
            <w:pPr>
              <w:tabs>
                <w:tab w:val="left" w:pos="774"/>
              </w:tabs>
              <w:contextualSpacing/>
              <w:rPr>
                <w:rFonts w:asciiTheme="minorHAnsi" w:hAnsiTheme="minorHAnsi" w:cstheme="minorHAnsi"/>
                <w:bCs/>
                <w:sz w:val="20"/>
              </w:rPr>
            </w:pPr>
            <w:r w:rsidRPr="009E32DB">
              <w:rPr>
                <w:rFonts w:asciiTheme="minorHAnsi" w:hAnsiTheme="minorHAnsi" w:cstheme="minorHAnsi"/>
                <w:b/>
                <w:sz w:val="20"/>
              </w:rPr>
              <w:t>THEN</w:t>
            </w:r>
            <w:r w:rsidRPr="009E32DB">
              <w:rPr>
                <w:rFonts w:asciiTheme="minorHAnsi" w:hAnsiTheme="minorHAnsi" w:cstheme="minorHAnsi"/>
                <w:bCs/>
                <w:sz w:val="20"/>
              </w:rPr>
              <w:t xml:space="preserve"> Display</w:t>
            </w:r>
          </w:p>
          <w:p w14:paraId="11890C50" w14:textId="506CD9A8" w:rsidR="00C60E6A" w:rsidRPr="009E32DB" w:rsidRDefault="00C60E6A" w:rsidP="00C60E6A">
            <w:pPr>
              <w:tabs>
                <w:tab w:val="left" w:pos="774"/>
              </w:tabs>
              <w:contextualSpacing/>
              <w:rPr>
                <w:rFonts w:asciiTheme="minorHAnsi" w:hAnsiTheme="minorHAnsi" w:cstheme="minorHAnsi"/>
                <w:b/>
                <w:sz w:val="20"/>
              </w:rPr>
            </w:pPr>
            <w:r w:rsidRPr="009E32DB">
              <w:rPr>
                <w:rFonts w:asciiTheme="minorHAnsi" w:hAnsiTheme="minorHAnsi" w:cstheme="minorHAnsi"/>
                <w:b/>
                <w:sz w:val="20"/>
              </w:rPr>
              <w:t>ENDIF</w:t>
            </w:r>
          </w:p>
        </w:tc>
        <w:tc>
          <w:tcPr>
            <w:tcW w:w="1701" w:type="dxa"/>
            <w:vMerge/>
          </w:tcPr>
          <w:p w14:paraId="51AA09D7" w14:textId="77777777" w:rsidR="00C60E6A" w:rsidRDefault="00C60E6A" w:rsidP="00C60E6A">
            <w:pPr>
              <w:spacing w:after="120"/>
              <w:rPr>
                <w:rFonts w:asciiTheme="minorHAnsi" w:hAnsiTheme="minorHAnsi" w:cstheme="minorHAnsi"/>
                <w:color w:val="000000"/>
                <w:sz w:val="20"/>
                <w:szCs w:val="20"/>
              </w:rPr>
            </w:pPr>
          </w:p>
        </w:tc>
      </w:tr>
      <w:tr w:rsidR="00C60E6A" w:rsidRPr="00720F8E" w14:paraId="3AC9F804" w14:textId="77777777" w:rsidTr="009E32DB">
        <w:trPr>
          <w:cantSplit/>
        </w:trPr>
        <w:tc>
          <w:tcPr>
            <w:tcW w:w="846" w:type="dxa"/>
          </w:tcPr>
          <w:p w14:paraId="42B9ED71" w14:textId="3F1B69EF" w:rsidR="00C60E6A" w:rsidRPr="00720F8E" w:rsidRDefault="00C60E6A" w:rsidP="00C60E6A">
            <w:pPr>
              <w:tabs>
                <w:tab w:val="left" w:pos="1800"/>
              </w:tabs>
              <w:rPr>
                <w:rFonts w:asciiTheme="minorHAnsi" w:hAnsiTheme="minorHAnsi" w:cstheme="minorHAnsi"/>
                <w:b/>
                <w:sz w:val="20"/>
              </w:rPr>
            </w:pPr>
            <w:r w:rsidRPr="00792974">
              <w:rPr>
                <w:rFonts w:asciiTheme="minorHAnsi" w:hAnsiTheme="minorHAnsi" w:cstheme="minorHAnsi"/>
                <w:bCs/>
                <w:sz w:val="20"/>
              </w:rPr>
              <w:t xml:space="preserve">AYP </w:t>
            </w:r>
            <w:r>
              <w:rPr>
                <w:rFonts w:asciiTheme="minorHAnsi" w:hAnsiTheme="minorHAnsi" w:cstheme="minorHAnsi"/>
                <w:bCs/>
                <w:sz w:val="20"/>
              </w:rPr>
              <w:t>6</w:t>
            </w:r>
          </w:p>
        </w:tc>
        <w:tc>
          <w:tcPr>
            <w:tcW w:w="1701" w:type="dxa"/>
          </w:tcPr>
          <w:p w14:paraId="7235D8CE" w14:textId="77777777" w:rsidR="00C60E6A" w:rsidRPr="000C25E5" w:rsidRDefault="00C60E6A" w:rsidP="00C60E6A">
            <w:pPr>
              <w:tabs>
                <w:tab w:val="left" w:pos="1800"/>
              </w:tabs>
              <w:rPr>
                <w:rFonts w:ascii="Arial" w:hAnsi="Arial"/>
                <w:sz w:val="20"/>
                <w:szCs w:val="20"/>
              </w:rPr>
            </w:pPr>
            <w:r w:rsidRPr="000C25E5">
              <w:rPr>
                <w:rFonts w:ascii="Arial" w:hAnsi="Arial"/>
                <w:sz w:val="20"/>
                <w:szCs w:val="20"/>
              </w:rPr>
              <w:t>&lt;IsHomeFinancedCode&gt;</w:t>
            </w:r>
          </w:p>
          <w:p w14:paraId="16CB4F19" w14:textId="77777777" w:rsidR="00C60E6A" w:rsidRPr="000C25E5" w:rsidRDefault="00C60E6A" w:rsidP="00C60E6A">
            <w:pPr>
              <w:tabs>
                <w:tab w:val="left" w:pos="1800"/>
              </w:tabs>
              <w:rPr>
                <w:rFonts w:ascii="Arial" w:hAnsi="Arial"/>
                <w:sz w:val="20"/>
                <w:szCs w:val="20"/>
              </w:rPr>
            </w:pPr>
            <w:r w:rsidRPr="000C25E5">
              <w:rPr>
                <w:rFonts w:ascii="Arial" w:hAnsi="Arial"/>
                <w:sz w:val="20"/>
                <w:szCs w:val="20"/>
              </w:rPr>
              <w:t>&lt;HomeFinancierCode&gt;</w:t>
            </w:r>
          </w:p>
          <w:p w14:paraId="71D6D899" w14:textId="1375717B" w:rsidR="00C60E6A" w:rsidRPr="00C054E5" w:rsidRDefault="00C60E6A" w:rsidP="00C60E6A">
            <w:pPr>
              <w:tabs>
                <w:tab w:val="left" w:pos="1800"/>
              </w:tabs>
              <w:rPr>
                <w:rFonts w:ascii="Arial" w:hAnsi="Arial"/>
                <w:sz w:val="20"/>
                <w:szCs w:val="20"/>
              </w:rPr>
            </w:pPr>
            <w:r w:rsidRPr="000C25E5">
              <w:rPr>
                <w:rFonts w:ascii="Arial" w:hAnsi="Arial"/>
                <w:sz w:val="20"/>
                <w:szCs w:val="20"/>
              </w:rPr>
              <w:t>&lt;HomeFinancierDisplay&gt;</w:t>
            </w:r>
          </w:p>
        </w:tc>
        <w:tc>
          <w:tcPr>
            <w:tcW w:w="8363" w:type="dxa"/>
          </w:tcPr>
          <w:tbl>
            <w:tblPr>
              <w:tblpPr w:leftFromText="180" w:rightFromText="180" w:vertAnchor="page" w:horzAnchor="margin" w:tblpY="1"/>
              <w:tblOverlap w:val="never"/>
              <w:tblW w:w="8237" w:type="dxa"/>
              <w:tblBorders>
                <w:bottom w:val="single" w:sz="4" w:space="0" w:color="auto"/>
              </w:tblBorders>
              <w:tblLayout w:type="fixed"/>
              <w:tblLook w:val="04A0" w:firstRow="1" w:lastRow="0" w:firstColumn="1" w:lastColumn="0" w:noHBand="0" w:noVBand="1"/>
              <w:tblPrChange w:id="3622" w:author="Sue Simnor (EXT Idiom)" w:date="2024-08-07T11:26:00Z" w16du:dateUtc="2024-08-07T01:26:00Z">
                <w:tblPr>
                  <w:tblpPr w:leftFromText="180" w:rightFromText="180" w:vertAnchor="page" w:horzAnchor="margin" w:tblpY="1"/>
                  <w:tblOverlap w:val="never"/>
                  <w:tblW w:w="8795" w:type="dxa"/>
                  <w:tblBorders>
                    <w:bottom w:val="single" w:sz="4" w:space="0" w:color="auto"/>
                  </w:tblBorders>
                  <w:tblLayout w:type="fixed"/>
                  <w:tblLook w:val="04A0" w:firstRow="1" w:lastRow="0" w:firstColumn="1" w:lastColumn="0" w:noHBand="0" w:noVBand="1"/>
                </w:tblPr>
              </w:tblPrChange>
            </w:tblPr>
            <w:tblGrid>
              <w:gridCol w:w="2414"/>
              <w:gridCol w:w="5823"/>
              <w:tblGridChange w:id="3623">
                <w:tblGrid>
                  <w:gridCol w:w="2414"/>
                  <w:gridCol w:w="164"/>
                  <w:gridCol w:w="5659"/>
                  <w:gridCol w:w="558"/>
                </w:tblGrid>
              </w:tblGridChange>
            </w:tblGrid>
            <w:tr w:rsidR="00C60E6A" w:rsidRPr="001338CF" w14:paraId="4EE1DCB3" w14:textId="77777777" w:rsidTr="006F4199">
              <w:trPr>
                <w:trHeight w:val="301"/>
                <w:trPrChange w:id="3624" w:author="Sue Simnor (EXT Idiom)" w:date="2024-08-07T11:26:00Z" w16du:dateUtc="2024-08-07T01:26:00Z">
                  <w:trPr>
                    <w:trHeight w:val="263"/>
                  </w:trPr>
                </w:trPrChange>
              </w:trPr>
              <w:tc>
                <w:tcPr>
                  <w:tcW w:w="2414" w:type="dxa"/>
                  <w:noWrap/>
                  <w:vAlign w:val="center"/>
                  <w:hideMark/>
                  <w:tcPrChange w:id="3625" w:author="Sue Simnor (EXT Idiom)" w:date="2024-08-07T11:26:00Z" w16du:dateUtc="2024-08-07T01:26:00Z">
                    <w:tcPr>
                      <w:tcW w:w="2578" w:type="dxa"/>
                      <w:gridSpan w:val="2"/>
                      <w:noWrap/>
                      <w:vAlign w:val="center"/>
                      <w:hideMark/>
                    </w:tcPr>
                  </w:tcPrChange>
                </w:tcPr>
                <w:p w14:paraId="2F79F4CE" w14:textId="5EC64CED" w:rsidR="00C60E6A" w:rsidRPr="001338CF" w:rsidRDefault="00C60E6A" w:rsidP="00C60E6A">
                  <w:pPr>
                    <w:pStyle w:val="BodycopyCOI"/>
                  </w:pPr>
                  <w:r w:rsidRPr="001338CF">
                    <w:t>Mortgagee(s)</w:t>
                  </w:r>
                  <w:r w:rsidRPr="00266F32">
                    <w:t>:</w:t>
                  </w:r>
                </w:p>
              </w:tc>
              <w:tc>
                <w:tcPr>
                  <w:tcW w:w="5823" w:type="dxa"/>
                  <w:noWrap/>
                  <w:vAlign w:val="bottom"/>
                  <w:hideMark/>
                  <w:tcPrChange w:id="3626" w:author="Sue Simnor (EXT Idiom)" w:date="2024-08-07T11:26:00Z" w16du:dateUtc="2024-08-07T01:26:00Z">
                    <w:tcPr>
                      <w:tcW w:w="6217" w:type="dxa"/>
                      <w:gridSpan w:val="2"/>
                      <w:noWrap/>
                      <w:vAlign w:val="bottom"/>
                      <w:hideMark/>
                    </w:tcPr>
                  </w:tcPrChange>
                </w:tcPr>
                <w:p w14:paraId="74B13F9A" w14:textId="247B880C" w:rsidR="00C60E6A" w:rsidRPr="001338CF" w:rsidRDefault="00C60E6A" w:rsidP="00C60E6A">
                  <w:pPr>
                    <w:pStyle w:val="BodycopyB"/>
                  </w:pPr>
                  <w:r w:rsidRPr="001338CF">
                    <w:t>&lt;HomeFinancierDisplay&gt;</w:t>
                  </w:r>
                </w:p>
              </w:tc>
            </w:tr>
          </w:tbl>
          <w:p w14:paraId="7C9018E6" w14:textId="77777777" w:rsidR="00C60E6A" w:rsidRPr="001338CF" w:rsidRDefault="00C60E6A" w:rsidP="00C60E6A">
            <w:pPr>
              <w:pStyle w:val="TableHeading2"/>
              <w:rPr>
                <w:b w:val="0"/>
                <w:bCs w:val="0"/>
              </w:rPr>
            </w:pPr>
          </w:p>
          <w:p w14:paraId="10806811" w14:textId="77777777" w:rsidR="00C60E6A" w:rsidRPr="001338CF" w:rsidRDefault="00C60E6A" w:rsidP="00C60E6A">
            <w:pPr>
              <w:pStyle w:val="TableHeading2"/>
              <w:rPr>
                <w:b w:val="0"/>
                <w:bCs w:val="0"/>
              </w:rPr>
            </w:pPr>
          </w:p>
          <w:tbl>
            <w:tblPr>
              <w:tblW w:w="8202" w:type="dxa"/>
              <w:tblBorders>
                <w:bottom w:val="single" w:sz="4" w:space="0" w:color="auto"/>
              </w:tblBorders>
              <w:tblLayout w:type="fixed"/>
              <w:tblLook w:val="04A0" w:firstRow="1" w:lastRow="0" w:firstColumn="1" w:lastColumn="0" w:noHBand="0" w:noVBand="1"/>
              <w:tblPrChange w:id="3627" w:author="Sue Simnor (EXT Idiom)" w:date="2024-08-07T11:26:00Z" w16du:dateUtc="2024-08-07T01:26:00Z">
                <w:tblPr>
                  <w:tblW w:w="7407" w:type="dxa"/>
                  <w:tblBorders>
                    <w:bottom w:val="single" w:sz="4" w:space="0" w:color="auto"/>
                  </w:tblBorders>
                  <w:tblLayout w:type="fixed"/>
                  <w:tblLook w:val="04A0" w:firstRow="1" w:lastRow="0" w:firstColumn="1" w:lastColumn="0" w:noHBand="0" w:noVBand="1"/>
                </w:tblPr>
              </w:tblPrChange>
            </w:tblPr>
            <w:tblGrid>
              <w:gridCol w:w="2448"/>
              <w:gridCol w:w="5754"/>
              <w:tblGridChange w:id="3628">
                <w:tblGrid>
                  <w:gridCol w:w="2448"/>
                  <w:gridCol w:w="134"/>
                  <w:gridCol w:w="4825"/>
                  <w:gridCol w:w="795"/>
                </w:tblGrid>
              </w:tblGridChange>
            </w:tblGrid>
            <w:tr w:rsidR="00C60E6A" w:rsidRPr="001338CF" w14:paraId="7EB55E85" w14:textId="77777777" w:rsidTr="006F4199">
              <w:trPr>
                <w:trHeight w:val="388"/>
                <w:trPrChange w:id="3629" w:author="Sue Simnor (EXT Idiom)" w:date="2024-08-07T11:26:00Z" w16du:dateUtc="2024-08-07T01:26:00Z">
                  <w:trPr>
                    <w:gridAfter w:val="0"/>
                    <w:trHeight w:val="300"/>
                  </w:trPr>
                </w:trPrChange>
              </w:trPr>
              <w:tc>
                <w:tcPr>
                  <w:tcW w:w="2448" w:type="dxa"/>
                  <w:noWrap/>
                  <w:vAlign w:val="center"/>
                  <w:hideMark/>
                  <w:tcPrChange w:id="3630" w:author="Sue Simnor (EXT Idiom)" w:date="2024-08-07T11:26:00Z" w16du:dateUtc="2024-08-07T01:26:00Z">
                    <w:tcPr>
                      <w:tcW w:w="2582" w:type="dxa"/>
                      <w:gridSpan w:val="2"/>
                      <w:noWrap/>
                      <w:vAlign w:val="center"/>
                      <w:hideMark/>
                    </w:tcPr>
                  </w:tcPrChange>
                </w:tcPr>
                <w:p w14:paraId="5E9C1BDD" w14:textId="788217E8" w:rsidR="00C60E6A" w:rsidRPr="001338CF" w:rsidRDefault="00C60E6A" w:rsidP="00C60E6A">
                  <w:pPr>
                    <w:pStyle w:val="BodycopyCOI"/>
                  </w:pPr>
                  <w:r w:rsidRPr="001338CF">
                    <w:t>Mortgagee(s)</w:t>
                  </w:r>
                  <w:r w:rsidRPr="00266F32">
                    <w:t>:</w:t>
                  </w:r>
                </w:p>
              </w:tc>
              <w:tc>
                <w:tcPr>
                  <w:tcW w:w="5754" w:type="dxa"/>
                  <w:noWrap/>
                  <w:vAlign w:val="bottom"/>
                  <w:hideMark/>
                  <w:tcPrChange w:id="3631" w:author="Sue Simnor (EXT Idiom)" w:date="2024-08-07T11:26:00Z" w16du:dateUtc="2024-08-07T01:26:00Z">
                    <w:tcPr>
                      <w:tcW w:w="4825" w:type="dxa"/>
                      <w:noWrap/>
                      <w:vAlign w:val="bottom"/>
                      <w:hideMark/>
                    </w:tcPr>
                  </w:tcPrChange>
                </w:tcPr>
                <w:p w14:paraId="25E5DF54" w14:textId="77777777" w:rsidR="00C60E6A" w:rsidRPr="001338CF" w:rsidRDefault="00C60E6A" w:rsidP="00C60E6A">
                  <w:pPr>
                    <w:pStyle w:val="BodycopyB"/>
                  </w:pPr>
                  <w:r w:rsidRPr="001338CF">
                    <w:t>None</w:t>
                  </w:r>
                </w:p>
              </w:tc>
            </w:tr>
          </w:tbl>
          <w:p w14:paraId="5A404989" w14:textId="77777777" w:rsidR="00C60E6A" w:rsidRPr="001338CF" w:rsidRDefault="00C60E6A" w:rsidP="00C60E6A">
            <w:pPr>
              <w:pStyle w:val="TableHeading2"/>
              <w:rPr>
                <w:b w:val="0"/>
                <w:bCs w:val="0"/>
              </w:rPr>
            </w:pPr>
          </w:p>
        </w:tc>
        <w:tc>
          <w:tcPr>
            <w:tcW w:w="1985" w:type="dxa"/>
          </w:tcPr>
          <w:p w14:paraId="11451097" w14:textId="77777777" w:rsidR="00C60E6A" w:rsidRPr="00CE54D5" w:rsidRDefault="00C60E6A" w:rsidP="00C60E6A">
            <w:pPr>
              <w:tabs>
                <w:tab w:val="left" w:pos="774"/>
              </w:tabs>
              <w:contextualSpacing/>
              <w:rPr>
                <w:rFonts w:asciiTheme="minorHAnsi" w:hAnsiTheme="minorHAnsi" w:cstheme="minorHAnsi"/>
                <w:bCs/>
                <w:sz w:val="18"/>
                <w:szCs w:val="18"/>
              </w:rPr>
            </w:pPr>
            <w:r w:rsidRPr="00A551ED">
              <w:rPr>
                <w:rFonts w:asciiTheme="minorHAnsi" w:hAnsiTheme="minorHAnsi" w:cstheme="minorHAnsi"/>
                <w:b/>
                <w:sz w:val="18"/>
                <w:szCs w:val="18"/>
              </w:rPr>
              <w:t xml:space="preserve">IF </w:t>
            </w:r>
            <w:r w:rsidRPr="00CE54D5">
              <w:rPr>
                <w:rFonts w:asciiTheme="minorHAnsi" w:hAnsiTheme="minorHAnsi" w:cstheme="minorHAnsi"/>
                <w:bCs/>
                <w:sz w:val="18"/>
                <w:szCs w:val="18"/>
              </w:rPr>
              <w:t xml:space="preserve"> &lt;IsHomeFinancedCode&gt;</w:t>
            </w:r>
          </w:p>
          <w:p w14:paraId="219A31BF" w14:textId="77777777" w:rsidR="00C60E6A" w:rsidRPr="00CE54D5" w:rsidRDefault="00C60E6A" w:rsidP="00C60E6A">
            <w:pPr>
              <w:tabs>
                <w:tab w:val="left" w:pos="774"/>
              </w:tabs>
              <w:contextualSpacing/>
              <w:rPr>
                <w:rFonts w:asciiTheme="minorHAnsi" w:hAnsiTheme="minorHAnsi" w:cstheme="minorHAnsi"/>
                <w:bCs/>
                <w:sz w:val="18"/>
                <w:szCs w:val="18"/>
              </w:rPr>
            </w:pPr>
            <w:r w:rsidRPr="00CE54D5">
              <w:rPr>
                <w:rFonts w:asciiTheme="minorHAnsi" w:hAnsiTheme="minorHAnsi" w:cstheme="minorHAnsi"/>
                <w:bCs/>
                <w:sz w:val="18"/>
                <w:szCs w:val="18"/>
              </w:rPr>
              <w:t xml:space="preserve">= “1|MortgagedYes” </w:t>
            </w:r>
            <w:r w:rsidRPr="00A551ED">
              <w:rPr>
                <w:rFonts w:asciiTheme="minorHAnsi" w:hAnsiTheme="minorHAnsi" w:cstheme="minorHAnsi"/>
                <w:b/>
                <w:sz w:val="18"/>
                <w:szCs w:val="18"/>
              </w:rPr>
              <w:t>AND</w:t>
            </w:r>
            <w:r w:rsidRPr="00CE54D5">
              <w:rPr>
                <w:rFonts w:asciiTheme="minorHAnsi" w:hAnsiTheme="minorHAnsi" w:cstheme="minorHAnsi"/>
                <w:bCs/>
                <w:sz w:val="18"/>
                <w:szCs w:val="18"/>
              </w:rPr>
              <w:t xml:space="preserve"> &lt;HomeFinancierCode&gt;</w:t>
            </w:r>
          </w:p>
          <w:p w14:paraId="33732B67" w14:textId="77777777" w:rsidR="00C60E6A" w:rsidRPr="00CE54D5" w:rsidRDefault="00C60E6A" w:rsidP="00C60E6A">
            <w:pPr>
              <w:tabs>
                <w:tab w:val="left" w:pos="774"/>
              </w:tabs>
              <w:contextualSpacing/>
              <w:rPr>
                <w:rFonts w:asciiTheme="minorHAnsi" w:hAnsiTheme="minorHAnsi" w:cstheme="minorHAnsi"/>
                <w:bCs/>
                <w:sz w:val="18"/>
                <w:szCs w:val="18"/>
              </w:rPr>
            </w:pPr>
            <w:r w:rsidRPr="00CE54D5">
              <w:rPr>
                <w:rFonts w:asciiTheme="minorHAnsi" w:hAnsiTheme="minorHAnsi" w:cstheme="minorHAnsi"/>
                <w:bCs/>
                <w:sz w:val="18"/>
                <w:szCs w:val="18"/>
              </w:rPr>
              <w:t>Is not null</w:t>
            </w:r>
          </w:p>
          <w:p w14:paraId="6454DF0A" w14:textId="31DC0A21" w:rsidR="00C60E6A" w:rsidRPr="00CE54D5" w:rsidRDefault="00C60E6A" w:rsidP="00C60E6A">
            <w:pPr>
              <w:tabs>
                <w:tab w:val="left" w:pos="774"/>
              </w:tabs>
              <w:contextualSpacing/>
              <w:rPr>
                <w:rFonts w:asciiTheme="minorHAnsi" w:hAnsiTheme="minorHAnsi" w:cstheme="minorHAnsi"/>
                <w:bCs/>
                <w:sz w:val="18"/>
                <w:szCs w:val="18"/>
              </w:rPr>
            </w:pPr>
            <w:r w:rsidRPr="00A551ED">
              <w:rPr>
                <w:rFonts w:asciiTheme="minorHAnsi" w:hAnsiTheme="minorHAnsi" w:cstheme="minorHAnsi"/>
                <w:b/>
                <w:sz w:val="18"/>
                <w:szCs w:val="18"/>
              </w:rPr>
              <w:t>THEN</w:t>
            </w:r>
            <w:r w:rsidRPr="00CE54D5">
              <w:rPr>
                <w:rFonts w:asciiTheme="minorHAnsi" w:hAnsiTheme="minorHAnsi" w:cstheme="minorHAnsi"/>
                <w:bCs/>
                <w:sz w:val="18"/>
                <w:szCs w:val="18"/>
              </w:rPr>
              <w:t xml:space="preserve"> Display </w:t>
            </w:r>
          </w:p>
          <w:p w14:paraId="26FD6D8F" w14:textId="77777777" w:rsidR="00C60E6A" w:rsidRPr="00CE54D5" w:rsidRDefault="00C60E6A" w:rsidP="00C60E6A">
            <w:pPr>
              <w:tabs>
                <w:tab w:val="left" w:pos="774"/>
              </w:tabs>
              <w:contextualSpacing/>
              <w:rPr>
                <w:rFonts w:asciiTheme="minorHAnsi" w:hAnsiTheme="minorHAnsi" w:cstheme="minorHAnsi"/>
                <w:bCs/>
                <w:sz w:val="18"/>
                <w:szCs w:val="18"/>
              </w:rPr>
            </w:pPr>
          </w:p>
          <w:p w14:paraId="4E565585" w14:textId="769EDE6D" w:rsidR="00C60E6A" w:rsidRPr="00CE54D5" w:rsidRDefault="00C60E6A" w:rsidP="00C60E6A">
            <w:pPr>
              <w:tabs>
                <w:tab w:val="left" w:pos="774"/>
              </w:tabs>
              <w:contextualSpacing/>
              <w:rPr>
                <w:rFonts w:asciiTheme="minorHAnsi" w:hAnsiTheme="minorHAnsi" w:cstheme="minorHAnsi"/>
                <w:bCs/>
                <w:sz w:val="18"/>
                <w:szCs w:val="18"/>
              </w:rPr>
            </w:pPr>
            <w:r w:rsidRPr="00A551ED">
              <w:rPr>
                <w:rFonts w:asciiTheme="minorHAnsi" w:hAnsiTheme="minorHAnsi" w:cstheme="minorHAnsi"/>
                <w:b/>
                <w:sz w:val="18"/>
                <w:szCs w:val="18"/>
              </w:rPr>
              <w:t>ELSEIF</w:t>
            </w:r>
            <w:r w:rsidRPr="00CE54D5">
              <w:rPr>
                <w:rFonts w:asciiTheme="minorHAnsi" w:hAnsiTheme="minorHAnsi" w:cstheme="minorHAnsi"/>
                <w:bCs/>
                <w:sz w:val="18"/>
                <w:szCs w:val="18"/>
              </w:rPr>
              <w:t xml:space="preserve"> &lt;IsHomeFinancedCode&gt; = “2|MortgagedNo”</w:t>
            </w:r>
          </w:p>
          <w:p w14:paraId="002F09F0" w14:textId="657711D3" w:rsidR="00C60E6A" w:rsidRPr="00CE54D5" w:rsidRDefault="00C60E6A" w:rsidP="00C60E6A">
            <w:pPr>
              <w:tabs>
                <w:tab w:val="left" w:pos="774"/>
              </w:tabs>
              <w:contextualSpacing/>
              <w:rPr>
                <w:rFonts w:asciiTheme="minorHAnsi" w:hAnsiTheme="minorHAnsi" w:cstheme="minorHAnsi"/>
                <w:bCs/>
                <w:sz w:val="18"/>
                <w:szCs w:val="18"/>
              </w:rPr>
            </w:pPr>
            <w:r w:rsidRPr="00A551ED">
              <w:rPr>
                <w:rFonts w:ascii="Calibri" w:hAnsi="Calibri" w:cs="Calibri"/>
                <w:b/>
                <w:bCs/>
                <w:sz w:val="18"/>
                <w:szCs w:val="18"/>
              </w:rPr>
              <w:t>IF</w:t>
            </w:r>
            <w:r w:rsidRPr="00CE54D5">
              <w:rPr>
                <w:rFonts w:ascii="Calibri" w:hAnsi="Calibri" w:cs="Calibri"/>
                <w:sz w:val="18"/>
                <w:szCs w:val="18"/>
              </w:rPr>
              <w:t xml:space="preserve"> multiple </w:t>
            </w:r>
            <w:r w:rsidRPr="00A551ED">
              <w:rPr>
                <w:rFonts w:asciiTheme="minorHAnsi" w:eastAsia="Arial" w:hAnsiTheme="minorHAnsi" w:cstheme="minorHAnsi"/>
                <w:color w:val="000000" w:themeColor="text1"/>
                <w:sz w:val="18"/>
                <w:szCs w:val="18"/>
              </w:rPr>
              <w:t>&lt;HomeFinancierDisplay&gt;</w:t>
            </w:r>
            <w:r w:rsidRPr="00CE54D5">
              <w:rPr>
                <w:rFonts w:asciiTheme="minorHAnsi" w:eastAsia="Arial" w:hAnsiTheme="minorHAnsi" w:cstheme="minorHAnsi"/>
                <w:b/>
                <w:bCs/>
                <w:color w:val="000000" w:themeColor="text1"/>
                <w:sz w:val="18"/>
                <w:szCs w:val="18"/>
              </w:rPr>
              <w:t xml:space="preserve"> then list all separated by “ , “</w:t>
            </w:r>
          </w:p>
          <w:p w14:paraId="6F51F298" w14:textId="77777777" w:rsidR="00C60E6A" w:rsidRPr="00CE54D5" w:rsidRDefault="00C60E6A" w:rsidP="00C60E6A">
            <w:pPr>
              <w:tabs>
                <w:tab w:val="left" w:pos="774"/>
              </w:tabs>
              <w:contextualSpacing/>
              <w:rPr>
                <w:rFonts w:asciiTheme="minorHAnsi" w:hAnsiTheme="minorHAnsi" w:cstheme="minorHAnsi"/>
                <w:bCs/>
                <w:sz w:val="18"/>
                <w:szCs w:val="18"/>
              </w:rPr>
            </w:pPr>
          </w:p>
        </w:tc>
        <w:tc>
          <w:tcPr>
            <w:tcW w:w="1701" w:type="dxa"/>
          </w:tcPr>
          <w:p w14:paraId="5C464542" w14:textId="77777777" w:rsidR="00C60E6A" w:rsidRDefault="00C60E6A" w:rsidP="00C60E6A">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0EDBDA5C" w14:textId="77777777" w:rsidR="00C60E6A" w:rsidRDefault="00C60E6A" w:rsidP="00C60E6A">
            <w:pPr>
              <w:spacing w:after="120"/>
              <w:rPr>
                <w:rFonts w:asciiTheme="minorHAnsi" w:hAnsiTheme="minorHAnsi" w:cstheme="minorHAnsi"/>
                <w:color w:val="000000"/>
                <w:sz w:val="20"/>
                <w:szCs w:val="20"/>
              </w:rPr>
            </w:pPr>
            <w:r w:rsidRPr="00B72706">
              <w:rPr>
                <w:rFonts w:asciiTheme="minorHAnsi" w:hAnsiTheme="minorHAnsi" w:cstheme="minorHAnsi"/>
                <w:color w:val="000000"/>
                <w:sz w:val="20"/>
                <w:szCs w:val="20"/>
              </w:rPr>
              <w:t xml:space="preserve">Bodycopy_COI </w:t>
            </w:r>
          </w:p>
          <w:p w14:paraId="2354A5AF" w14:textId="77777777" w:rsidR="00C60E6A" w:rsidRDefault="00C60E6A" w:rsidP="00C60E6A">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35D4ABA7" w14:textId="0164EF23" w:rsidR="00C60E6A" w:rsidRPr="00720F8E" w:rsidRDefault="00C60E6A" w:rsidP="00C60E6A">
            <w:pPr>
              <w:tabs>
                <w:tab w:val="left" w:pos="1800"/>
              </w:tabs>
              <w:rPr>
                <w:rFonts w:asciiTheme="minorHAnsi" w:hAnsiTheme="minorHAnsi" w:cstheme="minorHAnsi"/>
                <w:b/>
                <w:sz w:val="20"/>
              </w:rPr>
            </w:pPr>
            <w:r w:rsidRPr="00B72706">
              <w:rPr>
                <w:rFonts w:asciiTheme="minorHAnsi" w:hAnsiTheme="minorHAnsi" w:cstheme="minorHAnsi"/>
                <w:color w:val="000000"/>
                <w:sz w:val="20"/>
                <w:szCs w:val="20"/>
              </w:rPr>
              <w:t>Bodycopy_B</w:t>
            </w:r>
          </w:p>
        </w:tc>
      </w:tr>
      <w:tr w:rsidR="00C60E6A" w:rsidRPr="00720F8E" w14:paraId="3C26D7C8" w14:textId="77777777" w:rsidTr="009E32DB">
        <w:trPr>
          <w:cantSplit/>
        </w:trPr>
        <w:tc>
          <w:tcPr>
            <w:tcW w:w="846" w:type="dxa"/>
            <w:vMerge w:val="restart"/>
          </w:tcPr>
          <w:p w14:paraId="3791AC6D" w14:textId="77777777" w:rsidR="00C60E6A" w:rsidRPr="00720F8E" w:rsidRDefault="00C60E6A" w:rsidP="00C60E6A">
            <w:pPr>
              <w:tabs>
                <w:tab w:val="left" w:pos="1800"/>
              </w:tabs>
              <w:rPr>
                <w:rFonts w:asciiTheme="minorHAnsi" w:hAnsiTheme="minorHAnsi" w:cstheme="minorHAnsi"/>
                <w:b/>
                <w:sz w:val="20"/>
              </w:rPr>
            </w:pPr>
            <w:r w:rsidRPr="00792974">
              <w:rPr>
                <w:rFonts w:asciiTheme="minorHAnsi" w:hAnsiTheme="minorHAnsi" w:cstheme="minorHAnsi"/>
                <w:bCs/>
                <w:sz w:val="20"/>
              </w:rPr>
              <w:lastRenderedPageBreak/>
              <w:t xml:space="preserve">AYP </w:t>
            </w:r>
            <w:r>
              <w:rPr>
                <w:rFonts w:asciiTheme="minorHAnsi" w:hAnsiTheme="minorHAnsi" w:cstheme="minorHAnsi"/>
                <w:bCs/>
                <w:sz w:val="20"/>
              </w:rPr>
              <w:t>7</w:t>
            </w:r>
          </w:p>
          <w:p w14:paraId="06C23DEE" w14:textId="287964EE" w:rsidR="00C60E6A" w:rsidRPr="00720F8E" w:rsidRDefault="00C60E6A" w:rsidP="00C60E6A">
            <w:pPr>
              <w:tabs>
                <w:tab w:val="left" w:pos="1800"/>
              </w:tabs>
              <w:rPr>
                <w:rFonts w:asciiTheme="minorHAnsi" w:hAnsiTheme="minorHAnsi" w:cstheme="minorHAnsi"/>
                <w:b/>
                <w:sz w:val="20"/>
              </w:rPr>
            </w:pPr>
          </w:p>
        </w:tc>
        <w:tc>
          <w:tcPr>
            <w:tcW w:w="1701" w:type="dxa"/>
            <w:vMerge w:val="restart"/>
          </w:tcPr>
          <w:p w14:paraId="266B17E9" w14:textId="53087D23" w:rsidR="00C60E6A" w:rsidRPr="00C41337" w:rsidRDefault="00C60E6A" w:rsidP="00C60E6A">
            <w:pPr>
              <w:tabs>
                <w:tab w:val="left" w:pos="1800"/>
              </w:tabs>
              <w:rPr>
                <w:rFonts w:asciiTheme="minorHAnsi" w:hAnsiTheme="minorHAnsi"/>
                <w:sz w:val="20"/>
                <w:szCs w:val="20"/>
              </w:rPr>
            </w:pPr>
            <w:r w:rsidRPr="00C41337">
              <w:rPr>
                <w:rFonts w:asciiTheme="minorHAnsi" w:hAnsiTheme="minorHAnsi"/>
                <w:sz w:val="20"/>
                <w:szCs w:val="20"/>
              </w:rPr>
              <w:t>&lt;ProductCode&gt;</w:t>
            </w:r>
          </w:p>
          <w:p w14:paraId="64CE8523" w14:textId="52B16A48" w:rsidR="00C60E6A" w:rsidRPr="00C41337" w:rsidRDefault="00C60E6A" w:rsidP="00C60E6A">
            <w:pPr>
              <w:tabs>
                <w:tab w:val="left" w:pos="1800"/>
              </w:tabs>
              <w:rPr>
                <w:rFonts w:ascii="Arial" w:hAnsi="Arial"/>
                <w:sz w:val="20"/>
                <w:szCs w:val="20"/>
              </w:rPr>
            </w:pPr>
            <w:r w:rsidRPr="00C41337">
              <w:rPr>
                <w:rFonts w:asciiTheme="minorHAnsi" w:hAnsiTheme="minorHAnsi"/>
                <w:sz w:val="20"/>
                <w:szCs w:val="20"/>
              </w:rPr>
              <w:t>&lt;HomeNoOfClaims&gt;</w:t>
            </w:r>
          </w:p>
        </w:tc>
        <w:tc>
          <w:tcPr>
            <w:tcW w:w="8363" w:type="dxa"/>
          </w:tcPr>
          <w:tbl>
            <w:tblPr>
              <w:tblpPr w:leftFromText="180" w:rightFromText="180" w:vertAnchor="page" w:horzAnchor="margin" w:tblpY="191"/>
              <w:tblOverlap w:val="never"/>
              <w:tblW w:w="8268" w:type="dxa"/>
              <w:tblBorders>
                <w:bottom w:val="single" w:sz="4" w:space="0" w:color="auto"/>
              </w:tblBorders>
              <w:tblLayout w:type="fixed"/>
              <w:tblLook w:val="04A0" w:firstRow="1" w:lastRow="0" w:firstColumn="1" w:lastColumn="0" w:noHBand="0" w:noVBand="1"/>
            </w:tblPr>
            <w:tblGrid>
              <w:gridCol w:w="2423"/>
              <w:gridCol w:w="5845"/>
            </w:tblGrid>
            <w:tr w:rsidR="00C60E6A" w:rsidRPr="00C41337" w14:paraId="6C96C885" w14:textId="77777777" w:rsidTr="009E32DB">
              <w:trPr>
                <w:trHeight w:val="280"/>
              </w:trPr>
              <w:tc>
                <w:tcPr>
                  <w:tcW w:w="2423" w:type="dxa"/>
                  <w:noWrap/>
                  <w:vAlign w:val="center"/>
                  <w:hideMark/>
                </w:tcPr>
                <w:p w14:paraId="7899390A" w14:textId="5421B3BC" w:rsidR="00C60E6A" w:rsidRPr="00C41337" w:rsidRDefault="00C60E6A" w:rsidP="00C60E6A">
                  <w:pPr>
                    <w:pStyle w:val="BodycopyCOI"/>
                  </w:pPr>
                  <w:commentRangeStart w:id="3632"/>
                  <w:commentRangeStart w:id="3633"/>
                  <w:commentRangeStart w:id="3634"/>
                  <w:r w:rsidRPr="00C41337">
                    <w:t>Claims history in the last 3 years - includes building, contents or legal liability claims for a home you've lived in (or anyone to be covered by this policy):</w:t>
                  </w:r>
                  <w:commentRangeEnd w:id="3632"/>
                  <w:r w:rsidRPr="00C41337">
                    <w:rPr>
                      <w:rStyle w:val="CommentReference"/>
                      <w:sz w:val="18"/>
                      <w:szCs w:val="18"/>
                    </w:rPr>
                    <w:commentReference w:id="3632"/>
                  </w:r>
                  <w:commentRangeEnd w:id="3633"/>
                  <w:r w:rsidRPr="00C41337">
                    <w:rPr>
                      <w:rStyle w:val="CommentReference"/>
                      <w:sz w:val="18"/>
                      <w:szCs w:val="18"/>
                    </w:rPr>
                    <w:commentReference w:id="3633"/>
                  </w:r>
                  <w:commentRangeEnd w:id="3634"/>
                  <w:r w:rsidRPr="00C41337">
                    <w:rPr>
                      <w:rStyle w:val="CommentReference"/>
                      <w:sz w:val="18"/>
                      <w:szCs w:val="18"/>
                    </w:rPr>
                    <w:commentReference w:id="3634"/>
                  </w:r>
                </w:p>
              </w:tc>
              <w:tc>
                <w:tcPr>
                  <w:tcW w:w="5845" w:type="dxa"/>
                  <w:noWrap/>
                  <w:vAlign w:val="center"/>
                  <w:hideMark/>
                </w:tcPr>
                <w:p w14:paraId="292E343D" w14:textId="00EC6B2E" w:rsidR="00C60E6A" w:rsidRPr="009E32DB" w:rsidRDefault="00C60E6A" w:rsidP="00C60E6A">
                  <w:pPr>
                    <w:pStyle w:val="BodycopyB"/>
                  </w:pPr>
                  <w:r w:rsidRPr="00C41337">
                    <w:t>&lt;HomeNoOfClaims&gt; claim</w:t>
                  </w:r>
                  <w:commentRangeStart w:id="3636"/>
                  <w:commentRangeStart w:id="3637"/>
                  <w:commentRangeStart w:id="3638"/>
                  <w:commentRangeEnd w:id="3636"/>
                  <w:r w:rsidRPr="009E32DB">
                    <w:rPr>
                      <w:rStyle w:val="CommentReference"/>
                      <w:sz w:val="20"/>
                      <w:szCs w:val="24"/>
                    </w:rPr>
                    <w:commentReference w:id="3636"/>
                  </w:r>
                  <w:commentRangeEnd w:id="3637"/>
                  <w:r w:rsidRPr="009E32DB">
                    <w:rPr>
                      <w:rStyle w:val="CommentReference"/>
                      <w:sz w:val="20"/>
                      <w:szCs w:val="24"/>
                    </w:rPr>
                    <w:commentReference w:id="3637"/>
                  </w:r>
                  <w:commentRangeEnd w:id="3638"/>
                  <w:r w:rsidRPr="009E32DB">
                    <w:rPr>
                      <w:rStyle w:val="CommentReference"/>
                      <w:sz w:val="20"/>
                      <w:szCs w:val="24"/>
                    </w:rPr>
                    <w:commentReference w:id="3638"/>
                  </w:r>
                </w:p>
              </w:tc>
            </w:tr>
          </w:tbl>
          <w:p w14:paraId="61D679F6" w14:textId="77777777" w:rsidR="00C60E6A" w:rsidRPr="00C41337" w:rsidRDefault="00C60E6A" w:rsidP="00C60E6A">
            <w:pPr>
              <w:pStyle w:val="TableHeading2"/>
              <w:rPr>
                <w:b w:val="0"/>
                <w:bCs w:val="0"/>
              </w:rPr>
            </w:pPr>
          </w:p>
        </w:tc>
        <w:tc>
          <w:tcPr>
            <w:tcW w:w="1985" w:type="dxa"/>
          </w:tcPr>
          <w:p w14:paraId="5EE418FF" w14:textId="3B6A25E5" w:rsidR="00C60E6A" w:rsidRPr="00C41337" w:rsidRDefault="00C60E6A" w:rsidP="00C60E6A">
            <w:pPr>
              <w:tabs>
                <w:tab w:val="left" w:pos="774"/>
              </w:tabs>
              <w:contextualSpacing/>
              <w:rPr>
                <w:rFonts w:asciiTheme="minorHAnsi" w:hAnsiTheme="minorHAnsi"/>
                <w:b/>
                <w:bCs/>
                <w:sz w:val="20"/>
                <w:szCs w:val="20"/>
              </w:rPr>
            </w:pPr>
            <w:r w:rsidRPr="00C41337">
              <w:rPr>
                <w:rFonts w:asciiTheme="minorHAnsi" w:hAnsiTheme="minorHAnsi"/>
                <w:b/>
                <w:bCs/>
                <w:sz w:val="20"/>
                <w:szCs w:val="20"/>
              </w:rPr>
              <w:t xml:space="preserve">IF </w:t>
            </w:r>
            <w:r w:rsidRPr="00C41337">
              <w:rPr>
                <w:rFonts w:asciiTheme="minorHAnsi" w:hAnsiTheme="minorHAnsi"/>
                <w:sz w:val="20"/>
                <w:szCs w:val="20"/>
              </w:rPr>
              <w:t>&lt;ProductCode&gt;  = “Home”</w:t>
            </w:r>
          </w:p>
          <w:p w14:paraId="618FAE55" w14:textId="77777777" w:rsidR="00C60E6A" w:rsidRPr="00C41337" w:rsidRDefault="00C60E6A" w:rsidP="00C60E6A">
            <w:pPr>
              <w:tabs>
                <w:tab w:val="left" w:pos="774"/>
              </w:tabs>
              <w:contextualSpacing/>
              <w:rPr>
                <w:rFonts w:asciiTheme="minorHAnsi" w:hAnsiTheme="minorHAnsi"/>
                <w:b/>
                <w:bCs/>
                <w:sz w:val="20"/>
                <w:szCs w:val="20"/>
              </w:rPr>
            </w:pPr>
          </w:p>
          <w:p w14:paraId="53EFF198" w14:textId="296E5F69" w:rsidR="00C60E6A" w:rsidRPr="00C41337" w:rsidRDefault="00C60E6A" w:rsidP="00C60E6A">
            <w:pPr>
              <w:tabs>
                <w:tab w:val="left" w:pos="774"/>
              </w:tabs>
              <w:contextualSpacing/>
              <w:rPr>
                <w:rFonts w:asciiTheme="minorHAnsi" w:hAnsiTheme="minorHAnsi"/>
                <w:sz w:val="20"/>
                <w:szCs w:val="20"/>
              </w:rPr>
            </w:pPr>
            <w:r w:rsidRPr="00C41337">
              <w:rPr>
                <w:rFonts w:asciiTheme="minorHAnsi" w:hAnsiTheme="minorHAnsi"/>
                <w:b/>
                <w:bCs/>
                <w:sz w:val="20"/>
                <w:szCs w:val="20"/>
              </w:rPr>
              <w:t xml:space="preserve">IF </w:t>
            </w:r>
            <w:r w:rsidRPr="00C41337">
              <w:rPr>
                <w:rFonts w:asciiTheme="minorHAnsi" w:hAnsiTheme="minorHAnsi"/>
                <w:sz w:val="20"/>
                <w:szCs w:val="20"/>
              </w:rPr>
              <w:t>&lt;HomeNoOfClaims&gt; =1,</w:t>
            </w:r>
            <w:r w:rsidRPr="00C41337">
              <w:rPr>
                <w:rFonts w:asciiTheme="minorHAnsi" w:hAnsiTheme="minorHAnsi"/>
                <w:b/>
                <w:bCs/>
                <w:sz w:val="20"/>
                <w:szCs w:val="20"/>
              </w:rPr>
              <w:t xml:space="preserve"> THEN </w:t>
            </w:r>
            <w:r w:rsidRPr="00C41337">
              <w:rPr>
                <w:rFonts w:asciiTheme="minorHAnsi" w:hAnsiTheme="minorHAnsi"/>
                <w:sz w:val="20"/>
                <w:szCs w:val="20"/>
              </w:rPr>
              <w:t>display</w:t>
            </w:r>
            <w:r w:rsidRPr="00C41337">
              <w:rPr>
                <w:rFonts w:asciiTheme="minorHAnsi" w:hAnsiTheme="minorHAnsi"/>
                <w:b/>
                <w:bCs/>
                <w:sz w:val="20"/>
                <w:szCs w:val="20"/>
              </w:rPr>
              <w:t xml:space="preserve"> </w:t>
            </w:r>
            <w:r w:rsidRPr="00C41337">
              <w:rPr>
                <w:rFonts w:asciiTheme="minorHAnsi" w:hAnsiTheme="minorHAnsi"/>
                <w:sz w:val="20"/>
                <w:szCs w:val="20"/>
              </w:rPr>
              <w:t>[</w:t>
            </w:r>
            <w:r w:rsidRPr="00C41337">
              <w:rPr>
                <w:rFonts w:asciiTheme="minorHAnsi" w:hAnsiTheme="minorHAnsi"/>
                <w:b/>
                <w:bCs/>
                <w:sz w:val="20"/>
                <w:szCs w:val="20"/>
              </w:rPr>
              <w:t>“&lt;NoOfClaims&gt;</w:t>
            </w:r>
            <w:r w:rsidRPr="00C41337">
              <w:rPr>
                <w:rFonts w:asciiTheme="minorHAnsi" w:hAnsiTheme="minorHAnsi"/>
                <w:sz w:val="20"/>
                <w:szCs w:val="20"/>
              </w:rPr>
              <w:t xml:space="preserve"> claim”]</w:t>
            </w:r>
          </w:p>
          <w:p w14:paraId="5228C9B3" w14:textId="69C45414" w:rsidR="00C60E6A" w:rsidRPr="00C41337" w:rsidRDefault="00C60E6A" w:rsidP="00C60E6A">
            <w:pPr>
              <w:tabs>
                <w:tab w:val="left" w:pos="774"/>
              </w:tabs>
              <w:rPr>
                <w:rFonts w:asciiTheme="minorHAnsi" w:hAnsiTheme="minorHAnsi"/>
                <w:sz w:val="20"/>
                <w:szCs w:val="20"/>
              </w:rPr>
            </w:pPr>
            <w:r w:rsidRPr="00C41337">
              <w:rPr>
                <w:rFonts w:asciiTheme="minorHAnsi" w:hAnsiTheme="minorHAnsi"/>
                <w:b/>
                <w:bCs/>
                <w:sz w:val="20"/>
                <w:szCs w:val="20"/>
              </w:rPr>
              <w:t xml:space="preserve">ELSEIF &lt;HomeNoOfClaims&gt; </w:t>
            </w:r>
            <w:r w:rsidRPr="00C41337">
              <w:rPr>
                <w:rFonts w:asciiTheme="minorHAnsi" w:hAnsiTheme="minorHAnsi"/>
                <w:sz w:val="20"/>
                <w:szCs w:val="20"/>
              </w:rPr>
              <w:t xml:space="preserve">&gt;1 </w:t>
            </w:r>
            <w:r w:rsidRPr="00C41337">
              <w:rPr>
                <w:rFonts w:asciiTheme="minorHAnsi" w:hAnsiTheme="minorHAnsi"/>
                <w:b/>
                <w:bCs/>
                <w:sz w:val="20"/>
                <w:szCs w:val="20"/>
              </w:rPr>
              <w:t xml:space="preserve">THEN </w:t>
            </w:r>
            <w:r w:rsidRPr="00C41337">
              <w:rPr>
                <w:rFonts w:asciiTheme="minorHAnsi" w:hAnsiTheme="minorHAnsi"/>
                <w:sz w:val="20"/>
                <w:szCs w:val="20"/>
              </w:rPr>
              <w:t>display [“</w:t>
            </w:r>
            <w:r w:rsidRPr="00C41337">
              <w:rPr>
                <w:rFonts w:asciiTheme="minorHAnsi" w:hAnsiTheme="minorHAnsi"/>
                <w:b/>
                <w:bCs/>
                <w:sz w:val="20"/>
                <w:szCs w:val="20"/>
              </w:rPr>
              <w:t>&lt;HomeNoOfClaims&gt;</w:t>
            </w:r>
            <w:r w:rsidRPr="00C41337">
              <w:rPr>
                <w:rFonts w:asciiTheme="minorHAnsi" w:hAnsiTheme="minorHAnsi"/>
                <w:sz w:val="20"/>
                <w:szCs w:val="20"/>
              </w:rPr>
              <w:t xml:space="preserve"> claims”] </w:t>
            </w:r>
          </w:p>
          <w:p w14:paraId="72B555DE" w14:textId="77777777" w:rsidR="00C60E6A" w:rsidRPr="00C41337" w:rsidRDefault="00C60E6A" w:rsidP="00C60E6A">
            <w:pPr>
              <w:tabs>
                <w:tab w:val="left" w:pos="774"/>
              </w:tabs>
              <w:rPr>
                <w:rFonts w:asciiTheme="minorHAnsi" w:hAnsiTheme="minorHAnsi"/>
                <w:sz w:val="20"/>
                <w:szCs w:val="20"/>
              </w:rPr>
            </w:pPr>
            <w:r w:rsidRPr="00C41337">
              <w:rPr>
                <w:rFonts w:asciiTheme="minorHAnsi" w:hAnsiTheme="minorHAnsi"/>
                <w:b/>
                <w:bCs/>
                <w:sz w:val="20"/>
                <w:szCs w:val="20"/>
              </w:rPr>
              <w:t xml:space="preserve">ELSE </w:t>
            </w:r>
            <w:r w:rsidRPr="00C41337">
              <w:rPr>
                <w:rFonts w:asciiTheme="minorHAnsi" w:hAnsiTheme="minorHAnsi"/>
                <w:sz w:val="20"/>
                <w:szCs w:val="20"/>
              </w:rPr>
              <w:t xml:space="preserve">display </w:t>
            </w:r>
          </w:p>
          <w:p w14:paraId="3326D107" w14:textId="77777777" w:rsidR="00C60E6A" w:rsidRPr="00C41337" w:rsidRDefault="00C60E6A" w:rsidP="00C60E6A">
            <w:pPr>
              <w:tabs>
                <w:tab w:val="left" w:pos="774"/>
              </w:tabs>
              <w:rPr>
                <w:rFonts w:asciiTheme="minorHAnsi" w:hAnsiTheme="minorHAnsi"/>
                <w:sz w:val="20"/>
                <w:szCs w:val="20"/>
              </w:rPr>
            </w:pPr>
            <w:r w:rsidRPr="00C41337">
              <w:rPr>
                <w:rFonts w:asciiTheme="minorHAnsi" w:hAnsiTheme="minorHAnsi"/>
                <w:sz w:val="20"/>
                <w:szCs w:val="20"/>
              </w:rPr>
              <w:t>[“</w:t>
            </w:r>
            <w:r w:rsidRPr="00C41337">
              <w:rPr>
                <w:rFonts w:asciiTheme="minorHAnsi" w:hAnsiTheme="minorHAnsi"/>
                <w:b/>
                <w:bCs/>
                <w:sz w:val="20"/>
                <w:szCs w:val="20"/>
              </w:rPr>
              <w:t>Nil claims declared</w:t>
            </w:r>
            <w:r w:rsidRPr="00C41337">
              <w:rPr>
                <w:rFonts w:asciiTheme="minorHAnsi" w:hAnsiTheme="minorHAnsi"/>
                <w:sz w:val="20"/>
                <w:szCs w:val="20"/>
              </w:rPr>
              <w:t>”]</w:t>
            </w:r>
          </w:p>
          <w:p w14:paraId="371448A8" w14:textId="31AC1ED0" w:rsidR="00C60E6A" w:rsidRPr="00C41337" w:rsidRDefault="00C60E6A" w:rsidP="00C60E6A">
            <w:pPr>
              <w:tabs>
                <w:tab w:val="left" w:pos="774"/>
              </w:tabs>
              <w:rPr>
                <w:rFonts w:asciiTheme="minorHAnsi" w:hAnsiTheme="minorHAnsi"/>
                <w:sz w:val="20"/>
                <w:szCs w:val="20"/>
              </w:rPr>
            </w:pPr>
            <w:r w:rsidRPr="00C41337">
              <w:rPr>
                <w:rFonts w:asciiTheme="minorHAnsi" w:hAnsiTheme="minorHAnsi"/>
                <w:sz w:val="20"/>
                <w:szCs w:val="20"/>
              </w:rPr>
              <w:t xml:space="preserve"> </w:t>
            </w:r>
            <w:r w:rsidRPr="00C41337">
              <w:rPr>
                <w:rFonts w:asciiTheme="minorHAnsi" w:hAnsiTheme="minorHAnsi"/>
                <w:b/>
                <w:bCs/>
                <w:sz w:val="20"/>
                <w:szCs w:val="20"/>
              </w:rPr>
              <w:t>ENDIF</w:t>
            </w:r>
          </w:p>
          <w:p w14:paraId="7C11C1EF" w14:textId="76219980" w:rsidR="00C60E6A" w:rsidRPr="00C41337" w:rsidRDefault="00C60E6A" w:rsidP="00C60E6A">
            <w:pPr>
              <w:tabs>
                <w:tab w:val="left" w:pos="774"/>
              </w:tabs>
              <w:contextualSpacing/>
              <w:rPr>
                <w:rFonts w:asciiTheme="minorHAnsi" w:hAnsiTheme="minorHAnsi" w:cstheme="minorHAnsi"/>
                <w:bCs/>
                <w:sz w:val="20"/>
              </w:rPr>
            </w:pPr>
          </w:p>
        </w:tc>
        <w:tc>
          <w:tcPr>
            <w:tcW w:w="1701" w:type="dxa"/>
          </w:tcPr>
          <w:p w14:paraId="35ECD289" w14:textId="77777777" w:rsidR="00C60E6A" w:rsidRDefault="00C60E6A" w:rsidP="00C60E6A">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5955B31A" w14:textId="77777777" w:rsidR="00C60E6A" w:rsidRDefault="00C60E6A" w:rsidP="00C60E6A">
            <w:pPr>
              <w:spacing w:after="120"/>
              <w:rPr>
                <w:rFonts w:asciiTheme="minorHAnsi" w:hAnsiTheme="minorHAnsi" w:cstheme="minorHAnsi"/>
                <w:color w:val="000000"/>
                <w:sz w:val="20"/>
                <w:szCs w:val="20"/>
              </w:rPr>
            </w:pPr>
            <w:r w:rsidRPr="00B72706">
              <w:rPr>
                <w:rFonts w:asciiTheme="minorHAnsi" w:hAnsiTheme="minorHAnsi" w:cstheme="minorHAnsi"/>
                <w:color w:val="000000"/>
                <w:sz w:val="20"/>
                <w:szCs w:val="20"/>
              </w:rPr>
              <w:t xml:space="preserve">Bodycopy_COI </w:t>
            </w:r>
          </w:p>
          <w:p w14:paraId="47C4C469" w14:textId="77777777" w:rsidR="00C60E6A" w:rsidRDefault="00C60E6A" w:rsidP="00C60E6A">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5049D96C" w14:textId="62AFD36C" w:rsidR="00C60E6A" w:rsidRPr="00720F8E" w:rsidRDefault="00C60E6A" w:rsidP="00C60E6A">
            <w:pPr>
              <w:tabs>
                <w:tab w:val="left" w:pos="1800"/>
              </w:tabs>
              <w:rPr>
                <w:rFonts w:asciiTheme="minorHAnsi" w:hAnsiTheme="minorHAnsi" w:cstheme="minorHAnsi"/>
                <w:b/>
                <w:sz w:val="20"/>
              </w:rPr>
            </w:pPr>
            <w:r w:rsidRPr="00B72706">
              <w:rPr>
                <w:rFonts w:asciiTheme="minorHAnsi" w:hAnsiTheme="minorHAnsi" w:cstheme="minorHAnsi"/>
                <w:color w:val="000000"/>
                <w:sz w:val="20"/>
                <w:szCs w:val="20"/>
              </w:rPr>
              <w:t>Bodycopy_B</w:t>
            </w:r>
          </w:p>
        </w:tc>
      </w:tr>
      <w:tr w:rsidR="00C60E6A" w:rsidRPr="00720F8E" w14:paraId="7DDA04FD" w14:textId="77777777" w:rsidTr="009E32DB">
        <w:trPr>
          <w:cantSplit/>
        </w:trPr>
        <w:tc>
          <w:tcPr>
            <w:tcW w:w="846" w:type="dxa"/>
            <w:vMerge/>
          </w:tcPr>
          <w:p w14:paraId="0343B66E" w14:textId="52879CA8" w:rsidR="00C60E6A" w:rsidRPr="00720F8E" w:rsidRDefault="00C60E6A" w:rsidP="00C60E6A">
            <w:pPr>
              <w:tabs>
                <w:tab w:val="left" w:pos="1800"/>
              </w:tabs>
              <w:rPr>
                <w:rFonts w:asciiTheme="minorHAnsi" w:hAnsiTheme="minorHAnsi" w:cstheme="minorHAnsi"/>
                <w:b/>
                <w:sz w:val="20"/>
              </w:rPr>
            </w:pPr>
          </w:p>
        </w:tc>
        <w:tc>
          <w:tcPr>
            <w:tcW w:w="1701" w:type="dxa"/>
            <w:vMerge/>
          </w:tcPr>
          <w:p w14:paraId="57BA469E" w14:textId="77777777" w:rsidR="00C60E6A" w:rsidRPr="00C054E5" w:rsidRDefault="00C60E6A" w:rsidP="00C60E6A">
            <w:pPr>
              <w:tabs>
                <w:tab w:val="left" w:pos="1800"/>
              </w:tabs>
              <w:rPr>
                <w:rFonts w:ascii="Arial" w:hAnsi="Arial"/>
                <w:sz w:val="20"/>
                <w:szCs w:val="20"/>
              </w:rPr>
            </w:pPr>
          </w:p>
        </w:tc>
        <w:tc>
          <w:tcPr>
            <w:tcW w:w="8363" w:type="dxa"/>
          </w:tcPr>
          <w:tbl>
            <w:tblPr>
              <w:tblpPr w:leftFromText="180" w:rightFromText="180" w:vertAnchor="page" w:horzAnchor="margin" w:tblpY="191"/>
              <w:tblOverlap w:val="never"/>
              <w:tblW w:w="8343" w:type="dxa"/>
              <w:tblBorders>
                <w:bottom w:val="single" w:sz="4" w:space="0" w:color="auto"/>
              </w:tblBorders>
              <w:tblLayout w:type="fixed"/>
              <w:tblLook w:val="04A0" w:firstRow="1" w:lastRow="0" w:firstColumn="1" w:lastColumn="0" w:noHBand="0" w:noVBand="1"/>
              <w:tblPrChange w:id="3639" w:author="Sue Simnor (EXT Idiom)" w:date="2024-08-07T11:26:00Z" w16du:dateUtc="2024-08-07T01:26:00Z">
                <w:tblPr>
                  <w:tblpPr w:leftFromText="180" w:rightFromText="180" w:vertAnchor="page" w:horzAnchor="margin" w:tblpY="191"/>
                  <w:tblOverlap w:val="never"/>
                  <w:tblW w:w="8795" w:type="dxa"/>
                  <w:tblBorders>
                    <w:bottom w:val="single" w:sz="4" w:space="0" w:color="auto"/>
                  </w:tblBorders>
                  <w:tblLayout w:type="fixed"/>
                  <w:tblLook w:val="04A0" w:firstRow="1" w:lastRow="0" w:firstColumn="1" w:lastColumn="0" w:noHBand="0" w:noVBand="1"/>
                </w:tblPr>
              </w:tblPrChange>
            </w:tblPr>
            <w:tblGrid>
              <w:gridCol w:w="2445"/>
              <w:gridCol w:w="5898"/>
              <w:tblGridChange w:id="3640">
                <w:tblGrid>
                  <w:gridCol w:w="2445"/>
                  <w:gridCol w:w="133"/>
                  <w:gridCol w:w="5765"/>
                  <w:gridCol w:w="452"/>
                </w:tblGrid>
              </w:tblGridChange>
            </w:tblGrid>
            <w:tr w:rsidR="00C60E6A" w:rsidRPr="00C41337" w14:paraId="7BE3D878" w14:textId="77777777" w:rsidTr="006F4199">
              <w:trPr>
                <w:trHeight w:val="269"/>
                <w:trPrChange w:id="3641" w:author="Sue Simnor (EXT Idiom)" w:date="2024-08-07T11:26:00Z" w16du:dateUtc="2024-08-07T01:26:00Z">
                  <w:trPr>
                    <w:trHeight w:val="263"/>
                  </w:trPr>
                </w:trPrChange>
              </w:trPr>
              <w:tc>
                <w:tcPr>
                  <w:tcW w:w="2445" w:type="dxa"/>
                  <w:noWrap/>
                  <w:vAlign w:val="center"/>
                  <w:hideMark/>
                  <w:tcPrChange w:id="3642" w:author="Sue Simnor (EXT Idiom)" w:date="2024-08-07T11:26:00Z" w16du:dateUtc="2024-08-07T01:26:00Z">
                    <w:tcPr>
                      <w:tcW w:w="2578" w:type="dxa"/>
                      <w:gridSpan w:val="2"/>
                      <w:noWrap/>
                      <w:vAlign w:val="center"/>
                      <w:hideMark/>
                    </w:tcPr>
                  </w:tcPrChange>
                </w:tcPr>
                <w:p w14:paraId="1BE73F5A" w14:textId="0C876E3F" w:rsidR="00C60E6A" w:rsidRPr="00C41337" w:rsidRDefault="00C60E6A" w:rsidP="00C60E6A">
                  <w:pPr>
                    <w:pStyle w:val="BodycopyCOI"/>
                  </w:pPr>
                  <w:commentRangeStart w:id="3643"/>
                  <w:commentRangeStart w:id="3644"/>
                  <w:commentRangeStart w:id="3645"/>
                  <w:r w:rsidRPr="00C41337">
                    <w:t xml:space="preserve">Claims history in the </w:t>
                  </w:r>
                  <w:del w:id="3646" w:author="William Turner" w:date="2024-05-15T03:50:00Z">
                    <w:r w:rsidRPr="00C41337" w:rsidDel="60B62482">
                      <w:delText>p</w:delText>
                    </w:r>
                  </w:del>
                  <w:ins w:id="3647" w:author="William Turner" w:date="2024-05-15T03:51:00Z">
                    <w:r w:rsidRPr="00C41337">
                      <w:t>l</w:t>
                    </w:r>
                  </w:ins>
                  <w:r w:rsidRPr="00C41337">
                    <w:t>ast 3 years - includes building, contents, loss of rent and/or legal liability claims for you (or anyone to be covered by this policy) as a landlord:</w:t>
                  </w:r>
                  <w:commentRangeEnd w:id="3643"/>
                  <w:r w:rsidRPr="00C41337">
                    <w:rPr>
                      <w:rStyle w:val="CommentReference"/>
                      <w:sz w:val="18"/>
                      <w:szCs w:val="18"/>
                    </w:rPr>
                    <w:commentReference w:id="3643"/>
                  </w:r>
                  <w:commentRangeEnd w:id="3644"/>
                  <w:r w:rsidRPr="00C41337">
                    <w:rPr>
                      <w:rStyle w:val="CommentReference"/>
                      <w:sz w:val="18"/>
                      <w:szCs w:val="18"/>
                    </w:rPr>
                    <w:commentReference w:id="3644"/>
                  </w:r>
                  <w:commentRangeEnd w:id="3645"/>
                  <w:r w:rsidRPr="00C41337">
                    <w:rPr>
                      <w:rStyle w:val="CommentReference"/>
                      <w:sz w:val="18"/>
                      <w:szCs w:val="18"/>
                    </w:rPr>
                    <w:commentReference w:id="3645"/>
                  </w:r>
                </w:p>
              </w:tc>
              <w:tc>
                <w:tcPr>
                  <w:tcW w:w="5898" w:type="dxa"/>
                  <w:noWrap/>
                  <w:vAlign w:val="center"/>
                  <w:hideMark/>
                  <w:tcPrChange w:id="3648" w:author="Sue Simnor (EXT Idiom)" w:date="2024-08-07T11:26:00Z" w16du:dateUtc="2024-08-07T01:26:00Z">
                    <w:tcPr>
                      <w:tcW w:w="6217" w:type="dxa"/>
                      <w:gridSpan w:val="2"/>
                      <w:noWrap/>
                      <w:vAlign w:val="center"/>
                      <w:hideMark/>
                    </w:tcPr>
                  </w:tcPrChange>
                </w:tcPr>
                <w:p w14:paraId="11762130" w14:textId="4F8081CD" w:rsidR="00C60E6A" w:rsidRPr="00C41337" w:rsidRDefault="00C60E6A" w:rsidP="00C60E6A">
                  <w:pPr>
                    <w:pStyle w:val="BodycopyB"/>
                  </w:pPr>
                  <w:r w:rsidRPr="00C41337">
                    <w:t>Nil claims declared</w:t>
                  </w:r>
                </w:p>
              </w:tc>
            </w:tr>
          </w:tbl>
          <w:p w14:paraId="6EF46FF9" w14:textId="77777777" w:rsidR="00C60E6A" w:rsidRPr="00C41337" w:rsidDel="008B34E3" w:rsidRDefault="00C60E6A" w:rsidP="00C60E6A">
            <w:pPr>
              <w:pStyle w:val="TableHeading2"/>
              <w:rPr>
                <w:del w:id="3649" w:author="Andrew Froude" w:date="2024-08-01T19:50:00Z" w16du:dateUtc="2024-08-01T09:50:00Z"/>
                <w:b w:val="0"/>
                <w:bCs w:val="0"/>
              </w:rPr>
            </w:pPr>
          </w:p>
          <w:p w14:paraId="32789161" w14:textId="77777777" w:rsidR="00C60E6A" w:rsidRPr="00C41337" w:rsidDel="008B34E3" w:rsidRDefault="00C60E6A" w:rsidP="00C60E6A">
            <w:pPr>
              <w:pStyle w:val="TableHeading2"/>
              <w:rPr>
                <w:del w:id="3650" w:author="Andrew Froude" w:date="2024-08-01T19:50:00Z" w16du:dateUtc="2024-08-01T09:50:00Z"/>
                <w:b w:val="0"/>
                <w:bCs w:val="0"/>
              </w:rPr>
            </w:pPr>
          </w:p>
          <w:p w14:paraId="566DFBB2" w14:textId="77777777" w:rsidR="00C60E6A" w:rsidRPr="00C41337" w:rsidDel="008B34E3" w:rsidRDefault="00C60E6A" w:rsidP="00C60E6A">
            <w:pPr>
              <w:pStyle w:val="TableHeading2"/>
              <w:rPr>
                <w:del w:id="3651" w:author="Andrew Froude" w:date="2024-08-01T19:50:00Z" w16du:dateUtc="2024-08-01T09:50:00Z"/>
                <w:b w:val="0"/>
                <w:bCs w:val="0"/>
              </w:rPr>
            </w:pPr>
          </w:p>
          <w:p w14:paraId="545DC41D" w14:textId="77777777" w:rsidR="00C60E6A" w:rsidRPr="00C41337" w:rsidDel="008B34E3" w:rsidRDefault="00C60E6A" w:rsidP="00C60E6A">
            <w:pPr>
              <w:pStyle w:val="TableHeading2"/>
              <w:rPr>
                <w:del w:id="3652" w:author="Andrew Froude" w:date="2024-08-01T19:50:00Z" w16du:dateUtc="2024-08-01T09:50:00Z"/>
                <w:b w:val="0"/>
                <w:bCs w:val="0"/>
              </w:rPr>
            </w:pPr>
          </w:p>
          <w:p w14:paraId="2C396E51" w14:textId="77777777" w:rsidR="00C60E6A" w:rsidRPr="00C41337" w:rsidDel="008B34E3" w:rsidRDefault="00C60E6A" w:rsidP="00C60E6A">
            <w:pPr>
              <w:pStyle w:val="TableHeading2"/>
              <w:rPr>
                <w:del w:id="3653" w:author="Andrew Froude" w:date="2024-08-01T19:50:00Z" w16du:dateUtc="2024-08-01T09:50:00Z"/>
                <w:b w:val="0"/>
                <w:bCs w:val="0"/>
              </w:rPr>
            </w:pPr>
          </w:p>
          <w:p w14:paraId="2033FF22" w14:textId="77777777" w:rsidR="00C60E6A" w:rsidRPr="00C41337" w:rsidRDefault="00C60E6A" w:rsidP="00C60E6A">
            <w:pPr>
              <w:pStyle w:val="TableHeading2"/>
              <w:spacing w:line="240" w:lineRule="auto"/>
              <w:rPr>
                <w:b w:val="0"/>
                <w:bCs w:val="0"/>
              </w:rPr>
            </w:pPr>
          </w:p>
        </w:tc>
        <w:tc>
          <w:tcPr>
            <w:tcW w:w="1985" w:type="dxa"/>
          </w:tcPr>
          <w:p w14:paraId="5A42A6A8" w14:textId="3ED0772E" w:rsidR="00C60E6A" w:rsidRPr="00C41337" w:rsidRDefault="00C60E6A" w:rsidP="00C60E6A">
            <w:pPr>
              <w:tabs>
                <w:tab w:val="left" w:pos="774"/>
              </w:tabs>
              <w:contextualSpacing/>
              <w:rPr>
                <w:rFonts w:asciiTheme="minorHAnsi" w:hAnsiTheme="minorHAnsi"/>
                <w:b/>
                <w:bCs/>
                <w:sz w:val="20"/>
                <w:szCs w:val="20"/>
              </w:rPr>
            </w:pPr>
            <w:r w:rsidRPr="00C41337">
              <w:rPr>
                <w:rFonts w:asciiTheme="minorHAnsi" w:hAnsiTheme="minorHAnsi"/>
                <w:b/>
                <w:bCs/>
                <w:sz w:val="20"/>
                <w:szCs w:val="20"/>
              </w:rPr>
              <w:t xml:space="preserve">IF </w:t>
            </w:r>
            <w:r w:rsidRPr="00C41337">
              <w:rPr>
                <w:rFonts w:asciiTheme="minorHAnsi" w:hAnsiTheme="minorHAnsi"/>
                <w:sz w:val="20"/>
                <w:szCs w:val="20"/>
                <w:rPrChange w:id="3654" w:author="Sue Simnor (EXT Idiom)" w:date="2024-08-13T17:50:00Z" w16du:dateUtc="2024-08-13T07:50:00Z">
                  <w:rPr>
                    <w:rFonts w:asciiTheme="minorHAnsi" w:hAnsiTheme="minorHAnsi"/>
                    <w:b/>
                    <w:bCs/>
                    <w:sz w:val="20"/>
                    <w:szCs w:val="20"/>
                  </w:rPr>
                </w:rPrChange>
              </w:rPr>
              <w:t>&lt;ProductCode&gt;  = “Landlord”</w:t>
            </w:r>
          </w:p>
          <w:p w14:paraId="4A0070F8" w14:textId="77777777" w:rsidR="00C60E6A" w:rsidRPr="00C41337" w:rsidRDefault="00C60E6A" w:rsidP="00C60E6A">
            <w:pPr>
              <w:tabs>
                <w:tab w:val="left" w:pos="774"/>
              </w:tabs>
              <w:contextualSpacing/>
              <w:rPr>
                <w:rFonts w:asciiTheme="minorHAnsi" w:hAnsiTheme="minorHAnsi"/>
                <w:b/>
                <w:bCs/>
                <w:sz w:val="20"/>
                <w:szCs w:val="20"/>
              </w:rPr>
            </w:pPr>
          </w:p>
          <w:p w14:paraId="0DFAB031" w14:textId="1383AF91" w:rsidR="00C60E6A" w:rsidRPr="00C41337" w:rsidRDefault="00C60E6A" w:rsidP="00C60E6A">
            <w:pPr>
              <w:tabs>
                <w:tab w:val="left" w:pos="774"/>
              </w:tabs>
              <w:contextualSpacing/>
              <w:rPr>
                <w:rFonts w:asciiTheme="minorHAnsi" w:hAnsiTheme="minorHAnsi"/>
                <w:sz w:val="20"/>
                <w:szCs w:val="20"/>
              </w:rPr>
            </w:pPr>
            <w:r w:rsidRPr="00C41337">
              <w:rPr>
                <w:rFonts w:asciiTheme="minorHAnsi" w:hAnsiTheme="minorHAnsi"/>
                <w:b/>
                <w:bCs/>
                <w:sz w:val="20"/>
                <w:szCs w:val="20"/>
              </w:rPr>
              <w:t>IF &lt;Home</w:t>
            </w:r>
            <w:r w:rsidRPr="009E32DB">
              <w:rPr>
                <w:rFonts w:asciiTheme="minorHAnsi" w:hAnsiTheme="minorHAnsi"/>
                <w:sz w:val="20"/>
                <w:szCs w:val="20"/>
              </w:rPr>
              <w:t>NoOfClaims&gt; =1,</w:t>
            </w:r>
            <w:r w:rsidRPr="00C41337">
              <w:rPr>
                <w:rFonts w:asciiTheme="minorHAnsi" w:hAnsiTheme="minorHAnsi"/>
                <w:b/>
                <w:bCs/>
                <w:sz w:val="20"/>
                <w:szCs w:val="20"/>
              </w:rPr>
              <w:t xml:space="preserve"> THEN </w:t>
            </w:r>
            <w:r w:rsidRPr="00C41337">
              <w:rPr>
                <w:rFonts w:asciiTheme="minorHAnsi" w:hAnsiTheme="minorHAnsi"/>
                <w:sz w:val="20"/>
                <w:szCs w:val="20"/>
              </w:rPr>
              <w:t>display</w:t>
            </w:r>
            <w:r w:rsidRPr="00C41337">
              <w:rPr>
                <w:rFonts w:asciiTheme="minorHAnsi" w:hAnsiTheme="minorHAnsi"/>
                <w:b/>
                <w:bCs/>
                <w:sz w:val="20"/>
                <w:szCs w:val="20"/>
              </w:rPr>
              <w:t xml:space="preserve"> </w:t>
            </w:r>
            <w:r w:rsidRPr="00C41337">
              <w:rPr>
                <w:rFonts w:asciiTheme="minorHAnsi" w:hAnsiTheme="minorHAnsi"/>
                <w:sz w:val="20"/>
                <w:szCs w:val="20"/>
              </w:rPr>
              <w:t>[</w:t>
            </w:r>
            <w:r w:rsidRPr="00C41337">
              <w:rPr>
                <w:rFonts w:asciiTheme="minorHAnsi" w:hAnsiTheme="minorHAnsi"/>
                <w:b/>
                <w:bCs/>
                <w:sz w:val="20"/>
                <w:szCs w:val="20"/>
              </w:rPr>
              <w:t>“&lt;HomeNoOfClaims</w:t>
            </w:r>
            <w:r w:rsidRPr="00C41337" w:rsidDel="00D40C4B">
              <w:rPr>
                <w:rFonts w:asciiTheme="minorHAnsi" w:hAnsiTheme="minorHAnsi"/>
                <w:b/>
                <w:bCs/>
                <w:sz w:val="20"/>
                <w:szCs w:val="20"/>
              </w:rPr>
              <w:t xml:space="preserve"> </w:t>
            </w:r>
            <w:r w:rsidRPr="00C41337">
              <w:rPr>
                <w:rFonts w:asciiTheme="minorHAnsi" w:hAnsiTheme="minorHAnsi"/>
                <w:b/>
                <w:bCs/>
                <w:sz w:val="20"/>
                <w:szCs w:val="20"/>
              </w:rPr>
              <w:t>&gt;</w:t>
            </w:r>
            <w:r w:rsidRPr="00C41337">
              <w:rPr>
                <w:rFonts w:asciiTheme="minorHAnsi" w:hAnsiTheme="minorHAnsi"/>
                <w:sz w:val="20"/>
                <w:szCs w:val="20"/>
              </w:rPr>
              <w:t xml:space="preserve"> claim”]</w:t>
            </w:r>
          </w:p>
          <w:p w14:paraId="6545EFF6" w14:textId="0527B15F" w:rsidR="00C60E6A" w:rsidRPr="00C41337" w:rsidRDefault="00C60E6A" w:rsidP="00C60E6A">
            <w:pPr>
              <w:tabs>
                <w:tab w:val="left" w:pos="774"/>
              </w:tabs>
              <w:rPr>
                <w:rFonts w:asciiTheme="minorHAnsi" w:hAnsiTheme="minorHAnsi"/>
                <w:sz w:val="20"/>
                <w:szCs w:val="20"/>
              </w:rPr>
            </w:pPr>
            <w:r w:rsidRPr="00C41337">
              <w:rPr>
                <w:rFonts w:asciiTheme="minorHAnsi" w:hAnsiTheme="minorHAnsi"/>
                <w:b/>
                <w:bCs/>
                <w:sz w:val="20"/>
                <w:szCs w:val="20"/>
              </w:rPr>
              <w:t xml:space="preserve">ELSEIF &lt;HomeNoOfClaims&gt; </w:t>
            </w:r>
            <w:r w:rsidRPr="00C41337">
              <w:rPr>
                <w:rFonts w:asciiTheme="minorHAnsi" w:hAnsiTheme="minorHAnsi"/>
                <w:sz w:val="20"/>
                <w:szCs w:val="20"/>
              </w:rPr>
              <w:t xml:space="preserve">&gt;1 </w:t>
            </w:r>
            <w:r w:rsidRPr="00C41337">
              <w:rPr>
                <w:rFonts w:asciiTheme="minorHAnsi" w:hAnsiTheme="minorHAnsi"/>
                <w:b/>
                <w:bCs/>
                <w:sz w:val="20"/>
                <w:szCs w:val="20"/>
              </w:rPr>
              <w:t xml:space="preserve">THEN </w:t>
            </w:r>
            <w:r w:rsidRPr="00C41337">
              <w:rPr>
                <w:rFonts w:asciiTheme="minorHAnsi" w:hAnsiTheme="minorHAnsi"/>
                <w:sz w:val="20"/>
                <w:szCs w:val="20"/>
              </w:rPr>
              <w:t>display [“</w:t>
            </w:r>
            <w:r w:rsidRPr="00C41337">
              <w:rPr>
                <w:rFonts w:asciiTheme="minorHAnsi" w:hAnsiTheme="minorHAnsi"/>
                <w:b/>
                <w:bCs/>
                <w:sz w:val="20"/>
                <w:szCs w:val="20"/>
              </w:rPr>
              <w:t>&lt;HomeNoOfClaims&gt;</w:t>
            </w:r>
            <w:r w:rsidRPr="00C41337">
              <w:rPr>
                <w:rFonts w:asciiTheme="minorHAnsi" w:hAnsiTheme="minorHAnsi"/>
                <w:sz w:val="20"/>
                <w:szCs w:val="20"/>
              </w:rPr>
              <w:t xml:space="preserve"> claims”] </w:t>
            </w:r>
          </w:p>
          <w:p w14:paraId="471397FE" w14:textId="77777777" w:rsidR="00C60E6A" w:rsidRPr="00C41337" w:rsidRDefault="00C60E6A" w:rsidP="00C60E6A">
            <w:pPr>
              <w:tabs>
                <w:tab w:val="left" w:pos="774"/>
              </w:tabs>
              <w:rPr>
                <w:rFonts w:asciiTheme="minorHAnsi" w:hAnsiTheme="minorHAnsi"/>
                <w:sz w:val="20"/>
                <w:szCs w:val="20"/>
              </w:rPr>
            </w:pPr>
            <w:r w:rsidRPr="00C41337">
              <w:rPr>
                <w:rFonts w:asciiTheme="minorHAnsi" w:hAnsiTheme="minorHAnsi"/>
                <w:b/>
                <w:bCs/>
                <w:sz w:val="20"/>
                <w:szCs w:val="20"/>
              </w:rPr>
              <w:t xml:space="preserve">ELSE </w:t>
            </w:r>
            <w:r w:rsidRPr="00C41337">
              <w:rPr>
                <w:rFonts w:asciiTheme="minorHAnsi" w:hAnsiTheme="minorHAnsi"/>
                <w:sz w:val="20"/>
                <w:szCs w:val="20"/>
              </w:rPr>
              <w:t xml:space="preserve">display </w:t>
            </w:r>
          </w:p>
          <w:p w14:paraId="55BACD21" w14:textId="77777777" w:rsidR="00C60E6A" w:rsidRPr="00C41337" w:rsidRDefault="00C60E6A" w:rsidP="00C60E6A">
            <w:pPr>
              <w:tabs>
                <w:tab w:val="left" w:pos="774"/>
              </w:tabs>
              <w:rPr>
                <w:rFonts w:asciiTheme="minorHAnsi" w:hAnsiTheme="minorHAnsi"/>
                <w:sz w:val="20"/>
                <w:szCs w:val="20"/>
              </w:rPr>
            </w:pPr>
            <w:r w:rsidRPr="00C41337">
              <w:rPr>
                <w:rFonts w:asciiTheme="minorHAnsi" w:hAnsiTheme="minorHAnsi"/>
                <w:sz w:val="20"/>
                <w:szCs w:val="20"/>
              </w:rPr>
              <w:t>[“</w:t>
            </w:r>
            <w:r w:rsidRPr="00C41337">
              <w:rPr>
                <w:rFonts w:asciiTheme="minorHAnsi" w:hAnsiTheme="minorHAnsi"/>
                <w:b/>
                <w:bCs/>
                <w:sz w:val="20"/>
                <w:szCs w:val="20"/>
              </w:rPr>
              <w:t>Nil claims declared</w:t>
            </w:r>
            <w:r w:rsidRPr="00C41337">
              <w:rPr>
                <w:rFonts w:asciiTheme="minorHAnsi" w:hAnsiTheme="minorHAnsi"/>
                <w:sz w:val="20"/>
                <w:szCs w:val="20"/>
              </w:rPr>
              <w:t>”]</w:t>
            </w:r>
          </w:p>
          <w:p w14:paraId="7A5C4D5E" w14:textId="77777777" w:rsidR="00C60E6A" w:rsidRPr="00C41337" w:rsidRDefault="00C60E6A" w:rsidP="00C60E6A">
            <w:pPr>
              <w:tabs>
                <w:tab w:val="left" w:pos="774"/>
              </w:tabs>
              <w:rPr>
                <w:rFonts w:asciiTheme="minorHAnsi" w:hAnsiTheme="minorHAnsi"/>
                <w:sz w:val="20"/>
                <w:szCs w:val="20"/>
              </w:rPr>
            </w:pPr>
            <w:r w:rsidRPr="00C41337">
              <w:rPr>
                <w:rFonts w:asciiTheme="minorHAnsi" w:hAnsiTheme="minorHAnsi"/>
                <w:sz w:val="20"/>
                <w:szCs w:val="20"/>
              </w:rPr>
              <w:t xml:space="preserve"> </w:t>
            </w:r>
            <w:r w:rsidRPr="00C41337">
              <w:rPr>
                <w:rFonts w:asciiTheme="minorHAnsi" w:hAnsiTheme="minorHAnsi"/>
                <w:b/>
                <w:bCs/>
                <w:sz w:val="20"/>
                <w:szCs w:val="20"/>
              </w:rPr>
              <w:t>ENDIF</w:t>
            </w:r>
          </w:p>
          <w:p w14:paraId="05CF7CC5" w14:textId="77777777" w:rsidR="00C60E6A" w:rsidRPr="00C41337" w:rsidRDefault="00C60E6A" w:rsidP="00C60E6A">
            <w:pPr>
              <w:tabs>
                <w:tab w:val="left" w:pos="774"/>
              </w:tabs>
              <w:contextualSpacing/>
              <w:rPr>
                <w:rFonts w:asciiTheme="minorHAnsi" w:hAnsiTheme="minorHAnsi"/>
                <w:b/>
                <w:bCs/>
                <w:sz w:val="20"/>
                <w:szCs w:val="20"/>
              </w:rPr>
            </w:pPr>
          </w:p>
        </w:tc>
        <w:tc>
          <w:tcPr>
            <w:tcW w:w="1701" w:type="dxa"/>
          </w:tcPr>
          <w:p w14:paraId="0D74ACAE" w14:textId="77777777" w:rsidR="00C60E6A" w:rsidRDefault="00C60E6A" w:rsidP="00C60E6A">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50114070" w14:textId="77777777" w:rsidR="00C60E6A" w:rsidRDefault="00C60E6A" w:rsidP="00C60E6A">
            <w:pPr>
              <w:spacing w:after="120"/>
              <w:rPr>
                <w:rFonts w:asciiTheme="minorHAnsi" w:hAnsiTheme="minorHAnsi" w:cstheme="minorHAnsi"/>
                <w:color w:val="000000"/>
                <w:sz w:val="20"/>
                <w:szCs w:val="20"/>
              </w:rPr>
            </w:pPr>
            <w:r w:rsidRPr="00B72706">
              <w:rPr>
                <w:rFonts w:asciiTheme="minorHAnsi" w:hAnsiTheme="minorHAnsi" w:cstheme="minorHAnsi"/>
                <w:color w:val="000000"/>
                <w:sz w:val="20"/>
                <w:szCs w:val="20"/>
              </w:rPr>
              <w:t xml:space="preserve">Bodycopy_COI </w:t>
            </w:r>
          </w:p>
          <w:p w14:paraId="40E1EF7D" w14:textId="77777777" w:rsidR="00C60E6A" w:rsidRDefault="00C60E6A" w:rsidP="00C60E6A">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03F234A3" w14:textId="36AD7058" w:rsidR="00C60E6A" w:rsidRPr="00720F8E" w:rsidRDefault="00C60E6A" w:rsidP="00C60E6A">
            <w:pPr>
              <w:tabs>
                <w:tab w:val="left" w:pos="1800"/>
              </w:tabs>
              <w:rPr>
                <w:rFonts w:asciiTheme="minorHAnsi" w:hAnsiTheme="minorHAnsi" w:cstheme="minorHAnsi"/>
                <w:b/>
                <w:sz w:val="20"/>
              </w:rPr>
            </w:pPr>
            <w:r w:rsidRPr="00B72706">
              <w:rPr>
                <w:rFonts w:asciiTheme="minorHAnsi" w:hAnsiTheme="minorHAnsi" w:cstheme="minorHAnsi"/>
                <w:color w:val="000000"/>
                <w:sz w:val="20"/>
                <w:szCs w:val="20"/>
              </w:rPr>
              <w:t>Bodycopy_B</w:t>
            </w:r>
          </w:p>
        </w:tc>
      </w:tr>
      <w:tr w:rsidR="00C60E6A" w:rsidRPr="00720F8E" w14:paraId="79ECA191" w14:textId="77777777" w:rsidTr="009E32DB">
        <w:trPr>
          <w:cantSplit/>
        </w:trPr>
        <w:tc>
          <w:tcPr>
            <w:tcW w:w="846" w:type="dxa"/>
            <w:vMerge w:val="restart"/>
          </w:tcPr>
          <w:p w14:paraId="28182761" w14:textId="49DA917A" w:rsidR="00C60E6A" w:rsidRPr="00F40F03" w:rsidRDefault="00C60E6A" w:rsidP="00C60E6A">
            <w:pPr>
              <w:tabs>
                <w:tab w:val="left" w:pos="1800"/>
              </w:tabs>
              <w:rPr>
                <w:rFonts w:asciiTheme="minorHAnsi" w:hAnsiTheme="minorHAnsi" w:cstheme="minorHAnsi"/>
                <w:b/>
                <w:color w:val="FF0000"/>
                <w:sz w:val="20"/>
                <w:highlight w:val="yellow"/>
                <w:rPrChange w:id="3655" w:author="sam sehgal" w:date="2024-12-19T09:51:00Z" w16du:dateUtc="2024-12-18T22:51:00Z">
                  <w:rPr>
                    <w:rFonts w:asciiTheme="minorHAnsi" w:hAnsiTheme="minorHAnsi" w:cstheme="minorHAnsi"/>
                    <w:b/>
                    <w:sz w:val="20"/>
                  </w:rPr>
                </w:rPrChange>
              </w:rPr>
            </w:pPr>
            <w:del w:id="3656" w:author="Sam Sehgal (EXT Idiom)" w:date="2024-12-17T13:41:00Z" w16du:dateUtc="2024-12-17T02:41:00Z">
              <w:r w:rsidRPr="00F40F03" w:rsidDel="00AA2030">
                <w:rPr>
                  <w:rFonts w:asciiTheme="minorHAnsi" w:hAnsiTheme="minorHAnsi" w:cstheme="minorHAnsi"/>
                  <w:bCs/>
                  <w:color w:val="FF0000"/>
                  <w:sz w:val="20"/>
                  <w:highlight w:val="yellow"/>
                  <w:rPrChange w:id="3657" w:author="sam sehgal" w:date="2024-12-19T09:51:00Z" w16du:dateUtc="2024-12-18T22:51:00Z">
                    <w:rPr>
                      <w:rFonts w:asciiTheme="minorHAnsi" w:hAnsiTheme="minorHAnsi" w:cstheme="minorHAnsi"/>
                      <w:bCs/>
                      <w:sz w:val="20"/>
                    </w:rPr>
                  </w:rPrChange>
                </w:rPr>
                <w:lastRenderedPageBreak/>
                <w:delText>AYP 8</w:delText>
              </w:r>
            </w:del>
            <w:ins w:id="3658" w:author="sam sehgal" w:date="2024-10-14T15:15:00Z" w16du:dateUtc="2024-10-14T04:15:00Z">
              <w:del w:id="3659" w:author="Sam Sehgal (EXT Idiom)" w:date="2024-12-17T13:41:00Z" w16du:dateUtc="2024-12-17T02:41:00Z">
                <w:r w:rsidRPr="00F40F03" w:rsidDel="00AA2030">
                  <w:rPr>
                    <w:rFonts w:asciiTheme="minorHAnsi" w:hAnsiTheme="minorHAnsi" w:cstheme="minorHAnsi"/>
                    <w:bCs/>
                    <w:color w:val="FF0000"/>
                    <w:sz w:val="20"/>
                    <w:highlight w:val="yellow"/>
                    <w:rPrChange w:id="3660" w:author="sam sehgal" w:date="2024-12-19T09:51:00Z" w16du:dateUtc="2024-12-18T22:51:00Z">
                      <w:rPr>
                        <w:rFonts w:asciiTheme="minorHAnsi" w:hAnsiTheme="minorHAnsi" w:cstheme="minorHAnsi"/>
                        <w:bCs/>
                        <w:sz w:val="20"/>
                      </w:rPr>
                    </w:rPrChange>
                  </w:rPr>
                  <w:delText xml:space="preserve"> V1</w:delText>
                </w:r>
              </w:del>
            </w:ins>
          </w:p>
        </w:tc>
        <w:tc>
          <w:tcPr>
            <w:tcW w:w="1701" w:type="dxa"/>
            <w:vMerge w:val="restart"/>
          </w:tcPr>
          <w:p w14:paraId="007EE668" w14:textId="3B59DA54" w:rsidR="00C60E6A" w:rsidRPr="00F40F03" w:rsidDel="00AA2030" w:rsidRDefault="00C60E6A" w:rsidP="00C60E6A">
            <w:pPr>
              <w:tabs>
                <w:tab w:val="left" w:pos="1800"/>
              </w:tabs>
              <w:rPr>
                <w:ins w:id="3661" w:author="sam sehgal" w:date="2024-10-14T15:15:00Z" w16du:dateUtc="2024-10-14T04:15:00Z"/>
                <w:del w:id="3662" w:author="Sam Sehgal (EXT Idiom)" w:date="2024-12-17T13:41:00Z" w16du:dateUtc="2024-12-17T02:41:00Z"/>
                <w:rFonts w:ascii="Arial" w:hAnsi="Arial"/>
                <w:color w:val="FF0000"/>
                <w:sz w:val="18"/>
                <w:szCs w:val="18"/>
                <w:highlight w:val="yellow"/>
                <w:rPrChange w:id="3663" w:author="sam sehgal" w:date="2024-12-19T09:51:00Z" w16du:dateUtc="2024-12-18T22:51:00Z">
                  <w:rPr>
                    <w:ins w:id="3664" w:author="sam sehgal" w:date="2024-10-14T15:15:00Z" w16du:dateUtc="2024-10-14T04:15:00Z"/>
                    <w:del w:id="3665" w:author="Sam Sehgal (EXT Idiom)" w:date="2024-12-17T13:41:00Z" w16du:dateUtc="2024-12-17T02:41:00Z"/>
                    <w:rFonts w:ascii="Arial" w:hAnsi="Arial"/>
                    <w:sz w:val="18"/>
                    <w:szCs w:val="18"/>
                  </w:rPr>
                </w:rPrChange>
              </w:rPr>
            </w:pPr>
            <w:del w:id="3666" w:author="Sam Sehgal (EXT Idiom)" w:date="2024-12-17T13:41:00Z" w16du:dateUtc="2024-12-17T02:41:00Z">
              <w:r w:rsidRPr="00F40F03" w:rsidDel="00AA2030">
                <w:rPr>
                  <w:rFonts w:ascii="Arial" w:hAnsi="Arial"/>
                  <w:color w:val="FF0000"/>
                  <w:sz w:val="18"/>
                  <w:szCs w:val="18"/>
                  <w:highlight w:val="yellow"/>
                  <w:rPrChange w:id="3667" w:author="sam sehgal" w:date="2024-12-19T09:51:00Z" w16du:dateUtc="2024-12-18T22:51:00Z">
                    <w:rPr>
                      <w:rFonts w:ascii="Arial" w:hAnsi="Arial"/>
                      <w:sz w:val="18"/>
                      <w:szCs w:val="18"/>
                    </w:rPr>
                  </w:rPrChange>
                </w:rPr>
                <w:delText>&lt;ProductCode&gt;</w:delText>
              </w:r>
            </w:del>
          </w:p>
          <w:p w14:paraId="59575566" w14:textId="4FA72C88" w:rsidR="00C60E6A" w:rsidRPr="00F40F03" w:rsidDel="00AA2030" w:rsidRDefault="00C60E6A" w:rsidP="00C60E6A">
            <w:pPr>
              <w:tabs>
                <w:tab w:val="left" w:pos="1800"/>
              </w:tabs>
              <w:rPr>
                <w:ins w:id="3668" w:author="sam sehgal" w:date="2024-10-14T15:15:00Z" w16du:dateUtc="2024-10-14T04:15:00Z"/>
                <w:del w:id="3669" w:author="Sam Sehgal (EXT Idiom)" w:date="2024-12-17T13:41:00Z" w16du:dateUtc="2024-12-17T02:41:00Z"/>
                <w:rFonts w:ascii="Calibri" w:hAnsi="Calibri" w:cs="Calibri"/>
                <w:color w:val="FF0000"/>
                <w:sz w:val="20"/>
                <w:szCs w:val="20"/>
                <w:highlight w:val="yellow"/>
                <w:rPrChange w:id="3670" w:author="sam sehgal" w:date="2024-12-19T09:51:00Z" w16du:dateUtc="2024-12-18T22:51:00Z">
                  <w:rPr>
                    <w:ins w:id="3671" w:author="sam sehgal" w:date="2024-10-14T15:15:00Z" w16du:dateUtc="2024-10-14T04:15:00Z"/>
                    <w:del w:id="3672" w:author="Sam Sehgal (EXT Idiom)" w:date="2024-12-17T13:41:00Z" w16du:dateUtc="2024-12-17T02:41:00Z"/>
                    <w:rFonts w:ascii="Calibri" w:hAnsi="Calibri" w:cs="Calibri"/>
                    <w:color w:val="000000" w:themeColor="text1"/>
                    <w:sz w:val="20"/>
                    <w:szCs w:val="20"/>
                  </w:rPr>
                </w:rPrChange>
              </w:rPr>
            </w:pPr>
            <w:ins w:id="3673" w:author="sam sehgal" w:date="2024-10-14T15:15:00Z" w16du:dateUtc="2024-10-14T04:15:00Z">
              <w:del w:id="3674" w:author="Sam Sehgal (EXT Idiom)" w:date="2024-12-17T13:41:00Z" w16du:dateUtc="2024-12-17T02:41:00Z">
                <w:r w:rsidRPr="00F40F03" w:rsidDel="00AA2030">
                  <w:rPr>
                    <w:rFonts w:ascii="Calibri" w:hAnsi="Calibri" w:cs="Calibri"/>
                    <w:color w:val="FF0000"/>
                    <w:sz w:val="20"/>
                    <w:szCs w:val="20"/>
                    <w:highlight w:val="yellow"/>
                    <w:rPrChange w:id="3675" w:author="sam sehgal" w:date="2024-12-19T09:51:00Z" w16du:dateUtc="2024-12-18T22:51:00Z">
                      <w:rPr>
                        <w:rFonts w:ascii="Calibri" w:hAnsi="Calibri" w:cs="Calibri"/>
                        <w:color w:val="000000" w:themeColor="text1"/>
                        <w:sz w:val="20"/>
                        <w:szCs w:val="20"/>
                        <w:highlight w:val="cyan"/>
                      </w:rPr>
                    </w:rPrChange>
                  </w:rPr>
                  <w:delText>&lt;HasFraudDishonestyCode&gt;</w:delText>
                </w:r>
              </w:del>
            </w:ins>
          </w:p>
          <w:p w14:paraId="41AB829D" w14:textId="5B643D77" w:rsidR="00C60E6A" w:rsidRPr="00F40F03" w:rsidRDefault="00C60E6A" w:rsidP="00C60E6A">
            <w:pPr>
              <w:tabs>
                <w:tab w:val="left" w:pos="1800"/>
              </w:tabs>
              <w:rPr>
                <w:rFonts w:ascii="Arial" w:hAnsi="Arial"/>
                <w:color w:val="FF0000"/>
                <w:sz w:val="20"/>
                <w:szCs w:val="20"/>
                <w:highlight w:val="yellow"/>
                <w:rPrChange w:id="3676" w:author="sam sehgal" w:date="2024-12-19T09:51:00Z" w16du:dateUtc="2024-12-18T22:51:00Z">
                  <w:rPr>
                    <w:rFonts w:ascii="Arial" w:hAnsi="Arial"/>
                    <w:sz w:val="20"/>
                    <w:szCs w:val="20"/>
                  </w:rPr>
                </w:rPrChange>
              </w:rPr>
            </w:pPr>
            <w:ins w:id="3677" w:author="sam sehgal" w:date="2024-10-14T15:15:00Z" w16du:dateUtc="2024-10-14T04:15:00Z">
              <w:del w:id="3678" w:author="Sam Sehgal (EXT Idiom)" w:date="2024-12-17T13:41:00Z" w16du:dateUtc="2024-12-17T02:41:00Z">
                <w:r w:rsidRPr="00F40F03" w:rsidDel="00AA2030">
                  <w:rPr>
                    <w:rFonts w:ascii="Arial" w:hAnsi="Arial"/>
                    <w:color w:val="FF0000"/>
                    <w:sz w:val="20"/>
                    <w:szCs w:val="20"/>
                    <w:highlight w:val="yellow"/>
                    <w:rPrChange w:id="3679" w:author="sam sehgal" w:date="2024-12-19T09:51:00Z" w16du:dateUtc="2024-12-18T22:51:00Z">
                      <w:rPr>
                        <w:rFonts w:ascii="Arial" w:hAnsi="Arial"/>
                        <w:sz w:val="20"/>
                        <w:szCs w:val="20"/>
                      </w:rPr>
                    </w:rPrChange>
                  </w:rPr>
                  <w:delText>&lt;IsMigration&gt;</w:delText>
                </w:r>
              </w:del>
            </w:ins>
          </w:p>
        </w:tc>
        <w:tc>
          <w:tcPr>
            <w:tcW w:w="8363" w:type="dxa"/>
          </w:tcPr>
          <w:tbl>
            <w:tblPr>
              <w:tblpPr w:leftFromText="180" w:rightFromText="180" w:vertAnchor="page" w:horzAnchor="margin" w:tblpY="191"/>
              <w:tblOverlap w:val="never"/>
              <w:tblW w:w="7921" w:type="dxa"/>
              <w:tblBorders>
                <w:bottom w:val="single" w:sz="4" w:space="0" w:color="auto"/>
              </w:tblBorders>
              <w:tblLayout w:type="fixed"/>
              <w:tblLook w:val="04A0" w:firstRow="1" w:lastRow="0" w:firstColumn="1" w:lastColumn="0" w:noHBand="0" w:noVBand="1"/>
            </w:tblPr>
            <w:tblGrid>
              <w:gridCol w:w="2321"/>
              <w:gridCol w:w="5600"/>
            </w:tblGrid>
            <w:tr w:rsidR="00AA2030" w:rsidRPr="00F40F03" w:rsidDel="00AA2030" w14:paraId="09D3019C" w14:textId="0D09094D" w:rsidTr="00D969E5">
              <w:trPr>
                <w:trHeight w:val="229"/>
                <w:del w:id="3680" w:author="Sam Sehgal (EXT Idiom)" w:date="2024-12-17T13:41:00Z"/>
              </w:trPr>
              <w:tc>
                <w:tcPr>
                  <w:tcW w:w="2321" w:type="dxa"/>
                  <w:noWrap/>
                  <w:vAlign w:val="center"/>
                  <w:hideMark/>
                </w:tcPr>
                <w:p w14:paraId="3C8D0EEC" w14:textId="2A086EE8" w:rsidR="00C60E6A" w:rsidRPr="00F40F03" w:rsidDel="00AA2030" w:rsidRDefault="00C60E6A" w:rsidP="00C60E6A">
                  <w:pPr>
                    <w:pStyle w:val="BodycopyCOI"/>
                    <w:rPr>
                      <w:del w:id="3681" w:author="Sam Sehgal (EXT Idiom)" w:date="2024-12-17T13:41:00Z" w16du:dateUtc="2024-12-17T02:41:00Z"/>
                      <w:color w:val="FF0000"/>
                      <w:highlight w:val="yellow"/>
                      <w:rPrChange w:id="3682" w:author="sam sehgal" w:date="2024-12-19T09:51:00Z" w16du:dateUtc="2024-12-18T22:51:00Z">
                        <w:rPr>
                          <w:del w:id="3683" w:author="Sam Sehgal (EXT Idiom)" w:date="2024-12-17T13:41:00Z" w16du:dateUtc="2024-12-17T02:41:00Z"/>
                        </w:rPr>
                      </w:rPrChange>
                    </w:rPr>
                  </w:pPr>
                  <w:ins w:id="3684" w:author="sam sehgal" w:date="2024-10-14T15:35:00Z" w16du:dateUtc="2024-10-14T04:35:00Z">
                    <w:del w:id="3685" w:author="Sam Sehgal (EXT Idiom)" w:date="2024-12-17T13:41:00Z" w16du:dateUtc="2024-12-17T02:41:00Z">
                      <w:r w:rsidRPr="00F40F03" w:rsidDel="00AA2030">
                        <w:rPr>
                          <w:rFonts w:asciiTheme="minorHAnsi" w:hAnsiTheme="minorHAnsi"/>
                          <w:color w:val="FF0000"/>
                          <w:sz w:val="20"/>
                          <w:szCs w:val="20"/>
                          <w:highlight w:val="yellow"/>
                          <w:rPrChange w:id="3686" w:author="sam sehgal" w:date="2024-12-19T09:51:00Z" w16du:dateUtc="2024-12-18T22:51:00Z">
                            <w:rPr>
                              <w:rFonts w:asciiTheme="minorHAnsi" w:hAnsiTheme="minorHAnsi"/>
                              <w:sz w:val="20"/>
                              <w:szCs w:val="20"/>
                              <w:highlight w:val="cyan"/>
                            </w:rPr>
                          </w:rPrChange>
                        </w:rPr>
                        <w:delText>We understand that in your previous policy terms  policyholders, their partners (legal or de-facto) or any family member living at the insured address:</w:delText>
                      </w:r>
                    </w:del>
                  </w:ins>
                  <w:commentRangeStart w:id="3687"/>
                  <w:commentRangeStart w:id="3688"/>
                  <w:del w:id="3689" w:author="Sam Sehgal (EXT Idiom)" w:date="2024-12-17T13:41:00Z" w16du:dateUtc="2024-12-17T02:41:00Z">
                    <w:r w:rsidRPr="00F40F03" w:rsidDel="00AA2030">
                      <w:rPr>
                        <w:color w:val="FF0000"/>
                        <w:highlight w:val="yellow"/>
                        <w:rPrChange w:id="3690" w:author="sam sehgal" w:date="2024-12-19T09:51:00Z" w16du:dateUtc="2024-12-18T22:51:00Z">
                          <w:rPr/>
                        </w:rPrChange>
                      </w:rPr>
                      <w:delText>You have told us that all policyholders, their partners (legal or de-facto) or any family member living at the insured address have not:</w:delText>
                    </w:r>
                    <w:commentRangeEnd w:id="3687"/>
                    <w:r w:rsidRPr="00F40F03" w:rsidDel="00AA2030">
                      <w:rPr>
                        <w:rStyle w:val="CommentReference"/>
                        <w:color w:val="FF0000"/>
                        <w:sz w:val="18"/>
                        <w:szCs w:val="18"/>
                        <w:highlight w:val="yellow"/>
                        <w:rPrChange w:id="3691" w:author="sam sehgal" w:date="2024-12-19T09:51:00Z" w16du:dateUtc="2024-12-18T22:51:00Z">
                          <w:rPr>
                            <w:rStyle w:val="CommentReference"/>
                            <w:sz w:val="18"/>
                            <w:szCs w:val="18"/>
                          </w:rPr>
                        </w:rPrChange>
                      </w:rPr>
                      <w:commentReference w:id="3687"/>
                    </w:r>
                    <w:commentRangeEnd w:id="3688"/>
                    <w:r w:rsidRPr="00F40F03" w:rsidDel="00AA2030">
                      <w:rPr>
                        <w:rStyle w:val="CommentReference"/>
                        <w:color w:val="FF0000"/>
                        <w:sz w:val="18"/>
                        <w:szCs w:val="18"/>
                        <w:highlight w:val="yellow"/>
                        <w:rPrChange w:id="3692" w:author="sam sehgal" w:date="2024-12-19T09:51:00Z" w16du:dateUtc="2024-12-18T22:51:00Z">
                          <w:rPr>
                            <w:rStyle w:val="CommentReference"/>
                            <w:sz w:val="18"/>
                            <w:szCs w:val="18"/>
                          </w:rPr>
                        </w:rPrChange>
                      </w:rPr>
                      <w:commentReference w:id="3688"/>
                    </w:r>
                  </w:del>
                </w:p>
                <w:p w14:paraId="4E09AFE8" w14:textId="2093848A" w:rsidR="00C60E6A" w:rsidRPr="00F40F03" w:rsidDel="00AA2030" w:rsidRDefault="00C60E6A" w:rsidP="00C60E6A">
                  <w:pPr>
                    <w:pStyle w:val="BodycopyCOI"/>
                    <w:rPr>
                      <w:del w:id="3693" w:author="Sam Sehgal (EXT Idiom)" w:date="2024-12-17T13:41:00Z" w16du:dateUtc="2024-12-17T02:41:00Z"/>
                      <w:color w:val="FF0000"/>
                      <w:highlight w:val="yellow"/>
                      <w:rPrChange w:id="3694" w:author="sam sehgal" w:date="2024-12-19T09:51:00Z" w16du:dateUtc="2024-12-18T22:51:00Z">
                        <w:rPr>
                          <w:del w:id="3695" w:author="Sam Sehgal (EXT Idiom)" w:date="2024-12-17T13:41:00Z" w16du:dateUtc="2024-12-17T02:41:00Z"/>
                        </w:rPr>
                      </w:rPrChange>
                    </w:rPr>
                  </w:pPr>
                </w:p>
              </w:tc>
              <w:tc>
                <w:tcPr>
                  <w:tcW w:w="5600" w:type="dxa"/>
                  <w:noWrap/>
                  <w:vAlign w:val="center"/>
                  <w:hideMark/>
                </w:tcPr>
                <w:p w14:paraId="535CB032" w14:textId="1A8464F2" w:rsidR="00C60E6A" w:rsidRPr="00F40F03" w:rsidDel="00AA2030" w:rsidRDefault="00C60E6A" w:rsidP="00C60E6A">
                  <w:pPr>
                    <w:pStyle w:val="ListParagraph"/>
                    <w:tabs>
                      <w:tab w:val="left" w:pos="774"/>
                    </w:tabs>
                    <w:spacing w:before="80" w:after="80"/>
                    <w:rPr>
                      <w:del w:id="3696" w:author="Sam Sehgal (EXT Idiom)" w:date="2024-12-17T13:41:00Z" w16du:dateUtc="2024-12-17T02:41:00Z"/>
                      <w:b/>
                      <w:bCs/>
                      <w:color w:val="FF0000"/>
                      <w:sz w:val="20"/>
                      <w:szCs w:val="20"/>
                      <w:highlight w:val="yellow"/>
                      <w:rPrChange w:id="3697" w:author="sam sehgal" w:date="2024-12-19T09:51:00Z" w16du:dateUtc="2024-12-18T22:51:00Z">
                        <w:rPr>
                          <w:del w:id="3698" w:author="Sam Sehgal (EXT Idiom)" w:date="2024-12-17T13:41:00Z" w16du:dateUtc="2024-12-17T02:41:00Z"/>
                          <w:b/>
                          <w:bCs/>
                          <w:sz w:val="20"/>
                          <w:szCs w:val="20"/>
                        </w:rPr>
                      </w:rPrChange>
                    </w:rPr>
                  </w:pPr>
                  <w:del w:id="3699" w:author="Sam Sehgal (EXT Idiom)" w:date="2024-12-17T13:41:00Z" w16du:dateUtc="2024-12-17T02:41:00Z">
                    <w:r w:rsidRPr="00F40F03" w:rsidDel="00AA2030">
                      <w:rPr>
                        <w:b/>
                        <w:bCs/>
                        <w:color w:val="FF0000"/>
                        <w:sz w:val="20"/>
                        <w:szCs w:val="20"/>
                        <w:highlight w:val="yellow"/>
                        <w:rPrChange w:id="3700" w:author="sam sehgal" w:date="2024-12-19T09:51:00Z" w16du:dateUtc="2024-12-18T22:51:00Z">
                          <w:rPr>
                            <w:b/>
                            <w:bCs/>
                            <w:sz w:val="20"/>
                            <w:szCs w:val="20"/>
                          </w:rPr>
                        </w:rPrChange>
                      </w:rPr>
                      <w:delText>had any insurance claim declined for fraud or dishonesty in the last 5</w:delText>
                    </w:r>
                    <w:commentRangeStart w:id="3701"/>
                    <w:commentRangeStart w:id="3702"/>
                    <w:commentRangeStart w:id="3703"/>
                    <w:commentRangeStart w:id="3704"/>
                    <w:r w:rsidRPr="00F40F03" w:rsidDel="00AA2030">
                      <w:rPr>
                        <w:b/>
                        <w:bCs/>
                        <w:color w:val="FF0000"/>
                        <w:sz w:val="20"/>
                        <w:szCs w:val="20"/>
                        <w:highlight w:val="yellow"/>
                        <w:rPrChange w:id="3705" w:author="sam sehgal" w:date="2024-12-19T09:51:00Z" w16du:dateUtc="2024-12-18T22:51:00Z">
                          <w:rPr>
                            <w:b/>
                            <w:bCs/>
                            <w:sz w:val="20"/>
                            <w:szCs w:val="20"/>
                          </w:rPr>
                        </w:rPrChange>
                      </w:rPr>
                      <w:delText xml:space="preserve"> </w:delText>
                    </w:r>
                    <w:commentRangeEnd w:id="3701"/>
                    <w:r w:rsidRPr="00F40F03" w:rsidDel="00AA2030">
                      <w:rPr>
                        <w:rStyle w:val="CommentReference"/>
                        <w:rFonts w:cstheme="minorBidi"/>
                        <w:b/>
                        <w:bCs/>
                        <w:color w:val="FF0000"/>
                        <w:sz w:val="20"/>
                        <w:szCs w:val="20"/>
                        <w:highlight w:val="yellow"/>
                        <w:rPrChange w:id="3706" w:author="sam sehgal" w:date="2024-12-19T09:51:00Z" w16du:dateUtc="2024-12-18T22:51:00Z">
                          <w:rPr>
                            <w:rStyle w:val="CommentReference"/>
                            <w:rFonts w:cstheme="minorBidi"/>
                            <w:b/>
                            <w:bCs/>
                            <w:sz w:val="20"/>
                            <w:szCs w:val="20"/>
                          </w:rPr>
                        </w:rPrChange>
                      </w:rPr>
                      <w:commentReference w:id="3701"/>
                    </w:r>
                    <w:commentRangeEnd w:id="3702"/>
                    <w:r w:rsidRPr="00F40F03" w:rsidDel="00AA2030">
                      <w:rPr>
                        <w:rStyle w:val="CommentReference"/>
                        <w:rFonts w:cstheme="minorBidi"/>
                        <w:b/>
                        <w:bCs/>
                        <w:color w:val="FF0000"/>
                        <w:sz w:val="20"/>
                        <w:szCs w:val="20"/>
                        <w:highlight w:val="yellow"/>
                        <w:rPrChange w:id="3707" w:author="sam sehgal" w:date="2024-12-19T09:51:00Z" w16du:dateUtc="2024-12-18T22:51:00Z">
                          <w:rPr>
                            <w:rStyle w:val="CommentReference"/>
                            <w:rFonts w:cstheme="minorBidi"/>
                            <w:b/>
                            <w:bCs/>
                            <w:sz w:val="20"/>
                            <w:szCs w:val="20"/>
                          </w:rPr>
                        </w:rPrChange>
                      </w:rPr>
                      <w:commentReference w:id="3702"/>
                    </w:r>
                    <w:commentRangeEnd w:id="3703"/>
                    <w:r w:rsidRPr="00F40F03" w:rsidDel="00AA2030">
                      <w:rPr>
                        <w:rStyle w:val="CommentReference"/>
                        <w:rFonts w:cstheme="minorBidi"/>
                        <w:b/>
                        <w:bCs/>
                        <w:color w:val="FF0000"/>
                        <w:sz w:val="20"/>
                        <w:szCs w:val="20"/>
                        <w:highlight w:val="yellow"/>
                        <w:rPrChange w:id="3708" w:author="sam sehgal" w:date="2024-12-19T09:51:00Z" w16du:dateUtc="2024-12-18T22:51:00Z">
                          <w:rPr>
                            <w:rStyle w:val="CommentReference"/>
                            <w:rFonts w:cstheme="minorBidi"/>
                            <w:b/>
                            <w:bCs/>
                            <w:sz w:val="20"/>
                            <w:szCs w:val="20"/>
                          </w:rPr>
                        </w:rPrChange>
                      </w:rPr>
                      <w:commentReference w:id="3703"/>
                    </w:r>
                    <w:commentRangeEnd w:id="3704"/>
                    <w:r w:rsidRPr="00F40F03" w:rsidDel="00AA2030">
                      <w:rPr>
                        <w:rStyle w:val="CommentReference"/>
                        <w:rFonts w:cstheme="minorBidi"/>
                        <w:b/>
                        <w:bCs/>
                        <w:color w:val="FF0000"/>
                        <w:sz w:val="20"/>
                        <w:szCs w:val="20"/>
                        <w:highlight w:val="yellow"/>
                        <w:rPrChange w:id="3709" w:author="sam sehgal" w:date="2024-12-19T09:51:00Z" w16du:dateUtc="2024-12-18T22:51:00Z">
                          <w:rPr>
                            <w:rStyle w:val="CommentReference"/>
                            <w:rFonts w:cstheme="minorBidi"/>
                            <w:b/>
                            <w:bCs/>
                            <w:sz w:val="20"/>
                            <w:szCs w:val="20"/>
                          </w:rPr>
                        </w:rPrChange>
                      </w:rPr>
                      <w:commentReference w:id="3704"/>
                    </w:r>
                    <w:r w:rsidRPr="00F40F03" w:rsidDel="00AA2030">
                      <w:rPr>
                        <w:b/>
                        <w:bCs/>
                        <w:color w:val="FF0000"/>
                        <w:sz w:val="20"/>
                        <w:szCs w:val="20"/>
                        <w:highlight w:val="yellow"/>
                        <w:rPrChange w:id="3710" w:author="sam sehgal" w:date="2024-12-19T09:51:00Z" w16du:dateUtc="2024-12-18T22:51:00Z">
                          <w:rPr>
                            <w:b/>
                            <w:bCs/>
                            <w:sz w:val="20"/>
                            <w:szCs w:val="20"/>
                          </w:rPr>
                        </w:rPrChange>
                      </w:rPr>
                      <w:delText>years</w:delText>
                    </w:r>
                  </w:del>
                </w:p>
                <w:p w14:paraId="25E062E8" w14:textId="1AAF1B86" w:rsidR="00C60E6A" w:rsidRPr="00F40F03" w:rsidDel="00AA2030" w:rsidRDefault="00C60E6A">
                  <w:pPr>
                    <w:pStyle w:val="ListParagraph"/>
                    <w:numPr>
                      <w:ilvl w:val="0"/>
                      <w:numId w:val="0"/>
                    </w:numPr>
                    <w:tabs>
                      <w:tab w:val="left" w:pos="774"/>
                    </w:tabs>
                    <w:spacing w:before="80" w:after="80"/>
                    <w:ind w:left="720"/>
                    <w:rPr>
                      <w:del w:id="3711" w:author="Sam Sehgal (EXT Idiom)" w:date="2024-12-17T13:41:00Z" w16du:dateUtc="2024-12-17T02:41:00Z"/>
                      <w:b/>
                      <w:bCs/>
                      <w:color w:val="FF0000"/>
                      <w:sz w:val="20"/>
                      <w:szCs w:val="20"/>
                      <w:highlight w:val="yellow"/>
                      <w:rPrChange w:id="3712" w:author="sam sehgal" w:date="2024-12-19T09:51:00Z" w16du:dateUtc="2024-12-18T22:51:00Z">
                        <w:rPr>
                          <w:del w:id="3713" w:author="Sam Sehgal (EXT Idiom)" w:date="2024-12-17T13:41:00Z" w16du:dateUtc="2024-12-17T02:41:00Z"/>
                          <w:b/>
                          <w:bCs/>
                          <w:sz w:val="20"/>
                          <w:szCs w:val="20"/>
                        </w:rPr>
                      </w:rPrChange>
                    </w:rPr>
                    <w:pPrChange w:id="3714" w:author="sam sehgal" w:date="2024-10-14T15:17:00Z" w16du:dateUtc="2024-10-14T04:17:00Z">
                      <w:pPr>
                        <w:pStyle w:val="ListParagraph"/>
                        <w:tabs>
                          <w:tab w:val="left" w:pos="774"/>
                        </w:tabs>
                        <w:spacing w:before="80" w:after="80"/>
                      </w:pPr>
                    </w:pPrChange>
                  </w:pPr>
                  <w:del w:id="3715" w:author="Sam Sehgal (EXT Idiom)" w:date="2024-12-17T13:41:00Z" w16du:dateUtc="2024-12-17T02:41:00Z">
                    <w:r w:rsidRPr="00F40F03" w:rsidDel="00AA2030">
                      <w:rPr>
                        <w:b/>
                        <w:bCs/>
                        <w:color w:val="FF0000"/>
                        <w:sz w:val="20"/>
                        <w:szCs w:val="20"/>
                        <w:highlight w:val="yellow"/>
                        <w:rPrChange w:id="3716" w:author="sam sehgal" w:date="2024-12-19T09:51:00Z" w16du:dateUtc="2024-12-18T22:51:00Z">
                          <w:rPr>
                            <w:b/>
                            <w:bCs/>
                            <w:sz w:val="20"/>
                            <w:szCs w:val="20"/>
                          </w:rPr>
                        </w:rPrChange>
                      </w:rPr>
                      <w:delText>had any criminal convictions (excluding driving related offences or convictions) in the last 5</w:delText>
                    </w:r>
                    <w:commentRangeStart w:id="3717"/>
                    <w:commentRangeStart w:id="3718"/>
                    <w:commentRangeStart w:id="3719"/>
                    <w:r w:rsidRPr="00F40F03" w:rsidDel="00AA2030">
                      <w:rPr>
                        <w:b/>
                        <w:bCs/>
                        <w:color w:val="FF0000"/>
                        <w:sz w:val="20"/>
                        <w:szCs w:val="20"/>
                        <w:highlight w:val="yellow"/>
                        <w:rPrChange w:id="3720" w:author="sam sehgal" w:date="2024-12-19T09:51:00Z" w16du:dateUtc="2024-12-18T22:51:00Z">
                          <w:rPr>
                            <w:b/>
                            <w:bCs/>
                            <w:sz w:val="20"/>
                            <w:szCs w:val="20"/>
                          </w:rPr>
                        </w:rPrChange>
                      </w:rPr>
                      <w:delText xml:space="preserve"> </w:delText>
                    </w:r>
                    <w:commentRangeEnd w:id="3717"/>
                    <w:r w:rsidRPr="00F40F03" w:rsidDel="00AA2030">
                      <w:rPr>
                        <w:rStyle w:val="CommentReference"/>
                        <w:rFonts w:cstheme="minorBidi"/>
                        <w:b/>
                        <w:bCs/>
                        <w:color w:val="FF0000"/>
                        <w:sz w:val="20"/>
                        <w:szCs w:val="20"/>
                        <w:highlight w:val="yellow"/>
                        <w:rPrChange w:id="3721" w:author="sam sehgal" w:date="2024-12-19T09:51:00Z" w16du:dateUtc="2024-12-18T22:51:00Z">
                          <w:rPr>
                            <w:rStyle w:val="CommentReference"/>
                            <w:rFonts w:cstheme="minorBidi"/>
                            <w:b/>
                            <w:bCs/>
                            <w:sz w:val="20"/>
                            <w:szCs w:val="20"/>
                          </w:rPr>
                        </w:rPrChange>
                      </w:rPr>
                      <w:commentReference w:id="3717"/>
                    </w:r>
                    <w:commentRangeEnd w:id="3718"/>
                    <w:r w:rsidRPr="00F40F03" w:rsidDel="00AA2030">
                      <w:rPr>
                        <w:rStyle w:val="CommentReference"/>
                        <w:rFonts w:cstheme="minorBidi"/>
                        <w:b/>
                        <w:bCs/>
                        <w:color w:val="FF0000"/>
                        <w:sz w:val="20"/>
                        <w:szCs w:val="20"/>
                        <w:highlight w:val="yellow"/>
                        <w:rPrChange w:id="3722" w:author="sam sehgal" w:date="2024-12-19T09:51:00Z" w16du:dateUtc="2024-12-18T22:51:00Z">
                          <w:rPr>
                            <w:rStyle w:val="CommentReference"/>
                            <w:rFonts w:cstheme="minorBidi"/>
                            <w:b/>
                            <w:bCs/>
                            <w:sz w:val="20"/>
                            <w:szCs w:val="20"/>
                          </w:rPr>
                        </w:rPrChange>
                      </w:rPr>
                      <w:commentReference w:id="3718"/>
                    </w:r>
                    <w:commentRangeEnd w:id="3719"/>
                    <w:r w:rsidRPr="00F40F03" w:rsidDel="00AA2030">
                      <w:rPr>
                        <w:rStyle w:val="CommentReference"/>
                        <w:rFonts w:cstheme="minorBidi"/>
                        <w:b/>
                        <w:bCs/>
                        <w:color w:val="FF0000"/>
                        <w:sz w:val="20"/>
                        <w:szCs w:val="20"/>
                        <w:highlight w:val="yellow"/>
                        <w:rPrChange w:id="3723" w:author="sam sehgal" w:date="2024-12-19T09:51:00Z" w16du:dateUtc="2024-12-18T22:51:00Z">
                          <w:rPr>
                            <w:rStyle w:val="CommentReference"/>
                            <w:rFonts w:cstheme="minorBidi"/>
                            <w:b/>
                            <w:bCs/>
                            <w:sz w:val="20"/>
                            <w:szCs w:val="20"/>
                          </w:rPr>
                        </w:rPrChange>
                      </w:rPr>
                      <w:commentReference w:id="3719"/>
                    </w:r>
                    <w:r w:rsidRPr="00F40F03" w:rsidDel="00AA2030">
                      <w:rPr>
                        <w:b/>
                        <w:bCs/>
                        <w:color w:val="FF0000"/>
                        <w:sz w:val="20"/>
                        <w:szCs w:val="20"/>
                        <w:highlight w:val="yellow"/>
                        <w:rPrChange w:id="3724" w:author="sam sehgal" w:date="2024-12-19T09:51:00Z" w16du:dateUtc="2024-12-18T22:51:00Z">
                          <w:rPr>
                            <w:b/>
                            <w:bCs/>
                            <w:sz w:val="20"/>
                            <w:szCs w:val="20"/>
                          </w:rPr>
                        </w:rPrChange>
                      </w:rPr>
                      <w:delText>years for fraud or dishonesty; theft or robbery; arson; damage or threatened damage to property; injury or threatened injury to persons; or for drugs or stolen goods</w:delText>
                    </w:r>
                  </w:del>
                </w:p>
                <w:p w14:paraId="2C3F1FFF" w14:textId="32C06F16" w:rsidR="00C60E6A" w:rsidRPr="00F40F03" w:rsidDel="00AA2030" w:rsidRDefault="00C60E6A">
                  <w:pPr>
                    <w:pStyle w:val="ListParagraph"/>
                    <w:numPr>
                      <w:ilvl w:val="0"/>
                      <w:numId w:val="0"/>
                    </w:numPr>
                    <w:tabs>
                      <w:tab w:val="left" w:pos="774"/>
                    </w:tabs>
                    <w:spacing w:before="80" w:after="80"/>
                    <w:ind w:left="720"/>
                    <w:rPr>
                      <w:del w:id="3725" w:author="Sam Sehgal (EXT Idiom)" w:date="2024-12-17T13:41:00Z" w16du:dateUtc="2024-12-17T02:41:00Z"/>
                      <w:b/>
                      <w:bCs/>
                      <w:color w:val="FF0000"/>
                      <w:sz w:val="20"/>
                      <w:szCs w:val="20"/>
                      <w:highlight w:val="yellow"/>
                      <w:rPrChange w:id="3726" w:author="sam sehgal" w:date="2024-12-19T09:51:00Z" w16du:dateUtc="2024-12-18T22:51:00Z">
                        <w:rPr>
                          <w:del w:id="3727" w:author="Sam Sehgal (EXT Idiom)" w:date="2024-12-17T13:41:00Z" w16du:dateUtc="2024-12-17T02:41:00Z"/>
                          <w:b/>
                          <w:bCs/>
                          <w:sz w:val="20"/>
                          <w:szCs w:val="20"/>
                        </w:rPr>
                      </w:rPrChange>
                    </w:rPr>
                    <w:pPrChange w:id="3728" w:author="sam sehgal" w:date="2024-10-14T15:17:00Z" w16du:dateUtc="2024-10-14T04:17:00Z">
                      <w:pPr>
                        <w:pStyle w:val="ListParagraph"/>
                        <w:numPr>
                          <w:numId w:val="31"/>
                        </w:numPr>
                        <w:tabs>
                          <w:tab w:val="left" w:pos="774"/>
                        </w:tabs>
                        <w:spacing w:before="80" w:after="80"/>
                      </w:pPr>
                    </w:pPrChange>
                  </w:pPr>
                  <w:del w:id="3729" w:author="Sam Sehgal (EXT Idiom)" w:date="2024-12-17T13:41:00Z" w16du:dateUtc="2024-12-17T02:41:00Z">
                    <w:r w:rsidRPr="00F40F03" w:rsidDel="00AA2030">
                      <w:rPr>
                        <w:b/>
                        <w:bCs/>
                        <w:color w:val="FF0000"/>
                        <w:sz w:val="20"/>
                        <w:szCs w:val="20"/>
                        <w:highlight w:val="yellow"/>
                        <w:rPrChange w:id="3730" w:author="sam sehgal" w:date="2024-12-19T09:51:00Z" w16du:dateUtc="2024-12-18T22:51:00Z">
                          <w:rPr>
                            <w:b/>
                            <w:bCs/>
                            <w:sz w:val="20"/>
                            <w:szCs w:val="20"/>
                          </w:rPr>
                        </w:rPrChange>
                      </w:rPr>
                      <w:delText>had any insurance declined to renew or cancelled in the last 5 years</w:delText>
                    </w:r>
                  </w:del>
                </w:p>
                <w:p w14:paraId="64AE3278" w14:textId="1B725A90" w:rsidR="00C60E6A" w:rsidRPr="00F40F03" w:rsidDel="00AA2030" w:rsidRDefault="00C60E6A">
                  <w:pPr>
                    <w:pStyle w:val="ListParagraph"/>
                    <w:numPr>
                      <w:ilvl w:val="0"/>
                      <w:numId w:val="0"/>
                    </w:numPr>
                    <w:tabs>
                      <w:tab w:val="left" w:pos="774"/>
                    </w:tabs>
                    <w:spacing w:before="80" w:after="80"/>
                    <w:ind w:left="720"/>
                    <w:rPr>
                      <w:del w:id="3731" w:author="Sam Sehgal (EXT Idiom)" w:date="2024-12-17T13:41:00Z" w16du:dateUtc="2024-12-17T02:41:00Z"/>
                      <w:b/>
                      <w:bCs/>
                      <w:color w:val="FF0000"/>
                      <w:highlight w:val="yellow"/>
                      <w:rPrChange w:id="3732" w:author="sam sehgal" w:date="2024-12-19T09:51:00Z" w16du:dateUtc="2024-12-18T22:51:00Z">
                        <w:rPr>
                          <w:del w:id="3733" w:author="Sam Sehgal (EXT Idiom)" w:date="2024-12-17T13:41:00Z" w16du:dateUtc="2024-12-17T02:41:00Z"/>
                          <w:b/>
                          <w:bCs/>
                        </w:rPr>
                      </w:rPrChange>
                    </w:rPr>
                    <w:pPrChange w:id="3734" w:author="sam sehgal" w:date="2024-10-14T15:17:00Z" w16du:dateUtc="2024-10-14T04:17:00Z">
                      <w:pPr>
                        <w:pStyle w:val="TableBodycopy"/>
                        <w:spacing w:line="240" w:lineRule="auto"/>
                        <w:contextualSpacing/>
                      </w:pPr>
                    </w:pPrChange>
                  </w:pPr>
                </w:p>
              </w:tc>
            </w:tr>
          </w:tbl>
          <w:p w14:paraId="1DE418E1" w14:textId="2EB69149" w:rsidR="00C60E6A" w:rsidRPr="00F40F03" w:rsidDel="00AA2030" w:rsidRDefault="00C60E6A" w:rsidP="00C60E6A">
            <w:pPr>
              <w:pStyle w:val="TableHeading2"/>
              <w:spacing w:line="240" w:lineRule="auto"/>
              <w:rPr>
                <w:del w:id="3735" w:author="Sam Sehgal (EXT Idiom)" w:date="2024-12-17T13:41:00Z" w16du:dateUtc="2024-12-17T02:41:00Z"/>
                <w:b w:val="0"/>
                <w:bCs w:val="0"/>
                <w:color w:val="FF0000"/>
                <w:highlight w:val="yellow"/>
                <w:rPrChange w:id="3736" w:author="sam sehgal" w:date="2024-12-19T09:51:00Z" w16du:dateUtc="2024-12-18T22:51:00Z">
                  <w:rPr>
                    <w:del w:id="3737" w:author="Sam Sehgal (EXT Idiom)" w:date="2024-12-17T13:41:00Z" w16du:dateUtc="2024-12-17T02:41:00Z"/>
                    <w:b w:val="0"/>
                    <w:bCs w:val="0"/>
                  </w:rPr>
                </w:rPrChange>
              </w:rPr>
            </w:pPr>
          </w:p>
          <w:tbl>
            <w:tblPr>
              <w:tblpPr w:leftFromText="180" w:rightFromText="180" w:vertAnchor="page" w:horzAnchor="margin" w:tblpY="3119"/>
              <w:tblOverlap w:val="never"/>
              <w:tblW w:w="8085" w:type="dxa"/>
              <w:tblBorders>
                <w:bottom w:val="single" w:sz="4" w:space="0" w:color="auto"/>
              </w:tblBorders>
              <w:tblLayout w:type="fixed"/>
              <w:tblLook w:val="04A0" w:firstRow="1" w:lastRow="0" w:firstColumn="1" w:lastColumn="0" w:noHBand="0" w:noVBand="1"/>
            </w:tblPr>
            <w:tblGrid>
              <w:gridCol w:w="2369"/>
              <w:gridCol w:w="5716"/>
            </w:tblGrid>
            <w:tr w:rsidR="00AA2030" w:rsidRPr="00F40F03" w:rsidDel="00AA2030" w14:paraId="73597733" w14:textId="4C139744" w:rsidTr="007E172A">
              <w:trPr>
                <w:trHeight w:val="255"/>
                <w:del w:id="3738" w:author="Sam Sehgal (EXT Idiom)" w:date="2024-12-17T13:41:00Z"/>
              </w:trPr>
              <w:tc>
                <w:tcPr>
                  <w:tcW w:w="2369" w:type="dxa"/>
                  <w:noWrap/>
                  <w:vAlign w:val="center"/>
                  <w:hideMark/>
                </w:tcPr>
                <w:p w14:paraId="2EBA7C9E" w14:textId="4B76A7FE" w:rsidR="00C60E6A" w:rsidRPr="00F40F03" w:rsidDel="00AA2030" w:rsidRDefault="00C60E6A" w:rsidP="00C60E6A">
                  <w:pPr>
                    <w:pStyle w:val="BodycopyCOI"/>
                    <w:rPr>
                      <w:del w:id="3739" w:author="Sam Sehgal (EXT Idiom)" w:date="2024-12-17T13:41:00Z" w16du:dateUtc="2024-12-17T02:41:00Z"/>
                      <w:strike/>
                      <w:color w:val="FF0000"/>
                      <w:highlight w:val="yellow"/>
                      <w:rPrChange w:id="3740" w:author="sam sehgal" w:date="2024-12-19T09:51:00Z" w16du:dateUtc="2024-12-18T22:51:00Z">
                        <w:rPr>
                          <w:del w:id="3741" w:author="Sam Sehgal (EXT Idiom)" w:date="2024-12-17T13:41:00Z" w16du:dateUtc="2024-12-17T02:41:00Z"/>
                        </w:rPr>
                      </w:rPrChange>
                    </w:rPr>
                  </w:pPr>
                  <w:del w:id="3742" w:author="Sam Sehgal (EXT Idiom)" w:date="2024-12-17T13:41:00Z" w16du:dateUtc="2024-12-17T02:41:00Z">
                    <w:r w:rsidRPr="00F40F03" w:rsidDel="00AA2030">
                      <w:rPr>
                        <w:rFonts w:asciiTheme="minorHAnsi" w:hAnsiTheme="minorHAnsi"/>
                        <w:strike/>
                        <w:color w:val="FF0000"/>
                        <w:sz w:val="20"/>
                        <w:szCs w:val="20"/>
                        <w:highlight w:val="yellow"/>
                        <w:rPrChange w:id="3743" w:author="sam sehgal" w:date="2024-12-19T09:51:00Z" w16du:dateUtc="2024-12-18T22:51:00Z">
                          <w:rPr>
                            <w:rFonts w:asciiTheme="minorHAnsi" w:hAnsiTheme="minorHAnsi"/>
                            <w:sz w:val="20"/>
                            <w:szCs w:val="20"/>
                          </w:rPr>
                        </w:rPrChange>
                      </w:rPr>
                      <w:delText>We understand that in your previous policy terms all policyholders, their partners (legal or de-facto) or any family member living at the insured address have not:</w:delText>
                    </w:r>
                  </w:del>
                </w:p>
              </w:tc>
              <w:tc>
                <w:tcPr>
                  <w:tcW w:w="5716" w:type="dxa"/>
                  <w:noWrap/>
                  <w:vAlign w:val="center"/>
                  <w:hideMark/>
                </w:tcPr>
                <w:p w14:paraId="434B811B" w14:textId="7320373A" w:rsidR="00C60E6A" w:rsidRPr="00F40F03" w:rsidDel="00AA2030" w:rsidRDefault="00C60E6A" w:rsidP="00C60E6A">
                  <w:pPr>
                    <w:pStyle w:val="ListParagraph"/>
                    <w:tabs>
                      <w:tab w:val="left" w:pos="774"/>
                    </w:tabs>
                    <w:spacing w:before="80" w:after="80"/>
                    <w:rPr>
                      <w:del w:id="3744" w:author="Sam Sehgal (EXT Idiom)" w:date="2024-12-17T13:41:00Z" w16du:dateUtc="2024-12-17T02:41:00Z"/>
                      <w:b/>
                      <w:bCs/>
                      <w:strike/>
                      <w:color w:val="FF0000"/>
                      <w:sz w:val="20"/>
                      <w:szCs w:val="20"/>
                      <w:highlight w:val="yellow"/>
                      <w:rPrChange w:id="3745" w:author="sam sehgal" w:date="2024-12-19T09:51:00Z" w16du:dateUtc="2024-12-18T22:51:00Z">
                        <w:rPr>
                          <w:del w:id="3746" w:author="Sam Sehgal (EXT Idiom)" w:date="2024-12-17T13:41:00Z" w16du:dateUtc="2024-12-17T02:41:00Z"/>
                          <w:b/>
                          <w:bCs/>
                          <w:sz w:val="20"/>
                          <w:szCs w:val="20"/>
                        </w:rPr>
                      </w:rPrChange>
                    </w:rPr>
                  </w:pPr>
                  <w:del w:id="3747" w:author="Sam Sehgal (EXT Idiom)" w:date="2024-12-17T13:41:00Z" w16du:dateUtc="2024-12-17T02:41:00Z">
                    <w:r w:rsidRPr="00F40F03" w:rsidDel="00AA2030">
                      <w:rPr>
                        <w:b/>
                        <w:bCs/>
                        <w:strike/>
                        <w:color w:val="FF0000"/>
                        <w:sz w:val="20"/>
                        <w:szCs w:val="20"/>
                        <w:highlight w:val="yellow"/>
                        <w:rPrChange w:id="3748" w:author="sam sehgal" w:date="2024-12-19T09:51:00Z" w16du:dateUtc="2024-12-18T22:51:00Z">
                          <w:rPr>
                            <w:b/>
                            <w:bCs/>
                            <w:sz w:val="20"/>
                            <w:szCs w:val="20"/>
                          </w:rPr>
                        </w:rPrChange>
                      </w:rPr>
                      <w:delText>had any insurance claim declined for fraud or dishonesty in the last 5</w:delText>
                    </w:r>
                    <w:commentRangeStart w:id="3749"/>
                    <w:commentRangeStart w:id="3750"/>
                    <w:commentRangeStart w:id="3751"/>
                    <w:commentRangeStart w:id="3752"/>
                    <w:r w:rsidRPr="00F40F03" w:rsidDel="00AA2030">
                      <w:rPr>
                        <w:b/>
                        <w:bCs/>
                        <w:strike/>
                        <w:color w:val="FF0000"/>
                        <w:sz w:val="20"/>
                        <w:szCs w:val="20"/>
                        <w:highlight w:val="yellow"/>
                        <w:rPrChange w:id="3753" w:author="sam sehgal" w:date="2024-12-19T09:51:00Z" w16du:dateUtc="2024-12-18T22:51:00Z">
                          <w:rPr>
                            <w:b/>
                            <w:bCs/>
                            <w:sz w:val="20"/>
                            <w:szCs w:val="20"/>
                          </w:rPr>
                        </w:rPrChange>
                      </w:rPr>
                      <w:delText xml:space="preserve"> </w:delText>
                    </w:r>
                    <w:commentRangeEnd w:id="3749"/>
                    <w:r w:rsidRPr="00F40F03" w:rsidDel="00AA2030">
                      <w:rPr>
                        <w:rStyle w:val="CommentReference"/>
                        <w:rFonts w:cstheme="minorBidi"/>
                        <w:b/>
                        <w:bCs/>
                        <w:strike/>
                        <w:color w:val="FF0000"/>
                        <w:sz w:val="20"/>
                        <w:szCs w:val="20"/>
                        <w:highlight w:val="yellow"/>
                        <w:rPrChange w:id="3754" w:author="sam sehgal" w:date="2024-12-19T09:51:00Z" w16du:dateUtc="2024-12-18T22:51:00Z">
                          <w:rPr>
                            <w:rStyle w:val="CommentReference"/>
                            <w:rFonts w:cstheme="minorBidi"/>
                            <w:b/>
                            <w:bCs/>
                            <w:sz w:val="20"/>
                            <w:szCs w:val="20"/>
                          </w:rPr>
                        </w:rPrChange>
                      </w:rPr>
                      <w:commentReference w:id="3749"/>
                    </w:r>
                    <w:commentRangeEnd w:id="3750"/>
                    <w:r w:rsidRPr="00F40F03" w:rsidDel="00AA2030">
                      <w:rPr>
                        <w:rStyle w:val="CommentReference"/>
                        <w:rFonts w:cstheme="minorBidi"/>
                        <w:b/>
                        <w:bCs/>
                        <w:strike/>
                        <w:color w:val="FF0000"/>
                        <w:sz w:val="20"/>
                        <w:szCs w:val="20"/>
                        <w:highlight w:val="yellow"/>
                        <w:rPrChange w:id="3755" w:author="sam sehgal" w:date="2024-12-19T09:51:00Z" w16du:dateUtc="2024-12-18T22:51:00Z">
                          <w:rPr>
                            <w:rStyle w:val="CommentReference"/>
                            <w:rFonts w:cstheme="minorBidi"/>
                            <w:b/>
                            <w:bCs/>
                            <w:sz w:val="20"/>
                            <w:szCs w:val="20"/>
                          </w:rPr>
                        </w:rPrChange>
                      </w:rPr>
                      <w:commentReference w:id="3750"/>
                    </w:r>
                    <w:commentRangeEnd w:id="3751"/>
                    <w:r w:rsidRPr="00F40F03" w:rsidDel="00AA2030">
                      <w:rPr>
                        <w:rStyle w:val="CommentReference"/>
                        <w:rFonts w:cstheme="minorBidi"/>
                        <w:b/>
                        <w:bCs/>
                        <w:strike/>
                        <w:color w:val="FF0000"/>
                        <w:sz w:val="20"/>
                        <w:szCs w:val="20"/>
                        <w:highlight w:val="yellow"/>
                        <w:rPrChange w:id="3756" w:author="sam sehgal" w:date="2024-12-19T09:51:00Z" w16du:dateUtc="2024-12-18T22:51:00Z">
                          <w:rPr>
                            <w:rStyle w:val="CommentReference"/>
                            <w:rFonts w:cstheme="minorBidi"/>
                            <w:b/>
                            <w:bCs/>
                            <w:sz w:val="20"/>
                            <w:szCs w:val="20"/>
                          </w:rPr>
                        </w:rPrChange>
                      </w:rPr>
                      <w:commentReference w:id="3751"/>
                    </w:r>
                    <w:commentRangeEnd w:id="3752"/>
                    <w:r w:rsidRPr="00F40F03" w:rsidDel="00AA2030">
                      <w:rPr>
                        <w:rStyle w:val="CommentReference"/>
                        <w:rFonts w:cstheme="minorBidi"/>
                        <w:b/>
                        <w:bCs/>
                        <w:strike/>
                        <w:color w:val="FF0000"/>
                        <w:sz w:val="20"/>
                        <w:szCs w:val="20"/>
                        <w:highlight w:val="yellow"/>
                        <w:rPrChange w:id="3757" w:author="sam sehgal" w:date="2024-12-19T09:51:00Z" w16du:dateUtc="2024-12-18T22:51:00Z">
                          <w:rPr>
                            <w:rStyle w:val="CommentReference"/>
                            <w:rFonts w:cstheme="minorBidi"/>
                            <w:b/>
                            <w:bCs/>
                            <w:sz w:val="20"/>
                            <w:szCs w:val="20"/>
                          </w:rPr>
                        </w:rPrChange>
                      </w:rPr>
                      <w:commentReference w:id="3752"/>
                    </w:r>
                    <w:r w:rsidRPr="00F40F03" w:rsidDel="00AA2030">
                      <w:rPr>
                        <w:b/>
                        <w:bCs/>
                        <w:strike/>
                        <w:color w:val="FF0000"/>
                        <w:sz w:val="20"/>
                        <w:szCs w:val="20"/>
                        <w:highlight w:val="yellow"/>
                        <w:rPrChange w:id="3758" w:author="sam sehgal" w:date="2024-12-19T09:51:00Z" w16du:dateUtc="2024-12-18T22:51:00Z">
                          <w:rPr>
                            <w:b/>
                            <w:bCs/>
                            <w:sz w:val="20"/>
                            <w:szCs w:val="20"/>
                          </w:rPr>
                        </w:rPrChange>
                      </w:rPr>
                      <w:delText>years</w:delText>
                    </w:r>
                  </w:del>
                </w:p>
                <w:p w14:paraId="42A4BC21" w14:textId="3D146974" w:rsidR="00C60E6A" w:rsidRPr="00F40F03" w:rsidDel="00AA2030" w:rsidRDefault="00C60E6A" w:rsidP="00C60E6A">
                  <w:pPr>
                    <w:pStyle w:val="ListParagraph"/>
                    <w:tabs>
                      <w:tab w:val="left" w:pos="774"/>
                    </w:tabs>
                    <w:spacing w:before="80" w:after="80"/>
                    <w:rPr>
                      <w:del w:id="3759" w:author="Sam Sehgal (EXT Idiom)" w:date="2024-12-17T13:41:00Z" w16du:dateUtc="2024-12-17T02:41:00Z"/>
                      <w:b/>
                      <w:bCs/>
                      <w:strike/>
                      <w:color w:val="FF0000"/>
                      <w:sz w:val="20"/>
                      <w:szCs w:val="20"/>
                      <w:highlight w:val="yellow"/>
                      <w:rPrChange w:id="3760" w:author="sam sehgal" w:date="2024-12-19T09:51:00Z" w16du:dateUtc="2024-12-18T22:51:00Z">
                        <w:rPr>
                          <w:del w:id="3761" w:author="Sam Sehgal (EXT Idiom)" w:date="2024-12-17T13:41:00Z" w16du:dateUtc="2024-12-17T02:41:00Z"/>
                          <w:b/>
                          <w:bCs/>
                          <w:sz w:val="20"/>
                          <w:szCs w:val="20"/>
                        </w:rPr>
                      </w:rPrChange>
                    </w:rPr>
                  </w:pPr>
                  <w:del w:id="3762" w:author="Sam Sehgal (EXT Idiom)" w:date="2024-12-17T13:41:00Z" w16du:dateUtc="2024-12-17T02:41:00Z">
                    <w:r w:rsidRPr="00F40F03" w:rsidDel="00AA2030">
                      <w:rPr>
                        <w:b/>
                        <w:bCs/>
                        <w:strike/>
                        <w:color w:val="FF0000"/>
                        <w:sz w:val="20"/>
                        <w:szCs w:val="20"/>
                        <w:highlight w:val="yellow"/>
                        <w:rPrChange w:id="3763" w:author="sam sehgal" w:date="2024-12-19T09:51:00Z" w16du:dateUtc="2024-12-18T22:51:00Z">
                          <w:rPr>
                            <w:b/>
                            <w:bCs/>
                            <w:sz w:val="20"/>
                            <w:szCs w:val="20"/>
                          </w:rPr>
                        </w:rPrChange>
                      </w:rPr>
                      <w:delText>had any criminal convictions (excluding driving related offences or convictions) in the last 5</w:delText>
                    </w:r>
                    <w:commentRangeStart w:id="3764"/>
                    <w:commentRangeStart w:id="3765"/>
                    <w:commentRangeStart w:id="3766"/>
                    <w:r w:rsidRPr="00F40F03" w:rsidDel="00AA2030">
                      <w:rPr>
                        <w:b/>
                        <w:bCs/>
                        <w:strike/>
                        <w:color w:val="FF0000"/>
                        <w:sz w:val="20"/>
                        <w:szCs w:val="20"/>
                        <w:highlight w:val="yellow"/>
                        <w:rPrChange w:id="3767" w:author="sam sehgal" w:date="2024-12-19T09:51:00Z" w16du:dateUtc="2024-12-18T22:51:00Z">
                          <w:rPr>
                            <w:b/>
                            <w:bCs/>
                            <w:sz w:val="20"/>
                            <w:szCs w:val="20"/>
                          </w:rPr>
                        </w:rPrChange>
                      </w:rPr>
                      <w:delText xml:space="preserve"> </w:delText>
                    </w:r>
                    <w:commentRangeEnd w:id="3764"/>
                    <w:r w:rsidRPr="00F40F03" w:rsidDel="00AA2030">
                      <w:rPr>
                        <w:rStyle w:val="CommentReference"/>
                        <w:rFonts w:cstheme="minorBidi"/>
                        <w:b/>
                        <w:bCs/>
                        <w:strike/>
                        <w:color w:val="FF0000"/>
                        <w:sz w:val="20"/>
                        <w:szCs w:val="20"/>
                        <w:highlight w:val="yellow"/>
                        <w:rPrChange w:id="3768" w:author="sam sehgal" w:date="2024-12-19T09:51:00Z" w16du:dateUtc="2024-12-18T22:51:00Z">
                          <w:rPr>
                            <w:rStyle w:val="CommentReference"/>
                            <w:rFonts w:cstheme="minorBidi"/>
                            <w:b/>
                            <w:bCs/>
                            <w:sz w:val="20"/>
                            <w:szCs w:val="20"/>
                          </w:rPr>
                        </w:rPrChange>
                      </w:rPr>
                      <w:commentReference w:id="3764"/>
                    </w:r>
                    <w:commentRangeEnd w:id="3765"/>
                    <w:r w:rsidRPr="00F40F03" w:rsidDel="00AA2030">
                      <w:rPr>
                        <w:rStyle w:val="CommentReference"/>
                        <w:rFonts w:cstheme="minorBidi"/>
                        <w:b/>
                        <w:bCs/>
                        <w:strike/>
                        <w:color w:val="FF0000"/>
                        <w:sz w:val="20"/>
                        <w:szCs w:val="20"/>
                        <w:highlight w:val="yellow"/>
                        <w:rPrChange w:id="3769" w:author="sam sehgal" w:date="2024-12-19T09:51:00Z" w16du:dateUtc="2024-12-18T22:51:00Z">
                          <w:rPr>
                            <w:rStyle w:val="CommentReference"/>
                            <w:rFonts w:cstheme="minorBidi"/>
                            <w:b/>
                            <w:bCs/>
                            <w:sz w:val="20"/>
                            <w:szCs w:val="20"/>
                          </w:rPr>
                        </w:rPrChange>
                      </w:rPr>
                      <w:commentReference w:id="3765"/>
                    </w:r>
                    <w:commentRangeEnd w:id="3766"/>
                    <w:r w:rsidRPr="00F40F03" w:rsidDel="00AA2030">
                      <w:rPr>
                        <w:rStyle w:val="CommentReference"/>
                        <w:rFonts w:cstheme="minorBidi"/>
                        <w:b/>
                        <w:bCs/>
                        <w:strike/>
                        <w:color w:val="FF0000"/>
                        <w:sz w:val="20"/>
                        <w:szCs w:val="20"/>
                        <w:highlight w:val="yellow"/>
                        <w:rPrChange w:id="3770" w:author="sam sehgal" w:date="2024-12-19T09:51:00Z" w16du:dateUtc="2024-12-18T22:51:00Z">
                          <w:rPr>
                            <w:rStyle w:val="CommentReference"/>
                            <w:rFonts w:cstheme="minorBidi"/>
                            <w:b/>
                            <w:bCs/>
                            <w:sz w:val="20"/>
                            <w:szCs w:val="20"/>
                          </w:rPr>
                        </w:rPrChange>
                      </w:rPr>
                      <w:commentReference w:id="3766"/>
                    </w:r>
                    <w:r w:rsidRPr="00F40F03" w:rsidDel="00AA2030">
                      <w:rPr>
                        <w:b/>
                        <w:bCs/>
                        <w:strike/>
                        <w:color w:val="FF0000"/>
                        <w:sz w:val="20"/>
                        <w:szCs w:val="20"/>
                        <w:highlight w:val="yellow"/>
                        <w:rPrChange w:id="3771" w:author="sam sehgal" w:date="2024-12-19T09:51:00Z" w16du:dateUtc="2024-12-18T22:51:00Z">
                          <w:rPr>
                            <w:b/>
                            <w:bCs/>
                            <w:sz w:val="20"/>
                            <w:szCs w:val="20"/>
                          </w:rPr>
                        </w:rPrChange>
                      </w:rPr>
                      <w:delText>years for fraud or dishonesty; theft or robbery; arson; damage or threatened damage to property; injury or threatened injury to persons; or for drugs or stolen goods</w:delText>
                    </w:r>
                  </w:del>
                </w:p>
                <w:p w14:paraId="44D2173A" w14:textId="4E86F9D9" w:rsidR="00C60E6A" w:rsidRPr="00F40F03" w:rsidDel="00AA2030" w:rsidRDefault="00C60E6A" w:rsidP="00C60E6A">
                  <w:pPr>
                    <w:pStyle w:val="ListParagraph"/>
                    <w:numPr>
                      <w:ilvl w:val="0"/>
                      <w:numId w:val="31"/>
                    </w:numPr>
                    <w:tabs>
                      <w:tab w:val="left" w:pos="774"/>
                    </w:tabs>
                    <w:spacing w:before="80" w:after="80"/>
                    <w:rPr>
                      <w:del w:id="3772" w:author="Sam Sehgal (EXT Idiom)" w:date="2024-12-17T13:41:00Z" w16du:dateUtc="2024-12-17T02:41:00Z"/>
                      <w:b/>
                      <w:bCs/>
                      <w:strike/>
                      <w:color w:val="FF0000"/>
                      <w:sz w:val="20"/>
                      <w:szCs w:val="20"/>
                      <w:highlight w:val="yellow"/>
                      <w:rPrChange w:id="3773" w:author="sam sehgal" w:date="2024-12-19T09:51:00Z" w16du:dateUtc="2024-12-18T22:51:00Z">
                        <w:rPr>
                          <w:del w:id="3774" w:author="Sam Sehgal (EXT Idiom)" w:date="2024-12-17T13:41:00Z" w16du:dateUtc="2024-12-17T02:41:00Z"/>
                          <w:b/>
                          <w:bCs/>
                          <w:sz w:val="20"/>
                          <w:szCs w:val="20"/>
                        </w:rPr>
                      </w:rPrChange>
                    </w:rPr>
                  </w:pPr>
                  <w:del w:id="3775" w:author="Sam Sehgal (EXT Idiom)" w:date="2024-12-17T13:41:00Z" w16du:dateUtc="2024-12-17T02:41:00Z">
                    <w:r w:rsidRPr="00F40F03" w:rsidDel="00AA2030">
                      <w:rPr>
                        <w:b/>
                        <w:bCs/>
                        <w:strike/>
                        <w:color w:val="FF0000"/>
                        <w:sz w:val="20"/>
                        <w:szCs w:val="20"/>
                        <w:highlight w:val="yellow"/>
                        <w:rPrChange w:id="3776" w:author="sam sehgal" w:date="2024-12-19T09:51:00Z" w16du:dateUtc="2024-12-18T22:51:00Z">
                          <w:rPr>
                            <w:b/>
                            <w:bCs/>
                            <w:sz w:val="20"/>
                            <w:szCs w:val="20"/>
                          </w:rPr>
                        </w:rPrChange>
                      </w:rPr>
                      <w:delText>had any insurance declined to renew or cancelled in the last 5 years</w:delText>
                    </w:r>
                  </w:del>
                </w:p>
                <w:p w14:paraId="4AD1F2B9" w14:textId="2B2BD83E" w:rsidR="00C60E6A" w:rsidRPr="00F40F03" w:rsidDel="00AA2030" w:rsidRDefault="00C60E6A" w:rsidP="00C60E6A">
                  <w:pPr>
                    <w:pStyle w:val="TableBodycopy"/>
                    <w:spacing w:line="240" w:lineRule="auto"/>
                    <w:contextualSpacing/>
                    <w:rPr>
                      <w:del w:id="3777" w:author="Sam Sehgal (EXT Idiom)" w:date="2024-12-17T13:41:00Z" w16du:dateUtc="2024-12-17T02:41:00Z"/>
                      <w:b/>
                      <w:bCs/>
                      <w:strike/>
                      <w:color w:val="FF0000"/>
                      <w:highlight w:val="yellow"/>
                      <w:rPrChange w:id="3778" w:author="sam sehgal" w:date="2024-12-19T09:51:00Z" w16du:dateUtc="2024-12-18T22:51:00Z">
                        <w:rPr>
                          <w:del w:id="3779" w:author="Sam Sehgal (EXT Idiom)" w:date="2024-12-17T13:41:00Z" w16du:dateUtc="2024-12-17T02:41:00Z"/>
                          <w:b/>
                          <w:bCs/>
                        </w:rPr>
                      </w:rPrChange>
                    </w:rPr>
                  </w:pPr>
                </w:p>
              </w:tc>
            </w:tr>
          </w:tbl>
          <w:p w14:paraId="6BBE9AB9" w14:textId="77777777" w:rsidR="00C60E6A" w:rsidRPr="00F40F03" w:rsidRDefault="00C60E6A" w:rsidP="00C60E6A">
            <w:pPr>
              <w:pStyle w:val="TableHeading2"/>
              <w:spacing w:line="240" w:lineRule="auto"/>
              <w:rPr>
                <w:b w:val="0"/>
                <w:bCs w:val="0"/>
                <w:color w:val="FF0000"/>
                <w:highlight w:val="yellow"/>
                <w:rPrChange w:id="3780" w:author="sam sehgal" w:date="2024-12-19T09:51:00Z" w16du:dateUtc="2024-12-18T22:51:00Z">
                  <w:rPr>
                    <w:b w:val="0"/>
                    <w:bCs w:val="0"/>
                  </w:rPr>
                </w:rPrChange>
              </w:rPr>
            </w:pPr>
          </w:p>
        </w:tc>
        <w:tc>
          <w:tcPr>
            <w:tcW w:w="1985" w:type="dxa"/>
          </w:tcPr>
          <w:p w14:paraId="4EEC035B" w14:textId="65E21C61" w:rsidR="00C60E6A" w:rsidRPr="00F40F03" w:rsidDel="00AA2030" w:rsidRDefault="00C60E6A" w:rsidP="00C60E6A">
            <w:pPr>
              <w:tabs>
                <w:tab w:val="left" w:pos="774"/>
              </w:tabs>
              <w:contextualSpacing/>
              <w:rPr>
                <w:del w:id="3781" w:author="Sam Sehgal (EXT Idiom)" w:date="2024-12-17T13:41:00Z" w16du:dateUtc="2024-12-17T02:41:00Z"/>
                <w:rFonts w:asciiTheme="minorHAnsi" w:hAnsiTheme="minorHAnsi"/>
                <w:b/>
                <w:bCs/>
                <w:color w:val="FF0000"/>
                <w:sz w:val="20"/>
                <w:szCs w:val="20"/>
                <w:highlight w:val="yellow"/>
                <w:rPrChange w:id="3782" w:author="sam sehgal" w:date="2024-12-19T09:51:00Z" w16du:dateUtc="2024-12-18T22:51:00Z">
                  <w:rPr>
                    <w:del w:id="3783" w:author="Sam Sehgal (EXT Idiom)" w:date="2024-12-17T13:41:00Z" w16du:dateUtc="2024-12-17T02:41:00Z"/>
                    <w:rFonts w:asciiTheme="minorHAnsi" w:hAnsiTheme="minorHAnsi"/>
                    <w:b/>
                    <w:bCs/>
                    <w:sz w:val="20"/>
                    <w:szCs w:val="20"/>
                  </w:rPr>
                </w:rPrChange>
              </w:rPr>
            </w:pPr>
          </w:p>
          <w:p w14:paraId="2BC2E101" w14:textId="6036AD28" w:rsidR="00C60E6A" w:rsidRPr="00F40F03" w:rsidDel="00AA2030" w:rsidRDefault="00C60E6A" w:rsidP="00C60E6A">
            <w:pPr>
              <w:tabs>
                <w:tab w:val="left" w:pos="774"/>
              </w:tabs>
              <w:contextualSpacing/>
              <w:rPr>
                <w:del w:id="3784" w:author="Sam Sehgal (EXT Idiom)" w:date="2024-12-17T13:41:00Z" w16du:dateUtc="2024-12-17T02:41:00Z"/>
                <w:rFonts w:asciiTheme="minorHAnsi" w:hAnsiTheme="minorHAnsi"/>
                <w:b/>
                <w:bCs/>
                <w:color w:val="FF0000"/>
                <w:sz w:val="20"/>
                <w:szCs w:val="20"/>
                <w:highlight w:val="yellow"/>
                <w:rPrChange w:id="3785" w:author="sam sehgal" w:date="2024-12-19T09:51:00Z" w16du:dateUtc="2024-12-18T22:51:00Z">
                  <w:rPr>
                    <w:del w:id="3786" w:author="Sam Sehgal (EXT Idiom)" w:date="2024-12-17T13:41:00Z" w16du:dateUtc="2024-12-17T02:41:00Z"/>
                    <w:rFonts w:asciiTheme="minorHAnsi" w:hAnsiTheme="minorHAnsi"/>
                    <w:b/>
                    <w:bCs/>
                    <w:sz w:val="20"/>
                    <w:szCs w:val="20"/>
                  </w:rPr>
                </w:rPrChange>
              </w:rPr>
            </w:pPr>
            <w:del w:id="3787" w:author="Sam Sehgal (EXT Idiom)" w:date="2024-12-17T13:41:00Z" w16du:dateUtc="2024-12-17T02:41:00Z">
              <w:r w:rsidRPr="00F40F03" w:rsidDel="00AA2030">
                <w:rPr>
                  <w:rFonts w:asciiTheme="minorHAnsi" w:hAnsiTheme="minorHAnsi"/>
                  <w:b/>
                  <w:bCs/>
                  <w:color w:val="FF0000"/>
                  <w:sz w:val="20"/>
                  <w:szCs w:val="20"/>
                  <w:highlight w:val="yellow"/>
                  <w:rPrChange w:id="3788" w:author="sam sehgal" w:date="2024-12-19T09:51:00Z" w16du:dateUtc="2024-12-18T22:51:00Z">
                    <w:rPr>
                      <w:rFonts w:asciiTheme="minorHAnsi" w:hAnsiTheme="minorHAnsi"/>
                      <w:b/>
                      <w:bCs/>
                      <w:sz w:val="20"/>
                      <w:szCs w:val="20"/>
                    </w:rPr>
                  </w:rPrChange>
                </w:rPr>
                <w:delText xml:space="preserve">IF </w:delText>
              </w:r>
              <w:r w:rsidRPr="00F40F03" w:rsidDel="00AA2030">
                <w:rPr>
                  <w:rFonts w:asciiTheme="minorHAnsi" w:hAnsiTheme="minorHAnsi"/>
                  <w:color w:val="FF0000"/>
                  <w:sz w:val="20"/>
                  <w:szCs w:val="20"/>
                  <w:highlight w:val="yellow"/>
                  <w:rPrChange w:id="3789" w:author="sam sehgal" w:date="2024-12-19T09:51:00Z" w16du:dateUtc="2024-12-18T22:51:00Z">
                    <w:rPr>
                      <w:rFonts w:asciiTheme="minorHAnsi" w:hAnsiTheme="minorHAnsi"/>
                      <w:sz w:val="20"/>
                      <w:szCs w:val="20"/>
                    </w:rPr>
                  </w:rPrChange>
                </w:rPr>
                <w:delText>&lt;ProductCode&gt;  = “Home”</w:delText>
              </w:r>
              <w:r w:rsidRPr="00F40F03" w:rsidDel="00AA2030">
                <w:rPr>
                  <w:rFonts w:asciiTheme="minorHAnsi" w:hAnsiTheme="minorHAnsi"/>
                  <w:b/>
                  <w:bCs/>
                  <w:color w:val="FF0000"/>
                  <w:sz w:val="20"/>
                  <w:szCs w:val="20"/>
                  <w:highlight w:val="yellow"/>
                  <w:rPrChange w:id="3790" w:author="sam sehgal" w:date="2024-12-19T09:51:00Z" w16du:dateUtc="2024-12-18T22:51:00Z">
                    <w:rPr>
                      <w:rFonts w:asciiTheme="minorHAnsi" w:hAnsiTheme="minorHAnsi"/>
                      <w:b/>
                      <w:bCs/>
                      <w:sz w:val="20"/>
                      <w:szCs w:val="20"/>
                    </w:rPr>
                  </w:rPrChange>
                </w:rPr>
                <w:delText xml:space="preserve"> </w:delText>
              </w:r>
            </w:del>
          </w:p>
          <w:p w14:paraId="51CE198B" w14:textId="39F4EC50" w:rsidR="00C60E6A" w:rsidRPr="00F40F03" w:rsidDel="00AA2030" w:rsidRDefault="00C60E6A" w:rsidP="00C60E6A">
            <w:pPr>
              <w:tabs>
                <w:tab w:val="left" w:pos="774"/>
              </w:tabs>
              <w:contextualSpacing/>
              <w:rPr>
                <w:del w:id="3791" w:author="Sam Sehgal (EXT Idiom)" w:date="2024-12-17T13:41:00Z" w16du:dateUtc="2024-12-17T02:41:00Z"/>
                <w:rFonts w:asciiTheme="minorHAnsi" w:hAnsiTheme="minorHAnsi"/>
                <w:b/>
                <w:bCs/>
                <w:color w:val="FF0000"/>
                <w:sz w:val="20"/>
                <w:szCs w:val="20"/>
                <w:highlight w:val="yellow"/>
                <w:rPrChange w:id="3792" w:author="sam sehgal" w:date="2024-12-19T09:51:00Z" w16du:dateUtc="2024-12-18T22:51:00Z">
                  <w:rPr>
                    <w:del w:id="3793" w:author="Sam Sehgal (EXT Idiom)" w:date="2024-12-17T13:41:00Z" w16du:dateUtc="2024-12-17T02:41:00Z"/>
                    <w:rFonts w:asciiTheme="minorHAnsi" w:hAnsiTheme="minorHAnsi"/>
                    <w:b/>
                    <w:bCs/>
                    <w:sz w:val="20"/>
                    <w:szCs w:val="20"/>
                  </w:rPr>
                </w:rPrChange>
              </w:rPr>
            </w:pPr>
            <w:del w:id="3794" w:author="Sam Sehgal (EXT Idiom)" w:date="2024-12-17T13:41:00Z" w16du:dateUtc="2024-12-17T02:41:00Z">
              <w:r w:rsidRPr="00F40F03" w:rsidDel="00AA2030">
                <w:rPr>
                  <w:rFonts w:asciiTheme="minorHAnsi" w:hAnsiTheme="minorHAnsi"/>
                  <w:b/>
                  <w:bCs/>
                  <w:color w:val="FF0000"/>
                  <w:sz w:val="20"/>
                  <w:szCs w:val="20"/>
                  <w:highlight w:val="yellow"/>
                  <w:rPrChange w:id="3795" w:author="sam sehgal" w:date="2024-12-19T09:51:00Z" w16du:dateUtc="2024-12-18T22:51:00Z">
                    <w:rPr>
                      <w:rFonts w:asciiTheme="minorHAnsi" w:hAnsiTheme="minorHAnsi"/>
                      <w:b/>
                      <w:bCs/>
                      <w:sz w:val="20"/>
                      <w:szCs w:val="20"/>
                    </w:rPr>
                  </w:rPrChange>
                </w:rPr>
                <w:delText>AND</w:delText>
              </w:r>
            </w:del>
          </w:p>
          <w:p w14:paraId="3C1ADCD2" w14:textId="0868F1C7" w:rsidR="00C60E6A" w:rsidRPr="00F40F03" w:rsidDel="00AA2030" w:rsidRDefault="00C60E6A" w:rsidP="00C60E6A">
            <w:pPr>
              <w:tabs>
                <w:tab w:val="left" w:pos="1800"/>
              </w:tabs>
              <w:rPr>
                <w:ins w:id="3796" w:author="sam sehgal" w:date="2024-10-14T15:08:00Z" w16du:dateUtc="2024-10-14T04:08:00Z"/>
                <w:del w:id="3797" w:author="Sam Sehgal (EXT Idiom)" w:date="2024-12-17T13:41:00Z" w16du:dateUtc="2024-12-17T02:41:00Z"/>
                <w:rFonts w:ascii="Calibri" w:hAnsi="Calibri" w:cs="Calibri"/>
                <w:color w:val="FF0000"/>
                <w:sz w:val="20"/>
                <w:szCs w:val="20"/>
                <w:highlight w:val="yellow"/>
                <w:rPrChange w:id="3798" w:author="sam sehgal" w:date="2024-12-19T09:51:00Z" w16du:dateUtc="2024-12-18T22:51:00Z">
                  <w:rPr>
                    <w:ins w:id="3799" w:author="sam sehgal" w:date="2024-10-14T15:08:00Z" w16du:dateUtc="2024-10-14T04:08:00Z"/>
                    <w:del w:id="3800" w:author="Sam Sehgal (EXT Idiom)" w:date="2024-12-17T13:41:00Z" w16du:dateUtc="2024-12-17T02:41:00Z"/>
                    <w:rFonts w:ascii="Calibri" w:hAnsi="Calibri" w:cs="Calibri"/>
                    <w:color w:val="000000" w:themeColor="text1"/>
                    <w:sz w:val="20"/>
                    <w:szCs w:val="20"/>
                  </w:rPr>
                </w:rPrChange>
              </w:rPr>
            </w:pPr>
            <w:ins w:id="3801" w:author="sam sehgal" w:date="2024-10-14T15:08:00Z" w16du:dateUtc="2024-10-14T04:08:00Z">
              <w:del w:id="3802" w:author="Sam Sehgal (EXT Idiom)" w:date="2024-12-17T13:41:00Z" w16du:dateUtc="2024-12-17T02:41:00Z">
                <w:r w:rsidRPr="00F40F03" w:rsidDel="00AA2030">
                  <w:rPr>
                    <w:rFonts w:ascii="Calibri" w:hAnsi="Calibri" w:cs="Calibri"/>
                    <w:color w:val="FF0000"/>
                    <w:sz w:val="20"/>
                    <w:szCs w:val="20"/>
                    <w:highlight w:val="yellow"/>
                    <w:rPrChange w:id="3803" w:author="sam sehgal" w:date="2024-12-19T09:51:00Z" w16du:dateUtc="2024-12-18T22:51:00Z">
                      <w:rPr>
                        <w:rFonts w:ascii="Calibri" w:hAnsi="Calibri" w:cs="Calibri"/>
                        <w:color w:val="000000" w:themeColor="text1"/>
                        <w:sz w:val="20"/>
                        <w:szCs w:val="20"/>
                      </w:rPr>
                    </w:rPrChange>
                  </w:rPr>
                  <w:delText>IF</w:delText>
                </w:r>
              </w:del>
            </w:ins>
          </w:p>
          <w:p w14:paraId="6D9642C5" w14:textId="2E273382" w:rsidR="00C60E6A" w:rsidRPr="00F40F03" w:rsidDel="00AA2030" w:rsidRDefault="00C60E6A" w:rsidP="00C60E6A">
            <w:pPr>
              <w:tabs>
                <w:tab w:val="left" w:pos="1800"/>
              </w:tabs>
              <w:rPr>
                <w:ins w:id="3804" w:author="sam sehgal" w:date="2024-10-14T15:08:00Z" w16du:dateUtc="2024-10-14T04:08:00Z"/>
                <w:del w:id="3805" w:author="Sam Sehgal (EXT Idiom)" w:date="2024-12-17T13:41:00Z" w16du:dateUtc="2024-12-17T02:41:00Z"/>
                <w:rFonts w:ascii="Calibri" w:hAnsi="Calibri" w:cs="Calibri"/>
                <w:color w:val="FF0000"/>
                <w:sz w:val="20"/>
                <w:szCs w:val="20"/>
                <w:highlight w:val="yellow"/>
                <w:rPrChange w:id="3806" w:author="sam sehgal" w:date="2024-12-19T09:51:00Z" w16du:dateUtc="2024-12-18T22:51:00Z">
                  <w:rPr>
                    <w:ins w:id="3807" w:author="sam sehgal" w:date="2024-10-14T15:08:00Z" w16du:dateUtc="2024-10-14T04:08:00Z"/>
                    <w:del w:id="3808" w:author="Sam Sehgal (EXT Idiom)" w:date="2024-12-17T13:41:00Z" w16du:dateUtc="2024-12-17T02:41:00Z"/>
                    <w:rFonts w:ascii="Calibri" w:hAnsi="Calibri" w:cs="Calibri"/>
                    <w:color w:val="000000" w:themeColor="text1"/>
                    <w:sz w:val="20"/>
                    <w:szCs w:val="20"/>
                  </w:rPr>
                </w:rPrChange>
              </w:rPr>
            </w:pPr>
            <w:ins w:id="3809" w:author="sam sehgal" w:date="2024-10-14T15:08:00Z" w16du:dateUtc="2024-10-14T04:08:00Z">
              <w:del w:id="3810" w:author="Sam Sehgal (EXT Idiom)" w:date="2024-12-17T13:41:00Z" w16du:dateUtc="2024-12-17T02:41:00Z">
                <w:r w:rsidRPr="00F40F03" w:rsidDel="00AA2030">
                  <w:rPr>
                    <w:rFonts w:ascii="Calibri" w:hAnsi="Calibri" w:cs="Calibri"/>
                    <w:color w:val="FF0000"/>
                    <w:sz w:val="20"/>
                    <w:szCs w:val="20"/>
                    <w:highlight w:val="yellow"/>
                    <w:rPrChange w:id="3811" w:author="sam sehgal" w:date="2024-12-19T09:51:00Z" w16du:dateUtc="2024-12-18T22:51:00Z">
                      <w:rPr>
                        <w:rFonts w:ascii="Calibri" w:hAnsi="Calibri" w:cs="Calibri"/>
                        <w:color w:val="000000" w:themeColor="text1"/>
                        <w:sz w:val="20"/>
                        <w:szCs w:val="20"/>
                      </w:rPr>
                    </w:rPrChange>
                  </w:rPr>
                  <w:delText>&lt;</w:delText>
                </w:r>
              </w:del>
              <w:del w:id="3812" w:author="Sam Sehgal (EXT Idiom)" w:date="2024-10-23T14:03:00Z" w16du:dateUtc="2024-10-23T03:03:00Z">
                <w:r w:rsidRPr="00F40F03" w:rsidDel="00984D5A">
                  <w:rPr>
                    <w:rFonts w:ascii="Calibri" w:hAnsi="Calibri" w:cs="Calibri"/>
                    <w:color w:val="FF0000"/>
                    <w:sz w:val="20"/>
                    <w:szCs w:val="20"/>
                    <w:highlight w:val="yellow"/>
                    <w:rPrChange w:id="3813" w:author="sam sehgal" w:date="2024-12-19T09:51:00Z" w16du:dateUtc="2024-12-18T22:51:00Z">
                      <w:rPr>
                        <w:rFonts w:ascii="Calibri" w:hAnsi="Calibri" w:cs="Calibri"/>
                        <w:color w:val="000000" w:themeColor="text1"/>
                        <w:sz w:val="20"/>
                        <w:szCs w:val="20"/>
                      </w:rPr>
                    </w:rPrChange>
                  </w:rPr>
                  <w:delText>HasFraudDishonestyCode</w:delText>
                </w:r>
              </w:del>
              <w:del w:id="3814" w:author="Sam Sehgal (EXT Idiom)" w:date="2024-12-17T13:41:00Z" w16du:dateUtc="2024-12-17T02:41:00Z">
                <w:r w:rsidRPr="00F40F03" w:rsidDel="00AA2030">
                  <w:rPr>
                    <w:rFonts w:ascii="Calibri" w:hAnsi="Calibri" w:cs="Calibri"/>
                    <w:color w:val="FF0000"/>
                    <w:sz w:val="20"/>
                    <w:szCs w:val="20"/>
                    <w:highlight w:val="yellow"/>
                    <w:rPrChange w:id="3815" w:author="sam sehgal" w:date="2024-12-19T09:51:00Z" w16du:dateUtc="2024-12-18T22:51:00Z">
                      <w:rPr>
                        <w:rFonts w:ascii="Calibri" w:hAnsi="Calibri" w:cs="Calibri"/>
                        <w:color w:val="000000" w:themeColor="text1"/>
                        <w:sz w:val="20"/>
                        <w:szCs w:val="20"/>
                      </w:rPr>
                    </w:rPrChange>
                  </w:rPr>
                  <w:delText>&gt; = “1|ClaimDeniedTrue”</w:delText>
                </w:r>
              </w:del>
            </w:ins>
          </w:p>
          <w:p w14:paraId="388C81A5" w14:textId="4188D98F" w:rsidR="00C60E6A" w:rsidRPr="00F40F03" w:rsidDel="00AA2030" w:rsidRDefault="00C60E6A" w:rsidP="00C60E6A">
            <w:pPr>
              <w:tabs>
                <w:tab w:val="left" w:pos="1800"/>
              </w:tabs>
              <w:rPr>
                <w:ins w:id="3816" w:author="sam sehgal" w:date="2024-10-14T15:08:00Z" w16du:dateUtc="2024-10-14T04:08:00Z"/>
                <w:del w:id="3817" w:author="Sam Sehgal (EXT Idiom)" w:date="2024-12-17T13:41:00Z" w16du:dateUtc="2024-12-17T02:41:00Z"/>
                <w:rFonts w:ascii="Calibri" w:hAnsi="Calibri" w:cs="Calibri"/>
                <w:color w:val="FF0000"/>
                <w:sz w:val="20"/>
                <w:szCs w:val="20"/>
                <w:highlight w:val="yellow"/>
                <w:rPrChange w:id="3818" w:author="sam sehgal" w:date="2024-12-19T09:51:00Z" w16du:dateUtc="2024-12-18T22:51:00Z">
                  <w:rPr>
                    <w:ins w:id="3819" w:author="sam sehgal" w:date="2024-10-14T15:08:00Z" w16du:dateUtc="2024-10-14T04:08:00Z"/>
                    <w:del w:id="3820" w:author="Sam Sehgal (EXT Idiom)" w:date="2024-12-17T13:41:00Z" w16du:dateUtc="2024-12-17T02:41:00Z"/>
                    <w:rFonts w:ascii="Calibri" w:hAnsi="Calibri" w:cs="Calibri"/>
                    <w:color w:val="000000" w:themeColor="text1"/>
                    <w:sz w:val="20"/>
                    <w:szCs w:val="20"/>
                  </w:rPr>
                </w:rPrChange>
              </w:rPr>
            </w:pPr>
            <w:ins w:id="3821" w:author="sam sehgal" w:date="2024-10-14T15:08:00Z" w16du:dateUtc="2024-10-14T04:08:00Z">
              <w:del w:id="3822" w:author="Sam Sehgal (EXT Idiom)" w:date="2024-12-17T13:41:00Z" w16du:dateUtc="2024-12-17T02:41:00Z">
                <w:r w:rsidRPr="00F40F03" w:rsidDel="00AA2030">
                  <w:rPr>
                    <w:rFonts w:ascii="Calibri" w:hAnsi="Calibri" w:cs="Calibri"/>
                    <w:b/>
                    <w:bCs/>
                    <w:color w:val="FF0000"/>
                    <w:sz w:val="20"/>
                    <w:szCs w:val="20"/>
                    <w:highlight w:val="yellow"/>
                    <w:rPrChange w:id="3823" w:author="sam sehgal" w:date="2024-12-19T09:51:00Z" w16du:dateUtc="2024-12-18T22:51:00Z">
                      <w:rPr>
                        <w:rFonts w:ascii="Calibri" w:hAnsi="Calibri" w:cs="Calibri"/>
                        <w:b/>
                        <w:bCs/>
                        <w:color w:val="000000" w:themeColor="text1"/>
                        <w:sz w:val="20"/>
                        <w:szCs w:val="20"/>
                      </w:rPr>
                    </w:rPrChange>
                  </w:rPr>
                  <w:delText>THEN</w:delText>
                </w:r>
                <w:r w:rsidRPr="00F40F03" w:rsidDel="00AA2030">
                  <w:rPr>
                    <w:rFonts w:ascii="Calibri" w:hAnsi="Calibri" w:cs="Calibri"/>
                    <w:color w:val="FF0000"/>
                    <w:sz w:val="20"/>
                    <w:szCs w:val="20"/>
                    <w:highlight w:val="yellow"/>
                    <w:rPrChange w:id="3824" w:author="sam sehgal" w:date="2024-12-19T09:51:00Z" w16du:dateUtc="2024-12-18T22:51:00Z">
                      <w:rPr>
                        <w:rFonts w:ascii="Calibri" w:hAnsi="Calibri" w:cs="Calibri"/>
                        <w:color w:val="000000" w:themeColor="text1"/>
                        <w:sz w:val="20"/>
                        <w:szCs w:val="20"/>
                      </w:rPr>
                    </w:rPrChange>
                  </w:rPr>
                  <w:delText xml:space="preserve"> display</w:delText>
                </w:r>
              </w:del>
            </w:ins>
          </w:p>
          <w:p w14:paraId="01565702" w14:textId="6E076320" w:rsidR="00C60E6A" w:rsidRPr="00F40F03" w:rsidDel="00AA2030" w:rsidRDefault="00C60E6A" w:rsidP="00C60E6A">
            <w:pPr>
              <w:tabs>
                <w:tab w:val="left" w:pos="1800"/>
              </w:tabs>
              <w:rPr>
                <w:ins w:id="3825" w:author="sam sehgal" w:date="2024-10-14T15:08:00Z" w16du:dateUtc="2024-10-14T04:08:00Z"/>
                <w:del w:id="3826" w:author="Sam Sehgal (EXT Idiom)" w:date="2024-12-17T13:41:00Z" w16du:dateUtc="2024-12-17T02:41:00Z"/>
                <w:rFonts w:ascii="Calibri" w:hAnsi="Calibri" w:cs="Calibri"/>
                <w:b/>
                <w:bCs/>
                <w:color w:val="FF0000"/>
                <w:sz w:val="20"/>
                <w:szCs w:val="20"/>
                <w:highlight w:val="yellow"/>
                <w:rPrChange w:id="3827" w:author="sam sehgal" w:date="2024-12-19T09:51:00Z" w16du:dateUtc="2024-12-18T22:51:00Z">
                  <w:rPr>
                    <w:ins w:id="3828" w:author="sam sehgal" w:date="2024-10-14T15:08:00Z" w16du:dateUtc="2024-10-14T04:08:00Z"/>
                    <w:del w:id="3829" w:author="Sam Sehgal (EXT Idiom)" w:date="2024-12-17T13:41:00Z" w16du:dateUtc="2024-12-17T02:41:00Z"/>
                    <w:rFonts w:ascii="Calibri" w:hAnsi="Calibri" w:cs="Calibri"/>
                    <w:b/>
                    <w:bCs/>
                    <w:color w:val="000000" w:themeColor="text1"/>
                    <w:sz w:val="20"/>
                    <w:szCs w:val="20"/>
                  </w:rPr>
                </w:rPrChange>
              </w:rPr>
            </w:pPr>
            <w:ins w:id="3830" w:author="sam sehgal" w:date="2024-10-14T15:08:00Z" w16du:dateUtc="2024-10-14T04:08:00Z">
              <w:del w:id="3831" w:author="Sam Sehgal (EXT Idiom)" w:date="2024-12-17T13:41:00Z" w16du:dateUtc="2024-12-17T02:41:00Z">
                <w:r w:rsidRPr="00F40F03" w:rsidDel="00AA2030">
                  <w:rPr>
                    <w:rFonts w:ascii="Calibri" w:hAnsi="Calibri" w:cs="Calibri"/>
                    <w:b/>
                    <w:bCs/>
                    <w:color w:val="FF0000"/>
                    <w:sz w:val="20"/>
                    <w:szCs w:val="20"/>
                    <w:highlight w:val="yellow"/>
                    <w:rPrChange w:id="3832" w:author="sam sehgal" w:date="2024-12-19T09:51:00Z" w16du:dateUtc="2024-12-18T22:51:00Z">
                      <w:rPr>
                        <w:rFonts w:ascii="Calibri" w:hAnsi="Calibri" w:cs="Calibri"/>
                        <w:b/>
                        <w:bCs/>
                        <w:color w:val="000000" w:themeColor="text1"/>
                        <w:sz w:val="20"/>
                        <w:szCs w:val="20"/>
                      </w:rPr>
                    </w:rPrChange>
                  </w:rPr>
                  <w:delText>ELSE</w:delText>
                </w:r>
              </w:del>
            </w:ins>
          </w:p>
          <w:p w14:paraId="0D36713A" w14:textId="2C72B498" w:rsidR="00C60E6A" w:rsidRPr="00F40F03" w:rsidDel="00AA2030" w:rsidRDefault="00C60E6A" w:rsidP="00C60E6A">
            <w:pPr>
              <w:tabs>
                <w:tab w:val="left" w:pos="774"/>
              </w:tabs>
              <w:contextualSpacing/>
              <w:rPr>
                <w:del w:id="3833" w:author="Sam Sehgal (EXT Idiom)" w:date="2024-12-17T13:41:00Z" w16du:dateUtc="2024-12-17T02:41:00Z"/>
                <w:rFonts w:asciiTheme="minorHAnsi" w:hAnsiTheme="minorHAnsi"/>
                <w:b/>
                <w:bCs/>
                <w:color w:val="FF0000"/>
                <w:sz w:val="20"/>
                <w:szCs w:val="20"/>
                <w:highlight w:val="yellow"/>
                <w:rPrChange w:id="3834" w:author="sam sehgal" w:date="2024-12-19T09:51:00Z" w16du:dateUtc="2024-12-18T22:51:00Z">
                  <w:rPr>
                    <w:del w:id="3835" w:author="Sam Sehgal (EXT Idiom)" w:date="2024-12-17T13:41:00Z" w16du:dateUtc="2024-12-17T02:41:00Z"/>
                    <w:rFonts w:asciiTheme="minorHAnsi" w:hAnsiTheme="minorHAnsi"/>
                    <w:b/>
                    <w:bCs/>
                    <w:sz w:val="20"/>
                    <w:szCs w:val="20"/>
                  </w:rPr>
                </w:rPrChange>
              </w:rPr>
            </w:pPr>
          </w:p>
          <w:p w14:paraId="58F28BA8" w14:textId="1DB251F9" w:rsidR="00C60E6A" w:rsidRPr="00F40F03" w:rsidDel="00AA2030" w:rsidRDefault="00C60E6A" w:rsidP="00C60E6A">
            <w:pPr>
              <w:tabs>
                <w:tab w:val="left" w:pos="774"/>
              </w:tabs>
              <w:contextualSpacing/>
              <w:rPr>
                <w:ins w:id="3836" w:author="sam sehgal" w:date="2024-10-14T15:36:00Z" w16du:dateUtc="2024-10-14T04:36:00Z"/>
                <w:del w:id="3837" w:author="Sam Sehgal (EXT Idiom)" w:date="2024-12-17T13:41:00Z" w16du:dateUtc="2024-12-17T02:41:00Z"/>
                <w:rFonts w:asciiTheme="minorHAnsi" w:hAnsiTheme="minorHAnsi"/>
                <w:b/>
                <w:bCs/>
                <w:color w:val="FF0000"/>
                <w:sz w:val="20"/>
                <w:szCs w:val="20"/>
                <w:highlight w:val="yellow"/>
                <w:u w:val="single"/>
                <w:rPrChange w:id="3838" w:author="sam sehgal" w:date="2024-12-19T09:51:00Z" w16du:dateUtc="2024-12-18T22:51:00Z">
                  <w:rPr>
                    <w:ins w:id="3839" w:author="sam sehgal" w:date="2024-10-14T15:36:00Z" w16du:dateUtc="2024-10-14T04:36:00Z"/>
                    <w:del w:id="3840" w:author="Sam Sehgal (EXT Idiom)" w:date="2024-12-17T13:41:00Z" w16du:dateUtc="2024-12-17T02:41:00Z"/>
                    <w:rFonts w:asciiTheme="minorHAnsi" w:hAnsiTheme="minorHAnsi"/>
                    <w:b/>
                    <w:bCs/>
                    <w:sz w:val="20"/>
                    <w:szCs w:val="20"/>
                    <w:highlight w:val="cyan"/>
                    <w:u w:val="single"/>
                  </w:rPr>
                </w:rPrChange>
              </w:rPr>
            </w:pPr>
            <w:ins w:id="3841" w:author="sam sehgal" w:date="2024-10-14T15:36:00Z" w16du:dateUtc="2024-10-14T04:36:00Z">
              <w:del w:id="3842" w:author="Sam Sehgal (EXT Idiom)" w:date="2024-12-17T13:41:00Z" w16du:dateUtc="2024-12-17T02:41:00Z">
                <w:r w:rsidRPr="00F40F03" w:rsidDel="00AA2030">
                  <w:rPr>
                    <w:rFonts w:asciiTheme="minorHAnsi" w:hAnsiTheme="minorHAnsi"/>
                    <w:b/>
                    <w:bCs/>
                    <w:color w:val="FF0000"/>
                    <w:sz w:val="20"/>
                    <w:szCs w:val="20"/>
                    <w:highlight w:val="yellow"/>
                    <w:u w:val="single"/>
                    <w:rPrChange w:id="3843" w:author="sam sehgal" w:date="2024-12-19T09:51:00Z" w16du:dateUtc="2024-12-18T22:51:00Z">
                      <w:rPr>
                        <w:rFonts w:asciiTheme="minorHAnsi" w:hAnsiTheme="minorHAnsi"/>
                        <w:b/>
                        <w:bCs/>
                        <w:sz w:val="20"/>
                        <w:szCs w:val="20"/>
                        <w:highlight w:val="cyan"/>
                        <w:u w:val="single"/>
                      </w:rPr>
                    </w:rPrChange>
                  </w:rPr>
                  <w:delText>Column 1 logic:</w:delText>
                </w:r>
              </w:del>
            </w:ins>
          </w:p>
          <w:p w14:paraId="6BE48B0A" w14:textId="5CFF8D1B" w:rsidR="00C60E6A" w:rsidRPr="00F40F03" w:rsidDel="00AA2030" w:rsidRDefault="00C60E6A" w:rsidP="00C60E6A">
            <w:pPr>
              <w:tabs>
                <w:tab w:val="left" w:pos="774"/>
              </w:tabs>
              <w:contextualSpacing/>
              <w:rPr>
                <w:ins w:id="3844" w:author="sam sehgal" w:date="2024-10-14T15:36:00Z" w16du:dateUtc="2024-10-14T04:36:00Z"/>
                <w:del w:id="3845" w:author="Sam Sehgal (EXT Idiom)" w:date="2024-12-17T13:41:00Z" w16du:dateUtc="2024-12-17T02:41:00Z"/>
                <w:rFonts w:asciiTheme="minorHAnsi" w:hAnsiTheme="minorHAnsi"/>
                <w:b/>
                <w:bCs/>
                <w:color w:val="FF0000"/>
                <w:sz w:val="20"/>
                <w:szCs w:val="20"/>
                <w:highlight w:val="yellow"/>
                <w:rPrChange w:id="3846" w:author="sam sehgal" w:date="2024-12-19T09:51:00Z" w16du:dateUtc="2024-12-18T22:51:00Z">
                  <w:rPr>
                    <w:ins w:id="3847" w:author="sam sehgal" w:date="2024-10-14T15:36:00Z" w16du:dateUtc="2024-10-14T04:36:00Z"/>
                    <w:del w:id="3848" w:author="Sam Sehgal (EXT Idiom)" w:date="2024-12-17T13:41:00Z" w16du:dateUtc="2024-12-17T02:41:00Z"/>
                    <w:rFonts w:asciiTheme="minorHAnsi" w:hAnsiTheme="minorHAnsi"/>
                    <w:b/>
                    <w:bCs/>
                    <w:sz w:val="20"/>
                    <w:szCs w:val="20"/>
                    <w:highlight w:val="cyan"/>
                  </w:rPr>
                </w:rPrChange>
              </w:rPr>
            </w:pPr>
          </w:p>
          <w:p w14:paraId="39B6E4C3" w14:textId="5581326A" w:rsidR="00C60E6A" w:rsidRPr="00F40F03" w:rsidDel="00AA2030" w:rsidRDefault="00C60E6A" w:rsidP="00C60E6A">
            <w:pPr>
              <w:tabs>
                <w:tab w:val="left" w:pos="774"/>
              </w:tabs>
              <w:contextualSpacing/>
              <w:rPr>
                <w:ins w:id="3849" w:author="sam sehgal" w:date="2024-10-14T15:36:00Z" w16du:dateUtc="2024-10-14T04:36:00Z"/>
                <w:del w:id="3850" w:author="Sam Sehgal (EXT Idiom)" w:date="2024-12-17T13:41:00Z" w16du:dateUtc="2024-12-17T02:41:00Z"/>
                <w:rFonts w:asciiTheme="minorHAnsi" w:hAnsiTheme="minorHAnsi"/>
                <w:b/>
                <w:bCs/>
                <w:color w:val="FF0000"/>
                <w:sz w:val="20"/>
                <w:szCs w:val="20"/>
                <w:highlight w:val="yellow"/>
                <w:rPrChange w:id="3851" w:author="sam sehgal" w:date="2024-12-19T09:51:00Z" w16du:dateUtc="2024-12-18T22:51:00Z">
                  <w:rPr>
                    <w:ins w:id="3852" w:author="sam sehgal" w:date="2024-10-14T15:36:00Z" w16du:dateUtc="2024-10-14T04:36:00Z"/>
                    <w:del w:id="3853" w:author="Sam Sehgal (EXT Idiom)" w:date="2024-12-17T13:41:00Z" w16du:dateUtc="2024-12-17T02:41:00Z"/>
                    <w:rFonts w:asciiTheme="minorHAnsi" w:hAnsiTheme="minorHAnsi"/>
                    <w:b/>
                    <w:bCs/>
                    <w:sz w:val="20"/>
                    <w:szCs w:val="20"/>
                    <w:highlight w:val="cyan"/>
                  </w:rPr>
                </w:rPrChange>
              </w:rPr>
            </w:pPr>
            <w:ins w:id="3854" w:author="sam sehgal" w:date="2024-10-14T15:36:00Z" w16du:dateUtc="2024-10-14T04:36:00Z">
              <w:del w:id="3855" w:author="Sam Sehgal (EXT Idiom)" w:date="2024-12-17T13:41:00Z" w16du:dateUtc="2024-12-17T02:41:00Z">
                <w:r w:rsidRPr="00F40F03" w:rsidDel="00AA2030">
                  <w:rPr>
                    <w:rFonts w:asciiTheme="minorHAnsi" w:hAnsiTheme="minorHAnsi"/>
                    <w:b/>
                    <w:bCs/>
                    <w:color w:val="FF0000"/>
                    <w:sz w:val="20"/>
                    <w:szCs w:val="20"/>
                    <w:highlight w:val="yellow"/>
                    <w:rPrChange w:id="3856" w:author="sam sehgal" w:date="2024-12-19T09:51:00Z" w16du:dateUtc="2024-12-18T22:51:00Z">
                      <w:rPr>
                        <w:rFonts w:asciiTheme="minorHAnsi" w:hAnsiTheme="minorHAnsi"/>
                        <w:b/>
                        <w:bCs/>
                        <w:sz w:val="20"/>
                        <w:szCs w:val="20"/>
                        <w:highlight w:val="cyan"/>
                      </w:rPr>
                    </w:rPrChange>
                  </w:rPr>
                  <w:delText xml:space="preserve">IF’ If &lt;IsMigration&gt; = ‘1’ then DISPLAY </w:delText>
                </w:r>
              </w:del>
            </w:ins>
          </w:p>
          <w:p w14:paraId="3872D67F" w14:textId="5877F482" w:rsidR="00C60E6A" w:rsidRPr="00F40F03" w:rsidDel="00AA2030" w:rsidRDefault="00C60E6A" w:rsidP="00C60E6A">
            <w:pPr>
              <w:tabs>
                <w:tab w:val="left" w:pos="774"/>
              </w:tabs>
              <w:contextualSpacing/>
              <w:rPr>
                <w:ins w:id="3857" w:author="sam sehgal" w:date="2024-10-14T15:36:00Z" w16du:dateUtc="2024-10-14T04:36:00Z"/>
                <w:del w:id="3858" w:author="Sam Sehgal (EXT Idiom)" w:date="2024-12-17T13:41:00Z" w16du:dateUtc="2024-12-17T02:41:00Z"/>
                <w:rFonts w:asciiTheme="minorHAnsi" w:hAnsiTheme="minorHAnsi"/>
                <w:b/>
                <w:bCs/>
                <w:color w:val="FF0000"/>
                <w:sz w:val="20"/>
                <w:szCs w:val="20"/>
                <w:highlight w:val="yellow"/>
                <w:rPrChange w:id="3859" w:author="sam sehgal" w:date="2024-12-19T09:51:00Z" w16du:dateUtc="2024-12-18T22:51:00Z">
                  <w:rPr>
                    <w:ins w:id="3860" w:author="sam sehgal" w:date="2024-10-14T15:36:00Z" w16du:dateUtc="2024-10-14T04:36:00Z"/>
                    <w:del w:id="3861" w:author="Sam Sehgal (EXT Idiom)" w:date="2024-12-17T13:41:00Z" w16du:dateUtc="2024-12-17T02:41:00Z"/>
                    <w:rFonts w:asciiTheme="minorHAnsi" w:hAnsiTheme="minorHAnsi"/>
                    <w:b/>
                    <w:bCs/>
                    <w:sz w:val="20"/>
                    <w:szCs w:val="20"/>
                    <w:highlight w:val="cyan"/>
                  </w:rPr>
                </w:rPrChange>
              </w:rPr>
            </w:pPr>
          </w:p>
          <w:p w14:paraId="289B8ED2" w14:textId="4C442D19" w:rsidR="00C60E6A" w:rsidRPr="00F40F03" w:rsidDel="00AA2030" w:rsidRDefault="00C60E6A" w:rsidP="00C60E6A">
            <w:pPr>
              <w:tabs>
                <w:tab w:val="left" w:pos="774"/>
              </w:tabs>
              <w:contextualSpacing/>
              <w:rPr>
                <w:ins w:id="3862" w:author="sam sehgal" w:date="2024-10-14T15:36:00Z" w16du:dateUtc="2024-10-14T04:36:00Z"/>
                <w:del w:id="3863" w:author="Sam Sehgal (EXT Idiom)" w:date="2024-12-17T13:41:00Z" w16du:dateUtc="2024-12-17T02:41:00Z"/>
                <w:rFonts w:asciiTheme="minorHAnsi" w:hAnsiTheme="minorHAnsi"/>
                <w:b/>
                <w:bCs/>
                <w:color w:val="FF0000"/>
                <w:sz w:val="20"/>
                <w:szCs w:val="20"/>
                <w:highlight w:val="yellow"/>
                <w:rPrChange w:id="3864" w:author="sam sehgal" w:date="2024-12-19T09:51:00Z" w16du:dateUtc="2024-12-18T22:51:00Z">
                  <w:rPr>
                    <w:ins w:id="3865" w:author="sam sehgal" w:date="2024-10-14T15:36:00Z" w16du:dateUtc="2024-10-14T04:36:00Z"/>
                    <w:del w:id="3866" w:author="Sam Sehgal (EXT Idiom)" w:date="2024-12-17T13:41:00Z" w16du:dateUtc="2024-12-17T02:41:00Z"/>
                    <w:rFonts w:asciiTheme="minorHAnsi" w:hAnsiTheme="minorHAnsi"/>
                    <w:b/>
                    <w:bCs/>
                    <w:sz w:val="20"/>
                    <w:szCs w:val="20"/>
                    <w:highlight w:val="cyan"/>
                  </w:rPr>
                </w:rPrChange>
              </w:rPr>
            </w:pPr>
            <w:ins w:id="3867" w:author="sam sehgal" w:date="2024-10-14T15:36:00Z" w16du:dateUtc="2024-10-14T04:36:00Z">
              <w:del w:id="3868" w:author="Sam Sehgal (EXT Idiom)" w:date="2024-12-17T13:41:00Z" w16du:dateUtc="2024-12-17T02:41:00Z">
                <w:r w:rsidRPr="00F40F03" w:rsidDel="00AA2030">
                  <w:rPr>
                    <w:rFonts w:asciiTheme="minorHAnsi" w:hAnsiTheme="minorHAnsi"/>
                    <w:b/>
                    <w:bCs/>
                    <w:color w:val="FF0000"/>
                    <w:sz w:val="20"/>
                    <w:szCs w:val="20"/>
                    <w:highlight w:val="yellow"/>
                    <w:rPrChange w:id="3869" w:author="sam sehgal" w:date="2024-12-19T09:51:00Z" w16du:dateUtc="2024-12-18T22:51:00Z">
                      <w:rPr>
                        <w:rFonts w:asciiTheme="minorHAnsi" w:hAnsiTheme="minorHAnsi"/>
                        <w:b/>
                        <w:bCs/>
                        <w:sz w:val="20"/>
                        <w:szCs w:val="20"/>
                        <w:highlight w:val="cyan"/>
                      </w:rPr>
                    </w:rPrChange>
                  </w:rPr>
                  <w:delText>“</w:delText>
                </w:r>
                <w:r w:rsidRPr="00F40F03" w:rsidDel="00AA2030">
                  <w:rPr>
                    <w:rFonts w:asciiTheme="minorHAnsi" w:hAnsiTheme="minorHAnsi"/>
                    <w:color w:val="FF0000"/>
                    <w:sz w:val="20"/>
                    <w:szCs w:val="20"/>
                    <w:highlight w:val="yellow"/>
                    <w:rPrChange w:id="3870" w:author="sam sehgal" w:date="2024-12-19T09:51:00Z" w16du:dateUtc="2024-12-18T22:51:00Z">
                      <w:rPr>
                        <w:rFonts w:asciiTheme="minorHAnsi" w:hAnsiTheme="minorHAnsi"/>
                        <w:sz w:val="20"/>
                        <w:szCs w:val="20"/>
                        <w:highlight w:val="cyan"/>
                      </w:rPr>
                    </w:rPrChange>
                  </w:rPr>
                  <w:delText>We understand that in your previous policy terms  policyholders, their partners (legal or de-facto) or any family member living at the insured address:</w:delText>
                </w:r>
                <w:commentRangeStart w:id="3871"/>
                <w:r w:rsidRPr="00F40F03" w:rsidDel="00AA2030">
                  <w:rPr>
                    <w:rFonts w:asciiTheme="minorHAnsi" w:hAnsiTheme="minorHAnsi"/>
                    <w:color w:val="FF0000"/>
                    <w:sz w:val="20"/>
                    <w:szCs w:val="20"/>
                    <w:highlight w:val="yellow"/>
                    <w:rPrChange w:id="3872" w:author="sam sehgal" w:date="2024-12-19T09:51:00Z" w16du:dateUtc="2024-12-18T22:51:00Z">
                      <w:rPr>
                        <w:rFonts w:asciiTheme="minorHAnsi" w:hAnsiTheme="minorHAnsi"/>
                        <w:sz w:val="20"/>
                        <w:szCs w:val="20"/>
                        <w:highlight w:val="cyan"/>
                      </w:rPr>
                    </w:rPrChange>
                  </w:rPr>
                  <w:delText>”</w:delText>
                </w:r>
                <w:commentRangeEnd w:id="3871"/>
                <w:r w:rsidRPr="00F40F03" w:rsidDel="00AA2030">
                  <w:rPr>
                    <w:rStyle w:val="CommentReference"/>
                    <w:rFonts w:asciiTheme="minorHAnsi" w:hAnsiTheme="minorHAnsi" w:cstheme="minorBidi"/>
                    <w:b/>
                    <w:bCs/>
                    <w:color w:val="FF0000"/>
                    <w:sz w:val="20"/>
                    <w:szCs w:val="20"/>
                    <w:highlight w:val="yellow"/>
                    <w:rPrChange w:id="3873" w:author="sam sehgal" w:date="2024-12-19T09:51:00Z" w16du:dateUtc="2024-12-18T22:51:00Z">
                      <w:rPr>
                        <w:rStyle w:val="CommentReference"/>
                        <w:rFonts w:asciiTheme="minorHAnsi" w:hAnsiTheme="minorHAnsi" w:cstheme="minorBidi"/>
                        <w:b/>
                        <w:bCs/>
                        <w:sz w:val="20"/>
                        <w:szCs w:val="20"/>
                        <w:highlight w:val="cyan"/>
                      </w:rPr>
                    </w:rPrChange>
                  </w:rPr>
                  <w:commentReference w:id="3871"/>
                </w:r>
              </w:del>
            </w:ins>
          </w:p>
          <w:p w14:paraId="0573817F" w14:textId="313FB421" w:rsidR="00C60E6A" w:rsidRPr="00F40F03" w:rsidDel="00AA2030" w:rsidRDefault="00C60E6A" w:rsidP="00C60E6A">
            <w:pPr>
              <w:tabs>
                <w:tab w:val="left" w:pos="774"/>
              </w:tabs>
              <w:contextualSpacing/>
              <w:rPr>
                <w:del w:id="3874" w:author="Sam Sehgal (EXT Idiom)" w:date="2024-12-17T13:41:00Z" w16du:dateUtc="2024-12-17T02:41:00Z"/>
                <w:rFonts w:asciiTheme="minorHAnsi" w:hAnsiTheme="minorHAnsi"/>
                <w:b/>
                <w:bCs/>
                <w:color w:val="FF0000"/>
                <w:sz w:val="20"/>
                <w:szCs w:val="20"/>
                <w:highlight w:val="yellow"/>
                <w:u w:val="single"/>
                <w:rPrChange w:id="3875" w:author="sam sehgal" w:date="2024-12-19T09:51:00Z" w16du:dateUtc="2024-12-18T22:51:00Z">
                  <w:rPr>
                    <w:del w:id="3876" w:author="Sam Sehgal (EXT Idiom)" w:date="2024-12-17T13:41:00Z" w16du:dateUtc="2024-12-17T02:41:00Z"/>
                    <w:rFonts w:asciiTheme="minorHAnsi" w:hAnsiTheme="minorHAnsi"/>
                    <w:b/>
                    <w:bCs/>
                    <w:sz w:val="20"/>
                    <w:szCs w:val="20"/>
                    <w:u w:val="single"/>
                  </w:rPr>
                </w:rPrChange>
              </w:rPr>
            </w:pPr>
            <w:del w:id="3877" w:author="Sam Sehgal (EXT Idiom)" w:date="2024-12-17T13:41:00Z" w16du:dateUtc="2024-12-17T02:41:00Z">
              <w:r w:rsidRPr="00F40F03" w:rsidDel="00AA2030">
                <w:rPr>
                  <w:rFonts w:asciiTheme="minorHAnsi" w:hAnsiTheme="minorHAnsi"/>
                  <w:b/>
                  <w:bCs/>
                  <w:color w:val="FF0000"/>
                  <w:sz w:val="20"/>
                  <w:szCs w:val="20"/>
                  <w:highlight w:val="yellow"/>
                  <w:u w:val="single"/>
                  <w:rPrChange w:id="3878" w:author="sam sehgal" w:date="2024-12-19T09:51:00Z" w16du:dateUtc="2024-12-18T22:51:00Z">
                    <w:rPr>
                      <w:rFonts w:asciiTheme="minorHAnsi" w:hAnsiTheme="minorHAnsi"/>
                      <w:b/>
                      <w:bCs/>
                      <w:sz w:val="20"/>
                      <w:szCs w:val="20"/>
                      <w:u w:val="single"/>
                    </w:rPr>
                  </w:rPrChange>
                </w:rPr>
                <w:delText>Column 1 logic:</w:delText>
              </w:r>
            </w:del>
          </w:p>
          <w:p w14:paraId="330395C0" w14:textId="73EE3452" w:rsidR="00C60E6A" w:rsidRPr="00F40F03" w:rsidDel="00AA2030" w:rsidRDefault="00C60E6A" w:rsidP="00C60E6A">
            <w:pPr>
              <w:tabs>
                <w:tab w:val="left" w:pos="774"/>
              </w:tabs>
              <w:contextualSpacing/>
              <w:rPr>
                <w:del w:id="3879" w:author="Sam Sehgal (EXT Idiom)" w:date="2024-12-17T13:41:00Z" w16du:dateUtc="2024-12-17T02:41:00Z"/>
                <w:rFonts w:asciiTheme="minorHAnsi" w:hAnsiTheme="minorHAnsi"/>
                <w:b/>
                <w:bCs/>
                <w:color w:val="FF0000"/>
                <w:sz w:val="20"/>
                <w:szCs w:val="20"/>
                <w:highlight w:val="yellow"/>
                <w:rPrChange w:id="3880" w:author="sam sehgal" w:date="2024-12-19T09:51:00Z" w16du:dateUtc="2024-12-18T22:51:00Z">
                  <w:rPr>
                    <w:del w:id="3881" w:author="Sam Sehgal (EXT Idiom)" w:date="2024-12-17T13:41:00Z" w16du:dateUtc="2024-12-17T02:41:00Z"/>
                    <w:rFonts w:asciiTheme="minorHAnsi" w:hAnsiTheme="minorHAnsi"/>
                    <w:b/>
                    <w:bCs/>
                    <w:sz w:val="20"/>
                    <w:szCs w:val="20"/>
                  </w:rPr>
                </w:rPrChange>
              </w:rPr>
            </w:pPr>
          </w:p>
          <w:p w14:paraId="4A94DE27" w14:textId="60D46FEA" w:rsidR="00C60E6A" w:rsidRPr="00F40F03" w:rsidDel="00AA2030" w:rsidRDefault="00C60E6A" w:rsidP="00C60E6A">
            <w:pPr>
              <w:tabs>
                <w:tab w:val="left" w:pos="774"/>
              </w:tabs>
              <w:contextualSpacing/>
              <w:rPr>
                <w:del w:id="3882" w:author="Sam Sehgal (EXT Idiom)" w:date="2024-12-17T13:41:00Z" w16du:dateUtc="2024-12-17T02:41:00Z"/>
                <w:rFonts w:asciiTheme="minorHAnsi" w:hAnsiTheme="minorHAnsi"/>
                <w:b/>
                <w:bCs/>
                <w:color w:val="FF0000"/>
                <w:sz w:val="20"/>
                <w:szCs w:val="20"/>
                <w:highlight w:val="yellow"/>
                <w:rPrChange w:id="3883" w:author="sam sehgal" w:date="2024-12-19T09:51:00Z" w16du:dateUtc="2024-12-18T22:51:00Z">
                  <w:rPr>
                    <w:del w:id="3884" w:author="Sam Sehgal (EXT Idiom)" w:date="2024-12-17T13:41:00Z" w16du:dateUtc="2024-12-17T02:41:00Z"/>
                    <w:rFonts w:asciiTheme="minorHAnsi" w:hAnsiTheme="minorHAnsi"/>
                    <w:b/>
                    <w:bCs/>
                    <w:sz w:val="20"/>
                    <w:szCs w:val="20"/>
                  </w:rPr>
                </w:rPrChange>
              </w:rPr>
            </w:pPr>
            <w:del w:id="3885" w:author="Sam Sehgal (EXT Idiom)" w:date="2024-12-17T13:41:00Z" w16du:dateUtc="2024-12-17T02:41:00Z">
              <w:r w:rsidRPr="00F40F03" w:rsidDel="00AA2030">
                <w:rPr>
                  <w:rFonts w:asciiTheme="minorHAnsi" w:hAnsiTheme="minorHAnsi"/>
                  <w:b/>
                  <w:bCs/>
                  <w:color w:val="FF0000"/>
                  <w:sz w:val="20"/>
                  <w:szCs w:val="20"/>
                  <w:highlight w:val="yellow"/>
                  <w:rPrChange w:id="3886" w:author="sam sehgal" w:date="2024-12-19T09:51:00Z" w16du:dateUtc="2024-12-18T22:51:00Z">
                    <w:rPr>
                      <w:rFonts w:asciiTheme="minorHAnsi" w:hAnsiTheme="minorHAnsi"/>
                      <w:b/>
                      <w:bCs/>
                      <w:sz w:val="20"/>
                      <w:szCs w:val="20"/>
                    </w:rPr>
                  </w:rPrChange>
                </w:rPr>
                <w:delText xml:space="preserve">If &lt;IsMigration&gt; = ‘0’ then DISPLAY </w:delText>
              </w:r>
            </w:del>
          </w:p>
          <w:p w14:paraId="5FA594D8" w14:textId="63B59312" w:rsidR="00C60E6A" w:rsidRPr="00F40F03" w:rsidDel="00AA2030" w:rsidRDefault="00C60E6A" w:rsidP="00C60E6A">
            <w:pPr>
              <w:tabs>
                <w:tab w:val="left" w:pos="774"/>
              </w:tabs>
              <w:contextualSpacing/>
              <w:rPr>
                <w:del w:id="3887" w:author="Sam Sehgal (EXT Idiom)" w:date="2024-12-17T13:41:00Z" w16du:dateUtc="2024-12-17T02:41:00Z"/>
                <w:rFonts w:asciiTheme="minorHAnsi" w:hAnsiTheme="minorHAnsi"/>
                <w:color w:val="FF0000"/>
                <w:sz w:val="20"/>
                <w:szCs w:val="20"/>
                <w:highlight w:val="yellow"/>
                <w:rPrChange w:id="3888" w:author="sam sehgal" w:date="2024-12-19T09:51:00Z" w16du:dateUtc="2024-12-18T22:51:00Z">
                  <w:rPr>
                    <w:del w:id="3889" w:author="Sam Sehgal (EXT Idiom)" w:date="2024-12-17T13:41:00Z" w16du:dateUtc="2024-12-17T02:41:00Z"/>
                    <w:rFonts w:asciiTheme="minorHAnsi" w:hAnsiTheme="minorHAnsi"/>
                    <w:sz w:val="20"/>
                    <w:szCs w:val="20"/>
                  </w:rPr>
                </w:rPrChange>
              </w:rPr>
            </w:pPr>
            <w:del w:id="3890" w:author="Sam Sehgal (EXT Idiom)" w:date="2024-12-17T13:41:00Z" w16du:dateUtc="2024-12-17T02:41:00Z">
              <w:r w:rsidRPr="00F40F03" w:rsidDel="00AA2030">
                <w:rPr>
                  <w:rFonts w:asciiTheme="minorHAnsi" w:hAnsiTheme="minorHAnsi"/>
                  <w:color w:val="FF0000"/>
                  <w:sz w:val="20"/>
                  <w:szCs w:val="20"/>
                  <w:highlight w:val="yellow"/>
                  <w:rPrChange w:id="3891" w:author="sam sehgal" w:date="2024-12-19T09:51:00Z" w16du:dateUtc="2024-12-18T22:51:00Z">
                    <w:rPr>
                      <w:rFonts w:asciiTheme="minorHAnsi" w:hAnsiTheme="minorHAnsi"/>
                      <w:sz w:val="20"/>
                      <w:szCs w:val="20"/>
                    </w:rPr>
                  </w:rPrChange>
                </w:rPr>
                <w:delText>“</w:delText>
              </w:r>
              <w:commentRangeStart w:id="3892"/>
              <w:commentRangeStart w:id="3893"/>
              <w:r w:rsidRPr="00F40F03" w:rsidDel="00AA2030">
                <w:rPr>
                  <w:rFonts w:asciiTheme="minorHAnsi" w:hAnsiTheme="minorHAnsi"/>
                  <w:color w:val="FF0000"/>
                  <w:sz w:val="20"/>
                  <w:szCs w:val="20"/>
                  <w:highlight w:val="yellow"/>
                  <w:rPrChange w:id="3894" w:author="sam sehgal" w:date="2024-12-19T09:51:00Z" w16du:dateUtc="2024-12-18T22:51:00Z">
                    <w:rPr>
                      <w:rFonts w:asciiTheme="minorHAnsi" w:hAnsiTheme="minorHAnsi"/>
                      <w:sz w:val="20"/>
                      <w:szCs w:val="20"/>
                    </w:rPr>
                  </w:rPrChange>
                </w:rPr>
                <w:delText>You have told us that all policyholders, their partners (legal or de-facto) or any family member living at the insured address have not:</w:delText>
              </w:r>
              <w:commentRangeEnd w:id="3892"/>
              <w:r w:rsidRPr="00F40F03" w:rsidDel="00AA2030">
                <w:rPr>
                  <w:rStyle w:val="CommentReference"/>
                  <w:rFonts w:asciiTheme="minorHAnsi" w:hAnsiTheme="minorHAnsi" w:cstheme="minorBidi"/>
                  <w:color w:val="FF0000"/>
                  <w:sz w:val="20"/>
                  <w:szCs w:val="20"/>
                  <w:highlight w:val="yellow"/>
                  <w:rPrChange w:id="3895" w:author="sam sehgal" w:date="2024-12-19T09:51:00Z" w16du:dateUtc="2024-12-18T22:51:00Z">
                    <w:rPr>
                      <w:rStyle w:val="CommentReference"/>
                      <w:rFonts w:asciiTheme="minorHAnsi" w:hAnsiTheme="minorHAnsi" w:cstheme="minorBidi"/>
                      <w:sz w:val="20"/>
                      <w:szCs w:val="20"/>
                    </w:rPr>
                  </w:rPrChange>
                </w:rPr>
                <w:commentReference w:id="3892"/>
              </w:r>
              <w:commentRangeEnd w:id="3893"/>
              <w:r w:rsidRPr="00F40F03" w:rsidDel="00AA2030">
                <w:rPr>
                  <w:rStyle w:val="CommentReference"/>
                  <w:rFonts w:asciiTheme="minorHAnsi" w:hAnsiTheme="minorHAnsi" w:cstheme="minorBidi"/>
                  <w:color w:val="FF0000"/>
                  <w:sz w:val="20"/>
                  <w:szCs w:val="20"/>
                  <w:highlight w:val="yellow"/>
                  <w:rPrChange w:id="3896" w:author="sam sehgal" w:date="2024-12-19T09:51:00Z" w16du:dateUtc="2024-12-18T22:51:00Z">
                    <w:rPr>
                      <w:rStyle w:val="CommentReference"/>
                      <w:rFonts w:asciiTheme="minorHAnsi" w:hAnsiTheme="minorHAnsi" w:cstheme="minorBidi"/>
                      <w:sz w:val="20"/>
                      <w:szCs w:val="20"/>
                    </w:rPr>
                  </w:rPrChange>
                </w:rPr>
                <w:commentReference w:id="3893"/>
              </w:r>
              <w:r w:rsidRPr="00F40F03" w:rsidDel="00AA2030">
                <w:rPr>
                  <w:rFonts w:asciiTheme="minorHAnsi" w:hAnsiTheme="minorHAnsi"/>
                  <w:color w:val="FF0000"/>
                  <w:sz w:val="20"/>
                  <w:szCs w:val="20"/>
                  <w:highlight w:val="yellow"/>
                  <w:rPrChange w:id="3897" w:author="sam sehgal" w:date="2024-12-19T09:51:00Z" w16du:dateUtc="2024-12-18T22:51:00Z">
                    <w:rPr>
                      <w:rFonts w:asciiTheme="minorHAnsi" w:hAnsiTheme="minorHAnsi"/>
                      <w:sz w:val="20"/>
                      <w:szCs w:val="20"/>
                    </w:rPr>
                  </w:rPrChange>
                </w:rPr>
                <w:delText>”</w:delText>
              </w:r>
            </w:del>
          </w:p>
          <w:p w14:paraId="4553B1C1" w14:textId="47D7F4CD" w:rsidR="00C60E6A" w:rsidRPr="00F40F03" w:rsidDel="00AA2030" w:rsidRDefault="00C60E6A" w:rsidP="00C60E6A">
            <w:pPr>
              <w:tabs>
                <w:tab w:val="left" w:pos="774"/>
              </w:tabs>
              <w:contextualSpacing/>
              <w:rPr>
                <w:del w:id="3898" w:author="Sam Sehgal (EXT Idiom)" w:date="2024-12-17T13:41:00Z" w16du:dateUtc="2024-12-17T02:41:00Z"/>
                <w:rFonts w:asciiTheme="minorHAnsi" w:hAnsiTheme="minorHAnsi"/>
                <w:color w:val="FF0000"/>
                <w:sz w:val="20"/>
                <w:szCs w:val="20"/>
                <w:highlight w:val="yellow"/>
                <w:rPrChange w:id="3899" w:author="sam sehgal" w:date="2024-12-19T09:51:00Z" w16du:dateUtc="2024-12-18T22:51:00Z">
                  <w:rPr>
                    <w:del w:id="3900" w:author="Sam Sehgal (EXT Idiom)" w:date="2024-12-17T13:41:00Z" w16du:dateUtc="2024-12-17T02:41:00Z"/>
                    <w:rFonts w:asciiTheme="minorHAnsi" w:hAnsiTheme="minorHAnsi"/>
                    <w:sz w:val="20"/>
                    <w:szCs w:val="20"/>
                  </w:rPr>
                </w:rPrChange>
              </w:rPr>
            </w:pPr>
          </w:p>
          <w:p w14:paraId="2F302EE0" w14:textId="56AA1CF5" w:rsidR="00C60E6A" w:rsidRPr="00F40F03" w:rsidDel="00AA2030" w:rsidRDefault="00C60E6A" w:rsidP="00C60E6A">
            <w:pPr>
              <w:tabs>
                <w:tab w:val="left" w:pos="774"/>
              </w:tabs>
              <w:contextualSpacing/>
              <w:rPr>
                <w:del w:id="3901" w:author="Sam Sehgal (EXT Idiom)" w:date="2024-12-17T13:41:00Z" w16du:dateUtc="2024-12-17T02:41:00Z"/>
                <w:rFonts w:asciiTheme="minorHAnsi" w:hAnsiTheme="minorHAnsi"/>
                <w:b/>
                <w:bCs/>
                <w:color w:val="FF0000"/>
                <w:sz w:val="20"/>
                <w:szCs w:val="20"/>
                <w:highlight w:val="yellow"/>
                <w:rPrChange w:id="3902" w:author="sam sehgal" w:date="2024-12-19T09:51:00Z" w16du:dateUtc="2024-12-18T22:51:00Z">
                  <w:rPr>
                    <w:del w:id="3903" w:author="Sam Sehgal (EXT Idiom)" w:date="2024-12-17T13:41:00Z" w16du:dateUtc="2024-12-17T02:41:00Z"/>
                    <w:rFonts w:asciiTheme="minorHAnsi" w:hAnsiTheme="minorHAnsi"/>
                    <w:b/>
                    <w:bCs/>
                    <w:sz w:val="20"/>
                    <w:szCs w:val="20"/>
                  </w:rPr>
                </w:rPrChange>
              </w:rPr>
            </w:pPr>
            <w:del w:id="3904" w:author="Sam Sehgal (EXT Idiom)" w:date="2024-12-17T13:41:00Z" w16du:dateUtc="2024-12-17T02:41:00Z">
              <w:r w:rsidRPr="00F40F03" w:rsidDel="00AA2030">
                <w:rPr>
                  <w:rFonts w:asciiTheme="minorHAnsi" w:hAnsiTheme="minorHAnsi"/>
                  <w:b/>
                  <w:bCs/>
                  <w:color w:val="FF0000"/>
                  <w:sz w:val="20"/>
                  <w:szCs w:val="20"/>
                  <w:highlight w:val="yellow"/>
                  <w:rPrChange w:id="3905" w:author="sam sehgal" w:date="2024-12-19T09:51:00Z" w16du:dateUtc="2024-12-18T22:51:00Z">
                    <w:rPr>
                      <w:rFonts w:asciiTheme="minorHAnsi" w:hAnsiTheme="minorHAnsi"/>
                      <w:b/>
                      <w:bCs/>
                      <w:sz w:val="20"/>
                      <w:szCs w:val="20"/>
                    </w:rPr>
                  </w:rPrChange>
                </w:rPr>
                <w:delText xml:space="preserve">ELSEIF’ If &lt;IsMigration&gt; = ‘1’ then DISPLAY </w:delText>
              </w:r>
            </w:del>
          </w:p>
          <w:p w14:paraId="09B50F71" w14:textId="5725B859" w:rsidR="00C60E6A" w:rsidRPr="00F40F03" w:rsidDel="00AA2030" w:rsidRDefault="00C60E6A" w:rsidP="00C60E6A">
            <w:pPr>
              <w:tabs>
                <w:tab w:val="left" w:pos="774"/>
              </w:tabs>
              <w:contextualSpacing/>
              <w:rPr>
                <w:del w:id="3906" w:author="Sam Sehgal (EXT Idiom)" w:date="2024-12-17T13:41:00Z" w16du:dateUtc="2024-12-17T02:41:00Z"/>
                <w:rFonts w:asciiTheme="minorHAnsi" w:hAnsiTheme="minorHAnsi"/>
                <w:b/>
                <w:bCs/>
                <w:color w:val="FF0000"/>
                <w:sz w:val="20"/>
                <w:szCs w:val="20"/>
                <w:highlight w:val="yellow"/>
                <w:rPrChange w:id="3907" w:author="sam sehgal" w:date="2024-12-19T09:51:00Z" w16du:dateUtc="2024-12-18T22:51:00Z">
                  <w:rPr>
                    <w:del w:id="3908" w:author="Sam Sehgal (EXT Idiom)" w:date="2024-12-17T13:41:00Z" w16du:dateUtc="2024-12-17T02:41:00Z"/>
                    <w:rFonts w:asciiTheme="minorHAnsi" w:hAnsiTheme="minorHAnsi"/>
                    <w:b/>
                    <w:bCs/>
                    <w:sz w:val="20"/>
                    <w:szCs w:val="20"/>
                  </w:rPr>
                </w:rPrChange>
              </w:rPr>
            </w:pPr>
          </w:p>
          <w:p w14:paraId="0A42954F" w14:textId="0597DFA8" w:rsidR="00C60E6A" w:rsidRPr="00F40F03" w:rsidRDefault="00C60E6A" w:rsidP="00C60E6A">
            <w:pPr>
              <w:tabs>
                <w:tab w:val="left" w:pos="774"/>
              </w:tabs>
              <w:contextualSpacing/>
              <w:rPr>
                <w:rFonts w:asciiTheme="minorHAnsi" w:hAnsiTheme="minorHAnsi"/>
                <w:b/>
                <w:bCs/>
                <w:color w:val="FF0000"/>
                <w:sz w:val="20"/>
                <w:szCs w:val="20"/>
                <w:highlight w:val="yellow"/>
                <w:rPrChange w:id="3909" w:author="sam sehgal" w:date="2024-12-19T09:51:00Z" w16du:dateUtc="2024-12-18T22:51:00Z">
                  <w:rPr>
                    <w:rFonts w:asciiTheme="minorHAnsi" w:hAnsiTheme="minorHAnsi"/>
                    <w:b/>
                    <w:bCs/>
                    <w:sz w:val="20"/>
                    <w:szCs w:val="20"/>
                  </w:rPr>
                </w:rPrChange>
              </w:rPr>
            </w:pPr>
            <w:del w:id="3910" w:author="Sam Sehgal (EXT Idiom)" w:date="2024-12-17T13:41:00Z" w16du:dateUtc="2024-12-17T02:41:00Z">
              <w:r w:rsidRPr="00F40F03" w:rsidDel="00AA2030">
                <w:rPr>
                  <w:rFonts w:asciiTheme="minorHAnsi" w:hAnsiTheme="minorHAnsi"/>
                  <w:b/>
                  <w:bCs/>
                  <w:color w:val="FF0000"/>
                  <w:sz w:val="20"/>
                  <w:szCs w:val="20"/>
                  <w:highlight w:val="yellow"/>
                  <w:rPrChange w:id="3911" w:author="sam sehgal" w:date="2024-12-19T09:51:00Z" w16du:dateUtc="2024-12-18T22:51:00Z">
                    <w:rPr>
                      <w:rFonts w:asciiTheme="minorHAnsi" w:hAnsiTheme="minorHAnsi"/>
                      <w:b/>
                      <w:bCs/>
                      <w:sz w:val="20"/>
                      <w:szCs w:val="20"/>
                    </w:rPr>
                  </w:rPrChange>
                </w:rPr>
                <w:delText>“</w:delText>
              </w:r>
              <w:r w:rsidRPr="00F40F03" w:rsidDel="00AA2030">
                <w:rPr>
                  <w:rFonts w:asciiTheme="minorHAnsi" w:hAnsiTheme="minorHAnsi"/>
                  <w:color w:val="FF0000"/>
                  <w:sz w:val="20"/>
                  <w:szCs w:val="20"/>
                  <w:highlight w:val="yellow"/>
                  <w:rPrChange w:id="3912" w:author="sam sehgal" w:date="2024-12-19T09:51:00Z" w16du:dateUtc="2024-12-18T22:51:00Z">
                    <w:rPr>
                      <w:rFonts w:asciiTheme="minorHAnsi" w:hAnsiTheme="minorHAnsi"/>
                      <w:sz w:val="20"/>
                      <w:szCs w:val="20"/>
                    </w:rPr>
                  </w:rPrChange>
                </w:rPr>
                <w:delText>We understand that in your previous policy terms all policyholders, their partners (legal or de-facto) or any family member living at the insured address have not:”</w:delText>
              </w:r>
            </w:del>
          </w:p>
        </w:tc>
        <w:tc>
          <w:tcPr>
            <w:tcW w:w="1701" w:type="dxa"/>
          </w:tcPr>
          <w:p w14:paraId="1AD243C9" w14:textId="5D20B005" w:rsidR="00C60E6A" w:rsidRPr="00F40F03" w:rsidDel="00AA2030" w:rsidRDefault="00C60E6A" w:rsidP="00C60E6A">
            <w:pPr>
              <w:spacing w:after="120"/>
              <w:rPr>
                <w:del w:id="3913" w:author="Sam Sehgal (EXT Idiom)" w:date="2024-12-17T13:41:00Z" w16du:dateUtc="2024-12-17T02:41:00Z"/>
                <w:rFonts w:asciiTheme="minorHAnsi" w:hAnsiTheme="minorHAnsi" w:cstheme="minorHAnsi"/>
                <w:color w:val="FF0000"/>
                <w:sz w:val="20"/>
                <w:szCs w:val="20"/>
                <w:highlight w:val="yellow"/>
                <w:rPrChange w:id="3914" w:author="sam sehgal" w:date="2024-12-19T09:51:00Z" w16du:dateUtc="2024-12-18T22:51:00Z">
                  <w:rPr>
                    <w:del w:id="3915" w:author="Sam Sehgal (EXT Idiom)" w:date="2024-12-17T13:41:00Z" w16du:dateUtc="2024-12-17T02:41:00Z"/>
                    <w:rFonts w:asciiTheme="minorHAnsi" w:hAnsiTheme="minorHAnsi" w:cstheme="minorHAnsi"/>
                    <w:color w:val="000000"/>
                    <w:sz w:val="20"/>
                    <w:szCs w:val="20"/>
                  </w:rPr>
                </w:rPrChange>
              </w:rPr>
            </w:pPr>
            <w:del w:id="3916" w:author="Sam Sehgal (EXT Idiom)" w:date="2024-12-17T13:41:00Z" w16du:dateUtc="2024-12-17T02:41:00Z">
              <w:r w:rsidRPr="00F40F03" w:rsidDel="00AA2030">
                <w:rPr>
                  <w:rFonts w:asciiTheme="minorHAnsi" w:hAnsiTheme="minorHAnsi" w:cstheme="minorHAnsi"/>
                  <w:color w:val="FF0000"/>
                  <w:sz w:val="20"/>
                  <w:szCs w:val="20"/>
                  <w:highlight w:val="yellow"/>
                  <w:rPrChange w:id="3917" w:author="sam sehgal" w:date="2024-12-19T09:51:00Z" w16du:dateUtc="2024-12-18T22:51:00Z">
                    <w:rPr>
                      <w:rFonts w:asciiTheme="minorHAnsi" w:hAnsiTheme="minorHAnsi" w:cstheme="minorHAnsi"/>
                      <w:color w:val="000000"/>
                      <w:sz w:val="20"/>
                      <w:szCs w:val="20"/>
                    </w:rPr>
                  </w:rPrChange>
                </w:rPr>
                <w:lastRenderedPageBreak/>
                <w:delText>Column 1 text:</w:delText>
              </w:r>
            </w:del>
          </w:p>
          <w:p w14:paraId="0F7F3D94" w14:textId="06386EC2" w:rsidR="00C60E6A" w:rsidRPr="00F40F03" w:rsidDel="00AA2030" w:rsidRDefault="00C60E6A" w:rsidP="00C60E6A">
            <w:pPr>
              <w:spacing w:after="120"/>
              <w:rPr>
                <w:del w:id="3918" w:author="Sam Sehgal (EXT Idiom)" w:date="2024-12-17T13:41:00Z" w16du:dateUtc="2024-12-17T02:41:00Z"/>
                <w:rFonts w:asciiTheme="minorHAnsi" w:hAnsiTheme="minorHAnsi" w:cstheme="minorHAnsi"/>
                <w:color w:val="FF0000"/>
                <w:sz w:val="20"/>
                <w:szCs w:val="20"/>
                <w:highlight w:val="yellow"/>
                <w:rPrChange w:id="3919" w:author="sam sehgal" w:date="2024-12-19T09:51:00Z" w16du:dateUtc="2024-12-18T22:51:00Z">
                  <w:rPr>
                    <w:del w:id="3920" w:author="Sam Sehgal (EXT Idiom)" w:date="2024-12-17T13:41:00Z" w16du:dateUtc="2024-12-17T02:41:00Z"/>
                    <w:rFonts w:asciiTheme="minorHAnsi" w:hAnsiTheme="minorHAnsi" w:cstheme="minorHAnsi"/>
                    <w:color w:val="000000"/>
                    <w:sz w:val="20"/>
                    <w:szCs w:val="20"/>
                  </w:rPr>
                </w:rPrChange>
              </w:rPr>
            </w:pPr>
            <w:del w:id="3921" w:author="Sam Sehgal (EXT Idiom)" w:date="2024-12-17T13:41:00Z" w16du:dateUtc="2024-12-17T02:41:00Z">
              <w:r w:rsidRPr="00F40F03" w:rsidDel="00AA2030">
                <w:rPr>
                  <w:rFonts w:asciiTheme="minorHAnsi" w:hAnsiTheme="minorHAnsi" w:cstheme="minorHAnsi"/>
                  <w:color w:val="FF0000"/>
                  <w:sz w:val="20"/>
                  <w:szCs w:val="20"/>
                  <w:highlight w:val="yellow"/>
                  <w:rPrChange w:id="3922" w:author="sam sehgal" w:date="2024-12-19T09:51:00Z" w16du:dateUtc="2024-12-18T22:51:00Z">
                    <w:rPr>
                      <w:rFonts w:asciiTheme="minorHAnsi" w:hAnsiTheme="minorHAnsi" w:cstheme="minorHAnsi"/>
                      <w:color w:val="000000"/>
                      <w:sz w:val="20"/>
                      <w:szCs w:val="20"/>
                    </w:rPr>
                  </w:rPrChange>
                </w:rPr>
                <w:delText xml:space="preserve">Bodycopy_COI </w:delText>
              </w:r>
            </w:del>
          </w:p>
          <w:p w14:paraId="1F6A1C27" w14:textId="47BEECBB" w:rsidR="00C60E6A" w:rsidRPr="00F40F03" w:rsidDel="00AA2030" w:rsidRDefault="00C60E6A" w:rsidP="00C60E6A">
            <w:pPr>
              <w:spacing w:after="120"/>
              <w:rPr>
                <w:del w:id="3923" w:author="Sam Sehgal (EXT Idiom)" w:date="2024-12-17T13:41:00Z" w16du:dateUtc="2024-12-17T02:41:00Z"/>
                <w:rFonts w:asciiTheme="minorHAnsi" w:hAnsiTheme="minorHAnsi" w:cstheme="minorHAnsi"/>
                <w:color w:val="FF0000"/>
                <w:sz w:val="20"/>
                <w:szCs w:val="20"/>
                <w:highlight w:val="yellow"/>
                <w:rPrChange w:id="3924" w:author="sam sehgal" w:date="2024-12-19T09:51:00Z" w16du:dateUtc="2024-12-18T22:51:00Z">
                  <w:rPr>
                    <w:del w:id="3925" w:author="Sam Sehgal (EXT Idiom)" w:date="2024-12-17T13:41:00Z" w16du:dateUtc="2024-12-17T02:41:00Z"/>
                    <w:rFonts w:asciiTheme="minorHAnsi" w:hAnsiTheme="minorHAnsi" w:cstheme="minorHAnsi"/>
                    <w:color w:val="000000"/>
                    <w:sz w:val="20"/>
                    <w:szCs w:val="20"/>
                  </w:rPr>
                </w:rPrChange>
              </w:rPr>
            </w:pPr>
            <w:del w:id="3926" w:author="Sam Sehgal (EXT Idiom)" w:date="2024-12-17T13:41:00Z" w16du:dateUtc="2024-12-17T02:41:00Z">
              <w:r w:rsidRPr="00F40F03" w:rsidDel="00AA2030">
                <w:rPr>
                  <w:rFonts w:asciiTheme="minorHAnsi" w:hAnsiTheme="minorHAnsi" w:cstheme="minorHAnsi"/>
                  <w:color w:val="FF0000"/>
                  <w:sz w:val="20"/>
                  <w:szCs w:val="20"/>
                  <w:highlight w:val="yellow"/>
                  <w:rPrChange w:id="3927" w:author="sam sehgal" w:date="2024-12-19T09:51:00Z" w16du:dateUtc="2024-12-18T22:51:00Z">
                    <w:rPr>
                      <w:rFonts w:asciiTheme="minorHAnsi" w:hAnsiTheme="minorHAnsi" w:cstheme="minorHAnsi"/>
                      <w:color w:val="000000"/>
                      <w:sz w:val="20"/>
                      <w:szCs w:val="20"/>
                    </w:rPr>
                  </w:rPrChange>
                </w:rPr>
                <w:delText>Column 2 text:</w:delText>
              </w:r>
            </w:del>
          </w:p>
          <w:p w14:paraId="3766B2F8" w14:textId="028C92A3" w:rsidR="00C60E6A" w:rsidRPr="00F40F03" w:rsidRDefault="00C60E6A" w:rsidP="00C60E6A">
            <w:pPr>
              <w:tabs>
                <w:tab w:val="left" w:pos="1800"/>
              </w:tabs>
              <w:rPr>
                <w:rFonts w:asciiTheme="minorHAnsi" w:hAnsiTheme="minorHAnsi" w:cstheme="minorHAnsi"/>
                <w:b/>
                <w:color w:val="FF0000"/>
                <w:sz w:val="20"/>
                <w:highlight w:val="yellow"/>
                <w:rPrChange w:id="3928" w:author="sam sehgal" w:date="2024-12-19T09:51:00Z" w16du:dateUtc="2024-12-18T22:51:00Z">
                  <w:rPr>
                    <w:rFonts w:asciiTheme="minorHAnsi" w:hAnsiTheme="minorHAnsi" w:cstheme="minorHAnsi"/>
                    <w:b/>
                    <w:sz w:val="20"/>
                  </w:rPr>
                </w:rPrChange>
              </w:rPr>
            </w:pPr>
            <w:del w:id="3929" w:author="Sam Sehgal (EXT Idiom)" w:date="2024-12-17T13:41:00Z" w16du:dateUtc="2024-12-17T02:41:00Z">
              <w:r w:rsidRPr="00F40F03" w:rsidDel="00AA2030">
                <w:rPr>
                  <w:rFonts w:asciiTheme="minorHAnsi" w:hAnsiTheme="minorHAnsi" w:cstheme="minorHAnsi"/>
                  <w:color w:val="FF0000"/>
                  <w:sz w:val="20"/>
                  <w:szCs w:val="20"/>
                  <w:highlight w:val="yellow"/>
                  <w:rPrChange w:id="3930" w:author="sam sehgal" w:date="2024-12-19T09:51:00Z" w16du:dateUtc="2024-12-18T22:51:00Z">
                    <w:rPr>
                      <w:rFonts w:asciiTheme="minorHAnsi" w:hAnsiTheme="minorHAnsi" w:cstheme="minorHAnsi"/>
                      <w:color w:val="000000"/>
                      <w:sz w:val="20"/>
                      <w:szCs w:val="20"/>
                    </w:rPr>
                  </w:rPrChange>
                </w:rPr>
                <w:delText>Bullet_1_B_COI</w:delText>
              </w:r>
            </w:del>
          </w:p>
        </w:tc>
      </w:tr>
      <w:tr w:rsidR="00C60E6A" w:rsidRPr="00720F8E" w14:paraId="418E6B6A" w14:textId="77777777" w:rsidTr="009E32DB">
        <w:trPr>
          <w:gridAfter w:val="2"/>
          <w:wAfter w:w="3686" w:type="dxa"/>
          <w:cantSplit/>
        </w:trPr>
        <w:tc>
          <w:tcPr>
            <w:tcW w:w="846" w:type="dxa"/>
            <w:vMerge/>
          </w:tcPr>
          <w:p w14:paraId="7C70823E" w14:textId="5C35E177" w:rsidR="00C60E6A" w:rsidRPr="007427CF" w:rsidRDefault="00C60E6A" w:rsidP="00C60E6A">
            <w:pPr>
              <w:tabs>
                <w:tab w:val="left" w:pos="1800"/>
              </w:tabs>
              <w:rPr>
                <w:rFonts w:asciiTheme="minorHAnsi" w:hAnsiTheme="minorHAnsi" w:cstheme="minorHAnsi"/>
                <w:b/>
                <w:sz w:val="20"/>
                <w:highlight w:val="cyan"/>
                <w:rPrChange w:id="3931" w:author="sam sehgal" w:date="2024-10-14T15:49:00Z" w16du:dateUtc="2024-10-14T04:49:00Z">
                  <w:rPr>
                    <w:rFonts w:asciiTheme="minorHAnsi" w:hAnsiTheme="minorHAnsi" w:cstheme="minorHAnsi"/>
                    <w:b/>
                    <w:sz w:val="20"/>
                  </w:rPr>
                </w:rPrChange>
              </w:rPr>
            </w:pPr>
          </w:p>
        </w:tc>
        <w:tc>
          <w:tcPr>
            <w:tcW w:w="1701" w:type="dxa"/>
            <w:vMerge/>
          </w:tcPr>
          <w:p w14:paraId="03418C86" w14:textId="77777777" w:rsidR="00C60E6A" w:rsidRPr="00C054E5" w:rsidRDefault="00C60E6A" w:rsidP="00C60E6A">
            <w:pPr>
              <w:tabs>
                <w:tab w:val="left" w:pos="1800"/>
              </w:tabs>
              <w:rPr>
                <w:rFonts w:ascii="Arial" w:hAnsi="Arial"/>
                <w:sz w:val="20"/>
                <w:szCs w:val="20"/>
              </w:rPr>
            </w:pPr>
          </w:p>
        </w:tc>
        <w:tc>
          <w:tcPr>
            <w:tcW w:w="8363" w:type="dxa"/>
          </w:tcPr>
          <w:p w14:paraId="04B897DF" w14:textId="77777777" w:rsidR="00C60E6A" w:rsidRPr="00D969E5" w:rsidRDefault="00C60E6A" w:rsidP="00C60E6A">
            <w:pPr>
              <w:pStyle w:val="TableHeading2"/>
              <w:spacing w:line="240" w:lineRule="auto"/>
              <w:rPr>
                <w:b w:val="0"/>
                <w:bCs w:val="0"/>
              </w:rPr>
            </w:pPr>
          </w:p>
        </w:tc>
      </w:tr>
      <w:tr w:rsidR="00C60E6A" w:rsidRPr="00720F8E" w14:paraId="7290E088" w14:textId="77777777" w:rsidTr="009E32DB">
        <w:trPr>
          <w:cantSplit/>
        </w:trPr>
        <w:tc>
          <w:tcPr>
            <w:tcW w:w="846" w:type="dxa"/>
          </w:tcPr>
          <w:p w14:paraId="623BA9A6" w14:textId="2D8B7F51" w:rsidR="00C60E6A" w:rsidRPr="00A6503D" w:rsidRDefault="00C60E6A" w:rsidP="00C60E6A">
            <w:pPr>
              <w:tabs>
                <w:tab w:val="left" w:pos="1800"/>
              </w:tabs>
              <w:rPr>
                <w:rFonts w:asciiTheme="minorHAnsi" w:hAnsiTheme="minorHAnsi" w:cstheme="minorHAnsi"/>
                <w:bCs/>
                <w:sz w:val="20"/>
                <w:rPrChange w:id="3932" w:author="Sam Sehgal (EXT Idiom)" w:date="2024-12-17T13:44:00Z" w16du:dateUtc="2024-12-17T02:44:00Z">
                  <w:rPr>
                    <w:rFonts w:asciiTheme="minorHAnsi" w:hAnsiTheme="minorHAnsi" w:cstheme="minorHAnsi"/>
                    <w:b/>
                    <w:sz w:val="20"/>
                  </w:rPr>
                </w:rPrChange>
              </w:rPr>
            </w:pPr>
            <w:r w:rsidRPr="00A6503D">
              <w:rPr>
                <w:rFonts w:asciiTheme="minorHAnsi" w:hAnsiTheme="minorHAnsi" w:cstheme="minorHAnsi"/>
                <w:bCs/>
                <w:sz w:val="20"/>
                <w:rPrChange w:id="3933" w:author="Sam Sehgal (EXT Idiom)" w:date="2024-12-17T13:44:00Z" w16du:dateUtc="2024-12-17T02:44:00Z">
                  <w:rPr>
                    <w:rFonts w:asciiTheme="minorHAnsi" w:hAnsiTheme="minorHAnsi" w:cstheme="minorHAnsi"/>
                    <w:b/>
                    <w:sz w:val="20"/>
                  </w:rPr>
                </w:rPrChange>
              </w:rPr>
              <w:t>AYP 8 V2</w:t>
            </w:r>
          </w:p>
        </w:tc>
        <w:tc>
          <w:tcPr>
            <w:tcW w:w="1701" w:type="dxa"/>
          </w:tcPr>
          <w:p w14:paraId="3AB9BD58" w14:textId="77777777" w:rsidR="00C60E6A" w:rsidRPr="00A6503D" w:rsidRDefault="00C60E6A" w:rsidP="00C60E6A">
            <w:pPr>
              <w:tabs>
                <w:tab w:val="left" w:pos="1800"/>
              </w:tabs>
              <w:rPr>
                <w:rFonts w:ascii="Arial" w:hAnsi="Arial"/>
                <w:sz w:val="18"/>
                <w:szCs w:val="18"/>
              </w:rPr>
            </w:pPr>
            <w:r w:rsidRPr="00A6503D">
              <w:rPr>
                <w:rFonts w:ascii="Arial" w:hAnsi="Arial"/>
                <w:sz w:val="18"/>
                <w:szCs w:val="18"/>
              </w:rPr>
              <w:t>&lt;ProductCode&gt;</w:t>
            </w:r>
          </w:p>
          <w:p w14:paraId="02A1AF97" w14:textId="77777777" w:rsidR="00C60E6A" w:rsidRPr="00A6503D" w:rsidRDefault="00C60E6A" w:rsidP="00C60E6A">
            <w:pPr>
              <w:tabs>
                <w:tab w:val="left" w:pos="1800"/>
              </w:tabs>
              <w:rPr>
                <w:rFonts w:ascii="Calibri" w:hAnsi="Calibri" w:cs="Calibri"/>
                <w:color w:val="000000" w:themeColor="text1"/>
                <w:sz w:val="20"/>
                <w:szCs w:val="20"/>
                <w:rPrChange w:id="3934" w:author="Sam Sehgal (EXT Idiom)" w:date="2024-12-17T13:44:00Z" w16du:dateUtc="2024-12-17T02:44:00Z">
                  <w:rPr>
                    <w:rFonts w:ascii="Calibri" w:hAnsi="Calibri" w:cs="Calibri"/>
                    <w:color w:val="000000" w:themeColor="text1"/>
                    <w:sz w:val="20"/>
                    <w:szCs w:val="20"/>
                    <w:highlight w:val="cyan"/>
                  </w:rPr>
                </w:rPrChange>
              </w:rPr>
            </w:pPr>
            <w:r w:rsidRPr="00A6503D">
              <w:rPr>
                <w:rFonts w:ascii="Calibri" w:hAnsi="Calibri" w:cs="Calibri"/>
                <w:color w:val="000000" w:themeColor="text1"/>
                <w:sz w:val="20"/>
                <w:szCs w:val="20"/>
                <w:rPrChange w:id="3935" w:author="Sam Sehgal (EXT Idiom)" w:date="2024-12-17T13:44:00Z" w16du:dateUtc="2024-12-17T02:44:00Z">
                  <w:rPr>
                    <w:rFonts w:ascii="Calibri" w:hAnsi="Calibri" w:cs="Calibri"/>
                    <w:color w:val="000000" w:themeColor="text1"/>
                    <w:sz w:val="20"/>
                    <w:szCs w:val="20"/>
                    <w:highlight w:val="cyan"/>
                  </w:rPr>
                </w:rPrChange>
              </w:rPr>
              <w:t>&lt;HasFraudDishonestyCode&gt;</w:t>
            </w:r>
          </w:p>
          <w:p w14:paraId="25E82969" w14:textId="0FD9E66F" w:rsidR="00C60E6A" w:rsidRPr="00A6503D" w:rsidRDefault="00C60E6A" w:rsidP="00C60E6A">
            <w:pPr>
              <w:tabs>
                <w:tab w:val="left" w:pos="1800"/>
              </w:tabs>
              <w:rPr>
                <w:rFonts w:ascii="Arial" w:hAnsi="Arial"/>
                <w:sz w:val="20"/>
                <w:szCs w:val="20"/>
              </w:rPr>
            </w:pPr>
            <w:r w:rsidRPr="00A6503D">
              <w:rPr>
                <w:rFonts w:ascii="Arial" w:hAnsi="Arial"/>
                <w:sz w:val="20"/>
                <w:szCs w:val="20"/>
                <w:rPrChange w:id="3936" w:author="Sam Sehgal (EXT Idiom)" w:date="2024-12-17T13:44:00Z" w16du:dateUtc="2024-12-17T02:44:00Z">
                  <w:rPr>
                    <w:rFonts w:ascii="Arial" w:hAnsi="Arial"/>
                    <w:sz w:val="20"/>
                    <w:szCs w:val="20"/>
                    <w:highlight w:val="cyan"/>
                  </w:rPr>
                </w:rPrChange>
              </w:rPr>
              <w:t>&lt;IsMigration&gt;</w:t>
            </w:r>
          </w:p>
        </w:tc>
        <w:tc>
          <w:tcPr>
            <w:tcW w:w="8363" w:type="dxa"/>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C60E6A" w:rsidRPr="00A6503D" w14:paraId="7F42B71E" w14:textId="77777777">
              <w:trPr>
                <w:trHeight w:val="140"/>
              </w:trPr>
              <w:tc>
                <w:tcPr>
                  <w:tcW w:w="2904" w:type="dxa"/>
                  <w:noWrap/>
                  <w:hideMark/>
                </w:tcPr>
                <w:p w14:paraId="36F82640" w14:textId="33E6971C" w:rsidR="00C60E6A" w:rsidRPr="00A6503D" w:rsidRDefault="00C60E6A" w:rsidP="00C60E6A">
                  <w:pPr>
                    <w:pStyle w:val="BodycopyCOI"/>
                    <w:rPr>
                      <w:b/>
                      <w:bCs/>
                      <w:rPrChange w:id="3937" w:author="Sam Sehgal (EXT Idiom)" w:date="2024-12-17T13:44:00Z" w16du:dateUtc="2024-12-17T02:44:00Z">
                        <w:rPr>
                          <w:b/>
                          <w:bCs/>
                          <w:highlight w:val="cyan"/>
                        </w:rPr>
                      </w:rPrChange>
                    </w:rPr>
                  </w:pPr>
                  <w:r w:rsidRPr="00A6503D">
                    <w:t>You have told us that all policyholders, their partners (legal or de-facto) or any family member living at the insured address</w:t>
                  </w:r>
                  <w:del w:id="3938" w:author="Sam Sehgal (EXT Idiom)" w:date="2024-12-17T13:43:00Z" w16du:dateUtc="2024-12-17T02:43:00Z">
                    <w:r w:rsidRPr="00A6503D" w:rsidDel="002D600A">
                      <w:delText xml:space="preserve"> </w:delText>
                    </w:r>
                    <w:r w:rsidRPr="00A6503D" w:rsidDel="002D600A">
                      <w:rPr>
                        <w:highlight w:val="green"/>
                        <w:rPrChange w:id="3939" w:author="Sam Sehgal (EXT Idiom)" w:date="2024-12-17T13:44:00Z" w16du:dateUtc="2024-12-17T02:44:00Z">
                          <w:rPr/>
                        </w:rPrChange>
                      </w:rPr>
                      <w:delText>have not</w:delText>
                    </w:r>
                  </w:del>
                  <w:r w:rsidRPr="00A6503D">
                    <w:t>:</w:t>
                  </w:r>
                </w:p>
              </w:tc>
              <w:tc>
                <w:tcPr>
                  <w:tcW w:w="4614" w:type="dxa"/>
                  <w:noWrap/>
                  <w:hideMark/>
                </w:tcPr>
                <w:p w14:paraId="68E0484E" w14:textId="32076D15" w:rsidR="00C60E6A" w:rsidRPr="00A6503D" w:rsidRDefault="00C60E6A" w:rsidP="00C60E6A">
                  <w:pPr>
                    <w:tabs>
                      <w:tab w:val="left" w:pos="774"/>
                    </w:tabs>
                    <w:rPr>
                      <w:rFonts w:asciiTheme="minorHAnsi" w:hAnsiTheme="minorHAnsi"/>
                      <w:b/>
                      <w:bCs/>
                      <w:color w:val="000000"/>
                      <w:sz w:val="22"/>
                      <w:szCs w:val="22"/>
                      <w:lang w:eastAsia="en-AU"/>
                      <w:rPrChange w:id="3940" w:author="Sam Sehgal (EXT Idiom)" w:date="2024-12-17T13:44:00Z" w16du:dateUtc="2024-12-17T02:44:00Z">
                        <w:rPr>
                          <w:rFonts w:asciiTheme="minorHAnsi" w:hAnsiTheme="minorHAnsi"/>
                          <w:b/>
                          <w:bCs/>
                          <w:color w:val="000000"/>
                          <w:sz w:val="22"/>
                          <w:szCs w:val="22"/>
                          <w:highlight w:val="cyan"/>
                          <w:lang w:eastAsia="en-AU"/>
                        </w:rPr>
                      </w:rPrChange>
                    </w:rPr>
                  </w:pPr>
                  <w:r w:rsidRPr="00A6503D">
                    <w:rPr>
                      <w:rFonts w:asciiTheme="minorHAnsi" w:hAnsiTheme="minorHAnsi"/>
                      <w:b/>
                      <w:bCs/>
                      <w:sz w:val="20"/>
                      <w:szCs w:val="20"/>
                      <w:rPrChange w:id="3941" w:author="Sam Sehgal (EXT Idiom)" w:date="2024-12-17T13:44:00Z" w16du:dateUtc="2024-12-17T02:44:00Z">
                        <w:rPr>
                          <w:rFonts w:asciiTheme="minorHAnsi" w:hAnsiTheme="minorHAnsi"/>
                          <w:b/>
                          <w:bCs/>
                          <w:sz w:val="20"/>
                          <w:szCs w:val="20"/>
                          <w:highlight w:val="cyan"/>
                        </w:rPr>
                      </w:rPrChange>
                    </w:rPr>
                    <w:t>• have not had an insurance claim</w:t>
                  </w:r>
                  <w:ins w:id="3942" w:author="Sam Sehgal (EXT Idiom)" w:date="2024-12-17T13:42:00Z" w16du:dateUtc="2024-12-17T02:42:00Z">
                    <w:r w:rsidR="00B05550" w:rsidRPr="00A6503D">
                      <w:rPr>
                        <w:rFonts w:asciiTheme="minorHAnsi" w:hAnsiTheme="minorHAnsi"/>
                        <w:b/>
                        <w:bCs/>
                        <w:sz w:val="20"/>
                        <w:szCs w:val="20"/>
                        <w:rPrChange w:id="3943" w:author="Sam Sehgal (EXT Idiom)" w:date="2024-12-17T13:44:00Z" w16du:dateUtc="2024-12-17T02:44:00Z">
                          <w:rPr>
                            <w:rFonts w:asciiTheme="minorHAnsi" w:hAnsiTheme="minorHAnsi"/>
                            <w:b/>
                            <w:bCs/>
                            <w:sz w:val="20"/>
                            <w:szCs w:val="20"/>
                            <w:highlight w:val="cyan"/>
                          </w:rPr>
                        </w:rPrChange>
                      </w:rPr>
                      <w:t xml:space="preserve"> </w:t>
                    </w:r>
                    <w:r w:rsidR="00B05550" w:rsidRPr="00A6503D">
                      <w:rPr>
                        <w:rFonts w:asciiTheme="minorHAnsi" w:hAnsiTheme="minorHAnsi"/>
                        <w:b/>
                        <w:bCs/>
                        <w:sz w:val="20"/>
                        <w:szCs w:val="20"/>
                        <w:highlight w:val="green"/>
                        <w:rPrChange w:id="3944" w:author="Sam Sehgal (EXT Idiom)" w:date="2024-12-17T13:44:00Z" w16du:dateUtc="2024-12-17T02:44:00Z">
                          <w:rPr>
                            <w:rFonts w:asciiTheme="minorHAnsi" w:hAnsiTheme="minorHAnsi"/>
                            <w:b/>
                            <w:bCs/>
                            <w:sz w:val="20"/>
                            <w:szCs w:val="20"/>
                            <w:highlight w:val="cyan"/>
                          </w:rPr>
                        </w:rPrChange>
                      </w:rPr>
                      <w:t>decline</w:t>
                    </w:r>
                  </w:ins>
                  <w:ins w:id="3945" w:author="sam sehgal" w:date="2024-12-19T11:06:00Z" w16du:dateUtc="2024-12-19T00:06:00Z">
                    <w:r w:rsidR="00533ACE">
                      <w:rPr>
                        <w:rFonts w:asciiTheme="minorHAnsi" w:hAnsiTheme="minorHAnsi"/>
                        <w:b/>
                        <w:bCs/>
                        <w:sz w:val="20"/>
                        <w:szCs w:val="20"/>
                        <w:highlight w:val="green"/>
                      </w:rPr>
                      <w:t>d</w:t>
                    </w:r>
                  </w:ins>
                  <w:r w:rsidRPr="00A6503D">
                    <w:rPr>
                      <w:rFonts w:asciiTheme="minorHAnsi" w:hAnsiTheme="minorHAnsi"/>
                      <w:b/>
                      <w:bCs/>
                      <w:sz w:val="20"/>
                      <w:szCs w:val="20"/>
                      <w:highlight w:val="green"/>
                      <w:rPrChange w:id="3946" w:author="Sam Sehgal (EXT Idiom)" w:date="2024-12-17T13:44:00Z" w16du:dateUtc="2024-12-17T02:44:00Z">
                        <w:rPr>
                          <w:rFonts w:asciiTheme="minorHAnsi" w:hAnsiTheme="minorHAnsi"/>
                          <w:b/>
                          <w:bCs/>
                          <w:sz w:val="20"/>
                          <w:szCs w:val="20"/>
                          <w:highlight w:val="cyan"/>
                        </w:rPr>
                      </w:rPrChange>
                    </w:rPr>
                    <w:t xml:space="preserve"> </w:t>
                  </w:r>
                  <w:commentRangeStart w:id="3947"/>
                  <w:commentRangeStart w:id="3948"/>
                  <w:del w:id="3949" w:author="Sam Sehgal (EXT Idiom)" w:date="2024-12-17T13:42:00Z" w16du:dateUtc="2024-12-17T02:42:00Z">
                    <w:r w:rsidRPr="00A6503D" w:rsidDel="00AA2030">
                      <w:rPr>
                        <w:rFonts w:asciiTheme="minorHAnsi" w:hAnsiTheme="minorHAnsi"/>
                        <w:b/>
                        <w:bCs/>
                        <w:sz w:val="20"/>
                        <w:szCs w:val="20"/>
                        <w:highlight w:val="green"/>
                        <w:rPrChange w:id="3950" w:author="Sam Sehgal (EXT Idiom)" w:date="2024-12-17T13:44:00Z" w16du:dateUtc="2024-12-17T02:44:00Z">
                          <w:rPr>
                            <w:rFonts w:asciiTheme="minorHAnsi" w:hAnsiTheme="minorHAnsi"/>
                            <w:b/>
                            <w:bCs/>
                            <w:sz w:val="20"/>
                            <w:szCs w:val="20"/>
                            <w:highlight w:val="cyan"/>
                          </w:rPr>
                        </w:rPrChange>
                      </w:rPr>
                      <w:delText>denied</w:delText>
                    </w:r>
                    <w:commentRangeEnd w:id="3947"/>
                    <w:r w:rsidRPr="00A6503D" w:rsidDel="00AA2030">
                      <w:rPr>
                        <w:rStyle w:val="CommentReference"/>
                        <w:rFonts w:asciiTheme="minorHAnsi" w:hAnsiTheme="minorHAnsi" w:cstheme="minorBidi"/>
                        <w:b/>
                        <w:bCs/>
                        <w:sz w:val="20"/>
                        <w:szCs w:val="20"/>
                        <w:rPrChange w:id="3951" w:author="Sam Sehgal (EXT Idiom)" w:date="2024-12-17T13:44:00Z" w16du:dateUtc="2024-12-17T02:44:00Z">
                          <w:rPr>
                            <w:rStyle w:val="CommentReference"/>
                            <w:rFonts w:asciiTheme="minorHAnsi" w:hAnsiTheme="minorHAnsi" w:cstheme="minorBidi"/>
                            <w:b/>
                            <w:bCs/>
                            <w:sz w:val="20"/>
                            <w:szCs w:val="20"/>
                            <w:highlight w:val="cyan"/>
                          </w:rPr>
                        </w:rPrChange>
                      </w:rPr>
                      <w:commentReference w:id="3947"/>
                    </w:r>
                    <w:commentRangeEnd w:id="3948"/>
                    <w:r w:rsidRPr="00A6503D" w:rsidDel="00AA2030">
                      <w:rPr>
                        <w:rStyle w:val="CommentReference"/>
                        <w:rFonts w:asciiTheme="minorHAnsi" w:hAnsiTheme="minorHAnsi" w:cstheme="minorBidi"/>
                        <w:b/>
                        <w:bCs/>
                        <w:sz w:val="20"/>
                        <w:szCs w:val="20"/>
                        <w:rPrChange w:id="3952" w:author="Sam Sehgal (EXT Idiom)" w:date="2024-12-17T13:44:00Z" w16du:dateUtc="2024-12-17T02:44:00Z">
                          <w:rPr>
                            <w:rStyle w:val="CommentReference"/>
                            <w:rFonts w:asciiTheme="minorHAnsi" w:hAnsiTheme="minorHAnsi" w:cstheme="minorBidi"/>
                            <w:b/>
                            <w:bCs/>
                            <w:sz w:val="20"/>
                            <w:szCs w:val="20"/>
                            <w:highlight w:val="cyan"/>
                          </w:rPr>
                        </w:rPrChange>
                      </w:rPr>
                      <w:commentReference w:id="3948"/>
                    </w:r>
                    <w:r w:rsidRPr="00A6503D" w:rsidDel="00AA2030">
                      <w:rPr>
                        <w:rFonts w:asciiTheme="minorHAnsi" w:hAnsiTheme="minorHAnsi"/>
                        <w:b/>
                        <w:bCs/>
                        <w:sz w:val="20"/>
                        <w:szCs w:val="20"/>
                        <w:rPrChange w:id="3953" w:author="Sam Sehgal (EXT Idiom)" w:date="2024-12-17T13:44:00Z" w16du:dateUtc="2024-12-17T02:44:00Z">
                          <w:rPr>
                            <w:rFonts w:asciiTheme="minorHAnsi" w:hAnsiTheme="minorHAnsi"/>
                            <w:b/>
                            <w:bCs/>
                            <w:sz w:val="20"/>
                            <w:szCs w:val="20"/>
                            <w:highlight w:val="cyan"/>
                          </w:rPr>
                        </w:rPrChange>
                      </w:rPr>
                      <w:delText xml:space="preserve"> </w:delText>
                    </w:r>
                  </w:del>
                  <w:r w:rsidRPr="00A6503D">
                    <w:rPr>
                      <w:rFonts w:asciiTheme="minorHAnsi" w:hAnsiTheme="minorHAnsi"/>
                      <w:b/>
                      <w:bCs/>
                      <w:sz w:val="20"/>
                      <w:szCs w:val="20"/>
                      <w:rPrChange w:id="3954" w:author="Sam Sehgal (EXT Idiom)" w:date="2024-12-17T13:44:00Z" w16du:dateUtc="2024-12-17T02:44:00Z">
                        <w:rPr>
                          <w:rFonts w:asciiTheme="minorHAnsi" w:hAnsiTheme="minorHAnsi"/>
                          <w:b/>
                          <w:bCs/>
                          <w:sz w:val="20"/>
                          <w:szCs w:val="20"/>
                          <w:highlight w:val="cyan"/>
                        </w:rPr>
                      </w:rPrChange>
                    </w:rPr>
                    <w:t>for fraud or dishonesty in the last 5 years</w:t>
                  </w:r>
                </w:p>
              </w:tc>
            </w:tr>
          </w:tbl>
          <w:p w14:paraId="56896E65" w14:textId="77777777" w:rsidR="00C60E6A" w:rsidRPr="00A6503D" w:rsidRDefault="00C60E6A" w:rsidP="00C60E6A">
            <w:pPr>
              <w:pStyle w:val="BodycopyCOI"/>
            </w:pPr>
          </w:p>
        </w:tc>
        <w:tc>
          <w:tcPr>
            <w:tcW w:w="1985" w:type="dxa"/>
          </w:tcPr>
          <w:p w14:paraId="5625086A" w14:textId="77FD75E1" w:rsidR="00C60E6A" w:rsidRPr="00A6503D" w:rsidRDefault="00C60E6A" w:rsidP="00C60E6A">
            <w:pPr>
              <w:tabs>
                <w:tab w:val="left" w:pos="774"/>
              </w:tabs>
              <w:contextualSpacing/>
              <w:rPr>
                <w:rFonts w:asciiTheme="minorHAnsi" w:hAnsiTheme="minorHAnsi"/>
                <w:b/>
                <w:bCs/>
                <w:sz w:val="20"/>
                <w:szCs w:val="20"/>
                <w:rPrChange w:id="3955" w:author="Sam Sehgal (EXT Idiom)" w:date="2024-12-17T13:44:00Z" w16du:dateUtc="2024-12-17T02:44:00Z">
                  <w:rPr>
                    <w:rFonts w:asciiTheme="minorHAnsi" w:hAnsiTheme="minorHAnsi"/>
                    <w:b/>
                    <w:bCs/>
                    <w:sz w:val="20"/>
                    <w:szCs w:val="20"/>
                    <w:highlight w:val="cyan"/>
                  </w:rPr>
                </w:rPrChange>
              </w:rPr>
            </w:pPr>
            <w:r w:rsidRPr="00A6503D">
              <w:rPr>
                <w:rFonts w:asciiTheme="minorHAnsi" w:hAnsiTheme="minorHAnsi"/>
                <w:b/>
                <w:bCs/>
                <w:sz w:val="20"/>
                <w:szCs w:val="20"/>
                <w:rPrChange w:id="3956" w:author="Sam Sehgal (EXT Idiom)" w:date="2024-12-17T13:44:00Z" w16du:dateUtc="2024-12-17T02:44:00Z">
                  <w:rPr>
                    <w:rFonts w:asciiTheme="minorHAnsi" w:hAnsiTheme="minorHAnsi"/>
                    <w:b/>
                    <w:bCs/>
                    <w:sz w:val="20"/>
                    <w:szCs w:val="20"/>
                    <w:highlight w:val="cyan"/>
                  </w:rPr>
                </w:rPrChange>
              </w:rPr>
              <w:t xml:space="preserve">IF </w:t>
            </w:r>
            <w:r w:rsidRPr="00A6503D">
              <w:rPr>
                <w:rFonts w:asciiTheme="minorHAnsi" w:hAnsiTheme="minorHAnsi"/>
                <w:sz w:val="20"/>
                <w:szCs w:val="20"/>
                <w:rPrChange w:id="3957" w:author="Sam Sehgal (EXT Idiom)" w:date="2024-12-17T13:44:00Z" w16du:dateUtc="2024-12-17T02:44:00Z">
                  <w:rPr>
                    <w:rFonts w:asciiTheme="minorHAnsi" w:hAnsiTheme="minorHAnsi"/>
                    <w:sz w:val="20"/>
                    <w:szCs w:val="20"/>
                    <w:highlight w:val="cyan"/>
                  </w:rPr>
                </w:rPrChange>
              </w:rPr>
              <w:t>&lt;ProductCode&gt;  = “Home”</w:t>
            </w:r>
          </w:p>
          <w:p w14:paraId="0B50D5E5" w14:textId="38132695" w:rsidR="00C60E6A" w:rsidRPr="00A6503D" w:rsidRDefault="00C60E6A" w:rsidP="00C60E6A">
            <w:pPr>
              <w:tabs>
                <w:tab w:val="left" w:pos="1800"/>
              </w:tabs>
              <w:rPr>
                <w:rFonts w:ascii="Calibri" w:hAnsi="Calibri" w:cs="Calibri"/>
                <w:color w:val="000000" w:themeColor="text1"/>
                <w:sz w:val="20"/>
                <w:szCs w:val="20"/>
                <w:rPrChange w:id="3958" w:author="Sam Sehgal (EXT Idiom)" w:date="2024-12-17T13:44:00Z" w16du:dateUtc="2024-12-17T02:44:00Z">
                  <w:rPr>
                    <w:rFonts w:ascii="Calibri" w:hAnsi="Calibri" w:cs="Calibri"/>
                    <w:color w:val="000000" w:themeColor="text1"/>
                    <w:sz w:val="20"/>
                    <w:szCs w:val="20"/>
                    <w:highlight w:val="cyan"/>
                  </w:rPr>
                </w:rPrChange>
              </w:rPr>
            </w:pPr>
            <w:r w:rsidRPr="00A6503D">
              <w:rPr>
                <w:rFonts w:ascii="Calibri" w:hAnsi="Calibri" w:cs="Calibri"/>
                <w:color w:val="000000" w:themeColor="text1"/>
                <w:sz w:val="20"/>
                <w:szCs w:val="20"/>
                <w:rPrChange w:id="3959" w:author="Sam Sehgal (EXT Idiom)" w:date="2024-12-17T13:44:00Z" w16du:dateUtc="2024-12-17T02:44:00Z">
                  <w:rPr>
                    <w:rFonts w:ascii="Calibri" w:hAnsi="Calibri" w:cs="Calibri"/>
                    <w:color w:val="000000" w:themeColor="text1"/>
                    <w:sz w:val="20"/>
                    <w:szCs w:val="20"/>
                    <w:highlight w:val="cyan"/>
                  </w:rPr>
                </w:rPrChange>
              </w:rPr>
              <w:t>AND</w:t>
            </w:r>
          </w:p>
          <w:p w14:paraId="5C384330" w14:textId="77777777" w:rsidR="00C60E6A" w:rsidRPr="00A6503D" w:rsidRDefault="00C60E6A" w:rsidP="00C60E6A">
            <w:pPr>
              <w:tabs>
                <w:tab w:val="left" w:pos="1800"/>
              </w:tabs>
              <w:rPr>
                <w:rFonts w:ascii="Calibri" w:hAnsi="Calibri" w:cs="Calibri"/>
                <w:color w:val="000000" w:themeColor="text1"/>
                <w:sz w:val="20"/>
                <w:szCs w:val="20"/>
              </w:rPr>
            </w:pPr>
          </w:p>
          <w:p w14:paraId="372A64C5" w14:textId="10F9FF02" w:rsidR="00C60E6A" w:rsidRPr="00A6503D" w:rsidRDefault="00C60E6A" w:rsidP="00C60E6A">
            <w:pPr>
              <w:tabs>
                <w:tab w:val="left" w:pos="1800"/>
              </w:tabs>
              <w:rPr>
                <w:rFonts w:ascii="Calibri" w:hAnsi="Calibri" w:cs="Calibri"/>
                <w:color w:val="000000" w:themeColor="text1"/>
                <w:sz w:val="20"/>
                <w:szCs w:val="20"/>
              </w:rPr>
            </w:pPr>
            <w:r w:rsidRPr="00A6503D">
              <w:rPr>
                <w:rFonts w:ascii="Calibri" w:hAnsi="Calibri" w:cs="Calibri"/>
                <w:color w:val="000000" w:themeColor="text1"/>
                <w:sz w:val="20"/>
                <w:szCs w:val="20"/>
              </w:rPr>
              <w:t>&lt;</w:t>
            </w:r>
            <w:ins w:id="3960" w:author="Sam Sehgal (EXT Idiom)" w:date="2024-10-23T14:04:00Z" w16du:dateUtc="2024-10-23T03:04:00Z">
              <w:r w:rsidRPr="00A6503D">
                <w:rPr>
                  <w:rFonts w:ascii="Calibri" w:hAnsi="Calibri" w:cs="Calibri"/>
                  <w:color w:val="000000" w:themeColor="text1"/>
                  <w:sz w:val="20"/>
                  <w:szCs w:val="20"/>
                </w:rPr>
                <w:t>ClaimDeniedCode</w:t>
              </w:r>
              <w:r w:rsidRPr="00A6503D" w:rsidDel="00984D5A">
                <w:rPr>
                  <w:rFonts w:ascii="Calibri" w:hAnsi="Calibri" w:cs="Calibri"/>
                  <w:color w:val="000000" w:themeColor="text1"/>
                  <w:sz w:val="20"/>
                  <w:szCs w:val="20"/>
                  <w:rPrChange w:id="3961" w:author="Sam Sehgal (EXT Idiom)" w:date="2024-12-17T13:44:00Z" w16du:dateUtc="2024-12-17T02:44:00Z">
                    <w:rPr>
                      <w:rFonts w:ascii="Calibri" w:hAnsi="Calibri" w:cs="Calibri"/>
                      <w:color w:val="000000" w:themeColor="text1"/>
                      <w:sz w:val="20"/>
                      <w:szCs w:val="20"/>
                      <w:highlight w:val="cyan"/>
                    </w:rPr>
                  </w:rPrChange>
                </w:rPr>
                <w:t xml:space="preserve"> </w:t>
              </w:r>
            </w:ins>
            <w:del w:id="3962" w:author="Sam Sehgal (EXT Idiom)" w:date="2024-10-23T14:04:00Z" w16du:dateUtc="2024-10-23T03:04:00Z">
              <w:r w:rsidRPr="00A6503D" w:rsidDel="00984D5A">
                <w:rPr>
                  <w:rFonts w:ascii="Calibri" w:hAnsi="Calibri" w:cs="Calibri"/>
                  <w:color w:val="000000" w:themeColor="text1"/>
                  <w:sz w:val="20"/>
                  <w:szCs w:val="20"/>
                </w:rPr>
                <w:delText>HasFraudDishonestyCode</w:delText>
              </w:r>
            </w:del>
            <w:r w:rsidRPr="00A6503D">
              <w:rPr>
                <w:rFonts w:ascii="Calibri" w:hAnsi="Calibri" w:cs="Calibri"/>
                <w:color w:val="000000" w:themeColor="text1"/>
                <w:sz w:val="20"/>
                <w:szCs w:val="20"/>
              </w:rPr>
              <w:t>&gt; = “2|ClaimDeniedFalse”</w:t>
            </w:r>
          </w:p>
          <w:p w14:paraId="7068A458" w14:textId="77777777" w:rsidR="00C60E6A" w:rsidRPr="00A6503D" w:rsidRDefault="00C60E6A" w:rsidP="00C60E6A">
            <w:pPr>
              <w:tabs>
                <w:tab w:val="left" w:pos="1800"/>
              </w:tabs>
              <w:rPr>
                <w:rFonts w:ascii="Calibri" w:hAnsi="Calibri" w:cs="Calibri"/>
                <w:color w:val="000000" w:themeColor="text1"/>
                <w:sz w:val="20"/>
                <w:szCs w:val="20"/>
              </w:rPr>
            </w:pPr>
            <w:r w:rsidRPr="00A6503D">
              <w:rPr>
                <w:rFonts w:ascii="Calibri" w:hAnsi="Calibri" w:cs="Calibri"/>
                <w:b/>
                <w:bCs/>
                <w:color w:val="000000" w:themeColor="text1"/>
                <w:sz w:val="20"/>
                <w:szCs w:val="20"/>
              </w:rPr>
              <w:t>THEN</w:t>
            </w:r>
            <w:r w:rsidRPr="00A6503D">
              <w:rPr>
                <w:rFonts w:ascii="Calibri" w:hAnsi="Calibri" w:cs="Calibri"/>
                <w:color w:val="000000" w:themeColor="text1"/>
                <w:sz w:val="20"/>
                <w:szCs w:val="20"/>
              </w:rPr>
              <w:t xml:space="preserve"> display</w:t>
            </w:r>
          </w:p>
          <w:p w14:paraId="7975A872" w14:textId="77777777" w:rsidR="00C60E6A" w:rsidRPr="00A6503D" w:rsidRDefault="00C60E6A" w:rsidP="00C60E6A">
            <w:pPr>
              <w:tabs>
                <w:tab w:val="left" w:pos="1800"/>
              </w:tabs>
              <w:rPr>
                <w:rFonts w:ascii="Calibri" w:hAnsi="Calibri" w:cs="Calibri"/>
                <w:b/>
                <w:bCs/>
                <w:color w:val="000000" w:themeColor="text1"/>
                <w:sz w:val="20"/>
                <w:szCs w:val="20"/>
              </w:rPr>
            </w:pPr>
            <w:r w:rsidRPr="00A6503D">
              <w:rPr>
                <w:rFonts w:ascii="Calibri" w:hAnsi="Calibri" w:cs="Calibri"/>
                <w:b/>
                <w:bCs/>
                <w:color w:val="000000" w:themeColor="text1"/>
                <w:sz w:val="20"/>
                <w:szCs w:val="20"/>
              </w:rPr>
              <w:t>ELSE</w:t>
            </w:r>
          </w:p>
          <w:p w14:paraId="31CC0D95" w14:textId="77777777" w:rsidR="00C60E6A" w:rsidRPr="00A6503D" w:rsidRDefault="00C60E6A" w:rsidP="00C60E6A">
            <w:pPr>
              <w:tabs>
                <w:tab w:val="left" w:pos="1800"/>
              </w:tabs>
              <w:rPr>
                <w:rFonts w:ascii="Calibri" w:hAnsi="Calibri" w:cs="Calibri"/>
                <w:b/>
                <w:bCs/>
                <w:color w:val="000000" w:themeColor="text1"/>
                <w:sz w:val="20"/>
                <w:szCs w:val="20"/>
              </w:rPr>
            </w:pPr>
          </w:p>
          <w:p w14:paraId="5DF274C8" w14:textId="77777777" w:rsidR="00C60E6A" w:rsidRPr="00A6503D" w:rsidRDefault="00C60E6A" w:rsidP="00C60E6A">
            <w:pPr>
              <w:tabs>
                <w:tab w:val="left" w:pos="774"/>
              </w:tabs>
              <w:contextualSpacing/>
              <w:rPr>
                <w:rFonts w:asciiTheme="minorHAnsi" w:hAnsiTheme="minorHAnsi"/>
                <w:b/>
                <w:bCs/>
                <w:sz w:val="20"/>
                <w:szCs w:val="20"/>
                <w:u w:val="single"/>
                <w:rPrChange w:id="3963" w:author="Sam Sehgal (EXT Idiom)" w:date="2024-12-17T13:44:00Z" w16du:dateUtc="2024-12-17T02:44:00Z">
                  <w:rPr>
                    <w:rFonts w:asciiTheme="minorHAnsi" w:hAnsiTheme="minorHAnsi"/>
                    <w:b/>
                    <w:bCs/>
                    <w:sz w:val="20"/>
                    <w:szCs w:val="20"/>
                    <w:highlight w:val="cyan"/>
                    <w:u w:val="single"/>
                  </w:rPr>
                </w:rPrChange>
              </w:rPr>
            </w:pPr>
            <w:r w:rsidRPr="00A6503D">
              <w:rPr>
                <w:rFonts w:asciiTheme="minorHAnsi" w:hAnsiTheme="minorHAnsi"/>
                <w:b/>
                <w:bCs/>
                <w:sz w:val="20"/>
                <w:szCs w:val="20"/>
                <w:u w:val="single"/>
                <w:rPrChange w:id="3964" w:author="Sam Sehgal (EXT Idiom)" w:date="2024-12-17T13:44:00Z" w16du:dateUtc="2024-12-17T02:44:00Z">
                  <w:rPr>
                    <w:rFonts w:asciiTheme="minorHAnsi" w:hAnsiTheme="minorHAnsi"/>
                    <w:b/>
                    <w:bCs/>
                    <w:sz w:val="20"/>
                    <w:szCs w:val="20"/>
                    <w:highlight w:val="cyan"/>
                    <w:u w:val="single"/>
                  </w:rPr>
                </w:rPrChange>
              </w:rPr>
              <w:t>Column 1 logic:</w:t>
            </w:r>
          </w:p>
          <w:p w14:paraId="3976F3CC" w14:textId="77777777" w:rsidR="00C60E6A" w:rsidRPr="00A6503D" w:rsidRDefault="00C60E6A" w:rsidP="00C60E6A">
            <w:pPr>
              <w:tabs>
                <w:tab w:val="left" w:pos="774"/>
              </w:tabs>
              <w:contextualSpacing/>
              <w:rPr>
                <w:rFonts w:asciiTheme="minorHAnsi" w:hAnsiTheme="minorHAnsi"/>
                <w:b/>
                <w:bCs/>
                <w:sz w:val="20"/>
                <w:szCs w:val="20"/>
                <w:rPrChange w:id="3965" w:author="Sam Sehgal (EXT Idiom)" w:date="2024-12-17T13:44:00Z" w16du:dateUtc="2024-12-17T02:44:00Z">
                  <w:rPr>
                    <w:rFonts w:asciiTheme="minorHAnsi" w:hAnsiTheme="minorHAnsi"/>
                    <w:b/>
                    <w:bCs/>
                    <w:sz w:val="20"/>
                    <w:szCs w:val="20"/>
                    <w:highlight w:val="cyan"/>
                  </w:rPr>
                </w:rPrChange>
              </w:rPr>
            </w:pPr>
          </w:p>
          <w:p w14:paraId="2373BC77" w14:textId="77777777" w:rsidR="00C60E6A" w:rsidRPr="00A6503D" w:rsidRDefault="00C60E6A" w:rsidP="00C60E6A">
            <w:pPr>
              <w:tabs>
                <w:tab w:val="left" w:pos="774"/>
              </w:tabs>
              <w:contextualSpacing/>
              <w:rPr>
                <w:rFonts w:asciiTheme="minorHAnsi" w:hAnsiTheme="minorHAnsi"/>
                <w:b/>
                <w:bCs/>
                <w:sz w:val="20"/>
                <w:szCs w:val="20"/>
                <w:rPrChange w:id="3966" w:author="Sam Sehgal (EXT Idiom)" w:date="2024-12-17T13:44:00Z" w16du:dateUtc="2024-12-17T02:44:00Z">
                  <w:rPr>
                    <w:rFonts w:asciiTheme="minorHAnsi" w:hAnsiTheme="minorHAnsi"/>
                    <w:b/>
                    <w:bCs/>
                    <w:sz w:val="20"/>
                    <w:szCs w:val="20"/>
                    <w:highlight w:val="cyan"/>
                  </w:rPr>
                </w:rPrChange>
              </w:rPr>
            </w:pPr>
            <w:r w:rsidRPr="00A6503D">
              <w:rPr>
                <w:rFonts w:asciiTheme="minorHAnsi" w:hAnsiTheme="minorHAnsi"/>
                <w:b/>
                <w:bCs/>
                <w:sz w:val="20"/>
                <w:szCs w:val="20"/>
                <w:rPrChange w:id="3967" w:author="Sam Sehgal (EXT Idiom)" w:date="2024-12-17T13:44:00Z" w16du:dateUtc="2024-12-17T02:44:00Z">
                  <w:rPr>
                    <w:rFonts w:asciiTheme="minorHAnsi" w:hAnsiTheme="minorHAnsi"/>
                    <w:b/>
                    <w:bCs/>
                    <w:sz w:val="20"/>
                    <w:szCs w:val="20"/>
                    <w:highlight w:val="cyan"/>
                  </w:rPr>
                </w:rPrChange>
              </w:rPr>
              <w:t xml:space="preserve">If &lt;IsMigration&gt; = ‘0’ then DISPLAY </w:t>
            </w:r>
          </w:p>
          <w:p w14:paraId="2A11F587" w14:textId="30CF847C" w:rsidR="00C60E6A" w:rsidRPr="00A6503D" w:rsidRDefault="00C60E6A" w:rsidP="00C60E6A">
            <w:pPr>
              <w:tabs>
                <w:tab w:val="left" w:pos="774"/>
              </w:tabs>
              <w:contextualSpacing/>
              <w:rPr>
                <w:rFonts w:asciiTheme="minorHAnsi" w:hAnsiTheme="minorHAnsi"/>
                <w:sz w:val="20"/>
                <w:szCs w:val="20"/>
                <w:rPrChange w:id="3968" w:author="Sam Sehgal (EXT Idiom)" w:date="2024-12-17T13:44:00Z" w16du:dateUtc="2024-12-17T02:44:00Z">
                  <w:rPr>
                    <w:rFonts w:asciiTheme="minorHAnsi" w:hAnsiTheme="minorHAnsi"/>
                    <w:sz w:val="20"/>
                    <w:szCs w:val="20"/>
                    <w:highlight w:val="cyan"/>
                  </w:rPr>
                </w:rPrChange>
              </w:rPr>
            </w:pPr>
            <w:r w:rsidRPr="00A6503D">
              <w:rPr>
                <w:rFonts w:asciiTheme="minorHAnsi" w:hAnsiTheme="minorHAnsi"/>
                <w:sz w:val="20"/>
                <w:szCs w:val="20"/>
                <w:rPrChange w:id="3969" w:author="Sam Sehgal (EXT Idiom)" w:date="2024-12-17T13:44:00Z" w16du:dateUtc="2024-12-17T02:44:00Z">
                  <w:rPr>
                    <w:rFonts w:asciiTheme="minorHAnsi" w:hAnsiTheme="minorHAnsi"/>
                    <w:sz w:val="20"/>
                    <w:szCs w:val="20"/>
                    <w:highlight w:val="cyan"/>
                  </w:rPr>
                </w:rPrChange>
              </w:rPr>
              <w:t>“</w:t>
            </w:r>
            <w:commentRangeStart w:id="3970"/>
            <w:commentRangeStart w:id="3971"/>
            <w:r w:rsidRPr="00A6503D">
              <w:rPr>
                <w:rFonts w:asciiTheme="minorHAnsi" w:hAnsiTheme="minorHAnsi"/>
                <w:sz w:val="20"/>
                <w:szCs w:val="20"/>
                <w:rPrChange w:id="3972" w:author="Sam Sehgal (EXT Idiom)" w:date="2024-12-17T13:44:00Z" w16du:dateUtc="2024-12-17T02:44:00Z">
                  <w:rPr>
                    <w:rFonts w:asciiTheme="minorHAnsi" w:hAnsiTheme="minorHAnsi"/>
                    <w:sz w:val="20"/>
                    <w:szCs w:val="20"/>
                    <w:highlight w:val="cyan"/>
                  </w:rPr>
                </w:rPrChange>
              </w:rPr>
              <w:t>You have told us that all policyholders, their partners (legal or de-facto) or any family member living at the insured address</w:t>
            </w:r>
            <w:del w:id="3973" w:author="Sam Sehgal (EXT Idiom)" w:date="2024-12-17T13:46:00Z" w16du:dateUtc="2024-12-17T02:46:00Z">
              <w:r w:rsidRPr="00A6503D" w:rsidDel="00526AA6">
                <w:rPr>
                  <w:rFonts w:asciiTheme="minorHAnsi" w:hAnsiTheme="minorHAnsi"/>
                  <w:sz w:val="20"/>
                  <w:szCs w:val="20"/>
                  <w:rPrChange w:id="3974" w:author="Sam Sehgal (EXT Idiom)" w:date="2024-12-17T13:44:00Z" w16du:dateUtc="2024-12-17T02:44:00Z">
                    <w:rPr>
                      <w:rFonts w:asciiTheme="minorHAnsi" w:hAnsiTheme="minorHAnsi"/>
                      <w:sz w:val="20"/>
                      <w:szCs w:val="20"/>
                      <w:highlight w:val="cyan"/>
                    </w:rPr>
                  </w:rPrChange>
                </w:rPr>
                <w:delText xml:space="preserve"> </w:delText>
              </w:r>
              <w:r w:rsidRPr="00526AA6" w:rsidDel="00526AA6">
                <w:rPr>
                  <w:rFonts w:asciiTheme="minorHAnsi" w:hAnsiTheme="minorHAnsi"/>
                  <w:sz w:val="20"/>
                  <w:szCs w:val="20"/>
                  <w:highlight w:val="green"/>
                  <w:rPrChange w:id="3975" w:author="Sam Sehgal (EXT Idiom)" w:date="2024-12-17T13:46:00Z" w16du:dateUtc="2024-12-17T02:46:00Z">
                    <w:rPr>
                      <w:rFonts w:asciiTheme="minorHAnsi" w:hAnsiTheme="minorHAnsi"/>
                      <w:sz w:val="20"/>
                      <w:szCs w:val="20"/>
                      <w:highlight w:val="cyan"/>
                    </w:rPr>
                  </w:rPrChange>
                </w:rPr>
                <w:delText>have not</w:delText>
              </w:r>
            </w:del>
            <w:r w:rsidRPr="00526AA6">
              <w:rPr>
                <w:rFonts w:asciiTheme="minorHAnsi" w:hAnsiTheme="minorHAnsi"/>
                <w:sz w:val="20"/>
                <w:szCs w:val="20"/>
                <w:highlight w:val="green"/>
                <w:rPrChange w:id="3976" w:author="Sam Sehgal (EXT Idiom)" w:date="2024-12-17T13:46:00Z" w16du:dateUtc="2024-12-17T02:46:00Z">
                  <w:rPr>
                    <w:rFonts w:asciiTheme="minorHAnsi" w:hAnsiTheme="minorHAnsi"/>
                    <w:sz w:val="20"/>
                    <w:szCs w:val="20"/>
                    <w:highlight w:val="cyan"/>
                  </w:rPr>
                </w:rPrChange>
              </w:rPr>
              <w:t>:</w:t>
            </w:r>
            <w:commentRangeEnd w:id="3970"/>
            <w:r w:rsidRPr="00526AA6">
              <w:rPr>
                <w:rStyle w:val="CommentReference"/>
                <w:rFonts w:asciiTheme="minorHAnsi" w:hAnsiTheme="minorHAnsi" w:cstheme="minorBidi"/>
                <w:sz w:val="20"/>
                <w:szCs w:val="20"/>
                <w:highlight w:val="green"/>
                <w:rPrChange w:id="3977" w:author="Sam Sehgal (EXT Idiom)" w:date="2024-12-17T13:46:00Z" w16du:dateUtc="2024-12-17T02:46:00Z">
                  <w:rPr>
                    <w:rStyle w:val="CommentReference"/>
                    <w:rFonts w:asciiTheme="minorHAnsi" w:hAnsiTheme="minorHAnsi" w:cstheme="minorBidi"/>
                    <w:sz w:val="20"/>
                    <w:szCs w:val="20"/>
                    <w:highlight w:val="cyan"/>
                  </w:rPr>
                </w:rPrChange>
              </w:rPr>
              <w:commentReference w:id="3970"/>
            </w:r>
            <w:commentRangeEnd w:id="3971"/>
            <w:r w:rsidRPr="00526AA6">
              <w:rPr>
                <w:rStyle w:val="CommentReference"/>
                <w:rFonts w:asciiTheme="minorHAnsi" w:hAnsiTheme="minorHAnsi" w:cstheme="minorBidi"/>
                <w:sz w:val="20"/>
                <w:szCs w:val="20"/>
                <w:highlight w:val="green"/>
                <w:rPrChange w:id="3978" w:author="Sam Sehgal (EXT Idiom)" w:date="2024-12-17T13:46:00Z" w16du:dateUtc="2024-12-17T02:46:00Z">
                  <w:rPr>
                    <w:rStyle w:val="CommentReference"/>
                    <w:rFonts w:asciiTheme="minorHAnsi" w:hAnsiTheme="minorHAnsi" w:cstheme="minorBidi"/>
                    <w:sz w:val="20"/>
                    <w:szCs w:val="20"/>
                    <w:highlight w:val="cyan"/>
                  </w:rPr>
                </w:rPrChange>
              </w:rPr>
              <w:commentReference w:id="3971"/>
            </w:r>
            <w:r w:rsidRPr="00526AA6">
              <w:rPr>
                <w:rFonts w:asciiTheme="minorHAnsi" w:hAnsiTheme="minorHAnsi"/>
                <w:sz w:val="20"/>
                <w:szCs w:val="20"/>
                <w:highlight w:val="green"/>
                <w:rPrChange w:id="3979" w:author="Sam Sehgal (EXT Idiom)" w:date="2024-12-17T13:46:00Z" w16du:dateUtc="2024-12-17T02:46:00Z">
                  <w:rPr>
                    <w:rFonts w:asciiTheme="minorHAnsi" w:hAnsiTheme="minorHAnsi"/>
                    <w:sz w:val="20"/>
                    <w:szCs w:val="20"/>
                    <w:highlight w:val="cyan"/>
                  </w:rPr>
                </w:rPrChange>
              </w:rPr>
              <w:t>”</w:t>
            </w:r>
          </w:p>
          <w:p w14:paraId="715CFCF1" w14:textId="77777777" w:rsidR="00C60E6A" w:rsidRPr="00A6503D" w:rsidRDefault="00C60E6A" w:rsidP="00C60E6A">
            <w:pPr>
              <w:tabs>
                <w:tab w:val="left" w:pos="774"/>
              </w:tabs>
              <w:contextualSpacing/>
              <w:rPr>
                <w:rFonts w:asciiTheme="minorHAnsi" w:hAnsiTheme="minorHAnsi"/>
                <w:b/>
                <w:bCs/>
                <w:sz w:val="20"/>
                <w:szCs w:val="20"/>
              </w:rPr>
            </w:pPr>
          </w:p>
        </w:tc>
        <w:tc>
          <w:tcPr>
            <w:tcW w:w="1701" w:type="dxa"/>
          </w:tcPr>
          <w:p w14:paraId="7C31E3D1" w14:textId="77777777" w:rsidR="00C60E6A" w:rsidRPr="00A6503D" w:rsidRDefault="00C60E6A" w:rsidP="00C60E6A">
            <w:pPr>
              <w:tabs>
                <w:tab w:val="left" w:pos="1800"/>
              </w:tabs>
              <w:rPr>
                <w:rFonts w:asciiTheme="minorHAnsi" w:hAnsiTheme="minorHAnsi" w:cstheme="minorHAnsi"/>
                <w:bCs/>
                <w:sz w:val="20"/>
                <w:szCs w:val="20"/>
              </w:rPr>
            </w:pPr>
            <w:r w:rsidRPr="00A6503D">
              <w:rPr>
                <w:rFonts w:asciiTheme="minorHAnsi" w:hAnsiTheme="minorHAnsi" w:cstheme="minorHAnsi"/>
                <w:bCs/>
                <w:sz w:val="20"/>
                <w:szCs w:val="20"/>
              </w:rPr>
              <w:t>Column 1 Bodycopy_COI</w:t>
            </w:r>
          </w:p>
          <w:p w14:paraId="20FDCF33" w14:textId="77777777" w:rsidR="00C60E6A" w:rsidRPr="00A6503D" w:rsidRDefault="00C60E6A" w:rsidP="00C60E6A">
            <w:pPr>
              <w:tabs>
                <w:tab w:val="left" w:pos="1800"/>
              </w:tabs>
              <w:rPr>
                <w:rFonts w:asciiTheme="minorHAnsi" w:hAnsiTheme="minorHAnsi" w:cstheme="minorHAnsi"/>
                <w:bCs/>
                <w:sz w:val="20"/>
                <w:szCs w:val="20"/>
              </w:rPr>
            </w:pPr>
          </w:p>
          <w:p w14:paraId="44029E2F" w14:textId="77777777" w:rsidR="00C60E6A" w:rsidRPr="00A6503D" w:rsidRDefault="00C60E6A" w:rsidP="00C60E6A">
            <w:pPr>
              <w:tabs>
                <w:tab w:val="left" w:pos="1800"/>
              </w:tabs>
              <w:rPr>
                <w:rFonts w:asciiTheme="minorHAnsi" w:hAnsiTheme="minorHAnsi" w:cstheme="minorHAnsi"/>
                <w:bCs/>
                <w:sz w:val="20"/>
                <w:szCs w:val="20"/>
              </w:rPr>
            </w:pPr>
            <w:r w:rsidRPr="00A6503D">
              <w:rPr>
                <w:rFonts w:asciiTheme="minorHAnsi" w:hAnsiTheme="minorHAnsi" w:cstheme="minorHAnsi"/>
                <w:bCs/>
                <w:sz w:val="20"/>
                <w:szCs w:val="20"/>
              </w:rPr>
              <w:t>Column 2: Bullet_1_B_COI</w:t>
            </w:r>
          </w:p>
          <w:p w14:paraId="1760AB1B" w14:textId="77777777" w:rsidR="00C60E6A" w:rsidRPr="00A6503D" w:rsidRDefault="00C60E6A" w:rsidP="00C60E6A">
            <w:pPr>
              <w:spacing w:after="120"/>
              <w:rPr>
                <w:rFonts w:asciiTheme="minorHAnsi" w:hAnsiTheme="minorHAnsi" w:cstheme="minorHAnsi"/>
                <w:color w:val="000000"/>
                <w:sz w:val="20"/>
                <w:szCs w:val="20"/>
              </w:rPr>
            </w:pPr>
          </w:p>
        </w:tc>
      </w:tr>
      <w:tr w:rsidR="00C60E6A" w:rsidRPr="00720F8E" w14:paraId="6B450355" w14:textId="77777777" w:rsidTr="009E32DB">
        <w:trPr>
          <w:cantSplit/>
        </w:trPr>
        <w:tc>
          <w:tcPr>
            <w:tcW w:w="846" w:type="dxa"/>
          </w:tcPr>
          <w:p w14:paraId="2230FE9D" w14:textId="22467412" w:rsidR="00C60E6A" w:rsidRPr="006B342B" w:rsidRDefault="00C60E6A" w:rsidP="00C60E6A">
            <w:pPr>
              <w:tabs>
                <w:tab w:val="left" w:pos="1800"/>
              </w:tabs>
              <w:rPr>
                <w:rFonts w:asciiTheme="minorHAnsi" w:hAnsiTheme="minorHAnsi" w:cstheme="minorHAnsi"/>
                <w:bCs/>
                <w:sz w:val="20"/>
                <w:rPrChange w:id="3980" w:author="Sam Sehgal (EXT Idiom)" w:date="2024-12-17T13:45:00Z" w16du:dateUtc="2024-12-17T02:45:00Z">
                  <w:rPr>
                    <w:rFonts w:asciiTheme="minorHAnsi" w:hAnsiTheme="minorHAnsi" w:cstheme="minorHAnsi"/>
                    <w:b/>
                    <w:sz w:val="20"/>
                  </w:rPr>
                </w:rPrChange>
              </w:rPr>
            </w:pPr>
            <w:r w:rsidRPr="006B342B">
              <w:rPr>
                <w:rFonts w:asciiTheme="minorHAnsi" w:hAnsiTheme="minorHAnsi" w:cstheme="minorHAnsi"/>
                <w:bCs/>
                <w:sz w:val="20"/>
              </w:rPr>
              <w:lastRenderedPageBreak/>
              <w:t>AYP 8 V3</w:t>
            </w:r>
          </w:p>
        </w:tc>
        <w:tc>
          <w:tcPr>
            <w:tcW w:w="1701" w:type="dxa"/>
          </w:tcPr>
          <w:p w14:paraId="1B2A9CB5" w14:textId="77777777" w:rsidR="00C60E6A" w:rsidRPr="006B342B" w:rsidRDefault="00C60E6A" w:rsidP="00C60E6A">
            <w:pPr>
              <w:tabs>
                <w:tab w:val="left" w:pos="1800"/>
              </w:tabs>
              <w:rPr>
                <w:rFonts w:ascii="Arial" w:hAnsi="Arial"/>
                <w:sz w:val="18"/>
                <w:szCs w:val="18"/>
              </w:rPr>
            </w:pPr>
            <w:r w:rsidRPr="006B342B">
              <w:rPr>
                <w:rFonts w:ascii="Arial" w:hAnsi="Arial"/>
                <w:sz w:val="18"/>
                <w:szCs w:val="18"/>
              </w:rPr>
              <w:t>&lt;ProductCode&gt;</w:t>
            </w:r>
          </w:p>
          <w:p w14:paraId="4CCA7C75" w14:textId="77777777" w:rsidR="00C60E6A" w:rsidRPr="006B342B" w:rsidRDefault="00C60E6A" w:rsidP="00C60E6A">
            <w:pPr>
              <w:tabs>
                <w:tab w:val="left" w:pos="1800"/>
              </w:tabs>
              <w:rPr>
                <w:rFonts w:ascii="Calibri" w:hAnsi="Calibri" w:cs="Calibri"/>
                <w:color w:val="000000" w:themeColor="text1"/>
                <w:sz w:val="20"/>
                <w:szCs w:val="20"/>
                <w:rPrChange w:id="3981" w:author="Sam Sehgal (EXT Idiom)" w:date="2024-12-17T13:45:00Z" w16du:dateUtc="2024-12-17T02:45:00Z">
                  <w:rPr>
                    <w:rFonts w:ascii="Calibri" w:hAnsi="Calibri" w:cs="Calibri"/>
                    <w:color w:val="000000" w:themeColor="text1"/>
                    <w:sz w:val="20"/>
                    <w:szCs w:val="20"/>
                    <w:highlight w:val="cyan"/>
                  </w:rPr>
                </w:rPrChange>
              </w:rPr>
            </w:pPr>
            <w:r w:rsidRPr="006B342B">
              <w:rPr>
                <w:rFonts w:ascii="Calibri" w:hAnsi="Calibri" w:cs="Calibri"/>
                <w:color w:val="000000" w:themeColor="text1"/>
                <w:sz w:val="20"/>
                <w:szCs w:val="20"/>
                <w:rPrChange w:id="3982" w:author="Sam Sehgal (EXT Idiom)" w:date="2024-12-17T13:45:00Z" w16du:dateUtc="2024-12-17T02:45:00Z">
                  <w:rPr>
                    <w:rFonts w:ascii="Calibri" w:hAnsi="Calibri" w:cs="Calibri"/>
                    <w:color w:val="000000" w:themeColor="text1"/>
                    <w:sz w:val="20"/>
                    <w:szCs w:val="20"/>
                    <w:highlight w:val="cyan"/>
                  </w:rPr>
                </w:rPrChange>
              </w:rPr>
              <w:t>&lt;HasFraudDishonestyCode&gt;</w:t>
            </w:r>
          </w:p>
          <w:p w14:paraId="4CA4878E" w14:textId="0F1570E5" w:rsidR="00C60E6A" w:rsidRPr="006B342B" w:rsidRDefault="00C60E6A" w:rsidP="00C60E6A">
            <w:pPr>
              <w:tabs>
                <w:tab w:val="left" w:pos="1800"/>
              </w:tabs>
              <w:rPr>
                <w:rFonts w:ascii="Arial" w:hAnsi="Arial"/>
                <w:sz w:val="20"/>
                <w:szCs w:val="20"/>
              </w:rPr>
            </w:pPr>
            <w:r w:rsidRPr="006B342B">
              <w:rPr>
                <w:rFonts w:ascii="Arial" w:hAnsi="Arial"/>
                <w:sz w:val="20"/>
                <w:szCs w:val="20"/>
                <w:rPrChange w:id="3983" w:author="Sam Sehgal (EXT Idiom)" w:date="2024-12-17T13:45:00Z" w16du:dateUtc="2024-12-17T02:45:00Z">
                  <w:rPr>
                    <w:rFonts w:ascii="Arial" w:hAnsi="Arial"/>
                    <w:sz w:val="20"/>
                    <w:szCs w:val="20"/>
                    <w:highlight w:val="cyan"/>
                  </w:rPr>
                </w:rPrChange>
              </w:rPr>
              <w:t>&lt;IsMigration&gt;</w:t>
            </w:r>
          </w:p>
        </w:tc>
        <w:tc>
          <w:tcPr>
            <w:tcW w:w="8363" w:type="dxa"/>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C60E6A" w:rsidRPr="006B342B" w14:paraId="71B6E514" w14:textId="77777777">
              <w:trPr>
                <w:trHeight w:val="140"/>
              </w:trPr>
              <w:tc>
                <w:tcPr>
                  <w:tcW w:w="2904" w:type="dxa"/>
                  <w:noWrap/>
                  <w:hideMark/>
                </w:tcPr>
                <w:p w14:paraId="5A5980B6" w14:textId="5C25C499" w:rsidR="00C60E6A" w:rsidRPr="006B342B" w:rsidRDefault="00C60E6A" w:rsidP="00C60E6A">
                  <w:pPr>
                    <w:pStyle w:val="BodycopyCOI"/>
                    <w:rPr>
                      <w:b/>
                      <w:bCs/>
                    </w:rPr>
                  </w:pPr>
                  <w:r w:rsidRPr="006B342B">
                    <w:rPr>
                      <w:rFonts w:asciiTheme="minorHAnsi" w:hAnsiTheme="minorHAnsi"/>
                      <w:sz w:val="20"/>
                      <w:szCs w:val="20"/>
                      <w:lang w:val="en-US"/>
                      <w:rPrChange w:id="3984" w:author="Sam Sehgal (EXT Idiom)" w:date="2024-12-17T13:45:00Z" w16du:dateUtc="2024-12-17T02:45:00Z">
                        <w:rPr>
                          <w:rFonts w:asciiTheme="minorHAnsi" w:hAnsiTheme="minorHAnsi"/>
                          <w:sz w:val="20"/>
                          <w:szCs w:val="20"/>
                          <w:highlight w:val="cyan"/>
                          <w:lang w:val="en-US"/>
                        </w:rPr>
                      </w:rPrChange>
                    </w:rPr>
                    <w:t>We understand that in your previous policy terms  policyholders, their partners (legal or de-facto) or any family member living at the insured address</w:t>
                  </w:r>
                  <w:r w:rsidRPr="006B342B">
                    <w:rPr>
                      <w:rFonts w:asciiTheme="minorHAnsi" w:hAnsiTheme="minorHAnsi"/>
                      <w:sz w:val="20"/>
                      <w:szCs w:val="20"/>
                      <w:rPrChange w:id="3985" w:author="Sam Sehgal (EXT Idiom)" w:date="2024-12-17T13:45:00Z" w16du:dateUtc="2024-12-17T02:45:00Z">
                        <w:rPr>
                          <w:rFonts w:asciiTheme="minorHAnsi" w:hAnsiTheme="minorHAnsi"/>
                          <w:sz w:val="20"/>
                          <w:szCs w:val="20"/>
                          <w:highlight w:val="cyan"/>
                        </w:rPr>
                      </w:rPrChange>
                    </w:rPr>
                    <w:t>:</w:t>
                  </w:r>
                  <w:r w:rsidRPr="006B342B" w:rsidDel="003630AF">
                    <w:rPr>
                      <w:rPrChange w:id="3986" w:author="Sam Sehgal (EXT Idiom)" w:date="2024-12-17T13:45:00Z" w16du:dateUtc="2024-12-17T02:45:00Z">
                        <w:rPr>
                          <w:highlight w:val="cyan"/>
                        </w:rPr>
                      </w:rPrChange>
                    </w:rPr>
                    <w:t xml:space="preserve"> </w:t>
                  </w:r>
                </w:p>
              </w:tc>
              <w:tc>
                <w:tcPr>
                  <w:tcW w:w="4614" w:type="dxa"/>
                  <w:noWrap/>
                  <w:hideMark/>
                </w:tcPr>
                <w:p w14:paraId="36ABA3C7" w14:textId="184A2928" w:rsidR="00C60E6A" w:rsidRPr="006B342B" w:rsidRDefault="00C60E6A" w:rsidP="00C60E6A">
                  <w:pPr>
                    <w:tabs>
                      <w:tab w:val="left" w:pos="774"/>
                    </w:tabs>
                    <w:rPr>
                      <w:rFonts w:asciiTheme="minorHAnsi" w:hAnsiTheme="minorHAnsi"/>
                      <w:b/>
                      <w:bCs/>
                      <w:color w:val="000000"/>
                      <w:sz w:val="22"/>
                      <w:szCs w:val="22"/>
                      <w:lang w:eastAsia="en-AU"/>
                    </w:rPr>
                  </w:pPr>
                  <w:r w:rsidRPr="006B342B">
                    <w:rPr>
                      <w:rFonts w:asciiTheme="minorHAnsi" w:hAnsiTheme="minorHAnsi"/>
                      <w:b/>
                      <w:bCs/>
                      <w:sz w:val="20"/>
                      <w:szCs w:val="20"/>
                    </w:rPr>
                    <w:t xml:space="preserve">• may have had an insurance claim </w:t>
                  </w:r>
                  <w:ins w:id="3987" w:author="Sam Sehgal (EXT Idiom)" w:date="2024-12-17T13:45:00Z" w16du:dateUtc="2024-12-17T02:45:00Z">
                    <w:r w:rsidR="006B342B" w:rsidRPr="006B342B">
                      <w:rPr>
                        <w:rFonts w:asciiTheme="minorHAnsi" w:hAnsiTheme="minorHAnsi"/>
                        <w:b/>
                        <w:bCs/>
                        <w:sz w:val="20"/>
                        <w:szCs w:val="20"/>
                        <w:highlight w:val="green"/>
                        <w:rPrChange w:id="3988" w:author="Sam Sehgal (EXT Idiom)" w:date="2024-12-17T13:45:00Z" w16du:dateUtc="2024-12-17T02:45:00Z">
                          <w:rPr>
                            <w:rFonts w:asciiTheme="minorHAnsi" w:hAnsiTheme="minorHAnsi"/>
                            <w:b/>
                            <w:bCs/>
                            <w:sz w:val="20"/>
                            <w:szCs w:val="20"/>
                          </w:rPr>
                        </w:rPrChange>
                      </w:rPr>
                      <w:t>decline</w:t>
                    </w:r>
                  </w:ins>
                  <w:ins w:id="3989" w:author="sam sehgal" w:date="2024-12-19T11:06:00Z" w16du:dateUtc="2024-12-19T00:06:00Z">
                    <w:r w:rsidR="00533ACE">
                      <w:rPr>
                        <w:rFonts w:asciiTheme="minorHAnsi" w:hAnsiTheme="minorHAnsi"/>
                        <w:b/>
                        <w:bCs/>
                        <w:sz w:val="20"/>
                        <w:szCs w:val="20"/>
                        <w:highlight w:val="green"/>
                      </w:rPr>
                      <w:t>d</w:t>
                    </w:r>
                  </w:ins>
                  <w:del w:id="3990" w:author="Sam Sehgal (EXT Idiom)" w:date="2024-12-17T13:45:00Z" w16du:dateUtc="2024-12-17T02:45:00Z">
                    <w:r w:rsidRPr="006B342B" w:rsidDel="006B342B">
                      <w:rPr>
                        <w:rFonts w:asciiTheme="minorHAnsi" w:hAnsiTheme="minorHAnsi"/>
                        <w:b/>
                        <w:bCs/>
                        <w:sz w:val="20"/>
                        <w:szCs w:val="20"/>
                        <w:highlight w:val="green"/>
                        <w:rPrChange w:id="3991" w:author="Sam Sehgal (EXT Idiom)" w:date="2024-12-17T13:45:00Z" w16du:dateUtc="2024-12-17T02:45:00Z">
                          <w:rPr>
                            <w:rFonts w:asciiTheme="minorHAnsi" w:hAnsiTheme="minorHAnsi"/>
                            <w:b/>
                            <w:bCs/>
                            <w:sz w:val="20"/>
                            <w:szCs w:val="20"/>
                          </w:rPr>
                        </w:rPrChange>
                      </w:rPr>
                      <w:delText>denied</w:delText>
                    </w:r>
                    <w:r w:rsidRPr="006B342B" w:rsidDel="006B342B">
                      <w:rPr>
                        <w:rFonts w:asciiTheme="minorHAnsi" w:hAnsiTheme="minorHAnsi"/>
                        <w:b/>
                        <w:bCs/>
                        <w:sz w:val="20"/>
                        <w:szCs w:val="20"/>
                      </w:rPr>
                      <w:delText xml:space="preserve"> </w:delText>
                    </w:r>
                  </w:del>
                  <w:r w:rsidRPr="006B342B">
                    <w:rPr>
                      <w:rFonts w:asciiTheme="minorHAnsi" w:hAnsiTheme="minorHAnsi"/>
                      <w:b/>
                      <w:bCs/>
                      <w:sz w:val="20"/>
                      <w:szCs w:val="20"/>
                    </w:rPr>
                    <w:t xml:space="preserve">for fraud or dishonesty in the last 5 years </w:t>
                  </w:r>
                </w:p>
              </w:tc>
            </w:tr>
          </w:tbl>
          <w:p w14:paraId="5EF1271A" w14:textId="77777777" w:rsidR="00C60E6A" w:rsidRPr="006B342B" w:rsidRDefault="00C60E6A" w:rsidP="00C60E6A">
            <w:pPr>
              <w:pStyle w:val="BodycopyCOI"/>
              <w:rPr>
                <w:rPrChange w:id="3992" w:author="Sam Sehgal (EXT Idiom)" w:date="2024-12-17T13:45:00Z" w16du:dateUtc="2024-12-17T02:45:00Z">
                  <w:rPr>
                    <w:highlight w:val="cyan"/>
                  </w:rPr>
                </w:rPrChange>
              </w:rPr>
            </w:pPr>
          </w:p>
        </w:tc>
        <w:tc>
          <w:tcPr>
            <w:tcW w:w="1985" w:type="dxa"/>
          </w:tcPr>
          <w:p w14:paraId="1520CA8A" w14:textId="412EFC47" w:rsidR="00C60E6A" w:rsidRPr="006B342B" w:rsidRDefault="00C60E6A" w:rsidP="00C60E6A">
            <w:pPr>
              <w:tabs>
                <w:tab w:val="left" w:pos="774"/>
              </w:tabs>
              <w:contextualSpacing/>
              <w:rPr>
                <w:rFonts w:asciiTheme="minorHAnsi" w:hAnsiTheme="minorHAnsi"/>
                <w:sz w:val="20"/>
                <w:szCs w:val="20"/>
                <w:rPrChange w:id="3993" w:author="Sam Sehgal (EXT Idiom)" w:date="2024-12-17T13:45:00Z" w16du:dateUtc="2024-12-17T02:45:00Z">
                  <w:rPr>
                    <w:rFonts w:asciiTheme="minorHAnsi" w:hAnsiTheme="minorHAnsi"/>
                    <w:sz w:val="20"/>
                    <w:szCs w:val="20"/>
                    <w:highlight w:val="cyan"/>
                  </w:rPr>
                </w:rPrChange>
              </w:rPr>
            </w:pPr>
            <w:r w:rsidRPr="006B342B">
              <w:rPr>
                <w:rFonts w:asciiTheme="minorHAnsi" w:hAnsiTheme="minorHAnsi"/>
                <w:b/>
                <w:bCs/>
                <w:sz w:val="20"/>
                <w:szCs w:val="20"/>
                <w:rPrChange w:id="3994" w:author="Sam Sehgal (EXT Idiom)" w:date="2024-12-17T13:45:00Z" w16du:dateUtc="2024-12-17T02:45:00Z">
                  <w:rPr>
                    <w:rFonts w:asciiTheme="minorHAnsi" w:hAnsiTheme="minorHAnsi"/>
                    <w:b/>
                    <w:bCs/>
                    <w:sz w:val="20"/>
                    <w:szCs w:val="20"/>
                    <w:highlight w:val="cyan"/>
                  </w:rPr>
                </w:rPrChange>
              </w:rPr>
              <w:t xml:space="preserve">IF </w:t>
            </w:r>
            <w:r w:rsidRPr="006B342B">
              <w:rPr>
                <w:rFonts w:asciiTheme="minorHAnsi" w:hAnsiTheme="minorHAnsi"/>
                <w:sz w:val="20"/>
                <w:szCs w:val="20"/>
                <w:rPrChange w:id="3995" w:author="Sam Sehgal (EXT Idiom)" w:date="2024-12-17T13:45:00Z" w16du:dateUtc="2024-12-17T02:45:00Z">
                  <w:rPr>
                    <w:rFonts w:asciiTheme="minorHAnsi" w:hAnsiTheme="minorHAnsi"/>
                    <w:sz w:val="20"/>
                    <w:szCs w:val="20"/>
                    <w:highlight w:val="cyan"/>
                  </w:rPr>
                </w:rPrChange>
              </w:rPr>
              <w:t>&lt;ProductCode&gt;  = “Home”</w:t>
            </w:r>
          </w:p>
          <w:p w14:paraId="395D16F8" w14:textId="77777777" w:rsidR="00C60E6A" w:rsidRPr="006B342B" w:rsidRDefault="00C60E6A" w:rsidP="00C60E6A">
            <w:pPr>
              <w:tabs>
                <w:tab w:val="left" w:pos="774"/>
              </w:tabs>
              <w:contextualSpacing/>
              <w:rPr>
                <w:rFonts w:asciiTheme="minorHAnsi" w:hAnsiTheme="minorHAnsi"/>
                <w:b/>
                <w:bCs/>
                <w:sz w:val="20"/>
                <w:szCs w:val="20"/>
                <w:rPrChange w:id="3996" w:author="Sam Sehgal (EXT Idiom)" w:date="2024-12-17T13:45:00Z" w16du:dateUtc="2024-12-17T02:45:00Z">
                  <w:rPr>
                    <w:rFonts w:asciiTheme="minorHAnsi" w:hAnsiTheme="minorHAnsi"/>
                    <w:b/>
                    <w:bCs/>
                    <w:sz w:val="20"/>
                    <w:szCs w:val="20"/>
                    <w:highlight w:val="cyan"/>
                  </w:rPr>
                </w:rPrChange>
              </w:rPr>
            </w:pPr>
          </w:p>
          <w:p w14:paraId="107F1DAA" w14:textId="77777777" w:rsidR="00C60E6A" w:rsidRPr="006B342B" w:rsidRDefault="00C60E6A" w:rsidP="00C60E6A">
            <w:pPr>
              <w:tabs>
                <w:tab w:val="left" w:pos="1800"/>
              </w:tabs>
              <w:rPr>
                <w:rFonts w:ascii="Calibri" w:hAnsi="Calibri" w:cs="Calibri"/>
                <w:b/>
                <w:bCs/>
                <w:color w:val="000000" w:themeColor="text1"/>
                <w:sz w:val="20"/>
                <w:szCs w:val="20"/>
                <w:rPrChange w:id="3997" w:author="Sam Sehgal (EXT Idiom)" w:date="2024-12-17T13:45:00Z" w16du:dateUtc="2024-12-17T02:45:00Z">
                  <w:rPr>
                    <w:rFonts w:ascii="Calibri" w:hAnsi="Calibri" w:cs="Calibri"/>
                    <w:b/>
                    <w:bCs/>
                    <w:color w:val="000000" w:themeColor="text1"/>
                    <w:sz w:val="20"/>
                    <w:szCs w:val="20"/>
                    <w:highlight w:val="darkCyan"/>
                  </w:rPr>
                </w:rPrChange>
              </w:rPr>
            </w:pPr>
            <w:r w:rsidRPr="006B342B">
              <w:rPr>
                <w:rFonts w:ascii="Calibri" w:hAnsi="Calibri" w:cs="Calibri"/>
                <w:b/>
                <w:bCs/>
                <w:color w:val="000000" w:themeColor="text1"/>
                <w:sz w:val="20"/>
                <w:szCs w:val="20"/>
                <w:rPrChange w:id="3998" w:author="Sam Sehgal (EXT Idiom)" w:date="2024-12-17T13:45:00Z" w16du:dateUtc="2024-12-17T02:45:00Z">
                  <w:rPr>
                    <w:rFonts w:ascii="Calibri" w:hAnsi="Calibri" w:cs="Calibri"/>
                    <w:b/>
                    <w:bCs/>
                    <w:color w:val="000000" w:themeColor="text1"/>
                    <w:sz w:val="20"/>
                    <w:szCs w:val="20"/>
                    <w:highlight w:val="darkCyan"/>
                  </w:rPr>
                </w:rPrChange>
              </w:rPr>
              <w:t>Column 2  text logic</w:t>
            </w:r>
          </w:p>
          <w:p w14:paraId="77A1BDB9" w14:textId="77777777" w:rsidR="00C60E6A" w:rsidRPr="006B342B" w:rsidRDefault="00C60E6A" w:rsidP="00C60E6A">
            <w:pPr>
              <w:tabs>
                <w:tab w:val="left" w:pos="1800"/>
              </w:tabs>
              <w:rPr>
                <w:rFonts w:ascii="Calibri" w:hAnsi="Calibri" w:cs="Calibri"/>
                <w:color w:val="000000" w:themeColor="text1"/>
                <w:sz w:val="20"/>
                <w:szCs w:val="20"/>
                <w:rPrChange w:id="3999" w:author="Sam Sehgal (EXT Idiom)" w:date="2024-12-17T13:45:00Z" w16du:dateUtc="2024-12-17T02:45:00Z">
                  <w:rPr>
                    <w:rFonts w:ascii="Calibri" w:hAnsi="Calibri" w:cs="Calibri"/>
                    <w:color w:val="000000" w:themeColor="text1"/>
                    <w:sz w:val="20"/>
                    <w:szCs w:val="20"/>
                    <w:highlight w:val="cyan"/>
                  </w:rPr>
                </w:rPrChange>
              </w:rPr>
            </w:pPr>
            <w:r w:rsidRPr="006B342B">
              <w:rPr>
                <w:rFonts w:ascii="Calibri" w:hAnsi="Calibri" w:cs="Calibri"/>
                <w:color w:val="000000" w:themeColor="text1"/>
                <w:sz w:val="20"/>
                <w:szCs w:val="20"/>
                <w:rPrChange w:id="4000" w:author="Sam Sehgal (EXT Idiom)" w:date="2024-12-17T13:45:00Z" w16du:dateUtc="2024-12-17T02:45:00Z">
                  <w:rPr>
                    <w:rFonts w:ascii="Calibri" w:hAnsi="Calibri" w:cs="Calibri"/>
                    <w:color w:val="000000" w:themeColor="text1"/>
                    <w:sz w:val="20"/>
                    <w:szCs w:val="20"/>
                    <w:highlight w:val="cyan"/>
                  </w:rPr>
                </w:rPrChange>
              </w:rPr>
              <w:t>IF</w:t>
            </w:r>
          </w:p>
          <w:p w14:paraId="12F8608A" w14:textId="6943990D" w:rsidR="00C60E6A" w:rsidRPr="006B342B" w:rsidRDefault="00C60E6A" w:rsidP="00C60E6A">
            <w:pPr>
              <w:tabs>
                <w:tab w:val="left" w:pos="1800"/>
              </w:tabs>
              <w:rPr>
                <w:rFonts w:ascii="Calibri" w:hAnsi="Calibri" w:cs="Calibri"/>
                <w:color w:val="000000" w:themeColor="text1"/>
                <w:sz w:val="20"/>
                <w:szCs w:val="20"/>
              </w:rPr>
            </w:pPr>
            <w:r w:rsidRPr="006B342B">
              <w:rPr>
                <w:rFonts w:ascii="Calibri" w:hAnsi="Calibri" w:cs="Calibri"/>
                <w:color w:val="000000" w:themeColor="text1"/>
                <w:sz w:val="20"/>
                <w:szCs w:val="20"/>
              </w:rPr>
              <w:t>&lt;</w:t>
            </w:r>
            <w:ins w:id="4001" w:author="Sam Sehgal (EXT Idiom)" w:date="2024-10-23T14:04:00Z" w16du:dateUtc="2024-10-23T03:04:00Z">
              <w:r w:rsidRPr="006B342B">
                <w:rPr>
                  <w:rFonts w:ascii="Calibri" w:hAnsi="Calibri" w:cs="Calibri"/>
                  <w:color w:val="000000" w:themeColor="text1"/>
                  <w:sz w:val="20"/>
                  <w:szCs w:val="20"/>
                </w:rPr>
                <w:t>ClaimDeniedCode</w:t>
              </w:r>
              <w:r w:rsidRPr="006B342B" w:rsidDel="00984D5A">
                <w:rPr>
                  <w:rFonts w:ascii="Calibri" w:hAnsi="Calibri" w:cs="Calibri"/>
                  <w:color w:val="000000" w:themeColor="text1"/>
                  <w:sz w:val="20"/>
                  <w:szCs w:val="20"/>
                  <w:rPrChange w:id="4002" w:author="Sam Sehgal (EXT Idiom)" w:date="2024-12-17T13:45:00Z" w16du:dateUtc="2024-12-17T02:45:00Z">
                    <w:rPr>
                      <w:rFonts w:ascii="Calibri" w:hAnsi="Calibri" w:cs="Calibri"/>
                      <w:color w:val="000000" w:themeColor="text1"/>
                      <w:sz w:val="20"/>
                      <w:szCs w:val="20"/>
                      <w:highlight w:val="cyan"/>
                    </w:rPr>
                  </w:rPrChange>
                </w:rPr>
                <w:t xml:space="preserve"> </w:t>
              </w:r>
            </w:ins>
            <w:r w:rsidRPr="006B342B">
              <w:rPr>
                <w:rFonts w:ascii="Calibri" w:hAnsi="Calibri" w:cs="Calibri"/>
                <w:color w:val="000000" w:themeColor="text1"/>
                <w:sz w:val="20"/>
                <w:szCs w:val="20"/>
              </w:rPr>
              <w:t>&gt; = “3|NotRecordedOnlyForMigration”</w:t>
            </w:r>
          </w:p>
          <w:p w14:paraId="5D9C4B33" w14:textId="77777777" w:rsidR="00C60E6A" w:rsidRPr="006B342B" w:rsidRDefault="00C60E6A" w:rsidP="00C60E6A">
            <w:pPr>
              <w:tabs>
                <w:tab w:val="left" w:pos="1800"/>
              </w:tabs>
              <w:rPr>
                <w:rFonts w:ascii="Calibri" w:hAnsi="Calibri" w:cs="Calibri"/>
                <w:color w:val="000000" w:themeColor="text1"/>
                <w:sz w:val="20"/>
                <w:szCs w:val="20"/>
              </w:rPr>
            </w:pPr>
            <w:r w:rsidRPr="006B342B">
              <w:rPr>
                <w:rFonts w:ascii="Calibri" w:hAnsi="Calibri" w:cs="Calibri"/>
                <w:b/>
                <w:bCs/>
                <w:color w:val="000000" w:themeColor="text1"/>
                <w:sz w:val="20"/>
                <w:szCs w:val="20"/>
              </w:rPr>
              <w:t>THEN</w:t>
            </w:r>
            <w:r w:rsidRPr="006B342B">
              <w:rPr>
                <w:rFonts w:ascii="Calibri" w:hAnsi="Calibri" w:cs="Calibri"/>
                <w:color w:val="000000" w:themeColor="text1"/>
                <w:sz w:val="20"/>
                <w:szCs w:val="20"/>
              </w:rPr>
              <w:t xml:space="preserve"> display</w:t>
            </w:r>
          </w:p>
          <w:p w14:paraId="4FFDBECA" w14:textId="77777777" w:rsidR="00C60E6A" w:rsidRPr="006B342B" w:rsidRDefault="00C60E6A" w:rsidP="00C60E6A">
            <w:pPr>
              <w:tabs>
                <w:tab w:val="left" w:pos="1800"/>
              </w:tabs>
              <w:rPr>
                <w:rFonts w:ascii="Calibri" w:hAnsi="Calibri" w:cs="Calibri"/>
                <w:b/>
                <w:bCs/>
                <w:color w:val="000000" w:themeColor="text1"/>
                <w:sz w:val="20"/>
                <w:szCs w:val="20"/>
                <w:rPrChange w:id="4003" w:author="Sam Sehgal (EXT Idiom)" w:date="2024-12-17T13:45:00Z" w16du:dateUtc="2024-12-17T02:45:00Z">
                  <w:rPr>
                    <w:rFonts w:ascii="Calibri" w:hAnsi="Calibri" w:cs="Calibri"/>
                    <w:b/>
                    <w:bCs/>
                    <w:color w:val="000000" w:themeColor="text1"/>
                    <w:sz w:val="20"/>
                    <w:szCs w:val="20"/>
                    <w:highlight w:val="cyan"/>
                  </w:rPr>
                </w:rPrChange>
              </w:rPr>
            </w:pPr>
            <w:r w:rsidRPr="006B342B">
              <w:rPr>
                <w:rFonts w:ascii="Calibri" w:hAnsi="Calibri" w:cs="Calibri"/>
                <w:b/>
                <w:bCs/>
                <w:color w:val="000000" w:themeColor="text1"/>
                <w:sz w:val="20"/>
                <w:szCs w:val="20"/>
              </w:rPr>
              <w:t>ELSE</w:t>
            </w:r>
          </w:p>
          <w:p w14:paraId="5ADBBF8C" w14:textId="77777777" w:rsidR="00C60E6A" w:rsidRPr="006B342B" w:rsidRDefault="00C60E6A" w:rsidP="00C60E6A">
            <w:pPr>
              <w:tabs>
                <w:tab w:val="left" w:pos="1800"/>
              </w:tabs>
              <w:rPr>
                <w:rFonts w:ascii="Calibri" w:hAnsi="Calibri" w:cs="Calibri"/>
                <w:b/>
                <w:bCs/>
                <w:color w:val="000000" w:themeColor="text1"/>
                <w:sz w:val="20"/>
                <w:szCs w:val="20"/>
                <w:rPrChange w:id="4004" w:author="Sam Sehgal (EXT Idiom)" w:date="2024-12-17T13:45:00Z" w16du:dateUtc="2024-12-17T02:45:00Z">
                  <w:rPr>
                    <w:rFonts w:ascii="Calibri" w:hAnsi="Calibri" w:cs="Calibri"/>
                    <w:b/>
                    <w:bCs/>
                    <w:color w:val="000000" w:themeColor="text1"/>
                    <w:sz w:val="20"/>
                    <w:szCs w:val="20"/>
                    <w:highlight w:val="cyan"/>
                  </w:rPr>
                </w:rPrChange>
              </w:rPr>
            </w:pPr>
          </w:p>
          <w:p w14:paraId="5309BBF1" w14:textId="77777777" w:rsidR="00C60E6A" w:rsidRPr="006B342B" w:rsidRDefault="00C60E6A" w:rsidP="00C60E6A">
            <w:pPr>
              <w:tabs>
                <w:tab w:val="left" w:pos="774"/>
              </w:tabs>
              <w:contextualSpacing/>
              <w:rPr>
                <w:rFonts w:asciiTheme="minorHAnsi" w:hAnsiTheme="minorHAnsi"/>
                <w:b/>
                <w:bCs/>
                <w:sz w:val="20"/>
                <w:szCs w:val="20"/>
                <w:u w:val="single"/>
              </w:rPr>
            </w:pPr>
            <w:r w:rsidRPr="006B342B">
              <w:rPr>
                <w:rFonts w:asciiTheme="minorHAnsi" w:hAnsiTheme="minorHAnsi"/>
                <w:b/>
                <w:bCs/>
                <w:sz w:val="20"/>
                <w:szCs w:val="20"/>
                <w:u w:val="single"/>
              </w:rPr>
              <w:t>Column 1 logic:</w:t>
            </w:r>
          </w:p>
          <w:p w14:paraId="377BE9B0" w14:textId="77777777" w:rsidR="00C60E6A" w:rsidRPr="006B342B" w:rsidRDefault="00C60E6A" w:rsidP="00C60E6A">
            <w:pPr>
              <w:tabs>
                <w:tab w:val="left" w:pos="774"/>
              </w:tabs>
              <w:contextualSpacing/>
              <w:rPr>
                <w:rFonts w:asciiTheme="minorHAnsi" w:hAnsiTheme="minorHAnsi"/>
                <w:b/>
                <w:bCs/>
                <w:sz w:val="20"/>
                <w:szCs w:val="20"/>
              </w:rPr>
            </w:pPr>
          </w:p>
          <w:p w14:paraId="27C0D650" w14:textId="77777777" w:rsidR="00C60E6A" w:rsidRPr="006B342B" w:rsidRDefault="00C60E6A" w:rsidP="00C60E6A">
            <w:pPr>
              <w:tabs>
                <w:tab w:val="left" w:pos="774"/>
              </w:tabs>
              <w:contextualSpacing/>
              <w:rPr>
                <w:rFonts w:asciiTheme="minorHAnsi" w:hAnsiTheme="minorHAnsi"/>
                <w:b/>
                <w:bCs/>
                <w:sz w:val="20"/>
                <w:szCs w:val="20"/>
              </w:rPr>
            </w:pPr>
            <w:r w:rsidRPr="006B342B">
              <w:rPr>
                <w:rFonts w:asciiTheme="minorHAnsi" w:hAnsiTheme="minorHAnsi"/>
                <w:b/>
                <w:bCs/>
                <w:sz w:val="20"/>
                <w:szCs w:val="20"/>
              </w:rPr>
              <w:t xml:space="preserve">IF’ If &lt;IsMigration&gt; = ‘1’ then DISPLAY </w:t>
            </w:r>
          </w:p>
          <w:p w14:paraId="2BEA7895" w14:textId="77777777" w:rsidR="00C60E6A" w:rsidRPr="006B342B" w:rsidRDefault="00C60E6A" w:rsidP="00C60E6A">
            <w:pPr>
              <w:tabs>
                <w:tab w:val="left" w:pos="774"/>
              </w:tabs>
              <w:contextualSpacing/>
              <w:rPr>
                <w:rFonts w:asciiTheme="minorHAnsi" w:hAnsiTheme="minorHAnsi"/>
                <w:b/>
                <w:bCs/>
                <w:sz w:val="20"/>
                <w:szCs w:val="20"/>
              </w:rPr>
            </w:pPr>
          </w:p>
          <w:p w14:paraId="5D20A479" w14:textId="1E620B4B" w:rsidR="00C60E6A" w:rsidRPr="006B342B" w:rsidRDefault="00C60E6A" w:rsidP="00C60E6A">
            <w:pPr>
              <w:tabs>
                <w:tab w:val="left" w:pos="774"/>
              </w:tabs>
              <w:contextualSpacing/>
              <w:rPr>
                <w:rFonts w:asciiTheme="minorHAnsi" w:hAnsiTheme="minorHAnsi"/>
                <w:b/>
                <w:bCs/>
                <w:sz w:val="20"/>
                <w:szCs w:val="20"/>
              </w:rPr>
            </w:pPr>
            <w:r w:rsidRPr="006B342B">
              <w:rPr>
                <w:rFonts w:asciiTheme="minorHAnsi" w:hAnsiTheme="minorHAnsi"/>
                <w:b/>
                <w:bCs/>
                <w:sz w:val="20"/>
                <w:szCs w:val="20"/>
              </w:rPr>
              <w:t>“</w:t>
            </w:r>
            <w:r w:rsidRPr="006B342B">
              <w:rPr>
                <w:rFonts w:asciiTheme="minorHAnsi" w:hAnsiTheme="minorHAnsi"/>
                <w:sz w:val="20"/>
                <w:szCs w:val="20"/>
                <w:rPrChange w:id="4005" w:author="Sam Sehgal (EXT Idiom)" w:date="2024-12-17T13:45:00Z" w16du:dateUtc="2024-12-17T02:45:00Z">
                  <w:rPr>
                    <w:rFonts w:asciiTheme="minorHAnsi" w:hAnsiTheme="minorHAnsi"/>
                    <w:sz w:val="20"/>
                    <w:szCs w:val="20"/>
                    <w:highlight w:val="cyan"/>
                  </w:rPr>
                </w:rPrChange>
              </w:rPr>
              <w:t>We understand that in your previous policy terms  policyholders, their partners (legal or de-facto) or any family member living at the insured address:</w:t>
            </w:r>
            <w:commentRangeStart w:id="4006"/>
            <w:r w:rsidRPr="006B342B">
              <w:rPr>
                <w:rFonts w:asciiTheme="minorHAnsi" w:hAnsiTheme="minorHAnsi"/>
                <w:sz w:val="20"/>
                <w:szCs w:val="20"/>
                <w:rPrChange w:id="4007" w:author="Sam Sehgal (EXT Idiom)" w:date="2024-12-17T13:45:00Z" w16du:dateUtc="2024-12-17T02:45:00Z">
                  <w:rPr>
                    <w:rFonts w:asciiTheme="minorHAnsi" w:hAnsiTheme="minorHAnsi"/>
                    <w:sz w:val="20"/>
                    <w:szCs w:val="20"/>
                    <w:highlight w:val="cyan"/>
                  </w:rPr>
                </w:rPrChange>
              </w:rPr>
              <w:t>”</w:t>
            </w:r>
            <w:commentRangeEnd w:id="4006"/>
            <w:r w:rsidRPr="006B342B">
              <w:rPr>
                <w:rStyle w:val="CommentReference"/>
                <w:rFonts w:asciiTheme="minorHAnsi" w:hAnsiTheme="minorHAnsi" w:cstheme="minorBidi"/>
                <w:b/>
                <w:bCs/>
                <w:sz w:val="20"/>
                <w:szCs w:val="20"/>
              </w:rPr>
              <w:commentReference w:id="4006"/>
            </w:r>
          </w:p>
          <w:p w14:paraId="469C1FEB" w14:textId="77777777" w:rsidR="00C60E6A" w:rsidRPr="006B342B" w:rsidRDefault="00C60E6A" w:rsidP="00C60E6A">
            <w:pPr>
              <w:tabs>
                <w:tab w:val="left" w:pos="1800"/>
              </w:tabs>
              <w:rPr>
                <w:rFonts w:ascii="Calibri" w:hAnsi="Calibri" w:cs="Calibri"/>
                <w:b/>
                <w:bCs/>
                <w:color w:val="000000" w:themeColor="text1"/>
                <w:sz w:val="20"/>
                <w:szCs w:val="20"/>
              </w:rPr>
            </w:pPr>
          </w:p>
          <w:p w14:paraId="64760C73" w14:textId="77777777" w:rsidR="00C60E6A" w:rsidRPr="006B342B" w:rsidRDefault="00C60E6A" w:rsidP="00C60E6A">
            <w:pPr>
              <w:tabs>
                <w:tab w:val="left" w:pos="1800"/>
              </w:tabs>
              <w:rPr>
                <w:rFonts w:ascii="Calibri" w:hAnsi="Calibri" w:cs="Calibri"/>
                <w:color w:val="000000" w:themeColor="text1"/>
                <w:sz w:val="20"/>
                <w:szCs w:val="20"/>
              </w:rPr>
            </w:pPr>
          </w:p>
        </w:tc>
        <w:tc>
          <w:tcPr>
            <w:tcW w:w="1701" w:type="dxa"/>
          </w:tcPr>
          <w:p w14:paraId="548D2E5D" w14:textId="77777777" w:rsidR="00C60E6A" w:rsidRPr="006B342B" w:rsidRDefault="00C60E6A" w:rsidP="00C60E6A">
            <w:pPr>
              <w:tabs>
                <w:tab w:val="left" w:pos="1800"/>
              </w:tabs>
              <w:rPr>
                <w:rFonts w:asciiTheme="minorHAnsi" w:hAnsiTheme="minorHAnsi" w:cstheme="minorHAnsi"/>
                <w:bCs/>
                <w:sz w:val="20"/>
                <w:szCs w:val="20"/>
              </w:rPr>
            </w:pPr>
            <w:r w:rsidRPr="006B342B">
              <w:rPr>
                <w:rFonts w:asciiTheme="minorHAnsi" w:hAnsiTheme="minorHAnsi" w:cstheme="minorHAnsi"/>
                <w:bCs/>
                <w:sz w:val="20"/>
                <w:szCs w:val="20"/>
              </w:rPr>
              <w:t>Column 1 Bodycopy_COI</w:t>
            </w:r>
          </w:p>
          <w:p w14:paraId="47387D9A" w14:textId="77777777" w:rsidR="00C60E6A" w:rsidRPr="006B342B" w:rsidRDefault="00C60E6A" w:rsidP="00C60E6A">
            <w:pPr>
              <w:tabs>
                <w:tab w:val="left" w:pos="1800"/>
              </w:tabs>
              <w:rPr>
                <w:rFonts w:asciiTheme="minorHAnsi" w:hAnsiTheme="minorHAnsi" w:cstheme="minorHAnsi"/>
                <w:bCs/>
                <w:sz w:val="20"/>
                <w:szCs w:val="20"/>
              </w:rPr>
            </w:pPr>
          </w:p>
          <w:p w14:paraId="5D37524A" w14:textId="77777777" w:rsidR="00C60E6A" w:rsidRPr="006B342B" w:rsidRDefault="00C60E6A" w:rsidP="00C60E6A">
            <w:pPr>
              <w:tabs>
                <w:tab w:val="left" w:pos="1800"/>
              </w:tabs>
              <w:rPr>
                <w:rFonts w:asciiTheme="minorHAnsi" w:hAnsiTheme="minorHAnsi" w:cstheme="minorHAnsi"/>
                <w:bCs/>
                <w:sz w:val="20"/>
                <w:szCs w:val="20"/>
              </w:rPr>
            </w:pPr>
            <w:r w:rsidRPr="006B342B">
              <w:rPr>
                <w:rFonts w:asciiTheme="minorHAnsi" w:hAnsiTheme="minorHAnsi" w:cstheme="minorHAnsi"/>
                <w:bCs/>
                <w:sz w:val="20"/>
                <w:szCs w:val="20"/>
              </w:rPr>
              <w:t>Column 2: Bullet_1_B_COI</w:t>
            </w:r>
          </w:p>
          <w:p w14:paraId="1FC88939" w14:textId="77777777" w:rsidR="00C60E6A" w:rsidRPr="006B342B" w:rsidRDefault="00C60E6A" w:rsidP="00C60E6A">
            <w:pPr>
              <w:tabs>
                <w:tab w:val="left" w:pos="1800"/>
              </w:tabs>
              <w:rPr>
                <w:rFonts w:asciiTheme="minorHAnsi" w:hAnsiTheme="minorHAnsi" w:cstheme="minorHAnsi"/>
                <w:bCs/>
                <w:sz w:val="20"/>
                <w:szCs w:val="20"/>
              </w:rPr>
            </w:pPr>
          </w:p>
        </w:tc>
      </w:tr>
      <w:tr w:rsidR="00C60E6A" w:rsidRPr="00720F8E" w14:paraId="62EE902D" w14:textId="77777777" w:rsidTr="009E32DB">
        <w:trPr>
          <w:cantSplit/>
        </w:trPr>
        <w:tc>
          <w:tcPr>
            <w:tcW w:w="846" w:type="dxa"/>
          </w:tcPr>
          <w:p w14:paraId="4BAE3A94" w14:textId="4868039A" w:rsidR="00C60E6A" w:rsidRPr="00526AA6" w:rsidRDefault="00C60E6A" w:rsidP="00C60E6A">
            <w:pPr>
              <w:tabs>
                <w:tab w:val="left" w:pos="1800"/>
              </w:tabs>
              <w:rPr>
                <w:rFonts w:asciiTheme="minorHAnsi" w:hAnsiTheme="minorHAnsi" w:cstheme="minorHAnsi"/>
                <w:bCs/>
                <w:sz w:val="20"/>
              </w:rPr>
            </w:pPr>
            <w:r w:rsidRPr="00526AA6">
              <w:rPr>
                <w:rFonts w:asciiTheme="minorHAnsi" w:hAnsiTheme="minorHAnsi" w:cstheme="minorHAnsi"/>
                <w:bCs/>
                <w:sz w:val="20"/>
              </w:rPr>
              <w:lastRenderedPageBreak/>
              <w:t>AYP 8 V4</w:t>
            </w:r>
          </w:p>
        </w:tc>
        <w:tc>
          <w:tcPr>
            <w:tcW w:w="1701" w:type="dxa"/>
          </w:tcPr>
          <w:p w14:paraId="760A1C4D" w14:textId="77777777" w:rsidR="00C60E6A" w:rsidRPr="00526AA6" w:rsidRDefault="00C60E6A" w:rsidP="00C60E6A">
            <w:pPr>
              <w:tabs>
                <w:tab w:val="left" w:pos="1800"/>
              </w:tabs>
              <w:rPr>
                <w:rFonts w:ascii="Arial" w:hAnsi="Arial"/>
                <w:sz w:val="18"/>
                <w:szCs w:val="18"/>
              </w:rPr>
            </w:pPr>
          </w:p>
        </w:tc>
        <w:tc>
          <w:tcPr>
            <w:tcW w:w="8363" w:type="dxa"/>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C60E6A" w:rsidRPr="00526AA6" w14:paraId="13DF88BF" w14:textId="77777777">
              <w:trPr>
                <w:trHeight w:val="140"/>
              </w:trPr>
              <w:tc>
                <w:tcPr>
                  <w:tcW w:w="2904" w:type="dxa"/>
                  <w:noWrap/>
                  <w:hideMark/>
                </w:tcPr>
                <w:p w14:paraId="1B6D2439" w14:textId="4CA2F9DD" w:rsidR="00C60E6A" w:rsidRPr="00526AA6" w:rsidRDefault="00C60E6A" w:rsidP="00C60E6A">
                  <w:pPr>
                    <w:pStyle w:val="BodycopyCOI"/>
                    <w:rPr>
                      <w:b/>
                      <w:bCs/>
                    </w:rPr>
                  </w:pPr>
                  <w:r w:rsidRPr="00526AA6">
                    <w:rPr>
                      <w:rFonts w:asciiTheme="minorHAnsi" w:hAnsiTheme="minorHAnsi"/>
                      <w:sz w:val="20"/>
                      <w:szCs w:val="20"/>
                      <w:rPrChange w:id="4008" w:author="Sam Sehgal (EXT Idiom)" w:date="2024-12-17T13:46:00Z" w16du:dateUtc="2024-12-17T02:46:00Z">
                        <w:rPr>
                          <w:rFonts w:asciiTheme="minorHAnsi" w:hAnsiTheme="minorHAnsi"/>
                          <w:sz w:val="20"/>
                          <w:szCs w:val="20"/>
                          <w:highlight w:val="cyan"/>
                        </w:rPr>
                      </w:rPrChange>
                    </w:rPr>
                    <w:t>You have told us that all policyholders, their partners (legal or de-facto) or any family member living at the insured address</w:t>
                  </w:r>
                  <w:del w:id="4009" w:author="sam sehgal" w:date="2024-12-19T11:07:00Z" w16du:dateUtc="2024-12-19T00:07:00Z">
                    <w:r w:rsidRPr="00526AA6" w:rsidDel="009225EA">
                      <w:rPr>
                        <w:rFonts w:asciiTheme="minorHAnsi" w:hAnsiTheme="minorHAnsi"/>
                        <w:sz w:val="20"/>
                        <w:szCs w:val="20"/>
                        <w:rPrChange w:id="4010" w:author="Sam Sehgal (EXT Idiom)" w:date="2024-12-17T13:46:00Z" w16du:dateUtc="2024-12-17T02:46:00Z">
                          <w:rPr>
                            <w:rFonts w:asciiTheme="minorHAnsi" w:hAnsiTheme="minorHAnsi"/>
                            <w:sz w:val="20"/>
                            <w:szCs w:val="20"/>
                            <w:highlight w:val="cyan"/>
                          </w:rPr>
                        </w:rPrChange>
                      </w:rPr>
                      <w:delText xml:space="preserve"> </w:delText>
                    </w:r>
                    <w:r w:rsidRPr="009225EA" w:rsidDel="009225EA">
                      <w:rPr>
                        <w:rFonts w:asciiTheme="minorHAnsi" w:hAnsiTheme="minorHAnsi"/>
                        <w:sz w:val="20"/>
                        <w:szCs w:val="20"/>
                        <w:highlight w:val="green"/>
                        <w:rPrChange w:id="4011" w:author="sam sehgal" w:date="2024-12-19T11:07:00Z" w16du:dateUtc="2024-12-19T00:07:00Z">
                          <w:rPr>
                            <w:rFonts w:asciiTheme="minorHAnsi" w:hAnsiTheme="minorHAnsi"/>
                            <w:sz w:val="20"/>
                            <w:szCs w:val="20"/>
                            <w:highlight w:val="cyan"/>
                          </w:rPr>
                        </w:rPrChange>
                      </w:rPr>
                      <w:delText>have not</w:delText>
                    </w:r>
                  </w:del>
                  <w:r w:rsidRPr="00526AA6">
                    <w:rPr>
                      <w:rFonts w:asciiTheme="minorHAnsi" w:hAnsiTheme="minorHAnsi"/>
                      <w:sz w:val="20"/>
                      <w:szCs w:val="20"/>
                      <w:rPrChange w:id="4012" w:author="Sam Sehgal (EXT Idiom)" w:date="2024-12-17T13:46:00Z" w16du:dateUtc="2024-12-17T02:46:00Z">
                        <w:rPr>
                          <w:rFonts w:asciiTheme="minorHAnsi" w:hAnsiTheme="minorHAnsi"/>
                          <w:sz w:val="20"/>
                          <w:szCs w:val="20"/>
                          <w:highlight w:val="cyan"/>
                        </w:rPr>
                      </w:rPrChange>
                    </w:rPr>
                    <w:t>:</w:t>
                  </w:r>
                </w:p>
              </w:tc>
              <w:tc>
                <w:tcPr>
                  <w:tcW w:w="4614" w:type="dxa"/>
                  <w:noWrap/>
                  <w:vAlign w:val="bottom"/>
                  <w:hideMark/>
                </w:tcPr>
                <w:p w14:paraId="45136391" w14:textId="4B254320" w:rsidR="00C60E6A" w:rsidRPr="00526AA6" w:rsidRDefault="00C60E6A" w:rsidP="00C60E6A">
                  <w:pPr>
                    <w:tabs>
                      <w:tab w:val="left" w:pos="774"/>
                    </w:tabs>
                    <w:rPr>
                      <w:rFonts w:asciiTheme="minorHAnsi" w:hAnsiTheme="minorHAnsi"/>
                      <w:b/>
                      <w:bCs/>
                      <w:color w:val="000000"/>
                      <w:sz w:val="22"/>
                      <w:szCs w:val="22"/>
                      <w:lang w:eastAsia="en-AU"/>
                    </w:rPr>
                  </w:pPr>
                  <w:r w:rsidRPr="00526AA6">
                    <w:rPr>
                      <w:rFonts w:asciiTheme="minorHAnsi" w:hAnsiTheme="minorHAnsi"/>
                      <w:b/>
                      <w:bCs/>
                      <w:sz w:val="20"/>
                      <w:szCs w:val="20"/>
                    </w:rPr>
                    <w:t xml:space="preserve">• have not had any criminal </w:t>
                  </w:r>
                  <w:r w:rsidRPr="00FC47D1">
                    <w:rPr>
                      <w:rFonts w:asciiTheme="minorHAnsi" w:hAnsiTheme="minorHAnsi"/>
                      <w:b/>
                      <w:bCs/>
                      <w:sz w:val="20"/>
                      <w:szCs w:val="20"/>
                      <w:highlight w:val="green"/>
                      <w:rPrChange w:id="4013" w:author="Sam Sehgal (EXT Idiom)" w:date="2024-12-17T13:47:00Z" w16du:dateUtc="2024-12-17T02:47:00Z">
                        <w:rPr>
                          <w:rFonts w:asciiTheme="minorHAnsi" w:hAnsiTheme="minorHAnsi"/>
                          <w:b/>
                          <w:bCs/>
                          <w:sz w:val="20"/>
                          <w:szCs w:val="20"/>
                        </w:rPr>
                      </w:rPrChange>
                    </w:rPr>
                    <w:t>conviction</w:t>
                  </w:r>
                  <w:ins w:id="4014" w:author="Sam Sehgal (EXT Idiom)" w:date="2024-12-17T13:47:00Z" w16du:dateUtc="2024-12-17T02:47:00Z">
                    <w:r w:rsidR="00FC47D1" w:rsidRPr="00FC47D1">
                      <w:rPr>
                        <w:rFonts w:asciiTheme="minorHAnsi" w:hAnsiTheme="minorHAnsi"/>
                        <w:b/>
                        <w:bCs/>
                        <w:sz w:val="20"/>
                        <w:szCs w:val="20"/>
                        <w:highlight w:val="green"/>
                        <w:rPrChange w:id="4015" w:author="Sam Sehgal (EXT Idiom)" w:date="2024-12-17T13:47:00Z" w16du:dateUtc="2024-12-17T02:47:00Z">
                          <w:rPr>
                            <w:rFonts w:asciiTheme="minorHAnsi" w:hAnsiTheme="minorHAnsi"/>
                            <w:b/>
                            <w:bCs/>
                            <w:sz w:val="20"/>
                            <w:szCs w:val="20"/>
                          </w:rPr>
                        </w:rPrChange>
                      </w:rPr>
                      <w:t>s</w:t>
                    </w:r>
                  </w:ins>
                  <w:r w:rsidRPr="00526AA6">
                    <w:rPr>
                      <w:rFonts w:asciiTheme="minorHAnsi" w:hAnsiTheme="minorHAnsi"/>
                      <w:b/>
                      <w:bCs/>
                      <w:sz w:val="20"/>
                      <w:szCs w:val="20"/>
                    </w:rPr>
                    <w:t xml:space="preserve"> (excluding driving related </w:t>
                  </w:r>
                  <w:ins w:id="4016" w:author="Sam Sehgal (EXT Idiom)" w:date="2024-12-17T13:47:00Z" w16du:dateUtc="2024-12-17T02:47:00Z">
                    <w:r w:rsidR="00FC47D1" w:rsidRPr="00FC47D1">
                      <w:rPr>
                        <w:rFonts w:asciiTheme="minorHAnsi" w:hAnsiTheme="minorHAnsi"/>
                        <w:b/>
                        <w:bCs/>
                        <w:sz w:val="20"/>
                        <w:szCs w:val="20"/>
                        <w:highlight w:val="green"/>
                        <w:rPrChange w:id="4017" w:author="Sam Sehgal (EXT Idiom)" w:date="2024-12-17T13:47:00Z" w16du:dateUtc="2024-12-17T02:47:00Z">
                          <w:rPr>
                            <w:rFonts w:asciiTheme="minorHAnsi" w:hAnsiTheme="minorHAnsi"/>
                            <w:b/>
                            <w:bCs/>
                            <w:sz w:val="20"/>
                            <w:szCs w:val="20"/>
                          </w:rPr>
                        </w:rPrChange>
                      </w:rPr>
                      <w:t>offences or</w:t>
                    </w:r>
                    <w:r w:rsidR="00FC47D1">
                      <w:rPr>
                        <w:rFonts w:asciiTheme="minorHAnsi" w:hAnsiTheme="minorHAnsi"/>
                        <w:b/>
                        <w:bCs/>
                        <w:sz w:val="20"/>
                        <w:szCs w:val="20"/>
                      </w:rPr>
                      <w:t xml:space="preserve"> </w:t>
                    </w:r>
                  </w:ins>
                  <w:r w:rsidRPr="00526AA6">
                    <w:rPr>
                      <w:rFonts w:asciiTheme="minorHAnsi" w:hAnsiTheme="minorHAnsi"/>
                      <w:b/>
                      <w:bCs/>
                      <w:sz w:val="20"/>
                      <w:szCs w:val="20"/>
                    </w:rPr>
                    <w:t xml:space="preserve">convictions) in the last 5 years for fraud or dishonesty; theft or robbery; arson; damage or threatened damage to property; injury or threatened injury to persons; or for drugs or stolen goods </w:t>
                  </w:r>
                </w:p>
              </w:tc>
            </w:tr>
          </w:tbl>
          <w:p w14:paraId="7CEC9C52" w14:textId="77777777" w:rsidR="00C60E6A" w:rsidRPr="00526AA6" w:rsidRDefault="00C60E6A" w:rsidP="00C60E6A">
            <w:pPr>
              <w:pStyle w:val="BodycopyCOI"/>
              <w:rPr>
                <w:lang w:val="en-US"/>
                <w:rPrChange w:id="4018" w:author="Sam Sehgal (EXT Idiom)" w:date="2024-12-17T13:46:00Z" w16du:dateUtc="2024-12-17T02:46:00Z">
                  <w:rPr>
                    <w:highlight w:val="cyan"/>
                    <w:lang w:val="en-US"/>
                  </w:rPr>
                </w:rPrChange>
              </w:rPr>
            </w:pPr>
          </w:p>
        </w:tc>
        <w:tc>
          <w:tcPr>
            <w:tcW w:w="1985" w:type="dxa"/>
          </w:tcPr>
          <w:p w14:paraId="2F600677" w14:textId="2EF8F4BB" w:rsidR="00C60E6A" w:rsidRPr="00526AA6" w:rsidRDefault="00C60E6A" w:rsidP="00C60E6A">
            <w:pPr>
              <w:tabs>
                <w:tab w:val="left" w:pos="774"/>
              </w:tabs>
              <w:contextualSpacing/>
              <w:rPr>
                <w:rFonts w:asciiTheme="minorHAnsi" w:hAnsiTheme="minorHAnsi"/>
                <w:sz w:val="20"/>
                <w:szCs w:val="20"/>
                <w:rPrChange w:id="4019" w:author="Sam Sehgal (EXT Idiom)" w:date="2024-12-17T13:46:00Z" w16du:dateUtc="2024-12-17T02:46:00Z">
                  <w:rPr>
                    <w:rFonts w:asciiTheme="minorHAnsi" w:hAnsiTheme="minorHAnsi"/>
                    <w:sz w:val="20"/>
                    <w:szCs w:val="20"/>
                    <w:highlight w:val="cyan"/>
                  </w:rPr>
                </w:rPrChange>
              </w:rPr>
            </w:pPr>
            <w:r w:rsidRPr="00526AA6">
              <w:rPr>
                <w:rFonts w:asciiTheme="minorHAnsi" w:hAnsiTheme="minorHAnsi"/>
                <w:b/>
                <w:bCs/>
                <w:sz w:val="20"/>
                <w:szCs w:val="20"/>
                <w:rPrChange w:id="4020" w:author="Sam Sehgal (EXT Idiom)" w:date="2024-12-17T13:46:00Z" w16du:dateUtc="2024-12-17T02:46:00Z">
                  <w:rPr>
                    <w:rFonts w:asciiTheme="minorHAnsi" w:hAnsiTheme="minorHAnsi"/>
                    <w:b/>
                    <w:bCs/>
                    <w:sz w:val="20"/>
                    <w:szCs w:val="20"/>
                    <w:highlight w:val="cyan"/>
                  </w:rPr>
                </w:rPrChange>
              </w:rPr>
              <w:t xml:space="preserve">IF </w:t>
            </w:r>
            <w:r w:rsidRPr="00526AA6">
              <w:rPr>
                <w:rFonts w:asciiTheme="minorHAnsi" w:hAnsiTheme="minorHAnsi"/>
                <w:sz w:val="20"/>
                <w:szCs w:val="20"/>
                <w:rPrChange w:id="4021" w:author="Sam Sehgal (EXT Idiom)" w:date="2024-12-17T13:46:00Z" w16du:dateUtc="2024-12-17T02:46:00Z">
                  <w:rPr>
                    <w:rFonts w:asciiTheme="minorHAnsi" w:hAnsiTheme="minorHAnsi"/>
                    <w:sz w:val="20"/>
                    <w:szCs w:val="20"/>
                    <w:highlight w:val="cyan"/>
                  </w:rPr>
                </w:rPrChange>
              </w:rPr>
              <w:t>&lt;ProductCode&gt;  = “Home”</w:t>
            </w:r>
          </w:p>
          <w:p w14:paraId="641017E4" w14:textId="77777777" w:rsidR="00C60E6A" w:rsidRPr="00526AA6" w:rsidRDefault="00C60E6A" w:rsidP="00C60E6A">
            <w:pPr>
              <w:tabs>
                <w:tab w:val="left" w:pos="774"/>
              </w:tabs>
              <w:contextualSpacing/>
              <w:rPr>
                <w:rFonts w:asciiTheme="minorHAnsi" w:hAnsiTheme="minorHAnsi"/>
                <w:b/>
                <w:bCs/>
                <w:sz w:val="20"/>
                <w:szCs w:val="20"/>
                <w:rPrChange w:id="4022" w:author="Sam Sehgal (EXT Idiom)" w:date="2024-12-17T13:46:00Z" w16du:dateUtc="2024-12-17T02:46:00Z">
                  <w:rPr>
                    <w:rFonts w:asciiTheme="minorHAnsi" w:hAnsiTheme="minorHAnsi"/>
                    <w:b/>
                    <w:bCs/>
                    <w:sz w:val="20"/>
                    <w:szCs w:val="20"/>
                    <w:highlight w:val="cyan"/>
                  </w:rPr>
                </w:rPrChange>
              </w:rPr>
            </w:pPr>
          </w:p>
          <w:p w14:paraId="07EF7ABD" w14:textId="77777777" w:rsidR="00C60E6A" w:rsidRPr="00526AA6" w:rsidRDefault="00C60E6A" w:rsidP="00C60E6A">
            <w:pPr>
              <w:tabs>
                <w:tab w:val="left" w:pos="1800"/>
              </w:tabs>
              <w:rPr>
                <w:rFonts w:ascii="Calibri" w:hAnsi="Calibri" w:cs="Calibri"/>
                <w:b/>
                <w:bCs/>
                <w:color w:val="000000" w:themeColor="text1"/>
                <w:sz w:val="20"/>
                <w:szCs w:val="20"/>
              </w:rPr>
            </w:pPr>
            <w:r w:rsidRPr="00526AA6">
              <w:rPr>
                <w:rFonts w:ascii="Calibri" w:hAnsi="Calibri" w:cs="Calibri"/>
                <w:b/>
                <w:bCs/>
                <w:color w:val="000000" w:themeColor="text1"/>
                <w:sz w:val="20"/>
                <w:szCs w:val="20"/>
                <w:rPrChange w:id="4023" w:author="Sam Sehgal (EXT Idiom)" w:date="2024-12-17T13:46:00Z" w16du:dateUtc="2024-12-17T02:46:00Z">
                  <w:rPr>
                    <w:rFonts w:ascii="Calibri" w:hAnsi="Calibri" w:cs="Calibri"/>
                    <w:b/>
                    <w:bCs/>
                    <w:color w:val="000000" w:themeColor="text1"/>
                    <w:sz w:val="20"/>
                    <w:szCs w:val="20"/>
                    <w:highlight w:val="darkCyan"/>
                  </w:rPr>
                </w:rPrChange>
              </w:rPr>
              <w:t xml:space="preserve">Column 2  </w:t>
            </w:r>
            <w:r w:rsidRPr="00526AA6">
              <w:rPr>
                <w:rFonts w:ascii="Calibri" w:hAnsi="Calibri" w:cs="Calibri"/>
                <w:b/>
                <w:bCs/>
                <w:color w:val="000000" w:themeColor="text1"/>
                <w:sz w:val="20"/>
                <w:szCs w:val="20"/>
              </w:rPr>
              <w:t>text logic</w:t>
            </w:r>
          </w:p>
          <w:p w14:paraId="09444BB4" w14:textId="77777777" w:rsidR="00C60E6A" w:rsidRPr="00526AA6" w:rsidRDefault="00C60E6A" w:rsidP="00C60E6A">
            <w:pPr>
              <w:tabs>
                <w:tab w:val="left" w:pos="1800"/>
              </w:tabs>
              <w:rPr>
                <w:rFonts w:ascii="Calibri" w:hAnsi="Calibri" w:cs="Calibri"/>
                <w:b/>
                <w:bCs/>
                <w:color w:val="000000" w:themeColor="text1"/>
                <w:sz w:val="20"/>
                <w:szCs w:val="20"/>
              </w:rPr>
            </w:pPr>
            <w:r w:rsidRPr="00526AA6">
              <w:rPr>
                <w:rFonts w:ascii="Calibri" w:hAnsi="Calibri" w:cs="Calibri"/>
                <w:b/>
                <w:bCs/>
                <w:color w:val="000000" w:themeColor="text1"/>
                <w:sz w:val="20"/>
                <w:szCs w:val="20"/>
              </w:rPr>
              <w:t>IF</w:t>
            </w:r>
          </w:p>
          <w:p w14:paraId="1C18DDDB" w14:textId="77777777" w:rsidR="00C60E6A" w:rsidRPr="00526AA6" w:rsidRDefault="00C60E6A" w:rsidP="00C60E6A">
            <w:pPr>
              <w:tabs>
                <w:tab w:val="left" w:pos="1800"/>
              </w:tabs>
              <w:rPr>
                <w:rFonts w:ascii="Calibri" w:hAnsi="Calibri" w:cs="Calibri"/>
                <w:color w:val="000000" w:themeColor="text1"/>
                <w:sz w:val="20"/>
                <w:szCs w:val="20"/>
              </w:rPr>
            </w:pPr>
            <w:r w:rsidRPr="00526AA6">
              <w:rPr>
                <w:rFonts w:ascii="Calibri" w:hAnsi="Calibri" w:cs="Calibri"/>
                <w:color w:val="000000" w:themeColor="text1"/>
                <w:sz w:val="20"/>
                <w:szCs w:val="20"/>
              </w:rPr>
              <w:t>&lt;</w:t>
            </w:r>
            <w:del w:id="4024" w:author="Sam Sehgal (EXT Idiom)" w:date="2024-10-23T14:04:00Z" w16du:dateUtc="2024-10-23T03:04:00Z">
              <w:r w:rsidRPr="00526AA6" w:rsidDel="007A19A7">
                <w:rPr>
                  <w:rFonts w:ascii="Calibri" w:hAnsi="Calibri" w:cs="Calibri"/>
                  <w:color w:val="000000" w:themeColor="text1"/>
                  <w:sz w:val="20"/>
                  <w:szCs w:val="20"/>
                </w:rPr>
                <w:delText>HasAny</w:delText>
              </w:r>
            </w:del>
            <w:r w:rsidRPr="00526AA6">
              <w:rPr>
                <w:rFonts w:ascii="Calibri" w:hAnsi="Calibri" w:cs="Calibri"/>
                <w:color w:val="000000" w:themeColor="text1"/>
                <w:sz w:val="20"/>
                <w:szCs w:val="20"/>
              </w:rPr>
              <w:t>CriminalConvictionCode&gt; = “2|CriminalFalse”</w:t>
            </w:r>
          </w:p>
          <w:p w14:paraId="0103ED82" w14:textId="77777777" w:rsidR="00C60E6A" w:rsidRPr="00526AA6" w:rsidRDefault="00C60E6A" w:rsidP="00C60E6A">
            <w:pPr>
              <w:tabs>
                <w:tab w:val="left" w:pos="1800"/>
              </w:tabs>
              <w:rPr>
                <w:rFonts w:ascii="Calibri" w:hAnsi="Calibri" w:cs="Calibri"/>
                <w:color w:val="000000" w:themeColor="text1"/>
                <w:sz w:val="20"/>
                <w:szCs w:val="20"/>
                <w:rPrChange w:id="4025" w:author="Sam Sehgal (EXT Idiom)" w:date="2024-12-17T13:46:00Z" w16du:dateUtc="2024-12-17T02:46:00Z">
                  <w:rPr>
                    <w:rFonts w:ascii="Calibri" w:hAnsi="Calibri" w:cs="Calibri"/>
                    <w:color w:val="000000" w:themeColor="text1"/>
                    <w:sz w:val="20"/>
                    <w:szCs w:val="20"/>
                    <w:highlight w:val="cyan"/>
                  </w:rPr>
                </w:rPrChange>
              </w:rPr>
            </w:pPr>
            <w:r w:rsidRPr="00526AA6">
              <w:rPr>
                <w:rFonts w:ascii="Calibri" w:hAnsi="Calibri" w:cs="Calibri"/>
                <w:b/>
                <w:bCs/>
                <w:color w:val="000000" w:themeColor="text1"/>
                <w:sz w:val="20"/>
                <w:szCs w:val="20"/>
              </w:rPr>
              <w:t>THEN</w:t>
            </w:r>
            <w:r w:rsidRPr="00526AA6">
              <w:rPr>
                <w:rFonts w:ascii="Calibri" w:hAnsi="Calibri" w:cs="Calibri"/>
                <w:color w:val="000000" w:themeColor="text1"/>
                <w:sz w:val="20"/>
                <w:szCs w:val="20"/>
              </w:rPr>
              <w:t xml:space="preserve"> display</w:t>
            </w:r>
          </w:p>
          <w:p w14:paraId="7784E090" w14:textId="77777777" w:rsidR="00C60E6A" w:rsidRPr="00526AA6" w:rsidRDefault="00C60E6A" w:rsidP="00C60E6A">
            <w:pPr>
              <w:tabs>
                <w:tab w:val="left" w:pos="1800"/>
              </w:tabs>
              <w:rPr>
                <w:rFonts w:ascii="Calibri" w:hAnsi="Calibri" w:cs="Calibri"/>
                <w:color w:val="000000" w:themeColor="text1"/>
                <w:sz w:val="20"/>
                <w:szCs w:val="20"/>
                <w:rPrChange w:id="4026" w:author="Sam Sehgal (EXT Idiom)" w:date="2024-12-17T13:46:00Z" w16du:dateUtc="2024-12-17T02:46:00Z">
                  <w:rPr>
                    <w:rFonts w:ascii="Calibri" w:hAnsi="Calibri" w:cs="Calibri"/>
                    <w:color w:val="000000" w:themeColor="text1"/>
                    <w:sz w:val="20"/>
                    <w:szCs w:val="20"/>
                    <w:highlight w:val="cyan"/>
                  </w:rPr>
                </w:rPrChange>
              </w:rPr>
            </w:pPr>
          </w:p>
          <w:p w14:paraId="65716DB4" w14:textId="77777777" w:rsidR="00C60E6A" w:rsidRPr="00526AA6" w:rsidRDefault="00C60E6A" w:rsidP="00C60E6A">
            <w:pPr>
              <w:tabs>
                <w:tab w:val="left" w:pos="774"/>
              </w:tabs>
              <w:contextualSpacing/>
              <w:rPr>
                <w:rFonts w:asciiTheme="minorHAnsi" w:hAnsiTheme="minorHAnsi"/>
                <w:b/>
                <w:bCs/>
                <w:sz w:val="20"/>
                <w:szCs w:val="20"/>
              </w:rPr>
            </w:pPr>
            <w:r w:rsidRPr="00526AA6">
              <w:rPr>
                <w:rFonts w:asciiTheme="minorHAnsi" w:hAnsiTheme="minorHAnsi"/>
                <w:b/>
                <w:bCs/>
                <w:sz w:val="20"/>
                <w:szCs w:val="20"/>
              </w:rPr>
              <w:t>Column 1 logic:</w:t>
            </w:r>
          </w:p>
          <w:p w14:paraId="4B8A8B1A" w14:textId="77777777" w:rsidR="00C60E6A" w:rsidRPr="00526AA6" w:rsidRDefault="00C60E6A" w:rsidP="00C60E6A">
            <w:pPr>
              <w:tabs>
                <w:tab w:val="left" w:pos="774"/>
              </w:tabs>
              <w:contextualSpacing/>
              <w:rPr>
                <w:rFonts w:asciiTheme="minorHAnsi" w:hAnsiTheme="minorHAnsi"/>
                <w:sz w:val="20"/>
                <w:szCs w:val="20"/>
                <w:rPrChange w:id="4027" w:author="Sam Sehgal (EXT Idiom)" w:date="2024-12-17T13:46:00Z" w16du:dateUtc="2024-12-17T02:46:00Z">
                  <w:rPr>
                    <w:rFonts w:asciiTheme="minorHAnsi" w:hAnsiTheme="minorHAnsi"/>
                    <w:b/>
                    <w:bCs/>
                    <w:sz w:val="20"/>
                    <w:szCs w:val="20"/>
                  </w:rPr>
                </w:rPrChange>
              </w:rPr>
            </w:pPr>
          </w:p>
          <w:p w14:paraId="1D072FD3" w14:textId="77777777" w:rsidR="00C60E6A" w:rsidRPr="00526AA6" w:rsidRDefault="00C60E6A" w:rsidP="00C60E6A">
            <w:pPr>
              <w:tabs>
                <w:tab w:val="left" w:pos="774"/>
              </w:tabs>
              <w:contextualSpacing/>
              <w:rPr>
                <w:rFonts w:asciiTheme="minorHAnsi" w:hAnsiTheme="minorHAnsi"/>
                <w:sz w:val="20"/>
                <w:szCs w:val="20"/>
                <w:rPrChange w:id="4028" w:author="Sam Sehgal (EXT Idiom)" w:date="2024-12-17T13:46:00Z" w16du:dateUtc="2024-12-17T02:46:00Z">
                  <w:rPr>
                    <w:rFonts w:asciiTheme="minorHAnsi" w:hAnsiTheme="minorHAnsi"/>
                    <w:b/>
                    <w:bCs/>
                    <w:sz w:val="20"/>
                    <w:szCs w:val="20"/>
                  </w:rPr>
                </w:rPrChange>
              </w:rPr>
            </w:pPr>
            <w:r w:rsidRPr="00526AA6">
              <w:rPr>
                <w:rFonts w:asciiTheme="minorHAnsi" w:hAnsiTheme="minorHAnsi"/>
                <w:sz w:val="20"/>
                <w:szCs w:val="20"/>
                <w:rPrChange w:id="4029" w:author="Sam Sehgal (EXT Idiom)" w:date="2024-12-17T13:46:00Z" w16du:dateUtc="2024-12-17T02:46:00Z">
                  <w:rPr>
                    <w:rFonts w:asciiTheme="minorHAnsi" w:hAnsiTheme="minorHAnsi"/>
                    <w:b/>
                    <w:bCs/>
                    <w:sz w:val="20"/>
                    <w:szCs w:val="20"/>
                  </w:rPr>
                </w:rPrChange>
              </w:rPr>
              <w:t xml:space="preserve">If &lt;IsMigration&gt; = ‘0’ then DISPLAY </w:t>
            </w:r>
          </w:p>
          <w:p w14:paraId="1CE71CFE" w14:textId="0CCDA1EC" w:rsidR="00C60E6A" w:rsidRPr="00526AA6" w:rsidRDefault="00C60E6A" w:rsidP="00C60E6A">
            <w:pPr>
              <w:tabs>
                <w:tab w:val="left" w:pos="1800"/>
              </w:tabs>
              <w:rPr>
                <w:rFonts w:ascii="Calibri" w:hAnsi="Calibri" w:cs="Calibri"/>
                <w:color w:val="000000" w:themeColor="text1"/>
                <w:sz w:val="20"/>
                <w:szCs w:val="20"/>
              </w:rPr>
            </w:pPr>
            <w:r w:rsidRPr="00526AA6">
              <w:rPr>
                <w:rFonts w:asciiTheme="minorHAnsi" w:hAnsiTheme="minorHAnsi"/>
                <w:sz w:val="20"/>
                <w:szCs w:val="20"/>
                <w:rPrChange w:id="4030" w:author="Sam Sehgal (EXT Idiom)" w:date="2024-12-17T13:46:00Z" w16du:dateUtc="2024-12-17T02:46:00Z">
                  <w:rPr>
                    <w:rFonts w:asciiTheme="minorHAnsi" w:hAnsiTheme="minorHAnsi"/>
                    <w:b/>
                    <w:bCs/>
                    <w:sz w:val="20"/>
                    <w:szCs w:val="20"/>
                  </w:rPr>
                </w:rPrChange>
              </w:rPr>
              <w:t>“You have told us that all policyholders, their partners (legal or de-facto) or any family member living at the insured address</w:t>
            </w:r>
            <w:del w:id="4031" w:author="sam sehgal" w:date="2024-12-19T11:07:00Z" w16du:dateUtc="2024-12-19T00:07:00Z">
              <w:r w:rsidRPr="00526AA6" w:rsidDel="009225EA">
                <w:rPr>
                  <w:rFonts w:asciiTheme="minorHAnsi" w:hAnsiTheme="minorHAnsi"/>
                  <w:sz w:val="20"/>
                  <w:szCs w:val="20"/>
                  <w:rPrChange w:id="4032" w:author="Sam Sehgal (EXT Idiom)" w:date="2024-12-17T13:46:00Z" w16du:dateUtc="2024-12-17T02:46:00Z">
                    <w:rPr>
                      <w:rFonts w:asciiTheme="minorHAnsi" w:hAnsiTheme="minorHAnsi"/>
                      <w:b/>
                      <w:bCs/>
                      <w:sz w:val="20"/>
                      <w:szCs w:val="20"/>
                    </w:rPr>
                  </w:rPrChange>
                </w:rPr>
                <w:delText xml:space="preserve"> </w:delText>
              </w:r>
              <w:r w:rsidRPr="009225EA" w:rsidDel="009225EA">
                <w:rPr>
                  <w:rFonts w:asciiTheme="minorHAnsi" w:hAnsiTheme="minorHAnsi"/>
                  <w:sz w:val="20"/>
                  <w:szCs w:val="20"/>
                  <w:highlight w:val="green"/>
                  <w:rPrChange w:id="4033" w:author="sam sehgal" w:date="2024-12-19T11:07:00Z" w16du:dateUtc="2024-12-19T00:07:00Z">
                    <w:rPr>
                      <w:rFonts w:asciiTheme="minorHAnsi" w:hAnsiTheme="minorHAnsi"/>
                      <w:b/>
                      <w:bCs/>
                      <w:sz w:val="20"/>
                      <w:szCs w:val="20"/>
                    </w:rPr>
                  </w:rPrChange>
                </w:rPr>
                <w:delText>have not</w:delText>
              </w:r>
            </w:del>
            <w:r w:rsidRPr="00526AA6">
              <w:rPr>
                <w:rFonts w:asciiTheme="minorHAnsi" w:hAnsiTheme="minorHAnsi"/>
                <w:sz w:val="20"/>
                <w:szCs w:val="20"/>
                <w:rPrChange w:id="4034" w:author="Sam Sehgal (EXT Idiom)" w:date="2024-12-17T13:46:00Z" w16du:dateUtc="2024-12-17T02:46:00Z">
                  <w:rPr>
                    <w:rFonts w:asciiTheme="minorHAnsi" w:hAnsiTheme="minorHAnsi"/>
                    <w:b/>
                    <w:bCs/>
                    <w:sz w:val="20"/>
                    <w:szCs w:val="20"/>
                  </w:rPr>
                </w:rPrChange>
              </w:rPr>
              <w:t>:”</w:t>
            </w:r>
          </w:p>
          <w:p w14:paraId="0EBB4AA1" w14:textId="77777777" w:rsidR="00C60E6A" w:rsidRPr="00526AA6" w:rsidRDefault="00C60E6A" w:rsidP="00C60E6A">
            <w:pPr>
              <w:tabs>
                <w:tab w:val="left" w:pos="1800"/>
              </w:tabs>
              <w:rPr>
                <w:rFonts w:ascii="Calibri" w:hAnsi="Calibri" w:cs="Calibri"/>
                <w:b/>
                <w:bCs/>
                <w:color w:val="000000" w:themeColor="text1"/>
                <w:sz w:val="20"/>
                <w:szCs w:val="20"/>
              </w:rPr>
            </w:pPr>
          </w:p>
          <w:p w14:paraId="1C35FACA" w14:textId="77777777" w:rsidR="00C60E6A" w:rsidRPr="00526AA6" w:rsidRDefault="00C60E6A" w:rsidP="00C60E6A">
            <w:pPr>
              <w:tabs>
                <w:tab w:val="left" w:pos="1800"/>
              </w:tabs>
              <w:rPr>
                <w:rFonts w:ascii="Calibri" w:hAnsi="Calibri" w:cs="Calibri"/>
                <w:b/>
                <w:bCs/>
                <w:color w:val="000000" w:themeColor="text1"/>
                <w:sz w:val="20"/>
                <w:szCs w:val="20"/>
                <w:rPrChange w:id="4035" w:author="Sam Sehgal (EXT Idiom)" w:date="2024-12-17T13:46:00Z" w16du:dateUtc="2024-12-17T02:46:00Z">
                  <w:rPr>
                    <w:rFonts w:ascii="Calibri" w:hAnsi="Calibri" w:cs="Calibri"/>
                    <w:b/>
                    <w:bCs/>
                    <w:color w:val="000000" w:themeColor="text1"/>
                    <w:sz w:val="20"/>
                    <w:szCs w:val="20"/>
                    <w:highlight w:val="cyan"/>
                  </w:rPr>
                </w:rPrChange>
              </w:rPr>
            </w:pPr>
          </w:p>
        </w:tc>
        <w:tc>
          <w:tcPr>
            <w:tcW w:w="1701" w:type="dxa"/>
          </w:tcPr>
          <w:p w14:paraId="422AB105" w14:textId="77777777" w:rsidR="00C60E6A" w:rsidRPr="00526AA6" w:rsidRDefault="00C60E6A" w:rsidP="00C60E6A">
            <w:pPr>
              <w:tabs>
                <w:tab w:val="left" w:pos="1800"/>
              </w:tabs>
              <w:rPr>
                <w:rFonts w:asciiTheme="minorHAnsi" w:hAnsiTheme="minorHAnsi" w:cstheme="minorHAnsi"/>
                <w:bCs/>
                <w:sz w:val="20"/>
                <w:szCs w:val="20"/>
              </w:rPr>
            </w:pPr>
            <w:r w:rsidRPr="00526AA6">
              <w:rPr>
                <w:rFonts w:asciiTheme="minorHAnsi" w:hAnsiTheme="minorHAnsi" w:cstheme="minorHAnsi"/>
                <w:bCs/>
                <w:sz w:val="20"/>
                <w:szCs w:val="20"/>
              </w:rPr>
              <w:t>Column 1 Bodycopy_COI</w:t>
            </w:r>
          </w:p>
          <w:p w14:paraId="7AD5EA70" w14:textId="77777777" w:rsidR="00C60E6A" w:rsidRPr="00526AA6" w:rsidRDefault="00C60E6A" w:rsidP="00C60E6A">
            <w:pPr>
              <w:tabs>
                <w:tab w:val="left" w:pos="1800"/>
              </w:tabs>
              <w:rPr>
                <w:rFonts w:asciiTheme="minorHAnsi" w:hAnsiTheme="minorHAnsi" w:cstheme="minorHAnsi"/>
                <w:bCs/>
                <w:sz w:val="20"/>
                <w:szCs w:val="20"/>
              </w:rPr>
            </w:pPr>
          </w:p>
          <w:p w14:paraId="7B8FB622" w14:textId="77777777" w:rsidR="00C60E6A" w:rsidRPr="00526AA6" w:rsidRDefault="00C60E6A" w:rsidP="00C60E6A">
            <w:pPr>
              <w:tabs>
                <w:tab w:val="left" w:pos="1800"/>
              </w:tabs>
              <w:rPr>
                <w:rFonts w:asciiTheme="minorHAnsi" w:hAnsiTheme="minorHAnsi" w:cstheme="minorHAnsi"/>
                <w:bCs/>
                <w:sz w:val="20"/>
                <w:szCs w:val="20"/>
              </w:rPr>
            </w:pPr>
            <w:r w:rsidRPr="00526AA6">
              <w:rPr>
                <w:rFonts w:asciiTheme="minorHAnsi" w:hAnsiTheme="minorHAnsi" w:cstheme="minorHAnsi"/>
                <w:bCs/>
                <w:sz w:val="20"/>
                <w:szCs w:val="20"/>
              </w:rPr>
              <w:t>Column 2: Bullet_1_B_COI</w:t>
            </w:r>
          </w:p>
          <w:p w14:paraId="5DE2DABE" w14:textId="77777777" w:rsidR="00C60E6A" w:rsidRPr="00526AA6" w:rsidRDefault="00C60E6A" w:rsidP="00C60E6A">
            <w:pPr>
              <w:tabs>
                <w:tab w:val="left" w:pos="1800"/>
              </w:tabs>
              <w:rPr>
                <w:rFonts w:asciiTheme="minorHAnsi" w:hAnsiTheme="minorHAnsi" w:cstheme="minorHAnsi"/>
                <w:bCs/>
                <w:sz w:val="20"/>
                <w:szCs w:val="20"/>
                <w:rPrChange w:id="4036" w:author="Sam Sehgal (EXT Idiom)" w:date="2024-12-17T13:46:00Z" w16du:dateUtc="2024-12-17T02:46:00Z">
                  <w:rPr>
                    <w:rFonts w:asciiTheme="minorHAnsi" w:hAnsiTheme="minorHAnsi" w:cstheme="minorHAnsi"/>
                    <w:bCs/>
                    <w:sz w:val="20"/>
                    <w:szCs w:val="20"/>
                    <w:highlight w:val="cyan"/>
                  </w:rPr>
                </w:rPrChange>
              </w:rPr>
            </w:pPr>
          </w:p>
        </w:tc>
      </w:tr>
      <w:tr w:rsidR="00C23F2B" w:rsidRPr="00720F8E" w14:paraId="083D397D" w14:textId="77777777" w:rsidTr="009E32DB">
        <w:trPr>
          <w:cantSplit/>
        </w:trPr>
        <w:tc>
          <w:tcPr>
            <w:tcW w:w="846" w:type="dxa"/>
          </w:tcPr>
          <w:p w14:paraId="44C5C32A" w14:textId="4F48A938" w:rsidR="00C23F2B" w:rsidRPr="00366948" w:rsidRDefault="00FA5123" w:rsidP="00C23F2B">
            <w:pPr>
              <w:tabs>
                <w:tab w:val="left" w:pos="1800"/>
              </w:tabs>
              <w:rPr>
                <w:rFonts w:asciiTheme="minorHAnsi" w:hAnsiTheme="minorHAnsi" w:cstheme="minorHAnsi"/>
                <w:bCs/>
                <w:sz w:val="20"/>
                <w:rPrChange w:id="4037" w:author="Sam Sehgal (EXT Idiom)" w:date="2024-12-17T13:48:00Z" w16du:dateUtc="2024-12-17T02:48:00Z">
                  <w:rPr>
                    <w:rFonts w:asciiTheme="minorHAnsi" w:hAnsiTheme="minorHAnsi" w:cstheme="minorHAnsi"/>
                    <w:bCs/>
                    <w:sz w:val="20"/>
                    <w:highlight w:val="cyan"/>
                  </w:rPr>
                </w:rPrChange>
              </w:rPr>
            </w:pPr>
            <w:ins w:id="4038" w:author="Sam Sehgal (EXT Idiom)" w:date="2024-11-12T11:08:00Z" w16du:dateUtc="2024-11-12T00:08:00Z">
              <w:r w:rsidRPr="00366948">
                <w:rPr>
                  <w:rFonts w:asciiTheme="minorHAnsi" w:hAnsiTheme="minorHAnsi" w:cstheme="minorHAnsi"/>
                  <w:bCs/>
                  <w:sz w:val="20"/>
                  <w:rPrChange w:id="4039" w:author="Sam Sehgal (EXT Idiom)" w:date="2024-12-17T13:48:00Z" w16du:dateUtc="2024-12-17T02:48:00Z">
                    <w:rPr>
                      <w:rFonts w:asciiTheme="minorHAnsi" w:hAnsiTheme="minorHAnsi" w:cstheme="minorHAnsi"/>
                      <w:bCs/>
                      <w:sz w:val="20"/>
                      <w:highlight w:val="cyan"/>
                    </w:rPr>
                  </w:rPrChange>
                </w:rPr>
                <w:lastRenderedPageBreak/>
                <w:t>AYP 8 V5</w:t>
              </w:r>
            </w:ins>
          </w:p>
        </w:tc>
        <w:tc>
          <w:tcPr>
            <w:tcW w:w="1701" w:type="dxa"/>
          </w:tcPr>
          <w:p w14:paraId="71DCE9A9" w14:textId="77777777" w:rsidR="00C23F2B" w:rsidRPr="00366948" w:rsidRDefault="00C23F2B" w:rsidP="00C23F2B">
            <w:pPr>
              <w:tabs>
                <w:tab w:val="left" w:pos="1800"/>
              </w:tabs>
              <w:rPr>
                <w:rFonts w:ascii="Arial" w:hAnsi="Arial"/>
                <w:sz w:val="18"/>
                <w:szCs w:val="18"/>
              </w:rPr>
            </w:pPr>
          </w:p>
        </w:tc>
        <w:tc>
          <w:tcPr>
            <w:tcW w:w="8363" w:type="dxa"/>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C23F2B" w:rsidRPr="00366948" w14:paraId="0AF9B203" w14:textId="77777777">
              <w:trPr>
                <w:trHeight w:val="140"/>
              </w:trPr>
              <w:tc>
                <w:tcPr>
                  <w:tcW w:w="2904" w:type="dxa"/>
                  <w:noWrap/>
                  <w:hideMark/>
                </w:tcPr>
                <w:p w14:paraId="1D04C940" w14:textId="5F2583E8" w:rsidR="00C23F2B" w:rsidRPr="00366948" w:rsidRDefault="00C23F2B" w:rsidP="00C23F2B">
                  <w:pPr>
                    <w:pStyle w:val="BodycopyCOI"/>
                    <w:rPr>
                      <w:b/>
                      <w:bCs/>
                      <w:rPrChange w:id="4040" w:author="Sam Sehgal (EXT Idiom)" w:date="2024-12-17T13:48:00Z" w16du:dateUtc="2024-12-17T02:48:00Z">
                        <w:rPr>
                          <w:b/>
                          <w:bCs/>
                          <w:highlight w:val="cyan"/>
                        </w:rPr>
                      </w:rPrChange>
                    </w:rPr>
                  </w:pPr>
                  <w:r w:rsidRPr="00366948">
                    <w:rPr>
                      <w:rFonts w:asciiTheme="minorHAnsi" w:hAnsiTheme="minorHAnsi"/>
                      <w:sz w:val="20"/>
                      <w:szCs w:val="20"/>
                      <w:rPrChange w:id="4041" w:author="Sam Sehgal (EXT Idiom)" w:date="2024-12-17T13:48:00Z" w16du:dateUtc="2024-12-17T02:48:00Z">
                        <w:rPr>
                          <w:rFonts w:asciiTheme="minorHAnsi" w:hAnsiTheme="minorHAnsi"/>
                          <w:sz w:val="20"/>
                          <w:szCs w:val="20"/>
                          <w:highlight w:val="cyan"/>
                        </w:rPr>
                      </w:rPrChange>
                    </w:rPr>
                    <w:t>You have told us that all policyholders, their partners (legal or de-facto) or any family member living at the insured address</w:t>
                  </w:r>
                  <w:del w:id="4042" w:author="sam sehgal" w:date="2024-12-19T11:08:00Z" w16du:dateUtc="2024-12-19T00:08:00Z">
                    <w:r w:rsidRPr="00366948" w:rsidDel="009225EA">
                      <w:rPr>
                        <w:rFonts w:asciiTheme="minorHAnsi" w:hAnsiTheme="minorHAnsi"/>
                        <w:sz w:val="20"/>
                        <w:szCs w:val="20"/>
                        <w:rPrChange w:id="4043" w:author="Sam Sehgal (EXT Idiom)" w:date="2024-12-17T13:48:00Z" w16du:dateUtc="2024-12-17T02:48:00Z">
                          <w:rPr>
                            <w:rFonts w:asciiTheme="minorHAnsi" w:hAnsiTheme="minorHAnsi"/>
                            <w:sz w:val="20"/>
                            <w:szCs w:val="20"/>
                            <w:highlight w:val="cyan"/>
                          </w:rPr>
                        </w:rPrChange>
                      </w:rPr>
                      <w:delText xml:space="preserve"> </w:delText>
                    </w:r>
                    <w:r w:rsidRPr="009225EA" w:rsidDel="009225EA">
                      <w:rPr>
                        <w:rFonts w:asciiTheme="minorHAnsi" w:hAnsiTheme="minorHAnsi"/>
                        <w:sz w:val="20"/>
                        <w:szCs w:val="20"/>
                        <w:highlight w:val="green"/>
                        <w:rPrChange w:id="4044" w:author="sam sehgal" w:date="2024-12-19T11:08:00Z" w16du:dateUtc="2024-12-19T00:08:00Z">
                          <w:rPr>
                            <w:rFonts w:asciiTheme="minorHAnsi" w:hAnsiTheme="minorHAnsi"/>
                            <w:sz w:val="20"/>
                            <w:szCs w:val="20"/>
                            <w:highlight w:val="cyan"/>
                          </w:rPr>
                        </w:rPrChange>
                      </w:rPr>
                      <w:delText>have not</w:delText>
                    </w:r>
                  </w:del>
                  <w:r w:rsidRPr="00366948">
                    <w:rPr>
                      <w:rFonts w:asciiTheme="minorHAnsi" w:hAnsiTheme="minorHAnsi"/>
                      <w:sz w:val="20"/>
                      <w:szCs w:val="20"/>
                      <w:rPrChange w:id="4045" w:author="Sam Sehgal (EXT Idiom)" w:date="2024-12-17T13:48:00Z" w16du:dateUtc="2024-12-17T02:48:00Z">
                        <w:rPr>
                          <w:rFonts w:asciiTheme="minorHAnsi" w:hAnsiTheme="minorHAnsi"/>
                          <w:sz w:val="20"/>
                          <w:szCs w:val="20"/>
                          <w:highlight w:val="cyan"/>
                        </w:rPr>
                      </w:rPrChange>
                    </w:rPr>
                    <w:t>:</w:t>
                  </w:r>
                </w:p>
              </w:tc>
              <w:tc>
                <w:tcPr>
                  <w:tcW w:w="4614" w:type="dxa"/>
                  <w:noWrap/>
                  <w:vAlign w:val="bottom"/>
                  <w:hideMark/>
                </w:tcPr>
                <w:p w14:paraId="5BA95A4A" w14:textId="77777777" w:rsidR="00C23F2B" w:rsidRPr="00366948" w:rsidRDefault="00C23F2B" w:rsidP="00C23F2B">
                  <w:pPr>
                    <w:tabs>
                      <w:tab w:val="left" w:pos="774"/>
                    </w:tabs>
                    <w:rPr>
                      <w:rFonts w:asciiTheme="minorHAnsi" w:hAnsiTheme="minorHAnsi"/>
                      <w:b/>
                      <w:bCs/>
                      <w:color w:val="000000"/>
                      <w:sz w:val="22"/>
                      <w:szCs w:val="22"/>
                      <w:lang w:eastAsia="en-AU"/>
                      <w:rPrChange w:id="4046" w:author="Sam Sehgal (EXT Idiom)" w:date="2024-12-17T13:48:00Z" w16du:dateUtc="2024-12-17T02:48:00Z">
                        <w:rPr>
                          <w:rFonts w:asciiTheme="minorHAnsi" w:hAnsiTheme="minorHAnsi"/>
                          <w:b/>
                          <w:bCs/>
                          <w:color w:val="000000"/>
                          <w:sz w:val="22"/>
                          <w:szCs w:val="22"/>
                          <w:highlight w:val="cyan"/>
                          <w:lang w:eastAsia="en-AU"/>
                        </w:rPr>
                      </w:rPrChange>
                    </w:rPr>
                  </w:pPr>
                  <w:r w:rsidRPr="00366948">
                    <w:rPr>
                      <w:rFonts w:asciiTheme="minorHAnsi" w:hAnsiTheme="minorHAnsi"/>
                      <w:b/>
                      <w:bCs/>
                      <w:sz w:val="20"/>
                      <w:szCs w:val="20"/>
                      <w:rPrChange w:id="4047" w:author="Sam Sehgal (EXT Idiom)" w:date="2024-12-17T13:48:00Z" w16du:dateUtc="2024-12-17T02:48:00Z">
                        <w:rPr>
                          <w:rFonts w:asciiTheme="minorHAnsi" w:hAnsiTheme="minorHAnsi"/>
                          <w:b/>
                          <w:bCs/>
                          <w:sz w:val="20"/>
                          <w:szCs w:val="20"/>
                          <w:highlight w:val="cyan"/>
                        </w:rPr>
                      </w:rPrChange>
                    </w:rPr>
                    <w:t xml:space="preserve">• have not had any criminal conviction (excluding driving related convictions) in the last 5 years for fraud or dishonesty; theft or robbery; arson; damage or threatened damage to property; injury or threatened injury to persons; or for drugs or stolen goods </w:t>
                  </w:r>
                </w:p>
              </w:tc>
            </w:tr>
          </w:tbl>
          <w:p w14:paraId="42FCFC91" w14:textId="77777777" w:rsidR="00C23F2B" w:rsidRPr="00366948" w:rsidRDefault="00C23F2B" w:rsidP="00C23F2B">
            <w:pPr>
              <w:pStyle w:val="BodycopyCOI"/>
              <w:rPr>
                <w:rFonts w:asciiTheme="minorHAnsi" w:hAnsiTheme="minorHAnsi"/>
                <w:sz w:val="20"/>
                <w:szCs w:val="20"/>
                <w:rPrChange w:id="4048" w:author="Sam Sehgal (EXT Idiom)" w:date="2024-12-17T13:48:00Z" w16du:dateUtc="2024-12-17T02:48:00Z">
                  <w:rPr>
                    <w:rFonts w:asciiTheme="minorHAnsi" w:hAnsiTheme="minorHAnsi"/>
                    <w:sz w:val="20"/>
                    <w:szCs w:val="20"/>
                    <w:highlight w:val="cyan"/>
                  </w:rPr>
                </w:rPrChange>
              </w:rPr>
            </w:pPr>
          </w:p>
        </w:tc>
        <w:tc>
          <w:tcPr>
            <w:tcW w:w="1985" w:type="dxa"/>
          </w:tcPr>
          <w:p w14:paraId="282ECA80" w14:textId="77777777" w:rsidR="00C23F2B" w:rsidRPr="00366948" w:rsidRDefault="00C23F2B" w:rsidP="00C23F2B">
            <w:pPr>
              <w:tabs>
                <w:tab w:val="left" w:pos="774"/>
              </w:tabs>
              <w:contextualSpacing/>
              <w:rPr>
                <w:ins w:id="4049" w:author="sam sehgal" w:date="2024-11-12T11:05:00Z" w16du:dateUtc="2024-11-12T00:05:00Z"/>
                <w:rFonts w:asciiTheme="minorHAnsi" w:hAnsiTheme="minorHAnsi"/>
                <w:sz w:val="20"/>
                <w:szCs w:val="20"/>
                <w:rPrChange w:id="4050" w:author="Sam Sehgal (EXT Idiom)" w:date="2024-12-17T13:48:00Z" w16du:dateUtc="2024-12-17T02:48:00Z">
                  <w:rPr>
                    <w:ins w:id="4051" w:author="sam sehgal" w:date="2024-11-12T11:05:00Z" w16du:dateUtc="2024-11-12T00:05:00Z"/>
                    <w:rFonts w:asciiTheme="minorHAnsi" w:hAnsiTheme="minorHAnsi"/>
                    <w:sz w:val="20"/>
                    <w:szCs w:val="20"/>
                    <w:highlight w:val="cyan"/>
                  </w:rPr>
                </w:rPrChange>
              </w:rPr>
            </w:pPr>
            <w:ins w:id="4052" w:author="sam sehgal" w:date="2024-11-12T11:05:00Z" w16du:dateUtc="2024-11-12T00:05:00Z">
              <w:r w:rsidRPr="00366948">
                <w:rPr>
                  <w:rFonts w:asciiTheme="minorHAnsi" w:hAnsiTheme="minorHAnsi"/>
                  <w:b/>
                  <w:bCs/>
                  <w:sz w:val="20"/>
                  <w:szCs w:val="20"/>
                  <w:rPrChange w:id="4053" w:author="Sam Sehgal (EXT Idiom)" w:date="2024-12-17T13:48:00Z" w16du:dateUtc="2024-12-17T02:48:00Z">
                    <w:rPr>
                      <w:rFonts w:asciiTheme="minorHAnsi" w:hAnsiTheme="minorHAnsi"/>
                      <w:b/>
                      <w:bCs/>
                      <w:sz w:val="20"/>
                      <w:szCs w:val="20"/>
                      <w:highlight w:val="cyan"/>
                    </w:rPr>
                  </w:rPrChange>
                </w:rPr>
                <w:t xml:space="preserve">IF </w:t>
              </w:r>
              <w:r w:rsidRPr="00366948">
                <w:rPr>
                  <w:rFonts w:asciiTheme="minorHAnsi" w:hAnsiTheme="minorHAnsi"/>
                  <w:sz w:val="20"/>
                  <w:szCs w:val="20"/>
                  <w:rPrChange w:id="4054" w:author="Sam Sehgal (EXT Idiom)" w:date="2024-12-17T13:48:00Z" w16du:dateUtc="2024-12-17T02:48:00Z">
                    <w:rPr>
                      <w:rFonts w:asciiTheme="minorHAnsi" w:hAnsiTheme="minorHAnsi"/>
                      <w:sz w:val="20"/>
                      <w:szCs w:val="20"/>
                      <w:highlight w:val="cyan"/>
                    </w:rPr>
                  </w:rPrChange>
                </w:rPr>
                <w:t>&lt;ProductCode&gt;  = “Home”</w:t>
              </w:r>
            </w:ins>
          </w:p>
          <w:p w14:paraId="261B46D3" w14:textId="77777777" w:rsidR="00C23F2B" w:rsidRPr="00366948" w:rsidRDefault="00C23F2B" w:rsidP="00C23F2B">
            <w:pPr>
              <w:tabs>
                <w:tab w:val="left" w:pos="774"/>
              </w:tabs>
              <w:contextualSpacing/>
              <w:rPr>
                <w:ins w:id="4055" w:author="sam sehgal" w:date="2024-11-12T11:05:00Z" w16du:dateUtc="2024-11-12T00:05:00Z"/>
                <w:rFonts w:asciiTheme="minorHAnsi" w:hAnsiTheme="minorHAnsi"/>
                <w:b/>
                <w:bCs/>
                <w:sz w:val="20"/>
                <w:szCs w:val="20"/>
                <w:rPrChange w:id="4056" w:author="Sam Sehgal (EXT Idiom)" w:date="2024-12-17T13:48:00Z" w16du:dateUtc="2024-12-17T02:48:00Z">
                  <w:rPr>
                    <w:ins w:id="4057" w:author="sam sehgal" w:date="2024-11-12T11:05:00Z" w16du:dateUtc="2024-11-12T00:05:00Z"/>
                    <w:rFonts w:asciiTheme="minorHAnsi" w:hAnsiTheme="minorHAnsi"/>
                    <w:b/>
                    <w:bCs/>
                    <w:sz w:val="20"/>
                    <w:szCs w:val="20"/>
                    <w:highlight w:val="cyan"/>
                  </w:rPr>
                </w:rPrChange>
              </w:rPr>
            </w:pPr>
          </w:p>
          <w:p w14:paraId="7F78DA93" w14:textId="77777777" w:rsidR="00C23F2B" w:rsidRPr="00366948" w:rsidRDefault="00C23F2B" w:rsidP="00C23F2B">
            <w:pPr>
              <w:tabs>
                <w:tab w:val="left" w:pos="1800"/>
              </w:tabs>
              <w:rPr>
                <w:ins w:id="4058" w:author="sam sehgal" w:date="2024-11-12T11:05:00Z" w16du:dateUtc="2024-11-12T00:05:00Z"/>
                <w:rFonts w:ascii="Calibri" w:hAnsi="Calibri" w:cs="Calibri"/>
                <w:b/>
                <w:bCs/>
                <w:color w:val="000000" w:themeColor="text1"/>
                <w:sz w:val="20"/>
                <w:szCs w:val="20"/>
                <w:rPrChange w:id="4059" w:author="Sam Sehgal (EXT Idiom)" w:date="2024-12-17T13:48:00Z" w16du:dateUtc="2024-12-17T02:48:00Z">
                  <w:rPr>
                    <w:ins w:id="4060" w:author="sam sehgal" w:date="2024-11-12T11:05:00Z" w16du:dateUtc="2024-11-12T00:05:00Z"/>
                    <w:rFonts w:ascii="Calibri" w:hAnsi="Calibri" w:cs="Calibri"/>
                    <w:b/>
                    <w:bCs/>
                    <w:color w:val="000000" w:themeColor="text1"/>
                    <w:sz w:val="20"/>
                    <w:szCs w:val="20"/>
                    <w:highlight w:val="cyan"/>
                  </w:rPr>
                </w:rPrChange>
              </w:rPr>
            </w:pPr>
            <w:ins w:id="4061" w:author="sam sehgal" w:date="2024-11-12T11:05:00Z" w16du:dateUtc="2024-11-12T00:05:00Z">
              <w:r w:rsidRPr="00366948">
                <w:rPr>
                  <w:rFonts w:ascii="Calibri" w:hAnsi="Calibri" w:cs="Calibri"/>
                  <w:b/>
                  <w:bCs/>
                  <w:color w:val="000000" w:themeColor="text1"/>
                  <w:sz w:val="20"/>
                  <w:szCs w:val="20"/>
                  <w:rPrChange w:id="4062" w:author="Sam Sehgal (EXT Idiom)" w:date="2024-12-17T13:48:00Z" w16du:dateUtc="2024-12-17T02:48:00Z">
                    <w:rPr>
                      <w:rFonts w:ascii="Calibri" w:hAnsi="Calibri" w:cs="Calibri"/>
                      <w:b/>
                      <w:bCs/>
                      <w:color w:val="000000" w:themeColor="text1"/>
                      <w:sz w:val="20"/>
                      <w:szCs w:val="20"/>
                      <w:highlight w:val="cyan"/>
                    </w:rPr>
                  </w:rPrChange>
                </w:rPr>
                <w:t>Column 2  text logic</w:t>
              </w:r>
            </w:ins>
          </w:p>
          <w:p w14:paraId="5A663602" w14:textId="77777777" w:rsidR="00C23F2B" w:rsidRPr="00366948" w:rsidRDefault="00C23F2B" w:rsidP="00C23F2B">
            <w:pPr>
              <w:tabs>
                <w:tab w:val="left" w:pos="1800"/>
              </w:tabs>
              <w:rPr>
                <w:ins w:id="4063" w:author="sam sehgal" w:date="2024-11-12T11:05:00Z" w16du:dateUtc="2024-11-12T00:05:00Z"/>
                <w:rFonts w:ascii="Calibri" w:hAnsi="Calibri" w:cs="Calibri"/>
                <w:b/>
                <w:bCs/>
                <w:color w:val="000000" w:themeColor="text1"/>
                <w:sz w:val="20"/>
                <w:szCs w:val="20"/>
                <w:rPrChange w:id="4064" w:author="Sam Sehgal (EXT Idiom)" w:date="2024-12-17T13:48:00Z" w16du:dateUtc="2024-12-17T02:48:00Z">
                  <w:rPr>
                    <w:ins w:id="4065" w:author="sam sehgal" w:date="2024-11-12T11:05:00Z" w16du:dateUtc="2024-11-12T00:05:00Z"/>
                    <w:rFonts w:ascii="Calibri" w:hAnsi="Calibri" w:cs="Calibri"/>
                    <w:b/>
                    <w:bCs/>
                    <w:color w:val="000000" w:themeColor="text1"/>
                    <w:sz w:val="20"/>
                    <w:szCs w:val="20"/>
                    <w:highlight w:val="cyan"/>
                  </w:rPr>
                </w:rPrChange>
              </w:rPr>
            </w:pPr>
            <w:ins w:id="4066" w:author="sam sehgal" w:date="2024-11-12T11:05:00Z" w16du:dateUtc="2024-11-12T00:05:00Z">
              <w:r w:rsidRPr="00366948">
                <w:rPr>
                  <w:rFonts w:ascii="Calibri" w:hAnsi="Calibri" w:cs="Calibri"/>
                  <w:b/>
                  <w:bCs/>
                  <w:color w:val="000000" w:themeColor="text1"/>
                  <w:sz w:val="20"/>
                  <w:szCs w:val="20"/>
                  <w:rPrChange w:id="4067" w:author="Sam Sehgal (EXT Idiom)" w:date="2024-12-17T13:48:00Z" w16du:dateUtc="2024-12-17T02:48:00Z">
                    <w:rPr>
                      <w:rFonts w:ascii="Calibri" w:hAnsi="Calibri" w:cs="Calibri"/>
                      <w:b/>
                      <w:bCs/>
                      <w:color w:val="000000" w:themeColor="text1"/>
                      <w:sz w:val="20"/>
                      <w:szCs w:val="20"/>
                      <w:highlight w:val="cyan"/>
                    </w:rPr>
                  </w:rPrChange>
                </w:rPr>
                <w:t>IF</w:t>
              </w:r>
            </w:ins>
          </w:p>
          <w:p w14:paraId="1E32C744" w14:textId="00A6455A" w:rsidR="00C23F2B" w:rsidRPr="00366948" w:rsidRDefault="00C23F2B" w:rsidP="00C23F2B">
            <w:pPr>
              <w:tabs>
                <w:tab w:val="left" w:pos="1800"/>
              </w:tabs>
              <w:rPr>
                <w:rFonts w:ascii="Calibri" w:hAnsi="Calibri" w:cs="Calibri"/>
                <w:color w:val="000000" w:themeColor="text1"/>
                <w:sz w:val="20"/>
                <w:szCs w:val="20"/>
              </w:rPr>
            </w:pPr>
            <w:ins w:id="4068" w:author="sam sehgal" w:date="2024-11-12T11:05:00Z" w16du:dateUtc="2024-11-12T00:05:00Z">
              <w:r w:rsidRPr="00366948">
                <w:rPr>
                  <w:rFonts w:ascii="Calibri" w:hAnsi="Calibri" w:cs="Calibri"/>
                  <w:color w:val="000000" w:themeColor="text1"/>
                  <w:sz w:val="20"/>
                  <w:szCs w:val="20"/>
                  <w:rPrChange w:id="4069" w:author="Sam Sehgal (EXT Idiom)" w:date="2024-12-17T13:48:00Z" w16du:dateUtc="2024-12-17T02:48:00Z">
                    <w:rPr>
                      <w:rFonts w:ascii="Calibri" w:hAnsi="Calibri" w:cs="Calibri"/>
                      <w:color w:val="000000" w:themeColor="text1"/>
                      <w:sz w:val="20"/>
                      <w:szCs w:val="20"/>
                      <w:highlight w:val="yellow"/>
                    </w:rPr>
                  </w:rPrChange>
                </w:rPr>
                <w:t xml:space="preserve">&lt;CriminalConvictionCode&gt; = </w:t>
              </w:r>
              <w:r w:rsidRPr="00366948">
                <w:rPr>
                  <w:rFonts w:ascii="Calibri" w:hAnsi="Calibri" w:cs="Calibri"/>
                  <w:color w:val="000000" w:themeColor="text1"/>
                  <w:sz w:val="20"/>
                  <w:szCs w:val="20"/>
                  <w:rPrChange w:id="4070" w:author="Sam Sehgal (EXT Idiom)" w:date="2024-12-17T13:48:00Z" w16du:dateUtc="2024-12-17T02:48:00Z">
                    <w:rPr>
                      <w:rFonts w:ascii="Calibri" w:hAnsi="Calibri" w:cs="Calibri"/>
                      <w:color w:val="000000" w:themeColor="text1"/>
                      <w:sz w:val="20"/>
                      <w:szCs w:val="20"/>
                      <w:highlight w:val="cyan"/>
                    </w:rPr>
                  </w:rPrChange>
                </w:rPr>
                <w:t>“</w:t>
              </w:r>
            </w:ins>
            <w:r w:rsidR="003A4245" w:rsidRPr="00366948">
              <w:rPr>
                <w:rFonts w:ascii="Calibri" w:hAnsi="Calibri" w:cs="Calibri"/>
                <w:color w:val="000000" w:themeColor="text1"/>
                <w:sz w:val="20"/>
                <w:szCs w:val="20"/>
              </w:rPr>
              <w:t>1|CriminalTrue</w:t>
            </w:r>
            <w:ins w:id="4071" w:author="sam sehgal" w:date="2024-11-12T11:05:00Z" w16du:dateUtc="2024-11-12T00:05:00Z">
              <w:r w:rsidRPr="00366948">
                <w:rPr>
                  <w:rFonts w:ascii="Calibri" w:hAnsi="Calibri" w:cs="Calibri"/>
                  <w:color w:val="000000" w:themeColor="text1"/>
                  <w:sz w:val="20"/>
                  <w:szCs w:val="20"/>
                  <w:rPrChange w:id="4072" w:author="Sam Sehgal (EXT Idiom)" w:date="2024-12-17T13:48:00Z" w16du:dateUtc="2024-12-17T02:48:00Z">
                    <w:rPr>
                      <w:rFonts w:ascii="Calibri" w:hAnsi="Calibri" w:cs="Calibri"/>
                      <w:color w:val="000000" w:themeColor="text1"/>
                      <w:sz w:val="20"/>
                      <w:szCs w:val="20"/>
                      <w:highlight w:val="cyan"/>
                    </w:rPr>
                  </w:rPrChange>
                </w:rPr>
                <w:t>”</w:t>
              </w:r>
            </w:ins>
          </w:p>
          <w:p w14:paraId="73E55235" w14:textId="7155F322" w:rsidR="003A4245" w:rsidRPr="00366948" w:rsidRDefault="003A4245" w:rsidP="00C23F2B">
            <w:pPr>
              <w:tabs>
                <w:tab w:val="left" w:pos="1800"/>
              </w:tabs>
              <w:rPr>
                <w:rFonts w:ascii="Calibri" w:hAnsi="Calibri" w:cs="Calibri"/>
                <w:b/>
                <w:bCs/>
                <w:color w:val="000000" w:themeColor="text1"/>
                <w:sz w:val="20"/>
                <w:szCs w:val="20"/>
              </w:rPr>
            </w:pPr>
            <w:r w:rsidRPr="00366948">
              <w:rPr>
                <w:rFonts w:ascii="Calibri" w:hAnsi="Calibri" w:cs="Calibri"/>
                <w:b/>
                <w:bCs/>
                <w:color w:val="000000" w:themeColor="text1"/>
                <w:sz w:val="20"/>
                <w:szCs w:val="20"/>
                <w:rPrChange w:id="4073" w:author="Sam Sehgal (EXT Idiom)" w:date="2024-12-17T13:48:00Z" w16du:dateUtc="2024-12-17T02:48:00Z">
                  <w:rPr>
                    <w:rFonts w:ascii="Calibri" w:hAnsi="Calibri" w:cs="Calibri"/>
                    <w:color w:val="000000" w:themeColor="text1"/>
                    <w:sz w:val="20"/>
                    <w:szCs w:val="20"/>
                  </w:rPr>
                </w:rPrChange>
              </w:rPr>
              <w:t>AND</w:t>
            </w:r>
          </w:p>
          <w:p w14:paraId="73DDB1E6" w14:textId="16FD2103" w:rsidR="003A4245" w:rsidRPr="00366948" w:rsidRDefault="00220468" w:rsidP="00C23F2B">
            <w:pPr>
              <w:tabs>
                <w:tab w:val="left" w:pos="1800"/>
              </w:tabs>
              <w:rPr>
                <w:ins w:id="4074" w:author="sam sehgal" w:date="2024-11-12T11:05:00Z" w16du:dateUtc="2024-11-12T00:05:00Z"/>
                <w:rFonts w:ascii="Calibri" w:hAnsi="Calibri" w:cs="Calibri"/>
                <w:color w:val="000000" w:themeColor="text1"/>
                <w:sz w:val="20"/>
                <w:szCs w:val="20"/>
                <w:rPrChange w:id="4075" w:author="Sam Sehgal (EXT Idiom)" w:date="2024-12-17T13:48:00Z" w16du:dateUtc="2024-12-17T02:48:00Z">
                  <w:rPr>
                    <w:ins w:id="4076" w:author="sam sehgal" w:date="2024-11-12T11:05:00Z" w16du:dateUtc="2024-11-12T00:05:00Z"/>
                    <w:rFonts w:ascii="Calibri" w:hAnsi="Calibri" w:cs="Calibri"/>
                    <w:color w:val="000000" w:themeColor="text1"/>
                    <w:sz w:val="20"/>
                    <w:szCs w:val="20"/>
                    <w:highlight w:val="cyan"/>
                  </w:rPr>
                </w:rPrChange>
              </w:rPr>
            </w:pPr>
            <w:r w:rsidRPr="00366948">
              <w:rPr>
                <w:rFonts w:ascii="Calibri" w:hAnsi="Calibri" w:cs="Calibri"/>
                <w:color w:val="000000" w:themeColor="text1"/>
                <w:sz w:val="20"/>
                <w:szCs w:val="20"/>
                <w:rPrChange w:id="4077" w:author="Sam Sehgal (EXT Idiom)" w:date="2024-12-17T13:48:00Z" w16du:dateUtc="2024-12-17T02:48:00Z">
                  <w:rPr>
                    <w:rFonts w:ascii="Calibri" w:hAnsi="Calibri" w:cs="Calibri"/>
                    <w:b/>
                    <w:bCs/>
                    <w:color w:val="000000" w:themeColor="text1"/>
                    <w:sz w:val="20"/>
                    <w:szCs w:val="20"/>
                  </w:rPr>
                </w:rPrChange>
              </w:rPr>
              <w:t>&lt;</w:t>
            </w:r>
            <w:r w:rsidR="00BA4A4A" w:rsidRPr="00366948">
              <w:rPr>
                <w:rFonts w:ascii="Calibri" w:hAnsi="Calibri" w:cs="Calibri"/>
                <w:color w:val="000000" w:themeColor="text1"/>
                <w:sz w:val="20"/>
                <w:szCs w:val="20"/>
                <w:rPrChange w:id="4078" w:author="Sam Sehgal (EXT Idiom)" w:date="2024-12-17T13:48:00Z" w16du:dateUtc="2024-12-17T02:48:00Z">
                  <w:rPr>
                    <w:rFonts w:ascii="Calibri" w:hAnsi="Calibri" w:cs="Calibri"/>
                    <w:color w:val="000000" w:themeColor="text1"/>
                    <w:sz w:val="20"/>
                    <w:szCs w:val="20"/>
                    <w:highlight w:val="green"/>
                  </w:rPr>
                </w:rPrChange>
              </w:rPr>
              <w:t>Home</w:t>
            </w:r>
            <w:r w:rsidRPr="00366948">
              <w:rPr>
                <w:rFonts w:ascii="Calibri" w:hAnsi="Calibri" w:cs="Calibri"/>
                <w:color w:val="000000" w:themeColor="text1"/>
                <w:sz w:val="20"/>
                <w:szCs w:val="20"/>
                <w:rPrChange w:id="4079" w:author="Sam Sehgal (EXT Idiom)" w:date="2024-12-17T13:48:00Z" w16du:dateUtc="2024-12-17T02:48:00Z">
                  <w:rPr>
                    <w:rFonts w:ascii="Calibri" w:hAnsi="Calibri" w:cs="Calibri"/>
                    <w:b/>
                    <w:bCs/>
                    <w:color w:val="000000" w:themeColor="text1"/>
                    <w:sz w:val="20"/>
                    <w:szCs w:val="20"/>
                  </w:rPr>
                </w:rPrChange>
              </w:rPr>
              <w:t>ConvictionTypeCode&gt;</w:t>
            </w:r>
            <w:r w:rsidRPr="00366948">
              <w:rPr>
                <w:rFonts w:ascii="Calibri" w:hAnsi="Calibri" w:cs="Calibri"/>
                <w:color w:val="000000" w:themeColor="text1"/>
                <w:sz w:val="20"/>
                <w:szCs w:val="20"/>
              </w:rPr>
              <w:t xml:space="preserve"> = “</w:t>
            </w:r>
            <w:r w:rsidR="00FA5123" w:rsidRPr="00366948">
              <w:rPr>
                <w:rFonts w:ascii="Calibri" w:hAnsi="Calibri" w:cs="Calibri"/>
                <w:color w:val="000000" w:themeColor="text1"/>
                <w:sz w:val="20"/>
                <w:szCs w:val="20"/>
              </w:rPr>
              <w:t>7|Noneoftheabove”</w:t>
            </w:r>
          </w:p>
          <w:p w14:paraId="1D133BB2" w14:textId="77777777" w:rsidR="00C23F2B" w:rsidRPr="00366948" w:rsidRDefault="00C23F2B" w:rsidP="00C23F2B">
            <w:pPr>
              <w:tabs>
                <w:tab w:val="left" w:pos="1800"/>
              </w:tabs>
              <w:rPr>
                <w:ins w:id="4080" w:author="sam sehgal" w:date="2024-11-12T11:05:00Z" w16du:dateUtc="2024-11-12T00:05:00Z"/>
                <w:rFonts w:ascii="Calibri" w:hAnsi="Calibri" w:cs="Calibri"/>
                <w:color w:val="000000" w:themeColor="text1"/>
                <w:sz w:val="20"/>
                <w:szCs w:val="20"/>
                <w:rPrChange w:id="4081" w:author="Sam Sehgal (EXT Idiom)" w:date="2024-12-17T13:48:00Z" w16du:dateUtc="2024-12-17T02:48:00Z">
                  <w:rPr>
                    <w:ins w:id="4082" w:author="sam sehgal" w:date="2024-11-12T11:05:00Z" w16du:dateUtc="2024-11-12T00:05:00Z"/>
                    <w:rFonts w:ascii="Calibri" w:hAnsi="Calibri" w:cs="Calibri"/>
                    <w:color w:val="000000" w:themeColor="text1"/>
                    <w:sz w:val="20"/>
                    <w:szCs w:val="20"/>
                    <w:highlight w:val="cyan"/>
                  </w:rPr>
                </w:rPrChange>
              </w:rPr>
            </w:pPr>
            <w:ins w:id="4083" w:author="sam sehgal" w:date="2024-11-12T11:05:00Z" w16du:dateUtc="2024-11-12T00:05:00Z">
              <w:r w:rsidRPr="00366948">
                <w:rPr>
                  <w:rFonts w:ascii="Calibri" w:hAnsi="Calibri" w:cs="Calibri"/>
                  <w:b/>
                  <w:bCs/>
                  <w:color w:val="000000" w:themeColor="text1"/>
                  <w:sz w:val="20"/>
                  <w:szCs w:val="20"/>
                  <w:rPrChange w:id="4084" w:author="Sam Sehgal (EXT Idiom)" w:date="2024-12-17T13:48:00Z" w16du:dateUtc="2024-12-17T02:48:00Z">
                    <w:rPr>
                      <w:rFonts w:ascii="Calibri" w:hAnsi="Calibri" w:cs="Calibri"/>
                      <w:b/>
                      <w:bCs/>
                      <w:color w:val="000000" w:themeColor="text1"/>
                      <w:sz w:val="20"/>
                      <w:szCs w:val="20"/>
                      <w:highlight w:val="cyan"/>
                    </w:rPr>
                  </w:rPrChange>
                </w:rPr>
                <w:t>THEN</w:t>
              </w:r>
              <w:r w:rsidRPr="00366948">
                <w:rPr>
                  <w:rFonts w:ascii="Calibri" w:hAnsi="Calibri" w:cs="Calibri"/>
                  <w:color w:val="000000" w:themeColor="text1"/>
                  <w:sz w:val="20"/>
                  <w:szCs w:val="20"/>
                  <w:rPrChange w:id="4085" w:author="Sam Sehgal (EXT Idiom)" w:date="2024-12-17T13:48:00Z" w16du:dateUtc="2024-12-17T02:48:00Z">
                    <w:rPr>
                      <w:rFonts w:ascii="Calibri" w:hAnsi="Calibri" w:cs="Calibri"/>
                      <w:color w:val="000000" w:themeColor="text1"/>
                      <w:sz w:val="20"/>
                      <w:szCs w:val="20"/>
                      <w:highlight w:val="cyan"/>
                    </w:rPr>
                  </w:rPrChange>
                </w:rPr>
                <w:t xml:space="preserve"> display</w:t>
              </w:r>
            </w:ins>
          </w:p>
          <w:p w14:paraId="05E5D3CA" w14:textId="77777777" w:rsidR="00C23F2B" w:rsidRPr="00366948" w:rsidRDefault="00C23F2B" w:rsidP="00C23F2B">
            <w:pPr>
              <w:tabs>
                <w:tab w:val="left" w:pos="1800"/>
              </w:tabs>
              <w:rPr>
                <w:ins w:id="4086" w:author="sam sehgal" w:date="2024-11-12T11:05:00Z" w16du:dateUtc="2024-11-12T00:05:00Z"/>
                <w:rFonts w:ascii="Calibri" w:hAnsi="Calibri" w:cs="Calibri"/>
                <w:color w:val="000000" w:themeColor="text1"/>
                <w:sz w:val="20"/>
                <w:szCs w:val="20"/>
                <w:rPrChange w:id="4087" w:author="Sam Sehgal (EXT Idiom)" w:date="2024-12-17T13:48:00Z" w16du:dateUtc="2024-12-17T02:48:00Z">
                  <w:rPr>
                    <w:ins w:id="4088" w:author="sam sehgal" w:date="2024-11-12T11:05:00Z" w16du:dateUtc="2024-11-12T00:05:00Z"/>
                    <w:rFonts w:ascii="Calibri" w:hAnsi="Calibri" w:cs="Calibri"/>
                    <w:color w:val="000000" w:themeColor="text1"/>
                    <w:sz w:val="20"/>
                    <w:szCs w:val="20"/>
                    <w:highlight w:val="cyan"/>
                  </w:rPr>
                </w:rPrChange>
              </w:rPr>
            </w:pPr>
          </w:p>
          <w:p w14:paraId="5CFAA1BB" w14:textId="77777777" w:rsidR="00C23F2B" w:rsidRPr="00366948" w:rsidRDefault="00C23F2B" w:rsidP="00C23F2B">
            <w:pPr>
              <w:tabs>
                <w:tab w:val="left" w:pos="774"/>
              </w:tabs>
              <w:contextualSpacing/>
              <w:rPr>
                <w:ins w:id="4089" w:author="sam sehgal" w:date="2024-11-12T11:05:00Z" w16du:dateUtc="2024-11-12T00:05:00Z"/>
                <w:rFonts w:asciiTheme="minorHAnsi" w:hAnsiTheme="minorHAnsi"/>
                <w:b/>
                <w:bCs/>
                <w:sz w:val="20"/>
                <w:szCs w:val="20"/>
                <w:rPrChange w:id="4090" w:author="Sam Sehgal (EXT Idiom)" w:date="2024-12-17T13:48:00Z" w16du:dateUtc="2024-12-17T02:48:00Z">
                  <w:rPr>
                    <w:ins w:id="4091" w:author="sam sehgal" w:date="2024-11-12T11:05:00Z" w16du:dateUtc="2024-11-12T00:05:00Z"/>
                    <w:rFonts w:asciiTheme="minorHAnsi" w:hAnsiTheme="minorHAnsi"/>
                    <w:b/>
                    <w:bCs/>
                    <w:sz w:val="20"/>
                    <w:szCs w:val="20"/>
                    <w:highlight w:val="cyan"/>
                  </w:rPr>
                </w:rPrChange>
              </w:rPr>
            </w:pPr>
            <w:ins w:id="4092" w:author="sam sehgal" w:date="2024-11-12T11:05:00Z" w16du:dateUtc="2024-11-12T00:05:00Z">
              <w:r w:rsidRPr="00366948">
                <w:rPr>
                  <w:rFonts w:asciiTheme="minorHAnsi" w:hAnsiTheme="minorHAnsi"/>
                  <w:b/>
                  <w:bCs/>
                  <w:sz w:val="20"/>
                  <w:szCs w:val="20"/>
                  <w:rPrChange w:id="4093" w:author="Sam Sehgal (EXT Idiom)" w:date="2024-12-17T13:48:00Z" w16du:dateUtc="2024-12-17T02:48:00Z">
                    <w:rPr>
                      <w:rFonts w:asciiTheme="minorHAnsi" w:hAnsiTheme="minorHAnsi"/>
                      <w:b/>
                      <w:bCs/>
                      <w:sz w:val="20"/>
                      <w:szCs w:val="20"/>
                      <w:highlight w:val="cyan"/>
                    </w:rPr>
                  </w:rPrChange>
                </w:rPr>
                <w:t>Column 1 logic:</w:t>
              </w:r>
            </w:ins>
          </w:p>
          <w:p w14:paraId="161B695D" w14:textId="77777777" w:rsidR="00C23F2B" w:rsidRPr="00366948" w:rsidRDefault="00C23F2B" w:rsidP="00C23F2B">
            <w:pPr>
              <w:tabs>
                <w:tab w:val="left" w:pos="774"/>
              </w:tabs>
              <w:contextualSpacing/>
              <w:rPr>
                <w:ins w:id="4094" w:author="sam sehgal" w:date="2024-11-12T11:05:00Z" w16du:dateUtc="2024-11-12T00:05:00Z"/>
                <w:rFonts w:asciiTheme="minorHAnsi" w:hAnsiTheme="minorHAnsi"/>
                <w:sz w:val="20"/>
                <w:szCs w:val="20"/>
                <w:rPrChange w:id="4095" w:author="Sam Sehgal (EXT Idiom)" w:date="2024-12-17T13:48:00Z" w16du:dateUtc="2024-12-17T02:48:00Z">
                  <w:rPr>
                    <w:ins w:id="4096" w:author="sam sehgal" w:date="2024-11-12T11:05:00Z" w16du:dateUtc="2024-11-12T00:05:00Z"/>
                    <w:rFonts w:asciiTheme="minorHAnsi" w:hAnsiTheme="minorHAnsi"/>
                    <w:sz w:val="20"/>
                    <w:szCs w:val="20"/>
                    <w:highlight w:val="cyan"/>
                  </w:rPr>
                </w:rPrChange>
              </w:rPr>
            </w:pPr>
          </w:p>
          <w:p w14:paraId="34A5D3E0" w14:textId="77777777" w:rsidR="00C23F2B" w:rsidRPr="00366948" w:rsidRDefault="00C23F2B" w:rsidP="00C23F2B">
            <w:pPr>
              <w:tabs>
                <w:tab w:val="left" w:pos="774"/>
              </w:tabs>
              <w:contextualSpacing/>
              <w:rPr>
                <w:ins w:id="4097" w:author="sam sehgal" w:date="2024-11-12T11:05:00Z" w16du:dateUtc="2024-11-12T00:05:00Z"/>
                <w:rFonts w:asciiTheme="minorHAnsi" w:hAnsiTheme="minorHAnsi"/>
                <w:sz w:val="20"/>
                <w:szCs w:val="20"/>
                <w:rPrChange w:id="4098" w:author="Sam Sehgal (EXT Idiom)" w:date="2024-12-17T13:48:00Z" w16du:dateUtc="2024-12-17T02:48:00Z">
                  <w:rPr>
                    <w:ins w:id="4099" w:author="sam sehgal" w:date="2024-11-12T11:05:00Z" w16du:dateUtc="2024-11-12T00:05:00Z"/>
                    <w:rFonts w:asciiTheme="minorHAnsi" w:hAnsiTheme="minorHAnsi"/>
                    <w:sz w:val="20"/>
                    <w:szCs w:val="20"/>
                    <w:highlight w:val="cyan"/>
                  </w:rPr>
                </w:rPrChange>
              </w:rPr>
            </w:pPr>
            <w:ins w:id="4100" w:author="sam sehgal" w:date="2024-11-12T11:05:00Z" w16du:dateUtc="2024-11-12T00:05:00Z">
              <w:r w:rsidRPr="00366948">
                <w:rPr>
                  <w:rFonts w:asciiTheme="minorHAnsi" w:hAnsiTheme="minorHAnsi"/>
                  <w:sz w:val="20"/>
                  <w:szCs w:val="20"/>
                  <w:rPrChange w:id="4101" w:author="Sam Sehgal (EXT Idiom)" w:date="2024-12-17T13:48:00Z" w16du:dateUtc="2024-12-17T02:48:00Z">
                    <w:rPr>
                      <w:rFonts w:asciiTheme="minorHAnsi" w:hAnsiTheme="minorHAnsi"/>
                      <w:sz w:val="20"/>
                      <w:szCs w:val="20"/>
                      <w:highlight w:val="cyan"/>
                    </w:rPr>
                  </w:rPrChange>
                </w:rPr>
                <w:t xml:space="preserve">If &lt;IsMigration&gt; = ‘0’ then DISPLAY </w:t>
              </w:r>
            </w:ins>
          </w:p>
          <w:p w14:paraId="58BE0FF7" w14:textId="0A1D146F" w:rsidR="00C23F2B" w:rsidRPr="00366948" w:rsidRDefault="00C23F2B" w:rsidP="00C23F2B">
            <w:pPr>
              <w:tabs>
                <w:tab w:val="left" w:pos="1800"/>
              </w:tabs>
              <w:rPr>
                <w:ins w:id="4102" w:author="sam sehgal" w:date="2024-11-12T11:05:00Z" w16du:dateUtc="2024-11-12T00:05:00Z"/>
                <w:rFonts w:ascii="Calibri" w:hAnsi="Calibri" w:cs="Calibri"/>
                <w:color w:val="000000" w:themeColor="text1"/>
                <w:sz w:val="20"/>
                <w:szCs w:val="20"/>
                <w:rPrChange w:id="4103" w:author="Sam Sehgal (EXT Idiom)" w:date="2024-12-17T13:48:00Z" w16du:dateUtc="2024-12-17T02:48:00Z">
                  <w:rPr>
                    <w:ins w:id="4104" w:author="sam sehgal" w:date="2024-11-12T11:05:00Z" w16du:dateUtc="2024-11-12T00:05:00Z"/>
                    <w:rFonts w:ascii="Calibri" w:hAnsi="Calibri" w:cs="Calibri"/>
                    <w:color w:val="000000" w:themeColor="text1"/>
                    <w:sz w:val="20"/>
                    <w:szCs w:val="20"/>
                    <w:highlight w:val="cyan"/>
                  </w:rPr>
                </w:rPrChange>
              </w:rPr>
            </w:pPr>
            <w:ins w:id="4105" w:author="sam sehgal" w:date="2024-11-12T11:05:00Z" w16du:dateUtc="2024-11-12T00:05:00Z">
              <w:r w:rsidRPr="00366948">
                <w:rPr>
                  <w:rFonts w:asciiTheme="minorHAnsi" w:hAnsiTheme="minorHAnsi"/>
                  <w:sz w:val="20"/>
                  <w:szCs w:val="20"/>
                  <w:rPrChange w:id="4106" w:author="Sam Sehgal (EXT Idiom)" w:date="2024-12-17T13:48:00Z" w16du:dateUtc="2024-12-17T02:48:00Z">
                    <w:rPr>
                      <w:rFonts w:asciiTheme="minorHAnsi" w:hAnsiTheme="minorHAnsi"/>
                      <w:sz w:val="20"/>
                      <w:szCs w:val="20"/>
                      <w:highlight w:val="cyan"/>
                    </w:rPr>
                  </w:rPrChange>
                </w:rPr>
                <w:t>“You have told us that all policyholders, their partners (legal or de-facto) or any family member living at the insured address:”</w:t>
              </w:r>
            </w:ins>
          </w:p>
          <w:p w14:paraId="0E775D89" w14:textId="77777777" w:rsidR="00C23F2B" w:rsidRPr="00366948" w:rsidRDefault="00C23F2B" w:rsidP="00C23F2B">
            <w:pPr>
              <w:tabs>
                <w:tab w:val="left" w:pos="1800"/>
              </w:tabs>
              <w:rPr>
                <w:ins w:id="4107" w:author="sam sehgal" w:date="2024-11-12T11:05:00Z" w16du:dateUtc="2024-11-12T00:05:00Z"/>
                <w:rFonts w:ascii="Calibri" w:hAnsi="Calibri" w:cs="Calibri"/>
                <w:b/>
                <w:bCs/>
                <w:color w:val="000000" w:themeColor="text1"/>
                <w:sz w:val="20"/>
                <w:szCs w:val="20"/>
                <w:rPrChange w:id="4108" w:author="Sam Sehgal (EXT Idiom)" w:date="2024-12-17T13:48:00Z" w16du:dateUtc="2024-12-17T02:48:00Z">
                  <w:rPr>
                    <w:ins w:id="4109" w:author="sam sehgal" w:date="2024-11-12T11:05:00Z" w16du:dateUtc="2024-11-12T00:05:00Z"/>
                    <w:rFonts w:ascii="Calibri" w:hAnsi="Calibri" w:cs="Calibri"/>
                    <w:b/>
                    <w:bCs/>
                    <w:color w:val="000000" w:themeColor="text1"/>
                    <w:sz w:val="20"/>
                    <w:szCs w:val="20"/>
                    <w:highlight w:val="cyan"/>
                  </w:rPr>
                </w:rPrChange>
              </w:rPr>
            </w:pPr>
          </w:p>
          <w:p w14:paraId="7E723065" w14:textId="77777777" w:rsidR="00C23F2B" w:rsidRPr="00366948" w:rsidRDefault="00C23F2B" w:rsidP="00C23F2B">
            <w:pPr>
              <w:tabs>
                <w:tab w:val="left" w:pos="774"/>
              </w:tabs>
              <w:contextualSpacing/>
              <w:rPr>
                <w:rFonts w:asciiTheme="minorHAnsi" w:hAnsiTheme="minorHAnsi"/>
                <w:b/>
                <w:bCs/>
                <w:sz w:val="20"/>
                <w:szCs w:val="20"/>
                <w:rPrChange w:id="4110" w:author="Sam Sehgal (EXT Idiom)" w:date="2024-12-17T13:48:00Z" w16du:dateUtc="2024-12-17T02:48:00Z">
                  <w:rPr>
                    <w:rFonts w:asciiTheme="minorHAnsi" w:hAnsiTheme="minorHAnsi"/>
                    <w:b/>
                    <w:bCs/>
                    <w:sz w:val="20"/>
                    <w:szCs w:val="20"/>
                    <w:highlight w:val="cyan"/>
                  </w:rPr>
                </w:rPrChange>
              </w:rPr>
            </w:pPr>
          </w:p>
        </w:tc>
        <w:tc>
          <w:tcPr>
            <w:tcW w:w="1701" w:type="dxa"/>
          </w:tcPr>
          <w:p w14:paraId="144C0C57" w14:textId="77777777" w:rsidR="00C23F2B" w:rsidRPr="00366948" w:rsidRDefault="00C23F2B" w:rsidP="00C23F2B">
            <w:pPr>
              <w:tabs>
                <w:tab w:val="left" w:pos="1800"/>
              </w:tabs>
              <w:rPr>
                <w:ins w:id="4111" w:author="sam sehgal" w:date="2024-11-12T11:05:00Z" w16du:dateUtc="2024-11-12T00:05:00Z"/>
                <w:rFonts w:asciiTheme="minorHAnsi" w:hAnsiTheme="minorHAnsi" w:cstheme="minorHAnsi"/>
                <w:bCs/>
                <w:sz w:val="20"/>
                <w:szCs w:val="20"/>
                <w:rPrChange w:id="4112" w:author="Sam Sehgal (EXT Idiom)" w:date="2024-12-17T13:48:00Z" w16du:dateUtc="2024-12-17T02:48:00Z">
                  <w:rPr>
                    <w:ins w:id="4113" w:author="sam sehgal" w:date="2024-11-12T11:05:00Z" w16du:dateUtc="2024-11-12T00:05:00Z"/>
                    <w:rFonts w:asciiTheme="minorHAnsi" w:hAnsiTheme="minorHAnsi" w:cstheme="minorHAnsi"/>
                    <w:bCs/>
                    <w:sz w:val="20"/>
                    <w:szCs w:val="20"/>
                    <w:highlight w:val="cyan"/>
                  </w:rPr>
                </w:rPrChange>
              </w:rPr>
            </w:pPr>
            <w:ins w:id="4114" w:author="sam sehgal" w:date="2024-11-12T11:05:00Z" w16du:dateUtc="2024-11-12T00:05:00Z">
              <w:r w:rsidRPr="00366948">
                <w:rPr>
                  <w:rFonts w:asciiTheme="minorHAnsi" w:hAnsiTheme="minorHAnsi" w:cstheme="minorHAnsi"/>
                  <w:bCs/>
                  <w:sz w:val="20"/>
                  <w:szCs w:val="20"/>
                  <w:rPrChange w:id="4115" w:author="Sam Sehgal (EXT Idiom)" w:date="2024-12-17T13:48:00Z" w16du:dateUtc="2024-12-17T02:48:00Z">
                    <w:rPr>
                      <w:rFonts w:asciiTheme="minorHAnsi" w:hAnsiTheme="minorHAnsi" w:cstheme="minorHAnsi"/>
                      <w:bCs/>
                      <w:sz w:val="20"/>
                      <w:szCs w:val="20"/>
                      <w:highlight w:val="cyan"/>
                    </w:rPr>
                  </w:rPrChange>
                </w:rPr>
                <w:t>Column 1 Bodycopy_COI</w:t>
              </w:r>
            </w:ins>
          </w:p>
          <w:p w14:paraId="44822897" w14:textId="77777777" w:rsidR="00C23F2B" w:rsidRPr="00366948" w:rsidRDefault="00C23F2B" w:rsidP="00C23F2B">
            <w:pPr>
              <w:tabs>
                <w:tab w:val="left" w:pos="1800"/>
              </w:tabs>
              <w:rPr>
                <w:ins w:id="4116" w:author="sam sehgal" w:date="2024-11-12T11:05:00Z" w16du:dateUtc="2024-11-12T00:05:00Z"/>
                <w:rFonts w:asciiTheme="minorHAnsi" w:hAnsiTheme="minorHAnsi" w:cstheme="minorHAnsi"/>
                <w:bCs/>
                <w:sz w:val="20"/>
                <w:szCs w:val="20"/>
                <w:rPrChange w:id="4117" w:author="Sam Sehgal (EXT Idiom)" w:date="2024-12-17T13:48:00Z" w16du:dateUtc="2024-12-17T02:48:00Z">
                  <w:rPr>
                    <w:ins w:id="4118" w:author="sam sehgal" w:date="2024-11-12T11:05:00Z" w16du:dateUtc="2024-11-12T00:05:00Z"/>
                    <w:rFonts w:asciiTheme="minorHAnsi" w:hAnsiTheme="minorHAnsi" w:cstheme="minorHAnsi"/>
                    <w:bCs/>
                    <w:sz w:val="20"/>
                    <w:szCs w:val="20"/>
                    <w:highlight w:val="cyan"/>
                  </w:rPr>
                </w:rPrChange>
              </w:rPr>
            </w:pPr>
          </w:p>
          <w:p w14:paraId="505C1188" w14:textId="77777777" w:rsidR="00C23F2B" w:rsidRPr="00366948" w:rsidRDefault="00C23F2B" w:rsidP="00C23F2B">
            <w:pPr>
              <w:tabs>
                <w:tab w:val="left" w:pos="1800"/>
              </w:tabs>
              <w:rPr>
                <w:ins w:id="4119" w:author="sam sehgal" w:date="2024-11-12T11:05:00Z" w16du:dateUtc="2024-11-12T00:05:00Z"/>
                <w:rFonts w:asciiTheme="minorHAnsi" w:hAnsiTheme="minorHAnsi" w:cstheme="minorHAnsi"/>
                <w:bCs/>
                <w:sz w:val="20"/>
                <w:szCs w:val="20"/>
                <w:rPrChange w:id="4120" w:author="Sam Sehgal (EXT Idiom)" w:date="2024-12-17T13:48:00Z" w16du:dateUtc="2024-12-17T02:48:00Z">
                  <w:rPr>
                    <w:ins w:id="4121" w:author="sam sehgal" w:date="2024-11-12T11:05:00Z" w16du:dateUtc="2024-11-12T00:05:00Z"/>
                    <w:rFonts w:asciiTheme="minorHAnsi" w:hAnsiTheme="minorHAnsi" w:cstheme="minorHAnsi"/>
                    <w:bCs/>
                    <w:sz w:val="20"/>
                    <w:szCs w:val="20"/>
                    <w:highlight w:val="cyan"/>
                  </w:rPr>
                </w:rPrChange>
              </w:rPr>
            </w:pPr>
            <w:ins w:id="4122" w:author="sam sehgal" w:date="2024-11-12T11:05:00Z" w16du:dateUtc="2024-11-12T00:05:00Z">
              <w:r w:rsidRPr="00366948">
                <w:rPr>
                  <w:rFonts w:asciiTheme="minorHAnsi" w:hAnsiTheme="minorHAnsi" w:cstheme="minorHAnsi"/>
                  <w:bCs/>
                  <w:sz w:val="20"/>
                  <w:szCs w:val="20"/>
                  <w:rPrChange w:id="4123" w:author="Sam Sehgal (EXT Idiom)" w:date="2024-12-17T13:48:00Z" w16du:dateUtc="2024-12-17T02:48:00Z">
                    <w:rPr>
                      <w:rFonts w:asciiTheme="minorHAnsi" w:hAnsiTheme="minorHAnsi" w:cstheme="minorHAnsi"/>
                      <w:bCs/>
                      <w:sz w:val="20"/>
                      <w:szCs w:val="20"/>
                      <w:highlight w:val="cyan"/>
                    </w:rPr>
                  </w:rPrChange>
                </w:rPr>
                <w:t>Column 2: Bullet_1_B_COI</w:t>
              </w:r>
            </w:ins>
          </w:p>
          <w:p w14:paraId="7DB79E34" w14:textId="77777777" w:rsidR="00C23F2B" w:rsidRPr="00366948" w:rsidRDefault="00C23F2B" w:rsidP="00C23F2B">
            <w:pPr>
              <w:tabs>
                <w:tab w:val="left" w:pos="1800"/>
              </w:tabs>
              <w:rPr>
                <w:rFonts w:asciiTheme="minorHAnsi" w:hAnsiTheme="minorHAnsi" w:cstheme="minorHAnsi"/>
                <w:bCs/>
                <w:sz w:val="20"/>
                <w:szCs w:val="20"/>
                <w:rPrChange w:id="4124" w:author="Sam Sehgal (EXT Idiom)" w:date="2024-12-17T13:48:00Z" w16du:dateUtc="2024-12-17T02:48:00Z">
                  <w:rPr>
                    <w:rFonts w:asciiTheme="minorHAnsi" w:hAnsiTheme="minorHAnsi" w:cstheme="minorHAnsi"/>
                    <w:bCs/>
                    <w:sz w:val="20"/>
                    <w:szCs w:val="20"/>
                    <w:highlight w:val="cyan"/>
                  </w:rPr>
                </w:rPrChange>
              </w:rPr>
            </w:pPr>
          </w:p>
        </w:tc>
      </w:tr>
      <w:tr w:rsidR="00C60E6A" w:rsidRPr="00720F8E" w14:paraId="095A8DD5" w14:textId="77777777" w:rsidTr="009E32DB">
        <w:trPr>
          <w:cantSplit/>
          <w:ins w:id="4125" w:author="sam sehgal" w:date="2024-10-14T15:18:00Z"/>
        </w:trPr>
        <w:tc>
          <w:tcPr>
            <w:tcW w:w="846" w:type="dxa"/>
          </w:tcPr>
          <w:p w14:paraId="52E3E638" w14:textId="405B660D" w:rsidR="00C60E6A" w:rsidRPr="007427CF" w:rsidRDefault="00C60E6A" w:rsidP="00C60E6A">
            <w:pPr>
              <w:tabs>
                <w:tab w:val="left" w:pos="1800"/>
              </w:tabs>
              <w:rPr>
                <w:ins w:id="4126" w:author="sam sehgal" w:date="2024-10-14T15:18:00Z" w16du:dateUtc="2024-10-14T04:18:00Z"/>
                <w:rFonts w:asciiTheme="minorHAnsi" w:hAnsiTheme="minorHAnsi" w:cstheme="minorHAnsi"/>
                <w:bCs/>
                <w:sz w:val="20"/>
                <w:highlight w:val="cyan"/>
                <w:rPrChange w:id="4127" w:author="sam sehgal" w:date="2024-10-14T15:49:00Z" w16du:dateUtc="2024-10-14T04:49:00Z">
                  <w:rPr>
                    <w:ins w:id="4128" w:author="sam sehgal" w:date="2024-10-14T15:18:00Z" w16du:dateUtc="2024-10-14T04:18:00Z"/>
                    <w:rFonts w:asciiTheme="minorHAnsi" w:hAnsiTheme="minorHAnsi" w:cstheme="minorHAnsi"/>
                    <w:bCs/>
                    <w:sz w:val="20"/>
                  </w:rPr>
                </w:rPrChange>
              </w:rPr>
            </w:pPr>
            <w:ins w:id="4129" w:author="sam sehgal" w:date="2024-10-14T15:37:00Z" w16du:dateUtc="2024-10-14T04:37:00Z">
              <w:r w:rsidRPr="007427CF">
                <w:rPr>
                  <w:rFonts w:asciiTheme="minorHAnsi" w:hAnsiTheme="minorHAnsi" w:cstheme="minorHAnsi"/>
                  <w:bCs/>
                  <w:sz w:val="20"/>
                  <w:highlight w:val="cyan"/>
                  <w:rPrChange w:id="4130" w:author="sam sehgal" w:date="2024-10-14T15:49:00Z" w16du:dateUtc="2024-10-14T04:49:00Z">
                    <w:rPr>
                      <w:rFonts w:asciiTheme="minorHAnsi" w:hAnsiTheme="minorHAnsi" w:cstheme="minorHAnsi"/>
                      <w:bCs/>
                      <w:sz w:val="20"/>
                    </w:rPr>
                  </w:rPrChange>
                </w:rPr>
                <w:lastRenderedPageBreak/>
                <w:t>AYP 8 V</w:t>
              </w:r>
            </w:ins>
            <w:ins w:id="4131" w:author="Sam Sehgal (EXT Idiom)" w:date="2024-11-12T11:09:00Z" w16du:dateUtc="2024-11-12T00:09:00Z">
              <w:r w:rsidR="00C2167A">
                <w:rPr>
                  <w:rFonts w:asciiTheme="minorHAnsi" w:hAnsiTheme="minorHAnsi" w:cstheme="minorHAnsi"/>
                  <w:bCs/>
                  <w:sz w:val="20"/>
                  <w:highlight w:val="cyan"/>
                </w:rPr>
                <w:t>6</w:t>
              </w:r>
            </w:ins>
            <w:ins w:id="4132" w:author="sam sehgal" w:date="2024-10-14T15:37:00Z" w16du:dateUtc="2024-10-14T04:37:00Z">
              <w:del w:id="4133" w:author="Sam Sehgal (EXT Idiom)" w:date="2024-11-12T11:09:00Z" w16du:dateUtc="2024-11-12T00:09:00Z">
                <w:r w:rsidRPr="007427CF" w:rsidDel="00C2167A">
                  <w:rPr>
                    <w:rFonts w:asciiTheme="minorHAnsi" w:hAnsiTheme="minorHAnsi" w:cstheme="minorHAnsi"/>
                    <w:bCs/>
                    <w:sz w:val="20"/>
                    <w:highlight w:val="cyan"/>
                    <w:rPrChange w:id="4134" w:author="sam sehgal" w:date="2024-10-14T15:49:00Z" w16du:dateUtc="2024-10-14T04:49:00Z">
                      <w:rPr>
                        <w:rFonts w:asciiTheme="minorHAnsi" w:hAnsiTheme="minorHAnsi" w:cstheme="minorHAnsi"/>
                        <w:bCs/>
                        <w:sz w:val="20"/>
                      </w:rPr>
                    </w:rPrChange>
                  </w:rPr>
                  <w:delText>5</w:delText>
                </w:r>
              </w:del>
            </w:ins>
          </w:p>
        </w:tc>
        <w:tc>
          <w:tcPr>
            <w:tcW w:w="1701" w:type="dxa"/>
          </w:tcPr>
          <w:p w14:paraId="0C03E37D" w14:textId="77777777" w:rsidR="00C60E6A" w:rsidRPr="00A551ED" w:rsidRDefault="00C60E6A" w:rsidP="00C60E6A">
            <w:pPr>
              <w:tabs>
                <w:tab w:val="left" w:pos="1800"/>
              </w:tabs>
              <w:rPr>
                <w:ins w:id="4135" w:author="sam sehgal" w:date="2024-10-14T15:18:00Z" w16du:dateUtc="2024-10-14T04:18:00Z"/>
                <w:rFonts w:ascii="Arial" w:hAnsi="Arial"/>
                <w:sz w:val="18"/>
                <w:szCs w:val="18"/>
              </w:rPr>
            </w:pPr>
          </w:p>
        </w:tc>
        <w:tc>
          <w:tcPr>
            <w:tcW w:w="8363" w:type="dxa"/>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Change w:id="4136" w:author="Sue Simnor (EXT Idiom)" w:date="2024-08-15T15:04:00Z" w16du:dateUtc="2024-08-15T05:04:00Z">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PrChange>
            </w:tblPr>
            <w:tblGrid>
              <w:gridCol w:w="2904"/>
              <w:gridCol w:w="4614"/>
              <w:tblGridChange w:id="4137">
                <w:tblGrid>
                  <w:gridCol w:w="2904"/>
                  <w:gridCol w:w="4614"/>
                </w:tblGrid>
              </w:tblGridChange>
            </w:tblGrid>
            <w:tr w:rsidR="00C60E6A" w:rsidRPr="00DF61E6" w14:paraId="126621F3" w14:textId="77777777">
              <w:trPr>
                <w:trHeight w:val="140"/>
                <w:ins w:id="4138" w:author="sam sehgal" w:date="2024-10-14T15:22:00Z"/>
                <w:trPrChange w:id="4139" w:author="Sue Simnor (EXT Idiom)" w:date="2024-08-15T15:04:00Z" w16du:dateUtc="2024-08-15T05:04:00Z">
                  <w:trPr>
                    <w:trHeight w:val="140"/>
                  </w:trPr>
                </w:trPrChange>
              </w:trPr>
              <w:tc>
                <w:tcPr>
                  <w:tcW w:w="2904" w:type="dxa"/>
                  <w:noWrap/>
                  <w:hideMark/>
                  <w:tcPrChange w:id="4140" w:author="Sue Simnor (EXT Idiom)" w:date="2024-08-15T15:04:00Z" w16du:dateUtc="2024-08-15T05:04:00Z">
                    <w:tcPr>
                      <w:tcW w:w="2904" w:type="dxa"/>
                      <w:noWrap/>
                      <w:hideMark/>
                    </w:tcPr>
                  </w:tcPrChange>
                </w:tcPr>
                <w:p w14:paraId="7BE533E6" w14:textId="24B7E5E8" w:rsidR="00C60E6A" w:rsidRPr="00DF61E6" w:rsidRDefault="00C60E6A" w:rsidP="00C60E6A">
                  <w:pPr>
                    <w:pStyle w:val="BodycopyCOI"/>
                    <w:rPr>
                      <w:ins w:id="4141" w:author="sam sehgal" w:date="2024-10-14T15:22:00Z" w16du:dateUtc="2024-10-14T04:22:00Z"/>
                      <w:b/>
                      <w:bCs/>
                      <w:highlight w:val="cyan"/>
                      <w:rPrChange w:id="4142" w:author="sam sehgal" w:date="2024-10-14T15:22:00Z" w16du:dateUtc="2024-10-14T04:22:00Z">
                        <w:rPr>
                          <w:ins w:id="4143" w:author="sam sehgal" w:date="2024-10-14T15:22:00Z" w16du:dateUtc="2024-10-14T04:22:00Z"/>
                          <w:b/>
                          <w:bCs/>
                        </w:rPr>
                      </w:rPrChange>
                    </w:rPr>
                  </w:pPr>
                  <w:ins w:id="4144" w:author="sam sehgal" w:date="2024-10-14T15:39:00Z" w16du:dateUtc="2024-10-14T04:39:00Z">
                    <w:r w:rsidRPr="009718FA">
                      <w:rPr>
                        <w:highlight w:val="cyan"/>
                        <w:lang w:val="en-US"/>
                        <w:rPrChange w:id="4145" w:author="sam sehgal" w:date="2024-10-14T15:39:00Z" w16du:dateUtc="2024-10-14T04:39:00Z">
                          <w:rPr>
                            <w:lang w:val="en-US"/>
                          </w:rPr>
                        </w:rPrChange>
                      </w:rPr>
                      <w:t>We understand that in your previous policy terms  policyholders, their partners (legal or de-facto) or any family member living at the insured address:</w:t>
                    </w:r>
                  </w:ins>
                </w:p>
              </w:tc>
              <w:tc>
                <w:tcPr>
                  <w:tcW w:w="4614" w:type="dxa"/>
                  <w:noWrap/>
                  <w:hideMark/>
                  <w:tcPrChange w:id="4146" w:author="Sue Simnor (EXT Idiom)" w:date="2024-08-15T15:04:00Z" w16du:dateUtc="2024-08-15T05:04:00Z">
                    <w:tcPr>
                      <w:tcW w:w="4614" w:type="dxa"/>
                      <w:noWrap/>
                      <w:vAlign w:val="bottom"/>
                      <w:hideMark/>
                    </w:tcPr>
                  </w:tcPrChange>
                </w:tcPr>
                <w:p w14:paraId="2305038E" w14:textId="5771413F" w:rsidR="00C60E6A" w:rsidRPr="00DF61E6" w:rsidRDefault="00C60E6A" w:rsidP="00C60E6A">
                  <w:pPr>
                    <w:tabs>
                      <w:tab w:val="left" w:pos="774"/>
                    </w:tabs>
                    <w:rPr>
                      <w:ins w:id="4147" w:author="sam sehgal" w:date="2024-10-14T15:22:00Z" w16du:dateUtc="2024-10-14T04:22:00Z"/>
                      <w:rFonts w:asciiTheme="minorHAnsi" w:hAnsiTheme="minorHAnsi"/>
                      <w:b/>
                      <w:bCs/>
                      <w:color w:val="000000"/>
                      <w:sz w:val="22"/>
                      <w:szCs w:val="22"/>
                      <w:highlight w:val="cyan"/>
                      <w:lang w:eastAsia="en-AU"/>
                      <w:rPrChange w:id="4148" w:author="sam sehgal" w:date="2024-10-14T15:22:00Z" w16du:dateUtc="2024-10-14T04:22:00Z">
                        <w:rPr>
                          <w:ins w:id="4149" w:author="sam sehgal" w:date="2024-10-14T15:22:00Z" w16du:dateUtc="2024-10-14T04:22:00Z"/>
                          <w:rFonts w:asciiTheme="minorHAnsi" w:hAnsiTheme="minorHAnsi"/>
                          <w:b/>
                          <w:bCs/>
                          <w:color w:val="000000"/>
                          <w:sz w:val="22"/>
                          <w:szCs w:val="22"/>
                          <w:lang w:eastAsia="en-AU"/>
                        </w:rPr>
                      </w:rPrChange>
                    </w:rPr>
                  </w:pPr>
                  <w:ins w:id="4150" w:author="sam sehgal" w:date="2024-10-14T15:22:00Z" w16du:dateUtc="2024-10-14T04:22:00Z">
                    <w:r w:rsidRPr="00DF61E6">
                      <w:rPr>
                        <w:rFonts w:asciiTheme="minorHAnsi" w:hAnsiTheme="minorHAnsi"/>
                        <w:b/>
                        <w:bCs/>
                        <w:sz w:val="20"/>
                        <w:szCs w:val="20"/>
                        <w:highlight w:val="cyan"/>
                        <w:rPrChange w:id="4151" w:author="sam sehgal" w:date="2024-10-14T15:22:00Z" w16du:dateUtc="2024-10-14T04:22:00Z">
                          <w:rPr>
                            <w:rFonts w:asciiTheme="minorHAnsi" w:hAnsiTheme="minorHAnsi"/>
                            <w:b/>
                            <w:bCs/>
                            <w:sz w:val="20"/>
                            <w:szCs w:val="20"/>
                          </w:rPr>
                        </w:rPrChange>
                      </w:rPr>
                      <w:t xml:space="preserve">• </w:t>
                    </w:r>
                  </w:ins>
                  <w:ins w:id="4152" w:author="sam sehgal" w:date="2024-10-14T15:23:00Z" w16du:dateUtc="2024-10-14T04:23:00Z">
                    <w:r>
                      <w:rPr>
                        <w:rFonts w:asciiTheme="minorHAnsi" w:hAnsiTheme="minorHAnsi"/>
                        <w:b/>
                        <w:bCs/>
                        <w:sz w:val="20"/>
                        <w:szCs w:val="20"/>
                        <w:highlight w:val="cyan"/>
                      </w:rPr>
                      <w:t>m</w:t>
                    </w:r>
                  </w:ins>
                  <w:ins w:id="4153" w:author="sam sehgal" w:date="2024-10-14T15:23:00Z">
                    <w:r w:rsidRPr="00C34585">
                      <w:rPr>
                        <w:rFonts w:asciiTheme="minorHAnsi" w:hAnsiTheme="minorHAnsi"/>
                        <w:b/>
                        <w:bCs/>
                        <w:sz w:val="20"/>
                        <w:szCs w:val="20"/>
                        <w:highlight w:val="cyan"/>
                      </w:rPr>
                      <w:t>ay have had criminal convictions (excluding driving related offences or convictions) in the last 5 years for fraud or dishonesty; theft or robbery; arson; damage or threatened damage to property; injury or threatened injury to persons; or for drugs or stolen goods</w:t>
                    </w:r>
                  </w:ins>
                </w:p>
              </w:tc>
            </w:tr>
          </w:tbl>
          <w:p w14:paraId="73312611" w14:textId="77777777" w:rsidR="00C60E6A" w:rsidRPr="00DF61E6" w:rsidRDefault="00C60E6A" w:rsidP="00C60E6A">
            <w:pPr>
              <w:pStyle w:val="BodycopyCOI"/>
              <w:rPr>
                <w:ins w:id="4154" w:author="sam sehgal" w:date="2024-10-14T15:22:00Z" w16du:dateUtc="2024-10-14T04:22:00Z"/>
                <w:highlight w:val="cyan"/>
                <w:rPrChange w:id="4155" w:author="sam sehgal" w:date="2024-10-14T15:22:00Z" w16du:dateUtc="2024-10-14T04:22:00Z">
                  <w:rPr>
                    <w:ins w:id="4156" w:author="sam sehgal" w:date="2024-10-14T15:22:00Z" w16du:dateUtc="2024-10-14T04:22:00Z"/>
                  </w:rPr>
                </w:rPrChange>
              </w:rPr>
            </w:pPr>
          </w:p>
          <w:p w14:paraId="0C3AF087" w14:textId="77777777" w:rsidR="00C60E6A" w:rsidRPr="00DF61E6" w:rsidRDefault="00C60E6A" w:rsidP="00C60E6A">
            <w:pPr>
              <w:pStyle w:val="BodycopyCOI"/>
              <w:rPr>
                <w:ins w:id="4157" w:author="sam sehgal" w:date="2024-10-14T15:18:00Z" w16du:dateUtc="2024-10-14T04:18:00Z"/>
                <w:highlight w:val="cyan"/>
                <w:lang w:val="en-US"/>
              </w:rPr>
            </w:pPr>
          </w:p>
        </w:tc>
        <w:tc>
          <w:tcPr>
            <w:tcW w:w="1985" w:type="dxa"/>
          </w:tcPr>
          <w:p w14:paraId="2552ED89" w14:textId="4CDBB0D3" w:rsidR="00C60E6A" w:rsidRDefault="00C60E6A" w:rsidP="00C60E6A">
            <w:pPr>
              <w:tabs>
                <w:tab w:val="left" w:pos="774"/>
              </w:tabs>
              <w:contextualSpacing/>
              <w:rPr>
                <w:ins w:id="4158" w:author="sam sehgal" w:date="2024-10-14T15:32:00Z" w16du:dateUtc="2024-10-14T04:32:00Z"/>
                <w:rFonts w:asciiTheme="minorHAnsi" w:hAnsiTheme="minorHAnsi"/>
                <w:sz w:val="20"/>
                <w:szCs w:val="20"/>
                <w:highlight w:val="cyan"/>
              </w:rPr>
            </w:pPr>
            <w:ins w:id="4159" w:author="sam sehgal" w:date="2024-10-14T15:32:00Z" w16du:dateUtc="2024-10-14T04:32:00Z">
              <w:r w:rsidRPr="00671620">
                <w:rPr>
                  <w:rFonts w:asciiTheme="minorHAnsi" w:hAnsiTheme="minorHAnsi"/>
                  <w:b/>
                  <w:bCs/>
                  <w:sz w:val="20"/>
                  <w:szCs w:val="20"/>
                  <w:highlight w:val="cyan"/>
                </w:rPr>
                <w:t xml:space="preserve">IF </w:t>
              </w:r>
              <w:r w:rsidRPr="00671620">
                <w:rPr>
                  <w:rFonts w:asciiTheme="minorHAnsi" w:hAnsiTheme="minorHAnsi"/>
                  <w:sz w:val="20"/>
                  <w:szCs w:val="20"/>
                  <w:highlight w:val="cyan"/>
                </w:rPr>
                <w:t>&lt;ProductCode&gt;  = “Home”</w:t>
              </w:r>
            </w:ins>
          </w:p>
          <w:p w14:paraId="46FEAC21" w14:textId="77777777" w:rsidR="00C60E6A" w:rsidRDefault="00C60E6A" w:rsidP="00C60E6A">
            <w:pPr>
              <w:tabs>
                <w:tab w:val="left" w:pos="1800"/>
              </w:tabs>
              <w:rPr>
                <w:ins w:id="4160" w:author="sam sehgal" w:date="2024-10-14T15:32:00Z" w16du:dateUtc="2024-10-14T04:32:00Z"/>
                <w:rFonts w:ascii="Calibri" w:hAnsi="Calibri" w:cs="Calibri"/>
                <w:b/>
                <w:bCs/>
                <w:color w:val="000000" w:themeColor="text1"/>
                <w:sz w:val="20"/>
                <w:szCs w:val="20"/>
                <w:highlight w:val="cyan"/>
              </w:rPr>
            </w:pPr>
          </w:p>
          <w:p w14:paraId="3F8E3C42" w14:textId="1F061274" w:rsidR="00C60E6A" w:rsidRPr="00DF61E6" w:rsidRDefault="00C60E6A" w:rsidP="00C60E6A">
            <w:pPr>
              <w:tabs>
                <w:tab w:val="left" w:pos="1800"/>
              </w:tabs>
              <w:rPr>
                <w:ins w:id="4161" w:author="sam sehgal" w:date="2024-10-14T15:22:00Z" w16du:dateUtc="2024-10-14T04:22:00Z"/>
                <w:rFonts w:ascii="Calibri" w:hAnsi="Calibri" w:cs="Calibri"/>
                <w:b/>
                <w:bCs/>
                <w:color w:val="000000" w:themeColor="text1"/>
                <w:sz w:val="20"/>
                <w:szCs w:val="20"/>
                <w:highlight w:val="cyan"/>
                <w:rPrChange w:id="4162" w:author="sam sehgal" w:date="2024-10-14T15:22:00Z" w16du:dateUtc="2024-10-14T04:22:00Z">
                  <w:rPr>
                    <w:ins w:id="4163" w:author="sam sehgal" w:date="2024-10-14T15:22:00Z" w16du:dateUtc="2024-10-14T04:22:00Z"/>
                    <w:rFonts w:ascii="Calibri" w:hAnsi="Calibri" w:cs="Calibri"/>
                    <w:b/>
                    <w:bCs/>
                    <w:color w:val="000000" w:themeColor="text1"/>
                    <w:sz w:val="20"/>
                    <w:szCs w:val="20"/>
                    <w:highlight w:val="darkCyan"/>
                  </w:rPr>
                </w:rPrChange>
              </w:rPr>
            </w:pPr>
            <w:ins w:id="4164" w:author="sam sehgal" w:date="2024-10-14T15:22:00Z" w16du:dateUtc="2024-10-14T04:22:00Z">
              <w:r w:rsidRPr="00DF61E6">
                <w:rPr>
                  <w:rFonts w:ascii="Calibri" w:hAnsi="Calibri" w:cs="Calibri"/>
                  <w:b/>
                  <w:bCs/>
                  <w:color w:val="000000" w:themeColor="text1"/>
                  <w:sz w:val="20"/>
                  <w:szCs w:val="20"/>
                  <w:highlight w:val="cyan"/>
                  <w:rPrChange w:id="4165" w:author="sam sehgal" w:date="2024-10-14T15:22:00Z" w16du:dateUtc="2024-10-14T04:22:00Z">
                    <w:rPr>
                      <w:rFonts w:ascii="Calibri" w:hAnsi="Calibri" w:cs="Calibri"/>
                      <w:b/>
                      <w:bCs/>
                      <w:color w:val="000000" w:themeColor="text1"/>
                      <w:sz w:val="20"/>
                      <w:szCs w:val="20"/>
                      <w:highlight w:val="darkCyan"/>
                    </w:rPr>
                  </w:rPrChange>
                </w:rPr>
                <w:t>Column 2  text logic</w:t>
              </w:r>
            </w:ins>
          </w:p>
          <w:p w14:paraId="4EAA80F9" w14:textId="77777777" w:rsidR="00C60E6A" w:rsidRPr="00DF61E6" w:rsidRDefault="00C60E6A" w:rsidP="00C60E6A">
            <w:pPr>
              <w:tabs>
                <w:tab w:val="left" w:pos="1800"/>
              </w:tabs>
              <w:rPr>
                <w:ins w:id="4166" w:author="sam sehgal" w:date="2024-10-14T15:22:00Z" w16du:dateUtc="2024-10-14T04:22:00Z"/>
                <w:rFonts w:ascii="Calibri" w:hAnsi="Calibri" w:cs="Calibri"/>
                <w:color w:val="000000" w:themeColor="text1"/>
                <w:sz w:val="20"/>
                <w:szCs w:val="20"/>
                <w:highlight w:val="cyan"/>
                <w:rPrChange w:id="4167" w:author="sam sehgal" w:date="2024-10-14T15:22:00Z" w16du:dateUtc="2024-10-14T04:22:00Z">
                  <w:rPr>
                    <w:ins w:id="4168" w:author="sam sehgal" w:date="2024-10-14T15:22:00Z" w16du:dateUtc="2024-10-14T04:22:00Z"/>
                    <w:rFonts w:ascii="Calibri" w:hAnsi="Calibri" w:cs="Calibri"/>
                    <w:color w:val="000000" w:themeColor="text1"/>
                    <w:sz w:val="20"/>
                    <w:szCs w:val="20"/>
                  </w:rPr>
                </w:rPrChange>
              </w:rPr>
            </w:pPr>
            <w:ins w:id="4169" w:author="sam sehgal" w:date="2024-10-14T15:22:00Z" w16du:dateUtc="2024-10-14T04:22:00Z">
              <w:r w:rsidRPr="00DF61E6">
                <w:rPr>
                  <w:rFonts w:ascii="Calibri" w:hAnsi="Calibri" w:cs="Calibri"/>
                  <w:color w:val="000000" w:themeColor="text1"/>
                  <w:sz w:val="20"/>
                  <w:szCs w:val="20"/>
                  <w:highlight w:val="cyan"/>
                  <w:rPrChange w:id="4170" w:author="sam sehgal" w:date="2024-10-14T15:22:00Z" w16du:dateUtc="2024-10-14T04:22:00Z">
                    <w:rPr>
                      <w:rFonts w:ascii="Calibri" w:hAnsi="Calibri" w:cs="Calibri"/>
                      <w:color w:val="000000" w:themeColor="text1"/>
                      <w:sz w:val="20"/>
                      <w:szCs w:val="20"/>
                    </w:rPr>
                  </w:rPrChange>
                </w:rPr>
                <w:t>IF</w:t>
              </w:r>
            </w:ins>
          </w:p>
          <w:p w14:paraId="7E22B7DB" w14:textId="77777777" w:rsidR="00C60E6A" w:rsidRPr="009225EA" w:rsidRDefault="00C60E6A" w:rsidP="00C60E6A">
            <w:pPr>
              <w:tabs>
                <w:tab w:val="left" w:pos="1800"/>
              </w:tabs>
              <w:rPr>
                <w:ins w:id="4171" w:author="sam sehgal" w:date="2024-10-14T15:22:00Z" w16du:dateUtc="2024-10-14T04:22:00Z"/>
                <w:rFonts w:ascii="Calibri" w:hAnsi="Calibri" w:cs="Calibri"/>
                <w:color w:val="000000" w:themeColor="text1"/>
                <w:sz w:val="20"/>
                <w:szCs w:val="20"/>
                <w:highlight w:val="cyan"/>
                <w:rPrChange w:id="4172" w:author="sam sehgal" w:date="2024-12-19T11:08:00Z" w16du:dateUtc="2024-12-19T00:08:00Z">
                  <w:rPr>
                    <w:ins w:id="4173" w:author="sam sehgal" w:date="2024-10-14T15:22:00Z" w16du:dateUtc="2024-10-14T04:22:00Z"/>
                    <w:rFonts w:ascii="Calibri" w:hAnsi="Calibri" w:cs="Calibri"/>
                    <w:color w:val="000000" w:themeColor="text1"/>
                    <w:sz w:val="20"/>
                    <w:szCs w:val="20"/>
                  </w:rPr>
                </w:rPrChange>
              </w:rPr>
            </w:pPr>
            <w:ins w:id="4174" w:author="sam sehgal" w:date="2024-10-14T15:22:00Z" w16du:dateUtc="2024-10-14T04:22:00Z">
              <w:r w:rsidRPr="009225EA">
                <w:rPr>
                  <w:rFonts w:ascii="Calibri" w:hAnsi="Calibri" w:cs="Calibri"/>
                  <w:color w:val="000000" w:themeColor="text1"/>
                  <w:sz w:val="20"/>
                  <w:szCs w:val="20"/>
                  <w:highlight w:val="cyan"/>
                  <w:rPrChange w:id="4175" w:author="sam sehgal" w:date="2024-12-19T11:08:00Z" w16du:dateUtc="2024-12-19T00:08:00Z">
                    <w:rPr>
                      <w:rFonts w:ascii="Calibri" w:hAnsi="Calibri" w:cs="Calibri"/>
                      <w:color w:val="000000" w:themeColor="text1"/>
                      <w:sz w:val="20"/>
                      <w:szCs w:val="20"/>
                    </w:rPr>
                  </w:rPrChange>
                </w:rPr>
                <w:t>&lt;</w:t>
              </w:r>
              <w:del w:id="4176" w:author="Sam Sehgal (EXT Idiom)" w:date="2024-10-23T14:05:00Z" w16du:dateUtc="2024-10-23T03:05:00Z">
                <w:r w:rsidRPr="009225EA" w:rsidDel="007A19A7">
                  <w:rPr>
                    <w:rFonts w:ascii="Calibri" w:hAnsi="Calibri" w:cs="Calibri"/>
                    <w:color w:val="000000" w:themeColor="text1"/>
                    <w:sz w:val="20"/>
                    <w:szCs w:val="20"/>
                    <w:highlight w:val="cyan"/>
                    <w:rPrChange w:id="4177" w:author="sam sehgal" w:date="2024-12-19T11:08:00Z" w16du:dateUtc="2024-12-19T00:08:00Z">
                      <w:rPr>
                        <w:rFonts w:ascii="Calibri" w:hAnsi="Calibri" w:cs="Calibri"/>
                        <w:color w:val="000000" w:themeColor="text1"/>
                        <w:sz w:val="20"/>
                        <w:szCs w:val="20"/>
                      </w:rPr>
                    </w:rPrChange>
                  </w:rPr>
                  <w:delText>HasAny</w:delText>
                </w:r>
              </w:del>
              <w:r w:rsidRPr="009225EA">
                <w:rPr>
                  <w:rFonts w:ascii="Calibri" w:hAnsi="Calibri" w:cs="Calibri"/>
                  <w:color w:val="000000" w:themeColor="text1"/>
                  <w:sz w:val="20"/>
                  <w:szCs w:val="20"/>
                  <w:highlight w:val="cyan"/>
                  <w:rPrChange w:id="4178" w:author="sam sehgal" w:date="2024-12-19T11:08:00Z" w16du:dateUtc="2024-12-19T00:08:00Z">
                    <w:rPr>
                      <w:rFonts w:ascii="Calibri" w:hAnsi="Calibri" w:cs="Calibri"/>
                      <w:color w:val="000000" w:themeColor="text1"/>
                      <w:sz w:val="20"/>
                      <w:szCs w:val="20"/>
                    </w:rPr>
                  </w:rPrChange>
                </w:rPr>
                <w:t>CriminalConviction</w:t>
              </w:r>
              <w:r w:rsidRPr="009225EA">
                <w:rPr>
                  <w:rFonts w:ascii="Calibri" w:hAnsi="Calibri" w:cs="Calibri"/>
                  <w:color w:val="000000" w:themeColor="text1"/>
                  <w:sz w:val="20"/>
                  <w:szCs w:val="20"/>
                  <w:highlight w:val="cyan"/>
                </w:rPr>
                <w:t>Code</w:t>
              </w:r>
              <w:r w:rsidRPr="009225EA">
                <w:rPr>
                  <w:rFonts w:ascii="Calibri" w:hAnsi="Calibri" w:cs="Calibri"/>
                  <w:color w:val="000000" w:themeColor="text1"/>
                  <w:sz w:val="20"/>
                  <w:szCs w:val="20"/>
                  <w:highlight w:val="cyan"/>
                  <w:rPrChange w:id="4179" w:author="sam sehgal" w:date="2024-12-19T11:08:00Z" w16du:dateUtc="2024-12-19T00:08:00Z">
                    <w:rPr>
                      <w:rFonts w:ascii="Calibri" w:hAnsi="Calibri" w:cs="Calibri"/>
                      <w:color w:val="000000" w:themeColor="text1"/>
                      <w:sz w:val="20"/>
                      <w:szCs w:val="20"/>
                    </w:rPr>
                  </w:rPrChange>
                </w:rPr>
                <w:t>&gt; = “1|CriminalTrue”</w:t>
              </w:r>
            </w:ins>
          </w:p>
          <w:p w14:paraId="14F43FE0" w14:textId="77777777" w:rsidR="00C60E6A" w:rsidRPr="009225EA" w:rsidRDefault="00C60E6A" w:rsidP="00C60E6A">
            <w:pPr>
              <w:tabs>
                <w:tab w:val="left" w:pos="1800"/>
              </w:tabs>
              <w:rPr>
                <w:ins w:id="4180" w:author="sam sehgal" w:date="2024-10-14T15:22:00Z" w16du:dateUtc="2024-10-14T04:22:00Z"/>
                <w:rFonts w:ascii="Calibri" w:hAnsi="Calibri" w:cs="Calibri"/>
                <w:b/>
                <w:bCs/>
                <w:color w:val="000000" w:themeColor="text1"/>
                <w:sz w:val="20"/>
                <w:szCs w:val="20"/>
                <w:highlight w:val="cyan"/>
                <w:rPrChange w:id="4181" w:author="sam sehgal" w:date="2024-12-19T11:08:00Z" w16du:dateUtc="2024-12-19T00:08:00Z">
                  <w:rPr>
                    <w:ins w:id="4182" w:author="sam sehgal" w:date="2024-10-14T15:22:00Z" w16du:dateUtc="2024-10-14T04:22:00Z"/>
                    <w:rFonts w:ascii="Calibri" w:hAnsi="Calibri" w:cs="Calibri"/>
                    <w:b/>
                    <w:bCs/>
                    <w:color w:val="000000" w:themeColor="text1"/>
                    <w:sz w:val="20"/>
                    <w:szCs w:val="20"/>
                  </w:rPr>
                </w:rPrChange>
              </w:rPr>
            </w:pPr>
            <w:ins w:id="4183" w:author="sam sehgal" w:date="2024-10-14T15:22:00Z" w16du:dateUtc="2024-10-14T04:22:00Z">
              <w:r w:rsidRPr="009225EA">
                <w:rPr>
                  <w:rFonts w:ascii="Calibri" w:hAnsi="Calibri" w:cs="Calibri"/>
                  <w:b/>
                  <w:bCs/>
                  <w:color w:val="000000" w:themeColor="text1"/>
                  <w:sz w:val="20"/>
                  <w:szCs w:val="20"/>
                  <w:highlight w:val="cyan"/>
                  <w:rPrChange w:id="4184" w:author="sam sehgal" w:date="2024-12-19T11:08:00Z" w16du:dateUtc="2024-12-19T00:08:00Z">
                    <w:rPr>
                      <w:rFonts w:ascii="Calibri" w:hAnsi="Calibri" w:cs="Calibri"/>
                      <w:b/>
                      <w:bCs/>
                      <w:color w:val="000000" w:themeColor="text1"/>
                      <w:sz w:val="20"/>
                      <w:szCs w:val="20"/>
                    </w:rPr>
                  </w:rPrChange>
                </w:rPr>
                <w:t>AND</w:t>
              </w:r>
            </w:ins>
          </w:p>
          <w:p w14:paraId="79433CD4" w14:textId="32D2B13E" w:rsidR="00C60E6A" w:rsidRPr="00DF61E6" w:rsidRDefault="00C60E6A" w:rsidP="00C60E6A">
            <w:pPr>
              <w:tabs>
                <w:tab w:val="left" w:pos="1800"/>
              </w:tabs>
              <w:rPr>
                <w:ins w:id="4185" w:author="sam sehgal" w:date="2024-10-14T15:22:00Z" w16du:dateUtc="2024-10-14T04:22:00Z"/>
                <w:rFonts w:ascii="Calibri" w:hAnsi="Calibri" w:cs="Calibri"/>
                <w:color w:val="000000" w:themeColor="text1"/>
                <w:sz w:val="20"/>
                <w:szCs w:val="20"/>
                <w:highlight w:val="cyan"/>
                <w:rPrChange w:id="4186" w:author="sam sehgal" w:date="2024-10-14T15:22:00Z" w16du:dateUtc="2024-10-14T04:22:00Z">
                  <w:rPr>
                    <w:ins w:id="4187" w:author="sam sehgal" w:date="2024-10-14T15:22:00Z" w16du:dateUtc="2024-10-14T04:22:00Z"/>
                    <w:rFonts w:ascii="Calibri" w:hAnsi="Calibri" w:cs="Calibri"/>
                    <w:color w:val="000000" w:themeColor="text1"/>
                    <w:sz w:val="20"/>
                    <w:szCs w:val="20"/>
                  </w:rPr>
                </w:rPrChange>
              </w:rPr>
            </w:pPr>
            <w:ins w:id="4188" w:author="sam sehgal" w:date="2024-10-14T15:22:00Z" w16du:dateUtc="2024-10-14T04:22:00Z">
              <w:r w:rsidRPr="009225EA">
                <w:rPr>
                  <w:rFonts w:ascii="Calibri" w:hAnsi="Calibri" w:cs="Calibri"/>
                  <w:color w:val="000000" w:themeColor="text1"/>
                  <w:sz w:val="20"/>
                  <w:szCs w:val="20"/>
                  <w:highlight w:val="cyan"/>
                  <w:rPrChange w:id="4189" w:author="sam sehgal" w:date="2024-12-19T11:08:00Z" w16du:dateUtc="2024-12-19T00:08:00Z">
                    <w:rPr>
                      <w:rFonts w:ascii="Calibri" w:hAnsi="Calibri" w:cs="Calibri"/>
                      <w:color w:val="000000" w:themeColor="text1"/>
                      <w:sz w:val="20"/>
                      <w:szCs w:val="20"/>
                    </w:rPr>
                  </w:rPrChange>
                </w:rPr>
                <w:t>&lt;</w:t>
              </w:r>
            </w:ins>
            <w:ins w:id="4190" w:author="Sam Sehgal (EXT Idiom)" w:date="2024-10-25T15:31:00Z" w16du:dateUtc="2024-10-25T04:31:00Z">
              <w:r w:rsidRPr="009225EA">
                <w:rPr>
                  <w:rFonts w:ascii="Calibri" w:hAnsi="Calibri" w:cs="Calibri"/>
                  <w:color w:val="000000" w:themeColor="text1"/>
                  <w:sz w:val="20"/>
                  <w:szCs w:val="20"/>
                  <w:highlight w:val="cyan"/>
                </w:rPr>
                <w:t>Home</w:t>
              </w:r>
            </w:ins>
            <w:ins w:id="4191" w:author="sam sehgal" w:date="2024-10-14T15:22:00Z" w16du:dateUtc="2024-10-14T04:22:00Z">
              <w:r w:rsidRPr="009225EA">
                <w:rPr>
                  <w:rFonts w:ascii="Calibri" w:hAnsi="Calibri" w:cs="Calibri"/>
                  <w:color w:val="000000" w:themeColor="text1"/>
                  <w:sz w:val="20"/>
                  <w:szCs w:val="20"/>
                  <w:highlight w:val="cyan"/>
                  <w:rPrChange w:id="4192" w:author="sam sehgal" w:date="2024-12-19T11:08:00Z" w16du:dateUtc="2024-12-19T00:08:00Z">
                    <w:rPr>
                      <w:rFonts w:ascii="Calibri" w:hAnsi="Calibri" w:cs="Calibri"/>
                      <w:color w:val="000000" w:themeColor="text1"/>
                      <w:sz w:val="20"/>
                      <w:szCs w:val="20"/>
                    </w:rPr>
                  </w:rPrChange>
                </w:rPr>
                <w:t>ConvictionType</w:t>
              </w:r>
              <w:r w:rsidRPr="009225EA">
                <w:rPr>
                  <w:rFonts w:ascii="Calibri" w:hAnsi="Calibri" w:cs="Calibri"/>
                  <w:color w:val="000000" w:themeColor="text1"/>
                  <w:sz w:val="20"/>
                  <w:szCs w:val="20"/>
                  <w:highlight w:val="cyan"/>
                </w:rPr>
                <w:t>Code</w:t>
              </w:r>
              <w:r w:rsidRPr="009225EA">
                <w:rPr>
                  <w:rFonts w:ascii="Calibri" w:hAnsi="Calibri" w:cs="Calibri"/>
                  <w:color w:val="000000" w:themeColor="text1"/>
                  <w:sz w:val="20"/>
                  <w:szCs w:val="20"/>
                  <w:highlight w:val="cyan"/>
                  <w:rPrChange w:id="4193" w:author="sam sehgal" w:date="2024-12-19T11:08:00Z" w16du:dateUtc="2024-12-19T00:08:00Z">
                    <w:rPr>
                      <w:rFonts w:ascii="Calibri" w:hAnsi="Calibri" w:cs="Calibri"/>
                      <w:color w:val="000000" w:themeColor="text1"/>
                      <w:sz w:val="20"/>
                      <w:szCs w:val="20"/>
                    </w:rPr>
                  </w:rPrChange>
                </w:rPr>
                <w:t xml:space="preserve">&gt; = </w:t>
              </w:r>
              <w:r w:rsidRPr="00DF61E6">
                <w:rPr>
                  <w:rFonts w:ascii="Calibri" w:hAnsi="Calibri" w:cs="Calibri"/>
                  <w:color w:val="000000" w:themeColor="text1"/>
                  <w:sz w:val="20"/>
                  <w:szCs w:val="20"/>
                  <w:highlight w:val="cyan"/>
                  <w:rPrChange w:id="4194" w:author="sam sehgal" w:date="2024-10-14T15:22:00Z" w16du:dateUtc="2024-10-14T04:22:00Z">
                    <w:rPr>
                      <w:rFonts w:ascii="Calibri" w:hAnsi="Calibri" w:cs="Calibri"/>
                      <w:color w:val="000000" w:themeColor="text1"/>
                      <w:sz w:val="20"/>
                      <w:szCs w:val="20"/>
                    </w:rPr>
                  </w:rPrChange>
                </w:rPr>
                <w:t>“8|DisclosedInLegacySystem”</w:t>
              </w:r>
            </w:ins>
          </w:p>
          <w:p w14:paraId="238183A8" w14:textId="77777777" w:rsidR="00C60E6A" w:rsidRPr="00DF61E6" w:rsidRDefault="00C60E6A" w:rsidP="00C60E6A">
            <w:pPr>
              <w:tabs>
                <w:tab w:val="left" w:pos="1800"/>
              </w:tabs>
              <w:rPr>
                <w:ins w:id="4195" w:author="sam sehgal" w:date="2024-10-14T15:22:00Z" w16du:dateUtc="2024-10-14T04:22:00Z"/>
                <w:rFonts w:ascii="Calibri" w:hAnsi="Calibri" w:cs="Calibri"/>
                <w:color w:val="000000" w:themeColor="text1"/>
                <w:sz w:val="20"/>
                <w:szCs w:val="20"/>
                <w:highlight w:val="cyan"/>
                <w:rPrChange w:id="4196" w:author="sam sehgal" w:date="2024-10-14T15:22:00Z" w16du:dateUtc="2024-10-14T04:22:00Z">
                  <w:rPr>
                    <w:ins w:id="4197" w:author="sam sehgal" w:date="2024-10-14T15:22:00Z" w16du:dateUtc="2024-10-14T04:22:00Z"/>
                    <w:rFonts w:ascii="Calibri" w:hAnsi="Calibri" w:cs="Calibri"/>
                    <w:color w:val="000000" w:themeColor="text1"/>
                    <w:sz w:val="20"/>
                    <w:szCs w:val="20"/>
                  </w:rPr>
                </w:rPrChange>
              </w:rPr>
            </w:pPr>
            <w:ins w:id="4198" w:author="sam sehgal" w:date="2024-10-14T15:22:00Z" w16du:dateUtc="2024-10-14T04:22:00Z">
              <w:r w:rsidRPr="00DF61E6">
                <w:rPr>
                  <w:rFonts w:ascii="Calibri" w:hAnsi="Calibri" w:cs="Calibri"/>
                  <w:b/>
                  <w:bCs/>
                  <w:color w:val="000000" w:themeColor="text1"/>
                  <w:sz w:val="20"/>
                  <w:szCs w:val="20"/>
                  <w:highlight w:val="cyan"/>
                  <w:rPrChange w:id="4199" w:author="sam sehgal" w:date="2024-10-14T15:22:00Z" w16du:dateUtc="2024-10-14T04:22:00Z">
                    <w:rPr>
                      <w:rFonts w:ascii="Calibri" w:hAnsi="Calibri" w:cs="Calibri"/>
                      <w:b/>
                      <w:bCs/>
                      <w:color w:val="000000" w:themeColor="text1"/>
                      <w:sz w:val="20"/>
                      <w:szCs w:val="20"/>
                    </w:rPr>
                  </w:rPrChange>
                </w:rPr>
                <w:t>THEN</w:t>
              </w:r>
              <w:r w:rsidRPr="00DF61E6">
                <w:rPr>
                  <w:rFonts w:ascii="Calibri" w:hAnsi="Calibri" w:cs="Calibri"/>
                  <w:color w:val="000000" w:themeColor="text1"/>
                  <w:sz w:val="20"/>
                  <w:szCs w:val="20"/>
                  <w:highlight w:val="cyan"/>
                  <w:rPrChange w:id="4200" w:author="sam sehgal" w:date="2024-10-14T15:22:00Z" w16du:dateUtc="2024-10-14T04:22:00Z">
                    <w:rPr>
                      <w:rFonts w:ascii="Calibri" w:hAnsi="Calibri" w:cs="Calibri"/>
                      <w:color w:val="000000" w:themeColor="text1"/>
                      <w:sz w:val="20"/>
                      <w:szCs w:val="20"/>
                    </w:rPr>
                  </w:rPrChange>
                </w:rPr>
                <w:t xml:space="preserve"> display</w:t>
              </w:r>
            </w:ins>
          </w:p>
          <w:p w14:paraId="3AA49A93" w14:textId="77777777" w:rsidR="00C60E6A" w:rsidRPr="00DF61E6" w:rsidRDefault="00C60E6A" w:rsidP="00C60E6A">
            <w:pPr>
              <w:tabs>
                <w:tab w:val="left" w:pos="1800"/>
              </w:tabs>
              <w:rPr>
                <w:ins w:id="4201" w:author="sam sehgal" w:date="2024-10-14T15:22:00Z" w16du:dateUtc="2024-10-14T04:22:00Z"/>
                <w:rFonts w:ascii="Calibri" w:hAnsi="Calibri" w:cs="Calibri"/>
                <w:b/>
                <w:bCs/>
                <w:color w:val="000000" w:themeColor="text1"/>
                <w:sz w:val="20"/>
                <w:szCs w:val="20"/>
                <w:highlight w:val="cyan"/>
                <w:rPrChange w:id="4202" w:author="sam sehgal" w:date="2024-10-14T15:22:00Z" w16du:dateUtc="2024-10-14T04:22:00Z">
                  <w:rPr>
                    <w:ins w:id="4203" w:author="sam sehgal" w:date="2024-10-14T15:22:00Z" w16du:dateUtc="2024-10-14T04:22:00Z"/>
                    <w:rFonts w:ascii="Calibri" w:hAnsi="Calibri" w:cs="Calibri"/>
                    <w:b/>
                    <w:bCs/>
                    <w:color w:val="000000" w:themeColor="text1"/>
                    <w:sz w:val="20"/>
                    <w:szCs w:val="20"/>
                  </w:rPr>
                </w:rPrChange>
              </w:rPr>
            </w:pPr>
          </w:p>
          <w:p w14:paraId="49128BA3" w14:textId="77777777" w:rsidR="00C60E6A" w:rsidRPr="00671620" w:rsidRDefault="00C60E6A" w:rsidP="00C60E6A">
            <w:pPr>
              <w:tabs>
                <w:tab w:val="left" w:pos="774"/>
              </w:tabs>
              <w:contextualSpacing/>
              <w:rPr>
                <w:ins w:id="4204" w:author="sam sehgal" w:date="2024-10-14T15:23:00Z" w16du:dateUtc="2024-10-14T04:23:00Z"/>
                <w:rFonts w:asciiTheme="minorHAnsi" w:hAnsiTheme="minorHAnsi"/>
                <w:b/>
                <w:bCs/>
                <w:sz w:val="20"/>
                <w:szCs w:val="20"/>
                <w:highlight w:val="cyan"/>
                <w:u w:val="single"/>
              </w:rPr>
            </w:pPr>
            <w:ins w:id="4205" w:author="sam sehgal" w:date="2024-10-14T15:23:00Z" w16du:dateUtc="2024-10-14T04:23:00Z">
              <w:r w:rsidRPr="00671620">
                <w:rPr>
                  <w:rFonts w:asciiTheme="minorHAnsi" w:hAnsiTheme="minorHAnsi"/>
                  <w:b/>
                  <w:bCs/>
                  <w:sz w:val="20"/>
                  <w:szCs w:val="20"/>
                  <w:highlight w:val="cyan"/>
                  <w:u w:val="single"/>
                </w:rPr>
                <w:t>Column 1 logic:</w:t>
              </w:r>
            </w:ins>
          </w:p>
          <w:p w14:paraId="6783CCB8" w14:textId="77777777" w:rsidR="00C60E6A" w:rsidRPr="00671620" w:rsidRDefault="00C60E6A" w:rsidP="00C60E6A">
            <w:pPr>
              <w:tabs>
                <w:tab w:val="left" w:pos="774"/>
              </w:tabs>
              <w:contextualSpacing/>
              <w:rPr>
                <w:ins w:id="4206" w:author="sam sehgal" w:date="2024-10-14T15:23:00Z" w16du:dateUtc="2024-10-14T04:23:00Z"/>
                <w:rFonts w:asciiTheme="minorHAnsi" w:hAnsiTheme="minorHAnsi"/>
                <w:b/>
                <w:bCs/>
                <w:sz w:val="20"/>
                <w:szCs w:val="20"/>
                <w:highlight w:val="cyan"/>
              </w:rPr>
            </w:pPr>
          </w:p>
          <w:p w14:paraId="6E1042FA" w14:textId="51CCBCDA" w:rsidR="00C60E6A" w:rsidRPr="009718FA" w:rsidRDefault="00C60E6A" w:rsidP="00C60E6A">
            <w:pPr>
              <w:tabs>
                <w:tab w:val="left" w:pos="774"/>
              </w:tabs>
              <w:contextualSpacing/>
              <w:rPr>
                <w:ins w:id="4207" w:author="sam sehgal" w:date="2024-10-14T15:39:00Z" w16du:dateUtc="2024-10-14T04:39:00Z"/>
                <w:rFonts w:asciiTheme="minorHAnsi" w:hAnsiTheme="minorHAnsi"/>
                <w:b/>
                <w:bCs/>
                <w:sz w:val="20"/>
                <w:szCs w:val="20"/>
                <w:highlight w:val="cyan"/>
                <w:rPrChange w:id="4208" w:author="sam sehgal" w:date="2024-10-14T15:39:00Z" w16du:dateUtc="2024-10-14T04:39:00Z">
                  <w:rPr>
                    <w:ins w:id="4209" w:author="sam sehgal" w:date="2024-10-14T15:39:00Z" w16du:dateUtc="2024-10-14T04:39:00Z"/>
                    <w:rFonts w:asciiTheme="minorHAnsi" w:hAnsiTheme="minorHAnsi"/>
                    <w:b/>
                    <w:bCs/>
                    <w:sz w:val="20"/>
                    <w:szCs w:val="20"/>
                  </w:rPr>
                </w:rPrChange>
              </w:rPr>
            </w:pPr>
            <w:ins w:id="4210" w:author="sam sehgal" w:date="2024-10-14T15:23:00Z" w16du:dateUtc="2024-10-14T04:23:00Z">
              <w:r w:rsidRPr="009718FA">
                <w:rPr>
                  <w:rFonts w:asciiTheme="minorHAnsi" w:hAnsiTheme="minorHAnsi"/>
                  <w:b/>
                  <w:bCs/>
                  <w:sz w:val="20"/>
                  <w:szCs w:val="20"/>
                  <w:highlight w:val="cyan"/>
                </w:rPr>
                <w:t>IF</w:t>
              </w:r>
            </w:ins>
            <w:ins w:id="4211" w:author="sam sehgal" w:date="2024-10-14T15:39:00Z" w16du:dateUtc="2024-10-14T04:39:00Z">
              <w:r w:rsidRPr="009718FA">
                <w:rPr>
                  <w:rFonts w:asciiTheme="minorHAnsi" w:hAnsiTheme="minorHAnsi"/>
                  <w:b/>
                  <w:bCs/>
                  <w:sz w:val="20"/>
                  <w:szCs w:val="20"/>
                  <w:highlight w:val="cyan"/>
                </w:rPr>
                <w:t xml:space="preserve"> </w:t>
              </w:r>
            </w:ins>
            <w:ins w:id="4212" w:author="sam sehgal" w:date="2024-10-14T15:23:00Z" w16du:dateUtc="2024-10-14T04:23:00Z">
              <w:r w:rsidRPr="009718FA">
                <w:rPr>
                  <w:rFonts w:asciiTheme="minorHAnsi" w:hAnsiTheme="minorHAnsi"/>
                  <w:b/>
                  <w:bCs/>
                  <w:sz w:val="20"/>
                  <w:szCs w:val="20"/>
                  <w:highlight w:val="cyan"/>
                </w:rPr>
                <w:t xml:space="preserve"> </w:t>
              </w:r>
            </w:ins>
            <w:ins w:id="4213" w:author="sam sehgal" w:date="2024-10-14T15:39:00Z" w16du:dateUtc="2024-10-14T04:39:00Z">
              <w:r w:rsidRPr="009718FA">
                <w:rPr>
                  <w:rFonts w:asciiTheme="minorHAnsi" w:hAnsiTheme="minorHAnsi"/>
                  <w:b/>
                  <w:bCs/>
                  <w:sz w:val="20"/>
                  <w:szCs w:val="20"/>
                  <w:highlight w:val="cyan"/>
                  <w:rPrChange w:id="4214" w:author="sam sehgal" w:date="2024-10-14T15:39:00Z" w16du:dateUtc="2024-10-14T04:39:00Z">
                    <w:rPr>
                      <w:rFonts w:asciiTheme="minorHAnsi" w:hAnsiTheme="minorHAnsi"/>
                      <w:b/>
                      <w:bCs/>
                      <w:sz w:val="20"/>
                      <w:szCs w:val="20"/>
                    </w:rPr>
                  </w:rPrChange>
                </w:rPr>
                <w:t xml:space="preserve">&lt;IsMigration&gt; = ‘1’ then DISPLAY </w:t>
              </w:r>
            </w:ins>
          </w:p>
          <w:p w14:paraId="00E650BC" w14:textId="77777777" w:rsidR="00C60E6A" w:rsidRPr="009718FA" w:rsidRDefault="00C60E6A" w:rsidP="00C60E6A">
            <w:pPr>
              <w:tabs>
                <w:tab w:val="left" w:pos="774"/>
              </w:tabs>
              <w:contextualSpacing/>
              <w:rPr>
                <w:ins w:id="4215" w:author="sam sehgal" w:date="2024-10-14T15:39:00Z" w16du:dateUtc="2024-10-14T04:39:00Z"/>
                <w:rFonts w:asciiTheme="minorHAnsi" w:hAnsiTheme="minorHAnsi"/>
                <w:b/>
                <w:bCs/>
                <w:sz w:val="20"/>
                <w:szCs w:val="20"/>
                <w:highlight w:val="cyan"/>
                <w:rPrChange w:id="4216" w:author="sam sehgal" w:date="2024-10-14T15:39:00Z" w16du:dateUtc="2024-10-14T04:39:00Z">
                  <w:rPr>
                    <w:ins w:id="4217" w:author="sam sehgal" w:date="2024-10-14T15:39:00Z" w16du:dateUtc="2024-10-14T04:39:00Z"/>
                    <w:rFonts w:asciiTheme="minorHAnsi" w:hAnsiTheme="minorHAnsi"/>
                    <w:b/>
                    <w:bCs/>
                    <w:sz w:val="20"/>
                    <w:szCs w:val="20"/>
                  </w:rPr>
                </w:rPrChange>
              </w:rPr>
            </w:pPr>
          </w:p>
          <w:p w14:paraId="57CACB5F" w14:textId="1EB3DC98" w:rsidR="00C60E6A" w:rsidRPr="009718FA" w:rsidDel="007645A5" w:rsidRDefault="00C60E6A" w:rsidP="00C60E6A">
            <w:pPr>
              <w:tabs>
                <w:tab w:val="left" w:pos="1800"/>
              </w:tabs>
              <w:rPr>
                <w:ins w:id="4218" w:author="sam sehgal" w:date="2024-10-14T15:22:00Z" w16du:dateUtc="2024-10-14T04:22:00Z"/>
                <w:rFonts w:ascii="Calibri" w:hAnsi="Calibri" w:cs="Calibri"/>
                <w:color w:val="000000" w:themeColor="text1"/>
                <w:sz w:val="20"/>
                <w:szCs w:val="20"/>
                <w:highlight w:val="cyan"/>
                <w:rPrChange w:id="4219" w:author="sam sehgal" w:date="2024-10-14T15:39:00Z" w16du:dateUtc="2024-10-14T04:39:00Z">
                  <w:rPr>
                    <w:ins w:id="4220" w:author="sam sehgal" w:date="2024-10-14T15:22:00Z" w16du:dateUtc="2024-10-14T04:22:00Z"/>
                    <w:rFonts w:ascii="Calibri" w:hAnsi="Calibri" w:cs="Calibri"/>
                    <w:b/>
                    <w:bCs/>
                    <w:color w:val="000000" w:themeColor="text1"/>
                    <w:sz w:val="20"/>
                    <w:szCs w:val="20"/>
                  </w:rPr>
                </w:rPrChange>
              </w:rPr>
            </w:pPr>
            <w:ins w:id="4221" w:author="sam sehgal" w:date="2024-10-14T15:39:00Z" w16du:dateUtc="2024-10-14T04:39:00Z">
              <w:r w:rsidRPr="009718FA">
                <w:rPr>
                  <w:rFonts w:asciiTheme="minorHAnsi" w:hAnsiTheme="minorHAnsi"/>
                  <w:sz w:val="20"/>
                  <w:szCs w:val="20"/>
                  <w:highlight w:val="cyan"/>
                  <w:rPrChange w:id="4222" w:author="sam sehgal" w:date="2024-10-14T15:39:00Z" w16du:dateUtc="2024-10-14T04:39:00Z">
                    <w:rPr>
                      <w:rFonts w:asciiTheme="minorHAnsi" w:hAnsiTheme="minorHAnsi"/>
                      <w:b/>
                      <w:bCs/>
                      <w:sz w:val="20"/>
                      <w:szCs w:val="20"/>
                    </w:rPr>
                  </w:rPrChange>
                </w:rPr>
                <w:t>“We understand that in your previous policy terms  policyholders, their partners (legal or de-facto) or any family member living at the insured address:”</w:t>
              </w:r>
            </w:ins>
          </w:p>
          <w:p w14:paraId="4C2A34C6" w14:textId="77777777" w:rsidR="00C60E6A" w:rsidRPr="00DF61E6" w:rsidRDefault="00C60E6A" w:rsidP="00C60E6A">
            <w:pPr>
              <w:tabs>
                <w:tab w:val="left" w:pos="1800"/>
              </w:tabs>
              <w:rPr>
                <w:ins w:id="4223" w:author="sam sehgal" w:date="2024-10-14T15:18:00Z" w16du:dateUtc="2024-10-14T04:18:00Z"/>
                <w:rFonts w:ascii="Calibri" w:hAnsi="Calibri" w:cs="Calibri"/>
                <w:b/>
                <w:bCs/>
                <w:color w:val="000000" w:themeColor="text1"/>
                <w:sz w:val="20"/>
                <w:szCs w:val="20"/>
                <w:highlight w:val="cyan"/>
              </w:rPr>
            </w:pPr>
          </w:p>
        </w:tc>
        <w:tc>
          <w:tcPr>
            <w:tcW w:w="1701" w:type="dxa"/>
          </w:tcPr>
          <w:p w14:paraId="19E8F0C7" w14:textId="77777777" w:rsidR="00C60E6A" w:rsidRPr="00DF61E6" w:rsidRDefault="00C60E6A" w:rsidP="00C60E6A">
            <w:pPr>
              <w:tabs>
                <w:tab w:val="left" w:pos="1800"/>
              </w:tabs>
              <w:rPr>
                <w:ins w:id="4224" w:author="sam sehgal" w:date="2024-10-14T15:22:00Z" w16du:dateUtc="2024-10-14T04:22:00Z"/>
                <w:rFonts w:asciiTheme="minorHAnsi" w:hAnsiTheme="minorHAnsi" w:cstheme="minorHAnsi"/>
                <w:bCs/>
                <w:sz w:val="20"/>
                <w:szCs w:val="20"/>
                <w:highlight w:val="cyan"/>
                <w:rPrChange w:id="4225" w:author="sam sehgal" w:date="2024-10-14T15:22:00Z" w16du:dateUtc="2024-10-14T04:22:00Z">
                  <w:rPr>
                    <w:ins w:id="4226" w:author="sam sehgal" w:date="2024-10-14T15:22:00Z" w16du:dateUtc="2024-10-14T04:22:00Z"/>
                    <w:rFonts w:asciiTheme="minorHAnsi" w:hAnsiTheme="minorHAnsi" w:cstheme="minorHAnsi"/>
                    <w:bCs/>
                    <w:sz w:val="20"/>
                    <w:szCs w:val="20"/>
                  </w:rPr>
                </w:rPrChange>
              </w:rPr>
            </w:pPr>
            <w:ins w:id="4227" w:author="sam sehgal" w:date="2024-10-14T15:22:00Z" w16du:dateUtc="2024-10-14T04:22:00Z">
              <w:r w:rsidRPr="00DF61E6">
                <w:rPr>
                  <w:rFonts w:asciiTheme="minorHAnsi" w:hAnsiTheme="minorHAnsi" w:cstheme="minorHAnsi"/>
                  <w:bCs/>
                  <w:sz w:val="20"/>
                  <w:szCs w:val="20"/>
                  <w:highlight w:val="cyan"/>
                  <w:rPrChange w:id="4228" w:author="sam sehgal" w:date="2024-10-14T15:22:00Z" w16du:dateUtc="2024-10-14T04:22:00Z">
                    <w:rPr>
                      <w:rFonts w:asciiTheme="minorHAnsi" w:hAnsiTheme="minorHAnsi" w:cstheme="minorHAnsi"/>
                      <w:bCs/>
                      <w:sz w:val="20"/>
                      <w:szCs w:val="20"/>
                    </w:rPr>
                  </w:rPrChange>
                </w:rPr>
                <w:t>Column 1 Bodycopy_COI</w:t>
              </w:r>
            </w:ins>
          </w:p>
          <w:p w14:paraId="1869C009" w14:textId="77777777" w:rsidR="00C60E6A" w:rsidRPr="00DF61E6" w:rsidRDefault="00C60E6A" w:rsidP="00C60E6A">
            <w:pPr>
              <w:tabs>
                <w:tab w:val="left" w:pos="1800"/>
              </w:tabs>
              <w:rPr>
                <w:ins w:id="4229" w:author="sam sehgal" w:date="2024-10-14T15:22:00Z" w16du:dateUtc="2024-10-14T04:22:00Z"/>
                <w:rFonts w:asciiTheme="minorHAnsi" w:hAnsiTheme="minorHAnsi" w:cstheme="minorHAnsi"/>
                <w:bCs/>
                <w:sz w:val="20"/>
                <w:szCs w:val="20"/>
                <w:highlight w:val="cyan"/>
                <w:rPrChange w:id="4230" w:author="sam sehgal" w:date="2024-10-14T15:22:00Z" w16du:dateUtc="2024-10-14T04:22:00Z">
                  <w:rPr>
                    <w:ins w:id="4231" w:author="sam sehgal" w:date="2024-10-14T15:22:00Z" w16du:dateUtc="2024-10-14T04:22:00Z"/>
                    <w:rFonts w:asciiTheme="minorHAnsi" w:hAnsiTheme="minorHAnsi" w:cstheme="minorHAnsi"/>
                    <w:bCs/>
                    <w:sz w:val="20"/>
                    <w:szCs w:val="20"/>
                  </w:rPr>
                </w:rPrChange>
              </w:rPr>
            </w:pPr>
          </w:p>
          <w:p w14:paraId="2BF8E686" w14:textId="77777777" w:rsidR="00C60E6A" w:rsidRPr="00DF61E6" w:rsidRDefault="00C60E6A" w:rsidP="00C60E6A">
            <w:pPr>
              <w:tabs>
                <w:tab w:val="left" w:pos="1800"/>
              </w:tabs>
              <w:rPr>
                <w:ins w:id="4232" w:author="sam sehgal" w:date="2024-10-14T15:22:00Z" w16du:dateUtc="2024-10-14T04:22:00Z"/>
                <w:rFonts w:asciiTheme="minorHAnsi" w:hAnsiTheme="minorHAnsi" w:cstheme="minorHAnsi"/>
                <w:bCs/>
                <w:sz w:val="20"/>
                <w:szCs w:val="20"/>
                <w:highlight w:val="cyan"/>
                <w:rPrChange w:id="4233" w:author="sam sehgal" w:date="2024-10-14T15:22:00Z" w16du:dateUtc="2024-10-14T04:22:00Z">
                  <w:rPr>
                    <w:ins w:id="4234" w:author="sam sehgal" w:date="2024-10-14T15:22:00Z" w16du:dateUtc="2024-10-14T04:22:00Z"/>
                    <w:rFonts w:asciiTheme="minorHAnsi" w:hAnsiTheme="minorHAnsi" w:cstheme="minorHAnsi"/>
                    <w:bCs/>
                    <w:sz w:val="20"/>
                    <w:szCs w:val="20"/>
                  </w:rPr>
                </w:rPrChange>
              </w:rPr>
            </w:pPr>
            <w:ins w:id="4235" w:author="sam sehgal" w:date="2024-10-14T15:22:00Z" w16du:dateUtc="2024-10-14T04:22:00Z">
              <w:r w:rsidRPr="00DF61E6">
                <w:rPr>
                  <w:rFonts w:asciiTheme="minorHAnsi" w:hAnsiTheme="minorHAnsi" w:cstheme="minorHAnsi"/>
                  <w:bCs/>
                  <w:sz w:val="20"/>
                  <w:szCs w:val="20"/>
                  <w:highlight w:val="cyan"/>
                  <w:rPrChange w:id="4236" w:author="sam sehgal" w:date="2024-10-14T15:22:00Z" w16du:dateUtc="2024-10-14T04:22:00Z">
                    <w:rPr>
                      <w:rFonts w:asciiTheme="minorHAnsi" w:hAnsiTheme="minorHAnsi" w:cstheme="minorHAnsi"/>
                      <w:bCs/>
                      <w:sz w:val="20"/>
                      <w:szCs w:val="20"/>
                    </w:rPr>
                  </w:rPrChange>
                </w:rPr>
                <w:t>Column 2: Bullet_1_B_COI</w:t>
              </w:r>
            </w:ins>
          </w:p>
          <w:p w14:paraId="0A375F95" w14:textId="77777777" w:rsidR="00C60E6A" w:rsidRPr="00DF61E6" w:rsidRDefault="00C60E6A" w:rsidP="00C60E6A">
            <w:pPr>
              <w:tabs>
                <w:tab w:val="left" w:pos="1800"/>
              </w:tabs>
              <w:rPr>
                <w:ins w:id="4237" w:author="sam sehgal" w:date="2024-10-14T15:18:00Z" w16du:dateUtc="2024-10-14T04:18:00Z"/>
                <w:rFonts w:asciiTheme="minorHAnsi" w:hAnsiTheme="minorHAnsi" w:cstheme="minorHAnsi"/>
                <w:bCs/>
                <w:sz w:val="20"/>
                <w:szCs w:val="20"/>
                <w:highlight w:val="cyan"/>
              </w:rPr>
            </w:pPr>
          </w:p>
        </w:tc>
      </w:tr>
      <w:tr w:rsidR="00C60E6A" w:rsidRPr="00720F8E" w14:paraId="74B05B1F" w14:textId="77777777" w:rsidTr="009E32DB">
        <w:trPr>
          <w:cantSplit/>
          <w:ins w:id="4238" w:author="sam sehgal" w:date="2024-10-14T15:40:00Z"/>
        </w:trPr>
        <w:tc>
          <w:tcPr>
            <w:tcW w:w="846" w:type="dxa"/>
          </w:tcPr>
          <w:p w14:paraId="70D5AC4E" w14:textId="4E3D2BEB" w:rsidR="00C60E6A" w:rsidRPr="007427CF" w:rsidRDefault="00C60E6A" w:rsidP="00C60E6A">
            <w:pPr>
              <w:tabs>
                <w:tab w:val="left" w:pos="1800"/>
              </w:tabs>
              <w:rPr>
                <w:ins w:id="4239" w:author="sam sehgal" w:date="2024-10-14T15:40:00Z" w16du:dateUtc="2024-10-14T04:40:00Z"/>
                <w:rFonts w:asciiTheme="minorHAnsi" w:hAnsiTheme="minorHAnsi" w:cstheme="minorHAnsi"/>
                <w:bCs/>
                <w:sz w:val="20"/>
                <w:highlight w:val="cyan"/>
                <w:rPrChange w:id="4240" w:author="sam sehgal" w:date="2024-10-14T15:49:00Z" w16du:dateUtc="2024-10-14T04:49:00Z">
                  <w:rPr>
                    <w:ins w:id="4241" w:author="sam sehgal" w:date="2024-10-14T15:40:00Z" w16du:dateUtc="2024-10-14T04:40:00Z"/>
                    <w:rFonts w:asciiTheme="minorHAnsi" w:hAnsiTheme="minorHAnsi" w:cstheme="minorHAnsi"/>
                    <w:bCs/>
                    <w:sz w:val="20"/>
                  </w:rPr>
                </w:rPrChange>
              </w:rPr>
            </w:pPr>
            <w:ins w:id="4242" w:author="sam sehgal" w:date="2024-10-14T15:45:00Z" w16du:dateUtc="2024-10-14T04:45:00Z">
              <w:r w:rsidRPr="007427CF">
                <w:rPr>
                  <w:rFonts w:asciiTheme="minorHAnsi" w:hAnsiTheme="minorHAnsi" w:cstheme="minorHAnsi"/>
                  <w:bCs/>
                  <w:sz w:val="20"/>
                  <w:highlight w:val="cyan"/>
                  <w:rPrChange w:id="4243" w:author="sam sehgal" w:date="2024-10-14T15:49:00Z" w16du:dateUtc="2024-10-14T04:49:00Z">
                    <w:rPr>
                      <w:rFonts w:asciiTheme="minorHAnsi" w:hAnsiTheme="minorHAnsi" w:cstheme="minorHAnsi"/>
                      <w:bCs/>
                      <w:sz w:val="20"/>
                    </w:rPr>
                  </w:rPrChange>
                </w:rPr>
                <w:lastRenderedPageBreak/>
                <w:t>AYP 8 V</w:t>
              </w:r>
            </w:ins>
            <w:ins w:id="4244" w:author="Sam Sehgal (EXT Idiom)" w:date="2024-11-12T11:09:00Z" w16du:dateUtc="2024-11-12T00:09:00Z">
              <w:r w:rsidR="00C2167A">
                <w:rPr>
                  <w:rFonts w:asciiTheme="minorHAnsi" w:hAnsiTheme="minorHAnsi" w:cstheme="minorHAnsi"/>
                  <w:bCs/>
                  <w:sz w:val="20"/>
                  <w:highlight w:val="cyan"/>
                </w:rPr>
                <w:t>7</w:t>
              </w:r>
            </w:ins>
            <w:ins w:id="4245" w:author="sam sehgal" w:date="2024-10-14T15:45:00Z" w16du:dateUtc="2024-10-14T04:45:00Z">
              <w:del w:id="4246" w:author="Sam Sehgal (EXT Idiom)" w:date="2024-11-12T11:09:00Z" w16du:dateUtc="2024-11-12T00:09:00Z">
                <w:r w:rsidRPr="007427CF" w:rsidDel="00C2167A">
                  <w:rPr>
                    <w:rFonts w:asciiTheme="minorHAnsi" w:hAnsiTheme="minorHAnsi" w:cstheme="minorHAnsi"/>
                    <w:bCs/>
                    <w:sz w:val="20"/>
                    <w:highlight w:val="cyan"/>
                    <w:rPrChange w:id="4247" w:author="sam sehgal" w:date="2024-10-14T15:49:00Z" w16du:dateUtc="2024-10-14T04:49:00Z">
                      <w:rPr>
                        <w:rFonts w:asciiTheme="minorHAnsi" w:hAnsiTheme="minorHAnsi" w:cstheme="minorHAnsi"/>
                        <w:bCs/>
                        <w:sz w:val="20"/>
                      </w:rPr>
                    </w:rPrChange>
                  </w:rPr>
                  <w:delText>6</w:delText>
                </w:r>
              </w:del>
            </w:ins>
          </w:p>
        </w:tc>
        <w:tc>
          <w:tcPr>
            <w:tcW w:w="1701" w:type="dxa"/>
          </w:tcPr>
          <w:p w14:paraId="50401D2D" w14:textId="77777777" w:rsidR="00C60E6A" w:rsidRPr="00A551ED" w:rsidRDefault="00C60E6A" w:rsidP="00C60E6A">
            <w:pPr>
              <w:tabs>
                <w:tab w:val="left" w:pos="1800"/>
              </w:tabs>
              <w:rPr>
                <w:ins w:id="4248" w:author="sam sehgal" w:date="2024-10-14T15:40:00Z" w16du:dateUtc="2024-10-14T04:40:00Z"/>
                <w:rFonts w:ascii="Arial" w:hAnsi="Arial"/>
                <w:sz w:val="18"/>
                <w:szCs w:val="18"/>
              </w:rPr>
            </w:pPr>
          </w:p>
        </w:tc>
        <w:tc>
          <w:tcPr>
            <w:tcW w:w="8363" w:type="dxa"/>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C60E6A" w:rsidRPr="00671620" w14:paraId="1A143E38" w14:textId="77777777">
              <w:trPr>
                <w:trHeight w:val="140"/>
                <w:ins w:id="4249" w:author="sam sehgal" w:date="2024-10-14T15:41:00Z"/>
              </w:trPr>
              <w:tc>
                <w:tcPr>
                  <w:tcW w:w="2904" w:type="dxa"/>
                  <w:noWrap/>
                  <w:hideMark/>
                </w:tcPr>
                <w:p w14:paraId="1809343B" w14:textId="2F4822FD" w:rsidR="00C60E6A" w:rsidRPr="00671620" w:rsidRDefault="00C60E6A" w:rsidP="00C60E6A">
                  <w:pPr>
                    <w:pStyle w:val="BodycopyCOI"/>
                    <w:rPr>
                      <w:ins w:id="4250" w:author="sam sehgal" w:date="2024-10-14T15:41:00Z" w16du:dateUtc="2024-10-14T04:41:00Z"/>
                      <w:b/>
                      <w:bCs/>
                      <w:highlight w:val="cyan"/>
                    </w:rPr>
                  </w:pPr>
                  <w:ins w:id="4251" w:author="sam sehgal" w:date="2024-10-14T15:41:00Z" w16du:dateUtc="2024-10-14T04:41:00Z">
                    <w:r w:rsidRPr="00671620">
                      <w:rPr>
                        <w:rFonts w:asciiTheme="minorHAnsi" w:hAnsiTheme="minorHAnsi"/>
                        <w:sz w:val="20"/>
                        <w:szCs w:val="20"/>
                        <w:highlight w:val="cyan"/>
                      </w:rPr>
                      <w:t>You have told us that all policyholders, their partners (legal or de-facto) or any family member living at the insured address:</w:t>
                    </w:r>
                  </w:ins>
                </w:p>
              </w:tc>
              <w:tc>
                <w:tcPr>
                  <w:tcW w:w="4614" w:type="dxa"/>
                  <w:noWrap/>
                  <w:vAlign w:val="bottom"/>
                  <w:hideMark/>
                </w:tcPr>
                <w:p w14:paraId="34256804" w14:textId="158D5874" w:rsidR="00C60E6A" w:rsidRPr="00671620" w:rsidRDefault="00C60E6A" w:rsidP="00C60E6A">
                  <w:pPr>
                    <w:tabs>
                      <w:tab w:val="left" w:pos="774"/>
                    </w:tabs>
                    <w:rPr>
                      <w:ins w:id="4252" w:author="sam sehgal" w:date="2024-10-14T15:41:00Z" w16du:dateUtc="2024-10-14T04:41:00Z"/>
                      <w:rFonts w:asciiTheme="minorHAnsi" w:hAnsiTheme="minorHAnsi"/>
                      <w:b/>
                      <w:bCs/>
                      <w:color w:val="000000"/>
                      <w:sz w:val="22"/>
                      <w:szCs w:val="22"/>
                      <w:highlight w:val="cyan"/>
                      <w:lang w:eastAsia="en-AU"/>
                    </w:rPr>
                  </w:pPr>
                  <w:ins w:id="4253" w:author="sam sehgal" w:date="2024-10-14T15:41:00Z" w16du:dateUtc="2024-10-14T04:41:00Z">
                    <w:r w:rsidRPr="00671620">
                      <w:rPr>
                        <w:rFonts w:asciiTheme="minorHAnsi" w:hAnsiTheme="minorHAnsi"/>
                        <w:b/>
                        <w:bCs/>
                        <w:sz w:val="20"/>
                        <w:szCs w:val="20"/>
                        <w:highlight w:val="cyan"/>
                      </w:rPr>
                      <w:t xml:space="preserve">• </w:t>
                    </w:r>
                  </w:ins>
                  <w:ins w:id="4254" w:author="sam sehgal" w:date="2024-10-14T15:44:00Z">
                    <w:r w:rsidRPr="00A239A9">
                      <w:rPr>
                        <w:rFonts w:asciiTheme="minorHAnsi" w:hAnsiTheme="minorHAnsi"/>
                        <w:b/>
                        <w:bCs/>
                        <w:sz w:val="20"/>
                        <w:szCs w:val="20"/>
                        <w:highlight w:val="cyan"/>
                      </w:rPr>
                      <w:t>have not had insurance cover declined to renew or cancelled by the insurer in the last 5 years</w:t>
                    </w:r>
                  </w:ins>
                </w:p>
              </w:tc>
            </w:tr>
          </w:tbl>
          <w:p w14:paraId="46AC3677" w14:textId="77777777" w:rsidR="00C60E6A" w:rsidRPr="007342ED" w:rsidRDefault="00C60E6A" w:rsidP="00C60E6A">
            <w:pPr>
              <w:pStyle w:val="BodycopyCOI"/>
              <w:rPr>
                <w:ins w:id="4255" w:author="sam sehgal" w:date="2024-10-14T15:40:00Z" w16du:dateUtc="2024-10-14T04:40:00Z"/>
                <w:highlight w:val="cyan"/>
                <w:lang w:val="en-US"/>
              </w:rPr>
            </w:pPr>
          </w:p>
        </w:tc>
        <w:tc>
          <w:tcPr>
            <w:tcW w:w="1985" w:type="dxa"/>
          </w:tcPr>
          <w:p w14:paraId="15A398E1" w14:textId="49C951A3" w:rsidR="00C60E6A" w:rsidRDefault="00C60E6A" w:rsidP="00C60E6A">
            <w:pPr>
              <w:tabs>
                <w:tab w:val="left" w:pos="774"/>
              </w:tabs>
              <w:contextualSpacing/>
              <w:rPr>
                <w:ins w:id="4256" w:author="sam sehgal" w:date="2024-10-14T15:41:00Z" w16du:dateUtc="2024-10-14T04:41:00Z"/>
                <w:rFonts w:asciiTheme="minorHAnsi" w:hAnsiTheme="minorHAnsi"/>
                <w:sz w:val="20"/>
                <w:szCs w:val="20"/>
                <w:highlight w:val="cyan"/>
              </w:rPr>
            </w:pPr>
            <w:ins w:id="4257" w:author="sam sehgal" w:date="2024-10-14T15:41:00Z" w16du:dateUtc="2024-10-14T04:41:00Z">
              <w:r w:rsidRPr="00671620">
                <w:rPr>
                  <w:rFonts w:asciiTheme="minorHAnsi" w:hAnsiTheme="minorHAnsi"/>
                  <w:b/>
                  <w:bCs/>
                  <w:sz w:val="20"/>
                  <w:szCs w:val="20"/>
                  <w:highlight w:val="cyan"/>
                </w:rPr>
                <w:t xml:space="preserve">IF </w:t>
              </w:r>
              <w:r w:rsidRPr="00671620">
                <w:rPr>
                  <w:rFonts w:asciiTheme="minorHAnsi" w:hAnsiTheme="minorHAnsi"/>
                  <w:sz w:val="20"/>
                  <w:szCs w:val="20"/>
                  <w:highlight w:val="cyan"/>
                </w:rPr>
                <w:t>&lt;ProductCode&gt;  = “Home”</w:t>
              </w:r>
            </w:ins>
          </w:p>
          <w:p w14:paraId="402C9B7F" w14:textId="77777777" w:rsidR="00C60E6A" w:rsidRPr="00671620" w:rsidRDefault="00C60E6A" w:rsidP="00C60E6A">
            <w:pPr>
              <w:tabs>
                <w:tab w:val="left" w:pos="774"/>
              </w:tabs>
              <w:contextualSpacing/>
              <w:rPr>
                <w:ins w:id="4258" w:author="sam sehgal" w:date="2024-10-14T15:41:00Z" w16du:dateUtc="2024-10-14T04:41:00Z"/>
                <w:rFonts w:asciiTheme="minorHAnsi" w:hAnsiTheme="minorHAnsi"/>
                <w:b/>
                <w:bCs/>
                <w:sz w:val="20"/>
                <w:szCs w:val="20"/>
                <w:highlight w:val="cyan"/>
              </w:rPr>
            </w:pPr>
          </w:p>
          <w:p w14:paraId="0A5633FA" w14:textId="77777777" w:rsidR="00C60E6A" w:rsidRPr="00671620" w:rsidRDefault="00C60E6A" w:rsidP="00C60E6A">
            <w:pPr>
              <w:tabs>
                <w:tab w:val="left" w:pos="1800"/>
              </w:tabs>
              <w:rPr>
                <w:ins w:id="4259" w:author="sam sehgal" w:date="2024-10-14T15:41:00Z" w16du:dateUtc="2024-10-14T04:41:00Z"/>
                <w:rFonts w:ascii="Calibri" w:hAnsi="Calibri" w:cs="Calibri"/>
                <w:b/>
                <w:bCs/>
                <w:color w:val="000000" w:themeColor="text1"/>
                <w:sz w:val="20"/>
                <w:szCs w:val="20"/>
                <w:highlight w:val="cyan"/>
              </w:rPr>
            </w:pPr>
            <w:ins w:id="4260" w:author="sam sehgal" w:date="2024-10-14T15:41:00Z" w16du:dateUtc="2024-10-14T04:41:00Z">
              <w:r w:rsidRPr="00671620">
                <w:rPr>
                  <w:rFonts w:ascii="Calibri" w:hAnsi="Calibri" w:cs="Calibri"/>
                  <w:b/>
                  <w:bCs/>
                  <w:color w:val="000000" w:themeColor="text1"/>
                  <w:sz w:val="20"/>
                  <w:szCs w:val="20"/>
                  <w:highlight w:val="cyan"/>
                </w:rPr>
                <w:t>Column 2  text logic</w:t>
              </w:r>
            </w:ins>
          </w:p>
          <w:p w14:paraId="2814B352" w14:textId="77777777" w:rsidR="00C60E6A" w:rsidRPr="00671620" w:rsidRDefault="00C60E6A" w:rsidP="00C60E6A">
            <w:pPr>
              <w:tabs>
                <w:tab w:val="left" w:pos="1800"/>
              </w:tabs>
              <w:rPr>
                <w:ins w:id="4261" w:author="sam sehgal" w:date="2024-10-14T15:41:00Z" w16du:dateUtc="2024-10-14T04:41:00Z"/>
                <w:rFonts w:ascii="Calibri" w:hAnsi="Calibri" w:cs="Calibri"/>
                <w:b/>
                <w:bCs/>
                <w:color w:val="000000" w:themeColor="text1"/>
                <w:sz w:val="20"/>
                <w:szCs w:val="20"/>
                <w:highlight w:val="cyan"/>
              </w:rPr>
            </w:pPr>
            <w:ins w:id="4262" w:author="sam sehgal" w:date="2024-10-14T15:41:00Z" w16du:dateUtc="2024-10-14T04:41:00Z">
              <w:r w:rsidRPr="00671620">
                <w:rPr>
                  <w:rFonts w:ascii="Calibri" w:hAnsi="Calibri" w:cs="Calibri"/>
                  <w:b/>
                  <w:bCs/>
                  <w:color w:val="000000" w:themeColor="text1"/>
                  <w:sz w:val="20"/>
                  <w:szCs w:val="20"/>
                  <w:highlight w:val="cyan"/>
                </w:rPr>
                <w:t>IF</w:t>
              </w:r>
            </w:ins>
          </w:p>
          <w:p w14:paraId="69F25F91" w14:textId="46CF89F3" w:rsidR="00C60E6A" w:rsidRPr="00105B58" w:rsidRDefault="00C60E6A" w:rsidP="00C60E6A">
            <w:pPr>
              <w:tabs>
                <w:tab w:val="left" w:pos="1800"/>
              </w:tabs>
              <w:rPr>
                <w:ins w:id="4263" w:author="sam sehgal" w:date="2024-10-14T15:45:00Z" w16du:dateUtc="2024-10-14T04:45:00Z"/>
                <w:rFonts w:ascii="Calibri" w:hAnsi="Calibri" w:cs="Calibri"/>
                <w:color w:val="000000" w:themeColor="text1"/>
                <w:sz w:val="20"/>
                <w:szCs w:val="20"/>
              </w:rPr>
            </w:pPr>
            <w:ins w:id="4264" w:author="sam sehgal" w:date="2024-10-14T15:45:00Z" w16du:dateUtc="2024-10-14T04:45:00Z">
              <w:r w:rsidRPr="004A1BD7">
                <w:rPr>
                  <w:rFonts w:ascii="Calibri" w:hAnsi="Calibri" w:cs="Calibri"/>
                  <w:color w:val="000000" w:themeColor="text1"/>
                  <w:sz w:val="20"/>
                  <w:szCs w:val="20"/>
                  <w:highlight w:val="cyan"/>
                  <w:rPrChange w:id="4265" w:author="sam sehgal" w:date="2024-12-19T11:09:00Z" w16du:dateUtc="2024-12-19T00:09:00Z">
                    <w:rPr>
                      <w:rFonts w:ascii="Calibri" w:hAnsi="Calibri" w:cs="Calibri"/>
                      <w:color w:val="000000" w:themeColor="text1"/>
                      <w:sz w:val="20"/>
                      <w:szCs w:val="20"/>
                    </w:rPr>
                  </w:rPrChange>
                </w:rPr>
                <w:t>&lt;</w:t>
              </w:r>
            </w:ins>
            <w:ins w:id="4266" w:author="Sam Sehgal (EXT Idiom)" w:date="2024-10-23T14:05:00Z" w16du:dateUtc="2024-10-23T03:05:00Z">
              <w:r w:rsidRPr="004A1BD7">
                <w:rPr>
                  <w:rFonts w:ascii="Calibri" w:hAnsi="Calibri" w:cs="Calibri"/>
                  <w:color w:val="000000" w:themeColor="text1"/>
                  <w:sz w:val="20"/>
                  <w:szCs w:val="20"/>
                  <w:highlight w:val="cyan"/>
                  <w:rPrChange w:id="4267" w:author="sam sehgal" w:date="2024-12-19T11:09:00Z" w16du:dateUtc="2024-12-19T00:09:00Z">
                    <w:rPr>
                      <w:rFonts w:ascii="Calibri" w:hAnsi="Calibri" w:cs="Calibri"/>
                      <w:color w:val="000000" w:themeColor="text1"/>
                      <w:sz w:val="20"/>
                      <w:szCs w:val="20"/>
                    </w:rPr>
                  </w:rPrChange>
                </w:rPr>
                <w:t>InsuranceRefusedCode</w:t>
              </w:r>
            </w:ins>
            <w:ins w:id="4268" w:author="sam sehgal" w:date="2024-10-14T15:45:00Z" w16du:dateUtc="2024-10-14T04:45:00Z">
              <w:r w:rsidRPr="004A1BD7">
                <w:rPr>
                  <w:rFonts w:ascii="Calibri" w:hAnsi="Calibri" w:cs="Calibri"/>
                  <w:color w:val="000000" w:themeColor="text1"/>
                  <w:sz w:val="20"/>
                  <w:szCs w:val="20"/>
                  <w:highlight w:val="cyan"/>
                  <w:rPrChange w:id="4269" w:author="sam sehgal" w:date="2024-12-19T11:09:00Z" w16du:dateUtc="2024-12-19T00:09:00Z">
                    <w:rPr>
                      <w:rFonts w:ascii="Calibri" w:hAnsi="Calibri" w:cs="Calibri"/>
                      <w:color w:val="000000" w:themeColor="text1"/>
                      <w:sz w:val="20"/>
                      <w:szCs w:val="20"/>
                    </w:rPr>
                  </w:rPrChange>
                </w:rPr>
                <w:t>&gt; =</w:t>
              </w:r>
              <w:r w:rsidRPr="007D59F5">
                <w:rPr>
                  <w:rFonts w:ascii="Calibri" w:hAnsi="Calibri" w:cs="Calibri"/>
                  <w:color w:val="000000" w:themeColor="text1"/>
                  <w:sz w:val="20"/>
                  <w:szCs w:val="20"/>
                  <w:highlight w:val="yellow"/>
                  <w:rPrChange w:id="4270" w:author="Sam Sehgal (EXT Idiom)" w:date="2024-10-23T14:05:00Z" w16du:dateUtc="2024-10-23T03:05:00Z">
                    <w:rPr>
                      <w:rFonts w:ascii="Calibri" w:hAnsi="Calibri" w:cs="Calibri"/>
                      <w:color w:val="000000" w:themeColor="text1"/>
                      <w:sz w:val="20"/>
                      <w:szCs w:val="20"/>
                    </w:rPr>
                  </w:rPrChange>
                </w:rPr>
                <w:t xml:space="preserve"> </w:t>
              </w:r>
              <w:r w:rsidRPr="007742DF">
                <w:rPr>
                  <w:rFonts w:ascii="Calibri" w:hAnsi="Calibri" w:cs="Calibri"/>
                  <w:color w:val="000000" w:themeColor="text1"/>
                  <w:sz w:val="20"/>
                  <w:szCs w:val="20"/>
                  <w:highlight w:val="cyan"/>
                  <w:rPrChange w:id="4271" w:author="sam sehgal" w:date="2024-10-14T15:45:00Z" w16du:dateUtc="2024-10-14T04:45:00Z">
                    <w:rPr>
                      <w:rFonts w:ascii="Calibri" w:hAnsi="Calibri" w:cs="Calibri"/>
                      <w:color w:val="000000" w:themeColor="text1"/>
                      <w:sz w:val="20"/>
                      <w:szCs w:val="20"/>
                    </w:rPr>
                  </w:rPrChange>
                </w:rPr>
                <w:t>“2|RefusedFalse”</w:t>
              </w:r>
            </w:ins>
          </w:p>
          <w:p w14:paraId="7A1A0897" w14:textId="77777777" w:rsidR="00C60E6A" w:rsidRDefault="00C60E6A" w:rsidP="00C60E6A">
            <w:pPr>
              <w:tabs>
                <w:tab w:val="left" w:pos="1800"/>
              </w:tabs>
              <w:rPr>
                <w:ins w:id="4272" w:author="sam sehgal" w:date="2024-10-14T15:41:00Z" w16du:dateUtc="2024-10-14T04:41:00Z"/>
                <w:rFonts w:ascii="Calibri" w:hAnsi="Calibri" w:cs="Calibri"/>
                <w:color w:val="000000" w:themeColor="text1"/>
                <w:sz w:val="20"/>
                <w:szCs w:val="20"/>
                <w:highlight w:val="cyan"/>
              </w:rPr>
            </w:pPr>
            <w:ins w:id="4273" w:author="sam sehgal" w:date="2024-10-14T15:41:00Z" w16du:dateUtc="2024-10-14T04:41:00Z">
              <w:r w:rsidRPr="00671620">
                <w:rPr>
                  <w:rFonts w:ascii="Calibri" w:hAnsi="Calibri" w:cs="Calibri"/>
                  <w:b/>
                  <w:bCs/>
                  <w:color w:val="000000" w:themeColor="text1"/>
                  <w:sz w:val="20"/>
                  <w:szCs w:val="20"/>
                  <w:highlight w:val="cyan"/>
                </w:rPr>
                <w:t>THEN</w:t>
              </w:r>
              <w:r w:rsidRPr="00671620">
                <w:rPr>
                  <w:rFonts w:ascii="Calibri" w:hAnsi="Calibri" w:cs="Calibri"/>
                  <w:color w:val="000000" w:themeColor="text1"/>
                  <w:sz w:val="20"/>
                  <w:szCs w:val="20"/>
                  <w:highlight w:val="cyan"/>
                </w:rPr>
                <w:t xml:space="preserve"> display</w:t>
              </w:r>
            </w:ins>
          </w:p>
          <w:p w14:paraId="53C8878F" w14:textId="77777777" w:rsidR="00C60E6A" w:rsidRDefault="00C60E6A" w:rsidP="00C60E6A">
            <w:pPr>
              <w:tabs>
                <w:tab w:val="left" w:pos="1800"/>
              </w:tabs>
              <w:rPr>
                <w:ins w:id="4274" w:author="sam sehgal" w:date="2024-10-14T15:41:00Z" w16du:dateUtc="2024-10-14T04:41:00Z"/>
                <w:rFonts w:ascii="Calibri" w:hAnsi="Calibri" w:cs="Calibri"/>
                <w:color w:val="000000" w:themeColor="text1"/>
                <w:sz w:val="20"/>
                <w:szCs w:val="20"/>
                <w:highlight w:val="cyan"/>
              </w:rPr>
            </w:pPr>
          </w:p>
          <w:p w14:paraId="4F0558C8" w14:textId="77777777" w:rsidR="00C60E6A" w:rsidRPr="00671620" w:rsidRDefault="00C60E6A" w:rsidP="00C60E6A">
            <w:pPr>
              <w:tabs>
                <w:tab w:val="left" w:pos="774"/>
              </w:tabs>
              <w:contextualSpacing/>
              <w:rPr>
                <w:ins w:id="4275" w:author="sam sehgal" w:date="2024-10-14T15:41:00Z" w16du:dateUtc="2024-10-14T04:41:00Z"/>
                <w:rFonts w:asciiTheme="minorHAnsi" w:hAnsiTheme="minorHAnsi"/>
                <w:b/>
                <w:bCs/>
                <w:sz w:val="20"/>
                <w:szCs w:val="20"/>
                <w:highlight w:val="cyan"/>
              </w:rPr>
            </w:pPr>
            <w:ins w:id="4276" w:author="sam sehgal" w:date="2024-10-14T15:41:00Z" w16du:dateUtc="2024-10-14T04:41:00Z">
              <w:r w:rsidRPr="00671620">
                <w:rPr>
                  <w:rFonts w:asciiTheme="minorHAnsi" w:hAnsiTheme="minorHAnsi"/>
                  <w:b/>
                  <w:bCs/>
                  <w:sz w:val="20"/>
                  <w:szCs w:val="20"/>
                  <w:highlight w:val="cyan"/>
                </w:rPr>
                <w:t>Column 1 logic:</w:t>
              </w:r>
            </w:ins>
          </w:p>
          <w:p w14:paraId="1B2BD6B6" w14:textId="77777777" w:rsidR="00C60E6A" w:rsidRPr="00671620" w:rsidRDefault="00C60E6A" w:rsidP="00C60E6A">
            <w:pPr>
              <w:tabs>
                <w:tab w:val="left" w:pos="774"/>
              </w:tabs>
              <w:contextualSpacing/>
              <w:rPr>
                <w:ins w:id="4277" w:author="sam sehgal" w:date="2024-10-14T15:41:00Z" w16du:dateUtc="2024-10-14T04:41:00Z"/>
                <w:rFonts w:asciiTheme="minorHAnsi" w:hAnsiTheme="minorHAnsi"/>
                <w:sz w:val="20"/>
                <w:szCs w:val="20"/>
                <w:highlight w:val="cyan"/>
              </w:rPr>
            </w:pPr>
          </w:p>
          <w:p w14:paraId="7BD8C6BA" w14:textId="77777777" w:rsidR="00C60E6A" w:rsidRPr="00671620" w:rsidRDefault="00C60E6A" w:rsidP="00C60E6A">
            <w:pPr>
              <w:tabs>
                <w:tab w:val="left" w:pos="774"/>
              </w:tabs>
              <w:contextualSpacing/>
              <w:rPr>
                <w:ins w:id="4278" w:author="sam sehgal" w:date="2024-10-14T15:41:00Z" w16du:dateUtc="2024-10-14T04:41:00Z"/>
                <w:rFonts w:asciiTheme="minorHAnsi" w:hAnsiTheme="minorHAnsi"/>
                <w:sz w:val="20"/>
                <w:szCs w:val="20"/>
                <w:highlight w:val="cyan"/>
              </w:rPr>
            </w:pPr>
            <w:ins w:id="4279" w:author="sam sehgal" w:date="2024-10-14T15:41:00Z" w16du:dateUtc="2024-10-14T04:41:00Z">
              <w:r w:rsidRPr="00671620">
                <w:rPr>
                  <w:rFonts w:asciiTheme="minorHAnsi" w:hAnsiTheme="minorHAnsi"/>
                  <w:sz w:val="20"/>
                  <w:szCs w:val="20"/>
                  <w:highlight w:val="cyan"/>
                </w:rPr>
                <w:t xml:space="preserve">If &lt;IsMigration&gt; = ‘0’ then DISPLAY </w:t>
              </w:r>
            </w:ins>
          </w:p>
          <w:p w14:paraId="464CB9C4" w14:textId="7292A5CC" w:rsidR="00C60E6A" w:rsidRPr="00671620" w:rsidRDefault="00C60E6A" w:rsidP="00C60E6A">
            <w:pPr>
              <w:tabs>
                <w:tab w:val="left" w:pos="1800"/>
              </w:tabs>
              <w:rPr>
                <w:ins w:id="4280" w:author="sam sehgal" w:date="2024-10-14T15:41:00Z" w16du:dateUtc="2024-10-14T04:41:00Z"/>
                <w:rFonts w:ascii="Calibri" w:hAnsi="Calibri" w:cs="Calibri"/>
                <w:color w:val="000000" w:themeColor="text1"/>
                <w:sz w:val="20"/>
                <w:szCs w:val="20"/>
                <w:highlight w:val="cyan"/>
              </w:rPr>
            </w:pPr>
            <w:ins w:id="4281" w:author="sam sehgal" w:date="2024-10-14T15:41:00Z" w16du:dateUtc="2024-10-14T04:41:00Z">
              <w:r w:rsidRPr="00671620">
                <w:rPr>
                  <w:rFonts w:asciiTheme="minorHAnsi" w:hAnsiTheme="minorHAnsi"/>
                  <w:sz w:val="20"/>
                  <w:szCs w:val="20"/>
                  <w:highlight w:val="cyan"/>
                </w:rPr>
                <w:t>“You have told us that all policyholders, their partners (legal or de-facto) or any family member living at the insured address:”</w:t>
              </w:r>
            </w:ins>
          </w:p>
          <w:p w14:paraId="087F7923" w14:textId="77777777" w:rsidR="00C60E6A" w:rsidRPr="00671620" w:rsidRDefault="00C60E6A" w:rsidP="00C60E6A">
            <w:pPr>
              <w:tabs>
                <w:tab w:val="left" w:pos="1800"/>
              </w:tabs>
              <w:rPr>
                <w:ins w:id="4282" w:author="sam sehgal" w:date="2024-10-14T15:41:00Z" w16du:dateUtc="2024-10-14T04:41:00Z"/>
                <w:rFonts w:ascii="Calibri" w:hAnsi="Calibri" w:cs="Calibri"/>
                <w:b/>
                <w:bCs/>
                <w:color w:val="000000" w:themeColor="text1"/>
                <w:sz w:val="20"/>
                <w:szCs w:val="20"/>
                <w:highlight w:val="cyan"/>
              </w:rPr>
            </w:pPr>
          </w:p>
          <w:p w14:paraId="57B25B61" w14:textId="77777777" w:rsidR="00C60E6A" w:rsidRPr="00671620" w:rsidRDefault="00C60E6A" w:rsidP="00C60E6A">
            <w:pPr>
              <w:tabs>
                <w:tab w:val="left" w:pos="774"/>
              </w:tabs>
              <w:contextualSpacing/>
              <w:rPr>
                <w:ins w:id="4283" w:author="sam sehgal" w:date="2024-10-14T15:40:00Z" w16du:dateUtc="2024-10-14T04:40:00Z"/>
                <w:rFonts w:asciiTheme="minorHAnsi" w:hAnsiTheme="minorHAnsi"/>
                <w:b/>
                <w:bCs/>
                <w:sz w:val="20"/>
                <w:szCs w:val="20"/>
                <w:highlight w:val="cyan"/>
              </w:rPr>
            </w:pPr>
          </w:p>
        </w:tc>
        <w:tc>
          <w:tcPr>
            <w:tcW w:w="1701" w:type="dxa"/>
          </w:tcPr>
          <w:p w14:paraId="1D56DA88" w14:textId="77777777" w:rsidR="00C60E6A" w:rsidRPr="00671620" w:rsidRDefault="00C60E6A" w:rsidP="00C60E6A">
            <w:pPr>
              <w:tabs>
                <w:tab w:val="left" w:pos="1800"/>
              </w:tabs>
              <w:rPr>
                <w:ins w:id="4284" w:author="sam sehgal" w:date="2024-10-14T15:41:00Z" w16du:dateUtc="2024-10-14T04:41:00Z"/>
                <w:rFonts w:asciiTheme="minorHAnsi" w:hAnsiTheme="minorHAnsi" w:cstheme="minorHAnsi"/>
                <w:bCs/>
                <w:sz w:val="20"/>
                <w:szCs w:val="20"/>
                <w:highlight w:val="cyan"/>
              </w:rPr>
            </w:pPr>
            <w:ins w:id="4285" w:author="sam sehgal" w:date="2024-10-14T15:41:00Z" w16du:dateUtc="2024-10-14T04:41:00Z">
              <w:r w:rsidRPr="00671620">
                <w:rPr>
                  <w:rFonts w:asciiTheme="minorHAnsi" w:hAnsiTheme="minorHAnsi" w:cstheme="minorHAnsi"/>
                  <w:bCs/>
                  <w:sz w:val="20"/>
                  <w:szCs w:val="20"/>
                  <w:highlight w:val="cyan"/>
                </w:rPr>
                <w:t>Column 1 Bodycopy_COI</w:t>
              </w:r>
            </w:ins>
          </w:p>
          <w:p w14:paraId="280A4A55" w14:textId="77777777" w:rsidR="00C60E6A" w:rsidRPr="00671620" w:rsidRDefault="00C60E6A" w:rsidP="00C60E6A">
            <w:pPr>
              <w:tabs>
                <w:tab w:val="left" w:pos="1800"/>
              </w:tabs>
              <w:rPr>
                <w:ins w:id="4286" w:author="sam sehgal" w:date="2024-10-14T15:41:00Z" w16du:dateUtc="2024-10-14T04:41:00Z"/>
                <w:rFonts w:asciiTheme="minorHAnsi" w:hAnsiTheme="minorHAnsi" w:cstheme="minorHAnsi"/>
                <w:bCs/>
                <w:sz w:val="20"/>
                <w:szCs w:val="20"/>
                <w:highlight w:val="cyan"/>
              </w:rPr>
            </w:pPr>
          </w:p>
          <w:p w14:paraId="2DD257D3" w14:textId="77777777" w:rsidR="00C60E6A" w:rsidRPr="00671620" w:rsidRDefault="00C60E6A" w:rsidP="00C60E6A">
            <w:pPr>
              <w:tabs>
                <w:tab w:val="left" w:pos="1800"/>
              </w:tabs>
              <w:rPr>
                <w:ins w:id="4287" w:author="sam sehgal" w:date="2024-10-14T15:41:00Z" w16du:dateUtc="2024-10-14T04:41:00Z"/>
                <w:rFonts w:asciiTheme="minorHAnsi" w:hAnsiTheme="minorHAnsi" w:cstheme="minorHAnsi"/>
                <w:bCs/>
                <w:sz w:val="20"/>
                <w:szCs w:val="20"/>
                <w:highlight w:val="cyan"/>
              </w:rPr>
            </w:pPr>
            <w:ins w:id="4288" w:author="sam sehgal" w:date="2024-10-14T15:41:00Z" w16du:dateUtc="2024-10-14T04:41:00Z">
              <w:r w:rsidRPr="00671620">
                <w:rPr>
                  <w:rFonts w:asciiTheme="minorHAnsi" w:hAnsiTheme="minorHAnsi" w:cstheme="minorHAnsi"/>
                  <w:bCs/>
                  <w:sz w:val="20"/>
                  <w:szCs w:val="20"/>
                  <w:highlight w:val="cyan"/>
                </w:rPr>
                <w:t>Column 2: Bullet_1_B_COI</w:t>
              </w:r>
            </w:ins>
          </w:p>
          <w:p w14:paraId="70688482" w14:textId="77777777" w:rsidR="00C60E6A" w:rsidRPr="007342ED" w:rsidRDefault="00C60E6A" w:rsidP="00C60E6A">
            <w:pPr>
              <w:tabs>
                <w:tab w:val="left" w:pos="1800"/>
              </w:tabs>
              <w:rPr>
                <w:ins w:id="4289" w:author="sam sehgal" w:date="2024-10-14T15:40:00Z" w16du:dateUtc="2024-10-14T04:40:00Z"/>
                <w:rFonts w:asciiTheme="minorHAnsi" w:hAnsiTheme="minorHAnsi" w:cstheme="minorHAnsi"/>
                <w:bCs/>
                <w:sz w:val="20"/>
                <w:szCs w:val="20"/>
                <w:highlight w:val="cyan"/>
              </w:rPr>
            </w:pPr>
          </w:p>
        </w:tc>
      </w:tr>
      <w:tr w:rsidR="00C60E6A" w:rsidRPr="00720F8E" w14:paraId="0B7A2920" w14:textId="77777777" w:rsidTr="009E32DB">
        <w:trPr>
          <w:cantSplit/>
          <w:ins w:id="4290" w:author="sam sehgal" w:date="2024-10-14T15:40:00Z"/>
        </w:trPr>
        <w:tc>
          <w:tcPr>
            <w:tcW w:w="846" w:type="dxa"/>
          </w:tcPr>
          <w:p w14:paraId="2F1145EC" w14:textId="44FB2CE5" w:rsidR="00C60E6A" w:rsidRPr="007427CF" w:rsidRDefault="00C60E6A" w:rsidP="00C60E6A">
            <w:pPr>
              <w:tabs>
                <w:tab w:val="left" w:pos="1800"/>
              </w:tabs>
              <w:rPr>
                <w:ins w:id="4291" w:author="sam sehgal" w:date="2024-10-14T15:40:00Z" w16du:dateUtc="2024-10-14T04:40:00Z"/>
                <w:rFonts w:asciiTheme="minorHAnsi" w:hAnsiTheme="minorHAnsi" w:cstheme="minorHAnsi"/>
                <w:bCs/>
                <w:sz w:val="20"/>
                <w:highlight w:val="cyan"/>
                <w:rPrChange w:id="4292" w:author="sam sehgal" w:date="2024-10-14T15:49:00Z" w16du:dateUtc="2024-10-14T04:49:00Z">
                  <w:rPr>
                    <w:ins w:id="4293" w:author="sam sehgal" w:date="2024-10-14T15:40:00Z" w16du:dateUtc="2024-10-14T04:40:00Z"/>
                    <w:rFonts w:asciiTheme="minorHAnsi" w:hAnsiTheme="minorHAnsi" w:cstheme="minorHAnsi"/>
                    <w:bCs/>
                    <w:sz w:val="20"/>
                  </w:rPr>
                </w:rPrChange>
              </w:rPr>
            </w:pPr>
            <w:ins w:id="4294" w:author="sam sehgal" w:date="2024-10-14T15:45:00Z" w16du:dateUtc="2024-10-14T04:45:00Z">
              <w:r w:rsidRPr="007427CF">
                <w:rPr>
                  <w:rFonts w:asciiTheme="minorHAnsi" w:hAnsiTheme="minorHAnsi" w:cstheme="minorHAnsi"/>
                  <w:bCs/>
                  <w:sz w:val="20"/>
                  <w:highlight w:val="cyan"/>
                  <w:rPrChange w:id="4295" w:author="sam sehgal" w:date="2024-10-14T15:49:00Z" w16du:dateUtc="2024-10-14T04:49:00Z">
                    <w:rPr>
                      <w:rFonts w:asciiTheme="minorHAnsi" w:hAnsiTheme="minorHAnsi" w:cstheme="minorHAnsi"/>
                      <w:bCs/>
                      <w:sz w:val="20"/>
                    </w:rPr>
                  </w:rPrChange>
                </w:rPr>
                <w:lastRenderedPageBreak/>
                <w:t>AYP 8 V</w:t>
              </w:r>
            </w:ins>
            <w:ins w:id="4296" w:author="Sam Sehgal (EXT Idiom)" w:date="2024-11-12T11:09:00Z" w16du:dateUtc="2024-11-12T00:09:00Z">
              <w:r w:rsidR="00C2167A">
                <w:rPr>
                  <w:rFonts w:asciiTheme="minorHAnsi" w:hAnsiTheme="minorHAnsi" w:cstheme="minorHAnsi"/>
                  <w:bCs/>
                  <w:sz w:val="20"/>
                  <w:highlight w:val="cyan"/>
                </w:rPr>
                <w:t>8</w:t>
              </w:r>
            </w:ins>
            <w:ins w:id="4297" w:author="sam sehgal" w:date="2024-10-14T15:45:00Z" w16du:dateUtc="2024-10-14T04:45:00Z">
              <w:del w:id="4298" w:author="Sam Sehgal (EXT Idiom)" w:date="2024-11-12T11:09:00Z" w16du:dateUtc="2024-11-12T00:09:00Z">
                <w:r w:rsidRPr="007427CF" w:rsidDel="00C2167A">
                  <w:rPr>
                    <w:rFonts w:asciiTheme="minorHAnsi" w:hAnsiTheme="minorHAnsi" w:cstheme="minorHAnsi"/>
                    <w:bCs/>
                    <w:sz w:val="20"/>
                    <w:highlight w:val="cyan"/>
                    <w:rPrChange w:id="4299" w:author="sam sehgal" w:date="2024-10-14T15:49:00Z" w16du:dateUtc="2024-10-14T04:49:00Z">
                      <w:rPr>
                        <w:rFonts w:asciiTheme="minorHAnsi" w:hAnsiTheme="minorHAnsi" w:cstheme="minorHAnsi"/>
                        <w:bCs/>
                        <w:sz w:val="20"/>
                      </w:rPr>
                    </w:rPrChange>
                  </w:rPr>
                  <w:delText>7</w:delText>
                </w:r>
              </w:del>
            </w:ins>
          </w:p>
        </w:tc>
        <w:tc>
          <w:tcPr>
            <w:tcW w:w="1701" w:type="dxa"/>
          </w:tcPr>
          <w:p w14:paraId="44B44055" w14:textId="77777777" w:rsidR="00C60E6A" w:rsidRPr="00A551ED" w:rsidRDefault="00C60E6A" w:rsidP="00C60E6A">
            <w:pPr>
              <w:tabs>
                <w:tab w:val="left" w:pos="1800"/>
              </w:tabs>
              <w:rPr>
                <w:ins w:id="4300" w:author="sam sehgal" w:date="2024-10-14T15:40:00Z" w16du:dateUtc="2024-10-14T04:40:00Z"/>
                <w:rFonts w:ascii="Arial" w:hAnsi="Arial"/>
                <w:sz w:val="18"/>
                <w:szCs w:val="18"/>
              </w:rPr>
            </w:pPr>
          </w:p>
        </w:tc>
        <w:tc>
          <w:tcPr>
            <w:tcW w:w="8363" w:type="dxa"/>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C60E6A" w:rsidRPr="00671620" w14:paraId="039C8F5C" w14:textId="77777777">
              <w:trPr>
                <w:trHeight w:val="140"/>
                <w:ins w:id="4301" w:author="sam sehgal" w:date="2024-10-14T15:41:00Z"/>
              </w:trPr>
              <w:tc>
                <w:tcPr>
                  <w:tcW w:w="2904" w:type="dxa"/>
                  <w:noWrap/>
                  <w:hideMark/>
                </w:tcPr>
                <w:p w14:paraId="7B7C41A8" w14:textId="77777777" w:rsidR="00C60E6A" w:rsidRPr="00671620" w:rsidRDefault="00C60E6A" w:rsidP="00C60E6A">
                  <w:pPr>
                    <w:pStyle w:val="BodycopyCOI"/>
                    <w:rPr>
                      <w:ins w:id="4302" w:author="sam sehgal" w:date="2024-10-14T15:41:00Z" w16du:dateUtc="2024-10-14T04:41:00Z"/>
                      <w:b/>
                      <w:bCs/>
                      <w:highlight w:val="cyan"/>
                    </w:rPr>
                  </w:pPr>
                  <w:ins w:id="4303" w:author="sam sehgal" w:date="2024-10-14T15:41:00Z" w16du:dateUtc="2024-10-14T04:41:00Z">
                    <w:r w:rsidRPr="00671620">
                      <w:rPr>
                        <w:highlight w:val="cyan"/>
                        <w:lang w:val="en-US"/>
                      </w:rPr>
                      <w:t>We understand that in your previous policy terms  policyholders, their partners (legal or de-facto) or any family member living at the insured address:</w:t>
                    </w:r>
                  </w:ins>
                </w:p>
              </w:tc>
              <w:tc>
                <w:tcPr>
                  <w:tcW w:w="4614" w:type="dxa"/>
                  <w:noWrap/>
                  <w:hideMark/>
                </w:tcPr>
                <w:p w14:paraId="68EFB939" w14:textId="0530F7E8" w:rsidR="00C60E6A" w:rsidRPr="00671620" w:rsidRDefault="00C60E6A" w:rsidP="00C60E6A">
                  <w:pPr>
                    <w:tabs>
                      <w:tab w:val="left" w:pos="774"/>
                    </w:tabs>
                    <w:rPr>
                      <w:ins w:id="4304" w:author="sam sehgal" w:date="2024-10-14T15:41:00Z" w16du:dateUtc="2024-10-14T04:41:00Z"/>
                      <w:rFonts w:asciiTheme="minorHAnsi" w:hAnsiTheme="minorHAnsi"/>
                      <w:b/>
                      <w:bCs/>
                      <w:color w:val="000000"/>
                      <w:sz w:val="22"/>
                      <w:szCs w:val="22"/>
                      <w:highlight w:val="cyan"/>
                      <w:lang w:eastAsia="en-AU"/>
                    </w:rPr>
                  </w:pPr>
                  <w:ins w:id="4305" w:author="sam sehgal" w:date="2024-10-14T15:41:00Z" w16du:dateUtc="2024-10-14T04:41:00Z">
                    <w:r w:rsidRPr="00671620">
                      <w:rPr>
                        <w:rFonts w:asciiTheme="minorHAnsi" w:hAnsiTheme="minorHAnsi"/>
                        <w:b/>
                        <w:bCs/>
                        <w:sz w:val="20"/>
                        <w:szCs w:val="20"/>
                        <w:highlight w:val="cyan"/>
                      </w:rPr>
                      <w:t xml:space="preserve">• </w:t>
                    </w:r>
                  </w:ins>
                  <w:ins w:id="4306" w:author="sam sehgal" w:date="2024-10-14T15:42:00Z" w16du:dateUtc="2024-10-14T04:42:00Z">
                    <w:r>
                      <w:rPr>
                        <w:rFonts w:asciiTheme="minorHAnsi" w:hAnsiTheme="minorHAnsi"/>
                        <w:b/>
                        <w:bCs/>
                        <w:sz w:val="20"/>
                        <w:szCs w:val="20"/>
                        <w:highlight w:val="cyan"/>
                      </w:rPr>
                      <w:t>m</w:t>
                    </w:r>
                  </w:ins>
                  <w:ins w:id="4307" w:author="sam sehgal" w:date="2024-10-14T15:42:00Z">
                    <w:r w:rsidRPr="00DE3C20">
                      <w:rPr>
                        <w:rFonts w:asciiTheme="minorHAnsi" w:hAnsiTheme="minorHAnsi"/>
                        <w:b/>
                        <w:bCs/>
                        <w:sz w:val="20"/>
                        <w:szCs w:val="20"/>
                        <w:highlight w:val="cyan"/>
                      </w:rPr>
                      <w:t>ay have had insurance cover declined to renew or cancelled by the insurer in the last 5 years</w:t>
                    </w:r>
                  </w:ins>
                </w:p>
              </w:tc>
            </w:tr>
          </w:tbl>
          <w:p w14:paraId="08BCBCCE" w14:textId="77777777" w:rsidR="00C60E6A" w:rsidRPr="00671620" w:rsidRDefault="00C60E6A" w:rsidP="00C60E6A">
            <w:pPr>
              <w:pStyle w:val="BodycopyCOI"/>
              <w:rPr>
                <w:ins w:id="4308" w:author="sam sehgal" w:date="2024-10-14T15:41:00Z" w16du:dateUtc="2024-10-14T04:41:00Z"/>
                <w:highlight w:val="cyan"/>
              </w:rPr>
            </w:pPr>
          </w:p>
          <w:p w14:paraId="5214CF4D" w14:textId="77777777" w:rsidR="00C60E6A" w:rsidRPr="007342ED" w:rsidRDefault="00C60E6A" w:rsidP="00C60E6A">
            <w:pPr>
              <w:pStyle w:val="BodycopyCOI"/>
              <w:rPr>
                <w:ins w:id="4309" w:author="sam sehgal" w:date="2024-10-14T15:40:00Z" w16du:dateUtc="2024-10-14T04:40:00Z"/>
                <w:highlight w:val="cyan"/>
                <w:lang w:val="en-US"/>
              </w:rPr>
            </w:pPr>
          </w:p>
        </w:tc>
        <w:tc>
          <w:tcPr>
            <w:tcW w:w="1985" w:type="dxa"/>
          </w:tcPr>
          <w:p w14:paraId="4BA3F0BE" w14:textId="6E7C7FCC" w:rsidR="00C60E6A" w:rsidRDefault="00C60E6A" w:rsidP="00C60E6A">
            <w:pPr>
              <w:tabs>
                <w:tab w:val="left" w:pos="774"/>
              </w:tabs>
              <w:contextualSpacing/>
              <w:rPr>
                <w:ins w:id="4310" w:author="sam sehgal" w:date="2024-10-14T15:41:00Z" w16du:dateUtc="2024-10-14T04:41:00Z"/>
                <w:rFonts w:asciiTheme="minorHAnsi" w:hAnsiTheme="minorHAnsi"/>
                <w:sz w:val="20"/>
                <w:szCs w:val="20"/>
                <w:highlight w:val="cyan"/>
              </w:rPr>
            </w:pPr>
            <w:ins w:id="4311" w:author="sam sehgal" w:date="2024-10-14T15:41:00Z" w16du:dateUtc="2024-10-14T04:41:00Z">
              <w:r w:rsidRPr="00671620">
                <w:rPr>
                  <w:rFonts w:asciiTheme="minorHAnsi" w:hAnsiTheme="minorHAnsi"/>
                  <w:b/>
                  <w:bCs/>
                  <w:sz w:val="20"/>
                  <w:szCs w:val="20"/>
                  <w:highlight w:val="cyan"/>
                </w:rPr>
                <w:t xml:space="preserve">IF </w:t>
              </w:r>
              <w:r w:rsidRPr="00671620">
                <w:rPr>
                  <w:rFonts w:asciiTheme="minorHAnsi" w:hAnsiTheme="minorHAnsi"/>
                  <w:sz w:val="20"/>
                  <w:szCs w:val="20"/>
                  <w:highlight w:val="cyan"/>
                </w:rPr>
                <w:t>&lt;ProductCode&gt;  = “Home”</w:t>
              </w:r>
            </w:ins>
          </w:p>
          <w:p w14:paraId="6B5794EB" w14:textId="77777777" w:rsidR="00C60E6A" w:rsidRDefault="00C60E6A" w:rsidP="00C60E6A">
            <w:pPr>
              <w:tabs>
                <w:tab w:val="left" w:pos="1800"/>
              </w:tabs>
              <w:rPr>
                <w:ins w:id="4312" w:author="sam sehgal" w:date="2024-10-14T15:41:00Z" w16du:dateUtc="2024-10-14T04:41:00Z"/>
                <w:rFonts w:ascii="Calibri" w:hAnsi="Calibri" w:cs="Calibri"/>
                <w:b/>
                <w:bCs/>
                <w:color w:val="000000" w:themeColor="text1"/>
                <w:sz w:val="20"/>
                <w:szCs w:val="20"/>
                <w:highlight w:val="cyan"/>
              </w:rPr>
            </w:pPr>
          </w:p>
          <w:p w14:paraId="19F8EACB" w14:textId="77777777" w:rsidR="00C60E6A" w:rsidRPr="00671620" w:rsidRDefault="00C60E6A" w:rsidP="00C60E6A">
            <w:pPr>
              <w:tabs>
                <w:tab w:val="left" w:pos="1800"/>
              </w:tabs>
              <w:rPr>
                <w:ins w:id="4313" w:author="sam sehgal" w:date="2024-10-14T15:41:00Z" w16du:dateUtc="2024-10-14T04:41:00Z"/>
                <w:rFonts w:ascii="Calibri" w:hAnsi="Calibri" w:cs="Calibri"/>
                <w:b/>
                <w:bCs/>
                <w:color w:val="000000" w:themeColor="text1"/>
                <w:sz w:val="20"/>
                <w:szCs w:val="20"/>
                <w:highlight w:val="cyan"/>
              </w:rPr>
            </w:pPr>
            <w:ins w:id="4314" w:author="sam sehgal" w:date="2024-10-14T15:41:00Z" w16du:dateUtc="2024-10-14T04:41:00Z">
              <w:r w:rsidRPr="00671620">
                <w:rPr>
                  <w:rFonts w:ascii="Calibri" w:hAnsi="Calibri" w:cs="Calibri"/>
                  <w:b/>
                  <w:bCs/>
                  <w:color w:val="000000" w:themeColor="text1"/>
                  <w:sz w:val="20"/>
                  <w:szCs w:val="20"/>
                  <w:highlight w:val="cyan"/>
                </w:rPr>
                <w:t>Column 2  text logic</w:t>
              </w:r>
            </w:ins>
          </w:p>
          <w:p w14:paraId="7D54251D" w14:textId="77777777" w:rsidR="00C60E6A" w:rsidRPr="00671620" w:rsidRDefault="00C60E6A" w:rsidP="00C60E6A">
            <w:pPr>
              <w:tabs>
                <w:tab w:val="left" w:pos="1800"/>
              </w:tabs>
              <w:rPr>
                <w:ins w:id="4315" w:author="sam sehgal" w:date="2024-10-14T15:41:00Z" w16du:dateUtc="2024-10-14T04:41:00Z"/>
                <w:rFonts w:ascii="Calibri" w:hAnsi="Calibri" w:cs="Calibri"/>
                <w:color w:val="000000" w:themeColor="text1"/>
                <w:sz w:val="20"/>
                <w:szCs w:val="20"/>
                <w:highlight w:val="cyan"/>
              </w:rPr>
            </w:pPr>
            <w:ins w:id="4316" w:author="sam sehgal" w:date="2024-10-14T15:41:00Z" w16du:dateUtc="2024-10-14T04:41:00Z">
              <w:r w:rsidRPr="00671620">
                <w:rPr>
                  <w:rFonts w:ascii="Calibri" w:hAnsi="Calibri" w:cs="Calibri"/>
                  <w:color w:val="000000" w:themeColor="text1"/>
                  <w:sz w:val="20"/>
                  <w:szCs w:val="20"/>
                  <w:highlight w:val="cyan"/>
                </w:rPr>
                <w:t>IF</w:t>
              </w:r>
            </w:ins>
          </w:p>
          <w:p w14:paraId="150DEB52" w14:textId="031C9575" w:rsidR="00C60E6A" w:rsidRPr="00105B58" w:rsidRDefault="00C60E6A" w:rsidP="00C60E6A">
            <w:pPr>
              <w:tabs>
                <w:tab w:val="left" w:pos="1800"/>
              </w:tabs>
              <w:rPr>
                <w:ins w:id="4317" w:author="sam sehgal" w:date="2024-10-14T15:47:00Z" w16du:dateUtc="2024-10-14T04:47:00Z"/>
                <w:rFonts w:ascii="Calibri" w:hAnsi="Calibri" w:cs="Calibri"/>
                <w:color w:val="000000" w:themeColor="text1"/>
                <w:sz w:val="20"/>
                <w:szCs w:val="20"/>
              </w:rPr>
            </w:pPr>
            <w:ins w:id="4318" w:author="sam sehgal" w:date="2024-10-14T15:47:00Z" w16du:dateUtc="2024-10-14T04:47:00Z">
              <w:r w:rsidRPr="004A1BD7">
                <w:rPr>
                  <w:rFonts w:ascii="Calibri" w:hAnsi="Calibri" w:cs="Calibri"/>
                  <w:color w:val="000000" w:themeColor="text1"/>
                  <w:sz w:val="20"/>
                  <w:szCs w:val="20"/>
                  <w:highlight w:val="cyan"/>
                </w:rPr>
                <w:t>&lt;</w:t>
              </w:r>
            </w:ins>
            <w:ins w:id="4319" w:author="Sam Sehgal (EXT Idiom)" w:date="2024-10-23T14:05:00Z" w16du:dateUtc="2024-10-23T03:05:00Z">
              <w:r w:rsidRPr="004A1BD7">
                <w:rPr>
                  <w:rFonts w:ascii="Calibri" w:hAnsi="Calibri" w:cs="Calibri"/>
                  <w:color w:val="000000" w:themeColor="text1"/>
                  <w:sz w:val="20"/>
                  <w:szCs w:val="20"/>
                  <w:highlight w:val="cyan"/>
                  <w:rPrChange w:id="4320" w:author="sam sehgal" w:date="2024-12-19T11:09:00Z" w16du:dateUtc="2024-12-19T00:09:00Z">
                    <w:rPr>
                      <w:rFonts w:ascii="Calibri" w:hAnsi="Calibri" w:cs="Calibri"/>
                      <w:color w:val="000000" w:themeColor="text1"/>
                      <w:sz w:val="20"/>
                      <w:szCs w:val="20"/>
                    </w:rPr>
                  </w:rPrChange>
                </w:rPr>
                <w:t>InsuranceRefusedCode</w:t>
              </w:r>
            </w:ins>
            <w:ins w:id="4321" w:author="sam sehgal" w:date="2024-10-14T15:47:00Z" w16du:dateUtc="2024-10-14T04:47:00Z">
              <w:r w:rsidRPr="004A1BD7">
                <w:rPr>
                  <w:rFonts w:ascii="Calibri" w:hAnsi="Calibri" w:cs="Calibri"/>
                  <w:color w:val="000000" w:themeColor="text1"/>
                  <w:sz w:val="20"/>
                  <w:szCs w:val="20"/>
                  <w:highlight w:val="cyan"/>
                </w:rPr>
                <w:t xml:space="preserve">&gt; = </w:t>
              </w:r>
              <w:r w:rsidRPr="001706D0">
                <w:rPr>
                  <w:rFonts w:ascii="Calibri" w:hAnsi="Calibri" w:cs="Calibri"/>
                  <w:color w:val="000000" w:themeColor="text1"/>
                  <w:sz w:val="20"/>
                  <w:szCs w:val="20"/>
                  <w:highlight w:val="cyan"/>
                </w:rPr>
                <w:t>“</w:t>
              </w:r>
              <w:r w:rsidRPr="001706D0">
                <w:rPr>
                  <w:rFonts w:ascii="Calibri" w:hAnsi="Calibri" w:cs="Calibri"/>
                  <w:color w:val="000000" w:themeColor="text1"/>
                  <w:sz w:val="20"/>
                  <w:szCs w:val="20"/>
                  <w:highlight w:val="cyan"/>
                  <w:rPrChange w:id="4322" w:author="sam sehgal" w:date="2024-10-14T15:47:00Z" w16du:dateUtc="2024-10-14T04:47:00Z">
                    <w:rPr>
                      <w:rFonts w:ascii="Calibri" w:hAnsi="Calibri" w:cs="Calibri"/>
                      <w:color w:val="000000" w:themeColor="text1"/>
                      <w:sz w:val="20"/>
                      <w:szCs w:val="20"/>
                    </w:rPr>
                  </w:rPrChange>
                </w:rPr>
                <w:t>3|NotRecordedOnlyForMigration</w:t>
              </w:r>
              <w:r w:rsidRPr="001706D0">
                <w:rPr>
                  <w:rFonts w:ascii="Calibri" w:hAnsi="Calibri" w:cs="Calibri"/>
                  <w:color w:val="000000" w:themeColor="text1"/>
                  <w:sz w:val="20"/>
                  <w:szCs w:val="20"/>
                  <w:highlight w:val="cyan"/>
                </w:rPr>
                <w:t>”</w:t>
              </w:r>
            </w:ins>
          </w:p>
          <w:p w14:paraId="1C39F034" w14:textId="77777777" w:rsidR="00C60E6A" w:rsidRPr="00671620" w:rsidRDefault="00C60E6A" w:rsidP="00C60E6A">
            <w:pPr>
              <w:tabs>
                <w:tab w:val="left" w:pos="1800"/>
              </w:tabs>
              <w:rPr>
                <w:ins w:id="4323" w:author="sam sehgal" w:date="2024-10-14T15:41:00Z" w16du:dateUtc="2024-10-14T04:41:00Z"/>
                <w:rFonts w:ascii="Calibri" w:hAnsi="Calibri" w:cs="Calibri"/>
                <w:color w:val="000000" w:themeColor="text1"/>
                <w:sz w:val="20"/>
                <w:szCs w:val="20"/>
                <w:highlight w:val="cyan"/>
              </w:rPr>
            </w:pPr>
            <w:ins w:id="4324" w:author="sam sehgal" w:date="2024-10-14T15:41:00Z" w16du:dateUtc="2024-10-14T04:41:00Z">
              <w:r w:rsidRPr="00671620">
                <w:rPr>
                  <w:rFonts w:ascii="Calibri" w:hAnsi="Calibri" w:cs="Calibri"/>
                  <w:b/>
                  <w:bCs/>
                  <w:color w:val="000000" w:themeColor="text1"/>
                  <w:sz w:val="20"/>
                  <w:szCs w:val="20"/>
                  <w:highlight w:val="cyan"/>
                </w:rPr>
                <w:t>THEN</w:t>
              </w:r>
              <w:r w:rsidRPr="00671620">
                <w:rPr>
                  <w:rFonts w:ascii="Calibri" w:hAnsi="Calibri" w:cs="Calibri"/>
                  <w:color w:val="000000" w:themeColor="text1"/>
                  <w:sz w:val="20"/>
                  <w:szCs w:val="20"/>
                  <w:highlight w:val="cyan"/>
                </w:rPr>
                <w:t xml:space="preserve"> display</w:t>
              </w:r>
            </w:ins>
          </w:p>
          <w:p w14:paraId="75C0CA50" w14:textId="77777777" w:rsidR="00C60E6A" w:rsidRPr="00671620" w:rsidRDefault="00C60E6A" w:rsidP="00C60E6A">
            <w:pPr>
              <w:tabs>
                <w:tab w:val="left" w:pos="1800"/>
              </w:tabs>
              <w:rPr>
                <w:ins w:id="4325" w:author="sam sehgal" w:date="2024-10-14T15:41:00Z" w16du:dateUtc="2024-10-14T04:41:00Z"/>
                <w:rFonts w:ascii="Calibri" w:hAnsi="Calibri" w:cs="Calibri"/>
                <w:b/>
                <w:bCs/>
                <w:color w:val="000000" w:themeColor="text1"/>
                <w:sz w:val="20"/>
                <w:szCs w:val="20"/>
                <w:highlight w:val="cyan"/>
              </w:rPr>
            </w:pPr>
          </w:p>
          <w:p w14:paraId="001E4D96" w14:textId="77777777" w:rsidR="00C60E6A" w:rsidRPr="00671620" w:rsidRDefault="00C60E6A" w:rsidP="00C60E6A">
            <w:pPr>
              <w:tabs>
                <w:tab w:val="left" w:pos="774"/>
              </w:tabs>
              <w:contextualSpacing/>
              <w:rPr>
                <w:ins w:id="4326" w:author="sam sehgal" w:date="2024-10-14T15:41:00Z" w16du:dateUtc="2024-10-14T04:41:00Z"/>
                <w:rFonts w:asciiTheme="minorHAnsi" w:hAnsiTheme="minorHAnsi"/>
                <w:b/>
                <w:bCs/>
                <w:sz w:val="20"/>
                <w:szCs w:val="20"/>
                <w:highlight w:val="cyan"/>
                <w:u w:val="single"/>
              </w:rPr>
            </w:pPr>
            <w:ins w:id="4327" w:author="sam sehgal" w:date="2024-10-14T15:41:00Z" w16du:dateUtc="2024-10-14T04:41:00Z">
              <w:r w:rsidRPr="00671620">
                <w:rPr>
                  <w:rFonts w:asciiTheme="minorHAnsi" w:hAnsiTheme="minorHAnsi"/>
                  <w:b/>
                  <w:bCs/>
                  <w:sz w:val="20"/>
                  <w:szCs w:val="20"/>
                  <w:highlight w:val="cyan"/>
                  <w:u w:val="single"/>
                </w:rPr>
                <w:t>Column 1 logic:</w:t>
              </w:r>
            </w:ins>
          </w:p>
          <w:p w14:paraId="259323F9" w14:textId="77777777" w:rsidR="00C60E6A" w:rsidRPr="00671620" w:rsidRDefault="00C60E6A" w:rsidP="00C60E6A">
            <w:pPr>
              <w:tabs>
                <w:tab w:val="left" w:pos="774"/>
              </w:tabs>
              <w:contextualSpacing/>
              <w:rPr>
                <w:ins w:id="4328" w:author="sam sehgal" w:date="2024-10-14T15:41:00Z" w16du:dateUtc="2024-10-14T04:41:00Z"/>
                <w:rFonts w:asciiTheme="minorHAnsi" w:hAnsiTheme="minorHAnsi"/>
                <w:b/>
                <w:bCs/>
                <w:sz w:val="20"/>
                <w:szCs w:val="20"/>
                <w:highlight w:val="cyan"/>
              </w:rPr>
            </w:pPr>
          </w:p>
          <w:p w14:paraId="18D7CEF1" w14:textId="77777777" w:rsidR="00C60E6A" w:rsidRPr="00671620" w:rsidRDefault="00C60E6A" w:rsidP="00C60E6A">
            <w:pPr>
              <w:tabs>
                <w:tab w:val="left" w:pos="774"/>
              </w:tabs>
              <w:contextualSpacing/>
              <w:rPr>
                <w:ins w:id="4329" w:author="sam sehgal" w:date="2024-10-14T15:41:00Z" w16du:dateUtc="2024-10-14T04:41:00Z"/>
                <w:rFonts w:asciiTheme="minorHAnsi" w:hAnsiTheme="minorHAnsi"/>
                <w:b/>
                <w:bCs/>
                <w:sz w:val="20"/>
                <w:szCs w:val="20"/>
                <w:highlight w:val="cyan"/>
              </w:rPr>
            </w:pPr>
            <w:ins w:id="4330" w:author="sam sehgal" w:date="2024-10-14T15:41:00Z" w16du:dateUtc="2024-10-14T04:41:00Z">
              <w:r w:rsidRPr="009718FA">
                <w:rPr>
                  <w:rFonts w:asciiTheme="minorHAnsi" w:hAnsiTheme="minorHAnsi"/>
                  <w:b/>
                  <w:bCs/>
                  <w:sz w:val="20"/>
                  <w:szCs w:val="20"/>
                  <w:highlight w:val="cyan"/>
                </w:rPr>
                <w:t xml:space="preserve">IF  </w:t>
              </w:r>
              <w:r w:rsidRPr="00671620">
                <w:rPr>
                  <w:rFonts w:asciiTheme="minorHAnsi" w:hAnsiTheme="minorHAnsi"/>
                  <w:b/>
                  <w:bCs/>
                  <w:sz w:val="20"/>
                  <w:szCs w:val="20"/>
                  <w:highlight w:val="cyan"/>
                </w:rPr>
                <w:t xml:space="preserve">&lt;IsMigration&gt; = ‘1’ then DISPLAY </w:t>
              </w:r>
            </w:ins>
          </w:p>
          <w:p w14:paraId="2A2AC05B" w14:textId="77777777" w:rsidR="00C60E6A" w:rsidRPr="00671620" w:rsidRDefault="00C60E6A" w:rsidP="00C60E6A">
            <w:pPr>
              <w:tabs>
                <w:tab w:val="left" w:pos="774"/>
              </w:tabs>
              <w:contextualSpacing/>
              <w:rPr>
                <w:ins w:id="4331" w:author="sam sehgal" w:date="2024-10-14T15:41:00Z" w16du:dateUtc="2024-10-14T04:41:00Z"/>
                <w:rFonts w:asciiTheme="minorHAnsi" w:hAnsiTheme="minorHAnsi"/>
                <w:b/>
                <w:bCs/>
                <w:sz w:val="20"/>
                <w:szCs w:val="20"/>
                <w:highlight w:val="cyan"/>
              </w:rPr>
            </w:pPr>
          </w:p>
          <w:p w14:paraId="45221D81" w14:textId="77777777" w:rsidR="00C60E6A" w:rsidRPr="00671620" w:rsidDel="007645A5" w:rsidRDefault="00C60E6A" w:rsidP="00C60E6A">
            <w:pPr>
              <w:tabs>
                <w:tab w:val="left" w:pos="1800"/>
              </w:tabs>
              <w:rPr>
                <w:ins w:id="4332" w:author="sam sehgal" w:date="2024-10-14T15:41:00Z" w16du:dateUtc="2024-10-14T04:41:00Z"/>
                <w:rFonts w:ascii="Calibri" w:hAnsi="Calibri" w:cs="Calibri"/>
                <w:color w:val="000000" w:themeColor="text1"/>
                <w:sz w:val="20"/>
                <w:szCs w:val="20"/>
                <w:highlight w:val="cyan"/>
              </w:rPr>
            </w:pPr>
            <w:ins w:id="4333" w:author="sam sehgal" w:date="2024-10-14T15:41:00Z" w16du:dateUtc="2024-10-14T04:41:00Z">
              <w:r w:rsidRPr="00671620">
                <w:rPr>
                  <w:rFonts w:asciiTheme="minorHAnsi" w:hAnsiTheme="minorHAnsi"/>
                  <w:sz w:val="20"/>
                  <w:szCs w:val="20"/>
                  <w:highlight w:val="cyan"/>
                </w:rPr>
                <w:t>“We understand that in your previous policy terms  policyholders, their partners (legal or de-facto) or any family member living at the insured address:”</w:t>
              </w:r>
            </w:ins>
          </w:p>
          <w:p w14:paraId="03618F53" w14:textId="77777777" w:rsidR="00C60E6A" w:rsidRPr="00671620" w:rsidRDefault="00C60E6A" w:rsidP="00C60E6A">
            <w:pPr>
              <w:tabs>
                <w:tab w:val="left" w:pos="774"/>
              </w:tabs>
              <w:contextualSpacing/>
              <w:rPr>
                <w:ins w:id="4334" w:author="sam sehgal" w:date="2024-10-14T15:40:00Z" w16du:dateUtc="2024-10-14T04:40:00Z"/>
                <w:rFonts w:asciiTheme="minorHAnsi" w:hAnsiTheme="minorHAnsi"/>
                <w:b/>
                <w:bCs/>
                <w:sz w:val="20"/>
                <w:szCs w:val="20"/>
                <w:highlight w:val="cyan"/>
              </w:rPr>
            </w:pPr>
          </w:p>
        </w:tc>
        <w:tc>
          <w:tcPr>
            <w:tcW w:w="1701" w:type="dxa"/>
          </w:tcPr>
          <w:p w14:paraId="48D2AB6A" w14:textId="77777777" w:rsidR="00C60E6A" w:rsidRPr="00671620" w:rsidRDefault="00C60E6A" w:rsidP="00C60E6A">
            <w:pPr>
              <w:tabs>
                <w:tab w:val="left" w:pos="1800"/>
              </w:tabs>
              <w:rPr>
                <w:ins w:id="4335" w:author="sam sehgal" w:date="2024-10-14T15:41:00Z" w16du:dateUtc="2024-10-14T04:41:00Z"/>
                <w:rFonts w:asciiTheme="minorHAnsi" w:hAnsiTheme="minorHAnsi" w:cstheme="minorHAnsi"/>
                <w:bCs/>
                <w:sz w:val="20"/>
                <w:szCs w:val="20"/>
                <w:highlight w:val="cyan"/>
              </w:rPr>
            </w:pPr>
            <w:ins w:id="4336" w:author="sam sehgal" w:date="2024-10-14T15:41:00Z" w16du:dateUtc="2024-10-14T04:41:00Z">
              <w:r w:rsidRPr="00671620">
                <w:rPr>
                  <w:rFonts w:asciiTheme="minorHAnsi" w:hAnsiTheme="minorHAnsi" w:cstheme="minorHAnsi"/>
                  <w:bCs/>
                  <w:sz w:val="20"/>
                  <w:szCs w:val="20"/>
                  <w:highlight w:val="cyan"/>
                </w:rPr>
                <w:t>Column 1 Bodycopy_COI</w:t>
              </w:r>
            </w:ins>
          </w:p>
          <w:p w14:paraId="5506DB45" w14:textId="77777777" w:rsidR="00C60E6A" w:rsidRPr="00671620" w:rsidRDefault="00C60E6A" w:rsidP="00C60E6A">
            <w:pPr>
              <w:tabs>
                <w:tab w:val="left" w:pos="1800"/>
              </w:tabs>
              <w:rPr>
                <w:ins w:id="4337" w:author="sam sehgal" w:date="2024-10-14T15:41:00Z" w16du:dateUtc="2024-10-14T04:41:00Z"/>
                <w:rFonts w:asciiTheme="minorHAnsi" w:hAnsiTheme="minorHAnsi" w:cstheme="minorHAnsi"/>
                <w:bCs/>
                <w:sz w:val="20"/>
                <w:szCs w:val="20"/>
                <w:highlight w:val="cyan"/>
              </w:rPr>
            </w:pPr>
          </w:p>
          <w:p w14:paraId="0316D723" w14:textId="77777777" w:rsidR="00C60E6A" w:rsidRPr="00671620" w:rsidRDefault="00C60E6A" w:rsidP="00C60E6A">
            <w:pPr>
              <w:tabs>
                <w:tab w:val="left" w:pos="1800"/>
              </w:tabs>
              <w:rPr>
                <w:ins w:id="4338" w:author="sam sehgal" w:date="2024-10-14T15:41:00Z" w16du:dateUtc="2024-10-14T04:41:00Z"/>
                <w:rFonts w:asciiTheme="minorHAnsi" w:hAnsiTheme="minorHAnsi" w:cstheme="minorHAnsi"/>
                <w:bCs/>
                <w:sz w:val="20"/>
                <w:szCs w:val="20"/>
                <w:highlight w:val="cyan"/>
              </w:rPr>
            </w:pPr>
            <w:ins w:id="4339" w:author="sam sehgal" w:date="2024-10-14T15:41:00Z" w16du:dateUtc="2024-10-14T04:41:00Z">
              <w:r w:rsidRPr="00671620">
                <w:rPr>
                  <w:rFonts w:asciiTheme="minorHAnsi" w:hAnsiTheme="minorHAnsi" w:cstheme="minorHAnsi"/>
                  <w:bCs/>
                  <w:sz w:val="20"/>
                  <w:szCs w:val="20"/>
                  <w:highlight w:val="cyan"/>
                </w:rPr>
                <w:t>Column 2: Bullet_1_B_COI</w:t>
              </w:r>
            </w:ins>
          </w:p>
          <w:p w14:paraId="50C4082B" w14:textId="77777777" w:rsidR="00C60E6A" w:rsidRPr="007342ED" w:rsidRDefault="00C60E6A" w:rsidP="00C60E6A">
            <w:pPr>
              <w:tabs>
                <w:tab w:val="left" w:pos="1800"/>
              </w:tabs>
              <w:rPr>
                <w:ins w:id="4340" w:author="sam sehgal" w:date="2024-10-14T15:40:00Z" w16du:dateUtc="2024-10-14T04:40:00Z"/>
                <w:rFonts w:asciiTheme="minorHAnsi" w:hAnsiTheme="minorHAnsi" w:cstheme="minorHAnsi"/>
                <w:bCs/>
                <w:sz w:val="20"/>
                <w:szCs w:val="20"/>
                <w:highlight w:val="cyan"/>
              </w:rPr>
            </w:pPr>
          </w:p>
        </w:tc>
      </w:tr>
      <w:tr w:rsidR="00C60E6A" w:rsidRPr="00720F8E" w14:paraId="58181CF3" w14:textId="77777777" w:rsidTr="009E32DB">
        <w:trPr>
          <w:cantSplit/>
          <w:ins w:id="4341" w:author="sam sehgal" w:date="2024-10-14T16:36:00Z"/>
        </w:trPr>
        <w:tc>
          <w:tcPr>
            <w:tcW w:w="846" w:type="dxa"/>
          </w:tcPr>
          <w:p w14:paraId="7413B7CA" w14:textId="0300AC63" w:rsidR="00C60E6A" w:rsidRPr="00450135" w:rsidRDefault="00C60E6A" w:rsidP="00C60E6A">
            <w:pPr>
              <w:tabs>
                <w:tab w:val="left" w:pos="1800"/>
              </w:tabs>
              <w:rPr>
                <w:ins w:id="4342" w:author="sam sehgal" w:date="2024-10-14T16:36:00Z" w16du:dateUtc="2024-10-14T05:36:00Z"/>
                <w:rFonts w:asciiTheme="minorHAnsi" w:hAnsiTheme="minorHAnsi" w:cstheme="minorHAnsi"/>
                <w:bCs/>
                <w:sz w:val="20"/>
                <w:highlight w:val="yellow"/>
                <w:rPrChange w:id="4343" w:author="sam sehgal" w:date="2024-12-19T09:57:00Z" w16du:dateUtc="2024-12-18T22:57:00Z">
                  <w:rPr>
                    <w:ins w:id="4344" w:author="sam sehgal" w:date="2024-10-14T16:36:00Z" w16du:dateUtc="2024-10-14T05:36:00Z"/>
                    <w:rFonts w:asciiTheme="minorHAnsi" w:hAnsiTheme="minorHAnsi" w:cstheme="minorHAnsi"/>
                    <w:bCs/>
                    <w:sz w:val="20"/>
                    <w:highlight w:val="cyan"/>
                  </w:rPr>
                </w:rPrChange>
              </w:rPr>
            </w:pPr>
            <w:ins w:id="4345" w:author="sam sehgal" w:date="2024-10-14T16:37:00Z" w16du:dateUtc="2024-10-14T05:37:00Z">
              <w:del w:id="4346" w:author="Sam Sehgal (EXT Idiom)" w:date="2024-12-17T13:49:00Z" w16du:dateUtc="2024-12-17T02:49:00Z">
                <w:r w:rsidRPr="00450135" w:rsidDel="006624A1">
                  <w:rPr>
                    <w:rFonts w:asciiTheme="minorHAnsi" w:hAnsiTheme="minorHAnsi" w:cstheme="minorHAnsi"/>
                    <w:bCs/>
                    <w:sz w:val="20"/>
                    <w:highlight w:val="yellow"/>
                    <w:rPrChange w:id="4347" w:author="sam sehgal" w:date="2024-12-19T09:57:00Z" w16du:dateUtc="2024-12-18T22:57:00Z">
                      <w:rPr>
                        <w:rFonts w:asciiTheme="minorHAnsi" w:hAnsiTheme="minorHAnsi" w:cstheme="minorHAnsi"/>
                        <w:bCs/>
                        <w:sz w:val="20"/>
                        <w:highlight w:val="cyan"/>
                      </w:rPr>
                    </w:rPrChange>
                  </w:rPr>
                  <w:lastRenderedPageBreak/>
                  <w:delText>AYP 8 V</w:delText>
                </w:r>
              </w:del>
              <w:del w:id="4348" w:author="Sam Sehgal (EXT Idiom)" w:date="2024-11-12T11:09:00Z" w16du:dateUtc="2024-11-12T00:09:00Z">
                <w:r w:rsidRPr="00450135" w:rsidDel="00C2167A">
                  <w:rPr>
                    <w:rFonts w:asciiTheme="minorHAnsi" w:hAnsiTheme="minorHAnsi" w:cstheme="minorHAnsi"/>
                    <w:bCs/>
                    <w:sz w:val="20"/>
                    <w:highlight w:val="yellow"/>
                    <w:rPrChange w:id="4349" w:author="sam sehgal" w:date="2024-12-19T09:57:00Z" w16du:dateUtc="2024-12-18T22:57:00Z">
                      <w:rPr>
                        <w:rFonts w:asciiTheme="minorHAnsi" w:hAnsiTheme="minorHAnsi" w:cstheme="minorHAnsi"/>
                        <w:bCs/>
                        <w:sz w:val="20"/>
                        <w:highlight w:val="cyan"/>
                      </w:rPr>
                    </w:rPrChange>
                  </w:rPr>
                  <w:delText>8</w:delText>
                </w:r>
              </w:del>
            </w:ins>
          </w:p>
        </w:tc>
        <w:tc>
          <w:tcPr>
            <w:tcW w:w="1701" w:type="dxa"/>
          </w:tcPr>
          <w:p w14:paraId="39F41DDA" w14:textId="34A84EFD" w:rsidR="00C60E6A" w:rsidRPr="00450135" w:rsidDel="006624A1" w:rsidRDefault="00C60E6A" w:rsidP="00C60E6A">
            <w:pPr>
              <w:tabs>
                <w:tab w:val="left" w:pos="1800"/>
              </w:tabs>
              <w:rPr>
                <w:ins w:id="4350" w:author="sam sehgal" w:date="2024-10-14T16:37:00Z" w16du:dateUtc="2024-10-14T05:37:00Z"/>
                <w:del w:id="4351" w:author="Sam Sehgal (EXT Idiom)" w:date="2024-12-17T13:49:00Z" w16du:dateUtc="2024-12-17T02:49:00Z"/>
                <w:rFonts w:ascii="Arial" w:hAnsi="Arial"/>
                <w:sz w:val="18"/>
                <w:szCs w:val="18"/>
                <w:highlight w:val="yellow"/>
                <w:rPrChange w:id="4352" w:author="sam sehgal" w:date="2024-12-19T09:57:00Z" w16du:dateUtc="2024-12-18T22:57:00Z">
                  <w:rPr>
                    <w:ins w:id="4353" w:author="sam sehgal" w:date="2024-10-14T16:37:00Z" w16du:dateUtc="2024-10-14T05:37:00Z"/>
                    <w:del w:id="4354" w:author="Sam Sehgal (EXT Idiom)" w:date="2024-12-17T13:49:00Z" w16du:dateUtc="2024-12-17T02:49:00Z"/>
                    <w:rFonts w:ascii="Arial" w:hAnsi="Arial"/>
                    <w:sz w:val="18"/>
                    <w:szCs w:val="18"/>
                  </w:rPr>
                </w:rPrChange>
              </w:rPr>
            </w:pPr>
            <w:ins w:id="4355" w:author="sam sehgal" w:date="2024-10-14T16:37:00Z" w16du:dateUtc="2024-10-14T05:37:00Z">
              <w:del w:id="4356" w:author="Sam Sehgal (EXT Idiom)" w:date="2024-12-17T13:49:00Z" w16du:dateUtc="2024-12-17T02:49:00Z">
                <w:r w:rsidRPr="00450135" w:rsidDel="006624A1">
                  <w:rPr>
                    <w:rFonts w:ascii="Arial" w:hAnsi="Arial"/>
                    <w:sz w:val="18"/>
                    <w:szCs w:val="18"/>
                    <w:highlight w:val="yellow"/>
                    <w:rPrChange w:id="4357" w:author="sam sehgal" w:date="2024-12-19T09:57:00Z" w16du:dateUtc="2024-12-18T22:57:00Z">
                      <w:rPr>
                        <w:rFonts w:ascii="Arial" w:hAnsi="Arial"/>
                        <w:sz w:val="18"/>
                        <w:szCs w:val="18"/>
                      </w:rPr>
                    </w:rPrChange>
                  </w:rPr>
                  <w:delText>&lt;ProductCode&gt;</w:delText>
                </w:r>
              </w:del>
            </w:ins>
          </w:p>
          <w:p w14:paraId="652A093D" w14:textId="4FFFFB2A" w:rsidR="00C60E6A" w:rsidRPr="00450135" w:rsidDel="006624A1" w:rsidRDefault="00C60E6A" w:rsidP="00C60E6A">
            <w:pPr>
              <w:tabs>
                <w:tab w:val="left" w:pos="1800"/>
              </w:tabs>
              <w:rPr>
                <w:ins w:id="4358" w:author="sam sehgal" w:date="2024-10-14T16:37:00Z" w16du:dateUtc="2024-10-14T05:37:00Z"/>
                <w:del w:id="4359" w:author="Sam Sehgal (EXT Idiom)" w:date="2024-12-17T13:49:00Z" w16du:dateUtc="2024-12-17T02:49:00Z"/>
                <w:rFonts w:ascii="Calibri" w:hAnsi="Calibri" w:cs="Calibri"/>
                <w:color w:val="000000" w:themeColor="text1"/>
                <w:sz w:val="20"/>
                <w:szCs w:val="20"/>
                <w:highlight w:val="yellow"/>
                <w:rPrChange w:id="4360" w:author="sam sehgal" w:date="2024-12-19T09:57:00Z" w16du:dateUtc="2024-12-18T22:57:00Z">
                  <w:rPr>
                    <w:ins w:id="4361" w:author="sam sehgal" w:date="2024-10-14T16:37:00Z" w16du:dateUtc="2024-10-14T05:37:00Z"/>
                    <w:del w:id="4362" w:author="Sam Sehgal (EXT Idiom)" w:date="2024-12-17T13:49:00Z" w16du:dateUtc="2024-12-17T02:49:00Z"/>
                    <w:rFonts w:ascii="Calibri" w:hAnsi="Calibri" w:cs="Calibri"/>
                    <w:color w:val="000000" w:themeColor="text1"/>
                    <w:sz w:val="20"/>
                    <w:szCs w:val="20"/>
                    <w:highlight w:val="cyan"/>
                  </w:rPr>
                </w:rPrChange>
              </w:rPr>
            </w:pPr>
            <w:ins w:id="4363" w:author="sam sehgal" w:date="2024-10-14T16:37:00Z" w16du:dateUtc="2024-10-14T05:37:00Z">
              <w:del w:id="4364" w:author="Sam Sehgal (EXT Idiom)" w:date="2024-12-17T13:49:00Z" w16du:dateUtc="2024-12-17T02:49:00Z">
                <w:r w:rsidRPr="00450135" w:rsidDel="006624A1">
                  <w:rPr>
                    <w:rFonts w:ascii="Calibri" w:hAnsi="Calibri" w:cs="Calibri"/>
                    <w:color w:val="000000" w:themeColor="text1"/>
                    <w:sz w:val="20"/>
                    <w:szCs w:val="20"/>
                    <w:highlight w:val="yellow"/>
                    <w:rPrChange w:id="4365" w:author="sam sehgal" w:date="2024-12-19T09:57:00Z" w16du:dateUtc="2024-12-18T22:57:00Z">
                      <w:rPr>
                        <w:rFonts w:ascii="Calibri" w:hAnsi="Calibri" w:cs="Calibri"/>
                        <w:color w:val="000000" w:themeColor="text1"/>
                        <w:sz w:val="20"/>
                        <w:szCs w:val="20"/>
                        <w:highlight w:val="cyan"/>
                      </w:rPr>
                    </w:rPrChange>
                  </w:rPr>
                  <w:delText>&lt;HasFraudDishonestyCode&gt;</w:delText>
                </w:r>
              </w:del>
            </w:ins>
          </w:p>
          <w:p w14:paraId="337EAB88" w14:textId="2A535D17" w:rsidR="00C60E6A" w:rsidRPr="00450135" w:rsidRDefault="00C60E6A" w:rsidP="00C60E6A">
            <w:pPr>
              <w:tabs>
                <w:tab w:val="left" w:pos="1800"/>
              </w:tabs>
              <w:rPr>
                <w:ins w:id="4366" w:author="sam sehgal" w:date="2024-10-14T16:36:00Z" w16du:dateUtc="2024-10-14T05:36:00Z"/>
                <w:rFonts w:ascii="Arial" w:hAnsi="Arial"/>
                <w:sz w:val="18"/>
                <w:szCs w:val="18"/>
                <w:highlight w:val="yellow"/>
                <w:rPrChange w:id="4367" w:author="sam sehgal" w:date="2024-12-19T09:57:00Z" w16du:dateUtc="2024-12-18T22:57:00Z">
                  <w:rPr>
                    <w:ins w:id="4368" w:author="sam sehgal" w:date="2024-10-14T16:36:00Z" w16du:dateUtc="2024-10-14T05:36:00Z"/>
                    <w:rFonts w:ascii="Arial" w:hAnsi="Arial"/>
                    <w:sz w:val="18"/>
                    <w:szCs w:val="18"/>
                  </w:rPr>
                </w:rPrChange>
              </w:rPr>
            </w:pPr>
            <w:ins w:id="4369" w:author="sam sehgal" w:date="2024-10-14T16:37:00Z" w16du:dateUtc="2024-10-14T05:37:00Z">
              <w:del w:id="4370" w:author="Sam Sehgal (EXT Idiom)" w:date="2024-12-17T13:49:00Z" w16du:dateUtc="2024-12-17T02:49:00Z">
                <w:r w:rsidRPr="00450135" w:rsidDel="006624A1">
                  <w:rPr>
                    <w:rFonts w:ascii="Arial" w:hAnsi="Arial"/>
                    <w:sz w:val="20"/>
                    <w:szCs w:val="20"/>
                    <w:highlight w:val="yellow"/>
                    <w:rPrChange w:id="4371" w:author="sam sehgal" w:date="2024-12-19T09:57:00Z" w16du:dateUtc="2024-12-18T22:57:00Z">
                      <w:rPr>
                        <w:rFonts w:ascii="Arial" w:hAnsi="Arial"/>
                        <w:sz w:val="20"/>
                        <w:szCs w:val="20"/>
                        <w:highlight w:val="cyan"/>
                      </w:rPr>
                    </w:rPrChange>
                  </w:rPr>
                  <w:delText>&lt;IsMigration&gt;</w:delText>
                </w:r>
              </w:del>
            </w:ins>
          </w:p>
        </w:tc>
        <w:tc>
          <w:tcPr>
            <w:tcW w:w="8363" w:type="dxa"/>
          </w:tcPr>
          <w:tbl>
            <w:tblPr>
              <w:tblpPr w:leftFromText="180" w:rightFromText="180" w:vertAnchor="page" w:horzAnchor="margin" w:tblpY="191"/>
              <w:tblOverlap w:val="never"/>
              <w:tblW w:w="7921" w:type="dxa"/>
              <w:tblBorders>
                <w:bottom w:val="single" w:sz="4" w:space="0" w:color="auto"/>
              </w:tblBorders>
              <w:tblLayout w:type="fixed"/>
              <w:tblLook w:val="04A0" w:firstRow="1" w:lastRow="0" w:firstColumn="1" w:lastColumn="0" w:noHBand="0" w:noVBand="1"/>
            </w:tblPr>
            <w:tblGrid>
              <w:gridCol w:w="2321"/>
              <w:gridCol w:w="5600"/>
            </w:tblGrid>
            <w:tr w:rsidR="00C60E6A" w:rsidRPr="00450135" w:rsidDel="006624A1" w14:paraId="69D2AD3D" w14:textId="4A5ED3B8">
              <w:trPr>
                <w:trHeight w:val="229"/>
                <w:ins w:id="4372" w:author="sam sehgal" w:date="2024-10-14T16:37:00Z"/>
                <w:del w:id="4373" w:author="Sam Sehgal (EXT Idiom)" w:date="2024-12-17T13:49:00Z"/>
              </w:trPr>
              <w:tc>
                <w:tcPr>
                  <w:tcW w:w="2321" w:type="dxa"/>
                  <w:noWrap/>
                  <w:vAlign w:val="center"/>
                  <w:hideMark/>
                </w:tcPr>
                <w:p w14:paraId="554D7CCC" w14:textId="772E8EC5" w:rsidR="00C60E6A" w:rsidRPr="00450135" w:rsidDel="006624A1" w:rsidRDefault="00C60E6A" w:rsidP="00C60E6A">
                  <w:pPr>
                    <w:pStyle w:val="BodycopyCOI"/>
                    <w:rPr>
                      <w:ins w:id="4374" w:author="sam sehgal" w:date="2024-10-14T16:37:00Z" w16du:dateUtc="2024-10-14T05:37:00Z"/>
                      <w:del w:id="4375" w:author="Sam Sehgal (EXT Idiom)" w:date="2024-12-17T13:49:00Z" w16du:dateUtc="2024-12-17T02:49:00Z"/>
                      <w:highlight w:val="yellow"/>
                      <w:rPrChange w:id="4376" w:author="sam sehgal" w:date="2024-12-19T09:57:00Z" w16du:dateUtc="2024-12-18T22:57:00Z">
                        <w:rPr>
                          <w:ins w:id="4377" w:author="sam sehgal" w:date="2024-10-14T16:37:00Z" w16du:dateUtc="2024-10-14T05:37:00Z"/>
                          <w:del w:id="4378" w:author="Sam Sehgal (EXT Idiom)" w:date="2024-12-17T13:49:00Z" w16du:dateUtc="2024-12-17T02:49:00Z"/>
                          <w:highlight w:val="cyan"/>
                        </w:rPr>
                      </w:rPrChange>
                    </w:rPr>
                  </w:pPr>
                  <w:ins w:id="4379" w:author="sam sehgal" w:date="2024-10-14T16:37:00Z" w16du:dateUtc="2024-10-14T05:37:00Z">
                    <w:del w:id="4380" w:author="Sam Sehgal (EXT Idiom)" w:date="2024-12-17T13:49:00Z" w16du:dateUtc="2024-12-17T02:49:00Z">
                      <w:r w:rsidRPr="00450135" w:rsidDel="006624A1">
                        <w:rPr>
                          <w:rFonts w:asciiTheme="minorHAnsi" w:hAnsiTheme="minorHAnsi"/>
                          <w:sz w:val="20"/>
                          <w:szCs w:val="20"/>
                          <w:highlight w:val="yellow"/>
                          <w:rPrChange w:id="4381" w:author="sam sehgal" w:date="2024-12-19T09:57:00Z" w16du:dateUtc="2024-12-18T22:57:00Z">
                            <w:rPr>
                              <w:rFonts w:asciiTheme="minorHAnsi" w:hAnsiTheme="minorHAnsi"/>
                              <w:sz w:val="20"/>
                              <w:szCs w:val="20"/>
                              <w:highlight w:val="cyan"/>
                            </w:rPr>
                          </w:rPrChange>
                        </w:rPr>
                        <w:delText>We understand that in your previous policy terms  policyholders, their partners (legal or de-facto):</w:delText>
                      </w:r>
                    </w:del>
                  </w:ins>
                </w:p>
              </w:tc>
              <w:tc>
                <w:tcPr>
                  <w:tcW w:w="5600" w:type="dxa"/>
                  <w:noWrap/>
                  <w:vAlign w:val="center"/>
                  <w:hideMark/>
                </w:tcPr>
                <w:p w14:paraId="18B98B6F" w14:textId="37B5F60F" w:rsidR="00C60E6A" w:rsidRPr="00450135" w:rsidDel="006624A1" w:rsidRDefault="00C60E6A" w:rsidP="00C60E6A">
                  <w:pPr>
                    <w:pStyle w:val="ListParagraph"/>
                    <w:tabs>
                      <w:tab w:val="left" w:pos="774"/>
                    </w:tabs>
                    <w:spacing w:before="80" w:after="80"/>
                    <w:rPr>
                      <w:ins w:id="4382" w:author="sam sehgal" w:date="2024-10-14T16:37:00Z" w16du:dateUtc="2024-10-14T05:37:00Z"/>
                      <w:del w:id="4383" w:author="Sam Sehgal (EXT Idiom)" w:date="2024-12-17T13:49:00Z" w16du:dateUtc="2024-12-17T02:49:00Z"/>
                      <w:b/>
                      <w:bCs/>
                      <w:sz w:val="20"/>
                      <w:szCs w:val="20"/>
                      <w:highlight w:val="yellow"/>
                      <w:rPrChange w:id="4384" w:author="sam sehgal" w:date="2024-12-19T09:57:00Z" w16du:dateUtc="2024-12-18T22:57:00Z">
                        <w:rPr>
                          <w:ins w:id="4385" w:author="sam sehgal" w:date="2024-10-14T16:37:00Z" w16du:dateUtc="2024-10-14T05:37:00Z"/>
                          <w:del w:id="4386" w:author="Sam Sehgal (EXT Idiom)" w:date="2024-12-17T13:49:00Z" w16du:dateUtc="2024-12-17T02:49:00Z"/>
                          <w:b/>
                          <w:bCs/>
                          <w:sz w:val="20"/>
                          <w:szCs w:val="20"/>
                          <w:highlight w:val="cyan"/>
                        </w:rPr>
                      </w:rPrChange>
                    </w:rPr>
                  </w:pPr>
                  <w:ins w:id="4387" w:author="sam sehgal" w:date="2024-10-14T16:37:00Z" w16du:dateUtc="2024-10-14T05:37:00Z">
                    <w:del w:id="4388" w:author="Sam Sehgal (EXT Idiom)" w:date="2024-12-17T13:49:00Z" w16du:dateUtc="2024-12-17T02:49:00Z">
                      <w:r w:rsidRPr="00450135" w:rsidDel="006624A1">
                        <w:rPr>
                          <w:b/>
                          <w:bCs/>
                          <w:sz w:val="20"/>
                          <w:szCs w:val="20"/>
                          <w:highlight w:val="yellow"/>
                          <w:rPrChange w:id="4389" w:author="sam sehgal" w:date="2024-12-19T09:57:00Z" w16du:dateUtc="2024-12-18T22:57:00Z">
                            <w:rPr>
                              <w:b/>
                              <w:bCs/>
                              <w:sz w:val="20"/>
                              <w:szCs w:val="20"/>
                              <w:highlight w:val="cyan"/>
                            </w:rPr>
                          </w:rPrChange>
                        </w:rPr>
                        <w:delText>had any insurance claim declined for fraud or dishonesty in the last 5</w:delText>
                      </w:r>
                      <w:commentRangeStart w:id="4390"/>
                      <w:commentRangeStart w:id="4391"/>
                      <w:commentRangeStart w:id="4392"/>
                      <w:commentRangeStart w:id="4393"/>
                      <w:r w:rsidRPr="00450135" w:rsidDel="006624A1">
                        <w:rPr>
                          <w:b/>
                          <w:bCs/>
                          <w:sz w:val="20"/>
                          <w:szCs w:val="20"/>
                          <w:highlight w:val="yellow"/>
                          <w:rPrChange w:id="4394" w:author="sam sehgal" w:date="2024-12-19T09:57:00Z" w16du:dateUtc="2024-12-18T22:57:00Z">
                            <w:rPr>
                              <w:b/>
                              <w:bCs/>
                              <w:sz w:val="20"/>
                              <w:szCs w:val="20"/>
                              <w:highlight w:val="cyan"/>
                            </w:rPr>
                          </w:rPrChange>
                        </w:rPr>
                        <w:delText xml:space="preserve"> </w:delText>
                      </w:r>
                      <w:commentRangeEnd w:id="4390"/>
                      <w:r w:rsidRPr="00450135" w:rsidDel="006624A1">
                        <w:rPr>
                          <w:rStyle w:val="CommentReference"/>
                          <w:rFonts w:cstheme="minorBidi"/>
                          <w:b/>
                          <w:bCs/>
                          <w:sz w:val="20"/>
                          <w:szCs w:val="20"/>
                          <w:highlight w:val="yellow"/>
                          <w:rPrChange w:id="4395" w:author="sam sehgal" w:date="2024-12-19T09:57:00Z" w16du:dateUtc="2024-12-18T22:57:00Z">
                            <w:rPr>
                              <w:rStyle w:val="CommentReference"/>
                              <w:rFonts w:cstheme="minorBidi"/>
                              <w:b/>
                              <w:bCs/>
                              <w:sz w:val="20"/>
                              <w:szCs w:val="20"/>
                              <w:highlight w:val="cyan"/>
                            </w:rPr>
                          </w:rPrChange>
                        </w:rPr>
                        <w:commentReference w:id="4390"/>
                      </w:r>
                      <w:commentRangeEnd w:id="4391"/>
                      <w:r w:rsidRPr="00450135" w:rsidDel="006624A1">
                        <w:rPr>
                          <w:rStyle w:val="CommentReference"/>
                          <w:rFonts w:cstheme="minorBidi"/>
                          <w:b/>
                          <w:bCs/>
                          <w:sz w:val="20"/>
                          <w:szCs w:val="20"/>
                          <w:highlight w:val="yellow"/>
                          <w:rPrChange w:id="4396" w:author="sam sehgal" w:date="2024-12-19T09:57:00Z" w16du:dateUtc="2024-12-18T22:57:00Z">
                            <w:rPr>
                              <w:rStyle w:val="CommentReference"/>
                              <w:rFonts w:cstheme="minorBidi"/>
                              <w:b/>
                              <w:bCs/>
                              <w:sz w:val="20"/>
                              <w:szCs w:val="20"/>
                              <w:highlight w:val="cyan"/>
                            </w:rPr>
                          </w:rPrChange>
                        </w:rPr>
                        <w:commentReference w:id="4391"/>
                      </w:r>
                      <w:commentRangeEnd w:id="4392"/>
                      <w:r w:rsidRPr="00450135" w:rsidDel="006624A1">
                        <w:rPr>
                          <w:rStyle w:val="CommentReference"/>
                          <w:rFonts w:cstheme="minorBidi"/>
                          <w:b/>
                          <w:bCs/>
                          <w:sz w:val="20"/>
                          <w:szCs w:val="20"/>
                          <w:highlight w:val="yellow"/>
                          <w:rPrChange w:id="4397" w:author="sam sehgal" w:date="2024-12-19T09:57:00Z" w16du:dateUtc="2024-12-18T22:57:00Z">
                            <w:rPr>
                              <w:rStyle w:val="CommentReference"/>
                              <w:rFonts w:cstheme="minorBidi"/>
                              <w:b/>
                              <w:bCs/>
                              <w:sz w:val="20"/>
                              <w:szCs w:val="20"/>
                              <w:highlight w:val="cyan"/>
                            </w:rPr>
                          </w:rPrChange>
                        </w:rPr>
                        <w:commentReference w:id="4392"/>
                      </w:r>
                      <w:commentRangeEnd w:id="4393"/>
                      <w:r w:rsidRPr="00450135" w:rsidDel="006624A1">
                        <w:rPr>
                          <w:rStyle w:val="CommentReference"/>
                          <w:rFonts w:cstheme="minorBidi"/>
                          <w:b/>
                          <w:bCs/>
                          <w:sz w:val="20"/>
                          <w:szCs w:val="20"/>
                          <w:highlight w:val="yellow"/>
                          <w:rPrChange w:id="4398" w:author="sam sehgal" w:date="2024-12-19T09:57:00Z" w16du:dateUtc="2024-12-18T22:57:00Z">
                            <w:rPr>
                              <w:rStyle w:val="CommentReference"/>
                              <w:rFonts w:cstheme="minorBidi"/>
                              <w:b/>
                              <w:bCs/>
                              <w:sz w:val="20"/>
                              <w:szCs w:val="20"/>
                              <w:highlight w:val="cyan"/>
                            </w:rPr>
                          </w:rPrChange>
                        </w:rPr>
                        <w:commentReference w:id="4393"/>
                      </w:r>
                      <w:r w:rsidRPr="00450135" w:rsidDel="006624A1">
                        <w:rPr>
                          <w:b/>
                          <w:bCs/>
                          <w:sz w:val="20"/>
                          <w:szCs w:val="20"/>
                          <w:highlight w:val="yellow"/>
                          <w:rPrChange w:id="4399" w:author="sam sehgal" w:date="2024-12-19T09:57:00Z" w16du:dateUtc="2024-12-18T22:57:00Z">
                            <w:rPr>
                              <w:b/>
                              <w:bCs/>
                              <w:sz w:val="20"/>
                              <w:szCs w:val="20"/>
                              <w:highlight w:val="cyan"/>
                            </w:rPr>
                          </w:rPrChange>
                        </w:rPr>
                        <w:delText>years</w:delText>
                      </w:r>
                    </w:del>
                  </w:ins>
                </w:p>
                <w:p w14:paraId="2126D554" w14:textId="5AAD6DEC" w:rsidR="00C60E6A" w:rsidRPr="00450135" w:rsidDel="006624A1" w:rsidRDefault="00C60E6A" w:rsidP="00C60E6A">
                  <w:pPr>
                    <w:pStyle w:val="ListParagraph"/>
                    <w:numPr>
                      <w:ilvl w:val="0"/>
                      <w:numId w:val="0"/>
                    </w:numPr>
                    <w:tabs>
                      <w:tab w:val="left" w:pos="774"/>
                    </w:tabs>
                    <w:spacing w:before="80" w:after="80"/>
                    <w:ind w:left="720"/>
                    <w:rPr>
                      <w:ins w:id="4400" w:author="sam sehgal" w:date="2024-10-14T16:37:00Z" w16du:dateUtc="2024-10-14T05:37:00Z"/>
                      <w:del w:id="4401" w:author="Sam Sehgal (EXT Idiom)" w:date="2024-12-17T13:49:00Z" w16du:dateUtc="2024-12-17T02:49:00Z"/>
                      <w:b/>
                      <w:bCs/>
                      <w:highlight w:val="yellow"/>
                      <w:rPrChange w:id="4402" w:author="sam sehgal" w:date="2024-12-19T09:57:00Z" w16du:dateUtc="2024-12-18T22:57:00Z">
                        <w:rPr>
                          <w:ins w:id="4403" w:author="sam sehgal" w:date="2024-10-14T16:37:00Z" w16du:dateUtc="2024-10-14T05:37:00Z"/>
                          <w:del w:id="4404" w:author="Sam Sehgal (EXT Idiom)" w:date="2024-12-17T13:49:00Z" w16du:dateUtc="2024-12-17T02:49:00Z"/>
                          <w:b/>
                          <w:bCs/>
                          <w:highlight w:val="cyan"/>
                        </w:rPr>
                      </w:rPrChange>
                    </w:rPr>
                  </w:pPr>
                </w:p>
              </w:tc>
            </w:tr>
          </w:tbl>
          <w:p w14:paraId="524CE011" w14:textId="32ED23A5" w:rsidR="00C60E6A" w:rsidRPr="00450135" w:rsidDel="006624A1" w:rsidRDefault="00C60E6A" w:rsidP="00C60E6A">
            <w:pPr>
              <w:pStyle w:val="TableHeading2"/>
              <w:spacing w:line="240" w:lineRule="auto"/>
              <w:rPr>
                <w:ins w:id="4405" w:author="sam sehgal" w:date="2024-10-14T16:37:00Z" w16du:dateUtc="2024-10-14T05:37:00Z"/>
                <w:del w:id="4406" w:author="Sam Sehgal (EXT Idiom)" w:date="2024-12-17T13:49:00Z" w16du:dateUtc="2024-12-17T02:49:00Z"/>
                <w:b w:val="0"/>
                <w:bCs w:val="0"/>
                <w:highlight w:val="yellow"/>
                <w:rPrChange w:id="4407" w:author="sam sehgal" w:date="2024-12-19T09:57:00Z" w16du:dateUtc="2024-12-18T22:57:00Z">
                  <w:rPr>
                    <w:ins w:id="4408" w:author="sam sehgal" w:date="2024-10-14T16:37:00Z" w16du:dateUtc="2024-10-14T05:37:00Z"/>
                    <w:del w:id="4409" w:author="Sam Sehgal (EXT Idiom)" w:date="2024-12-17T13:49:00Z" w16du:dateUtc="2024-12-17T02:49:00Z"/>
                    <w:b w:val="0"/>
                    <w:bCs w:val="0"/>
                    <w:highlight w:val="cyan"/>
                  </w:rPr>
                </w:rPrChange>
              </w:rPr>
            </w:pPr>
          </w:p>
          <w:p w14:paraId="1D8750A8" w14:textId="77777777" w:rsidR="00C60E6A" w:rsidRPr="00450135" w:rsidRDefault="00C60E6A" w:rsidP="00C60E6A">
            <w:pPr>
              <w:pStyle w:val="BodycopyCOI"/>
              <w:rPr>
                <w:ins w:id="4410" w:author="sam sehgal" w:date="2024-10-14T16:36:00Z" w16du:dateUtc="2024-10-14T05:36:00Z"/>
                <w:highlight w:val="yellow"/>
                <w:lang w:val="en-US"/>
                <w:rPrChange w:id="4411" w:author="sam sehgal" w:date="2024-12-19T09:57:00Z" w16du:dateUtc="2024-12-18T22:57:00Z">
                  <w:rPr>
                    <w:ins w:id="4412" w:author="sam sehgal" w:date="2024-10-14T16:36:00Z" w16du:dateUtc="2024-10-14T05:36:00Z"/>
                    <w:highlight w:val="cyan"/>
                    <w:lang w:val="en-US"/>
                  </w:rPr>
                </w:rPrChange>
              </w:rPr>
            </w:pPr>
          </w:p>
        </w:tc>
        <w:tc>
          <w:tcPr>
            <w:tcW w:w="1985" w:type="dxa"/>
          </w:tcPr>
          <w:p w14:paraId="56B89FAF" w14:textId="5BE8D274" w:rsidR="00C60E6A" w:rsidRPr="00450135" w:rsidDel="006624A1" w:rsidRDefault="00C60E6A" w:rsidP="00C60E6A">
            <w:pPr>
              <w:tabs>
                <w:tab w:val="left" w:pos="774"/>
              </w:tabs>
              <w:contextualSpacing/>
              <w:rPr>
                <w:ins w:id="4413" w:author="sam sehgal" w:date="2024-10-14T16:37:00Z" w16du:dateUtc="2024-10-14T05:37:00Z"/>
                <w:del w:id="4414" w:author="Sam Sehgal (EXT Idiom)" w:date="2024-12-17T13:49:00Z" w16du:dateUtc="2024-12-17T02:49:00Z"/>
                <w:rFonts w:asciiTheme="minorHAnsi" w:hAnsiTheme="minorHAnsi"/>
                <w:b/>
                <w:bCs/>
                <w:sz w:val="20"/>
                <w:szCs w:val="20"/>
                <w:highlight w:val="yellow"/>
                <w:rPrChange w:id="4415" w:author="sam sehgal" w:date="2024-12-19T09:57:00Z" w16du:dateUtc="2024-12-18T22:57:00Z">
                  <w:rPr>
                    <w:ins w:id="4416" w:author="sam sehgal" w:date="2024-10-14T16:37:00Z" w16du:dateUtc="2024-10-14T05:37:00Z"/>
                    <w:del w:id="4417" w:author="Sam Sehgal (EXT Idiom)" w:date="2024-12-17T13:49:00Z" w16du:dateUtc="2024-12-17T02:49:00Z"/>
                    <w:rFonts w:asciiTheme="minorHAnsi" w:hAnsiTheme="minorHAnsi"/>
                    <w:b/>
                    <w:bCs/>
                    <w:sz w:val="20"/>
                    <w:szCs w:val="20"/>
                    <w:highlight w:val="cyan"/>
                  </w:rPr>
                </w:rPrChange>
              </w:rPr>
            </w:pPr>
          </w:p>
          <w:p w14:paraId="03D2D9F0" w14:textId="7B22698D" w:rsidR="00C60E6A" w:rsidRPr="00450135" w:rsidDel="006624A1" w:rsidRDefault="00C60E6A" w:rsidP="00C60E6A">
            <w:pPr>
              <w:tabs>
                <w:tab w:val="left" w:pos="774"/>
              </w:tabs>
              <w:contextualSpacing/>
              <w:rPr>
                <w:ins w:id="4418" w:author="sam sehgal" w:date="2024-10-14T16:37:00Z" w16du:dateUtc="2024-10-14T05:37:00Z"/>
                <w:del w:id="4419" w:author="Sam Sehgal (EXT Idiom)" w:date="2024-12-17T13:49:00Z" w16du:dateUtc="2024-12-17T02:49:00Z"/>
                <w:rFonts w:asciiTheme="minorHAnsi" w:hAnsiTheme="minorHAnsi"/>
                <w:b/>
                <w:bCs/>
                <w:sz w:val="20"/>
                <w:szCs w:val="20"/>
                <w:highlight w:val="yellow"/>
                <w:rPrChange w:id="4420" w:author="sam sehgal" w:date="2024-12-19T09:57:00Z" w16du:dateUtc="2024-12-18T22:57:00Z">
                  <w:rPr>
                    <w:ins w:id="4421" w:author="sam sehgal" w:date="2024-10-14T16:37:00Z" w16du:dateUtc="2024-10-14T05:37:00Z"/>
                    <w:del w:id="4422" w:author="Sam Sehgal (EXT Idiom)" w:date="2024-12-17T13:49:00Z" w16du:dateUtc="2024-12-17T02:49:00Z"/>
                    <w:rFonts w:asciiTheme="minorHAnsi" w:hAnsiTheme="minorHAnsi"/>
                    <w:b/>
                    <w:bCs/>
                    <w:sz w:val="20"/>
                    <w:szCs w:val="20"/>
                    <w:highlight w:val="cyan"/>
                  </w:rPr>
                </w:rPrChange>
              </w:rPr>
            </w:pPr>
            <w:ins w:id="4423" w:author="sam sehgal" w:date="2024-10-14T16:37:00Z" w16du:dateUtc="2024-10-14T05:37:00Z">
              <w:del w:id="4424" w:author="Sam Sehgal (EXT Idiom)" w:date="2024-12-17T13:49:00Z" w16du:dateUtc="2024-12-17T02:49:00Z">
                <w:r w:rsidRPr="00450135" w:rsidDel="006624A1">
                  <w:rPr>
                    <w:rFonts w:asciiTheme="minorHAnsi" w:hAnsiTheme="minorHAnsi"/>
                    <w:b/>
                    <w:bCs/>
                    <w:sz w:val="20"/>
                    <w:szCs w:val="20"/>
                    <w:highlight w:val="yellow"/>
                    <w:rPrChange w:id="4425" w:author="sam sehgal" w:date="2024-12-19T09:57:00Z" w16du:dateUtc="2024-12-18T22:57:00Z">
                      <w:rPr>
                        <w:rFonts w:asciiTheme="minorHAnsi" w:hAnsiTheme="minorHAnsi"/>
                        <w:b/>
                        <w:bCs/>
                        <w:sz w:val="20"/>
                        <w:szCs w:val="20"/>
                        <w:highlight w:val="cyan"/>
                      </w:rPr>
                    </w:rPrChange>
                  </w:rPr>
                  <w:delText xml:space="preserve">IF </w:delText>
                </w:r>
                <w:r w:rsidRPr="00450135" w:rsidDel="006624A1">
                  <w:rPr>
                    <w:rFonts w:asciiTheme="minorHAnsi" w:hAnsiTheme="minorHAnsi"/>
                    <w:sz w:val="20"/>
                    <w:szCs w:val="20"/>
                    <w:highlight w:val="yellow"/>
                    <w:rPrChange w:id="4426" w:author="sam sehgal" w:date="2024-12-19T09:57:00Z" w16du:dateUtc="2024-12-18T22:57:00Z">
                      <w:rPr>
                        <w:rFonts w:asciiTheme="minorHAnsi" w:hAnsiTheme="minorHAnsi"/>
                        <w:sz w:val="20"/>
                        <w:szCs w:val="20"/>
                        <w:highlight w:val="cyan"/>
                      </w:rPr>
                    </w:rPrChange>
                  </w:rPr>
                  <w:delText>&lt;ProductCode&gt;  = “</w:delText>
                </w:r>
              </w:del>
            </w:ins>
            <w:ins w:id="4427" w:author="sam sehgal" w:date="2024-10-14T16:38:00Z" w16du:dateUtc="2024-10-14T05:38:00Z">
              <w:del w:id="4428" w:author="Sam Sehgal (EXT Idiom)" w:date="2024-12-17T13:49:00Z" w16du:dateUtc="2024-12-17T02:49:00Z">
                <w:r w:rsidRPr="00450135" w:rsidDel="006624A1">
                  <w:rPr>
                    <w:rFonts w:asciiTheme="minorHAnsi" w:hAnsiTheme="minorHAnsi"/>
                    <w:sz w:val="20"/>
                    <w:szCs w:val="20"/>
                    <w:highlight w:val="yellow"/>
                    <w:rPrChange w:id="4429" w:author="sam sehgal" w:date="2024-12-19T09:57:00Z" w16du:dateUtc="2024-12-18T22:57:00Z">
                      <w:rPr>
                        <w:rFonts w:asciiTheme="minorHAnsi" w:hAnsiTheme="minorHAnsi"/>
                        <w:sz w:val="20"/>
                        <w:szCs w:val="20"/>
                        <w:highlight w:val="cyan"/>
                      </w:rPr>
                    </w:rPrChange>
                  </w:rPr>
                  <w:delText>Landlord</w:delText>
                </w:r>
              </w:del>
            </w:ins>
            <w:ins w:id="4430" w:author="sam sehgal" w:date="2024-10-14T16:37:00Z" w16du:dateUtc="2024-10-14T05:37:00Z">
              <w:del w:id="4431" w:author="Sam Sehgal (EXT Idiom)" w:date="2024-12-17T13:49:00Z" w16du:dateUtc="2024-12-17T02:49:00Z">
                <w:r w:rsidRPr="00450135" w:rsidDel="006624A1">
                  <w:rPr>
                    <w:rFonts w:asciiTheme="minorHAnsi" w:hAnsiTheme="minorHAnsi"/>
                    <w:sz w:val="20"/>
                    <w:szCs w:val="20"/>
                    <w:highlight w:val="yellow"/>
                    <w:rPrChange w:id="4432" w:author="sam sehgal" w:date="2024-12-19T09:57:00Z" w16du:dateUtc="2024-12-18T22:57:00Z">
                      <w:rPr>
                        <w:rFonts w:asciiTheme="minorHAnsi" w:hAnsiTheme="minorHAnsi"/>
                        <w:sz w:val="20"/>
                        <w:szCs w:val="20"/>
                        <w:highlight w:val="cyan"/>
                      </w:rPr>
                    </w:rPrChange>
                  </w:rPr>
                  <w:delText>”</w:delText>
                </w:r>
              </w:del>
            </w:ins>
          </w:p>
          <w:p w14:paraId="4AFF8C1A" w14:textId="73E715DC" w:rsidR="00C60E6A" w:rsidRPr="00450135" w:rsidDel="006624A1" w:rsidRDefault="00C60E6A" w:rsidP="00C60E6A">
            <w:pPr>
              <w:tabs>
                <w:tab w:val="left" w:pos="774"/>
              </w:tabs>
              <w:contextualSpacing/>
              <w:rPr>
                <w:ins w:id="4433" w:author="sam sehgal" w:date="2024-10-14T16:37:00Z" w16du:dateUtc="2024-10-14T05:37:00Z"/>
                <w:del w:id="4434" w:author="Sam Sehgal (EXT Idiom)" w:date="2024-12-17T13:49:00Z" w16du:dateUtc="2024-12-17T02:49:00Z"/>
                <w:rFonts w:asciiTheme="minorHAnsi" w:hAnsiTheme="minorHAnsi"/>
                <w:b/>
                <w:bCs/>
                <w:sz w:val="20"/>
                <w:szCs w:val="20"/>
                <w:highlight w:val="yellow"/>
                <w:rPrChange w:id="4435" w:author="sam sehgal" w:date="2024-12-19T09:57:00Z" w16du:dateUtc="2024-12-18T22:57:00Z">
                  <w:rPr>
                    <w:ins w:id="4436" w:author="sam sehgal" w:date="2024-10-14T16:37:00Z" w16du:dateUtc="2024-10-14T05:37:00Z"/>
                    <w:del w:id="4437" w:author="Sam Sehgal (EXT Idiom)" w:date="2024-12-17T13:49:00Z" w16du:dateUtc="2024-12-17T02:49:00Z"/>
                    <w:rFonts w:asciiTheme="minorHAnsi" w:hAnsiTheme="minorHAnsi"/>
                    <w:b/>
                    <w:bCs/>
                    <w:sz w:val="20"/>
                    <w:szCs w:val="20"/>
                    <w:highlight w:val="cyan"/>
                  </w:rPr>
                </w:rPrChange>
              </w:rPr>
            </w:pPr>
            <w:ins w:id="4438" w:author="sam sehgal" w:date="2024-10-14T16:37:00Z" w16du:dateUtc="2024-10-14T05:37:00Z">
              <w:del w:id="4439" w:author="Sam Sehgal (EXT Idiom)" w:date="2024-12-17T13:49:00Z" w16du:dateUtc="2024-12-17T02:49:00Z">
                <w:r w:rsidRPr="00450135" w:rsidDel="006624A1">
                  <w:rPr>
                    <w:rFonts w:asciiTheme="minorHAnsi" w:hAnsiTheme="minorHAnsi"/>
                    <w:b/>
                    <w:bCs/>
                    <w:sz w:val="20"/>
                    <w:szCs w:val="20"/>
                    <w:highlight w:val="yellow"/>
                    <w:rPrChange w:id="4440" w:author="sam sehgal" w:date="2024-12-19T09:57:00Z" w16du:dateUtc="2024-12-18T22:57:00Z">
                      <w:rPr>
                        <w:rFonts w:asciiTheme="minorHAnsi" w:hAnsiTheme="minorHAnsi"/>
                        <w:b/>
                        <w:bCs/>
                        <w:sz w:val="20"/>
                        <w:szCs w:val="20"/>
                        <w:highlight w:val="cyan"/>
                      </w:rPr>
                    </w:rPrChange>
                  </w:rPr>
                  <w:delText>AND</w:delText>
                </w:r>
              </w:del>
            </w:ins>
          </w:p>
          <w:p w14:paraId="48AE98F6" w14:textId="113ACCC2" w:rsidR="00C60E6A" w:rsidRPr="00450135" w:rsidDel="006624A1" w:rsidRDefault="00C60E6A" w:rsidP="00C60E6A">
            <w:pPr>
              <w:tabs>
                <w:tab w:val="left" w:pos="1800"/>
              </w:tabs>
              <w:rPr>
                <w:ins w:id="4441" w:author="sam sehgal" w:date="2024-10-14T16:37:00Z" w16du:dateUtc="2024-10-14T05:37:00Z"/>
                <w:del w:id="4442" w:author="Sam Sehgal (EXT Idiom)" w:date="2024-12-17T13:49:00Z" w16du:dateUtc="2024-12-17T02:49:00Z"/>
                <w:rFonts w:ascii="Calibri" w:hAnsi="Calibri" w:cs="Calibri"/>
                <w:color w:val="000000" w:themeColor="text1"/>
                <w:sz w:val="20"/>
                <w:szCs w:val="20"/>
                <w:highlight w:val="yellow"/>
                <w:rPrChange w:id="4443" w:author="sam sehgal" w:date="2024-12-19T09:57:00Z" w16du:dateUtc="2024-12-18T22:57:00Z">
                  <w:rPr>
                    <w:ins w:id="4444" w:author="sam sehgal" w:date="2024-10-14T16:37:00Z" w16du:dateUtc="2024-10-14T05:37:00Z"/>
                    <w:del w:id="4445" w:author="Sam Sehgal (EXT Idiom)" w:date="2024-12-17T13:49:00Z" w16du:dateUtc="2024-12-17T02:49:00Z"/>
                    <w:rFonts w:ascii="Calibri" w:hAnsi="Calibri" w:cs="Calibri"/>
                    <w:color w:val="000000" w:themeColor="text1"/>
                    <w:sz w:val="20"/>
                    <w:szCs w:val="20"/>
                    <w:highlight w:val="cyan"/>
                  </w:rPr>
                </w:rPrChange>
              </w:rPr>
            </w:pPr>
            <w:ins w:id="4446" w:author="sam sehgal" w:date="2024-10-14T16:37:00Z" w16du:dateUtc="2024-10-14T05:37:00Z">
              <w:del w:id="4447" w:author="Sam Sehgal (EXT Idiom)" w:date="2024-12-17T13:49:00Z" w16du:dateUtc="2024-12-17T02:49:00Z">
                <w:r w:rsidRPr="00450135" w:rsidDel="006624A1">
                  <w:rPr>
                    <w:rFonts w:ascii="Calibri" w:hAnsi="Calibri" w:cs="Calibri"/>
                    <w:color w:val="000000" w:themeColor="text1"/>
                    <w:sz w:val="20"/>
                    <w:szCs w:val="20"/>
                    <w:highlight w:val="yellow"/>
                    <w:rPrChange w:id="4448" w:author="sam sehgal" w:date="2024-12-19T09:57:00Z" w16du:dateUtc="2024-12-18T22:57:00Z">
                      <w:rPr>
                        <w:rFonts w:ascii="Calibri" w:hAnsi="Calibri" w:cs="Calibri"/>
                        <w:color w:val="000000" w:themeColor="text1"/>
                        <w:sz w:val="20"/>
                        <w:szCs w:val="20"/>
                        <w:highlight w:val="cyan"/>
                      </w:rPr>
                    </w:rPrChange>
                  </w:rPr>
                  <w:delText>IF</w:delText>
                </w:r>
              </w:del>
            </w:ins>
          </w:p>
          <w:p w14:paraId="6D2EF533" w14:textId="3CCCD728" w:rsidR="00C60E6A" w:rsidRPr="00450135" w:rsidDel="006624A1" w:rsidRDefault="00C60E6A" w:rsidP="00C60E6A">
            <w:pPr>
              <w:tabs>
                <w:tab w:val="left" w:pos="1800"/>
              </w:tabs>
              <w:rPr>
                <w:ins w:id="4449" w:author="sam sehgal" w:date="2024-10-14T16:37:00Z" w16du:dateUtc="2024-10-14T05:37:00Z"/>
                <w:del w:id="4450" w:author="Sam Sehgal (EXT Idiom)" w:date="2024-12-17T13:49:00Z" w16du:dateUtc="2024-12-17T02:49:00Z"/>
                <w:rFonts w:ascii="Calibri" w:hAnsi="Calibri" w:cs="Calibri"/>
                <w:color w:val="000000" w:themeColor="text1"/>
                <w:sz w:val="20"/>
                <w:szCs w:val="20"/>
                <w:highlight w:val="yellow"/>
                <w:rPrChange w:id="4451" w:author="sam sehgal" w:date="2024-12-19T09:57:00Z" w16du:dateUtc="2024-12-18T22:57:00Z">
                  <w:rPr>
                    <w:ins w:id="4452" w:author="sam sehgal" w:date="2024-10-14T16:37:00Z" w16du:dateUtc="2024-10-14T05:37:00Z"/>
                    <w:del w:id="4453" w:author="Sam Sehgal (EXT Idiom)" w:date="2024-12-17T13:49:00Z" w16du:dateUtc="2024-12-17T02:49:00Z"/>
                    <w:rFonts w:ascii="Calibri" w:hAnsi="Calibri" w:cs="Calibri"/>
                    <w:color w:val="000000" w:themeColor="text1"/>
                    <w:sz w:val="20"/>
                    <w:szCs w:val="20"/>
                    <w:highlight w:val="cyan"/>
                  </w:rPr>
                </w:rPrChange>
              </w:rPr>
            </w:pPr>
            <w:ins w:id="4454" w:author="sam sehgal" w:date="2024-10-14T16:37:00Z" w16du:dateUtc="2024-10-14T05:37:00Z">
              <w:del w:id="4455" w:author="Sam Sehgal (EXT Idiom)" w:date="2024-12-17T13:49:00Z" w16du:dateUtc="2024-12-17T02:49:00Z">
                <w:r w:rsidRPr="00450135" w:rsidDel="006624A1">
                  <w:rPr>
                    <w:rFonts w:ascii="Calibri" w:hAnsi="Calibri" w:cs="Calibri"/>
                    <w:color w:val="000000" w:themeColor="text1"/>
                    <w:sz w:val="20"/>
                    <w:szCs w:val="20"/>
                    <w:highlight w:val="yellow"/>
                    <w:rPrChange w:id="4456" w:author="sam sehgal" w:date="2024-12-19T09:57:00Z" w16du:dateUtc="2024-12-18T22:57:00Z">
                      <w:rPr>
                        <w:rFonts w:ascii="Calibri" w:hAnsi="Calibri" w:cs="Calibri"/>
                        <w:color w:val="000000" w:themeColor="text1"/>
                        <w:sz w:val="20"/>
                        <w:szCs w:val="20"/>
                        <w:highlight w:val="cyan"/>
                      </w:rPr>
                    </w:rPrChange>
                  </w:rPr>
                  <w:delText>&lt;</w:delText>
                </w:r>
              </w:del>
              <w:del w:id="4457" w:author="Sam Sehgal (EXT Idiom)" w:date="2024-10-23T14:06:00Z" w16du:dateUtc="2024-10-23T03:06:00Z">
                <w:r w:rsidRPr="00450135" w:rsidDel="00191544">
                  <w:rPr>
                    <w:rFonts w:ascii="Calibri" w:hAnsi="Calibri" w:cs="Calibri"/>
                    <w:color w:val="000000" w:themeColor="text1"/>
                    <w:sz w:val="20"/>
                    <w:szCs w:val="20"/>
                    <w:highlight w:val="yellow"/>
                    <w:rPrChange w:id="4458" w:author="sam sehgal" w:date="2024-12-19T09:57:00Z" w16du:dateUtc="2024-12-18T22:57:00Z">
                      <w:rPr>
                        <w:rFonts w:ascii="Calibri" w:hAnsi="Calibri" w:cs="Calibri"/>
                        <w:color w:val="000000" w:themeColor="text1"/>
                        <w:sz w:val="20"/>
                        <w:szCs w:val="20"/>
                        <w:highlight w:val="cyan"/>
                      </w:rPr>
                    </w:rPrChange>
                  </w:rPr>
                  <w:delText>HasFraudDishonestyCode</w:delText>
                </w:r>
              </w:del>
              <w:del w:id="4459" w:author="Sam Sehgal (EXT Idiom)" w:date="2024-12-17T13:49:00Z" w16du:dateUtc="2024-12-17T02:49:00Z">
                <w:r w:rsidRPr="00450135" w:rsidDel="006624A1">
                  <w:rPr>
                    <w:rFonts w:ascii="Calibri" w:hAnsi="Calibri" w:cs="Calibri"/>
                    <w:color w:val="000000" w:themeColor="text1"/>
                    <w:sz w:val="20"/>
                    <w:szCs w:val="20"/>
                    <w:highlight w:val="yellow"/>
                    <w:rPrChange w:id="4460" w:author="sam sehgal" w:date="2024-12-19T09:57:00Z" w16du:dateUtc="2024-12-18T22:57:00Z">
                      <w:rPr>
                        <w:rFonts w:ascii="Calibri" w:hAnsi="Calibri" w:cs="Calibri"/>
                        <w:color w:val="000000" w:themeColor="text1"/>
                        <w:sz w:val="20"/>
                        <w:szCs w:val="20"/>
                        <w:highlight w:val="cyan"/>
                      </w:rPr>
                    </w:rPrChange>
                  </w:rPr>
                  <w:delText>&gt; = “1|ClaimDeniedTrue”</w:delText>
                </w:r>
              </w:del>
            </w:ins>
          </w:p>
          <w:p w14:paraId="3D818B95" w14:textId="5266B793" w:rsidR="00C60E6A" w:rsidRPr="00450135" w:rsidDel="006624A1" w:rsidRDefault="00C60E6A" w:rsidP="00C60E6A">
            <w:pPr>
              <w:tabs>
                <w:tab w:val="left" w:pos="1800"/>
              </w:tabs>
              <w:rPr>
                <w:ins w:id="4461" w:author="sam sehgal" w:date="2024-10-14T16:37:00Z" w16du:dateUtc="2024-10-14T05:37:00Z"/>
                <w:del w:id="4462" w:author="Sam Sehgal (EXT Idiom)" w:date="2024-12-17T13:49:00Z" w16du:dateUtc="2024-12-17T02:49:00Z"/>
                <w:rFonts w:ascii="Calibri" w:hAnsi="Calibri" w:cs="Calibri"/>
                <w:color w:val="000000" w:themeColor="text1"/>
                <w:sz w:val="20"/>
                <w:szCs w:val="20"/>
                <w:highlight w:val="yellow"/>
                <w:rPrChange w:id="4463" w:author="sam sehgal" w:date="2024-12-19T09:57:00Z" w16du:dateUtc="2024-12-18T22:57:00Z">
                  <w:rPr>
                    <w:ins w:id="4464" w:author="sam sehgal" w:date="2024-10-14T16:37:00Z" w16du:dateUtc="2024-10-14T05:37:00Z"/>
                    <w:del w:id="4465" w:author="Sam Sehgal (EXT Idiom)" w:date="2024-12-17T13:49:00Z" w16du:dateUtc="2024-12-17T02:49:00Z"/>
                    <w:rFonts w:ascii="Calibri" w:hAnsi="Calibri" w:cs="Calibri"/>
                    <w:color w:val="000000" w:themeColor="text1"/>
                    <w:sz w:val="20"/>
                    <w:szCs w:val="20"/>
                    <w:highlight w:val="cyan"/>
                  </w:rPr>
                </w:rPrChange>
              </w:rPr>
            </w:pPr>
            <w:ins w:id="4466" w:author="sam sehgal" w:date="2024-10-14T16:37:00Z" w16du:dateUtc="2024-10-14T05:37:00Z">
              <w:del w:id="4467" w:author="Sam Sehgal (EXT Idiom)" w:date="2024-12-17T13:49:00Z" w16du:dateUtc="2024-12-17T02:49:00Z">
                <w:r w:rsidRPr="00450135" w:rsidDel="006624A1">
                  <w:rPr>
                    <w:rFonts w:ascii="Calibri" w:hAnsi="Calibri" w:cs="Calibri"/>
                    <w:b/>
                    <w:bCs/>
                    <w:color w:val="000000" w:themeColor="text1"/>
                    <w:sz w:val="20"/>
                    <w:szCs w:val="20"/>
                    <w:highlight w:val="yellow"/>
                    <w:rPrChange w:id="4468" w:author="sam sehgal" w:date="2024-12-19T09:57:00Z" w16du:dateUtc="2024-12-18T22:57:00Z">
                      <w:rPr>
                        <w:rFonts w:ascii="Calibri" w:hAnsi="Calibri" w:cs="Calibri"/>
                        <w:b/>
                        <w:bCs/>
                        <w:color w:val="000000" w:themeColor="text1"/>
                        <w:sz w:val="20"/>
                        <w:szCs w:val="20"/>
                        <w:highlight w:val="cyan"/>
                      </w:rPr>
                    </w:rPrChange>
                  </w:rPr>
                  <w:delText>THEN</w:delText>
                </w:r>
                <w:r w:rsidRPr="00450135" w:rsidDel="006624A1">
                  <w:rPr>
                    <w:rFonts w:ascii="Calibri" w:hAnsi="Calibri" w:cs="Calibri"/>
                    <w:color w:val="000000" w:themeColor="text1"/>
                    <w:sz w:val="20"/>
                    <w:szCs w:val="20"/>
                    <w:highlight w:val="yellow"/>
                    <w:rPrChange w:id="4469" w:author="sam sehgal" w:date="2024-12-19T09:57:00Z" w16du:dateUtc="2024-12-18T22:57:00Z">
                      <w:rPr>
                        <w:rFonts w:ascii="Calibri" w:hAnsi="Calibri" w:cs="Calibri"/>
                        <w:color w:val="000000" w:themeColor="text1"/>
                        <w:sz w:val="20"/>
                        <w:szCs w:val="20"/>
                        <w:highlight w:val="cyan"/>
                      </w:rPr>
                    </w:rPrChange>
                  </w:rPr>
                  <w:delText xml:space="preserve"> display</w:delText>
                </w:r>
              </w:del>
            </w:ins>
          </w:p>
          <w:p w14:paraId="2DD495E4" w14:textId="38A5BD21" w:rsidR="00C60E6A" w:rsidRPr="00450135" w:rsidDel="006624A1" w:rsidRDefault="00C60E6A" w:rsidP="00C60E6A">
            <w:pPr>
              <w:tabs>
                <w:tab w:val="left" w:pos="1800"/>
              </w:tabs>
              <w:rPr>
                <w:ins w:id="4470" w:author="sam sehgal" w:date="2024-10-14T16:37:00Z" w16du:dateUtc="2024-10-14T05:37:00Z"/>
                <w:del w:id="4471" w:author="Sam Sehgal (EXT Idiom)" w:date="2024-12-17T13:49:00Z" w16du:dateUtc="2024-12-17T02:49:00Z"/>
                <w:rFonts w:ascii="Calibri" w:hAnsi="Calibri" w:cs="Calibri"/>
                <w:b/>
                <w:bCs/>
                <w:color w:val="000000" w:themeColor="text1"/>
                <w:sz w:val="20"/>
                <w:szCs w:val="20"/>
                <w:highlight w:val="yellow"/>
                <w:rPrChange w:id="4472" w:author="sam sehgal" w:date="2024-12-19T09:57:00Z" w16du:dateUtc="2024-12-18T22:57:00Z">
                  <w:rPr>
                    <w:ins w:id="4473" w:author="sam sehgal" w:date="2024-10-14T16:37:00Z" w16du:dateUtc="2024-10-14T05:37:00Z"/>
                    <w:del w:id="4474" w:author="Sam Sehgal (EXT Idiom)" w:date="2024-12-17T13:49:00Z" w16du:dateUtc="2024-12-17T02:49:00Z"/>
                    <w:rFonts w:ascii="Calibri" w:hAnsi="Calibri" w:cs="Calibri"/>
                    <w:b/>
                    <w:bCs/>
                    <w:color w:val="000000" w:themeColor="text1"/>
                    <w:sz w:val="20"/>
                    <w:szCs w:val="20"/>
                    <w:highlight w:val="cyan"/>
                  </w:rPr>
                </w:rPrChange>
              </w:rPr>
            </w:pPr>
            <w:ins w:id="4475" w:author="sam sehgal" w:date="2024-10-14T16:37:00Z" w16du:dateUtc="2024-10-14T05:37:00Z">
              <w:del w:id="4476" w:author="Sam Sehgal (EXT Idiom)" w:date="2024-12-17T13:49:00Z" w16du:dateUtc="2024-12-17T02:49:00Z">
                <w:r w:rsidRPr="00450135" w:rsidDel="006624A1">
                  <w:rPr>
                    <w:rFonts w:ascii="Calibri" w:hAnsi="Calibri" w:cs="Calibri"/>
                    <w:b/>
                    <w:bCs/>
                    <w:color w:val="000000" w:themeColor="text1"/>
                    <w:sz w:val="20"/>
                    <w:szCs w:val="20"/>
                    <w:highlight w:val="yellow"/>
                    <w:rPrChange w:id="4477" w:author="sam sehgal" w:date="2024-12-19T09:57:00Z" w16du:dateUtc="2024-12-18T22:57:00Z">
                      <w:rPr>
                        <w:rFonts w:ascii="Calibri" w:hAnsi="Calibri" w:cs="Calibri"/>
                        <w:b/>
                        <w:bCs/>
                        <w:color w:val="000000" w:themeColor="text1"/>
                        <w:sz w:val="20"/>
                        <w:szCs w:val="20"/>
                        <w:highlight w:val="cyan"/>
                      </w:rPr>
                    </w:rPrChange>
                  </w:rPr>
                  <w:delText>ELSE</w:delText>
                </w:r>
              </w:del>
            </w:ins>
          </w:p>
          <w:p w14:paraId="4F871F99" w14:textId="49557D25" w:rsidR="00C60E6A" w:rsidRPr="00450135" w:rsidDel="006624A1" w:rsidRDefault="00C60E6A" w:rsidP="00C60E6A">
            <w:pPr>
              <w:tabs>
                <w:tab w:val="left" w:pos="774"/>
              </w:tabs>
              <w:contextualSpacing/>
              <w:rPr>
                <w:ins w:id="4478" w:author="sam sehgal" w:date="2024-10-14T16:37:00Z" w16du:dateUtc="2024-10-14T05:37:00Z"/>
                <w:del w:id="4479" w:author="Sam Sehgal (EXT Idiom)" w:date="2024-12-17T13:49:00Z" w16du:dateUtc="2024-12-17T02:49:00Z"/>
                <w:rFonts w:asciiTheme="minorHAnsi" w:hAnsiTheme="minorHAnsi"/>
                <w:b/>
                <w:bCs/>
                <w:sz w:val="20"/>
                <w:szCs w:val="20"/>
                <w:highlight w:val="yellow"/>
                <w:rPrChange w:id="4480" w:author="sam sehgal" w:date="2024-12-19T09:57:00Z" w16du:dateUtc="2024-12-18T22:57:00Z">
                  <w:rPr>
                    <w:ins w:id="4481" w:author="sam sehgal" w:date="2024-10-14T16:37:00Z" w16du:dateUtc="2024-10-14T05:37:00Z"/>
                    <w:del w:id="4482" w:author="Sam Sehgal (EXT Idiom)" w:date="2024-12-17T13:49:00Z" w16du:dateUtc="2024-12-17T02:49:00Z"/>
                    <w:rFonts w:asciiTheme="minorHAnsi" w:hAnsiTheme="minorHAnsi"/>
                    <w:b/>
                    <w:bCs/>
                    <w:sz w:val="20"/>
                    <w:szCs w:val="20"/>
                    <w:highlight w:val="cyan"/>
                  </w:rPr>
                </w:rPrChange>
              </w:rPr>
            </w:pPr>
          </w:p>
          <w:p w14:paraId="0DD40D46" w14:textId="1FE1B531" w:rsidR="00C60E6A" w:rsidRPr="00450135" w:rsidDel="006624A1" w:rsidRDefault="00C60E6A" w:rsidP="00C60E6A">
            <w:pPr>
              <w:tabs>
                <w:tab w:val="left" w:pos="774"/>
              </w:tabs>
              <w:contextualSpacing/>
              <w:rPr>
                <w:ins w:id="4483" w:author="sam sehgal" w:date="2024-10-14T16:37:00Z" w16du:dateUtc="2024-10-14T05:37:00Z"/>
                <w:del w:id="4484" w:author="Sam Sehgal (EXT Idiom)" w:date="2024-12-17T13:49:00Z" w16du:dateUtc="2024-12-17T02:49:00Z"/>
                <w:rFonts w:asciiTheme="minorHAnsi" w:hAnsiTheme="minorHAnsi"/>
                <w:b/>
                <w:bCs/>
                <w:sz w:val="20"/>
                <w:szCs w:val="20"/>
                <w:highlight w:val="yellow"/>
                <w:u w:val="single"/>
                <w:rPrChange w:id="4485" w:author="sam sehgal" w:date="2024-12-19T09:57:00Z" w16du:dateUtc="2024-12-18T22:57:00Z">
                  <w:rPr>
                    <w:ins w:id="4486" w:author="sam sehgal" w:date="2024-10-14T16:37:00Z" w16du:dateUtc="2024-10-14T05:37:00Z"/>
                    <w:del w:id="4487" w:author="Sam Sehgal (EXT Idiom)" w:date="2024-12-17T13:49:00Z" w16du:dateUtc="2024-12-17T02:49:00Z"/>
                    <w:rFonts w:asciiTheme="minorHAnsi" w:hAnsiTheme="minorHAnsi"/>
                    <w:b/>
                    <w:bCs/>
                    <w:sz w:val="20"/>
                    <w:szCs w:val="20"/>
                    <w:highlight w:val="cyan"/>
                    <w:u w:val="single"/>
                  </w:rPr>
                </w:rPrChange>
              </w:rPr>
            </w:pPr>
            <w:ins w:id="4488" w:author="sam sehgal" w:date="2024-10-14T16:37:00Z" w16du:dateUtc="2024-10-14T05:37:00Z">
              <w:del w:id="4489" w:author="Sam Sehgal (EXT Idiom)" w:date="2024-12-17T13:49:00Z" w16du:dateUtc="2024-12-17T02:49:00Z">
                <w:r w:rsidRPr="00450135" w:rsidDel="006624A1">
                  <w:rPr>
                    <w:rFonts w:asciiTheme="minorHAnsi" w:hAnsiTheme="minorHAnsi"/>
                    <w:b/>
                    <w:bCs/>
                    <w:sz w:val="20"/>
                    <w:szCs w:val="20"/>
                    <w:highlight w:val="yellow"/>
                    <w:u w:val="single"/>
                    <w:rPrChange w:id="4490" w:author="sam sehgal" w:date="2024-12-19T09:57:00Z" w16du:dateUtc="2024-12-18T22:57:00Z">
                      <w:rPr>
                        <w:rFonts w:asciiTheme="minorHAnsi" w:hAnsiTheme="minorHAnsi"/>
                        <w:b/>
                        <w:bCs/>
                        <w:sz w:val="20"/>
                        <w:szCs w:val="20"/>
                        <w:highlight w:val="cyan"/>
                        <w:u w:val="single"/>
                      </w:rPr>
                    </w:rPrChange>
                  </w:rPr>
                  <w:delText>Column 1 logic:</w:delText>
                </w:r>
              </w:del>
            </w:ins>
          </w:p>
          <w:p w14:paraId="1B0DDDFF" w14:textId="30F0EA40" w:rsidR="00C60E6A" w:rsidRPr="00450135" w:rsidDel="006624A1" w:rsidRDefault="00C60E6A" w:rsidP="00C60E6A">
            <w:pPr>
              <w:tabs>
                <w:tab w:val="left" w:pos="774"/>
              </w:tabs>
              <w:contextualSpacing/>
              <w:rPr>
                <w:ins w:id="4491" w:author="sam sehgal" w:date="2024-10-14T16:37:00Z" w16du:dateUtc="2024-10-14T05:37:00Z"/>
                <w:del w:id="4492" w:author="Sam Sehgal (EXT Idiom)" w:date="2024-12-17T13:49:00Z" w16du:dateUtc="2024-12-17T02:49:00Z"/>
                <w:rFonts w:asciiTheme="minorHAnsi" w:hAnsiTheme="minorHAnsi"/>
                <w:b/>
                <w:bCs/>
                <w:sz w:val="20"/>
                <w:szCs w:val="20"/>
                <w:highlight w:val="yellow"/>
                <w:rPrChange w:id="4493" w:author="sam sehgal" w:date="2024-12-19T09:57:00Z" w16du:dateUtc="2024-12-18T22:57:00Z">
                  <w:rPr>
                    <w:ins w:id="4494" w:author="sam sehgal" w:date="2024-10-14T16:37:00Z" w16du:dateUtc="2024-10-14T05:37:00Z"/>
                    <w:del w:id="4495" w:author="Sam Sehgal (EXT Idiom)" w:date="2024-12-17T13:49:00Z" w16du:dateUtc="2024-12-17T02:49:00Z"/>
                    <w:rFonts w:asciiTheme="minorHAnsi" w:hAnsiTheme="minorHAnsi"/>
                    <w:b/>
                    <w:bCs/>
                    <w:sz w:val="20"/>
                    <w:szCs w:val="20"/>
                    <w:highlight w:val="cyan"/>
                  </w:rPr>
                </w:rPrChange>
              </w:rPr>
            </w:pPr>
          </w:p>
          <w:p w14:paraId="7E0A2F83" w14:textId="23B3CFE3" w:rsidR="00C60E6A" w:rsidRPr="00450135" w:rsidDel="006624A1" w:rsidRDefault="00C60E6A" w:rsidP="00C60E6A">
            <w:pPr>
              <w:tabs>
                <w:tab w:val="left" w:pos="774"/>
              </w:tabs>
              <w:contextualSpacing/>
              <w:rPr>
                <w:ins w:id="4496" w:author="sam sehgal" w:date="2024-10-14T16:37:00Z" w16du:dateUtc="2024-10-14T05:37:00Z"/>
                <w:del w:id="4497" w:author="Sam Sehgal (EXT Idiom)" w:date="2024-12-17T13:49:00Z" w16du:dateUtc="2024-12-17T02:49:00Z"/>
                <w:rFonts w:asciiTheme="minorHAnsi" w:hAnsiTheme="minorHAnsi"/>
                <w:b/>
                <w:bCs/>
                <w:sz w:val="20"/>
                <w:szCs w:val="20"/>
                <w:highlight w:val="yellow"/>
                <w:rPrChange w:id="4498" w:author="sam sehgal" w:date="2024-12-19T09:57:00Z" w16du:dateUtc="2024-12-18T22:57:00Z">
                  <w:rPr>
                    <w:ins w:id="4499" w:author="sam sehgal" w:date="2024-10-14T16:37:00Z" w16du:dateUtc="2024-10-14T05:37:00Z"/>
                    <w:del w:id="4500" w:author="Sam Sehgal (EXT Idiom)" w:date="2024-12-17T13:49:00Z" w16du:dateUtc="2024-12-17T02:49:00Z"/>
                    <w:rFonts w:asciiTheme="minorHAnsi" w:hAnsiTheme="minorHAnsi"/>
                    <w:b/>
                    <w:bCs/>
                    <w:sz w:val="20"/>
                    <w:szCs w:val="20"/>
                    <w:highlight w:val="cyan"/>
                  </w:rPr>
                </w:rPrChange>
              </w:rPr>
            </w:pPr>
            <w:ins w:id="4501" w:author="sam sehgal" w:date="2024-10-14T16:37:00Z" w16du:dateUtc="2024-10-14T05:37:00Z">
              <w:del w:id="4502" w:author="Sam Sehgal (EXT Idiom)" w:date="2024-12-17T13:49:00Z" w16du:dateUtc="2024-12-17T02:49:00Z">
                <w:r w:rsidRPr="00450135" w:rsidDel="006624A1">
                  <w:rPr>
                    <w:rFonts w:asciiTheme="minorHAnsi" w:hAnsiTheme="minorHAnsi"/>
                    <w:b/>
                    <w:bCs/>
                    <w:sz w:val="20"/>
                    <w:szCs w:val="20"/>
                    <w:highlight w:val="yellow"/>
                    <w:rPrChange w:id="4503" w:author="sam sehgal" w:date="2024-12-19T09:57:00Z" w16du:dateUtc="2024-12-18T22:57:00Z">
                      <w:rPr>
                        <w:rFonts w:asciiTheme="minorHAnsi" w:hAnsiTheme="minorHAnsi"/>
                        <w:b/>
                        <w:bCs/>
                        <w:sz w:val="20"/>
                        <w:szCs w:val="20"/>
                        <w:highlight w:val="cyan"/>
                      </w:rPr>
                    </w:rPrChange>
                  </w:rPr>
                  <w:delText xml:space="preserve">IF’ If &lt;IsMigration&gt; = ‘1’ then DISPLAY </w:delText>
                </w:r>
              </w:del>
            </w:ins>
          </w:p>
          <w:p w14:paraId="67CDB76A" w14:textId="443B0218" w:rsidR="00C60E6A" w:rsidRPr="00450135" w:rsidDel="006624A1" w:rsidRDefault="00C60E6A" w:rsidP="00C60E6A">
            <w:pPr>
              <w:tabs>
                <w:tab w:val="left" w:pos="774"/>
              </w:tabs>
              <w:contextualSpacing/>
              <w:rPr>
                <w:ins w:id="4504" w:author="sam sehgal" w:date="2024-10-14T16:37:00Z" w16du:dateUtc="2024-10-14T05:37:00Z"/>
                <w:del w:id="4505" w:author="Sam Sehgal (EXT Idiom)" w:date="2024-12-17T13:49:00Z" w16du:dateUtc="2024-12-17T02:49:00Z"/>
                <w:rFonts w:asciiTheme="minorHAnsi" w:hAnsiTheme="minorHAnsi"/>
                <w:b/>
                <w:bCs/>
                <w:sz w:val="20"/>
                <w:szCs w:val="20"/>
                <w:highlight w:val="yellow"/>
                <w:rPrChange w:id="4506" w:author="sam sehgal" w:date="2024-12-19T09:57:00Z" w16du:dateUtc="2024-12-18T22:57:00Z">
                  <w:rPr>
                    <w:ins w:id="4507" w:author="sam sehgal" w:date="2024-10-14T16:37:00Z" w16du:dateUtc="2024-10-14T05:37:00Z"/>
                    <w:del w:id="4508" w:author="Sam Sehgal (EXT Idiom)" w:date="2024-12-17T13:49:00Z" w16du:dateUtc="2024-12-17T02:49:00Z"/>
                    <w:rFonts w:asciiTheme="minorHAnsi" w:hAnsiTheme="minorHAnsi"/>
                    <w:b/>
                    <w:bCs/>
                    <w:sz w:val="20"/>
                    <w:szCs w:val="20"/>
                    <w:highlight w:val="cyan"/>
                  </w:rPr>
                </w:rPrChange>
              </w:rPr>
            </w:pPr>
          </w:p>
          <w:p w14:paraId="5A023D0A" w14:textId="10AD3FB6" w:rsidR="00C60E6A" w:rsidRPr="00450135" w:rsidDel="006624A1" w:rsidRDefault="00C60E6A" w:rsidP="00C60E6A">
            <w:pPr>
              <w:tabs>
                <w:tab w:val="left" w:pos="774"/>
              </w:tabs>
              <w:contextualSpacing/>
              <w:rPr>
                <w:ins w:id="4509" w:author="sam sehgal" w:date="2024-10-14T16:37:00Z" w16du:dateUtc="2024-10-14T05:37:00Z"/>
                <w:del w:id="4510" w:author="Sam Sehgal (EXT Idiom)" w:date="2024-12-17T13:49:00Z" w16du:dateUtc="2024-12-17T02:49:00Z"/>
                <w:rFonts w:asciiTheme="minorHAnsi" w:hAnsiTheme="minorHAnsi"/>
                <w:b/>
                <w:bCs/>
                <w:sz w:val="20"/>
                <w:szCs w:val="20"/>
                <w:highlight w:val="yellow"/>
                <w:rPrChange w:id="4511" w:author="sam sehgal" w:date="2024-12-19T09:57:00Z" w16du:dateUtc="2024-12-18T22:57:00Z">
                  <w:rPr>
                    <w:ins w:id="4512" w:author="sam sehgal" w:date="2024-10-14T16:37:00Z" w16du:dateUtc="2024-10-14T05:37:00Z"/>
                    <w:del w:id="4513" w:author="Sam Sehgal (EXT Idiom)" w:date="2024-12-17T13:49:00Z" w16du:dateUtc="2024-12-17T02:49:00Z"/>
                    <w:rFonts w:asciiTheme="minorHAnsi" w:hAnsiTheme="minorHAnsi"/>
                    <w:b/>
                    <w:bCs/>
                    <w:sz w:val="20"/>
                    <w:szCs w:val="20"/>
                    <w:highlight w:val="cyan"/>
                  </w:rPr>
                </w:rPrChange>
              </w:rPr>
            </w:pPr>
            <w:ins w:id="4514" w:author="sam sehgal" w:date="2024-10-14T16:37:00Z" w16du:dateUtc="2024-10-14T05:37:00Z">
              <w:del w:id="4515" w:author="Sam Sehgal (EXT Idiom)" w:date="2024-12-17T13:49:00Z" w16du:dateUtc="2024-12-17T02:49:00Z">
                <w:r w:rsidRPr="00450135" w:rsidDel="006624A1">
                  <w:rPr>
                    <w:rFonts w:asciiTheme="minorHAnsi" w:hAnsiTheme="minorHAnsi"/>
                    <w:b/>
                    <w:bCs/>
                    <w:sz w:val="20"/>
                    <w:szCs w:val="20"/>
                    <w:highlight w:val="yellow"/>
                    <w:rPrChange w:id="4516" w:author="sam sehgal" w:date="2024-12-19T09:57:00Z" w16du:dateUtc="2024-12-18T22:57:00Z">
                      <w:rPr>
                        <w:rFonts w:asciiTheme="minorHAnsi" w:hAnsiTheme="minorHAnsi"/>
                        <w:b/>
                        <w:bCs/>
                        <w:sz w:val="20"/>
                        <w:szCs w:val="20"/>
                        <w:highlight w:val="cyan"/>
                      </w:rPr>
                    </w:rPrChange>
                  </w:rPr>
                  <w:delText>“</w:delText>
                </w:r>
                <w:r w:rsidRPr="00450135" w:rsidDel="006624A1">
                  <w:rPr>
                    <w:rFonts w:asciiTheme="minorHAnsi" w:hAnsiTheme="minorHAnsi"/>
                    <w:sz w:val="20"/>
                    <w:szCs w:val="20"/>
                    <w:highlight w:val="yellow"/>
                    <w:rPrChange w:id="4517" w:author="sam sehgal" w:date="2024-12-19T09:57:00Z" w16du:dateUtc="2024-12-18T22:57:00Z">
                      <w:rPr>
                        <w:rFonts w:asciiTheme="minorHAnsi" w:hAnsiTheme="minorHAnsi"/>
                        <w:sz w:val="20"/>
                        <w:szCs w:val="20"/>
                        <w:highlight w:val="cyan"/>
                      </w:rPr>
                    </w:rPrChange>
                  </w:rPr>
                  <w:delText>We understand that in your previous policy terms  policyholders, their partners (legal or de-facto):</w:delText>
                </w:r>
                <w:commentRangeStart w:id="4518"/>
                <w:r w:rsidRPr="00450135" w:rsidDel="006624A1">
                  <w:rPr>
                    <w:rFonts w:asciiTheme="minorHAnsi" w:hAnsiTheme="minorHAnsi"/>
                    <w:sz w:val="20"/>
                    <w:szCs w:val="20"/>
                    <w:highlight w:val="yellow"/>
                    <w:rPrChange w:id="4519" w:author="sam sehgal" w:date="2024-12-19T09:57:00Z" w16du:dateUtc="2024-12-18T22:57:00Z">
                      <w:rPr>
                        <w:rFonts w:asciiTheme="minorHAnsi" w:hAnsiTheme="minorHAnsi"/>
                        <w:sz w:val="20"/>
                        <w:szCs w:val="20"/>
                        <w:highlight w:val="cyan"/>
                      </w:rPr>
                    </w:rPrChange>
                  </w:rPr>
                  <w:delText>”</w:delText>
                </w:r>
                <w:commentRangeEnd w:id="4518"/>
                <w:r w:rsidRPr="00450135" w:rsidDel="006624A1">
                  <w:rPr>
                    <w:rStyle w:val="CommentReference"/>
                    <w:rFonts w:asciiTheme="minorHAnsi" w:hAnsiTheme="minorHAnsi" w:cstheme="minorBidi"/>
                    <w:b/>
                    <w:bCs/>
                    <w:sz w:val="20"/>
                    <w:szCs w:val="20"/>
                    <w:highlight w:val="yellow"/>
                    <w:rPrChange w:id="4520" w:author="sam sehgal" w:date="2024-12-19T09:57:00Z" w16du:dateUtc="2024-12-18T22:57:00Z">
                      <w:rPr>
                        <w:rStyle w:val="CommentReference"/>
                        <w:rFonts w:asciiTheme="minorHAnsi" w:hAnsiTheme="minorHAnsi" w:cstheme="minorBidi"/>
                        <w:b/>
                        <w:bCs/>
                        <w:sz w:val="20"/>
                        <w:szCs w:val="20"/>
                        <w:highlight w:val="cyan"/>
                      </w:rPr>
                    </w:rPrChange>
                  </w:rPr>
                  <w:commentReference w:id="4518"/>
                </w:r>
              </w:del>
            </w:ins>
          </w:p>
          <w:p w14:paraId="22EC992D" w14:textId="6171F5C4" w:rsidR="00C60E6A" w:rsidRPr="00450135" w:rsidDel="006624A1" w:rsidRDefault="00C60E6A" w:rsidP="00C60E6A">
            <w:pPr>
              <w:tabs>
                <w:tab w:val="left" w:pos="774"/>
              </w:tabs>
              <w:contextualSpacing/>
              <w:rPr>
                <w:ins w:id="4521" w:author="sam sehgal" w:date="2024-10-14T16:37:00Z" w16du:dateUtc="2024-10-14T05:37:00Z"/>
                <w:del w:id="4522" w:author="Sam Sehgal (EXT Idiom)" w:date="2024-12-17T13:49:00Z" w16du:dateUtc="2024-12-17T02:49:00Z"/>
                <w:rFonts w:asciiTheme="minorHAnsi" w:hAnsiTheme="minorHAnsi"/>
                <w:sz w:val="20"/>
                <w:szCs w:val="20"/>
                <w:highlight w:val="yellow"/>
                <w:rPrChange w:id="4523" w:author="sam sehgal" w:date="2024-12-19T09:57:00Z" w16du:dateUtc="2024-12-18T22:57:00Z">
                  <w:rPr>
                    <w:ins w:id="4524" w:author="sam sehgal" w:date="2024-10-14T16:37:00Z" w16du:dateUtc="2024-10-14T05:37:00Z"/>
                    <w:del w:id="4525" w:author="Sam Sehgal (EXT Idiom)" w:date="2024-12-17T13:49:00Z" w16du:dateUtc="2024-12-17T02:49:00Z"/>
                    <w:rFonts w:asciiTheme="minorHAnsi" w:hAnsiTheme="minorHAnsi"/>
                    <w:sz w:val="20"/>
                    <w:szCs w:val="20"/>
                    <w:highlight w:val="cyan"/>
                  </w:rPr>
                </w:rPrChange>
              </w:rPr>
            </w:pPr>
          </w:p>
          <w:p w14:paraId="6B2E051C" w14:textId="77777777" w:rsidR="00C60E6A" w:rsidRPr="00450135" w:rsidRDefault="00C60E6A" w:rsidP="00C60E6A">
            <w:pPr>
              <w:tabs>
                <w:tab w:val="left" w:pos="774"/>
              </w:tabs>
              <w:contextualSpacing/>
              <w:rPr>
                <w:ins w:id="4526" w:author="sam sehgal" w:date="2024-10-14T16:36:00Z" w16du:dateUtc="2024-10-14T05:36:00Z"/>
                <w:rFonts w:asciiTheme="minorHAnsi" w:hAnsiTheme="minorHAnsi"/>
                <w:b/>
                <w:bCs/>
                <w:sz w:val="20"/>
                <w:szCs w:val="20"/>
                <w:highlight w:val="yellow"/>
                <w:rPrChange w:id="4527" w:author="sam sehgal" w:date="2024-12-19T09:57:00Z" w16du:dateUtc="2024-12-18T22:57:00Z">
                  <w:rPr>
                    <w:ins w:id="4528" w:author="sam sehgal" w:date="2024-10-14T16:36:00Z" w16du:dateUtc="2024-10-14T05:36:00Z"/>
                    <w:rFonts w:asciiTheme="minorHAnsi" w:hAnsiTheme="minorHAnsi"/>
                    <w:b/>
                    <w:bCs/>
                    <w:sz w:val="20"/>
                    <w:szCs w:val="20"/>
                    <w:highlight w:val="cyan"/>
                  </w:rPr>
                </w:rPrChange>
              </w:rPr>
            </w:pPr>
          </w:p>
        </w:tc>
        <w:tc>
          <w:tcPr>
            <w:tcW w:w="1701" w:type="dxa"/>
          </w:tcPr>
          <w:p w14:paraId="1878A7C0" w14:textId="33D474DD" w:rsidR="00C60E6A" w:rsidRPr="00450135" w:rsidDel="006624A1" w:rsidRDefault="00C60E6A" w:rsidP="00C60E6A">
            <w:pPr>
              <w:spacing w:after="120"/>
              <w:rPr>
                <w:ins w:id="4529" w:author="sam sehgal" w:date="2024-10-14T16:37:00Z" w16du:dateUtc="2024-10-14T05:37:00Z"/>
                <w:del w:id="4530" w:author="Sam Sehgal (EXT Idiom)" w:date="2024-12-17T13:49:00Z" w16du:dateUtc="2024-12-17T02:49:00Z"/>
                <w:rFonts w:asciiTheme="minorHAnsi" w:hAnsiTheme="minorHAnsi" w:cstheme="minorHAnsi"/>
                <w:color w:val="000000"/>
                <w:sz w:val="20"/>
                <w:szCs w:val="20"/>
                <w:highlight w:val="yellow"/>
                <w:rPrChange w:id="4531" w:author="sam sehgal" w:date="2024-12-19T09:57:00Z" w16du:dateUtc="2024-12-18T22:57:00Z">
                  <w:rPr>
                    <w:ins w:id="4532" w:author="sam sehgal" w:date="2024-10-14T16:37:00Z" w16du:dateUtc="2024-10-14T05:37:00Z"/>
                    <w:del w:id="4533" w:author="Sam Sehgal (EXT Idiom)" w:date="2024-12-17T13:49:00Z" w16du:dateUtc="2024-12-17T02:49:00Z"/>
                    <w:rFonts w:asciiTheme="minorHAnsi" w:hAnsiTheme="minorHAnsi" w:cstheme="minorHAnsi"/>
                    <w:color w:val="000000"/>
                    <w:sz w:val="20"/>
                    <w:szCs w:val="20"/>
                  </w:rPr>
                </w:rPrChange>
              </w:rPr>
            </w:pPr>
            <w:ins w:id="4534" w:author="sam sehgal" w:date="2024-10-14T16:37:00Z" w16du:dateUtc="2024-10-14T05:37:00Z">
              <w:del w:id="4535" w:author="Sam Sehgal (EXT Idiom)" w:date="2024-12-17T13:49:00Z" w16du:dateUtc="2024-12-17T02:49:00Z">
                <w:r w:rsidRPr="00450135" w:rsidDel="006624A1">
                  <w:rPr>
                    <w:rFonts w:asciiTheme="minorHAnsi" w:hAnsiTheme="minorHAnsi" w:cstheme="minorHAnsi"/>
                    <w:color w:val="000000"/>
                    <w:sz w:val="20"/>
                    <w:szCs w:val="20"/>
                    <w:highlight w:val="yellow"/>
                    <w:rPrChange w:id="4536" w:author="sam sehgal" w:date="2024-12-19T09:57:00Z" w16du:dateUtc="2024-12-18T22:57:00Z">
                      <w:rPr>
                        <w:rFonts w:asciiTheme="minorHAnsi" w:hAnsiTheme="minorHAnsi" w:cstheme="minorHAnsi"/>
                        <w:color w:val="000000"/>
                        <w:sz w:val="20"/>
                        <w:szCs w:val="20"/>
                      </w:rPr>
                    </w:rPrChange>
                  </w:rPr>
                  <w:delText>Column 1 text:</w:delText>
                </w:r>
              </w:del>
            </w:ins>
          </w:p>
          <w:p w14:paraId="67C83D66" w14:textId="62530876" w:rsidR="00C60E6A" w:rsidRPr="00450135" w:rsidDel="006624A1" w:rsidRDefault="00C60E6A" w:rsidP="00C60E6A">
            <w:pPr>
              <w:spacing w:after="120"/>
              <w:rPr>
                <w:ins w:id="4537" w:author="sam sehgal" w:date="2024-10-14T16:37:00Z" w16du:dateUtc="2024-10-14T05:37:00Z"/>
                <w:del w:id="4538" w:author="Sam Sehgal (EXT Idiom)" w:date="2024-12-17T13:49:00Z" w16du:dateUtc="2024-12-17T02:49:00Z"/>
                <w:rFonts w:asciiTheme="minorHAnsi" w:hAnsiTheme="minorHAnsi" w:cstheme="minorHAnsi"/>
                <w:color w:val="000000"/>
                <w:sz w:val="20"/>
                <w:szCs w:val="20"/>
                <w:highlight w:val="yellow"/>
                <w:rPrChange w:id="4539" w:author="sam sehgal" w:date="2024-12-19T09:57:00Z" w16du:dateUtc="2024-12-18T22:57:00Z">
                  <w:rPr>
                    <w:ins w:id="4540" w:author="sam sehgal" w:date="2024-10-14T16:37:00Z" w16du:dateUtc="2024-10-14T05:37:00Z"/>
                    <w:del w:id="4541" w:author="Sam Sehgal (EXT Idiom)" w:date="2024-12-17T13:49:00Z" w16du:dateUtc="2024-12-17T02:49:00Z"/>
                    <w:rFonts w:asciiTheme="minorHAnsi" w:hAnsiTheme="minorHAnsi" w:cstheme="minorHAnsi"/>
                    <w:color w:val="000000"/>
                    <w:sz w:val="20"/>
                    <w:szCs w:val="20"/>
                  </w:rPr>
                </w:rPrChange>
              </w:rPr>
            </w:pPr>
            <w:ins w:id="4542" w:author="sam sehgal" w:date="2024-10-14T16:37:00Z" w16du:dateUtc="2024-10-14T05:37:00Z">
              <w:del w:id="4543" w:author="Sam Sehgal (EXT Idiom)" w:date="2024-12-17T13:49:00Z" w16du:dateUtc="2024-12-17T02:49:00Z">
                <w:r w:rsidRPr="00450135" w:rsidDel="006624A1">
                  <w:rPr>
                    <w:rFonts w:asciiTheme="minorHAnsi" w:hAnsiTheme="minorHAnsi" w:cstheme="minorHAnsi"/>
                    <w:color w:val="000000"/>
                    <w:sz w:val="20"/>
                    <w:szCs w:val="20"/>
                    <w:highlight w:val="yellow"/>
                    <w:rPrChange w:id="4544" w:author="sam sehgal" w:date="2024-12-19T09:57:00Z" w16du:dateUtc="2024-12-18T22:57:00Z">
                      <w:rPr>
                        <w:rFonts w:asciiTheme="minorHAnsi" w:hAnsiTheme="minorHAnsi" w:cstheme="minorHAnsi"/>
                        <w:color w:val="000000"/>
                        <w:sz w:val="20"/>
                        <w:szCs w:val="20"/>
                      </w:rPr>
                    </w:rPrChange>
                  </w:rPr>
                  <w:delText xml:space="preserve">Bodycopy_COI </w:delText>
                </w:r>
              </w:del>
            </w:ins>
          </w:p>
          <w:p w14:paraId="07E86B4B" w14:textId="7A96273A" w:rsidR="00C60E6A" w:rsidRPr="00450135" w:rsidDel="006624A1" w:rsidRDefault="00C60E6A" w:rsidP="00C60E6A">
            <w:pPr>
              <w:spacing w:after="120"/>
              <w:rPr>
                <w:ins w:id="4545" w:author="sam sehgal" w:date="2024-10-14T16:37:00Z" w16du:dateUtc="2024-10-14T05:37:00Z"/>
                <w:del w:id="4546" w:author="Sam Sehgal (EXT Idiom)" w:date="2024-12-17T13:49:00Z" w16du:dateUtc="2024-12-17T02:49:00Z"/>
                <w:rFonts w:asciiTheme="minorHAnsi" w:hAnsiTheme="minorHAnsi" w:cstheme="minorHAnsi"/>
                <w:color w:val="000000"/>
                <w:sz w:val="20"/>
                <w:szCs w:val="20"/>
                <w:highlight w:val="yellow"/>
                <w:rPrChange w:id="4547" w:author="sam sehgal" w:date="2024-12-19T09:57:00Z" w16du:dateUtc="2024-12-18T22:57:00Z">
                  <w:rPr>
                    <w:ins w:id="4548" w:author="sam sehgal" w:date="2024-10-14T16:37:00Z" w16du:dateUtc="2024-10-14T05:37:00Z"/>
                    <w:del w:id="4549" w:author="Sam Sehgal (EXT Idiom)" w:date="2024-12-17T13:49:00Z" w16du:dateUtc="2024-12-17T02:49:00Z"/>
                    <w:rFonts w:asciiTheme="minorHAnsi" w:hAnsiTheme="minorHAnsi" w:cstheme="minorHAnsi"/>
                    <w:color w:val="000000"/>
                    <w:sz w:val="20"/>
                    <w:szCs w:val="20"/>
                  </w:rPr>
                </w:rPrChange>
              </w:rPr>
            </w:pPr>
            <w:ins w:id="4550" w:author="sam sehgal" w:date="2024-10-14T16:37:00Z" w16du:dateUtc="2024-10-14T05:37:00Z">
              <w:del w:id="4551" w:author="Sam Sehgal (EXT Idiom)" w:date="2024-12-17T13:49:00Z" w16du:dateUtc="2024-12-17T02:49:00Z">
                <w:r w:rsidRPr="00450135" w:rsidDel="006624A1">
                  <w:rPr>
                    <w:rFonts w:asciiTheme="minorHAnsi" w:hAnsiTheme="minorHAnsi" w:cstheme="minorHAnsi"/>
                    <w:color w:val="000000"/>
                    <w:sz w:val="20"/>
                    <w:szCs w:val="20"/>
                    <w:highlight w:val="yellow"/>
                    <w:rPrChange w:id="4552" w:author="sam sehgal" w:date="2024-12-19T09:57:00Z" w16du:dateUtc="2024-12-18T22:57:00Z">
                      <w:rPr>
                        <w:rFonts w:asciiTheme="minorHAnsi" w:hAnsiTheme="minorHAnsi" w:cstheme="minorHAnsi"/>
                        <w:color w:val="000000"/>
                        <w:sz w:val="20"/>
                        <w:szCs w:val="20"/>
                      </w:rPr>
                    </w:rPrChange>
                  </w:rPr>
                  <w:delText>Column 2 text:</w:delText>
                </w:r>
              </w:del>
            </w:ins>
          </w:p>
          <w:p w14:paraId="5F86F955" w14:textId="6D6BCEC8" w:rsidR="00C60E6A" w:rsidRPr="00450135" w:rsidRDefault="00C60E6A" w:rsidP="00C60E6A">
            <w:pPr>
              <w:tabs>
                <w:tab w:val="left" w:pos="1800"/>
              </w:tabs>
              <w:rPr>
                <w:ins w:id="4553" w:author="sam sehgal" w:date="2024-10-14T16:36:00Z" w16du:dateUtc="2024-10-14T05:36:00Z"/>
                <w:rFonts w:asciiTheme="minorHAnsi" w:hAnsiTheme="minorHAnsi" w:cstheme="minorHAnsi"/>
                <w:bCs/>
                <w:sz w:val="20"/>
                <w:szCs w:val="20"/>
                <w:highlight w:val="yellow"/>
                <w:rPrChange w:id="4554" w:author="sam sehgal" w:date="2024-12-19T09:57:00Z" w16du:dateUtc="2024-12-18T22:57:00Z">
                  <w:rPr>
                    <w:ins w:id="4555" w:author="sam sehgal" w:date="2024-10-14T16:36:00Z" w16du:dateUtc="2024-10-14T05:36:00Z"/>
                    <w:rFonts w:asciiTheme="minorHAnsi" w:hAnsiTheme="minorHAnsi" w:cstheme="minorHAnsi"/>
                    <w:bCs/>
                    <w:sz w:val="20"/>
                    <w:szCs w:val="20"/>
                    <w:highlight w:val="cyan"/>
                  </w:rPr>
                </w:rPrChange>
              </w:rPr>
            </w:pPr>
            <w:ins w:id="4556" w:author="sam sehgal" w:date="2024-10-14T16:37:00Z" w16du:dateUtc="2024-10-14T05:37:00Z">
              <w:del w:id="4557" w:author="Sam Sehgal (EXT Idiom)" w:date="2024-12-17T13:49:00Z" w16du:dateUtc="2024-12-17T02:49:00Z">
                <w:r w:rsidRPr="00450135" w:rsidDel="006624A1">
                  <w:rPr>
                    <w:rFonts w:asciiTheme="minorHAnsi" w:hAnsiTheme="minorHAnsi" w:cstheme="minorHAnsi"/>
                    <w:color w:val="000000"/>
                    <w:sz w:val="20"/>
                    <w:szCs w:val="20"/>
                    <w:highlight w:val="yellow"/>
                    <w:rPrChange w:id="4558" w:author="sam sehgal" w:date="2024-12-19T09:57:00Z" w16du:dateUtc="2024-12-18T22:57:00Z">
                      <w:rPr>
                        <w:rFonts w:asciiTheme="minorHAnsi" w:hAnsiTheme="minorHAnsi" w:cstheme="minorHAnsi"/>
                        <w:color w:val="000000"/>
                        <w:sz w:val="20"/>
                        <w:szCs w:val="20"/>
                      </w:rPr>
                    </w:rPrChange>
                  </w:rPr>
                  <w:delText>Bullet_1_B_COI</w:delText>
                </w:r>
              </w:del>
            </w:ins>
          </w:p>
        </w:tc>
      </w:tr>
      <w:tr w:rsidR="00C60E6A" w:rsidRPr="00720F8E" w14:paraId="52029BAF" w14:textId="77777777" w:rsidTr="009E32DB">
        <w:trPr>
          <w:cantSplit/>
          <w:ins w:id="4559" w:author="sam sehgal" w:date="2024-10-14T16:36:00Z"/>
        </w:trPr>
        <w:tc>
          <w:tcPr>
            <w:tcW w:w="846" w:type="dxa"/>
          </w:tcPr>
          <w:p w14:paraId="0521A703" w14:textId="27CE0C10" w:rsidR="00C60E6A" w:rsidRPr="00FF1250" w:rsidRDefault="00C60E6A" w:rsidP="00C60E6A">
            <w:pPr>
              <w:tabs>
                <w:tab w:val="left" w:pos="1800"/>
              </w:tabs>
              <w:rPr>
                <w:ins w:id="4560" w:author="sam sehgal" w:date="2024-10-14T16:36:00Z" w16du:dateUtc="2024-10-14T05:36:00Z"/>
                <w:rFonts w:asciiTheme="minorHAnsi" w:hAnsiTheme="minorHAnsi" w:cstheme="minorHAnsi"/>
                <w:bCs/>
                <w:sz w:val="20"/>
                <w:rPrChange w:id="4561" w:author="Sam Sehgal (EXT Idiom)" w:date="2024-12-17T13:50:00Z" w16du:dateUtc="2024-12-17T02:50:00Z">
                  <w:rPr>
                    <w:ins w:id="4562" w:author="sam sehgal" w:date="2024-10-14T16:36:00Z" w16du:dateUtc="2024-10-14T05:36:00Z"/>
                    <w:rFonts w:asciiTheme="minorHAnsi" w:hAnsiTheme="minorHAnsi" w:cstheme="minorHAnsi"/>
                    <w:bCs/>
                    <w:sz w:val="20"/>
                    <w:highlight w:val="cyan"/>
                  </w:rPr>
                </w:rPrChange>
              </w:rPr>
            </w:pPr>
            <w:ins w:id="4563" w:author="sam sehgal" w:date="2024-10-14T16:38:00Z" w16du:dateUtc="2024-10-14T05:38:00Z">
              <w:r w:rsidRPr="00FF1250">
                <w:rPr>
                  <w:rFonts w:asciiTheme="minorHAnsi" w:hAnsiTheme="minorHAnsi" w:cstheme="minorHAnsi"/>
                  <w:bCs/>
                  <w:sz w:val="20"/>
                  <w:rPrChange w:id="4564" w:author="Sam Sehgal (EXT Idiom)" w:date="2024-12-17T13:50:00Z" w16du:dateUtc="2024-12-17T02:50:00Z">
                    <w:rPr>
                      <w:rFonts w:asciiTheme="minorHAnsi" w:hAnsiTheme="minorHAnsi" w:cstheme="minorHAnsi"/>
                      <w:bCs/>
                      <w:sz w:val="20"/>
                      <w:highlight w:val="cyan"/>
                    </w:rPr>
                  </w:rPrChange>
                </w:rPr>
                <w:lastRenderedPageBreak/>
                <w:t>AYP 8 V</w:t>
              </w:r>
            </w:ins>
            <w:ins w:id="4565" w:author="Sam Sehgal (EXT Idiom)" w:date="2024-11-12T11:09:00Z" w16du:dateUtc="2024-11-12T00:09:00Z">
              <w:r w:rsidR="00C2167A" w:rsidRPr="00FF1250">
                <w:rPr>
                  <w:rFonts w:asciiTheme="minorHAnsi" w:hAnsiTheme="minorHAnsi" w:cstheme="minorHAnsi"/>
                  <w:bCs/>
                  <w:sz w:val="20"/>
                  <w:rPrChange w:id="4566" w:author="Sam Sehgal (EXT Idiom)" w:date="2024-12-17T13:50:00Z" w16du:dateUtc="2024-12-17T02:50:00Z">
                    <w:rPr>
                      <w:rFonts w:asciiTheme="minorHAnsi" w:hAnsiTheme="minorHAnsi" w:cstheme="minorHAnsi"/>
                      <w:bCs/>
                      <w:sz w:val="20"/>
                      <w:highlight w:val="cyan"/>
                    </w:rPr>
                  </w:rPrChange>
                </w:rPr>
                <w:t>10</w:t>
              </w:r>
            </w:ins>
            <w:ins w:id="4567" w:author="sam sehgal" w:date="2024-10-14T16:38:00Z" w16du:dateUtc="2024-10-14T05:38:00Z">
              <w:del w:id="4568" w:author="Sam Sehgal (EXT Idiom)" w:date="2024-11-12T11:09:00Z" w16du:dateUtc="2024-11-12T00:09:00Z">
                <w:r w:rsidRPr="00FF1250" w:rsidDel="00C2167A">
                  <w:rPr>
                    <w:rFonts w:asciiTheme="minorHAnsi" w:hAnsiTheme="minorHAnsi" w:cstheme="minorHAnsi"/>
                    <w:bCs/>
                    <w:sz w:val="20"/>
                    <w:rPrChange w:id="4569" w:author="Sam Sehgal (EXT Idiom)" w:date="2024-12-17T13:50:00Z" w16du:dateUtc="2024-12-17T02:50:00Z">
                      <w:rPr>
                        <w:rFonts w:asciiTheme="minorHAnsi" w:hAnsiTheme="minorHAnsi" w:cstheme="minorHAnsi"/>
                        <w:bCs/>
                        <w:sz w:val="20"/>
                        <w:highlight w:val="cyan"/>
                      </w:rPr>
                    </w:rPrChange>
                  </w:rPr>
                  <w:delText>9</w:delText>
                </w:r>
              </w:del>
            </w:ins>
          </w:p>
        </w:tc>
        <w:tc>
          <w:tcPr>
            <w:tcW w:w="1701" w:type="dxa"/>
          </w:tcPr>
          <w:p w14:paraId="7486DE73" w14:textId="77777777" w:rsidR="00C60E6A" w:rsidRPr="00FF1250" w:rsidRDefault="00C60E6A" w:rsidP="00C60E6A">
            <w:pPr>
              <w:tabs>
                <w:tab w:val="left" w:pos="1800"/>
              </w:tabs>
              <w:rPr>
                <w:ins w:id="4570" w:author="sam sehgal" w:date="2024-10-14T16:38:00Z" w16du:dateUtc="2024-10-14T05:38:00Z"/>
                <w:rFonts w:ascii="Arial" w:hAnsi="Arial"/>
                <w:sz w:val="18"/>
                <w:szCs w:val="18"/>
              </w:rPr>
            </w:pPr>
            <w:ins w:id="4571" w:author="sam sehgal" w:date="2024-10-14T16:38:00Z" w16du:dateUtc="2024-10-14T05:38:00Z">
              <w:r w:rsidRPr="00FF1250">
                <w:rPr>
                  <w:rFonts w:ascii="Arial" w:hAnsi="Arial"/>
                  <w:sz w:val="18"/>
                  <w:szCs w:val="18"/>
                </w:rPr>
                <w:t>&lt;ProductCode&gt;</w:t>
              </w:r>
            </w:ins>
          </w:p>
          <w:p w14:paraId="7510E98B" w14:textId="77777777" w:rsidR="00C60E6A" w:rsidRPr="00FF1250" w:rsidRDefault="00C60E6A" w:rsidP="00C60E6A">
            <w:pPr>
              <w:tabs>
                <w:tab w:val="left" w:pos="1800"/>
              </w:tabs>
              <w:rPr>
                <w:ins w:id="4572" w:author="sam sehgal" w:date="2024-10-14T16:38:00Z" w16du:dateUtc="2024-10-14T05:38:00Z"/>
                <w:rFonts w:ascii="Calibri" w:hAnsi="Calibri" w:cs="Calibri"/>
                <w:color w:val="000000" w:themeColor="text1"/>
                <w:sz w:val="20"/>
                <w:szCs w:val="20"/>
                <w:rPrChange w:id="4573" w:author="Sam Sehgal (EXT Idiom)" w:date="2024-12-17T13:50:00Z" w16du:dateUtc="2024-12-17T02:50:00Z">
                  <w:rPr>
                    <w:ins w:id="4574" w:author="sam sehgal" w:date="2024-10-14T16:38:00Z" w16du:dateUtc="2024-10-14T05:38:00Z"/>
                    <w:rFonts w:ascii="Calibri" w:hAnsi="Calibri" w:cs="Calibri"/>
                    <w:color w:val="000000" w:themeColor="text1"/>
                    <w:sz w:val="20"/>
                    <w:szCs w:val="20"/>
                    <w:highlight w:val="cyan"/>
                  </w:rPr>
                </w:rPrChange>
              </w:rPr>
            </w:pPr>
            <w:ins w:id="4575" w:author="sam sehgal" w:date="2024-10-14T16:38:00Z" w16du:dateUtc="2024-10-14T05:38:00Z">
              <w:r w:rsidRPr="00FF1250">
                <w:rPr>
                  <w:rFonts w:ascii="Calibri" w:hAnsi="Calibri" w:cs="Calibri"/>
                  <w:color w:val="000000" w:themeColor="text1"/>
                  <w:sz w:val="20"/>
                  <w:szCs w:val="20"/>
                  <w:rPrChange w:id="4576" w:author="Sam Sehgal (EXT Idiom)" w:date="2024-12-17T13:50:00Z" w16du:dateUtc="2024-12-17T02:50:00Z">
                    <w:rPr>
                      <w:rFonts w:ascii="Calibri" w:hAnsi="Calibri" w:cs="Calibri"/>
                      <w:color w:val="000000" w:themeColor="text1"/>
                      <w:sz w:val="20"/>
                      <w:szCs w:val="20"/>
                      <w:highlight w:val="cyan"/>
                    </w:rPr>
                  </w:rPrChange>
                </w:rPr>
                <w:t>&lt;HasFraudDishonestyCode&gt;</w:t>
              </w:r>
            </w:ins>
          </w:p>
          <w:p w14:paraId="7710C0A1" w14:textId="24DC7ECC" w:rsidR="00C60E6A" w:rsidRPr="00FF1250" w:rsidRDefault="00C60E6A" w:rsidP="00C60E6A">
            <w:pPr>
              <w:tabs>
                <w:tab w:val="left" w:pos="1800"/>
              </w:tabs>
              <w:rPr>
                <w:ins w:id="4577" w:author="sam sehgal" w:date="2024-10-14T16:36:00Z" w16du:dateUtc="2024-10-14T05:36:00Z"/>
                <w:rFonts w:ascii="Arial" w:hAnsi="Arial"/>
                <w:sz w:val="18"/>
                <w:szCs w:val="18"/>
              </w:rPr>
            </w:pPr>
            <w:ins w:id="4578" w:author="sam sehgal" w:date="2024-10-14T16:38:00Z" w16du:dateUtc="2024-10-14T05:38:00Z">
              <w:r w:rsidRPr="00FF1250">
                <w:rPr>
                  <w:rFonts w:ascii="Arial" w:hAnsi="Arial"/>
                  <w:sz w:val="20"/>
                  <w:szCs w:val="20"/>
                  <w:rPrChange w:id="4579" w:author="Sam Sehgal (EXT Idiom)" w:date="2024-12-17T13:50:00Z" w16du:dateUtc="2024-12-17T02:50:00Z">
                    <w:rPr>
                      <w:rFonts w:ascii="Arial" w:hAnsi="Arial"/>
                      <w:sz w:val="20"/>
                      <w:szCs w:val="20"/>
                      <w:highlight w:val="cyan"/>
                    </w:rPr>
                  </w:rPrChange>
                </w:rPr>
                <w:t>&lt;IsMigration&gt;</w:t>
              </w:r>
            </w:ins>
          </w:p>
        </w:tc>
        <w:tc>
          <w:tcPr>
            <w:tcW w:w="8363" w:type="dxa"/>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C60E6A" w:rsidRPr="00FF1250" w14:paraId="4EA42BC6" w14:textId="77777777">
              <w:trPr>
                <w:trHeight w:val="140"/>
                <w:ins w:id="4580" w:author="sam sehgal" w:date="2024-10-14T16:38:00Z"/>
              </w:trPr>
              <w:tc>
                <w:tcPr>
                  <w:tcW w:w="2904" w:type="dxa"/>
                  <w:noWrap/>
                  <w:hideMark/>
                </w:tcPr>
                <w:p w14:paraId="39F910FB" w14:textId="7597F724" w:rsidR="00C60E6A" w:rsidRPr="00FF1250" w:rsidRDefault="00C60E6A" w:rsidP="00C60E6A">
                  <w:pPr>
                    <w:pStyle w:val="BodycopyCOI"/>
                    <w:rPr>
                      <w:ins w:id="4581" w:author="sam sehgal" w:date="2024-10-14T16:38:00Z" w16du:dateUtc="2024-10-14T05:38:00Z"/>
                      <w:b/>
                      <w:bCs/>
                      <w:rPrChange w:id="4582" w:author="Sam Sehgal (EXT Idiom)" w:date="2024-12-17T13:50:00Z" w16du:dateUtc="2024-12-17T02:50:00Z">
                        <w:rPr>
                          <w:ins w:id="4583" w:author="sam sehgal" w:date="2024-10-14T16:38:00Z" w16du:dateUtc="2024-10-14T05:38:00Z"/>
                          <w:b/>
                          <w:bCs/>
                          <w:highlight w:val="cyan"/>
                        </w:rPr>
                      </w:rPrChange>
                    </w:rPr>
                  </w:pPr>
                  <w:ins w:id="4584" w:author="sam sehgal" w:date="2024-10-14T16:38:00Z" w16du:dateUtc="2024-10-14T05:38:00Z">
                    <w:r w:rsidRPr="00FF1250">
                      <w:rPr>
                        <w:rPrChange w:id="4585" w:author="Sam Sehgal (EXT Idiom)" w:date="2024-12-17T13:50:00Z" w16du:dateUtc="2024-12-17T02:50:00Z">
                          <w:rPr>
                            <w:highlight w:val="cyan"/>
                          </w:rPr>
                        </w:rPrChange>
                      </w:rPr>
                      <w:t>You have told us that all policyholders</w:t>
                    </w:r>
                  </w:ins>
                  <w:ins w:id="4586" w:author="sam sehgal" w:date="2024-12-19T15:35:00Z" w16du:dateUtc="2024-12-19T04:35:00Z">
                    <w:r w:rsidR="006526DA">
                      <w:t xml:space="preserve"> </w:t>
                    </w:r>
                    <w:r w:rsidR="006526DA" w:rsidRPr="006526DA">
                      <w:rPr>
                        <w:highlight w:val="green"/>
                        <w:rPrChange w:id="4587" w:author="sam sehgal" w:date="2024-12-19T15:35:00Z" w16du:dateUtc="2024-12-19T04:35:00Z">
                          <w:rPr/>
                        </w:rPrChange>
                      </w:rPr>
                      <w:t>and</w:t>
                    </w:r>
                  </w:ins>
                  <w:ins w:id="4588" w:author="sam sehgal" w:date="2024-10-14T16:38:00Z" w16du:dateUtc="2024-10-14T05:38:00Z">
                    <w:r w:rsidRPr="00FF1250">
                      <w:rPr>
                        <w:rPrChange w:id="4589" w:author="Sam Sehgal (EXT Idiom)" w:date="2024-12-17T13:50:00Z" w16du:dateUtc="2024-12-17T02:50:00Z">
                          <w:rPr>
                            <w:highlight w:val="cyan"/>
                          </w:rPr>
                        </w:rPrChange>
                      </w:rPr>
                      <w:t xml:space="preserve"> their partners (legal or de-facto)</w:t>
                    </w:r>
                    <w:del w:id="4590" w:author="Sam Sehgal (EXT Idiom)" w:date="2024-12-17T13:50:00Z" w16du:dateUtc="2024-12-17T02:50:00Z">
                      <w:r w:rsidRPr="00FF1250" w:rsidDel="00FF1250">
                        <w:rPr>
                          <w:rPrChange w:id="4591" w:author="Sam Sehgal (EXT Idiom)" w:date="2024-12-17T13:50:00Z" w16du:dateUtc="2024-12-17T02:50:00Z">
                            <w:rPr>
                              <w:highlight w:val="cyan"/>
                            </w:rPr>
                          </w:rPrChange>
                        </w:rPr>
                        <w:delText xml:space="preserve"> </w:delText>
                      </w:r>
                      <w:r w:rsidRPr="00FF1250" w:rsidDel="00FF1250">
                        <w:rPr>
                          <w:highlight w:val="green"/>
                          <w:rPrChange w:id="4592" w:author="Sam Sehgal (EXT Idiom)" w:date="2024-12-17T13:50:00Z" w16du:dateUtc="2024-12-17T02:50:00Z">
                            <w:rPr>
                              <w:highlight w:val="cyan"/>
                            </w:rPr>
                          </w:rPrChange>
                        </w:rPr>
                        <w:delText>have not</w:delText>
                      </w:r>
                    </w:del>
                    <w:r w:rsidRPr="00FF1250">
                      <w:rPr>
                        <w:rPrChange w:id="4593" w:author="Sam Sehgal (EXT Idiom)" w:date="2024-12-17T13:50:00Z" w16du:dateUtc="2024-12-17T02:50:00Z">
                          <w:rPr>
                            <w:highlight w:val="cyan"/>
                          </w:rPr>
                        </w:rPrChange>
                      </w:rPr>
                      <w:t>:</w:t>
                    </w:r>
                  </w:ins>
                </w:p>
              </w:tc>
              <w:tc>
                <w:tcPr>
                  <w:tcW w:w="4614" w:type="dxa"/>
                  <w:noWrap/>
                  <w:hideMark/>
                </w:tcPr>
                <w:p w14:paraId="230D41DB" w14:textId="2378CF30" w:rsidR="00C60E6A" w:rsidRPr="00FF1250" w:rsidRDefault="00C60E6A" w:rsidP="00C60E6A">
                  <w:pPr>
                    <w:tabs>
                      <w:tab w:val="left" w:pos="774"/>
                    </w:tabs>
                    <w:rPr>
                      <w:ins w:id="4594" w:author="sam sehgal" w:date="2024-10-14T16:38:00Z" w16du:dateUtc="2024-10-14T05:38:00Z"/>
                      <w:rFonts w:asciiTheme="minorHAnsi" w:hAnsiTheme="minorHAnsi"/>
                      <w:b/>
                      <w:bCs/>
                      <w:color w:val="000000"/>
                      <w:sz w:val="22"/>
                      <w:szCs w:val="22"/>
                      <w:lang w:eastAsia="en-AU"/>
                      <w:rPrChange w:id="4595" w:author="Sam Sehgal (EXT Idiom)" w:date="2024-12-17T13:50:00Z" w16du:dateUtc="2024-12-17T02:50:00Z">
                        <w:rPr>
                          <w:ins w:id="4596" w:author="sam sehgal" w:date="2024-10-14T16:38:00Z" w16du:dateUtc="2024-10-14T05:38:00Z"/>
                          <w:rFonts w:asciiTheme="minorHAnsi" w:hAnsiTheme="minorHAnsi"/>
                          <w:b/>
                          <w:bCs/>
                          <w:color w:val="000000"/>
                          <w:sz w:val="22"/>
                          <w:szCs w:val="22"/>
                          <w:highlight w:val="cyan"/>
                          <w:lang w:eastAsia="en-AU"/>
                        </w:rPr>
                      </w:rPrChange>
                    </w:rPr>
                  </w:pPr>
                  <w:ins w:id="4597" w:author="sam sehgal" w:date="2024-10-14T16:38:00Z" w16du:dateUtc="2024-10-14T05:38:00Z">
                    <w:r w:rsidRPr="00FF1250">
                      <w:rPr>
                        <w:rFonts w:asciiTheme="minorHAnsi" w:hAnsiTheme="minorHAnsi"/>
                        <w:b/>
                        <w:bCs/>
                        <w:sz w:val="20"/>
                        <w:szCs w:val="20"/>
                        <w:rPrChange w:id="4598" w:author="Sam Sehgal (EXT Idiom)" w:date="2024-12-17T13:50:00Z" w16du:dateUtc="2024-12-17T02:50:00Z">
                          <w:rPr>
                            <w:rFonts w:asciiTheme="minorHAnsi" w:hAnsiTheme="minorHAnsi"/>
                            <w:b/>
                            <w:bCs/>
                            <w:sz w:val="20"/>
                            <w:szCs w:val="20"/>
                            <w:highlight w:val="cyan"/>
                          </w:rPr>
                        </w:rPrChange>
                      </w:rPr>
                      <w:t>• have not had an insurance claim</w:t>
                    </w:r>
                  </w:ins>
                  <w:ins w:id="4599" w:author="Sam Sehgal (EXT Idiom)" w:date="2024-12-17T13:50:00Z" w16du:dateUtc="2024-12-17T02:50:00Z">
                    <w:r w:rsidR="00FF1250">
                      <w:rPr>
                        <w:rFonts w:asciiTheme="minorHAnsi" w:hAnsiTheme="minorHAnsi"/>
                        <w:b/>
                        <w:bCs/>
                        <w:sz w:val="20"/>
                        <w:szCs w:val="20"/>
                      </w:rPr>
                      <w:t xml:space="preserve"> </w:t>
                    </w:r>
                    <w:r w:rsidR="00FF1250" w:rsidRPr="00FF1250">
                      <w:rPr>
                        <w:rFonts w:asciiTheme="minorHAnsi" w:hAnsiTheme="minorHAnsi"/>
                        <w:b/>
                        <w:bCs/>
                        <w:sz w:val="20"/>
                        <w:szCs w:val="20"/>
                        <w:highlight w:val="green"/>
                        <w:rPrChange w:id="4600" w:author="Sam Sehgal (EXT Idiom)" w:date="2024-12-17T13:50:00Z" w16du:dateUtc="2024-12-17T02:50:00Z">
                          <w:rPr>
                            <w:rFonts w:asciiTheme="minorHAnsi" w:hAnsiTheme="minorHAnsi"/>
                            <w:b/>
                            <w:bCs/>
                            <w:sz w:val="20"/>
                            <w:szCs w:val="20"/>
                          </w:rPr>
                        </w:rPrChange>
                      </w:rPr>
                      <w:t>decline</w:t>
                    </w:r>
                  </w:ins>
                  <w:ins w:id="4601" w:author="sam sehgal" w:date="2024-12-19T11:10:00Z" w16du:dateUtc="2024-12-19T00:10:00Z">
                    <w:r w:rsidR="004A1BD7">
                      <w:rPr>
                        <w:rFonts w:asciiTheme="minorHAnsi" w:hAnsiTheme="minorHAnsi"/>
                        <w:b/>
                        <w:bCs/>
                        <w:sz w:val="20"/>
                        <w:szCs w:val="20"/>
                        <w:highlight w:val="green"/>
                      </w:rPr>
                      <w:t>d</w:t>
                    </w:r>
                  </w:ins>
                  <w:ins w:id="4602" w:author="sam sehgal" w:date="2024-10-14T16:38:00Z" w16du:dateUtc="2024-10-14T05:38:00Z">
                    <w:r w:rsidRPr="00FF1250">
                      <w:rPr>
                        <w:rFonts w:asciiTheme="minorHAnsi" w:hAnsiTheme="minorHAnsi"/>
                        <w:b/>
                        <w:bCs/>
                        <w:sz w:val="20"/>
                        <w:szCs w:val="20"/>
                        <w:highlight w:val="green"/>
                        <w:rPrChange w:id="4603" w:author="Sam Sehgal (EXT Idiom)" w:date="2024-12-17T13:50:00Z" w16du:dateUtc="2024-12-17T02:50:00Z">
                          <w:rPr>
                            <w:rFonts w:asciiTheme="minorHAnsi" w:hAnsiTheme="minorHAnsi"/>
                            <w:b/>
                            <w:bCs/>
                            <w:sz w:val="20"/>
                            <w:szCs w:val="20"/>
                            <w:highlight w:val="cyan"/>
                          </w:rPr>
                        </w:rPrChange>
                      </w:rPr>
                      <w:t xml:space="preserve"> </w:t>
                    </w:r>
                    <w:commentRangeStart w:id="4604"/>
                    <w:commentRangeStart w:id="4605"/>
                    <w:del w:id="4606" w:author="Sam Sehgal (EXT Idiom)" w:date="2024-12-17T13:50:00Z" w16du:dateUtc="2024-12-17T02:50:00Z">
                      <w:r w:rsidRPr="00FF1250" w:rsidDel="00FF1250">
                        <w:rPr>
                          <w:rFonts w:asciiTheme="minorHAnsi" w:hAnsiTheme="minorHAnsi"/>
                          <w:b/>
                          <w:bCs/>
                          <w:sz w:val="20"/>
                          <w:szCs w:val="20"/>
                          <w:highlight w:val="green"/>
                          <w:rPrChange w:id="4607" w:author="Sam Sehgal (EXT Idiom)" w:date="2024-12-17T13:50:00Z" w16du:dateUtc="2024-12-17T02:50:00Z">
                            <w:rPr>
                              <w:rFonts w:asciiTheme="minorHAnsi" w:hAnsiTheme="minorHAnsi"/>
                              <w:b/>
                              <w:bCs/>
                              <w:sz w:val="20"/>
                              <w:szCs w:val="20"/>
                              <w:highlight w:val="cyan"/>
                            </w:rPr>
                          </w:rPrChange>
                        </w:rPr>
                        <w:delText>denied</w:delText>
                      </w:r>
                      <w:commentRangeEnd w:id="4604"/>
                      <w:r w:rsidRPr="00FF1250" w:rsidDel="00FF1250">
                        <w:rPr>
                          <w:rStyle w:val="CommentReference"/>
                          <w:rFonts w:asciiTheme="minorHAnsi" w:hAnsiTheme="minorHAnsi" w:cstheme="minorBidi"/>
                          <w:b/>
                          <w:bCs/>
                          <w:sz w:val="20"/>
                          <w:szCs w:val="20"/>
                          <w:rPrChange w:id="4608" w:author="Sam Sehgal (EXT Idiom)" w:date="2024-12-17T13:50:00Z" w16du:dateUtc="2024-12-17T02:50:00Z">
                            <w:rPr>
                              <w:rStyle w:val="CommentReference"/>
                              <w:rFonts w:asciiTheme="minorHAnsi" w:hAnsiTheme="minorHAnsi" w:cstheme="minorBidi"/>
                              <w:b/>
                              <w:bCs/>
                              <w:sz w:val="20"/>
                              <w:szCs w:val="20"/>
                              <w:highlight w:val="cyan"/>
                            </w:rPr>
                          </w:rPrChange>
                        </w:rPr>
                        <w:commentReference w:id="4604"/>
                      </w:r>
                      <w:commentRangeEnd w:id="4605"/>
                      <w:r w:rsidRPr="00FF1250" w:rsidDel="00FF1250">
                        <w:rPr>
                          <w:rStyle w:val="CommentReference"/>
                          <w:rFonts w:asciiTheme="minorHAnsi" w:hAnsiTheme="minorHAnsi" w:cstheme="minorBidi"/>
                          <w:b/>
                          <w:bCs/>
                          <w:sz w:val="20"/>
                          <w:szCs w:val="20"/>
                          <w:rPrChange w:id="4609" w:author="Sam Sehgal (EXT Idiom)" w:date="2024-12-17T13:50:00Z" w16du:dateUtc="2024-12-17T02:50:00Z">
                            <w:rPr>
                              <w:rStyle w:val="CommentReference"/>
                              <w:rFonts w:asciiTheme="minorHAnsi" w:hAnsiTheme="minorHAnsi" w:cstheme="minorBidi"/>
                              <w:b/>
                              <w:bCs/>
                              <w:sz w:val="20"/>
                              <w:szCs w:val="20"/>
                              <w:highlight w:val="cyan"/>
                            </w:rPr>
                          </w:rPrChange>
                        </w:rPr>
                        <w:commentReference w:id="4605"/>
                      </w:r>
                      <w:r w:rsidRPr="00FF1250" w:rsidDel="00FF1250">
                        <w:rPr>
                          <w:rFonts w:asciiTheme="minorHAnsi" w:hAnsiTheme="minorHAnsi"/>
                          <w:b/>
                          <w:bCs/>
                          <w:sz w:val="20"/>
                          <w:szCs w:val="20"/>
                          <w:rPrChange w:id="4610" w:author="Sam Sehgal (EXT Idiom)" w:date="2024-12-17T13:50:00Z" w16du:dateUtc="2024-12-17T02:50:00Z">
                            <w:rPr>
                              <w:rFonts w:asciiTheme="minorHAnsi" w:hAnsiTheme="minorHAnsi"/>
                              <w:b/>
                              <w:bCs/>
                              <w:sz w:val="20"/>
                              <w:szCs w:val="20"/>
                              <w:highlight w:val="cyan"/>
                            </w:rPr>
                          </w:rPrChange>
                        </w:rPr>
                        <w:delText xml:space="preserve"> </w:delText>
                      </w:r>
                    </w:del>
                    <w:r w:rsidRPr="00FF1250">
                      <w:rPr>
                        <w:rFonts w:asciiTheme="minorHAnsi" w:hAnsiTheme="minorHAnsi"/>
                        <w:b/>
                        <w:bCs/>
                        <w:sz w:val="20"/>
                        <w:szCs w:val="20"/>
                        <w:rPrChange w:id="4611" w:author="Sam Sehgal (EXT Idiom)" w:date="2024-12-17T13:50:00Z" w16du:dateUtc="2024-12-17T02:50:00Z">
                          <w:rPr>
                            <w:rFonts w:asciiTheme="minorHAnsi" w:hAnsiTheme="minorHAnsi"/>
                            <w:b/>
                            <w:bCs/>
                            <w:sz w:val="20"/>
                            <w:szCs w:val="20"/>
                            <w:highlight w:val="cyan"/>
                          </w:rPr>
                        </w:rPrChange>
                      </w:rPr>
                      <w:t>for fraud or dishonesty in the last 5 years</w:t>
                    </w:r>
                  </w:ins>
                </w:p>
              </w:tc>
            </w:tr>
          </w:tbl>
          <w:p w14:paraId="58BAD693" w14:textId="77777777" w:rsidR="00C60E6A" w:rsidRPr="00FF1250" w:rsidRDefault="00C60E6A" w:rsidP="00C60E6A">
            <w:pPr>
              <w:pStyle w:val="BodycopyCOI"/>
              <w:rPr>
                <w:ins w:id="4612" w:author="sam sehgal" w:date="2024-10-14T16:36:00Z" w16du:dateUtc="2024-10-14T05:36:00Z"/>
                <w:lang w:val="en-US"/>
                <w:rPrChange w:id="4613" w:author="Sam Sehgal (EXT Idiom)" w:date="2024-12-17T13:50:00Z" w16du:dateUtc="2024-12-17T02:50:00Z">
                  <w:rPr>
                    <w:ins w:id="4614" w:author="sam sehgal" w:date="2024-10-14T16:36:00Z" w16du:dateUtc="2024-10-14T05:36:00Z"/>
                    <w:highlight w:val="cyan"/>
                    <w:lang w:val="en-US"/>
                  </w:rPr>
                </w:rPrChange>
              </w:rPr>
            </w:pPr>
          </w:p>
        </w:tc>
        <w:tc>
          <w:tcPr>
            <w:tcW w:w="1985" w:type="dxa"/>
          </w:tcPr>
          <w:p w14:paraId="4024A823" w14:textId="5409680C" w:rsidR="00C60E6A" w:rsidRPr="00FF1250" w:rsidRDefault="00C60E6A" w:rsidP="00C60E6A">
            <w:pPr>
              <w:tabs>
                <w:tab w:val="left" w:pos="774"/>
              </w:tabs>
              <w:contextualSpacing/>
              <w:rPr>
                <w:ins w:id="4615" w:author="sam sehgal" w:date="2024-10-14T16:38:00Z" w16du:dateUtc="2024-10-14T05:38:00Z"/>
                <w:rFonts w:asciiTheme="minorHAnsi" w:hAnsiTheme="minorHAnsi"/>
                <w:b/>
                <w:bCs/>
                <w:sz w:val="20"/>
                <w:szCs w:val="20"/>
                <w:rPrChange w:id="4616" w:author="Sam Sehgal (EXT Idiom)" w:date="2024-12-17T13:50:00Z" w16du:dateUtc="2024-12-17T02:50:00Z">
                  <w:rPr>
                    <w:ins w:id="4617" w:author="sam sehgal" w:date="2024-10-14T16:38:00Z" w16du:dateUtc="2024-10-14T05:38:00Z"/>
                    <w:rFonts w:asciiTheme="minorHAnsi" w:hAnsiTheme="minorHAnsi"/>
                    <w:b/>
                    <w:bCs/>
                    <w:sz w:val="20"/>
                    <w:szCs w:val="20"/>
                    <w:highlight w:val="cyan"/>
                  </w:rPr>
                </w:rPrChange>
              </w:rPr>
            </w:pPr>
            <w:ins w:id="4618" w:author="sam sehgal" w:date="2024-10-14T16:38:00Z" w16du:dateUtc="2024-10-14T05:38:00Z">
              <w:r w:rsidRPr="00FF1250">
                <w:rPr>
                  <w:rFonts w:asciiTheme="minorHAnsi" w:hAnsiTheme="minorHAnsi"/>
                  <w:b/>
                  <w:bCs/>
                  <w:sz w:val="20"/>
                  <w:szCs w:val="20"/>
                  <w:rPrChange w:id="4619" w:author="Sam Sehgal (EXT Idiom)" w:date="2024-12-17T13:50:00Z" w16du:dateUtc="2024-12-17T02:50:00Z">
                    <w:rPr>
                      <w:rFonts w:asciiTheme="minorHAnsi" w:hAnsiTheme="minorHAnsi"/>
                      <w:b/>
                      <w:bCs/>
                      <w:sz w:val="20"/>
                      <w:szCs w:val="20"/>
                      <w:highlight w:val="cyan"/>
                    </w:rPr>
                  </w:rPrChange>
                </w:rPr>
                <w:t xml:space="preserve">IF </w:t>
              </w:r>
              <w:r w:rsidRPr="00FF1250">
                <w:rPr>
                  <w:rFonts w:asciiTheme="minorHAnsi" w:hAnsiTheme="minorHAnsi"/>
                  <w:sz w:val="20"/>
                  <w:szCs w:val="20"/>
                  <w:rPrChange w:id="4620" w:author="Sam Sehgal (EXT Idiom)" w:date="2024-12-17T13:50:00Z" w16du:dateUtc="2024-12-17T02:50:00Z">
                    <w:rPr>
                      <w:rFonts w:asciiTheme="minorHAnsi" w:hAnsiTheme="minorHAnsi"/>
                      <w:sz w:val="20"/>
                      <w:szCs w:val="20"/>
                      <w:highlight w:val="cyan"/>
                    </w:rPr>
                  </w:rPrChange>
                </w:rPr>
                <w:t>&lt;ProductCode&gt;  = “Landlord”</w:t>
              </w:r>
            </w:ins>
          </w:p>
          <w:p w14:paraId="59531504" w14:textId="77777777" w:rsidR="00C60E6A" w:rsidRPr="00FF1250" w:rsidRDefault="00C60E6A" w:rsidP="00C60E6A">
            <w:pPr>
              <w:tabs>
                <w:tab w:val="left" w:pos="1800"/>
              </w:tabs>
              <w:rPr>
                <w:ins w:id="4621" w:author="sam sehgal" w:date="2024-10-14T16:38:00Z" w16du:dateUtc="2024-10-14T05:38:00Z"/>
                <w:rFonts w:ascii="Calibri" w:hAnsi="Calibri" w:cs="Calibri"/>
                <w:b/>
                <w:bCs/>
                <w:color w:val="000000" w:themeColor="text1"/>
                <w:sz w:val="20"/>
                <w:szCs w:val="20"/>
                <w:rPrChange w:id="4622" w:author="Sam Sehgal (EXT Idiom)" w:date="2024-12-17T13:50:00Z" w16du:dateUtc="2024-12-17T02:50:00Z">
                  <w:rPr>
                    <w:ins w:id="4623" w:author="sam sehgal" w:date="2024-10-14T16:38:00Z" w16du:dateUtc="2024-10-14T05:38:00Z"/>
                    <w:rFonts w:ascii="Calibri" w:hAnsi="Calibri" w:cs="Calibri"/>
                    <w:color w:val="000000" w:themeColor="text1"/>
                    <w:sz w:val="20"/>
                    <w:szCs w:val="20"/>
                    <w:highlight w:val="cyan"/>
                  </w:rPr>
                </w:rPrChange>
              </w:rPr>
            </w:pPr>
            <w:ins w:id="4624" w:author="sam sehgal" w:date="2024-10-14T16:38:00Z" w16du:dateUtc="2024-10-14T05:38:00Z">
              <w:r w:rsidRPr="00FF1250">
                <w:rPr>
                  <w:rFonts w:ascii="Calibri" w:hAnsi="Calibri" w:cs="Calibri"/>
                  <w:b/>
                  <w:bCs/>
                  <w:color w:val="000000" w:themeColor="text1"/>
                  <w:sz w:val="20"/>
                  <w:szCs w:val="20"/>
                  <w:rPrChange w:id="4625" w:author="Sam Sehgal (EXT Idiom)" w:date="2024-12-17T13:50:00Z" w16du:dateUtc="2024-12-17T02:50:00Z">
                    <w:rPr>
                      <w:rFonts w:ascii="Calibri" w:hAnsi="Calibri" w:cs="Calibri"/>
                      <w:color w:val="000000" w:themeColor="text1"/>
                      <w:sz w:val="20"/>
                      <w:szCs w:val="20"/>
                      <w:highlight w:val="cyan"/>
                    </w:rPr>
                  </w:rPrChange>
                </w:rPr>
                <w:t>AND</w:t>
              </w:r>
            </w:ins>
          </w:p>
          <w:p w14:paraId="635A0D2C" w14:textId="77777777" w:rsidR="00C60E6A" w:rsidRPr="00FF1250" w:rsidRDefault="00C60E6A" w:rsidP="00C60E6A">
            <w:pPr>
              <w:tabs>
                <w:tab w:val="left" w:pos="1800"/>
              </w:tabs>
              <w:rPr>
                <w:ins w:id="4626" w:author="sam sehgal" w:date="2024-10-14T16:38:00Z" w16du:dateUtc="2024-10-14T05:38:00Z"/>
                <w:rFonts w:ascii="Calibri" w:hAnsi="Calibri" w:cs="Calibri"/>
                <w:color w:val="000000" w:themeColor="text1"/>
                <w:sz w:val="20"/>
                <w:szCs w:val="20"/>
                <w:rPrChange w:id="4627" w:author="Sam Sehgal (EXT Idiom)" w:date="2024-12-17T13:50:00Z" w16du:dateUtc="2024-12-17T02:50:00Z">
                  <w:rPr>
                    <w:ins w:id="4628" w:author="sam sehgal" w:date="2024-10-14T16:38:00Z" w16du:dateUtc="2024-10-14T05:38:00Z"/>
                    <w:rFonts w:ascii="Calibri" w:hAnsi="Calibri" w:cs="Calibri"/>
                    <w:color w:val="000000" w:themeColor="text1"/>
                    <w:sz w:val="20"/>
                    <w:szCs w:val="20"/>
                    <w:highlight w:val="cyan"/>
                  </w:rPr>
                </w:rPrChange>
              </w:rPr>
            </w:pPr>
          </w:p>
          <w:p w14:paraId="10B83F35" w14:textId="7AE88BBD" w:rsidR="00C60E6A" w:rsidRPr="00FF1250" w:rsidRDefault="00C60E6A" w:rsidP="00C60E6A">
            <w:pPr>
              <w:tabs>
                <w:tab w:val="left" w:pos="1800"/>
              </w:tabs>
              <w:rPr>
                <w:ins w:id="4629" w:author="sam sehgal" w:date="2024-10-14T16:38:00Z" w16du:dateUtc="2024-10-14T05:38:00Z"/>
                <w:rFonts w:ascii="Calibri" w:hAnsi="Calibri" w:cs="Calibri"/>
                <w:color w:val="000000" w:themeColor="text1"/>
                <w:sz w:val="20"/>
                <w:szCs w:val="20"/>
                <w:rPrChange w:id="4630" w:author="Sam Sehgal (EXT Idiom)" w:date="2024-12-17T13:50:00Z" w16du:dateUtc="2024-12-17T02:50:00Z">
                  <w:rPr>
                    <w:ins w:id="4631" w:author="sam sehgal" w:date="2024-10-14T16:38:00Z" w16du:dateUtc="2024-10-14T05:38:00Z"/>
                    <w:rFonts w:ascii="Calibri" w:hAnsi="Calibri" w:cs="Calibri"/>
                    <w:color w:val="000000" w:themeColor="text1"/>
                    <w:sz w:val="20"/>
                    <w:szCs w:val="20"/>
                    <w:highlight w:val="cyan"/>
                  </w:rPr>
                </w:rPrChange>
              </w:rPr>
            </w:pPr>
            <w:ins w:id="4632" w:author="sam sehgal" w:date="2024-10-14T16:38:00Z" w16du:dateUtc="2024-10-14T05:38:00Z">
              <w:r w:rsidRPr="00FF1250">
                <w:rPr>
                  <w:rFonts w:ascii="Calibri" w:hAnsi="Calibri" w:cs="Calibri"/>
                  <w:color w:val="000000" w:themeColor="text1"/>
                  <w:sz w:val="20"/>
                  <w:szCs w:val="20"/>
                  <w:rPrChange w:id="4633" w:author="Sam Sehgal (EXT Idiom)" w:date="2024-12-17T13:50:00Z" w16du:dateUtc="2024-12-17T02:50:00Z">
                    <w:rPr>
                      <w:rFonts w:ascii="Calibri" w:hAnsi="Calibri" w:cs="Calibri"/>
                      <w:color w:val="000000" w:themeColor="text1"/>
                      <w:sz w:val="20"/>
                      <w:szCs w:val="20"/>
                      <w:highlight w:val="cyan"/>
                    </w:rPr>
                  </w:rPrChange>
                </w:rPr>
                <w:t>&lt;</w:t>
              </w:r>
            </w:ins>
            <w:ins w:id="4634" w:author="Sam Sehgal (EXT Idiom)" w:date="2024-10-23T14:06:00Z" w16du:dateUtc="2024-10-23T03:06:00Z">
              <w:r w:rsidRPr="00FF1250">
                <w:rPr>
                  <w:rFonts w:ascii="Calibri" w:hAnsi="Calibri" w:cs="Calibri"/>
                  <w:color w:val="000000" w:themeColor="text1"/>
                  <w:sz w:val="20"/>
                  <w:szCs w:val="20"/>
                </w:rPr>
                <w:t>ClaimDeniedCode</w:t>
              </w:r>
              <w:r w:rsidRPr="00FF1250" w:rsidDel="00191544">
                <w:rPr>
                  <w:rFonts w:ascii="Calibri" w:hAnsi="Calibri" w:cs="Calibri"/>
                  <w:color w:val="000000" w:themeColor="text1"/>
                  <w:sz w:val="20"/>
                  <w:szCs w:val="20"/>
                  <w:rPrChange w:id="4635" w:author="Sam Sehgal (EXT Idiom)" w:date="2024-12-17T13:50:00Z" w16du:dateUtc="2024-12-17T02:50:00Z">
                    <w:rPr>
                      <w:rFonts w:ascii="Calibri" w:hAnsi="Calibri" w:cs="Calibri"/>
                      <w:color w:val="000000" w:themeColor="text1"/>
                      <w:sz w:val="20"/>
                      <w:szCs w:val="20"/>
                      <w:highlight w:val="cyan"/>
                    </w:rPr>
                  </w:rPrChange>
                </w:rPr>
                <w:t xml:space="preserve"> </w:t>
              </w:r>
            </w:ins>
            <w:ins w:id="4636" w:author="sam sehgal" w:date="2024-10-14T16:38:00Z" w16du:dateUtc="2024-10-14T05:38:00Z">
              <w:del w:id="4637" w:author="Sam Sehgal (EXT Idiom)" w:date="2024-10-23T14:06:00Z" w16du:dateUtc="2024-10-23T03:06:00Z">
                <w:r w:rsidRPr="00FF1250" w:rsidDel="00191544">
                  <w:rPr>
                    <w:rFonts w:ascii="Calibri" w:hAnsi="Calibri" w:cs="Calibri"/>
                    <w:color w:val="000000" w:themeColor="text1"/>
                    <w:sz w:val="20"/>
                    <w:szCs w:val="20"/>
                    <w:rPrChange w:id="4638" w:author="Sam Sehgal (EXT Idiom)" w:date="2024-12-17T13:50:00Z" w16du:dateUtc="2024-12-17T02:50:00Z">
                      <w:rPr>
                        <w:rFonts w:ascii="Calibri" w:hAnsi="Calibri" w:cs="Calibri"/>
                        <w:color w:val="000000" w:themeColor="text1"/>
                        <w:sz w:val="20"/>
                        <w:szCs w:val="20"/>
                        <w:highlight w:val="cyan"/>
                      </w:rPr>
                    </w:rPrChange>
                  </w:rPr>
                  <w:delText>HasFraudDishonestyCode</w:delText>
                </w:r>
              </w:del>
              <w:r w:rsidRPr="00FF1250">
                <w:rPr>
                  <w:rFonts w:ascii="Calibri" w:hAnsi="Calibri" w:cs="Calibri"/>
                  <w:color w:val="000000" w:themeColor="text1"/>
                  <w:sz w:val="20"/>
                  <w:szCs w:val="20"/>
                  <w:rPrChange w:id="4639" w:author="Sam Sehgal (EXT Idiom)" w:date="2024-12-17T13:50:00Z" w16du:dateUtc="2024-12-17T02:50:00Z">
                    <w:rPr>
                      <w:rFonts w:ascii="Calibri" w:hAnsi="Calibri" w:cs="Calibri"/>
                      <w:color w:val="000000" w:themeColor="text1"/>
                      <w:sz w:val="20"/>
                      <w:szCs w:val="20"/>
                      <w:highlight w:val="cyan"/>
                    </w:rPr>
                  </w:rPrChange>
                </w:rPr>
                <w:t>&gt; = “2|ClaimDeniedFalse”</w:t>
              </w:r>
            </w:ins>
          </w:p>
          <w:p w14:paraId="075D8F27" w14:textId="77777777" w:rsidR="00C60E6A" w:rsidRPr="00FF1250" w:rsidRDefault="00C60E6A" w:rsidP="00C60E6A">
            <w:pPr>
              <w:tabs>
                <w:tab w:val="left" w:pos="1800"/>
              </w:tabs>
              <w:rPr>
                <w:ins w:id="4640" w:author="sam sehgal" w:date="2024-10-14T16:38:00Z" w16du:dateUtc="2024-10-14T05:38:00Z"/>
                <w:rFonts w:ascii="Calibri" w:hAnsi="Calibri" w:cs="Calibri"/>
                <w:color w:val="000000" w:themeColor="text1"/>
                <w:sz w:val="20"/>
                <w:szCs w:val="20"/>
                <w:rPrChange w:id="4641" w:author="Sam Sehgal (EXT Idiom)" w:date="2024-12-17T13:50:00Z" w16du:dateUtc="2024-12-17T02:50:00Z">
                  <w:rPr>
                    <w:ins w:id="4642" w:author="sam sehgal" w:date="2024-10-14T16:38:00Z" w16du:dateUtc="2024-10-14T05:38:00Z"/>
                    <w:rFonts w:ascii="Calibri" w:hAnsi="Calibri" w:cs="Calibri"/>
                    <w:color w:val="000000" w:themeColor="text1"/>
                    <w:sz w:val="20"/>
                    <w:szCs w:val="20"/>
                    <w:highlight w:val="cyan"/>
                  </w:rPr>
                </w:rPrChange>
              </w:rPr>
            </w:pPr>
            <w:ins w:id="4643" w:author="sam sehgal" w:date="2024-10-14T16:38:00Z" w16du:dateUtc="2024-10-14T05:38:00Z">
              <w:r w:rsidRPr="00FF1250">
                <w:rPr>
                  <w:rFonts w:ascii="Calibri" w:hAnsi="Calibri" w:cs="Calibri"/>
                  <w:b/>
                  <w:bCs/>
                  <w:color w:val="000000" w:themeColor="text1"/>
                  <w:sz w:val="20"/>
                  <w:szCs w:val="20"/>
                  <w:rPrChange w:id="4644" w:author="Sam Sehgal (EXT Idiom)" w:date="2024-12-17T13:50:00Z" w16du:dateUtc="2024-12-17T02:50:00Z">
                    <w:rPr>
                      <w:rFonts w:ascii="Calibri" w:hAnsi="Calibri" w:cs="Calibri"/>
                      <w:b/>
                      <w:bCs/>
                      <w:color w:val="000000" w:themeColor="text1"/>
                      <w:sz w:val="20"/>
                      <w:szCs w:val="20"/>
                      <w:highlight w:val="cyan"/>
                    </w:rPr>
                  </w:rPrChange>
                </w:rPr>
                <w:t>THEN</w:t>
              </w:r>
              <w:r w:rsidRPr="00FF1250">
                <w:rPr>
                  <w:rFonts w:ascii="Calibri" w:hAnsi="Calibri" w:cs="Calibri"/>
                  <w:color w:val="000000" w:themeColor="text1"/>
                  <w:sz w:val="20"/>
                  <w:szCs w:val="20"/>
                  <w:rPrChange w:id="4645" w:author="Sam Sehgal (EXT Idiom)" w:date="2024-12-17T13:50:00Z" w16du:dateUtc="2024-12-17T02:50:00Z">
                    <w:rPr>
                      <w:rFonts w:ascii="Calibri" w:hAnsi="Calibri" w:cs="Calibri"/>
                      <w:color w:val="000000" w:themeColor="text1"/>
                      <w:sz w:val="20"/>
                      <w:szCs w:val="20"/>
                      <w:highlight w:val="cyan"/>
                    </w:rPr>
                  </w:rPrChange>
                </w:rPr>
                <w:t xml:space="preserve"> display</w:t>
              </w:r>
            </w:ins>
          </w:p>
          <w:p w14:paraId="2B4975CE" w14:textId="77777777" w:rsidR="00C60E6A" w:rsidRPr="00FF1250" w:rsidRDefault="00C60E6A" w:rsidP="00C60E6A">
            <w:pPr>
              <w:tabs>
                <w:tab w:val="left" w:pos="1800"/>
              </w:tabs>
              <w:rPr>
                <w:ins w:id="4646" w:author="sam sehgal" w:date="2024-10-14T16:38:00Z" w16du:dateUtc="2024-10-14T05:38:00Z"/>
                <w:rFonts w:ascii="Calibri" w:hAnsi="Calibri" w:cs="Calibri"/>
                <w:b/>
                <w:bCs/>
                <w:color w:val="000000" w:themeColor="text1"/>
                <w:sz w:val="20"/>
                <w:szCs w:val="20"/>
                <w:rPrChange w:id="4647" w:author="Sam Sehgal (EXT Idiom)" w:date="2024-12-17T13:50:00Z" w16du:dateUtc="2024-12-17T02:50:00Z">
                  <w:rPr>
                    <w:ins w:id="4648" w:author="sam sehgal" w:date="2024-10-14T16:38:00Z" w16du:dateUtc="2024-10-14T05:38:00Z"/>
                    <w:rFonts w:ascii="Calibri" w:hAnsi="Calibri" w:cs="Calibri"/>
                    <w:b/>
                    <w:bCs/>
                    <w:color w:val="000000" w:themeColor="text1"/>
                    <w:sz w:val="20"/>
                    <w:szCs w:val="20"/>
                    <w:highlight w:val="cyan"/>
                  </w:rPr>
                </w:rPrChange>
              </w:rPr>
            </w:pPr>
            <w:ins w:id="4649" w:author="sam sehgal" w:date="2024-10-14T16:38:00Z" w16du:dateUtc="2024-10-14T05:38:00Z">
              <w:r w:rsidRPr="00FF1250">
                <w:rPr>
                  <w:rFonts w:ascii="Calibri" w:hAnsi="Calibri" w:cs="Calibri"/>
                  <w:b/>
                  <w:bCs/>
                  <w:color w:val="000000" w:themeColor="text1"/>
                  <w:sz w:val="20"/>
                  <w:szCs w:val="20"/>
                  <w:rPrChange w:id="4650" w:author="Sam Sehgal (EXT Idiom)" w:date="2024-12-17T13:50:00Z" w16du:dateUtc="2024-12-17T02:50:00Z">
                    <w:rPr>
                      <w:rFonts w:ascii="Calibri" w:hAnsi="Calibri" w:cs="Calibri"/>
                      <w:b/>
                      <w:bCs/>
                      <w:color w:val="000000" w:themeColor="text1"/>
                      <w:sz w:val="20"/>
                      <w:szCs w:val="20"/>
                      <w:highlight w:val="cyan"/>
                    </w:rPr>
                  </w:rPrChange>
                </w:rPr>
                <w:t>ELSE</w:t>
              </w:r>
            </w:ins>
          </w:p>
          <w:p w14:paraId="3C3920E0" w14:textId="77777777" w:rsidR="00C60E6A" w:rsidRPr="00FF1250" w:rsidRDefault="00C60E6A" w:rsidP="00C60E6A">
            <w:pPr>
              <w:tabs>
                <w:tab w:val="left" w:pos="1800"/>
              </w:tabs>
              <w:rPr>
                <w:ins w:id="4651" w:author="sam sehgal" w:date="2024-10-14T16:38:00Z" w16du:dateUtc="2024-10-14T05:38:00Z"/>
                <w:rFonts w:ascii="Calibri" w:hAnsi="Calibri" w:cs="Calibri"/>
                <w:b/>
                <w:bCs/>
                <w:color w:val="000000" w:themeColor="text1"/>
                <w:sz w:val="20"/>
                <w:szCs w:val="20"/>
                <w:rPrChange w:id="4652" w:author="Sam Sehgal (EXT Idiom)" w:date="2024-12-17T13:50:00Z" w16du:dateUtc="2024-12-17T02:50:00Z">
                  <w:rPr>
                    <w:ins w:id="4653" w:author="sam sehgal" w:date="2024-10-14T16:38:00Z" w16du:dateUtc="2024-10-14T05:38:00Z"/>
                    <w:rFonts w:ascii="Calibri" w:hAnsi="Calibri" w:cs="Calibri"/>
                    <w:b/>
                    <w:bCs/>
                    <w:color w:val="000000" w:themeColor="text1"/>
                    <w:sz w:val="20"/>
                    <w:szCs w:val="20"/>
                    <w:highlight w:val="cyan"/>
                  </w:rPr>
                </w:rPrChange>
              </w:rPr>
            </w:pPr>
          </w:p>
          <w:p w14:paraId="76AEFE53" w14:textId="77777777" w:rsidR="00C60E6A" w:rsidRPr="00FF1250" w:rsidRDefault="00C60E6A" w:rsidP="00C60E6A">
            <w:pPr>
              <w:tabs>
                <w:tab w:val="left" w:pos="774"/>
              </w:tabs>
              <w:contextualSpacing/>
              <w:rPr>
                <w:ins w:id="4654" w:author="sam sehgal" w:date="2024-10-14T16:38:00Z" w16du:dateUtc="2024-10-14T05:38:00Z"/>
                <w:rFonts w:asciiTheme="minorHAnsi" w:hAnsiTheme="minorHAnsi"/>
                <w:b/>
                <w:bCs/>
                <w:sz w:val="20"/>
                <w:szCs w:val="20"/>
                <w:u w:val="single"/>
                <w:rPrChange w:id="4655" w:author="Sam Sehgal (EXT Idiom)" w:date="2024-12-17T13:50:00Z" w16du:dateUtc="2024-12-17T02:50:00Z">
                  <w:rPr>
                    <w:ins w:id="4656" w:author="sam sehgal" w:date="2024-10-14T16:38:00Z" w16du:dateUtc="2024-10-14T05:38:00Z"/>
                    <w:rFonts w:asciiTheme="minorHAnsi" w:hAnsiTheme="minorHAnsi"/>
                    <w:b/>
                    <w:bCs/>
                    <w:sz w:val="20"/>
                    <w:szCs w:val="20"/>
                    <w:highlight w:val="cyan"/>
                    <w:u w:val="single"/>
                  </w:rPr>
                </w:rPrChange>
              </w:rPr>
            </w:pPr>
            <w:ins w:id="4657" w:author="sam sehgal" w:date="2024-10-14T16:38:00Z" w16du:dateUtc="2024-10-14T05:38:00Z">
              <w:r w:rsidRPr="00FF1250">
                <w:rPr>
                  <w:rFonts w:asciiTheme="minorHAnsi" w:hAnsiTheme="minorHAnsi"/>
                  <w:b/>
                  <w:bCs/>
                  <w:sz w:val="20"/>
                  <w:szCs w:val="20"/>
                  <w:u w:val="single"/>
                  <w:rPrChange w:id="4658" w:author="Sam Sehgal (EXT Idiom)" w:date="2024-12-17T13:50:00Z" w16du:dateUtc="2024-12-17T02:50:00Z">
                    <w:rPr>
                      <w:rFonts w:asciiTheme="minorHAnsi" w:hAnsiTheme="minorHAnsi"/>
                      <w:b/>
                      <w:bCs/>
                      <w:sz w:val="20"/>
                      <w:szCs w:val="20"/>
                      <w:highlight w:val="cyan"/>
                      <w:u w:val="single"/>
                    </w:rPr>
                  </w:rPrChange>
                </w:rPr>
                <w:t>Column 1 logic:</w:t>
              </w:r>
            </w:ins>
          </w:p>
          <w:p w14:paraId="325FA4E6" w14:textId="77777777" w:rsidR="00C60E6A" w:rsidRPr="00FF1250" w:rsidRDefault="00C60E6A" w:rsidP="00C60E6A">
            <w:pPr>
              <w:tabs>
                <w:tab w:val="left" w:pos="774"/>
              </w:tabs>
              <w:contextualSpacing/>
              <w:rPr>
                <w:ins w:id="4659" w:author="sam sehgal" w:date="2024-10-14T16:38:00Z" w16du:dateUtc="2024-10-14T05:38:00Z"/>
                <w:rFonts w:asciiTheme="minorHAnsi" w:hAnsiTheme="minorHAnsi"/>
                <w:b/>
                <w:bCs/>
                <w:sz w:val="20"/>
                <w:szCs w:val="20"/>
                <w:rPrChange w:id="4660" w:author="Sam Sehgal (EXT Idiom)" w:date="2024-12-17T13:50:00Z" w16du:dateUtc="2024-12-17T02:50:00Z">
                  <w:rPr>
                    <w:ins w:id="4661" w:author="sam sehgal" w:date="2024-10-14T16:38:00Z" w16du:dateUtc="2024-10-14T05:38:00Z"/>
                    <w:rFonts w:asciiTheme="minorHAnsi" w:hAnsiTheme="minorHAnsi"/>
                    <w:b/>
                    <w:bCs/>
                    <w:sz w:val="20"/>
                    <w:szCs w:val="20"/>
                    <w:highlight w:val="cyan"/>
                  </w:rPr>
                </w:rPrChange>
              </w:rPr>
            </w:pPr>
          </w:p>
          <w:p w14:paraId="1A45D104" w14:textId="77777777" w:rsidR="00C60E6A" w:rsidRPr="00FF1250" w:rsidRDefault="00C60E6A" w:rsidP="00C60E6A">
            <w:pPr>
              <w:tabs>
                <w:tab w:val="left" w:pos="774"/>
              </w:tabs>
              <w:contextualSpacing/>
              <w:rPr>
                <w:ins w:id="4662" w:author="sam sehgal" w:date="2024-10-14T16:38:00Z" w16du:dateUtc="2024-10-14T05:38:00Z"/>
                <w:rFonts w:asciiTheme="minorHAnsi" w:hAnsiTheme="minorHAnsi"/>
                <w:b/>
                <w:bCs/>
                <w:sz w:val="20"/>
                <w:szCs w:val="20"/>
                <w:rPrChange w:id="4663" w:author="Sam Sehgal (EXT Idiom)" w:date="2024-12-17T13:50:00Z" w16du:dateUtc="2024-12-17T02:50:00Z">
                  <w:rPr>
                    <w:ins w:id="4664" w:author="sam sehgal" w:date="2024-10-14T16:38:00Z" w16du:dateUtc="2024-10-14T05:38:00Z"/>
                    <w:rFonts w:asciiTheme="minorHAnsi" w:hAnsiTheme="minorHAnsi"/>
                    <w:b/>
                    <w:bCs/>
                    <w:sz w:val="20"/>
                    <w:szCs w:val="20"/>
                    <w:highlight w:val="cyan"/>
                  </w:rPr>
                </w:rPrChange>
              </w:rPr>
            </w:pPr>
            <w:ins w:id="4665" w:author="sam sehgal" w:date="2024-10-14T16:38:00Z" w16du:dateUtc="2024-10-14T05:38:00Z">
              <w:r w:rsidRPr="00FF1250">
                <w:rPr>
                  <w:rFonts w:asciiTheme="minorHAnsi" w:hAnsiTheme="minorHAnsi"/>
                  <w:b/>
                  <w:bCs/>
                  <w:sz w:val="20"/>
                  <w:szCs w:val="20"/>
                  <w:rPrChange w:id="4666" w:author="Sam Sehgal (EXT Idiom)" w:date="2024-12-17T13:50:00Z" w16du:dateUtc="2024-12-17T02:50:00Z">
                    <w:rPr>
                      <w:rFonts w:asciiTheme="minorHAnsi" w:hAnsiTheme="minorHAnsi"/>
                      <w:b/>
                      <w:bCs/>
                      <w:sz w:val="20"/>
                      <w:szCs w:val="20"/>
                      <w:highlight w:val="cyan"/>
                    </w:rPr>
                  </w:rPrChange>
                </w:rPr>
                <w:t xml:space="preserve">If &lt;IsMigration&gt; = ‘0’ then DISPLAY </w:t>
              </w:r>
            </w:ins>
          </w:p>
          <w:p w14:paraId="0370488B" w14:textId="35139319" w:rsidR="00C60E6A" w:rsidRPr="00FF1250" w:rsidRDefault="00C60E6A" w:rsidP="00C60E6A">
            <w:pPr>
              <w:tabs>
                <w:tab w:val="left" w:pos="774"/>
              </w:tabs>
              <w:contextualSpacing/>
              <w:rPr>
                <w:ins w:id="4667" w:author="sam sehgal" w:date="2024-10-14T16:38:00Z" w16du:dateUtc="2024-10-14T05:38:00Z"/>
                <w:rFonts w:asciiTheme="minorHAnsi" w:hAnsiTheme="minorHAnsi"/>
                <w:sz w:val="20"/>
                <w:szCs w:val="20"/>
                <w:rPrChange w:id="4668" w:author="Sam Sehgal (EXT Idiom)" w:date="2024-12-17T13:50:00Z" w16du:dateUtc="2024-12-17T02:50:00Z">
                  <w:rPr>
                    <w:ins w:id="4669" w:author="sam sehgal" w:date="2024-10-14T16:38:00Z" w16du:dateUtc="2024-10-14T05:38:00Z"/>
                    <w:rFonts w:asciiTheme="minorHAnsi" w:hAnsiTheme="minorHAnsi"/>
                    <w:sz w:val="20"/>
                    <w:szCs w:val="20"/>
                    <w:highlight w:val="cyan"/>
                  </w:rPr>
                </w:rPrChange>
              </w:rPr>
            </w:pPr>
            <w:ins w:id="4670" w:author="sam sehgal" w:date="2024-10-14T16:38:00Z" w16du:dateUtc="2024-10-14T05:38:00Z">
              <w:r w:rsidRPr="00FF1250">
                <w:rPr>
                  <w:rFonts w:asciiTheme="minorHAnsi" w:hAnsiTheme="minorHAnsi"/>
                  <w:sz w:val="20"/>
                  <w:szCs w:val="20"/>
                  <w:rPrChange w:id="4671" w:author="Sam Sehgal (EXT Idiom)" w:date="2024-12-17T13:50:00Z" w16du:dateUtc="2024-12-17T02:50:00Z">
                    <w:rPr>
                      <w:rFonts w:asciiTheme="minorHAnsi" w:hAnsiTheme="minorHAnsi"/>
                      <w:sz w:val="20"/>
                      <w:szCs w:val="20"/>
                      <w:highlight w:val="cyan"/>
                    </w:rPr>
                  </w:rPrChange>
                </w:rPr>
                <w:t>“</w:t>
              </w:r>
              <w:commentRangeStart w:id="4672"/>
              <w:commentRangeStart w:id="4673"/>
              <w:r w:rsidRPr="00FF1250">
                <w:rPr>
                  <w:rFonts w:asciiTheme="minorHAnsi" w:hAnsiTheme="minorHAnsi"/>
                  <w:sz w:val="20"/>
                  <w:szCs w:val="20"/>
                  <w:rPrChange w:id="4674" w:author="Sam Sehgal (EXT Idiom)" w:date="2024-12-17T13:50:00Z" w16du:dateUtc="2024-12-17T02:50:00Z">
                    <w:rPr>
                      <w:rFonts w:asciiTheme="minorHAnsi" w:hAnsiTheme="minorHAnsi"/>
                      <w:sz w:val="20"/>
                      <w:szCs w:val="20"/>
                      <w:highlight w:val="cyan"/>
                    </w:rPr>
                  </w:rPrChange>
                </w:rPr>
                <w:t>You have told us that all policyholders</w:t>
              </w:r>
            </w:ins>
            <w:ins w:id="4675" w:author="sam sehgal" w:date="2024-12-19T15:35:00Z" w16du:dateUtc="2024-12-19T04:35:00Z">
              <w:r w:rsidR="006526DA">
                <w:rPr>
                  <w:rFonts w:asciiTheme="minorHAnsi" w:hAnsiTheme="minorHAnsi"/>
                  <w:sz w:val="20"/>
                  <w:szCs w:val="20"/>
                </w:rPr>
                <w:t xml:space="preserve"> </w:t>
              </w:r>
              <w:r w:rsidR="006526DA" w:rsidRPr="006526DA">
                <w:rPr>
                  <w:rFonts w:asciiTheme="minorHAnsi" w:hAnsiTheme="minorHAnsi"/>
                  <w:sz w:val="20"/>
                  <w:szCs w:val="20"/>
                  <w:highlight w:val="green"/>
                  <w:rPrChange w:id="4676" w:author="sam sehgal" w:date="2024-12-19T15:36:00Z" w16du:dateUtc="2024-12-19T04:36:00Z">
                    <w:rPr>
                      <w:rFonts w:asciiTheme="minorHAnsi" w:hAnsiTheme="minorHAnsi"/>
                      <w:sz w:val="20"/>
                      <w:szCs w:val="20"/>
                    </w:rPr>
                  </w:rPrChange>
                </w:rPr>
                <w:t>and</w:t>
              </w:r>
            </w:ins>
            <w:ins w:id="4677" w:author="sam sehgal" w:date="2024-10-14T16:38:00Z" w16du:dateUtc="2024-10-14T05:38:00Z">
              <w:r w:rsidRPr="00FF1250">
                <w:rPr>
                  <w:rFonts w:asciiTheme="minorHAnsi" w:hAnsiTheme="minorHAnsi"/>
                  <w:sz w:val="20"/>
                  <w:szCs w:val="20"/>
                  <w:rPrChange w:id="4678" w:author="Sam Sehgal (EXT Idiom)" w:date="2024-12-17T13:50:00Z" w16du:dateUtc="2024-12-17T02:50:00Z">
                    <w:rPr>
                      <w:rFonts w:asciiTheme="minorHAnsi" w:hAnsiTheme="minorHAnsi"/>
                      <w:sz w:val="20"/>
                      <w:szCs w:val="20"/>
                      <w:highlight w:val="cyan"/>
                    </w:rPr>
                  </w:rPrChange>
                </w:rPr>
                <w:t xml:space="preserve"> their partners (legal or de-facto</w:t>
              </w:r>
              <w:del w:id="4679" w:author="Sam Sehgal (EXT Idiom)" w:date="2024-12-17T13:50:00Z" w16du:dateUtc="2024-12-17T02:50:00Z">
                <w:r w:rsidRPr="00FF1250" w:rsidDel="00FF1250">
                  <w:rPr>
                    <w:rFonts w:asciiTheme="minorHAnsi" w:hAnsiTheme="minorHAnsi"/>
                    <w:sz w:val="20"/>
                    <w:szCs w:val="20"/>
                    <w:rPrChange w:id="4680" w:author="Sam Sehgal (EXT Idiom)" w:date="2024-12-17T13:50:00Z" w16du:dateUtc="2024-12-17T02:50:00Z">
                      <w:rPr>
                        <w:rFonts w:asciiTheme="minorHAnsi" w:hAnsiTheme="minorHAnsi"/>
                        <w:sz w:val="20"/>
                        <w:szCs w:val="20"/>
                        <w:highlight w:val="cyan"/>
                      </w:rPr>
                    </w:rPrChange>
                  </w:rPr>
                  <w:delText xml:space="preserve"> have not</w:delText>
                </w:r>
              </w:del>
              <w:r w:rsidRPr="00FF1250">
                <w:rPr>
                  <w:rFonts w:asciiTheme="minorHAnsi" w:hAnsiTheme="minorHAnsi"/>
                  <w:sz w:val="20"/>
                  <w:szCs w:val="20"/>
                  <w:rPrChange w:id="4681" w:author="Sam Sehgal (EXT Idiom)" w:date="2024-12-17T13:50:00Z" w16du:dateUtc="2024-12-17T02:50:00Z">
                    <w:rPr>
                      <w:rFonts w:asciiTheme="minorHAnsi" w:hAnsiTheme="minorHAnsi"/>
                      <w:sz w:val="20"/>
                      <w:szCs w:val="20"/>
                      <w:highlight w:val="cyan"/>
                    </w:rPr>
                  </w:rPrChange>
                </w:rPr>
                <w:t>:</w:t>
              </w:r>
              <w:commentRangeEnd w:id="4672"/>
              <w:r w:rsidRPr="00FF1250">
                <w:rPr>
                  <w:rStyle w:val="CommentReference"/>
                  <w:rFonts w:asciiTheme="minorHAnsi" w:hAnsiTheme="minorHAnsi" w:cstheme="minorBidi"/>
                  <w:sz w:val="20"/>
                  <w:szCs w:val="20"/>
                  <w:rPrChange w:id="4682" w:author="Sam Sehgal (EXT Idiom)" w:date="2024-12-17T13:50:00Z" w16du:dateUtc="2024-12-17T02:50:00Z">
                    <w:rPr>
                      <w:rStyle w:val="CommentReference"/>
                      <w:rFonts w:asciiTheme="minorHAnsi" w:hAnsiTheme="minorHAnsi" w:cstheme="minorBidi"/>
                      <w:sz w:val="20"/>
                      <w:szCs w:val="20"/>
                      <w:highlight w:val="cyan"/>
                    </w:rPr>
                  </w:rPrChange>
                </w:rPr>
                <w:commentReference w:id="4672"/>
              </w:r>
              <w:commentRangeEnd w:id="4673"/>
              <w:r w:rsidRPr="00FF1250">
                <w:rPr>
                  <w:rStyle w:val="CommentReference"/>
                  <w:rFonts w:asciiTheme="minorHAnsi" w:hAnsiTheme="minorHAnsi" w:cstheme="minorBidi"/>
                  <w:sz w:val="20"/>
                  <w:szCs w:val="20"/>
                  <w:rPrChange w:id="4683" w:author="Sam Sehgal (EXT Idiom)" w:date="2024-12-17T13:50:00Z" w16du:dateUtc="2024-12-17T02:50:00Z">
                    <w:rPr>
                      <w:rStyle w:val="CommentReference"/>
                      <w:rFonts w:asciiTheme="minorHAnsi" w:hAnsiTheme="minorHAnsi" w:cstheme="minorBidi"/>
                      <w:sz w:val="20"/>
                      <w:szCs w:val="20"/>
                      <w:highlight w:val="cyan"/>
                    </w:rPr>
                  </w:rPrChange>
                </w:rPr>
                <w:commentReference w:id="4673"/>
              </w:r>
              <w:r w:rsidRPr="00FF1250">
                <w:rPr>
                  <w:rFonts w:asciiTheme="minorHAnsi" w:hAnsiTheme="minorHAnsi"/>
                  <w:sz w:val="20"/>
                  <w:szCs w:val="20"/>
                  <w:rPrChange w:id="4684" w:author="Sam Sehgal (EXT Idiom)" w:date="2024-12-17T13:50:00Z" w16du:dateUtc="2024-12-17T02:50:00Z">
                    <w:rPr>
                      <w:rFonts w:asciiTheme="minorHAnsi" w:hAnsiTheme="minorHAnsi"/>
                      <w:sz w:val="20"/>
                      <w:szCs w:val="20"/>
                      <w:highlight w:val="cyan"/>
                    </w:rPr>
                  </w:rPrChange>
                </w:rPr>
                <w:t>”</w:t>
              </w:r>
            </w:ins>
          </w:p>
          <w:p w14:paraId="12C6A96F" w14:textId="77777777" w:rsidR="00C60E6A" w:rsidRPr="00FF1250" w:rsidRDefault="00C60E6A" w:rsidP="00C60E6A">
            <w:pPr>
              <w:tabs>
                <w:tab w:val="left" w:pos="774"/>
              </w:tabs>
              <w:contextualSpacing/>
              <w:rPr>
                <w:ins w:id="4685" w:author="sam sehgal" w:date="2024-10-14T16:36:00Z" w16du:dateUtc="2024-10-14T05:36:00Z"/>
                <w:rFonts w:asciiTheme="minorHAnsi" w:hAnsiTheme="minorHAnsi"/>
                <w:b/>
                <w:bCs/>
                <w:sz w:val="20"/>
                <w:szCs w:val="20"/>
                <w:rPrChange w:id="4686" w:author="Sam Sehgal (EXT Idiom)" w:date="2024-12-17T13:50:00Z" w16du:dateUtc="2024-12-17T02:50:00Z">
                  <w:rPr>
                    <w:ins w:id="4687" w:author="sam sehgal" w:date="2024-10-14T16:36:00Z" w16du:dateUtc="2024-10-14T05:36:00Z"/>
                    <w:rFonts w:asciiTheme="minorHAnsi" w:hAnsiTheme="minorHAnsi"/>
                    <w:b/>
                    <w:bCs/>
                    <w:sz w:val="20"/>
                    <w:szCs w:val="20"/>
                    <w:highlight w:val="cyan"/>
                  </w:rPr>
                </w:rPrChange>
              </w:rPr>
            </w:pPr>
          </w:p>
        </w:tc>
        <w:tc>
          <w:tcPr>
            <w:tcW w:w="1701" w:type="dxa"/>
          </w:tcPr>
          <w:p w14:paraId="7EEB64C9" w14:textId="77777777" w:rsidR="00C60E6A" w:rsidRPr="00FF1250" w:rsidRDefault="00C60E6A" w:rsidP="00C60E6A">
            <w:pPr>
              <w:tabs>
                <w:tab w:val="left" w:pos="1800"/>
              </w:tabs>
              <w:rPr>
                <w:ins w:id="4688" w:author="sam sehgal" w:date="2024-10-14T16:38:00Z" w16du:dateUtc="2024-10-14T05:38:00Z"/>
                <w:rFonts w:asciiTheme="minorHAnsi" w:hAnsiTheme="minorHAnsi" w:cstheme="minorHAnsi"/>
                <w:bCs/>
                <w:sz w:val="20"/>
                <w:szCs w:val="20"/>
              </w:rPr>
            </w:pPr>
            <w:ins w:id="4689" w:author="sam sehgal" w:date="2024-10-14T16:38:00Z" w16du:dateUtc="2024-10-14T05:38:00Z">
              <w:r w:rsidRPr="00FF1250">
                <w:rPr>
                  <w:rFonts w:asciiTheme="minorHAnsi" w:hAnsiTheme="minorHAnsi" w:cstheme="minorHAnsi"/>
                  <w:bCs/>
                  <w:sz w:val="20"/>
                  <w:szCs w:val="20"/>
                </w:rPr>
                <w:t>Column 1 Bodycopy_COI</w:t>
              </w:r>
            </w:ins>
          </w:p>
          <w:p w14:paraId="278668F5" w14:textId="77777777" w:rsidR="00C60E6A" w:rsidRPr="00FF1250" w:rsidRDefault="00C60E6A" w:rsidP="00C60E6A">
            <w:pPr>
              <w:tabs>
                <w:tab w:val="left" w:pos="1800"/>
              </w:tabs>
              <w:rPr>
                <w:ins w:id="4690" w:author="sam sehgal" w:date="2024-10-14T16:38:00Z" w16du:dateUtc="2024-10-14T05:38:00Z"/>
                <w:rFonts w:asciiTheme="minorHAnsi" w:hAnsiTheme="minorHAnsi" w:cstheme="minorHAnsi"/>
                <w:bCs/>
                <w:sz w:val="20"/>
                <w:szCs w:val="20"/>
              </w:rPr>
            </w:pPr>
          </w:p>
          <w:p w14:paraId="6A75553E" w14:textId="77777777" w:rsidR="00C60E6A" w:rsidRPr="00FF1250" w:rsidRDefault="00C60E6A" w:rsidP="00C60E6A">
            <w:pPr>
              <w:tabs>
                <w:tab w:val="left" w:pos="1800"/>
              </w:tabs>
              <w:rPr>
                <w:ins w:id="4691" w:author="sam sehgal" w:date="2024-10-14T16:38:00Z" w16du:dateUtc="2024-10-14T05:38:00Z"/>
                <w:rFonts w:asciiTheme="minorHAnsi" w:hAnsiTheme="minorHAnsi" w:cstheme="minorHAnsi"/>
                <w:bCs/>
                <w:sz w:val="20"/>
                <w:szCs w:val="20"/>
              </w:rPr>
            </w:pPr>
            <w:ins w:id="4692" w:author="sam sehgal" w:date="2024-10-14T16:38:00Z" w16du:dateUtc="2024-10-14T05:38:00Z">
              <w:r w:rsidRPr="00FF1250">
                <w:rPr>
                  <w:rFonts w:asciiTheme="minorHAnsi" w:hAnsiTheme="minorHAnsi" w:cstheme="minorHAnsi"/>
                  <w:bCs/>
                  <w:sz w:val="20"/>
                  <w:szCs w:val="20"/>
                </w:rPr>
                <w:t>Column 2: Bullet_1_B_COI</w:t>
              </w:r>
            </w:ins>
          </w:p>
          <w:p w14:paraId="6A5ECD9B" w14:textId="77777777" w:rsidR="00C60E6A" w:rsidRPr="00FF1250" w:rsidRDefault="00C60E6A" w:rsidP="00C60E6A">
            <w:pPr>
              <w:tabs>
                <w:tab w:val="left" w:pos="1800"/>
              </w:tabs>
              <w:rPr>
                <w:ins w:id="4693" w:author="sam sehgal" w:date="2024-10-14T16:36:00Z" w16du:dateUtc="2024-10-14T05:36:00Z"/>
                <w:rFonts w:asciiTheme="minorHAnsi" w:hAnsiTheme="minorHAnsi" w:cstheme="minorHAnsi"/>
                <w:bCs/>
                <w:sz w:val="20"/>
                <w:szCs w:val="20"/>
                <w:rPrChange w:id="4694" w:author="Sam Sehgal (EXT Idiom)" w:date="2024-12-17T13:50:00Z" w16du:dateUtc="2024-12-17T02:50:00Z">
                  <w:rPr>
                    <w:ins w:id="4695" w:author="sam sehgal" w:date="2024-10-14T16:36:00Z" w16du:dateUtc="2024-10-14T05:36:00Z"/>
                    <w:rFonts w:asciiTheme="minorHAnsi" w:hAnsiTheme="minorHAnsi" w:cstheme="minorHAnsi"/>
                    <w:bCs/>
                    <w:sz w:val="20"/>
                    <w:szCs w:val="20"/>
                    <w:highlight w:val="cyan"/>
                  </w:rPr>
                </w:rPrChange>
              </w:rPr>
            </w:pPr>
          </w:p>
        </w:tc>
      </w:tr>
      <w:tr w:rsidR="00C60E6A" w:rsidRPr="00720F8E" w14:paraId="7065B5BF" w14:textId="77777777" w:rsidTr="009E32DB">
        <w:trPr>
          <w:cantSplit/>
          <w:ins w:id="4696" w:author="sam sehgal" w:date="2024-10-14T16:36:00Z"/>
        </w:trPr>
        <w:tc>
          <w:tcPr>
            <w:tcW w:w="846" w:type="dxa"/>
          </w:tcPr>
          <w:p w14:paraId="4DDE2F94" w14:textId="06371414" w:rsidR="00C60E6A" w:rsidRPr="00BF1C1D" w:rsidRDefault="00C60E6A" w:rsidP="00C60E6A">
            <w:pPr>
              <w:tabs>
                <w:tab w:val="left" w:pos="1800"/>
              </w:tabs>
              <w:rPr>
                <w:ins w:id="4697" w:author="sam sehgal" w:date="2024-10-14T16:36:00Z" w16du:dateUtc="2024-10-14T05:36:00Z"/>
                <w:rFonts w:asciiTheme="minorHAnsi" w:hAnsiTheme="minorHAnsi" w:cstheme="minorHAnsi"/>
                <w:bCs/>
                <w:sz w:val="20"/>
                <w:highlight w:val="cyan"/>
              </w:rPr>
            </w:pPr>
            <w:ins w:id="4698" w:author="sam sehgal" w:date="2024-10-14T16:38:00Z" w16du:dateUtc="2024-10-14T05:38:00Z">
              <w:r w:rsidRPr="00671620">
                <w:rPr>
                  <w:rFonts w:asciiTheme="minorHAnsi" w:hAnsiTheme="minorHAnsi" w:cstheme="minorHAnsi"/>
                  <w:bCs/>
                  <w:sz w:val="20"/>
                  <w:highlight w:val="cyan"/>
                </w:rPr>
                <w:lastRenderedPageBreak/>
                <w:t>AYP 8 V</w:t>
              </w:r>
            </w:ins>
            <w:ins w:id="4699" w:author="sam sehgal" w:date="2024-10-14T16:42:00Z" w16du:dateUtc="2024-10-14T05:42:00Z">
              <w:r>
                <w:rPr>
                  <w:rFonts w:asciiTheme="minorHAnsi" w:hAnsiTheme="minorHAnsi" w:cstheme="minorHAnsi"/>
                  <w:bCs/>
                  <w:sz w:val="20"/>
                  <w:highlight w:val="cyan"/>
                </w:rPr>
                <w:t>1</w:t>
              </w:r>
            </w:ins>
            <w:ins w:id="4700" w:author="Sam Sehgal (EXT Idiom)" w:date="2024-11-12T11:09:00Z" w16du:dateUtc="2024-11-12T00:09:00Z">
              <w:r w:rsidR="00C2167A">
                <w:rPr>
                  <w:rFonts w:asciiTheme="minorHAnsi" w:hAnsiTheme="minorHAnsi" w:cstheme="minorHAnsi"/>
                  <w:bCs/>
                  <w:sz w:val="20"/>
                  <w:highlight w:val="cyan"/>
                </w:rPr>
                <w:t>1</w:t>
              </w:r>
            </w:ins>
            <w:ins w:id="4701" w:author="sam sehgal" w:date="2024-10-14T16:42:00Z" w16du:dateUtc="2024-10-14T05:42:00Z">
              <w:del w:id="4702" w:author="Sam Sehgal (EXT Idiom)" w:date="2024-11-12T11:09:00Z" w16du:dateUtc="2024-11-12T00:09:00Z">
                <w:r w:rsidDel="00C2167A">
                  <w:rPr>
                    <w:rFonts w:asciiTheme="minorHAnsi" w:hAnsiTheme="minorHAnsi" w:cstheme="minorHAnsi"/>
                    <w:bCs/>
                    <w:sz w:val="20"/>
                    <w:highlight w:val="cyan"/>
                  </w:rPr>
                  <w:delText>0</w:delText>
                </w:r>
              </w:del>
            </w:ins>
          </w:p>
        </w:tc>
        <w:tc>
          <w:tcPr>
            <w:tcW w:w="1701" w:type="dxa"/>
          </w:tcPr>
          <w:p w14:paraId="6282EBB7" w14:textId="77777777" w:rsidR="00C60E6A" w:rsidRDefault="00C60E6A" w:rsidP="00C60E6A">
            <w:pPr>
              <w:tabs>
                <w:tab w:val="left" w:pos="1800"/>
              </w:tabs>
              <w:rPr>
                <w:ins w:id="4703" w:author="sam sehgal" w:date="2024-10-14T16:38:00Z" w16du:dateUtc="2024-10-14T05:38:00Z"/>
                <w:rFonts w:ascii="Arial" w:hAnsi="Arial"/>
                <w:sz w:val="18"/>
                <w:szCs w:val="18"/>
              </w:rPr>
            </w:pPr>
            <w:ins w:id="4704" w:author="sam sehgal" w:date="2024-10-14T16:38:00Z" w16du:dateUtc="2024-10-14T05:38:00Z">
              <w:r w:rsidRPr="00A551ED">
                <w:rPr>
                  <w:rFonts w:ascii="Arial" w:hAnsi="Arial"/>
                  <w:sz w:val="18"/>
                  <w:szCs w:val="18"/>
                </w:rPr>
                <w:t>&lt;ProductCode&gt;</w:t>
              </w:r>
            </w:ins>
          </w:p>
          <w:p w14:paraId="5399AE16" w14:textId="77777777" w:rsidR="00C60E6A" w:rsidRPr="00671620" w:rsidRDefault="00C60E6A" w:rsidP="00C60E6A">
            <w:pPr>
              <w:tabs>
                <w:tab w:val="left" w:pos="1800"/>
              </w:tabs>
              <w:rPr>
                <w:ins w:id="4705" w:author="sam sehgal" w:date="2024-10-14T16:38:00Z" w16du:dateUtc="2024-10-14T05:38:00Z"/>
                <w:rFonts w:ascii="Calibri" w:hAnsi="Calibri" w:cs="Calibri"/>
                <w:color w:val="000000" w:themeColor="text1"/>
                <w:sz w:val="20"/>
                <w:szCs w:val="20"/>
                <w:highlight w:val="cyan"/>
              </w:rPr>
            </w:pPr>
            <w:ins w:id="4706" w:author="sam sehgal" w:date="2024-10-14T16:38:00Z" w16du:dateUtc="2024-10-14T05:38:00Z">
              <w:r w:rsidRPr="00B86957">
                <w:rPr>
                  <w:rFonts w:ascii="Calibri" w:hAnsi="Calibri" w:cs="Calibri"/>
                  <w:color w:val="000000" w:themeColor="text1"/>
                  <w:sz w:val="20"/>
                  <w:szCs w:val="20"/>
                  <w:highlight w:val="cyan"/>
                </w:rPr>
                <w:t>&lt;HasFraudDishonestyCode&gt;</w:t>
              </w:r>
            </w:ins>
          </w:p>
          <w:p w14:paraId="5FD41F2C" w14:textId="49B85D54" w:rsidR="00C60E6A" w:rsidRPr="00A551ED" w:rsidRDefault="00C60E6A" w:rsidP="00C60E6A">
            <w:pPr>
              <w:tabs>
                <w:tab w:val="left" w:pos="1800"/>
              </w:tabs>
              <w:rPr>
                <w:ins w:id="4707" w:author="sam sehgal" w:date="2024-10-14T16:36:00Z" w16du:dateUtc="2024-10-14T05:36:00Z"/>
                <w:rFonts w:ascii="Arial" w:hAnsi="Arial"/>
                <w:sz w:val="18"/>
                <w:szCs w:val="18"/>
              </w:rPr>
            </w:pPr>
            <w:ins w:id="4708" w:author="sam sehgal" w:date="2024-10-14T16:38:00Z" w16du:dateUtc="2024-10-14T05:38:00Z">
              <w:r w:rsidRPr="00671620">
                <w:rPr>
                  <w:rFonts w:ascii="Arial" w:hAnsi="Arial"/>
                  <w:sz w:val="20"/>
                  <w:szCs w:val="20"/>
                  <w:highlight w:val="cyan"/>
                </w:rPr>
                <w:t>&lt;IsMigration&gt;</w:t>
              </w:r>
            </w:ins>
          </w:p>
        </w:tc>
        <w:tc>
          <w:tcPr>
            <w:tcW w:w="8363" w:type="dxa"/>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C60E6A" w:rsidRPr="00671620" w14:paraId="3D0AB2D1" w14:textId="77777777">
              <w:trPr>
                <w:trHeight w:val="140"/>
                <w:ins w:id="4709" w:author="sam sehgal" w:date="2024-10-14T16:38:00Z"/>
              </w:trPr>
              <w:tc>
                <w:tcPr>
                  <w:tcW w:w="2904" w:type="dxa"/>
                  <w:noWrap/>
                  <w:hideMark/>
                </w:tcPr>
                <w:p w14:paraId="40E14977" w14:textId="22066419" w:rsidR="00C60E6A" w:rsidRPr="00671620" w:rsidRDefault="00C60E6A" w:rsidP="00C60E6A">
                  <w:pPr>
                    <w:pStyle w:val="BodycopyCOI"/>
                    <w:rPr>
                      <w:ins w:id="4710" w:author="sam sehgal" w:date="2024-10-14T16:38:00Z" w16du:dateUtc="2024-10-14T05:38:00Z"/>
                      <w:b/>
                      <w:bCs/>
                      <w:highlight w:val="cyan"/>
                    </w:rPr>
                  </w:pPr>
                  <w:ins w:id="4711" w:author="sam sehgal" w:date="2024-10-14T16:38:00Z" w16du:dateUtc="2024-10-14T05:38:00Z">
                    <w:r w:rsidRPr="00671620">
                      <w:rPr>
                        <w:rFonts w:asciiTheme="minorHAnsi" w:hAnsiTheme="minorHAnsi"/>
                        <w:sz w:val="20"/>
                        <w:szCs w:val="20"/>
                        <w:highlight w:val="cyan"/>
                        <w:lang w:val="en-US"/>
                      </w:rPr>
                      <w:t>We understand that in your previous policy terms  policyholders</w:t>
                    </w:r>
                    <w:del w:id="4712" w:author="Sam Sehgal (EXT Idiom)" w:date="2024-12-17T13:51:00Z" w16du:dateUtc="2024-12-17T02:51:00Z">
                      <w:r w:rsidRPr="00E01907" w:rsidDel="00E01907">
                        <w:rPr>
                          <w:rFonts w:asciiTheme="minorHAnsi" w:hAnsiTheme="minorHAnsi"/>
                          <w:sz w:val="20"/>
                          <w:szCs w:val="20"/>
                          <w:highlight w:val="green"/>
                          <w:lang w:val="en-US"/>
                          <w:rPrChange w:id="4713" w:author="Sam Sehgal (EXT Idiom)" w:date="2024-12-17T13:51:00Z" w16du:dateUtc="2024-12-17T02:51:00Z">
                            <w:rPr>
                              <w:rFonts w:asciiTheme="minorHAnsi" w:hAnsiTheme="minorHAnsi"/>
                              <w:sz w:val="20"/>
                              <w:szCs w:val="20"/>
                              <w:highlight w:val="cyan"/>
                              <w:lang w:val="en-US"/>
                            </w:rPr>
                          </w:rPrChange>
                        </w:rPr>
                        <w:delText>,</w:delText>
                      </w:r>
                    </w:del>
                  </w:ins>
                  <w:ins w:id="4714" w:author="Sam Sehgal (EXT Idiom)" w:date="2024-12-17T13:51:00Z" w16du:dateUtc="2024-12-17T02:51:00Z">
                    <w:r w:rsidR="00E01907" w:rsidRPr="00E01907">
                      <w:rPr>
                        <w:rFonts w:asciiTheme="minorHAnsi" w:hAnsiTheme="minorHAnsi"/>
                        <w:sz w:val="20"/>
                        <w:szCs w:val="20"/>
                        <w:highlight w:val="green"/>
                        <w:lang w:val="en-US"/>
                        <w:rPrChange w:id="4715" w:author="Sam Sehgal (EXT Idiom)" w:date="2024-12-17T13:51:00Z" w16du:dateUtc="2024-12-17T02:51:00Z">
                          <w:rPr>
                            <w:rFonts w:asciiTheme="minorHAnsi" w:hAnsiTheme="minorHAnsi"/>
                            <w:sz w:val="20"/>
                            <w:szCs w:val="20"/>
                            <w:highlight w:val="cyan"/>
                            <w:lang w:val="en-US"/>
                          </w:rPr>
                        </w:rPrChange>
                      </w:rPr>
                      <w:t xml:space="preserve"> and</w:t>
                    </w:r>
                  </w:ins>
                  <w:ins w:id="4716" w:author="sam sehgal" w:date="2024-10-14T16:38:00Z" w16du:dateUtc="2024-10-14T05:38:00Z">
                    <w:r w:rsidRPr="00E01907">
                      <w:rPr>
                        <w:rFonts w:asciiTheme="minorHAnsi" w:hAnsiTheme="minorHAnsi"/>
                        <w:sz w:val="20"/>
                        <w:szCs w:val="20"/>
                        <w:highlight w:val="green"/>
                        <w:lang w:val="en-US"/>
                        <w:rPrChange w:id="4717" w:author="Sam Sehgal (EXT Idiom)" w:date="2024-12-17T13:51:00Z" w16du:dateUtc="2024-12-17T02:51:00Z">
                          <w:rPr>
                            <w:rFonts w:asciiTheme="minorHAnsi" w:hAnsiTheme="minorHAnsi"/>
                            <w:sz w:val="20"/>
                            <w:szCs w:val="20"/>
                            <w:highlight w:val="cyan"/>
                            <w:lang w:val="en-US"/>
                          </w:rPr>
                        </w:rPrChange>
                      </w:rPr>
                      <w:t xml:space="preserve"> </w:t>
                    </w:r>
                    <w:r w:rsidRPr="00671620">
                      <w:rPr>
                        <w:rFonts w:asciiTheme="minorHAnsi" w:hAnsiTheme="minorHAnsi"/>
                        <w:sz w:val="20"/>
                        <w:szCs w:val="20"/>
                        <w:highlight w:val="cyan"/>
                        <w:lang w:val="en-US"/>
                      </w:rPr>
                      <w:t>their partners (legal or de-facto</w:t>
                    </w:r>
                    <w:r w:rsidRPr="00671620">
                      <w:rPr>
                        <w:rFonts w:asciiTheme="minorHAnsi" w:hAnsiTheme="minorHAnsi"/>
                        <w:sz w:val="20"/>
                        <w:szCs w:val="20"/>
                        <w:highlight w:val="cyan"/>
                      </w:rPr>
                      <w:t>:</w:t>
                    </w:r>
                    <w:r w:rsidRPr="00B86957" w:rsidDel="003630AF">
                      <w:rPr>
                        <w:highlight w:val="cyan"/>
                      </w:rPr>
                      <w:t xml:space="preserve"> </w:t>
                    </w:r>
                  </w:ins>
                </w:p>
              </w:tc>
              <w:tc>
                <w:tcPr>
                  <w:tcW w:w="4614" w:type="dxa"/>
                  <w:noWrap/>
                  <w:hideMark/>
                </w:tcPr>
                <w:p w14:paraId="1DCC2DEE" w14:textId="00A2D084" w:rsidR="00C60E6A" w:rsidRPr="00671620" w:rsidRDefault="00C60E6A" w:rsidP="00C60E6A">
                  <w:pPr>
                    <w:tabs>
                      <w:tab w:val="left" w:pos="774"/>
                    </w:tabs>
                    <w:rPr>
                      <w:ins w:id="4718" w:author="sam sehgal" w:date="2024-10-14T16:38:00Z" w16du:dateUtc="2024-10-14T05:38:00Z"/>
                      <w:rFonts w:asciiTheme="minorHAnsi" w:hAnsiTheme="minorHAnsi"/>
                      <w:b/>
                      <w:bCs/>
                      <w:color w:val="000000"/>
                      <w:sz w:val="22"/>
                      <w:szCs w:val="22"/>
                      <w:highlight w:val="cyan"/>
                      <w:lang w:eastAsia="en-AU"/>
                    </w:rPr>
                  </w:pPr>
                  <w:ins w:id="4719" w:author="sam sehgal" w:date="2024-10-14T16:38:00Z" w16du:dateUtc="2024-10-14T05:38:00Z">
                    <w:r w:rsidRPr="00671620">
                      <w:rPr>
                        <w:rFonts w:asciiTheme="minorHAnsi" w:hAnsiTheme="minorHAnsi"/>
                        <w:b/>
                        <w:bCs/>
                        <w:sz w:val="20"/>
                        <w:szCs w:val="20"/>
                        <w:highlight w:val="cyan"/>
                      </w:rPr>
                      <w:t xml:space="preserve">• may have had an insurance claim </w:t>
                    </w:r>
                  </w:ins>
                  <w:ins w:id="4720" w:author="Sam Sehgal (EXT Idiom)" w:date="2024-12-17T13:51:00Z" w16du:dateUtc="2024-12-17T02:51:00Z">
                    <w:r w:rsidR="00495F67" w:rsidRPr="00495F67">
                      <w:rPr>
                        <w:rFonts w:asciiTheme="minorHAnsi" w:hAnsiTheme="minorHAnsi"/>
                        <w:b/>
                        <w:bCs/>
                        <w:sz w:val="20"/>
                        <w:szCs w:val="20"/>
                        <w:highlight w:val="green"/>
                        <w:rPrChange w:id="4721" w:author="Sam Sehgal (EXT Idiom)" w:date="2024-12-17T13:52:00Z" w16du:dateUtc="2024-12-17T02:52:00Z">
                          <w:rPr>
                            <w:rFonts w:asciiTheme="minorHAnsi" w:hAnsiTheme="minorHAnsi"/>
                            <w:b/>
                            <w:bCs/>
                            <w:sz w:val="20"/>
                            <w:szCs w:val="20"/>
                            <w:highlight w:val="cyan"/>
                          </w:rPr>
                        </w:rPrChange>
                      </w:rPr>
                      <w:t>decline</w:t>
                    </w:r>
                  </w:ins>
                  <w:ins w:id="4722" w:author="sam sehgal" w:date="2024-12-19T15:29:00Z" w16du:dateUtc="2024-12-19T04:29:00Z">
                    <w:r w:rsidR="000503A0">
                      <w:rPr>
                        <w:rFonts w:asciiTheme="minorHAnsi" w:hAnsiTheme="minorHAnsi"/>
                        <w:b/>
                        <w:bCs/>
                        <w:sz w:val="20"/>
                        <w:szCs w:val="20"/>
                        <w:highlight w:val="green"/>
                      </w:rPr>
                      <w:t>d</w:t>
                    </w:r>
                  </w:ins>
                  <w:ins w:id="4723" w:author="sam sehgal" w:date="2024-12-19T15:35:00Z" w16du:dateUtc="2024-12-19T04:35:00Z">
                    <w:r w:rsidR="00F55465">
                      <w:rPr>
                        <w:rFonts w:asciiTheme="minorHAnsi" w:hAnsiTheme="minorHAnsi"/>
                        <w:b/>
                        <w:bCs/>
                        <w:sz w:val="20"/>
                        <w:szCs w:val="20"/>
                        <w:highlight w:val="green"/>
                      </w:rPr>
                      <w:t xml:space="preserve"> </w:t>
                    </w:r>
                  </w:ins>
                  <w:ins w:id="4724" w:author="sam sehgal" w:date="2024-10-14T16:38:00Z" w16du:dateUtc="2024-10-14T05:38:00Z">
                    <w:del w:id="4725" w:author="Sam Sehgal (EXT Idiom)" w:date="2024-12-17T13:51:00Z" w16du:dateUtc="2024-12-17T02:51:00Z">
                      <w:r w:rsidRPr="00495F67" w:rsidDel="00495F67">
                        <w:rPr>
                          <w:rFonts w:asciiTheme="minorHAnsi" w:hAnsiTheme="minorHAnsi"/>
                          <w:b/>
                          <w:bCs/>
                          <w:sz w:val="20"/>
                          <w:szCs w:val="20"/>
                          <w:highlight w:val="green"/>
                          <w:rPrChange w:id="4726" w:author="Sam Sehgal (EXT Idiom)" w:date="2024-12-17T13:52:00Z" w16du:dateUtc="2024-12-17T02:52:00Z">
                            <w:rPr>
                              <w:rFonts w:asciiTheme="minorHAnsi" w:hAnsiTheme="minorHAnsi"/>
                              <w:b/>
                              <w:bCs/>
                              <w:sz w:val="20"/>
                              <w:szCs w:val="20"/>
                              <w:highlight w:val="cyan"/>
                            </w:rPr>
                          </w:rPrChange>
                        </w:rPr>
                        <w:delText>denied</w:delText>
                      </w:r>
                      <w:r w:rsidRPr="00671620" w:rsidDel="00495F67">
                        <w:rPr>
                          <w:rFonts w:asciiTheme="minorHAnsi" w:hAnsiTheme="minorHAnsi"/>
                          <w:b/>
                          <w:bCs/>
                          <w:sz w:val="20"/>
                          <w:szCs w:val="20"/>
                          <w:highlight w:val="cyan"/>
                        </w:rPr>
                        <w:delText xml:space="preserve"> </w:delText>
                      </w:r>
                    </w:del>
                    <w:r w:rsidRPr="00671620">
                      <w:rPr>
                        <w:rFonts w:asciiTheme="minorHAnsi" w:hAnsiTheme="minorHAnsi"/>
                        <w:b/>
                        <w:bCs/>
                        <w:sz w:val="20"/>
                        <w:szCs w:val="20"/>
                        <w:highlight w:val="cyan"/>
                      </w:rPr>
                      <w:t xml:space="preserve">for fraud or dishonesty in the last 5 years </w:t>
                    </w:r>
                  </w:ins>
                </w:p>
              </w:tc>
            </w:tr>
          </w:tbl>
          <w:p w14:paraId="67BCD617" w14:textId="77777777" w:rsidR="00C60E6A" w:rsidRPr="00671620" w:rsidRDefault="00C60E6A" w:rsidP="00C60E6A">
            <w:pPr>
              <w:pStyle w:val="BodycopyCOI"/>
              <w:rPr>
                <w:ins w:id="4727" w:author="sam sehgal" w:date="2024-10-14T16:36:00Z" w16du:dateUtc="2024-10-14T05:36:00Z"/>
                <w:highlight w:val="cyan"/>
                <w:lang w:val="en-US"/>
              </w:rPr>
            </w:pPr>
          </w:p>
        </w:tc>
        <w:tc>
          <w:tcPr>
            <w:tcW w:w="1985" w:type="dxa"/>
          </w:tcPr>
          <w:p w14:paraId="5E7ACDF9" w14:textId="4201B941" w:rsidR="00C60E6A" w:rsidRDefault="00C60E6A" w:rsidP="00C60E6A">
            <w:pPr>
              <w:tabs>
                <w:tab w:val="left" w:pos="774"/>
              </w:tabs>
              <w:contextualSpacing/>
              <w:rPr>
                <w:ins w:id="4728" w:author="sam sehgal" w:date="2024-10-14T16:38:00Z" w16du:dateUtc="2024-10-14T05:38:00Z"/>
                <w:rFonts w:asciiTheme="minorHAnsi" w:hAnsiTheme="minorHAnsi"/>
                <w:sz w:val="20"/>
                <w:szCs w:val="20"/>
                <w:highlight w:val="cyan"/>
              </w:rPr>
            </w:pPr>
            <w:ins w:id="4729" w:author="sam sehgal" w:date="2024-10-14T16:38:00Z" w16du:dateUtc="2024-10-14T05:38:00Z">
              <w:r w:rsidRPr="00671620">
                <w:rPr>
                  <w:rFonts w:asciiTheme="minorHAnsi" w:hAnsiTheme="minorHAnsi"/>
                  <w:b/>
                  <w:bCs/>
                  <w:sz w:val="20"/>
                  <w:szCs w:val="20"/>
                  <w:highlight w:val="cyan"/>
                </w:rPr>
                <w:t xml:space="preserve">IF </w:t>
              </w:r>
              <w:r w:rsidRPr="00671620">
                <w:rPr>
                  <w:rFonts w:asciiTheme="minorHAnsi" w:hAnsiTheme="minorHAnsi"/>
                  <w:sz w:val="20"/>
                  <w:szCs w:val="20"/>
                  <w:highlight w:val="cyan"/>
                </w:rPr>
                <w:t>&lt;ProductCode&gt;  = “</w:t>
              </w:r>
            </w:ins>
            <w:ins w:id="4730" w:author="sam sehgal" w:date="2024-10-14T16:42:00Z" w16du:dateUtc="2024-10-14T05:42:00Z">
              <w:r>
                <w:rPr>
                  <w:rFonts w:asciiTheme="minorHAnsi" w:hAnsiTheme="minorHAnsi"/>
                  <w:sz w:val="20"/>
                  <w:szCs w:val="20"/>
                  <w:highlight w:val="cyan"/>
                </w:rPr>
                <w:t>Landlord</w:t>
              </w:r>
            </w:ins>
            <w:ins w:id="4731" w:author="sam sehgal" w:date="2024-10-14T16:38:00Z" w16du:dateUtc="2024-10-14T05:38:00Z">
              <w:r w:rsidRPr="00671620">
                <w:rPr>
                  <w:rFonts w:asciiTheme="minorHAnsi" w:hAnsiTheme="minorHAnsi"/>
                  <w:sz w:val="20"/>
                  <w:szCs w:val="20"/>
                  <w:highlight w:val="cyan"/>
                </w:rPr>
                <w:t>”</w:t>
              </w:r>
            </w:ins>
          </w:p>
          <w:p w14:paraId="283C9F54" w14:textId="77777777" w:rsidR="00C60E6A" w:rsidRPr="00671620" w:rsidRDefault="00C60E6A" w:rsidP="00C60E6A">
            <w:pPr>
              <w:tabs>
                <w:tab w:val="left" w:pos="774"/>
              </w:tabs>
              <w:contextualSpacing/>
              <w:rPr>
                <w:ins w:id="4732" w:author="sam sehgal" w:date="2024-10-14T16:38:00Z" w16du:dateUtc="2024-10-14T05:38:00Z"/>
                <w:rFonts w:asciiTheme="minorHAnsi" w:hAnsiTheme="minorHAnsi"/>
                <w:b/>
                <w:bCs/>
                <w:sz w:val="20"/>
                <w:szCs w:val="20"/>
                <w:highlight w:val="cyan"/>
              </w:rPr>
            </w:pPr>
          </w:p>
          <w:p w14:paraId="38B91323" w14:textId="77777777" w:rsidR="00C60E6A" w:rsidRPr="00671620" w:rsidRDefault="00C60E6A" w:rsidP="00C60E6A">
            <w:pPr>
              <w:tabs>
                <w:tab w:val="left" w:pos="1800"/>
              </w:tabs>
              <w:rPr>
                <w:ins w:id="4733" w:author="sam sehgal" w:date="2024-10-14T16:38:00Z" w16du:dateUtc="2024-10-14T05:38:00Z"/>
                <w:rFonts w:ascii="Calibri" w:hAnsi="Calibri" w:cs="Calibri"/>
                <w:b/>
                <w:bCs/>
                <w:color w:val="000000" w:themeColor="text1"/>
                <w:sz w:val="20"/>
                <w:szCs w:val="20"/>
                <w:highlight w:val="cyan"/>
              </w:rPr>
            </w:pPr>
            <w:ins w:id="4734" w:author="sam sehgal" w:date="2024-10-14T16:38:00Z" w16du:dateUtc="2024-10-14T05:38:00Z">
              <w:r w:rsidRPr="00671620">
                <w:rPr>
                  <w:rFonts w:ascii="Calibri" w:hAnsi="Calibri" w:cs="Calibri"/>
                  <w:b/>
                  <w:bCs/>
                  <w:color w:val="000000" w:themeColor="text1"/>
                  <w:sz w:val="20"/>
                  <w:szCs w:val="20"/>
                  <w:highlight w:val="cyan"/>
                </w:rPr>
                <w:t>Column 2  text logic</w:t>
              </w:r>
            </w:ins>
          </w:p>
          <w:p w14:paraId="2F1FF358" w14:textId="77777777" w:rsidR="00C60E6A" w:rsidRPr="00B86957" w:rsidRDefault="00C60E6A" w:rsidP="00C60E6A">
            <w:pPr>
              <w:tabs>
                <w:tab w:val="left" w:pos="1800"/>
              </w:tabs>
              <w:rPr>
                <w:ins w:id="4735" w:author="sam sehgal" w:date="2024-10-14T16:38:00Z" w16du:dateUtc="2024-10-14T05:38:00Z"/>
                <w:rFonts w:ascii="Calibri" w:hAnsi="Calibri" w:cs="Calibri"/>
                <w:color w:val="000000" w:themeColor="text1"/>
                <w:sz w:val="20"/>
                <w:szCs w:val="20"/>
                <w:highlight w:val="cyan"/>
              </w:rPr>
            </w:pPr>
            <w:ins w:id="4736" w:author="sam sehgal" w:date="2024-10-14T16:38:00Z" w16du:dateUtc="2024-10-14T05:38:00Z">
              <w:r w:rsidRPr="00B86957">
                <w:rPr>
                  <w:rFonts w:ascii="Calibri" w:hAnsi="Calibri" w:cs="Calibri"/>
                  <w:color w:val="000000" w:themeColor="text1"/>
                  <w:sz w:val="20"/>
                  <w:szCs w:val="20"/>
                  <w:highlight w:val="cyan"/>
                </w:rPr>
                <w:t>IF</w:t>
              </w:r>
            </w:ins>
          </w:p>
          <w:p w14:paraId="77C73156" w14:textId="6641CE90" w:rsidR="00C60E6A" w:rsidRPr="00671620" w:rsidRDefault="00C60E6A" w:rsidP="00C60E6A">
            <w:pPr>
              <w:tabs>
                <w:tab w:val="left" w:pos="1800"/>
              </w:tabs>
              <w:rPr>
                <w:ins w:id="4737" w:author="sam sehgal" w:date="2024-10-14T16:38:00Z" w16du:dateUtc="2024-10-14T05:38:00Z"/>
                <w:rFonts w:ascii="Calibri" w:hAnsi="Calibri" w:cs="Calibri"/>
                <w:color w:val="000000" w:themeColor="text1"/>
                <w:sz w:val="20"/>
                <w:szCs w:val="20"/>
                <w:highlight w:val="cyan"/>
              </w:rPr>
            </w:pPr>
            <w:ins w:id="4738" w:author="sam sehgal" w:date="2024-10-14T16:38:00Z" w16du:dateUtc="2024-10-14T05:38:00Z">
              <w:r w:rsidRPr="004A1BD7">
                <w:rPr>
                  <w:rFonts w:ascii="Calibri" w:hAnsi="Calibri" w:cs="Calibri"/>
                  <w:color w:val="000000" w:themeColor="text1"/>
                  <w:sz w:val="20"/>
                  <w:szCs w:val="20"/>
                  <w:highlight w:val="cyan"/>
                </w:rPr>
                <w:t>&lt;</w:t>
              </w:r>
            </w:ins>
            <w:ins w:id="4739" w:author="Sam Sehgal (EXT Idiom)" w:date="2024-10-23T14:06:00Z" w16du:dateUtc="2024-10-23T03:06:00Z">
              <w:r w:rsidRPr="004A1BD7">
                <w:rPr>
                  <w:rFonts w:ascii="Calibri" w:hAnsi="Calibri" w:cs="Calibri"/>
                  <w:color w:val="000000" w:themeColor="text1"/>
                  <w:sz w:val="20"/>
                  <w:szCs w:val="20"/>
                  <w:highlight w:val="cyan"/>
                  <w:rPrChange w:id="4740" w:author="sam sehgal" w:date="2024-12-19T11:10:00Z" w16du:dateUtc="2024-12-19T00:10:00Z">
                    <w:rPr>
                      <w:rFonts w:ascii="Calibri" w:hAnsi="Calibri" w:cs="Calibri"/>
                      <w:color w:val="000000" w:themeColor="text1"/>
                      <w:sz w:val="20"/>
                      <w:szCs w:val="20"/>
                    </w:rPr>
                  </w:rPrChange>
                </w:rPr>
                <w:t>ClaimDeniedCode</w:t>
              </w:r>
              <w:r w:rsidRPr="004A1BD7" w:rsidDel="00191544">
                <w:rPr>
                  <w:rFonts w:ascii="Calibri" w:hAnsi="Calibri" w:cs="Calibri"/>
                  <w:color w:val="000000" w:themeColor="text1"/>
                  <w:sz w:val="20"/>
                  <w:szCs w:val="20"/>
                  <w:highlight w:val="cyan"/>
                </w:rPr>
                <w:t xml:space="preserve"> </w:t>
              </w:r>
            </w:ins>
            <w:ins w:id="4741" w:author="sam sehgal" w:date="2024-10-14T16:38:00Z" w16du:dateUtc="2024-10-14T05:38:00Z">
              <w:r w:rsidRPr="004A1BD7">
                <w:rPr>
                  <w:rFonts w:ascii="Calibri" w:hAnsi="Calibri" w:cs="Calibri"/>
                  <w:color w:val="000000" w:themeColor="text1"/>
                  <w:sz w:val="20"/>
                  <w:szCs w:val="20"/>
                  <w:highlight w:val="cyan"/>
                </w:rPr>
                <w:t xml:space="preserve">&gt; = </w:t>
              </w:r>
              <w:r w:rsidRPr="00671620">
                <w:rPr>
                  <w:rFonts w:ascii="Calibri" w:hAnsi="Calibri" w:cs="Calibri"/>
                  <w:color w:val="000000" w:themeColor="text1"/>
                  <w:sz w:val="20"/>
                  <w:szCs w:val="20"/>
                  <w:highlight w:val="cyan"/>
                </w:rPr>
                <w:t>“3|NotRecordedOnlyForMigration”</w:t>
              </w:r>
            </w:ins>
          </w:p>
          <w:p w14:paraId="2FBC9D30" w14:textId="77777777" w:rsidR="00C60E6A" w:rsidRPr="00671620" w:rsidRDefault="00C60E6A" w:rsidP="00C60E6A">
            <w:pPr>
              <w:tabs>
                <w:tab w:val="left" w:pos="1800"/>
              </w:tabs>
              <w:rPr>
                <w:ins w:id="4742" w:author="sam sehgal" w:date="2024-10-14T16:38:00Z" w16du:dateUtc="2024-10-14T05:38:00Z"/>
                <w:rFonts w:ascii="Calibri" w:hAnsi="Calibri" w:cs="Calibri"/>
                <w:color w:val="000000" w:themeColor="text1"/>
                <w:sz w:val="20"/>
                <w:szCs w:val="20"/>
                <w:highlight w:val="cyan"/>
              </w:rPr>
            </w:pPr>
            <w:ins w:id="4743" w:author="sam sehgal" w:date="2024-10-14T16:38:00Z" w16du:dateUtc="2024-10-14T05:38:00Z">
              <w:r w:rsidRPr="00671620">
                <w:rPr>
                  <w:rFonts w:ascii="Calibri" w:hAnsi="Calibri" w:cs="Calibri"/>
                  <w:b/>
                  <w:bCs/>
                  <w:color w:val="000000" w:themeColor="text1"/>
                  <w:sz w:val="20"/>
                  <w:szCs w:val="20"/>
                  <w:highlight w:val="cyan"/>
                </w:rPr>
                <w:t>THEN</w:t>
              </w:r>
              <w:r w:rsidRPr="00671620">
                <w:rPr>
                  <w:rFonts w:ascii="Calibri" w:hAnsi="Calibri" w:cs="Calibri"/>
                  <w:color w:val="000000" w:themeColor="text1"/>
                  <w:sz w:val="20"/>
                  <w:szCs w:val="20"/>
                  <w:highlight w:val="cyan"/>
                </w:rPr>
                <w:t xml:space="preserve"> display</w:t>
              </w:r>
            </w:ins>
          </w:p>
          <w:p w14:paraId="71E71878" w14:textId="77777777" w:rsidR="00C60E6A" w:rsidRDefault="00C60E6A" w:rsidP="00C60E6A">
            <w:pPr>
              <w:tabs>
                <w:tab w:val="left" w:pos="1800"/>
              </w:tabs>
              <w:rPr>
                <w:ins w:id="4744" w:author="sam sehgal" w:date="2024-10-14T16:38:00Z" w16du:dateUtc="2024-10-14T05:38:00Z"/>
                <w:rFonts w:ascii="Calibri" w:hAnsi="Calibri" w:cs="Calibri"/>
                <w:b/>
                <w:bCs/>
                <w:color w:val="000000" w:themeColor="text1"/>
                <w:sz w:val="20"/>
                <w:szCs w:val="20"/>
                <w:highlight w:val="cyan"/>
              </w:rPr>
            </w:pPr>
            <w:ins w:id="4745" w:author="sam sehgal" w:date="2024-10-14T16:38:00Z" w16du:dateUtc="2024-10-14T05:38:00Z">
              <w:r w:rsidRPr="00671620">
                <w:rPr>
                  <w:rFonts w:ascii="Calibri" w:hAnsi="Calibri" w:cs="Calibri"/>
                  <w:b/>
                  <w:bCs/>
                  <w:color w:val="000000" w:themeColor="text1"/>
                  <w:sz w:val="20"/>
                  <w:szCs w:val="20"/>
                  <w:highlight w:val="cyan"/>
                </w:rPr>
                <w:t>ELSE</w:t>
              </w:r>
            </w:ins>
          </w:p>
          <w:p w14:paraId="49A2B239" w14:textId="77777777" w:rsidR="00C60E6A" w:rsidRPr="00B86957" w:rsidRDefault="00C60E6A" w:rsidP="00C60E6A">
            <w:pPr>
              <w:tabs>
                <w:tab w:val="left" w:pos="1800"/>
              </w:tabs>
              <w:rPr>
                <w:ins w:id="4746" w:author="sam sehgal" w:date="2024-10-14T16:38:00Z" w16du:dateUtc="2024-10-14T05:38:00Z"/>
                <w:rFonts w:ascii="Calibri" w:hAnsi="Calibri" w:cs="Calibri"/>
                <w:b/>
                <w:bCs/>
                <w:color w:val="000000" w:themeColor="text1"/>
                <w:sz w:val="20"/>
                <w:szCs w:val="20"/>
                <w:highlight w:val="cyan"/>
              </w:rPr>
            </w:pPr>
          </w:p>
          <w:p w14:paraId="019C0DA7" w14:textId="77777777" w:rsidR="00C60E6A" w:rsidRPr="00671620" w:rsidRDefault="00C60E6A" w:rsidP="00C60E6A">
            <w:pPr>
              <w:tabs>
                <w:tab w:val="left" w:pos="774"/>
              </w:tabs>
              <w:contextualSpacing/>
              <w:rPr>
                <w:ins w:id="4747" w:author="sam sehgal" w:date="2024-10-14T16:38:00Z" w16du:dateUtc="2024-10-14T05:38:00Z"/>
                <w:rFonts w:asciiTheme="minorHAnsi" w:hAnsiTheme="minorHAnsi"/>
                <w:b/>
                <w:bCs/>
                <w:sz w:val="20"/>
                <w:szCs w:val="20"/>
                <w:highlight w:val="cyan"/>
                <w:u w:val="single"/>
              </w:rPr>
            </w:pPr>
            <w:ins w:id="4748" w:author="sam sehgal" w:date="2024-10-14T16:38:00Z" w16du:dateUtc="2024-10-14T05:38:00Z">
              <w:r w:rsidRPr="00671620">
                <w:rPr>
                  <w:rFonts w:asciiTheme="minorHAnsi" w:hAnsiTheme="minorHAnsi"/>
                  <w:b/>
                  <w:bCs/>
                  <w:sz w:val="20"/>
                  <w:szCs w:val="20"/>
                  <w:highlight w:val="cyan"/>
                  <w:u w:val="single"/>
                </w:rPr>
                <w:t>Column 1 logic:</w:t>
              </w:r>
            </w:ins>
          </w:p>
          <w:p w14:paraId="5AC46415" w14:textId="77777777" w:rsidR="00C60E6A" w:rsidRPr="00671620" w:rsidRDefault="00C60E6A" w:rsidP="00C60E6A">
            <w:pPr>
              <w:tabs>
                <w:tab w:val="left" w:pos="774"/>
              </w:tabs>
              <w:contextualSpacing/>
              <w:rPr>
                <w:ins w:id="4749" w:author="sam sehgal" w:date="2024-10-14T16:38:00Z" w16du:dateUtc="2024-10-14T05:38:00Z"/>
                <w:rFonts w:asciiTheme="minorHAnsi" w:hAnsiTheme="minorHAnsi"/>
                <w:b/>
                <w:bCs/>
                <w:sz w:val="20"/>
                <w:szCs w:val="20"/>
                <w:highlight w:val="cyan"/>
              </w:rPr>
            </w:pPr>
          </w:p>
          <w:p w14:paraId="3B405E1C" w14:textId="77777777" w:rsidR="00C60E6A" w:rsidRPr="00671620" w:rsidRDefault="00C60E6A" w:rsidP="00C60E6A">
            <w:pPr>
              <w:tabs>
                <w:tab w:val="left" w:pos="774"/>
              </w:tabs>
              <w:contextualSpacing/>
              <w:rPr>
                <w:ins w:id="4750" w:author="sam sehgal" w:date="2024-10-14T16:38:00Z" w16du:dateUtc="2024-10-14T05:38:00Z"/>
                <w:rFonts w:asciiTheme="minorHAnsi" w:hAnsiTheme="minorHAnsi"/>
                <w:b/>
                <w:bCs/>
                <w:sz w:val="20"/>
                <w:szCs w:val="20"/>
                <w:highlight w:val="cyan"/>
              </w:rPr>
            </w:pPr>
            <w:ins w:id="4751" w:author="sam sehgal" w:date="2024-10-14T16:38:00Z" w16du:dateUtc="2024-10-14T05:38:00Z">
              <w:r w:rsidRPr="00671620">
                <w:rPr>
                  <w:rFonts w:asciiTheme="minorHAnsi" w:hAnsiTheme="minorHAnsi"/>
                  <w:b/>
                  <w:bCs/>
                  <w:sz w:val="20"/>
                  <w:szCs w:val="20"/>
                  <w:highlight w:val="cyan"/>
                </w:rPr>
                <w:t xml:space="preserve">IF’ If &lt;IsMigration&gt; = ‘1’ then DISPLAY </w:t>
              </w:r>
            </w:ins>
          </w:p>
          <w:p w14:paraId="2F672D5E" w14:textId="77777777" w:rsidR="00C60E6A" w:rsidRPr="00671620" w:rsidRDefault="00C60E6A" w:rsidP="00C60E6A">
            <w:pPr>
              <w:tabs>
                <w:tab w:val="left" w:pos="774"/>
              </w:tabs>
              <w:contextualSpacing/>
              <w:rPr>
                <w:ins w:id="4752" w:author="sam sehgal" w:date="2024-10-14T16:38:00Z" w16du:dateUtc="2024-10-14T05:38:00Z"/>
                <w:rFonts w:asciiTheme="minorHAnsi" w:hAnsiTheme="minorHAnsi"/>
                <w:b/>
                <w:bCs/>
                <w:sz w:val="20"/>
                <w:szCs w:val="20"/>
                <w:highlight w:val="cyan"/>
              </w:rPr>
            </w:pPr>
          </w:p>
          <w:p w14:paraId="244436C8" w14:textId="645EBBE8" w:rsidR="00C60E6A" w:rsidRPr="00671620" w:rsidRDefault="00C60E6A" w:rsidP="00C60E6A">
            <w:pPr>
              <w:tabs>
                <w:tab w:val="left" w:pos="774"/>
              </w:tabs>
              <w:contextualSpacing/>
              <w:rPr>
                <w:ins w:id="4753" w:author="sam sehgal" w:date="2024-10-14T16:38:00Z" w16du:dateUtc="2024-10-14T05:38:00Z"/>
                <w:rFonts w:asciiTheme="minorHAnsi" w:hAnsiTheme="minorHAnsi"/>
                <w:b/>
                <w:bCs/>
                <w:sz w:val="20"/>
                <w:szCs w:val="20"/>
                <w:highlight w:val="cyan"/>
              </w:rPr>
            </w:pPr>
            <w:ins w:id="4754" w:author="sam sehgal" w:date="2024-10-14T16:38:00Z" w16du:dateUtc="2024-10-14T05:38:00Z">
              <w:r w:rsidRPr="00671620">
                <w:rPr>
                  <w:rFonts w:asciiTheme="minorHAnsi" w:hAnsiTheme="minorHAnsi"/>
                  <w:b/>
                  <w:bCs/>
                  <w:sz w:val="20"/>
                  <w:szCs w:val="20"/>
                  <w:highlight w:val="cyan"/>
                </w:rPr>
                <w:t>“</w:t>
              </w:r>
              <w:r w:rsidRPr="00671620">
                <w:rPr>
                  <w:rFonts w:asciiTheme="minorHAnsi" w:hAnsiTheme="minorHAnsi"/>
                  <w:sz w:val="20"/>
                  <w:szCs w:val="20"/>
                  <w:highlight w:val="cyan"/>
                </w:rPr>
                <w:t>We understand that in your previous policy terms  policyholders</w:t>
              </w:r>
            </w:ins>
            <w:ins w:id="4755" w:author="Sam Sehgal (EXT Idiom)" w:date="2024-12-17T13:52:00Z" w16du:dateUtc="2024-12-17T02:52:00Z">
              <w:r w:rsidR="00495F67">
                <w:rPr>
                  <w:rFonts w:asciiTheme="minorHAnsi" w:hAnsiTheme="minorHAnsi"/>
                  <w:sz w:val="20"/>
                  <w:szCs w:val="20"/>
                  <w:highlight w:val="cyan"/>
                </w:rPr>
                <w:t xml:space="preserve"> and</w:t>
              </w:r>
            </w:ins>
            <w:ins w:id="4756" w:author="sam sehgal" w:date="2024-10-14T16:38:00Z" w16du:dateUtc="2024-10-14T05:38:00Z">
              <w:del w:id="4757" w:author="Sam Sehgal (EXT Idiom)" w:date="2024-12-17T13:52:00Z" w16du:dateUtc="2024-12-17T02:52:00Z">
                <w:r w:rsidRPr="00671620" w:rsidDel="00495F67">
                  <w:rPr>
                    <w:rFonts w:asciiTheme="minorHAnsi" w:hAnsiTheme="minorHAnsi"/>
                    <w:sz w:val="20"/>
                    <w:szCs w:val="20"/>
                    <w:highlight w:val="cyan"/>
                  </w:rPr>
                  <w:delText>,</w:delText>
                </w:r>
              </w:del>
              <w:r w:rsidRPr="00671620">
                <w:rPr>
                  <w:rFonts w:asciiTheme="minorHAnsi" w:hAnsiTheme="minorHAnsi"/>
                  <w:sz w:val="20"/>
                  <w:szCs w:val="20"/>
                  <w:highlight w:val="cyan"/>
                </w:rPr>
                <w:t xml:space="preserve"> their partners (legal or de-facto):</w:t>
              </w:r>
              <w:commentRangeStart w:id="4758"/>
              <w:r w:rsidRPr="00671620">
                <w:rPr>
                  <w:rFonts w:asciiTheme="minorHAnsi" w:hAnsiTheme="minorHAnsi"/>
                  <w:sz w:val="20"/>
                  <w:szCs w:val="20"/>
                  <w:highlight w:val="cyan"/>
                </w:rPr>
                <w:t>”</w:t>
              </w:r>
              <w:commentRangeEnd w:id="4758"/>
              <w:r w:rsidRPr="00671620">
                <w:rPr>
                  <w:rStyle w:val="CommentReference"/>
                  <w:rFonts w:asciiTheme="minorHAnsi" w:hAnsiTheme="minorHAnsi" w:cstheme="minorBidi"/>
                  <w:b/>
                  <w:bCs/>
                  <w:sz w:val="20"/>
                  <w:szCs w:val="20"/>
                  <w:highlight w:val="cyan"/>
                </w:rPr>
                <w:commentReference w:id="4758"/>
              </w:r>
            </w:ins>
          </w:p>
          <w:p w14:paraId="67F66302" w14:textId="77777777" w:rsidR="00C60E6A" w:rsidRPr="00671620" w:rsidRDefault="00C60E6A" w:rsidP="00C60E6A">
            <w:pPr>
              <w:tabs>
                <w:tab w:val="left" w:pos="1800"/>
              </w:tabs>
              <w:rPr>
                <w:ins w:id="4759" w:author="sam sehgal" w:date="2024-10-14T16:38:00Z" w16du:dateUtc="2024-10-14T05:38:00Z"/>
                <w:rFonts w:ascii="Calibri" w:hAnsi="Calibri" w:cs="Calibri"/>
                <w:b/>
                <w:bCs/>
                <w:color w:val="000000" w:themeColor="text1"/>
                <w:sz w:val="20"/>
                <w:szCs w:val="20"/>
                <w:highlight w:val="cyan"/>
              </w:rPr>
            </w:pPr>
          </w:p>
          <w:p w14:paraId="526E1AE7" w14:textId="77777777" w:rsidR="00C60E6A" w:rsidRPr="00671620" w:rsidRDefault="00C60E6A" w:rsidP="00C60E6A">
            <w:pPr>
              <w:tabs>
                <w:tab w:val="left" w:pos="774"/>
              </w:tabs>
              <w:contextualSpacing/>
              <w:rPr>
                <w:ins w:id="4760" w:author="sam sehgal" w:date="2024-10-14T16:36:00Z" w16du:dateUtc="2024-10-14T05:36:00Z"/>
                <w:rFonts w:asciiTheme="minorHAnsi" w:hAnsiTheme="minorHAnsi"/>
                <w:b/>
                <w:bCs/>
                <w:sz w:val="20"/>
                <w:szCs w:val="20"/>
                <w:highlight w:val="cyan"/>
              </w:rPr>
            </w:pPr>
          </w:p>
        </w:tc>
        <w:tc>
          <w:tcPr>
            <w:tcW w:w="1701" w:type="dxa"/>
          </w:tcPr>
          <w:p w14:paraId="479F2F45" w14:textId="77777777" w:rsidR="00C60E6A" w:rsidRPr="00671620" w:rsidRDefault="00C60E6A" w:rsidP="00C60E6A">
            <w:pPr>
              <w:tabs>
                <w:tab w:val="left" w:pos="1800"/>
              </w:tabs>
              <w:rPr>
                <w:ins w:id="4761" w:author="sam sehgal" w:date="2024-10-14T16:38:00Z" w16du:dateUtc="2024-10-14T05:38:00Z"/>
                <w:rFonts w:asciiTheme="minorHAnsi" w:hAnsiTheme="minorHAnsi" w:cstheme="minorHAnsi"/>
                <w:bCs/>
                <w:sz w:val="20"/>
                <w:szCs w:val="20"/>
                <w:highlight w:val="cyan"/>
              </w:rPr>
            </w:pPr>
            <w:ins w:id="4762" w:author="sam sehgal" w:date="2024-10-14T16:38:00Z" w16du:dateUtc="2024-10-14T05:38:00Z">
              <w:r w:rsidRPr="00671620">
                <w:rPr>
                  <w:rFonts w:asciiTheme="minorHAnsi" w:hAnsiTheme="minorHAnsi" w:cstheme="minorHAnsi"/>
                  <w:bCs/>
                  <w:sz w:val="20"/>
                  <w:szCs w:val="20"/>
                  <w:highlight w:val="cyan"/>
                </w:rPr>
                <w:t>Column 1 Bodycopy_COI</w:t>
              </w:r>
            </w:ins>
          </w:p>
          <w:p w14:paraId="40E541A8" w14:textId="77777777" w:rsidR="00C60E6A" w:rsidRPr="00671620" w:rsidRDefault="00C60E6A" w:rsidP="00C60E6A">
            <w:pPr>
              <w:tabs>
                <w:tab w:val="left" w:pos="1800"/>
              </w:tabs>
              <w:rPr>
                <w:ins w:id="4763" w:author="sam sehgal" w:date="2024-10-14T16:38:00Z" w16du:dateUtc="2024-10-14T05:38:00Z"/>
                <w:rFonts w:asciiTheme="minorHAnsi" w:hAnsiTheme="minorHAnsi" w:cstheme="minorHAnsi"/>
                <w:bCs/>
                <w:sz w:val="20"/>
                <w:szCs w:val="20"/>
                <w:highlight w:val="cyan"/>
              </w:rPr>
            </w:pPr>
          </w:p>
          <w:p w14:paraId="3614B0D5" w14:textId="77777777" w:rsidR="00C60E6A" w:rsidRPr="00671620" w:rsidRDefault="00C60E6A" w:rsidP="00C60E6A">
            <w:pPr>
              <w:tabs>
                <w:tab w:val="left" w:pos="1800"/>
              </w:tabs>
              <w:rPr>
                <w:ins w:id="4764" w:author="sam sehgal" w:date="2024-10-14T16:38:00Z" w16du:dateUtc="2024-10-14T05:38:00Z"/>
                <w:rFonts w:asciiTheme="minorHAnsi" w:hAnsiTheme="minorHAnsi" w:cstheme="minorHAnsi"/>
                <w:bCs/>
                <w:sz w:val="20"/>
                <w:szCs w:val="20"/>
                <w:highlight w:val="cyan"/>
              </w:rPr>
            </w:pPr>
            <w:ins w:id="4765" w:author="sam sehgal" w:date="2024-10-14T16:38:00Z" w16du:dateUtc="2024-10-14T05:38:00Z">
              <w:r w:rsidRPr="00671620">
                <w:rPr>
                  <w:rFonts w:asciiTheme="minorHAnsi" w:hAnsiTheme="minorHAnsi" w:cstheme="minorHAnsi"/>
                  <w:bCs/>
                  <w:sz w:val="20"/>
                  <w:szCs w:val="20"/>
                  <w:highlight w:val="cyan"/>
                </w:rPr>
                <w:t>Column 2: Bullet_1_B_COI</w:t>
              </w:r>
            </w:ins>
          </w:p>
          <w:p w14:paraId="650AF4FF" w14:textId="77777777" w:rsidR="00C60E6A" w:rsidRPr="00671620" w:rsidRDefault="00C60E6A" w:rsidP="00C60E6A">
            <w:pPr>
              <w:tabs>
                <w:tab w:val="left" w:pos="1800"/>
              </w:tabs>
              <w:rPr>
                <w:ins w:id="4766" w:author="sam sehgal" w:date="2024-10-14T16:36:00Z" w16du:dateUtc="2024-10-14T05:36:00Z"/>
                <w:rFonts w:asciiTheme="minorHAnsi" w:hAnsiTheme="minorHAnsi" w:cstheme="minorHAnsi"/>
                <w:bCs/>
                <w:sz w:val="20"/>
                <w:szCs w:val="20"/>
                <w:highlight w:val="cyan"/>
              </w:rPr>
            </w:pPr>
          </w:p>
        </w:tc>
      </w:tr>
      <w:tr w:rsidR="00C60E6A" w:rsidRPr="00720F8E" w14:paraId="169F8BED" w14:textId="77777777" w:rsidTr="009E32DB">
        <w:trPr>
          <w:cantSplit/>
          <w:ins w:id="4767" w:author="sam sehgal" w:date="2024-10-14T16:36:00Z"/>
        </w:trPr>
        <w:tc>
          <w:tcPr>
            <w:tcW w:w="846" w:type="dxa"/>
          </w:tcPr>
          <w:p w14:paraId="7E661D5B" w14:textId="2AE0116D" w:rsidR="00C60E6A" w:rsidRPr="00495F67" w:rsidRDefault="00C60E6A" w:rsidP="00C60E6A">
            <w:pPr>
              <w:tabs>
                <w:tab w:val="left" w:pos="1800"/>
              </w:tabs>
              <w:rPr>
                <w:ins w:id="4768" w:author="sam sehgal" w:date="2024-10-14T16:36:00Z" w16du:dateUtc="2024-10-14T05:36:00Z"/>
                <w:rFonts w:asciiTheme="minorHAnsi" w:hAnsiTheme="minorHAnsi" w:cstheme="minorHAnsi"/>
                <w:bCs/>
                <w:sz w:val="20"/>
                <w:rPrChange w:id="4769" w:author="Sam Sehgal (EXT Idiom)" w:date="2024-12-17T13:52:00Z" w16du:dateUtc="2024-12-17T02:52:00Z">
                  <w:rPr>
                    <w:ins w:id="4770" w:author="sam sehgal" w:date="2024-10-14T16:36:00Z" w16du:dateUtc="2024-10-14T05:36:00Z"/>
                    <w:rFonts w:asciiTheme="minorHAnsi" w:hAnsiTheme="minorHAnsi" w:cstheme="minorHAnsi"/>
                    <w:bCs/>
                    <w:sz w:val="20"/>
                    <w:highlight w:val="cyan"/>
                  </w:rPr>
                </w:rPrChange>
              </w:rPr>
            </w:pPr>
            <w:ins w:id="4771" w:author="sam sehgal" w:date="2024-10-14T16:38:00Z" w16du:dateUtc="2024-10-14T05:38:00Z">
              <w:r w:rsidRPr="00495F67">
                <w:rPr>
                  <w:rFonts w:asciiTheme="minorHAnsi" w:hAnsiTheme="minorHAnsi" w:cstheme="minorHAnsi"/>
                  <w:bCs/>
                  <w:sz w:val="20"/>
                  <w:rPrChange w:id="4772" w:author="Sam Sehgal (EXT Idiom)" w:date="2024-12-17T13:52:00Z" w16du:dateUtc="2024-12-17T02:52:00Z">
                    <w:rPr>
                      <w:rFonts w:asciiTheme="minorHAnsi" w:hAnsiTheme="minorHAnsi" w:cstheme="minorHAnsi"/>
                      <w:bCs/>
                      <w:sz w:val="20"/>
                      <w:highlight w:val="cyan"/>
                    </w:rPr>
                  </w:rPrChange>
                </w:rPr>
                <w:lastRenderedPageBreak/>
                <w:t>AYP 8 V</w:t>
              </w:r>
            </w:ins>
            <w:ins w:id="4773" w:author="sam sehgal" w:date="2024-10-14T16:42:00Z" w16du:dateUtc="2024-10-14T05:42:00Z">
              <w:r w:rsidRPr="00495F67">
                <w:rPr>
                  <w:rFonts w:asciiTheme="minorHAnsi" w:hAnsiTheme="minorHAnsi" w:cstheme="minorHAnsi"/>
                  <w:bCs/>
                  <w:sz w:val="20"/>
                  <w:rPrChange w:id="4774" w:author="Sam Sehgal (EXT Idiom)" w:date="2024-12-17T13:52:00Z" w16du:dateUtc="2024-12-17T02:52:00Z">
                    <w:rPr>
                      <w:rFonts w:asciiTheme="minorHAnsi" w:hAnsiTheme="minorHAnsi" w:cstheme="minorHAnsi"/>
                      <w:bCs/>
                      <w:sz w:val="20"/>
                      <w:highlight w:val="cyan"/>
                    </w:rPr>
                  </w:rPrChange>
                </w:rPr>
                <w:t>1</w:t>
              </w:r>
            </w:ins>
            <w:ins w:id="4775" w:author="Sam Sehgal (EXT Idiom)" w:date="2024-11-12T11:09:00Z" w16du:dateUtc="2024-11-12T00:09:00Z">
              <w:r w:rsidR="00C2167A" w:rsidRPr="00495F67">
                <w:rPr>
                  <w:rFonts w:asciiTheme="minorHAnsi" w:hAnsiTheme="minorHAnsi" w:cstheme="minorHAnsi"/>
                  <w:bCs/>
                  <w:sz w:val="20"/>
                  <w:rPrChange w:id="4776" w:author="Sam Sehgal (EXT Idiom)" w:date="2024-12-17T13:52:00Z" w16du:dateUtc="2024-12-17T02:52:00Z">
                    <w:rPr>
                      <w:rFonts w:asciiTheme="minorHAnsi" w:hAnsiTheme="minorHAnsi" w:cstheme="minorHAnsi"/>
                      <w:bCs/>
                      <w:sz w:val="20"/>
                      <w:highlight w:val="cyan"/>
                    </w:rPr>
                  </w:rPrChange>
                </w:rPr>
                <w:t>2</w:t>
              </w:r>
            </w:ins>
            <w:ins w:id="4777" w:author="sam sehgal" w:date="2024-10-14T16:42:00Z" w16du:dateUtc="2024-10-14T05:42:00Z">
              <w:del w:id="4778" w:author="Sam Sehgal (EXT Idiom)" w:date="2024-11-12T11:09:00Z" w16du:dateUtc="2024-11-12T00:09:00Z">
                <w:r w:rsidRPr="00495F67" w:rsidDel="00C2167A">
                  <w:rPr>
                    <w:rFonts w:asciiTheme="minorHAnsi" w:hAnsiTheme="minorHAnsi" w:cstheme="minorHAnsi"/>
                    <w:bCs/>
                    <w:sz w:val="20"/>
                    <w:rPrChange w:id="4779" w:author="Sam Sehgal (EXT Idiom)" w:date="2024-12-17T13:52:00Z" w16du:dateUtc="2024-12-17T02:52:00Z">
                      <w:rPr>
                        <w:rFonts w:asciiTheme="minorHAnsi" w:hAnsiTheme="minorHAnsi" w:cstheme="minorHAnsi"/>
                        <w:bCs/>
                        <w:sz w:val="20"/>
                        <w:highlight w:val="cyan"/>
                      </w:rPr>
                    </w:rPrChange>
                  </w:rPr>
                  <w:delText>1</w:delText>
                </w:r>
              </w:del>
            </w:ins>
          </w:p>
        </w:tc>
        <w:tc>
          <w:tcPr>
            <w:tcW w:w="1701" w:type="dxa"/>
          </w:tcPr>
          <w:p w14:paraId="2E81199B" w14:textId="77777777" w:rsidR="00C60E6A" w:rsidRPr="00495F67" w:rsidRDefault="00C60E6A" w:rsidP="00C60E6A">
            <w:pPr>
              <w:tabs>
                <w:tab w:val="left" w:pos="1800"/>
              </w:tabs>
              <w:rPr>
                <w:ins w:id="4780" w:author="sam sehgal" w:date="2024-10-14T16:36:00Z" w16du:dateUtc="2024-10-14T05:36:00Z"/>
                <w:rFonts w:ascii="Arial" w:hAnsi="Arial"/>
                <w:sz w:val="18"/>
                <w:szCs w:val="18"/>
              </w:rPr>
            </w:pPr>
          </w:p>
        </w:tc>
        <w:tc>
          <w:tcPr>
            <w:tcW w:w="8363" w:type="dxa"/>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C60E6A" w:rsidRPr="00495F67" w14:paraId="632E5B97" w14:textId="77777777">
              <w:trPr>
                <w:trHeight w:val="140"/>
                <w:ins w:id="4781" w:author="sam sehgal" w:date="2024-10-14T16:38:00Z"/>
              </w:trPr>
              <w:tc>
                <w:tcPr>
                  <w:tcW w:w="2904" w:type="dxa"/>
                  <w:noWrap/>
                  <w:hideMark/>
                </w:tcPr>
                <w:p w14:paraId="2CFB690D" w14:textId="55F8DA5E" w:rsidR="00C60E6A" w:rsidRPr="00495F67" w:rsidRDefault="00C60E6A" w:rsidP="00C60E6A">
                  <w:pPr>
                    <w:pStyle w:val="BodycopyCOI"/>
                    <w:rPr>
                      <w:ins w:id="4782" w:author="sam sehgal" w:date="2024-10-14T16:38:00Z" w16du:dateUtc="2024-10-14T05:38:00Z"/>
                      <w:b/>
                      <w:bCs/>
                      <w:rPrChange w:id="4783" w:author="Sam Sehgal (EXT Idiom)" w:date="2024-12-17T13:52:00Z" w16du:dateUtc="2024-12-17T02:52:00Z">
                        <w:rPr>
                          <w:ins w:id="4784" w:author="sam sehgal" w:date="2024-10-14T16:38:00Z" w16du:dateUtc="2024-10-14T05:38:00Z"/>
                          <w:b/>
                          <w:bCs/>
                          <w:highlight w:val="cyan"/>
                        </w:rPr>
                      </w:rPrChange>
                    </w:rPr>
                  </w:pPr>
                  <w:ins w:id="4785" w:author="sam sehgal" w:date="2024-10-14T16:40:00Z" w16du:dateUtc="2024-10-14T05:40:00Z">
                    <w:r w:rsidRPr="00495F67">
                      <w:rPr>
                        <w:rPrChange w:id="4786" w:author="Sam Sehgal (EXT Idiom)" w:date="2024-12-17T13:52:00Z" w16du:dateUtc="2024-12-17T02:52:00Z">
                          <w:rPr>
                            <w:highlight w:val="cyan"/>
                          </w:rPr>
                        </w:rPrChange>
                      </w:rPr>
                      <w:t>You have told us that all policyholders</w:t>
                    </w:r>
                  </w:ins>
                  <w:ins w:id="4787" w:author="sam sehgal" w:date="2024-12-19T11:11:00Z" w16du:dateUtc="2024-12-19T00:11:00Z">
                    <w:r w:rsidR="005E3E70">
                      <w:t xml:space="preserve"> </w:t>
                    </w:r>
                    <w:r w:rsidR="005E3E70" w:rsidRPr="005E3E70">
                      <w:rPr>
                        <w:highlight w:val="green"/>
                        <w:rPrChange w:id="4788" w:author="sam sehgal" w:date="2024-12-19T11:11:00Z" w16du:dateUtc="2024-12-19T00:11:00Z">
                          <w:rPr/>
                        </w:rPrChange>
                      </w:rPr>
                      <w:t>and</w:t>
                    </w:r>
                  </w:ins>
                  <w:ins w:id="4789" w:author="sam sehgal" w:date="2024-10-14T16:40:00Z" w16du:dateUtc="2024-10-14T05:40:00Z">
                    <w:r w:rsidRPr="00495F67">
                      <w:rPr>
                        <w:rPrChange w:id="4790" w:author="Sam Sehgal (EXT Idiom)" w:date="2024-12-17T13:52:00Z" w16du:dateUtc="2024-12-17T02:52:00Z">
                          <w:rPr>
                            <w:highlight w:val="cyan"/>
                          </w:rPr>
                        </w:rPrChange>
                      </w:rPr>
                      <w:t xml:space="preserve"> their partners (legal or de-facto):</w:t>
                    </w:r>
                  </w:ins>
                </w:p>
              </w:tc>
              <w:tc>
                <w:tcPr>
                  <w:tcW w:w="4614" w:type="dxa"/>
                  <w:noWrap/>
                  <w:vAlign w:val="bottom"/>
                  <w:hideMark/>
                </w:tcPr>
                <w:p w14:paraId="43F9DA09" w14:textId="78D37011" w:rsidR="00C60E6A" w:rsidRPr="00495F67" w:rsidRDefault="00C60E6A" w:rsidP="00C60E6A">
                  <w:pPr>
                    <w:tabs>
                      <w:tab w:val="left" w:pos="774"/>
                    </w:tabs>
                    <w:rPr>
                      <w:ins w:id="4791" w:author="sam sehgal" w:date="2024-10-14T16:38:00Z" w16du:dateUtc="2024-10-14T05:38:00Z"/>
                      <w:rFonts w:asciiTheme="minorHAnsi" w:hAnsiTheme="minorHAnsi"/>
                      <w:b/>
                      <w:bCs/>
                      <w:color w:val="000000"/>
                      <w:sz w:val="22"/>
                      <w:szCs w:val="22"/>
                      <w:lang w:eastAsia="en-AU"/>
                      <w:rPrChange w:id="4792" w:author="Sam Sehgal (EXT Idiom)" w:date="2024-12-17T13:52:00Z" w16du:dateUtc="2024-12-17T02:52:00Z">
                        <w:rPr>
                          <w:ins w:id="4793" w:author="sam sehgal" w:date="2024-10-14T16:38:00Z" w16du:dateUtc="2024-10-14T05:38:00Z"/>
                          <w:rFonts w:asciiTheme="minorHAnsi" w:hAnsiTheme="minorHAnsi"/>
                          <w:b/>
                          <w:bCs/>
                          <w:color w:val="000000"/>
                          <w:sz w:val="22"/>
                          <w:szCs w:val="22"/>
                          <w:highlight w:val="cyan"/>
                          <w:lang w:eastAsia="en-AU"/>
                        </w:rPr>
                      </w:rPrChange>
                    </w:rPr>
                  </w:pPr>
                  <w:ins w:id="4794" w:author="sam sehgal" w:date="2024-10-14T16:38:00Z" w16du:dateUtc="2024-10-14T05:38:00Z">
                    <w:r w:rsidRPr="00495F67">
                      <w:rPr>
                        <w:rFonts w:asciiTheme="minorHAnsi" w:hAnsiTheme="minorHAnsi"/>
                        <w:b/>
                        <w:bCs/>
                        <w:sz w:val="20"/>
                        <w:szCs w:val="20"/>
                        <w:rPrChange w:id="4795" w:author="Sam Sehgal (EXT Idiom)" w:date="2024-12-17T13:52:00Z" w16du:dateUtc="2024-12-17T02:52:00Z">
                          <w:rPr>
                            <w:rFonts w:asciiTheme="minorHAnsi" w:hAnsiTheme="minorHAnsi"/>
                            <w:b/>
                            <w:bCs/>
                            <w:sz w:val="20"/>
                            <w:szCs w:val="20"/>
                            <w:highlight w:val="cyan"/>
                          </w:rPr>
                        </w:rPrChange>
                      </w:rPr>
                      <w:t xml:space="preserve">• have not had any criminal </w:t>
                    </w:r>
                    <w:r w:rsidRPr="00495F67">
                      <w:rPr>
                        <w:rFonts w:asciiTheme="minorHAnsi" w:hAnsiTheme="minorHAnsi"/>
                        <w:b/>
                        <w:bCs/>
                        <w:sz w:val="20"/>
                        <w:szCs w:val="20"/>
                        <w:highlight w:val="green"/>
                        <w:rPrChange w:id="4796" w:author="Sam Sehgal (EXT Idiom)" w:date="2024-12-17T13:52:00Z" w16du:dateUtc="2024-12-17T02:52:00Z">
                          <w:rPr>
                            <w:rFonts w:asciiTheme="minorHAnsi" w:hAnsiTheme="minorHAnsi"/>
                            <w:b/>
                            <w:bCs/>
                            <w:sz w:val="20"/>
                            <w:szCs w:val="20"/>
                            <w:highlight w:val="cyan"/>
                          </w:rPr>
                        </w:rPrChange>
                      </w:rPr>
                      <w:t>conviction</w:t>
                    </w:r>
                  </w:ins>
                  <w:ins w:id="4797" w:author="Sam Sehgal (EXT Idiom)" w:date="2024-12-17T13:52:00Z" w16du:dateUtc="2024-12-17T02:52:00Z">
                    <w:r w:rsidR="00495F67" w:rsidRPr="00495F67">
                      <w:rPr>
                        <w:rFonts w:asciiTheme="minorHAnsi" w:hAnsiTheme="minorHAnsi"/>
                        <w:b/>
                        <w:bCs/>
                        <w:sz w:val="20"/>
                        <w:szCs w:val="20"/>
                        <w:highlight w:val="green"/>
                        <w:rPrChange w:id="4798" w:author="Sam Sehgal (EXT Idiom)" w:date="2024-12-17T13:52:00Z" w16du:dateUtc="2024-12-17T02:52:00Z">
                          <w:rPr>
                            <w:rFonts w:asciiTheme="minorHAnsi" w:hAnsiTheme="minorHAnsi"/>
                            <w:b/>
                            <w:bCs/>
                            <w:sz w:val="20"/>
                            <w:szCs w:val="20"/>
                            <w:highlight w:val="cyan"/>
                          </w:rPr>
                        </w:rPrChange>
                      </w:rPr>
                      <w:t>s</w:t>
                    </w:r>
                  </w:ins>
                  <w:ins w:id="4799" w:author="sam sehgal" w:date="2024-10-14T16:38:00Z" w16du:dateUtc="2024-10-14T05:38:00Z">
                    <w:r w:rsidRPr="00495F67">
                      <w:rPr>
                        <w:rFonts w:asciiTheme="minorHAnsi" w:hAnsiTheme="minorHAnsi"/>
                        <w:b/>
                        <w:bCs/>
                        <w:sz w:val="20"/>
                        <w:szCs w:val="20"/>
                        <w:rPrChange w:id="4800" w:author="Sam Sehgal (EXT Idiom)" w:date="2024-12-17T13:52:00Z" w16du:dateUtc="2024-12-17T02:52:00Z">
                          <w:rPr>
                            <w:rFonts w:asciiTheme="minorHAnsi" w:hAnsiTheme="minorHAnsi"/>
                            <w:b/>
                            <w:bCs/>
                            <w:sz w:val="20"/>
                            <w:szCs w:val="20"/>
                            <w:highlight w:val="cyan"/>
                          </w:rPr>
                        </w:rPrChange>
                      </w:rPr>
                      <w:t xml:space="preserve"> (excluding driving related</w:t>
                    </w:r>
                  </w:ins>
                  <w:ins w:id="4801" w:author="Sam Sehgal (EXT Idiom)" w:date="2024-12-17T13:53:00Z" w16du:dateUtc="2024-12-17T02:53:00Z">
                    <w:r w:rsidR="00495F67">
                      <w:rPr>
                        <w:rFonts w:asciiTheme="minorHAnsi" w:hAnsiTheme="minorHAnsi"/>
                        <w:b/>
                        <w:bCs/>
                        <w:sz w:val="20"/>
                        <w:szCs w:val="20"/>
                      </w:rPr>
                      <w:t xml:space="preserve"> </w:t>
                    </w:r>
                    <w:r w:rsidR="00495F67" w:rsidRPr="006E52BC">
                      <w:rPr>
                        <w:rFonts w:asciiTheme="minorHAnsi" w:hAnsiTheme="minorHAnsi"/>
                        <w:b/>
                        <w:bCs/>
                        <w:sz w:val="20"/>
                        <w:szCs w:val="20"/>
                        <w:highlight w:val="green"/>
                        <w:rPrChange w:id="4802" w:author="Sam Sehgal (EXT Idiom)" w:date="2024-12-17T13:53:00Z" w16du:dateUtc="2024-12-17T02:53:00Z">
                          <w:rPr>
                            <w:rFonts w:asciiTheme="minorHAnsi" w:hAnsiTheme="minorHAnsi"/>
                            <w:b/>
                            <w:bCs/>
                            <w:sz w:val="20"/>
                            <w:szCs w:val="20"/>
                          </w:rPr>
                        </w:rPrChange>
                      </w:rPr>
                      <w:t>offenses or</w:t>
                    </w:r>
                  </w:ins>
                  <w:ins w:id="4803" w:author="sam sehgal" w:date="2024-10-14T16:38:00Z" w16du:dateUtc="2024-10-14T05:38:00Z">
                    <w:r w:rsidRPr="00495F67">
                      <w:rPr>
                        <w:rFonts w:asciiTheme="minorHAnsi" w:hAnsiTheme="minorHAnsi"/>
                        <w:b/>
                        <w:bCs/>
                        <w:sz w:val="20"/>
                        <w:szCs w:val="20"/>
                        <w:rPrChange w:id="4804" w:author="Sam Sehgal (EXT Idiom)" w:date="2024-12-17T13:52:00Z" w16du:dateUtc="2024-12-17T02:52:00Z">
                          <w:rPr>
                            <w:rFonts w:asciiTheme="minorHAnsi" w:hAnsiTheme="minorHAnsi"/>
                            <w:b/>
                            <w:bCs/>
                            <w:sz w:val="20"/>
                            <w:szCs w:val="20"/>
                            <w:highlight w:val="cyan"/>
                          </w:rPr>
                        </w:rPrChange>
                      </w:rPr>
                      <w:t xml:space="preserve"> convictions) in the last 5 years for fraud or dishonesty; theft or robbery; arson; damage or threatened damage to property; injury or threatened injury to persons; or for drugs or stolen goods </w:t>
                    </w:r>
                  </w:ins>
                </w:p>
              </w:tc>
            </w:tr>
          </w:tbl>
          <w:p w14:paraId="29C0185E" w14:textId="77777777" w:rsidR="00C60E6A" w:rsidRPr="00495F67" w:rsidRDefault="00C60E6A" w:rsidP="00C60E6A">
            <w:pPr>
              <w:pStyle w:val="BodycopyCOI"/>
              <w:rPr>
                <w:ins w:id="4805" w:author="sam sehgal" w:date="2024-10-14T16:36:00Z" w16du:dateUtc="2024-10-14T05:36:00Z"/>
                <w:lang w:val="en-US"/>
                <w:rPrChange w:id="4806" w:author="Sam Sehgal (EXT Idiom)" w:date="2024-12-17T13:52:00Z" w16du:dateUtc="2024-12-17T02:52:00Z">
                  <w:rPr>
                    <w:ins w:id="4807" w:author="sam sehgal" w:date="2024-10-14T16:36:00Z" w16du:dateUtc="2024-10-14T05:36:00Z"/>
                    <w:highlight w:val="cyan"/>
                    <w:lang w:val="en-US"/>
                  </w:rPr>
                </w:rPrChange>
              </w:rPr>
            </w:pPr>
          </w:p>
        </w:tc>
        <w:tc>
          <w:tcPr>
            <w:tcW w:w="1985" w:type="dxa"/>
          </w:tcPr>
          <w:p w14:paraId="047CA546" w14:textId="10C2F890" w:rsidR="00C60E6A" w:rsidRPr="00495F67" w:rsidRDefault="00C60E6A" w:rsidP="00C60E6A">
            <w:pPr>
              <w:tabs>
                <w:tab w:val="left" w:pos="774"/>
              </w:tabs>
              <w:contextualSpacing/>
              <w:rPr>
                <w:ins w:id="4808" w:author="sam sehgal" w:date="2024-10-14T16:38:00Z" w16du:dateUtc="2024-10-14T05:38:00Z"/>
                <w:rFonts w:asciiTheme="minorHAnsi" w:hAnsiTheme="minorHAnsi"/>
                <w:sz w:val="20"/>
                <w:szCs w:val="20"/>
                <w:rPrChange w:id="4809" w:author="Sam Sehgal (EXT Idiom)" w:date="2024-12-17T13:52:00Z" w16du:dateUtc="2024-12-17T02:52:00Z">
                  <w:rPr>
                    <w:ins w:id="4810" w:author="sam sehgal" w:date="2024-10-14T16:38:00Z" w16du:dateUtc="2024-10-14T05:38:00Z"/>
                    <w:rFonts w:asciiTheme="minorHAnsi" w:hAnsiTheme="minorHAnsi"/>
                    <w:sz w:val="20"/>
                    <w:szCs w:val="20"/>
                    <w:highlight w:val="cyan"/>
                  </w:rPr>
                </w:rPrChange>
              </w:rPr>
            </w:pPr>
            <w:ins w:id="4811" w:author="sam sehgal" w:date="2024-10-14T16:38:00Z" w16du:dateUtc="2024-10-14T05:38:00Z">
              <w:r w:rsidRPr="00495F67">
                <w:rPr>
                  <w:rFonts w:asciiTheme="minorHAnsi" w:hAnsiTheme="minorHAnsi"/>
                  <w:b/>
                  <w:bCs/>
                  <w:sz w:val="20"/>
                  <w:szCs w:val="20"/>
                  <w:rPrChange w:id="4812" w:author="Sam Sehgal (EXT Idiom)" w:date="2024-12-17T13:52:00Z" w16du:dateUtc="2024-12-17T02:52:00Z">
                    <w:rPr>
                      <w:rFonts w:asciiTheme="minorHAnsi" w:hAnsiTheme="minorHAnsi"/>
                      <w:b/>
                      <w:bCs/>
                      <w:sz w:val="20"/>
                      <w:szCs w:val="20"/>
                      <w:highlight w:val="cyan"/>
                    </w:rPr>
                  </w:rPrChange>
                </w:rPr>
                <w:t xml:space="preserve">IF </w:t>
              </w:r>
              <w:r w:rsidRPr="00495F67">
                <w:rPr>
                  <w:rFonts w:asciiTheme="minorHAnsi" w:hAnsiTheme="minorHAnsi"/>
                  <w:sz w:val="20"/>
                  <w:szCs w:val="20"/>
                  <w:rPrChange w:id="4813" w:author="Sam Sehgal (EXT Idiom)" w:date="2024-12-17T13:52:00Z" w16du:dateUtc="2024-12-17T02:52:00Z">
                    <w:rPr>
                      <w:rFonts w:asciiTheme="minorHAnsi" w:hAnsiTheme="minorHAnsi"/>
                      <w:sz w:val="20"/>
                      <w:szCs w:val="20"/>
                      <w:highlight w:val="cyan"/>
                    </w:rPr>
                  </w:rPrChange>
                </w:rPr>
                <w:t>&lt;ProductCode&gt;  = “</w:t>
              </w:r>
            </w:ins>
            <w:ins w:id="4814" w:author="sam sehgal" w:date="2024-10-14T16:42:00Z" w16du:dateUtc="2024-10-14T05:42:00Z">
              <w:r w:rsidRPr="00495F67">
                <w:rPr>
                  <w:rFonts w:asciiTheme="minorHAnsi" w:hAnsiTheme="minorHAnsi"/>
                  <w:sz w:val="20"/>
                  <w:szCs w:val="20"/>
                  <w:rPrChange w:id="4815" w:author="Sam Sehgal (EXT Idiom)" w:date="2024-12-17T13:52:00Z" w16du:dateUtc="2024-12-17T02:52:00Z">
                    <w:rPr>
                      <w:rFonts w:asciiTheme="minorHAnsi" w:hAnsiTheme="minorHAnsi"/>
                      <w:sz w:val="20"/>
                      <w:szCs w:val="20"/>
                      <w:highlight w:val="cyan"/>
                    </w:rPr>
                  </w:rPrChange>
                </w:rPr>
                <w:t>Landlord</w:t>
              </w:r>
            </w:ins>
            <w:ins w:id="4816" w:author="sam sehgal" w:date="2024-10-14T16:38:00Z" w16du:dateUtc="2024-10-14T05:38:00Z">
              <w:r w:rsidRPr="00495F67">
                <w:rPr>
                  <w:rFonts w:asciiTheme="minorHAnsi" w:hAnsiTheme="minorHAnsi"/>
                  <w:sz w:val="20"/>
                  <w:szCs w:val="20"/>
                  <w:rPrChange w:id="4817" w:author="Sam Sehgal (EXT Idiom)" w:date="2024-12-17T13:52:00Z" w16du:dateUtc="2024-12-17T02:52:00Z">
                    <w:rPr>
                      <w:rFonts w:asciiTheme="minorHAnsi" w:hAnsiTheme="minorHAnsi"/>
                      <w:sz w:val="20"/>
                      <w:szCs w:val="20"/>
                      <w:highlight w:val="cyan"/>
                    </w:rPr>
                  </w:rPrChange>
                </w:rPr>
                <w:t>”</w:t>
              </w:r>
            </w:ins>
          </w:p>
          <w:p w14:paraId="3CDD13BF" w14:textId="77777777" w:rsidR="00C60E6A" w:rsidRPr="00495F67" w:rsidRDefault="00C60E6A" w:rsidP="00C60E6A">
            <w:pPr>
              <w:tabs>
                <w:tab w:val="left" w:pos="774"/>
              </w:tabs>
              <w:contextualSpacing/>
              <w:rPr>
                <w:ins w:id="4818" w:author="sam sehgal" w:date="2024-10-14T16:38:00Z" w16du:dateUtc="2024-10-14T05:38:00Z"/>
                <w:rFonts w:asciiTheme="minorHAnsi" w:hAnsiTheme="minorHAnsi"/>
                <w:b/>
                <w:bCs/>
                <w:sz w:val="20"/>
                <w:szCs w:val="20"/>
                <w:rPrChange w:id="4819" w:author="Sam Sehgal (EXT Idiom)" w:date="2024-12-17T13:52:00Z" w16du:dateUtc="2024-12-17T02:52:00Z">
                  <w:rPr>
                    <w:ins w:id="4820" w:author="sam sehgal" w:date="2024-10-14T16:38:00Z" w16du:dateUtc="2024-10-14T05:38:00Z"/>
                    <w:rFonts w:asciiTheme="minorHAnsi" w:hAnsiTheme="minorHAnsi"/>
                    <w:b/>
                    <w:bCs/>
                    <w:sz w:val="20"/>
                    <w:szCs w:val="20"/>
                    <w:highlight w:val="cyan"/>
                  </w:rPr>
                </w:rPrChange>
              </w:rPr>
            </w:pPr>
          </w:p>
          <w:p w14:paraId="084B4B66" w14:textId="77777777" w:rsidR="00C60E6A" w:rsidRPr="00495F67" w:rsidRDefault="00C60E6A" w:rsidP="00C60E6A">
            <w:pPr>
              <w:tabs>
                <w:tab w:val="left" w:pos="1800"/>
              </w:tabs>
              <w:rPr>
                <w:ins w:id="4821" w:author="sam sehgal" w:date="2024-10-14T16:38:00Z" w16du:dateUtc="2024-10-14T05:38:00Z"/>
                <w:rFonts w:ascii="Calibri" w:hAnsi="Calibri" w:cs="Calibri"/>
                <w:b/>
                <w:bCs/>
                <w:color w:val="000000" w:themeColor="text1"/>
                <w:sz w:val="20"/>
                <w:szCs w:val="20"/>
                <w:rPrChange w:id="4822" w:author="Sam Sehgal (EXT Idiom)" w:date="2024-12-17T13:52:00Z" w16du:dateUtc="2024-12-17T02:52:00Z">
                  <w:rPr>
                    <w:ins w:id="4823" w:author="sam sehgal" w:date="2024-10-14T16:38:00Z" w16du:dateUtc="2024-10-14T05:38:00Z"/>
                    <w:rFonts w:ascii="Calibri" w:hAnsi="Calibri" w:cs="Calibri"/>
                    <w:b/>
                    <w:bCs/>
                    <w:color w:val="000000" w:themeColor="text1"/>
                    <w:sz w:val="20"/>
                    <w:szCs w:val="20"/>
                    <w:highlight w:val="cyan"/>
                  </w:rPr>
                </w:rPrChange>
              </w:rPr>
            </w:pPr>
            <w:ins w:id="4824" w:author="sam sehgal" w:date="2024-10-14T16:38:00Z" w16du:dateUtc="2024-10-14T05:38:00Z">
              <w:r w:rsidRPr="00495F67">
                <w:rPr>
                  <w:rFonts w:ascii="Calibri" w:hAnsi="Calibri" w:cs="Calibri"/>
                  <w:b/>
                  <w:bCs/>
                  <w:color w:val="000000" w:themeColor="text1"/>
                  <w:sz w:val="20"/>
                  <w:szCs w:val="20"/>
                  <w:rPrChange w:id="4825" w:author="Sam Sehgal (EXT Idiom)" w:date="2024-12-17T13:52:00Z" w16du:dateUtc="2024-12-17T02:52:00Z">
                    <w:rPr>
                      <w:rFonts w:ascii="Calibri" w:hAnsi="Calibri" w:cs="Calibri"/>
                      <w:b/>
                      <w:bCs/>
                      <w:color w:val="000000" w:themeColor="text1"/>
                      <w:sz w:val="20"/>
                      <w:szCs w:val="20"/>
                      <w:highlight w:val="cyan"/>
                    </w:rPr>
                  </w:rPrChange>
                </w:rPr>
                <w:t>Column 2  text logic</w:t>
              </w:r>
            </w:ins>
          </w:p>
          <w:p w14:paraId="4B9846B2" w14:textId="77777777" w:rsidR="00C60E6A" w:rsidRPr="00495F67" w:rsidRDefault="00C60E6A" w:rsidP="00C60E6A">
            <w:pPr>
              <w:tabs>
                <w:tab w:val="left" w:pos="1800"/>
              </w:tabs>
              <w:rPr>
                <w:ins w:id="4826" w:author="sam sehgal" w:date="2024-10-14T16:38:00Z" w16du:dateUtc="2024-10-14T05:38:00Z"/>
                <w:rFonts w:ascii="Calibri" w:hAnsi="Calibri" w:cs="Calibri"/>
                <w:b/>
                <w:bCs/>
                <w:color w:val="000000" w:themeColor="text1"/>
                <w:sz w:val="20"/>
                <w:szCs w:val="20"/>
                <w:rPrChange w:id="4827" w:author="Sam Sehgal (EXT Idiom)" w:date="2024-12-17T13:52:00Z" w16du:dateUtc="2024-12-17T02:52:00Z">
                  <w:rPr>
                    <w:ins w:id="4828" w:author="sam sehgal" w:date="2024-10-14T16:38:00Z" w16du:dateUtc="2024-10-14T05:38:00Z"/>
                    <w:rFonts w:ascii="Calibri" w:hAnsi="Calibri" w:cs="Calibri"/>
                    <w:b/>
                    <w:bCs/>
                    <w:color w:val="000000" w:themeColor="text1"/>
                    <w:sz w:val="20"/>
                    <w:szCs w:val="20"/>
                    <w:highlight w:val="cyan"/>
                  </w:rPr>
                </w:rPrChange>
              </w:rPr>
            </w:pPr>
            <w:ins w:id="4829" w:author="sam sehgal" w:date="2024-10-14T16:38:00Z" w16du:dateUtc="2024-10-14T05:38:00Z">
              <w:r w:rsidRPr="00495F67">
                <w:rPr>
                  <w:rFonts w:ascii="Calibri" w:hAnsi="Calibri" w:cs="Calibri"/>
                  <w:b/>
                  <w:bCs/>
                  <w:color w:val="000000" w:themeColor="text1"/>
                  <w:sz w:val="20"/>
                  <w:szCs w:val="20"/>
                  <w:rPrChange w:id="4830" w:author="Sam Sehgal (EXT Idiom)" w:date="2024-12-17T13:52:00Z" w16du:dateUtc="2024-12-17T02:52:00Z">
                    <w:rPr>
                      <w:rFonts w:ascii="Calibri" w:hAnsi="Calibri" w:cs="Calibri"/>
                      <w:b/>
                      <w:bCs/>
                      <w:color w:val="000000" w:themeColor="text1"/>
                      <w:sz w:val="20"/>
                      <w:szCs w:val="20"/>
                      <w:highlight w:val="cyan"/>
                    </w:rPr>
                  </w:rPrChange>
                </w:rPr>
                <w:t>IF</w:t>
              </w:r>
            </w:ins>
          </w:p>
          <w:p w14:paraId="2BDCEECF" w14:textId="77777777" w:rsidR="00C60E6A" w:rsidRPr="00495F67" w:rsidRDefault="00C60E6A" w:rsidP="00C60E6A">
            <w:pPr>
              <w:tabs>
                <w:tab w:val="left" w:pos="1800"/>
              </w:tabs>
              <w:rPr>
                <w:ins w:id="4831" w:author="sam sehgal" w:date="2024-10-14T16:38:00Z" w16du:dateUtc="2024-10-14T05:38:00Z"/>
                <w:rFonts w:ascii="Calibri" w:hAnsi="Calibri" w:cs="Calibri"/>
                <w:color w:val="000000" w:themeColor="text1"/>
                <w:sz w:val="20"/>
                <w:szCs w:val="20"/>
                <w:rPrChange w:id="4832" w:author="Sam Sehgal (EXT Idiom)" w:date="2024-12-17T13:52:00Z" w16du:dateUtc="2024-12-17T02:52:00Z">
                  <w:rPr>
                    <w:ins w:id="4833" w:author="sam sehgal" w:date="2024-10-14T16:38:00Z" w16du:dateUtc="2024-10-14T05:38:00Z"/>
                    <w:rFonts w:ascii="Calibri" w:hAnsi="Calibri" w:cs="Calibri"/>
                    <w:color w:val="000000" w:themeColor="text1"/>
                    <w:sz w:val="20"/>
                    <w:szCs w:val="20"/>
                    <w:highlight w:val="cyan"/>
                  </w:rPr>
                </w:rPrChange>
              </w:rPr>
            </w:pPr>
            <w:ins w:id="4834" w:author="sam sehgal" w:date="2024-10-14T16:38:00Z" w16du:dateUtc="2024-10-14T05:38:00Z">
              <w:r w:rsidRPr="00495F67">
                <w:rPr>
                  <w:rFonts w:ascii="Calibri" w:hAnsi="Calibri" w:cs="Calibri"/>
                  <w:color w:val="000000" w:themeColor="text1"/>
                  <w:sz w:val="20"/>
                  <w:szCs w:val="20"/>
                  <w:rPrChange w:id="4835" w:author="Sam Sehgal (EXT Idiom)" w:date="2024-12-17T13:52:00Z" w16du:dateUtc="2024-12-17T02:52:00Z">
                    <w:rPr>
                      <w:rFonts w:ascii="Calibri" w:hAnsi="Calibri" w:cs="Calibri"/>
                      <w:color w:val="000000" w:themeColor="text1"/>
                      <w:sz w:val="20"/>
                      <w:szCs w:val="20"/>
                      <w:highlight w:val="cyan"/>
                    </w:rPr>
                  </w:rPrChange>
                </w:rPr>
                <w:t>&lt;</w:t>
              </w:r>
              <w:del w:id="4836" w:author="Sam Sehgal (EXT Idiom)" w:date="2024-10-23T14:07:00Z" w16du:dateUtc="2024-10-23T03:07:00Z">
                <w:r w:rsidRPr="00495F67" w:rsidDel="00191544">
                  <w:rPr>
                    <w:rFonts w:ascii="Calibri" w:hAnsi="Calibri" w:cs="Calibri"/>
                    <w:color w:val="000000" w:themeColor="text1"/>
                    <w:sz w:val="20"/>
                    <w:szCs w:val="20"/>
                    <w:rPrChange w:id="4837" w:author="Sam Sehgal (EXT Idiom)" w:date="2024-12-17T13:52:00Z" w16du:dateUtc="2024-12-17T02:52:00Z">
                      <w:rPr>
                        <w:rFonts w:ascii="Calibri" w:hAnsi="Calibri" w:cs="Calibri"/>
                        <w:color w:val="000000" w:themeColor="text1"/>
                        <w:sz w:val="20"/>
                        <w:szCs w:val="20"/>
                        <w:highlight w:val="cyan"/>
                      </w:rPr>
                    </w:rPrChange>
                  </w:rPr>
                  <w:delText>HasAny</w:delText>
                </w:r>
              </w:del>
              <w:r w:rsidRPr="00495F67">
                <w:rPr>
                  <w:rFonts w:ascii="Calibri" w:hAnsi="Calibri" w:cs="Calibri"/>
                  <w:color w:val="000000" w:themeColor="text1"/>
                  <w:sz w:val="20"/>
                  <w:szCs w:val="20"/>
                  <w:rPrChange w:id="4838" w:author="Sam Sehgal (EXT Idiom)" w:date="2024-12-17T13:52:00Z" w16du:dateUtc="2024-12-17T02:52:00Z">
                    <w:rPr>
                      <w:rFonts w:ascii="Calibri" w:hAnsi="Calibri" w:cs="Calibri"/>
                      <w:color w:val="000000" w:themeColor="text1"/>
                      <w:sz w:val="20"/>
                      <w:szCs w:val="20"/>
                      <w:highlight w:val="cyan"/>
                    </w:rPr>
                  </w:rPrChange>
                </w:rPr>
                <w:t>CriminalConvictionCode&gt; = “2|CriminalFalse”</w:t>
              </w:r>
            </w:ins>
          </w:p>
          <w:p w14:paraId="55C2545D" w14:textId="77777777" w:rsidR="00C60E6A" w:rsidRPr="00495F67" w:rsidRDefault="00C60E6A" w:rsidP="00C60E6A">
            <w:pPr>
              <w:tabs>
                <w:tab w:val="left" w:pos="1800"/>
              </w:tabs>
              <w:rPr>
                <w:ins w:id="4839" w:author="sam sehgal" w:date="2024-10-14T16:38:00Z" w16du:dateUtc="2024-10-14T05:38:00Z"/>
                <w:rFonts w:ascii="Calibri" w:hAnsi="Calibri" w:cs="Calibri"/>
                <w:color w:val="000000" w:themeColor="text1"/>
                <w:sz w:val="20"/>
                <w:szCs w:val="20"/>
                <w:rPrChange w:id="4840" w:author="Sam Sehgal (EXT Idiom)" w:date="2024-12-17T13:52:00Z" w16du:dateUtc="2024-12-17T02:52:00Z">
                  <w:rPr>
                    <w:ins w:id="4841" w:author="sam sehgal" w:date="2024-10-14T16:38:00Z" w16du:dateUtc="2024-10-14T05:38:00Z"/>
                    <w:rFonts w:ascii="Calibri" w:hAnsi="Calibri" w:cs="Calibri"/>
                    <w:color w:val="000000" w:themeColor="text1"/>
                    <w:sz w:val="20"/>
                    <w:szCs w:val="20"/>
                    <w:highlight w:val="cyan"/>
                  </w:rPr>
                </w:rPrChange>
              </w:rPr>
            </w:pPr>
            <w:ins w:id="4842" w:author="sam sehgal" w:date="2024-10-14T16:38:00Z" w16du:dateUtc="2024-10-14T05:38:00Z">
              <w:r w:rsidRPr="00495F67">
                <w:rPr>
                  <w:rFonts w:ascii="Calibri" w:hAnsi="Calibri" w:cs="Calibri"/>
                  <w:b/>
                  <w:bCs/>
                  <w:color w:val="000000" w:themeColor="text1"/>
                  <w:sz w:val="20"/>
                  <w:szCs w:val="20"/>
                  <w:rPrChange w:id="4843" w:author="Sam Sehgal (EXT Idiom)" w:date="2024-12-17T13:52:00Z" w16du:dateUtc="2024-12-17T02:52:00Z">
                    <w:rPr>
                      <w:rFonts w:ascii="Calibri" w:hAnsi="Calibri" w:cs="Calibri"/>
                      <w:b/>
                      <w:bCs/>
                      <w:color w:val="000000" w:themeColor="text1"/>
                      <w:sz w:val="20"/>
                      <w:szCs w:val="20"/>
                      <w:highlight w:val="cyan"/>
                    </w:rPr>
                  </w:rPrChange>
                </w:rPr>
                <w:t>THEN</w:t>
              </w:r>
              <w:r w:rsidRPr="00495F67">
                <w:rPr>
                  <w:rFonts w:ascii="Calibri" w:hAnsi="Calibri" w:cs="Calibri"/>
                  <w:color w:val="000000" w:themeColor="text1"/>
                  <w:sz w:val="20"/>
                  <w:szCs w:val="20"/>
                  <w:rPrChange w:id="4844" w:author="Sam Sehgal (EXT Idiom)" w:date="2024-12-17T13:52:00Z" w16du:dateUtc="2024-12-17T02:52:00Z">
                    <w:rPr>
                      <w:rFonts w:ascii="Calibri" w:hAnsi="Calibri" w:cs="Calibri"/>
                      <w:color w:val="000000" w:themeColor="text1"/>
                      <w:sz w:val="20"/>
                      <w:szCs w:val="20"/>
                      <w:highlight w:val="cyan"/>
                    </w:rPr>
                  </w:rPrChange>
                </w:rPr>
                <w:t xml:space="preserve"> display</w:t>
              </w:r>
            </w:ins>
          </w:p>
          <w:p w14:paraId="1B2B5379" w14:textId="77777777" w:rsidR="00C60E6A" w:rsidRPr="00495F67" w:rsidRDefault="00C60E6A" w:rsidP="00C60E6A">
            <w:pPr>
              <w:tabs>
                <w:tab w:val="left" w:pos="1800"/>
              </w:tabs>
              <w:rPr>
                <w:ins w:id="4845" w:author="sam sehgal" w:date="2024-10-14T16:38:00Z" w16du:dateUtc="2024-10-14T05:38:00Z"/>
                <w:rFonts w:ascii="Calibri" w:hAnsi="Calibri" w:cs="Calibri"/>
                <w:color w:val="000000" w:themeColor="text1"/>
                <w:sz w:val="20"/>
                <w:szCs w:val="20"/>
                <w:rPrChange w:id="4846" w:author="Sam Sehgal (EXT Idiom)" w:date="2024-12-17T13:52:00Z" w16du:dateUtc="2024-12-17T02:52:00Z">
                  <w:rPr>
                    <w:ins w:id="4847" w:author="sam sehgal" w:date="2024-10-14T16:38:00Z" w16du:dateUtc="2024-10-14T05:38:00Z"/>
                    <w:rFonts w:ascii="Calibri" w:hAnsi="Calibri" w:cs="Calibri"/>
                    <w:color w:val="000000" w:themeColor="text1"/>
                    <w:sz w:val="20"/>
                    <w:szCs w:val="20"/>
                    <w:highlight w:val="cyan"/>
                  </w:rPr>
                </w:rPrChange>
              </w:rPr>
            </w:pPr>
          </w:p>
          <w:p w14:paraId="682DFAB5" w14:textId="77777777" w:rsidR="00C60E6A" w:rsidRPr="00495F67" w:rsidRDefault="00C60E6A" w:rsidP="00C60E6A">
            <w:pPr>
              <w:tabs>
                <w:tab w:val="left" w:pos="774"/>
              </w:tabs>
              <w:contextualSpacing/>
              <w:rPr>
                <w:ins w:id="4848" w:author="sam sehgal" w:date="2024-10-14T16:38:00Z" w16du:dateUtc="2024-10-14T05:38:00Z"/>
                <w:rFonts w:asciiTheme="minorHAnsi" w:hAnsiTheme="minorHAnsi"/>
                <w:b/>
                <w:bCs/>
                <w:sz w:val="20"/>
                <w:szCs w:val="20"/>
                <w:rPrChange w:id="4849" w:author="Sam Sehgal (EXT Idiom)" w:date="2024-12-17T13:52:00Z" w16du:dateUtc="2024-12-17T02:52:00Z">
                  <w:rPr>
                    <w:ins w:id="4850" w:author="sam sehgal" w:date="2024-10-14T16:38:00Z" w16du:dateUtc="2024-10-14T05:38:00Z"/>
                    <w:rFonts w:asciiTheme="minorHAnsi" w:hAnsiTheme="minorHAnsi"/>
                    <w:b/>
                    <w:bCs/>
                    <w:sz w:val="20"/>
                    <w:szCs w:val="20"/>
                    <w:highlight w:val="cyan"/>
                  </w:rPr>
                </w:rPrChange>
              </w:rPr>
            </w:pPr>
            <w:ins w:id="4851" w:author="sam sehgal" w:date="2024-10-14T16:38:00Z" w16du:dateUtc="2024-10-14T05:38:00Z">
              <w:r w:rsidRPr="00495F67">
                <w:rPr>
                  <w:rFonts w:asciiTheme="minorHAnsi" w:hAnsiTheme="minorHAnsi"/>
                  <w:b/>
                  <w:bCs/>
                  <w:sz w:val="20"/>
                  <w:szCs w:val="20"/>
                  <w:rPrChange w:id="4852" w:author="Sam Sehgal (EXT Idiom)" w:date="2024-12-17T13:52:00Z" w16du:dateUtc="2024-12-17T02:52:00Z">
                    <w:rPr>
                      <w:rFonts w:asciiTheme="minorHAnsi" w:hAnsiTheme="minorHAnsi"/>
                      <w:b/>
                      <w:bCs/>
                      <w:sz w:val="20"/>
                      <w:szCs w:val="20"/>
                      <w:highlight w:val="cyan"/>
                    </w:rPr>
                  </w:rPrChange>
                </w:rPr>
                <w:t>Column 1 logic:</w:t>
              </w:r>
            </w:ins>
          </w:p>
          <w:p w14:paraId="46F7E2F8" w14:textId="77777777" w:rsidR="00C60E6A" w:rsidRPr="00495F67" w:rsidRDefault="00C60E6A" w:rsidP="00C60E6A">
            <w:pPr>
              <w:tabs>
                <w:tab w:val="left" w:pos="774"/>
              </w:tabs>
              <w:contextualSpacing/>
              <w:rPr>
                <w:ins w:id="4853" w:author="sam sehgal" w:date="2024-10-14T16:38:00Z" w16du:dateUtc="2024-10-14T05:38:00Z"/>
                <w:rFonts w:asciiTheme="minorHAnsi" w:hAnsiTheme="minorHAnsi"/>
                <w:sz w:val="20"/>
                <w:szCs w:val="20"/>
                <w:rPrChange w:id="4854" w:author="Sam Sehgal (EXT Idiom)" w:date="2024-12-17T13:52:00Z" w16du:dateUtc="2024-12-17T02:52:00Z">
                  <w:rPr>
                    <w:ins w:id="4855" w:author="sam sehgal" w:date="2024-10-14T16:38:00Z" w16du:dateUtc="2024-10-14T05:38:00Z"/>
                    <w:rFonts w:asciiTheme="minorHAnsi" w:hAnsiTheme="minorHAnsi"/>
                    <w:sz w:val="20"/>
                    <w:szCs w:val="20"/>
                    <w:highlight w:val="cyan"/>
                  </w:rPr>
                </w:rPrChange>
              </w:rPr>
            </w:pPr>
          </w:p>
          <w:p w14:paraId="2ECB2F8B" w14:textId="77777777" w:rsidR="00C60E6A" w:rsidRPr="00495F67" w:rsidRDefault="00C60E6A" w:rsidP="00C60E6A">
            <w:pPr>
              <w:tabs>
                <w:tab w:val="left" w:pos="774"/>
              </w:tabs>
              <w:contextualSpacing/>
              <w:rPr>
                <w:ins w:id="4856" w:author="sam sehgal" w:date="2024-10-14T16:38:00Z" w16du:dateUtc="2024-10-14T05:38:00Z"/>
                <w:rFonts w:asciiTheme="minorHAnsi" w:hAnsiTheme="minorHAnsi"/>
                <w:sz w:val="20"/>
                <w:szCs w:val="20"/>
                <w:rPrChange w:id="4857" w:author="Sam Sehgal (EXT Idiom)" w:date="2024-12-17T13:52:00Z" w16du:dateUtc="2024-12-17T02:52:00Z">
                  <w:rPr>
                    <w:ins w:id="4858" w:author="sam sehgal" w:date="2024-10-14T16:38:00Z" w16du:dateUtc="2024-10-14T05:38:00Z"/>
                    <w:rFonts w:asciiTheme="minorHAnsi" w:hAnsiTheme="minorHAnsi"/>
                    <w:sz w:val="20"/>
                    <w:szCs w:val="20"/>
                    <w:highlight w:val="cyan"/>
                  </w:rPr>
                </w:rPrChange>
              </w:rPr>
            </w:pPr>
            <w:ins w:id="4859" w:author="sam sehgal" w:date="2024-10-14T16:38:00Z" w16du:dateUtc="2024-10-14T05:38:00Z">
              <w:r w:rsidRPr="00495F67">
                <w:rPr>
                  <w:rFonts w:asciiTheme="minorHAnsi" w:hAnsiTheme="minorHAnsi"/>
                  <w:sz w:val="20"/>
                  <w:szCs w:val="20"/>
                  <w:rPrChange w:id="4860" w:author="Sam Sehgal (EXT Idiom)" w:date="2024-12-17T13:52:00Z" w16du:dateUtc="2024-12-17T02:52:00Z">
                    <w:rPr>
                      <w:rFonts w:asciiTheme="minorHAnsi" w:hAnsiTheme="minorHAnsi"/>
                      <w:sz w:val="20"/>
                      <w:szCs w:val="20"/>
                      <w:highlight w:val="cyan"/>
                    </w:rPr>
                  </w:rPrChange>
                </w:rPr>
                <w:t xml:space="preserve">If &lt;IsMigration&gt; = ‘0’ then DISPLAY </w:t>
              </w:r>
            </w:ins>
          </w:p>
          <w:p w14:paraId="43EBAD1B" w14:textId="160D177F" w:rsidR="00C60E6A" w:rsidRPr="00495F67" w:rsidRDefault="00C60E6A" w:rsidP="00C60E6A">
            <w:pPr>
              <w:tabs>
                <w:tab w:val="left" w:pos="1800"/>
              </w:tabs>
              <w:rPr>
                <w:ins w:id="4861" w:author="sam sehgal" w:date="2024-10-14T16:38:00Z" w16du:dateUtc="2024-10-14T05:38:00Z"/>
                <w:rFonts w:ascii="Calibri" w:hAnsi="Calibri" w:cs="Calibri"/>
                <w:color w:val="000000" w:themeColor="text1"/>
                <w:sz w:val="20"/>
                <w:szCs w:val="20"/>
                <w:rPrChange w:id="4862" w:author="Sam Sehgal (EXT Idiom)" w:date="2024-12-17T13:52:00Z" w16du:dateUtc="2024-12-17T02:52:00Z">
                  <w:rPr>
                    <w:ins w:id="4863" w:author="sam sehgal" w:date="2024-10-14T16:38:00Z" w16du:dateUtc="2024-10-14T05:38:00Z"/>
                    <w:rFonts w:ascii="Calibri" w:hAnsi="Calibri" w:cs="Calibri"/>
                    <w:color w:val="000000" w:themeColor="text1"/>
                    <w:sz w:val="20"/>
                    <w:szCs w:val="20"/>
                    <w:highlight w:val="cyan"/>
                  </w:rPr>
                </w:rPrChange>
              </w:rPr>
            </w:pPr>
            <w:ins w:id="4864" w:author="sam sehgal" w:date="2024-10-14T16:38:00Z" w16du:dateUtc="2024-10-14T05:38:00Z">
              <w:r w:rsidRPr="00495F67">
                <w:rPr>
                  <w:rFonts w:asciiTheme="minorHAnsi" w:hAnsiTheme="minorHAnsi"/>
                  <w:sz w:val="20"/>
                  <w:szCs w:val="20"/>
                  <w:rPrChange w:id="4865" w:author="Sam Sehgal (EXT Idiom)" w:date="2024-12-17T13:52:00Z" w16du:dateUtc="2024-12-17T02:52:00Z">
                    <w:rPr>
                      <w:rFonts w:asciiTheme="minorHAnsi" w:hAnsiTheme="minorHAnsi"/>
                      <w:sz w:val="20"/>
                      <w:szCs w:val="20"/>
                      <w:highlight w:val="cyan"/>
                    </w:rPr>
                  </w:rPrChange>
                </w:rPr>
                <w:t>“</w:t>
              </w:r>
            </w:ins>
            <w:ins w:id="4866" w:author="sam sehgal" w:date="2024-10-14T16:40:00Z" w16du:dateUtc="2024-10-14T05:40:00Z">
              <w:r w:rsidRPr="00495F67">
                <w:rPr>
                  <w:rFonts w:asciiTheme="minorHAnsi" w:hAnsiTheme="minorHAnsi"/>
                  <w:sz w:val="20"/>
                  <w:szCs w:val="20"/>
                </w:rPr>
                <w:t>You have told us that all policyholders</w:t>
              </w:r>
            </w:ins>
            <w:ins w:id="4867" w:author="sam sehgal" w:date="2024-12-19T11:11:00Z" w16du:dateUtc="2024-12-19T00:11:00Z">
              <w:r w:rsidR="005E3E70">
                <w:rPr>
                  <w:rFonts w:asciiTheme="minorHAnsi" w:hAnsiTheme="minorHAnsi"/>
                  <w:sz w:val="20"/>
                  <w:szCs w:val="20"/>
                </w:rPr>
                <w:t xml:space="preserve"> </w:t>
              </w:r>
              <w:r w:rsidR="005E3E70" w:rsidRPr="005E3E70">
                <w:rPr>
                  <w:rFonts w:asciiTheme="minorHAnsi" w:hAnsiTheme="minorHAnsi"/>
                  <w:sz w:val="20"/>
                  <w:szCs w:val="20"/>
                  <w:highlight w:val="green"/>
                  <w:rPrChange w:id="4868" w:author="sam sehgal" w:date="2024-12-19T11:11:00Z" w16du:dateUtc="2024-12-19T00:11:00Z">
                    <w:rPr>
                      <w:rFonts w:asciiTheme="minorHAnsi" w:hAnsiTheme="minorHAnsi"/>
                      <w:sz w:val="20"/>
                      <w:szCs w:val="20"/>
                    </w:rPr>
                  </w:rPrChange>
                </w:rPr>
                <w:t>and</w:t>
              </w:r>
            </w:ins>
            <w:ins w:id="4869" w:author="sam sehgal" w:date="2024-10-14T16:40:00Z" w16du:dateUtc="2024-10-14T05:40:00Z">
              <w:r w:rsidRPr="00495F67">
                <w:rPr>
                  <w:rFonts w:asciiTheme="minorHAnsi" w:hAnsiTheme="minorHAnsi"/>
                  <w:sz w:val="20"/>
                  <w:szCs w:val="20"/>
                </w:rPr>
                <w:t xml:space="preserve"> their partners (legal or de-facto):”</w:t>
              </w:r>
            </w:ins>
          </w:p>
          <w:p w14:paraId="435CB4D5" w14:textId="77777777" w:rsidR="00C60E6A" w:rsidRPr="00495F67" w:rsidRDefault="00C60E6A" w:rsidP="00C60E6A">
            <w:pPr>
              <w:tabs>
                <w:tab w:val="left" w:pos="1800"/>
              </w:tabs>
              <w:rPr>
                <w:ins w:id="4870" w:author="sam sehgal" w:date="2024-10-14T16:38:00Z" w16du:dateUtc="2024-10-14T05:38:00Z"/>
                <w:rFonts w:ascii="Calibri" w:hAnsi="Calibri" w:cs="Calibri"/>
                <w:b/>
                <w:bCs/>
                <w:color w:val="000000" w:themeColor="text1"/>
                <w:sz w:val="20"/>
                <w:szCs w:val="20"/>
                <w:rPrChange w:id="4871" w:author="Sam Sehgal (EXT Idiom)" w:date="2024-12-17T13:52:00Z" w16du:dateUtc="2024-12-17T02:52:00Z">
                  <w:rPr>
                    <w:ins w:id="4872" w:author="sam sehgal" w:date="2024-10-14T16:38:00Z" w16du:dateUtc="2024-10-14T05:38:00Z"/>
                    <w:rFonts w:ascii="Calibri" w:hAnsi="Calibri" w:cs="Calibri"/>
                    <w:b/>
                    <w:bCs/>
                    <w:color w:val="000000" w:themeColor="text1"/>
                    <w:sz w:val="20"/>
                    <w:szCs w:val="20"/>
                    <w:highlight w:val="cyan"/>
                  </w:rPr>
                </w:rPrChange>
              </w:rPr>
            </w:pPr>
          </w:p>
          <w:p w14:paraId="49738572" w14:textId="77777777" w:rsidR="00C60E6A" w:rsidRPr="00495F67" w:rsidRDefault="00C60E6A" w:rsidP="00C60E6A">
            <w:pPr>
              <w:tabs>
                <w:tab w:val="left" w:pos="774"/>
              </w:tabs>
              <w:contextualSpacing/>
              <w:rPr>
                <w:ins w:id="4873" w:author="sam sehgal" w:date="2024-10-14T16:36:00Z" w16du:dateUtc="2024-10-14T05:36:00Z"/>
                <w:rFonts w:asciiTheme="minorHAnsi" w:hAnsiTheme="minorHAnsi"/>
                <w:b/>
                <w:bCs/>
                <w:sz w:val="20"/>
                <w:szCs w:val="20"/>
                <w:rPrChange w:id="4874" w:author="Sam Sehgal (EXT Idiom)" w:date="2024-12-17T13:52:00Z" w16du:dateUtc="2024-12-17T02:52:00Z">
                  <w:rPr>
                    <w:ins w:id="4875" w:author="sam sehgal" w:date="2024-10-14T16:36:00Z" w16du:dateUtc="2024-10-14T05:36:00Z"/>
                    <w:rFonts w:asciiTheme="minorHAnsi" w:hAnsiTheme="minorHAnsi"/>
                    <w:b/>
                    <w:bCs/>
                    <w:sz w:val="20"/>
                    <w:szCs w:val="20"/>
                    <w:highlight w:val="cyan"/>
                  </w:rPr>
                </w:rPrChange>
              </w:rPr>
            </w:pPr>
          </w:p>
        </w:tc>
        <w:tc>
          <w:tcPr>
            <w:tcW w:w="1701" w:type="dxa"/>
          </w:tcPr>
          <w:p w14:paraId="569228EB" w14:textId="77777777" w:rsidR="00C60E6A" w:rsidRPr="00495F67" w:rsidRDefault="00C60E6A" w:rsidP="00C60E6A">
            <w:pPr>
              <w:tabs>
                <w:tab w:val="left" w:pos="1800"/>
              </w:tabs>
              <w:rPr>
                <w:ins w:id="4876" w:author="sam sehgal" w:date="2024-10-14T16:38:00Z" w16du:dateUtc="2024-10-14T05:38:00Z"/>
                <w:rFonts w:asciiTheme="minorHAnsi" w:hAnsiTheme="minorHAnsi" w:cstheme="minorHAnsi"/>
                <w:bCs/>
                <w:sz w:val="20"/>
                <w:szCs w:val="20"/>
                <w:rPrChange w:id="4877" w:author="Sam Sehgal (EXT Idiom)" w:date="2024-12-17T13:52:00Z" w16du:dateUtc="2024-12-17T02:52:00Z">
                  <w:rPr>
                    <w:ins w:id="4878" w:author="sam sehgal" w:date="2024-10-14T16:38:00Z" w16du:dateUtc="2024-10-14T05:38:00Z"/>
                    <w:rFonts w:asciiTheme="minorHAnsi" w:hAnsiTheme="minorHAnsi" w:cstheme="minorHAnsi"/>
                    <w:bCs/>
                    <w:sz w:val="20"/>
                    <w:szCs w:val="20"/>
                    <w:highlight w:val="cyan"/>
                  </w:rPr>
                </w:rPrChange>
              </w:rPr>
            </w:pPr>
            <w:ins w:id="4879" w:author="sam sehgal" w:date="2024-10-14T16:38:00Z" w16du:dateUtc="2024-10-14T05:38:00Z">
              <w:r w:rsidRPr="00495F67">
                <w:rPr>
                  <w:rFonts w:asciiTheme="minorHAnsi" w:hAnsiTheme="minorHAnsi" w:cstheme="minorHAnsi"/>
                  <w:bCs/>
                  <w:sz w:val="20"/>
                  <w:szCs w:val="20"/>
                  <w:rPrChange w:id="4880" w:author="Sam Sehgal (EXT Idiom)" w:date="2024-12-17T13:52:00Z" w16du:dateUtc="2024-12-17T02:52:00Z">
                    <w:rPr>
                      <w:rFonts w:asciiTheme="minorHAnsi" w:hAnsiTheme="minorHAnsi" w:cstheme="minorHAnsi"/>
                      <w:bCs/>
                      <w:sz w:val="20"/>
                      <w:szCs w:val="20"/>
                      <w:highlight w:val="cyan"/>
                    </w:rPr>
                  </w:rPrChange>
                </w:rPr>
                <w:t>Column 1 Bodycopy_COI</w:t>
              </w:r>
            </w:ins>
          </w:p>
          <w:p w14:paraId="40389B89" w14:textId="77777777" w:rsidR="00C60E6A" w:rsidRPr="00495F67" w:rsidRDefault="00C60E6A" w:rsidP="00C60E6A">
            <w:pPr>
              <w:tabs>
                <w:tab w:val="left" w:pos="1800"/>
              </w:tabs>
              <w:rPr>
                <w:ins w:id="4881" w:author="sam sehgal" w:date="2024-10-14T16:38:00Z" w16du:dateUtc="2024-10-14T05:38:00Z"/>
                <w:rFonts w:asciiTheme="minorHAnsi" w:hAnsiTheme="minorHAnsi" w:cstheme="minorHAnsi"/>
                <w:bCs/>
                <w:sz w:val="20"/>
                <w:szCs w:val="20"/>
                <w:rPrChange w:id="4882" w:author="Sam Sehgal (EXT Idiom)" w:date="2024-12-17T13:52:00Z" w16du:dateUtc="2024-12-17T02:52:00Z">
                  <w:rPr>
                    <w:ins w:id="4883" w:author="sam sehgal" w:date="2024-10-14T16:38:00Z" w16du:dateUtc="2024-10-14T05:38:00Z"/>
                    <w:rFonts w:asciiTheme="minorHAnsi" w:hAnsiTheme="minorHAnsi" w:cstheme="minorHAnsi"/>
                    <w:bCs/>
                    <w:sz w:val="20"/>
                    <w:szCs w:val="20"/>
                    <w:highlight w:val="cyan"/>
                  </w:rPr>
                </w:rPrChange>
              </w:rPr>
            </w:pPr>
          </w:p>
          <w:p w14:paraId="56B39A47" w14:textId="77777777" w:rsidR="00C60E6A" w:rsidRPr="00495F67" w:rsidRDefault="00C60E6A" w:rsidP="00C60E6A">
            <w:pPr>
              <w:tabs>
                <w:tab w:val="left" w:pos="1800"/>
              </w:tabs>
              <w:rPr>
                <w:ins w:id="4884" w:author="sam sehgal" w:date="2024-10-14T16:38:00Z" w16du:dateUtc="2024-10-14T05:38:00Z"/>
                <w:rFonts w:asciiTheme="minorHAnsi" w:hAnsiTheme="minorHAnsi" w:cstheme="minorHAnsi"/>
                <w:bCs/>
                <w:sz w:val="20"/>
                <w:szCs w:val="20"/>
                <w:rPrChange w:id="4885" w:author="Sam Sehgal (EXT Idiom)" w:date="2024-12-17T13:52:00Z" w16du:dateUtc="2024-12-17T02:52:00Z">
                  <w:rPr>
                    <w:ins w:id="4886" w:author="sam sehgal" w:date="2024-10-14T16:38:00Z" w16du:dateUtc="2024-10-14T05:38:00Z"/>
                    <w:rFonts w:asciiTheme="minorHAnsi" w:hAnsiTheme="minorHAnsi" w:cstheme="minorHAnsi"/>
                    <w:bCs/>
                    <w:sz w:val="20"/>
                    <w:szCs w:val="20"/>
                    <w:highlight w:val="cyan"/>
                  </w:rPr>
                </w:rPrChange>
              </w:rPr>
            </w:pPr>
            <w:ins w:id="4887" w:author="sam sehgal" w:date="2024-10-14T16:38:00Z" w16du:dateUtc="2024-10-14T05:38:00Z">
              <w:r w:rsidRPr="00495F67">
                <w:rPr>
                  <w:rFonts w:asciiTheme="minorHAnsi" w:hAnsiTheme="minorHAnsi" w:cstheme="minorHAnsi"/>
                  <w:bCs/>
                  <w:sz w:val="20"/>
                  <w:szCs w:val="20"/>
                  <w:rPrChange w:id="4888" w:author="Sam Sehgal (EXT Idiom)" w:date="2024-12-17T13:52:00Z" w16du:dateUtc="2024-12-17T02:52:00Z">
                    <w:rPr>
                      <w:rFonts w:asciiTheme="minorHAnsi" w:hAnsiTheme="minorHAnsi" w:cstheme="minorHAnsi"/>
                      <w:bCs/>
                      <w:sz w:val="20"/>
                      <w:szCs w:val="20"/>
                      <w:highlight w:val="cyan"/>
                    </w:rPr>
                  </w:rPrChange>
                </w:rPr>
                <w:t>Column 2: Bullet_1_B_COI</w:t>
              </w:r>
            </w:ins>
          </w:p>
          <w:p w14:paraId="6FD34233" w14:textId="77777777" w:rsidR="00C60E6A" w:rsidRPr="00495F67" w:rsidRDefault="00C60E6A" w:rsidP="00C60E6A">
            <w:pPr>
              <w:tabs>
                <w:tab w:val="left" w:pos="1800"/>
              </w:tabs>
              <w:rPr>
                <w:ins w:id="4889" w:author="sam sehgal" w:date="2024-10-14T16:36:00Z" w16du:dateUtc="2024-10-14T05:36:00Z"/>
                <w:rFonts w:asciiTheme="minorHAnsi" w:hAnsiTheme="minorHAnsi" w:cstheme="minorHAnsi"/>
                <w:bCs/>
                <w:sz w:val="20"/>
                <w:szCs w:val="20"/>
                <w:rPrChange w:id="4890" w:author="Sam Sehgal (EXT Idiom)" w:date="2024-12-17T13:52:00Z" w16du:dateUtc="2024-12-17T02:52:00Z">
                  <w:rPr>
                    <w:ins w:id="4891" w:author="sam sehgal" w:date="2024-10-14T16:36:00Z" w16du:dateUtc="2024-10-14T05:36:00Z"/>
                    <w:rFonts w:asciiTheme="minorHAnsi" w:hAnsiTheme="minorHAnsi" w:cstheme="minorHAnsi"/>
                    <w:bCs/>
                    <w:sz w:val="20"/>
                    <w:szCs w:val="20"/>
                    <w:highlight w:val="cyan"/>
                  </w:rPr>
                </w:rPrChange>
              </w:rPr>
            </w:pPr>
          </w:p>
        </w:tc>
      </w:tr>
      <w:tr w:rsidR="00DD24FD" w:rsidRPr="00720F8E" w14:paraId="668312E6" w14:textId="77777777" w:rsidTr="009E32DB">
        <w:trPr>
          <w:cantSplit/>
          <w:ins w:id="4892" w:author="Sam Sehgal (EXT Idiom)" w:date="2024-11-12T11:11:00Z"/>
        </w:trPr>
        <w:tc>
          <w:tcPr>
            <w:tcW w:w="846" w:type="dxa"/>
          </w:tcPr>
          <w:p w14:paraId="781DC0B4" w14:textId="1138C321" w:rsidR="00DD24FD" w:rsidRPr="006E52BC" w:rsidRDefault="00011F3A" w:rsidP="00DD24FD">
            <w:pPr>
              <w:tabs>
                <w:tab w:val="left" w:pos="1800"/>
              </w:tabs>
              <w:rPr>
                <w:ins w:id="4893" w:author="Sam Sehgal (EXT Idiom)" w:date="2024-11-12T11:11:00Z" w16du:dateUtc="2024-11-12T00:11:00Z"/>
                <w:rFonts w:asciiTheme="minorHAnsi" w:hAnsiTheme="minorHAnsi" w:cstheme="minorHAnsi"/>
                <w:bCs/>
                <w:sz w:val="20"/>
                <w:rPrChange w:id="4894" w:author="Sam Sehgal (EXT Idiom)" w:date="2024-12-17T13:53:00Z" w16du:dateUtc="2024-12-17T02:53:00Z">
                  <w:rPr>
                    <w:ins w:id="4895" w:author="Sam Sehgal (EXT Idiom)" w:date="2024-11-12T11:11:00Z" w16du:dateUtc="2024-11-12T00:11:00Z"/>
                    <w:rFonts w:asciiTheme="minorHAnsi" w:hAnsiTheme="minorHAnsi" w:cstheme="minorHAnsi"/>
                    <w:bCs/>
                    <w:sz w:val="20"/>
                    <w:highlight w:val="cyan"/>
                  </w:rPr>
                </w:rPrChange>
              </w:rPr>
            </w:pPr>
            <w:ins w:id="4896" w:author="Sam Sehgal (EXT Idiom)" w:date="2024-11-12T11:12:00Z" w16du:dateUtc="2024-11-12T00:12:00Z">
              <w:r w:rsidRPr="006E52BC">
                <w:rPr>
                  <w:rFonts w:asciiTheme="minorHAnsi" w:hAnsiTheme="minorHAnsi" w:cstheme="minorHAnsi"/>
                  <w:bCs/>
                  <w:sz w:val="20"/>
                  <w:rPrChange w:id="4897" w:author="Sam Sehgal (EXT Idiom)" w:date="2024-12-17T13:53:00Z" w16du:dateUtc="2024-12-17T02:53:00Z">
                    <w:rPr>
                      <w:rFonts w:asciiTheme="minorHAnsi" w:hAnsiTheme="minorHAnsi" w:cstheme="minorHAnsi"/>
                      <w:bCs/>
                      <w:sz w:val="20"/>
                      <w:highlight w:val="cyan"/>
                    </w:rPr>
                  </w:rPrChange>
                </w:rPr>
                <w:lastRenderedPageBreak/>
                <w:t>AYP 8 V13</w:t>
              </w:r>
            </w:ins>
          </w:p>
        </w:tc>
        <w:tc>
          <w:tcPr>
            <w:tcW w:w="1701" w:type="dxa"/>
          </w:tcPr>
          <w:p w14:paraId="2876BB9E" w14:textId="77777777" w:rsidR="00DD24FD" w:rsidRPr="006E52BC" w:rsidRDefault="00DD24FD" w:rsidP="00DD24FD">
            <w:pPr>
              <w:tabs>
                <w:tab w:val="left" w:pos="1800"/>
              </w:tabs>
              <w:rPr>
                <w:ins w:id="4898" w:author="Sam Sehgal (EXT Idiom)" w:date="2024-11-12T11:11:00Z" w16du:dateUtc="2024-11-12T00:11:00Z"/>
                <w:rFonts w:ascii="Arial" w:hAnsi="Arial"/>
                <w:sz w:val="18"/>
                <w:szCs w:val="18"/>
              </w:rPr>
            </w:pPr>
          </w:p>
        </w:tc>
        <w:tc>
          <w:tcPr>
            <w:tcW w:w="8363" w:type="dxa"/>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DD24FD" w:rsidRPr="006E52BC" w14:paraId="2EF29F67" w14:textId="77777777">
              <w:trPr>
                <w:trHeight w:val="140"/>
                <w:ins w:id="4899" w:author="sam sehgal" w:date="2024-11-12T11:12:00Z"/>
              </w:trPr>
              <w:tc>
                <w:tcPr>
                  <w:tcW w:w="2904" w:type="dxa"/>
                  <w:noWrap/>
                  <w:hideMark/>
                </w:tcPr>
                <w:p w14:paraId="12024213" w14:textId="608792F2" w:rsidR="00DD24FD" w:rsidRPr="006E52BC" w:rsidRDefault="00977DA7" w:rsidP="00DD24FD">
                  <w:pPr>
                    <w:pStyle w:val="BodycopyCOI"/>
                    <w:rPr>
                      <w:ins w:id="4900" w:author="sam sehgal" w:date="2024-11-12T11:12:00Z" w16du:dateUtc="2024-11-12T00:12:00Z"/>
                      <w:b/>
                      <w:bCs/>
                      <w:rPrChange w:id="4901" w:author="Sam Sehgal (EXT Idiom)" w:date="2024-12-17T13:53:00Z" w16du:dateUtc="2024-12-17T02:53:00Z">
                        <w:rPr>
                          <w:ins w:id="4902" w:author="sam sehgal" w:date="2024-11-12T11:12:00Z" w16du:dateUtc="2024-11-12T00:12:00Z"/>
                          <w:b/>
                          <w:bCs/>
                          <w:highlight w:val="green"/>
                        </w:rPr>
                      </w:rPrChange>
                    </w:rPr>
                  </w:pPr>
                  <w:ins w:id="4903" w:author="Sam Sehgal (EXT Idiom)" w:date="2024-11-19T16:01:00Z" w16du:dateUtc="2024-11-19T05:01:00Z">
                    <w:r w:rsidRPr="006E52BC">
                      <w:rPr>
                        <w:rPrChange w:id="4904" w:author="Sam Sehgal (EXT Idiom)" w:date="2024-12-17T13:53:00Z" w16du:dateUtc="2024-12-17T02:53:00Z">
                          <w:rPr>
                            <w:highlight w:val="cyan"/>
                          </w:rPr>
                        </w:rPrChange>
                      </w:rPr>
                      <w:t>You have told us that all policyholders</w:t>
                    </w:r>
                  </w:ins>
                  <w:ins w:id="4905" w:author="sam sehgal" w:date="2024-12-19T15:37:00Z" w16du:dateUtc="2024-12-19T04:37:00Z">
                    <w:r w:rsidR="008A4009">
                      <w:t xml:space="preserve"> </w:t>
                    </w:r>
                    <w:r w:rsidR="008A4009" w:rsidRPr="008A4009">
                      <w:rPr>
                        <w:highlight w:val="green"/>
                        <w:rPrChange w:id="4906" w:author="sam sehgal" w:date="2024-12-19T15:37:00Z" w16du:dateUtc="2024-12-19T04:37:00Z">
                          <w:rPr/>
                        </w:rPrChange>
                      </w:rPr>
                      <w:t>and</w:t>
                    </w:r>
                  </w:ins>
                  <w:ins w:id="4907" w:author="Sam Sehgal (EXT Idiom)" w:date="2024-11-19T16:01:00Z" w16du:dateUtc="2024-11-19T05:01:00Z">
                    <w:del w:id="4908" w:author="sam sehgal" w:date="2024-12-19T15:37:00Z" w16du:dateUtc="2024-12-19T04:37:00Z">
                      <w:r w:rsidRPr="008A4009" w:rsidDel="008A4009">
                        <w:rPr>
                          <w:highlight w:val="green"/>
                          <w:rPrChange w:id="4909" w:author="sam sehgal" w:date="2024-12-19T15:37:00Z" w16du:dateUtc="2024-12-19T04:37:00Z">
                            <w:rPr>
                              <w:highlight w:val="cyan"/>
                            </w:rPr>
                          </w:rPrChange>
                        </w:rPr>
                        <w:delText>,</w:delText>
                      </w:r>
                    </w:del>
                    <w:r w:rsidRPr="006E52BC">
                      <w:rPr>
                        <w:rPrChange w:id="4910" w:author="Sam Sehgal (EXT Idiom)" w:date="2024-12-17T13:53:00Z" w16du:dateUtc="2024-12-17T02:53:00Z">
                          <w:rPr>
                            <w:highlight w:val="cyan"/>
                          </w:rPr>
                        </w:rPrChange>
                      </w:rPr>
                      <w:t xml:space="preserve"> their partners (legal or de-facto) </w:t>
                    </w:r>
                    <w:del w:id="4911" w:author="sam sehgal" w:date="2024-12-19T11:12:00Z" w16du:dateUtc="2024-12-19T00:12:00Z">
                      <w:r w:rsidRPr="005E3E70" w:rsidDel="005E3E70">
                        <w:rPr>
                          <w:highlight w:val="green"/>
                          <w:rPrChange w:id="4912" w:author="sam sehgal" w:date="2024-12-19T11:12:00Z" w16du:dateUtc="2024-12-19T00:12:00Z">
                            <w:rPr>
                              <w:highlight w:val="cyan"/>
                            </w:rPr>
                          </w:rPrChange>
                        </w:rPr>
                        <w:delText>have not</w:delText>
                      </w:r>
                    </w:del>
                  </w:ins>
                  <w:ins w:id="4913" w:author="sam sehgal" w:date="2024-11-12T11:12:00Z" w16du:dateUtc="2024-11-12T00:12:00Z">
                    <w:del w:id="4914" w:author="Sam Sehgal (EXT Idiom)" w:date="2024-11-19T16:01:00Z" w16du:dateUtc="2024-11-19T05:01:00Z">
                      <w:r w:rsidR="00DD24FD" w:rsidRPr="006E52BC" w:rsidDel="00977DA7">
                        <w:rPr>
                          <w:rFonts w:asciiTheme="minorHAnsi" w:hAnsiTheme="minorHAnsi"/>
                          <w:sz w:val="20"/>
                          <w:szCs w:val="20"/>
                          <w:rPrChange w:id="4915" w:author="Sam Sehgal (EXT Idiom)" w:date="2024-12-17T13:53:00Z" w16du:dateUtc="2024-12-17T02:53:00Z">
                            <w:rPr>
                              <w:rFonts w:asciiTheme="minorHAnsi" w:hAnsiTheme="minorHAnsi"/>
                              <w:sz w:val="20"/>
                              <w:szCs w:val="20"/>
                              <w:highlight w:val="green"/>
                            </w:rPr>
                          </w:rPrChange>
                        </w:rPr>
                        <w:delText>You have told us that all policyholders, their partners (legal or de-facto) or any family member living at the insured address have not</w:delText>
                      </w:r>
                    </w:del>
                    <w:r w:rsidR="00DD24FD" w:rsidRPr="006E52BC">
                      <w:rPr>
                        <w:rFonts w:asciiTheme="minorHAnsi" w:hAnsiTheme="minorHAnsi"/>
                        <w:sz w:val="20"/>
                        <w:szCs w:val="20"/>
                        <w:rPrChange w:id="4916" w:author="Sam Sehgal (EXT Idiom)" w:date="2024-12-17T13:53:00Z" w16du:dateUtc="2024-12-17T02:53:00Z">
                          <w:rPr>
                            <w:rFonts w:asciiTheme="minorHAnsi" w:hAnsiTheme="minorHAnsi"/>
                            <w:sz w:val="20"/>
                            <w:szCs w:val="20"/>
                            <w:highlight w:val="green"/>
                          </w:rPr>
                        </w:rPrChange>
                      </w:rPr>
                      <w:t>:</w:t>
                    </w:r>
                  </w:ins>
                </w:p>
              </w:tc>
              <w:tc>
                <w:tcPr>
                  <w:tcW w:w="4614" w:type="dxa"/>
                  <w:noWrap/>
                  <w:vAlign w:val="bottom"/>
                  <w:hideMark/>
                </w:tcPr>
                <w:p w14:paraId="7BAD9DE7" w14:textId="77777777" w:rsidR="00DD24FD" w:rsidRPr="006E52BC" w:rsidRDefault="00DD24FD" w:rsidP="00DD24FD">
                  <w:pPr>
                    <w:tabs>
                      <w:tab w:val="left" w:pos="774"/>
                    </w:tabs>
                    <w:rPr>
                      <w:ins w:id="4917" w:author="sam sehgal" w:date="2024-11-12T11:12:00Z" w16du:dateUtc="2024-11-12T00:12:00Z"/>
                      <w:rFonts w:asciiTheme="minorHAnsi" w:hAnsiTheme="minorHAnsi"/>
                      <w:b/>
                      <w:bCs/>
                      <w:color w:val="000000"/>
                      <w:sz w:val="22"/>
                      <w:szCs w:val="22"/>
                      <w:lang w:eastAsia="en-AU"/>
                      <w:rPrChange w:id="4918" w:author="Sam Sehgal (EXT Idiom)" w:date="2024-12-17T13:53:00Z" w16du:dateUtc="2024-12-17T02:53:00Z">
                        <w:rPr>
                          <w:ins w:id="4919" w:author="sam sehgal" w:date="2024-11-12T11:12:00Z" w16du:dateUtc="2024-11-12T00:12:00Z"/>
                          <w:rFonts w:asciiTheme="minorHAnsi" w:hAnsiTheme="minorHAnsi"/>
                          <w:b/>
                          <w:bCs/>
                          <w:color w:val="000000"/>
                          <w:sz w:val="22"/>
                          <w:szCs w:val="22"/>
                          <w:highlight w:val="green"/>
                          <w:lang w:eastAsia="en-AU"/>
                        </w:rPr>
                      </w:rPrChange>
                    </w:rPr>
                  </w:pPr>
                  <w:ins w:id="4920" w:author="sam sehgal" w:date="2024-11-12T11:12:00Z" w16du:dateUtc="2024-11-12T00:12:00Z">
                    <w:r w:rsidRPr="006E52BC">
                      <w:rPr>
                        <w:rFonts w:asciiTheme="minorHAnsi" w:hAnsiTheme="minorHAnsi"/>
                        <w:b/>
                        <w:bCs/>
                        <w:sz w:val="20"/>
                        <w:szCs w:val="20"/>
                        <w:rPrChange w:id="4921" w:author="Sam Sehgal (EXT Idiom)" w:date="2024-12-17T13:53:00Z" w16du:dateUtc="2024-12-17T02:53:00Z">
                          <w:rPr>
                            <w:rFonts w:asciiTheme="minorHAnsi" w:hAnsiTheme="minorHAnsi"/>
                            <w:b/>
                            <w:bCs/>
                            <w:sz w:val="20"/>
                            <w:szCs w:val="20"/>
                            <w:highlight w:val="green"/>
                          </w:rPr>
                        </w:rPrChange>
                      </w:rPr>
                      <w:t xml:space="preserve">• have not had any criminal conviction (excluding driving related convictions) in the last 5 years for fraud or dishonesty; theft or robbery; arson; damage or threatened damage to property; injury or threatened injury to persons; or for drugs or stolen goods </w:t>
                    </w:r>
                  </w:ins>
                </w:p>
              </w:tc>
            </w:tr>
          </w:tbl>
          <w:p w14:paraId="6E086A8C" w14:textId="77777777" w:rsidR="00DD24FD" w:rsidRPr="006E52BC" w:rsidRDefault="00DD24FD" w:rsidP="00DD24FD">
            <w:pPr>
              <w:pStyle w:val="BodycopyCOI"/>
              <w:rPr>
                <w:ins w:id="4922" w:author="Sam Sehgal (EXT Idiom)" w:date="2024-11-12T11:11:00Z" w16du:dateUtc="2024-11-12T00:11:00Z"/>
                <w:rPrChange w:id="4923" w:author="Sam Sehgal (EXT Idiom)" w:date="2024-12-17T13:53:00Z" w16du:dateUtc="2024-12-17T02:53:00Z">
                  <w:rPr>
                    <w:ins w:id="4924" w:author="Sam Sehgal (EXT Idiom)" w:date="2024-11-12T11:11:00Z" w16du:dateUtc="2024-11-12T00:11:00Z"/>
                    <w:highlight w:val="cyan"/>
                  </w:rPr>
                </w:rPrChange>
              </w:rPr>
            </w:pPr>
          </w:p>
        </w:tc>
        <w:tc>
          <w:tcPr>
            <w:tcW w:w="1985" w:type="dxa"/>
          </w:tcPr>
          <w:p w14:paraId="77058DB3" w14:textId="7ED17CD3" w:rsidR="00DD24FD" w:rsidRPr="006E52BC" w:rsidRDefault="00DD24FD" w:rsidP="00DD24FD">
            <w:pPr>
              <w:tabs>
                <w:tab w:val="left" w:pos="774"/>
              </w:tabs>
              <w:contextualSpacing/>
              <w:rPr>
                <w:ins w:id="4925" w:author="sam sehgal" w:date="2024-11-12T11:12:00Z" w16du:dateUtc="2024-11-12T00:12:00Z"/>
                <w:rFonts w:asciiTheme="minorHAnsi" w:hAnsiTheme="minorHAnsi"/>
                <w:sz w:val="20"/>
                <w:szCs w:val="20"/>
                <w:rPrChange w:id="4926" w:author="Sam Sehgal (EXT Idiom)" w:date="2024-12-17T13:53:00Z" w16du:dateUtc="2024-12-17T02:53:00Z">
                  <w:rPr>
                    <w:ins w:id="4927" w:author="sam sehgal" w:date="2024-11-12T11:12:00Z" w16du:dateUtc="2024-11-12T00:12:00Z"/>
                    <w:rFonts w:asciiTheme="minorHAnsi" w:hAnsiTheme="minorHAnsi"/>
                    <w:sz w:val="20"/>
                    <w:szCs w:val="20"/>
                    <w:highlight w:val="green"/>
                  </w:rPr>
                </w:rPrChange>
              </w:rPr>
            </w:pPr>
            <w:ins w:id="4928" w:author="sam sehgal" w:date="2024-11-12T11:12:00Z" w16du:dateUtc="2024-11-12T00:12:00Z">
              <w:r w:rsidRPr="006E52BC">
                <w:rPr>
                  <w:rFonts w:asciiTheme="minorHAnsi" w:hAnsiTheme="minorHAnsi"/>
                  <w:b/>
                  <w:bCs/>
                  <w:sz w:val="20"/>
                  <w:szCs w:val="20"/>
                  <w:rPrChange w:id="4929" w:author="Sam Sehgal (EXT Idiom)" w:date="2024-12-17T13:53:00Z" w16du:dateUtc="2024-12-17T02:53:00Z">
                    <w:rPr>
                      <w:rFonts w:asciiTheme="minorHAnsi" w:hAnsiTheme="minorHAnsi"/>
                      <w:b/>
                      <w:bCs/>
                      <w:sz w:val="20"/>
                      <w:szCs w:val="20"/>
                      <w:highlight w:val="green"/>
                    </w:rPr>
                  </w:rPrChange>
                </w:rPr>
                <w:t xml:space="preserve">IF </w:t>
              </w:r>
              <w:r w:rsidRPr="006E52BC">
                <w:rPr>
                  <w:rFonts w:asciiTheme="minorHAnsi" w:hAnsiTheme="minorHAnsi"/>
                  <w:sz w:val="20"/>
                  <w:szCs w:val="20"/>
                  <w:rPrChange w:id="4930" w:author="Sam Sehgal (EXT Idiom)" w:date="2024-12-17T13:53:00Z" w16du:dateUtc="2024-12-17T02:53:00Z">
                    <w:rPr>
                      <w:rFonts w:asciiTheme="minorHAnsi" w:hAnsiTheme="minorHAnsi"/>
                      <w:sz w:val="20"/>
                      <w:szCs w:val="20"/>
                      <w:highlight w:val="green"/>
                    </w:rPr>
                  </w:rPrChange>
                </w:rPr>
                <w:t>&lt;ProductCode&gt;  = “</w:t>
              </w:r>
              <w:del w:id="4931" w:author="Sam Sehgal (EXT Idiom)" w:date="2024-11-12T11:12:00Z" w16du:dateUtc="2024-11-12T00:12:00Z">
                <w:r w:rsidRPr="006E52BC" w:rsidDel="00DD24FD">
                  <w:rPr>
                    <w:rFonts w:asciiTheme="minorHAnsi" w:hAnsiTheme="minorHAnsi"/>
                    <w:sz w:val="20"/>
                    <w:szCs w:val="20"/>
                    <w:rPrChange w:id="4932" w:author="Sam Sehgal (EXT Idiom)" w:date="2024-12-17T13:53:00Z" w16du:dateUtc="2024-12-17T02:53:00Z">
                      <w:rPr>
                        <w:rFonts w:asciiTheme="minorHAnsi" w:hAnsiTheme="minorHAnsi"/>
                        <w:sz w:val="20"/>
                        <w:szCs w:val="20"/>
                        <w:highlight w:val="green"/>
                      </w:rPr>
                    </w:rPrChange>
                  </w:rPr>
                  <w:delText>Home</w:delText>
                </w:r>
              </w:del>
            </w:ins>
            <w:ins w:id="4933" w:author="Sam Sehgal (EXT Idiom)" w:date="2024-11-12T11:12:00Z" w16du:dateUtc="2024-11-12T00:12:00Z">
              <w:r w:rsidRPr="006E52BC">
                <w:rPr>
                  <w:rFonts w:asciiTheme="minorHAnsi" w:hAnsiTheme="minorHAnsi"/>
                  <w:sz w:val="20"/>
                  <w:szCs w:val="20"/>
                  <w:rPrChange w:id="4934" w:author="Sam Sehgal (EXT Idiom)" w:date="2024-12-17T13:53:00Z" w16du:dateUtc="2024-12-17T02:53:00Z">
                    <w:rPr>
                      <w:rFonts w:asciiTheme="minorHAnsi" w:hAnsiTheme="minorHAnsi"/>
                      <w:sz w:val="20"/>
                      <w:szCs w:val="20"/>
                      <w:highlight w:val="green"/>
                    </w:rPr>
                  </w:rPrChange>
                </w:rPr>
                <w:t>Landlord</w:t>
              </w:r>
            </w:ins>
            <w:ins w:id="4935" w:author="sam sehgal" w:date="2024-11-12T11:12:00Z" w16du:dateUtc="2024-11-12T00:12:00Z">
              <w:r w:rsidRPr="006E52BC">
                <w:rPr>
                  <w:rFonts w:asciiTheme="minorHAnsi" w:hAnsiTheme="minorHAnsi"/>
                  <w:sz w:val="20"/>
                  <w:szCs w:val="20"/>
                  <w:rPrChange w:id="4936" w:author="Sam Sehgal (EXT Idiom)" w:date="2024-12-17T13:53:00Z" w16du:dateUtc="2024-12-17T02:53:00Z">
                    <w:rPr>
                      <w:rFonts w:asciiTheme="minorHAnsi" w:hAnsiTheme="minorHAnsi"/>
                      <w:sz w:val="20"/>
                      <w:szCs w:val="20"/>
                      <w:highlight w:val="green"/>
                    </w:rPr>
                  </w:rPrChange>
                </w:rPr>
                <w:t>”</w:t>
              </w:r>
            </w:ins>
          </w:p>
          <w:p w14:paraId="2B1A032A" w14:textId="77777777" w:rsidR="00DD24FD" w:rsidRPr="006E52BC" w:rsidRDefault="00DD24FD" w:rsidP="00DD24FD">
            <w:pPr>
              <w:tabs>
                <w:tab w:val="left" w:pos="774"/>
              </w:tabs>
              <w:contextualSpacing/>
              <w:rPr>
                <w:ins w:id="4937" w:author="sam sehgal" w:date="2024-11-12T11:12:00Z" w16du:dateUtc="2024-11-12T00:12:00Z"/>
                <w:rFonts w:asciiTheme="minorHAnsi" w:hAnsiTheme="minorHAnsi"/>
                <w:b/>
                <w:bCs/>
                <w:sz w:val="20"/>
                <w:szCs w:val="20"/>
                <w:rPrChange w:id="4938" w:author="Sam Sehgal (EXT Idiom)" w:date="2024-12-17T13:53:00Z" w16du:dateUtc="2024-12-17T02:53:00Z">
                  <w:rPr>
                    <w:ins w:id="4939" w:author="sam sehgal" w:date="2024-11-12T11:12:00Z" w16du:dateUtc="2024-11-12T00:12:00Z"/>
                    <w:rFonts w:asciiTheme="minorHAnsi" w:hAnsiTheme="minorHAnsi"/>
                    <w:b/>
                    <w:bCs/>
                    <w:sz w:val="20"/>
                    <w:szCs w:val="20"/>
                    <w:highlight w:val="green"/>
                  </w:rPr>
                </w:rPrChange>
              </w:rPr>
            </w:pPr>
          </w:p>
          <w:p w14:paraId="1FF834E8" w14:textId="77777777" w:rsidR="00DD24FD" w:rsidRPr="006E52BC" w:rsidRDefault="00DD24FD" w:rsidP="00DD24FD">
            <w:pPr>
              <w:tabs>
                <w:tab w:val="left" w:pos="1800"/>
              </w:tabs>
              <w:rPr>
                <w:ins w:id="4940" w:author="sam sehgal" w:date="2024-11-12T11:12:00Z" w16du:dateUtc="2024-11-12T00:12:00Z"/>
                <w:rFonts w:ascii="Calibri" w:hAnsi="Calibri" w:cs="Calibri"/>
                <w:b/>
                <w:bCs/>
                <w:color w:val="000000" w:themeColor="text1"/>
                <w:sz w:val="20"/>
                <w:szCs w:val="20"/>
                <w:rPrChange w:id="4941" w:author="Sam Sehgal (EXT Idiom)" w:date="2024-12-17T13:53:00Z" w16du:dateUtc="2024-12-17T02:53:00Z">
                  <w:rPr>
                    <w:ins w:id="4942" w:author="sam sehgal" w:date="2024-11-12T11:12:00Z" w16du:dateUtc="2024-11-12T00:12:00Z"/>
                    <w:rFonts w:ascii="Calibri" w:hAnsi="Calibri" w:cs="Calibri"/>
                    <w:b/>
                    <w:bCs/>
                    <w:color w:val="000000" w:themeColor="text1"/>
                    <w:sz w:val="20"/>
                    <w:szCs w:val="20"/>
                    <w:highlight w:val="green"/>
                  </w:rPr>
                </w:rPrChange>
              </w:rPr>
            </w:pPr>
            <w:ins w:id="4943" w:author="sam sehgal" w:date="2024-11-12T11:12:00Z" w16du:dateUtc="2024-11-12T00:12:00Z">
              <w:r w:rsidRPr="006E52BC">
                <w:rPr>
                  <w:rFonts w:ascii="Calibri" w:hAnsi="Calibri" w:cs="Calibri"/>
                  <w:b/>
                  <w:bCs/>
                  <w:color w:val="000000" w:themeColor="text1"/>
                  <w:sz w:val="20"/>
                  <w:szCs w:val="20"/>
                  <w:rPrChange w:id="4944" w:author="Sam Sehgal (EXT Idiom)" w:date="2024-12-17T13:53:00Z" w16du:dateUtc="2024-12-17T02:53:00Z">
                    <w:rPr>
                      <w:rFonts w:ascii="Calibri" w:hAnsi="Calibri" w:cs="Calibri"/>
                      <w:b/>
                      <w:bCs/>
                      <w:color w:val="000000" w:themeColor="text1"/>
                      <w:sz w:val="20"/>
                      <w:szCs w:val="20"/>
                      <w:highlight w:val="green"/>
                    </w:rPr>
                  </w:rPrChange>
                </w:rPr>
                <w:t>Column 2  text logic</w:t>
              </w:r>
            </w:ins>
          </w:p>
          <w:p w14:paraId="1012692C" w14:textId="77777777" w:rsidR="00DD24FD" w:rsidRPr="006E52BC" w:rsidRDefault="00DD24FD" w:rsidP="00DD24FD">
            <w:pPr>
              <w:tabs>
                <w:tab w:val="left" w:pos="1800"/>
              </w:tabs>
              <w:rPr>
                <w:ins w:id="4945" w:author="sam sehgal" w:date="2024-11-12T11:12:00Z" w16du:dateUtc="2024-11-12T00:12:00Z"/>
                <w:rFonts w:ascii="Calibri" w:hAnsi="Calibri" w:cs="Calibri"/>
                <w:b/>
                <w:bCs/>
                <w:color w:val="000000" w:themeColor="text1"/>
                <w:sz w:val="20"/>
                <w:szCs w:val="20"/>
                <w:rPrChange w:id="4946" w:author="Sam Sehgal (EXT Idiom)" w:date="2024-12-17T13:53:00Z" w16du:dateUtc="2024-12-17T02:53:00Z">
                  <w:rPr>
                    <w:ins w:id="4947" w:author="sam sehgal" w:date="2024-11-12T11:12:00Z" w16du:dateUtc="2024-11-12T00:12:00Z"/>
                    <w:rFonts w:ascii="Calibri" w:hAnsi="Calibri" w:cs="Calibri"/>
                    <w:b/>
                    <w:bCs/>
                    <w:color w:val="000000" w:themeColor="text1"/>
                    <w:sz w:val="20"/>
                    <w:szCs w:val="20"/>
                    <w:highlight w:val="green"/>
                  </w:rPr>
                </w:rPrChange>
              </w:rPr>
            </w:pPr>
            <w:ins w:id="4948" w:author="sam sehgal" w:date="2024-11-12T11:12:00Z" w16du:dateUtc="2024-11-12T00:12:00Z">
              <w:r w:rsidRPr="006E52BC">
                <w:rPr>
                  <w:rFonts w:ascii="Calibri" w:hAnsi="Calibri" w:cs="Calibri"/>
                  <w:b/>
                  <w:bCs/>
                  <w:color w:val="000000" w:themeColor="text1"/>
                  <w:sz w:val="20"/>
                  <w:szCs w:val="20"/>
                  <w:rPrChange w:id="4949" w:author="Sam Sehgal (EXT Idiom)" w:date="2024-12-17T13:53:00Z" w16du:dateUtc="2024-12-17T02:53:00Z">
                    <w:rPr>
                      <w:rFonts w:ascii="Calibri" w:hAnsi="Calibri" w:cs="Calibri"/>
                      <w:b/>
                      <w:bCs/>
                      <w:color w:val="000000" w:themeColor="text1"/>
                      <w:sz w:val="20"/>
                      <w:szCs w:val="20"/>
                      <w:highlight w:val="green"/>
                    </w:rPr>
                  </w:rPrChange>
                </w:rPr>
                <w:t>IF</w:t>
              </w:r>
            </w:ins>
          </w:p>
          <w:p w14:paraId="2D597C00" w14:textId="5F43B93F" w:rsidR="00DD24FD" w:rsidRPr="006E52BC" w:rsidRDefault="00DD24FD" w:rsidP="00DD24FD">
            <w:pPr>
              <w:tabs>
                <w:tab w:val="left" w:pos="1800"/>
              </w:tabs>
              <w:rPr>
                <w:ins w:id="4950" w:author="sam sehgal" w:date="2024-11-12T11:12:00Z" w16du:dateUtc="2024-11-12T00:12:00Z"/>
                <w:rFonts w:ascii="Calibri" w:hAnsi="Calibri" w:cs="Calibri"/>
                <w:color w:val="000000" w:themeColor="text1"/>
                <w:sz w:val="20"/>
                <w:szCs w:val="20"/>
                <w:rPrChange w:id="4951" w:author="Sam Sehgal (EXT Idiom)" w:date="2024-12-17T13:53:00Z" w16du:dateUtc="2024-12-17T02:53:00Z">
                  <w:rPr>
                    <w:ins w:id="4952" w:author="sam sehgal" w:date="2024-11-12T11:12:00Z" w16du:dateUtc="2024-11-12T00:12:00Z"/>
                    <w:rFonts w:ascii="Calibri" w:hAnsi="Calibri" w:cs="Calibri"/>
                    <w:color w:val="000000" w:themeColor="text1"/>
                    <w:sz w:val="20"/>
                    <w:szCs w:val="20"/>
                    <w:highlight w:val="green"/>
                  </w:rPr>
                </w:rPrChange>
              </w:rPr>
            </w:pPr>
            <w:ins w:id="4953" w:author="sam sehgal" w:date="2024-11-12T11:12:00Z" w16du:dateUtc="2024-11-12T00:12:00Z">
              <w:r w:rsidRPr="006E52BC">
                <w:rPr>
                  <w:rFonts w:ascii="Calibri" w:hAnsi="Calibri" w:cs="Calibri"/>
                  <w:color w:val="000000" w:themeColor="text1"/>
                  <w:sz w:val="20"/>
                  <w:szCs w:val="20"/>
                  <w:rPrChange w:id="4954" w:author="Sam Sehgal (EXT Idiom)" w:date="2024-12-17T13:53:00Z" w16du:dateUtc="2024-12-17T02:53:00Z">
                    <w:rPr>
                      <w:rFonts w:ascii="Calibri" w:hAnsi="Calibri" w:cs="Calibri"/>
                      <w:color w:val="000000" w:themeColor="text1"/>
                      <w:sz w:val="20"/>
                      <w:szCs w:val="20"/>
                      <w:highlight w:val="green"/>
                    </w:rPr>
                  </w:rPrChange>
                </w:rPr>
                <w:t>&lt;CriminalConvictionCode&gt; = “1|CriminalTrue”</w:t>
              </w:r>
            </w:ins>
          </w:p>
          <w:p w14:paraId="5CF6DC9F" w14:textId="77777777" w:rsidR="00DD24FD" w:rsidRPr="006E52BC" w:rsidRDefault="00DD24FD" w:rsidP="00DD24FD">
            <w:pPr>
              <w:tabs>
                <w:tab w:val="left" w:pos="1800"/>
              </w:tabs>
              <w:rPr>
                <w:ins w:id="4955" w:author="sam sehgal" w:date="2024-11-12T11:12:00Z" w16du:dateUtc="2024-11-12T00:12:00Z"/>
                <w:rFonts w:ascii="Calibri" w:hAnsi="Calibri" w:cs="Calibri"/>
                <w:b/>
                <w:bCs/>
                <w:color w:val="000000" w:themeColor="text1"/>
                <w:sz w:val="20"/>
                <w:szCs w:val="20"/>
                <w:rPrChange w:id="4956" w:author="Sam Sehgal (EXT Idiom)" w:date="2024-12-17T13:53:00Z" w16du:dateUtc="2024-12-17T02:53:00Z">
                  <w:rPr>
                    <w:ins w:id="4957" w:author="sam sehgal" w:date="2024-11-12T11:12:00Z" w16du:dateUtc="2024-11-12T00:12:00Z"/>
                    <w:rFonts w:ascii="Calibri" w:hAnsi="Calibri" w:cs="Calibri"/>
                    <w:b/>
                    <w:bCs/>
                    <w:color w:val="000000" w:themeColor="text1"/>
                    <w:sz w:val="20"/>
                    <w:szCs w:val="20"/>
                    <w:highlight w:val="green"/>
                  </w:rPr>
                </w:rPrChange>
              </w:rPr>
            </w:pPr>
            <w:ins w:id="4958" w:author="sam sehgal" w:date="2024-11-12T11:12:00Z" w16du:dateUtc="2024-11-12T00:12:00Z">
              <w:r w:rsidRPr="006E52BC">
                <w:rPr>
                  <w:rFonts w:ascii="Calibri" w:hAnsi="Calibri" w:cs="Calibri"/>
                  <w:b/>
                  <w:bCs/>
                  <w:color w:val="000000" w:themeColor="text1"/>
                  <w:sz w:val="20"/>
                  <w:szCs w:val="20"/>
                  <w:rPrChange w:id="4959" w:author="Sam Sehgal (EXT Idiom)" w:date="2024-12-17T13:53:00Z" w16du:dateUtc="2024-12-17T02:53:00Z">
                    <w:rPr>
                      <w:rFonts w:ascii="Calibri" w:hAnsi="Calibri" w:cs="Calibri"/>
                      <w:b/>
                      <w:bCs/>
                      <w:color w:val="000000" w:themeColor="text1"/>
                      <w:sz w:val="20"/>
                      <w:szCs w:val="20"/>
                      <w:highlight w:val="green"/>
                    </w:rPr>
                  </w:rPrChange>
                </w:rPr>
                <w:t>AND</w:t>
              </w:r>
            </w:ins>
          </w:p>
          <w:p w14:paraId="057AAAB0" w14:textId="28C088A9" w:rsidR="00DD24FD" w:rsidRPr="006E52BC" w:rsidRDefault="00DD24FD" w:rsidP="00DD24FD">
            <w:pPr>
              <w:tabs>
                <w:tab w:val="left" w:pos="1800"/>
              </w:tabs>
              <w:rPr>
                <w:ins w:id="4960" w:author="sam sehgal" w:date="2024-11-12T11:12:00Z" w16du:dateUtc="2024-11-12T00:12:00Z"/>
                <w:rFonts w:ascii="Calibri" w:hAnsi="Calibri" w:cs="Calibri"/>
                <w:color w:val="000000" w:themeColor="text1"/>
                <w:sz w:val="20"/>
                <w:szCs w:val="20"/>
                <w:rPrChange w:id="4961" w:author="Sam Sehgal (EXT Idiom)" w:date="2024-12-17T13:53:00Z" w16du:dateUtc="2024-12-17T02:53:00Z">
                  <w:rPr>
                    <w:ins w:id="4962" w:author="sam sehgal" w:date="2024-11-12T11:12:00Z" w16du:dateUtc="2024-11-12T00:12:00Z"/>
                    <w:rFonts w:ascii="Calibri" w:hAnsi="Calibri" w:cs="Calibri"/>
                    <w:color w:val="000000" w:themeColor="text1"/>
                    <w:sz w:val="20"/>
                    <w:szCs w:val="20"/>
                    <w:highlight w:val="green"/>
                  </w:rPr>
                </w:rPrChange>
              </w:rPr>
            </w:pPr>
            <w:ins w:id="4963" w:author="sam sehgal" w:date="2024-11-12T11:12:00Z" w16du:dateUtc="2024-11-12T00:12:00Z">
              <w:r w:rsidRPr="006E52BC">
                <w:rPr>
                  <w:rFonts w:ascii="Calibri" w:hAnsi="Calibri" w:cs="Calibri"/>
                  <w:color w:val="000000" w:themeColor="text1"/>
                  <w:sz w:val="20"/>
                  <w:szCs w:val="20"/>
                  <w:rPrChange w:id="4964" w:author="Sam Sehgal (EXT Idiom)" w:date="2024-12-17T13:53:00Z" w16du:dateUtc="2024-12-17T02:53:00Z">
                    <w:rPr>
                      <w:rFonts w:ascii="Calibri" w:hAnsi="Calibri" w:cs="Calibri"/>
                      <w:color w:val="000000" w:themeColor="text1"/>
                      <w:sz w:val="20"/>
                      <w:szCs w:val="20"/>
                      <w:highlight w:val="green"/>
                    </w:rPr>
                  </w:rPrChange>
                </w:rPr>
                <w:t>&lt;</w:t>
              </w:r>
            </w:ins>
            <w:ins w:id="4965" w:author="Sam Sehgal (EXT Idiom)" w:date="2024-11-19T15:58:00Z" w16du:dateUtc="2024-11-19T04:58:00Z">
              <w:r w:rsidR="00817205" w:rsidRPr="006E52BC">
                <w:rPr>
                  <w:rFonts w:ascii="Calibri" w:hAnsi="Calibri" w:cs="Calibri"/>
                  <w:color w:val="000000" w:themeColor="text1"/>
                  <w:sz w:val="20"/>
                  <w:szCs w:val="20"/>
                  <w:rPrChange w:id="4966" w:author="Sam Sehgal (EXT Idiom)" w:date="2024-12-17T13:53:00Z" w16du:dateUtc="2024-12-17T02:53:00Z">
                    <w:rPr>
                      <w:rFonts w:ascii="Calibri" w:hAnsi="Calibri" w:cs="Calibri"/>
                      <w:color w:val="000000" w:themeColor="text1"/>
                      <w:sz w:val="20"/>
                      <w:szCs w:val="20"/>
                      <w:highlight w:val="green"/>
                    </w:rPr>
                  </w:rPrChange>
                </w:rPr>
                <w:t>Home</w:t>
              </w:r>
            </w:ins>
            <w:ins w:id="4967" w:author="sam sehgal" w:date="2024-11-12T11:12:00Z" w16du:dateUtc="2024-11-12T00:12:00Z">
              <w:r w:rsidRPr="006E52BC">
                <w:rPr>
                  <w:rFonts w:ascii="Calibri" w:hAnsi="Calibri" w:cs="Calibri"/>
                  <w:color w:val="000000" w:themeColor="text1"/>
                  <w:sz w:val="20"/>
                  <w:szCs w:val="20"/>
                  <w:rPrChange w:id="4968" w:author="Sam Sehgal (EXT Idiom)" w:date="2024-12-17T13:53:00Z" w16du:dateUtc="2024-12-17T02:53:00Z">
                    <w:rPr>
                      <w:rFonts w:ascii="Calibri" w:hAnsi="Calibri" w:cs="Calibri"/>
                      <w:color w:val="000000" w:themeColor="text1"/>
                      <w:sz w:val="20"/>
                      <w:szCs w:val="20"/>
                      <w:highlight w:val="green"/>
                    </w:rPr>
                  </w:rPrChange>
                </w:rPr>
                <w:t>ConvictionTypeCode&gt; = “7|Noneoftheabove”</w:t>
              </w:r>
            </w:ins>
          </w:p>
          <w:p w14:paraId="4DF2DD21" w14:textId="77777777" w:rsidR="00DD24FD" w:rsidRPr="006E52BC" w:rsidRDefault="00DD24FD" w:rsidP="00DD24FD">
            <w:pPr>
              <w:tabs>
                <w:tab w:val="left" w:pos="1800"/>
              </w:tabs>
              <w:rPr>
                <w:ins w:id="4969" w:author="sam sehgal" w:date="2024-11-12T11:12:00Z" w16du:dateUtc="2024-11-12T00:12:00Z"/>
                <w:rFonts w:ascii="Calibri" w:hAnsi="Calibri" w:cs="Calibri"/>
                <w:color w:val="000000" w:themeColor="text1"/>
                <w:sz w:val="20"/>
                <w:szCs w:val="20"/>
                <w:rPrChange w:id="4970" w:author="Sam Sehgal (EXT Idiom)" w:date="2024-12-17T13:53:00Z" w16du:dateUtc="2024-12-17T02:53:00Z">
                  <w:rPr>
                    <w:ins w:id="4971" w:author="sam sehgal" w:date="2024-11-12T11:12:00Z" w16du:dateUtc="2024-11-12T00:12:00Z"/>
                    <w:rFonts w:ascii="Calibri" w:hAnsi="Calibri" w:cs="Calibri"/>
                    <w:color w:val="000000" w:themeColor="text1"/>
                    <w:sz w:val="20"/>
                    <w:szCs w:val="20"/>
                    <w:highlight w:val="green"/>
                  </w:rPr>
                </w:rPrChange>
              </w:rPr>
            </w:pPr>
            <w:ins w:id="4972" w:author="sam sehgal" w:date="2024-11-12T11:12:00Z" w16du:dateUtc="2024-11-12T00:12:00Z">
              <w:r w:rsidRPr="006E52BC">
                <w:rPr>
                  <w:rFonts w:ascii="Calibri" w:hAnsi="Calibri" w:cs="Calibri"/>
                  <w:b/>
                  <w:bCs/>
                  <w:color w:val="000000" w:themeColor="text1"/>
                  <w:sz w:val="20"/>
                  <w:szCs w:val="20"/>
                  <w:rPrChange w:id="4973" w:author="Sam Sehgal (EXT Idiom)" w:date="2024-12-17T13:53:00Z" w16du:dateUtc="2024-12-17T02:53:00Z">
                    <w:rPr>
                      <w:rFonts w:ascii="Calibri" w:hAnsi="Calibri" w:cs="Calibri"/>
                      <w:b/>
                      <w:bCs/>
                      <w:color w:val="000000" w:themeColor="text1"/>
                      <w:sz w:val="20"/>
                      <w:szCs w:val="20"/>
                      <w:highlight w:val="green"/>
                    </w:rPr>
                  </w:rPrChange>
                </w:rPr>
                <w:t>THEN</w:t>
              </w:r>
              <w:r w:rsidRPr="006E52BC">
                <w:rPr>
                  <w:rFonts w:ascii="Calibri" w:hAnsi="Calibri" w:cs="Calibri"/>
                  <w:color w:val="000000" w:themeColor="text1"/>
                  <w:sz w:val="20"/>
                  <w:szCs w:val="20"/>
                  <w:rPrChange w:id="4974" w:author="Sam Sehgal (EXT Idiom)" w:date="2024-12-17T13:53:00Z" w16du:dateUtc="2024-12-17T02:53:00Z">
                    <w:rPr>
                      <w:rFonts w:ascii="Calibri" w:hAnsi="Calibri" w:cs="Calibri"/>
                      <w:color w:val="000000" w:themeColor="text1"/>
                      <w:sz w:val="20"/>
                      <w:szCs w:val="20"/>
                      <w:highlight w:val="green"/>
                    </w:rPr>
                  </w:rPrChange>
                </w:rPr>
                <w:t xml:space="preserve"> display</w:t>
              </w:r>
            </w:ins>
          </w:p>
          <w:p w14:paraId="791A27DB" w14:textId="77777777" w:rsidR="00DD24FD" w:rsidRPr="006E52BC" w:rsidRDefault="00DD24FD" w:rsidP="00DD24FD">
            <w:pPr>
              <w:tabs>
                <w:tab w:val="left" w:pos="1800"/>
              </w:tabs>
              <w:rPr>
                <w:ins w:id="4975" w:author="sam sehgal" w:date="2024-11-12T11:12:00Z" w16du:dateUtc="2024-11-12T00:12:00Z"/>
                <w:rFonts w:ascii="Calibri" w:hAnsi="Calibri" w:cs="Calibri"/>
                <w:color w:val="000000" w:themeColor="text1"/>
                <w:sz w:val="20"/>
                <w:szCs w:val="20"/>
                <w:rPrChange w:id="4976" w:author="Sam Sehgal (EXT Idiom)" w:date="2024-12-17T13:53:00Z" w16du:dateUtc="2024-12-17T02:53:00Z">
                  <w:rPr>
                    <w:ins w:id="4977" w:author="sam sehgal" w:date="2024-11-12T11:12:00Z" w16du:dateUtc="2024-11-12T00:12:00Z"/>
                    <w:rFonts w:ascii="Calibri" w:hAnsi="Calibri" w:cs="Calibri"/>
                    <w:color w:val="000000" w:themeColor="text1"/>
                    <w:sz w:val="20"/>
                    <w:szCs w:val="20"/>
                    <w:highlight w:val="green"/>
                  </w:rPr>
                </w:rPrChange>
              </w:rPr>
            </w:pPr>
          </w:p>
          <w:p w14:paraId="7B77F9D6" w14:textId="77777777" w:rsidR="00DD24FD" w:rsidRPr="006E52BC" w:rsidRDefault="00DD24FD" w:rsidP="00DD24FD">
            <w:pPr>
              <w:tabs>
                <w:tab w:val="left" w:pos="774"/>
              </w:tabs>
              <w:contextualSpacing/>
              <w:rPr>
                <w:ins w:id="4978" w:author="sam sehgal" w:date="2024-11-12T11:12:00Z" w16du:dateUtc="2024-11-12T00:12:00Z"/>
                <w:rFonts w:asciiTheme="minorHAnsi" w:hAnsiTheme="minorHAnsi"/>
                <w:b/>
                <w:bCs/>
                <w:sz w:val="20"/>
                <w:szCs w:val="20"/>
                <w:rPrChange w:id="4979" w:author="Sam Sehgal (EXT Idiom)" w:date="2024-12-17T13:53:00Z" w16du:dateUtc="2024-12-17T02:53:00Z">
                  <w:rPr>
                    <w:ins w:id="4980" w:author="sam sehgal" w:date="2024-11-12T11:12:00Z" w16du:dateUtc="2024-11-12T00:12:00Z"/>
                    <w:rFonts w:asciiTheme="minorHAnsi" w:hAnsiTheme="minorHAnsi"/>
                    <w:b/>
                    <w:bCs/>
                    <w:sz w:val="20"/>
                    <w:szCs w:val="20"/>
                    <w:highlight w:val="green"/>
                  </w:rPr>
                </w:rPrChange>
              </w:rPr>
            </w:pPr>
            <w:ins w:id="4981" w:author="sam sehgal" w:date="2024-11-12T11:12:00Z" w16du:dateUtc="2024-11-12T00:12:00Z">
              <w:r w:rsidRPr="006E52BC">
                <w:rPr>
                  <w:rFonts w:asciiTheme="minorHAnsi" w:hAnsiTheme="minorHAnsi"/>
                  <w:b/>
                  <w:bCs/>
                  <w:sz w:val="20"/>
                  <w:szCs w:val="20"/>
                  <w:rPrChange w:id="4982" w:author="Sam Sehgal (EXT Idiom)" w:date="2024-12-17T13:53:00Z" w16du:dateUtc="2024-12-17T02:53:00Z">
                    <w:rPr>
                      <w:rFonts w:asciiTheme="minorHAnsi" w:hAnsiTheme="minorHAnsi"/>
                      <w:b/>
                      <w:bCs/>
                      <w:sz w:val="20"/>
                      <w:szCs w:val="20"/>
                      <w:highlight w:val="green"/>
                    </w:rPr>
                  </w:rPrChange>
                </w:rPr>
                <w:t>Column 1 logic:</w:t>
              </w:r>
            </w:ins>
          </w:p>
          <w:p w14:paraId="44B87B8E" w14:textId="77777777" w:rsidR="00DD24FD" w:rsidRPr="006E52BC" w:rsidRDefault="00DD24FD" w:rsidP="00DD24FD">
            <w:pPr>
              <w:tabs>
                <w:tab w:val="left" w:pos="774"/>
              </w:tabs>
              <w:contextualSpacing/>
              <w:rPr>
                <w:ins w:id="4983" w:author="sam sehgal" w:date="2024-11-12T11:12:00Z" w16du:dateUtc="2024-11-12T00:12:00Z"/>
                <w:rFonts w:asciiTheme="minorHAnsi" w:hAnsiTheme="minorHAnsi"/>
                <w:sz w:val="20"/>
                <w:szCs w:val="20"/>
                <w:rPrChange w:id="4984" w:author="Sam Sehgal (EXT Idiom)" w:date="2024-12-17T13:53:00Z" w16du:dateUtc="2024-12-17T02:53:00Z">
                  <w:rPr>
                    <w:ins w:id="4985" w:author="sam sehgal" w:date="2024-11-12T11:12:00Z" w16du:dateUtc="2024-11-12T00:12:00Z"/>
                    <w:rFonts w:asciiTheme="minorHAnsi" w:hAnsiTheme="minorHAnsi"/>
                    <w:sz w:val="20"/>
                    <w:szCs w:val="20"/>
                    <w:highlight w:val="green"/>
                  </w:rPr>
                </w:rPrChange>
              </w:rPr>
            </w:pPr>
          </w:p>
          <w:p w14:paraId="7468D751" w14:textId="77777777" w:rsidR="00DD24FD" w:rsidRPr="006E52BC" w:rsidRDefault="00DD24FD" w:rsidP="00DD24FD">
            <w:pPr>
              <w:tabs>
                <w:tab w:val="left" w:pos="774"/>
              </w:tabs>
              <w:contextualSpacing/>
              <w:rPr>
                <w:ins w:id="4986" w:author="sam sehgal" w:date="2024-11-12T11:12:00Z" w16du:dateUtc="2024-11-12T00:12:00Z"/>
                <w:rFonts w:asciiTheme="minorHAnsi" w:hAnsiTheme="minorHAnsi"/>
                <w:sz w:val="20"/>
                <w:szCs w:val="20"/>
                <w:rPrChange w:id="4987" w:author="Sam Sehgal (EXT Idiom)" w:date="2024-12-17T13:53:00Z" w16du:dateUtc="2024-12-17T02:53:00Z">
                  <w:rPr>
                    <w:ins w:id="4988" w:author="sam sehgal" w:date="2024-11-12T11:12:00Z" w16du:dateUtc="2024-11-12T00:12:00Z"/>
                    <w:rFonts w:asciiTheme="minorHAnsi" w:hAnsiTheme="minorHAnsi"/>
                    <w:sz w:val="20"/>
                    <w:szCs w:val="20"/>
                    <w:highlight w:val="green"/>
                  </w:rPr>
                </w:rPrChange>
              </w:rPr>
            </w:pPr>
            <w:ins w:id="4989" w:author="sam sehgal" w:date="2024-11-12T11:12:00Z" w16du:dateUtc="2024-11-12T00:12:00Z">
              <w:r w:rsidRPr="006E52BC">
                <w:rPr>
                  <w:rFonts w:asciiTheme="minorHAnsi" w:hAnsiTheme="minorHAnsi"/>
                  <w:sz w:val="20"/>
                  <w:szCs w:val="20"/>
                  <w:rPrChange w:id="4990" w:author="Sam Sehgal (EXT Idiom)" w:date="2024-12-17T13:53:00Z" w16du:dateUtc="2024-12-17T02:53:00Z">
                    <w:rPr>
                      <w:rFonts w:asciiTheme="minorHAnsi" w:hAnsiTheme="minorHAnsi"/>
                      <w:sz w:val="20"/>
                      <w:szCs w:val="20"/>
                      <w:highlight w:val="green"/>
                    </w:rPr>
                  </w:rPrChange>
                </w:rPr>
                <w:t xml:space="preserve">If &lt;IsMigration&gt; = ‘0’ then DISPLAY </w:t>
              </w:r>
            </w:ins>
          </w:p>
          <w:p w14:paraId="75192B5E" w14:textId="0C6FB676" w:rsidR="00DD24FD" w:rsidRPr="006E52BC" w:rsidRDefault="00DD24FD" w:rsidP="00DD24FD">
            <w:pPr>
              <w:tabs>
                <w:tab w:val="left" w:pos="1800"/>
              </w:tabs>
              <w:rPr>
                <w:ins w:id="4991" w:author="sam sehgal" w:date="2024-11-12T11:12:00Z" w16du:dateUtc="2024-11-12T00:12:00Z"/>
                <w:rFonts w:ascii="Calibri" w:hAnsi="Calibri" w:cs="Calibri"/>
                <w:color w:val="000000" w:themeColor="text1"/>
                <w:sz w:val="20"/>
                <w:szCs w:val="20"/>
                <w:rPrChange w:id="4992" w:author="Sam Sehgal (EXT Idiom)" w:date="2024-12-17T13:53:00Z" w16du:dateUtc="2024-12-17T02:53:00Z">
                  <w:rPr>
                    <w:ins w:id="4993" w:author="sam sehgal" w:date="2024-11-12T11:12:00Z" w16du:dateUtc="2024-11-12T00:12:00Z"/>
                    <w:rFonts w:ascii="Calibri" w:hAnsi="Calibri" w:cs="Calibri"/>
                    <w:color w:val="000000" w:themeColor="text1"/>
                    <w:sz w:val="20"/>
                    <w:szCs w:val="20"/>
                    <w:highlight w:val="green"/>
                  </w:rPr>
                </w:rPrChange>
              </w:rPr>
            </w:pPr>
            <w:ins w:id="4994" w:author="sam sehgal" w:date="2024-11-12T11:12:00Z" w16du:dateUtc="2024-11-12T00:12:00Z">
              <w:r w:rsidRPr="006E52BC">
                <w:rPr>
                  <w:rFonts w:asciiTheme="minorHAnsi" w:hAnsiTheme="minorHAnsi"/>
                  <w:sz w:val="20"/>
                  <w:szCs w:val="20"/>
                  <w:rPrChange w:id="4995" w:author="Sam Sehgal (EXT Idiom)" w:date="2024-12-17T13:53:00Z" w16du:dateUtc="2024-12-17T02:53:00Z">
                    <w:rPr>
                      <w:rFonts w:asciiTheme="minorHAnsi" w:hAnsiTheme="minorHAnsi"/>
                      <w:sz w:val="20"/>
                      <w:szCs w:val="20"/>
                      <w:highlight w:val="green"/>
                    </w:rPr>
                  </w:rPrChange>
                </w:rPr>
                <w:t>“</w:t>
              </w:r>
            </w:ins>
            <w:ins w:id="4996" w:author="Sam Sehgal (EXT Idiom)" w:date="2024-11-19T16:01:00Z" w16du:dateUtc="2024-11-19T05:01:00Z">
              <w:r w:rsidR="00977DA7" w:rsidRPr="006E52BC">
                <w:rPr>
                  <w:rFonts w:asciiTheme="minorHAnsi" w:hAnsiTheme="minorHAnsi"/>
                  <w:sz w:val="20"/>
                  <w:szCs w:val="20"/>
                </w:rPr>
                <w:t>You have told us that all policyholders</w:t>
              </w:r>
            </w:ins>
            <w:ins w:id="4997" w:author="sam sehgal" w:date="2024-12-19T15:37:00Z" w16du:dateUtc="2024-12-19T04:37:00Z">
              <w:r w:rsidR="008A4009">
                <w:rPr>
                  <w:rFonts w:asciiTheme="minorHAnsi" w:hAnsiTheme="minorHAnsi"/>
                  <w:sz w:val="20"/>
                  <w:szCs w:val="20"/>
                </w:rPr>
                <w:t xml:space="preserve"> </w:t>
              </w:r>
              <w:r w:rsidR="008A4009" w:rsidRPr="008A4009">
                <w:rPr>
                  <w:rFonts w:asciiTheme="minorHAnsi" w:hAnsiTheme="minorHAnsi"/>
                  <w:sz w:val="20"/>
                  <w:szCs w:val="20"/>
                  <w:highlight w:val="green"/>
                  <w:rPrChange w:id="4998" w:author="sam sehgal" w:date="2024-12-19T15:37:00Z" w16du:dateUtc="2024-12-19T04:37:00Z">
                    <w:rPr>
                      <w:rFonts w:asciiTheme="minorHAnsi" w:hAnsiTheme="minorHAnsi"/>
                      <w:sz w:val="20"/>
                      <w:szCs w:val="20"/>
                    </w:rPr>
                  </w:rPrChange>
                </w:rPr>
                <w:t>and</w:t>
              </w:r>
            </w:ins>
            <w:ins w:id="4999" w:author="Sam Sehgal (EXT Idiom)" w:date="2024-11-19T16:01:00Z" w16du:dateUtc="2024-11-19T05:01:00Z">
              <w:del w:id="5000" w:author="sam sehgal" w:date="2024-12-19T15:37:00Z" w16du:dateUtc="2024-12-19T04:37:00Z">
                <w:r w:rsidR="00977DA7" w:rsidRPr="008A4009" w:rsidDel="008A4009">
                  <w:rPr>
                    <w:rFonts w:asciiTheme="minorHAnsi" w:hAnsiTheme="minorHAnsi"/>
                    <w:sz w:val="20"/>
                    <w:szCs w:val="20"/>
                    <w:highlight w:val="green"/>
                    <w:rPrChange w:id="5001" w:author="sam sehgal" w:date="2024-12-19T15:37:00Z" w16du:dateUtc="2024-12-19T04:37:00Z">
                      <w:rPr>
                        <w:rFonts w:asciiTheme="minorHAnsi" w:hAnsiTheme="minorHAnsi"/>
                        <w:sz w:val="20"/>
                        <w:szCs w:val="20"/>
                      </w:rPr>
                    </w:rPrChange>
                  </w:rPr>
                  <w:delText>,</w:delText>
                </w:r>
              </w:del>
              <w:r w:rsidR="00977DA7" w:rsidRPr="006E52BC">
                <w:rPr>
                  <w:rFonts w:asciiTheme="minorHAnsi" w:hAnsiTheme="minorHAnsi"/>
                  <w:sz w:val="20"/>
                  <w:szCs w:val="20"/>
                </w:rPr>
                <w:t xml:space="preserve"> their partners (legal or de-facto) have not</w:t>
              </w:r>
            </w:ins>
            <w:ins w:id="5002" w:author="sam sehgal" w:date="2024-11-12T11:12:00Z" w16du:dateUtc="2024-11-12T00:12:00Z">
              <w:del w:id="5003" w:author="Sam Sehgal (EXT Idiom)" w:date="2024-11-19T16:01:00Z" w16du:dateUtc="2024-11-19T05:01:00Z">
                <w:r w:rsidRPr="006E52BC" w:rsidDel="00977DA7">
                  <w:rPr>
                    <w:rFonts w:asciiTheme="minorHAnsi" w:hAnsiTheme="minorHAnsi"/>
                    <w:sz w:val="20"/>
                    <w:szCs w:val="20"/>
                    <w:rPrChange w:id="5004" w:author="Sam Sehgal (EXT Idiom)" w:date="2024-12-17T13:53:00Z" w16du:dateUtc="2024-12-17T02:53:00Z">
                      <w:rPr>
                        <w:rFonts w:asciiTheme="minorHAnsi" w:hAnsiTheme="minorHAnsi"/>
                        <w:sz w:val="20"/>
                        <w:szCs w:val="20"/>
                        <w:highlight w:val="green"/>
                      </w:rPr>
                    </w:rPrChange>
                  </w:rPr>
                  <w:delText>You have told us that all policyholders, their partners (legal or de-facto) or any family member living at the insured address have not:”</w:delText>
                </w:r>
              </w:del>
            </w:ins>
            <w:ins w:id="5005" w:author="Sam Sehgal (EXT Idiom)" w:date="2024-11-19T16:02:00Z" w16du:dateUtc="2024-11-19T05:02:00Z">
              <w:r w:rsidR="00977DA7" w:rsidRPr="006E52BC">
                <w:rPr>
                  <w:rFonts w:asciiTheme="minorHAnsi" w:hAnsiTheme="minorHAnsi"/>
                  <w:sz w:val="20"/>
                  <w:szCs w:val="20"/>
                  <w:rPrChange w:id="5006" w:author="Sam Sehgal (EXT Idiom)" w:date="2024-12-17T13:53:00Z" w16du:dateUtc="2024-12-17T02:53:00Z">
                    <w:rPr>
                      <w:rFonts w:asciiTheme="minorHAnsi" w:hAnsiTheme="minorHAnsi"/>
                      <w:sz w:val="20"/>
                      <w:szCs w:val="20"/>
                      <w:highlight w:val="green"/>
                    </w:rPr>
                  </w:rPrChange>
                </w:rPr>
                <w:t>:”</w:t>
              </w:r>
            </w:ins>
          </w:p>
          <w:p w14:paraId="61A1B98C" w14:textId="77777777" w:rsidR="00DD24FD" w:rsidRPr="006E52BC" w:rsidRDefault="00DD24FD" w:rsidP="00DD24FD">
            <w:pPr>
              <w:tabs>
                <w:tab w:val="left" w:pos="1800"/>
              </w:tabs>
              <w:rPr>
                <w:ins w:id="5007" w:author="sam sehgal" w:date="2024-11-12T11:12:00Z" w16du:dateUtc="2024-11-12T00:12:00Z"/>
                <w:rFonts w:ascii="Calibri" w:hAnsi="Calibri" w:cs="Calibri"/>
                <w:b/>
                <w:bCs/>
                <w:color w:val="000000" w:themeColor="text1"/>
                <w:sz w:val="20"/>
                <w:szCs w:val="20"/>
                <w:rPrChange w:id="5008" w:author="Sam Sehgal (EXT Idiom)" w:date="2024-12-17T13:53:00Z" w16du:dateUtc="2024-12-17T02:53:00Z">
                  <w:rPr>
                    <w:ins w:id="5009" w:author="sam sehgal" w:date="2024-11-12T11:12:00Z" w16du:dateUtc="2024-11-12T00:12:00Z"/>
                    <w:rFonts w:ascii="Calibri" w:hAnsi="Calibri" w:cs="Calibri"/>
                    <w:b/>
                    <w:bCs/>
                    <w:color w:val="000000" w:themeColor="text1"/>
                    <w:sz w:val="20"/>
                    <w:szCs w:val="20"/>
                    <w:highlight w:val="green"/>
                  </w:rPr>
                </w:rPrChange>
              </w:rPr>
            </w:pPr>
          </w:p>
          <w:p w14:paraId="53EC6802" w14:textId="7BEE0CAE" w:rsidR="00DD24FD" w:rsidRPr="006E52BC" w:rsidRDefault="00DD24FD" w:rsidP="00DD24FD">
            <w:pPr>
              <w:tabs>
                <w:tab w:val="left" w:pos="774"/>
              </w:tabs>
              <w:contextualSpacing/>
              <w:rPr>
                <w:ins w:id="5010" w:author="Sam Sehgal (EXT Idiom)" w:date="2024-11-12T11:11:00Z" w16du:dateUtc="2024-11-12T00:11:00Z"/>
                <w:rFonts w:asciiTheme="minorHAnsi" w:hAnsiTheme="minorHAnsi"/>
                <w:b/>
                <w:bCs/>
                <w:sz w:val="20"/>
                <w:szCs w:val="20"/>
                <w:rPrChange w:id="5011" w:author="Sam Sehgal (EXT Idiom)" w:date="2024-12-17T13:53:00Z" w16du:dateUtc="2024-12-17T02:53:00Z">
                  <w:rPr>
                    <w:ins w:id="5012" w:author="Sam Sehgal (EXT Idiom)" w:date="2024-11-12T11:11:00Z" w16du:dateUtc="2024-11-12T00:11:00Z"/>
                    <w:rFonts w:asciiTheme="minorHAnsi" w:hAnsiTheme="minorHAnsi"/>
                    <w:b/>
                    <w:bCs/>
                    <w:sz w:val="20"/>
                    <w:szCs w:val="20"/>
                    <w:highlight w:val="cyan"/>
                  </w:rPr>
                </w:rPrChange>
              </w:rPr>
            </w:pPr>
          </w:p>
        </w:tc>
        <w:tc>
          <w:tcPr>
            <w:tcW w:w="1701" w:type="dxa"/>
          </w:tcPr>
          <w:p w14:paraId="14580834" w14:textId="77777777" w:rsidR="00DD24FD" w:rsidRPr="006E52BC" w:rsidRDefault="00DD24FD" w:rsidP="00DD24FD">
            <w:pPr>
              <w:tabs>
                <w:tab w:val="left" w:pos="1800"/>
              </w:tabs>
              <w:rPr>
                <w:ins w:id="5013" w:author="sam sehgal" w:date="2024-11-12T11:12:00Z" w16du:dateUtc="2024-11-12T00:12:00Z"/>
                <w:rFonts w:asciiTheme="minorHAnsi" w:hAnsiTheme="minorHAnsi" w:cstheme="minorHAnsi"/>
                <w:bCs/>
                <w:sz w:val="20"/>
                <w:szCs w:val="20"/>
                <w:rPrChange w:id="5014" w:author="Sam Sehgal (EXT Idiom)" w:date="2024-12-17T13:53:00Z" w16du:dateUtc="2024-12-17T02:53:00Z">
                  <w:rPr>
                    <w:ins w:id="5015" w:author="sam sehgal" w:date="2024-11-12T11:12:00Z" w16du:dateUtc="2024-11-12T00:12:00Z"/>
                    <w:rFonts w:asciiTheme="minorHAnsi" w:hAnsiTheme="minorHAnsi" w:cstheme="minorHAnsi"/>
                    <w:bCs/>
                    <w:sz w:val="20"/>
                    <w:szCs w:val="20"/>
                    <w:highlight w:val="green"/>
                  </w:rPr>
                </w:rPrChange>
              </w:rPr>
            </w:pPr>
            <w:ins w:id="5016" w:author="sam sehgal" w:date="2024-11-12T11:12:00Z" w16du:dateUtc="2024-11-12T00:12:00Z">
              <w:r w:rsidRPr="006E52BC">
                <w:rPr>
                  <w:rFonts w:asciiTheme="minorHAnsi" w:hAnsiTheme="minorHAnsi" w:cstheme="minorHAnsi"/>
                  <w:bCs/>
                  <w:sz w:val="20"/>
                  <w:szCs w:val="20"/>
                  <w:rPrChange w:id="5017" w:author="Sam Sehgal (EXT Idiom)" w:date="2024-12-17T13:53:00Z" w16du:dateUtc="2024-12-17T02:53:00Z">
                    <w:rPr>
                      <w:rFonts w:asciiTheme="minorHAnsi" w:hAnsiTheme="minorHAnsi" w:cstheme="minorHAnsi"/>
                      <w:bCs/>
                      <w:sz w:val="20"/>
                      <w:szCs w:val="20"/>
                      <w:highlight w:val="green"/>
                    </w:rPr>
                  </w:rPrChange>
                </w:rPr>
                <w:t>Column 1 Bodycopy_COI</w:t>
              </w:r>
            </w:ins>
          </w:p>
          <w:p w14:paraId="103F6C4A" w14:textId="77777777" w:rsidR="00DD24FD" w:rsidRPr="006E52BC" w:rsidRDefault="00DD24FD" w:rsidP="00DD24FD">
            <w:pPr>
              <w:tabs>
                <w:tab w:val="left" w:pos="1800"/>
              </w:tabs>
              <w:rPr>
                <w:ins w:id="5018" w:author="sam sehgal" w:date="2024-11-12T11:12:00Z" w16du:dateUtc="2024-11-12T00:12:00Z"/>
                <w:rFonts w:asciiTheme="minorHAnsi" w:hAnsiTheme="minorHAnsi" w:cstheme="minorHAnsi"/>
                <w:bCs/>
                <w:sz w:val="20"/>
                <w:szCs w:val="20"/>
                <w:rPrChange w:id="5019" w:author="Sam Sehgal (EXT Idiom)" w:date="2024-12-17T13:53:00Z" w16du:dateUtc="2024-12-17T02:53:00Z">
                  <w:rPr>
                    <w:ins w:id="5020" w:author="sam sehgal" w:date="2024-11-12T11:12:00Z" w16du:dateUtc="2024-11-12T00:12:00Z"/>
                    <w:rFonts w:asciiTheme="minorHAnsi" w:hAnsiTheme="minorHAnsi" w:cstheme="minorHAnsi"/>
                    <w:bCs/>
                    <w:sz w:val="20"/>
                    <w:szCs w:val="20"/>
                    <w:highlight w:val="green"/>
                  </w:rPr>
                </w:rPrChange>
              </w:rPr>
            </w:pPr>
          </w:p>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7518"/>
            </w:tblGrid>
            <w:tr w:rsidR="00DD24FD" w:rsidRPr="006E52BC" w14:paraId="7F48582C" w14:textId="77777777">
              <w:trPr>
                <w:trHeight w:val="140"/>
                <w:ins w:id="5021" w:author="sam sehgal" w:date="2024-11-12T11:12:00Z"/>
              </w:trPr>
              <w:tc>
                <w:tcPr>
                  <w:tcW w:w="2904" w:type="dxa"/>
                  <w:noWrap/>
                  <w:hideMark/>
                </w:tcPr>
                <w:p w14:paraId="143C05CE" w14:textId="77777777" w:rsidR="00DD24FD" w:rsidRPr="006E52BC" w:rsidRDefault="00DD24FD">
                  <w:pPr>
                    <w:rPr>
                      <w:ins w:id="5022" w:author="sam sehgal" w:date="2024-11-12T11:12:00Z" w16du:dateUtc="2024-11-12T00:12:00Z"/>
                      <w:rPrChange w:id="5023" w:author="Sam Sehgal (EXT Idiom)" w:date="2024-12-17T13:53:00Z" w16du:dateUtc="2024-12-17T02:53:00Z">
                        <w:rPr>
                          <w:ins w:id="5024" w:author="sam sehgal" w:date="2024-11-12T11:12:00Z" w16du:dateUtc="2024-11-12T00:12:00Z"/>
                          <w:highlight w:val="green"/>
                        </w:rPr>
                      </w:rPrChange>
                    </w:rPr>
                  </w:pPr>
                  <w:ins w:id="5025" w:author="sam sehgal" w:date="2024-11-12T11:12:00Z" w16du:dateUtc="2024-11-12T00:12:00Z">
                    <w:r w:rsidRPr="006E52BC">
                      <w:rPr>
                        <w:rFonts w:asciiTheme="minorHAnsi" w:hAnsiTheme="minorHAnsi" w:cstheme="minorHAnsi"/>
                        <w:bCs/>
                        <w:sz w:val="20"/>
                        <w:szCs w:val="20"/>
                        <w:rPrChange w:id="5026" w:author="Sam Sehgal (EXT Idiom)" w:date="2024-12-17T13:53:00Z" w16du:dateUtc="2024-12-17T02:53:00Z">
                          <w:rPr>
                            <w:rFonts w:asciiTheme="minorHAnsi" w:hAnsiTheme="minorHAnsi" w:cstheme="minorHAnsi"/>
                            <w:bCs/>
                            <w:sz w:val="20"/>
                            <w:szCs w:val="20"/>
                            <w:highlight w:val="green"/>
                          </w:rPr>
                        </w:rPrChange>
                      </w:rPr>
                      <w:t>Column 2: Bullet_1_B_COI</w:t>
                    </w:r>
                  </w:ins>
                </w:p>
              </w:tc>
            </w:tr>
          </w:tbl>
          <w:p w14:paraId="2F5EE4FA" w14:textId="68864C9F" w:rsidR="00DD24FD" w:rsidRPr="006E52BC" w:rsidRDefault="00DD24FD" w:rsidP="00DD24FD">
            <w:pPr>
              <w:tabs>
                <w:tab w:val="left" w:pos="1800"/>
              </w:tabs>
              <w:rPr>
                <w:ins w:id="5027" w:author="Sam Sehgal (EXT Idiom)" w:date="2024-11-12T11:11:00Z" w16du:dateUtc="2024-11-12T00:11:00Z"/>
                <w:rFonts w:asciiTheme="minorHAnsi" w:hAnsiTheme="minorHAnsi" w:cstheme="minorHAnsi"/>
                <w:bCs/>
                <w:sz w:val="20"/>
                <w:szCs w:val="20"/>
                <w:rPrChange w:id="5028" w:author="Sam Sehgal (EXT Idiom)" w:date="2024-12-17T13:53:00Z" w16du:dateUtc="2024-12-17T02:53:00Z">
                  <w:rPr>
                    <w:ins w:id="5029" w:author="Sam Sehgal (EXT Idiom)" w:date="2024-11-12T11:11:00Z" w16du:dateUtc="2024-11-12T00:11:00Z"/>
                    <w:rFonts w:asciiTheme="minorHAnsi" w:hAnsiTheme="minorHAnsi" w:cstheme="minorHAnsi"/>
                    <w:bCs/>
                    <w:sz w:val="20"/>
                    <w:szCs w:val="20"/>
                    <w:highlight w:val="cyan"/>
                  </w:rPr>
                </w:rPrChange>
              </w:rPr>
            </w:pPr>
          </w:p>
        </w:tc>
      </w:tr>
      <w:tr w:rsidR="00C60E6A" w:rsidRPr="00720F8E" w14:paraId="7D76FEC3" w14:textId="77777777" w:rsidTr="009E32DB">
        <w:trPr>
          <w:cantSplit/>
          <w:ins w:id="5030" w:author="sam sehgal" w:date="2024-10-14T16:36:00Z"/>
        </w:trPr>
        <w:tc>
          <w:tcPr>
            <w:tcW w:w="846" w:type="dxa"/>
          </w:tcPr>
          <w:p w14:paraId="339254B7" w14:textId="462F9985" w:rsidR="00C60E6A" w:rsidRPr="00ED2FD5" w:rsidRDefault="00C60E6A" w:rsidP="00C60E6A">
            <w:pPr>
              <w:tabs>
                <w:tab w:val="left" w:pos="1800"/>
              </w:tabs>
              <w:rPr>
                <w:ins w:id="5031" w:author="sam sehgal" w:date="2024-10-14T16:36:00Z" w16du:dateUtc="2024-10-14T05:36:00Z"/>
                <w:rFonts w:asciiTheme="minorHAnsi" w:hAnsiTheme="minorHAnsi" w:cstheme="minorHAnsi"/>
                <w:bCs/>
                <w:sz w:val="20"/>
                <w:rPrChange w:id="5032" w:author="Sam Sehgal (EXT Idiom)" w:date="2024-12-17T13:54:00Z" w16du:dateUtc="2024-12-17T02:54:00Z">
                  <w:rPr>
                    <w:ins w:id="5033" w:author="sam sehgal" w:date="2024-10-14T16:36:00Z" w16du:dateUtc="2024-10-14T05:36:00Z"/>
                    <w:rFonts w:asciiTheme="minorHAnsi" w:hAnsiTheme="minorHAnsi" w:cstheme="minorHAnsi"/>
                    <w:bCs/>
                    <w:sz w:val="20"/>
                    <w:highlight w:val="cyan"/>
                  </w:rPr>
                </w:rPrChange>
              </w:rPr>
            </w:pPr>
            <w:ins w:id="5034" w:author="sam sehgal" w:date="2024-10-14T16:38:00Z" w16du:dateUtc="2024-10-14T05:38:00Z">
              <w:r w:rsidRPr="00ED2FD5">
                <w:rPr>
                  <w:rFonts w:asciiTheme="minorHAnsi" w:hAnsiTheme="minorHAnsi" w:cstheme="minorHAnsi"/>
                  <w:bCs/>
                  <w:sz w:val="20"/>
                  <w:rPrChange w:id="5035" w:author="Sam Sehgal (EXT Idiom)" w:date="2024-12-17T13:54:00Z" w16du:dateUtc="2024-12-17T02:54:00Z">
                    <w:rPr>
                      <w:rFonts w:asciiTheme="minorHAnsi" w:hAnsiTheme="minorHAnsi" w:cstheme="minorHAnsi"/>
                      <w:bCs/>
                      <w:sz w:val="20"/>
                      <w:highlight w:val="cyan"/>
                    </w:rPr>
                  </w:rPrChange>
                </w:rPr>
                <w:lastRenderedPageBreak/>
                <w:t>AYP 8 V</w:t>
              </w:r>
            </w:ins>
            <w:ins w:id="5036" w:author="sam sehgal" w:date="2024-10-14T16:43:00Z" w16du:dateUtc="2024-10-14T05:43:00Z">
              <w:r w:rsidRPr="00ED2FD5">
                <w:rPr>
                  <w:rFonts w:asciiTheme="minorHAnsi" w:hAnsiTheme="minorHAnsi" w:cstheme="minorHAnsi"/>
                  <w:bCs/>
                  <w:sz w:val="20"/>
                  <w:rPrChange w:id="5037" w:author="Sam Sehgal (EXT Idiom)" w:date="2024-12-17T13:54:00Z" w16du:dateUtc="2024-12-17T02:54:00Z">
                    <w:rPr>
                      <w:rFonts w:asciiTheme="minorHAnsi" w:hAnsiTheme="minorHAnsi" w:cstheme="minorHAnsi"/>
                      <w:bCs/>
                      <w:sz w:val="20"/>
                      <w:highlight w:val="cyan"/>
                    </w:rPr>
                  </w:rPrChange>
                </w:rPr>
                <w:t>1</w:t>
              </w:r>
            </w:ins>
            <w:ins w:id="5038" w:author="Sam Sehgal (EXT Idiom)" w:date="2024-11-12T11:12:00Z" w16du:dateUtc="2024-11-12T00:12:00Z">
              <w:r w:rsidR="00011F3A" w:rsidRPr="00ED2FD5">
                <w:rPr>
                  <w:rFonts w:asciiTheme="minorHAnsi" w:hAnsiTheme="minorHAnsi" w:cstheme="minorHAnsi"/>
                  <w:bCs/>
                  <w:sz w:val="20"/>
                  <w:rPrChange w:id="5039" w:author="Sam Sehgal (EXT Idiom)" w:date="2024-12-17T13:54:00Z" w16du:dateUtc="2024-12-17T02:54:00Z">
                    <w:rPr>
                      <w:rFonts w:asciiTheme="minorHAnsi" w:hAnsiTheme="minorHAnsi" w:cstheme="minorHAnsi"/>
                      <w:bCs/>
                      <w:sz w:val="20"/>
                      <w:highlight w:val="cyan"/>
                    </w:rPr>
                  </w:rPrChange>
                </w:rPr>
                <w:t>4</w:t>
              </w:r>
            </w:ins>
            <w:ins w:id="5040" w:author="sam sehgal" w:date="2024-10-14T16:43:00Z" w16du:dateUtc="2024-10-14T05:43:00Z">
              <w:del w:id="5041" w:author="Sam Sehgal (EXT Idiom)" w:date="2024-11-12T11:09:00Z" w16du:dateUtc="2024-11-12T00:09:00Z">
                <w:r w:rsidRPr="00ED2FD5" w:rsidDel="00C2167A">
                  <w:rPr>
                    <w:rFonts w:asciiTheme="minorHAnsi" w:hAnsiTheme="minorHAnsi" w:cstheme="minorHAnsi"/>
                    <w:bCs/>
                    <w:sz w:val="20"/>
                    <w:rPrChange w:id="5042" w:author="Sam Sehgal (EXT Idiom)" w:date="2024-12-17T13:54:00Z" w16du:dateUtc="2024-12-17T02:54:00Z">
                      <w:rPr>
                        <w:rFonts w:asciiTheme="minorHAnsi" w:hAnsiTheme="minorHAnsi" w:cstheme="minorHAnsi"/>
                        <w:bCs/>
                        <w:sz w:val="20"/>
                        <w:highlight w:val="cyan"/>
                      </w:rPr>
                    </w:rPrChange>
                  </w:rPr>
                  <w:delText>2</w:delText>
                </w:r>
              </w:del>
            </w:ins>
          </w:p>
        </w:tc>
        <w:tc>
          <w:tcPr>
            <w:tcW w:w="1701" w:type="dxa"/>
          </w:tcPr>
          <w:p w14:paraId="0FC8B7AA" w14:textId="77777777" w:rsidR="00C60E6A" w:rsidRPr="00ED2FD5" w:rsidRDefault="00C60E6A" w:rsidP="00C60E6A">
            <w:pPr>
              <w:tabs>
                <w:tab w:val="left" w:pos="1800"/>
              </w:tabs>
              <w:rPr>
                <w:ins w:id="5043" w:author="sam sehgal" w:date="2024-10-14T16:36:00Z" w16du:dateUtc="2024-10-14T05:36:00Z"/>
                <w:rFonts w:ascii="Arial" w:hAnsi="Arial"/>
                <w:sz w:val="18"/>
                <w:szCs w:val="18"/>
              </w:rPr>
            </w:pPr>
          </w:p>
        </w:tc>
        <w:tc>
          <w:tcPr>
            <w:tcW w:w="8363" w:type="dxa"/>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C60E6A" w:rsidRPr="00ED2FD5" w14:paraId="7F5B8E18" w14:textId="77777777">
              <w:trPr>
                <w:trHeight w:val="140"/>
                <w:ins w:id="5044" w:author="sam sehgal" w:date="2024-10-14T16:38:00Z"/>
              </w:trPr>
              <w:tc>
                <w:tcPr>
                  <w:tcW w:w="2904" w:type="dxa"/>
                  <w:noWrap/>
                  <w:hideMark/>
                </w:tcPr>
                <w:p w14:paraId="04BA1FF2" w14:textId="3AED28D4" w:rsidR="00C60E6A" w:rsidRPr="00ED2FD5" w:rsidRDefault="00C60E6A" w:rsidP="00C60E6A">
                  <w:pPr>
                    <w:pStyle w:val="BodycopyCOI"/>
                    <w:rPr>
                      <w:ins w:id="5045" w:author="sam sehgal" w:date="2024-10-14T16:38:00Z" w16du:dateUtc="2024-10-14T05:38:00Z"/>
                      <w:b/>
                      <w:bCs/>
                      <w:rPrChange w:id="5046" w:author="Sam Sehgal (EXT Idiom)" w:date="2024-12-17T13:54:00Z" w16du:dateUtc="2024-12-17T02:54:00Z">
                        <w:rPr>
                          <w:ins w:id="5047" w:author="sam sehgal" w:date="2024-10-14T16:38:00Z" w16du:dateUtc="2024-10-14T05:38:00Z"/>
                          <w:b/>
                          <w:bCs/>
                          <w:highlight w:val="cyan"/>
                        </w:rPr>
                      </w:rPrChange>
                    </w:rPr>
                  </w:pPr>
                  <w:ins w:id="5048" w:author="sam sehgal" w:date="2024-10-14T16:38:00Z" w16du:dateUtc="2024-10-14T05:38:00Z">
                    <w:r w:rsidRPr="00ED2FD5">
                      <w:rPr>
                        <w:lang w:val="en-US"/>
                        <w:rPrChange w:id="5049" w:author="Sam Sehgal (EXT Idiom)" w:date="2024-12-17T13:54:00Z" w16du:dateUtc="2024-12-17T02:54:00Z">
                          <w:rPr>
                            <w:highlight w:val="cyan"/>
                            <w:lang w:val="en-US"/>
                          </w:rPr>
                        </w:rPrChange>
                      </w:rPr>
                      <w:t xml:space="preserve">We understand that in your previous policy terms  </w:t>
                    </w:r>
                    <w:r w:rsidRPr="00ED2FD5">
                      <w:rPr>
                        <w:b/>
                        <w:bCs/>
                        <w:lang w:val="en-US"/>
                        <w:rPrChange w:id="5050" w:author="Sam Sehgal (EXT Idiom)" w:date="2024-12-17T13:54:00Z" w16du:dateUtc="2024-12-17T02:54:00Z">
                          <w:rPr>
                            <w:highlight w:val="cyan"/>
                            <w:lang w:val="en-US"/>
                          </w:rPr>
                        </w:rPrChange>
                      </w:rPr>
                      <w:t>policyholders</w:t>
                    </w:r>
                  </w:ins>
                  <w:ins w:id="5051" w:author="Sam Sehgal (EXT Idiom)" w:date="2024-12-17T13:53:00Z" w16du:dateUtc="2024-12-17T02:53:00Z">
                    <w:r w:rsidR="00ED2FD5" w:rsidRPr="00ED2FD5">
                      <w:rPr>
                        <w:b/>
                        <w:bCs/>
                        <w:lang w:val="en-US"/>
                        <w:rPrChange w:id="5052" w:author="Sam Sehgal (EXT Idiom)" w:date="2024-12-17T13:54:00Z" w16du:dateUtc="2024-12-17T02:54:00Z">
                          <w:rPr>
                            <w:highlight w:val="cyan"/>
                            <w:lang w:val="en-US"/>
                          </w:rPr>
                        </w:rPrChange>
                      </w:rPr>
                      <w:t xml:space="preserve"> </w:t>
                    </w:r>
                    <w:r w:rsidR="00ED2FD5" w:rsidRPr="00ED2FD5">
                      <w:rPr>
                        <w:b/>
                        <w:bCs/>
                        <w:highlight w:val="green"/>
                        <w:lang w:val="en-US"/>
                        <w:rPrChange w:id="5053" w:author="Sam Sehgal (EXT Idiom)" w:date="2024-12-17T13:54:00Z" w16du:dateUtc="2024-12-17T02:54:00Z">
                          <w:rPr>
                            <w:highlight w:val="cyan"/>
                            <w:lang w:val="en-US"/>
                          </w:rPr>
                        </w:rPrChange>
                      </w:rPr>
                      <w:t>and</w:t>
                    </w:r>
                  </w:ins>
                  <w:ins w:id="5054" w:author="sam sehgal" w:date="2024-10-14T16:38:00Z" w16du:dateUtc="2024-10-14T05:38:00Z">
                    <w:del w:id="5055" w:author="Sam Sehgal (EXT Idiom)" w:date="2024-12-17T13:53:00Z" w16du:dateUtc="2024-12-17T02:53:00Z">
                      <w:r w:rsidRPr="00ED2FD5" w:rsidDel="00ED2FD5">
                        <w:rPr>
                          <w:b/>
                          <w:bCs/>
                          <w:highlight w:val="green"/>
                          <w:lang w:val="en-US"/>
                          <w:rPrChange w:id="5056" w:author="Sam Sehgal (EXT Idiom)" w:date="2024-12-17T13:54:00Z" w16du:dateUtc="2024-12-17T02:54:00Z">
                            <w:rPr>
                              <w:highlight w:val="cyan"/>
                              <w:lang w:val="en-US"/>
                            </w:rPr>
                          </w:rPrChange>
                        </w:rPr>
                        <w:delText>,</w:delText>
                      </w:r>
                    </w:del>
                    <w:r w:rsidRPr="00ED2FD5">
                      <w:rPr>
                        <w:b/>
                        <w:bCs/>
                        <w:lang w:val="en-US"/>
                        <w:rPrChange w:id="5057" w:author="Sam Sehgal (EXT Idiom)" w:date="2024-12-17T13:54:00Z" w16du:dateUtc="2024-12-17T02:54:00Z">
                          <w:rPr>
                            <w:highlight w:val="cyan"/>
                            <w:lang w:val="en-US"/>
                          </w:rPr>
                        </w:rPrChange>
                      </w:rPr>
                      <w:t xml:space="preserve"> their</w:t>
                    </w:r>
                    <w:r w:rsidRPr="00ED2FD5">
                      <w:rPr>
                        <w:lang w:val="en-US"/>
                        <w:rPrChange w:id="5058" w:author="Sam Sehgal (EXT Idiom)" w:date="2024-12-17T13:54:00Z" w16du:dateUtc="2024-12-17T02:54:00Z">
                          <w:rPr>
                            <w:highlight w:val="cyan"/>
                            <w:lang w:val="en-US"/>
                          </w:rPr>
                        </w:rPrChange>
                      </w:rPr>
                      <w:t xml:space="preserve"> partners (legal or de-facto:</w:t>
                    </w:r>
                  </w:ins>
                </w:p>
              </w:tc>
              <w:tc>
                <w:tcPr>
                  <w:tcW w:w="4614" w:type="dxa"/>
                  <w:noWrap/>
                  <w:hideMark/>
                </w:tcPr>
                <w:p w14:paraId="73683238" w14:textId="77777777" w:rsidR="00C60E6A" w:rsidRPr="00ED2FD5" w:rsidRDefault="00C60E6A" w:rsidP="00C60E6A">
                  <w:pPr>
                    <w:tabs>
                      <w:tab w:val="left" w:pos="774"/>
                    </w:tabs>
                    <w:rPr>
                      <w:ins w:id="5059" w:author="sam sehgal" w:date="2024-10-14T16:38:00Z" w16du:dateUtc="2024-10-14T05:38:00Z"/>
                      <w:rFonts w:asciiTheme="minorHAnsi" w:hAnsiTheme="minorHAnsi"/>
                      <w:b/>
                      <w:bCs/>
                      <w:color w:val="000000"/>
                      <w:sz w:val="22"/>
                      <w:szCs w:val="22"/>
                      <w:lang w:eastAsia="en-AU"/>
                      <w:rPrChange w:id="5060" w:author="Sam Sehgal (EXT Idiom)" w:date="2024-12-17T13:54:00Z" w16du:dateUtc="2024-12-17T02:54:00Z">
                        <w:rPr>
                          <w:ins w:id="5061" w:author="sam sehgal" w:date="2024-10-14T16:38:00Z" w16du:dateUtc="2024-10-14T05:38:00Z"/>
                          <w:rFonts w:asciiTheme="minorHAnsi" w:hAnsiTheme="minorHAnsi"/>
                          <w:b/>
                          <w:bCs/>
                          <w:color w:val="000000"/>
                          <w:sz w:val="22"/>
                          <w:szCs w:val="22"/>
                          <w:highlight w:val="cyan"/>
                          <w:lang w:eastAsia="en-AU"/>
                        </w:rPr>
                      </w:rPrChange>
                    </w:rPr>
                  </w:pPr>
                  <w:ins w:id="5062" w:author="sam sehgal" w:date="2024-10-14T16:38:00Z" w16du:dateUtc="2024-10-14T05:38:00Z">
                    <w:r w:rsidRPr="00ED2FD5">
                      <w:rPr>
                        <w:rFonts w:asciiTheme="minorHAnsi" w:hAnsiTheme="minorHAnsi"/>
                        <w:b/>
                        <w:bCs/>
                        <w:sz w:val="20"/>
                        <w:szCs w:val="20"/>
                        <w:rPrChange w:id="5063" w:author="Sam Sehgal (EXT Idiom)" w:date="2024-12-17T13:54:00Z" w16du:dateUtc="2024-12-17T02:54:00Z">
                          <w:rPr>
                            <w:rFonts w:asciiTheme="minorHAnsi" w:hAnsiTheme="minorHAnsi"/>
                            <w:b/>
                            <w:bCs/>
                            <w:sz w:val="20"/>
                            <w:szCs w:val="20"/>
                            <w:highlight w:val="cyan"/>
                          </w:rPr>
                        </w:rPrChange>
                      </w:rPr>
                      <w:t>• may have had criminal convictions (excluding driving related offences or convictions) in the last 5 years for fraud or dishonesty; theft or robbery; arson; damage or threatened damage to property; injury or threatened injury to persons; or for drugs or stolen goods</w:t>
                    </w:r>
                  </w:ins>
                </w:p>
              </w:tc>
            </w:tr>
          </w:tbl>
          <w:p w14:paraId="76672361" w14:textId="77777777" w:rsidR="00C60E6A" w:rsidRPr="00ED2FD5" w:rsidRDefault="00C60E6A" w:rsidP="00C60E6A">
            <w:pPr>
              <w:pStyle w:val="BodycopyCOI"/>
              <w:rPr>
                <w:ins w:id="5064" w:author="sam sehgal" w:date="2024-10-14T16:38:00Z" w16du:dateUtc="2024-10-14T05:38:00Z"/>
                <w:rPrChange w:id="5065" w:author="Sam Sehgal (EXT Idiom)" w:date="2024-12-17T13:54:00Z" w16du:dateUtc="2024-12-17T02:54:00Z">
                  <w:rPr>
                    <w:ins w:id="5066" w:author="sam sehgal" w:date="2024-10-14T16:38:00Z" w16du:dateUtc="2024-10-14T05:38:00Z"/>
                    <w:highlight w:val="cyan"/>
                  </w:rPr>
                </w:rPrChange>
              </w:rPr>
            </w:pPr>
          </w:p>
          <w:p w14:paraId="223ABDAA" w14:textId="77777777" w:rsidR="00C60E6A" w:rsidRPr="00ED2FD5" w:rsidRDefault="00C60E6A" w:rsidP="00C60E6A">
            <w:pPr>
              <w:pStyle w:val="BodycopyCOI"/>
              <w:rPr>
                <w:ins w:id="5067" w:author="sam sehgal" w:date="2024-10-14T16:36:00Z" w16du:dateUtc="2024-10-14T05:36:00Z"/>
                <w:lang w:val="en-US"/>
                <w:rPrChange w:id="5068" w:author="Sam Sehgal (EXT Idiom)" w:date="2024-12-17T13:54:00Z" w16du:dateUtc="2024-12-17T02:54:00Z">
                  <w:rPr>
                    <w:ins w:id="5069" w:author="sam sehgal" w:date="2024-10-14T16:36:00Z" w16du:dateUtc="2024-10-14T05:36:00Z"/>
                    <w:highlight w:val="cyan"/>
                    <w:lang w:val="en-US"/>
                  </w:rPr>
                </w:rPrChange>
              </w:rPr>
            </w:pPr>
          </w:p>
        </w:tc>
        <w:tc>
          <w:tcPr>
            <w:tcW w:w="1985" w:type="dxa"/>
          </w:tcPr>
          <w:p w14:paraId="6DC53965" w14:textId="73C793D9" w:rsidR="00C60E6A" w:rsidRPr="00ED2FD5" w:rsidRDefault="00C60E6A" w:rsidP="00C60E6A">
            <w:pPr>
              <w:tabs>
                <w:tab w:val="left" w:pos="774"/>
              </w:tabs>
              <w:contextualSpacing/>
              <w:rPr>
                <w:ins w:id="5070" w:author="sam sehgal" w:date="2024-10-14T16:38:00Z" w16du:dateUtc="2024-10-14T05:38:00Z"/>
                <w:rFonts w:asciiTheme="minorHAnsi" w:hAnsiTheme="minorHAnsi"/>
                <w:sz w:val="20"/>
                <w:szCs w:val="20"/>
                <w:rPrChange w:id="5071" w:author="Sam Sehgal (EXT Idiom)" w:date="2024-12-17T13:54:00Z" w16du:dateUtc="2024-12-17T02:54:00Z">
                  <w:rPr>
                    <w:ins w:id="5072" w:author="sam sehgal" w:date="2024-10-14T16:38:00Z" w16du:dateUtc="2024-10-14T05:38:00Z"/>
                    <w:rFonts w:asciiTheme="minorHAnsi" w:hAnsiTheme="minorHAnsi"/>
                    <w:sz w:val="20"/>
                    <w:szCs w:val="20"/>
                    <w:highlight w:val="cyan"/>
                  </w:rPr>
                </w:rPrChange>
              </w:rPr>
            </w:pPr>
            <w:ins w:id="5073" w:author="sam sehgal" w:date="2024-10-14T16:38:00Z" w16du:dateUtc="2024-10-14T05:38:00Z">
              <w:r w:rsidRPr="00ED2FD5">
                <w:rPr>
                  <w:rFonts w:asciiTheme="minorHAnsi" w:hAnsiTheme="minorHAnsi"/>
                  <w:b/>
                  <w:bCs/>
                  <w:sz w:val="20"/>
                  <w:szCs w:val="20"/>
                  <w:rPrChange w:id="5074" w:author="Sam Sehgal (EXT Idiom)" w:date="2024-12-17T13:54:00Z" w16du:dateUtc="2024-12-17T02:54:00Z">
                    <w:rPr>
                      <w:rFonts w:asciiTheme="minorHAnsi" w:hAnsiTheme="minorHAnsi"/>
                      <w:b/>
                      <w:bCs/>
                      <w:sz w:val="20"/>
                      <w:szCs w:val="20"/>
                      <w:highlight w:val="cyan"/>
                    </w:rPr>
                  </w:rPrChange>
                </w:rPr>
                <w:t xml:space="preserve">IF </w:t>
              </w:r>
              <w:r w:rsidRPr="00ED2FD5">
                <w:rPr>
                  <w:rFonts w:asciiTheme="minorHAnsi" w:hAnsiTheme="minorHAnsi"/>
                  <w:sz w:val="20"/>
                  <w:szCs w:val="20"/>
                  <w:rPrChange w:id="5075" w:author="Sam Sehgal (EXT Idiom)" w:date="2024-12-17T13:54:00Z" w16du:dateUtc="2024-12-17T02:54:00Z">
                    <w:rPr>
                      <w:rFonts w:asciiTheme="minorHAnsi" w:hAnsiTheme="minorHAnsi"/>
                      <w:sz w:val="20"/>
                      <w:szCs w:val="20"/>
                      <w:highlight w:val="cyan"/>
                    </w:rPr>
                  </w:rPrChange>
                </w:rPr>
                <w:t>&lt;ProductCode&gt;  = “</w:t>
              </w:r>
            </w:ins>
            <w:ins w:id="5076" w:author="sam sehgal" w:date="2024-10-14T16:42:00Z" w16du:dateUtc="2024-10-14T05:42:00Z">
              <w:r w:rsidRPr="00ED2FD5">
                <w:rPr>
                  <w:rFonts w:asciiTheme="minorHAnsi" w:hAnsiTheme="minorHAnsi"/>
                  <w:sz w:val="20"/>
                  <w:szCs w:val="20"/>
                  <w:rPrChange w:id="5077" w:author="Sam Sehgal (EXT Idiom)" w:date="2024-12-17T13:54:00Z" w16du:dateUtc="2024-12-17T02:54:00Z">
                    <w:rPr>
                      <w:rFonts w:asciiTheme="minorHAnsi" w:hAnsiTheme="minorHAnsi"/>
                      <w:sz w:val="20"/>
                      <w:szCs w:val="20"/>
                      <w:highlight w:val="cyan"/>
                    </w:rPr>
                  </w:rPrChange>
                </w:rPr>
                <w:t>Landlord</w:t>
              </w:r>
            </w:ins>
            <w:ins w:id="5078" w:author="sam sehgal" w:date="2024-10-14T16:38:00Z" w16du:dateUtc="2024-10-14T05:38:00Z">
              <w:r w:rsidRPr="00ED2FD5">
                <w:rPr>
                  <w:rFonts w:asciiTheme="minorHAnsi" w:hAnsiTheme="minorHAnsi"/>
                  <w:sz w:val="20"/>
                  <w:szCs w:val="20"/>
                  <w:rPrChange w:id="5079" w:author="Sam Sehgal (EXT Idiom)" w:date="2024-12-17T13:54:00Z" w16du:dateUtc="2024-12-17T02:54:00Z">
                    <w:rPr>
                      <w:rFonts w:asciiTheme="minorHAnsi" w:hAnsiTheme="minorHAnsi"/>
                      <w:sz w:val="20"/>
                      <w:szCs w:val="20"/>
                      <w:highlight w:val="cyan"/>
                    </w:rPr>
                  </w:rPrChange>
                </w:rPr>
                <w:t>”</w:t>
              </w:r>
            </w:ins>
          </w:p>
          <w:p w14:paraId="4237CCF4" w14:textId="77777777" w:rsidR="00C60E6A" w:rsidRPr="00ED2FD5" w:rsidRDefault="00C60E6A" w:rsidP="00C60E6A">
            <w:pPr>
              <w:tabs>
                <w:tab w:val="left" w:pos="1800"/>
              </w:tabs>
              <w:rPr>
                <w:ins w:id="5080" w:author="sam sehgal" w:date="2024-10-14T16:38:00Z" w16du:dateUtc="2024-10-14T05:38:00Z"/>
                <w:rFonts w:ascii="Calibri" w:hAnsi="Calibri" w:cs="Calibri"/>
                <w:b/>
                <w:bCs/>
                <w:color w:val="000000" w:themeColor="text1"/>
                <w:sz w:val="20"/>
                <w:szCs w:val="20"/>
                <w:rPrChange w:id="5081" w:author="Sam Sehgal (EXT Idiom)" w:date="2024-12-17T13:54:00Z" w16du:dateUtc="2024-12-17T02:54:00Z">
                  <w:rPr>
                    <w:ins w:id="5082" w:author="sam sehgal" w:date="2024-10-14T16:38:00Z" w16du:dateUtc="2024-10-14T05:38:00Z"/>
                    <w:rFonts w:ascii="Calibri" w:hAnsi="Calibri" w:cs="Calibri"/>
                    <w:b/>
                    <w:bCs/>
                    <w:color w:val="000000" w:themeColor="text1"/>
                    <w:sz w:val="20"/>
                    <w:szCs w:val="20"/>
                    <w:highlight w:val="cyan"/>
                  </w:rPr>
                </w:rPrChange>
              </w:rPr>
            </w:pPr>
          </w:p>
          <w:p w14:paraId="71BE90D1" w14:textId="77777777" w:rsidR="00C60E6A" w:rsidRPr="00ED2FD5" w:rsidRDefault="00C60E6A" w:rsidP="00C60E6A">
            <w:pPr>
              <w:tabs>
                <w:tab w:val="left" w:pos="1800"/>
              </w:tabs>
              <w:rPr>
                <w:ins w:id="5083" w:author="sam sehgal" w:date="2024-10-14T16:38:00Z" w16du:dateUtc="2024-10-14T05:38:00Z"/>
                <w:rFonts w:ascii="Calibri" w:hAnsi="Calibri" w:cs="Calibri"/>
                <w:b/>
                <w:bCs/>
                <w:color w:val="000000" w:themeColor="text1"/>
                <w:sz w:val="20"/>
                <w:szCs w:val="20"/>
                <w:rPrChange w:id="5084" w:author="Sam Sehgal (EXT Idiom)" w:date="2024-12-17T13:54:00Z" w16du:dateUtc="2024-12-17T02:54:00Z">
                  <w:rPr>
                    <w:ins w:id="5085" w:author="sam sehgal" w:date="2024-10-14T16:38:00Z" w16du:dateUtc="2024-10-14T05:38:00Z"/>
                    <w:rFonts w:ascii="Calibri" w:hAnsi="Calibri" w:cs="Calibri"/>
                    <w:b/>
                    <w:bCs/>
                    <w:color w:val="000000" w:themeColor="text1"/>
                    <w:sz w:val="20"/>
                    <w:szCs w:val="20"/>
                    <w:highlight w:val="cyan"/>
                  </w:rPr>
                </w:rPrChange>
              </w:rPr>
            </w:pPr>
            <w:ins w:id="5086" w:author="sam sehgal" w:date="2024-10-14T16:38:00Z" w16du:dateUtc="2024-10-14T05:38:00Z">
              <w:r w:rsidRPr="00ED2FD5">
                <w:rPr>
                  <w:rFonts w:ascii="Calibri" w:hAnsi="Calibri" w:cs="Calibri"/>
                  <w:b/>
                  <w:bCs/>
                  <w:color w:val="000000" w:themeColor="text1"/>
                  <w:sz w:val="20"/>
                  <w:szCs w:val="20"/>
                  <w:rPrChange w:id="5087" w:author="Sam Sehgal (EXT Idiom)" w:date="2024-12-17T13:54:00Z" w16du:dateUtc="2024-12-17T02:54:00Z">
                    <w:rPr>
                      <w:rFonts w:ascii="Calibri" w:hAnsi="Calibri" w:cs="Calibri"/>
                      <w:b/>
                      <w:bCs/>
                      <w:color w:val="000000" w:themeColor="text1"/>
                      <w:sz w:val="20"/>
                      <w:szCs w:val="20"/>
                      <w:highlight w:val="cyan"/>
                    </w:rPr>
                  </w:rPrChange>
                </w:rPr>
                <w:t>Column 2  text logic</w:t>
              </w:r>
            </w:ins>
          </w:p>
          <w:p w14:paraId="36C69C82" w14:textId="77777777" w:rsidR="00C60E6A" w:rsidRPr="00ED2FD5" w:rsidRDefault="00C60E6A" w:rsidP="00C60E6A">
            <w:pPr>
              <w:tabs>
                <w:tab w:val="left" w:pos="1800"/>
              </w:tabs>
              <w:rPr>
                <w:ins w:id="5088" w:author="sam sehgal" w:date="2024-10-14T16:38:00Z" w16du:dateUtc="2024-10-14T05:38:00Z"/>
                <w:rFonts w:ascii="Calibri" w:hAnsi="Calibri" w:cs="Calibri"/>
                <w:color w:val="000000" w:themeColor="text1"/>
                <w:sz w:val="20"/>
                <w:szCs w:val="20"/>
                <w:rPrChange w:id="5089" w:author="Sam Sehgal (EXT Idiom)" w:date="2024-12-17T13:54:00Z" w16du:dateUtc="2024-12-17T02:54:00Z">
                  <w:rPr>
                    <w:ins w:id="5090" w:author="sam sehgal" w:date="2024-10-14T16:38:00Z" w16du:dateUtc="2024-10-14T05:38:00Z"/>
                    <w:rFonts w:ascii="Calibri" w:hAnsi="Calibri" w:cs="Calibri"/>
                    <w:color w:val="000000" w:themeColor="text1"/>
                    <w:sz w:val="20"/>
                    <w:szCs w:val="20"/>
                    <w:highlight w:val="cyan"/>
                  </w:rPr>
                </w:rPrChange>
              </w:rPr>
            </w:pPr>
            <w:ins w:id="5091" w:author="sam sehgal" w:date="2024-10-14T16:38:00Z" w16du:dateUtc="2024-10-14T05:38:00Z">
              <w:r w:rsidRPr="00ED2FD5">
                <w:rPr>
                  <w:rFonts w:ascii="Calibri" w:hAnsi="Calibri" w:cs="Calibri"/>
                  <w:color w:val="000000" w:themeColor="text1"/>
                  <w:sz w:val="20"/>
                  <w:szCs w:val="20"/>
                  <w:rPrChange w:id="5092" w:author="Sam Sehgal (EXT Idiom)" w:date="2024-12-17T13:54:00Z" w16du:dateUtc="2024-12-17T02:54:00Z">
                    <w:rPr>
                      <w:rFonts w:ascii="Calibri" w:hAnsi="Calibri" w:cs="Calibri"/>
                      <w:color w:val="000000" w:themeColor="text1"/>
                      <w:sz w:val="20"/>
                      <w:szCs w:val="20"/>
                      <w:highlight w:val="cyan"/>
                    </w:rPr>
                  </w:rPrChange>
                </w:rPr>
                <w:t>IF</w:t>
              </w:r>
            </w:ins>
          </w:p>
          <w:p w14:paraId="7C6F075B" w14:textId="77777777" w:rsidR="00C60E6A" w:rsidRPr="00ED2FD5" w:rsidRDefault="00C60E6A" w:rsidP="00C60E6A">
            <w:pPr>
              <w:tabs>
                <w:tab w:val="left" w:pos="1800"/>
              </w:tabs>
              <w:rPr>
                <w:ins w:id="5093" w:author="sam sehgal" w:date="2024-10-14T16:38:00Z" w16du:dateUtc="2024-10-14T05:38:00Z"/>
                <w:rFonts w:ascii="Calibri" w:hAnsi="Calibri" w:cs="Calibri"/>
                <w:color w:val="000000" w:themeColor="text1"/>
                <w:sz w:val="20"/>
                <w:szCs w:val="20"/>
                <w:rPrChange w:id="5094" w:author="Sam Sehgal (EXT Idiom)" w:date="2024-12-17T13:54:00Z" w16du:dateUtc="2024-12-17T02:54:00Z">
                  <w:rPr>
                    <w:ins w:id="5095" w:author="sam sehgal" w:date="2024-10-14T16:38:00Z" w16du:dateUtc="2024-10-14T05:38:00Z"/>
                    <w:rFonts w:ascii="Calibri" w:hAnsi="Calibri" w:cs="Calibri"/>
                    <w:color w:val="000000" w:themeColor="text1"/>
                    <w:sz w:val="20"/>
                    <w:szCs w:val="20"/>
                    <w:highlight w:val="cyan"/>
                  </w:rPr>
                </w:rPrChange>
              </w:rPr>
            </w:pPr>
            <w:ins w:id="5096" w:author="sam sehgal" w:date="2024-10-14T16:38:00Z" w16du:dateUtc="2024-10-14T05:38:00Z">
              <w:r w:rsidRPr="00ED2FD5">
                <w:rPr>
                  <w:rFonts w:ascii="Calibri" w:hAnsi="Calibri" w:cs="Calibri"/>
                  <w:color w:val="000000" w:themeColor="text1"/>
                  <w:sz w:val="20"/>
                  <w:szCs w:val="20"/>
                  <w:rPrChange w:id="5097" w:author="Sam Sehgal (EXT Idiom)" w:date="2024-12-17T13:54:00Z" w16du:dateUtc="2024-12-17T02:54:00Z">
                    <w:rPr>
                      <w:rFonts w:ascii="Calibri" w:hAnsi="Calibri" w:cs="Calibri"/>
                      <w:color w:val="000000" w:themeColor="text1"/>
                      <w:sz w:val="20"/>
                      <w:szCs w:val="20"/>
                      <w:highlight w:val="cyan"/>
                    </w:rPr>
                  </w:rPrChange>
                </w:rPr>
                <w:t>&lt;</w:t>
              </w:r>
              <w:del w:id="5098" w:author="Sam Sehgal (EXT Idiom)" w:date="2024-10-23T14:07:00Z" w16du:dateUtc="2024-10-23T03:07:00Z">
                <w:r w:rsidRPr="00ED2FD5" w:rsidDel="00191544">
                  <w:rPr>
                    <w:rFonts w:ascii="Calibri" w:hAnsi="Calibri" w:cs="Calibri"/>
                    <w:color w:val="000000" w:themeColor="text1"/>
                    <w:sz w:val="20"/>
                    <w:szCs w:val="20"/>
                    <w:rPrChange w:id="5099" w:author="Sam Sehgal (EXT Idiom)" w:date="2024-12-17T13:54:00Z" w16du:dateUtc="2024-12-17T02:54:00Z">
                      <w:rPr>
                        <w:rFonts w:ascii="Calibri" w:hAnsi="Calibri" w:cs="Calibri"/>
                        <w:color w:val="000000" w:themeColor="text1"/>
                        <w:sz w:val="20"/>
                        <w:szCs w:val="20"/>
                        <w:highlight w:val="cyan"/>
                      </w:rPr>
                    </w:rPrChange>
                  </w:rPr>
                  <w:delText>HasAny</w:delText>
                </w:r>
              </w:del>
              <w:r w:rsidRPr="00ED2FD5">
                <w:rPr>
                  <w:rFonts w:ascii="Calibri" w:hAnsi="Calibri" w:cs="Calibri"/>
                  <w:color w:val="000000" w:themeColor="text1"/>
                  <w:sz w:val="20"/>
                  <w:szCs w:val="20"/>
                  <w:rPrChange w:id="5100" w:author="Sam Sehgal (EXT Idiom)" w:date="2024-12-17T13:54:00Z" w16du:dateUtc="2024-12-17T02:54:00Z">
                    <w:rPr>
                      <w:rFonts w:ascii="Calibri" w:hAnsi="Calibri" w:cs="Calibri"/>
                      <w:color w:val="000000" w:themeColor="text1"/>
                      <w:sz w:val="20"/>
                      <w:szCs w:val="20"/>
                      <w:highlight w:val="cyan"/>
                    </w:rPr>
                  </w:rPrChange>
                </w:rPr>
                <w:t>CriminalConvictionCode&gt; = “1|CriminalTrue”</w:t>
              </w:r>
            </w:ins>
          </w:p>
          <w:p w14:paraId="4A7A2FFC" w14:textId="77777777" w:rsidR="00C60E6A" w:rsidRPr="00ED2FD5" w:rsidRDefault="00C60E6A" w:rsidP="00C60E6A">
            <w:pPr>
              <w:tabs>
                <w:tab w:val="left" w:pos="1800"/>
              </w:tabs>
              <w:rPr>
                <w:ins w:id="5101" w:author="sam sehgal" w:date="2024-10-14T16:38:00Z" w16du:dateUtc="2024-10-14T05:38:00Z"/>
                <w:rFonts w:ascii="Calibri" w:hAnsi="Calibri" w:cs="Calibri"/>
                <w:b/>
                <w:bCs/>
                <w:color w:val="000000" w:themeColor="text1"/>
                <w:sz w:val="20"/>
                <w:szCs w:val="20"/>
                <w:rPrChange w:id="5102" w:author="Sam Sehgal (EXT Idiom)" w:date="2024-12-17T13:54:00Z" w16du:dateUtc="2024-12-17T02:54:00Z">
                  <w:rPr>
                    <w:ins w:id="5103" w:author="sam sehgal" w:date="2024-10-14T16:38:00Z" w16du:dateUtc="2024-10-14T05:38:00Z"/>
                    <w:rFonts w:ascii="Calibri" w:hAnsi="Calibri" w:cs="Calibri"/>
                    <w:b/>
                    <w:bCs/>
                    <w:color w:val="000000" w:themeColor="text1"/>
                    <w:sz w:val="20"/>
                    <w:szCs w:val="20"/>
                    <w:highlight w:val="cyan"/>
                  </w:rPr>
                </w:rPrChange>
              </w:rPr>
            </w:pPr>
            <w:ins w:id="5104" w:author="sam sehgal" w:date="2024-10-14T16:38:00Z" w16du:dateUtc="2024-10-14T05:38:00Z">
              <w:r w:rsidRPr="00ED2FD5">
                <w:rPr>
                  <w:rFonts w:ascii="Calibri" w:hAnsi="Calibri" w:cs="Calibri"/>
                  <w:b/>
                  <w:bCs/>
                  <w:color w:val="000000" w:themeColor="text1"/>
                  <w:sz w:val="20"/>
                  <w:szCs w:val="20"/>
                  <w:rPrChange w:id="5105" w:author="Sam Sehgal (EXT Idiom)" w:date="2024-12-17T13:54:00Z" w16du:dateUtc="2024-12-17T02:54:00Z">
                    <w:rPr>
                      <w:rFonts w:ascii="Calibri" w:hAnsi="Calibri" w:cs="Calibri"/>
                      <w:b/>
                      <w:bCs/>
                      <w:color w:val="000000" w:themeColor="text1"/>
                      <w:sz w:val="20"/>
                      <w:szCs w:val="20"/>
                      <w:highlight w:val="cyan"/>
                    </w:rPr>
                  </w:rPrChange>
                </w:rPr>
                <w:t>AND</w:t>
              </w:r>
            </w:ins>
          </w:p>
          <w:p w14:paraId="4C8FAF30" w14:textId="1131CFFF" w:rsidR="00C60E6A" w:rsidRPr="00ED2FD5" w:rsidRDefault="00C60E6A" w:rsidP="00C60E6A">
            <w:pPr>
              <w:tabs>
                <w:tab w:val="left" w:pos="1800"/>
              </w:tabs>
              <w:rPr>
                <w:ins w:id="5106" w:author="sam sehgal" w:date="2024-10-14T16:38:00Z" w16du:dateUtc="2024-10-14T05:38:00Z"/>
                <w:rFonts w:ascii="Calibri" w:hAnsi="Calibri" w:cs="Calibri"/>
                <w:color w:val="000000" w:themeColor="text1"/>
                <w:sz w:val="20"/>
                <w:szCs w:val="20"/>
                <w:rPrChange w:id="5107" w:author="Sam Sehgal (EXT Idiom)" w:date="2024-12-17T13:54:00Z" w16du:dateUtc="2024-12-17T02:54:00Z">
                  <w:rPr>
                    <w:ins w:id="5108" w:author="sam sehgal" w:date="2024-10-14T16:38:00Z" w16du:dateUtc="2024-10-14T05:38:00Z"/>
                    <w:rFonts w:ascii="Calibri" w:hAnsi="Calibri" w:cs="Calibri"/>
                    <w:color w:val="000000" w:themeColor="text1"/>
                    <w:sz w:val="20"/>
                    <w:szCs w:val="20"/>
                    <w:highlight w:val="cyan"/>
                  </w:rPr>
                </w:rPrChange>
              </w:rPr>
            </w:pPr>
            <w:ins w:id="5109" w:author="sam sehgal" w:date="2024-10-14T16:38:00Z" w16du:dateUtc="2024-10-14T05:38:00Z">
              <w:r w:rsidRPr="00ED2FD5">
                <w:rPr>
                  <w:rFonts w:ascii="Calibri" w:hAnsi="Calibri" w:cs="Calibri"/>
                  <w:color w:val="000000" w:themeColor="text1"/>
                  <w:sz w:val="20"/>
                  <w:szCs w:val="20"/>
                  <w:rPrChange w:id="5110" w:author="Sam Sehgal (EXT Idiom)" w:date="2024-12-17T13:54:00Z" w16du:dateUtc="2024-12-17T02:54:00Z">
                    <w:rPr>
                      <w:rFonts w:ascii="Calibri" w:hAnsi="Calibri" w:cs="Calibri"/>
                      <w:color w:val="000000" w:themeColor="text1"/>
                      <w:sz w:val="20"/>
                      <w:szCs w:val="20"/>
                      <w:highlight w:val="cyan"/>
                    </w:rPr>
                  </w:rPrChange>
                </w:rPr>
                <w:t>&lt;</w:t>
              </w:r>
            </w:ins>
            <w:ins w:id="5111" w:author="Sam Sehgal (EXT Idiom)" w:date="2024-10-25T15:32:00Z" w16du:dateUtc="2024-10-25T04:32:00Z">
              <w:r w:rsidRPr="00ED2FD5">
                <w:rPr>
                  <w:rFonts w:ascii="Calibri" w:hAnsi="Calibri" w:cs="Calibri"/>
                  <w:color w:val="000000" w:themeColor="text1"/>
                  <w:sz w:val="20"/>
                  <w:szCs w:val="20"/>
                  <w:rPrChange w:id="5112" w:author="Sam Sehgal (EXT Idiom)" w:date="2024-12-17T13:54:00Z" w16du:dateUtc="2024-12-17T02:54:00Z">
                    <w:rPr>
                      <w:rFonts w:ascii="Calibri" w:hAnsi="Calibri" w:cs="Calibri"/>
                      <w:color w:val="000000" w:themeColor="text1"/>
                      <w:sz w:val="20"/>
                      <w:szCs w:val="20"/>
                      <w:highlight w:val="cyan"/>
                    </w:rPr>
                  </w:rPrChange>
                </w:rPr>
                <w:t>Home</w:t>
              </w:r>
            </w:ins>
            <w:ins w:id="5113" w:author="sam sehgal" w:date="2024-10-14T16:38:00Z" w16du:dateUtc="2024-10-14T05:38:00Z">
              <w:r w:rsidRPr="00ED2FD5">
                <w:rPr>
                  <w:rFonts w:ascii="Calibri" w:hAnsi="Calibri" w:cs="Calibri"/>
                  <w:color w:val="000000" w:themeColor="text1"/>
                  <w:sz w:val="20"/>
                  <w:szCs w:val="20"/>
                  <w:rPrChange w:id="5114" w:author="Sam Sehgal (EXT Idiom)" w:date="2024-12-17T13:54:00Z" w16du:dateUtc="2024-12-17T02:54:00Z">
                    <w:rPr>
                      <w:rFonts w:ascii="Calibri" w:hAnsi="Calibri" w:cs="Calibri"/>
                      <w:color w:val="000000" w:themeColor="text1"/>
                      <w:sz w:val="20"/>
                      <w:szCs w:val="20"/>
                      <w:highlight w:val="cyan"/>
                    </w:rPr>
                  </w:rPrChange>
                </w:rPr>
                <w:t>ConvictionTypeCode&gt; = “8|DisclosedInLegacySystem”</w:t>
              </w:r>
            </w:ins>
          </w:p>
          <w:p w14:paraId="3F4099B5" w14:textId="77777777" w:rsidR="00C60E6A" w:rsidRPr="00ED2FD5" w:rsidRDefault="00C60E6A" w:rsidP="00C60E6A">
            <w:pPr>
              <w:tabs>
                <w:tab w:val="left" w:pos="1800"/>
              </w:tabs>
              <w:rPr>
                <w:ins w:id="5115" w:author="sam sehgal" w:date="2024-10-14T16:38:00Z" w16du:dateUtc="2024-10-14T05:38:00Z"/>
                <w:rFonts w:ascii="Calibri" w:hAnsi="Calibri" w:cs="Calibri"/>
                <w:color w:val="000000" w:themeColor="text1"/>
                <w:sz w:val="20"/>
                <w:szCs w:val="20"/>
                <w:rPrChange w:id="5116" w:author="Sam Sehgal (EXT Idiom)" w:date="2024-12-17T13:54:00Z" w16du:dateUtc="2024-12-17T02:54:00Z">
                  <w:rPr>
                    <w:ins w:id="5117" w:author="sam sehgal" w:date="2024-10-14T16:38:00Z" w16du:dateUtc="2024-10-14T05:38:00Z"/>
                    <w:rFonts w:ascii="Calibri" w:hAnsi="Calibri" w:cs="Calibri"/>
                    <w:color w:val="000000" w:themeColor="text1"/>
                    <w:sz w:val="20"/>
                    <w:szCs w:val="20"/>
                    <w:highlight w:val="cyan"/>
                  </w:rPr>
                </w:rPrChange>
              </w:rPr>
            </w:pPr>
            <w:ins w:id="5118" w:author="sam sehgal" w:date="2024-10-14T16:38:00Z" w16du:dateUtc="2024-10-14T05:38:00Z">
              <w:r w:rsidRPr="00ED2FD5">
                <w:rPr>
                  <w:rFonts w:ascii="Calibri" w:hAnsi="Calibri" w:cs="Calibri"/>
                  <w:b/>
                  <w:bCs/>
                  <w:color w:val="000000" w:themeColor="text1"/>
                  <w:sz w:val="20"/>
                  <w:szCs w:val="20"/>
                  <w:rPrChange w:id="5119" w:author="Sam Sehgal (EXT Idiom)" w:date="2024-12-17T13:54:00Z" w16du:dateUtc="2024-12-17T02:54:00Z">
                    <w:rPr>
                      <w:rFonts w:ascii="Calibri" w:hAnsi="Calibri" w:cs="Calibri"/>
                      <w:b/>
                      <w:bCs/>
                      <w:color w:val="000000" w:themeColor="text1"/>
                      <w:sz w:val="20"/>
                      <w:szCs w:val="20"/>
                      <w:highlight w:val="cyan"/>
                    </w:rPr>
                  </w:rPrChange>
                </w:rPr>
                <w:t>THEN</w:t>
              </w:r>
              <w:r w:rsidRPr="00ED2FD5">
                <w:rPr>
                  <w:rFonts w:ascii="Calibri" w:hAnsi="Calibri" w:cs="Calibri"/>
                  <w:color w:val="000000" w:themeColor="text1"/>
                  <w:sz w:val="20"/>
                  <w:szCs w:val="20"/>
                  <w:rPrChange w:id="5120" w:author="Sam Sehgal (EXT Idiom)" w:date="2024-12-17T13:54:00Z" w16du:dateUtc="2024-12-17T02:54:00Z">
                    <w:rPr>
                      <w:rFonts w:ascii="Calibri" w:hAnsi="Calibri" w:cs="Calibri"/>
                      <w:color w:val="000000" w:themeColor="text1"/>
                      <w:sz w:val="20"/>
                      <w:szCs w:val="20"/>
                      <w:highlight w:val="cyan"/>
                    </w:rPr>
                  </w:rPrChange>
                </w:rPr>
                <w:t xml:space="preserve"> display</w:t>
              </w:r>
            </w:ins>
          </w:p>
          <w:p w14:paraId="2C55835B" w14:textId="77777777" w:rsidR="00C60E6A" w:rsidRPr="00ED2FD5" w:rsidRDefault="00C60E6A" w:rsidP="00C60E6A">
            <w:pPr>
              <w:tabs>
                <w:tab w:val="left" w:pos="1800"/>
              </w:tabs>
              <w:rPr>
                <w:ins w:id="5121" w:author="sam sehgal" w:date="2024-10-14T16:38:00Z" w16du:dateUtc="2024-10-14T05:38:00Z"/>
                <w:rFonts w:ascii="Calibri" w:hAnsi="Calibri" w:cs="Calibri"/>
                <w:b/>
                <w:bCs/>
                <w:color w:val="000000" w:themeColor="text1"/>
                <w:sz w:val="20"/>
                <w:szCs w:val="20"/>
                <w:rPrChange w:id="5122" w:author="Sam Sehgal (EXT Idiom)" w:date="2024-12-17T13:54:00Z" w16du:dateUtc="2024-12-17T02:54:00Z">
                  <w:rPr>
                    <w:ins w:id="5123" w:author="sam sehgal" w:date="2024-10-14T16:38:00Z" w16du:dateUtc="2024-10-14T05:38:00Z"/>
                    <w:rFonts w:ascii="Calibri" w:hAnsi="Calibri" w:cs="Calibri"/>
                    <w:b/>
                    <w:bCs/>
                    <w:color w:val="000000" w:themeColor="text1"/>
                    <w:sz w:val="20"/>
                    <w:szCs w:val="20"/>
                    <w:highlight w:val="cyan"/>
                  </w:rPr>
                </w:rPrChange>
              </w:rPr>
            </w:pPr>
          </w:p>
          <w:p w14:paraId="679D024A" w14:textId="77777777" w:rsidR="00C60E6A" w:rsidRPr="00ED2FD5" w:rsidRDefault="00C60E6A" w:rsidP="00C60E6A">
            <w:pPr>
              <w:tabs>
                <w:tab w:val="left" w:pos="774"/>
              </w:tabs>
              <w:contextualSpacing/>
              <w:rPr>
                <w:ins w:id="5124" w:author="sam sehgal" w:date="2024-10-14T16:38:00Z" w16du:dateUtc="2024-10-14T05:38:00Z"/>
                <w:rFonts w:asciiTheme="minorHAnsi" w:hAnsiTheme="minorHAnsi"/>
                <w:b/>
                <w:bCs/>
                <w:sz w:val="20"/>
                <w:szCs w:val="20"/>
                <w:u w:val="single"/>
                <w:rPrChange w:id="5125" w:author="Sam Sehgal (EXT Idiom)" w:date="2024-12-17T13:54:00Z" w16du:dateUtc="2024-12-17T02:54:00Z">
                  <w:rPr>
                    <w:ins w:id="5126" w:author="sam sehgal" w:date="2024-10-14T16:38:00Z" w16du:dateUtc="2024-10-14T05:38:00Z"/>
                    <w:rFonts w:asciiTheme="minorHAnsi" w:hAnsiTheme="minorHAnsi"/>
                    <w:b/>
                    <w:bCs/>
                    <w:sz w:val="20"/>
                    <w:szCs w:val="20"/>
                    <w:highlight w:val="cyan"/>
                    <w:u w:val="single"/>
                  </w:rPr>
                </w:rPrChange>
              </w:rPr>
            </w:pPr>
            <w:ins w:id="5127" w:author="sam sehgal" w:date="2024-10-14T16:38:00Z" w16du:dateUtc="2024-10-14T05:38:00Z">
              <w:r w:rsidRPr="00ED2FD5">
                <w:rPr>
                  <w:rFonts w:asciiTheme="minorHAnsi" w:hAnsiTheme="minorHAnsi"/>
                  <w:b/>
                  <w:bCs/>
                  <w:sz w:val="20"/>
                  <w:szCs w:val="20"/>
                  <w:u w:val="single"/>
                  <w:rPrChange w:id="5128" w:author="Sam Sehgal (EXT Idiom)" w:date="2024-12-17T13:54:00Z" w16du:dateUtc="2024-12-17T02:54:00Z">
                    <w:rPr>
                      <w:rFonts w:asciiTheme="minorHAnsi" w:hAnsiTheme="minorHAnsi"/>
                      <w:b/>
                      <w:bCs/>
                      <w:sz w:val="20"/>
                      <w:szCs w:val="20"/>
                      <w:highlight w:val="cyan"/>
                      <w:u w:val="single"/>
                    </w:rPr>
                  </w:rPrChange>
                </w:rPr>
                <w:t>Column 1 logic:</w:t>
              </w:r>
            </w:ins>
          </w:p>
          <w:p w14:paraId="0D6DAE9F" w14:textId="77777777" w:rsidR="00C60E6A" w:rsidRPr="00ED2FD5" w:rsidRDefault="00C60E6A" w:rsidP="00C60E6A">
            <w:pPr>
              <w:tabs>
                <w:tab w:val="left" w:pos="774"/>
              </w:tabs>
              <w:contextualSpacing/>
              <w:rPr>
                <w:ins w:id="5129" w:author="sam sehgal" w:date="2024-10-14T16:38:00Z" w16du:dateUtc="2024-10-14T05:38:00Z"/>
                <w:rFonts w:asciiTheme="minorHAnsi" w:hAnsiTheme="minorHAnsi"/>
                <w:b/>
                <w:bCs/>
                <w:sz w:val="20"/>
                <w:szCs w:val="20"/>
                <w:rPrChange w:id="5130" w:author="Sam Sehgal (EXT Idiom)" w:date="2024-12-17T13:54:00Z" w16du:dateUtc="2024-12-17T02:54:00Z">
                  <w:rPr>
                    <w:ins w:id="5131" w:author="sam sehgal" w:date="2024-10-14T16:38:00Z" w16du:dateUtc="2024-10-14T05:38:00Z"/>
                    <w:rFonts w:asciiTheme="minorHAnsi" w:hAnsiTheme="minorHAnsi"/>
                    <w:b/>
                    <w:bCs/>
                    <w:sz w:val="20"/>
                    <w:szCs w:val="20"/>
                    <w:highlight w:val="cyan"/>
                  </w:rPr>
                </w:rPrChange>
              </w:rPr>
            </w:pPr>
          </w:p>
          <w:p w14:paraId="43D0C627" w14:textId="77777777" w:rsidR="00C60E6A" w:rsidRPr="00ED2FD5" w:rsidRDefault="00C60E6A" w:rsidP="00C60E6A">
            <w:pPr>
              <w:tabs>
                <w:tab w:val="left" w:pos="774"/>
              </w:tabs>
              <w:contextualSpacing/>
              <w:rPr>
                <w:ins w:id="5132" w:author="sam sehgal" w:date="2024-10-14T16:38:00Z" w16du:dateUtc="2024-10-14T05:38:00Z"/>
                <w:rFonts w:asciiTheme="minorHAnsi" w:hAnsiTheme="minorHAnsi"/>
                <w:b/>
                <w:bCs/>
                <w:sz w:val="20"/>
                <w:szCs w:val="20"/>
                <w:rPrChange w:id="5133" w:author="Sam Sehgal (EXT Idiom)" w:date="2024-12-17T13:54:00Z" w16du:dateUtc="2024-12-17T02:54:00Z">
                  <w:rPr>
                    <w:ins w:id="5134" w:author="sam sehgal" w:date="2024-10-14T16:38:00Z" w16du:dateUtc="2024-10-14T05:38:00Z"/>
                    <w:rFonts w:asciiTheme="minorHAnsi" w:hAnsiTheme="minorHAnsi"/>
                    <w:b/>
                    <w:bCs/>
                    <w:sz w:val="20"/>
                    <w:szCs w:val="20"/>
                    <w:highlight w:val="cyan"/>
                  </w:rPr>
                </w:rPrChange>
              </w:rPr>
            </w:pPr>
            <w:ins w:id="5135" w:author="sam sehgal" w:date="2024-10-14T16:38:00Z" w16du:dateUtc="2024-10-14T05:38:00Z">
              <w:r w:rsidRPr="00ED2FD5">
                <w:rPr>
                  <w:rFonts w:asciiTheme="minorHAnsi" w:hAnsiTheme="minorHAnsi"/>
                  <w:b/>
                  <w:bCs/>
                  <w:sz w:val="20"/>
                  <w:szCs w:val="20"/>
                  <w:rPrChange w:id="5136" w:author="Sam Sehgal (EXT Idiom)" w:date="2024-12-17T13:54:00Z" w16du:dateUtc="2024-12-17T02:54:00Z">
                    <w:rPr>
                      <w:rFonts w:asciiTheme="minorHAnsi" w:hAnsiTheme="minorHAnsi"/>
                      <w:b/>
                      <w:bCs/>
                      <w:sz w:val="20"/>
                      <w:szCs w:val="20"/>
                      <w:highlight w:val="cyan"/>
                    </w:rPr>
                  </w:rPrChange>
                </w:rPr>
                <w:t xml:space="preserve">IF  &lt;IsMigration&gt; = ‘1’ then DISPLAY </w:t>
              </w:r>
            </w:ins>
          </w:p>
          <w:p w14:paraId="3B4EAF71" w14:textId="77777777" w:rsidR="00C60E6A" w:rsidRPr="00ED2FD5" w:rsidRDefault="00C60E6A" w:rsidP="00C60E6A">
            <w:pPr>
              <w:tabs>
                <w:tab w:val="left" w:pos="774"/>
              </w:tabs>
              <w:contextualSpacing/>
              <w:rPr>
                <w:ins w:id="5137" w:author="sam sehgal" w:date="2024-10-14T16:38:00Z" w16du:dateUtc="2024-10-14T05:38:00Z"/>
                <w:rFonts w:asciiTheme="minorHAnsi" w:hAnsiTheme="minorHAnsi"/>
                <w:b/>
                <w:bCs/>
                <w:sz w:val="20"/>
                <w:szCs w:val="20"/>
                <w:rPrChange w:id="5138" w:author="Sam Sehgal (EXT Idiom)" w:date="2024-12-17T13:54:00Z" w16du:dateUtc="2024-12-17T02:54:00Z">
                  <w:rPr>
                    <w:ins w:id="5139" w:author="sam sehgal" w:date="2024-10-14T16:38:00Z" w16du:dateUtc="2024-10-14T05:38:00Z"/>
                    <w:rFonts w:asciiTheme="minorHAnsi" w:hAnsiTheme="minorHAnsi"/>
                    <w:b/>
                    <w:bCs/>
                    <w:sz w:val="20"/>
                    <w:szCs w:val="20"/>
                    <w:highlight w:val="cyan"/>
                  </w:rPr>
                </w:rPrChange>
              </w:rPr>
            </w:pPr>
          </w:p>
          <w:p w14:paraId="54AD63C2" w14:textId="09094FF1" w:rsidR="00C60E6A" w:rsidRPr="00ED2FD5" w:rsidDel="007645A5" w:rsidRDefault="00C60E6A" w:rsidP="00C60E6A">
            <w:pPr>
              <w:tabs>
                <w:tab w:val="left" w:pos="1800"/>
              </w:tabs>
              <w:rPr>
                <w:ins w:id="5140" w:author="sam sehgal" w:date="2024-10-14T16:38:00Z" w16du:dateUtc="2024-10-14T05:38:00Z"/>
                <w:rFonts w:ascii="Calibri" w:hAnsi="Calibri" w:cs="Calibri"/>
                <w:color w:val="000000" w:themeColor="text1"/>
                <w:sz w:val="20"/>
                <w:szCs w:val="20"/>
                <w:rPrChange w:id="5141" w:author="Sam Sehgal (EXT Idiom)" w:date="2024-12-17T13:54:00Z" w16du:dateUtc="2024-12-17T02:54:00Z">
                  <w:rPr>
                    <w:ins w:id="5142" w:author="sam sehgal" w:date="2024-10-14T16:38:00Z" w16du:dateUtc="2024-10-14T05:38:00Z"/>
                    <w:rFonts w:ascii="Calibri" w:hAnsi="Calibri" w:cs="Calibri"/>
                    <w:color w:val="000000" w:themeColor="text1"/>
                    <w:sz w:val="20"/>
                    <w:szCs w:val="20"/>
                    <w:highlight w:val="cyan"/>
                  </w:rPr>
                </w:rPrChange>
              </w:rPr>
            </w:pPr>
            <w:ins w:id="5143" w:author="sam sehgal" w:date="2024-10-14T16:38:00Z" w16du:dateUtc="2024-10-14T05:38:00Z">
              <w:r w:rsidRPr="00ED2FD5">
                <w:rPr>
                  <w:rFonts w:asciiTheme="minorHAnsi" w:hAnsiTheme="minorHAnsi"/>
                  <w:sz w:val="20"/>
                  <w:szCs w:val="20"/>
                  <w:rPrChange w:id="5144" w:author="Sam Sehgal (EXT Idiom)" w:date="2024-12-17T13:54:00Z" w16du:dateUtc="2024-12-17T02:54:00Z">
                    <w:rPr>
                      <w:rFonts w:asciiTheme="minorHAnsi" w:hAnsiTheme="minorHAnsi"/>
                      <w:sz w:val="20"/>
                      <w:szCs w:val="20"/>
                      <w:highlight w:val="cyan"/>
                    </w:rPr>
                  </w:rPrChange>
                </w:rPr>
                <w:t>“We understand that in your previous policy terms  policyholders</w:t>
              </w:r>
            </w:ins>
            <w:ins w:id="5145" w:author="Sam Sehgal (EXT Idiom)" w:date="2024-12-17T13:55:00Z" w16du:dateUtc="2024-12-17T02:55:00Z">
              <w:r w:rsidR="00FF3553">
                <w:rPr>
                  <w:rFonts w:asciiTheme="minorHAnsi" w:hAnsiTheme="minorHAnsi"/>
                  <w:sz w:val="20"/>
                  <w:szCs w:val="20"/>
                </w:rPr>
                <w:t xml:space="preserve"> and</w:t>
              </w:r>
            </w:ins>
            <w:ins w:id="5146" w:author="sam sehgal" w:date="2024-10-14T16:38:00Z" w16du:dateUtc="2024-10-14T05:38:00Z">
              <w:del w:id="5147" w:author="Sam Sehgal (EXT Idiom)" w:date="2024-12-17T13:55:00Z" w16du:dateUtc="2024-12-17T02:55:00Z">
                <w:r w:rsidRPr="00ED2FD5" w:rsidDel="00FF3553">
                  <w:rPr>
                    <w:rFonts w:asciiTheme="minorHAnsi" w:hAnsiTheme="minorHAnsi"/>
                    <w:sz w:val="20"/>
                    <w:szCs w:val="20"/>
                    <w:rPrChange w:id="5148" w:author="Sam Sehgal (EXT Idiom)" w:date="2024-12-17T13:54:00Z" w16du:dateUtc="2024-12-17T02:54:00Z">
                      <w:rPr>
                        <w:rFonts w:asciiTheme="minorHAnsi" w:hAnsiTheme="minorHAnsi"/>
                        <w:sz w:val="20"/>
                        <w:szCs w:val="20"/>
                        <w:highlight w:val="cyan"/>
                      </w:rPr>
                    </w:rPrChange>
                  </w:rPr>
                  <w:delText xml:space="preserve">, </w:delText>
                </w:r>
              </w:del>
              <w:r w:rsidRPr="00ED2FD5">
                <w:rPr>
                  <w:rFonts w:asciiTheme="minorHAnsi" w:hAnsiTheme="minorHAnsi"/>
                  <w:sz w:val="20"/>
                  <w:szCs w:val="20"/>
                  <w:rPrChange w:id="5149" w:author="Sam Sehgal (EXT Idiom)" w:date="2024-12-17T13:54:00Z" w16du:dateUtc="2024-12-17T02:54:00Z">
                    <w:rPr>
                      <w:rFonts w:asciiTheme="minorHAnsi" w:hAnsiTheme="minorHAnsi"/>
                      <w:sz w:val="20"/>
                      <w:szCs w:val="20"/>
                      <w:highlight w:val="cyan"/>
                    </w:rPr>
                  </w:rPrChange>
                </w:rPr>
                <w:t>their partners (legal or de-facto):”</w:t>
              </w:r>
            </w:ins>
          </w:p>
          <w:p w14:paraId="428AF27B" w14:textId="77777777" w:rsidR="00C60E6A" w:rsidRPr="00ED2FD5" w:rsidRDefault="00C60E6A" w:rsidP="00C60E6A">
            <w:pPr>
              <w:tabs>
                <w:tab w:val="left" w:pos="774"/>
              </w:tabs>
              <w:contextualSpacing/>
              <w:rPr>
                <w:ins w:id="5150" w:author="sam sehgal" w:date="2024-10-14T16:36:00Z" w16du:dateUtc="2024-10-14T05:36:00Z"/>
                <w:rFonts w:asciiTheme="minorHAnsi" w:hAnsiTheme="minorHAnsi"/>
                <w:b/>
                <w:bCs/>
                <w:sz w:val="20"/>
                <w:szCs w:val="20"/>
                <w:rPrChange w:id="5151" w:author="Sam Sehgal (EXT Idiom)" w:date="2024-12-17T13:54:00Z" w16du:dateUtc="2024-12-17T02:54:00Z">
                  <w:rPr>
                    <w:ins w:id="5152" w:author="sam sehgal" w:date="2024-10-14T16:36:00Z" w16du:dateUtc="2024-10-14T05:36:00Z"/>
                    <w:rFonts w:asciiTheme="minorHAnsi" w:hAnsiTheme="minorHAnsi"/>
                    <w:b/>
                    <w:bCs/>
                    <w:sz w:val="20"/>
                    <w:szCs w:val="20"/>
                    <w:highlight w:val="cyan"/>
                  </w:rPr>
                </w:rPrChange>
              </w:rPr>
            </w:pPr>
          </w:p>
        </w:tc>
        <w:tc>
          <w:tcPr>
            <w:tcW w:w="1701" w:type="dxa"/>
          </w:tcPr>
          <w:p w14:paraId="1AD8DDEC" w14:textId="77777777" w:rsidR="00C60E6A" w:rsidRPr="00ED2FD5" w:rsidRDefault="00C60E6A" w:rsidP="00C60E6A">
            <w:pPr>
              <w:tabs>
                <w:tab w:val="left" w:pos="1800"/>
              </w:tabs>
              <w:rPr>
                <w:ins w:id="5153" w:author="sam sehgal" w:date="2024-10-14T16:38:00Z" w16du:dateUtc="2024-10-14T05:38:00Z"/>
                <w:rFonts w:asciiTheme="minorHAnsi" w:hAnsiTheme="minorHAnsi" w:cstheme="minorHAnsi"/>
                <w:bCs/>
                <w:sz w:val="20"/>
                <w:szCs w:val="20"/>
                <w:rPrChange w:id="5154" w:author="Sam Sehgal (EXT Idiom)" w:date="2024-12-17T13:54:00Z" w16du:dateUtc="2024-12-17T02:54:00Z">
                  <w:rPr>
                    <w:ins w:id="5155" w:author="sam sehgal" w:date="2024-10-14T16:38:00Z" w16du:dateUtc="2024-10-14T05:38:00Z"/>
                    <w:rFonts w:asciiTheme="minorHAnsi" w:hAnsiTheme="minorHAnsi" w:cstheme="minorHAnsi"/>
                    <w:bCs/>
                    <w:sz w:val="20"/>
                    <w:szCs w:val="20"/>
                    <w:highlight w:val="cyan"/>
                  </w:rPr>
                </w:rPrChange>
              </w:rPr>
            </w:pPr>
            <w:ins w:id="5156" w:author="sam sehgal" w:date="2024-10-14T16:38:00Z" w16du:dateUtc="2024-10-14T05:38:00Z">
              <w:r w:rsidRPr="00ED2FD5">
                <w:rPr>
                  <w:rFonts w:asciiTheme="minorHAnsi" w:hAnsiTheme="minorHAnsi" w:cstheme="minorHAnsi"/>
                  <w:bCs/>
                  <w:sz w:val="20"/>
                  <w:szCs w:val="20"/>
                  <w:rPrChange w:id="5157" w:author="Sam Sehgal (EXT Idiom)" w:date="2024-12-17T13:54:00Z" w16du:dateUtc="2024-12-17T02:54:00Z">
                    <w:rPr>
                      <w:rFonts w:asciiTheme="minorHAnsi" w:hAnsiTheme="minorHAnsi" w:cstheme="minorHAnsi"/>
                      <w:bCs/>
                      <w:sz w:val="20"/>
                      <w:szCs w:val="20"/>
                      <w:highlight w:val="cyan"/>
                    </w:rPr>
                  </w:rPrChange>
                </w:rPr>
                <w:t>Column 1 Bodycopy_COI</w:t>
              </w:r>
            </w:ins>
          </w:p>
          <w:p w14:paraId="0CC6756A" w14:textId="77777777" w:rsidR="00C60E6A" w:rsidRPr="00ED2FD5" w:rsidRDefault="00C60E6A" w:rsidP="00C60E6A">
            <w:pPr>
              <w:tabs>
                <w:tab w:val="left" w:pos="1800"/>
              </w:tabs>
              <w:rPr>
                <w:ins w:id="5158" w:author="sam sehgal" w:date="2024-10-14T16:38:00Z" w16du:dateUtc="2024-10-14T05:38:00Z"/>
                <w:rFonts w:asciiTheme="minorHAnsi" w:hAnsiTheme="minorHAnsi" w:cstheme="minorHAnsi"/>
                <w:bCs/>
                <w:sz w:val="20"/>
                <w:szCs w:val="20"/>
                <w:rPrChange w:id="5159" w:author="Sam Sehgal (EXT Idiom)" w:date="2024-12-17T13:54:00Z" w16du:dateUtc="2024-12-17T02:54:00Z">
                  <w:rPr>
                    <w:ins w:id="5160" w:author="sam sehgal" w:date="2024-10-14T16:38:00Z" w16du:dateUtc="2024-10-14T05:38:00Z"/>
                    <w:rFonts w:asciiTheme="minorHAnsi" w:hAnsiTheme="minorHAnsi" w:cstheme="minorHAnsi"/>
                    <w:bCs/>
                    <w:sz w:val="20"/>
                    <w:szCs w:val="20"/>
                    <w:highlight w:val="cyan"/>
                  </w:rPr>
                </w:rPrChange>
              </w:rPr>
            </w:pPr>
          </w:p>
          <w:p w14:paraId="34930C58" w14:textId="77777777" w:rsidR="00C60E6A" w:rsidRPr="00ED2FD5" w:rsidRDefault="00C60E6A" w:rsidP="00C60E6A">
            <w:pPr>
              <w:tabs>
                <w:tab w:val="left" w:pos="1800"/>
              </w:tabs>
              <w:rPr>
                <w:ins w:id="5161" w:author="sam sehgal" w:date="2024-10-14T16:38:00Z" w16du:dateUtc="2024-10-14T05:38:00Z"/>
                <w:rFonts w:asciiTheme="minorHAnsi" w:hAnsiTheme="minorHAnsi" w:cstheme="minorHAnsi"/>
                <w:bCs/>
                <w:sz w:val="20"/>
                <w:szCs w:val="20"/>
                <w:rPrChange w:id="5162" w:author="Sam Sehgal (EXT Idiom)" w:date="2024-12-17T13:54:00Z" w16du:dateUtc="2024-12-17T02:54:00Z">
                  <w:rPr>
                    <w:ins w:id="5163" w:author="sam sehgal" w:date="2024-10-14T16:38:00Z" w16du:dateUtc="2024-10-14T05:38:00Z"/>
                    <w:rFonts w:asciiTheme="minorHAnsi" w:hAnsiTheme="minorHAnsi" w:cstheme="minorHAnsi"/>
                    <w:bCs/>
                    <w:sz w:val="20"/>
                    <w:szCs w:val="20"/>
                    <w:highlight w:val="cyan"/>
                  </w:rPr>
                </w:rPrChange>
              </w:rPr>
            </w:pPr>
            <w:ins w:id="5164" w:author="sam sehgal" w:date="2024-10-14T16:38:00Z" w16du:dateUtc="2024-10-14T05:38:00Z">
              <w:r w:rsidRPr="00ED2FD5">
                <w:rPr>
                  <w:rFonts w:asciiTheme="minorHAnsi" w:hAnsiTheme="minorHAnsi" w:cstheme="minorHAnsi"/>
                  <w:bCs/>
                  <w:sz w:val="20"/>
                  <w:szCs w:val="20"/>
                  <w:rPrChange w:id="5165" w:author="Sam Sehgal (EXT Idiom)" w:date="2024-12-17T13:54:00Z" w16du:dateUtc="2024-12-17T02:54:00Z">
                    <w:rPr>
                      <w:rFonts w:asciiTheme="minorHAnsi" w:hAnsiTheme="minorHAnsi" w:cstheme="minorHAnsi"/>
                      <w:bCs/>
                      <w:sz w:val="20"/>
                      <w:szCs w:val="20"/>
                      <w:highlight w:val="cyan"/>
                    </w:rPr>
                  </w:rPrChange>
                </w:rPr>
                <w:t>Column 2: Bullet_1_B_COI</w:t>
              </w:r>
            </w:ins>
          </w:p>
          <w:p w14:paraId="67853CB6" w14:textId="77777777" w:rsidR="00C60E6A" w:rsidRPr="00ED2FD5" w:rsidRDefault="00C60E6A" w:rsidP="00C60E6A">
            <w:pPr>
              <w:tabs>
                <w:tab w:val="left" w:pos="1800"/>
              </w:tabs>
              <w:rPr>
                <w:ins w:id="5166" w:author="sam sehgal" w:date="2024-10-14T16:36:00Z" w16du:dateUtc="2024-10-14T05:36:00Z"/>
                <w:rFonts w:asciiTheme="minorHAnsi" w:hAnsiTheme="minorHAnsi" w:cstheme="minorHAnsi"/>
                <w:bCs/>
                <w:sz w:val="20"/>
                <w:szCs w:val="20"/>
                <w:rPrChange w:id="5167" w:author="Sam Sehgal (EXT Idiom)" w:date="2024-12-17T13:54:00Z" w16du:dateUtc="2024-12-17T02:54:00Z">
                  <w:rPr>
                    <w:ins w:id="5168" w:author="sam sehgal" w:date="2024-10-14T16:36:00Z" w16du:dateUtc="2024-10-14T05:36:00Z"/>
                    <w:rFonts w:asciiTheme="minorHAnsi" w:hAnsiTheme="minorHAnsi" w:cstheme="minorHAnsi"/>
                    <w:bCs/>
                    <w:sz w:val="20"/>
                    <w:szCs w:val="20"/>
                    <w:highlight w:val="cyan"/>
                  </w:rPr>
                </w:rPrChange>
              </w:rPr>
            </w:pPr>
          </w:p>
        </w:tc>
      </w:tr>
      <w:tr w:rsidR="00C60E6A" w:rsidRPr="00720F8E" w14:paraId="29F97B61" w14:textId="77777777" w:rsidTr="009E32DB">
        <w:trPr>
          <w:cantSplit/>
          <w:ins w:id="5169" w:author="sam sehgal" w:date="2024-10-14T16:36:00Z"/>
        </w:trPr>
        <w:tc>
          <w:tcPr>
            <w:tcW w:w="846" w:type="dxa"/>
          </w:tcPr>
          <w:p w14:paraId="11D81678" w14:textId="25318D3E" w:rsidR="00C60E6A" w:rsidRPr="00BF1C1D" w:rsidRDefault="00C60E6A" w:rsidP="00C60E6A">
            <w:pPr>
              <w:tabs>
                <w:tab w:val="left" w:pos="1800"/>
              </w:tabs>
              <w:rPr>
                <w:ins w:id="5170" w:author="sam sehgal" w:date="2024-10-14T16:36:00Z" w16du:dateUtc="2024-10-14T05:36:00Z"/>
                <w:rFonts w:asciiTheme="minorHAnsi" w:hAnsiTheme="minorHAnsi" w:cstheme="minorHAnsi"/>
                <w:bCs/>
                <w:sz w:val="20"/>
                <w:highlight w:val="cyan"/>
              </w:rPr>
            </w:pPr>
            <w:ins w:id="5171" w:author="sam sehgal" w:date="2024-10-14T16:38:00Z" w16du:dateUtc="2024-10-14T05:38:00Z">
              <w:r w:rsidRPr="00671620">
                <w:rPr>
                  <w:rFonts w:asciiTheme="minorHAnsi" w:hAnsiTheme="minorHAnsi" w:cstheme="minorHAnsi"/>
                  <w:bCs/>
                  <w:sz w:val="20"/>
                  <w:highlight w:val="cyan"/>
                </w:rPr>
                <w:lastRenderedPageBreak/>
                <w:t>AYP 8 V</w:t>
              </w:r>
            </w:ins>
            <w:ins w:id="5172" w:author="sam sehgal" w:date="2024-10-14T16:43:00Z" w16du:dateUtc="2024-10-14T05:43:00Z">
              <w:r>
                <w:rPr>
                  <w:rFonts w:asciiTheme="minorHAnsi" w:hAnsiTheme="minorHAnsi" w:cstheme="minorHAnsi"/>
                  <w:bCs/>
                  <w:sz w:val="20"/>
                  <w:highlight w:val="cyan"/>
                </w:rPr>
                <w:t>1</w:t>
              </w:r>
            </w:ins>
            <w:ins w:id="5173" w:author="Sam Sehgal (EXT Idiom)" w:date="2024-11-12T11:09:00Z" w16du:dateUtc="2024-11-12T00:09:00Z">
              <w:r w:rsidR="00C2167A">
                <w:rPr>
                  <w:rFonts w:asciiTheme="minorHAnsi" w:hAnsiTheme="minorHAnsi" w:cstheme="minorHAnsi"/>
                  <w:bCs/>
                  <w:sz w:val="20"/>
                  <w:highlight w:val="cyan"/>
                </w:rPr>
                <w:t>4</w:t>
              </w:r>
            </w:ins>
            <w:ins w:id="5174" w:author="sam sehgal" w:date="2024-10-14T16:43:00Z" w16du:dateUtc="2024-10-14T05:43:00Z">
              <w:del w:id="5175" w:author="Sam Sehgal (EXT Idiom)" w:date="2024-11-12T11:09:00Z" w16du:dateUtc="2024-11-12T00:09:00Z">
                <w:r w:rsidDel="00C2167A">
                  <w:rPr>
                    <w:rFonts w:asciiTheme="minorHAnsi" w:hAnsiTheme="minorHAnsi" w:cstheme="minorHAnsi"/>
                    <w:bCs/>
                    <w:sz w:val="20"/>
                    <w:highlight w:val="cyan"/>
                  </w:rPr>
                  <w:delText>3</w:delText>
                </w:r>
              </w:del>
            </w:ins>
          </w:p>
        </w:tc>
        <w:tc>
          <w:tcPr>
            <w:tcW w:w="1701" w:type="dxa"/>
          </w:tcPr>
          <w:p w14:paraId="29E2A31B" w14:textId="77777777" w:rsidR="00C60E6A" w:rsidRPr="00A551ED" w:rsidRDefault="00C60E6A" w:rsidP="00C60E6A">
            <w:pPr>
              <w:tabs>
                <w:tab w:val="left" w:pos="1800"/>
              </w:tabs>
              <w:rPr>
                <w:ins w:id="5176" w:author="sam sehgal" w:date="2024-10-14T16:36:00Z" w16du:dateUtc="2024-10-14T05:36:00Z"/>
                <w:rFonts w:ascii="Arial" w:hAnsi="Arial"/>
                <w:sz w:val="18"/>
                <w:szCs w:val="18"/>
              </w:rPr>
            </w:pPr>
          </w:p>
        </w:tc>
        <w:tc>
          <w:tcPr>
            <w:tcW w:w="8363" w:type="dxa"/>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C60E6A" w:rsidRPr="00671620" w14:paraId="0AF2000A" w14:textId="77777777">
              <w:trPr>
                <w:trHeight w:val="140"/>
                <w:ins w:id="5177" w:author="sam sehgal" w:date="2024-10-14T16:38:00Z"/>
              </w:trPr>
              <w:tc>
                <w:tcPr>
                  <w:tcW w:w="2904" w:type="dxa"/>
                  <w:noWrap/>
                  <w:hideMark/>
                </w:tcPr>
                <w:p w14:paraId="1C3EE843" w14:textId="1FC05F3E" w:rsidR="00C60E6A" w:rsidRPr="00671620" w:rsidRDefault="00C60E6A" w:rsidP="00C60E6A">
                  <w:pPr>
                    <w:pStyle w:val="BodycopyCOI"/>
                    <w:rPr>
                      <w:ins w:id="5178" w:author="sam sehgal" w:date="2024-10-14T16:38:00Z" w16du:dateUtc="2024-10-14T05:38:00Z"/>
                      <w:b/>
                      <w:bCs/>
                      <w:highlight w:val="cyan"/>
                    </w:rPr>
                  </w:pPr>
                  <w:ins w:id="5179" w:author="sam sehgal" w:date="2024-10-14T16:38:00Z" w16du:dateUtc="2024-10-14T05:38:00Z">
                    <w:r w:rsidRPr="00671620">
                      <w:rPr>
                        <w:rFonts w:asciiTheme="minorHAnsi" w:hAnsiTheme="minorHAnsi"/>
                        <w:sz w:val="20"/>
                        <w:szCs w:val="20"/>
                        <w:highlight w:val="cyan"/>
                      </w:rPr>
                      <w:t>You have told us that all policyholders</w:t>
                    </w:r>
                  </w:ins>
                  <w:ins w:id="5180" w:author="sam sehgal" w:date="2024-12-19T11:13:00Z" w16du:dateUtc="2024-12-19T00:13:00Z">
                    <w:r w:rsidR="005E3E70">
                      <w:rPr>
                        <w:rFonts w:asciiTheme="minorHAnsi" w:hAnsiTheme="minorHAnsi"/>
                        <w:sz w:val="20"/>
                        <w:szCs w:val="20"/>
                        <w:highlight w:val="cyan"/>
                      </w:rPr>
                      <w:t xml:space="preserve"> </w:t>
                    </w:r>
                    <w:r w:rsidR="005E3E70" w:rsidRPr="005E3E70">
                      <w:rPr>
                        <w:rFonts w:asciiTheme="minorHAnsi" w:hAnsiTheme="minorHAnsi"/>
                        <w:sz w:val="20"/>
                        <w:szCs w:val="20"/>
                        <w:highlight w:val="green"/>
                        <w:rPrChange w:id="5181" w:author="sam sehgal" w:date="2024-12-19T11:13:00Z" w16du:dateUtc="2024-12-19T00:13:00Z">
                          <w:rPr>
                            <w:rFonts w:asciiTheme="minorHAnsi" w:hAnsiTheme="minorHAnsi"/>
                            <w:sz w:val="20"/>
                            <w:szCs w:val="20"/>
                            <w:highlight w:val="cyan"/>
                          </w:rPr>
                        </w:rPrChange>
                      </w:rPr>
                      <w:t>and</w:t>
                    </w:r>
                  </w:ins>
                  <w:ins w:id="5182" w:author="sam sehgal" w:date="2024-10-14T16:38:00Z" w16du:dateUtc="2024-10-14T05:38:00Z">
                    <w:r w:rsidRPr="005E3E70">
                      <w:rPr>
                        <w:rFonts w:asciiTheme="minorHAnsi" w:hAnsiTheme="minorHAnsi"/>
                        <w:sz w:val="20"/>
                        <w:szCs w:val="20"/>
                        <w:highlight w:val="green"/>
                        <w:rPrChange w:id="5183" w:author="sam sehgal" w:date="2024-12-19T11:13:00Z" w16du:dateUtc="2024-12-19T00:13:00Z">
                          <w:rPr>
                            <w:rFonts w:asciiTheme="minorHAnsi" w:hAnsiTheme="minorHAnsi"/>
                            <w:sz w:val="20"/>
                            <w:szCs w:val="20"/>
                            <w:highlight w:val="cyan"/>
                          </w:rPr>
                        </w:rPrChange>
                      </w:rPr>
                      <w:t xml:space="preserve"> </w:t>
                    </w:r>
                    <w:r w:rsidRPr="00671620">
                      <w:rPr>
                        <w:rFonts w:asciiTheme="minorHAnsi" w:hAnsiTheme="minorHAnsi"/>
                        <w:sz w:val="20"/>
                        <w:szCs w:val="20"/>
                        <w:highlight w:val="cyan"/>
                      </w:rPr>
                      <w:t>their partners (legal or de-facto</w:t>
                    </w:r>
                  </w:ins>
                  <w:ins w:id="5184" w:author="sam sehgal" w:date="2024-10-14T16:41:00Z" w16du:dateUtc="2024-10-14T05:41:00Z">
                    <w:r>
                      <w:rPr>
                        <w:rFonts w:asciiTheme="minorHAnsi" w:hAnsiTheme="minorHAnsi"/>
                        <w:sz w:val="20"/>
                        <w:szCs w:val="20"/>
                        <w:highlight w:val="cyan"/>
                      </w:rPr>
                      <w:t>)</w:t>
                    </w:r>
                  </w:ins>
                  <w:ins w:id="5185" w:author="sam sehgal" w:date="2024-10-14T16:38:00Z" w16du:dateUtc="2024-10-14T05:38:00Z">
                    <w:r w:rsidRPr="00671620">
                      <w:rPr>
                        <w:rFonts w:asciiTheme="minorHAnsi" w:hAnsiTheme="minorHAnsi"/>
                        <w:sz w:val="20"/>
                        <w:szCs w:val="20"/>
                        <w:highlight w:val="cyan"/>
                      </w:rPr>
                      <w:t>:</w:t>
                    </w:r>
                  </w:ins>
                </w:p>
              </w:tc>
              <w:tc>
                <w:tcPr>
                  <w:tcW w:w="4614" w:type="dxa"/>
                  <w:noWrap/>
                  <w:vAlign w:val="bottom"/>
                  <w:hideMark/>
                </w:tcPr>
                <w:p w14:paraId="346111BB" w14:textId="77777777" w:rsidR="00C60E6A" w:rsidRPr="00671620" w:rsidRDefault="00C60E6A" w:rsidP="00C60E6A">
                  <w:pPr>
                    <w:tabs>
                      <w:tab w:val="left" w:pos="774"/>
                    </w:tabs>
                    <w:rPr>
                      <w:ins w:id="5186" w:author="sam sehgal" w:date="2024-10-14T16:38:00Z" w16du:dateUtc="2024-10-14T05:38:00Z"/>
                      <w:rFonts w:asciiTheme="minorHAnsi" w:hAnsiTheme="minorHAnsi"/>
                      <w:b/>
                      <w:bCs/>
                      <w:color w:val="000000"/>
                      <w:sz w:val="22"/>
                      <w:szCs w:val="22"/>
                      <w:highlight w:val="cyan"/>
                      <w:lang w:eastAsia="en-AU"/>
                    </w:rPr>
                  </w:pPr>
                  <w:ins w:id="5187" w:author="sam sehgal" w:date="2024-10-14T16:38:00Z" w16du:dateUtc="2024-10-14T05:38:00Z">
                    <w:r w:rsidRPr="00671620">
                      <w:rPr>
                        <w:rFonts w:asciiTheme="minorHAnsi" w:hAnsiTheme="minorHAnsi"/>
                        <w:b/>
                        <w:bCs/>
                        <w:sz w:val="20"/>
                        <w:szCs w:val="20"/>
                        <w:highlight w:val="cyan"/>
                      </w:rPr>
                      <w:t xml:space="preserve">• </w:t>
                    </w:r>
                    <w:r w:rsidRPr="00A239A9">
                      <w:rPr>
                        <w:rFonts w:asciiTheme="minorHAnsi" w:hAnsiTheme="minorHAnsi"/>
                        <w:b/>
                        <w:bCs/>
                        <w:sz w:val="20"/>
                        <w:szCs w:val="20"/>
                        <w:highlight w:val="cyan"/>
                      </w:rPr>
                      <w:t>have not had insurance cover declined to renew or cancelled by the insurer in the last 5 years</w:t>
                    </w:r>
                  </w:ins>
                </w:p>
              </w:tc>
            </w:tr>
          </w:tbl>
          <w:p w14:paraId="769819E9" w14:textId="77777777" w:rsidR="00C60E6A" w:rsidRPr="00671620" w:rsidRDefault="00C60E6A" w:rsidP="00C60E6A">
            <w:pPr>
              <w:pStyle w:val="BodycopyCOI"/>
              <w:rPr>
                <w:ins w:id="5188" w:author="sam sehgal" w:date="2024-10-14T16:36:00Z" w16du:dateUtc="2024-10-14T05:36:00Z"/>
                <w:highlight w:val="cyan"/>
                <w:lang w:val="en-US"/>
              </w:rPr>
            </w:pPr>
          </w:p>
        </w:tc>
        <w:tc>
          <w:tcPr>
            <w:tcW w:w="1985" w:type="dxa"/>
          </w:tcPr>
          <w:p w14:paraId="00F82F97" w14:textId="60056058" w:rsidR="00C60E6A" w:rsidRDefault="00C60E6A" w:rsidP="00C60E6A">
            <w:pPr>
              <w:tabs>
                <w:tab w:val="left" w:pos="774"/>
              </w:tabs>
              <w:contextualSpacing/>
              <w:rPr>
                <w:ins w:id="5189" w:author="sam sehgal" w:date="2024-10-14T16:38:00Z" w16du:dateUtc="2024-10-14T05:38:00Z"/>
                <w:rFonts w:asciiTheme="minorHAnsi" w:hAnsiTheme="minorHAnsi"/>
                <w:sz w:val="20"/>
                <w:szCs w:val="20"/>
                <w:highlight w:val="cyan"/>
              </w:rPr>
            </w:pPr>
            <w:ins w:id="5190" w:author="sam sehgal" w:date="2024-10-14T16:38:00Z" w16du:dateUtc="2024-10-14T05:38:00Z">
              <w:r w:rsidRPr="00671620">
                <w:rPr>
                  <w:rFonts w:asciiTheme="minorHAnsi" w:hAnsiTheme="minorHAnsi"/>
                  <w:b/>
                  <w:bCs/>
                  <w:sz w:val="20"/>
                  <w:szCs w:val="20"/>
                  <w:highlight w:val="cyan"/>
                </w:rPr>
                <w:t xml:space="preserve">IF </w:t>
              </w:r>
              <w:r w:rsidRPr="00671620">
                <w:rPr>
                  <w:rFonts w:asciiTheme="minorHAnsi" w:hAnsiTheme="minorHAnsi"/>
                  <w:sz w:val="20"/>
                  <w:szCs w:val="20"/>
                  <w:highlight w:val="cyan"/>
                </w:rPr>
                <w:t>&lt;ProductCode&gt;  = “</w:t>
              </w:r>
            </w:ins>
            <w:ins w:id="5191" w:author="sam sehgal" w:date="2024-10-14T16:43:00Z" w16du:dateUtc="2024-10-14T05:43:00Z">
              <w:r>
                <w:rPr>
                  <w:rFonts w:asciiTheme="minorHAnsi" w:hAnsiTheme="minorHAnsi"/>
                  <w:sz w:val="20"/>
                  <w:szCs w:val="20"/>
                  <w:highlight w:val="cyan"/>
                </w:rPr>
                <w:t>Landlord</w:t>
              </w:r>
            </w:ins>
            <w:ins w:id="5192" w:author="sam sehgal" w:date="2024-10-14T16:38:00Z" w16du:dateUtc="2024-10-14T05:38:00Z">
              <w:r w:rsidRPr="00671620">
                <w:rPr>
                  <w:rFonts w:asciiTheme="minorHAnsi" w:hAnsiTheme="minorHAnsi"/>
                  <w:sz w:val="20"/>
                  <w:szCs w:val="20"/>
                  <w:highlight w:val="cyan"/>
                </w:rPr>
                <w:t>”</w:t>
              </w:r>
            </w:ins>
          </w:p>
          <w:p w14:paraId="4C4670EC" w14:textId="77777777" w:rsidR="00C60E6A" w:rsidRPr="00671620" w:rsidRDefault="00C60E6A" w:rsidP="00C60E6A">
            <w:pPr>
              <w:tabs>
                <w:tab w:val="left" w:pos="774"/>
              </w:tabs>
              <w:contextualSpacing/>
              <w:rPr>
                <w:ins w:id="5193" w:author="sam sehgal" w:date="2024-10-14T16:38:00Z" w16du:dateUtc="2024-10-14T05:38:00Z"/>
                <w:rFonts w:asciiTheme="minorHAnsi" w:hAnsiTheme="minorHAnsi"/>
                <w:b/>
                <w:bCs/>
                <w:sz w:val="20"/>
                <w:szCs w:val="20"/>
                <w:highlight w:val="cyan"/>
              </w:rPr>
            </w:pPr>
          </w:p>
          <w:p w14:paraId="4566E900" w14:textId="77777777" w:rsidR="00C60E6A" w:rsidRPr="00671620" w:rsidRDefault="00C60E6A" w:rsidP="00C60E6A">
            <w:pPr>
              <w:tabs>
                <w:tab w:val="left" w:pos="1800"/>
              </w:tabs>
              <w:rPr>
                <w:ins w:id="5194" w:author="sam sehgal" w:date="2024-10-14T16:38:00Z" w16du:dateUtc="2024-10-14T05:38:00Z"/>
                <w:rFonts w:ascii="Calibri" w:hAnsi="Calibri" w:cs="Calibri"/>
                <w:b/>
                <w:bCs/>
                <w:color w:val="000000" w:themeColor="text1"/>
                <w:sz w:val="20"/>
                <w:szCs w:val="20"/>
                <w:highlight w:val="cyan"/>
              </w:rPr>
            </w:pPr>
            <w:ins w:id="5195" w:author="sam sehgal" w:date="2024-10-14T16:38:00Z" w16du:dateUtc="2024-10-14T05:38:00Z">
              <w:r w:rsidRPr="00671620">
                <w:rPr>
                  <w:rFonts w:ascii="Calibri" w:hAnsi="Calibri" w:cs="Calibri"/>
                  <w:b/>
                  <w:bCs/>
                  <w:color w:val="000000" w:themeColor="text1"/>
                  <w:sz w:val="20"/>
                  <w:szCs w:val="20"/>
                  <w:highlight w:val="cyan"/>
                </w:rPr>
                <w:t>Column 2  text logic</w:t>
              </w:r>
            </w:ins>
          </w:p>
          <w:p w14:paraId="18056D15" w14:textId="77777777" w:rsidR="00C60E6A" w:rsidRPr="00671620" w:rsidRDefault="00C60E6A" w:rsidP="00C60E6A">
            <w:pPr>
              <w:tabs>
                <w:tab w:val="left" w:pos="1800"/>
              </w:tabs>
              <w:rPr>
                <w:ins w:id="5196" w:author="sam sehgal" w:date="2024-10-14T16:38:00Z" w16du:dateUtc="2024-10-14T05:38:00Z"/>
                <w:rFonts w:ascii="Calibri" w:hAnsi="Calibri" w:cs="Calibri"/>
                <w:b/>
                <w:bCs/>
                <w:color w:val="000000" w:themeColor="text1"/>
                <w:sz w:val="20"/>
                <w:szCs w:val="20"/>
                <w:highlight w:val="cyan"/>
              </w:rPr>
            </w:pPr>
            <w:ins w:id="5197" w:author="sam sehgal" w:date="2024-10-14T16:38:00Z" w16du:dateUtc="2024-10-14T05:38:00Z">
              <w:r w:rsidRPr="00671620">
                <w:rPr>
                  <w:rFonts w:ascii="Calibri" w:hAnsi="Calibri" w:cs="Calibri"/>
                  <w:b/>
                  <w:bCs/>
                  <w:color w:val="000000" w:themeColor="text1"/>
                  <w:sz w:val="20"/>
                  <w:szCs w:val="20"/>
                  <w:highlight w:val="cyan"/>
                </w:rPr>
                <w:t>IF</w:t>
              </w:r>
            </w:ins>
          </w:p>
          <w:p w14:paraId="23368E6E" w14:textId="2C55267F" w:rsidR="00C60E6A" w:rsidRPr="00105B58" w:rsidRDefault="00C60E6A" w:rsidP="00C60E6A">
            <w:pPr>
              <w:tabs>
                <w:tab w:val="left" w:pos="1800"/>
              </w:tabs>
              <w:rPr>
                <w:ins w:id="5198" w:author="sam sehgal" w:date="2024-10-14T16:38:00Z" w16du:dateUtc="2024-10-14T05:38:00Z"/>
                <w:rFonts w:ascii="Calibri" w:hAnsi="Calibri" w:cs="Calibri"/>
                <w:color w:val="000000" w:themeColor="text1"/>
                <w:sz w:val="20"/>
                <w:szCs w:val="20"/>
              </w:rPr>
            </w:pPr>
            <w:ins w:id="5199" w:author="sam sehgal" w:date="2024-10-14T16:38:00Z" w16du:dateUtc="2024-10-14T05:38:00Z">
              <w:r w:rsidRPr="005E3E70">
                <w:rPr>
                  <w:rFonts w:ascii="Calibri" w:hAnsi="Calibri" w:cs="Calibri"/>
                  <w:color w:val="000000" w:themeColor="text1"/>
                  <w:sz w:val="20"/>
                  <w:szCs w:val="20"/>
                  <w:highlight w:val="cyan"/>
                </w:rPr>
                <w:t>&lt;</w:t>
              </w:r>
            </w:ins>
            <w:ins w:id="5200" w:author="Sam Sehgal (EXT Idiom)" w:date="2024-10-23T14:07:00Z" w16du:dateUtc="2024-10-23T03:07:00Z">
              <w:r w:rsidRPr="005E3E70">
                <w:rPr>
                  <w:rFonts w:ascii="Calibri" w:hAnsi="Calibri" w:cs="Calibri"/>
                  <w:color w:val="000000" w:themeColor="text1"/>
                  <w:sz w:val="20"/>
                  <w:szCs w:val="20"/>
                  <w:highlight w:val="cyan"/>
                  <w:rPrChange w:id="5201" w:author="sam sehgal" w:date="2024-12-19T11:13:00Z" w16du:dateUtc="2024-12-19T00:13:00Z">
                    <w:rPr>
                      <w:rFonts w:ascii="Calibri" w:hAnsi="Calibri" w:cs="Calibri"/>
                      <w:color w:val="000000" w:themeColor="text1"/>
                      <w:sz w:val="20"/>
                      <w:szCs w:val="20"/>
                    </w:rPr>
                  </w:rPrChange>
                </w:rPr>
                <w:t>InsuranceRefusedCode</w:t>
              </w:r>
            </w:ins>
            <w:ins w:id="5202" w:author="sam sehgal" w:date="2024-10-14T16:38:00Z" w16du:dateUtc="2024-10-14T05:38:00Z">
              <w:del w:id="5203" w:author="Sam Sehgal (EXT Idiom)" w:date="2024-10-23T14:07:00Z" w16du:dateUtc="2024-10-23T03:07:00Z">
                <w:r w:rsidRPr="005E3E70" w:rsidDel="003D1A0C">
                  <w:rPr>
                    <w:rFonts w:ascii="Calibri" w:hAnsi="Calibri" w:cs="Calibri"/>
                    <w:color w:val="000000" w:themeColor="text1"/>
                    <w:sz w:val="20"/>
                    <w:szCs w:val="20"/>
                    <w:highlight w:val="cyan"/>
                  </w:rPr>
                  <w:delText>HasBeenDeniedInsuranceCode</w:delText>
                </w:r>
              </w:del>
              <w:r w:rsidRPr="005E3E70">
                <w:rPr>
                  <w:rFonts w:ascii="Calibri" w:hAnsi="Calibri" w:cs="Calibri"/>
                  <w:color w:val="000000" w:themeColor="text1"/>
                  <w:sz w:val="20"/>
                  <w:szCs w:val="20"/>
                  <w:highlight w:val="cyan"/>
                </w:rPr>
                <w:t xml:space="preserve">&gt; = </w:t>
              </w:r>
              <w:r w:rsidRPr="00671620">
                <w:rPr>
                  <w:rFonts w:ascii="Calibri" w:hAnsi="Calibri" w:cs="Calibri"/>
                  <w:color w:val="000000" w:themeColor="text1"/>
                  <w:sz w:val="20"/>
                  <w:szCs w:val="20"/>
                  <w:highlight w:val="cyan"/>
                </w:rPr>
                <w:t>“2|RefusedFalse”</w:t>
              </w:r>
            </w:ins>
          </w:p>
          <w:p w14:paraId="7F02D697" w14:textId="77777777" w:rsidR="00C60E6A" w:rsidRDefault="00C60E6A" w:rsidP="00C60E6A">
            <w:pPr>
              <w:tabs>
                <w:tab w:val="left" w:pos="1800"/>
              </w:tabs>
              <w:rPr>
                <w:ins w:id="5204" w:author="sam sehgal" w:date="2024-10-14T16:38:00Z" w16du:dateUtc="2024-10-14T05:38:00Z"/>
                <w:rFonts w:ascii="Calibri" w:hAnsi="Calibri" w:cs="Calibri"/>
                <w:color w:val="000000" w:themeColor="text1"/>
                <w:sz w:val="20"/>
                <w:szCs w:val="20"/>
                <w:highlight w:val="cyan"/>
              </w:rPr>
            </w:pPr>
            <w:ins w:id="5205" w:author="sam sehgal" w:date="2024-10-14T16:38:00Z" w16du:dateUtc="2024-10-14T05:38:00Z">
              <w:r w:rsidRPr="00671620">
                <w:rPr>
                  <w:rFonts w:ascii="Calibri" w:hAnsi="Calibri" w:cs="Calibri"/>
                  <w:b/>
                  <w:bCs/>
                  <w:color w:val="000000" w:themeColor="text1"/>
                  <w:sz w:val="20"/>
                  <w:szCs w:val="20"/>
                  <w:highlight w:val="cyan"/>
                </w:rPr>
                <w:t>THEN</w:t>
              </w:r>
              <w:r w:rsidRPr="00671620">
                <w:rPr>
                  <w:rFonts w:ascii="Calibri" w:hAnsi="Calibri" w:cs="Calibri"/>
                  <w:color w:val="000000" w:themeColor="text1"/>
                  <w:sz w:val="20"/>
                  <w:szCs w:val="20"/>
                  <w:highlight w:val="cyan"/>
                </w:rPr>
                <w:t xml:space="preserve"> display</w:t>
              </w:r>
            </w:ins>
          </w:p>
          <w:p w14:paraId="2AEF6DBF" w14:textId="77777777" w:rsidR="00C60E6A" w:rsidRDefault="00C60E6A" w:rsidP="00C60E6A">
            <w:pPr>
              <w:tabs>
                <w:tab w:val="left" w:pos="1800"/>
              </w:tabs>
              <w:rPr>
                <w:ins w:id="5206" w:author="sam sehgal" w:date="2024-10-14T16:38:00Z" w16du:dateUtc="2024-10-14T05:38:00Z"/>
                <w:rFonts w:ascii="Calibri" w:hAnsi="Calibri" w:cs="Calibri"/>
                <w:color w:val="000000" w:themeColor="text1"/>
                <w:sz w:val="20"/>
                <w:szCs w:val="20"/>
                <w:highlight w:val="cyan"/>
              </w:rPr>
            </w:pPr>
          </w:p>
          <w:p w14:paraId="3E51FAD9" w14:textId="77777777" w:rsidR="00C60E6A" w:rsidRPr="00671620" w:rsidRDefault="00C60E6A" w:rsidP="00C60E6A">
            <w:pPr>
              <w:tabs>
                <w:tab w:val="left" w:pos="774"/>
              </w:tabs>
              <w:contextualSpacing/>
              <w:rPr>
                <w:ins w:id="5207" w:author="sam sehgal" w:date="2024-10-14T16:38:00Z" w16du:dateUtc="2024-10-14T05:38:00Z"/>
                <w:rFonts w:asciiTheme="minorHAnsi" w:hAnsiTheme="minorHAnsi"/>
                <w:b/>
                <w:bCs/>
                <w:sz w:val="20"/>
                <w:szCs w:val="20"/>
                <w:highlight w:val="cyan"/>
              </w:rPr>
            </w:pPr>
            <w:ins w:id="5208" w:author="sam sehgal" w:date="2024-10-14T16:38:00Z" w16du:dateUtc="2024-10-14T05:38:00Z">
              <w:r w:rsidRPr="00671620">
                <w:rPr>
                  <w:rFonts w:asciiTheme="minorHAnsi" w:hAnsiTheme="minorHAnsi"/>
                  <w:b/>
                  <w:bCs/>
                  <w:sz w:val="20"/>
                  <w:szCs w:val="20"/>
                  <w:highlight w:val="cyan"/>
                </w:rPr>
                <w:t>Column 1 logic:</w:t>
              </w:r>
            </w:ins>
          </w:p>
          <w:p w14:paraId="6A113517" w14:textId="77777777" w:rsidR="00C60E6A" w:rsidRPr="00671620" w:rsidRDefault="00C60E6A" w:rsidP="00C60E6A">
            <w:pPr>
              <w:tabs>
                <w:tab w:val="left" w:pos="774"/>
              </w:tabs>
              <w:contextualSpacing/>
              <w:rPr>
                <w:ins w:id="5209" w:author="sam sehgal" w:date="2024-10-14T16:38:00Z" w16du:dateUtc="2024-10-14T05:38:00Z"/>
                <w:rFonts w:asciiTheme="minorHAnsi" w:hAnsiTheme="minorHAnsi"/>
                <w:sz w:val="20"/>
                <w:szCs w:val="20"/>
                <w:highlight w:val="cyan"/>
              </w:rPr>
            </w:pPr>
          </w:p>
          <w:p w14:paraId="312EA087" w14:textId="77777777" w:rsidR="00C60E6A" w:rsidRPr="00671620" w:rsidRDefault="00C60E6A" w:rsidP="00C60E6A">
            <w:pPr>
              <w:tabs>
                <w:tab w:val="left" w:pos="774"/>
              </w:tabs>
              <w:contextualSpacing/>
              <w:rPr>
                <w:ins w:id="5210" w:author="sam sehgal" w:date="2024-10-14T16:38:00Z" w16du:dateUtc="2024-10-14T05:38:00Z"/>
                <w:rFonts w:asciiTheme="minorHAnsi" w:hAnsiTheme="minorHAnsi"/>
                <w:sz w:val="20"/>
                <w:szCs w:val="20"/>
                <w:highlight w:val="cyan"/>
              </w:rPr>
            </w:pPr>
            <w:ins w:id="5211" w:author="sam sehgal" w:date="2024-10-14T16:38:00Z" w16du:dateUtc="2024-10-14T05:38:00Z">
              <w:r w:rsidRPr="00671620">
                <w:rPr>
                  <w:rFonts w:asciiTheme="minorHAnsi" w:hAnsiTheme="minorHAnsi"/>
                  <w:sz w:val="20"/>
                  <w:szCs w:val="20"/>
                  <w:highlight w:val="cyan"/>
                </w:rPr>
                <w:t xml:space="preserve">If &lt;IsMigration&gt; = ‘0’ then DISPLAY </w:t>
              </w:r>
            </w:ins>
          </w:p>
          <w:p w14:paraId="64D12778" w14:textId="7B1EE492" w:rsidR="00C60E6A" w:rsidRPr="00671620" w:rsidRDefault="00C60E6A" w:rsidP="00C60E6A">
            <w:pPr>
              <w:tabs>
                <w:tab w:val="left" w:pos="1800"/>
              </w:tabs>
              <w:rPr>
                <w:ins w:id="5212" w:author="sam sehgal" w:date="2024-10-14T16:38:00Z" w16du:dateUtc="2024-10-14T05:38:00Z"/>
                <w:rFonts w:ascii="Calibri" w:hAnsi="Calibri" w:cs="Calibri"/>
                <w:color w:val="000000" w:themeColor="text1"/>
                <w:sz w:val="20"/>
                <w:szCs w:val="20"/>
                <w:highlight w:val="cyan"/>
              </w:rPr>
            </w:pPr>
            <w:ins w:id="5213" w:author="sam sehgal" w:date="2024-10-14T16:38:00Z" w16du:dateUtc="2024-10-14T05:38:00Z">
              <w:r w:rsidRPr="00671620">
                <w:rPr>
                  <w:rFonts w:asciiTheme="minorHAnsi" w:hAnsiTheme="minorHAnsi"/>
                  <w:sz w:val="20"/>
                  <w:szCs w:val="20"/>
                  <w:highlight w:val="cyan"/>
                </w:rPr>
                <w:t>“You have told us that all policyholders, their partners (legal or de-facto):”</w:t>
              </w:r>
            </w:ins>
          </w:p>
          <w:p w14:paraId="46E40AEC" w14:textId="77777777" w:rsidR="00C60E6A" w:rsidRPr="00671620" w:rsidRDefault="00C60E6A" w:rsidP="00C60E6A">
            <w:pPr>
              <w:tabs>
                <w:tab w:val="left" w:pos="1800"/>
              </w:tabs>
              <w:rPr>
                <w:ins w:id="5214" w:author="sam sehgal" w:date="2024-10-14T16:38:00Z" w16du:dateUtc="2024-10-14T05:38:00Z"/>
                <w:rFonts w:ascii="Calibri" w:hAnsi="Calibri" w:cs="Calibri"/>
                <w:b/>
                <w:bCs/>
                <w:color w:val="000000" w:themeColor="text1"/>
                <w:sz w:val="20"/>
                <w:szCs w:val="20"/>
                <w:highlight w:val="cyan"/>
              </w:rPr>
            </w:pPr>
          </w:p>
          <w:p w14:paraId="4426F2B2" w14:textId="77777777" w:rsidR="00C60E6A" w:rsidRPr="00671620" w:rsidRDefault="00C60E6A" w:rsidP="00C60E6A">
            <w:pPr>
              <w:tabs>
                <w:tab w:val="left" w:pos="774"/>
              </w:tabs>
              <w:contextualSpacing/>
              <w:rPr>
                <w:ins w:id="5215" w:author="sam sehgal" w:date="2024-10-14T16:36:00Z" w16du:dateUtc="2024-10-14T05:36:00Z"/>
                <w:rFonts w:asciiTheme="minorHAnsi" w:hAnsiTheme="minorHAnsi"/>
                <w:b/>
                <w:bCs/>
                <w:sz w:val="20"/>
                <w:szCs w:val="20"/>
                <w:highlight w:val="cyan"/>
              </w:rPr>
            </w:pPr>
          </w:p>
        </w:tc>
        <w:tc>
          <w:tcPr>
            <w:tcW w:w="1701" w:type="dxa"/>
          </w:tcPr>
          <w:p w14:paraId="3583E1E4" w14:textId="77777777" w:rsidR="00C60E6A" w:rsidRPr="00671620" w:rsidRDefault="00C60E6A" w:rsidP="00C60E6A">
            <w:pPr>
              <w:tabs>
                <w:tab w:val="left" w:pos="1800"/>
              </w:tabs>
              <w:rPr>
                <w:ins w:id="5216" w:author="sam sehgal" w:date="2024-10-14T16:38:00Z" w16du:dateUtc="2024-10-14T05:38:00Z"/>
                <w:rFonts w:asciiTheme="minorHAnsi" w:hAnsiTheme="minorHAnsi" w:cstheme="minorHAnsi"/>
                <w:bCs/>
                <w:sz w:val="20"/>
                <w:szCs w:val="20"/>
                <w:highlight w:val="cyan"/>
              </w:rPr>
            </w:pPr>
            <w:ins w:id="5217" w:author="sam sehgal" w:date="2024-10-14T16:38:00Z" w16du:dateUtc="2024-10-14T05:38:00Z">
              <w:r w:rsidRPr="00671620">
                <w:rPr>
                  <w:rFonts w:asciiTheme="minorHAnsi" w:hAnsiTheme="minorHAnsi" w:cstheme="minorHAnsi"/>
                  <w:bCs/>
                  <w:sz w:val="20"/>
                  <w:szCs w:val="20"/>
                  <w:highlight w:val="cyan"/>
                </w:rPr>
                <w:t>Column 1 Bodycopy_COI</w:t>
              </w:r>
            </w:ins>
          </w:p>
          <w:p w14:paraId="1F7DBFB9" w14:textId="77777777" w:rsidR="00C60E6A" w:rsidRPr="00671620" w:rsidRDefault="00C60E6A" w:rsidP="00C60E6A">
            <w:pPr>
              <w:tabs>
                <w:tab w:val="left" w:pos="1800"/>
              </w:tabs>
              <w:rPr>
                <w:ins w:id="5218" w:author="sam sehgal" w:date="2024-10-14T16:38:00Z" w16du:dateUtc="2024-10-14T05:38:00Z"/>
                <w:rFonts w:asciiTheme="minorHAnsi" w:hAnsiTheme="minorHAnsi" w:cstheme="minorHAnsi"/>
                <w:bCs/>
                <w:sz w:val="20"/>
                <w:szCs w:val="20"/>
                <w:highlight w:val="cyan"/>
              </w:rPr>
            </w:pPr>
          </w:p>
          <w:p w14:paraId="3630D228" w14:textId="77777777" w:rsidR="00C60E6A" w:rsidRPr="00671620" w:rsidRDefault="00C60E6A" w:rsidP="00C60E6A">
            <w:pPr>
              <w:tabs>
                <w:tab w:val="left" w:pos="1800"/>
              </w:tabs>
              <w:rPr>
                <w:ins w:id="5219" w:author="sam sehgal" w:date="2024-10-14T16:38:00Z" w16du:dateUtc="2024-10-14T05:38:00Z"/>
                <w:rFonts w:asciiTheme="minorHAnsi" w:hAnsiTheme="minorHAnsi" w:cstheme="minorHAnsi"/>
                <w:bCs/>
                <w:sz w:val="20"/>
                <w:szCs w:val="20"/>
                <w:highlight w:val="cyan"/>
              </w:rPr>
            </w:pPr>
            <w:ins w:id="5220" w:author="sam sehgal" w:date="2024-10-14T16:38:00Z" w16du:dateUtc="2024-10-14T05:38:00Z">
              <w:r w:rsidRPr="00671620">
                <w:rPr>
                  <w:rFonts w:asciiTheme="minorHAnsi" w:hAnsiTheme="minorHAnsi" w:cstheme="minorHAnsi"/>
                  <w:bCs/>
                  <w:sz w:val="20"/>
                  <w:szCs w:val="20"/>
                  <w:highlight w:val="cyan"/>
                </w:rPr>
                <w:t>Column 2: Bullet_1_B_COI</w:t>
              </w:r>
            </w:ins>
          </w:p>
          <w:p w14:paraId="2539803D" w14:textId="77777777" w:rsidR="00C60E6A" w:rsidRPr="00671620" w:rsidRDefault="00C60E6A" w:rsidP="00C60E6A">
            <w:pPr>
              <w:tabs>
                <w:tab w:val="left" w:pos="1800"/>
              </w:tabs>
              <w:rPr>
                <w:ins w:id="5221" w:author="sam sehgal" w:date="2024-10-14T16:36:00Z" w16du:dateUtc="2024-10-14T05:36:00Z"/>
                <w:rFonts w:asciiTheme="minorHAnsi" w:hAnsiTheme="minorHAnsi" w:cstheme="minorHAnsi"/>
                <w:bCs/>
                <w:sz w:val="20"/>
                <w:szCs w:val="20"/>
                <w:highlight w:val="cyan"/>
              </w:rPr>
            </w:pPr>
          </w:p>
        </w:tc>
      </w:tr>
      <w:tr w:rsidR="00C60E6A" w:rsidRPr="00720F8E" w14:paraId="2F81897A" w14:textId="77777777" w:rsidTr="009E32DB">
        <w:trPr>
          <w:cantSplit/>
          <w:ins w:id="5222" w:author="sam sehgal" w:date="2024-10-14T16:36:00Z"/>
        </w:trPr>
        <w:tc>
          <w:tcPr>
            <w:tcW w:w="846" w:type="dxa"/>
          </w:tcPr>
          <w:p w14:paraId="6FDB1CA7" w14:textId="16393764" w:rsidR="00C60E6A" w:rsidRPr="00BF1C1D" w:rsidRDefault="00C60E6A" w:rsidP="00C60E6A">
            <w:pPr>
              <w:tabs>
                <w:tab w:val="left" w:pos="1800"/>
              </w:tabs>
              <w:rPr>
                <w:ins w:id="5223" w:author="sam sehgal" w:date="2024-10-14T16:36:00Z" w16du:dateUtc="2024-10-14T05:36:00Z"/>
                <w:rFonts w:asciiTheme="minorHAnsi" w:hAnsiTheme="minorHAnsi" w:cstheme="minorHAnsi"/>
                <w:bCs/>
                <w:sz w:val="20"/>
                <w:highlight w:val="cyan"/>
              </w:rPr>
            </w:pPr>
            <w:ins w:id="5224" w:author="sam sehgal" w:date="2024-10-14T16:38:00Z" w16du:dateUtc="2024-10-14T05:38:00Z">
              <w:r w:rsidRPr="00671620">
                <w:rPr>
                  <w:rFonts w:asciiTheme="minorHAnsi" w:hAnsiTheme="minorHAnsi" w:cstheme="minorHAnsi"/>
                  <w:bCs/>
                  <w:sz w:val="20"/>
                  <w:highlight w:val="cyan"/>
                </w:rPr>
                <w:lastRenderedPageBreak/>
                <w:t>AYP 8 V</w:t>
              </w:r>
            </w:ins>
            <w:ins w:id="5225" w:author="sam sehgal" w:date="2024-10-14T16:43:00Z" w16du:dateUtc="2024-10-14T05:43:00Z">
              <w:r>
                <w:rPr>
                  <w:rFonts w:asciiTheme="minorHAnsi" w:hAnsiTheme="minorHAnsi" w:cstheme="minorHAnsi"/>
                  <w:bCs/>
                  <w:sz w:val="20"/>
                  <w:highlight w:val="cyan"/>
                </w:rPr>
                <w:t>1</w:t>
              </w:r>
            </w:ins>
            <w:ins w:id="5226" w:author="Sam Sehgal (EXT Idiom)" w:date="2024-11-12T11:09:00Z" w16du:dateUtc="2024-11-12T00:09:00Z">
              <w:r w:rsidR="00C2167A">
                <w:rPr>
                  <w:rFonts w:asciiTheme="minorHAnsi" w:hAnsiTheme="minorHAnsi" w:cstheme="minorHAnsi"/>
                  <w:bCs/>
                  <w:sz w:val="20"/>
                  <w:highlight w:val="cyan"/>
                </w:rPr>
                <w:t>5</w:t>
              </w:r>
            </w:ins>
            <w:ins w:id="5227" w:author="sam sehgal" w:date="2024-10-14T16:43:00Z" w16du:dateUtc="2024-10-14T05:43:00Z">
              <w:del w:id="5228" w:author="Sam Sehgal (EXT Idiom)" w:date="2024-11-12T11:09:00Z" w16du:dateUtc="2024-11-12T00:09:00Z">
                <w:r w:rsidDel="00C2167A">
                  <w:rPr>
                    <w:rFonts w:asciiTheme="minorHAnsi" w:hAnsiTheme="minorHAnsi" w:cstheme="minorHAnsi"/>
                    <w:bCs/>
                    <w:sz w:val="20"/>
                    <w:highlight w:val="cyan"/>
                  </w:rPr>
                  <w:delText>4</w:delText>
                </w:r>
              </w:del>
            </w:ins>
          </w:p>
        </w:tc>
        <w:tc>
          <w:tcPr>
            <w:tcW w:w="1701" w:type="dxa"/>
          </w:tcPr>
          <w:p w14:paraId="43E71CD7" w14:textId="77777777" w:rsidR="00C60E6A" w:rsidRPr="00A551ED" w:rsidRDefault="00C60E6A" w:rsidP="00C60E6A">
            <w:pPr>
              <w:tabs>
                <w:tab w:val="left" w:pos="1800"/>
              </w:tabs>
              <w:rPr>
                <w:ins w:id="5229" w:author="sam sehgal" w:date="2024-10-14T16:36:00Z" w16du:dateUtc="2024-10-14T05:36:00Z"/>
                <w:rFonts w:ascii="Arial" w:hAnsi="Arial"/>
                <w:sz w:val="18"/>
                <w:szCs w:val="18"/>
              </w:rPr>
            </w:pPr>
          </w:p>
        </w:tc>
        <w:tc>
          <w:tcPr>
            <w:tcW w:w="8363" w:type="dxa"/>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C60E6A" w:rsidRPr="00671620" w14:paraId="11D908C0" w14:textId="77777777">
              <w:trPr>
                <w:trHeight w:val="140"/>
                <w:ins w:id="5230" w:author="sam sehgal" w:date="2024-10-14T16:38:00Z"/>
              </w:trPr>
              <w:tc>
                <w:tcPr>
                  <w:tcW w:w="2904" w:type="dxa"/>
                  <w:noWrap/>
                  <w:hideMark/>
                </w:tcPr>
                <w:p w14:paraId="012076AC" w14:textId="70553ADC" w:rsidR="00C60E6A" w:rsidRPr="00671620" w:rsidRDefault="00C60E6A" w:rsidP="00C60E6A">
                  <w:pPr>
                    <w:pStyle w:val="BodycopyCOI"/>
                    <w:rPr>
                      <w:ins w:id="5231" w:author="sam sehgal" w:date="2024-10-14T16:38:00Z" w16du:dateUtc="2024-10-14T05:38:00Z"/>
                      <w:b/>
                      <w:bCs/>
                      <w:highlight w:val="cyan"/>
                    </w:rPr>
                  </w:pPr>
                  <w:ins w:id="5232" w:author="sam sehgal" w:date="2024-10-14T16:38:00Z" w16du:dateUtc="2024-10-14T05:38:00Z">
                    <w:r w:rsidRPr="00671620">
                      <w:rPr>
                        <w:highlight w:val="cyan"/>
                        <w:lang w:val="en-US"/>
                      </w:rPr>
                      <w:t>We understand that in your previous policy terms  policyholders</w:t>
                    </w:r>
                  </w:ins>
                  <w:ins w:id="5233" w:author="sam sehgal" w:date="2024-12-19T11:14:00Z" w16du:dateUtc="2024-12-19T00:14:00Z">
                    <w:r w:rsidR="00267FDA">
                      <w:rPr>
                        <w:highlight w:val="cyan"/>
                        <w:lang w:val="en-US"/>
                      </w:rPr>
                      <w:t xml:space="preserve"> </w:t>
                    </w:r>
                    <w:r w:rsidR="00267FDA" w:rsidRPr="00267FDA">
                      <w:rPr>
                        <w:highlight w:val="green"/>
                        <w:lang w:val="en-US"/>
                        <w:rPrChange w:id="5234" w:author="sam sehgal" w:date="2024-12-19T11:14:00Z" w16du:dateUtc="2024-12-19T00:14:00Z">
                          <w:rPr>
                            <w:highlight w:val="cyan"/>
                            <w:lang w:val="en-US"/>
                          </w:rPr>
                        </w:rPrChange>
                      </w:rPr>
                      <w:t>and</w:t>
                    </w:r>
                  </w:ins>
                  <w:ins w:id="5235" w:author="sam sehgal" w:date="2024-10-14T16:38:00Z" w16du:dateUtc="2024-10-14T05:38:00Z">
                    <w:r w:rsidRPr="00267FDA">
                      <w:rPr>
                        <w:highlight w:val="green"/>
                        <w:lang w:val="en-US"/>
                        <w:rPrChange w:id="5236" w:author="sam sehgal" w:date="2024-12-19T11:14:00Z" w16du:dateUtc="2024-12-19T00:14:00Z">
                          <w:rPr>
                            <w:highlight w:val="cyan"/>
                            <w:lang w:val="en-US"/>
                          </w:rPr>
                        </w:rPrChange>
                      </w:rPr>
                      <w:t xml:space="preserve"> </w:t>
                    </w:r>
                    <w:r w:rsidRPr="00671620">
                      <w:rPr>
                        <w:highlight w:val="cyan"/>
                        <w:lang w:val="en-US"/>
                      </w:rPr>
                      <w:t>their partners (legal or de-facto):</w:t>
                    </w:r>
                  </w:ins>
                </w:p>
              </w:tc>
              <w:tc>
                <w:tcPr>
                  <w:tcW w:w="4614" w:type="dxa"/>
                  <w:noWrap/>
                  <w:hideMark/>
                </w:tcPr>
                <w:p w14:paraId="557558B5" w14:textId="77777777" w:rsidR="00C60E6A" w:rsidRPr="00671620" w:rsidRDefault="00C60E6A" w:rsidP="00C60E6A">
                  <w:pPr>
                    <w:tabs>
                      <w:tab w:val="left" w:pos="774"/>
                    </w:tabs>
                    <w:rPr>
                      <w:ins w:id="5237" w:author="sam sehgal" w:date="2024-10-14T16:38:00Z" w16du:dateUtc="2024-10-14T05:38:00Z"/>
                      <w:rFonts w:asciiTheme="minorHAnsi" w:hAnsiTheme="minorHAnsi"/>
                      <w:b/>
                      <w:bCs/>
                      <w:color w:val="000000"/>
                      <w:sz w:val="22"/>
                      <w:szCs w:val="22"/>
                      <w:highlight w:val="cyan"/>
                      <w:lang w:eastAsia="en-AU"/>
                    </w:rPr>
                  </w:pPr>
                  <w:ins w:id="5238" w:author="sam sehgal" w:date="2024-10-14T16:38:00Z" w16du:dateUtc="2024-10-14T05:38:00Z">
                    <w:r w:rsidRPr="00671620">
                      <w:rPr>
                        <w:rFonts w:asciiTheme="minorHAnsi" w:hAnsiTheme="minorHAnsi"/>
                        <w:b/>
                        <w:bCs/>
                        <w:sz w:val="20"/>
                        <w:szCs w:val="20"/>
                        <w:highlight w:val="cyan"/>
                      </w:rPr>
                      <w:t xml:space="preserve">• </w:t>
                    </w:r>
                    <w:r>
                      <w:rPr>
                        <w:rFonts w:asciiTheme="minorHAnsi" w:hAnsiTheme="minorHAnsi"/>
                        <w:b/>
                        <w:bCs/>
                        <w:sz w:val="20"/>
                        <w:szCs w:val="20"/>
                        <w:highlight w:val="cyan"/>
                      </w:rPr>
                      <w:t>m</w:t>
                    </w:r>
                    <w:r w:rsidRPr="00DE3C20">
                      <w:rPr>
                        <w:rFonts w:asciiTheme="minorHAnsi" w:hAnsiTheme="minorHAnsi"/>
                        <w:b/>
                        <w:bCs/>
                        <w:sz w:val="20"/>
                        <w:szCs w:val="20"/>
                        <w:highlight w:val="cyan"/>
                      </w:rPr>
                      <w:t>ay have had insurance cover declined to renew or cancelled by the insurer in the last 5 years</w:t>
                    </w:r>
                  </w:ins>
                </w:p>
              </w:tc>
            </w:tr>
          </w:tbl>
          <w:p w14:paraId="4E316964" w14:textId="77777777" w:rsidR="00C60E6A" w:rsidRPr="00671620" w:rsidRDefault="00C60E6A" w:rsidP="00C60E6A">
            <w:pPr>
              <w:pStyle w:val="BodycopyCOI"/>
              <w:rPr>
                <w:ins w:id="5239" w:author="sam sehgal" w:date="2024-10-14T16:38:00Z" w16du:dateUtc="2024-10-14T05:38:00Z"/>
                <w:highlight w:val="cyan"/>
              </w:rPr>
            </w:pPr>
          </w:p>
          <w:p w14:paraId="144A4CC9" w14:textId="77777777" w:rsidR="00C60E6A" w:rsidRPr="00671620" w:rsidRDefault="00C60E6A" w:rsidP="00C60E6A">
            <w:pPr>
              <w:pStyle w:val="BodycopyCOI"/>
              <w:rPr>
                <w:ins w:id="5240" w:author="sam sehgal" w:date="2024-10-14T16:36:00Z" w16du:dateUtc="2024-10-14T05:36:00Z"/>
                <w:highlight w:val="cyan"/>
                <w:lang w:val="en-US"/>
              </w:rPr>
            </w:pPr>
          </w:p>
        </w:tc>
        <w:tc>
          <w:tcPr>
            <w:tcW w:w="1985" w:type="dxa"/>
          </w:tcPr>
          <w:p w14:paraId="58A511A5" w14:textId="33CD423B" w:rsidR="00C60E6A" w:rsidRDefault="00C60E6A" w:rsidP="00C60E6A">
            <w:pPr>
              <w:tabs>
                <w:tab w:val="left" w:pos="774"/>
              </w:tabs>
              <w:contextualSpacing/>
              <w:rPr>
                <w:ins w:id="5241" w:author="sam sehgal" w:date="2024-10-14T16:38:00Z" w16du:dateUtc="2024-10-14T05:38:00Z"/>
                <w:rFonts w:asciiTheme="minorHAnsi" w:hAnsiTheme="minorHAnsi"/>
                <w:sz w:val="20"/>
                <w:szCs w:val="20"/>
                <w:highlight w:val="cyan"/>
              </w:rPr>
            </w:pPr>
            <w:ins w:id="5242" w:author="sam sehgal" w:date="2024-10-14T16:38:00Z" w16du:dateUtc="2024-10-14T05:38:00Z">
              <w:r w:rsidRPr="00671620">
                <w:rPr>
                  <w:rFonts w:asciiTheme="minorHAnsi" w:hAnsiTheme="minorHAnsi"/>
                  <w:b/>
                  <w:bCs/>
                  <w:sz w:val="20"/>
                  <w:szCs w:val="20"/>
                  <w:highlight w:val="cyan"/>
                </w:rPr>
                <w:t xml:space="preserve">IF </w:t>
              </w:r>
              <w:r w:rsidRPr="00671620">
                <w:rPr>
                  <w:rFonts w:asciiTheme="minorHAnsi" w:hAnsiTheme="minorHAnsi"/>
                  <w:sz w:val="20"/>
                  <w:szCs w:val="20"/>
                  <w:highlight w:val="cyan"/>
                </w:rPr>
                <w:t>&lt;ProductCode&gt;  = “</w:t>
              </w:r>
            </w:ins>
            <w:ins w:id="5243" w:author="sam sehgal" w:date="2024-10-14T16:43:00Z" w16du:dateUtc="2024-10-14T05:43:00Z">
              <w:r>
                <w:rPr>
                  <w:rFonts w:asciiTheme="minorHAnsi" w:hAnsiTheme="minorHAnsi"/>
                  <w:sz w:val="20"/>
                  <w:szCs w:val="20"/>
                  <w:highlight w:val="cyan"/>
                </w:rPr>
                <w:t>Landlord</w:t>
              </w:r>
            </w:ins>
            <w:ins w:id="5244" w:author="sam sehgal" w:date="2024-10-14T16:38:00Z" w16du:dateUtc="2024-10-14T05:38:00Z">
              <w:r w:rsidRPr="00671620">
                <w:rPr>
                  <w:rFonts w:asciiTheme="minorHAnsi" w:hAnsiTheme="minorHAnsi"/>
                  <w:sz w:val="20"/>
                  <w:szCs w:val="20"/>
                  <w:highlight w:val="cyan"/>
                </w:rPr>
                <w:t>”</w:t>
              </w:r>
            </w:ins>
          </w:p>
          <w:p w14:paraId="4FA2CB7F" w14:textId="77777777" w:rsidR="00C60E6A" w:rsidRDefault="00C60E6A" w:rsidP="00C60E6A">
            <w:pPr>
              <w:tabs>
                <w:tab w:val="left" w:pos="1800"/>
              </w:tabs>
              <w:rPr>
                <w:ins w:id="5245" w:author="sam sehgal" w:date="2024-10-14T16:38:00Z" w16du:dateUtc="2024-10-14T05:38:00Z"/>
                <w:rFonts w:ascii="Calibri" w:hAnsi="Calibri" w:cs="Calibri"/>
                <w:b/>
                <w:bCs/>
                <w:color w:val="000000" w:themeColor="text1"/>
                <w:sz w:val="20"/>
                <w:szCs w:val="20"/>
                <w:highlight w:val="cyan"/>
              </w:rPr>
            </w:pPr>
          </w:p>
          <w:p w14:paraId="336597D6" w14:textId="77777777" w:rsidR="00C60E6A" w:rsidRPr="00671620" w:rsidRDefault="00C60E6A" w:rsidP="00C60E6A">
            <w:pPr>
              <w:tabs>
                <w:tab w:val="left" w:pos="1800"/>
              </w:tabs>
              <w:rPr>
                <w:ins w:id="5246" w:author="sam sehgal" w:date="2024-10-14T16:38:00Z" w16du:dateUtc="2024-10-14T05:38:00Z"/>
                <w:rFonts w:ascii="Calibri" w:hAnsi="Calibri" w:cs="Calibri"/>
                <w:b/>
                <w:bCs/>
                <w:color w:val="000000" w:themeColor="text1"/>
                <w:sz w:val="20"/>
                <w:szCs w:val="20"/>
                <w:highlight w:val="cyan"/>
              </w:rPr>
            </w:pPr>
            <w:ins w:id="5247" w:author="sam sehgal" w:date="2024-10-14T16:38:00Z" w16du:dateUtc="2024-10-14T05:38:00Z">
              <w:r w:rsidRPr="00671620">
                <w:rPr>
                  <w:rFonts w:ascii="Calibri" w:hAnsi="Calibri" w:cs="Calibri"/>
                  <w:b/>
                  <w:bCs/>
                  <w:color w:val="000000" w:themeColor="text1"/>
                  <w:sz w:val="20"/>
                  <w:szCs w:val="20"/>
                  <w:highlight w:val="cyan"/>
                </w:rPr>
                <w:t>Column 2  text logic</w:t>
              </w:r>
            </w:ins>
          </w:p>
          <w:p w14:paraId="5B7EB845" w14:textId="77777777" w:rsidR="00C60E6A" w:rsidRPr="00671620" w:rsidRDefault="00C60E6A" w:rsidP="00C60E6A">
            <w:pPr>
              <w:tabs>
                <w:tab w:val="left" w:pos="1800"/>
              </w:tabs>
              <w:rPr>
                <w:ins w:id="5248" w:author="sam sehgal" w:date="2024-10-14T16:38:00Z" w16du:dateUtc="2024-10-14T05:38:00Z"/>
                <w:rFonts w:ascii="Calibri" w:hAnsi="Calibri" w:cs="Calibri"/>
                <w:color w:val="000000" w:themeColor="text1"/>
                <w:sz w:val="20"/>
                <w:szCs w:val="20"/>
                <w:highlight w:val="cyan"/>
              </w:rPr>
            </w:pPr>
            <w:ins w:id="5249" w:author="sam sehgal" w:date="2024-10-14T16:38:00Z" w16du:dateUtc="2024-10-14T05:38:00Z">
              <w:r w:rsidRPr="00671620">
                <w:rPr>
                  <w:rFonts w:ascii="Calibri" w:hAnsi="Calibri" w:cs="Calibri"/>
                  <w:color w:val="000000" w:themeColor="text1"/>
                  <w:sz w:val="20"/>
                  <w:szCs w:val="20"/>
                  <w:highlight w:val="cyan"/>
                </w:rPr>
                <w:t>IF</w:t>
              </w:r>
            </w:ins>
          </w:p>
          <w:p w14:paraId="27700C81" w14:textId="30712DFA" w:rsidR="00C60E6A" w:rsidRPr="00105B58" w:rsidRDefault="00C60E6A" w:rsidP="00C60E6A">
            <w:pPr>
              <w:tabs>
                <w:tab w:val="left" w:pos="1800"/>
              </w:tabs>
              <w:rPr>
                <w:ins w:id="5250" w:author="sam sehgal" w:date="2024-10-14T16:38:00Z" w16du:dateUtc="2024-10-14T05:38:00Z"/>
                <w:rFonts w:ascii="Calibri" w:hAnsi="Calibri" w:cs="Calibri"/>
                <w:color w:val="000000" w:themeColor="text1"/>
                <w:sz w:val="20"/>
                <w:szCs w:val="20"/>
              </w:rPr>
            </w:pPr>
            <w:ins w:id="5251" w:author="sam sehgal" w:date="2024-10-14T16:38:00Z" w16du:dateUtc="2024-10-14T05:38:00Z">
              <w:r w:rsidRPr="00267FDA">
                <w:rPr>
                  <w:rFonts w:ascii="Calibri" w:hAnsi="Calibri" w:cs="Calibri"/>
                  <w:color w:val="000000" w:themeColor="text1"/>
                  <w:sz w:val="20"/>
                  <w:szCs w:val="20"/>
                  <w:highlight w:val="cyan"/>
                </w:rPr>
                <w:t>&lt;</w:t>
              </w:r>
            </w:ins>
            <w:ins w:id="5252" w:author="Sam Sehgal (EXT Idiom)" w:date="2024-10-23T14:08:00Z" w16du:dateUtc="2024-10-23T03:08:00Z">
              <w:r w:rsidRPr="00267FDA">
                <w:rPr>
                  <w:rFonts w:ascii="Calibri" w:hAnsi="Calibri" w:cs="Calibri"/>
                  <w:color w:val="000000" w:themeColor="text1"/>
                  <w:sz w:val="20"/>
                  <w:szCs w:val="20"/>
                  <w:highlight w:val="cyan"/>
                  <w:rPrChange w:id="5253" w:author="sam sehgal" w:date="2024-12-19T11:14:00Z" w16du:dateUtc="2024-12-19T00:14:00Z">
                    <w:rPr>
                      <w:rFonts w:ascii="Calibri" w:hAnsi="Calibri" w:cs="Calibri"/>
                      <w:color w:val="000000" w:themeColor="text1"/>
                      <w:sz w:val="20"/>
                      <w:szCs w:val="20"/>
                      <w:highlight w:val="yellow"/>
                    </w:rPr>
                  </w:rPrChange>
                </w:rPr>
                <w:t>InsuranceRefusedCode</w:t>
              </w:r>
            </w:ins>
            <w:ins w:id="5254" w:author="sam sehgal" w:date="2024-10-14T16:38:00Z" w16du:dateUtc="2024-10-14T05:38:00Z">
              <w:del w:id="5255" w:author="Sam Sehgal (EXT Idiom)" w:date="2024-10-23T14:08:00Z" w16du:dateUtc="2024-10-23T03:08:00Z">
                <w:r w:rsidRPr="00267FDA" w:rsidDel="003D1A0C">
                  <w:rPr>
                    <w:rFonts w:ascii="Calibri" w:hAnsi="Calibri" w:cs="Calibri"/>
                    <w:color w:val="000000" w:themeColor="text1"/>
                    <w:sz w:val="20"/>
                    <w:szCs w:val="20"/>
                    <w:highlight w:val="cyan"/>
                  </w:rPr>
                  <w:delText>HasBeenDeniedInsuranceCode</w:delText>
                </w:r>
              </w:del>
              <w:r w:rsidRPr="00267FDA">
                <w:rPr>
                  <w:rFonts w:ascii="Calibri" w:hAnsi="Calibri" w:cs="Calibri"/>
                  <w:color w:val="000000" w:themeColor="text1"/>
                  <w:sz w:val="20"/>
                  <w:szCs w:val="20"/>
                  <w:highlight w:val="cyan"/>
                </w:rPr>
                <w:t xml:space="preserve">&gt; = </w:t>
              </w:r>
              <w:r w:rsidRPr="001706D0">
                <w:rPr>
                  <w:rFonts w:ascii="Calibri" w:hAnsi="Calibri" w:cs="Calibri"/>
                  <w:color w:val="000000" w:themeColor="text1"/>
                  <w:sz w:val="20"/>
                  <w:szCs w:val="20"/>
                  <w:highlight w:val="cyan"/>
                </w:rPr>
                <w:t>“</w:t>
              </w:r>
              <w:r w:rsidRPr="00671620">
                <w:rPr>
                  <w:rFonts w:ascii="Calibri" w:hAnsi="Calibri" w:cs="Calibri"/>
                  <w:color w:val="000000" w:themeColor="text1"/>
                  <w:sz w:val="20"/>
                  <w:szCs w:val="20"/>
                  <w:highlight w:val="cyan"/>
                </w:rPr>
                <w:t>3|NotRecordedOnlyForMigration</w:t>
              </w:r>
              <w:r w:rsidRPr="001706D0">
                <w:rPr>
                  <w:rFonts w:ascii="Calibri" w:hAnsi="Calibri" w:cs="Calibri"/>
                  <w:color w:val="000000" w:themeColor="text1"/>
                  <w:sz w:val="20"/>
                  <w:szCs w:val="20"/>
                  <w:highlight w:val="cyan"/>
                </w:rPr>
                <w:t>”</w:t>
              </w:r>
            </w:ins>
          </w:p>
          <w:p w14:paraId="109C77C0" w14:textId="77777777" w:rsidR="00C60E6A" w:rsidRPr="00671620" w:rsidRDefault="00C60E6A" w:rsidP="00C60E6A">
            <w:pPr>
              <w:tabs>
                <w:tab w:val="left" w:pos="1800"/>
              </w:tabs>
              <w:rPr>
                <w:ins w:id="5256" w:author="sam sehgal" w:date="2024-10-14T16:38:00Z" w16du:dateUtc="2024-10-14T05:38:00Z"/>
                <w:rFonts w:ascii="Calibri" w:hAnsi="Calibri" w:cs="Calibri"/>
                <w:color w:val="000000" w:themeColor="text1"/>
                <w:sz w:val="20"/>
                <w:szCs w:val="20"/>
                <w:highlight w:val="cyan"/>
              </w:rPr>
            </w:pPr>
            <w:ins w:id="5257" w:author="sam sehgal" w:date="2024-10-14T16:38:00Z" w16du:dateUtc="2024-10-14T05:38:00Z">
              <w:r w:rsidRPr="00671620">
                <w:rPr>
                  <w:rFonts w:ascii="Calibri" w:hAnsi="Calibri" w:cs="Calibri"/>
                  <w:b/>
                  <w:bCs/>
                  <w:color w:val="000000" w:themeColor="text1"/>
                  <w:sz w:val="20"/>
                  <w:szCs w:val="20"/>
                  <w:highlight w:val="cyan"/>
                </w:rPr>
                <w:t>THEN</w:t>
              </w:r>
              <w:r w:rsidRPr="00671620">
                <w:rPr>
                  <w:rFonts w:ascii="Calibri" w:hAnsi="Calibri" w:cs="Calibri"/>
                  <w:color w:val="000000" w:themeColor="text1"/>
                  <w:sz w:val="20"/>
                  <w:szCs w:val="20"/>
                  <w:highlight w:val="cyan"/>
                </w:rPr>
                <w:t xml:space="preserve"> display</w:t>
              </w:r>
            </w:ins>
          </w:p>
          <w:p w14:paraId="5DAAADC8" w14:textId="77777777" w:rsidR="00C60E6A" w:rsidRPr="00671620" w:rsidRDefault="00C60E6A" w:rsidP="00C60E6A">
            <w:pPr>
              <w:tabs>
                <w:tab w:val="left" w:pos="1800"/>
              </w:tabs>
              <w:rPr>
                <w:ins w:id="5258" w:author="sam sehgal" w:date="2024-10-14T16:38:00Z" w16du:dateUtc="2024-10-14T05:38:00Z"/>
                <w:rFonts w:ascii="Calibri" w:hAnsi="Calibri" w:cs="Calibri"/>
                <w:b/>
                <w:bCs/>
                <w:color w:val="000000" w:themeColor="text1"/>
                <w:sz w:val="20"/>
                <w:szCs w:val="20"/>
                <w:highlight w:val="cyan"/>
              </w:rPr>
            </w:pPr>
          </w:p>
          <w:p w14:paraId="77D9B1DC" w14:textId="77777777" w:rsidR="00C60E6A" w:rsidRPr="00671620" w:rsidRDefault="00C60E6A" w:rsidP="00C60E6A">
            <w:pPr>
              <w:tabs>
                <w:tab w:val="left" w:pos="774"/>
              </w:tabs>
              <w:contextualSpacing/>
              <w:rPr>
                <w:ins w:id="5259" w:author="sam sehgal" w:date="2024-10-14T16:38:00Z" w16du:dateUtc="2024-10-14T05:38:00Z"/>
                <w:rFonts w:asciiTheme="minorHAnsi" w:hAnsiTheme="minorHAnsi"/>
                <w:b/>
                <w:bCs/>
                <w:sz w:val="20"/>
                <w:szCs w:val="20"/>
                <w:highlight w:val="cyan"/>
                <w:u w:val="single"/>
              </w:rPr>
            </w:pPr>
            <w:ins w:id="5260" w:author="sam sehgal" w:date="2024-10-14T16:38:00Z" w16du:dateUtc="2024-10-14T05:38:00Z">
              <w:r w:rsidRPr="00671620">
                <w:rPr>
                  <w:rFonts w:asciiTheme="minorHAnsi" w:hAnsiTheme="minorHAnsi"/>
                  <w:b/>
                  <w:bCs/>
                  <w:sz w:val="20"/>
                  <w:szCs w:val="20"/>
                  <w:highlight w:val="cyan"/>
                  <w:u w:val="single"/>
                </w:rPr>
                <w:t>Column 1 logic:</w:t>
              </w:r>
            </w:ins>
          </w:p>
          <w:p w14:paraId="75894DD0" w14:textId="77777777" w:rsidR="00C60E6A" w:rsidRPr="00671620" w:rsidRDefault="00C60E6A" w:rsidP="00C60E6A">
            <w:pPr>
              <w:tabs>
                <w:tab w:val="left" w:pos="774"/>
              </w:tabs>
              <w:contextualSpacing/>
              <w:rPr>
                <w:ins w:id="5261" w:author="sam sehgal" w:date="2024-10-14T16:38:00Z" w16du:dateUtc="2024-10-14T05:38:00Z"/>
                <w:rFonts w:asciiTheme="minorHAnsi" w:hAnsiTheme="minorHAnsi"/>
                <w:b/>
                <w:bCs/>
                <w:sz w:val="20"/>
                <w:szCs w:val="20"/>
                <w:highlight w:val="cyan"/>
              </w:rPr>
            </w:pPr>
          </w:p>
          <w:p w14:paraId="2F7B1F5F" w14:textId="77777777" w:rsidR="00C60E6A" w:rsidRPr="00671620" w:rsidRDefault="00C60E6A" w:rsidP="00C60E6A">
            <w:pPr>
              <w:tabs>
                <w:tab w:val="left" w:pos="774"/>
              </w:tabs>
              <w:contextualSpacing/>
              <w:rPr>
                <w:ins w:id="5262" w:author="sam sehgal" w:date="2024-10-14T16:38:00Z" w16du:dateUtc="2024-10-14T05:38:00Z"/>
                <w:rFonts w:asciiTheme="minorHAnsi" w:hAnsiTheme="minorHAnsi"/>
                <w:b/>
                <w:bCs/>
                <w:sz w:val="20"/>
                <w:szCs w:val="20"/>
                <w:highlight w:val="cyan"/>
              </w:rPr>
            </w:pPr>
            <w:ins w:id="5263" w:author="sam sehgal" w:date="2024-10-14T16:38:00Z" w16du:dateUtc="2024-10-14T05:38:00Z">
              <w:r w:rsidRPr="009718FA">
                <w:rPr>
                  <w:rFonts w:asciiTheme="minorHAnsi" w:hAnsiTheme="minorHAnsi"/>
                  <w:b/>
                  <w:bCs/>
                  <w:sz w:val="20"/>
                  <w:szCs w:val="20"/>
                  <w:highlight w:val="cyan"/>
                </w:rPr>
                <w:t xml:space="preserve">IF  </w:t>
              </w:r>
              <w:r w:rsidRPr="00671620">
                <w:rPr>
                  <w:rFonts w:asciiTheme="minorHAnsi" w:hAnsiTheme="minorHAnsi"/>
                  <w:b/>
                  <w:bCs/>
                  <w:sz w:val="20"/>
                  <w:szCs w:val="20"/>
                  <w:highlight w:val="cyan"/>
                </w:rPr>
                <w:t xml:space="preserve">&lt;IsMigration&gt; = ‘1’ then DISPLAY </w:t>
              </w:r>
            </w:ins>
          </w:p>
          <w:p w14:paraId="216F4E43" w14:textId="77777777" w:rsidR="00C60E6A" w:rsidRPr="00671620" w:rsidRDefault="00C60E6A" w:rsidP="00C60E6A">
            <w:pPr>
              <w:tabs>
                <w:tab w:val="left" w:pos="774"/>
              </w:tabs>
              <w:contextualSpacing/>
              <w:rPr>
                <w:ins w:id="5264" w:author="sam sehgal" w:date="2024-10-14T16:38:00Z" w16du:dateUtc="2024-10-14T05:38:00Z"/>
                <w:rFonts w:asciiTheme="minorHAnsi" w:hAnsiTheme="minorHAnsi"/>
                <w:b/>
                <w:bCs/>
                <w:sz w:val="20"/>
                <w:szCs w:val="20"/>
                <w:highlight w:val="cyan"/>
              </w:rPr>
            </w:pPr>
          </w:p>
          <w:p w14:paraId="461A3682" w14:textId="69A9A5B6" w:rsidR="00C60E6A" w:rsidRPr="00671620" w:rsidDel="007645A5" w:rsidRDefault="00C60E6A" w:rsidP="00C60E6A">
            <w:pPr>
              <w:tabs>
                <w:tab w:val="left" w:pos="1800"/>
              </w:tabs>
              <w:rPr>
                <w:ins w:id="5265" w:author="sam sehgal" w:date="2024-10-14T16:38:00Z" w16du:dateUtc="2024-10-14T05:38:00Z"/>
                <w:rFonts w:ascii="Calibri" w:hAnsi="Calibri" w:cs="Calibri"/>
                <w:color w:val="000000" w:themeColor="text1"/>
                <w:sz w:val="20"/>
                <w:szCs w:val="20"/>
                <w:highlight w:val="cyan"/>
              </w:rPr>
            </w:pPr>
            <w:ins w:id="5266" w:author="sam sehgal" w:date="2024-10-14T16:38:00Z" w16du:dateUtc="2024-10-14T05:38:00Z">
              <w:r w:rsidRPr="00671620">
                <w:rPr>
                  <w:rFonts w:asciiTheme="minorHAnsi" w:hAnsiTheme="minorHAnsi"/>
                  <w:sz w:val="20"/>
                  <w:szCs w:val="20"/>
                  <w:highlight w:val="cyan"/>
                </w:rPr>
                <w:t>“We understand that in your previous policy terms  policyholders</w:t>
              </w:r>
            </w:ins>
            <w:ins w:id="5267" w:author="sam sehgal" w:date="2024-12-19T11:15:00Z" w16du:dateUtc="2024-12-19T00:15:00Z">
              <w:r w:rsidR="00267FDA">
                <w:rPr>
                  <w:rFonts w:asciiTheme="minorHAnsi" w:hAnsiTheme="minorHAnsi"/>
                  <w:sz w:val="20"/>
                  <w:szCs w:val="20"/>
                  <w:highlight w:val="cyan"/>
                </w:rPr>
                <w:t xml:space="preserve"> </w:t>
              </w:r>
              <w:r w:rsidR="00267FDA" w:rsidRPr="00267FDA">
                <w:rPr>
                  <w:rFonts w:asciiTheme="minorHAnsi" w:hAnsiTheme="minorHAnsi"/>
                  <w:sz w:val="20"/>
                  <w:szCs w:val="20"/>
                  <w:highlight w:val="green"/>
                  <w:rPrChange w:id="5268" w:author="sam sehgal" w:date="2024-12-19T11:15:00Z" w16du:dateUtc="2024-12-19T00:15:00Z">
                    <w:rPr>
                      <w:rFonts w:asciiTheme="minorHAnsi" w:hAnsiTheme="minorHAnsi"/>
                      <w:sz w:val="20"/>
                      <w:szCs w:val="20"/>
                      <w:highlight w:val="cyan"/>
                    </w:rPr>
                  </w:rPrChange>
                </w:rPr>
                <w:t>and</w:t>
              </w:r>
            </w:ins>
            <w:ins w:id="5269" w:author="sam sehgal" w:date="2024-10-14T16:38:00Z" w16du:dateUtc="2024-10-14T05:38:00Z">
              <w:r w:rsidRPr="00267FDA">
                <w:rPr>
                  <w:rFonts w:asciiTheme="minorHAnsi" w:hAnsiTheme="minorHAnsi"/>
                  <w:sz w:val="20"/>
                  <w:szCs w:val="20"/>
                  <w:highlight w:val="green"/>
                  <w:rPrChange w:id="5270" w:author="sam sehgal" w:date="2024-12-19T11:15:00Z" w16du:dateUtc="2024-12-19T00:15:00Z">
                    <w:rPr>
                      <w:rFonts w:asciiTheme="minorHAnsi" w:hAnsiTheme="minorHAnsi"/>
                      <w:sz w:val="20"/>
                      <w:szCs w:val="20"/>
                      <w:highlight w:val="cyan"/>
                    </w:rPr>
                  </w:rPrChange>
                </w:rPr>
                <w:t xml:space="preserve"> </w:t>
              </w:r>
              <w:r w:rsidRPr="00671620">
                <w:rPr>
                  <w:rFonts w:asciiTheme="minorHAnsi" w:hAnsiTheme="minorHAnsi"/>
                  <w:sz w:val="20"/>
                  <w:szCs w:val="20"/>
                  <w:highlight w:val="cyan"/>
                </w:rPr>
                <w:t>their partners (legal or de-facto):”</w:t>
              </w:r>
            </w:ins>
          </w:p>
          <w:p w14:paraId="017064FC" w14:textId="77777777" w:rsidR="00C60E6A" w:rsidRPr="00671620" w:rsidRDefault="00C60E6A" w:rsidP="00C60E6A">
            <w:pPr>
              <w:tabs>
                <w:tab w:val="left" w:pos="774"/>
              </w:tabs>
              <w:contextualSpacing/>
              <w:rPr>
                <w:ins w:id="5271" w:author="sam sehgal" w:date="2024-10-14T16:36:00Z" w16du:dateUtc="2024-10-14T05:36:00Z"/>
                <w:rFonts w:asciiTheme="minorHAnsi" w:hAnsiTheme="minorHAnsi"/>
                <w:b/>
                <w:bCs/>
                <w:sz w:val="20"/>
                <w:szCs w:val="20"/>
                <w:highlight w:val="cyan"/>
              </w:rPr>
            </w:pPr>
          </w:p>
        </w:tc>
        <w:tc>
          <w:tcPr>
            <w:tcW w:w="1701" w:type="dxa"/>
          </w:tcPr>
          <w:p w14:paraId="76A9EEB7" w14:textId="77777777" w:rsidR="00C60E6A" w:rsidRPr="00671620" w:rsidRDefault="00C60E6A" w:rsidP="00C60E6A">
            <w:pPr>
              <w:tabs>
                <w:tab w:val="left" w:pos="1800"/>
              </w:tabs>
              <w:rPr>
                <w:ins w:id="5272" w:author="sam sehgal" w:date="2024-10-14T16:38:00Z" w16du:dateUtc="2024-10-14T05:38:00Z"/>
                <w:rFonts w:asciiTheme="minorHAnsi" w:hAnsiTheme="minorHAnsi" w:cstheme="minorHAnsi"/>
                <w:bCs/>
                <w:sz w:val="20"/>
                <w:szCs w:val="20"/>
                <w:highlight w:val="cyan"/>
              </w:rPr>
            </w:pPr>
            <w:ins w:id="5273" w:author="sam sehgal" w:date="2024-10-14T16:38:00Z" w16du:dateUtc="2024-10-14T05:38:00Z">
              <w:r w:rsidRPr="00671620">
                <w:rPr>
                  <w:rFonts w:asciiTheme="minorHAnsi" w:hAnsiTheme="minorHAnsi" w:cstheme="minorHAnsi"/>
                  <w:bCs/>
                  <w:sz w:val="20"/>
                  <w:szCs w:val="20"/>
                  <w:highlight w:val="cyan"/>
                </w:rPr>
                <w:t>Column 1 Bodycopy_COI</w:t>
              </w:r>
            </w:ins>
          </w:p>
          <w:p w14:paraId="7037EC59" w14:textId="77777777" w:rsidR="00C60E6A" w:rsidRPr="00671620" w:rsidRDefault="00C60E6A" w:rsidP="00C60E6A">
            <w:pPr>
              <w:tabs>
                <w:tab w:val="left" w:pos="1800"/>
              </w:tabs>
              <w:rPr>
                <w:ins w:id="5274" w:author="sam sehgal" w:date="2024-10-14T16:38:00Z" w16du:dateUtc="2024-10-14T05:38:00Z"/>
                <w:rFonts w:asciiTheme="minorHAnsi" w:hAnsiTheme="minorHAnsi" w:cstheme="minorHAnsi"/>
                <w:bCs/>
                <w:sz w:val="20"/>
                <w:szCs w:val="20"/>
                <w:highlight w:val="cyan"/>
              </w:rPr>
            </w:pPr>
          </w:p>
          <w:p w14:paraId="2C72F491" w14:textId="77777777" w:rsidR="00C60E6A" w:rsidRPr="00671620" w:rsidRDefault="00C60E6A" w:rsidP="00C60E6A">
            <w:pPr>
              <w:tabs>
                <w:tab w:val="left" w:pos="1800"/>
              </w:tabs>
              <w:rPr>
                <w:ins w:id="5275" w:author="sam sehgal" w:date="2024-10-14T16:38:00Z" w16du:dateUtc="2024-10-14T05:38:00Z"/>
                <w:rFonts w:asciiTheme="minorHAnsi" w:hAnsiTheme="minorHAnsi" w:cstheme="minorHAnsi"/>
                <w:bCs/>
                <w:sz w:val="20"/>
                <w:szCs w:val="20"/>
                <w:highlight w:val="cyan"/>
              </w:rPr>
            </w:pPr>
            <w:ins w:id="5276" w:author="sam sehgal" w:date="2024-10-14T16:38:00Z" w16du:dateUtc="2024-10-14T05:38:00Z">
              <w:r w:rsidRPr="00671620">
                <w:rPr>
                  <w:rFonts w:asciiTheme="minorHAnsi" w:hAnsiTheme="minorHAnsi" w:cstheme="minorHAnsi"/>
                  <w:bCs/>
                  <w:sz w:val="20"/>
                  <w:szCs w:val="20"/>
                  <w:highlight w:val="cyan"/>
                </w:rPr>
                <w:t>Column 2: Bullet_1_B_COI</w:t>
              </w:r>
            </w:ins>
          </w:p>
          <w:p w14:paraId="4FDEC03B" w14:textId="77777777" w:rsidR="00C60E6A" w:rsidRPr="00671620" w:rsidRDefault="00C60E6A" w:rsidP="00C60E6A">
            <w:pPr>
              <w:tabs>
                <w:tab w:val="left" w:pos="1800"/>
              </w:tabs>
              <w:rPr>
                <w:ins w:id="5277" w:author="sam sehgal" w:date="2024-10-14T16:36:00Z" w16du:dateUtc="2024-10-14T05:36:00Z"/>
                <w:rFonts w:asciiTheme="minorHAnsi" w:hAnsiTheme="minorHAnsi" w:cstheme="minorHAnsi"/>
                <w:bCs/>
                <w:sz w:val="20"/>
                <w:szCs w:val="20"/>
                <w:highlight w:val="cyan"/>
              </w:rPr>
            </w:pPr>
          </w:p>
        </w:tc>
      </w:tr>
      <w:tr w:rsidR="00C60E6A" w:rsidRPr="00720F8E" w14:paraId="148F4C7D" w14:textId="77777777" w:rsidTr="009E32DB">
        <w:trPr>
          <w:cantSplit/>
        </w:trPr>
        <w:tc>
          <w:tcPr>
            <w:tcW w:w="846" w:type="dxa"/>
          </w:tcPr>
          <w:p w14:paraId="630E2F37" w14:textId="5C2D36FC" w:rsidR="00C60E6A" w:rsidRPr="00720F8E" w:rsidRDefault="00C60E6A" w:rsidP="00C60E6A">
            <w:pPr>
              <w:tabs>
                <w:tab w:val="left" w:pos="1800"/>
              </w:tabs>
              <w:rPr>
                <w:rFonts w:asciiTheme="minorHAnsi" w:hAnsiTheme="minorHAnsi" w:cstheme="minorHAnsi"/>
                <w:b/>
                <w:sz w:val="20"/>
              </w:rPr>
            </w:pPr>
            <w:r w:rsidRPr="00792974">
              <w:rPr>
                <w:rFonts w:asciiTheme="minorHAnsi" w:hAnsiTheme="minorHAnsi" w:cstheme="minorHAnsi"/>
                <w:bCs/>
                <w:sz w:val="20"/>
              </w:rPr>
              <w:lastRenderedPageBreak/>
              <w:t xml:space="preserve">AYP </w:t>
            </w:r>
            <w:r>
              <w:rPr>
                <w:rFonts w:asciiTheme="minorHAnsi" w:hAnsiTheme="minorHAnsi" w:cstheme="minorHAnsi"/>
                <w:bCs/>
                <w:sz w:val="20"/>
              </w:rPr>
              <w:t>9-1</w:t>
            </w:r>
          </w:p>
        </w:tc>
        <w:tc>
          <w:tcPr>
            <w:tcW w:w="1701" w:type="dxa"/>
          </w:tcPr>
          <w:p w14:paraId="1216CFBE" w14:textId="1AF187D2" w:rsidR="00C60E6A" w:rsidRPr="00A551ED" w:rsidRDefault="00C60E6A" w:rsidP="00C60E6A">
            <w:pPr>
              <w:tabs>
                <w:tab w:val="left" w:pos="1800"/>
              </w:tabs>
              <w:rPr>
                <w:rFonts w:ascii="Arial" w:hAnsi="Arial"/>
                <w:sz w:val="18"/>
                <w:szCs w:val="18"/>
              </w:rPr>
            </w:pPr>
            <w:r w:rsidRPr="00A551ED">
              <w:rPr>
                <w:rFonts w:ascii="Arial" w:hAnsi="Arial"/>
                <w:sz w:val="18"/>
                <w:szCs w:val="18"/>
              </w:rPr>
              <w:t xml:space="preserve">&lt;ProductCode&gt; </w:t>
            </w:r>
          </w:p>
          <w:p w14:paraId="75D7974C" w14:textId="77777777" w:rsidR="00C60E6A" w:rsidRPr="00A551ED" w:rsidRDefault="00C60E6A" w:rsidP="00C60E6A">
            <w:pPr>
              <w:tabs>
                <w:tab w:val="left" w:pos="1800"/>
              </w:tabs>
              <w:rPr>
                <w:rFonts w:ascii="Arial" w:hAnsi="Arial"/>
                <w:sz w:val="18"/>
                <w:szCs w:val="18"/>
              </w:rPr>
            </w:pPr>
            <w:r w:rsidRPr="00A551ED">
              <w:rPr>
                <w:rFonts w:ascii="Arial" w:hAnsi="Arial"/>
                <w:sz w:val="18"/>
                <w:szCs w:val="18"/>
              </w:rPr>
              <w:t>&lt;CoverType&gt;</w:t>
            </w:r>
          </w:p>
          <w:p w14:paraId="7CC8809F" w14:textId="2C698D43" w:rsidR="00C60E6A" w:rsidRPr="009C54EE" w:rsidRDefault="00C60E6A" w:rsidP="00C60E6A">
            <w:pPr>
              <w:tabs>
                <w:tab w:val="left" w:pos="1800"/>
              </w:tabs>
              <w:rPr>
                <w:rFonts w:ascii="Arial" w:hAnsi="Arial"/>
                <w:sz w:val="18"/>
                <w:szCs w:val="18"/>
              </w:rPr>
            </w:pPr>
            <w:r w:rsidRPr="00A551ED">
              <w:rPr>
                <w:rFonts w:ascii="Arial" w:hAnsi="Arial"/>
                <w:sz w:val="18"/>
                <w:szCs w:val="18"/>
              </w:rPr>
              <w:t xml:space="preserve"> </w:t>
            </w:r>
            <w:r w:rsidRPr="009C54EE">
              <w:rPr>
                <w:rFonts w:ascii="Arial" w:hAnsi="Arial"/>
                <w:sz w:val="18"/>
                <w:szCs w:val="18"/>
              </w:rPr>
              <w:t>(&lt;HomeCoverTypeCode&gt;</w:t>
            </w:r>
          </w:p>
          <w:p w14:paraId="76DF280A" w14:textId="19CB985E" w:rsidR="00C60E6A" w:rsidRPr="009C54EE" w:rsidRDefault="00C60E6A" w:rsidP="00C60E6A">
            <w:pPr>
              <w:tabs>
                <w:tab w:val="left" w:pos="1800"/>
              </w:tabs>
              <w:rPr>
                <w:rFonts w:ascii="Arial" w:hAnsi="Arial"/>
                <w:sz w:val="18"/>
                <w:szCs w:val="18"/>
              </w:rPr>
            </w:pPr>
            <w:r w:rsidRPr="009C54EE">
              <w:rPr>
                <w:rFonts w:ascii="Arial" w:hAnsi="Arial"/>
                <w:sz w:val="18"/>
                <w:szCs w:val="18"/>
              </w:rPr>
              <w:t>&lt;BuildingInsuredLast30DaysCode&gt;</w:t>
            </w:r>
          </w:p>
          <w:p w14:paraId="64B8504B" w14:textId="49E7B37D" w:rsidR="00C60E6A" w:rsidRPr="009C54EE" w:rsidRDefault="00C60E6A" w:rsidP="00C60E6A">
            <w:pPr>
              <w:tabs>
                <w:tab w:val="left" w:pos="1800"/>
              </w:tabs>
              <w:rPr>
                <w:rFonts w:ascii="Arial" w:hAnsi="Arial"/>
                <w:sz w:val="18"/>
                <w:szCs w:val="18"/>
              </w:rPr>
            </w:pPr>
            <w:r w:rsidRPr="009C54EE">
              <w:rPr>
                <w:rFonts w:ascii="Arial" w:hAnsi="Arial"/>
                <w:sz w:val="18"/>
                <w:szCs w:val="18"/>
              </w:rPr>
              <w:t>&lt;ContentsInsuredLast30DaysCode&gt;</w:t>
            </w:r>
          </w:p>
          <w:p w14:paraId="6BF05F77" w14:textId="78F57CFA" w:rsidR="00C60E6A" w:rsidRPr="00A551ED" w:rsidRDefault="00C60E6A" w:rsidP="00C60E6A">
            <w:pPr>
              <w:tabs>
                <w:tab w:val="left" w:pos="1800"/>
              </w:tabs>
              <w:rPr>
                <w:rFonts w:ascii="Arial" w:hAnsi="Arial"/>
                <w:strike/>
                <w:sz w:val="18"/>
                <w:szCs w:val="18"/>
              </w:rPr>
            </w:pPr>
            <w:r w:rsidRPr="00A551ED">
              <w:rPr>
                <w:rFonts w:ascii="Arial" w:hAnsi="Arial"/>
                <w:strike/>
                <w:sz w:val="18"/>
                <w:szCs w:val="18"/>
              </w:rPr>
              <w:t>{InternalVariable}</w:t>
            </w:r>
          </w:p>
          <w:p w14:paraId="32362E58" w14:textId="0A3ECABA" w:rsidR="00C60E6A" w:rsidRPr="009C54EE" w:rsidRDefault="00C60E6A" w:rsidP="00C60E6A">
            <w:pPr>
              <w:tabs>
                <w:tab w:val="left" w:pos="1800"/>
              </w:tabs>
              <w:rPr>
                <w:rFonts w:ascii="Arial" w:hAnsi="Arial"/>
                <w:sz w:val="20"/>
                <w:szCs w:val="20"/>
              </w:rPr>
            </w:pPr>
            <w:r w:rsidRPr="00A551ED">
              <w:rPr>
                <w:rFonts w:ascii="Arial" w:hAnsi="Arial"/>
                <w:sz w:val="18"/>
                <w:szCs w:val="18"/>
              </w:rPr>
              <w:t>&lt;InsuredLast30Days&gt;</w:t>
            </w:r>
          </w:p>
        </w:tc>
        <w:tc>
          <w:tcPr>
            <w:tcW w:w="8363" w:type="dxa"/>
          </w:tcPr>
          <w:tbl>
            <w:tblPr>
              <w:tblpPr w:leftFromText="180" w:rightFromText="180" w:vertAnchor="page" w:horzAnchor="margin" w:tblpY="191"/>
              <w:tblOverlap w:val="never"/>
              <w:tblW w:w="8237" w:type="dxa"/>
              <w:tblBorders>
                <w:bottom w:val="single" w:sz="4" w:space="0" w:color="auto"/>
              </w:tblBorders>
              <w:tblLayout w:type="fixed"/>
              <w:tblLook w:val="04A0" w:firstRow="1" w:lastRow="0" w:firstColumn="1" w:lastColumn="0" w:noHBand="0" w:noVBand="1"/>
              <w:tblPrChange w:id="5278" w:author="Sue Simnor (EXT Idiom)" w:date="2024-08-07T11:27:00Z" w16du:dateUtc="2024-08-07T01:27:00Z">
                <w:tblPr>
                  <w:tblpPr w:leftFromText="180" w:rightFromText="180" w:vertAnchor="page" w:horzAnchor="margin" w:tblpY="191"/>
                  <w:tblOverlap w:val="never"/>
                  <w:tblW w:w="8795" w:type="dxa"/>
                  <w:tblBorders>
                    <w:bottom w:val="single" w:sz="4" w:space="0" w:color="auto"/>
                  </w:tblBorders>
                  <w:tblLayout w:type="fixed"/>
                  <w:tblLook w:val="04A0" w:firstRow="1" w:lastRow="0" w:firstColumn="1" w:lastColumn="0" w:noHBand="0" w:noVBand="1"/>
                </w:tblPr>
              </w:tblPrChange>
            </w:tblPr>
            <w:tblGrid>
              <w:gridCol w:w="2414"/>
              <w:gridCol w:w="5823"/>
              <w:tblGridChange w:id="5279">
                <w:tblGrid>
                  <w:gridCol w:w="2414"/>
                  <w:gridCol w:w="164"/>
                  <w:gridCol w:w="5659"/>
                  <w:gridCol w:w="558"/>
                </w:tblGrid>
              </w:tblGridChange>
            </w:tblGrid>
            <w:tr w:rsidR="00C60E6A" w:rsidRPr="009C54EE" w14:paraId="5593046D" w14:textId="77777777" w:rsidTr="006F4199">
              <w:trPr>
                <w:trHeight w:val="280"/>
                <w:trPrChange w:id="5280" w:author="Sue Simnor (EXT Idiom)" w:date="2024-08-07T11:27:00Z" w16du:dateUtc="2024-08-07T01:27:00Z">
                  <w:trPr>
                    <w:trHeight w:val="263"/>
                  </w:trPr>
                </w:trPrChange>
              </w:trPr>
              <w:tc>
                <w:tcPr>
                  <w:tcW w:w="2414" w:type="dxa"/>
                  <w:noWrap/>
                  <w:vAlign w:val="center"/>
                  <w:hideMark/>
                  <w:tcPrChange w:id="5281" w:author="Sue Simnor (EXT Idiom)" w:date="2024-08-07T11:27:00Z" w16du:dateUtc="2024-08-07T01:27:00Z">
                    <w:tcPr>
                      <w:tcW w:w="2578" w:type="dxa"/>
                      <w:gridSpan w:val="2"/>
                      <w:noWrap/>
                      <w:vAlign w:val="center"/>
                      <w:hideMark/>
                    </w:tcPr>
                  </w:tcPrChange>
                </w:tcPr>
                <w:p w14:paraId="6403A1F2" w14:textId="5640A34C" w:rsidR="00C60E6A" w:rsidRPr="009C54EE" w:rsidRDefault="00C60E6A" w:rsidP="00C60E6A">
                  <w:pPr>
                    <w:pStyle w:val="BodycopyCOI"/>
                  </w:pPr>
                  <w:commentRangeStart w:id="5282"/>
                  <w:commentRangeStart w:id="5283"/>
                  <w:commentRangeStart w:id="5284"/>
                  <w:commentRangeStart w:id="5285"/>
                  <w:r w:rsidRPr="009C54EE">
                    <w:t>You confirm that:</w:t>
                  </w:r>
                  <w:commentRangeEnd w:id="5282"/>
                  <w:r w:rsidRPr="009C54EE">
                    <w:rPr>
                      <w:rStyle w:val="CommentReference"/>
                      <w:sz w:val="18"/>
                      <w:szCs w:val="18"/>
                    </w:rPr>
                    <w:commentReference w:id="5282"/>
                  </w:r>
                  <w:commentRangeEnd w:id="5283"/>
                  <w:r w:rsidRPr="009C54EE">
                    <w:rPr>
                      <w:rStyle w:val="CommentReference"/>
                      <w:sz w:val="18"/>
                      <w:szCs w:val="18"/>
                    </w:rPr>
                    <w:commentReference w:id="5283"/>
                  </w:r>
                  <w:commentRangeEnd w:id="5284"/>
                  <w:r w:rsidRPr="009C54EE">
                    <w:rPr>
                      <w:rStyle w:val="CommentReference"/>
                      <w:sz w:val="18"/>
                      <w:szCs w:val="18"/>
                    </w:rPr>
                    <w:commentReference w:id="5284"/>
                  </w:r>
                  <w:commentRangeEnd w:id="5285"/>
                  <w:r w:rsidRPr="009C54EE">
                    <w:rPr>
                      <w:rStyle w:val="CommentReference"/>
                      <w:sz w:val="18"/>
                      <w:szCs w:val="18"/>
                    </w:rPr>
                    <w:commentReference w:id="5285"/>
                  </w:r>
                </w:p>
              </w:tc>
              <w:tc>
                <w:tcPr>
                  <w:tcW w:w="5823" w:type="dxa"/>
                  <w:noWrap/>
                  <w:vAlign w:val="center"/>
                  <w:hideMark/>
                  <w:tcPrChange w:id="5286" w:author="Sue Simnor (EXT Idiom)" w:date="2024-08-07T11:27:00Z" w16du:dateUtc="2024-08-07T01:27:00Z">
                    <w:tcPr>
                      <w:tcW w:w="6217" w:type="dxa"/>
                      <w:gridSpan w:val="2"/>
                      <w:noWrap/>
                      <w:vAlign w:val="center"/>
                      <w:hideMark/>
                    </w:tcPr>
                  </w:tcPrChange>
                </w:tcPr>
                <w:p w14:paraId="44463CB0" w14:textId="3090969B" w:rsidR="00C60E6A" w:rsidRPr="0064023A" w:rsidRDefault="00C60E6A" w:rsidP="00C60E6A">
                  <w:pPr>
                    <w:pStyle w:val="ListParagraph"/>
                    <w:tabs>
                      <w:tab w:val="left" w:pos="774"/>
                    </w:tabs>
                    <w:spacing w:before="80" w:after="80"/>
                    <w:rPr>
                      <w:b/>
                      <w:bCs/>
                      <w:sz w:val="20"/>
                      <w:szCs w:val="20"/>
                    </w:rPr>
                  </w:pPr>
                  <w:commentRangeStart w:id="5287"/>
                  <w:commentRangeStart w:id="5288"/>
                  <w:commentRangeStart w:id="5289"/>
                  <w:commentRangeStart w:id="5290"/>
                  <w:commentRangeStart w:id="5291"/>
                  <w:r w:rsidRPr="0064023A">
                    <w:rPr>
                      <w:b/>
                      <w:bCs/>
                      <w:sz w:val="20"/>
                      <w:szCs w:val="20"/>
                      <w:rPrChange w:id="5292" w:author="Sue Simnor (EXT Idiom)" w:date="2024-08-14T10:20:00Z" w16du:dateUtc="2024-08-14T00:20:00Z">
                        <w:rPr>
                          <w:sz w:val="20"/>
                          <w:szCs w:val="20"/>
                        </w:rPr>
                      </w:rPrChange>
                    </w:rPr>
                    <w:t>you held insurance on this Insured Address</w:t>
                  </w:r>
                  <w:commentRangeStart w:id="5293"/>
                  <w:commentRangeStart w:id="5294"/>
                  <w:commentRangeStart w:id="5295"/>
                  <w:r w:rsidRPr="0064023A">
                    <w:rPr>
                      <w:rStyle w:val="normaltextrun"/>
                      <w:b/>
                      <w:bCs/>
                      <w:sz w:val="20"/>
                      <w:szCs w:val="20"/>
                      <w:shd w:val="clear" w:color="auto" w:fill="FFFFFF"/>
                      <w:rPrChange w:id="5296" w:author="Sue Simnor (EXT Idiom)" w:date="2024-08-14T10:20:00Z" w16du:dateUtc="2024-08-14T00:20:00Z">
                        <w:rPr>
                          <w:rStyle w:val="normaltextrun"/>
                          <w:sz w:val="20"/>
                          <w:szCs w:val="20"/>
                          <w:shd w:val="clear" w:color="auto" w:fill="FFFFFF"/>
                        </w:rPr>
                      </w:rPrChange>
                    </w:rPr>
                    <w:t xml:space="preserve"> </w:t>
                  </w:r>
                  <w:commentRangeEnd w:id="5293"/>
                  <w:r w:rsidRPr="0064023A">
                    <w:rPr>
                      <w:rStyle w:val="CommentReference"/>
                      <w:rFonts w:cstheme="minorBidi"/>
                      <w:b/>
                      <w:bCs/>
                      <w:sz w:val="20"/>
                      <w:szCs w:val="20"/>
                      <w:rPrChange w:id="5297" w:author="Sue Simnor (EXT Idiom)" w:date="2024-08-14T10:20:00Z" w16du:dateUtc="2024-08-14T00:20:00Z">
                        <w:rPr>
                          <w:rStyle w:val="CommentReference"/>
                          <w:rFonts w:cstheme="minorBidi"/>
                          <w:sz w:val="20"/>
                          <w:szCs w:val="20"/>
                        </w:rPr>
                      </w:rPrChange>
                    </w:rPr>
                    <w:commentReference w:id="5293"/>
                  </w:r>
                  <w:commentRangeEnd w:id="5294"/>
                  <w:r w:rsidRPr="0064023A">
                    <w:rPr>
                      <w:rStyle w:val="CommentReference"/>
                      <w:rFonts w:cstheme="minorBidi"/>
                      <w:b/>
                      <w:bCs/>
                      <w:sz w:val="20"/>
                      <w:szCs w:val="20"/>
                      <w:rPrChange w:id="5298" w:author="Sue Simnor (EXT Idiom)" w:date="2024-08-14T10:20:00Z" w16du:dateUtc="2024-08-14T00:20:00Z">
                        <w:rPr>
                          <w:rStyle w:val="CommentReference"/>
                          <w:rFonts w:cstheme="minorBidi"/>
                          <w:sz w:val="20"/>
                          <w:szCs w:val="20"/>
                        </w:rPr>
                      </w:rPrChange>
                    </w:rPr>
                    <w:commentReference w:id="5294"/>
                  </w:r>
                  <w:commentRangeEnd w:id="5295"/>
                  <w:r w:rsidRPr="0064023A">
                    <w:rPr>
                      <w:rStyle w:val="CommentReference"/>
                      <w:rFonts w:cstheme="minorBidi"/>
                      <w:b/>
                      <w:bCs/>
                      <w:sz w:val="20"/>
                      <w:szCs w:val="20"/>
                      <w:rPrChange w:id="5299" w:author="Sue Simnor (EXT Idiom)" w:date="2024-08-14T10:20:00Z" w16du:dateUtc="2024-08-14T00:20:00Z">
                        <w:rPr>
                          <w:rStyle w:val="CommentReference"/>
                          <w:rFonts w:cstheme="minorBidi"/>
                          <w:sz w:val="20"/>
                          <w:szCs w:val="20"/>
                        </w:rPr>
                      </w:rPrChange>
                    </w:rPr>
                    <w:commentReference w:id="5295"/>
                  </w:r>
                  <w:r w:rsidRPr="0064023A">
                    <w:rPr>
                      <w:b/>
                      <w:bCs/>
                      <w:sz w:val="20"/>
                      <w:szCs w:val="20"/>
                      <w:rPrChange w:id="5300" w:author="Sue Simnor (EXT Idiom)" w:date="2024-08-14T10:20:00Z" w16du:dateUtc="2024-08-14T00:20:00Z">
                        <w:rPr>
                          <w:sz w:val="20"/>
                          <w:szCs w:val="20"/>
                        </w:rPr>
                      </w:rPrChange>
                    </w:rPr>
                    <w:t>within 30 days of first taking out this policy</w:t>
                  </w:r>
                  <w:del w:id="5301" w:author="sam sehgal" w:date="2024-12-19T11:15:00Z" w16du:dateUtc="2024-12-19T00:15:00Z">
                    <w:r w:rsidRPr="00A22820" w:rsidDel="00A22820">
                      <w:rPr>
                        <w:b/>
                        <w:bCs/>
                        <w:sz w:val="20"/>
                        <w:szCs w:val="20"/>
                        <w:highlight w:val="green"/>
                        <w:rPrChange w:id="5302" w:author="sam sehgal" w:date="2024-12-19T11:15:00Z" w16du:dateUtc="2024-12-19T00:15:00Z">
                          <w:rPr>
                            <w:b/>
                            <w:bCs/>
                            <w:sz w:val="20"/>
                            <w:szCs w:val="20"/>
                          </w:rPr>
                        </w:rPrChange>
                      </w:rPr>
                      <w:delText>.</w:delText>
                    </w:r>
                    <w:commentRangeEnd w:id="5287"/>
                    <w:r w:rsidRPr="0064023A" w:rsidDel="00A22820">
                      <w:rPr>
                        <w:rStyle w:val="CommentReference"/>
                        <w:rFonts w:cstheme="minorBidi"/>
                        <w:b/>
                        <w:bCs/>
                        <w:sz w:val="20"/>
                        <w:szCs w:val="20"/>
                      </w:rPr>
                      <w:commentReference w:id="5287"/>
                    </w:r>
                    <w:commentRangeEnd w:id="5288"/>
                    <w:r w:rsidRPr="0064023A" w:rsidDel="00A22820">
                      <w:rPr>
                        <w:rStyle w:val="CommentReference"/>
                        <w:rFonts w:cstheme="minorBidi"/>
                        <w:b/>
                        <w:bCs/>
                        <w:sz w:val="20"/>
                        <w:szCs w:val="20"/>
                      </w:rPr>
                      <w:commentReference w:id="5288"/>
                    </w:r>
                    <w:commentRangeEnd w:id="5289"/>
                    <w:r w:rsidRPr="0064023A" w:rsidDel="00A22820">
                      <w:rPr>
                        <w:rStyle w:val="CommentReference"/>
                        <w:rFonts w:cstheme="minorBidi"/>
                        <w:b/>
                        <w:bCs/>
                        <w:sz w:val="20"/>
                        <w:szCs w:val="20"/>
                      </w:rPr>
                      <w:commentReference w:id="5289"/>
                    </w:r>
                    <w:commentRangeEnd w:id="5290"/>
                    <w:r w:rsidRPr="0064023A" w:rsidDel="00A22820">
                      <w:rPr>
                        <w:rStyle w:val="CommentReference"/>
                        <w:rFonts w:cstheme="minorBidi"/>
                        <w:b/>
                        <w:bCs/>
                        <w:sz w:val="20"/>
                        <w:szCs w:val="20"/>
                      </w:rPr>
                      <w:commentReference w:id="5290"/>
                    </w:r>
                    <w:commentRangeEnd w:id="5291"/>
                    <w:r w:rsidRPr="0064023A" w:rsidDel="00A22820">
                      <w:rPr>
                        <w:rStyle w:val="CommentReference"/>
                        <w:rFonts w:cstheme="minorBidi"/>
                        <w:b/>
                        <w:bCs/>
                        <w:sz w:val="20"/>
                        <w:szCs w:val="20"/>
                      </w:rPr>
                      <w:commentReference w:id="5291"/>
                    </w:r>
                  </w:del>
                </w:p>
              </w:tc>
            </w:tr>
          </w:tbl>
          <w:p w14:paraId="639CA5E1" w14:textId="77777777" w:rsidR="00C60E6A" w:rsidRPr="009C54EE" w:rsidRDefault="00C60E6A" w:rsidP="00C60E6A">
            <w:pPr>
              <w:rPr>
                <w:lang w:val="en-AU"/>
              </w:rPr>
            </w:pPr>
          </w:p>
        </w:tc>
        <w:tc>
          <w:tcPr>
            <w:tcW w:w="1985" w:type="dxa"/>
          </w:tcPr>
          <w:p w14:paraId="6E429427" w14:textId="77777777" w:rsidR="00C60E6A" w:rsidRPr="004A7594" w:rsidRDefault="00C60E6A" w:rsidP="00C60E6A">
            <w:pPr>
              <w:tabs>
                <w:tab w:val="left" w:pos="774"/>
              </w:tabs>
              <w:ind w:left="36"/>
              <w:rPr>
                <w:rFonts w:asciiTheme="minorHAnsi" w:hAnsiTheme="minorHAnsi" w:cstheme="minorHAnsi"/>
                <w:sz w:val="18"/>
                <w:szCs w:val="18"/>
              </w:rPr>
            </w:pPr>
            <w:r w:rsidRPr="004A7594">
              <w:rPr>
                <w:rFonts w:asciiTheme="minorHAnsi" w:hAnsiTheme="minorHAnsi" w:cstheme="minorHAnsi"/>
                <w:b/>
                <w:bCs/>
                <w:sz w:val="18"/>
                <w:szCs w:val="18"/>
              </w:rPr>
              <w:t>IF</w:t>
            </w:r>
            <w:r w:rsidRPr="004A7594">
              <w:rPr>
                <w:rFonts w:asciiTheme="minorHAnsi" w:hAnsiTheme="minorHAnsi" w:cstheme="minorHAnsi"/>
                <w:sz w:val="18"/>
                <w:szCs w:val="18"/>
              </w:rPr>
              <w:t xml:space="preserve"> (&lt;ProductCode&gt; = “Home” </w:t>
            </w:r>
            <w:r w:rsidRPr="004A7594">
              <w:rPr>
                <w:rFonts w:asciiTheme="minorHAnsi" w:hAnsiTheme="minorHAnsi" w:cstheme="minorHAnsi"/>
                <w:b/>
                <w:bCs/>
                <w:sz w:val="18"/>
                <w:szCs w:val="18"/>
              </w:rPr>
              <w:t>OR</w:t>
            </w:r>
            <w:r w:rsidRPr="004A7594">
              <w:rPr>
                <w:rFonts w:asciiTheme="minorHAnsi" w:hAnsiTheme="minorHAnsi" w:cstheme="minorHAnsi"/>
                <w:sz w:val="18"/>
                <w:szCs w:val="18"/>
              </w:rPr>
              <w:t xml:space="preserve"> “Landlord”) </w:t>
            </w:r>
            <w:r w:rsidRPr="004A7594">
              <w:rPr>
                <w:rFonts w:asciiTheme="minorHAnsi" w:hAnsiTheme="minorHAnsi" w:cstheme="minorHAnsi"/>
                <w:b/>
                <w:bCs/>
                <w:sz w:val="18"/>
                <w:szCs w:val="18"/>
              </w:rPr>
              <w:t>AND</w:t>
            </w:r>
            <w:r w:rsidRPr="004A7594">
              <w:rPr>
                <w:rFonts w:asciiTheme="minorHAnsi" w:hAnsiTheme="minorHAnsi" w:cstheme="minorHAnsi"/>
                <w:sz w:val="18"/>
                <w:szCs w:val="18"/>
              </w:rPr>
              <w:t xml:space="preserve"> (&lt;</w:t>
            </w:r>
            <w:r w:rsidRPr="00A551ED">
              <w:rPr>
                <w:rFonts w:asciiTheme="minorHAnsi" w:hAnsiTheme="minorHAnsi" w:cstheme="minorHAnsi"/>
                <w:sz w:val="18"/>
                <w:szCs w:val="18"/>
              </w:rPr>
              <w:t>HomeCoverTypeCode</w:t>
            </w:r>
            <w:r w:rsidRPr="004A7594">
              <w:rPr>
                <w:rFonts w:asciiTheme="minorHAnsi" w:hAnsiTheme="minorHAnsi" w:cstheme="minorHAnsi"/>
                <w:sz w:val="18"/>
                <w:szCs w:val="18"/>
              </w:rPr>
              <w:t>&gt;= (“5|BuildingAndContents”</w:t>
            </w:r>
          </w:p>
          <w:p w14:paraId="0962CD56" w14:textId="34412118" w:rsidR="00C60E6A" w:rsidRPr="004A7594" w:rsidRDefault="00C60E6A" w:rsidP="00C60E6A">
            <w:pPr>
              <w:tabs>
                <w:tab w:val="left" w:pos="774"/>
              </w:tabs>
              <w:ind w:left="36"/>
              <w:rPr>
                <w:rFonts w:asciiTheme="minorHAnsi" w:hAnsiTheme="minorHAnsi" w:cstheme="minorHAnsi"/>
                <w:b/>
                <w:bCs/>
                <w:sz w:val="18"/>
                <w:szCs w:val="18"/>
              </w:rPr>
            </w:pPr>
            <w:r w:rsidRPr="004A7594">
              <w:rPr>
                <w:rFonts w:asciiTheme="minorHAnsi" w:hAnsiTheme="minorHAnsi" w:cstheme="minorHAnsi"/>
                <w:b/>
                <w:bCs/>
                <w:sz w:val="18"/>
                <w:szCs w:val="18"/>
              </w:rPr>
              <w:t xml:space="preserve">AND </w:t>
            </w:r>
            <w:r w:rsidRPr="00A551ED">
              <w:rPr>
                <w:rFonts w:asciiTheme="minorHAnsi" w:hAnsiTheme="minorHAnsi" w:cstheme="minorHAnsi"/>
                <w:sz w:val="18"/>
                <w:szCs w:val="18"/>
              </w:rPr>
              <w:t>&lt;BuildingInsuredLast30DaysCode&gt;</w:t>
            </w:r>
            <w:r w:rsidRPr="004A7594">
              <w:rPr>
                <w:rFonts w:asciiTheme="minorHAnsi" w:hAnsiTheme="minorHAnsi" w:cstheme="minorHAnsi"/>
                <w:sz w:val="18"/>
                <w:szCs w:val="18"/>
              </w:rPr>
              <w:t xml:space="preserve"> = “1|CurrentlyInsuredBuildingTrue” </w:t>
            </w:r>
            <w:r w:rsidRPr="00A551ED">
              <w:rPr>
                <w:rFonts w:asciiTheme="minorHAnsi" w:hAnsiTheme="minorHAnsi" w:cstheme="minorHAnsi"/>
                <w:b/>
                <w:bCs/>
                <w:sz w:val="18"/>
                <w:szCs w:val="18"/>
              </w:rPr>
              <w:t>AND</w:t>
            </w:r>
            <w:r w:rsidRPr="004A7594">
              <w:rPr>
                <w:rFonts w:asciiTheme="minorHAnsi" w:hAnsiTheme="minorHAnsi" w:cstheme="minorHAnsi"/>
                <w:b/>
                <w:bCs/>
                <w:sz w:val="18"/>
                <w:szCs w:val="18"/>
              </w:rPr>
              <w:t xml:space="preserve"> </w:t>
            </w:r>
            <w:r w:rsidRPr="00A551ED">
              <w:rPr>
                <w:rFonts w:asciiTheme="minorHAnsi" w:hAnsiTheme="minorHAnsi" w:cstheme="minorHAnsi"/>
                <w:sz w:val="18"/>
                <w:szCs w:val="18"/>
              </w:rPr>
              <w:t>&lt;ContentsInsuredLast30DaysCode&gt;</w:t>
            </w:r>
            <w:r w:rsidRPr="004A7594">
              <w:rPr>
                <w:rFonts w:asciiTheme="minorHAnsi" w:hAnsiTheme="minorHAnsi" w:cstheme="minorHAnsi"/>
                <w:sz w:val="18"/>
                <w:szCs w:val="18"/>
              </w:rPr>
              <w:t xml:space="preserve"> = “1|CurrentlyInsuredContentsTrue”</w:t>
            </w:r>
          </w:p>
          <w:p w14:paraId="6721E878" w14:textId="77777777" w:rsidR="00C60E6A" w:rsidRPr="004A7594" w:rsidRDefault="00C60E6A" w:rsidP="00C60E6A">
            <w:pPr>
              <w:tabs>
                <w:tab w:val="left" w:pos="774"/>
              </w:tabs>
              <w:ind w:left="36"/>
              <w:rPr>
                <w:rFonts w:asciiTheme="minorHAnsi" w:hAnsiTheme="minorHAnsi" w:cstheme="minorHAnsi"/>
                <w:sz w:val="18"/>
                <w:szCs w:val="18"/>
              </w:rPr>
            </w:pPr>
            <w:r w:rsidRPr="004A7594">
              <w:rPr>
                <w:rFonts w:asciiTheme="minorHAnsi" w:hAnsiTheme="minorHAnsi" w:cstheme="minorHAnsi"/>
                <w:sz w:val="18"/>
                <w:szCs w:val="18"/>
              </w:rPr>
              <w:t xml:space="preserve"> </w:t>
            </w:r>
            <w:r w:rsidRPr="004A7594">
              <w:rPr>
                <w:rFonts w:asciiTheme="minorHAnsi" w:hAnsiTheme="minorHAnsi" w:cstheme="minorHAnsi"/>
                <w:b/>
                <w:bCs/>
                <w:sz w:val="18"/>
                <w:szCs w:val="18"/>
              </w:rPr>
              <w:t>OR</w:t>
            </w:r>
            <w:r w:rsidRPr="004A7594">
              <w:rPr>
                <w:rFonts w:asciiTheme="minorHAnsi" w:hAnsiTheme="minorHAnsi" w:cstheme="minorHAnsi"/>
                <w:sz w:val="18"/>
                <w:szCs w:val="18"/>
              </w:rPr>
              <w:t xml:space="preserve"> </w:t>
            </w:r>
          </w:p>
          <w:p w14:paraId="0E009C1A" w14:textId="2C0E5ABA" w:rsidR="00C60E6A" w:rsidRPr="004A7594" w:rsidRDefault="00C60E6A" w:rsidP="00C60E6A">
            <w:pPr>
              <w:tabs>
                <w:tab w:val="left" w:pos="774"/>
              </w:tabs>
              <w:ind w:left="36"/>
              <w:rPr>
                <w:rFonts w:asciiTheme="minorHAnsi" w:hAnsiTheme="minorHAnsi" w:cstheme="minorHAnsi"/>
                <w:sz w:val="18"/>
                <w:szCs w:val="18"/>
              </w:rPr>
            </w:pPr>
            <w:r w:rsidRPr="004A7594">
              <w:rPr>
                <w:rFonts w:asciiTheme="minorHAnsi" w:hAnsiTheme="minorHAnsi" w:cstheme="minorHAnsi"/>
                <w:sz w:val="18"/>
                <w:szCs w:val="18"/>
              </w:rPr>
              <w:t xml:space="preserve">&lt;HomeCoverTypeCode&gt;= “2|Building”) </w:t>
            </w:r>
            <w:r w:rsidRPr="004A7594">
              <w:rPr>
                <w:rFonts w:asciiTheme="minorHAnsi" w:hAnsiTheme="minorHAnsi" w:cstheme="minorHAnsi"/>
                <w:b/>
                <w:bCs/>
                <w:sz w:val="18"/>
                <w:szCs w:val="18"/>
              </w:rPr>
              <w:t>AND</w:t>
            </w:r>
            <w:r w:rsidRPr="004A7594">
              <w:rPr>
                <w:rFonts w:asciiTheme="minorHAnsi" w:hAnsiTheme="minorHAnsi" w:cstheme="minorHAnsi"/>
                <w:sz w:val="18"/>
                <w:szCs w:val="18"/>
              </w:rPr>
              <w:t xml:space="preserve"> &lt;BuildingInsuredLast30DaysCode&gt; = “1|CurrentlyInsuredBuildingTrue” </w:t>
            </w:r>
          </w:p>
          <w:p w14:paraId="4FEC130A" w14:textId="2B2CA6C2" w:rsidR="00C60E6A" w:rsidRPr="004A7594" w:rsidRDefault="00C60E6A" w:rsidP="00C60E6A">
            <w:pPr>
              <w:tabs>
                <w:tab w:val="left" w:pos="774"/>
              </w:tabs>
              <w:ind w:left="36"/>
              <w:rPr>
                <w:rFonts w:asciiTheme="minorHAnsi" w:hAnsiTheme="minorHAnsi" w:cstheme="minorHAnsi"/>
                <w:b/>
                <w:bCs/>
                <w:sz w:val="18"/>
                <w:szCs w:val="18"/>
              </w:rPr>
            </w:pPr>
            <w:r w:rsidRPr="00A551ED">
              <w:rPr>
                <w:rFonts w:asciiTheme="minorHAnsi" w:hAnsiTheme="minorHAnsi" w:cstheme="minorHAnsi"/>
                <w:b/>
                <w:bCs/>
                <w:sz w:val="18"/>
                <w:szCs w:val="18"/>
              </w:rPr>
              <w:t>OR</w:t>
            </w:r>
          </w:p>
          <w:p w14:paraId="2D0130F7" w14:textId="77777777" w:rsidR="00C60E6A" w:rsidRPr="004A7594" w:rsidRDefault="00C60E6A" w:rsidP="00C60E6A">
            <w:pPr>
              <w:tabs>
                <w:tab w:val="left" w:pos="774"/>
              </w:tabs>
              <w:ind w:left="36"/>
              <w:rPr>
                <w:rFonts w:asciiTheme="minorHAnsi" w:hAnsiTheme="minorHAnsi" w:cstheme="minorHAnsi"/>
                <w:sz w:val="18"/>
                <w:szCs w:val="18"/>
              </w:rPr>
            </w:pPr>
            <w:r w:rsidRPr="004A7594">
              <w:rPr>
                <w:rFonts w:asciiTheme="minorHAnsi" w:hAnsiTheme="minorHAnsi" w:cstheme="minorHAnsi"/>
                <w:sz w:val="18"/>
                <w:szCs w:val="18"/>
              </w:rPr>
              <w:t xml:space="preserve">&lt;HomeCoverTypeCode&gt;= “3|Contents” </w:t>
            </w:r>
            <w:r w:rsidRPr="00A551ED">
              <w:rPr>
                <w:rFonts w:asciiTheme="minorHAnsi" w:hAnsiTheme="minorHAnsi" w:cstheme="minorHAnsi"/>
                <w:b/>
                <w:bCs/>
                <w:sz w:val="18"/>
                <w:szCs w:val="18"/>
              </w:rPr>
              <w:t>AND</w:t>
            </w:r>
          </w:p>
          <w:p w14:paraId="7D4A9C92" w14:textId="4F312FBC" w:rsidR="00C60E6A" w:rsidRPr="004A7594" w:rsidRDefault="00C60E6A" w:rsidP="00C60E6A">
            <w:pPr>
              <w:tabs>
                <w:tab w:val="left" w:pos="774"/>
              </w:tabs>
              <w:ind w:left="36"/>
              <w:rPr>
                <w:rFonts w:asciiTheme="minorHAnsi" w:hAnsiTheme="minorHAnsi" w:cstheme="minorHAnsi"/>
                <w:sz w:val="18"/>
                <w:szCs w:val="18"/>
              </w:rPr>
            </w:pPr>
            <w:r w:rsidRPr="004A7594">
              <w:rPr>
                <w:rFonts w:asciiTheme="minorHAnsi" w:hAnsiTheme="minorHAnsi" w:cstheme="minorHAnsi"/>
                <w:sz w:val="18"/>
                <w:szCs w:val="18"/>
              </w:rPr>
              <w:t>&lt;ContentsInsuredLast30DaysCode&gt; = “1|CurrentlyInsuredContentsTrue”</w:t>
            </w:r>
          </w:p>
          <w:p w14:paraId="6AE61E51" w14:textId="77777777" w:rsidR="00C60E6A" w:rsidRPr="004A7594" w:rsidRDefault="00C60E6A" w:rsidP="00C60E6A">
            <w:pPr>
              <w:tabs>
                <w:tab w:val="left" w:pos="774"/>
              </w:tabs>
              <w:ind w:left="36"/>
              <w:rPr>
                <w:rFonts w:asciiTheme="minorHAnsi" w:hAnsiTheme="minorHAnsi" w:cstheme="minorHAnsi"/>
                <w:sz w:val="18"/>
                <w:szCs w:val="18"/>
              </w:rPr>
            </w:pPr>
          </w:p>
          <w:p w14:paraId="533A7C8D" w14:textId="29B0169F" w:rsidR="00C60E6A" w:rsidRPr="00A551ED" w:rsidRDefault="00C60E6A" w:rsidP="00C60E6A">
            <w:pPr>
              <w:tabs>
                <w:tab w:val="left" w:pos="774"/>
              </w:tabs>
              <w:rPr>
                <w:rFonts w:asciiTheme="minorHAnsi" w:hAnsiTheme="minorHAnsi"/>
                <w:b/>
                <w:bCs/>
                <w:sz w:val="18"/>
                <w:szCs w:val="18"/>
              </w:rPr>
            </w:pPr>
            <w:r w:rsidRPr="004A7594">
              <w:rPr>
                <w:rFonts w:asciiTheme="minorHAnsi" w:hAnsiTheme="minorHAnsi"/>
                <w:b/>
                <w:sz w:val="18"/>
                <w:szCs w:val="18"/>
              </w:rPr>
              <w:t>THEN</w:t>
            </w:r>
            <w:r w:rsidRPr="004A7594">
              <w:rPr>
                <w:rFonts w:asciiTheme="minorHAnsi" w:hAnsiTheme="minorHAnsi"/>
                <w:sz w:val="18"/>
                <w:szCs w:val="18"/>
              </w:rPr>
              <w:t xml:space="preserve"> display </w:t>
            </w:r>
          </w:p>
          <w:p w14:paraId="2403F7FE" w14:textId="1C3C5B70" w:rsidR="00C60E6A" w:rsidRPr="00A551ED" w:rsidRDefault="00C60E6A" w:rsidP="00C60E6A">
            <w:pPr>
              <w:tabs>
                <w:tab w:val="left" w:pos="774"/>
              </w:tabs>
              <w:rPr>
                <w:rFonts w:asciiTheme="minorHAnsi" w:hAnsiTheme="minorHAnsi"/>
                <w:b/>
                <w:bCs/>
                <w:sz w:val="18"/>
                <w:szCs w:val="18"/>
              </w:rPr>
            </w:pPr>
            <w:r w:rsidRPr="00A551ED">
              <w:rPr>
                <w:rFonts w:asciiTheme="minorHAnsi" w:hAnsiTheme="minorHAnsi"/>
                <w:b/>
                <w:bCs/>
                <w:sz w:val="18"/>
                <w:szCs w:val="18"/>
              </w:rPr>
              <w:t>ELSEIF</w:t>
            </w:r>
          </w:p>
          <w:p w14:paraId="0B94A69F" w14:textId="77777777" w:rsidR="00C60E6A" w:rsidRPr="004A7594" w:rsidRDefault="00C60E6A" w:rsidP="00C60E6A">
            <w:pPr>
              <w:tabs>
                <w:tab w:val="left" w:pos="774"/>
              </w:tabs>
              <w:rPr>
                <w:rFonts w:asciiTheme="minorHAnsi" w:hAnsiTheme="minorHAnsi" w:cstheme="minorHAnsi"/>
                <w:b/>
                <w:bCs/>
                <w:sz w:val="20"/>
                <w:szCs w:val="20"/>
              </w:rPr>
            </w:pPr>
          </w:p>
        </w:tc>
        <w:tc>
          <w:tcPr>
            <w:tcW w:w="1701" w:type="dxa"/>
          </w:tcPr>
          <w:p w14:paraId="3A5404F6" w14:textId="77777777" w:rsidR="00C60E6A" w:rsidRDefault="00C60E6A" w:rsidP="00C60E6A">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444F2EBA" w14:textId="77777777" w:rsidR="00C60E6A" w:rsidRDefault="00C60E6A" w:rsidP="00C60E6A">
            <w:pPr>
              <w:spacing w:after="120"/>
              <w:rPr>
                <w:rFonts w:asciiTheme="minorHAnsi" w:hAnsiTheme="minorHAnsi" w:cstheme="minorHAnsi"/>
                <w:color w:val="000000"/>
                <w:sz w:val="20"/>
                <w:szCs w:val="20"/>
              </w:rPr>
            </w:pPr>
            <w:r w:rsidRPr="00B72706">
              <w:rPr>
                <w:rFonts w:asciiTheme="minorHAnsi" w:hAnsiTheme="minorHAnsi" w:cstheme="minorHAnsi"/>
                <w:color w:val="000000"/>
                <w:sz w:val="20"/>
                <w:szCs w:val="20"/>
              </w:rPr>
              <w:t xml:space="preserve">Bodycopy_COI </w:t>
            </w:r>
          </w:p>
          <w:p w14:paraId="2CC07BD9" w14:textId="77777777" w:rsidR="00C60E6A" w:rsidRDefault="00C60E6A" w:rsidP="00C60E6A">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4A75BCBB" w14:textId="77777777" w:rsidR="00C60E6A" w:rsidRDefault="00C60E6A" w:rsidP="00C60E6A">
            <w:pPr>
              <w:tabs>
                <w:tab w:val="left" w:pos="1800"/>
              </w:tabs>
              <w:rPr>
                <w:rFonts w:asciiTheme="minorHAnsi" w:hAnsiTheme="minorHAnsi" w:cstheme="minorHAnsi"/>
                <w:color w:val="000000"/>
                <w:sz w:val="20"/>
                <w:szCs w:val="20"/>
              </w:rPr>
            </w:pPr>
            <w:r w:rsidRPr="00EB4087">
              <w:rPr>
                <w:rFonts w:asciiTheme="minorHAnsi" w:hAnsiTheme="minorHAnsi" w:cstheme="minorHAnsi"/>
                <w:color w:val="000000"/>
                <w:sz w:val="20"/>
                <w:szCs w:val="20"/>
              </w:rPr>
              <w:t>Table_Bullet_1_COI</w:t>
            </w:r>
          </w:p>
          <w:p w14:paraId="0DE42E6C" w14:textId="77777777" w:rsidR="00C60E6A" w:rsidRDefault="00C60E6A" w:rsidP="00C60E6A">
            <w:pPr>
              <w:tabs>
                <w:tab w:val="left" w:pos="1800"/>
              </w:tabs>
              <w:rPr>
                <w:rFonts w:asciiTheme="minorHAnsi" w:hAnsiTheme="minorHAnsi" w:cstheme="minorHAnsi"/>
                <w:color w:val="000000"/>
                <w:sz w:val="20"/>
                <w:szCs w:val="20"/>
              </w:rPr>
            </w:pPr>
          </w:p>
          <w:p w14:paraId="60C8DB3B" w14:textId="4070465D" w:rsidR="00C60E6A" w:rsidRPr="00720F8E" w:rsidRDefault="00C60E6A" w:rsidP="00C60E6A">
            <w:pPr>
              <w:tabs>
                <w:tab w:val="left" w:pos="1800"/>
              </w:tabs>
              <w:rPr>
                <w:rFonts w:asciiTheme="minorHAnsi" w:hAnsiTheme="minorHAnsi" w:cstheme="minorHAnsi"/>
                <w:b/>
                <w:sz w:val="20"/>
              </w:rPr>
            </w:pPr>
            <w:r w:rsidRPr="00B81B2A">
              <w:rPr>
                <w:rFonts w:asciiTheme="minorHAnsi" w:hAnsiTheme="minorHAnsi" w:cstheme="minorHAnsi"/>
                <w:color w:val="000000"/>
                <w:sz w:val="20"/>
                <w:szCs w:val="20"/>
              </w:rPr>
              <w:t>Bullet_1_B_COI</w:t>
            </w:r>
          </w:p>
        </w:tc>
      </w:tr>
      <w:tr w:rsidR="00C60E6A" w:rsidRPr="00720F8E" w14:paraId="70EA05FC" w14:textId="77777777" w:rsidTr="009E32DB">
        <w:trPr>
          <w:cantSplit/>
        </w:trPr>
        <w:tc>
          <w:tcPr>
            <w:tcW w:w="846" w:type="dxa"/>
          </w:tcPr>
          <w:p w14:paraId="3D574DD1" w14:textId="6B51E7DC" w:rsidR="00C60E6A" w:rsidRPr="00720F8E" w:rsidRDefault="00C60E6A" w:rsidP="00C60E6A">
            <w:pPr>
              <w:tabs>
                <w:tab w:val="left" w:pos="1800"/>
              </w:tabs>
              <w:rPr>
                <w:rFonts w:asciiTheme="minorHAnsi" w:hAnsiTheme="minorHAnsi" w:cstheme="minorHAnsi"/>
                <w:b/>
                <w:sz w:val="20"/>
              </w:rPr>
            </w:pPr>
            <w:r w:rsidRPr="00792974">
              <w:rPr>
                <w:rFonts w:asciiTheme="minorHAnsi" w:hAnsiTheme="minorHAnsi" w:cstheme="minorHAnsi"/>
                <w:bCs/>
                <w:sz w:val="20"/>
              </w:rPr>
              <w:lastRenderedPageBreak/>
              <w:t xml:space="preserve">AYP </w:t>
            </w:r>
            <w:r>
              <w:rPr>
                <w:rFonts w:asciiTheme="minorHAnsi" w:hAnsiTheme="minorHAnsi" w:cstheme="minorHAnsi"/>
                <w:bCs/>
                <w:sz w:val="20"/>
              </w:rPr>
              <w:t>9-2</w:t>
            </w:r>
          </w:p>
        </w:tc>
        <w:tc>
          <w:tcPr>
            <w:tcW w:w="1701" w:type="dxa"/>
          </w:tcPr>
          <w:p w14:paraId="6DA894A8" w14:textId="5A9BA06C" w:rsidR="00C60E6A" w:rsidRPr="00A551ED" w:rsidRDefault="00C60E6A" w:rsidP="00C60E6A">
            <w:pPr>
              <w:tabs>
                <w:tab w:val="left" w:pos="1800"/>
              </w:tabs>
              <w:rPr>
                <w:rFonts w:asciiTheme="minorHAnsi" w:hAnsiTheme="minorHAnsi" w:cstheme="minorHAnsi"/>
                <w:sz w:val="18"/>
                <w:szCs w:val="18"/>
              </w:rPr>
            </w:pPr>
            <w:r w:rsidRPr="00A551ED">
              <w:rPr>
                <w:rFonts w:asciiTheme="minorHAnsi" w:hAnsiTheme="minorHAnsi" w:cstheme="minorHAnsi"/>
                <w:sz w:val="18"/>
                <w:szCs w:val="18"/>
              </w:rPr>
              <w:t>&lt;ProductCode&gt;</w:t>
            </w:r>
          </w:p>
          <w:p w14:paraId="483F754E" w14:textId="1840166A" w:rsidR="00C60E6A" w:rsidRPr="00770DBD" w:rsidRDefault="00C60E6A" w:rsidP="00C60E6A">
            <w:pPr>
              <w:tabs>
                <w:tab w:val="left" w:pos="1800"/>
              </w:tabs>
              <w:rPr>
                <w:rFonts w:ascii="Arial" w:hAnsi="Arial"/>
                <w:sz w:val="22"/>
                <w:szCs w:val="22"/>
              </w:rPr>
            </w:pPr>
            <w:r w:rsidRPr="00A551ED">
              <w:rPr>
                <w:rFonts w:asciiTheme="minorHAnsi" w:hAnsiTheme="minorHAnsi" w:cstheme="minorHAnsi"/>
                <w:sz w:val="18"/>
                <w:szCs w:val="18"/>
              </w:rPr>
              <w:t>HomeCoverTypeCode&gt;=</w:t>
            </w:r>
          </w:p>
          <w:p w14:paraId="5951201E" w14:textId="3AC911C2" w:rsidR="00C60E6A" w:rsidRPr="00496571" w:rsidDel="00876A66" w:rsidRDefault="00C60E6A" w:rsidP="00C60E6A">
            <w:pPr>
              <w:tabs>
                <w:tab w:val="left" w:pos="1800"/>
              </w:tabs>
              <w:rPr>
                <w:rFonts w:ascii="Arial" w:hAnsi="Arial"/>
                <w:sz w:val="22"/>
                <w:szCs w:val="22"/>
              </w:rPr>
            </w:pPr>
            <w:r w:rsidRPr="00A551ED">
              <w:rPr>
                <w:rFonts w:asciiTheme="minorHAnsi" w:hAnsiTheme="minorHAnsi" w:cstheme="minorHAnsi"/>
                <w:sz w:val="18"/>
                <w:szCs w:val="18"/>
              </w:rPr>
              <w:t>&lt;ContentsInsuredLast30DaysCode&gt;</w:t>
            </w:r>
          </w:p>
        </w:tc>
        <w:tc>
          <w:tcPr>
            <w:tcW w:w="8363" w:type="dxa"/>
          </w:tcPr>
          <w:tbl>
            <w:tblPr>
              <w:tblpPr w:leftFromText="180" w:rightFromText="180" w:vertAnchor="page" w:horzAnchor="margin" w:tblpY="1890"/>
              <w:tblOverlap w:val="never"/>
              <w:tblW w:w="8223" w:type="dxa"/>
              <w:tblBorders>
                <w:bottom w:val="single" w:sz="4" w:space="0" w:color="auto"/>
              </w:tblBorders>
              <w:tblLayout w:type="fixed"/>
              <w:tblLook w:val="04A0" w:firstRow="1" w:lastRow="0" w:firstColumn="1" w:lastColumn="0" w:noHBand="0" w:noVBand="1"/>
              <w:tblPrChange w:id="5305" w:author="Sue Simnor (EXT Idiom)" w:date="2024-08-07T11:27:00Z" w16du:dateUtc="2024-08-07T01:27:00Z">
                <w:tblPr>
                  <w:tblpPr w:leftFromText="180" w:rightFromText="180" w:vertAnchor="page" w:horzAnchor="margin" w:tblpY="1890"/>
                  <w:tblOverlap w:val="never"/>
                  <w:tblW w:w="8795" w:type="dxa"/>
                  <w:tblBorders>
                    <w:bottom w:val="single" w:sz="4" w:space="0" w:color="auto"/>
                  </w:tblBorders>
                  <w:tblLayout w:type="fixed"/>
                  <w:tblLook w:val="04A0" w:firstRow="1" w:lastRow="0" w:firstColumn="1" w:lastColumn="0" w:noHBand="0" w:noVBand="1"/>
                </w:tblPr>
              </w:tblPrChange>
            </w:tblPr>
            <w:tblGrid>
              <w:gridCol w:w="2410"/>
              <w:gridCol w:w="5813"/>
              <w:tblGridChange w:id="5306">
                <w:tblGrid>
                  <w:gridCol w:w="2410"/>
                  <w:gridCol w:w="168"/>
                  <w:gridCol w:w="5645"/>
                  <w:gridCol w:w="572"/>
                </w:tblGrid>
              </w:tblGridChange>
            </w:tblGrid>
            <w:tr w:rsidR="00C60E6A" w:rsidRPr="001338CF" w14:paraId="595CC174" w14:textId="77777777" w:rsidTr="006F4199">
              <w:trPr>
                <w:trHeight w:val="251"/>
                <w:trPrChange w:id="5307" w:author="Sue Simnor (EXT Idiom)" w:date="2024-08-07T11:27:00Z" w16du:dateUtc="2024-08-07T01:27:00Z">
                  <w:trPr>
                    <w:trHeight w:val="263"/>
                  </w:trPr>
                </w:trPrChange>
              </w:trPr>
              <w:tc>
                <w:tcPr>
                  <w:tcW w:w="2410" w:type="dxa"/>
                  <w:noWrap/>
                  <w:vAlign w:val="center"/>
                  <w:hideMark/>
                  <w:tcPrChange w:id="5308" w:author="Sue Simnor (EXT Idiom)" w:date="2024-08-07T11:27:00Z" w16du:dateUtc="2024-08-07T01:27:00Z">
                    <w:tcPr>
                      <w:tcW w:w="2578" w:type="dxa"/>
                      <w:gridSpan w:val="2"/>
                      <w:noWrap/>
                      <w:vAlign w:val="center"/>
                      <w:hideMark/>
                    </w:tcPr>
                  </w:tcPrChange>
                </w:tcPr>
                <w:p w14:paraId="2D279E6C" w14:textId="77777777" w:rsidR="00C60E6A" w:rsidRPr="001338CF" w:rsidRDefault="00C60E6A" w:rsidP="00C60E6A">
                  <w:pPr>
                    <w:pStyle w:val="BodycopyCOI"/>
                  </w:pPr>
                  <w:commentRangeStart w:id="5309"/>
                  <w:commentRangeStart w:id="5310"/>
                  <w:r w:rsidRPr="001338CF">
                    <w:t>You confirm that:</w:t>
                  </w:r>
                  <w:commentRangeEnd w:id="5309"/>
                  <w:r w:rsidRPr="001338CF">
                    <w:rPr>
                      <w:rStyle w:val="CommentReference"/>
                      <w:sz w:val="18"/>
                      <w:szCs w:val="18"/>
                    </w:rPr>
                    <w:commentReference w:id="5309"/>
                  </w:r>
                  <w:commentRangeEnd w:id="5310"/>
                  <w:r w:rsidRPr="001338CF">
                    <w:rPr>
                      <w:rStyle w:val="CommentReference"/>
                      <w:sz w:val="18"/>
                      <w:szCs w:val="18"/>
                    </w:rPr>
                    <w:commentReference w:id="5310"/>
                  </w:r>
                </w:p>
              </w:tc>
              <w:tc>
                <w:tcPr>
                  <w:tcW w:w="5813" w:type="dxa"/>
                  <w:noWrap/>
                  <w:vAlign w:val="center"/>
                  <w:hideMark/>
                  <w:tcPrChange w:id="5311" w:author="Sue Simnor (EXT Idiom)" w:date="2024-08-07T11:27:00Z" w16du:dateUtc="2024-08-07T01:27:00Z">
                    <w:tcPr>
                      <w:tcW w:w="6217" w:type="dxa"/>
                      <w:gridSpan w:val="2"/>
                      <w:noWrap/>
                      <w:vAlign w:val="center"/>
                      <w:hideMark/>
                    </w:tcPr>
                  </w:tcPrChange>
                </w:tcPr>
                <w:p w14:paraId="63F56CD3" w14:textId="7BF212EC" w:rsidR="00C60E6A" w:rsidRPr="0064023A" w:rsidRDefault="00C60E6A" w:rsidP="00C60E6A">
                  <w:pPr>
                    <w:pStyle w:val="ListParagraph"/>
                    <w:tabs>
                      <w:tab w:val="left" w:pos="774"/>
                    </w:tabs>
                    <w:spacing w:before="80" w:after="80"/>
                    <w:rPr>
                      <w:b/>
                      <w:bCs/>
                      <w:sz w:val="20"/>
                      <w:szCs w:val="20"/>
                    </w:rPr>
                  </w:pPr>
                  <w:commentRangeStart w:id="5312"/>
                  <w:commentRangeStart w:id="5313"/>
                  <w:commentRangeStart w:id="5314"/>
                  <w:r w:rsidRPr="0064023A">
                    <w:rPr>
                      <w:b/>
                      <w:bCs/>
                      <w:sz w:val="20"/>
                      <w:szCs w:val="20"/>
                      <w:rPrChange w:id="5315" w:author="Sue Simnor (EXT Idiom)" w:date="2024-08-14T10:20:00Z" w16du:dateUtc="2024-08-14T00:20:00Z">
                        <w:rPr>
                          <w:sz w:val="20"/>
                          <w:szCs w:val="20"/>
                        </w:rPr>
                      </w:rPrChange>
                    </w:rPr>
                    <w:t>you did not hold insurance on this Insured Address</w:t>
                  </w:r>
                  <w:commentRangeStart w:id="5316"/>
                  <w:commentRangeStart w:id="5317"/>
                  <w:commentRangeEnd w:id="5316"/>
                  <w:r w:rsidRPr="0064023A">
                    <w:rPr>
                      <w:rStyle w:val="CommentReference"/>
                      <w:rFonts w:cstheme="minorBidi"/>
                      <w:b/>
                      <w:bCs/>
                      <w:sz w:val="20"/>
                      <w:szCs w:val="20"/>
                      <w:shd w:val="clear" w:color="auto" w:fill="FFFFFF"/>
                      <w:rPrChange w:id="5318" w:author="Sue Simnor (EXT Idiom)" w:date="2024-08-14T10:20:00Z" w16du:dateUtc="2024-08-14T00:20:00Z">
                        <w:rPr>
                          <w:rStyle w:val="CommentReference"/>
                          <w:rFonts w:cstheme="minorBidi"/>
                          <w:sz w:val="20"/>
                          <w:szCs w:val="20"/>
                          <w:shd w:val="clear" w:color="auto" w:fill="FFFFFF"/>
                        </w:rPr>
                      </w:rPrChange>
                    </w:rPr>
                    <w:commentReference w:id="5316"/>
                  </w:r>
                  <w:commentRangeEnd w:id="5317"/>
                  <w:r w:rsidRPr="0064023A">
                    <w:rPr>
                      <w:rStyle w:val="CommentReference"/>
                      <w:rFonts w:cstheme="minorBidi"/>
                      <w:b/>
                      <w:bCs/>
                      <w:sz w:val="20"/>
                      <w:szCs w:val="20"/>
                      <w:shd w:val="clear" w:color="auto" w:fill="FFFFFF"/>
                      <w:rPrChange w:id="5319" w:author="Sue Simnor (EXT Idiom)" w:date="2024-08-14T10:20:00Z" w16du:dateUtc="2024-08-14T00:20:00Z">
                        <w:rPr>
                          <w:rStyle w:val="CommentReference"/>
                          <w:rFonts w:cstheme="minorBidi"/>
                          <w:sz w:val="20"/>
                          <w:szCs w:val="20"/>
                          <w:shd w:val="clear" w:color="auto" w:fill="FFFFFF"/>
                        </w:rPr>
                      </w:rPrChange>
                    </w:rPr>
                    <w:commentReference w:id="5317"/>
                  </w:r>
                  <w:r w:rsidRPr="0064023A">
                    <w:rPr>
                      <w:rStyle w:val="normaltextrun"/>
                      <w:b/>
                      <w:bCs/>
                      <w:sz w:val="20"/>
                      <w:szCs w:val="20"/>
                      <w:shd w:val="clear" w:color="auto" w:fill="FFFFFF"/>
                      <w:rPrChange w:id="5320" w:author="Sue Simnor (EXT Idiom)" w:date="2024-08-14T10:20:00Z" w16du:dateUtc="2024-08-14T00:20:00Z">
                        <w:rPr>
                          <w:rStyle w:val="normaltextrun"/>
                          <w:sz w:val="20"/>
                          <w:szCs w:val="20"/>
                          <w:shd w:val="clear" w:color="auto" w:fill="FFFFFF"/>
                        </w:rPr>
                      </w:rPrChange>
                    </w:rPr>
                    <w:t xml:space="preserve"> </w:t>
                  </w:r>
                  <w:r w:rsidRPr="0064023A">
                    <w:rPr>
                      <w:b/>
                      <w:bCs/>
                      <w:sz w:val="20"/>
                      <w:szCs w:val="20"/>
                      <w:rPrChange w:id="5321" w:author="Sue Simnor (EXT Idiom)" w:date="2024-08-14T10:20:00Z" w16du:dateUtc="2024-08-14T00:20:00Z">
                        <w:rPr>
                          <w:sz w:val="20"/>
                          <w:szCs w:val="20"/>
                        </w:rPr>
                      </w:rPrChange>
                    </w:rPr>
                    <w:t>within 30 days of first taking out this policy</w:t>
                  </w:r>
                  <w:del w:id="5322" w:author="sam sehgal" w:date="2024-12-19T11:15:00Z" w16du:dateUtc="2024-12-19T00:15:00Z">
                    <w:r w:rsidRPr="00A22820" w:rsidDel="00A22820">
                      <w:rPr>
                        <w:b/>
                        <w:bCs/>
                        <w:sz w:val="20"/>
                        <w:szCs w:val="20"/>
                        <w:highlight w:val="green"/>
                        <w:rPrChange w:id="5323" w:author="sam sehgal" w:date="2024-12-19T11:16:00Z" w16du:dateUtc="2024-12-19T00:16:00Z">
                          <w:rPr>
                            <w:sz w:val="20"/>
                            <w:szCs w:val="20"/>
                          </w:rPr>
                        </w:rPrChange>
                      </w:rPr>
                      <w:delText>.</w:delText>
                    </w:r>
                  </w:del>
                  <w:commentRangeEnd w:id="5312"/>
                  <w:r w:rsidRPr="0064023A">
                    <w:rPr>
                      <w:rStyle w:val="CommentReference"/>
                      <w:rFonts w:cstheme="minorBidi"/>
                      <w:b/>
                      <w:bCs/>
                      <w:sz w:val="20"/>
                      <w:szCs w:val="20"/>
                    </w:rPr>
                    <w:commentReference w:id="5312"/>
                  </w:r>
                  <w:commentRangeEnd w:id="5313"/>
                  <w:r w:rsidRPr="0064023A">
                    <w:rPr>
                      <w:rStyle w:val="CommentReference"/>
                      <w:rFonts w:cstheme="minorBidi"/>
                      <w:b/>
                      <w:bCs/>
                      <w:sz w:val="20"/>
                      <w:szCs w:val="20"/>
                    </w:rPr>
                    <w:commentReference w:id="5313"/>
                  </w:r>
                  <w:commentRangeEnd w:id="5314"/>
                  <w:r w:rsidRPr="0064023A">
                    <w:rPr>
                      <w:rStyle w:val="CommentReference"/>
                      <w:rFonts w:cstheme="minorBidi"/>
                      <w:b/>
                      <w:bCs/>
                      <w:sz w:val="20"/>
                      <w:szCs w:val="20"/>
                    </w:rPr>
                    <w:commentReference w:id="5314"/>
                  </w:r>
                </w:p>
              </w:tc>
            </w:tr>
          </w:tbl>
          <w:p w14:paraId="184A0CE5" w14:textId="77777777" w:rsidR="00C60E6A" w:rsidRPr="001338CF" w:rsidRDefault="00C60E6A" w:rsidP="00C60E6A">
            <w:pPr>
              <w:pStyle w:val="BodycopyCOI"/>
            </w:pPr>
          </w:p>
        </w:tc>
        <w:tc>
          <w:tcPr>
            <w:tcW w:w="1985" w:type="dxa"/>
          </w:tcPr>
          <w:p w14:paraId="4B8700C7" w14:textId="7E2A29E8" w:rsidR="00C60E6A" w:rsidRPr="004A7594" w:rsidRDefault="00C60E6A" w:rsidP="00C60E6A">
            <w:pPr>
              <w:tabs>
                <w:tab w:val="left" w:pos="774"/>
              </w:tabs>
              <w:rPr>
                <w:rFonts w:asciiTheme="minorHAnsi" w:hAnsiTheme="minorHAnsi" w:cstheme="minorHAnsi"/>
                <w:sz w:val="18"/>
                <w:szCs w:val="18"/>
              </w:rPr>
            </w:pPr>
            <w:r w:rsidRPr="004A7594">
              <w:rPr>
                <w:rFonts w:asciiTheme="minorHAnsi" w:hAnsiTheme="minorHAnsi"/>
                <w:b/>
                <w:bCs/>
                <w:sz w:val="18"/>
                <w:szCs w:val="18"/>
              </w:rPr>
              <w:t>IF</w:t>
            </w:r>
            <w:r w:rsidRPr="004A7594">
              <w:rPr>
                <w:rFonts w:asciiTheme="minorHAnsi" w:hAnsiTheme="minorHAnsi" w:cstheme="minorHAnsi"/>
                <w:sz w:val="18"/>
                <w:szCs w:val="18"/>
              </w:rPr>
              <w:t xml:space="preserve"> (&lt;ProductCode&gt; = “Home” </w:t>
            </w:r>
            <w:r w:rsidRPr="004A7594">
              <w:rPr>
                <w:rFonts w:asciiTheme="minorHAnsi" w:hAnsiTheme="minorHAnsi" w:cstheme="minorHAnsi"/>
                <w:b/>
                <w:bCs/>
                <w:sz w:val="18"/>
                <w:szCs w:val="18"/>
              </w:rPr>
              <w:t>OR</w:t>
            </w:r>
            <w:r w:rsidRPr="004A7594">
              <w:rPr>
                <w:rFonts w:asciiTheme="minorHAnsi" w:hAnsiTheme="minorHAnsi" w:cstheme="minorHAnsi"/>
                <w:sz w:val="18"/>
                <w:szCs w:val="18"/>
              </w:rPr>
              <w:t xml:space="preserve"> “Landlord”) </w:t>
            </w:r>
            <w:r w:rsidRPr="004A7594">
              <w:rPr>
                <w:rFonts w:asciiTheme="minorHAnsi" w:hAnsiTheme="minorHAnsi" w:cstheme="minorHAnsi"/>
                <w:b/>
                <w:bCs/>
                <w:sz w:val="18"/>
                <w:szCs w:val="18"/>
              </w:rPr>
              <w:t>AND</w:t>
            </w:r>
            <w:r w:rsidRPr="004A7594">
              <w:rPr>
                <w:rFonts w:asciiTheme="minorHAnsi" w:hAnsiTheme="minorHAnsi" w:cstheme="minorHAnsi"/>
                <w:sz w:val="18"/>
                <w:szCs w:val="18"/>
              </w:rPr>
              <w:t xml:space="preserve"> (&lt;HomeCoverTypeCode&gt;= (“5|BuildingAndContents”</w:t>
            </w:r>
          </w:p>
          <w:p w14:paraId="1535BFEA" w14:textId="00C934E1" w:rsidR="00C60E6A" w:rsidRPr="004A7594" w:rsidRDefault="00C60E6A" w:rsidP="00C60E6A">
            <w:pPr>
              <w:tabs>
                <w:tab w:val="left" w:pos="774"/>
              </w:tabs>
              <w:ind w:left="36"/>
              <w:rPr>
                <w:rFonts w:asciiTheme="minorHAnsi" w:hAnsiTheme="minorHAnsi" w:cstheme="minorHAnsi"/>
                <w:b/>
                <w:bCs/>
                <w:sz w:val="18"/>
                <w:szCs w:val="18"/>
              </w:rPr>
            </w:pPr>
            <w:r w:rsidRPr="004A7594">
              <w:rPr>
                <w:rFonts w:asciiTheme="minorHAnsi" w:hAnsiTheme="minorHAnsi" w:cstheme="minorHAnsi"/>
                <w:b/>
                <w:bCs/>
                <w:sz w:val="18"/>
                <w:szCs w:val="18"/>
              </w:rPr>
              <w:t xml:space="preserve">AND </w:t>
            </w:r>
            <w:r w:rsidRPr="004A7594">
              <w:rPr>
                <w:rFonts w:asciiTheme="minorHAnsi" w:hAnsiTheme="minorHAnsi" w:cstheme="minorHAnsi"/>
                <w:sz w:val="18"/>
                <w:szCs w:val="18"/>
              </w:rPr>
              <w:t xml:space="preserve">&lt;BuildingInsuredLast30DaysCode&gt; = “2|CurrentlyInsuredBuildingFalse” </w:t>
            </w:r>
            <w:r w:rsidRPr="004A7594">
              <w:rPr>
                <w:rFonts w:asciiTheme="minorHAnsi" w:hAnsiTheme="minorHAnsi" w:cstheme="minorHAnsi"/>
                <w:b/>
                <w:bCs/>
                <w:sz w:val="18"/>
                <w:szCs w:val="18"/>
              </w:rPr>
              <w:t xml:space="preserve">AND </w:t>
            </w:r>
            <w:r w:rsidRPr="004A7594">
              <w:rPr>
                <w:rFonts w:asciiTheme="minorHAnsi" w:hAnsiTheme="minorHAnsi" w:cstheme="minorHAnsi"/>
                <w:sz w:val="18"/>
                <w:szCs w:val="18"/>
              </w:rPr>
              <w:t>&lt;ContentsInsuredLast30DaysCode&gt; = “2|CurrentlyInsuredContentsFalse”</w:t>
            </w:r>
          </w:p>
          <w:p w14:paraId="4A1043E2" w14:textId="77777777" w:rsidR="00C60E6A" w:rsidRPr="004A7594" w:rsidRDefault="00C60E6A" w:rsidP="00C60E6A">
            <w:pPr>
              <w:tabs>
                <w:tab w:val="left" w:pos="774"/>
              </w:tabs>
              <w:ind w:left="36"/>
              <w:rPr>
                <w:rFonts w:asciiTheme="minorHAnsi" w:hAnsiTheme="minorHAnsi" w:cstheme="minorHAnsi"/>
                <w:sz w:val="18"/>
                <w:szCs w:val="18"/>
              </w:rPr>
            </w:pPr>
            <w:r w:rsidRPr="004A7594">
              <w:rPr>
                <w:rFonts w:asciiTheme="minorHAnsi" w:hAnsiTheme="minorHAnsi" w:cstheme="minorHAnsi"/>
                <w:sz w:val="18"/>
                <w:szCs w:val="18"/>
              </w:rPr>
              <w:t xml:space="preserve"> </w:t>
            </w:r>
            <w:r w:rsidRPr="004A7594">
              <w:rPr>
                <w:rFonts w:asciiTheme="minorHAnsi" w:hAnsiTheme="minorHAnsi" w:cstheme="minorHAnsi"/>
                <w:b/>
                <w:bCs/>
                <w:sz w:val="18"/>
                <w:szCs w:val="18"/>
              </w:rPr>
              <w:t>OR</w:t>
            </w:r>
            <w:r w:rsidRPr="004A7594">
              <w:rPr>
                <w:rFonts w:asciiTheme="minorHAnsi" w:hAnsiTheme="minorHAnsi" w:cstheme="minorHAnsi"/>
                <w:sz w:val="18"/>
                <w:szCs w:val="18"/>
              </w:rPr>
              <w:t xml:space="preserve"> </w:t>
            </w:r>
          </w:p>
          <w:p w14:paraId="6D0900B4" w14:textId="4BE195B3" w:rsidR="00C60E6A" w:rsidRPr="004A7594" w:rsidRDefault="00C60E6A" w:rsidP="00C60E6A">
            <w:pPr>
              <w:tabs>
                <w:tab w:val="left" w:pos="774"/>
              </w:tabs>
              <w:ind w:left="36"/>
              <w:rPr>
                <w:rFonts w:asciiTheme="minorHAnsi" w:hAnsiTheme="minorHAnsi" w:cstheme="minorHAnsi"/>
                <w:sz w:val="18"/>
                <w:szCs w:val="18"/>
              </w:rPr>
            </w:pPr>
            <w:r w:rsidRPr="004A7594">
              <w:rPr>
                <w:rFonts w:asciiTheme="minorHAnsi" w:hAnsiTheme="minorHAnsi" w:cstheme="minorHAnsi"/>
                <w:sz w:val="18"/>
                <w:szCs w:val="18"/>
              </w:rPr>
              <w:t xml:space="preserve">&lt;HomeCoverTypeCode&gt;= “2|Building”) </w:t>
            </w:r>
            <w:r w:rsidRPr="004A7594">
              <w:rPr>
                <w:rFonts w:asciiTheme="minorHAnsi" w:hAnsiTheme="minorHAnsi" w:cstheme="minorHAnsi"/>
                <w:b/>
                <w:bCs/>
                <w:sz w:val="18"/>
                <w:szCs w:val="18"/>
              </w:rPr>
              <w:t>AND</w:t>
            </w:r>
            <w:r w:rsidRPr="004A7594">
              <w:rPr>
                <w:rFonts w:asciiTheme="minorHAnsi" w:hAnsiTheme="minorHAnsi" w:cstheme="minorHAnsi"/>
                <w:sz w:val="18"/>
                <w:szCs w:val="18"/>
              </w:rPr>
              <w:t xml:space="preserve"> &lt;BuildingInsuredLast30DaysCode&gt; = “2|CurrentlyInsuredBuildingFalse” </w:t>
            </w:r>
          </w:p>
          <w:p w14:paraId="0D6CDDCC" w14:textId="77777777" w:rsidR="00C60E6A" w:rsidRPr="004A7594" w:rsidRDefault="00C60E6A" w:rsidP="00C60E6A">
            <w:pPr>
              <w:tabs>
                <w:tab w:val="left" w:pos="774"/>
              </w:tabs>
              <w:ind w:left="36"/>
              <w:rPr>
                <w:rFonts w:asciiTheme="minorHAnsi" w:hAnsiTheme="minorHAnsi" w:cstheme="minorHAnsi"/>
                <w:b/>
                <w:bCs/>
                <w:sz w:val="18"/>
                <w:szCs w:val="18"/>
              </w:rPr>
            </w:pPr>
            <w:r w:rsidRPr="004A7594">
              <w:rPr>
                <w:rFonts w:asciiTheme="minorHAnsi" w:hAnsiTheme="minorHAnsi" w:cstheme="minorHAnsi"/>
                <w:b/>
                <w:bCs/>
                <w:sz w:val="18"/>
                <w:szCs w:val="18"/>
              </w:rPr>
              <w:t>OR</w:t>
            </w:r>
          </w:p>
          <w:p w14:paraId="24859DDF" w14:textId="77777777" w:rsidR="00C60E6A" w:rsidRPr="004A7594" w:rsidRDefault="00C60E6A" w:rsidP="00C60E6A">
            <w:pPr>
              <w:tabs>
                <w:tab w:val="left" w:pos="774"/>
              </w:tabs>
              <w:ind w:left="36"/>
              <w:rPr>
                <w:rFonts w:asciiTheme="minorHAnsi" w:hAnsiTheme="minorHAnsi" w:cstheme="minorHAnsi"/>
                <w:sz w:val="18"/>
                <w:szCs w:val="18"/>
              </w:rPr>
            </w:pPr>
            <w:r w:rsidRPr="004A7594">
              <w:rPr>
                <w:rFonts w:asciiTheme="minorHAnsi" w:hAnsiTheme="minorHAnsi" w:cstheme="minorHAnsi"/>
                <w:sz w:val="18"/>
                <w:szCs w:val="18"/>
              </w:rPr>
              <w:t xml:space="preserve">&lt;HomeCoverTypeCode&gt;= “3|Contents” </w:t>
            </w:r>
            <w:r w:rsidRPr="004A7594">
              <w:rPr>
                <w:rFonts w:asciiTheme="minorHAnsi" w:hAnsiTheme="minorHAnsi" w:cstheme="minorHAnsi"/>
                <w:b/>
                <w:bCs/>
                <w:sz w:val="18"/>
                <w:szCs w:val="18"/>
              </w:rPr>
              <w:t>AND</w:t>
            </w:r>
          </w:p>
          <w:p w14:paraId="350647C8" w14:textId="63D963B4" w:rsidR="00C60E6A" w:rsidRPr="004A7594" w:rsidRDefault="00C60E6A" w:rsidP="00C60E6A">
            <w:pPr>
              <w:tabs>
                <w:tab w:val="left" w:pos="774"/>
              </w:tabs>
              <w:ind w:left="36"/>
              <w:rPr>
                <w:rFonts w:asciiTheme="minorHAnsi" w:hAnsiTheme="minorHAnsi" w:cstheme="minorHAnsi"/>
                <w:sz w:val="18"/>
                <w:szCs w:val="18"/>
              </w:rPr>
            </w:pPr>
            <w:r w:rsidRPr="004A7594">
              <w:rPr>
                <w:rFonts w:asciiTheme="minorHAnsi" w:hAnsiTheme="minorHAnsi" w:cstheme="minorHAnsi"/>
                <w:sz w:val="18"/>
                <w:szCs w:val="18"/>
              </w:rPr>
              <w:t>&lt;ContentsInsuredLast30DaysCode&gt; = “2|CurrentlyInsuredContentsFalse”</w:t>
            </w:r>
          </w:p>
          <w:p w14:paraId="4CFCA058" w14:textId="77777777" w:rsidR="00C60E6A" w:rsidRPr="004A7594" w:rsidRDefault="00C60E6A" w:rsidP="00C60E6A">
            <w:pPr>
              <w:tabs>
                <w:tab w:val="left" w:pos="774"/>
              </w:tabs>
              <w:ind w:left="36"/>
              <w:rPr>
                <w:rFonts w:asciiTheme="minorHAnsi" w:hAnsiTheme="minorHAnsi" w:cstheme="minorHAnsi"/>
                <w:sz w:val="18"/>
                <w:szCs w:val="18"/>
              </w:rPr>
            </w:pPr>
          </w:p>
          <w:p w14:paraId="7F9B3FB1" w14:textId="30DDC287" w:rsidR="00C60E6A" w:rsidRPr="00A551ED" w:rsidRDefault="00C60E6A" w:rsidP="00C60E6A">
            <w:pPr>
              <w:tabs>
                <w:tab w:val="left" w:pos="774"/>
              </w:tabs>
              <w:rPr>
                <w:rFonts w:asciiTheme="minorHAnsi" w:hAnsiTheme="minorHAnsi"/>
                <w:b/>
                <w:bCs/>
                <w:sz w:val="18"/>
                <w:szCs w:val="18"/>
              </w:rPr>
            </w:pPr>
            <w:r w:rsidRPr="004A7594">
              <w:rPr>
                <w:rFonts w:asciiTheme="minorHAnsi" w:hAnsiTheme="minorHAnsi"/>
                <w:b/>
                <w:sz w:val="18"/>
                <w:szCs w:val="18"/>
              </w:rPr>
              <w:t>THEN</w:t>
            </w:r>
            <w:r w:rsidRPr="004A7594">
              <w:rPr>
                <w:rFonts w:asciiTheme="minorHAnsi" w:hAnsiTheme="minorHAnsi"/>
                <w:sz w:val="18"/>
                <w:szCs w:val="18"/>
              </w:rPr>
              <w:t xml:space="preserve"> </w:t>
            </w:r>
            <w:r w:rsidRPr="00A551ED">
              <w:rPr>
                <w:rFonts w:asciiTheme="minorHAnsi" w:hAnsiTheme="minorHAnsi"/>
                <w:b/>
                <w:bCs/>
                <w:sz w:val="18"/>
                <w:szCs w:val="18"/>
              </w:rPr>
              <w:t>display</w:t>
            </w:r>
          </w:p>
          <w:p w14:paraId="6A70150D" w14:textId="1DA34B43" w:rsidR="00C60E6A" w:rsidRPr="00A551ED" w:rsidRDefault="00C60E6A" w:rsidP="00C60E6A">
            <w:pPr>
              <w:tabs>
                <w:tab w:val="left" w:pos="774"/>
              </w:tabs>
              <w:rPr>
                <w:rFonts w:asciiTheme="minorHAnsi" w:hAnsiTheme="minorHAnsi"/>
                <w:b/>
                <w:bCs/>
                <w:sz w:val="18"/>
                <w:szCs w:val="18"/>
              </w:rPr>
            </w:pPr>
            <w:r w:rsidRPr="00A551ED">
              <w:rPr>
                <w:rFonts w:asciiTheme="minorHAnsi" w:hAnsiTheme="minorHAnsi"/>
                <w:b/>
                <w:bCs/>
                <w:sz w:val="18"/>
                <w:szCs w:val="18"/>
              </w:rPr>
              <w:t>ELSEIF</w:t>
            </w:r>
          </w:p>
          <w:p w14:paraId="6BDD798A" w14:textId="2FD09053" w:rsidR="00C60E6A" w:rsidRPr="004A7594" w:rsidRDefault="00C60E6A" w:rsidP="00C60E6A">
            <w:pPr>
              <w:tabs>
                <w:tab w:val="left" w:pos="774"/>
              </w:tabs>
              <w:rPr>
                <w:b/>
                <w:bCs/>
                <w:sz w:val="18"/>
                <w:szCs w:val="18"/>
              </w:rPr>
            </w:pPr>
          </w:p>
        </w:tc>
        <w:tc>
          <w:tcPr>
            <w:tcW w:w="1701" w:type="dxa"/>
          </w:tcPr>
          <w:p w14:paraId="48E47E09" w14:textId="77777777" w:rsidR="00C60E6A" w:rsidRDefault="00C60E6A" w:rsidP="00C60E6A">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00C40DDE" w14:textId="77777777" w:rsidR="00C60E6A" w:rsidRDefault="00C60E6A" w:rsidP="00C60E6A">
            <w:pPr>
              <w:spacing w:after="120"/>
              <w:rPr>
                <w:rFonts w:asciiTheme="minorHAnsi" w:hAnsiTheme="minorHAnsi" w:cstheme="minorHAnsi"/>
                <w:color w:val="000000"/>
                <w:sz w:val="20"/>
                <w:szCs w:val="20"/>
              </w:rPr>
            </w:pPr>
            <w:r w:rsidRPr="00B72706">
              <w:rPr>
                <w:rFonts w:asciiTheme="minorHAnsi" w:hAnsiTheme="minorHAnsi" w:cstheme="minorHAnsi"/>
                <w:color w:val="000000"/>
                <w:sz w:val="20"/>
                <w:szCs w:val="20"/>
              </w:rPr>
              <w:t xml:space="preserve">Bodycopy_COI </w:t>
            </w:r>
          </w:p>
          <w:p w14:paraId="7C54B504" w14:textId="77777777" w:rsidR="00C60E6A" w:rsidRDefault="00C60E6A" w:rsidP="00C60E6A">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58B16392" w14:textId="77777777" w:rsidR="00C60E6A" w:rsidRDefault="00C60E6A" w:rsidP="00C60E6A">
            <w:pPr>
              <w:tabs>
                <w:tab w:val="left" w:pos="1800"/>
              </w:tabs>
              <w:rPr>
                <w:rFonts w:asciiTheme="minorHAnsi" w:hAnsiTheme="minorHAnsi" w:cstheme="minorHAnsi"/>
                <w:color w:val="000000"/>
                <w:sz w:val="20"/>
                <w:szCs w:val="20"/>
              </w:rPr>
            </w:pPr>
            <w:r w:rsidRPr="00EB4087">
              <w:rPr>
                <w:rFonts w:asciiTheme="minorHAnsi" w:hAnsiTheme="minorHAnsi" w:cstheme="minorHAnsi"/>
                <w:color w:val="000000"/>
                <w:sz w:val="20"/>
                <w:szCs w:val="20"/>
              </w:rPr>
              <w:t>Table_Bullet_1_COI</w:t>
            </w:r>
          </w:p>
          <w:p w14:paraId="2845CCDB" w14:textId="77777777" w:rsidR="00C60E6A" w:rsidRDefault="00C60E6A" w:rsidP="00C60E6A">
            <w:pPr>
              <w:tabs>
                <w:tab w:val="left" w:pos="1800"/>
              </w:tabs>
              <w:rPr>
                <w:rFonts w:asciiTheme="minorHAnsi" w:hAnsiTheme="minorHAnsi" w:cstheme="minorHAnsi"/>
                <w:color w:val="000000"/>
                <w:sz w:val="20"/>
                <w:szCs w:val="20"/>
              </w:rPr>
            </w:pPr>
          </w:p>
          <w:p w14:paraId="2A8CA6DC" w14:textId="18D0A7DB" w:rsidR="00C60E6A" w:rsidRDefault="00C60E6A" w:rsidP="00C60E6A">
            <w:pPr>
              <w:spacing w:after="120"/>
              <w:rPr>
                <w:rFonts w:asciiTheme="minorHAnsi" w:hAnsiTheme="minorHAnsi" w:cstheme="minorHAnsi"/>
                <w:color w:val="000000"/>
                <w:sz w:val="20"/>
                <w:szCs w:val="20"/>
              </w:rPr>
            </w:pPr>
            <w:r w:rsidRPr="00B81B2A">
              <w:rPr>
                <w:rFonts w:asciiTheme="minorHAnsi" w:hAnsiTheme="minorHAnsi" w:cstheme="minorHAnsi"/>
                <w:color w:val="000000"/>
                <w:sz w:val="20"/>
                <w:szCs w:val="20"/>
              </w:rPr>
              <w:t>Bullet_1_B_COI</w:t>
            </w:r>
          </w:p>
        </w:tc>
      </w:tr>
      <w:tr w:rsidR="00C60E6A" w:rsidRPr="00A551ED" w14:paraId="3F2100DC" w14:textId="77777777" w:rsidTr="009E32DB">
        <w:trPr>
          <w:cantSplit/>
        </w:trPr>
        <w:tc>
          <w:tcPr>
            <w:tcW w:w="846" w:type="dxa"/>
          </w:tcPr>
          <w:p w14:paraId="3B4B794E" w14:textId="5E0FC9A9" w:rsidR="00C60E6A" w:rsidRPr="00A551ED" w:rsidRDefault="00C60E6A" w:rsidP="00C60E6A">
            <w:pPr>
              <w:tabs>
                <w:tab w:val="left" w:pos="1800"/>
              </w:tabs>
              <w:rPr>
                <w:rFonts w:ascii="Arial" w:hAnsi="Arial" w:cs="Arial"/>
                <w:b/>
                <w:sz w:val="20"/>
                <w:rPrChange w:id="5325" w:author="Sue Simnor (EXT Idiom)" w:date="2024-08-07T09:55:00Z" w16du:dateUtc="2024-08-06T23:55:00Z">
                  <w:rPr>
                    <w:rFonts w:asciiTheme="minorHAnsi" w:hAnsiTheme="minorHAnsi" w:cstheme="minorHAnsi"/>
                    <w:b/>
                    <w:sz w:val="20"/>
                  </w:rPr>
                </w:rPrChange>
              </w:rPr>
            </w:pPr>
            <w:r w:rsidRPr="003F2223">
              <w:rPr>
                <w:rFonts w:ascii="Arial" w:hAnsi="Arial" w:cs="Arial"/>
                <w:bCs/>
                <w:sz w:val="20"/>
                <w:rPrChange w:id="5326" w:author="Sue Simnor (EXT Idiom)" w:date="2025-03-11T15:32:00Z" w16du:dateUtc="2025-03-11T04:32:00Z">
                  <w:rPr>
                    <w:rFonts w:asciiTheme="minorHAnsi" w:hAnsiTheme="minorHAnsi" w:cstheme="minorHAnsi"/>
                    <w:bCs/>
                    <w:sz w:val="20"/>
                  </w:rPr>
                </w:rPrChange>
              </w:rPr>
              <w:lastRenderedPageBreak/>
              <w:t>AYP 9-3</w:t>
            </w:r>
            <w:r w:rsidR="00380EB8">
              <w:rPr>
                <w:rFonts w:ascii="Arial" w:hAnsi="Arial" w:cs="Arial"/>
                <w:bCs/>
                <w:sz w:val="20"/>
              </w:rPr>
              <w:t>A</w:t>
            </w:r>
          </w:p>
        </w:tc>
        <w:tc>
          <w:tcPr>
            <w:tcW w:w="1701" w:type="dxa"/>
          </w:tcPr>
          <w:p w14:paraId="297BF38E" w14:textId="0576A4DD" w:rsidR="00C60E6A" w:rsidRPr="00A551ED" w:rsidRDefault="00C60E6A" w:rsidP="00C60E6A">
            <w:pPr>
              <w:tabs>
                <w:tab w:val="left" w:pos="1800"/>
              </w:tabs>
              <w:rPr>
                <w:rFonts w:ascii="Arial" w:hAnsi="Arial" w:cs="Arial"/>
                <w:sz w:val="18"/>
                <w:szCs w:val="18"/>
                <w:rPrChange w:id="5327" w:author="Sue Simnor (EXT Idiom)" w:date="2024-08-07T09:55:00Z" w16du:dateUtc="2024-08-06T23:55:00Z">
                  <w:rPr>
                    <w:rFonts w:asciiTheme="minorHAnsi" w:hAnsiTheme="minorHAnsi" w:cstheme="minorHAnsi"/>
                    <w:sz w:val="18"/>
                    <w:szCs w:val="18"/>
                  </w:rPr>
                </w:rPrChange>
              </w:rPr>
            </w:pPr>
            <w:r w:rsidRPr="00A551ED">
              <w:rPr>
                <w:rFonts w:ascii="Arial" w:hAnsi="Arial" w:cs="Arial"/>
                <w:sz w:val="18"/>
                <w:szCs w:val="18"/>
                <w:rPrChange w:id="5328" w:author="Sue Simnor (EXT Idiom)" w:date="2024-08-07T09:55:00Z" w16du:dateUtc="2024-08-06T23:55:00Z">
                  <w:rPr>
                    <w:rFonts w:asciiTheme="minorHAnsi" w:hAnsiTheme="minorHAnsi" w:cstheme="minorHAnsi"/>
                    <w:sz w:val="18"/>
                    <w:szCs w:val="18"/>
                  </w:rPr>
                </w:rPrChange>
              </w:rPr>
              <w:t>&lt;ProductCode&gt;</w:t>
            </w:r>
          </w:p>
          <w:p w14:paraId="5979865E" w14:textId="2F513FF1" w:rsidR="00C60E6A" w:rsidRPr="00A551ED" w:rsidRDefault="00C60E6A" w:rsidP="00C60E6A">
            <w:pPr>
              <w:tabs>
                <w:tab w:val="left" w:pos="1800"/>
              </w:tabs>
              <w:rPr>
                <w:rFonts w:ascii="Arial" w:hAnsi="Arial" w:cs="Arial"/>
                <w:sz w:val="18"/>
                <w:szCs w:val="18"/>
                <w:rPrChange w:id="5329" w:author="Sue Simnor (EXT Idiom)" w:date="2024-08-07T09:55:00Z" w16du:dateUtc="2024-08-06T23:55:00Z">
                  <w:rPr>
                    <w:rFonts w:asciiTheme="minorHAnsi" w:hAnsiTheme="minorHAnsi" w:cstheme="minorHAnsi"/>
                    <w:sz w:val="18"/>
                    <w:szCs w:val="18"/>
                  </w:rPr>
                </w:rPrChange>
              </w:rPr>
            </w:pPr>
            <w:r w:rsidRPr="00A551ED">
              <w:rPr>
                <w:rFonts w:ascii="Arial" w:hAnsi="Arial" w:cs="Arial"/>
                <w:sz w:val="18"/>
                <w:szCs w:val="18"/>
                <w:rPrChange w:id="5330" w:author="Sue Simnor (EXT Idiom)" w:date="2024-08-07T09:55:00Z" w16du:dateUtc="2024-08-06T23:55:00Z">
                  <w:rPr>
                    <w:rFonts w:asciiTheme="minorHAnsi" w:hAnsiTheme="minorHAnsi" w:cstheme="minorHAnsi"/>
                    <w:sz w:val="18"/>
                    <w:szCs w:val="18"/>
                  </w:rPr>
                </w:rPrChange>
              </w:rPr>
              <w:t>&lt;HomeCoverTypeCode&gt;</w:t>
            </w:r>
            <w:del w:id="5331" w:author="Sue Simnor (EXT Idiom)" w:date="2025-03-13T10:14:00Z" w16du:dateUtc="2025-03-12T23:14:00Z">
              <w:r w:rsidRPr="00A551ED" w:rsidDel="00BC426A">
                <w:rPr>
                  <w:rFonts w:ascii="Arial" w:hAnsi="Arial" w:cs="Arial"/>
                  <w:sz w:val="18"/>
                  <w:szCs w:val="18"/>
                  <w:rPrChange w:id="5332" w:author="Sue Simnor (EXT Idiom)" w:date="2024-08-07T09:55:00Z" w16du:dateUtc="2024-08-06T23:55:00Z">
                    <w:rPr>
                      <w:rFonts w:asciiTheme="minorHAnsi" w:hAnsiTheme="minorHAnsi" w:cstheme="minorHAnsi"/>
                      <w:sz w:val="18"/>
                      <w:szCs w:val="18"/>
                    </w:rPr>
                  </w:rPrChange>
                </w:rPr>
                <w:delText>=</w:delText>
              </w:r>
            </w:del>
          </w:p>
        </w:tc>
        <w:tc>
          <w:tcPr>
            <w:tcW w:w="8363" w:type="dxa"/>
          </w:tcPr>
          <w:tbl>
            <w:tblPr>
              <w:tblpPr w:leftFromText="180" w:rightFromText="180" w:vertAnchor="page" w:horzAnchor="margin" w:tblpY="191"/>
              <w:tblOverlap w:val="never"/>
              <w:tblW w:w="8328" w:type="dxa"/>
              <w:tblBorders>
                <w:bottom w:val="single" w:sz="4" w:space="0" w:color="auto"/>
              </w:tblBorders>
              <w:tblLayout w:type="fixed"/>
              <w:tblLook w:val="04A0" w:firstRow="1" w:lastRow="0" w:firstColumn="1" w:lastColumn="0" w:noHBand="0" w:noVBand="1"/>
              <w:tblPrChange w:id="5333" w:author="Sue Simnor (EXT Idiom)" w:date="2024-08-07T11:27:00Z" w16du:dateUtc="2024-08-07T01:27:00Z">
                <w:tblPr>
                  <w:tblpPr w:leftFromText="180" w:rightFromText="180" w:vertAnchor="page" w:horzAnchor="margin" w:tblpY="191"/>
                  <w:tblOverlap w:val="never"/>
                  <w:tblW w:w="8795" w:type="dxa"/>
                  <w:tblBorders>
                    <w:bottom w:val="single" w:sz="4" w:space="0" w:color="auto"/>
                  </w:tblBorders>
                  <w:tblLayout w:type="fixed"/>
                  <w:tblLook w:val="04A0" w:firstRow="1" w:lastRow="0" w:firstColumn="1" w:lastColumn="0" w:noHBand="0" w:noVBand="1"/>
                </w:tblPr>
              </w:tblPrChange>
            </w:tblPr>
            <w:tblGrid>
              <w:gridCol w:w="2441"/>
              <w:gridCol w:w="5887"/>
              <w:tblGridChange w:id="5334">
                <w:tblGrid>
                  <w:gridCol w:w="2441"/>
                  <w:gridCol w:w="137"/>
                  <w:gridCol w:w="5750"/>
                  <w:gridCol w:w="467"/>
                </w:tblGrid>
              </w:tblGridChange>
            </w:tblGrid>
            <w:tr w:rsidR="00C60E6A" w:rsidRPr="00A551ED" w14:paraId="42B14FDB" w14:textId="77777777" w:rsidTr="006F4199">
              <w:trPr>
                <w:trHeight w:val="252"/>
                <w:trPrChange w:id="5335" w:author="Sue Simnor (EXT Idiom)" w:date="2024-08-07T11:27:00Z" w16du:dateUtc="2024-08-07T01:27:00Z">
                  <w:trPr>
                    <w:trHeight w:val="263"/>
                  </w:trPr>
                </w:trPrChange>
              </w:trPr>
              <w:tc>
                <w:tcPr>
                  <w:tcW w:w="2441" w:type="dxa"/>
                  <w:noWrap/>
                  <w:vAlign w:val="center"/>
                  <w:hideMark/>
                  <w:tcPrChange w:id="5336" w:author="Sue Simnor (EXT Idiom)" w:date="2024-08-07T11:27:00Z" w16du:dateUtc="2024-08-07T01:27:00Z">
                    <w:tcPr>
                      <w:tcW w:w="2578" w:type="dxa"/>
                      <w:gridSpan w:val="2"/>
                      <w:noWrap/>
                      <w:vAlign w:val="center"/>
                      <w:hideMark/>
                    </w:tcPr>
                  </w:tcPrChange>
                </w:tcPr>
                <w:p w14:paraId="58F823BD" w14:textId="77777777" w:rsidR="00C60E6A" w:rsidRPr="00A551ED" w:rsidRDefault="00C60E6A" w:rsidP="00C60E6A">
                  <w:pPr>
                    <w:pStyle w:val="BodycopyCOI"/>
                    <w:rPr>
                      <w:rFonts w:cs="Arial"/>
                    </w:rPr>
                  </w:pPr>
                  <w:commentRangeStart w:id="5337"/>
                  <w:commentRangeStart w:id="5338"/>
                  <w:r w:rsidRPr="00A551ED">
                    <w:rPr>
                      <w:rFonts w:cs="Arial"/>
                    </w:rPr>
                    <w:t>You confirm that:</w:t>
                  </w:r>
                  <w:commentRangeEnd w:id="5337"/>
                  <w:r w:rsidRPr="00A551ED">
                    <w:rPr>
                      <w:rStyle w:val="CommentReference"/>
                      <w:rFonts w:cs="Arial"/>
                      <w:sz w:val="18"/>
                      <w:szCs w:val="18"/>
                    </w:rPr>
                    <w:commentReference w:id="5337"/>
                  </w:r>
                  <w:commentRangeEnd w:id="5338"/>
                  <w:r w:rsidRPr="00A551ED">
                    <w:rPr>
                      <w:rStyle w:val="CommentReference"/>
                      <w:rFonts w:cs="Arial"/>
                      <w:sz w:val="18"/>
                      <w:szCs w:val="18"/>
                    </w:rPr>
                    <w:commentReference w:id="5338"/>
                  </w:r>
                </w:p>
              </w:tc>
              <w:tc>
                <w:tcPr>
                  <w:tcW w:w="5887" w:type="dxa"/>
                  <w:noWrap/>
                  <w:vAlign w:val="center"/>
                  <w:hideMark/>
                  <w:tcPrChange w:id="5339" w:author="Sue Simnor (EXT Idiom)" w:date="2024-08-07T11:27:00Z" w16du:dateUtc="2024-08-07T01:27:00Z">
                    <w:tcPr>
                      <w:tcW w:w="6217" w:type="dxa"/>
                      <w:gridSpan w:val="2"/>
                      <w:noWrap/>
                      <w:vAlign w:val="center"/>
                      <w:hideMark/>
                    </w:tcPr>
                  </w:tcPrChange>
                </w:tcPr>
                <w:p w14:paraId="427FFA47" w14:textId="3E9808C7" w:rsidR="00C60E6A" w:rsidRPr="0064023A" w:rsidRDefault="00C60E6A" w:rsidP="00C60E6A">
                  <w:pPr>
                    <w:pStyle w:val="ListParagraph"/>
                    <w:tabs>
                      <w:tab w:val="left" w:pos="774"/>
                    </w:tabs>
                    <w:spacing w:before="80" w:after="80"/>
                    <w:rPr>
                      <w:rFonts w:ascii="Arial" w:hAnsi="Arial" w:cs="Arial"/>
                      <w:b/>
                      <w:bCs/>
                      <w:sz w:val="20"/>
                      <w:szCs w:val="20"/>
                      <w:rPrChange w:id="5340" w:author="Sue Simnor (EXT Idiom)" w:date="2024-08-14T10:20:00Z" w16du:dateUtc="2024-08-14T00:20:00Z">
                        <w:rPr>
                          <w:b/>
                          <w:bCs/>
                          <w:sz w:val="20"/>
                          <w:szCs w:val="20"/>
                        </w:rPr>
                      </w:rPrChange>
                    </w:rPr>
                  </w:pPr>
                  <w:commentRangeStart w:id="5341"/>
                  <w:commentRangeStart w:id="5342"/>
                  <w:commentRangeStart w:id="5343"/>
                  <w:commentRangeStart w:id="5344"/>
                  <w:commentRangeStart w:id="5345"/>
                  <w:r w:rsidRPr="0064023A">
                    <w:rPr>
                      <w:rFonts w:ascii="Calibri" w:eastAsia="Calibri" w:hAnsi="Calibri" w:cs="Calibri"/>
                      <w:b/>
                      <w:bCs/>
                      <w:color w:val="000000" w:themeColor="text1"/>
                      <w:sz w:val="20"/>
                      <w:szCs w:val="20"/>
                      <w:rPrChange w:id="5346" w:author="Sue Simnor (EXT Idiom)" w:date="2024-08-14T10:20:00Z" w16du:dateUtc="2024-08-14T00:20:00Z">
                        <w:rPr>
                          <w:sz w:val="20"/>
                          <w:szCs w:val="20"/>
                        </w:rPr>
                      </w:rPrChange>
                    </w:rPr>
                    <w:t>your Insured Address</w:t>
                  </w:r>
                  <w:commentRangeStart w:id="5347"/>
                  <w:commentRangeStart w:id="5348"/>
                  <w:r w:rsidRPr="0064023A">
                    <w:rPr>
                      <w:rFonts w:ascii="Calibri" w:eastAsia="Calibri" w:hAnsi="Calibri" w:cs="Calibri"/>
                      <w:b/>
                      <w:bCs/>
                      <w:color w:val="000000" w:themeColor="text1"/>
                      <w:sz w:val="20"/>
                      <w:szCs w:val="20"/>
                      <w:rPrChange w:id="5349" w:author="Sue Simnor (EXT Idiom)" w:date="2024-08-14T10:20:00Z" w16du:dateUtc="2024-08-14T00:20:00Z">
                        <w:rPr>
                          <w:sz w:val="20"/>
                          <w:szCs w:val="20"/>
                        </w:rPr>
                      </w:rPrChange>
                    </w:rPr>
                    <w:t xml:space="preserve"> </w:t>
                  </w:r>
                  <w:commentRangeEnd w:id="5347"/>
                  <w:r w:rsidRPr="0064023A">
                    <w:rPr>
                      <w:rStyle w:val="CommentReference"/>
                      <w:rFonts w:ascii="Calibri" w:eastAsia="Calibri" w:hAnsi="Calibri" w:cs="Calibri"/>
                      <w:b/>
                      <w:bCs/>
                      <w:color w:val="000000" w:themeColor="text1"/>
                      <w:sz w:val="20"/>
                      <w:szCs w:val="20"/>
                      <w:rPrChange w:id="5350" w:author="Sue Simnor (EXT Idiom)" w:date="2024-08-14T10:20:00Z" w16du:dateUtc="2024-08-14T00:20:00Z">
                        <w:rPr>
                          <w:rStyle w:val="CommentReference"/>
                          <w:rFonts w:cstheme="minorBidi"/>
                          <w:sz w:val="20"/>
                          <w:szCs w:val="20"/>
                        </w:rPr>
                      </w:rPrChange>
                    </w:rPr>
                    <w:commentReference w:id="5347"/>
                  </w:r>
                  <w:commentRangeEnd w:id="5348"/>
                  <w:r w:rsidRPr="0064023A">
                    <w:rPr>
                      <w:rStyle w:val="CommentReference"/>
                      <w:rFonts w:ascii="Calibri" w:eastAsia="Calibri" w:hAnsi="Calibri" w:cs="Calibri"/>
                      <w:b/>
                      <w:bCs/>
                      <w:color w:val="000000" w:themeColor="text1"/>
                      <w:sz w:val="20"/>
                      <w:szCs w:val="20"/>
                      <w:rPrChange w:id="5351" w:author="Sue Simnor (EXT Idiom)" w:date="2024-08-14T10:20:00Z" w16du:dateUtc="2024-08-14T00:20:00Z">
                        <w:rPr>
                          <w:rStyle w:val="CommentReference"/>
                          <w:rFonts w:cstheme="minorBidi"/>
                          <w:sz w:val="20"/>
                          <w:szCs w:val="20"/>
                        </w:rPr>
                      </w:rPrChange>
                    </w:rPr>
                    <w:commentReference w:id="5348"/>
                  </w:r>
                  <w:r w:rsidRPr="0064023A">
                    <w:rPr>
                      <w:rFonts w:ascii="Calibri" w:eastAsia="Calibri" w:hAnsi="Calibri" w:cs="Calibri"/>
                      <w:b/>
                      <w:bCs/>
                      <w:color w:val="000000" w:themeColor="text1"/>
                      <w:sz w:val="20"/>
                      <w:szCs w:val="20"/>
                      <w:rPrChange w:id="5352" w:author="Sue Simnor (EXT Idiom)" w:date="2024-08-14T10:20:00Z" w16du:dateUtc="2024-08-14T00:20:00Z">
                        <w:rPr>
                          <w:sz w:val="20"/>
                          <w:szCs w:val="20"/>
                        </w:rPr>
                      </w:rPrChange>
                    </w:rPr>
                    <w:t>is not a boarding house, hostel, hotel, Government owned residence,</w:t>
                  </w:r>
                  <w:commentRangeStart w:id="5353"/>
                  <w:commentRangeStart w:id="5354"/>
                  <w:commentRangeStart w:id="5355"/>
                  <w:r w:rsidRPr="0064023A">
                    <w:rPr>
                      <w:rFonts w:ascii="Calibri" w:eastAsia="Calibri" w:hAnsi="Calibri" w:cs="Calibri"/>
                      <w:b/>
                      <w:bCs/>
                      <w:color w:val="000000" w:themeColor="text1"/>
                      <w:sz w:val="20"/>
                      <w:szCs w:val="20"/>
                      <w:rPrChange w:id="5356" w:author="Sue Simnor (EXT Idiom)" w:date="2024-08-14T10:20:00Z" w16du:dateUtc="2024-08-14T00:20:00Z">
                        <w:rPr>
                          <w:sz w:val="20"/>
                          <w:szCs w:val="20"/>
                        </w:rPr>
                      </w:rPrChange>
                    </w:rPr>
                    <w:t xml:space="preserve"> mobile or moveable home,</w:t>
                  </w:r>
                  <w:commentRangeEnd w:id="5353"/>
                  <w:r w:rsidRPr="0064023A">
                    <w:rPr>
                      <w:rStyle w:val="CommentReference"/>
                      <w:rFonts w:ascii="Calibri" w:eastAsia="Calibri" w:hAnsi="Calibri" w:cs="Calibri"/>
                      <w:b/>
                      <w:bCs/>
                      <w:color w:val="000000" w:themeColor="text1"/>
                      <w:sz w:val="20"/>
                      <w:szCs w:val="20"/>
                      <w:rPrChange w:id="5357" w:author="Sue Simnor (EXT Idiom)" w:date="2024-08-14T10:20:00Z" w16du:dateUtc="2024-08-14T00:20:00Z">
                        <w:rPr>
                          <w:rStyle w:val="CommentReference"/>
                          <w:rFonts w:cstheme="minorBidi"/>
                          <w:sz w:val="20"/>
                          <w:szCs w:val="20"/>
                        </w:rPr>
                      </w:rPrChange>
                    </w:rPr>
                    <w:commentReference w:id="5353"/>
                  </w:r>
                  <w:commentRangeEnd w:id="5354"/>
                  <w:r w:rsidRPr="0064023A">
                    <w:rPr>
                      <w:rStyle w:val="CommentReference"/>
                      <w:rFonts w:ascii="Calibri" w:eastAsia="Calibri" w:hAnsi="Calibri" w:cs="Calibri"/>
                      <w:b/>
                      <w:bCs/>
                      <w:color w:val="000000" w:themeColor="text1"/>
                      <w:sz w:val="20"/>
                      <w:szCs w:val="20"/>
                      <w:rPrChange w:id="5358" w:author="Sue Simnor (EXT Idiom)" w:date="2024-08-14T10:20:00Z" w16du:dateUtc="2024-08-14T00:20:00Z">
                        <w:rPr>
                          <w:rStyle w:val="CommentReference"/>
                          <w:rFonts w:cstheme="minorBidi"/>
                          <w:sz w:val="20"/>
                          <w:szCs w:val="20"/>
                        </w:rPr>
                      </w:rPrChange>
                    </w:rPr>
                    <w:commentReference w:id="5354"/>
                  </w:r>
                  <w:commentRangeEnd w:id="5355"/>
                  <w:r w:rsidRPr="0064023A">
                    <w:rPr>
                      <w:rStyle w:val="CommentReference"/>
                      <w:rFonts w:ascii="Calibri" w:eastAsia="Calibri" w:hAnsi="Calibri" w:cs="Calibri"/>
                      <w:b/>
                      <w:bCs/>
                      <w:color w:val="000000" w:themeColor="text1"/>
                      <w:sz w:val="20"/>
                      <w:szCs w:val="20"/>
                      <w:rPrChange w:id="5359" w:author="Sue Simnor (EXT Idiom)" w:date="2024-08-14T10:20:00Z" w16du:dateUtc="2024-08-14T00:20:00Z">
                        <w:rPr>
                          <w:rStyle w:val="CommentReference"/>
                          <w:rFonts w:cstheme="minorBidi"/>
                          <w:sz w:val="20"/>
                          <w:szCs w:val="20"/>
                        </w:rPr>
                      </w:rPrChange>
                    </w:rPr>
                    <w:commentReference w:id="5355"/>
                  </w:r>
                  <w:r w:rsidRPr="0064023A">
                    <w:rPr>
                      <w:rFonts w:ascii="Calibri" w:eastAsia="Calibri" w:hAnsi="Calibri" w:cs="Calibri"/>
                      <w:b/>
                      <w:bCs/>
                      <w:color w:val="000000" w:themeColor="text1"/>
                      <w:sz w:val="20"/>
                      <w:szCs w:val="20"/>
                      <w:rPrChange w:id="5360" w:author="Sue Simnor (EXT Idiom)" w:date="2024-08-14T10:20:00Z" w16du:dateUtc="2024-08-14T00:20:00Z">
                        <w:rPr>
                          <w:sz w:val="20"/>
                          <w:szCs w:val="20"/>
                        </w:rPr>
                      </w:rPrChange>
                    </w:rPr>
                    <w:t xml:space="preserve"> building located in a caravan park or holiday park, commercial farm or hobby farm</w:t>
                  </w:r>
                  <w:del w:id="5361" w:author="sam sehgal" w:date="2024-12-19T11:16:00Z" w16du:dateUtc="2024-12-19T00:16:00Z">
                    <w:r w:rsidRPr="00ED756A" w:rsidDel="00A22820">
                      <w:rPr>
                        <w:rFonts w:ascii="Calibri" w:eastAsia="Calibri" w:hAnsi="Calibri" w:cs="Calibri"/>
                        <w:b/>
                        <w:bCs/>
                        <w:color w:val="000000" w:themeColor="text1"/>
                        <w:sz w:val="20"/>
                        <w:szCs w:val="20"/>
                        <w:rPrChange w:id="5362" w:author="Sue Simnor (EXT Idiom)" w:date="2025-03-11T13:45:00Z" w16du:dateUtc="2025-03-11T02:45:00Z">
                          <w:rPr>
                            <w:sz w:val="20"/>
                            <w:szCs w:val="20"/>
                          </w:rPr>
                        </w:rPrChange>
                      </w:rPr>
                      <w:delText>.</w:delText>
                    </w:r>
                  </w:del>
                  <w:commentRangeEnd w:id="5341"/>
                  <w:r w:rsidRPr="0064023A">
                    <w:rPr>
                      <w:rStyle w:val="CommentReference"/>
                      <w:rFonts w:ascii="Arial" w:hAnsi="Arial" w:cs="Arial"/>
                      <w:b/>
                      <w:bCs/>
                      <w:sz w:val="20"/>
                      <w:szCs w:val="20"/>
                      <w:rPrChange w:id="5363" w:author="Sue Simnor (EXT Idiom)" w:date="2024-08-14T10:20:00Z" w16du:dateUtc="2024-08-14T00:20:00Z">
                        <w:rPr>
                          <w:rStyle w:val="CommentReference"/>
                          <w:rFonts w:cstheme="minorBidi"/>
                          <w:b/>
                          <w:bCs/>
                          <w:sz w:val="20"/>
                          <w:szCs w:val="20"/>
                        </w:rPr>
                      </w:rPrChange>
                    </w:rPr>
                    <w:commentReference w:id="5341"/>
                  </w:r>
                  <w:commentRangeEnd w:id="5342"/>
                  <w:r w:rsidRPr="0064023A">
                    <w:rPr>
                      <w:rStyle w:val="CommentReference"/>
                      <w:rFonts w:ascii="Arial" w:hAnsi="Arial" w:cs="Arial"/>
                      <w:b/>
                      <w:bCs/>
                      <w:sz w:val="20"/>
                      <w:szCs w:val="20"/>
                      <w:rPrChange w:id="5364" w:author="Sue Simnor (EXT Idiom)" w:date="2024-08-14T10:20:00Z" w16du:dateUtc="2024-08-14T00:20:00Z">
                        <w:rPr>
                          <w:rStyle w:val="CommentReference"/>
                          <w:rFonts w:cstheme="minorBidi"/>
                          <w:b/>
                          <w:bCs/>
                          <w:sz w:val="20"/>
                          <w:szCs w:val="20"/>
                        </w:rPr>
                      </w:rPrChange>
                    </w:rPr>
                    <w:commentReference w:id="5342"/>
                  </w:r>
                  <w:commentRangeEnd w:id="5343"/>
                  <w:r w:rsidRPr="0064023A">
                    <w:rPr>
                      <w:rStyle w:val="CommentReference"/>
                      <w:rFonts w:ascii="Arial" w:hAnsi="Arial" w:cs="Arial"/>
                      <w:b/>
                      <w:bCs/>
                      <w:sz w:val="20"/>
                      <w:szCs w:val="20"/>
                      <w:rPrChange w:id="5365" w:author="Sue Simnor (EXT Idiom)" w:date="2024-08-14T10:20:00Z" w16du:dateUtc="2024-08-14T00:20:00Z">
                        <w:rPr>
                          <w:rStyle w:val="CommentReference"/>
                          <w:rFonts w:cstheme="minorBidi"/>
                          <w:b/>
                          <w:bCs/>
                          <w:sz w:val="20"/>
                          <w:szCs w:val="20"/>
                        </w:rPr>
                      </w:rPrChange>
                    </w:rPr>
                    <w:commentReference w:id="5343"/>
                  </w:r>
                  <w:commentRangeEnd w:id="5344"/>
                  <w:r w:rsidRPr="0064023A">
                    <w:rPr>
                      <w:rStyle w:val="CommentReference"/>
                      <w:rFonts w:ascii="Arial" w:hAnsi="Arial" w:cs="Arial"/>
                      <w:b/>
                      <w:bCs/>
                      <w:sz w:val="20"/>
                      <w:szCs w:val="20"/>
                      <w:rPrChange w:id="5367" w:author="Sue Simnor (EXT Idiom)" w:date="2024-08-14T10:20:00Z" w16du:dateUtc="2024-08-14T00:20:00Z">
                        <w:rPr>
                          <w:rStyle w:val="CommentReference"/>
                          <w:rFonts w:cstheme="minorBidi"/>
                          <w:b/>
                          <w:bCs/>
                          <w:sz w:val="20"/>
                          <w:szCs w:val="20"/>
                        </w:rPr>
                      </w:rPrChange>
                    </w:rPr>
                    <w:commentReference w:id="5344"/>
                  </w:r>
                  <w:commentRangeEnd w:id="5345"/>
                  <w:r w:rsidRPr="0064023A">
                    <w:rPr>
                      <w:rStyle w:val="CommentReference"/>
                      <w:rFonts w:ascii="Arial" w:hAnsi="Arial" w:cs="Arial"/>
                      <w:b/>
                      <w:bCs/>
                      <w:sz w:val="20"/>
                      <w:szCs w:val="20"/>
                      <w:rPrChange w:id="5368" w:author="Sue Simnor (EXT Idiom)" w:date="2024-08-14T10:20:00Z" w16du:dateUtc="2024-08-14T00:20:00Z">
                        <w:rPr>
                          <w:rStyle w:val="CommentReference"/>
                          <w:rFonts w:cstheme="minorBidi"/>
                          <w:b/>
                          <w:bCs/>
                          <w:sz w:val="20"/>
                          <w:szCs w:val="20"/>
                        </w:rPr>
                      </w:rPrChange>
                    </w:rPr>
                    <w:commentReference w:id="5345"/>
                  </w:r>
                </w:p>
              </w:tc>
            </w:tr>
          </w:tbl>
          <w:p w14:paraId="2624A69B" w14:textId="77777777" w:rsidR="00C60E6A" w:rsidRPr="00A551ED" w:rsidRDefault="00C60E6A" w:rsidP="00C60E6A">
            <w:pPr>
              <w:pStyle w:val="TableHeading2"/>
              <w:spacing w:line="240" w:lineRule="auto"/>
              <w:rPr>
                <w:rFonts w:cs="Arial"/>
                <w:b w:val="0"/>
                <w:bCs w:val="0"/>
              </w:rPr>
            </w:pPr>
          </w:p>
        </w:tc>
        <w:tc>
          <w:tcPr>
            <w:tcW w:w="1985" w:type="dxa"/>
          </w:tcPr>
          <w:p w14:paraId="1B832CE3" w14:textId="01FFD0E4" w:rsidR="00C60E6A" w:rsidRPr="006F4199" w:rsidRDefault="00C60E6A" w:rsidP="00C60E6A">
            <w:pPr>
              <w:tabs>
                <w:tab w:val="left" w:pos="774"/>
              </w:tabs>
              <w:rPr>
                <w:rFonts w:ascii="Calibri" w:eastAsia="Calibri" w:hAnsi="Calibri" w:cs="Calibri"/>
                <w:color w:val="000000" w:themeColor="text1"/>
                <w:sz w:val="18"/>
                <w:szCs w:val="18"/>
                <w:rPrChange w:id="5369" w:author="Sue Simnor (EXT Idiom)" w:date="2024-08-07T11:27:00Z" w16du:dateUtc="2024-08-07T01:27:00Z">
                  <w:rPr>
                    <w:rFonts w:asciiTheme="minorHAnsi" w:hAnsiTheme="minorHAnsi"/>
                    <w:sz w:val="18"/>
                    <w:szCs w:val="18"/>
                  </w:rPr>
                </w:rPrChange>
              </w:rPr>
            </w:pPr>
            <w:r w:rsidRPr="006F4199">
              <w:rPr>
                <w:rFonts w:ascii="Calibri" w:eastAsia="Calibri" w:hAnsi="Calibri" w:cs="Calibri"/>
                <w:color w:val="000000" w:themeColor="text1"/>
                <w:sz w:val="18"/>
                <w:szCs w:val="18"/>
                <w:rPrChange w:id="5370" w:author="Sue Simnor (EXT Idiom)" w:date="2024-08-07T11:27:00Z" w16du:dateUtc="2024-08-07T01:27:00Z">
                  <w:rPr>
                    <w:rFonts w:asciiTheme="minorHAnsi" w:hAnsiTheme="minorHAnsi"/>
                    <w:b/>
                    <w:bCs/>
                    <w:sz w:val="18"/>
                    <w:szCs w:val="18"/>
                  </w:rPr>
                </w:rPrChange>
              </w:rPr>
              <w:t>IF</w:t>
            </w:r>
            <w:r w:rsidRPr="006F4199">
              <w:rPr>
                <w:rFonts w:ascii="Calibri" w:eastAsia="Calibri" w:hAnsi="Calibri" w:cs="Calibri"/>
                <w:color w:val="000000" w:themeColor="text1"/>
                <w:sz w:val="18"/>
                <w:szCs w:val="18"/>
                <w:rPrChange w:id="5371" w:author="Sue Simnor (EXT Idiom)" w:date="2024-08-07T11:27:00Z" w16du:dateUtc="2024-08-07T01:27:00Z">
                  <w:rPr>
                    <w:rFonts w:asciiTheme="minorHAnsi" w:hAnsiTheme="minorHAnsi"/>
                    <w:sz w:val="18"/>
                    <w:szCs w:val="18"/>
                  </w:rPr>
                </w:rPrChange>
              </w:rPr>
              <w:t xml:space="preserve"> (&lt;ProductCode&gt; = “Home” </w:t>
            </w:r>
            <w:r w:rsidRPr="006F4199">
              <w:rPr>
                <w:rFonts w:ascii="Calibri" w:eastAsia="Calibri" w:hAnsi="Calibri" w:cs="Calibri"/>
                <w:color w:val="000000" w:themeColor="text1"/>
                <w:sz w:val="18"/>
                <w:szCs w:val="18"/>
                <w:rPrChange w:id="5372" w:author="Sue Simnor (EXT Idiom)" w:date="2024-08-07T11:27:00Z" w16du:dateUtc="2024-08-07T01:27:00Z">
                  <w:rPr>
                    <w:rFonts w:asciiTheme="minorHAnsi" w:hAnsiTheme="minorHAnsi"/>
                    <w:b/>
                    <w:bCs/>
                    <w:sz w:val="18"/>
                    <w:szCs w:val="18"/>
                  </w:rPr>
                </w:rPrChange>
              </w:rPr>
              <w:t>OR</w:t>
            </w:r>
            <w:r w:rsidRPr="006F4199">
              <w:rPr>
                <w:rFonts w:ascii="Calibri" w:eastAsia="Calibri" w:hAnsi="Calibri" w:cs="Calibri"/>
                <w:color w:val="000000" w:themeColor="text1"/>
                <w:sz w:val="18"/>
                <w:szCs w:val="18"/>
                <w:rPrChange w:id="5373" w:author="Sue Simnor (EXT Idiom)" w:date="2024-08-07T11:27:00Z" w16du:dateUtc="2024-08-07T01:27:00Z">
                  <w:rPr>
                    <w:rFonts w:asciiTheme="minorHAnsi" w:hAnsiTheme="minorHAnsi"/>
                    <w:sz w:val="18"/>
                    <w:szCs w:val="18"/>
                  </w:rPr>
                </w:rPrChange>
              </w:rPr>
              <w:t xml:space="preserve"> “Landlord”) </w:t>
            </w:r>
            <w:r w:rsidRPr="006F4199">
              <w:rPr>
                <w:rFonts w:ascii="Calibri" w:eastAsia="Calibri" w:hAnsi="Calibri" w:cs="Calibri"/>
                <w:color w:val="000000" w:themeColor="text1"/>
                <w:sz w:val="18"/>
                <w:szCs w:val="18"/>
                <w:rPrChange w:id="5374" w:author="Sue Simnor (EXT Idiom)" w:date="2024-08-07T11:27:00Z" w16du:dateUtc="2024-08-07T01:27:00Z">
                  <w:rPr>
                    <w:rFonts w:asciiTheme="minorHAnsi" w:hAnsiTheme="minorHAnsi"/>
                    <w:b/>
                    <w:bCs/>
                    <w:sz w:val="18"/>
                    <w:szCs w:val="18"/>
                  </w:rPr>
                </w:rPrChange>
              </w:rPr>
              <w:t>AND</w:t>
            </w:r>
            <w:r w:rsidRPr="006F4199">
              <w:rPr>
                <w:rFonts w:ascii="Calibri" w:eastAsia="Calibri" w:hAnsi="Calibri" w:cs="Calibri"/>
                <w:color w:val="000000" w:themeColor="text1"/>
                <w:sz w:val="18"/>
                <w:szCs w:val="18"/>
                <w:rPrChange w:id="5375" w:author="Sue Simnor (EXT Idiom)" w:date="2024-08-07T11:27:00Z" w16du:dateUtc="2024-08-07T01:27:00Z">
                  <w:rPr>
                    <w:rFonts w:asciiTheme="minorHAnsi" w:hAnsiTheme="minorHAnsi"/>
                    <w:sz w:val="18"/>
                    <w:szCs w:val="18"/>
                  </w:rPr>
                </w:rPrChange>
              </w:rPr>
              <w:t xml:space="preserve"> (</w:t>
            </w:r>
            <w:r w:rsidRPr="006F4199">
              <w:rPr>
                <w:rFonts w:ascii="Calibri" w:eastAsia="Calibri" w:hAnsi="Calibri" w:cs="Calibri"/>
                <w:color w:val="000000" w:themeColor="text1"/>
                <w:sz w:val="18"/>
                <w:szCs w:val="18"/>
                <w:rPrChange w:id="5376" w:author="Sue Simnor (EXT Idiom)" w:date="2024-08-07T11:27:00Z" w16du:dateUtc="2024-08-07T01:27:00Z">
                  <w:rPr>
                    <w:sz w:val="18"/>
                    <w:szCs w:val="18"/>
                  </w:rPr>
                </w:rPrChange>
              </w:rPr>
              <w:t xml:space="preserve">&lt;HomeCoverTypeCode&gt;= (“5|BuildingAndContents” </w:t>
            </w:r>
            <w:r w:rsidRPr="006F4199">
              <w:rPr>
                <w:rFonts w:ascii="Calibri" w:eastAsia="Calibri" w:hAnsi="Calibri" w:cs="Calibri"/>
                <w:color w:val="000000" w:themeColor="text1"/>
                <w:sz w:val="18"/>
                <w:szCs w:val="18"/>
                <w:rPrChange w:id="5377" w:author="Sue Simnor (EXT Idiom)" w:date="2024-08-07T11:27:00Z" w16du:dateUtc="2024-08-07T01:27:00Z">
                  <w:rPr>
                    <w:b/>
                    <w:bCs/>
                    <w:sz w:val="18"/>
                    <w:szCs w:val="18"/>
                  </w:rPr>
                </w:rPrChange>
              </w:rPr>
              <w:t>OR</w:t>
            </w:r>
            <w:r w:rsidRPr="006F4199">
              <w:rPr>
                <w:rFonts w:ascii="Calibri" w:eastAsia="Calibri" w:hAnsi="Calibri" w:cs="Calibri"/>
                <w:color w:val="000000" w:themeColor="text1"/>
                <w:sz w:val="18"/>
                <w:szCs w:val="18"/>
                <w:rPrChange w:id="5378" w:author="Sue Simnor (EXT Idiom)" w:date="2024-08-07T11:27:00Z" w16du:dateUtc="2024-08-07T01:27:00Z">
                  <w:rPr>
                    <w:sz w:val="18"/>
                    <w:szCs w:val="18"/>
                  </w:rPr>
                </w:rPrChange>
              </w:rPr>
              <w:t xml:space="preserve"> “2|Building</w:t>
            </w:r>
          </w:p>
          <w:p w14:paraId="7BC6F8CF" w14:textId="5CBACDE1" w:rsidR="00C60E6A" w:rsidRPr="006F4199" w:rsidRDefault="00C60E6A" w:rsidP="00C60E6A">
            <w:pPr>
              <w:tabs>
                <w:tab w:val="left" w:pos="774"/>
              </w:tabs>
              <w:rPr>
                <w:rFonts w:ascii="Calibri" w:eastAsia="Calibri" w:hAnsi="Calibri" w:cs="Calibri"/>
                <w:color w:val="000000" w:themeColor="text1"/>
                <w:sz w:val="18"/>
                <w:szCs w:val="18"/>
                <w:rPrChange w:id="5379" w:author="Sue Simnor (EXT Idiom)" w:date="2024-08-07T11:27:00Z" w16du:dateUtc="2024-08-07T01:27:00Z">
                  <w:rPr>
                    <w:sz w:val="18"/>
                    <w:szCs w:val="18"/>
                  </w:rPr>
                </w:rPrChange>
              </w:rPr>
            </w:pPr>
            <w:r w:rsidRPr="006F4199">
              <w:rPr>
                <w:rFonts w:ascii="Calibri" w:eastAsia="Calibri" w:hAnsi="Calibri" w:cs="Calibri"/>
                <w:color w:val="000000" w:themeColor="text1"/>
                <w:sz w:val="18"/>
                <w:szCs w:val="18"/>
                <w:rPrChange w:id="5380" w:author="Sue Simnor (EXT Idiom)" w:date="2024-08-07T11:27:00Z" w16du:dateUtc="2024-08-07T01:27:00Z">
                  <w:rPr>
                    <w:sz w:val="18"/>
                    <w:szCs w:val="18"/>
                  </w:rPr>
                </w:rPrChange>
              </w:rPr>
              <w:t>OR</w:t>
            </w:r>
          </w:p>
          <w:p w14:paraId="6A80883D" w14:textId="43592B90" w:rsidR="00C60E6A" w:rsidRDefault="00C60E6A" w:rsidP="00C60E6A">
            <w:pPr>
              <w:tabs>
                <w:tab w:val="left" w:pos="774"/>
              </w:tabs>
              <w:rPr>
                <w:ins w:id="5381" w:author="sam sehgal" w:date="2024-10-14T15:52:00Z" w16du:dateUtc="2024-10-14T04:52:00Z"/>
                <w:rFonts w:ascii="Calibri" w:eastAsia="Calibri" w:hAnsi="Calibri" w:cs="Calibri"/>
                <w:color w:val="000000" w:themeColor="text1"/>
                <w:sz w:val="18"/>
                <w:szCs w:val="18"/>
              </w:rPr>
            </w:pPr>
            <w:r w:rsidRPr="006F4199">
              <w:rPr>
                <w:rFonts w:ascii="Calibri" w:eastAsia="Calibri" w:hAnsi="Calibri" w:cs="Calibri"/>
                <w:color w:val="000000" w:themeColor="text1"/>
                <w:sz w:val="18"/>
                <w:szCs w:val="18"/>
                <w:rPrChange w:id="5382" w:author="Sue Simnor (EXT Idiom)" w:date="2024-08-07T11:27:00Z" w16du:dateUtc="2024-08-07T01:27:00Z">
                  <w:rPr>
                    <w:sz w:val="18"/>
                    <w:szCs w:val="18"/>
                  </w:rPr>
                </w:rPrChange>
              </w:rPr>
              <w:t>(“3|Contents”</w:t>
            </w:r>
            <w:r w:rsidRPr="006F4199">
              <w:rPr>
                <w:rFonts w:ascii="Calibri" w:eastAsia="Calibri" w:hAnsi="Calibri" w:cs="Calibri"/>
                <w:color w:val="000000" w:themeColor="text1"/>
                <w:sz w:val="18"/>
                <w:szCs w:val="18"/>
                <w:rPrChange w:id="5383" w:author="Sue Simnor (EXT Idiom)" w:date="2024-08-07T11:27:00Z" w16du:dateUtc="2024-08-07T01:27:00Z">
                  <w:rPr>
                    <w:rFonts w:asciiTheme="minorHAnsi" w:hAnsiTheme="minorHAnsi"/>
                    <w:sz w:val="18"/>
                    <w:szCs w:val="18"/>
                  </w:rPr>
                </w:rPrChange>
              </w:rPr>
              <w:t>”]</w:t>
            </w:r>
          </w:p>
          <w:p w14:paraId="70455CF3" w14:textId="4257D01E" w:rsidR="00C60E6A" w:rsidRDefault="00C60E6A" w:rsidP="00C60E6A">
            <w:pPr>
              <w:tabs>
                <w:tab w:val="left" w:pos="774"/>
              </w:tabs>
              <w:rPr>
                <w:ins w:id="5384" w:author="Sam Sehgal (EXT Idiom)" w:date="2025-04-22T15:17:00Z" w16du:dateUtc="2025-04-22T05:17:00Z"/>
                <w:rFonts w:ascii="Calibri" w:eastAsia="Calibri" w:hAnsi="Calibri" w:cs="Calibri"/>
                <w:b/>
                <w:bCs/>
                <w:color w:val="000000" w:themeColor="text1"/>
                <w:sz w:val="18"/>
                <w:szCs w:val="18"/>
              </w:rPr>
            </w:pPr>
            <w:r w:rsidRPr="003F2223">
              <w:rPr>
                <w:rFonts w:ascii="Calibri" w:eastAsia="Calibri" w:hAnsi="Calibri" w:cs="Calibri"/>
                <w:b/>
                <w:bCs/>
                <w:color w:val="000000" w:themeColor="text1"/>
                <w:sz w:val="18"/>
                <w:szCs w:val="18"/>
                <w:rPrChange w:id="5385" w:author="Sue Simnor (EXT Idiom)" w:date="2025-03-11T15:32:00Z" w16du:dateUtc="2025-03-11T04:32:00Z">
                  <w:rPr>
                    <w:rFonts w:ascii="Calibri" w:eastAsia="Calibri" w:hAnsi="Calibri" w:cs="Calibri"/>
                    <w:b/>
                    <w:bCs/>
                    <w:color w:val="000000" w:themeColor="text1"/>
                    <w:sz w:val="18"/>
                    <w:szCs w:val="18"/>
                    <w:highlight w:val="yellow"/>
                  </w:rPr>
                </w:rPrChange>
              </w:rPr>
              <w:t>AND</w:t>
            </w:r>
          </w:p>
          <w:p w14:paraId="7E7F01D7" w14:textId="711E7A47" w:rsidR="00953766" w:rsidRDefault="00953766" w:rsidP="00953766">
            <w:pPr>
              <w:tabs>
                <w:tab w:val="left" w:pos="774"/>
              </w:tabs>
              <w:rPr>
                <w:ins w:id="5386" w:author="Sam Sehgal (EXT Idiom)" w:date="2025-04-22T15:17:00Z" w16du:dateUtc="2025-04-22T05:17:00Z"/>
                <w:rFonts w:ascii="Calibri" w:eastAsia="Calibri" w:hAnsi="Calibri" w:cs="Calibri"/>
                <w:color w:val="000000" w:themeColor="text1"/>
                <w:sz w:val="18"/>
                <w:szCs w:val="18"/>
                <w:highlight w:val="green"/>
              </w:rPr>
            </w:pPr>
            <w:ins w:id="5387" w:author="Sam Sehgal (EXT Idiom)" w:date="2025-04-22T15:17:00Z" w16du:dateUtc="2025-04-22T05:17:00Z">
              <w:r w:rsidRPr="009A1168">
                <w:rPr>
                  <w:rFonts w:ascii="Calibri" w:eastAsia="Calibri" w:hAnsi="Calibri" w:cs="Calibri"/>
                  <w:color w:val="000000" w:themeColor="text1"/>
                  <w:sz w:val="18"/>
                  <w:szCs w:val="18"/>
                  <w:highlight w:val="green"/>
                </w:rPr>
                <w:t xml:space="preserve">&lt;BuildingCoverConsiderationsHIPCode&gt; </w:t>
              </w:r>
              <w:r>
                <w:rPr>
                  <w:rFonts w:ascii="Calibri" w:eastAsia="Calibri" w:hAnsi="Calibri" w:cs="Calibri"/>
                  <w:color w:val="000000" w:themeColor="text1"/>
                  <w:sz w:val="18"/>
                  <w:szCs w:val="18"/>
                  <w:highlight w:val="green"/>
                </w:rPr>
                <w:t>!</w:t>
              </w:r>
              <w:r w:rsidRPr="009A1168">
                <w:rPr>
                  <w:rFonts w:ascii="Calibri" w:eastAsia="Calibri" w:hAnsi="Calibri" w:cs="Calibri"/>
                  <w:color w:val="000000" w:themeColor="text1"/>
                  <w:sz w:val="18"/>
                  <w:szCs w:val="18"/>
                  <w:highlight w:val="green"/>
                </w:rPr>
                <w:t>=  ‘2|GovernmentOwnedResidence’</w:t>
              </w:r>
            </w:ins>
          </w:p>
          <w:p w14:paraId="6B718EC5" w14:textId="6284D294" w:rsidR="00953766" w:rsidRPr="00953766" w:rsidRDefault="00953766" w:rsidP="00C60E6A">
            <w:pPr>
              <w:tabs>
                <w:tab w:val="left" w:pos="774"/>
              </w:tabs>
              <w:rPr>
                <w:rFonts w:ascii="Calibri" w:eastAsia="Calibri" w:hAnsi="Calibri" w:cs="Calibri"/>
                <w:b/>
                <w:bCs/>
                <w:color w:val="000000" w:themeColor="text1"/>
                <w:sz w:val="18"/>
                <w:szCs w:val="18"/>
                <w:rPrChange w:id="5388" w:author="Sam Sehgal (EXT Idiom)" w:date="2025-04-22T15:17:00Z" w16du:dateUtc="2025-04-22T05:17:00Z">
                  <w:rPr>
                    <w:rFonts w:ascii="Calibri" w:eastAsia="Calibri" w:hAnsi="Calibri" w:cs="Calibri"/>
                    <w:b/>
                    <w:bCs/>
                    <w:color w:val="000000" w:themeColor="text1"/>
                    <w:sz w:val="18"/>
                    <w:szCs w:val="18"/>
                    <w:highlight w:val="yellow"/>
                  </w:rPr>
                </w:rPrChange>
              </w:rPr>
            </w:pPr>
            <w:ins w:id="5389" w:author="Sam Sehgal (EXT Idiom)" w:date="2025-04-22T15:17:00Z" w16du:dateUtc="2025-04-22T05:17:00Z">
              <w:r w:rsidRPr="00953766">
                <w:rPr>
                  <w:rFonts w:ascii="Calibri" w:eastAsia="Calibri" w:hAnsi="Calibri" w:cs="Calibri"/>
                  <w:b/>
                  <w:bCs/>
                  <w:color w:val="000000" w:themeColor="text1"/>
                  <w:sz w:val="18"/>
                  <w:szCs w:val="18"/>
                  <w:highlight w:val="green"/>
                  <w:rPrChange w:id="5390" w:author="Sam Sehgal (EXT Idiom)" w:date="2025-04-22T15:17:00Z" w16du:dateUtc="2025-04-22T05:17:00Z">
                    <w:rPr>
                      <w:rFonts w:ascii="Calibri" w:eastAsia="Calibri" w:hAnsi="Calibri" w:cs="Calibri"/>
                      <w:color w:val="000000" w:themeColor="text1"/>
                      <w:sz w:val="18"/>
                      <w:szCs w:val="18"/>
                      <w:highlight w:val="green"/>
                    </w:rPr>
                  </w:rPrChange>
                </w:rPr>
                <w:t>AND</w:t>
              </w:r>
            </w:ins>
          </w:p>
          <w:p w14:paraId="537E7125" w14:textId="1E78B2CD" w:rsidR="00C60E6A" w:rsidRDefault="00C60E6A" w:rsidP="00C60E6A">
            <w:pPr>
              <w:tabs>
                <w:tab w:val="left" w:pos="774"/>
              </w:tabs>
              <w:rPr>
                <w:rFonts w:ascii="Calibri" w:eastAsia="Calibri" w:hAnsi="Calibri" w:cs="Calibri"/>
                <w:color w:val="000000" w:themeColor="text1"/>
                <w:sz w:val="18"/>
                <w:szCs w:val="18"/>
              </w:rPr>
            </w:pPr>
            <w:r w:rsidRPr="003F2223">
              <w:rPr>
                <w:rFonts w:asciiTheme="minorHAnsi" w:hAnsiTheme="minorHAnsi"/>
                <w:sz w:val="20"/>
                <w:szCs w:val="20"/>
                <w:rPrChange w:id="5391" w:author="Sue Simnor (EXT Idiom)" w:date="2025-03-11T15:32:00Z" w16du:dateUtc="2025-03-11T04:32:00Z">
                  <w:rPr>
                    <w:rFonts w:asciiTheme="minorHAnsi" w:hAnsiTheme="minorHAnsi"/>
                    <w:sz w:val="20"/>
                    <w:szCs w:val="20"/>
                    <w:highlight w:val="yellow"/>
                  </w:rPr>
                </w:rPrChange>
              </w:rPr>
              <w:t>&lt;IsMigration&gt; = ‘0’</w:t>
            </w:r>
          </w:p>
          <w:p w14:paraId="31447721" w14:textId="79C9F30F" w:rsidR="00C60E6A" w:rsidRPr="006F4199" w:rsidRDefault="00C60E6A" w:rsidP="00C60E6A">
            <w:pPr>
              <w:tabs>
                <w:tab w:val="left" w:pos="774"/>
              </w:tabs>
              <w:rPr>
                <w:rFonts w:ascii="Calibri" w:eastAsia="Calibri" w:hAnsi="Calibri" w:cs="Calibri"/>
                <w:color w:val="000000" w:themeColor="text1"/>
                <w:sz w:val="18"/>
                <w:szCs w:val="18"/>
                <w:rPrChange w:id="5392" w:author="Sue Simnor (EXT Idiom)" w:date="2024-08-07T11:27:00Z" w16du:dateUtc="2024-08-07T01:27:00Z">
                  <w:rPr>
                    <w:rFonts w:asciiTheme="minorHAnsi" w:hAnsiTheme="minorHAnsi"/>
                    <w:sz w:val="18"/>
                    <w:szCs w:val="18"/>
                  </w:rPr>
                </w:rPrChange>
              </w:rPr>
            </w:pPr>
            <w:r w:rsidRPr="006F4199">
              <w:rPr>
                <w:rFonts w:ascii="Calibri" w:eastAsia="Calibri" w:hAnsi="Calibri" w:cs="Calibri"/>
                <w:color w:val="000000" w:themeColor="text1"/>
                <w:sz w:val="18"/>
                <w:szCs w:val="18"/>
                <w:rPrChange w:id="5393" w:author="Sue Simnor (EXT Idiom)" w:date="2024-08-07T11:27:00Z" w16du:dateUtc="2024-08-07T01:27:00Z">
                  <w:rPr>
                    <w:rFonts w:asciiTheme="minorHAnsi" w:hAnsiTheme="minorHAnsi"/>
                    <w:b/>
                    <w:bCs/>
                    <w:sz w:val="18"/>
                    <w:szCs w:val="18"/>
                  </w:rPr>
                </w:rPrChange>
              </w:rPr>
              <w:t>THEN</w:t>
            </w:r>
            <w:r w:rsidRPr="006F4199">
              <w:rPr>
                <w:rFonts w:ascii="Calibri" w:eastAsia="Calibri" w:hAnsi="Calibri" w:cs="Calibri"/>
                <w:color w:val="000000" w:themeColor="text1"/>
                <w:sz w:val="18"/>
                <w:szCs w:val="18"/>
                <w:rPrChange w:id="5394" w:author="Sue Simnor (EXT Idiom)" w:date="2024-08-07T11:27:00Z" w16du:dateUtc="2024-08-07T01:27:00Z">
                  <w:rPr>
                    <w:rFonts w:asciiTheme="minorHAnsi" w:hAnsiTheme="minorHAnsi"/>
                    <w:sz w:val="18"/>
                    <w:szCs w:val="18"/>
                  </w:rPr>
                </w:rPrChange>
              </w:rPr>
              <w:t xml:space="preserve"> display </w:t>
            </w:r>
          </w:p>
          <w:p w14:paraId="671855B5" w14:textId="6B6B9A0C" w:rsidR="00C60E6A" w:rsidRPr="00A551ED" w:rsidRDefault="00C60E6A" w:rsidP="00C60E6A">
            <w:pPr>
              <w:tabs>
                <w:tab w:val="left" w:pos="774"/>
              </w:tabs>
              <w:rPr>
                <w:rFonts w:ascii="Arial" w:hAnsi="Arial" w:cs="Arial"/>
                <w:b/>
                <w:bCs/>
                <w:sz w:val="18"/>
                <w:szCs w:val="18"/>
                <w:rPrChange w:id="5395" w:author="Sue Simnor (EXT Idiom)" w:date="2024-08-07T09:55:00Z" w16du:dateUtc="2024-08-06T23:55:00Z">
                  <w:rPr>
                    <w:b/>
                    <w:bCs/>
                    <w:sz w:val="18"/>
                    <w:szCs w:val="18"/>
                  </w:rPr>
                </w:rPrChange>
              </w:rPr>
            </w:pPr>
            <w:r w:rsidRPr="006F4199">
              <w:rPr>
                <w:rFonts w:ascii="Calibri" w:eastAsia="Calibri" w:hAnsi="Calibri" w:cs="Calibri"/>
                <w:color w:val="000000" w:themeColor="text1"/>
                <w:sz w:val="18"/>
                <w:szCs w:val="18"/>
                <w:rPrChange w:id="5396" w:author="Sue Simnor (EXT Idiom)" w:date="2024-08-07T11:27:00Z" w16du:dateUtc="2024-08-07T01:27:00Z">
                  <w:rPr>
                    <w:rFonts w:asciiTheme="minorHAnsi" w:hAnsiTheme="minorHAnsi"/>
                    <w:b/>
                    <w:bCs/>
                    <w:sz w:val="18"/>
                    <w:szCs w:val="18"/>
                  </w:rPr>
                </w:rPrChange>
              </w:rPr>
              <w:t>ELSEIF</w:t>
            </w:r>
          </w:p>
        </w:tc>
        <w:tc>
          <w:tcPr>
            <w:tcW w:w="1701" w:type="dxa"/>
          </w:tcPr>
          <w:p w14:paraId="67ABBDB7" w14:textId="77777777" w:rsidR="00C60E6A" w:rsidRPr="00A551ED" w:rsidRDefault="00C60E6A" w:rsidP="00C60E6A">
            <w:pPr>
              <w:spacing w:after="120"/>
              <w:rPr>
                <w:rFonts w:ascii="Arial" w:hAnsi="Arial" w:cs="Arial"/>
                <w:color w:val="000000"/>
                <w:sz w:val="20"/>
                <w:szCs w:val="20"/>
                <w:rPrChange w:id="5397" w:author="Sue Simnor (EXT Idiom)" w:date="2024-08-07T09:55:00Z" w16du:dateUtc="2024-08-06T23:55:00Z">
                  <w:rPr>
                    <w:rFonts w:asciiTheme="minorHAnsi" w:hAnsiTheme="minorHAnsi" w:cstheme="minorHAnsi"/>
                    <w:color w:val="000000"/>
                    <w:sz w:val="20"/>
                    <w:szCs w:val="20"/>
                  </w:rPr>
                </w:rPrChange>
              </w:rPr>
            </w:pPr>
            <w:r w:rsidRPr="00A551ED">
              <w:rPr>
                <w:rFonts w:ascii="Arial" w:hAnsi="Arial" w:cs="Arial"/>
                <w:color w:val="000000"/>
                <w:sz w:val="20"/>
                <w:szCs w:val="20"/>
                <w:rPrChange w:id="5398" w:author="Sue Simnor (EXT Idiom)" w:date="2024-08-07T09:55:00Z" w16du:dateUtc="2024-08-06T23:55:00Z">
                  <w:rPr>
                    <w:rFonts w:asciiTheme="minorHAnsi" w:hAnsiTheme="minorHAnsi" w:cstheme="minorHAnsi"/>
                    <w:color w:val="000000"/>
                    <w:sz w:val="20"/>
                    <w:szCs w:val="20"/>
                  </w:rPr>
                </w:rPrChange>
              </w:rPr>
              <w:t>Column 1 text:</w:t>
            </w:r>
          </w:p>
          <w:p w14:paraId="429A08DF" w14:textId="77777777" w:rsidR="00C60E6A" w:rsidRPr="00A551ED" w:rsidRDefault="00C60E6A" w:rsidP="00C60E6A">
            <w:pPr>
              <w:spacing w:after="120"/>
              <w:rPr>
                <w:rFonts w:ascii="Arial" w:hAnsi="Arial" w:cs="Arial"/>
                <w:color w:val="000000"/>
                <w:sz w:val="20"/>
                <w:szCs w:val="20"/>
                <w:rPrChange w:id="5399" w:author="Sue Simnor (EXT Idiom)" w:date="2024-08-07T09:55:00Z" w16du:dateUtc="2024-08-06T23:55:00Z">
                  <w:rPr>
                    <w:rFonts w:asciiTheme="minorHAnsi" w:hAnsiTheme="minorHAnsi" w:cstheme="minorHAnsi"/>
                    <w:color w:val="000000"/>
                    <w:sz w:val="20"/>
                    <w:szCs w:val="20"/>
                  </w:rPr>
                </w:rPrChange>
              </w:rPr>
            </w:pPr>
            <w:r w:rsidRPr="00A551ED">
              <w:rPr>
                <w:rFonts w:ascii="Arial" w:hAnsi="Arial" w:cs="Arial"/>
                <w:color w:val="000000"/>
                <w:sz w:val="20"/>
                <w:szCs w:val="20"/>
                <w:rPrChange w:id="5400" w:author="Sue Simnor (EXT Idiom)" w:date="2024-08-07T09:55:00Z" w16du:dateUtc="2024-08-06T23:55:00Z">
                  <w:rPr>
                    <w:rFonts w:asciiTheme="minorHAnsi" w:hAnsiTheme="minorHAnsi" w:cstheme="minorHAnsi"/>
                    <w:color w:val="000000"/>
                    <w:sz w:val="20"/>
                    <w:szCs w:val="20"/>
                  </w:rPr>
                </w:rPrChange>
              </w:rPr>
              <w:t xml:space="preserve">Bodycopy_COI </w:t>
            </w:r>
          </w:p>
          <w:p w14:paraId="2A53225D" w14:textId="77777777" w:rsidR="00C60E6A" w:rsidRPr="00A551ED" w:rsidRDefault="00C60E6A" w:rsidP="00C60E6A">
            <w:pPr>
              <w:spacing w:after="120"/>
              <w:rPr>
                <w:rFonts w:ascii="Arial" w:hAnsi="Arial" w:cs="Arial"/>
                <w:color w:val="000000"/>
                <w:sz w:val="20"/>
                <w:szCs w:val="20"/>
                <w:rPrChange w:id="5401" w:author="Sue Simnor (EXT Idiom)" w:date="2024-08-07T09:55:00Z" w16du:dateUtc="2024-08-06T23:55:00Z">
                  <w:rPr>
                    <w:rFonts w:asciiTheme="minorHAnsi" w:hAnsiTheme="minorHAnsi" w:cstheme="minorHAnsi"/>
                    <w:color w:val="000000"/>
                    <w:sz w:val="20"/>
                    <w:szCs w:val="20"/>
                  </w:rPr>
                </w:rPrChange>
              </w:rPr>
            </w:pPr>
            <w:r w:rsidRPr="00A551ED">
              <w:rPr>
                <w:rFonts w:ascii="Arial" w:hAnsi="Arial" w:cs="Arial"/>
                <w:color w:val="000000"/>
                <w:sz w:val="20"/>
                <w:szCs w:val="20"/>
                <w:rPrChange w:id="5402" w:author="Sue Simnor (EXT Idiom)" w:date="2024-08-07T09:55:00Z" w16du:dateUtc="2024-08-06T23:55:00Z">
                  <w:rPr>
                    <w:rFonts w:asciiTheme="minorHAnsi" w:hAnsiTheme="minorHAnsi" w:cstheme="minorHAnsi"/>
                    <w:color w:val="000000"/>
                    <w:sz w:val="20"/>
                    <w:szCs w:val="20"/>
                  </w:rPr>
                </w:rPrChange>
              </w:rPr>
              <w:t>Column 2 text:</w:t>
            </w:r>
          </w:p>
          <w:p w14:paraId="525A0AF9" w14:textId="77777777" w:rsidR="00C60E6A" w:rsidRPr="00A551ED" w:rsidRDefault="00C60E6A" w:rsidP="00C60E6A">
            <w:pPr>
              <w:tabs>
                <w:tab w:val="left" w:pos="1800"/>
              </w:tabs>
              <w:rPr>
                <w:rFonts w:ascii="Arial" w:hAnsi="Arial" w:cs="Arial"/>
                <w:color w:val="000000"/>
                <w:sz w:val="20"/>
                <w:szCs w:val="20"/>
                <w:rPrChange w:id="5403" w:author="Sue Simnor (EXT Idiom)" w:date="2024-08-07T09:55:00Z" w16du:dateUtc="2024-08-06T23:55:00Z">
                  <w:rPr>
                    <w:rFonts w:asciiTheme="minorHAnsi" w:hAnsiTheme="minorHAnsi" w:cstheme="minorHAnsi"/>
                    <w:color w:val="000000"/>
                    <w:sz w:val="20"/>
                    <w:szCs w:val="20"/>
                  </w:rPr>
                </w:rPrChange>
              </w:rPr>
            </w:pPr>
            <w:r w:rsidRPr="00A551ED">
              <w:rPr>
                <w:rFonts w:ascii="Arial" w:hAnsi="Arial" w:cs="Arial"/>
                <w:color w:val="000000"/>
                <w:sz w:val="20"/>
                <w:szCs w:val="20"/>
                <w:rPrChange w:id="5404" w:author="Sue Simnor (EXT Idiom)" w:date="2024-08-07T09:55:00Z" w16du:dateUtc="2024-08-06T23:55:00Z">
                  <w:rPr>
                    <w:rFonts w:asciiTheme="minorHAnsi" w:hAnsiTheme="minorHAnsi" w:cstheme="minorHAnsi"/>
                    <w:color w:val="000000"/>
                    <w:sz w:val="20"/>
                    <w:szCs w:val="20"/>
                  </w:rPr>
                </w:rPrChange>
              </w:rPr>
              <w:t>Table_Bullet_1_COI</w:t>
            </w:r>
          </w:p>
          <w:p w14:paraId="6363CD58" w14:textId="77777777" w:rsidR="00C60E6A" w:rsidRPr="00A551ED" w:rsidRDefault="00C60E6A" w:rsidP="00C60E6A">
            <w:pPr>
              <w:tabs>
                <w:tab w:val="left" w:pos="1800"/>
              </w:tabs>
              <w:rPr>
                <w:rFonts w:ascii="Arial" w:hAnsi="Arial" w:cs="Arial"/>
                <w:color w:val="000000"/>
                <w:sz w:val="20"/>
                <w:szCs w:val="20"/>
                <w:rPrChange w:id="5405" w:author="Sue Simnor (EXT Idiom)" w:date="2024-08-07T09:55:00Z" w16du:dateUtc="2024-08-06T23:55:00Z">
                  <w:rPr>
                    <w:rFonts w:asciiTheme="minorHAnsi" w:hAnsiTheme="minorHAnsi" w:cstheme="minorHAnsi"/>
                    <w:color w:val="000000"/>
                    <w:sz w:val="20"/>
                    <w:szCs w:val="20"/>
                  </w:rPr>
                </w:rPrChange>
              </w:rPr>
            </w:pPr>
          </w:p>
          <w:p w14:paraId="2B9CF2F2" w14:textId="06C98F79" w:rsidR="00C60E6A" w:rsidRPr="00A551ED" w:rsidRDefault="00C60E6A" w:rsidP="00C60E6A">
            <w:pPr>
              <w:tabs>
                <w:tab w:val="left" w:pos="1800"/>
              </w:tabs>
              <w:rPr>
                <w:rFonts w:ascii="Arial" w:hAnsi="Arial" w:cs="Arial"/>
                <w:b/>
                <w:sz w:val="20"/>
                <w:rPrChange w:id="5406" w:author="Sue Simnor (EXT Idiom)" w:date="2024-08-07T09:55:00Z" w16du:dateUtc="2024-08-06T23:55:00Z">
                  <w:rPr>
                    <w:rFonts w:asciiTheme="minorHAnsi" w:hAnsiTheme="minorHAnsi" w:cstheme="minorHAnsi"/>
                    <w:b/>
                    <w:sz w:val="20"/>
                  </w:rPr>
                </w:rPrChange>
              </w:rPr>
            </w:pPr>
            <w:r w:rsidRPr="00A551ED">
              <w:rPr>
                <w:rFonts w:ascii="Arial" w:hAnsi="Arial" w:cs="Arial"/>
                <w:color w:val="000000"/>
                <w:sz w:val="20"/>
                <w:szCs w:val="20"/>
                <w:rPrChange w:id="5407" w:author="Sue Simnor (EXT Idiom)" w:date="2024-08-07T09:55:00Z" w16du:dateUtc="2024-08-06T23:55:00Z">
                  <w:rPr>
                    <w:rFonts w:asciiTheme="minorHAnsi" w:hAnsiTheme="minorHAnsi" w:cstheme="minorHAnsi"/>
                    <w:color w:val="000000"/>
                    <w:sz w:val="20"/>
                    <w:szCs w:val="20"/>
                  </w:rPr>
                </w:rPrChange>
              </w:rPr>
              <w:t>Bullet_1_B_COI</w:t>
            </w:r>
          </w:p>
        </w:tc>
      </w:tr>
      <w:tr w:rsidR="00ED33E7" w:rsidRPr="00A551ED" w14:paraId="0DA8F5E0" w14:textId="77777777" w:rsidTr="009E32DB">
        <w:trPr>
          <w:cantSplit/>
          <w:ins w:id="5408" w:author="Sam Sehgal (EXT Idiom)" w:date="2025-04-15T13:41:00Z"/>
        </w:trPr>
        <w:tc>
          <w:tcPr>
            <w:tcW w:w="846" w:type="dxa"/>
          </w:tcPr>
          <w:p w14:paraId="65BB5CD9" w14:textId="4DADDA6F" w:rsidR="00ED33E7" w:rsidRPr="00ED33E7" w:rsidRDefault="003832BD" w:rsidP="00ED33E7">
            <w:pPr>
              <w:tabs>
                <w:tab w:val="left" w:pos="1800"/>
              </w:tabs>
              <w:rPr>
                <w:ins w:id="5409" w:author="Sam Sehgal (EXT Idiom)" w:date="2025-04-15T13:41:00Z" w16du:dateUtc="2025-04-15T03:41:00Z"/>
                <w:rFonts w:ascii="Arial" w:hAnsi="Arial" w:cs="Arial"/>
                <w:bCs/>
                <w:sz w:val="20"/>
              </w:rPr>
            </w:pPr>
            <w:ins w:id="5410" w:author="Sam Sehgal (EXT Idiom)" w:date="2025-04-15T13:44:00Z" w16du:dateUtc="2025-04-15T03:44:00Z">
              <w:r w:rsidRPr="003832BD">
                <w:rPr>
                  <w:rFonts w:ascii="Arial" w:hAnsi="Arial" w:cs="Arial"/>
                  <w:bCs/>
                  <w:sz w:val="20"/>
                  <w:highlight w:val="green"/>
                  <w:rPrChange w:id="5411" w:author="Sam Sehgal (EXT Idiom)" w:date="2025-04-15T13:45:00Z" w16du:dateUtc="2025-04-15T03:45:00Z">
                    <w:rPr>
                      <w:rFonts w:ascii="Arial" w:hAnsi="Arial" w:cs="Arial"/>
                      <w:bCs/>
                      <w:sz w:val="20"/>
                    </w:rPr>
                  </w:rPrChange>
                </w:rPr>
                <w:t>AYP 9-3B</w:t>
              </w:r>
            </w:ins>
          </w:p>
        </w:tc>
        <w:tc>
          <w:tcPr>
            <w:tcW w:w="1701" w:type="dxa"/>
          </w:tcPr>
          <w:p w14:paraId="6BDCCE8D" w14:textId="77777777" w:rsidR="00ED33E7" w:rsidRPr="003832BD" w:rsidRDefault="00ED33E7" w:rsidP="00ED33E7">
            <w:pPr>
              <w:tabs>
                <w:tab w:val="left" w:pos="1800"/>
              </w:tabs>
              <w:rPr>
                <w:ins w:id="5412" w:author="sam sehgal" w:date="2025-04-15T13:41:00Z" w16du:dateUtc="2025-04-15T03:41:00Z"/>
                <w:rFonts w:ascii="Arial" w:hAnsi="Arial" w:cs="Arial"/>
                <w:sz w:val="18"/>
                <w:szCs w:val="18"/>
                <w:highlight w:val="green"/>
                <w:rPrChange w:id="5413" w:author="Sam Sehgal (EXT Idiom)" w:date="2025-04-15T13:44:00Z" w16du:dateUtc="2025-04-15T03:44:00Z">
                  <w:rPr>
                    <w:ins w:id="5414" w:author="sam sehgal" w:date="2025-04-15T13:41:00Z" w16du:dateUtc="2025-04-15T03:41:00Z"/>
                    <w:rFonts w:ascii="Arial" w:hAnsi="Arial" w:cs="Arial"/>
                    <w:sz w:val="18"/>
                    <w:szCs w:val="18"/>
                  </w:rPr>
                </w:rPrChange>
              </w:rPr>
            </w:pPr>
            <w:ins w:id="5415" w:author="sam sehgal" w:date="2025-04-15T13:41:00Z" w16du:dateUtc="2025-04-15T03:41:00Z">
              <w:r w:rsidRPr="003832BD">
                <w:rPr>
                  <w:rFonts w:ascii="Arial" w:hAnsi="Arial" w:cs="Arial"/>
                  <w:sz w:val="18"/>
                  <w:szCs w:val="18"/>
                  <w:highlight w:val="green"/>
                  <w:rPrChange w:id="5416" w:author="Sam Sehgal (EXT Idiom)" w:date="2025-04-15T13:44:00Z" w16du:dateUtc="2025-04-15T03:44:00Z">
                    <w:rPr>
                      <w:rFonts w:ascii="Arial" w:hAnsi="Arial" w:cs="Arial"/>
                      <w:sz w:val="18"/>
                      <w:szCs w:val="18"/>
                    </w:rPr>
                  </w:rPrChange>
                </w:rPr>
                <w:t>&lt;ProductCode&gt;</w:t>
              </w:r>
            </w:ins>
          </w:p>
          <w:p w14:paraId="5FE5DA41" w14:textId="10ECE299" w:rsidR="00ED33E7" w:rsidRPr="003832BD" w:rsidRDefault="00ED33E7" w:rsidP="00ED33E7">
            <w:pPr>
              <w:tabs>
                <w:tab w:val="left" w:pos="1800"/>
              </w:tabs>
              <w:rPr>
                <w:ins w:id="5417" w:author="Sam Sehgal (EXT Idiom)" w:date="2025-04-15T13:41:00Z" w16du:dateUtc="2025-04-15T03:41:00Z"/>
                <w:rFonts w:ascii="Arial" w:hAnsi="Arial" w:cs="Arial"/>
                <w:sz w:val="18"/>
                <w:szCs w:val="18"/>
                <w:highlight w:val="green"/>
                <w:rPrChange w:id="5418" w:author="Sam Sehgal (EXT Idiom)" w:date="2025-04-15T13:44:00Z" w16du:dateUtc="2025-04-15T03:44:00Z">
                  <w:rPr>
                    <w:ins w:id="5419" w:author="Sam Sehgal (EXT Idiom)" w:date="2025-04-15T13:41:00Z" w16du:dateUtc="2025-04-15T03:41:00Z"/>
                    <w:rFonts w:ascii="Arial" w:hAnsi="Arial" w:cs="Arial"/>
                    <w:sz w:val="18"/>
                    <w:szCs w:val="18"/>
                  </w:rPr>
                </w:rPrChange>
              </w:rPr>
            </w:pPr>
            <w:ins w:id="5420" w:author="sam sehgal" w:date="2025-04-15T13:41:00Z" w16du:dateUtc="2025-04-15T03:41:00Z">
              <w:r w:rsidRPr="003832BD">
                <w:rPr>
                  <w:rFonts w:ascii="Arial" w:hAnsi="Arial" w:cs="Arial"/>
                  <w:sz w:val="18"/>
                  <w:szCs w:val="18"/>
                  <w:highlight w:val="green"/>
                  <w:rPrChange w:id="5421" w:author="Sam Sehgal (EXT Idiom)" w:date="2025-04-15T13:44:00Z" w16du:dateUtc="2025-04-15T03:44:00Z">
                    <w:rPr>
                      <w:rFonts w:ascii="Arial" w:hAnsi="Arial" w:cs="Arial"/>
                      <w:sz w:val="18"/>
                      <w:szCs w:val="18"/>
                    </w:rPr>
                  </w:rPrChange>
                </w:rPr>
                <w:t>&lt;HomeCoverTypeCode&gt;</w:t>
              </w:r>
            </w:ins>
          </w:p>
        </w:tc>
        <w:tc>
          <w:tcPr>
            <w:tcW w:w="8363" w:type="dxa"/>
          </w:tcPr>
          <w:tbl>
            <w:tblPr>
              <w:tblpPr w:leftFromText="180" w:rightFromText="180" w:vertAnchor="page" w:horzAnchor="margin" w:tblpY="191"/>
              <w:tblOverlap w:val="never"/>
              <w:tblW w:w="8328" w:type="dxa"/>
              <w:tblBorders>
                <w:bottom w:val="single" w:sz="4" w:space="0" w:color="auto"/>
              </w:tblBorders>
              <w:tblLayout w:type="fixed"/>
              <w:tblLook w:val="04A0" w:firstRow="1" w:lastRow="0" w:firstColumn="1" w:lastColumn="0" w:noHBand="0" w:noVBand="1"/>
            </w:tblPr>
            <w:tblGrid>
              <w:gridCol w:w="2441"/>
              <w:gridCol w:w="5887"/>
            </w:tblGrid>
            <w:tr w:rsidR="00ED33E7" w:rsidRPr="003832BD" w14:paraId="30598A40" w14:textId="77777777" w:rsidTr="009F650A">
              <w:trPr>
                <w:trHeight w:val="252"/>
              </w:trPr>
              <w:tc>
                <w:tcPr>
                  <w:tcW w:w="2441" w:type="dxa"/>
                  <w:noWrap/>
                  <w:vAlign w:val="center"/>
                  <w:hideMark/>
                </w:tcPr>
                <w:p w14:paraId="6ABDC64B" w14:textId="77777777" w:rsidR="00ED33E7" w:rsidRPr="003832BD" w:rsidRDefault="00ED33E7" w:rsidP="00ED33E7">
                  <w:pPr>
                    <w:pStyle w:val="BodycopyCOI"/>
                    <w:rPr>
                      <w:rFonts w:cs="Arial"/>
                      <w:highlight w:val="green"/>
                      <w:rPrChange w:id="5422" w:author="Sam Sehgal (EXT Idiom)" w:date="2025-04-15T13:44:00Z" w16du:dateUtc="2025-04-15T03:44:00Z">
                        <w:rPr>
                          <w:rFonts w:cs="Arial"/>
                        </w:rPr>
                      </w:rPrChange>
                    </w:rPr>
                  </w:pPr>
                  <w:commentRangeStart w:id="5423"/>
                  <w:commentRangeStart w:id="5424"/>
                  <w:r w:rsidRPr="003832BD">
                    <w:rPr>
                      <w:rFonts w:cs="Arial"/>
                      <w:highlight w:val="green"/>
                      <w:rPrChange w:id="5425" w:author="Sam Sehgal (EXT Idiom)" w:date="2025-04-15T13:44:00Z" w16du:dateUtc="2025-04-15T03:44:00Z">
                        <w:rPr>
                          <w:rFonts w:cs="Arial"/>
                        </w:rPr>
                      </w:rPrChange>
                    </w:rPr>
                    <w:t>You confirm that:</w:t>
                  </w:r>
                  <w:commentRangeEnd w:id="5423"/>
                  <w:r w:rsidRPr="003832BD">
                    <w:rPr>
                      <w:rStyle w:val="CommentReference"/>
                      <w:rFonts w:cs="Arial"/>
                      <w:sz w:val="18"/>
                      <w:szCs w:val="18"/>
                      <w:highlight w:val="green"/>
                      <w:rPrChange w:id="5426" w:author="Sam Sehgal (EXT Idiom)" w:date="2025-04-15T13:44:00Z" w16du:dateUtc="2025-04-15T03:44:00Z">
                        <w:rPr>
                          <w:rStyle w:val="CommentReference"/>
                          <w:rFonts w:cs="Arial"/>
                          <w:sz w:val="18"/>
                          <w:szCs w:val="18"/>
                        </w:rPr>
                      </w:rPrChange>
                    </w:rPr>
                    <w:commentReference w:id="5423"/>
                  </w:r>
                  <w:commentRangeEnd w:id="5424"/>
                  <w:r w:rsidRPr="003832BD">
                    <w:rPr>
                      <w:rStyle w:val="CommentReference"/>
                      <w:rFonts w:cs="Arial"/>
                      <w:sz w:val="18"/>
                      <w:szCs w:val="18"/>
                      <w:highlight w:val="green"/>
                      <w:rPrChange w:id="5427" w:author="Sam Sehgal (EXT Idiom)" w:date="2025-04-15T13:44:00Z" w16du:dateUtc="2025-04-15T03:44:00Z">
                        <w:rPr>
                          <w:rStyle w:val="CommentReference"/>
                          <w:rFonts w:cs="Arial"/>
                          <w:sz w:val="18"/>
                          <w:szCs w:val="18"/>
                        </w:rPr>
                      </w:rPrChange>
                    </w:rPr>
                    <w:commentReference w:id="5424"/>
                  </w:r>
                </w:p>
              </w:tc>
              <w:tc>
                <w:tcPr>
                  <w:tcW w:w="5887" w:type="dxa"/>
                  <w:noWrap/>
                  <w:vAlign w:val="center"/>
                  <w:hideMark/>
                </w:tcPr>
                <w:p w14:paraId="0D6D2CBA" w14:textId="55360ACD" w:rsidR="00ED33E7" w:rsidRPr="003832BD" w:rsidRDefault="00ED33E7" w:rsidP="00ED33E7">
                  <w:pPr>
                    <w:pStyle w:val="ListParagraph"/>
                    <w:tabs>
                      <w:tab w:val="left" w:pos="774"/>
                    </w:tabs>
                    <w:spacing w:before="80" w:after="80"/>
                    <w:rPr>
                      <w:rFonts w:ascii="Arial" w:hAnsi="Arial" w:cs="Arial"/>
                      <w:b/>
                      <w:bCs/>
                      <w:sz w:val="20"/>
                      <w:szCs w:val="20"/>
                      <w:highlight w:val="green"/>
                      <w:rPrChange w:id="5428" w:author="Sam Sehgal (EXT Idiom)" w:date="2025-04-15T13:44:00Z" w16du:dateUtc="2025-04-15T03:44:00Z">
                        <w:rPr>
                          <w:rFonts w:ascii="Arial" w:hAnsi="Arial" w:cs="Arial"/>
                          <w:b/>
                          <w:bCs/>
                          <w:sz w:val="20"/>
                          <w:szCs w:val="20"/>
                        </w:rPr>
                      </w:rPrChange>
                    </w:rPr>
                  </w:pPr>
                  <w:commentRangeStart w:id="5429"/>
                  <w:commentRangeStart w:id="5430"/>
                  <w:commentRangeStart w:id="5431"/>
                  <w:commentRangeStart w:id="5432"/>
                  <w:commentRangeStart w:id="5433"/>
                  <w:r w:rsidRPr="003832BD">
                    <w:rPr>
                      <w:rFonts w:ascii="Calibri" w:eastAsia="Calibri" w:hAnsi="Calibri" w:cs="Calibri"/>
                      <w:b/>
                      <w:bCs/>
                      <w:color w:val="000000" w:themeColor="text1"/>
                      <w:sz w:val="20"/>
                      <w:szCs w:val="20"/>
                      <w:highlight w:val="green"/>
                      <w:rPrChange w:id="5434" w:author="Sam Sehgal (EXT Idiom)" w:date="2025-04-15T13:44:00Z" w16du:dateUtc="2025-04-15T03:44:00Z">
                        <w:rPr>
                          <w:rFonts w:ascii="Calibri" w:eastAsia="Calibri" w:hAnsi="Calibri" w:cs="Calibri"/>
                          <w:b/>
                          <w:bCs/>
                          <w:color w:val="000000" w:themeColor="text1"/>
                          <w:sz w:val="20"/>
                          <w:szCs w:val="20"/>
                        </w:rPr>
                      </w:rPrChange>
                    </w:rPr>
                    <w:t>your Insured Address</w:t>
                  </w:r>
                  <w:commentRangeStart w:id="5435"/>
                  <w:commentRangeStart w:id="5436"/>
                  <w:r w:rsidRPr="003832BD">
                    <w:rPr>
                      <w:rFonts w:ascii="Calibri" w:eastAsia="Calibri" w:hAnsi="Calibri" w:cs="Calibri"/>
                      <w:b/>
                      <w:bCs/>
                      <w:color w:val="000000" w:themeColor="text1"/>
                      <w:sz w:val="20"/>
                      <w:szCs w:val="20"/>
                      <w:highlight w:val="green"/>
                      <w:rPrChange w:id="5437" w:author="Sam Sehgal (EXT Idiom)" w:date="2025-04-15T13:44:00Z" w16du:dateUtc="2025-04-15T03:44:00Z">
                        <w:rPr>
                          <w:rFonts w:ascii="Calibri" w:eastAsia="Calibri" w:hAnsi="Calibri" w:cs="Calibri"/>
                          <w:b/>
                          <w:bCs/>
                          <w:color w:val="000000" w:themeColor="text1"/>
                          <w:sz w:val="20"/>
                          <w:szCs w:val="20"/>
                        </w:rPr>
                      </w:rPrChange>
                    </w:rPr>
                    <w:t xml:space="preserve"> </w:t>
                  </w:r>
                  <w:commentRangeEnd w:id="5435"/>
                  <w:r w:rsidRPr="003832BD">
                    <w:rPr>
                      <w:rStyle w:val="CommentReference"/>
                      <w:rFonts w:ascii="Calibri" w:eastAsia="Calibri" w:hAnsi="Calibri" w:cs="Calibri"/>
                      <w:b/>
                      <w:bCs/>
                      <w:color w:val="000000" w:themeColor="text1"/>
                      <w:sz w:val="20"/>
                      <w:szCs w:val="20"/>
                      <w:highlight w:val="green"/>
                      <w:rPrChange w:id="5438" w:author="Sam Sehgal (EXT Idiom)" w:date="2025-04-15T13:44:00Z" w16du:dateUtc="2025-04-15T03:44:00Z">
                        <w:rPr>
                          <w:rStyle w:val="CommentReference"/>
                          <w:rFonts w:ascii="Calibri" w:eastAsia="Calibri" w:hAnsi="Calibri" w:cs="Calibri"/>
                          <w:b/>
                          <w:bCs/>
                          <w:color w:val="000000" w:themeColor="text1"/>
                          <w:sz w:val="20"/>
                          <w:szCs w:val="20"/>
                        </w:rPr>
                      </w:rPrChange>
                    </w:rPr>
                    <w:commentReference w:id="5435"/>
                  </w:r>
                  <w:commentRangeEnd w:id="5436"/>
                  <w:r w:rsidRPr="003832BD">
                    <w:rPr>
                      <w:rStyle w:val="CommentReference"/>
                      <w:rFonts w:ascii="Calibri" w:eastAsia="Calibri" w:hAnsi="Calibri" w:cs="Calibri"/>
                      <w:b/>
                      <w:bCs/>
                      <w:color w:val="000000" w:themeColor="text1"/>
                      <w:sz w:val="20"/>
                      <w:szCs w:val="20"/>
                      <w:highlight w:val="green"/>
                      <w:rPrChange w:id="5439" w:author="Sam Sehgal (EXT Idiom)" w:date="2025-04-15T13:44:00Z" w16du:dateUtc="2025-04-15T03:44:00Z">
                        <w:rPr>
                          <w:rStyle w:val="CommentReference"/>
                          <w:rFonts w:ascii="Calibri" w:eastAsia="Calibri" w:hAnsi="Calibri" w:cs="Calibri"/>
                          <w:b/>
                          <w:bCs/>
                          <w:color w:val="000000" w:themeColor="text1"/>
                          <w:sz w:val="20"/>
                          <w:szCs w:val="20"/>
                        </w:rPr>
                      </w:rPrChange>
                    </w:rPr>
                    <w:commentReference w:id="5436"/>
                  </w:r>
                  <w:r w:rsidRPr="003832BD">
                    <w:rPr>
                      <w:rFonts w:ascii="Calibri" w:eastAsia="Calibri" w:hAnsi="Calibri" w:cs="Calibri"/>
                      <w:b/>
                      <w:bCs/>
                      <w:color w:val="000000" w:themeColor="text1"/>
                      <w:sz w:val="20"/>
                      <w:szCs w:val="20"/>
                      <w:highlight w:val="green"/>
                      <w:rPrChange w:id="5440" w:author="Sam Sehgal (EXT Idiom)" w:date="2025-04-15T13:44:00Z" w16du:dateUtc="2025-04-15T03:44:00Z">
                        <w:rPr>
                          <w:rFonts w:ascii="Calibri" w:eastAsia="Calibri" w:hAnsi="Calibri" w:cs="Calibri"/>
                          <w:b/>
                          <w:bCs/>
                          <w:color w:val="000000" w:themeColor="text1"/>
                          <w:sz w:val="20"/>
                          <w:szCs w:val="20"/>
                        </w:rPr>
                      </w:rPrChange>
                    </w:rPr>
                    <w:t>is not a boarding house, hostel, hotel,</w:t>
                  </w:r>
                  <w:commentRangeStart w:id="5441"/>
                  <w:commentRangeStart w:id="5442"/>
                  <w:commentRangeStart w:id="5443"/>
                  <w:r w:rsidRPr="003832BD">
                    <w:rPr>
                      <w:rFonts w:ascii="Calibri" w:eastAsia="Calibri" w:hAnsi="Calibri" w:cs="Calibri"/>
                      <w:b/>
                      <w:bCs/>
                      <w:color w:val="000000" w:themeColor="text1"/>
                      <w:sz w:val="20"/>
                      <w:szCs w:val="20"/>
                      <w:highlight w:val="green"/>
                      <w:rPrChange w:id="5444" w:author="Sam Sehgal (EXT Idiom)" w:date="2025-04-15T13:44:00Z" w16du:dateUtc="2025-04-15T03:44:00Z">
                        <w:rPr>
                          <w:rFonts w:ascii="Calibri" w:eastAsia="Calibri" w:hAnsi="Calibri" w:cs="Calibri"/>
                          <w:b/>
                          <w:bCs/>
                          <w:color w:val="000000" w:themeColor="text1"/>
                          <w:sz w:val="20"/>
                          <w:szCs w:val="20"/>
                        </w:rPr>
                      </w:rPrChange>
                    </w:rPr>
                    <w:t xml:space="preserve"> mobile or moveable home,</w:t>
                  </w:r>
                  <w:commentRangeEnd w:id="5441"/>
                  <w:r w:rsidRPr="003832BD">
                    <w:rPr>
                      <w:rStyle w:val="CommentReference"/>
                      <w:rFonts w:ascii="Calibri" w:eastAsia="Calibri" w:hAnsi="Calibri" w:cs="Calibri"/>
                      <w:b/>
                      <w:bCs/>
                      <w:color w:val="000000" w:themeColor="text1"/>
                      <w:sz w:val="20"/>
                      <w:szCs w:val="20"/>
                      <w:highlight w:val="green"/>
                      <w:rPrChange w:id="5445" w:author="Sam Sehgal (EXT Idiom)" w:date="2025-04-15T13:44:00Z" w16du:dateUtc="2025-04-15T03:44:00Z">
                        <w:rPr>
                          <w:rStyle w:val="CommentReference"/>
                          <w:rFonts w:ascii="Calibri" w:eastAsia="Calibri" w:hAnsi="Calibri" w:cs="Calibri"/>
                          <w:b/>
                          <w:bCs/>
                          <w:color w:val="000000" w:themeColor="text1"/>
                          <w:sz w:val="20"/>
                          <w:szCs w:val="20"/>
                        </w:rPr>
                      </w:rPrChange>
                    </w:rPr>
                    <w:commentReference w:id="5441"/>
                  </w:r>
                  <w:commentRangeEnd w:id="5442"/>
                  <w:r w:rsidRPr="003832BD">
                    <w:rPr>
                      <w:rStyle w:val="CommentReference"/>
                      <w:rFonts w:ascii="Calibri" w:eastAsia="Calibri" w:hAnsi="Calibri" w:cs="Calibri"/>
                      <w:b/>
                      <w:bCs/>
                      <w:color w:val="000000" w:themeColor="text1"/>
                      <w:sz w:val="20"/>
                      <w:szCs w:val="20"/>
                      <w:highlight w:val="green"/>
                      <w:rPrChange w:id="5446" w:author="Sam Sehgal (EXT Idiom)" w:date="2025-04-15T13:44:00Z" w16du:dateUtc="2025-04-15T03:44:00Z">
                        <w:rPr>
                          <w:rStyle w:val="CommentReference"/>
                          <w:rFonts w:ascii="Calibri" w:eastAsia="Calibri" w:hAnsi="Calibri" w:cs="Calibri"/>
                          <w:b/>
                          <w:bCs/>
                          <w:color w:val="000000" w:themeColor="text1"/>
                          <w:sz w:val="20"/>
                          <w:szCs w:val="20"/>
                        </w:rPr>
                      </w:rPrChange>
                    </w:rPr>
                    <w:commentReference w:id="5442"/>
                  </w:r>
                  <w:commentRangeEnd w:id="5443"/>
                  <w:r w:rsidRPr="003832BD">
                    <w:rPr>
                      <w:rStyle w:val="CommentReference"/>
                      <w:rFonts w:ascii="Calibri" w:eastAsia="Calibri" w:hAnsi="Calibri" w:cs="Calibri"/>
                      <w:b/>
                      <w:bCs/>
                      <w:color w:val="000000" w:themeColor="text1"/>
                      <w:sz w:val="20"/>
                      <w:szCs w:val="20"/>
                      <w:highlight w:val="green"/>
                      <w:rPrChange w:id="5447" w:author="Sam Sehgal (EXT Idiom)" w:date="2025-04-15T13:44:00Z" w16du:dateUtc="2025-04-15T03:44:00Z">
                        <w:rPr>
                          <w:rStyle w:val="CommentReference"/>
                          <w:rFonts w:ascii="Calibri" w:eastAsia="Calibri" w:hAnsi="Calibri" w:cs="Calibri"/>
                          <w:b/>
                          <w:bCs/>
                          <w:color w:val="000000" w:themeColor="text1"/>
                          <w:sz w:val="20"/>
                          <w:szCs w:val="20"/>
                        </w:rPr>
                      </w:rPrChange>
                    </w:rPr>
                    <w:commentReference w:id="5443"/>
                  </w:r>
                  <w:r w:rsidRPr="003832BD">
                    <w:rPr>
                      <w:rFonts w:ascii="Calibri" w:eastAsia="Calibri" w:hAnsi="Calibri" w:cs="Calibri"/>
                      <w:b/>
                      <w:bCs/>
                      <w:color w:val="000000" w:themeColor="text1"/>
                      <w:sz w:val="20"/>
                      <w:szCs w:val="20"/>
                      <w:highlight w:val="green"/>
                      <w:rPrChange w:id="5448" w:author="Sam Sehgal (EXT Idiom)" w:date="2025-04-15T13:44:00Z" w16du:dateUtc="2025-04-15T03:44:00Z">
                        <w:rPr>
                          <w:rFonts w:ascii="Calibri" w:eastAsia="Calibri" w:hAnsi="Calibri" w:cs="Calibri"/>
                          <w:b/>
                          <w:bCs/>
                          <w:color w:val="000000" w:themeColor="text1"/>
                          <w:sz w:val="20"/>
                          <w:szCs w:val="20"/>
                        </w:rPr>
                      </w:rPrChange>
                    </w:rPr>
                    <w:t xml:space="preserve"> building located in a caravan park or holiday park, commercial farm or hobby farm</w:t>
                  </w:r>
                  <w:commentRangeEnd w:id="5429"/>
                  <w:r w:rsidRPr="003832BD">
                    <w:rPr>
                      <w:rStyle w:val="CommentReference"/>
                      <w:rFonts w:ascii="Arial" w:hAnsi="Arial" w:cs="Arial"/>
                      <w:b/>
                      <w:bCs/>
                      <w:sz w:val="20"/>
                      <w:szCs w:val="20"/>
                      <w:highlight w:val="green"/>
                      <w:rPrChange w:id="5449" w:author="Sam Sehgal (EXT Idiom)" w:date="2025-04-15T13:44:00Z" w16du:dateUtc="2025-04-15T03:44:00Z">
                        <w:rPr>
                          <w:rStyle w:val="CommentReference"/>
                          <w:rFonts w:ascii="Arial" w:hAnsi="Arial" w:cs="Arial"/>
                          <w:b/>
                          <w:bCs/>
                          <w:sz w:val="20"/>
                          <w:szCs w:val="20"/>
                        </w:rPr>
                      </w:rPrChange>
                    </w:rPr>
                    <w:commentReference w:id="5429"/>
                  </w:r>
                  <w:commentRangeEnd w:id="5430"/>
                  <w:r w:rsidRPr="003832BD">
                    <w:rPr>
                      <w:rStyle w:val="CommentReference"/>
                      <w:rFonts w:ascii="Arial" w:hAnsi="Arial" w:cs="Arial"/>
                      <w:b/>
                      <w:bCs/>
                      <w:sz w:val="20"/>
                      <w:szCs w:val="20"/>
                      <w:highlight w:val="green"/>
                      <w:rPrChange w:id="5450" w:author="Sam Sehgal (EXT Idiom)" w:date="2025-04-15T13:44:00Z" w16du:dateUtc="2025-04-15T03:44:00Z">
                        <w:rPr>
                          <w:rStyle w:val="CommentReference"/>
                          <w:rFonts w:ascii="Arial" w:hAnsi="Arial" w:cs="Arial"/>
                          <w:b/>
                          <w:bCs/>
                          <w:sz w:val="20"/>
                          <w:szCs w:val="20"/>
                        </w:rPr>
                      </w:rPrChange>
                    </w:rPr>
                    <w:commentReference w:id="5430"/>
                  </w:r>
                  <w:commentRangeEnd w:id="5431"/>
                  <w:r w:rsidRPr="003832BD">
                    <w:rPr>
                      <w:rStyle w:val="CommentReference"/>
                      <w:rFonts w:ascii="Arial" w:hAnsi="Arial" w:cs="Arial"/>
                      <w:b/>
                      <w:bCs/>
                      <w:sz w:val="20"/>
                      <w:szCs w:val="20"/>
                      <w:highlight w:val="green"/>
                      <w:rPrChange w:id="5451" w:author="Sam Sehgal (EXT Idiom)" w:date="2025-04-15T13:44:00Z" w16du:dateUtc="2025-04-15T03:44:00Z">
                        <w:rPr>
                          <w:rStyle w:val="CommentReference"/>
                          <w:rFonts w:ascii="Arial" w:hAnsi="Arial" w:cs="Arial"/>
                          <w:b/>
                          <w:bCs/>
                          <w:sz w:val="20"/>
                          <w:szCs w:val="20"/>
                        </w:rPr>
                      </w:rPrChange>
                    </w:rPr>
                    <w:commentReference w:id="5431"/>
                  </w:r>
                  <w:commentRangeEnd w:id="5432"/>
                  <w:r w:rsidRPr="003832BD">
                    <w:rPr>
                      <w:rStyle w:val="CommentReference"/>
                      <w:rFonts w:ascii="Arial" w:hAnsi="Arial" w:cs="Arial"/>
                      <w:b/>
                      <w:bCs/>
                      <w:sz w:val="20"/>
                      <w:szCs w:val="20"/>
                      <w:highlight w:val="green"/>
                      <w:rPrChange w:id="5452" w:author="Sam Sehgal (EXT Idiom)" w:date="2025-04-15T13:44:00Z" w16du:dateUtc="2025-04-15T03:44:00Z">
                        <w:rPr>
                          <w:rStyle w:val="CommentReference"/>
                          <w:rFonts w:ascii="Arial" w:hAnsi="Arial" w:cs="Arial"/>
                          <w:b/>
                          <w:bCs/>
                          <w:sz w:val="20"/>
                          <w:szCs w:val="20"/>
                        </w:rPr>
                      </w:rPrChange>
                    </w:rPr>
                    <w:commentReference w:id="5432"/>
                  </w:r>
                  <w:commentRangeEnd w:id="5433"/>
                  <w:r w:rsidRPr="003832BD">
                    <w:rPr>
                      <w:rStyle w:val="CommentReference"/>
                      <w:rFonts w:ascii="Arial" w:hAnsi="Arial" w:cs="Arial"/>
                      <w:b/>
                      <w:bCs/>
                      <w:sz w:val="20"/>
                      <w:szCs w:val="20"/>
                      <w:highlight w:val="green"/>
                      <w:rPrChange w:id="5453" w:author="Sam Sehgal (EXT Idiom)" w:date="2025-04-15T13:44:00Z" w16du:dateUtc="2025-04-15T03:44:00Z">
                        <w:rPr>
                          <w:rStyle w:val="CommentReference"/>
                          <w:rFonts w:ascii="Arial" w:hAnsi="Arial" w:cs="Arial"/>
                          <w:b/>
                          <w:bCs/>
                          <w:sz w:val="20"/>
                          <w:szCs w:val="20"/>
                        </w:rPr>
                      </w:rPrChange>
                    </w:rPr>
                    <w:commentReference w:id="5433"/>
                  </w:r>
                </w:p>
              </w:tc>
            </w:tr>
          </w:tbl>
          <w:p w14:paraId="0FF2DF42" w14:textId="77777777" w:rsidR="00ED33E7" w:rsidRPr="003832BD" w:rsidRDefault="00ED33E7" w:rsidP="00ED33E7">
            <w:pPr>
              <w:pStyle w:val="BodycopyCOI"/>
              <w:rPr>
                <w:ins w:id="5454" w:author="Sam Sehgal (EXT Idiom)" w:date="2025-04-15T13:41:00Z" w16du:dateUtc="2025-04-15T03:41:00Z"/>
                <w:rFonts w:cs="Arial"/>
                <w:highlight w:val="green"/>
                <w:rPrChange w:id="5455" w:author="Sam Sehgal (EXT Idiom)" w:date="2025-04-15T13:44:00Z" w16du:dateUtc="2025-04-15T03:44:00Z">
                  <w:rPr>
                    <w:ins w:id="5456" w:author="Sam Sehgal (EXT Idiom)" w:date="2025-04-15T13:41:00Z" w16du:dateUtc="2025-04-15T03:41:00Z"/>
                    <w:rFonts w:cs="Arial"/>
                  </w:rPr>
                </w:rPrChange>
              </w:rPr>
            </w:pPr>
          </w:p>
        </w:tc>
        <w:tc>
          <w:tcPr>
            <w:tcW w:w="1985" w:type="dxa"/>
          </w:tcPr>
          <w:p w14:paraId="793AF07B" w14:textId="7F9763C1" w:rsidR="00ED33E7" w:rsidRPr="003832BD" w:rsidDel="00707FF1" w:rsidRDefault="00ED33E7" w:rsidP="00707FF1">
            <w:pPr>
              <w:tabs>
                <w:tab w:val="left" w:pos="774"/>
              </w:tabs>
              <w:rPr>
                <w:ins w:id="5457" w:author="sam sehgal" w:date="2025-04-15T13:41:00Z" w16du:dateUtc="2025-04-15T03:41:00Z"/>
                <w:del w:id="5458" w:author="Sam Sehgal (EXT Idiom)" w:date="2025-04-15T13:43:00Z" w16du:dateUtc="2025-04-15T03:43:00Z"/>
                <w:rFonts w:ascii="Calibri" w:eastAsia="Calibri" w:hAnsi="Calibri" w:cs="Calibri"/>
                <w:color w:val="000000" w:themeColor="text1"/>
                <w:sz w:val="18"/>
                <w:szCs w:val="18"/>
                <w:highlight w:val="green"/>
                <w:rPrChange w:id="5459" w:author="Sam Sehgal (EXT Idiom)" w:date="2025-04-15T13:44:00Z" w16du:dateUtc="2025-04-15T03:44:00Z">
                  <w:rPr>
                    <w:ins w:id="5460" w:author="sam sehgal" w:date="2025-04-15T13:41:00Z" w16du:dateUtc="2025-04-15T03:41:00Z"/>
                    <w:del w:id="5461" w:author="Sam Sehgal (EXT Idiom)" w:date="2025-04-15T13:43:00Z" w16du:dateUtc="2025-04-15T03:43:00Z"/>
                    <w:rFonts w:ascii="Calibri" w:eastAsia="Calibri" w:hAnsi="Calibri" w:cs="Calibri"/>
                    <w:color w:val="000000" w:themeColor="text1"/>
                    <w:sz w:val="18"/>
                    <w:szCs w:val="18"/>
                  </w:rPr>
                </w:rPrChange>
              </w:rPr>
            </w:pPr>
            <w:ins w:id="5462" w:author="sam sehgal" w:date="2025-04-15T13:41:00Z" w16du:dateUtc="2025-04-15T03:41:00Z">
              <w:r w:rsidRPr="003832BD">
                <w:rPr>
                  <w:rFonts w:ascii="Calibri" w:eastAsia="Calibri" w:hAnsi="Calibri" w:cs="Calibri"/>
                  <w:color w:val="000000" w:themeColor="text1"/>
                  <w:sz w:val="18"/>
                  <w:szCs w:val="18"/>
                  <w:highlight w:val="green"/>
                  <w:rPrChange w:id="5463" w:author="Sam Sehgal (EXT Idiom)" w:date="2025-04-15T13:44:00Z" w16du:dateUtc="2025-04-15T03:44:00Z">
                    <w:rPr>
                      <w:rFonts w:ascii="Calibri" w:eastAsia="Calibri" w:hAnsi="Calibri" w:cs="Calibri"/>
                      <w:color w:val="000000" w:themeColor="text1"/>
                      <w:sz w:val="18"/>
                      <w:szCs w:val="18"/>
                    </w:rPr>
                  </w:rPrChange>
                </w:rPr>
                <w:t>IF (&lt;ProductCode&gt; = “Home” OR “Landlord”) AND (&lt;HomeCoverTypeCode&gt;=</w:t>
              </w:r>
              <w:del w:id="5464" w:author="Sam Sehgal (EXT Idiom)" w:date="2025-04-15T13:43:00Z" w16du:dateUtc="2025-04-15T03:43:00Z">
                <w:r w:rsidRPr="003832BD" w:rsidDel="00707FF1">
                  <w:rPr>
                    <w:rFonts w:ascii="Calibri" w:eastAsia="Calibri" w:hAnsi="Calibri" w:cs="Calibri"/>
                    <w:color w:val="000000" w:themeColor="text1"/>
                    <w:sz w:val="18"/>
                    <w:szCs w:val="18"/>
                    <w:highlight w:val="green"/>
                    <w:rPrChange w:id="5465" w:author="Sam Sehgal (EXT Idiom)" w:date="2025-04-15T13:44:00Z" w16du:dateUtc="2025-04-15T03:44:00Z">
                      <w:rPr>
                        <w:rFonts w:ascii="Calibri" w:eastAsia="Calibri" w:hAnsi="Calibri" w:cs="Calibri"/>
                        <w:color w:val="000000" w:themeColor="text1"/>
                        <w:sz w:val="18"/>
                        <w:szCs w:val="18"/>
                      </w:rPr>
                    </w:rPrChange>
                  </w:rPr>
                  <w:delText xml:space="preserve"> </w:delText>
                </w:r>
              </w:del>
            </w:ins>
          </w:p>
          <w:p w14:paraId="65288BB4" w14:textId="7C185D6A" w:rsidR="00ED33E7" w:rsidRPr="003832BD" w:rsidRDefault="00ED33E7" w:rsidP="00ED33E7">
            <w:pPr>
              <w:tabs>
                <w:tab w:val="left" w:pos="774"/>
              </w:tabs>
              <w:rPr>
                <w:ins w:id="5466" w:author="sam sehgal" w:date="2025-04-15T13:41:00Z" w16du:dateUtc="2025-04-15T03:41:00Z"/>
                <w:rFonts w:ascii="Calibri" w:eastAsia="Calibri" w:hAnsi="Calibri" w:cs="Calibri"/>
                <w:color w:val="000000" w:themeColor="text1"/>
                <w:sz w:val="18"/>
                <w:szCs w:val="18"/>
                <w:highlight w:val="green"/>
                <w:rPrChange w:id="5467" w:author="Sam Sehgal (EXT Idiom)" w:date="2025-04-15T13:44:00Z" w16du:dateUtc="2025-04-15T03:44:00Z">
                  <w:rPr>
                    <w:ins w:id="5468" w:author="sam sehgal" w:date="2025-04-15T13:41:00Z" w16du:dateUtc="2025-04-15T03:41:00Z"/>
                    <w:rFonts w:ascii="Calibri" w:eastAsia="Calibri" w:hAnsi="Calibri" w:cs="Calibri"/>
                    <w:color w:val="000000" w:themeColor="text1"/>
                    <w:sz w:val="18"/>
                    <w:szCs w:val="18"/>
                  </w:rPr>
                </w:rPrChange>
              </w:rPr>
            </w:pPr>
            <w:ins w:id="5469" w:author="sam sehgal" w:date="2025-04-15T13:41:00Z" w16du:dateUtc="2025-04-15T03:41:00Z">
              <w:r w:rsidRPr="003832BD">
                <w:rPr>
                  <w:rFonts w:ascii="Calibri" w:eastAsia="Calibri" w:hAnsi="Calibri" w:cs="Calibri"/>
                  <w:color w:val="000000" w:themeColor="text1"/>
                  <w:sz w:val="18"/>
                  <w:szCs w:val="18"/>
                  <w:highlight w:val="green"/>
                  <w:rPrChange w:id="5470" w:author="Sam Sehgal (EXT Idiom)" w:date="2025-04-15T13:44:00Z" w16du:dateUtc="2025-04-15T03:44:00Z">
                    <w:rPr>
                      <w:rFonts w:ascii="Calibri" w:eastAsia="Calibri" w:hAnsi="Calibri" w:cs="Calibri"/>
                      <w:color w:val="000000" w:themeColor="text1"/>
                      <w:sz w:val="18"/>
                      <w:szCs w:val="18"/>
                    </w:rPr>
                  </w:rPrChange>
                </w:rPr>
                <w:t>“3|Contents”</w:t>
              </w:r>
            </w:ins>
          </w:p>
          <w:p w14:paraId="051A17C1" w14:textId="759F3A08" w:rsidR="00ED33E7" w:rsidRPr="003832BD" w:rsidRDefault="00ED33E7" w:rsidP="00ED33E7">
            <w:pPr>
              <w:tabs>
                <w:tab w:val="left" w:pos="774"/>
              </w:tabs>
              <w:rPr>
                <w:ins w:id="5471" w:author="Sam Sehgal (EXT Idiom)" w:date="2025-04-15T13:41:00Z" w16du:dateUtc="2025-04-15T03:41:00Z"/>
                <w:rFonts w:ascii="Calibri" w:eastAsia="Calibri" w:hAnsi="Calibri" w:cs="Calibri"/>
                <w:b/>
                <w:bCs/>
                <w:color w:val="000000" w:themeColor="text1"/>
                <w:sz w:val="18"/>
                <w:szCs w:val="18"/>
                <w:highlight w:val="green"/>
                <w:rPrChange w:id="5472" w:author="Sam Sehgal (EXT Idiom)" w:date="2025-04-15T13:44:00Z" w16du:dateUtc="2025-04-15T03:44:00Z">
                  <w:rPr>
                    <w:ins w:id="5473" w:author="Sam Sehgal (EXT Idiom)" w:date="2025-04-15T13:41:00Z" w16du:dateUtc="2025-04-15T03:41:00Z"/>
                    <w:rFonts w:ascii="Calibri" w:eastAsia="Calibri" w:hAnsi="Calibri" w:cs="Calibri"/>
                    <w:b/>
                    <w:bCs/>
                    <w:color w:val="000000" w:themeColor="text1"/>
                    <w:sz w:val="18"/>
                    <w:szCs w:val="18"/>
                  </w:rPr>
                </w:rPrChange>
              </w:rPr>
            </w:pPr>
            <w:ins w:id="5474" w:author="Sam Sehgal (EXT Idiom)" w:date="2025-04-15T13:41:00Z" w16du:dateUtc="2025-04-15T03:41:00Z">
              <w:r w:rsidRPr="003832BD">
                <w:rPr>
                  <w:rFonts w:ascii="Calibri" w:eastAsia="Calibri" w:hAnsi="Calibri" w:cs="Calibri"/>
                  <w:b/>
                  <w:bCs/>
                  <w:color w:val="000000" w:themeColor="text1"/>
                  <w:sz w:val="18"/>
                  <w:szCs w:val="18"/>
                  <w:highlight w:val="green"/>
                  <w:rPrChange w:id="5475" w:author="Sam Sehgal (EXT Idiom)" w:date="2025-04-15T13:44:00Z" w16du:dateUtc="2025-04-15T03:44:00Z">
                    <w:rPr>
                      <w:rFonts w:ascii="Calibri" w:eastAsia="Calibri" w:hAnsi="Calibri" w:cs="Calibri"/>
                      <w:b/>
                      <w:bCs/>
                      <w:color w:val="000000" w:themeColor="text1"/>
                      <w:sz w:val="18"/>
                      <w:szCs w:val="18"/>
                    </w:rPr>
                  </w:rPrChange>
                </w:rPr>
                <w:t>AND</w:t>
              </w:r>
            </w:ins>
          </w:p>
          <w:p w14:paraId="550DFDCF" w14:textId="68EB9E0B" w:rsidR="00ED33E7" w:rsidRPr="003832BD" w:rsidRDefault="00ED33E7" w:rsidP="00ED33E7">
            <w:pPr>
              <w:tabs>
                <w:tab w:val="left" w:pos="774"/>
              </w:tabs>
              <w:rPr>
                <w:ins w:id="5476" w:author="Sam Sehgal (EXT Idiom)" w:date="2025-04-15T13:41:00Z" w16du:dateUtc="2025-04-15T03:41:00Z"/>
                <w:rFonts w:ascii="Calibri" w:eastAsia="Calibri" w:hAnsi="Calibri" w:cs="Calibri"/>
                <w:color w:val="000000" w:themeColor="text1"/>
                <w:sz w:val="18"/>
                <w:szCs w:val="18"/>
                <w:highlight w:val="green"/>
                <w:rPrChange w:id="5477" w:author="Sam Sehgal (EXT Idiom)" w:date="2025-04-15T13:44:00Z" w16du:dateUtc="2025-04-15T03:44:00Z">
                  <w:rPr>
                    <w:ins w:id="5478" w:author="Sam Sehgal (EXT Idiom)" w:date="2025-04-15T13:41:00Z" w16du:dateUtc="2025-04-15T03:41:00Z"/>
                    <w:rFonts w:ascii="Calibri" w:eastAsia="Calibri" w:hAnsi="Calibri" w:cs="Calibri"/>
                    <w:color w:val="000000" w:themeColor="text1"/>
                    <w:sz w:val="18"/>
                    <w:szCs w:val="18"/>
                  </w:rPr>
                </w:rPrChange>
              </w:rPr>
            </w:pPr>
            <w:ins w:id="5479" w:author="Sam Sehgal (EXT Idiom)" w:date="2025-04-15T13:41:00Z" w16du:dateUtc="2025-04-15T03:41:00Z">
              <w:r w:rsidRPr="003832BD">
                <w:rPr>
                  <w:rFonts w:ascii="Calibri" w:eastAsia="Calibri" w:hAnsi="Calibri" w:cs="Calibri"/>
                  <w:color w:val="000000" w:themeColor="text1"/>
                  <w:sz w:val="18"/>
                  <w:szCs w:val="18"/>
                  <w:highlight w:val="green"/>
                  <w:rPrChange w:id="5480" w:author="Sam Sehgal (EXT Idiom)" w:date="2025-04-15T13:44:00Z" w16du:dateUtc="2025-04-15T03:44:00Z">
                    <w:rPr>
                      <w:rFonts w:ascii="Calibri" w:eastAsia="Calibri" w:hAnsi="Calibri" w:cs="Calibri"/>
                      <w:color w:val="000000" w:themeColor="text1"/>
                      <w:sz w:val="18"/>
                      <w:szCs w:val="18"/>
                    </w:rPr>
                  </w:rPrChange>
                </w:rPr>
                <w:t>&lt;BuildingCoverConsiderationsHIPCode&gt; =  ‘</w:t>
              </w:r>
            </w:ins>
            <w:ins w:id="5481" w:author="Sam Sehgal (EXT Idiom)" w:date="2025-04-15T13:42:00Z" w16du:dateUtc="2025-04-15T03:42:00Z">
              <w:r w:rsidR="00707FF1" w:rsidRPr="003832BD">
                <w:rPr>
                  <w:rFonts w:ascii="Calibri" w:eastAsia="Calibri" w:hAnsi="Calibri" w:cs="Calibri"/>
                  <w:color w:val="000000" w:themeColor="text1"/>
                  <w:sz w:val="18"/>
                  <w:szCs w:val="18"/>
                  <w:highlight w:val="green"/>
                  <w:rPrChange w:id="5482" w:author="Sam Sehgal (EXT Idiom)" w:date="2025-04-15T13:44:00Z" w16du:dateUtc="2025-04-15T03:44:00Z">
                    <w:rPr>
                      <w:rFonts w:ascii="Calibri" w:eastAsia="Calibri" w:hAnsi="Calibri" w:cs="Calibri"/>
                      <w:color w:val="000000" w:themeColor="text1"/>
                      <w:sz w:val="18"/>
                      <w:szCs w:val="18"/>
                    </w:rPr>
                  </w:rPrChange>
                </w:rPr>
                <w:t>2|GovernmentOwnedResidence’</w:t>
              </w:r>
            </w:ins>
          </w:p>
          <w:p w14:paraId="3F15ADA5" w14:textId="77777777" w:rsidR="00ED33E7" w:rsidRPr="003832BD" w:rsidRDefault="00ED33E7" w:rsidP="00ED33E7">
            <w:pPr>
              <w:tabs>
                <w:tab w:val="left" w:pos="774"/>
              </w:tabs>
              <w:rPr>
                <w:ins w:id="5483" w:author="Sam Sehgal (EXT Idiom)" w:date="2025-04-15T13:41:00Z" w16du:dateUtc="2025-04-15T03:41:00Z"/>
                <w:rFonts w:ascii="Calibri" w:eastAsia="Calibri" w:hAnsi="Calibri" w:cs="Calibri"/>
                <w:b/>
                <w:bCs/>
                <w:color w:val="000000" w:themeColor="text1"/>
                <w:sz w:val="18"/>
                <w:szCs w:val="18"/>
                <w:highlight w:val="green"/>
                <w:rPrChange w:id="5484" w:author="Sam Sehgal (EXT Idiom)" w:date="2025-04-15T13:44:00Z" w16du:dateUtc="2025-04-15T03:44:00Z">
                  <w:rPr>
                    <w:ins w:id="5485" w:author="Sam Sehgal (EXT Idiom)" w:date="2025-04-15T13:41:00Z" w16du:dateUtc="2025-04-15T03:41:00Z"/>
                    <w:rFonts w:ascii="Calibri" w:eastAsia="Calibri" w:hAnsi="Calibri" w:cs="Calibri"/>
                    <w:b/>
                    <w:bCs/>
                    <w:color w:val="000000" w:themeColor="text1"/>
                    <w:sz w:val="18"/>
                    <w:szCs w:val="18"/>
                  </w:rPr>
                </w:rPrChange>
              </w:rPr>
            </w:pPr>
            <w:ins w:id="5486" w:author="Sam Sehgal (EXT Idiom)" w:date="2025-04-15T13:41:00Z" w16du:dateUtc="2025-04-15T03:41:00Z">
              <w:r w:rsidRPr="003832BD">
                <w:rPr>
                  <w:rFonts w:ascii="Calibri" w:eastAsia="Calibri" w:hAnsi="Calibri" w:cs="Calibri"/>
                  <w:b/>
                  <w:bCs/>
                  <w:color w:val="000000" w:themeColor="text1"/>
                  <w:sz w:val="18"/>
                  <w:szCs w:val="18"/>
                  <w:highlight w:val="green"/>
                  <w:rPrChange w:id="5487" w:author="Sam Sehgal (EXT Idiom)" w:date="2025-04-15T13:44:00Z" w16du:dateUtc="2025-04-15T03:44:00Z">
                    <w:rPr>
                      <w:rFonts w:ascii="Calibri" w:eastAsia="Calibri" w:hAnsi="Calibri" w:cs="Calibri"/>
                      <w:b/>
                      <w:bCs/>
                      <w:color w:val="000000" w:themeColor="text1"/>
                      <w:sz w:val="18"/>
                      <w:szCs w:val="18"/>
                    </w:rPr>
                  </w:rPrChange>
                </w:rPr>
                <w:t>AND</w:t>
              </w:r>
            </w:ins>
          </w:p>
          <w:p w14:paraId="531388FA" w14:textId="68FFD4C5" w:rsidR="00ED33E7" w:rsidRPr="003832BD" w:rsidDel="00ED33E7" w:rsidRDefault="00ED33E7" w:rsidP="00ED33E7">
            <w:pPr>
              <w:tabs>
                <w:tab w:val="left" w:pos="774"/>
              </w:tabs>
              <w:rPr>
                <w:ins w:id="5488" w:author="sam sehgal" w:date="2025-04-15T13:41:00Z" w16du:dateUtc="2025-04-15T03:41:00Z"/>
                <w:del w:id="5489" w:author="Sam Sehgal (EXT Idiom)" w:date="2025-04-15T13:41:00Z" w16du:dateUtc="2025-04-15T03:41:00Z"/>
                <w:rFonts w:ascii="Calibri" w:eastAsia="Calibri" w:hAnsi="Calibri" w:cs="Calibri"/>
                <w:b/>
                <w:bCs/>
                <w:color w:val="000000" w:themeColor="text1"/>
                <w:sz w:val="18"/>
                <w:szCs w:val="18"/>
                <w:highlight w:val="green"/>
                <w:rPrChange w:id="5490" w:author="Sam Sehgal (EXT Idiom)" w:date="2025-04-15T13:44:00Z" w16du:dateUtc="2025-04-15T03:44:00Z">
                  <w:rPr>
                    <w:ins w:id="5491" w:author="sam sehgal" w:date="2025-04-15T13:41:00Z" w16du:dateUtc="2025-04-15T03:41:00Z"/>
                    <w:del w:id="5492" w:author="Sam Sehgal (EXT Idiom)" w:date="2025-04-15T13:41:00Z" w16du:dateUtc="2025-04-15T03:41:00Z"/>
                    <w:rFonts w:ascii="Calibri" w:eastAsia="Calibri" w:hAnsi="Calibri" w:cs="Calibri"/>
                    <w:b/>
                    <w:bCs/>
                    <w:color w:val="000000" w:themeColor="text1"/>
                    <w:sz w:val="18"/>
                    <w:szCs w:val="18"/>
                  </w:rPr>
                </w:rPrChange>
              </w:rPr>
            </w:pPr>
          </w:p>
          <w:p w14:paraId="73FCDFF6" w14:textId="77777777" w:rsidR="00ED33E7" w:rsidRPr="003832BD" w:rsidRDefault="00ED33E7" w:rsidP="00ED33E7">
            <w:pPr>
              <w:tabs>
                <w:tab w:val="left" w:pos="774"/>
              </w:tabs>
              <w:rPr>
                <w:ins w:id="5493" w:author="sam sehgal" w:date="2025-04-15T13:41:00Z" w16du:dateUtc="2025-04-15T03:41:00Z"/>
                <w:rFonts w:ascii="Calibri" w:eastAsia="Calibri" w:hAnsi="Calibri" w:cs="Calibri"/>
                <w:color w:val="000000" w:themeColor="text1"/>
                <w:sz w:val="18"/>
                <w:szCs w:val="18"/>
                <w:highlight w:val="green"/>
                <w:rPrChange w:id="5494" w:author="Sam Sehgal (EXT Idiom)" w:date="2025-04-15T13:44:00Z" w16du:dateUtc="2025-04-15T03:44:00Z">
                  <w:rPr>
                    <w:ins w:id="5495" w:author="sam sehgal" w:date="2025-04-15T13:41:00Z" w16du:dateUtc="2025-04-15T03:41:00Z"/>
                    <w:rFonts w:ascii="Calibri" w:eastAsia="Calibri" w:hAnsi="Calibri" w:cs="Calibri"/>
                    <w:color w:val="000000" w:themeColor="text1"/>
                    <w:sz w:val="18"/>
                    <w:szCs w:val="18"/>
                  </w:rPr>
                </w:rPrChange>
              </w:rPr>
            </w:pPr>
            <w:ins w:id="5496" w:author="sam sehgal" w:date="2025-04-15T13:41:00Z" w16du:dateUtc="2025-04-15T03:41:00Z">
              <w:r w:rsidRPr="003832BD">
                <w:rPr>
                  <w:rFonts w:asciiTheme="minorHAnsi" w:hAnsiTheme="minorHAnsi"/>
                  <w:sz w:val="20"/>
                  <w:szCs w:val="20"/>
                  <w:highlight w:val="green"/>
                  <w:rPrChange w:id="5497" w:author="Sam Sehgal (EXT Idiom)" w:date="2025-04-15T13:44:00Z" w16du:dateUtc="2025-04-15T03:44:00Z">
                    <w:rPr>
                      <w:rFonts w:asciiTheme="minorHAnsi" w:hAnsiTheme="minorHAnsi"/>
                      <w:sz w:val="20"/>
                      <w:szCs w:val="20"/>
                    </w:rPr>
                  </w:rPrChange>
                </w:rPr>
                <w:t>&lt;IsMigration&gt; = ‘0’</w:t>
              </w:r>
            </w:ins>
          </w:p>
          <w:p w14:paraId="4728E404" w14:textId="77777777" w:rsidR="00ED33E7" w:rsidRPr="003832BD" w:rsidRDefault="00ED33E7" w:rsidP="00ED33E7">
            <w:pPr>
              <w:tabs>
                <w:tab w:val="left" w:pos="774"/>
              </w:tabs>
              <w:rPr>
                <w:ins w:id="5498" w:author="sam sehgal" w:date="2025-04-15T13:41:00Z" w16du:dateUtc="2025-04-15T03:41:00Z"/>
                <w:rFonts w:ascii="Calibri" w:eastAsia="Calibri" w:hAnsi="Calibri" w:cs="Calibri"/>
                <w:color w:val="000000" w:themeColor="text1"/>
                <w:sz w:val="18"/>
                <w:szCs w:val="18"/>
                <w:highlight w:val="green"/>
                <w:rPrChange w:id="5499" w:author="Sam Sehgal (EXT Idiom)" w:date="2025-04-15T13:44:00Z" w16du:dateUtc="2025-04-15T03:44:00Z">
                  <w:rPr>
                    <w:ins w:id="5500" w:author="sam sehgal" w:date="2025-04-15T13:41:00Z" w16du:dateUtc="2025-04-15T03:41:00Z"/>
                    <w:rFonts w:ascii="Calibri" w:eastAsia="Calibri" w:hAnsi="Calibri" w:cs="Calibri"/>
                    <w:color w:val="000000" w:themeColor="text1"/>
                    <w:sz w:val="18"/>
                    <w:szCs w:val="18"/>
                  </w:rPr>
                </w:rPrChange>
              </w:rPr>
            </w:pPr>
            <w:ins w:id="5501" w:author="sam sehgal" w:date="2025-04-15T13:41:00Z" w16du:dateUtc="2025-04-15T03:41:00Z">
              <w:r w:rsidRPr="003832BD">
                <w:rPr>
                  <w:rFonts w:ascii="Calibri" w:eastAsia="Calibri" w:hAnsi="Calibri" w:cs="Calibri"/>
                  <w:color w:val="000000" w:themeColor="text1"/>
                  <w:sz w:val="18"/>
                  <w:szCs w:val="18"/>
                  <w:highlight w:val="green"/>
                  <w:rPrChange w:id="5502" w:author="Sam Sehgal (EXT Idiom)" w:date="2025-04-15T13:44:00Z" w16du:dateUtc="2025-04-15T03:44:00Z">
                    <w:rPr>
                      <w:rFonts w:ascii="Calibri" w:eastAsia="Calibri" w:hAnsi="Calibri" w:cs="Calibri"/>
                      <w:color w:val="000000" w:themeColor="text1"/>
                      <w:sz w:val="18"/>
                      <w:szCs w:val="18"/>
                    </w:rPr>
                  </w:rPrChange>
                </w:rPr>
                <w:t xml:space="preserve">THEN display </w:t>
              </w:r>
            </w:ins>
          </w:p>
          <w:p w14:paraId="736BB32D" w14:textId="06C04CD7" w:rsidR="00ED33E7" w:rsidRPr="003832BD" w:rsidRDefault="00ED33E7" w:rsidP="00ED33E7">
            <w:pPr>
              <w:tabs>
                <w:tab w:val="left" w:pos="774"/>
              </w:tabs>
              <w:rPr>
                <w:ins w:id="5503" w:author="Sam Sehgal (EXT Idiom)" w:date="2025-04-15T13:41:00Z" w16du:dateUtc="2025-04-15T03:41:00Z"/>
                <w:rFonts w:ascii="Calibri" w:eastAsia="Calibri" w:hAnsi="Calibri" w:cs="Calibri"/>
                <w:color w:val="000000" w:themeColor="text1"/>
                <w:sz w:val="18"/>
                <w:szCs w:val="18"/>
                <w:highlight w:val="green"/>
                <w:rPrChange w:id="5504" w:author="Sam Sehgal (EXT Idiom)" w:date="2025-04-15T13:44:00Z" w16du:dateUtc="2025-04-15T03:44:00Z">
                  <w:rPr>
                    <w:ins w:id="5505" w:author="Sam Sehgal (EXT Idiom)" w:date="2025-04-15T13:41:00Z" w16du:dateUtc="2025-04-15T03:41:00Z"/>
                    <w:rFonts w:ascii="Calibri" w:eastAsia="Calibri" w:hAnsi="Calibri" w:cs="Calibri"/>
                    <w:color w:val="000000" w:themeColor="text1"/>
                    <w:sz w:val="18"/>
                    <w:szCs w:val="18"/>
                  </w:rPr>
                </w:rPrChange>
              </w:rPr>
            </w:pPr>
            <w:ins w:id="5506" w:author="sam sehgal" w:date="2025-04-15T13:41:00Z" w16du:dateUtc="2025-04-15T03:41:00Z">
              <w:r w:rsidRPr="003832BD">
                <w:rPr>
                  <w:rFonts w:ascii="Calibri" w:eastAsia="Calibri" w:hAnsi="Calibri" w:cs="Calibri"/>
                  <w:color w:val="000000" w:themeColor="text1"/>
                  <w:sz w:val="18"/>
                  <w:szCs w:val="18"/>
                  <w:highlight w:val="green"/>
                  <w:rPrChange w:id="5507" w:author="Sam Sehgal (EXT Idiom)" w:date="2025-04-15T13:44:00Z" w16du:dateUtc="2025-04-15T03:44:00Z">
                    <w:rPr>
                      <w:rFonts w:ascii="Calibri" w:eastAsia="Calibri" w:hAnsi="Calibri" w:cs="Calibri"/>
                      <w:color w:val="000000" w:themeColor="text1"/>
                      <w:sz w:val="18"/>
                      <w:szCs w:val="18"/>
                    </w:rPr>
                  </w:rPrChange>
                </w:rPr>
                <w:t>ELSEIF</w:t>
              </w:r>
            </w:ins>
          </w:p>
        </w:tc>
        <w:tc>
          <w:tcPr>
            <w:tcW w:w="1701" w:type="dxa"/>
          </w:tcPr>
          <w:p w14:paraId="1A50905A" w14:textId="77777777" w:rsidR="00ED33E7" w:rsidRPr="003832BD" w:rsidRDefault="00ED33E7" w:rsidP="00ED33E7">
            <w:pPr>
              <w:spacing w:after="120"/>
              <w:rPr>
                <w:ins w:id="5508" w:author="sam sehgal" w:date="2025-04-15T13:41:00Z" w16du:dateUtc="2025-04-15T03:41:00Z"/>
                <w:rFonts w:ascii="Arial" w:hAnsi="Arial" w:cs="Arial"/>
                <w:color w:val="000000"/>
                <w:sz w:val="20"/>
                <w:szCs w:val="20"/>
                <w:highlight w:val="green"/>
                <w:rPrChange w:id="5509" w:author="Sam Sehgal (EXT Idiom)" w:date="2025-04-15T13:44:00Z" w16du:dateUtc="2025-04-15T03:44:00Z">
                  <w:rPr>
                    <w:ins w:id="5510" w:author="sam sehgal" w:date="2025-04-15T13:41:00Z" w16du:dateUtc="2025-04-15T03:41:00Z"/>
                    <w:rFonts w:ascii="Arial" w:hAnsi="Arial" w:cs="Arial"/>
                    <w:color w:val="000000"/>
                    <w:sz w:val="20"/>
                    <w:szCs w:val="20"/>
                  </w:rPr>
                </w:rPrChange>
              </w:rPr>
            </w:pPr>
            <w:ins w:id="5511" w:author="sam sehgal" w:date="2025-04-15T13:41:00Z" w16du:dateUtc="2025-04-15T03:41:00Z">
              <w:r w:rsidRPr="003832BD">
                <w:rPr>
                  <w:rFonts w:ascii="Arial" w:hAnsi="Arial" w:cs="Arial"/>
                  <w:color w:val="000000"/>
                  <w:sz w:val="20"/>
                  <w:szCs w:val="20"/>
                  <w:highlight w:val="green"/>
                  <w:rPrChange w:id="5512" w:author="Sam Sehgal (EXT Idiom)" w:date="2025-04-15T13:44:00Z" w16du:dateUtc="2025-04-15T03:44:00Z">
                    <w:rPr>
                      <w:rFonts w:ascii="Arial" w:hAnsi="Arial" w:cs="Arial"/>
                      <w:color w:val="000000"/>
                      <w:sz w:val="20"/>
                      <w:szCs w:val="20"/>
                    </w:rPr>
                  </w:rPrChange>
                </w:rPr>
                <w:t>Column 1 text:</w:t>
              </w:r>
            </w:ins>
          </w:p>
          <w:p w14:paraId="1FBE81AC" w14:textId="77777777" w:rsidR="00ED33E7" w:rsidRPr="003832BD" w:rsidRDefault="00ED33E7" w:rsidP="00ED33E7">
            <w:pPr>
              <w:spacing w:after="120"/>
              <w:rPr>
                <w:ins w:id="5513" w:author="sam sehgal" w:date="2025-04-15T13:41:00Z" w16du:dateUtc="2025-04-15T03:41:00Z"/>
                <w:rFonts w:ascii="Arial" w:hAnsi="Arial" w:cs="Arial"/>
                <w:color w:val="000000"/>
                <w:sz w:val="20"/>
                <w:szCs w:val="20"/>
                <w:highlight w:val="green"/>
                <w:rPrChange w:id="5514" w:author="Sam Sehgal (EXT Idiom)" w:date="2025-04-15T13:44:00Z" w16du:dateUtc="2025-04-15T03:44:00Z">
                  <w:rPr>
                    <w:ins w:id="5515" w:author="sam sehgal" w:date="2025-04-15T13:41:00Z" w16du:dateUtc="2025-04-15T03:41:00Z"/>
                    <w:rFonts w:ascii="Arial" w:hAnsi="Arial" w:cs="Arial"/>
                    <w:color w:val="000000"/>
                    <w:sz w:val="20"/>
                    <w:szCs w:val="20"/>
                  </w:rPr>
                </w:rPrChange>
              </w:rPr>
            </w:pPr>
            <w:ins w:id="5516" w:author="sam sehgal" w:date="2025-04-15T13:41:00Z" w16du:dateUtc="2025-04-15T03:41:00Z">
              <w:r w:rsidRPr="003832BD">
                <w:rPr>
                  <w:rFonts w:ascii="Arial" w:hAnsi="Arial" w:cs="Arial"/>
                  <w:color w:val="000000"/>
                  <w:sz w:val="20"/>
                  <w:szCs w:val="20"/>
                  <w:highlight w:val="green"/>
                  <w:rPrChange w:id="5517" w:author="Sam Sehgal (EXT Idiom)" w:date="2025-04-15T13:44:00Z" w16du:dateUtc="2025-04-15T03:44:00Z">
                    <w:rPr>
                      <w:rFonts w:ascii="Arial" w:hAnsi="Arial" w:cs="Arial"/>
                      <w:color w:val="000000"/>
                      <w:sz w:val="20"/>
                      <w:szCs w:val="20"/>
                    </w:rPr>
                  </w:rPrChange>
                </w:rPr>
                <w:t xml:space="preserve">Bodycopy_COI </w:t>
              </w:r>
            </w:ins>
          </w:p>
          <w:p w14:paraId="6A816711" w14:textId="77777777" w:rsidR="00ED33E7" w:rsidRPr="003832BD" w:rsidRDefault="00ED33E7" w:rsidP="00ED33E7">
            <w:pPr>
              <w:spacing w:after="120"/>
              <w:rPr>
                <w:ins w:id="5518" w:author="sam sehgal" w:date="2025-04-15T13:41:00Z" w16du:dateUtc="2025-04-15T03:41:00Z"/>
                <w:rFonts w:ascii="Arial" w:hAnsi="Arial" w:cs="Arial"/>
                <w:color w:val="000000"/>
                <w:sz w:val="20"/>
                <w:szCs w:val="20"/>
                <w:highlight w:val="green"/>
                <w:rPrChange w:id="5519" w:author="Sam Sehgal (EXT Idiom)" w:date="2025-04-15T13:44:00Z" w16du:dateUtc="2025-04-15T03:44:00Z">
                  <w:rPr>
                    <w:ins w:id="5520" w:author="sam sehgal" w:date="2025-04-15T13:41:00Z" w16du:dateUtc="2025-04-15T03:41:00Z"/>
                    <w:rFonts w:ascii="Arial" w:hAnsi="Arial" w:cs="Arial"/>
                    <w:color w:val="000000"/>
                    <w:sz w:val="20"/>
                    <w:szCs w:val="20"/>
                  </w:rPr>
                </w:rPrChange>
              </w:rPr>
            </w:pPr>
            <w:ins w:id="5521" w:author="sam sehgal" w:date="2025-04-15T13:41:00Z" w16du:dateUtc="2025-04-15T03:41:00Z">
              <w:r w:rsidRPr="003832BD">
                <w:rPr>
                  <w:rFonts w:ascii="Arial" w:hAnsi="Arial" w:cs="Arial"/>
                  <w:color w:val="000000"/>
                  <w:sz w:val="20"/>
                  <w:szCs w:val="20"/>
                  <w:highlight w:val="green"/>
                  <w:rPrChange w:id="5522" w:author="Sam Sehgal (EXT Idiom)" w:date="2025-04-15T13:44:00Z" w16du:dateUtc="2025-04-15T03:44:00Z">
                    <w:rPr>
                      <w:rFonts w:ascii="Arial" w:hAnsi="Arial" w:cs="Arial"/>
                      <w:color w:val="000000"/>
                      <w:sz w:val="20"/>
                      <w:szCs w:val="20"/>
                    </w:rPr>
                  </w:rPrChange>
                </w:rPr>
                <w:t>Column 2 text:</w:t>
              </w:r>
            </w:ins>
          </w:p>
          <w:p w14:paraId="015BF13D" w14:textId="77777777" w:rsidR="00ED33E7" w:rsidRPr="003832BD" w:rsidRDefault="00ED33E7" w:rsidP="00ED33E7">
            <w:pPr>
              <w:tabs>
                <w:tab w:val="left" w:pos="1800"/>
              </w:tabs>
              <w:rPr>
                <w:ins w:id="5523" w:author="sam sehgal" w:date="2025-04-15T13:41:00Z" w16du:dateUtc="2025-04-15T03:41:00Z"/>
                <w:rFonts w:ascii="Arial" w:hAnsi="Arial" w:cs="Arial"/>
                <w:color w:val="000000"/>
                <w:sz w:val="20"/>
                <w:szCs w:val="20"/>
                <w:highlight w:val="green"/>
                <w:rPrChange w:id="5524" w:author="Sam Sehgal (EXT Idiom)" w:date="2025-04-15T13:44:00Z" w16du:dateUtc="2025-04-15T03:44:00Z">
                  <w:rPr>
                    <w:ins w:id="5525" w:author="sam sehgal" w:date="2025-04-15T13:41:00Z" w16du:dateUtc="2025-04-15T03:41:00Z"/>
                    <w:rFonts w:ascii="Arial" w:hAnsi="Arial" w:cs="Arial"/>
                    <w:color w:val="000000"/>
                    <w:sz w:val="20"/>
                    <w:szCs w:val="20"/>
                  </w:rPr>
                </w:rPrChange>
              </w:rPr>
            </w:pPr>
            <w:ins w:id="5526" w:author="sam sehgal" w:date="2025-04-15T13:41:00Z" w16du:dateUtc="2025-04-15T03:41:00Z">
              <w:r w:rsidRPr="003832BD">
                <w:rPr>
                  <w:rFonts w:ascii="Arial" w:hAnsi="Arial" w:cs="Arial"/>
                  <w:color w:val="000000"/>
                  <w:sz w:val="20"/>
                  <w:szCs w:val="20"/>
                  <w:highlight w:val="green"/>
                  <w:rPrChange w:id="5527" w:author="Sam Sehgal (EXT Idiom)" w:date="2025-04-15T13:44:00Z" w16du:dateUtc="2025-04-15T03:44:00Z">
                    <w:rPr>
                      <w:rFonts w:ascii="Arial" w:hAnsi="Arial" w:cs="Arial"/>
                      <w:color w:val="000000"/>
                      <w:sz w:val="20"/>
                      <w:szCs w:val="20"/>
                    </w:rPr>
                  </w:rPrChange>
                </w:rPr>
                <w:t>Table_Bullet_1_COI</w:t>
              </w:r>
            </w:ins>
          </w:p>
          <w:p w14:paraId="3F426084" w14:textId="77777777" w:rsidR="00ED33E7" w:rsidRPr="003832BD" w:rsidRDefault="00ED33E7" w:rsidP="00ED33E7">
            <w:pPr>
              <w:tabs>
                <w:tab w:val="left" w:pos="1800"/>
              </w:tabs>
              <w:rPr>
                <w:ins w:id="5528" w:author="sam sehgal" w:date="2025-04-15T13:41:00Z" w16du:dateUtc="2025-04-15T03:41:00Z"/>
                <w:rFonts w:ascii="Arial" w:hAnsi="Arial" w:cs="Arial"/>
                <w:color w:val="000000"/>
                <w:sz w:val="20"/>
                <w:szCs w:val="20"/>
                <w:highlight w:val="green"/>
                <w:rPrChange w:id="5529" w:author="Sam Sehgal (EXT Idiom)" w:date="2025-04-15T13:44:00Z" w16du:dateUtc="2025-04-15T03:44:00Z">
                  <w:rPr>
                    <w:ins w:id="5530" w:author="sam sehgal" w:date="2025-04-15T13:41:00Z" w16du:dateUtc="2025-04-15T03:41:00Z"/>
                    <w:rFonts w:ascii="Arial" w:hAnsi="Arial" w:cs="Arial"/>
                    <w:color w:val="000000"/>
                    <w:sz w:val="20"/>
                    <w:szCs w:val="20"/>
                  </w:rPr>
                </w:rPrChange>
              </w:rPr>
            </w:pPr>
          </w:p>
          <w:p w14:paraId="05C5BB24" w14:textId="707D7A00" w:rsidR="00ED33E7" w:rsidRPr="003832BD" w:rsidRDefault="00ED33E7" w:rsidP="00ED33E7">
            <w:pPr>
              <w:spacing w:after="120"/>
              <w:rPr>
                <w:ins w:id="5531" w:author="Sam Sehgal (EXT Idiom)" w:date="2025-04-15T13:41:00Z" w16du:dateUtc="2025-04-15T03:41:00Z"/>
                <w:rFonts w:ascii="Arial" w:hAnsi="Arial" w:cs="Arial"/>
                <w:color w:val="000000"/>
                <w:sz w:val="20"/>
                <w:szCs w:val="20"/>
                <w:highlight w:val="green"/>
                <w:rPrChange w:id="5532" w:author="Sam Sehgal (EXT Idiom)" w:date="2025-04-15T13:44:00Z" w16du:dateUtc="2025-04-15T03:44:00Z">
                  <w:rPr>
                    <w:ins w:id="5533" w:author="Sam Sehgal (EXT Idiom)" w:date="2025-04-15T13:41:00Z" w16du:dateUtc="2025-04-15T03:41:00Z"/>
                    <w:rFonts w:ascii="Arial" w:hAnsi="Arial" w:cs="Arial"/>
                    <w:color w:val="000000"/>
                    <w:sz w:val="20"/>
                    <w:szCs w:val="20"/>
                  </w:rPr>
                </w:rPrChange>
              </w:rPr>
            </w:pPr>
            <w:ins w:id="5534" w:author="sam sehgal" w:date="2025-04-15T13:41:00Z" w16du:dateUtc="2025-04-15T03:41:00Z">
              <w:r w:rsidRPr="003832BD">
                <w:rPr>
                  <w:rFonts w:ascii="Arial" w:hAnsi="Arial" w:cs="Arial"/>
                  <w:color w:val="000000"/>
                  <w:sz w:val="20"/>
                  <w:szCs w:val="20"/>
                  <w:highlight w:val="green"/>
                  <w:rPrChange w:id="5535" w:author="Sam Sehgal (EXT Idiom)" w:date="2025-04-15T13:44:00Z" w16du:dateUtc="2025-04-15T03:44:00Z">
                    <w:rPr>
                      <w:rFonts w:ascii="Arial" w:hAnsi="Arial" w:cs="Arial"/>
                      <w:color w:val="000000"/>
                      <w:sz w:val="20"/>
                      <w:szCs w:val="20"/>
                    </w:rPr>
                  </w:rPrChange>
                </w:rPr>
                <w:t>Bullet_1_B_COI</w:t>
              </w:r>
            </w:ins>
          </w:p>
        </w:tc>
      </w:tr>
      <w:tr w:rsidR="002A7A3E" w:rsidRPr="00A551ED" w14:paraId="28B87ED4" w14:textId="77777777" w:rsidTr="00A23EF6">
        <w:trPr>
          <w:cantSplit/>
        </w:trPr>
        <w:tc>
          <w:tcPr>
            <w:tcW w:w="846" w:type="dxa"/>
          </w:tcPr>
          <w:p w14:paraId="66C27062" w14:textId="72C8E38A" w:rsidR="00ED33E7" w:rsidRPr="00A23EF6" w:rsidRDefault="00ED33E7" w:rsidP="00ED33E7">
            <w:pPr>
              <w:tabs>
                <w:tab w:val="left" w:pos="1800"/>
              </w:tabs>
              <w:rPr>
                <w:rFonts w:ascii="Arial" w:hAnsi="Arial" w:cs="Arial"/>
                <w:bCs/>
                <w:sz w:val="20"/>
                <w:rPrChange w:id="5536" w:author="Sam Sehgal (EXT Idiom)" w:date="2025-04-11T15:31:00Z" w16du:dateUtc="2025-04-11T05:31:00Z">
                  <w:rPr>
                    <w:rFonts w:ascii="Arial" w:hAnsi="Arial" w:cs="Arial"/>
                    <w:bCs/>
                    <w:sz w:val="20"/>
                    <w:highlight w:val="yellow"/>
                  </w:rPr>
                </w:rPrChange>
              </w:rPr>
            </w:pPr>
            <w:r w:rsidRPr="00A23EF6">
              <w:rPr>
                <w:rFonts w:ascii="Arial" w:hAnsi="Arial" w:cs="Arial"/>
                <w:bCs/>
                <w:sz w:val="20"/>
                <w:rPrChange w:id="5537" w:author="Sam Sehgal (EXT Idiom)" w:date="2025-04-11T15:31:00Z" w16du:dateUtc="2025-04-11T05:31:00Z">
                  <w:rPr>
                    <w:rFonts w:ascii="Arial" w:hAnsi="Arial" w:cs="Arial"/>
                    <w:bCs/>
                    <w:sz w:val="20"/>
                    <w:highlight w:val="yellow"/>
                  </w:rPr>
                </w:rPrChange>
              </w:rPr>
              <w:lastRenderedPageBreak/>
              <w:t>AYP 9-</w:t>
            </w:r>
            <w:r w:rsidR="003832BD" w:rsidRPr="00A23EF6">
              <w:rPr>
                <w:rFonts w:ascii="Arial" w:hAnsi="Arial" w:cs="Arial"/>
                <w:bCs/>
                <w:sz w:val="20"/>
                <w:rPrChange w:id="5538" w:author="Sam Sehgal (EXT Idiom)" w:date="2025-04-11T15:31:00Z" w16du:dateUtc="2025-04-11T05:31:00Z">
                  <w:rPr>
                    <w:rFonts w:ascii="Arial" w:hAnsi="Arial" w:cs="Arial"/>
                    <w:bCs/>
                    <w:sz w:val="20"/>
                    <w:highlight w:val="yellow"/>
                  </w:rPr>
                </w:rPrChange>
              </w:rPr>
              <w:t>3</w:t>
            </w:r>
            <w:r w:rsidR="003832BD">
              <w:rPr>
                <w:rFonts w:ascii="Arial" w:hAnsi="Arial" w:cs="Arial"/>
                <w:bCs/>
                <w:sz w:val="20"/>
              </w:rPr>
              <w:t>C</w:t>
            </w:r>
          </w:p>
        </w:tc>
        <w:tc>
          <w:tcPr>
            <w:tcW w:w="1701" w:type="dxa"/>
          </w:tcPr>
          <w:p w14:paraId="30323DB7" w14:textId="77777777" w:rsidR="00ED33E7" w:rsidRPr="00A23EF6" w:rsidRDefault="00ED33E7" w:rsidP="00ED33E7">
            <w:pPr>
              <w:tabs>
                <w:tab w:val="left" w:pos="1800"/>
              </w:tabs>
              <w:rPr>
                <w:rFonts w:ascii="Arial" w:hAnsi="Arial" w:cs="Arial"/>
                <w:sz w:val="18"/>
                <w:szCs w:val="18"/>
              </w:rPr>
            </w:pPr>
            <w:r w:rsidRPr="00A23EF6">
              <w:rPr>
                <w:rFonts w:ascii="Arial" w:hAnsi="Arial" w:cs="Arial"/>
                <w:sz w:val="18"/>
                <w:szCs w:val="18"/>
              </w:rPr>
              <w:t>&lt;ProductCode&gt;</w:t>
            </w:r>
          </w:p>
          <w:p w14:paraId="4C5E4461" w14:textId="12766B80" w:rsidR="00ED33E7" w:rsidRPr="00A23EF6" w:rsidRDefault="00ED33E7" w:rsidP="00ED33E7">
            <w:pPr>
              <w:tabs>
                <w:tab w:val="left" w:pos="1800"/>
              </w:tabs>
              <w:rPr>
                <w:rFonts w:ascii="Arial" w:hAnsi="Arial" w:cs="Arial"/>
                <w:sz w:val="18"/>
                <w:szCs w:val="18"/>
              </w:rPr>
            </w:pPr>
            <w:r w:rsidRPr="00A23EF6">
              <w:rPr>
                <w:rFonts w:ascii="Arial" w:hAnsi="Arial" w:cs="Arial"/>
                <w:sz w:val="18"/>
                <w:szCs w:val="18"/>
              </w:rPr>
              <w:t>&lt;HomeCoverTypeCode&gt;</w:t>
            </w:r>
          </w:p>
        </w:tc>
        <w:tc>
          <w:tcPr>
            <w:tcW w:w="8363" w:type="dxa"/>
          </w:tcPr>
          <w:tbl>
            <w:tblPr>
              <w:tblpPr w:leftFromText="180" w:rightFromText="180" w:vertAnchor="page" w:horzAnchor="margin" w:tblpY="191"/>
              <w:tblOverlap w:val="never"/>
              <w:tblW w:w="8328" w:type="dxa"/>
              <w:tblBorders>
                <w:bottom w:val="single" w:sz="4" w:space="0" w:color="auto"/>
              </w:tblBorders>
              <w:tblLayout w:type="fixed"/>
              <w:tblLook w:val="04A0" w:firstRow="1" w:lastRow="0" w:firstColumn="1" w:lastColumn="0" w:noHBand="0" w:noVBand="1"/>
            </w:tblPr>
            <w:tblGrid>
              <w:gridCol w:w="2441"/>
              <w:gridCol w:w="5887"/>
            </w:tblGrid>
            <w:tr w:rsidR="00ED33E7" w:rsidRPr="00A23EF6" w14:paraId="6E1A2FC0" w14:textId="77777777">
              <w:trPr>
                <w:trHeight w:val="252"/>
              </w:trPr>
              <w:tc>
                <w:tcPr>
                  <w:tcW w:w="2441" w:type="dxa"/>
                  <w:noWrap/>
                  <w:vAlign w:val="center"/>
                  <w:hideMark/>
                </w:tcPr>
                <w:p w14:paraId="2A5CB753" w14:textId="088F8911" w:rsidR="00ED33E7" w:rsidRPr="00A23EF6" w:rsidRDefault="00ED33E7" w:rsidP="00ED33E7">
                  <w:pPr>
                    <w:pStyle w:val="BodycopyCOI"/>
                    <w:rPr>
                      <w:rFonts w:cs="Arial"/>
                    </w:rPr>
                  </w:pPr>
                  <w:r w:rsidRPr="00A23EF6">
                    <w:rPr>
                      <w:rFonts w:cs="Arial"/>
                    </w:rPr>
                    <w:t>You confirm that:</w:t>
                  </w:r>
                </w:p>
              </w:tc>
              <w:tc>
                <w:tcPr>
                  <w:tcW w:w="5887" w:type="dxa"/>
                  <w:noWrap/>
                  <w:vAlign w:val="center"/>
                  <w:hideMark/>
                </w:tcPr>
                <w:p w14:paraId="41F1A380" w14:textId="77777777" w:rsidR="00ED33E7" w:rsidRPr="00A23EF6" w:rsidRDefault="00ED33E7" w:rsidP="00ED33E7">
                  <w:pPr>
                    <w:pStyle w:val="ListParagraph"/>
                    <w:tabs>
                      <w:tab w:val="left" w:pos="774"/>
                    </w:tabs>
                    <w:spacing w:before="80" w:after="80"/>
                    <w:rPr>
                      <w:rFonts w:ascii="Arial" w:hAnsi="Arial" w:cs="Arial"/>
                      <w:b/>
                      <w:bCs/>
                      <w:sz w:val="20"/>
                      <w:szCs w:val="20"/>
                    </w:rPr>
                  </w:pPr>
                  <w:commentRangeStart w:id="5539"/>
                  <w:commentRangeStart w:id="5540"/>
                  <w:commentRangeStart w:id="5541"/>
                  <w:commentRangeStart w:id="5542"/>
                  <w:commentRangeStart w:id="5543"/>
                  <w:r w:rsidRPr="00A23EF6">
                    <w:rPr>
                      <w:rFonts w:ascii="Calibri" w:eastAsia="Calibri" w:hAnsi="Calibri" w:cs="Calibri"/>
                      <w:b/>
                      <w:bCs/>
                      <w:color w:val="000000" w:themeColor="text1"/>
                      <w:sz w:val="20"/>
                      <w:szCs w:val="20"/>
                    </w:rPr>
                    <w:t>your Insured Address</w:t>
                  </w:r>
                  <w:commentRangeStart w:id="5544"/>
                  <w:commentRangeStart w:id="5545"/>
                  <w:r w:rsidRPr="00A23EF6">
                    <w:rPr>
                      <w:rFonts w:ascii="Calibri" w:eastAsia="Calibri" w:hAnsi="Calibri" w:cs="Calibri"/>
                      <w:b/>
                      <w:bCs/>
                      <w:color w:val="000000" w:themeColor="text1"/>
                      <w:sz w:val="20"/>
                      <w:szCs w:val="20"/>
                    </w:rPr>
                    <w:t xml:space="preserve"> </w:t>
                  </w:r>
                  <w:commentRangeEnd w:id="5544"/>
                  <w:r w:rsidRPr="00A23EF6">
                    <w:rPr>
                      <w:rStyle w:val="CommentReference"/>
                      <w:rFonts w:ascii="Calibri" w:eastAsia="Calibri" w:hAnsi="Calibri" w:cs="Calibri"/>
                      <w:b/>
                      <w:bCs/>
                      <w:color w:val="000000" w:themeColor="text1"/>
                      <w:sz w:val="20"/>
                      <w:szCs w:val="20"/>
                    </w:rPr>
                    <w:commentReference w:id="5544"/>
                  </w:r>
                  <w:commentRangeEnd w:id="5545"/>
                  <w:r w:rsidRPr="00A23EF6">
                    <w:rPr>
                      <w:rStyle w:val="CommentReference"/>
                      <w:rFonts w:ascii="Calibri" w:eastAsia="Calibri" w:hAnsi="Calibri" w:cs="Calibri"/>
                      <w:b/>
                      <w:bCs/>
                      <w:color w:val="000000" w:themeColor="text1"/>
                      <w:sz w:val="20"/>
                      <w:szCs w:val="20"/>
                    </w:rPr>
                    <w:commentReference w:id="5545"/>
                  </w:r>
                  <w:r w:rsidRPr="00A23EF6">
                    <w:rPr>
                      <w:rFonts w:ascii="Calibri" w:eastAsia="Calibri" w:hAnsi="Calibri" w:cs="Calibri"/>
                      <w:b/>
                      <w:bCs/>
                      <w:color w:val="000000" w:themeColor="text1"/>
                      <w:sz w:val="20"/>
                      <w:szCs w:val="20"/>
                    </w:rPr>
                    <w:t>is not a boarding house, hostel, hotel, Government owned residence,</w:t>
                  </w:r>
                  <w:commentRangeStart w:id="5546"/>
                  <w:commentRangeStart w:id="5547"/>
                  <w:commentRangeStart w:id="5548"/>
                  <w:r w:rsidRPr="00A23EF6">
                    <w:rPr>
                      <w:rFonts w:ascii="Calibri" w:eastAsia="Calibri" w:hAnsi="Calibri" w:cs="Calibri"/>
                      <w:b/>
                      <w:bCs/>
                      <w:color w:val="000000" w:themeColor="text1"/>
                      <w:sz w:val="20"/>
                      <w:szCs w:val="20"/>
                    </w:rPr>
                    <w:t xml:space="preserve"> mobile or moveable home,</w:t>
                  </w:r>
                  <w:commentRangeEnd w:id="5546"/>
                  <w:r w:rsidRPr="00A23EF6">
                    <w:rPr>
                      <w:rStyle w:val="CommentReference"/>
                      <w:rFonts w:ascii="Calibri" w:eastAsia="Calibri" w:hAnsi="Calibri" w:cs="Calibri"/>
                      <w:b/>
                      <w:bCs/>
                      <w:color w:val="000000" w:themeColor="text1"/>
                      <w:sz w:val="20"/>
                      <w:szCs w:val="20"/>
                    </w:rPr>
                    <w:commentReference w:id="5546"/>
                  </w:r>
                  <w:commentRangeEnd w:id="5547"/>
                  <w:r w:rsidRPr="00A23EF6">
                    <w:rPr>
                      <w:rStyle w:val="CommentReference"/>
                      <w:rFonts w:ascii="Calibri" w:eastAsia="Calibri" w:hAnsi="Calibri" w:cs="Calibri"/>
                      <w:b/>
                      <w:bCs/>
                      <w:color w:val="000000" w:themeColor="text1"/>
                      <w:sz w:val="20"/>
                      <w:szCs w:val="20"/>
                    </w:rPr>
                    <w:commentReference w:id="5547"/>
                  </w:r>
                  <w:commentRangeEnd w:id="5548"/>
                  <w:r w:rsidRPr="00A23EF6">
                    <w:rPr>
                      <w:rStyle w:val="CommentReference"/>
                      <w:rFonts w:ascii="Calibri" w:eastAsia="Calibri" w:hAnsi="Calibri" w:cs="Calibri"/>
                      <w:b/>
                      <w:bCs/>
                      <w:color w:val="000000" w:themeColor="text1"/>
                      <w:sz w:val="20"/>
                      <w:szCs w:val="20"/>
                    </w:rPr>
                    <w:commentReference w:id="5548"/>
                  </w:r>
                  <w:r w:rsidRPr="00A23EF6">
                    <w:rPr>
                      <w:rFonts w:ascii="Calibri" w:eastAsia="Calibri" w:hAnsi="Calibri" w:cs="Calibri"/>
                      <w:b/>
                      <w:bCs/>
                      <w:color w:val="000000" w:themeColor="text1"/>
                      <w:sz w:val="20"/>
                      <w:szCs w:val="20"/>
                    </w:rPr>
                    <w:t xml:space="preserve"> building located in a caravan park or holiday park, commercial farm or hobby farm</w:t>
                  </w:r>
                  <w:commentRangeEnd w:id="5539"/>
                  <w:r w:rsidRPr="00A23EF6">
                    <w:rPr>
                      <w:rStyle w:val="CommentReference"/>
                      <w:rFonts w:ascii="Arial" w:hAnsi="Arial" w:cs="Arial"/>
                      <w:b/>
                      <w:bCs/>
                      <w:sz w:val="20"/>
                      <w:szCs w:val="20"/>
                    </w:rPr>
                    <w:commentReference w:id="5539"/>
                  </w:r>
                  <w:commentRangeEnd w:id="5540"/>
                  <w:r w:rsidRPr="00A23EF6">
                    <w:rPr>
                      <w:rStyle w:val="CommentReference"/>
                      <w:rFonts w:ascii="Arial" w:hAnsi="Arial" w:cs="Arial"/>
                      <w:b/>
                      <w:bCs/>
                      <w:sz w:val="20"/>
                      <w:szCs w:val="20"/>
                    </w:rPr>
                    <w:commentReference w:id="5540"/>
                  </w:r>
                  <w:commentRangeEnd w:id="5541"/>
                  <w:r w:rsidRPr="00A23EF6">
                    <w:rPr>
                      <w:rStyle w:val="CommentReference"/>
                      <w:rFonts w:ascii="Arial" w:hAnsi="Arial" w:cs="Arial"/>
                      <w:b/>
                      <w:bCs/>
                      <w:sz w:val="20"/>
                      <w:szCs w:val="20"/>
                    </w:rPr>
                    <w:commentReference w:id="5541"/>
                  </w:r>
                  <w:commentRangeEnd w:id="5542"/>
                  <w:r w:rsidRPr="00A23EF6">
                    <w:rPr>
                      <w:rStyle w:val="CommentReference"/>
                      <w:rFonts w:ascii="Arial" w:hAnsi="Arial" w:cs="Arial"/>
                      <w:b/>
                      <w:bCs/>
                      <w:sz w:val="20"/>
                      <w:szCs w:val="20"/>
                    </w:rPr>
                    <w:commentReference w:id="5542"/>
                  </w:r>
                  <w:commentRangeEnd w:id="5543"/>
                  <w:r w:rsidRPr="00A23EF6">
                    <w:rPr>
                      <w:rStyle w:val="CommentReference"/>
                      <w:rFonts w:ascii="Arial" w:hAnsi="Arial" w:cs="Arial"/>
                      <w:b/>
                      <w:bCs/>
                      <w:sz w:val="20"/>
                      <w:szCs w:val="20"/>
                    </w:rPr>
                    <w:commentReference w:id="5543"/>
                  </w:r>
                </w:p>
              </w:tc>
            </w:tr>
          </w:tbl>
          <w:p w14:paraId="577222D7" w14:textId="77777777" w:rsidR="00ED33E7" w:rsidRPr="00A23EF6" w:rsidRDefault="00ED33E7" w:rsidP="00ED33E7">
            <w:pPr>
              <w:pStyle w:val="BodycopyCOI"/>
              <w:rPr>
                <w:rFonts w:cs="Arial"/>
              </w:rPr>
            </w:pPr>
          </w:p>
        </w:tc>
        <w:tc>
          <w:tcPr>
            <w:tcW w:w="1985" w:type="dxa"/>
          </w:tcPr>
          <w:p w14:paraId="4736AA8D" w14:textId="77777777" w:rsidR="00ED33E7" w:rsidRPr="00A23EF6" w:rsidRDefault="00ED33E7" w:rsidP="00ED33E7">
            <w:pPr>
              <w:tabs>
                <w:tab w:val="left" w:pos="774"/>
              </w:tabs>
              <w:rPr>
                <w:rFonts w:ascii="Calibri" w:eastAsia="Calibri" w:hAnsi="Calibri" w:cs="Calibri"/>
                <w:color w:val="000000" w:themeColor="text1"/>
                <w:sz w:val="18"/>
                <w:szCs w:val="18"/>
              </w:rPr>
            </w:pPr>
            <w:r w:rsidRPr="00A23EF6">
              <w:rPr>
                <w:rFonts w:ascii="Calibri" w:eastAsia="Calibri" w:hAnsi="Calibri" w:cs="Calibri"/>
                <w:color w:val="000000" w:themeColor="text1"/>
                <w:sz w:val="18"/>
                <w:szCs w:val="18"/>
              </w:rPr>
              <w:t>IF (&lt;ProductCode&gt; = “Home” OR “Landlord”) AND (&lt;HomeCoverTypeCode&gt;= (“5|BuildingAndContents” OR “2|Building</w:t>
            </w:r>
          </w:p>
          <w:p w14:paraId="1739BCEB" w14:textId="77777777" w:rsidR="00ED33E7" w:rsidRPr="00A23EF6" w:rsidRDefault="00ED33E7" w:rsidP="00ED33E7">
            <w:pPr>
              <w:tabs>
                <w:tab w:val="left" w:pos="774"/>
              </w:tabs>
              <w:rPr>
                <w:rFonts w:ascii="Calibri" w:eastAsia="Calibri" w:hAnsi="Calibri" w:cs="Calibri"/>
                <w:color w:val="000000" w:themeColor="text1"/>
                <w:sz w:val="18"/>
                <w:szCs w:val="18"/>
              </w:rPr>
            </w:pPr>
            <w:r w:rsidRPr="00A23EF6">
              <w:rPr>
                <w:rFonts w:ascii="Calibri" w:eastAsia="Calibri" w:hAnsi="Calibri" w:cs="Calibri"/>
                <w:color w:val="000000" w:themeColor="text1"/>
                <w:sz w:val="18"/>
                <w:szCs w:val="18"/>
              </w:rPr>
              <w:t>OR</w:t>
            </w:r>
          </w:p>
          <w:p w14:paraId="389472F4" w14:textId="239D0BEC" w:rsidR="00ED33E7" w:rsidRPr="00A23EF6" w:rsidRDefault="00ED33E7" w:rsidP="00ED33E7">
            <w:pPr>
              <w:tabs>
                <w:tab w:val="left" w:pos="774"/>
              </w:tabs>
              <w:rPr>
                <w:rFonts w:ascii="Calibri" w:eastAsia="Calibri" w:hAnsi="Calibri" w:cs="Calibri"/>
                <w:color w:val="000000" w:themeColor="text1"/>
                <w:sz w:val="18"/>
                <w:szCs w:val="18"/>
                <w:rPrChange w:id="5550" w:author="Sam Sehgal (EXT Idiom)" w:date="2025-04-11T15:31:00Z" w16du:dateUtc="2025-04-11T05:31:00Z">
                  <w:rPr>
                    <w:rFonts w:ascii="Calibri" w:eastAsia="Calibri" w:hAnsi="Calibri" w:cs="Calibri"/>
                    <w:b/>
                    <w:bCs/>
                    <w:color w:val="000000" w:themeColor="text1"/>
                    <w:sz w:val="18"/>
                    <w:szCs w:val="18"/>
                  </w:rPr>
                </w:rPrChange>
              </w:rPr>
            </w:pPr>
            <w:r w:rsidRPr="00A23EF6">
              <w:rPr>
                <w:rFonts w:ascii="Calibri" w:eastAsia="Calibri" w:hAnsi="Calibri" w:cs="Calibri"/>
                <w:color w:val="000000" w:themeColor="text1"/>
                <w:sz w:val="18"/>
                <w:szCs w:val="18"/>
              </w:rPr>
              <w:t>(“3|Contents”</w:t>
            </w:r>
            <w:r w:rsidRPr="00A23EF6">
              <w:rPr>
                <w:rFonts w:ascii="Calibri" w:eastAsia="Calibri" w:hAnsi="Calibri" w:cs="Calibri"/>
                <w:color w:val="000000" w:themeColor="text1"/>
                <w:sz w:val="18"/>
                <w:szCs w:val="18"/>
                <w:rPrChange w:id="5551" w:author="Sam Sehgal (EXT Idiom)" w:date="2025-04-11T15:31:00Z" w16du:dateUtc="2025-04-11T05:31:00Z">
                  <w:rPr>
                    <w:rFonts w:ascii="Calibri" w:eastAsia="Calibri" w:hAnsi="Calibri" w:cs="Calibri"/>
                    <w:color w:val="000000" w:themeColor="text1"/>
                    <w:sz w:val="18"/>
                    <w:szCs w:val="18"/>
                    <w:highlight w:val="green"/>
                  </w:rPr>
                </w:rPrChange>
              </w:rPr>
              <w:t>)</w:t>
            </w:r>
          </w:p>
          <w:p w14:paraId="05A67191" w14:textId="77777777" w:rsidR="00ED33E7" w:rsidRPr="00A23EF6" w:rsidRDefault="00ED33E7" w:rsidP="00ED33E7">
            <w:pPr>
              <w:tabs>
                <w:tab w:val="left" w:pos="774"/>
              </w:tabs>
              <w:rPr>
                <w:rFonts w:ascii="Calibri" w:eastAsia="Calibri" w:hAnsi="Calibri" w:cs="Calibri"/>
                <w:b/>
                <w:bCs/>
                <w:color w:val="000000" w:themeColor="text1"/>
                <w:sz w:val="18"/>
                <w:szCs w:val="18"/>
                <w:rPrChange w:id="5552" w:author="Sam Sehgal (EXT Idiom)" w:date="2025-04-11T15:31:00Z" w16du:dateUtc="2025-04-11T05:31:00Z">
                  <w:rPr>
                    <w:rFonts w:ascii="Calibri" w:eastAsia="Calibri" w:hAnsi="Calibri" w:cs="Calibri"/>
                    <w:b/>
                    <w:bCs/>
                    <w:color w:val="000000" w:themeColor="text1"/>
                    <w:sz w:val="18"/>
                    <w:szCs w:val="18"/>
                    <w:highlight w:val="yellow"/>
                  </w:rPr>
                </w:rPrChange>
              </w:rPr>
            </w:pPr>
            <w:r w:rsidRPr="00A23EF6">
              <w:rPr>
                <w:rFonts w:ascii="Calibri" w:eastAsia="Calibri" w:hAnsi="Calibri" w:cs="Calibri"/>
                <w:b/>
                <w:bCs/>
                <w:color w:val="000000" w:themeColor="text1"/>
                <w:sz w:val="18"/>
                <w:szCs w:val="18"/>
                <w:rPrChange w:id="5553" w:author="Sam Sehgal (EXT Idiom)" w:date="2025-04-11T15:31:00Z" w16du:dateUtc="2025-04-11T05:31:00Z">
                  <w:rPr>
                    <w:rFonts w:ascii="Calibri" w:eastAsia="Calibri" w:hAnsi="Calibri" w:cs="Calibri"/>
                    <w:b/>
                    <w:bCs/>
                    <w:color w:val="000000" w:themeColor="text1"/>
                    <w:sz w:val="18"/>
                    <w:szCs w:val="18"/>
                    <w:highlight w:val="yellow"/>
                  </w:rPr>
                </w:rPrChange>
              </w:rPr>
              <w:t>AND</w:t>
            </w:r>
          </w:p>
          <w:p w14:paraId="4E7F532B" w14:textId="2D9D91FD" w:rsidR="00ED33E7" w:rsidRPr="00A23EF6" w:rsidRDefault="00ED33E7" w:rsidP="00ED33E7">
            <w:pPr>
              <w:tabs>
                <w:tab w:val="left" w:pos="774"/>
              </w:tabs>
              <w:rPr>
                <w:rFonts w:ascii="Calibri" w:eastAsia="Calibri" w:hAnsi="Calibri" w:cs="Calibri"/>
                <w:color w:val="000000" w:themeColor="text1"/>
                <w:sz w:val="18"/>
                <w:szCs w:val="18"/>
                <w:rPrChange w:id="5554" w:author="Sam Sehgal (EXT Idiom)" w:date="2025-04-11T15:31:00Z" w16du:dateUtc="2025-04-11T05:31:00Z">
                  <w:rPr>
                    <w:rFonts w:ascii="Calibri" w:eastAsia="Calibri" w:hAnsi="Calibri" w:cs="Calibri"/>
                    <w:color w:val="000000" w:themeColor="text1"/>
                    <w:sz w:val="18"/>
                    <w:szCs w:val="18"/>
                    <w:highlight w:val="green"/>
                  </w:rPr>
                </w:rPrChange>
              </w:rPr>
            </w:pPr>
            <w:r w:rsidRPr="00A23EF6">
              <w:rPr>
                <w:rFonts w:ascii="Calibri" w:eastAsia="Calibri" w:hAnsi="Calibri" w:cs="Calibri"/>
                <w:color w:val="000000" w:themeColor="text1"/>
                <w:sz w:val="18"/>
                <w:szCs w:val="18"/>
                <w:rPrChange w:id="5555" w:author="Sam Sehgal (EXT Idiom)" w:date="2025-04-11T15:31:00Z" w16du:dateUtc="2025-04-11T05:31:00Z">
                  <w:rPr>
                    <w:rFonts w:ascii="Calibri" w:eastAsia="Calibri" w:hAnsi="Calibri" w:cs="Calibri"/>
                    <w:color w:val="000000" w:themeColor="text1"/>
                    <w:sz w:val="18"/>
                    <w:szCs w:val="18"/>
                    <w:highlight w:val="yellow"/>
                  </w:rPr>
                </w:rPrChange>
              </w:rPr>
              <w:t xml:space="preserve">&lt;BuildingCoverConsiderationsHIPCode&gt; </w:t>
            </w:r>
            <w:r w:rsidRPr="00A23EF6">
              <w:rPr>
                <w:rFonts w:ascii="Calibri" w:eastAsia="Calibri" w:hAnsi="Calibri" w:cs="Calibri"/>
                <w:color w:val="000000" w:themeColor="text1"/>
                <w:sz w:val="18"/>
                <w:szCs w:val="18"/>
                <w:rPrChange w:id="5556" w:author="Sam Sehgal (EXT Idiom)" w:date="2025-04-11T15:31:00Z" w16du:dateUtc="2025-04-11T05:31:00Z">
                  <w:rPr>
                    <w:rFonts w:ascii="Calibri" w:eastAsia="Calibri" w:hAnsi="Calibri" w:cs="Calibri"/>
                    <w:color w:val="000000" w:themeColor="text1"/>
                    <w:sz w:val="18"/>
                    <w:szCs w:val="18"/>
                    <w:highlight w:val="green"/>
                  </w:rPr>
                </w:rPrChange>
              </w:rPr>
              <w:t xml:space="preserve">NOT = </w:t>
            </w:r>
            <w:r w:rsidRPr="00A23EF6">
              <w:rPr>
                <w:rFonts w:ascii="Calibri" w:eastAsia="Calibri" w:hAnsi="Calibri" w:cs="Calibri"/>
                <w:color w:val="000000" w:themeColor="text1"/>
                <w:sz w:val="18"/>
                <w:szCs w:val="18"/>
                <w:rPrChange w:id="5557" w:author="Sam Sehgal (EXT Idiom)" w:date="2025-04-11T15:31:00Z" w16du:dateUtc="2025-04-11T05:31:00Z">
                  <w:rPr>
                    <w:rFonts w:ascii="Calibri" w:eastAsia="Calibri" w:hAnsi="Calibri" w:cs="Calibri"/>
                    <w:color w:val="000000" w:themeColor="text1"/>
                    <w:sz w:val="18"/>
                    <w:szCs w:val="18"/>
                    <w:highlight w:val="yellow"/>
                  </w:rPr>
                </w:rPrChange>
              </w:rPr>
              <w:t xml:space="preserve"> ‘7|HobbyFarm’</w:t>
            </w:r>
            <w:r w:rsidRPr="00A23EF6">
              <w:rPr>
                <w:rFonts w:ascii="Calibri" w:eastAsia="Calibri" w:hAnsi="Calibri" w:cs="Calibri"/>
                <w:color w:val="000000" w:themeColor="text1"/>
                <w:sz w:val="18"/>
                <w:szCs w:val="18"/>
                <w:rPrChange w:id="5558" w:author="Sam Sehgal (EXT Idiom)" w:date="2025-04-11T15:31:00Z" w16du:dateUtc="2025-04-11T05:31:00Z">
                  <w:rPr>
                    <w:rFonts w:ascii="Calibri" w:eastAsia="Calibri" w:hAnsi="Calibri" w:cs="Calibri"/>
                    <w:color w:val="000000" w:themeColor="text1"/>
                    <w:sz w:val="18"/>
                    <w:szCs w:val="18"/>
                    <w:highlight w:val="green"/>
                  </w:rPr>
                </w:rPrChange>
              </w:rPr>
              <w:t xml:space="preserve"> </w:t>
            </w:r>
          </w:p>
          <w:p w14:paraId="02EC2B69" w14:textId="736F3B67" w:rsidR="00ED33E7" w:rsidRPr="00A23EF6" w:rsidRDefault="00ED33E7" w:rsidP="00ED33E7">
            <w:pPr>
              <w:tabs>
                <w:tab w:val="left" w:pos="774"/>
              </w:tabs>
              <w:rPr>
                <w:rFonts w:ascii="Calibri" w:eastAsia="Calibri" w:hAnsi="Calibri" w:cs="Calibri"/>
                <w:b/>
                <w:bCs/>
                <w:color w:val="000000" w:themeColor="text1"/>
                <w:sz w:val="18"/>
                <w:szCs w:val="18"/>
              </w:rPr>
            </w:pPr>
            <w:r w:rsidRPr="00A23EF6">
              <w:rPr>
                <w:rFonts w:ascii="Calibri" w:eastAsia="Calibri" w:hAnsi="Calibri" w:cs="Calibri"/>
                <w:b/>
                <w:bCs/>
                <w:color w:val="000000" w:themeColor="text1"/>
                <w:sz w:val="18"/>
                <w:szCs w:val="18"/>
                <w:rPrChange w:id="5559" w:author="Sam Sehgal (EXT Idiom)" w:date="2025-04-11T15:31:00Z" w16du:dateUtc="2025-04-11T05:31:00Z">
                  <w:rPr>
                    <w:rFonts w:ascii="Calibri" w:eastAsia="Calibri" w:hAnsi="Calibri" w:cs="Calibri"/>
                    <w:color w:val="000000" w:themeColor="text1"/>
                    <w:sz w:val="18"/>
                    <w:szCs w:val="18"/>
                    <w:highlight w:val="green"/>
                  </w:rPr>
                </w:rPrChange>
              </w:rPr>
              <w:t>AND</w:t>
            </w:r>
          </w:p>
          <w:p w14:paraId="320AC8F1" w14:textId="1369A8F6" w:rsidR="00ED33E7" w:rsidRPr="00A23EF6" w:rsidRDefault="00ED33E7" w:rsidP="00ED33E7">
            <w:pPr>
              <w:tabs>
                <w:tab w:val="left" w:pos="774"/>
              </w:tabs>
              <w:rPr>
                <w:rFonts w:ascii="Calibri" w:eastAsia="Calibri" w:hAnsi="Calibri" w:cs="Calibri"/>
                <w:color w:val="000000" w:themeColor="text1"/>
                <w:sz w:val="18"/>
                <w:szCs w:val="18"/>
              </w:rPr>
            </w:pPr>
            <w:r w:rsidRPr="00A23EF6">
              <w:rPr>
                <w:rFonts w:asciiTheme="minorHAnsi" w:hAnsiTheme="minorHAnsi"/>
                <w:sz w:val="20"/>
                <w:szCs w:val="20"/>
              </w:rPr>
              <w:t>&lt;IsMigration&gt; = ‘1’</w:t>
            </w:r>
          </w:p>
          <w:p w14:paraId="62CB9845" w14:textId="77777777" w:rsidR="00ED33E7" w:rsidRPr="00A23EF6" w:rsidRDefault="00ED33E7" w:rsidP="00ED33E7">
            <w:pPr>
              <w:tabs>
                <w:tab w:val="left" w:pos="774"/>
              </w:tabs>
              <w:rPr>
                <w:rFonts w:ascii="Calibri" w:eastAsia="Calibri" w:hAnsi="Calibri" w:cs="Calibri"/>
                <w:color w:val="000000" w:themeColor="text1"/>
                <w:sz w:val="18"/>
                <w:szCs w:val="18"/>
              </w:rPr>
            </w:pPr>
            <w:r w:rsidRPr="00A23EF6">
              <w:rPr>
                <w:rFonts w:ascii="Calibri" w:eastAsia="Calibri" w:hAnsi="Calibri" w:cs="Calibri"/>
                <w:color w:val="000000" w:themeColor="text1"/>
                <w:sz w:val="18"/>
                <w:szCs w:val="18"/>
              </w:rPr>
              <w:t xml:space="preserve">THEN display </w:t>
            </w:r>
          </w:p>
          <w:p w14:paraId="50AF77A2" w14:textId="379D7D49" w:rsidR="00ED33E7" w:rsidRPr="00A23EF6" w:rsidRDefault="00ED33E7" w:rsidP="00ED33E7">
            <w:pPr>
              <w:tabs>
                <w:tab w:val="left" w:pos="774"/>
              </w:tabs>
              <w:rPr>
                <w:rFonts w:ascii="Calibri" w:eastAsia="Calibri" w:hAnsi="Calibri" w:cs="Calibri"/>
                <w:color w:val="000000" w:themeColor="text1"/>
                <w:sz w:val="18"/>
                <w:szCs w:val="18"/>
              </w:rPr>
            </w:pPr>
            <w:r w:rsidRPr="00A23EF6">
              <w:rPr>
                <w:rFonts w:ascii="Calibri" w:eastAsia="Calibri" w:hAnsi="Calibri" w:cs="Calibri"/>
                <w:color w:val="000000" w:themeColor="text1"/>
                <w:sz w:val="18"/>
                <w:szCs w:val="18"/>
              </w:rPr>
              <w:t>ELSEIF</w:t>
            </w:r>
          </w:p>
        </w:tc>
        <w:tc>
          <w:tcPr>
            <w:tcW w:w="1701" w:type="dxa"/>
          </w:tcPr>
          <w:p w14:paraId="36E6E2D2" w14:textId="77777777" w:rsidR="00ED33E7" w:rsidRPr="00A23EF6" w:rsidRDefault="00ED33E7" w:rsidP="00ED33E7">
            <w:pPr>
              <w:spacing w:after="120"/>
              <w:rPr>
                <w:rFonts w:ascii="Arial" w:hAnsi="Arial" w:cs="Arial"/>
                <w:color w:val="000000"/>
                <w:sz w:val="20"/>
                <w:szCs w:val="20"/>
              </w:rPr>
            </w:pPr>
            <w:r w:rsidRPr="00A23EF6">
              <w:rPr>
                <w:rFonts w:ascii="Arial" w:hAnsi="Arial" w:cs="Arial"/>
                <w:color w:val="000000"/>
                <w:sz w:val="20"/>
                <w:szCs w:val="20"/>
              </w:rPr>
              <w:t>Column 1 text:</w:t>
            </w:r>
          </w:p>
          <w:p w14:paraId="52986A8E" w14:textId="77777777" w:rsidR="00ED33E7" w:rsidRPr="00A23EF6" w:rsidRDefault="00ED33E7" w:rsidP="00ED33E7">
            <w:pPr>
              <w:spacing w:after="120"/>
              <w:rPr>
                <w:rFonts w:ascii="Arial" w:hAnsi="Arial" w:cs="Arial"/>
                <w:color w:val="000000"/>
                <w:sz w:val="20"/>
                <w:szCs w:val="20"/>
              </w:rPr>
            </w:pPr>
            <w:r w:rsidRPr="00A23EF6">
              <w:rPr>
                <w:rFonts w:ascii="Arial" w:hAnsi="Arial" w:cs="Arial"/>
                <w:color w:val="000000"/>
                <w:sz w:val="20"/>
                <w:szCs w:val="20"/>
              </w:rPr>
              <w:t xml:space="preserve">Bodycopy_COI </w:t>
            </w:r>
          </w:p>
          <w:p w14:paraId="3C3CA260" w14:textId="77777777" w:rsidR="00ED33E7" w:rsidRPr="00A23EF6" w:rsidRDefault="00ED33E7" w:rsidP="00ED33E7">
            <w:pPr>
              <w:spacing w:after="120"/>
              <w:rPr>
                <w:rFonts w:ascii="Arial" w:hAnsi="Arial" w:cs="Arial"/>
                <w:color w:val="000000"/>
                <w:sz w:val="20"/>
                <w:szCs w:val="20"/>
              </w:rPr>
            </w:pPr>
            <w:r w:rsidRPr="00A23EF6">
              <w:rPr>
                <w:rFonts w:ascii="Arial" w:hAnsi="Arial" w:cs="Arial"/>
                <w:color w:val="000000"/>
                <w:sz w:val="20"/>
                <w:szCs w:val="20"/>
              </w:rPr>
              <w:t>Column 2 text:</w:t>
            </w:r>
          </w:p>
          <w:p w14:paraId="7D2E2014" w14:textId="77777777" w:rsidR="00ED33E7" w:rsidRPr="00A23EF6" w:rsidRDefault="00ED33E7" w:rsidP="00ED33E7">
            <w:pPr>
              <w:tabs>
                <w:tab w:val="left" w:pos="1800"/>
              </w:tabs>
              <w:rPr>
                <w:rFonts w:ascii="Arial" w:hAnsi="Arial" w:cs="Arial"/>
                <w:color w:val="000000"/>
                <w:sz w:val="20"/>
                <w:szCs w:val="20"/>
              </w:rPr>
            </w:pPr>
            <w:r w:rsidRPr="00A23EF6">
              <w:rPr>
                <w:rFonts w:ascii="Arial" w:hAnsi="Arial" w:cs="Arial"/>
                <w:color w:val="000000"/>
                <w:sz w:val="20"/>
                <w:szCs w:val="20"/>
              </w:rPr>
              <w:t>Table_Bullet_1_COI</w:t>
            </w:r>
          </w:p>
          <w:p w14:paraId="6D918BFC" w14:textId="77777777" w:rsidR="00ED33E7" w:rsidRPr="00A23EF6" w:rsidRDefault="00ED33E7" w:rsidP="00ED33E7">
            <w:pPr>
              <w:tabs>
                <w:tab w:val="left" w:pos="1800"/>
              </w:tabs>
              <w:rPr>
                <w:rFonts w:ascii="Arial" w:hAnsi="Arial" w:cs="Arial"/>
                <w:color w:val="000000"/>
                <w:sz w:val="20"/>
                <w:szCs w:val="20"/>
              </w:rPr>
            </w:pPr>
          </w:p>
          <w:p w14:paraId="768D6068" w14:textId="03B431F8" w:rsidR="00ED33E7" w:rsidRPr="00A23EF6" w:rsidRDefault="00ED33E7" w:rsidP="00ED33E7">
            <w:pPr>
              <w:spacing w:after="120"/>
              <w:rPr>
                <w:rFonts w:ascii="Arial" w:hAnsi="Arial" w:cs="Arial"/>
                <w:color w:val="000000"/>
                <w:sz w:val="20"/>
                <w:szCs w:val="20"/>
              </w:rPr>
            </w:pPr>
            <w:r w:rsidRPr="00A23EF6">
              <w:rPr>
                <w:rFonts w:ascii="Arial" w:hAnsi="Arial" w:cs="Arial"/>
                <w:color w:val="000000"/>
                <w:sz w:val="20"/>
                <w:szCs w:val="20"/>
              </w:rPr>
              <w:t>Bullet_1_B_COI</w:t>
            </w:r>
          </w:p>
        </w:tc>
      </w:tr>
      <w:tr w:rsidR="00ED33E7" w:rsidRPr="00A551ED" w14:paraId="09E2F68D" w14:textId="77777777" w:rsidTr="009E32DB">
        <w:trPr>
          <w:cantSplit/>
        </w:trPr>
        <w:tc>
          <w:tcPr>
            <w:tcW w:w="846" w:type="dxa"/>
          </w:tcPr>
          <w:p w14:paraId="424B0B65" w14:textId="7171B80E" w:rsidR="00ED33E7" w:rsidRPr="00C55E03" w:rsidRDefault="00ED33E7" w:rsidP="00ED33E7">
            <w:pPr>
              <w:tabs>
                <w:tab w:val="left" w:pos="1800"/>
              </w:tabs>
              <w:rPr>
                <w:rFonts w:ascii="Arial" w:hAnsi="Arial" w:cs="Arial"/>
                <w:bCs/>
                <w:sz w:val="20"/>
              </w:rPr>
            </w:pPr>
            <w:r w:rsidRPr="005D3A0C">
              <w:rPr>
                <w:rFonts w:ascii="Arial" w:hAnsi="Arial" w:cs="Arial"/>
                <w:bCs/>
                <w:sz w:val="20"/>
              </w:rPr>
              <w:t>AYP 9-4</w:t>
            </w:r>
          </w:p>
        </w:tc>
        <w:tc>
          <w:tcPr>
            <w:tcW w:w="1701" w:type="dxa"/>
          </w:tcPr>
          <w:p w14:paraId="482193E0" w14:textId="77777777" w:rsidR="00ED33E7" w:rsidRPr="00C55E03" w:rsidRDefault="00ED33E7" w:rsidP="00ED33E7">
            <w:pPr>
              <w:tabs>
                <w:tab w:val="left" w:pos="1800"/>
              </w:tabs>
              <w:rPr>
                <w:rFonts w:ascii="Arial" w:hAnsi="Arial" w:cs="Arial"/>
                <w:sz w:val="18"/>
                <w:szCs w:val="18"/>
              </w:rPr>
            </w:pPr>
            <w:r w:rsidRPr="00C55E03">
              <w:rPr>
                <w:rFonts w:ascii="Arial" w:hAnsi="Arial" w:cs="Arial"/>
                <w:sz w:val="18"/>
                <w:szCs w:val="18"/>
              </w:rPr>
              <w:t>&lt;ProductCode&gt;</w:t>
            </w:r>
          </w:p>
          <w:p w14:paraId="5400F157" w14:textId="4B32DE34" w:rsidR="00ED33E7" w:rsidRPr="00C55E03" w:rsidRDefault="00ED33E7" w:rsidP="00ED33E7">
            <w:pPr>
              <w:tabs>
                <w:tab w:val="left" w:pos="1800"/>
              </w:tabs>
              <w:rPr>
                <w:rFonts w:ascii="Arial" w:hAnsi="Arial" w:cs="Arial"/>
                <w:sz w:val="18"/>
                <w:szCs w:val="18"/>
              </w:rPr>
            </w:pPr>
            <w:r w:rsidRPr="00C55E03">
              <w:rPr>
                <w:rFonts w:ascii="Arial" w:hAnsi="Arial" w:cs="Arial"/>
                <w:sz w:val="18"/>
                <w:szCs w:val="18"/>
              </w:rPr>
              <w:t>&lt;HomeCoverTypeCode&gt;</w:t>
            </w:r>
            <w:del w:id="5560" w:author="Sue Simnor (EXT Idiom)" w:date="2025-03-13T10:14:00Z" w16du:dateUtc="2025-03-12T23:14:00Z">
              <w:r w:rsidRPr="00C55E03" w:rsidDel="00BC426A">
                <w:rPr>
                  <w:rFonts w:ascii="Arial" w:hAnsi="Arial" w:cs="Arial"/>
                  <w:sz w:val="18"/>
                  <w:szCs w:val="18"/>
                </w:rPr>
                <w:delText>=</w:delText>
              </w:r>
            </w:del>
          </w:p>
        </w:tc>
        <w:tc>
          <w:tcPr>
            <w:tcW w:w="8363" w:type="dxa"/>
          </w:tcPr>
          <w:tbl>
            <w:tblPr>
              <w:tblpPr w:leftFromText="180" w:rightFromText="180" w:vertAnchor="page" w:horzAnchor="margin" w:tblpY="191"/>
              <w:tblOverlap w:val="never"/>
              <w:tblW w:w="8328" w:type="dxa"/>
              <w:tblBorders>
                <w:bottom w:val="single" w:sz="4" w:space="0" w:color="auto"/>
              </w:tblBorders>
              <w:tblLayout w:type="fixed"/>
              <w:tblLook w:val="04A0" w:firstRow="1" w:lastRow="0" w:firstColumn="1" w:lastColumn="0" w:noHBand="0" w:noVBand="1"/>
            </w:tblPr>
            <w:tblGrid>
              <w:gridCol w:w="2441"/>
              <w:gridCol w:w="5887"/>
            </w:tblGrid>
            <w:tr w:rsidR="00ED33E7" w:rsidRPr="00C55E03" w14:paraId="264F8983" w14:textId="77777777">
              <w:trPr>
                <w:trHeight w:val="252"/>
              </w:trPr>
              <w:tc>
                <w:tcPr>
                  <w:tcW w:w="2441" w:type="dxa"/>
                  <w:noWrap/>
                  <w:vAlign w:val="center"/>
                  <w:hideMark/>
                </w:tcPr>
                <w:p w14:paraId="3BF96390" w14:textId="77777777" w:rsidR="00ED33E7" w:rsidRPr="00C55E03" w:rsidRDefault="00ED33E7" w:rsidP="00ED33E7">
                  <w:pPr>
                    <w:pStyle w:val="BodycopyCOI"/>
                    <w:rPr>
                      <w:rFonts w:cs="Arial"/>
                    </w:rPr>
                  </w:pPr>
                  <w:commentRangeStart w:id="5561"/>
                  <w:commentRangeStart w:id="5562"/>
                  <w:r w:rsidRPr="00C55E03">
                    <w:rPr>
                      <w:rFonts w:cs="Arial"/>
                    </w:rPr>
                    <w:t>You confirm that:</w:t>
                  </w:r>
                  <w:commentRangeEnd w:id="5561"/>
                  <w:r w:rsidRPr="00C55E03">
                    <w:rPr>
                      <w:rStyle w:val="CommentReference"/>
                      <w:rFonts w:cs="Arial"/>
                      <w:sz w:val="18"/>
                      <w:szCs w:val="18"/>
                    </w:rPr>
                    <w:commentReference w:id="5561"/>
                  </w:r>
                  <w:commentRangeEnd w:id="5562"/>
                  <w:r w:rsidRPr="00C55E03">
                    <w:rPr>
                      <w:rStyle w:val="CommentReference"/>
                      <w:rFonts w:cs="Arial"/>
                      <w:sz w:val="18"/>
                      <w:szCs w:val="18"/>
                    </w:rPr>
                    <w:commentReference w:id="5562"/>
                  </w:r>
                </w:p>
              </w:tc>
              <w:tc>
                <w:tcPr>
                  <w:tcW w:w="5887" w:type="dxa"/>
                  <w:noWrap/>
                  <w:vAlign w:val="center"/>
                  <w:hideMark/>
                </w:tcPr>
                <w:p w14:paraId="696D6F31" w14:textId="338DAB5D" w:rsidR="00ED33E7" w:rsidRPr="00C55E03" w:rsidRDefault="00ED33E7" w:rsidP="00ED33E7">
                  <w:pPr>
                    <w:pStyle w:val="ListParagraph"/>
                    <w:tabs>
                      <w:tab w:val="left" w:pos="774"/>
                    </w:tabs>
                    <w:spacing w:before="80" w:after="80"/>
                    <w:rPr>
                      <w:rFonts w:ascii="Arial" w:hAnsi="Arial" w:cs="Arial"/>
                      <w:b/>
                      <w:bCs/>
                      <w:sz w:val="20"/>
                      <w:szCs w:val="20"/>
                    </w:rPr>
                  </w:pPr>
                  <w:r w:rsidRPr="00C55E03">
                    <w:rPr>
                      <w:rFonts w:ascii="Calibri" w:eastAsia="Calibri" w:hAnsi="Calibri" w:cs="Calibri"/>
                      <w:b/>
                      <w:bCs/>
                      <w:color w:val="000000" w:themeColor="text1"/>
                      <w:sz w:val="20"/>
                      <w:szCs w:val="20"/>
                    </w:rPr>
                    <w:t>your Insured Address is a hobby farm and is not a boarding house, hostel, hotel, Government owned residence, mobile or moveable home, building located in a caravan park or holiday park or commercial farm.</w:t>
                  </w:r>
                </w:p>
              </w:tc>
            </w:tr>
          </w:tbl>
          <w:p w14:paraId="433773AB" w14:textId="77777777" w:rsidR="00ED33E7" w:rsidRPr="00C55E03" w:rsidRDefault="00ED33E7" w:rsidP="00ED33E7">
            <w:pPr>
              <w:pStyle w:val="BodycopyCOI"/>
              <w:rPr>
                <w:rFonts w:cs="Arial"/>
              </w:rPr>
            </w:pPr>
          </w:p>
        </w:tc>
        <w:tc>
          <w:tcPr>
            <w:tcW w:w="1985" w:type="dxa"/>
          </w:tcPr>
          <w:p w14:paraId="51E83248" w14:textId="77777777" w:rsidR="00ED33E7" w:rsidRPr="00C55E03" w:rsidRDefault="00ED33E7" w:rsidP="00ED33E7">
            <w:pPr>
              <w:tabs>
                <w:tab w:val="left" w:pos="774"/>
              </w:tabs>
              <w:rPr>
                <w:rFonts w:ascii="Calibri" w:eastAsia="Calibri" w:hAnsi="Calibri" w:cs="Calibri"/>
                <w:color w:val="000000" w:themeColor="text1"/>
                <w:sz w:val="18"/>
                <w:szCs w:val="18"/>
              </w:rPr>
            </w:pPr>
            <w:r w:rsidRPr="00C55E03">
              <w:rPr>
                <w:rFonts w:ascii="Calibri" w:eastAsia="Calibri" w:hAnsi="Calibri" w:cs="Calibri"/>
                <w:color w:val="000000" w:themeColor="text1"/>
                <w:sz w:val="18"/>
                <w:szCs w:val="18"/>
              </w:rPr>
              <w:t>IF (&lt;ProductCode&gt; = “Home” OR “Landlord”) AND (&lt;HomeCoverTypeCode&gt;= (“5|BuildingAndContents” OR “2|Building</w:t>
            </w:r>
          </w:p>
          <w:p w14:paraId="53DDD9AF" w14:textId="77777777" w:rsidR="00ED33E7" w:rsidRPr="00C55E03" w:rsidRDefault="00ED33E7" w:rsidP="00ED33E7">
            <w:pPr>
              <w:tabs>
                <w:tab w:val="left" w:pos="774"/>
              </w:tabs>
              <w:rPr>
                <w:rFonts w:ascii="Calibri" w:eastAsia="Calibri" w:hAnsi="Calibri" w:cs="Calibri"/>
                <w:color w:val="000000" w:themeColor="text1"/>
                <w:sz w:val="18"/>
                <w:szCs w:val="18"/>
              </w:rPr>
            </w:pPr>
            <w:r w:rsidRPr="00C55E03">
              <w:rPr>
                <w:rFonts w:ascii="Calibri" w:eastAsia="Calibri" w:hAnsi="Calibri" w:cs="Calibri"/>
                <w:color w:val="000000" w:themeColor="text1"/>
                <w:sz w:val="18"/>
                <w:szCs w:val="18"/>
              </w:rPr>
              <w:t>OR</w:t>
            </w:r>
          </w:p>
          <w:p w14:paraId="00F4ED23" w14:textId="77777777" w:rsidR="00ED33E7" w:rsidRPr="00C55E03" w:rsidRDefault="00ED33E7" w:rsidP="00ED33E7">
            <w:pPr>
              <w:tabs>
                <w:tab w:val="left" w:pos="774"/>
              </w:tabs>
              <w:rPr>
                <w:rFonts w:ascii="Calibri" w:eastAsia="Calibri" w:hAnsi="Calibri" w:cs="Calibri"/>
                <w:color w:val="000000" w:themeColor="text1"/>
                <w:sz w:val="18"/>
                <w:szCs w:val="18"/>
              </w:rPr>
            </w:pPr>
            <w:r w:rsidRPr="00C55E03">
              <w:rPr>
                <w:rFonts w:ascii="Calibri" w:eastAsia="Calibri" w:hAnsi="Calibri" w:cs="Calibri"/>
                <w:color w:val="000000" w:themeColor="text1"/>
                <w:sz w:val="18"/>
                <w:szCs w:val="18"/>
              </w:rPr>
              <w:t>(“3|Contents</w:t>
            </w:r>
            <w:del w:id="5563" w:author="Sam Sehgal (EXT Idiom)" w:date="2025-04-11T15:40:00Z" w16du:dateUtc="2025-04-11T05:40:00Z">
              <w:r w:rsidRPr="00C55E03" w:rsidDel="00E063C1">
                <w:rPr>
                  <w:rFonts w:ascii="Calibri" w:eastAsia="Calibri" w:hAnsi="Calibri" w:cs="Calibri"/>
                  <w:color w:val="000000" w:themeColor="text1"/>
                  <w:sz w:val="18"/>
                  <w:szCs w:val="18"/>
                </w:rPr>
                <w:delText>”</w:delText>
              </w:r>
            </w:del>
            <w:r w:rsidRPr="00C55E03">
              <w:rPr>
                <w:rFonts w:ascii="Calibri" w:eastAsia="Calibri" w:hAnsi="Calibri" w:cs="Calibri"/>
                <w:color w:val="000000" w:themeColor="text1"/>
                <w:sz w:val="18"/>
                <w:szCs w:val="18"/>
              </w:rPr>
              <w:t>”]</w:t>
            </w:r>
          </w:p>
          <w:p w14:paraId="4F3A1408" w14:textId="77777777" w:rsidR="00ED33E7" w:rsidRPr="00C55E03" w:rsidRDefault="00ED33E7" w:rsidP="00ED33E7">
            <w:pPr>
              <w:tabs>
                <w:tab w:val="left" w:pos="774"/>
              </w:tabs>
              <w:rPr>
                <w:rFonts w:ascii="Calibri" w:eastAsia="Calibri" w:hAnsi="Calibri" w:cs="Calibri"/>
                <w:b/>
                <w:bCs/>
                <w:color w:val="000000" w:themeColor="text1"/>
                <w:sz w:val="18"/>
                <w:szCs w:val="18"/>
              </w:rPr>
            </w:pPr>
            <w:r w:rsidRPr="00C55E03">
              <w:rPr>
                <w:rFonts w:ascii="Calibri" w:eastAsia="Calibri" w:hAnsi="Calibri" w:cs="Calibri"/>
                <w:b/>
                <w:bCs/>
                <w:color w:val="000000" w:themeColor="text1"/>
                <w:sz w:val="18"/>
                <w:szCs w:val="18"/>
              </w:rPr>
              <w:t>AND</w:t>
            </w:r>
          </w:p>
          <w:p w14:paraId="021F5938" w14:textId="22A1B839" w:rsidR="00ED33E7" w:rsidRDefault="00ED33E7" w:rsidP="00ED33E7">
            <w:pPr>
              <w:tabs>
                <w:tab w:val="left" w:pos="774"/>
              </w:tabs>
              <w:rPr>
                <w:rFonts w:asciiTheme="minorHAnsi" w:hAnsiTheme="minorHAnsi"/>
                <w:sz w:val="20"/>
                <w:szCs w:val="20"/>
              </w:rPr>
            </w:pPr>
            <w:r w:rsidRPr="00C55E03">
              <w:rPr>
                <w:rFonts w:asciiTheme="minorHAnsi" w:hAnsiTheme="minorHAnsi"/>
                <w:sz w:val="20"/>
                <w:szCs w:val="20"/>
                <w:rPrChange w:id="5564" w:author="Sue Simnor (EXT Idiom)" w:date="2025-03-11T13:29:00Z" w16du:dateUtc="2025-03-11T02:29:00Z">
                  <w:rPr>
                    <w:rFonts w:asciiTheme="minorHAnsi" w:hAnsiTheme="minorHAnsi"/>
                    <w:sz w:val="20"/>
                    <w:szCs w:val="20"/>
                    <w:highlight w:val="cyan"/>
                  </w:rPr>
                </w:rPrChange>
              </w:rPr>
              <w:t>&lt;IsMigration&gt; = ‘1’</w:t>
            </w:r>
            <w:r w:rsidRPr="00C55E03">
              <w:rPr>
                <w:rFonts w:asciiTheme="minorHAnsi" w:hAnsiTheme="minorHAnsi"/>
                <w:sz w:val="20"/>
                <w:szCs w:val="20"/>
                <w:rPrChange w:id="5565" w:author="Sue Simnor (EXT Idiom)" w:date="2025-03-11T13:29:00Z" w16du:dateUtc="2025-03-11T02:29:00Z">
                  <w:rPr>
                    <w:rFonts w:asciiTheme="minorHAnsi" w:hAnsiTheme="minorHAnsi"/>
                    <w:sz w:val="20"/>
                    <w:szCs w:val="20"/>
                    <w:highlight w:val="yellow"/>
                  </w:rPr>
                </w:rPrChange>
              </w:rPr>
              <w:t xml:space="preserve"> </w:t>
            </w:r>
          </w:p>
          <w:p w14:paraId="0627D669" w14:textId="77777777" w:rsidR="00ED33E7" w:rsidRPr="005D3A0C" w:rsidRDefault="00ED33E7" w:rsidP="00ED33E7">
            <w:pPr>
              <w:tabs>
                <w:tab w:val="left" w:pos="774"/>
              </w:tabs>
              <w:rPr>
                <w:rFonts w:ascii="Calibri" w:eastAsia="Calibri" w:hAnsi="Calibri" w:cs="Calibri"/>
                <w:b/>
                <w:bCs/>
                <w:color w:val="000000" w:themeColor="text1"/>
                <w:sz w:val="18"/>
                <w:szCs w:val="18"/>
                <w:rPrChange w:id="5566" w:author="Sam Sehgal (EXT Idiom)" w:date="2025-04-15T13:40:00Z" w16du:dateUtc="2025-04-15T03:40:00Z">
                  <w:rPr>
                    <w:rFonts w:asciiTheme="minorHAnsi" w:hAnsiTheme="minorHAnsi"/>
                    <w:sz w:val="20"/>
                    <w:szCs w:val="20"/>
                  </w:rPr>
                </w:rPrChange>
              </w:rPr>
            </w:pPr>
            <w:r w:rsidRPr="005D3A0C">
              <w:rPr>
                <w:rFonts w:ascii="Calibri" w:eastAsia="Calibri" w:hAnsi="Calibri" w:cs="Calibri"/>
                <w:b/>
                <w:bCs/>
                <w:color w:val="000000" w:themeColor="text1"/>
                <w:sz w:val="18"/>
                <w:szCs w:val="18"/>
                <w:rPrChange w:id="5567" w:author="Sam Sehgal (EXT Idiom)" w:date="2025-04-15T13:40:00Z" w16du:dateUtc="2025-04-15T03:40:00Z">
                  <w:rPr>
                    <w:rFonts w:asciiTheme="minorHAnsi" w:hAnsiTheme="minorHAnsi"/>
                    <w:b/>
                    <w:bCs/>
                    <w:sz w:val="20"/>
                    <w:szCs w:val="20"/>
                    <w:highlight w:val="yellow"/>
                  </w:rPr>
                </w:rPrChange>
              </w:rPr>
              <w:t>AND</w:t>
            </w:r>
          </w:p>
          <w:p w14:paraId="0ED46B5F" w14:textId="1C8C50BB" w:rsidR="00ED33E7" w:rsidRPr="005D3A0C" w:rsidDel="00B76044" w:rsidRDefault="00ED33E7" w:rsidP="00ED33E7">
            <w:pPr>
              <w:tabs>
                <w:tab w:val="left" w:pos="774"/>
              </w:tabs>
              <w:rPr>
                <w:del w:id="5568" w:author="Sue Simnor (EXT Idiom)" w:date="2025-03-11T13:30:00Z" w16du:dateUtc="2025-03-11T02:30:00Z"/>
                <w:rFonts w:ascii="Calibri" w:eastAsia="Calibri" w:hAnsi="Calibri" w:cs="Calibri"/>
                <w:color w:val="000000" w:themeColor="text1"/>
                <w:sz w:val="18"/>
                <w:szCs w:val="18"/>
              </w:rPr>
            </w:pPr>
            <w:r w:rsidRPr="005D3A0C">
              <w:rPr>
                <w:rFonts w:ascii="Calibri" w:eastAsia="Calibri" w:hAnsi="Calibri" w:cs="Calibri"/>
                <w:color w:val="000000" w:themeColor="text1"/>
                <w:sz w:val="18"/>
                <w:szCs w:val="18"/>
                <w:rPrChange w:id="5569" w:author="Sam Sehgal (EXT Idiom)" w:date="2025-04-15T13:40:00Z" w16du:dateUtc="2025-04-15T03:40:00Z">
                  <w:rPr>
                    <w:rFonts w:ascii="Calibri" w:eastAsia="Calibri" w:hAnsi="Calibri" w:cs="Calibri"/>
                    <w:color w:val="000000" w:themeColor="text1"/>
                    <w:sz w:val="18"/>
                    <w:szCs w:val="18"/>
                    <w:highlight w:val="yellow"/>
                  </w:rPr>
                </w:rPrChange>
              </w:rPr>
              <w:t>&lt;</w:t>
            </w:r>
            <w:r w:rsidRPr="005D3A0C">
              <w:rPr>
                <w:rFonts w:ascii="Calibri" w:eastAsia="Calibri" w:hAnsi="Calibri" w:cs="Calibri"/>
                <w:color w:val="000000" w:themeColor="text1"/>
                <w:sz w:val="18"/>
                <w:szCs w:val="18"/>
                <w:rPrChange w:id="5570" w:author="Sam Sehgal (EXT Idiom)" w:date="2025-04-15T13:40:00Z" w16du:dateUtc="2025-04-15T03:40:00Z">
                  <w:rPr>
                    <w:rFonts w:asciiTheme="minorHAnsi" w:hAnsiTheme="minorHAnsi"/>
                    <w:sz w:val="20"/>
                    <w:szCs w:val="20"/>
                    <w:highlight w:val="yellow"/>
                  </w:rPr>
                </w:rPrChange>
              </w:rPr>
              <w:t>BuildingCoverConsiderationsHIPCode&gt; = ‘7|HobbyFarm’</w:t>
            </w:r>
          </w:p>
          <w:p w14:paraId="07AE5DEA" w14:textId="77777777" w:rsidR="00ED33E7" w:rsidRPr="00C55E03" w:rsidRDefault="00ED33E7" w:rsidP="00ED33E7">
            <w:pPr>
              <w:tabs>
                <w:tab w:val="left" w:pos="774"/>
              </w:tabs>
              <w:rPr>
                <w:rFonts w:ascii="Calibri" w:eastAsia="Calibri" w:hAnsi="Calibri" w:cs="Calibri"/>
                <w:color w:val="000000" w:themeColor="text1"/>
                <w:sz w:val="18"/>
                <w:szCs w:val="18"/>
              </w:rPr>
            </w:pPr>
            <w:r w:rsidRPr="00C55E03">
              <w:rPr>
                <w:rFonts w:ascii="Calibri" w:eastAsia="Calibri" w:hAnsi="Calibri" w:cs="Calibri"/>
                <w:color w:val="000000" w:themeColor="text1"/>
                <w:sz w:val="18"/>
                <w:szCs w:val="18"/>
              </w:rPr>
              <w:t xml:space="preserve">THEN display </w:t>
            </w:r>
          </w:p>
          <w:p w14:paraId="415D3186" w14:textId="47557FB3" w:rsidR="00ED33E7" w:rsidRPr="00C55E03" w:rsidRDefault="00ED33E7" w:rsidP="00ED33E7">
            <w:pPr>
              <w:tabs>
                <w:tab w:val="left" w:pos="774"/>
              </w:tabs>
              <w:rPr>
                <w:rFonts w:ascii="Calibri" w:eastAsia="Calibri" w:hAnsi="Calibri" w:cs="Calibri"/>
                <w:color w:val="000000" w:themeColor="text1"/>
                <w:sz w:val="18"/>
                <w:szCs w:val="18"/>
              </w:rPr>
            </w:pPr>
            <w:r w:rsidRPr="00C55E03">
              <w:rPr>
                <w:rFonts w:ascii="Calibri" w:eastAsia="Calibri" w:hAnsi="Calibri" w:cs="Calibri"/>
                <w:color w:val="000000" w:themeColor="text1"/>
                <w:sz w:val="18"/>
                <w:szCs w:val="18"/>
              </w:rPr>
              <w:t>ELSEIF</w:t>
            </w:r>
          </w:p>
        </w:tc>
        <w:tc>
          <w:tcPr>
            <w:tcW w:w="1701" w:type="dxa"/>
          </w:tcPr>
          <w:p w14:paraId="3610CE82" w14:textId="77777777" w:rsidR="00ED33E7" w:rsidRPr="00C55E03" w:rsidRDefault="00ED33E7" w:rsidP="00ED33E7">
            <w:pPr>
              <w:spacing w:after="120"/>
              <w:rPr>
                <w:rFonts w:ascii="Arial" w:hAnsi="Arial" w:cs="Arial"/>
                <w:color w:val="000000"/>
                <w:sz w:val="20"/>
                <w:szCs w:val="20"/>
              </w:rPr>
            </w:pPr>
            <w:r w:rsidRPr="00C55E03">
              <w:rPr>
                <w:rFonts w:ascii="Arial" w:hAnsi="Arial" w:cs="Arial"/>
                <w:color w:val="000000"/>
                <w:sz w:val="20"/>
                <w:szCs w:val="20"/>
              </w:rPr>
              <w:t>Column 1 text:</w:t>
            </w:r>
          </w:p>
          <w:p w14:paraId="3DCF2FA3" w14:textId="77777777" w:rsidR="00ED33E7" w:rsidRPr="00C55E03" w:rsidRDefault="00ED33E7" w:rsidP="00ED33E7">
            <w:pPr>
              <w:spacing w:after="120"/>
              <w:rPr>
                <w:rFonts w:ascii="Arial" w:hAnsi="Arial" w:cs="Arial"/>
                <w:color w:val="000000"/>
                <w:sz w:val="20"/>
                <w:szCs w:val="20"/>
              </w:rPr>
            </w:pPr>
            <w:r w:rsidRPr="00C55E03">
              <w:rPr>
                <w:rFonts w:ascii="Arial" w:hAnsi="Arial" w:cs="Arial"/>
                <w:color w:val="000000"/>
                <w:sz w:val="20"/>
                <w:szCs w:val="20"/>
              </w:rPr>
              <w:t xml:space="preserve">Bodycopy_COI </w:t>
            </w:r>
          </w:p>
          <w:p w14:paraId="506354F5" w14:textId="77777777" w:rsidR="00ED33E7" w:rsidRPr="00C55E03" w:rsidRDefault="00ED33E7" w:rsidP="00ED33E7">
            <w:pPr>
              <w:spacing w:after="120"/>
              <w:rPr>
                <w:rFonts w:ascii="Arial" w:hAnsi="Arial" w:cs="Arial"/>
                <w:color w:val="000000"/>
                <w:sz w:val="20"/>
                <w:szCs w:val="20"/>
              </w:rPr>
            </w:pPr>
            <w:r w:rsidRPr="00C55E03">
              <w:rPr>
                <w:rFonts w:ascii="Arial" w:hAnsi="Arial" w:cs="Arial"/>
                <w:color w:val="000000"/>
                <w:sz w:val="20"/>
                <w:szCs w:val="20"/>
              </w:rPr>
              <w:t>Column 2 text:</w:t>
            </w:r>
          </w:p>
          <w:p w14:paraId="0DBF258E" w14:textId="77777777" w:rsidR="00ED33E7" w:rsidRPr="00C55E03" w:rsidRDefault="00ED33E7" w:rsidP="00ED33E7">
            <w:pPr>
              <w:tabs>
                <w:tab w:val="left" w:pos="1800"/>
              </w:tabs>
              <w:rPr>
                <w:rFonts w:ascii="Arial" w:hAnsi="Arial" w:cs="Arial"/>
                <w:color w:val="000000"/>
                <w:sz w:val="20"/>
                <w:szCs w:val="20"/>
              </w:rPr>
            </w:pPr>
            <w:r w:rsidRPr="00C55E03">
              <w:rPr>
                <w:rFonts w:ascii="Arial" w:hAnsi="Arial" w:cs="Arial"/>
                <w:color w:val="000000"/>
                <w:sz w:val="20"/>
                <w:szCs w:val="20"/>
              </w:rPr>
              <w:t>Table_Bullet_1_COI</w:t>
            </w:r>
          </w:p>
          <w:p w14:paraId="7910774C" w14:textId="77777777" w:rsidR="00ED33E7" w:rsidRPr="00C55E03" w:rsidRDefault="00ED33E7" w:rsidP="00ED33E7">
            <w:pPr>
              <w:tabs>
                <w:tab w:val="left" w:pos="1800"/>
              </w:tabs>
              <w:rPr>
                <w:rFonts w:ascii="Arial" w:hAnsi="Arial" w:cs="Arial"/>
                <w:color w:val="000000"/>
                <w:sz w:val="20"/>
                <w:szCs w:val="20"/>
              </w:rPr>
            </w:pPr>
          </w:p>
          <w:p w14:paraId="2F41C9AE" w14:textId="07BDA017" w:rsidR="00ED33E7" w:rsidRPr="00C55E03" w:rsidRDefault="00ED33E7" w:rsidP="00ED33E7">
            <w:pPr>
              <w:spacing w:after="120"/>
              <w:rPr>
                <w:rFonts w:ascii="Arial" w:hAnsi="Arial" w:cs="Arial"/>
                <w:color w:val="000000"/>
                <w:sz w:val="20"/>
                <w:szCs w:val="20"/>
              </w:rPr>
            </w:pPr>
            <w:r w:rsidRPr="00C55E03">
              <w:rPr>
                <w:rFonts w:ascii="Arial" w:hAnsi="Arial" w:cs="Arial"/>
                <w:color w:val="000000"/>
                <w:sz w:val="20"/>
                <w:szCs w:val="20"/>
              </w:rPr>
              <w:t>Bullet_1_B_COI</w:t>
            </w:r>
          </w:p>
        </w:tc>
      </w:tr>
      <w:tr w:rsidR="00ED33E7" w:rsidRPr="00720F8E" w14:paraId="26029734" w14:textId="77777777" w:rsidTr="009E32DB">
        <w:trPr>
          <w:cantSplit/>
        </w:trPr>
        <w:tc>
          <w:tcPr>
            <w:tcW w:w="846" w:type="dxa"/>
          </w:tcPr>
          <w:p w14:paraId="4D20E37D" w14:textId="48F449BD" w:rsidR="00ED33E7" w:rsidRPr="00720F8E" w:rsidRDefault="00ED33E7" w:rsidP="00ED33E7">
            <w:pPr>
              <w:tabs>
                <w:tab w:val="left" w:pos="1800"/>
              </w:tabs>
              <w:rPr>
                <w:rFonts w:asciiTheme="minorHAnsi" w:hAnsiTheme="minorHAnsi" w:cstheme="minorHAnsi"/>
                <w:b/>
                <w:sz w:val="20"/>
              </w:rPr>
            </w:pPr>
            <w:r w:rsidRPr="00792974">
              <w:rPr>
                <w:rFonts w:asciiTheme="minorHAnsi" w:hAnsiTheme="minorHAnsi" w:cstheme="minorHAnsi"/>
                <w:bCs/>
                <w:sz w:val="20"/>
              </w:rPr>
              <w:t xml:space="preserve">AYP </w:t>
            </w:r>
            <w:r>
              <w:rPr>
                <w:rFonts w:asciiTheme="minorHAnsi" w:hAnsiTheme="minorHAnsi" w:cstheme="minorHAnsi"/>
                <w:bCs/>
                <w:sz w:val="20"/>
              </w:rPr>
              <w:t>9-</w:t>
            </w:r>
            <w:ins w:id="5571" w:author="sam sehgal" w:date="2024-10-14T15:54:00Z" w16du:dateUtc="2024-10-14T04:54:00Z">
              <w:r>
                <w:rPr>
                  <w:rFonts w:asciiTheme="minorHAnsi" w:hAnsiTheme="minorHAnsi" w:cstheme="minorHAnsi"/>
                  <w:bCs/>
                  <w:sz w:val="20"/>
                </w:rPr>
                <w:t>5</w:t>
              </w:r>
            </w:ins>
            <w:del w:id="5572" w:author="sam sehgal" w:date="2024-10-14T15:54:00Z" w16du:dateUtc="2024-10-14T04:54:00Z">
              <w:r w:rsidDel="00DB2724">
                <w:rPr>
                  <w:rFonts w:asciiTheme="minorHAnsi" w:hAnsiTheme="minorHAnsi" w:cstheme="minorHAnsi"/>
                  <w:bCs/>
                  <w:sz w:val="20"/>
                </w:rPr>
                <w:delText>4</w:delText>
              </w:r>
            </w:del>
          </w:p>
        </w:tc>
        <w:tc>
          <w:tcPr>
            <w:tcW w:w="1701" w:type="dxa"/>
          </w:tcPr>
          <w:p w14:paraId="504708CA" w14:textId="77777777" w:rsidR="00ED33E7" w:rsidRPr="00B74DB8" w:rsidRDefault="00ED33E7" w:rsidP="00ED33E7">
            <w:pPr>
              <w:tabs>
                <w:tab w:val="left" w:pos="1800"/>
              </w:tabs>
              <w:rPr>
                <w:rFonts w:ascii="Calibri" w:eastAsia="Calibri" w:hAnsi="Calibri" w:cs="Calibri"/>
                <w:color w:val="000000" w:themeColor="text1"/>
                <w:sz w:val="18"/>
                <w:szCs w:val="18"/>
              </w:rPr>
            </w:pPr>
            <w:r w:rsidRPr="005D2680">
              <w:rPr>
                <w:rFonts w:ascii="Calibri" w:eastAsia="Calibri" w:hAnsi="Calibri" w:cs="Calibri"/>
                <w:color w:val="000000" w:themeColor="text1"/>
                <w:sz w:val="18"/>
                <w:szCs w:val="18"/>
              </w:rPr>
              <w:t>&lt;</w:t>
            </w:r>
            <w:r w:rsidRPr="00B74DB8">
              <w:rPr>
                <w:rFonts w:ascii="Calibri" w:hAnsi="Calibri" w:cs="Calibri"/>
                <w:color w:val="000000"/>
                <w:sz w:val="18"/>
                <w:szCs w:val="18"/>
              </w:rPr>
              <w:t>BuildingTypeCode</w:t>
            </w:r>
            <w:r w:rsidRPr="00B74DB8">
              <w:rPr>
                <w:rFonts w:ascii="Calibri" w:eastAsia="Calibri" w:hAnsi="Calibri" w:cs="Calibri"/>
                <w:color w:val="000000" w:themeColor="text1"/>
                <w:sz w:val="18"/>
                <w:szCs w:val="18"/>
              </w:rPr>
              <w:t>&gt;</w:t>
            </w:r>
          </w:p>
          <w:p w14:paraId="01C4068F" w14:textId="7931EEC3" w:rsidR="00ED33E7" w:rsidRPr="00496571" w:rsidRDefault="00ED33E7" w:rsidP="00ED33E7">
            <w:pPr>
              <w:tabs>
                <w:tab w:val="left" w:pos="1800"/>
              </w:tabs>
              <w:rPr>
                <w:rFonts w:ascii="Arial" w:hAnsi="Arial"/>
                <w:sz w:val="22"/>
                <w:szCs w:val="22"/>
              </w:rPr>
            </w:pPr>
            <w:r w:rsidRPr="00B74DB8">
              <w:rPr>
                <w:rFonts w:asciiTheme="minorHAnsi" w:hAnsiTheme="minorHAnsi"/>
                <w:sz w:val="18"/>
                <w:szCs w:val="18"/>
              </w:rPr>
              <w:t>&lt;</w:t>
            </w:r>
            <w:r w:rsidRPr="00031077">
              <w:rPr>
                <w:rFonts w:asciiTheme="minorHAnsi" w:hAnsiTheme="minorHAnsi"/>
                <w:sz w:val="18"/>
                <w:szCs w:val="18"/>
              </w:rPr>
              <w:t>HomeCoverTypeCode</w:t>
            </w:r>
            <w:r w:rsidRPr="00B74DB8">
              <w:rPr>
                <w:rFonts w:asciiTheme="minorHAnsi" w:hAnsiTheme="minorHAnsi"/>
                <w:sz w:val="18"/>
                <w:szCs w:val="18"/>
              </w:rPr>
              <w:t>&gt;</w:t>
            </w:r>
          </w:p>
        </w:tc>
        <w:tc>
          <w:tcPr>
            <w:tcW w:w="8363" w:type="dxa"/>
          </w:tcPr>
          <w:tbl>
            <w:tblPr>
              <w:tblpPr w:leftFromText="180" w:rightFromText="180" w:vertAnchor="page" w:horzAnchor="margin" w:tblpY="191"/>
              <w:tblOverlap w:val="never"/>
              <w:tblW w:w="8298" w:type="dxa"/>
              <w:tblBorders>
                <w:bottom w:val="single" w:sz="4" w:space="0" w:color="auto"/>
              </w:tblBorders>
              <w:tblLayout w:type="fixed"/>
              <w:tblLook w:val="04A0" w:firstRow="1" w:lastRow="0" w:firstColumn="1" w:lastColumn="0" w:noHBand="0" w:noVBand="1"/>
              <w:tblPrChange w:id="5573" w:author="Sue Simnor (EXT Idiom)" w:date="2024-08-07T11:27:00Z" w16du:dateUtc="2024-08-07T01:27:00Z">
                <w:tblPr>
                  <w:tblpPr w:leftFromText="180" w:rightFromText="180" w:vertAnchor="page" w:horzAnchor="margin" w:tblpY="191"/>
                  <w:tblOverlap w:val="never"/>
                  <w:tblW w:w="8795" w:type="dxa"/>
                  <w:tblBorders>
                    <w:bottom w:val="single" w:sz="4" w:space="0" w:color="auto"/>
                  </w:tblBorders>
                  <w:tblLayout w:type="fixed"/>
                  <w:tblLook w:val="04A0" w:firstRow="1" w:lastRow="0" w:firstColumn="1" w:lastColumn="0" w:noHBand="0" w:noVBand="1"/>
                </w:tblPr>
              </w:tblPrChange>
            </w:tblPr>
            <w:tblGrid>
              <w:gridCol w:w="2432"/>
              <w:gridCol w:w="5866"/>
              <w:tblGridChange w:id="5574">
                <w:tblGrid>
                  <w:gridCol w:w="2432"/>
                  <w:gridCol w:w="146"/>
                  <w:gridCol w:w="5720"/>
                  <w:gridCol w:w="497"/>
                </w:tblGrid>
              </w:tblGridChange>
            </w:tblGrid>
            <w:tr w:rsidR="00ED33E7" w:rsidRPr="00B94CFB" w14:paraId="2970B125" w14:textId="77777777" w:rsidTr="006F4199">
              <w:trPr>
                <w:trHeight w:val="254"/>
                <w:trPrChange w:id="5575" w:author="Sue Simnor (EXT Idiom)" w:date="2024-08-07T11:27:00Z" w16du:dateUtc="2024-08-07T01:27:00Z">
                  <w:trPr>
                    <w:trHeight w:val="263"/>
                  </w:trPr>
                </w:trPrChange>
              </w:trPr>
              <w:tc>
                <w:tcPr>
                  <w:tcW w:w="2432" w:type="dxa"/>
                  <w:noWrap/>
                  <w:vAlign w:val="center"/>
                  <w:hideMark/>
                  <w:tcPrChange w:id="5576" w:author="Sue Simnor (EXT Idiom)" w:date="2024-08-07T11:27:00Z" w16du:dateUtc="2024-08-07T01:27:00Z">
                    <w:tcPr>
                      <w:tcW w:w="2578" w:type="dxa"/>
                      <w:gridSpan w:val="2"/>
                      <w:noWrap/>
                      <w:vAlign w:val="center"/>
                      <w:hideMark/>
                    </w:tcPr>
                  </w:tcPrChange>
                </w:tcPr>
                <w:p w14:paraId="11D5F8D7" w14:textId="77777777" w:rsidR="00ED33E7" w:rsidRPr="007A56DB" w:rsidRDefault="00ED33E7" w:rsidP="00ED33E7">
                  <w:pPr>
                    <w:pStyle w:val="BodycopyCOI"/>
                  </w:pPr>
                  <w:commentRangeStart w:id="5577"/>
                  <w:commentRangeStart w:id="5578"/>
                  <w:r>
                    <w:t>You confirm that:</w:t>
                  </w:r>
                  <w:commentRangeEnd w:id="5577"/>
                  <w:r w:rsidRPr="007A56DB">
                    <w:rPr>
                      <w:rStyle w:val="CommentReference"/>
                      <w:sz w:val="18"/>
                      <w:szCs w:val="18"/>
                    </w:rPr>
                    <w:commentReference w:id="5577"/>
                  </w:r>
                  <w:commentRangeEnd w:id="5578"/>
                  <w:r w:rsidRPr="007A56DB">
                    <w:rPr>
                      <w:rStyle w:val="CommentReference"/>
                      <w:sz w:val="18"/>
                      <w:szCs w:val="18"/>
                    </w:rPr>
                    <w:commentReference w:id="5578"/>
                  </w:r>
                </w:p>
              </w:tc>
              <w:tc>
                <w:tcPr>
                  <w:tcW w:w="5866" w:type="dxa"/>
                  <w:noWrap/>
                  <w:vAlign w:val="center"/>
                  <w:hideMark/>
                  <w:tcPrChange w:id="5579" w:author="Sue Simnor (EXT Idiom)" w:date="2024-08-07T11:27:00Z" w16du:dateUtc="2024-08-07T01:27:00Z">
                    <w:tcPr>
                      <w:tcW w:w="6217" w:type="dxa"/>
                      <w:gridSpan w:val="2"/>
                      <w:noWrap/>
                      <w:vAlign w:val="center"/>
                      <w:hideMark/>
                    </w:tcPr>
                  </w:tcPrChange>
                </w:tcPr>
                <w:p w14:paraId="58B817AA" w14:textId="393FE2DD" w:rsidR="00ED33E7" w:rsidRPr="0064023A" w:rsidRDefault="00ED33E7" w:rsidP="00ED33E7">
                  <w:pPr>
                    <w:pStyle w:val="ListParagraph"/>
                    <w:tabs>
                      <w:tab w:val="left" w:pos="774"/>
                    </w:tabs>
                    <w:spacing w:before="80" w:after="80"/>
                    <w:rPr>
                      <w:b/>
                      <w:bCs/>
                      <w:sz w:val="20"/>
                      <w:szCs w:val="20"/>
                    </w:rPr>
                  </w:pPr>
                  <w:commentRangeStart w:id="5580"/>
                  <w:commentRangeStart w:id="5581"/>
                  <w:commentRangeStart w:id="5582"/>
                  <w:commentRangeStart w:id="5583"/>
                  <w:commentRangeEnd w:id="5580"/>
                  <w:r w:rsidRPr="004A7594">
                    <w:rPr>
                      <w:rStyle w:val="CommentReference"/>
                      <w:rFonts w:ascii="Calibri" w:eastAsia="Calibri" w:hAnsi="Calibri" w:cs="Calibri"/>
                      <w:color w:val="000000" w:themeColor="text1"/>
                      <w:sz w:val="20"/>
                      <w:szCs w:val="20"/>
                    </w:rPr>
                    <w:commentReference w:id="5580"/>
                  </w:r>
                  <w:commentRangeEnd w:id="5581"/>
                  <w:r w:rsidRPr="004A7594">
                    <w:rPr>
                      <w:rStyle w:val="CommentReference"/>
                      <w:rFonts w:ascii="Calibri" w:eastAsia="Calibri" w:hAnsi="Calibri" w:cs="Calibri"/>
                      <w:color w:val="000000" w:themeColor="text1"/>
                      <w:sz w:val="20"/>
                      <w:szCs w:val="20"/>
                    </w:rPr>
                    <w:commentReference w:id="5581"/>
                  </w:r>
                  <w:commentRangeEnd w:id="5582"/>
                  <w:r w:rsidRPr="004A7594">
                    <w:rPr>
                      <w:rStyle w:val="CommentReference"/>
                      <w:rFonts w:ascii="Calibri" w:eastAsia="Calibri" w:hAnsi="Calibri" w:cs="Calibri"/>
                      <w:color w:val="000000" w:themeColor="text1"/>
                      <w:sz w:val="20"/>
                      <w:szCs w:val="20"/>
                    </w:rPr>
                    <w:commentReference w:id="5582"/>
                  </w:r>
                  <w:commentRangeEnd w:id="5583"/>
                  <w:r w:rsidRPr="004A7594">
                    <w:rPr>
                      <w:rStyle w:val="CommentReference"/>
                      <w:rFonts w:ascii="Calibri" w:eastAsia="Calibri" w:hAnsi="Calibri" w:cs="Calibri"/>
                      <w:color w:val="000000" w:themeColor="text1"/>
                      <w:sz w:val="20"/>
                      <w:szCs w:val="20"/>
                    </w:rPr>
                    <w:commentReference w:id="5583"/>
                  </w:r>
                  <w:r w:rsidRPr="004A7594">
                    <w:rPr>
                      <w:rFonts w:ascii="Calibri" w:eastAsia="Calibri" w:hAnsi="Calibri" w:cs="Calibri"/>
                      <w:color w:val="000000" w:themeColor="text1"/>
                      <w:sz w:val="20"/>
                      <w:szCs w:val="20"/>
                    </w:rPr>
                    <w:t xml:space="preserve"> </w:t>
                  </w:r>
                  <w:r w:rsidRPr="0064023A">
                    <w:rPr>
                      <w:rFonts w:ascii="Calibri" w:eastAsia="Calibri" w:hAnsi="Calibri" w:cs="Calibri"/>
                      <w:b/>
                      <w:bCs/>
                      <w:color w:val="000000" w:themeColor="text1"/>
                      <w:sz w:val="20"/>
                      <w:szCs w:val="20"/>
                      <w:rPrChange w:id="5584" w:author="Sue Simnor (EXT Idiom)" w:date="2024-08-14T10:20:00Z" w16du:dateUtc="2024-08-14T00:20:00Z">
                        <w:rPr>
                          <w:rFonts w:ascii="Calibri" w:eastAsia="Calibri" w:hAnsi="Calibri" w:cs="Calibri"/>
                          <w:color w:val="000000" w:themeColor="text1"/>
                          <w:sz w:val="20"/>
                          <w:szCs w:val="20"/>
                        </w:rPr>
                      </w:rPrChange>
                    </w:rPr>
                    <w:t>you live in a manufactured/relocatable home which is council approved, permanently fixed to the site, plumbed to the main water supply and wired to the main electricity grid.</w:t>
                  </w:r>
                </w:p>
              </w:tc>
            </w:tr>
          </w:tbl>
          <w:p w14:paraId="583C4EC0" w14:textId="77777777" w:rsidR="00ED33E7" w:rsidRPr="00C812A2" w:rsidRDefault="00ED33E7" w:rsidP="00ED33E7">
            <w:pPr>
              <w:pStyle w:val="TableHeading2"/>
              <w:spacing w:line="240" w:lineRule="auto"/>
              <w:rPr>
                <w:b w:val="0"/>
                <w:bCs w:val="0"/>
              </w:rPr>
            </w:pPr>
          </w:p>
        </w:tc>
        <w:tc>
          <w:tcPr>
            <w:tcW w:w="1985" w:type="dxa"/>
          </w:tcPr>
          <w:p w14:paraId="1B06F84D" w14:textId="559F131C" w:rsidR="00ED33E7" w:rsidRDefault="00ED33E7" w:rsidP="00ED33E7">
            <w:pPr>
              <w:tabs>
                <w:tab w:val="left" w:pos="774"/>
              </w:tabs>
              <w:rPr>
                <w:rFonts w:ascii="Calibri" w:eastAsia="Calibri" w:hAnsi="Calibri" w:cs="Calibri"/>
                <w:color w:val="000000" w:themeColor="text1"/>
                <w:sz w:val="18"/>
                <w:szCs w:val="18"/>
              </w:rPr>
            </w:pPr>
            <w:r w:rsidRPr="004A06B2">
              <w:rPr>
                <w:rFonts w:ascii="Calibri" w:eastAsia="Calibri" w:hAnsi="Calibri" w:cs="Calibri"/>
                <w:b/>
                <w:bCs/>
                <w:color w:val="000000" w:themeColor="text1"/>
                <w:sz w:val="18"/>
                <w:szCs w:val="18"/>
              </w:rPr>
              <w:t>IF</w:t>
            </w:r>
            <w:r w:rsidRPr="004A06B2">
              <w:rPr>
                <w:rFonts w:ascii="Calibri" w:eastAsia="Calibri" w:hAnsi="Calibri" w:cs="Calibri"/>
                <w:color w:val="000000" w:themeColor="text1"/>
                <w:sz w:val="18"/>
                <w:szCs w:val="18"/>
              </w:rPr>
              <w:t xml:space="preserve"> </w:t>
            </w:r>
            <w:r w:rsidRPr="005D2680">
              <w:rPr>
                <w:rFonts w:ascii="Calibri" w:eastAsia="Calibri" w:hAnsi="Calibri" w:cs="Calibri"/>
                <w:color w:val="000000" w:themeColor="text1"/>
                <w:sz w:val="18"/>
                <w:szCs w:val="18"/>
              </w:rPr>
              <w:t>&lt;</w:t>
            </w:r>
            <w:r w:rsidRPr="00356188">
              <w:rPr>
                <w:rFonts w:ascii="Calibri" w:hAnsi="Calibri" w:cs="Calibri"/>
                <w:color w:val="000000"/>
                <w:sz w:val="18"/>
                <w:szCs w:val="18"/>
              </w:rPr>
              <w:t>BuildingTypeCode</w:t>
            </w:r>
            <w:r w:rsidRPr="005D2680">
              <w:rPr>
                <w:rFonts w:ascii="Calibri" w:eastAsia="Calibri" w:hAnsi="Calibri" w:cs="Calibri"/>
                <w:color w:val="000000" w:themeColor="text1"/>
                <w:sz w:val="18"/>
                <w:szCs w:val="18"/>
              </w:rPr>
              <w:t>&gt;</w:t>
            </w:r>
            <w:r>
              <w:rPr>
                <w:rFonts w:ascii="Calibri" w:eastAsia="Calibri" w:hAnsi="Calibri" w:cs="Calibri"/>
                <w:color w:val="000000" w:themeColor="text1"/>
                <w:sz w:val="18"/>
                <w:szCs w:val="18"/>
              </w:rPr>
              <w:t xml:space="preserve"> = </w:t>
            </w:r>
            <w:r w:rsidRPr="00352D61">
              <w:rPr>
                <w:rFonts w:ascii="Calibri" w:eastAsia="Calibri" w:hAnsi="Calibri" w:cs="Calibri"/>
                <w:color w:val="000000" w:themeColor="text1"/>
                <w:sz w:val="18"/>
                <w:szCs w:val="18"/>
              </w:rPr>
              <w:t>5|ManufacturedOrRelocatableHome</w:t>
            </w:r>
          </w:p>
          <w:p w14:paraId="6A7F608A" w14:textId="4EE2780C" w:rsidR="00ED33E7" w:rsidRDefault="00ED33E7" w:rsidP="00ED33E7">
            <w:pPr>
              <w:tabs>
                <w:tab w:val="left" w:pos="774"/>
              </w:tabs>
              <w:rPr>
                <w:rFonts w:ascii="Calibri" w:eastAsia="Calibri" w:hAnsi="Calibri" w:cs="Calibri"/>
                <w:color w:val="000000" w:themeColor="text1"/>
                <w:sz w:val="18"/>
                <w:szCs w:val="18"/>
              </w:rPr>
            </w:pPr>
            <w:r w:rsidRPr="005D2680">
              <w:rPr>
                <w:rFonts w:ascii="Calibri" w:eastAsia="Calibri" w:hAnsi="Calibri" w:cs="Calibri"/>
                <w:b/>
                <w:bCs/>
                <w:color w:val="000000" w:themeColor="text1"/>
                <w:sz w:val="18"/>
                <w:szCs w:val="18"/>
              </w:rPr>
              <w:t>AND</w:t>
            </w:r>
            <w:r w:rsidRPr="004A06B2">
              <w:rPr>
                <w:rFonts w:ascii="Calibri" w:eastAsia="Calibri" w:hAnsi="Calibri" w:cs="Calibri"/>
                <w:color w:val="000000" w:themeColor="text1"/>
                <w:sz w:val="18"/>
                <w:szCs w:val="18"/>
              </w:rPr>
              <w:t xml:space="preserve"> </w:t>
            </w:r>
            <w:r w:rsidRPr="007038D4">
              <w:rPr>
                <w:rFonts w:asciiTheme="minorHAnsi" w:hAnsiTheme="minorHAnsi"/>
                <w:sz w:val="18"/>
                <w:szCs w:val="18"/>
              </w:rPr>
              <w:t>&lt;</w:t>
            </w:r>
            <w:r w:rsidRPr="00031077">
              <w:rPr>
                <w:rFonts w:asciiTheme="minorHAnsi" w:hAnsiTheme="minorHAnsi"/>
                <w:sz w:val="18"/>
                <w:szCs w:val="18"/>
              </w:rPr>
              <w:t>HomeCoverTypeCode</w:t>
            </w:r>
            <w:r w:rsidRPr="007038D4">
              <w:rPr>
                <w:rFonts w:asciiTheme="minorHAnsi" w:hAnsiTheme="minorHAnsi"/>
                <w:sz w:val="18"/>
                <w:szCs w:val="18"/>
              </w:rPr>
              <w:t>&gt;!=</w:t>
            </w:r>
            <w:r>
              <w:rPr>
                <w:rFonts w:asciiTheme="minorHAnsi" w:hAnsiTheme="minorHAnsi"/>
                <w:sz w:val="18"/>
                <w:szCs w:val="18"/>
              </w:rPr>
              <w:t xml:space="preserve"> </w:t>
            </w:r>
            <w:r w:rsidRPr="004A06B2">
              <w:rPr>
                <w:rFonts w:asciiTheme="minorHAnsi" w:hAnsiTheme="minorHAnsi"/>
                <w:sz w:val="18"/>
                <w:szCs w:val="18"/>
              </w:rPr>
              <w:t>”</w:t>
            </w:r>
            <w:r>
              <w:t xml:space="preserve"> </w:t>
            </w:r>
            <w:r w:rsidRPr="00E00463">
              <w:rPr>
                <w:rFonts w:asciiTheme="minorHAnsi" w:hAnsiTheme="minorHAnsi"/>
                <w:sz w:val="18"/>
                <w:szCs w:val="18"/>
              </w:rPr>
              <w:t>3|Contents</w:t>
            </w:r>
            <w:r w:rsidRPr="004A06B2">
              <w:rPr>
                <w:rFonts w:asciiTheme="minorHAnsi" w:hAnsiTheme="minorHAnsi"/>
                <w:sz w:val="18"/>
                <w:szCs w:val="18"/>
              </w:rPr>
              <w:t>”</w:t>
            </w:r>
            <w:r w:rsidRPr="004A06B2">
              <w:rPr>
                <w:rFonts w:ascii="Calibri" w:eastAsia="Calibri" w:hAnsi="Calibri" w:cs="Calibri"/>
                <w:color w:val="000000" w:themeColor="text1"/>
                <w:sz w:val="18"/>
                <w:szCs w:val="18"/>
              </w:rPr>
              <w:t xml:space="preserve"> </w:t>
            </w:r>
          </w:p>
          <w:p w14:paraId="7E5D5775" w14:textId="62EF114C" w:rsidR="00ED33E7" w:rsidRDefault="00ED33E7" w:rsidP="00ED33E7">
            <w:pPr>
              <w:tabs>
                <w:tab w:val="left" w:pos="774"/>
              </w:tabs>
              <w:rPr>
                <w:rFonts w:ascii="Calibri" w:eastAsia="Calibri" w:hAnsi="Calibri" w:cs="Calibri"/>
                <w:color w:val="000000" w:themeColor="text1"/>
                <w:sz w:val="18"/>
                <w:szCs w:val="18"/>
              </w:rPr>
            </w:pPr>
            <w:r w:rsidRPr="005D2680">
              <w:rPr>
                <w:rFonts w:ascii="Calibri" w:eastAsia="Calibri" w:hAnsi="Calibri" w:cs="Calibri"/>
                <w:b/>
                <w:bCs/>
                <w:color w:val="000000" w:themeColor="text1"/>
                <w:sz w:val="18"/>
                <w:szCs w:val="18"/>
              </w:rPr>
              <w:t>THEN</w:t>
            </w:r>
            <w:r w:rsidRPr="004A06B2">
              <w:rPr>
                <w:rFonts w:ascii="Calibri" w:eastAsia="Calibri" w:hAnsi="Calibri" w:cs="Calibri"/>
                <w:color w:val="000000" w:themeColor="text1"/>
                <w:sz w:val="18"/>
                <w:szCs w:val="18"/>
              </w:rPr>
              <w:t xml:space="preserve"> display</w:t>
            </w:r>
          </w:p>
          <w:p w14:paraId="1CA5FB70" w14:textId="0350AA48" w:rsidR="00ED33E7" w:rsidRPr="00031077" w:rsidRDefault="00ED33E7" w:rsidP="00ED33E7">
            <w:pPr>
              <w:tabs>
                <w:tab w:val="left" w:pos="774"/>
              </w:tabs>
              <w:rPr>
                <w:rFonts w:ascii="Calibri" w:eastAsia="Calibri" w:hAnsi="Calibri" w:cs="Calibri"/>
                <w:b/>
                <w:bCs/>
                <w:color w:val="000000" w:themeColor="text1"/>
                <w:sz w:val="18"/>
                <w:szCs w:val="18"/>
              </w:rPr>
            </w:pPr>
            <w:r w:rsidRPr="00031077">
              <w:rPr>
                <w:rFonts w:ascii="Calibri" w:eastAsia="Calibri" w:hAnsi="Calibri" w:cs="Calibri"/>
                <w:b/>
                <w:bCs/>
                <w:color w:val="000000" w:themeColor="text1"/>
                <w:sz w:val="18"/>
                <w:szCs w:val="18"/>
              </w:rPr>
              <w:t>ESLEIF</w:t>
            </w:r>
          </w:p>
        </w:tc>
        <w:tc>
          <w:tcPr>
            <w:tcW w:w="1701" w:type="dxa"/>
          </w:tcPr>
          <w:p w14:paraId="23DD82D0" w14:textId="77777777" w:rsidR="00ED33E7" w:rsidRDefault="00ED33E7" w:rsidP="00ED33E7">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03F02854" w14:textId="77777777" w:rsidR="00ED33E7" w:rsidRDefault="00ED33E7" w:rsidP="00ED33E7">
            <w:pPr>
              <w:spacing w:after="120"/>
              <w:rPr>
                <w:rFonts w:asciiTheme="minorHAnsi" w:hAnsiTheme="minorHAnsi" w:cstheme="minorHAnsi"/>
                <w:color w:val="000000"/>
                <w:sz w:val="20"/>
                <w:szCs w:val="20"/>
              </w:rPr>
            </w:pPr>
            <w:r w:rsidRPr="00B72706">
              <w:rPr>
                <w:rFonts w:asciiTheme="minorHAnsi" w:hAnsiTheme="minorHAnsi" w:cstheme="minorHAnsi"/>
                <w:color w:val="000000"/>
                <w:sz w:val="20"/>
                <w:szCs w:val="20"/>
              </w:rPr>
              <w:t xml:space="preserve">Bodycopy_COI </w:t>
            </w:r>
          </w:p>
          <w:p w14:paraId="2F47CBEC" w14:textId="77777777" w:rsidR="00ED33E7" w:rsidRDefault="00ED33E7" w:rsidP="00ED33E7">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26ABC072" w14:textId="571A23FE" w:rsidR="00ED33E7" w:rsidRPr="00720F8E" w:rsidRDefault="00ED33E7" w:rsidP="00ED33E7">
            <w:pPr>
              <w:tabs>
                <w:tab w:val="left" w:pos="1800"/>
              </w:tabs>
              <w:rPr>
                <w:rFonts w:asciiTheme="minorHAnsi" w:hAnsiTheme="minorHAnsi" w:cstheme="minorHAnsi"/>
                <w:b/>
                <w:sz w:val="20"/>
              </w:rPr>
            </w:pPr>
            <w:r w:rsidRPr="00EB4087">
              <w:rPr>
                <w:rFonts w:asciiTheme="minorHAnsi" w:hAnsiTheme="minorHAnsi" w:cstheme="minorHAnsi"/>
                <w:color w:val="000000"/>
                <w:sz w:val="20"/>
                <w:szCs w:val="20"/>
              </w:rPr>
              <w:t>Table_Bullet_1_COI</w:t>
            </w:r>
          </w:p>
        </w:tc>
      </w:tr>
      <w:tr w:rsidR="00ED33E7" w:rsidRPr="00720F8E" w14:paraId="648C6DD1" w14:textId="77777777" w:rsidTr="009E32DB">
        <w:trPr>
          <w:cantSplit/>
        </w:trPr>
        <w:tc>
          <w:tcPr>
            <w:tcW w:w="846" w:type="dxa"/>
          </w:tcPr>
          <w:p w14:paraId="781653B8" w14:textId="0B2CD16A" w:rsidR="00ED33E7" w:rsidRPr="00720F8E" w:rsidRDefault="00ED33E7" w:rsidP="00ED33E7">
            <w:pPr>
              <w:tabs>
                <w:tab w:val="left" w:pos="1800"/>
              </w:tabs>
              <w:rPr>
                <w:rFonts w:asciiTheme="minorHAnsi" w:hAnsiTheme="minorHAnsi" w:cstheme="minorHAnsi"/>
                <w:b/>
                <w:sz w:val="20"/>
              </w:rPr>
            </w:pPr>
            <w:r w:rsidRPr="00792974">
              <w:rPr>
                <w:rFonts w:asciiTheme="minorHAnsi" w:hAnsiTheme="minorHAnsi" w:cstheme="minorHAnsi"/>
                <w:bCs/>
                <w:sz w:val="20"/>
              </w:rPr>
              <w:lastRenderedPageBreak/>
              <w:t xml:space="preserve">AYP </w:t>
            </w:r>
            <w:r>
              <w:rPr>
                <w:rFonts w:asciiTheme="minorHAnsi" w:hAnsiTheme="minorHAnsi" w:cstheme="minorHAnsi"/>
                <w:bCs/>
                <w:sz w:val="20"/>
              </w:rPr>
              <w:t>9-</w:t>
            </w:r>
            <w:ins w:id="5585" w:author="sam sehgal" w:date="2024-10-14T15:54:00Z" w16du:dateUtc="2024-10-14T04:54:00Z">
              <w:r>
                <w:rPr>
                  <w:rFonts w:asciiTheme="minorHAnsi" w:hAnsiTheme="minorHAnsi" w:cstheme="minorHAnsi"/>
                  <w:bCs/>
                  <w:sz w:val="20"/>
                </w:rPr>
                <w:t>6</w:t>
              </w:r>
            </w:ins>
            <w:del w:id="5586" w:author="sam sehgal" w:date="2024-10-14T15:54:00Z" w16du:dateUtc="2024-10-14T04:54:00Z">
              <w:r w:rsidDel="00DB2724">
                <w:rPr>
                  <w:rFonts w:asciiTheme="minorHAnsi" w:hAnsiTheme="minorHAnsi" w:cstheme="minorHAnsi"/>
                  <w:bCs/>
                  <w:sz w:val="20"/>
                </w:rPr>
                <w:delText>5</w:delText>
              </w:r>
            </w:del>
          </w:p>
        </w:tc>
        <w:tc>
          <w:tcPr>
            <w:tcW w:w="1701" w:type="dxa"/>
          </w:tcPr>
          <w:p w14:paraId="2819A57B" w14:textId="508483CB" w:rsidR="00ED33E7" w:rsidRDefault="00ED33E7" w:rsidP="00ED33E7">
            <w:pPr>
              <w:tabs>
                <w:tab w:val="left" w:pos="1800"/>
              </w:tabs>
              <w:rPr>
                <w:rFonts w:ascii="Arial" w:hAnsi="Arial"/>
                <w:sz w:val="18"/>
                <w:szCs w:val="18"/>
              </w:rPr>
            </w:pPr>
            <w:r>
              <w:rPr>
                <w:rFonts w:ascii="Arial" w:hAnsi="Arial"/>
                <w:sz w:val="18"/>
                <w:szCs w:val="18"/>
              </w:rPr>
              <w:t>&lt;ProductCode&gt;</w:t>
            </w:r>
          </w:p>
          <w:p w14:paraId="0B96B661" w14:textId="49965A79" w:rsidR="00ED33E7" w:rsidRPr="00031077" w:rsidRDefault="00ED33E7" w:rsidP="00ED33E7">
            <w:pPr>
              <w:tabs>
                <w:tab w:val="left" w:pos="1800"/>
              </w:tabs>
              <w:rPr>
                <w:rFonts w:ascii="Arial" w:hAnsi="Arial"/>
                <w:sz w:val="18"/>
                <w:szCs w:val="18"/>
              </w:rPr>
            </w:pPr>
            <w:r w:rsidRPr="00031077">
              <w:rPr>
                <w:rFonts w:ascii="Arial" w:hAnsi="Arial"/>
                <w:sz w:val="18"/>
                <w:szCs w:val="18"/>
              </w:rPr>
              <w:t>&lt;UnderConstructionCode&gt;</w:t>
            </w:r>
          </w:p>
        </w:tc>
        <w:tc>
          <w:tcPr>
            <w:tcW w:w="8363" w:type="dxa"/>
          </w:tcPr>
          <w:tbl>
            <w:tblPr>
              <w:tblpPr w:leftFromText="180" w:rightFromText="180" w:vertAnchor="page" w:horzAnchor="margin" w:tblpY="191"/>
              <w:tblOverlap w:val="never"/>
              <w:tblW w:w="8343" w:type="dxa"/>
              <w:tblBorders>
                <w:bottom w:val="single" w:sz="4" w:space="0" w:color="auto"/>
              </w:tblBorders>
              <w:tblLayout w:type="fixed"/>
              <w:tblLook w:val="04A0" w:firstRow="1" w:lastRow="0" w:firstColumn="1" w:lastColumn="0" w:noHBand="0" w:noVBand="1"/>
              <w:tblPrChange w:id="5587" w:author="Sue Simnor (EXT Idiom)" w:date="2024-08-07T11:27:00Z" w16du:dateUtc="2024-08-07T01:27:00Z">
                <w:tblPr>
                  <w:tblpPr w:leftFromText="180" w:rightFromText="180" w:vertAnchor="page" w:horzAnchor="margin" w:tblpY="191"/>
                  <w:tblOverlap w:val="never"/>
                  <w:tblW w:w="8795" w:type="dxa"/>
                  <w:tblBorders>
                    <w:bottom w:val="single" w:sz="4" w:space="0" w:color="auto"/>
                  </w:tblBorders>
                  <w:tblLayout w:type="fixed"/>
                  <w:tblLook w:val="04A0" w:firstRow="1" w:lastRow="0" w:firstColumn="1" w:lastColumn="0" w:noHBand="0" w:noVBand="1"/>
                </w:tblPr>
              </w:tblPrChange>
            </w:tblPr>
            <w:tblGrid>
              <w:gridCol w:w="2445"/>
              <w:gridCol w:w="5898"/>
              <w:tblGridChange w:id="5588">
                <w:tblGrid>
                  <w:gridCol w:w="2445"/>
                  <w:gridCol w:w="133"/>
                  <w:gridCol w:w="5765"/>
                  <w:gridCol w:w="452"/>
                </w:tblGrid>
              </w:tblGridChange>
            </w:tblGrid>
            <w:tr w:rsidR="00ED33E7" w:rsidRPr="004A7594" w14:paraId="3D322C31" w14:textId="77777777" w:rsidTr="006F4199">
              <w:trPr>
                <w:trHeight w:val="265"/>
                <w:trPrChange w:id="5589" w:author="Sue Simnor (EXT Idiom)" w:date="2024-08-07T11:27:00Z" w16du:dateUtc="2024-08-07T01:27:00Z">
                  <w:trPr>
                    <w:trHeight w:val="263"/>
                  </w:trPr>
                </w:trPrChange>
              </w:trPr>
              <w:tc>
                <w:tcPr>
                  <w:tcW w:w="2445" w:type="dxa"/>
                  <w:noWrap/>
                  <w:vAlign w:val="center"/>
                  <w:hideMark/>
                  <w:tcPrChange w:id="5590" w:author="Sue Simnor (EXT Idiom)" w:date="2024-08-07T11:27:00Z" w16du:dateUtc="2024-08-07T01:27:00Z">
                    <w:tcPr>
                      <w:tcW w:w="2578" w:type="dxa"/>
                      <w:gridSpan w:val="2"/>
                      <w:noWrap/>
                      <w:vAlign w:val="center"/>
                      <w:hideMark/>
                    </w:tcPr>
                  </w:tcPrChange>
                </w:tcPr>
                <w:p w14:paraId="139F9FE0" w14:textId="77777777" w:rsidR="00ED33E7" w:rsidRPr="004A7594" w:rsidRDefault="00ED33E7" w:rsidP="00ED33E7">
                  <w:pPr>
                    <w:pStyle w:val="BodycopyCOI"/>
                  </w:pPr>
                  <w:commentRangeStart w:id="5591"/>
                  <w:commentRangeStart w:id="5592"/>
                  <w:r w:rsidRPr="004A7594">
                    <w:t>You confirm that:</w:t>
                  </w:r>
                  <w:commentRangeEnd w:id="5591"/>
                  <w:r w:rsidRPr="004A7594">
                    <w:rPr>
                      <w:rStyle w:val="CommentReference"/>
                      <w:sz w:val="18"/>
                      <w:szCs w:val="18"/>
                    </w:rPr>
                    <w:commentReference w:id="5591"/>
                  </w:r>
                  <w:commentRangeEnd w:id="5592"/>
                  <w:r w:rsidRPr="004A7594">
                    <w:rPr>
                      <w:rStyle w:val="CommentReference"/>
                      <w:sz w:val="18"/>
                      <w:szCs w:val="18"/>
                    </w:rPr>
                    <w:commentReference w:id="5592"/>
                  </w:r>
                </w:p>
              </w:tc>
              <w:tc>
                <w:tcPr>
                  <w:tcW w:w="5898" w:type="dxa"/>
                  <w:noWrap/>
                  <w:vAlign w:val="center"/>
                  <w:hideMark/>
                  <w:tcPrChange w:id="5593" w:author="Sue Simnor (EXT Idiom)" w:date="2024-08-07T11:27:00Z" w16du:dateUtc="2024-08-07T01:27:00Z">
                    <w:tcPr>
                      <w:tcW w:w="6217" w:type="dxa"/>
                      <w:gridSpan w:val="2"/>
                      <w:noWrap/>
                      <w:vAlign w:val="center"/>
                      <w:hideMark/>
                    </w:tcPr>
                  </w:tcPrChange>
                </w:tcPr>
                <w:p w14:paraId="6DC517E2" w14:textId="313BEEF0" w:rsidR="00ED33E7" w:rsidRPr="0064023A" w:rsidRDefault="00ED33E7" w:rsidP="00ED33E7">
                  <w:pPr>
                    <w:pStyle w:val="ListParagraph"/>
                    <w:tabs>
                      <w:tab w:val="left" w:pos="774"/>
                    </w:tabs>
                    <w:spacing w:before="80" w:after="80"/>
                    <w:rPr>
                      <w:b/>
                      <w:bCs/>
                      <w:sz w:val="20"/>
                      <w:szCs w:val="20"/>
                    </w:rPr>
                  </w:pPr>
                  <w:r w:rsidRPr="0064023A">
                    <w:rPr>
                      <w:rFonts w:ascii="Calibri" w:eastAsia="Calibri" w:hAnsi="Calibri" w:cs="Calibri"/>
                      <w:b/>
                      <w:bCs/>
                      <w:color w:val="000000" w:themeColor="text1"/>
                      <w:sz w:val="20"/>
                      <w:szCs w:val="20"/>
                      <w:rPrChange w:id="5594" w:author="Sue Simnor (EXT Idiom)" w:date="2024-08-14T10:20:00Z" w16du:dateUtc="2024-08-14T00:20:00Z">
                        <w:rPr>
                          <w:rFonts w:ascii="Calibri" w:eastAsia="Calibri" w:hAnsi="Calibri" w:cs="Calibri"/>
                          <w:color w:val="000000" w:themeColor="text1"/>
                          <w:sz w:val="20"/>
                          <w:szCs w:val="20"/>
                        </w:rPr>
                      </w:rPrChange>
                    </w:rPr>
                    <w:t xml:space="preserve">your home will be renovated; and the value of the construction/renovation is expected to be less than $300,000. When you carry out building alterations, renovations or additions the cover under this policy is restricted. See section </w:t>
                  </w:r>
                  <w:commentRangeStart w:id="5595"/>
                  <w:commentRangeStart w:id="5596"/>
                  <w:commentRangeStart w:id="5597"/>
                  <w:commentRangeStart w:id="5598"/>
                  <w:commentRangeEnd w:id="5595"/>
                  <w:r w:rsidRPr="0064023A">
                    <w:rPr>
                      <w:rStyle w:val="CommentReference"/>
                      <w:rFonts w:ascii="Calibri" w:eastAsia="Calibri" w:hAnsi="Calibri" w:cs="Calibri"/>
                      <w:b/>
                      <w:bCs/>
                      <w:color w:val="000000" w:themeColor="text1"/>
                      <w:sz w:val="20"/>
                      <w:szCs w:val="20"/>
                      <w:rPrChange w:id="5599" w:author="Sue Simnor (EXT Idiom)" w:date="2024-08-14T10:20:00Z" w16du:dateUtc="2024-08-14T00:20:00Z">
                        <w:rPr>
                          <w:rStyle w:val="CommentReference"/>
                          <w:rFonts w:ascii="Calibri" w:eastAsia="Calibri" w:hAnsi="Calibri" w:cs="Calibri"/>
                          <w:color w:val="000000" w:themeColor="text1"/>
                          <w:sz w:val="20"/>
                          <w:szCs w:val="20"/>
                        </w:rPr>
                      </w:rPrChange>
                    </w:rPr>
                    <w:commentReference w:id="5595"/>
                  </w:r>
                  <w:commentRangeEnd w:id="5596"/>
                  <w:r w:rsidRPr="0064023A">
                    <w:rPr>
                      <w:rStyle w:val="CommentReference"/>
                      <w:rFonts w:ascii="Calibri" w:eastAsia="Calibri" w:hAnsi="Calibri" w:cs="Calibri"/>
                      <w:b/>
                      <w:bCs/>
                      <w:color w:val="000000" w:themeColor="text1"/>
                      <w:sz w:val="20"/>
                      <w:szCs w:val="20"/>
                      <w:rPrChange w:id="5600" w:author="Sue Simnor (EXT Idiom)" w:date="2024-08-14T10:20:00Z" w16du:dateUtc="2024-08-14T00:20:00Z">
                        <w:rPr>
                          <w:rStyle w:val="CommentReference"/>
                          <w:rFonts w:ascii="Calibri" w:eastAsia="Calibri" w:hAnsi="Calibri" w:cs="Calibri"/>
                          <w:color w:val="000000" w:themeColor="text1"/>
                          <w:sz w:val="20"/>
                          <w:szCs w:val="20"/>
                        </w:rPr>
                      </w:rPrChange>
                    </w:rPr>
                    <w:commentReference w:id="5596"/>
                  </w:r>
                  <w:commentRangeEnd w:id="5597"/>
                  <w:r w:rsidRPr="0064023A">
                    <w:rPr>
                      <w:rStyle w:val="CommentReference"/>
                      <w:rFonts w:ascii="Calibri" w:eastAsia="Calibri" w:hAnsi="Calibri" w:cs="Calibri"/>
                      <w:b/>
                      <w:bCs/>
                      <w:color w:val="000000" w:themeColor="text1"/>
                      <w:sz w:val="20"/>
                      <w:szCs w:val="20"/>
                      <w:rPrChange w:id="5601" w:author="Sue Simnor (EXT Idiom)" w:date="2024-08-14T10:20:00Z" w16du:dateUtc="2024-08-14T00:20:00Z">
                        <w:rPr>
                          <w:rStyle w:val="CommentReference"/>
                          <w:rFonts w:ascii="Calibri" w:eastAsia="Calibri" w:hAnsi="Calibri" w:cs="Calibri"/>
                          <w:color w:val="000000" w:themeColor="text1"/>
                          <w:sz w:val="20"/>
                          <w:szCs w:val="20"/>
                        </w:rPr>
                      </w:rPrChange>
                    </w:rPr>
                    <w:commentReference w:id="5597"/>
                  </w:r>
                  <w:commentRangeEnd w:id="5598"/>
                  <w:r w:rsidRPr="0064023A">
                    <w:rPr>
                      <w:rStyle w:val="CommentReference"/>
                      <w:rFonts w:ascii="Calibri" w:eastAsia="Calibri" w:hAnsi="Calibri" w:cs="Calibri"/>
                      <w:b/>
                      <w:bCs/>
                      <w:color w:val="000000" w:themeColor="text1"/>
                      <w:sz w:val="20"/>
                      <w:szCs w:val="20"/>
                      <w:rPrChange w:id="5602" w:author="Sue Simnor (EXT Idiom)" w:date="2024-08-14T10:20:00Z" w16du:dateUtc="2024-08-14T00:20:00Z">
                        <w:rPr>
                          <w:rStyle w:val="CommentReference"/>
                          <w:rFonts w:ascii="Calibri" w:eastAsia="Calibri" w:hAnsi="Calibri" w:cs="Calibri"/>
                          <w:color w:val="000000" w:themeColor="text1"/>
                          <w:sz w:val="20"/>
                          <w:szCs w:val="20"/>
                        </w:rPr>
                      </w:rPrChange>
                    </w:rPr>
                    <w:commentReference w:id="5598"/>
                  </w:r>
                  <w:r w:rsidRPr="0064023A">
                    <w:rPr>
                      <w:rFonts w:ascii="Calibri" w:eastAsia="Calibri" w:hAnsi="Calibri" w:cs="Calibri"/>
                      <w:b/>
                      <w:bCs/>
                      <w:color w:val="000000" w:themeColor="text1"/>
                      <w:sz w:val="20"/>
                      <w:szCs w:val="20"/>
                      <w:rPrChange w:id="5603" w:author="Sue Simnor (EXT Idiom)" w:date="2024-08-14T10:20:00Z" w16du:dateUtc="2024-08-14T00:20:00Z">
                        <w:rPr>
                          <w:rFonts w:ascii="Calibri" w:eastAsia="Calibri" w:hAnsi="Calibri" w:cs="Calibri"/>
                          <w:color w:val="000000" w:themeColor="text1"/>
                          <w:sz w:val="20"/>
                          <w:szCs w:val="20"/>
                        </w:rPr>
                      </w:rPrChange>
                    </w:rPr>
                    <w:t>’Special conditions and important notices’ below.</w:t>
                  </w:r>
                </w:p>
              </w:tc>
            </w:tr>
          </w:tbl>
          <w:p w14:paraId="2FDF5685" w14:textId="77777777" w:rsidR="00ED33E7" w:rsidRPr="004A7594" w:rsidRDefault="00ED33E7" w:rsidP="00ED33E7">
            <w:pPr>
              <w:pStyle w:val="TableHeading2"/>
              <w:spacing w:line="240" w:lineRule="auto"/>
              <w:rPr>
                <w:b w:val="0"/>
                <w:bCs w:val="0"/>
              </w:rPr>
            </w:pPr>
          </w:p>
        </w:tc>
        <w:tc>
          <w:tcPr>
            <w:tcW w:w="1985" w:type="dxa"/>
          </w:tcPr>
          <w:p w14:paraId="63B5500A" w14:textId="697CFD17" w:rsidR="00ED33E7" w:rsidRPr="004A7594" w:rsidRDefault="00ED33E7" w:rsidP="00ED33E7">
            <w:pPr>
              <w:tabs>
                <w:tab w:val="left" w:pos="774"/>
              </w:tabs>
              <w:rPr>
                <w:rFonts w:asciiTheme="minorHAnsi" w:hAnsiTheme="minorHAnsi"/>
                <w:sz w:val="18"/>
                <w:szCs w:val="18"/>
              </w:rPr>
            </w:pPr>
            <w:r w:rsidRPr="004A7594">
              <w:rPr>
                <w:rFonts w:ascii="Calibri" w:eastAsia="Calibri" w:hAnsi="Calibri" w:cs="Calibri"/>
                <w:b/>
                <w:bCs/>
                <w:sz w:val="18"/>
                <w:szCs w:val="18"/>
              </w:rPr>
              <w:t>IF</w:t>
            </w:r>
            <w:r w:rsidRPr="004A7594">
              <w:rPr>
                <w:rFonts w:ascii="Calibri" w:eastAsia="Calibri" w:hAnsi="Calibri" w:cs="Calibri"/>
                <w:sz w:val="18"/>
                <w:szCs w:val="18"/>
              </w:rPr>
              <w:t xml:space="preserve"> </w:t>
            </w:r>
            <w:r w:rsidRPr="004A7594">
              <w:rPr>
                <w:rFonts w:asciiTheme="minorHAnsi" w:hAnsiTheme="minorHAnsi"/>
                <w:sz w:val="18"/>
                <w:szCs w:val="18"/>
              </w:rPr>
              <w:t>&lt;ProductCode&gt; =</w:t>
            </w:r>
          </w:p>
          <w:p w14:paraId="79A91E93" w14:textId="0674672A" w:rsidR="00ED33E7" w:rsidRPr="004A7594" w:rsidRDefault="00ED33E7" w:rsidP="00ED33E7">
            <w:pPr>
              <w:tabs>
                <w:tab w:val="left" w:pos="774"/>
              </w:tabs>
              <w:rPr>
                <w:rFonts w:asciiTheme="minorHAnsi" w:hAnsiTheme="minorHAnsi"/>
                <w:sz w:val="18"/>
                <w:szCs w:val="18"/>
              </w:rPr>
            </w:pPr>
            <w:r w:rsidRPr="004A7594">
              <w:rPr>
                <w:rFonts w:asciiTheme="minorHAnsi" w:hAnsiTheme="minorHAnsi"/>
                <w:sz w:val="18"/>
                <w:szCs w:val="18"/>
              </w:rPr>
              <w:t xml:space="preserve">”Home” </w:t>
            </w:r>
            <w:r w:rsidRPr="004A7594">
              <w:rPr>
                <w:rFonts w:asciiTheme="minorHAnsi" w:hAnsiTheme="minorHAnsi"/>
                <w:b/>
                <w:bCs/>
                <w:sz w:val="18"/>
                <w:szCs w:val="18"/>
              </w:rPr>
              <w:t>OR</w:t>
            </w:r>
            <w:r w:rsidRPr="004A7594">
              <w:rPr>
                <w:rFonts w:asciiTheme="minorHAnsi" w:hAnsiTheme="minorHAnsi"/>
                <w:sz w:val="18"/>
                <w:szCs w:val="18"/>
              </w:rPr>
              <w:t xml:space="preserve"> “Landlord” </w:t>
            </w:r>
            <w:r w:rsidRPr="004A7594">
              <w:rPr>
                <w:rFonts w:asciiTheme="minorHAnsi" w:hAnsiTheme="minorHAnsi"/>
                <w:b/>
                <w:bCs/>
                <w:sz w:val="18"/>
                <w:szCs w:val="18"/>
              </w:rPr>
              <w:t>AND</w:t>
            </w:r>
            <w:r w:rsidRPr="004A7594">
              <w:rPr>
                <w:rFonts w:asciiTheme="minorHAnsi" w:hAnsiTheme="minorHAnsi"/>
                <w:sz w:val="18"/>
                <w:szCs w:val="18"/>
              </w:rPr>
              <w:t xml:space="preserve"> &lt;</w:t>
            </w:r>
            <w:r w:rsidRPr="004A7594">
              <w:rPr>
                <w:rFonts w:asciiTheme="minorHAnsi" w:hAnsiTheme="minorHAnsi"/>
                <w:b/>
                <w:bCs/>
                <w:sz w:val="18"/>
                <w:szCs w:val="18"/>
              </w:rPr>
              <w:t>UnderConstructionCode</w:t>
            </w:r>
            <w:r w:rsidRPr="004A7594">
              <w:rPr>
                <w:rFonts w:asciiTheme="minorHAnsi" w:hAnsiTheme="minorHAnsi"/>
                <w:sz w:val="18"/>
                <w:szCs w:val="18"/>
              </w:rPr>
              <w:t>&gt;= “1|UnderConstructionYes”</w:t>
            </w:r>
            <w:r w:rsidRPr="004A7594" w:rsidDel="00ED63CF">
              <w:rPr>
                <w:rFonts w:asciiTheme="minorHAnsi" w:hAnsiTheme="minorHAnsi"/>
                <w:sz w:val="18"/>
                <w:szCs w:val="18"/>
              </w:rPr>
              <w:t xml:space="preserve"> </w:t>
            </w:r>
            <w:r w:rsidRPr="004A7594">
              <w:rPr>
                <w:rFonts w:asciiTheme="minorHAnsi" w:hAnsiTheme="minorHAnsi"/>
                <w:b/>
                <w:bCs/>
                <w:sz w:val="18"/>
                <w:szCs w:val="18"/>
              </w:rPr>
              <w:t>THEN</w:t>
            </w:r>
            <w:r w:rsidRPr="004A7594">
              <w:rPr>
                <w:rFonts w:asciiTheme="minorHAnsi" w:hAnsiTheme="minorHAnsi"/>
                <w:sz w:val="18"/>
                <w:szCs w:val="18"/>
              </w:rPr>
              <w:t xml:space="preserve"> display</w:t>
            </w:r>
          </w:p>
          <w:p w14:paraId="2606F765" w14:textId="0E3ACCA4" w:rsidR="00ED33E7" w:rsidRPr="004A7594" w:rsidRDefault="00ED33E7" w:rsidP="00ED33E7">
            <w:pPr>
              <w:tabs>
                <w:tab w:val="left" w:pos="774"/>
              </w:tabs>
              <w:rPr>
                <w:rFonts w:ascii="Calibri" w:eastAsia="Calibri" w:hAnsi="Calibri" w:cs="Calibri"/>
                <w:b/>
                <w:bCs/>
                <w:color w:val="000000" w:themeColor="text1"/>
                <w:sz w:val="18"/>
                <w:szCs w:val="18"/>
              </w:rPr>
            </w:pPr>
            <w:r w:rsidRPr="004A7594">
              <w:rPr>
                <w:rFonts w:asciiTheme="minorHAnsi" w:hAnsiTheme="minorHAnsi"/>
                <w:b/>
                <w:bCs/>
                <w:sz w:val="18"/>
                <w:szCs w:val="18"/>
              </w:rPr>
              <w:t>ELSEIF</w:t>
            </w:r>
          </w:p>
        </w:tc>
        <w:tc>
          <w:tcPr>
            <w:tcW w:w="1701" w:type="dxa"/>
          </w:tcPr>
          <w:p w14:paraId="7F423C6D" w14:textId="77777777" w:rsidR="00ED33E7" w:rsidRPr="004A7594" w:rsidRDefault="00ED33E7" w:rsidP="00ED33E7">
            <w:pPr>
              <w:spacing w:after="120"/>
              <w:rPr>
                <w:rFonts w:asciiTheme="minorHAnsi" w:hAnsiTheme="minorHAnsi" w:cstheme="minorHAnsi"/>
                <w:color w:val="000000"/>
                <w:sz w:val="20"/>
                <w:szCs w:val="20"/>
              </w:rPr>
            </w:pPr>
            <w:r w:rsidRPr="004A7594">
              <w:rPr>
                <w:rFonts w:asciiTheme="minorHAnsi" w:hAnsiTheme="minorHAnsi" w:cstheme="minorHAnsi"/>
                <w:color w:val="000000"/>
                <w:sz w:val="20"/>
                <w:szCs w:val="20"/>
              </w:rPr>
              <w:t>Column 1 text:</w:t>
            </w:r>
          </w:p>
          <w:p w14:paraId="2B152F24" w14:textId="77777777" w:rsidR="00ED33E7" w:rsidRPr="004A7594" w:rsidRDefault="00ED33E7" w:rsidP="00ED33E7">
            <w:pPr>
              <w:spacing w:after="120"/>
              <w:rPr>
                <w:rFonts w:asciiTheme="minorHAnsi" w:hAnsiTheme="minorHAnsi" w:cstheme="minorHAnsi"/>
                <w:color w:val="000000"/>
                <w:sz w:val="20"/>
                <w:szCs w:val="20"/>
              </w:rPr>
            </w:pPr>
            <w:r w:rsidRPr="004A7594">
              <w:rPr>
                <w:rFonts w:asciiTheme="minorHAnsi" w:hAnsiTheme="minorHAnsi" w:cstheme="minorHAnsi"/>
                <w:color w:val="000000"/>
                <w:sz w:val="20"/>
                <w:szCs w:val="20"/>
              </w:rPr>
              <w:t xml:space="preserve">Bodycopy_COI </w:t>
            </w:r>
          </w:p>
          <w:p w14:paraId="66BE3033" w14:textId="77777777" w:rsidR="00ED33E7" w:rsidRPr="004A7594" w:rsidRDefault="00ED33E7" w:rsidP="00ED33E7">
            <w:pPr>
              <w:spacing w:after="120"/>
              <w:rPr>
                <w:rFonts w:asciiTheme="minorHAnsi" w:hAnsiTheme="minorHAnsi" w:cstheme="minorHAnsi"/>
                <w:color w:val="000000"/>
                <w:sz w:val="20"/>
                <w:szCs w:val="20"/>
              </w:rPr>
            </w:pPr>
            <w:r w:rsidRPr="004A7594">
              <w:rPr>
                <w:rFonts w:asciiTheme="minorHAnsi" w:hAnsiTheme="minorHAnsi" w:cstheme="minorHAnsi"/>
                <w:color w:val="000000"/>
                <w:sz w:val="20"/>
                <w:szCs w:val="20"/>
              </w:rPr>
              <w:t>Column 2 text:</w:t>
            </w:r>
          </w:p>
          <w:p w14:paraId="744DB7AD" w14:textId="246B4ADC" w:rsidR="00ED33E7" w:rsidRPr="004A7594" w:rsidRDefault="00ED33E7" w:rsidP="00ED33E7">
            <w:pPr>
              <w:tabs>
                <w:tab w:val="left" w:pos="1800"/>
              </w:tabs>
              <w:rPr>
                <w:rFonts w:asciiTheme="minorHAnsi" w:hAnsiTheme="minorHAnsi" w:cstheme="minorHAnsi"/>
                <w:b/>
                <w:sz w:val="20"/>
              </w:rPr>
            </w:pPr>
            <w:r w:rsidRPr="004A7594">
              <w:rPr>
                <w:rFonts w:asciiTheme="minorHAnsi" w:hAnsiTheme="minorHAnsi" w:cstheme="minorHAnsi"/>
                <w:color w:val="000000"/>
                <w:sz w:val="20"/>
                <w:szCs w:val="20"/>
              </w:rPr>
              <w:t>Table_Bullet_1_COI</w:t>
            </w:r>
          </w:p>
        </w:tc>
      </w:tr>
      <w:tr w:rsidR="00ED33E7" w:rsidRPr="00720F8E" w14:paraId="651FC034" w14:textId="77777777" w:rsidTr="009E32DB">
        <w:trPr>
          <w:cantSplit/>
        </w:trPr>
        <w:tc>
          <w:tcPr>
            <w:tcW w:w="846" w:type="dxa"/>
          </w:tcPr>
          <w:p w14:paraId="15B56E1A" w14:textId="18702475" w:rsidR="00ED33E7" w:rsidRPr="002D0DD6" w:rsidRDefault="00ED33E7" w:rsidP="00ED33E7">
            <w:pPr>
              <w:tabs>
                <w:tab w:val="left" w:pos="1800"/>
              </w:tabs>
              <w:rPr>
                <w:rFonts w:asciiTheme="minorHAnsi" w:hAnsiTheme="minorHAnsi" w:cstheme="minorHAnsi"/>
                <w:b/>
                <w:strike/>
                <w:sz w:val="20"/>
                <w:highlight w:val="cyan"/>
                <w:rPrChange w:id="5604" w:author="Sue Simnor (EXT Idiom)" w:date="2024-08-13T18:05:00Z" w16du:dateUtc="2024-08-13T08:05:00Z">
                  <w:rPr>
                    <w:rFonts w:asciiTheme="minorHAnsi" w:hAnsiTheme="minorHAnsi" w:cstheme="minorHAnsi"/>
                    <w:b/>
                    <w:strike/>
                    <w:sz w:val="20"/>
                    <w:highlight w:val="yellow"/>
                  </w:rPr>
                </w:rPrChange>
              </w:rPr>
            </w:pPr>
            <w:r w:rsidRPr="002D0DD6">
              <w:rPr>
                <w:rFonts w:asciiTheme="minorHAnsi" w:hAnsiTheme="minorHAnsi" w:cstheme="minorHAnsi"/>
                <w:bCs/>
                <w:sz w:val="20"/>
                <w:highlight w:val="cyan"/>
                <w:rPrChange w:id="5605" w:author="Sue Simnor (EXT Idiom)" w:date="2024-08-13T18:05:00Z" w16du:dateUtc="2024-08-13T08:05:00Z">
                  <w:rPr>
                    <w:rFonts w:asciiTheme="minorHAnsi" w:hAnsiTheme="minorHAnsi" w:cstheme="minorHAnsi"/>
                    <w:bCs/>
                    <w:sz w:val="20"/>
                  </w:rPr>
                </w:rPrChange>
              </w:rPr>
              <w:t>AYP 9-</w:t>
            </w:r>
            <w:ins w:id="5606" w:author="sam sehgal" w:date="2024-10-14T15:54:00Z" w16du:dateUtc="2024-10-14T04:54:00Z">
              <w:r>
                <w:rPr>
                  <w:rFonts w:asciiTheme="minorHAnsi" w:hAnsiTheme="minorHAnsi" w:cstheme="minorHAnsi"/>
                  <w:bCs/>
                  <w:sz w:val="20"/>
                  <w:highlight w:val="cyan"/>
                </w:rPr>
                <w:t>7</w:t>
              </w:r>
            </w:ins>
            <w:del w:id="5607" w:author="sam sehgal" w:date="2024-10-14T15:54:00Z" w16du:dateUtc="2024-10-14T04:54:00Z">
              <w:r w:rsidRPr="002D0DD6" w:rsidDel="00DB2724">
                <w:rPr>
                  <w:rFonts w:asciiTheme="minorHAnsi" w:hAnsiTheme="minorHAnsi" w:cstheme="minorHAnsi"/>
                  <w:bCs/>
                  <w:sz w:val="20"/>
                  <w:highlight w:val="cyan"/>
                  <w:rPrChange w:id="5608" w:author="Sue Simnor (EXT Idiom)" w:date="2024-08-13T18:05:00Z" w16du:dateUtc="2024-08-13T08:05:00Z">
                    <w:rPr>
                      <w:rFonts w:asciiTheme="minorHAnsi" w:hAnsiTheme="minorHAnsi" w:cstheme="minorHAnsi"/>
                      <w:bCs/>
                      <w:sz w:val="20"/>
                    </w:rPr>
                  </w:rPrChange>
                </w:rPr>
                <w:delText>6</w:delText>
              </w:r>
            </w:del>
          </w:p>
        </w:tc>
        <w:tc>
          <w:tcPr>
            <w:tcW w:w="1701" w:type="dxa"/>
          </w:tcPr>
          <w:p w14:paraId="62DDD5C1" w14:textId="77777777" w:rsidR="00ED33E7" w:rsidRPr="002D0DD6" w:rsidRDefault="00ED33E7" w:rsidP="00ED33E7">
            <w:pPr>
              <w:tabs>
                <w:tab w:val="left" w:pos="1800"/>
              </w:tabs>
              <w:rPr>
                <w:rFonts w:ascii="Arial" w:hAnsi="Arial"/>
                <w:sz w:val="18"/>
                <w:szCs w:val="18"/>
                <w:highlight w:val="cyan"/>
                <w:rPrChange w:id="5609" w:author="Sue Simnor (EXT Idiom)" w:date="2024-08-13T18:05:00Z" w16du:dateUtc="2024-08-13T08:05:00Z">
                  <w:rPr>
                    <w:rFonts w:ascii="Arial" w:hAnsi="Arial"/>
                    <w:sz w:val="18"/>
                    <w:szCs w:val="18"/>
                  </w:rPr>
                </w:rPrChange>
              </w:rPr>
            </w:pPr>
            <w:r w:rsidRPr="002D0DD6">
              <w:rPr>
                <w:rFonts w:ascii="Arial" w:hAnsi="Arial"/>
                <w:sz w:val="18"/>
                <w:szCs w:val="18"/>
                <w:highlight w:val="cyan"/>
                <w:rPrChange w:id="5610" w:author="Sue Simnor (EXT Idiom)" w:date="2024-08-13T18:05:00Z" w16du:dateUtc="2024-08-13T08:05:00Z">
                  <w:rPr>
                    <w:rFonts w:ascii="Arial" w:hAnsi="Arial"/>
                    <w:sz w:val="18"/>
                    <w:szCs w:val="18"/>
                  </w:rPr>
                </w:rPrChange>
              </w:rPr>
              <w:t>&lt;ProductCode&gt;</w:t>
            </w:r>
          </w:p>
          <w:p w14:paraId="6C4DA31D" w14:textId="735E3C14" w:rsidR="00ED33E7" w:rsidRPr="002D0DD6" w:rsidRDefault="00ED33E7" w:rsidP="00ED33E7">
            <w:pPr>
              <w:tabs>
                <w:tab w:val="left" w:pos="1800"/>
              </w:tabs>
              <w:rPr>
                <w:rFonts w:ascii="Arial" w:hAnsi="Arial"/>
                <w:strike/>
                <w:sz w:val="22"/>
                <w:szCs w:val="22"/>
                <w:highlight w:val="cyan"/>
                <w:rPrChange w:id="5611" w:author="Sue Simnor (EXT Idiom)" w:date="2024-08-13T18:05:00Z" w16du:dateUtc="2024-08-13T08:05:00Z">
                  <w:rPr>
                    <w:rFonts w:ascii="Arial" w:hAnsi="Arial"/>
                    <w:strike/>
                    <w:sz w:val="22"/>
                    <w:szCs w:val="22"/>
                    <w:highlight w:val="yellow"/>
                  </w:rPr>
                </w:rPrChange>
              </w:rPr>
            </w:pPr>
            <w:r w:rsidRPr="002D0DD6">
              <w:rPr>
                <w:rFonts w:ascii="Arial" w:hAnsi="Arial"/>
                <w:sz w:val="18"/>
                <w:szCs w:val="18"/>
                <w:highlight w:val="cyan"/>
                <w:rPrChange w:id="5612" w:author="Sue Simnor (EXT Idiom)" w:date="2024-08-13T18:05:00Z" w16du:dateUtc="2024-08-13T08:05:00Z">
                  <w:rPr>
                    <w:rFonts w:ascii="Arial" w:hAnsi="Arial"/>
                    <w:sz w:val="18"/>
                    <w:szCs w:val="18"/>
                  </w:rPr>
                </w:rPrChange>
              </w:rPr>
              <w:t>&lt;UnderConstructionCode&gt;</w:t>
            </w:r>
          </w:p>
        </w:tc>
        <w:tc>
          <w:tcPr>
            <w:tcW w:w="8363" w:type="dxa"/>
          </w:tcPr>
          <w:tbl>
            <w:tblPr>
              <w:tblpPr w:leftFromText="180" w:rightFromText="180" w:vertAnchor="page" w:horzAnchor="margin" w:tblpY="191"/>
              <w:tblOverlap w:val="never"/>
              <w:tblW w:w="8328" w:type="dxa"/>
              <w:tblBorders>
                <w:bottom w:val="single" w:sz="4" w:space="0" w:color="auto"/>
              </w:tblBorders>
              <w:tblLayout w:type="fixed"/>
              <w:tblLook w:val="04A0" w:firstRow="1" w:lastRow="0" w:firstColumn="1" w:lastColumn="0" w:noHBand="0" w:noVBand="1"/>
              <w:tblPrChange w:id="5613" w:author="Sue Simnor (EXT Idiom)" w:date="2024-08-07T11:27:00Z" w16du:dateUtc="2024-08-07T01:27:00Z">
                <w:tblPr>
                  <w:tblpPr w:leftFromText="180" w:rightFromText="180" w:vertAnchor="page" w:horzAnchor="margin" w:tblpY="191"/>
                  <w:tblOverlap w:val="never"/>
                  <w:tblW w:w="8795" w:type="dxa"/>
                  <w:tblBorders>
                    <w:bottom w:val="single" w:sz="4" w:space="0" w:color="auto"/>
                  </w:tblBorders>
                  <w:tblLayout w:type="fixed"/>
                  <w:tblLook w:val="04A0" w:firstRow="1" w:lastRow="0" w:firstColumn="1" w:lastColumn="0" w:noHBand="0" w:noVBand="1"/>
                </w:tblPr>
              </w:tblPrChange>
            </w:tblPr>
            <w:tblGrid>
              <w:gridCol w:w="2441"/>
              <w:gridCol w:w="5887"/>
              <w:tblGridChange w:id="5614">
                <w:tblGrid>
                  <w:gridCol w:w="2441"/>
                  <w:gridCol w:w="137"/>
                  <w:gridCol w:w="5750"/>
                  <w:gridCol w:w="467"/>
                </w:tblGrid>
              </w:tblGridChange>
            </w:tblGrid>
            <w:tr w:rsidR="00ED33E7" w:rsidRPr="002D0DD6" w14:paraId="464F360E" w14:textId="77777777" w:rsidTr="006F4199">
              <w:trPr>
                <w:trHeight w:val="280"/>
                <w:trPrChange w:id="5615" w:author="Sue Simnor (EXT Idiom)" w:date="2024-08-07T11:27:00Z" w16du:dateUtc="2024-08-07T01:27:00Z">
                  <w:trPr>
                    <w:trHeight w:val="263"/>
                  </w:trPr>
                </w:trPrChange>
              </w:trPr>
              <w:tc>
                <w:tcPr>
                  <w:tcW w:w="2441" w:type="dxa"/>
                  <w:noWrap/>
                  <w:vAlign w:val="center"/>
                  <w:hideMark/>
                  <w:tcPrChange w:id="5616" w:author="Sue Simnor (EXT Idiom)" w:date="2024-08-07T11:27:00Z" w16du:dateUtc="2024-08-07T01:27:00Z">
                    <w:tcPr>
                      <w:tcW w:w="2578" w:type="dxa"/>
                      <w:gridSpan w:val="2"/>
                      <w:noWrap/>
                      <w:vAlign w:val="center"/>
                      <w:hideMark/>
                    </w:tcPr>
                  </w:tcPrChange>
                </w:tcPr>
                <w:p w14:paraId="24A9C073" w14:textId="77777777" w:rsidR="00ED33E7" w:rsidRPr="002D0DD6" w:rsidRDefault="00ED33E7" w:rsidP="00ED33E7">
                  <w:pPr>
                    <w:pStyle w:val="BodycopyCOI"/>
                    <w:rPr>
                      <w:highlight w:val="cyan"/>
                      <w:rPrChange w:id="5617" w:author="Sue Simnor (EXT Idiom)" w:date="2024-08-13T18:05:00Z" w16du:dateUtc="2024-08-13T08:05:00Z">
                        <w:rPr/>
                      </w:rPrChange>
                    </w:rPr>
                  </w:pPr>
                  <w:commentRangeStart w:id="5618"/>
                  <w:commentRangeStart w:id="5619"/>
                  <w:r w:rsidRPr="002D0DD6">
                    <w:rPr>
                      <w:highlight w:val="cyan"/>
                      <w:rPrChange w:id="5620" w:author="Sue Simnor (EXT Idiom)" w:date="2024-08-13T18:05:00Z" w16du:dateUtc="2024-08-13T08:05:00Z">
                        <w:rPr/>
                      </w:rPrChange>
                    </w:rPr>
                    <w:t>You confirm that:</w:t>
                  </w:r>
                  <w:commentRangeEnd w:id="5618"/>
                  <w:r w:rsidRPr="002D0DD6">
                    <w:rPr>
                      <w:rStyle w:val="CommentReference"/>
                      <w:sz w:val="18"/>
                      <w:szCs w:val="18"/>
                      <w:highlight w:val="cyan"/>
                      <w:rPrChange w:id="5621" w:author="Sue Simnor (EXT Idiom)" w:date="2024-08-13T18:05:00Z" w16du:dateUtc="2024-08-13T08:05:00Z">
                        <w:rPr>
                          <w:rStyle w:val="CommentReference"/>
                          <w:sz w:val="18"/>
                          <w:szCs w:val="18"/>
                        </w:rPr>
                      </w:rPrChange>
                    </w:rPr>
                    <w:commentReference w:id="5618"/>
                  </w:r>
                  <w:commentRangeEnd w:id="5619"/>
                  <w:r w:rsidRPr="002D0DD6">
                    <w:rPr>
                      <w:rStyle w:val="CommentReference"/>
                      <w:sz w:val="18"/>
                      <w:szCs w:val="18"/>
                      <w:highlight w:val="cyan"/>
                      <w:rPrChange w:id="5622" w:author="Sue Simnor (EXT Idiom)" w:date="2024-08-13T18:05:00Z" w16du:dateUtc="2024-08-13T08:05:00Z">
                        <w:rPr>
                          <w:rStyle w:val="CommentReference"/>
                          <w:sz w:val="18"/>
                          <w:szCs w:val="18"/>
                        </w:rPr>
                      </w:rPrChange>
                    </w:rPr>
                    <w:commentReference w:id="5619"/>
                  </w:r>
                </w:p>
              </w:tc>
              <w:tc>
                <w:tcPr>
                  <w:tcW w:w="5887" w:type="dxa"/>
                  <w:noWrap/>
                  <w:vAlign w:val="center"/>
                  <w:hideMark/>
                  <w:tcPrChange w:id="5623" w:author="Sue Simnor (EXT Idiom)" w:date="2024-08-07T11:27:00Z" w16du:dateUtc="2024-08-07T01:27:00Z">
                    <w:tcPr>
                      <w:tcW w:w="6217" w:type="dxa"/>
                      <w:gridSpan w:val="2"/>
                      <w:noWrap/>
                      <w:vAlign w:val="center"/>
                      <w:hideMark/>
                    </w:tcPr>
                  </w:tcPrChange>
                </w:tcPr>
                <w:p w14:paraId="1F48C8E2" w14:textId="66679BBF" w:rsidR="00ED33E7" w:rsidRPr="0064023A" w:rsidRDefault="00ED33E7" w:rsidP="00ED33E7">
                  <w:pPr>
                    <w:pStyle w:val="ListParagraph"/>
                    <w:tabs>
                      <w:tab w:val="left" w:pos="774"/>
                    </w:tabs>
                    <w:spacing w:before="80" w:after="80"/>
                    <w:rPr>
                      <w:b/>
                      <w:bCs/>
                      <w:sz w:val="20"/>
                      <w:szCs w:val="20"/>
                      <w:highlight w:val="cyan"/>
                      <w:rPrChange w:id="5624" w:author="Sue Simnor (EXT Idiom)" w:date="2024-08-14T10:20:00Z" w16du:dateUtc="2024-08-14T00:20:00Z">
                        <w:rPr>
                          <w:b/>
                          <w:bCs/>
                          <w:sz w:val="20"/>
                          <w:szCs w:val="20"/>
                        </w:rPr>
                      </w:rPrChange>
                    </w:rPr>
                  </w:pPr>
                  <w:r w:rsidRPr="0064023A">
                    <w:rPr>
                      <w:rFonts w:ascii="Calibri" w:eastAsia="Calibri" w:hAnsi="Calibri" w:cs="Calibri"/>
                      <w:b/>
                      <w:bCs/>
                      <w:color w:val="000000" w:themeColor="text1"/>
                      <w:sz w:val="20"/>
                      <w:szCs w:val="20"/>
                      <w:highlight w:val="cyan"/>
                      <w:rPrChange w:id="5625" w:author="Sue Simnor (EXT Idiom)" w:date="2024-08-14T10:20:00Z" w16du:dateUtc="2024-08-14T00:20:00Z">
                        <w:rPr>
                          <w:rFonts w:ascii="Calibri" w:eastAsia="Calibri" w:hAnsi="Calibri" w:cs="Calibri"/>
                          <w:color w:val="000000" w:themeColor="text1"/>
                          <w:sz w:val="20"/>
                          <w:szCs w:val="20"/>
                        </w:rPr>
                      </w:rPrChange>
                    </w:rPr>
                    <w:t>your home will be renovated. When you carry out building alterations, renovations or additions the cover under this policy is restricted. See section ’Special conditions and important notices’ below.</w:t>
                  </w:r>
                </w:p>
              </w:tc>
            </w:tr>
          </w:tbl>
          <w:p w14:paraId="7977728D" w14:textId="77777777" w:rsidR="00ED33E7" w:rsidRPr="002D0DD6" w:rsidRDefault="00ED33E7" w:rsidP="00ED33E7">
            <w:pPr>
              <w:pStyle w:val="TableHeading2"/>
              <w:spacing w:line="240" w:lineRule="auto"/>
              <w:rPr>
                <w:b w:val="0"/>
                <w:bCs w:val="0"/>
                <w:strike/>
                <w:highlight w:val="cyan"/>
                <w:rPrChange w:id="5626" w:author="Sue Simnor (EXT Idiom)" w:date="2024-08-13T18:05:00Z" w16du:dateUtc="2024-08-13T08:05:00Z">
                  <w:rPr>
                    <w:b w:val="0"/>
                    <w:bCs w:val="0"/>
                    <w:strike/>
                  </w:rPr>
                </w:rPrChange>
              </w:rPr>
            </w:pPr>
          </w:p>
        </w:tc>
        <w:tc>
          <w:tcPr>
            <w:tcW w:w="1985" w:type="dxa"/>
          </w:tcPr>
          <w:p w14:paraId="75D8AA00" w14:textId="77777777" w:rsidR="00ED33E7" w:rsidRPr="002D0DD6" w:rsidRDefault="00ED33E7" w:rsidP="00ED33E7">
            <w:pPr>
              <w:tabs>
                <w:tab w:val="left" w:pos="774"/>
              </w:tabs>
              <w:rPr>
                <w:rFonts w:asciiTheme="minorHAnsi" w:hAnsiTheme="minorHAnsi"/>
                <w:sz w:val="18"/>
                <w:szCs w:val="18"/>
                <w:highlight w:val="cyan"/>
                <w:rPrChange w:id="5627" w:author="Sue Simnor (EXT Idiom)" w:date="2024-08-13T18:05:00Z" w16du:dateUtc="2024-08-13T08:05:00Z">
                  <w:rPr>
                    <w:rFonts w:asciiTheme="minorHAnsi" w:hAnsiTheme="minorHAnsi"/>
                    <w:sz w:val="18"/>
                    <w:szCs w:val="18"/>
                  </w:rPr>
                </w:rPrChange>
              </w:rPr>
            </w:pPr>
            <w:r w:rsidRPr="002D0DD6">
              <w:rPr>
                <w:rFonts w:ascii="Calibri" w:eastAsia="Calibri" w:hAnsi="Calibri" w:cs="Calibri"/>
                <w:b/>
                <w:bCs/>
                <w:sz w:val="18"/>
                <w:szCs w:val="18"/>
                <w:highlight w:val="cyan"/>
                <w:rPrChange w:id="5628" w:author="Sue Simnor (EXT Idiom)" w:date="2024-08-13T18:05:00Z" w16du:dateUtc="2024-08-13T08:05:00Z">
                  <w:rPr>
                    <w:rFonts w:ascii="Calibri" w:eastAsia="Calibri" w:hAnsi="Calibri" w:cs="Calibri"/>
                    <w:b/>
                    <w:bCs/>
                    <w:sz w:val="18"/>
                    <w:szCs w:val="18"/>
                  </w:rPr>
                </w:rPrChange>
              </w:rPr>
              <w:t>IF</w:t>
            </w:r>
            <w:r w:rsidRPr="002D0DD6">
              <w:rPr>
                <w:rFonts w:ascii="Calibri" w:eastAsia="Calibri" w:hAnsi="Calibri" w:cs="Calibri"/>
                <w:sz w:val="18"/>
                <w:szCs w:val="18"/>
                <w:highlight w:val="cyan"/>
                <w:rPrChange w:id="5629" w:author="Sue Simnor (EXT Idiom)" w:date="2024-08-13T18:05:00Z" w16du:dateUtc="2024-08-13T08:05:00Z">
                  <w:rPr>
                    <w:rFonts w:ascii="Calibri" w:eastAsia="Calibri" w:hAnsi="Calibri" w:cs="Calibri"/>
                    <w:sz w:val="18"/>
                    <w:szCs w:val="18"/>
                  </w:rPr>
                </w:rPrChange>
              </w:rPr>
              <w:t xml:space="preserve"> </w:t>
            </w:r>
            <w:r w:rsidRPr="002D0DD6">
              <w:rPr>
                <w:rFonts w:asciiTheme="minorHAnsi" w:hAnsiTheme="minorHAnsi"/>
                <w:sz w:val="18"/>
                <w:szCs w:val="18"/>
                <w:highlight w:val="cyan"/>
                <w:rPrChange w:id="5630" w:author="Sue Simnor (EXT Idiom)" w:date="2024-08-13T18:05:00Z" w16du:dateUtc="2024-08-13T08:05:00Z">
                  <w:rPr>
                    <w:rFonts w:asciiTheme="minorHAnsi" w:hAnsiTheme="minorHAnsi"/>
                    <w:sz w:val="18"/>
                    <w:szCs w:val="18"/>
                  </w:rPr>
                </w:rPrChange>
              </w:rPr>
              <w:t>&lt;ProductCode&gt; =</w:t>
            </w:r>
          </w:p>
          <w:p w14:paraId="7D16FB32" w14:textId="14635E5D" w:rsidR="00ED33E7" w:rsidRPr="002D0DD6" w:rsidRDefault="00ED33E7" w:rsidP="00ED33E7">
            <w:pPr>
              <w:tabs>
                <w:tab w:val="left" w:pos="774"/>
              </w:tabs>
              <w:rPr>
                <w:rFonts w:asciiTheme="minorHAnsi" w:hAnsiTheme="minorHAnsi"/>
                <w:sz w:val="18"/>
                <w:szCs w:val="18"/>
                <w:highlight w:val="cyan"/>
                <w:rPrChange w:id="5631" w:author="Sue Simnor (EXT Idiom)" w:date="2024-08-13T18:05:00Z" w16du:dateUtc="2024-08-13T08:05:00Z">
                  <w:rPr>
                    <w:rFonts w:asciiTheme="minorHAnsi" w:hAnsiTheme="minorHAnsi"/>
                    <w:sz w:val="18"/>
                    <w:szCs w:val="18"/>
                  </w:rPr>
                </w:rPrChange>
              </w:rPr>
            </w:pPr>
            <w:r w:rsidRPr="002D0DD6">
              <w:rPr>
                <w:rFonts w:asciiTheme="minorHAnsi" w:hAnsiTheme="minorHAnsi"/>
                <w:sz w:val="18"/>
                <w:szCs w:val="18"/>
                <w:highlight w:val="cyan"/>
                <w:rPrChange w:id="5632" w:author="Sue Simnor (EXT Idiom)" w:date="2024-08-13T18:05:00Z" w16du:dateUtc="2024-08-13T08:05:00Z">
                  <w:rPr>
                    <w:rFonts w:asciiTheme="minorHAnsi" w:hAnsiTheme="minorHAnsi"/>
                    <w:sz w:val="18"/>
                    <w:szCs w:val="18"/>
                  </w:rPr>
                </w:rPrChange>
              </w:rPr>
              <w:t xml:space="preserve">”Home” </w:t>
            </w:r>
            <w:r w:rsidRPr="002D0DD6">
              <w:rPr>
                <w:rFonts w:asciiTheme="minorHAnsi" w:hAnsiTheme="minorHAnsi"/>
                <w:b/>
                <w:bCs/>
                <w:sz w:val="18"/>
                <w:szCs w:val="18"/>
                <w:highlight w:val="cyan"/>
                <w:rPrChange w:id="5633" w:author="Sue Simnor (EXT Idiom)" w:date="2024-08-13T18:05:00Z" w16du:dateUtc="2024-08-13T08:05:00Z">
                  <w:rPr>
                    <w:rFonts w:asciiTheme="minorHAnsi" w:hAnsiTheme="minorHAnsi"/>
                    <w:b/>
                    <w:bCs/>
                    <w:sz w:val="18"/>
                    <w:szCs w:val="18"/>
                  </w:rPr>
                </w:rPrChange>
              </w:rPr>
              <w:t>OR</w:t>
            </w:r>
            <w:r w:rsidRPr="002D0DD6">
              <w:rPr>
                <w:rFonts w:asciiTheme="minorHAnsi" w:hAnsiTheme="minorHAnsi"/>
                <w:sz w:val="18"/>
                <w:szCs w:val="18"/>
                <w:highlight w:val="cyan"/>
                <w:rPrChange w:id="5634" w:author="Sue Simnor (EXT Idiom)" w:date="2024-08-13T18:05:00Z" w16du:dateUtc="2024-08-13T08:05:00Z">
                  <w:rPr>
                    <w:rFonts w:asciiTheme="minorHAnsi" w:hAnsiTheme="minorHAnsi"/>
                    <w:sz w:val="18"/>
                    <w:szCs w:val="18"/>
                  </w:rPr>
                </w:rPrChange>
              </w:rPr>
              <w:t xml:space="preserve"> “Landlord” </w:t>
            </w:r>
            <w:r w:rsidRPr="002D0DD6">
              <w:rPr>
                <w:rFonts w:asciiTheme="minorHAnsi" w:hAnsiTheme="minorHAnsi"/>
                <w:b/>
                <w:bCs/>
                <w:sz w:val="18"/>
                <w:szCs w:val="18"/>
                <w:highlight w:val="cyan"/>
                <w:rPrChange w:id="5635" w:author="Sue Simnor (EXT Idiom)" w:date="2024-08-13T18:05:00Z" w16du:dateUtc="2024-08-13T08:05:00Z">
                  <w:rPr>
                    <w:rFonts w:asciiTheme="minorHAnsi" w:hAnsiTheme="minorHAnsi"/>
                    <w:b/>
                    <w:bCs/>
                    <w:sz w:val="18"/>
                    <w:szCs w:val="18"/>
                  </w:rPr>
                </w:rPrChange>
              </w:rPr>
              <w:t>AND</w:t>
            </w:r>
            <w:r w:rsidRPr="002D0DD6">
              <w:rPr>
                <w:rFonts w:asciiTheme="minorHAnsi" w:hAnsiTheme="minorHAnsi"/>
                <w:sz w:val="18"/>
                <w:szCs w:val="18"/>
                <w:highlight w:val="cyan"/>
                <w:rPrChange w:id="5636" w:author="Sue Simnor (EXT Idiom)" w:date="2024-08-13T18:05:00Z" w16du:dateUtc="2024-08-13T08:05:00Z">
                  <w:rPr>
                    <w:rFonts w:asciiTheme="minorHAnsi" w:hAnsiTheme="minorHAnsi"/>
                    <w:sz w:val="18"/>
                    <w:szCs w:val="18"/>
                  </w:rPr>
                </w:rPrChange>
              </w:rPr>
              <w:t xml:space="preserve"> &lt;</w:t>
            </w:r>
            <w:r w:rsidRPr="002D0DD6">
              <w:rPr>
                <w:rFonts w:asciiTheme="minorHAnsi" w:hAnsiTheme="minorHAnsi"/>
                <w:b/>
                <w:bCs/>
                <w:sz w:val="18"/>
                <w:szCs w:val="18"/>
                <w:highlight w:val="cyan"/>
                <w:rPrChange w:id="5637" w:author="Sue Simnor (EXT Idiom)" w:date="2024-08-13T18:05:00Z" w16du:dateUtc="2024-08-13T08:05:00Z">
                  <w:rPr>
                    <w:rFonts w:asciiTheme="minorHAnsi" w:hAnsiTheme="minorHAnsi"/>
                    <w:b/>
                    <w:bCs/>
                    <w:sz w:val="18"/>
                    <w:szCs w:val="18"/>
                  </w:rPr>
                </w:rPrChange>
              </w:rPr>
              <w:t>UnderConstructionCode</w:t>
            </w:r>
            <w:r w:rsidRPr="002D0DD6">
              <w:rPr>
                <w:rFonts w:asciiTheme="minorHAnsi" w:hAnsiTheme="minorHAnsi"/>
                <w:sz w:val="18"/>
                <w:szCs w:val="18"/>
                <w:highlight w:val="cyan"/>
                <w:rPrChange w:id="5638" w:author="Sue Simnor (EXT Idiom)" w:date="2024-08-13T18:05:00Z" w16du:dateUtc="2024-08-13T08:05:00Z">
                  <w:rPr>
                    <w:rFonts w:asciiTheme="minorHAnsi" w:hAnsiTheme="minorHAnsi"/>
                    <w:sz w:val="18"/>
                    <w:szCs w:val="18"/>
                  </w:rPr>
                </w:rPrChange>
              </w:rPr>
              <w:t>&gt;= “3|YesCommencedBeforeMigrationMigrationOnly”</w:t>
            </w:r>
          </w:p>
          <w:p w14:paraId="4C14CC00" w14:textId="031CE477" w:rsidR="00ED33E7" w:rsidRPr="002D0DD6" w:rsidRDefault="00ED33E7" w:rsidP="00ED33E7">
            <w:pPr>
              <w:tabs>
                <w:tab w:val="left" w:pos="774"/>
              </w:tabs>
              <w:rPr>
                <w:rFonts w:asciiTheme="minorHAnsi" w:hAnsiTheme="minorHAnsi"/>
                <w:sz w:val="18"/>
                <w:szCs w:val="18"/>
                <w:highlight w:val="cyan"/>
                <w:rPrChange w:id="5639" w:author="Sue Simnor (EXT Idiom)" w:date="2024-08-13T18:05:00Z" w16du:dateUtc="2024-08-13T08:05:00Z">
                  <w:rPr>
                    <w:rFonts w:asciiTheme="minorHAnsi" w:hAnsiTheme="minorHAnsi"/>
                    <w:sz w:val="18"/>
                    <w:szCs w:val="18"/>
                  </w:rPr>
                </w:rPrChange>
              </w:rPr>
            </w:pPr>
            <w:r w:rsidRPr="002D0DD6">
              <w:rPr>
                <w:rFonts w:asciiTheme="minorHAnsi" w:hAnsiTheme="minorHAnsi"/>
                <w:b/>
                <w:bCs/>
                <w:sz w:val="18"/>
                <w:szCs w:val="18"/>
                <w:highlight w:val="cyan"/>
                <w:rPrChange w:id="5640" w:author="Sue Simnor (EXT Idiom)" w:date="2024-08-13T18:05:00Z" w16du:dateUtc="2024-08-13T08:05:00Z">
                  <w:rPr>
                    <w:rFonts w:asciiTheme="minorHAnsi" w:hAnsiTheme="minorHAnsi"/>
                    <w:b/>
                    <w:bCs/>
                    <w:sz w:val="18"/>
                    <w:szCs w:val="18"/>
                  </w:rPr>
                </w:rPrChange>
              </w:rPr>
              <w:t>THEN</w:t>
            </w:r>
            <w:r w:rsidRPr="002D0DD6">
              <w:rPr>
                <w:rFonts w:asciiTheme="minorHAnsi" w:hAnsiTheme="minorHAnsi"/>
                <w:sz w:val="18"/>
                <w:szCs w:val="18"/>
                <w:highlight w:val="cyan"/>
                <w:rPrChange w:id="5641" w:author="Sue Simnor (EXT Idiom)" w:date="2024-08-13T18:05:00Z" w16du:dateUtc="2024-08-13T08:05:00Z">
                  <w:rPr>
                    <w:rFonts w:asciiTheme="minorHAnsi" w:hAnsiTheme="minorHAnsi"/>
                    <w:sz w:val="18"/>
                    <w:szCs w:val="18"/>
                  </w:rPr>
                </w:rPrChange>
              </w:rPr>
              <w:t xml:space="preserve"> display </w:t>
            </w:r>
          </w:p>
          <w:p w14:paraId="767279BD" w14:textId="5AA13766" w:rsidR="00ED33E7" w:rsidRPr="002D0DD6" w:rsidRDefault="00ED33E7" w:rsidP="00ED33E7">
            <w:pPr>
              <w:tabs>
                <w:tab w:val="left" w:pos="774"/>
              </w:tabs>
              <w:rPr>
                <w:rFonts w:asciiTheme="minorHAnsi" w:hAnsiTheme="minorHAnsi"/>
                <w:b/>
                <w:bCs/>
                <w:strike/>
                <w:sz w:val="18"/>
                <w:szCs w:val="18"/>
                <w:highlight w:val="cyan"/>
                <w:rPrChange w:id="5642" w:author="Sue Simnor (EXT Idiom)" w:date="2024-08-13T18:05:00Z" w16du:dateUtc="2024-08-13T08:05:00Z">
                  <w:rPr>
                    <w:rFonts w:asciiTheme="minorHAnsi" w:hAnsiTheme="minorHAnsi"/>
                    <w:b/>
                    <w:bCs/>
                    <w:strike/>
                    <w:sz w:val="18"/>
                    <w:szCs w:val="18"/>
                  </w:rPr>
                </w:rPrChange>
              </w:rPr>
            </w:pPr>
            <w:r w:rsidRPr="002D0DD6">
              <w:rPr>
                <w:rFonts w:asciiTheme="minorHAnsi" w:hAnsiTheme="minorHAnsi"/>
                <w:b/>
                <w:bCs/>
                <w:sz w:val="18"/>
                <w:szCs w:val="18"/>
                <w:highlight w:val="cyan"/>
                <w:rPrChange w:id="5643" w:author="Sue Simnor (EXT Idiom)" w:date="2024-08-13T18:05:00Z" w16du:dateUtc="2024-08-13T08:05:00Z">
                  <w:rPr>
                    <w:rFonts w:asciiTheme="minorHAnsi" w:hAnsiTheme="minorHAnsi"/>
                    <w:b/>
                    <w:bCs/>
                    <w:sz w:val="18"/>
                    <w:szCs w:val="18"/>
                  </w:rPr>
                </w:rPrChange>
              </w:rPr>
              <w:t>ENDIF</w:t>
            </w:r>
          </w:p>
        </w:tc>
        <w:tc>
          <w:tcPr>
            <w:tcW w:w="1701" w:type="dxa"/>
          </w:tcPr>
          <w:p w14:paraId="303C0D54" w14:textId="77777777" w:rsidR="00ED33E7" w:rsidRPr="002D0DD6" w:rsidRDefault="00ED33E7" w:rsidP="00ED33E7">
            <w:pPr>
              <w:spacing w:after="120"/>
              <w:rPr>
                <w:rFonts w:asciiTheme="minorHAnsi" w:hAnsiTheme="minorHAnsi" w:cstheme="minorHAnsi"/>
                <w:color w:val="000000"/>
                <w:sz w:val="20"/>
                <w:szCs w:val="20"/>
                <w:highlight w:val="cyan"/>
                <w:rPrChange w:id="5644" w:author="Sue Simnor (EXT Idiom)" w:date="2024-08-13T18:05:00Z" w16du:dateUtc="2024-08-13T08:05:00Z">
                  <w:rPr>
                    <w:rFonts w:asciiTheme="minorHAnsi" w:hAnsiTheme="minorHAnsi" w:cstheme="minorHAnsi"/>
                    <w:color w:val="000000"/>
                    <w:sz w:val="20"/>
                    <w:szCs w:val="20"/>
                  </w:rPr>
                </w:rPrChange>
              </w:rPr>
            </w:pPr>
            <w:r w:rsidRPr="002D0DD6">
              <w:rPr>
                <w:rFonts w:asciiTheme="minorHAnsi" w:hAnsiTheme="minorHAnsi" w:cstheme="minorHAnsi"/>
                <w:color w:val="000000"/>
                <w:sz w:val="20"/>
                <w:szCs w:val="20"/>
                <w:highlight w:val="cyan"/>
                <w:rPrChange w:id="5645" w:author="Sue Simnor (EXT Idiom)" w:date="2024-08-13T18:05:00Z" w16du:dateUtc="2024-08-13T08:05:00Z">
                  <w:rPr>
                    <w:rFonts w:asciiTheme="minorHAnsi" w:hAnsiTheme="minorHAnsi" w:cstheme="minorHAnsi"/>
                    <w:color w:val="000000"/>
                    <w:sz w:val="20"/>
                    <w:szCs w:val="20"/>
                  </w:rPr>
                </w:rPrChange>
              </w:rPr>
              <w:t>Column 1 text:</w:t>
            </w:r>
          </w:p>
          <w:p w14:paraId="0AD813B4" w14:textId="77777777" w:rsidR="00ED33E7" w:rsidRPr="002D0DD6" w:rsidRDefault="00ED33E7" w:rsidP="00ED33E7">
            <w:pPr>
              <w:spacing w:after="120"/>
              <w:rPr>
                <w:rFonts w:asciiTheme="minorHAnsi" w:hAnsiTheme="minorHAnsi" w:cstheme="minorHAnsi"/>
                <w:color w:val="000000"/>
                <w:sz w:val="20"/>
                <w:szCs w:val="20"/>
                <w:highlight w:val="cyan"/>
                <w:rPrChange w:id="5646" w:author="Sue Simnor (EXT Idiom)" w:date="2024-08-13T18:05:00Z" w16du:dateUtc="2024-08-13T08:05:00Z">
                  <w:rPr>
                    <w:rFonts w:asciiTheme="minorHAnsi" w:hAnsiTheme="minorHAnsi" w:cstheme="minorHAnsi"/>
                    <w:color w:val="000000"/>
                    <w:sz w:val="20"/>
                    <w:szCs w:val="20"/>
                  </w:rPr>
                </w:rPrChange>
              </w:rPr>
            </w:pPr>
            <w:r w:rsidRPr="002D0DD6">
              <w:rPr>
                <w:rFonts w:asciiTheme="minorHAnsi" w:hAnsiTheme="minorHAnsi" w:cstheme="minorHAnsi"/>
                <w:color w:val="000000"/>
                <w:sz w:val="20"/>
                <w:szCs w:val="20"/>
                <w:highlight w:val="cyan"/>
                <w:rPrChange w:id="5647" w:author="Sue Simnor (EXT Idiom)" w:date="2024-08-13T18:05:00Z" w16du:dateUtc="2024-08-13T08:05:00Z">
                  <w:rPr>
                    <w:rFonts w:asciiTheme="minorHAnsi" w:hAnsiTheme="minorHAnsi" w:cstheme="minorHAnsi"/>
                    <w:color w:val="000000"/>
                    <w:sz w:val="20"/>
                    <w:szCs w:val="20"/>
                  </w:rPr>
                </w:rPrChange>
              </w:rPr>
              <w:t xml:space="preserve">Bodycopy_COI </w:t>
            </w:r>
          </w:p>
          <w:p w14:paraId="1E789F1C" w14:textId="77777777" w:rsidR="00ED33E7" w:rsidRPr="002D0DD6" w:rsidRDefault="00ED33E7" w:rsidP="00ED33E7">
            <w:pPr>
              <w:spacing w:after="120"/>
              <w:rPr>
                <w:rFonts w:asciiTheme="minorHAnsi" w:hAnsiTheme="minorHAnsi" w:cstheme="minorHAnsi"/>
                <w:color w:val="000000"/>
                <w:sz w:val="20"/>
                <w:szCs w:val="20"/>
                <w:highlight w:val="cyan"/>
                <w:rPrChange w:id="5648" w:author="Sue Simnor (EXT Idiom)" w:date="2024-08-13T18:05:00Z" w16du:dateUtc="2024-08-13T08:05:00Z">
                  <w:rPr>
                    <w:rFonts w:asciiTheme="minorHAnsi" w:hAnsiTheme="minorHAnsi" w:cstheme="minorHAnsi"/>
                    <w:color w:val="000000"/>
                    <w:sz w:val="20"/>
                    <w:szCs w:val="20"/>
                  </w:rPr>
                </w:rPrChange>
              </w:rPr>
            </w:pPr>
            <w:r w:rsidRPr="002D0DD6">
              <w:rPr>
                <w:rFonts w:asciiTheme="minorHAnsi" w:hAnsiTheme="minorHAnsi" w:cstheme="minorHAnsi"/>
                <w:color w:val="000000"/>
                <w:sz w:val="20"/>
                <w:szCs w:val="20"/>
                <w:highlight w:val="cyan"/>
                <w:rPrChange w:id="5649" w:author="Sue Simnor (EXT Idiom)" w:date="2024-08-13T18:05:00Z" w16du:dateUtc="2024-08-13T08:05:00Z">
                  <w:rPr>
                    <w:rFonts w:asciiTheme="minorHAnsi" w:hAnsiTheme="minorHAnsi" w:cstheme="minorHAnsi"/>
                    <w:color w:val="000000"/>
                    <w:sz w:val="20"/>
                    <w:szCs w:val="20"/>
                  </w:rPr>
                </w:rPrChange>
              </w:rPr>
              <w:t>Column 2 text:</w:t>
            </w:r>
          </w:p>
          <w:p w14:paraId="147CA9ED" w14:textId="77777777" w:rsidR="00ED33E7" w:rsidRPr="004A7594" w:rsidRDefault="00ED33E7" w:rsidP="00ED33E7">
            <w:pPr>
              <w:tabs>
                <w:tab w:val="left" w:pos="1800"/>
              </w:tabs>
              <w:rPr>
                <w:rFonts w:asciiTheme="minorHAnsi" w:hAnsiTheme="minorHAnsi" w:cstheme="minorHAnsi"/>
                <w:color w:val="000000"/>
                <w:sz w:val="20"/>
                <w:szCs w:val="20"/>
              </w:rPr>
            </w:pPr>
            <w:r w:rsidRPr="002D0DD6">
              <w:rPr>
                <w:rFonts w:asciiTheme="minorHAnsi" w:hAnsiTheme="minorHAnsi" w:cstheme="minorHAnsi"/>
                <w:color w:val="000000"/>
                <w:sz w:val="20"/>
                <w:szCs w:val="20"/>
                <w:highlight w:val="cyan"/>
                <w:rPrChange w:id="5650" w:author="Sue Simnor (EXT Idiom)" w:date="2024-08-13T18:05:00Z" w16du:dateUtc="2024-08-13T08:05:00Z">
                  <w:rPr>
                    <w:rFonts w:asciiTheme="minorHAnsi" w:hAnsiTheme="minorHAnsi" w:cstheme="minorHAnsi"/>
                    <w:color w:val="000000"/>
                    <w:sz w:val="20"/>
                    <w:szCs w:val="20"/>
                  </w:rPr>
                </w:rPrChange>
              </w:rPr>
              <w:t>Table_Bullet_1_COI</w:t>
            </w:r>
          </w:p>
          <w:p w14:paraId="20B544DE" w14:textId="77777777" w:rsidR="00ED33E7" w:rsidRPr="00031077" w:rsidRDefault="00ED33E7" w:rsidP="00ED33E7">
            <w:pPr>
              <w:tabs>
                <w:tab w:val="left" w:pos="1800"/>
              </w:tabs>
              <w:rPr>
                <w:rFonts w:asciiTheme="minorHAnsi" w:hAnsiTheme="minorHAnsi" w:cstheme="minorHAnsi"/>
                <w:b/>
                <w:strike/>
                <w:sz w:val="20"/>
              </w:rPr>
            </w:pPr>
          </w:p>
        </w:tc>
      </w:tr>
    </w:tbl>
    <w:p w14:paraId="1B038D6A" w14:textId="19172C6C" w:rsidR="00E84FD9" w:rsidRDefault="00E84FD9" w:rsidP="00E84FD9">
      <w:pPr>
        <w:rPr>
          <w:rFonts w:asciiTheme="minorHAnsi" w:hAnsiTheme="minorHAnsi" w:cstheme="minorHAnsi"/>
        </w:rPr>
      </w:pPr>
    </w:p>
    <w:p w14:paraId="39E8F2FB" w14:textId="3711C60A" w:rsidR="007038D4" w:rsidRDefault="007038D4">
      <w:pPr>
        <w:rPr>
          <w:ins w:id="5651" w:author="Andrew Froude" w:date="2024-08-01T20:08:00Z" w16du:dateUtc="2024-08-01T10:08:00Z"/>
          <w:rFonts w:asciiTheme="minorHAnsi" w:hAnsiTheme="minorHAnsi" w:cstheme="minorHAnsi"/>
        </w:rPr>
      </w:pPr>
      <w:ins w:id="5652" w:author="Andrew Froude" w:date="2024-08-01T20:08:00Z" w16du:dateUtc="2024-08-01T10:08:00Z">
        <w:r>
          <w:rPr>
            <w:rFonts w:asciiTheme="minorHAnsi" w:hAnsiTheme="minorHAnsi" w:cstheme="minorHAnsi"/>
          </w:rPr>
          <w:br w:type="page"/>
        </w:r>
      </w:ins>
    </w:p>
    <w:p w14:paraId="2E0F678E" w14:textId="14C0B13E" w:rsidR="003163A3" w:rsidRPr="00720F8E" w:rsidRDefault="4069FC4D" w:rsidP="0056783E">
      <w:pPr>
        <w:pStyle w:val="Heading2"/>
        <w:rPr>
          <w:rFonts w:asciiTheme="minorHAnsi" w:hAnsiTheme="minorHAnsi"/>
        </w:rPr>
      </w:pPr>
      <w:bookmarkStart w:id="5653" w:name="_Toc143871485"/>
      <w:bookmarkStart w:id="5654" w:name="_Toc173483731"/>
      <w:r w:rsidRPr="0056783E">
        <w:rPr>
          <w:rFonts w:asciiTheme="minorHAnsi" w:hAnsiTheme="minorHAnsi" w:cstheme="minorBidi"/>
        </w:rPr>
        <w:lastRenderedPageBreak/>
        <w:t>About your policy</w:t>
      </w:r>
      <w:commentRangeStart w:id="5655"/>
      <w:commentRangeStart w:id="5656"/>
      <w:commentRangeStart w:id="5657"/>
      <w:r w:rsidRPr="0056783E">
        <w:rPr>
          <w:rFonts w:asciiTheme="minorHAnsi" w:hAnsiTheme="minorHAnsi" w:cstheme="minorBidi"/>
        </w:rPr>
        <w:t xml:space="preserve"> (Motor</w:t>
      </w:r>
      <w:bookmarkEnd w:id="5653"/>
      <w:r w:rsidR="7FFC582C" w:rsidRPr="0056783E">
        <w:rPr>
          <w:rFonts w:asciiTheme="minorHAnsi" w:hAnsiTheme="minorHAnsi" w:cstheme="minorBidi"/>
        </w:rPr>
        <w:t>)</w:t>
      </w:r>
      <w:bookmarkEnd w:id="5654"/>
      <w:commentRangeStart w:id="5658"/>
      <w:commentRangeStart w:id="5659"/>
      <w:commentRangeStart w:id="5660"/>
      <w:commentRangeStart w:id="5661"/>
      <w:commentRangeEnd w:id="5655"/>
      <w:r w:rsidR="003163A3" w:rsidRPr="414F30D5">
        <w:rPr>
          <w:rStyle w:val="CommentReference"/>
          <w:rFonts w:asciiTheme="minorHAnsi" w:hAnsiTheme="minorHAnsi"/>
          <w:sz w:val="22"/>
          <w:szCs w:val="22"/>
        </w:rPr>
        <w:commentReference w:id="5655"/>
      </w:r>
      <w:commentRangeEnd w:id="5656"/>
      <w:r w:rsidR="003163A3" w:rsidRPr="414F30D5">
        <w:rPr>
          <w:rStyle w:val="CommentReference"/>
          <w:rFonts w:asciiTheme="minorHAnsi" w:hAnsiTheme="minorHAnsi"/>
          <w:sz w:val="22"/>
          <w:szCs w:val="22"/>
        </w:rPr>
        <w:commentReference w:id="5656"/>
      </w:r>
      <w:commentRangeEnd w:id="5657"/>
      <w:r w:rsidR="003163A3" w:rsidRPr="414F30D5">
        <w:rPr>
          <w:rStyle w:val="CommentReference"/>
          <w:rFonts w:asciiTheme="minorHAnsi" w:hAnsiTheme="minorHAnsi"/>
          <w:sz w:val="22"/>
          <w:szCs w:val="22"/>
        </w:rPr>
        <w:commentReference w:id="5657"/>
      </w:r>
      <w:commentRangeEnd w:id="5658"/>
      <w:r w:rsidR="00C66EAD" w:rsidRPr="414F30D5">
        <w:rPr>
          <w:rStyle w:val="CommentReference"/>
          <w:rFonts w:asciiTheme="minorHAnsi" w:hAnsiTheme="minorHAnsi"/>
          <w:sz w:val="22"/>
          <w:szCs w:val="22"/>
        </w:rPr>
        <w:commentReference w:id="5658"/>
      </w:r>
      <w:commentRangeEnd w:id="5659"/>
      <w:r w:rsidR="00C66EAD" w:rsidRPr="414F30D5">
        <w:rPr>
          <w:rStyle w:val="CommentReference"/>
          <w:rFonts w:asciiTheme="minorHAnsi" w:hAnsiTheme="minorHAnsi"/>
          <w:sz w:val="22"/>
          <w:szCs w:val="22"/>
        </w:rPr>
        <w:commentReference w:id="5659"/>
      </w:r>
      <w:commentRangeEnd w:id="5660"/>
      <w:r w:rsidR="00C66EAD" w:rsidRPr="414F30D5">
        <w:rPr>
          <w:rStyle w:val="CommentReference"/>
          <w:rFonts w:asciiTheme="minorHAnsi" w:hAnsiTheme="minorHAnsi"/>
          <w:sz w:val="22"/>
          <w:szCs w:val="22"/>
        </w:rPr>
        <w:commentReference w:id="5660"/>
      </w:r>
      <w:commentRangeEnd w:id="5661"/>
      <w:r w:rsidR="00C66EAD" w:rsidRPr="414F30D5">
        <w:rPr>
          <w:rStyle w:val="CommentReference"/>
          <w:rFonts w:asciiTheme="minorHAnsi" w:hAnsiTheme="minorHAnsi"/>
          <w:sz w:val="22"/>
          <w:szCs w:val="22"/>
        </w:rPr>
        <w:commentReference w:id="5661"/>
      </w:r>
      <w:r w:rsidR="2A33A2B4" w:rsidRPr="414F30D5">
        <w:rPr>
          <w:rFonts w:asciiTheme="minorHAnsi" w:hAnsiTheme="minorHAnsi"/>
        </w:rPr>
        <w:t xml:space="preserve"> </w:t>
      </w:r>
    </w:p>
    <w:p w14:paraId="22CDBA73" w14:textId="76B24A18" w:rsidR="007038D4" w:rsidRDefault="007038D4" w:rsidP="00031077">
      <w:pPr>
        <w:jc w:val="center"/>
        <w:rPr>
          <w:rFonts w:asciiTheme="minorHAnsi" w:hAnsiTheme="minorHAnsi"/>
        </w:rPr>
      </w:pPr>
      <w:r w:rsidRPr="000D725A">
        <w:rPr>
          <w:noProof/>
        </w:rPr>
        <w:drawing>
          <wp:inline distT="0" distB="0" distL="0" distR="0" wp14:anchorId="2795E429" wp14:editId="138F621E">
            <wp:extent cx="4305600" cy="3780000"/>
            <wp:effectExtent l="0" t="0" r="0" b="5080"/>
            <wp:docPr id="1494029633"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29633" name="Picture 1" descr="A screenshot of a documen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4305600" cy="3780000"/>
                    </a:xfrm>
                    <a:prstGeom prst="rect">
                      <a:avLst/>
                    </a:prstGeom>
                  </pic:spPr>
                </pic:pic>
              </a:graphicData>
            </a:graphic>
          </wp:inline>
        </w:drawing>
      </w:r>
    </w:p>
    <w:p w14:paraId="4444CE8C" w14:textId="6D4639FF" w:rsidR="00031077" w:rsidRDefault="00031077">
      <w:pPr>
        <w:rPr>
          <w:rFonts w:asciiTheme="minorHAnsi" w:hAnsiTheme="minorHAnsi" w:cstheme="minorHAnsi"/>
        </w:rPr>
      </w:pPr>
      <w:r>
        <w:rPr>
          <w:rFonts w:asciiTheme="minorHAnsi" w:hAnsiTheme="minorHAnsi" w:cstheme="minorHAnsi"/>
        </w:rPr>
        <w:br w:type="page"/>
      </w:r>
    </w:p>
    <w:p w14:paraId="4803CECB" w14:textId="3A2BDE94" w:rsidR="00856661" w:rsidDel="007038D4" w:rsidRDefault="00856661" w:rsidP="00856661">
      <w:pPr>
        <w:rPr>
          <w:del w:id="5664" w:author="Neha Gupta (EXT Idiom)" w:date="2024-08-14T18:40:00Z" w16du:dateUtc="2024-08-14T08:40:00Z"/>
          <w:rFonts w:asciiTheme="minorHAnsi" w:hAnsiTheme="minorHAnsi" w:cstheme="minorHAnsi"/>
        </w:rPr>
      </w:pPr>
    </w:p>
    <w:p w14:paraId="15C012C9" w14:textId="40069FD1" w:rsidR="00856661" w:rsidRDefault="00856661">
      <w:pPr>
        <w:jc w:val="center"/>
        <w:rPr>
          <w:del w:id="5665" w:author="Neha Gupta (EXT Idiom)" w:date="2024-08-14T18:40:00Z" w16du:dateUtc="2024-08-14T08:40:00Z"/>
          <w:rFonts w:asciiTheme="minorHAnsi" w:hAnsiTheme="minorHAnsi" w:cstheme="minorHAnsi"/>
        </w:rPr>
        <w:pPrChange w:id="5666" w:author="Andrew Froude" w:date="2024-08-01T20:09:00Z" w16du:dateUtc="2024-08-01T10:09:00Z">
          <w:pPr/>
        </w:pPrChange>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4"/>
        <w:gridCol w:w="1999"/>
        <w:gridCol w:w="7937"/>
        <w:gridCol w:w="1985"/>
        <w:gridCol w:w="1701"/>
      </w:tblGrid>
      <w:tr w:rsidR="00235925" w:rsidRPr="00720F8E" w14:paraId="2920612F" w14:textId="77777777" w:rsidTr="006F4199">
        <w:trPr>
          <w:cantSplit/>
        </w:trPr>
        <w:tc>
          <w:tcPr>
            <w:tcW w:w="974" w:type="dxa"/>
            <w:shd w:val="clear" w:color="auto" w:fill="BFBFBF" w:themeFill="background1" w:themeFillShade="BF"/>
          </w:tcPr>
          <w:p w14:paraId="57233EA9" w14:textId="54472EB1" w:rsidR="00856661" w:rsidRPr="006F4199" w:rsidRDefault="00856661">
            <w:pPr>
              <w:tabs>
                <w:tab w:val="left" w:pos="1800"/>
              </w:tabs>
              <w:rPr>
                <w:rFonts w:asciiTheme="minorHAnsi" w:hAnsiTheme="minorHAnsi" w:cstheme="minorHAnsi"/>
                <w:b/>
                <w:rPrChange w:id="5667" w:author="Sue Simnor (EXT Idiom)" w:date="2024-08-07T11:28:00Z" w16du:dateUtc="2024-08-07T01:28:00Z">
                  <w:rPr>
                    <w:rFonts w:asciiTheme="minorHAnsi" w:hAnsiTheme="minorHAnsi" w:cstheme="minorHAnsi"/>
                    <w:b/>
                    <w:sz w:val="20"/>
                  </w:rPr>
                </w:rPrChange>
              </w:rPr>
            </w:pPr>
            <w:r w:rsidRPr="006F4199">
              <w:rPr>
                <w:rFonts w:asciiTheme="minorHAnsi" w:hAnsiTheme="minorHAnsi" w:cstheme="minorHAnsi"/>
                <w:b/>
                <w:rPrChange w:id="5668" w:author="Sue Simnor (EXT Idiom)" w:date="2024-08-07T11:28:00Z" w16du:dateUtc="2024-08-07T01:28:00Z">
                  <w:rPr>
                    <w:rFonts w:asciiTheme="minorHAnsi" w:hAnsiTheme="minorHAnsi" w:cstheme="minorHAnsi"/>
                    <w:b/>
                    <w:sz w:val="20"/>
                  </w:rPr>
                </w:rPrChange>
              </w:rPr>
              <w:t>Ref</w:t>
            </w:r>
          </w:p>
        </w:tc>
        <w:tc>
          <w:tcPr>
            <w:tcW w:w="1999" w:type="dxa"/>
            <w:shd w:val="clear" w:color="auto" w:fill="BFBFBF" w:themeFill="background1" w:themeFillShade="BF"/>
          </w:tcPr>
          <w:p w14:paraId="7E27B04F" w14:textId="5AE69B58" w:rsidR="00856661" w:rsidRPr="006F4199" w:rsidRDefault="00856661">
            <w:pPr>
              <w:tabs>
                <w:tab w:val="left" w:pos="1800"/>
              </w:tabs>
              <w:jc w:val="center"/>
              <w:rPr>
                <w:rFonts w:asciiTheme="minorHAnsi" w:hAnsiTheme="minorHAnsi" w:cstheme="minorHAnsi"/>
                <w:b/>
                <w:rPrChange w:id="5669" w:author="Sue Simnor (EXT Idiom)" w:date="2024-08-07T11:28:00Z" w16du:dateUtc="2024-08-07T01:28:00Z">
                  <w:rPr>
                    <w:rFonts w:asciiTheme="minorHAnsi" w:hAnsiTheme="minorHAnsi" w:cstheme="minorHAnsi"/>
                    <w:b/>
                    <w:sz w:val="20"/>
                  </w:rPr>
                </w:rPrChange>
              </w:rPr>
            </w:pPr>
            <w:r w:rsidRPr="006F4199">
              <w:rPr>
                <w:rFonts w:asciiTheme="minorHAnsi" w:hAnsiTheme="minorHAnsi" w:cstheme="minorHAnsi"/>
                <w:b/>
                <w:rPrChange w:id="5670" w:author="Sue Simnor (EXT Idiom)" w:date="2024-08-07T11:28:00Z" w16du:dateUtc="2024-08-07T01:28:00Z">
                  <w:rPr>
                    <w:rFonts w:asciiTheme="minorHAnsi" w:hAnsiTheme="minorHAnsi" w:cstheme="minorHAnsi"/>
                    <w:b/>
                    <w:sz w:val="20"/>
                  </w:rPr>
                </w:rPrChange>
              </w:rPr>
              <w:t>Variables</w:t>
            </w:r>
          </w:p>
        </w:tc>
        <w:tc>
          <w:tcPr>
            <w:tcW w:w="7937" w:type="dxa"/>
            <w:shd w:val="clear" w:color="auto" w:fill="BFBFBF" w:themeFill="background1" w:themeFillShade="BF"/>
          </w:tcPr>
          <w:p w14:paraId="53A3BB83" w14:textId="1824CFF7" w:rsidR="00856661" w:rsidRPr="006F4199" w:rsidRDefault="00856661">
            <w:pPr>
              <w:tabs>
                <w:tab w:val="left" w:pos="1800"/>
              </w:tabs>
              <w:jc w:val="center"/>
              <w:rPr>
                <w:rFonts w:asciiTheme="minorHAnsi" w:hAnsiTheme="minorHAnsi" w:cstheme="minorHAnsi"/>
                <w:b/>
              </w:rPr>
            </w:pPr>
            <w:r w:rsidRPr="006F4199">
              <w:rPr>
                <w:rFonts w:asciiTheme="minorHAnsi" w:hAnsiTheme="minorHAnsi" w:cstheme="minorHAnsi"/>
                <w:b/>
                <w:rPrChange w:id="5671" w:author="Sue Simnor (EXT Idiom)" w:date="2024-08-07T11:28:00Z" w16du:dateUtc="2024-08-07T01:28:00Z">
                  <w:rPr>
                    <w:rFonts w:asciiTheme="minorHAnsi" w:hAnsiTheme="minorHAnsi" w:cstheme="minorHAnsi"/>
                    <w:b/>
                    <w:sz w:val="20"/>
                    <w:szCs w:val="20"/>
                  </w:rPr>
                </w:rPrChange>
              </w:rPr>
              <w:t>Content</w:t>
            </w:r>
          </w:p>
        </w:tc>
        <w:tc>
          <w:tcPr>
            <w:tcW w:w="1985" w:type="dxa"/>
            <w:shd w:val="clear" w:color="auto" w:fill="BFBFBF" w:themeFill="background1" w:themeFillShade="BF"/>
          </w:tcPr>
          <w:p w14:paraId="4B5D7152" w14:textId="71D6901A" w:rsidR="00856661" w:rsidRPr="006F4199" w:rsidRDefault="00856661">
            <w:pPr>
              <w:tabs>
                <w:tab w:val="left" w:pos="1800"/>
              </w:tabs>
              <w:jc w:val="center"/>
              <w:rPr>
                <w:rFonts w:asciiTheme="minorHAnsi" w:hAnsiTheme="minorHAnsi" w:cstheme="minorHAnsi"/>
                <w:b/>
                <w:rPrChange w:id="5672" w:author="Sue Simnor (EXT Idiom)" w:date="2024-08-07T11:28:00Z" w16du:dateUtc="2024-08-07T01:28:00Z">
                  <w:rPr>
                    <w:rFonts w:asciiTheme="minorHAnsi" w:hAnsiTheme="minorHAnsi" w:cstheme="minorHAnsi"/>
                    <w:b/>
                    <w:sz w:val="20"/>
                  </w:rPr>
                </w:rPrChange>
              </w:rPr>
            </w:pPr>
            <w:r w:rsidRPr="006F4199">
              <w:rPr>
                <w:rFonts w:asciiTheme="minorHAnsi" w:hAnsiTheme="minorHAnsi" w:cstheme="minorHAnsi"/>
                <w:b/>
                <w:rPrChange w:id="5673" w:author="Sue Simnor (EXT Idiom)" w:date="2024-08-07T11:28:00Z" w16du:dateUtc="2024-08-07T01:28:00Z">
                  <w:rPr>
                    <w:rFonts w:asciiTheme="minorHAnsi" w:hAnsiTheme="minorHAnsi" w:cstheme="minorHAnsi"/>
                    <w:b/>
                    <w:sz w:val="20"/>
                  </w:rPr>
                </w:rPrChange>
              </w:rPr>
              <w:t>Logic</w:t>
            </w:r>
          </w:p>
        </w:tc>
        <w:tc>
          <w:tcPr>
            <w:tcW w:w="1701" w:type="dxa"/>
            <w:shd w:val="clear" w:color="auto" w:fill="BFBFBF" w:themeFill="background1" w:themeFillShade="BF"/>
          </w:tcPr>
          <w:p w14:paraId="5AD143BC" w14:textId="2A4AA76F" w:rsidR="00856661" w:rsidRPr="006F4199" w:rsidRDefault="00856661">
            <w:pPr>
              <w:tabs>
                <w:tab w:val="left" w:pos="1800"/>
              </w:tabs>
              <w:jc w:val="center"/>
              <w:rPr>
                <w:rFonts w:asciiTheme="minorHAnsi" w:hAnsiTheme="minorHAnsi" w:cstheme="minorHAnsi"/>
                <w:b/>
                <w:rPrChange w:id="5674" w:author="Sue Simnor (EXT Idiom)" w:date="2024-08-07T11:28:00Z" w16du:dateUtc="2024-08-07T01:28:00Z">
                  <w:rPr>
                    <w:rFonts w:asciiTheme="minorHAnsi" w:hAnsiTheme="minorHAnsi" w:cstheme="minorHAnsi"/>
                    <w:b/>
                    <w:sz w:val="20"/>
                  </w:rPr>
                </w:rPrChange>
              </w:rPr>
            </w:pPr>
            <w:r w:rsidRPr="006F4199">
              <w:rPr>
                <w:rFonts w:asciiTheme="minorHAnsi" w:hAnsiTheme="minorHAnsi" w:cstheme="minorHAnsi"/>
                <w:b/>
                <w:rPrChange w:id="5675" w:author="Sue Simnor (EXT Idiom)" w:date="2024-08-07T11:28:00Z" w16du:dateUtc="2024-08-07T01:28:00Z">
                  <w:rPr>
                    <w:rFonts w:asciiTheme="minorHAnsi" w:hAnsiTheme="minorHAnsi" w:cstheme="minorHAnsi"/>
                    <w:b/>
                    <w:sz w:val="20"/>
                  </w:rPr>
                </w:rPrChange>
              </w:rPr>
              <w:t>Style</w:t>
            </w:r>
          </w:p>
        </w:tc>
      </w:tr>
      <w:tr w:rsidR="000137C1" w:rsidRPr="00E75F58" w14:paraId="0FA8BD18" w14:textId="77777777" w:rsidTr="006F4199">
        <w:trPr>
          <w:cantSplit/>
        </w:trPr>
        <w:tc>
          <w:tcPr>
            <w:tcW w:w="974" w:type="dxa"/>
          </w:tcPr>
          <w:p w14:paraId="51EE3007" w14:textId="512E418E" w:rsidR="000137C1" w:rsidRPr="00BD6987" w:rsidRDefault="000137C1" w:rsidP="000137C1">
            <w:pPr>
              <w:tabs>
                <w:tab w:val="left" w:pos="1800"/>
              </w:tabs>
              <w:rPr>
                <w:rFonts w:asciiTheme="minorHAnsi" w:hAnsiTheme="minorHAnsi" w:cstheme="minorHAnsi"/>
                <w:b/>
                <w:sz w:val="20"/>
                <w:szCs w:val="20"/>
              </w:rPr>
            </w:pPr>
            <w:r w:rsidRPr="00792974">
              <w:rPr>
                <w:rFonts w:asciiTheme="minorHAnsi" w:hAnsiTheme="minorHAnsi" w:cstheme="minorHAnsi"/>
                <w:bCs/>
                <w:sz w:val="20"/>
              </w:rPr>
              <w:t>AY</w:t>
            </w:r>
            <w:r>
              <w:rPr>
                <w:rFonts w:asciiTheme="minorHAnsi" w:hAnsiTheme="minorHAnsi" w:cstheme="minorHAnsi"/>
                <w:bCs/>
                <w:sz w:val="20"/>
              </w:rPr>
              <w:t>M</w:t>
            </w:r>
            <w:r w:rsidRPr="00792974">
              <w:rPr>
                <w:rFonts w:asciiTheme="minorHAnsi" w:hAnsiTheme="minorHAnsi" w:cstheme="minorHAnsi"/>
                <w:bCs/>
                <w:sz w:val="20"/>
              </w:rPr>
              <w:t xml:space="preserve"> </w:t>
            </w:r>
            <w:r>
              <w:rPr>
                <w:rFonts w:asciiTheme="minorHAnsi" w:hAnsiTheme="minorHAnsi" w:cstheme="minorHAnsi"/>
                <w:bCs/>
                <w:sz w:val="20"/>
              </w:rPr>
              <w:t>1</w:t>
            </w:r>
          </w:p>
        </w:tc>
        <w:tc>
          <w:tcPr>
            <w:tcW w:w="1999" w:type="dxa"/>
          </w:tcPr>
          <w:p w14:paraId="39B55F99" w14:textId="7695BD26" w:rsidR="000137C1" w:rsidRPr="00BD6987" w:rsidRDefault="000137C1" w:rsidP="000137C1">
            <w:pPr>
              <w:tabs>
                <w:tab w:val="left" w:pos="1800"/>
              </w:tabs>
              <w:rPr>
                <w:rFonts w:asciiTheme="minorHAnsi" w:hAnsiTheme="minorHAnsi" w:cstheme="minorHAnsi"/>
                <w:b/>
                <w:sz w:val="20"/>
                <w:szCs w:val="20"/>
              </w:rPr>
            </w:pPr>
          </w:p>
        </w:tc>
        <w:tc>
          <w:tcPr>
            <w:tcW w:w="7937" w:type="dxa"/>
          </w:tcPr>
          <w:tbl>
            <w:tblPr>
              <w:tblStyle w:val="TableGrid"/>
              <w:tblpPr w:leftFromText="180" w:rightFromText="180" w:vertAnchor="text" w:horzAnchor="margin" w:tblpY="344"/>
              <w:tblOverlap w:val="never"/>
              <w:tblW w:w="7854" w:type="dxa"/>
              <w:tblLayout w:type="fixed"/>
              <w:tblLook w:val="04A0" w:firstRow="1" w:lastRow="0" w:firstColumn="1" w:lastColumn="0" w:noHBand="0" w:noVBand="1"/>
              <w:tblPrChange w:id="5676" w:author="Sue Simnor (EXT Idiom)" w:date="2024-08-07T11:28:00Z" w16du:dateUtc="2024-08-07T01:28:00Z">
                <w:tblPr>
                  <w:tblStyle w:val="TableGrid"/>
                  <w:tblpPr w:leftFromText="180" w:rightFromText="180" w:vertAnchor="text" w:horzAnchor="margin" w:tblpY="344"/>
                  <w:tblOverlap w:val="never"/>
                  <w:tblW w:w="0" w:type="auto"/>
                  <w:tblLayout w:type="fixed"/>
                  <w:tblLook w:val="04A0" w:firstRow="1" w:lastRow="0" w:firstColumn="1" w:lastColumn="0" w:noHBand="0" w:noVBand="1"/>
                </w:tblPr>
              </w:tblPrChange>
            </w:tblPr>
            <w:tblGrid>
              <w:gridCol w:w="7854"/>
              <w:tblGridChange w:id="5677">
                <w:tblGrid>
                  <w:gridCol w:w="7854"/>
                  <w:gridCol w:w="992"/>
                </w:tblGrid>
              </w:tblGridChange>
            </w:tblGrid>
            <w:tr w:rsidR="000137C1" w14:paraId="096A5B19" w14:textId="77777777" w:rsidTr="006F4199">
              <w:trPr>
                <w:trHeight w:val="567"/>
              </w:trPr>
              <w:tc>
                <w:tcPr>
                  <w:tcW w:w="7854" w:type="dxa"/>
                  <w:tcBorders>
                    <w:bottom w:val="nil"/>
                  </w:tcBorders>
                  <w:tcPrChange w:id="5678" w:author="Sue Simnor (EXT Idiom)" w:date="2024-08-07T11:28:00Z" w16du:dateUtc="2024-08-07T01:28:00Z">
                    <w:tcPr>
                      <w:tcW w:w="8846" w:type="dxa"/>
                      <w:gridSpan w:val="2"/>
                      <w:tcBorders>
                        <w:bottom w:val="nil"/>
                      </w:tcBorders>
                    </w:tcPr>
                  </w:tcPrChange>
                </w:tcPr>
                <w:tbl>
                  <w:tblPr>
                    <w:tblStyle w:val="TableGrid"/>
                    <w:tblW w:w="7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Change w:id="5679" w:author="Sue Simnor (EXT Idiom)" w:date="2024-08-07T11:28:00Z" w16du:dateUtc="2024-08-07T01:28:00Z">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PrChange>
                  </w:tblPr>
                  <w:tblGrid>
                    <w:gridCol w:w="3827"/>
                    <w:gridCol w:w="3827"/>
                    <w:tblGridChange w:id="5680">
                      <w:tblGrid>
                        <w:gridCol w:w="3827"/>
                        <w:gridCol w:w="483"/>
                        <w:gridCol w:w="3344"/>
                        <w:gridCol w:w="966"/>
                      </w:tblGrid>
                    </w:tblGridChange>
                  </w:tblGrid>
                  <w:tr w:rsidR="000137C1" w14:paraId="7898F90C" w14:textId="77777777" w:rsidTr="006F4199">
                    <w:trPr>
                      <w:trHeight w:val="585"/>
                    </w:trPr>
                    <w:tc>
                      <w:tcPr>
                        <w:tcW w:w="3827" w:type="dxa"/>
                        <w:tcPrChange w:id="5681" w:author="Sue Simnor (EXT Idiom)" w:date="2024-08-07T11:28:00Z" w16du:dateUtc="2024-08-07T01:28:00Z">
                          <w:tcPr>
                            <w:tcW w:w="4310" w:type="dxa"/>
                            <w:gridSpan w:val="2"/>
                          </w:tcPr>
                        </w:tcPrChange>
                      </w:tcPr>
                      <w:p w14:paraId="6AF80818" w14:textId="100F2582" w:rsidR="000137C1" w:rsidRPr="00461EC3" w:rsidRDefault="000137C1" w:rsidP="00A6600B">
                        <w:pPr>
                          <w:pStyle w:val="Heading1COI"/>
                          <w:ind w:left="360"/>
                        </w:pPr>
                        <w:r w:rsidRPr="00266F32">
                          <w:t>1.</w:t>
                        </w:r>
                        <w:r w:rsidRPr="004F19EF">
                          <w:t xml:space="preserve"> </w:t>
                        </w:r>
                        <w:commentRangeStart w:id="5682"/>
                        <w:commentRangeStart w:id="5683"/>
                        <w:r w:rsidRPr="004F19EF">
                          <w:t>About</w:t>
                        </w:r>
                        <w:r>
                          <w:t xml:space="preserve"> your policy</w:t>
                        </w:r>
                        <w:commentRangeEnd w:id="5682"/>
                        <w:r w:rsidRPr="00461EC3">
                          <w:rPr>
                            <w:rStyle w:val="CommentReference"/>
                            <w:rFonts w:cs="Arial"/>
                            <w:sz w:val="28"/>
                            <w:szCs w:val="28"/>
                          </w:rPr>
                          <w:commentReference w:id="5682"/>
                        </w:r>
                        <w:commentRangeEnd w:id="5683"/>
                        <w:r w:rsidRPr="00461EC3">
                          <w:rPr>
                            <w:rStyle w:val="CommentReference"/>
                            <w:rFonts w:cs="Arial"/>
                            <w:sz w:val="28"/>
                            <w:szCs w:val="28"/>
                          </w:rPr>
                          <w:commentReference w:id="5683"/>
                        </w:r>
                      </w:p>
                    </w:tc>
                    <w:tc>
                      <w:tcPr>
                        <w:tcW w:w="3827" w:type="dxa"/>
                        <w:tcPrChange w:id="5684" w:author="Sue Simnor (EXT Idiom)" w:date="2024-08-07T11:28:00Z" w16du:dateUtc="2024-08-07T01:28:00Z">
                          <w:tcPr>
                            <w:tcW w:w="4310" w:type="dxa"/>
                            <w:gridSpan w:val="2"/>
                          </w:tcPr>
                        </w:tcPrChange>
                      </w:tcPr>
                      <w:p w14:paraId="485B7B60" w14:textId="301EA09A" w:rsidR="000137C1" w:rsidRPr="00A6600B" w:rsidRDefault="000137C1" w:rsidP="000137C1">
                        <w:pPr>
                          <w:pStyle w:val="BodycopyCOI"/>
                          <w:jc w:val="right"/>
                          <w:rPr>
                            <w:highlight w:val="yellow"/>
                          </w:rPr>
                        </w:pPr>
                      </w:p>
                    </w:tc>
                  </w:tr>
                </w:tbl>
                <w:p w14:paraId="1F974622" w14:textId="1060CBE5" w:rsidR="000137C1" w:rsidRDefault="000137C1" w:rsidP="000137C1">
                  <w:pPr>
                    <w:pStyle w:val="Heading1COI"/>
                    <w:rPr>
                      <w:rFonts w:asciiTheme="minorHAnsi" w:hAnsiTheme="minorHAnsi" w:cstheme="minorHAnsi"/>
                    </w:rPr>
                  </w:pPr>
                </w:p>
              </w:tc>
            </w:tr>
            <w:tr w:rsidR="000137C1" w14:paraId="32391FC8" w14:textId="77777777" w:rsidTr="006F4199">
              <w:trPr>
                <w:trHeight w:val="869"/>
              </w:trPr>
              <w:tc>
                <w:tcPr>
                  <w:tcW w:w="7854" w:type="dxa"/>
                  <w:tcBorders>
                    <w:top w:val="nil"/>
                    <w:left w:val="nil"/>
                    <w:bottom w:val="nil"/>
                    <w:right w:val="nil"/>
                  </w:tcBorders>
                  <w:tcPrChange w:id="5685" w:author="Sue Simnor (EXT Idiom)" w:date="2024-08-07T11:28:00Z" w16du:dateUtc="2024-08-07T01:28:00Z">
                    <w:tcPr>
                      <w:tcW w:w="8846" w:type="dxa"/>
                      <w:gridSpan w:val="2"/>
                      <w:tcBorders>
                        <w:top w:val="nil"/>
                        <w:left w:val="nil"/>
                        <w:bottom w:val="nil"/>
                        <w:right w:val="nil"/>
                      </w:tcBorders>
                    </w:tcPr>
                  </w:tcPrChange>
                </w:tcPr>
                <w:p w14:paraId="50359244" w14:textId="48927C83" w:rsidR="000137C1" w:rsidRPr="00327D28" w:rsidRDefault="000137C1" w:rsidP="000137C1">
                  <w:pPr>
                    <w:pStyle w:val="BodycopyCOI"/>
                  </w:pPr>
                  <w:commentRangeStart w:id="5686"/>
                  <w:commentRangeStart w:id="5687"/>
                  <w:r>
                    <w:t>For a full description of what you are covered for under this policy, please read the Product Disclosure Statement (PDS).</w:t>
                  </w:r>
                  <w:commentRangeStart w:id="5688"/>
                  <w:commentRangeStart w:id="5689"/>
                  <w:commentRangeEnd w:id="5686"/>
                  <w:r w:rsidRPr="00327D28">
                    <w:rPr>
                      <w:rStyle w:val="CommentReference"/>
                      <w:sz w:val="18"/>
                      <w:szCs w:val="18"/>
                    </w:rPr>
                    <w:commentReference w:id="5686"/>
                  </w:r>
                  <w:commentRangeEnd w:id="5687"/>
                  <w:r w:rsidRPr="00327D28">
                    <w:rPr>
                      <w:rStyle w:val="CommentReference"/>
                      <w:sz w:val="18"/>
                      <w:szCs w:val="18"/>
                    </w:rPr>
                    <w:commentReference w:id="5687"/>
                  </w:r>
                  <w:commentRangeEnd w:id="5688"/>
                  <w:r w:rsidRPr="00327D28">
                    <w:rPr>
                      <w:rStyle w:val="CommentReference"/>
                      <w:sz w:val="18"/>
                      <w:szCs w:val="18"/>
                    </w:rPr>
                    <w:commentReference w:id="5688"/>
                  </w:r>
                  <w:commentRangeEnd w:id="5689"/>
                  <w:r w:rsidRPr="00327D28">
                    <w:rPr>
                      <w:rStyle w:val="CommentReference"/>
                      <w:sz w:val="18"/>
                      <w:szCs w:val="18"/>
                    </w:rPr>
                    <w:commentReference w:id="5689"/>
                  </w:r>
                </w:p>
              </w:tc>
            </w:tr>
          </w:tbl>
          <w:p w14:paraId="548516C5" w14:textId="6BB2EFFE" w:rsidR="000137C1" w:rsidRDefault="000137C1" w:rsidP="000137C1">
            <w:pPr>
              <w:tabs>
                <w:tab w:val="left" w:pos="1800"/>
              </w:tabs>
              <w:rPr>
                <w:rFonts w:asciiTheme="minorHAnsi" w:hAnsiTheme="minorHAnsi" w:cstheme="minorHAnsi"/>
                <w:b/>
                <w:sz w:val="20"/>
                <w:szCs w:val="20"/>
              </w:rPr>
            </w:pPr>
          </w:p>
          <w:p w14:paraId="7E214F5D" w14:textId="4AADD683" w:rsidR="000137C1" w:rsidRPr="00BD6987" w:rsidRDefault="000137C1" w:rsidP="000137C1">
            <w:pPr>
              <w:tabs>
                <w:tab w:val="left" w:pos="1800"/>
              </w:tabs>
              <w:rPr>
                <w:rFonts w:asciiTheme="minorHAnsi" w:hAnsiTheme="minorHAnsi" w:cstheme="minorHAnsi"/>
                <w:noProof/>
                <w:sz w:val="20"/>
                <w:szCs w:val="20"/>
              </w:rPr>
            </w:pPr>
          </w:p>
        </w:tc>
        <w:tc>
          <w:tcPr>
            <w:tcW w:w="1985" w:type="dxa"/>
          </w:tcPr>
          <w:p w14:paraId="5EEE9A5F" w14:textId="7CD29DAF" w:rsidR="000137C1" w:rsidRPr="00BD6987" w:rsidRDefault="000137C1" w:rsidP="000137C1">
            <w:pPr>
              <w:tabs>
                <w:tab w:val="left" w:pos="1800"/>
              </w:tabs>
              <w:rPr>
                <w:rFonts w:asciiTheme="minorHAnsi" w:hAnsiTheme="minorHAnsi" w:cstheme="minorHAnsi"/>
                <w:bCs/>
                <w:sz w:val="20"/>
                <w:szCs w:val="20"/>
              </w:rPr>
            </w:pPr>
            <w:r>
              <w:rPr>
                <w:rFonts w:asciiTheme="minorHAnsi" w:hAnsiTheme="minorHAnsi" w:cstheme="minorHAnsi"/>
                <w:bCs/>
                <w:sz w:val="20"/>
              </w:rPr>
              <w:t>Always</w:t>
            </w:r>
            <w:r w:rsidRPr="0026227E">
              <w:rPr>
                <w:rFonts w:asciiTheme="minorHAnsi" w:hAnsiTheme="minorHAnsi" w:cstheme="minorHAnsi"/>
                <w:bCs/>
                <w:sz w:val="20"/>
              </w:rPr>
              <w:t xml:space="preserve"> display</w:t>
            </w:r>
          </w:p>
        </w:tc>
        <w:tc>
          <w:tcPr>
            <w:tcW w:w="1701" w:type="dxa"/>
          </w:tcPr>
          <w:p w14:paraId="59503287" w14:textId="6A7A7CD1" w:rsidR="000137C1" w:rsidRDefault="000137C1" w:rsidP="000137C1">
            <w:pPr>
              <w:tabs>
                <w:tab w:val="left" w:pos="1800"/>
              </w:tabs>
              <w:rPr>
                <w:rFonts w:asciiTheme="minorHAnsi" w:hAnsiTheme="minorHAnsi" w:cstheme="minorHAnsi"/>
                <w:bCs/>
                <w:sz w:val="20"/>
              </w:rPr>
            </w:pPr>
            <w:r w:rsidRPr="00327D28">
              <w:rPr>
                <w:rFonts w:asciiTheme="minorHAnsi" w:hAnsiTheme="minorHAnsi" w:cstheme="minorHAnsi"/>
                <w:bCs/>
                <w:sz w:val="20"/>
              </w:rPr>
              <w:t>Heading_1_COI</w:t>
            </w:r>
          </w:p>
          <w:p w14:paraId="74AF41A7" w14:textId="78135402" w:rsidR="000137C1" w:rsidRDefault="000137C1" w:rsidP="000137C1">
            <w:pPr>
              <w:tabs>
                <w:tab w:val="left" w:pos="1800"/>
              </w:tabs>
              <w:rPr>
                <w:rFonts w:asciiTheme="minorHAnsi" w:hAnsiTheme="minorHAnsi" w:cstheme="minorHAnsi"/>
                <w:bCs/>
                <w:sz w:val="20"/>
              </w:rPr>
            </w:pPr>
          </w:p>
          <w:p w14:paraId="02A50475" w14:textId="340F6EBE" w:rsidR="000137C1" w:rsidRPr="00BD6987" w:rsidRDefault="000137C1" w:rsidP="000137C1">
            <w:pPr>
              <w:tabs>
                <w:tab w:val="left" w:pos="1800"/>
              </w:tabs>
              <w:rPr>
                <w:rFonts w:asciiTheme="minorHAnsi" w:hAnsiTheme="minorHAnsi" w:cstheme="minorHAnsi"/>
                <w:bCs/>
                <w:sz w:val="20"/>
                <w:szCs w:val="20"/>
              </w:rPr>
            </w:pPr>
            <w:r w:rsidRPr="00A2646F">
              <w:rPr>
                <w:rFonts w:asciiTheme="minorHAnsi" w:hAnsiTheme="minorHAnsi" w:cstheme="minorHAnsi"/>
                <w:bCs/>
                <w:sz w:val="20"/>
                <w:szCs w:val="20"/>
              </w:rPr>
              <w:t>Bodycopy</w:t>
            </w:r>
            <w:r>
              <w:rPr>
                <w:rFonts w:asciiTheme="minorHAnsi" w:hAnsiTheme="minorHAnsi" w:cstheme="minorHAnsi"/>
                <w:bCs/>
                <w:sz w:val="20"/>
                <w:szCs w:val="20"/>
              </w:rPr>
              <w:t>_COI</w:t>
            </w:r>
          </w:p>
        </w:tc>
      </w:tr>
      <w:tr w:rsidR="000137C1" w:rsidRPr="00E75F58" w14:paraId="6A20FC60" w14:textId="77777777" w:rsidTr="006F4199">
        <w:trPr>
          <w:cantSplit/>
        </w:trPr>
        <w:tc>
          <w:tcPr>
            <w:tcW w:w="974" w:type="dxa"/>
          </w:tcPr>
          <w:p w14:paraId="49C0E012" w14:textId="1D12054C" w:rsidR="000137C1" w:rsidRPr="00BD6987" w:rsidRDefault="000137C1" w:rsidP="000137C1">
            <w:pPr>
              <w:tabs>
                <w:tab w:val="left" w:pos="1800"/>
              </w:tabs>
              <w:rPr>
                <w:rFonts w:asciiTheme="minorHAnsi" w:hAnsiTheme="minorHAnsi" w:cstheme="minorHAnsi"/>
                <w:b/>
                <w:sz w:val="20"/>
                <w:szCs w:val="20"/>
              </w:rPr>
            </w:pPr>
            <w:r w:rsidRPr="00792974">
              <w:rPr>
                <w:rFonts w:asciiTheme="minorHAnsi" w:hAnsiTheme="minorHAnsi" w:cstheme="minorHAnsi"/>
                <w:bCs/>
                <w:sz w:val="20"/>
              </w:rPr>
              <w:t>AY</w:t>
            </w:r>
            <w:r>
              <w:rPr>
                <w:rFonts w:asciiTheme="minorHAnsi" w:hAnsiTheme="minorHAnsi" w:cstheme="minorHAnsi"/>
                <w:bCs/>
                <w:sz w:val="20"/>
              </w:rPr>
              <w:t>M</w:t>
            </w:r>
            <w:r w:rsidRPr="00792974">
              <w:rPr>
                <w:rFonts w:asciiTheme="minorHAnsi" w:hAnsiTheme="minorHAnsi" w:cstheme="minorHAnsi"/>
                <w:bCs/>
                <w:sz w:val="20"/>
              </w:rPr>
              <w:t xml:space="preserve"> </w:t>
            </w:r>
            <w:r>
              <w:rPr>
                <w:rFonts w:asciiTheme="minorHAnsi" w:hAnsiTheme="minorHAnsi" w:cstheme="minorHAnsi"/>
                <w:bCs/>
                <w:sz w:val="20"/>
              </w:rPr>
              <w:t>2</w:t>
            </w:r>
          </w:p>
        </w:tc>
        <w:tc>
          <w:tcPr>
            <w:tcW w:w="1999" w:type="dxa"/>
          </w:tcPr>
          <w:p w14:paraId="0760FC1E" w14:textId="62452356" w:rsidR="000137C1" w:rsidRPr="00BD6987" w:rsidRDefault="000137C1" w:rsidP="000137C1">
            <w:pPr>
              <w:tabs>
                <w:tab w:val="left" w:pos="1800"/>
              </w:tabs>
              <w:rPr>
                <w:rFonts w:asciiTheme="minorHAnsi" w:hAnsiTheme="minorHAnsi" w:cstheme="minorHAnsi"/>
                <w:b/>
                <w:sz w:val="20"/>
                <w:szCs w:val="20"/>
              </w:rPr>
            </w:pPr>
            <w:r w:rsidRPr="003C5B33">
              <w:rPr>
                <w:rFonts w:asciiTheme="minorHAnsi" w:hAnsiTheme="minorHAnsi" w:cstheme="minorHAnsi"/>
                <w:bCs/>
                <w:sz w:val="20"/>
              </w:rPr>
              <w:t>&lt;PolicyNumber&gt;</w:t>
            </w:r>
          </w:p>
        </w:tc>
        <w:tc>
          <w:tcPr>
            <w:tcW w:w="7937" w:type="dxa"/>
          </w:tcPr>
          <w:tbl>
            <w:tblPr>
              <w:tblStyle w:val="GridTable2"/>
              <w:tblpPr w:leftFromText="180" w:rightFromText="180" w:vertAnchor="text" w:horzAnchor="margin" w:tblpY="109"/>
              <w:tblOverlap w:val="never"/>
              <w:tblW w:w="7772" w:type="dxa"/>
              <w:tblLayout w:type="fixed"/>
              <w:tblLook w:val="04A0" w:firstRow="1" w:lastRow="0" w:firstColumn="1" w:lastColumn="0" w:noHBand="0" w:noVBand="1"/>
              <w:tblPrChange w:id="5690" w:author="Sue Simnor (EXT Idiom)" w:date="2024-08-07T11:28:00Z" w16du:dateUtc="2024-08-07T01:28:00Z">
                <w:tblPr>
                  <w:tblStyle w:val="GridTable2"/>
                  <w:tblpPr w:leftFromText="180" w:rightFromText="180" w:vertAnchor="text" w:horzAnchor="margin" w:tblpY="109"/>
                  <w:tblOverlap w:val="never"/>
                  <w:tblW w:w="8524" w:type="dxa"/>
                  <w:tblLayout w:type="fixed"/>
                  <w:tblLook w:val="04A0" w:firstRow="1" w:lastRow="0" w:firstColumn="1" w:lastColumn="0" w:noHBand="0" w:noVBand="1"/>
                </w:tblPr>
              </w:tblPrChange>
            </w:tblPr>
            <w:tblGrid>
              <w:gridCol w:w="3886"/>
              <w:gridCol w:w="3886"/>
              <w:tblGridChange w:id="5691">
                <w:tblGrid>
                  <w:gridCol w:w="3886"/>
                  <w:gridCol w:w="376"/>
                  <w:gridCol w:w="3510"/>
                  <w:gridCol w:w="752"/>
                </w:tblGrid>
              </w:tblGridChange>
            </w:tblGrid>
            <w:tr w:rsidR="000137C1" w14:paraId="2FCD8D97" w14:textId="77777777" w:rsidTr="006F4199">
              <w:trPr>
                <w:cnfStyle w:val="100000000000" w:firstRow="1" w:lastRow="0" w:firstColumn="0" w:lastColumn="0" w:oddVBand="0" w:evenVBand="0" w:oddHBand="0" w:evenHBand="0" w:firstRowFirstColumn="0" w:firstRowLastColumn="0" w:lastRowFirstColumn="0" w:lastRowLastColumn="0"/>
                <w:trHeight w:val="1043"/>
                <w:trPrChange w:id="5692" w:author="Sue Simnor (EXT Idiom)" w:date="2024-08-07T11:28:00Z" w16du:dateUtc="2024-08-07T01:28:00Z">
                  <w:trPr>
                    <w:trHeight w:val="906"/>
                  </w:trPr>
                </w:trPrChange>
              </w:trPr>
              <w:tc>
                <w:tcPr>
                  <w:cnfStyle w:val="001000000000" w:firstRow="0" w:lastRow="0" w:firstColumn="1" w:lastColumn="0" w:oddVBand="0" w:evenVBand="0" w:oddHBand="0" w:evenHBand="0" w:firstRowFirstColumn="0" w:firstRowLastColumn="0" w:lastRowFirstColumn="0" w:lastRowLastColumn="0"/>
                  <w:tcW w:w="3886" w:type="dxa"/>
                  <w:tcBorders>
                    <w:bottom w:val="nil"/>
                  </w:tcBorders>
                  <w:tcPrChange w:id="5693" w:author="Sue Simnor (EXT Idiom)" w:date="2024-08-07T11:28:00Z" w16du:dateUtc="2024-08-07T01:28:00Z">
                    <w:tcPr>
                      <w:tcW w:w="4262" w:type="dxa"/>
                      <w:gridSpan w:val="2"/>
                      <w:tcBorders>
                        <w:bottom w:val="nil"/>
                      </w:tcBorders>
                    </w:tcPr>
                  </w:tcPrChange>
                </w:tcPr>
                <w:p w14:paraId="559A59EB" w14:textId="15E797AF" w:rsidR="000137C1" w:rsidRPr="00327D28" w:rsidRDefault="000137C1" w:rsidP="000137C1">
                  <w:pPr>
                    <w:pStyle w:val="BodycopyCOI"/>
                    <w:cnfStyle w:val="101000000000" w:firstRow="1" w:lastRow="0" w:firstColumn="1" w:lastColumn="0" w:oddVBand="0" w:evenVBand="0" w:oddHBand="0" w:evenHBand="0" w:firstRowFirstColumn="0" w:firstRowLastColumn="0" w:lastRowFirstColumn="0" w:lastRowLastColumn="0"/>
                    <w:rPr>
                      <w:b w:val="0"/>
                      <w:bCs w:val="0"/>
                    </w:rPr>
                  </w:pPr>
                  <w:r w:rsidRPr="00327D28">
                    <w:rPr>
                      <w:b w:val="0"/>
                      <w:bCs w:val="0"/>
                    </w:rPr>
                    <w:t>Policy number:</w:t>
                  </w:r>
                </w:p>
              </w:tc>
              <w:tc>
                <w:tcPr>
                  <w:tcW w:w="3886" w:type="dxa"/>
                  <w:tcBorders>
                    <w:bottom w:val="nil"/>
                  </w:tcBorders>
                  <w:tcPrChange w:id="5694" w:author="Sue Simnor (EXT Idiom)" w:date="2024-08-07T11:28:00Z" w16du:dateUtc="2024-08-07T01:28:00Z">
                    <w:tcPr>
                      <w:tcW w:w="4262" w:type="dxa"/>
                      <w:gridSpan w:val="2"/>
                      <w:tcBorders>
                        <w:bottom w:val="nil"/>
                      </w:tcBorders>
                    </w:tcPr>
                  </w:tcPrChange>
                </w:tcPr>
                <w:p w14:paraId="1D786BD5" w14:textId="1594ADB1" w:rsidR="000137C1" w:rsidRPr="00C724C8" w:rsidRDefault="000137C1" w:rsidP="000137C1">
                  <w:pPr>
                    <w:pStyle w:val="BodycopyB"/>
                    <w:cnfStyle w:val="100000000000" w:firstRow="1" w:lastRow="0" w:firstColumn="0" w:lastColumn="0" w:oddVBand="0" w:evenVBand="0" w:oddHBand="0" w:evenHBand="0" w:firstRowFirstColumn="0" w:firstRowLastColumn="0" w:lastRowFirstColumn="0" w:lastRowLastColumn="0"/>
                    <w:rPr>
                      <w:b/>
                      <w:bCs w:val="0"/>
                    </w:rPr>
                  </w:pPr>
                  <w:r w:rsidRPr="00C724C8">
                    <w:t>&lt;PolicyNumber&gt;</w:t>
                  </w:r>
                </w:p>
              </w:tc>
            </w:tr>
          </w:tbl>
          <w:p w14:paraId="2EB4BBC1" w14:textId="13B129D4" w:rsidR="000137C1" w:rsidRPr="00BD6987" w:rsidRDefault="000137C1" w:rsidP="000137C1">
            <w:pPr>
              <w:tabs>
                <w:tab w:val="left" w:pos="1800"/>
              </w:tabs>
              <w:rPr>
                <w:rFonts w:asciiTheme="minorHAnsi" w:hAnsiTheme="minorHAnsi" w:cstheme="minorHAnsi"/>
                <w:noProof/>
                <w:sz w:val="20"/>
                <w:szCs w:val="20"/>
              </w:rPr>
            </w:pPr>
          </w:p>
        </w:tc>
        <w:tc>
          <w:tcPr>
            <w:tcW w:w="1985" w:type="dxa"/>
          </w:tcPr>
          <w:p w14:paraId="66939F12" w14:textId="6BC49FF8" w:rsidR="000137C1" w:rsidRPr="00BD6987" w:rsidRDefault="000137C1" w:rsidP="000137C1">
            <w:pPr>
              <w:tabs>
                <w:tab w:val="left" w:pos="1800"/>
              </w:tabs>
              <w:rPr>
                <w:rFonts w:asciiTheme="minorHAnsi" w:hAnsiTheme="minorHAnsi" w:cstheme="minorHAnsi"/>
                <w:bCs/>
                <w:sz w:val="20"/>
                <w:szCs w:val="20"/>
              </w:rPr>
            </w:pPr>
            <w:r>
              <w:rPr>
                <w:rFonts w:asciiTheme="minorHAnsi" w:hAnsiTheme="minorHAnsi" w:cstheme="minorHAnsi"/>
                <w:bCs/>
                <w:sz w:val="20"/>
              </w:rPr>
              <w:t>Always</w:t>
            </w:r>
            <w:r w:rsidRPr="0026227E">
              <w:rPr>
                <w:rFonts w:asciiTheme="minorHAnsi" w:hAnsiTheme="minorHAnsi" w:cstheme="minorHAnsi"/>
                <w:bCs/>
                <w:sz w:val="20"/>
              </w:rPr>
              <w:t xml:space="preserve"> display</w:t>
            </w:r>
          </w:p>
        </w:tc>
        <w:tc>
          <w:tcPr>
            <w:tcW w:w="1701" w:type="dxa"/>
          </w:tcPr>
          <w:p w14:paraId="039E938A" w14:textId="532C7291" w:rsidR="000137C1" w:rsidRDefault="000137C1" w:rsidP="000137C1">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758EB6D9" w14:textId="4627CF12" w:rsidR="000137C1" w:rsidRDefault="000137C1" w:rsidP="000137C1">
            <w:pPr>
              <w:spacing w:after="120"/>
              <w:rPr>
                <w:rFonts w:asciiTheme="minorHAnsi" w:hAnsiTheme="minorHAnsi" w:cstheme="minorHAnsi"/>
                <w:color w:val="000000"/>
                <w:sz w:val="20"/>
                <w:szCs w:val="20"/>
              </w:rPr>
            </w:pPr>
            <w:r w:rsidRPr="00B72706">
              <w:rPr>
                <w:rFonts w:asciiTheme="minorHAnsi" w:hAnsiTheme="minorHAnsi" w:cstheme="minorHAnsi"/>
                <w:color w:val="000000"/>
                <w:sz w:val="20"/>
                <w:szCs w:val="20"/>
              </w:rPr>
              <w:t xml:space="preserve">Bodycopy_COI </w:t>
            </w:r>
          </w:p>
          <w:p w14:paraId="7F0998FE" w14:textId="2A022DE0" w:rsidR="000137C1" w:rsidRDefault="000137C1" w:rsidP="000137C1">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484A6C13" w14:textId="06D9A807" w:rsidR="000137C1" w:rsidRPr="00BD6987" w:rsidRDefault="000137C1" w:rsidP="000137C1">
            <w:pPr>
              <w:tabs>
                <w:tab w:val="left" w:pos="1800"/>
              </w:tabs>
              <w:rPr>
                <w:rFonts w:asciiTheme="minorHAnsi" w:hAnsiTheme="minorHAnsi" w:cstheme="minorHAnsi"/>
                <w:bCs/>
                <w:sz w:val="20"/>
                <w:szCs w:val="20"/>
              </w:rPr>
            </w:pPr>
            <w:r w:rsidRPr="00B72706">
              <w:rPr>
                <w:rFonts w:asciiTheme="minorHAnsi" w:hAnsiTheme="minorHAnsi" w:cstheme="minorHAnsi"/>
                <w:color w:val="000000"/>
                <w:sz w:val="20"/>
                <w:szCs w:val="20"/>
              </w:rPr>
              <w:t>Bodycopy_B</w:t>
            </w:r>
          </w:p>
        </w:tc>
      </w:tr>
      <w:tr w:rsidR="008236D9" w:rsidRPr="00A6600B" w14:paraId="7E1E427E" w14:textId="77777777" w:rsidTr="006F4199">
        <w:trPr>
          <w:cantSplit/>
        </w:trPr>
        <w:tc>
          <w:tcPr>
            <w:tcW w:w="974" w:type="dxa"/>
          </w:tcPr>
          <w:p w14:paraId="55B398AF" w14:textId="4E39C2CD" w:rsidR="008236D9" w:rsidRPr="00A6600B" w:rsidRDefault="00DE6A32" w:rsidP="008236D9">
            <w:pPr>
              <w:tabs>
                <w:tab w:val="left" w:pos="1800"/>
              </w:tabs>
              <w:rPr>
                <w:rFonts w:ascii="Arial" w:hAnsi="Arial" w:cs="Arial"/>
                <w:b/>
                <w:sz w:val="20"/>
                <w:rPrChange w:id="5695" w:author="Sue Simnor (EXT Idiom)" w:date="2024-08-07T09:58:00Z" w16du:dateUtc="2024-08-06T23:58:00Z">
                  <w:rPr>
                    <w:rFonts w:asciiTheme="minorHAnsi" w:hAnsiTheme="minorHAnsi" w:cstheme="minorHAnsi"/>
                    <w:b/>
                    <w:sz w:val="20"/>
                  </w:rPr>
                </w:rPrChange>
              </w:rPr>
            </w:pPr>
            <w:r w:rsidRPr="00A6600B">
              <w:rPr>
                <w:rFonts w:ascii="Arial" w:hAnsi="Arial" w:cs="Arial"/>
                <w:bCs/>
                <w:sz w:val="20"/>
                <w:rPrChange w:id="5696" w:author="Sue Simnor (EXT Idiom)" w:date="2024-08-07T09:58:00Z" w16du:dateUtc="2024-08-06T23:58:00Z">
                  <w:rPr>
                    <w:rFonts w:asciiTheme="minorHAnsi" w:hAnsiTheme="minorHAnsi" w:cstheme="minorHAnsi"/>
                    <w:bCs/>
                    <w:sz w:val="20"/>
                  </w:rPr>
                </w:rPrChange>
              </w:rPr>
              <w:lastRenderedPageBreak/>
              <w:t>AYM 3</w:t>
            </w:r>
          </w:p>
        </w:tc>
        <w:tc>
          <w:tcPr>
            <w:tcW w:w="1999" w:type="dxa"/>
          </w:tcPr>
          <w:p w14:paraId="6A0C517A" w14:textId="4BB23AA1" w:rsidR="008236D9" w:rsidRPr="00F36866" w:rsidRDefault="008236D9" w:rsidP="008236D9">
            <w:pPr>
              <w:tabs>
                <w:tab w:val="left" w:pos="1800"/>
              </w:tabs>
              <w:rPr>
                <w:rFonts w:ascii="Arial" w:hAnsi="Arial" w:cs="Arial"/>
                <w:sz w:val="20"/>
                <w:szCs w:val="20"/>
              </w:rPr>
            </w:pPr>
            <w:r w:rsidRPr="00F36866">
              <w:rPr>
                <w:rFonts w:ascii="Arial" w:hAnsi="Arial" w:cs="Arial"/>
                <w:sz w:val="20"/>
                <w:szCs w:val="20"/>
              </w:rPr>
              <w:t>&lt;PolicyHolderF</w:t>
            </w:r>
            <w:r w:rsidRPr="00F36866">
              <w:rPr>
                <w:rFonts w:ascii="Arial" w:eastAsiaTheme="minorEastAsia" w:hAnsi="Arial" w:cs="Arial"/>
                <w:sz w:val="20"/>
                <w:szCs w:val="20"/>
              </w:rPr>
              <w:t>irstName</w:t>
            </w:r>
            <w:r w:rsidRPr="00F36866">
              <w:rPr>
                <w:rFonts w:ascii="Arial" w:hAnsi="Arial" w:cs="Arial"/>
                <w:sz w:val="20"/>
                <w:szCs w:val="20"/>
              </w:rPr>
              <w:t>&gt; &lt;PolicyHolder</w:t>
            </w:r>
            <w:r w:rsidRPr="00F36866">
              <w:rPr>
                <w:rFonts w:ascii="Arial" w:eastAsiaTheme="minorEastAsia" w:hAnsi="Arial" w:cs="Arial"/>
                <w:sz w:val="20"/>
                <w:szCs w:val="20"/>
              </w:rPr>
              <w:t>LastName</w:t>
            </w:r>
            <w:r w:rsidRPr="00F36866">
              <w:rPr>
                <w:rFonts w:ascii="Arial" w:hAnsi="Arial" w:cs="Arial"/>
                <w:sz w:val="20"/>
                <w:szCs w:val="20"/>
              </w:rPr>
              <w:t>&gt;</w:t>
            </w:r>
          </w:p>
          <w:p w14:paraId="759EAA35" w14:textId="3FC75448" w:rsidR="008236D9" w:rsidRPr="00F36866" w:rsidRDefault="008236D9" w:rsidP="008236D9">
            <w:pPr>
              <w:tabs>
                <w:tab w:val="left" w:pos="1800"/>
              </w:tabs>
              <w:rPr>
                <w:rFonts w:ascii="Arial" w:hAnsi="Arial" w:cs="Arial"/>
                <w:sz w:val="20"/>
                <w:szCs w:val="20"/>
              </w:rPr>
            </w:pPr>
            <w:r w:rsidRPr="00F36866">
              <w:rPr>
                <w:rFonts w:ascii="Arial" w:hAnsi="Arial" w:cs="Arial"/>
                <w:sz w:val="20"/>
                <w:szCs w:val="20"/>
              </w:rPr>
              <w:t>&lt;EntityName&gt;</w:t>
            </w:r>
          </w:p>
          <w:p w14:paraId="62F49AE1" w14:textId="3E2F3443" w:rsidR="008236D9" w:rsidRPr="00F36866" w:rsidRDefault="008236D9" w:rsidP="008236D9">
            <w:pPr>
              <w:tabs>
                <w:tab w:val="left" w:pos="1800"/>
              </w:tabs>
              <w:rPr>
                <w:rFonts w:ascii="Arial" w:hAnsi="Arial" w:cs="Arial"/>
                <w:sz w:val="20"/>
                <w:szCs w:val="20"/>
              </w:rPr>
            </w:pPr>
            <w:r w:rsidRPr="00F36866">
              <w:rPr>
                <w:rFonts w:ascii="Arial" w:hAnsi="Arial" w:cs="Arial"/>
                <w:sz w:val="20"/>
                <w:szCs w:val="20"/>
              </w:rPr>
              <w:t>&lt;AdditF</w:t>
            </w:r>
            <w:r w:rsidRPr="00F36866">
              <w:rPr>
                <w:rFonts w:ascii="Arial" w:eastAsiaTheme="minorEastAsia" w:hAnsi="Arial" w:cs="Arial"/>
                <w:sz w:val="20"/>
                <w:szCs w:val="20"/>
              </w:rPr>
              <w:t>irstName</w:t>
            </w:r>
            <w:r w:rsidRPr="00F36866">
              <w:rPr>
                <w:rFonts w:ascii="Arial" w:hAnsi="Arial" w:cs="Arial"/>
                <w:sz w:val="20"/>
                <w:szCs w:val="20"/>
              </w:rPr>
              <w:t>&gt;</w:t>
            </w:r>
          </w:p>
          <w:p w14:paraId="5CE68BAB" w14:textId="7C2D782A" w:rsidR="008236D9" w:rsidRPr="00F36866" w:rsidRDefault="008236D9" w:rsidP="008236D9">
            <w:pPr>
              <w:tabs>
                <w:tab w:val="left" w:pos="1800"/>
              </w:tabs>
              <w:rPr>
                <w:rFonts w:ascii="Arial" w:hAnsi="Arial" w:cs="Arial"/>
                <w:sz w:val="20"/>
                <w:szCs w:val="20"/>
              </w:rPr>
            </w:pPr>
            <w:r w:rsidRPr="00F36866">
              <w:rPr>
                <w:rFonts w:ascii="Arial" w:hAnsi="Arial" w:cs="Arial"/>
                <w:sz w:val="20"/>
                <w:szCs w:val="20"/>
              </w:rPr>
              <w:t>&lt;Addit</w:t>
            </w:r>
            <w:r w:rsidRPr="00F36866">
              <w:rPr>
                <w:rFonts w:ascii="Arial" w:eastAsiaTheme="minorEastAsia" w:hAnsi="Arial" w:cs="Arial"/>
                <w:sz w:val="20"/>
                <w:szCs w:val="20"/>
              </w:rPr>
              <w:t>LastName</w:t>
            </w:r>
            <w:r w:rsidRPr="00F36866">
              <w:rPr>
                <w:rFonts w:ascii="Arial" w:hAnsi="Arial" w:cs="Arial"/>
                <w:sz w:val="20"/>
                <w:szCs w:val="20"/>
              </w:rPr>
              <w:t>&gt;</w:t>
            </w:r>
          </w:p>
          <w:p w14:paraId="13890879" w14:textId="65FE6983" w:rsidR="008236D9" w:rsidRPr="00F36866" w:rsidRDefault="008236D9" w:rsidP="008236D9">
            <w:pPr>
              <w:tabs>
                <w:tab w:val="left" w:pos="1800"/>
              </w:tabs>
              <w:rPr>
                <w:rFonts w:ascii="Arial" w:hAnsi="Arial" w:cs="Arial"/>
                <w:sz w:val="20"/>
                <w:szCs w:val="20"/>
              </w:rPr>
            </w:pPr>
            <w:r w:rsidRPr="00F36866">
              <w:rPr>
                <w:rFonts w:ascii="Arial" w:hAnsi="Arial" w:cs="Arial"/>
                <w:sz w:val="20"/>
                <w:szCs w:val="20"/>
              </w:rPr>
              <w:t>&lt;ClientTypeCode&gt;</w:t>
            </w:r>
          </w:p>
          <w:p w14:paraId="04A74365" w14:textId="0CBE3098" w:rsidR="008236D9" w:rsidRPr="00F36866" w:rsidRDefault="008236D9" w:rsidP="008236D9">
            <w:pPr>
              <w:tabs>
                <w:tab w:val="left" w:pos="1800"/>
              </w:tabs>
              <w:rPr>
                <w:rFonts w:ascii="Arial" w:hAnsi="Arial" w:cs="Arial"/>
                <w:sz w:val="20"/>
                <w:szCs w:val="20"/>
              </w:rPr>
            </w:pPr>
            <w:r w:rsidRPr="00F36866">
              <w:rPr>
                <w:rFonts w:ascii="Arial" w:hAnsi="Arial" w:cs="Arial"/>
                <w:sz w:val="20"/>
                <w:szCs w:val="20"/>
              </w:rPr>
              <w:t>&lt;TrusteeCompanyName&gt;</w:t>
            </w:r>
          </w:p>
          <w:p w14:paraId="65F5639D" w14:textId="7793ED31" w:rsidR="008236D9" w:rsidRPr="00A6600B" w:rsidRDefault="008236D9" w:rsidP="008236D9">
            <w:pPr>
              <w:tabs>
                <w:tab w:val="left" w:pos="1800"/>
              </w:tabs>
              <w:rPr>
                <w:rFonts w:ascii="Arial" w:hAnsi="Arial" w:cs="Arial"/>
                <w:bCs/>
                <w:sz w:val="20"/>
                <w:szCs w:val="20"/>
                <w:rPrChange w:id="5697" w:author="Sue Simnor (EXT Idiom)" w:date="2024-08-07T09:58:00Z" w16du:dateUtc="2024-08-06T23:58:00Z">
                  <w:rPr>
                    <w:rFonts w:asciiTheme="minorHAnsi" w:hAnsiTheme="minorHAnsi" w:cstheme="minorHAnsi"/>
                    <w:bCs/>
                    <w:sz w:val="20"/>
                    <w:szCs w:val="20"/>
                  </w:rPr>
                </w:rPrChange>
              </w:rPr>
            </w:pPr>
            <w:r w:rsidRPr="00F36866">
              <w:rPr>
                <w:rFonts w:ascii="Arial" w:hAnsi="Arial" w:cs="Arial"/>
                <w:sz w:val="20"/>
                <w:szCs w:val="20"/>
              </w:rPr>
              <w:t>&lt;TrusteeIndividualName&gt;</w:t>
            </w:r>
          </w:p>
        </w:tc>
        <w:tc>
          <w:tcPr>
            <w:tcW w:w="7937" w:type="dxa"/>
          </w:tcPr>
          <w:tbl>
            <w:tblPr>
              <w:tblW w:w="7753" w:type="dxa"/>
              <w:tblLayout w:type="fixed"/>
              <w:tblLook w:val="04A0" w:firstRow="1" w:lastRow="0" w:firstColumn="1" w:lastColumn="0" w:noHBand="0" w:noVBand="1"/>
              <w:tblPrChange w:id="5698" w:author="Sue Simnor (EXT Idiom)" w:date="2024-08-07T11:28:00Z" w16du:dateUtc="2024-08-07T01:28:00Z">
                <w:tblPr>
                  <w:tblW w:w="8823" w:type="dxa"/>
                  <w:tblLayout w:type="fixed"/>
                  <w:tblLook w:val="04A0" w:firstRow="1" w:lastRow="0" w:firstColumn="1" w:lastColumn="0" w:noHBand="0" w:noVBand="1"/>
                </w:tblPr>
              </w:tblPrChange>
            </w:tblPr>
            <w:tblGrid>
              <w:gridCol w:w="2272"/>
              <w:gridCol w:w="5481"/>
              <w:tblGridChange w:id="5699">
                <w:tblGrid>
                  <w:gridCol w:w="2272"/>
                  <w:gridCol w:w="314"/>
                  <w:gridCol w:w="5167"/>
                  <w:gridCol w:w="1070"/>
                </w:tblGrid>
              </w:tblGridChange>
            </w:tblGrid>
            <w:tr w:rsidR="008236D9" w:rsidRPr="00A6600B" w14:paraId="02E11293" w14:textId="77777777" w:rsidTr="006F4199">
              <w:trPr>
                <w:trHeight w:val="323"/>
                <w:trPrChange w:id="5700" w:author="Sue Simnor (EXT Idiom)" w:date="2024-08-07T11:28:00Z" w16du:dateUtc="2024-08-07T01:28:00Z">
                  <w:trPr>
                    <w:trHeight w:val="300"/>
                  </w:trPr>
                </w:trPrChange>
              </w:trPr>
              <w:tc>
                <w:tcPr>
                  <w:tcW w:w="2272" w:type="dxa"/>
                  <w:noWrap/>
                  <w:vAlign w:val="center"/>
                  <w:hideMark/>
                  <w:tcPrChange w:id="5701" w:author="Sue Simnor (EXT Idiom)" w:date="2024-08-07T11:28:00Z" w16du:dateUtc="2024-08-07T01:28:00Z">
                    <w:tcPr>
                      <w:tcW w:w="2586" w:type="dxa"/>
                      <w:gridSpan w:val="2"/>
                      <w:noWrap/>
                      <w:vAlign w:val="center"/>
                      <w:hideMark/>
                    </w:tcPr>
                  </w:tcPrChange>
                </w:tcPr>
                <w:p w14:paraId="4D3603D5" w14:textId="36C7BE49" w:rsidR="008236D9" w:rsidRPr="00A6600B" w:rsidRDefault="5DCBB042" w:rsidP="008236D9">
                  <w:pPr>
                    <w:pStyle w:val="BodycopyCOI"/>
                    <w:rPr>
                      <w:rFonts w:cs="Arial"/>
                      <w:b/>
                      <w:bCs/>
                    </w:rPr>
                  </w:pPr>
                  <w:commentRangeStart w:id="5702"/>
                  <w:r w:rsidRPr="00A6600B">
                    <w:rPr>
                      <w:rFonts w:cs="Arial"/>
                    </w:rPr>
                    <w:t>Policyholder name(s):</w:t>
                  </w:r>
                  <w:commentRangeEnd w:id="5702"/>
                  <w:r w:rsidR="008236D9" w:rsidRPr="00A6600B">
                    <w:rPr>
                      <w:rStyle w:val="CommentReference"/>
                      <w:rFonts w:cs="Arial"/>
                      <w:b/>
                      <w:bCs/>
                      <w:sz w:val="18"/>
                      <w:szCs w:val="18"/>
                    </w:rPr>
                    <w:commentReference w:id="5702"/>
                  </w:r>
                </w:p>
              </w:tc>
              <w:tc>
                <w:tcPr>
                  <w:tcW w:w="5481" w:type="dxa"/>
                  <w:noWrap/>
                  <w:vAlign w:val="bottom"/>
                  <w:hideMark/>
                  <w:tcPrChange w:id="5703" w:author="Sue Simnor (EXT Idiom)" w:date="2024-08-07T11:28:00Z" w16du:dateUtc="2024-08-07T01:28:00Z">
                    <w:tcPr>
                      <w:tcW w:w="6237" w:type="dxa"/>
                      <w:gridSpan w:val="2"/>
                      <w:noWrap/>
                      <w:vAlign w:val="bottom"/>
                      <w:hideMark/>
                    </w:tcPr>
                  </w:tcPrChange>
                </w:tcPr>
                <w:p w14:paraId="2C3DD4CD" w14:textId="332375A5" w:rsidR="008236D9" w:rsidRPr="00A6600B" w:rsidRDefault="5DCBB042" w:rsidP="78CABE0F">
                  <w:pPr>
                    <w:pStyle w:val="BodycopyB"/>
                    <w:rPr>
                      <w:rFonts w:cs="Arial"/>
                    </w:rPr>
                  </w:pPr>
                  <w:r w:rsidRPr="00A6600B">
                    <w:rPr>
                      <w:rFonts w:cs="Arial"/>
                    </w:rPr>
                    <w:t>&lt;PolicyHolderFirstName&gt; &lt;PolicyHolderLastName&gt; / &lt;EntityName&gt;, &lt;PolicyHolderFirstName&gt; &lt;PolicyHolderLastName&gt; / &lt;EntityName&gt;</w:t>
                  </w:r>
                </w:p>
                <w:p w14:paraId="5B198ED1" w14:textId="27011AB0" w:rsidR="008236D9" w:rsidRPr="00A6600B" w:rsidRDefault="5DCBB042" w:rsidP="78CABE0F">
                  <w:pPr>
                    <w:pStyle w:val="BodycopyB"/>
                    <w:rPr>
                      <w:rFonts w:cs="Arial"/>
                    </w:rPr>
                  </w:pPr>
                  <w:r w:rsidRPr="00A6600B">
                    <w:rPr>
                      <w:rFonts w:cs="Arial"/>
                    </w:rPr>
                    <w:t xml:space="preserve"> &lt;AdditFirstName&gt; &lt;AdditLastName&gt; / &lt;EntityName&gt;, </w:t>
                  </w:r>
                </w:p>
                <w:p w14:paraId="7E88D9AA" w14:textId="1FFE4DD5" w:rsidR="008236D9" w:rsidRPr="00A6600B" w:rsidRDefault="5DCBB042" w:rsidP="78CABE0F">
                  <w:pPr>
                    <w:pStyle w:val="BodycopyB"/>
                    <w:rPr>
                      <w:rFonts w:cs="Arial"/>
                    </w:rPr>
                  </w:pPr>
                  <w:r w:rsidRPr="00A6600B">
                    <w:rPr>
                      <w:rFonts w:cs="Arial"/>
                    </w:rPr>
                    <w:t xml:space="preserve">&lt;AdditFirstName&gt; &lt;AdditLastName&gt; / &lt;EntityName&gt;     </w:t>
                  </w:r>
                </w:p>
              </w:tc>
            </w:tr>
          </w:tbl>
          <w:p w14:paraId="753C56F5" w14:textId="6A717D32" w:rsidR="008236D9" w:rsidRPr="00A6600B" w:rsidRDefault="008236D9" w:rsidP="008236D9">
            <w:pPr>
              <w:pStyle w:val="TableHeading2"/>
              <w:rPr>
                <w:rFonts w:cs="Arial"/>
              </w:rPr>
            </w:pPr>
          </w:p>
          <w:p w14:paraId="11FB6969" w14:textId="1EDCC61A" w:rsidR="008236D9" w:rsidRPr="00A6600B" w:rsidRDefault="008236D9" w:rsidP="008236D9">
            <w:pPr>
              <w:pStyle w:val="TableHeading2"/>
              <w:rPr>
                <w:rFonts w:cs="Arial"/>
                <w:sz w:val="20"/>
                <w:szCs w:val="20"/>
              </w:rPr>
            </w:pPr>
          </w:p>
        </w:tc>
        <w:tc>
          <w:tcPr>
            <w:tcW w:w="1985" w:type="dxa"/>
          </w:tcPr>
          <w:p w14:paraId="6699586A" w14:textId="5B18F439" w:rsidR="00A60666" w:rsidRDefault="00A60666" w:rsidP="00A60666">
            <w:pPr>
              <w:tabs>
                <w:tab w:val="left" w:pos="774"/>
              </w:tabs>
              <w:rPr>
                <w:rFonts w:asciiTheme="minorHAnsi" w:eastAsiaTheme="minorEastAsia" w:hAnsiTheme="minorHAnsi" w:cstheme="minorHAnsi"/>
                <w:color w:val="000000" w:themeColor="text1"/>
                <w:sz w:val="20"/>
                <w:szCs w:val="20"/>
              </w:rPr>
            </w:pPr>
            <w:r w:rsidRPr="000755A5">
              <w:rPr>
                <w:rFonts w:asciiTheme="minorHAnsi" w:eastAsiaTheme="minorEastAsia" w:hAnsiTheme="minorHAnsi" w:cstheme="minorHAnsi"/>
                <w:color w:val="000000" w:themeColor="text1"/>
                <w:sz w:val="20"/>
                <w:szCs w:val="20"/>
              </w:rPr>
              <w:t>Create PolicyHolders as an EO internal Variable which contains all the Policy Holders name separated by comma as a single line.</w:t>
            </w:r>
          </w:p>
          <w:p w14:paraId="23E1C01D" w14:textId="675E1668" w:rsidR="00A60666" w:rsidRDefault="00A60666" w:rsidP="00A60666">
            <w:pPr>
              <w:tabs>
                <w:tab w:val="left" w:pos="774"/>
              </w:tabs>
              <w:rPr>
                <w:rFonts w:asciiTheme="minorHAnsi" w:eastAsiaTheme="minorEastAsia" w:hAnsiTheme="minorHAnsi" w:cstheme="minorHAnsi"/>
                <w:color w:val="000000" w:themeColor="text1"/>
                <w:sz w:val="20"/>
                <w:szCs w:val="20"/>
              </w:rPr>
            </w:pPr>
          </w:p>
          <w:p w14:paraId="54BD0739" w14:textId="77777777" w:rsidR="00A60666" w:rsidRDefault="00A60666" w:rsidP="00A60666">
            <w:pPr>
              <w:tabs>
                <w:tab w:val="left" w:pos="774"/>
              </w:tabs>
              <w:rPr>
                <w:rFonts w:asciiTheme="minorHAnsi" w:eastAsiaTheme="minorEastAsia" w:hAnsiTheme="minorHAnsi" w:cstheme="minorHAnsi"/>
                <w:b/>
                <w:bCs/>
                <w:color w:val="000000" w:themeColor="text1"/>
                <w:sz w:val="20"/>
                <w:szCs w:val="20"/>
              </w:rPr>
            </w:pPr>
            <w:r w:rsidRPr="0028188F">
              <w:rPr>
                <w:rFonts w:asciiTheme="minorHAnsi" w:eastAsiaTheme="minorEastAsia" w:hAnsiTheme="minorHAnsi" w:cstheme="minorHAnsi"/>
                <w:b/>
                <w:bCs/>
                <w:color w:val="000000" w:themeColor="text1"/>
                <w:sz w:val="20"/>
                <w:szCs w:val="20"/>
              </w:rPr>
              <w:t>Iterate on Policyholders:</w:t>
            </w:r>
          </w:p>
          <w:p w14:paraId="72CAF5D6" w14:textId="77777777" w:rsidR="00A60666" w:rsidRPr="00450135" w:rsidRDefault="00A60666" w:rsidP="00A60666">
            <w:pPr>
              <w:tabs>
                <w:tab w:val="left" w:pos="774"/>
              </w:tabs>
              <w:rPr>
                <w:rFonts w:asciiTheme="minorHAnsi" w:eastAsiaTheme="minorEastAsia" w:hAnsiTheme="minorHAnsi" w:cstheme="minorHAnsi"/>
                <w:b/>
                <w:bCs/>
                <w:color w:val="000000" w:themeColor="text1"/>
                <w:sz w:val="20"/>
                <w:szCs w:val="20"/>
                <w:rPrChange w:id="5704" w:author="sam sehgal" w:date="2024-12-19T09:57:00Z" w16du:dateUtc="2024-12-18T22:57:00Z">
                  <w:rPr>
                    <w:rFonts w:asciiTheme="minorHAnsi" w:eastAsiaTheme="minorEastAsia" w:hAnsiTheme="minorHAnsi" w:cstheme="minorHAnsi"/>
                    <w:b/>
                    <w:bCs/>
                    <w:color w:val="000000" w:themeColor="text1"/>
                    <w:sz w:val="20"/>
                    <w:szCs w:val="20"/>
                    <w:highlight w:val="yellow"/>
                  </w:rPr>
                </w:rPrChange>
              </w:rPr>
            </w:pPr>
            <w:r w:rsidRPr="00450135">
              <w:rPr>
                <w:rFonts w:asciiTheme="minorHAnsi" w:eastAsiaTheme="minorEastAsia" w:hAnsiTheme="minorHAnsi" w:cstheme="minorHAnsi"/>
                <w:b/>
                <w:bCs/>
                <w:color w:val="000000" w:themeColor="text1"/>
                <w:sz w:val="20"/>
                <w:szCs w:val="20"/>
                <w:rPrChange w:id="5705" w:author="sam sehgal" w:date="2024-12-19T09:57:00Z" w16du:dateUtc="2024-12-18T22:57:00Z">
                  <w:rPr>
                    <w:rFonts w:asciiTheme="minorHAnsi" w:eastAsiaTheme="minorEastAsia" w:hAnsiTheme="minorHAnsi" w:cstheme="minorHAnsi"/>
                    <w:b/>
                    <w:bCs/>
                    <w:color w:val="000000" w:themeColor="text1"/>
                    <w:sz w:val="20"/>
                    <w:szCs w:val="20"/>
                    <w:highlight w:val="yellow"/>
                  </w:rPr>
                </w:rPrChange>
              </w:rPr>
              <w:t>If &lt;ClientTypeCode&gt; = ‘6|Trust or 7|SMSF</w:t>
            </w:r>
          </w:p>
          <w:p w14:paraId="6F4614AA" w14:textId="77777777" w:rsidR="00A60666" w:rsidRPr="00450135" w:rsidRDefault="00A60666" w:rsidP="00A60666">
            <w:pPr>
              <w:tabs>
                <w:tab w:val="left" w:pos="774"/>
              </w:tabs>
              <w:rPr>
                <w:rFonts w:asciiTheme="minorHAnsi" w:eastAsiaTheme="minorEastAsia" w:hAnsiTheme="minorHAnsi" w:cstheme="minorHAnsi"/>
                <w:b/>
                <w:bCs/>
                <w:color w:val="000000" w:themeColor="text1"/>
                <w:sz w:val="20"/>
                <w:szCs w:val="20"/>
                <w:lang w:val="en-AU"/>
                <w:rPrChange w:id="5706" w:author="sam sehgal" w:date="2024-12-19T09:57:00Z" w16du:dateUtc="2024-12-18T22:57:00Z">
                  <w:rPr>
                    <w:rFonts w:asciiTheme="minorHAnsi" w:eastAsiaTheme="minorEastAsia" w:hAnsiTheme="minorHAnsi" w:cstheme="minorHAnsi"/>
                    <w:b/>
                    <w:bCs/>
                    <w:color w:val="000000" w:themeColor="text1"/>
                    <w:sz w:val="20"/>
                    <w:szCs w:val="20"/>
                    <w:highlight w:val="yellow"/>
                    <w:lang w:val="en-AU"/>
                  </w:rPr>
                </w:rPrChange>
              </w:rPr>
            </w:pPr>
            <w:r w:rsidRPr="00450135">
              <w:rPr>
                <w:rFonts w:asciiTheme="minorHAnsi" w:eastAsiaTheme="minorEastAsia" w:hAnsiTheme="minorHAnsi" w:cstheme="minorHAnsi"/>
                <w:b/>
                <w:bCs/>
                <w:color w:val="000000" w:themeColor="text1"/>
                <w:sz w:val="20"/>
                <w:szCs w:val="20"/>
                <w:rPrChange w:id="5707" w:author="sam sehgal" w:date="2024-12-19T09:57:00Z" w16du:dateUtc="2024-12-18T22:57:00Z">
                  <w:rPr>
                    <w:rFonts w:asciiTheme="minorHAnsi" w:eastAsiaTheme="minorEastAsia" w:hAnsiTheme="minorHAnsi" w:cstheme="minorHAnsi"/>
                    <w:b/>
                    <w:bCs/>
                    <w:color w:val="000000" w:themeColor="text1"/>
                    <w:sz w:val="20"/>
                    <w:szCs w:val="20"/>
                    <w:highlight w:val="yellow"/>
                  </w:rPr>
                </w:rPrChange>
              </w:rPr>
              <w:t xml:space="preserve">THEN DO NOT DISPLAY </w:t>
            </w:r>
          </w:p>
          <w:p w14:paraId="6E93BCC2" w14:textId="77777777" w:rsidR="00A60666" w:rsidRPr="0091232A" w:rsidRDefault="00A60666" w:rsidP="00A60666">
            <w:pPr>
              <w:tabs>
                <w:tab w:val="left" w:pos="774"/>
              </w:tabs>
              <w:rPr>
                <w:rFonts w:asciiTheme="minorHAnsi" w:eastAsiaTheme="minorEastAsia" w:hAnsiTheme="minorHAnsi" w:cstheme="minorHAnsi"/>
                <w:b/>
                <w:bCs/>
                <w:color w:val="000000" w:themeColor="text1"/>
                <w:sz w:val="20"/>
                <w:szCs w:val="20"/>
                <w:lang w:val="en-AU"/>
              </w:rPr>
            </w:pPr>
            <w:r w:rsidRPr="00450135">
              <w:rPr>
                <w:rFonts w:asciiTheme="minorHAnsi" w:eastAsiaTheme="minorEastAsia" w:hAnsiTheme="minorHAnsi" w:cstheme="minorHAnsi"/>
                <w:b/>
                <w:bCs/>
                <w:color w:val="000000" w:themeColor="text1"/>
                <w:sz w:val="20"/>
                <w:szCs w:val="20"/>
                <w:lang w:val="en-AU"/>
                <w:rPrChange w:id="5708" w:author="sam sehgal" w:date="2024-12-19T09:57:00Z" w16du:dateUtc="2024-12-18T22:57:00Z">
                  <w:rPr>
                    <w:rFonts w:asciiTheme="minorHAnsi" w:eastAsiaTheme="minorEastAsia" w:hAnsiTheme="minorHAnsi" w:cstheme="minorHAnsi"/>
                    <w:b/>
                    <w:bCs/>
                    <w:color w:val="000000" w:themeColor="text1"/>
                    <w:sz w:val="20"/>
                    <w:szCs w:val="20"/>
                    <w:highlight w:val="yellow"/>
                    <w:lang w:val="en-AU"/>
                  </w:rPr>
                </w:rPrChange>
              </w:rPr>
              <w:t>ELSE</w:t>
            </w:r>
          </w:p>
          <w:p w14:paraId="34BD5A2F" w14:textId="77777777" w:rsidR="00A60666" w:rsidRPr="000755A5" w:rsidRDefault="00A60666" w:rsidP="00A60666">
            <w:pPr>
              <w:tabs>
                <w:tab w:val="left" w:pos="774"/>
              </w:tabs>
              <w:rPr>
                <w:rFonts w:asciiTheme="minorHAnsi" w:eastAsiaTheme="minorEastAsia" w:hAnsiTheme="minorHAnsi" w:cstheme="minorHAnsi"/>
                <w:color w:val="000000" w:themeColor="text1"/>
                <w:sz w:val="20"/>
                <w:szCs w:val="20"/>
              </w:rPr>
            </w:pPr>
          </w:p>
          <w:p w14:paraId="5F3992B7" w14:textId="77777777" w:rsidR="00A60666" w:rsidRPr="00B4396F" w:rsidRDefault="00A60666" w:rsidP="00A60666">
            <w:pPr>
              <w:tabs>
                <w:tab w:val="left" w:pos="774"/>
              </w:tabs>
              <w:rPr>
                <w:rFonts w:asciiTheme="minorHAnsi" w:eastAsiaTheme="minorEastAsia" w:hAnsiTheme="minorHAnsi" w:cstheme="minorHAnsi"/>
                <w:sz w:val="20"/>
                <w:lang w:val="en-AU"/>
              </w:rPr>
            </w:pPr>
            <w:r w:rsidRPr="00B4396F">
              <w:rPr>
                <w:rFonts w:asciiTheme="minorHAnsi" w:eastAsiaTheme="minorEastAsia" w:hAnsiTheme="minorHAnsi" w:cstheme="minorHAnsi"/>
                <w:sz w:val="20"/>
                <w:lang w:val="en-AU"/>
              </w:rPr>
              <w:t xml:space="preserve">IF&lt;ClientTypeCode&gt;  = “4|Estate” </w:t>
            </w:r>
          </w:p>
          <w:p w14:paraId="3EBE67EC" w14:textId="77777777" w:rsidR="00A60666" w:rsidRPr="00B4396F" w:rsidRDefault="00A60666" w:rsidP="00A60666">
            <w:pPr>
              <w:tabs>
                <w:tab w:val="left" w:pos="774"/>
              </w:tabs>
              <w:rPr>
                <w:rFonts w:asciiTheme="minorHAnsi" w:eastAsiaTheme="minorEastAsia" w:hAnsiTheme="minorHAnsi" w:cstheme="minorHAnsi"/>
                <w:sz w:val="20"/>
                <w:lang w:val="en-AU"/>
              </w:rPr>
            </w:pPr>
            <w:r w:rsidRPr="00B4396F">
              <w:rPr>
                <w:rFonts w:asciiTheme="minorHAnsi" w:eastAsiaTheme="minorEastAsia" w:hAnsiTheme="minorHAnsi" w:cstheme="minorHAnsi"/>
                <w:sz w:val="20"/>
                <w:lang w:val="en-AU"/>
              </w:rPr>
              <w:t>THEN set {EstateVariable} = “Estate of the Late” else {EstateVariable} = “”</w:t>
            </w:r>
          </w:p>
          <w:p w14:paraId="02D4BD5E" w14:textId="3247DE70" w:rsidR="00A60666" w:rsidRPr="00B4396F" w:rsidRDefault="00A60666" w:rsidP="00A60666">
            <w:pPr>
              <w:tabs>
                <w:tab w:val="left" w:pos="774"/>
              </w:tabs>
              <w:rPr>
                <w:rFonts w:asciiTheme="minorHAnsi" w:eastAsiaTheme="minorEastAsia" w:hAnsiTheme="minorHAnsi" w:cstheme="minorHAnsi"/>
                <w:sz w:val="20"/>
                <w:lang w:val="en-AU"/>
              </w:rPr>
            </w:pPr>
          </w:p>
          <w:p w14:paraId="367174CC" w14:textId="1B454043" w:rsidR="00A60666" w:rsidRPr="00B4396F" w:rsidRDefault="00A60666" w:rsidP="00A60666">
            <w:pPr>
              <w:tabs>
                <w:tab w:val="left" w:pos="774"/>
              </w:tabs>
              <w:rPr>
                <w:rFonts w:asciiTheme="minorHAnsi" w:eastAsiaTheme="minorEastAsia" w:hAnsiTheme="minorHAnsi" w:cstheme="minorHAnsi"/>
                <w:sz w:val="20"/>
                <w:lang w:val="en-AU"/>
              </w:rPr>
            </w:pPr>
            <w:r w:rsidRPr="00B4396F">
              <w:rPr>
                <w:rFonts w:asciiTheme="minorHAnsi" w:eastAsiaTheme="minorEastAsia" w:hAnsiTheme="minorHAnsi" w:cstheme="minorHAnsi"/>
                <w:sz w:val="20"/>
                <w:lang w:val="en-AU"/>
              </w:rPr>
              <w:t>IF &lt;EntityName&gt; = NULL</w:t>
            </w:r>
          </w:p>
          <w:p w14:paraId="399A920D" w14:textId="499E0BAA" w:rsidR="00A60666" w:rsidRPr="00B4396F" w:rsidRDefault="00A60666" w:rsidP="00A60666">
            <w:pPr>
              <w:tabs>
                <w:tab w:val="left" w:pos="774"/>
              </w:tabs>
              <w:rPr>
                <w:rFonts w:asciiTheme="minorHAnsi" w:eastAsiaTheme="minorEastAsia" w:hAnsiTheme="minorHAnsi" w:cstheme="minorHAnsi"/>
                <w:sz w:val="20"/>
                <w:lang w:val="en-AU"/>
              </w:rPr>
            </w:pPr>
            <w:r w:rsidRPr="00B4396F">
              <w:rPr>
                <w:rFonts w:asciiTheme="minorHAnsi" w:eastAsiaTheme="minorEastAsia" w:hAnsiTheme="minorHAnsi" w:cstheme="minorHAnsi"/>
                <w:sz w:val="20"/>
                <w:lang w:val="en-AU"/>
              </w:rPr>
              <w:t>THEN DISPLAY</w:t>
            </w:r>
          </w:p>
          <w:p w14:paraId="772DE0E0" w14:textId="77777777" w:rsidR="00A60666" w:rsidRPr="00B4396F" w:rsidRDefault="00A60666" w:rsidP="00A60666">
            <w:pPr>
              <w:tabs>
                <w:tab w:val="left" w:pos="774"/>
              </w:tabs>
              <w:rPr>
                <w:rFonts w:asciiTheme="minorHAnsi" w:eastAsiaTheme="minorEastAsia" w:hAnsiTheme="minorHAnsi" w:cstheme="minorHAnsi"/>
                <w:sz w:val="20"/>
                <w:lang w:val="en-AU"/>
              </w:rPr>
            </w:pPr>
            <w:r w:rsidRPr="00B4396F">
              <w:rPr>
                <w:rFonts w:asciiTheme="minorHAnsi" w:eastAsiaTheme="minorEastAsia" w:hAnsiTheme="minorHAnsi" w:cstheme="minorHAnsi"/>
                <w:sz w:val="20"/>
                <w:lang w:val="en-AU"/>
              </w:rPr>
              <w:t>{EstateVariable} &lt;PolicyHolderFirstName&gt; &lt;PolicyHolderLastName&gt;</w:t>
            </w:r>
          </w:p>
          <w:p w14:paraId="3618DC73" w14:textId="77777777" w:rsidR="00A60666" w:rsidRDefault="00A60666" w:rsidP="00A60666">
            <w:pPr>
              <w:tabs>
                <w:tab w:val="left" w:pos="774"/>
              </w:tabs>
              <w:rPr>
                <w:rFonts w:asciiTheme="minorHAnsi" w:eastAsiaTheme="minorEastAsia" w:hAnsiTheme="minorHAnsi" w:cstheme="minorHAnsi"/>
                <w:sz w:val="20"/>
                <w:lang w:val="en-AU"/>
              </w:rPr>
            </w:pPr>
            <w:r w:rsidRPr="00B4396F">
              <w:rPr>
                <w:rFonts w:asciiTheme="minorHAnsi" w:eastAsiaTheme="minorEastAsia" w:hAnsiTheme="minorHAnsi" w:cstheme="minorHAnsi"/>
                <w:sz w:val="20"/>
                <w:lang w:val="en-AU"/>
              </w:rPr>
              <w:t>ELSE DISPLAY {EstateVariable} &lt;EntityName&gt;</w:t>
            </w:r>
          </w:p>
          <w:p w14:paraId="72CDF0FB" w14:textId="77777777" w:rsidR="00A60666" w:rsidRDefault="00A60666" w:rsidP="00A60666">
            <w:pPr>
              <w:tabs>
                <w:tab w:val="left" w:pos="774"/>
              </w:tabs>
              <w:rPr>
                <w:rFonts w:asciiTheme="minorHAnsi" w:eastAsiaTheme="minorEastAsia" w:hAnsiTheme="minorHAnsi" w:cstheme="minorHAnsi"/>
                <w:sz w:val="20"/>
                <w:lang w:val="en-AU"/>
              </w:rPr>
            </w:pPr>
          </w:p>
          <w:p w14:paraId="61A2B8C7" w14:textId="77777777" w:rsidR="00A60666" w:rsidRPr="0028188F" w:rsidRDefault="00A60666" w:rsidP="00A60666">
            <w:pPr>
              <w:tabs>
                <w:tab w:val="left" w:pos="774"/>
              </w:tabs>
              <w:rPr>
                <w:rFonts w:asciiTheme="minorHAnsi" w:eastAsiaTheme="minorEastAsia" w:hAnsiTheme="minorHAnsi" w:cstheme="minorHAnsi"/>
                <w:b/>
                <w:bCs/>
                <w:color w:val="000000" w:themeColor="text1"/>
                <w:sz w:val="20"/>
                <w:szCs w:val="20"/>
              </w:rPr>
            </w:pPr>
            <w:r w:rsidRPr="0028188F">
              <w:rPr>
                <w:rFonts w:asciiTheme="minorHAnsi" w:eastAsiaTheme="minorEastAsia" w:hAnsiTheme="minorHAnsi" w:cstheme="minorHAnsi"/>
                <w:b/>
                <w:bCs/>
                <w:color w:val="000000" w:themeColor="text1"/>
                <w:sz w:val="20"/>
                <w:szCs w:val="20"/>
              </w:rPr>
              <w:t>Iterate on Additional Policyholders:</w:t>
            </w:r>
          </w:p>
          <w:p w14:paraId="3A97A434" w14:textId="77777777" w:rsidR="00A60666" w:rsidRDefault="00A60666" w:rsidP="00A60666">
            <w:pPr>
              <w:tabs>
                <w:tab w:val="left" w:pos="774"/>
              </w:tabs>
              <w:rPr>
                <w:ins w:id="5709" w:author="Sue Simnor (EXT Idiom)" w:date="2024-11-14T17:00:00Z" w16du:dateUtc="2024-11-14T06:00:00Z"/>
                <w:rFonts w:asciiTheme="minorHAnsi" w:eastAsiaTheme="minorEastAsia" w:hAnsiTheme="minorHAnsi" w:cstheme="minorHAnsi"/>
                <w:sz w:val="20"/>
                <w:lang w:val="en-AU"/>
              </w:rPr>
            </w:pPr>
          </w:p>
          <w:p w14:paraId="7831D7B8" w14:textId="0A2D320D" w:rsidR="00A60666" w:rsidRPr="004037E1" w:rsidRDefault="00A60666" w:rsidP="00A60666">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lastRenderedPageBreak/>
              <w:t xml:space="preserve">IF &lt;AddClientTypeCode&gt; &lt;&gt; (“2|AddThirdPartyAuthority” AND “3|Representative”) </w:t>
            </w:r>
          </w:p>
          <w:p w14:paraId="2B2DB05F" w14:textId="327D1691" w:rsidR="00A60666" w:rsidRPr="004037E1" w:rsidRDefault="00A60666" w:rsidP="00A60666">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IF &lt;EntityName&gt; = NULL</w:t>
            </w:r>
          </w:p>
          <w:p w14:paraId="12D3F02D" w14:textId="7B4568C0" w:rsidR="00A60666" w:rsidRPr="004037E1" w:rsidRDefault="00A60666" w:rsidP="00A60666">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THEN DISPLAY</w:t>
            </w:r>
          </w:p>
          <w:p w14:paraId="67B1A2A5" w14:textId="4861CF47" w:rsidR="00A60666" w:rsidRPr="004037E1" w:rsidRDefault="00A60666" w:rsidP="00A60666">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&lt;PolicyHolderFirstName&gt; &lt;PolicyHolderLastName&gt;</w:t>
            </w:r>
          </w:p>
          <w:p w14:paraId="5CBE1C70" w14:textId="77777777" w:rsidR="00A60666" w:rsidRPr="004037E1" w:rsidRDefault="00A60666" w:rsidP="00A60666">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ENDIF</w:t>
            </w:r>
          </w:p>
          <w:p w14:paraId="0455D1AD" w14:textId="77777777" w:rsidR="00A60666" w:rsidRPr="004037E1" w:rsidRDefault="00A60666" w:rsidP="00A60666">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 xml:space="preserve">ELSEIF &lt;AddClientTypeCode&gt; = "4|Trustee" and &lt;Trustee_IndividualName&gt; is not null </w:t>
            </w:r>
          </w:p>
          <w:p w14:paraId="6B599D48" w14:textId="77777777" w:rsidR="00A60666" w:rsidRPr="004037E1" w:rsidRDefault="00A60666" w:rsidP="00A60666">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THEN DISPLAY</w:t>
            </w:r>
          </w:p>
          <w:p w14:paraId="67F3BF47" w14:textId="77777777" w:rsidR="00A60666" w:rsidRPr="004037E1" w:rsidRDefault="00A60666" w:rsidP="00A60666">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&lt;Trustee_IndividualName&gt;</w:t>
            </w:r>
          </w:p>
          <w:p w14:paraId="0CFDE4D5" w14:textId="77777777" w:rsidR="00A60666" w:rsidRPr="004037E1" w:rsidRDefault="00A60666" w:rsidP="00A60666">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 xml:space="preserve">ELSE DISPLAY </w:t>
            </w:r>
          </w:p>
          <w:p w14:paraId="03407149" w14:textId="77777777" w:rsidR="00A60666" w:rsidRPr="004037E1" w:rsidRDefault="00A60666" w:rsidP="00A60666">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&lt;PolicyHolderFirstName&gt; &lt;PolicyHolderLastName&gt;</w:t>
            </w:r>
          </w:p>
          <w:p w14:paraId="5A46AFF2" w14:textId="77777777" w:rsidR="00A60666" w:rsidRPr="004037E1" w:rsidRDefault="00A60666" w:rsidP="00A60666">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ENDIF</w:t>
            </w:r>
          </w:p>
          <w:p w14:paraId="64D8BA1F" w14:textId="77777777" w:rsidR="00A60666" w:rsidRPr="004037E1" w:rsidRDefault="00A60666" w:rsidP="00A60666">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 xml:space="preserve">ELSEIF &lt;AddClientTypeCode&gt; = "5|TrusteeCompany" and &lt;Trustee_CompanyName&gt; is not null </w:t>
            </w:r>
          </w:p>
          <w:p w14:paraId="6969149F" w14:textId="77777777" w:rsidR="00A60666" w:rsidRPr="004037E1" w:rsidRDefault="00A60666" w:rsidP="00A60666">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THEN DISPLAY</w:t>
            </w:r>
          </w:p>
          <w:p w14:paraId="7F48FE09" w14:textId="77777777" w:rsidR="00A60666" w:rsidRPr="004037E1" w:rsidRDefault="00A60666" w:rsidP="00A60666">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&lt;Trustee_CompanyName&gt;</w:t>
            </w:r>
          </w:p>
          <w:p w14:paraId="2E469D27" w14:textId="77777777" w:rsidR="00A60666" w:rsidRPr="004037E1" w:rsidRDefault="00A60666" w:rsidP="00A60666">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t xml:space="preserve">ELSE DISPLAY </w:t>
            </w:r>
          </w:p>
          <w:p w14:paraId="24B98BE7" w14:textId="02E5DB84" w:rsidR="00A60666" w:rsidRPr="004037E1" w:rsidRDefault="00A60666" w:rsidP="00A60666">
            <w:pPr>
              <w:tabs>
                <w:tab w:val="left" w:pos="774"/>
              </w:tabs>
              <w:rPr>
                <w:rFonts w:asciiTheme="minorHAnsi" w:eastAsiaTheme="minorEastAsia" w:hAnsiTheme="minorHAnsi" w:cstheme="minorHAnsi"/>
                <w:sz w:val="20"/>
                <w:lang w:val="en-AU"/>
              </w:rPr>
            </w:pPr>
            <w:r w:rsidRPr="004037E1">
              <w:rPr>
                <w:rFonts w:asciiTheme="minorHAnsi" w:eastAsiaTheme="minorEastAsia" w:hAnsiTheme="minorHAnsi" w:cstheme="minorHAnsi"/>
                <w:sz w:val="20"/>
                <w:lang w:val="en-AU"/>
              </w:rPr>
              <w:lastRenderedPageBreak/>
              <w:t>&lt;EntityName&gt;</w:t>
            </w:r>
          </w:p>
          <w:p w14:paraId="75079FC8" w14:textId="7FC31FF2" w:rsidR="008236D9" w:rsidRPr="00A6600B" w:rsidRDefault="008236D9">
            <w:pPr>
              <w:tabs>
                <w:tab w:val="left" w:pos="774"/>
              </w:tabs>
              <w:rPr>
                <w:rFonts w:ascii="Arial" w:hAnsi="Arial" w:cs="Arial"/>
                <w:bCs/>
                <w:sz w:val="18"/>
                <w:szCs w:val="18"/>
                <w:rPrChange w:id="5710" w:author="Sue Simnor (EXT Idiom)" w:date="2024-08-07T09:58:00Z" w16du:dateUtc="2024-08-06T23:58:00Z">
                  <w:rPr>
                    <w:rFonts w:asciiTheme="minorHAnsi" w:hAnsiTheme="minorHAnsi" w:cstheme="minorHAnsi"/>
                    <w:bCs/>
                    <w:sz w:val="18"/>
                    <w:szCs w:val="18"/>
                  </w:rPr>
                </w:rPrChange>
              </w:rPr>
              <w:pPrChange w:id="5711" w:author="Sue Simnor (EXT Idiom)" w:date="2024-08-07T09:59:00Z" w16du:dateUtc="2024-08-06T23:59:00Z">
                <w:pPr>
                  <w:tabs>
                    <w:tab w:val="left" w:pos="1800"/>
                  </w:tabs>
                </w:pPr>
              </w:pPrChange>
            </w:pPr>
          </w:p>
        </w:tc>
        <w:tc>
          <w:tcPr>
            <w:tcW w:w="1701" w:type="dxa"/>
          </w:tcPr>
          <w:p w14:paraId="5291A944" w14:textId="4AAF8106" w:rsidR="008236D9" w:rsidRPr="00A6600B" w:rsidRDefault="008236D9" w:rsidP="008236D9">
            <w:pPr>
              <w:spacing w:after="120"/>
              <w:rPr>
                <w:rFonts w:ascii="Arial" w:hAnsi="Arial" w:cs="Arial"/>
                <w:color w:val="000000"/>
                <w:sz w:val="20"/>
                <w:szCs w:val="20"/>
                <w:rPrChange w:id="5712" w:author="Sue Simnor (EXT Idiom)" w:date="2024-08-07T09:58:00Z" w16du:dateUtc="2024-08-06T23:58:00Z">
                  <w:rPr>
                    <w:rFonts w:asciiTheme="minorHAnsi" w:hAnsiTheme="minorHAnsi" w:cstheme="minorHAnsi"/>
                    <w:color w:val="000000"/>
                    <w:sz w:val="20"/>
                    <w:szCs w:val="20"/>
                  </w:rPr>
                </w:rPrChange>
              </w:rPr>
            </w:pPr>
            <w:r w:rsidRPr="00A6600B">
              <w:rPr>
                <w:rFonts w:ascii="Arial" w:hAnsi="Arial" w:cs="Arial"/>
                <w:color w:val="000000"/>
                <w:sz w:val="20"/>
                <w:szCs w:val="20"/>
                <w:rPrChange w:id="5713" w:author="Sue Simnor (EXT Idiom)" w:date="2024-08-07T09:58:00Z" w16du:dateUtc="2024-08-06T23:58:00Z">
                  <w:rPr>
                    <w:rFonts w:asciiTheme="minorHAnsi" w:hAnsiTheme="minorHAnsi" w:cstheme="minorHAnsi"/>
                    <w:color w:val="000000"/>
                    <w:sz w:val="20"/>
                    <w:szCs w:val="20"/>
                  </w:rPr>
                </w:rPrChange>
              </w:rPr>
              <w:lastRenderedPageBreak/>
              <w:t>Column 1 text:</w:t>
            </w:r>
          </w:p>
          <w:p w14:paraId="3917826D" w14:textId="6D312A86" w:rsidR="008236D9" w:rsidRPr="00A6600B" w:rsidRDefault="008236D9" w:rsidP="008236D9">
            <w:pPr>
              <w:spacing w:after="120"/>
              <w:rPr>
                <w:rFonts w:ascii="Arial" w:hAnsi="Arial" w:cs="Arial"/>
                <w:color w:val="000000"/>
                <w:sz w:val="20"/>
                <w:szCs w:val="20"/>
                <w:rPrChange w:id="5714" w:author="Sue Simnor (EXT Idiom)" w:date="2024-08-07T09:58:00Z" w16du:dateUtc="2024-08-06T23:58:00Z">
                  <w:rPr>
                    <w:rFonts w:asciiTheme="minorHAnsi" w:hAnsiTheme="minorHAnsi" w:cstheme="minorHAnsi"/>
                    <w:color w:val="000000"/>
                    <w:sz w:val="20"/>
                    <w:szCs w:val="20"/>
                  </w:rPr>
                </w:rPrChange>
              </w:rPr>
            </w:pPr>
            <w:r w:rsidRPr="00A6600B">
              <w:rPr>
                <w:rFonts w:ascii="Arial" w:hAnsi="Arial" w:cs="Arial"/>
                <w:color w:val="000000"/>
                <w:sz w:val="20"/>
                <w:szCs w:val="20"/>
                <w:rPrChange w:id="5715" w:author="Sue Simnor (EXT Idiom)" w:date="2024-08-07T09:58:00Z" w16du:dateUtc="2024-08-06T23:58:00Z">
                  <w:rPr>
                    <w:rFonts w:asciiTheme="minorHAnsi" w:hAnsiTheme="minorHAnsi" w:cstheme="minorHAnsi"/>
                    <w:color w:val="000000"/>
                    <w:sz w:val="20"/>
                    <w:szCs w:val="20"/>
                  </w:rPr>
                </w:rPrChange>
              </w:rPr>
              <w:t xml:space="preserve">Bodycopy_COI </w:t>
            </w:r>
          </w:p>
          <w:p w14:paraId="55F35894" w14:textId="38CD5BA1" w:rsidR="008236D9" w:rsidRPr="00A6600B" w:rsidRDefault="008236D9" w:rsidP="008236D9">
            <w:pPr>
              <w:spacing w:after="120"/>
              <w:rPr>
                <w:rFonts w:ascii="Arial" w:hAnsi="Arial" w:cs="Arial"/>
                <w:color w:val="000000"/>
                <w:sz w:val="20"/>
                <w:szCs w:val="20"/>
                <w:rPrChange w:id="5716" w:author="Sue Simnor (EXT Idiom)" w:date="2024-08-07T09:58:00Z" w16du:dateUtc="2024-08-06T23:58:00Z">
                  <w:rPr>
                    <w:rFonts w:asciiTheme="minorHAnsi" w:hAnsiTheme="minorHAnsi" w:cstheme="minorHAnsi"/>
                    <w:color w:val="000000"/>
                    <w:sz w:val="20"/>
                    <w:szCs w:val="20"/>
                  </w:rPr>
                </w:rPrChange>
              </w:rPr>
            </w:pPr>
            <w:r w:rsidRPr="00A6600B">
              <w:rPr>
                <w:rFonts w:ascii="Arial" w:hAnsi="Arial" w:cs="Arial"/>
                <w:color w:val="000000"/>
                <w:sz w:val="20"/>
                <w:szCs w:val="20"/>
                <w:rPrChange w:id="5717" w:author="Sue Simnor (EXT Idiom)" w:date="2024-08-07T09:58:00Z" w16du:dateUtc="2024-08-06T23:58:00Z">
                  <w:rPr>
                    <w:rFonts w:asciiTheme="minorHAnsi" w:hAnsiTheme="minorHAnsi" w:cstheme="minorHAnsi"/>
                    <w:color w:val="000000"/>
                    <w:sz w:val="20"/>
                    <w:szCs w:val="20"/>
                  </w:rPr>
                </w:rPrChange>
              </w:rPr>
              <w:t>Column 2 text:</w:t>
            </w:r>
          </w:p>
          <w:p w14:paraId="4089B62A" w14:textId="10320021" w:rsidR="008236D9" w:rsidRPr="00A6600B" w:rsidRDefault="008236D9" w:rsidP="008236D9">
            <w:pPr>
              <w:tabs>
                <w:tab w:val="left" w:pos="1800"/>
              </w:tabs>
              <w:rPr>
                <w:rFonts w:ascii="Arial" w:hAnsi="Arial" w:cs="Arial"/>
                <w:bCs/>
                <w:sz w:val="20"/>
                <w:szCs w:val="20"/>
                <w:rPrChange w:id="5718" w:author="Sue Simnor (EXT Idiom)" w:date="2024-08-07T09:58:00Z" w16du:dateUtc="2024-08-06T23:58:00Z">
                  <w:rPr>
                    <w:rFonts w:asciiTheme="minorHAnsi" w:hAnsiTheme="minorHAnsi" w:cstheme="minorHAnsi"/>
                    <w:bCs/>
                    <w:sz w:val="20"/>
                    <w:szCs w:val="20"/>
                  </w:rPr>
                </w:rPrChange>
              </w:rPr>
            </w:pPr>
            <w:r w:rsidRPr="00A6600B">
              <w:rPr>
                <w:rFonts w:ascii="Arial" w:hAnsi="Arial" w:cs="Arial"/>
                <w:color w:val="000000"/>
                <w:sz w:val="20"/>
                <w:szCs w:val="20"/>
                <w:rPrChange w:id="5719" w:author="Sue Simnor (EXT Idiom)" w:date="2024-08-07T09:58:00Z" w16du:dateUtc="2024-08-06T23:58:00Z">
                  <w:rPr>
                    <w:rFonts w:asciiTheme="minorHAnsi" w:hAnsiTheme="minorHAnsi" w:cstheme="minorHAnsi"/>
                    <w:color w:val="000000"/>
                    <w:sz w:val="20"/>
                    <w:szCs w:val="20"/>
                  </w:rPr>
                </w:rPrChange>
              </w:rPr>
              <w:t>Bodycopy_B</w:t>
            </w:r>
          </w:p>
        </w:tc>
      </w:tr>
      <w:tr w:rsidR="0082780D" w:rsidRPr="00E75F58" w14:paraId="1704F35E" w14:textId="77777777" w:rsidTr="006F4199">
        <w:trPr>
          <w:cantSplit/>
        </w:trPr>
        <w:tc>
          <w:tcPr>
            <w:tcW w:w="974" w:type="dxa"/>
          </w:tcPr>
          <w:p w14:paraId="7BA59F46" w14:textId="5B22B08B" w:rsidR="0082780D" w:rsidRPr="006267C1" w:rsidRDefault="0082780D" w:rsidP="0082780D">
            <w:pPr>
              <w:tabs>
                <w:tab w:val="left" w:pos="1800"/>
              </w:tabs>
              <w:rPr>
                <w:rFonts w:asciiTheme="minorHAnsi" w:hAnsiTheme="minorHAnsi" w:cstheme="minorHAnsi"/>
                <w:bCs/>
                <w:sz w:val="20"/>
              </w:rPr>
            </w:pPr>
            <w:r w:rsidRPr="006267C1">
              <w:rPr>
                <w:rFonts w:asciiTheme="minorHAnsi" w:hAnsiTheme="minorHAnsi" w:cstheme="minorHAnsi"/>
                <w:bCs/>
                <w:sz w:val="20"/>
              </w:rPr>
              <w:lastRenderedPageBreak/>
              <w:t>AYM 4</w:t>
            </w:r>
          </w:p>
        </w:tc>
        <w:tc>
          <w:tcPr>
            <w:tcW w:w="1999" w:type="dxa"/>
          </w:tcPr>
          <w:p w14:paraId="1BDC4DAC" w14:textId="5CDBAD52" w:rsidR="0082780D" w:rsidRPr="006267C1" w:rsidRDefault="0082780D" w:rsidP="0082780D">
            <w:pPr>
              <w:tabs>
                <w:tab w:val="left" w:pos="1800"/>
              </w:tabs>
              <w:rPr>
                <w:sz w:val="20"/>
                <w:szCs w:val="20"/>
              </w:rPr>
            </w:pPr>
          </w:p>
        </w:tc>
        <w:tc>
          <w:tcPr>
            <w:tcW w:w="7937" w:type="dxa"/>
          </w:tcPr>
          <w:p w14:paraId="6D9C8218" w14:textId="0F9361CE" w:rsidR="0082780D" w:rsidRPr="004A7594" w:rsidRDefault="0082780D" w:rsidP="0082780D">
            <w:pPr>
              <w:pStyle w:val="BodycopyCOI"/>
            </w:pPr>
            <w:r w:rsidRPr="004A7594">
              <w:t xml:space="preserve">You have told us the registered owner of the car </w:t>
            </w:r>
            <w:commentRangeStart w:id="5720"/>
            <w:commentRangeStart w:id="5721"/>
            <w:r w:rsidRPr="004A7594">
              <w:t>is</w:t>
            </w:r>
            <w:commentRangeEnd w:id="5720"/>
            <w:r w:rsidRPr="004A7594">
              <w:rPr>
                <w:rStyle w:val="CommentReference"/>
                <w:sz w:val="18"/>
                <w:szCs w:val="18"/>
              </w:rPr>
              <w:commentReference w:id="5720"/>
            </w:r>
            <w:commentRangeEnd w:id="5721"/>
            <w:r w:rsidRPr="004A7594">
              <w:rPr>
                <w:rStyle w:val="CommentReference"/>
                <w:sz w:val="18"/>
                <w:szCs w:val="18"/>
              </w:rPr>
              <w:commentReference w:id="5721"/>
            </w:r>
            <w:r w:rsidRPr="004A7594">
              <w:t xml:space="preserve"> a policyholder.</w:t>
            </w:r>
          </w:p>
        </w:tc>
        <w:tc>
          <w:tcPr>
            <w:tcW w:w="1985" w:type="dxa"/>
          </w:tcPr>
          <w:p w14:paraId="5F26195F" w14:textId="59B38452" w:rsidR="0082780D" w:rsidRPr="004A7594" w:rsidRDefault="0082780D" w:rsidP="0082780D">
            <w:pPr>
              <w:tabs>
                <w:tab w:val="left" w:pos="774"/>
              </w:tabs>
              <w:contextualSpacing/>
              <w:rPr>
                <w:rFonts w:asciiTheme="minorHAnsi" w:hAnsiTheme="minorHAnsi" w:cstheme="minorHAnsi"/>
                <w:bCs/>
                <w:sz w:val="20"/>
              </w:rPr>
            </w:pPr>
            <w:r w:rsidRPr="004A7594">
              <w:rPr>
                <w:rFonts w:asciiTheme="minorHAnsi" w:hAnsiTheme="minorHAnsi" w:cstheme="minorHAnsi"/>
                <w:bCs/>
                <w:sz w:val="20"/>
              </w:rPr>
              <w:t>Always display</w:t>
            </w:r>
          </w:p>
          <w:p w14:paraId="2837BEEB" w14:textId="56E81CDF" w:rsidR="0082780D" w:rsidRPr="004A7594" w:rsidRDefault="0082780D" w:rsidP="0082780D">
            <w:pPr>
              <w:tabs>
                <w:tab w:val="left" w:pos="774"/>
              </w:tabs>
              <w:rPr>
                <w:rFonts w:asciiTheme="minorHAnsi" w:eastAsiaTheme="minorEastAsia" w:hAnsiTheme="minorHAnsi" w:cstheme="minorHAnsi"/>
                <w:sz w:val="18"/>
                <w:szCs w:val="18"/>
              </w:rPr>
            </w:pPr>
          </w:p>
        </w:tc>
        <w:tc>
          <w:tcPr>
            <w:tcW w:w="1701" w:type="dxa"/>
          </w:tcPr>
          <w:p w14:paraId="7DA3FBEF" w14:textId="58E0EBA1" w:rsidR="0082780D" w:rsidRPr="006267C1" w:rsidRDefault="0082780D" w:rsidP="0082780D">
            <w:pPr>
              <w:spacing w:after="120"/>
              <w:rPr>
                <w:rFonts w:asciiTheme="minorHAnsi" w:hAnsiTheme="minorHAnsi" w:cstheme="minorHAnsi"/>
                <w:color w:val="000000"/>
                <w:sz w:val="20"/>
                <w:szCs w:val="20"/>
              </w:rPr>
            </w:pPr>
            <w:r w:rsidRPr="006267C1">
              <w:rPr>
                <w:rFonts w:asciiTheme="minorHAnsi" w:hAnsiTheme="minorHAnsi" w:cstheme="minorHAnsi"/>
                <w:color w:val="000000"/>
                <w:sz w:val="20"/>
                <w:szCs w:val="20"/>
              </w:rPr>
              <w:t xml:space="preserve">Bodycopy_COI </w:t>
            </w:r>
          </w:p>
        </w:tc>
      </w:tr>
      <w:tr w:rsidR="00594F2A" w:rsidRPr="00E75F58" w14:paraId="1A8BD3B4" w14:textId="77777777" w:rsidTr="006F4199">
        <w:trPr>
          <w:cantSplit/>
        </w:trPr>
        <w:tc>
          <w:tcPr>
            <w:tcW w:w="974" w:type="dxa"/>
            <w:vMerge w:val="restart"/>
          </w:tcPr>
          <w:p w14:paraId="305C05BB" w14:textId="7FF85C81" w:rsidR="00594F2A" w:rsidRPr="00720F8E" w:rsidRDefault="00594F2A" w:rsidP="00146133">
            <w:pPr>
              <w:tabs>
                <w:tab w:val="left" w:pos="1800"/>
              </w:tabs>
              <w:rPr>
                <w:rFonts w:asciiTheme="minorHAnsi" w:hAnsiTheme="minorHAnsi" w:cstheme="minorHAnsi"/>
                <w:b/>
                <w:sz w:val="20"/>
              </w:rPr>
            </w:pPr>
            <w:r>
              <w:rPr>
                <w:rFonts w:asciiTheme="minorHAnsi" w:hAnsiTheme="minorHAnsi" w:cstheme="minorHAnsi"/>
                <w:bCs/>
                <w:sz w:val="20"/>
              </w:rPr>
              <w:t>AYM 5</w:t>
            </w:r>
          </w:p>
        </w:tc>
        <w:tc>
          <w:tcPr>
            <w:tcW w:w="1999" w:type="dxa"/>
          </w:tcPr>
          <w:p w14:paraId="5554A169" w14:textId="3D87A954" w:rsidR="00594F2A" w:rsidRPr="00BD6987" w:rsidRDefault="00594F2A" w:rsidP="00146133">
            <w:pPr>
              <w:tabs>
                <w:tab w:val="left" w:pos="1800"/>
              </w:tabs>
              <w:rPr>
                <w:rFonts w:asciiTheme="minorHAnsi" w:hAnsiTheme="minorHAnsi" w:cstheme="minorHAnsi"/>
                <w:bCs/>
                <w:sz w:val="20"/>
                <w:szCs w:val="20"/>
              </w:rPr>
            </w:pPr>
            <w:r>
              <w:rPr>
                <w:rFonts w:ascii="Arial" w:hAnsi="Arial"/>
                <w:sz w:val="20"/>
                <w:szCs w:val="20"/>
              </w:rPr>
              <w:t>&lt;</w:t>
            </w:r>
            <w:r w:rsidRPr="00EC3530">
              <w:rPr>
                <w:rFonts w:ascii="Arial" w:hAnsi="Arial"/>
                <w:sz w:val="20"/>
                <w:szCs w:val="20"/>
              </w:rPr>
              <w:t>InsuredPhoneNumber</w:t>
            </w:r>
            <w:r>
              <w:rPr>
                <w:rFonts w:ascii="Arial" w:hAnsi="Arial"/>
                <w:sz w:val="20"/>
                <w:szCs w:val="20"/>
              </w:rPr>
              <w:t>&gt;</w:t>
            </w:r>
          </w:p>
        </w:tc>
        <w:tc>
          <w:tcPr>
            <w:tcW w:w="7937" w:type="dxa"/>
          </w:tcPr>
          <w:tbl>
            <w:tblPr>
              <w:tblpPr w:leftFromText="180" w:rightFromText="180" w:vertAnchor="page" w:horzAnchor="margin" w:tblpY="1"/>
              <w:tblOverlap w:val="never"/>
              <w:tblW w:w="7831" w:type="dxa"/>
              <w:tblBorders>
                <w:bottom w:val="single" w:sz="4" w:space="0" w:color="auto"/>
              </w:tblBorders>
              <w:tblLayout w:type="fixed"/>
              <w:tblLook w:val="04A0" w:firstRow="1" w:lastRow="0" w:firstColumn="1" w:lastColumn="0" w:noHBand="0" w:noVBand="1"/>
              <w:tblPrChange w:id="5722" w:author="Sue Simnor (EXT Idiom)" w:date="2024-08-07T11:29:00Z" w16du:dateUtc="2024-08-07T01:29:00Z">
                <w:tblPr>
                  <w:tblpPr w:leftFromText="180" w:rightFromText="180" w:vertAnchor="page" w:horzAnchor="margin" w:tblpY="1"/>
                  <w:tblOverlap w:val="never"/>
                  <w:tblW w:w="8795" w:type="dxa"/>
                  <w:tblBorders>
                    <w:bottom w:val="single" w:sz="4" w:space="0" w:color="auto"/>
                  </w:tblBorders>
                  <w:tblLayout w:type="fixed"/>
                  <w:tblLook w:val="04A0" w:firstRow="1" w:lastRow="0" w:firstColumn="1" w:lastColumn="0" w:noHBand="0" w:noVBand="1"/>
                </w:tblPr>
              </w:tblPrChange>
            </w:tblPr>
            <w:tblGrid>
              <w:gridCol w:w="2295"/>
              <w:gridCol w:w="5536"/>
              <w:tblGridChange w:id="5723">
                <w:tblGrid>
                  <w:gridCol w:w="2295"/>
                  <w:gridCol w:w="283"/>
                  <w:gridCol w:w="5253"/>
                  <w:gridCol w:w="964"/>
                </w:tblGrid>
              </w:tblGridChange>
            </w:tblGrid>
            <w:tr w:rsidR="00594F2A" w:rsidRPr="0070367D" w14:paraId="6CF2EF83" w14:textId="77777777" w:rsidTr="003B2059">
              <w:trPr>
                <w:trHeight w:val="278"/>
                <w:trPrChange w:id="5724" w:author="Sue Simnor (EXT Idiom)" w:date="2024-08-07T11:29:00Z" w16du:dateUtc="2024-08-07T01:29:00Z">
                  <w:trPr>
                    <w:trHeight w:val="263"/>
                  </w:trPr>
                </w:trPrChange>
              </w:trPr>
              <w:tc>
                <w:tcPr>
                  <w:tcW w:w="2295" w:type="dxa"/>
                  <w:tcBorders>
                    <w:bottom w:val="nil"/>
                  </w:tcBorders>
                  <w:noWrap/>
                  <w:vAlign w:val="center"/>
                  <w:hideMark/>
                  <w:tcPrChange w:id="5725" w:author="Sue Simnor (EXT Idiom)" w:date="2024-08-07T11:29:00Z" w16du:dateUtc="2024-08-07T01:29:00Z">
                    <w:tcPr>
                      <w:tcW w:w="2578" w:type="dxa"/>
                      <w:gridSpan w:val="2"/>
                      <w:tcBorders>
                        <w:bottom w:val="nil"/>
                      </w:tcBorders>
                      <w:noWrap/>
                      <w:vAlign w:val="center"/>
                      <w:hideMark/>
                    </w:tcPr>
                  </w:tcPrChange>
                </w:tcPr>
                <w:p w14:paraId="78AD5783" w14:textId="49C20467" w:rsidR="00594F2A" w:rsidRPr="0070367D" w:rsidRDefault="00594F2A" w:rsidP="00146133">
                  <w:pPr>
                    <w:pStyle w:val="BodycopyCOI"/>
                    <w:rPr>
                      <w:b/>
                      <w:bCs/>
                    </w:rPr>
                  </w:pPr>
                  <w:r w:rsidRPr="0070367D">
                    <w:t>Contact phone number:</w:t>
                  </w:r>
                </w:p>
              </w:tc>
              <w:tc>
                <w:tcPr>
                  <w:tcW w:w="5536" w:type="dxa"/>
                  <w:tcBorders>
                    <w:bottom w:val="nil"/>
                  </w:tcBorders>
                  <w:noWrap/>
                  <w:vAlign w:val="bottom"/>
                  <w:hideMark/>
                  <w:tcPrChange w:id="5726" w:author="Sue Simnor (EXT Idiom)" w:date="2024-08-07T11:29:00Z" w16du:dateUtc="2024-08-07T01:29:00Z">
                    <w:tcPr>
                      <w:tcW w:w="6217" w:type="dxa"/>
                      <w:gridSpan w:val="2"/>
                      <w:tcBorders>
                        <w:bottom w:val="nil"/>
                      </w:tcBorders>
                      <w:noWrap/>
                      <w:vAlign w:val="bottom"/>
                      <w:hideMark/>
                    </w:tcPr>
                  </w:tcPrChange>
                </w:tcPr>
                <w:p w14:paraId="2D0326C4" w14:textId="4726798C" w:rsidR="00594F2A" w:rsidRPr="0070367D" w:rsidRDefault="00594F2A" w:rsidP="00146133">
                  <w:pPr>
                    <w:pStyle w:val="BodycopyB"/>
                  </w:pPr>
                  <w:r w:rsidRPr="0070367D">
                    <w:t>&lt;InsuredPhoneNumber&gt;</w:t>
                  </w:r>
                </w:p>
              </w:tc>
            </w:tr>
          </w:tbl>
          <w:p w14:paraId="2AC1281D" w14:textId="095C53B8" w:rsidR="00594F2A" w:rsidRPr="0070367D" w:rsidRDefault="00594F2A" w:rsidP="00146133">
            <w:pPr>
              <w:pStyle w:val="TableHeading2"/>
              <w:rPr>
                <w:sz w:val="20"/>
                <w:szCs w:val="20"/>
              </w:rPr>
            </w:pPr>
          </w:p>
        </w:tc>
        <w:tc>
          <w:tcPr>
            <w:tcW w:w="1985" w:type="dxa"/>
          </w:tcPr>
          <w:p w14:paraId="4C465B37" w14:textId="5FB00390" w:rsidR="00594F2A" w:rsidRPr="0070367D" w:rsidRDefault="00594F2A" w:rsidP="00146133">
            <w:pPr>
              <w:tabs>
                <w:tab w:val="left" w:pos="774"/>
              </w:tabs>
              <w:contextualSpacing/>
              <w:rPr>
                <w:rFonts w:asciiTheme="minorHAnsi" w:hAnsiTheme="minorHAnsi" w:cstheme="minorHAnsi"/>
                <w:bCs/>
                <w:sz w:val="20"/>
                <w:rPrChange w:id="5727" w:author="Sue Simnor (EXT Idiom)" w:date="2024-08-13T18:05:00Z" w16du:dateUtc="2024-08-13T08:05:00Z">
                  <w:rPr>
                    <w:rFonts w:asciiTheme="minorHAnsi" w:hAnsiTheme="minorHAnsi" w:cstheme="minorHAnsi"/>
                    <w:bCs/>
                    <w:sz w:val="20"/>
                    <w:highlight w:val="yellow"/>
                  </w:rPr>
                </w:rPrChange>
              </w:rPr>
            </w:pPr>
            <w:r w:rsidRPr="0070367D">
              <w:rPr>
                <w:rFonts w:asciiTheme="minorHAnsi" w:hAnsiTheme="minorHAnsi" w:cstheme="minorHAnsi"/>
                <w:b/>
                <w:sz w:val="20"/>
                <w:rPrChange w:id="5728" w:author="Sue Simnor (EXT Idiom)" w:date="2024-08-13T18:05:00Z" w16du:dateUtc="2024-08-13T08:05:00Z">
                  <w:rPr>
                    <w:rFonts w:asciiTheme="minorHAnsi" w:hAnsiTheme="minorHAnsi" w:cstheme="minorHAnsi"/>
                    <w:b/>
                    <w:sz w:val="20"/>
                    <w:highlight w:val="yellow"/>
                  </w:rPr>
                </w:rPrChange>
              </w:rPr>
              <w:t>IF</w:t>
            </w:r>
            <w:r w:rsidRPr="0070367D">
              <w:rPr>
                <w:rFonts w:asciiTheme="minorHAnsi" w:hAnsiTheme="minorHAnsi" w:cstheme="minorHAnsi"/>
                <w:bCs/>
                <w:sz w:val="20"/>
                <w:rPrChange w:id="5729" w:author="Sue Simnor (EXT Idiom)" w:date="2024-08-13T18:05:00Z" w16du:dateUtc="2024-08-13T08:05:00Z">
                  <w:rPr>
                    <w:rFonts w:asciiTheme="minorHAnsi" w:hAnsiTheme="minorHAnsi" w:cstheme="minorHAnsi"/>
                    <w:bCs/>
                    <w:sz w:val="20"/>
                    <w:highlight w:val="yellow"/>
                  </w:rPr>
                </w:rPrChange>
              </w:rPr>
              <w:t xml:space="preserve"> &lt;ClientTypeCode&gt;=”1|PolicyHolder” </w:t>
            </w:r>
          </w:p>
          <w:p w14:paraId="4F2CBAC0" w14:textId="278CCB18" w:rsidR="00594F2A" w:rsidRPr="0070367D" w:rsidRDefault="00594F2A" w:rsidP="00594F2A">
            <w:pPr>
              <w:tabs>
                <w:tab w:val="left" w:pos="774"/>
              </w:tabs>
              <w:contextualSpacing/>
              <w:rPr>
                <w:rFonts w:asciiTheme="minorHAnsi" w:hAnsiTheme="minorHAnsi" w:cstheme="minorHAnsi"/>
                <w:bCs/>
                <w:sz w:val="20"/>
                <w:rPrChange w:id="5730" w:author="Sue Simnor (EXT Idiom)" w:date="2024-08-13T18:05:00Z" w16du:dateUtc="2024-08-13T08:05:00Z">
                  <w:rPr>
                    <w:rFonts w:asciiTheme="minorHAnsi" w:hAnsiTheme="minorHAnsi" w:cstheme="minorHAnsi"/>
                    <w:bCs/>
                    <w:sz w:val="20"/>
                    <w:highlight w:val="yellow"/>
                  </w:rPr>
                </w:rPrChange>
              </w:rPr>
            </w:pPr>
            <w:r w:rsidRPr="0070367D">
              <w:rPr>
                <w:rFonts w:asciiTheme="minorHAnsi" w:hAnsiTheme="minorHAnsi" w:cstheme="minorHAnsi"/>
                <w:b/>
                <w:sz w:val="20"/>
                <w:rPrChange w:id="5731" w:author="Sue Simnor (EXT Idiom)" w:date="2024-08-13T18:05:00Z" w16du:dateUtc="2024-08-13T08:05:00Z">
                  <w:rPr>
                    <w:rFonts w:asciiTheme="minorHAnsi" w:hAnsiTheme="minorHAnsi" w:cstheme="minorHAnsi"/>
                    <w:b/>
                    <w:sz w:val="20"/>
                    <w:highlight w:val="yellow"/>
                  </w:rPr>
                </w:rPrChange>
              </w:rPr>
              <w:t>THEN</w:t>
            </w:r>
            <w:r w:rsidRPr="0070367D">
              <w:rPr>
                <w:rFonts w:asciiTheme="minorHAnsi" w:hAnsiTheme="minorHAnsi" w:cstheme="minorHAnsi"/>
                <w:bCs/>
                <w:sz w:val="20"/>
                <w:rPrChange w:id="5732" w:author="Sue Simnor (EXT Idiom)" w:date="2024-08-13T18:05:00Z" w16du:dateUtc="2024-08-13T08:05:00Z">
                  <w:rPr>
                    <w:rFonts w:asciiTheme="minorHAnsi" w:hAnsiTheme="minorHAnsi" w:cstheme="minorHAnsi"/>
                    <w:bCs/>
                    <w:sz w:val="20"/>
                    <w:highlight w:val="yellow"/>
                  </w:rPr>
                </w:rPrChange>
              </w:rPr>
              <w:t xml:space="preserve"> Display</w:t>
            </w:r>
          </w:p>
        </w:tc>
        <w:tc>
          <w:tcPr>
            <w:tcW w:w="1701" w:type="dxa"/>
            <w:vMerge w:val="restart"/>
          </w:tcPr>
          <w:p w14:paraId="282A51D1" w14:textId="52BD4BCA" w:rsidR="00594F2A" w:rsidRDefault="00594F2A" w:rsidP="00146133">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7A919491" w14:textId="0BA36A88" w:rsidR="00594F2A" w:rsidRDefault="00594F2A" w:rsidP="00146133">
            <w:pPr>
              <w:spacing w:after="120"/>
              <w:rPr>
                <w:rFonts w:asciiTheme="minorHAnsi" w:hAnsiTheme="minorHAnsi" w:cstheme="minorHAnsi"/>
                <w:color w:val="000000"/>
                <w:sz w:val="20"/>
                <w:szCs w:val="20"/>
              </w:rPr>
            </w:pPr>
            <w:r w:rsidRPr="00B72706">
              <w:rPr>
                <w:rFonts w:asciiTheme="minorHAnsi" w:hAnsiTheme="minorHAnsi" w:cstheme="minorHAnsi"/>
                <w:color w:val="000000"/>
                <w:sz w:val="20"/>
                <w:szCs w:val="20"/>
              </w:rPr>
              <w:t xml:space="preserve">Bodycopy_COI </w:t>
            </w:r>
          </w:p>
          <w:p w14:paraId="3DFD701E" w14:textId="3C53DDF1" w:rsidR="00594F2A" w:rsidRDefault="00594F2A" w:rsidP="00146133">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020525E8" w14:textId="683594AB" w:rsidR="00594F2A" w:rsidRPr="00BD6987" w:rsidRDefault="00594F2A" w:rsidP="00146133">
            <w:pPr>
              <w:tabs>
                <w:tab w:val="left" w:pos="1800"/>
              </w:tabs>
              <w:rPr>
                <w:rFonts w:asciiTheme="minorHAnsi" w:hAnsiTheme="minorHAnsi" w:cstheme="minorHAnsi"/>
                <w:bCs/>
                <w:sz w:val="20"/>
                <w:szCs w:val="20"/>
              </w:rPr>
            </w:pPr>
            <w:r w:rsidRPr="00B72706">
              <w:rPr>
                <w:rFonts w:asciiTheme="minorHAnsi" w:hAnsiTheme="minorHAnsi" w:cstheme="minorHAnsi"/>
                <w:color w:val="000000"/>
                <w:sz w:val="20"/>
                <w:szCs w:val="20"/>
              </w:rPr>
              <w:t>Bodycopy_B</w:t>
            </w:r>
          </w:p>
        </w:tc>
      </w:tr>
      <w:tr w:rsidR="00594F2A" w:rsidRPr="00E75F58" w14:paraId="1367EB5C" w14:textId="77777777" w:rsidTr="006F4199">
        <w:trPr>
          <w:cantSplit/>
        </w:trPr>
        <w:tc>
          <w:tcPr>
            <w:tcW w:w="974" w:type="dxa"/>
            <w:vMerge/>
          </w:tcPr>
          <w:p w14:paraId="0178B0D8" w14:textId="7B17D0CB" w:rsidR="00594F2A" w:rsidRDefault="00594F2A" w:rsidP="00146133">
            <w:pPr>
              <w:tabs>
                <w:tab w:val="left" w:pos="1800"/>
              </w:tabs>
              <w:rPr>
                <w:rFonts w:asciiTheme="minorHAnsi" w:hAnsiTheme="minorHAnsi" w:cstheme="minorHAnsi"/>
                <w:bCs/>
                <w:sz w:val="20"/>
              </w:rPr>
            </w:pPr>
          </w:p>
        </w:tc>
        <w:tc>
          <w:tcPr>
            <w:tcW w:w="1999" w:type="dxa"/>
          </w:tcPr>
          <w:p w14:paraId="0E24F655" w14:textId="55F32CD5" w:rsidR="00594F2A" w:rsidRDefault="00594F2A" w:rsidP="00146133">
            <w:pPr>
              <w:tabs>
                <w:tab w:val="left" w:pos="1800"/>
              </w:tabs>
              <w:rPr>
                <w:rFonts w:ascii="Arial" w:hAnsi="Arial"/>
                <w:sz w:val="20"/>
                <w:szCs w:val="20"/>
              </w:rPr>
            </w:pPr>
            <w:r w:rsidRPr="00594F2A">
              <w:rPr>
                <w:rFonts w:ascii="Arial" w:hAnsi="Arial"/>
                <w:sz w:val="20"/>
                <w:szCs w:val="20"/>
              </w:rPr>
              <w:t>&lt;CompanyPhoneNumber&gt;</w:t>
            </w:r>
          </w:p>
        </w:tc>
        <w:tc>
          <w:tcPr>
            <w:tcW w:w="7937" w:type="dxa"/>
          </w:tcPr>
          <w:tbl>
            <w:tblPr>
              <w:tblpPr w:leftFromText="180" w:rightFromText="180" w:vertAnchor="page" w:horzAnchor="margin" w:tblpY="1"/>
              <w:tblOverlap w:val="never"/>
              <w:tblW w:w="7817" w:type="dxa"/>
              <w:tblBorders>
                <w:bottom w:val="single" w:sz="4" w:space="0" w:color="auto"/>
              </w:tblBorders>
              <w:tblLayout w:type="fixed"/>
              <w:tblLook w:val="04A0" w:firstRow="1" w:lastRow="0" w:firstColumn="1" w:lastColumn="0" w:noHBand="0" w:noVBand="1"/>
              <w:tblPrChange w:id="5733" w:author="Sue Simnor (EXT Idiom)" w:date="2024-08-07T11:29:00Z" w16du:dateUtc="2024-08-07T01:29:00Z">
                <w:tblPr>
                  <w:tblpPr w:leftFromText="180" w:rightFromText="180" w:vertAnchor="page" w:horzAnchor="margin" w:tblpY="1"/>
                  <w:tblOverlap w:val="never"/>
                  <w:tblW w:w="8795" w:type="dxa"/>
                  <w:tblBorders>
                    <w:bottom w:val="single" w:sz="4" w:space="0" w:color="auto"/>
                  </w:tblBorders>
                  <w:tblLayout w:type="fixed"/>
                  <w:tblLook w:val="04A0" w:firstRow="1" w:lastRow="0" w:firstColumn="1" w:lastColumn="0" w:noHBand="0" w:noVBand="1"/>
                </w:tblPr>
              </w:tblPrChange>
            </w:tblPr>
            <w:tblGrid>
              <w:gridCol w:w="2291"/>
              <w:gridCol w:w="5526"/>
              <w:tblGridChange w:id="5734">
                <w:tblGrid>
                  <w:gridCol w:w="2291"/>
                  <w:gridCol w:w="287"/>
                  <w:gridCol w:w="5239"/>
                  <w:gridCol w:w="978"/>
                </w:tblGrid>
              </w:tblGridChange>
            </w:tblGrid>
            <w:tr w:rsidR="00594F2A" w:rsidRPr="0070367D" w14:paraId="662C35BB" w14:textId="77777777" w:rsidTr="003B2059">
              <w:trPr>
                <w:trHeight w:val="278"/>
                <w:trPrChange w:id="5735" w:author="Sue Simnor (EXT Idiom)" w:date="2024-08-07T11:29:00Z" w16du:dateUtc="2024-08-07T01:29:00Z">
                  <w:trPr>
                    <w:trHeight w:val="263"/>
                  </w:trPr>
                </w:trPrChange>
              </w:trPr>
              <w:tc>
                <w:tcPr>
                  <w:tcW w:w="2291" w:type="dxa"/>
                  <w:tcBorders>
                    <w:bottom w:val="nil"/>
                  </w:tcBorders>
                  <w:noWrap/>
                  <w:vAlign w:val="center"/>
                  <w:hideMark/>
                  <w:tcPrChange w:id="5736" w:author="Sue Simnor (EXT Idiom)" w:date="2024-08-07T11:29:00Z" w16du:dateUtc="2024-08-07T01:29:00Z">
                    <w:tcPr>
                      <w:tcW w:w="2578" w:type="dxa"/>
                      <w:gridSpan w:val="2"/>
                      <w:tcBorders>
                        <w:bottom w:val="nil"/>
                      </w:tcBorders>
                      <w:noWrap/>
                      <w:vAlign w:val="center"/>
                      <w:hideMark/>
                    </w:tcPr>
                  </w:tcPrChange>
                </w:tcPr>
                <w:p w14:paraId="40631EDC" w14:textId="7AE00665" w:rsidR="00594F2A" w:rsidRPr="0070367D" w:rsidRDefault="00594F2A" w:rsidP="00594F2A">
                  <w:pPr>
                    <w:pStyle w:val="BodycopyCOI"/>
                    <w:rPr>
                      <w:b/>
                      <w:bCs/>
                      <w:rPrChange w:id="5737" w:author="Sue Simnor (EXT Idiom)" w:date="2024-08-13T18:05:00Z" w16du:dateUtc="2024-08-13T08:05:00Z">
                        <w:rPr>
                          <w:b/>
                          <w:bCs/>
                          <w:highlight w:val="yellow"/>
                        </w:rPr>
                      </w:rPrChange>
                    </w:rPr>
                  </w:pPr>
                  <w:r w:rsidRPr="0070367D">
                    <w:rPr>
                      <w:rPrChange w:id="5738" w:author="Sue Simnor (EXT Idiom)" w:date="2024-08-13T18:05:00Z" w16du:dateUtc="2024-08-13T08:05:00Z">
                        <w:rPr>
                          <w:highlight w:val="yellow"/>
                        </w:rPr>
                      </w:rPrChange>
                    </w:rPr>
                    <w:t>Contact phone number:</w:t>
                  </w:r>
                </w:p>
              </w:tc>
              <w:tc>
                <w:tcPr>
                  <w:tcW w:w="5526" w:type="dxa"/>
                  <w:tcBorders>
                    <w:bottom w:val="nil"/>
                  </w:tcBorders>
                  <w:noWrap/>
                  <w:vAlign w:val="bottom"/>
                  <w:hideMark/>
                  <w:tcPrChange w:id="5739" w:author="Sue Simnor (EXT Idiom)" w:date="2024-08-07T11:29:00Z" w16du:dateUtc="2024-08-07T01:29:00Z">
                    <w:tcPr>
                      <w:tcW w:w="6217" w:type="dxa"/>
                      <w:gridSpan w:val="2"/>
                      <w:tcBorders>
                        <w:bottom w:val="nil"/>
                      </w:tcBorders>
                      <w:noWrap/>
                      <w:vAlign w:val="bottom"/>
                      <w:hideMark/>
                    </w:tcPr>
                  </w:tcPrChange>
                </w:tcPr>
                <w:p w14:paraId="35A3C0E7" w14:textId="795EB797" w:rsidR="00594F2A" w:rsidRPr="0070367D" w:rsidRDefault="00594F2A" w:rsidP="00594F2A">
                  <w:pPr>
                    <w:pStyle w:val="BodycopyB"/>
                    <w:rPr>
                      <w:rPrChange w:id="5740" w:author="Sue Simnor (EXT Idiom)" w:date="2024-08-13T18:05:00Z" w16du:dateUtc="2024-08-13T08:05:00Z">
                        <w:rPr>
                          <w:highlight w:val="yellow"/>
                        </w:rPr>
                      </w:rPrChange>
                    </w:rPr>
                  </w:pPr>
                  <w:r w:rsidRPr="0070367D">
                    <w:rPr>
                      <w:rPrChange w:id="5741" w:author="Sue Simnor (EXT Idiom)" w:date="2024-08-13T18:05:00Z" w16du:dateUtc="2024-08-13T08:05:00Z">
                        <w:rPr>
                          <w:highlight w:val="yellow"/>
                        </w:rPr>
                      </w:rPrChange>
                    </w:rPr>
                    <w:t>&lt;CompanyPhoneNumber&gt;</w:t>
                  </w:r>
                </w:p>
              </w:tc>
            </w:tr>
          </w:tbl>
          <w:p w14:paraId="3B0AE6A2" w14:textId="0298BA9D" w:rsidR="00594F2A" w:rsidRPr="0070367D" w:rsidRDefault="00594F2A" w:rsidP="00146133">
            <w:pPr>
              <w:pStyle w:val="BodycopyCOI"/>
              <w:rPr>
                <w:rPrChange w:id="5742" w:author="Sue Simnor (EXT Idiom)" w:date="2024-08-13T18:05:00Z" w16du:dateUtc="2024-08-13T08:05:00Z">
                  <w:rPr>
                    <w:highlight w:val="yellow"/>
                  </w:rPr>
                </w:rPrChange>
              </w:rPr>
            </w:pPr>
          </w:p>
        </w:tc>
        <w:tc>
          <w:tcPr>
            <w:tcW w:w="1985" w:type="dxa"/>
          </w:tcPr>
          <w:p w14:paraId="762B67C2" w14:textId="04887A89" w:rsidR="00594F2A" w:rsidRPr="0070367D" w:rsidRDefault="00594F2A" w:rsidP="00146133">
            <w:pPr>
              <w:tabs>
                <w:tab w:val="left" w:pos="774"/>
              </w:tabs>
              <w:contextualSpacing/>
              <w:rPr>
                <w:rFonts w:asciiTheme="minorHAnsi" w:hAnsiTheme="minorHAnsi" w:cstheme="minorHAnsi"/>
                <w:bCs/>
                <w:sz w:val="20"/>
                <w:rPrChange w:id="5743" w:author="Sue Simnor (EXT Idiom)" w:date="2024-08-13T18:05:00Z" w16du:dateUtc="2024-08-13T08:05:00Z">
                  <w:rPr>
                    <w:rFonts w:asciiTheme="minorHAnsi" w:hAnsiTheme="minorHAnsi" w:cstheme="minorHAnsi"/>
                    <w:bCs/>
                    <w:sz w:val="20"/>
                    <w:highlight w:val="yellow"/>
                  </w:rPr>
                </w:rPrChange>
              </w:rPr>
            </w:pPr>
            <w:r w:rsidRPr="0070367D">
              <w:rPr>
                <w:rFonts w:asciiTheme="minorHAnsi" w:hAnsiTheme="minorHAnsi" w:cstheme="minorHAnsi"/>
                <w:b/>
                <w:sz w:val="20"/>
                <w:rPrChange w:id="5744" w:author="Sue Simnor (EXT Idiom)" w:date="2024-08-13T18:05:00Z" w16du:dateUtc="2024-08-13T08:05:00Z">
                  <w:rPr>
                    <w:rFonts w:asciiTheme="minorHAnsi" w:hAnsiTheme="minorHAnsi" w:cstheme="minorHAnsi"/>
                    <w:b/>
                    <w:sz w:val="20"/>
                    <w:highlight w:val="yellow"/>
                  </w:rPr>
                </w:rPrChange>
              </w:rPr>
              <w:t>ELSEIF</w:t>
            </w:r>
            <w:r w:rsidRPr="0070367D">
              <w:rPr>
                <w:rFonts w:asciiTheme="minorHAnsi" w:hAnsiTheme="minorHAnsi" w:cstheme="minorHAnsi"/>
                <w:bCs/>
                <w:sz w:val="20"/>
                <w:rPrChange w:id="5745" w:author="Sue Simnor (EXT Idiom)" w:date="2024-08-13T18:05:00Z" w16du:dateUtc="2024-08-13T08:05:00Z">
                  <w:rPr>
                    <w:rFonts w:asciiTheme="minorHAnsi" w:hAnsiTheme="minorHAnsi" w:cstheme="minorHAnsi"/>
                    <w:bCs/>
                    <w:sz w:val="20"/>
                    <w:highlight w:val="yellow"/>
                  </w:rPr>
                </w:rPrChange>
              </w:rPr>
              <w:t xml:space="preserve"> &lt;ClientTypeCode&gt;!=”1|PolicyHolder”</w:t>
            </w:r>
          </w:p>
          <w:p w14:paraId="2C3EAC55" w14:textId="2BDB8C82" w:rsidR="00594F2A" w:rsidRPr="0070367D" w:rsidRDefault="00594F2A" w:rsidP="00146133">
            <w:pPr>
              <w:tabs>
                <w:tab w:val="left" w:pos="774"/>
              </w:tabs>
              <w:contextualSpacing/>
              <w:rPr>
                <w:rFonts w:asciiTheme="minorHAnsi" w:hAnsiTheme="minorHAnsi" w:cstheme="minorHAnsi"/>
                <w:bCs/>
                <w:sz w:val="20"/>
                <w:rPrChange w:id="5746" w:author="Sue Simnor (EXT Idiom)" w:date="2024-08-13T18:05:00Z" w16du:dateUtc="2024-08-13T08:05:00Z">
                  <w:rPr>
                    <w:rFonts w:asciiTheme="minorHAnsi" w:hAnsiTheme="minorHAnsi" w:cstheme="minorHAnsi"/>
                    <w:bCs/>
                    <w:sz w:val="20"/>
                    <w:highlight w:val="yellow"/>
                  </w:rPr>
                </w:rPrChange>
              </w:rPr>
            </w:pPr>
            <w:r w:rsidRPr="0070367D">
              <w:rPr>
                <w:rFonts w:asciiTheme="minorHAnsi" w:hAnsiTheme="minorHAnsi" w:cstheme="minorHAnsi"/>
                <w:b/>
                <w:sz w:val="20"/>
                <w:rPrChange w:id="5747" w:author="Sue Simnor (EXT Idiom)" w:date="2024-08-13T18:05:00Z" w16du:dateUtc="2024-08-13T08:05:00Z">
                  <w:rPr>
                    <w:rFonts w:asciiTheme="minorHAnsi" w:hAnsiTheme="minorHAnsi" w:cstheme="minorHAnsi"/>
                    <w:b/>
                    <w:sz w:val="20"/>
                    <w:highlight w:val="yellow"/>
                  </w:rPr>
                </w:rPrChange>
              </w:rPr>
              <w:t>THEN</w:t>
            </w:r>
            <w:r w:rsidRPr="0070367D">
              <w:rPr>
                <w:rFonts w:asciiTheme="minorHAnsi" w:hAnsiTheme="minorHAnsi" w:cstheme="minorHAnsi"/>
                <w:bCs/>
                <w:sz w:val="20"/>
                <w:rPrChange w:id="5748" w:author="Sue Simnor (EXT Idiom)" w:date="2024-08-13T18:05:00Z" w16du:dateUtc="2024-08-13T08:05:00Z">
                  <w:rPr>
                    <w:rFonts w:asciiTheme="minorHAnsi" w:hAnsiTheme="minorHAnsi" w:cstheme="minorHAnsi"/>
                    <w:bCs/>
                    <w:sz w:val="20"/>
                    <w:highlight w:val="yellow"/>
                  </w:rPr>
                </w:rPrChange>
              </w:rPr>
              <w:t xml:space="preserve"> Display</w:t>
            </w:r>
          </w:p>
        </w:tc>
        <w:tc>
          <w:tcPr>
            <w:tcW w:w="1701" w:type="dxa"/>
            <w:vMerge/>
          </w:tcPr>
          <w:p w14:paraId="7B660201" w14:textId="20AA1006" w:rsidR="00594F2A" w:rsidRDefault="00594F2A" w:rsidP="00146133">
            <w:pPr>
              <w:spacing w:after="120"/>
              <w:rPr>
                <w:rFonts w:asciiTheme="minorHAnsi" w:hAnsiTheme="minorHAnsi" w:cstheme="minorHAnsi"/>
                <w:color w:val="000000"/>
                <w:sz w:val="20"/>
                <w:szCs w:val="20"/>
              </w:rPr>
            </w:pPr>
          </w:p>
        </w:tc>
      </w:tr>
      <w:tr w:rsidR="005933D1" w:rsidRPr="00E75F58" w14:paraId="003E2AAF" w14:textId="77777777" w:rsidTr="00D81C58">
        <w:trPr>
          <w:cantSplit/>
        </w:trPr>
        <w:tc>
          <w:tcPr>
            <w:tcW w:w="974" w:type="dxa"/>
            <w:vMerge w:val="restart"/>
          </w:tcPr>
          <w:p w14:paraId="369AC715" w14:textId="7E624F82" w:rsidR="005933D1" w:rsidRPr="00720F8E" w:rsidRDefault="005933D1" w:rsidP="00146133">
            <w:pPr>
              <w:tabs>
                <w:tab w:val="left" w:pos="1800"/>
              </w:tabs>
              <w:rPr>
                <w:rFonts w:asciiTheme="minorHAnsi" w:hAnsiTheme="minorHAnsi" w:cstheme="minorHAnsi"/>
                <w:b/>
                <w:sz w:val="20"/>
              </w:rPr>
            </w:pPr>
            <w:r>
              <w:rPr>
                <w:rFonts w:asciiTheme="minorHAnsi" w:hAnsiTheme="minorHAnsi" w:cstheme="minorHAnsi"/>
                <w:bCs/>
                <w:sz w:val="20"/>
              </w:rPr>
              <w:t>AYM 6</w:t>
            </w:r>
          </w:p>
        </w:tc>
        <w:tc>
          <w:tcPr>
            <w:tcW w:w="1999" w:type="dxa"/>
          </w:tcPr>
          <w:p w14:paraId="6AD45302" w14:textId="5D16637E" w:rsidR="005933D1" w:rsidRPr="00BD6987" w:rsidRDefault="005933D1" w:rsidP="00146133">
            <w:pPr>
              <w:tabs>
                <w:tab w:val="left" w:pos="1800"/>
              </w:tabs>
              <w:rPr>
                <w:rFonts w:asciiTheme="minorHAnsi" w:hAnsiTheme="minorHAnsi" w:cstheme="minorHAnsi"/>
                <w:bCs/>
                <w:sz w:val="20"/>
                <w:szCs w:val="20"/>
              </w:rPr>
            </w:pPr>
            <w:r>
              <w:rPr>
                <w:rFonts w:ascii="Arial" w:hAnsi="Arial"/>
                <w:sz w:val="20"/>
                <w:szCs w:val="20"/>
              </w:rPr>
              <w:t>&lt;</w:t>
            </w:r>
            <w:r w:rsidRPr="00081991">
              <w:rPr>
                <w:rFonts w:ascii="Arial" w:hAnsi="Arial"/>
                <w:sz w:val="20"/>
                <w:szCs w:val="20"/>
              </w:rPr>
              <w:t>InsuredEmail</w:t>
            </w:r>
            <w:r>
              <w:rPr>
                <w:rFonts w:ascii="Arial" w:hAnsi="Arial"/>
                <w:sz w:val="20"/>
                <w:szCs w:val="20"/>
              </w:rPr>
              <w:t>&gt;</w:t>
            </w:r>
          </w:p>
        </w:tc>
        <w:tc>
          <w:tcPr>
            <w:tcW w:w="7937" w:type="dxa"/>
          </w:tcPr>
          <w:tbl>
            <w:tblPr>
              <w:tblpPr w:leftFromText="180" w:rightFromText="180" w:vertAnchor="page" w:horzAnchor="margin" w:tblpY="1"/>
              <w:tblOverlap w:val="never"/>
              <w:tblW w:w="7817" w:type="dxa"/>
              <w:tblBorders>
                <w:bottom w:val="single" w:sz="4" w:space="0" w:color="auto"/>
              </w:tblBorders>
              <w:tblLayout w:type="fixed"/>
              <w:tblLook w:val="04A0" w:firstRow="1" w:lastRow="0" w:firstColumn="1" w:lastColumn="0" w:noHBand="0" w:noVBand="1"/>
            </w:tblPr>
            <w:tblGrid>
              <w:gridCol w:w="2291"/>
              <w:gridCol w:w="5526"/>
            </w:tblGrid>
            <w:tr w:rsidR="005933D1" w:rsidRPr="0070367D" w14:paraId="715C589A" w14:textId="77777777" w:rsidTr="00D81C58">
              <w:trPr>
                <w:trHeight w:val="263"/>
              </w:trPr>
              <w:tc>
                <w:tcPr>
                  <w:tcW w:w="2291" w:type="dxa"/>
                  <w:tcBorders>
                    <w:bottom w:val="nil"/>
                  </w:tcBorders>
                  <w:noWrap/>
                  <w:vAlign w:val="center"/>
                  <w:hideMark/>
                </w:tcPr>
                <w:p w14:paraId="66FD2685" w14:textId="2773D30F" w:rsidR="005933D1" w:rsidRPr="0070367D" w:rsidRDefault="005933D1" w:rsidP="00146133">
                  <w:pPr>
                    <w:pStyle w:val="BodycopyCOI"/>
                    <w:rPr>
                      <w:b/>
                      <w:bCs/>
                    </w:rPr>
                  </w:pPr>
                  <w:r w:rsidRPr="0070367D">
                    <w:t>Email address:</w:t>
                  </w:r>
                </w:p>
              </w:tc>
              <w:tc>
                <w:tcPr>
                  <w:tcW w:w="5526" w:type="dxa"/>
                  <w:tcBorders>
                    <w:bottom w:val="nil"/>
                  </w:tcBorders>
                  <w:noWrap/>
                  <w:vAlign w:val="bottom"/>
                  <w:hideMark/>
                </w:tcPr>
                <w:p w14:paraId="18BBA2AC" w14:textId="16F34934" w:rsidR="005933D1" w:rsidRPr="0070367D" w:rsidRDefault="005933D1" w:rsidP="00146133">
                  <w:pPr>
                    <w:pStyle w:val="BodycopyB"/>
                  </w:pPr>
                  <w:r w:rsidRPr="0070367D">
                    <w:t>&lt;InsuredEmail&gt;</w:t>
                  </w:r>
                </w:p>
              </w:tc>
            </w:tr>
          </w:tbl>
          <w:p w14:paraId="6E816085" w14:textId="182F3C09" w:rsidR="005933D1" w:rsidRPr="0070367D" w:rsidRDefault="005933D1" w:rsidP="00146133">
            <w:pPr>
              <w:pStyle w:val="TableHeading2"/>
              <w:rPr>
                <w:sz w:val="20"/>
                <w:szCs w:val="20"/>
              </w:rPr>
            </w:pPr>
          </w:p>
        </w:tc>
        <w:tc>
          <w:tcPr>
            <w:tcW w:w="1985" w:type="dxa"/>
          </w:tcPr>
          <w:p w14:paraId="4CE2FD83" w14:textId="43802EB3" w:rsidR="005933D1" w:rsidRPr="0070367D" w:rsidRDefault="005933D1" w:rsidP="005933D1">
            <w:pPr>
              <w:tabs>
                <w:tab w:val="left" w:pos="774"/>
              </w:tabs>
              <w:contextualSpacing/>
              <w:rPr>
                <w:rFonts w:asciiTheme="minorHAnsi" w:hAnsiTheme="minorHAnsi" w:cstheme="minorHAnsi"/>
                <w:bCs/>
                <w:sz w:val="20"/>
                <w:rPrChange w:id="5749" w:author="Sue Simnor (EXT Idiom)" w:date="2024-08-13T18:05:00Z" w16du:dateUtc="2024-08-13T08:05:00Z">
                  <w:rPr>
                    <w:rFonts w:asciiTheme="minorHAnsi" w:hAnsiTheme="minorHAnsi" w:cstheme="minorHAnsi"/>
                    <w:bCs/>
                    <w:sz w:val="20"/>
                    <w:highlight w:val="yellow"/>
                  </w:rPr>
                </w:rPrChange>
              </w:rPr>
            </w:pPr>
            <w:r w:rsidRPr="0070367D">
              <w:rPr>
                <w:rFonts w:asciiTheme="minorHAnsi" w:hAnsiTheme="minorHAnsi" w:cstheme="minorHAnsi"/>
                <w:b/>
                <w:sz w:val="20"/>
                <w:rPrChange w:id="5750" w:author="Sue Simnor (EXT Idiom)" w:date="2024-08-13T18:05:00Z" w16du:dateUtc="2024-08-13T08:05:00Z">
                  <w:rPr>
                    <w:rFonts w:asciiTheme="minorHAnsi" w:hAnsiTheme="minorHAnsi" w:cstheme="minorHAnsi"/>
                    <w:b/>
                    <w:sz w:val="20"/>
                    <w:highlight w:val="yellow"/>
                  </w:rPr>
                </w:rPrChange>
              </w:rPr>
              <w:t>IF</w:t>
            </w:r>
            <w:r w:rsidRPr="0070367D">
              <w:rPr>
                <w:rFonts w:asciiTheme="minorHAnsi" w:hAnsiTheme="minorHAnsi" w:cstheme="minorHAnsi"/>
                <w:bCs/>
                <w:sz w:val="20"/>
                <w:rPrChange w:id="5751" w:author="Sue Simnor (EXT Idiom)" w:date="2024-08-13T18:05:00Z" w16du:dateUtc="2024-08-13T08:05:00Z">
                  <w:rPr>
                    <w:rFonts w:asciiTheme="minorHAnsi" w:hAnsiTheme="minorHAnsi" w:cstheme="minorHAnsi"/>
                    <w:bCs/>
                    <w:sz w:val="20"/>
                    <w:highlight w:val="yellow"/>
                  </w:rPr>
                </w:rPrChange>
              </w:rPr>
              <w:t xml:space="preserve"> &lt;ClientTypeCode&gt;=”1|PolicyHolder” </w:t>
            </w:r>
          </w:p>
          <w:p w14:paraId="7460C4A0" w14:textId="35FBAA29" w:rsidR="005933D1" w:rsidRPr="0070367D" w:rsidRDefault="005933D1" w:rsidP="005933D1">
            <w:pPr>
              <w:tabs>
                <w:tab w:val="left" w:pos="1800"/>
              </w:tabs>
              <w:rPr>
                <w:rFonts w:asciiTheme="minorHAnsi" w:hAnsiTheme="minorHAnsi" w:cstheme="minorHAnsi"/>
                <w:bCs/>
                <w:sz w:val="20"/>
                <w:szCs w:val="20"/>
                <w:rPrChange w:id="5752" w:author="Sue Simnor (EXT Idiom)" w:date="2024-08-13T18:05:00Z" w16du:dateUtc="2024-08-13T08:05:00Z">
                  <w:rPr>
                    <w:rFonts w:asciiTheme="minorHAnsi" w:hAnsiTheme="minorHAnsi" w:cstheme="minorHAnsi"/>
                    <w:bCs/>
                    <w:sz w:val="20"/>
                    <w:szCs w:val="20"/>
                    <w:highlight w:val="magenta"/>
                  </w:rPr>
                </w:rPrChange>
              </w:rPr>
            </w:pPr>
            <w:r w:rsidRPr="0070367D">
              <w:rPr>
                <w:rFonts w:asciiTheme="minorHAnsi" w:hAnsiTheme="minorHAnsi" w:cstheme="minorHAnsi"/>
                <w:b/>
                <w:sz w:val="20"/>
                <w:rPrChange w:id="5753" w:author="Sue Simnor (EXT Idiom)" w:date="2024-08-13T18:05:00Z" w16du:dateUtc="2024-08-13T08:05:00Z">
                  <w:rPr>
                    <w:rFonts w:asciiTheme="minorHAnsi" w:hAnsiTheme="minorHAnsi" w:cstheme="minorHAnsi"/>
                    <w:b/>
                    <w:sz w:val="20"/>
                    <w:highlight w:val="yellow"/>
                  </w:rPr>
                </w:rPrChange>
              </w:rPr>
              <w:t>THEN</w:t>
            </w:r>
            <w:r w:rsidRPr="0070367D">
              <w:rPr>
                <w:rFonts w:asciiTheme="minorHAnsi" w:hAnsiTheme="minorHAnsi" w:cstheme="minorHAnsi"/>
                <w:bCs/>
                <w:sz w:val="20"/>
                <w:rPrChange w:id="5754" w:author="Sue Simnor (EXT Idiom)" w:date="2024-08-13T18:05:00Z" w16du:dateUtc="2024-08-13T08:05:00Z">
                  <w:rPr>
                    <w:rFonts w:asciiTheme="minorHAnsi" w:hAnsiTheme="minorHAnsi" w:cstheme="minorHAnsi"/>
                    <w:bCs/>
                    <w:sz w:val="20"/>
                    <w:highlight w:val="yellow"/>
                  </w:rPr>
                </w:rPrChange>
              </w:rPr>
              <w:t xml:space="preserve"> Display</w:t>
            </w:r>
            <w:r w:rsidRPr="0070367D">
              <w:rPr>
                <w:rFonts w:asciiTheme="minorHAnsi" w:hAnsiTheme="minorHAnsi" w:cstheme="minorHAnsi"/>
                <w:bCs/>
                <w:sz w:val="20"/>
                <w:szCs w:val="20"/>
                <w:rPrChange w:id="5755" w:author="Sue Simnor (EXT Idiom)" w:date="2024-08-13T18:05:00Z" w16du:dateUtc="2024-08-13T08:05:00Z">
                  <w:rPr>
                    <w:rFonts w:asciiTheme="minorHAnsi" w:hAnsiTheme="minorHAnsi" w:cstheme="minorHAnsi"/>
                    <w:bCs/>
                    <w:sz w:val="20"/>
                    <w:szCs w:val="20"/>
                    <w:highlight w:val="yellow"/>
                  </w:rPr>
                </w:rPrChange>
              </w:rPr>
              <w:t xml:space="preserve"> </w:t>
            </w:r>
          </w:p>
        </w:tc>
        <w:tc>
          <w:tcPr>
            <w:tcW w:w="1701" w:type="dxa"/>
            <w:vMerge w:val="restart"/>
          </w:tcPr>
          <w:p w14:paraId="7733DD47" w14:textId="43C76D0B" w:rsidR="005933D1" w:rsidRDefault="005933D1" w:rsidP="00146133">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1BBCF5D7" w14:textId="5CDCD577" w:rsidR="005933D1" w:rsidRDefault="005933D1" w:rsidP="00146133">
            <w:pPr>
              <w:spacing w:after="120"/>
              <w:rPr>
                <w:rFonts w:asciiTheme="minorHAnsi" w:hAnsiTheme="minorHAnsi" w:cstheme="minorHAnsi"/>
                <w:color w:val="000000"/>
                <w:sz w:val="20"/>
                <w:szCs w:val="20"/>
              </w:rPr>
            </w:pPr>
            <w:r w:rsidRPr="00B72706">
              <w:rPr>
                <w:rFonts w:asciiTheme="minorHAnsi" w:hAnsiTheme="minorHAnsi" w:cstheme="minorHAnsi"/>
                <w:color w:val="000000"/>
                <w:sz w:val="20"/>
                <w:szCs w:val="20"/>
              </w:rPr>
              <w:t xml:space="preserve">Bodycopy_COI </w:t>
            </w:r>
          </w:p>
          <w:p w14:paraId="3B2FF520" w14:textId="6118511B" w:rsidR="005933D1" w:rsidRDefault="005933D1" w:rsidP="00146133">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3F642722" w14:textId="138720D2" w:rsidR="005933D1" w:rsidRPr="00BD6987" w:rsidRDefault="005933D1" w:rsidP="00146133">
            <w:pPr>
              <w:tabs>
                <w:tab w:val="left" w:pos="1800"/>
              </w:tabs>
              <w:rPr>
                <w:rFonts w:asciiTheme="minorHAnsi" w:hAnsiTheme="minorHAnsi" w:cstheme="minorHAnsi"/>
                <w:bCs/>
                <w:sz w:val="20"/>
                <w:szCs w:val="20"/>
              </w:rPr>
            </w:pPr>
            <w:r w:rsidRPr="00B72706">
              <w:rPr>
                <w:rFonts w:asciiTheme="minorHAnsi" w:hAnsiTheme="minorHAnsi" w:cstheme="minorHAnsi"/>
                <w:color w:val="000000"/>
                <w:sz w:val="20"/>
                <w:szCs w:val="20"/>
              </w:rPr>
              <w:t>Bodycopy_B</w:t>
            </w:r>
          </w:p>
        </w:tc>
      </w:tr>
      <w:tr w:rsidR="005933D1" w:rsidRPr="00E75F58" w14:paraId="5487D3EC" w14:textId="77777777" w:rsidTr="006F4199">
        <w:trPr>
          <w:cantSplit/>
        </w:trPr>
        <w:tc>
          <w:tcPr>
            <w:tcW w:w="974" w:type="dxa"/>
            <w:vMerge/>
          </w:tcPr>
          <w:p w14:paraId="73382E33" w14:textId="02C8536D" w:rsidR="005933D1" w:rsidRDefault="005933D1" w:rsidP="00146133">
            <w:pPr>
              <w:tabs>
                <w:tab w:val="left" w:pos="1800"/>
              </w:tabs>
              <w:rPr>
                <w:rFonts w:asciiTheme="minorHAnsi" w:hAnsiTheme="minorHAnsi" w:cstheme="minorHAnsi"/>
                <w:bCs/>
                <w:sz w:val="20"/>
              </w:rPr>
            </w:pPr>
          </w:p>
        </w:tc>
        <w:tc>
          <w:tcPr>
            <w:tcW w:w="1999" w:type="dxa"/>
          </w:tcPr>
          <w:p w14:paraId="4D514261" w14:textId="478D430A" w:rsidR="005933D1" w:rsidRDefault="005933D1" w:rsidP="00146133">
            <w:pPr>
              <w:tabs>
                <w:tab w:val="left" w:pos="1800"/>
              </w:tabs>
              <w:rPr>
                <w:rFonts w:ascii="Arial" w:hAnsi="Arial"/>
                <w:sz w:val="20"/>
                <w:szCs w:val="20"/>
              </w:rPr>
            </w:pPr>
            <w:r w:rsidRPr="005933D1">
              <w:rPr>
                <w:rFonts w:ascii="Arial" w:hAnsi="Arial"/>
                <w:sz w:val="20"/>
                <w:szCs w:val="20"/>
              </w:rPr>
              <w:t>&lt;CompanyEmail&gt;</w:t>
            </w:r>
          </w:p>
        </w:tc>
        <w:tc>
          <w:tcPr>
            <w:tcW w:w="7937" w:type="dxa"/>
          </w:tcPr>
          <w:tbl>
            <w:tblPr>
              <w:tblpPr w:leftFromText="180" w:rightFromText="180" w:vertAnchor="page" w:horzAnchor="margin" w:tblpY="1"/>
              <w:tblOverlap w:val="never"/>
              <w:tblW w:w="7831" w:type="dxa"/>
              <w:tblBorders>
                <w:bottom w:val="single" w:sz="4" w:space="0" w:color="auto"/>
              </w:tblBorders>
              <w:tblLayout w:type="fixed"/>
              <w:tblLook w:val="04A0" w:firstRow="1" w:lastRow="0" w:firstColumn="1" w:lastColumn="0" w:noHBand="0" w:noVBand="1"/>
              <w:tblPrChange w:id="5756" w:author="Sue Simnor (EXT Idiom)" w:date="2024-08-07T11:29:00Z" w16du:dateUtc="2024-08-07T01:29:00Z">
                <w:tblPr>
                  <w:tblpPr w:leftFromText="180" w:rightFromText="180" w:vertAnchor="page" w:horzAnchor="margin" w:tblpY="1"/>
                  <w:tblOverlap w:val="never"/>
                  <w:tblW w:w="8795" w:type="dxa"/>
                  <w:tblBorders>
                    <w:bottom w:val="single" w:sz="4" w:space="0" w:color="auto"/>
                  </w:tblBorders>
                  <w:tblLayout w:type="fixed"/>
                  <w:tblLook w:val="04A0" w:firstRow="1" w:lastRow="0" w:firstColumn="1" w:lastColumn="0" w:noHBand="0" w:noVBand="1"/>
                </w:tblPr>
              </w:tblPrChange>
            </w:tblPr>
            <w:tblGrid>
              <w:gridCol w:w="2295"/>
              <w:gridCol w:w="5536"/>
              <w:tblGridChange w:id="5757">
                <w:tblGrid>
                  <w:gridCol w:w="2295"/>
                  <w:gridCol w:w="283"/>
                  <w:gridCol w:w="5253"/>
                  <w:gridCol w:w="964"/>
                </w:tblGrid>
              </w:tblGridChange>
            </w:tblGrid>
            <w:tr w:rsidR="005933D1" w:rsidRPr="0070367D" w14:paraId="20AB6E7B" w14:textId="77777777" w:rsidTr="003B2059">
              <w:trPr>
                <w:trHeight w:val="239"/>
                <w:trPrChange w:id="5758" w:author="Sue Simnor (EXT Idiom)" w:date="2024-08-07T11:29:00Z" w16du:dateUtc="2024-08-07T01:29:00Z">
                  <w:trPr>
                    <w:trHeight w:val="263"/>
                  </w:trPr>
                </w:trPrChange>
              </w:trPr>
              <w:tc>
                <w:tcPr>
                  <w:tcW w:w="2295" w:type="dxa"/>
                  <w:tcBorders>
                    <w:bottom w:val="nil"/>
                  </w:tcBorders>
                  <w:noWrap/>
                  <w:vAlign w:val="center"/>
                  <w:hideMark/>
                  <w:tcPrChange w:id="5759" w:author="Sue Simnor (EXT Idiom)" w:date="2024-08-07T11:29:00Z" w16du:dateUtc="2024-08-07T01:29:00Z">
                    <w:tcPr>
                      <w:tcW w:w="2578" w:type="dxa"/>
                      <w:gridSpan w:val="2"/>
                      <w:tcBorders>
                        <w:bottom w:val="nil"/>
                      </w:tcBorders>
                      <w:noWrap/>
                      <w:vAlign w:val="center"/>
                      <w:hideMark/>
                    </w:tcPr>
                  </w:tcPrChange>
                </w:tcPr>
                <w:p w14:paraId="00F4E76B" w14:textId="0622812D" w:rsidR="005933D1" w:rsidRPr="0070367D" w:rsidRDefault="005933D1" w:rsidP="00594F2A">
                  <w:pPr>
                    <w:pStyle w:val="BodycopyCOI"/>
                    <w:rPr>
                      <w:b/>
                      <w:bCs/>
                      <w:rPrChange w:id="5760" w:author="Sue Simnor (EXT Idiom)" w:date="2024-08-13T18:05:00Z" w16du:dateUtc="2024-08-13T08:05:00Z">
                        <w:rPr>
                          <w:b/>
                          <w:bCs/>
                          <w:highlight w:val="yellow"/>
                        </w:rPr>
                      </w:rPrChange>
                    </w:rPr>
                  </w:pPr>
                  <w:r w:rsidRPr="0070367D">
                    <w:rPr>
                      <w:rPrChange w:id="5761" w:author="Sue Simnor (EXT Idiom)" w:date="2024-08-13T18:05:00Z" w16du:dateUtc="2024-08-13T08:05:00Z">
                        <w:rPr>
                          <w:highlight w:val="yellow"/>
                        </w:rPr>
                      </w:rPrChange>
                    </w:rPr>
                    <w:t>Email address:</w:t>
                  </w:r>
                </w:p>
              </w:tc>
              <w:tc>
                <w:tcPr>
                  <w:tcW w:w="5536" w:type="dxa"/>
                  <w:tcBorders>
                    <w:bottom w:val="nil"/>
                  </w:tcBorders>
                  <w:noWrap/>
                  <w:vAlign w:val="bottom"/>
                  <w:hideMark/>
                  <w:tcPrChange w:id="5762" w:author="Sue Simnor (EXT Idiom)" w:date="2024-08-07T11:29:00Z" w16du:dateUtc="2024-08-07T01:29:00Z">
                    <w:tcPr>
                      <w:tcW w:w="6217" w:type="dxa"/>
                      <w:gridSpan w:val="2"/>
                      <w:tcBorders>
                        <w:bottom w:val="nil"/>
                      </w:tcBorders>
                      <w:noWrap/>
                      <w:vAlign w:val="bottom"/>
                      <w:hideMark/>
                    </w:tcPr>
                  </w:tcPrChange>
                </w:tcPr>
                <w:p w14:paraId="4E5EA9F8" w14:textId="5D0929D1" w:rsidR="005933D1" w:rsidRPr="0070367D" w:rsidRDefault="005933D1" w:rsidP="00594F2A">
                  <w:pPr>
                    <w:pStyle w:val="BodycopyB"/>
                    <w:rPr>
                      <w:rPrChange w:id="5763" w:author="Sue Simnor (EXT Idiom)" w:date="2024-08-13T18:05:00Z" w16du:dateUtc="2024-08-13T08:05:00Z">
                        <w:rPr>
                          <w:highlight w:val="yellow"/>
                        </w:rPr>
                      </w:rPrChange>
                    </w:rPr>
                  </w:pPr>
                  <w:r w:rsidRPr="0070367D">
                    <w:rPr>
                      <w:rPrChange w:id="5764" w:author="Sue Simnor (EXT Idiom)" w:date="2024-08-13T18:05:00Z" w16du:dateUtc="2024-08-13T08:05:00Z">
                        <w:rPr>
                          <w:highlight w:val="yellow"/>
                        </w:rPr>
                      </w:rPrChange>
                    </w:rPr>
                    <w:t>&lt;CompanyEmail&gt;</w:t>
                  </w:r>
                </w:p>
              </w:tc>
            </w:tr>
          </w:tbl>
          <w:p w14:paraId="416C53C9" w14:textId="6E6D081D" w:rsidR="005933D1" w:rsidRPr="0070367D" w:rsidRDefault="005933D1" w:rsidP="00146133">
            <w:pPr>
              <w:pStyle w:val="BodycopyCOI"/>
              <w:rPr>
                <w:rPrChange w:id="5765" w:author="Sue Simnor (EXT Idiom)" w:date="2024-08-13T18:05:00Z" w16du:dateUtc="2024-08-13T08:05:00Z">
                  <w:rPr>
                    <w:highlight w:val="yellow"/>
                  </w:rPr>
                </w:rPrChange>
              </w:rPr>
            </w:pPr>
          </w:p>
        </w:tc>
        <w:tc>
          <w:tcPr>
            <w:tcW w:w="1985" w:type="dxa"/>
          </w:tcPr>
          <w:p w14:paraId="049B9745" w14:textId="15EA9DEC" w:rsidR="005933D1" w:rsidRPr="0070367D" w:rsidRDefault="005933D1" w:rsidP="005933D1">
            <w:pPr>
              <w:tabs>
                <w:tab w:val="left" w:pos="774"/>
              </w:tabs>
              <w:contextualSpacing/>
              <w:rPr>
                <w:rFonts w:asciiTheme="minorHAnsi" w:hAnsiTheme="minorHAnsi" w:cstheme="minorHAnsi"/>
                <w:bCs/>
                <w:sz w:val="20"/>
                <w:rPrChange w:id="5766" w:author="Sue Simnor (EXT Idiom)" w:date="2024-08-13T18:05:00Z" w16du:dateUtc="2024-08-13T08:05:00Z">
                  <w:rPr>
                    <w:rFonts w:asciiTheme="minorHAnsi" w:hAnsiTheme="minorHAnsi" w:cstheme="minorHAnsi"/>
                    <w:bCs/>
                    <w:sz w:val="20"/>
                    <w:highlight w:val="yellow"/>
                  </w:rPr>
                </w:rPrChange>
              </w:rPr>
            </w:pPr>
            <w:r w:rsidRPr="0070367D">
              <w:rPr>
                <w:rFonts w:asciiTheme="minorHAnsi" w:hAnsiTheme="minorHAnsi" w:cstheme="minorHAnsi"/>
                <w:b/>
                <w:sz w:val="20"/>
                <w:rPrChange w:id="5767" w:author="Sue Simnor (EXT Idiom)" w:date="2024-08-13T18:05:00Z" w16du:dateUtc="2024-08-13T08:05:00Z">
                  <w:rPr>
                    <w:rFonts w:asciiTheme="minorHAnsi" w:hAnsiTheme="minorHAnsi" w:cstheme="minorHAnsi"/>
                    <w:b/>
                    <w:sz w:val="20"/>
                    <w:highlight w:val="yellow"/>
                  </w:rPr>
                </w:rPrChange>
              </w:rPr>
              <w:t>ELSEIF</w:t>
            </w:r>
            <w:r w:rsidRPr="0070367D">
              <w:rPr>
                <w:rFonts w:asciiTheme="minorHAnsi" w:hAnsiTheme="minorHAnsi" w:cstheme="minorHAnsi"/>
                <w:bCs/>
                <w:sz w:val="20"/>
                <w:rPrChange w:id="5768" w:author="Sue Simnor (EXT Idiom)" w:date="2024-08-13T18:05:00Z" w16du:dateUtc="2024-08-13T08:05:00Z">
                  <w:rPr>
                    <w:rFonts w:asciiTheme="minorHAnsi" w:hAnsiTheme="minorHAnsi" w:cstheme="minorHAnsi"/>
                    <w:bCs/>
                    <w:sz w:val="20"/>
                    <w:highlight w:val="yellow"/>
                  </w:rPr>
                </w:rPrChange>
              </w:rPr>
              <w:t xml:space="preserve"> &lt;ClientTypeCode&gt;!=”1|PolicyHolder”</w:t>
            </w:r>
          </w:p>
          <w:p w14:paraId="3239FDB4" w14:textId="159F0D29" w:rsidR="005933D1" w:rsidRPr="0070367D" w:rsidRDefault="005933D1" w:rsidP="005933D1">
            <w:pPr>
              <w:tabs>
                <w:tab w:val="left" w:pos="774"/>
              </w:tabs>
              <w:contextualSpacing/>
              <w:rPr>
                <w:rFonts w:asciiTheme="minorHAnsi" w:hAnsiTheme="minorHAnsi" w:cstheme="minorHAnsi"/>
                <w:bCs/>
                <w:sz w:val="20"/>
                <w:rPrChange w:id="5769" w:author="Sue Simnor (EXT Idiom)" w:date="2024-08-13T18:05:00Z" w16du:dateUtc="2024-08-13T08:05:00Z">
                  <w:rPr>
                    <w:rFonts w:asciiTheme="minorHAnsi" w:hAnsiTheme="minorHAnsi" w:cstheme="minorHAnsi"/>
                    <w:bCs/>
                    <w:sz w:val="20"/>
                    <w:highlight w:val="yellow"/>
                  </w:rPr>
                </w:rPrChange>
              </w:rPr>
            </w:pPr>
            <w:r w:rsidRPr="0070367D">
              <w:rPr>
                <w:rFonts w:asciiTheme="minorHAnsi" w:hAnsiTheme="minorHAnsi" w:cstheme="minorHAnsi"/>
                <w:b/>
                <w:sz w:val="20"/>
                <w:rPrChange w:id="5770" w:author="Sue Simnor (EXT Idiom)" w:date="2024-08-13T18:05:00Z" w16du:dateUtc="2024-08-13T08:05:00Z">
                  <w:rPr>
                    <w:rFonts w:asciiTheme="minorHAnsi" w:hAnsiTheme="minorHAnsi" w:cstheme="minorHAnsi"/>
                    <w:b/>
                    <w:sz w:val="20"/>
                    <w:highlight w:val="yellow"/>
                  </w:rPr>
                </w:rPrChange>
              </w:rPr>
              <w:t>THEN</w:t>
            </w:r>
            <w:r w:rsidRPr="0070367D">
              <w:rPr>
                <w:rFonts w:asciiTheme="minorHAnsi" w:hAnsiTheme="minorHAnsi" w:cstheme="minorHAnsi"/>
                <w:bCs/>
                <w:sz w:val="20"/>
                <w:rPrChange w:id="5771" w:author="Sue Simnor (EXT Idiom)" w:date="2024-08-13T18:05:00Z" w16du:dateUtc="2024-08-13T08:05:00Z">
                  <w:rPr>
                    <w:rFonts w:asciiTheme="minorHAnsi" w:hAnsiTheme="minorHAnsi" w:cstheme="minorHAnsi"/>
                    <w:bCs/>
                    <w:sz w:val="20"/>
                    <w:highlight w:val="yellow"/>
                  </w:rPr>
                </w:rPrChange>
              </w:rPr>
              <w:t xml:space="preserve"> Display</w:t>
            </w:r>
          </w:p>
          <w:p w14:paraId="73D729F9" w14:textId="5AC4E9E9" w:rsidR="005933D1" w:rsidRPr="0070367D" w:rsidRDefault="005933D1" w:rsidP="005933D1">
            <w:pPr>
              <w:tabs>
                <w:tab w:val="left" w:pos="774"/>
              </w:tabs>
              <w:contextualSpacing/>
              <w:rPr>
                <w:rFonts w:asciiTheme="minorHAnsi" w:hAnsiTheme="minorHAnsi" w:cstheme="minorHAnsi"/>
                <w:b/>
                <w:sz w:val="20"/>
                <w:rPrChange w:id="5772" w:author="Sue Simnor (EXT Idiom)" w:date="2024-08-13T18:05:00Z" w16du:dateUtc="2024-08-13T08:05:00Z">
                  <w:rPr>
                    <w:rFonts w:asciiTheme="minorHAnsi" w:hAnsiTheme="minorHAnsi" w:cstheme="minorHAnsi"/>
                    <w:b/>
                    <w:sz w:val="20"/>
                    <w:highlight w:val="yellow"/>
                  </w:rPr>
                </w:rPrChange>
              </w:rPr>
            </w:pPr>
            <w:r w:rsidRPr="0070367D">
              <w:rPr>
                <w:rFonts w:asciiTheme="minorHAnsi" w:hAnsiTheme="minorHAnsi" w:cstheme="minorHAnsi"/>
                <w:b/>
                <w:sz w:val="20"/>
                <w:rPrChange w:id="5773" w:author="Sue Simnor (EXT Idiom)" w:date="2024-08-13T18:05:00Z" w16du:dateUtc="2024-08-13T08:05:00Z">
                  <w:rPr>
                    <w:rFonts w:asciiTheme="minorHAnsi" w:hAnsiTheme="minorHAnsi" w:cstheme="minorHAnsi"/>
                    <w:b/>
                    <w:sz w:val="20"/>
                    <w:highlight w:val="yellow"/>
                  </w:rPr>
                </w:rPrChange>
              </w:rPr>
              <w:t>ENDIF</w:t>
            </w:r>
          </w:p>
        </w:tc>
        <w:tc>
          <w:tcPr>
            <w:tcW w:w="1701" w:type="dxa"/>
            <w:vMerge/>
          </w:tcPr>
          <w:p w14:paraId="20721B23" w14:textId="4F4E6BCE" w:rsidR="005933D1" w:rsidRDefault="005933D1" w:rsidP="00146133">
            <w:pPr>
              <w:spacing w:after="120"/>
              <w:rPr>
                <w:rFonts w:asciiTheme="minorHAnsi" w:hAnsiTheme="minorHAnsi" w:cstheme="minorHAnsi"/>
                <w:color w:val="000000"/>
                <w:sz w:val="20"/>
                <w:szCs w:val="20"/>
              </w:rPr>
            </w:pPr>
          </w:p>
        </w:tc>
      </w:tr>
      <w:tr w:rsidR="0071617E" w:rsidRPr="00E75F58" w14:paraId="1DC507DF" w14:textId="77777777" w:rsidTr="006F4199">
        <w:trPr>
          <w:cantSplit/>
          <w:trHeight w:val="2202"/>
        </w:trPr>
        <w:tc>
          <w:tcPr>
            <w:tcW w:w="974" w:type="dxa"/>
            <w:vMerge w:val="restart"/>
          </w:tcPr>
          <w:p w14:paraId="1187FF50" w14:textId="4C8FE14F" w:rsidR="0071617E" w:rsidRPr="00720F8E" w:rsidRDefault="00D66DA0" w:rsidP="00BD6987">
            <w:pPr>
              <w:tabs>
                <w:tab w:val="left" w:pos="1800"/>
              </w:tabs>
              <w:rPr>
                <w:rFonts w:asciiTheme="minorHAnsi" w:hAnsiTheme="minorHAnsi" w:cstheme="minorHAnsi"/>
                <w:b/>
                <w:sz w:val="20"/>
              </w:rPr>
            </w:pPr>
            <w:r>
              <w:rPr>
                <w:rFonts w:asciiTheme="minorHAnsi" w:hAnsiTheme="minorHAnsi" w:cstheme="minorHAnsi"/>
                <w:bCs/>
                <w:sz w:val="20"/>
              </w:rPr>
              <w:t>AYM 7</w:t>
            </w:r>
          </w:p>
        </w:tc>
        <w:tc>
          <w:tcPr>
            <w:tcW w:w="1999" w:type="dxa"/>
            <w:vMerge w:val="restart"/>
          </w:tcPr>
          <w:p w14:paraId="295A4A19" w14:textId="421E5966" w:rsidR="0071617E" w:rsidRPr="00BD6987" w:rsidRDefault="00913469" w:rsidP="00BD6987">
            <w:pPr>
              <w:tabs>
                <w:tab w:val="left" w:pos="1800"/>
              </w:tabs>
              <w:rPr>
                <w:rFonts w:asciiTheme="minorHAnsi" w:hAnsiTheme="minorHAnsi" w:cstheme="minorHAnsi"/>
                <w:bCs/>
                <w:sz w:val="20"/>
                <w:szCs w:val="20"/>
              </w:rPr>
            </w:pPr>
            <w:r w:rsidRPr="00913469">
              <w:rPr>
                <w:rFonts w:asciiTheme="minorHAnsi" w:hAnsiTheme="minorHAnsi" w:cstheme="minorHAnsi"/>
                <w:bCs/>
                <w:sz w:val="20"/>
                <w:szCs w:val="20"/>
              </w:rPr>
              <w:t>&lt;</w:t>
            </w:r>
            <w:r w:rsidR="003536E2" w:rsidRPr="003536E2">
              <w:rPr>
                <w:rFonts w:asciiTheme="minorHAnsi" w:hAnsiTheme="minorHAnsi" w:cstheme="minorHAnsi"/>
                <w:bCs/>
                <w:sz w:val="20"/>
                <w:szCs w:val="20"/>
              </w:rPr>
              <w:t>VehicleCoverTypeCode</w:t>
            </w:r>
            <w:r w:rsidRPr="00913469">
              <w:rPr>
                <w:rFonts w:asciiTheme="minorHAnsi" w:hAnsiTheme="minorHAnsi" w:cstheme="minorHAnsi"/>
                <w:bCs/>
                <w:sz w:val="20"/>
                <w:szCs w:val="20"/>
              </w:rPr>
              <w:t>&gt;</w:t>
            </w:r>
          </w:p>
        </w:tc>
        <w:tc>
          <w:tcPr>
            <w:tcW w:w="7937" w:type="dxa"/>
          </w:tcPr>
          <w:tbl>
            <w:tblPr>
              <w:tblpPr w:leftFromText="180" w:rightFromText="180" w:vertAnchor="page" w:horzAnchor="margin" w:tblpY="220"/>
              <w:tblOverlap w:val="never"/>
              <w:tblW w:w="7862" w:type="dxa"/>
              <w:tblBorders>
                <w:bottom w:val="single" w:sz="4" w:space="0" w:color="auto"/>
              </w:tblBorders>
              <w:tblLayout w:type="fixed"/>
              <w:tblLook w:val="04A0" w:firstRow="1" w:lastRow="0" w:firstColumn="1" w:lastColumn="0" w:noHBand="0" w:noVBand="1"/>
              <w:tblPrChange w:id="5774" w:author="Sue Simnor (EXT Idiom)" w:date="2024-08-07T11:29:00Z" w16du:dateUtc="2024-08-07T01:29:00Z">
                <w:tblPr>
                  <w:tblpPr w:leftFromText="180" w:rightFromText="180" w:vertAnchor="page" w:horzAnchor="margin" w:tblpY="220"/>
                  <w:tblOverlap w:val="never"/>
                  <w:tblW w:w="8795" w:type="dxa"/>
                  <w:tblBorders>
                    <w:bottom w:val="single" w:sz="4" w:space="0" w:color="auto"/>
                  </w:tblBorders>
                  <w:tblLayout w:type="fixed"/>
                  <w:tblLook w:val="04A0" w:firstRow="1" w:lastRow="0" w:firstColumn="1" w:lastColumn="0" w:noHBand="0" w:noVBand="1"/>
                </w:tblPr>
              </w:tblPrChange>
            </w:tblPr>
            <w:tblGrid>
              <w:gridCol w:w="2304"/>
              <w:gridCol w:w="5558"/>
              <w:tblGridChange w:id="5775">
                <w:tblGrid>
                  <w:gridCol w:w="2304"/>
                  <w:gridCol w:w="274"/>
                  <w:gridCol w:w="5284"/>
                  <w:gridCol w:w="933"/>
                </w:tblGrid>
              </w:tblGridChange>
            </w:tblGrid>
            <w:tr w:rsidR="0071617E" w:rsidRPr="006267C1" w14:paraId="638B56D4" w14:textId="77777777" w:rsidTr="003B2059">
              <w:trPr>
                <w:trHeight w:val="266"/>
                <w:trPrChange w:id="5776" w:author="Sue Simnor (EXT Idiom)" w:date="2024-08-07T11:29:00Z" w16du:dateUtc="2024-08-07T01:29:00Z">
                  <w:trPr>
                    <w:trHeight w:val="263"/>
                  </w:trPr>
                </w:trPrChange>
              </w:trPr>
              <w:tc>
                <w:tcPr>
                  <w:tcW w:w="2304" w:type="dxa"/>
                  <w:noWrap/>
                  <w:vAlign w:val="center"/>
                  <w:hideMark/>
                  <w:tcPrChange w:id="5777" w:author="Sue Simnor (EXT Idiom)" w:date="2024-08-07T11:29:00Z" w16du:dateUtc="2024-08-07T01:29:00Z">
                    <w:tcPr>
                      <w:tcW w:w="2578" w:type="dxa"/>
                      <w:gridSpan w:val="2"/>
                      <w:noWrap/>
                      <w:vAlign w:val="center"/>
                      <w:hideMark/>
                    </w:tcPr>
                  </w:tcPrChange>
                </w:tcPr>
                <w:p w14:paraId="221290A3" w14:textId="57617BDE" w:rsidR="0071617E" w:rsidRPr="006267C1" w:rsidRDefault="0071617E" w:rsidP="00C1020A">
                  <w:pPr>
                    <w:pStyle w:val="BodycopyCOI"/>
                  </w:pPr>
                  <w:r w:rsidRPr="006267C1">
                    <w:t>Product selected:</w:t>
                  </w:r>
                </w:p>
              </w:tc>
              <w:tc>
                <w:tcPr>
                  <w:tcW w:w="5558" w:type="dxa"/>
                  <w:noWrap/>
                  <w:vAlign w:val="bottom"/>
                  <w:hideMark/>
                  <w:tcPrChange w:id="5778" w:author="Sue Simnor (EXT Idiom)" w:date="2024-08-07T11:29:00Z" w16du:dateUtc="2024-08-07T01:29:00Z">
                    <w:tcPr>
                      <w:tcW w:w="6217" w:type="dxa"/>
                      <w:gridSpan w:val="2"/>
                      <w:noWrap/>
                      <w:vAlign w:val="bottom"/>
                      <w:hideMark/>
                    </w:tcPr>
                  </w:tcPrChange>
                </w:tcPr>
                <w:p w14:paraId="39F6EFE4" w14:textId="2B28CC08" w:rsidR="0071617E" w:rsidRPr="006267C1" w:rsidRDefault="0071617E" w:rsidP="00C1020A">
                  <w:pPr>
                    <w:pStyle w:val="BodycopyB"/>
                  </w:pPr>
                  <w:r w:rsidRPr="006267C1">
                    <w:t>Comprehensive Saver – Comprehensive Car Insurance</w:t>
                  </w:r>
                </w:p>
                <w:p w14:paraId="3D438D2A" w14:textId="61442259" w:rsidR="0071617E" w:rsidRPr="006267C1" w:rsidRDefault="0071617E" w:rsidP="00C1020A">
                  <w:pPr>
                    <w:pStyle w:val="Bodycopy"/>
                    <w:rPr>
                      <w:b/>
                      <w:bCs/>
                    </w:rPr>
                  </w:pPr>
                  <w:r w:rsidRPr="006267C1">
                    <w:t>Cover</w:t>
                  </w:r>
                  <w:r w:rsidR="00A07E2F" w:rsidRPr="006267C1">
                    <w:t xml:space="preserve"> </w:t>
                  </w:r>
                  <w:r w:rsidR="00A07E2F" w:rsidRPr="00266F32">
                    <w:t>for</w:t>
                  </w:r>
                  <w:r w:rsidRPr="006267C1">
                    <w:t xml:space="preserve"> loss or damage to your car and to third party property</w:t>
                  </w:r>
                </w:p>
              </w:tc>
            </w:tr>
          </w:tbl>
          <w:p w14:paraId="2BF46A76" w14:textId="602D0D35" w:rsidR="0071617E" w:rsidRPr="006267C1" w:rsidRDefault="0071617E" w:rsidP="00BD6987">
            <w:pPr>
              <w:pStyle w:val="TableHeading2"/>
              <w:rPr>
                <w:b w:val="0"/>
                <w:bCs w:val="0"/>
                <w:sz w:val="20"/>
                <w:szCs w:val="20"/>
              </w:rPr>
            </w:pPr>
          </w:p>
          <w:p w14:paraId="090E6E21" w14:textId="3B608EBC" w:rsidR="0071617E" w:rsidRPr="006267C1" w:rsidRDefault="0071617E" w:rsidP="00BD6987">
            <w:pPr>
              <w:pStyle w:val="TableHeading2"/>
              <w:rPr>
                <w:b w:val="0"/>
                <w:bCs w:val="0"/>
                <w:sz w:val="20"/>
                <w:szCs w:val="20"/>
              </w:rPr>
            </w:pPr>
          </w:p>
          <w:p w14:paraId="622BB172" w14:textId="02508C08" w:rsidR="0071617E" w:rsidRPr="006267C1" w:rsidRDefault="0071617E" w:rsidP="00BD6987">
            <w:pPr>
              <w:pStyle w:val="TableHeading2"/>
              <w:rPr>
                <w:b w:val="0"/>
                <w:bCs w:val="0"/>
                <w:sz w:val="20"/>
                <w:szCs w:val="20"/>
              </w:rPr>
            </w:pPr>
          </w:p>
          <w:p w14:paraId="506A81BC" w14:textId="6718B831" w:rsidR="0071617E" w:rsidRPr="006267C1" w:rsidRDefault="0071617E" w:rsidP="00BD6987">
            <w:pPr>
              <w:pStyle w:val="TableHeading2"/>
              <w:rPr>
                <w:b w:val="0"/>
                <w:bCs w:val="0"/>
                <w:sz w:val="20"/>
                <w:szCs w:val="20"/>
              </w:rPr>
            </w:pPr>
          </w:p>
          <w:p w14:paraId="14CA9B1B" w14:textId="3A5F0CDD" w:rsidR="0071617E" w:rsidRPr="006267C1" w:rsidRDefault="0071617E" w:rsidP="00BD6987">
            <w:pPr>
              <w:pStyle w:val="TableHeading2"/>
              <w:rPr>
                <w:b w:val="0"/>
                <w:bCs w:val="0"/>
                <w:sz w:val="20"/>
                <w:szCs w:val="20"/>
              </w:rPr>
            </w:pPr>
          </w:p>
          <w:p w14:paraId="07D9771A" w14:textId="6B7D5BB1" w:rsidR="0071617E" w:rsidRPr="006267C1" w:rsidRDefault="0071617E" w:rsidP="00BD6987">
            <w:pPr>
              <w:pStyle w:val="TableHeading2"/>
              <w:rPr>
                <w:b w:val="0"/>
                <w:bCs w:val="0"/>
                <w:sz w:val="20"/>
                <w:szCs w:val="20"/>
              </w:rPr>
            </w:pPr>
          </w:p>
        </w:tc>
        <w:tc>
          <w:tcPr>
            <w:tcW w:w="1985" w:type="dxa"/>
          </w:tcPr>
          <w:p w14:paraId="6F6B4313" w14:textId="499B404C" w:rsidR="0071617E" w:rsidRPr="006267C1" w:rsidRDefault="0071617E" w:rsidP="001C4007">
            <w:pPr>
              <w:tabs>
                <w:tab w:val="left" w:pos="774"/>
              </w:tabs>
              <w:rPr>
                <w:rFonts w:asciiTheme="minorHAnsi" w:eastAsia="Times New Roman" w:hAnsiTheme="minorHAnsi"/>
                <w:kern w:val="0"/>
                <w:sz w:val="18"/>
                <w:szCs w:val="18"/>
                <w:lang w:eastAsia="en-GB"/>
                <w14:ligatures w14:val="none"/>
              </w:rPr>
            </w:pPr>
            <w:r w:rsidRPr="006267C1">
              <w:rPr>
                <w:rFonts w:asciiTheme="minorHAnsi" w:hAnsiTheme="minorHAnsi"/>
                <w:b/>
                <w:bCs/>
                <w:sz w:val="18"/>
                <w:szCs w:val="18"/>
              </w:rPr>
              <w:t>IF</w:t>
            </w:r>
            <w:r w:rsidRPr="006267C1">
              <w:rPr>
                <w:rFonts w:asciiTheme="minorHAnsi" w:hAnsiTheme="minorHAnsi"/>
                <w:sz w:val="18"/>
                <w:szCs w:val="18"/>
              </w:rPr>
              <w:t xml:space="preserve"> &lt;</w:t>
            </w:r>
            <w:r w:rsidR="003536E2" w:rsidRPr="006267C1">
              <w:rPr>
                <w:rFonts w:asciiTheme="minorHAnsi" w:hAnsiTheme="minorHAnsi"/>
                <w:b/>
                <w:bCs/>
                <w:sz w:val="18"/>
                <w:szCs w:val="18"/>
              </w:rPr>
              <w:t>VehicleCoverTypeCode</w:t>
            </w:r>
            <w:r w:rsidRPr="006267C1">
              <w:rPr>
                <w:rFonts w:asciiTheme="minorHAnsi" w:hAnsiTheme="minorHAnsi"/>
                <w:sz w:val="18"/>
                <w:szCs w:val="18"/>
              </w:rPr>
              <w:t>&gt; = “</w:t>
            </w:r>
            <w:r w:rsidR="00771F7C" w:rsidRPr="006267C1">
              <w:rPr>
                <w:rFonts w:asciiTheme="minorHAnsi" w:hAnsiTheme="minorHAnsi"/>
                <w:sz w:val="18"/>
                <w:szCs w:val="18"/>
              </w:rPr>
              <w:t>2|Payasyoudrive</w:t>
            </w:r>
            <w:r w:rsidRPr="006267C1">
              <w:rPr>
                <w:rFonts w:asciiTheme="minorHAnsi" w:hAnsiTheme="minorHAnsi"/>
                <w:sz w:val="18"/>
                <w:szCs w:val="18"/>
              </w:rPr>
              <w:t xml:space="preserve">” </w:t>
            </w:r>
            <w:r w:rsidRPr="006267C1">
              <w:rPr>
                <w:rFonts w:asciiTheme="minorHAnsi" w:hAnsiTheme="minorHAnsi"/>
                <w:b/>
                <w:bCs/>
                <w:sz w:val="18"/>
                <w:szCs w:val="18"/>
              </w:rPr>
              <w:t>THEN</w:t>
            </w:r>
            <w:r w:rsidRPr="006267C1">
              <w:rPr>
                <w:rFonts w:asciiTheme="minorHAnsi" w:hAnsiTheme="minorHAnsi"/>
                <w:sz w:val="18"/>
                <w:szCs w:val="18"/>
              </w:rPr>
              <w:t xml:space="preserve"> display [“</w:t>
            </w:r>
            <w:r w:rsidRPr="006267C1">
              <w:rPr>
                <w:rFonts w:asciiTheme="minorHAnsi" w:hAnsiTheme="minorHAnsi"/>
                <w:b/>
                <w:bCs/>
                <w:sz w:val="18"/>
                <w:szCs w:val="18"/>
              </w:rPr>
              <w:t>Comprehensive Saver - Comprehensive Car Insurance</w:t>
            </w:r>
            <w:r w:rsidRPr="006267C1">
              <w:rPr>
                <w:rFonts w:asciiTheme="minorHAnsi" w:hAnsiTheme="minorHAnsi"/>
                <w:sz w:val="18"/>
                <w:szCs w:val="18"/>
              </w:rPr>
              <w:t>”]</w:t>
            </w:r>
          </w:p>
          <w:p w14:paraId="3CBAE801" w14:textId="76E617AF" w:rsidR="0071617E" w:rsidRPr="006267C1" w:rsidRDefault="00C9F96D" w:rsidP="624AC179">
            <w:pPr>
              <w:tabs>
                <w:tab w:val="left" w:pos="774"/>
              </w:tabs>
              <w:contextualSpacing/>
              <w:rPr>
                <w:rFonts w:asciiTheme="minorHAnsi" w:hAnsiTheme="minorHAnsi"/>
                <w:sz w:val="20"/>
                <w:szCs w:val="20"/>
              </w:rPr>
            </w:pPr>
            <w:r w:rsidRPr="006267C1">
              <w:rPr>
                <w:rFonts w:asciiTheme="minorHAnsi" w:hAnsiTheme="minorHAnsi"/>
                <w:sz w:val="18"/>
                <w:szCs w:val="18"/>
              </w:rPr>
              <w:t>Cover</w:t>
            </w:r>
            <w:commentRangeStart w:id="5779"/>
            <w:commentRangeStart w:id="5780"/>
            <w:r w:rsidRPr="006267C1">
              <w:rPr>
                <w:rFonts w:asciiTheme="minorHAnsi" w:hAnsiTheme="minorHAnsi"/>
                <w:sz w:val="18"/>
                <w:szCs w:val="18"/>
              </w:rPr>
              <w:t xml:space="preserve"> </w:t>
            </w:r>
            <w:commentRangeEnd w:id="5779"/>
            <w:r w:rsidR="0071617E" w:rsidRPr="00266F32">
              <w:rPr>
                <w:rStyle w:val="CommentReference"/>
                <w:rFonts w:asciiTheme="minorHAnsi" w:hAnsiTheme="minorHAnsi" w:cstheme="minorBidi"/>
                <w:sz w:val="18"/>
                <w:szCs w:val="18"/>
              </w:rPr>
              <w:commentReference w:id="5779"/>
            </w:r>
            <w:commentRangeEnd w:id="5780"/>
            <w:r w:rsidR="00BD7333" w:rsidRPr="00266F32">
              <w:rPr>
                <w:rStyle w:val="CommentReference"/>
                <w:rFonts w:asciiTheme="minorHAnsi" w:hAnsiTheme="minorHAnsi" w:cstheme="minorBidi"/>
                <w:sz w:val="18"/>
                <w:szCs w:val="18"/>
              </w:rPr>
              <w:commentReference w:id="5780"/>
            </w:r>
            <w:r w:rsidR="00BD7333" w:rsidRPr="00266F32">
              <w:rPr>
                <w:rFonts w:asciiTheme="minorHAnsi" w:hAnsiTheme="minorHAnsi"/>
                <w:sz w:val="18"/>
                <w:szCs w:val="18"/>
              </w:rPr>
              <w:t>for</w:t>
            </w:r>
            <w:r w:rsidR="00BD7333" w:rsidRPr="006267C1">
              <w:rPr>
                <w:rFonts w:asciiTheme="minorHAnsi" w:hAnsiTheme="minorHAnsi"/>
                <w:sz w:val="18"/>
                <w:szCs w:val="18"/>
              </w:rPr>
              <w:t xml:space="preserve"> </w:t>
            </w:r>
            <w:r w:rsidRPr="006267C1">
              <w:rPr>
                <w:rFonts w:asciiTheme="minorHAnsi" w:hAnsiTheme="minorHAnsi"/>
                <w:sz w:val="18"/>
                <w:szCs w:val="18"/>
              </w:rPr>
              <w:t>loss or damage to your car and to third party property</w:t>
            </w:r>
          </w:p>
        </w:tc>
        <w:tc>
          <w:tcPr>
            <w:tcW w:w="1701" w:type="dxa"/>
            <w:vMerge w:val="restart"/>
          </w:tcPr>
          <w:p w14:paraId="002CC7E9" w14:textId="2D07CD87" w:rsidR="00E32F78" w:rsidRDefault="00E32F78" w:rsidP="00E32F78">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50FDD424" w14:textId="6D6502A3" w:rsidR="00E32F78" w:rsidRDefault="00E32F78" w:rsidP="00E32F78">
            <w:pPr>
              <w:spacing w:after="120"/>
              <w:rPr>
                <w:rFonts w:asciiTheme="minorHAnsi" w:hAnsiTheme="minorHAnsi" w:cstheme="minorHAnsi"/>
                <w:color w:val="000000"/>
                <w:sz w:val="20"/>
                <w:szCs w:val="20"/>
              </w:rPr>
            </w:pPr>
            <w:r w:rsidRPr="00B72706">
              <w:rPr>
                <w:rFonts w:asciiTheme="minorHAnsi" w:hAnsiTheme="minorHAnsi" w:cstheme="minorHAnsi"/>
                <w:color w:val="000000"/>
                <w:sz w:val="20"/>
                <w:szCs w:val="20"/>
              </w:rPr>
              <w:t xml:space="preserve">Bodycopy_COI </w:t>
            </w:r>
          </w:p>
          <w:p w14:paraId="34C04026" w14:textId="77A3E888" w:rsidR="00E32F78" w:rsidRDefault="00E32F78" w:rsidP="00E32F78">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48DA48B5" w14:textId="75A36BD5" w:rsidR="0071617E" w:rsidRDefault="00E32F78" w:rsidP="00E32F78">
            <w:pPr>
              <w:tabs>
                <w:tab w:val="left" w:pos="1800"/>
              </w:tabs>
              <w:rPr>
                <w:rFonts w:asciiTheme="minorHAnsi" w:hAnsiTheme="minorHAnsi" w:cstheme="minorHAnsi"/>
                <w:color w:val="000000"/>
                <w:sz w:val="20"/>
                <w:szCs w:val="20"/>
              </w:rPr>
            </w:pPr>
            <w:r w:rsidRPr="00B72706">
              <w:rPr>
                <w:rFonts w:asciiTheme="minorHAnsi" w:hAnsiTheme="minorHAnsi" w:cstheme="minorHAnsi"/>
                <w:color w:val="000000"/>
                <w:sz w:val="20"/>
                <w:szCs w:val="20"/>
              </w:rPr>
              <w:t>Bodycopy_B</w:t>
            </w:r>
          </w:p>
          <w:p w14:paraId="70C53D38" w14:textId="196CB4A1" w:rsidR="00C1701B" w:rsidRDefault="00C1701B" w:rsidP="00E32F78">
            <w:pPr>
              <w:tabs>
                <w:tab w:val="left" w:pos="1800"/>
              </w:tabs>
              <w:rPr>
                <w:rFonts w:asciiTheme="minorHAnsi" w:hAnsiTheme="minorHAnsi" w:cstheme="minorHAnsi"/>
                <w:color w:val="000000"/>
                <w:sz w:val="20"/>
                <w:szCs w:val="20"/>
              </w:rPr>
            </w:pPr>
          </w:p>
          <w:p w14:paraId="077D75ED" w14:textId="75692AA3" w:rsidR="00C1701B" w:rsidRDefault="00C1701B" w:rsidP="00E32F78">
            <w:pPr>
              <w:tabs>
                <w:tab w:val="left" w:pos="1800"/>
              </w:tabs>
              <w:rPr>
                <w:rFonts w:asciiTheme="minorHAnsi" w:hAnsiTheme="minorHAnsi" w:cstheme="minorHAnsi"/>
                <w:color w:val="000000"/>
                <w:sz w:val="20"/>
                <w:szCs w:val="20"/>
              </w:rPr>
            </w:pPr>
            <w:r w:rsidRPr="00B72706">
              <w:rPr>
                <w:rFonts w:asciiTheme="minorHAnsi" w:hAnsiTheme="minorHAnsi" w:cstheme="minorHAnsi"/>
                <w:color w:val="000000"/>
                <w:sz w:val="20"/>
                <w:szCs w:val="20"/>
              </w:rPr>
              <w:t>Bodycopy</w:t>
            </w:r>
          </w:p>
          <w:p w14:paraId="5B2B9983" w14:textId="5E95A108" w:rsidR="00F22854" w:rsidRDefault="00F22854" w:rsidP="00E32F78">
            <w:pPr>
              <w:tabs>
                <w:tab w:val="left" w:pos="1800"/>
              </w:tabs>
              <w:rPr>
                <w:rFonts w:asciiTheme="minorHAnsi" w:hAnsiTheme="minorHAnsi" w:cstheme="minorHAnsi"/>
                <w:color w:val="000000"/>
                <w:sz w:val="20"/>
                <w:szCs w:val="20"/>
              </w:rPr>
            </w:pPr>
          </w:p>
          <w:p w14:paraId="214AC5F2" w14:textId="2D4F8673" w:rsidR="00F22854" w:rsidRDefault="00F22854" w:rsidP="00E32F78">
            <w:pPr>
              <w:tabs>
                <w:tab w:val="left" w:pos="1800"/>
              </w:tabs>
              <w:rPr>
                <w:rFonts w:asciiTheme="minorHAnsi" w:hAnsiTheme="minorHAnsi" w:cstheme="minorHAnsi"/>
                <w:color w:val="000000"/>
                <w:sz w:val="20"/>
                <w:szCs w:val="20"/>
              </w:rPr>
            </w:pPr>
          </w:p>
          <w:p w14:paraId="291E7E13" w14:textId="5EE5BBBF" w:rsidR="00F22854" w:rsidRDefault="00F22854" w:rsidP="00E32F78">
            <w:pPr>
              <w:tabs>
                <w:tab w:val="left" w:pos="1800"/>
              </w:tabs>
              <w:rPr>
                <w:rFonts w:asciiTheme="minorHAnsi" w:hAnsiTheme="minorHAnsi" w:cstheme="minorHAnsi"/>
                <w:color w:val="000000"/>
                <w:sz w:val="20"/>
                <w:szCs w:val="20"/>
              </w:rPr>
            </w:pPr>
          </w:p>
          <w:p w14:paraId="014F9A6B" w14:textId="2E6083A7" w:rsidR="00F22854" w:rsidRDefault="00F22854" w:rsidP="00E32F78">
            <w:pPr>
              <w:tabs>
                <w:tab w:val="left" w:pos="1800"/>
              </w:tabs>
              <w:rPr>
                <w:rFonts w:asciiTheme="minorHAnsi" w:hAnsiTheme="minorHAnsi" w:cstheme="minorHAnsi"/>
                <w:color w:val="000000"/>
                <w:sz w:val="20"/>
                <w:szCs w:val="20"/>
              </w:rPr>
            </w:pPr>
          </w:p>
          <w:p w14:paraId="598C92D1" w14:textId="47A75B69" w:rsidR="00F22854" w:rsidRDefault="00F22854" w:rsidP="00E32F78">
            <w:pPr>
              <w:tabs>
                <w:tab w:val="left" w:pos="1800"/>
              </w:tabs>
              <w:rPr>
                <w:rFonts w:asciiTheme="minorHAnsi" w:hAnsiTheme="minorHAnsi" w:cstheme="minorHAnsi"/>
                <w:color w:val="000000"/>
                <w:sz w:val="20"/>
                <w:szCs w:val="20"/>
              </w:rPr>
            </w:pPr>
          </w:p>
          <w:p w14:paraId="06223CB9" w14:textId="66653EF2" w:rsidR="00F22854" w:rsidRDefault="00F22854" w:rsidP="00F22854">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lastRenderedPageBreak/>
              <w:t>Column 1 text:</w:t>
            </w:r>
          </w:p>
          <w:p w14:paraId="6A8044F8" w14:textId="2CCC7233" w:rsidR="00F22854" w:rsidRDefault="00F22854" w:rsidP="00F22854">
            <w:pPr>
              <w:spacing w:after="120"/>
              <w:rPr>
                <w:rFonts w:asciiTheme="minorHAnsi" w:hAnsiTheme="minorHAnsi" w:cstheme="minorHAnsi"/>
                <w:color w:val="000000"/>
                <w:sz w:val="20"/>
                <w:szCs w:val="20"/>
              </w:rPr>
            </w:pPr>
            <w:r w:rsidRPr="00B72706">
              <w:rPr>
                <w:rFonts w:asciiTheme="minorHAnsi" w:hAnsiTheme="minorHAnsi" w:cstheme="minorHAnsi"/>
                <w:color w:val="000000"/>
                <w:sz w:val="20"/>
                <w:szCs w:val="20"/>
              </w:rPr>
              <w:t xml:space="preserve">Bodycopy_COI </w:t>
            </w:r>
          </w:p>
          <w:p w14:paraId="55E2CE09" w14:textId="26047A6D" w:rsidR="00F22854" w:rsidRDefault="00F22854" w:rsidP="00F22854">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79071757" w14:textId="761C84CE" w:rsidR="00F22854" w:rsidRDefault="00F22854" w:rsidP="00F22854">
            <w:pPr>
              <w:tabs>
                <w:tab w:val="left" w:pos="1800"/>
              </w:tabs>
              <w:rPr>
                <w:rFonts w:asciiTheme="minorHAnsi" w:hAnsiTheme="minorHAnsi" w:cstheme="minorHAnsi"/>
                <w:color w:val="000000"/>
                <w:sz w:val="20"/>
                <w:szCs w:val="20"/>
              </w:rPr>
            </w:pPr>
            <w:r w:rsidRPr="00B72706">
              <w:rPr>
                <w:rFonts w:asciiTheme="minorHAnsi" w:hAnsiTheme="minorHAnsi" w:cstheme="minorHAnsi"/>
                <w:color w:val="000000"/>
                <w:sz w:val="20"/>
                <w:szCs w:val="20"/>
              </w:rPr>
              <w:t>Bodycopy_B</w:t>
            </w:r>
          </w:p>
          <w:p w14:paraId="20177046" w14:textId="3F1FD92F" w:rsidR="00F22854" w:rsidRDefault="00F22854" w:rsidP="00F22854">
            <w:pPr>
              <w:tabs>
                <w:tab w:val="left" w:pos="1800"/>
              </w:tabs>
              <w:rPr>
                <w:rFonts w:asciiTheme="minorHAnsi" w:hAnsiTheme="minorHAnsi" w:cstheme="minorHAnsi"/>
                <w:color w:val="000000"/>
                <w:sz w:val="20"/>
                <w:szCs w:val="20"/>
              </w:rPr>
            </w:pPr>
          </w:p>
          <w:p w14:paraId="3E3AF716" w14:textId="5DA66CA1" w:rsidR="00F22854" w:rsidRDefault="00F22854" w:rsidP="00F22854">
            <w:pPr>
              <w:tabs>
                <w:tab w:val="left" w:pos="1800"/>
              </w:tabs>
              <w:rPr>
                <w:rFonts w:asciiTheme="minorHAnsi" w:hAnsiTheme="minorHAnsi" w:cstheme="minorHAnsi"/>
                <w:color w:val="000000"/>
                <w:sz w:val="20"/>
                <w:szCs w:val="20"/>
              </w:rPr>
            </w:pPr>
            <w:r w:rsidRPr="00B72706">
              <w:rPr>
                <w:rFonts w:asciiTheme="minorHAnsi" w:hAnsiTheme="minorHAnsi" w:cstheme="minorHAnsi"/>
                <w:color w:val="000000"/>
                <w:sz w:val="20"/>
                <w:szCs w:val="20"/>
              </w:rPr>
              <w:t>Bodycopy</w:t>
            </w:r>
          </w:p>
          <w:p w14:paraId="071F1AA6" w14:textId="54A24550" w:rsidR="00F22854" w:rsidRDefault="00F22854" w:rsidP="00E32F78">
            <w:pPr>
              <w:tabs>
                <w:tab w:val="left" w:pos="1800"/>
              </w:tabs>
              <w:rPr>
                <w:rFonts w:asciiTheme="minorHAnsi" w:hAnsiTheme="minorHAnsi" w:cstheme="minorHAnsi"/>
                <w:bCs/>
                <w:sz w:val="20"/>
                <w:szCs w:val="20"/>
              </w:rPr>
            </w:pPr>
          </w:p>
          <w:p w14:paraId="6C25198B" w14:textId="7049EC52" w:rsidR="00F22854" w:rsidRDefault="00F22854" w:rsidP="00E32F78">
            <w:pPr>
              <w:tabs>
                <w:tab w:val="left" w:pos="1800"/>
              </w:tabs>
              <w:rPr>
                <w:rFonts w:asciiTheme="minorHAnsi" w:hAnsiTheme="minorHAnsi" w:cstheme="minorHAnsi"/>
                <w:bCs/>
                <w:sz w:val="20"/>
                <w:szCs w:val="20"/>
              </w:rPr>
            </w:pPr>
          </w:p>
          <w:p w14:paraId="7A9F49EE" w14:textId="02A493DF" w:rsidR="00F22854" w:rsidRDefault="00F22854" w:rsidP="00F22854">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1 text:</w:t>
            </w:r>
          </w:p>
          <w:p w14:paraId="4BE42852" w14:textId="16B09FF4" w:rsidR="00F22854" w:rsidRDefault="00F22854" w:rsidP="00F22854">
            <w:pPr>
              <w:spacing w:after="120"/>
              <w:rPr>
                <w:rFonts w:asciiTheme="minorHAnsi" w:hAnsiTheme="minorHAnsi" w:cstheme="minorHAnsi"/>
                <w:color w:val="000000"/>
                <w:sz w:val="20"/>
                <w:szCs w:val="20"/>
              </w:rPr>
            </w:pPr>
            <w:r w:rsidRPr="00B72706">
              <w:rPr>
                <w:rFonts w:asciiTheme="minorHAnsi" w:hAnsiTheme="minorHAnsi" w:cstheme="minorHAnsi"/>
                <w:color w:val="000000"/>
                <w:sz w:val="20"/>
                <w:szCs w:val="20"/>
              </w:rPr>
              <w:t xml:space="preserve">Bodycopy_COI </w:t>
            </w:r>
          </w:p>
          <w:p w14:paraId="0AEBAB2F" w14:textId="2654F696" w:rsidR="00F22854" w:rsidRDefault="00F22854" w:rsidP="00F22854">
            <w:pPr>
              <w:spacing w:after="120"/>
              <w:rPr>
                <w:rFonts w:asciiTheme="minorHAnsi" w:hAnsiTheme="minorHAnsi" w:cstheme="minorHAnsi"/>
                <w:color w:val="000000"/>
                <w:sz w:val="20"/>
                <w:szCs w:val="20"/>
              </w:rPr>
            </w:pPr>
            <w:r>
              <w:rPr>
                <w:rFonts w:asciiTheme="minorHAnsi" w:hAnsiTheme="minorHAnsi" w:cstheme="minorHAnsi"/>
                <w:color w:val="000000"/>
                <w:sz w:val="20"/>
                <w:szCs w:val="20"/>
              </w:rPr>
              <w:t>Column 2 text:</w:t>
            </w:r>
          </w:p>
          <w:p w14:paraId="0E12D1F0" w14:textId="0D81692E" w:rsidR="00F22854" w:rsidRDefault="00F22854" w:rsidP="00F22854">
            <w:pPr>
              <w:tabs>
                <w:tab w:val="left" w:pos="1800"/>
              </w:tabs>
              <w:rPr>
                <w:rFonts w:asciiTheme="minorHAnsi" w:hAnsiTheme="minorHAnsi" w:cstheme="minorHAnsi"/>
                <w:color w:val="000000"/>
                <w:sz w:val="20"/>
                <w:szCs w:val="20"/>
              </w:rPr>
            </w:pPr>
            <w:r w:rsidRPr="00B72706">
              <w:rPr>
                <w:rFonts w:asciiTheme="minorHAnsi" w:hAnsiTheme="minorHAnsi" w:cstheme="minorHAnsi"/>
                <w:color w:val="000000"/>
                <w:sz w:val="20"/>
                <w:szCs w:val="20"/>
              </w:rPr>
              <w:t>Bodycopy_B</w:t>
            </w:r>
          </w:p>
          <w:p w14:paraId="030CAFF2" w14:textId="38ACCBB9" w:rsidR="00F22854" w:rsidRDefault="00F22854" w:rsidP="00F22854">
            <w:pPr>
              <w:tabs>
                <w:tab w:val="left" w:pos="1800"/>
              </w:tabs>
              <w:rPr>
                <w:rFonts w:asciiTheme="minorHAnsi" w:hAnsiTheme="minorHAnsi" w:cstheme="minorHAnsi"/>
                <w:color w:val="000000"/>
                <w:sz w:val="20"/>
                <w:szCs w:val="20"/>
              </w:rPr>
            </w:pPr>
          </w:p>
          <w:p w14:paraId="18C67C88" w14:textId="054DC65B" w:rsidR="00F22854" w:rsidRDefault="00F22854" w:rsidP="00F22854">
            <w:pPr>
              <w:tabs>
                <w:tab w:val="left" w:pos="1800"/>
              </w:tabs>
              <w:rPr>
                <w:rFonts w:asciiTheme="minorHAnsi" w:hAnsiTheme="minorHAnsi" w:cstheme="minorHAnsi"/>
                <w:color w:val="000000"/>
                <w:sz w:val="20"/>
                <w:szCs w:val="20"/>
              </w:rPr>
            </w:pPr>
            <w:r w:rsidRPr="00B72706">
              <w:rPr>
                <w:rFonts w:asciiTheme="minorHAnsi" w:hAnsiTheme="minorHAnsi" w:cstheme="minorHAnsi"/>
                <w:color w:val="000000"/>
                <w:sz w:val="20"/>
                <w:szCs w:val="20"/>
              </w:rPr>
              <w:t>Bodycopy</w:t>
            </w:r>
          </w:p>
          <w:p w14:paraId="696333BF" w14:textId="13BF34E1" w:rsidR="00F22854" w:rsidRPr="00BD6987" w:rsidRDefault="00F22854" w:rsidP="00E32F78">
            <w:pPr>
              <w:tabs>
                <w:tab w:val="left" w:pos="1800"/>
              </w:tabs>
              <w:rPr>
                <w:rFonts w:asciiTheme="minorHAnsi" w:hAnsiTheme="minorHAnsi" w:cstheme="minorHAnsi"/>
                <w:bCs/>
                <w:sz w:val="20"/>
                <w:szCs w:val="20"/>
              </w:rPr>
            </w:pPr>
          </w:p>
        </w:tc>
      </w:tr>
      <w:tr w:rsidR="0071617E" w:rsidRPr="00E75F58" w14:paraId="78134986" w14:textId="77777777" w:rsidTr="006F4199">
        <w:trPr>
          <w:cantSplit/>
          <w:trHeight w:val="1440"/>
        </w:trPr>
        <w:tc>
          <w:tcPr>
            <w:tcW w:w="974" w:type="dxa"/>
            <w:vMerge/>
          </w:tcPr>
          <w:p w14:paraId="1DDF0D9E" w14:textId="54550E4A" w:rsidR="0071617E" w:rsidRPr="00720F8E" w:rsidRDefault="0071617E" w:rsidP="00BD6987">
            <w:pPr>
              <w:tabs>
                <w:tab w:val="left" w:pos="1800"/>
              </w:tabs>
              <w:rPr>
                <w:rFonts w:asciiTheme="minorHAnsi" w:hAnsiTheme="minorHAnsi" w:cstheme="minorHAnsi"/>
                <w:b/>
                <w:sz w:val="20"/>
              </w:rPr>
            </w:pPr>
          </w:p>
        </w:tc>
        <w:tc>
          <w:tcPr>
            <w:tcW w:w="1999" w:type="dxa"/>
            <w:vMerge/>
          </w:tcPr>
          <w:p w14:paraId="111A1A7A" w14:textId="5E121FE5" w:rsidR="0071617E" w:rsidRPr="00BD6987" w:rsidRDefault="0071617E" w:rsidP="00BD6987">
            <w:pPr>
              <w:tabs>
                <w:tab w:val="left" w:pos="1800"/>
              </w:tabs>
              <w:rPr>
                <w:rFonts w:asciiTheme="minorHAnsi" w:hAnsiTheme="minorHAnsi" w:cstheme="minorHAnsi"/>
                <w:bCs/>
                <w:sz w:val="20"/>
                <w:szCs w:val="20"/>
              </w:rPr>
            </w:pPr>
          </w:p>
        </w:tc>
        <w:tc>
          <w:tcPr>
            <w:tcW w:w="7937" w:type="dxa"/>
          </w:tcPr>
          <w:p w14:paraId="18ADCF31" w14:textId="785E8D6C" w:rsidR="0071617E" w:rsidRPr="006267C1" w:rsidRDefault="0071617E" w:rsidP="0071617E">
            <w:pPr>
              <w:pStyle w:val="TableHeading2"/>
              <w:rPr>
                <w:b w:val="0"/>
                <w:bCs w:val="0"/>
                <w:sz w:val="20"/>
                <w:szCs w:val="20"/>
              </w:rPr>
            </w:pPr>
          </w:p>
          <w:tbl>
            <w:tblPr>
              <w:tblpPr w:leftFromText="180" w:rightFromText="180" w:vertAnchor="page" w:horzAnchor="margin" w:tblpY="220"/>
              <w:tblOverlap w:val="never"/>
              <w:tblW w:w="7787" w:type="dxa"/>
              <w:tblBorders>
                <w:bottom w:val="single" w:sz="4" w:space="0" w:color="auto"/>
              </w:tblBorders>
              <w:tblLayout w:type="fixed"/>
              <w:tblLook w:val="04A0" w:firstRow="1" w:lastRow="0" w:firstColumn="1" w:lastColumn="0" w:noHBand="0" w:noVBand="1"/>
              <w:tblPrChange w:id="5781" w:author="Sue Simnor (EXT Idiom)" w:date="2024-08-07T11:29:00Z" w16du:dateUtc="2024-08-07T01:29:00Z">
                <w:tblPr>
                  <w:tblpPr w:leftFromText="180" w:rightFromText="180" w:vertAnchor="page" w:horzAnchor="margin" w:tblpY="220"/>
                  <w:tblOverlap w:val="never"/>
                  <w:tblW w:w="8795" w:type="dxa"/>
                  <w:tblBorders>
                    <w:bottom w:val="single" w:sz="4" w:space="0" w:color="auto"/>
                  </w:tblBorders>
                  <w:tblLayout w:type="fixed"/>
                  <w:tblLook w:val="04A0" w:firstRow="1" w:lastRow="0" w:firstColumn="1" w:lastColumn="0" w:noHBand="0" w:noVBand="1"/>
                </w:tblPr>
              </w:tblPrChange>
            </w:tblPr>
            <w:tblGrid>
              <w:gridCol w:w="2282"/>
              <w:gridCol w:w="5505"/>
              <w:tblGridChange w:id="5782">
                <w:tblGrid>
                  <w:gridCol w:w="2282"/>
                  <w:gridCol w:w="296"/>
                  <w:gridCol w:w="5209"/>
                  <w:gridCol w:w="1008"/>
                </w:tblGrid>
              </w:tblGridChange>
            </w:tblGrid>
            <w:tr w:rsidR="0071617E" w:rsidRPr="006267C1" w14:paraId="1CBF8A42" w14:textId="77777777" w:rsidTr="003B2059">
              <w:trPr>
                <w:trHeight w:val="270"/>
                <w:trPrChange w:id="5783" w:author="Sue Simnor (EXT Idiom)" w:date="2024-08-07T11:29:00Z" w16du:dateUtc="2024-08-07T01:29:00Z">
                  <w:trPr>
                    <w:trHeight w:val="263"/>
                  </w:trPr>
                </w:trPrChange>
              </w:trPr>
              <w:tc>
                <w:tcPr>
                  <w:tcW w:w="2282" w:type="dxa"/>
                  <w:noWrap/>
                  <w:vAlign w:val="center"/>
                  <w:hideMark/>
                  <w:tcPrChange w:id="5784" w:author="Sue Simnor (EXT Idiom)" w:date="2024-08-07T11:29:00Z" w16du:dateUtc="2024-08-07T01:29:00Z">
                    <w:tcPr>
                      <w:tcW w:w="2578" w:type="dxa"/>
                      <w:gridSpan w:val="2"/>
                      <w:noWrap/>
                      <w:vAlign w:val="center"/>
                      <w:hideMark/>
                    </w:tcPr>
                  </w:tcPrChange>
                </w:tcPr>
                <w:p w14:paraId="5C39E777" w14:textId="4C6C296B" w:rsidR="0071617E" w:rsidRPr="006267C1" w:rsidRDefault="0071617E" w:rsidP="00C1020A">
                  <w:pPr>
                    <w:pStyle w:val="BodycopyCOI"/>
                  </w:pPr>
                  <w:r w:rsidRPr="006267C1">
                    <w:t>Product selected:</w:t>
                  </w:r>
                </w:p>
              </w:tc>
              <w:tc>
                <w:tcPr>
                  <w:tcW w:w="5505" w:type="dxa"/>
                  <w:noWrap/>
                  <w:vAlign w:val="bottom"/>
                  <w:hideMark/>
                  <w:tcPrChange w:id="5785" w:author="Sue Simnor (EXT Idiom)" w:date="2024-08-07T11:29:00Z" w16du:dateUtc="2024-08-07T01:29:00Z">
                    <w:tcPr>
                      <w:tcW w:w="6217" w:type="dxa"/>
                      <w:gridSpan w:val="2"/>
                      <w:noWrap/>
                      <w:vAlign w:val="bottom"/>
                      <w:hideMark/>
                    </w:tcPr>
                  </w:tcPrChange>
                </w:tcPr>
                <w:p w14:paraId="3471B75E" w14:textId="79B1847C" w:rsidR="0071617E" w:rsidRPr="006267C1" w:rsidRDefault="0071617E" w:rsidP="00C1020A">
                  <w:pPr>
                    <w:pStyle w:val="BodycopyB"/>
                  </w:pPr>
                  <w:r w:rsidRPr="006267C1">
                    <w:t>Comprehensive Car Insurance</w:t>
                  </w:r>
                </w:p>
                <w:p w14:paraId="099463A6" w14:textId="7AF67ACC" w:rsidR="0071617E" w:rsidRPr="006267C1" w:rsidRDefault="00282414" w:rsidP="00C1020A">
                  <w:pPr>
                    <w:pStyle w:val="Bodycopy"/>
                    <w:rPr>
                      <w:b/>
                      <w:bCs/>
                    </w:rPr>
                  </w:pPr>
                  <w:r w:rsidRPr="006267C1">
                    <w:t xml:space="preserve">Cover </w:t>
                  </w:r>
                  <w:r w:rsidR="00A07E2F" w:rsidRPr="00266F32">
                    <w:t>for</w:t>
                  </w:r>
                  <w:r w:rsidR="00A07E2F" w:rsidRPr="006267C1">
                    <w:t xml:space="preserve"> </w:t>
                  </w:r>
                  <w:r w:rsidRPr="006267C1">
                    <w:t>loss or damage to your car and to third party property</w:t>
                  </w:r>
                </w:p>
              </w:tc>
            </w:tr>
          </w:tbl>
          <w:p w14:paraId="5EF25C65" w14:textId="7B6A2038" w:rsidR="0071617E" w:rsidRPr="006267C1" w:rsidRDefault="0071617E" w:rsidP="0071617E">
            <w:pPr>
              <w:pStyle w:val="TableHeading2"/>
              <w:rPr>
                <w:b w:val="0"/>
                <w:bCs w:val="0"/>
                <w:sz w:val="20"/>
                <w:szCs w:val="20"/>
              </w:rPr>
            </w:pPr>
          </w:p>
          <w:p w14:paraId="12CF877B" w14:textId="3163055F" w:rsidR="0071617E" w:rsidRPr="006267C1" w:rsidRDefault="0071617E" w:rsidP="0071617E">
            <w:pPr>
              <w:pStyle w:val="TableHeading2"/>
              <w:rPr>
                <w:b w:val="0"/>
                <w:bCs w:val="0"/>
                <w:sz w:val="20"/>
                <w:szCs w:val="20"/>
              </w:rPr>
            </w:pPr>
          </w:p>
          <w:p w14:paraId="3E8D25AB" w14:textId="3ED1DF42" w:rsidR="0071617E" w:rsidRPr="006267C1" w:rsidRDefault="0071617E" w:rsidP="0071617E">
            <w:pPr>
              <w:pStyle w:val="TableHeading2"/>
              <w:rPr>
                <w:b w:val="0"/>
                <w:bCs w:val="0"/>
                <w:sz w:val="20"/>
                <w:szCs w:val="20"/>
              </w:rPr>
            </w:pPr>
          </w:p>
          <w:p w14:paraId="47EADC80" w14:textId="146EC756" w:rsidR="0071617E" w:rsidRPr="006267C1" w:rsidRDefault="0071617E" w:rsidP="0071617E">
            <w:pPr>
              <w:pStyle w:val="TableHeading2"/>
              <w:rPr>
                <w:b w:val="0"/>
                <w:bCs w:val="0"/>
                <w:sz w:val="20"/>
                <w:szCs w:val="20"/>
              </w:rPr>
            </w:pPr>
          </w:p>
          <w:p w14:paraId="31767703" w14:textId="78E1F858" w:rsidR="0071617E" w:rsidRPr="006267C1" w:rsidRDefault="0071617E" w:rsidP="00BD6987">
            <w:pPr>
              <w:pStyle w:val="TableHeading2"/>
              <w:rPr>
                <w:b w:val="0"/>
                <w:bCs w:val="0"/>
                <w:sz w:val="20"/>
                <w:szCs w:val="20"/>
              </w:rPr>
            </w:pPr>
          </w:p>
        </w:tc>
        <w:tc>
          <w:tcPr>
            <w:tcW w:w="1985" w:type="dxa"/>
          </w:tcPr>
          <w:p w14:paraId="6D9ACC94" w14:textId="6D1708C2" w:rsidR="00D27D5D" w:rsidRPr="006267C1" w:rsidRDefault="00D27D5D" w:rsidP="00D27D5D">
            <w:pPr>
              <w:tabs>
                <w:tab w:val="left" w:pos="774"/>
              </w:tabs>
              <w:rPr>
                <w:rFonts w:asciiTheme="minorHAnsi" w:eastAsia="Times New Roman" w:hAnsiTheme="minorHAnsi"/>
                <w:kern w:val="0"/>
                <w:sz w:val="18"/>
                <w:szCs w:val="18"/>
                <w:lang w:eastAsia="en-GB"/>
                <w14:ligatures w14:val="none"/>
              </w:rPr>
            </w:pPr>
            <w:r w:rsidRPr="006267C1">
              <w:rPr>
                <w:rFonts w:asciiTheme="minorHAnsi" w:hAnsiTheme="minorHAnsi"/>
                <w:b/>
                <w:bCs/>
                <w:sz w:val="18"/>
                <w:szCs w:val="18"/>
              </w:rPr>
              <w:t xml:space="preserve">IF </w:t>
            </w:r>
            <w:r w:rsidRPr="006267C1">
              <w:rPr>
                <w:rFonts w:asciiTheme="minorHAnsi" w:hAnsiTheme="minorHAnsi"/>
                <w:sz w:val="18"/>
                <w:szCs w:val="18"/>
              </w:rPr>
              <w:t>&lt;</w:t>
            </w:r>
            <w:r w:rsidR="00771F7C" w:rsidRPr="006267C1">
              <w:rPr>
                <w:rFonts w:asciiTheme="minorHAnsi" w:hAnsiTheme="minorHAnsi"/>
                <w:b/>
                <w:bCs/>
                <w:sz w:val="18"/>
                <w:szCs w:val="18"/>
              </w:rPr>
              <w:t>VehicleCoverTypeCode</w:t>
            </w:r>
            <w:r w:rsidRPr="006267C1">
              <w:rPr>
                <w:rFonts w:asciiTheme="minorHAnsi" w:hAnsiTheme="minorHAnsi"/>
                <w:sz w:val="18"/>
                <w:szCs w:val="18"/>
              </w:rPr>
              <w:t>&gt; = “</w:t>
            </w:r>
            <w:r w:rsidR="003D47F9" w:rsidRPr="006267C1">
              <w:rPr>
                <w:rFonts w:asciiTheme="minorHAnsi" w:hAnsiTheme="minorHAnsi"/>
                <w:sz w:val="18"/>
                <w:szCs w:val="18"/>
              </w:rPr>
              <w:t>1|Comprehensive</w:t>
            </w:r>
            <w:r w:rsidRPr="006267C1">
              <w:rPr>
                <w:rFonts w:asciiTheme="minorHAnsi" w:hAnsiTheme="minorHAnsi"/>
                <w:sz w:val="18"/>
                <w:szCs w:val="18"/>
              </w:rPr>
              <w:t xml:space="preserve">” </w:t>
            </w:r>
            <w:r w:rsidRPr="006267C1">
              <w:rPr>
                <w:rFonts w:asciiTheme="minorHAnsi" w:hAnsiTheme="minorHAnsi"/>
                <w:b/>
                <w:bCs/>
                <w:sz w:val="18"/>
                <w:szCs w:val="18"/>
              </w:rPr>
              <w:t>THEN</w:t>
            </w:r>
            <w:r w:rsidRPr="006267C1">
              <w:rPr>
                <w:rFonts w:asciiTheme="minorHAnsi" w:hAnsiTheme="minorHAnsi"/>
                <w:sz w:val="18"/>
                <w:szCs w:val="18"/>
              </w:rPr>
              <w:t xml:space="preserve"> display [“</w:t>
            </w:r>
            <w:r w:rsidRPr="006267C1">
              <w:rPr>
                <w:rFonts w:asciiTheme="minorHAnsi" w:hAnsiTheme="minorHAnsi"/>
                <w:b/>
                <w:bCs/>
                <w:sz w:val="18"/>
                <w:szCs w:val="18"/>
              </w:rPr>
              <w:t>Comprehensive Car Insurance</w:t>
            </w:r>
            <w:r w:rsidRPr="006267C1">
              <w:rPr>
                <w:rFonts w:asciiTheme="minorHAnsi" w:hAnsiTheme="minorHAnsi"/>
                <w:sz w:val="18"/>
                <w:szCs w:val="18"/>
              </w:rPr>
              <w:t>”]</w:t>
            </w:r>
          </w:p>
          <w:p w14:paraId="28C08CE0" w14:textId="5E7A784F" w:rsidR="0071617E" w:rsidRPr="006267C1" w:rsidRDefault="6EFBC5BE" w:rsidP="624AC179">
            <w:pPr>
              <w:tabs>
                <w:tab w:val="left" w:pos="774"/>
              </w:tabs>
              <w:contextualSpacing/>
              <w:rPr>
                <w:rFonts w:asciiTheme="minorHAnsi" w:hAnsiTheme="minorHAnsi"/>
                <w:b/>
                <w:bCs/>
                <w:sz w:val="18"/>
                <w:szCs w:val="18"/>
              </w:rPr>
            </w:pPr>
            <w:commentRangeStart w:id="5786"/>
            <w:commentRangeStart w:id="5787"/>
            <w:r w:rsidRPr="006267C1">
              <w:rPr>
                <w:rFonts w:asciiTheme="minorHAnsi" w:hAnsiTheme="minorHAnsi"/>
                <w:sz w:val="18"/>
                <w:szCs w:val="18"/>
              </w:rPr>
              <w:t>Cover</w:t>
            </w:r>
            <w:commentRangeEnd w:id="5786"/>
            <w:r w:rsidR="00D27D5D" w:rsidRPr="006267C1">
              <w:rPr>
                <w:rStyle w:val="CommentReference"/>
                <w:rFonts w:asciiTheme="minorHAnsi" w:hAnsiTheme="minorHAnsi" w:cstheme="minorBidi"/>
                <w:sz w:val="18"/>
                <w:szCs w:val="18"/>
              </w:rPr>
              <w:commentReference w:id="5786"/>
            </w:r>
            <w:commentRangeEnd w:id="5787"/>
            <w:r w:rsidR="00BD7333" w:rsidRPr="006267C1">
              <w:rPr>
                <w:rStyle w:val="CommentReference"/>
                <w:rFonts w:asciiTheme="minorHAnsi" w:hAnsiTheme="minorHAnsi" w:cstheme="minorBidi"/>
                <w:sz w:val="18"/>
                <w:szCs w:val="18"/>
              </w:rPr>
              <w:commentReference w:id="5787"/>
            </w:r>
            <w:r w:rsidRPr="006267C1">
              <w:rPr>
                <w:rFonts w:asciiTheme="minorHAnsi" w:hAnsiTheme="minorHAnsi"/>
                <w:sz w:val="18"/>
                <w:szCs w:val="18"/>
              </w:rPr>
              <w:t xml:space="preserve"> </w:t>
            </w:r>
            <w:ins w:id="5788" w:author="William Turner" w:date="2024-06-19T11:37:00Z">
              <w:r w:rsidR="00BD7333" w:rsidRPr="00266F32">
                <w:rPr>
                  <w:rFonts w:asciiTheme="minorHAnsi" w:hAnsiTheme="minorHAnsi"/>
                  <w:sz w:val="18"/>
                  <w:szCs w:val="18"/>
                </w:rPr>
                <w:t>for</w:t>
              </w:r>
              <w:r w:rsidR="00BD7333" w:rsidRPr="006267C1">
                <w:rPr>
                  <w:rFonts w:asciiTheme="minorHAnsi" w:hAnsiTheme="minorHAnsi"/>
                  <w:sz w:val="18"/>
                  <w:szCs w:val="18"/>
                </w:rPr>
                <w:t xml:space="preserve"> </w:t>
              </w:r>
            </w:ins>
            <w:r w:rsidRPr="006267C1">
              <w:rPr>
                <w:rFonts w:asciiTheme="minorHAnsi" w:hAnsiTheme="minorHAnsi"/>
                <w:sz w:val="18"/>
                <w:szCs w:val="18"/>
              </w:rPr>
              <w:t>loss or damage to your car and to third party property</w:t>
            </w:r>
          </w:p>
        </w:tc>
        <w:tc>
          <w:tcPr>
            <w:tcW w:w="1701" w:type="dxa"/>
            <w:vMerge/>
          </w:tcPr>
          <w:p w14:paraId="7DE93E98" w14:textId="1B666A1C" w:rsidR="0071617E" w:rsidRPr="00BD6987" w:rsidRDefault="0071617E" w:rsidP="00BD6987">
            <w:pPr>
              <w:tabs>
                <w:tab w:val="left" w:pos="1800"/>
              </w:tabs>
              <w:rPr>
                <w:rFonts w:asciiTheme="minorHAnsi" w:hAnsiTheme="minorHAnsi" w:cstheme="minorHAnsi"/>
                <w:bCs/>
                <w:sz w:val="20"/>
                <w:szCs w:val="20"/>
              </w:rPr>
            </w:pPr>
          </w:p>
        </w:tc>
      </w:tr>
      <w:tr w:rsidR="00A6600B" w:rsidRPr="00E75F58" w14:paraId="1E3E3FD5" w14:textId="77777777" w:rsidTr="006F4199">
        <w:trPr>
          <w:cantSplit/>
          <w:trHeight w:val="5277"/>
        </w:trPr>
        <w:tc>
          <w:tcPr>
            <w:tcW w:w="974" w:type="dxa"/>
            <w:vMerge/>
          </w:tcPr>
          <w:p w14:paraId="5DD232B2" w14:textId="28E0B23F" w:rsidR="00A6600B" w:rsidRPr="00720F8E" w:rsidRDefault="00A6600B" w:rsidP="00BD6987">
            <w:pPr>
              <w:tabs>
                <w:tab w:val="left" w:pos="1800"/>
              </w:tabs>
              <w:rPr>
                <w:rFonts w:asciiTheme="minorHAnsi" w:hAnsiTheme="minorHAnsi" w:cstheme="minorHAnsi"/>
                <w:b/>
                <w:sz w:val="20"/>
              </w:rPr>
            </w:pPr>
          </w:p>
        </w:tc>
        <w:tc>
          <w:tcPr>
            <w:tcW w:w="1999" w:type="dxa"/>
            <w:vMerge/>
          </w:tcPr>
          <w:p w14:paraId="63EFBDB0" w14:textId="4F22D122" w:rsidR="00A6600B" w:rsidRPr="00BD6987" w:rsidRDefault="00A6600B" w:rsidP="00BD6987">
            <w:pPr>
              <w:tabs>
                <w:tab w:val="left" w:pos="1800"/>
              </w:tabs>
              <w:rPr>
                <w:rFonts w:asciiTheme="minorHAnsi" w:hAnsiTheme="minorHAnsi" w:cstheme="minorHAnsi"/>
                <w:bCs/>
                <w:sz w:val="20"/>
                <w:szCs w:val="20"/>
              </w:rPr>
            </w:pPr>
          </w:p>
        </w:tc>
        <w:tc>
          <w:tcPr>
            <w:tcW w:w="7937" w:type="dxa"/>
          </w:tcPr>
          <w:p w14:paraId="7AD222B7" w14:textId="05BDF2AD" w:rsidR="00A6600B" w:rsidRPr="006267C1" w:rsidRDefault="00A6600B" w:rsidP="0071617E">
            <w:pPr>
              <w:pStyle w:val="TableHeading2"/>
              <w:rPr>
                <w:b w:val="0"/>
                <w:bCs w:val="0"/>
                <w:sz w:val="20"/>
                <w:szCs w:val="20"/>
              </w:rPr>
            </w:pPr>
          </w:p>
          <w:tbl>
            <w:tblPr>
              <w:tblpPr w:leftFromText="180" w:rightFromText="180" w:vertAnchor="page" w:horzAnchor="margin" w:tblpY="220"/>
              <w:tblOverlap w:val="never"/>
              <w:tblW w:w="7787" w:type="dxa"/>
              <w:tblBorders>
                <w:bottom w:val="single" w:sz="4" w:space="0" w:color="auto"/>
              </w:tblBorders>
              <w:tblLayout w:type="fixed"/>
              <w:tblLook w:val="04A0" w:firstRow="1" w:lastRow="0" w:firstColumn="1" w:lastColumn="0" w:noHBand="0" w:noVBand="1"/>
              <w:tblPrChange w:id="5789" w:author="Sue Simnor (EXT Idiom)" w:date="2024-08-07T11:29:00Z" w16du:dateUtc="2024-08-07T01:29:00Z">
                <w:tblPr>
                  <w:tblpPr w:leftFromText="180" w:rightFromText="180" w:vertAnchor="page" w:horzAnchor="margin" w:tblpY="220"/>
                  <w:tblOverlap w:val="never"/>
                  <w:tblW w:w="8795" w:type="dxa"/>
                  <w:tblBorders>
                    <w:bottom w:val="single" w:sz="4" w:space="0" w:color="auto"/>
                  </w:tblBorders>
                  <w:tblLayout w:type="fixed"/>
                  <w:tblLook w:val="04A0" w:firstRow="1" w:lastRow="0" w:firstColumn="1" w:lastColumn="0" w:noHBand="0" w:noVBand="1"/>
                </w:tblPr>
              </w:tblPrChange>
            </w:tblPr>
            <w:tblGrid>
              <w:gridCol w:w="2282"/>
              <w:gridCol w:w="5505"/>
              <w:tblGridChange w:id="5790">
                <w:tblGrid>
                  <w:gridCol w:w="2282"/>
                  <w:gridCol w:w="296"/>
                  <w:gridCol w:w="5209"/>
                  <w:gridCol w:w="1008"/>
                </w:tblGrid>
              </w:tblGridChange>
            </w:tblGrid>
            <w:tr w:rsidR="00A6600B" w:rsidRPr="006267C1" w14:paraId="782AF022" w14:textId="77777777" w:rsidTr="003B2059">
              <w:trPr>
                <w:trHeight w:val="245"/>
                <w:trPrChange w:id="5791" w:author="Sue Simnor (EXT Idiom)" w:date="2024-08-07T11:29:00Z" w16du:dateUtc="2024-08-07T01:29:00Z">
                  <w:trPr>
                    <w:trHeight w:val="263"/>
                  </w:trPr>
                </w:trPrChange>
              </w:trPr>
              <w:tc>
                <w:tcPr>
                  <w:tcW w:w="2282" w:type="dxa"/>
                  <w:noWrap/>
                  <w:vAlign w:val="center"/>
                  <w:hideMark/>
                  <w:tcPrChange w:id="5792" w:author="Sue Simnor (EXT Idiom)" w:date="2024-08-07T11:29:00Z" w16du:dateUtc="2024-08-07T01:29:00Z">
                    <w:tcPr>
                      <w:tcW w:w="2578" w:type="dxa"/>
                      <w:gridSpan w:val="2"/>
                      <w:noWrap/>
                      <w:vAlign w:val="center"/>
                      <w:hideMark/>
                    </w:tcPr>
                  </w:tcPrChange>
                </w:tcPr>
                <w:p w14:paraId="7B27CD3B" w14:textId="7FC282EA" w:rsidR="00A6600B" w:rsidRPr="006267C1" w:rsidRDefault="00A6600B" w:rsidP="00C1020A">
                  <w:pPr>
                    <w:pStyle w:val="BodycopyCOI"/>
                  </w:pPr>
                  <w:r w:rsidRPr="006267C1">
                    <w:t>Product selected:</w:t>
                  </w:r>
                </w:p>
              </w:tc>
              <w:tc>
                <w:tcPr>
                  <w:tcW w:w="5505" w:type="dxa"/>
                  <w:noWrap/>
                  <w:vAlign w:val="bottom"/>
                  <w:hideMark/>
                  <w:tcPrChange w:id="5793" w:author="Sue Simnor (EXT Idiom)" w:date="2024-08-07T11:29:00Z" w16du:dateUtc="2024-08-07T01:29:00Z">
                    <w:tcPr>
                      <w:tcW w:w="6217" w:type="dxa"/>
                      <w:gridSpan w:val="2"/>
                      <w:noWrap/>
                      <w:vAlign w:val="bottom"/>
                      <w:hideMark/>
                    </w:tcPr>
                  </w:tcPrChange>
                </w:tcPr>
                <w:p w14:paraId="7B012B97" w14:textId="023DCC32" w:rsidR="00A6600B" w:rsidRPr="006267C1" w:rsidRDefault="00A6600B" w:rsidP="00C1020A">
                  <w:pPr>
                    <w:pStyle w:val="BodycopyB"/>
                  </w:pPr>
                  <w:r w:rsidRPr="006267C1">
                    <w:t xml:space="preserve">Third Party </w:t>
                  </w:r>
                  <w:r w:rsidRPr="00266F32">
                    <w:t>Property</w:t>
                  </w:r>
                  <w:r w:rsidRPr="006267C1">
                    <w:t>, Fire and Theft</w:t>
                  </w:r>
                </w:p>
                <w:p w14:paraId="3619003D" w14:textId="0427DDAF" w:rsidR="00A6600B" w:rsidRPr="006267C1" w:rsidRDefault="00A6600B" w:rsidP="00C1020A">
                  <w:pPr>
                    <w:pStyle w:val="Bodycopy"/>
                    <w:rPr>
                      <w:b/>
                      <w:bCs/>
                    </w:rPr>
                  </w:pPr>
                  <w:r w:rsidRPr="006267C1">
                    <w:t>Limited cover for loss or damage caused by Fire and Theft to your car and cover for loss or damage to third party property</w:t>
                  </w:r>
                </w:p>
              </w:tc>
            </w:tr>
          </w:tbl>
          <w:p w14:paraId="6A8AB872" w14:textId="521036D4" w:rsidR="00A6600B" w:rsidRPr="006267C1" w:rsidRDefault="00A6600B" w:rsidP="0071617E">
            <w:pPr>
              <w:pStyle w:val="TableHeading2"/>
              <w:rPr>
                <w:b w:val="0"/>
                <w:bCs w:val="0"/>
                <w:sz w:val="20"/>
                <w:szCs w:val="20"/>
              </w:rPr>
            </w:pPr>
          </w:p>
          <w:p w14:paraId="66D2D1E4" w14:textId="53143B5B" w:rsidR="00A6600B" w:rsidRPr="006267C1" w:rsidRDefault="00A6600B" w:rsidP="0071617E">
            <w:pPr>
              <w:pStyle w:val="TableHeading2"/>
              <w:rPr>
                <w:b w:val="0"/>
                <w:bCs w:val="0"/>
                <w:sz w:val="20"/>
                <w:szCs w:val="20"/>
              </w:rPr>
            </w:pPr>
          </w:p>
          <w:p w14:paraId="40CB07EC" w14:textId="4A35F1D1" w:rsidR="00A6600B" w:rsidRPr="006267C1" w:rsidRDefault="00A6600B" w:rsidP="0071617E">
            <w:pPr>
              <w:pStyle w:val="TableHeading2"/>
              <w:rPr>
                <w:b w:val="0"/>
                <w:bCs w:val="0"/>
                <w:sz w:val="20"/>
                <w:szCs w:val="20"/>
              </w:rPr>
            </w:pPr>
          </w:p>
          <w:p w14:paraId="47FBB862" w14:textId="128ABE03" w:rsidR="00A6600B" w:rsidRPr="006267C1" w:rsidRDefault="00A6600B" w:rsidP="0071617E">
            <w:pPr>
              <w:pStyle w:val="TableHeading2"/>
              <w:rPr>
                <w:b w:val="0"/>
                <w:bCs w:val="0"/>
                <w:sz w:val="20"/>
                <w:szCs w:val="20"/>
              </w:rPr>
            </w:pPr>
          </w:p>
          <w:p w14:paraId="1EDD64AA" w14:textId="6FA83FD2" w:rsidR="00A6600B" w:rsidRPr="006267C1" w:rsidRDefault="00A6600B" w:rsidP="0071617E">
            <w:pPr>
              <w:pStyle w:val="TableHeading2"/>
              <w:rPr>
                <w:b w:val="0"/>
                <w:bCs w:val="0"/>
                <w:sz w:val="20"/>
                <w:szCs w:val="20"/>
              </w:rPr>
            </w:pPr>
          </w:p>
          <w:tbl>
            <w:tblPr>
              <w:tblpPr w:leftFromText="180" w:rightFromText="180" w:vertAnchor="page" w:horzAnchor="margin" w:tblpY="220"/>
              <w:tblOverlap w:val="never"/>
              <w:tblW w:w="7847" w:type="dxa"/>
              <w:tblBorders>
                <w:bottom w:val="single" w:sz="4" w:space="0" w:color="auto"/>
              </w:tblBorders>
              <w:tblLayout w:type="fixed"/>
              <w:tblLook w:val="04A0" w:firstRow="1" w:lastRow="0" w:firstColumn="1" w:lastColumn="0" w:noHBand="0" w:noVBand="1"/>
              <w:tblPrChange w:id="5794" w:author="Sue Simnor (EXT Idiom)" w:date="2024-08-07T11:29:00Z" w16du:dateUtc="2024-08-07T01:29:00Z">
                <w:tblPr>
                  <w:tblpPr w:leftFromText="180" w:rightFromText="180" w:vertAnchor="page" w:horzAnchor="margin" w:tblpY="220"/>
                  <w:tblOverlap w:val="never"/>
                  <w:tblW w:w="8795" w:type="dxa"/>
                  <w:tblBorders>
                    <w:bottom w:val="single" w:sz="4" w:space="0" w:color="auto"/>
                  </w:tblBorders>
                  <w:tblLayout w:type="fixed"/>
                  <w:tblLook w:val="04A0" w:firstRow="1" w:lastRow="0" w:firstColumn="1" w:lastColumn="0" w:noHBand="0" w:noVBand="1"/>
                </w:tblPr>
              </w:tblPrChange>
            </w:tblPr>
            <w:tblGrid>
              <w:gridCol w:w="2300"/>
              <w:gridCol w:w="5547"/>
              <w:tblGridChange w:id="5795">
                <w:tblGrid>
                  <w:gridCol w:w="2300"/>
                  <w:gridCol w:w="278"/>
                  <w:gridCol w:w="5269"/>
                  <w:gridCol w:w="948"/>
                </w:tblGrid>
              </w:tblGridChange>
            </w:tblGrid>
            <w:tr w:rsidR="00A6600B" w:rsidRPr="006267C1" w14:paraId="0A459540" w14:textId="77777777" w:rsidTr="003B2059">
              <w:trPr>
                <w:trHeight w:val="243"/>
                <w:trPrChange w:id="5796" w:author="Sue Simnor (EXT Idiom)" w:date="2024-08-07T11:29:00Z" w16du:dateUtc="2024-08-07T01:29:00Z">
                  <w:trPr>
                    <w:trHeight w:val="263"/>
                  </w:trPr>
                </w:trPrChange>
              </w:trPr>
              <w:tc>
                <w:tcPr>
                  <w:tcW w:w="2300" w:type="dxa"/>
                  <w:noWrap/>
                  <w:vAlign w:val="center"/>
                  <w:hideMark/>
                  <w:tcPrChange w:id="5797" w:author="Sue Simnor (EXT Idiom)" w:date="2024-08-07T11:29:00Z" w16du:dateUtc="2024-08-07T01:29:00Z">
                    <w:tcPr>
                      <w:tcW w:w="2578" w:type="dxa"/>
                      <w:gridSpan w:val="2"/>
                      <w:noWrap/>
                      <w:vAlign w:val="center"/>
                      <w:hideMark/>
                    </w:tcPr>
                  </w:tcPrChange>
                </w:tcPr>
                <w:p w14:paraId="1911066F" w14:textId="24A5471D" w:rsidR="00A6600B" w:rsidRPr="006267C1" w:rsidRDefault="00A6600B" w:rsidP="009C7BE3">
                  <w:pPr>
                    <w:pStyle w:val="BodycopyCOI"/>
                  </w:pPr>
                </w:p>
              </w:tc>
              <w:tc>
                <w:tcPr>
                  <w:tcW w:w="5547" w:type="dxa"/>
                  <w:noWrap/>
                  <w:vAlign w:val="bottom"/>
                  <w:hideMark/>
                  <w:tcPrChange w:id="5798" w:author="Sue Simnor (EXT Idiom)" w:date="2024-08-07T11:29:00Z" w16du:dateUtc="2024-08-07T01:29:00Z">
                    <w:tcPr>
                      <w:tcW w:w="6217" w:type="dxa"/>
                      <w:gridSpan w:val="2"/>
                      <w:noWrap/>
                      <w:vAlign w:val="bottom"/>
                      <w:hideMark/>
                    </w:tcPr>
                  </w:tcPrChange>
                </w:tcPr>
                <w:p w14:paraId="3D308AB2" w14:textId="5DCCC566" w:rsidR="00A6600B" w:rsidRPr="00A6600B" w:rsidRDefault="00A6600B" w:rsidP="009C7BE3">
                  <w:pPr>
                    <w:pStyle w:val="Bodycopy"/>
                  </w:pPr>
                  <w:r w:rsidRPr="00A6600B">
                    <w:t>You opted to renew on Third Party</w:t>
                  </w:r>
                  <w:r w:rsidRPr="006267C1">
                    <w:t xml:space="preserve"> Property</w:t>
                  </w:r>
                  <w:r w:rsidRPr="00A6600B">
                    <w:t>, Fire &amp; Theft instead of accepting the offer for Comprehensive cover</w:t>
                  </w:r>
                </w:p>
              </w:tc>
            </w:tr>
          </w:tbl>
          <w:p w14:paraId="7F4CFFC5" w14:textId="73F81854" w:rsidR="00A6600B" w:rsidRPr="006267C1" w:rsidRDefault="00A6600B" w:rsidP="0071617E">
            <w:pPr>
              <w:pStyle w:val="TableHeading2"/>
              <w:rPr>
                <w:b w:val="0"/>
                <w:bCs w:val="0"/>
                <w:sz w:val="20"/>
                <w:szCs w:val="20"/>
              </w:rPr>
            </w:pPr>
          </w:p>
        </w:tc>
        <w:tc>
          <w:tcPr>
            <w:tcW w:w="1985" w:type="dxa"/>
          </w:tcPr>
          <w:p w14:paraId="5CD1CF7E" w14:textId="30045BDB" w:rsidR="00A6600B" w:rsidRPr="006267C1" w:rsidRDefault="00A6600B" w:rsidP="00E460A4">
            <w:pPr>
              <w:tabs>
                <w:tab w:val="left" w:pos="774"/>
              </w:tabs>
              <w:rPr>
                <w:rFonts w:asciiTheme="minorHAnsi" w:eastAsia="Times New Roman" w:hAnsiTheme="minorHAnsi"/>
                <w:kern w:val="0"/>
                <w:sz w:val="18"/>
                <w:szCs w:val="18"/>
                <w:lang w:eastAsia="en-GB"/>
                <w14:ligatures w14:val="none"/>
              </w:rPr>
            </w:pPr>
            <w:r w:rsidRPr="006267C1">
              <w:rPr>
                <w:rFonts w:asciiTheme="minorHAnsi" w:hAnsiTheme="minorHAnsi"/>
                <w:b/>
                <w:bCs/>
                <w:sz w:val="18"/>
                <w:szCs w:val="18"/>
              </w:rPr>
              <w:t xml:space="preserve">IF </w:t>
            </w:r>
            <w:r w:rsidRPr="006267C1">
              <w:rPr>
                <w:rFonts w:asciiTheme="minorHAnsi" w:hAnsiTheme="minorHAnsi"/>
                <w:sz w:val="18"/>
                <w:szCs w:val="18"/>
              </w:rPr>
              <w:t>&lt;</w:t>
            </w:r>
            <w:r w:rsidRPr="006267C1">
              <w:rPr>
                <w:rFonts w:asciiTheme="minorHAnsi" w:hAnsiTheme="minorHAnsi"/>
                <w:b/>
                <w:bCs/>
                <w:sz w:val="18"/>
                <w:szCs w:val="18"/>
              </w:rPr>
              <w:t>VehicleCoverTypeCode</w:t>
            </w:r>
            <w:r w:rsidRPr="006267C1">
              <w:rPr>
                <w:rFonts w:asciiTheme="minorHAnsi" w:hAnsiTheme="minorHAnsi"/>
                <w:sz w:val="18"/>
                <w:szCs w:val="18"/>
              </w:rPr>
              <w:t xml:space="preserve">&gt; = “4|Thirdpartypropertyfiretheft” </w:t>
            </w:r>
            <w:r w:rsidRPr="006267C1">
              <w:rPr>
                <w:rFonts w:asciiTheme="minorHAnsi" w:hAnsiTheme="minorHAnsi"/>
                <w:b/>
                <w:bCs/>
                <w:sz w:val="18"/>
                <w:szCs w:val="18"/>
              </w:rPr>
              <w:t>THEN</w:t>
            </w:r>
            <w:r w:rsidRPr="006267C1">
              <w:rPr>
                <w:rFonts w:asciiTheme="minorHAnsi" w:hAnsiTheme="minorHAnsi"/>
                <w:sz w:val="18"/>
                <w:szCs w:val="18"/>
              </w:rPr>
              <w:t xml:space="preserve"> display [“</w:t>
            </w:r>
            <w:r w:rsidRPr="006267C1">
              <w:rPr>
                <w:rFonts w:asciiTheme="minorHAnsi" w:hAnsiTheme="minorHAnsi"/>
                <w:b/>
                <w:bCs/>
                <w:sz w:val="18"/>
                <w:szCs w:val="18"/>
              </w:rPr>
              <w:t>Third Party, Fire and Theft</w:t>
            </w:r>
            <w:r w:rsidRPr="006267C1">
              <w:rPr>
                <w:rFonts w:asciiTheme="minorHAnsi" w:hAnsiTheme="minorHAnsi"/>
                <w:sz w:val="18"/>
                <w:szCs w:val="18"/>
              </w:rPr>
              <w:t>”]</w:t>
            </w:r>
          </w:p>
          <w:p w14:paraId="33ACB3C7" w14:textId="77777777" w:rsidR="00A6600B" w:rsidRDefault="00A6600B" w:rsidP="00E460A4">
            <w:pPr>
              <w:tabs>
                <w:tab w:val="left" w:pos="774"/>
              </w:tabs>
              <w:contextualSpacing/>
              <w:rPr>
                <w:rFonts w:asciiTheme="minorHAnsi" w:hAnsiTheme="minorHAnsi"/>
                <w:sz w:val="18"/>
                <w:szCs w:val="18"/>
              </w:rPr>
            </w:pPr>
            <w:r w:rsidRPr="006267C1">
              <w:rPr>
                <w:rFonts w:asciiTheme="minorHAnsi" w:hAnsiTheme="minorHAnsi"/>
                <w:sz w:val="18"/>
                <w:szCs w:val="18"/>
              </w:rPr>
              <w:t>Limited cover for loss or damage caused by Fire and Theft to your car and cover for loss or damage to third party property</w:t>
            </w:r>
          </w:p>
          <w:p w14:paraId="6E6CB5EF" w14:textId="77777777" w:rsidR="00434893" w:rsidRDefault="00434893" w:rsidP="00E460A4">
            <w:pPr>
              <w:tabs>
                <w:tab w:val="left" w:pos="774"/>
              </w:tabs>
              <w:contextualSpacing/>
              <w:rPr>
                <w:rFonts w:asciiTheme="minorHAnsi" w:hAnsiTheme="minorHAnsi"/>
                <w:sz w:val="18"/>
                <w:szCs w:val="18"/>
              </w:rPr>
            </w:pPr>
          </w:p>
          <w:p w14:paraId="56AB0E69" w14:textId="77777777" w:rsidR="00434893" w:rsidRPr="00D969E5" w:rsidRDefault="009D1DC3" w:rsidP="00E460A4">
            <w:pPr>
              <w:tabs>
                <w:tab w:val="left" w:pos="774"/>
              </w:tabs>
              <w:contextualSpacing/>
              <w:rPr>
                <w:rFonts w:asciiTheme="minorHAnsi" w:hAnsiTheme="minorHAnsi"/>
                <w:b/>
                <w:bCs/>
                <w:sz w:val="18"/>
                <w:szCs w:val="18"/>
              </w:rPr>
            </w:pPr>
            <w:r w:rsidRPr="00D969E5">
              <w:rPr>
                <w:rFonts w:asciiTheme="minorHAnsi" w:hAnsiTheme="minorHAnsi"/>
                <w:b/>
                <w:bCs/>
                <w:sz w:val="18"/>
                <w:szCs w:val="18"/>
              </w:rPr>
              <w:t>IF &lt;TPFTSumInsuredCOI&gt; = “Yes’</w:t>
            </w:r>
          </w:p>
          <w:p w14:paraId="521FEB1F" w14:textId="77777777" w:rsidR="009D1DC3" w:rsidRPr="00D969E5" w:rsidRDefault="009D1DC3" w:rsidP="00E460A4">
            <w:pPr>
              <w:tabs>
                <w:tab w:val="left" w:pos="774"/>
              </w:tabs>
              <w:contextualSpacing/>
              <w:rPr>
                <w:rFonts w:asciiTheme="minorHAnsi" w:hAnsiTheme="minorHAnsi"/>
                <w:b/>
                <w:bCs/>
                <w:sz w:val="18"/>
                <w:szCs w:val="18"/>
              </w:rPr>
            </w:pPr>
            <w:r w:rsidRPr="00D969E5">
              <w:rPr>
                <w:rFonts w:asciiTheme="minorHAnsi" w:hAnsiTheme="minorHAnsi"/>
                <w:b/>
                <w:bCs/>
                <w:sz w:val="18"/>
                <w:szCs w:val="18"/>
              </w:rPr>
              <w:t>Then Display</w:t>
            </w:r>
          </w:p>
          <w:p w14:paraId="5992A26B" w14:textId="77777777" w:rsidR="009D1DC3" w:rsidRPr="00D969E5" w:rsidRDefault="009D1DC3" w:rsidP="00E460A4">
            <w:pPr>
              <w:tabs>
                <w:tab w:val="left" w:pos="774"/>
              </w:tabs>
              <w:contextualSpacing/>
              <w:rPr>
                <w:rFonts w:asciiTheme="minorHAnsi" w:hAnsiTheme="minorHAnsi"/>
                <w:b/>
                <w:bCs/>
                <w:sz w:val="18"/>
                <w:szCs w:val="18"/>
              </w:rPr>
            </w:pPr>
            <w:r w:rsidRPr="00D969E5">
              <w:rPr>
                <w:rFonts w:asciiTheme="minorHAnsi" w:hAnsiTheme="minorHAnsi"/>
                <w:b/>
                <w:bCs/>
                <w:sz w:val="18"/>
                <w:szCs w:val="18"/>
              </w:rPr>
              <w:t>“You opted to renew on Third Party Property, Fire &amp; Theft instead of accepting the offer for Comprehensive cover”</w:t>
            </w:r>
          </w:p>
          <w:p w14:paraId="47FD2BEA" w14:textId="25D23EEC" w:rsidR="009D1DC3" w:rsidRPr="006267C1" w:rsidRDefault="009D1DC3" w:rsidP="00E460A4">
            <w:pPr>
              <w:tabs>
                <w:tab w:val="left" w:pos="774"/>
              </w:tabs>
              <w:contextualSpacing/>
              <w:rPr>
                <w:rFonts w:asciiTheme="minorHAnsi" w:hAnsiTheme="minorHAnsi"/>
                <w:b/>
                <w:bCs/>
                <w:sz w:val="18"/>
                <w:szCs w:val="18"/>
              </w:rPr>
            </w:pPr>
            <w:r w:rsidRPr="00D969E5">
              <w:rPr>
                <w:rFonts w:asciiTheme="minorHAnsi" w:hAnsiTheme="minorHAnsi"/>
                <w:b/>
                <w:bCs/>
                <w:sz w:val="18"/>
                <w:szCs w:val="18"/>
              </w:rPr>
              <w:t>ELSE Do Not Display</w:t>
            </w:r>
          </w:p>
        </w:tc>
        <w:tc>
          <w:tcPr>
            <w:tcW w:w="1701" w:type="dxa"/>
            <w:vMerge/>
          </w:tcPr>
          <w:p w14:paraId="568A99E1" w14:textId="2C80BB5B" w:rsidR="00A6600B" w:rsidRPr="00BD6987" w:rsidRDefault="00A6600B" w:rsidP="00BD6987">
            <w:pPr>
              <w:tabs>
                <w:tab w:val="left" w:pos="1800"/>
              </w:tabs>
              <w:rPr>
                <w:rFonts w:asciiTheme="minorHAnsi" w:hAnsiTheme="minorHAnsi" w:cstheme="minorHAnsi"/>
                <w:bCs/>
                <w:sz w:val="20"/>
                <w:szCs w:val="20"/>
              </w:rPr>
            </w:pPr>
          </w:p>
        </w:tc>
      </w:tr>
      <w:tr w:rsidR="0071617E" w:rsidRPr="00E75F58" w14:paraId="453D50B6" w14:textId="77777777" w:rsidTr="006F4199">
        <w:trPr>
          <w:cantSplit/>
          <w:trHeight w:val="1521"/>
        </w:trPr>
        <w:tc>
          <w:tcPr>
            <w:tcW w:w="974" w:type="dxa"/>
            <w:vMerge/>
          </w:tcPr>
          <w:p w14:paraId="552D443B" w14:textId="5E5E9602" w:rsidR="0071617E" w:rsidRPr="00720F8E" w:rsidRDefault="0071617E" w:rsidP="00BD6987">
            <w:pPr>
              <w:tabs>
                <w:tab w:val="left" w:pos="1800"/>
              </w:tabs>
              <w:rPr>
                <w:rFonts w:asciiTheme="minorHAnsi" w:hAnsiTheme="minorHAnsi" w:cstheme="minorHAnsi"/>
                <w:b/>
                <w:sz w:val="20"/>
              </w:rPr>
            </w:pPr>
          </w:p>
        </w:tc>
        <w:tc>
          <w:tcPr>
            <w:tcW w:w="1999" w:type="dxa"/>
            <w:vMerge/>
          </w:tcPr>
          <w:p w14:paraId="449F7CCD" w14:textId="6DADA52A" w:rsidR="0071617E" w:rsidRPr="00BD6987" w:rsidRDefault="0071617E" w:rsidP="00BD6987">
            <w:pPr>
              <w:tabs>
                <w:tab w:val="left" w:pos="1800"/>
              </w:tabs>
              <w:rPr>
                <w:rFonts w:asciiTheme="minorHAnsi" w:hAnsiTheme="minorHAnsi" w:cstheme="minorHAnsi"/>
                <w:bCs/>
                <w:sz w:val="20"/>
                <w:szCs w:val="20"/>
              </w:rPr>
            </w:pPr>
          </w:p>
        </w:tc>
        <w:tc>
          <w:tcPr>
            <w:tcW w:w="7937" w:type="dxa"/>
          </w:tcPr>
          <w:p w14:paraId="181AD12E" w14:textId="39A61F50" w:rsidR="0071617E" w:rsidRDefault="0071617E" w:rsidP="0071617E">
            <w:pPr>
              <w:pStyle w:val="TableHeading2"/>
              <w:rPr>
                <w:b w:val="0"/>
                <w:bCs w:val="0"/>
                <w:sz w:val="20"/>
                <w:szCs w:val="20"/>
              </w:rPr>
            </w:pPr>
          </w:p>
          <w:tbl>
            <w:tblPr>
              <w:tblpPr w:leftFromText="180" w:rightFromText="180" w:vertAnchor="page" w:horzAnchor="margin" w:tblpY="220"/>
              <w:tblOverlap w:val="never"/>
              <w:tblW w:w="7892" w:type="dxa"/>
              <w:tblBorders>
                <w:bottom w:val="single" w:sz="4" w:space="0" w:color="auto"/>
              </w:tblBorders>
              <w:tblLayout w:type="fixed"/>
              <w:tblLook w:val="04A0" w:firstRow="1" w:lastRow="0" w:firstColumn="1" w:lastColumn="0" w:noHBand="0" w:noVBand="1"/>
              <w:tblPrChange w:id="5799" w:author="Sue Simnor (EXT Idiom)" w:date="2024-08-07T11:29:00Z" w16du:dateUtc="2024-08-07T01:29:00Z">
                <w:tblPr>
                  <w:tblpPr w:leftFromText="180" w:rightFromText="180" w:vertAnchor="page" w:horzAnchor="margin" w:tblpY="220"/>
                  <w:tblOverlap w:val="never"/>
                  <w:tblW w:w="8795" w:type="dxa"/>
                  <w:tblBorders>
                    <w:bottom w:val="single" w:sz="4" w:space="0" w:color="auto"/>
                  </w:tblBorders>
                  <w:tblLayout w:type="fixed"/>
                  <w:tblLook w:val="04A0" w:firstRow="1" w:lastRow="0" w:firstColumn="1" w:lastColumn="0" w:noHBand="0" w:noVBand="1"/>
                </w:tblPr>
              </w:tblPrChange>
            </w:tblPr>
            <w:tblGrid>
              <w:gridCol w:w="2313"/>
              <w:gridCol w:w="5579"/>
              <w:tblGridChange w:id="5800">
                <w:tblGrid>
                  <w:gridCol w:w="2313"/>
                  <w:gridCol w:w="265"/>
                  <w:gridCol w:w="5314"/>
                  <w:gridCol w:w="903"/>
                </w:tblGrid>
              </w:tblGridChange>
            </w:tblGrid>
            <w:tr w:rsidR="0071617E" w:rsidRPr="00BD6987" w14:paraId="6BAA7352" w14:textId="77777777" w:rsidTr="003B2059">
              <w:trPr>
                <w:trHeight w:val="255"/>
                <w:trPrChange w:id="5801" w:author="Sue Simnor (EXT Idiom)" w:date="2024-08-07T11:29:00Z" w16du:dateUtc="2024-08-07T01:29:00Z">
                  <w:trPr>
                    <w:trHeight w:val="263"/>
                  </w:trPr>
                </w:trPrChange>
              </w:trPr>
              <w:tc>
                <w:tcPr>
                  <w:tcW w:w="2313" w:type="dxa"/>
                  <w:noWrap/>
                  <w:vAlign w:val="center"/>
                  <w:hideMark/>
                  <w:tcPrChange w:id="5802" w:author="Sue Simnor (EXT Idiom)" w:date="2024-08-07T11:29:00Z" w16du:dateUtc="2024-08-07T01:29:00Z">
                    <w:tcPr>
                      <w:tcW w:w="2578" w:type="dxa"/>
                      <w:gridSpan w:val="2"/>
                      <w:noWrap/>
                      <w:vAlign w:val="center"/>
                      <w:hideMark/>
                    </w:tcPr>
                  </w:tcPrChange>
                </w:tcPr>
                <w:p w14:paraId="224B4F99" w14:textId="2D0DFBCC" w:rsidR="0071617E" w:rsidRPr="00FB06CB" w:rsidRDefault="0071617E" w:rsidP="00C1020A">
                  <w:pPr>
                    <w:pStyle w:val="BodycopyCOI"/>
                  </w:pPr>
                  <w:r w:rsidRPr="00FB06CB">
                    <w:t>Product selected:</w:t>
                  </w:r>
                </w:p>
              </w:tc>
              <w:tc>
                <w:tcPr>
                  <w:tcW w:w="5579" w:type="dxa"/>
                  <w:noWrap/>
                  <w:vAlign w:val="bottom"/>
                  <w:hideMark/>
                  <w:tcPrChange w:id="5803" w:author="Sue Simnor (EXT Idiom)" w:date="2024-08-07T11:29:00Z" w16du:dateUtc="2024-08-07T01:29:00Z">
                    <w:tcPr>
                      <w:tcW w:w="6217" w:type="dxa"/>
                      <w:gridSpan w:val="2"/>
                      <w:noWrap/>
                      <w:vAlign w:val="bottom"/>
                      <w:hideMark/>
                    </w:tcPr>
                  </w:tcPrChange>
                </w:tcPr>
                <w:p w14:paraId="70FB7D4D" w14:textId="615082E6" w:rsidR="003958C1" w:rsidRPr="00C43CEE" w:rsidRDefault="003958C1" w:rsidP="00C1020A">
                  <w:pPr>
                    <w:pStyle w:val="BodycopyB"/>
                  </w:pPr>
                  <w:r w:rsidRPr="00C43CEE">
                    <w:t>Third Party Property Damage</w:t>
                  </w:r>
                </w:p>
                <w:p w14:paraId="3D511BF6" w14:textId="59C1597F" w:rsidR="0071617E" w:rsidRPr="00796FC9" w:rsidRDefault="00796FC9" w:rsidP="00C1020A">
                  <w:pPr>
                    <w:pStyle w:val="Bodycopy"/>
                    <w:rPr>
                      <w:rFonts w:eastAsia="Times New Roman"/>
                      <w:lang w:eastAsia="en-GB"/>
                    </w:rPr>
                  </w:pPr>
                  <w:r>
                    <w:t>Cover for loss or damage to third party property</w:t>
                  </w:r>
                </w:p>
              </w:tc>
            </w:tr>
          </w:tbl>
          <w:p w14:paraId="57D7A302" w14:textId="52968520" w:rsidR="0071617E" w:rsidRDefault="0071617E" w:rsidP="0071617E">
            <w:pPr>
              <w:pStyle w:val="TableHeading2"/>
              <w:rPr>
                <w:b w:val="0"/>
                <w:bCs w:val="0"/>
                <w:sz w:val="20"/>
                <w:szCs w:val="20"/>
              </w:rPr>
            </w:pPr>
          </w:p>
          <w:p w14:paraId="3583977F" w14:textId="737E00F3" w:rsidR="0071617E" w:rsidRDefault="0071617E" w:rsidP="00BD6987">
            <w:pPr>
              <w:pStyle w:val="TableHeading2"/>
              <w:rPr>
                <w:b w:val="0"/>
                <w:bCs w:val="0"/>
                <w:sz w:val="20"/>
                <w:szCs w:val="20"/>
              </w:rPr>
            </w:pPr>
          </w:p>
        </w:tc>
        <w:tc>
          <w:tcPr>
            <w:tcW w:w="1985" w:type="dxa"/>
          </w:tcPr>
          <w:p w14:paraId="35576280" w14:textId="0433E8FF" w:rsidR="00E6571E" w:rsidRPr="00E6571E" w:rsidRDefault="00D8210D" w:rsidP="00E6571E">
            <w:pPr>
              <w:tabs>
                <w:tab w:val="left" w:pos="774"/>
              </w:tabs>
              <w:rPr>
                <w:rFonts w:asciiTheme="minorHAnsi" w:eastAsia="Times New Roman" w:hAnsiTheme="minorHAnsi"/>
                <w:kern w:val="0"/>
                <w:sz w:val="18"/>
                <w:szCs w:val="18"/>
                <w:lang w:eastAsia="en-GB"/>
                <w14:ligatures w14:val="none"/>
              </w:rPr>
            </w:pPr>
            <w:r>
              <w:rPr>
                <w:rFonts w:asciiTheme="minorHAnsi" w:hAnsiTheme="minorHAnsi"/>
                <w:b/>
                <w:bCs/>
                <w:sz w:val="18"/>
                <w:szCs w:val="18"/>
              </w:rPr>
              <w:t xml:space="preserve">IF </w:t>
            </w:r>
            <w:r w:rsidR="00E6571E" w:rsidRPr="00E6571E">
              <w:rPr>
                <w:rFonts w:asciiTheme="minorHAnsi" w:hAnsiTheme="minorHAnsi"/>
                <w:sz w:val="18"/>
                <w:szCs w:val="18"/>
              </w:rPr>
              <w:t>&lt;</w:t>
            </w:r>
            <w:r w:rsidR="00771F7C" w:rsidRPr="00771F7C">
              <w:rPr>
                <w:rFonts w:asciiTheme="minorHAnsi" w:hAnsiTheme="minorHAnsi"/>
                <w:b/>
                <w:bCs/>
                <w:sz w:val="18"/>
                <w:szCs w:val="18"/>
              </w:rPr>
              <w:t>VehicleCoverTypeCode</w:t>
            </w:r>
            <w:r w:rsidR="00E6571E" w:rsidRPr="00E6571E">
              <w:rPr>
                <w:rFonts w:asciiTheme="minorHAnsi" w:hAnsiTheme="minorHAnsi"/>
                <w:sz w:val="18"/>
                <w:szCs w:val="18"/>
              </w:rPr>
              <w:t>&gt; = “</w:t>
            </w:r>
            <w:r w:rsidR="0031264E" w:rsidRPr="0031264E">
              <w:rPr>
                <w:rFonts w:asciiTheme="minorHAnsi" w:hAnsiTheme="minorHAnsi"/>
                <w:sz w:val="18"/>
                <w:szCs w:val="18"/>
              </w:rPr>
              <w:t>5|Thirdpartypropertydamage</w:t>
            </w:r>
            <w:r w:rsidR="00E6571E" w:rsidRPr="00E6571E">
              <w:rPr>
                <w:rFonts w:asciiTheme="minorHAnsi" w:hAnsiTheme="minorHAnsi"/>
                <w:sz w:val="18"/>
                <w:szCs w:val="18"/>
              </w:rPr>
              <w:t xml:space="preserve">” </w:t>
            </w:r>
            <w:r w:rsidR="00E6571E" w:rsidRPr="00E6571E">
              <w:rPr>
                <w:rFonts w:asciiTheme="minorHAnsi" w:hAnsiTheme="minorHAnsi"/>
                <w:b/>
                <w:bCs/>
                <w:sz w:val="18"/>
                <w:szCs w:val="18"/>
              </w:rPr>
              <w:t>THEN</w:t>
            </w:r>
            <w:r w:rsidR="00E6571E" w:rsidRPr="00E6571E">
              <w:rPr>
                <w:rFonts w:asciiTheme="minorHAnsi" w:hAnsiTheme="minorHAnsi"/>
                <w:sz w:val="18"/>
                <w:szCs w:val="18"/>
              </w:rPr>
              <w:t xml:space="preserve"> display [“</w:t>
            </w:r>
            <w:r w:rsidR="00E6571E" w:rsidRPr="00E6571E">
              <w:rPr>
                <w:rFonts w:asciiTheme="minorHAnsi" w:hAnsiTheme="minorHAnsi"/>
                <w:b/>
                <w:bCs/>
                <w:sz w:val="18"/>
                <w:szCs w:val="18"/>
              </w:rPr>
              <w:t>Third Party Property Damage</w:t>
            </w:r>
            <w:r w:rsidR="00E6571E" w:rsidRPr="00E6571E">
              <w:rPr>
                <w:rFonts w:asciiTheme="minorHAnsi" w:hAnsiTheme="minorHAnsi"/>
                <w:sz w:val="18"/>
                <w:szCs w:val="18"/>
              </w:rPr>
              <w:t>”]</w:t>
            </w:r>
          </w:p>
          <w:p w14:paraId="746A9693" w14:textId="05AE25E3" w:rsidR="00E6571E" w:rsidRPr="00E6571E" w:rsidRDefault="00E6571E" w:rsidP="00E6571E">
            <w:pPr>
              <w:tabs>
                <w:tab w:val="left" w:pos="774"/>
              </w:tabs>
              <w:rPr>
                <w:rFonts w:asciiTheme="minorHAnsi" w:hAnsiTheme="minorHAnsi" w:cstheme="minorHAnsi"/>
                <w:sz w:val="18"/>
                <w:szCs w:val="18"/>
              </w:rPr>
            </w:pPr>
            <w:r w:rsidRPr="00E6571E">
              <w:rPr>
                <w:rFonts w:asciiTheme="minorHAnsi" w:hAnsiTheme="minorHAnsi" w:cstheme="minorHAnsi"/>
                <w:sz w:val="18"/>
                <w:szCs w:val="18"/>
              </w:rPr>
              <w:t>Cover for loss or damage to third party property</w:t>
            </w:r>
          </w:p>
          <w:p w14:paraId="1457A082" w14:textId="04F0298B" w:rsidR="0071617E" w:rsidRPr="001C4007" w:rsidRDefault="0071617E" w:rsidP="001C4007">
            <w:pPr>
              <w:tabs>
                <w:tab w:val="left" w:pos="774"/>
              </w:tabs>
              <w:contextualSpacing/>
              <w:rPr>
                <w:rFonts w:asciiTheme="minorHAnsi" w:hAnsiTheme="minorHAnsi"/>
                <w:b/>
                <w:bCs/>
                <w:sz w:val="18"/>
                <w:szCs w:val="18"/>
              </w:rPr>
            </w:pPr>
          </w:p>
        </w:tc>
        <w:tc>
          <w:tcPr>
            <w:tcW w:w="1701" w:type="dxa"/>
            <w:vMerge/>
          </w:tcPr>
          <w:p w14:paraId="00B545A4" w14:textId="0C767631" w:rsidR="0071617E" w:rsidRPr="00BD6987" w:rsidRDefault="0071617E" w:rsidP="00BD6987">
            <w:pPr>
              <w:tabs>
                <w:tab w:val="left" w:pos="1800"/>
              </w:tabs>
              <w:rPr>
                <w:rFonts w:asciiTheme="minorHAnsi" w:hAnsiTheme="minorHAnsi" w:cstheme="minorHAnsi"/>
                <w:bCs/>
                <w:sz w:val="20"/>
                <w:szCs w:val="20"/>
              </w:rPr>
            </w:pPr>
          </w:p>
        </w:tc>
      </w:tr>
      <w:tr w:rsidR="00EE6AC0" w:rsidRPr="00E75F58" w14:paraId="01717F44" w14:textId="77777777" w:rsidTr="006F4199">
        <w:trPr>
          <w:cantSplit/>
          <w:trHeight w:val="2256"/>
        </w:trPr>
        <w:tc>
          <w:tcPr>
            <w:tcW w:w="974" w:type="dxa"/>
          </w:tcPr>
          <w:p w14:paraId="006A9301" w14:textId="2C856D68" w:rsidR="00594EBA" w:rsidRDefault="00594EBA" w:rsidP="00594EBA">
            <w:pPr>
              <w:tabs>
                <w:tab w:val="left" w:pos="1800"/>
              </w:tabs>
              <w:rPr>
                <w:rFonts w:asciiTheme="minorHAnsi" w:hAnsiTheme="minorHAnsi" w:cstheme="minorHAnsi"/>
                <w:bCs/>
                <w:sz w:val="20"/>
              </w:rPr>
            </w:pPr>
            <w:r>
              <w:rPr>
                <w:rFonts w:asciiTheme="minorHAnsi" w:hAnsiTheme="minorHAnsi" w:cstheme="minorHAnsi"/>
                <w:bCs/>
                <w:sz w:val="20"/>
              </w:rPr>
              <w:t>AYM 8</w:t>
            </w:r>
          </w:p>
          <w:p w14:paraId="23A2F60A" w14:textId="15C2EF5F" w:rsidR="0004401B" w:rsidRDefault="0004401B" w:rsidP="00594EBA">
            <w:pPr>
              <w:tabs>
                <w:tab w:val="left" w:pos="1800"/>
              </w:tabs>
              <w:rPr>
                <w:rFonts w:asciiTheme="minorHAnsi" w:hAnsiTheme="minorHAnsi" w:cstheme="minorHAnsi"/>
                <w:bCs/>
                <w:sz w:val="20"/>
              </w:rPr>
            </w:pPr>
          </w:p>
          <w:p w14:paraId="63B7FEAA" w14:textId="7265D903" w:rsidR="0004401B" w:rsidRDefault="0004401B" w:rsidP="00594EBA">
            <w:pPr>
              <w:tabs>
                <w:tab w:val="left" w:pos="1800"/>
              </w:tabs>
              <w:rPr>
                <w:rFonts w:asciiTheme="minorHAnsi" w:hAnsiTheme="minorHAnsi" w:cstheme="minorHAnsi"/>
                <w:bCs/>
                <w:sz w:val="20"/>
              </w:rPr>
            </w:pPr>
          </w:p>
          <w:p w14:paraId="4E247FD2" w14:textId="48434F8F" w:rsidR="0004401B" w:rsidRDefault="0004401B" w:rsidP="00594EBA">
            <w:pPr>
              <w:tabs>
                <w:tab w:val="left" w:pos="1800"/>
              </w:tabs>
              <w:rPr>
                <w:rFonts w:asciiTheme="minorHAnsi" w:hAnsiTheme="minorHAnsi" w:cstheme="minorHAnsi"/>
                <w:bCs/>
                <w:sz w:val="20"/>
              </w:rPr>
            </w:pPr>
          </w:p>
          <w:p w14:paraId="1BD943A1" w14:textId="59500A5F" w:rsidR="0004401B" w:rsidRDefault="0004401B" w:rsidP="00594EBA">
            <w:pPr>
              <w:tabs>
                <w:tab w:val="left" w:pos="1800"/>
              </w:tabs>
              <w:rPr>
                <w:rFonts w:asciiTheme="minorHAnsi" w:hAnsiTheme="minorHAnsi" w:cstheme="minorHAnsi"/>
                <w:bCs/>
                <w:sz w:val="20"/>
              </w:rPr>
            </w:pPr>
          </w:p>
          <w:p w14:paraId="30AECEDE" w14:textId="6EAACE27" w:rsidR="0004401B" w:rsidRDefault="0004401B" w:rsidP="00594EBA">
            <w:pPr>
              <w:tabs>
                <w:tab w:val="left" w:pos="1800"/>
              </w:tabs>
              <w:rPr>
                <w:rFonts w:asciiTheme="minorHAnsi" w:hAnsiTheme="minorHAnsi" w:cstheme="minorHAnsi"/>
                <w:bCs/>
                <w:sz w:val="20"/>
              </w:rPr>
            </w:pPr>
          </w:p>
          <w:p w14:paraId="3F029D7D" w14:textId="29B3A0BC" w:rsidR="0004401B" w:rsidRDefault="0004401B" w:rsidP="00594EBA">
            <w:pPr>
              <w:tabs>
                <w:tab w:val="left" w:pos="1800"/>
              </w:tabs>
              <w:rPr>
                <w:rFonts w:asciiTheme="minorHAnsi" w:hAnsiTheme="minorHAnsi" w:cstheme="minorHAnsi"/>
                <w:bCs/>
                <w:sz w:val="20"/>
              </w:rPr>
            </w:pPr>
          </w:p>
          <w:p w14:paraId="31C3167B" w14:textId="6B2A1BCB" w:rsidR="0004401B" w:rsidRDefault="0004401B" w:rsidP="00594EBA">
            <w:pPr>
              <w:tabs>
                <w:tab w:val="left" w:pos="1800"/>
              </w:tabs>
              <w:rPr>
                <w:rFonts w:asciiTheme="minorHAnsi" w:hAnsiTheme="minorHAnsi" w:cstheme="minorHAnsi"/>
                <w:bCs/>
                <w:sz w:val="20"/>
              </w:rPr>
            </w:pPr>
          </w:p>
          <w:p w14:paraId="1BC9892D" w14:textId="4979303C" w:rsidR="0004401B" w:rsidRDefault="0004401B" w:rsidP="00594EBA">
            <w:pPr>
              <w:tabs>
                <w:tab w:val="left" w:pos="1800"/>
              </w:tabs>
              <w:rPr>
                <w:rFonts w:asciiTheme="minorHAnsi" w:hAnsiTheme="minorHAnsi" w:cstheme="minorHAnsi"/>
                <w:bCs/>
                <w:sz w:val="20"/>
              </w:rPr>
            </w:pPr>
          </w:p>
          <w:p w14:paraId="721232A4" w14:textId="493C4071" w:rsidR="0004401B" w:rsidRDefault="0004401B" w:rsidP="00594EBA">
            <w:pPr>
              <w:tabs>
                <w:tab w:val="left" w:pos="1800"/>
              </w:tabs>
              <w:rPr>
                <w:rFonts w:asciiTheme="minorHAnsi" w:hAnsiTheme="minorHAnsi" w:cstheme="minorHAnsi"/>
                <w:bCs/>
                <w:sz w:val="20"/>
              </w:rPr>
            </w:pPr>
          </w:p>
          <w:p w14:paraId="0231A1C5" w14:textId="2781164E" w:rsidR="0004401B" w:rsidRDefault="0004401B" w:rsidP="00594EBA">
            <w:pPr>
              <w:tabs>
                <w:tab w:val="left" w:pos="1800"/>
              </w:tabs>
              <w:rPr>
                <w:rFonts w:asciiTheme="minorHAnsi" w:hAnsiTheme="minorHAnsi" w:cstheme="minorHAnsi"/>
                <w:bCs/>
                <w:sz w:val="20"/>
              </w:rPr>
            </w:pPr>
          </w:p>
          <w:p w14:paraId="62036670" w14:textId="5DDEE5C9" w:rsidR="0004401B" w:rsidDel="00A71216" w:rsidRDefault="0004401B" w:rsidP="00594EBA">
            <w:pPr>
              <w:tabs>
                <w:tab w:val="left" w:pos="1800"/>
              </w:tabs>
              <w:rPr>
                <w:del w:id="5804" w:author="Sue Simnor (EXT Idiom)" w:date="2024-10-10T10:31:00Z" w16du:dateUtc="2024-10-09T23:31:00Z"/>
                <w:rFonts w:asciiTheme="minorHAnsi" w:hAnsiTheme="minorHAnsi" w:cstheme="minorHAnsi"/>
                <w:bCs/>
                <w:sz w:val="20"/>
              </w:rPr>
            </w:pPr>
            <w:del w:id="5805" w:author="Sue Simnor (EXT Idiom)" w:date="2024-10-10T10:31:00Z" w16du:dateUtc="2024-10-09T23:31:00Z">
              <w:r w:rsidDel="00A71216">
                <w:rPr>
                  <w:rFonts w:asciiTheme="minorHAnsi" w:hAnsiTheme="minorHAnsi" w:cstheme="minorHAnsi"/>
                  <w:bCs/>
                  <w:sz w:val="20"/>
                </w:rPr>
                <w:delText>AYM 9</w:delText>
              </w:r>
            </w:del>
          </w:p>
          <w:p w14:paraId="4DFC791F" w14:textId="3CEC9C59" w:rsidR="00EE6AC0" w:rsidRPr="00720F8E" w:rsidRDefault="00EE6AC0" w:rsidP="00A71216">
            <w:pPr>
              <w:tabs>
                <w:tab w:val="left" w:pos="1800"/>
              </w:tabs>
              <w:rPr>
                <w:rFonts w:asciiTheme="minorHAnsi" w:hAnsiTheme="minorHAnsi" w:cstheme="minorHAnsi"/>
                <w:b/>
                <w:sz w:val="20"/>
              </w:rPr>
            </w:pPr>
          </w:p>
        </w:tc>
        <w:tc>
          <w:tcPr>
            <w:tcW w:w="1999" w:type="dxa"/>
            <w:vMerge w:val="restart"/>
          </w:tcPr>
          <w:p w14:paraId="76DE2415" w14:textId="5B3A2D58" w:rsidR="00A46722" w:rsidRPr="00A46722" w:rsidRDefault="00A46722" w:rsidP="00A46722">
            <w:pPr>
              <w:tabs>
                <w:tab w:val="left" w:pos="1800"/>
              </w:tabs>
              <w:rPr>
                <w:rFonts w:asciiTheme="minorHAnsi" w:hAnsiTheme="minorHAnsi" w:cstheme="minorHAnsi"/>
                <w:bCs/>
                <w:sz w:val="20"/>
                <w:szCs w:val="20"/>
              </w:rPr>
            </w:pPr>
            <w:r w:rsidRPr="00A46722">
              <w:rPr>
                <w:rFonts w:asciiTheme="minorHAnsi" w:hAnsiTheme="minorHAnsi" w:cstheme="minorHAnsi"/>
                <w:bCs/>
                <w:sz w:val="20"/>
                <w:szCs w:val="20"/>
              </w:rPr>
              <w:t>&lt;</w:t>
            </w:r>
            <w:r w:rsidR="00E4329D" w:rsidRPr="00E4329D">
              <w:rPr>
                <w:rFonts w:asciiTheme="minorHAnsi" w:hAnsiTheme="minorHAnsi" w:cstheme="minorHAnsi"/>
                <w:bCs/>
                <w:sz w:val="20"/>
                <w:szCs w:val="20"/>
              </w:rPr>
              <w:t>OdometerStartValue</w:t>
            </w:r>
            <w:r w:rsidRPr="00A46722">
              <w:rPr>
                <w:rFonts w:asciiTheme="minorHAnsi" w:hAnsiTheme="minorHAnsi" w:cstheme="minorHAnsi"/>
                <w:bCs/>
                <w:sz w:val="20"/>
                <w:szCs w:val="20"/>
              </w:rPr>
              <w:t>&gt;</w:t>
            </w:r>
          </w:p>
          <w:p w14:paraId="431B3DA7" w14:textId="2DB06419" w:rsidR="00A46722" w:rsidRPr="00A46722" w:rsidRDefault="00A46722" w:rsidP="00A46722">
            <w:pPr>
              <w:tabs>
                <w:tab w:val="left" w:pos="1800"/>
              </w:tabs>
              <w:rPr>
                <w:rFonts w:asciiTheme="minorHAnsi" w:hAnsiTheme="minorHAnsi" w:cstheme="minorHAnsi"/>
                <w:bCs/>
                <w:sz w:val="20"/>
                <w:szCs w:val="20"/>
              </w:rPr>
            </w:pPr>
            <w:r w:rsidRPr="00A46722">
              <w:rPr>
                <w:rFonts w:asciiTheme="minorHAnsi" w:hAnsiTheme="minorHAnsi" w:cstheme="minorHAnsi"/>
                <w:bCs/>
                <w:sz w:val="20"/>
                <w:szCs w:val="20"/>
              </w:rPr>
              <w:t>&lt;</w:t>
            </w:r>
            <w:r w:rsidR="005E3C1B" w:rsidRPr="005E3C1B">
              <w:rPr>
                <w:rFonts w:asciiTheme="minorHAnsi" w:hAnsiTheme="minorHAnsi" w:cstheme="minorHAnsi"/>
                <w:bCs/>
                <w:sz w:val="20"/>
                <w:szCs w:val="20"/>
              </w:rPr>
              <w:t>OdometerEndValue</w:t>
            </w:r>
            <w:r w:rsidRPr="00A46722">
              <w:rPr>
                <w:rFonts w:asciiTheme="minorHAnsi" w:hAnsiTheme="minorHAnsi" w:cstheme="minorHAnsi"/>
                <w:bCs/>
                <w:sz w:val="20"/>
                <w:szCs w:val="20"/>
              </w:rPr>
              <w:t>&gt;</w:t>
            </w:r>
          </w:p>
          <w:p w14:paraId="5D18F159" w14:textId="73BAA163" w:rsidR="00EE6AC0" w:rsidRDefault="00A46722" w:rsidP="00A46722">
            <w:pPr>
              <w:tabs>
                <w:tab w:val="left" w:pos="1800"/>
              </w:tabs>
              <w:rPr>
                <w:rFonts w:asciiTheme="minorHAnsi" w:hAnsiTheme="minorHAnsi" w:cstheme="minorHAnsi"/>
                <w:bCs/>
                <w:sz w:val="20"/>
                <w:szCs w:val="20"/>
              </w:rPr>
            </w:pPr>
            <w:r w:rsidRPr="00A46722">
              <w:rPr>
                <w:rFonts w:asciiTheme="minorHAnsi" w:hAnsiTheme="minorHAnsi" w:cstheme="minorHAnsi"/>
                <w:bCs/>
                <w:sz w:val="20"/>
                <w:szCs w:val="20"/>
              </w:rPr>
              <w:t>&lt;</w:t>
            </w:r>
            <w:r w:rsidR="00576016" w:rsidRPr="00576016">
              <w:rPr>
                <w:rFonts w:asciiTheme="minorHAnsi" w:hAnsiTheme="minorHAnsi" w:cstheme="minorHAnsi"/>
                <w:bCs/>
                <w:sz w:val="20"/>
                <w:szCs w:val="20"/>
              </w:rPr>
              <w:t>VehicleDistanceDisplay</w:t>
            </w:r>
            <w:r w:rsidRPr="00A46722">
              <w:rPr>
                <w:rFonts w:asciiTheme="minorHAnsi" w:hAnsiTheme="minorHAnsi" w:cstheme="minorHAnsi"/>
                <w:bCs/>
                <w:sz w:val="20"/>
                <w:szCs w:val="20"/>
              </w:rPr>
              <w:t>&gt;</w:t>
            </w:r>
          </w:p>
          <w:p w14:paraId="5955A5BA" w14:textId="72C103EB" w:rsidR="00A46722" w:rsidRDefault="00A46722" w:rsidP="00A46722">
            <w:pPr>
              <w:tabs>
                <w:tab w:val="left" w:pos="1800"/>
              </w:tabs>
              <w:rPr>
                <w:rFonts w:asciiTheme="minorHAnsi" w:hAnsiTheme="minorHAnsi" w:cstheme="minorHAnsi"/>
                <w:bCs/>
                <w:sz w:val="20"/>
                <w:szCs w:val="20"/>
              </w:rPr>
            </w:pPr>
            <w:r w:rsidRPr="00A46722">
              <w:rPr>
                <w:rFonts w:asciiTheme="minorHAnsi" w:hAnsiTheme="minorHAnsi" w:cstheme="minorHAnsi"/>
                <w:bCs/>
                <w:sz w:val="20"/>
                <w:szCs w:val="20"/>
              </w:rPr>
              <w:t>&lt;</w:t>
            </w:r>
            <w:r w:rsidR="006D5F4F" w:rsidRPr="006D5F4F">
              <w:rPr>
                <w:rFonts w:asciiTheme="minorHAnsi" w:hAnsiTheme="minorHAnsi" w:cstheme="minorHAnsi"/>
                <w:bCs/>
                <w:sz w:val="20"/>
                <w:szCs w:val="20"/>
              </w:rPr>
              <w:t>VehicleCoverTypeCode</w:t>
            </w:r>
            <w:r w:rsidRPr="00A46722">
              <w:rPr>
                <w:rFonts w:asciiTheme="minorHAnsi" w:hAnsiTheme="minorHAnsi" w:cstheme="minorHAnsi"/>
                <w:bCs/>
                <w:sz w:val="20"/>
                <w:szCs w:val="20"/>
              </w:rPr>
              <w:t>&gt;</w:t>
            </w:r>
          </w:p>
          <w:p w14:paraId="7D5813F8" w14:textId="78DE1738" w:rsidR="00A46722" w:rsidRDefault="005547C0" w:rsidP="00A46722">
            <w:pPr>
              <w:tabs>
                <w:tab w:val="left" w:pos="1800"/>
              </w:tabs>
              <w:rPr>
                <w:rFonts w:asciiTheme="minorHAnsi" w:hAnsiTheme="minorHAnsi" w:cstheme="minorHAnsi"/>
                <w:bCs/>
                <w:sz w:val="20"/>
                <w:szCs w:val="20"/>
              </w:rPr>
            </w:pPr>
            <w:r>
              <w:rPr>
                <w:rFonts w:asciiTheme="minorHAnsi" w:hAnsiTheme="minorHAnsi" w:cstheme="minorHAnsi"/>
                <w:bCs/>
                <w:sz w:val="20"/>
                <w:szCs w:val="20"/>
              </w:rPr>
              <w:t>&lt;DocumentSubType&gt;</w:t>
            </w:r>
          </w:p>
          <w:p w14:paraId="69BF840F" w14:textId="23B5BFA5" w:rsidR="00A46722" w:rsidRPr="00A46722" w:rsidRDefault="00934E49" w:rsidP="00A46722">
            <w:pPr>
              <w:tabs>
                <w:tab w:val="left" w:pos="1800"/>
              </w:tabs>
              <w:rPr>
                <w:rFonts w:asciiTheme="minorHAnsi" w:hAnsiTheme="minorHAnsi" w:cstheme="minorHAnsi"/>
                <w:sz w:val="20"/>
                <w:szCs w:val="20"/>
              </w:rPr>
            </w:pPr>
            <w:r w:rsidRPr="000802C1">
              <w:rPr>
                <w:rFonts w:asciiTheme="minorHAnsi" w:hAnsiTheme="minorHAnsi" w:cstheme="minorHAnsi"/>
                <w:bCs/>
                <w:sz w:val="20"/>
              </w:rPr>
              <w:t>&lt;NonPAYDSwitchToPAYD&gt;</w:t>
            </w:r>
          </w:p>
        </w:tc>
        <w:tc>
          <w:tcPr>
            <w:tcW w:w="7937" w:type="dxa"/>
          </w:tcPr>
          <w:tbl>
            <w:tblPr>
              <w:tblpPr w:leftFromText="180" w:rightFromText="180" w:vertAnchor="page" w:horzAnchor="margin" w:tblpY="220"/>
              <w:tblOverlap w:val="never"/>
              <w:tblW w:w="8795" w:type="dxa"/>
              <w:tblBorders>
                <w:bottom w:val="single" w:sz="4" w:space="0" w:color="auto"/>
              </w:tblBorders>
              <w:tblLayout w:type="fixed"/>
              <w:tblLook w:val="04A0" w:firstRow="1" w:lastRow="0" w:firstColumn="1" w:lastColumn="0" w:noHBand="0" w:noVBand="1"/>
            </w:tblPr>
            <w:tblGrid>
              <w:gridCol w:w="2578"/>
              <w:gridCol w:w="6217"/>
            </w:tblGrid>
            <w:tr w:rsidR="00EE6AC0" w:rsidRPr="004A7594" w14:paraId="55717DE6" w14:textId="77777777" w:rsidTr="624AC179">
              <w:trPr>
                <w:trHeight w:val="263"/>
              </w:trPr>
              <w:tc>
                <w:tcPr>
                  <w:tcW w:w="2578" w:type="dxa"/>
                  <w:noWrap/>
                  <w:vAlign w:val="center"/>
                  <w:hideMark/>
                </w:tcPr>
                <w:p w14:paraId="2C8F3EE2" w14:textId="416DC9F4" w:rsidR="00EE6AC0" w:rsidRPr="004A7594" w:rsidRDefault="00EE6AC0" w:rsidP="00C1020A">
                  <w:pPr>
                    <w:pStyle w:val="BodycopyCOI"/>
                  </w:pPr>
                  <w:r w:rsidRPr="004A7594">
                    <w:t>Your Comprehensive Saver details:</w:t>
                  </w:r>
                </w:p>
              </w:tc>
              <w:tc>
                <w:tcPr>
                  <w:tcW w:w="6217" w:type="dxa"/>
                  <w:noWrap/>
                  <w:vAlign w:val="bottom"/>
                  <w:hideMark/>
                </w:tcPr>
                <w:tbl>
                  <w:tblPr>
                    <w:tblStyle w:val="TableGrid"/>
                    <w:tblW w:w="0" w:type="auto"/>
                    <w:tblLayout w:type="fixed"/>
                    <w:tblLook w:val="04A0" w:firstRow="1" w:lastRow="0" w:firstColumn="1" w:lastColumn="0" w:noHBand="0" w:noVBand="1"/>
                    <w:tblPrChange w:id="5806" w:author="Sue Simnor (EXT Idiom)" w:date="2024-08-07T11:30:00Z" w16du:dateUtc="2024-08-07T01:30:00Z">
                      <w:tblPr>
                        <w:tblStyle w:val="TableGrid"/>
                        <w:tblW w:w="0" w:type="auto"/>
                        <w:tblLayout w:type="fixed"/>
                        <w:tblLook w:val="04A0" w:firstRow="1" w:lastRow="0" w:firstColumn="1" w:lastColumn="0" w:noHBand="0" w:noVBand="1"/>
                      </w:tblPr>
                    </w:tblPrChange>
                  </w:tblPr>
                  <w:tblGrid>
                    <w:gridCol w:w="2567"/>
                    <w:gridCol w:w="2568"/>
                    <w:tblGridChange w:id="5807">
                      <w:tblGrid>
                        <w:gridCol w:w="2567"/>
                        <w:gridCol w:w="428"/>
                        <w:gridCol w:w="2140"/>
                        <w:gridCol w:w="856"/>
                      </w:tblGrid>
                    </w:tblGridChange>
                  </w:tblGrid>
                  <w:tr w:rsidR="00EE6AC0" w:rsidRPr="004A7594" w14:paraId="19A90095" w14:textId="77777777" w:rsidTr="003B2059">
                    <w:trPr>
                      <w:trHeight w:val="279"/>
                    </w:trPr>
                    <w:tc>
                      <w:tcPr>
                        <w:tcW w:w="2567" w:type="dxa"/>
                        <w:tcPrChange w:id="5808" w:author="Sue Simnor (EXT Idiom)" w:date="2024-08-07T11:30:00Z" w16du:dateUtc="2024-08-07T01:30:00Z">
                          <w:tcPr>
                            <w:tcW w:w="2995" w:type="dxa"/>
                            <w:gridSpan w:val="2"/>
                          </w:tcPr>
                        </w:tcPrChange>
                      </w:tcPr>
                      <w:p w14:paraId="24232474" w14:textId="34EDD8CA" w:rsidR="00EE6AC0" w:rsidRPr="004A7594" w:rsidRDefault="00EE6AC0" w:rsidP="00C1020A">
                        <w:pPr>
                          <w:pStyle w:val="TableHeading3"/>
                          <w:rPr>
                            <w:lang w:eastAsia="en-GB"/>
                          </w:rPr>
                        </w:pPr>
                        <w:r w:rsidRPr="004A7594">
                          <w:rPr>
                            <w:lang w:eastAsia="en-GB"/>
                          </w:rPr>
                          <w:t>Start odometer reading:</w:t>
                        </w:r>
                      </w:p>
                    </w:tc>
                    <w:tc>
                      <w:tcPr>
                        <w:tcW w:w="2568" w:type="dxa"/>
                        <w:tcPrChange w:id="5809" w:author="Sue Simnor (EXT Idiom)" w:date="2024-08-07T11:30:00Z" w16du:dateUtc="2024-08-07T01:30:00Z">
                          <w:tcPr>
                            <w:tcW w:w="2996" w:type="dxa"/>
                            <w:gridSpan w:val="2"/>
                          </w:tcPr>
                        </w:tcPrChange>
                      </w:tcPr>
                      <w:p w14:paraId="733A2BA3" w14:textId="1D6AE8BA" w:rsidR="00EE6AC0" w:rsidRPr="004A7594" w:rsidRDefault="55D7EDAF" w:rsidP="00C1020A">
                        <w:pPr>
                          <w:pStyle w:val="TableHeading3"/>
                          <w:rPr>
                            <w:lang w:eastAsia="en-GB"/>
                          </w:rPr>
                        </w:pPr>
                        <w:r w:rsidRPr="004A7594">
                          <w:rPr>
                            <w:lang w:eastAsia="en-GB"/>
                          </w:rPr>
                          <w:t>&lt;</w:t>
                        </w:r>
                        <w:r w:rsidR="0BCA5556" w:rsidRPr="004A7594">
                          <w:rPr>
                            <w:rFonts w:ascii="Calibri" w:hAnsi="Calibri" w:cs="Calibri"/>
                            <w:color w:val="444444"/>
                            <w:shd w:val="clear" w:color="auto" w:fill="FFFFFF"/>
                          </w:rPr>
                          <w:t>OdometerStartValue</w:t>
                        </w:r>
                        <w:r w:rsidRPr="004A7594">
                          <w:rPr>
                            <w:rFonts w:ascii="Calibri" w:hAnsi="Calibri" w:cs="Calibri"/>
                            <w:color w:val="444444"/>
                            <w:shd w:val="clear" w:color="auto" w:fill="FFFFFF"/>
                          </w:rPr>
                          <w:t xml:space="preserve">&gt; </w:t>
                        </w:r>
                        <w:commentRangeStart w:id="5810"/>
                        <w:commentRangeStart w:id="5811"/>
                        <w:r w:rsidRPr="004A7594">
                          <w:rPr>
                            <w:rFonts w:ascii="Calibri" w:hAnsi="Calibri" w:cs="Calibri"/>
                            <w:color w:val="444444"/>
                            <w:shd w:val="clear" w:color="auto" w:fill="FFFFFF"/>
                          </w:rPr>
                          <w:t>km</w:t>
                        </w:r>
                        <w:commentRangeEnd w:id="5810"/>
                        <w:r w:rsidR="00EE6AC0" w:rsidRPr="004A7594">
                          <w:rPr>
                            <w:rStyle w:val="CommentReference"/>
                            <w:sz w:val="20"/>
                            <w:szCs w:val="24"/>
                            <w:lang w:eastAsia="en-GB"/>
                          </w:rPr>
                          <w:commentReference w:id="5810"/>
                        </w:r>
                        <w:commentRangeEnd w:id="5811"/>
                        <w:r w:rsidR="009F3AD8" w:rsidRPr="004A7594">
                          <w:rPr>
                            <w:rStyle w:val="CommentReference"/>
                            <w:sz w:val="20"/>
                            <w:szCs w:val="24"/>
                            <w:lang w:eastAsia="en-GB"/>
                          </w:rPr>
                          <w:commentReference w:id="5811"/>
                        </w:r>
                      </w:p>
                    </w:tc>
                  </w:tr>
                  <w:tr w:rsidR="00EE6AC0" w:rsidRPr="004A7594" w14:paraId="0D8BFB8C" w14:textId="77777777" w:rsidTr="003B2059">
                    <w:trPr>
                      <w:trHeight w:val="294"/>
                    </w:trPr>
                    <w:tc>
                      <w:tcPr>
                        <w:tcW w:w="2567" w:type="dxa"/>
                        <w:tcPrChange w:id="5812" w:author="Sue Simnor (EXT Idiom)" w:date="2024-08-07T11:30:00Z" w16du:dateUtc="2024-08-07T01:30:00Z">
                          <w:tcPr>
                            <w:tcW w:w="2995" w:type="dxa"/>
                            <w:gridSpan w:val="2"/>
                          </w:tcPr>
                        </w:tcPrChange>
                      </w:tcPr>
                      <w:p w14:paraId="03880B0E" w14:textId="23CF2B08" w:rsidR="00EE6AC0" w:rsidRPr="004A7594" w:rsidRDefault="00EE6AC0" w:rsidP="00C1020A">
                        <w:pPr>
                          <w:pStyle w:val="TableHeading3"/>
                          <w:rPr>
                            <w:lang w:eastAsia="en-GB"/>
                          </w:rPr>
                        </w:pPr>
                        <w:r w:rsidRPr="004A7594">
                          <w:rPr>
                            <w:lang w:eastAsia="en-GB"/>
                          </w:rPr>
                          <w:t>End odometer reading:</w:t>
                        </w:r>
                      </w:p>
                    </w:tc>
                    <w:tc>
                      <w:tcPr>
                        <w:tcW w:w="2568" w:type="dxa"/>
                        <w:tcPrChange w:id="5813" w:author="Sue Simnor (EXT Idiom)" w:date="2024-08-07T11:30:00Z" w16du:dateUtc="2024-08-07T01:30:00Z">
                          <w:tcPr>
                            <w:tcW w:w="2996" w:type="dxa"/>
                            <w:gridSpan w:val="2"/>
                          </w:tcPr>
                        </w:tcPrChange>
                      </w:tcPr>
                      <w:p w14:paraId="151CD109" w14:textId="6D3AE27A" w:rsidR="00EE6AC0" w:rsidRPr="004A7594" w:rsidRDefault="00EE6AC0" w:rsidP="00C1020A">
                        <w:pPr>
                          <w:pStyle w:val="TableHeading3"/>
                          <w:rPr>
                            <w:lang w:eastAsia="en-GB"/>
                          </w:rPr>
                        </w:pPr>
                        <w:r w:rsidRPr="004A7594">
                          <w:rPr>
                            <w:lang w:eastAsia="en-GB"/>
                          </w:rPr>
                          <w:t>&lt;</w:t>
                        </w:r>
                        <w:r w:rsidR="005E3C1B" w:rsidRPr="004A7594">
                          <w:rPr>
                            <w:rFonts w:ascii="Calibri" w:hAnsi="Calibri" w:cs="Calibri"/>
                            <w:color w:val="444444"/>
                            <w:shd w:val="clear" w:color="auto" w:fill="FFFFFF"/>
                          </w:rPr>
                          <w:t>OdometerEndValue</w:t>
                        </w:r>
                        <w:r w:rsidRPr="004A7594">
                          <w:rPr>
                            <w:rFonts w:ascii="Calibri" w:hAnsi="Calibri" w:cs="Calibri"/>
                            <w:color w:val="444444"/>
                            <w:shd w:val="clear" w:color="auto" w:fill="FFFFFF"/>
                          </w:rPr>
                          <w:t>&gt; km</w:t>
                        </w:r>
                      </w:p>
                    </w:tc>
                  </w:tr>
                  <w:tr w:rsidR="00EE6AC0" w:rsidRPr="004A7594" w14:paraId="109AD933" w14:textId="77777777" w:rsidTr="003B2059">
                    <w:trPr>
                      <w:trHeight w:val="279"/>
                    </w:trPr>
                    <w:tc>
                      <w:tcPr>
                        <w:tcW w:w="2567" w:type="dxa"/>
                        <w:tcPrChange w:id="5814" w:author="Sue Simnor (EXT Idiom)" w:date="2024-08-07T11:30:00Z" w16du:dateUtc="2024-08-07T01:30:00Z">
                          <w:tcPr>
                            <w:tcW w:w="2995" w:type="dxa"/>
                            <w:gridSpan w:val="2"/>
                          </w:tcPr>
                        </w:tcPrChange>
                      </w:tcPr>
                      <w:p w14:paraId="4E3DE2F4" w14:textId="1FE2AF9D" w:rsidR="00EE6AC0" w:rsidRPr="004A7594" w:rsidRDefault="771E032E" w:rsidP="00C1020A">
                        <w:pPr>
                          <w:pStyle w:val="TableHeading3"/>
                          <w:rPr>
                            <w:lang w:eastAsia="en-GB"/>
                          </w:rPr>
                        </w:pPr>
                        <w:commentRangeStart w:id="5815"/>
                        <w:commentRangeStart w:id="5816"/>
                        <w:r w:rsidRPr="004A7594">
                          <w:rPr>
                            <w:lang w:eastAsia="en-GB"/>
                          </w:rPr>
                          <w:t>No. of kilometr</w:t>
                        </w:r>
                        <w:r w:rsidR="72418A18" w:rsidRPr="004A7594">
                          <w:rPr>
                            <w:lang w:eastAsia="en-GB"/>
                          </w:rPr>
                          <w:t>e</w:t>
                        </w:r>
                        <w:r w:rsidRPr="004A7594">
                          <w:rPr>
                            <w:lang w:eastAsia="en-GB"/>
                          </w:rPr>
                          <w:t>s selected:</w:t>
                        </w:r>
                        <w:commentRangeEnd w:id="5815"/>
                        <w:r w:rsidRPr="004A7594">
                          <w:rPr>
                            <w:rStyle w:val="CommentReference"/>
                            <w:sz w:val="20"/>
                            <w:szCs w:val="24"/>
                            <w:lang w:eastAsia="en-GB"/>
                          </w:rPr>
                          <w:commentReference w:id="5815"/>
                        </w:r>
                        <w:commentRangeEnd w:id="5816"/>
                        <w:r w:rsidR="00A75EBC" w:rsidRPr="004A7594">
                          <w:rPr>
                            <w:rStyle w:val="CommentReference"/>
                            <w:sz w:val="20"/>
                            <w:szCs w:val="24"/>
                            <w:lang w:eastAsia="en-GB"/>
                          </w:rPr>
                          <w:commentReference w:id="5816"/>
                        </w:r>
                      </w:p>
                    </w:tc>
                    <w:tc>
                      <w:tcPr>
                        <w:tcW w:w="2568" w:type="dxa"/>
                        <w:tcPrChange w:id="5817" w:author="Sue Simnor (EXT Idiom)" w:date="2024-08-07T11:30:00Z" w16du:dateUtc="2024-08-07T01:30:00Z">
                          <w:tcPr>
                            <w:tcW w:w="2996" w:type="dxa"/>
                            <w:gridSpan w:val="2"/>
                          </w:tcPr>
                        </w:tcPrChange>
                      </w:tcPr>
                      <w:p w14:paraId="37389437" w14:textId="409A3B9D" w:rsidR="00EE6AC0" w:rsidRPr="004A7594" w:rsidRDefault="00EE6AC0" w:rsidP="00C1020A">
                        <w:pPr>
                          <w:pStyle w:val="TableHeading3"/>
                          <w:rPr>
                            <w:lang w:eastAsia="en-GB"/>
                          </w:rPr>
                        </w:pPr>
                        <w:r w:rsidRPr="004A7594">
                          <w:rPr>
                            <w:lang w:eastAsia="en-GB"/>
                          </w:rPr>
                          <w:t>&lt;</w:t>
                        </w:r>
                        <w:r w:rsidR="00576016" w:rsidRPr="004A7594">
                          <w:rPr>
                            <w:rFonts w:ascii="Calibri" w:hAnsi="Calibri" w:cs="Calibri"/>
                            <w:color w:val="444444"/>
                            <w:shd w:val="clear" w:color="auto" w:fill="FFFFFF"/>
                          </w:rPr>
                          <w:t>VehicleDistanceDisplay</w:t>
                        </w:r>
                        <w:r w:rsidRPr="004A7594">
                          <w:rPr>
                            <w:rFonts w:ascii="Calibri" w:hAnsi="Calibri" w:cs="Calibri"/>
                            <w:color w:val="444444"/>
                            <w:shd w:val="clear" w:color="auto" w:fill="FFFFFF"/>
                          </w:rPr>
                          <w:t>&gt;</w:t>
                        </w:r>
                        <w:r w:rsidRPr="00A6600B">
                          <w:rPr>
                            <w:rFonts w:ascii="Calibri" w:hAnsi="Calibri" w:cs="Calibri"/>
                            <w:strike/>
                            <w:color w:val="444444"/>
                            <w:shd w:val="clear" w:color="auto" w:fill="FFFFFF"/>
                          </w:rPr>
                          <w:t xml:space="preserve"> km</w:t>
                        </w:r>
                      </w:p>
                    </w:tc>
                  </w:tr>
                </w:tbl>
                <w:p w14:paraId="66EAB6BE" w14:textId="78A5DD8B" w:rsidR="00EE6AC0" w:rsidRPr="004A7594" w:rsidRDefault="00EE6AC0" w:rsidP="00D9273C">
                  <w:pPr>
                    <w:tabs>
                      <w:tab w:val="left" w:pos="774"/>
                    </w:tabs>
                    <w:rPr>
                      <w:rFonts w:asciiTheme="minorHAnsi" w:eastAsia="Times New Roman" w:hAnsiTheme="minorHAnsi" w:cstheme="minorHAnsi"/>
                      <w:kern w:val="0"/>
                      <w:sz w:val="20"/>
                      <w:szCs w:val="20"/>
                      <w:lang w:eastAsia="en-GB"/>
                      <w14:ligatures w14:val="none"/>
                    </w:rPr>
                  </w:pPr>
                </w:p>
              </w:tc>
            </w:tr>
          </w:tbl>
          <w:p w14:paraId="166AC3B4" w14:textId="0E8F1F4B" w:rsidR="00EE6AC0" w:rsidRPr="004A7594" w:rsidRDefault="00EE6AC0" w:rsidP="0071617E">
            <w:pPr>
              <w:pStyle w:val="TableHeading2"/>
              <w:rPr>
                <w:b w:val="0"/>
                <w:bCs w:val="0"/>
                <w:sz w:val="20"/>
                <w:szCs w:val="20"/>
              </w:rPr>
            </w:pPr>
          </w:p>
          <w:tbl>
            <w:tblPr>
              <w:tblpPr w:leftFromText="180" w:rightFromText="180" w:vertAnchor="page" w:horzAnchor="margin" w:tblpY="2230"/>
              <w:tblOverlap w:val="never"/>
              <w:tblW w:w="8795" w:type="dxa"/>
              <w:tblBorders>
                <w:bottom w:val="single" w:sz="4" w:space="0" w:color="auto"/>
              </w:tblBorders>
              <w:tblLayout w:type="fixed"/>
              <w:tblLook w:val="04A0" w:firstRow="1" w:lastRow="0" w:firstColumn="1" w:lastColumn="0" w:noHBand="0" w:noVBand="1"/>
            </w:tblPr>
            <w:tblGrid>
              <w:gridCol w:w="2578"/>
              <w:gridCol w:w="6217"/>
            </w:tblGrid>
            <w:tr w:rsidR="0078118E" w:rsidRPr="004A7594" w14:paraId="460F4021" w14:textId="77777777" w:rsidTr="0078118E">
              <w:trPr>
                <w:trHeight w:val="263"/>
              </w:trPr>
              <w:tc>
                <w:tcPr>
                  <w:tcW w:w="2578" w:type="dxa"/>
                  <w:noWrap/>
                  <w:vAlign w:val="center"/>
                  <w:hideMark/>
                </w:tcPr>
                <w:p w14:paraId="30254D39" w14:textId="3A8928B3" w:rsidR="0078118E" w:rsidRPr="004A7594" w:rsidRDefault="0078118E" w:rsidP="0078118E">
                  <w:pPr>
                    <w:pStyle w:val="BodycopyCOI"/>
                  </w:pPr>
                  <w:r w:rsidRPr="004A7594">
                    <w:t>Your Comprehensive Saver details:</w:t>
                  </w:r>
                </w:p>
              </w:tc>
              <w:tc>
                <w:tcPr>
                  <w:tcW w:w="6217" w:type="dxa"/>
                  <w:noWrap/>
                  <w:vAlign w:val="bottom"/>
                  <w:hideMark/>
                </w:tcPr>
                <w:tbl>
                  <w:tblPr>
                    <w:tblStyle w:val="TableGrid"/>
                    <w:tblW w:w="0" w:type="auto"/>
                    <w:tblLayout w:type="fixed"/>
                    <w:tblLook w:val="04A0" w:firstRow="1" w:lastRow="0" w:firstColumn="1" w:lastColumn="0" w:noHBand="0" w:noVBand="1"/>
                    <w:tblPrChange w:id="5818" w:author="Sue Simnor (EXT Idiom)" w:date="2024-08-07T11:30:00Z" w16du:dateUtc="2024-08-07T01:30:00Z">
                      <w:tblPr>
                        <w:tblStyle w:val="TableGrid"/>
                        <w:tblW w:w="0" w:type="auto"/>
                        <w:tblLayout w:type="fixed"/>
                        <w:tblLook w:val="04A0" w:firstRow="1" w:lastRow="0" w:firstColumn="1" w:lastColumn="0" w:noHBand="0" w:noVBand="1"/>
                      </w:tblPr>
                    </w:tblPrChange>
                  </w:tblPr>
                  <w:tblGrid>
                    <w:gridCol w:w="2559"/>
                    <w:gridCol w:w="2560"/>
                    <w:tblGridChange w:id="5819">
                      <w:tblGrid>
                        <w:gridCol w:w="2559"/>
                        <w:gridCol w:w="436"/>
                        <w:gridCol w:w="2124"/>
                        <w:gridCol w:w="872"/>
                      </w:tblGrid>
                    </w:tblGridChange>
                  </w:tblGrid>
                  <w:tr w:rsidR="0078118E" w:rsidRPr="004A7594" w14:paraId="256BAC18" w14:textId="77777777" w:rsidTr="003B2059">
                    <w:trPr>
                      <w:trHeight w:val="283"/>
                    </w:trPr>
                    <w:tc>
                      <w:tcPr>
                        <w:tcW w:w="2559" w:type="dxa"/>
                        <w:tcPrChange w:id="5820" w:author="Sue Simnor (EXT Idiom)" w:date="2024-08-07T11:30:00Z" w16du:dateUtc="2024-08-07T01:30:00Z">
                          <w:tcPr>
                            <w:tcW w:w="2995" w:type="dxa"/>
                            <w:gridSpan w:val="2"/>
                          </w:tcPr>
                        </w:tcPrChange>
                      </w:tcPr>
                      <w:p w14:paraId="22105BFA" w14:textId="68AC049C" w:rsidR="0078118E" w:rsidRPr="004A7594" w:rsidRDefault="0078118E" w:rsidP="0078118E">
                        <w:pPr>
                          <w:pStyle w:val="TableHeading3"/>
                          <w:rPr>
                            <w:lang w:eastAsia="en-GB"/>
                          </w:rPr>
                        </w:pPr>
                        <w:r w:rsidRPr="004A7594">
                          <w:rPr>
                            <w:lang w:eastAsia="en-GB"/>
                          </w:rPr>
                          <w:t>Start odometer reading:</w:t>
                        </w:r>
                      </w:p>
                    </w:tc>
                    <w:tc>
                      <w:tcPr>
                        <w:tcW w:w="2560" w:type="dxa"/>
                        <w:tcPrChange w:id="5821" w:author="Sue Simnor (EXT Idiom)" w:date="2024-08-07T11:30:00Z" w16du:dateUtc="2024-08-07T01:30:00Z">
                          <w:tcPr>
                            <w:tcW w:w="2996" w:type="dxa"/>
                            <w:gridSpan w:val="2"/>
                          </w:tcPr>
                        </w:tcPrChange>
                      </w:tcPr>
                      <w:p w14:paraId="68A5383F" w14:textId="2F94366C" w:rsidR="0078118E" w:rsidRPr="004A7594" w:rsidRDefault="0078118E" w:rsidP="0078118E">
                        <w:pPr>
                          <w:pStyle w:val="TableHeading3"/>
                          <w:rPr>
                            <w:lang w:eastAsia="en-GB"/>
                          </w:rPr>
                        </w:pPr>
                        <w:r w:rsidRPr="004A7594">
                          <w:rPr>
                            <w:lang w:eastAsia="en-GB"/>
                          </w:rPr>
                          <w:t>&lt;</w:t>
                        </w:r>
                        <w:r w:rsidRPr="004A7594">
                          <w:rPr>
                            <w:rFonts w:ascii="Calibri" w:hAnsi="Calibri" w:cs="Calibri"/>
                            <w:color w:val="444444"/>
                            <w:shd w:val="clear" w:color="auto" w:fill="FFFFFF"/>
                          </w:rPr>
                          <w:t xml:space="preserve">OdometerStartValue&gt; </w:t>
                        </w:r>
                        <w:commentRangeStart w:id="5822"/>
                        <w:commentRangeStart w:id="5823"/>
                        <w:r w:rsidRPr="004A7594">
                          <w:rPr>
                            <w:rFonts w:ascii="Calibri" w:hAnsi="Calibri" w:cs="Calibri"/>
                            <w:color w:val="444444"/>
                            <w:shd w:val="clear" w:color="auto" w:fill="FFFFFF"/>
                          </w:rPr>
                          <w:t>km</w:t>
                        </w:r>
                        <w:commentRangeEnd w:id="5822"/>
                        <w:r w:rsidRPr="004A7594">
                          <w:rPr>
                            <w:rStyle w:val="CommentReference"/>
                            <w:sz w:val="20"/>
                            <w:szCs w:val="24"/>
                            <w:lang w:eastAsia="en-GB"/>
                          </w:rPr>
                          <w:commentReference w:id="5822"/>
                        </w:r>
                        <w:commentRangeEnd w:id="5823"/>
                        <w:r w:rsidRPr="004A7594">
                          <w:rPr>
                            <w:rStyle w:val="CommentReference"/>
                            <w:sz w:val="20"/>
                            <w:szCs w:val="24"/>
                            <w:lang w:eastAsia="en-GB"/>
                          </w:rPr>
                          <w:commentReference w:id="5823"/>
                        </w:r>
                      </w:p>
                    </w:tc>
                  </w:tr>
                  <w:tr w:rsidR="0078118E" w:rsidRPr="004A7594" w14:paraId="1BF9E295" w14:textId="77777777" w:rsidTr="003B2059">
                    <w:trPr>
                      <w:trHeight w:val="299"/>
                    </w:trPr>
                    <w:tc>
                      <w:tcPr>
                        <w:tcW w:w="2559" w:type="dxa"/>
                        <w:tcPrChange w:id="5824" w:author="Sue Simnor (EXT Idiom)" w:date="2024-08-07T11:30:00Z" w16du:dateUtc="2024-08-07T01:30:00Z">
                          <w:tcPr>
                            <w:tcW w:w="2995" w:type="dxa"/>
                            <w:gridSpan w:val="2"/>
                          </w:tcPr>
                        </w:tcPrChange>
                      </w:tcPr>
                      <w:p w14:paraId="2EB5DB14" w14:textId="43B2995E" w:rsidR="0078118E" w:rsidRPr="004A7594" w:rsidRDefault="0078118E" w:rsidP="0078118E">
                        <w:pPr>
                          <w:pStyle w:val="TableHeading3"/>
                          <w:rPr>
                            <w:lang w:eastAsia="en-GB"/>
                          </w:rPr>
                        </w:pPr>
                        <w:r w:rsidRPr="004A7594">
                          <w:rPr>
                            <w:lang w:eastAsia="en-GB"/>
                          </w:rPr>
                          <w:t>End odometer reading:</w:t>
                        </w:r>
                      </w:p>
                    </w:tc>
                    <w:tc>
                      <w:tcPr>
                        <w:tcW w:w="2560" w:type="dxa"/>
                        <w:tcPrChange w:id="5825" w:author="Sue Simnor (EXT Idiom)" w:date="2024-08-07T11:30:00Z" w16du:dateUtc="2024-08-07T01:30:00Z">
                          <w:tcPr>
                            <w:tcW w:w="2996" w:type="dxa"/>
                            <w:gridSpan w:val="2"/>
                          </w:tcPr>
                        </w:tcPrChange>
                      </w:tcPr>
                      <w:p w14:paraId="11A25740" w14:textId="35E4328D" w:rsidR="0078118E" w:rsidRPr="004A7594" w:rsidRDefault="0078118E" w:rsidP="0078118E">
                        <w:pPr>
                          <w:pStyle w:val="TableHeading3"/>
                          <w:rPr>
                            <w:lang w:eastAsia="en-GB"/>
                          </w:rPr>
                        </w:pPr>
                        <w:r w:rsidRPr="004A7594">
                          <w:rPr>
                            <w:lang w:eastAsia="en-GB"/>
                          </w:rPr>
                          <w:t>&lt;</w:t>
                        </w:r>
                        <w:r w:rsidRPr="004A7594">
                          <w:rPr>
                            <w:rFonts w:ascii="Calibri" w:hAnsi="Calibri" w:cs="Calibri"/>
                            <w:color w:val="444444"/>
                            <w:shd w:val="clear" w:color="auto" w:fill="FFFFFF"/>
                          </w:rPr>
                          <w:t>OdometerEndValue&gt; km</w:t>
                        </w:r>
                      </w:p>
                    </w:tc>
                  </w:tr>
                  <w:tr w:rsidR="0078118E" w:rsidRPr="004A7594" w14:paraId="2350DFB8" w14:textId="77777777" w:rsidTr="003B2059">
                    <w:trPr>
                      <w:trHeight w:val="283"/>
                    </w:trPr>
                    <w:tc>
                      <w:tcPr>
                        <w:tcW w:w="2559" w:type="dxa"/>
                        <w:tcPrChange w:id="5826" w:author="Sue Simnor (EXT Idiom)" w:date="2024-08-07T11:30:00Z" w16du:dateUtc="2024-08-07T01:30:00Z">
                          <w:tcPr>
                            <w:tcW w:w="2995" w:type="dxa"/>
                            <w:gridSpan w:val="2"/>
                          </w:tcPr>
                        </w:tcPrChange>
                      </w:tcPr>
                      <w:p w14:paraId="5C7627AC" w14:textId="233951C7" w:rsidR="0078118E" w:rsidRPr="0070367D" w:rsidRDefault="0078118E" w:rsidP="0078118E">
                        <w:pPr>
                          <w:pStyle w:val="TableHeading3"/>
                          <w:rPr>
                            <w:highlight w:val="cyan"/>
                            <w:lang w:eastAsia="en-GB"/>
                            <w:rPrChange w:id="5827" w:author="Sue Simnor (EXT Idiom)" w:date="2024-08-13T18:05:00Z" w16du:dateUtc="2024-08-13T08:05:00Z">
                              <w:rPr>
                                <w:lang w:eastAsia="en-GB"/>
                              </w:rPr>
                            </w:rPrChange>
                          </w:rPr>
                        </w:pPr>
                        <w:commentRangeStart w:id="5828"/>
                        <w:commentRangeStart w:id="5829"/>
                        <w:r w:rsidRPr="0070367D">
                          <w:rPr>
                            <w:highlight w:val="cyan"/>
                            <w:lang w:eastAsia="en-GB"/>
                            <w:rPrChange w:id="5830" w:author="Sue Simnor (EXT Idiom)" w:date="2024-08-13T18:05:00Z" w16du:dateUtc="2024-08-13T08:05:00Z">
                              <w:rPr>
                                <w:lang w:eastAsia="en-GB"/>
                              </w:rPr>
                            </w:rPrChange>
                          </w:rPr>
                          <w:t>No. of kilometres selected:</w:t>
                        </w:r>
                        <w:commentRangeEnd w:id="5828"/>
                        <w:r w:rsidRPr="0070367D">
                          <w:rPr>
                            <w:rStyle w:val="CommentReference"/>
                            <w:sz w:val="20"/>
                            <w:szCs w:val="24"/>
                            <w:highlight w:val="cyan"/>
                            <w:lang w:eastAsia="en-GB"/>
                            <w:rPrChange w:id="5831" w:author="Sue Simnor (EXT Idiom)" w:date="2024-08-13T18:05:00Z" w16du:dateUtc="2024-08-13T08:05:00Z">
                              <w:rPr>
                                <w:rStyle w:val="CommentReference"/>
                                <w:sz w:val="20"/>
                                <w:szCs w:val="24"/>
                                <w:lang w:eastAsia="en-GB"/>
                              </w:rPr>
                            </w:rPrChange>
                          </w:rPr>
                          <w:commentReference w:id="5828"/>
                        </w:r>
                        <w:commentRangeEnd w:id="5829"/>
                        <w:r w:rsidRPr="0070367D">
                          <w:rPr>
                            <w:rStyle w:val="CommentReference"/>
                            <w:sz w:val="20"/>
                            <w:szCs w:val="24"/>
                            <w:highlight w:val="cyan"/>
                            <w:lang w:eastAsia="en-GB"/>
                            <w:rPrChange w:id="5832" w:author="Sue Simnor (EXT Idiom)" w:date="2024-08-13T18:05:00Z" w16du:dateUtc="2024-08-13T08:05:00Z">
                              <w:rPr>
                                <w:rStyle w:val="CommentReference"/>
                                <w:sz w:val="20"/>
                                <w:szCs w:val="24"/>
                                <w:lang w:eastAsia="en-GB"/>
                              </w:rPr>
                            </w:rPrChange>
                          </w:rPr>
                          <w:commentReference w:id="5829"/>
                        </w:r>
                      </w:p>
                    </w:tc>
                    <w:tc>
                      <w:tcPr>
                        <w:tcW w:w="2560" w:type="dxa"/>
                        <w:tcPrChange w:id="5833" w:author="Sue Simnor (EXT Idiom)" w:date="2024-08-07T11:30:00Z" w16du:dateUtc="2024-08-07T01:30:00Z">
                          <w:tcPr>
                            <w:tcW w:w="2996" w:type="dxa"/>
                            <w:gridSpan w:val="2"/>
                          </w:tcPr>
                        </w:tcPrChange>
                      </w:tcPr>
                      <w:p w14:paraId="3BDCDE81" w14:textId="3452DCC5" w:rsidR="0078118E" w:rsidRPr="0070367D" w:rsidRDefault="0078118E" w:rsidP="0078118E">
                        <w:pPr>
                          <w:pStyle w:val="TableHeading3"/>
                          <w:rPr>
                            <w:rFonts w:asciiTheme="minorHAnsi" w:hAnsiTheme="minorHAnsi" w:cstheme="minorHAnsi"/>
                            <w:highlight w:val="cyan"/>
                            <w:lang w:eastAsia="en-GB"/>
                            <w:rPrChange w:id="5834" w:author="Sue Simnor (EXT Idiom)" w:date="2024-08-13T18:05:00Z" w16du:dateUtc="2024-08-13T08:05:00Z">
                              <w:rPr>
                                <w:rFonts w:asciiTheme="minorHAnsi" w:hAnsiTheme="minorHAnsi" w:cstheme="minorHAnsi"/>
                                <w:lang w:eastAsia="en-GB"/>
                              </w:rPr>
                            </w:rPrChange>
                          </w:rPr>
                        </w:pPr>
                        <w:r w:rsidRPr="0070367D">
                          <w:rPr>
                            <w:rFonts w:asciiTheme="minorHAnsi" w:hAnsiTheme="minorHAnsi" w:cstheme="minorHAnsi"/>
                            <w:highlight w:val="cyan"/>
                            <w:lang w:eastAsia="en-GB"/>
                            <w:rPrChange w:id="5835" w:author="Sue Simnor (EXT Idiom)" w:date="2024-08-13T18:05:00Z" w16du:dateUtc="2024-08-13T08:05:00Z">
                              <w:rPr>
                                <w:rFonts w:asciiTheme="minorHAnsi" w:hAnsiTheme="minorHAnsi" w:cstheme="minorHAnsi"/>
                                <w:lang w:eastAsia="en-GB"/>
                              </w:rPr>
                            </w:rPrChange>
                          </w:rPr>
                          <w:t>Not recorded</w:t>
                        </w:r>
                      </w:p>
                    </w:tc>
                  </w:tr>
                </w:tbl>
                <w:p w14:paraId="70A35C0D" w14:textId="27553AA1" w:rsidR="0078118E" w:rsidRPr="004A7594" w:rsidRDefault="0078118E" w:rsidP="0078118E">
                  <w:pPr>
                    <w:tabs>
                      <w:tab w:val="left" w:pos="774"/>
                    </w:tabs>
                    <w:rPr>
                      <w:rFonts w:asciiTheme="minorHAnsi" w:eastAsia="Times New Roman" w:hAnsiTheme="minorHAnsi" w:cstheme="minorHAnsi"/>
                      <w:kern w:val="0"/>
                      <w:sz w:val="20"/>
                      <w:szCs w:val="20"/>
                      <w:lang w:eastAsia="en-GB"/>
                      <w14:ligatures w14:val="none"/>
                    </w:rPr>
                  </w:pPr>
                </w:p>
              </w:tc>
            </w:tr>
          </w:tbl>
          <w:p w14:paraId="3DF2049D" w14:textId="06EB1501" w:rsidR="00EE6AC0" w:rsidRPr="004A7594" w:rsidRDefault="00EE6AC0" w:rsidP="0071617E">
            <w:pPr>
              <w:pStyle w:val="TableHeading2"/>
              <w:rPr>
                <w:b w:val="0"/>
                <w:bCs w:val="0"/>
                <w:sz w:val="20"/>
                <w:szCs w:val="20"/>
              </w:rPr>
            </w:pPr>
          </w:p>
          <w:p w14:paraId="29FA62E9" w14:textId="0391790B" w:rsidR="00EE6AC0" w:rsidRPr="004A7594" w:rsidRDefault="00EE6AC0" w:rsidP="0071617E">
            <w:pPr>
              <w:pStyle w:val="TableHeading2"/>
              <w:rPr>
                <w:b w:val="0"/>
                <w:bCs w:val="0"/>
                <w:sz w:val="20"/>
                <w:szCs w:val="20"/>
              </w:rPr>
            </w:pPr>
          </w:p>
          <w:p w14:paraId="7DED6A76" w14:textId="7EDD5EE1" w:rsidR="00EE6AC0" w:rsidRPr="004A7594" w:rsidRDefault="00EE6AC0" w:rsidP="0071617E">
            <w:pPr>
              <w:pStyle w:val="TableHeading2"/>
              <w:rPr>
                <w:b w:val="0"/>
                <w:bCs w:val="0"/>
                <w:sz w:val="20"/>
                <w:szCs w:val="20"/>
              </w:rPr>
            </w:pPr>
          </w:p>
          <w:p w14:paraId="733A1F91" w14:textId="0D8DCD4F" w:rsidR="00EE6AC0" w:rsidRPr="004A7594" w:rsidRDefault="00EE6AC0" w:rsidP="0071617E">
            <w:pPr>
              <w:pStyle w:val="TableHeading2"/>
              <w:rPr>
                <w:b w:val="0"/>
                <w:bCs w:val="0"/>
                <w:sz w:val="20"/>
                <w:szCs w:val="20"/>
              </w:rPr>
            </w:pPr>
          </w:p>
        </w:tc>
        <w:tc>
          <w:tcPr>
            <w:tcW w:w="1985" w:type="dxa"/>
          </w:tcPr>
          <w:p w14:paraId="453FAFE7" w14:textId="2A3C00FE" w:rsidR="00EE6AC0" w:rsidRPr="004A7594" w:rsidRDefault="69B36922" w:rsidP="00E6571E">
            <w:pPr>
              <w:tabs>
                <w:tab w:val="left" w:pos="774"/>
              </w:tabs>
              <w:rPr>
                <w:rFonts w:ascii="Calibri" w:hAnsi="Calibri" w:cs="Calibri"/>
                <w:sz w:val="18"/>
                <w:szCs w:val="18"/>
              </w:rPr>
            </w:pPr>
            <w:r w:rsidRPr="004A7594">
              <w:rPr>
                <w:rFonts w:asciiTheme="minorHAnsi" w:hAnsiTheme="minorHAnsi"/>
                <w:b/>
                <w:bCs/>
                <w:sz w:val="18"/>
                <w:szCs w:val="18"/>
              </w:rPr>
              <w:t xml:space="preserve">IF </w:t>
            </w:r>
            <w:r w:rsidRPr="004A7594">
              <w:rPr>
                <w:rFonts w:ascii="Calibri" w:hAnsi="Calibri" w:cs="Calibri"/>
                <w:sz w:val="18"/>
                <w:szCs w:val="18"/>
              </w:rPr>
              <w:t>&lt;</w:t>
            </w:r>
            <w:r w:rsidR="0C5D70D0" w:rsidRPr="004A7594">
              <w:rPr>
                <w:rFonts w:ascii="Calibri" w:hAnsi="Calibri" w:cs="Calibri"/>
                <w:b/>
                <w:bCs/>
                <w:sz w:val="18"/>
                <w:szCs w:val="18"/>
              </w:rPr>
              <w:t>VehicleCoverTypeCode</w:t>
            </w:r>
            <w:r w:rsidRPr="004A7594">
              <w:rPr>
                <w:rFonts w:ascii="Calibri" w:hAnsi="Calibri" w:cs="Calibri"/>
                <w:b/>
                <w:bCs/>
                <w:sz w:val="18"/>
                <w:szCs w:val="18"/>
              </w:rPr>
              <w:t>&gt;</w:t>
            </w:r>
            <w:r w:rsidRPr="004A7594">
              <w:rPr>
                <w:rFonts w:ascii="Calibri" w:hAnsi="Calibri" w:cs="Calibri"/>
                <w:sz w:val="18"/>
                <w:szCs w:val="18"/>
              </w:rPr>
              <w:t xml:space="preserve"> = “</w:t>
            </w:r>
            <w:r w:rsidR="4EBDF475" w:rsidRPr="004A7594">
              <w:rPr>
                <w:rFonts w:ascii="Calibri" w:hAnsi="Calibri" w:cs="Calibri"/>
                <w:sz w:val="18"/>
                <w:szCs w:val="18"/>
              </w:rPr>
              <w:t>2|Payasyoudrive</w:t>
            </w:r>
            <w:r w:rsidRPr="004A7594">
              <w:rPr>
                <w:rFonts w:ascii="Calibri" w:hAnsi="Calibri" w:cs="Calibri"/>
                <w:sz w:val="18"/>
                <w:szCs w:val="18"/>
              </w:rPr>
              <w:t xml:space="preserve">” </w:t>
            </w:r>
            <w:r w:rsidRPr="004A7594">
              <w:rPr>
                <w:rFonts w:ascii="Calibri" w:hAnsi="Calibri" w:cs="Calibri"/>
                <w:b/>
                <w:bCs/>
                <w:sz w:val="18"/>
                <w:szCs w:val="18"/>
              </w:rPr>
              <w:t>AND</w:t>
            </w:r>
            <w:r w:rsidRPr="004A7594">
              <w:rPr>
                <w:rFonts w:ascii="Calibri" w:hAnsi="Calibri" w:cs="Calibri"/>
                <w:sz w:val="18"/>
                <w:szCs w:val="18"/>
              </w:rPr>
              <w:t xml:space="preserve"> </w:t>
            </w:r>
            <w:r w:rsidR="1712A848" w:rsidRPr="004A7594">
              <w:rPr>
                <w:rFonts w:ascii="Calibri" w:hAnsi="Calibri" w:cs="Calibri"/>
                <w:sz w:val="18"/>
                <w:szCs w:val="18"/>
              </w:rPr>
              <w:t>&lt;DocumentSubType&gt;</w:t>
            </w:r>
            <w:r w:rsidRPr="004A7594">
              <w:rPr>
                <w:rFonts w:ascii="Calibri" w:hAnsi="Calibri" w:cs="Calibri"/>
                <w:sz w:val="18"/>
                <w:szCs w:val="18"/>
              </w:rPr>
              <w:t xml:space="preserve"> = “New Business” </w:t>
            </w:r>
            <w:r w:rsidRPr="004A7594">
              <w:rPr>
                <w:rFonts w:ascii="Calibri" w:hAnsi="Calibri" w:cs="Calibri"/>
                <w:b/>
                <w:bCs/>
                <w:sz w:val="18"/>
                <w:szCs w:val="18"/>
              </w:rPr>
              <w:t>OR</w:t>
            </w:r>
            <w:r w:rsidRPr="004A7594">
              <w:rPr>
                <w:rFonts w:ascii="Calibri" w:hAnsi="Calibri" w:cs="Calibri"/>
                <w:sz w:val="18"/>
                <w:szCs w:val="18"/>
              </w:rPr>
              <w:t xml:space="preserve"> </w:t>
            </w:r>
            <w:commentRangeStart w:id="5836"/>
            <w:commentRangeStart w:id="5837"/>
            <w:commentRangeStart w:id="5838"/>
            <w:commentRangeStart w:id="5839"/>
            <w:commentRangeStart w:id="5840"/>
            <w:r w:rsidRPr="004A7594">
              <w:rPr>
                <w:rFonts w:ascii="Calibri" w:hAnsi="Calibri" w:cs="Calibri"/>
                <w:sz w:val="18"/>
                <w:szCs w:val="18"/>
              </w:rPr>
              <w:t>“</w:t>
            </w:r>
            <w:r w:rsidR="70D2BC2C" w:rsidRPr="004A7594">
              <w:rPr>
                <w:rFonts w:ascii="Calibri" w:hAnsi="Calibri" w:cs="Calibri"/>
                <w:sz w:val="18"/>
                <w:szCs w:val="18"/>
              </w:rPr>
              <w:t>Renewal</w:t>
            </w:r>
            <w:r w:rsidRPr="004A7594">
              <w:rPr>
                <w:rFonts w:ascii="Calibri" w:hAnsi="Calibri" w:cs="Calibri"/>
                <w:sz w:val="18"/>
                <w:szCs w:val="18"/>
              </w:rPr>
              <w:t>”</w:t>
            </w:r>
            <w:commentRangeEnd w:id="5836"/>
            <w:r w:rsidR="2B8F68CF" w:rsidRPr="004A7594">
              <w:rPr>
                <w:rStyle w:val="CommentReference"/>
                <w:rFonts w:ascii="Calibri" w:hAnsi="Calibri" w:cs="Calibri"/>
                <w:sz w:val="18"/>
                <w:szCs w:val="18"/>
              </w:rPr>
              <w:commentReference w:id="5836"/>
            </w:r>
            <w:commentRangeEnd w:id="5837"/>
            <w:r w:rsidR="2B8F68CF" w:rsidRPr="004A7594">
              <w:rPr>
                <w:rStyle w:val="CommentReference"/>
                <w:rFonts w:ascii="Calibri" w:hAnsi="Calibri" w:cs="Calibri"/>
                <w:sz w:val="18"/>
                <w:szCs w:val="18"/>
              </w:rPr>
              <w:commentReference w:id="5837"/>
            </w:r>
            <w:commentRangeEnd w:id="5838"/>
            <w:r w:rsidR="2B8F68CF" w:rsidRPr="004A7594">
              <w:rPr>
                <w:rStyle w:val="CommentReference"/>
                <w:rFonts w:ascii="Calibri" w:hAnsi="Calibri" w:cs="Calibri"/>
                <w:sz w:val="18"/>
                <w:szCs w:val="18"/>
              </w:rPr>
              <w:commentReference w:id="5838"/>
            </w:r>
            <w:commentRangeEnd w:id="5839"/>
            <w:r w:rsidR="2B8F68CF" w:rsidRPr="004A7594">
              <w:rPr>
                <w:rStyle w:val="CommentReference"/>
                <w:rFonts w:ascii="Calibri" w:hAnsi="Calibri" w:cs="Calibri"/>
                <w:sz w:val="18"/>
                <w:szCs w:val="18"/>
              </w:rPr>
              <w:commentReference w:id="5839"/>
            </w:r>
            <w:commentRangeEnd w:id="5840"/>
            <w:r w:rsidR="2B8F68CF" w:rsidRPr="004A7594">
              <w:rPr>
                <w:rStyle w:val="CommentReference"/>
                <w:rFonts w:ascii="Calibri" w:hAnsi="Calibri" w:cs="Calibri"/>
                <w:sz w:val="18"/>
                <w:szCs w:val="18"/>
              </w:rPr>
              <w:commentReference w:id="5840"/>
            </w:r>
          </w:p>
          <w:p w14:paraId="723914C0" w14:textId="600A7A02" w:rsidR="00EE6AC0" w:rsidRPr="004A7594" w:rsidRDefault="771E032E" w:rsidP="414F30D5">
            <w:pPr>
              <w:tabs>
                <w:tab w:val="left" w:pos="774"/>
              </w:tabs>
              <w:rPr>
                <w:rFonts w:ascii="Calibri" w:hAnsi="Calibri" w:cs="Calibri"/>
                <w:sz w:val="18"/>
                <w:szCs w:val="18"/>
              </w:rPr>
            </w:pPr>
            <w:r w:rsidRPr="004A7594">
              <w:rPr>
                <w:rFonts w:ascii="Calibri" w:hAnsi="Calibri" w:cs="Calibri"/>
                <w:b/>
                <w:bCs/>
                <w:sz w:val="18"/>
                <w:szCs w:val="18"/>
              </w:rPr>
              <w:t>AND</w:t>
            </w:r>
            <w:r w:rsidRPr="004A7594">
              <w:rPr>
                <w:rFonts w:ascii="Calibri" w:hAnsi="Calibri" w:cs="Calibri"/>
                <w:sz w:val="18"/>
                <w:szCs w:val="18"/>
              </w:rPr>
              <w:t xml:space="preserve"> </w:t>
            </w:r>
            <w:r w:rsidRPr="00D969E5">
              <w:rPr>
                <w:rFonts w:ascii="Calibri" w:hAnsi="Calibri" w:cs="Calibri"/>
                <w:b/>
                <w:bCs/>
                <w:sz w:val="18"/>
                <w:szCs w:val="18"/>
              </w:rPr>
              <w:t>&lt;</w:t>
            </w:r>
            <w:r w:rsidR="3512C7EF" w:rsidRPr="00D969E5">
              <w:rPr>
                <w:rFonts w:ascii="Calibri" w:hAnsi="Calibri" w:cs="Calibri"/>
                <w:b/>
                <w:bCs/>
                <w:sz w:val="18"/>
                <w:szCs w:val="18"/>
              </w:rPr>
              <w:t>NonPAYDSwitchToPAYD</w:t>
            </w:r>
            <w:r w:rsidRPr="00D969E5">
              <w:rPr>
                <w:rFonts w:ascii="Calibri" w:hAnsi="Calibri" w:cs="Calibri"/>
                <w:b/>
                <w:bCs/>
                <w:sz w:val="18"/>
                <w:szCs w:val="18"/>
              </w:rPr>
              <w:t>&gt;=</w:t>
            </w:r>
            <w:r w:rsidRPr="00D969E5">
              <w:rPr>
                <w:rFonts w:ascii="Calibri" w:hAnsi="Calibri" w:cs="Calibri"/>
                <w:sz w:val="18"/>
                <w:szCs w:val="18"/>
              </w:rPr>
              <w:t xml:space="preserve"> </w:t>
            </w:r>
            <w:del w:id="5841" w:author="Sue Simnor (EXT Idiom)" w:date="2024-08-28T09:26:00Z" w16du:dateUtc="2024-08-27T23:26:00Z">
              <w:r w:rsidRPr="00D969E5" w:rsidDel="00413138">
                <w:rPr>
                  <w:rFonts w:ascii="Calibri" w:hAnsi="Calibri" w:cs="Calibri"/>
                  <w:sz w:val="18"/>
                  <w:szCs w:val="18"/>
                </w:rPr>
                <w:delText xml:space="preserve">True </w:delText>
              </w:r>
            </w:del>
            <w:ins w:id="5842" w:author="Sue Simnor (EXT Idiom)" w:date="2024-08-28T09:26:00Z" w16du:dateUtc="2024-08-27T23:26:00Z">
              <w:r w:rsidR="00413138" w:rsidRPr="00D969E5">
                <w:rPr>
                  <w:rFonts w:ascii="Calibri" w:hAnsi="Calibri" w:cs="Calibri"/>
                  <w:sz w:val="18"/>
                  <w:szCs w:val="18"/>
                </w:rPr>
                <w:t xml:space="preserve">‘1’ </w:t>
              </w:r>
            </w:ins>
            <w:r w:rsidRPr="00D969E5">
              <w:rPr>
                <w:rFonts w:ascii="Calibri" w:hAnsi="Calibri" w:cs="Calibri"/>
                <w:b/>
                <w:bCs/>
                <w:sz w:val="18"/>
                <w:szCs w:val="18"/>
              </w:rPr>
              <w:t>THEN</w:t>
            </w:r>
            <w:r w:rsidRPr="00D969E5">
              <w:rPr>
                <w:rFonts w:ascii="Calibri" w:hAnsi="Calibri" w:cs="Calibri"/>
                <w:sz w:val="18"/>
                <w:szCs w:val="18"/>
              </w:rPr>
              <w:t xml:space="preserve"> display</w:t>
            </w:r>
          </w:p>
          <w:p w14:paraId="3D7162DE" w14:textId="445A6E91" w:rsidR="00FD314B" w:rsidRPr="004A7594" w:rsidRDefault="00FD314B" w:rsidP="414F30D5">
            <w:pPr>
              <w:tabs>
                <w:tab w:val="left" w:pos="774"/>
              </w:tabs>
              <w:rPr>
                <w:rFonts w:asciiTheme="minorHAnsi" w:hAnsiTheme="minorHAnsi"/>
                <w:b/>
                <w:bCs/>
                <w:sz w:val="18"/>
                <w:szCs w:val="18"/>
              </w:rPr>
            </w:pPr>
          </w:p>
          <w:p w14:paraId="2DA38DBA" w14:textId="4F6A2443" w:rsidR="00A633CE" w:rsidRPr="004A7594" w:rsidRDefault="00A633CE" w:rsidP="414F30D5">
            <w:pPr>
              <w:tabs>
                <w:tab w:val="left" w:pos="774"/>
              </w:tabs>
              <w:rPr>
                <w:rFonts w:asciiTheme="minorHAnsi" w:hAnsiTheme="minorHAnsi"/>
                <w:b/>
                <w:bCs/>
                <w:sz w:val="18"/>
                <w:szCs w:val="18"/>
                <w:u w:val="single"/>
              </w:rPr>
            </w:pPr>
            <w:r w:rsidRPr="004A7594">
              <w:rPr>
                <w:rFonts w:asciiTheme="minorHAnsi" w:hAnsiTheme="minorHAnsi"/>
                <w:b/>
                <w:bCs/>
                <w:sz w:val="18"/>
                <w:szCs w:val="18"/>
                <w:u w:val="single"/>
              </w:rPr>
              <w:t>Logic for</w:t>
            </w:r>
          </w:p>
          <w:p w14:paraId="64D32A22" w14:textId="6E430A8F" w:rsidR="00E973B3" w:rsidRPr="004A7594" w:rsidRDefault="00E973B3" w:rsidP="414F30D5">
            <w:pPr>
              <w:tabs>
                <w:tab w:val="left" w:pos="774"/>
              </w:tabs>
              <w:rPr>
                <w:rFonts w:asciiTheme="minorHAnsi" w:hAnsiTheme="minorHAnsi"/>
                <w:b/>
                <w:bCs/>
                <w:sz w:val="18"/>
                <w:szCs w:val="18"/>
              </w:rPr>
            </w:pPr>
            <w:r w:rsidRPr="004A7594">
              <w:rPr>
                <w:rFonts w:asciiTheme="minorHAnsi" w:hAnsiTheme="minorHAnsi"/>
                <w:b/>
                <w:bCs/>
                <w:sz w:val="18"/>
                <w:szCs w:val="18"/>
              </w:rPr>
              <w:t>No. of kilometres selected:</w:t>
            </w:r>
          </w:p>
          <w:p w14:paraId="052715DE" w14:textId="1CF8F2B5" w:rsidR="00E973B3" w:rsidRPr="004A7594" w:rsidRDefault="00E973B3" w:rsidP="414F30D5">
            <w:pPr>
              <w:tabs>
                <w:tab w:val="left" w:pos="774"/>
              </w:tabs>
              <w:rPr>
                <w:rFonts w:asciiTheme="minorHAnsi" w:hAnsiTheme="minorHAnsi"/>
                <w:b/>
                <w:bCs/>
                <w:sz w:val="18"/>
                <w:szCs w:val="18"/>
              </w:rPr>
            </w:pPr>
          </w:p>
          <w:p w14:paraId="5656A663" w14:textId="7C553734" w:rsidR="00E973B3" w:rsidRPr="001C62D9" w:rsidRDefault="00453C34" w:rsidP="414F30D5">
            <w:pPr>
              <w:tabs>
                <w:tab w:val="left" w:pos="774"/>
              </w:tabs>
              <w:rPr>
                <w:rFonts w:asciiTheme="minorHAnsi" w:hAnsiTheme="minorHAnsi"/>
                <w:b/>
                <w:bCs/>
                <w:sz w:val="18"/>
                <w:szCs w:val="18"/>
                <w:highlight w:val="cyan"/>
                <w:rPrChange w:id="5843" w:author="Sue Simnor (EXT Idiom)" w:date="2024-08-13T18:06:00Z" w16du:dateUtc="2024-08-13T08:06:00Z">
                  <w:rPr>
                    <w:rFonts w:asciiTheme="minorHAnsi" w:hAnsiTheme="minorHAnsi"/>
                    <w:b/>
                    <w:bCs/>
                    <w:sz w:val="18"/>
                    <w:szCs w:val="18"/>
                  </w:rPr>
                </w:rPrChange>
              </w:rPr>
            </w:pPr>
            <w:r w:rsidRPr="001C62D9">
              <w:rPr>
                <w:rFonts w:asciiTheme="minorHAnsi" w:hAnsiTheme="minorHAnsi"/>
                <w:b/>
                <w:bCs/>
                <w:sz w:val="18"/>
                <w:szCs w:val="18"/>
                <w:highlight w:val="cyan"/>
                <w:rPrChange w:id="5844" w:author="Sue Simnor (EXT Idiom)" w:date="2024-08-13T18:06:00Z" w16du:dateUtc="2024-08-13T08:06:00Z">
                  <w:rPr>
                    <w:rFonts w:asciiTheme="minorHAnsi" w:hAnsiTheme="minorHAnsi"/>
                    <w:b/>
                    <w:bCs/>
                    <w:sz w:val="18"/>
                    <w:szCs w:val="18"/>
                  </w:rPr>
                </w:rPrChange>
              </w:rPr>
              <w:t>IF</w:t>
            </w:r>
          </w:p>
          <w:p w14:paraId="2676A582" w14:textId="15864D3B" w:rsidR="00453C34" w:rsidRPr="001C62D9" w:rsidRDefault="00453C34" w:rsidP="414F30D5">
            <w:pPr>
              <w:tabs>
                <w:tab w:val="left" w:pos="774"/>
              </w:tabs>
              <w:rPr>
                <w:rFonts w:asciiTheme="minorHAnsi" w:hAnsiTheme="minorHAnsi"/>
                <w:sz w:val="18"/>
                <w:szCs w:val="18"/>
                <w:highlight w:val="cyan"/>
                <w:rPrChange w:id="5845" w:author="Sue Simnor (EXT Idiom)" w:date="2024-08-13T18:06:00Z" w16du:dateUtc="2024-08-13T08:06:00Z">
                  <w:rPr>
                    <w:rFonts w:asciiTheme="minorHAnsi" w:hAnsiTheme="minorHAnsi"/>
                    <w:sz w:val="18"/>
                    <w:szCs w:val="18"/>
                  </w:rPr>
                </w:rPrChange>
              </w:rPr>
            </w:pPr>
            <w:r w:rsidRPr="001C62D9">
              <w:rPr>
                <w:rFonts w:asciiTheme="minorHAnsi" w:hAnsiTheme="minorHAnsi"/>
                <w:sz w:val="18"/>
                <w:szCs w:val="18"/>
                <w:highlight w:val="cyan"/>
                <w:rPrChange w:id="5846" w:author="Sue Simnor (EXT Idiom)" w:date="2024-08-13T18:06:00Z" w16du:dateUtc="2024-08-13T08:06:00Z">
                  <w:rPr>
                    <w:rFonts w:asciiTheme="minorHAnsi" w:hAnsiTheme="minorHAnsi"/>
                    <w:sz w:val="18"/>
                    <w:szCs w:val="18"/>
                  </w:rPr>
                </w:rPrChange>
              </w:rPr>
              <w:t xml:space="preserve">&lt;VehicleDistanceCode&gt; = </w:t>
            </w:r>
            <w:r w:rsidR="00AE3923" w:rsidRPr="001C62D9">
              <w:rPr>
                <w:rFonts w:asciiTheme="minorHAnsi" w:hAnsiTheme="minorHAnsi"/>
                <w:sz w:val="18"/>
                <w:szCs w:val="18"/>
                <w:highlight w:val="cyan"/>
                <w:rPrChange w:id="5847" w:author="Sue Simnor (EXT Idiom)" w:date="2024-08-13T18:06:00Z" w16du:dateUtc="2024-08-13T08:06:00Z">
                  <w:rPr>
                    <w:rFonts w:asciiTheme="minorHAnsi" w:hAnsiTheme="minorHAnsi"/>
                    <w:sz w:val="18"/>
                    <w:szCs w:val="18"/>
                  </w:rPr>
                </w:rPrChange>
              </w:rPr>
              <w:t>“</w:t>
            </w:r>
            <w:r w:rsidR="00E57152" w:rsidRPr="001C62D9">
              <w:rPr>
                <w:rFonts w:asciiTheme="minorHAnsi" w:hAnsiTheme="minorHAnsi"/>
                <w:sz w:val="18"/>
                <w:szCs w:val="18"/>
                <w:highlight w:val="cyan"/>
                <w:rPrChange w:id="5848" w:author="Sue Simnor (EXT Idiom)" w:date="2024-08-13T18:06:00Z" w16du:dateUtc="2024-08-13T08:06:00Z">
                  <w:rPr>
                    <w:rFonts w:asciiTheme="minorHAnsi" w:hAnsiTheme="minorHAnsi"/>
                    <w:sz w:val="18"/>
                    <w:szCs w:val="18"/>
                  </w:rPr>
                </w:rPrChange>
              </w:rPr>
              <w:t>27|-9999</w:t>
            </w:r>
            <w:r w:rsidR="00AE3923" w:rsidRPr="001C62D9">
              <w:rPr>
                <w:rFonts w:asciiTheme="minorHAnsi" w:hAnsiTheme="minorHAnsi"/>
                <w:sz w:val="18"/>
                <w:szCs w:val="18"/>
                <w:highlight w:val="cyan"/>
                <w:rPrChange w:id="5849" w:author="Sue Simnor (EXT Idiom)" w:date="2024-08-13T18:06:00Z" w16du:dateUtc="2024-08-13T08:06:00Z">
                  <w:rPr>
                    <w:rFonts w:asciiTheme="minorHAnsi" w:hAnsiTheme="minorHAnsi"/>
                    <w:sz w:val="18"/>
                    <w:szCs w:val="18"/>
                  </w:rPr>
                </w:rPrChange>
              </w:rPr>
              <w:t xml:space="preserve">” </w:t>
            </w:r>
          </w:p>
          <w:p w14:paraId="3783A5EF" w14:textId="133582AB" w:rsidR="00AE3923" w:rsidRPr="004A7594" w:rsidRDefault="00AE3923" w:rsidP="414F30D5">
            <w:pPr>
              <w:tabs>
                <w:tab w:val="left" w:pos="774"/>
              </w:tabs>
              <w:rPr>
                <w:rFonts w:asciiTheme="minorHAnsi" w:hAnsiTheme="minorHAnsi"/>
                <w:b/>
                <w:bCs/>
                <w:sz w:val="18"/>
                <w:szCs w:val="18"/>
              </w:rPr>
            </w:pPr>
            <w:r w:rsidRPr="001C62D9">
              <w:rPr>
                <w:rFonts w:asciiTheme="minorHAnsi" w:hAnsiTheme="minorHAnsi"/>
                <w:b/>
                <w:bCs/>
                <w:sz w:val="18"/>
                <w:szCs w:val="18"/>
                <w:highlight w:val="cyan"/>
                <w:rPrChange w:id="5850" w:author="Sue Simnor (EXT Idiom)" w:date="2024-08-13T18:06:00Z" w16du:dateUtc="2024-08-13T08:06:00Z">
                  <w:rPr>
                    <w:rFonts w:asciiTheme="minorHAnsi" w:hAnsiTheme="minorHAnsi"/>
                    <w:b/>
                    <w:bCs/>
                    <w:sz w:val="18"/>
                    <w:szCs w:val="18"/>
                  </w:rPr>
                </w:rPrChange>
              </w:rPr>
              <w:t xml:space="preserve">THEN </w:t>
            </w:r>
            <w:r w:rsidRPr="001C62D9">
              <w:rPr>
                <w:rFonts w:asciiTheme="minorHAnsi" w:hAnsiTheme="minorHAnsi"/>
                <w:sz w:val="18"/>
                <w:szCs w:val="18"/>
                <w:highlight w:val="cyan"/>
                <w:rPrChange w:id="5851" w:author="Sue Simnor (EXT Idiom)" w:date="2024-08-13T18:06:00Z" w16du:dateUtc="2024-08-13T08:06:00Z">
                  <w:rPr>
                    <w:rFonts w:asciiTheme="minorHAnsi" w:hAnsiTheme="minorHAnsi"/>
                    <w:sz w:val="18"/>
                    <w:szCs w:val="18"/>
                  </w:rPr>
                </w:rPrChange>
              </w:rPr>
              <w:t>display</w:t>
            </w:r>
            <w:r w:rsidRPr="001C62D9">
              <w:rPr>
                <w:rFonts w:asciiTheme="minorHAnsi" w:hAnsiTheme="minorHAnsi"/>
                <w:b/>
                <w:bCs/>
                <w:sz w:val="18"/>
                <w:szCs w:val="18"/>
                <w:highlight w:val="cyan"/>
                <w:rPrChange w:id="5852" w:author="Sue Simnor (EXT Idiom)" w:date="2024-08-13T18:06:00Z" w16du:dateUtc="2024-08-13T08:06:00Z">
                  <w:rPr>
                    <w:rFonts w:asciiTheme="minorHAnsi" w:hAnsiTheme="minorHAnsi"/>
                    <w:b/>
                    <w:bCs/>
                    <w:sz w:val="18"/>
                    <w:szCs w:val="18"/>
                  </w:rPr>
                </w:rPrChange>
              </w:rPr>
              <w:t xml:space="preserve"> “</w:t>
            </w:r>
            <w:r w:rsidR="002B7B67" w:rsidRPr="001C62D9">
              <w:rPr>
                <w:rFonts w:asciiTheme="minorHAnsi" w:hAnsiTheme="minorHAnsi"/>
                <w:b/>
                <w:bCs/>
                <w:sz w:val="18"/>
                <w:szCs w:val="18"/>
                <w:highlight w:val="cyan"/>
                <w:rPrChange w:id="5853" w:author="Sue Simnor (EXT Idiom)" w:date="2024-08-13T18:06:00Z" w16du:dateUtc="2024-08-13T08:06:00Z">
                  <w:rPr>
                    <w:rFonts w:asciiTheme="minorHAnsi" w:hAnsiTheme="minorHAnsi"/>
                    <w:b/>
                    <w:bCs/>
                    <w:sz w:val="18"/>
                    <w:szCs w:val="18"/>
                  </w:rPr>
                </w:rPrChange>
              </w:rPr>
              <w:t>Not recorded”</w:t>
            </w:r>
          </w:p>
          <w:p w14:paraId="7B76F681" w14:textId="3EC8FC73" w:rsidR="002B7B67" w:rsidRPr="004A7594" w:rsidRDefault="002B7B67" w:rsidP="414F30D5">
            <w:pPr>
              <w:tabs>
                <w:tab w:val="left" w:pos="774"/>
              </w:tabs>
              <w:rPr>
                <w:rFonts w:asciiTheme="minorHAnsi" w:hAnsiTheme="minorHAnsi"/>
                <w:b/>
                <w:bCs/>
                <w:sz w:val="18"/>
                <w:szCs w:val="18"/>
              </w:rPr>
            </w:pPr>
            <w:r w:rsidRPr="004A7594">
              <w:rPr>
                <w:rFonts w:asciiTheme="minorHAnsi" w:hAnsiTheme="minorHAnsi"/>
                <w:b/>
                <w:bCs/>
                <w:sz w:val="18"/>
                <w:szCs w:val="18"/>
              </w:rPr>
              <w:t>ELSEIF</w:t>
            </w:r>
          </w:p>
          <w:p w14:paraId="22751F62" w14:textId="01F5988A" w:rsidR="00A633CE" w:rsidRPr="004A7594" w:rsidRDefault="00A633CE" w:rsidP="00A633CE">
            <w:pPr>
              <w:tabs>
                <w:tab w:val="left" w:pos="774"/>
              </w:tabs>
              <w:rPr>
                <w:rFonts w:asciiTheme="minorHAnsi" w:hAnsiTheme="minorHAnsi"/>
                <w:sz w:val="18"/>
                <w:szCs w:val="18"/>
              </w:rPr>
            </w:pPr>
            <w:r w:rsidRPr="004A7594">
              <w:rPr>
                <w:rFonts w:asciiTheme="minorHAnsi" w:hAnsiTheme="minorHAnsi"/>
                <w:sz w:val="18"/>
                <w:szCs w:val="18"/>
              </w:rPr>
              <w:t>&lt;VehicleDistanceCode&gt; != “</w:t>
            </w:r>
            <w:r w:rsidR="00F13427" w:rsidRPr="004A7594">
              <w:rPr>
                <w:rFonts w:asciiTheme="minorHAnsi" w:hAnsiTheme="minorHAnsi"/>
                <w:sz w:val="18"/>
                <w:szCs w:val="18"/>
              </w:rPr>
              <w:t>27|-9999</w:t>
            </w:r>
            <w:r w:rsidRPr="004A7594">
              <w:rPr>
                <w:rFonts w:asciiTheme="minorHAnsi" w:hAnsiTheme="minorHAnsi"/>
                <w:sz w:val="18"/>
                <w:szCs w:val="18"/>
              </w:rPr>
              <w:t xml:space="preserve">” </w:t>
            </w:r>
          </w:p>
          <w:p w14:paraId="7640F781" w14:textId="2134FF2F" w:rsidR="002B7B67" w:rsidRPr="004A7594" w:rsidRDefault="00A633CE" w:rsidP="00A633CE">
            <w:pPr>
              <w:tabs>
                <w:tab w:val="left" w:pos="774"/>
              </w:tabs>
              <w:rPr>
                <w:rFonts w:asciiTheme="minorHAnsi" w:hAnsiTheme="minorHAnsi"/>
                <w:sz w:val="18"/>
                <w:szCs w:val="18"/>
              </w:rPr>
            </w:pPr>
            <w:r w:rsidRPr="004A7594">
              <w:rPr>
                <w:rFonts w:asciiTheme="minorHAnsi" w:hAnsiTheme="minorHAnsi"/>
                <w:b/>
                <w:bCs/>
                <w:sz w:val="18"/>
                <w:szCs w:val="18"/>
              </w:rPr>
              <w:t xml:space="preserve">THEN </w:t>
            </w:r>
            <w:r w:rsidRPr="004A7594">
              <w:rPr>
                <w:rFonts w:asciiTheme="minorHAnsi" w:hAnsiTheme="minorHAnsi"/>
                <w:sz w:val="18"/>
                <w:szCs w:val="18"/>
              </w:rPr>
              <w:t>display</w:t>
            </w:r>
          </w:p>
          <w:p w14:paraId="17DA0200" w14:textId="58605658" w:rsidR="00A633CE" w:rsidRPr="004A7594" w:rsidRDefault="00A633CE" w:rsidP="00A633CE">
            <w:pPr>
              <w:tabs>
                <w:tab w:val="left" w:pos="774"/>
              </w:tabs>
              <w:rPr>
                <w:rFonts w:asciiTheme="minorHAnsi" w:hAnsiTheme="minorHAnsi"/>
                <w:b/>
                <w:bCs/>
                <w:sz w:val="18"/>
                <w:szCs w:val="18"/>
              </w:rPr>
            </w:pPr>
            <w:r w:rsidRPr="004A7594">
              <w:rPr>
                <w:rFonts w:asciiTheme="minorHAnsi" w:hAnsiTheme="minorHAnsi"/>
                <w:b/>
                <w:bCs/>
                <w:sz w:val="18"/>
                <w:szCs w:val="18"/>
              </w:rPr>
              <w:t>&lt;VehicleDistanceDisplay&gt;</w:t>
            </w:r>
          </w:p>
        </w:tc>
        <w:tc>
          <w:tcPr>
            <w:tcW w:w="1701" w:type="dxa"/>
            <w:vMerge w:val="restart"/>
          </w:tcPr>
          <w:p w14:paraId="29AAF413" w14:textId="7F29B595" w:rsidR="00E07858" w:rsidRPr="004A7594" w:rsidRDefault="00E07858" w:rsidP="00E07858">
            <w:pPr>
              <w:spacing w:after="120"/>
              <w:rPr>
                <w:rFonts w:asciiTheme="minorHAnsi" w:hAnsiTheme="minorHAnsi" w:cstheme="minorHAnsi"/>
                <w:color w:val="000000"/>
                <w:sz w:val="18"/>
                <w:szCs w:val="18"/>
              </w:rPr>
            </w:pPr>
            <w:r w:rsidRPr="004A7594">
              <w:rPr>
                <w:rFonts w:asciiTheme="minorHAnsi" w:hAnsiTheme="minorHAnsi" w:cstheme="minorHAnsi"/>
                <w:color w:val="000000"/>
                <w:sz w:val="18"/>
                <w:szCs w:val="18"/>
              </w:rPr>
              <w:t>Column 1 text:</w:t>
            </w:r>
          </w:p>
          <w:p w14:paraId="1E6257A5" w14:textId="618834FB" w:rsidR="00E07858" w:rsidRPr="004A7594" w:rsidRDefault="00E07858" w:rsidP="00E07858">
            <w:pPr>
              <w:spacing w:after="120"/>
              <w:rPr>
                <w:rFonts w:asciiTheme="minorHAnsi" w:hAnsiTheme="minorHAnsi" w:cstheme="minorHAnsi"/>
                <w:color w:val="000000"/>
                <w:sz w:val="18"/>
                <w:szCs w:val="18"/>
              </w:rPr>
            </w:pPr>
            <w:r w:rsidRPr="004A7594">
              <w:rPr>
                <w:rFonts w:asciiTheme="minorHAnsi" w:hAnsiTheme="minorHAnsi" w:cstheme="minorHAnsi"/>
                <w:color w:val="000000"/>
                <w:sz w:val="18"/>
                <w:szCs w:val="18"/>
              </w:rPr>
              <w:t xml:space="preserve">Bodycopy_COI </w:t>
            </w:r>
          </w:p>
          <w:p w14:paraId="3DC90725" w14:textId="6D528DF2" w:rsidR="00E07858" w:rsidRPr="004A7594" w:rsidRDefault="00E07858" w:rsidP="00E07858">
            <w:pPr>
              <w:spacing w:after="120"/>
              <w:rPr>
                <w:rFonts w:asciiTheme="minorHAnsi" w:hAnsiTheme="minorHAnsi" w:cstheme="minorHAnsi"/>
                <w:color w:val="000000"/>
                <w:sz w:val="18"/>
                <w:szCs w:val="18"/>
              </w:rPr>
            </w:pPr>
            <w:r w:rsidRPr="004A7594">
              <w:rPr>
                <w:rFonts w:asciiTheme="minorHAnsi" w:hAnsiTheme="minorHAnsi" w:cstheme="minorHAnsi"/>
                <w:color w:val="000000"/>
                <w:sz w:val="18"/>
                <w:szCs w:val="18"/>
              </w:rPr>
              <w:t>Column 2 &amp; 3 text:</w:t>
            </w:r>
          </w:p>
          <w:p w14:paraId="500B1FBE" w14:textId="45608C02" w:rsidR="00E07858" w:rsidRPr="004A7594" w:rsidRDefault="00E07858" w:rsidP="00E07858">
            <w:pPr>
              <w:tabs>
                <w:tab w:val="left" w:pos="1800"/>
              </w:tabs>
              <w:rPr>
                <w:rFonts w:asciiTheme="minorHAnsi" w:hAnsiTheme="minorHAnsi" w:cstheme="minorHAnsi"/>
                <w:color w:val="000000"/>
                <w:sz w:val="18"/>
                <w:szCs w:val="18"/>
              </w:rPr>
            </w:pPr>
            <w:r w:rsidRPr="004A7594">
              <w:rPr>
                <w:rFonts w:asciiTheme="minorHAnsi" w:hAnsiTheme="minorHAnsi" w:cstheme="minorHAnsi"/>
                <w:color w:val="000000"/>
                <w:sz w:val="18"/>
                <w:szCs w:val="18"/>
              </w:rPr>
              <w:t>Table_Heading_3</w:t>
            </w:r>
          </w:p>
          <w:p w14:paraId="153DA35E" w14:textId="23E812D4" w:rsidR="00E07858" w:rsidRPr="004A7594" w:rsidRDefault="00E07858" w:rsidP="00E07858">
            <w:pPr>
              <w:tabs>
                <w:tab w:val="left" w:pos="1800"/>
              </w:tabs>
              <w:rPr>
                <w:rFonts w:asciiTheme="minorHAnsi" w:hAnsiTheme="minorHAnsi" w:cstheme="minorHAnsi"/>
                <w:color w:val="000000"/>
                <w:sz w:val="20"/>
                <w:szCs w:val="20"/>
              </w:rPr>
            </w:pPr>
          </w:p>
          <w:p w14:paraId="40303AFC" w14:textId="09C26000" w:rsidR="002411D0" w:rsidRPr="004A7594" w:rsidRDefault="002411D0" w:rsidP="002411D0">
            <w:pPr>
              <w:spacing w:after="120"/>
              <w:rPr>
                <w:rFonts w:asciiTheme="minorHAnsi" w:hAnsiTheme="minorHAnsi" w:cstheme="minorHAnsi"/>
                <w:color w:val="000000"/>
                <w:sz w:val="18"/>
                <w:szCs w:val="18"/>
              </w:rPr>
            </w:pPr>
            <w:r w:rsidRPr="004A7594">
              <w:rPr>
                <w:rFonts w:asciiTheme="minorHAnsi" w:hAnsiTheme="minorHAnsi" w:cstheme="minorHAnsi"/>
                <w:color w:val="000000"/>
                <w:sz w:val="18"/>
                <w:szCs w:val="18"/>
              </w:rPr>
              <w:t>Column 1 text:</w:t>
            </w:r>
          </w:p>
          <w:p w14:paraId="1553A08E" w14:textId="1ABD4D27" w:rsidR="002411D0" w:rsidRPr="004A7594" w:rsidRDefault="002411D0" w:rsidP="002411D0">
            <w:pPr>
              <w:spacing w:after="120"/>
              <w:rPr>
                <w:rFonts w:asciiTheme="minorHAnsi" w:hAnsiTheme="minorHAnsi" w:cstheme="minorHAnsi"/>
                <w:color w:val="000000"/>
                <w:sz w:val="18"/>
                <w:szCs w:val="18"/>
              </w:rPr>
            </w:pPr>
            <w:r w:rsidRPr="004A7594">
              <w:rPr>
                <w:rFonts w:asciiTheme="minorHAnsi" w:hAnsiTheme="minorHAnsi" w:cstheme="minorHAnsi"/>
                <w:color w:val="000000"/>
                <w:sz w:val="18"/>
                <w:szCs w:val="18"/>
              </w:rPr>
              <w:t xml:space="preserve">Bodycopy_COI </w:t>
            </w:r>
          </w:p>
          <w:p w14:paraId="4443143E" w14:textId="657D056C" w:rsidR="002411D0" w:rsidRPr="004A7594" w:rsidRDefault="002411D0" w:rsidP="002411D0">
            <w:pPr>
              <w:spacing w:after="120"/>
              <w:rPr>
                <w:rFonts w:asciiTheme="minorHAnsi" w:hAnsiTheme="minorHAnsi" w:cstheme="minorHAnsi"/>
                <w:color w:val="000000"/>
                <w:sz w:val="18"/>
                <w:szCs w:val="18"/>
              </w:rPr>
            </w:pPr>
            <w:r w:rsidRPr="004A7594">
              <w:rPr>
                <w:rFonts w:asciiTheme="minorHAnsi" w:hAnsiTheme="minorHAnsi" w:cstheme="minorHAnsi"/>
                <w:color w:val="000000"/>
                <w:sz w:val="18"/>
                <w:szCs w:val="18"/>
              </w:rPr>
              <w:t>Column 2 text:</w:t>
            </w:r>
          </w:p>
          <w:p w14:paraId="5C6C7240" w14:textId="7E8071E5" w:rsidR="002411D0" w:rsidRPr="004A7594" w:rsidRDefault="002411D0" w:rsidP="002411D0">
            <w:pPr>
              <w:tabs>
                <w:tab w:val="left" w:pos="1800"/>
              </w:tabs>
              <w:rPr>
                <w:rFonts w:asciiTheme="minorHAnsi" w:hAnsiTheme="minorHAnsi" w:cstheme="minorHAnsi"/>
                <w:color w:val="000000"/>
                <w:sz w:val="18"/>
                <w:szCs w:val="18"/>
              </w:rPr>
            </w:pPr>
            <w:r w:rsidRPr="004A7594">
              <w:rPr>
                <w:rFonts w:asciiTheme="minorHAnsi" w:hAnsiTheme="minorHAnsi" w:cstheme="minorHAnsi"/>
                <w:color w:val="000000"/>
                <w:sz w:val="18"/>
                <w:szCs w:val="18"/>
              </w:rPr>
              <w:t>Table_Heading_3</w:t>
            </w:r>
          </w:p>
          <w:p w14:paraId="556486BF" w14:textId="209E4CB6" w:rsidR="002411D0" w:rsidRPr="004A7594" w:rsidRDefault="002411D0" w:rsidP="00E07858">
            <w:pPr>
              <w:tabs>
                <w:tab w:val="left" w:pos="1800"/>
              </w:tabs>
              <w:rPr>
                <w:rFonts w:asciiTheme="minorHAnsi" w:hAnsiTheme="minorHAnsi" w:cstheme="minorHAnsi"/>
                <w:color w:val="000000"/>
                <w:sz w:val="20"/>
                <w:szCs w:val="20"/>
              </w:rPr>
            </w:pPr>
          </w:p>
          <w:p w14:paraId="4513D13D" w14:textId="73F1B8F5" w:rsidR="00E07858" w:rsidRPr="004A7594" w:rsidRDefault="00E07858" w:rsidP="00E07858">
            <w:pPr>
              <w:tabs>
                <w:tab w:val="left" w:pos="1800"/>
              </w:tabs>
              <w:rPr>
                <w:rFonts w:asciiTheme="minorHAnsi" w:hAnsiTheme="minorHAnsi" w:cstheme="minorHAnsi"/>
                <w:color w:val="000000"/>
                <w:sz w:val="20"/>
                <w:szCs w:val="20"/>
              </w:rPr>
            </w:pPr>
          </w:p>
          <w:p w14:paraId="5BD68A79" w14:textId="1B517CDA" w:rsidR="00E07858" w:rsidRPr="004A7594" w:rsidRDefault="00E07858" w:rsidP="00E07858">
            <w:pPr>
              <w:tabs>
                <w:tab w:val="left" w:pos="1800"/>
              </w:tabs>
              <w:rPr>
                <w:rFonts w:asciiTheme="minorHAnsi" w:hAnsiTheme="minorHAnsi" w:cstheme="minorHAnsi"/>
                <w:color w:val="000000"/>
                <w:sz w:val="20"/>
                <w:szCs w:val="20"/>
              </w:rPr>
            </w:pPr>
          </w:p>
          <w:p w14:paraId="032FA641" w14:textId="202F75C3" w:rsidR="00E07858" w:rsidRPr="004A7594" w:rsidRDefault="00E07858" w:rsidP="00E07858">
            <w:pPr>
              <w:tabs>
                <w:tab w:val="left" w:pos="1800"/>
              </w:tabs>
              <w:rPr>
                <w:rFonts w:asciiTheme="minorHAnsi" w:hAnsiTheme="minorHAnsi" w:cstheme="minorHAnsi"/>
                <w:color w:val="000000"/>
                <w:sz w:val="20"/>
                <w:szCs w:val="20"/>
              </w:rPr>
            </w:pPr>
          </w:p>
          <w:p w14:paraId="156516AF" w14:textId="57C58704" w:rsidR="00E07858" w:rsidRPr="004A7594" w:rsidRDefault="00E07858" w:rsidP="00E07858">
            <w:pPr>
              <w:tabs>
                <w:tab w:val="left" w:pos="1800"/>
              </w:tabs>
              <w:rPr>
                <w:rFonts w:asciiTheme="minorHAnsi" w:hAnsiTheme="minorHAnsi" w:cstheme="minorHAnsi"/>
                <w:color w:val="000000"/>
                <w:sz w:val="20"/>
                <w:szCs w:val="20"/>
              </w:rPr>
            </w:pPr>
          </w:p>
          <w:p w14:paraId="1592F3B1" w14:textId="4FD981BD" w:rsidR="00E07858" w:rsidRPr="004A7594" w:rsidRDefault="00E07858" w:rsidP="00E07858">
            <w:pPr>
              <w:tabs>
                <w:tab w:val="left" w:pos="1800"/>
              </w:tabs>
              <w:rPr>
                <w:rFonts w:asciiTheme="minorHAnsi" w:hAnsiTheme="minorHAnsi" w:cstheme="minorHAnsi"/>
                <w:color w:val="000000"/>
                <w:sz w:val="20"/>
                <w:szCs w:val="20"/>
              </w:rPr>
            </w:pPr>
          </w:p>
          <w:p w14:paraId="08AA814F" w14:textId="66530EF8" w:rsidR="00E07858" w:rsidRPr="004A7594" w:rsidRDefault="00E07858" w:rsidP="00E07858">
            <w:pPr>
              <w:tabs>
                <w:tab w:val="left" w:pos="1800"/>
              </w:tabs>
              <w:rPr>
                <w:rFonts w:asciiTheme="minorHAnsi" w:hAnsiTheme="minorHAnsi" w:cstheme="minorHAnsi"/>
                <w:color w:val="000000"/>
                <w:sz w:val="20"/>
                <w:szCs w:val="20"/>
              </w:rPr>
            </w:pPr>
          </w:p>
          <w:p w14:paraId="06BB2DD5" w14:textId="1B721BBC" w:rsidR="00E07858" w:rsidRPr="004A7594" w:rsidRDefault="00E07858" w:rsidP="00E07858">
            <w:pPr>
              <w:tabs>
                <w:tab w:val="left" w:pos="1800"/>
              </w:tabs>
              <w:rPr>
                <w:rFonts w:asciiTheme="minorHAnsi" w:hAnsiTheme="minorHAnsi" w:cstheme="minorHAnsi"/>
                <w:color w:val="000000"/>
                <w:sz w:val="20"/>
                <w:szCs w:val="20"/>
              </w:rPr>
            </w:pPr>
          </w:p>
          <w:p w14:paraId="26345C2A" w14:textId="039EB465" w:rsidR="00E07858" w:rsidRPr="004A7594" w:rsidRDefault="00E07858" w:rsidP="00E07858">
            <w:pPr>
              <w:tabs>
                <w:tab w:val="left" w:pos="1800"/>
              </w:tabs>
              <w:rPr>
                <w:rFonts w:asciiTheme="minorHAnsi" w:hAnsiTheme="minorHAnsi" w:cstheme="minorHAnsi"/>
                <w:color w:val="000000"/>
                <w:sz w:val="20"/>
                <w:szCs w:val="20"/>
              </w:rPr>
            </w:pPr>
          </w:p>
          <w:p w14:paraId="0F582E20" w14:textId="7A7B49E6" w:rsidR="00E07858" w:rsidRPr="004A7594" w:rsidRDefault="00E07858" w:rsidP="00E07858">
            <w:pPr>
              <w:tabs>
                <w:tab w:val="left" w:pos="1800"/>
              </w:tabs>
              <w:rPr>
                <w:rFonts w:asciiTheme="minorHAnsi" w:hAnsiTheme="minorHAnsi" w:cstheme="minorHAnsi"/>
                <w:color w:val="000000"/>
                <w:sz w:val="20"/>
                <w:szCs w:val="20"/>
              </w:rPr>
            </w:pPr>
          </w:p>
          <w:p w14:paraId="02696D42" w14:textId="66CEFA22" w:rsidR="00E07858" w:rsidRPr="004A7594" w:rsidRDefault="00E07858" w:rsidP="00E07858">
            <w:pPr>
              <w:tabs>
                <w:tab w:val="left" w:pos="1800"/>
              </w:tabs>
              <w:rPr>
                <w:rFonts w:asciiTheme="minorHAnsi" w:hAnsiTheme="minorHAnsi" w:cstheme="minorHAnsi"/>
                <w:color w:val="000000"/>
                <w:sz w:val="20"/>
                <w:szCs w:val="20"/>
              </w:rPr>
            </w:pPr>
          </w:p>
          <w:p w14:paraId="7FFC3A55" w14:textId="2A11C106" w:rsidR="00E07858" w:rsidRPr="004A7594" w:rsidRDefault="00E07858" w:rsidP="00E07858">
            <w:pPr>
              <w:tabs>
                <w:tab w:val="left" w:pos="1800"/>
              </w:tabs>
              <w:rPr>
                <w:rFonts w:asciiTheme="minorHAnsi" w:hAnsiTheme="minorHAnsi" w:cstheme="minorHAnsi"/>
                <w:color w:val="000000"/>
                <w:sz w:val="20"/>
                <w:szCs w:val="20"/>
              </w:rPr>
            </w:pPr>
            <w:r w:rsidRPr="004A7594">
              <w:rPr>
                <w:rFonts w:asciiTheme="minorHAnsi" w:hAnsiTheme="minorHAnsi" w:cstheme="minorHAnsi"/>
                <w:color w:val="000000"/>
                <w:sz w:val="20"/>
                <w:szCs w:val="20"/>
              </w:rPr>
              <w:t>Bodycopy</w:t>
            </w:r>
          </w:p>
          <w:p w14:paraId="59C8E624" w14:textId="0626C44C" w:rsidR="00E07858" w:rsidRPr="004A7594" w:rsidRDefault="00E07858" w:rsidP="00E07858">
            <w:pPr>
              <w:tabs>
                <w:tab w:val="left" w:pos="1800"/>
              </w:tabs>
              <w:rPr>
                <w:rFonts w:asciiTheme="minorHAnsi" w:hAnsiTheme="minorHAnsi" w:cstheme="minorHAnsi"/>
                <w:color w:val="000000"/>
                <w:sz w:val="20"/>
                <w:szCs w:val="20"/>
              </w:rPr>
            </w:pPr>
          </w:p>
          <w:p w14:paraId="218B8B73" w14:textId="1845452B" w:rsidR="00EE6AC0" w:rsidRPr="004A7594" w:rsidRDefault="00EE6AC0" w:rsidP="00E07858">
            <w:pPr>
              <w:tabs>
                <w:tab w:val="left" w:pos="1800"/>
              </w:tabs>
              <w:rPr>
                <w:rFonts w:asciiTheme="minorHAnsi" w:hAnsiTheme="minorHAnsi" w:cstheme="minorHAnsi"/>
                <w:bCs/>
                <w:sz w:val="20"/>
                <w:szCs w:val="20"/>
              </w:rPr>
            </w:pPr>
          </w:p>
        </w:tc>
      </w:tr>
      <w:tr w:rsidR="002857A4" w:rsidRPr="00E75F58" w14:paraId="10CCAFDD" w14:textId="77777777" w:rsidTr="006F4199">
        <w:trPr>
          <w:cantSplit/>
          <w:trHeight w:val="2246"/>
        </w:trPr>
        <w:tc>
          <w:tcPr>
            <w:tcW w:w="974" w:type="dxa"/>
          </w:tcPr>
          <w:p w14:paraId="6B848DED" w14:textId="3B8331B2" w:rsidR="002857A4" w:rsidRPr="00720F8E" w:rsidRDefault="004607BB" w:rsidP="00BD6987">
            <w:pPr>
              <w:tabs>
                <w:tab w:val="left" w:pos="1800"/>
              </w:tabs>
              <w:rPr>
                <w:rFonts w:asciiTheme="minorHAnsi" w:hAnsiTheme="minorHAnsi" w:cstheme="minorHAnsi"/>
                <w:b/>
                <w:sz w:val="20"/>
              </w:rPr>
            </w:pPr>
            <w:r>
              <w:rPr>
                <w:rFonts w:asciiTheme="minorHAnsi" w:hAnsiTheme="minorHAnsi" w:cstheme="minorHAnsi"/>
                <w:b/>
                <w:sz w:val="20"/>
              </w:rPr>
              <w:lastRenderedPageBreak/>
              <w:t>AYM</w:t>
            </w:r>
            <w:r w:rsidR="00A71216">
              <w:rPr>
                <w:rFonts w:asciiTheme="minorHAnsi" w:hAnsiTheme="minorHAnsi" w:cstheme="minorHAnsi"/>
                <w:b/>
                <w:sz w:val="20"/>
              </w:rPr>
              <w:t>8</w:t>
            </w:r>
          </w:p>
        </w:tc>
        <w:tc>
          <w:tcPr>
            <w:tcW w:w="1999" w:type="dxa"/>
            <w:vMerge/>
          </w:tcPr>
          <w:p w14:paraId="5745BC1A" w14:textId="77777777" w:rsidR="002857A4" w:rsidRPr="00BD6987" w:rsidRDefault="002857A4" w:rsidP="00BD6987">
            <w:pPr>
              <w:tabs>
                <w:tab w:val="left" w:pos="1800"/>
              </w:tabs>
              <w:rPr>
                <w:rFonts w:asciiTheme="minorHAnsi" w:hAnsiTheme="minorHAnsi" w:cstheme="minorHAnsi"/>
                <w:bCs/>
                <w:sz w:val="20"/>
                <w:szCs w:val="20"/>
              </w:rPr>
            </w:pPr>
          </w:p>
        </w:tc>
        <w:tc>
          <w:tcPr>
            <w:tcW w:w="7937" w:type="dxa"/>
          </w:tcPr>
          <w:p w14:paraId="4280BE80" w14:textId="77777777" w:rsidR="004607BB" w:rsidRPr="006267C1" w:rsidRDefault="004607BB" w:rsidP="004607BB">
            <w:pPr>
              <w:pStyle w:val="Bodycopy"/>
            </w:pPr>
            <w:r w:rsidRPr="00266F32">
              <w:t>The start odometer reading will only be shown for your first period of insurance with us (it is not applicable to renewal periods of insurance). You have an obligation to ensure that the start odometer reading you have disclosed immediately before entry into the first period of your insurance policy was/is accurate.</w:t>
            </w:r>
            <w:r w:rsidRPr="006267C1">
              <w:t xml:space="preserve"> </w:t>
            </w:r>
          </w:p>
          <w:p w14:paraId="601914A2" w14:textId="77777777" w:rsidR="004607BB" w:rsidRPr="006267C1" w:rsidRDefault="004607BB" w:rsidP="004607BB">
            <w:pPr>
              <w:pStyle w:val="Bodycopy"/>
            </w:pPr>
            <w:commentRangeStart w:id="5854"/>
            <w:commentRangeStart w:id="5855"/>
            <w:commentRangeStart w:id="5856"/>
            <w:commentRangeStart w:id="5857"/>
            <w:r w:rsidRPr="006267C1">
              <w:t>The</w:t>
            </w:r>
            <w:commentRangeEnd w:id="5854"/>
            <w:r w:rsidRPr="006267C1">
              <w:rPr>
                <w:rStyle w:val="CommentReference"/>
                <w:sz w:val="20"/>
                <w:szCs w:val="24"/>
              </w:rPr>
              <w:commentReference w:id="5854"/>
            </w:r>
            <w:commentRangeEnd w:id="5855"/>
            <w:r w:rsidRPr="006267C1">
              <w:rPr>
                <w:rStyle w:val="CommentReference"/>
                <w:sz w:val="20"/>
                <w:szCs w:val="24"/>
              </w:rPr>
              <w:commentReference w:id="5855"/>
            </w:r>
            <w:r w:rsidRPr="006267C1">
              <w:t xml:space="preserve"> number of </w:t>
            </w:r>
            <w:r w:rsidRPr="00266F32">
              <w:t>kilometres</w:t>
            </w:r>
            <w:r w:rsidRPr="006267C1">
              <w:t xml:space="preserve"> selected is your estimate of how far you normally drive each year. At each renewal, we automatically increase your end odometer reading by the number of kilometres you’ve selected.</w:t>
            </w:r>
          </w:p>
          <w:p w14:paraId="3D39666A" w14:textId="77777777" w:rsidR="004607BB" w:rsidRPr="006267C1" w:rsidRDefault="004607BB" w:rsidP="004607BB">
            <w:pPr>
              <w:pStyle w:val="Bodycopy"/>
            </w:pPr>
            <w:r w:rsidRPr="006267C1">
              <w:t xml:space="preserve">You can call us to increase your number of </w:t>
            </w:r>
            <w:r w:rsidRPr="00266F32">
              <w:t>kilometres</w:t>
            </w:r>
            <w:r w:rsidRPr="006267C1">
              <w:t xml:space="preserve"> selected at any time. We add the increase to your end odometer reading. Conditions and additional premium may apply. The maximum number of </w:t>
            </w:r>
            <w:r w:rsidRPr="00266F32">
              <w:t>kilometres</w:t>
            </w:r>
            <w:r w:rsidRPr="006267C1">
              <w:t xml:space="preserve"> you can select is 15,000km. </w:t>
            </w:r>
            <w:commentRangeStart w:id="5858"/>
            <w:commentRangeStart w:id="5859"/>
            <w:commentRangeStart w:id="5860"/>
            <w:commentRangeStart w:id="5861"/>
            <w:r w:rsidRPr="00266F32">
              <w:t xml:space="preserve">If you wish to apply </w:t>
            </w:r>
            <w:r w:rsidRPr="00A6600B">
              <w:t>for a</w:t>
            </w:r>
            <w:r w:rsidRPr="00266F32">
              <w:t xml:space="preserve"> decrease </w:t>
            </w:r>
            <w:r w:rsidRPr="00A6600B">
              <w:t xml:space="preserve">to </w:t>
            </w:r>
            <w:r w:rsidRPr="00266F32">
              <w:t xml:space="preserve">your </w:t>
            </w:r>
            <w:r w:rsidRPr="00A6600B">
              <w:t>number of</w:t>
            </w:r>
            <w:r w:rsidRPr="006267C1">
              <w:t xml:space="preserve"> kilometres </w:t>
            </w:r>
            <w:r w:rsidRPr="00A6600B">
              <w:t>selected,</w:t>
            </w:r>
            <w:r w:rsidRPr="006267C1">
              <w:t xml:space="preserve"> </w:t>
            </w:r>
            <w:r w:rsidRPr="00266F32">
              <w:t>you can do this at renewal for the next period of insurance.</w:t>
            </w:r>
            <w:commentRangeEnd w:id="5858"/>
            <w:r w:rsidRPr="00266F32">
              <w:rPr>
                <w:rStyle w:val="CommentReference"/>
                <w:sz w:val="20"/>
                <w:szCs w:val="24"/>
              </w:rPr>
              <w:commentReference w:id="5858"/>
            </w:r>
            <w:commentRangeEnd w:id="5859"/>
            <w:r w:rsidRPr="00266F32">
              <w:rPr>
                <w:rStyle w:val="CommentReference"/>
                <w:sz w:val="20"/>
                <w:szCs w:val="24"/>
              </w:rPr>
              <w:commentReference w:id="5859"/>
            </w:r>
            <w:r w:rsidRPr="00266F32">
              <w:t xml:space="preserve"> Please call us to discuss.</w:t>
            </w:r>
            <w:commentRangeEnd w:id="5860"/>
            <w:r w:rsidRPr="006267C1">
              <w:rPr>
                <w:rStyle w:val="CommentReference"/>
                <w:sz w:val="20"/>
                <w:szCs w:val="24"/>
              </w:rPr>
              <w:commentReference w:id="5860"/>
            </w:r>
            <w:commentRangeEnd w:id="5861"/>
            <w:r w:rsidRPr="006267C1">
              <w:rPr>
                <w:rStyle w:val="CommentReference"/>
                <w:sz w:val="20"/>
                <w:szCs w:val="24"/>
              </w:rPr>
              <w:commentReference w:id="5861"/>
            </w:r>
          </w:p>
          <w:p w14:paraId="5E1AC8FF" w14:textId="0C1F67D1" w:rsidR="004607BB" w:rsidRPr="006267C1" w:rsidRDefault="004607BB" w:rsidP="004607BB">
            <w:pPr>
              <w:pStyle w:val="Bodycopy"/>
            </w:pPr>
            <w:r w:rsidRPr="006267C1">
              <w:t xml:space="preserve">If you make a claim, an additional $1,000 </w:t>
            </w:r>
            <w:del w:id="5862" w:author="Sam Sehgal (EXT Idiom)" w:date="2024-12-17T13:56:00Z" w16du:dateUtc="2024-12-17T02:56:00Z">
              <w:r w:rsidRPr="001922BE" w:rsidDel="001922BE">
                <w:rPr>
                  <w:highlight w:val="green"/>
                  <w:rPrChange w:id="5863" w:author="Sam Sehgal (EXT Idiom)" w:date="2024-12-17T13:56:00Z" w16du:dateUtc="2024-12-17T02:56:00Z">
                    <w:rPr/>
                  </w:rPrChange>
                </w:rPr>
                <w:delText>o</w:delText>
              </w:r>
            </w:del>
            <w:ins w:id="5864" w:author="Sam Sehgal (EXT Idiom)" w:date="2024-12-17T13:56:00Z" w16du:dateUtc="2024-12-17T02:56:00Z">
              <w:r w:rsidR="001922BE" w:rsidRPr="001922BE">
                <w:rPr>
                  <w:highlight w:val="green"/>
                  <w:rPrChange w:id="5865" w:author="Sam Sehgal (EXT Idiom)" w:date="2024-12-17T13:56:00Z" w16du:dateUtc="2024-12-17T02:56:00Z">
                    <w:rPr/>
                  </w:rPrChange>
                </w:rPr>
                <w:t>O</w:t>
              </w:r>
            </w:ins>
            <w:r w:rsidRPr="001922BE">
              <w:rPr>
                <w:highlight w:val="green"/>
                <w:rPrChange w:id="5866" w:author="Sam Sehgal (EXT Idiom)" w:date="2024-12-17T13:56:00Z" w16du:dateUtc="2024-12-17T02:56:00Z">
                  <w:rPr/>
                </w:rPrChange>
              </w:rPr>
              <w:t>utside</w:t>
            </w:r>
            <w:r w:rsidRPr="006267C1">
              <w:t xml:space="preserve"> odometer excess will usually apply if your car’s odometer is below the start odometer reading, above the end odometer reading, or your odometer was faulty.</w:t>
            </w:r>
          </w:p>
          <w:p w14:paraId="449DCC55" w14:textId="77777777" w:rsidR="004607BB" w:rsidRPr="006267C1" w:rsidRDefault="004607BB" w:rsidP="004607BB">
            <w:pPr>
              <w:pStyle w:val="Bodycopy"/>
            </w:pPr>
            <w:r w:rsidRPr="006267C1">
              <w:t xml:space="preserve">We will allow a kilometre grace distance of up to 250 </w:t>
            </w:r>
            <w:commentRangeStart w:id="5867"/>
            <w:commentRangeStart w:id="5868"/>
            <w:r w:rsidRPr="00266F32">
              <w:t>km</w:t>
            </w:r>
            <w:commentRangeEnd w:id="5867"/>
            <w:r w:rsidRPr="006267C1">
              <w:rPr>
                <w:rStyle w:val="CommentReference"/>
                <w:sz w:val="20"/>
                <w:szCs w:val="24"/>
              </w:rPr>
              <w:commentReference w:id="5867"/>
            </w:r>
            <w:commentRangeEnd w:id="5868"/>
            <w:r w:rsidRPr="006267C1">
              <w:rPr>
                <w:rStyle w:val="CommentReference"/>
                <w:sz w:val="20"/>
                <w:szCs w:val="24"/>
              </w:rPr>
              <w:commentReference w:id="5868"/>
            </w:r>
            <w:r w:rsidRPr="006267C1">
              <w:t xml:space="preserve"> before </w:t>
            </w:r>
            <w:r w:rsidRPr="00266F32">
              <w:t>the O</w:t>
            </w:r>
            <w:r w:rsidRPr="006267C1">
              <w:t xml:space="preserve">utside odometer </w:t>
            </w:r>
            <w:commentRangeStart w:id="5869"/>
            <w:commentRangeStart w:id="5870"/>
            <w:r w:rsidRPr="00266F32">
              <w:t xml:space="preserve"> excess</w:t>
            </w:r>
            <w:commentRangeEnd w:id="5869"/>
            <w:r w:rsidRPr="00266F32">
              <w:rPr>
                <w:rStyle w:val="CommentReference"/>
                <w:sz w:val="20"/>
                <w:szCs w:val="24"/>
              </w:rPr>
              <w:commentReference w:id="5869"/>
            </w:r>
            <w:commentRangeEnd w:id="5870"/>
            <w:r w:rsidRPr="00266F32">
              <w:rPr>
                <w:rStyle w:val="CommentReference"/>
                <w:sz w:val="20"/>
                <w:szCs w:val="24"/>
              </w:rPr>
              <w:commentReference w:id="5870"/>
            </w:r>
            <w:r w:rsidRPr="00266F32">
              <w:t xml:space="preserve"> applies.</w:t>
            </w:r>
            <w:r w:rsidRPr="006267C1">
              <w:t xml:space="preserve"> </w:t>
            </w:r>
          </w:p>
          <w:p w14:paraId="74B4AFB8" w14:textId="77777777" w:rsidR="004607BB" w:rsidRDefault="004607BB" w:rsidP="004607BB">
            <w:pPr>
              <w:pStyle w:val="Bodycopy"/>
            </w:pPr>
            <w:r w:rsidRPr="006267C1">
              <w:t>See section ‘</w:t>
            </w:r>
            <w:commentRangeStart w:id="5871"/>
            <w:commentRangeStart w:id="5872"/>
            <w:commentRangeEnd w:id="5871"/>
            <w:r w:rsidRPr="006267C1">
              <w:rPr>
                <w:rStyle w:val="CommentReference"/>
                <w:sz w:val="20"/>
                <w:szCs w:val="24"/>
              </w:rPr>
              <w:commentReference w:id="5871"/>
            </w:r>
            <w:commentRangeEnd w:id="5872"/>
            <w:r w:rsidRPr="006267C1">
              <w:rPr>
                <w:rStyle w:val="CommentReference"/>
                <w:sz w:val="20"/>
                <w:szCs w:val="24"/>
              </w:rPr>
              <w:commentReference w:id="5872"/>
            </w:r>
            <w:r w:rsidRPr="006267C1">
              <w:t xml:space="preserve"> Excesses’ for circumstances where additional excesses </w:t>
            </w:r>
            <w:r w:rsidRPr="00266F32">
              <w:t>may</w:t>
            </w:r>
            <w:commentRangeStart w:id="5873"/>
            <w:commentRangeStart w:id="5874"/>
            <w:commentRangeEnd w:id="5873"/>
            <w:r w:rsidRPr="006267C1">
              <w:rPr>
                <w:rStyle w:val="CommentReference"/>
                <w:sz w:val="20"/>
                <w:szCs w:val="24"/>
              </w:rPr>
              <w:commentReference w:id="5873"/>
            </w:r>
            <w:commentRangeEnd w:id="5874"/>
            <w:r w:rsidRPr="006267C1">
              <w:rPr>
                <w:rStyle w:val="CommentReference"/>
                <w:sz w:val="20"/>
                <w:szCs w:val="24"/>
              </w:rPr>
              <w:commentReference w:id="5874"/>
            </w:r>
            <w:r w:rsidRPr="006267C1">
              <w:t xml:space="preserve"> apply.</w:t>
            </w:r>
            <w:commentRangeEnd w:id="5856"/>
            <w:r>
              <w:rPr>
                <w:rStyle w:val="CommentReference"/>
                <w:sz w:val="20"/>
                <w:szCs w:val="24"/>
              </w:rPr>
              <w:commentReference w:id="5856"/>
            </w:r>
            <w:commentRangeEnd w:id="5857"/>
            <w:r>
              <w:rPr>
                <w:rStyle w:val="CommentReference"/>
                <w:sz w:val="20"/>
                <w:szCs w:val="24"/>
              </w:rPr>
              <w:commentReference w:id="5857"/>
            </w:r>
          </w:p>
          <w:p w14:paraId="294E06CA" w14:textId="77777777" w:rsidR="002857A4" w:rsidRPr="004A7594" w:rsidRDefault="002857A4" w:rsidP="00BB3D2A">
            <w:pPr>
              <w:pStyle w:val="BodycopyCOI"/>
            </w:pPr>
          </w:p>
        </w:tc>
        <w:tc>
          <w:tcPr>
            <w:tcW w:w="1985" w:type="dxa"/>
          </w:tcPr>
          <w:p w14:paraId="66B193C5" w14:textId="77777777" w:rsidR="00C42B03" w:rsidRPr="00D7158D" w:rsidRDefault="00C42B03" w:rsidP="00C42B03">
            <w:pPr>
              <w:tabs>
                <w:tab w:val="left" w:pos="774"/>
              </w:tabs>
              <w:rPr>
                <w:rFonts w:ascii="Calibri" w:hAnsi="Calibri" w:cs="Calibri"/>
                <w:sz w:val="18"/>
                <w:szCs w:val="18"/>
              </w:rPr>
            </w:pPr>
            <w:r w:rsidRPr="00D7158D">
              <w:rPr>
                <w:rFonts w:asciiTheme="minorHAnsi" w:hAnsiTheme="minorHAnsi"/>
                <w:b/>
                <w:bCs/>
                <w:sz w:val="18"/>
                <w:szCs w:val="18"/>
              </w:rPr>
              <w:t xml:space="preserve">IF </w:t>
            </w:r>
            <w:r w:rsidRPr="00D7158D">
              <w:rPr>
                <w:rFonts w:ascii="Calibri" w:hAnsi="Calibri" w:cs="Calibri"/>
                <w:sz w:val="18"/>
                <w:szCs w:val="18"/>
              </w:rPr>
              <w:t>&lt;</w:t>
            </w:r>
            <w:r w:rsidRPr="00D7158D">
              <w:rPr>
                <w:rFonts w:ascii="Calibri" w:hAnsi="Calibri" w:cs="Calibri"/>
                <w:b/>
                <w:bCs/>
                <w:sz w:val="18"/>
                <w:szCs w:val="18"/>
              </w:rPr>
              <w:t>VehicleCoverTypeCode&gt;</w:t>
            </w:r>
            <w:r w:rsidRPr="00D7158D">
              <w:rPr>
                <w:rFonts w:ascii="Calibri" w:hAnsi="Calibri" w:cs="Calibri"/>
                <w:sz w:val="18"/>
                <w:szCs w:val="18"/>
              </w:rPr>
              <w:t xml:space="preserve"> = “2|Payasyoudrive” </w:t>
            </w:r>
            <w:r w:rsidRPr="00D7158D">
              <w:rPr>
                <w:rFonts w:ascii="Calibri" w:hAnsi="Calibri" w:cs="Calibri"/>
                <w:b/>
                <w:bCs/>
                <w:sz w:val="18"/>
                <w:szCs w:val="18"/>
              </w:rPr>
              <w:t>AND</w:t>
            </w:r>
            <w:r w:rsidRPr="00D7158D">
              <w:rPr>
                <w:rFonts w:ascii="Calibri" w:hAnsi="Calibri" w:cs="Calibri"/>
                <w:sz w:val="18"/>
                <w:szCs w:val="18"/>
              </w:rPr>
              <w:t xml:space="preserve"> &lt;DocumentSubType&gt; = “New Business” </w:t>
            </w:r>
            <w:r w:rsidRPr="00D7158D">
              <w:rPr>
                <w:rFonts w:ascii="Calibri" w:hAnsi="Calibri" w:cs="Calibri"/>
                <w:b/>
                <w:bCs/>
                <w:sz w:val="18"/>
                <w:szCs w:val="18"/>
              </w:rPr>
              <w:t>OR</w:t>
            </w:r>
            <w:r w:rsidRPr="00D7158D">
              <w:rPr>
                <w:rFonts w:ascii="Calibri" w:hAnsi="Calibri" w:cs="Calibri"/>
                <w:sz w:val="18"/>
                <w:szCs w:val="18"/>
              </w:rPr>
              <w:t xml:space="preserve"> </w:t>
            </w:r>
            <w:commentRangeStart w:id="5875"/>
            <w:commentRangeStart w:id="5876"/>
            <w:commentRangeStart w:id="5877"/>
            <w:commentRangeStart w:id="5878"/>
            <w:commentRangeStart w:id="5879"/>
            <w:r w:rsidRPr="00D7158D">
              <w:rPr>
                <w:rFonts w:ascii="Calibri" w:hAnsi="Calibri" w:cs="Calibri"/>
                <w:sz w:val="18"/>
                <w:szCs w:val="18"/>
              </w:rPr>
              <w:t>“Renewal”</w:t>
            </w:r>
            <w:commentRangeEnd w:id="5875"/>
            <w:r w:rsidRPr="00D7158D">
              <w:rPr>
                <w:rStyle w:val="CommentReference"/>
                <w:rFonts w:ascii="Calibri" w:hAnsi="Calibri" w:cs="Calibri"/>
                <w:sz w:val="18"/>
                <w:szCs w:val="18"/>
              </w:rPr>
              <w:commentReference w:id="5875"/>
            </w:r>
            <w:commentRangeEnd w:id="5876"/>
            <w:r w:rsidRPr="00D7158D">
              <w:rPr>
                <w:rStyle w:val="CommentReference"/>
                <w:rFonts w:ascii="Calibri" w:hAnsi="Calibri" w:cs="Calibri"/>
                <w:sz w:val="18"/>
                <w:szCs w:val="18"/>
              </w:rPr>
              <w:commentReference w:id="5876"/>
            </w:r>
            <w:commentRangeEnd w:id="5877"/>
            <w:r w:rsidRPr="00D7158D">
              <w:rPr>
                <w:rStyle w:val="CommentReference"/>
                <w:rFonts w:ascii="Calibri" w:hAnsi="Calibri" w:cs="Calibri"/>
                <w:sz w:val="18"/>
                <w:szCs w:val="18"/>
              </w:rPr>
              <w:commentReference w:id="5877"/>
            </w:r>
            <w:commentRangeEnd w:id="5878"/>
            <w:r w:rsidRPr="00D7158D">
              <w:rPr>
                <w:rStyle w:val="CommentReference"/>
                <w:rFonts w:ascii="Calibri" w:hAnsi="Calibri" w:cs="Calibri"/>
                <w:sz w:val="18"/>
                <w:szCs w:val="18"/>
              </w:rPr>
              <w:commentReference w:id="5878"/>
            </w:r>
            <w:commentRangeEnd w:id="5879"/>
            <w:r w:rsidRPr="00D7158D">
              <w:rPr>
                <w:rStyle w:val="CommentReference"/>
                <w:rFonts w:ascii="Calibri" w:hAnsi="Calibri" w:cs="Calibri"/>
                <w:sz w:val="18"/>
                <w:szCs w:val="18"/>
              </w:rPr>
              <w:commentReference w:id="5879"/>
            </w:r>
          </w:p>
          <w:p w14:paraId="457EDC0F" w14:textId="77777777" w:rsidR="00C42B03" w:rsidRPr="004A7594" w:rsidRDefault="00C42B03" w:rsidP="00C42B03">
            <w:pPr>
              <w:tabs>
                <w:tab w:val="left" w:pos="774"/>
              </w:tabs>
              <w:rPr>
                <w:rFonts w:ascii="Calibri" w:hAnsi="Calibri" w:cs="Calibri"/>
                <w:sz w:val="18"/>
                <w:szCs w:val="18"/>
              </w:rPr>
            </w:pPr>
            <w:r w:rsidRPr="00D7158D">
              <w:rPr>
                <w:rFonts w:ascii="Calibri" w:hAnsi="Calibri" w:cs="Calibri"/>
                <w:b/>
                <w:bCs/>
                <w:sz w:val="18"/>
                <w:szCs w:val="18"/>
              </w:rPr>
              <w:t>AND</w:t>
            </w:r>
            <w:r w:rsidRPr="00D7158D">
              <w:rPr>
                <w:rFonts w:ascii="Calibri" w:hAnsi="Calibri" w:cs="Calibri"/>
                <w:sz w:val="18"/>
                <w:szCs w:val="18"/>
              </w:rPr>
              <w:t xml:space="preserve"> </w:t>
            </w:r>
            <w:r w:rsidRPr="00D7158D">
              <w:rPr>
                <w:rFonts w:ascii="Calibri" w:hAnsi="Calibri" w:cs="Calibri"/>
                <w:b/>
                <w:bCs/>
                <w:sz w:val="18"/>
                <w:szCs w:val="18"/>
              </w:rPr>
              <w:t>&lt;NonPAYDSwitchToPAYD&gt;=</w:t>
            </w:r>
            <w:r w:rsidRPr="00D7158D">
              <w:rPr>
                <w:rFonts w:ascii="Calibri" w:hAnsi="Calibri" w:cs="Calibri"/>
                <w:sz w:val="18"/>
                <w:szCs w:val="18"/>
              </w:rPr>
              <w:t xml:space="preserve"> ‘1’ </w:t>
            </w:r>
            <w:r w:rsidRPr="00D7158D">
              <w:rPr>
                <w:rFonts w:ascii="Calibri" w:hAnsi="Calibri" w:cs="Calibri"/>
                <w:b/>
                <w:bCs/>
                <w:sz w:val="18"/>
                <w:szCs w:val="18"/>
              </w:rPr>
              <w:t>THEN</w:t>
            </w:r>
            <w:r w:rsidRPr="00D7158D">
              <w:rPr>
                <w:rFonts w:ascii="Calibri" w:hAnsi="Calibri" w:cs="Calibri"/>
                <w:sz w:val="18"/>
                <w:szCs w:val="18"/>
              </w:rPr>
              <w:t xml:space="preserve"> display</w:t>
            </w:r>
          </w:p>
          <w:p w14:paraId="772DEC48" w14:textId="77777777" w:rsidR="002857A4" w:rsidRDefault="002857A4" w:rsidP="00B704FE">
            <w:pPr>
              <w:tabs>
                <w:tab w:val="left" w:pos="774"/>
              </w:tabs>
              <w:rPr>
                <w:rFonts w:ascii="Calibri" w:hAnsi="Calibri" w:cs="Calibri"/>
                <w:b/>
                <w:bCs/>
                <w:sz w:val="18"/>
                <w:szCs w:val="18"/>
              </w:rPr>
            </w:pPr>
          </w:p>
          <w:p w14:paraId="0A97B711" w14:textId="77777777" w:rsidR="00C42B03" w:rsidRDefault="00C42B03" w:rsidP="00B704FE">
            <w:pPr>
              <w:tabs>
                <w:tab w:val="left" w:pos="774"/>
              </w:tabs>
              <w:rPr>
                <w:rFonts w:ascii="Calibri" w:hAnsi="Calibri" w:cs="Calibri"/>
                <w:b/>
                <w:bCs/>
                <w:sz w:val="18"/>
                <w:szCs w:val="18"/>
              </w:rPr>
            </w:pPr>
          </w:p>
          <w:p w14:paraId="316748F4" w14:textId="72B1E905" w:rsidR="00C42B03" w:rsidRPr="004A7594" w:rsidRDefault="003A0048" w:rsidP="00B704FE">
            <w:pPr>
              <w:tabs>
                <w:tab w:val="left" w:pos="774"/>
              </w:tabs>
              <w:rPr>
                <w:rFonts w:ascii="Calibri" w:hAnsi="Calibri" w:cs="Calibri"/>
                <w:b/>
                <w:bCs/>
                <w:sz w:val="18"/>
                <w:szCs w:val="18"/>
              </w:rPr>
            </w:pPr>
            <w:r>
              <w:rPr>
                <w:rFonts w:ascii="Calibri" w:hAnsi="Calibri" w:cs="Calibri"/>
                <w:b/>
                <w:bCs/>
                <w:sz w:val="18"/>
                <w:szCs w:val="18"/>
              </w:rPr>
              <w:t xml:space="preserve">Dev/Test Note: This associated text will </w:t>
            </w:r>
            <w:r w:rsidR="00C42B03">
              <w:rPr>
                <w:rFonts w:ascii="Calibri" w:hAnsi="Calibri" w:cs="Calibri"/>
                <w:b/>
                <w:bCs/>
                <w:sz w:val="18"/>
                <w:szCs w:val="18"/>
              </w:rPr>
              <w:t xml:space="preserve">only display if </w:t>
            </w:r>
            <w:r>
              <w:rPr>
                <w:rFonts w:ascii="Calibri" w:hAnsi="Calibri" w:cs="Calibri"/>
                <w:b/>
                <w:bCs/>
                <w:sz w:val="18"/>
                <w:szCs w:val="18"/>
              </w:rPr>
              <w:t>Odometer readings are displayed</w:t>
            </w:r>
          </w:p>
        </w:tc>
        <w:tc>
          <w:tcPr>
            <w:tcW w:w="1701" w:type="dxa"/>
            <w:vMerge/>
          </w:tcPr>
          <w:p w14:paraId="62667CC0" w14:textId="77777777" w:rsidR="002857A4" w:rsidRPr="00BD6987" w:rsidRDefault="002857A4" w:rsidP="00BD6987">
            <w:pPr>
              <w:tabs>
                <w:tab w:val="left" w:pos="1800"/>
              </w:tabs>
              <w:rPr>
                <w:rFonts w:asciiTheme="minorHAnsi" w:hAnsiTheme="minorHAnsi" w:cstheme="minorHAnsi"/>
                <w:bCs/>
                <w:sz w:val="20"/>
                <w:szCs w:val="20"/>
              </w:rPr>
            </w:pPr>
          </w:p>
        </w:tc>
      </w:tr>
      <w:tr w:rsidR="00EE6AC0" w:rsidRPr="00E75F58" w14:paraId="2BEA6E20" w14:textId="77777777" w:rsidTr="006F4199">
        <w:trPr>
          <w:cantSplit/>
          <w:trHeight w:val="2246"/>
        </w:trPr>
        <w:tc>
          <w:tcPr>
            <w:tcW w:w="974" w:type="dxa"/>
          </w:tcPr>
          <w:p w14:paraId="7AD776F4" w14:textId="07BBA5DD" w:rsidR="00EE6AC0" w:rsidRPr="00720F8E" w:rsidRDefault="00A71216" w:rsidP="00BD6987">
            <w:pPr>
              <w:tabs>
                <w:tab w:val="left" w:pos="1800"/>
              </w:tabs>
              <w:rPr>
                <w:rFonts w:asciiTheme="minorHAnsi" w:hAnsiTheme="minorHAnsi" w:cstheme="minorHAnsi"/>
                <w:b/>
                <w:sz w:val="20"/>
              </w:rPr>
            </w:pPr>
            <w:r>
              <w:rPr>
                <w:rFonts w:asciiTheme="minorHAnsi" w:hAnsiTheme="minorHAnsi" w:cstheme="minorHAnsi"/>
                <w:b/>
                <w:sz w:val="20"/>
              </w:rPr>
              <w:t>AYM9</w:t>
            </w:r>
          </w:p>
        </w:tc>
        <w:tc>
          <w:tcPr>
            <w:tcW w:w="1999" w:type="dxa"/>
            <w:vMerge/>
          </w:tcPr>
          <w:p w14:paraId="36FB7477" w14:textId="58C62303" w:rsidR="00EE6AC0" w:rsidRPr="00BD6987" w:rsidRDefault="00EE6AC0" w:rsidP="00BD6987">
            <w:pPr>
              <w:tabs>
                <w:tab w:val="left" w:pos="1800"/>
              </w:tabs>
              <w:rPr>
                <w:rFonts w:asciiTheme="minorHAnsi" w:hAnsiTheme="minorHAnsi" w:cstheme="minorHAnsi"/>
                <w:bCs/>
                <w:sz w:val="20"/>
                <w:szCs w:val="20"/>
              </w:rPr>
            </w:pPr>
          </w:p>
        </w:tc>
        <w:tc>
          <w:tcPr>
            <w:tcW w:w="7937" w:type="dxa"/>
          </w:tcPr>
          <w:tbl>
            <w:tblPr>
              <w:tblpPr w:leftFromText="180" w:rightFromText="180" w:vertAnchor="page" w:horzAnchor="margin" w:tblpY="220"/>
              <w:tblOverlap w:val="never"/>
              <w:tblW w:w="8795" w:type="dxa"/>
              <w:tblBorders>
                <w:bottom w:val="single" w:sz="4" w:space="0" w:color="auto"/>
              </w:tblBorders>
              <w:tblLayout w:type="fixed"/>
              <w:tblLook w:val="04A0" w:firstRow="1" w:lastRow="0" w:firstColumn="1" w:lastColumn="0" w:noHBand="0" w:noVBand="1"/>
            </w:tblPr>
            <w:tblGrid>
              <w:gridCol w:w="2578"/>
              <w:gridCol w:w="6217"/>
            </w:tblGrid>
            <w:tr w:rsidR="00BB3D2A" w:rsidRPr="004A7594" w14:paraId="031A0822" w14:textId="77777777">
              <w:trPr>
                <w:trHeight w:val="707"/>
              </w:trPr>
              <w:tc>
                <w:tcPr>
                  <w:tcW w:w="2578" w:type="dxa"/>
                  <w:noWrap/>
                  <w:vAlign w:val="center"/>
                  <w:hideMark/>
                </w:tcPr>
                <w:p w14:paraId="2FA4ACEE" w14:textId="000EDAA3" w:rsidR="00BB3D2A" w:rsidRPr="004A7594" w:rsidRDefault="00BB3D2A" w:rsidP="00BB3D2A">
                  <w:pPr>
                    <w:pStyle w:val="BodycopyCOI"/>
                  </w:pPr>
                  <w:r w:rsidRPr="004A7594">
                    <w:t>Your Comprehensive Saver details:</w:t>
                  </w:r>
                </w:p>
              </w:tc>
              <w:tc>
                <w:tcPr>
                  <w:tcW w:w="6217" w:type="dxa"/>
                  <w:noWrap/>
                  <w:vAlign w:val="bottom"/>
                  <w:hideMark/>
                </w:tcPr>
                <w:tbl>
                  <w:tblPr>
                    <w:tblStyle w:val="TableGrid"/>
                    <w:tblpPr w:leftFromText="180" w:rightFromText="180" w:vertAnchor="page" w:horzAnchor="margin" w:tblpY="277"/>
                    <w:tblOverlap w:val="never"/>
                    <w:tblW w:w="0" w:type="auto"/>
                    <w:tblLayout w:type="fixed"/>
                    <w:tblLook w:val="04A0" w:firstRow="1" w:lastRow="0" w:firstColumn="1" w:lastColumn="0" w:noHBand="0" w:noVBand="1"/>
                    <w:tblPrChange w:id="5880" w:author="Sue Simnor (EXT Idiom)" w:date="2024-08-07T11:31:00Z" w16du:dateUtc="2024-08-07T01:31:00Z">
                      <w:tblPr>
                        <w:tblStyle w:val="TableGrid"/>
                        <w:tblpPr w:leftFromText="180" w:rightFromText="180" w:vertAnchor="page" w:horzAnchor="margin" w:tblpY="277"/>
                        <w:tblOverlap w:val="never"/>
                        <w:tblW w:w="0" w:type="auto"/>
                        <w:tblLayout w:type="fixed"/>
                        <w:tblLook w:val="04A0" w:firstRow="1" w:lastRow="0" w:firstColumn="1" w:lastColumn="0" w:noHBand="0" w:noVBand="1"/>
                      </w:tblPr>
                    </w:tblPrChange>
                  </w:tblPr>
                  <w:tblGrid>
                    <w:gridCol w:w="2567"/>
                    <w:gridCol w:w="2568"/>
                    <w:tblGridChange w:id="5881">
                      <w:tblGrid>
                        <w:gridCol w:w="2567"/>
                        <w:gridCol w:w="428"/>
                        <w:gridCol w:w="2140"/>
                        <w:gridCol w:w="856"/>
                      </w:tblGrid>
                    </w:tblGridChange>
                  </w:tblGrid>
                  <w:tr w:rsidR="00BB3D2A" w:rsidRPr="004A7594" w14:paraId="6CEB24C0" w14:textId="77777777" w:rsidTr="00A2625A">
                    <w:trPr>
                      <w:trHeight w:val="262"/>
                    </w:trPr>
                    <w:tc>
                      <w:tcPr>
                        <w:tcW w:w="2567" w:type="dxa"/>
                        <w:tcPrChange w:id="5882" w:author="Sue Simnor (EXT Idiom)" w:date="2024-08-07T11:31:00Z" w16du:dateUtc="2024-08-07T01:31:00Z">
                          <w:tcPr>
                            <w:tcW w:w="2995" w:type="dxa"/>
                            <w:gridSpan w:val="2"/>
                          </w:tcPr>
                        </w:tcPrChange>
                      </w:tcPr>
                      <w:p w14:paraId="5B8AE33A" w14:textId="2441137E" w:rsidR="00BB3D2A" w:rsidRPr="004A7594" w:rsidRDefault="00BB3D2A" w:rsidP="00BB3D2A">
                        <w:pPr>
                          <w:pStyle w:val="TableHeading3"/>
                          <w:rPr>
                            <w:lang w:eastAsia="en-GB"/>
                          </w:rPr>
                        </w:pPr>
                        <w:r w:rsidRPr="004A7594">
                          <w:rPr>
                            <w:lang w:eastAsia="en-GB"/>
                          </w:rPr>
                          <w:t>End odometer reading:</w:t>
                        </w:r>
                      </w:p>
                    </w:tc>
                    <w:tc>
                      <w:tcPr>
                        <w:tcW w:w="2568" w:type="dxa"/>
                        <w:tcPrChange w:id="5883" w:author="Sue Simnor (EXT Idiom)" w:date="2024-08-07T11:31:00Z" w16du:dateUtc="2024-08-07T01:31:00Z">
                          <w:tcPr>
                            <w:tcW w:w="2996" w:type="dxa"/>
                            <w:gridSpan w:val="2"/>
                          </w:tcPr>
                        </w:tcPrChange>
                      </w:tcPr>
                      <w:p w14:paraId="7A3C0DD2" w14:textId="2EB089C8" w:rsidR="00BB3D2A" w:rsidRPr="004A7594" w:rsidRDefault="00BB3D2A" w:rsidP="00BB3D2A">
                        <w:pPr>
                          <w:pStyle w:val="TableHeading3"/>
                          <w:rPr>
                            <w:lang w:eastAsia="en-GB"/>
                          </w:rPr>
                        </w:pPr>
                        <w:r w:rsidRPr="004A7594">
                          <w:rPr>
                            <w:lang w:eastAsia="en-GB"/>
                          </w:rPr>
                          <w:t>&lt;</w:t>
                        </w:r>
                        <w:r w:rsidRPr="004A7594">
                          <w:rPr>
                            <w:rFonts w:ascii="Calibri" w:hAnsi="Calibri" w:cs="Calibri"/>
                            <w:color w:val="444444"/>
                            <w:shd w:val="clear" w:color="auto" w:fill="FFFFFF"/>
                          </w:rPr>
                          <w:t>OdometerEndValue&gt; km</w:t>
                        </w:r>
                      </w:p>
                    </w:tc>
                  </w:tr>
                  <w:tr w:rsidR="00BB3D2A" w:rsidRPr="004A7594" w14:paraId="25E5AA5B" w14:textId="77777777" w:rsidTr="00A2625A">
                    <w:trPr>
                      <w:trHeight w:val="262"/>
                    </w:trPr>
                    <w:tc>
                      <w:tcPr>
                        <w:tcW w:w="2567" w:type="dxa"/>
                        <w:tcPrChange w:id="5884" w:author="Sue Simnor (EXT Idiom)" w:date="2024-08-07T11:31:00Z" w16du:dateUtc="2024-08-07T01:31:00Z">
                          <w:tcPr>
                            <w:tcW w:w="2995" w:type="dxa"/>
                            <w:gridSpan w:val="2"/>
                          </w:tcPr>
                        </w:tcPrChange>
                      </w:tcPr>
                      <w:p w14:paraId="13EDD682" w14:textId="6C016DB0" w:rsidR="00BB3D2A" w:rsidRPr="004A7594" w:rsidRDefault="00BB3D2A" w:rsidP="00BB3D2A">
                        <w:pPr>
                          <w:pStyle w:val="TableHeading3"/>
                          <w:rPr>
                            <w:lang w:eastAsia="en-GB"/>
                          </w:rPr>
                        </w:pPr>
                        <w:r w:rsidRPr="004A7594">
                          <w:rPr>
                            <w:lang w:eastAsia="en-GB"/>
                          </w:rPr>
                          <w:t>No. of kilometres selected:</w:t>
                        </w:r>
                      </w:p>
                    </w:tc>
                    <w:tc>
                      <w:tcPr>
                        <w:tcW w:w="2568" w:type="dxa"/>
                        <w:tcPrChange w:id="5885" w:author="Sue Simnor (EXT Idiom)" w:date="2024-08-07T11:31:00Z" w16du:dateUtc="2024-08-07T01:31:00Z">
                          <w:tcPr>
                            <w:tcW w:w="2996" w:type="dxa"/>
                            <w:gridSpan w:val="2"/>
                          </w:tcPr>
                        </w:tcPrChange>
                      </w:tcPr>
                      <w:p w14:paraId="264AFD57" w14:textId="20678FE1" w:rsidR="00BB3D2A" w:rsidRPr="004A7594" w:rsidRDefault="00BB3D2A" w:rsidP="00BB3D2A">
                        <w:pPr>
                          <w:pStyle w:val="TableHeading3"/>
                          <w:rPr>
                            <w:lang w:eastAsia="en-GB"/>
                          </w:rPr>
                        </w:pPr>
                        <w:r w:rsidRPr="004A7594">
                          <w:rPr>
                            <w:lang w:eastAsia="en-GB"/>
                          </w:rPr>
                          <w:t>&lt;</w:t>
                        </w:r>
                        <w:r w:rsidRPr="004A7594">
                          <w:rPr>
                            <w:rFonts w:ascii="Calibri" w:hAnsi="Calibri" w:cs="Calibri"/>
                            <w:color w:val="444444"/>
                            <w:shd w:val="clear" w:color="auto" w:fill="FFFFFF"/>
                          </w:rPr>
                          <w:t xml:space="preserve">VehicleDistanceDisplay&gt; </w:t>
                        </w:r>
                        <w:r w:rsidRPr="00A6600B">
                          <w:rPr>
                            <w:rFonts w:ascii="Calibri" w:hAnsi="Calibri" w:cs="Calibri"/>
                            <w:strike/>
                            <w:color w:val="444444"/>
                            <w:shd w:val="clear" w:color="auto" w:fill="FFFFFF"/>
                          </w:rPr>
                          <w:t>km</w:t>
                        </w:r>
                      </w:p>
                    </w:tc>
                  </w:tr>
                </w:tbl>
                <w:p w14:paraId="76C51DED" w14:textId="7A6A9F76" w:rsidR="00BB3D2A" w:rsidRPr="004A7594" w:rsidRDefault="00BB3D2A" w:rsidP="00BB3D2A">
                  <w:pPr>
                    <w:tabs>
                      <w:tab w:val="left" w:pos="774"/>
                    </w:tabs>
                    <w:rPr>
                      <w:rFonts w:asciiTheme="minorHAnsi" w:eastAsia="Times New Roman" w:hAnsiTheme="minorHAnsi" w:cstheme="minorHAnsi"/>
                      <w:kern w:val="0"/>
                      <w:sz w:val="20"/>
                      <w:szCs w:val="20"/>
                      <w:lang w:eastAsia="en-GB"/>
                      <w14:ligatures w14:val="none"/>
                    </w:rPr>
                  </w:pPr>
                </w:p>
              </w:tc>
            </w:tr>
          </w:tbl>
          <w:tbl>
            <w:tblPr>
              <w:tblpPr w:leftFromText="180" w:rightFromText="180" w:vertAnchor="page" w:horzAnchor="margin" w:tblpY="1704"/>
              <w:tblOverlap w:val="never"/>
              <w:tblW w:w="8795" w:type="dxa"/>
              <w:tblBorders>
                <w:bottom w:val="single" w:sz="4" w:space="0" w:color="auto"/>
              </w:tblBorders>
              <w:tblLayout w:type="fixed"/>
              <w:tblLook w:val="04A0" w:firstRow="1" w:lastRow="0" w:firstColumn="1" w:lastColumn="0" w:noHBand="0" w:noVBand="1"/>
            </w:tblPr>
            <w:tblGrid>
              <w:gridCol w:w="2578"/>
              <w:gridCol w:w="6217"/>
            </w:tblGrid>
            <w:tr w:rsidR="00BB3D2A" w:rsidRPr="004A7594" w14:paraId="08CFEAFF" w14:textId="77777777" w:rsidTr="00BB3D2A">
              <w:trPr>
                <w:trHeight w:val="707"/>
              </w:trPr>
              <w:tc>
                <w:tcPr>
                  <w:tcW w:w="2578" w:type="dxa"/>
                  <w:noWrap/>
                  <w:vAlign w:val="center"/>
                  <w:hideMark/>
                </w:tcPr>
                <w:p w14:paraId="2DA391C5" w14:textId="40E0DA36" w:rsidR="00BB3D2A" w:rsidRPr="004A7594" w:rsidRDefault="00BB3D2A" w:rsidP="00BB3D2A">
                  <w:pPr>
                    <w:pStyle w:val="BodycopyCOI"/>
                  </w:pPr>
                  <w:r w:rsidRPr="004A7594">
                    <w:t>Your Comprehensive Saver details:</w:t>
                  </w:r>
                </w:p>
              </w:tc>
              <w:tc>
                <w:tcPr>
                  <w:tcW w:w="6217" w:type="dxa"/>
                  <w:noWrap/>
                  <w:vAlign w:val="bottom"/>
                  <w:hideMark/>
                </w:tcPr>
                <w:tbl>
                  <w:tblPr>
                    <w:tblStyle w:val="TableGrid"/>
                    <w:tblpPr w:leftFromText="180" w:rightFromText="180" w:vertAnchor="page" w:horzAnchor="margin" w:tblpY="277"/>
                    <w:tblOverlap w:val="never"/>
                    <w:tblW w:w="0" w:type="auto"/>
                    <w:tblLayout w:type="fixed"/>
                    <w:tblLook w:val="04A0" w:firstRow="1" w:lastRow="0" w:firstColumn="1" w:lastColumn="0" w:noHBand="0" w:noVBand="1"/>
                    <w:tblPrChange w:id="5886" w:author="Sue Simnor (EXT Idiom)" w:date="2024-08-07T11:31:00Z" w16du:dateUtc="2024-08-07T01:31:00Z">
                      <w:tblPr>
                        <w:tblStyle w:val="TableGrid"/>
                        <w:tblpPr w:leftFromText="180" w:rightFromText="180" w:vertAnchor="page" w:horzAnchor="margin" w:tblpY="277"/>
                        <w:tblOverlap w:val="never"/>
                        <w:tblW w:w="0" w:type="auto"/>
                        <w:tblLayout w:type="fixed"/>
                        <w:tblLook w:val="04A0" w:firstRow="1" w:lastRow="0" w:firstColumn="1" w:lastColumn="0" w:noHBand="0" w:noVBand="1"/>
                      </w:tblPr>
                    </w:tblPrChange>
                  </w:tblPr>
                  <w:tblGrid>
                    <w:gridCol w:w="2567"/>
                    <w:gridCol w:w="2568"/>
                    <w:tblGridChange w:id="5887">
                      <w:tblGrid>
                        <w:gridCol w:w="2567"/>
                        <w:gridCol w:w="428"/>
                        <w:gridCol w:w="2140"/>
                        <w:gridCol w:w="856"/>
                      </w:tblGrid>
                    </w:tblGridChange>
                  </w:tblGrid>
                  <w:tr w:rsidR="00BB3D2A" w:rsidRPr="004A7594" w14:paraId="4A44D4FD" w14:textId="77777777" w:rsidTr="00A2625A">
                    <w:trPr>
                      <w:trHeight w:val="284"/>
                    </w:trPr>
                    <w:tc>
                      <w:tcPr>
                        <w:tcW w:w="2567" w:type="dxa"/>
                        <w:tcPrChange w:id="5888" w:author="Sue Simnor (EXT Idiom)" w:date="2024-08-07T11:31:00Z" w16du:dateUtc="2024-08-07T01:31:00Z">
                          <w:tcPr>
                            <w:tcW w:w="2995" w:type="dxa"/>
                            <w:gridSpan w:val="2"/>
                          </w:tcPr>
                        </w:tcPrChange>
                      </w:tcPr>
                      <w:p w14:paraId="771BFBB2" w14:textId="22A72C14" w:rsidR="00BB3D2A" w:rsidRPr="004A7594" w:rsidRDefault="00BB3D2A" w:rsidP="00BB3D2A">
                        <w:pPr>
                          <w:pStyle w:val="TableHeading3"/>
                          <w:rPr>
                            <w:lang w:eastAsia="en-GB"/>
                          </w:rPr>
                        </w:pPr>
                        <w:r w:rsidRPr="004A7594">
                          <w:rPr>
                            <w:lang w:eastAsia="en-GB"/>
                          </w:rPr>
                          <w:t>End odometer reading:</w:t>
                        </w:r>
                      </w:p>
                    </w:tc>
                    <w:tc>
                      <w:tcPr>
                        <w:tcW w:w="2568" w:type="dxa"/>
                        <w:tcPrChange w:id="5889" w:author="Sue Simnor (EXT Idiom)" w:date="2024-08-07T11:31:00Z" w16du:dateUtc="2024-08-07T01:31:00Z">
                          <w:tcPr>
                            <w:tcW w:w="2996" w:type="dxa"/>
                            <w:gridSpan w:val="2"/>
                          </w:tcPr>
                        </w:tcPrChange>
                      </w:tcPr>
                      <w:p w14:paraId="0793C04C" w14:textId="04465779" w:rsidR="00BB3D2A" w:rsidRPr="004A7594" w:rsidRDefault="00BB3D2A" w:rsidP="00BB3D2A">
                        <w:pPr>
                          <w:pStyle w:val="TableHeading3"/>
                          <w:rPr>
                            <w:lang w:eastAsia="en-GB"/>
                          </w:rPr>
                        </w:pPr>
                        <w:r w:rsidRPr="004A7594">
                          <w:rPr>
                            <w:lang w:eastAsia="en-GB"/>
                          </w:rPr>
                          <w:t>&lt;</w:t>
                        </w:r>
                        <w:r w:rsidRPr="004A7594">
                          <w:rPr>
                            <w:rFonts w:ascii="Calibri" w:hAnsi="Calibri" w:cs="Calibri"/>
                            <w:color w:val="444444"/>
                            <w:shd w:val="clear" w:color="auto" w:fill="FFFFFF"/>
                          </w:rPr>
                          <w:t>OdometerEndValue&gt; km</w:t>
                        </w:r>
                      </w:p>
                    </w:tc>
                  </w:tr>
                  <w:tr w:rsidR="00BB3D2A" w:rsidRPr="004A7594" w14:paraId="0457D95B" w14:textId="77777777" w:rsidTr="00A2625A">
                    <w:trPr>
                      <w:trHeight w:val="284"/>
                    </w:trPr>
                    <w:tc>
                      <w:tcPr>
                        <w:tcW w:w="2567" w:type="dxa"/>
                        <w:tcPrChange w:id="5890" w:author="Sue Simnor (EXT Idiom)" w:date="2024-08-07T11:31:00Z" w16du:dateUtc="2024-08-07T01:31:00Z">
                          <w:tcPr>
                            <w:tcW w:w="2995" w:type="dxa"/>
                            <w:gridSpan w:val="2"/>
                          </w:tcPr>
                        </w:tcPrChange>
                      </w:tcPr>
                      <w:p w14:paraId="4DABBC49" w14:textId="11B8AD6F" w:rsidR="00BB3D2A" w:rsidRPr="001C62D9" w:rsidRDefault="00BB3D2A" w:rsidP="00BB3D2A">
                        <w:pPr>
                          <w:pStyle w:val="TableHeading3"/>
                          <w:rPr>
                            <w:highlight w:val="cyan"/>
                            <w:lang w:eastAsia="en-GB"/>
                            <w:rPrChange w:id="5891" w:author="Sue Simnor (EXT Idiom)" w:date="2024-08-13T18:05:00Z" w16du:dateUtc="2024-08-13T08:05:00Z">
                              <w:rPr>
                                <w:lang w:eastAsia="en-GB"/>
                              </w:rPr>
                            </w:rPrChange>
                          </w:rPr>
                        </w:pPr>
                        <w:r w:rsidRPr="001C62D9">
                          <w:rPr>
                            <w:highlight w:val="cyan"/>
                            <w:lang w:eastAsia="en-GB"/>
                            <w:rPrChange w:id="5892" w:author="Sue Simnor (EXT Idiom)" w:date="2024-08-13T18:05:00Z" w16du:dateUtc="2024-08-13T08:05:00Z">
                              <w:rPr>
                                <w:lang w:eastAsia="en-GB"/>
                              </w:rPr>
                            </w:rPrChange>
                          </w:rPr>
                          <w:t>No. of kilometres selected:</w:t>
                        </w:r>
                      </w:p>
                    </w:tc>
                    <w:tc>
                      <w:tcPr>
                        <w:tcW w:w="2568" w:type="dxa"/>
                        <w:tcPrChange w:id="5893" w:author="Sue Simnor (EXT Idiom)" w:date="2024-08-07T11:31:00Z" w16du:dateUtc="2024-08-07T01:31:00Z">
                          <w:tcPr>
                            <w:tcW w:w="2996" w:type="dxa"/>
                            <w:gridSpan w:val="2"/>
                          </w:tcPr>
                        </w:tcPrChange>
                      </w:tcPr>
                      <w:p w14:paraId="50631635" w14:textId="26F04034" w:rsidR="00BB3D2A" w:rsidRPr="001C62D9" w:rsidRDefault="00BB3D2A" w:rsidP="00BB3D2A">
                        <w:pPr>
                          <w:pStyle w:val="TableHeading3"/>
                          <w:rPr>
                            <w:highlight w:val="cyan"/>
                            <w:lang w:eastAsia="en-GB"/>
                            <w:rPrChange w:id="5894" w:author="Sue Simnor (EXT Idiom)" w:date="2024-08-13T18:05:00Z" w16du:dateUtc="2024-08-13T08:05:00Z">
                              <w:rPr>
                                <w:lang w:eastAsia="en-GB"/>
                              </w:rPr>
                            </w:rPrChange>
                          </w:rPr>
                        </w:pPr>
                        <w:r w:rsidRPr="001C62D9">
                          <w:rPr>
                            <w:rFonts w:asciiTheme="minorHAnsi" w:hAnsiTheme="minorHAnsi" w:cstheme="minorHAnsi"/>
                            <w:highlight w:val="cyan"/>
                            <w:lang w:eastAsia="en-GB"/>
                            <w:rPrChange w:id="5895" w:author="Sue Simnor (EXT Idiom)" w:date="2024-08-13T18:05:00Z" w16du:dateUtc="2024-08-13T08:05:00Z">
                              <w:rPr>
                                <w:rFonts w:asciiTheme="minorHAnsi" w:hAnsiTheme="minorHAnsi" w:cstheme="minorHAnsi"/>
                                <w:lang w:eastAsia="en-GB"/>
                              </w:rPr>
                            </w:rPrChange>
                          </w:rPr>
                          <w:t>Not recorded</w:t>
                        </w:r>
                      </w:p>
                    </w:tc>
                  </w:tr>
                </w:tbl>
                <w:p w14:paraId="393A3354" w14:textId="30C38F8F" w:rsidR="00BB3D2A" w:rsidRPr="004A7594" w:rsidRDefault="00BB3D2A" w:rsidP="00BB3D2A">
                  <w:pPr>
                    <w:tabs>
                      <w:tab w:val="left" w:pos="774"/>
                    </w:tabs>
                    <w:rPr>
                      <w:rFonts w:asciiTheme="minorHAnsi" w:eastAsia="Times New Roman" w:hAnsiTheme="minorHAnsi" w:cstheme="minorHAnsi"/>
                      <w:kern w:val="0"/>
                      <w:sz w:val="20"/>
                      <w:szCs w:val="20"/>
                      <w:lang w:eastAsia="en-GB"/>
                      <w14:ligatures w14:val="none"/>
                    </w:rPr>
                  </w:pPr>
                </w:p>
              </w:tc>
            </w:tr>
          </w:tbl>
          <w:p w14:paraId="61D2776B" w14:textId="676CB2E2" w:rsidR="00EE6AC0" w:rsidRPr="004A7594" w:rsidRDefault="00EE6AC0" w:rsidP="0041656D">
            <w:pPr>
              <w:pStyle w:val="TableHeading2"/>
              <w:rPr>
                <w:b w:val="0"/>
                <w:bCs w:val="0"/>
                <w:sz w:val="20"/>
                <w:szCs w:val="20"/>
              </w:rPr>
            </w:pPr>
          </w:p>
          <w:p w14:paraId="46718CAC" w14:textId="501767C9" w:rsidR="00EE6AC0" w:rsidRPr="004A7594" w:rsidRDefault="00EE6AC0" w:rsidP="0041656D">
            <w:pPr>
              <w:pStyle w:val="TableHeading2"/>
              <w:rPr>
                <w:b w:val="0"/>
                <w:bCs w:val="0"/>
                <w:sz w:val="20"/>
                <w:szCs w:val="20"/>
              </w:rPr>
            </w:pPr>
          </w:p>
          <w:p w14:paraId="0D2E8445" w14:textId="2CF56223" w:rsidR="00EE6AC0" w:rsidRPr="004A7594" w:rsidRDefault="00EE6AC0" w:rsidP="0041656D">
            <w:pPr>
              <w:pStyle w:val="TableHeading2"/>
              <w:rPr>
                <w:b w:val="0"/>
                <w:bCs w:val="0"/>
                <w:sz w:val="20"/>
                <w:szCs w:val="20"/>
              </w:rPr>
            </w:pPr>
          </w:p>
          <w:p w14:paraId="5C0B036A" w14:textId="5CC2A391" w:rsidR="00EE6AC0" w:rsidRPr="004A7594" w:rsidRDefault="00EE6AC0" w:rsidP="0071617E">
            <w:pPr>
              <w:pStyle w:val="TableHeading2"/>
              <w:rPr>
                <w:b w:val="0"/>
                <w:bCs w:val="0"/>
                <w:sz w:val="20"/>
                <w:szCs w:val="20"/>
              </w:rPr>
            </w:pPr>
          </w:p>
          <w:p w14:paraId="67AFBC97" w14:textId="3209DD20" w:rsidR="00EE6AC0" w:rsidRPr="004A7594" w:rsidRDefault="00EE6AC0" w:rsidP="0071617E">
            <w:pPr>
              <w:pStyle w:val="TableHeading2"/>
              <w:rPr>
                <w:b w:val="0"/>
                <w:bCs w:val="0"/>
                <w:sz w:val="20"/>
                <w:szCs w:val="20"/>
              </w:rPr>
            </w:pPr>
          </w:p>
        </w:tc>
        <w:tc>
          <w:tcPr>
            <w:tcW w:w="1985" w:type="dxa"/>
          </w:tcPr>
          <w:p w14:paraId="53254C0A" w14:textId="25E05AEE" w:rsidR="00027B79" w:rsidRPr="004A7594" w:rsidRDefault="771E032E" w:rsidP="00B704FE">
            <w:pPr>
              <w:tabs>
                <w:tab w:val="left" w:pos="774"/>
              </w:tabs>
              <w:rPr>
                <w:rFonts w:ascii="Calibri" w:hAnsi="Calibri" w:cs="Calibri"/>
                <w:b/>
                <w:bCs/>
                <w:sz w:val="18"/>
                <w:szCs w:val="18"/>
              </w:rPr>
            </w:pPr>
            <w:commentRangeStart w:id="5896"/>
            <w:commentRangeStart w:id="5897"/>
            <w:commentRangeStart w:id="5898"/>
            <w:r w:rsidRPr="004A7594">
              <w:rPr>
                <w:rFonts w:ascii="Calibri" w:hAnsi="Calibri" w:cs="Calibri"/>
                <w:b/>
                <w:bCs/>
                <w:sz w:val="18"/>
                <w:szCs w:val="18"/>
              </w:rPr>
              <w:t>ELSEIF</w:t>
            </w:r>
            <w:r w:rsidRPr="004A7594">
              <w:rPr>
                <w:rFonts w:ascii="Calibri" w:hAnsi="Calibri" w:cs="Calibri"/>
                <w:sz w:val="18"/>
                <w:szCs w:val="18"/>
              </w:rPr>
              <w:t xml:space="preserve"> </w:t>
            </w:r>
            <w:r w:rsidR="003A0048">
              <w:rPr>
                <w:rFonts w:ascii="Calibri" w:hAnsi="Calibri" w:cs="Calibri"/>
                <w:sz w:val="18"/>
                <w:szCs w:val="18"/>
              </w:rPr>
              <w:t xml:space="preserve">IF </w:t>
            </w:r>
            <w:r w:rsidRPr="004A7594">
              <w:rPr>
                <w:rFonts w:ascii="Calibri" w:hAnsi="Calibri" w:cs="Calibri"/>
                <w:sz w:val="18"/>
                <w:szCs w:val="18"/>
              </w:rPr>
              <w:t>&lt;</w:t>
            </w:r>
            <w:r w:rsidR="7BF708D3" w:rsidRPr="004A7594">
              <w:rPr>
                <w:rFonts w:ascii="Calibri" w:hAnsi="Calibri" w:cs="Calibri"/>
                <w:b/>
                <w:bCs/>
                <w:sz w:val="18"/>
                <w:szCs w:val="18"/>
              </w:rPr>
              <w:t>VehicleCoverTypeCode</w:t>
            </w:r>
            <w:r w:rsidRPr="004A7594">
              <w:rPr>
                <w:rFonts w:ascii="Calibri" w:hAnsi="Calibri" w:cs="Calibri"/>
                <w:b/>
                <w:bCs/>
                <w:sz w:val="18"/>
                <w:szCs w:val="18"/>
              </w:rPr>
              <w:t>&gt;</w:t>
            </w:r>
            <w:r w:rsidRPr="004A7594">
              <w:rPr>
                <w:rFonts w:ascii="Calibri" w:hAnsi="Calibri" w:cs="Calibri"/>
                <w:sz w:val="18"/>
                <w:szCs w:val="18"/>
              </w:rPr>
              <w:t xml:space="preserve"> = “</w:t>
            </w:r>
            <w:r w:rsidR="22C57B56" w:rsidRPr="004A7594">
              <w:rPr>
                <w:rFonts w:ascii="Calibri" w:hAnsi="Calibri" w:cs="Calibri"/>
                <w:sz w:val="18"/>
                <w:szCs w:val="18"/>
              </w:rPr>
              <w:t>2|Payasyoudrive</w:t>
            </w:r>
            <w:r w:rsidRPr="004A7594">
              <w:rPr>
                <w:rFonts w:ascii="Calibri" w:hAnsi="Calibri" w:cs="Calibri"/>
                <w:sz w:val="18"/>
                <w:szCs w:val="18"/>
              </w:rPr>
              <w:t xml:space="preserve">” </w:t>
            </w:r>
            <w:r w:rsidRPr="004A7594">
              <w:rPr>
                <w:rFonts w:ascii="Calibri" w:hAnsi="Calibri" w:cs="Calibri"/>
                <w:b/>
                <w:bCs/>
                <w:sz w:val="18"/>
                <w:szCs w:val="18"/>
              </w:rPr>
              <w:t>AND</w:t>
            </w:r>
            <w:r w:rsidRPr="004A7594">
              <w:rPr>
                <w:rFonts w:ascii="Calibri" w:hAnsi="Calibri" w:cs="Calibri"/>
                <w:sz w:val="18"/>
                <w:szCs w:val="18"/>
              </w:rPr>
              <w:t xml:space="preserve"> </w:t>
            </w:r>
            <w:r w:rsidR="4B101BDD" w:rsidRPr="004A7594">
              <w:rPr>
                <w:rFonts w:ascii="Calibri" w:hAnsi="Calibri" w:cs="Calibri"/>
                <w:sz w:val="18"/>
                <w:szCs w:val="18"/>
              </w:rPr>
              <w:t>&lt;DocumentSubType&gt;</w:t>
            </w:r>
            <w:r w:rsidRPr="004A7594">
              <w:rPr>
                <w:rFonts w:ascii="Calibri" w:hAnsi="Calibri" w:cs="Calibri"/>
                <w:sz w:val="18"/>
                <w:szCs w:val="18"/>
              </w:rPr>
              <w:t xml:space="preserve"> = </w:t>
            </w:r>
            <w:r w:rsidR="00221183">
              <w:rPr>
                <w:rFonts w:ascii="Calibri" w:hAnsi="Calibri" w:cs="Calibri"/>
                <w:sz w:val="18"/>
                <w:szCs w:val="18"/>
              </w:rPr>
              <w:t>“</w:t>
            </w:r>
            <w:r w:rsidR="0D8CB3B9" w:rsidRPr="004A7594">
              <w:rPr>
                <w:rFonts w:ascii="Calibri" w:hAnsi="Calibri" w:cs="Calibri"/>
                <w:sz w:val="18"/>
                <w:szCs w:val="18"/>
              </w:rPr>
              <w:t>Endorsement</w:t>
            </w:r>
            <w:r w:rsidR="00221183">
              <w:rPr>
                <w:rFonts w:ascii="Calibri" w:hAnsi="Calibri" w:cs="Calibri"/>
                <w:sz w:val="18"/>
                <w:szCs w:val="18"/>
              </w:rPr>
              <w:t>”</w:t>
            </w:r>
            <w:r w:rsidR="0D8CB3B9" w:rsidRPr="004A7594">
              <w:rPr>
                <w:rFonts w:ascii="Calibri" w:hAnsi="Calibri" w:cs="Calibri"/>
                <w:sz w:val="18"/>
                <w:szCs w:val="18"/>
              </w:rPr>
              <w:t xml:space="preserve"> OR </w:t>
            </w:r>
            <w:r w:rsidR="00221183">
              <w:rPr>
                <w:rFonts w:ascii="Calibri" w:hAnsi="Calibri" w:cs="Calibri"/>
                <w:sz w:val="18"/>
                <w:szCs w:val="18"/>
              </w:rPr>
              <w:t>“</w:t>
            </w:r>
            <w:r w:rsidRPr="004A7594">
              <w:rPr>
                <w:rFonts w:ascii="Calibri" w:hAnsi="Calibri" w:cs="Calibri"/>
                <w:sz w:val="18"/>
                <w:szCs w:val="18"/>
              </w:rPr>
              <w:t>Renewal</w:t>
            </w:r>
            <w:r w:rsidR="00221183">
              <w:rPr>
                <w:rFonts w:ascii="Calibri" w:hAnsi="Calibri" w:cs="Calibri"/>
                <w:sz w:val="18"/>
                <w:szCs w:val="18"/>
              </w:rPr>
              <w:t>”</w:t>
            </w:r>
            <w:r w:rsidRPr="004A7594">
              <w:rPr>
                <w:rFonts w:ascii="Calibri" w:hAnsi="Calibri" w:cs="Calibri"/>
                <w:sz w:val="18"/>
                <w:szCs w:val="18"/>
              </w:rPr>
              <w:t xml:space="preserve"> </w:t>
            </w:r>
            <w:r w:rsidRPr="004A7594">
              <w:rPr>
                <w:rFonts w:ascii="Calibri" w:hAnsi="Calibri" w:cs="Calibri"/>
                <w:b/>
                <w:bCs/>
                <w:sz w:val="18"/>
                <w:szCs w:val="18"/>
              </w:rPr>
              <w:t>AND</w:t>
            </w:r>
            <w:r w:rsidRPr="004A7594">
              <w:rPr>
                <w:rFonts w:ascii="Calibri" w:hAnsi="Calibri" w:cs="Calibri"/>
                <w:sz w:val="18"/>
                <w:szCs w:val="18"/>
              </w:rPr>
              <w:t xml:space="preserve"> </w:t>
            </w:r>
          </w:p>
          <w:p w14:paraId="4272D405" w14:textId="4642DB7E" w:rsidR="00EE6AC0" w:rsidRPr="004A7594" w:rsidRDefault="00EE6AC0" w:rsidP="00E6571E">
            <w:pPr>
              <w:tabs>
                <w:tab w:val="left" w:pos="774"/>
              </w:tabs>
              <w:rPr>
                <w:rFonts w:ascii="Calibri" w:hAnsi="Calibri" w:cs="Calibri"/>
                <w:sz w:val="18"/>
                <w:szCs w:val="18"/>
              </w:rPr>
            </w:pPr>
            <w:r w:rsidRPr="00A8517C">
              <w:rPr>
                <w:rFonts w:ascii="Calibri" w:hAnsi="Calibri" w:cs="Calibri"/>
                <w:b/>
                <w:bCs/>
                <w:sz w:val="18"/>
                <w:szCs w:val="18"/>
              </w:rPr>
              <w:t>&lt;</w:t>
            </w:r>
            <w:r w:rsidR="00027B79" w:rsidRPr="00A8517C">
              <w:rPr>
                <w:rFonts w:ascii="Calibri" w:hAnsi="Calibri" w:cs="Calibri"/>
                <w:b/>
                <w:bCs/>
                <w:sz w:val="18"/>
                <w:szCs w:val="18"/>
              </w:rPr>
              <w:t>NonPAYDSwitchToPAYD</w:t>
            </w:r>
            <w:r w:rsidRPr="00A8517C">
              <w:rPr>
                <w:rFonts w:ascii="Calibri" w:hAnsi="Calibri" w:cs="Calibri"/>
                <w:b/>
                <w:bCs/>
                <w:sz w:val="18"/>
                <w:szCs w:val="18"/>
              </w:rPr>
              <w:t>&gt;=</w:t>
            </w:r>
            <w:r w:rsidRPr="00A8517C">
              <w:rPr>
                <w:rFonts w:ascii="Calibri" w:hAnsi="Calibri" w:cs="Calibri"/>
                <w:sz w:val="18"/>
                <w:szCs w:val="18"/>
              </w:rPr>
              <w:t xml:space="preserve"> </w:t>
            </w:r>
            <w:r w:rsidR="00A8517C" w:rsidRPr="00A8517C">
              <w:rPr>
                <w:rFonts w:ascii="Calibri" w:hAnsi="Calibri" w:cs="Calibri"/>
                <w:sz w:val="18"/>
                <w:szCs w:val="18"/>
              </w:rPr>
              <w:t>‘0’</w:t>
            </w:r>
          </w:p>
          <w:p w14:paraId="0C748DD2" w14:textId="2D751C8D" w:rsidR="00EE6AC0" w:rsidRPr="004A7594" w:rsidRDefault="00EE6AC0" w:rsidP="00E6571E">
            <w:pPr>
              <w:tabs>
                <w:tab w:val="left" w:pos="774"/>
              </w:tabs>
              <w:rPr>
                <w:rFonts w:ascii="Calibri" w:hAnsi="Calibri" w:cs="Calibri"/>
                <w:sz w:val="18"/>
                <w:szCs w:val="18"/>
              </w:rPr>
            </w:pPr>
            <w:r w:rsidRPr="004A7594">
              <w:rPr>
                <w:rFonts w:ascii="Calibri" w:hAnsi="Calibri" w:cs="Calibri"/>
                <w:b/>
                <w:bCs/>
                <w:sz w:val="18"/>
                <w:szCs w:val="18"/>
              </w:rPr>
              <w:t>THEN</w:t>
            </w:r>
            <w:r w:rsidRPr="004A7594">
              <w:rPr>
                <w:rFonts w:ascii="Calibri" w:hAnsi="Calibri" w:cs="Calibri"/>
                <w:sz w:val="18"/>
                <w:szCs w:val="18"/>
              </w:rPr>
              <w:t xml:space="preserve"> display</w:t>
            </w:r>
          </w:p>
          <w:p w14:paraId="3F4D1149" w14:textId="07A6405E" w:rsidR="00EE6AC0" w:rsidRPr="004A7594" w:rsidRDefault="00EE6AC0" w:rsidP="00F05551">
            <w:pPr>
              <w:tabs>
                <w:tab w:val="left" w:pos="774"/>
              </w:tabs>
              <w:rPr>
                <w:rFonts w:ascii="Calibri" w:eastAsia="Times New Roman" w:hAnsi="Calibri" w:cs="Calibri"/>
                <w:kern w:val="0"/>
                <w:sz w:val="20"/>
                <w:szCs w:val="20"/>
                <w:lang w:eastAsia="en-GB"/>
                <w14:ligatures w14:val="none"/>
              </w:rPr>
            </w:pPr>
            <w:r w:rsidRPr="004A7594">
              <w:rPr>
                <w:rFonts w:ascii="Calibri" w:hAnsi="Calibri" w:cs="Calibri"/>
                <w:b/>
                <w:bCs/>
                <w:sz w:val="20"/>
                <w:szCs w:val="20"/>
              </w:rPr>
              <w:t>ELSE</w:t>
            </w:r>
            <w:r w:rsidRPr="004A7594">
              <w:rPr>
                <w:rFonts w:ascii="Calibri" w:hAnsi="Calibri" w:cs="Calibri"/>
                <w:sz w:val="20"/>
                <w:szCs w:val="20"/>
              </w:rPr>
              <w:t xml:space="preserve"> do not display</w:t>
            </w:r>
          </w:p>
          <w:p w14:paraId="7AB463EB" w14:textId="260BA740" w:rsidR="00EE6AC0" w:rsidRPr="004A7594" w:rsidRDefault="771E032E" w:rsidP="00F05551">
            <w:pPr>
              <w:tabs>
                <w:tab w:val="left" w:pos="774"/>
              </w:tabs>
              <w:rPr>
                <w:rFonts w:ascii="Calibri" w:hAnsi="Calibri" w:cs="Calibri"/>
                <w:b/>
                <w:bCs/>
                <w:sz w:val="20"/>
                <w:szCs w:val="20"/>
              </w:rPr>
            </w:pPr>
            <w:r w:rsidRPr="004A7594">
              <w:rPr>
                <w:rFonts w:ascii="Calibri" w:hAnsi="Calibri" w:cs="Calibri"/>
                <w:b/>
                <w:bCs/>
                <w:sz w:val="20"/>
                <w:szCs w:val="20"/>
              </w:rPr>
              <w:t>ENDIF</w:t>
            </w:r>
            <w:commentRangeEnd w:id="5896"/>
            <w:r w:rsidR="00EE6AC0" w:rsidRPr="004A7594">
              <w:rPr>
                <w:rStyle w:val="CommentReference"/>
                <w:rFonts w:ascii="Calibri" w:hAnsi="Calibri" w:cs="Calibri"/>
                <w:b/>
                <w:bCs/>
                <w:sz w:val="20"/>
                <w:szCs w:val="20"/>
              </w:rPr>
              <w:commentReference w:id="5896"/>
            </w:r>
            <w:commentRangeEnd w:id="5897"/>
            <w:r w:rsidR="00EE6AC0" w:rsidRPr="004A7594">
              <w:rPr>
                <w:rStyle w:val="CommentReference"/>
                <w:rFonts w:ascii="Calibri" w:hAnsi="Calibri" w:cs="Calibri"/>
                <w:b/>
                <w:bCs/>
                <w:sz w:val="20"/>
                <w:szCs w:val="20"/>
              </w:rPr>
              <w:commentReference w:id="5897"/>
            </w:r>
            <w:commentRangeEnd w:id="5898"/>
            <w:r w:rsidR="0028559A" w:rsidRPr="004A7594">
              <w:rPr>
                <w:rStyle w:val="CommentReference"/>
                <w:rFonts w:ascii="Calibri" w:hAnsi="Calibri" w:cs="Calibri"/>
                <w:b/>
                <w:bCs/>
                <w:sz w:val="20"/>
                <w:szCs w:val="20"/>
              </w:rPr>
              <w:commentReference w:id="5898"/>
            </w:r>
          </w:p>
          <w:p w14:paraId="451F0135" w14:textId="281C0B9B" w:rsidR="00A633CE" w:rsidRPr="004A7594" w:rsidRDefault="00A633CE" w:rsidP="00F05551">
            <w:pPr>
              <w:tabs>
                <w:tab w:val="left" w:pos="774"/>
              </w:tabs>
              <w:rPr>
                <w:rFonts w:ascii="Calibri" w:hAnsi="Calibri" w:cs="Calibri"/>
                <w:b/>
                <w:bCs/>
                <w:sz w:val="20"/>
                <w:szCs w:val="20"/>
              </w:rPr>
            </w:pPr>
          </w:p>
          <w:p w14:paraId="4EFB792E" w14:textId="384995FD" w:rsidR="00A633CE" w:rsidRPr="004A7594" w:rsidRDefault="00A633CE" w:rsidP="00A633CE">
            <w:pPr>
              <w:tabs>
                <w:tab w:val="left" w:pos="774"/>
              </w:tabs>
              <w:rPr>
                <w:rFonts w:asciiTheme="minorHAnsi" w:hAnsiTheme="minorHAnsi"/>
                <w:b/>
                <w:bCs/>
                <w:sz w:val="18"/>
                <w:szCs w:val="18"/>
                <w:u w:val="single"/>
              </w:rPr>
            </w:pPr>
            <w:r w:rsidRPr="004A7594">
              <w:rPr>
                <w:rFonts w:asciiTheme="minorHAnsi" w:hAnsiTheme="minorHAnsi"/>
                <w:b/>
                <w:bCs/>
                <w:sz w:val="18"/>
                <w:szCs w:val="18"/>
                <w:u w:val="single"/>
              </w:rPr>
              <w:t>Logic for</w:t>
            </w:r>
          </w:p>
          <w:p w14:paraId="2064AC22" w14:textId="32BB694C" w:rsidR="00A633CE" w:rsidRPr="004A7594" w:rsidRDefault="00A633CE" w:rsidP="00A633CE">
            <w:pPr>
              <w:tabs>
                <w:tab w:val="left" w:pos="774"/>
              </w:tabs>
              <w:rPr>
                <w:rFonts w:asciiTheme="minorHAnsi" w:hAnsiTheme="minorHAnsi"/>
                <w:b/>
                <w:bCs/>
                <w:sz w:val="18"/>
                <w:szCs w:val="18"/>
              </w:rPr>
            </w:pPr>
            <w:r w:rsidRPr="004A7594">
              <w:rPr>
                <w:rFonts w:asciiTheme="minorHAnsi" w:hAnsiTheme="minorHAnsi"/>
                <w:b/>
                <w:bCs/>
                <w:sz w:val="18"/>
                <w:szCs w:val="18"/>
              </w:rPr>
              <w:t>No. of kilometres selected:</w:t>
            </w:r>
          </w:p>
          <w:p w14:paraId="512C66B2" w14:textId="5AC35AF4" w:rsidR="00A633CE" w:rsidRPr="004A7594" w:rsidRDefault="00A633CE" w:rsidP="00A633CE">
            <w:pPr>
              <w:tabs>
                <w:tab w:val="left" w:pos="774"/>
              </w:tabs>
              <w:rPr>
                <w:rFonts w:asciiTheme="minorHAnsi" w:hAnsiTheme="minorHAnsi"/>
                <w:b/>
                <w:bCs/>
                <w:sz w:val="18"/>
                <w:szCs w:val="18"/>
              </w:rPr>
            </w:pPr>
          </w:p>
          <w:p w14:paraId="2F6CAC68" w14:textId="78376319" w:rsidR="00A633CE" w:rsidRPr="001C62D9" w:rsidRDefault="00A633CE" w:rsidP="00A633CE">
            <w:pPr>
              <w:tabs>
                <w:tab w:val="left" w:pos="774"/>
              </w:tabs>
              <w:rPr>
                <w:rFonts w:asciiTheme="minorHAnsi" w:hAnsiTheme="minorHAnsi"/>
                <w:b/>
                <w:bCs/>
                <w:sz w:val="18"/>
                <w:szCs w:val="18"/>
                <w:highlight w:val="cyan"/>
                <w:rPrChange w:id="5900" w:author="Sue Simnor (EXT Idiom)" w:date="2024-08-13T18:06:00Z" w16du:dateUtc="2024-08-13T08:06:00Z">
                  <w:rPr>
                    <w:rFonts w:asciiTheme="minorHAnsi" w:hAnsiTheme="minorHAnsi"/>
                    <w:b/>
                    <w:bCs/>
                    <w:sz w:val="18"/>
                    <w:szCs w:val="18"/>
                  </w:rPr>
                </w:rPrChange>
              </w:rPr>
            </w:pPr>
            <w:r w:rsidRPr="001C62D9">
              <w:rPr>
                <w:rFonts w:asciiTheme="minorHAnsi" w:hAnsiTheme="minorHAnsi"/>
                <w:b/>
                <w:bCs/>
                <w:sz w:val="18"/>
                <w:szCs w:val="18"/>
                <w:highlight w:val="cyan"/>
                <w:rPrChange w:id="5901" w:author="Sue Simnor (EXT Idiom)" w:date="2024-08-13T18:06:00Z" w16du:dateUtc="2024-08-13T08:06:00Z">
                  <w:rPr>
                    <w:rFonts w:asciiTheme="minorHAnsi" w:hAnsiTheme="minorHAnsi"/>
                    <w:b/>
                    <w:bCs/>
                    <w:sz w:val="18"/>
                    <w:szCs w:val="18"/>
                  </w:rPr>
                </w:rPrChange>
              </w:rPr>
              <w:t>IF</w:t>
            </w:r>
          </w:p>
          <w:p w14:paraId="771EE147" w14:textId="7E8BE5E6" w:rsidR="00A633CE" w:rsidRPr="001C62D9" w:rsidRDefault="00A633CE" w:rsidP="00A633CE">
            <w:pPr>
              <w:tabs>
                <w:tab w:val="left" w:pos="774"/>
              </w:tabs>
              <w:rPr>
                <w:rFonts w:asciiTheme="minorHAnsi" w:hAnsiTheme="minorHAnsi"/>
                <w:sz w:val="18"/>
                <w:szCs w:val="18"/>
                <w:highlight w:val="cyan"/>
                <w:rPrChange w:id="5902" w:author="Sue Simnor (EXT Idiom)" w:date="2024-08-13T18:06:00Z" w16du:dateUtc="2024-08-13T08:06:00Z">
                  <w:rPr>
                    <w:rFonts w:asciiTheme="minorHAnsi" w:hAnsiTheme="minorHAnsi"/>
                    <w:sz w:val="18"/>
                    <w:szCs w:val="18"/>
                  </w:rPr>
                </w:rPrChange>
              </w:rPr>
            </w:pPr>
            <w:r w:rsidRPr="001C62D9">
              <w:rPr>
                <w:rFonts w:asciiTheme="minorHAnsi" w:hAnsiTheme="minorHAnsi"/>
                <w:sz w:val="18"/>
                <w:szCs w:val="18"/>
                <w:highlight w:val="cyan"/>
                <w:rPrChange w:id="5903" w:author="Sue Simnor (EXT Idiom)" w:date="2024-08-13T18:06:00Z" w16du:dateUtc="2024-08-13T08:06:00Z">
                  <w:rPr>
                    <w:rFonts w:asciiTheme="minorHAnsi" w:hAnsiTheme="minorHAnsi"/>
                    <w:sz w:val="18"/>
                    <w:szCs w:val="18"/>
                  </w:rPr>
                </w:rPrChange>
              </w:rPr>
              <w:t>&lt;VehicleDistanceCode&gt; = “</w:t>
            </w:r>
            <w:r w:rsidR="00E57152" w:rsidRPr="001C62D9">
              <w:rPr>
                <w:rFonts w:asciiTheme="minorHAnsi" w:hAnsiTheme="minorHAnsi"/>
                <w:sz w:val="18"/>
                <w:szCs w:val="18"/>
                <w:highlight w:val="cyan"/>
                <w:rPrChange w:id="5904" w:author="Sue Simnor (EXT Idiom)" w:date="2024-08-13T18:06:00Z" w16du:dateUtc="2024-08-13T08:06:00Z">
                  <w:rPr>
                    <w:rFonts w:asciiTheme="minorHAnsi" w:hAnsiTheme="minorHAnsi"/>
                    <w:sz w:val="18"/>
                    <w:szCs w:val="18"/>
                  </w:rPr>
                </w:rPrChange>
              </w:rPr>
              <w:t>27|-9999</w:t>
            </w:r>
            <w:r w:rsidRPr="001C62D9">
              <w:rPr>
                <w:rFonts w:asciiTheme="minorHAnsi" w:hAnsiTheme="minorHAnsi"/>
                <w:sz w:val="18"/>
                <w:szCs w:val="18"/>
                <w:highlight w:val="cyan"/>
                <w:rPrChange w:id="5905" w:author="Sue Simnor (EXT Idiom)" w:date="2024-08-13T18:06:00Z" w16du:dateUtc="2024-08-13T08:06:00Z">
                  <w:rPr>
                    <w:rFonts w:asciiTheme="minorHAnsi" w:hAnsiTheme="minorHAnsi"/>
                    <w:sz w:val="18"/>
                    <w:szCs w:val="18"/>
                  </w:rPr>
                </w:rPrChange>
              </w:rPr>
              <w:t xml:space="preserve">” </w:t>
            </w:r>
          </w:p>
          <w:p w14:paraId="76B55647" w14:textId="1D1FBD31" w:rsidR="00A633CE" w:rsidRPr="004A7594" w:rsidRDefault="00A633CE" w:rsidP="00A633CE">
            <w:pPr>
              <w:tabs>
                <w:tab w:val="left" w:pos="774"/>
              </w:tabs>
              <w:rPr>
                <w:rFonts w:asciiTheme="minorHAnsi" w:hAnsiTheme="minorHAnsi"/>
                <w:b/>
                <w:bCs/>
                <w:sz w:val="18"/>
                <w:szCs w:val="18"/>
              </w:rPr>
            </w:pPr>
            <w:r w:rsidRPr="001C62D9">
              <w:rPr>
                <w:rFonts w:asciiTheme="minorHAnsi" w:hAnsiTheme="minorHAnsi"/>
                <w:b/>
                <w:bCs/>
                <w:sz w:val="18"/>
                <w:szCs w:val="18"/>
                <w:highlight w:val="cyan"/>
                <w:rPrChange w:id="5906" w:author="Sue Simnor (EXT Idiom)" w:date="2024-08-13T18:06:00Z" w16du:dateUtc="2024-08-13T08:06:00Z">
                  <w:rPr>
                    <w:rFonts w:asciiTheme="minorHAnsi" w:hAnsiTheme="minorHAnsi"/>
                    <w:b/>
                    <w:bCs/>
                    <w:sz w:val="18"/>
                    <w:szCs w:val="18"/>
                  </w:rPr>
                </w:rPrChange>
              </w:rPr>
              <w:t xml:space="preserve">THEN </w:t>
            </w:r>
            <w:r w:rsidRPr="001C62D9">
              <w:rPr>
                <w:rFonts w:asciiTheme="minorHAnsi" w:hAnsiTheme="minorHAnsi"/>
                <w:sz w:val="18"/>
                <w:szCs w:val="18"/>
                <w:highlight w:val="cyan"/>
                <w:rPrChange w:id="5907" w:author="Sue Simnor (EXT Idiom)" w:date="2024-08-13T18:06:00Z" w16du:dateUtc="2024-08-13T08:06:00Z">
                  <w:rPr>
                    <w:rFonts w:asciiTheme="minorHAnsi" w:hAnsiTheme="minorHAnsi"/>
                    <w:sz w:val="18"/>
                    <w:szCs w:val="18"/>
                  </w:rPr>
                </w:rPrChange>
              </w:rPr>
              <w:t>display</w:t>
            </w:r>
            <w:r w:rsidRPr="001C62D9">
              <w:rPr>
                <w:rFonts w:asciiTheme="minorHAnsi" w:hAnsiTheme="minorHAnsi"/>
                <w:b/>
                <w:bCs/>
                <w:sz w:val="18"/>
                <w:szCs w:val="18"/>
                <w:highlight w:val="cyan"/>
                <w:rPrChange w:id="5908" w:author="Sue Simnor (EXT Idiom)" w:date="2024-08-13T18:06:00Z" w16du:dateUtc="2024-08-13T08:06:00Z">
                  <w:rPr>
                    <w:rFonts w:asciiTheme="minorHAnsi" w:hAnsiTheme="minorHAnsi"/>
                    <w:b/>
                    <w:bCs/>
                    <w:sz w:val="18"/>
                    <w:szCs w:val="18"/>
                  </w:rPr>
                </w:rPrChange>
              </w:rPr>
              <w:t xml:space="preserve"> “Not recorded”</w:t>
            </w:r>
          </w:p>
          <w:p w14:paraId="25BBDACE" w14:textId="3A5BFAA1" w:rsidR="00A633CE" w:rsidRPr="004A7594" w:rsidRDefault="00A633CE" w:rsidP="00A633CE">
            <w:pPr>
              <w:tabs>
                <w:tab w:val="left" w:pos="774"/>
              </w:tabs>
              <w:rPr>
                <w:rFonts w:asciiTheme="minorHAnsi" w:hAnsiTheme="minorHAnsi"/>
                <w:b/>
                <w:bCs/>
                <w:sz w:val="18"/>
                <w:szCs w:val="18"/>
              </w:rPr>
            </w:pPr>
            <w:r w:rsidRPr="004A7594">
              <w:rPr>
                <w:rFonts w:asciiTheme="minorHAnsi" w:hAnsiTheme="minorHAnsi"/>
                <w:b/>
                <w:bCs/>
                <w:sz w:val="18"/>
                <w:szCs w:val="18"/>
              </w:rPr>
              <w:t>ELSEIF</w:t>
            </w:r>
          </w:p>
          <w:p w14:paraId="32C5D1CD" w14:textId="1F888473" w:rsidR="00A633CE" w:rsidRPr="004A7594" w:rsidRDefault="00A633CE" w:rsidP="00A633CE">
            <w:pPr>
              <w:tabs>
                <w:tab w:val="left" w:pos="774"/>
              </w:tabs>
              <w:rPr>
                <w:rFonts w:asciiTheme="minorHAnsi" w:hAnsiTheme="minorHAnsi"/>
                <w:sz w:val="18"/>
                <w:szCs w:val="18"/>
              </w:rPr>
            </w:pPr>
            <w:r w:rsidRPr="004A7594">
              <w:rPr>
                <w:rFonts w:asciiTheme="minorHAnsi" w:hAnsiTheme="minorHAnsi"/>
                <w:sz w:val="18"/>
                <w:szCs w:val="18"/>
              </w:rPr>
              <w:t>&lt;VehicleDistanceCode&gt; != “</w:t>
            </w:r>
            <w:r w:rsidR="00E57152" w:rsidRPr="004A7594">
              <w:rPr>
                <w:rFonts w:asciiTheme="minorHAnsi" w:hAnsiTheme="minorHAnsi"/>
                <w:sz w:val="18"/>
                <w:szCs w:val="18"/>
              </w:rPr>
              <w:t>27|-9999</w:t>
            </w:r>
            <w:r w:rsidRPr="004A7594">
              <w:rPr>
                <w:rFonts w:asciiTheme="minorHAnsi" w:hAnsiTheme="minorHAnsi"/>
                <w:sz w:val="18"/>
                <w:szCs w:val="18"/>
              </w:rPr>
              <w:t xml:space="preserve">” </w:t>
            </w:r>
          </w:p>
          <w:p w14:paraId="6A0E6B74" w14:textId="0114B770" w:rsidR="00A633CE" w:rsidRPr="004A7594" w:rsidRDefault="00A633CE" w:rsidP="00A633CE">
            <w:pPr>
              <w:tabs>
                <w:tab w:val="left" w:pos="774"/>
              </w:tabs>
              <w:rPr>
                <w:rFonts w:asciiTheme="minorHAnsi" w:hAnsiTheme="minorHAnsi"/>
                <w:sz w:val="18"/>
                <w:szCs w:val="18"/>
              </w:rPr>
            </w:pPr>
            <w:r w:rsidRPr="004A7594">
              <w:rPr>
                <w:rFonts w:asciiTheme="minorHAnsi" w:hAnsiTheme="minorHAnsi"/>
                <w:b/>
                <w:bCs/>
                <w:sz w:val="18"/>
                <w:szCs w:val="18"/>
              </w:rPr>
              <w:t xml:space="preserve">THEN </w:t>
            </w:r>
            <w:r w:rsidRPr="004A7594">
              <w:rPr>
                <w:rFonts w:asciiTheme="minorHAnsi" w:hAnsiTheme="minorHAnsi"/>
                <w:sz w:val="18"/>
                <w:szCs w:val="18"/>
              </w:rPr>
              <w:t>display</w:t>
            </w:r>
          </w:p>
          <w:p w14:paraId="5BE2D202" w14:textId="040B46DD" w:rsidR="00EE6AC0" w:rsidRPr="004A7594" w:rsidRDefault="00A633CE" w:rsidP="00A633CE">
            <w:pPr>
              <w:tabs>
                <w:tab w:val="left" w:pos="774"/>
              </w:tabs>
              <w:rPr>
                <w:rFonts w:asciiTheme="minorHAnsi" w:hAnsiTheme="minorHAnsi"/>
                <w:b/>
                <w:bCs/>
                <w:sz w:val="18"/>
                <w:szCs w:val="18"/>
              </w:rPr>
            </w:pPr>
            <w:r w:rsidRPr="004A7594">
              <w:rPr>
                <w:rFonts w:asciiTheme="minorHAnsi" w:hAnsiTheme="minorHAnsi"/>
                <w:b/>
                <w:bCs/>
                <w:sz w:val="18"/>
                <w:szCs w:val="18"/>
              </w:rPr>
              <w:t>&lt;VehicleDistanceDisplay&gt;</w:t>
            </w:r>
          </w:p>
        </w:tc>
        <w:tc>
          <w:tcPr>
            <w:tcW w:w="1701" w:type="dxa"/>
            <w:vMerge/>
          </w:tcPr>
          <w:p w14:paraId="279F78CF" w14:textId="3FAA43EB" w:rsidR="00EE6AC0" w:rsidRPr="00BD6987" w:rsidRDefault="00EE6AC0" w:rsidP="00BD6987">
            <w:pPr>
              <w:tabs>
                <w:tab w:val="left" w:pos="1800"/>
              </w:tabs>
              <w:rPr>
                <w:rFonts w:asciiTheme="minorHAnsi" w:hAnsiTheme="minorHAnsi" w:cstheme="minorHAnsi"/>
                <w:bCs/>
                <w:sz w:val="20"/>
                <w:szCs w:val="20"/>
              </w:rPr>
            </w:pPr>
          </w:p>
        </w:tc>
      </w:tr>
      <w:tr w:rsidR="00EE6AC0" w:rsidRPr="00E75F58" w14:paraId="1B60407D" w14:textId="77777777" w:rsidTr="006F4199">
        <w:trPr>
          <w:cantSplit/>
          <w:trHeight w:val="1478"/>
        </w:trPr>
        <w:tc>
          <w:tcPr>
            <w:tcW w:w="974" w:type="dxa"/>
          </w:tcPr>
          <w:p w14:paraId="1ACAF48D" w14:textId="5CB67B89" w:rsidR="00EE6AC0" w:rsidRPr="00720F8E" w:rsidRDefault="008C6CD9" w:rsidP="00BD6987">
            <w:pPr>
              <w:tabs>
                <w:tab w:val="left" w:pos="1800"/>
              </w:tabs>
              <w:rPr>
                <w:rFonts w:asciiTheme="minorHAnsi" w:hAnsiTheme="minorHAnsi" w:cstheme="minorHAnsi"/>
                <w:b/>
                <w:sz w:val="20"/>
              </w:rPr>
            </w:pPr>
            <w:ins w:id="5909" w:author="Sue Simnor (EXT Idiom)" w:date="2024-10-10T10:34:00Z" w16du:dateUtc="2024-10-09T23:34:00Z">
              <w:r>
                <w:rPr>
                  <w:rFonts w:asciiTheme="minorHAnsi" w:hAnsiTheme="minorHAnsi" w:cstheme="minorHAnsi"/>
                  <w:b/>
                  <w:sz w:val="20"/>
                </w:rPr>
                <w:lastRenderedPageBreak/>
                <w:t>AYM9</w:t>
              </w:r>
            </w:ins>
          </w:p>
        </w:tc>
        <w:tc>
          <w:tcPr>
            <w:tcW w:w="1999" w:type="dxa"/>
            <w:vMerge/>
          </w:tcPr>
          <w:p w14:paraId="771489B4" w14:textId="3F13C5BB" w:rsidR="00EE6AC0" w:rsidRPr="00BD6987" w:rsidRDefault="00EE6AC0" w:rsidP="00BD6987">
            <w:pPr>
              <w:tabs>
                <w:tab w:val="left" w:pos="1800"/>
              </w:tabs>
              <w:rPr>
                <w:rFonts w:asciiTheme="minorHAnsi" w:hAnsiTheme="minorHAnsi" w:cstheme="minorHAnsi"/>
                <w:bCs/>
                <w:sz w:val="20"/>
                <w:szCs w:val="20"/>
              </w:rPr>
            </w:pPr>
          </w:p>
        </w:tc>
        <w:tc>
          <w:tcPr>
            <w:tcW w:w="7937" w:type="dxa"/>
          </w:tcPr>
          <w:p w14:paraId="7C1F5103" w14:textId="0F4B9F6F" w:rsidR="009C241C" w:rsidRPr="00D7158D" w:rsidRDefault="009C241C" w:rsidP="00C1020A">
            <w:pPr>
              <w:pStyle w:val="Bodycopy"/>
            </w:pPr>
            <w:r w:rsidRPr="00D7158D">
              <w:t xml:space="preserve">The start odometer reading will only be shown for your first period of insurance with us (it is not applicable to renewal periods of insurance). You have an obligation to ensure that the start odometer reading you have disclosed immediately before entry into the first period of your insurance policy was/is accurate. </w:t>
            </w:r>
          </w:p>
          <w:p w14:paraId="49AE8D12" w14:textId="2FAA645A" w:rsidR="001A63A1" w:rsidRPr="00D7158D" w:rsidRDefault="361E31A6" w:rsidP="00C1020A">
            <w:pPr>
              <w:pStyle w:val="Bodycopy"/>
            </w:pPr>
            <w:commentRangeStart w:id="5910"/>
            <w:commentRangeStart w:id="5911"/>
            <w:commentRangeStart w:id="5912"/>
            <w:commentRangeStart w:id="5913"/>
            <w:r w:rsidRPr="00D7158D">
              <w:t>The</w:t>
            </w:r>
            <w:commentRangeEnd w:id="5910"/>
            <w:r w:rsidR="1B10912D" w:rsidRPr="00D7158D">
              <w:rPr>
                <w:rStyle w:val="CommentReference"/>
                <w:sz w:val="20"/>
                <w:szCs w:val="24"/>
              </w:rPr>
              <w:commentReference w:id="5910"/>
            </w:r>
            <w:commentRangeEnd w:id="5911"/>
            <w:r w:rsidR="009C241C" w:rsidRPr="00D7158D">
              <w:rPr>
                <w:rStyle w:val="CommentReference"/>
                <w:sz w:val="20"/>
                <w:szCs w:val="24"/>
              </w:rPr>
              <w:commentReference w:id="5911"/>
            </w:r>
            <w:r w:rsidRPr="00D7158D">
              <w:t xml:space="preserve"> number of </w:t>
            </w:r>
            <w:r w:rsidR="0DDEF52B" w:rsidRPr="00D7158D">
              <w:t>kilomet</w:t>
            </w:r>
            <w:r w:rsidR="21F1BFCB" w:rsidRPr="00D7158D">
              <w:t>r</w:t>
            </w:r>
            <w:r w:rsidR="0DDEF52B" w:rsidRPr="00D7158D">
              <w:t>es</w:t>
            </w:r>
            <w:r w:rsidRPr="00D7158D">
              <w:t xml:space="preserve"> selected is your estimate of how far you normally drive each year. At each renewal, we automatically increase your end odometer reading by the number of </w:t>
            </w:r>
            <w:r w:rsidR="63A5CAAC" w:rsidRPr="00D7158D">
              <w:t xml:space="preserve">kilometres </w:t>
            </w:r>
            <w:r w:rsidRPr="00D7158D">
              <w:t>you’ve selected.</w:t>
            </w:r>
          </w:p>
          <w:p w14:paraId="2BFC4867" w14:textId="6B61C79F" w:rsidR="001A63A1" w:rsidRPr="00D7158D" w:rsidRDefault="361E31A6" w:rsidP="00C1020A">
            <w:pPr>
              <w:pStyle w:val="Bodycopy"/>
            </w:pPr>
            <w:r w:rsidRPr="00D7158D">
              <w:t xml:space="preserve">You can call us to increase your number of </w:t>
            </w:r>
            <w:r w:rsidR="0DDEF52B" w:rsidRPr="00D7158D">
              <w:t>kilomet</w:t>
            </w:r>
            <w:r w:rsidR="0313A548" w:rsidRPr="00D7158D">
              <w:t>r</w:t>
            </w:r>
            <w:r w:rsidR="0DDEF52B" w:rsidRPr="00D7158D">
              <w:t>es</w:t>
            </w:r>
            <w:r w:rsidRPr="00D7158D">
              <w:t xml:space="preserve"> selected at any time. We add the increase to your end odometer reading. Conditions and additional premium may apply. The maximum number of </w:t>
            </w:r>
            <w:r w:rsidR="0DDEF52B" w:rsidRPr="00D7158D">
              <w:t>kilomet</w:t>
            </w:r>
            <w:r w:rsidR="3A04DCCE" w:rsidRPr="00D7158D">
              <w:t>r</w:t>
            </w:r>
            <w:r w:rsidR="0DDEF52B" w:rsidRPr="00D7158D">
              <w:t>es</w:t>
            </w:r>
            <w:r w:rsidRPr="00D7158D">
              <w:t xml:space="preserve"> you can select is 15,000km.</w:t>
            </w:r>
            <w:r w:rsidR="4237EA46" w:rsidRPr="00D7158D">
              <w:t xml:space="preserve"> </w:t>
            </w:r>
            <w:commentRangeStart w:id="5914"/>
            <w:commentRangeStart w:id="5915"/>
            <w:commentRangeStart w:id="5916"/>
            <w:commentRangeStart w:id="5917"/>
            <w:r w:rsidR="4237EA46" w:rsidRPr="00D7158D">
              <w:t xml:space="preserve">If you wish to apply </w:t>
            </w:r>
            <w:r w:rsidR="009C241C" w:rsidRPr="00D7158D">
              <w:t>for a</w:t>
            </w:r>
            <w:r w:rsidR="4237EA46" w:rsidRPr="00D7158D">
              <w:t xml:space="preserve"> decrease </w:t>
            </w:r>
            <w:r w:rsidR="00717063" w:rsidRPr="00D7158D">
              <w:t xml:space="preserve">to </w:t>
            </w:r>
            <w:r w:rsidR="4237EA46" w:rsidRPr="00D7158D">
              <w:t xml:space="preserve">your </w:t>
            </w:r>
            <w:r w:rsidR="00C701B8" w:rsidRPr="00D7158D">
              <w:t>number of</w:t>
            </w:r>
            <w:r w:rsidR="4237EA46" w:rsidRPr="00D7158D">
              <w:t xml:space="preserve"> kilometres </w:t>
            </w:r>
            <w:r w:rsidR="00C701B8" w:rsidRPr="00D7158D">
              <w:t>selected</w:t>
            </w:r>
            <w:r w:rsidR="00727E93" w:rsidRPr="00D7158D">
              <w:t xml:space="preserve">, </w:t>
            </w:r>
            <w:r w:rsidR="4237EA46" w:rsidRPr="00D7158D">
              <w:t>you can do this at renewal for the next period of insurance.</w:t>
            </w:r>
            <w:commentRangeEnd w:id="5914"/>
            <w:r w:rsidR="1B10912D" w:rsidRPr="00D7158D">
              <w:rPr>
                <w:rStyle w:val="CommentReference"/>
                <w:sz w:val="20"/>
                <w:szCs w:val="24"/>
              </w:rPr>
              <w:commentReference w:id="5914"/>
            </w:r>
            <w:commentRangeEnd w:id="5915"/>
            <w:r w:rsidR="004A5458" w:rsidRPr="00D7158D">
              <w:rPr>
                <w:rStyle w:val="CommentReference"/>
                <w:sz w:val="20"/>
                <w:szCs w:val="24"/>
              </w:rPr>
              <w:commentReference w:id="5915"/>
            </w:r>
            <w:r w:rsidR="4237EA46" w:rsidRPr="00D7158D">
              <w:t xml:space="preserve"> Please call us to discuss.</w:t>
            </w:r>
            <w:commentRangeEnd w:id="5916"/>
            <w:r w:rsidR="1B10912D" w:rsidRPr="00D7158D">
              <w:rPr>
                <w:rStyle w:val="CommentReference"/>
                <w:sz w:val="20"/>
                <w:szCs w:val="24"/>
              </w:rPr>
              <w:commentReference w:id="5916"/>
            </w:r>
            <w:commentRangeEnd w:id="5917"/>
            <w:r w:rsidR="1B10912D" w:rsidRPr="00D7158D">
              <w:rPr>
                <w:rStyle w:val="CommentReference"/>
                <w:sz w:val="20"/>
                <w:szCs w:val="24"/>
              </w:rPr>
              <w:commentReference w:id="5917"/>
            </w:r>
          </w:p>
          <w:p w14:paraId="27E3147F" w14:textId="23B46907" w:rsidR="001A63A1" w:rsidRPr="00D7158D" w:rsidRDefault="001A63A1" w:rsidP="00C1020A">
            <w:pPr>
              <w:pStyle w:val="Bodycopy"/>
            </w:pPr>
            <w:r w:rsidRPr="00D7158D">
              <w:t xml:space="preserve">If you make a claim, an additional $1,000 </w:t>
            </w:r>
            <w:r w:rsidR="0042761C" w:rsidRPr="009B0B71">
              <w:t>O</w:t>
            </w:r>
            <w:r w:rsidRPr="009B0B71">
              <w:t>utside</w:t>
            </w:r>
            <w:r w:rsidRPr="00D7158D">
              <w:t xml:space="preserve"> odometer excess will usually apply if your car’s odometer is below the start odometer reading, above the end odometer reading, or your odometer was faulty.</w:t>
            </w:r>
          </w:p>
          <w:p w14:paraId="4D961EC8" w14:textId="35BF6395" w:rsidR="001A63A1" w:rsidRPr="00D7158D" w:rsidRDefault="6A4EE122" w:rsidP="00C1020A">
            <w:pPr>
              <w:pStyle w:val="Bodycopy"/>
            </w:pPr>
            <w:r w:rsidRPr="00D7158D">
              <w:t xml:space="preserve">We will allow a </w:t>
            </w:r>
            <w:r w:rsidR="2220611D" w:rsidRPr="00D7158D">
              <w:t>kilometr</w:t>
            </w:r>
            <w:r w:rsidR="03F95DE2" w:rsidRPr="00D7158D">
              <w:t>e</w:t>
            </w:r>
            <w:r w:rsidRPr="00D7158D">
              <w:t xml:space="preserve"> grace distance of up to 250</w:t>
            </w:r>
            <w:r w:rsidR="0B99FDFE" w:rsidRPr="00D7158D">
              <w:t xml:space="preserve"> </w:t>
            </w:r>
            <w:commentRangeStart w:id="5918"/>
            <w:commentRangeStart w:id="5919"/>
            <w:r w:rsidRPr="00D7158D">
              <w:t>km</w:t>
            </w:r>
            <w:commentRangeEnd w:id="5918"/>
            <w:r w:rsidR="23CA134F" w:rsidRPr="00D7158D">
              <w:rPr>
                <w:rStyle w:val="CommentReference"/>
                <w:sz w:val="20"/>
                <w:szCs w:val="24"/>
              </w:rPr>
              <w:commentReference w:id="5918"/>
            </w:r>
            <w:commentRangeEnd w:id="5919"/>
            <w:r w:rsidR="004A5458" w:rsidRPr="00D7158D">
              <w:rPr>
                <w:rStyle w:val="CommentReference"/>
                <w:sz w:val="20"/>
                <w:szCs w:val="24"/>
              </w:rPr>
              <w:commentReference w:id="5919"/>
            </w:r>
            <w:r w:rsidRPr="00D7158D">
              <w:t xml:space="preserve"> before </w:t>
            </w:r>
            <w:r w:rsidR="008A51DB" w:rsidRPr="00D7158D">
              <w:t xml:space="preserve">the Outside odometer </w:t>
            </w:r>
            <w:commentRangeStart w:id="5920"/>
            <w:commentRangeStart w:id="5921"/>
            <w:r w:rsidRPr="00D7158D">
              <w:t xml:space="preserve"> excess</w:t>
            </w:r>
            <w:commentRangeEnd w:id="5920"/>
            <w:r w:rsidR="23CA134F" w:rsidRPr="00D7158D">
              <w:rPr>
                <w:rStyle w:val="CommentReference"/>
                <w:sz w:val="20"/>
                <w:szCs w:val="24"/>
              </w:rPr>
              <w:commentReference w:id="5920"/>
            </w:r>
            <w:commentRangeEnd w:id="5921"/>
            <w:r w:rsidR="00A1365D" w:rsidRPr="00D7158D">
              <w:rPr>
                <w:rStyle w:val="CommentReference"/>
                <w:sz w:val="20"/>
                <w:szCs w:val="24"/>
              </w:rPr>
              <w:commentReference w:id="5921"/>
            </w:r>
            <w:r w:rsidRPr="00D7158D">
              <w:t xml:space="preserve"> appl</w:t>
            </w:r>
            <w:r w:rsidR="00A1365D" w:rsidRPr="00D7158D">
              <w:t>ies</w:t>
            </w:r>
            <w:r w:rsidRPr="00D7158D">
              <w:t xml:space="preserve">. </w:t>
            </w:r>
          </w:p>
          <w:p w14:paraId="11EDED6B" w14:textId="397BA96C" w:rsidR="00EE6AC0" w:rsidRPr="00D7158D" w:rsidRDefault="19D3ADD7" w:rsidP="00C1020A">
            <w:pPr>
              <w:pStyle w:val="Bodycopy"/>
            </w:pPr>
            <w:r w:rsidRPr="00D7158D">
              <w:t xml:space="preserve">See section </w:t>
            </w:r>
            <w:r w:rsidR="40B33E16" w:rsidRPr="00D7158D">
              <w:t>‘</w:t>
            </w:r>
            <w:commentRangeStart w:id="5922"/>
            <w:commentRangeStart w:id="5923"/>
            <w:commentRangeEnd w:id="5922"/>
            <w:r w:rsidR="66B0FEB7" w:rsidRPr="00D7158D">
              <w:rPr>
                <w:rStyle w:val="CommentReference"/>
                <w:sz w:val="20"/>
                <w:szCs w:val="24"/>
              </w:rPr>
              <w:commentReference w:id="5922"/>
            </w:r>
            <w:commentRangeEnd w:id="5923"/>
            <w:r w:rsidR="004A5458" w:rsidRPr="00D7158D">
              <w:rPr>
                <w:rStyle w:val="CommentReference"/>
                <w:sz w:val="20"/>
                <w:szCs w:val="24"/>
              </w:rPr>
              <w:commentReference w:id="5923"/>
            </w:r>
            <w:r w:rsidRPr="00D7158D">
              <w:t xml:space="preserve"> Excesses</w:t>
            </w:r>
            <w:r w:rsidR="40B33E16" w:rsidRPr="00D7158D">
              <w:t>’</w:t>
            </w:r>
            <w:r w:rsidRPr="00D7158D">
              <w:t xml:space="preserve"> for circumstances where additional excesses </w:t>
            </w:r>
            <w:r w:rsidR="00184479" w:rsidRPr="00D7158D">
              <w:t>may</w:t>
            </w:r>
            <w:commentRangeStart w:id="5924"/>
            <w:commentRangeStart w:id="5925"/>
            <w:commentRangeEnd w:id="5924"/>
            <w:r w:rsidR="66B0FEB7" w:rsidRPr="00D7158D">
              <w:rPr>
                <w:rStyle w:val="CommentReference"/>
                <w:sz w:val="20"/>
                <w:szCs w:val="24"/>
              </w:rPr>
              <w:commentReference w:id="5924"/>
            </w:r>
            <w:commentRangeEnd w:id="5925"/>
            <w:r w:rsidR="00184479" w:rsidRPr="00D7158D">
              <w:rPr>
                <w:rStyle w:val="CommentReference"/>
                <w:sz w:val="20"/>
                <w:szCs w:val="24"/>
              </w:rPr>
              <w:commentReference w:id="5925"/>
            </w:r>
            <w:r w:rsidRPr="00D7158D">
              <w:t xml:space="preserve"> apply.</w:t>
            </w:r>
            <w:commentRangeEnd w:id="5912"/>
            <w:r w:rsidR="66B0FEB7" w:rsidRPr="00D7158D">
              <w:rPr>
                <w:rStyle w:val="CommentReference"/>
                <w:sz w:val="20"/>
                <w:szCs w:val="24"/>
              </w:rPr>
              <w:commentReference w:id="5912"/>
            </w:r>
            <w:commentRangeEnd w:id="5913"/>
            <w:r w:rsidR="66B0FEB7" w:rsidRPr="00D7158D">
              <w:rPr>
                <w:rStyle w:val="CommentReference"/>
                <w:sz w:val="20"/>
                <w:szCs w:val="24"/>
              </w:rPr>
              <w:commentReference w:id="5913"/>
            </w:r>
          </w:p>
          <w:p w14:paraId="69F3BF57" w14:textId="581F5845" w:rsidR="00EE6AC0" w:rsidRPr="00D7158D" w:rsidRDefault="00EE6AC0" w:rsidP="0071617E">
            <w:pPr>
              <w:pStyle w:val="TableHeading2"/>
              <w:rPr>
                <w:b w:val="0"/>
                <w:bCs w:val="0"/>
                <w:sz w:val="20"/>
                <w:szCs w:val="20"/>
              </w:rPr>
            </w:pPr>
          </w:p>
        </w:tc>
        <w:tc>
          <w:tcPr>
            <w:tcW w:w="1985" w:type="dxa"/>
          </w:tcPr>
          <w:p w14:paraId="66F548F5" w14:textId="4B42A3D1" w:rsidR="00EE6AC0" w:rsidRPr="00D7158D" w:rsidRDefault="00305983" w:rsidP="00E6571E">
            <w:pPr>
              <w:tabs>
                <w:tab w:val="left" w:pos="774"/>
              </w:tabs>
              <w:rPr>
                <w:ins w:id="5926" w:author="Sue Simnor (EXT Idiom)" w:date="2024-10-10T10:33:00Z" w16du:dateUtc="2024-10-09T23:33:00Z"/>
                <w:rFonts w:ascii="Calibri" w:hAnsi="Calibri" w:cs="Calibri"/>
                <w:sz w:val="18"/>
                <w:szCs w:val="18"/>
              </w:rPr>
            </w:pPr>
            <w:ins w:id="5927" w:author="Sue Simnor (EXT Idiom)" w:date="2024-10-10T10:28:00Z" w16du:dateUtc="2024-10-09T23:28:00Z">
              <w:del w:id="5928" w:author="Sue Simnor (EXT Idiom)" w:date="2024-10-10T10:33:00Z" w16du:dateUtc="2024-10-09T23:33:00Z">
                <w:r w:rsidRPr="00D7158D" w:rsidDel="003A0048">
                  <w:rPr>
                    <w:rFonts w:ascii="Calibri" w:hAnsi="Calibri" w:cs="Calibri"/>
                    <w:sz w:val="18"/>
                    <w:szCs w:val="18"/>
                  </w:rPr>
                  <w:delText>&lt;</w:delText>
                </w:r>
                <w:r w:rsidRPr="00D7158D" w:rsidDel="003A0048">
                  <w:rPr>
                    <w:rFonts w:ascii="Calibri" w:hAnsi="Calibri" w:cs="Calibri"/>
                    <w:sz w:val="18"/>
                    <w:szCs w:val="18"/>
                    <w:rPrChange w:id="5929" w:author="sam sehgal" w:date="2024-10-14T16:17:00Z" w16du:dateUtc="2024-10-14T05:17:00Z">
                      <w:rPr>
                        <w:rFonts w:ascii="Calibri" w:hAnsi="Calibri" w:cs="Calibri"/>
                        <w:b/>
                        <w:bCs/>
                        <w:sz w:val="18"/>
                        <w:szCs w:val="18"/>
                      </w:rPr>
                    </w:rPrChange>
                  </w:rPr>
                  <w:delText>VehicleCoverTypeCode&gt;</w:delText>
                </w:r>
                <w:r w:rsidRPr="00D7158D" w:rsidDel="003A0048">
                  <w:rPr>
                    <w:rFonts w:ascii="Calibri" w:hAnsi="Calibri" w:cs="Calibri"/>
                    <w:sz w:val="18"/>
                    <w:szCs w:val="18"/>
                  </w:rPr>
                  <w:delText xml:space="preserve"> = “2|Payasyoudrive” </w:delText>
                </w:r>
              </w:del>
            </w:ins>
            <w:del w:id="5930" w:author="Sue Simnor (EXT Idiom)" w:date="2024-10-10T10:33:00Z" w16du:dateUtc="2024-10-09T23:33:00Z">
              <w:r w:rsidR="00652949" w:rsidRPr="00D7158D" w:rsidDel="003A0048">
                <w:rPr>
                  <w:rFonts w:ascii="Calibri" w:hAnsi="Calibri" w:cs="Calibri"/>
                  <w:sz w:val="18"/>
                  <w:szCs w:val="18"/>
                </w:rPr>
                <w:delText>Always display</w:delText>
              </w:r>
            </w:del>
          </w:p>
          <w:p w14:paraId="010ED150" w14:textId="77777777" w:rsidR="0005389C" w:rsidRPr="00D7158D" w:rsidRDefault="0005389C" w:rsidP="00E6571E">
            <w:pPr>
              <w:tabs>
                <w:tab w:val="left" w:pos="774"/>
              </w:tabs>
              <w:rPr>
                <w:ins w:id="5931" w:author="Sue Simnor (EXT Idiom)" w:date="2024-10-10T10:33:00Z" w16du:dateUtc="2024-10-09T23:33:00Z"/>
                <w:rFonts w:ascii="Calibri" w:hAnsi="Calibri" w:cs="Calibri"/>
                <w:sz w:val="18"/>
                <w:szCs w:val="18"/>
              </w:rPr>
            </w:pPr>
          </w:p>
          <w:p w14:paraId="6579092D" w14:textId="586C63F6" w:rsidR="0005389C" w:rsidRPr="00D7158D" w:rsidRDefault="001A2AB3" w:rsidP="0005389C">
            <w:pPr>
              <w:tabs>
                <w:tab w:val="left" w:pos="774"/>
              </w:tabs>
              <w:rPr>
                <w:ins w:id="5932" w:author="Sue Simnor (EXT Idiom)" w:date="2024-10-10T10:33:00Z" w16du:dateUtc="2024-10-09T23:33:00Z"/>
                <w:rFonts w:ascii="Calibri" w:hAnsi="Calibri" w:cs="Calibri"/>
                <w:b/>
                <w:bCs/>
                <w:sz w:val="18"/>
                <w:szCs w:val="18"/>
              </w:rPr>
            </w:pPr>
            <w:ins w:id="5933" w:author="Sue Simnor (EXT Idiom)" w:date="2024-10-10T10:35:00Z" w16du:dateUtc="2024-10-09T23:35:00Z">
              <w:r w:rsidRPr="00D7158D">
                <w:rPr>
                  <w:rFonts w:ascii="Calibri" w:hAnsi="Calibri" w:cs="Calibri"/>
                  <w:sz w:val="18"/>
                  <w:szCs w:val="18"/>
                </w:rPr>
                <w:t xml:space="preserve">IF </w:t>
              </w:r>
            </w:ins>
            <w:ins w:id="5934" w:author="Sue Simnor (EXT Idiom)" w:date="2024-10-10T10:33:00Z" w16du:dateUtc="2024-10-09T23:33:00Z">
              <w:r w:rsidR="0005389C" w:rsidRPr="00D7158D">
                <w:rPr>
                  <w:rFonts w:ascii="Calibri" w:hAnsi="Calibri" w:cs="Calibri"/>
                  <w:sz w:val="18"/>
                  <w:szCs w:val="18"/>
                </w:rPr>
                <w:t>&lt;</w:t>
              </w:r>
              <w:r w:rsidR="0005389C" w:rsidRPr="00D7158D">
                <w:rPr>
                  <w:rFonts w:ascii="Calibri" w:hAnsi="Calibri" w:cs="Calibri"/>
                  <w:b/>
                  <w:bCs/>
                  <w:sz w:val="18"/>
                  <w:szCs w:val="18"/>
                </w:rPr>
                <w:t>VehicleCoverTypeCode&gt;</w:t>
              </w:r>
              <w:r w:rsidR="0005389C" w:rsidRPr="00D7158D">
                <w:rPr>
                  <w:rFonts w:ascii="Calibri" w:hAnsi="Calibri" w:cs="Calibri"/>
                  <w:sz w:val="18"/>
                  <w:szCs w:val="18"/>
                </w:rPr>
                <w:t xml:space="preserve"> = “2|Payasyoudrive” </w:t>
              </w:r>
              <w:r w:rsidR="0005389C" w:rsidRPr="00D7158D">
                <w:rPr>
                  <w:rFonts w:ascii="Calibri" w:hAnsi="Calibri" w:cs="Calibri"/>
                  <w:b/>
                  <w:bCs/>
                  <w:sz w:val="18"/>
                  <w:szCs w:val="18"/>
                </w:rPr>
                <w:t>AND</w:t>
              </w:r>
              <w:r w:rsidR="0005389C" w:rsidRPr="00D7158D">
                <w:rPr>
                  <w:rFonts w:ascii="Calibri" w:hAnsi="Calibri" w:cs="Calibri"/>
                  <w:sz w:val="18"/>
                  <w:szCs w:val="18"/>
                </w:rPr>
                <w:t xml:space="preserve"> &lt;DocumentSubType&gt; = </w:t>
              </w:r>
            </w:ins>
            <w:ins w:id="5935" w:author="Sue Simnor (EXT Idiom)" w:date="2024-10-10T10:35:00Z" w16du:dateUtc="2024-10-09T23:35:00Z">
              <w:r w:rsidR="00221183" w:rsidRPr="00D7158D">
                <w:rPr>
                  <w:rFonts w:ascii="Calibri" w:hAnsi="Calibri" w:cs="Calibri"/>
                  <w:sz w:val="18"/>
                  <w:szCs w:val="18"/>
                </w:rPr>
                <w:t>“</w:t>
              </w:r>
            </w:ins>
            <w:ins w:id="5936" w:author="Sue Simnor (EXT Idiom)" w:date="2024-10-10T10:33:00Z" w16du:dateUtc="2024-10-09T23:33:00Z">
              <w:r w:rsidR="0005389C" w:rsidRPr="00D7158D">
                <w:rPr>
                  <w:rFonts w:ascii="Calibri" w:hAnsi="Calibri" w:cs="Calibri"/>
                  <w:sz w:val="18"/>
                  <w:szCs w:val="18"/>
                </w:rPr>
                <w:t>Endorsement</w:t>
              </w:r>
            </w:ins>
            <w:ins w:id="5937" w:author="Sue Simnor (EXT Idiom)" w:date="2024-10-10T10:35:00Z" w16du:dateUtc="2024-10-09T23:35:00Z">
              <w:r w:rsidR="00221183" w:rsidRPr="00D7158D">
                <w:rPr>
                  <w:rFonts w:ascii="Calibri" w:hAnsi="Calibri" w:cs="Calibri"/>
                  <w:sz w:val="18"/>
                  <w:szCs w:val="18"/>
                </w:rPr>
                <w:t>”</w:t>
              </w:r>
            </w:ins>
            <w:ins w:id="5938" w:author="Sue Simnor (EXT Idiom)" w:date="2024-10-10T10:33:00Z" w16du:dateUtc="2024-10-09T23:33:00Z">
              <w:r w:rsidR="0005389C" w:rsidRPr="00D7158D">
                <w:rPr>
                  <w:rFonts w:ascii="Calibri" w:hAnsi="Calibri" w:cs="Calibri"/>
                  <w:sz w:val="18"/>
                  <w:szCs w:val="18"/>
                </w:rPr>
                <w:t xml:space="preserve"> OR </w:t>
              </w:r>
            </w:ins>
            <w:ins w:id="5939" w:author="Sue Simnor (EXT Idiom)" w:date="2024-10-10T10:35:00Z" w16du:dateUtc="2024-10-09T23:35:00Z">
              <w:r w:rsidR="00221183" w:rsidRPr="00D7158D">
                <w:rPr>
                  <w:rFonts w:ascii="Calibri" w:hAnsi="Calibri" w:cs="Calibri"/>
                  <w:sz w:val="18"/>
                  <w:szCs w:val="18"/>
                </w:rPr>
                <w:t>“</w:t>
              </w:r>
            </w:ins>
            <w:ins w:id="5940" w:author="Sue Simnor (EXT Idiom)" w:date="2024-10-10T10:33:00Z" w16du:dateUtc="2024-10-09T23:33:00Z">
              <w:r w:rsidR="0005389C" w:rsidRPr="00D7158D">
                <w:rPr>
                  <w:rFonts w:ascii="Calibri" w:hAnsi="Calibri" w:cs="Calibri"/>
                  <w:sz w:val="18"/>
                  <w:szCs w:val="18"/>
                </w:rPr>
                <w:t>Renewal</w:t>
              </w:r>
            </w:ins>
            <w:ins w:id="5941" w:author="Sue Simnor (EXT Idiom)" w:date="2024-10-10T10:35:00Z" w16du:dateUtc="2024-10-09T23:35:00Z">
              <w:r w:rsidR="00221183" w:rsidRPr="00D7158D">
                <w:rPr>
                  <w:rFonts w:ascii="Calibri" w:hAnsi="Calibri" w:cs="Calibri"/>
                  <w:sz w:val="18"/>
                  <w:szCs w:val="18"/>
                </w:rPr>
                <w:t>”</w:t>
              </w:r>
            </w:ins>
            <w:ins w:id="5942" w:author="Sue Simnor (EXT Idiom)" w:date="2024-10-10T10:33:00Z" w16du:dateUtc="2024-10-09T23:33:00Z">
              <w:r w:rsidR="0005389C" w:rsidRPr="00D7158D">
                <w:rPr>
                  <w:rFonts w:ascii="Calibri" w:hAnsi="Calibri" w:cs="Calibri"/>
                  <w:sz w:val="18"/>
                  <w:szCs w:val="18"/>
                </w:rPr>
                <w:t xml:space="preserve"> </w:t>
              </w:r>
              <w:r w:rsidR="0005389C" w:rsidRPr="00D7158D">
                <w:rPr>
                  <w:rFonts w:ascii="Calibri" w:hAnsi="Calibri" w:cs="Calibri"/>
                  <w:b/>
                  <w:bCs/>
                  <w:sz w:val="18"/>
                  <w:szCs w:val="18"/>
                </w:rPr>
                <w:t>AND</w:t>
              </w:r>
              <w:r w:rsidR="0005389C" w:rsidRPr="00D7158D">
                <w:rPr>
                  <w:rFonts w:ascii="Calibri" w:hAnsi="Calibri" w:cs="Calibri"/>
                  <w:sz w:val="18"/>
                  <w:szCs w:val="18"/>
                </w:rPr>
                <w:t xml:space="preserve"> </w:t>
              </w:r>
            </w:ins>
          </w:p>
          <w:p w14:paraId="6F61EB1F" w14:textId="77777777" w:rsidR="0005389C" w:rsidRPr="00D7158D" w:rsidRDefault="0005389C" w:rsidP="0005389C">
            <w:pPr>
              <w:tabs>
                <w:tab w:val="left" w:pos="774"/>
              </w:tabs>
              <w:rPr>
                <w:ins w:id="5943" w:author="Sue Simnor (EXT Idiom)" w:date="2024-10-10T10:33:00Z" w16du:dateUtc="2024-10-09T23:33:00Z"/>
                <w:rFonts w:ascii="Calibri" w:hAnsi="Calibri" w:cs="Calibri"/>
                <w:sz w:val="18"/>
                <w:szCs w:val="18"/>
              </w:rPr>
            </w:pPr>
            <w:ins w:id="5944" w:author="Sue Simnor (EXT Idiom)" w:date="2024-10-10T10:33:00Z" w16du:dateUtc="2024-10-09T23:33:00Z">
              <w:r w:rsidRPr="00D7158D">
                <w:rPr>
                  <w:rFonts w:ascii="Calibri" w:hAnsi="Calibri" w:cs="Calibri"/>
                  <w:b/>
                  <w:bCs/>
                  <w:sz w:val="18"/>
                  <w:szCs w:val="18"/>
                </w:rPr>
                <w:t>&lt;NonPAYDSwitchToPAYD&gt;=</w:t>
              </w:r>
              <w:r w:rsidRPr="00D7158D">
                <w:rPr>
                  <w:rFonts w:ascii="Calibri" w:hAnsi="Calibri" w:cs="Calibri"/>
                  <w:sz w:val="18"/>
                  <w:szCs w:val="18"/>
                </w:rPr>
                <w:t xml:space="preserve"> ‘0’</w:t>
              </w:r>
            </w:ins>
          </w:p>
          <w:p w14:paraId="1A85F40F" w14:textId="77777777" w:rsidR="0005389C" w:rsidRPr="00D7158D" w:rsidRDefault="0005389C" w:rsidP="0005389C">
            <w:pPr>
              <w:tabs>
                <w:tab w:val="left" w:pos="774"/>
              </w:tabs>
              <w:rPr>
                <w:ins w:id="5945" w:author="Sue Simnor (EXT Idiom)" w:date="2024-10-10T10:33:00Z" w16du:dateUtc="2024-10-09T23:33:00Z"/>
                <w:rFonts w:ascii="Calibri" w:hAnsi="Calibri" w:cs="Calibri"/>
                <w:sz w:val="18"/>
                <w:szCs w:val="18"/>
              </w:rPr>
            </w:pPr>
            <w:ins w:id="5946" w:author="Sue Simnor (EXT Idiom)" w:date="2024-10-10T10:33:00Z" w16du:dateUtc="2024-10-09T23:33:00Z">
              <w:r w:rsidRPr="00D7158D">
                <w:rPr>
                  <w:rFonts w:ascii="Calibri" w:hAnsi="Calibri" w:cs="Calibri"/>
                  <w:b/>
                  <w:bCs/>
                  <w:sz w:val="18"/>
                  <w:szCs w:val="18"/>
                </w:rPr>
                <w:t>THEN</w:t>
              </w:r>
              <w:r w:rsidRPr="00D7158D">
                <w:rPr>
                  <w:rFonts w:ascii="Calibri" w:hAnsi="Calibri" w:cs="Calibri"/>
                  <w:sz w:val="18"/>
                  <w:szCs w:val="18"/>
                </w:rPr>
                <w:t xml:space="preserve"> display</w:t>
              </w:r>
            </w:ins>
          </w:p>
          <w:p w14:paraId="3B2033FA" w14:textId="77777777" w:rsidR="0005389C" w:rsidRPr="00D7158D" w:rsidRDefault="0005389C" w:rsidP="0005389C">
            <w:pPr>
              <w:tabs>
                <w:tab w:val="left" w:pos="774"/>
              </w:tabs>
              <w:rPr>
                <w:ins w:id="5947" w:author="Sue Simnor (EXT Idiom)" w:date="2024-10-10T10:33:00Z" w16du:dateUtc="2024-10-09T23:33:00Z"/>
                <w:rFonts w:ascii="Calibri" w:hAnsi="Calibri" w:cs="Calibri"/>
                <w:sz w:val="18"/>
                <w:szCs w:val="18"/>
              </w:rPr>
            </w:pPr>
          </w:p>
          <w:p w14:paraId="2FC9C7C5" w14:textId="77777777" w:rsidR="0005389C" w:rsidRPr="00D7158D" w:rsidRDefault="0005389C" w:rsidP="0005389C">
            <w:pPr>
              <w:tabs>
                <w:tab w:val="left" w:pos="774"/>
              </w:tabs>
              <w:rPr>
                <w:ins w:id="5948" w:author="Sue Simnor (EXT Idiom)" w:date="2024-10-10T10:34:00Z" w16du:dateUtc="2024-10-09T23:34:00Z"/>
                <w:rFonts w:ascii="Calibri" w:hAnsi="Calibri" w:cs="Calibri"/>
                <w:sz w:val="18"/>
                <w:szCs w:val="18"/>
              </w:rPr>
            </w:pPr>
          </w:p>
          <w:p w14:paraId="10B4DDE6" w14:textId="1CB31075" w:rsidR="0005389C" w:rsidRPr="00D7158D" w:rsidRDefault="0005389C" w:rsidP="0005389C">
            <w:pPr>
              <w:tabs>
                <w:tab w:val="left" w:pos="774"/>
              </w:tabs>
              <w:rPr>
                <w:ins w:id="5949" w:author="Sue Simnor (EXT Idiom)" w:date="2024-10-10T10:33:00Z" w16du:dateUtc="2024-10-09T23:33:00Z"/>
                <w:rFonts w:ascii="Calibri" w:hAnsi="Calibri" w:cs="Calibri"/>
                <w:sz w:val="18"/>
                <w:szCs w:val="18"/>
              </w:rPr>
            </w:pPr>
            <w:ins w:id="5950" w:author="Sue Simnor (EXT Idiom)" w:date="2024-10-10T10:34:00Z" w16du:dateUtc="2024-10-09T23:34:00Z">
              <w:r w:rsidRPr="00D7158D">
                <w:rPr>
                  <w:rFonts w:ascii="Calibri" w:hAnsi="Calibri" w:cs="Calibri"/>
                  <w:b/>
                  <w:bCs/>
                  <w:sz w:val="18"/>
                  <w:szCs w:val="18"/>
                </w:rPr>
                <w:t xml:space="preserve">Dev/Test Note: This associated text will only display if </w:t>
              </w:r>
              <w:r w:rsidR="008C6CD9" w:rsidRPr="00D7158D">
                <w:rPr>
                  <w:rFonts w:ascii="Calibri" w:hAnsi="Calibri" w:cs="Calibri"/>
                  <w:b/>
                  <w:bCs/>
                  <w:sz w:val="18"/>
                  <w:szCs w:val="18"/>
                </w:rPr>
                <w:t xml:space="preserve">end </w:t>
              </w:r>
              <w:r w:rsidRPr="00D7158D">
                <w:rPr>
                  <w:rFonts w:ascii="Calibri" w:hAnsi="Calibri" w:cs="Calibri"/>
                  <w:b/>
                  <w:bCs/>
                  <w:sz w:val="18"/>
                  <w:szCs w:val="18"/>
                </w:rPr>
                <w:t>Odometer reading</w:t>
              </w:r>
              <w:r w:rsidR="008C6CD9" w:rsidRPr="00D7158D">
                <w:rPr>
                  <w:rFonts w:ascii="Calibri" w:hAnsi="Calibri" w:cs="Calibri"/>
                  <w:b/>
                  <w:bCs/>
                  <w:sz w:val="18"/>
                  <w:szCs w:val="18"/>
                </w:rPr>
                <w:t xml:space="preserve"> is</w:t>
              </w:r>
              <w:r w:rsidRPr="00D7158D">
                <w:rPr>
                  <w:rFonts w:ascii="Calibri" w:hAnsi="Calibri" w:cs="Calibri"/>
                  <w:b/>
                  <w:bCs/>
                  <w:sz w:val="18"/>
                  <w:szCs w:val="18"/>
                </w:rPr>
                <w:t xml:space="preserve"> displayed</w:t>
              </w:r>
            </w:ins>
          </w:p>
          <w:p w14:paraId="47005DAC" w14:textId="4458D9D3" w:rsidR="0005389C" w:rsidRPr="00D7158D" w:rsidRDefault="0005389C" w:rsidP="00E6571E">
            <w:pPr>
              <w:tabs>
                <w:tab w:val="left" w:pos="774"/>
              </w:tabs>
              <w:rPr>
                <w:rFonts w:ascii="Calibri" w:hAnsi="Calibri" w:cs="Calibri"/>
                <w:sz w:val="18"/>
                <w:szCs w:val="18"/>
              </w:rPr>
            </w:pPr>
          </w:p>
        </w:tc>
        <w:tc>
          <w:tcPr>
            <w:tcW w:w="1701" w:type="dxa"/>
            <w:vMerge/>
          </w:tcPr>
          <w:p w14:paraId="74166CFE" w14:textId="7AB30EF7" w:rsidR="00EE6AC0" w:rsidRPr="00BD6987" w:rsidRDefault="00EE6AC0" w:rsidP="00BD6987">
            <w:pPr>
              <w:tabs>
                <w:tab w:val="left" w:pos="1800"/>
              </w:tabs>
              <w:rPr>
                <w:rFonts w:asciiTheme="minorHAnsi" w:hAnsiTheme="minorHAnsi" w:cstheme="minorHAnsi"/>
                <w:bCs/>
                <w:sz w:val="20"/>
                <w:szCs w:val="20"/>
              </w:rPr>
            </w:pPr>
          </w:p>
        </w:tc>
      </w:tr>
    </w:tbl>
    <w:p w14:paraId="325B8345" w14:textId="5EF6C2D2" w:rsidR="00DD7561" w:rsidRDefault="00DD7561">
      <w:pPr>
        <w:rPr>
          <w:ins w:id="5951" w:author="Andrew Froude" w:date="2024-08-05T10:53:00Z" w16du:dateUtc="2024-08-05T00:53:00Z"/>
        </w:rPr>
      </w:pPr>
    </w:p>
    <w:p w14:paraId="0B70CE60" w14:textId="092A8158" w:rsidR="00DD7561" w:rsidRDefault="00DD7561">
      <w:pPr>
        <w:rPr>
          <w:ins w:id="5952" w:author="Andrew Froude" w:date="2024-08-05T10:53:00Z" w16du:dateUtc="2024-08-05T00:53:00Z"/>
        </w:rPr>
      </w:pPr>
      <w:ins w:id="5953" w:author="Andrew Froude" w:date="2024-08-05T10:53:00Z" w16du:dateUtc="2024-08-05T00:53:00Z">
        <w:r>
          <w:br w:type="page"/>
        </w:r>
      </w:ins>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1985"/>
        <w:gridCol w:w="8362"/>
        <w:gridCol w:w="1560"/>
        <w:gridCol w:w="1701"/>
      </w:tblGrid>
      <w:tr w:rsidR="00304205" w:rsidRPr="00E75F58" w14:paraId="1180454C" w14:textId="77777777" w:rsidTr="004A7594">
        <w:trPr>
          <w:cantSplit/>
        </w:trPr>
        <w:tc>
          <w:tcPr>
            <w:tcW w:w="988" w:type="dxa"/>
            <w:vMerge w:val="restart"/>
          </w:tcPr>
          <w:p w14:paraId="1F304E4C" w14:textId="2009ED9C" w:rsidR="00304205" w:rsidRPr="00BA2FD3" w:rsidRDefault="00304205" w:rsidP="00BD6987">
            <w:pPr>
              <w:tabs>
                <w:tab w:val="left" w:pos="1800"/>
              </w:tabs>
              <w:rPr>
                <w:rFonts w:asciiTheme="minorHAnsi" w:hAnsiTheme="minorHAnsi" w:cstheme="minorHAnsi"/>
                <w:bCs/>
                <w:sz w:val="20"/>
                <w:rPrChange w:id="5954" w:author="Sue Simnor (EXT Idiom)" w:date="2024-08-13T18:45:00Z" w16du:dateUtc="2024-08-13T08:45:00Z">
                  <w:rPr>
                    <w:rFonts w:asciiTheme="minorHAnsi" w:hAnsiTheme="minorHAnsi" w:cstheme="minorHAnsi"/>
                    <w:bCs/>
                    <w:sz w:val="20"/>
                    <w:highlight w:val="yellow"/>
                  </w:rPr>
                </w:rPrChange>
              </w:rPr>
            </w:pPr>
            <w:r w:rsidRPr="00BA2FD3">
              <w:rPr>
                <w:rFonts w:asciiTheme="minorHAnsi" w:hAnsiTheme="minorHAnsi" w:cstheme="minorHAnsi"/>
                <w:bCs/>
                <w:sz w:val="20"/>
                <w:rPrChange w:id="5955" w:author="Sue Simnor (EXT Idiom)" w:date="2024-08-13T18:45:00Z" w16du:dateUtc="2024-08-13T08:45:00Z">
                  <w:rPr>
                    <w:rFonts w:asciiTheme="minorHAnsi" w:hAnsiTheme="minorHAnsi" w:cstheme="minorHAnsi"/>
                    <w:bCs/>
                    <w:sz w:val="20"/>
                    <w:highlight w:val="yellow"/>
                  </w:rPr>
                </w:rPrChange>
              </w:rPr>
              <w:lastRenderedPageBreak/>
              <w:t>AYM 10</w:t>
            </w:r>
          </w:p>
          <w:p w14:paraId="7010CDB1" w14:textId="37ED4CD8" w:rsidR="00304205" w:rsidRPr="00BA2FD3" w:rsidRDefault="00304205" w:rsidP="00BD6987">
            <w:pPr>
              <w:tabs>
                <w:tab w:val="left" w:pos="1800"/>
              </w:tabs>
              <w:rPr>
                <w:rFonts w:asciiTheme="minorHAnsi" w:hAnsiTheme="minorHAnsi" w:cstheme="minorHAnsi"/>
                <w:b/>
                <w:sz w:val="20"/>
                <w:rPrChange w:id="5956" w:author="Sue Simnor (EXT Idiom)" w:date="2024-08-13T18:45:00Z" w16du:dateUtc="2024-08-13T08:45:00Z">
                  <w:rPr>
                    <w:rFonts w:asciiTheme="minorHAnsi" w:hAnsiTheme="minorHAnsi" w:cstheme="minorHAnsi"/>
                    <w:b/>
                    <w:sz w:val="20"/>
                    <w:highlight w:val="magenta"/>
                  </w:rPr>
                </w:rPrChange>
              </w:rPr>
            </w:pPr>
          </w:p>
        </w:tc>
        <w:tc>
          <w:tcPr>
            <w:tcW w:w="1985" w:type="dxa"/>
            <w:vMerge w:val="restart"/>
          </w:tcPr>
          <w:p w14:paraId="6CC7A8E2" w14:textId="7D150575" w:rsidR="00304205" w:rsidRPr="00BA2FD3" w:rsidRDefault="00304205" w:rsidP="00BD6987">
            <w:pPr>
              <w:tabs>
                <w:tab w:val="left" w:pos="1800"/>
              </w:tabs>
              <w:rPr>
                <w:rFonts w:asciiTheme="minorHAnsi" w:hAnsiTheme="minorHAnsi" w:cstheme="minorHAnsi"/>
                <w:bCs/>
                <w:sz w:val="18"/>
                <w:szCs w:val="18"/>
              </w:rPr>
            </w:pPr>
            <w:r w:rsidRPr="00BA2FD3">
              <w:rPr>
                <w:rFonts w:asciiTheme="minorHAnsi" w:hAnsiTheme="minorHAnsi" w:cstheme="minorHAnsi"/>
                <w:sz w:val="18"/>
                <w:szCs w:val="18"/>
              </w:rPr>
              <w:t>&lt;VehicleCoverageName&gt;</w:t>
            </w:r>
          </w:p>
          <w:p w14:paraId="4324A696" w14:textId="71A451E1" w:rsidR="00304205" w:rsidRPr="00BA2FD3" w:rsidRDefault="00304205" w:rsidP="00BD6987">
            <w:pPr>
              <w:tabs>
                <w:tab w:val="left" w:pos="1800"/>
              </w:tabs>
              <w:rPr>
                <w:rFonts w:asciiTheme="minorHAnsi" w:hAnsiTheme="minorHAnsi" w:cstheme="minorHAnsi"/>
                <w:bCs/>
                <w:sz w:val="18"/>
                <w:szCs w:val="18"/>
              </w:rPr>
            </w:pPr>
            <w:r w:rsidRPr="00BA2FD3">
              <w:rPr>
                <w:rFonts w:asciiTheme="minorHAnsi" w:hAnsiTheme="minorHAnsi" w:cstheme="minorHAnsi"/>
                <w:bCs/>
                <w:sz w:val="18"/>
                <w:szCs w:val="18"/>
              </w:rPr>
              <w:t xml:space="preserve">&lt;ProductCode&gt; </w:t>
            </w:r>
          </w:p>
          <w:p w14:paraId="1D98DDB1" w14:textId="60F93C55" w:rsidR="00304205" w:rsidRPr="00BA2FD3" w:rsidRDefault="00304205" w:rsidP="00BD6987">
            <w:pPr>
              <w:tabs>
                <w:tab w:val="left" w:pos="1800"/>
              </w:tabs>
              <w:rPr>
                <w:rFonts w:asciiTheme="minorHAnsi" w:hAnsiTheme="minorHAnsi" w:cstheme="minorHAnsi"/>
                <w:bCs/>
                <w:sz w:val="18"/>
                <w:szCs w:val="18"/>
              </w:rPr>
            </w:pPr>
            <w:r w:rsidRPr="00BA2FD3">
              <w:rPr>
                <w:rFonts w:asciiTheme="minorHAnsi" w:hAnsiTheme="minorHAnsi" w:cstheme="minorHAnsi"/>
                <w:bCs/>
                <w:sz w:val="18"/>
                <w:szCs w:val="18"/>
              </w:rPr>
              <w:t>&lt;CoverageType&gt;</w:t>
            </w:r>
          </w:p>
          <w:p w14:paraId="1A65B28D" w14:textId="292F98F5" w:rsidR="00304205" w:rsidRPr="00BA2FD3" w:rsidRDefault="00304205" w:rsidP="00B843CD">
            <w:pPr>
              <w:rPr>
                <w:rFonts w:ascii="Calibri" w:hAnsi="Calibri" w:cs="Calibri"/>
                <w:color w:val="000000"/>
                <w:sz w:val="18"/>
                <w:szCs w:val="18"/>
                <w:shd w:val="clear" w:color="auto" w:fill="FFFFFF"/>
              </w:rPr>
            </w:pPr>
            <w:r w:rsidRPr="00BA2FD3">
              <w:rPr>
                <w:rFonts w:ascii="Calibri" w:hAnsi="Calibri" w:cs="Calibri"/>
                <w:color w:val="000000"/>
                <w:sz w:val="18"/>
                <w:szCs w:val="18"/>
                <w:shd w:val="clear" w:color="auto" w:fill="FFFFFF"/>
              </w:rPr>
              <w:t>&lt;VehicleCoverageName&gt;</w:t>
            </w:r>
          </w:p>
          <w:p w14:paraId="6A69A29C" w14:textId="358461EA" w:rsidR="00304205" w:rsidRPr="00BA2FD3" w:rsidRDefault="00304205" w:rsidP="00B843CD">
            <w:pPr>
              <w:rPr>
                <w:rFonts w:ascii="Calibri" w:hAnsi="Calibri" w:cs="Calibri"/>
                <w:color w:val="000000"/>
                <w:sz w:val="18"/>
                <w:szCs w:val="18"/>
                <w:shd w:val="clear" w:color="auto" w:fill="FFFFFF"/>
              </w:rPr>
            </w:pPr>
            <w:r w:rsidRPr="00BA2FD3">
              <w:rPr>
                <w:rFonts w:ascii="Calibri" w:hAnsi="Calibri" w:cs="Calibri"/>
                <w:color w:val="000000"/>
                <w:sz w:val="18"/>
                <w:szCs w:val="18"/>
                <w:shd w:val="clear" w:color="auto" w:fill="FFFFFF"/>
              </w:rPr>
              <w:t>&lt;VehicleSelected CoverInd&gt;</w:t>
            </w:r>
          </w:p>
          <w:p w14:paraId="4FAFF623" w14:textId="360FB654" w:rsidR="00304205" w:rsidRPr="00BA2FD3" w:rsidRDefault="00304205" w:rsidP="00C1020A">
            <w:pPr>
              <w:rPr>
                <w:rFonts w:ascii="Calibri" w:hAnsi="Calibri" w:cs="Calibri"/>
                <w:color w:val="000000"/>
                <w:sz w:val="18"/>
                <w:szCs w:val="18"/>
                <w:shd w:val="clear" w:color="auto" w:fill="FFFFFF"/>
              </w:rPr>
            </w:pPr>
            <w:r w:rsidRPr="00BA2FD3">
              <w:rPr>
                <w:rFonts w:ascii="Calibri" w:hAnsi="Calibri" w:cs="Calibri"/>
                <w:color w:val="000000"/>
                <w:sz w:val="18"/>
                <w:szCs w:val="18"/>
                <w:shd w:val="clear" w:color="auto" w:fill="FFFFFF"/>
              </w:rPr>
              <w:t>&lt;VehicleOptionalCoverageType&gt;</w:t>
            </w:r>
          </w:p>
        </w:tc>
        <w:tc>
          <w:tcPr>
            <w:tcW w:w="8362" w:type="dxa"/>
          </w:tcPr>
          <w:tbl>
            <w:tblPr>
              <w:tblpPr w:leftFromText="180" w:rightFromText="180" w:vertAnchor="page" w:horzAnchor="margin" w:tblpY="220"/>
              <w:tblOverlap w:val="never"/>
              <w:tblW w:w="8795" w:type="dxa"/>
              <w:tblBorders>
                <w:bottom w:val="single" w:sz="4" w:space="0" w:color="auto"/>
              </w:tblBorders>
              <w:tblLayout w:type="fixed"/>
              <w:tblLook w:val="04A0" w:firstRow="1" w:lastRow="0" w:firstColumn="1" w:lastColumn="0" w:noHBand="0" w:noVBand="1"/>
            </w:tblPr>
            <w:tblGrid>
              <w:gridCol w:w="3119"/>
              <w:gridCol w:w="5676"/>
            </w:tblGrid>
            <w:tr w:rsidR="00304205" w:rsidRPr="00BA2FD3" w14:paraId="4EBC240F" w14:textId="77777777" w:rsidTr="0472516C">
              <w:trPr>
                <w:trHeight w:val="705"/>
              </w:trPr>
              <w:tc>
                <w:tcPr>
                  <w:tcW w:w="3119" w:type="dxa"/>
                  <w:noWrap/>
                  <w:vAlign w:val="center"/>
                  <w:hideMark/>
                </w:tcPr>
                <w:p w14:paraId="575557F4" w14:textId="06CC6393" w:rsidR="00304205" w:rsidRPr="00BA2FD3" w:rsidRDefault="00304205" w:rsidP="00C1020A">
                  <w:pPr>
                    <w:pStyle w:val="BodycopyCOI"/>
                  </w:pPr>
                  <w:commentRangeStart w:id="5957"/>
                  <w:commentRangeStart w:id="5958"/>
                  <w:r w:rsidRPr="00BA2FD3">
                    <w:t>Optional Covers and Services you've added to your policy:</w:t>
                  </w:r>
                  <w:commentRangeEnd w:id="5957"/>
                  <w:r w:rsidRPr="00BA2FD3">
                    <w:rPr>
                      <w:rStyle w:val="CommentReference"/>
                      <w:sz w:val="18"/>
                      <w:szCs w:val="18"/>
                    </w:rPr>
                    <w:commentReference w:id="5957"/>
                  </w:r>
                  <w:commentRangeEnd w:id="5958"/>
                  <w:r w:rsidRPr="00BA2FD3">
                    <w:rPr>
                      <w:rStyle w:val="CommentReference"/>
                      <w:sz w:val="18"/>
                      <w:szCs w:val="18"/>
                    </w:rPr>
                    <w:commentReference w:id="5958"/>
                  </w:r>
                </w:p>
              </w:tc>
              <w:tc>
                <w:tcPr>
                  <w:tcW w:w="5676" w:type="dxa"/>
                  <w:noWrap/>
                  <w:vAlign w:val="bottom"/>
                  <w:hideMark/>
                </w:tcPr>
                <w:tbl>
                  <w:tblPr>
                    <w:tblStyle w:val="TableGrid"/>
                    <w:tblW w:w="0" w:type="auto"/>
                    <w:tblLayout w:type="fixed"/>
                    <w:tblLook w:val="04A0" w:firstRow="1" w:lastRow="0" w:firstColumn="1" w:lastColumn="0" w:noHBand="0" w:noVBand="1"/>
                    <w:tblPrChange w:id="5959" w:author="Sue Simnor (EXT Idiom)" w:date="2024-08-07T11:31:00Z" w16du:dateUtc="2024-08-07T01:31:00Z">
                      <w:tblPr>
                        <w:tblStyle w:val="TableGrid"/>
                        <w:tblW w:w="0" w:type="auto"/>
                        <w:tblLayout w:type="fixed"/>
                        <w:tblLook w:val="04A0" w:firstRow="1" w:lastRow="0" w:firstColumn="1" w:lastColumn="0" w:noHBand="0" w:noVBand="1"/>
                      </w:tblPr>
                    </w:tblPrChange>
                  </w:tblPr>
                  <w:tblGrid>
                    <w:gridCol w:w="4999"/>
                    <w:tblGridChange w:id="5960">
                      <w:tblGrid>
                        <w:gridCol w:w="4999"/>
                        <w:gridCol w:w="451"/>
                      </w:tblGrid>
                    </w:tblGridChange>
                  </w:tblGrid>
                  <w:tr w:rsidR="00304205" w:rsidRPr="00BA2FD3" w14:paraId="129407DF" w14:textId="77777777" w:rsidTr="00044541">
                    <w:trPr>
                      <w:trHeight w:val="288"/>
                    </w:trPr>
                    <w:tc>
                      <w:tcPr>
                        <w:tcW w:w="4999" w:type="dxa"/>
                        <w:tcPrChange w:id="5961" w:author="Sue Simnor (EXT Idiom)" w:date="2024-08-07T11:31:00Z" w16du:dateUtc="2024-08-07T01:31:00Z">
                          <w:tcPr>
                            <w:tcW w:w="5450" w:type="dxa"/>
                            <w:gridSpan w:val="2"/>
                          </w:tcPr>
                        </w:tcPrChange>
                      </w:tcPr>
                      <w:p w14:paraId="691CD7E9" w14:textId="35946673" w:rsidR="00304205" w:rsidRPr="00BA2FD3" w:rsidRDefault="00304205" w:rsidP="00C1020A">
                        <w:pPr>
                          <w:pStyle w:val="TableHeading3"/>
                          <w:rPr>
                            <w:lang w:eastAsia="en-GB"/>
                          </w:rPr>
                        </w:pPr>
                        <w:r w:rsidRPr="00BA2FD3">
                          <w:rPr>
                            <w:lang w:eastAsia="en-GB"/>
                          </w:rPr>
                          <w:t>&lt;VehicleCoverageName&gt;</w:t>
                        </w:r>
                      </w:p>
                    </w:tc>
                  </w:tr>
                  <w:tr w:rsidR="00304205" w:rsidRPr="00BA2FD3" w14:paraId="6FB2844C" w14:textId="77777777" w:rsidTr="00044541">
                    <w:trPr>
                      <w:trHeight w:val="304"/>
                    </w:trPr>
                    <w:tc>
                      <w:tcPr>
                        <w:tcW w:w="4999" w:type="dxa"/>
                        <w:tcPrChange w:id="5962" w:author="Sue Simnor (EXT Idiom)" w:date="2024-08-07T11:31:00Z" w16du:dateUtc="2024-08-07T01:31:00Z">
                          <w:tcPr>
                            <w:tcW w:w="5450" w:type="dxa"/>
                            <w:gridSpan w:val="2"/>
                          </w:tcPr>
                        </w:tcPrChange>
                      </w:tcPr>
                      <w:p w14:paraId="53FEC403" w14:textId="1D82BCA3" w:rsidR="00304205" w:rsidRPr="00BA2FD3" w:rsidRDefault="00304205" w:rsidP="00C1020A">
                        <w:pPr>
                          <w:pStyle w:val="TableHeading3"/>
                          <w:rPr>
                            <w:lang w:eastAsia="en-GB"/>
                          </w:rPr>
                        </w:pPr>
                        <w:r w:rsidRPr="00BA2FD3">
                          <w:rPr>
                            <w:lang w:eastAsia="en-GB"/>
                          </w:rPr>
                          <w:t>&lt;VehicleCoverageName&gt;</w:t>
                        </w:r>
                      </w:p>
                    </w:tc>
                  </w:tr>
                  <w:tr w:rsidR="00304205" w:rsidRPr="00BA2FD3" w14:paraId="0C1E1AE6" w14:textId="77777777" w:rsidTr="00044541">
                    <w:trPr>
                      <w:trHeight w:val="288"/>
                    </w:trPr>
                    <w:tc>
                      <w:tcPr>
                        <w:tcW w:w="4999" w:type="dxa"/>
                        <w:tcPrChange w:id="5963" w:author="Sue Simnor (EXT Idiom)" w:date="2024-08-07T11:31:00Z" w16du:dateUtc="2024-08-07T01:31:00Z">
                          <w:tcPr>
                            <w:tcW w:w="5450" w:type="dxa"/>
                            <w:gridSpan w:val="2"/>
                          </w:tcPr>
                        </w:tcPrChange>
                      </w:tcPr>
                      <w:p w14:paraId="2E8A5651" w14:textId="7BB1B65B" w:rsidR="00304205" w:rsidRPr="00BA2FD3" w:rsidRDefault="00304205" w:rsidP="00C1020A">
                        <w:pPr>
                          <w:pStyle w:val="TableHeading3"/>
                          <w:rPr>
                            <w:lang w:eastAsia="en-GB"/>
                          </w:rPr>
                        </w:pPr>
                        <w:r w:rsidRPr="00BA2FD3">
                          <w:rPr>
                            <w:lang w:eastAsia="en-GB"/>
                          </w:rPr>
                          <w:t>&lt;VehicleCoverageName&gt;</w:t>
                        </w:r>
                        <w:commentRangeStart w:id="5964"/>
                        <w:commentRangeStart w:id="5965"/>
                        <w:commentRangeStart w:id="5966"/>
                        <w:commentRangeEnd w:id="5964"/>
                        <w:r w:rsidRPr="00BA2FD3">
                          <w:rPr>
                            <w:rStyle w:val="CommentReference"/>
                            <w:sz w:val="20"/>
                            <w:szCs w:val="24"/>
                            <w:lang w:eastAsia="en-GB"/>
                          </w:rPr>
                          <w:commentReference w:id="5964"/>
                        </w:r>
                        <w:commentRangeEnd w:id="5965"/>
                        <w:r w:rsidRPr="00BA2FD3">
                          <w:rPr>
                            <w:rStyle w:val="CommentReference"/>
                            <w:sz w:val="20"/>
                            <w:szCs w:val="24"/>
                            <w:lang w:eastAsia="en-GB"/>
                          </w:rPr>
                          <w:commentReference w:id="5965"/>
                        </w:r>
                        <w:commentRangeEnd w:id="5966"/>
                        <w:r w:rsidRPr="00BA2FD3">
                          <w:rPr>
                            <w:rStyle w:val="CommentReference"/>
                            <w:sz w:val="20"/>
                            <w:szCs w:val="24"/>
                            <w:lang w:eastAsia="en-GB"/>
                          </w:rPr>
                          <w:commentReference w:id="5966"/>
                        </w:r>
                      </w:p>
                    </w:tc>
                  </w:tr>
                </w:tbl>
                <w:p w14:paraId="30EEA852" w14:textId="04F2CC79" w:rsidR="00304205" w:rsidRPr="00BA2FD3" w:rsidRDefault="00304205" w:rsidP="00B97AF1">
                  <w:pPr>
                    <w:tabs>
                      <w:tab w:val="left" w:pos="774"/>
                    </w:tabs>
                    <w:rPr>
                      <w:rFonts w:asciiTheme="minorHAnsi" w:eastAsia="Times New Roman" w:hAnsiTheme="minorHAnsi" w:cstheme="minorHAnsi"/>
                      <w:kern w:val="0"/>
                      <w:sz w:val="20"/>
                      <w:szCs w:val="20"/>
                      <w:lang w:eastAsia="en-GB"/>
                      <w14:ligatures w14:val="none"/>
                    </w:rPr>
                  </w:pPr>
                </w:p>
              </w:tc>
            </w:tr>
          </w:tbl>
          <w:p w14:paraId="6F61F7E7" w14:textId="5DB49D72" w:rsidR="00304205" w:rsidRPr="00BA2FD3" w:rsidRDefault="00304205" w:rsidP="001A63A1">
            <w:pPr>
              <w:pStyle w:val="TableHeading2"/>
              <w:rPr>
                <w:b w:val="0"/>
                <w:bCs w:val="0"/>
                <w:sz w:val="20"/>
                <w:szCs w:val="20"/>
              </w:rPr>
            </w:pPr>
          </w:p>
          <w:p w14:paraId="2C8279DA" w14:textId="7509103A" w:rsidR="00304205" w:rsidRPr="00BA2FD3" w:rsidRDefault="00304205" w:rsidP="001A63A1">
            <w:pPr>
              <w:pStyle w:val="TableHeading2"/>
              <w:rPr>
                <w:b w:val="0"/>
                <w:bCs w:val="0"/>
                <w:sz w:val="20"/>
                <w:szCs w:val="20"/>
              </w:rPr>
            </w:pPr>
          </w:p>
        </w:tc>
        <w:tc>
          <w:tcPr>
            <w:tcW w:w="1560" w:type="dxa"/>
          </w:tcPr>
          <w:p w14:paraId="21C9B73F" w14:textId="6A49DD92" w:rsidR="00304205" w:rsidRPr="00BA2FD3" w:rsidRDefault="00304205" w:rsidP="00E66D5B">
            <w:pPr>
              <w:rPr>
                <w:rFonts w:asciiTheme="minorHAnsi" w:hAnsiTheme="minorHAnsi" w:cstheme="minorHAnsi"/>
                <w:sz w:val="20"/>
                <w:szCs w:val="20"/>
              </w:rPr>
            </w:pPr>
            <w:r w:rsidRPr="00BA2FD3">
              <w:rPr>
                <w:rFonts w:asciiTheme="minorHAnsi" w:hAnsiTheme="minorHAnsi" w:cstheme="minorHAnsi"/>
                <w:b/>
                <w:bCs/>
                <w:sz w:val="20"/>
                <w:szCs w:val="20"/>
              </w:rPr>
              <w:t>IF</w:t>
            </w:r>
            <w:r w:rsidRPr="00BA2FD3">
              <w:rPr>
                <w:rFonts w:asciiTheme="minorHAnsi" w:hAnsiTheme="minorHAnsi" w:cstheme="minorHAnsi"/>
                <w:sz w:val="20"/>
                <w:szCs w:val="20"/>
              </w:rPr>
              <w:t xml:space="preserve"> &lt;ProductCode&gt;  = “Auto”</w:t>
            </w:r>
          </w:p>
          <w:p w14:paraId="5958A61E" w14:textId="7EDA3189" w:rsidR="00304205" w:rsidRPr="00BA2FD3" w:rsidRDefault="00304205" w:rsidP="00E66D5B">
            <w:pPr>
              <w:rPr>
                <w:rFonts w:asciiTheme="minorHAnsi" w:hAnsiTheme="minorHAnsi" w:cstheme="minorHAnsi"/>
                <w:sz w:val="20"/>
                <w:szCs w:val="20"/>
              </w:rPr>
            </w:pPr>
            <w:r w:rsidRPr="00BA2FD3">
              <w:rPr>
                <w:rFonts w:asciiTheme="minorHAnsi" w:hAnsiTheme="minorHAnsi" w:cstheme="minorHAnsi"/>
                <w:b/>
                <w:bCs/>
                <w:sz w:val="20"/>
                <w:szCs w:val="20"/>
                <w:rPrChange w:id="5969" w:author="Sue Simnor (EXT Idiom)" w:date="2024-08-13T18:45:00Z" w16du:dateUtc="2024-08-13T08:45:00Z">
                  <w:rPr>
                    <w:rFonts w:asciiTheme="minorHAnsi" w:hAnsiTheme="minorHAnsi" w:cstheme="minorHAnsi"/>
                    <w:b/>
                    <w:bCs/>
                    <w:sz w:val="20"/>
                    <w:szCs w:val="20"/>
                    <w:highlight w:val="yellow"/>
                  </w:rPr>
                </w:rPrChange>
              </w:rPr>
              <w:t xml:space="preserve">AND </w:t>
            </w:r>
          </w:p>
          <w:p w14:paraId="0BDACB55" w14:textId="628FFC7D" w:rsidR="00304205" w:rsidRPr="00BA2FD3" w:rsidRDefault="00304205" w:rsidP="00E867E9">
            <w:pPr>
              <w:rPr>
                <w:rFonts w:ascii="Calibri" w:hAnsi="Calibri" w:cs="Calibri"/>
                <w:color w:val="000000"/>
                <w:sz w:val="18"/>
                <w:szCs w:val="18"/>
                <w:shd w:val="clear" w:color="auto" w:fill="FFFFFF"/>
              </w:rPr>
            </w:pPr>
            <w:r w:rsidRPr="00BA2FD3">
              <w:rPr>
                <w:rStyle w:val="ui-provider"/>
                <w:rFonts w:ascii="Calibri" w:hAnsi="Calibri" w:cs="Calibri"/>
                <w:sz w:val="18"/>
                <w:szCs w:val="18"/>
              </w:rPr>
              <w:t xml:space="preserve">(VehicleOptionalCoverageInd = ‘0’ </w:t>
            </w:r>
            <w:r w:rsidRPr="00BA2FD3">
              <w:rPr>
                <w:rStyle w:val="ui-provider"/>
                <w:rFonts w:ascii="Calibri" w:hAnsi="Calibri" w:cs="Calibri"/>
                <w:b/>
                <w:bCs/>
                <w:sz w:val="18"/>
                <w:szCs w:val="18"/>
                <w:rPrChange w:id="5970" w:author="Sue Simnor (EXT Idiom)" w:date="2024-08-13T18:45:00Z" w16du:dateUtc="2024-08-13T08:45:00Z">
                  <w:rPr>
                    <w:rStyle w:val="ui-provider"/>
                    <w:rFonts w:ascii="Calibri" w:hAnsi="Calibri" w:cs="Calibri"/>
                    <w:b/>
                    <w:bCs/>
                    <w:sz w:val="18"/>
                    <w:szCs w:val="18"/>
                    <w:highlight w:val="yellow"/>
                  </w:rPr>
                </w:rPrChange>
              </w:rPr>
              <w:t>AND</w:t>
            </w:r>
            <w:r w:rsidRPr="00BA2FD3">
              <w:rPr>
                <w:rStyle w:val="ui-provider"/>
                <w:rFonts w:ascii="Calibri" w:hAnsi="Calibri" w:cs="Calibri"/>
                <w:sz w:val="18"/>
                <w:szCs w:val="18"/>
                <w:rPrChange w:id="5971" w:author="Sue Simnor (EXT Idiom)" w:date="2024-08-13T18:45:00Z" w16du:dateUtc="2024-08-13T08:45:00Z">
                  <w:rPr>
                    <w:rStyle w:val="ui-provider"/>
                    <w:rFonts w:ascii="Calibri" w:hAnsi="Calibri" w:cs="Calibri"/>
                    <w:sz w:val="18"/>
                    <w:szCs w:val="18"/>
                    <w:highlight w:val="yellow"/>
                  </w:rPr>
                </w:rPrChange>
              </w:rPr>
              <w:t xml:space="preserve"> </w:t>
            </w:r>
            <w:r w:rsidRPr="00BA2FD3">
              <w:rPr>
                <w:rFonts w:ascii="Calibri" w:hAnsi="Calibri" w:cs="Calibri"/>
                <w:sz w:val="18"/>
                <w:szCs w:val="18"/>
                <w:shd w:val="clear" w:color="auto" w:fill="FFFFFF"/>
              </w:rPr>
              <w:t>(&lt;</w:t>
            </w:r>
            <w:r w:rsidRPr="00BA2FD3">
              <w:rPr>
                <w:rStyle w:val="ui-provider"/>
                <w:rFonts w:ascii="Calibri" w:hAnsi="Calibri" w:cs="Calibri"/>
                <w:sz w:val="18"/>
                <w:szCs w:val="18"/>
              </w:rPr>
              <w:t>VehicleSelectedCoverageInd&gt;</w:t>
            </w:r>
            <w:r w:rsidRPr="00BA2FD3">
              <w:rPr>
                <w:rFonts w:ascii="Calibri" w:hAnsi="Calibri" w:cs="Calibri"/>
                <w:sz w:val="18"/>
                <w:szCs w:val="18"/>
                <w:shd w:val="clear" w:color="auto" w:fill="FFFFFF"/>
              </w:rPr>
              <w:t xml:space="preserve"> </w:t>
            </w:r>
            <w:r w:rsidRPr="00BA2FD3">
              <w:rPr>
                <w:rStyle w:val="ui-provider"/>
                <w:rFonts w:ascii="Calibri" w:hAnsi="Calibri" w:cs="Calibri"/>
                <w:sz w:val="18"/>
                <w:szCs w:val="18"/>
              </w:rPr>
              <w:t xml:space="preserve"> = ‘1’)</w:t>
            </w:r>
          </w:p>
          <w:p w14:paraId="3A553D56" w14:textId="5ACBFA27" w:rsidR="00304205" w:rsidRPr="00BA2FD3" w:rsidRDefault="00304205" w:rsidP="00E867E9">
            <w:pPr>
              <w:rPr>
                <w:rFonts w:ascii="Calibri" w:hAnsi="Calibri" w:cs="Calibri"/>
                <w:color w:val="000000"/>
                <w:sz w:val="18"/>
                <w:szCs w:val="18"/>
                <w:shd w:val="clear" w:color="auto" w:fill="FFFFFF"/>
              </w:rPr>
            </w:pPr>
            <w:r w:rsidRPr="00BA2FD3">
              <w:rPr>
                <w:rFonts w:ascii="Calibri" w:hAnsi="Calibri" w:cs="Calibri"/>
                <w:color w:val="000000"/>
                <w:sz w:val="18"/>
                <w:szCs w:val="18"/>
                <w:shd w:val="clear" w:color="auto" w:fill="FFFFFF"/>
              </w:rPr>
              <w:t xml:space="preserve">THEN display </w:t>
            </w:r>
          </w:p>
          <w:p w14:paraId="484EA7B5" w14:textId="5E488C2C" w:rsidR="00304205" w:rsidRPr="00BA2FD3" w:rsidRDefault="00304205" w:rsidP="00E66D5B">
            <w:pPr>
              <w:rPr>
                <w:rFonts w:asciiTheme="minorHAnsi" w:hAnsiTheme="minorHAnsi" w:cstheme="minorHAnsi"/>
                <w:sz w:val="20"/>
                <w:szCs w:val="20"/>
              </w:rPr>
            </w:pPr>
          </w:p>
          <w:p w14:paraId="60855875" w14:textId="61B2C286" w:rsidR="00304205" w:rsidRPr="00BA2FD3" w:rsidRDefault="00304205" w:rsidP="00E66D5B">
            <w:pPr>
              <w:pStyle w:val="TableBodycopy"/>
              <w:rPr>
                <w:rFonts w:asciiTheme="minorHAnsi" w:hAnsiTheme="minorHAnsi" w:cstheme="minorHAnsi"/>
                <w:szCs w:val="20"/>
              </w:rPr>
            </w:pPr>
            <w:r w:rsidRPr="00BA2FD3">
              <w:rPr>
                <w:rFonts w:asciiTheme="minorHAnsi" w:hAnsiTheme="minorHAnsi" w:cstheme="minorHAnsi"/>
                <w:szCs w:val="20"/>
              </w:rPr>
              <w:t>(List all coverages applicable to the cover type one below each other)</w:t>
            </w:r>
          </w:p>
          <w:p w14:paraId="24897192" w14:textId="21DD85BE" w:rsidR="00304205" w:rsidRPr="00BA2FD3" w:rsidRDefault="00304205" w:rsidP="00E66D5B">
            <w:pPr>
              <w:tabs>
                <w:tab w:val="left" w:pos="774"/>
              </w:tabs>
              <w:rPr>
                <w:rFonts w:ascii="Calibri" w:hAnsi="Calibri" w:cs="Calibri"/>
                <w:b/>
                <w:bCs/>
                <w:sz w:val="18"/>
                <w:szCs w:val="18"/>
              </w:rPr>
            </w:pPr>
          </w:p>
        </w:tc>
        <w:tc>
          <w:tcPr>
            <w:tcW w:w="1701" w:type="dxa"/>
            <w:vMerge w:val="restart"/>
          </w:tcPr>
          <w:p w14:paraId="3AEA84CD" w14:textId="76561FA8" w:rsidR="00304205" w:rsidRPr="00327D28" w:rsidRDefault="00304205" w:rsidP="002411D0">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51F57A9F" w14:textId="3F4C4057" w:rsidR="00304205" w:rsidRPr="00327D28" w:rsidRDefault="00304205" w:rsidP="002411D0">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516E10E9" w14:textId="26815BD5" w:rsidR="00304205" w:rsidRPr="00327D28" w:rsidRDefault="00304205" w:rsidP="002411D0">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068B8ABF" w14:textId="3E50D14B" w:rsidR="00304205" w:rsidRDefault="00304205" w:rsidP="002411D0">
            <w:pPr>
              <w:tabs>
                <w:tab w:val="left" w:pos="1800"/>
              </w:tabs>
              <w:rPr>
                <w:rFonts w:asciiTheme="minorHAnsi" w:hAnsiTheme="minorHAnsi" w:cstheme="minorHAnsi"/>
                <w:color w:val="000000"/>
                <w:sz w:val="18"/>
                <w:szCs w:val="18"/>
              </w:rPr>
            </w:pPr>
            <w:r w:rsidRPr="00327D28">
              <w:rPr>
                <w:rFonts w:asciiTheme="minorHAnsi" w:hAnsiTheme="minorHAnsi" w:cstheme="minorHAnsi"/>
                <w:color w:val="000000"/>
                <w:sz w:val="18"/>
                <w:szCs w:val="18"/>
              </w:rPr>
              <w:t>Table_Heading_3</w:t>
            </w:r>
          </w:p>
          <w:p w14:paraId="738DBFE8" w14:textId="3D7A1086" w:rsidR="00304205" w:rsidRDefault="00304205" w:rsidP="002411D0">
            <w:pPr>
              <w:tabs>
                <w:tab w:val="left" w:pos="1800"/>
              </w:tabs>
              <w:rPr>
                <w:rFonts w:asciiTheme="minorHAnsi" w:hAnsiTheme="minorHAnsi" w:cstheme="minorHAnsi"/>
                <w:color w:val="000000"/>
                <w:sz w:val="18"/>
                <w:szCs w:val="18"/>
              </w:rPr>
            </w:pPr>
          </w:p>
          <w:p w14:paraId="5B4A5F23" w14:textId="665E81B0" w:rsidR="00304205" w:rsidRPr="00327D28" w:rsidRDefault="00304205" w:rsidP="002411D0">
            <w:pPr>
              <w:tabs>
                <w:tab w:val="left" w:pos="1800"/>
              </w:tabs>
              <w:rPr>
                <w:rFonts w:asciiTheme="minorHAnsi" w:hAnsiTheme="minorHAnsi" w:cstheme="minorHAnsi"/>
                <w:color w:val="000000"/>
                <w:sz w:val="18"/>
                <w:szCs w:val="18"/>
              </w:rPr>
            </w:pPr>
            <w:r w:rsidRPr="00A2646F">
              <w:rPr>
                <w:rFonts w:asciiTheme="minorHAnsi" w:hAnsiTheme="minorHAnsi" w:cstheme="minorHAnsi"/>
                <w:bCs/>
                <w:sz w:val="20"/>
                <w:szCs w:val="20"/>
              </w:rPr>
              <w:t>Bodycopy</w:t>
            </w:r>
            <w:r>
              <w:rPr>
                <w:rFonts w:asciiTheme="minorHAnsi" w:hAnsiTheme="minorHAnsi" w:cstheme="minorHAnsi"/>
                <w:bCs/>
                <w:sz w:val="20"/>
                <w:szCs w:val="20"/>
              </w:rPr>
              <w:t>_COI</w:t>
            </w:r>
          </w:p>
          <w:p w14:paraId="47D6AB8E" w14:textId="52A225E9" w:rsidR="00304205" w:rsidRPr="00BD6987" w:rsidRDefault="00304205" w:rsidP="00BD6987">
            <w:pPr>
              <w:tabs>
                <w:tab w:val="left" w:pos="1800"/>
              </w:tabs>
              <w:rPr>
                <w:rFonts w:asciiTheme="minorHAnsi" w:hAnsiTheme="minorHAnsi" w:cstheme="minorHAnsi"/>
                <w:bCs/>
                <w:sz w:val="20"/>
                <w:szCs w:val="20"/>
              </w:rPr>
            </w:pPr>
          </w:p>
        </w:tc>
      </w:tr>
      <w:tr w:rsidR="00304205" w:rsidRPr="00E75F58" w14:paraId="21642398" w14:textId="77777777" w:rsidTr="004A7594">
        <w:trPr>
          <w:cantSplit/>
          <w:trHeight w:val="1463"/>
        </w:trPr>
        <w:tc>
          <w:tcPr>
            <w:tcW w:w="988" w:type="dxa"/>
            <w:vMerge/>
          </w:tcPr>
          <w:p w14:paraId="6FD12AB2" w14:textId="46F1E809" w:rsidR="00304205" w:rsidRPr="00BA2FD3" w:rsidRDefault="00304205" w:rsidP="00BD6987">
            <w:pPr>
              <w:tabs>
                <w:tab w:val="left" w:pos="1800"/>
              </w:tabs>
              <w:rPr>
                <w:rFonts w:asciiTheme="minorHAnsi" w:hAnsiTheme="minorHAnsi" w:cstheme="minorHAnsi"/>
                <w:b/>
                <w:sz w:val="20"/>
              </w:rPr>
            </w:pPr>
          </w:p>
        </w:tc>
        <w:tc>
          <w:tcPr>
            <w:tcW w:w="1985" w:type="dxa"/>
            <w:vMerge/>
          </w:tcPr>
          <w:p w14:paraId="465FD457" w14:textId="495F6E72" w:rsidR="00304205" w:rsidRPr="00BA2FD3" w:rsidRDefault="00304205" w:rsidP="00BD6987">
            <w:pPr>
              <w:tabs>
                <w:tab w:val="left" w:pos="1800"/>
              </w:tabs>
              <w:rPr>
                <w:rFonts w:asciiTheme="minorHAnsi" w:hAnsiTheme="minorHAnsi" w:cstheme="minorHAnsi"/>
                <w:bCs/>
                <w:sz w:val="20"/>
                <w:szCs w:val="20"/>
              </w:rPr>
            </w:pPr>
          </w:p>
        </w:tc>
        <w:tc>
          <w:tcPr>
            <w:tcW w:w="8362" w:type="dxa"/>
          </w:tcPr>
          <w:tbl>
            <w:tblPr>
              <w:tblpPr w:leftFromText="180" w:rightFromText="180" w:vertAnchor="page" w:horzAnchor="margin" w:tblpY="220"/>
              <w:tblOverlap w:val="never"/>
              <w:tblW w:w="8298" w:type="dxa"/>
              <w:tblBorders>
                <w:bottom w:val="single" w:sz="4" w:space="0" w:color="auto"/>
              </w:tblBorders>
              <w:tblLayout w:type="fixed"/>
              <w:tblLook w:val="04A0" w:firstRow="1" w:lastRow="0" w:firstColumn="1" w:lastColumn="0" w:noHBand="0" w:noVBand="1"/>
              <w:tblPrChange w:id="5972" w:author="Sue Simnor (EXT Idiom)" w:date="2024-08-07T11:32:00Z" w16du:dateUtc="2024-08-07T01:32:00Z">
                <w:tblPr>
                  <w:tblpPr w:leftFromText="180" w:rightFromText="180" w:vertAnchor="page" w:horzAnchor="margin" w:tblpY="220"/>
                  <w:tblOverlap w:val="never"/>
                  <w:tblW w:w="8795" w:type="dxa"/>
                  <w:tblBorders>
                    <w:bottom w:val="single" w:sz="4" w:space="0" w:color="auto"/>
                  </w:tblBorders>
                  <w:tblLayout w:type="fixed"/>
                  <w:tblLook w:val="04A0" w:firstRow="1" w:lastRow="0" w:firstColumn="1" w:lastColumn="0" w:noHBand="0" w:noVBand="1"/>
                </w:tblPr>
              </w:tblPrChange>
            </w:tblPr>
            <w:tblGrid>
              <w:gridCol w:w="2943"/>
              <w:gridCol w:w="5355"/>
              <w:tblGridChange w:id="5973">
                <w:tblGrid>
                  <w:gridCol w:w="2943"/>
                  <w:gridCol w:w="176"/>
                  <w:gridCol w:w="5179"/>
                  <w:gridCol w:w="497"/>
                </w:tblGrid>
              </w:tblGridChange>
            </w:tblGrid>
            <w:tr w:rsidR="00304205" w:rsidRPr="00BA2FD3" w14:paraId="4425A40A" w14:textId="77777777" w:rsidTr="00044541">
              <w:trPr>
                <w:trHeight w:val="705"/>
                <w:trPrChange w:id="5974" w:author="Sue Simnor (EXT Idiom)" w:date="2024-08-07T11:32:00Z" w16du:dateUtc="2024-08-07T01:32:00Z">
                  <w:trPr>
                    <w:trHeight w:val="705"/>
                  </w:trPr>
                </w:trPrChange>
              </w:trPr>
              <w:tc>
                <w:tcPr>
                  <w:tcW w:w="2943" w:type="dxa"/>
                  <w:noWrap/>
                  <w:vAlign w:val="center"/>
                  <w:hideMark/>
                  <w:tcPrChange w:id="5975" w:author="Sue Simnor (EXT Idiom)" w:date="2024-08-07T11:32:00Z" w16du:dateUtc="2024-08-07T01:32:00Z">
                    <w:tcPr>
                      <w:tcW w:w="3119" w:type="dxa"/>
                      <w:gridSpan w:val="2"/>
                      <w:noWrap/>
                      <w:vAlign w:val="center"/>
                      <w:hideMark/>
                    </w:tcPr>
                  </w:tcPrChange>
                </w:tcPr>
                <w:p w14:paraId="6E73688D" w14:textId="66AF52E3" w:rsidR="00304205" w:rsidRPr="00BA2FD3" w:rsidRDefault="00304205" w:rsidP="00C1020A">
                  <w:pPr>
                    <w:pStyle w:val="BodycopyCOI"/>
                  </w:pPr>
                  <w:r w:rsidRPr="00BA2FD3">
                    <w:t xml:space="preserve">Optional Covers </w:t>
                  </w:r>
                  <w:commentRangeStart w:id="5976"/>
                  <w:commentRangeStart w:id="5977"/>
                  <w:r w:rsidRPr="00BA2FD3">
                    <w:t>and Services</w:t>
                  </w:r>
                  <w:commentRangeEnd w:id="5976"/>
                  <w:r w:rsidRPr="00BA2FD3">
                    <w:rPr>
                      <w:rStyle w:val="CommentReference"/>
                      <w:sz w:val="18"/>
                      <w:szCs w:val="18"/>
                    </w:rPr>
                    <w:commentReference w:id="5976"/>
                  </w:r>
                  <w:commentRangeEnd w:id="5977"/>
                  <w:r w:rsidRPr="00BA2FD3">
                    <w:rPr>
                      <w:rStyle w:val="CommentReference"/>
                      <w:sz w:val="18"/>
                      <w:szCs w:val="18"/>
                    </w:rPr>
                    <w:commentReference w:id="5977"/>
                  </w:r>
                  <w:r w:rsidRPr="00BA2FD3">
                    <w:t xml:space="preserve"> you've added to your policy:</w:t>
                  </w:r>
                </w:p>
              </w:tc>
              <w:tc>
                <w:tcPr>
                  <w:tcW w:w="5355" w:type="dxa"/>
                  <w:noWrap/>
                  <w:vAlign w:val="bottom"/>
                  <w:hideMark/>
                  <w:tcPrChange w:id="5978" w:author="Sue Simnor (EXT Idiom)" w:date="2024-08-07T11:32:00Z" w16du:dateUtc="2024-08-07T01:32:00Z">
                    <w:tcPr>
                      <w:tcW w:w="5676" w:type="dxa"/>
                      <w:gridSpan w:val="2"/>
                      <w:noWrap/>
                      <w:vAlign w:val="bottom"/>
                      <w:hideMark/>
                    </w:tcPr>
                  </w:tcPrChange>
                </w:tcPr>
                <w:tbl>
                  <w:tblPr>
                    <w:tblStyle w:val="TableGrid"/>
                    <w:tblpPr w:leftFromText="180" w:rightFromText="180" w:vertAnchor="page" w:horzAnchor="margin" w:tblpY="48"/>
                    <w:tblOverlap w:val="never"/>
                    <w:tblW w:w="0" w:type="auto"/>
                    <w:tblLayout w:type="fixed"/>
                    <w:tblLook w:val="04A0" w:firstRow="1" w:lastRow="0" w:firstColumn="1" w:lastColumn="0" w:noHBand="0" w:noVBand="1"/>
                    <w:tblPrChange w:id="5979" w:author="Sue Simnor (EXT Idiom)" w:date="2024-08-07T11:32:00Z" w16du:dateUtc="2024-08-07T01:32:00Z">
                      <w:tblPr>
                        <w:tblStyle w:val="TableGrid"/>
                        <w:tblpPr w:leftFromText="180" w:rightFromText="180" w:vertAnchor="page" w:horzAnchor="margin" w:tblpY="48"/>
                        <w:tblOverlap w:val="never"/>
                        <w:tblW w:w="0" w:type="auto"/>
                        <w:tblLayout w:type="fixed"/>
                        <w:tblLook w:val="04A0" w:firstRow="1" w:lastRow="0" w:firstColumn="1" w:lastColumn="0" w:noHBand="0" w:noVBand="1"/>
                      </w:tblPr>
                    </w:tblPrChange>
                  </w:tblPr>
                  <w:tblGrid>
                    <w:gridCol w:w="4773"/>
                    <w:tblGridChange w:id="5980">
                      <w:tblGrid>
                        <w:gridCol w:w="4773"/>
                        <w:gridCol w:w="677"/>
                      </w:tblGrid>
                    </w:tblGridChange>
                  </w:tblGrid>
                  <w:tr w:rsidR="00304205" w:rsidRPr="00BA2FD3" w14:paraId="5D837D00" w14:textId="77777777" w:rsidTr="00044541">
                    <w:trPr>
                      <w:trHeight w:val="340"/>
                    </w:trPr>
                    <w:tc>
                      <w:tcPr>
                        <w:tcW w:w="4773" w:type="dxa"/>
                        <w:tcPrChange w:id="5981" w:author="Sue Simnor (EXT Idiom)" w:date="2024-08-07T11:32:00Z" w16du:dateUtc="2024-08-07T01:32:00Z">
                          <w:tcPr>
                            <w:tcW w:w="5450" w:type="dxa"/>
                            <w:gridSpan w:val="2"/>
                          </w:tcPr>
                        </w:tcPrChange>
                      </w:tcPr>
                      <w:p w14:paraId="4E7AF12F" w14:textId="2EF6967B" w:rsidR="00304205" w:rsidRPr="00BA2FD3" w:rsidRDefault="00304205">
                        <w:pPr>
                          <w:pStyle w:val="TableHeading3"/>
                          <w:rPr>
                            <w:bCs/>
                          </w:rPr>
                          <w:pPrChange w:id="5982" w:author="Andrew Froude" w:date="2024-08-02T16:44:00Z" w16du:dateUtc="2024-08-02T06:44:00Z">
                            <w:pPr>
                              <w:pStyle w:val="BodycopyCOI"/>
                            </w:pPr>
                          </w:pPrChange>
                        </w:pPr>
                        <w:r w:rsidRPr="00BA2FD3">
                          <w:rPr>
                            <w:lang w:eastAsia="en-GB"/>
                            <w:rPrChange w:id="5983" w:author="Sue Simnor (EXT Idiom)" w:date="2024-08-13T18:45:00Z" w16du:dateUtc="2024-08-13T08:45:00Z">
                              <w:rPr>
                                <w:b/>
                              </w:rPr>
                            </w:rPrChange>
                          </w:rPr>
                          <w:t>None</w:t>
                        </w:r>
                      </w:p>
                    </w:tc>
                  </w:tr>
                </w:tbl>
                <w:p w14:paraId="1E2D1FB2" w14:textId="6F34A39C" w:rsidR="00304205" w:rsidRPr="00BA2FD3" w:rsidRDefault="00304205" w:rsidP="00C1020A">
                  <w:pPr>
                    <w:pStyle w:val="BodycopyCOI"/>
                    <w:rPr>
                      <w:rFonts w:asciiTheme="minorHAnsi" w:eastAsia="Times New Roman" w:hAnsiTheme="minorHAnsi" w:cstheme="minorHAnsi"/>
                    </w:rPr>
                  </w:pPr>
                </w:p>
              </w:tc>
            </w:tr>
          </w:tbl>
          <w:p w14:paraId="6561FA2D" w14:textId="2561D45E" w:rsidR="00304205" w:rsidRPr="00BA2FD3" w:rsidRDefault="00304205" w:rsidP="00C1020A">
            <w:pPr>
              <w:pStyle w:val="BodycopyCOI"/>
            </w:pPr>
          </w:p>
        </w:tc>
        <w:tc>
          <w:tcPr>
            <w:tcW w:w="1560" w:type="dxa"/>
          </w:tcPr>
          <w:p w14:paraId="5D11E137" w14:textId="1EEDF2D8" w:rsidR="00304205" w:rsidRPr="00D969E5" w:rsidRDefault="00304205" w:rsidP="00304205">
            <w:pPr>
              <w:rPr>
                <w:ins w:id="5984" w:author="Andrew Froude" w:date="2024-08-05T11:56:00Z" w16du:dateUtc="2024-08-05T01:56:00Z"/>
                <w:rFonts w:asciiTheme="minorHAnsi" w:hAnsiTheme="minorHAnsi" w:cstheme="minorHAnsi"/>
                <w:sz w:val="18"/>
                <w:szCs w:val="18"/>
                <w:rPrChange w:id="5985" w:author="Sue Simnor (EXT Idiom)" w:date="2024-09-12T16:35:00Z" w16du:dateUtc="2024-09-12T06:35:00Z">
                  <w:rPr>
                    <w:ins w:id="5986" w:author="Andrew Froude" w:date="2024-08-05T11:56:00Z" w16du:dateUtc="2024-08-05T01:56:00Z"/>
                    <w:rFonts w:asciiTheme="minorHAnsi" w:hAnsiTheme="minorHAnsi" w:cstheme="minorHAnsi"/>
                    <w:sz w:val="20"/>
                    <w:szCs w:val="20"/>
                  </w:rPr>
                </w:rPrChange>
              </w:rPr>
            </w:pPr>
            <w:ins w:id="5987" w:author="Andrew Froude" w:date="2024-08-05T11:58:00Z" w16du:dateUtc="2024-08-05T01:58:00Z">
              <w:r w:rsidRPr="00D969E5">
                <w:rPr>
                  <w:rFonts w:asciiTheme="minorHAnsi" w:hAnsiTheme="minorHAnsi" w:cstheme="minorHAnsi"/>
                  <w:b/>
                  <w:bCs/>
                  <w:sz w:val="18"/>
                  <w:szCs w:val="18"/>
                  <w:rPrChange w:id="5988" w:author="Sue Simnor (EXT Idiom)" w:date="2024-09-12T16:35:00Z" w16du:dateUtc="2024-09-12T06:35:00Z">
                    <w:rPr>
                      <w:rFonts w:asciiTheme="minorHAnsi" w:hAnsiTheme="minorHAnsi" w:cstheme="minorHAnsi"/>
                      <w:b/>
                      <w:bCs/>
                      <w:sz w:val="18"/>
                      <w:szCs w:val="18"/>
                      <w:highlight w:val="yellow"/>
                    </w:rPr>
                  </w:rPrChange>
                </w:rPr>
                <w:t>ELSE</w:t>
              </w:r>
            </w:ins>
            <w:ins w:id="5989" w:author="Andrew Froude" w:date="2024-08-05T11:56:00Z" w16du:dateUtc="2024-08-05T01:56:00Z">
              <w:r w:rsidRPr="00D969E5">
                <w:rPr>
                  <w:rFonts w:asciiTheme="minorHAnsi" w:hAnsiTheme="minorHAnsi" w:cstheme="minorHAnsi"/>
                  <w:b/>
                  <w:bCs/>
                  <w:sz w:val="18"/>
                  <w:szCs w:val="18"/>
                  <w:rPrChange w:id="5990" w:author="Sue Simnor (EXT Idiom)" w:date="2024-09-12T16:35:00Z" w16du:dateUtc="2024-09-12T06:35:00Z">
                    <w:rPr>
                      <w:rFonts w:asciiTheme="minorHAnsi" w:hAnsiTheme="minorHAnsi" w:cstheme="minorHAnsi"/>
                      <w:b/>
                      <w:bCs/>
                      <w:sz w:val="20"/>
                      <w:szCs w:val="20"/>
                    </w:rPr>
                  </w:rPrChange>
                </w:rPr>
                <w:t>IF</w:t>
              </w:r>
              <w:r w:rsidRPr="00D969E5">
                <w:rPr>
                  <w:rFonts w:asciiTheme="minorHAnsi" w:hAnsiTheme="minorHAnsi" w:cstheme="minorHAnsi"/>
                  <w:sz w:val="18"/>
                  <w:szCs w:val="18"/>
                  <w:rPrChange w:id="5991" w:author="Sue Simnor (EXT Idiom)" w:date="2024-09-12T16:35:00Z" w16du:dateUtc="2024-09-12T06:35:00Z">
                    <w:rPr>
                      <w:rFonts w:asciiTheme="minorHAnsi" w:hAnsiTheme="minorHAnsi" w:cstheme="minorHAnsi"/>
                      <w:sz w:val="20"/>
                      <w:szCs w:val="20"/>
                    </w:rPr>
                  </w:rPrChange>
                </w:rPr>
                <w:t xml:space="preserve"> &lt;ProductCode&gt; = “Auto”</w:t>
              </w:r>
            </w:ins>
          </w:p>
          <w:p w14:paraId="11F9E11C" w14:textId="2F033409" w:rsidR="00304205" w:rsidRPr="00D969E5" w:rsidRDefault="00304205" w:rsidP="00304205">
            <w:pPr>
              <w:rPr>
                <w:ins w:id="5992" w:author="Andrew Froude" w:date="2024-08-05T11:56:00Z" w16du:dateUtc="2024-08-05T01:56:00Z"/>
                <w:rFonts w:asciiTheme="minorHAnsi" w:hAnsiTheme="minorHAnsi" w:cstheme="minorHAnsi"/>
                <w:sz w:val="18"/>
                <w:szCs w:val="18"/>
                <w:rPrChange w:id="5993" w:author="Sue Simnor (EXT Idiom)" w:date="2024-09-12T16:35:00Z" w16du:dateUtc="2024-09-12T06:35:00Z">
                  <w:rPr>
                    <w:ins w:id="5994" w:author="Andrew Froude" w:date="2024-08-05T11:56:00Z" w16du:dateUtc="2024-08-05T01:56:00Z"/>
                    <w:rFonts w:asciiTheme="minorHAnsi" w:hAnsiTheme="minorHAnsi" w:cstheme="minorHAnsi"/>
                    <w:sz w:val="20"/>
                    <w:szCs w:val="20"/>
                  </w:rPr>
                </w:rPrChange>
              </w:rPr>
            </w:pPr>
            <w:ins w:id="5995" w:author="Andrew Froude" w:date="2024-08-05T11:56:00Z" w16du:dateUtc="2024-08-05T01:56:00Z">
              <w:r w:rsidRPr="00D969E5">
                <w:rPr>
                  <w:rFonts w:asciiTheme="minorHAnsi" w:hAnsiTheme="minorHAnsi" w:cstheme="minorHAnsi"/>
                  <w:b/>
                  <w:bCs/>
                  <w:sz w:val="18"/>
                  <w:szCs w:val="18"/>
                  <w:rPrChange w:id="5996" w:author="Sue Simnor (EXT Idiom)" w:date="2024-09-12T16:35:00Z" w16du:dateUtc="2024-09-12T06:35:00Z">
                    <w:rPr>
                      <w:rFonts w:asciiTheme="minorHAnsi" w:hAnsiTheme="minorHAnsi" w:cstheme="minorHAnsi"/>
                      <w:b/>
                      <w:bCs/>
                      <w:sz w:val="18"/>
                      <w:szCs w:val="18"/>
                      <w:highlight w:val="yellow"/>
                    </w:rPr>
                  </w:rPrChange>
                </w:rPr>
                <w:t xml:space="preserve">AND </w:t>
              </w:r>
            </w:ins>
          </w:p>
          <w:p w14:paraId="3A3DB8C1" w14:textId="7CE246B0" w:rsidR="00304205" w:rsidRPr="00D969E5" w:rsidRDefault="00304205" w:rsidP="00304205">
            <w:pPr>
              <w:rPr>
                <w:ins w:id="5997" w:author="Andrew Froude" w:date="2024-08-05T11:56:00Z" w16du:dateUtc="2024-08-05T01:56:00Z"/>
                <w:rFonts w:ascii="Calibri" w:hAnsi="Calibri" w:cs="Calibri"/>
                <w:color w:val="000000"/>
                <w:sz w:val="18"/>
                <w:szCs w:val="18"/>
                <w:shd w:val="clear" w:color="auto" w:fill="FFFFFF"/>
                <w:rPrChange w:id="5998" w:author="Sue Simnor (EXT Idiom)" w:date="2024-09-12T16:35:00Z" w16du:dateUtc="2024-09-12T06:35:00Z">
                  <w:rPr>
                    <w:ins w:id="5999" w:author="Andrew Froude" w:date="2024-08-05T11:56:00Z" w16du:dateUtc="2024-08-05T01:56:00Z"/>
                    <w:rFonts w:ascii="Calibri" w:hAnsi="Calibri" w:cs="Calibri"/>
                    <w:color w:val="000000"/>
                    <w:sz w:val="18"/>
                    <w:szCs w:val="18"/>
                    <w:highlight w:val="darkYellow"/>
                    <w:shd w:val="clear" w:color="auto" w:fill="FFFFFF"/>
                  </w:rPr>
                </w:rPrChange>
              </w:rPr>
            </w:pPr>
            <w:ins w:id="6000" w:author="Andrew Froude" w:date="2024-08-05T11:56:00Z" w16du:dateUtc="2024-08-05T01:56:00Z">
              <w:r w:rsidRPr="00D969E5">
                <w:rPr>
                  <w:rStyle w:val="ui-provider"/>
                  <w:rFonts w:ascii="Calibri" w:hAnsi="Calibri" w:cs="Calibri"/>
                  <w:sz w:val="18"/>
                  <w:szCs w:val="18"/>
                  <w:rPrChange w:id="6001" w:author="Sue Simnor (EXT Idiom)" w:date="2024-09-12T16:35:00Z" w16du:dateUtc="2024-09-12T06:35:00Z">
                    <w:rPr>
                      <w:rStyle w:val="ui-provider"/>
                      <w:rFonts w:ascii="Calibri" w:hAnsi="Calibri" w:cs="Calibri"/>
                      <w:sz w:val="18"/>
                      <w:szCs w:val="18"/>
                      <w:highlight w:val="darkYellow"/>
                    </w:rPr>
                  </w:rPrChange>
                </w:rPr>
                <w:t xml:space="preserve">(VehicleOptionalCoverageInd = ‘0’ </w:t>
              </w:r>
              <w:r w:rsidRPr="00D969E5">
                <w:rPr>
                  <w:rStyle w:val="ui-provider"/>
                  <w:rFonts w:ascii="Calibri" w:hAnsi="Calibri" w:cs="Calibri"/>
                  <w:b/>
                  <w:bCs/>
                  <w:sz w:val="18"/>
                  <w:szCs w:val="18"/>
                  <w:rPrChange w:id="6002" w:author="Sue Simnor (EXT Idiom)" w:date="2024-09-12T16:35:00Z" w16du:dateUtc="2024-09-12T06:35:00Z">
                    <w:rPr>
                      <w:rStyle w:val="ui-provider"/>
                      <w:rFonts w:ascii="Calibri" w:hAnsi="Calibri" w:cs="Calibri"/>
                      <w:b/>
                      <w:bCs/>
                      <w:sz w:val="18"/>
                      <w:szCs w:val="18"/>
                      <w:highlight w:val="yellow"/>
                    </w:rPr>
                  </w:rPrChange>
                </w:rPr>
                <w:t>AND</w:t>
              </w:r>
              <w:r w:rsidRPr="00D969E5">
                <w:rPr>
                  <w:rStyle w:val="ui-provider"/>
                  <w:rFonts w:ascii="Calibri" w:hAnsi="Calibri" w:cs="Calibri"/>
                  <w:sz w:val="18"/>
                  <w:szCs w:val="18"/>
                  <w:rPrChange w:id="6003" w:author="Sue Simnor (EXT Idiom)" w:date="2024-09-12T16:35:00Z" w16du:dateUtc="2024-09-12T06:35:00Z">
                    <w:rPr>
                      <w:rStyle w:val="ui-provider"/>
                      <w:rFonts w:ascii="Calibri" w:hAnsi="Calibri" w:cs="Calibri"/>
                      <w:sz w:val="18"/>
                      <w:szCs w:val="18"/>
                      <w:highlight w:val="yellow"/>
                    </w:rPr>
                  </w:rPrChange>
                </w:rPr>
                <w:t xml:space="preserve"> </w:t>
              </w:r>
              <w:r w:rsidRPr="00D969E5">
                <w:rPr>
                  <w:rFonts w:ascii="Calibri" w:hAnsi="Calibri" w:cs="Calibri"/>
                  <w:sz w:val="18"/>
                  <w:szCs w:val="18"/>
                  <w:shd w:val="clear" w:color="auto" w:fill="FFFFFF"/>
                  <w:rPrChange w:id="6004" w:author="Sue Simnor (EXT Idiom)" w:date="2024-09-12T16:35:00Z" w16du:dateUtc="2024-09-12T06:35:00Z">
                    <w:rPr>
                      <w:rFonts w:ascii="Calibri" w:hAnsi="Calibri" w:cs="Calibri"/>
                      <w:sz w:val="18"/>
                      <w:szCs w:val="18"/>
                      <w:highlight w:val="darkYellow"/>
                      <w:shd w:val="clear" w:color="auto" w:fill="FFFFFF"/>
                    </w:rPr>
                  </w:rPrChange>
                </w:rPr>
                <w:t>(&lt;</w:t>
              </w:r>
              <w:r w:rsidRPr="00D969E5">
                <w:rPr>
                  <w:rStyle w:val="ui-provider"/>
                  <w:rFonts w:ascii="Calibri" w:hAnsi="Calibri" w:cs="Calibri"/>
                  <w:sz w:val="18"/>
                  <w:szCs w:val="18"/>
                  <w:rPrChange w:id="6005" w:author="Sue Simnor (EXT Idiom)" w:date="2024-09-12T16:35:00Z" w16du:dateUtc="2024-09-12T06:35:00Z">
                    <w:rPr>
                      <w:rStyle w:val="ui-provider"/>
                      <w:rFonts w:ascii="Calibri" w:hAnsi="Calibri" w:cs="Calibri"/>
                      <w:sz w:val="18"/>
                      <w:szCs w:val="18"/>
                      <w:highlight w:val="darkYellow"/>
                    </w:rPr>
                  </w:rPrChange>
                </w:rPr>
                <w:t>VehicleSelectedCoverageInd&gt;</w:t>
              </w:r>
              <w:r w:rsidRPr="00D969E5">
                <w:rPr>
                  <w:rFonts w:ascii="Calibri" w:hAnsi="Calibri" w:cs="Calibri"/>
                  <w:sz w:val="18"/>
                  <w:szCs w:val="18"/>
                  <w:shd w:val="clear" w:color="auto" w:fill="FFFFFF"/>
                  <w:rPrChange w:id="6006" w:author="Sue Simnor (EXT Idiom)" w:date="2024-09-12T16:35:00Z" w16du:dateUtc="2024-09-12T06:35:00Z">
                    <w:rPr>
                      <w:rFonts w:ascii="Calibri" w:hAnsi="Calibri" w:cs="Calibri"/>
                      <w:sz w:val="18"/>
                      <w:szCs w:val="18"/>
                      <w:highlight w:val="darkYellow"/>
                      <w:shd w:val="clear" w:color="auto" w:fill="FFFFFF"/>
                    </w:rPr>
                  </w:rPrChange>
                </w:rPr>
                <w:t xml:space="preserve"> </w:t>
              </w:r>
              <w:r w:rsidRPr="00D969E5">
                <w:rPr>
                  <w:rStyle w:val="ui-provider"/>
                  <w:rFonts w:ascii="Calibri" w:hAnsi="Calibri" w:cs="Calibri"/>
                  <w:sz w:val="18"/>
                  <w:szCs w:val="18"/>
                  <w:rPrChange w:id="6007" w:author="Sue Simnor (EXT Idiom)" w:date="2024-09-12T16:35:00Z" w16du:dateUtc="2024-09-12T06:35:00Z">
                    <w:rPr>
                      <w:rStyle w:val="ui-provider"/>
                      <w:rFonts w:ascii="Calibri" w:hAnsi="Calibri" w:cs="Calibri"/>
                      <w:sz w:val="18"/>
                      <w:szCs w:val="18"/>
                      <w:highlight w:val="darkYellow"/>
                    </w:rPr>
                  </w:rPrChange>
                </w:rPr>
                <w:t>= ‘0’)</w:t>
              </w:r>
            </w:ins>
          </w:p>
          <w:p w14:paraId="7AC771C0" w14:textId="1175A0CD" w:rsidR="00304205" w:rsidRPr="00BA2FD3" w:rsidRDefault="00304205">
            <w:pPr>
              <w:rPr>
                <w:rFonts w:ascii="Calibri" w:hAnsi="Calibri" w:cs="Calibri"/>
                <w:color w:val="000000"/>
                <w:sz w:val="18"/>
                <w:szCs w:val="18"/>
                <w:shd w:val="clear" w:color="auto" w:fill="FFFFFF"/>
                <w:rPrChange w:id="6008" w:author="Sue Simnor (EXT Idiom)" w:date="2024-08-13T18:45:00Z" w16du:dateUtc="2024-08-13T08:45:00Z">
                  <w:rPr>
                    <w:rFonts w:ascii="Calibri" w:hAnsi="Calibri" w:cs="Calibri"/>
                    <w:sz w:val="18"/>
                    <w:szCs w:val="18"/>
                  </w:rPr>
                </w:rPrChange>
              </w:rPr>
              <w:pPrChange w:id="6009" w:author="Andrew Froude" w:date="2024-08-05T11:58:00Z" w16du:dateUtc="2024-08-05T01:58:00Z">
                <w:pPr>
                  <w:tabs>
                    <w:tab w:val="left" w:pos="774"/>
                  </w:tabs>
                </w:pPr>
              </w:pPrChange>
            </w:pPr>
            <w:ins w:id="6010" w:author="Andrew Froude" w:date="2024-08-05T11:56:00Z" w16du:dateUtc="2024-08-05T01:56:00Z">
              <w:r w:rsidRPr="00D969E5">
                <w:rPr>
                  <w:rFonts w:ascii="Calibri" w:hAnsi="Calibri" w:cs="Calibri"/>
                  <w:b/>
                  <w:bCs/>
                  <w:color w:val="000000"/>
                  <w:sz w:val="18"/>
                  <w:szCs w:val="18"/>
                  <w:shd w:val="clear" w:color="auto" w:fill="FFFFFF"/>
                  <w:rPrChange w:id="6011" w:author="Sue Simnor (EXT Idiom)" w:date="2024-09-12T16:35:00Z" w16du:dateUtc="2024-09-12T06:35:00Z">
                    <w:rPr>
                      <w:rFonts w:ascii="Calibri" w:hAnsi="Calibri" w:cs="Calibri"/>
                      <w:color w:val="000000"/>
                      <w:sz w:val="18"/>
                      <w:szCs w:val="18"/>
                      <w:highlight w:val="darkYellow"/>
                      <w:shd w:val="clear" w:color="auto" w:fill="FFFFFF"/>
                    </w:rPr>
                  </w:rPrChange>
                </w:rPr>
                <w:t>THEN</w:t>
              </w:r>
              <w:r w:rsidRPr="00D969E5">
                <w:rPr>
                  <w:rFonts w:ascii="Calibri" w:hAnsi="Calibri" w:cs="Calibri"/>
                  <w:color w:val="000000"/>
                  <w:sz w:val="18"/>
                  <w:szCs w:val="18"/>
                  <w:shd w:val="clear" w:color="auto" w:fill="FFFFFF"/>
                  <w:rPrChange w:id="6012" w:author="Sue Simnor (EXT Idiom)" w:date="2024-09-12T16:35:00Z" w16du:dateUtc="2024-09-12T06:35:00Z">
                    <w:rPr>
                      <w:rFonts w:ascii="Calibri" w:hAnsi="Calibri" w:cs="Calibri"/>
                      <w:color w:val="000000"/>
                      <w:sz w:val="18"/>
                      <w:szCs w:val="18"/>
                      <w:highlight w:val="darkYellow"/>
                      <w:shd w:val="clear" w:color="auto" w:fill="FFFFFF"/>
                    </w:rPr>
                  </w:rPrChange>
                </w:rPr>
                <w:t xml:space="preserve"> display</w:t>
              </w:r>
              <w:r w:rsidRPr="00BA2FD3">
                <w:rPr>
                  <w:rFonts w:ascii="Calibri" w:hAnsi="Calibri" w:cs="Calibri"/>
                  <w:color w:val="000000"/>
                  <w:sz w:val="18"/>
                  <w:szCs w:val="18"/>
                  <w:shd w:val="clear" w:color="auto" w:fill="FFFFFF"/>
                  <w:rPrChange w:id="6013" w:author="Sue Simnor (EXT Idiom)" w:date="2024-08-13T18:45:00Z" w16du:dateUtc="2024-08-13T08:45:00Z">
                    <w:rPr>
                      <w:rFonts w:ascii="Calibri" w:hAnsi="Calibri" w:cs="Calibri"/>
                      <w:color w:val="000000"/>
                      <w:sz w:val="18"/>
                      <w:szCs w:val="18"/>
                      <w:highlight w:val="darkYellow"/>
                      <w:shd w:val="clear" w:color="auto" w:fill="FFFFFF"/>
                    </w:rPr>
                  </w:rPrChange>
                </w:rPr>
                <w:t xml:space="preserve"> </w:t>
              </w:r>
            </w:ins>
          </w:p>
        </w:tc>
        <w:tc>
          <w:tcPr>
            <w:tcW w:w="1701" w:type="dxa"/>
            <w:vMerge/>
          </w:tcPr>
          <w:p w14:paraId="5063D80C" w14:textId="68A6868D" w:rsidR="00304205" w:rsidRPr="00BD6987" w:rsidRDefault="00304205" w:rsidP="00BD6987">
            <w:pPr>
              <w:tabs>
                <w:tab w:val="left" w:pos="1800"/>
              </w:tabs>
              <w:rPr>
                <w:rFonts w:asciiTheme="minorHAnsi" w:hAnsiTheme="minorHAnsi" w:cstheme="minorHAnsi"/>
                <w:bCs/>
                <w:sz w:val="20"/>
                <w:szCs w:val="20"/>
              </w:rPr>
            </w:pPr>
          </w:p>
        </w:tc>
      </w:tr>
      <w:tr w:rsidR="00347B66" w:rsidRPr="00E75F58" w14:paraId="2A19C722" w14:textId="77777777" w:rsidTr="00BA2FD3">
        <w:trPr>
          <w:cantSplit/>
          <w:trHeight w:val="1463"/>
        </w:trPr>
        <w:tc>
          <w:tcPr>
            <w:tcW w:w="988" w:type="dxa"/>
          </w:tcPr>
          <w:p w14:paraId="0180D1BB" w14:textId="4E9640BF" w:rsidR="00347B66" w:rsidRPr="00BA2FD3" w:rsidRDefault="00CE54D5" w:rsidP="00BD6987">
            <w:pPr>
              <w:tabs>
                <w:tab w:val="left" w:pos="1800"/>
              </w:tabs>
              <w:rPr>
                <w:rFonts w:asciiTheme="minorHAnsi" w:hAnsiTheme="minorHAnsi" w:cstheme="minorHAnsi"/>
                <w:bCs/>
                <w:sz w:val="20"/>
                <w:rPrChange w:id="6014" w:author="Sue Simnor (EXT Idiom)" w:date="2024-08-13T18:45:00Z" w16du:dateUtc="2024-08-13T08:45:00Z">
                  <w:rPr>
                    <w:rFonts w:asciiTheme="minorHAnsi" w:hAnsiTheme="minorHAnsi" w:cstheme="minorHAnsi"/>
                    <w:bCs/>
                    <w:sz w:val="20"/>
                    <w:highlight w:val="magenta"/>
                  </w:rPr>
                </w:rPrChange>
              </w:rPr>
            </w:pPr>
            <w:r w:rsidRPr="00BA2FD3">
              <w:rPr>
                <w:rFonts w:asciiTheme="minorHAnsi" w:hAnsiTheme="minorHAnsi" w:cstheme="minorHAnsi"/>
                <w:bCs/>
                <w:sz w:val="20"/>
                <w:rPrChange w:id="6015" w:author="Sue Simnor (EXT Idiom)" w:date="2024-08-13T18:45:00Z" w16du:dateUtc="2024-08-13T08:45:00Z">
                  <w:rPr>
                    <w:rFonts w:asciiTheme="minorHAnsi" w:hAnsiTheme="minorHAnsi" w:cstheme="minorHAnsi"/>
                    <w:bCs/>
                    <w:sz w:val="20"/>
                    <w:highlight w:val="yellow"/>
                  </w:rPr>
                </w:rPrChange>
              </w:rPr>
              <w:lastRenderedPageBreak/>
              <w:t>AYM 11</w:t>
            </w:r>
          </w:p>
        </w:tc>
        <w:tc>
          <w:tcPr>
            <w:tcW w:w="1985" w:type="dxa"/>
            <w:vMerge/>
          </w:tcPr>
          <w:p w14:paraId="45FAA8BB" w14:textId="753EC284" w:rsidR="00347B66" w:rsidRDefault="00347B66" w:rsidP="00BD6987">
            <w:pPr>
              <w:tabs>
                <w:tab w:val="left" w:pos="1800"/>
              </w:tabs>
              <w:rPr>
                <w:rFonts w:asciiTheme="minorHAnsi" w:hAnsiTheme="minorHAnsi" w:cstheme="minorHAnsi"/>
                <w:bCs/>
                <w:sz w:val="20"/>
                <w:szCs w:val="20"/>
              </w:rPr>
            </w:pPr>
          </w:p>
        </w:tc>
        <w:tc>
          <w:tcPr>
            <w:tcW w:w="8362" w:type="dxa"/>
          </w:tcPr>
          <w:p w14:paraId="3C27F7CF" w14:textId="432A77FB" w:rsidR="00347B66" w:rsidRPr="00266F32" w:rsidRDefault="000D6DA6" w:rsidP="00C1020A">
            <w:pPr>
              <w:pStyle w:val="BodycopyCOI"/>
            </w:pPr>
            <w:r w:rsidRPr="001C21D7">
              <w:rPr>
                <w:rFonts w:ascii="Segoe UI" w:eastAsiaTheme="minorHAnsi" w:hAnsi="Segoe UI" w:cs="Segoe UI"/>
                <w:kern w:val="2"/>
                <w:lang w:val="en-US" w:eastAsia="zh-CN"/>
                <w14:ligatures w14:val="standardContextual"/>
              </w:rPr>
              <w:t>Hollard</w:t>
            </w:r>
            <w:r>
              <w:rPr>
                <w:rFonts w:ascii="Segoe UI" w:eastAsiaTheme="minorHAnsi" w:hAnsi="Segoe UI" w:cs="Segoe UI"/>
                <w:kern w:val="2"/>
                <w:lang w:val="en-US" w:eastAsia="zh-CN"/>
                <w14:ligatures w14:val="standardContextual"/>
              </w:rPr>
              <w:t xml:space="preserve"> </w:t>
            </w:r>
            <w:r w:rsidR="00347B66" w:rsidRPr="007B6EDB">
              <w:rPr>
                <w:rFonts w:ascii="Segoe UI" w:eastAsiaTheme="minorHAnsi" w:hAnsi="Segoe UI" w:cs="Segoe UI"/>
                <w:kern w:val="2"/>
                <w:lang w:val="en-US" w:eastAsia="zh-CN"/>
                <w14:ligatures w14:val="standardContextual"/>
              </w:rPr>
              <w:t>Roadside Assistance Terms and Conditions will be sent out separately.</w:t>
            </w:r>
          </w:p>
        </w:tc>
        <w:tc>
          <w:tcPr>
            <w:tcW w:w="1560" w:type="dxa"/>
          </w:tcPr>
          <w:p w14:paraId="142B96D3" w14:textId="525AAFE1" w:rsidR="00347B66" w:rsidRPr="00E03B05" w:rsidRDefault="0021356F" w:rsidP="00481DE1">
            <w:pPr>
              <w:tabs>
                <w:tab w:val="left" w:pos="774"/>
              </w:tabs>
              <w:rPr>
                <w:rFonts w:ascii="Calibri" w:hAnsi="Calibri" w:cs="Calibri"/>
                <w:sz w:val="18"/>
                <w:szCs w:val="18"/>
              </w:rPr>
            </w:pPr>
            <w:r w:rsidRPr="00CE54D5">
              <w:rPr>
                <w:rFonts w:ascii="Calibri" w:hAnsi="Calibri" w:cs="Calibri"/>
                <w:b/>
                <w:bCs/>
                <w:sz w:val="18"/>
                <w:szCs w:val="18"/>
              </w:rPr>
              <w:t>IF</w:t>
            </w:r>
            <w:r w:rsidR="00514915" w:rsidRPr="006267C1">
              <w:rPr>
                <w:rFonts w:ascii="Calibri" w:hAnsi="Calibri" w:cs="Calibri"/>
                <w:sz w:val="18"/>
                <w:szCs w:val="18"/>
              </w:rPr>
              <w:t xml:space="preserve"> &lt;</w:t>
            </w:r>
            <w:r w:rsidR="00514915" w:rsidRPr="00E03B05">
              <w:rPr>
                <w:rFonts w:ascii="Calibri" w:hAnsi="Calibri" w:cs="Calibri"/>
                <w:sz w:val="18"/>
                <w:szCs w:val="18"/>
              </w:rPr>
              <w:t>VehicleCoverageCode&gt; = “RA</w:t>
            </w:r>
            <w:r w:rsidR="000038D6" w:rsidRPr="00E03B05">
              <w:rPr>
                <w:rFonts w:ascii="Calibri" w:hAnsi="Calibri" w:cs="Calibri"/>
                <w:sz w:val="18"/>
                <w:szCs w:val="18"/>
              </w:rPr>
              <w:t>”</w:t>
            </w:r>
          </w:p>
          <w:p w14:paraId="541A13CA" w14:textId="1161BA4B" w:rsidR="00E5118D" w:rsidRPr="00E03B05" w:rsidRDefault="00E5118D" w:rsidP="00E5118D">
            <w:pPr>
              <w:tabs>
                <w:tab w:val="left" w:pos="774"/>
              </w:tabs>
              <w:rPr>
                <w:rFonts w:asciiTheme="minorHAnsi" w:hAnsiTheme="minorHAnsi"/>
                <w:b/>
                <w:bCs/>
                <w:sz w:val="20"/>
                <w:szCs w:val="20"/>
              </w:rPr>
            </w:pPr>
            <w:r w:rsidRPr="00E03B05">
              <w:rPr>
                <w:rFonts w:asciiTheme="minorHAnsi" w:hAnsiTheme="minorHAnsi"/>
                <w:b/>
                <w:bCs/>
                <w:sz w:val="20"/>
                <w:szCs w:val="20"/>
              </w:rPr>
              <w:t>AND</w:t>
            </w:r>
          </w:p>
          <w:p w14:paraId="6A8A3B83" w14:textId="55864F9A" w:rsidR="00E5118D" w:rsidRPr="006267C1" w:rsidRDefault="00E5118D" w:rsidP="00481DE1">
            <w:pPr>
              <w:tabs>
                <w:tab w:val="left" w:pos="774"/>
              </w:tabs>
              <w:rPr>
                <w:rFonts w:ascii="Calibri" w:hAnsi="Calibri" w:cs="Calibri"/>
                <w:sz w:val="18"/>
                <w:szCs w:val="18"/>
              </w:rPr>
            </w:pPr>
            <w:r w:rsidRPr="00E03B05">
              <w:rPr>
                <w:rStyle w:val="ui-provider"/>
                <w:rFonts w:ascii="Calibri" w:hAnsi="Calibri" w:cs="Calibri"/>
                <w:sz w:val="18"/>
                <w:szCs w:val="18"/>
              </w:rPr>
              <w:t xml:space="preserve">(VehicleOptionalCoverageInd = ‘0’ and </w:t>
            </w:r>
            <w:r w:rsidRPr="00E03B05">
              <w:rPr>
                <w:rFonts w:ascii="Calibri" w:hAnsi="Calibri" w:cs="Calibri"/>
                <w:sz w:val="18"/>
                <w:szCs w:val="18"/>
                <w:shd w:val="clear" w:color="auto" w:fill="FFFFFF"/>
              </w:rPr>
              <w:t>(&lt;</w:t>
            </w:r>
            <w:r w:rsidRPr="00E03B05">
              <w:rPr>
                <w:rStyle w:val="ui-provider"/>
                <w:rFonts w:ascii="Calibri" w:hAnsi="Calibri" w:cs="Calibri"/>
                <w:sz w:val="18"/>
                <w:szCs w:val="18"/>
              </w:rPr>
              <w:t>VehicleSelectedCoverageInd&gt;</w:t>
            </w:r>
            <w:r w:rsidRPr="00E03B05">
              <w:rPr>
                <w:rFonts w:ascii="Calibri" w:hAnsi="Calibri" w:cs="Calibri"/>
                <w:sz w:val="18"/>
                <w:szCs w:val="18"/>
                <w:shd w:val="clear" w:color="auto" w:fill="FFFFFF"/>
              </w:rPr>
              <w:t xml:space="preserve"> </w:t>
            </w:r>
            <w:r w:rsidRPr="00E03B05">
              <w:rPr>
                <w:rStyle w:val="ui-provider"/>
                <w:rFonts w:ascii="Calibri" w:hAnsi="Calibri" w:cs="Calibri"/>
                <w:sz w:val="18"/>
                <w:szCs w:val="18"/>
              </w:rPr>
              <w:t xml:space="preserve"> = ‘1’)</w:t>
            </w:r>
          </w:p>
          <w:p w14:paraId="0B53A505" w14:textId="15FC9038" w:rsidR="00514915" w:rsidRPr="006267C1" w:rsidRDefault="00514915" w:rsidP="00481DE1">
            <w:pPr>
              <w:tabs>
                <w:tab w:val="left" w:pos="774"/>
              </w:tabs>
              <w:rPr>
                <w:rFonts w:asciiTheme="minorHAnsi" w:hAnsiTheme="minorHAnsi" w:cstheme="minorHAnsi"/>
                <w:sz w:val="20"/>
                <w:szCs w:val="20"/>
              </w:rPr>
            </w:pPr>
            <w:r w:rsidRPr="006267C1">
              <w:rPr>
                <w:rFonts w:asciiTheme="minorHAnsi" w:hAnsiTheme="minorHAnsi" w:cstheme="minorHAnsi"/>
                <w:b/>
                <w:bCs/>
                <w:sz w:val="20"/>
                <w:szCs w:val="20"/>
              </w:rPr>
              <w:t>THEN</w:t>
            </w:r>
            <w:r w:rsidRPr="006267C1">
              <w:rPr>
                <w:rFonts w:asciiTheme="minorHAnsi" w:hAnsiTheme="minorHAnsi" w:cstheme="minorHAnsi"/>
                <w:sz w:val="20"/>
                <w:szCs w:val="20"/>
              </w:rPr>
              <w:t xml:space="preserve"> display</w:t>
            </w:r>
          </w:p>
          <w:p w14:paraId="645A9863" w14:textId="723D5049" w:rsidR="00514915" w:rsidRPr="006267C1" w:rsidRDefault="00514915" w:rsidP="00481DE1">
            <w:pPr>
              <w:tabs>
                <w:tab w:val="left" w:pos="774"/>
              </w:tabs>
              <w:rPr>
                <w:rFonts w:ascii="Calibri" w:hAnsi="Calibri" w:cs="Calibri"/>
                <w:sz w:val="18"/>
                <w:szCs w:val="18"/>
              </w:rPr>
            </w:pPr>
            <w:r w:rsidRPr="00CE54D5">
              <w:rPr>
                <w:rFonts w:asciiTheme="minorHAnsi" w:hAnsiTheme="minorHAnsi" w:cstheme="minorHAnsi"/>
                <w:b/>
                <w:bCs/>
                <w:sz w:val="20"/>
                <w:szCs w:val="20"/>
              </w:rPr>
              <w:t>Else</w:t>
            </w:r>
            <w:r w:rsidRPr="006267C1">
              <w:rPr>
                <w:rFonts w:asciiTheme="minorHAnsi" w:hAnsiTheme="minorHAnsi" w:cstheme="minorHAnsi"/>
                <w:sz w:val="20"/>
                <w:szCs w:val="20"/>
              </w:rPr>
              <w:t xml:space="preserve"> Do Not Display</w:t>
            </w:r>
          </w:p>
        </w:tc>
        <w:tc>
          <w:tcPr>
            <w:tcW w:w="1701" w:type="dxa"/>
            <w:vMerge/>
          </w:tcPr>
          <w:p w14:paraId="02950627" w14:textId="353DEFDD" w:rsidR="00347B66" w:rsidRPr="00BD6987" w:rsidRDefault="00347B66" w:rsidP="00BD6987">
            <w:pPr>
              <w:tabs>
                <w:tab w:val="left" w:pos="1800"/>
              </w:tabs>
              <w:rPr>
                <w:rFonts w:asciiTheme="minorHAnsi" w:hAnsiTheme="minorHAnsi" w:cstheme="minorHAnsi"/>
                <w:bCs/>
                <w:sz w:val="20"/>
                <w:szCs w:val="20"/>
              </w:rPr>
            </w:pPr>
          </w:p>
        </w:tc>
      </w:tr>
      <w:tr w:rsidR="004C2708" w:rsidRPr="00E75F58" w14:paraId="0A207998" w14:textId="77777777" w:rsidTr="00BA2FD3">
        <w:trPr>
          <w:cantSplit/>
          <w:trHeight w:val="991"/>
        </w:trPr>
        <w:tc>
          <w:tcPr>
            <w:tcW w:w="988" w:type="dxa"/>
          </w:tcPr>
          <w:p w14:paraId="6B2FD3CB" w14:textId="0BE91D60" w:rsidR="004C2708" w:rsidRPr="00BA2FD3" w:rsidRDefault="00CE54D5" w:rsidP="00BD6987">
            <w:pPr>
              <w:tabs>
                <w:tab w:val="left" w:pos="1800"/>
              </w:tabs>
              <w:rPr>
                <w:rFonts w:asciiTheme="minorHAnsi" w:hAnsiTheme="minorHAnsi" w:cstheme="minorHAnsi"/>
                <w:bCs/>
                <w:sz w:val="20"/>
                <w:rPrChange w:id="6016" w:author="Sue Simnor (EXT Idiom)" w:date="2024-08-13T18:45:00Z" w16du:dateUtc="2024-08-13T08:45:00Z">
                  <w:rPr>
                    <w:rFonts w:asciiTheme="minorHAnsi" w:hAnsiTheme="minorHAnsi" w:cstheme="minorHAnsi"/>
                    <w:bCs/>
                    <w:sz w:val="20"/>
                    <w:highlight w:val="magenta"/>
                  </w:rPr>
                </w:rPrChange>
              </w:rPr>
            </w:pPr>
            <w:r w:rsidRPr="00BA2FD3">
              <w:rPr>
                <w:rFonts w:asciiTheme="minorHAnsi" w:hAnsiTheme="minorHAnsi" w:cstheme="minorHAnsi"/>
                <w:bCs/>
                <w:sz w:val="20"/>
                <w:rPrChange w:id="6017" w:author="Sue Simnor (EXT Idiom)" w:date="2024-08-13T18:45:00Z" w16du:dateUtc="2024-08-13T08:45:00Z">
                  <w:rPr>
                    <w:rFonts w:asciiTheme="minorHAnsi" w:hAnsiTheme="minorHAnsi" w:cstheme="minorHAnsi"/>
                    <w:bCs/>
                    <w:sz w:val="20"/>
                    <w:highlight w:val="yellow"/>
                  </w:rPr>
                </w:rPrChange>
              </w:rPr>
              <w:t>AYM 12</w:t>
            </w:r>
          </w:p>
        </w:tc>
        <w:tc>
          <w:tcPr>
            <w:tcW w:w="1985" w:type="dxa"/>
            <w:vMerge/>
          </w:tcPr>
          <w:p w14:paraId="24DCFC79" w14:textId="0918AB1E" w:rsidR="004C2708" w:rsidRDefault="004C2708" w:rsidP="00BD6987">
            <w:pPr>
              <w:tabs>
                <w:tab w:val="left" w:pos="1800"/>
              </w:tabs>
              <w:rPr>
                <w:rFonts w:asciiTheme="minorHAnsi" w:hAnsiTheme="minorHAnsi" w:cstheme="minorHAnsi"/>
                <w:bCs/>
                <w:sz w:val="20"/>
                <w:szCs w:val="20"/>
              </w:rPr>
            </w:pPr>
          </w:p>
        </w:tc>
        <w:tc>
          <w:tcPr>
            <w:tcW w:w="8362" w:type="dxa"/>
          </w:tcPr>
          <w:p w14:paraId="4CCE6CD2" w14:textId="4BC59B03" w:rsidR="004C2708" w:rsidRPr="006267C1" w:rsidRDefault="07FC95C2" w:rsidP="624AC179">
            <w:pPr>
              <w:pStyle w:val="BodycopyCOI"/>
              <w:rPr>
                <w:lang w:val="en-CA"/>
              </w:rPr>
            </w:pPr>
            <w:r w:rsidRPr="006267C1">
              <w:rPr>
                <w:lang w:val="en-CA"/>
              </w:rPr>
              <w:t xml:space="preserve">Let us know if you'd like to add </w:t>
            </w:r>
            <w:r w:rsidRPr="006267C1">
              <w:t xml:space="preserve">or amend </w:t>
            </w:r>
            <w:r w:rsidRPr="00266F32">
              <w:rPr>
                <w:lang w:val="en-CA"/>
              </w:rPr>
              <w:t xml:space="preserve">any </w:t>
            </w:r>
            <w:r w:rsidR="00DE52FE" w:rsidRPr="006267C1">
              <w:rPr>
                <w:lang w:val="en-CA"/>
              </w:rPr>
              <w:t>O</w:t>
            </w:r>
            <w:r w:rsidRPr="00266F32">
              <w:rPr>
                <w:lang w:val="en-CA"/>
              </w:rPr>
              <w:t xml:space="preserve">ptional </w:t>
            </w:r>
            <w:r w:rsidR="00DE52FE" w:rsidRPr="006267C1">
              <w:rPr>
                <w:lang w:val="en-CA"/>
              </w:rPr>
              <w:t>C</w:t>
            </w:r>
            <w:r w:rsidRPr="00266F32">
              <w:rPr>
                <w:lang w:val="en-CA"/>
              </w:rPr>
              <w:t xml:space="preserve">overs or </w:t>
            </w:r>
            <w:r w:rsidR="00F13C02" w:rsidRPr="006267C1">
              <w:rPr>
                <w:lang w:val="en-CA"/>
              </w:rPr>
              <w:t>S</w:t>
            </w:r>
            <w:r w:rsidRPr="00266F32">
              <w:rPr>
                <w:lang w:val="en-CA"/>
              </w:rPr>
              <w:t>ervices</w:t>
            </w:r>
            <w:r w:rsidRPr="006267C1">
              <w:rPr>
                <w:lang w:val="en-CA"/>
              </w:rPr>
              <w:t xml:space="preserve"> onto your</w:t>
            </w:r>
            <w:commentRangeStart w:id="6018"/>
            <w:commentRangeStart w:id="6019"/>
            <w:r w:rsidRPr="006267C1">
              <w:rPr>
                <w:lang w:val="en-CA"/>
              </w:rPr>
              <w:t xml:space="preserve"> policy.</w:t>
            </w:r>
            <w:commentRangeEnd w:id="6018"/>
            <w:r w:rsidR="005C7EBC" w:rsidRPr="006267C1">
              <w:rPr>
                <w:rStyle w:val="CommentReference"/>
                <w:sz w:val="18"/>
                <w:szCs w:val="18"/>
                <w:lang w:val="en-CA"/>
              </w:rPr>
              <w:commentReference w:id="6018"/>
            </w:r>
            <w:commentRangeEnd w:id="6019"/>
            <w:r w:rsidR="00E96BF5" w:rsidRPr="006267C1">
              <w:rPr>
                <w:rStyle w:val="CommentReference"/>
                <w:sz w:val="18"/>
                <w:szCs w:val="18"/>
                <w:lang w:val="en-CA"/>
              </w:rPr>
              <w:commentReference w:id="6019"/>
            </w:r>
          </w:p>
        </w:tc>
        <w:tc>
          <w:tcPr>
            <w:tcW w:w="1560" w:type="dxa"/>
          </w:tcPr>
          <w:p w14:paraId="26319D57" w14:textId="6EBA8CF1" w:rsidR="004C2708" w:rsidRPr="006267C1" w:rsidRDefault="00481DE1" w:rsidP="00E6571E">
            <w:pPr>
              <w:tabs>
                <w:tab w:val="left" w:pos="774"/>
              </w:tabs>
              <w:rPr>
                <w:rFonts w:ascii="Calibri" w:hAnsi="Calibri" w:cs="Calibri"/>
                <w:sz w:val="18"/>
                <w:szCs w:val="18"/>
              </w:rPr>
            </w:pPr>
            <w:r w:rsidRPr="006267C1">
              <w:rPr>
                <w:rFonts w:ascii="Calibri" w:hAnsi="Calibri" w:cs="Calibri"/>
                <w:sz w:val="18"/>
                <w:szCs w:val="18"/>
              </w:rPr>
              <w:t>Always display</w:t>
            </w:r>
          </w:p>
        </w:tc>
        <w:tc>
          <w:tcPr>
            <w:tcW w:w="1701" w:type="dxa"/>
            <w:vMerge/>
          </w:tcPr>
          <w:p w14:paraId="586DDF68" w14:textId="05BDE647" w:rsidR="004C2708" w:rsidRPr="00BD6987" w:rsidRDefault="004C2708" w:rsidP="00BD6987">
            <w:pPr>
              <w:tabs>
                <w:tab w:val="left" w:pos="1800"/>
              </w:tabs>
              <w:rPr>
                <w:rFonts w:asciiTheme="minorHAnsi" w:hAnsiTheme="minorHAnsi" w:cstheme="minorHAnsi"/>
                <w:bCs/>
                <w:sz w:val="20"/>
                <w:szCs w:val="20"/>
              </w:rPr>
            </w:pPr>
          </w:p>
        </w:tc>
      </w:tr>
    </w:tbl>
    <w:p w14:paraId="2681A853" w14:textId="35DF76B5" w:rsidR="00856661" w:rsidRPr="00720F8E" w:rsidRDefault="00856661" w:rsidP="00856661">
      <w:pPr>
        <w:rPr>
          <w:rFonts w:asciiTheme="minorHAnsi" w:hAnsiTheme="minorHAnsi" w:cstheme="minorHAnsi"/>
        </w:rPr>
      </w:pPr>
    </w:p>
    <w:p w14:paraId="44BD0CD1" w14:textId="58D9D98A" w:rsidR="00962523" w:rsidRPr="00720F8E" w:rsidRDefault="00962523" w:rsidP="00962523">
      <w:pPr>
        <w:jc w:val="center"/>
        <w:rPr>
          <w:rFonts w:asciiTheme="minorHAnsi" w:hAnsiTheme="minorHAnsi" w:cstheme="minorHAnsi"/>
        </w:rPr>
      </w:pPr>
    </w:p>
    <w:p w14:paraId="0D4EC84C" w14:textId="3BCD8645" w:rsidR="00530C7D" w:rsidRPr="00720F8E" w:rsidRDefault="00C25F0D" w:rsidP="007B6EDB">
      <w:pPr>
        <w:pStyle w:val="Heading2"/>
        <w:ind w:left="720"/>
        <w:rPr>
          <w:rFonts w:asciiTheme="minorHAnsi" w:hAnsiTheme="minorHAnsi" w:cstheme="minorBidi"/>
        </w:rPr>
      </w:pPr>
      <w:bookmarkStart w:id="6020" w:name="_Toc143871486"/>
      <w:bookmarkStart w:id="6021" w:name="_Toc173483732"/>
      <w:r w:rsidRPr="6156372A">
        <w:rPr>
          <w:rFonts w:asciiTheme="minorHAnsi" w:hAnsiTheme="minorHAnsi" w:cstheme="minorBidi"/>
        </w:rPr>
        <w:t>Your building</w:t>
      </w:r>
      <w:commentRangeStart w:id="6022"/>
      <w:commentRangeStart w:id="6023"/>
      <w:r w:rsidR="003D76E8" w:rsidRPr="6156372A">
        <w:rPr>
          <w:rFonts w:asciiTheme="minorHAnsi" w:hAnsiTheme="minorHAnsi" w:cstheme="minorBidi"/>
        </w:rPr>
        <w:t xml:space="preserve"> </w:t>
      </w:r>
      <w:r w:rsidR="00AB727D" w:rsidRPr="6156372A">
        <w:rPr>
          <w:rFonts w:asciiTheme="minorHAnsi" w:hAnsiTheme="minorHAnsi" w:cstheme="minorBidi"/>
        </w:rPr>
        <w:t>(Home</w:t>
      </w:r>
      <w:r w:rsidR="00EA2C63" w:rsidRPr="6156372A">
        <w:rPr>
          <w:rFonts w:asciiTheme="minorHAnsi" w:hAnsiTheme="minorHAnsi" w:cstheme="minorBidi"/>
        </w:rPr>
        <w:t>/Landlord</w:t>
      </w:r>
      <w:commentRangeEnd w:id="6022"/>
      <w:r w:rsidRPr="6156372A">
        <w:rPr>
          <w:rStyle w:val="CommentReference"/>
          <w:rFonts w:asciiTheme="minorHAnsi" w:hAnsiTheme="minorHAnsi" w:cstheme="minorBidi"/>
          <w:sz w:val="22"/>
          <w:szCs w:val="22"/>
        </w:rPr>
        <w:commentReference w:id="6022"/>
      </w:r>
      <w:commentRangeEnd w:id="6023"/>
      <w:r w:rsidR="005D21F7" w:rsidRPr="6156372A">
        <w:rPr>
          <w:rStyle w:val="CommentReference"/>
          <w:rFonts w:asciiTheme="minorHAnsi" w:hAnsiTheme="minorHAnsi" w:cstheme="minorBidi"/>
          <w:sz w:val="22"/>
          <w:szCs w:val="22"/>
        </w:rPr>
        <w:commentReference w:id="6023"/>
      </w:r>
      <w:r w:rsidR="00AB727D" w:rsidRPr="6156372A">
        <w:rPr>
          <w:rFonts w:asciiTheme="minorHAnsi" w:hAnsiTheme="minorHAnsi" w:cstheme="minorBidi"/>
        </w:rPr>
        <w:t>)</w:t>
      </w:r>
      <w:bookmarkEnd w:id="6020"/>
      <w:bookmarkEnd w:id="6021"/>
    </w:p>
    <w:p w14:paraId="2266B5DF" w14:textId="3B11CE37" w:rsidR="00530C7D" w:rsidRDefault="0064550E" w:rsidP="6D5B893E">
      <w:pPr>
        <w:jc w:val="center"/>
        <w:rPr>
          <w:rFonts w:asciiTheme="minorHAnsi" w:hAnsiTheme="minorHAnsi" w:cstheme="minorHAnsi"/>
        </w:rPr>
      </w:pPr>
      <w:r>
        <w:rPr>
          <w:noProof/>
        </w:rPr>
        <w:drawing>
          <wp:anchor distT="0" distB="0" distL="114300" distR="114300" simplePos="0" relativeHeight="251658248" behindDoc="0" locked="0" layoutInCell="1" allowOverlap="1" wp14:anchorId="396DB6E3" wp14:editId="70985A08">
            <wp:simplePos x="0" y="0"/>
            <wp:positionH relativeFrom="column">
              <wp:posOffset>7012940</wp:posOffset>
            </wp:positionH>
            <wp:positionV relativeFrom="paragraph">
              <wp:posOffset>22860</wp:posOffset>
            </wp:positionV>
            <wp:extent cx="408815" cy="378516"/>
            <wp:effectExtent l="0" t="0" r="0" b="2540"/>
            <wp:wrapNone/>
            <wp:docPr id="1217039380" name="Picture 1" descr="A yellow square with black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39380" name="Picture 1" descr="A yellow square with black exclamation mark&#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08815" cy="378516"/>
                    </a:xfrm>
                    <a:prstGeom prst="rect">
                      <a:avLst/>
                    </a:prstGeom>
                  </pic:spPr>
                </pic:pic>
              </a:graphicData>
            </a:graphic>
            <wp14:sizeRelH relativeFrom="page">
              <wp14:pctWidth>0</wp14:pctWidth>
            </wp14:sizeRelH>
            <wp14:sizeRelV relativeFrom="page">
              <wp14:pctHeight>0</wp14:pctHeight>
            </wp14:sizeRelV>
          </wp:anchor>
        </w:drawing>
      </w:r>
      <w:r w:rsidR="4B70AE2E" w:rsidRPr="00720F8E">
        <w:rPr>
          <w:rFonts w:asciiTheme="minorHAnsi" w:hAnsiTheme="minorHAnsi" w:cstheme="minorHAnsi"/>
          <w:noProof/>
        </w:rPr>
        <w:drawing>
          <wp:inline distT="0" distB="0" distL="0" distR="0" wp14:anchorId="74933536" wp14:editId="2BB78FFD">
            <wp:extent cx="5873232" cy="2777550"/>
            <wp:effectExtent l="0" t="0" r="0" b="0"/>
            <wp:docPr id="537943748" name="Picture 53794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873232" cy="2777550"/>
                    </a:xfrm>
                    <a:prstGeom prst="rect">
                      <a:avLst/>
                    </a:prstGeom>
                  </pic:spPr>
                </pic:pic>
              </a:graphicData>
            </a:graphic>
          </wp:inline>
        </w:drawing>
      </w:r>
    </w:p>
    <w:p w14:paraId="20BA60B8" w14:textId="672728E7" w:rsidR="00C32D65" w:rsidRPr="00B53116" w:rsidRDefault="00C32D65" w:rsidP="00C32D65">
      <w:pPr>
        <w:rPr>
          <w:rFonts w:asciiTheme="minorHAnsi" w:hAnsiTheme="minorHAnsi" w:cstheme="minorHAnsi"/>
          <w:u w:val="single"/>
        </w:rPr>
      </w:pPr>
      <w:r w:rsidRPr="004D3E2A">
        <w:rPr>
          <w:rFonts w:asciiTheme="minorHAnsi" w:hAnsiTheme="minorHAnsi" w:cstheme="minorHAnsi"/>
          <w:u w:val="single"/>
        </w:rPr>
        <w:lastRenderedPageBreak/>
        <w:t xml:space="preserve">Section layout </w:t>
      </w:r>
      <w:r w:rsidRPr="004D3E2A">
        <w:rPr>
          <w:rFonts w:asciiTheme="minorHAnsi" w:hAnsiTheme="minorHAnsi"/>
          <w:b/>
          <w:bCs/>
          <w:sz w:val="20"/>
          <w:szCs w:val="20"/>
          <w:u w:val="single"/>
        </w:rPr>
        <w:t>IF</w:t>
      </w:r>
      <w:r w:rsidRPr="004D3E2A">
        <w:rPr>
          <w:rFonts w:asciiTheme="minorHAnsi" w:hAnsiTheme="minorHAnsi"/>
          <w:sz w:val="20"/>
          <w:szCs w:val="20"/>
          <w:u w:val="single"/>
        </w:rPr>
        <w:t xml:space="preserve"> </w:t>
      </w:r>
      <w:r w:rsidR="00876A66">
        <w:rPr>
          <w:rFonts w:asciiTheme="minorHAnsi" w:hAnsiTheme="minorHAnsi"/>
          <w:sz w:val="20"/>
          <w:szCs w:val="20"/>
          <w:u w:val="single"/>
        </w:rPr>
        <w:t xml:space="preserve">&lt;ProductCode&gt; </w:t>
      </w:r>
      <w:r w:rsidRPr="004D3E2A">
        <w:rPr>
          <w:rFonts w:asciiTheme="minorHAnsi" w:hAnsiTheme="minorHAnsi"/>
          <w:sz w:val="20"/>
          <w:szCs w:val="20"/>
          <w:u w:val="single"/>
        </w:rPr>
        <w:t xml:space="preserve">= “Home” </w:t>
      </w:r>
      <w:r w:rsidRPr="004D3E2A">
        <w:rPr>
          <w:rFonts w:asciiTheme="minorHAnsi" w:hAnsiTheme="minorHAnsi"/>
          <w:b/>
          <w:bCs/>
          <w:sz w:val="20"/>
          <w:szCs w:val="20"/>
          <w:u w:val="single"/>
        </w:rPr>
        <w:t>OR</w:t>
      </w:r>
      <w:r w:rsidRPr="004D3E2A">
        <w:rPr>
          <w:rFonts w:asciiTheme="minorHAnsi" w:hAnsiTheme="minorHAnsi"/>
          <w:sz w:val="20"/>
          <w:szCs w:val="20"/>
          <w:u w:val="single"/>
        </w:rPr>
        <w:t xml:space="preserve"> “Landlord”</w:t>
      </w:r>
    </w:p>
    <w:p w14:paraId="43FCDDF7" w14:textId="77777777" w:rsidR="00C32D65" w:rsidRPr="00720F8E" w:rsidRDefault="00C32D65" w:rsidP="00C32D65">
      <w:pPr>
        <w:rPr>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2101"/>
        <w:gridCol w:w="7938"/>
        <w:gridCol w:w="1984"/>
        <w:gridCol w:w="1560"/>
      </w:tblGrid>
      <w:tr w:rsidR="00235925" w:rsidRPr="00A825E1" w14:paraId="53E524C7" w14:textId="77777777" w:rsidTr="00A825E1">
        <w:trPr>
          <w:cantSplit/>
        </w:trPr>
        <w:tc>
          <w:tcPr>
            <w:tcW w:w="1013" w:type="dxa"/>
            <w:shd w:val="clear" w:color="auto" w:fill="BFBFBF" w:themeFill="background1" w:themeFillShade="BF"/>
          </w:tcPr>
          <w:p w14:paraId="404D6F9F" w14:textId="77777777" w:rsidR="001C5D00" w:rsidRPr="00A825E1" w:rsidRDefault="001C5D00">
            <w:pPr>
              <w:tabs>
                <w:tab w:val="left" w:pos="1800"/>
              </w:tabs>
              <w:rPr>
                <w:rFonts w:asciiTheme="minorHAnsi" w:hAnsiTheme="minorHAnsi" w:cstheme="minorHAnsi"/>
                <w:b/>
                <w:rPrChange w:id="6024" w:author="Sue Simnor (EXT Idiom)" w:date="2024-08-07T11:40:00Z" w16du:dateUtc="2024-08-07T01:40:00Z">
                  <w:rPr>
                    <w:rFonts w:asciiTheme="minorHAnsi" w:hAnsiTheme="minorHAnsi" w:cstheme="minorHAnsi"/>
                    <w:b/>
                    <w:sz w:val="20"/>
                  </w:rPr>
                </w:rPrChange>
              </w:rPr>
            </w:pPr>
            <w:r w:rsidRPr="00A825E1">
              <w:rPr>
                <w:rFonts w:asciiTheme="minorHAnsi" w:hAnsiTheme="minorHAnsi" w:cstheme="minorHAnsi"/>
                <w:b/>
                <w:rPrChange w:id="6025" w:author="Sue Simnor (EXT Idiom)" w:date="2024-08-07T11:40:00Z" w16du:dateUtc="2024-08-07T01:40:00Z">
                  <w:rPr>
                    <w:rFonts w:asciiTheme="minorHAnsi" w:hAnsiTheme="minorHAnsi" w:cstheme="minorHAnsi"/>
                    <w:b/>
                    <w:sz w:val="20"/>
                  </w:rPr>
                </w:rPrChange>
              </w:rPr>
              <w:t>Ref</w:t>
            </w:r>
          </w:p>
        </w:tc>
        <w:tc>
          <w:tcPr>
            <w:tcW w:w="2101" w:type="dxa"/>
            <w:shd w:val="clear" w:color="auto" w:fill="BFBFBF" w:themeFill="background1" w:themeFillShade="BF"/>
          </w:tcPr>
          <w:p w14:paraId="75C00DA3" w14:textId="77777777" w:rsidR="001C5D00" w:rsidRPr="00A825E1" w:rsidRDefault="001C5D00">
            <w:pPr>
              <w:tabs>
                <w:tab w:val="left" w:pos="1800"/>
              </w:tabs>
              <w:jc w:val="center"/>
              <w:rPr>
                <w:rFonts w:asciiTheme="minorHAnsi" w:hAnsiTheme="minorHAnsi" w:cstheme="minorHAnsi"/>
                <w:b/>
                <w:rPrChange w:id="6026" w:author="Sue Simnor (EXT Idiom)" w:date="2024-08-07T11:40:00Z" w16du:dateUtc="2024-08-07T01:40:00Z">
                  <w:rPr>
                    <w:rFonts w:asciiTheme="minorHAnsi" w:hAnsiTheme="minorHAnsi" w:cstheme="minorHAnsi"/>
                    <w:b/>
                    <w:sz w:val="20"/>
                  </w:rPr>
                </w:rPrChange>
              </w:rPr>
            </w:pPr>
            <w:r w:rsidRPr="00A825E1">
              <w:rPr>
                <w:rFonts w:asciiTheme="minorHAnsi" w:hAnsiTheme="minorHAnsi" w:cstheme="minorHAnsi"/>
                <w:b/>
                <w:rPrChange w:id="6027" w:author="Sue Simnor (EXT Idiom)" w:date="2024-08-07T11:40:00Z" w16du:dateUtc="2024-08-07T01:40:00Z">
                  <w:rPr>
                    <w:rFonts w:asciiTheme="minorHAnsi" w:hAnsiTheme="minorHAnsi" w:cstheme="minorHAnsi"/>
                    <w:b/>
                    <w:sz w:val="20"/>
                  </w:rPr>
                </w:rPrChange>
              </w:rPr>
              <w:t>Variables</w:t>
            </w:r>
          </w:p>
        </w:tc>
        <w:tc>
          <w:tcPr>
            <w:tcW w:w="7938" w:type="dxa"/>
            <w:shd w:val="clear" w:color="auto" w:fill="BFBFBF" w:themeFill="background1" w:themeFillShade="BF"/>
          </w:tcPr>
          <w:p w14:paraId="63D80F1D" w14:textId="77777777" w:rsidR="001C5D00" w:rsidRPr="00A825E1" w:rsidRDefault="001C5D00">
            <w:pPr>
              <w:tabs>
                <w:tab w:val="left" w:pos="1800"/>
              </w:tabs>
              <w:jc w:val="center"/>
              <w:rPr>
                <w:rFonts w:asciiTheme="minorHAnsi" w:hAnsiTheme="minorHAnsi" w:cstheme="minorHAnsi"/>
                <w:b/>
              </w:rPr>
            </w:pPr>
            <w:r w:rsidRPr="00A825E1">
              <w:rPr>
                <w:rFonts w:asciiTheme="minorHAnsi" w:hAnsiTheme="minorHAnsi" w:cstheme="minorHAnsi"/>
                <w:b/>
                <w:rPrChange w:id="6028" w:author="Sue Simnor (EXT Idiom)" w:date="2024-08-07T11:40:00Z" w16du:dateUtc="2024-08-07T01:40:00Z">
                  <w:rPr>
                    <w:rFonts w:asciiTheme="minorHAnsi" w:hAnsiTheme="minorHAnsi" w:cstheme="minorHAnsi"/>
                    <w:b/>
                    <w:sz w:val="20"/>
                    <w:szCs w:val="20"/>
                  </w:rPr>
                </w:rPrChange>
              </w:rPr>
              <w:t>Content</w:t>
            </w:r>
          </w:p>
        </w:tc>
        <w:tc>
          <w:tcPr>
            <w:tcW w:w="1984" w:type="dxa"/>
            <w:shd w:val="clear" w:color="auto" w:fill="BFBFBF" w:themeFill="background1" w:themeFillShade="BF"/>
          </w:tcPr>
          <w:p w14:paraId="72C8B0C3" w14:textId="77777777" w:rsidR="001C5D00" w:rsidRPr="00A825E1" w:rsidRDefault="001C5D00">
            <w:pPr>
              <w:tabs>
                <w:tab w:val="left" w:pos="1800"/>
              </w:tabs>
              <w:jc w:val="center"/>
              <w:rPr>
                <w:rFonts w:asciiTheme="minorHAnsi" w:hAnsiTheme="minorHAnsi" w:cstheme="minorHAnsi"/>
                <w:b/>
                <w:rPrChange w:id="6029" w:author="Sue Simnor (EXT Idiom)" w:date="2024-08-07T11:40:00Z" w16du:dateUtc="2024-08-07T01:40:00Z">
                  <w:rPr>
                    <w:rFonts w:asciiTheme="minorHAnsi" w:hAnsiTheme="minorHAnsi" w:cstheme="minorHAnsi"/>
                    <w:b/>
                    <w:sz w:val="20"/>
                  </w:rPr>
                </w:rPrChange>
              </w:rPr>
            </w:pPr>
            <w:r w:rsidRPr="00A825E1">
              <w:rPr>
                <w:rFonts w:asciiTheme="minorHAnsi" w:hAnsiTheme="minorHAnsi" w:cstheme="minorHAnsi"/>
                <w:b/>
                <w:rPrChange w:id="6030" w:author="Sue Simnor (EXT Idiom)" w:date="2024-08-07T11:40:00Z" w16du:dateUtc="2024-08-07T01:40:00Z">
                  <w:rPr>
                    <w:rFonts w:asciiTheme="minorHAnsi" w:hAnsiTheme="minorHAnsi" w:cstheme="minorHAnsi"/>
                    <w:b/>
                    <w:sz w:val="20"/>
                  </w:rPr>
                </w:rPrChange>
              </w:rPr>
              <w:t>Logic</w:t>
            </w:r>
          </w:p>
        </w:tc>
        <w:tc>
          <w:tcPr>
            <w:tcW w:w="1560" w:type="dxa"/>
            <w:shd w:val="clear" w:color="auto" w:fill="BFBFBF" w:themeFill="background1" w:themeFillShade="BF"/>
          </w:tcPr>
          <w:p w14:paraId="183211E4" w14:textId="77777777" w:rsidR="001C5D00" w:rsidRPr="00A825E1" w:rsidRDefault="001C5D00">
            <w:pPr>
              <w:tabs>
                <w:tab w:val="left" w:pos="1800"/>
              </w:tabs>
              <w:jc w:val="center"/>
              <w:rPr>
                <w:rFonts w:asciiTheme="minorHAnsi" w:hAnsiTheme="minorHAnsi" w:cstheme="minorHAnsi"/>
                <w:b/>
                <w:rPrChange w:id="6031" w:author="Sue Simnor (EXT Idiom)" w:date="2024-08-07T11:40:00Z" w16du:dateUtc="2024-08-07T01:40:00Z">
                  <w:rPr>
                    <w:rFonts w:asciiTheme="minorHAnsi" w:hAnsiTheme="minorHAnsi" w:cstheme="minorHAnsi"/>
                    <w:b/>
                    <w:sz w:val="20"/>
                  </w:rPr>
                </w:rPrChange>
              </w:rPr>
            </w:pPr>
            <w:r w:rsidRPr="00A825E1">
              <w:rPr>
                <w:rFonts w:asciiTheme="minorHAnsi" w:hAnsiTheme="minorHAnsi" w:cstheme="minorHAnsi"/>
                <w:b/>
                <w:rPrChange w:id="6032" w:author="Sue Simnor (EXT Idiom)" w:date="2024-08-07T11:40:00Z" w16du:dateUtc="2024-08-07T01:40:00Z">
                  <w:rPr>
                    <w:rFonts w:asciiTheme="minorHAnsi" w:hAnsiTheme="minorHAnsi" w:cstheme="minorHAnsi"/>
                    <w:b/>
                    <w:sz w:val="20"/>
                  </w:rPr>
                </w:rPrChange>
              </w:rPr>
              <w:t>Style</w:t>
            </w:r>
          </w:p>
        </w:tc>
      </w:tr>
      <w:tr w:rsidR="00005561" w:rsidRPr="00BD6987" w14:paraId="408491AE" w14:textId="77777777" w:rsidTr="00BA2FD3">
        <w:trPr>
          <w:cantSplit/>
        </w:trPr>
        <w:tc>
          <w:tcPr>
            <w:tcW w:w="1013" w:type="dxa"/>
          </w:tcPr>
          <w:p w14:paraId="79D116E8" w14:textId="1A1B99EF" w:rsidR="00005561" w:rsidRPr="00BD6987" w:rsidRDefault="00005561" w:rsidP="00005561">
            <w:pPr>
              <w:tabs>
                <w:tab w:val="left" w:pos="1800"/>
              </w:tabs>
              <w:rPr>
                <w:rFonts w:asciiTheme="minorHAnsi" w:hAnsiTheme="minorHAnsi" w:cstheme="minorHAnsi"/>
                <w:b/>
                <w:sz w:val="20"/>
                <w:szCs w:val="20"/>
              </w:rPr>
            </w:pPr>
            <w:r w:rsidRPr="000916A6">
              <w:rPr>
                <w:rFonts w:asciiTheme="minorHAnsi" w:hAnsiTheme="minorHAnsi" w:cstheme="minorHAnsi"/>
                <w:bCs/>
                <w:sz w:val="20"/>
                <w:szCs w:val="20"/>
              </w:rPr>
              <w:t>YB 1</w:t>
            </w:r>
          </w:p>
        </w:tc>
        <w:tc>
          <w:tcPr>
            <w:tcW w:w="2101" w:type="dxa"/>
          </w:tcPr>
          <w:p w14:paraId="6568A9D5" w14:textId="77777777" w:rsidR="00005561" w:rsidRPr="00BD6987" w:rsidRDefault="00005561" w:rsidP="00005561">
            <w:pPr>
              <w:tabs>
                <w:tab w:val="left" w:pos="1800"/>
              </w:tabs>
              <w:rPr>
                <w:rFonts w:asciiTheme="minorHAnsi" w:hAnsiTheme="minorHAnsi" w:cstheme="minorHAnsi"/>
                <w:b/>
                <w:sz w:val="20"/>
                <w:szCs w:val="20"/>
              </w:rPr>
            </w:pPr>
          </w:p>
        </w:tc>
        <w:tc>
          <w:tcPr>
            <w:tcW w:w="7938" w:type="dxa"/>
          </w:tcPr>
          <w:tbl>
            <w:tblPr>
              <w:tblStyle w:val="TableGrid"/>
              <w:tblpPr w:leftFromText="180" w:rightFromText="180" w:vertAnchor="text" w:horzAnchor="margin" w:tblpY="344"/>
              <w:tblOverlap w:val="never"/>
              <w:tblW w:w="0" w:type="auto"/>
              <w:tblLayout w:type="fixed"/>
              <w:tblLook w:val="04A0" w:firstRow="1" w:lastRow="0" w:firstColumn="1" w:lastColumn="0" w:noHBand="0" w:noVBand="1"/>
            </w:tblPr>
            <w:tblGrid>
              <w:gridCol w:w="8846"/>
            </w:tblGrid>
            <w:tr w:rsidR="00005561" w14:paraId="2166743A" w14:textId="77777777" w:rsidTr="414F30D5">
              <w:tc>
                <w:tcPr>
                  <w:tcW w:w="8846" w:type="dxa"/>
                  <w:tcBorders>
                    <w:bottom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49"/>
                    <w:gridCol w:w="5471"/>
                  </w:tblGrid>
                  <w:tr w:rsidR="00005561" w14:paraId="2244D829" w14:textId="77777777" w:rsidTr="414F30D5">
                    <w:tc>
                      <w:tcPr>
                        <w:tcW w:w="3149" w:type="dxa"/>
                      </w:tcPr>
                      <w:p w14:paraId="5E02282E" w14:textId="435CC24E" w:rsidR="00005561" w:rsidRPr="00461EC3" w:rsidRDefault="00005561" w:rsidP="007B6EDB">
                        <w:pPr>
                          <w:pStyle w:val="Heading1COI"/>
                          <w:numPr>
                            <w:ilvl w:val="0"/>
                            <w:numId w:val="163"/>
                          </w:numPr>
                        </w:pPr>
                        <w:r>
                          <w:t>Your building</w:t>
                        </w:r>
                      </w:p>
                    </w:tc>
                    <w:tc>
                      <w:tcPr>
                        <w:tcW w:w="5471" w:type="dxa"/>
                      </w:tcPr>
                      <w:p w14:paraId="13CC5E28" w14:textId="56AA20D1" w:rsidR="00005561" w:rsidRDefault="00005561" w:rsidP="00005561">
                        <w:pPr>
                          <w:pStyle w:val="BodycopyCOI"/>
                          <w:jc w:val="right"/>
                        </w:pPr>
                      </w:p>
                    </w:tc>
                  </w:tr>
                </w:tbl>
                <w:p w14:paraId="46255624" w14:textId="77777777" w:rsidR="00005561" w:rsidRDefault="00005561" w:rsidP="00005561">
                  <w:pPr>
                    <w:pStyle w:val="Heading1COI"/>
                    <w:rPr>
                      <w:rFonts w:asciiTheme="minorHAnsi" w:hAnsiTheme="minorHAnsi" w:cstheme="minorHAnsi"/>
                    </w:rPr>
                  </w:pPr>
                </w:p>
              </w:tc>
            </w:tr>
            <w:tr w:rsidR="00005561" w14:paraId="0BF32512" w14:textId="77777777" w:rsidTr="414F30D5">
              <w:tc>
                <w:tcPr>
                  <w:tcW w:w="8846" w:type="dxa"/>
                  <w:tcBorders>
                    <w:top w:val="nil"/>
                    <w:left w:val="nil"/>
                    <w:bottom w:val="nil"/>
                    <w:right w:val="nil"/>
                  </w:tcBorders>
                </w:tcPr>
                <w:p w14:paraId="7285A40B" w14:textId="721EF9BB" w:rsidR="00005561" w:rsidRPr="00327D28" w:rsidRDefault="00005561" w:rsidP="00005561">
                  <w:pPr>
                    <w:pStyle w:val="BodycopyCOI"/>
                  </w:pPr>
                  <w:r w:rsidRPr="00AA1C1C">
                    <w:t>For a full description of what you are covered for under this policy, please read the Product Disclosure Statement (PDS).</w:t>
                  </w:r>
                </w:p>
              </w:tc>
            </w:tr>
          </w:tbl>
          <w:p w14:paraId="09E1ECBF" w14:textId="77777777" w:rsidR="00005561" w:rsidRDefault="00005561" w:rsidP="00005561">
            <w:pPr>
              <w:tabs>
                <w:tab w:val="left" w:pos="1800"/>
              </w:tabs>
              <w:rPr>
                <w:rFonts w:asciiTheme="minorHAnsi" w:hAnsiTheme="minorHAnsi" w:cstheme="minorHAnsi"/>
                <w:b/>
                <w:sz w:val="20"/>
                <w:szCs w:val="20"/>
              </w:rPr>
            </w:pPr>
          </w:p>
          <w:p w14:paraId="7B482B6A" w14:textId="77777777" w:rsidR="00005561" w:rsidRPr="00BD6987" w:rsidRDefault="00005561" w:rsidP="00005561">
            <w:pPr>
              <w:tabs>
                <w:tab w:val="left" w:pos="1800"/>
              </w:tabs>
              <w:rPr>
                <w:rFonts w:asciiTheme="minorHAnsi" w:hAnsiTheme="minorHAnsi" w:cstheme="minorHAnsi"/>
                <w:noProof/>
                <w:sz w:val="20"/>
                <w:szCs w:val="20"/>
              </w:rPr>
            </w:pPr>
          </w:p>
        </w:tc>
        <w:tc>
          <w:tcPr>
            <w:tcW w:w="1984" w:type="dxa"/>
          </w:tcPr>
          <w:p w14:paraId="1AB675F3" w14:textId="0C95E8FB" w:rsidR="00005561" w:rsidRPr="00BD6987" w:rsidRDefault="00005561" w:rsidP="00005561">
            <w:pPr>
              <w:tabs>
                <w:tab w:val="left" w:pos="1800"/>
              </w:tabs>
              <w:rPr>
                <w:rFonts w:asciiTheme="minorHAnsi" w:hAnsiTheme="minorHAnsi" w:cstheme="minorHAnsi"/>
                <w:bCs/>
                <w:sz w:val="20"/>
                <w:szCs w:val="20"/>
              </w:rPr>
            </w:pPr>
            <w:r>
              <w:rPr>
                <w:rFonts w:asciiTheme="minorHAnsi" w:hAnsiTheme="minorHAnsi" w:cstheme="minorHAnsi"/>
                <w:bCs/>
                <w:sz w:val="20"/>
              </w:rPr>
              <w:t>Always</w:t>
            </w:r>
            <w:r w:rsidRPr="0026227E">
              <w:rPr>
                <w:rFonts w:asciiTheme="minorHAnsi" w:hAnsiTheme="minorHAnsi" w:cstheme="minorHAnsi"/>
                <w:bCs/>
                <w:sz w:val="20"/>
              </w:rPr>
              <w:t xml:space="preserve"> display</w:t>
            </w:r>
          </w:p>
        </w:tc>
        <w:tc>
          <w:tcPr>
            <w:tcW w:w="1560" w:type="dxa"/>
          </w:tcPr>
          <w:p w14:paraId="53EB6DF9" w14:textId="77777777" w:rsidR="00005561" w:rsidRDefault="00005561" w:rsidP="00005561">
            <w:pPr>
              <w:tabs>
                <w:tab w:val="left" w:pos="1800"/>
              </w:tabs>
              <w:rPr>
                <w:rFonts w:asciiTheme="minorHAnsi" w:hAnsiTheme="minorHAnsi" w:cstheme="minorHAnsi"/>
                <w:bCs/>
                <w:sz w:val="20"/>
              </w:rPr>
            </w:pPr>
            <w:r w:rsidRPr="00327D28">
              <w:rPr>
                <w:rFonts w:asciiTheme="minorHAnsi" w:hAnsiTheme="minorHAnsi" w:cstheme="minorHAnsi"/>
                <w:bCs/>
                <w:sz w:val="20"/>
              </w:rPr>
              <w:t>Heading_1_COI</w:t>
            </w:r>
          </w:p>
          <w:p w14:paraId="09E6BE94" w14:textId="77777777" w:rsidR="00005561" w:rsidRDefault="00005561" w:rsidP="00005561">
            <w:pPr>
              <w:tabs>
                <w:tab w:val="left" w:pos="1800"/>
              </w:tabs>
              <w:rPr>
                <w:rFonts w:asciiTheme="minorHAnsi" w:hAnsiTheme="minorHAnsi" w:cstheme="minorHAnsi"/>
                <w:bCs/>
                <w:sz w:val="20"/>
              </w:rPr>
            </w:pPr>
          </w:p>
          <w:p w14:paraId="64D7A93E" w14:textId="791A916F" w:rsidR="00005561" w:rsidRPr="00BD6987" w:rsidRDefault="00005561" w:rsidP="00005561">
            <w:pPr>
              <w:tabs>
                <w:tab w:val="left" w:pos="1800"/>
              </w:tabs>
              <w:rPr>
                <w:rFonts w:asciiTheme="minorHAnsi" w:hAnsiTheme="minorHAnsi" w:cstheme="minorHAnsi"/>
                <w:bCs/>
                <w:sz w:val="20"/>
                <w:szCs w:val="20"/>
              </w:rPr>
            </w:pPr>
            <w:r w:rsidRPr="00A2646F">
              <w:rPr>
                <w:rFonts w:asciiTheme="minorHAnsi" w:hAnsiTheme="minorHAnsi" w:cstheme="minorHAnsi"/>
                <w:bCs/>
                <w:sz w:val="20"/>
                <w:szCs w:val="20"/>
              </w:rPr>
              <w:t>Bodycopy</w:t>
            </w:r>
            <w:r>
              <w:rPr>
                <w:rFonts w:asciiTheme="minorHAnsi" w:hAnsiTheme="minorHAnsi" w:cstheme="minorHAnsi"/>
                <w:bCs/>
                <w:sz w:val="20"/>
                <w:szCs w:val="20"/>
              </w:rPr>
              <w:t>_COI</w:t>
            </w:r>
          </w:p>
        </w:tc>
      </w:tr>
      <w:tr w:rsidR="00005561" w:rsidRPr="00BD6987" w14:paraId="5F6A7F42" w14:textId="77777777" w:rsidTr="00BA2FD3">
        <w:trPr>
          <w:cantSplit/>
          <w:trHeight w:val="699"/>
        </w:trPr>
        <w:tc>
          <w:tcPr>
            <w:tcW w:w="1013" w:type="dxa"/>
          </w:tcPr>
          <w:p w14:paraId="26C5776E" w14:textId="2FED28D0" w:rsidR="00005561" w:rsidRPr="00BD6987" w:rsidRDefault="00005561" w:rsidP="0000556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YB </w:t>
            </w:r>
            <w:r>
              <w:rPr>
                <w:rFonts w:asciiTheme="minorHAnsi" w:hAnsiTheme="minorHAnsi" w:cstheme="minorHAnsi"/>
                <w:bCs/>
                <w:sz w:val="20"/>
                <w:szCs w:val="20"/>
              </w:rPr>
              <w:t>2</w:t>
            </w:r>
          </w:p>
        </w:tc>
        <w:tc>
          <w:tcPr>
            <w:tcW w:w="2101" w:type="dxa"/>
          </w:tcPr>
          <w:p w14:paraId="63DFC5A3" w14:textId="77777777" w:rsidR="00005561" w:rsidRPr="00720F8E" w:rsidRDefault="00005561" w:rsidP="00005561">
            <w:pPr>
              <w:rPr>
                <w:rFonts w:asciiTheme="minorHAnsi" w:eastAsia="Arial" w:hAnsiTheme="minorHAnsi" w:cstheme="minorHAnsi"/>
                <w:color w:val="000000" w:themeColor="text1"/>
                <w:sz w:val="20"/>
                <w:szCs w:val="20"/>
              </w:rPr>
            </w:pPr>
            <w:r w:rsidRPr="00720F8E">
              <w:rPr>
                <w:rFonts w:asciiTheme="minorHAnsi" w:eastAsia="Arial" w:hAnsiTheme="minorHAnsi" w:cstheme="minorHAnsi"/>
                <w:color w:val="000000" w:themeColor="text1"/>
                <w:sz w:val="20"/>
                <w:szCs w:val="20"/>
              </w:rPr>
              <w:t>&lt;RiskAdddressLine1&gt;</w:t>
            </w:r>
          </w:p>
          <w:p w14:paraId="1AADF61A" w14:textId="77777777" w:rsidR="00005561" w:rsidRPr="00720F8E" w:rsidRDefault="00005561" w:rsidP="00005561">
            <w:pPr>
              <w:rPr>
                <w:rFonts w:asciiTheme="minorHAnsi" w:eastAsia="Arial" w:hAnsiTheme="minorHAnsi" w:cstheme="minorHAnsi"/>
                <w:color w:val="000000" w:themeColor="text1"/>
                <w:sz w:val="20"/>
                <w:szCs w:val="20"/>
              </w:rPr>
            </w:pPr>
            <w:r w:rsidRPr="00720F8E">
              <w:rPr>
                <w:rFonts w:asciiTheme="minorHAnsi" w:eastAsia="Arial" w:hAnsiTheme="minorHAnsi" w:cstheme="minorHAnsi"/>
                <w:color w:val="000000" w:themeColor="text1"/>
                <w:sz w:val="20"/>
                <w:szCs w:val="20"/>
              </w:rPr>
              <w:t>&lt;RiskAdddressLine2&gt;</w:t>
            </w:r>
          </w:p>
          <w:p w14:paraId="1EC70EE7" w14:textId="77777777" w:rsidR="00005561" w:rsidRPr="00720F8E" w:rsidRDefault="00005561" w:rsidP="00005561">
            <w:pPr>
              <w:rPr>
                <w:rFonts w:asciiTheme="minorHAnsi" w:eastAsia="Arial" w:hAnsiTheme="minorHAnsi" w:cstheme="minorHAnsi"/>
                <w:color w:val="000000" w:themeColor="text1"/>
                <w:sz w:val="20"/>
                <w:szCs w:val="20"/>
              </w:rPr>
            </w:pPr>
            <w:r w:rsidRPr="00720F8E">
              <w:rPr>
                <w:rFonts w:asciiTheme="minorHAnsi" w:eastAsia="Arial" w:hAnsiTheme="minorHAnsi" w:cstheme="minorHAnsi"/>
                <w:color w:val="000000" w:themeColor="text1"/>
                <w:sz w:val="20"/>
                <w:szCs w:val="20"/>
              </w:rPr>
              <w:t xml:space="preserve">&lt;RISKCITY&gt; </w:t>
            </w:r>
          </w:p>
          <w:p w14:paraId="55936405" w14:textId="77777777" w:rsidR="00005561" w:rsidRPr="00720F8E" w:rsidRDefault="00005561" w:rsidP="00005561">
            <w:pPr>
              <w:rPr>
                <w:rFonts w:asciiTheme="minorHAnsi" w:eastAsia="Arial" w:hAnsiTheme="minorHAnsi" w:cstheme="minorHAnsi"/>
                <w:color w:val="000000" w:themeColor="text1"/>
                <w:sz w:val="20"/>
                <w:szCs w:val="20"/>
              </w:rPr>
            </w:pPr>
            <w:r w:rsidRPr="00720F8E">
              <w:rPr>
                <w:rFonts w:asciiTheme="minorHAnsi" w:eastAsia="Arial" w:hAnsiTheme="minorHAnsi" w:cstheme="minorHAnsi"/>
                <w:color w:val="000000" w:themeColor="text1"/>
                <w:sz w:val="20"/>
                <w:szCs w:val="20"/>
              </w:rPr>
              <w:t xml:space="preserve">&lt;RISKSTATE&gt; </w:t>
            </w:r>
          </w:p>
          <w:p w14:paraId="118DACA5" w14:textId="77777777" w:rsidR="00005561" w:rsidRDefault="00005561" w:rsidP="00005561">
            <w:pPr>
              <w:tabs>
                <w:tab w:val="left" w:pos="1800"/>
              </w:tabs>
              <w:rPr>
                <w:rFonts w:asciiTheme="minorHAnsi" w:eastAsia="Arial" w:hAnsiTheme="minorHAnsi" w:cstheme="minorHAnsi"/>
                <w:color w:val="000000" w:themeColor="text1"/>
                <w:sz w:val="20"/>
                <w:szCs w:val="20"/>
              </w:rPr>
            </w:pPr>
            <w:r w:rsidRPr="00720F8E">
              <w:rPr>
                <w:rFonts w:asciiTheme="minorHAnsi" w:eastAsia="Arial" w:hAnsiTheme="minorHAnsi" w:cstheme="minorHAnsi"/>
                <w:color w:val="000000" w:themeColor="text1"/>
                <w:sz w:val="20"/>
                <w:szCs w:val="20"/>
              </w:rPr>
              <w:t>&lt;RiskPostcode&gt;</w:t>
            </w:r>
          </w:p>
          <w:p w14:paraId="0083815E" w14:textId="6F08AC51" w:rsidR="00005561" w:rsidRPr="00C1020A" w:rsidRDefault="00005561" w:rsidP="00005561">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&lt;ProductCode&gt;</w:t>
            </w:r>
          </w:p>
        </w:tc>
        <w:tc>
          <w:tcPr>
            <w:tcW w:w="7938" w:type="dxa"/>
          </w:tcPr>
          <w:tbl>
            <w:tblPr>
              <w:tblpPr w:leftFromText="180" w:rightFromText="180" w:horzAnchor="margin" w:tblpY="420"/>
              <w:tblOverlap w:val="never"/>
              <w:tblW w:w="7407" w:type="dxa"/>
              <w:tblBorders>
                <w:bottom w:val="single" w:sz="4" w:space="0" w:color="auto"/>
              </w:tblBorders>
              <w:tblLayout w:type="fixed"/>
              <w:tblLook w:val="04A0" w:firstRow="1" w:lastRow="0" w:firstColumn="1" w:lastColumn="0" w:noHBand="0" w:noVBand="1"/>
            </w:tblPr>
            <w:tblGrid>
              <w:gridCol w:w="2850"/>
              <w:gridCol w:w="4557"/>
            </w:tblGrid>
            <w:tr w:rsidR="00005561" w:rsidRPr="00E03B05" w14:paraId="086D16B9" w14:textId="77777777" w:rsidTr="007B6EDB">
              <w:trPr>
                <w:trHeight w:val="300"/>
              </w:trPr>
              <w:tc>
                <w:tcPr>
                  <w:tcW w:w="2850" w:type="dxa"/>
                  <w:noWrap/>
                  <w:hideMark/>
                </w:tcPr>
                <w:p w14:paraId="0AAA0F74" w14:textId="57B9E2B1" w:rsidR="00005561" w:rsidRPr="00E03B05" w:rsidRDefault="00005561" w:rsidP="00005561">
                  <w:pPr>
                    <w:pStyle w:val="BodycopyCOI"/>
                    <w:rPr>
                      <w:b/>
                      <w:bCs/>
                    </w:rPr>
                  </w:pPr>
                  <w:r w:rsidRPr="00E03B05">
                    <w:t>Insured Address</w:t>
                  </w:r>
                  <w:commentRangeStart w:id="6033"/>
                  <w:commentRangeStart w:id="6034"/>
                  <w:r w:rsidRPr="00E03B05">
                    <w:t>:</w:t>
                  </w:r>
                  <w:commentRangeEnd w:id="6033"/>
                  <w:r w:rsidRPr="00E03B05">
                    <w:rPr>
                      <w:rStyle w:val="CommentReference"/>
                      <w:b/>
                      <w:bCs/>
                      <w:sz w:val="18"/>
                      <w:szCs w:val="18"/>
                    </w:rPr>
                    <w:commentReference w:id="6033"/>
                  </w:r>
                  <w:commentRangeEnd w:id="6034"/>
                  <w:r w:rsidRPr="00E03B05">
                    <w:rPr>
                      <w:rStyle w:val="CommentReference"/>
                      <w:b/>
                      <w:bCs/>
                      <w:sz w:val="18"/>
                      <w:szCs w:val="18"/>
                    </w:rPr>
                    <w:commentReference w:id="6034"/>
                  </w:r>
                </w:p>
              </w:tc>
              <w:tc>
                <w:tcPr>
                  <w:tcW w:w="4557" w:type="dxa"/>
                  <w:noWrap/>
                  <w:vAlign w:val="bottom"/>
                  <w:hideMark/>
                </w:tcPr>
                <w:p w14:paraId="391F7F8D" w14:textId="0E36BF00" w:rsidR="00005561" w:rsidRPr="00E03B05" w:rsidRDefault="00005561" w:rsidP="00005561">
                  <w:pPr>
                    <w:pStyle w:val="TableHeading3"/>
                    <w:rPr>
                      <w:lang w:eastAsia="en-AU"/>
                    </w:rPr>
                  </w:pPr>
                  <w:commentRangeStart w:id="6035"/>
                  <w:commentRangeStart w:id="6036"/>
                  <w:commentRangeStart w:id="6037"/>
                  <w:commentRangeStart w:id="6038"/>
                  <w:r w:rsidRPr="00E03B05">
                    <w:t xml:space="preserve">&lt;RiskAddressLine1&gt;,&lt;RiskAddressLine2&gt;, &lt;RISKCITY&gt; &lt;RISKSTATE&gt; &lt;RiskPostcode&gt; </w:t>
                  </w:r>
                  <w:commentRangeEnd w:id="6035"/>
                  <w:r w:rsidRPr="00E03B05">
                    <w:rPr>
                      <w:rStyle w:val="CommentReference"/>
                      <w:sz w:val="20"/>
                      <w:szCs w:val="24"/>
                      <w:lang w:eastAsia="en-AU"/>
                    </w:rPr>
                    <w:commentReference w:id="6035"/>
                  </w:r>
                  <w:commentRangeEnd w:id="6036"/>
                  <w:r w:rsidRPr="00E03B05">
                    <w:rPr>
                      <w:rStyle w:val="CommentReference"/>
                      <w:sz w:val="20"/>
                      <w:szCs w:val="24"/>
                      <w:lang w:eastAsia="en-AU"/>
                    </w:rPr>
                    <w:commentReference w:id="6036"/>
                  </w:r>
                  <w:commentRangeEnd w:id="6037"/>
                  <w:r w:rsidRPr="00E03B05">
                    <w:rPr>
                      <w:rStyle w:val="CommentReference"/>
                      <w:sz w:val="20"/>
                      <w:szCs w:val="24"/>
                      <w:lang w:eastAsia="en-AU"/>
                    </w:rPr>
                    <w:commentReference w:id="6037"/>
                  </w:r>
                  <w:commentRangeEnd w:id="6038"/>
                  <w:r w:rsidRPr="00E03B05">
                    <w:rPr>
                      <w:rStyle w:val="CommentReference"/>
                      <w:sz w:val="20"/>
                      <w:szCs w:val="24"/>
                      <w:lang w:eastAsia="en-AU"/>
                    </w:rPr>
                    <w:commentReference w:id="6038"/>
                  </w:r>
                </w:p>
              </w:tc>
            </w:tr>
            <w:tr w:rsidR="00005561" w:rsidRPr="00E03B05" w14:paraId="03C49E0C" w14:textId="77777777" w:rsidTr="007B6EDB">
              <w:trPr>
                <w:trHeight w:val="300"/>
              </w:trPr>
              <w:tc>
                <w:tcPr>
                  <w:tcW w:w="2850" w:type="dxa"/>
                  <w:noWrap/>
                  <w:hideMark/>
                </w:tcPr>
                <w:p w14:paraId="5C0D6A28" w14:textId="113A884E" w:rsidR="00005561" w:rsidRPr="00E03B05" w:rsidRDefault="00005561" w:rsidP="00005561">
                  <w:pPr>
                    <w:pStyle w:val="BodycopyCOI"/>
                    <w:rPr>
                      <w:b/>
                      <w:bCs/>
                    </w:rPr>
                  </w:pPr>
                  <w:commentRangeStart w:id="6041"/>
                  <w:commentRangeStart w:id="6042"/>
                  <w:commentRangeEnd w:id="6041"/>
                  <w:r w:rsidRPr="00E03B05">
                    <w:rPr>
                      <w:rStyle w:val="CommentReference"/>
                      <w:b/>
                      <w:bCs/>
                      <w:sz w:val="18"/>
                      <w:szCs w:val="18"/>
                    </w:rPr>
                    <w:commentReference w:id="6041"/>
                  </w:r>
                  <w:commentRangeEnd w:id="6042"/>
                  <w:r w:rsidRPr="00E03B05">
                    <w:rPr>
                      <w:rStyle w:val="CommentReference"/>
                      <w:b/>
                      <w:bCs/>
                      <w:sz w:val="18"/>
                      <w:szCs w:val="18"/>
                    </w:rPr>
                    <w:commentReference w:id="6042"/>
                  </w:r>
                </w:p>
              </w:tc>
              <w:tc>
                <w:tcPr>
                  <w:tcW w:w="4557" w:type="dxa"/>
                  <w:noWrap/>
                  <w:vAlign w:val="bottom"/>
                  <w:hideMark/>
                </w:tcPr>
                <w:p w14:paraId="09AE6E28" w14:textId="0D8BD050" w:rsidR="00005561" w:rsidRPr="00E03B05" w:rsidRDefault="00005561" w:rsidP="00005561">
                  <w:pPr>
                    <w:pStyle w:val="TableHeading3"/>
                    <w:rPr>
                      <w:szCs w:val="22"/>
                      <w:lang w:eastAsia="en-AU"/>
                    </w:rPr>
                  </w:pPr>
                  <w:r w:rsidRPr="00E03B05">
                    <w:t xml:space="preserve"> </w:t>
                  </w:r>
                </w:p>
              </w:tc>
            </w:tr>
          </w:tbl>
          <w:p w14:paraId="5006B4C9" w14:textId="77777777" w:rsidR="00005561" w:rsidRPr="00E03B05" w:rsidRDefault="00005561" w:rsidP="00005561">
            <w:pPr>
              <w:tabs>
                <w:tab w:val="left" w:pos="1800"/>
              </w:tabs>
              <w:rPr>
                <w:rFonts w:asciiTheme="minorHAnsi" w:hAnsiTheme="minorHAnsi" w:cstheme="minorHAnsi"/>
                <w:noProof/>
                <w:sz w:val="20"/>
                <w:szCs w:val="20"/>
              </w:rPr>
            </w:pPr>
          </w:p>
        </w:tc>
        <w:tc>
          <w:tcPr>
            <w:tcW w:w="1984" w:type="dxa"/>
          </w:tcPr>
          <w:p w14:paraId="674668AB" w14:textId="4DB8EC57" w:rsidR="00005561" w:rsidRPr="00E03B05" w:rsidRDefault="00005561" w:rsidP="00005561">
            <w:pPr>
              <w:spacing w:after="120"/>
              <w:rPr>
                <w:rFonts w:asciiTheme="minorHAnsi" w:hAnsiTheme="minorHAnsi" w:cstheme="minorHAnsi"/>
                <w:sz w:val="18"/>
                <w:szCs w:val="18"/>
              </w:rPr>
            </w:pPr>
            <w:r w:rsidRPr="00E03B05">
              <w:rPr>
                <w:rFonts w:asciiTheme="minorHAnsi" w:hAnsiTheme="minorHAnsi" w:cstheme="minorHAnsi"/>
                <w:b/>
                <w:bCs/>
                <w:sz w:val="18"/>
                <w:szCs w:val="18"/>
              </w:rPr>
              <w:t>IF</w:t>
            </w:r>
            <w:r w:rsidRPr="00E03B05">
              <w:rPr>
                <w:rFonts w:asciiTheme="minorHAnsi" w:hAnsiTheme="minorHAnsi" w:cstheme="minorHAnsi"/>
                <w:sz w:val="18"/>
                <w:szCs w:val="18"/>
              </w:rPr>
              <w:t xml:space="preserve"> &lt;ProductCode&gt;= "Home" or “Landlord” </w:t>
            </w:r>
          </w:p>
          <w:p w14:paraId="2CC5BCCC" w14:textId="6A39A77B" w:rsidR="00005561" w:rsidRPr="00E03B05" w:rsidRDefault="00005561" w:rsidP="00005561">
            <w:pPr>
              <w:rPr>
                <w:rFonts w:asciiTheme="minorHAnsi" w:hAnsiTheme="minorHAnsi" w:cstheme="minorHAnsi"/>
                <w:sz w:val="18"/>
                <w:szCs w:val="18"/>
              </w:rPr>
            </w:pPr>
            <w:r w:rsidRPr="00E03B05">
              <w:rPr>
                <w:rFonts w:asciiTheme="minorHAnsi" w:hAnsiTheme="minorHAnsi" w:cstheme="minorHAnsi"/>
                <w:b/>
                <w:bCs/>
                <w:sz w:val="18"/>
                <w:szCs w:val="18"/>
              </w:rPr>
              <w:t>ELSE</w:t>
            </w:r>
            <w:r w:rsidRPr="00E03B05">
              <w:rPr>
                <w:rFonts w:asciiTheme="minorHAnsi" w:hAnsiTheme="minorHAnsi" w:cstheme="minorHAnsi"/>
                <w:sz w:val="18"/>
                <w:szCs w:val="18"/>
              </w:rPr>
              <w:t xml:space="preserve"> do not display.</w:t>
            </w:r>
          </w:p>
          <w:p w14:paraId="2C52615B" w14:textId="38E8BA92" w:rsidR="00005561" w:rsidRPr="00E03B05" w:rsidRDefault="00005561" w:rsidP="00005561">
            <w:pPr>
              <w:tabs>
                <w:tab w:val="left" w:pos="1800"/>
              </w:tabs>
              <w:rPr>
                <w:rFonts w:asciiTheme="minorHAnsi" w:hAnsiTheme="minorHAnsi" w:cstheme="minorHAnsi"/>
                <w:bCs/>
                <w:sz w:val="18"/>
                <w:szCs w:val="18"/>
              </w:rPr>
            </w:pPr>
            <w:r w:rsidRPr="00E03B05">
              <w:rPr>
                <w:rFonts w:asciiTheme="minorHAnsi" w:hAnsiTheme="minorHAnsi" w:cstheme="minorHAnsi"/>
                <w:b/>
                <w:bCs/>
                <w:sz w:val="18"/>
                <w:szCs w:val="18"/>
              </w:rPr>
              <w:t>ENDIF</w:t>
            </w:r>
          </w:p>
        </w:tc>
        <w:tc>
          <w:tcPr>
            <w:tcW w:w="1560" w:type="dxa"/>
          </w:tcPr>
          <w:p w14:paraId="598E5BF3" w14:textId="77777777" w:rsidR="00005561" w:rsidRPr="00327D28" w:rsidRDefault="00005561" w:rsidP="0000556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456A6DB7" w14:textId="77777777" w:rsidR="00005561" w:rsidRPr="00327D28" w:rsidRDefault="00005561" w:rsidP="0000556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1EFFE9A9" w14:textId="77777777" w:rsidR="00005561" w:rsidRPr="00327D28" w:rsidRDefault="00005561" w:rsidP="0000556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6F6DB94C" w14:textId="3F9F0AB7" w:rsidR="00005561" w:rsidRPr="00BD6987" w:rsidRDefault="00005561" w:rsidP="0000556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005561" w:rsidRPr="00BD6987" w14:paraId="45917A63" w14:textId="77777777" w:rsidTr="00BA2FD3">
        <w:trPr>
          <w:cantSplit/>
          <w:trHeight w:val="2476"/>
        </w:trPr>
        <w:tc>
          <w:tcPr>
            <w:tcW w:w="1013" w:type="dxa"/>
            <w:vMerge w:val="restart"/>
          </w:tcPr>
          <w:p w14:paraId="5B9D85B3" w14:textId="384375E0" w:rsidR="00005561" w:rsidRPr="00BD6987" w:rsidRDefault="00005561" w:rsidP="0000556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YB </w:t>
            </w:r>
            <w:r>
              <w:rPr>
                <w:rFonts w:asciiTheme="minorHAnsi" w:hAnsiTheme="minorHAnsi" w:cstheme="minorHAnsi"/>
                <w:bCs/>
                <w:sz w:val="20"/>
                <w:szCs w:val="20"/>
              </w:rPr>
              <w:t>3</w:t>
            </w:r>
          </w:p>
        </w:tc>
        <w:tc>
          <w:tcPr>
            <w:tcW w:w="2101" w:type="dxa"/>
            <w:vMerge w:val="restart"/>
          </w:tcPr>
          <w:p w14:paraId="58CDA95C" w14:textId="7B990A38" w:rsidR="00005561" w:rsidRDefault="00005561" w:rsidP="00005561">
            <w:pPr>
              <w:tabs>
                <w:tab w:val="left" w:pos="774"/>
              </w:tabs>
              <w:rPr>
                <w:rFonts w:asciiTheme="minorHAnsi" w:hAnsiTheme="minorHAnsi" w:cstheme="minorHAnsi"/>
                <w:sz w:val="20"/>
                <w:szCs w:val="20"/>
              </w:rPr>
            </w:pPr>
            <w:r w:rsidRPr="00720F8E">
              <w:rPr>
                <w:rFonts w:asciiTheme="minorHAnsi" w:hAnsiTheme="minorHAnsi" w:cstheme="minorHAnsi"/>
                <w:sz w:val="20"/>
                <w:szCs w:val="20"/>
              </w:rPr>
              <w:t>&lt;</w:t>
            </w:r>
            <w:r w:rsidRPr="00060584">
              <w:rPr>
                <w:rFonts w:asciiTheme="minorHAnsi" w:hAnsiTheme="minorHAnsi" w:cstheme="minorHAnsi"/>
                <w:color w:val="000000"/>
                <w:sz w:val="20"/>
                <w:szCs w:val="20"/>
              </w:rPr>
              <w:t>BuildingSumInsured</w:t>
            </w:r>
            <w:r w:rsidRPr="00720F8E">
              <w:rPr>
                <w:rFonts w:asciiTheme="minorHAnsi" w:hAnsiTheme="minorHAnsi" w:cstheme="minorHAnsi"/>
                <w:sz w:val="20"/>
                <w:szCs w:val="20"/>
              </w:rPr>
              <w:t xml:space="preserve">&gt; </w:t>
            </w:r>
          </w:p>
          <w:p w14:paraId="434E3F0D" w14:textId="794EE858" w:rsidR="00005561" w:rsidRDefault="00005561" w:rsidP="00005561">
            <w:pPr>
              <w:tabs>
                <w:tab w:val="left" w:pos="774"/>
              </w:tabs>
              <w:rPr>
                <w:rFonts w:asciiTheme="minorHAnsi" w:hAnsiTheme="minorHAnsi" w:cstheme="minorHAnsi"/>
                <w:bCs/>
                <w:sz w:val="20"/>
                <w:szCs w:val="20"/>
              </w:rPr>
            </w:pPr>
            <w:r w:rsidRPr="00327D28">
              <w:rPr>
                <w:rFonts w:asciiTheme="minorHAnsi" w:hAnsiTheme="minorHAnsi" w:cstheme="minorHAnsi"/>
                <w:bCs/>
                <w:sz w:val="20"/>
                <w:szCs w:val="20"/>
              </w:rPr>
              <w:t>&lt;ProductCode&gt;</w:t>
            </w:r>
          </w:p>
          <w:p w14:paraId="18291964" w14:textId="6167D96B" w:rsidR="00005561" w:rsidRPr="00720F8E" w:rsidRDefault="00005561" w:rsidP="00005561">
            <w:pPr>
              <w:tabs>
                <w:tab w:val="left" w:pos="774"/>
              </w:tabs>
              <w:rPr>
                <w:rFonts w:asciiTheme="minorHAnsi" w:eastAsia="Times New Roman" w:hAnsiTheme="minorHAnsi" w:cstheme="minorHAnsi"/>
                <w:color w:val="000000"/>
                <w:kern w:val="0"/>
                <w:sz w:val="20"/>
                <w:szCs w:val="20"/>
                <w14:ligatures w14:val="none"/>
              </w:rPr>
            </w:pPr>
            <w:r w:rsidRPr="002D2895">
              <w:rPr>
                <w:rFonts w:asciiTheme="minorHAnsi" w:eastAsia="Times New Roman" w:hAnsiTheme="minorHAnsi" w:cstheme="minorHAnsi"/>
                <w:color w:val="000000"/>
                <w:kern w:val="0"/>
                <w:sz w:val="20"/>
                <w:szCs w:val="20"/>
                <w14:ligatures w14:val="none"/>
              </w:rPr>
              <w:t>&lt;BrandBuildingCalculator&gt;</w:t>
            </w:r>
          </w:p>
          <w:p w14:paraId="11FD786F" w14:textId="77777777" w:rsidR="00005561" w:rsidRPr="00720F8E" w:rsidRDefault="00005561" w:rsidP="00005561">
            <w:pPr>
              <w:tabs>
                <w:tab w:val="left" w:pos="1800"/>
              </w:tabs>
              <w:rPr>
                <w:rFonts w:asciiTheme="minorHAnsi" w:hAnsiTheme="minorHAnsi" w:cstheme="minorHAnsi"/>
                <w:sz w:val="20"/>
                <w:szCs w:val="20"/>
              </w:rPr>
            </w:pPr>
          </w:p>
          <w:p w14:paraId="451F1000" w14:textId="77777777" w:rsidR="00005561" w:rsidRPr="00BD6987" w:rsidRDefault="00005561" w:rsidP="00005561">
            <w:pPr>
              <w:tabs>
                <w:tab w:val="left" w:pos="1800"/>
              </w:tabs>
              <w:rPr>
                <w:rFonts w:asciiTheme="minorHAnsi" w:hAnsiTheme="minorHAnsi" w:cstheme="minorHAnsi"/>
                <w:b/>
                <w:sz w:val="20"/>
                <w:szCs w:val="20"/>
              </w:rPr>
            </w:pPr>
          </w:p>
        </w:tc>
        <w:tc>
          <w:tcPr>
            <w:tcW w:w="7938" w:type="dxa"/>
          </w:tcPr>
          <w:p w14:paraId="4401E5A2" w14:textId="77777777" w:rsidR="00005561" w:rsidRDefault="00005561" w:rsidP="00005561">
            <w:pPr>
              <w:spacing w:after="120"/>
              <w:rPr>
                <w:rFonts w:asciiTheme="minorHAnsi" w:eastAsia="Segoe UI" w:hAnsiTheme="minorHAnsi" w:cstheme="minorHAnsi"/>
                <w:b/>
                <w:bCs/>
              </w:rPr>
            </w:pPr>
          </w:p>
          <w:p w14:paraId="3D5BBAE0" w14:textId="77777777" w:rsidR="00005561" w:rsidRPr="00047627" w:rsidRDefault="00005561" w:rsidP="00005561">
            <w:pPr>
              <w:rPr>
                <w:rFonts w:asciiTheme="minorHAnsi" w:eastAsia="Segoe UI" w:hAnsiTheme="minorHAnsi" w:cstheme="minorHAnsi"/>
              </w:rPr>
            </w:pPr>
          </w:p>
          <w:p w14:paraId="08258FEF" w14:textId="77777777" w:rsidR="00005561" w:rsidRPr="00047627" w:rsidRDefault="00005561" w:rsidP="00005561">
            <w:pPr>
              <w:rPr>
                <w:rFonts w:asciiTheme="minorHAnsi" w:eastAsia="Segoe UI" w:hAnsiTheme="minorHAnsi" w:cstheme="minorHAnsi"/>
              </w:rPr>
            </w:pPr>
          </w:p>
          <w:tbl>
            <w:tblPr>
              <w:tblpPr w:leftFromText="180" w:rightFromText="180" w:horzAnchor="margin" w:tblpY="450"/>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005561" w:rsidRPr="00720F8E" w14:paraId="72393AD6" w14:textId="77777777" w:rsidTr="78CABE0F">
              <w:trPr>
                <w:trHeight w:val="300"/>
              </w:trPr>
              <w:tc>
                <w:tcPr>
                  <w:tcW w:w="2861" w:type="dxa"/>
                  <w:noWrap/>
                  <w:vAlign w:val="center"/>
                  <w:hideMark/>
                </w:tcPr>
                <w:p w14:paraId="17D3513E" w14:textId="2F1E77BF" w:rsidR="00005561" w:rsidRPr="00E02B28" w:rsidRDefault="00005561" w:rsidP="00005561">
                  <w:pPr>
                    <w:pStyle w:val="BodycopyCOI"/>
                    <w:rPr>
                      <w:noProof/>
                      <w:color w:val="000000" w:themeColor="text1"/>
                    </w:rPr>
                  </w:pPr>
                  <w:r w:rsidRPr="00720F8E">
                    <w:t xml:space="preserve">Sum </w:t>
                  </w:r>
                  <w:r>
                    <w:t>I</w:t>
                  </w:r>
                  <w:r w:rsidRPr="00720F8E">
                    <w:t>nsured</w:t>
                  </w:r>
                  <w:r w:rsidRPr="00E02B28">
                    <w:rPr>
                      <w:noProof/>
                      <w:color w:val="000000" w:themeColor="text1"/>
                    </w:rPr>
                    <w:t>:</w:t>
                  </w:r>
                  <w:r w:rsidRPr="00720F8E">
                    <w:t xml:space="preserve"> </w:t>
                  </w:r>
                </w:p>
              </w:tc>
              <w:tc>
                <w:tcPr>
                  <w:tcW w:w="4546" w:type="dxa"/>
                  <w:noWrap/>
                  <w:vAlign w:val="bottom"/>
                  <w:hideMark/>
                </w:tcPr>
                <w:p w14:paraId="20E085C0" w14:textId="04607B4F" w:rsidR="00005561" w:rsidRPr="00C43CEE" w:rsidRDefault="00005561" w:rsidP="00005561">
                  <w:pPr>
                    <w:pStyle w:val="BodycopyB"/>
                  </w:pPr>
                  <w:r>
                    <w:t>$&lt;BuildingSumInsured&gt;</w:t>
                  </w:r>
                </w:p>
                <w:p w14:paraId="6077E280" w14:textId="77777777" w:rsidR="00005561" w:rsidRPr="00E02B28" w:rsidRDefault="00005561" w:rsidP="00005561">
                  <w:pPr>
                    <w:pStyle w:val="TableBodycopy"/>
                    <w:rPr>
                      <w:rFonts w:asciiTheme="minorHAnsi" w:hAnsiTheme="minorHAnsi" w:cstheme="minorHAnsi"/>
                      <w:b/>
                      <w:bCs/>
                    </w:rPr>
                  </w:pPr>
                </w:p>
              </w:tc>
            </w:tr>
          </w:tbl>
          <w:p w14:paraId="53B5A006" w14:textId="77777777" w:rsidR="00005561" w:rsidRPr="00BD6987" w:rsidRDefault="00005561" w:rsidP="00005561">
            <w:pPr>
              <w:rPr>
                <w:rFonts w:asciiTheme="minorHAnsi" w:hAnsiTheme="minorHAnsi" w:cstheme="minorHAnsi"/>
                <w:noProof/>
                <w:sz w:val="20"/>
                <w:szCs w:val="20"/>
              </w:rPr>
            </w:pPr>
          </w:p>
        </w:tc>
        <w:tc>
          <w:tcPr>
            <w:tcW w:w="1984" w:type="dxa"/>
          </w:tcPr>
          <w:p w14:paraId="03EDBBF7" w14:textId="3929F7F0" w:rsidR="00005561" w:rsidRPr="00AF1097" w:rsidRDefault="00005561" w:rsidP="00005561">
            <w:pPr>
              <w:spacing w:after="120"/>
              <w:rPr>
                <w:rFonts w:asciiTheme="minorHAnsi" w:hAnsiTheme="minorHAnsi" w:cstheme="minorHAnsi"/>
                <w:sz w:val="18"/>
                <w:szCs w:val="18"/>
              </w:rPr>
            </w:pPr>
            <w:r w:rsidRPr="00AF1097">
              <w:rPr>
                <w:rFonts w:asciiTheme="minorHAnsi" w:hAnsiTheme="minorHAnsi" w:cstheme="minorHAnsi"/>
                <w:b/>
                <w:bCs/>
                <w:sz w:val="18"/>
                <w:szCs w:val="18"/>
              </w:rPr>
              <w:t>IF</w:t>
            </w:r>
            <w:r w:rsidRPr="00AF1097">
              <w:rPr>
                <w:rFonts w:asciiTheme="minorHAnsi" w:hAnsiTheme="minorHAnsi" w:cstheme="minorHAnsi"/>
                <w:sz w:val="18"/>
                <w:szCs w:val="18"/>
              </w:rPr>
              <w:t xml:space="preserve"> </w:t>
            </w:r>
            <w:r>
              <w:rPr>
                <w:rFonts w:asciiTheme="minorHAnsi" w:hAnsiTheme="minorHAnsi" w:cstheme="minorHAnsi"/>
                <w:sz w:val="18"/>
                <w:szCs w:val="18"/>
              </w:rPr>
              <w:t xml:space="preserve">&lt;ProductCode&gt; </w:t>
            </w:r>
            <w:r w:rsidRPr="00AF1097">
              <w:rPr>
                <w:rFonts w:asciiTheme="minorHAnsi" w:hAnsiTheme="minorHAnsi" w:cstheme="minorHAnsi"/>
                <w:sz w:val="18"/>
                <w:szCs w:val="18"/>
              </w:rPr>
              <w:t xml:space="preserve"> = "Home" </w:t>
            </w:r>
            <w:r w:rsidRPr="00AF1097">
              <w:rPr>
                <w:rFonts w:asciiTheme="minorHAnsi" w:hAnsiTheme="minorHAnsi" w:cstheme="minorHAnsi"/>
                <w:b/>
                <w:bCs/>
                <w:sz w:val="18"/>
                <w:szCs w:val="18"/>
              </w:rPr>
              <w:t>OR</w:t>
            </w:r>
            <w:r w:rsidRPr="00AF1097">
              <w:rPr>
                <w:rFonts w:asciiTheme="minorHAnsi" w:hAnsiTheme="minorHAnsi" w:cstheme="minorHAnsi"/>
                <w:sz w:val="18"/>
                <w:szCs w:val="18"/>
              </w:rPr>
              <w:t xml:space="preserve"> "Landlord" </w:t>
            </w:r>
          </w:p>
          <w:p w14:paraId="4CAA5E98" w14:textId="3B5FA4CC" w:rsidR="00005561" w:rsidRPr="00AF1097" w:rsidRDefault="00005561" w:rsidP="00005561">
            <w:pPr>
              <w:spacing w:after="120"/>
              <w:rPr>
                <w:rFonts w:asciiTheme="minorHAnsi" w:hAnsiTheme="minorHAnsi" w:cstheme="minorHAnsi"/>
                <w:sz w:val="18"/>
                <w:szCs w:val="18"/>
              </w:rPr>
            </w:pPr>
            <w:r w:rsidRPr="00AF1097">
              <w:rPr>
                <w:rFonts w:asciiTheme="minorHAnsi" w:hAnsiTheme="minorHAnsi" w:cstheme="minorHAnsi"/>
                <w:b/>
                <w:bCs/>
                <w:sz w:val="18"/>
                <w:szCs w:val="18"/>
              </w:rPr>
              <w:t>AND</w:t>
            </w:r>
            <w:r w:rsidRPr="00AF1097">
              <w:rPr>
                <w:rFonts w:asciiTheme="minorHAnsi" w:hAnsiTheme="minorHAnsi" w:cstheme="minorHAnsi"/>
                <w:sz w:val="18"/>
                <w:szCs w:val="18"/>
              </w:rPr>
              <w:t xml:space="preserve"> &lt;</w:t>
            </w:r>
            <w:r w:rsidRPr="00AD14F4">
              <w:rPr>
                <w:rFonts w:asciiTheme="minorHAnsi" w:hAnsiTheme="minorHAnsi" w:cstheme="minorHAnsi"/>
                <w:sz w:val="18"/>
                <w:szCs w:val="18"/>
              </w:rPr>
              <w:t>HomeCoverTypeCode</w:t>
            </w:r>
            <w:r w:rsidRPr="00AF1097">
              <w:rPr>
                <w:rFonts w:asciiTheme="minorHAnsi" w:hAnsiTheme="minorHAnsi" w:cstheme="minorHAnsi"/>
                <w:sz w:val="18"/>
                <w:szCs w:val="18"/>
              </w:rPr>
              <w:t>&gt; = "</w:t>
            </w:r>
            <w:r w:rsidRPr="00971E0E">
              <w:rPr>
                <w:rFonts w:asciiTheme="minorHAnsi" w:hAnsiTheme="minorHAnsi" w:cstheme="minorHAnsi"/>
                <w:sz w:val="18"/>
                <w:szCs w:val="18"/>
              </w:rPr>
              <w:t>2|Building</w:t>
            </w:r>
            <w:r w:rsidRPr="00AF1097">
              <w:rPr>
                <w:rFonts w:asciiTheme="minorHAnsi" w:hAnsiTheme="minorHAnsi" w:cstheme="minorHAnsi"/>
                <w:sz w:val="18"/>
                <w:szCs w:val="18"/>
              </w:rPr>
              <w:t xml:space="preserve">" </w:t>
            </w:r>
            <w:r w:rsidRPr="00AF1097">
              <w:rPr>
                <w:rFonts w:asciiTheme="minorHAnsi" w:hAnsiTheme="minorHAnsi" w:cstheme="minorHAnsi"/>
                <w:b/>
                <w:bCs/>
                <w:sz w:val="18"/>
                <w:szCs w:val="18"/>
              </w:rPr>
              <w:t>OR</w:t>
            </w:r>
            <w:r w:rsidRPr="00AF1097">
              <w:rPr>
                <w:rFonts w:asciiTheme="minorHAnsi" w:hAnsiTheme="minorHAnsi" w:cstheme="minorHAnsi"/>
                <w:sz w:val="18"/>
                <w:szCs w:val="18"/>
              </w:rPr>
              <w:t xml:space="preserve"> “</w:t>
            </w:r>
            <w:r w:rsidRPr="00971E0E">
              <w:rPr>
                <w:rFonts w:asciiTheme="minorHAnsi" w:hAnsiTheme="minorHAnsi" w:cstheme="minorHAnsi"/>
                <w:sz w:val="18"/>
                <w:szCs w:val="18"/>
              </w:rPr>
              <w:t>5|BuildingAndContents</w:t>
            </w:r>
            <w:r w:rsidRPr="00AF1097">
              <w:rPr>
                <w:rFonts w:asciiTheme="minorHAnsi" w:hAnsiTheme="minorHAnsi" w:cstheme="minorHAnsi"/>
                <w:sz w:val="18"/>
                <w:szCs w:val="18"/>
              </w:rPr>
              <w:t xml:space="preserve">” </w:t>
            </w:r>
          </w:p>
          <w:p w14:paraId="0238E6C0" w14:textId="515932F3" w:rsidR="00005561" w:rsidRPr="00AF1097" w:rsidRDefault="00005561" w:rsidP="00005561">
            <w:pPr>
              <w:spacing w:after="120"/>
              <w:rPr>
                <w:rFonts w:asciiTheme="minorHAnsi" w:hAnsiTheme="minorHAnsi" w:cstheme="minorHAnsi"/>
                <w:sz w:val="18"/>
                <w:szCs w:val="18"/>
              </w:rPr>
            </w:pPr>
            <w:r w:rsidRPr="00AF1097">
              <w:rPr>
                <w:rFonts w:asciiTheme="minorHAnsi" w:hAnsiTheme="minorHAnsi" w:cstheme="minorHAnsi"/>
                <w:b/>
                <w:bCs/>
                <w:sz w:val="18"/>
                <w:szCs w:val="18"/>
              </w:rPr>
              <w:t>THEN</w:t>
            </w:r>
            <w:r w:rsidRPr="00AF1097">
              <w:rPr>
                <w:rFonts w:asciiTheme="minorHAnsi" w:hAnsiTheme="minorHAnsi" w:cstheme="minorHAnsi"/>
                <w:sz w:val="18"/>
                <w:szCs w:val="18"/>
              </w:rPr>
              <w:t xml:space="preserve"> display </w:t>
            </w:r>
          </w:p>
          <w:p w14:paraId="18EC3E0E" w14:textId="77777777" w:rsidR="00005561" w:rsidRPr="00AF1097" w:rsidRDefault="00005561" w:rsidP="00005561">
            <w:pPr>
              <w:rPr>
                <w:rFonts w:asciiTheme="minorHAnsi" w:hAnsiTheme="minorHAnsi" w:cstheme="minorHAnsi"/>
                <w:b/>
                <w:bCs/>
                <w:sz w:val="18"/>
                <w:szCs w:val="18"/>
              </w:rPr>
            </w:pPr>
            <w:r w:rsidRPr="00AF1097">
              <w:rPr>
                <w:rFonts w:asciiTheme="minorHAnsi" w:hAnsiTheme="minorHAnsi" w:cstheme="minorHAnsi"/>
                <w:b/>
                <w:bCs/>
                <w:sz w:val="18"/>
                <w:szCs w:val="18"/>
              </w:rPr>
              <w:t xml:space="preserve">ELSE </w:t>
            </w:r>
            <w:r w:rsidRPr="00AF1097">
              <w:rPr>
                <w:rFonts w:asciiTheme="minorHAnsi" w:hAnsiTheme="minorHAnsi" w:cstheme="minorHAnsi"/>
                <w:sz w:val="18"/>
                <w:szCs w:val="18"/>
              </w:rPr>
              <w:t>do not display</w:t>
            </w:r>
          </w:p>
          <w:p w14:paraId="79C8DFB7" w14:textId="7780369E" w:rsidR="00005561" w:rsidRPr="00BD6987" w:rsidRDefault="00005561" w:rsidP="00005561">
            <w:pPr>
              <w:rPr>
                <w:rFonts w:asciiTheme="minorHAnsi" w:hAnsiTheme="minorHAnsi" w:cstheme="minorHAnsi"/>
                <w:bCs/>
                <w:sz w:val="20"/>
                <w:szCs w:val="20"/>
              </w:rPr>
            </w:pPr>
            <w:r w:rsidRPr="00AF1097">
              <w:rPr>
                <w:rFonts w:asciiTheme="minorHAnsi" w:hAnsiTheme="minorHAnsi" w:cstheme="minorHAnsi"/>
                <w:b/>
                <w:bCs/>
                <w:sz w:val="18"/>
                <w:szCs w:val="18"/>
              </w:rPr>
              <w:t>ENDIF</w:t>
            </w:r>
          </w:p>
        </w:tc>
        <w:tc>
          <w:tcPr>
            <w:tcW w:w="1560" w:type="dxa"/>
            <w:vMerge w:val="restart"/>
          </w:tcPr>
          <w:p w14:paraId="7B1B05D9" w14:textId="77777777" w:rsidR="00005561" w:rsidRPr="00327D28" w:rsidRDefault="00005561" w:rsidP="0000556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56BC4733" w14:textId="77777777" w:rsidR="00005561" w:rsidRPr="00327D28" w:rsidRDefault="00005561" w:rsidP="0000556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100442A0" w14:textId="77777777" w:rsidR="00005561" w:rsidRPr="00327D28" w:rsidRDefault="00005561" w:rsidP="0000556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441ADD1D" w14:textId="77777777" w:rsidR="00005561" w:rsidRDefault="00005561" w:rsidP="00005561">
            <w:pPr>
              <w:tabs>
                <w:tab w:val="left" w:pos="1800"/>
              </w:tabs>
              <w:rPr>
                <w:rFonts w:asciiTheme="minorHAnsi" w:hAnsiTheme="minorHAnsi" w:cstheme="minorHAnsi"/>
                <w:color w:val="000000"/>
                <w:sz w:val="18"/>
                <w:szCs w:val="18"/>
              </w:rPr>
            </w:pPr>
            <w:r w:rsidRPr="00FE0728">
              <w:rPr>
                <w:rFonts w:asciiTheme="minorHAnsi" w:hAnsiTheme="minorHAnsi" w:cstheme="minorHAnsi"/>
                <w:color w:val="000000"/>
                <w:sz w:val="18"/>
                <w:szCs w:val="18"/>
              </w:rPr>
              <w:t>Bodycopy_B</w:t>
            </w:r>
          </w:p>
          <w:p w14:paraId="2E436C58" w14:textId="77777777" w:rsidR="00005561" w:rsidRDefault="00005561" w:rsidP="00005561">
            <w:pPr>
              <w:tabs>
                <w:tab w:val="left" w:pos="1800"/>
              </w:tabs>
              <w:rPr>
                <w:rFonts w:asciiTheme="minorHAnsi" w:hAnsiTheme="minorHAnsi" w:cstheme="minorHAnsi"/>
                <w:color w:val="000000"/>
                <w:sz w:val="18"/>
                <w:szCs w:val="18"/>
              </w:rPr>
            </w:pPr>
          </w:p>
          <w:p w14:paraId="4CC7222B" w14:textId="77777777" w:rsidR="00005561" w:rsidRDefault="00005561" w:rsidP="00005561">
            <w:pPr>
              <w:tabs>
                <w:tab w:val="left" w:pos="1800"/>
              </w:tabs>
              <w:rPr>
                <w:rFonts w:asciiTheme="minorHAnsi" w:hAnsiTheme="minorHAnsi" w:cstheme="minorHAnsi"/>
                <w:color w:val="000000"/>
                <w:sz w:val="18"/>
                <w:szCs w:val="18"/>
              </w:rPr>
            </w:pPr>
          </w:p>
          <w:p w14:paraId="2A3B7202" w14:textId="0447AD11" w:rsidR="00005561" w:rsidRPr="00BD6987" w:rsidRDefault="00005561" w:rsidP="00005561">
            <w:pPr>
              <w:tabs>
                <w:tab w:val="left" w:pos="1800"/>
              </w:tabs>
              <w:rPr>
                <w:rFonts w:asciiTheme="minorHAnsi" w:hAnsiTheme="minorHAnsi" w:cstheme="minorHAnsi"/>
                <w:bCs/>
                <w:sz w:val="20"/>
                <w:szCs w:val="20"/>
              </w:rPr>
            </w:pPr>
            <w:r w:rsidRPr="00FE0728">
              <w:rPr>
                <w:rFonts w:asciiTheme="minorHAnsi" w:hAnsiTheme="minorHAnsi" w:cstheme="minorHAnsi"/>
                <w:color w:val="000000"/>
                <w:sz w:val="18"/>
                <w:szCs w:val="18"/>
              </w:rPr>
              <w:t>Bodycopy</w:t>
            </w:r>
          </w:p>
        </w:tc>
      </w:tr>
      <w:tr w:rsidR="00897F9E" w:rsidRPr="00BD6987" w14:paraId="5E67C057" w14:textId="77777777" w:rsidTr="00BA2FD3">
        <w:trPr>
          <w:cantSplit/>
          <w:trHeight w:val="3971"/>
        </w:trPr>
        <w:tc>
          <w:tcPr>
            <w:tcW w:w="1013" w:type="dxa"/>
            <w:vMerge/>
          </w:tcPr>
          <w:p w14:paraId="4A944280" w14:textId="77777777" w:rsidR="00897F9E" w:rsidRPr="00BD6987" w:rsidRDefault="00897F9E" w:rsidP="002D16E2">
            <w:pPr>
              <w:tabs>
                <w:tab w:val="left" w:pos="1800"/>
              </w:tabs>
              <w:rPr>
                <w:rFonts w:asciiTheme="minorHAnsi" w:hAnsiTheme="minorHAnsi" w:cstheme="minorHAnsi"/>
                <w:b/>
                <w:sz w:val="20"/>
                <w:szCs w:val="20"/>
              </w:rPr>
            </w:pPr>
          </w:p>
        </w:tc>
        <w:tc>
          <w:tcPr>
            <w:tcW w:w="2101" w:type="dxa"/>
            <w:vMerge/>
          </w:tcPr>
          <w:p w14:paraId="34C81838" w14:textId="77777777" w:rsidR="00897F9E" w:rsidRPr="00720F8E" w:rsidRDefault="00897F9E" w:rsidP="002D16E2">
            <w:pPr>
              <w:tabs>
                <w:tab w:val="left" w:pos="774"/>
              </w:tabs>
              <w:rPr>
                <w:rFonts w:asciiTheme="minorHAnsi" w:hAnsiTheme="minorHAnsi" w:cstheme="minorHAnsi"/>
                <w:sz w:val="20"/>
                <w:szCs w:val="20"/>
              </w:rPr>
            </w:pPr>
          </w:p>
        </w:tc>
        <w:tc>
          <w:tcPr>
            <w:tcW w:w="7938" w:type="dxa"/>
          </w:tcPr>
          <w:p w14:paraId="7B55EF83" w14:textId="442FEB86" w:rsidR="00897F9E" w:rsidRDefault="6F276D24" w:rsidP="00C1020A">
            <w:pPr>
              <w:pStyle w:val="Bodycopy"/>
              <w:rPr>
                <w:b/>
                <w:bCs/>
              </w:rPr>
            </w:pPr>
            <w:r>
              <w:t xml:space="preserve">Please check your sum insured to see if your level of insurance cover is still appropriate for you. A calculator can help with estimating your building’s value, please visit </w:t>
            </w:r>
            <w:commentRangeStart w:id="6043"/>
            <w:commentRangeStart w:id="6044"/>
            <w:commentRangeStart w:id="6045"/>
            <w:r>
              <w:t>&lt;</w:t>
            </w:r>
            <w:r w:rsidR="2E1B3D0C">
              <w:t>BrandBuildingCalculator</w:t>
            </w:r>
            <w:r>
              <w:t>&gt;</w:t>
            </w:r>
            <w:commentRangeEnd w:id="6043"/>
            <w:r w:rsidR="00897F9E">
              <w:rPr>
                <w:rStyle w:val="CommentReference"/>
                <w:b/>
                <w:bCs/>
                <w:sz w:val="20"/>
                <w:szCs w:val="24"/>
              </w:rPr>
              <w:commentReference w:id="6043"/>
            </w:r>
            <w:commentRangeEnd w:id="6044"/>
            <w:r w:rsidR="00897F9E">
              <w:rPr>
                <w:rStyle w:val="CommentReference"/>
                <w:b/>
                <w:bCs/>
                <w:sz w:val="20"/>
                <w:szCs w:val="24"/>
              </w:rPr>
              <w:commentReference w:id="6044"/>
            </w:r>
            <w:commentRangeEnd w:id="6045"/>
            <w:r w:rsidR="00897F9E">
              <w:rPr>
                <w:rStyle w:val="CommentReference"/>
                <w:b/>
                <w:bCs/>
                <w:sz w:val="20"/>
                <w:szCs w:val="24"/>
              </w:rPr>
              <w:commentReference w:id="6045"/>
            </w:r>
          </w:p>
        </w:tc>
        <w:tc>
          <w:tcPr>
            <w:tcW w:w="1984" w:type="dxa"/>
          </w:tcPr>
          <w:p w14:paraId="30D12575" w14:textId="63BCED0B" w:rsidR="00083BD0" w:rsidRDefault="00897F9E" w:rsidP="00897F9E">
            <w:pPr>
              <w:tabs>
                <w:tab w:val="left" w:pos="774"/>
              </w:tabs>
              <w:rPr>
                <w:rFonts w:asciiTheme="minorHAnsi" w:hAnsiTheme="minorHAnsi"/>
                <w:b/>
                <w:bCs/>
                <w:sz w:val="20"/>
                <w:szCs w:val="20"/>
              </w:rPr>
            </w:pPr>
            <w:r w:rsidRPr="192D62E1">
              <w:rPr>
                <w:rFonts w:asciiTheme="minorHAnsi" w:hAnsiTheme="minorHAnsi"/>
                <w:b/>
                <w:bCs/>
                <w:sz w:val="20"/>
                <w:szCs w:val="20"/>
              </w:rPr>
              <w:t>IF &lt;</w:t>
            </w:r>
            <w:r w:rsidR="00083BD0" w:rsidRPr="00083BD0">
              <w:rPr>
                <w:rFonts w:asciiTheme="minorHAnsi" w:hAnsiTheme="minorHAnsi"/>
                <w:sz w:val="20"/>
                <w:szCs w:val="20"/>
              </w:rPr>
              <w:t>B</w:t>
            </w:r>
            <w:r w:rsidRPr="192D62E1">
              <w:rPr>
                <w:rFonts w:asciiTheme="minorHAnsi" w:hAnsiTheme="minorHAnsi"/>
                <w:sz w:val="20"/>
                <w:szCs w:val="20"/>
              </w:rPr>
              <w:t>rand</w:t>
            </w:r>
            <w:r w:rsidR="002D2895">
              <w:rPr>
                <w:rFonts w:asciiTheme="minorHAnsi" w:hAnsiTheme="minorHAnsi"/>
                <w:sz w:val="20"/>
                <w:szCs w:val="20"/>
              </w:rPr>
              <w:t>Code</w:t>
            </w:r>
            <w:r w:rsidRPr="192D62E1">
              <w:rPr>
                <w:rFonts w:asciiTheme="minorHAnsi" w:hAnsiTheme="minorHAnsi"/>
                <w:sz w:val="20"/>
                <w:szCs w:val="20"/>
              </w:rPr>
              <w:t xml:space="preserve">&gt;= </w:t>
            </w:r>
            <w:r w:rsidR="00083BD0">
              <w:rPr>
                <w:rFonts w:asciiTheme="minorHAnsi" w:hAnsiTheme="minorHAnsi"/>
                <w:sz w:val="20"/>
                <w:szCs w:val="20"/>
              </w:rPr>
              <w:t>“</w:t>
            </w:r>
            <w:r w:rsidRPr="192D62E1">
              <w:rPr>
                <w:rFonts w:asciiTheme="minorHAnsi" w:hAnsiTheme="minorHAnsi"/>
                <w:sz w:val="20"/>
                <w:szCs w:val="20"/>
              </w:rPr>
              <w:t>CBA</w:t>
            </w:r>
            <w:r w:rsidR="00083BD0">
              <w:rPr>
                <w:rFonts w:asciiTheme="minorHAnsi" w:hAnsiTheme="minorHAnsi"/>
                <w:b/>
                <w:bCs/>
                <w:sz w:val="20"/>
                <w:szCs w:val="20"/>
              </w:rPr>
              <w:t>”</w:t>
            </w:r>
          </w:p>
          <w:p w14:paraId="20510E42" w14:textId="0B1A2A23" w:rsidR="00897F9E" w:rsidRDefault="00897F9E" w:rsidP="00897F9E">
            <w:pPr>
              <w:tabs>
                <w:tab w:val="left" w:pos="774"/>
              </w:tabs>
              <w:rPr>
                <w:rFonts w:asciiTheme="minorHAnsi" w:hAnsiTheme="minorHAnsi"/>
                <w:sz w:val="20"/>
                <w:szCs w:val="20"/>
              </w:rPr>
            </w:pPr>
            <w:r w:rsidRPr="192D62E1">
              <w:rPr>
                <w:rFonts w:asciiTheme="minorHAnsi" w:hAnsiTheme="minorHAnsi"/>
                <w:b/>
                <w:bCs/>
                <w:sz w:val="20"/>
                <w:szCs w:val="20"/>
              </w:rPr>
              <w:t xml:space="preserve">THEN </w:t>
            </w:r>
            <w:r w:rsidRPr="192D62E1">
              <w:rPr>
                <w:rFonts w:asciiTheme="minorHAnsi" w:hAnsiTheme="minorHAnsi"/>
                <w:sz w:val="20"/>
                <w:szCs w:val="20"/>
              </w:rPr>
              <w:t>display</w:t>
            </w:r>
            <w:r w:rsidRPr="192D62E1">
              <w:rPr>
                <w:rFonts w:asciiTheme="minorHAnsi" w:hAnsiTheme="minorHAnsi"/>
                <w:b/>
                <w:bCs/>
                <w:sz w:val="20"/>
                <w:szCs w:val="20"/>
              </w:rPr>
              <w:t xml:space="preserve"> </w:t>
            </w:r>
            <w:r w:rsidRPr="192D62E1">
              <w:rPr>
                <w:rFonts w:asciiTheme="minorHAnsi" w:hAnsiTheme="minorHAnsi"/>
                <w:sz w:val="20"/>
                <w:szCs w:val="20"/>
              </w:rPr>
              <w:t>[“Please check your sum insured to see if your level of insurance cover is still appropriate for you. A calculator can help with estimating your building’s value, please visit &lt;BrandBuildingCalculator&gt;”]</w:t>
            </w:r>
          </w:p>
          <w:p w14:paraId="609CB77E" w14:textId="77777777" w:rsidR="00897F9E" w:rsidRDefault="00897F9E" w:rsidP="00897F9E">
            <w:pPr>
              <w:tabs>
                <w:tab w:val="left" w:pos="774"/>
              </w:tabs>
              <w:rPr>
                <w:rFonts w:asciiTheme="minorHAnsi" w:hAnsiTheme="minorHAnsi"/>
                <w:b/>
                <w:bCs/>
                <w:sz w:val="20"/>
              </w:rPr>
            </w:pPr>
            <w:r>
              <w:rPr>
                <w:rFonts w:asciiTheme="minorHAnsi" w:hAnsiTheme="minorHAnsi"/>
                <w:b/>
                <w:bCs/>
                <w:sz w:val="20"/>
              </w:rPr>
              <w:t xml:space="preserve">ELSE </w:t>
            </w:r>
            <w:r w:rsidRPr="00012AA1">
              <w:rPr>
                <w:rFonts w:asciiTheme="minorHAnsi" w:hAnsiTheme="minorHAnsi"/>
                <w:sz w:val="20"/>
              </w:rPr>
              <w:t>do not display</w:t>
            </w:r>
          </w:p>
          <w:p w14:paraId="2AD26642" w14:textId="704E2374" w:rsidR="00897F9E" w:rsidRPr="00AF1097" w:rsidRDefault="00897F9E" w:rsidP="00897F9E">
            <w:pPr>
              <w:rPr>
                <w:rFonts w:asciiTheme="minorHAnsi" w:hAnsiTheme="minorHAnsi" w:cstheme="minorHAnsi"/>
                <w:b/>
                <w:bCs/>
                <w:sz w:val="18"/>
                <w:szCs w:val="18"/>
              </w:rPr>
            </w:pPr>
            <w:r w:rsidRPr="00AC1855">
              <w:rPr>
                <w:rFonts w:asciiTheme="minorHAnsi" w:hAnsiTheme="minorHAnsi" w:cstheme="minorHAnsi"/>
                <w:b/>
                <w:bCs/>
                <w:sz w:val="20"/>
              </w:rPr>
              <w:t>ENDIF</w:t>
            </w:r>
          </w:p>
        </w:tc>
        <w:tc>
          <w:tcPr>
            <w:tcW w:w="1560" w:type="dxa"/>
            <w:vMerge/>
          </w:tcPr>
          <w:p w14:paraId="64A9BA95" w14:textId="77777777" w:rsidR="00897F9E" w:rsidRPr="00BD6987" w:rsidRDefault="00897F9E" w:rsidP="002D16E2">
            <w:pPr>
              <w:tabs>
                <w:tab w:val="left" w:pos="1800"/>
              </w:tabs>
              <w:rPr>
                <w:rFonts w:asciiTheme="minorHAnsi" w:hAnsiTheme="minorHAnsi" w:cstheme="minorHAnsi"/>
                <w:bCs/>
                <w:sz w:val="20"/>
                <w:szCs w:val="20"/>
              </w:rPr>
            </w:pPr>
          </w:p>
        </w:tc>
      </w:tr>
      <w:tr w:rsidR="006C10D4" w:rsidRPr="00BD6987" w14:paraId="5279D9CD" w14:textId="77777777" w:rsidTr="00BA2FD3">
        <w:trPr>
          <w:cantSplit/>
          <w:trHeight w:val="2486"/>
        </w:trPr>
        <w:tc>
          <w:tcPr>
            <w:tcW w:w="1013" w:type="dxa"/>
          </w:tcPr>
          <w:p w14:paraId="172318E4" w14:textId="577CCFC4" w:rsidR="006C10D4" w:rsidRPr="00BD6987" w:rsidRDefault="006C10D4" w:rsidP="006C10D4">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YB </w:t>
            </w:r>
            <w:r>
              <w:rPr>
                <w:rFonts w:asciiTheme="minorHAnsi" w:hAnsiTheme="minorHAnsi" w:cstheme="minorHAnsi"/>
                <w:bCs/>
                <w:sz w:val="20"/>
                <w:szCs w:val="20"/>
              </w:rPr>
              <w:t>4</w:t>
            </w:r>
          </w:p>
        </w:tc>
        <w:tc>
          <w:tcPr>
            <w:tcW w:w="2101" w:type="dxa"/>
          </w:tcPr>
          <w:p w14:paraId="387EAE95" w14:textId="77777777" w:rsidR="006C10D4" w:rsidRPr="00BD6987" w:rsidRDefault="006C10D4" w:rsidP="006C10D4">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8629" w:type="dxa"/>
              <w:tblBorders>
                <w:bottom w:val="single" w:sz="4" w:space="0" w:color="auto"/>
              </w:tblBorders>
              <w:tblLayout w:type="fixed"/>
              <w:tblLook w:val="04A0" w:firstRow="1" w:lastRow="0" w:firstColumn="1" w:lastColumn="0" w:noHBand="0" w:noVBand="1"/>
              <w:tblPrChange w:id="6046" w:author="Sue Simnor (EXT Idiom)" w:date="2024-08-07T11:32:00Z" w16du:dateUtc="2024-08-07T01:32: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529"/>
              <w:gridCol w:w="6100"/>
              <w:tblGridChange w:id="6047">
                <w:tblGrid>
                  <w:gridCol w:w="2529"/>
                  <w:gridCol w:w="49"/>
                  <w:gridCol w:w="6051"/>
                  <w:gridCol w:w="166"/>
                </w:tblGrid>
              </w:tblGridChange>
            </w:tblGrid>
            <w:tr w:rsidR="006C10D4" w:rsidRPr="00B94CFB" w14:paraId="14A2EC01" w14:textId="77777777" w:rsidTr="00044541">
              <w:trPr>
                <w:trHeight w:val="263"/>
                <w:trPrChange w:id="6048" w:author="Sue Simnor (EXT Idiom)" w:date="2024-08-07T11:32:00Z" w16du:dateUtc="2024-08-07T01:32:00Z">
                  <w:trPr>
                    <w:trHeight w:val="263"/>
                  </w:trPr>
                </w:trPrChange>
              </w:trPr>
              <w:tc>
                <w:tcPr>
                  <w:tcW w:w="2529" w:type="dxa"/>
                  <w:noWrap/>
                  <w:vAlign w:val="center"/>
                  <w:hideMark/>
                  <w:tcPrChange w:id="6049" w:author="Sue Simnor (EXT Idiom)" w:date="2024-08-07T11:32:00Z" w16du:dateUtc="2024-08-07T01:32:00Z">
                    <w:tcPr>
                      <w:tcW w:w="2578" w:type="dxa"/>
                      <w:gridSpan w:val="2"/>
                      <w:noWrap/>
                      <w:vAlign w:val="center"/>
                      <w:hideMark/>
                    </w:tcPr>
                  </w:tcPrChange>
                </w:tcPr>
                <w:p w14:paraId="2CC241BB" w14:textId="4356DB76" w:rsidR="006C10D4" w:rsidRPr="007A56DB" w:rsidRDefault="006C10D4" w:rsidP="006C10D4">
                  <w:pPr>
                    <w:pStyle w:val="BodycopyCOI"/>
                  </w:pPr>
                  <w:r>
                    <w:t>Flood cover</w:t>
                  </w:r>
                  <w:r w:rsidRPr="007A56DB">
                    <w:t>:</w:t>
                  </w:r>
                </w:p>
              </w:tc>
              <w:tc>
                <w:tcPr>
                  <w:tcW w:w="6100" w:type="dxa"/>
                  <w:noWrap/>
                  <w:vAlign w:val="bottom"/>
                  <w:hideMark/>
                  <w:tcPrChange w:id="6050" w:author="Sue Simnor (EXT Idiom)" w:date="2024-08-07T11:32:00Z" w16du:dateUtc="2024-08-07T01:32:00Z">
                    <w:tcPr>
                      <w:tcW w:w="6217" w:type="dxa"/>
                      <w:gridSpan w:val="2"/>
                      <w:noWrap/>
                      <w:vAlign w:val="bottom"/>
                      <w:hideMark/>
                    </w:tcPr>
                  </w:tcPrChange>
                </w:tcPr>
                <w:p w14:paraId="336068D8" w14:textId="5F8F3857" w:rsidR="006C10D4" w:rsidRPr="00C1020A" w:rsidRDefault="006C10D4" w:rsidP="006C10D4">
                  <w:pPr>
                    <w:pStyle w:val="Bodycopy"/>
                    <w:rPr>
                      <w:b/>
                      <w:bCs/>
                    </w:rPr>
                  </w:pPr>
                  <w:r w:rsidRPr="00C1020A">
                    <w:rPr>
                      <w:b/>
                      <w:bCs/>
                    </w:rPr>
                    <w:t>Covered</w:t>
                  </w:r>
                </w:p>
              </w:tc>
            </w:tr>
          </w:tbl>
          <w:p w14:paraId="6EFC561B" w14:textId="77777777" w:rsidR="006C10D4" w:rsidRPr="00BD6987" w:rsidRDefault="006C10D4" w:rsidP="006C10D4">
            <w:pPr>
              <w:tabs>
                <w:tab w:val="left" w:pos="1800"/>
              </w:tabs>
              <w:rPr>
                <w:rFonts w:asciiTheme="minorHAnsi" w:hAnsiTheme="minorHAnsi" w:cstheme="minorHAnsi"/>
                <w:noProof/>
                <w:sz w:val="20"/>
                <w:szCs w:val="20"/>
              </w:rPr>
            </w:pPr>
          </w:p>
        </w:tc>
        <w:tc>
          <w:tcPr>
            <w:tcW w:w="1984" w:type="dxa"/>
          </w:tcPr>
          <w:p w14:paraId="181999C2" w14:textId="1C2D0DCD" w:rsidR="006C10D4" w:rsidRDefault="006C10D4" w:rsidP="006C10D4">
            <w:pPr>
              <w:tabs>
                <w:tab w:val="left" w:pos="774"/>
              </w:tabs>
              <w:rPr>
                <w:rFonts w:asciiTheme="minorHAnsi" w:hAnsiTheme="minorHAnsi"/>
                <w:sz w:val="20"/>
                <w:szCs w:val="20"/>
              </w:rPr>
            </w:pPr>
            <w:r w:rsidRPr="3136F1EB">
              <w:rPr>
                <w:rFonts w:asciiTheme="minorHAnsi" w:hAnsiTheme="minorHAnsi"/>
                <w:b/>
                <w:bCs/>
                <w:sz w:val="20"/>
                <w:szCs w:val="20"/>
              </w:rPr>
              <w:t>IF</w:t>
            </w:r>
            <w:r w:rsidRPr="3136F1EB">
              <w:rPr>
                <w:rFonts w:asciiTheme="minorHAnsi" w:hAnsiTheme="minorHAnsi"/>
                <w:sz w:val="20"/>
                <w:szCs w:val="20"/>
              </w:rPr>
              <w:t xml:space="preserve"> </w:t>
            </w:r>
            <w:r w:rsidRPr="00AF1097">
              <w:rPr>
                <w:rFonts w:asciiTheme="minorHAnsi" w:hAnsiTheme="minorHAnsi" w:cstheme="minorHAnsi"/>
                <w:sz w:val="18"/>
                <w:szCs w:val="18"/>
              </w:rPr>
              <w:t>&lt;</w:t>
            </w:r>
            <w:r w:rsidRPr="00AD14F4">
              <w:rPr>
                <w:rFonts w:asciiTheme="minorHAnsi" w:hAnsiTheme="minorHAnsi" w:cstheme="minorHAnsi"/>
                <w:sz w:val="18"/>
                <w:szCs w:val="18"/>
              </w:rPr>
              <w:t>HomeCoverTypeCode</w:t>
            </w:r>
            <w:r w:rsidRPr="00AF1097">
              <w:rPr>
                <w:rFonts w:asciiTheme="minorHAnsi" w:hAnsiTheme="minorHAnsi" w:cstheme="minorHAnsi"/>
                <w:sz w:val="18"/>
                <w:szCs w:val="18"/>
              </w:rPr>
              <w:t>&gt; = "</w:t>
            </w:r>
            <w:r w:rsidRPr="00971E0E">
              <w:rPr>
                <w:rFonts w:asciiTheme="minorHAnsi" w:hAnsiTheme="minorHAnsi" w:cstheme="minorHAnsi"/>
                <w:sz w:val="18"/>
                <w:szCs w:val="18"/>
              </w:rPr>
              <w:t>2|Building</w:t>
            </w:r>
            <w:r w:rsidRPr="00AF1097">
              <w:rPr>
                <w:rFonts w:asciiTheme="minorHAnsi" w:hAnsiTheme="minorHAnsi" w:cstheme="minorHAnsi"/>
                <w:sz w:val="18"/>
                <w:szCs w:val="18"/>
              </w:rPr>
              <w:t xml:space="preserve">" </w:t>
            </w:r>
            <w:r w:rsidRPr="00AF1097">
              <w:rPr>
                <w:rFonts w:asciiTheme="minorHAnsi" w:hAnsiTheme="minorHAnsi" w:cstheme="minorHAnsi"/>
                <w:b/>
                <w:bCs/>
                <w:sz w:val="18"/>
                <w:szCs w:val="18"/>
              </w:rPr>
              <w:t>OR</w:t>
            </w:r>
            <w:r w:rsidRPr="00AF1097">
              <w:rPr>
                <w:rFonts w:asciiTheme="minorHAnsi" w:hAnsiTheme="minorHAnsi" w:cstheme="minorHAnsi"/>
                <w:sz w:val="18"/>
                <w:szCs w:val="18"/>
              </w:rPr>
              <w:t xml:space="preserve"> “</w:t>
            </w:r>
            <w:r w:rsidRPr="00971E0E">
              <w:rPr>
                <w:rFonts w:asciiTheme="minorHAnsi" w:hAnsiTheme="minorHAnsi" w:cstheme="minorHAnsi"/>
                <w:sz w:val="18"/>
                <w:szCs w:val="18"/>
              </w:rPr>
              <w:t>5|BuildingAndContents</w:t>
            </w:r>
            <w:r w:rsidRPr="3136F1EB">
              <w:rPr>
                <w:rFonts w:asciiTheme="minorHAnsi" w:hAnsiTheme="minorHAnsi"/>
                <w:sz w:val="20"/>
                <w:szCs w:val="20"/>
              </w:rPr>
              <w:t xml:space="preserve">” </w:t>
            </w:r>
          </w:p>
          <w:p w14:paraId="37249D05" w14:textId="00DC2239" w:rsidR="006C10D4" w:rsidRDefault="006C10D4" w:rsidP="006C10D4">
            <w:pPr>
              <w:tabs>
                <w:tab w:val="left" w:pos="774"/>
              </w:tabs>
              <w:rPr>
                <w:rFonts w:asciiTheme="minorHAnsi" w:hAnsiTheme="minorHAnsi"/>
                <w:sz w:val="20"/>
                <w:szCs w:val="20"/>
              </w:rPr>
            </w:pPr>
            <w:r w:rsidRPr="3136F1EB">
              <w:rPr>
                <w:rFonts w:asciiTheme="minorHAnsi" w:hAnsiTheme="minorHAnsi"/>
                <w:b/>
                <w:bCs/>
                <w:sz w:val="20"/>
                <w:szCs w:val="20"/>
              </w:rPr>
              <w:t xml:space="preserve">THEN </w:t>
            </w:r>
            <w:r w:rsidRPr="3136F1EB">
              <w:rPr>
                <w:rFonts w:asciiTheme="minorHAnsi" w:hAnsiTheme="minorHAnsi"/>
                <w:sz w:val="20"/>
                <w:szCs w:val="20"/>
              </w:rPr>
              <w:t>display</w:t>
            </w:r>
          </w:p>
          <w:p w14:paraId="12A8A6EE" w14:textId="77777777" w:rsidR="006C10D4" w:rsidRDefault="006C10D4" w:rsidP="006C10D4">
            <w:pPr>
              <w:tabs>
                <w:tab w:val="left" w:pos="774"/>
              </w:tabs>
              <w:rPr>
                <w:rFonts w:asciiTheme="minorHAnsi" w:hAnsiTheme="minorHAnsi"/>
                <w:sz w:val="20"/>
              </w:rPr>
            </w:pPr>
            <w:r>
              <w:rPr>
                <w:rFonts w:asciiTheme="minorHAnsi" w:hAnsiTheme="minorHAnsi"/>
                <w:sz w:val="20"/>
              </w:rPr>
              <w:t>[“</w:t>
            </w:r>
            <w:r w:rsidRPr="007D4CE2">
              <w:rPr>
                <w:rFonts w:asciiTheme="minorHAnsi" w:hAnsiTheme="minorHAnsi"/>
                <w:sz w:val="20"/>
              </w:rPr>
              <w:t>Flood cover:</w:t>
            </w:r>
            <w:r>
              <w:rPr>
                <w:rFonts w:asciiTheme="minorHAnsi" w:hAnsiTheme="minorHAnsi"/>
                <w:sz w:val="20"/>
              </w:rPr>
              <w:tab/>
            </w:r>
            <w:r w:rsidRPr="007D4CE2">
              <w:rPr>
                <w:rFonts w:asciiTheme="minorHAnsi" w:hAnsiTheme="minorHAnsi"/>
                <w:sz w:val="20"/>
              </w:rPr>
              <w:t xml:space="preserve"> </w:t>
            </w:r>
            <w:r w:rsidRPr="009B5683">
              <w:rPr>
                <w:rFonts w:asciiTheme="minorHAnsi" w:hAnsiTheme="minorHAnsi"/>
                <w:b/>
                <w:bCs/>
                <w:sz w:val="20"/>
              </w:rPr>
              <w:t>Covered</w:t>
            </w:r>
            <w:r w:rsidRPr="002C7A47">
              <w:rPr>
                <w:rFonts w:asciiTheme="minorHAnsi" w:hAnsiTheme="minorHAnsi"/>
                <w:sz w:val="20"/>
              </w:rPr>
              <w:t>”]</w:t>
            </w:r>
          </w:p>
          <w:p w14:paraId="6B18B154" w14:textId="77777777" w:rsidR="006C10D4" w:rsidRDefault="006C10D4" w:rsidP="006C10D4">
            <w:pPr>
              <w:tabs>
                <w:tab w:val="left" w:pos="774"/>
              </w:tabs>
              <w:rPr>
                <w:rFonts w:asciiTheme="minorHAnsi" w:hAnsiTheme="minorHAnsi"/>
                <w:b/>
                <w:bCs/>
                <w:sz w:val="20"/>
              </w:rPr>
            </w:pPr>
            <w:r>
              <w:rPr>
                <w:rFonts w:asciiTheme="minorHAnsi" w:hAnsiTheme="minorHAnsi"/>
                <w:b/>
                <w:bCs/>
                <w:sz w:val="20"/>
              </w:rPr>
              <w:t xml:space="preserve">ELSE </w:t>
            </w:r>
            <w:r w:rsidRPr="00A82B99">
              <w:rPr>
                <w:rFonts w:asciiTheme="minorHAnsi" w:hAnsiTheme="minorHAnsi"/>
                <w:sz w:val="20"/>
              </w:rPr>
              <w:t>do not display</w:t>
            </w:r>
          </w:p>
          <w:p w14:paraId="61802AB0" w14:textId="74AABA1C" w:rsidR="006C10D4" w:rsidRPr="00BD6987" w:rsidRDefault="006C10D4" w:rsidP="006C10D4">
            <w:pPr>
              <w:tabs>
                <w:tab w:val="left" w:pos="774"/>
              </w:tabs>
              <w:rPr>
                <w:rFonts w:asciiTheme="minorHAnsi" w:hAnsiTheme="minorHAnsi" w:cstheme="minorHAnsi"/>
                <w:bCs/>
                <w:sz w:val="20"/>
                <w:szCs w:val="20"/>
              </w:rPr>
            </w:pPr>
            <w:r>
              <w:rPr>
                <w:rFonts w:asciiTheme="minorHAnsi" w:hAnsiTheme="minorHAnsi"/>
                <w:b/>
                <w:bCs/>
                <w:sz w:val="20"/>
              </w:rPr>
              <w:t>ENDIF</w:t>
            </w:r>
          </w:p>
        </w:tc>
        <w:tc>
          <w:tcPr>
            <w:tcW w:w="1560" w:type="dxa"/>
          </w:tcPr>
          <w:p w14:paraId="14B609E7" w14:textId="77777777" w:rsidR="006C10D4" w:rsidRPr="00327D28" w:rsidRDefault="006C10D4" w:rsidP="006C10D4">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26A69A97" w14:textId="77777777" w:rsidR="006C10D4" w:rsidRPr="00327D28" w:rsidRDefault="006C10D4" w:rsidP="006C10D4">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60856B1F" w14:textId="77777777" w:rsidR="006C10D4" w:rsidRPr="00327D28" w:rsidRDefault="006C10D4" w:rsidP="006C10D4">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796B5D0C" w14:textId="77777777" w:rsidR="006C10D4" w:rsidRDefault="006C10D4" w:rsidP="006C10D4">
            <w:pPr>
              <w:tabs>
                <w:tab w:val="left" w:pos="1800"/>
              </w:tabs>
              <w:rPr>
                <w:rFonts w:asciiTheme="minorHAnsi" w:hAnsiTheme="minorHAnsi" w:cstheme="minorHAnsi"/>
                <w:color w:val="000000"/>
                <w:sz w:val="18"/>
                <w:szCs w:val="18"/>
              </w:rPr>
            </w:pPr>
            <w:r w:rsidRPr="00FE0728">
              <w:rPr>
                <w:rFonts w:asciiTheme="minorHAnsi" w:hAnsiTheme="minorHAnsi" w:cstheme="minorHAnsi"/>
                <w:color w:val="000000"/>
                <w:sz w:val="18"/>
                <w:szCs w:val="18"/>
              </w:rPr>
              <w:t>Bodycopy_B</w:t>
            </w:r>
          </w:p>
          <w:p w14:paraId="0CF29CE6" w14:textId="77777777" w:rsidR="006C10D4" w:rsidRPr="00BD6987" w:rsidRDefault="006C10D4" w:rsidP="006C10D4">
            <w:pPr>
              <w:tabs>
                <w:tab w:val="left" w:pos="1800"/>
              </w:tabs>
              <w:rPr>
                <w:rFonts w:asciiTheme="minorHAnsi" w:hAnsiTheme="minorHAnsi" w:cstheme="minorHAnsi"/>
                <w:bCs/>
                <w:sz w:val="20"/>
                <w:szCs w:val="20"/>
              </w:rPr>
            </w:pPr>
          </w:p>
        </w:tc>
      </w:tr>
      <w:tr w:rsidR="006C10D4" w14:paraId="32C3FAD4" w14:textId="77777777" w:rsidTr="00BA2FD3">
        <w:trPr>
          <w:cantSplit/>
          <w:trHeight w:val="2486"/>
        </w:trPr>
        <w:tc>
          <w:tcPr>
            <w:tcW w:w="1013" w:type="dxa"/>
          </w:tcPr>
          <w:p w14:paraId="7631D686" w14:textId="3B9FABAB" w:rsidR="006C10D4" w:rsidRPr="001D7C8F" w:rsidRDefault="006C10D4" w:rsidP="007B6EDB">
            <w:pPr>
              <w:tabs>
                <w:tab w:val="left" w:pos="1800"/>
              </w:tabs>
              <w:rPr>
                <w:rFonts w:ascii="Calibri" w:eastAsia="Calibri" w:hAnsi="Calibri" w:cs="Calibri"/>
                <w:b/>
                <w:sz w:val="20"/>
                <w:szCs w:val="20"/>
              </w:rPr>
            </w:pPr>
            <w:r w:rsidRPr="001D7C8F">
              <w:rPr>
                <w:rFonts w:asciiTheme="minorHAnsi" w:hAnsiTheme="minorHAnsi" w:cstheme="minorHAnsi"/>
                <w:sz w:val="20"/>
                <w:szCs w:val="20"/>
              </w:rPr>
              <w:lastRenderedPageBreak/>
              <w:t>YB 5</w:t>
            </w:r>
            <w:ins w:id="6051" w:author="Sam Sehgal (EXT Idiom)" w:date="2024-10-23T14:31:00Z" w16du:dateUtc="2024-10-23T03:31:00Z">
              <w:r w:rsidR="00772B2F" w:rsidRPr="001D7C8F">
                <w:rPr>
                  <w:rFonts w:asciiTheme="minorHAnsi" w:hAnsiTheme="minorHAnsi" w:cstheme="minorHAnsi"/>
                  <w:sz w:val="20"/>
                  <w:szCs w:val="20"/>
                </w:rPr>
                <w:t>A</w:t>
              </w:r>
            </w:ins>
          </w:p>
        </w:tc>
        <w:tc>
          <w:tcPr>
            <w:tcW w:w="2101" w:type="dxa"/>
          </w:tcPr>
          <w:p w14:paraId="1D866241" w14:textId="19B94D38" w:rsidR="006C10D4" w:rsidRPr="001D7C8F" w:rsidRDefault="006C10D4" w:rsidP="007B6EDB">
            <w:pPr>
              <w:tabs>
                <w:tab w:val="left" w:pos="1800"/>
              </w:tabs>
              <w:rPr>
                <w:rFonts w:ascii="Calibri" w:eastAsia="Calibri" w:hAnsi="Calibri" w:cs="Calibri"/>
                <w:b/>
                <w:sz w:val="20"/>
                <w:szCs w:val="20"/>
              </w:rPr>
            </w:pPr>
            <w:r w:rsidRPr="001D7C8F">
              <w:rPr>
                <w:rFonts w:ascii="Calibri" w:eastAsia="Calibri" w:hAnsi="Calibri" w:cs="Calibri"/>
                <w:b/>
                <w:sz w:val="20"/>
                <w:szCs w:val="20"/>
              </w:rPr>
              <w:t xml:space="preserve"> </w:t>
            </w:r>
          </w:p>
        </w:tc>
        <w:tc>
          <w:tcPr>
            <w:tcW w:w="7938" w:type="dxa"/>
          </w:tcPr>
          <w:tbl>
            <w:tblPr>
              <w:tblW w:w="8493" w:type="dxa"/>
              <w:tblInd w:w="135" w:type="dxa"/>
              <w:tblLayout w:type="fixed"/>
              <w:tblLook w:val="04A0" w:firstRow="1" w:lastRow="0" w:firstColumn="1" w:lastColumn="0" w:noHBand="0" w:noVBand="1"/>
              <w:tblPrChange w:id="6052" w:author="Sue Simnor (EXT Idiom)" w:date="2024-08-07T11:32:00Z" w16du:dateUtc="2024-08-07T01:32:00Z">
                <w:tblPr>
                  <w:tblW w:w="0" w:type="auto"/>
                  <w:tblInd w:w="135" w:type="dxa"/>
                  <w:tblLayout w:type="fixed"/>
                  <w:tblLook w:val="04A0" w:firstRow="1" w:lastRow="0" w:firstColumn="1" w:lastColumn="0" w:noHBand="0" w:noVBand="1"/>
                </w:tblPr>
              </w:tblPrChange>
            </w:tblPr>
            <w:tblGrid>
              <w:gridCol w:w="2821"/>
              <w:gridCol w:w="5672"/>
              <w:tblGridChange w:id="6053">
                <w:tblGrid>
                  <w:gridCol w:w="2821"/>
                  <w:gridCol w:w="435"/>
                  <w:gridCol w:w="5237"/>
                  <w:gridCol w:w="1309"/>
                </w:tblGrid>
              </w:tblGridChange>
            </w:tblGrid>
            <w:tr w:rsidR="006C10D4" w:rsidRPr="00110591" w14:paraId="048C2882" w14:textId="77777777" w:rsidTr="006654FF">
              <w:trPr>
                <w:trHeight w:val="281"/>
                <w:trPrChange w:id="6054" w:author="Sue Simnor (EXT Idiom)" w:date="2024-08-07T11:32:00Z" w16du:dateUtc="2024-08-07T01:32:00Z">
                  <w:trPr>
                    <w:trHeight w:val="270"/>
                  </w:trPr>
                </w:trPrChange>
              </w:trPr>
              <w:tc>
                <w:tcPr>
                  <w:tcW w:w="2821" w:type="dxa"/>
                  <w:tcBorders>
                    <w:top w:val="nil"/>
                    <w:left w:val="nil"/>
                    <w:bottom w:val="nil"/>
                    <w:right w:val="nil"/>
                  </w:tcBorders>
                  <w:tcMar>
                    <w:left w:w="108" w:type="dxa"/>
                    <w:right w:w="108" w:type="dxa"/>
                  </w:tcMar>
                  <w:vAlign w:val="center"/>
                  <w:tcPrChange w:id="6055" w:author="Sue Simnor (EXT Idiom)" w:date="2024-08-07T11:32:00Z" w16du:dateUtc="2024-08-07T01:32:00Z">
                    <w:tcPr>
                      <w:tcW w:w="3256" w:type="dxa"/>
                      <w:gridSpan w:val="2"/>
                      <w:tcBorders>
                        <w:top w:val="nil"/>
                        <w:left w:val="nil"/>
                        <w:bottom w:val="nil"/>
                        <w:right w:val="nil"/>
                      </w:tcBorders>
                      <w:tcMar>
                        <w:left w:w="108" w:type="dxa"/>
                        <w:right w:w="108" w:type="dxa"/>
                      </w:tcMar>
                      <w:vAlign w:val="center"/>
                    </w:tcPr>
                  </w:tcPrChange>
                </w:tcPr>
                <w:p w14:paraId="2AB882BE" w14:textId="1F6E769D" w:rsidR="006C10D4" w:rsidRPr="001D7C8F" w:rsidRDefault="006C10D4" w:rsidP="007B6EDB">
                  <w:pPr>
                    <w:spacing w:after="260"/>
                    <w:rPr>
                      <w:rFonts w:ascii="Arial" w:eastAsia="Arial" w:hAnsi="Arial" w:cs="Arial"/>
                      <w:sz w:val="18"/>
                      <w:szCs w:val="18"/>
                      <w:lang w:val="en-AU"/>
                    </w:rPr>
                  </w:pPr>
                  <w:r w:rsidRPr="001D7C8F">
                    <w:rPr>
                      <w:rFonts w:ascii="Arial" w:eastAsia="Arial" w:hAnsi="Arial" w:cs="Arial"/>
                      <w:sz w:val="18"/>
                      <w:szCs w:val="18"/>
                      <w:lang w:val="en-AU"/>
                    </w:rPr>
                    <w:t xml:space="preserve">You describe your Insured Address </w:t>
                  </w:r>
                  <w:commentRangeStart w:id="6056"/>
                  <w:commentRangeStart w:id="6057"/>
                  <w:commentRangeStart w:id="6058"/>
                  <w:commentRangeStart w:id="6059"/>
                  <w:commentRangeEnd w:id="6056"/>
                  <w:r w:rsidRPr="001D7C8F">
                    <w:rPr>
                      <w:rStyle w:val="CommentReference"/>
                      <w:rFonts w:ascii="Arial" w:eastAsia="Arial" w:hAnsi="Arial" w:cs="Arial"/>
                      <w:sz w:val="18"/>
                      <w:szCs w:val="18"/>
                      <w:lang w:val="en-AU"/>
                    </w:rPr>
                    <w:commentReference w:id="6056"/>
                  </w:r>
                  <w:commentRangeEnd w:id="6057"/>
                  <w:r w:rsidRPr="001D7C8F">
                    <w:rPr>
                      <w:rStyle w:val="CommentReference"/>
                      <w:rFonts w:ascii="Arial" w:eastAsia="Arial" w:hAnsi="Arial" w:cs="Arial"/>
                      <w:sz w:val="18"/>
                      <w:szCs w:val="18"/>
                      <w:lang w:val="en-AU"/>
                    </w:rPr>
                    <w:commentReference w:id="6057"/>
                  </w:r>
                  <w:commentRangeEnd w:id="6058"/>
                  <w:r w:rsidRPr="001D7C8F">
                    <w:rPr>
                      <w:rStyle w:val="CommentReference"/>
                      <w:rFonts w:ascii="Arial" w:eastAsia="Arial" w:hAnsi="Arial" w:cs="Arial"/>
                      <w:sz w:val="18"/>
                      <w:szCs w:val="18"/>
                      <w:lang w:val="en-AU"/>
                    </w:rPr>
                    <w:commentReference w:id="6058"/>
                  </w:r>
                  <w:commentRangeEnd w:id="6059"/>
                  <w:r w:rsidRPr="001D7C8F">
                    <w:rPr>
                      <w:rStyle w:val="CommentReference"/>
                      <w:rFonts w:ascii="Arial" w:eastAsia="Arial" w:hAnsi="Arial" w:cs="Arial"/>
                      <w:sz w:val="18"/>
                      <w:szCs w:val="18"/>
                      <w:lang w:val="en-AU"/>
                    </w:rPr>
                    <w:commentReference w:id="6059"/>
                  </w:r>
                  <w:r w:rsidRPr="001D7C8F">
                    <w:rPr>
                      <w:rFonts w:ascii="Arial" w:eastAsia="Arial" w:hAnsi="Arial" w:cs="Arial"/>
                      <w:sz w:val="18"/>
                      <w:szCs w:val="18"/>
                      <w:lang w:val="en-AU"/>
                    </w:rPr>
                    <w:t>as:</w:t>
                  </w:r>
                </w:p>
              </w:tc>
              <w:tc>
                <w:tcPr>
                  <w:tcW w:w="5672" w:type="dxa"/>
                  <w:tcBorders>
                    <w:top w:val="nil"/>
                    <w:left w:val="nil"/>
                    <w:bottom w:val="nil"/>
                    <w:right w:val="nil"/>
                  </w:tcBorders>
                  <w:tcMar>
                    <w:left w:w="108" w:type="dxa"/>
                    <w:right w:w="108" w:type="dxa"/>
                  </w:tcMar>
                  <w:vAlign w:val="bottom"/>
                  <w:tcPrChange w:id="6062" w:author="Sue Simnor (EXT Idiom)" w:date="2024-08-07T11:32:00Z" w16du:dateUtc="2024-08-07T01:32:00Z">
                    <w:tcPr>
                      <w:tcW w:w="6546" w:type="dxa"/>
                      <w:gridSpan w:val="2"/>
                      <w:tcBorders>
                        <w:top w:val="nil"/>
                        <w:left w:val="nil"/>
                        <w:bottom w:val="nil"/>
                        <w:right w:val="nil"/>
                      </w:tcBorders>
                      <w:tcMar>
                        <w:left w:w="108" w:type="dxa"/>
                        <w:right w:w="108" w:type="dxa"/>
                      </w:tcMar>
                      <w:vAlign w:val="bottom"/>
                    </w:tcPr>
                  </w:tcPrChange>
                </w:tcPr>
                <w:p w14:paraId="7360D403" w14:textId="605809C4" w:rsidR="006C10D4" w:rsidRPr="001D7C8F" w:rsidRDefault="006C10D4" w:rsidP="006C10D4">
                  <w:pPr>
                    <w:rPr>
                      <w:rFonts w:ascii="Arial" w:eastAsia="Arial" w:hAnsi="Arial" w:cs="Arial"/>
                      <w:b/>
                      <w:sz w:val="20"/>
                      <w:szCs w:val="20"/>
                    </w:rPr>
                  </w:pPr>
                  <w:r w:rsidRPr="001D7C8F">
                    <w:rPr>
                      <w:rFonts w:ascii="Arial" w:eastAsia="Arial" w:hAnsi="Arial" w:cs="Arial"/>
                      <w:b/>
                      <w:sz w:val="20"/>
                      <w:szCs w:val="20"/>
                    </w:rPr>
                    <w:t>• &lt;OccupancyTypeDisplay&gt;</w:t>
                  </w:r>
                </w:p>
              </w:tc>
            </w:tr>
            <w:tr w:rsidR="006C10D4" w:rsidRPr="00110591" w14:paraId="455433B1" w14:textId="77777777" w:rsidTr="006654FF">
              <w:trPr>
                <w:trHeight w:val="281"/>
                <w:trPrChange w:id="6063" w:author="Sue Simnor (EXT Idiom)" w:date="2024-08-07T11:32:00Z" w16du:dateUtc="2024-08-07T01:32:00Z">
                  <w:trPr>
                    <w:trHeight w:val="270"/>
                  </w:trPr>
                </w:trPrChange>
              </w:trPr>
              <w:tc>
                <w:tcPr>
                  <w:tcW w:w="2821" w:type="dxa"/>
                  <w:tcBorders>
                    <w:top w:val="nil"/>
                    <w:left w:val="nil"/>
                    <w:bottom w:val="single" w:sz="8" w:space="0" w:color="auto"/>
                    <w:right w:val="nil"/>
                  </w:tcBorders>
                  <w:tcMar>
                    <w:left w:w="108" w:type="dxa"/>
                    <w:right w:w="108" w:type="dxa"/>
                  </w:tcMar>
                  <w:vAlign w:val="center"/>
                  <w:tcPrChange w:id="6064" w:author="Sue Simnor (EXT Idiom)" w:date="2024-08-07T11:32:00Z" w16du:dateUtc="2024-08-07T01:32:00Z">
                    <w:tcPr>
                      <w:tcW w:w="3256" w:type="dxa"/>
                      <w:gridSpan w:val="2"/>
                      <w:tcBorders>
                        <w:top w:val="nil"/>
                        <w:left w:val="nil"/>
                        <w:bottom w:val="single" w:sz="8" w:space="0" w:color="auto"/>
                        <w:right w:val="nil"/>
                      </w:tcBorders>
                      <w:tcMar>
                        <w:left w:w="108" w:type="dxa"/>
                        <w:right w:w="108" w:type="dxa"/>
                      </w:tcMar>
                      <w:vAlign w:val="center"/>
                    </w:tcPr>
                  </w:tcPrChange>
                </w:tcPr>
                <w:p w14:paraId="15485B7E" w14:textId="66E4AA7A" w:rsidR="006C10D4" w:rsidRPr="001D7C8F" w:rsidRDefault="006C10D4" w:rsidP="007B6EDB">
                  <w:pPr>
                    <w:spacing w:after="260"/>
                    <w:rPr>
                      <w:rFonts w:ascii="Arial" w:eastAsia="Arial" w:hAnsi="Arial" w:cs="Arial"/>
                      <w:sz w:val="18"/>
                      <w:szCs w:val="18"/>
                      <w:lang w:val="en-AU"/>
                    </w:rPr>
                  </w:pPr>
                </w:p>
              </w:tc>
              <w:tc>
                <w:tcPr>
                  <w:tcW w:w="5672" w:type="dxa"/>
                  <w:tcBorders>
                    <w:top w:val="nil"/>
                    <w:left w:val="nil"/>
                    <w:bottom w:val="single" w:sz="8" w:space="0" w:color="auto"/>
                    <w:right w:val="nil"/>
                  </w:tcBorders>
                  <w:tcMar>
                    <w:left w:w="108" w:type="dxa"/>
                    <w:right w:w="108" w:type="dxa"/>
                  </w:tcMar>
                  <w:vAlign w:val="bottom"/>
                  <w:tcPrChange w:id="6065" w:author="Sue Simnor (EXT Idiom)" w:date="2024-08-07T11:32:00Z" w16du:dateUtc="2024-08-07T01:32:00Z">
                    <w:tcPr>
                      <w:tcW w:w="6546" w:type="dxa"/>
                      <w:gridSpan w:val="2"/>
                      <w:tcBorders>
                        <w:top w:val="nil"/>
                        <w:left w:val="nil"/>
                        <w:bottom w:val="single" w:sz="8" w:space="0" w:color="auto"/>
                        <w:right w:val="nil"/>
                      </w:tcBorders>
                      <w:tcMar>
                        <w:left w:w="108" w:type="dxa"/>
                        <w:right w:w="108" w:type="dxa"/>
                      </w:tcMar>
                      <w:vAlign w:val="bottom"/>
                    </w:tcPr>
                  </w:tcPrChange>
                </w:tcPr>
                <w:p w14:paraId="4723DBDF" w14:textId="0A218796" w:rsidR="006C10D4" w:rsidRPr="001D7C8F" w:rsidRDefault="006C10D4" w:rsidP="006C10D4">
                  <w:pPr>
                    <w:rPr>
                      <w:rFonts w:ascii="Arial" w:eastAsia="Arial" w:hAnsi="Arial" w:cs="Arial"/>
                      <w:b/>
                      <w:sz w:val="20"/>
                      <w:szCs w:val="20"/>
                    </w:rPr>
                  </w:pPr>
                </w:p>
              </w:tc>
            </w:tr>
          </w:tbl>
          <w:p w14:paraId="5869E867" w14:textId="02BF0F64" w:rsidR="006C10D4" w:rsidRPr="001D7C8F" w:rsidRDefault="006C10D4" w:rsidP="007B6EDB">
            <w:pPr>
              <w:spacing w:after="260"/>
              <w:rPr>
                <w:rFonts w:ascii="Arial" w:eastAsia="Arial" w:hAnsi="Arial" w:cs="Arial"/>
                <w:sz w:val="18"/>
                <w:szCs w:val="18"/>
                <w:lang w:val="en-AU"/>
              </w:rPr>
            </w:pPr>
            <w:r w:rsidRPr="001D7C8F">
              <w:rPr>
                <w:rFonts w:ascii="Arial" w:eastAsia="Arial" w:hAnsi="Arial" w:cs="Arial"/>
                <w:sz w:val="18"/>
                <w:szCs w:val="18"/>
                <w:lang w:val="en-AU"/>
              </w:rPr>
              <w:t xml:space="preserve"> </w:t>
            </w:r>
          </w:p>
          <w:p w14:paraId="0F0368D1" w14:textId="75B36A10" w:rsidR="006C10D4" w:rsidRPr="001D7C8F" w:rsidRDefault="006C10D4" w:rsidP="007B6EDB">
            <w:pPr>
              <w:spacing w:after="260"/>
              <w:rPr>
                <w:rFonts w:ascii="Arial" w:eastAsia="Arial" w:hAnsi="Arial" w:cs="Arial"/>
                <w:sz w:val="18"/>
                <w:szCs w:val="18"/>
                <w:lang w:val="en-AU"/>
              </w:rPr>
            </w:pPr>
            <w:r w:rsidRPr="001D7C8F">
              <w:rPr>
                <w:rFonts w:ascii="Arial" w:eastAsia="Arial" w:hAnsi="Arial" w:cs="Arial"/>
                <w:sz w:val="18"/>
                <w:szCs w:val="18"/>
                <w:lang w:val="en-AU"/>
              </w:rPr>
              <w:t xml:space="preserve"> </w:t>
            </w:r>
          </w:p>
          <w:p w14:paraId="167B134B" w14:textId="56DAD224" w:rsidR="006C10D4" w:rsidRPr="001D7C8F" w:rsidRDefault="006C10D4" w:rsidP="007B6EDB">
            <w:pPr>
              <w:spacing w:after="260"/>
              <w:rPr>
                <w:rFonts w:ascii="Arial" w:eastAsia="Arial" w:hAnsi="Arial" w:cs="Arial"/>
                <w:sz w:val="18"/>
                <w:szCs w:val="18"/>
                <w:lang w:val="en-AU"/>
              </w:rPr>
            </w:pPr>
            <w:r w:rsidRPr="001D7C8F">
              <w:rPr>
                <w:rFonts w:ascii="Arial" w:eastAsia="Arial" w:hAnsi="Arial" w:cs="Arial"/>
                <w:sz w:val="18"/>
                <w:szCs w:val="18"/>
                <w:lang w:val="en-AU"/>
              </w:rPr>
              <w:t xml:space="preserve"> </w:t>
            </w:r>
          </w:p>
        </w:tc>
        <w:tc>
          <w:tcPr>
            <w:tcW w:w="1984" w:type="dxa"/>
          </w:tcPr>
          <w:p w14:paraId="77A783E7" w14:textId="77777777" w:rsidR="003F5E02" w:rsidRPr="001D7C8F" w:rsidRDefault="006C10D4" w:rsidP="006C10D4">
            <w:pPr>
              <w:rPr>
                <w:ins w:id="6066" w:author="Sam Sehgal (EXT Idiom)" w:date="2024-10-23T15:17:00Z" w16du:dateUtc="2024-10-23T04:17:00Z"/>
                <w:rFonts w:ascii="Calibri" w:eastAsia="Calibri" w:hAnsi="Calibri" w:cs="Calibri"/>
                <w:sz w:val="20"/>
                <w:szCs w:val="20"/>
              </w:rPr>
            </w:pPr>
            <w:r w:rsidRPr="001D7C8F">
              <w:rPr>
                <w:rFonts w:ascii="Calibri" w:eastAsia="Calibri" w:hAnsi="Calibri" w:cs="Calibri"/>
                <w:sz w:val="20"/>
                <w:szCs w:val="20"/>
              </w:rPr>
              <w:t xml:space="preserve">If </w:t>
            </w:r>
            <w:ins w:id="6067" w:author="Sam Sehgal (EXT Idiom)" w:date="2024-10-23T15:14:00Z" w16du:dateUtc="2024-10-23T04:14:00Z">
              <w:r w:rsidR="004277B4" w:rsidRPr="001D7C8F">
                <w:rPr>
                  <w:rFonts w:ascii="Calibri" w:eastAsia="Calibri" w:hAnsi="Calibri" w:cs="Calibri"/>
                  <w:sz w:val="20"/>
                  <w:szCs w:val="20"/>
                </w:rPr>
                <w:t>(</w:t>
              </w:r>
            </w:ins>
            <w:r w:rsidRPr="001D7C8F">
              <w:rPr>
                <w:rFonts w:ascii="Calibri" w:eastAsia="Calibri" w:hAnsi="Calibri" w:cs="Calibri"/>
                <w:sz w:val="20"/>
                <w:szCs w:val="20"/>
              </w:rPr>
              <w:t xml:space="preserve">&lt;ProductCode&gt; = “Home” </w:t>
            </w:r>
          </w:p>
          <w:p w14:paraId="10FF4055" w14:textId="76EF7E1A" w:rsidR="006C10D4" w:rsidRPr="001D7C8F" w:rsidDel="009A485E" w:rsidRDefault="003F5E02" w:rsidP="006C10D4">
            <w:pPr>
              <w:rPr>
                <w:del w:id="6068" w:author="Sam Sehgal (EXT Idiom)" w:date="2024-10-23T15:21:00Z" w16du:dateUtc="2024-10-23T04:21:00Z"/>
                <w:rFonts w:ascii="Calibri" w:eastAsia="Calibri" w:hAnsi="Calibri" w:cs="Calibri"/>
                <w:sz w:val="20"/>
                <w:szCs w:val="20"/>
              </w:rPr>
            </w:pPr>
            <w:ins w:id="6069" w:author="Sam Sehgal (EXT Idiom)" w:date="2024-10-23T15:17:00Z" w16du:dateUtc="2024-10-23T04:17:00Z">
              <w:r w:rsidRPr="001D7C8F">
                <w:rPr>
                  <w:rFonts w:ascii="Calibri" w:eastAsia="Calibri" w:hAnsi="Calibri" w:cs="Calibri"/>
                  <w:b/>
                  <w:sz w:val="20"/>
                  <w:szCs w:val="20"/>
                  <w:rPrChange w:id="6070" w:author="Sam Sehgal (EXT Idiom)" w:date="2024-10-23T15:24:00Z" w16du:dateUtc="2024-10-23T04:24:00Z">
                    <w:rPr>
                      <w:rFonts w:ascii="Calibri" w:eastAsia="Calibri" w:hAnsi="Calibri" w:cs="Calibri"/>
                      <w:sz w:val="20"/>
                      <w:szCs w:val="20"/>
                    </w:rPr>
                  </w:rPrChange>
                </w:rPr>
                <w:t>AND</w:t>
              </w:r>
            </w:ins>
          </w:p>
          <w:p w14:paraId="524891EC" w14:textId="41D1416F" w:rsidR="006C10D4" w:rsidRPr="001D7C8F" w:rsidRDefault="006C10D4">
            <w:pPr>
              <w:rPr>
                <w:ins w:id="6071" w:author="Sam Sehgal (EXT Idiom)" w:date="2024-10-23T15:21:00Z" w16du:dateUtc="2024-10-23T04:21:00Z"/>
                <w:rFonts w:ascii="Calibri" w:eastAsia="Calibri" w:hAnsi="Calibri" w:cs="Calibri"/>
                <w:sz w:val="20"/>
                <w:szCs w:val="20"/>
              </w:rPr>
              <w:pPrChange w:id="6072" w:author="Sam Sehgal (EXT Idiom)" w:date="2024-10-23T15:21:00Z" w16du:dateUtc="2024-10-23T04:21:00Z">
                <w:pPr>
                  <w:tabs>
                    <w:tab w:val="left" w:pos="774"/>
                  </w:tabs>
                </w:pPr>
              </w:pPrChange>
            </w:pPr>
            <w:del w:id="6073" w:author="Sam Sehgal (EXT Idiom)" w:date="2024-10-23T15:21:00Z" w16du:dateUtc="2024-10-23T04:21:00Z">
              <w:r w:rsidRPr="001D7C8F" w:rsidDel="009A485E">
                <w:rPr>
                  <w:rFonts w:ascii="Calibri" w:eastAsia="Calibri" w:hAnsi="Calibri" w:cs="Calibri"/>
                  <w:b/>
                  <w:sz w:val="20"/>
                  <w:szCs w:val="20"/>
                </w:rPr>
                <w:delText xml:space="preserve"> </w:delText>
              </w:r>
            </w:del>
            <w:ins w:id="6074" w:author="Sam Sehgal (EXT Idiom)" w:date="2024-10-23T15:20:00Z" w16du:dateUtc="2024-10-23T04:20:00Z">
              <w:r w:rsidR="00F72AC1" w:rsidRPr="001D7C8F">
                <w:rPr>
                  <w:rFonts w:ascii="Calibri" w:eastAsia="Calibri" w:hAnsi="Calibri" w:cs="Calibri"/>
                  <w:sz w:val="20"/>
                  <w:szCs w:val="20"/>
                  <w:rPrChange w:id="6075" w:author="Sam Sehgal (EXT Idiom)" w:date="2024-10-23T15:24:00Z" w16du:dateUtc="2024-10-23T04:24:00Z">
                    <w:rPr>
                      <w:rFonts w:ascii="Calibri" w:eastAsia="Calibri" w:hAnsi="Calibri" w:cs="Calibri"/>
                      <w:b/>
                      <w:bCs/>
                      <w:sz w:val="20"/>
                      <w:szCs w:val="20"/>
                    </w:rPr>
                  </w:rPrChange>
                </w:rPr>
                <w:t>(&lt;HomeCoverTypeCode&gt;= “5|BuildingAndContents”</w:t>
              </w:r>
              <w:r w:rsidR="00F72AC1" w:rsidRPr="001D7C8F">
                <w:rPr>
                  <w:rFonts w:ascii="Calibri" w:eastAsia="Calibri" w:hAnsi="Calibri" w:cs="Calibri"/>
                  <w:sz w:val="20"/>
                  <w:szCs w:val="20"/>
                </w:rPr>
                <w:t xml:space="preserve"> or “</w:t>
              </w:r>
              <w:r w:rsidR="009A485E" w:rsidRPr="001D7C8F">
                <w:rPr>
                  <w:rFonts w:ascii="Calibri" w:eastAsia="Calibri" w:hAnsi="Calibri" w:cs="Calibri"/>
                  <w:sz w:val="20"/>
                  <w:szCs w:val="20"/>
                </w:rPr>
                <w:t>2|Building”</w:t>
              </w:r>
            </w:ins>
            <w:ins w:id="6076" w:author="Sam Sehgal (EXT Idiom)" w:date="2024-10-25T09:15:00Z" w16du:dateUtc="2024-10-24T22:15:00Z">
              <w:r w:rsidR="00F557FD" w:rsidRPr="001D7C8F">
                <w:rPr>
                  <w:rFonts w:ascii="Calibri" w:eastAsia="Calibri" w:hAnsi="Calibri" w:cs="Calibri"/>
                  <w:sz w:val="20"/>
                  <w:szCs w:val="20"/>
                  <w:rPrChange w:id="6077" w:author="Sam Sehgal (EXT Idiom)" w:date="2024-10-25T09:15:00Z" w16du:dateUtc="2024-10-24T22:15:00Z">
                    <w:rPr>
                      <w:rFonts w:ascii="Calibri" w:eastAsia="Calibri" w:hAnsi="Calibri" w:cs="Calibri"/>
                      <w:sz w:val="20"/>
                      <w:szCs w:val="20"/>
                      <w:highlight w:val="yellow"/>
                    </w:rPr>
                  </w:rPrChange>
                </w:rPr>
                <w:t xml:space="preserve"> or</w:t>
              </w:r>
              <w:r w:rsidR="001D7C8F" w:rsidRPr="001D7C8F">
                <w:rPr>
                  <w:rFonts w:ascii="Calibri" w:eastAsia="Calibri" w:hAnsi="Calibri" w:cs="Calibri"/>
                  <w:sz w:val="20"/>
                  <w:szCs w:val="20"/>
                  <w:rPrChange w:id="6078" w:author="Sam Sehgal (EXT Idiom)" w:date="2024-10-25T09:15:00Z" w16du:dateUtc="2024-10-24T22:15:00Z">
                    <w:rPr>
                      <w:rFonts w:ascii="Calibri" w:eastAsia="Calibri" w:hAnsi="Calibri" w:cs="Calibri"/>
                      <w:sz w:val="20"/>
                      <w:szCs w:val="20"/>
                      <w:highlight w:val="yellow"/>
                    </w:rPr>
                  </w:rPrChange>
                </w:rPr>
                <w:t xml:space="preserve"> </w:t>
              </w:r>
              <w:r w:rsidR="001D7C8F" w:rsidRPr="001C21D7">
                <w:rPr>
                  <w:rFonts w:ascii="Calibri" w:eastAsia="Calibri" w:hAnsi="Calibri" w:cs="Calibri"/>
                  <w:sz w:val="20"/>
                  <w:szCs w:val="20"/>
                  <w:rPrChange w:id="6079" w:author="sam sehgal" w:date="2024-12-19T10:01:00Z" w16du:dateUtc="2024-12-18T23:01:00Z">
                    <w:rPr>
                      <w:rFonts w:ascii="Calibri" w:eastAsia="Calibri" w:hAnsi="Calibri" w:cs="Calibri"/>
                      <w:sz w:val="20"/>
                      <w:szCs w:val="20"/>
                      <w:highlight w:val="yellow"/>
                    </w:rPr>
                  </w:rPrChange>
                </w:rPr>
                <w:t>“3|Contents</w:t>
              </w:r>
            </w:ins>
            <w:ins w:id="6080" w:author="Sam Sehgal (EXT Idiom)" w:date="2024-10-25T09:16:00Z" w16du:dateUtc="2024-10-24T22:16:00Z">
              <w:r w:rsidR="001D7C8F" w:rsidRPr="001C21D7">
                <w:rPr>
                  <w:rFonts w:ascii="Calibri" w:eastAsia="Calibri" w:hAnsi="Calibri" w:cs="Calibri"/>
                  <w:sz w:val="20"/>
                  <w:szCs w:val="20"/>
                </w:rPr>
                <w:t>”</w:t>
              </w:r>
            </w:ins>
          </w:p>
          <w:p w14:paraId="7A709F58" w14:textId="33667765" w:rsidR="009A485E" w:rsidRPr="001D7C8F" w:rsidRDefault="009A485E" w:rsidP="007B6EDB">
            <w:pPr>
              <w:tabs>
                <w:tab w:val="left" w:pos="774"/>
              </w:tabs>
              <w:rPr>
                <w:ins w:id="6081" w:author="Sam Sehgal (EXT Idiom)" w:date="2024-10-23T15:21:00Z" w16du:dateUtc="2024-10-23T04:21:00Z"/>
                <w:rFonts w:ascii="Calibri" w:eastAsia="Calibri" w:hAnsi="Calibri" w:cs="Calibri"/>
                <w:b/>
                <w:sz w:val="20"/>
                <w:szCs w:val="20"/>
                <w:rPrChange w:id="6082" w:author="Sam Sehgal (EXT Idiom)" w:date="2024-10-23T15:24:00Z" w16du:dateUtc="2024-10-23T04:24:00Z">
                  <w:rPr>
                    <w:ins w:id="6083" w:author="Sam Sehgal (EXT Idiom)" w:date="2024-10-23T15:21:00Z" w16du:dateUtc="2024-10-23T04:21:00Z"/>
                    <w:rFonts w:ascii="Calibri" w:eastAsia="Calibri" w:hAnsi="Calibri" w:cs="Calibri"/>
                    <w:sz w:val="20"/>
                    <w:szCs w:val="20"/>
                  </w:rPr>
                </w:rPrChange>
              </w:rPr>
            </w:pPr>
            <w:ins w:id="6084" w:author="Sam Sehgal (EXT Idiom)" w:date="2024-10-23T15:21:00Z" w16du:dateUtc="2024-10-23T04:21:00Z">
              <w:r w:rsidRPr="001D7C8F">
                <w:rPr>
                  <w:rFonts w:ascii="Calibri" w:eastAsia="Calibri" w:hAnsi="Calibri" w:cs="Calibri"/>
                  <w:b/>
                  <w:sz w:val="20"/>
                  <w:szCs w:val="20"/>
                  <w:rPrChange w:id="6085" w:author="Sam Sehgal (EXT Idiom)" w:date="2024-10-23T15:24:00Z" w16du:dateUtc="2024-10-23T04:24:00Z">
                    <w:rPr>
                      <w:rFonts w:ascii="Calibri" w:eastAsia="Calibri" w:hAnsi="Calibri" w:cs="Calibri"/>
                      <w:sz w:val="20"/>
                      <w:szCs w:val="20"/>
                    </w:rPr>
                  </w:rPrChange>
                </w:rPr>
                <w:t>AND</w:t>
              </w:r>
            </w:ins>
          </w:p>
          <w:p w14:paraId="42152D9D" w14:textId="32B74CCA" w:rsidR="009A485E" w:rsidRPr="001D7C8F" w:rsidRDefault="009A485E">
            <w:pPr>
              <w:tabs>
                <w:tab w:val="left" w:pos="774"/>
              </w:tabs>
              <w:rPr>
                <w:ins w:id="6086" w:author="Sam Sehgal (EXT Idiom)" w:date="2024-10-23T15:21:00Z" w16du:dateUtc="2024-10-23T04:21:00Z"/>
                <w:rFonts w:ascii="Calibri" w:eastAsia="Calibri" w:hAnsi="Calibri" w:cs="Calibri"/>
                <w:sz w:val="20"/>
                <w:szCs w:val="20"/>
                <w:rPrChange w:id="6087" w:author="Sam Sehgal (EXT Idiom)" w:date="2024-10-23T15:24:00Z" w16du:dateUtc="2024-10-23T04:24:00Z">
                  <w:rPr>
                    <w:ins w:id="6088" w:author="Sam Sehgal (EXT Idiom)" w:date="2024-10-23T15:21:00Z" w16du:dateUtc="2024-10-23T04:21:00Z"/>
                    <w:rFonts w:ascii="Aptos Narrow" w:eastAsia="Times New Roman" w:hAnsi="Aptos Narrow" w:cs="Times New Roman"/>
                    <w:kern w:val="0"/>
                    <w:sz w:val="20"/>
                    <w:szCs w:val="20"/>
                    <w:lang w:eastAsia="en-US"/>
                    <w14:ligatures w14:val="none"/>
                  </w:rPr>
                </w:rPrChange>
              </w:rPr>
              <w:pPrChange w:id="6089" w:author="Sam Sehgal (EXT Idiom)" w:date="2024-10-23T15:21:00Z" w16du:dateUtc="2024-10-23T04:21:00Z">
                <w:pPr/>
              </w:pPrChange>
            </w:pPr>
            <w:ins w:id="6090" w:author="Sam Sehgal (EXT Idiom)" w:date="2024-10-23T15:21:00Z" w16du:dateUtc="2024-10-23T04:21:00Z">
              <w:r w:rsidRPr="001D7C8F">
                <w:rPr>
                  <w:rFonts w:ascii="Calibri" w:eastAsia="Calibri" w:hAnsi="Calibri" w:cs="Calibri"/>
                  <w:sz w:val="20"/>
                  <w:szCs w:val="20"/>
                </w:rPr>
                <w:t>(&lt;</w:t>
              </w:r>
              <w:r w:rsidRPr="001D7C8F">
                <w:rPr>
                  <w:rFonts w:ascii="Aptos Narrow" w:hAnsi="Aptos Narrow"/>
                  <w:sz w:val="20"/>
                  <w:szCs w:val="20"/>
                </w:rPr>
                <w:t>OwnOrRentCode&gt; = “</w:t>
              </w:r>
            </w:ins>
            <w:ins w:id="6091" w:author="Sam Sehgal (EXT Idiom)" w:date="2024-10-23T15:22:00Z" w16du:dateUtc="2024-10-23T04:22:00Z">
              <w:r w:rsidRPr="001D7C8F">
                <w:rPr>
                  <w:rFonts w:ascii="Aptos Narrow" w:hAnsi="Aptos Narrow"/>
                  <w:sz w:val="20"/>
                  <w:szCs w:val="20"/>
                </w:rPr>
                <w:t>1|IOwn”</w:t>
              </w:r>
            </w:ins>
            <w:ins w:id="6092" w:author="Sam Sehgal (EXT Idiom)" w:date="2024-10-23T15:23:00Z" w16du:dateUtc="2024-10-23T04:23:00Z">
              <w:r w:rsidR="00BE03F2" w:rsidRPr="001D7C8F">
                <w:rPr>
                  <w:rFonts w:ascii="Aptos Narrow" w:hAnsi="Aptos Narrow"/>
                  <w:sz w:val="20"/>
                  <w:szCs w:val="20"/>
                </w:rPr>
                <w:t>)</w:t>
              </w:r>
            </w:ins>
          </w:p>
          <w:p w14:paraId="67229282" w14:textId="311256ED" w:rsidR="009A485E" w:rsidRPr="001D7C8F" w:rsidRDefault="009A485E" w:rsidP="007B6EDB">
            <w:pPr>
              <w:tabs>
                <w:tab w:val="left" w:pos="774"/>
              </w:tabs>
              <w:rPr>
                <w:rFonts w:ascii="Calibri" w:eastAsia="Calibri" w:hAnsi="Calibri" w:cs="Calibri"/>
                <w:sz w:val="20"/>
                <w:szCs w:val="20"/>
                <w:rPrChange w:id="6093" w:author="Sam Sehgal (EXT Idiom)" w:date="2024-10-23T15:24:00Z" w16du:dateUtc="2024-10-23T04:24:00Z">
                  <w:rPr>
                    <w:rFonts w:ascii="Calibri" w:eastAsia="Calibri" w:hAnsi="Calibri" w:cs="Calibri"/>
                    <w:b/>
                    <w:bCs/>
                    <w:sz w:val="20"/>
                    <w:szCs w:val="20"/>
                  </w:rPr>
                </w:rPrChange>
              </w:rPr>
            </w:pPr>
          </w:p>
          <w:p w14:paraId="43DF403A" w14:textId="78902A39" w:rsidR="00ED25B9" w:rsidRPr="001D7C8F" w:rsidRDefault="00ED25B9" w:rsidP="007B6EDB">
            <w:pPr>
              <w:tabs>
                <w:tab w:val="left" w:pos="774"/>
              </w:tabs>
              <w:rPr>
                <w:ins w:id="6094" w:author="Sam Sehgal (EXT Idiom)" w:date="2024-10-23T14:28:00Z" w16du:dateUtc="2024-10-23T03:28:00Z"/>
                <w:rFonts w:ascii="Calibri" w:eastAsia="Calibri" w:hAnsi="Calibri" w:cs="Calibri"/>
                <w:sz w:val="20"/>
                <w:szCs w:val="20"/>
              </w:rPr>
            </w:pPr>
          </w:p>
          <w:p w14:paraId="47212920" w14:textId="3819CD73" w:rsidR="006C10D4" w:rsidRPr="001D7C8F" w:rsidRDefault="006C10D4" w:rsidP="007B6EDB">
            <w:pPr>
              <w:tabs>
                <w:tab w:val="left" w:pos="774"/>
              </w:tabs>
              <w:rPr>
                <w:rFonts w:ascii="Calibri" w:eastAsia="Calibri" w:hAnsi="Calibri" w:cs="Calibri"/>
                <w:sz w:val="20"/>
                <w:szCs w:val="20"/>
              </w:rPr>
            </w:pPr>
            <w:del w:id="6095" w:author="Sam Sehgal (EXT Idiom)" w:date="2024-10-23T14:28:00Z" w16du:dateUtc="2024-10-23T03:28:00Z">
              <w:r w:rsidRPr="001D7C8F" w:rsidDel="00ED25B9">
                <w:rPr>
                  <w:rFonts w:ascii="Calibri" w:eastAsia="Calibri" w:hAnsi="Calibri" w:cs="Calibri"/>
                  <w:sz w:val="20"/>
                  <w:szCs w:val="20"/>
                </w:rPr>
                <w:delText xml:space="preserve"> </w:delText>
              </w:r>
            </w:del>
            <w:r w:rsidRPr="001D7C8F">
              <w:rPr>
                <w:rFonts w:ascii="Calibri" w:eastAsia="Calibri" w:hAnsi="Calibri" w:cs="Calibri"/>
                <w:b/>
                <w:sz w:val="20"/>
                <w:szCs w:val="20"/>
                <w:rPrChange w:id="6096" w:author="Sam Sehgal (EXT Idiom)" w:date="2024-10-23T15:24:00Z" w16du:dateUtc="2024-10-23T04:24:00Z">
                  <w:rPr>
                    <w:rFonts w:ascii="Calibri" w:eastAsia="Calibri" w:hAnsi="Calibri" w:cs="Calibri"/>
                    <w:sz w:val="20"/>
                    <w:szCs w:val="20"/>
                  </w:rPr>
                </w:rPrChange>
              </w:rPr>
              <w:t>THEN display</w:t>
            </w:r>
            <w:r w:rsidRPr="001D7C8F">
              <w:rPr>
                <w:rFonts w:ascii="Calibri" w:eastAsia="Calibri" w:hAnsi="Calibri" w:cs="Calibri"/>
                <w:sz w:val="20"/>
                <w:szCs w:val="20"/>
              </w:rPr>
              <w:t xml:space="preserve"> “OccupancyTypeDisplay”</w:t>
            </w:r>
          </w:p>
          <w:p w14:paraId="3439973F" w14:textId="4842334A" w:rsidR="006C10D4" w:rsidRPr="001D7C8F" w:rsidRDefault="006C10D4" w:rsidP="007B6EDB">
            <w:pPr>
              <w:tabs>
                <w:tab w:val="left" w:pos="774"/>
              </w:tabs>
              <w:rPr>
                <w:rFonts w:ascii="Calibri" w:eastAsia="Calibri" w:hAnsi="Calibri" w:cs="Calibri"/>
                <w:b/>
                <w:sz w:val="20"/>
                <w:szCs w:val="20"/>
              </w:rPr>
            </w:pPr>
            <w:r w:rsidRPr="001D7C8F">
              <w:rPr>
                <w:rFonts w:ascii="Calibri" w:eastAsia="Calibri" w:hAnsi="Calibri" w:cs="Calibri"/>
                <w:b/>
                <w:sz w:val="20"/>
                <w:szCs w:val="20"/>
              </w:rPr>
              <w:t>ELSE</w:t>
            </w:r>
            <w:r w:rsidR="009A485E" w:rsidRPr="001D7C8F">
              <w:rPr>
                <w:rFonts w:ascii="Calibri" w:eastAsia="Calibri" w:hAnsi="Calibri" w:cs="Calibri"/>
                <w:b/>
                <w:sz w:val="20"/>
                <w:szCs w:val="20"/>
              </w:rPr>
              <w:t xml:space="preserve"> Do not </w:t>
            </w:r>
            <w:r w:rsidR="009A485E" w:rsidRPr="001D7C8F">
              <w:rPr>
                <w:rFonts w:ascii="Calibri" w:eastAsia="Calibri" w:hAnsi="Calibri" w:cs="Calibri"/>
                <w:b/>
                <w:bCs/>
                <w:sz w:val="20"/>
                <w:szCs w:val="20"/>
              </w:rPr>
              <w:t>Display</w:t>
            </w:r>
          </w:p>
          <w:p w14:paraId="33D32C37" w14:textId="2BA677C5" w:rsidR="006C10D4" w:rsidRPr="001D7C8F" w:rsidRDefault="006C10D4" w:rsidP="007B6EDB">
            <w:pPr>
              <w:tabs>
                <w:tab w:val="left" w:pos="774"/>
              </w:tabs>
              <w:rPr>
                <w:rFonts w:ascii="Calibri" w:eastAsia="Calibri" w:hAnsi="Calibri" w:cs="Calibri"/>
                <w:sz w:val="20"/>
                <w:szCs w:val="20"/>
              </w:rPr>
            </w:pPr>
          </w:p>
          <w:p w14:paraId="353C8931" w14:textId="3698B453" w:rsidR="006C10D4" w:rsidRPr="001D7C8F" w:rsidRDefault="006C10D4" w:rsidP="007B6EDB">
            <w:pPr>
              <w:tabs>
                <w:tab w:val="left" w:pos="774"/>
              </w:tabs>
              <w:rPr>
                <w:rFonts w:ascii="Calibri" w:eastAsia="Calibri" w:hAnsi="Calibri" w:cs="Calibri"/>
                <w:b/>
                <w:sz w:val="20"/>
                <w:szCs w:val="20"/>
              </w:rPr>
            </w:pPr>
          </w:p>
        </w:tc>
        <w:tc>
          <w:tcPr>
            <w:tcW w:w="1560" w:type="dxa"/>
          </w:tcPr>
          <w:p w14:paraId="41ABAFA6" w14:textId="75F3FB31" w:rsidR="006C10D4" w:rsidRPr="001D7C8F" w:rsidRDefault="006C10D4" w:rsidP="007B6EDB">
            <w:pPr>
              <w:spacing w:after="120"/>
              <w:rPr>
                <w:rFonts w:ascii="Calibri" w:eastAsia="Calibri" w:hAnsi="Calibri" w:cs="Calibri"/>
                <w:color w:val="000000" w:themeColor="text1"/>
                <w:sz w:val="18"/>
                <w:szCs w:val="18"/>
              </w:rPr>
            </w:pPr>
            <w:r w:rsidRPr="001D7C8F">
              <w:rPr>
                <w:rFonts w:ascii="Calibri" w:eastAsia="Calibri" w:hAnsi="Calibri" w:cs="Calibri"/>
                <w:color w:val="000000" w:themeColor="text1"/>
                <w:sz w:val="18"/>
                <w:szCs w:val="18"/>
              </w:rPr>
              <w:t>Column 1 text:</w:t>
            </w:r>
          </w:p>
          <w:p w14:paraId="4800AA22" w14:textId="603F8E60" w:rsidR="006C10D4" w:rsidRPr="001D7C8F" w:rsidRDefault="006C10D4" w:rsidP="007B6EDB">
            <w:pPr>
              <w:spacing w:after="120"/>
              <w:rPr>
                <w:rFonts w:ascii="Calibri" w:eastAsia="Calibri" w:hAnsi="Calibri" w:cs="Calibri"/>
                <w:color w:val="000000" w:themeColor="text1"/>
                <w:sz w:val="18"/>
                <w:szCs w:val="18"/>
              </w:rPr>
            </w:pPr>
            <w:r w:rsidRPr="001D7C8F">
              <w:rPr>
                <w:rFonts w:ascii="Calibri" w:eastAsia="Calibri" w:hAnsi="Calibri" w:cs="Calibri"/>
                <w:color w:val="000000" w:themeColor="text1"/>
                <w:sz w:val="18"/>
                <w:szCs w:val="18"/>
              </w:rPr>
              <w:t xml:space="preserve">Bodycopy_COI </w:t>
            </w:r>
          </w:p>
          <w:p w14:paraId="382170F6" w14:textId="3C0D6F85" w:rsidR="006C10D4" w:rsidRPr="001D7C8F" w:rsidRDefault="006C10D4" w:rsidP="007B6EDB">
            <w:pPr>
              <w:spacing w:after="120"/>
              <w:rPr>
                <w:rFonts w:ascii="Calibri" w:eastAsia="Calibri" w:hAnsi="Calibri" w:cs="Calibri"/>
                <w:color w:val="000000" w:themeColor="text1"/>
                <w:sz w:val="18"/>
                <w:szCs w:val="18"/>
              </w:rPr>
            </w:pPr>
            <w:r w:rsidRPr="001D7C8F">
              <w:rPr>
                <w:rFonts w:ascii="Calibri" w:eastAsia="Calibri" w:hAnsi="Calibri" w:cs="Calibri"/>
                <w:color w:val="000000" w:themeColor="text1"/>
                <w:sz w:val="18"/>
                <w:szCs w:val="18"/>
              </w:rPr>
              <w:t>Column 2 text:</w:t>
            </w:r>
          </w:p>
          <w:p w14:paraId="639E6356" w14:textId="2664B4AC" w:rsidR="006C10D4" w:rsidRPr="00110591" w:rsidRDefault="006C10D4" w:rsidP="007B6EDB">
            <w:pPr>
              <w:spacing w:after="120"/>
              <w:rPr>
                <w:rFonts w:ascii="Calibri" w:eastAsia="Calibri" w:hAnsi="Calibri" w:cs="Calibri"/>
                <w:color w:val="000000" w:themeColor="text1"/>
                <w:sz w:val="18"/>
                <w:szCs w:val="18"/>
                <w:highlight w:val="yellow"/>
                <w:rPrChange w:id="6097" w:author="Sam Sehgal (EXT Idiom)" w:date="2024-10-23T15:24:00Z" w16du:dateUtc="2024-10-23T04:24:00Z">
                  <w:rPr>
                    <w:rFonts w:ascii="Calibri" w:eastAsia="Calibri" w:hAnsi="Calibri" w:cs="Calibri"/>
                    <w:color w:val="000000" w:themeColor="text1"/>
                    <w:sz w:val="18"/>
                    <w:szCs w:val="18"/>
                  </w:rPr>
                </w:rPrChange>
              </w:rPr>
            </w:pPr>
            <w:r w:rsidRPr="001D7C8F">
              <w:rPr>
                <w:rFonts w:ascii="Calibri" w:eastAsia="Calibri" w:hAnsi="Calibri" w:cs="Calibri"/>
                <w:color w:val="000000" w:themeColor="text1"/>
                <w:sz w:val="18"/>
                <w:szCs w:val="18"/>
              </w:rPr>
              <w:t>Bullet_1_B_COI</w:t>
            </w:r>
          </w:p>
        </w:tc>
      </w:tr>
      <w:tr w:rsidR="009B53D5" w14:paraId="607F85F9" w14:textId="77777777" w:rsidTr="00BA2FD3">
        <w:trPr>
          <w:cantSplit/>
          <w:trHeight w:val="2486"/>
          <w:ins w:id="6098" w:author="Sue Simnor (EXT Idiom)" w:date="2025-03-13T11:40:00Z"/>
        </w:trPr>
        <w:tc>
          <w:tcPr>
            <w:tcW w:w="1013" w:type="dxa"/>
          </w:tcPr>
          <w:p w14:paraId="45308947" w14:textId="61FEB99B" w:rsidR="009B53D5" w:rsidRPr="00914FD8" w:rsidRDefault="00D54D2B" w:rsidP="007B6EDB">
            <w:pPr>
              <w:tabs>
                <w:tab w:val="left" w:pos="1800"/>
              </w:tabs>
              <w:rPr>
                <w:ins w:id="6099" w:author="Sue Simnor (EXT Idiom)" w:date="2025-03-13T11:40:00Z" w16du:dateUtc="2025-03-13T00:40:00Z"/>
                <w:rFonts w:asciiTheme="minorHAnsi" w:hAnsiTheme="minorHAnsi" w:cstheme="minorHAnsi"/>
                <w:sz w:val="20"/>
                <w:szCs w:val="20"/>
              </w:rPr>
            </w:pPr>
            <w:ins w:id="6100" w:author="Sue Simnor (EXT Idiom)" w:date="2025-03-13T11:41:00Z" w16du:dateUtc="2025-03-13T00:41:00Z">
              <w:r w:rsidRPr="00914FD8">
                <w:rPr>
                  <w:rFonts w:asciiTheme="minorHAnsi" w:hAnsiTheme="minorHAnsi" w:cstheme="minorHAnsi"/>
                  <w:sz w:val="20"/>
                  <w:szCs w:val="20"/>
                </w:rPr>
                <w:t>YB 5AB</w:t>
              </w:r>
            </w:ins>
          </w:p>
        </w:tc>
        <w:tc>
          <w:tcPr>
            <w:tcW w:w="2101" w:type="dxa"/>
          </w:tcPr>
          <w:p w14:paraId="720F4BC5" w14:textId="77777777" w:rsidR="009B53D5" w:rsidRPr="00914FD8" w:rsidRDefault="009B53D5" w:rsidP="007B6EDB">
            <w:pPr>
              <w:tabs>
                <w:tab w:val="left" w:pos="1800"/>
              </w:tabs>
              <w:rPr>
                <w:ins w:id="6101" w:author="Sue Simnor (EXT Idiom)" w:date="2025-03-13T11:40:00Z" w16du:dateUtc="2025-03-13T00:40:00Z"/>
                <w:rFonts w:ascii="Calibri" w:eastAsia="Calibri" w:hAnsi="Calibri" w:cs="Calibri"/>
                <w:b/>
                <w:sz w:val="20"/>
                <w:szCs w:val="20"/>
              </w:rPr>
            </w:pPr>
          </w:p>
        </w:tc>
        <w:tc>
          <w:tcPr>
            <w:tcW w:w="7938" w:type="dxa"/>
          </w:tcPr>
          <w:tbl>
            <w:tblPr>
              <w:tblW w:w="8493" w:type="dxa"/>
              <w:tblInd w:w="135" w:type="dxa"/>
              <w:tblLayout w:type="fixed"/>
              <w:tblLook w:val="04A0" w:firstRow="1" w:lastRow="0" w:firstColumn="1" w:lastColumn="0" w:noHBand="0" w:noVBand="1"/>
            </w:tblPr>
            <w:tblGrid>
              <w:gridCol w:w="2821"/>
              <w:gridCol w:w="5672"/>
            </w:tblGrid>
            <w:tr w:rsidR="009B53D5" w:rsidRPr="00914FD8" w14:paraId="568B4667" w14:textId="77777777" w:rsidTr="00B54C51">
              <w:trPr>
                <w:trHeight w:val="281"/>
                <w:ins w:id="6102" w:author="Sue Simnor (EXT Idiom)" w:date="2025-03-13T11:40:00Z"/>
              </w:trPr>
              <w:tc>
                <w:tcPr>
                  <w:tcW w:w="2821" w:type="dxa"/>
                  <w:tcBorders>
                    <w:top w:val="nil"/>
                    <w:left w:val="nil"/>
                    <w:bottom w:val="single" w:sz="8" w:space="0" w:color="auto"/>
                    <w:right w:val="nil"/>
                  </w:tcBorders>
                  <w:tcMar>
                    <w:left w:w="108" w:type="dxa"/>
                    <w:right w:w="108" w:type="dxa"/>
                  </w:tcMar>
                  <w:vAlign w:val="center"/>
                </w:tcPr>
                <w:p w14:paraId="6F9C9EAB" w14:textId="6483EF0F" w:rsidR="009B53D5" w:rsidRPr="00914FD8" w:rsidRDefault="009B53D5" w:rsidP="009B53D5">
                  <w:pPr>
                    <w:spacing w:after="260"/>
                    <w:rPr>
                      <w:ins w:id="6103" w:author="Sue Simnor (EXT Idiom)" w:date="2025-03-13T11:40:00Z" w16du:dateUtc="2025-03-13T00:40:00Z"/>
                      <w:rFonts w:ascii="Arial" w:eastAsia="Arial" w:hAnsi="Arial" w:cs="Arial"/>
                      <w:sz w:val="18"/>
                      <w:szCs w:val="18"/>
                      <w:lang w:val="en-AU"/>
                    </w:rPr>
                  </w:pPr>
                  <w:ins w:id="6104" w:author="Sue Simnor (EXT Idiom)" w:date="2025-03-13T11:40:00Z" w16du:dateUtc="2025-03-13T00:40:00Z">
                    <w:r w:rsidRPr="00914FD8">
                      <w:rPr>
                        <w:rFonts w:ascii="Arial" w:eastAsia="Arial" w:hAnsi="Arial" w:cs="Arial"/>
                        <w:sz w:val="18"/>
                        <w:szCs w:val="18"/>
                        <w:lang w:val="en-AU"/>
                      </w:rPr>
                      <w:t xml:space="preserve">You describe your Insured Address </w:t>
                    </w:r>
                    <w:commentRangeStart w:id="6105"/>
                    <w:commentRangeStart w:id="6106"/>
                    <w:commentRangeStart w:id="6107"/>
                    <w:commentRangeStart w:id="6108"/>
                    <w:commentRangeEnd w:id="6105"/>
                    <w:r w:rsidRPr="00914FD8">
                      <w:rPr>
                        <w:rStyle w:val="CommentReference"/>
                        <w:rFonts w:ascii="Arial" w:eastAsia="Arial" w:hAnsi="Arial" w:cs="Arial"/>
                        <w:sz w:val="18"/>
                        <w:szCs w:val="18"/>
                        <w:lang w:val="en-AU"/>
                      </w:rPr>
                      <w:commentReference w:id="6105"/>
                    </w:r>
                    <w:commentRangeEnd w:id="6106"/>
                    <w:r w:rsidRPr="00914FD8">
                      <w:rPr>
                        <w:rStyle w:val="CommentReference"/>
                        <w:rFonts w:ascii="Arial" w:eastAsia="Arial" w:hAnsi="Arial" w:cs="Arial"/>
                        <w:sz w:val="18"/>
                        <w:szCs w:val="18"/>
                        <w:lang w:val="en-AU"/>
                      </w:rPr>
                      <w:commentReference w:id="6106"/>
                    </w:r>
                    <w:commentRangeEnd w:id="6107"/>
                    <w:r w:rsidRPr="00914FD8">
                      <w:rPr>
                        <w:rStyle w:val="CommentReference"/>
                        <w:rFonts w:ascii="Arial" w:eastAsia="Arial" w:hAnsi="Arial" w:cs="Arial"/>
                        <w:sz w:val="18"/>
                        <w:szCs w:val="18"/>
                        <w:lang w:val="en-AU"/>
                      </w:rPr>
                      <w:commentReference w:id="6107"/>
                    </w:r>
                    <w:commentRangeEnd w:id="6108"/>
                    <w:r w:rsidRPr="00914FD8">
                      <w:rPr>
                        <w:rStyle w:val="CommentReference"/>
                        <w:rFonts w:ascii="Arial" w:eastAsia="Arial" w:hAnsi="Arial" w:cs="Arial"/>
                        <w:sz w:val="18"/>
                        <w:szCs w:val="18"/>
                        <w:lang w:val="en-AU"/>
                      </w:rPr>
                      <w:commentReference w:id="6108"/>
                    </w:r>
                    <w:r w:rsidRPr="00914FD8">
                      <w:rPr>
                        <w:rFonts w:ascii="Arial" w:eastAsia="Arial" w:hAnsi="Arial" w:cs="Arial"/>
                        <w:sz w:val="18"/>
                        <w:szCs w:val="18"/>
                        <w:lang w:val="en-AU"/>
                      </w:rPr>
                      <w:t>as:</w:t>
                    </w:r>
                  </w:ins>
                </w:p>
              </w:tc>
              <w:tc>
                <w:tcPr>
                  <w:tcW w:w="5672" w:type="dxa"/>
                  <w:tcBorders>
                    <w:top w:val="nil"/>
                    <w:left w:val="nil"/>
                    <w:bottom w:val="single" w:sz="8" w:space="0" w:color="auto"/>
                    <w:right w:val="nil"/>
                  </w:tcBorders>
                  <w:tcMar>
                    <w:left w:w="108" w:type="dxa"/>
                    <w:right w:w="108" w:type="dxa"/>
                  </w:tcMar>
                  <w:vAlign w:val="bottom"/>
                </w:tcPr>
                <w:p w14:paraId="667FF949" w14:textId="3663C13F" w:rsidR="009B53D5" w:rsidRPr="00914FD8" w:rsidRDefault="00B915F2" w:rsidP="009B53D5">
                  <w:pPr>
                    <w:rPr>
                      <w:ins w:id="6111" w:author="Sue Simnor (EXT Idiom)" w:date="2025-03-13T11:40:00Z" w16du:dateUtc="2025-03-13T00:40:00Z"/>
                      <w:rFonts w:ascii="Arial" w:eastAsia="Arial" w:hAnsi="Arial" w:cs="Arial"/>
                      <w:b/>
                      <w:sz w:val="20"/>
                      <w:szCs w:val="20"/>
                    </w:rPr>
                  </w:pPr>
                  <w:r w:rsidRPr="00914FD8">
                    <w:rPr>
                      <w:rFonts w:ascii="Arial" w:eastAsia="Arial" w:hAnsi="Arial" w:cs="Arial"/>
                      <w:b/>
                      <w:sz w:val="20"/>
                      <w:szCs w:val="20"/>
                    </w:rPr>
                    <w:t xml:space="preserve">• </w:t>
                  </w:r>
                  <w:r w:rsidR="00AD6528" w:rsidRPr="00914FD8">
                    <w:rPr>
                      <w:rFonts w:ascii="Arial" w:eastAsia="Arial" w:hAnsi="Arial" w:cs="Arial"/>
                      <w:b/>
                      <w:sz w:val="20"/>
                      <w:szCs w:val="20"/>
                      <w:rPrChange w:id="6112" w:author="sam sehgal" w:date="2025-07-21T09:15:00Z" w16du:dateUtc="2025-07-20T23:15:00Z">
                        <w:rPr>
                          <w:rFonts w:ascii="Arial" w:eastAsia="Arial" w:hAnsi="Arial" w:cs="Arial"/>
                          <w:b/>
                          <w:sz w:val="20"/>
                          <w:szCs w:val="20"/>
                          <w:highlight w:val="yellow"/>
                        </w:rPr>
                      </w:rPrChange>
                    </w:rPr>
                    <w:t>a</w:t>
                  </w:r>
                  <w:r w:rsidRPr="00914FD8">
                    <w:rPr>
                      <w:rFonts w:ascii="Arial" w:eastAsia="Arial" w:hAnsi="Arial" w:cs="Arial"/>
                      <w:b/>
                      <w:sz w:val="20"/>
                      <w:szCs w:val="20"/>
                    </w:rPr>
                    <w:t xml:space="preserve"> rental property</w:t>
                  </w:r>
                </w:p>
              </w:tc>
            </w:tr>
          </w:tbl>
          <w:p w14:paraId="4FDAC2BF" w14:textId="77777777" w:rsidR="009B53D5" w:rsidRPr="00914FD8" w:rsidRDefault="009B53D5" w:rsidP="007B6EDB">
            <w:pPr>
              <w:spacing w:after="260"/>
              <w:rPr>
                <w:ins w:id="6113" w:author="Sue Simnor (EXT Idiom)" w:date="2025-03-13T11:40:00Z" w16du:dateUtc="2025-03-13T00:40:00Z"/>
                <w:rFonts w:ascii="Arial" w:eastAsia="Arial" w:hAnsi="Arial" w:cs="Arial"/>
                <w:sz w:val="18"/>
                <w:szCs w:val="18"/>
                <w:lang w:val="en-AU"/>
              </w:rPr>
            </w:pPr>
          </w:p>
        </w:tc>
        <w:tc>
          <w:tcPr>
            <w:tcW w:w="1984" w:type="dxa"/>
          </w:tcPr>
          <w:p w14:paraId="725E23D4" w14:textId="77777777" w:rsidR="00D54D2B" w:rsidRPr="00914FD8" w:rsidRDefault="00D54D2B" w:rsidP="00D54D2B">
            <w:pPr>
              <w:rPr>
                <w:ins w:id="6114" w:author="Sue Simnor (EXT Idiom)" w:date="2025-03-13T11:41:00Z" w16du:dateUtc="2025-03-13T00:41:00Z"/>
                <w:rFonts w:ascii="Calibri" w:eastAsia="Calibri" w:hAnsi="Calibri" w:cs="Calibri"/>
                <w:sz w:val="20"/>
                <w:szCs w:val="20"/>
              </w:rPr>
            </w:pPr>
            <w:ins w:id="6115" w:author="Sue Simnor (EXT Idiom)" w:date="2025-03-13T11:41:00Z" w16du:dateUtc="2025-03-13T00:41:00Z">
              <w:r w:rsidRPr="00914FD8">
                <w:rPr>
                  <w:rFonts w:ascii="Calibri" w:eastAsia="Calibri" w:hAnsi="Calibri" w:cs="Calibri"/>
                  <w:sz w:val="20"/>
                  <w:szCs w:val="20"/>
                </w:rPr>
                <w:t xml:space="preserve">If (&lt;ProductCode&gt; = “Home” </w:t>
              </w:r>
            </w:ins>
          </w:p>
          <w:p w14:paraId="20915EA0" w14:textId="77777777" w:rsidR="00D54D2B" w:rsidRPr="00914FD8" w:rsidRDefault="00D54D2B" w:rsidP="00D54D2B">
            <w:pPr>
              <w:rPr>
                <w:ins w:id="6116" w:author="Sue Simnor (EXT Idiom)" w:date="2025-03-13T11:41:00Z" w16du:dateUtc="2025-03-13T00:41:00Z"/>
                <w:rFonts w:ascii="Calibri" w:eastAsia="Calibri" w:hAnsi="Calibri" w:cs="Calibri"/>
                <w:sz w:val="20"/>
                <w:szCs w:val="20"/>
              </w:rPr>
            </w:pPr>
            <w:ins w:id="6117" w:author="Sue Simnor (EXT Idiom)" w:date="2025-03-13T11:41:00Z" w16du:dateUtc="2025-03-13T00:41:00Z">
              <w:r w:rsidRPr="00914FD8">
                <w:rPr>
                  <w:rFonts w:ascii="Calibri" w:eastAsia="Calibri" w:hAnsi="Calibri" w:cs="Calibri"/>
                  <w:b/>
                  <w:sz w:val="20"/>
                  <w:szCs w:val="20"/>
                </w:rPr>
                <w:t>AND</w:t>
              </w:r>
              <w:r w:rsidRPr="00914FD8">
                <w:rPr>
                  <w:rFonts w:ascii="Calibri" w:eastAsia="Calibri" w:hAnsi="Calibri" w:cs="Calibri"/>
                  <w:sz w:val="20"/>
                  <w:szCs w:val="20"/>
                </w:rPr>
                <w:t>(&lt;HomeCoverTypeCode&gt;= “5|BuildingAndContents” or “2|Building” or “3|Contents”</w:t>
              </w:r>
            </w:ins>
          </w:p>
          <w:p w14:paraId="03E7D51A" w14:textId="77777777" w:rsidR="00D54D2B" w:rsidRPr="00914FD8" w:rsidRDefault="00D54D2B" w:rsidP="00D54D2B">
            <w:pPr>
              <w:tabs>
                <w:tab w:val="left" w:pos="774"/>
              </w:tabs>
              <w:rPr>
                <w:ins w:id="6118" w:author="Sue Simnor (EXT Idiom)" w:date="2025-03-13T11:41:00Z" w16du:dateUtc="2025-03-13T00:41:00Z"/>
                <w:rFonts w:ascii="Calibri" w:eastAsia="Calibri" w:hAnsi="Calibri" w:cs="Calibri"/>
                <w:b/>
                <w:sz w:val="20"/>
                <w:szCs w:val="20"/>
              </w:rPr>
            </w:pPr>
            <w:ins w:id="6119" w:author="Sue Simnor (EXT Idiom)" w:date="2025-03-13T11:41:00Z" w16du:dateUtc="2025-03-13T00:41:00Z">
              <w:r w:rsidRPr="00914FD8">
                <w:rPr>
                  <w:rFonts w:ascii="Calibri" w:eastAsia="Calibri" w:hAnsi="Calibri" w:cs="Calibri"/>
                  <w:b/>
                  <w:sz w:val="20"/>
                  <w:szCs w:val="20"/>
                </w:rPr>
                <w:t>AND</w:t>
              </w:r>
            </w:ins>
          </w:p>
          <w:p w14:paraId="6FE70A07" w14:textId="73A4D395" w:rsidR="00D54D2B" w:rsidRPr="00914FD8" w:rsidRDefault="00D54D2B" w:rsidP="00D54D2B">
            <w:pPr>
              <w:tabs>
                <w:tab w:val="left" w:pos="774"/>
              </w:tabs>
              <w:rPr>
                <w:ins w:id="6120" w:author="Sue Simnor (EXT Idiom)" w:date="2025-03-13T11:41:00Z" w16du:dateUtc="2025-03-13T00:41:00Z"/>
                <w:rFonts w:ascii="Calibri" w:eastAsia="Calibri" w:hAnsi="Calibri" w:cs="Calibri"/>
                <w:sz w:val="20"/>
                <w:szCs w:val="20"/>
              </w:rPr>
            </w:pPr>
            <w:ins w:id="6121" w:author="Sue Simnor (EXT Idiom)" w:date="2025-03-13T11:41:00Z" w16du:dateUtc="2025-03-13T00:41:00Z">
              <w:r w:rsidRPr="00914FD8">
                <w:rPr>
                  <w:rFonts w:ascii="Calibri" w:eastAsia="Calibri" w:hAnsi="Calibri" w:cs="Calibri"/>
                  <w:sz w:val="20"/>
                  <w:szCs w:val="20"/>
                </w:rPr>
                <w:t>(&lt;</w:t>
              </w:r>
              <w:r w:rsidRPr="00914FD8">
                <w:rPr>
                  <w:rFonts w:ascii="Aptos Narrow" w:hAnsi="Aptos Narrow"/>
                  <w:sz w:val="20"/>
                  <w:szCs w:val="20"/>
                </w:rPr>
                <w:t>OwnOrRentCode&gt; = “</w:t>
              </w:r>
            </w:ins>
            <w:ins w:id="6122" w:author="Sue Simnor (EXT Idiom)" w:date="2025-03-13T11:42:00Z" w16du:dateUtc="2025-03-13T00:42:00Z">
              <w:r w:rsidRPr="00914FD8">
                <w:rPr>
                  <w:rFonts w:ascii="Aptos Narrow" w:hAnsi="Aptos Narrow"/>
                  <w:sz w:val="20"/>
                  <w:szCs w:val="20"/>
                </w:rPr>
                <w:t>2</w:t>
              </w:r>
            </w:ins>
            <w:ins w:id="6123" w:author="Sue Simnor (EXT Idiom)" w:date="2025-03-13T11:41:00Z" w16du:dateUtc="2025-03-13T00:41:00Z">
              <w:r w:rsidRPr="00914FD8">
                <w:rPr>
                  <w:rFonts w:ascii="Aptos Narrow" w:hAnsi="Aptos Narrow"/>
                  <w:sz w:val="20"/>
                  <w:szCs w:val="20"/>
                </w:rPr>
                <w:t>|IR</w:t>
              </w:r>
            </w:ins>
            <w:ins w:id="6124" w:author="Sue Simnor (EXT Idiom)" w:date="2025-03-13T11:42:00Z" w16du:dateUtc="2025-03-13T00:42:00Z">
              <w:r w:rsidRPr="00914FD8">
                <w:rPr>
                  <w:rFonts w:ascii="Aptos Narrow" w:hAnsi="Aptos Narrow"/>
                  <w:sz w:val="20"/>
                  <w:szCs w:val="20"/>
                </w:rPr>
                <w:t>ent</w:t>
              </w:r>
            </w:ins>
            <w:ins w:id="6125" w:author="Sue Simnor (EXT Idiom)" w:date="2025-03-13T11:41:00Z" w16du:dateUtc="2025-03-13T00:41:00Z">
              <w:r w:rsidRPr="00914FD8">
                <w:rPr>
                  <w:rFonts w:ascii="Aptos Narrow" w:hAnsi="Aptos Narrow"/>
                  <w:sz w:val="20"/>
                  <w:szCs w:val="20"/>
                </w:rPr>
                <w:t>”)</w:t>
              </w:r>
            </w:ins>
          </w:p>
          <w:p w14:paraId="0D78A89B" w14:textId="77777777" w:rsidR="00D54D2B" w:rsidRPr="00914FD8" w:rsidRDefault="00D54D2B" w:rsidP="00D54D2B">
            <w:pPr>
              <w:tabs>
                <w:tab w:val="left" w:pos="774"/>
              </w:tabs>
              <w:rPr>
                <w:ins w:id="6126" w:author="Sue Simnor (EXT Idiom)" w:date="2025-03-13T11:41:00Z" w16du:dateUtc="2025-03-13T00:41:00Z"/>
                <w:rFonts w:ascii="Calibri" w:eastAsia="Calibri" w:hAnsi="Calibri" w:cs="Calibri"/>
                <w:sz w:val="20"/>
                <w:szCs w:val="20"/>
              </w:rPr>
            </w:pPr>
          </w:p>
          <w:p w14:paraId="68E8F1BC" w14:textId="77777777" w:rsidR="00D54D2B" w:rsidRPr="00914FD8" w:rsidRDefault="00D54D2B" w:rsidP="00D54D2B">
            <w:pPr>
              <w:tabs>
                <w:tab w:val="left" w:pos="774"/>
              </w:tabs>
              <w:rPr>
                <w:ins w:id="6127" w:author="Sue Simnor (EXT Idiom)" w:date="2025-03-13T11:41:00Z" w16du:dateUtc="2025-03-13T00:41:00Z"/>
                <w:rFonts w:ascii="Calibri" w:eastAsia="Calibri" w:hAnsi="Calibri" w:cs="Calibri"/>
                <w:sz w:val="20"/>
                <w:szCs w:val="20"/>
              </w:rPr>
            </w:pPr>
          </w:p>
          <w:p w14:paraId="4B8EB8AD" w14:textId="77777777" w:rsidR="00D54D2B" w:rsidRPr="00914FD8" w:rsidRDefault="00D54D2B" w:rsidP="00D54D2B">
            <w:pPr>
              <w:tabs>
                <w:tab w:val="left" w:pos="774"/>
              </w:tabs>
              <w:rPr>
                <w:ins w:id="6128" w:author="Sue Simnor (EXT Idiom)" w:date="2025-03-13T11:41:00Z" w16du:dateUtc="2025-03-13T00:41:00Z"/>
                <w:rFonts w:ascii="Calibri" w:eastAsia="Calibri" w:hAnsi="Calibri" w:cs="Calibri"/>
                <w:sz w:val="20"/>
                <w:szCs w:val="20"/>
              </w:rPr>
            </w:pPr>
            <w:ins w:id="6129" w:author="Sue Simnor (EXT Idiom)" w:date="2025-03-13T11:41:00Z" w16du:dateUtc="2025-03-13T00:41:00Z">
              <w:r w:rsidRPr="00914FD8">
                <w:rPr>
                  <w:rFonts w:ascii="Calibri" w:eastAsia="Calibri" w:hAnsi="Calibri" w:cs="Calibri"/>
                  <w:b/>
                  <w:sz w:val="20"/>
                  <w:szCs w:val="20"/>
                </w:rPr>
                <w:t>THEN display</w:t>
              </w:r>
              <w:r w:rsidRPr="00914FD8">
                <w:rPr>
                  <w:rFonts w:ascii="Calibri" w:eastAsia="Calibri" w:hAnsi="Calibri" w:cs="Calibri"/>
                  <w:sz w:val="20"/>
                  <w:szCs w:val="20"/>
                </w:rPr>
                <w:t xml:space="preserve"> “OccupancyTypeDisplay”</w:t>
              </w:r>
            </w:ins>
          </w:p>
          <w:p w14:paraId="3D4F9698" w14:textId="77777777" w:rsidR="00D54D2B" w:rsidRPr="00914FD8" w:rsidRDefault="00D54D2B" w:rsidP="00D54D2B">
            <w:pPr>
              <w:tabs>
                <w:tab w:val="left" w:pos="774"/>
              </w:tabs>
              <w:rPr>
                <w:ins w:id="6130" w:author="Sue Simnor (EXT Idiom)" w:date="2025-03-13T11:41:00Z" w16du:dateUtc="2025-03-13T00:41:00Z"/>
                <w:rFonts w:ascii="Calibri" w:eastAsia="Calibri" w:hAnsi="Calibri" w:cs="Calibri"/>
                <w:b/>
                <w:sz w:val="20"/>
                <w:szCs w:val="20"/>
              </w:rPr>
            </w:pPr>
            <w:ins w:id="6131" w:author="Sue Simnor (EXT Idiom)" w:date="2025-03-13T11:41:00Z" w16du:dateUtc="2025-03-13T00:41:00Z">
              <w:r w:rsidRPr="00914FD8">
                <w:rPr>
                  <w:rFonts w:ascii="Calibri" w:eastAsia="Calibri" w:hAnsi="Calibri" w:cs="Calibri"/>
                  <w:b/>
                  <w:sz w:val="20"/>
                  <w:szCs w:val="20"/>
                </w:rPr>
                <w:t xml:space="preserve">ELSE Do not </w:t>
              </w:r>
              <w:r w:rsidRPr="00914FD8">
                <w:rPr>
                  <w:rFonts w:ascii="Calibri" w:eastAsia="Calibri" w:hAnsi="Calibri" w:cs="Calibri"/>
                  <w:b/>
                  <w:bCs/>
                  <w:sz w:val="20"/>
                  <w:szCs w:val="20"/>
                </w:rPr>
                <w:t>Display</w:t>
              </w:r>
            </w:ins>
          </w:p>
          <w:p w14:paraId="166DEEBC" w14:textId="77777777" w:rsidR="009B53D5" w:rsidRPr="00914FD8" w:rsidRDefault="009B53D5" w:rsidP="006C10D4">
            <w:pPr>
              <w:rPr>
                <w:ins w:id="6132" w:author="Sue Simnor (EXT Idiom)" w:date="2025-03-13T11:40:00Z" w16du:dateUtc="2025-03-13T00:40:00Z"/>
                <w:rFonts w:ascii="Calibri" w:eastAsia="Calibri" w:hAnsi="Calibri" w:cs="Calibri"/>
                <w:sz w:val="20"/>
                <w:szCs w:val="20"/>
              </w:rPr>
            </w:pPr>
          </w:p>
        </w:tc>
        <w:tc>
          <w:tcPr>
            <w:tcW w:w="1560" w:type="dxa"/>
          </w:tcPr>
          <w:p w14:paraId="15A37995" w14:textId="77777777" w:rsidR="00D54D2B" w:rsidRPr="00914FD8" w:rsidRDefault="00D54D2B" w:rsidP="00D54D2B">
            <w:pPr>
              <w:spacing w:after="120"/>
              <w:rPr>
                <w:ins w:id="6133" w:author="Sue Simnor (EXT Idiom)" w:date="2025-03-13T11:41:00Z" w16du:dateUtc="2025-03-13T00:41:00Z"/>
                <w:rFonts w:ascii="Calibri" w:eastAsia="Calibri" w:hAnsi="Calibri" w:cs="Calibri"/>
                <w:color w:val="000000" w:themeColor="text1"/>
                <w:sz w:val="18"/>
                <w:szCs w:val="18"/>
              </w:rPr>
            </w:pPr>
            <w:ins w:id="6134" w:author="Sue Simnor (EXT Idiom)" w:date="2025-03-13T11:41:00Z" w16du:dateUtc="2025-03-13T00:41:00Z">
              <w:r w:rsidRPr="00914FD8">
                <w:rPr>
                  <w:rFonts w:ascii="Calibri" w:eastAsia="Calibri" w:hAnsi="Calibri" w:cs="Calibri"/>
                  <w:color w:val="000000" w:themeColor="text1"/>
                  <w:sz w:val="18"/>
                  <w:szCs w:val="18"/>
                </w:rPr>
                <w:t>Column 1 text:</w:t>
              </w:r>
            </w:ins>
          </w:p>
          <w:p w14:paraId="3B7BFA95" w14:textId="77777777" w:rsidR="00D54D2B" w:rsidRPr="00914FD8" w:rsidRDefault="00D54D2B" w:rsidP="00D54D2B">
            <w:pPr>
              <w:spacing w:after="120"/>
              <w:rPr>
                <w:ins w:id="6135" w:author="Sue Simnor (EXT Idiom)" w:date="2025-03-13T11:41:00Z" w16du:dateUtc="2025-03-13T00:41:00Z"/>
                <w:rFonts w:ascii="Calibri" w:eastAsia="Calibri" w:hAnsi="Calibri" w:cs="Calibri"/>
                <w:color w:val="000000" w:themeColor="text1"/>
                <w:sz w:val="18"/>
                <w:szCs w:val="18"/>
              </w:rPr>
            </w:pPr>
            <w:ins w:id="6136" w:author="Sue Simnor (EXT Idiom)" w:date="2025-03-13T11:41:00Z" w16du:dateUtc="2025-03-13T00:41:00Z">
              <w:r w:rsidRPr="00914FD8">
                <w:rPr>
                  <w:rFonts w:ascii="Calibri" w:eastAsia="Calibri" w:hAnsi="Calibri" w:cs="Calibri"/>
                  <w:color w:val="000000" w:themeColor="text1"/>
                  <w:sz w:val="18"/>
                  <w:szCs w:val="18"/>
                </w:rPr>
                <w:t xml:space="preserve">Bodycopy_COI </w:t>
              </w:r>
            </w:ins>
          </w:p>
          <w:p w14:paraId="1E48FB7A" w14:textId="77777777" w:rsidR="00D54D2B" w:rsidRPr="00914FD8" w:rsidRDefault="00D54D2B" w:rsidP="00D54D2B">
            <w:pPr>
              <w:spacing w:after="120"/>
              <w:rPr>
                <w:ins w:id="6137" w:author="Sue Simnor (EXT Idiom)" w:date="2025-03-13T11:41:00Z" w16du:dateUtc="2025-03-13T00:41:00Z"/>
                <w:rFonts w:ascii="Calibri" w:eastAsia="Calibri" w:hAnsi="Calibri" w:cs="Calibri"/>
                <w:color w:val="000000" w:themeColor="text1"/>
                <w:sz w:val="18"/>
                <w:szCs w:val="18"/>
              </w:rPr>
            </w:pPr>
            <w:ins w:id="6138" w:author="Sue Simnor (EXT Idiom)" w:date="2025-03-13T11:41:00Z" w16du:dateUtc="2025-03-13T00:41:00Z">
              <w:r w:rsidRPr="00914FD8">
                <w:rPr>
                  <w:rFonts w:ascii="Calibri" w:eastAsia="Calibri" w:hAnsi="Calibri" w:cs="Calibri"/>
                  <w:color w:val="000000" w:themeColor="text1"/>
                  <w:sz w:val="18"/>
                  <w:szCs w:val="18"/>
                </w:rPr>
                <w:t>Column 2 text:</w:t>
              </w:r>
            </w:ins>
          </w:p>
          <w:p w14:paraId="384BC1A8" w14:textId="77777777" w:rsidR="009B53D5" w:rsidRPr="00914FD8" w:rsidRDefault="00D54D2B" w:rsidP="00D54D2B">
            <w:pPr>
              <w:spacing w:after="120"/>
              <w:rPr>
                <w:ins w:id="6139" w:author="Sue Simnor (EXT Idiom)" w:date="2025-03-13T12:14:00Z" w16du:dateUtc="2025-03-13T01:14:00Z"/>
                <w:rFonts w:ascii="Calibri" w:eastAsia="Calibri" w:hAnsi="Calibri" w:cs="Calibri"/>
                <w:color w:val="000000" w:themeColor="text1"/>
                <w:sz w:val="18"/>
                <w:szCs w:val="18"/>
                <w:rPrChange w:id="6140" w:author="sam sehgal" w:date="2025-07-21T09:15:00Z" w16du:dateUtc="2025-07-20T23:15:00Z">
                  <w:rPr>
                    <w:ins w:id="6141" w:author="Sue Simnor (EXT Idiom)" w:date="2025-03-13T12:14:00Z" w16du:dateUtc="2025-03-13T01:14:00Z"/>
                    <w:rFonts w:ascii="Calibri" w:eastAsia="Calibri" w:hAnsi="Calibri" w:cs="Calibri"/>
                    <w:color w:val="000000" w:themeColor="text1"/>
                    <w:sz w:val="18"/>
                    <w:szCs w:val="18"/>
                    <w:highlight w:val="green"/>
                  </w:rPr>
                </w:rPrChange>
              </w:rPr>
            </w:pPr>
            <w:ins w:id="6142" w:author="Sue Simnor (EXT Idiom)" w:date="2025-03-13T11:41:00Z" w16du:dateUtc="2025-03-13T00:41:00Z">
              <w:r w:rsidRPr="00914FD8">
                <w:rPr>
                  <w:rFonts w:ascii="Calibri" w:eastAsia="Calibri" w:hAnsi="Calibri" w:cs="Calibri"/>
                  <w:color w:val="000000" w:themeColor="text1"/>
                  <w:sz w:val="18"/>
                  <w:szCs w:val="18"/>
                </w:rPr>
                <w:t>Bullet_1_B_COI</w:t>
              </w:r>
            </w:ins>
          </w:p>
          <w:p w14:paraId="698DCCC5" w14:textId="77777777" w:rsidR="00CA409E" w:rsidRPr="00914FD8" w:rsidRDefault="00CA409E" w:rsidP="00D54D2B">
            <w:pPr>
              <w:spacing w:after="120"/>
              <w:rPr>
                <w:ins w:id="6143" w:author="Sue Simnor (EXT Idiom)" w:date="2025-03-13T12:14:00Z" w16du:dateUtc="2025-03-13T01:14:00Z"/>
                <w:rFonts w:ascii="Calibri" w:eastAsia="Calibri" w:hAnsi="Calibri" w:cs="Calibri"/>
                <w:color w:val="000000" w:themeColor="text1"/>
                <w:sz w:val="18"/>
                <w:szCs w:val="18"/>
                <w:rPrChange w:id="6144" w:author="sam sehgal" w:date="2025-07-21T09:15:00Z" w16du:dateUtc="2025-07-20T23:15:00Z">
                  <w:rPr>
                    <w:ins w:id="6145" w:author="Sue Simnor (EXT Idiom)" w:date="2025-03-13T12:14:00Z" w16du:dateUtc="2025-03-13T01:14:00Z"/>
                    <w:rFonts w:ascii="Calibri" w:eastAsia="Calibri" w:hAnsi="Calibri" w:cs="Calibri"/>
                    <w:color w:val="000000" w:themeColor="text1"/>
                    <w:sz w:val="18"/>
                    <w:szCs w:val="18"/>
                    <w:highlight w:val="green"/>
                  </w:rPr>
                </w:rPrChange>
              </w:rPr>
            </w:pPr>
          </w:p>
          <w:p w14:paraId="126C5181" w14:textId="09EF1FC5" w:rsidR="00CA409E" w:rsidRPr="00914FD8" w:rsidRDefault="00CA409E" w:rsidP="00D54D2B">
            <w:pPr>
              <w:spacing w:after="120"/>
              <w:rPr>
                <w:ins w:id="6146" w:author="Sue Simnor (EXT Idiom)" w:date="2025-03-13T11:40:00Z" w16du:dateUtc="2025-03-13T00:40:00Z"/>
                <w:rFonts w:ascii="Calibri" w:eastAsia="Calibri" w:hAnsi="Calibri" w:cs="Calibri"/>
                <w:color w:val="000000" w:themeColor="text1"/>
                <w:sz w:val="18"/>
                <w:szCs w:val="18"/>
              </w:rPr>
            </w:pPr>
            <w:ins w:id="6147" w:author="Sue Simnor (EXT Idiom)" w:date="2025-03-13T12:14:00Z" w16du:dateUtc="2025-03-13T01:14:00Z">
              <w:del w:id="6148" w:author="Sam Sehgal (EXT Idiom)" w:date="2025-03-19T11:18:00Z" w16du:dateUtc="2025-03-19T00:18:00Z">
                <w:r w:rsidRPr="00914FD8" w:rsidDel="00146881">
                  <w:rPr>
                    <w:rFonts w:ascii="Calibri" w:eastAsia="Calibri" w:hAnsi="Calibri" w:cs="Calibri"/>
                    <w:color w:val="000000" w:themeColor="text1"/>
                    <w:sz w:val="18"/>
                    <w:szCs w:val="18"/>
                    <w:rPrChange w:id="6149" w:author="sam sehgal" w:date="2025-07-21T09:15:00Z" w16du:dateUtc="2025-07-20T23:15:00Z">
                      <w:rPr>
                        <w:rFonts w:ascii="Calibri" w:eastAsia="Calibri" w:hAnsi="Calibri" w:cs="Calibri"/>
                        <w:color w:val="000000" w:themeColor="text1"/>
                        <w:sz w:val="18"/>
                        <w:szCs w:val="18"/>
                        <w:highlight w:val="green"/>
                      </w:rPr>
                    </w:rPrChange>
                  </w:rPr>
                  <w:delText xml:space="preserve">Text will show: A </w:delText>
                </w:r>
                <w:r w:rsidR="00D67C92" w:rsidRPr="00914FD8" w:rsidDel="00146881">
                  <w:rPr>
                    <w:rFonts w:ascii="Calibri" w:eastAsia="Calibri" w:hAnsi="Calibri" w:cs="Calibri"/>
                    <w:color w:val="000000" w:themeColor="text1"/>
                    <w:sz w:val="18"/>
                    <w:szCs w:val="18"/>
                    <w:rPrChange w:id="6150" w:author="sam sehgal" w:date="2025-07-21T09:15:00Z" w16du:dateUtc="2025-07-20T23:15:00Z">
                      <w:rPr>
                        <w:rFonts w:ascii="Calibri" w:eastAsia="Calibri" w:hAnsi="Calibri" w:cs="Calibri"/>
                        <w:color w:val="000000" w:themeColor="text1"/>
                        <w:sz w:val="18"/>
                        <w:szCs w:val="18"/>
                        <w:highlight w:val="green"/>
                      </w:rPr>
                    </w:rPrChange>
                  </w:rPr>
                  <w:delText>rental property</w:delText>
                </w:r>
              </w:del>
            </w:ins>
          </w:p>
        </w:tc>
      </w:tr>
      <w:tr w:rsidR="00772B2F" w14:paraId="078348D3" w14:textId="77777777" w:rsidTr="00BA2FD3">
        <w:trPr>
          <w:cantSplit/>
          <w:trHeight w:val="2486"/>
          <w:ins w:id="6151" w:author="Sam Sehgal (EXT Idiom)" w:date="2024-10-23T14:31:00Z"/>
        </w:trPr>
        <w:tc>
          <w:tcPr>
            <w:tcW w:w="1013" w:type="dxa"/>
          </w:tcPr>
          <w:p w14:paraId="6413E831" w14:textId="410C0E9E" w:rsidR="00772B2F" w:rsidRPr="001D7C8F" w:rsidRDefault="00772B2F" w:rsidP="007B6EDB">
            <w:pPr>
              <w:tabs>
                <w:tab w:val="left" w:pos="1800"/>
              </w:tabs>
              <w:rPr>
                <w:ins w:id="6152" w:author="Sam Sehgal (EXT Idiom)" w:date="2024-10-23T14:31:00Z" w16du:dateUtc="2024-10-23T03:31:00Z"/>
                <w:rFonts w:asciiTheme="minorHAnsi" w:hAnsiTheme="minorHAnsi" w:cstheme="minorHAnsi"/>
                <w:sz w:val="20"/>
                <w:szCs w:val="20"/>
              </w:rPr>
            </w:pPr>
            <w:ins w:id="6153" w:author="Sam Sehgal (EXT Idiom)" w:date="2024-10-23T14:31:00Z" w16du:dateUtc="2024-10-23T03:31:00Z">
              <w:r w:rsidRPr="001D7C8F">
                <w:rPr>
                  <w:rFonts w:asciiTheme="minorHAnsi" w:hAnsiTheme="minorHAnsi" w:cstheme="minorHAnsi"/>
                  <w:sz w:val="20"/>
                  <w:szCs w:val="20"/>
                </w:rPr>
                <w:lastRenderedPageBreak/>
                <w:t>YB 5B</w:t>
              </w:r>
            </w:ins>
          </w:p>
        </w:tc>
        <w:tc>
          <w:tcPr>
            <w:tcW w:w="2101" w:type="dxa"/>
          </w:tcPr>
          <w:p w14:paraId="6ABF833A" w14:textId="77777777" w:rsidR="00772B2F" w:rsidRPr="001D7C8F" w:rsidRDefault="00772B2F" w:rsidP="007B6EDB">
            <w:pPr>
              <w:tabs>
                <w:tab w:val="left" w:pos="1800"/>
              </w:tabs>
              <w:rPr>
                <w:ins w:id="6154" w:author="Sam Sehgal (EXT Idiom)" w:date="2024-10-23T14:31:00Z" w16du:dateUtc="2024-10-23T03:31:00Z"/>
                <w:rFonts w:ascii="Calibri" w:eastAsia="Calibri" w:hAnsi="Calibri" w:cs="Calibri"/>
                <w:b/>
                <w:sz w:val="20"/>
                <w:szCs w:val="20"/>
              </w:rPr>
            </w:pPr>
          </w:p>
        </w:tc>
        <w:tc>
          <w:tcPr>
            <w:tcW w:w="7938" w:type="dxa"/>
          </w:tcPr>
          <w:tbl>
            <w:tblPr>
              <w:tblW w:w="8493" w:type="dxa"/>
              <w:tblInd w:w="135" w:type="dxa"/>
              <w:tblLayout w:type="fixed"/>
              <w:tblLook w:val="04A0" w:firstRow="1" w:lastRow="0" w:firstColumn="1" w:lastColumn="0" w:noHBand="0" w:noVBand="1"/>
            </w:tblPr>
            <w:tblGrid>
              <w:gridCol w:w="2821"/>
              <w:gridCol w:w="5672"/>
            </w:tblGrid>
            <w:tr w:rsidR="00772B2F" w:rsidRPr="00110591" w14:paraId="7B68BEFB" w14:textId="77777777" w:rsidTr="00110591">
              <w:trPr>
                <w:trHeight w:val="281"/>
                <w:ins w:id="6155" w:author="Sam Sehgal (EXT Idiom)" w:date="2024-10-23T14:31:00Z"/>
              </w:trPr>
              <w:tc>
                <w:tcPr>
                  <w:tcW w:w="2821" w:type="dxa"/>
                  <w:tcBorders>
                    <w:top w:val="nil"/>
                    <w:left w:val="nil"/>
                    <w:bottom w:val="single" w:sz="8" w:space="0" w:color="auto"/>
                    <w:right w:val="nil"/>
                  </w:tcBorders>
                  <w:tcMar>
                    <w:left w:w="108" w:type="dxa"/>
                    <w:right w:w="108" w:type="dxa"/>
                  </w:tcMar>
                  <w:vAlign w:val="center"/>
                </w:tcPr>
                <w:p w14:paraId="1231A680" w14:textId="77777777" w:rsidR="00772B2F" w:rsidRPr="001D7C8F" w:rsidRDefault="00772B2F" w:rsidP="00772B2F">
                  <w:pPr>
                    <w:spacing w:after="260"/>
                    <w:rPr>
                      <w:ins w:id="6156" w:author="Sam Sehgal (EXT Idiom)" w:date="2024-10-23T14:31:00Z" w16du:dateUtc="2024-10-23T03:31:00Z"/>
                      <w:rFonts w:ascii="Arial" w:eastAsia="Arial" w:hAnsi="Arial" w:cs="Arial"/>
                      <w:sz w:val="18"/>
                      <w:szCs w:val="18"/>
                      <w:lang w:val="en-AU"/>
                    </w:rPr>
                  </w:pPr>
                  <w:ins w:id="6157" w:author="Sam Sehgal (EXT Idiom)" w:date="2024-10-23T14:31:00Z" w16du:dateUtc="2024-10-23T03:31:00Z">
                    <w:r w:rsidRPr="001D7C8F">
                      <w:rPr>
                        <w:rFonts w:ascii="Arial" w:eastAsia="Arial" w:hAnsi="Arial" w:cs="Arial"/>
                        <w:sz w:val="18"/>
                        <w:szCs w:val="18"/>
                        <w:lang w:val="en-AU"/>
                      </w:rPr>
                      <w:t xml:space="preserve">You describe your Insured Address  </w:t>
                    </w:r>
                    <w:commentRangeStart w:id="6158"/>
                    <w:commentRangeStart w:id="6159"/>
                    <w:commentRangeEnd w:id="6158"/>
                    <w:r w:rsidRPr="001D7C8F">
                      <w:rPr>
                        <w:rStyle w:val="CommentReference"/>
                        <w:rFonts w:ascii="Arial" w:eastAsia="Arial" w:hAnsi="Arial" w:cs="Arial"/>
                        <w:sz w:val="18"/>
                        <w:szCs w:val="18"/>
                        <w:lang w:val="en-AU"/>
                      </w:rPr>
                      <w:commentReference w:id="6158"/>
                    </w:r>
                    <w:commentRangeEnd w:id="6159"/>
                    <w:r w:rsidRPr="001D7C8F">
                      <w:rPr>
                        <w:rStyle w:val="CommentReference"/>
                        <w:rFonts w:ascii="Arial" w:eastAsia="Arial" w:hAnsi="Arial" w:cs="Arial"/>
                        <w:sz w:val="18"/>
                        <w:szCs w:val="18"/>
                        <w:lang w:val="en-AU"/>
                      </w:rPr>
                      <w:commentReference w:id="6159"/>
                    </w:r>
                    <w:r w:rsidRPr="001D7C8F">
                      <w:rPr>
                        <w:rFonts w:ascii="Arial" w:eastAsia="Arial" w:hAnsi="Arial" w:cs="Arial"/>
                        <w:sz w:val="18"/>
                        <w:szCs w:val="18"/>
                        <w:lang w:val="en-AU"/>
                      </w:rPr>
                      <w:t>as:</w:t>
                    </w:r>
                  </w:ins>
                </w:p>
              </w:tc>
              <w:tc>
                <w:tcPr>
                  <w:tcW w:w="5672" w:type="dxa"/>
                  <w:tcBorders>
                    <w:top w:val="nil"/>
                    <w:left w:val="nil"/>
                    <w:bottom w:val="single" w:sz="8" w:space="0" w:color="auto"/>
                    <w:right w:val="nil"/>
                  </w:tcBorders>
                  <w:tcMar>
                    <w:left w:w="108" w:type="dxa"/>
                    <w:right w:w="108" w:type="dxa"/>
                  </w:tcMar>
                  <w:vAlign w:val="bottom"/>
                </w:tcPr>
                <w:p w14:paraId="15CD2DF5" w14:textId="77777777" w:rsidR="00772B2F" w:rsidRPr="001D7C8F" w:rsidRDefault="00772B2F" w:rsidP="00772B2F">
                  <w:pPr>
                    <w:rPr>
                      <w:ins w:id="6160" w:author="Sam Sehgal (EXT Idiom)" w:date="2024-10-23T14:31:00Z" w16du:dateUtc="2024-10-23T03:31:00Z"/>
                      <w:rFonts w:ascii="Arial" w:eastAsia="Arial" w:hAnsi="Arial" w:cs="Arial"/>
                      <w:b/>
                      <w:sz w:val="20"/>
                      <w:szCs w:val="20"/>
                    </w:rPr>
                  </w:pPr>
                  <w:ins w:id="6161" w:author="Sam Sehgal (EXT Idiom)" w:date="2024-10-23T14:31:00Z" w16du:dateUtc="2024-10-23T03:31:00Z">
                    <w:r w:rsidRPr="001D7C8F">
                      <w:rPr>
                        <w:rFonts w:ascii="Arial" w:eastAsia="Arial" w:hAnsi="Arial" w:cs="Arial"/>
                        <w:b/>
                        <w:sz w:val="20"/>
                        <w:szCs w:val="20"/>
                      </w:rPr>
                      <w:t>• &lt;KindOfPropertyDisplay</w:t>
                    </w:r>
                    <w:commentRangeStart w:id="6162"/>
                    <w:commentRangeStart w:id="6163"/>
                    <w:commentRangeStart w:id="6164"/>
                    <w:commentRangeEnd w:id="6162"/>
                    <w:r w:rsidRPr="001D7C8F">
                      <w:rPr>
                        <w:rStyle w:val="CommentReference"/>
                        <w:rFonts w:ascii="Arial" w:eastAsia="Arial" w:hAnsi="Arial" w:cs="Arial"/>
                        <w:b/>
                        <w:sz w:val="20"/>
                        <w:szCs w:val="20"/>
                      </w:rPr>
                      <w:commentReference w:id="6162"/>
                    </w:r>
                    <w:commentRangeEnd w:id="6163"/>
                    <w:r w:rsidRPr="001D7C8F">
                      <w:rPr>
                        <w:rStyle w:val="CommentReference"/>
                        <w:rFonts w:ascii="Arial" w:eastAsia="Arial" w:hAnsi="Arial" w:cs="Arial"/>
                        <w:b/>
                        <w:sz w:val="20"/>
                        <w:szCs w:val="20"/>
                      </w:rPr>
                      <w:commentReference w:id="6163"/>
                    </w:r>
                    <w:commentRangeEnd w:id="6164"/>
                    <w:r w:rsidRPr="001D7C8F">
                      <w:rPr>
                        <w:rStyle w:val="CommentReference"/>
                        <w:rFonts w:ascii="Arial" w:eastAsia="Arial" w:hAnsi="Arial" w:cs="Arial"/>
                        <w:b/>
                        <w:sz w:val="20"/>
                        <w:szCs w:val="20"/>
                      </w:rPr>
                      <w:commentReference w:id="6164"/>
                    </w:r>
                    <w:r w:rsidRPr="001D7C8F">
                      <w:rPr>
                        <w:rFonts w:ascii="Arial" w:eastAsia="Arial" w:hAnsi="Arial" w:cs="Arial"/>
                        <w:b/>
                        <w:sz w:val="20"/>
                        <w:szCs w:val="20"/>
                      </w:rPr>
                      <w:t>&gt;</w:t>
                    </w:r>
                  </w:ins>
                </w:p>
              </w:tc>
            </w:tr>
          </w:tbl>
          <w:p w14:paraId="501A49B2" w14:textId="77777777" w:rsidR="00772B2F" w:rsidRPr="001D7C8F" w:rsidRDefault="00772B2F" w:rsidP="007B6EDB">
            <w:pPr>
              <w:spacing w:after="260"/>
              <w:rPr>
                <w:ins w:id="6165" w:author="Sam Sehgal (EXT Idiom)" w:date="2024-10-23T14:31:00Z" w16du:dateUtc="2024-10-23T03:31:00Z"/>
                <w:rFonts w:ascii="Arial" w:eastAsia="Arial" w:hAnsi="Arial" w:cs="Arial"/>
                <w:sz w:val="18"/>
                <w:szCs w:val="18"/>
                <w:lang w:val="en-AU"/>
              </w:rPr>
            </w:pPr>
          </w:p>
        </w:tc>
        <w:tc>
          <w:tcPr>
            <w:tcW w:w="1984" w:type="dxa"/>
          </w:tcPr>
          <w:p w14:paraId="6BBCFA36" w14:textId="77777777" w:rsidR="00772B2F" w:rsidRPr="001D7C8F" w:rsidRDefault="00772B2F" w:rsidP="00772B2F">
            <w:pPr>
              <w:tabs>
                <w:tab w:val="left" w:pos="774"/>
              </w:tabs>
              <w:rPr>
                <w:ins w:id="6166" w:author="Sam Sehgal (EXT Idiom)" w:date="2024-10-23T15:23:00Z" w16du:dateUtc="2024-10-23T04:23:00Z"/>
                <w:rFonts w:ascii="Calibri" w:eastAsia="Calibri" w:hAnsi="Calibri" w:cs="Calibri"/>
                <w:sz w:val="20"/>
                <w:szCs w:val="20"/>
              </w:rPr>
            </w:pPr>
            <w:ins w:id="6167" w:author="Sam Sehgal (EXT Idiom)" w:date="2024-10-23T14:32:00Z" w16du:dateUtc="2024-10-23T03:32:00Z">
              <w:r w:rsidRPr="001D7C8F">
                <w:rPr>
                  <w:rFonts w:ascii="Calibri" w:eastAsia="Calibri" w:hAnsi="Calibri" w:cs="Calibri"/>
                  <w:sz w:val="20"/>
                  <w:szCs w:val="20"/>
                </w:rPr>
                <w:t xml:space="preserve">IF </w:t>
              </w:r>
            </w:ins>
            <w:ins w:id="6168" w:author="Sam Sehgal (EXT Idiom)" w:date="2024-10-23T14:31:00Z" w16du:dateUtc="2024-10-23T03:31:00Z">
              <w:r w:rsidRPr="001D7C8F">
                <w:rPr>
                  <w:rFonts w:ascii="Calibri" w:eastAsia="Calibri" w:hAnsi="Calibri" w:cs="Calibri"/>
                  <w:sz w:val="20"/>
                  <w:szCs w:val="20"/>
                </w:rPr>
                <w:t xml:space="preserve">&lt;ProductCode&gt; = “Landlord” </w:t>
              </w:r>
            </w:ins>
          </w:p>
          <w:p w14:paraId="5998FD02" w14:textId="37E834AC" w:rsidR="00BE03F2" w:rsidRPr="001D7C8F" w:rsidRDefault="00BE03F2" w:rsidP="00772B2F">
            <w:pPr>
              <w:tabs>
                <w:tab w:val="left" w:pos="774"/>
              </w:tabs>
              <w:rPr>
                <w:ins w:id="6169" w:author="Sam Sehgal (EXT Idiom)" w:date="2024-10-23T14:32:00Z" w16du:dateUtc="2024-10-23T03:32:00Z"/>
                <w:rFonts w:ascii="Calibri" w:eastAsia="Calibri" w:hAnsi="Calibri" w:cs="Calibri"/>
                <w:b/>
                <w:sz w:val="20"/>
                <w:szCs w:val="20"/>
                <w:rPrChange w:id="6170" w:author="Sam Sehgal (EXT Idiom)" w:date="2024-10-23T15:24:00Z" w16du:dateUtc="2024-10-23T04:24:00Z">
                  <w:rPr>
                    <w:ins w:id="6171" w:author="Sam Sehgal (EXT Idiom)" w:date="2024-10-23T14:32:00Z" w16du:dateUtc="2024-10-23T03:32:00Z"/>
                    <w:rFonts w:ascii="Calibri" w:eastAsia="Calibri" w:hAnsi="Calibri" w:cs="Calibri"/>
                    <w:sz w:val="20"/>
                    <w:szCs w:val="20"/>
                  </w:rPr>
                </w:rPrChange>
              </w:rPr>
            </w:pPr>
            <w:ins w:id="6172" w:author="Sam Sehgal (EXT Idiom)" w:date="2024-10-23T15:23:00Z" w16du:dateUtc="2024-10-23T04:23:00Z">
              <w:r w:rsidRPr="001D7C8F">
                <w:rPr>
                  <w:rFonts w:ascii="Calibri" w:eastAsia="Calibri" w:hAnsi="Calibri" w:cs="Calibri"/>
                  <w:b/>
                  <w:sz w:val="20"/>
                  <w:szCs w:val="20"/>
                  <w:rPrChange w:id="6173" w:author="Sam Sehgal (EXT Idiom)" w:date="2024-10-23T15:24:00Z" w16du:dateUtc="2024-10-23T04:24:00Z">
                    <w:rPr>
                      <w:rFonts w:ascii="Calibri" w:eastAsia="Calibri" w:hAnsi="Calibri" w:cs="Calibri"/>
                      <w:sz w:val="20"/>
                      <w:szCs w:val="20"/>
                    </w:rPr>
                  </w:rPrChange>
                </w:rPr>
                <w:t>AND</w:t>
              </w:r>
            </w:ins>
          </w:p>
          <w:p w14:paraId="02037DF1" w14:textId="7E696023" w:rsidR="00BE03F2" w:rsidRPr="001D7C8F" w:rsidRDefault="00BE03F2" w:rsidP="00BE03F2">
            <w:pPr>
              <w:rPr>
                <w:ins w:id="6174" w:author="Sam Sehgal (EXT Idiom)" w:date="2024-10-23T15:23:00Z" w16du:dateUtc="2024-10-23T04:23:00Z"/>
                <w:rFonts w:ascii="Calibri" w:eastAsia="Calibri" w:hAnsi="Calibri" w:cs="Calibri"/>
                <w:sz w:val="20"/>
                <w:szCs w:val="20"/>
              </w:rPr>
            </w:pPr>
            <w:ins w:id="6175" w:author="Sam Sehgal (EXT Idiom)" w:date="2024-10-23T15:23:00Z" w16du:dateUtc="2024-10-23T04:23:00Z">
              <w:r w:rsidRPr="001D7C8F">
                <w:rPr>
                  <w:rFonts w:ascii="Calibri" w:eastAsia="Calibri" w:hAnsi="Calibri" w:cs="Calibri"/>
                  <w:sz w:val="20"/>
                  <w:szCs w:val="20"/>
                </w:rPr>
                <w:t>(&lt;HomeCoverTypeCode&gt;= “5|BuildingAndContents” or “2|Building”</w:t>
              </w:r>
            </w:ins>
            <w:ins w:id="6176" w:author="Sam Sehgal (EXT Idiom)" w:date="2024-10-25T09:15:00Z" w16du:dateUtc="2024-10-24T22:15:00Z">
              <w:r w:rsidR="001D7C8F" w:rsidRPr="001D7C8F">
                <w:rPr>
                  <w:rFonts w:ascii="Calibri" w:eastAsia="Calibri" w:hAnsi="Calibri" w:cs="Calibri"/>
                  <w:sz w:val="20"/>
                  <w:szCs w:val="20"/>
                  <w:rPrChange w:id="6177" w:author="Sam Sehgal (EXT Idiom)" w:date="2024-10-25T09:15:00Z" w16du:dateUtc="2024-10-24T22:15:00Z">
                    <w:rPr>
                      <w:rFonts w:ascii="Calibri" w:eastAsia="Calibri" w:hAnsi="Calibri" w:cs="Calibri"/>
                      <w:sz w:val="20"/>
                      <w:szCs w:val="20"/>
                      <w:highlight w:val="yellow"/>
                    </w:rPr>
                  </w:rPrChange>
                </w:rPr>
                <w:t xml:space="preserve"> or </w:t>
              </w:r>
              <w:r w:rsidR="001D7C8F" w:rsidRPr="00F21D8E">
                <w:rPr>
                  <w:rFonts w:ascii="Calibri" w:eastAsia="Calibri" w:hAnsi="Calibri" w:cs="Calibri"/>
                  <w:sz w:val="20"/>
                  <w:szCs w:val="20"/>
                  <w:rPrChange w:id="6178" w:author="sam sehgal" w:date="2024-12-19T10:02:00Z" w16du:dateUtc="2024-12-18T23:02:00Z">
                    <w:rPr>
                      <w:rFonts w:ascii="Calibri" w:eastAsia="Calibri" w:hAnsi="Calibri" w:cs="Calibri"/>
                      <w:sz w:val="20"/>
                      <w:szCs w:val="20"/>
                      <w:highlight w:val="yellow"/>
                    </w:rPr>
                  </w:rPrChange>
                </w:rPr>
                <w:t>“3|Contents</w:t>
              </w:r>
            </w:ins>
            <w:ins w:id="6179" w:author="Sam Sehgal (EXT Idiom)" w:date="2024-10-25T09:17:00Z" w16du:dateUtc="2024-10-24T22:17:00Z">
              <w:r w:rsidR="001D7C8F" w:rsidRPr="00F21D8E">
                <w:rPr>
                  <w:rFonts w:ascii="Calibri" w:eastAsia="Calibri" w:hAnsi="Calibri" w:cs="Calibri"/>
                  <w:sz w:val="20"/>
                  <w:szCs w:val="20"/>
                </w:rPr>
                <w:t>”</w:t>
              </w:r>
            </w:ins>
          </w:p>
          <w:p w14:paraId="5B032CFD" w14:textId="77777777" w:rsidR="00BE03F2" w:rsidRPr="001D7C8F" w:rsidRDefault="00BE03F2" w:rsidP="00BE03F2">
            <w:pPr>
              <w:tabs>
                <w:tab w:val="left" w:pos="774"/>
              </w:tabs>
              <w:rPr>
                <w:ins w:id="6180" w:author="Sam Sehgal (EXT Idiom)" w:date="2024-10-23T15:23:00Z" w16du:dateUtc="2024-10-23T04:23:00Z"/>
                <w:rFonts w:ascii="Calibri" w:eastAsia="Calibri" w:hAnsi="Calibri" w:cs="Calibri"/>
                <w:b/>
                <w:sz w:val="20"/>
                <w:szCs w:val="20"/>
              </w:rPr>
            </w:pPr>
            <w:ins w:id="6181" w:author="Sam Sehgal (EXT Idiom)" w:date="2024-10-23T15:23:00Z" w16du:dateUtc="2024-10-23T04:23:00Z">
              <w:r w:rsidRPr="001D7C8F">
                <w:rPr>
                  <w:rFonts w:ascii="Calibri" w:eastAsia="Calibri" w:hAnsi="Calibri" w:cs="Calibri"/>
                  <w:b/>
                  <w:sz w:val="20"/>
                  <w:szCs w:val="20"/>
                </w:rPr>
                <w:t>AND</w:t>
              </w:r>
            </w:ins>
          </w:p>
          <w:p w14:paraId="23E1C6B9" w14:textId="32FCE217" w:rsidR="00BE03F2" w:rsidRPr="001D7C8F" w:rsidRDefault="00BE03F2" w:rsidP="00BE03F2">
            <w:pPr>
              <w:tabs>
                <w:tab w:val="left" w:pos="774"/>
              </w:tabs>
              <w:rPr>
                <w:ins w:id="6182" w:author="Sam Sehgal (EXT Idiom)" w:date="2024-10-23T15:23:00Z" w16du:dateUtc="2024-10-23T04:23:00Z"/>
                <w:rFonts w:ascii="Calibri" w:eastAsia="Calibri" w:hAnsi="Calibri" w:cs="Calibri"/>
                <w:sz w:val="20"/>
                <w:szCs w:val="20"/>
              </w:rPr>
            </w:pPr>
            <w:ins w:id="6183" w:author="Sam Sehgal (EXT Idiom)" w:date="2024-10-23T15:23:00Z" w16du:dateUtc="2024-10-23T04:23:00Z">
              <w:r w:rsidRPr="001D7C8F">
                <w:rPr>
                  <w:rFonts w:ascii="Calibri" w:eastAsia="Calibri" w:hAnsi="Calibri" w:cs="Calibri"/>
                  <w:sz w:val="20"/>
                  <w:szCs w:val="20"/>
                </w:rPr>
                <w:t>(&lt;</w:t>
              </w:r>
              <w:r w:rsidR="00110591" w:rsidRPr="001D7C8F">
                <w:rPr>
                  <w:rFonts w:ascii="Aptos Narrow" w:hAnsi="Aptos Narrow"/>
                  <w:sz w:val="20"/>
                  <w:szCs w:val="20"/>
                </w:rPr>
                <w:t>LandlordOrOccupantCode</w:t>
              </w:r>
              <w:r w:rsidRPr="001D7C8F">
                <w:rPr>
                  <w:rFonts w:ascii="Aptos Narrow" w:hAnsi="Aptos Narrow"/>
                  <w:sz w:val="20"/>
                  <w:szCs w:val="20"/>
                </w:rPr>
                <w:t>&gt; = “</w:t>
              </w:r>
            </w:ins>
            <w:ins w:id="6184" w:author="Sam Sehgal (EXT Idiom)" w:date="2024-10-23T15:24:00Z" w16du:dateUtc="2024-10-23T04:24:00Z">
              <w:r w:rsidR="00110591" w:rsidRPr="001D7C8F">
                <w:rPr>
                  <w:rFonts w:ascii="Aptos Narrow" w:hAnsi="Aptos Narrow"/>
                  <w:sz w:val="20"/>
                  <w:szCs w:val="20"/>
                </w:rPr>
                <w:t>1|Landlord</w:t>
              </w:r>
            </w:ins>
            <w:ins w:id="6185" w:author="Sam Sehgal (EXT Idiom)" w:date="2024-10-23T15:23:00Z" w16du:dateUtc="2024-10-23T04:23:00Z">
              <w:r w:rsidRPr="001D7C8F">
                <w:rPr>
                  <w:rFonts w:ascii="Aptos Narrow" w:hAnsi="Aptos Narrow"/>
                  <w:sz w:val="20"/>
                  <w:szCs w:val="20"/>
                </w:rPr>
                <w:t>”)</w:t>
              </w:r>
            </w:ins>
          </w:p>
          <w:p w14:paraId="34B93478" w14:textId="77777777" w:rsidR="00772B2F" w:rsidRPr="001D7C8F" w:rsidRDefault="00772B2F" w:rsidP="00772B2F">
            <w:pPr>
              <w:tabs>
                <w:tab w:val="left" w:pos="774"/>
              </w:tabs>
              <w:rPr>
                <w:ins w:id="6186" w:author="Sam Sehgal (EXT Idiom)" w:date="2024-10-23T14:32:00Z" w16du:dateUtc="2024-10-23T03:32:00Z"/>
                <w:rFonts w:ascii="Calibri" w:eastAsia="Calibri" w:hAnsi="Calibri" w:cs="Calibri"/>
                <w:sz w:val="20"/>
                <w:szCs w:val="20"/>
              </w:rPr>
            </w:pPr>
          </w:p>
          <w:p w14:paraId="0F100D24" w14:textId="4BD7E6AC" w:rsidR="00772B2F" w:rsidRPr="001D7C8F" w:rsidRDefault="00772B2F" w:rsidP="00772B2F">
            <w:pPr>
              <w:tabs>
                <w:tab w:val="left" w:pos="774"/>
              </w:tabs>
              <w:rPr>
                <w:ins w:id="6187" w:author="Sam Sehgal (EXT Idiom)" w:date="2024-10-23T15:24:00Z" w16du:dateUtc="2024-10-23T04:24:00Z"/>
                <w:rFonts w:ascii="Calibri" w:eastAsia="Calibri" w:hAnsi="Calibri" w:cs="Calibri"/>
                <w:sz w:val="20"/>
                <w:szCs w:val="20"/>
              </w:rPr>
            </w:pPr>
            <w:ins w:id="6188" w:author="Sam Sehgal (EXT Idiom)" w:date="2024-10-23T14:31:00Z" w16du:dateUtc="2024-10-23T03:31:00Z">
              <w:r w:rsidRPr="001D7C8F">
                <w:rPr>
                  <w:rFonts w:ascii="Calibri" w:eastAsia="Calibri" w:hAnsi="Calibri" w:cs="Calibri"/>
                  <w:sz w:val="20"/>
                  <w:szCs w:val="20"/>
                </w:rPr>
                <w:t>THEN display “KindOfPropertyDisplay”</w:t>
              </w:r>
            </w:ins>
          </w:p>
          <w:p w14:paraId="4376180D" w14:textId="0C4AA2CB" w:rsidR="00110591" w:rsidRPr="001D7C8F" w:rsidRDefault="00110591" w:rsidP="00772B2F">
            <w:pPr>
              <w:tabs>
                <w:tab w:val="left" w:pos="774"/>
              </w:tabs>
              <w:rPr>
                <w:ins w:id="6189" w:author="Sam Sehgal (EXT Idiom)" w:date="2024-10-23T14:31:00Z" w16du:dateUtc="2024-10-23T03:31:00Z"/>
                <w:rFonts w:ascii="Calibri" w:eastAsia="Calibri" w:hAnsi="Calibri" w:cs="Calibri"/>
                <w:b/>
                <w:sz w:val="20"/>
                <w:szCs w:val="20"/>
                <w:rPrChange w:id="6190" w:author="Sam Sehgal (EXT Idiom)" w:date="2024-10-23T15:24:00Z" w16du:dateUtc="2024-10-23T04:24:00Z">
                  <w:rPr>
                    <w:ins w:id="6191" w:author="Sam Sehgal (EXT Idiom)" w:date="2024-10-23T14:31:00Z" w16du:dateUtc="2024-10-23T03:31:00Z"/>
                    <w:rFonts w:ascii="Calibri" w:eastAsia="Calibri" w:hAnsi="Calibri" w:cs="Calibri"/>
                    <w:sz w:val="20"/>
                    <w:szCs w:val="20"/>
                  </w:rPr>
                </w:rPrChange>
              </w:rPr>
            </w:pPr>
            <w:ins w:id="6192" w:author="Sam Sehgal (EXT Idiom)" w:date="2024-10-23T15:24:00Z" w16du:dateUtc="2024-10-23T04:24:00Z">
              <w:r w:rsidRPr="001D7C8F">
                <w:rPr>
                  <w:rFonts w:ascii="Calibri" w:eastAsia="Calibri" w:hAnsi="Calibri" w:cs="Calibri"/>
                  <w:b/>
                  <w:sz w:val="20"/>
                  <w:szCs w:val="20"/>
                  <w:rPrChange w:id="6193" w:author="Sam Sehgal (EXT Idiom)" w:date="2024-10-23T15:24:00Z" w16du:dateUtc="2024-10-23T04:24:00Z">
                    <w:rPr>
                      <w:rFonts w:ascii="Calibri" w:eastAsia="Calibri" w:hAnsi="Calibri" w:cs="Calibri"/>
                      <w:sz w:val="20"/>
                      <w:szCs w:val="20"/>
                    </w:rPr>
                  </w:rPrChange>
                </w:rPr>
                <w:t>ELSE DO NOT DISPLAY</w:t>
              </w:r>
            </w:ins>
          </w:p>
          <w:p w14:paraId="1B8A14A6" w14:textId="77777777" w:rsidR="00772B2F" w:rsidRPr="001D7C8F" w:rsidDel="00BC2BA5" w:rsidRDefault="00772B2F" w:rsidP="006C10D4">
            <w:pPr>
              <w:rPr>
                <w:ins w:id="6194" w:author="Sam Sehgal (EXT Idiom)" w:date="2024-10-23T14:31:00Z" w16du:dateUtc="2024-10-23T03:31:00Z"/>
                <w:rFonts w:ascii="Calibri" w:eastAsia="Calibri" w:hAnsi="Calibri" w:cs="Calibri"/>
                <w:sz w:val="20"/>
                <w:szCs w:val="20"/>
              </w:rPr>
            </w:pPr>
          </w:p>
        </w:tc>
        <w:tc>
          <w:tcPr>
            <w:tcW w:w="1560" w:type="dxa"/>
          </w:tcPr>
          <w:p w14:paraId="19F8F4A5" w14:textId="77777777" w:rsidR="00110591" w:rsidRPr="001D7C8F" w:rsidRDefault="00110591" w:rsidP="00110591">
            <w:pPr>
              <w:spacing w:after="120"/>
              <w:rPr>
                <w:ins w:id="6195" w:author="Sam Sehgal (EXT Idiom)" w:date="2024-10-23T15:24:00Z" w16du:dateUtc="2024-10-23T04:24:00Z"/>
                <w:rFonts w:ascii="Calibri" w:eastAsia="Calibri" w:hAnsi="Calibri" w:cs="Calibri"/>
                <w:color w:val="000000" w:themeColor="text1"/>
                <w:sz w:val="18"/>
                <w:szCs w:val="18"/>
              </w:rPr>
            </w:pPr>
            <w:ins w:id="6196" w:author="Sam Sehgal (EXT Idiom)" w:date="2024-10-23T15:24:00Z" w16du:dateUtc="2024-10-23T04:24:00Z">
              <w:r w:rsidRPr="001D7C8F">
                <w:rPr>
                  <w:rFonts w:ascii="Calibri" w:eastAsia="Calibri" w:hAnsi="Calibri" w:cs="Calibri"/>
                  <w:color w:val="000000" w:themeColor="text1"/>
                  <w:sz w:val="18"/>
                  <w:szCs w:val="18"/>
                </w:rPr>
                <w:t>Column 1 text:</w:t>
              </w:r>
            </w:ins>
          </w:p>
          <w:p w14:paraId="7ECE1A55" w14:textId="77777777" w:rsidR="00110591" w:rsidRPr="001D7C8F" w:rsidRDefault="00110591" w:rsidP="00110591">
            <w:pPr>
              <w:spacing w:after="120"/>
              <w:rPr>
                <w:ins w:id="6197" w:author="Sam Sehgal (EXT Idiom)" w:date="2024-10-23T15:24:00Z" w16du:dateUtc="2024-10-23T04:24:00Z"/>
                <w:rFonts w:ascii="Calibri" w:eastAsia="Calibri" w:hAnsi="Calibri" w:cs="Calibri"/>
                <w:color w:val="000000" w:themeColor="text1"/>
                <w:sz w:val="18"/>
                <w:szCs w:val="18"/>
              </w:rPr>
            </w:pPr>
            <w:ins w:id="6198" w:author="Sam Sehgal (EXT Idiom)" w:date="2024-10-23T15:24:00Z" w16du:dateUtc="2024-10-23T04:24:00Z">
              <w:r w:rsidRPr="001D7C8F">
                <w:rPr>
                  <w:rFonts w:ascii="Calibri" w:eastAsia="Calibri" w:hAnsi="Calibri" w:cs="Calibri"/>
                  <w:color w:val="000000" w:themeColor="text1"/>
                  <w:sz w:val="18"/>
                  <w:szCs w:val="18"/>
                </w:rPr>
                <w:t xml:space="preserve">Bodycopy_COI </w:t>
              </w:r>
            </w:ins>
          </w:p>
          <w:p w14:paraId="43D51827" w14:textId="77777777" w:rsidR="00110591" w:rsidRPr="001D7C8F" w:rsidRDefault="00110591" w:rsidP="00110591">
            <w:pPr>
              <w:spacing w:after="120"/>
              <w:rPr>
                <w:ins w:id="6199" w:author="Sam Sehgal (EXT Idiom)" w:date="2024-10-23T15:24:00Z" w16du:dateUtc="2024-10-23T04:24:00Z"/>
                <w:rFonts w:ascii="Calibri" w:eastAsia="Calibri" w:hAnsi="Calibri" w:cs="Calibri"/>
                <w:color w:val="000000" w:themeColor="text1"/>
                <w:sz w:val="18"/>
                <w:szCs w:val="18"/>
              </w:rPr>
            </w:pPr>
            <w:ins w:id="6200" w:author="Sam Sehgal (EXT Idiom)" w:date="2024-10-23T15:24:00Z" w16du:dateUtc="2024-10-23T04:24:00Z">
              <w:r w:rsidRPr="001D7C8F">
                <w:rPr>
                  <w:rFonts w:ascii="Calibri" w:eastAsia="Calibri" w:hAnsi="Calibri" w:cs="Calibri"/>
                  <w:color w:val="000000" w:themeColor="text1"/>
                  <w:sz w:val="18"/>
                  <w:szCs w:val="18"/>
                </w:rPr>
                <w:t>Column 2 text:</w:t>
              </w:r>
            </w:ins>
          </w:p>
          <w:p w14:paraId="1B46D5C3" w14:textId="610C71F3" w:rsidR="00772B2F" w:rsidRPr="00110591" w:rsidRDefault="00110591" w:rsidP="00110591">
            <w:pPr>
              <w:spacing w:after="120"/>
              <w:rPr>
                <w:ins w:id="6201" w:author="Sam Sehgal (EXT Idiom)" w:date="2024-10-23T14:31:00Z" w16du:dateUtc="2024-10-23T03:31:00Z"/>
                <w:rFonts w:ascii="Calibri" w:eastAsia="Calibri" w:hAnsi="Calibri" w:cs="Calibri"/>
                <w:color w:val="000000" w:themeColor="text1"/>
                <w:sz w:val="18"/>
                <w:szCs w:val="18"/>
                <w:highlight w:val="yellow"/>
                <w:rPrChange w:id="6202" w:author="Sam Sehgal (EXT Idiom)" w:date="2024-10-23T15:24:00Z" w16du:dateUtc="2024-10-23T04:24:00Z">
                  <w:rPr>
                    <w:ins w:id="6203" w:author="Sam Sehgal (EXT Idiom)" w:date="2024-10-23T14:31:00Z" w16du:dateUtc="2024-10-23T03:31:00Z"/>
                    <w:rFonts w:ascii="Calibri" w:eastAsia="Calibri" w:hAnsi="Calibri" w:cs="Calibri"/>
                    <w:color w:val="000000" w:themeColor="text1"/>
                    <w:sz w:val="18"/>
                    <w:szCs w:val="18"/>
                  </w:rPr>
                </w:rPrChange>
              </w:rPr>
            </w:pPr>
            <w:ins w:id="6204" w:author="Sam Sehgal (EXT Idiom)" w:date="2024-10-23T15:24:00Z" w16du:dateUtc="2024-10-23T04:24:00Z">
              <w:r w:rsidRPr="001D7C8F">
                <w:rPr>
                  <w:rFonts w:ascii="Calibri" w:eastAsia="Calibri" w:hAnsi="Calibri" w:cs="Calibri"/>
                  <w:color w:val="000000" w:themeColor="text1"/>
                  <w:sz w:val="18"/>
                  <w:szCs w:val="18"/>
                </w:rPr>
                <w:t>Bullet_1_B_COI</w:t>
              </w:r>
            </w:ins>
          </w:p>
        </w:tc>
      </w:tr>
      <w:tr w:rsidR="009133CD" w:rsidRPr="00BD6987" w14:paraId="7832003E" w14:textId="77777777" w:rsidTr="00BA2FD3">
        <w:trPr>
          <w:cantSplit/>
          <w:trHeight w:val="844"/>
        </w:trPr>
        <w:tc>
          <w:tcPr>
            <w:tcW w:w="1013" w:type="dxa"/>
            <w:vMerge w:val="restart"/>
          </w:tcPr>
          <w:p w14:paraId="19974DBF" w14:textId="2C1F9134" w:rsidR="009133CD" w:rsidRPr="00BD6987" w:rsidRDefault="00FB3165" w:rsidP="009133CD">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YB </w:t>
            </w:r>
            <w:r>
              <w:rPr>
                <w:rFonts w:asciiTheme="minorHAnsi" w:hAnsiTheme="minorHAnsi" w:cstheme="minorHAnsi"/>
                <w:bCs/>
                <w:sz w:val="20"/>
                <w:szCs w:val="20"/>
              </w:rPr>
              <w:t>6</w:t>
            </w:r>
          </w:p>
        </w:tc>
        <w:tc>
          <w:tcPr>
            <w:tcW w:w="2101" w:type="dxa"/>
            <w:vMerge w:val="restart"/>
          </w:tcPr>
          <w:p w14:paraId="5798BB71" w14:textId="3634AB90" w:rsidR="009133CD" w:rsidRDefault="009133CD" w:rsidP="009133CD">
            <w:pPr>
              <w:tabs>
                <w:tab w:val="left" w:pos="1800"/>
              </w:tabs>
              <w:rPr>
                <w:rFonts w:asciiTheme="minorHAnsi" w:hAnsiTheme="minorHAnsi" w:cstheme="minorHAnsi"/>
                <w:bCs/>
                <w:sz w:val="20"/>
                <w:szCs w:val="20"/>
              </w:rPr>
            </w:pPr>
            <w:r w:rsidRPr="00266F32">
              <w:rPr>
                <w:rFonts w:asciiTheme="minorHAnsi" w:hAnsiTheme="minorHAnsi" w:cstheme="minorHAnsi"/>
                <w:bCs/>
                <w:sz w:val="20"/>
                <w:szCs w:val="20"/>
              </w:rPr>
              <w:t>&lt;OccupancyTypeDisplay&gt;</w:t>
            </w:r>
          </w:p>
          <w:p w14:paraId="183B3300" w14:textId="64C4EA10" w:rsidR="000C43E2" w:rsidRPr="00266F32" w:rsidRDefault="000C43E2" w:rsidP="009133CD">
            <w:pPr>
              <w:tabs>
                <w:tab w:val="left" w:pos="1800"/>
              </w:tabs>
              <w:rPr>
                <w:rFonts w:asciiTheme="minorHAnsi" w:hAnsiTheme="minorHAnsi" w:cstheme="minorHAnsi"/>
                <w:bCs/>
                <w:sz w:val="20"/>
                <w:szCs w:val="20"/>
              </w:rPr>
            </w:pPr>
            <w:r w:rsidRPr="000C43E2">
              <w:rPr>
                <w:rFonts w:asciiTheme="minorHAnsi" w:hAnsiTheme="minorHAnsi" w:cstheme="minorHAnsi"/>
                <w:bCs/>
                <w:sz w:val="20"/>
                <w:szCs w:val="20"/>
              </w:rPr>
              <w:t>&lt;OccupancyTypeCod</w:t>
            </w:r>
            <w:r>
              <w:rPr>
                <w:rFonts w:asciiTheme="minorHAnsi" w:hAnsiTheme="minorHAnsi" w:cstheme="minorHAnsi"/>
                <w:bCs/>
                <w:sz w:val="20"/>
                <w:szCs w:val="20"/>
              </w:rPr>
              <w:t>e</w:t>
            </w:r>
            <w:r w:rsidRPr="000C43E2">
              <w:rPr>
                <w:rFonts w:asciiTheme="minorHAnsi" w:hAnsiTheme="minorHAnsi" w:cstheme="minorHAnsi"/>
                <w:bCs/>
                <w:sz w:val="20"/>
                <w:szCs w:val="20"/>
              </w:rPr>
              <w:t>&gt;</w:t>
            </w:r>
          </w:p>
          <w:p w14:paraId="3C45C41E" w14:textId="66DDE1F4" w:rsidR="009133CD" w:rsidRPr="00266F32" w:rsidRDefault="009133CD" w:rsidP="009133CD">
            <w:pPr>
              <w:tabs>
                <w:tab w:val="left" w:pos="1800"/>
              </w:tabs>
              <w:rPr>
                <w:rFonts w:asciiTheme="minorHAnsi" w:hAnsiTheme="minorHAnsi" w:cstheme="minorHAnsi"/>
                <w:bCs/>
                <w:sz w:val="20"/>
                <w:szCs w:val="20"/>
              </w:rPr>
            </w:pPr>
            <w:del w:id="6205" w:author="Sue Simnor (EXT Idiom)" w:date="2024-09-12T16:08:00Z" w16du:dateUtc="2024-09-12T06:08:00Z">
              <w:r w:rsidRPr="00266F32" w:rsidDel="0094042B">
                <w:rPr>
                  <w:rFonts w:asciiTheme="minorHAnsi" w:hAnsiTheme="minorHAnsi" w:cstheme="minorHAnsi"/>
                  <w:bCs/>
                  <w:sz w:val="20"/>
                  <w:szCs w:val="20"/>
                </w:rPr>
                <w:delText>&lt;PolicyInceptionDate&gt;</w:delText>
              </w:r>
            </w:del>
          </w:p>
          <w:p w14:paraId="471E9063" w14:textId="77777777" w:rsidR="009133CD" w:rsidRPr="00266F32" w:rsidRDefault="009133CD" w:rsidP="009133CD">
            <w:pPr>
              <w:tabs>
                <w:tab w:val="left" w:pos="1800"/>
              </w:tabs>
              <w:rPr>
                <w:rFonts w:asciiTheme="minorHAnsi" w:hAnsiTheme="minorHAnsi" w:cstheme="minorHAnsi"/>
                <w:bCs/>
                <w:sz w:val="20"/>
                <w:szCs w:val="20"/>
              </w:rPr>
            </w:pPr>
            <w:r w:rsidRPr="00266F32">
              <w:rPr>
                <w:rFonts w:asciiTheme="minorHAnsi" w:hAnsiTheme="minorHAnsi" w:cstheme="minorHAnsi"/>
                <w:bCs/>
                <w:sz w:val="20"/>
                <w:szCs w:val="20"/>
              </w:rPr>
              <w:t>&lt;BuildingTypeDisplay&gt;</w:t>
            </w:r>
          </w:p>
          <w:p w14:paraId="4DBEB307" w14:textId="69E93E59" w:rsidR="009133CD" w:rsidRPr="00266F32" w:rsidRDefault="009133CD" w:rsidP="009133CD">
            <w:pPr>
              <w:tabs>
                <w:tab w:val="left" w:pos="1800"/>
              </w:tabs>
              <w:rPr>
                <w:rFonts w:asciiTheme="minorHAnsi" w:hAnsiTheme="minorHAnsi"/>
                <w:bCs/>
                <w:sz w:val="20"/>
                <w:szCs w:val="20"/>
              </w:rPr>
            </w:pPr>
            <w:r w:rsidRPr="00266F32">
              <w:rPr>
                <w:rFonts w:asciiTheme="minorHAnsi" w:hAnsiTheme="minorHAnsi" w:cstheme="minorHAnsi"/>
                <w:bCs/>
                <w:sz w:val="20"/>
                <w:szCs w:val="20"/>
              </w:rPr>
              <w:t>&lt;</w:t>
            </w:r>
            <w:r w:rsidRPr="00266F32">
              <w:rPr>
                <w:rFonts w:asciiTheme="minorHAnsi" w:hAnsiTheme="minorHAnsi"/>
                <w:bCs/>
                <w:sz w:val="20"/>
                <w:szCs w:val="20"/>
              </w:rPr>
              <w:t>BuildingTypeCode&gt;</w:t>
            </w:r>
          </w:p>
          <w:p w14:paraId="198798F8" w14:textId="77777777" w:rsidR="009133CD" w:rsidRPr="00266F32" w:rsidRDefault="009133CD" w:rsidP="009133CD">
            <w:pPr>
              <w:tabs>
                <w:tab w:val="left" w:pos="1800"/>
              </w:tabs>
              <w:rPr>
                <w:rFonts w:asciiTheme="minorHAnsi" w:hAnsiTheme="minorHAnsi"/>
                <w:bCs/>
                <w:sz w:val="20"/>
                <w:szCs w:val="20"/>
              </w:rPr>
            </w:pPr>
            <w:r w:rsidRPr="00266F32">
              <w:rPr>
                <w:rFonts w:asciiTheme="minorHAnsi" w:hAnsiTheme="minorHAnsi"/>
                <w:bCs/>
                <w:sz w:val="20"/>
                <w:szCs w:val="20"/>
              </w:rPr>
              <w:t>&lt;YearBuilt&gt;</w:t>
            </w:r>
          </w:p>
          <w:p w14:paraId="73104E44" w14:textId="77777777" w:rsidR="009133CD" w:rsidRPr="00266F32" w:rsidRDefault="009133CD" w:rsidP="009133CD">
            <w:pPr>
              <w:tabs>
                <w:tab w:val="left" w:pos="1800"/>
              </w:tabs>
              <w:rPr>
                <w:rFonts w:asciiTheme="minorHAnsi" w:hAnsiTheme="minorHAnsi"/>
                <w:bCs/>
                <w:sz w:val="20"/>
                <w:szCs w:val="20"/>
              </w:rPr>
            </w:pPr>
            <w:r w:rsidRPr="00266F32">
              <w:rPr>
                <w:rFonts w:asciiTheme="minorHAnsi" w:hAnsiTheme="minorHAnsi"/>
                <w:bCs/>
                <w:sz w:val="20"/>
                <w:szCs w:val="20"/>
              </w:rPr>
              <w:t>&lt;Floor&gt;</w:t>
            </w:r>
          </w:p>
          <w:p w14:paraId="3C36008B" w14:textId="77777777" w:rsidR="009133CD" w:rsidRPr="00266F32" w:rsidRDefault="009133CD" w:rsidP="009133CD">
            <w:pPr>
              <w:tabs>
                <w:tab w:val="left" w:pos="1800"/>
              </w:tabs>
              <w:rPr>
                <w:rFonts w:asciiTheme="minorHAnsi" w:hAnsiTheme="minorHAnsi"/>
                <w:bCs/>
                <w:sz w:val="20"/>
                <w:szCs w:val="20"/>
              </w:rPr>
            </w:pPr>
            <w:r w:rsidRPr="00266F32">
              <w:rPr>
                <w:rFonts w:asciiTheme="minorHAnsi" w:hAnsiTheme="minorHAnsi"/>
                <w:bCs/>
                <w:sz w:val="20"/>
                <w:szCs w:val="20"/>
              </w:rPr>
              <w:t>&lt;RoofTypeDisplay&gt;</w:t>
            </w:r>
          </w:p>
          <w:p w14:paraId="3742573E" w14:textId="438FFDBF" w:rsidR="009133CD" w:rsidRPr="00266F32" w:rsidRDefault="009133CD" w:rsidP="009133CD">
            <w:pPr>
              <w:tabs>
                <w:tab w:val="left" w:pos="1800"/>
              </w:tabs>
              <w:rPr>
                <w:rFonts w:asciiTheme="minorHAnsi" w:hAnsiTheme="minorHAnsi"/>
                <w:bCs/>
                <w:sz w:val="20"/>
                <w:szCs w:val="20"/>
              </w:rPr>
            </w:pPr>
            <w:r w:rsidRPr="00266F32">
              <w:t>&lt;</w:t>
            </w:r>
            <w:r w:rsidRPr="00266F32">
              <w:rPr>
                <w:rFonts w:asciiTheme="minorHAnsi" w:hAnsiTheme="minorHAnsi"/>
                <w:bCs/>
                <w:sz w:val="20"/>
                <w:szCs w:val="20"/>
              </w:rPr>
              <w:t>ConstructionTypeDisplay&gt;</w:t>
            </w:r>
          </w:p>
          <w:p w14:paraId="21FCF288" w14:textId="17815472" w:rsidR="009133CD" w:rsidRPr="00E03B05" w:rsidRDefault="009133CD" w:rsidP="009133CD">
            <w:pPr>
              <w:tabs>
                <w:tab w:val="left" w:pos="1800"/>
              </w:tabs>
              <w:rPr>
                <w:rFonts w:asciiTheme="minorHAnsi" w:hAnsiTheme="minorHAnsi"/>
                <w:bCs/>
                <w:sz w:val="20"/>
                <w:szCs w:val="20"/>
              </w:rPr>
            </w:pPr>
            <w:r w:rsidRPr="00E03B05">
              <w:rPr>
                <w:rFonts w:asciiTheme="minorHAnsi" w:hAnsiTheme="minorHAnsi"/>
                <w:bCs/>
                <w:sz w:val="20"/>
                <w:szCs w:val="20"/>
              </w:rPr>
              <w:t>&lt;</w:t>
            </w:r>
            <w:r w:rsidR="00144F6D" w:rsidRPr="00E03B05">
              <w:rPr>
                <w:rFonts w:asciiTheme="minorHAnsi" w:hAnsiTheme="minorHAnsi"/>
                <w:sz w:val="20"/>
                <w:szCs w:val="20"/>
              </w:rPr>
              <w:t>PercentageBusinessPurposeCode</w:t>
            </w:r>
            <w:r w:rsidRPr="00E03B05">
              <w:rPr>
                <w:rFonts w:asciiTheme="minorHAnsi" w:hAnsiTheme="minorHAnsi"/>
                <w:bCs/>
                <w:sz w:val="20"/>
                <w:szCs w:val="20"/>
              </w:rPr>
              <w:t>&gt;</w:t>
            </w:r>
          </w:p>
          <w:p w14:paraId="656C6416" w14:textId="76DB3F82" w:rsidR="00144F6D" w:rsidRPr="00E03B05" w:rsidRDefault="00144F6D" w:rsidP="009133CD">
            <w:pPr>
              <w:tabs>
                <w:tab w:val="left" w:pos="1800"/>
              </w:tabs>
              <w:rPr>
                <w:rFonts w:asciiTheme="minorHAnsi" w:hAnsiTheme="minorHAnsi"/>
                <w:bCs/>
                <w:sz w:val="20"/>
                <w:szCs w:val="20"/>
              </w:rPr>
            </w:pPr>
            <w:r w:rsidRPr="00E03B05">
              <w:rPr>
                <w:rFonts w:asciiTheme="minorHAnsi" w:hAnsiTheme="minorHAnsi"/>
                <w:bCs/>
                <w:sz w:val="20"/>
                <w:szCs w:val="20"/>
              </w:rPr>
              <w:t>&lt;PercentageBusinessPurposeCodeDisplay&gt;</w:t>
            </w:r>
          </w:p>
          <w:p w14:paraId="5A224C76" w14:textId="77777777" w:rsidR="009133CD" w:rsidRPr="00E03B05" w:rsidRDefault="009133CD" w:rsidP="009133CD">
            <w:pPr>
              <w:tabs>
                <w:tab w:val="left" w:pos="1800"/>
              </w:tabs>
              <w:rPr>
                <w:rFonts w:asciiTheme="minorHAnsi" w:hAnsiTheme="minorHAnsi"/>
                <w:sz w:val="20"/>
                <w:szCs w:val="20"/>
              </w:rPr>
            </w:pPr>
            <w:r w:rsidRPr="00E03B05">
              <w:rPr>
                <w:rFonts w:asciiTheme="minorHAnsi" w:hAnsiTheme="minorHAnsi"/>
                <w:bCs/>
                <w:sz w:val="20"/>
                <w:szCs w:val="20"/>
              </w:rPr>
              <w:lastRenderedPageBreak/>
              <w:t>&lt;</w:t>
            </w:r>
            <w:r w:rsidRPr="00E03B05">
              <w:rPr>
                <w:rFonts w:asciiTheme="minorHAnsi" w:hAnsiTheme="minorHAnsi"/>
                <w:sz w:val="20"/>
                <w:szCs w:val="20"/>
              </w:rPr>
              <w:t>BusinessPurposeCode&gt;</w:t>
            </w:r>
          </w:p>
          <w:p w14:paraId="15284AB4" w14:textId="77777777" w:rsidR="009133CD" w:rsidRPr="00E03B05" w:rsidRDefault="009133CD" w:rsidP="009133CD">
            <w:pPr>
              <w:tabs>
                <w:tab w:val="left" w:pos="1800"/>
              </w:tabs>
              <w:rPr>
                <w:rFonts w:asciiTheme="minorHAnsi" w:hAnsiTheme="minorHAnsi"/>
                <w:sz w:val="20"/>
              </w:rPr>
            </w:pPr>
            <w:r w:rsidRPr="00E03B05">
              <w:rPr>
                <w:rFonts w:asciiTheme="minorHAnsi" w:hAnsiTheme="minorHAnsi"/>
                <w:sz w:val="20"/>
                <w:szCs w:val="20"/>
              </w:rPr>
              <w:t>&lt;</w:t>
            </w:r>
            <w:r w:rsidRPr="00E03B05">
              <w:rPr>
                <w:rFonts w:asciiTheme="minorHAnsi" w:hAnsiTheme="minorHAnsi"/>
                <w:sz w:val="20"/>
              </w:rPr>
              <w:t>UnderConstructionCode&gt;</w:t>
            </w:r>
          </w:p>
          <w:p w14:paraId="020D05D9" w14:textId="77777777" w:rsidR="00965771" w:rsidRPr="00E03B05" w:rsidRDefault="00965771" w:rsidP="009133CD">
            <w:pPr>
              <w:tabs>
                <w:tab w:val="left" w:pos="1800"/>
              </w:tabs>
              <w:rPr>
                <w:rFonts w:asciiTheme="minorHAnsi" w:hAnsiTheme="minorHAnsi"/>
                <w:sz w:val="20"/>
                <w:szCs w:val="20"/>
              </w:rPr>
            </w:pPr>
            <w:r w:rsidRPr="00E03B05">
              <w:rPr>
                <w:rFonts w:asciiTheme="minorHAnsi" w:hAnsiTheme="minorHAnsi"/>
                <w:sz w:val="20"/>
                <w:szCs w:val="20"/>
              </w:rPr>
              <w:t>&lt;HomeCoverTypeCode&gt;</w:t>
            </w:r>
          </w:p>
          <w:p w14:paraId="23855741" w14:textId="3AF403AE" w:rsidR="000C43E2" w:rsidRPr="00E03B05" w:rsidRDefault="000C43E2" w:rsidP="009133CD">
            <w:pPr>
              <w:tabs>
                <w:tab w:val="left" w:pos="1800"/>
              </w:tabs>
              <w:rPr>
                <w:rFonts w:asciiTheme="minorHAnsi" w:hAnsiTheme="minorHAnsi"/>
                <w:sz w:val="20"/>
                <w:szCs w:val="20"/>
              </w:rPr>
            </w:pPr>
            <w:r w:rsidRPr="00E03B05">
              <w:rPr>
                <w:rFonts w:asciiTheme="minorHAnsi" w:hAnsiTheme="minorHAnsi"/>
                <w:sz w:val="20"/>
                <w:szCs w:val="20"/>
              </w:rPr>
              <w:t>&lt;Unoccupied60daysCode&gt;</w:t>
            </w:r>
          </w:p>
          <w:p w14:paraId="72ED6B6A" w14:textId="2084FB33" w:rsidR="002F2141" w:rsidRPr="00E03B05" w:rsidRDefault="002F2141" w:rsidP="009133CD">
            <w:pPr>
              <w:tabs>
                <w:tab w:val="left" w:pos="1800"/>
              </w:tabs>
              <w:rPr>
                <w:rFonts w:asciiTheme="minorHAnsi" w:hAnsiTheme="minorHAnsi"/>
                <w:sz w:val="20"/>
                <w:szCs w:val="20"/>
              </w:rPr>
            </w:pPr>
            <w:r w:rsidRPr="00E03B05">
              <w:rPr>
                <w:rFonts w:asciiTheme="minorHAnsi" w:hAnsiTheme="minorHAnsi"/>
                <w:sz w:val="20"/>
                <w:szCs w:val="20"/>
              </w:rPr>
              <w:t>&lt;KindOfPropertyCode&gt;</w:t>
            </w:r>
          </w:p>
          <w:p w14:paraId="5FC1070F" w14:textId="77777777" w:rsidR="00EE6AE5" w:rsidRDefault="00CE0AC0" w:rsidP="009133CD">
            <w:pPr>
              <w:tabs>
                <w:tab w:val="left" w:pos="1800"/>
              </w:tabs>
              <w:rPr>
                <w:rFonts w:asciiTheme="minorHAnsi" w:hAnsiTheme="minorHAnsi"/>
                <w:sz w:val="20"/>
                <w:szCs w:val="20"/>
              </w:rPr>
            </w:pPr>
            <w:r w:rsidRPr="00E03B05">
              <w:rPr>
                <w:rFonts w:asciiTheme="minorHAnsi" w:hAnsiTheme="minorHAnsi"/>
                <w:sz w:val="20"/>
                <w:szCs w:val="20"/>
              </w:rPr>
              <w:t>&lt;LevelNo</w:t>
            </w:r>
            <w:r w:rsidR="00144F6D" w:rsidRPr="00E03B05">
              <w:rPr>
                <w:rFonts w:asciiTheme="minorHAnsi" w:hAnsiTheme="minorHAnsi"/>
                <w:sz w:val="20"/>
                <w:szCs w:val="20"/>
              </w:rPr>
              <w:t>Code</w:t>
            </w:r>
            <w:r w:rsidRPr="00E03B05">
              <w:rPr>
                <w:rFonts w:asciiTheme="minorHAnsi" w:hAnsiTheme="minorHAnsi"/>
                <w:sz w:val="20"/>
                <w:szCs w:val="20"/>
              </w:rPr>
              <w:t>&gt;</w:t>
            </w:r>
          </w:p>
          <w:p w14:paraId="7E26EB75" w14:textId="77777777" w:rsidR="00144F6D" w:rsidRDefault="00144F6D" w:rsidP="009133CD">
            <w:pPr>
              <w:tabs>
                <w:tab w:val="left" w:pos="1800"/>
              </w:tabs>
              <w:rPr>
                <w:ins w:id="6206" w:author="Sam Sehgal (EXT Idiom)" w:date="2024-09-02T17:31:00Z" w16du:dateUtc="2024-09-02T07:31:00Z"/>
                <w:rFonts w:asciiTheme="minorHAnsi" w:hAnsiTheme="minorHAnsi"/>
                <w:sz w:val="20"/>
                <w:szCs w:val="20"/>
              </w:rPr>
            </w:pPr>
            <w:r w:rsidRPr="00E03B05">
              <w:rPr>
                <w:rFonts w:asciiTheme="minorHAnsi" w:hAnsiTheme="minorHAnsi"/>
                <w:sz w:val="20"/>
                <w:szCs w:val="20"/>
              </w:rPr>
              <w:t>&lt;LevelNoDisplay&gt;</w:t>
            </w:r>
          </w:p>
          <w:p w14:paraId="361E2FEE" w14:textId="77777777" w:rsidR="00144F6D" w:rsidRDefault="002823BF" w:rsidP="009133CD">
            <w:pPr>
              <w:tabs>
                <w:tab w:val="left" w:pos="1800"/>
              </w:tabs>
              <w:rPr>
                <w:rFonts w:asciiTheme="minorHAnsi" w:hAnsiTheme="minorHAnsi" w:cstheme="minorHAnsi"/>
                <w:b/>
                <w:sz w:val="20"/>
                <w:szCs w:val="20"/>
              </w:rPr>
            </w:pPr>
            <w:r>
              <w:rPr>
                <w:rFonts w:asciiTheme="minorHAnsi" w:hAnsiTheme="minorHAnsi" w:cstheme="minorHAnsi"/>
                <w:b/>
                <w:sz w:val="20"/>
                <w:szCs w:val="20"/>
              </w:rPr>
              <w:t>&lt;</w:t>
            </w:r>
            <w:r w:rsidRPr="002823BF">
              <w:rPr>
                <w:rFonts w:asciiTheme="minorHAnsi" w:hAnsiTheme="minorHAnsi" w:cstheme="minorHAnsi"/>
                <w:b/>
                <w:sz w:val="20"/>
                <w:szCs w:val="20"/>
              </w:rPr>
              <w:t>YearOfConstructionTypeDisplay</w:t>
            </w:r>
            <w:r>
              <w:rPr>
                <w:rFonts w:asciiTheme="minorHAnsi" w:hAnsiTheme="minorHAnsi" w:cstheme="minorHAnsi"/>
                <w:b/>
                <w:sz w:val="20"/>
                <w:szCs w:val="20"/>
              </w:rPr>
              <w:t>&gt;</w:t>
            </w:r>
          </w:p>
          <w:p w14:paraId="11C12740" w14:textId="37BAABF6" w:rsidR="00144F6D" w:rsidRDefault="001361A4" w:rsidP="009133CD">
            <w:pPr>
              <w:tabs>
                <w:tab w:val="left" w:pos="1800"/>
              </w:tabs>
              <w:rPr>
                <w:rFonts w:asciiTheme="minorHAnsi" w:hAnsiTheme="minorHAnsi" w:cstheme="minorHAnsi"/>
                <w:b/>
                <w:sz w:val="20"/>
                <w:szCs w:val="20"/>
              </w:rPr>
            </w:pPr>
            <w:r w:rsidRPr="006A22F6">
              <w:rPr>
                <w:rFonts w:asciiTheme="minorHAnsi" w:hAnsiTheme="minorHAnsi" w:cstheme="minorHAnsi"/>
                <w:b/>
                <w:sz w:val="20"/>
                <w:szCs w:val="20"/>
              </w:rPr>
              <w:t>&lt;</w:t>
            </w:r>
            <w:r w:rsidR="00FF62C1" w:rsidRPr="006A22F6">
              <w:rPr>
                <w:rFonts w:asciiTheme="minorHAnsi" w:hAnsiTheme="minorHAnsi" w:cstheme="minorHAnsi"/>
                <w:b/>
                <w:sz w:val="20"/>
                <w:szCs w:val="20"/>
              </w:rPr>
              <w:t>CurrentlyOccupiedCode</w:t>
            </w:r>
            <w:r w:rsidRPr="006A22F6">
              <w:rPr>
                <w:rFonts w:asciiTheme="minorHAnsi" w:hAnsiTheme="minorHAnsi" w:cstheme="minorHAnsi"/>
                <w:b/>
                <w:sz w:val="20"/>
                <w:szCs w:val="20"/>
              </w:rPr>
              <w:t>&gt;</w:t>
            </w:r>
          </w:p>
          <w:p w14:paraId="5C8E4737" w14:textId="3A7F5152" w:rsidR="0094042B" w:rsidRPr="00266F32" w:rsidRDefault="0094042B" w:rsidP="009133CD">
            <w:pPr>
              <w:tabs>
                <w:tab w:val="left" w:pos="1800"/>
              </w:tabs>
              <w:rPr>
                <w:rFonts w:asciiTheme="minorHAnsi" w:hAnsiTheme="minorHAnsi" w:cstheme="minorHAnsi"/>
                <w:b/>
                <w:sz w:val="20"/>
                <w:szCs w:val="20"/>
              </w:rPr>
            </w:pPr>
            <w:r>
              <w:rPr>
                <w:rFonts w:asciiTheme="minorHAnsi" w:hAnsiTheme="minorHAnsi" w:cstheme="minorHAnsi"/>
                <w:sz w:val="20"/>
                <w:szCs w:val="20"/>
              </w:rPr>
              <w:t>&lt;CurrentTermEffectiveDate&gt;</w:t>
            </w:r>
          </w:p>
        </w:tc>
        <w:tc>
          <w:tcPr>
            <w:tcW w:w="7938" w:type="dxa"/>
          </w:tcPr>
          <w:tbl>
            <w:tblPr>
              <w:tblpPr w:leftFromText="180" w:rightFromText="180" w:vertAnchor="page" w:horzAnchor="margin" w:tblpY="82"/>
              <w:tblOverlap w:val="never"/>
              <w:tblW w:w="8689" w:type="dxa"/>
              <w:tblBorders>
                <w:bottom w:val="single" w:sz="4" w:space="0" w:color="auto"/>
              </w:tblBorders>
              <w:tblLayout w:type="fixed"/>
              <w:tblLook w:val="04A0" w:firstRow="1" w:lastRow="0" w:firstColumn="1" w:lastColumn="0" w:noHBand="0" w:noVBand="1"/>
              <w:tblPrChange w:id="6207" w:author="Sue Simnor (EXT Idiom)" w:date="2024-08-07T11:32:00Z" w16du:dateUtc="2024-08-07T01:32: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547"/>
              <w:gridCol w:w="6142"/>
              <w:tblGridChange w:id="6208">
                <w:tblGrid>
                  <w:gridCol w:w="2547"/>
                  <w:gridCol w:w="31"/>
                  <w:gridCol w:w="6111"/>
                  <w:gridCol w:w="106"/>
                </w:tblGrid>
              </w:tblGridChange>
            </w:tblGrid>
            <w:tr w:rsidR="009133CD" w:rsidRPr="000613D0" w14:paraId="4E0C01CE" w14:textId="77777777" w:rsidTr="006654FF">
              <w:trPr>
                <w:trHeight w:val="283"/>
                <w:trPrChange w:id="6209" w:author="Sue Simnor (EXT Idiom)" w:date="2024-08-07T11:32:00Z" w16du:dateUtc="2024-08-07T01:32:00Z">
                  <w:trPr>
                    <w:trHeight w:val="263"/>
                  </w:trPr>
                </w:trPrChange>
              </w:trPr>
              <w:tc>
                <w:tcPr>
                  <w:tcW w:w="2547" w:type="dxa"/>
                  <w:noWrap/>
                  <w:vAlign w:val="center"/>
                  <w:hideMark/>
                  <w:tcPrChange w:id="6210" w:author="Sue Simnor (EXT Idiom)" w:date="2024-08-07T11:32:00Z" w16du:dateUtc="2024-08-07T01:32:00Z">
                    <w:tcPr>
                      <w:tcW w:w="2578" w:type="dxa"/>
                      <w:gridSpan w:val="2"/>
                      <w:noWrap/>
                      <w:vAlign w:val="center"/>
                      <w:hideMark/>
                    </w:tcPr>
                  </w:tcPrChange>
                </w:tcPr>
                <w:p w14:paraId="7CD94F71" w14:textId="76013E70" w:rsidR="009133CD" w:rsidRPr="00266F32" w:rsidRDefault="4E53754C" w:rsidP="00C1020A">
                  <w:pPr>
                    <w:pStyle w:val="BodycopyCOI"/>
                  </w:pPr>
                  <w:r w:rsidRPr="00266F32">
                    <w:lastRenderedPageBreak/>
                    <w:t xml:space="preserve">You describe your </w:t>
                  </w:r>
                  <w:r w:rsidR="00E6328C" w:rsidRPr="000613D0">
                    <w:rPr>
                      <w:rFonts w:eastAsia="Arial" w:cs="Arial"/>
                    </w:rPr>
                    <w:t xml:space="preserve">Insured Address  </w:t>
                  </w:r>
                  <w:commentRangeStart w:id="6211"/>
                  <w:commentRangeStart w:id="6212"/>
                  <w:commentRangeStart w:id="6213"/>
                  <w:commentRangeStart w:id="6214"/>
                  <w:commentRangeEnd w:id="6211"/>
                  <w:r w:rsidR="009133CD" w:rsidRPr="00266F32">
                    <w:rPr>
                      <w:rStyle w:val="CommentReference"/>
                      <w:sz w:val="18"/>
                      <w:szCs w:val="18"/>
                    </w:rPr>
                    <w:commentReference w:id="6211"/>
                  </w:r>
                  <w:commentRangeEnd w:id="6212"/>
                  <w:r w:rsidR="00DF242B" w:rsidRPr="00266F32">
                    <w:rPr>
                      <w:rStyle w:val="CommentReference"/>
                      <w:sz w:val="18"/>
                      <w:szCs w:val="18"/>
                    </w:rPr>
                    <w:commentReference w:id="6212"/>
                  </w:r>
                  <w:commentRangeEnd w:id="6213"/>
                  <w:r w:rsidR="00BB789C" w:rsidRPr="00266F32">
                    <w:rPr>
                      <w:rStyle w:val="CommentReference"/>
                      <w:sz w:val="18"/>
                      <w:szCs w:val="18"/>
                    </w:rPr>
                    <w:commentReference w:id="6213"/>
                  </w:r>
                  <w:commentRangeEnd w:id="6214"/>
                  <w:r w:rsidR="000C05A2" w:rsidRPr="00266F32">
                    <w:rPr>
                      <w:rStyle w:val="CommentReference"/>
                      <w:sz w:val="18"/>
                      <w:szCs w:val="18"/>
                    </w:rPr>
                    <w:commentReference w:id="6214"/>
                  </w:r>
                  <w:r w:rsidRPr="00266F32">
                    <w:t>as:</w:t>
                  </w:r>
                  <w:commentRangeStart w:id="6217"/>
                  <w:commentRangeStart w:id="6218"/>
                  <w:commentRangeEnd w:id="6217"/>
                  <w:r w:rsidR="009133CD" w:rsidRPr="00266F32">
                    <w:rPr>
                      <w:rStyle w:val="CommentReference"/>
                      <w:sz w:val="18"/>
                      <w:szCs w:val="18"/>
                    </w:rPr>
                    <w:commentReference w:id="6217"/>
                  </w:r>
                  <w:commentRangeEnd w:id="6218"/>
                  <w:r w:rsidR="000C15D2" w:rsidRPr="00266F32">
                    <w:rPr>
                      <w:rStyle w:val="CommentReference"/>
                      <w:sz w:val="18"/>
                      <w:szCs w:val="18"/>
                    </w:rPr>
                    <w:commentReference w:id="6218"/>
                  </w:r>
                </w:p>
              </w:tc>
              <w:tc>
                <w:tcPr>
                  <w:tcW w:w="6142" w:type="dxa"/>
                  <w:noWrap/>
                  <w:vAlign w:val="bottom"/>
                  <w:hideMark/>
                  <w:tcPrChange w:id="6219" w:author="Sue Simnor (EXT Idiom)" w:date="2024-08-07T11:32:00Z" w16du:dateUtc="2024-08-07T01:32:00Z">
                    <w:tcPr>
                      <w:tcW w:w="6217" w:type="dxa"/>
                      <w:gridSpan w:val="2"/>
                      <w:noWrap/>
                      <w:vAlign w:val="bottom"/>
                      <w:hideMark/>
                    </w:tcPr>
                  </w:tcPrChange>
                </w:tcPr>
                <w:p w14:paraId="37C9A6AD" w14:textId="22488A09" w:rsidR="009133CD" w:rsidRPr="00266F32" w:rsidRDefault="5884268B" w:rsidP="78CABE0F">
                  <w:pPr>
                    <w:pStyle w:val="TableBodycopy"/>
                    <w:rPr>
                      <w:b/>
                      <w:bCs/>
                    </w:rPr>
                  </w:pPr>
                  <w:r w:rsidRPr="00266F32">
                    <w:rPr>
                      <w:b/>
                      <w:bCs/>
                    </w:rPr>
                    <w:t xml:space="preserve">• </w:t>
                  </w:r>
                  <w:commentRangeStart w:id="6220"/>
                  <w:commentRangeStart w:id="6221"/>
                  <w:commentRangeEnd w:id="6220"/>
                  <w:r w:rsidR="66FE0949" w:rsidRPr="00266F32">
                    <w:rPr>
                      <w:rStyle w:val="CommentReference"/>
                      <w:b/>
                      <w:bCs/>
                      <w:sz w:val="20"/>
                      <w:szCs w:val="24"/>
                    </w:rPr>
                    <w:commentReference w:id="6220"/>
                  </w:r>
                  <w:commentRangeEnd w:id="6221"/>
                  <w:r w:rsidR="002C48C8" w:rsidRPr="00266F32">
                    <w:rPr>
                      <w:rStyle w:val="CommentReference"/>
                      <w:b/>
                      <w:bCs/>
                      <w:sz w:val="20"/>
                      <w:szCs w:val="24"/>
                    </w:rPr>
                    <w:commentReference w:id="6221"/>
                  </w:r>
                  <w:r w:rsidR="29ED075F" w:rsidRPr="00266F32">
                    <w:rPr>
                      <w:b/>
                      <w:bCs/>
                    </w:rPr>
                    <w:t>occupied at least once a month</w:t>
                  </w:r>
                  <w:commentRangeStart w:id="6222"/>
                  <w:commentRangeStart w:id="6223"/>
                  <w:commentRangeEnd w:id="6222"/>
                  <w:r w:rsidR="66FE0949" w:rsidRPr="00266F32">
                    <w:rPr>
                      <w:rStyle w:val="CommentReference"/>
                      <w:b/>
                      <w:bCs/>
                      <w:sz w:val="20"/>
                      <w:szCs w:val="24"/>
                    </w:rPr>
                    <w:commentReference w:id="6222"/>
                  </w:r>
                  <w:commentRangeEnd w:id="6223"/>
                  <w:r w:rsidR="66FE0949" w:rsidRPr="00266F32">
                    <w:rPr>
                      <w:rStyle w:val="CommentReference"/>
                      <w:b/>
                      <w:bCs/>
                      <w:sz w:val="20"/>
                      <w:szCs w:val="24"/>
                    </w:rPr>
                    <w:commentReference w:id="6223"/>
                  </w:r>
                </w:p>
              </w:tc>
            </w:tr>
          </w:tbl>
          <w:p w14:paraId="594EF6F9" w14:textId="77777777" w:rsidR="009133CD" w:rsidRPr="00266F32" w:rsidRDefault="009133CD" w:rsidP="009133CD">
            <w:pPr>
              <w:tabs>
                <w:tab w:val="left" w:pos="1800"/>
              </w:tabs>
              <w:rPr>
                <w:rFonts w:asciiTheme="minorHAnsi" w:hAnsiTheme="minorHAnsi" w:cstheme="minorHAnsi"/>
                <w:noProof/>
                <w:sz w:val="20"/>
                <w:szCs w:val="20"/>
              </w:rPr>
            </w:pPr>
          </w:p>
        </w:tc>
        <w:tc>
          <w:tcPr>
            <w:tcW w:w="1984" w:type="dxa"/>
          </w:tcPr>
          <w:p w14:paraId="6757022D" w14:textId="53E43D6E" w:rsidR="00E02DD0" w:rsidRPr="00266F32" w:rsidRDefault="00E02DD0" w:rsidP="009133CD">
            <w:pPr>
              <w:tabs>
                <w:tab w:val="left" w:pos="1800"/>
              </w:tabs>
              <w:rPr>
                <w:rFonts w:asciiTheme="minorHAnsi" w:hAnsiTheme="minorHAnsi" w:cstheme="minorHAnsi"/>
                <w:bCs/>
                <w:sz w:val="20"/>
                <w:szCs w:val="20"/>
              </w:rPr>
            </w:pPr>
          </w:p>
          <w:p w14:paraId="48BF6350" w14:textId="77777777" w:rsidR="00070D14" w:rsidRPr="00266F32" w:rsidRDefault="00070D14" w:rsidP="00E02DD0">
            <w:pPr>
              <w:tabs>
                <w:tab w:val="left" w:pos="1800"/>
              </w:tabs>
              <w:rPr>
                <w:rFonts w:asciiTheme="minorHAnsi" w:hAnsiTheme="minorHAnsi" w:cstheme="minorHAnsi"/>
                <w:bCs/>
                <w:sz w:val="20"/>
                <w:szCs w:val="20"/>
              </w:rPr>
            </w:pPr>
          </w:p>
          <w:p w14:paraId="45678DAC" w14:textId="3267264E" w:rsidR="009133CD" w:rsidRPr="00266F32" w:rsidRDefault="00070D14" w:rsidP="009133CD">
            <w:pPr>
              <w:tabs>
                <w:tab w:val="left" w:pos="1800"/>
              </w:tabs>
              <w:rPr>
                <w:rFonts w:asciiTheme="minorHAnsi" w:hAnsiTheme="minorHAnsi" w:cstheme="minorHAnsi"/>
                <w:bCs/>
                <w:sz w:val="20"/>
                <w:szCs w:val="20"/>
              </w:rPr>
            </w:pPr>
            <w:r w:rsidRPr="007B6EDB">
              <w:rPr>
                <w:rFonts w:asciiTheme="minorHAnsi" w:hAnsiTheme="minorHAnsi" w:cstheme="minorHAnsi"/>
                <w:b/>
                <w:bCs/>
                <w:sz w:val="20"/>
                <w:szCs w:val="20"/>
              </w:rPr>
              <w:t>IF</w:t>
            </w:r>
            <w:r w:rsidRPr="00266F32">
              <w:rPr>
                <w:rFonts w:asciiTheme="minorHAnsi" w:hAnsiTheme="minorHAnsi" w:cstheme="minorHAnsi"/>
                <w:sz w:val="20"/>
                <w:szCs w:val="20"/>
              </w:rPr>
              <w:t xml:space="preserve"> &lt;ProductCode&gt; = “Home”</w:t>
            </w:r>
          </w:p>
          <w:p w14:paraId="58DD9019" w14:textId="09F660A0" w:rsidR="009133CD" w:rsidRPr="00074519" w:rsidDel="00074519" w:rsidRDefault="00070D14" w:rsidP="009133CD">
            <w:pPr>
              <w:tabs>
                <w:tab w:val="left" w:pos="1800"/>
              </w:tabs>
              <w:rPr>
                <w:del w:id="6225" w:author="sam sehgal" w:date="2025-07-21T12:19:00Z" w16du:dateUtc="2025-07-21T02:19:00Z"/>
                <w:rFonts w:asciiTheme="minorHAnsi" w:hAnsiTheme="minorHAnsi" w:cstheme="minorHAnsi"/>
                <w:b/>
                <w:sz w:val="20"/>
                <w:szCs w:val="20"/>
                <w:highlight w:val="yellow"/>
                <w:rPrChange w:id="6226" w:author="sam sehgal" w:date="2025-07-21T12:19:00Z" w16du:dateUtc="2025-07-21T02:19:00Z">
                  <w:rPr>
                    <w:del w:id="6227" w:author="sam sehgal" w:date="2025-07-21T12:19:00Z" w16du:dateUtc="2025-07-21T02:19:00Z"/>
                    <w:rFonts w:asciiTheme="minorHAnsi" w:hAnsiTheme="minorHAnsi" w:cstheme="minorHAnsi"/>
                    <w:b/>
                    <w:sz w:val="20"/>
                    <w:szCs w:val="20"/>
                  </w:rPr>
                </w:rPrChange>
              </w:rPr>
            </w:pPr>
            <w:del w:id="6228" w:author="sam sehgal" w:date="2025-07-21T12:19:00Z" w16du:dateUtc="2025-07-21T02:19:00Z">
              <w:r w:rsidRPr="00074519" w:rsidDel="00074519">
                <w:rPr>
                  <w:rFonts w:asciiTheme="minorHAnsi" w:hAnsiTheme="minorHAnsi" w:cstheme="minorHAnsi"/>
                  <w:b/>
                  <w:sz w:val="20"/>
                  <w:szCs w:val="20"/>
                  <w:highlight w:val="yellow"/>
                  <w:rPrChange w:id="6229" w:author="sam sehgal" w:date="2025-07-21T12:19:00Z" w16du:dateUtc="2025-07-21T02:19:00Z">
                    <w:rPr>
                      <w:rFonts w:asciiTheme="minorHAnsi" w:hAnsiTheme="minorHAnsi" w:cstheme="minorHAnsi"/>
                      <w:b/>
                      <w:sz w:val="20"/>
                      <w:szCs w:val="20"/>
                    </w:rPr>
                  </w:rPrChange>
                </w:rPr>
                <w:delText xml:space="preserve">AND </w:delText>
              </w:r>
            </w:del>
          </w:p>
          <w:p w14:paraId="5A4E2C74" w14:textId="40D4FA5A" w:rsidR="00070D14" w:rsidRPr="000613D0" w:rsidDel="00074519" w:rsidRDefault="00070D14" w:rsidP="00070D14">
            <w:pPr>
              <w:tabs>
                <w:tab w:val="left" w:pos="1800"/>
              </w:tabs>
              <w:rPr>
                <w:del w:id="6230" w:author="sam sehgal" w:date="2025-07-21T12:19:00Z" w16du:dateUtc="2025-07-21T02:19:00Z"/>
                <w:rFonts w:asciiTheme="minorHAnsi" w:hAnsiTheme="minorHAnsi" w:cstheme="minorHAnsi"/>
                <w:bCs/>
                <w:sz w:val="20"/>
                <w:szCs w:val="20"/>
              </w:rPr>
            </w:pPr>
            <w:del w:id="6231" w:author="sam sehgal" w:date="2025-07-21T12:19:00Z" w16du:dateUtc="2025-07-21T02:19:00Z">
              <w:r w:rsidRPr="00074519" w:rsidDel="00074519">
                <w:rPr>
                  <w:rFonts w:asciiTheme="minorHAnsi" w:hAnsiTheme="minorHAnsi" w:cstheme="minorHAnsi"/>
                  <w:bCs/>
                  <w:sz w:val="20"/>
                  <w:szCs w:val="20"/>
                  <w:highlight w:val="yellow"/>
                  <w:rPrChange w:id="6232" w:author="sam sehgal" w:date="2025-07-21T12:19:00Z" w16du:dateUtc="2025-07-21T02:19:00Z">
                    <w:rPr>
                      <w:rFonts w:asciiTheme="minorHAnsi" w:hAnsiTheme="minorHAnsi" w:cstheme="minorHAnsi"/>
                      <w:bCs/>
                      <w:sz w:val="20"/>
                      <w:szCs w:val="20"/>
                    </w:rPr>
                  </w:rPrChange>
                </w:rPr>
                <w:delText>&lt;DocumentSubType&gt; = “New Business”</w:delText>
              </w:r>
            </w:del>
          </w:p>
          <w:p w14:paraId="514B5581" w14:textId="70C0D5B4" w:rsidR="00070D14" w:rsidRPr="007B6EDB" w:rsidRDefault="00070D14" w:rsidP="00070D14">
            <w:pPr>
              <w:tabs>
                <w:tab w:val="left" w:pos="1800"/>
              </w:tabs>
              <w:rPr>
                <w:rFonts w:asciiTheme="minorHAnsi" w:hAnsiTheme="minorHAnsi" w:cstheme="minorHAnsi"/>
                <w:b/>
                <w:sz w:val="20"/>
                <w:szCs w:val="20"/>
              </w:rPr>
            </w:pPr>
            <w:r w:rsidRPr="007B6EDB">
              <w:rPr>
                <w:rFonts w:asciiTheme="minorHAnsi" w:hAnsiTheme="minorHAnsi" w:cstheme="minorHAnsi"/>
                <w:b/>
                <w:sz w:val="20"/>
                <w:szCs w:val="20"/>
              </w:rPr>
              <w:t>AND</w:t>
            </w:r>
          </w:p>
          <w:p w14:paraId="2830C669" w14:textId="11AF525F" w:rsidR="00070D14" w:rsidRDefault="00070D14" w:rsidP="009133CD">
            <w:pPr>
              <w:tabs>
                <w:tab w:val="left" w:pos="1800"/>
              </w:tabs>
              <w:rPr>
                <w:ins w:id="6233" w:author="sam sehgal" w:date="2025-07-18T17:32:00Z" w16du:dateUtc="2025-07-18T07:32:00Z"/>
                <w:rFonts w:asciiTheme="minorHAnsi" w:hAnsiTheme="minorHAnsi" w:cstheme="minorHAnsi"/>
                <w:bCs/>
                <w:sz w:val="20"/>
                <w:szCs w:val="20"/>
              </w:rPr>
            </w:pPr>
            <w:r w:rsidRPr="00266F32">
              <w:rPr>
                <w:rFonts w:asciiTheme="minorHAnsi" w:hAnsiTheme="minorHAnsi" w:cstheme="minorHAnsi"/>
                <w:bCs/>
                <w:sz w:val="20"/>
                <w:szCs w:val="20"/>
              </w:rPr>
              <w:t>&lt;OccupancyTypeCode&gt; = “5|HolidayHome”</w:t>
            </w:r>
          </w:p>
          <w:p w14:paraId="2A91E9C3" w14:textId="77777777" w:rsidR="00DA28F3" w:rsidRPr="00074519" w:rsidRDefault="00DA28F3" w:rsidP="00DA28F3">
            <w:pPr>
              <w:tabs>
                <w:tab w:val="left" w:pos="1800"/>
              </w:tabs>
              <w:rPr>
                <w:ins w:id="6234" w:author="sam sehgal" w:date="2025-07-18T17:32:00Z" w16du:dateUtc="2025-07-18T07:32:00Z"/>
                <w:rFonts w:asciiTheme="minorHAnsi" w:hAnsiTheme="minorHAnsi" w:cstheme="minorHAnsi"/>
                <w:bCs/>
                <w:sz w:val="20"/>
                <w:szCs w:val="20"/>
                <w:highlight w:val="yellow"/>
              </w:rPr>
            </w:pPr>
            <w:ins w:id="6235" w:author="sam sehgal" w:date="2025-07-18T17:32:00Z" w16du:dateUtc="2025-07-18T07:32:00Z">
              <w:r w:rsidRPr="00074519">
                <w:rPr>
                  <w:rFonts w:asciiTheme="minorHAnsi" w:hAnsiTheme="minorHAnsi" w:cstheme="minorHAnsi"/>
                  <w:bCs/>
                  <w:sz w:val="20"/>
                  <w:szCs w:val="20"/>
                  <w:highlight w:val="yellow"/>
                </w:rPr>
                <w:t>AND</w:t>
              </w:r>
            </w:ins>
          </w:p>
          <w:p w14:paraId="3AC19FB4" w14:textId="77777777" w:rsidR="00DA28F3" w:rsidRPr="00E03B05" w:rsidRDefault="00DA28F3" w:rsidP="00DA28F3">
            <w:pPr>
              <w:tabs>
                <w:tab w:val="left" w:pos="1800"/>
              </w:tabs>
              <w:rPr>
                <w:ins w:id="6236" w:author="sam sehgal" w:date="2025-07-18T17:32:00Z" w16du:dateUtc="2025-07-18T07:32:00Z"/>
                <w:rFonts w:asciiTheme="minorHAnsi" w:hAnsiTheme="minorHAnsi" w:cstheme="minorHAnsi"/>
                <w:bCs/>
                <w:sz w:val="20"/>
                <w:szCs w:val="20"/>
              </w:rPr>
            </w:pPr>
            <w:ins w:id="6237" w:author="sam sehgal" w:date="2025-07-18T17:32:00Z" w16du:dateUtc="2025-07-18T07:32:00Z">
              <w:r w:rsidRPr="00074519">
                <w:rPr>
                  <w:rFonts w:asciiTheme="minorHAnsi" w:hAnsiTheme="minorHAnsi" w:cstheme="minorHAnsi"/>
                  <w:bCs/>
                  <w:sz w:val="20"/>
                  <w:szCs w:val="20"/>
                  <w:highlight w:val="yellow"/>
                  <w:rPrChange w:id="6238" w:author="sam sehgal" w:date="2025-07-21T12:20:00Z" w16du:dateUtc="2025-07-21T02:20:00Z">
                    <w:rPr>
                      <w:rFonts w:asciiTheme="minorHAnsi" w:hAnsiTheme="minorHAnsi" w:cstheme="minorHAnsi"/>
                      <w:bCs/>
                      <w:sz w:val="20"/>
                      <w:szCs w:val="20"/>
                      <w:highlight w:val="cyan"/>
                    </w:rPr>
                  </w:rPrChange>
                </w:rPr>
                <w:t>&lt;OccupiedCode&gt; != “1|OccupiedYes”</w:t>
              </w:r>
            </w:ins>
          </w:p>
          <w:p w14:paraId="799D8205" w14:textId="77777777" w:rsidR="00DA28F3" w:rsidRPr="000613D0" w:rsidRDefault="00DA28F3" w:rsidP="009133CD">
            <w:pPr>
              <w:tabs>
                <w:tab w:val="left" w:pos="1800"/>
              </w:tabs>
              <w:rPr>
                <w:rFonts w:asciiTheme="minorHAnsi" w:hAnsiTheme="minorHAnsi" w:cstheme="minorHAnsi"/>
                <w:bCs/>
                <w:sz w:val="20"/>
                <w:szCs w:val="20"/>
              </w:rPr>
            </w:pPr>
          </w:p>
          <w:p w14:paraId="4B34A2C0" w14:textId="6A04B89D" w:rsidR="00070D14" w:rsidRPr="000613D0" w:rsidRDefault="00070D14" w:rsidP="009133CD">
            <w:pPr>
              <w:tabs>
                <w:tab w:val="left" w:pos="1800"/>
              </w:tabs>
              <w:rPr>
                <w:rFonts w:asciiTheme="minorHAnsi" w:hAnsiTheme="minorHAnsi" w:cstheme="minorHAnsi"/>
                <w:bCs/>
                <w:sz w:val="20"/>
                <w:szCs w:val="20"/>
              </w:rPr>
            </w:pPr>
            <w:r w:rsidRPr="007B6EDB">
              <w:rPr>
                <w:rFonts w:asciiTheme="minorHAnsi" w:hAnsiTheme="minorHAnsi" w:cstheme="minorHAnsi"/>
                <w:b/>
                <w:sz w:val="20"/>
                <w:szCs w:val="20"/>
              </w:rPr>
              <w:t>THEN</w:t>
            </w:r>
            <w:r w:rsidRPr="00266F32">
              <w:rPr>
                <w:rFonts w:asciiTheme="minorHAnsi" w:hAnsiTheme="minorHAnsi" w:cstheme="minorHAnsi"/>
                <w:bCs/>
                <w:sz w:val="20"/>
                <w:szCs w:val="20"/>
              </w:rPr>
              <w:t xml:space="preserve"> Display</w:t>
            </w:r>
          </w:p>
          <w:p w14:paraId="42A3CBD7" w14:textId="336F4C8A" w:rsidR="00070D14" w:rsidRPr="007B6EDB" w:rsidRDefault="00070D14" w:rsidP="009133CD">
            <w:pPr>
              <w:tabs>
                <w:tab w:val="left" w:pos="1800"/>
              </w:tabs>
              <w:rPr>
                <w:rFonts w:asciiTheme="minorHAnsi" w:hAnsiTheme="minorHAnsi" w:cstheme="minorHAnsi"/>
                <w:b/>
                <w:sz w:val="20"/>
                <w:szCs w:val="20"/>
              </w:rPr>
            </w:pPr>
            <w:r w:rsidRPr="007B6EDB">
              <w:rPr>
                <w:rFonts w:asciiTheme="minorHAnsi" w:hAnsiTheme="minorHAnsi" w:cstheme="minorHAnsi"/>
                <w:b/>
                <w:sz w:val="20"/>
                <w:szCs w:val="20"/>
              </w:rPr>
              <w:t>ELSE Do Not Display</w:t>
            </w:r>
          </w:p>
          <w:p w14:paraId="4565A12C" w14:textId="123A6C45" w:rsidR="009133CD" w:rsidRPr="00266F32" w:rsidRDefault="009133CD" w:rsidP="009133CD">
            <w:pPr>
              <w:tabs>
                <w:tab w:val="left" w:pos="1800"/>
              </w:tabs>
              <w:rPr>
                <w:rFonts w:asciiTheme="minorHAnsi" w:hAnsiTheme="minorHAnsi" w:cstheme="minorHAnsi"/>
                <w:bCs/>
                <w:sz w:val="20"/>
                <w:szCs w:val="20"/>
              </w:rPr>
            </w:pPr>
          </w:p>
        </w:tc>
        <w:tc>
          <w:tcPr>
            <w:tcW w:w="1560" w:type="dxa"/>
          </w:tcPr>
          <w:p w14:paraId="65CF30CF" w14:textId="77777777" w:rsidR="009133CD" w:rsidRPr="00266F32" w:rsidRDefault="009133CD" w:rsidP="009133CD">
            <w:pPr>
              <w:spacing w:after="120"/>
              <w:rPr>
                <w:rFonts w:asciiTheme="minorHAnsi" w:hAnsiTheme="minorHAnsi" w:cstheme="minorHAnsi"/>
                <w:color w:val="000000"/>
                <w:sz w:val="18"/>
                <w:szCs w:val="18"/>
              </w:rPr>
            </w:pPr>
            <w:r w:rsidRPr="00266F32">
              <w:rPr>
                <w:rFonts w:asciiTheme="minorHAnsi" w:hAnsiTheme="minorHAnsi" w:cstheme="minorHAnsi"/>
                <w:color w:val="000000"/>
                <w:sz w:val="18"/>
                <w:szCs w:val="18"/>
              </w:rPr>
              <w:t>Column 1 text:</w:t>
            </w:r>
          </w:p>
          <w:p w14:paraId="5890757A" w14:textId="77777777" w:rsidR="009133CD" w:rsidRPr="00266F32" w:rsidRDefault="009133CD" w:rsidP="009133CD">
            <w:pPr>
              <w:spacing w:after="120"/>
              <w:rPr>
                <w:rFonts w:asciiTheme="minorHAnsi" w:hAnsiTheme="minorHAnsi" w:cstheme="minorHAnsi"/>
                <w:color w:val="000000"/>
                <w:sz w:val="18"/>
                <w:szCs w:val="18"/>
              </w:rPr>
            </w:pPr>
            <w:r w:rsidRPr="00266F32">
              <w:rPr>
                <w:rFonts w:asciiTheme="minorHAnsi" w:hAnsiTheme="minorHAnsi" w:cstheme="minorHAnsi"/>
                <w:color w:val="000000"/>
                <w:sz w:val="18"/>
                <w:szCs w:val="18"/>
              </w:rPr>
              <w:t xml:space="preserve">Bodycopy_COI </w:t>
            </w:r>
          </w:p>
          <w:p w14:paraId="38F7A1F6" w14:textId="77777777" w:rsidR="009133CD" w:rsidRPr="00266F32" w:rsidRDefault="009133CD" w:rsidP="009133CD">
            <w:pPr>
              <w:spacing w:after="120"/>
              <w:rPr>
                <w:rFonts w:asciiTheme="minorHAnsi" w:hAnsiTheme="minorHAnsi" w:cstheme="minorHAnsi"/>
                <w:color w:val="000000"/>
                <w:sz w:val="18"/>
                <w:szCs w:val="18"/>
              </w:rPr>
            </w:pPr>
            <w:r w:rsidRPr="00266F32">
              <w:rPr>
                <w:rFonts w:asciiTheme="minorHAnsi" w:hAnsiTheme="minorHAnsi" w:cstheme="minorHAnsi"/>
                <w:color w:val="000000"/>
                <w:sz w:val="18"/>
                <w:szCs w:val="18"/>
              </w:rPr>
              <w:t>Column 2 text:</w:t>
            </w:r>
          </w:p>
          <w:p w14:paraId="66E4F258" w14:textId="61E33746" w:rsidR="009133CD" w:rsidRPr="00266F32" w:rsidRDefault="00D54E4C" w:rsidP="009133CD">
            <w:pPr>
              <w:tabs>
                <w:tab w:val="left" w:pos="1800"/>
              </w:tabs>
              <w:rPr>
                <w:rFonts w:asciiTheme="minorHAnsi" w:hAnsiTheme="minorHAnsi" w:cstheme="minorHAnsi"/>
                <w:bCs/>
                <w:sz w:val="20"/>
                <w:szCs w:val="20"/>
              </w:rPr>
            </w:pPr>
            <w:r w:rsidRPr="00266F32">
              <w:rPr>
                <w:rFonts w:asciiTheme="minorHAnsi" w:hAnsiTheme="minorHAnsi" w:cstheme="minorHAnsi"/>
                <w:color w:val="000000"/>
                <w:sz w:val="18"/>
                <w:szCs w:val="18"/>
              </w:rPr>
              <w:t>Bullet_1_B_COI</w:t>
            </w:r>
          </w:p>
        </w:tc>
      </w:tr>
      <w:tr w:rsidR="00070D14" w:rsidRPr="00BD6987" w14:paraId="37ADC295" w14:textId="77777777" w:rsidTr="00BA2FD3">
        <w:trPr>
          <w:cantSplit/>
          <w:trHeight w:val="844"/>
        </w:trPr>
        <w:tc>
          <w:tcPr>
            <w:tcW w:w="1013" w:type="dxa"/>
            <w:vMerge/>
          </w:tcPr>
          <w:p w14:paraId="70C06037" w14:textId="77777777" w:rsidR="00070D14" w:rsidRPr="00BD6987" w:rsidRDefault="00070D14" w:rsidP="009133CD">
            <w:pPr>
              <w:tabs>
                <w:tab w:val="left" w:pos="1800"/>
              </w:tabs>
              <w:rPr>
                <w:rFonts w:asciiTheme="minorHAnsi" w:hAnsiTheme="minorHAnsi" w:cstheme="minorHAnsi"/>
                <w:b/>
                <w:sz w:val="20"/>
                <w:szCs w:val="20"/>
              </w:rPr>
            </w:pPr>
          </w:p>
        </w:tc>
        <w:tc>
          <w:tcPr>
            <w:tcW w:w="2101" w:type="dxa"/>
            <w:vMerge/>
          </w:tcPr>
          <w:p w14:paraId="1F381D70" w14:textId="77777777" w:rsidR="00070D14" w:rsidRPr="000613D0" w:rsidRDefault="00070D14" w:rsidP="009133CD">
            <w:pPr>
              <w:tabs>
                <w:tab w:val="left" w:pos="1800"/>
              </w:tabs>
              <w:rPr>
                <w:rFonts w:asciiTheme="minorHAnsi" w:hAnsiTheme="minorHAnsi" w:cstheme="minorHAnsi"/>
                <w:bCs/>
                <w:sz w:val="20"/>
                <w:szCs w:val="20"/>
              </w:rPr>
            </w:pPr>
          </w:p>
        </w:tc>
        <w:tc>
          <w:tcPr>
            <w:tcW w:w="7938" w:type="dxa"/>
          </w:tcPr>
          <w:tbl>
            <w:tblPr>
              <w:tblpPr w:leftFromText="180" w:rightFromText="180" w:vertAnchor="page" w:horzAnchor="margin" w:tblpY="82"/>
              <w:tblOverlap w:val="never"/>
              <w:tblW w:w="7823" w:type="dxa"/>
              <w:tblBorders>
                <w:bottom w:val="single" w:sz="4" w:space="0" w:color="auto"/>
              </w:tblBorders>
              <w:tblLayout w:type="fixed"/>
              <w:tblLook w:val="04A0" w:firstRow="1" w:lastRow="0" w:firstColumn="1" w:lastColumn="0" w:noHBand="0" w:noVBand="1"/>
              <w:tblPrChange w:id="6239" w:author="sam sehgal" w:date="2024-08-20T12:47:00Z" w16du:dateUtc="2024-08-20T02:47: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293"/>
              <w:gridCol w:w="5530"/>
              <w:tblGridChange w:id="6240">
                <w:tblGrid>
                  <w:gridCol w:w="2293"/>
                  <w:gridCol w:w="285"/>
                  <w:gridCol w:w="5245"/>
                  <w:gridCol w:w="972"/>
                </w:tblGrid>
              </w:tblGridChange>
            </w:tblGrid>
            <w:tr w:rsidR="00070D14" w:rsidRPr="000613D0" w14:paraId="4E682866" w14:textId="77777777" w:rsidTr="00DF514D">
              <w:trPr>
                <w:trHeight w:val="264"/>
                <w:trPrChange w:id="6241" w:author="sam sehgal" w:date="2024-08-20T12:47:00Z" w16du:dateUtc="2024-08-20T02:47:00Z">
                  <w:trPr>
                    <w:trHeight w:val="263"/>
                  </w:trPr>
                </w:trPrChange>
              </w:trPr>
              <w:tc>
                <w:tcPr>
                  <w:tcW w:w="2293" w:type="dxa"/>
                  <w:noWrap/>
                  <w:vAlign w:val="center"/>
                  <w:hideMark/>
                  <w:tcPrChange w:id="6242" w:author="sam sehgal" w:date="2024-08-20T12:47:00Z" w16du:dateUtc="2024-08-20T02:47:00Z">
                    <w:tcPr>
                      <w:tcW w:w="2578" w:type="dxa"/>
                      <w:gridSpan w:val="2"/>
                      <w:noWrap/>
                      <w:vAlign w:val="center"/>
                      <w:hideMark/>
                    </w:tcPr>
                  </w:tcPrChange>
                </w:tcPr>
                <w:p w14:paraId="1A6A30B4" w14:textId="389D0A2E" w:rsidR="00070D14" w:rsidRPr="00266F32" w:rsidRDefault="33725853" w:rsidP="00070D14">
                  <w:pPr>
                    <w:pStyle w:val="BodycopyCOI"/>
                  </w:pPr>
                  <w:r w:rsidRPr="000613D0">
                    <w:t xml:space="preserve">You describe your </w:t>
                  </w:r>
                  <w:r w:rsidR="00681414" w:rsidRPr="000613D0">
                    <w:rPr>
                      <w:rFonts w:eastAsia="Arial" w:cs="Arial"/>
                    </w:rPr>
                    <w:t xml:space="preserve">Insured Address  </w:t>
                  </w:r>
                  <w:commentRangeStart w:id="6243"/>
                  <w:commentRangeStart w:id="6244"/>
                  <w:commentRangeEnd w:id="6243"/>
                  <w:r w:rsidR="00070D14" w:rsidRPr="00266F32">
                    <w:rPr>
                      <w:rStyle w:val="CommentReference"/>
                      <w:sz w:val="18"/>
                      <w:szCs w:val="18"/>
                    </w:rPr>
                    <w:commentReference w:id="6243"/>
                  </w:r>
                  <w:commentRangeEnd w:id="6244"/>
                  <w:r w:rsidR="0069560B" w:rsidRPr="00266F32">
                    <w:rPr>
                      <w:rStyle w:val="CommentReference"/>
                      <w:sz w:val="18"/>
                      <w:szCs w:val="18"/>
                    </w:rPr>
                    <w:commentReference w:id="6244"/>
                  </w:r>
                  <w:r w:rsidRPr="00266F32">
                    <w:t>as:</w:t>
                  </w:r>
                </w:p>
              </w:tc>
              <w:tc>
                <w:tcPr>
                  <w:tcW w:w="5530" w:type="dxa"/>
                  <w:noWrap/>
                  <w:vAlign w:val="bottom"/>
                  <w:hideMark/>
                  <w:tcPrChange w:id="6245" w:author="sam sehgal" w:date="2024-08-20T12:47:00Z" w16du:dateUtc="2024-08-20T02:47:00Z">
                    <w:tcPr>
                      <w:tcW w:w="6217" w:type="dxa"/>
                      <w:gridSpan w:val="2"/>
                      <w:noWrap/>
                      <w:vAlign w:val="bottom"/>
                      <w:hideMark/>
                    </w:tcPr>
                  </w:tcPrChange>
                </w:tcPr>
                <w:p w14:paraId="76DB1957" w14:textId="7FC966C9" w:rsidR="00070D14" w:rsidRPr="00266F32" w:rsidRDefault="25376851" w:rsidP="00070D14">
                  <w:pPr>
                    <w:pStyle w:val="TableBodycopy"/>
                    <w:rPr>
                      <w:b/>
                      <w:bCs/>
                    </w:rPr>
                  </w:pPr>
                  <w:r w:rsidRPr="00266F32">
                    <w:rPr>
                      <w:b/>
                      <w:bCs/>
                    </w:rPr>
                    <w:t>•</w:t>
                  </w:r>
                  <w:commentRangeStart w:id="6246"/>
                  <w:commentRangeStart w:id="6247"/>
                  <w:commentRangeEnd w:id="6246"/>
                  <w:r w:rsidR="33725853" w:rsidRPr="00266F32">
                    <w:rPr>
                      <w:rStyle w:val="CommentReference"/>
                      <w:b/>
                      <w:bCs/>
                      <w:sz w:val="20"/>
                      <w:szCs w:val="24"/>
                    </w:rPr>
                    <w:commentReference w:id="6246"/>
                  </w:r>
                  <w:commentRangeEnd w:id="6247"/>
                  <w:r w:rsidR="002C48C8" w:rsidRPr="00266F32">
                    <w:rPr>
                      <w:rStyle w:val="CommentReference"/>
                      <w:b/>
                      <w:bCs/>
                      <w:sz w:val="20"/>
                      <w:szCs w:val="24"/>
                    </w:rPr>
                    <w:commentReference w:id="6247"/>
                  </w:r>
                  <w:r w:rsidR="1F3B5F73" w:rsidRPr="00266F32">
                    <w:rPr>
                      <w:b/>
                      <w:bCs/>
                    </w:rPr>
                    <w:t>currently occupied</w:t>
                  </w:r>
                  <w:commentRangeStart w:id="6248"/>
                  <w:commentRangeStart w:id="6249"/>
                  <w:commentRangeEnd w:id="6248"/>
                  <w:r w:rsidR="33725853" w:rsidRPr="00266F32">
                    <w:rPr>
                      <w:rStyle w:val="CommentReference"/>
                      <w:b/>
                      <w:bCs/>
                      <w:sz w:val="20"/>
                      <w:szCs w:val="24"/>
                    </w:rPr>
                    <w:commentReference w:id="6248"/>
                  </w:r>
                  <w:commentRangeEnd w:id="6249"/>
                  <w:r w:rsidR="000627E0" w:rsidRPr="00266F32">
                    <w:rPr>
                      <w:rStyle w:val="CommentReference"/>
                      <w:b/>
                      <w:bCs/>
                      <w:sz w:val="20"/>
                      <w:szCs w:val="24"/>
                    </w:rPr>
                    <w:commentReference w:id="6249"/>
                  </w:r>
                </w:p>
              </w:tc>
            </w:tr>
          </w:tbl>
          <w:p w14:paraId="46CE041D" w14:textId="77777777" w:rsidR="00070D14" w:rsidRPr="00266F32" w:rsidRDefault="00070D14" w:rsidP="00C1020A">
            <w:pPr>
              <w:pStyle w:val="BodycopyCOI"/>
            </w:pPr>
          </w:p>
        </w:tc>
        <w:tc>
          <w:tcPr>
            <w:tcW w:w="1984" w:type="dxa"/>
          </w:tcPr>
          <w:p w14:paraId="0C328FCA" w14:textId="77777777" w:rsidR="00070D14" w:rsidRPr="00D969E5" w:rsidRDefault="00070D14" w:rsidP="00070D14">
            <w:pPr>
              <w:tabs>
                <w:tab w:val="left" w:pos="1800"/>
              </w:tabs>
              <w:rPr>
                <w:rFonts w:asciiTheme="minorHAnsi" w:hAnsiTheme="minorHAnsi" w:cstheme="minorHAnsi"/>
                <w:bCs/>
                <w:sz w:val="20"/>
                <w:szCs w:val="20"/>
              </w:rPr>
            </w:pPr>
            <w:r w:rsidRPr="00D969E5">
              <w:rPr>
                <w:rFonts w:asciiTheme="minorHAnsi" w:hAnsiTheme="minorHAnsi" w:cstheme="minorHAnsi"/>
                <w:b/>
                <w:bCs/>
                <w:sz w:val="20"/>
                <w:szCs w:val="20"/>
              </w:rPr>
              <w:t>IF</w:t>
            </w:r>
            <w:r w:rsidRPr="00D969E5">
              <w:rPr>
                <w:rFonts w:asciiTheme="minorHAnsi" w:hAnsiTheme="minorHAnsi" w:cstheme="minorHAnsi"/>
                <w:sz w:val="20"/>
                <w:szCs w:val="20"/>
              </w:rPr>
              <w:t xml:space="preserve"> &lt;ProductCode&gt; = “Home”</w:t>
            </w:r>
          </w:p>
          <w:p w14:paraId="0AC2E113" w14:textId="0E36904C" w:rsidR="00070D14" w:rsidRPr="00B20117" w:rsidDel="00B20117" w:rsidRDefault="00070D14" w:rsidP="00070D14">
            <w:pPr>
              <w:tabs>
                <w:tab w:val="left" w:pos="1800"/>
              </w:tabs>
              <w:rPr>
                <w:del w:id="6250" w:author="sam sehgal" w:date="2025-07-18T16:05:00Z" w16du:dateUtc="2025-07-18T06:05:00Z"/>
                <w:rFonts w:asciiTheme="minorHAnsi" w:hAnsiTheme="minorHAnsi" w:cstheme="minorHAnsi"/>
                <w:b/>
                <w:sz w:val="20"/>
                <w:szCs w:val="20"/>
                <w:highlight w:val="yellow"/>
                <w:rPrChange w:id="6251" w:author="sam sehgal" w:date="2025-07-18T16:05:00Z" w16du:dateUtc="2025-07-18T06:05:00Z">
                  <w:rPr>
                    <w:del w:id="6252" w:author="sam sehgal" w:date="2025-07-18T16:05:00Z" w16du:dateUtc="2025-07-18T06:05:00Z"/>
                    <w:rFonts w:asciiTheme="minorHAnsi" w:hAnsiTheme="minorHAnsi" w:cstheme="minorHAnsi"/>
                    <w:b/>
                    <w:sz w:val="20"/>
                    <w:szCs w:val="20"/>
                  </w:rPr>
                </w:rPrChange>
              </w:rPr>
            </w:pPr>
            <w:del w:id="6253" w:author="sam sehgal" w:date="2025-07-18T16:05:00Z" w16du:dateUtc="2025-07-18T06:05:00Z">
              <w:r w:rsidRPr="00B20117" w:rsidDel="00B20117">
                <w:rPr>
                  <w:rFonts w:asciiTheme="minorHAnsi" w:hAnsiTheme="minorHAnsi" w:cstheme="minorHAnsi"/>
                  <w:b/>
                  <w:sz w:val="20"/>
                  <w:szCs w:val="20"/>
                  <w:highlight w:val="yellow"/>
                  <w:rPrChange w:id="6254" w:author="sam sehgal" w:date="2025-07-18T16:05:00Z" w16du:dateUtc="2025-07-18T06:05:00Z">
                    <w:rPr>
                      <w:rFonts w:asciiTheme="minorHAnsi" w:hAnsiTheme="minorHAnsi" w:cstheme="minorHAnsi"/>
                      <w:b/>
                      <w:sz w:val="20"/>
                      <w:szCs w:val="20"/>
                    </w:rPr>
                  </w:rPrChange>
                </w:rPr>
                <w:delText xml:space="preserve">AND </w:delText>
              </w:r>
            </w:del>
          </w:p>
          <w:p w14:paraId="71413B37" w14:textId="3F00C594" w:rsidR="00070D14" w:rsidRPr="00D969E5" w:rsidDel="00B20117" w:rsidRDefault="00070D14" w:rsidP="00070D14">
            <w:pPr>
              <w:tabs>
                <w:tab w:val="left" w:pos="1800"/>
              </w:tabs>
              <w:rPr>
                <w:del w:id="6255" w:author="sam sehgal" w:date="2025-07-18T16:05:00Z" w16du:dateUtc="2025-07-18T06:05:00Z"/>
                <w:rFonts w:asciiTheme="minorHAnsi" w:hAnsiTheme="minorHAnsi" w:cstheme="minorHAnsi"/>
                <w:bCs/>
                <w:sz w:val="20"/>
                <w:szCs w:val="20"/>
              </w:rPr>
            </w:pPr>
            <w:del w:id="6256" w:author="sam sehgal" w:date="2025-07-18T16:05:00Z" w16du:dateUtc="2025-07-18T06:05:00Z">
              <w:r w:rsidRPr="00B20117" w:rsidDel="00B20117">
                <w:rPr>
                  <w:rFonts w:asciiTheme="minorHAnsi" w:hAnsiTheme="minorHAnsi" w:cstheme="minorHAnsi"/>
                  <w:bCs/>
                  <w:sz w:val="20"/>
                  <w:szCs w:val="20"/>
                  <w:highlight w:val="yellow"/>
                  <w:rPrChange w:id="6257" w:author="sam sehgal" w:date="2025-07-18T16:05:00Z" w16du:dateUtc="2025-07-18T06:05:00Z">
                    <w:rPr>
                      <w:rFonts w:asciiTheme="minorHAnsi" w:hAnsiTheme="minorHAnsi" w:cstheme="minorHAnsi"/>
                      <w:bCs/>
                      <w:sz w:val="20"/>
                      <w:szCs w:val="20"/>
                    </w:rPr>
                  </w:rPrChange>
                </w:rPr>
                <w:delText>&lt;DocumentSubType&gt; = “New Business”</w:delText>
              </w:r>
            </w:del>
            <w:ins w:id="6258" w:author="Sam Sehgal (EXT Idiom)" w:date="2024-09-19T15:55:00Z" w16du:dateUtc="2024-09-19T05:55:00Z">
              <w:del w:id="6259" w:author="sam sehgal" w:date="2025-07-18T16:05:00Z" w16du:dateUtc="2025-07-18T06:05:00Z">
                <w:r w:rsidR="008908A5" w:rsidDel="00B20117">
                  <w:rPr>
                    <w:rFonts w:asciiTheme="minorHAnsi" w:hAnsiTheme="minorHAnsi" w:cstheme="minorHAnsi"/>
                    <w:bCs/>
                    <w:sz w:val="20"/>
                    <w:szCs w:val="20"/>
                  </w:rPr>
                  <w:delText xml:space="preserve"> </w:delText>
                </w:r>
              </w:del>
            </w:ins>
          </w:p>
          <w:p w14:paraId="6E89985A" w14:textId="77777777" w:rsidR="00070D14" w:rsidRPr="00D969E5" w:rsidRDefault="00070D14" w:rsidP="00070D14">
            <w:pPr>
              <w:tabs>
                <w:tab w:val="left" w:pos="1800"/>
              </w:tabs>
              <w:rPr>
                <w:rFonts w:asciiTheme="minorHAnsi" w:hAnsiTheme="minorHAnsi" w:cstheme="minorHAnsi"/>
                <w:b/>
                <w:sz w:val="20"/>
                <w:szCs w:val="20"/>
              </w:rPr>
            </w:pPr>
            <w:r w:rsidRPr="00D969E5">
              <w:rPr>
                <w:rFonts w:asciiTheme="minorHAnsi" w:hAnsiTheme="minorHAnsi" w:cstheme="minorHAnsi"/>
                <w:b/>
                <w:sz w:val="20"/>
                <w:szCs w:val="20"/>
              </w:rPr>
              <w:t>AND</w:t>
            </w:r>
          </w:p>
          <w:p w14:paraId="2FA699C6" w14:textId="5C926EBB" w:rsidR="00070D14" w:rsidRPr="00D969E5" w:rsidRDefault="00070D14" w:rsidP="00070D14">
            <w:pPr>
              <w:tabs>
                <w:tab w:val="left" w:pos="1800"/>
              </w:tabs>
              <w:rPr>
                <w:rFonts w:asciiTheme="minorHAnsi" w:hAnsiTheme="minorHAnsi" w:cstheme="minorHAnsi"/>
                <w:bCs/>
                <w:sz w:val="20"/>
                <w:szCs w:val="20"/>
              </w:rPr>
            </w:pPr>
            <w:r w:rsidRPr="00D969E5">
              <w:rPr>
                <w:rFonts w:asciiTheme="minorHAnsi" w:hAnsiTheme="minorHAnsi" w:cstheme="minorHAnsi"/>
                <w:bCs/>
                <w:sz w:val="20"/>
                <w:szCs w:val="20"/>
              </w:rPr>
              <w:t>&lt;OccupancyTypeCode&gt; != “5|HolidayHome”</w:t>
            </w:r>
          </w:p>
          <w:p w14:paraId="7AF04525" w14:textId="5800FC29" w:rsidR="00070D14" w:rsidRPr="00D969E5" w:rsidRDefault="00070D14" w:rsidP="00070D14">
            <w:pPr>
              <w:tabs>
                <w:tab w:val="left" w:pos="1800"/>
              </w:tabs>
              <w:rPr>
                <w:ins w:id="6260" w:author="Sam Sehgal (EXT Idiom)" w:date="2024-09-09T15:44:00Z"/>
                <w:rFonts w:asciiTheme="minorHAnsi" w:hAnsiTheme="minorHAnsi" w:cstheme="minorHAnsi"/>
                <w:b/>
                <w:sz w:val="20"/>
                <w:szCs w:val="20"/>
              </w:rPr>
            </w:pPr>
            <w:r w:rsidRPr="00D969E5">
              <w:rPr>
                <w:rFonts w:asciiTheme="minorHAnsi" w:hAnsiTheme="minorHAnsi" w:cstheme="minorHAnsi"/>
                <w:b/>
                <w:sz w:val="20"/>
                <w:szCs w:val="20"/>
              </w:rPr>
              <w:t>AND</w:t>
            </w:r>
          </w:p>
          <w:p w14:paraId="524DB7A8" w14:textId="6C975F58" w:rsidR="001526F6" w:rsidRPr="00D969E5" w:rsidRDefault="001526F6" w:rsidP="00070D14">
            <w:pPr>
              <w:tabs>
                <w:tab w:val="left" w:pos="1800"/>
              </w:tabs>
              <w:rPr>
                <w:rFonts w:asciiTheme="minorHAnsi" w:hAnsiTheme="minorHAnsi" w:cstheme="minorHAnsi"/>
                <w:bCs/>
                <w:sz w:val="20"/>
                <w:szCs w:val="20"/>
              </w:rPr>
            </w:pPr>
            <w:r w:rsidRPr="006A22F6">
              <w:rPr>
                <w:rFonts w:asciiTheme="minorHAnsi" w:hAnsiTheme="minorHAnsi" w:cstheme="minorHAnsi"/>
                <w:bCs/>
                <w:sz w:val="20"/>
                <w:szCs w:val="20"/>
              </w:rPr>
              <w:t>&lt;</w:t>
            </w:r>
            <w:r w:rsidR="00FF62C1" w:rsidRPr="006A22F6">
              <w:rPr>
                <w:rFonts w:asciiTheme="minorHAnsi" w:hAnsiTheme="minorHAnsi" w:cstheme="minorHAnsi"/>
                <w:bCs/>
                <w:sz w:val="20"/>
                <w:szCs w:val="20"/>
              </w:rPr>
              <w:t>CurrentlyOccupiedCode</w:t>
            </w:r>
            <w:r w:rsidR="00F93653" w:rsidRPr="006A22F6">
              <w:rPr>
                <w:rFonts w:asciiTheme="minorHAnsi" w:hAnsiTheme="minorHAnsi" w:cstheme="minorHAnsi"/>
                <w:bCs/>
                <w:sz w:val="20"/>
                <w:szCs w:val="20"/>
              </w:rPr>
              <w:t>&gt; = “</w:t>
            </w:r>
            <w:r w:rsidR="00FF62C1" w:rsidRPr="006A22F6">
              <w:rPr>
                <w:rFonts w:asciiTheme="minorHAnsi" w:hAnsiTheme="minorHAnsi" w:cstheme="minorHAnsi"/>
                <w:bCs/>
                <w:sz w:val="20"/>
                <w:szCs w:val="20"/>
              </w:rPr>
              <w:t>1|CurrentlyOccupiedYes</w:t>
            </w:r>
            <w:r w:rsidR="00F93653" w:rsidRPr="006A22F6">
              <w:rPr>
                <w:rFonts w:asciiTheme="minorHAnsi" w:hAnsiTheme="minorHAnsi" w:cstheme="minorHAnsi"/>
                <w:bCs/>
                <w:sz w:val="20"/>
                <w:szCs w:val="20"/>
              </w:rPr>
              <w:t>”</w:t>
            </w:r>
          </w:p>
          <w:p w14:paraId="25661C1F" w14:textId="77777777" w:rsidR="00070D14" w:rsidRPr="00D969E5" w:rsidRDefault="00070D14" w:rsidP="00070D14">
            <w:pPr>
              <w:tabs>
                <w:tab w:val="left" w:pos="1800"/>
              </w:tabs>
              <w:rPr>
                <w:rFonts w:asciiTheme="minorHAnsi" w:hAnsiTheme="minorHAnsi" w:cstheme="minorHAnsi"/>
                <w:bCs/>
                <w:sz w:val="20"/>
                <w:szCs w:val="20"/>
              </w:rPr>
            </w:pPr>
            <w:r w:rsidRPr="00D969E5">
              <w:rPr>
                <w:rFonts w:asciiTheme="minorHAnsi" w:hAnsiTheme="minorHAnsi" w:cstheme="minorHAnsi"/>
                <w:b/>
                <w:sz w:val="20"/>
                <w:szCs w:val="20"/>
              </w:rPr>
              <w:t>THEN</w:t>
            </w:r>
            <w:r w:rsidRPr="00D969E5">
              <w:rPr>
                <w:rFonts w:asciiTheme="minorHAnsi" w:hAnsiTheme="minorHAnsi" w:cstheme="minorHAnsi"/>
                <w:bCs/>
                <w:sz w:val="20"/>
                <w:szCs w:val="20"/>
              </w:rPr>
              <w:t xml:space="preserve"> Display</w:t>
            </w:r>
          </w:p>
          <w:p w14:paraId="595186E9" w14:textId="77777777" w:rsidR="00070D14" w:rsidRPr="00D969E5" w:rsidRDefault="00070D14" w:rsidP="00070D14">
            <w:pPr>
              <w:tabs>
                <w:tab w:val="left" w:pos="1800"/>
              </w:tabs>
              <w:rPr>
                <w:rFonts w:asciiTheme="minorHAnsi" w:hAnsiTheme="minorHAnsi" w:cstheme="minorHAnsi"/>
                <w:b/>
                <w:sz w:val="20"/>
                <w:szCs w:val="20"/>
              </w:rPr>
            </w:pPr>
            <w:r w:rsidRPr="00D969E5">
              <w:rPr>
                <w:rFonts w:asciiTheme="minorHAnsi" w:hAnsiTheme="minorHAnsi" w:cstheme="minorHAnsi"/>
                <w:b/>
                <w:sz w:val="20"/>
                <w:szCs w:val="20"/>
              </w:rPr>
              <w:t>ELSE Do Not Display</w:t>
            </w:r>
          </w:p>
          <w:p w14:paraId="6880AFBD" w14:textId="77777777" w:rsidR="00070D14" w:rsidRPr="00D969E5" w:rsidDel="00070D14" w:rsidRDefault="00070D14" w:rsidP="009133CD">
            <w:pPr>
              <w:tabs>
                <w:tab w:val="left" w:pos="1800"/>
              </w:tabs>
              <w:rPr>
                <w:rFonts w:asciiTheme="minorHAnsi" w:hAnsiTheme="minorHAnsi" w:cstheme="minorHAnsi"/>
                <w:bCs/>
                <w:sz w:val="20"/>
                <w:szCs w:val="20"/>
              </w:rPr>
            </w:pPr>
          </w:p>
        </w:tc>
        <w:tc>
          <w:tcPr>
            <w:tcW w:w="1560" w:type="dxa"/>
          </w:tcPr>
          <w:p w14:paraId="6840EAA7" w14:textId="77777777" w:rsidR="00CC46C9"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Column 1 text:</w:t>
            </w:r>
          </w:p>
          <w:p w14:paraId="1D76E9C7" w14:textId="77777777" w:rsidR="00CC46C9"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 xml:space="preserve">Bodycopy_COI </w:t>
            </w:r>
          </w:p>
          <w:p w14:paraId="75F33A5A" w14:textId="77777777" w:rsidR="00CC46C9"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Column 2 text:</w:t>
            </w:r>
          </w:p>
          <w:p w14:paraId="2BE2D262" w14:textId="0F127E57" w:rsidR="00070D14"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Bullet_1_B_COI</w:t>
            </w:r>
          </w:p>
        </w:tc>
      </w:tr>
      <w:tr w:rsidR="00BE6045" w:rsidRPr="00BD6987" w14:paraId="686BDBB8" w14:textId="77777777" w:rsidTr="00BA2FD3">
        <w:trPr>
          <w:cantSplit/>
          <w:trHeight w:val="844"/>
        </w:trPr>
        <w:tc>
          <w:tcPr>
            <w:tcW w:w="1013" w:type="dxa"/>
            <w:vMerge/>
          </w:tcPr>
          <w:p w14:paraId="0EEFE822" w14:textId="77777777" w:rsidR="00BE6045" w:rsidRPr="00BD6987" w:rsidRDefault="00BE6045" w:rsidP="009133CD">
            <w:pPr>
              <w:tabs>
                <w:tab w:val="left" w:pos="1800"/>
              </w:tabs>
              <w:rPr>
                <w:rFonts w:asciiTheme="minorHAnsi" w:hAnsiTheme="minorHAnsi" w:cstheme="minorHAnsi"/>
                <w:b/>
                <w:sz w:val="20"/>
                <w:szCs w:val="20"/>
              </w:rPr>
            </w:pPr>
          </w:p>
        </w:tc>
        <w:tc>
          <w:tcPr>
            <w:tcW w:w="2101" w:type="dxa"/>
            <w:vMerge/>
          </w:tcPr>
          <w:p w14:paraId="24A92104" w14:textId="77777777" w:rsidR="00BE6045" w:rsidRPr="000613D0" w:rsidRDefault="00BE6045" w:rsidP="009133CD">
            <w:pPr>
              <w:tabs>
                <w:tab w:val="left" w:pos="1800"/>
              </w:tabs>
              <w:rPr>
                <w:rFonts w:asciiTheme="minorHAnsi" w:hAnsiTheme="minorHAnsi" w:cstheme="minorHAnsi"/>
                <w:bCs/>
                <w:sz w:val="20"/>
                <w:szCs w:val="20"/>
              </w:rPr>
            </w:pPr>
          </w:p>
        </w:tc>
        <w:tc>
          <w:tcPr>
            <w:tcW w:w="7938" w:type="dxa"/>
          </w:tcPr>
          <w:tbl>
            <w:tblPr>
              <w:tblpPr w:leftFromText="180" w:rightFromText="180" w:vertAnchor="page" w:horzAnchor="margin" w:tblpY="82"/>
              <w:tblOverlap w:val="never"/>
              <w:tblW w:w="7801" w:type="dxa"/>
              <w:tblBorders>
                <w:bottom w:val="single" w:sz="4" w:space="0" w:color="auto"/>
              </w:tblBorders>
              <w:tblLayout w:type="fixed"/>
              <w:tblLook w:val="04A0" w:firstRow="1" w:lastRow="0" w:firstColumn="1" w:lastColumn="0" w:noHBand="0" w:noVBand="1"/>
              <w:tblPrChange w:id="6261" w:author="sam sehgal" w:date="2024-08-20T12:47:00Z" w16du:dateUtc="2024-08-20T02:47: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286"/>
              <w:gridCol w:w="5515"/>
              <w:tblGridChange w:id="6262">
                <w:tblGrid>
                  <w:gridCol w:w="2286"/>
                  <w:gridCol w:w="292"/>
                  <w:gridCol w:w="5223"/>
                  <w:gridCol w:w="994"/>
                </w:tblGrid>
              </w:tblGridChange>
            </w:tblGrid>
            <w:tr w:rsidR="00BE6045" w:rsidRPr="000613D0" w14:paraId="117EBA98" w14:textId="77777777" w:rsidTr="00DF514D">
              <w:trPr>
                <w:trHeight w:val="258"/>
                <w:trPrChange w:id="6263" w:author="sam sehgal" w:date="2024-08-20T12:47:00Z" w16du:dateUtc="2024-08-20T02:47:00Z">
                  <w:trPr>
                    <w:trHeight w:val="263"/>
                  </w:trPr>
                </w:trPrChange>
              </w:trPr>
              <w:tc>
                <w:tcPr>
                  <w:tcW w:w="2286" w:type="dxa"/>
                  <w:noWrap/>
                  <w:vAlign w:val="center"/>
                  <w:hideMark/>
                  <w:tcPrChange w:id="6264" w:author="sam sehgal" w:date="2024-08-20T12:47:00Z" w16du:dateUtc="2024-08-20T02:47:00Z">
                    <w:tcPr>
                      <w:tcW w:w="2578" w:type="dxa"/>
                      <w:gridSpan w:val="2"/>
                      <w:noWrap/>
                      <w:vAlign w:val="center"/>
                      <w:hideMark/>
                    </w:tcPr>
                  </w:tcPrChange>
                </w:tcPr>
                <w:p w14:paraId="2662FDD4" w14:textId="24362467" w:rsidR="00BE6045" w:rsidRPr="00D7158D" w:rsidRDefault="3E9B6BCD" w:rsidP="00BE6045">
                  <w:pPr>
                    <w:pStyle w:val="BodycopyCOI"/>
                  </w:pPr>
                  <w:r w:rsidRPr="00D7158D">
                    <w:t>You describe your</w:t>
                  </w:r>
                  <w:r w:rsidR="00D215F4" w:rsidRPr="00D7158D">
                    <w:rPr>
                      <w:rFonts w:eastAsia="Arial" w:cs="Arial"/>
                    </w:rPr>
                    <w:t xml:space="preserve"> Insured Address  </w:t>
                  </w:r>
                  <w:commentRangeStart w:id="6265"/>
                  <w:commentRangeStart w:id="6266"/>
                  <w:commentRangeEnd w:id="6265"/>
                  <w:r w:rsidR="00BE6045" w:rsidRPr="00D7158D">
                    <w:rPr>
                      <w:rStyle w:val="CommentReference"/>
                      <w:sz w:val="18"/>
                      <w:szCs w:val="18"/>
                    </w:rPr>
                    <w:commentReference w:id="6265"/>
                  </w:r>
                  <w:commentRangeEnd w:id="6266"/>
                  <w:r w:rsidR="00C94465" w:rsidRPr="00D7158D">
                    <w:rPr>
                      <w:rStyle w:val="CommentReference"/>
                      <w:sz w:val="18"/>
                      <w:szCs w:val="18"/>
                    </w:rPr>
                    <w:commentReference w:id="6266"/>
                  </w:r>
                  <w:r w:rsidRPr="00D7158D">
                    <w:t>as:</w:t>
                  </w:r>
                </w:p>
              </w:tc>
              <w:tc>
                <w:tcPr>
                  <w:tcW w:w="5515" w:type="dxa"/>
                  <w:noWrap/>
                  <w:vAlign w:val="bottom"/>
                  <w:hideMark/>
                  <w:tcPrChange w:id="6267" w:author="sam sehgal" w:date="2024-08-20T12:47:00Z" w16du:dateUtc="2024-08-20T02:47:00Z">
                    <w:tcPr>
                      <w:tcW w:w="6217" w:type="dxa"/>
                      <w:gridSpan w:val="2"/>
                      <w:noWrap/>
                      <w:vAlign w:val="bottom"/>
                      <w:hideMark/>
                    </w:tcPr>
                  </w:tcPrChange>
                </w:tcPr>
                <w:p w14:paraId="3EB06E28" w14:textId="448909C9" w:rsidR="00BE6045" w:rsidRPr="00D7158D" w:rsidRDefault="1EED1561" w:rsidP="00BE6045">
                  <w:pPr>
                    <w:pStyle w:val="TableBodycopy"/>
                    <w:rPr>
                      <w:b/>
                      <w:bCs/>
                    </w:rPr>
                  </w:pPr>
                  <w:r w:rsidRPr="00D7158D">
                    <w:rPr>
                      <w:b/>
                      <w:bCs/>
                    </w:rPr>
                    <w:t xml:space="preserve">• </w:t>
                  </w:r>
                  <w:commentRangeStart w:id="6268"/>
                  <w:commentRangeStart w:id="6269"/>
                  <w:commentRangeEnd w:id="6268"/>
                  <w:r w:rsidR="3E9B6BCD" w:rsidRPr="00D7158D">
                    <w:rPr>
                      <w:rStyle w:val="CommentReference"/>
                      <w:b/>
                      <w:bCs/>
                      <w:sz w:val="20"/>
                      <w:szCs w:val="24"/>
                    </w:rPr>
                    <w:commentReference w:id="6268"/>
                  </w:r>
                  <w:commentRangeEnd w:id="6269"/>
                  <w:r w:rsidR="000627E0" w:rsidRPr="00D7158D">
                    <w:rPr>
                      <w:rStyle w:val="CommentReference"/>
                      <w:b/>
                      <w:bCs/>
                      <w:sz w:val="20"/>
                      <w:szCs w:val="24"/>
                    </w:rPr>
                    <w:commentReference w:id="6269"/>
                  </w:r>
                  <w:r w:rsidR="004053D9" w:rsidRPr="004053D9">
                    <w:rPr>
                      <w:b/>
                      <w:bCs/>
                      <w:highlight w:val="yellow"/>
                    </w:rPr>
                    <w:t>unoccupied for less than 60 days at a time.</w:t>
                  </w:r>
                  <w:r w:rsidRPr="004053D9">
                    <w:rPr>
                      <w:b/>
                      <w:bCs/>
                      <w:highlight w:val="yellow"/>
                    </w:rPr>
                    <w:t xml:space="preserve"> See section </w:t>
                  </w:r>
                  <w:commentRangeStart w:id="6270"/>
                  <w:commentRangeStart w:id="6271"/>
                  <w:commentRangeEnd w:id="6270"/>
                  <w:r w:rsidR="3E9B6BCD" w:rsidRPr="004053D9">
                    <w:rPr>
                      <w:rStyle w:val="CommentReference"/>
                      <w:b/>
                      <w:bCs/>
                      <w:sz w:val="20"/>
                      <w:szCs w:val="24"/>
                      <w:highlight w:val="yellow"/>
                    </w:rPr>
                    <w:commentReference w:id="6270"/>
                  </w:r>
                  <w:commentRangeEnd w:id="6271"/>
                  <w:r w:rsidR="3E9B6BCD" w:rsidRPr="004053D9">
                    <w:rPr>
                      <w:rStyle w:val="CommentReference"/>
                      <w:b/>
                      <w:bCs/>
                      <w:sz w:val="20"/>
                      <w:szCs w:val="24"/>
                      <w:highlight w:val="yellow"/>
                    </w:rPr>
                    <w:commentReference w:id="6271"/>
                  </w:r>
                  <w:r w:rsidR="00325FED" w:rsidRPr="004053D9">
                    <w:rPr>
                      <w:b/>
                      <w:bCs/>
                      <w:highlight w:val="yellow"/>
                    </w:rPr>
                    <w:t>‘</w:t>
                  </w:r>
                  <w:r w:rsidRPr="004053D9">
                    <w:rPr>
                      <w:b/>
                      <w:bCs/>
                      <w:highlight w:val="yellow"/>
                    </w:rPr>
                    <w:t>Special conditions and important notices</w:t>
                  </w:r>
                  <w:r w:rsidR="720BB32E" w:rsidRPr="004053D9">
                    <w:rPr>
                      <w:b/>
                      <w:bCs/>
                      <w:highlight w:val="yellow"/>
                    </w:rPr>
                    <w:t>’</w:t>
                  </w:r>
                  <w:r w:rsidRPr="004053D9">
                    <w:rPr>
                      <w:b/>
                      <w:bCs/>
                      <w:highlight w:val="yellow"/>
                    </w:rPr>
                    <w:t xml:space="preserve"> below</w:t>
                  </w:r>
                </w:p>
              </w:tc>
            </w:tr>
          </w:tbl>
          <w:p w14:paraId="076466EE" w14:textId="77777777" w:rsidR="00BE6045" w:rsidRPr="00266F32" w:rsidRDefault="00BE6045" w:rsidP="00070D14">
            <w:pPr>
              <w:pStyle w:val="BodycopyCOI"/>
            </w:pPr>
          </w:p>
        </w:tc>
        <w:tc>
          <w:tcPr>
            <w:tcW w:w="1984" w:type="dxa"/>
          </w:tcPr>
          <w:p w14:paraId="3302371D" w14:textId="77777777" w:rsidR="00BE6045" w:rsidRPr="00D969E5" w:rsidRDefault="00BE6045" w:rsidP="00BE6045">
            <w:pPr>
              <w:tabs>
                <w:tab w:val="left" w:pos="1800"/>
              </w:tabs>
              <w:rPr>
                <w:rFonts w:asciiTheme="minorHAnsi" w:hAnsiTheme="minorHAnsi" w:cstheme="minorHAnsi"/>
                <w:bCs/>
                <w:sz w:val="20"/>
                <w:szCs w:val="20"/>
              </w:rPr>
            </w:pPr>
            <w:r w:rsidRPr="00D969E5">
              <w:rPr>
                <w:rFonts w:asciiTheme="minorHAnsi" w:hAnsiTheme="minorHAnsi" w:cstheme="minorHAnsi"/>
                <w:b/>
                <w:bCs/>
                <w:sz w:val="20"/>
                <w:szCs w:val="20"/>
              </w:rPr>
              <w:t>IF</w:t>
            </w:r>
            <w:r w:rsidRPr="00D969E5">
              <w:rPr>
                <w:rFonts w:asciiTheme="minorHAnsi" w:hAnsiTheme="minorHAnsi" w:cstheme="minorHAnsi"/>
                <w:sz w:val="20"/>
                <w:szCs w:val="20"/>
              </w:rPr>
              <w:t xml:space="preserve"> &lt;ProductCode&gt; = “Home”</w:t>
            </w:r>
          </w:p>
          <w:p w14:paraId="77091266" w14:textId="19E00A30" w:rsidR="00BE6045" w:rsidRPr="009E438F" w:rsidDel="009E438F" w:rsidRDefault="00BE6045" w:rsidP="00BE6045">
            <w:pPr>
              <w:tabs>
                <w:tab w:val="left" w:pos="1800"/>
              </w:tabs>
              <w:rPr>
                <w:del w:id="6272" w:author="sam sehgal" w:date="2025-07-21T13:02:00Z" w16du:dateUtc="2025-07-21T03:02:00Z"/>
                <w:rFonts w:asciiTheme="minorHAnsi" w:hAnsiTheme="minorHAnsi" w:cstheme="minorHAnsi"/>
                <w:b/>
                <w:sz w:val="20"/>
                <w:szCs w:val="20"/>
                <w:highlight w:val="yellow"/>
                <w:rPrChange w:id="6273" w:author="sam sehgal" w:date="2025-07-21T13:03:00Z" w16du:dateUtc="2025-07-21T03:03:00Z">
                  <w:rPr>
                    <w:del w:id="6274" w:author="sam sehgal" w:date="2025-07-21T13:02:00Z" w16du:dateUtc="2025-07-21T03:02:00Z"/>
                    <w:rFonts w:asciiTheme="minorHAnsi" w:hAnsiTheme="minorHAnsi" w:cstheme="minorHAnsi"/>
                    <w:b/>
                    <w:sz w:val="20"/>
                    <w:szCs w:val="20"/>
                  </w:rPr>
                </w:rPrChange>
              </w:rPr>
            </w:pPr>
            <w:del w:id="6275" w:author="sam sehgal" w:date="2025-07-21T13:02:00Z" w16du:dateUtc="2025-07-21T03:02:00Z">
              <w:r w:rsidRPr="009E438F" w:rsidDel="009E438F">
                <w:rPr>
                  <w:rFonts w:asciiTheme="minorHAnsi" w:hAnsiTheme="minorHAnsi" w:cstheme="minorHAnsi"/>
                  <w:b/>
                  <w:sz w:val="20"/>
                  <w:szCs w:val="20"/>
                  <w:highlight w:val="yellow"/>
                  <w:rPrChange w:id="6276" w:author="sam sehgal" w:date="2025-07-21T13:03:00Z" w16du:dateUtc="2025-07-21T03:03:00Z">
                    <w:rPr>
                      <w:rFonts w:asciiTheme="minorHAnsi" w:hAnsiTheme="minorHAnsi" w:cstheme="minorHAnsi"/>
                      <w:b/>
                      <w:sz w:val="20"/>
                      <w:szCs w:val="20"/>
                    </w:rPr>
                  </w:rPrChange>
                </w:rPr>
                <w:delText xml:space="preserve">AND </w:delText>
              </w:r>
            </w:del>
          </w:p>
          <w:p w14:paraId="3213BC1B" w14:textId="16DE6A67" w:rsidR="00BE6045" w:rsidRPr="00D969E5" w:rsidDel="009E438F" w:rsidRDefault="00BE6045" w:rsidP="00BE6045">
            <w:pPr>
              <w:tabs>
                <w:tab w:val="left" w:pos="1800"/>
              </w:tabs>
              <w:rPr>
                <w:del w:id="6277" w:author="sam sehgal" w:date="2025-07-21T13:02:00Z" w16du:dateUtc="2025-07-21T03:02:00Z"/>
                <w:rFonts w:asciiTheme="minorHAnsi" w:hAnsiTheme="minorHAnsi" w:cstheme="minorHAnsi"/>
                <w:bCs/>
                <w:sz w:val="20"/>
                <w:szCs w:val="20"/>
              </w:rPr>
            </w:pPr>
            <w:del w:id="6278" w:author="sam sehgal" w:date="2025-07-21T13:02:00Z" w16du:dateUtc="2025-07-21T03:02:00Z">
              <w:r w:rsidRPr="009E438F" w:rsidDel="009E438F">
                <w:rPr>
                  <w:rFonts w:asciiTheme="minorHAnsi" w:hAnsiTheme="minorHAnsi" w:cstheme="minorHAnsi"/>
                  <w:bCs/>
                  <w:sz w:val="20"/>
                  <w:szCs w:val="20"/>
                  <w:highlight w:val="yellow"/>
                  <w:rPrChange w:id="6279" w:author="sam sehgal" w:date="2025-07-21T13:03:00Z" w16du:dateUtc="2025-07-21T03:03:00Z">
                    <w:rPr>
                      <w:rFonts w:asciiTheme="minorHAnsi" w:hAnsiTheme="minorHAnsi" w:cstheme="minorHAnsi"/>
                      <w:bCs/>
                      <w:sz w:val="20"/>
                      <w:szCs w:val="20"/>
                    </w:rPr>
                  </w:rPrChange>
                </w:rPr>
                <w:delText>&lt;DocumentSubType&gt; = “New Business”</w:delText>
              </w:r>
            </w:del>
          </w:p>
          <w:p w14:paraId="3A2424C3" w14:textId="77777777" w:rsidR="00BE6045" w:rsidRPr="00D969E5" w:rsidRDefault="00BE6045" w:rsidP="00BE6045">
            <w:pPr>
              <w:tabs>
                <w:tab w:val="left" w:pos="1800"/>
              </w:tabs>
              <w:rPr>
                <w:rFonts w:asciiTheme="minorHAnsi" w:hAnsiTheme="minorHAnsi" w:cstheme="minorHAnsi"/>
                <w:b/>
                <w:sz w:val="20"/>
                <w:szCs w:val="20"/>
              </w:rPr>
            </w:pPr>
            <w:r w:rsidRPr="00D969E5">
              <w:rPr>
                <w:rFonts w:asciiTheme="minorHAnsi" w:hAnsiTheme="minorHAnsi" w:cstheme="minorHAnsi"/>
                <w:b/>
                <w:sz w:val="20"/>
                <w:szCs w:val="20"/>
              </w:rPr>
              <w:t>AND</w:t>
            </w:r>
          </w:p>
          <w:p w14:paraId="17A31539" w14:textId="77777777" w:rsidR="00BE6045" w:rsidRPr="00D969E5" w:rsidRDefault="00BE6045" w:rsidP="00BE6045">
            <w:pPr>
              <w:tabs>
                <w:tab w:val="left" w:pos="1800"/>
              </w:tabs>
              <w:rPr>
                <w:rFonts w:asciiTheme="minorHAnsi" w:hAnsiTheme="minorHAnsi" w:cstheme="minorHAnsi"/>
                <w:bCs/>
                <w:sz w:val="20"/>
                <w:szCs w:val="20"/>
              </w:rPr>
            </w:pPr>
            <w:r w:rsidRPr="00D969E5">
              <w:rPr>
                <w:rFonts w:asciiTheme="minorHAnsi" w:hAnsiTheme="minorHAnsi" w:cstheme="minorHAnsi"/>
                <w:bCs/>
                <w:sz w:val="20"/>
                <w:szCs w:val="20"/>
              </w:rPr>
              <w:t>&lt;OccupancyTypeCode&gt; != “5|HolidayHome”</w:t>
            </w:r>
          </w:p>
          <w:p w14:paraId="6671F104" w14:textId="77777777" w:rsidR="00BE6045" w:rsidRPr="00D969E5" w:rsidRDefault="00BE6045" w:rsidP="00BE6045">
            <w:pPr>
              <w:tabs>
                <w:tab w:val="left" w:pos="1800"/>
              </w:tabs>
              <w:rPr>
                <w:rFonts w:asciiTheme="minorHAnsi" w:hAnsiTheme="minorHAnsi" w:cstheme="minorHAnsi"/>
                <w:b/>
                <w:sz w:val="20"/>
                <w:szCs w:val="20"/>
              </w:rPr>
            </w:pPr>
            <w:r w:rsidRPr="00D969E5">
              <w:rPr>
                <w:rFonts w:asciiTheme="minorHAnsi" w:hAnsiTheme="minorHAnsi" w:cstheme="minorHAnsi"/>
                <w:b/>
                <w:sz w:val="20"/>
                <w:szCs w:val="20"/>
              </w:rPr>
              <w:t>AND</w:t>
            </w:r>
          </w:p>
          <w:p w14:paraId="3C3800F8" w14:textId="74A76998" w:rsidR="00BE6045" w:rsidRDefault="003770E6" w:rsidP="00BE6045">
            <w:pPr>
              <w:tabs>
                <w:tab w:val="left" w:pos="1800"/>
              </w:tabs>
              <w:rPr>
                <w:ins w:id="6280" w:author="sam sehgal" w:date="2025-07-21T12:31:00Z" w16du:dateUtc="2025-07-21T02:31:00Z"/>
                <w:rFonts w:asciiTheme="minorHAnsi" w:hAnsiTheme="minorHAnsi" w:cstheme="minorHAnsi"/>
                <w:bCs/>
                <w:sz w:val="20"/>
                <w:szCs w:val="20"/>
              </w:rPr>
            </w:pPr>
            <w:r w:rsidRPr="00635901">
              <w:rPr>
                <w:rFonts w:asciiTheme="minorHAnsi" w:hAnsiTheme="minorHAnsi" w:cstheme="minorHAnsi"/>
                <w:bCs/>
                <w:sz w:val="20"/>
                <w:szCs w:val="20"/>
              </w:rPr>
              <w:t xml:space="preserve">&lt;CurrentlyOccupiedCode&gt; </w:t>
            </w:r>
            <w:r w:rsidR="00BE6045" w:rsidRPr="006A22F6">
              <w:rPr>
                <w:rFonts w:asciiTheme="minorHAnsi" w:hAnsiTheme="minorHAnsi" w:cstheme="minorHAnsi"/>
                <w:sz w:val="20"/>
                <w:szCs w:val="20"/>
              </w:rPr>
              <w:t>= “</w:t>
            </w:r>
            <w:r w:rsidRPr="006A22F6">
              <w:rPr>
                <w:rFonts w:asciiTheme="minorHAnsi" w:hAnsiTheme="minorHAnsi" w:cstheme="minorHAnsi"/>
                <w:bCs/>
                <w:sz w:val="20"/>
                <w:szCs w:val="20"/>
              </w:rPr>
              <w:t>2|CurrentlyOccupiedNo</w:t>
            </w:r>
            <w:ins w:id="6281" w:author="Sue Simnor (EXT Idiom)" w:date="2024-09-12T16:37:00Z" w16du:dateUtc="2024-09-12T06:37:00Z">
              <w:r w:rsidR="00D969E5" w:rsidRPr="006A22F6">
                <w:rPr>
                  <w:rFonts w:asciiTheme="minorHAnsi" w:hAnsiTheme="minorHAnsi" w:cstheme="minorHAnsi"/>
                  <w:bCs/>
                  <w:sz w:val="20"/>
                  <w:szCs w:val="20"/>
                </w:rPr>
                <w:t>”</w:t>
              </w:r>
            </w:ins>
            <w:r w:rsidR="00D969E5">
              <w:rPr>
                <w:rFonts w:asciiTheme="minorHAnsi" w:hAnsiTheme="minorHAnsi" w:cstheme="minorHAnsi"/>
                <w:bCs/>
                <w:sz w:val="20"/>
                <w:szCs w:val="20"/>
              </w:rPr>
              <w:t xml:space="preserve"> </w:t>
            </w:r>
          </w:p>
          <w:p w14:paraId="133FCE66" w14:textId="44669230" w:rsidR="00E50551" w:rsidRPr="00E50551" w:rsidRDefault="00E50551" w:rsidP="00BE6045">
            <w:pPr>
              <w:tabs>
                <w:tab w:val="left" w:pos="1800"/>
              </w:tabs>
              <w:rPr>
                <w:ins w:id="6282" w:author="sam sehgal" w:date="2025-07-21T12:31:00Z" w16du:dateUtc="2025-07-21T02:31:00Z"/>
                <w:rFonts w:asciiTheme="minorHAnsi" w:hAnsiTheme="minorHAnsi" w:cstheme="minorHAnsi"/>
                <w:b/>
                <w:sz w:val="20"/>
                <w:szCs w:val="20"/>
                <w:highlight w:val="yellow"/>
                <w:rPrChange w:id="6283" w:author="sam sehgal" w:date="2025-07-21T12:34:00Z" w16du:dateUtc="2025-07-21T02:34:00Z">
                  <w:rPr>
                    <w:ins w:id="6284" w:author="sam sehgal" w:date="2025-07-21T12:31:00Z" w16du:dateUtc="2025-07-21T02:31:00Z"/>
                    <w:rFonts w:asciiTheme="minorHAnsi" w:hAnsiTheme="minorHAnsi" w:cstheme="minorHAnsi"/>
                    <w:b/>
                    <w:sz w:val="20"/>
                    <w:szCs w:val="20"/>
                  </w:rPr>
                </w:rPrChange>
              </w:rPr>
            </w:pPr>
            <w:ins w:id="6285" w:author="sam sehgal" w:date="2025-07-21T12:31:00Z" w16du:dateUtc="2025-07-21T02:31:00Z">
              <w:r w:rsidRPr="00E50551">
                <w:rPr>
                  <w:rFonts w:asciiTheme="minorHAnsi" w:hAnsiTheme="minorHAnsi" w:cstheme="minorHAnsi"/>
                  <w:b/>
                  <w:sz w:val="20"/>
                  <w:szCs w:val="20"/>
                  <w:highlight w:val="yellow"/>
                  <w:rPrChange w:id="6286" w:author="sam sehgal" w:date="2025-07-21T12:34:00Z" w16du:dateUtc="2025-07-21T02:34:00Z">
                    <w:rPr>
                      <w:rFonts w:asciiTheme="minorHAnsi" w:hAnsiTheme="minorHAnsi" w:cstheme="minorHAnsi"/>
                      <w:bCs/>
                      <w:sz w:val="20"/>
                      <w:szCs w:val="20"/>
                    </w:rPr>
                  </w:rPrChange>
                </w:rPr>
                <w:t>AND</w:t>
              </w:r>
            </w:ins>
          </w:p>
          <w:p w14:paraId="4A4AC5F5" w14:textId="28CD54D3" w:rsidR="00E50551" w:rsidRPr="00E50551" w:rsidRDefault="00E50551" w:rsidP="00BE6045">
            <w:pPr>
              <w:tabs>
                <w:tab w:val="left" w:pos="1800"/>
              </w:tabs>
              <w:rPr>
                <w:rFonts w:asciiTheme="minorHAnsi" w:hAnsiTheme="minorHAnsi" w:cstheme="minorHAnsi"/>
                <w:bCs/>
                <w:sz w:val="20"/>
                <w:szCs w:val="20"/>
              </w:rPr>
            </w:pPr>
            <w:ins w:id="6287" w:author="sam sehgal" w:date="2025-07-21T12:32:00Z" w16du:dateUtc="2025-07-21T02:32:00Z">
              <w:r w:rsidRPr="00E50551">
                <w:rPr>
                  <w:rFonts w:asciiTheme="minorHAnsi" w:hAnsiTheme="minorHAnsi" w:cstheme="minorHAnsi"/>
                  <w:bCs/>
                  <w:sz w:val="20"/>
                  <w:szCs w:val="20"/>
                  <w:highlight w:val="yellow"/>
                  <w:rPrChange w:id="6288" w:author="sam sehgal" w:date="2025-07-21T12:34:00Z" w16du:dateUtc="2025-07-21T02:34:00Z">
                    <w:rPr>
                      <w:rFonts w:asciiTheme="minorHAnsi" w:hAnsiTheme="minorHAnsi" w:cstheme="minorHAnsi"/>
                      <w:bCs/>
                      <w:sz w:val="20"/>
                      <w:szCs w:val="20"/>
                    </w:rPr>
                  </w:rPrChange>
                </w:rPr>
                <w:t>&lt;Unoccupied60daysCode&gt; =</w:t>
              </w:r>
            </w:ins>
            <w:ins w:id="6289" w:author="sam sehgal" w:date="2025-07-21T12:33:00Z" w16du:dateUtc="2025-07-21T02:33:00Z">
              <w:r w:rsidRPr="00E50551">
                <w:rPr>
                  <w:rFonts w:asciiTheme="minorHAnsi" w:hAnsiTheme="minorHAnsi" w:cstheme="minorHAnsi"/>
                  <w:bCs/>
                  <w:sz w:val="20"/>
                  <w:szCs w:val="20"/>
                  <w:highlight w:val="yellow"/>
                  <w:rPrChange w:id="6290" w:author="sam sehgal" w:date="2025-07-21T12:34:00Z" w16du:dateUtc="2025-07-21T02:34:00Z">
                    <w:rPr>
                      <w:rFonts w:asciiTheme="minorHAnsi" w:hAnsiTheme="minorHAnsi" w:cstheme="minorHAnsi"/>
                      <w:bCs/>
                      <w:sz w:val="20"/>
                      <w:szCs w:val="20"/>
                    </w:rPr>
                  </w:rPrChange>
                </w:rPr>
                <w:t xml:space="preserve"> “2|UnoccupiedNo”</w:t>
              </w:r>
            </w:ins>
          </w:p>
          <w:p w14:paraId="4B89EDC1" w14:textId="77777777" w:rsidR="00BE6045" w:rsidRPr="00D969E5" w:rsidRDefault="00BE6045" w:rsidP="00BE6045">
            <w:pPr>
              <w:tabs>
                <w:tab w:val="left" w:pos="1800"/>
              </w:tabs>
              <w:rPr>
                <w:rFonts w:asciiTheme="minorHAnsi" w:hAnsiTheme="minorHAnsi" w:cstheme="minorHAnsi"/>
                <w:bCs/>
                <w:sz w:val="20"/>
                <w:szCs w:val="20"/>
              </w:rPr>
            </w:pPr>
            <w:r w:rsidRPr="00D969E5">
              <w:rPr>
                <w:rFonts w:asciiTheme="minorHAnsi" w:hAnsiTheme="minorHAnsi" w:cstheme="minorHAnsi"/>
                <w:b/>
                <w:sz w:val="20"/>
                <w:szCs w:val="20"/>
              </w:rPr>
              <w:t>THEN</w:t>
            </w:r>
            <w:r w:rsidRPr="00D969E5">
              <w:rPr>
                <w:rFonts w:asciiTheme="minorHAnsi" w:hAnsiTheme="minorHAnsi" w:cstheme="minorHAnsi"/>
                <w:bCs/>
                <w:sz w:val="20"/>
                <w:szCs w:val="20"/>
              </w:rPr>
              <w:t xml:space="preserve"> Display</w:t>
            </w:r>
          </w:p>
          <w:p w14:paraId="0572DFC8" w14:textId="77777777" w:rsidR="00BE6045" w:rsidRPr="00D969E5" w:rsidRDefault="00BE6045" w:rsidP="00BE6045">
            <w:pPr>
              <w:tabs>
                <w:tab w:val="left" w:pos="1800"/>
              </w:tabs>
              <w:rPr>
                <w:rFonts w:asciiTheme="minorHAnsi" w:hAnsiTheme="minorHAnsi" w:cstheme="minorHAnsi"/>
                <w:b/>
                <w:sz w:val="20"/>
                <w:szCs w:val="20"/>
              </w:rPr>
            </w:pPr>
            <w:r w:rsidRPr="00D969E5">
              <w:rPr>
                <w:rFonts w:asciiTheme="minorHAnsi" w:hAnsiTheme="minorHAnsi" w:cstheme="minorHAnsi"/>
                <w:b/>
                <w:sz w:val="20"/>
                <w:szCs w:val="20"/>
              </w:rPr>
              <w:t>ELSE Do Not Display</w:t>
            </w:r>
          </w:p>
          <w:p w14:paraId="31CD6F16" w14:textId="77777777" w:rsidR="00BE6045" w:rsidRPr="00D969E5" w:rsidRDefault="00BE6045" w:rsidP="00070D14">
            <w:pPr>
              <w:tabs>
                <w:tab w:val="left" w:pos="1800"/>
              </w:tabs>
              <w:rPr>
                <w:rFonts w:asciiTheme="minorHAnsi" w:hAnsiTheme="minorHAnsi" w:cstheme="minorHAnsi"/>
                <w:b/>
                <w:bCs/>
                <w:sz w:val="20"/>
                <w:szCs w:val="20"/>
              </w:rPr>
            </w:pPr>
          </w:p>
        </w:tc>
        <w:tc>
          <w:tcPr>
            <w:tcW w:w="1560" w:type="dxa"/>
          </w:tcPr>
          <w:p w14:paraId="30D9274F" w14:textId="77777777" w:rsidR="00CC46C9"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Column 1 text:</w:t>
            </w:r>
          </w:p>
          <w:p w14:paraId="15C5CFED" w14:textId="77777777" w:rsidR="00CC46C9"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 xml:space="preserve">Bodycopy_COI </w:t>
            </w:r>
          </w:p>
          <w:p w14:paraId="60C682D9" w14:textId="77777777" w:rsidR="00CC46C9"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Column 2 text:</w:t>
            </w:r>
          </w:p>
          <w:p w14:paraId="312B626E" w14:textId="3A96B12C" w:rsidR="00BE6045"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Bullet_1_B_COI</w:t>
            </w:r>
          </w:p>
        </w:tc>
      </w:tr>
      <w:tr w:rsidR="00B20117" w:rsidRPr="00BD6987" w14:paraId="65A7E0CF" w14:textId="77777777" w:rsidTr="00BA2FD3">
        <w:trPr>
          <w:cantSplit/>
          <w:trHeight w:val="844"/>
          <w:ins w:id="6291" w:author="sam sehgal" w:date="2025-07-18T16:12:00Z"/>
        </w:trPr>
        <w:tc>
          <w:tcPr>
            <w:tcW w:w="1013" w:type="dxa"/>
            <w:vMerge/>
          </w:tcPr>
          <w:p w14:paraId="2E4D2795" w14:textId="77777777" w:rsidR="00B20117" w:rsidRPr="00BD6987" w:rsidRDefault="00B20117" w:rsidP="00B20117">
            <w:pPr>
              <w:tabs>
                <w:tab w:val="left" w:pos="1800"/>
              </w:tabs>
              <w:rPr>
                <w:ins w:id="6292" w:author="sam sehgal" w:date="2025-07-18T16:12:00Z" w16du:dateUtc="2025-07-18T06:12:00Z"/>
                <w:rFonts w:asciiTheme="minorHAnsi" w:hAnsiTheme="minorHAnsi" w:cstheme="minorHAnsi"/>
                <w:b/>
                <w:sz w:val="20"/>
                <w:szCs w:val="20"/>
              </w:rPr>
            </w:pPr>
          </w:p>
        </w:tc>
        <w:tc>
          <w:tcPr>
            <w:tcW w:w="2101" w:type="dxa"/>
            <w:vMerge/>
          </w:tcPr>
          <w:p w14:paraId="60F44602" w14:textId="77777777" w:rsidR="00B20117" w:rsidRPr="000613D0" w:rsidRDefault="00B20117" w:rsidP="00B20117">
            <w:pPr>
              <w:tabs>
                <w:tab w:val="left" w:pos="1800"/>
              </w:tabs>
              <w:rPr>
                <w:ins w:id="6293" w:author="sam sehgal" w:date="2025-07-18T16:12:00Z" w16du:dateUtc="2025-07-18T06:12:00Z"/>
                <w:rFonts w:asciiTheme="minorHAnsi" w:hAnsiTheme="minorHAnsi" w:cstheme="minorHAnsi"/>
                <w:bCs/>
                <w:sz w:val="20"/>
                <w:szCs w:val="20"/>
              </w:rPr>
            </w:pPr>
          </w:p>
        </w:tc>
        <w:tc>
          <w:tcPr>
            <w:tcW w:w="7938" w:type="dxa"/>
          </w:tcPr>
          <w:tbl>
            <w:tblPr>
              <w:tblpPr w:leftFromText="180" w:rightFromText="180" w:vertAnchor="page" w:horzAnchor="margin" w:tblpY="82"/>
              <w:tblOverlap w:val="never"/>
              <w:tblW w:w="7801" w:type="dxa"/>
              <w:tblBorders>
                <w:bottom w:val="single" w:sz="4" w:space="0" w:color="auto"/>
              </w:tblBorders>
              <w:tblLayout w:type="fixed"/>
              <w:tblLook w:val="04A0" w:firstRow="1" w:lastRow="0" w:firstColumn="1" w:lastColumn="0" w:noHBand="0" w:noVBand="1"/>
            </w:tblPr>
            <w:tblGrid>
              <w:gridCol w:w="2286"/>
              <w:gridCol w:w="5515"/>
            </w:tblGrid>
            <w:tr w:rsidR="004B3653" w:rsidRPr="000A5560" w14:paraId="49CCB4B3" w14:textId="77777777" w:rsidTr="00391554">
              <w:trPr>
                <w:trHeight w:val="258"/>
                <w:ins w:id="6294" w:author="sam sehgal" w:date="2025-07-18T16:12:00Z"/>
              </w:trPr>
              <w:tc>
                <w:tcPr>
                  <w:tcW w:w="2286" w:type="dxa"/>
                  <w:noWrap/>
                  <w:vAlign w:val="center"/>
                  <w:hideMark/>
                </w:tcPr>
                <w:p w14:paraId="6715E81E" w14:textId="77777777" w:rsidR="00B20117" w:rsidRPr="000A5560" w:rsidRDefault="00B20117" w:rsidP="00B20117">
                  <w:pPr>
                    <w:pStyle w:val="BodycopyCOI"/>
                    <w:rPr>
                      <w:ins w:id="6295" w:author="sam sehgal" w:date="2025-07-18T16:12:00Z" w16du:dateUtc="2025-07-18T06:12:00Z"/>
                      <w:highlight w:val="yellow"/>
                      <w:rPrChange w:id="6296" w:author="sam sehgal" w:date="2025-07-21T12:41:00Z" w16du:dateUtc="2025-07-21T02:41:00Z">
                        <w:rPr>
                          <w:ins w:id="6297" w:author="sam sehgal" w:date="2025-07-18T16:12:00Z" w16du:dateUtc="2025-07-18T06:12:00Z"/>
                        </w:rPr>
                      </w:rPrChange>
                    </w:rPr>
                  </w:pPr>
                  <w:ins w:id="6298" w:author="sam sehgal" w:date="2025-07-18T16:12:00Z" w16du:dateUtc="2025-07-18T06:12:00Z">
                    <w:r w:rsidRPr="000A5560">
                      <w:rPr>
                        <w:highlight w:val="yellow"/>
                        <w:rPrChange w:id="6299" w:author="sam sehgal" w:date="2025-07-21T12:41:00Z" w16du:dateUtc="2025-07-21T02:41:00Z">
                          <w:rPr/>
                        </w:rPrChange>
                      </w:rPr>
                      <w:t>You describe your</w:t>
                    </w:r>
                    <w:r w:rsidRPr="000A5560">
                      <w:rPr>
                        <w:rFonts w:eastAsia="Arial" w:cs="Arial"/>
                        <w:highlight w:val="yellow"/>
                        <w:rPrChange w:id="6300" w:author="sam sehgal" w:date="2025-07-21T12:41:00Z" w16du:dateUtc="2025-07-21T02:41:00Z">
                          <w:rPr>
                            <w:rFonts w:eastAsia="Arial" w:cs="Arial"/>
                          </w:rPr>
                        </w:rPrChange>
                      </w:rPr>
                      <w:t xml:space="preserve"> Insured Address  </w:t>
                    </w:r>
                    <w:commentRangeStart w:id="6301"/>
                    <w:commentRangeStart w:id="6302"/>
                    <w:commentRangeEnd w:id="6301"/>
                    <w:r w:rsidRPr="000A5560">
                      <w:rPr>
                        <w:rStyle w:val="CommentReference"/>
                        <w:sz w:val="18"/>
                        <w:szCs w:val="18"/>
                        <w:highlight w:val="yellow"/>
                        <w:rPrChange w:id="6303" w:author="sam sehgal" w:date="2025-07-21T12:41:00Z" w16du:dateUtc="2025-07-21T02:41:00Z">
                          <w:rPr>
                            <w:rStyle w:val="CommentReference"/>
                            <w:sz w:val="18"/>
                            <w:szCs w:val="18"/>
                          </w:rPr>
                        </w:rPrChange>
                      </w:rPr>
                      <w:commentReference w:id="6301"/>
                    </w:r>
                    <w:commentRangeEnd w:id="6302"/>
                    <w:r w:rsidRPr="000A5560">
                      <w:rPr>
                        <w:rStyle w:val="CommentReference"/>
                        <w:sz w:val="18"/>
                        <w:szCs w:val="18"/>
                        <w:highlight w:val="yellow"/>
                        <w:rPrChange w:id="6304" w:author="sam sehgal" w:date="2025-07-21T12:41:00Z" w16du:dateUtc="2025-07-21T02:41:00Z">
                          <w:rPr>
                            <w:rStyle w:val="CommentReference"/>
                            <w:sz w:val="18"/>
                            <w:szCs w:val="18"/>
                          </w:rPr>
                        </w:rPrChange>
                      </w:rPr>
                      <w:commentReference w:id="6302"/>
                    </w:r>
                    <w:r w:rsidRPr="000A5560">
                      <w:rPr>
                        <w:highlight w:val="yellow"/>
                        <w:rPrChange w:id="6305" w:author="sam sehgal" w:date="2025-07-21T12:41:00Z" w16du:dateUtc="2025-07-21T02:41:00Z">
                          <w:rPr/>
                        </w:rPrChange>
                      </w:rPr>
                      <w:t>as:</w:t>
                    </w:r>
                  </w:ins>
                </w:p>
              </w:tc>
              <w:tc>
                <w:tcPr>
                  <w:tcW w:w="5515" w:type="dxa"/>
                  <w:noWrap/>
                  <w:vAlign w:val="bottom"/>
                  <w:hideMark/>
                </w:tcPr>
                <w:p w14:paraId="4E76B4F8" w14:textId="7B4DF2CD" w:rsidR="00B20117" w:rsidRPr="000A5560" w:rsidRDefault="00B20117" w:rsidP="00B20117">
                  <w:pPr>
                    <w:pStyle w:val="TableBodycopy"/>
                    <w:rPr>
                      <w:ins w:id="6306" w:author="sam sehgal" w:date="2025-07-18T16:12:00Z" w16du:dateUtc="2025-07-18T06:12:00Z"/>
                      <w:b/>
                      <w:bCs/>
                      <w:highlight w:val="yellow"/>
                      <w:rPrChange w:id="6307" w:author="sam sehgal" w:date="2025-07-21T12:41:00Z" w16du:dateUtc="2025-07-21T02:41:00Z">
                        <w:rPr>
                          <w:ins w:id="6308" w:author="sam sehgal" w:date="2025-07-18T16:12:00Z" w16du:dateUtc="2025-07-18T06:12:00Z"/>
                          <w:b/>
                          <w:bCs/>
                        </w:rPr>
                      </w:rPrChange>
                    </w:rPr>
                  </w:pPr>
                  <w:ins w:id="6309" w:author="sam sehgal" w:date="2025-07-18T16:12:00Z" w16du:dateUtc="2025-07-18T06:12:00Z">
                    <w:r w:rsidRPr="000A5560">
                      <w:rPr>
                        <w:b/>
                        <w:bCs/>
                        <w:highlight w:val="yellow"/>
                        <w:rPrChange w:id="6310" w:author="sam sehgal" w:date="2025-07-21T12:41:00Z" w16du:dateUtc="2025-07-21T02:41:00Z">
                          <w:rPr>
                            <w:b/>
                            <w:bCs/>
                          </w:rPr>
                        </w:rPrChange>
                      </w:rPr>
                      <w:t xml:space="preserve">• </w:t>
                    </w:r>
                    <w:commentRangeStart w:id="6311"/>
                    <w:commentRangeStart w:id="6312"/>
                    <w:commentRangeEnd w:id="6311"/>
                    <w:r w:rsidRPr="000A5560">
                      <w:rPr>
                        <w:rStyle w:val="CommentReference"/>
                        <w:b/>
                        <w:bCs/>
                        <w:sz w:val="20"/>
                        <w:szCs w:val="24"/>
                        <w:highlight w:val="yellow"/>
                        <w:rPrChange w:id="6313" w:author="sam sehgal" w:date="2025-07-21T12:41:00Z" w16du:dateUtc="2025-07-21T02:41:00Z">
                          <w:rPr>
                            <w:rStyle w:val="CommentReference"/>
                            <w:b/>
                            <w:bCs/>
                            <w:sz w:val="20"/>
                            <w:szCs w:val="24"/>
                          </w:rPr>
                        </w:rPrChange>
                      </w:rPr>
                      <w:commentReference w:id="6311"/>
                    </w:r>
                    <w:commentRangeEnd w:id="6312"/>
                    <w:r w:rsidRPr="000A5560">
                      <w:rPr>
                        <w:rStyle w:val="CommentReference"/>
                        <w:b/>
                        <w:bCs/>
                        <w:sz w:val="20"/>
                        <w:szCs w:val="24"/>
                        <w:highlight w:val="yellow"/>
                        <w:rPrChange w:id="6314" w:author="sam sehgal" w:date="2025-07-21T12:41:00Z" w16du:dateUtc="2025-07-21T02:41:00Z">
                          <w:rPr>
                            <w:rStyle w:val="CommentReference"/>
                            <w:b/>
                            <w:bCs/>
                            <w:sz w:val="20"/>
                            <w:szCs w:val="24"/>
                          </w:rPr>
                        </w:rPrChange>
                      </w:rPr>
                      <w:commentReference w:id="6312"/>
                    </w:r>
                  </w:ins>
                  <w:r w:rsidR="004053D9" w:rsidRPr="004053D9">
                    <w:rPr>
                      <w:b/>
                      <w:bCs/>
                      <w:highlight w:val="yellow"/>
                    </w:rPr>
                    <w:t>unoccupied for less than 60 days at a time.</w:t>
                  </w:r>
                  <w:r w:rsidR="004053D9" w:rsidRPr="00D7158D">
                    <w:rPr>
                      <w:b/>
                      <w:bCs/>
                    </w:rPr>
                    <w:t xml:space="preserve"> </w:t>
                  </w:r>
                  <w:ins w:id="6315" w:author="sam sehgal" w:date="2025-07-18T16:57:00Z" w16du:dateUtc="2025-07-18T06:57:00Z">
                    <w:r w:rsidR="004279F0" w:rsidRPr="000A5560">
                      <w:rPr>
                        <w:b/>
                        <w:bCs/>
                        <w:highlight w:val="yellow"/>
                        <w:rPrChange w:id="6316" w:author="sam sehgal" w:date="2025-07-21T12:41:00Z" w16du:dateUtc="2025-07-21T02:41:00Z">
                          <w:rPr>
                            <w:b/>
                            <w:bCs/>
                          </w:rPr>
                        </w:rPrChange>
                      </w:rPr>
                      <w:t xml:space="preserve">See section </w:t>
                    </w:r>
                    <w:commentRangeStart w:id="6317"/>
                    <w:commentRangeStart w:id="6318"/>
                    <w:commentRangeEnd w:id="6317"/>
                    <w:r w:rsidR="004279F0" w:rsidRPr="000A5560">
                      <w:rPr>
                        <w:rStyle w:val="CommentReference"/>
                        <w:b/>
                        <w:bCs/>
                        <w:sz w:val="20"/>
                        <w:szCs w:val="24"/>
                        <w:highlight w:val="yellow"/>
                        <w:rPrChange w:id="6319" w:author="sam sehgal" w:date="2025-07-21T12:41:00Z" w16du:dateUtc="2025-07-21T02:41:00Z">
                          <w:rPr>
                            <w:rStyle w:val="CommentReference"/>
                            <w:b/>
                            <w:bCs/>
                            <w:sz w:val="20"/>
                            <w:szCs w:val="24"/>
                          </w:rPr>
                        </w:rPrChange>
                      </w:rPr>
                      <w:commentReference w:id="6317"/>
                    </w:r>
                    <w:commentRangeEnd w:id="6318"/>
                    <w:r w:rsidR="004279F0" w:rsidRPr="000A5560">
                      <w:rPr>
                        <w:rStyle w:val="CommentReference"/>
                        <w:b/>
                        <w:bCs/>
                        <w:sz w:val="20"/>
                        <w:szCs w:val="24"/>
                        <w:highlight w:val="yellow"/>
                        <w:rPrChange w:id="6320" w:author="sam sehgal" w:date="2025-07-21T12:41:00Z" w16du:dateUtc="2025-07-21T02:41:00Z">
                          <w:rPr>
                            <w:rStyle w:val="CommentReference"/>
                            <w:b/>
                            <w:bCs/>
                            <w:sz w:val="20"/>
                            <w:szCs w:val="24"/>
                          </w:rPr>
                        </w:rPrChange>
                      </w:rPr>
                      <w:commentReference w:id="6318"/>
                    </w:r>
                    <w:r w:rsidR="004279F0" w:rsidRPr="000A5560">
                      <w:rPr>
                        <w:b/>
                        <w:bCs/>
                        <w:highlight w:val="yellow"/>
                        <w:rPrChange w:id="6321" w:author="sam sehgal" w:date="2025-07-21T12:41:00Z" w16du:dateUtc="2025-07-21T02:41:00Z">
                          <w:rPr>
                            <w:b/>
                            <w:bCs/>
                          </w:rPr>
                        </w:rPrChange>
                      </w:rPr>
                      <w:t>‘Special conditions and important notices’ below</w:t>
                    </w:r>
                  </w:ins>
                </w:p>
              </w:tc>
            </w:tr>
          </w:tbl>
          <w:p w14:paraId="162EB47D" w14:textId="77777777" w:rsidR="00B20117" w:rsidRPr="000A5560" w:rsidRDefault="00B20117" w:rsidP="00B20117">
            <w:pPr>
              <w:pStyle w:val="BodycopyCOI"/>
              <w:rPr>
                <w:ins w:id="6322" w:author="sam sehgal" w:date="2025-07-18T16:12:00Z" w16du:dateUtc="2025-07-18T06:12:00Z"/>
                <w:highlight w:val="yellow"/>
                <w:rPrChange w:id="6323" w:author="sam sehgal" w:date="2025-07-21T12:41:00Z" w16du:dateUtc="2025-07-21T02:41:00Z">
                  <w:rPr>
                    <w:ins w:id="6324" w:author="sam sehgal" w:date="2025-07-18T16:12:00Z" w16du:dateUtc="2025-07-18T06:12:00Z"/>
                  </w:rPr>
                </w:rPrChange>
              </w:rPr>
            </w:pPr>
          </w:p>
        </w:tc>
        <w:tc>
          <w:tcPr>
            <w:tcW w:w="1984" w:type="dxa"/>
          </w:tcPr>
          <w:p w14:paraId="62365F71" w14:textId="77777777" w:rsidR="00B20117" w:rsidRPr="000A5560" w:rsidRDefault="00B20117" w:rsidP="00B20117">
            <w:pPr>
              <w:tabs>
                <w:tab w:val="left" w:pos="1800"/>
              </w:tabs>
              <w:rPr>
                <w:ins w:id="6325" w:author="sam sehgal" w:date="2025-07-18T16:33:00Z" w16du:dateUtc="2025-07-18T06:33:00Z"/>
                <w:rFonts w:asciiTheme="minorHAnsi" w:hAnsiTheme="minorHAnsi" w:cstheme="minorHAnsi"/>
                <w:sz w:val="20"/>
                <w:szCs w:val="20"/>
                <w:highlight w:val="yellow"/>
              </w:rPr>
            </w:pPr>
            <w:ins w:id="6326" w:author="sam sehgal" w:date="2025-07-18T16:12:00Z" w16du:dateUtc="2025-07-18T06:12:00Z">
              <w:r w:rsidRPr="000A5560">
                <w:rPr>
                  <w:rFonts w:asciiTheme="minorHAnsi" w:hAnsiTheme="minorHAnsi" w:cstheme="minorHAnsi"/>
                  <w:b/>
                  <w:bCs/>
                  <w:sz w:val="20"/>
                  <w:szCs w:val="20"/>
                  <w:highlight w:val="yellow"/>
                  <w:rPrChange w:id="6327" w:author="sam sehgal" w:date="2025-07-21T12:41:00Z" w16du:dateUtc="2025-07-21T02:41:00Z">
                    <w:rPr>
                      <w:rFonts w:asciiTheme="minorHAnsi" w:hAnsiTheme="minorHAnsi" w:cstheme="minorHAnsi"/>
                      <w:b/>
                      <w:bCs/>
                      <w:sz w:val="20"/>
                      <w:szCs w:val="20"/>
                    </w:rPr>
                  </w:rPrChange>
                </w:rPr>
                <w:t>IF</w:t>
              </w:r>
              <w:r w:rsidRPr="000A5560">
                <w:rPr>
                  <w:rFonts w:asciiTheme="minorHAnsi" w:hAnsiTheme="minorHAnsi" w:cstheme="minorHAnsi"/>
                  <w:sz w:val="20"/>
                  <w:szCs w:val="20"/>
                  <w:highlight w:val="yellow"/>
                  <w:rPrChange w:id="6328" w:author="sam sehgal" w:date="2025-07-21T12:41:00Z" w16du:dateUtc="2025-07-21T02:41:00Z">
                    <w:rPr>
                      <w:rFonts w:asciiTheme="minorHAnsi" w:hAnsiTheme="minorHAnsi" w:cstheme="minorHAnsi"/>
                      <w:sz w:val="20"/>
                      <w:szCs w:val="20"/>
                    </w:rPr>
                  </w:rPrChange>
                </w:rPr>
                <w:t xml:space="preserve"> &lt;ProductCode&gt; = “Home”</w:t>
              </w:r>
            </w:ins>
          </w:p>
          <w:p w14:paraId="5AF84E23" w14:textId="77777777" w:rsidR="00B20117" w:rsidRPr="000A5560" w:rsidRDefault="00B20117" w:rsidP="00B20117">
            <w:pPr>
              <w:tabs>
                <w:tab w:val="left" w:pos="1800"/>
              </w:tabs>
              <w:rPr>
                <w:ins w:id="6329" w:author="sam sehgal" w:date="2025-07-18T16:12:00Z" w16du:dateUtc="2025-07-18T06:12:00Z"/>
                <w:rFonts w:asciiTheme="minorHAnsi" w:hAnsiTheme="minorHAnsi" w:cstheme="minorHAnsi"/>
                <w:b/>
                <w:sz w:val="20"/>
                <w:szCs w:val="20"/>
                <w:highlight w:val="yellow"/>
                <w:rPrChange w:id="6330" w:author="sam sehgal" w:date="2025-07-21T12:41:00Z" w16du:dateUtc="2025-07-21T02:41:00Z">
                  <w:rPr>
                    <w:ins w:id="6331" w:author="sam sehgal" w:date="2025-07-18T16:12:00Z" w16du:dateUtc="2025-07-18T06:12:00Z"/>
                    <w:rFonts w:asciiTheme="minorHAnsi" w:hAnsiTheme="minorHAnsi" w:cstheme="minorHAnsi"/>
                    <w:b/>
                    <w:sz w:val="20"/>
                    <w:szCs w:val="20"/>
                  </w:rPr>
                </w:rPrChange>
              </w:rPr>
            </w:pPr>
            <w:ins w:id="6332" w:author="sam sehgal" w:date="2025-07-18T16:12:00Z" w16du:dateUtc="2025-07-18T06:12:00Z">
              <w:r w:rsidRPr="000A5560">
                <w:rPr>
                  <w:rFonts w:asciiTheme="minorHAnsi" w:hAnsiTheme="minorHAnsi" w:cstheme="minorHAnsi"/>
                  <w:b/>
                  <w:sz w:val="20"/>
                  <w:szCs w:val="20"/>
                  <w:highlight w:val="yellow"/>
                  <w:rPrChange w:id="6333" w:author="sam sehgal" w:date="2025-07-21T12:41:00Z" w16du:dateUtc="2025-07-21T02:41:00Z">
                    <w:rPr>
                      <w:rFonts w:asciiTheme="minorHAnsi" w:hAnsiTheme="minorHAnsi" w:cstheme="minorHAnsi"/>
                      <w:b/>
                      <w:sz w:val="20"/>
                      <w:szCs w:val="20"/>
                    </w:rPr>
                  </w:rPrChange>
                </w:rPr>
                <w:t>AND</w:t>
              </w:r>
            </w:ins>
          </w:p>
          <w:p w14:paraId="02DA77A0" w14:textId="4D9E78C8" w:rsidR="00B20117" w:rsidRPr="000A5560" w:rsidRDefault="00B20117" w:rsidP="00B20117">
            <w:pPr>
              <w:tabs>
                <w:tab w:val="left" w:pos="1800"/>
              </w:tabs>
              <w:rPr>
                <w:ins w:id="6334" w:author="sam sehgal" w:date="2025-07-18T16:59:00Z" w16du:dateUtc="2025-07-18T06:59:00Z"/>
                <w:rFonts w:asciiTheme="minorHAnsi" w:hAnsiTheme="minorHAnsi" w:cstheme="minorHAnsi"/>
                <w:bCs/>
                <w:sz w:val="20"/>
                <w:szCs w:val="20"/>
                <w:highlight w:val="yellow"/>
              </w:rPr>
            </w:pPr>
            <w:ins w:id="6335" w:author="sam sehgal" w:date="2025-07-18T16:12:00Z" w16du:dateUtc="2025-07-18T06:12:00Z">
              <w:r w:rsidRPr="000A5560">
                <w:rPr>
                  <w:rFonts w:asciiTheme="minorHAnsi" w:hAnsiTheme="minorHAnsi" w:cstheme="minorHAnsi"/>
                  <w:bCs/>
                  <w:sz w:val="20"/>
                  <w:szCs w:val="20"/>
                  <w:highlight w:val="yellow"/>
                  <w:rPrChange w:id="6336" w:author="sam sehgal" w:date="2025-07-21T12:41:00Z" w16du:dateUtc="2025-07-21T02:41:00Z">
                    <w:rPr>
                      <w:rFonts w:asciiTheme="minorHAnsi" w:hAnsiTheme="minorHAnsi" w:cstheme="minorHAnsi"/>
                      <w:bCs/>
                      <w:sz w:val="20"/>
                      <w:szCs w:val="20"/>
                    </w:rPr>
                  </w:rPrChange>
                </w:rPr>
                <w:t xml:space="preserve">&lt;OccupancyTypeCode&gt; </w:t>
              </w:r>
            </w:ins>
            <w:ins w:id="6337" w:author="sam sehgal" w:date="2025-07-18T17:01:00Z" w16du:dateUtc="2025-07-18T07:01:00Z">
              <w:r w:rsidR="00516E47" w:rsidRPr="000A5560">
                <w:rPr>
                  <w:rFonts w:asciiTheme="minorHAnsi" w:hAnsiTheme="minorHAnsi" w:cstheme="minorHAnsi"/>
                  <w:bCs/>
                  <w:sz w:val="20"/>
                  <w:szCs w:val="20"/>
                  <w:highlight w:val="yellow"/>
                </w:rPr>
                <w:t>!</w:t>
              </w:r>
            </w:ins>
            <w:ins w:id="6338" w:author="sam sehgal" w:date="2025-07-18T16:12:00Z" w16du:dateUtc="2025-07-18T06:12:00Z">
              <w:r w:rsidRPr="000A5560">
                <w:rPr>
                  <w:rFonts w:asciiTheme="minorHAnsi" w:hAnsiTheme="minorHAnsi" w:cstheme="minorHAnsi"/>
                  <w:bCs/>
                  <w:sz w:val="20"/>
                  <w:szCs w:val="20"/>
                  <w:highlight w:val="yellow"/>
                  <w:rPrChange w:id="6339" w:author="sam sehgal" w:date="2025-07-21T12:41:00Z" w16du:dateUtc="2025-07-21T02:41:00Z">
                    <w:rPr>
                      <w:rFonts w:asciiTheme="minorHAnsi" w:hAnsiTheme="minorHAnsi" w:cstheme="minorHAnsi"/>
                      <w:bCs/>
                      <w:sz w:val="20"/>
                      <w:szCs w:val="20"/>
                    </w:rPr>
                  </w:rPrChange>
                </w:rPr>
                <w:t>= “5|HolidayHome”</w:t>
              </w:r>
            </w:ins>
          </w:p>
          <w:p w14:paraId="68A338AF" w14:textId="77777777" w:rsidR="00516E47" w:rsidRPr="000A5560" w:rsidRDefault="00516E47" w:rsidP="00516E47">
            <w:pPr>
              <w:tabs>
                <w:tab w:val="left" w:pos="1800"/>
              </w:tabs>
              <w:rPr>
                <w:ins w:id="6340" w:author="sam sehgal" w:date="2025-07-18T16:59:00Z" w16du:dateUtc="2025-07-18T06:59:00Z"/>
                <w:rFonts w:asciiTheme="minorHAnsi" w:hAnsiTheme="minorHAnsi" w:cstheme="minorHAnsi"/>
                <w:b/>
                <w:sz w:val="20"/>
                <w:szCs w:val="20"/>
                <w:highlight w:val="yellow"/>
                <w:rPrChange w:id="6341" w:author="sam sehgal" w:date="2025-07-21T12:41:00Z" w16du:dateUtc="2025-07-21T02:41:00Z">
                  <w:rPr>
                    <w:ins w:id="6342" w:author="sam sehgal" w:date="2025-07-18T16:59:00Z" w16du:dateUtc="2025-07-18T06:59:00Z"/>
                    <w:rFonts w:asciiTheme="minorHAnsi" w:hAnsiTheme="minorHAnsi" w:cstheme="minorHAnsi"/>
                    <w:b/>
                    <w:sz w:val="20"/>
                    <w:szCs w:val="20"/>
                  </w:rPr>
                </w:rPrChange>
              </w:rPr>
            </w:pPr>
            <w:ins w:id="6343" w:author="sam sehgal" w:date="2025-07-18T16:59:00Z" w16du:dateUtc="2025-07-18T06:59:00Z">
              <w:r w:rsidRPr="000A5560">
                <w:rPr>
                  <w:rFonts w:asciiTheme="minorHAnsi" w:hAnsiTheme="minorHAnsi" w:cstheme="minorHAnsi"/>
                  <w:b/>
                  <w:sz w:val="20"/>
                  <w:szCs w:val="20"/>
                  <w:highlight w:val="yellow"/>
                  <w:rPrChange w:id="6344" w:author="sam sehgal" w:date="2025-07-21T12:41:00Z" w16du:dateUtc="2025-07-21T02:41:00Z">
                    <w:rPr>
                      <w:rFonts w:asciiTheme="minorHAnsi" w:hAnsiTheme="minorHAnsi" w:cstheme="minorHAnsi"/>
                      <w:b/>
                      <w:sz w:val="20"/>
                      <w:szCs w:val="20"/>
                    </w:rPr>
                  </w:rPrChange>
                </w:rPr>
                <w:t>AND</w:t>
              </w:r>
            </w:ins>
          </w:p>
          <w:p w14:paraId="157B5B32" w14:textId="77777777" w:rsidR="009E438F" w:rsidRDefault="00516E47" w:rsidP="00516E47">
            <w:pPr>
              <w:tabs>
                <w:tab w:val="left" w:pos="1800"/>
              </w:tabs>
              <w:rPr>
                <w:ins w:id="6345" w:author="sam sehgal" w:date="2025-07-21T13:01:00Z" w16du:dateUtc="2025-07-21T03:01:00Z"/>
                <w:rFonts w:asciiTheme="minorHAnsi" w:hAnsiTheme="minorHAnsi" w:cstheme="minorHAnsi"/>
                <w:sz w:val="20"/>
                <w:szCs w:val="20"/>
                <w:highlight w:val="yellow"/>
              </w:rPr>
            </w:pPr>
            <w:ins w:id="6346" w:author="sam sehgal" w:date="2025-07-18T16:59:00Z" w16du:dateUtc="2025-07-18T06:59:00Z">
              <w:r w:rsidRPr="000A5560">
                <w:rPr>
                  <w:rFonts w:asciiTheme="minorHAnsi" w:hAnsiTheme="minorHAnsi" w:cstheme="minorHAnsi"/>
                  <w:bCs/>
                  <w:sz w:val="20"/>
                  <w:szCs w:val="20"/>
                  <w:highlight w:val="yellow"/>
                  <w:rPrChange w:id="6347" w:author="sam sehgal" w:date="2025-07-21T12:41:00Z" w16du:dateUtc="2025-07-21T02:41:00Z">
                    <w:rPr>
                      <w:rFonts w:asciiTheme="minorHAnsi" w:hAnsiTheme="minorHAnsi" w:cstheme="minorHAnsi"/>
                      <w:bCs/>
                      <w:sz w:val="20"/>
                      <w:szCs w:val="20"/>
                    </w:rPr>
                  </w:rPrChange>
                </w:rPr>
                <w:t xml:space="preserve">&lt;CurrentlyOccupiedCode&gt; </w:t>
              </w:r>
              <w:r w:rsidRPr="000A5560">
                <w:rPr>
                  <w:rFonts w:asciiTheme="minorHAnsi" w:hAnsiTheme="minorHAnsi" w:cstheme="minorHAnsi"/>
                  <w:sz w:val="20"/>
                  <w:szCs w:val="20"/>
                  <w:highlight w:val="yellow"/>
                  <w:rPrChange w:id="6348" w:author="sam sehgal" w:date="2025-07-21T12:41:00Z" w16du:dateUtc="2025-07-21T02:41:00Z">
                    <w:rPr>
                      <w:rFonts w:asciiTheme="minorHAnsi" w:hAnsiTheme="minorHAnsi" w:cstheme="minorHAnsi"/>
                      <w:sz w:val="20"/>
                      <w:szCs w:val="20"/>
                    </w:rPr>
                  </w:rPrChange>
                </w:rPr>
                <w:t xml:space="preserve">= </w:t>
              </w:r>
            </w:ins>
            <w:ins w:id="6349" w:author="sam sehgal" w:date="2025-07-21T12:41:00Z" w16du:dateUtc="2025-07-21T02:41:00Z">
              <w:r w:rsidR="000A5560" w:rsidRPr="000A5560">
                <w:rPr>
                  <w:rFonts w:asciiTheme="minorHAnsi" w:hAnsiTheme="minorHAnsi" w:cstheme="minorHAnsi"/>
                  <w:sz w:val="20"/>
                  <w:szCs w:val="20"/>
                  <w:highlight w:val="yellow"/>
                  <w:rPrChange w:id="6350" w:author="sam sehgal" w:date="2025-07-21T12:41:00Z" w16du:dateUtc="2025-07-21T02:41:00Z">
                    <w:rPr>
                      <w:rFonts w:asciiTheme="minorHAnsi" w:hAnsiTheme="minorHAnsi" w:cstheme="minorHAnsi"/>
                      <w:sz w:val="20"/>
                      <w:szCs w:val="20"/>
                      <w:highlight w:val="cyan"/>
                    </w:rPr>
                  </w:rPrChange>
                </w:rPr>
                <w:t>“</w:t>
              </w:r>
            </w:ins>
            <w:ins w:id="6351" w:author="sam sehgal" w:date="2025-07-21T12:41:00Z">
              <w:r w:rsidR="000A5560" w:rsidRPr="000A5560">
                <w:rPr>
                  <w:rFonts w:asciiTheme="minorHAnsi" w:hAnsiTheme="minorHAnsi" w:cstheme="minorHAnsi"/>
                  <w:sz w:val="20"/>
                  <w:szCs w:val="20"/>
                  <w:highlight w:val="yellow"/>
                  <w:rPrChange w:id="6352" w:author="sam sehgal" w:date="2025-07-21T12:41:00Z" w16du:dateUtc="2025-07-21T02:41:00Z">
                    <w:rPr>
                      <w:rFonts w:asciiTheme="minorHAnsi" w:hAnsiTheme="minorHAnsi" w:cstheme="minorHAnsi"/>
                      <w:sz w:val="20"/>
                      <w:szCs w:val="20"/>
                      <w:highlight w:val="cyan"/>
                    </w:rPr>
                  </w:rPrChange>
                </w:rPr>
                <w:t xml:space="preserve">3|UnoccupiedAtMigration </w:t>
              </w:r>
            </w:ins>
          </w:p>
          <w:p w14:paraId="694D470C" w14:textId="30F846FB" w:rsidR="009E438F" w:rsidRPr="009E438F" w:rsidRDefault="009E438F" w:rsidP="00516E47">
            <w:pPr>
              <w:tabs>
                <w:tab w:val="left" w:pos="1800"/>
              </w:tabs>
              <w:rPr>
                <w:ins w:id="6353" w:author="sam sehgal" w:date="2025-07-21T13:01:00Z" w16du:dateUtc="2025-07-21T03:01:00Z"/>
                <w:rFonts w:asciiTheme="minorHAnsi" w:hAnsiTheme="minorHAnsi" w:cstheme="minorHAnsi"/>
                <w:b/>
                <w:bCs/>
                <w:sz w:val="20"/>
                <w:szCs w:val="20"/>
                <w:highlight w:val="yellow"/>
                <w:rPrChange w:id="6354" w:author="sam sehgal" w:date="2025-07-21T13:01:00Z" w16du:dateUtc="2025-07-21T03:01:00Z">
                  <w:rPr>
                    <w:ins w:id="6355" w:author="sam sehgal" w:date="2025-07-21T13:01:00Z" w16du:dateUtc="2025-07-21T03:01:00Z"/>
                    <w:rFonts w:asciiTheme="minorHAnsi" w:hAnsiTheme="minorHAnsi" w:cstheme="minorHAnsi"/>
                    <w:sz w:val="20"/>
                    <w:szCs w:val="20"/>
                    <w:highlight w:val="yellow"/>
                  </w:rPr>
                </w:rPrChange>
              </w:rPr>
            </w:pPr>
            <w:ins w:id="6356" w:author="sam sehgal" w:date="2025-07-21T13:01:00Z" w16du:dateUtc="2025-07-21T03:01:00Z">
              <w:r w:rsidRPr="009E438F">
                <w:rPr>
                  <w:rFonts w:asciiTheme="minorHAnsi" w:hAnsiTheme="minorHAnsi" w:cstheme="minorHAnsi"/>
                  <w:b/>
                  <w:bCs/>
                  <w:sz w:val="20"/>
                  <w:szCs w:val="20"/>
                  <w:highlight w:val="yellow"/>
                  <w:rPrChange w:id="6357" w:author="sam sehgal" w:date="2025-07-21T13:01:00Z" w16du:dateUtc="2025-07-21T03:01:00Z">
                    <w:rPr>
                      <w:rFonts w:asciiTheme="minorHAnsi" w:hAnsiTheme="minorHAnsi" w:cstheme="minorHAnsi"/>
                      <w:sz w:val="20"/>
                      <w:szCs w:val="20"/>
                      <w:highlight w:val="yellow"/>
                    </w:rPr>
                  </w:rPrChange>
                </w:rPr>
                <w:t>AND</w:t>
              </w:r>
            </w:ins>
          </w:p>
          <w:p w14:paraId="7C095996" w14:textId="0077BCE2" w:rsidR="009E438F" w:rsidRDefault="009E438F" w:rsidP="00516E47">
            <w:pPr>
              <w:tabs>
                <w:tab w:val="left" w:pos="1800"/>
              </w:tabs>
              <w:rPr>
                <w:ins w:id="6358" w:author="sam sehgal" w:date="2025-07-21T13:01:00Z" w16du:dateUtc="2025-07-21T03:01:00Z"/>
                <w:rFonts w:asciiTheme="minorHAnsi" w:hAnsiTheme="minorHAnsi" w:cstheme="minorHAnsi"/>
                <w:sz w:val="20"/>
                <w:szCs w:val="20"/>
                <w:highlight w:val="yellow"/>
              </w:rPr>
            </w:pPr>
            <w:ins w:id="6359" w:author="sam sehgal" w:date="2025-07-21T13:01:00Z" w16du:dateUtc="2025-07-21T03:01:00Z">
              <w:r w:rsidRPr="00391554">
                <w:rPr>
                  <w:rFonts w:asciiTheme="minorHAnsi" w:hAnsiTheme="minorHAnsi" w:cstheme="minorHAnsi"/>
                  <w:bCs/>
                  <w:sz w:val="20"/>
                  <w:szCs w:val="20"/>
                  <w:highlight w:val="yellow"/>
                </w:rPr>
                <w:t>&lt;Unoccupied60daysCode&gt; =</w:t>
              </w:r>
            </w:ins>
          </w:p>
          <w:p w14:paraId="58C2706F" w14:textId="78326F0B" w:rsidR="00516E47" w:rsidRPr="000A5560" w:rsidRDefault="00516E47" w:rsidP="00516E47">
            <w:pPr>
              <w:tabs>
                <w:tab w:val="left" w:pos="1800"/>
              </w:tabs>
              <w:rPr>
                <w:ins w:id="6360" w:author="sam sehgal" w:date="2025-07-18T16:59:00Z" w16du:dateUtc="2025-07-18T06:59:00Z"/>
                <w:rFonts w:asciiTheme="minorHAnsi" w:hAnsiTheme="minorHAnsi" w:cstheme="minorHAnsi"/>
                <w:bCs/>
                <w:sz w:val="20"/>
                <w:szCs w:val="20"/>
                <w:highlight w:val="yellow"/>
                <w:rPrChange w:id="6361" w:author="sam sehgal" w:date="2025-07-21T12:41:00Z" w16du:dateUtc="2025-07-21T02:41:00Z">
                  <w:rPr>
                    <w:ins w:id="6362" w:author="sam sehgal" w:date="2025-07-18T16:59:00Z" w16du:dateUtc="2025-07-18T06:59:00Z"/>
                    <w:rFonts w:asciiTheme="minorHAnsi" w:hAnsiTheme="minorHAnsi" w:cstheme="minorHAnsi"/>
                    <w:bCs/>
                    <w:sz w:val="20"/>
                    <w:szCs w:val="20"/>
                  </w:rPr>
                </w:rPrChange>
              </w:rPr>
            </w:pPr>
            <w:ins w:id="6363" w:author="sam sehgal" w:date="2025-07-18T16:59:00Z" w16du:dateUtc="2025-07-18T06:59:00Z">
              <w:r w:rsidRPr="000A5560">
                <w:rPr>
                  <w:rFonts w:asciiTheme="minorHAnsi" w:hAnsiTheme="minorHAnsi" w:cstheme="minorHAnsi"/>
                  <w:sz w:val="20"/>
                  <w:szCs w:val="20"/>
                  <w:highlight w:val="yellow"/>
                  <w:rPrChange w:id="6364" w:author="sam sehgal" w:date="2025-07-21T12:41:00Z" w16du:dateUtc="2025-07-21T02:41:00Z">
                    <w:rPr>
                      <w:rFonts w:asciiTheme="minorHAnsi" w:hAnsiTheme="minorHAnsi" w:cstheme="minorHAnsi"/>
                      <w:sz w:val="20"/>
                      <w:szCs w:val="20"/>
                    </w:rPr>
                  </w:rPrChange>
                </w:rPr>
                <w:t>“</w:t>
              </w:r>
            </w:ins>
            <w:ins w:id="6365" w:author="sam sehgal" w:date="2025-07-22T13:55:00Z" w16du:dateUtc="2025-07-22T03:55:00Z">
              <w:r w:rsidR="000E59E7" w:rsidRPr="000E59E7">
                <w:rPr>
                  <w:rFonts w:asciiTheme="minorHAnsi" w:hAnsiTheme="minorHAnsi" w:cstheme="minorHAnsi"/>
                  <w:bCs/>
                  <w:sz w:val="20"/>
                  <w:szCs w:val="20"/>
                  <w:highlight w:val="yellow"/>
                  <w:rPrChange w:id="6366" w:author="sam sehgal" w:date="2025-07-22T13:55:00Z" w16du:dateUtc="2025-07-22T03:55:00Z">
                    <w:rPr>
                      <w:rFonts w:asciiTheme="minorHAnsi" w:hAnsiTheme="minorHAnsi" w:cstheme="minorHAnsi"/>
                      <w:bCs/>
                      <w:sz w:val="20"/>
                      <w:szCs w:val="20"/>
                    </w:rPr>
                  </w:rPrChange>
                </w:rPr>
                <w:t>2|UnoccupiedNo</w:t>
              </w:r>
            </w:ins>
            <w:ins w:id="6367" w:author="sam sehgal" w:date="2025-07-18T16:59:00Z" w16du:dateUtc="2025-07-18T06:59:00Z">
              <w:r w:rsidRPr="000A5560">
                <w:rPr>
                  <w:rFonts w:asciiTheme="minorHAnsi" w:hAnsiTheme="minorHAnsi" w:cstheme="minorHAnsi"/>
                  <w:bCs/>
                  <w:sz w:val="20"/>
                  <w:szCs w:val="20"/>
                  <w:highlight w:val="yellow"/>
                  <w:rPrChange w:id="6368" w:author="sam sehgal" w:date="2025-07-21T12:41:00Z" w16du:dateUtc="2025-07-21T02:41:00Z">
                    <w:rPr>
                      <w:rFonts w:asciiTheme="minorHAnsi" w:hAnsiTheme="minorHAnsi" w:cstheme="minorHAnsi"/>
                      <w:bCs/>
                      <w:sz w:val="20"/>
                      <w:szCs w:val="20"/>
                    </w:rPr>
                  </w:rPrChange>
                </w:rPr>
                <w:t xml:space="preserve">” </w:t>
              </w:r>
            </w:ins>
          </w:p>
          <w:p w14:paraId="70E6C7E2" w14:textId="77777777" w:rsidR="00516E47" w:rsidRPr="000A5560" w:rsidRDefault="00516E47" w:rsidP="00B20117">
            <w:pPr>
              <w:tabs>
                <w:tab w:val="left" w:pos="1800"/>
              </w:tabs>
              <w:rPr>
                <w:ins w:id="6369" w:author="sam sehgal" w:date="2025-07-18T16:12:00Z" w16du:dateUtc="2025-07-18T06:12:00Z"/>
                <w:rFonts w:asciiTheme="minorHAnsi" w:hAnsiTheme="minorHAnsi" w:cstheme="minorHAnsi"/>
                <w:bCs/>
                <w:sz w:val="20"/>
                <w:szCs w:val="20"/>
                <w:highlight w:val="yellow"/>
                <w:rPrChange w:id="6370" w:author="sam sehgal" w:date="2025-07-21T12:41:00Z" w16du:dateUtc="2025-07-21T02:41:00Z">
                  <w:rPr>
                    <w:ins w:id="6371" w:author="sam sehgal" w:date="2025-07-18T16:12:00Z" w16du:dateUtc="2025-07-18T06:12:00Z"/>
                    <w:rFonts w:asciiTheme="minorHAnsi" w:hAnsiTheme="minorHAnsi" w:cstheme="minorHAnsi"/>
                    <w:bCs/>
                    <w:sz w:val="20"/>
                    <w:szCs w:val="20"/>
                  </w:rPr>
                </w:rPrChange>
              </w:rPr>
            </w:pPr>
          </w:p>
          <w:p w14:paraId="60EC53E9" w14:textId="77777777" w:rsidR="00B20117" w:rsidRPr="000A5560" w:rsidRDefault="00B20117" w:rsidP="00B20117">
            <w:pPr>
              <w:tabs>
                <w:tab w:val="left" w:pos="1800"/>
              </w:tabs>
              <w:rPr>
                <w:ins w:id="6372" w:author="sam sehgal" w:date="2025-07-18T16:12:00Z" w16du:dateUtc="2025-07-18T06:12:00Z"/>
                <w:rFonts w:asciiTheme="minorHAnsi" w:hAnsiTheme="minorHAnsi" w:cstheme="minorHAnsi"/>
                <w:bCs/>
                <w:sz w:val="20"/>
                <w:szCs w:val="20"/>
                <w:highlight w:val="yellow"/>
                <w:rPrChange w:id="6373" w:author="sam sehgal" w:date="2025-07-21T12:41:00Z" w16du:dateUtc="2025-07-21T02:41:00Z">
                  <w:rPr>
                    <w:ins w:id="6374" w:author="sam sehgal" w:date="2025-07-18T16:12:00Z" w16du:dateUtc="2025-07-18T06:12:00Z"/>
                    <w:rFonts w:asciiTheme="minorHAnsi" w:hAnsiTheme="minorHAnsi" w:cstheme="minorHAnsi"/>
                    <w:bCs/>
                    <w:sz w:val="20"/>
                    <w:szCs w:val="20"/>
                  </w:rPr>
                </w:rPrChange>
              </w:rPr>
            </w:pPr>
            <w:ins w:id="6375" w:author="sam sehgal" w:date="2025-07-18T16:12:00Z" w16du:dateUtc="2025-07-18T06:12:00Z">
              <w:r w:rsidRPr="000A5560">
                <w:rPr>
                  <w:rFonts w:asciiTheme="minorHAnsi" w:hAnsiTheme="minorHAnsi" w:cstheme="minorHAnsi"/>
                  <w:b/>
                  <w:sz w:val="20"/>
                  <w:szCs w:val="20"/>
                  <w:highlight w:val="yellow"/>
                  <w:rPrChange w:id="6376" w:author="sam sehgal" w:date="2025-07-21T12:41:00Z" w16du:dateUtc="2025-07-21T02:41:00Z">
                    <w:rPr>
                      <w:rFonts w:asciiTheme="minorHAnsi" w:hAnsiTheme="minorHAnsi" w:cstheme="minorHAnsi"/>
                      <w:b/>
                      <w:sz w:val="20"/>
                      <w:szCs w:val="20"/>
                    </w:rPr>
                  </w:rPrChange>
                </w:rPr>
                <w:t>THEN</w:t>
              </w:r>
              <w:r w:rsidRPr="000A5560">
                <w:rPr>
                  <w:rFonts w:asciiTheme="minorHAnsi" w:hAnsiTheme="minorHAnsi" w:cstheme="minorHAnsi"/>
                  <w:bCs/>
                  <w:sz w:val="20"/>
                  <w:szCs w:val="20"/>
                  <w:highlight w:val="yellow"/>
                  <w:rPrChange w:id="6377" w:author="sam sehgal" w:date="2025-07-21T12:41:00Z" w16du:dateUtc="2025-07-21T02:41:00Z">
                    <w:rPr>
                      <w:rFonts w:asciiTheme="minorHAnsi" w:hAnsiTheme="minorHAnsi" w:cstheme="minorHAnsi"/>
                      <w:bCs/>
                      <w:sz w:val="20"/>
                      <w:szCs w:val="20"/>
                    </w:rPr>
                  </w:rPrChange>
                </w:rPr>
                <w:t xml:space="preserve"> Display</w:t>
              </w:r>
            </w:ins>
          </w:p>
          <w:p w14:paraId="655BF692" w14:textId="77777777" w:rsidR="00B20117" w:rsidRPr="000A5560" w:rsidRDefault="00B20117" w:rsidP="00B20117">
            <w:pPr>
              <w:tabs>
                <w:tab w:val="left" w:pos="1800"/>
              </w:tabs>
              <w:rPr>
                <w:ins w:id="6378" w:author="sam sehgal" w:date="2025-07-18T16:12:00Z" w16du:dateUtc="2025-07-18T06:12:00Z"/>
                <w:rFonts w:asciiTheme="minorHAnsi" w:hAnsiTheme="minorHAnsi" w:cstheme="minorHAnsi"/>
                <w:b/>
                <w:sz w:val="20"/>
                <w:szCs w:val="20"/>
                <w:highlight w:val="yellow"/>
                <w:rPrChange w:id="6379" w:author="sam sehgal" w:date="2025-07-21T12:41:00Z" w16du:dateUtc="2025-07-21T02:41:00Z">
                  <w:rPr>
                    <w:ins w:id="6380" w:author="sam sehgal" w:date="2025-07-18T16:12:00Z" w16du:dateUtc="2025-07-18T06:12:00Z"/>
                    <w:rFonts w:asciiTheme="minorHAnsi" w:hAnsiTheme="minorHAnsi" w:cstheme="minorHAnsi"/>
                    <w:b/>
                    <w:sz w:val="20"/>
                    <w:szCs w:val="20"/>
                  </w:rPr>
                </w:rPrChange>
              </w:rPr>
            </w:pPr>
            <w:ins w:id="6381" w:author="sam sehgal" w:date="2025-07-18T16:12:00Z" w16du:dateUtc="2025-07-18T06:12:00Z">
              <w:r w:rsidRPr="000A5560">
                <w:rPr>
                  <w:rFonts w:asciiTheme="minorHAnsi" w:hAnsiTheme="minorHAnsi" w:cstheme="minorHAnsi"/>
                  <w:b/>
                  <w:sz w:val="20"/>
                  <w:szCs w:val="20"/>
                  <w:highlight w:val="yellow"/>
                  <w:rPrChange w:id="6382" w:author="sam sehgal" w:date="2025-07-21T12:41:00Z" w16du:dateUtc="2025-07-21T02:41:00Z">
                    <w:rPr>
                      <w:rFonts w:asciiTheme="minorHAnsi" w:hAnsiTheme="minorHAnsi" w:cstheme="minorHAnsi"/>
                      <w:b/>
                      <w:sz w:val="20"/>
                      <w:szCs w:val="20"/>
                    </w:rPr>
                  </w:rPrChange>
                </w:rPr>
                <w:t>ELSE Do Not Display</w:t>
              </w:r>
            </w:ins>
          </w:p>
          <w:p w14:paraId="18CED942" w14:textId="77777777" w:rsidR="00B20117" w:rsidRPr="000A5560" w:rsidRDefault="00B20117" w:rsidP="00B20117">
            <w:pPr>
              <w:tabs>
                <w:tab w:val="left" w:pos="1800"/>
              </w:tabs>
              <w:rPr>
                <w:ins w:id="6383" w:author="sam sehgal" w:date="2025-07-18T16:12:00Z" w16du:dateUtc="2025-07-18T06:12:00Z"/>
                <w:rFonts w:asciiTheme="minorHAnsi" w:hAnsiTheme="minorHAnsi" w:cstheme="minorHAnsi"/>
                <w:b/>
                <w:bCs/>
                <w:sz w:val="20"/>
                <w:szCs w:val="20"/>
                <w:highlight w:val="yellow"/>
                <w:rPrChange w:id="6384" w:author="sam sehgal" w:date="2025-07-21T12:41:00Z" w16du:dateUtc="2025-07-21T02:41:00Z">
                  <w:rPr>
                    <w:ins w:id="6385" w:author="sam sehgal" w:date="2025-07-18T16:12:00Z" w16du:dateUtc="2025-07-18T06:12:00Z"/>
                    <w:rFonts w:asciiTheme="minorHAnsi" w:hAnsiTheme="minorHAnsi" w:cstheme="minorHAnsi"/>
                    <w:b/>
                    <w:bCs/>
                    <w:sz w:val="20"/>
                    <w:szCs w:val="20"/>
                  </w:rPr>
                </w:rPrChange>
              </w:rPr>
            </w:pPr>
          </w:p>
        </w:tc>
        <w:tc>
          <w:tcPr>
            <w:tcW w:w="1560" w:type="dxa"/>
          </w:tcPr>
          <w:p w14:paraId="140F3295" w14:textId="77777777" w:rsidR="00B20117" w:rsidRPr="000A5560" w:rsidRDefault="00B20117" w:rsidP="00B20117">
            <w:pPr>
              <w:spacing w:after="120"/>
              <w:rPr>
                <w:ins w:id="6386" w:author="sam sehgal" w:date="2025-07-18T16:12:00Z" w16du:dateUtc="2025-07-18T06:12:00Z"/>
                <w:rFonts w:asciiTheme="minorHAnsi" w:hAnsiTheme="minorHAnsi" w:cstheme="minorHAnsi"/>
                <w:color w:val="000000"/>
                <w:sz w:val="18"/>
                <w:szCs w:val="18"/>
                <w:highlight w:val="yellow"/>
                <w:rPrChange w:id="6387" w:author="sam sehgal" w:date="2025-07-21T12:41:00Z" w16du:dateUtc="2025-07-21T02:41:00Z">
                  <w:rPr>
                    <w:ins w:id="6388" w:author="sam sehgal" w:date="2025-07-18T16:12:00Z" w16du:dateUtc="2025-07-18T06:12:00Z"/>
                    <w:rFonts w:asciiTheme="minorHAnsi" w:hAnsiTheme="minorHAnsi" w:cstheme="minorHAnsi"/>
                    <w:color w:val="000000"/>
                    <w:sz w:val="18"/>
                    <w:szCs w:val="18"/>
                  </w:rPr>
                </w:rPrChange>
              </w:rPr>
            </w:pPr>
            <w:ins w:id="6389" w:author="sam sehgal" w:date="2025-07-18T16:12:00Z" w16du:dateUtc="2025-07-18T06:12:00Z">
              <w:r w:rsidRPr="000A5560">
                <w:rPr>
                  <w:rFonts w:asciiTheme="minorHAnsi" w:hAnsiTheme="minorHAnsi" w:cstheme="minorHAnsi"/>
                  <w:color w:val="000000"/>
                  <w:sz w:val="18"/>
                  <w:szCs w:val="18"/>
                  <w:highlight w:val="yellow"/>
                  <w:rPrChange w:id="6390" w:author="sam sehgal" w:date="2025-07-21T12:41:00Z" w16du:dateUtc="2025-07-21T02:41:00Z">
                    <w:rPr>
                      <w:rFonts w:asciiTheme="minorHAnsi" w:hAnsiTheme="minorHAnsi" w:cstheme="minorHAnsi"/>
                      <w:color w:val="000000"/>
                      <w:sz w:val="18"/>
                      <w:szCs w:val="18"/>
                    </w:rPr>
                  </w:rPrChange>
                </w:rPr>
                <w:t>Column 1 text:</w:t>
              </w:r>
            </w:ins>
          </w:p>
          <w:p w14:paraId="2614350E" w14:textId="77777777" w:rsidR="00B20117" w:rsidRPr="000A5560" w:rsidRDefault="00B20117" w:rsidP="00B20117">
            <w:pPr>
              <w:spacing w:after="120"/>
              <w:rPr>
                <w:ins w:id="6391" w:author="sam sehgal" w:date="2025-07-18T16:12:00Z" w16du:dateUtc="2025-07-18T06:12:00Z"/>
                <w:rFonts w:asciiTheme="minorHAnsi" w:hAnsiTheme="minorHAnsi" w:cstheme="minorHAnsi"/>
                <w:color w:val="000000"/>
                <w:sz w:val="18"/>
                <w:szCs w:val="18"/>
                <w:highlight w:val="yellow"/>
                <w:rPrChange w:id="6392" w:author="sam sehgal" w:date="2025-07-21T12:41:00Z" w16du:dateUtc="2025-07-21T02:41:00Z">
                  <w:rPr>
                    <w:ins w:id="6393" w:author="sam sehgal" w:date="2025-07-18T16:12:00Z" w16du:dateUtc="2025-07-18T06:12:00Z"/>
                    <w:rFonts w:asciiTheme="minorHAnsi" w:hAnsiTheme="minorHAnsi" w:cstheme="minorHAnsi"/>
                    <w:color w:val="000000"/>
                    <w:sz w:val="18"/>
                    <w:szCs w:val="18"/>
                  </w:rPr>
                </w:rPrChange>
              </w:rPr>
            </w:pPr>
            <w:ins w:id="6394" w:author="sam sehgal" w:date="2025-07-18T16:12:00Z" w16du:dateUtc="2025-07-18T06:12:00Z">
              <w:r w:rsidRPr="000A5560">
                <w:rPr>
                  <w:rFonts w:asciiTheme="minorHAnsi" w:hAnsiTheme="minorHAnsi" w:cstheme="minorHAnsi"/>
                  <w:color w:val="000000"/>
                  <w:sz w:val="18"/>
                  <w:szCs w:val="18"/>
                  <w:highlight w:val="yellow"/>
                  <w:rPrChange w:id="6395" w:author="sam sehgal" w:date="2025-07-21T12:41:00Z" w16du:dateUtc="2025-07-21T02:41:00Z">
                    <w:rPr>
                      <w:rFonts w:asciiTheme="minorHAnsi" w:hAnsiTheme="minorHAnsi" w:cstheme="minorHAnsi"/>
                      <w:color w:val="000000"/>
                      <w:sz w:val="18"/>
                      <w:szCs w:val="18"/>
                    </w:rPr>
                  </w:rPrChange>
                </w:rPr>
                <w:t xml:space="preserve">Bodycopy_COI </w:t>
              </w:r>
            </w:ins>
          </w:p>
          <w:p w14:paraId="70441307" w14:textId="77777777" w:rsidR="00B20117" w:rsidRPr="000A5560" w:rsidRDefault="00B20117" w:rsidP="00B20117">
            <w:pPr>
              <w:spacing w:after="120"/>
              <w:rPr>
                <w:ins w:id="6396" w:author="sam sehgal" w:date="2025-07-18T16:12:00Z" w16du:dateUtc="2025-07-18T06:12:00Z"/>
                <w:rFonts w:asciiTheme="minorHAnsi" w:hAnsiTheme="minorHAnsi" w:cstheme="minorHAnsi"/>
                <w:color w:val="000000"/>
                <w:sz w:val="18"/>
                <w:szCs w:val="18"/>
                <w:highlight w:val="yellow"/>
                <w:rPrChange w:id="6397" w:author="sam sehgal" w:date="2025-07-21T12:41:00Z" w16du:dateUtc="2025-07-21T02:41:00Z">
                  <w:rPr>
                    <w:ins w:id="6398" w:author="sam sehgal" w:date="2025-07-18T16:12:00Z" w16du:dateUtc="2025-07-18T06:12:00Z"/>
                    <w:rFonts w:asciiTheme="minorHAnsi" w:hAnsiTheme="minorHAnsi" w:cstheme="minorHAnsi"/>
                    <w:color w:val="000000"/>
                    <w:sz w:val="18"/>
                    <w:szCs w:val="18"/>
                  </w:rPr>
                </w:rPrChange>
              </w:rPr>
            </w:pPr>
            <w:ins w:id="6399" w:author="sam sehgal" w:date="2025-07-18T16:12:00Z" w16du:dateUtc="2025-07-18T06:12:00Z">
              <w:r w:rsidRPr="000A5560">
                <w:rPr>
                  <w:rFonts w:asciiTheme="minorHAnsi" w:hAnsiTheme="minorHAnsi" w:cstheme="minorHAnsi"/>
                  <w:color w:val="000000"/>
                  <w:sz w:val="18"/>
                  <w:szCs w:val="18"/>
                  <w:highlight w:val="yellow"/>
                  <w:rPrChange w:id="6400" w:author="sam sehgal" w:date="2025-07-21T12:41:00Z" w16du:dateUtc="2025-07-21T02:41:00Z">
                    <w:rPr>
                      <w:rFonts w:asciiTheme="minorHAnsi" w:hAnsiTheme="minorHAnsi" w:cstheme="minorHAnsi"/>
                      <w:color w:val="000000"/>
                      <w:sz w:val="18"/>
                      <w:szCs w:val="18"/>
                    </w:rPr>
                  </w:rPrChange>
                </w:rPr>
                <w:t>Column 2 text:</w:t>
              </w:r>
            </w:ins>
          </w:p>
          <w:p w14:paraId="52717525" w14:textId="7E9AF58A" w:rsidR="00B20117" w:rsidRPr="000A5560" w:rsidRDefault="00B20117" w:rsidP="00B20117">
            <w:pPr>
              <w:spacing w:after="120"/>
              <w:rPr>
                <w:ins w:id="6401" w:author="sam sehgal" w:date="2025-07-18T16:12:00Z" w16du:dateUtc="2025-07-18T06:12:00Z"/>
                <w:rFonts w:asciiTheme="minorHAnsi" w:hAnsiTheme="minorHAnsi" w:cstheme="minorHAnsi"/>
                <w:color w:val="000000"/>
                <w:sz w:val="18"/>
                <w:szCs w:val="18"/>
                <w:highlight w:val="yellow"/>
                <w:rPrChange w:id="6402" w:author="sam sehgal" w:date="2025-07-21T12:41:00Z" w16du:dateUtc="2025-07-21T02:41:00Z">
                  <w:rPr>
                    <w:ins w:id="6403" w:author="sam sehgal" w:date="2025-07-18T16:12:00Z" w16du:dateUtc="2025-07-18T06:12:00Z"/>
                    <w:rFonts w:asciiTheme="minorHAnsi" w:hAnsiTheme="minorHAnsi" w:cstheme="minorHAnsi"/>
                    <w:color w:val="000000"/>
                    <w:sz w:val="18"/>
                    <w:szCs w:val="18"/>
                  </w:rPr>
                </w:rPrChange>
              </w:rPr>
            </w:pPr>
            <w:ins w:id="6404" w:author="sam sehgal" w:date="2025-07-18T16:12:00Z" w16du:dateUtc="2025-07-18T06:12:00Z">
              <w:r w:rsidRPr="000A5560">
                <w:rPr>
                  <w:rFonts w:asciiTheme="minorHAnsi" w:hAnsiTheme="minorHAnsi" w:cstheme="minorHAnsi"/>
                  <w:color w:val="000000"/>
                  <w:sz w:val="18"/>
                  <w:szCs w:val="18"/>
                  <w:highlight w:val="yellow"/>
                  <w:rPrChange w:id="6405" w:author="sam sehgal" w:date="2025-07-21T12:41:00Z" w16du:dateUtc="2025-07-21T02:41:00Z">
                    <w:rPr>
                      <w:rFonts w:asciiTheme="minorHAnsi" w:hAnsiTheme="minorHAnsi" w:cstheme="minorHAnsi"/>
                      <w:color w:val="000000"/>
                      <w:sz w:val="18"/>
                      <w:szCs w:val="18"/>
                    </w:rPr>
                  </w:rPrChange>
                </w:rPr>
                <w:t>Bullet_1_B_COI</w:t>
              </w:r>
            </w:ins>
          </w:p>
        </w:tc>
      </w:tr>
      <w:tr w:rsidR="00516E47" w:rsidRPr="00BD6987" w14:paraId="6207FD3C" w14:textId="77777777" w:rsidTr="00BA2FD3">
        <w:trPr>
          <w:cantSplit/>
          <w:trHeight w:val="844"/>
          <w:ins w:id="6406" w:author="sam sehgal" w:date="2025-07-18T16:40:00Z"/>
        </w:trPr>
        <w:tc>
          <w:tcPr>
            <w:tcW w:w="1013" w:type="dxa"/>
            <w:vMerge/>
          </w:tcPr>
          <w:p w14:paraId="350E47BE" w14:textId="77777777" w:rsidR="00516E47" w:rsidRPr="00BD6987" w:rsidRDefault="00516E47" w:rsidP="00516E47">
            <w:pPr>
              <w:tabs>
                <w:tab w:val="left" w:pos="1800"/>
              </w:tabs>
              <w:rPr>
                <w:ins w:id="6407" w:author="sam sehgal" w:date="2025-07-18T16:40:00Z" w16du:dateUtc="2025-07-18T06:40:00Z"/>
                <w:rFonts w:asciiTheme="minorHAnsi" w:hAnsiTheme="minorHAnsi" w:cstheme="minorHAnsi"/>
                <w:b/>
                <w:sz w:val="20"/>
                <w:szCs w:val="20"/>
              </w:rPr>
            </w:pPr>
          </w:p>
        </w:tc>
        <w:tc>
          <w:tcPr>
            <w:tcW w:w="2101" w:type="dxa"/>
            <w:vMerge/>
          </w:tcPr>
          <w:p w14:paraId="7FE31FF5" w14:textId="77777777" w:rsidR="00516E47" w:rsidRPr="000613D0" w:rsidRDefault="00516E47" w:rsidP="00516E47">
            <w:pPr>
              <w:tabs>
                <w:tab w:val="left" w:pos="1800"/>
              </w:tabs>
              <w:rPr>
                <w:ins w:id="6408" w:author="sam sehgal" w:date="2025-07-18T16:40:00Z" w16du:dateUtc="2025-07-18T06:40:00Z"/>
                <w:rFonts w:asciiTheme="minorHAnsi" w:hAnsiTheme="minorHAnsi" w:cstheme="minorHAnsi"/>
                <w:bCs/>
                <w:sz w:val="20"/>
                <w:szCs w:val="20"/>
              </w:rPr>
            </w:pPr>
          </w:p>
        </w:tc>
        <w:tc>
          <w:tcPr>
            <w:tcW w:w="7938" w:type="dxa"/>
          </w:tcPr>
          <w:tbl>
            <w:tblPr>
              <w:tblpPr w:leftFromText="180" w:rightFromText="180" w:vertAnchor="page" w:horzAnchor="margin" w:tblpY="82"/>
              <w:tblOverlap w:val="never"/>
              <w:tblW w:w="7801" w:type="dxa"/>
              <w:tblBorders>
                <w:bottom w:val="single" w:sz="4" w:space="0" w:color="auto"/>
              </w:tblBorders>
              <w:tblLayout w:type="fixed"/>
              <w:tblLook w:val="04A0" w:firstRow="1" w:lastRow="0" w:firstColumn="1" w:lastColumn="0" w:noHBand="0" w:noVBand="1"/>
            </w:tblPr>
            <w:tblGrid>
              <w:gridCol w:w="2286"/>
              <w:gridCol w:w="5515"/>
            </w:tblGrid>
            <w:tr w:rsidR="00516E47" w:rsidRPr="00391554" w14:paraId="2ECC0ED2" w14:textId="77777777" w:rsidTr="00391554">
              <w:trPr>
                <w:trHeight w:val="258"/>
                <w:ins w:id="6409" w:author="sam sehgal" w:date="2025-07-18T17:03:00Z"/>
              </w:trPr>
              <w:tc>
                <w:tcPr>
                  <w:tcW w:w="2286" w:type="dxa"/>
                  <w:noWrap/>
                  <w:vAlign w:val="center"/>
                  <w:hideMark/>
                </w:tcPr>
                <w:p w14:paraId="583F330F" w14:textId="77777777" w:rsidR="00516E47" w:rsidRPr="00391554" w:rsidRDefault="00516E47" w:rsidP="00516E47">
                  <w:pPr>
                    <w:pStyle w:val="BodycopyCOI"/>
                    <w:rPr>
                      <w:ins w:id="6410" w:author="sam sehgal" w:date="2025-07-18T17:03:00Z" w16du:dateUtc="2025-07-18T07:03:00Z"/>
                      <w:highlight w:val="yellow"/>
                    </w:rPr>
                  </w:pPr>
                  <w:ins w:id="6411" w:author="sam sehgal" w:date="2025-07-18T17:03:00Z" w16du:dateUtc="2025-07-18T07:03:00Z">
                    <w:r w:rsidRPr="00391554">
                      <w:rPr>
                        <w:highlight w:val="yellow"/>
                      </w:rPr>
                      <w:t>You describe your</w:t>
                    </w:r>
                    <w:r w:rsidRPr="00391554">
                      <w:rPr>
                        <w:rFonts w:eastAsia="Arial" w:cs="Arial"/>
                        <w:highlight w:val="yellow"/>
                      </w:rPr>
                      <w:t xml:space="preserve"> Insured Address  </w:t>
                    </w:r>
                    <w:commentRangeStart w:id="6412"/>
                    <w:commentRangeStart w:id="6413"/>
                    <w:commentRangeEnd w:id="6412"/>
                    <w:r w:rsidRPr="00391554">
                      <w:rPr>
                        <w:rStyle w:val="CommentReference"/>
                        <w:sz w:val="18"/>
                        <w:szCs w:val="18"/>
                        <w:highlight w:val="yellow"/>
                      </w:rPr>
                      <w:commentReference w:id="6412"/>
                    </w:r>
                    <w:commentRangeEnd w:id="6413"/>
                    <w:r w:rsidRPr="00391554">
                      <w:rPr>
                        <w:rStyle w:val="CommentReference"/>
                        <w:sz w:val="18"/>
                        <w:szCs w:val="18"/>
                        <w:highlight w:val="yellow"/>
                      </w:rPr>
                      <w:commentReference w:id="6413"/>
                    </w:r>
                    <w:r w:rsidRPr="00391554">
                      <w:rPr>
                        <w:highlight w:val="yellow"/>
                      </w:rPr>
                      <w:t>as:</w:t>
                    </w:r>
                  </w:ins>
                </w:p>
              </w:tc>
              <w:tc>
                <w:tcPr>
                  <w:tcW w:w="5515" w:type="dxa"/>
                  <w:noWrap/>
                  <w:vAlign w:val="bottom"/>
                  <w:hideMark/>
                </w:tcPr>
                <w:p w14:paraId="0B96AF34" w14:textId="09BACC32" w:rsidR="00516E47" w:rsidRPr="00391554" w:rsidRDefault="00516E47">
                  <w:pPr>
                    <w:pStyle w:val="TableBodycopy"/>
                    <w:numPr>
                      <w:ilvl w:val="0"/>
                      <w:numId w:val="195"/>
                    </w:numPr>
                    <w:rPr>
                      <w:ins w:id="6414" w:author="sam sehgal" w:date="2025-07-18T17:03:00Z" w16du:dateUtc="2025-07-18T07:03:00Z"/>
                      <w:b/>
                      <w:bCs/>
                      <w:highlight w:val="yellow"/>
                    </w:rPr>
                    <w:pPrChange w:id="6415" w:author="sam sehgal" w:date="2025-07-18T17:04:00Z" w16du:dateUtc="2025-07-18T07:04:00Z">
                      <w:pPr>
                        <w:pStyle w:val="TableBodycopy"/>
                      </w:pPr>
                    </w:pPrChange>
                  </w:pPr>
                  <w:ins w:id="6416" w:author="sam sehgal" w:date="2025-07-18T17:04:00Z" w16du:dateUtc="2025-07-18T07:04:00Z">
                    <w:r w:rsidRPr="00516E47">
                      <w:rPr>
                        <w:b/>
                        <w:bCs/>
                        <w:highlight w:val="yellow"/>
                        <w:rPrChange w:id="6417" w:author="sam sehgal" w:date="2025-07-18T17:04:00Z" w16du:dateUtc="2025-07-18T07:04:00Z">
                          <w:rPr>
                            <w:b/>
                            <w:bCs/>
                          </w:rPr>
                        </w:rPrChange>
                      </w:rPr>
                      <w:t>unoccupied for less than 120 days</w:t>
                    </w:r>
                    <w:commentRangeStart w:id="6418"/>
                    <w:commentRangeStart w:id="6419"/>
                    <w:commentRangeStart w:id="6420"/>
                    <w:commentRangeStart w:id="6421"/>
                    <w:commentRangeEnd w:id="6418"/>
                    <w:r w:rsidRPr="00516E47">
                      <w:rPr>
                        <w:rStyle w:val="CommentReference"/>
                        <w:b/>
                        <w:bCs/>
                        <w:sz w:val="20"/>
                        <w:szCs w:val="24"/>
                        <w:highlight w:val="yellow"/>
                        <w:rPrChange w:id="6422" w:author="sam sehgal" w:date="2025-07-18T17:04:00Z" w16du:dateUtc="2025-07-18T07:04:00Z">
                          <w:rPr>
                            <w:rStyle w:val="CommentReference"/>
                            <w:b/>
                            <w:bCs/>
                            <w:sz w:val="20"/>
                            <w:szCs w:val="24"/>
                          </w:rPr>
                        </w:rPrChange>
                      </w:rPr>
                      <w:commentReference w:id="6418"/>
                    </w:r>
                    <w:commentRangeStart w:id="6423"/>
                    <w:commentRangeEnd w:id="6423"/>
                    <w:r w:rsidRPr="00516E47">
                      <w:rPr>
                        <w:rStyle w:val="CommentReference"/>
                        <w:b/>
                        <w:bCs/>
                        <w:sz w:val="20"/>
                        <w:szCs w:val="24"/>
                        <w:highlight w:val="yellow"/>
                        <w:rPrChange w:id="6424" w:author="sam sehgal" w:date="2025-07-18T17:04:00Z" w16du:dateUtc="2025-07-18T07:04:00Z">
                          <w:rPr>
                            <w:rStyle w:val="CommentReference"/>
                            <w:b/>
                            <w:bCs/>
                            <w:sz w:val="20"/>
                            <w:szCs w:val="24"/>
                          </w:rPr>
                        </w:rPrChange>
                      </w:rPr>
                      <w:commentReference w:id="6423"/>
                    </w:r>
                    <w:commentRangeEnd w:id="6419"/>
                    <w:r w:rsidRPr="00516E47">
                      <w:rPr>
                        <w:rStyle w:val="CommentReference"/>
                        <w:b/>
                        <w:bCs/>
                        <w:sz w:val="20"/>
                        <w:szCs w:val="24"/>
                        <w:highlight w:val="yellow"/>
                        <w:rPrChange w:id="6425" w:author="sam sehgal" w:date="2025-07-18T17:04:00Z" w16du:dateUtc="2025-07-18T07:04:00Z">
                          <w:rPr>
                            <w:rStyle w:val="CommentReference"/>
                            <w:b/>
                            <w:bCs/>
                            <w:sz w:val="20"/>
                            <w:szCs w:val="24"/>
                          </w:rPr>
                        </w:rPrChange>
                      </w:rPr>
                      <w:commentReference w:id="6419"/>
                    </w:r>
                    <w:commentRangeEnd w:id="6420"/>
                    <w:r w:rsidRPr="00516E47">
                      <w:rPr>
                        <w:rStyle w:val="CommentReference"/>
                        <w:b/>
                        <w:bCs/>
                        <w:sz w:val="20"/>
                        <w:szCs w:val="24"/>
                        <w:highlight w:val="yellow"/>
                        <w:rPrChange w:id="6426" w:author="sam sehgal" w:date="2025-07-18T17:04:00Z" w16du:dateUtc="2025-07-18T07:04:00Z">
                          <w:rPr>
                            <w:rStyle w:val="CommentReference"/>
                            <w:b/>
                            <w:bCs/>
                            <w:sz w:val="20"/>
                            <w:szCs w:val="24"/>
                          </w:rPr>
                        </w:rPrChange>
                      </w:rPr>
                      <w:commentReference w:id="6420"/>
                    </w:r>
                    <w:commentRangeEnd w:id="6421"/>
                    <w:r w:rsidRPr="00516E47">
                      <w:rPr>
                        <w:rStyle w:val="CommentReference"/>
                        <w:b/>
                        <w:bCs/>
                        <w:sz w:val="20"/>
                        <w:szCs w:val="24"/>
                        <w:highlight w:val="yellow"/>
                        <w:rPrChange w:id="6427" w:author="sam sehgal" w:date="2025-07-18T17:04:00Z" w16du:dateUtc="2025-07-18T07:04:00Z">
                          <w:rPr>
                            <w:rStyle w:val="CommentReference"/>
                            <w:b/>
                            <w:bCs/>
                            <w:sz w:val="20"/>
                            <w:szCs w:val="24"/>
                          </w:rPr>
                        </w:rPrChange>
                      </w:rPr>
                      <w:commentReference w:id="6421"/>
                    </w:r>
                    <w:r w:rsidRPr="00516E47">
                      <w:rPr>
                        <w:b/>
                        <w:bCs/>
                        <w:highlight w:val="yellow"/>
                        <w:rPrChange w:id="6428" w:author="sam sehgal" w:date="2025-07-18T17:04:00Z" w16du:dateUtc="2025-07-18T07:04:00Z">
                          <w:rPr>
                            <w:b/>
                            <w:bCs/>
                          </w:rPr>
                        </w:rPrChange>
                      </w:rPr>
                      <w:t xml:space="preserve"> at a time</w:t>
                    </w:r>
                  </w:ins>
                </w:p>
              </w:tc>
            </w:tr>
          </w:tbl>
          <w:p w14:paraId="474DF556" w14:textId="77777777" w:rsidR="00516E47" w:rsidRPr="00196292" w:rsidRDefault="00516E47" w:rsidP="00516E47">
            <w:pPr>
              <w:pStyle w:val="BodycopyCOI"/>
              <w:rPr>
                <w:ins w:id="6429" w:author="sam sehgal" w:date="2025-07-18T16:40:00Z" w16du:dateUtc="2025-07-18T06:40:00Z"/>
                <w:highlight w:val="yellow"/>
              </w:rPr>
            </w:pPr>
          </w:p>
        </w:tc>
        <w:tc>
          <w:tcPr>
            <w:tcW w:w="1984" w:type="dxa"/>
          </w:tcPr>
          <w:p w14:paraId="5D3B0E9F" w14:textId="77777777" w:rsidR="00516E47" w:rsidRPr="00516E47" w:rsidRDefault="00516E47" w:rsidP="00516E47">
            <w:pPr>
              <w:tabs>
                <w:tab w:val="left" w:pos="1800"/>
              </w:tabs>
              <w:rPr>
                <w:ins w:id="6430" w:author="sam sehgal" w:date="2025-07-18T17:03:00Z" w16du:dateUtc="2025-07-18T07:03:00Z"/>
                <w:rFonts w:asciiTheme="minorHAnsi" w:hAnsiTheme="minorHAnsi" w:cstheme="minorHAnsi"/>
                <w:sz w:val="20"/>
                <w:szCs w:val="20"/>
                <w:highlight w:val="yellow"/>
              </w:rPr>
            </w:pPr>
            <w:ins w:id="6431" w:author="sam sehgal" w:date="2025-07-18T17:03:00Z" w16du:dateUtc="2025-07-18T07:03:00Z">
              <w:r w:rsidRPr="00391554">
                <w:rPr>
                  <w:rFonts w:asciiTheme="minorHAnsi" w:hAnsiTheme="minorHAnsi" w:cstheme="minorHAnsi"/>
                  <w:b/>
                  <w:bCs/>
                  <w:sz w:val="20"/>
                  <w:szCs w:val="20"/>
                  <w:highlight w:val="yellow"/>
                </w:rPr>
                <w:t>IF</w:t>
              </w:r>
              <w:r w:rsidRPr="00391554">
                <w:rPr>
                  <w:rFonts w:asciiTheme="minorHAnsi" w:hAnsiTheme="minorHAnsi" w:cstheme="minorHAnsi"/>
                  <w:sz w:val="20"/>
                  <w:szCs w:val="20"/>
                  <w:highlight w:val="yellow"/>
                </w:rPr>
                <w:t xml:space="preserve"> &lt;ProductCode&gt; = “Home”</w:t>
              </w:r>
            </w:ins>
          </w:p>
          <w:p w14:paraId="290C4EC8" w14:textId="77777777" w:rsidR="00516E47" w:rsidRPr="00391554" w:rsidRDefault="00516E47" w:rsidP="00516E47">
            <w:pPr>
              <w:tabs>
                <w:tab w:val="left" w:pos="1800"/>
              </w:tabs>
              <w:rPr>
                <w:ins w:id="6432" w:author="sam sehgal" w:date="2025-07-18T17:03:00Z" w16du:dateUtc="2025-07-18T07:03:00Z"/>
                <w:rFonts w:asciiTheme="minorHAnsi" w:hAnsiTheme="minorHAnsi" w:cstheme="minorHAnsi"/>
                <w:b/>
                <w:sz w:val="20"/>
                <w:szCs w:val="20"/>
                <w:highlight w:val="yellow"/>
              </w:rPr>
            </w:pPr>
            <w:ins w:id="6433" w:author="sam sehgal" w:date="2025-07-18T17:03:00Z" w16du:dateUtc="2025-07-18T07:03:00Z">
              <w:r w:rsidRPr="00391554">
                <w:rPr>
                  <w:rFonts w:asciiTheme="minorHAnsi" w:hAnsiTheme="minorHAnsi" w:cstheme="minorHAnsi"/>
                  <w:b/>
                  <w:sz w:val="20"/>
                  <w:szCs w:val="20"/>
                  <w:highlight w:val="yellow"/>
                </w:rPr>
                <w:t>AND</w:t>
              </w:r>
            </w:ins>
          </w:p>
          <w:p w14:paraId="58371516" w14:textId="05CED3A9" w:rsidR="00516E47" w:rsidRPr="00516E47" w:rsidRDefault="00516E47" w:rsidP="00516E47">
            <w:pPr>
              <w:tabs>
                <w:tab w:val="left" w:pos="1800"/>
              </w:tabs>
              <w:rPr>
                <w:ins w:id="6434" w:author="sam sehgal" w:date="2025-07-18T17:03:00Z" w16du:dateUtc="2025-07-18T07:03:00Z"/>
                <w:rFonts w:asciiTheme="minorHAnsi" w:hAnsiTheme="minorHAnsi" w:cstheme="minorHAnsi"/>
                <w:bCs/>
                <w:sz w:val="20"/>
                <w:szCs w:val="20"/>
                <w:highlight w:val="yellow"/>
              </w:rPr>
            </w:pPr>
            <w:ins w:id="6435" w:author="sam sehgal" w:date="2025-07-18T17:03:00Z" w16du:dateUtc="2025-07-18T07:03:00Z">
              <w:r w:rsidRPr="00391554">
                <w:rPr>
                  <w:rFonts w:asciiTheme="minorHAnsi" w:hAnsiTheme="minorHAnsi" w:cstheme="minorHAnsi"/>
                  <w:bCs/>
                  <w:sz w:val="20"/>
                  <w:szCs w:val="20"/>
                  <w:highlight w:val="yellow"/>
                </w:rPr>
                <w:t>&lt;OccupancyTypeCode&gt; = “5|HolidayHome”</w:t>
              </w:r>
            </w:ins>
          </w:p>
          <w:p w14:paraId="5430E34E" w14:textId="77777777" w:rsidR="00516E47" w:rsidRPr="00391554" w:rsidRDefault="00516E47" w:rsidP="00516E47">
            <w:pPr>
              <w:tabs>
                <w:tab w:val="left" w:pos="1800"/>
              </w:tabs>
              <w:rPr>
                <w:ins w:id="6436" w:author="sam sehgal" w:date="2025-07-18T17:03:00Z" w16du:dateUtc="2025-07-18T07:03:00Z"/>
                <w:rFonts w:asciiTheme="minorHAnsi" w:hAnsiTheme="minorHAnsi" w:cstheme="minorHAnsi"/>
                <w:b/>
                <w:sz w:val="20"/>
                <w:szCs w:val="20"/>
                <w:highlight w:val="yellow"/>
              </w:rPr>
            </w:pPr>
            <w:ins w:id="6437" w:author="sam sehgal" w:date="2025-07-18T17:03:00Z" w16du:dateUtc="2025-07-18T07:03:00Z">
              <w:r w:rsidRPr="00391554">
                <w:rPr>
                  <w:rFonts w:asciiTheme="minorHAnsi" w:hAnsiTheme="minorHAnsi" w:cstheme="minorHAnsi"/>
                  <w:b/>
                  <w:sz w:val="20"/>
                  <w:szCs w:val="20"/>
                  <w:highlight w:val="yellow"/>
                </w:rPr>
                <w:t>AND</w:t>
              </w:r>
            </w:ins>
          </w:p>
          <w:p w14:paraId="728CF9E7" w14:textId="7159F5AE" w:rsidR="00516E47" w:rsidRPr="00391554" w:rsidRDefault="00516E47" w:rsidP="00516E47">
            <w:pPr>
              <w:tabs>
                <w:tab w:val="left" w:pos="1800"/>
              </w:tabs>
              <w:rPr>
                <w:ins w:id="6438" w:author="sam sehgal" w:date="2025-07-18T17:03:00Z" w16du:dateUtc="2025-07-18T07:03:00Z"/>
                <w:rFonts w:asciiTheme="minorHAnsi" w:hAnsiTheme="minorHAnsi" w:cstheme="minorHAnsi"/>
                <w:bCs/>
                <w:sz w:val="20"/>
                <w:szCs w:val="20"/>
                <w:highlight w:val="yellow"/>
              </w:rPr>
            </w:pPr>
            <w:ins w:id="6439" w:author="sam sehgal" w:date="2025-07-18T17:03:00Z" w16du:dateUtc="2025-07-18T07:03:00Z">
              <w:r w:rsidRPr="00391554">
                <w:rPr>
                  <w:rFonts w:asciiTheme="minorHAnsi" w:hAnsiTheme="minorHAnsi" w:cstheme="minorHAnsi"/>
                  <w:bCs/>
                  <w:sz w:val="20"/>
                  <w:szCs w:val="20"/>
                  <w:highlight w:val="yellow"/>
                </w:rPr>
                <w:t>&lt;</w:t>
              </w:r>
            </w:ins>
            <w:ins w:id="6440" w:author="sam sehgal" w:date="2025-07-21T12:36:00Z" w16du:dateUtc="2025-07-21T02:36:00Z">
              <w:r w:rsidR="00E50551">
                <w:rPr>
                  <w:rFonts w:asciiTheme="minorHAnsi" w:hAnsiTheme="minorHAnsi" w:cstheme="minorHAnsi"/>
                  <w:bCs/>
                  <w:sz w:val="20"/>
                  <w:szCs w:val="20"/>
                  <w:highlight w:val="yellow"/>
                </w:rPr>
                <w:t>Currently</w:t>
              </w:r>
            </w:ins>
            <w:ins w:id="6441" w:author="sam sehgal" w:date="2025-07-18T17:03:00Z" w16du:dateUtc="2025-07-18T07:03:00Z">
              <w:r w:rsidRPr="00391554">
                <w:rPr>
                  <w:rFonts w:asciiTheme="minorHAnsi" w:hAnsiTheme="minorHAnsi" w:cstheme="minorHAnsi"/>
                  <w:bCs/>
                  <w:sz w:val="20"/>
                  <w:szCs w:val="20"/>
                  <w:highlight w:val="yellow"/>
                </w:rPr>
                <w:t xml:space="preserve">OccupiedCode&gt; </w:t>
              </w:r>
              <w:r w:rsidRPr="00391554">
                <w:rPr>
                  <w:rFonts w:asciiTheme="minorHAnsi" w:hAnsiTheme="minorHAnsi" w:cstheme="minorHAnsi"/>
                  <w:sz w:val="20"/>
                  <w:szCs w:val="20"/>
                  <w:highlight w:val="yellow"/>
                </w:rPr>
                <w:t>= “</w:t>
              </w:r>
            </w:ins>
            <w:ins w:id="6442" w:author="sam sehgal" w:date="2025-07-18T17:10:00Z">
              <w:r w:rsidR="003F5E8B" w:rsidRPr="003F5E8B">
                <w:rPr>
                  <w:rFonts w:asciiTheme="minorHAnsi" w:hAnsiTheme="minorHAnsi" w:cstheme="minorHAnsi"/>
                  <w:bCs/>
                  <w:sz w:val="20"/>
                  <w:szCs w:val="20"/>
                  <w:highlight w:val="yellow"/>
                </w:rPr>
                <w:t>3|UnoccupancyDurationAcceptedOnlyForMigration</w:t>
              </w:r>
            </w:ins>
            <w:ins w:id="6443" w:author="sam sehgal" w:date="2025-07-18T17:03:00Z" w16du:dateUtc="2025-07-18T07:03:00Z">
              <w:r w:rsidRPr="00391554">
                <w:rPr>
                  <w:rFonts w:asciiTheme="minorHAnsi" w:hAnsiTheme="minorHAnsi" w:cstheme="minorHAnsi"/>
                  <w:bCs/>
                  <w:sz w:val="20"/>
                  <w:szCs w:val="20"/>
                  <w:highlight w:val="yellow"/>
                </w:rPr>
                <w:t xml:space="preserve">” </w:t>
              </w:r>
            </w:ins>
          </w:p>
          <w:p w14:paraId="255C1991" w14:textId="77777777" w:rsidR="00516E47" w:rsidRPr="00391554" w:rsidRDefault="00516E47" w:rsidP="00516E47">
            <w:pPr>
              <w:tabs>
                <w:tab w:val="left" w:pos="1800"/>
              </w:tabs>
              <w:rPr>
                <w:ins w:id="6444" w:author="sam sehgal" w:date="2025-07-18T17:03:00Z" w16du:dateUtc="2025-07-18T07:03:00Z"/>
                <w:rFonts w:asciiTheme="minorHAnsi" w:hAnsiTheme="minorHAnsi" w:cstheme="minorHAnsi"/>
                <w:bCs/>
                <w:sz w:val="20"/>
                <w:szCs w:val="20"/>
                <w:highlight w:val="yellow"/>
              </w:rPr>
            </w:pPr>
          </w:p>
          <w:p w14:paraId="594D92E3" w14:textId="77777777" w:rsidR="00516E47" w:rsidRPr="00391554" w:rsidRDefault="00516E47" w:rsidP="00516E47">
            <w:pPr>
              <w:tabs>
                <w:tab w:val="left" w:pos="1800"/>
              </w:tabs>
              <w:rPr>
                <w:ins w:id="6445" w:author="sam sehgal" w:date="2025-07-18T17:03:00Z" w16du:dateUtc="2025-07-18T07:03:00Z"/>
                <w:rFonts w:asciiTheme="minorHAnsi" w:hAnsiTheme="minorHAnsi" w:cstheme="minorHAnsi"/>
                <w:bCs/>
                <w:sz w:val="20"/>
                <w:szCs w:val="20"/>
                <w:highlight w:val="yellow"/>
              </w:rPr>
            </w:pPr>
            <w:ins w:id="6446" w:author="sam sehgal" w:date="2025-07-18T17:03:00Z" w16du:dateUtc="2025-07-18T07:03:00Z">
              <w:r w:rsidRPr="00391554">
                <w:rPr>
                  <w:rFonts w:asciiTheme="minorHAnsi" w:hAnsiTheme="minorHAnsi" w:cstheme="minorHAnsi"/>
                  <w:b/>
                  <w:sz w:val="20"/>
                  <w:szCs w:val="20"/>
                  <w:highlight w:val="yellow"/>
                </w:rPr>
                <w:t>THEN</w:t>
              </w:r>
              <w:r w:rsidRPr="00391554">
                <w:rPr>
                  <w:rFonts w:asciiTheme="minorHAnsi" w:hAnsiTheme="minorHAnsi" w:cstheme="minorHAnsi"/>
                  <w:bCs/>
                  <w:sz w:val="20"/>
                  <w:szCs w:val="20"/>
                  <w:highlight w:val="yellow"/>
                </w:rPr>
                <w:t xml:space="preserve"> Display</w:t>
              </w:r>
            </w:ins>
          </w:p>
          <w:p w14:paraId="1008E5AF" w14:textId="77777777" w:rsidR="00516E47" w:rsidRPr="00391554" w:rsidRDefault="00516E47" w:rsidP="00516E47">
            <w:pPr>
              <w:tabs>
                <w:tab w:val="left" w:pos="1800"/>
              </w:tabs>
              <w:rPr>
                <w:ins w:id="6447" w:author="sam sehgal" w:date="2025-07-18T17:03:00Z" w16du:dateUtc="2025-07-18T07:03:00Z"/>
                <w:rFonts w:asciiTheme="minorHAnsi" w:hAnsiTheme="minorHAnsi" w:cstheme="minorHAnsi"/>
                <w:b/>
                <w:sz w:val="20"/>
                <w:szCs w:val="20"/>
                <w:highlight w:val="yellow"/>
              </w:rPr>
            </w:pPr>
            <w:ins w:id="6448" w:author="sam sehgal" w:date="2025-07-18T17:03:00Z" w16du:dateUtc="2025-07-18T07:03:00Z">
              <w:r w:rsidRPr="00391554">
                <w:rPr>
                  <w:rFonts w:asciiTheme="minorHAnsi" w:hAnsiTheme="minorHAnsi" w:cstheme="minorHAnsi"/>
                  <w:b/>
                  <w:sz w:val="20"/>
                  <w:szCs w:val="20"/>
                  <w:highlight w:val="yellow"/>
                </w:rPr>
                <w:t>ELSE Do Not Display</w:t>
              </w:r>
            </w:ins>
          </w:p>
          <w:p w14:paraId="14C9BD7C" w14:textId="77777777" w:rsidR="00516E47" w:rsidRPr="00196292" w:rsidRDefault="00516E47" w:rsidP="00516E47">
            <w:pPr>
              <w:tabs>
                <w:tab w:val="left" w:pos="1800"/>
              </w:tabs>
              <w:rPr>
                <w:ins w:id="6449" w:author="sam sehgal" w:date="2025-07-18T16:40:00Z" w16du:dateUtc="2025-07-18T06:40:00Z"/>
                <w:rFonts w:asciiTheme="minorHAnsi" w:hAnsiTheme="minorHAnsi" w:cstheme="minorHAnsi"/>
                <w:b/>
                <w:bCs/>
                <w:sz w:val="20"/>
                <w:szCs w:val="20"/>
                <w:highlight w:val="yellow"/>
              </w:rPr>
            </w:pPr>
          </w:p>
        </w:tc>
        <w:tc>
          <w:tcPr>
            <w:tcW w:w="1560" w:type="dxa"/>
          </w:tcPr>
          <w:p w14:paraId="40602E89" w14:textId="77777777" w:rsidR="00516E47" w:rsidRPr="00391554" w:rsidRDefault="00516E47" w:rsidP="00516E47">
            <w:pPr>
              <w:spacing w:after="120"/>
              <w:rPr>
                <w:ins w:id="6450" w:author="sam sehgal" w:date="2025-07-18T17:03:00Z" w16du:dateUtc="2025-07-18T07:03:00Z"/>
                <w:rFonts w:asciiTheme="minorHAnsi" w:hAnsiTheme="minorHAnsi" w:cstheme="minorHAnsi"/>
                <w:color w:val="000000"/>
                <w:sz w:val="18"/>
                <w:szCs w:val="18"/>
                <w:highlight w:val="yellow"/>
              </w:rPr>
            </w:pPr>
            <w:ins w:id="6451" w:author="sam sehgal" w:date="2025-07-18T17:03:00Z" w16du:dateUtc="2025-07-18T07:03:00Z">
              <w:r w:rsidRPr="00391554">
                <w:rPr>
                  <w:rFonts w:asciiTheme="minorHAnsi" w:hAnsiTheme="minorHAnsi" w:cstheme="minorHAnsi"/>
                  <w:color w:val="000000"/>
                  <w:sz w:val="18"/>
                  <w:szCs w:val="18"/>
                  <w:highlight w:val="yellow"/>
                </w:rPr>
                <w:t>Column 1 text:</w:t>
              </w:r>
            </w:ins>
          </w:p>
          <w:p w14:paraId="44E60DF1" w14:textId="77777777" w:rsidR="00516E47" w:rsidRPr="00391554" w:rsidRDefault="00516E47" w:rsidP="00516E47">
            <w:pPr>
              <w:spacing w:after="120"/>
              <w:rPr>
                <w:ins w:id="6452" w:author="sam sehgal" w:date="2025-07-18T17:03:00Z" w16du:dateUtc="2025-07-18T07:03:00Z"/>
                <w:rFonts w:asciiTheme="minorHAnsi" w:hAnsiTheme="minorHAnsi" w:cstheme="minorHAnsi"/>
                <w:color w:val="000000"/>
                <w:sz w:val="18"/>
                <w:szCs w:val="18"/>
                <w:highlight w:val="yellow"/>
              </w:rPr>
            </w:pPr>
            <w:ins w:id="6453" w:author="sam sehgal" w:date="2025-07-18T17:03:00Z" w16du:dateUtc="2025-07-18T07:03:00Z">
              <w:r w:rsidRPr="00391554">
                <w:rPr>
                  <w:rFonts w:asciiTheme="minorHAnsi" w:hAnsiTheme="minorHAnsi" w:cstheme="minorHAnsi"/>
                  <w:color w:val="000000"/>
                  <w:sz w:val="18"/>
                  <w:szCs w:val="18"/>
                  <w:highlight w:val="yellow"/>
                </w:rPr>
                <w:t xml:space="preserve">Bodycopy_COI </w:t>
              </w:r>
            </w:ins>
          </w:p>
          <w:p w14:paraId="48B1BE07" w14:textId="77777777" w:rsidR="00516E47" w:rsidRPr="00391554" w:rsidRDefault="00516E47" w:rsidP="00516E47">
            <w:pPr>
              <w:spacing w:after="120"/>
              <w:rPr>
                <w:ins w:id="6454" w:author="sam sehgal" w:date="2025-07-18T17:03:00Z" w16du:dateUtc="2025-07-18T07:03:00Z"/>
                <w:rFonts w:asciiTheme="minorHAnsi" w:hAnsiTheme="minorHAnsi" w:cstheme="minorHAnsi"/>
                <w:color w:val="000000"/>
                <w:sz w:val="18"/>
                <w:szCs w:val="18"/>
                <w:highlight w:val="yellow"/>
              </w:rPr>
            </w:pPr>
            <w:ins w:id="6455" w:author="sam sehgal" w:date="2025-07-18T17:03:00Z" w16du:dateUtc="2025-07-18T07:03:00Z">
              <w:r w:rsidRPr="00391554">
                <w:rPr>
                  <w:rFonts w:asciiTheme="minorHAnsi" w:hAnsiTheme="minorHAnsi" w:cstheme="minorHAnsi"/>
                  <w:color w:val="000000"/>
                  <w:sz w:val="18"/>
                  <w:szCs w:val="18"/>
                  <w:highlight w:val="yellow"/>
                </w:rPr>
                <w:t>Column 2 text:</w:t>
              </w:r>
            </w:ins>
          </w:p>
          <w:p w14:paraId="1A76FE57" w14:textId="65D3E676" w:rsidR="00516E47" w:rsidRPr="00196292" w:rsidRDefault="00516E47" w:rsidP="00516E47">
            <w:pPr>
              <w:spacing w:after="120"/>
              <w:rPr>
                <w:ins w:id="6456" w:author="sam sehgal" w:date="2025-07-18T16:40:00Z" w16du:dateUtc="2025-07-18T06:40:00Z"/>
                <w:rFonts w:asciiTheme="minorHAnsi" w:hAnsiTheme="minorHAnsi" w:cstheme="minorHAnsi"/>
                <w:color w:val="000000"/>
                <w:sz w:val="18"/>
                <w:szCs w:val="18"/>
                <w:highlight w:val="yellow"/>
              </w:rPr>
            </w:pPr>
            <w:ins w:id="6457" w:author="sam sehgal" w:date="2025-07-18T17:03:00Z" w16du:dateUtc="2025-07-18T07:03:00Z">
              <w:r w:rsidRPr="00391554">
                <w:rPr>
                  <w:rFonts w:asciiTheme="minorHAnsi" w:hAnsiTheme="minorHAnsi" w:cstheme="minorHAnsi"/>
                  <w:color w:val="000000"/>
                  <w:sz w:val="18"/>
                  <w:szCs w:val="18"/>
                  <w:highlight w:val="yellow"/>
                </w:rPr>
                <w:t>Bullet_1_B_COI</w:t>
              </w:r>
            </w:ins>
          </w:p>
        </w:tc>
      </w:tr>
      <w:tr w:rsidR="00DA28F3" w:rsidRPr="00BD6987" w14:paraId="0CB2F5A1" w14:textId="77777777" w:rsidTr="00BA2FD3">
        <w:trPr>
          <w:cantSplit/>
          <w:trHeight w:val="844"/>
          <w:ins w:id="6458" w:author="sam sehgal" w:date="2025-07-18T17:36:00Z"/>
        </w:trPr>
        <w:tc>
          <w:tcPr>
            <w:tcW w:w="1013" w:type="dxa"/>
            <w:vMerge/>
          </w:tcPr>
          <w:p w14:paraId="56E9E348" w14:textId="77777777" w:rsidR="00DA28F3" w:rsidRPr="00BD6987" w:rsidRDefault="00DA28F3" w:rsidP="00DA28F3">
            <w:pPr>
              <w:tabs>
                <w:tab w:val="left" w:pos="1800"/>
              </w:tabs>
              <w:rPr>
                <w:ins w:id="6459" w:author="sam sehgal" w:date="2025-07-18T17:36:00Z" w16du:dateUtc="2025-07-18T07:36:00Z"/>
                <w:rFonts w:asciiTheme="minorHAnsi" w:hAnsiTheme="minorHAnsi" w:cstheme="minorHAnsi"/>
                <w:b/>
                <w:sz w:val="20"/>
                <w:szCs w:val="20"/>
              </w:rPr>
            </w:pPr>
          </w:p>
        </w:tc>
        <w:tc>
          <w:tcPr>
            <w:tcW w:w="2101" w:type="dxa"/>
            <w:vMerge/>
          </w:tcPr>
          <w:p w14:paraId="65C114D9" w14:textId="77777777" w:rsidR="00DA28F3" w:rsidRPr="000613D0" w:rsidRDefault="00DA28F3" w:rsidP="00DA28F3">
            <w:pPr>
              <w:tabs>
                <w:tab w:val="left" w:pos="1800"/>
              </w:tabs>
              <w:rPr>
                <w:ins w:id="6460" w:author="sam sehgal" w:date="2025-07-18T17:36:00Z" w16du:dateUtc="2025-07-18T07:36:00Z"/>
                <w:rFonts w:asciiTheme="minorHAnsi" w:hAnsiTheme="minorHAnsi" w:cstheme="minorHAnsi"/>
                <w:bCs/>
                <w:sz w:val="20"/>
                <w:szCs w:val="20"/>
              </w:rPr>
            </w:pPr>
          </w:p>
        </w:tc>
        <w:tc>
          <w:tcPr>
            <w:tcW w:w="7938" w:type="dxa"/>
          </w:tcPr>
          <w:tbl>
            <w:tblPr>
              <w:tblpPr w:leftFromText="180" w:rightFromText="180" w:vertAnchor="page" w:horzAnchor="margin" w:tblpY="82"/>
              <w:tblOverlap w:val="never"/>
              <w:tblW w:w="7801" w:type="dxa"/>
              <w:tblBorders>
                <w:bottom w:val="single" w:sz="4" w:space="0" w:color="auto"/>
              </w:tblBorders>
              <w:tblLayout w:type="fixed"/>
              <w:tblLook w:val="04A0" w:firstRow="1" w:lastRow="0" w:firstColumn="1" w:lastColumn="0" w:noHBand="0" w:noVBand="1"/>
            </w:tblPr>
            <w:tblGrid>
              <w:gridCol w:w="2286"/>
              <w:gridCol w:w="5515"/>
            </w:tblGrid>
            <w:tr w:rsidR="00DA28F3" w:rsidRPr="00391554" w14:paraId="62691DB4" w14:textId="77777777" w:rsidTr="00391554">
              <w:trPr>
                <w:trHeight w:val="258"/>
                <w:ins w:id="6461" w:author="sam sehgal" w:date="2025-07-18T17:37:00Z"/>
              </w:trPr>
              <w:tc>
                <w:tcPr>
                  <w:tcW w:w="2286" w:type="dxa"/>
                  <w:noWrap/>
                  <w:vAlign w:val="center"/>
                  <w:hideMark/>
                </w:tcPr>
                <w:p w14:paraId="1D89AFCF" w14:textId="77777777" w:rsidR="00DA28F3" w:rsidRPr="00391554" w:rsidRDefault="00DA28F3" w:rsidP="00DA28F3">
                  <w:pPr>
                    <w:pStyle w:val="BodycopyCOI"/>
                    <w:rPr>
                      <w:ins w:id="6462" w:author="sam sehgal" w:date="2025-07-18T17:37:00Z" w16du:dateUtc="2025-07-18T07:37:00Z"/>
                      <w:highlight w:val="yellow"/>
                    </w:rPr>
                  </w:pPr>
                  <w:ins w:id="6463" w:author="sam sehgal" w:date="2025-07-18T17:37:00Z" w16du:dateUtc="2025-07-18T07:37:00Z">
                    <w:r w:rsidRPr="00391554">
                      <w:rPr>
                        <w:highlight w:val="yellow"/>
                      </w:rPr>
                      <w:t>You describe your</w:t>
                    </w:r>
                    <w:r w:rsidRPr="00391554">
                      <w:rPr>
                        <w:rFonts w:eastAsia="Arial" w:cs="Arial"/>
                        <w:highlight w:val="yellow"/>
                      </w:rPr>
                      <w:t xml:space="preserve"> Insured Address  </w:t>
                    </w:r>
                    <w:commentRangeStart w:id="6464"/>
                    <w:commentRangeStart w:id="6465"/>
                    <w:commentRangeEnd w:id="6464"/>
                    <w:r w:rsidRPr="00391554">
                      <w:rPr>
                        <w:rStyle w:val="CommentReference"/>
                        <w:sz w:val="18"/>
                        <w:szCs w:val="18"/>
                        <w:highlight w:val="yellow"/>
                      </w:rPr>
                      <w:commentReference w:id="6464"/>
                    </w:r>
                    <w:commentRangeEnd w:id="6465"/>
                    <w:r w:rsidRPr="00391554">
                      <w:rPr>
                        <w:rStyle w:val="CommentReference"/>
                        <w:sz w:val="18"/>
                        <w:szCs w:val="18"/>
                        <w:highlight w:val="yellow"/>
                      </w:rPr>
                      <w:commentReference w:id="6465"/>
                    </w:r>
                    <w:r w:rsidRPr="00391554">
                      <w:rPr>
                        <w:highlight w:val="yellow"/>
                      </w:rPr>
                      <w:t>as:</w:t>
                    </w:r>
                  </w:ins>
                </w:p>
              </w:tc>
              <w:tc>
                <w:tcPr>
                  <w:tcW w:w="5515" w:type="dxa"/>
                  <w:noWrap/>
                  <w:vAlign w:val="bottom"/>
                  <w:hideMark/>
                </w:tcPr>
                <w:p w14:paraId="462A5E1B" w14:textId="399B04CD" w:rsidR="00DA28F3" w:rsidRPr="00391554" w:rsidRDefault="00E50551" w:rsidP="00DA28F3">
                  <w:pPr>
                    <w:pStyle w:val="TableBodycopy"/>
                    <w:numPr>
                      <w:ilvl w:val="0"/>
                      <w:numId w:val="195"/>
                    </w:numPr>
                    <w:rPr>
                      <w:ins w:id="6466" w:author="sam sehgal" w:date="2025-07-18T17:37:00Z" w16du:dateUtc="2025-07-18T07:37:00Z"/>
                      <w:b/>
                      <w:bCs/>
                      <w:highlight w:val="yellow"/>
                    </w:rPr>
                  </w:pPr>
                  <w:ins w:id="6467" w:author="sam sehgal" w:date="2025-07-21T12:35:00Z" w16du:dateUtc="2025-07-21T02:35:00Z">
                    <w:r w:rsidRPr="00391554">
                      <w:rPr>
                        <w:b/>
                        <w:bCs/>
                        <w:highlight w:val="yellow"/>
                      </w:rPr>
                      <w:t>unoccupied for less than 120 days</w:t>
                    </w:r>
                    <w:commentRangeStart w:id="6468"/>
                    <w:commentRangeStart w:id="6469"/>
                    <w:commentRangeStart w:id="6470"/>
                    <w:commentRangeStart w:id="6471"/>
                    <w:commentRangeEnd w:id="6468"/>
                    <w:r w:rsidRPr="00391554">
                      <w:rPr>
                        <w:rStyle w:val="CommentReference"/>
                        <w:b/>
                        <w:bCs/>
                        <w:sz w:val="20"/>
                        <w:szCs w:val="24"/>
                        <w:highlight w:val="yellow"/>
                      </w:rPr>
                      <w:commentReference w:id="6468"/>
                    </w:r>
                    <w:commentRangeStart w:id="6472"/>
                    <w:commentRangeEnd w:id="6472"/>
                    <w:r w:rsidRPr="00391554">
                      <w:rPr>
                        <w:rStyle w:val="CommentReference"/>
                        <w:b/>
                        <w:bCs/>
                        <w:sz w:val="20"/>
                        <w:szCs w:val="24"/>
                        <w:highlight w:val="yellow"/>
                      </w:rPr>
                      <w:commentReference w:id="6472"/>
                    </w:r>
                    <w:commentRangeEnd w:id="6469"/>
                    <w:r w:rsidRPr="00391554">
                      <w:rPr>
                        <w:rStyle w:val="CommentReference"/>
                        <w:b/>
                        <w:bCs/>
                        <w:sz w:val="20"/>
                        <w:szCs w:val="24"/>
                        <w:highlight w:val="yellow"/>
                      </w:rPr>
                      <w:commentReference w:id="6469"/>
                    </w:r>
                    <w:commentRangeEnd w:id="6470"/>
                    <w:r w:rsidRPr="00391554">
                      <w:rPr>
                        <w:rStyle w:val="CommentReference"/>
                        <w:b/>
                        <w:bCs/>
                        <w:sz w:val="20"/>
                        <w:szCs w:val="24"/>
                        <w:highlight w:val="yellow"/>
                      </w:rPr>
                      <w:commentReference w:id="6470"/>
                    </w:r>
                    <w:commentRangeEnd w:id="6471"/>
                    <w:r w:rsidRPr="00391554">
                      <w:rPr>
                        <w:rStyle w:val="CommentReference"/>
                        <w:b/>
                        <w:bCs/>
                        <w:sz w:val="20"/>
                        <w:szCs w:val="24"/>
                        <w:highlight w:val="yellow"/>
                      </w:rPr>
                      <w:commentReference w:id="6471"/>
                    </w:r>
                    <w:r w:rsidRPr="00391554">
                      <w:rPr>
                        <w:b/>
                        <w:bCs/>
                        <w:highlight w:val="yellow"/>
                      </w:rPr>
                      <w:t xml:space="preserve"> at a time</w:t>
                    </w:r>
                  </w:ins>
                </w:p>
              </w:tc>
            </w:tr>
          </w:tbl>
          <w:p w14:paraId="3B49C4EA" w14:textId="77777777" w:rsidR="00DA28F3" w:rsidRPr="00391554" w:rsidRDefault="00DA28F3" w:rsidP="00DA28F3">
            <w:pPr>
              <w:pStyle w:val="BodycopyCOI"/>
              <w:rPr>
                <w:ins w:id="6473" w:author="sam sehgal" w:date="2025-07-18T17:36:00Z" w16du:dateUtc="2025-07-18T07:36:00Z"/>
                <w:highlight w:val="yellow"/>
              </w:rPr>
            </w:pPr>
          </w:p>
        </w:tc>
        <w:tc>
          <w:tcPr>
            <w:tcW w:w="1984" w:type="dxa"/>
          </w:tcPr>
          <w:p w14:paraId="050A93C4" w14:textId="67994EB3" w:rsidR="00DA28F3" w:rsidRPr="00E50551" w:rsidRDefault="00DA28F3" w:rsidP="00DA28F3">
            <w:pPr>
              <w:tabs>
                <w:tab w:val="left" w:pos="1800"/>
              </w:tabs>
              <w:rPr>
                <w:ins w:id="6474" w:author="sam sehgal" w:date="2025-07-18T17:37:00Z" w16du:dateUtc="2025-07-18T07:37:00Z"/>
                <w:rFonts w:asciiTheme="minorHAnsi" w:hAnsiTheme="minorHAnsi" w:cstheme="minorHAnsi"/>
                <w:sz w:val="20"/>
                <w:szCs w:val="20"/>
                <w:highlight w:val="yellow"/>
              </w:rPr>
            </w:pPr>
            <w:ins w:id="6475" w:author="sam sehgal" w:date="2025-07-18T17:37:00Z" w16du:dateUtc="2025-07-18T07:37:00Z">
              <w:r w:rsidRPr="00391554">
                <w:rPr>
                  <w:rFonts w:asciiTheme="minorHAnsi" w:hAnsiTheme="minorHAnsi" w:cstheme="minorHAnsi"/>
                  <w:b/>
                  <w:bCs/>
                  <w:sz w:val="20"/>
                  <w:szCs w:val="20"/>
                  <w:highlight w:val="yellow"/>
                </w:rPr>
                <w:t>IF</w:t>
              </w:r>
              <w:r w:rsidRPr="00391554">
                <w:rPr>
                  <w:rFonts w:asciiTheme="minorHAnsi" w:hAnsiTheme="minorHAnsi" w:cstheme="minorHAnsi"/>
                  <w:sz w:val="20"/>
                  <w:szCs w:val="20"/>
                  <w:highlight w:val="yellow"/>
                </w:rPr>
                <w:t xml:space="preserve"> &lt;ProductCode&gt; = “Home”</w:t>
              </w:r>
            </w:ins>
          </w:p>
          <w:p w14:paraId="01D387FF" w14:textId="77777777" w:rsidR="00DA28F3" w:rsidRPr="00391554" w:rsidRDefault="00DA28F3" w:rsidP="00DA28F3">
            <w:pPr>
              <w:tabs>
                <w:tab w:val="left" w:pos="1800"/>
              </w:tabs>
              <w:rPr>
                <w:ins w:id="6476" w:author="sam sehgal" w:date="2025-07-18T17:37:00Z" w16du:dateUtc="2025-07-18T07:37:00Z"/>
                <w:rFonts w:asciiTheme="minorHAnsi" w:hAnsiTheme="minorHAnsi" w:cstheme="minorHAnsi"/>
                <w:b/>
                <w:sz w:val="20"/>
                <w:szCs w:val="20"/>
                <w:highlight w:val="yellow"/>
              </w:rPr>
            </w:pPr>
            <w:ins w:id="6477" w:author="sam sehgal" w:date="2025-07-18T17:37:00Z" w16du:dateUtc="2025-07-18T07:37:00Z">
              <w:r w:rsidRPr="00391554">
                <w:rPr>
                  <w:rFonts w:asciiTheme="minorHAnsi" w:hAnsiTheme="minorHAnsi" w:cstheme="minorHAnsi"/>
                  <w:b/>
                  <w:sz w:val="20"/>
                  <w:szCs w:val="20"/>
                  <w:highlight w:val="yellow"/>
                </w:rPr>
                <w:t>AND</w:t>
              </w:r>
            </w:ins>
          </w:p>
          <w:p w14:paraId="2B14E12F" w14:textId="5AF0709D" w:rsidR="00DA28F3" w:rsidRPr="00516E47" w:rsidRDefault="00DA28F3" w:rsidP="00DA28F3">
            <w:pPr>
              <w:tabs>
                <w:tab w:val="left" w:pos="1800"/>
              </w:tabs>
              <w:rPr>
                <w:ins w:id="6478" w:author="sam sehgal" w:date="2025-07-18T17:37:00Z" w16du:dateUtc="2025-07-18T07:37:00Z"/>
                <w:rFonts w:asciiTheme="minorHAnsi" w:hAnsiTheme="minorHAnsi" w:cstheme="minorHAnsi"/>
                <w:bCs/>
                <w:sz w:val="20"/>
                <w:szCs w:val="20"/>
                <w:highlight w:val="yellow"/>
              </w:rPr>
            </w:pPr>
            <w:ins w:id="6479" w:author="sam sehgal" w:date="2025-07-18T17:37:00Z" w16du:dateUtc="2025-07-18T07:37:00Z">
              <w:r w:rsidRPr="00391554">
                <w:rPr>
                  <w:rFonts w:asciiTheme="minorHAnsi" w:hAnsiTheme="minorHAnsi" w:cstheme="minorHAnsi"/>
                  <w:bCs/>
                  <w:sz w:val="20"/>
                  <w:szCs w:val="20"/>
                  <w:highlight w:val="yellow"/>
                </w:rPr>
                <w:t xml:space="preserve">&lt;OccupancyTypeCode&gt; </w:t>
              </w:r>
              <w:r>
                <w:rPr>
                  <w:rFonts w:asciiTheme="minorHAnsi" w:hAnsiTheme="minorHAnsi" w:cstheme="minorHAnsi"/>
                  <w:bCs/>
                  <w:sz w:val="20"/>
                  <w:szCs w:val="20"/>
                  <w:highlight w:val="yellow"/>
                </w:rPr>
                <w:t>!</w:t>
              </w:r>
              <w:r w:rsidRPr="00391554">
                <w:rPr>
                  <w:rFonts w:asciiTheme="minorHAnsi" w:hAnsiTheme="minorHAnsi" w:cstheme="minorHAnsi"/>
                  <w:bCs/>
                  <w:sz w:val="20"/>
                  <w:szCs w:val="20"/>
                  <w:highlight w:val="yellow"/>
                </w:rPr>
                <w:t>= “5|HolidayHome”</w:t>
              </w:r>
            </w:ins>
          </w:p>
          <w:p w14:paraId="5B0F8D9C" w14:textId="77777777" w:rsidR="00DA28F3" w:rsidRPr="00391554" w:rsidRDefault="00DA28F3" w:rsidP="00DA28F3">
            <w:pPr>
              <w:tabs>
                <w:tab w:val="left" w:pos="1800"/>
              </w:tabs>
              <w:rPr>
                <w:ins w:id="6480" w:author="sam sehgal" w:date="2025-07-18T17:37:00Z" w16du:dateUtc="2025-07-18T07:37:00Z"/>
                <w:rFonts w:asciiTheme="minorHAnsi" w:hAnsiTheme="minorHAnsi" w:cstheme="minorHAnsi"/>
                <w:b/>
                <w:sz w:val="20"/>
                <w:szCs w:val="20"/>
                <w:highlight w:val="yellow"/>
              </w:rPr>
            </w:pPr>
            <w:ins w:id="6481" w:author="sam sehgal" w:date="2025-07-18T17:37:00Z" w16du:dateUtc="2025-07-18T07:37:00Z">
              <w:r w:rsidRPr="00391554">
                <w:rPr>
                  <w:rFonts w:asciiTheme="minorHAnsi" w:hAnsiTheme="minorHAnsi" w:cstheme="minorHAnsi"/>
                  <w:b/>
                  <w:sz w:val="20"/>
                  <w:szCs w:val="20"/>
                  <w:highlight w:val="yellow"/>
                </w:rPr>
                <w:t>AND</w:t>
              </w:r>
            </w:ins>
          </w:p>
          <w:p w14:paraId="7EB879BA" w14:textId="337E6C2A" w:rsidR="00DA28F3" w:rsidRDefault="00DA28F3" w:rsidP="00DA28F3">
            <w:pPr>
              <w:tabs>
                <w:tab w:val="left" w:pos="1800"/>
              </w:tabs>
              <w:rPr>
                <w:ins w:id="6482" w:author="sam sehgal" w:date="2025-07-18T17:38:00Z" w16du:dateUtc="2025-07-18T07:38:00Z"/>
                <w:rFonts w:asciiTheme="minorHAnsi" w:hAnsiTheme="minorHAnsi" w:cstheme="minorHAnsi"/>
                <w:bCs/>
                <w:sz w:val="20"/>
                <w:szCs w:val="20"/>
                <w:highlight w:val="yellow"/>
              </w:rPr>
            </w:pPr>
            <w:ins w:id="6483" w:author="sam sehgal" w:date="2025-07-18T17:37:00Z" w16du:dateUtc="2025-07-18T07:37:00Z">
              <w:r w:rsidRPr="00391554">
                <w:rPr>
                  <w:rFonts w:asciiTheme="minorHAnsi" w:hAnsiTheme="minorHAnsi" w:cstheme="minorHAnsi"/>
                  <w:bCs/>
                  <w:sz w:val="20"/>
                  <w:szCs w:val="20"/>
                  <w:highlight w:val="yellow"/>
                </w:rPr>
                <w:t xml:space="preserve">&lt;CurrentlyOccupiedCode&gt; </w:t>
              </w:r>
              <w:r w:rsidRPr="00391554">
                <w:rPr>
                  <w:rFonts w:asciiTheme="minorHAnsi" w:hAnsiTheme="minorHAnsi" w:cstheme="minorHAnsi"/>
                  <w:sz w:val="20"/>
                  <w:szCs w:val="20"/>
                  <w:highlight w:val="yellow"/>
                </w:rPr>
                <w:t>= “</w:t>
              </w:r>
            </w:ins>
            <w:ins w:id="6484" w:author="sam sehgal" w:date="2025-07-21T12:44:00Z">
              <w:r w:rsidR="000A5560" w:rsidRPr="000A5560">
                <w:rPr>
                  <w:rFonts w:asciiTheme="minorHAnsi" w:hAnsiTheme="minorHAnsi" w:cstheme="minorHAnsi"/>
                  <w:bCs/>
                  <w:sz w:val="20"/>
                  <w:szCs w:val="20"/>
                  <w:highlight w:val="yellow"/>
                </w:rPr>
                <w:t>3|UnoccupiedAtMigration</w:t>
              </w:r>
            </w:ins>
            <w:ins w:id="6485" w:author="sam sehgal" w:date="2025-07-18T17:37:00Z" w16du:dateUtc="2025-07-18T07:37:00Z">
              <w:r w:rsidRPr="00391554">
                <w:rPr>
                  <w:rFonts w:asciiTheme="minorHAnsi" w:hAnsiTheme="minorHAnsi" w:cstheme="minorHAnsi"/>
                  <w:bCs/>
                  <w:sz w:val="20"/>
                  <w:szCs w:val="20"/>
                  <w:highlight w:val="yellow"/>
                </w:rPr>
                <w:t xml:space="preserve">” </w:t>
              </w:r>
            </w:ins>
          </w:p>
          <w:p w14:paraId="52B3CCAF" w14:textId="7CAF3118" w:rsidR="00DA28F3" w:rsidRPr="000A5560" w:rsidRDefault="00DA28F3" w:rsidP="00DA28F3">
            <w:pPr>
              <w:tabs>
                <w:tab w:val="left" w:pos="1800"/>
              </w:tabs>
              <w:rPr>
                <w:ins w:id="6486" w:author="sam sehgal" w:date="2025-07-18T17:39:00Z" w16du:dateUtc="2025-07-18T07:39:00Z"/>
                <w:rFonts w:asciiTheme="minorHAnsi" w:hAnsiTheme="minorHAnsi" w:cstheme="minorHAnsi"/>
                <w:b/>
                <w:sz w:val="20"/>
                <w:szCs w:val="20"/>
                <w:highlight w:val="yellow"/>
                <w:rPrChange w:id="6487" w:author="sam sehgal" w:date="2025-07-21T12:42:00Z" w16du:dateUtc="2025-07-21T02:42:00Z">
                  <w:rPr>
                    <w:ins w:id="6488" w:author="sam sehgal" w:date="2025-07-18T17:39:00Z" w16du:dateUtc="2025-07-18T07:39:00Z"/>
                    <w:rFonts w:asciiTheme="minorHAnsi" w:hAnsiTheme="minorHAnsi" w:cstheme="minorHAnsi"/>
                    <w:bCs/>
                    <w:sz w:val="20"/>
                    <w:szCs w:val="20"/>
                    <w:highlight w:val="yellow"/>
                  </w:rPr>
                </w:rPrChange>
              </w:rPr>
            </w:pPr>
            <w:ins w:id="6489" w:author="sam sehgal" w:date="2025-07-18T17:38:00Z" w16du:dateUtc="2025-07-18T07:38:00Z">
              <w:r w:rsidRPr="000A5560">
                <w:rPr>
                  <w:rFonts w:asciiTheme="minorHAnsi" w:hAnsiTheme="minorHAnsi" w:cstheme="minorHAnsi"/>
                  <w:b/>
                  <w:sz w:val="20"/>
                  <w:szCs w:val="20"/>
                  <w:highlight w:val="yellow"/>
                  <w:rPrChange w:id="6490" w:author="sam sehgal" w:date="2025-07-21T12:42:00Z" w16du:dateUtc="2025-07-21T02:42:00Z">
                    <w:rPr>
                      <w:rFonts w:asciiTheme="minorHAnsi" w:hAnsiTheme="minorHAnsi" w:cstheme="minorHAnsi"/>
                      <w:bCs/>
                      <w:sz w:val="20"/>
                      <w:szCs w:val="20"/>
                      <w:highlight w:val="yellow"/>
                    </w:rPr>
                  </w:rPrChange>
                </w:rPr>
                <w:t>A</w:t>
              </w:r>
            </w:ins>
            <w:ins w:id="6491" w:author="sam sehgal" w:date="2025-07-18T17:39:00Z" w16du:dateUtc="2025-07-18T07:39:00Z">
              <w:r w:rsidRPr="000A5560">
                <w:rPr>
                  <w:rFonts w:asciiTheme="minorHAnsi" w:hAnsiTheme="minorHAnsi" w:cstheme="minorHAnsi"/>
                  <w:b/>
                  <w:sz w:val="20"/>
                  <w:szCs w:val="20"/>
                  <w:highlight w:val="yellow"/>
                  <w:rPrChange w:id="6492" w:author="sam sehgal" w:date="2025-07-21T12:42:00Z" w16du:dateUtc="2025-07-21T02:42:00Z">
                    <w:rPr>
                      <w:rFonts w:asciiTheme="minorHAnsi" w:hAnsiTheme="minorHAnsi" w:cstheme="minorHAnsi"/>
                      <w:bCs/>
                      <w:sz w:val="20"/>
                      <w:szCs w:val="20"/>
                      <w:highlight w:val="yellow"/>
                    </w:rPr>
                  </w:rPrChange>
                </w:rPr>
                <w:t>ND</w:t>
              </w:r>
            </w:ins>
          </w:p>
          <w:p w14:paraId="1D11B638" w14:textId="49284690" w:rsidR="00DA28F3" w:rsidRPr="000A5560" w:rsidRDefault="00DA28F3" w:rsidP="00DA28F3">
            <w:pPr>
              <w:tabs>
                <w:tab w:val="left" w:pos="1800"/>
              </w:tabs>
              <w:rPr>
                <w:ins w:id="6493" w:author="sam sehgal" w:date="2025-07-18T17:37:00Z" w16du:dateUtc="2025-07-18T07:37:00Z"/>
                <w:rFonts w:asciiTheme="minorHAnsi" w:hAnsiTheme="minorHAnsi" w:cstheme="minorHAnsi"/>
                <w:bCs/>
                <w:sz w:val="20"/>
                <w:szCs w:val="20"/>
                <w:highlight w:val="yellow"/>
              </w:rPr>
            </w:pPr>
            <w:ins w:id="6494" w:author="sam sehgal" w:date="2025-07-18T17:39:00Z" w16du:dateUtc="2025-07-18T07:39:00Z">
              <w:r w:rsidRPr="000A5560">
                <w:rPr>
                  <w:rFonts w:asciiTheme="minorHAnsi" w:hAnsiTheme="minorHAnsi" w:cstheme="minorHAnsi"/>
                  <w:bCs/>
                  <w:sz w:val="20"/>
                  <w:szCs w:val="20"/>
                  <w:highlight w:val="yellow"/>
                  <w:rPrChange w:id="6495" w:author="sam sehgal" w:date="2025-07-21T12:42:00Z" w16du:dateUtc="2025-07-21T02:42:00Z">
                    <w:rPr>
                      <w:rFonts w:asciiTheme="minorHAnsi" w:hAnsiTheme="minorHAnsi" w:cstheme="minorHAnsi"/>
                      <w:bCs/>
                      <w:sz w:val="20"/>
                      <w:szCs w:val="20"/>
                    </w:rPr>
                  </w:rPrChange>
                </w:rPr>
                <w:t>&lt;Unoccupied60daysCode&gt; = “</w:t>
              </w:r>
            </w:ins>
            <w:ins w:id="6496" w:author="sam sehgal" w:date="2025-07-18T17:39:00Z">
              <w:r w:rsidRPr="000A5560">
                <w:rPr>
                  <w:rFonts w:asciiTheme="minorHAnsi" w:hAnsiTheme="minorHAnsi" w:cstheme="minorHAnsi"/>
                  <w:bCs/>
                  <w:sz w:val="20"/>
                  <w:szCs w:val="20"/>
                  <w:highlight w:val="yellow"/>
                  <w:rPrChange w:id="6497" w:author="sam sehgal" w:date="2025-07-21T12:42:00Z" w16du:dateUtc="2025-07-21T02:42:00Z">
                    <w:rPr>
                      <w:rFonts w:asciiTheme="minorHAnsi" w:hAnsiTheme="minorHAnsi" w:cstheme="minorHAnsi"/>
                      <w:bCs/>
                      <w:sz w:val="20"/>
                      <w:szCs w:val="20"/>
                    </w:rPr>
                  </w:rPrChange>
                </w:rPr>
                <w:t>3|UnoccupancyDurationAcceptedOnlyForMigration</w:t>
              </w:r>
            </w:ins>
            <w:ins w:id="6498" w:author="sam sehgal" w:date="2025-07-18T17:39:00Z" w16du:dateUtc="2025-07-18T07:39:00Z">
              <w:r w:rsidRPr="000A5560">
                <w:rPr>
                  <w:rFonts w:asciiTheme="minorHAnsi" w:hAnsiTheme="minorHAnsi" w:cstheme="minorHAnsi"/>
                  <w:bCs/>
                  <w:sz w:val="20"/>
                  <w:szCs w:val="20"/>
                  <w:highlight w:val="yellow"/>
                  <w:rPrChange w:id="6499" w:author="sam sehgal" w:date="2025-07-21T12:42:00Z" w16du:dateUtc="2025-07-21T02:42:00Z">
                    <w:rPr>
                      <w:rFonts w:asciiTheme="minorHAnsi" w:hAnsiTheme="minorHAnsi" w:cstheme="minorHAnsi"/>
                      <w:bCs/>
                      <w:sz w:val="20"/>
                      <w:szCs w:val="20"/>
                    </w:rPr>
                  </w:rPrChange>
                </w:rPr>
                <w:t>”</w:t>
              </w:r>
            </w:ins>
          </w:p>
          <w:p w14:paraId="0622CF88" w14:textId="77777777" w:rsidR="00DA28F3" w:rsidRPr="00391554" w:rsidRDefault="00DA28F3" w:rsidP="00DA28F3">
            <w:pPr>
              <w:tabs>
                <w:tab w:val="left" w:pos="1800"/>
              </w:tabs>
              <w:rPr>
                <w:ins w:id="6500" w:author="sam sehgal" w:date="2025-07-18T17:37:00Z" w16du:dateUtc="2025-07-18T07:37:00Z"/>
                <w:rFonts w:asciiTheme="minorHAnsi" w:hAnsiTheme="minorHAnsi" w:cstheme="minorHAnsi"/>
                <w:bCs/>
                <w:sz w:val="20"/>
                <w:szCs w:val="20"/>
                <w:highlight w:val="yellow"/>
              </w:rPr>
            </w:pPr>
          </w:p>
          <w:p w14:paraId="00804ABC" w14:textId="77777777" w:rsidR="00DA28F3" w:rsidRPr="00391554" w:rsidRDefault="00DA28F3" w:rsidP="00DA28F3">
            <w:pPr>
              <w:tabs>
                <w:tab w:val="left" w:pos="1800"/>
              </w:tabs>
              <w:rPr>
                <w:ins w:id="6501" w:author="sam sehgal" w:date="2025-07-18T17:37:00Z" w16du:dateUtc="2025-07-18T07:37:00Z"/>
                <w:rFonts w:asciiTheme="minorHAnsi" w:hAnsiTheme="minorHAnsi" w:cstheme="minorHAnsi"/>
                <w:bCs/>
                <w:sz w:val="20"/>
                <w:szCs w:val="20"/>
                <w:highlight w:val="yellow"/>
              </w:rPr>
            </w:pPr>
            <w:ins w:id="6502" w:author="sam sehgal" w:date="2025-07-18T17:37:00Z" w16du:dateUtc="2025-07-18T07:37:00Z">
              <w:r w:rsidRPr="00391554">
                <w:rPr>
                  <w:rFonts w:asciiTheme="minorHAnsi" w:hAnsiTheme="minorHAnsi" w:cstheme="minorHAnsi"/>
                  <w:b/>
                  <w:sz w:val="20"/>
                  <w:szCs w:val="20"/>
                  <w:highlight w:val="yellow"/>
                </w:rPr>
                <w:t>THEN</w:t>
              </w:r>
              <w:r w:rsidRPr="00391554">
                <w:rPr>
                  <w:rFonts w:asciiTheme="minorHAnsi" w:hAnsiTheme="minorHAnsi" w:cstheme="minorHAnsi"/>
                  <w:bCs/>
                  <w:sz w:val="20"/>
                  <w:szCs w:val="20"/>
                  <w:highlight w:val="yellow"/>
                </w:rPr>
                <w:t xml:space="preserve"> Display</w:t>
              </w:r>
            </w:ins>
          </w:p>
          <w:p w14:paraId="54BFB5DC" w14:textId="77777777" w:rsidR="00DA28F3" w:rsidRPr="00391554" w:rsidRDefault="00DA28F3" w:rsidP="00DA28F3">
            <w:pPr>
              <w:tabs>
                <w:tab w:val="left" w:pos="1800"/>
              </w:tabs>
              <w:rPr>
                <w:ins w:id="6503" w:author="sam sehgal" w:date="2025-07-18T17:37:00Z" w16du:dateUtc="2025-07-18T07:37:00Z"/>
                <w:rFonts w:asciiTheme="minorHAnsi" w:hAnsiTheme="minorHAnsi" w:cstheme="minorHAnsi"/>
                <w:b/>
                <w:sz w:val="20"/>
                <w:szCs w:val="20"/>
                <w:highlight w:val="yellow"/>
              </w:rPr>
            </w:pPr>
            <w:ins w:id="6504" w:author="sam sehgal" w:date="2025-07-18T17:37:00Z" w16du:dateUtc="2025-07-18T07:37:00Z">
              <w:r w:rsidRPr="00391554">
                <w:rPr>
                  <w:rFonts w:asciiTheme="minorHAnsi" w:hAnsiTheme="minorHAnsi" w:cstheme="minorHAnsi"/>
                  <w:b/>
                  <w:sz w:val="20"/>
                  <w:szCs w:val="20"/>
                  <w:highlight w:val="yellow"/>
                </w:rPr>
                <w:t>ELSE Do Not Display</w:t>
              </w:r>
            </w:ins>
          </w:p>
          <w:p w14:paraId="1814170F" w14:textId="77777777" w:rsidR="00DA28F3" w:rsidRPr="00391554" w:rsidRDefault="00DA28F3" w:rsidP="00DA28F3">
            <w:pPr>
              <w:tabs>
                <w:tab w:val="left" w:pos="1800"/>
              </w:tabs>
              <w:rPr>
                <w:ins w:id="6505" w:author="sam sehgal" w:date="2025-07-18T17:36:00Z" w16du:dateUtc="2025-07-18T07:36:00Z"/>
                <w:rFonts w:asciiTheme="minorHAnsi" w:hAnsiTheme="minorHAnsi" w:cstheme="minorHAnsi"/>
                <w:b/>
                <w:bCs/>
                <w:sz w:val="20"/>
                <w:szCs w:val="20"/>
                <w:highlight w:val="yellow"/>
              </w:rPr>
            </w:pPr>
          </w:p>
        </w:tc>
        <w:tc>
          <w:tcPr>
            <w:tcW w:w="1560" w:type="dxa"/>
          </w:tcPr>
          <w:p w14:paraId="59B08F2A" w14:textId="77777777" w:rsidR="00DA28F3" w:rsidRPr="00391554" w:rsidRDefault="00DA28F3" w:rsidP="00DA28F3">
            <w:pPr>
              <w:spacing w:after="120"/>
              <w:rPr>
                <w:ins w:id="6506" w:author="sam sehgal" w:date="2025-07-18T17:37:00Z" w16du:dateUtc="2025-07-18T07:37:00Z"/>
                <w:rFonts w:asciiTheme="minorHAnsi" w:hAnsiTheme="minorHAnsi" w:cstheme="minorHAnsi"/>
                <w:color w:val="000000"/>
                <w:sz w:val="18"/>
                <w:szCs w:val="18"/>
                <w:highlight w:val="yellow"/>
              </w:rPr>
            </w:pPr>
            <w:ins w:id="6507" w:author="sam sehgal" w:date="2025-07-18T17:37:00Z" w16du:dateUtc="2025-07-18T07:37:00Z">
              <w:r w:rsidRPr="00391554">
                <w:rPr>
                  <w:rFonts w:asciiTheme="minorHAnsi" w:hAnsiTheme="minorHAnsi" w:cstheme="minorHAnsi"/>
                  <w:color w:val="000000"/>
                  <w:sz w:val="18"/>
                  <w:szCs w:val="18"/>
                  <w:highlight w:val="yellow"/>
                </w:rPr>
                <w:t>Column 1 text:</w:t>
              </w:r>
            </w:ins>
          </w:p>
          <w:p w14:paraId="6571262E" w14:textId="77777777" w:rsidR="00DA28F3" w:rsidRPr="00391554" w:rsidRDefault="00DA28F3" w:rsidP="00DA28F3">
            <w:pPr>
              <w:spacing w:after="120"/>
              <w:rPr>
                <w:ins w:id="6508" w:author="sam sehgal" w:date="2025-07-18T17:37:00Z" w16du:dateUtc="2025-07-18T07:37:00Z"/>
                <w:rFonts w:asciiTheme="minorHAnsi" w:hAnsiTheme="minorHAnsi" w:cstheme="minorHAnsi"/>
                <w:color w:val="000000"/>
                <w:sz w:val="18"/>
                <w:szCs w:val="18"/>
                <w:highlight w:val="yellow"/>
              </w:rPr>
            </w:pPr>
            <w:ins w:id="6509" w:author="sam sehgal" w:date="2025-07-18T17:37:00Z" w16du:dateUtc="2025-07-18T07:37:00Z">
              <w:r w:rsidRPr="00391554">
                <w:rPr>
                  <w:rFonts w:asciiTheme="minorHAnsi" w:hAnsiTheme="minorHAnsi" w:cstheme="minorHAnsi"/>
                  <w:color w:val="000000"/>
                  <w:sz w:val="18"/>
                  <w:szCs w:val="18"/>
                  <w:highlight w:val="yellow"/>
                </w:rPr>
                <w:t xml:space="preserve">Bodycopy_COI </w:t>
              </w:r>
            </w:ins>
          </w:p>
          <w:p w14:paraId="40D2B071" w14:textId="77777777" w:rsidR="00DA28F3" w:rsidRPr="00391554" w:rsidRDefault="00DA28F3" w:rsidP="00DA28F3">
            <w:pPr>
              <w:spacing w:after="120"/>
              <w:rPr>
                <w:ins w:id="6510" w:author="sam sehgal" w:date="2025-07-18T17:37:00Z" w16du:dateUtc="2025-07-18T07:37:00Z"/>
                <w:rFonts w:asciiTheme="minorHAnsi" w:hAnsiTheme="minorHAnsi" w:cstheme="minorHAnsi"/>
                <w:color w:val="000000"/>
                <w:sz w:val="18"/>
                <w:szCs w:val="18"/>
                <w:highlight w:val="yellow"/>
              </w:rPr>
            </w:pPr>
            <w:ins w:id="6511" w:author="sam sehgal" w:date="2025-07-18T17:37:00Z" w16du:dateUtc="2025-07-18T07:37:00Z">
              <w:r w:rsidRPr="00391554">
                <w:rPr>
                  <w:rFonts w:asciiTheme="minorHAnsi" w:hAnsiTheme="minorHAnsi" w:cstheme="minorHAnsi"/>
                  <w:color w:val="000000"/>
                  <w:sz w:val="18"/>
                  <w:szCs w:val="18"/>
                  <w:highlight w:val="yellow"/>
                </w:rPr>
                <w:t>Column 2 text:</w:t>
              </w:r>
            </w:ins>
          </w:p>
          <w:p w14:paraId="55C549F4" w14:textId="6DC7B0F2" w:rsidR="00DA28F3" w:rsidRPr="00391554" w:rsidRDefault="00DA28F3" w:rsidP="00DA28F3">
            <w:pPr>
              <w:spacing w:after="120"/>
              <w:rPr>
                <w:ins w:id="6512" w:author="sam sehgal" w:date="2025-07-18T17:36:00Z" w16du:dateUtc="2025-07-18T07:36:00Z"/>
                <w:rFonts w:asciiTheme="minorHAnsi" w:hAnsiTheme="minorHAnsi" w:cstheme="minorHAnsi"/>
                <w:color w:val="000000"/>
                <w:sz w:val="18"/>
                <w:szCs w:val="18"/>
                <w:highlight w:val="yellow"/>
              </w:rPr>
            </w:pPr>
            <w:ins w:id="6513" w:author="sam sehgal" w:date="2025-07-18T17:37:00Z" w16du:dateUtc="2025-07-18T07:37:00Z">
              <w:r w:rsidRPr="00391554">
                <w:rPr>
                  <w:rFonts w:asciiTheme="minorHAnsi" w:hAnsiTheme="minorHAnsi" w:cstheme="minorHAnsi"/>
                  <w:color w:val="000000"/>
                  <w:sz w:val="18"/>
                  <w:szCs w:val="18"/>
                  <w:highlight w:val="yellow"/>
                </w:rPr>
                <w:t>Bullet_1_B_COI</w:t>
              </w:r>
            </w:ins>
          </w:p>
        </w:tc>
      </w:tr>
      <w:tr w:rsidR="009E438F" w:rsidRPr="00BD6987" w14:paraId="3A428BBA" w14:textId="77777777" w:rsidTr="00BA2FD3">
        <w:trPr>
          <w:cantSplit/>
          <w:trHeight w:val="844"/>
          <w:ins w:id="6514" w:author="sam sehgal" w:date="2025-07-21T13:04:00Z"/>
        </w:trPr>
        <w:tc>
          <w:tcPr>
            <w:tcW w:w="1013" w:type="dxa"/>
            <w:vMerge/>
          </w:tcPr>
          <w:p w14:paraId="077E8C63" w14:textId="77777777" w:rsidR="009E438F" w:rsidRPr="00BD6987" w:rsidRDefault="009E438F" w:rsidP="009E438F">
            <w:pPr>
              <w:tabs>
                <w:tab w:val="left" w:pos="1800"/>
              </w:tabs>
              <w:rPr>
                <w:ins w:id="6515" w:author="sam sehgal" w:date="2025-07-21T13:04:00Z" w16du:dateUtc="2025-07-21T03:04:00Z"/>
                <w:rFonts w:asciiTheme="minorHAnsi" w:hAnsiTheme="minorHAnsi" w:cstheme="minorHAnsi"/>
                <w:b/>
                <w:sz w:val="20"/>
                <w:szCs w:val="20"/>
              </w:rPr>
            </w:pPr>
          </w:p>
        </w:tc>
        <w:tc>
          <w:tcPr>
            <w:tcW w:w="2101" w:type="dxa"/>
            <w:vMerge/>
          </w:tcPr>
          <w:p w14:paraId="1CDC77E0" w14:textId="77777777" w:rsidR="009E438F" w:rsidRPr="000613D0" w:rsidRDefault="009E438F" w:rsidP="009E438F">
            <w:pPr>
              <w:tabs>
                <w:tab w:val="left" w:pos="1800"/>
              </w:tabs>
              <w:rPr>
                <w:ins w:id="6516" w:author="sam sehgal" w:date="2025-07-21T13:04:00Z" w16du:dateUtc="2025-07-21T03:04:00Z"/>
                <w:rFonts w:asciiTheme="minorHAnsi" w:hAnsiTheme="minorHAnsi" w:cstheme="minorHAnsi"/>
                <w:bCs/>
                <w:sz w:val="20"/>
                <w:szCs w:val="20"/>
              </w:rPr>
            </w:pPr>
          </w:p>
        </w:tc>
        <w:tc>
          <w:tcPr>
            <w:tcW w:w="7938" w:type="dxa"/>
          </w:tcPr>
          <w:tbl>
            <w:tblPr>
              <w:tblpPr w:leftFromText="180" w:rightFromText="180" w:vertAnchor="page" w:horzAnchor="margin" w:tblpY="82"/>
              <w:tblOverlap w:val="never"/>
              <w:tblW w:w="7801" w:type="dxa"/>
              <w:tblBorders>
                <w:bottom w:val="single" w:sz="4" w:space="0" w:color="auto"/>
              </w:tblBorders>
              <w:tblLayout w:type="fixed"/>
              <w:tblLook w:val="04A0" w:firstRow="1" w:lastRow="0" w:firstColumn="1" w:lastColumn="0" w:noHBand="0" w:noVBand="1"/>
            </w:tblPr>
            <w:tblGrid>
              <w:gridCol w:w="2286"/>
              <w:gridCol w:w="5515"/>
            </w:tblGrid>
            <w:tr w:rsidR="009E438F" w:rsidRPr="00391554" w14:paraId="36735CB0" w14:textId="77777777" w:rsidTr="00391554">
              <w:trPr>
                <w:trHeight w:val="258"/>
                <w:ins w:id="6517" w:author="sam sehgal" w:date="2025-07-21T13:04:00Z"/>
              </w:trPr>
              <w:tc>
                <w:tcPr>
                  <w:tcW w:w="2286" w:type="dxa"/>
                  <w:noWrap/>
                  <w:vAlign w:val="center"/>
                  <w:hideMark/>
                </w:tcPr>
                <w:p w14:paraId="443630F5" w14:textId="77777777" w:rsidR="009E438F" w:rsidRPr="00391554" w:rsidRDefault="009E438F" w:rsidP="009E438F">
                  <w:pPr>
                    <w:pStyle w:val="BodycopyCOI"/>
                    <w:rPr>
                      <w:ins w:id="6518" w:author="sam sehgal" w:date="2025-07-21T13:04:00Z" w16du:dateUtc="2025-07-21T03:04:00Z"/>
                      <w:highlight w:val="yellow"/>
                    </w:rPr>
                  </w:pPr>
                  <w:ins w:id="6519" w:author="sam sehgal" w:date="2025-07-21T13:04:00Z" w16du:dateUtc="2025-07-21T03:04:00Z">
                    <w:r w:rsidRPr="00391554">
                      <w:rPr>
                        <w:highlight w:val="yellow"/>
                      </w:rPr>
                      <w:t>You describe your</w:t>
                    </w:r>
                    <w:r w:rsidRPr="00391554">
                      <w:rPr>
                        <w:rFonts w:eastAsia="Arial" w:cs="Arial"/>
                        <w:highlight w:val="yellow"/>
                      </w:rPr>
                      <w:t xml:space="preserve"> Insured Address  </w:t>
                    </w:r>
                    <w:commentRangeStart w:id="6520"/>
                    <w:commentRangeStart w:id="6521"/>
                    <w:commentRangeEnd w:id="6520"/>
                    <w:r w:rsidRPr="00391554">
                      <w:rPr>
                        <w:rStyle w:val="CommentReference"/>
                        <w:sz w:val="18"/>
                        <w:szCs w:val="18"/>
                        <w:highlight w:val="yellow"/>
                      </w:rPr>
                      <w:commentReference w:id="6520"/>
                    </w:r>
                    <w:commentRangeEnd w:id="6521"/>
                    <w:r w:rsidRPr="00391554">
                      <w:rPr>
                        <w:rStyle w:val="CommentReference"/>
                        <w:sz w:val="18"/>
                        <w:szCs w:val="18"/>
                        <w:highlight w:val="yellow"/>
                      </w:rPr>
                      <w:commentReference w:id="6521"/>
                    </w:r>
                    <w:r w:rsidRPr="00391554">
                      <w:rPr>
                        <w:highlight w:val="yellow"/>
                      </w:rPr>
                      <w:t>as:</w:t>
                    </w:r>
                  </w:ins>
                </w:p>
              </w:tc>
              <w:tc>
                <w:tcPr>
                  <w:tcW w:w="5515" w:type="dxa"/>
                  <w:noWrap/>
                  <w:vAlign w:val="bottom"/>
                  <w:hideMark/>
                </w:tcPr>
                <w:p w14:paraId="6E00F993" w14:textId="77777777" w:rsidR="009E438F" w:rsidRPr="00391554" w:rsidRDefault="009E438F" w:rsidP="009E438F">
                  <w:pPr>
                    <w:pStyle w:val="TableBodycopy"/>
                    <w:numPr>
                      <w:ilvl w:val="0"/>
                      <w:numId w:val="195"/>
                    </w:numPr>
                    <w:rPr>
                      <w:ins w:id="6522" w:author="sam sehgal" w:date="2025-07-21T13:04:00Z" w16du:dateUtc="2025-07-21T03:04:00Z"/>
                      <w:b/>
                      <w:bCs/>
                      <w:highlight w:val="yellow"/>
                    </w:rPr>
                  </w:pPr>
                  <w:ins w:id="6523" w:author="sam sehgal" w:date="2025-07-21T13:04:00Z" w16du:dateUtc="2025-07-21T03:04:00Z">
                    <w:r w:rsidRPr="00391554">
                      <w:rPr>
                        <w:b/>
                        <w:bCs/>
                        <w:highlight w:val="yellow"/>
                      </w:rPr>
                      <w:t>unoccupied for less than 120 days</w:t>
                    </w:r>
                    <w:commentRangeStart w:id="6524"/>
                    <w:commentRangeStart w:id="6525"/>
                    <w:commentRangeStart w:id="6526"/>
                    <w:commentRangeStart w:id="6527"/>
                    <w:commentRangeEnd w:id="6524"/>
                    <w:r w:rsidRPr="00391554">
                      <w:rPr>
                        <w:rStyle w:val="CommentReference"/>
                        <w:b/>
                        <w:bCs/>
                        <w:sz w:val="20"/>
                        <w:szCs w:val="24"/>
                        <w:highlight w:val="yellow"/>
                      </w:rPr>
                      <w:commentReference w:id="6524"/>
                    </w:r>
                    <w:commentRangeStart w:id="6528"/>
                    <w:commentRangeEnd w:id="6528"/>
                    <w:r w:rsidRPr="00391554">
                      <w:rPr>
                        <w:rStyle w:val="CommentReference"/>
                        <w:b/>
                        <w:bCs/>
                        <w:sz w:val="20"/>
                        <w:szCs w:val="24"/>
                        <w:highlight w:val="yellow"/>
                      </w:rPr>
                      <w:commentReference w:id="6528"/>
                    </w:r>
                    <w:commentRangeEnd w:id="6525"/>
                    <w:r w:rsidRPr="00391554">
                      <w:rPr>
                        <w:rStyle w:val="CommentReference"/>
                        <w:b/>
                        <w:bCs/>
                        <w:sz w:val="20"/>
                        <w:szCs w:val="24"/>
                        <w:highlight w:val="yellow"/>
                      </w:rPr>
                      <w:commentReference w:id="6525"/>
                    </w:r>
                    <w:commentRangeEnd w:id="6526"/>
                    <w:r w:rsidRPr="00391554">
                      <w:rPr>
                        <w:rStyle w:val="CommentReference"/>
                        <w:b/>
                        <w:bCs/>
                        <w:sz w:val="20"/>
                        <w:szCs w:val="24"/>
                        <w:highlight w:val="yellow"/>
                      </w:rPr>
                      <w:commentReference w:id="6526"/>
                    </w:r>
                    <w:commentRangeEnd w:id="6527"/>
                    <w:r w:rsidRPr="00391554">
                      <w:rPr>
                        <w:rStyle w:val="CommentReference"/>
                        <w:b/>
                        <w:bCs/>
                        <w:sz w:val="20"/>
                        <w:szCs w:val="24"/>
                        <w:highlight w:val="yellow"/>
                      </w:rPr>
                      <w:commentReference w:id="6527"/>
                    </w:r>
                    <w:r w:rsidRPr="00391554">
                      <w:rPr>
                        <w:b/>
                        <w:bCs/>
                        <w:highlight w:val="yellow"/>
                      </w:rPr>
                      <w:t xml:space="preserve"> at a time</w:t>
                    </w:r>
                  </w:ins>
                </w:p>
              </w:tc>
            </w:tr>
          </w:tbl>
          <w:p w14:paraId="50EF91E8" w14:textId="77777777" w:rsidR="009E438F" w:rsidRPr="00391554" w:rsidRDefault="009E438F" w:rsidP="009E438F">
            <w:pPr>
              <w:pStyle w:val="BodycopyCOI"/>
              <w:rPr>
                <w:ins w:id="6529" w:author="sam sehgal" w:date="2025-07-21T13:04:00Z" w16du:dateUtc="2025-07-21T03:04:00Z"/>
                <w:highlight w:val="yellow"/>
              </w:rPr>
            </w:pPr>
          </w:p>
        </w:tc>
        <w:tc>
          <w:tcPr>
            <w:tcW w:w="1984" w:type="dxa"/>
          </w:tcPr>
          <w:p w14:paraId="680D773B" w14:textId="77777777" w:rsidR="009E438F" w:rsidRPr="00E50551" w:rsidRDefault="009E438F" w:rsidP="009E438F">
            <w:pPr>
              <w:tabs>
                <w:tab w:val="left" w:pos="1800"/>
              </w:tabs>
              <w:rPr>
                <w:ins w:id="6530" w:author="sam sehgal" w:date="2025-07-21T13:04:00Z" w16du:dateUtc="2025-07-21T03:04:00Z"/>
                <w:rFonts w:asciiTheme="minorHAnsi" w:hAnsiTheme="minorHAnsi" w:cstheme="minorHAnsi"/>
                <w:sz w:val="20"/>
                <w:szCs w:val="20"/>
                <w:highlight w:val="yellow"/>
              </w:rPr>
            </w:pPr>
            <w:ins w:id="6531" w:author="sam sehgal" w:date="2025-07-21T13:04:00Z" w16du:dateUtc="2025-07-21T03:04:00Z">
              <w:r w:rsidRPr="00391554">
                <w:rPr>
                  <w:rFonts w:asciiTheme="minorHAnsi" w:hAnsiTheme="minorHAnsi" w:cstheme="minorHAnsi"/>
                  <w:b/>
                  <w:bCs/>
                  <w:sz w:val="20"/>
                  <w:szCs w:val="20"/>
                  <w:highlight w:val="yellow"/>
                </w:rPr>
                <w:t>IF</w:t>
              </w:r>
              <w:r w:rsidRPr="00391554">
                <w:rPr>
                  <w:rFonts w:asciiTheme="minorHAnsi" w:hAnsiTheme="minorHAnsi" w:cstheme="minorHAnsi"/>
                  <w:sz w:val="20"/>
                  <w:szCs w:val="20"/>
                  <w:highlight w:val="yellow"/>
                </w:rPr>
                <w:t xml:space="preserve"> &lt;ProductCode&gt; = “Home”</w:t>
              </w:r>
            </w:ins>
          </w:p>
          <w:p w14:paraId="67A413E8" w14:textId="77777777" w:rsidR="009E438F" w:rsidRPr="00391554" w:rsidRDefault="009E438F" w:rsidP="009E438F">
            <w:pPr>
              <w:tabs>
                <w:tab w:val="left" w:pos="1800"/>
              </w:tabs>
              <w:rPr>
                <w:ins w:id="6532" w:author="sam sehgal" w:date="2025-07-21T13:04:00Z" w16du:dateUtc="2025-07-21T03:04:00Z"/>
                <w:rFonts w:asciiTheme="minorHAnsi" w:hAnsiTheme="minorHAnsi" w:cstheme="minorHAnsi"/>
                <w:b/>
                <w:sz w:val="20"/>
                <w:szCs w:val="20"/>
                <w:highlight w:val="yellow"/>
              </w:rPr>
            </w:pPr>
            <w:ins w:id="6533" w:author="sam sehgal" w:date="2025-07-21T13:04:00Z" w16du:dateUtc="2025-07-21T03:04:00Z">
              <w:r w:rsidRPr="00391554">
                <w:rPr>
                  <w:rFonts w:asciiTheme="minorHAnsi" w:hAnsiTheme="minorHAnsi" w:cstheme="minorHAnsi"/>
                  <w:b/>
                  <w:sz w:val="20"/>
                  <w:szCs w:val="20"/>
                  <w:highlight w:val="yellow"/>
                </w:rPr>
                <w:t>AND</w:t>
              </w:r>
            </w:ins>
          </w:p>
          <w:p w14:paraId="1C9CA6B1" w14:textId="77777777" w:rsidR="009E438F" w:rsidRPr="00516E47" w:rsidRDefault="009E438F" w:rsidP="009E438F">
            <w:pPr>
              <w:tabs>
                <w:tab w:val="left" w:pos="1800"/>
              </w:tabs>
              <w:rPr>
                <w:ins w:id="6534" w:author="sam sehgal" w:date="2025-07-21T13:04:00Z" w16du:dateUtc="2025-07-21T03:04:00Z"/>
                <w:rFonts w:asciiTheme="minorHAnsi" w:hAnsiTheme="minorHAnsi" w:cstheme="minorHAnsi"/>
                <w:bCs/>
                <w:sz w:val="20"/>
                <w:szCs w:val="20"/>
                <w:highlight w:val="yellow"/>
              </w:rPr>
            </w:pPr>
            <w:ins w:id="6535" w:author="sam sehgal" w:date="2025-07-21T13:04:00Z" w16du:dateUtc="2025-07-21T03:04:00Z">
              <w:r w:rsidRPr="00391554">
                <w:rPr>
                  <w:rFonts w:asciiTheme="minorHAnsi" w:hAnsiTheme="minorHAnsi" w:cstheme="minorHAnsi"/>
                  <w:bCs/>
                  <w:sz w:val="20"/>
                  <w:szCs w:val="20"/>
                  <w:highlight w:val="yellow"/>
                </w:rPr>
                <w:t xml:space="preserve">&lt;OccupancyTypeCode&gt; </w:t>
              </w:r>
              <w:r>
                <w:rPr>
                  <w:rFonts w:asciiTheme="minorHAnsi" w:hAnsiTheme="minorHAnsi" w:cstheme="minorHAnsi"/>
                  <w:bCs/>
                  <w:sz w:val="20"/>
                  <w:szCs w:val="20"/>
                  <w:highlight w:val="yellow"/>
                </w:rPr>
                <w:t>!</w:t>
              </w:r>
              <w:r w:rsidRPr="00391554">
                <w:rPr>
                  <w:rFonts w:asciiTheme="minorHAnsi" w:hAnsiTheme="minorHAnsi" w:cstheme="minorHAnsi"/>
                  <w:bCs/>
                  <w:sz w:val="20"/>
                  <w:szCs w:val="20"/>
                  <w:highlight w:val="yellow"/>
                </w:rPr>
                <w:t>= “5|HolidayHome”</w:t>
              </w:r>
            </w:ins>
          </w:p>
          <w:p w14:paraId="40B38DFF" w14:textId="77777777" w:rsidR="009E438F" w:rsidRPr="00391554" w:rsidRDefault="009E438F" w:rsidP="009E438F">
            <w:pPr>
              <w:tabs>
                <w:tab w:val="left" w:pos="1800"/>
              </w:tabs>
              <w:rPr>
                <w:ins w:id="6536" w:author="sam sehgal" w:date="2025-07-21T13:04:00Z" w16du:dateUtc="2025-07-21T03:04:00Z"/>
                <w:rFonts w:asciiTheme="minorHAnsi" w:hAnsiTheme="minorHAnsi" w:cstheme="minorHAnsi"/>
                <w:b/>
                <w:sz w:val="20"/>
                <w:szCs w:val="20"/>
                <w:highlight w:val="yellow"/>
              </w:rPr>
            </w:pPr>
            <w:ins w:id="6537" w:author="sam sehgal" w:date="2025-07-21T13:04:00Z" w16du:dateUtc="2025-07-21T03:04:00Z">
              <w:r w:rsidRPr="00391554">
                <w:rPr>
                  <w:rFonts w:asciiTheme="minorHAnsi" w:hAnsiTheme="minorHAnsi" w:cstheme="minorHAnsi"/>
                  <w:b/>
                  <w:sz w:val="20"/>
                  <w:szCs w:val="20"/>
                  <w:highlight w:val="yellow"/>
                </w:rPr>
                <w:t>AND</w:t>
              </w:r>
            </w:ins>
          </w:p>
          <w:p w14:paraId="435B443B" w14:textId="1AE8E473" w:rsidR="009E438F" w:rsidRDefault="009E438F" w:rsidP="009E438F">
            <w:pPr>
              <w:tabs>
                <w:tab w:val="left" w:pos="1800"/>
              </w:tabs>
              <w:rPr>
                <w:ins w:id="6538" w:author="sam sehgal" w:date="2025-07-21T13:04:00Z" w16du:dateUtc="2025-07-21T03:04:00Z"/>
                <w:rFonts w:asciiTheme="minorHAnsi" w:hAnsiTheme="minorHAnsi" w:cstheme="minorHAnsi"/>
                <w:bCs/>
                <w:sz w:val="20"/>
                <w:szCs w:val="20"/>
                <w:highlight w:val="yellow"/>
              </w:rPr>
            </w:pPr>
            <w:ins w:id="6539" w:author="sam sehgal" w:date="2025-07-21T13:04:00Z" w16du:dateUtc="2025-07-21T03:04:00Z">
              <w:r w:rsidRPr="00391554">
                <w:rPr>
                  <w:rFonts w:asciiTheme="minorHAnsi" w:hAnsiTheme="minorHAnsi" w:cstheme="minorHAnsi"/>
                  <w:bCs/>
                  <w:sz w:val="20"/>
                  <w:szCs w:val="20"/>
                  <w:highlight w:val="yellow"/>
                </w:rPr>
                <w:t xml:space="preserve">&lt;CurrentlyOccupiedCode&gt; </w:t>
              </w:r>
              <w:r w:rsidRPr="00391554">
                <w:rPr>
                  <w:rFonts w:asciiTheme="minorHAnsi" w:hAnsiTheme="minorHAnsi" w:cstheme="minorHAnsi"/>
                  <w:sz w:val="20"/>
                  <w:szCs w:val="20"/>
                  <w:highlight w:val="yellow"/>
                </w:rPr>
                <w:t xml:space="preserve">= </w:t>
              </w:r>
              <w:r w:rsidRPr="009E438F">
                <w:rPr>
                  <w:rFonts w:asciiTheme="minorHAnsi" w:hAnsiTheme="minorHAnsi" w:cstheme="minorHAnsi"/>
                  <w:sz w:val="20"/>
                  <w:szCs w:val="20"/>
                  <w:highlight w:val="yellow"/>
                </w:rPr>
                <w:t>“</w:t>
              </w:r>
              <w:r w:rsidRPr="009E438F">
                <w:rPr>
                  <w:rFonts w:asciiTheme="minorHAnsi" w:hAnsiTheme="minorHAnsi" w:cstheme="minorHAnsi"/>
                  <w:bCs/>
                  <w:sz w:val="20"/>
                  <w:szCs w:val="20"/>
                  <w:highlight w:val="yellow"/>
                  <w:rPrChange w:id="6540" w:author="sam sehgal" w:date="2025-07-21T13:04:00Z" w16du:dateUtc="2025-07-21T03:04:00Z">
                    <w:rPr>
                      <w:rFonts w:asciiTheme="minorHAnsi" w:hAnsiTheme="minorHAnsi" w:cstheme="minorHAnsi"/>
                      <w:bCs/>
                      <w:sz w:val="20"/>
                      <w:szCs w:val="20"/>
                    </w:rPr>
                  </w:rPrChange>
                </w:rPr>
                <w:t>2|CurrentlyOccupiedNo</w:t>
              </w:r>
              <w:r w:rsidRPr="009E438F">
                <w:rPr>
                  <w:rFonts w:asciiTheme="minorHAnsi" w:hAnsiTheme="minorHAnsi" w:cstheme="minorHAnsi"/>
                  <w:bCs/>
                  <w:sz w:val="20"/>
                  <w:szCs w:val="20"/>
                  <w:highlight w:val="yellow"/>
                </w:rPr>
                <w:t xml:space="preserve">” </w:t>
              </w:r>
            </w:ins>
          </w:p>
          <w:p w14:paraId="1F55680C" w14:textId="77777777" w:rsidR="009E438F" w:rsidRPr="00391554" w:rsidRDefault="009E438F" w:rsidP="009E438F">
            <w:pPr>
              <w:tabs>
                <w:tab w:val="left" w:pos="1800"/>
              </w:tabs>
              <w:rPr>
                <w:ins w:id="6541" w:author="sam sehgal" w:date="2025-07-21T13:04:00Z" w16du:dateUtc="2025-07-21T03:04:00Z"/>
                <w:rFonts w:asciiTheme="minorHAnsi" w:hAnsiTheme="minorHAnsi" w:cstheme="minorHAnsi"/>
                <w:b/>
                <w:sz w:val="20"/>
                <w:szCs w:val="20"/>
                <w:highlight w:val="yellow"/>
              </w:rPr>
            </w:pPr>
            <w:ins w:id="6542" w:author="sam sehgal" w:date="2025-07-21T13:04:00Z" w16du:dateUtc="2025-07-21T03:04:00Z">
              <w:r w:rsidRPr="00391554">
                <w:rPr>
                  <w:rFonts w:asciiTheme="minorHAnsi" w:hAnsiTheme="minorHAnsi" w:cstheme="minorHAnsi"/>
                  <w:b/>
                  <w:sz w:val="20"/>
                  <w:szCs w:val="20"/>
                  <w:highlight w:val="yellow"/>
                </w:rPr>
                <w:t>AND</w:t>
              </w:r>
            </w:ins>
          </w:p>
          <w:p w14:paraId="2A855B51" w14:textId="77777777" w:rsidR="009E438F" w:rsidRPr="000A5560" w:rsidRDefault="009E438F" w:rsidP="009E438F">
            <w:pPr>
              <w:tabs>
                <w:tab w:val="left" w:pos="1800"/>
              </w:tabs>
              <w:rPr>
                <w:ins w:id="6543" w:author="sam sehgal" w:date="2025-07-21T13:04:00Z" w16du:dateUtc="2025-07-21T03:04:00Z"/>
                <w:rFonts w:asciiTheme="minorHAnsi" w:hAnsiTheme="minorHAnsi" w:cstheme="minorHAnsi"/>
                <w:bCs/>
                <w:sz w:val="20"/>
                <w:szCs w:val="20"/>
                <w:highlight w:val="yellow"/>
              </w:rPr>
            </w:pPr>
            <w:ins w:id="6544" w:author="sam sehgal" w:date="2025-07-21T13:04:00Z" w16du:dateUtc="2025-07-21T03:04:00Z">
              <w:r w:rsidRPr="00391554">
                <w:rPr>
                  <w:rFonts w:asciiTheme="minorHAnsi" w:hAnsiTheme="minorHAnsi" w:cstheme="minorHAnsi"/>
                  <w:bCs/>
                  <w:sz w:val="20"/>
                  <w:szCs w:val="20"/>
                  <w:highlight w:val="yellow"/>
                </w:rPr>
                <w:t>&lt;Unoccupied60daysCode&gt; = “3|UnoccupancyDurationAcceptedOnlyForMigration”</w:t>
              </w:r>
            </w:ins>
          </w:p>
          <w:p w14:paraId="590D0CCA" w14:textId="77777777" w:rsidR="009E438F" w:rsidRPr="00391554" w:rsidRDefault="009E438F" w:rsidP="009E438F">
            <w:pPr>
              <w:tabs>
                <w:tab w:val="left" w:pos="1800"/>
              </w:tabs>
              <w:rPr>
                <w:ins w:id="6545" w:author="sam sehgal" w:date="2025-07-21T13:04:00Z" w16du:dateUtc="2025-07-21T03:04:00Z"/>
                <w:rFonts w:asciiTheme="minorHAnsi" w:hAnsiTheme="minorHAnsi" w:cstheme="minorHAnsi"/>
                <w:bCs/>
                <w:sz w:val="20"/>
                <w:szCs w:val="20"/>
                <w:highlight w:val="yellow"/>
              </w:rPr>
            </w:pPr>
          </w:p>
          <w:p w14:paraId="64B07D78" w14:textId="77777777" w:rsidR="009E438F" w:rsidRPr="00391554" w:rsidRDefault="009E438F" w:rsidP="009E438F">
            <w:pPr>
              <w:tabs>
                <w:tab w:val="left" w:pos="1800"/>
              </w:tabs>
              <w:rPr>
                <w:ins w:id="6546" w:author="sam sehgal" w:date="2025-07-21T13:04:00Z" w16du:dateUtc="2025-07-21T03:04:00Z"/>
                <w:rFonts w:asciiTheme="minorHAnsi" w:hAnsiTheme="minorHAnsi" w:cstheme="minorHAnsi"/>
                <w:bCs/>
                <w:sz w:val="20"/>
                <w:szCs w:val="20"/>
                <w:highlight w:val="yellow"/>
              </w:rPr>
            </w:pPr>
            <w:ins w:id="6547" w:author="sam sehgal" w:date="2025-07-21T13:04:00Z" w16du:dateUtc="2025-07-21T03:04:00Z">
              <w:r w:rsidRPr="00391554">
                <w:rPr>
                  <w:rFonts w:asciiTheme="minorHAnsi" w:hAnsiTheme="minorHAnsi" w:cstheme="minorHAnsi"/>
                  <w:b/>
                  <w:sz w:val="20"/>
                  <w:szCs w:val="20"/>
                  <w:highlight w:val="yellow"/>
                </w:rPr>
                <w:t>THEN</w:t>
              </w:r>
              <w:r w:rsidRPr="00391554">
                <w:rPr>
                  <w:rFonts w:asciiTheme="minorHAnsi" w:hAnsiTheme="minorHAnsi" w:cstheme="minorHAnsi"/>
                  <w:bCs/>
                  <w:sz w:val="20"/>
                  <w:szCs w:val="20"/>
                  <w:highlight w:val="yellow"/>
                </w:rPr>
                <w:t xml:space="preserve"> Display</w:t>
              </w:r>
            </w:ins>
          </w:p>
          <w:p w14:paraId="61CA477F" w14:textId="77777777" w:rsidR="009E438F" w:rsidRPr="00391554" w:rsidRDefault="009E438F" w:rsidP="009E438F">
            <w:pPr>
              <w:tabs>
                <w:tab w:val="left" w:pos="1800"/>
              </w:tabs>
              <w:rPr>
                <w:ins w:id="6548" w:author="sam sehgal" w:date="2025-07-21T13:04:00Z" w16du:dateUtc="2025-07-21T03:04:00Z"/>
                <w:rFonts w:asciiTheme="minorHAnsi" w:hAnsiTheme="minorHAnsi" w:cstheme="minorHAnsi"/>
                <w:b/>
                <w:sz w:val="20"/>
                <w:szCs w:val="20"/>
                <w:highlight w:val="yellow"/>
              </w:rPr>
            </w:pPr>
            <w:ins w:id="6549" w:author="sam sehgal" w:date="2025-07-21T13:04:00Z" w16du:dateUtc="2025-07-21T03:04:00Z">
              <w:r w:rsidRPr="00391554">
                <w:rPr>
                  <w:rFonts w:asciiTheme="minorHAnsi" w:hAnsiTheme="minorHAnsi" w:cstheme="minorHAnsi"/>
                  <w:b/>
                  <w:sz w:val="20"/>
                  <w:szCs w:val="20"/>
                  <w:highlight w:val="yellow"/>
                </w:rPr>
                <w:t>ELSE Do Not Display</w:t>
              </w:r>
            </w:ins>
          </w:p>
          <w:p w14:paraId="11BD60B4" w14:textId="77777777" w:rsidR="009E438F" w:rsidRPr="00391554" w:rsidRDefault="009E438F" w:rsidP="009E438F">
            <w:pPr>
              <w:tabs>
                <w:tab w:val="left" w:pos="1800"/>
              </w:tabs>
              <w:rPr>
                <w:ins w:id="6550" w:author="sam sehgal" w:date="2025-07-21T13:04:00Z" w16du:dateUtc="2025-07-21T03:04:00Z"/>
                <w:rFonts w:asciiTheme="minorHAnsi" w:hAnsiTheme="minorHAnsi" w:cstheme="minorHAnsi"/>
                <w:b/>
                <w:bCs/>
                <w:sz w:val="20"/>
                <w:szCs w:val="20"/>
                <w:highlight w:val="yellow"/>
              </w:rPr>
            </w:pPr>
          </w:p>
        </w:tc>
        <w:tc>
          <w:tcPr>
            <w:tcW w:w="1560" w:type="dxa"/>
          </w:tcPr>
          <w:p w14:paraId="2825CA59" w14:textId="77777777" w:rsidR="009E438F" w:rsidRPr="00391554" w:rsidRDefault="009E438F" w:rsidP="009E438F">
            <w:pPr>
              <w:spacing w:after="120"/>
              <w:rPr>
                <w:ins w:id="6551" w:author="sam sehgal" w:date="2025-07-21T13:04:00Z" w16du:dateUtc="2025-07-21T03:04:00Z"/>
                <w:rFonts w:asciiTheme="minorHAnsi" w:hAnsiTheme="minorHAnsi" w:cstheme="minorHAnsi"/>
                <w:color w:val="000000"/>
                <w:sz w:val="18"/>
                <w:szCs w:val="18"/>
                <w:highlight w:val="yellow"/>
              </w:rPr>
            </w:pPr>
            <w:ins w:id="6552" w:author="sam sehgal" w:date="2025-07-21T13:04:00Z" w16du:dateUtc="2025-07-21T03:04:00Z">
              <w:r w:rsidRPr="00391554">
                <w:rPr>
                  <w:rFonts w:asciiTheme="minorHAnsi" w:hAnsiTheme="minorHAnsi" w:cstheme="minorHAnsi"/>
                  <w:color w:val="000000"/>
                  <w:sz w:val="18"/>
                  <w:szCs w:val="18"/>
                  <w:highlight w:val="yellow"/>
                </w:rPr>
                <w:t>Column 1 text:</w:t>
              </w:r>
            </w:ins>
          </w:p>
          <w:p w14:paraId="4CD091CC" w14:textId="77777777" w:rsidR="009E438F" w:rsidRPr="00391554" w:rsidRDefault="009E438F" w:rsidP="009E438F">
            <w:pPr>
              <w:spacing w:after="120"/>
              <w:rPr>
                <w:ins w:id="6553" w:author="sam sehgal" w:date="2025-07-21T13:04:00Z" w16du:dateUtc="2025-07-21T03:04:00Z"/>
                <w:rFonts w:asciiTheme="minorHAnsi" w:hAnsiTheme="minorHAnsi" w:cstheme="minorHAnsi"/>
                <w:color w:val="000000"/>
                <w:sz w:val="18"/>
                <w:szCs w:val="18"/>
                <w:highlight w:val="yellow"/>
              </w:rPr>
            </w:pPr>
            <w:ins w:id="6554" w:author="sam sehgal" w:date="2025-07-21T13:04:00Z" w16du:dateUtc="2025-07-21T03:04:00Z">
              <w:r w:rsidRPr="00391554">
                <w:rPr>
                  <w:rFonts w:asciiTheme="minorHAnsi" w:hAnsiTheme="minorHAnsi" w:cstheme="minorHAnsi"/>
                  <w:color w:val="000000"/>
                  <w:sz w:val="18"/>
                  <w:szCs w:val="18"/>
                  <w:highlight w:val="yellow"/>
                </w:rPr>
                <w:t xml:space="preserve">Bodycopy_COI </w:t>
              </w:r>
            </w:ins>
          </w:p>
          <w:p w14:paraId="7876144D" w14:textId="77777777" w:rsidR="009E438F" w:rsidRPr="00391554" w:rsidRDefault="009E438F" w:rsidP="009E438F">
            <w:pPr>
              <w:spacing w:after="120"/>
              <w:rPr>
                <w:ins w:id="6555" w:author="sam sehgal" w:date="2025-07-21T13:04:00Z" w16du:dateUtc="2025-07-21T03:04:00Z"/>
                <w:rFonts w:asciiTheme="minorHAnsi" w:hAnsiTheme="minorHAnsi" w:cstheme="minorHAnsi"/>
                <w:color w:val="000000"/>
                <w:sz w:val="18"/>
                <w:szCs w:val="18"/>
                <w:highlight w:val="yellow"/>
              </w:rPr>
            </w:pPr>
            <w:ins w:id="6556" w:author="sam sehgal" w:date="2025-07-21T13:04:00Z" w16du:dateUtc="2025-07-21T03:04:00Z">
              <w:r w:rsidRPr="00391554">
                <w:rPr>
                  <w:rFonts w:asciiTheme="minorHAnsi" w:hAnsiTheme="minorHAnsi" w:cstheme="minorHAnsi"/>
                  <w:color w:val="000000"/>
                  <w:sz w:val="18"/>
                  <w:szCs w:val="18"/>
                  <w:highlight w:val="yellow"/>
                </w:rPr>
                <w:t>Column 2 text:</w:t>
              </w:r>
            </w:ins>
          </w:p>
          <w:p w14:paraId="293390B0" w14:textId="64F5BBF7" w:rsidR="009E438F" w:rsidRPr="00391554" w:rsidRDefault="009E438F" w:rsidP="009E438F">
            <w:pPr>
              <w:spacing w:after="120"/>
              <w:rPr>
                <w:ins w:id="6557" w:author="sam sehgal" w:date="2025-07-21T13:04:00Z" w16du:dateUtc="2025-07-21T03:04:00Z"/>
                <w:rFonts w:asciiTheme="minorHAnsi" w:hAnsiTheme="minorHAnsi" w:cstheme="minorHAnsi"/>
                <w:color w:val="000000"/>
                <w:sz w:val="18"/>
                <w:szCs w:val="18"/>
                <w:highlight w:val="yellow"/>
              </w:rPr>
            </w:pPr>
            <w:ins w:id="6558" w:author="sam sehgal" w:date="2025-07-21T13:04:00Z" w16du:dateUtc="2025-07-21T03:04:00Z">
              <w:r w:rsidRPr="00391554">
                <w:rPr>
                  <w:rFonts w:asciiTheme="minorHAnsi" w:hAnsiTheme="minorHAnsi" w:cstheme="minorHAnsi"/>
                  <w:color w:val="000000"/>
                  <w:sz w:val="18"/>
                  <w:szCs w:val="18"/>
                  <w:highlight w:val="yellow"/>
                </w:rPr>
                <w:t>Bullet_1_B_COI</w:t>
              </w:r>
            </w:ins>
          </w:p>
        </w:tc>
      </w:tr>
      <w:tr w:rsidR="00BE6045" w:rsidRPr="00BD6987" w14:paraId="025A04C1" w14:textId="77777777" w:rsidTr="00BA2FD3">
        <w:trPr>
          <w:cantSplit/>
          <w:trHeight w:val="844"/>
        </w:trPr>
        <w:tc>
          <w:tcPr>
            <w:tcW w:w="1013" w:type="dxa"/>
            <w:vMerge/>
          </w:tcPr>
          <w:p w14:paraId="75638508" w14:textId="77777777" w:rsidR="00BE6045" w:rsidRPr="00BD6987" w:rsidRDefault="00BE6045" w:rsidP="00BE6045">
            <w:pPr>
              <w:tabs>
                <w:tab w:val="left" w:pos="1800"/>
              </w:tabs>
              <w:rPr>
                <w:rFonts w:asciiTheme="minorHAnsi" w:hAnsiTheme="minorHAnsi" w:cstheme="minorHAnsi"/>
                <w:b/>
                <w:sz w:val="20"/>
                <w:szCs w:val="20"/>
              </w:rPr>
            </w:pPr>
          </w:p>
        </w:tc>
        <w:tc>
          <w:tcPr>
            <w:tcW w:w="2101" w:type="dxa"/>
            <w:vMerge/>
          </w:tcPr>
          <w:p w14:paraId="05F36F5B" w14:textId="77777777" w:rsidR="00BE6045" w:rsidRPr="007850B9" w:rsidRDefault="00BE6045" w:rsidP="00BE6045">
            <w:pPr>
              <w:tabs>
                <w:tab w:val="left" w:pos="1800"/>
              </w:tabs>
              <w:rPr>
                <w:rFonts w:asciiTheme="minorHAnsi" w:hAnsiTheme="minorHAnsi" w:cstheme="minorHAnsi"/>
                <w:bCs/>
                <w:sz w:val="20"/>
                <w:szCs w:val="20"/>
                <w:highlight w:val="yellow"/>
              </w:rPr>
            </w:pPr>
          </w:p>
        </w:tc>
        <w:tc>
          <w:tcPr>
            <w:tcW w:w="7938" w:type="dxa"/>
          </w:tcPr>
          <w:tbl>
            <w:tblPr>
              <w:tblpPr w:leftFromText="180" w:rightFromText="180" w:vertAnchor="page" w:horzAnchor="margin" w:tblpY="82"/>
              <w:tblOverlap w:val="never"/>
              <w:tblW w:w="7741" w:type="dxa"/>
              <w:tblBorders>
                <w:bottom w:val="single" w:sz="4" w:space="0" w:color="auto"/>
              </w:tblBorders>
              <w:tblLayout w:type="fixed"/>
              <w:tblLook w:val="04A0" w:firstRow="1" w:lastRow="0" w:firstColumn="1" w:lastColumn="0" w:noHBand="0" w:noVBand="1"/>
              <w:tblPrChange w:id="6559" w:author="sam sehgal" w:date="2024-08-20T12:47:00Z" w16du:dateUtc="2024-08-20T02:47: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268"/>
              <w:gridCol w:w="5473"/>
              <w:tblGridChange w:id="6560">
                <w:tblGrid>
                  <w:gridCol w:w="2268"/>
                  <w:gridCol w:w="310"/>
                  <w:gridCol w:w="5163"/>
                  <w:gridCol w:w="1054"/>
                </w:tblGrid>
              </w:tblGridChange>
            </w:tblGrid>
            <w:tr w:rsidR="00BE6045" w:rsidRPr="00E50551" w:rsidDel="00E50551" w14:paraId="2D83CFF6" w14:textId="53B222E7" w:rsidTr="00DF514D">
              <w:trPr>
                <w:trHeight w:val="256"/>
                <w:del w:id="6561" w:author="sam sehgal" w:date="2025-07-21T12:30:00Z"/>
                <w:trPrChange w:id="6562" w:author="sam sehgal" w:date="2024-08-20T12:47:00Z" w16du:dateUtc="2024-08-20T02:47:00Z">
                  <w:trPr>
                    <w:trHeight w:val="263"/>
                  </w:trPr>
                </w:trPrChange>
              </w:trPr>
              <w:tc>
                <w:tcPr>
                  <w:tcW w:w="2268" w:type="dxa"/>
                  <w:noWrap/>
                  <w:vAlign w:val="center"/>
                  <w:hideMark/>
                  <w:tcPrChange w:id="6563" w:author="sam sehgal" w:date="2024-08-20T12:47:00Z" w16du:dateUtc="2024-08-20T02:47:00Z">
                    <w:tcPr>
                      <w:tcW w:w="2578" w:type="dxa"/>
                      <w:gridSpan w:val="2"/>
                      <w:noWrap/>
                      <w:vAlign w:val="center"/>
                      <w:hideMark/>
                    </w:tcPr>
                  </w:tcPrChange>
                </w:tcPr>
                <w:p w14:paraId="4DF9C2F4" w14:textId="3F22A782" w:rsidR="00BE6045" w:rsidRPr="00E50551" w:rsidDel="00E50551" w:rsidRDefault="3E9B6BCD" w:rsidP="00BE6045">
                  <w:pPr>
                    <w:pStyle w:val="BodycopyCOI"/>
                    <w:rPr>
                      <w:del w:id="6564" w:author="sam sehgal" w:date="2025-07-21T12:30:00Z" w16du:dateUtc="2025-07-21T02:30:00Z"/>
                      <w:highlight w:val="yellow"/>
                      <w:rPrChange w:id="6565" w:author="sam sehgal" w:date="2025-07-21T12:30:00Z" w16du:dateUtc="2025-07-21T02:30:00Z">
                        <w:rPr>
                          <w:del w:id="6566" w:author="sam sehgal" w:date="2025-07-21T12:30:00Z" w16du:dateUtc="2025-07-21T02:30:00Z"/>
                        </w:rPr>
                      </w:rPrChange>
                    </w:rPr>
                  </w:pPr>
                  <w:del w:id="6567" w:author="sam sehgal" w:date="2025-07-21T12:30:00Z" w16du:dateUtc="2025-07-21T02:30:00Z">
                    <w:r w:rsidRPr="00E50551" w:rsidDel="00E50551">
                      <w:rPr>
                        <w:highlight w:val="yellow"/>
                        <w:rPrChange w:id="6568" w:author="sam sehgal" w:date="2025-07-21T12:30:00Z" w16du:dateUtc="2025-07-21T02:30:00Z">
                          <w:rPr/>
                        </w:rPrChange>
                      </w:rPr>
                      <w:delText xml:space="preserve">You describe your </w:delText>
                    </w:r>
                    <w:r w:rsidR="00A74253" w:rsidRPr="00E50551" w:rsidDel="00E50551">
                      <w:rPr>
                        <w:rFonts w:eastAsia="Arial" w:cs="Arial"/>
                        <w:highlight w:val="yellow"/>
                        <w:rPrChange w:id="6569" w:author="sam sehgal" w:date="2025-07-21T12:30:00Z" w16du:dateUtc="2025-07-21T02:30:00Z">
                          <w:rPr>
                            <w:rFonts w:eastAsia="Arial" w:cs="Arial"/>
                          </w:rPr>
                        </w:rPrChange>
                      </w:rPr>
                      <w:delText xml:space="preserve">Insured Address  </w:delText>
                    </w:r>
                    <w:commentRangeStart w:id="6570"/>
                    <w:commentRangeStart w:id="6571"/>
                    <w:commentRangeEnd w:id="6570"/>
                    <w:r w:rsidR="00BE6045" w:rsidRPr="00E50551" w:rsidDel="00E50551">
                      <w:rPr>
                        <w:rStyle w:val="CommentReference"/>
                        <w:sz w:val="18"/>
                        <w:szCs w:val="18"/>
                        <w:highlight w:val="yellow"/>
                        <w:rPrChange w:id="6572" w:author="sam sehgal" w:date="2025-07-21T12:30:00Z" w16du:dateUtc="2025-07-21T02:30:00Z">
                          <w:rPr>
                            <w:rStyle w:val="CommentReference"/>
                            <w:sz w:val="18"/>
                            <w:szCs w:val="18"/>
                          </w:rPr>
                        </w:rPrChange>
                      </w:rPr>
                      <w:commentReference w:id="6570"/>
                    </w:r>
                    <w:commentRangeEnd w:id="6571"/>
                    <w:r w:rsidR="00A74253" w:rsidRPr="00E50551" w:rsidDel="00E50551">
                      <w:rPr>
                        <w:rStyle w:val="CommentReference"/>
                        <w:sz w:val="18"/>
                        <w:szCs w:val="18"/>
                        <w:highlight w:val="yellow"/>
                        <w:rPrChange w:id="6573" w:author="sam sehgal" w:date="2025-07-21T12:30:00Z" w16du:dateUtc="2025-07-21T02:30:00Z">
                          <w:rPr>
                            <w:rStyle w:val="CommentReference"/>
                            <w:sz w:val="18"/>
                            <w:szCs w:val="18"/>
                          </w:rPr>
                        </w:rPrChange>
                      </w:rPr>
                      <w:commentReference w:id="6571"/>
                    </w:r>
                    <w:r w:rsidRPr="00E50551" w:rsidDel="00E50551">
                      <w:rPr>
                        <w:highlight w:val="yellow"/>
                        <w:rPrChange w:id="6574" w:author="sam sehgal" w:date="2025-07-21T12:30:00Z" w16du:dateUtc="2025-07-21T02:30:00Z">
                          <w:rPr/>
                        </w:rPrChange>
                      </w:rPr>
                      <w:delText>as:</w:delText>
                    </w:r>
                  </w:del>
                </w:p>
              </w:tc>
              <w:tc>
                <w:tcPr>
                  <w:tcW w:w="5473" w:type="dxa"/>
                  <w:noWrap/>
                  <w:vAlign w:val="bottom"/>
                  <w:hideMark/>
                  <w:tcPrChange w:id="6575" w:author="sam sehgal" w:date="2024-08-20T12:47:00Z" w16du:dateUtc="2024-08-20T02:47:00Z">
                    <w:tcPr>
                      <w:tcW w:w="6217" w:type="dxa"/>
                      <w:gridSpan w:val="2"/>
                      <w:noWrap/>
                      <w:vAlign w:val="bottom"/>
                      <w:hideMark/>
                    </w:tcPr>
                  </w:tcPrChange>
                </w:tcPr>
                <w:p w14:paraId="01B8E708" w14:textId="18FA4191" w:rsidR="00BE6045" w:rsidRPr="00E50551" w:rsidDel="00E50551" w:rsidRDefault="1EED1561" w:rsidP="00BE6045">
                  <w:pPr>
                    <w:pStyle w:val="TableBodycopy"/>
                    <w:rPr>
                      <w:del w:id="6576" w:author="sam sehgal" w:date="2025-07-21T12:30:00Z" w16du:dateUtc="2025-07-21T02:30:00Z"/>
                      <w:b/>
                      <w:bCs/>
                      <w:highlight w:val="yellow"/>
                      <w:rPrChange w:id="6577" w:author="sam sehgal" w:date="2025-07-21T12:30:00Z" w16du:dateUtc="2025-07-21T02:30:00Z">
                        <w:rPr>
                          <w:del w:id="6578" w:author="sam sehgal" w:date="2025-07-21T12:30:00Z" w16du:dateUtc="2025-07-21T02:30:00Z"/>
                          <w:b/>
                          <w:bCs/>
                        </w:rPr>
                      </w:rPrChange>
                    </w:rPr>
                  </w:pPr>
                  <w:del w:id="6579" w:author="sam sehgal" w:date="2025-07-21T12:30:00Z" w16du:dateUtc="2025-07-21T02:30:00Z">
                    <w:r w:rsidRPr="00E50551" w:rsidDel="00E50551">
                      <w:rPr>
                        <w:b/>
                        <w:bCs/>
                        <w:highlight w:val="yellow"/>
                        <w:rPrChange w:id="6580" w:author="sam sehgal" w:date="2025-07-21T12:30:00Z" w16du:dateUtc="2025-07-21T02:30:00Z">
                          <w:rPr>
                            <w:b/>
                            <w:bCs/>
                          </w:rPr>
                        </w:rPrChange>
                      </w:rPr>
                      <w:delText>•</w:delText>
                    </w:r>
                    <w:commentRangeStart w:id="6581"/>
                    <w:commentRangeStart w:id="6582"/>
                    <w:commentRangeStart w:id="6583"/>
                    <w:commentRangeStart w:id="6584"/>
                    <w:r w:rsidRPr="00E50551" w:rsidDel="00E50551">
                      <w:rPr>
                        <w:b/>
                        <w:bCs/>
                        <w:highlight w:val="yellow"/>
                        <w:rPrChange w:id="6585" w:author="sam sehgal" w:date="2025-07-21T12:30:00Z" w16du:dateUtc="2025-07-21T02:30:00Z">
                          <w:rPr>
                            <w:b/>
                            <w:bCs/>
                          </w:rPr>
                        </w:rPrChange>
                      </w:rPr>
                      <w:delText xml:space="preserve"> </w:delText>
                    </w:r>
                    <w:commentRangeEnd w:id="6581"/>
                    <w:r w:rsidR="3E9B6BCD" w:rsidRPr="00E50551" w:rsidDel="00E50551">
                      <w:rPr>
                        <w:rStyle w:val="CommentReference"/>
                        <w:b/>
                        <w:bCs/>
                        <w:sz w:val="20"/>
                        <w:szCs w:val="24"/>
                        <w:highlight w:val="yellow"/>
                        <w:rPrChange w:id="6586" w:author="sam sehgal" w:date="2025-07-21T12:30:00Z" w16du:dateUtc="2025-07-21T02:30:00Z">
                          <w:rPr>
                            <w:rStyle w:val="CommentReference"/>
                            <w:b/>
                            <w:bCs/>
                            <w:sz w:val="20"/>
                            <w:szCs w:val="24"/>
                          </w:rPr>
                        </w:rPrChange>
                      </w:rPr>
                      <w:commentReference w:id="6581"/>
                    </w:r>
                    <w:commentRangeEnd w:id="6582"/>
                    <w:r w:rsidR="007743B8" w:rsidRPr="00E50551" w:rsidDel="00E50551">
                      <w:rPr>
                        <w:rStyle w:val="CommentReference"/>
                        <w:b/>
                        <w:bCs/>
                        <w:sz w:val="20"/>
                        <w:szCs w:val="24"/>
                        <w:highlight w:val="yellow"/>
                        <w:rPrChange w:id="6587" w:author="sam sehgal" w:date="2025-07-21T12:30:00Z" w16du:dateUtc="2025-07-21T02:30:00Z">
                          <w:rPr>
                            <w:rStyle w:val="CommentReference"/>
                            <w:b/>
                            <w:bCs/>
                            <w:sz w:val="20"/>
                            <w:szCs w:val="24"/>
                          </w:rPr>
                        </w:rPrChange>
                      </w:rPr>
                      <w:commentReference w:id="6582"/>
                    </w:r>
                    <w:r w:rsidRPr="00E50551" w:rsidDel="00E50551">
                      <w:rPr>
                        <w:b/>
                        <w:bCs/>
                        <w:highlight w:val="yellow"/>
                        <w:rPrChange w:id="6588" w:author="sam sehgal" w:date="2025-07-21T12:30:00Z" w16du:dateUtc="2025-07-21T02:30:00Z">
                          <w:rPr>
                            <w:b/>
                            <w:bCs/>
                          </w:rPr>
                        </w:rPrChange>
                      </w:rPr>
                      <w:delText>unoccupied for less than 120 days</w:delText>
                    </w:r>
                    <w:commentRangeStart w:id="6589"/>
                    <w:commentRangeStart w:id="6590"/>
                    <w:commentRangeStart w:id="6591"/>
                    <w:commentRangeEnd w:id="6583"/>
                    <w:r w:rsidR="3E9B6BCD" w:rsidRPr="00E50551" w:rsidDel="00E50551">
                      <w:rPr>
                        <w:rStyle w:val="CommentReference"/>
                        <w:b/>
                        <w:bCs/>
                        <w:sz w:val="20"/>
                        <w:szCs w:val="24"/>
                        <w:highlight w:val="yellow"/>
                        <w:rPrChange w:id="6592" w:author="sam sehgal" w:date="2025-07-21T12:30:00Z" w16du:dateUtc="2025-07-21T02:30:00Z">
                          <w:rPr>
                            <w:rStyle w:val="CommentReference"/>
                            <w:b/>
                            <w:bCs/>
                            <w:sz w:val="20"/>
                            <w:szCs w:val="24"/>
                          </w:rPr>
                        </w:rPrChange>
                      </w:rPr>
                      <w:commentReference w:id="6583"/>
                    </w:r>
                    <w:commentRangeEnd w:id="6584"/>
                    <w:r w:rsidR="3E9B6BCD" w:rsidRPr="00E50551" w:rsidDel="00E50551">
                      <w:rPr>
                        <w:rStyle w:val="CommentReference"/>
                        <w:b/>
                        <w:bCs/>
                        <w:sz w:val="20"/>
                        <w:szCs w:val="24"/>
                        <w:highlight w:val="yellow"/>
                        <w:rPrChange w:id="6593" w:author="sam sehgal" w:date="2025-07-21T12:30:00Z" w16du:dateUtc="2025-07-21T02:30:00Z">
                          <w:rPr>
                            <w:rStyle w:val="CommentReference"/>
                            <w:b/>
                            <w:bCs/>
                            <w:sz w:val="20"/>
                            <w:szCs w:val="24"/>
                          </w:rPr>
                        </w:rPrChange>
                      </w:rPr>
                      <w:commentReference w:id="6584"/>
                    </w:r>
                    <w:commentRangeEnd w:id="6589"/>
                    <w:r w:rsidR="3E9B6BCD" w:rsidRPr="00E50551" w:rsidDel="00E50551">
                      <w:rPr>
                        <w:rStyle w:val="CommentReference"/>
                        <w:b/>
                        <w:bCs/>
                        <w:sz w:val="20"/>
                        <w:szCs w:val="24"/>
                        <w:highlight w:val="yellow"/>
                        <w:rPrChange w:id="6594" w:author="sam sehgal" w:date="2025-07-21T12:30:00Z" w16du:dateUtc="2025-07-21T02:30:00Z">
                          <w:rPr>
                            <w:rStyle w:val="CommentReference"/>
                            <w:b/>
                            <w:bCs/>
                            <w:sz w:val="20"/>
                            <w:szCs w:val="24"/>
                          </w:rPr>
                        </w:rPrChange>
                      </w:rPr>
                      <w:commentReference w:id="6589"/>
                    </w:r>
                    <w:commentRangeEnd w:id="6590"/>
                    <w:r w:rsidR="3E9B6BCD" w:rsidRPr="00E50551" w:rsidDel="00E50551">
                      <w:rPr>
                        <w:rStyle w:val="CommentReference"/>
                        <w:b/>
                        <w:bCs/>
                        <w:sz w:val="20"/>
                        <w:szCs w:val="24"/>
                        <w:highlight w:val="yellow"/>
                        <w:rPrChange w:id="6595" w:author="sam sehgal" w:date="2025-07-21T12:30:00Z" w16du:dateUtc="2025-07-21T02:30:00Z">
                          <w:rPr>
                            <w:rStyle w:val="CommentReference"/>
                            <w:b/>
                            <w:bCs/>
                            <w:sz w:val="20"/>
                            <w:szCs w:val="24"/>
                          </w:rPr>
                        </w:rPrChange>
                      </w:rPr>
                      <w:commentReference w:id="6590"/>
                    </w:r>
                    <w:commentRangeEnd w:id="6591"/>
                    <w:r w:rsidR="3E9B6BCD" w:rsidRPr="00E50551" w:rsidDel="00E50551">
                      <w:rPr>
                        <w:rStyle w:val="CommentReference"/>
                        <w:b/>
                        <w:bCs/>
                        <w:sz w:val="20"/>
                        <w:szCs w:val="24"/>
                        <w:highlight w:val="yellow"/>
                        <w:rPrChange w:id="6596" w:author="sam sehgal" w:date="2025-07-21T12:30:00Z" w16du:dateUtc="2025-07-21T02:30:00Z">
                          <w:rPr>
                            <w:rStyle w:val="CommentReference"/>
                            <w:b/>
                            <w:bCs/>
                            <w:sz w:val="20"/>
                            <w:szCs w:val="24"/>
                          </w:rPr>
                        </w:rPrChange>
                      </w:rPr>
                      <w:commentReference w:id="6591"/>
                    </w:r>
                    <w:r w:rsidR="40E269B9" w:rsidRPr="00E50551" w:rsidDel="00E50551">
                      <w:rPr>
                        <w:b/>
                        <w:bCs/>
                        <w:highlight w:val="yellow"/>
                        <w:rPrChange w:id="6597" w:author="sam sehgal" w:date="2025-07-21T12:30:00Z" w16du:dateUtc="2025-07-21T02:30:00Z">
                          <w:rPr>
                            <w:b/>
                            <w:bCs/>
                          </w:rPr>
                        </w:rPrChange>
                      </w:rPr>
                      <w:delText xml:space="preserve"> at a time</w:delText>
                    </w:r>
                  </w:del>
                </w:p>
              </w:tc>
            </w:tr>
          </w:tbl>
          <w:p w14:paraId="6703BBD1" w14:textId="77777777" w:rsidR="00BE6045" w:rsidRPr="00E50551" w:rsidRDefault="00BE6045" w:rsidP="00BE6045">
            <w:pPr>
              <w:pStyle w:val="BodycopyCOI"/>
              <w:rPr>
                <w:highlight w:val="yellow"/>
              </w:rPr>
            </w:pPr>
          </w:p>
        </w:tc>
        <w:tc>
          <w:tcPr>
            <w:tcW w:w="1984" w:type="dxa"/>
          </w:tcPr>
          <w:p w14:paraId="34CDD0BC" w14:textId="7393DB39" w:rsidR="00BE6045" w:rsidRPr="00E50551" w:rsidDel="00E50551" w:rsidRDefault="00BE6045" w:rsidP="00BE6045">
            <w:pPr>
              <w:tabs>
                <w:tab w:val="left" w:pos="1800"/>
              </w:tabs>
              <w:rPr>
                <w:del w:id="6598" w:author="sam sehgal" w:date="2025-07-21T12:30:00Z" w16du:dateUtc="2025-07-21T02:30:00Z"/>
                <w:rFonts w:asciiTheme="minorHAnsi" w:hAnsiTheme="minorHAnsi" w:cstheme="minorHAnsi"/>
                <w:bCs/>
                <w:sz w:val="20"/>
                <w:szCs w:val="20"/>
                <w:highlight w:val="yellow"/>
                <w:rPrChange w:id="6599" w:author="sam sehgal" w:date="2025-07-21T12:30:00Z" w16du:dateUtc="2025-07-21T02:30:00Z">
                  <w:rPr>
                    <w:del w:id="6600" w:author="sam sehgal" w:date="2025-07-21T12:30:00Z" w16du:dateUtc="2025-07-21T02:30:00Z"/>
                    <w:rFonts w:asciiTheme="minorHAnsi" w:hAnsiTheme="minorHAnsi" w:cstheme="minorHAnsi"/>
                    <w:bCs/>
                    <w:sz w:val="20"/>
                    <w:szCs w:val="20"/>
                  </w:rPr>
                </w:rPrChange>
              </w:rPr>
            </w:pPr>
            <w:del w:id="6601" w:author="sam sehgal" w:date="2025-07-21T12:30:00Z" w16du:dateUtc="2025-07-21T02:30:00Z">
              <w:r w:rsidRPr="00E50551" w:rsidDel="00E50551">
                <w:rPr>
                  <w:rFonts w:asciiTheme="minorHAnsi" w:hAnsiTheme="minorHAnsi" w:cstheme="minorHAnsi"/>
                  <w:b/>
                  <w:bCs/>
                  <w:sz w:val="20"/>
                  <w:szCs w:val="20"/>
                  <w:highlight w:val="yellow"/>
                  <w:rPrChange w:id="6602" w:author="sam sehgal" w:date="2025-07-21T12:30:00Z" w16du:dateUtc="2025-07-21T02:30:00Z">
                    <w:rPr>
                      <w:rFonts w:asciiTheme="minorHAnsi" w:hAnsiTheme="minorHAnsi" w:cstheme="minorHAnsi"/>
                      <w:b/>
                      <w:bCs/>
                      <w:sz w:val="20"/>
                      <w:szCs w:val="20"/>
                    </w:rPr>
                  </w:rPrChange>
                </w:rPr>
                <w:delText>IF</w:delText>
              </w:r>
              <w:r w:rsidRPr="00E50551" w:rsidDel="00E50551">
                <w:rPr>
                  <w:rFonts w:asciiTheme="minorHAnsi" w:hAnsiTheme="minorHAnsi" w:cstheme="minorHAnsi"/>
                  <w:sz w:val="20"/>
                  <w:szCs w:val="20"/>
                  <w:highlight w:val="yellow"/>
                  <w:rPrChange w:id="6603" w:author="sam sehgal" w:date="2025-07-21T12:30:00Z" w16du:dateUtc="2025-07-21T02:30:00Z">
                    <w:rPr>
                      <w:rFonts w:asciiTheme="minorHAnsi" w:hAnsiTheme="minorHAnsi" w:cstheme="minorHAnsi"/>
                      <w:sz w:val="20"/>
                      <w:szCs w:val="20"/>
                    </w:rPr>
                  </w:rPrChange>
                </w:rPr>
                <w:delText xml:space="preserve"> &lt;ProductCode&gt; = “Home”</w:delText>
              </w:r>
            </w:del>
          </w:p>
          <w:p w14:paraId="56CD87E6" w14:textId="6FC0C2C6" w:rsidR="00BE6045" w:rsidRPr="00E50551" w:rsidDel="00E50551" w:rsidRDefault="00BE6045" w:rsidP="00BE6045">
            <w:pPr>
              <w:tabs>
                <w:tab w:val="left" w:pos="1800"/>
              </w:tabs>
              <w:rPr>
                <w:del w:id="6604" w:author="sam sehgal" w:date="2025-07-21T12:30:00Z" w16du:dateUtc="2025-07-21T02:30:00Z"/>
                <w:rFonts w:asciiTheme="minorHAnsi" w:hAnsiTheme="minorHAnsi" w:cstheme="minorHAnsi"/>
                <w:b/>
                <w:sz w:val="20"/>
                <w:szCs w:val="20"/>
                <w:highlight w:val="yellow"/>
                <w:rPrChange w:id="6605" w:author="sam sehgal" w:date="2025-07-21T12:30:00Z" w16du:dateUtc="2025-07-21T02:30:00Z">
                  <w:rPr>
                    <w:del w:id="6606" w:author="sam sehgal" w:date="2025-07-21T12:30:00Z" w16du:dateUtc="2025-07-21T02:30:00Z"/>
                    <w:rFonts w:asciiTheme="minorHAnsi" w:hAnsiTheme="minorHAnsi" w:cstheme="minorHAnsi"/>
                    <w:b/>
                    <w:sz w:val="20"/>
                    <w:szCs w:val="20"/>
                  </w:rPr>
                </w:rPrChange>
              </w:rPr>
            </w:pPr>
            <w:del w:id="6607" w:author="sam sehgal" w:date="2025-07-21T12:30:00Z" w16du:dateUtc="2025-07-21T02:30:00Z">
              <w:r w:rsidRPr="00E50551" w:rsidDel="00E50551">
                <w:rPr>
                  <w:rFonts w:asciiTheme="minorHAnsi" w:hAnsiTheme="minorHAnsi" w:cstheme="minorHAnsi"/>
                  <w:b/>
                  <w:sz w:val="20"/>
                  <w:szCs w:val="20"/>
                  <w:highlight w:val="yellow"/>
                  <w:rPrChange w:id="6608" w:author="sam sehgal" w:date="2025-07-21T12:30:00Z" w16du:dateUtc="2025-07-21T02:30:00Z">
                    <w:rPr>
                      <w:rFonts w:asciiTheme="minorHAnsi" w:hAnsiTheme="minorHAnsi" w:cstheme="minorHAnsi"/>
                      <w:b/>
                      <w:sz w:val="20"/>
                      <w:szCs w:val="20"/>
                    </w:rPr>
                  </w:rPrChange>
                </w:rPr>
                <w:delText xml:space="preserve">AND </w:delText>
              </w:r>
            </w:del>
          </w:p>
          <w:p w14:paraId="2E73300C" w14:textId="63352B8D" w:rsidR="004279F0" w:rsidRPr="00E50551" w:rsidDel="00E50551" w:rsidRDefault="00BE6045" w:rsidP="00BE6045">
            <w:pPr>
              <w:tabs>
                <w:tab w:val="left" w:pos="1800"/>
              </w:tabs>
              <w:rPr>
                <w:del w:id="6609" w:author="sam sehgal" w:date="2025-07-21T12:30:00Z" w16du:dateUtc="2025-07-21T02:30:00Z"/>
                <w:rFonts w:asciiTheme="minorHAnsi" w:hAnsiTheme="minorHAnsi" w:cstheme="minorHAnsi"/>
                <w:bCs/>
                <w:sz w:val="20"/>
                <w:szCs w:val="20"/>
                <w:highlight w:val="yellow"/>
                <w:rPrChange w:id="6610" w:author="sam sehgal" w:date="2025-07-21T12:30:00Z" w16du:dateUtc="2025-07-21T02:30:00Z">
                  <w:rPr>
                    <w:del w:id="6611" w:author="sam sehgal" w:date="2025-07-21T12:30:00Z" w16du:dateUtc="2025-07-21T02:30:00Z"/>
                    <w:rFonts w:asciiTheme="minorHAnsi" w:hAnsiTheme="minorHAnsi" w:cstheme="minorHAnsi"/>
                    <w:bCs/>
                    <w:sz w:val="20"/>
                    <w:szCs w:val="20"/>
                  </w:rPr>
                </w:rPrChange>
              </w:rPr>
            </w:pPr>
            <w:del w:id="6612" w:author="sam sehgal" w:date="2025-07-21T12:30:00Z" w16du:dateUtc="2025-07-21T02:30:00Z">
              <w:r w:rsidRPr="00E50551" w:rsidDel="00E50551">
                <w:rPr>
                  <w:rFonts w:asciiTheme="minorHAnsi" w:hAnsiTheme="minorHAnsi" w:cstheme="minorHAnsi"/>
                  <w:bCs/>
                  <w:sz w:val="20"/>
                  <w:szCs w:val="20"/>
                  <w:highlight w:val="yellow"/>
                  <w:rPrChange w:id="6613" w:author="sam sehgal" w:date="2025-07-21T12:30:00Z" w16du:dateUtc="2025-07-21T02:30:00Z">
                    <w:rPr>
                      <w:rFonts w:asciiTheme="minorHAnsi" w:hAnsiTheme="minorHAnsi" w:cstheme="minorHAnsi"/>
                      <w:bCs/>
                      <w:sz w:val="20"/>
                      <w:szCs w:val="20"/>
                    </w:rPr>
                  </w:rPrChange>
                </w:rPr>
                <w:delText xml:space="preserve">&lt;DocumentSubType&gt; = “Endorsement” </w:delText>
              </w:r>
              <w:r w:rsidRPr="00E50551" w:rsidDel="00E50551">
                <w:rPr>
                  <w:rFonts w:asciiTheme="minorHAnsi" w:hAnsiTheme="minorHAnsi" w:cstheme="minorHAnsi"/>
                  <w:b/>
                  <w:sz w:val="20"/>
                  <w:szCs w:val="20"/>
                  <w:highlight w:val="yellow"/>
                  <w:rPrChange w:id="6614" w:author="sam sehgal" w:date="2025-07-21T12:30:00Z" w16du:dateUtc="2025-07-21T02:30:00Z">
                    <w:rPr>
                      <w:rFonts w:asciiTheme="minorHAnsi" w:hAnsiTheme="minorHAnsi" w:cstheme="minorHAnsi"/>
                      <w:b/>
                      <w:sz w:val="20"/>
                      <w:szCs w:val="20"/>
                    </w:rPr>
                  </w:rPrChange>
                </w:rPr>
                <w:delText xml:space="preserve">OR </w:delText>
              </w:r>
              <w:r w:rsidRPr="00E50551" w:rsidDel="00E50551">
                <w:rPr>
                  <w:rFonts w:asciiTheme="minorHAnsi" w:hAnsiTheme="minorHAnsi" w:cstheme="minorHAnsi"/>
                  <w:bCs/>
                  <w:sz w:val="20"/>
                  <w:szCs w:val="20"/>
                  <w:highlight w:val="yellow"/>
                  <w:rPrChange w:id="6615" w:author="sam sehgal" w:date="2025-07-21T12:30:00Z" w16du:dateUtc="2025-07-21T02:30:00Z">
                    <w:rPr>
                      <w:rFonts w:asciiTheme="minorHAnsi" w:hAnsiTheme="minorHAnsi" w:cstheme="minorHAnsi"/>
                      <w:bCs/>
                      <w:sz w:val="20"/>
                      <w:szCs w:val="20"/>
                    </w:rPr>
                  </w:rPrChange>
                </w:rPr>
                <w:delText>“Renewal”</w:delText>
              </w:r>
            </w:del>
          </w:p>
          <w:p w14:paraId="3AAB8451" w14:textId="77BC48D8" w:rsidR="00BE6045" w:rsidRPr="00E50551" w:rsidDel="00E50551" w:rsidRDefault="00BE6045" w:rsidP="00BE6045">
            <w:pPr>
              <w:tabs>
                <w:tab w:val="left" w:pos="1800"/>
              </w:tabs>
              <w:rPr>
                <w:del w:id="6616" w:author="sam sehgal" w:date="2025-07-21T12:30:00Z" w16du:dateUtc="2025-07-21T02:30:00Z"/>
                <w:rFonts w:asciiTheme="minorHAnsi" w:hAnsiTheme="minorHAnsi" w:cstheme="minorHAnsi"/>
                <w:bCs/>
                <w:sz w:val="20"/>
                <w:szCs w:val="20"/>
                <w:highlight w:val="yellow"/>
                <w:rPrChange w:id="6617" w:author="sam sehgal" w:date="2025-07-21T12:30:00Z" w16du:dateUtc="2025-07-21T02:30:00Z">
                  <w:rPr>
                    <w:del w:id="6618" w:author="sam sehgal" w:date="2025-07-21T12:30:00Z" w16du:dateUtc="2025-07-21T02:30:00Z"/>
                    <w:rFonts w:asciiTheme="minorHAnsi" w:hAnsiTheme="minorHAnsi" w:cstheme="minorHAnsi"/>
                    <w:bCs/>
                    <w:sz w:val="20"/>
                    <w:szCs w:val="20"/>
                  </w:rPr>
                </w:rPrChange>
              </w:rPr>
            </w:pPr>
            <w:del w:id="6619" w:author="sam sehgal" w:date="2025-07-21T12:30:00Z" w16du:dateUtc="2025-07-21T02:30:00Z">
              <w:r w:rsidRPr="00E50551" w:rsidDel="00E50551">
                <w:rPr>
                  <w:rFonts w:asciiTheme="minorHAnsi" w:hAnsiTheme="minorHAnsi" w:cstheme="minorHAnsi"/>
                  <w:b/>
                  <w:sz w:val="20"/>
                  <w:szCs w:val="20"/>
                  <w:highlight w:val="yellow"/>
                  <w:rPrChange w:id="6620" w:author="sam sehgal" w:date="2025-07-21T12:30:00Z" w16du:dateUtc="2025-07-21T02:30:00Z">
                    <w:rPr>
                      <w:rFonts w:asciiTheme="minorHAnsi" w:hAnsiTheme="minorHAnsi" w:cstheme="minorHAnsi"/>
                      <w:b/>
                      <w:sz w:val="20"/>
                      <w:szCs w:val="20"/>
                    </w:rPr>
                  </w:rPrChange>
                </w:rPr>
                <w:delText>THEN</w:delText>
              </w:r>
              <w:r w:rsidRPr="00E50551" w:rsidDel="00E50551">
                <w:rPr>
                  <w:rFonts w:asciiTheme="minorHAnsi" w:hAnsiTheme="minorHAnsi" w:cstheme="minorHAnsi"/>
                  <w:bCs/>
                  <w:sz w:val="20"/>
                  <w:szCs w:val="20"/>
                  <w:highlight w:val="yellow"/>
                  <w:rPrChange w:id="6621" w:author="sam sehgal" w:date="2025-07-21T12:30:00Z" w16du:dateUtc="2025-07-21T02:30:00Z">
                    <w:rPr>
                      <w:rFonts w:asciiTheme="minorHAnsi" w:hAnsiTheme="minorHAnsi" w:cstheme="minorHAnsi"/>
                      <w:bCs/>
                      <w:sz w:val="20"/>
                      <w:szCs w:val="20"/>
                    </w:rPr>
                  </w:rPrChange>
                </w:rPr>
                <w:delText xml:space="preserve"> Display</w:delText>
              </w:r>
            </w:del>
          </w:p>
          <w:p w14:paraId="60FFF3E3" w14:textId="6F172E52" w:rsidR="00BE6045" w:rsidRPr="00E50551" w:rsidDel="00E50551" w:rsidRDefault="00BE6045" w:rsidP="00BE6045">
            <w:pPr>
              <w:tabs>
                <w:tab w:val="left" w:pos="1800"/>
              </w:tabs>
              <w:rPr>
                <w:del w:id="6622" w:author="sam sehgal" w:date="2025-07-21T12:30:00Z" w16du:dateUtc="2025-07-21T02:30:00Z"/>
                <w:rFonts w:asciiTheme="minorHAnsi" w:hAnsiTheme="minorHAnsi" w:cstheme="minorHAnsi"/>
                <w:b/>
                <w:sz w:val="20"/>
                <w:szCs w:val="20"/>
                <w:highlight w:val="yellow"/>
                <w:rPrChange w:id="6623" w:author="sam sehgal" w:date="2025-07-21T12:30:00Z" w16du:dateUtc="2025-07-21T02:30:00Z">
                  <w:rPr>
                    <w:del w:id="6624" w:author="sam sehgal" w:date="2025-07-21T12:30:00Z" w16du:dateUtc="2025-07-21T02:30:00Z"/>
                    <w:rFonts w:asciiTheme="minorHAnsi" w:hAnsiTheme="minorHAnsi" w:cstheme="minorHAnsi"/>
                    <w:b/>
                    <w:sz w:val="20"/>
                    <w:szCs w:val="20"/>
                  </w:rPr>
                </w:rPrChange>
              </w:rPr>
            </w:pPr>
            <w:del w:id="6625" w:author="sam sehgal" w:date="2025-07-21T12:30:00Z" w16du:dateUtc="2025-07-21T02:30:00Z">
              <w:r w:rsidRPr="00E50551" w:rsidDel="00E50551">
                <w:rPr>
                  <w:rFonts w:asciiTheme="minorHAnsi" w:hAnsiTheme="minorHAnsi" w:cstheme="minorHAnsi"/>
                  <w:b/>
                  <w:sz w:val="20"/>
                  <w:szCs w:val="20"/>
                  <w:highlight w:val="yellow"/>
                  <w:rPrChange w:id="6626" w:author="sam sehgal" w:date="2025-07-21T12:30:00Z" w16du:dateUtc="2025-07-21T02:30:00Z">
                    <w:rPr>
                      <w:rFonts w:asciiTheme="minorHAnsi" w:hAnsiTheme="minorHAnsi" w:cstheme="minorHAnsi"/>
                      <w:b/>
                      <w:sz w:val="20"/>
                      <w:szCs w:val="20"/>
                    </w:rPr>
                  </w:rPrChange>
                </w:rPr>
                <w:delText>ELSE Do Not Display</w:delText>
              </w:r>
            </w:del>
          </w:p>
          <w:p w14:paraId="15491EE4" w14:textId="77777777" w:rsidR="00BE6045" w:rsidRPr="00E50551" w:rsidRDefault="00BE6045" w:rsidP="00BE6045">
            <w:pPr>
              <w:tabs>
                <w:tab w:val="left" w:pos="1800"/>
              </w:tabs>
              <w:rPr>
                <w:rFonts w:asciiTheme="minorHAnsi" w:hAnsiTheme="minorHAnsi" w:cstheme="minorHAnsi"/>
                <w:b/>
                <w:bCs/>
                <w:sz w:val="20"/>
                <w:szCs w:val="20"/>
                <w:highlight w:val="yellow"/>
                <w:rPrChange w:id="6627" w:author="sam sehgal" w:date="2025-07-21T12:30:00Z" w16du:dateUtc="2025-07-21T02:30:00Z">
                  <w:rPr>
                    <w:rFonts w:asciiTheme="minorHAnsi" w:hAnsiTheme="minorHAnsi" w:cstheme="minorHAnsi"/>
                    <w:b/>
                    <w:bCs/>
                    <w:sz w:val="20"/>
                    <w:szCs w:val="20"/>
                  </w:rPr>
                </w:rPrChange>
              </w:rPr>
            </w:pPr>
          </w:p>
        </w:tc>
        <w:tc>
          <w:tcPr>
            <w:tcW w:w="1560" w:type="dxa"/>
          </w:tcPr>
          <w:p w14:paraId="199CA2BE" w14:textId="7CEA5D1E" w:rsidR="00CC46C9" w:rsidRPr="00E50551" w:rsidDel="00E50551" w:rsidRDefault="00CC46C9" w:rsidP="00CC46C9">
            <w:pPr>
              <w:spacing w:after="120"/>
              <w:rPr>
                <w:del w:id="6628" w:author="sam sehgal" w:date="2025-07-21T12:30:00Z" w16du:dateUtc="2025-07-21T02:30:00Z"/>
                <w:rFonts w:asciiTheme="minorHAnsi" w:hAnsiTheme="minorHAnsi" w:cstheme="minorHAnsi"/>
                <w:color w:val="000000"/>
                <w:sz w:val="18"/>
                <w:szCs w:val="18"/>
                <w:highlight w:val="yellow"/>
                <w:rPrChange w:id="6629" w:author="sam sehgal" w:date="2025-07-21T12:30:00Z" w16du:dateUtc="2025-07-21T02:30:00Z">
                  <w:rPr>
                    <w:del w:id="6630" w:author="sam sehgal" w:date="2025-07-21T12:30:00Z" w16du:dateUtc="2025-07-21T02:30:00Z"/>
                    <w:rFonts w:asciiTheme="minorHAnsi" w:hAnsiTheme="minorHAnsi" w:cstheme="minorHAnsi"/>
                    <w:color w:val="000000"/>
                    <w:sz w:val="18"/>
                    <w:szCs w:val="18"/>
                  </w:rPr>
                </w:rPrChange>
              </w:rPr>
            </w:pPr>
            <w:del w:id="6631" w:author="sam sehgal" w:date="2025-07-21T12:30:00Z" w16du:dateUtc="2025-07-21T02:30:00Z">
              <w:r w:rsidRPr="00E50551" w:rsidDel="00E50551">
                <w:rPr>
                  <w:rFonts w:asciiTheme="minorHAnsi" w:hAnsiTheme="minorHAnsi" w:cstheme="minorHAnsi"/>
                  <w:color w:val="000000"/>
                  <w:sz w:val="18"/>
                  <w:szCs w:val="18"/>
                  <w:highlight w:val="yellow"/>
                  <w:rPrChange w:id="6632" w:author="sam sehgal" w:date="2025-07-21T12:30:00Z" w16du:dateUtc="2025-07-21T02:30:00Z">
                    <w:rPr>
                      <w:rFonts w:asciiTheme="minorHAnsi" w:hAnsiTheme="minorHAnsi" w:cstheme="minorHAnsi"/>
                      <w:color w:val="000000"/>
                      <w:sz w:val="18"/>
                      <w:szCs w:val="18"/>
                    </w:rPr>
                  </w:rPrChange>
                </w:rPr>
                <w:delText>Column 1 text:</w:delText>
              </w:r>
            </w:del>
          </w:p>
          <w:p w14:paraId="291C1D47" w14:textId="04627CAF" w:rsidR="00CC46C9" w:rsidRPr="00E50551" w:rsidDel="00E50551" w:rsidRDefault="00CC46C9" w:rsidP="00CC46C9">
            <w:pPr>
              <w:spacing w:after="120"/>
              <w:rPr>
                <w:del w:id="6633" w:author="sam sehgal" w:date="2025-07-21T12:30:00Z" w16du:dateUtc="2025-07-21T02:30:00Z"/>
                <w:rFonts w:asciiTheme="minorHAnsi" w:hAnsiTheme="minorHAnsi" w:cstheme="minorHAnsi"/>
                <w:color w:val="000000"/>
                <w:sz w:val="18"/>
                <w:szCs w:val="18"/>
                <w:highlight w:val="yellow"/>
                <w:rPrChange w:id="6634" w:author="sam sehgal" w:date="2025-07-21T12:30:00Z" w16du:dateUtc="2025-07-21T02:30:00Z">
                  <w:rPr>
                    <w:del w:id="6635" w:author="sam sehgal" w:date="2025-07-21T12:30:00Z" w16du:dateUtc="2025-07-21T02:30:00Z"/>
                    <w:rFonts w:asciiTheme="minorHAnsi" w:hAnsiTheme="minorHAnsi" w:cstheme="minorHAnsi"/>
                    <w:color w:val="000000"/>
                    <w:sz w:val="18"/>
                    <w:szCs w:val="18"/>
                  </w:rPr>
                </w:rPrChange>
              </w:rPr>
            </w:pPr>
            <w:del w:id="6636" w:author="sam sehgal" w:date="2025-07-21T12:30:00Z" w16du:dateUtc="2025-07-21T02:30:00Z">
              <w:r w:rsidRPr="00E50551" w:rsidDel="00E50551">
                <w:rPr>
                  <w:rFonts w:asciiTheme="minorHAnsi" w:hAnsiTheme="minorHAnsi" w:cstheme="minorHAnsi"/>
                  <w:color w:val="000000"/>
                  <w:sz w:val="18"/>
                  <w:szCs w:val="18"/>
                  <w:highlight w:val="yellow"/>
                  <w:rPrChange w:id="6637" w:author="sam sehgal" w:date="2025-07-21T12:30:00Z" w16du:dateUtc="2025-07-21T02:30:00Z">
                    <w:rPr>
                      <w:rFonts w:asciiTheme="minorHAnsi" w:hAnsiTheme="minorHAnsi" w:cstheme="minorHAnsi"/>
                      <w:color w:val="000000"/>
                      <w:sz w:val="18"/>
                      <w:szCs w:val="18"/>
                    </w:rPr>
                  </w:rPrChange>
                </w:rPr>
                <w:delText xml:space="preserve">Bodycopy_COI </w:delText>
              </w:r>
            </w:del>
          </w:p>
          <w:p w14:paraId="369C06DC" w14:textId="684EEFC4" w:rsidR="00CC46C9" w:rsidRPr="00E50551" w:rsidDel="00E50551" w:rsidRDefault="00CC46C9" w:rsidP="00CC46C9">
            <w:pPr>
              <w:spacing w:after="120"/>
              <w:rPr>
                <w:del w:id="6638" w:author="sam sehgal" w:date="2025-07-21T12:30:00Z" w16du:dateUtc="2025-07-21T02:30:00Z"/>
                <w:rFonts w:asciiTheme="minorHAnsi" w:hAnsiTheme="minorHAnsi" w:cstheme="minorHAnsi"/>
                <w:color w:val="000000"/>
                <w:sz w:val="18"/>
                <w:szCs w:val="18"/>
                <w:highlight w:val="yellow"/>
                <w:rPrChange w:id="6639" w:author="sam sehgal" w:date="2025-07-21T12:30:00Z" w16du:dateUtc="2025-07-21T02:30:00Z">
                  <w:rPr>
                    <w:del w:id="6640" w:author="sam sehgal" w:date="2025-07-21T12:30:00Z" w16du:dateUtc="2025-07-21T02:30:00Z"/>
                    <w:rFonts w:asciiTheme="minorHAnsi" w:hAnsiTheme="minorHAnsi" w:cstheme="minorHAnsi"/>
                    <w:color w:val="000000"/>
                    <w:sz w:val="18"/>
                    <w:szCs w:val="18"/>
                  </w:rPr>
                </w:rPrChange>
              </w:rPr>
            </w:pPr>
            <w:del w:id="6641" w:author="sam sehgal" w:date="2025-07-21T12:30:00Z" w16du:dateUtc="2025-07-21T02:30:00Z">
              <w:r w:rsidRPr="00E50551" w:rsidDel="00E50551">
                <w:rPr>
                  <w:rFonts w:asciiTheme="minorHAnsi" w:hAnsiTheme="minorHAnsi" w:cstheme="minorHAnsi"/>
                  <w:color w:val="000000"/>
                  <w:sz w:val="18"/>
                  <w:szCs w:val="18"/>
                  <w:highlight w:val="yellow"/>
                  <w:rPrChange w:id="6642" w:author="sam sehgal" w:date="2025-07-21T12:30:00Z" w16du:dateUtc="2025-07-21T02:30:00Z">
                    <w:rPr>
                      <w:rFonts w:asciiTheme="minorHAnsi" w:hAnsiTheme="minorHAnsi" w:cstheme="minorHAnsi"/>
                      <w:color w:val="000000"/>
                      <w:sz w:val="18"/>
                      <w:szCs w:val="18"/>
                    </w:rPr>
                  </w:rPrChange>
                </w:rPr>
                <w:delText>Column 2 text:</w:delText>
              </w:r>
            </w:del>
          </w:p>
          <w:p w14:paraId="3132BBC3" w14:textId="375121FF" w:rsidR="00BE6045" w:rsidRPr="00E50551" w:rsidRDefault="00CC46C9" w:rsidP="00CC46C9">
            <w:pPr>
              <w:spacing w:after="120"/>
              <w:rPr>
                <w:rFonts w:asciiTheme="minorHAnsi" w:hAnsiTheme="minorHAnsi" w:cstheme="minorHAnsi"/>
                <w:color w:val="000000"/>
                <w:sz w:val="18"/>
                <w:szCs w:val="18"/>
                <w:highlight w:val="yellow"/>
                <w:rPrChange w:id="6643" w:author="sam sehgal" w:date="2025-07-21T12:30:00Z" w16du:dateUtc="2025-07-21T02:30:00Z">
                  <w:rPr>
                    <w:rFonts w:asciiTheme="minorHAnsi" w:hAnsiTheme="minorHAnsi" w:cstheme="minorHAnsi"/>
                    <w:color w:val="000000"/>
                    <w:sz w:val="18"/>
                    <w:szCs w:val="18"/>
                  </w:rPr>
                </w:rPrChange>
              </w:rPr>
            </w:pPr>
            <w:del w:id="6644" w:author="sam sehgal" w:date="2025-07-21T12:30:00Z" w16du:dateUtc="2025-07-21T02:30:00Z">
              <w:r w:rsidRPr="00E50551" w:rsidDel="00E50551">
                <w:rPr>
                  <w:rFonts w:asciiTheme="minorHAnsi" w:hAnsiTheme="minorHAnsi" w:cstheme="minorHAnsi"/>
                  <w:color w:val="000000"/>
                  <w:sz w:val="18"/>
                  <w:szCs w:val="18"/>
                  <w:highlight w:val="yellow"/>
                  <w:rPrChange w:id="6645" w:author="sam sehgal" w:date="2025-07-21T12:30:00Z" w16du:dateUtc="2025-07-21T02:30:00Z">
                    <w:rPr>
                      <w:rFonts w:asciiTheme="minorHAnsi" w:hAnsiTheme="minorHAnsi" w:cstheme="minorHAnsi"/>
                      <w:color w:val="000000"/>
                      <w:sz w:val="18"/>
                      <w:szCs w:val="18"/>
                    </w:rPr>
                  </w:rPrChange>
                </w:rPr>
                <w:delText>Bullet_1_B_COI</w:delText>
              </w:r>
            </w:del>
          </w:p>
        </w:tc>
      </w:tr>
      <w:tr w:rsidR="0032771A" w:rsidRPr="00BD6987" w14:paraId="37635619" w14:textId="77777777" w:rsidTr="00BA2FD3">
        <w:trPr>
          <w:cantSplit/>
          <w:trHeight w:val="844"/>
        </w:trPr>
        <w:tc>
          <w:tcPr>
            <w:tcW w:w="1013" w:type="dxa"/>
            <w:vMerge/>
          </w:tcPr>
          <w:p w14:paraId="15F023B2" w14:textId="77777777" w:rsidR="0032771A" w:rsidRPr="00BD6987" w:rsidRDefault="0032771A" w:rsidP="0032771A">
            <w:pPr>
              <w:tabs>
                <w:tab w:val="left" w:pos="1800"/>
              </w:tabs>
              <w:rPr>
                <w:rFonts w:asciiTheme="minorHAnsi" w:hAnsiTheme="minorHAnsi" w:cstheme="minorHAnsi"/>
                <w:b/>
                <w:sz w:val="20"/>
                <w:szCs w:val="20"/>
              </w:rPr>
            </w:pPr>
          </w:p>
        </w:tc>
        <w:tc>
          <w:tcPr>
            <w:tcW w:w="2101" w:type="dxa"/>
            <w:vMerge/>
          </w:tcPr>
          <w:p w14:paraId="38961EDC" w14:textId="77777777" w:rsidR="0032771A" w:rsidRPr="007850B9" w:rsidRDefault="0032771A" w:rsidP="0032771A">
            <w:pPr>
              <w:tabs>
                <w:tab w:val="left" w:pos="1800"/>
              </w:tabs>
              <w:rPr>
                <w:rFonts w:asciiTheme="minorHAnsi" w:hAnsiTheme="minorHAnsi" w:cstheme="minorHAnsi"/>
                <w:bCs/>
                <w:sz w:val="20"/>
                <w:szCs w:val="20"/>
                <w:highlight w:val="yellow"/>
              </w:rPr>
            </w:pPr>
          </w:p>
        </w:tc>
        <w:tc>
          <w:tcPr>
            <w:tcW w:w="7938" w:type="dxa"/>
          </w:tcPr>
          <w:tbl>
            <w:tblPr>
              <w:tblpPr w:leftFromText="180" w:rightFromText="180" w:vertAnchor="page" w:horzAnchor="margin" w:tblpY="82"/>
              <w:tblOverlap w:val="never"/>
              <w:tblW w:w="7857" w:type="dxa"/>
              <w:tblBorders>
                <w:bottom w:val="single" w:sz="4" w:space="0" w:color="auto"/>
              </w:tblBorders>
              <w:tblLayout w:type="fixed"/>
              <w:tblLook w:val="04A0" w:firstRow="1" w:lastRow="0" w:firstColumn="1" w:lastColumn="0" w:noHBand="0" w:noVBand="1"/>
              <w:tblPrChange w:id="6646" w:author="sam sehgal" w:date="2024-08-20T12:47:00Z" w16du:dateUtc="2024-08-20T02:47: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303"/>
              <w:gridCol w:w="5554"/>
              <w:tblGridChange w:id="6647">
                <w:tblGrid>
                  <w:gridCol w:w="2303"/>
                  <w:gridCol w:w="275"/>
                  <w:gridCol w:w="5279"/>
                  <w:gridCol w:w="938"/>
                </w:tblGrid>
              </w:tblGridChange>
            </w:tblGrid>
            <w:tr w:rsidR="0032771A" w:rsidRPr="000613D0" w14:paraId="051EB527" w14:textId="77777777" w:rsidTr="00DF514D">
              <w:trPr>
                <w:trHeight w:val="283"/>
                <w:trPrChange w:id="6648" w:author="sam sehgal" w:date="2024-08-20T12:47:00Z" w16du:dateUtc="2024-08-20T02:47:00Z">
                  <w:trPr>
                    <w:trHeight w:val="263"/>
                  </w:trPr>
                </w:trPrChange>
              </w:trPr>
              <w:tc>
                <w:tcPr>
                  <w:tcW w:w="2303" w:type="dxa"/>
                  <w:noWrap/>
                  <w:vAlign w:val="center"/>
                  <w:hideMark/>
                  <w:tcPrChange w:id="6649" w:author="sam sehgal" w:date="2024-08-20T12:47:00Z" w16du:dateUtc="2024-08-20T02:47:00Z">
                    <w:tcPr>
                      <w:tcW w:w="2578" w:type="dxa"/>
                      <w:gridSpan w:val="2"/>
                      <w:noWrap/>
                      <w:vAlign w:val="center"/>
                      <w:hideMark/>
                    </w:tcPr>
                  </w:tcPrChange>
                </w:tcPr>
                <w:p w14:paraId="291DBB99" w14:textId="00708363" w:rsidR="0032771A" w:rsidRPr="00266F32" w:rsidRDefault="2F6E51FC" w:rsidP="0032771A">
                  <w:pPr>
                    <w:pStyle w:val="BodycopyCOI"/>
                  </w:pPr>
                  <w:r w:rsidRPr="00266F32">
                    <w:t xml:space="preserve">You describe your </w:t>
                  </w:r>
                  <w:r w:rsidR="00EE0FE9" w:rsidRPr="000613D0">
                    <w:rPr>
                      <w:rFonts w:eastAsia="Arial" w:cs="Arial"/>
                    </w:rPr>
                    <w:t xml:space="preserve">Insured Address </w:t>
                  </w:r>
                  <w:commentRangeStart w:id="6650"/>
                  <w:commentRangeStart w:id="6651"/>
                  <w:commentRangeEnd w:id="6650"/>
                  <w:r w:rsidR="0032771A" w:rsidRPr="00266F32">
                    <w:rPr>
                      <w:rStyle w:val="CommentReference"/>
                      <w:sz w:val="18"/>
                      <w:szCs w:val="18"/>
                    </w:rPr>
                    <w:commentReference w:id="6650"/>
                  </w:r>
                  <w:commentRangeEnd w:id="6651"/>
                  <w:r w:rsidR="00B36126" w:rsidRPr="00266F32">
                    <w:rPr>
                      <w:rStyle w:val="CommentReference"/>
                      <w:sz w:val="18"/>
                      <w:szCs w:val="18"/>
                    </w:rPr>
                    <w:commentReference w:id="6651"/>
                  </w:r>
                  <w:r w:rsidRPr="00266F32">
                    <w:t>as:</w:t>
                  </w:r>
                </w:p>
              </w:tc>
              <w:tc>
                <w:tcPr>
                  <w:tcW w:w="5554" w:type="dxa"/>
                  <w:noWrap/>
                  <w:vAlign w:val="bottom"/>
                  <w:hideMark/>
                  <w:tcPrChange w:id="6652" w:author="sam sehgal" w:date="2024-08-20T12:47:00Z" w16du:dateUtc="2024-08-20T02:47:00Z">
                    <w:tcPr>
                      <w:tcW w:w="6217" w:type="dxa"/>
                      <w:gridSpan w:val="2"/>
                      <w:noWrap/>
                      <w:vAlign w:val="bottom"/>
                      <w:hideMark/>
                    </w:tcPr>
                  </w:tcPrChange>
                </w:tcPr>
                <w:p w14:paraId="74B2A988" w14:textId="776D180C" w:rsidR="0032771A" w:rsidRPr="00266F32" w:rsidRDefault="0032771A" w:rsidP="0032771A">
                  <w:pPr>
                    <w:pStyle w:val="TableBodycopy"/>
                    <w:rPr>
                      <w:b/>
                      <w:bCs/>
                    </w:rPr>
                  </w:pPr>
                  <w:r w:rsidRPr="000613D0">
                    <w:rPr>
                      <w:b/>
                      <w:bCs/>
                    </w:rPr>
                    <w:t xml:space="preserve">• </w:t>
                  </w:r>
                  <w:r w:rsidRPr="00266F32">
                    <w:rPr>
                      <w:b/>
                      <w:bCs/>
                    </w:rPr>
                    <w:t>occupied at least once a month</w:t>
                  </w:r>
                </w:p>
              </w:tc>
            </w:tr>
          </w:tbl>
          <w:p w14:paraId="722AA46D" w14:textId="77777777" w:rsidR="0032771A" w:rsidRPr="00266F32" w:rsidRDefault="0032771A" w:rsidP="0032771A">
            <w:pPr>
              <w:pStyle w:val="BodycopyCOI"/>
            </w:pPr>
          </w:p>
        </w:tc>
        <w:tc>
          <w:tcPr>
            <w:tcW w:w="1984" w:type="dxa"/>
          </w:tcPr>
          <w:p w14:paraId="06185EA1" w14:textId="38F4E677" w:rsidR="0032771A" w:rsidRPr="000613D0" w:rsidRDefault="0032771A" w:rsidP="0032771A">
            <w:pPr>
              <w:tabs>
                <w:tab w:val="left" w:pos="1800"/>
              </w:tabs>
              <w:rPr>
                <w:rFonts w:asciiTheme="minorHAnsi" w:hAnsiTheme="minorHAnsi" w:cstheme="minorHAnsi"/>
                <w:bCs/>
                <w:sz w:val="20"/>
                <w:szCs w:val="20"/>
              </w:rPr>
            </w:pPr>
            <w:r w:rsidRPr="000613D0">
              <w:rPr>
                <w:rFonts w:asciiTheme="minorHAnsi" w:hAnsiTheme="minorHAnsi" w:cstheme="minorHAnsi"/>
                <w:b/>
                <w:bCs/>
                <w:sz w:val="20"/>
                <w:szCs w:val="20"/>
              </w:rPr>
              <w:t>IF</w:t>
            </w:r>
            <w:r w:rsidRPr="000613D0">
              <w:rPr>
                <w:rFonts w:asciiTheme="minorHAnsi" w:hAnsiTheme="minorHAnsi" w:cstheme="minorHAnsi"/>
                <w:sz w:val="20"/>
                <w:szCs w:val="20"/>
              </w:rPr>
              <w:t xml:space="preserve"> &lt;ProductCode&gt; = “Landlord”</w:t>
            </w:r>
          </w:p>
          <w:p w14:paraId="6FF30893" w14:textId="073F4FCA" w:rsidR="0032771A" w:rsidRPr="00167CD8" w:rsidDel="00167CD8" w:rsidRDefault="0032771A" w:rsidP="0032771A">
            <w:pPr>
              <w:tabs>
                <w:tab w:val="left" w:pos="1800"/>
              </w:tabs>
              <w:rPr>
                <w:del w:id="6653" w:author="sam sehgal" w:date="2025-07-21T13:07:00Z" w16du:dateUtc="2025-07-21T03:07:00Z"/>
                <w:rFonts w:asciiTheme="minorHAnsi" w:hAnsiTheme="minorHAnsi" w:cstheme="minorHAnsi"/>
                <w:b/>
                <w:sz w:val="20"/>
                <w:szCs w:val="20"/>
                <w:highlight w:val="yellow"/>
                <w:rPrChange w:id="6654" w:author="sam sehgal" w:date="2025-07-21T13:07:00Z" w16du:dateUtc="2025-07-21T03:07:00Z">
                  <w:rPr>
                    <w:del w:id="6655" w:author="sam sehgal" w:date="2025-07-21T13:07:00Z" w16du:dateUtc="2025-07-21T03:07:00Z"/>
                    <w:rFonts w:asciiTheme="minorHAnsi" w:hAnsiTheme="minorHAnsi" w:cstheme="minorHAnsi"/>
                    <w:b/>
                    <w:sz w:val="20"/>
                    <w:szCs w:val="20"/>
                  </w:rPr>
                </w:rPrChange>
              </w:rPr>
            </w:pPr>
            <w:del w:id="6656" w:author="sam sehgal" w:date="2025-07-21T13:07:00Z" w16du:dateUtc="2025-07-21T03:07:00Z">
              <w:r w:rsidRPr="00167CD8" w:rsidDel="00167CD8">
                <w:rPr>
                  <w:rFonts w:asciiTheme="minorHAnsi" w:hAnsiTheme="minorHAnsi" w:cstheme="minorHAnsi"/>
                  <w:b/>
                  <w:sz w:val="20"/>
                  <w:szCs w:val="20"/>
                  <w:highlight w:val="yellow"/>
                  <w:rPrChange w:id="6657" w:author="sam sehgal" w:date="2025-07-21T13:07:00Z" w16du:dateUtc="2025-07-21T03:07:00Z">
                    <w:rPr>
                      <w:rFonts w:asciiTheme="minorHAnsi" w:hAnsiTheme="minorHAnsi" w:cstheme="minorHAnsi"/>
                      <w:b/>
                      <w:sz w:val="20"/>
                      <w:szCs w:val="20"/>
                    </w:rPr>
                  </w:rPrChange>
                </w:rPr>
                <w:delText xml:space="preserve">AND </w:delText>
              </w:r>
            </w:del>
          </w:p>
          <w:p w14:paraId="599CD12F" w14:textId="3A14E36C" w:rsidR="0032771A" w:rsidRPr="000613D0" w:rsidDel="00167CD8" w:rsidRDefault="0032771A" w:rsidP="0032771A">
            <w:pPr>
              <w:tabs>
                <w:tab w:val="left" w:pos="1800"/>
              </w:tabs>
              <w:rPr>
                <w:del w:id="6658" w:author="sam sehgal" w:date="2025-07-21T13:07:00Z" w16du:dateUtc="2025-07-21T03:07:00Z"/>
                <w:rFonts w:asciiTheme="minorHAnsi" w:hAnsiTheme="minorHAnsi" w:cstheme="minorHAnsi"/>
                <w:bCs/>
                <w:sz w:val="20"/>
                <w:szCs w:val="20"/>
              </w:rPr>
            </w:pPr>
            <w:del w:id="6659" w:author="sam sehgal" w:date="2025-07-21T13:07:00Z" w16du:dateUtc="2025-07-21T03:07:00Z">
              <w:r w:rsidRPr="00167CD8" w:rsidDel="00167CD8">
                <w:rPr>
                  <w:rFonts w:asciiTheme="minorHAnsi" w:hAnsiTheme="minorHAnsi" w:cstheme="minorHAnsi"/>
                  <w:bCs/>
                  <w:sz w:val="20"/>
                  <w:szCs w:val="20"/>
                  <w:highlight w:val="yellow"/>
                  <w:rPrChange w:id="6660" w:author="sam sehgal" w:date="2025-07-21T13:07:00Z" w16du:dateUtc="2025-07-21T03:07:00Z">
                    <w:rPr>
                      <w:rFonts w:asciiTheme="minorHAnsi" w:hAnsiTheme="minorHAnsi" w:cstheme="minorHAnsi"/>
                      <w:bCs/>
                      <w:sz w:val="20"/>
                      <w:szCs w:val="20"/>
                    </w:rPr>
                  </w:rPrChange>
                </w:rPr>
                <w:delText>&lt;DocumentSubType&gt; = “New Business”</w:delText>
              </w:r>
            </w:del>
          </w:p>
          <w:p w14:paraId="7011D38F" w14:textId="77777777" w:rsidR="0032771A" w:rsidRPr="000613D0" w:rsidRDefault="0032771A" w:rsidP="0032771A">
            <w:pPr>
              <w:tabs>
                <w:tab w:val="left" w:pos="1800"/>
              </w:tabs>
              <w:rPr>
                <w:rFonts w:asciiTheme="minorHAnsi" w:hAnsiTheme="minorHAnsi" w:cstheme="minorHAnsi"/>
                <w:b/>
                <w:sz w:val="20"/>
                <w:szCs w:val="20"/>
              </w:rPr>
            </w:pPr>
            <w:r w:rsidRPr="000613D0">
              <w:rPr>
                <w:rFonts w:asciiTheme="minorHAnsi" w:hAnsiTheme="minorHAnsi" w:cstheme="minorHAnsi"/>
                <w:b/>
                <w:sz w:val="20"/>
                <w:szCs w:val="20"/>
              </w:rPr>
              <w:t>AND</w:t>
            </w:r>
          </w:p>
          <w:p w14:paraId="76EE0CD5" w14:textId="057F5898" w:rsidR="0032771A" w:rsidRDefault="004F7527" w:rsidP="0032771A">
            <w:pPr>
              <w:tabs>
                <w:tab w:val="left" w:pos="1800"/>
              </w:tabs>
              <w:rPr>
                <w:ins w:id="6661" w:author="sam sehgal" w:date="2025-07-21T13:07:00Z" w16du:dateUtc="2025-07-21T03:07:00Z"/>
                <w:rFonts w:asciiTheme="minorHAnsi" w:hAnsiTheme="minorHAnsi" w:cstheme="minorHAnsi"/>
                <w:bCs/>
                <w:sz w:val="20"/>
                <w:szCs w:val="20"/>
              </w:rPr>
            </w:pPr>
            <w:r w:rsidRPr="000613D0">
              <w:rPr>
                <w:rFonts w:asciiTheme="minorHAnsi" w:hAnsiTheme="minorHAnsi" w:cstheme="minorHAnsi"/>
                <w:bCs/>
                <w:sz w:val="20"/>
                <w:szCs w:val="20"/>
              </w:rPr>
              <w:t>&lt;KindOfPropertyCode&gt;</w:t>
            </w:r>
            <w:r w:rsidR="0032771A" w:rsidRPr="000613D0">
              <w:rPr>
                <w:rFonts w:asciiTheme="minorHAnsi" w:hAnsiTheme="minorHAnsi" w:cstheme="minorHAnsi"/>
                <w:bCs/>
                <w:sz w:val="20"/>
                <w:szCs w:val="20"/>
              </w:rPr>
              <w:t>= “</w:t>
            </w:r>
            <w:r w:rsidRPr="000613D0">
              <w:rPr>
                <w:rFonts w:asciiTheme="minorHAnsi" w:hAnsiTheme="minorHAnsi" w:cstheme="minorHAnsi"/>
                <w:bCs/>
                <w:sz w:val="20"/>
                <w:szCs w:val="20"/>
              </w:rPr>
              <w:t>2|HolidayShortTermRental</w:t>
            </w:r>
            <w:r w:rsidR="0032771A" w:rsidRPr="000613D0">
              <w:rPr>
                <w:rFonts w:asciiTheme="minorHAnsi" w:hAnsiTheme="minorHAnsi" w:cstheme="minorHAnsi"/>
                <w:bCs/>
                <w:sz w:val="20"/>
                <w:szCs w:val="20"/>
              </w:rPr>
              <w:t>”</w:t>
            </w:r>
          </w:p>
          <w:p w14:paraId="3E6C8E3E" w14:textId="7A00DDAF" w:rsidR="00167CD8" w:rsidRPr="00167CD8" w:rsidRDefault="00167CD8" w:rsidP="0032771A">
            <w:pPr>
              <w:tabs>
                <w:tab w:val="left" w:pos="1800"/>
              </w:tabs>
              <w:rPr>
                <w:ins w:id="6662" w:author="sam sehgal" w:date="2025-07-21T13:07:00Z" w16du:dateUtc="2025-07-21T03:07:00Z"/>
                <w:rFonts w:asciiTheme="minorHAnsi" w:hAnsiTheme="minorHAnsi" w:cstheme="minorHAnsi"/>
                <w:bCs/>
                <w:sz w:val="20"/>
                <w:szCs w:val="20"/>
                <w:highlight w:val="yellow"/>
                <w:rPrChange w:id="6663" w:author="sam sehgal" w:date="2025-07-21T13:08:00Z" w16du:dateUtc="2025-07-21T03:08:00Z">
                  <w:rPr>
                    <w:ins w:id="6664" w:author="sam sehgal" w:date="2025-07-21T13:07:00Z" w16du:dateUtc="2025-07-21T03:07:00Z"/>
                    <w:rFonts w:asciiTheme="minorHAnsi" w:hAnsiTheme="minorHAnsi" w:cstheme="minorHAnsi"/>
                    <w:bCs/>
                    <w:sz w:val="20"/>
                    <w:szCs w:val="20"/>
                  </w:rPr>
                </w:rPrChange>
              </w:rPr>
            </w:pPr>
            <w:ins w:id="6665" w:author="sam sehgal" w:date="2025-07-21T13:07:00Z" w16du:dateUtc="2025-07-21T03:07:00Z">
              <w:r w:rsidRPr="00167CD8">
                <w:rPr>
                  <w:rFonts w:asciiTheme="minorHAnsi" w:hAnsiTheme="minorHAnsi" w:cstheme="minorHAnsi"/>
                  <w:bCs/>
                  <w:sz w:val="20"/>
                  <w:szCs w:val="20"/>
                  <w:highlight w:val="yellow"/>
                  <w:rPrChange w:id="6666" w:author="sam sehgal" w:date="2025-07-21T13:08:00Z" w16du:dateUtc="2025-07-21T03:08:00Z">
                    <w:rPr>
                      <w:rFonts w:asciiTheme="minorHAnsi" w:hAnsiTheme="minorHAnsi" w:cstheme="minorHAnsi"/>
                      <w:bCs/>
                      <w:sz w:val="20"/>
                      <w:szCs w:val="20"/>
                    </w:rPr>
                  </w:rPrChange>
                </w:rPr>
                <w:t>AND</w:t>
              </w:r>
            </w:ins>
          </w:p>
          <w:p w14:paraId="5F959F38" w14:textId="77777777" w:rsidR="00167CD8" w:rsidRPr="00E03B05" w:rsidRDefault="00167CD8" w:rsidP="00167CD8">
            <w:pPr>
              <w:tabs>
                <w:tab w:val="left" w:pos="1800"/>
              </w:tabs>
              <w:rPr>
                <w:ins w:id="6667" w:author="sam sehgal" w:date="2025-07-21T13:08:00Z" w16du:dateUtc="2025-07-21T03:08:00Z"/>
                <w:rFonts w:asciiTheme="minorHAnsi" w:hAnsiTheme="minorHAnsi" w:cstheme="minorHAnsi"/>
                <w:bCs/>
                <w:sz w:val="20"/>
                <w:szCs w:val="20"/>
              </w:rPr>
            </w:pPr>
            <w:ins w:id="6668" w:author="sam sehgal" w:date="2025-07-21T13:08:00Z" w16du:dateUtc="2025-07-21T03:08:00Z">
              <w:r w:rsidRPr="00167CD8">
                <w:rPr>
                  <w:rFonts w:asciiTheme="minorHAnsi" w:hAnsiTheme="minorHAnsi" w:cstheme="minorHAnsi"/>
                  <w:bCs/>
                  <w:sz w:val="20"/>
                  <w:szCs w:val="20"/>
                  <w:highlight w:val="yellow"/>
                </w:rPr>
                <w:t>&lt;OccupiedCode&gt; != “1|OccupiedYes”</w:t>
              </w:r>
            </w:ins>
          </w:p>
          <w:p w14:paraId="0986CEB9" w14:textId="77777777" w:rsidR="00167CD8" w:rsidRPr="000613D0" w:rsidRDefault="00167CD8" w:rsidP="0032771A">
            <w:pPr>
              <w:tabs>
                <w:tab w:val="left" w:pos="1800"/>
              </w:tabs>
              <w:rPr>
                <w:rFonts w:asciiTheme="minorHAnsi" w:hAnsiTheme="minorHAnsi" w:cstheme="minorHAnsi"/>
                <w:bCs/>
                <w:sz w:val="20"/>
                <w:szCs w:val="20"/>
              </w:rPr>
            </w:pPr>
          </w:p>
          <w:p w14:paraId="7E6B36B9" w14:textId="77777777" w:rsidR="0032771A" w:rsidRPr="000613D0" w:rsidRDefault="0032771A" w:rsidP="0032771A">
            <w:pPr>
              <w:tabs>
                <w:tab w:val="left" w:pos="1800"/>
              </w:tabs>
              <w:rPr>
                <w:rFonts w:asciiTheme="minorHAnsi" w:hAnsiTheme="minorHAnsi" w:cstheme="minorHAnsi"/>
                <w:bCs/>
                <w:sz w:val="20"/>
                <w:szCs w:val="20"/>
              </w:rPr>
            </w:pPr>
            <w:r w:rsidRPr="000613D0">
              <w:rPr>
                <w:rFonts w:asciiTheme="minorHAnsi" w:hAnsiTheme="minorHAnsi" w:cstheme="minorHAnsi"/>
                <w:b/>
                <w:sz w:val="20"/>
                <w:szCs w:val="20"/>
              </w:rPr>
              <w:t>THEN</w:t>
            </w:r>
            <w:r w:rsidRPr="000613D0">
              <w:rPr>
                <w:rFonts w:asciiTheme="minorHAnsi" w:hAnsiTheme="minorHAnsi" w:cstheme="minorHAnsi"/>
                <w:bCs/>
                <w:sz w:val="20"/>
                <w:szCs w:val="20"/>
              </w:rPr>
              <w:t xml:space="preserve"> Display</w:t>
            </w:r>
          </w:p>
          <w:p w14:paraId="721F4C78" w14:textId="77777777" w:rsidR="0032771A" w:rsidRPr="000613D0" w:rsidRDefault="0032771A" w:rsidP="0032771A">
            <w:pPr>
              <w:tabs>
                <w:tab w:val="left" w:pos="1800"/>
              </w:tabs>
              <w:rPr>
                <w:rFonts w:asciiTheme="minorHAnsi" w:hAnsiTheme="minorHAnsi" w:cstheme="minorHAnsi"/>
                <w:b/>
                <w:sz w:val="20"/>
                <w:szCs w:val="20"/>
              </w:rPr>
            </w:pPr>
            <w:r w:rsidRPr="000613D0">
              <w:rPr>
                <w:rFonts w:asciiTheme="minorHAnsi" w:hAnsiTheme="minorHAnsi" w:cstheme="minorHAnsi"/>
                <w:b/>
                <w:sz w:val="20"/>
                <w:szCs w:val="20"/>
              </w:rPr>
              <w:t>ELSE Do Not Display</w:t>
            </w:r>
          </w:p>
          <w:p w14:paraId="68F2E6E0" w14:textId="77777777" w:rsidR="0032771A" w:rsidRPr="000613D0" w:rsidRDefault="0032771A" w:rsidP="0032771A">
            <w:pPr>
              <w:tabs>
                <w:tab w:val="left" w:pos="1800"/>
              </w:tabs>
              <w:rPr>
                <w:rFonts w:asciiTheme="minorHAnsi" w:hAnsiTheme="minorHAnsi" w:cstheme="minorHAnsi"/>
                <w:b/>
                <w:bCs/>
                <w:sz w:val="20"/>
                <w:szCs w:val="20"/>
              </w:rPr>
            </w:pPr>
          </w:p>
        </w:tc>
        <w:tc>
          <w:tcPr>
            <w:tcW w:w="1560" w:type="dxa"/>
          </w:tcPr>
          <w:p w14:paraId="3C221231" w14:textId="77777777" w:rsidR="00CC46C9"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Column 1 text:</w:t>
            </w:r>
          </w:p>
          <w:p w14:paraId="0220A4DE" w14:textId="77777777" w:rsidR="00CC46C9"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 xml:space="preserve">Bodycopy_COI </w:t>
            </w:r>
          </w:p>
          <w:p w14:paraId="39617B91" w14:textId="77777777" w:rsidR="00CC46C9"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Column 2 text:</w:t>
            </w:r>
          </w:p>
          <w:p w14:paraId="49901430" w14:textId="6BCE35E1" w:rsidR="0032771A"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Bullet_1_B_COI</w:t>
            </w:r>
          </w:p>
        </w:tc>
      </w:tr>
      <w:tr w:rsidR="00167CD8" w:rsidRPr="00BD6987" w14:paraId="2F6673A1" w14:textId="77777777" w:rsidTr="00BA2FD3">
        <w:trPr>
          <w:cantSplit/>
          <w:trHeight w:val="844"/>
          <w:ins w:id="6669" w:author="sam sehgal" w:date="2025-07-21T13:09:00Z"/>
        </w:trPr>
        <w:tc>
          <w:tcPr>
            <w:tcW w:w="1013" w:type="dxa"/>
            <w:vMerge/>
          </w:tcPr>
          <w:p w14:paraId="5CE9DF64" w14:textId="77777777" w:rsidR="00167CD8" w:rsidRPr="00BD6987" w:rsidRDefault="00167CD8" w:rsidP="00167CD8">
            <w:pPr>
              <w:tabs>
                <w:tab w:val="left" w:pos="1800"/>
              </w:tabs>
              <w:rPr>
                <w:ins w:id="6670" w:author="sam sehgal" w:date="2025-07-21T13:09:00Z" w16du:dateUtc="2025-07-21T03:09:00Z"/>
                <w:rFonts w:asciiTheme="minorHAnsi" w:hAnsiTheme="minorHAnsi" w:cstheme="minorHAnsi"/>
                <w:b/>
                <w:sz w:val="20"/>
                <w:szCs w:val="20"/>
              </w:rPr>
            </w:pPr>
          </w:p>
        </w:tc>
        <w:tc>
          <w:tcPr>
            <w:tcW w:w="2101" w:type="dxa"/>
            <w:vMerge/>
          </w:tcPr>
          <w:p w14:paraId="132BF904" w14:textId="77777777" w:rsidR="00167CD8" w:rsidRPr="007850B9" w:rsidRDefault="00167CD8" w:rsidP="00167CD8">
            <w:pPr>
              <w:tabs>
                <w:tab w:val="left" w:pos="1800"/>
              </w:tabs>
              <w:rPr>
                <w:ins w:id="6671" w:author="sam sehgal" w:date="2025-07-21T13:09:00Z" w16du:dateUtc="2025-07-21T03:09:00Z"/>
                <w:rFonts w:asciiTheme="minorHAnsi" w:hAnsiTheme="minorHAnsi" w:cstheme="minorHAnsi"/>
                <w:bCs/>
                <w:sz w:val="20"/>
                <w:szCs w:val="20"/>
                <w:highlight w:val="yellow"/>
              </w:rPr>
            </w:pPr>
          </w:p>
        </w:tc>
        <w:tc>
          <w:tcPr>
            <w:tcW w:w="7938" w:type="dxa"/>
          </w:tcPr>
          <w:tbl>
            <w:tblPr>
              <w:tblpPr w:leftFromText="180" w:rightFromText="180" w:vertAnchor="page" w:horzAnchor="margin" w:tblpY="82"/>
              <w:tblOverlap w:val="never"/>
              <w:tblW w:w="7857" w:type="dxa"/>
              <w:tblBorders>
                <w:bottom w:val="single" w:sz="4" w:space="0" w:color="auto"/>
              </w:tblBorders>
              <w:tblLayout w:type="fixed"/>
              <w:tblLook w:val="04A0" w:firstRow="1" w:lastRow="0" w:firstColumn="1" w:lastColumn="0" w:noHBand="0" w:noVBand="1"/>
            </w:tblPr>
            <w:tblGrid>
              <w:gridCol w:w="2303"/>
              <w:gridCol w:w="5554"/>
            </w:tblGrid>
            <w:tr w:rsidR="00167CD8" w:rsidRPr="00167CD8" w14:paraId="63B65CBB" w14:textId="77777777" w:rsidTr="00391554">
              <w:trPr>
                <w:trHeight w:val="283"/>
                <w:ins w:id="6672" w:author="sam sehgal" w:date="2025-07-21T13:09:00Z"/>
              </w:trPr>
              <w:tc>
                <w:tcPr>
                  <w:tcW w:w="2303" w:type="dxa"/>
                  <w:noWrap/>
                  <w:vAlign w:val="center"/>
                  <w:hideMark/>
                </w:tcPr>
                <w:p w14:paraId="6ACFE995" w14:textId="77777777" w:rsidR="00167CD8" w:rsidRPr="00167CD8" w:rsidRDefault="00167CD8" w:rsidP="00167CD8">
                  <w:pPr>
                    <w:pStyle w:val="BodycopyCOI"/>
                    <w:rPr>
                      <w:ins w:id="6673" w:author="sam sehgal" w:date="2025-07-21T13:09:00Z" w16du:dateUtc="2025-07-21T03:09:00Z"/>
                      <w:highlight w:val="yellow"/>
                      <w:rPrChange w:id="6674" w:author="sam sehgal" w:date="2025-07-21T13:10:00Z" w16du:dateUtc="2025-07-21T03:10:00Z">
                        <w:rPr>
                          <w:ins w:id="6675" w:author="sam sehgal" w:date="2025-07-21T13:09:00Z" w16du:dateUtc="2025-07-21T03:09:00Z"/>
                        </w:rPr>
                      </w:rPrChange>
                    </w:rPr>
                  </w:pPr>
                  <w:ins w:id="6676" w:author="sam sehgal" w:date="2025-07-21T13:09:00Z" w16du:dateUtc="2025-07-21T03:09:00Z">
                    <w:r w:rsidRPr="00167CD8">
                      <w:rPr>
                        <w:highlight w:val="yellow"/>
                        <w:rPrChange w:id="6677" w:author="sam sehgal" w:date="2025-07-21T13:10:00Z" w16du:dateUtc="2025-07-21T03:10:00Z">
                          <w:rPr/>
                        </w:rPrChange>
                      </w:rPr>
                      <w:t xml:space="preserve">You describe your </w:t>
                    </w:r>
                    <w:r w:rsidRPr="00167CD8">
                      <w:rPr>
                        <w:rFonts w:eastAsia="Arial" w:cs="Arial"/>
                        <w:highlight w:val="yellow"/>
                        <w:rPrChange w:id="6678" w:author="sam sehgal" w:date="2025-07-21T13:10:00Z" w16du:dateUtc="2025-07-21T03:10:00Z">
                          <w:rPr>
                            <w:rFonts w:eastAsia="Arial" w:cs="Arial"/>
                          </w:rPr>
                        </w:rPrChange>
                      </w:rPr>
                      <w:t xml:space="preserve">Insured Address </w:t>
                    </w:r>
                    <w:commentRangeStart w:id="6679"/>
                    <w:commentRangeStart w:id="6680"/>
                    <w:commentRangeEnd w:id="6679"/>
                    <w:r w:rsidRPr="00167CD8">
                      <w:rPr>
                        <w:rStyle w:val="CommentReference"/>
                        <w:sz w:val="18"/>
                        <w:szCs w:val="18"/>
                        <w:highlight w:val="yellow"/>
                        <w:rPrChange w:id="6681" w:author="sam sehgal" w:date="2025-07-21T13:10:00Z" w16du:dateUtc="2025-07-21T03:10:00Z">
                          <w:rPr>
                            <w:rStyle w:val="CommentReference"/>
                            <w:sz w:val="18"/>
                            <w:szCs w:val="18"/>
                          </w:rPr>
                        </w:rPrChange>
                      </w:rPr>
                      <w:commentReference w:id="6679"/>
                    </w:r>
                    <w:commentRangeEnd w:id="6680"/>
                    <w:r w:rsidRPr="00167CD8">
                      <w:rPr>
                        <w:rStyle w:val="CommentReference"/>
                        <w:sz w:val="18"/>
                        <w:szCs w:val="18"/>
                        <w:highlight w:val="yellow"/>
                        <w:rPrChange w:id="6682" w:author="sam sehgal" w:date="2025-07-21T13:10:00Z" w16du:dateUtc="2025-07-21T03:10:00Z">
                          <w:rPr>
                            <w:rStyle w:val="CommentReference"/>
                            <w:sz w:val="18"/>
                            <w:szCs w:val="18"/>
                          </w:rPr>
                        </w:rPrChange>
                      </w:rPr>
                      <w:commentReference w:id="6680"/>
                    </w:r>
                    <w:r w:rsidRPr="00167CD8">
                      <w:rPr>
                        <w:highlight w:val="yellow"/>
                        <w:rPrChange w:id="6683" w:author="sam sehgal" w:date="2025-07-21T13:10:00Z" w16du:dateUtc="2025-07-21T03:10:00Z">
                          <w:rPr/>
                        </w:rPrChange>
                      </w:rPr>
                      <w:t>as:</w:t>
                    </w:r>
                  </w:ins>
                </w:p>
              </w:tc>
              <w:tc>
                <w:tcPr>
                  <w:tcW w:w="5554" w:type="dxa"/>
                  <w:noWrap/>
                  <w:vAlign w:val="bottom"/>
                  <w:hideMark/>
                </w:tcPr>
                <w:p w14:paraId="4540D84A" w14:textId="37FD5744" w:rsidR="00167CD8" w:rsidRPr="00167CD8" w:rsidRDefault="00167CD8" w:rsidP="00167CD8">
                  <w:pPr>
                    <w:pStyle w:val="TableBodycopy"/>
                    <w:rPr>
                      <w:ins w:id="6684" w:author="sam sehgal" w:date="2025-07-21T13:09:00Z" w16du:dateUtc="2025-07-21T03:09:00Z"/>
                      <w:b/>
                      <w:bCs/>
                      <w:highlight w:val="yellow"/>
                      <w:rPrChange w:id="6685" w:author="sam sehgal" w:date="2025-07-21T13:10:00Z" w16du:dateUtc="2025-07-21T03:10:00Z">
                        <w:rPr>
                          <w:ins w:id="6686" w:author="sam sehgal" w:date="2025-07-21T13:09:00Z" w16du:dateUtc="2025-07-21T03:09:00Z"/>
                          <w:b/>
                          <w:bCs/>
                        </w:rPr>
                      </w:rPrChange>
                    </w:rPr>
                  </w:pPr>
                  <w:ins w:id="6687" w:author="sam sehgal" w:date="2025-07-21T13:09:00Z" w16du:dateUtc="2025-07-21T03:09:00Z">
                    <w:r w:rsidRPr="00167CD8">
                      <w:rPr>
                        <w:b/>
                        <w:bCs/>
                        <w:highlight w:val="yellow"/>
                        <w:rPrChange w:id="6688" w:author="sam sehgal" w:date="2025-07-21T13:10:00Z" w16du:dateUtc="2025-07-21T03:10:00Z">
                          <w:rPr>
                            <w:b/>
                            <w:bCs/>
                          </w:rPr>
                        </w:rPrChange>
                      </w:rPr>
                      <w:t xml:space="preserve">• </w:t>
                    </w:r>
                  </w:ins>
                  <w:ins w:id="6689" w:author="sam sehgal" w:date="2025-07-21T13:10:00Z" w16du:dateUtc="2025-07-21T03:10:00Z">
                    <w:r w:rsidRPr="00167CD8">
                      <w:rPr>
                        <w:b/>
                        <w:bCs/>
                        <w:highlight w:val="yellow"/>
                      </w:rPr>
                      <w:t>unoccupied for less than 120 days</w:t>
                    </w:r>
                    <w:commentRangeStart w:id="6690"/>
                    <w:commentRangeStart w:id="6691"/>
                    <w:commentRangeStart w:id="6692"/>
                    <w:commentRangeStart w:id="6693"/>
                    <w:commentRangeEnd w:id="6690"/>
                    <w:r w:rsidRPr="00167CD8">
                      <w:rPr>
                        <w:rStyle w:val="CommentReference"/>
                        <w:b/>
                        <w:bCs/>
                        <w:sz w:val="20"/>
                        <w:szCs w:val="24"/>
                        <w:highlight w:val="yellow"/>
                      </w:rPr>
                      <w:commentReference w:id="6690"/>
                    </w:r>
                    <w:commentRangeStart w:id="6694"/>
                    <w:commentRangeEnd w:id="6694"/>
                    <w:r w:rsidRPr="00167CD8">
                      <w:rPr>
                        <w:rStyle w:val="CommentReference"/>
                        <w:b/>
                        <w:bCs/>
                        <w:sz w:val="20"/>
                        <w:szCs w:val="24"/>
                        <w:highlight w:val="yellow"/>
                      </w:rPr>
                      <w:commentReference w:id="6694"/>
                    </w:r>
                    <w:commentRangeEnd w:id="6691"/>
                    <w:r w:rsidRPr="00167CD8">
                      <w:rPr>
                        <w:rStyle w:val="CommentReference"/>
                        <w:b/>
                        <w:bCs/>
                        <w:sz w:val="20"/>
                        <w:szCs w:val="24"/>
                        <w:highlight w:val="yellow"/>
                      </w:rPr>
                      <w:commentReference w:id="6691"/>
                    </w:r>
                    <w:commentRangeEnd w:id="6692"/>
                    <w:r w:rsidRPr="00167CD8">
                      <w:rPr>
                        <w:rStyle w:val="CommentReference"/>
                        <w:b/>
                        <w:bCs/>
                        <w:sz w:val="20"/>
                        <w:szCs w:val="24"/>
                        <w:highlight w:val="yellow"/>
                      </w:rPr>
                      <w:commentReference w:id="6692"/>
                    </w:r>
                    <w:commentRangeEnd w:id="6693"/>
                    <w:r w:rsidRPr="00167CD8">
                      <w:rPr>
                        <w:rStyle w:val="CommentReference"/>
                        <w:b/>
                        <w:bCs/>
                        <w:sz w:val="20"/>
                        <w:szCs w:val="24"/>
                        <w:highlight w:val="yellow"/>
                      </w:rPr>
                      <w:commentReference w:id="6693"/>
                    </w:r>
                    <w:r w:rsidRPr="00167CD8">
                      <w:rPr>
                        <w:b/>
                        <w:bCs/>
                        <w:highlight w:val="yellow"/>
                      </w:rPr>
                      <w:t xml:space="preserve"> at a time</w:t>
                    </w:r>
                  </w:ins>
                </w:p>
              </w:tc>
            </w:tr>
          </w:tbl>
          <w:p w14:paraId="18FCC155" w14:textId="77777777" w:rsidR="00167CD8" w:rsidRPr="00167CD8" w:rsidRDefault="00167CD8" w:rsidP="00167CD8">
            <w:pPr>
              <w:pStyle w:val="BodycopyCOI"/>
              <w:rPr>
                <w:ins w:id="6695" w:author="sam sehgal" w:date="2025-07-21T13:09:00Z" w16du:dateUtc="2025-07-21T03:09:00Z"/>
                <w:highlight w:val="yellow"/>
                <w:rPrChange w:id="6696" w:author="sam sehgal" w:date="2025-07-21T13:10:00Z" w16du:dateUtc="2025-07-21T03:10:00Z">
                  <w:rPr>
                    <w:ins w:id="6697" w:author="sam sehgal" w:date="2025-07-21T13:09:00Z" w16du:dateUtc="2025-07-21T03:09:00Z"/>
                  </w:rPr>
                </w:rPrChange>
              </w:rPr>
            </w:pPr>
          </w:p>
        </w:tc>
        <w:tc>
          <w:tcPr>
            <w:tcW w:w="1984" w:type="dxa"/>
          </w:tcPr>
          <w:p w14:paraId="3756AEC6" w14:textId="77777777" w:rsidR="00167CD8" w:rsidRPr="00167CD8" w:rsidRDefault="00167CD8" w:rsidP="00167CD8">
            <w:pPr>
              <w:tabs>
                <w:tab w:val="left" w:pos="1800"/>
              </w:tabs>
              <w:rPr>
                <w:ins w:id="6698" w:author="sam sehgal" w:date="2025-07-21T13:09:00Z" w16du:dateUtc="2025-07-21T03:09:00Z"/>
                <w:rFonts w:asciiTheme="minorHAnsi" w:hAnsiTheme="minorHAnsi" w:cstheme="minorHAnsi"/>
                <w:bCs/>
                <w:sz w:val="20"/>
                <w:szCs w:val="20"/>
                <w:highlight w:val="yellow"/>
                <w:rPrChange w:id="6699" w:author="sam sehgal" w:date="2025-07-21T13:10:00Z" w16du:dateUtc="2025-07-21T03:10:00Z">
                  <w:rPr>
                    <w:ins w:id="6700" w:author="sam sehgal" w:date="2025-07-21T13:09:00Z" w16du:dateUtc="2025-07-21T03:09:00Z"/>
                    <w:rFonts w:asciiTheme="minorHAnsi" w:hAnsiTheme="minorHAnsi" w:cstheme="minorHAnsi"/>
                    <w:bCs/>
                    <w:sz w:val="20"/>
                    <w:szCs w:val="20"/>
                  </w:rPr>
                </w:rPrChange>
              </w:rPr>
            </w:pPr>
            <w:ins w:id="6701" w:author="sam sehgal" w:date="2025-07-21T13:09:00Z" w16du:dateUtc="2025-07-21T03:09:00Z">
              <w:r w:rsidRPr="00167CD8">
                <w:rPr>
                  <w:rFonts w:asciiTheme="minorHAnsi" w:hAnsiTheme="minorHAnsi" w:cstheme="minorHAnsi"/>
                  <w:b/>
                  <w:bCs/>
                  <w:sz w:val="20"/>
                  <w:szCs w:val="20"/>
                  <w:highlight w:val="yellow"/>
                  <w:rPrChange w:id="6702" w:author="sam sehgal" w:date="2025-07-21T13:10:00Z" w16du:dateUtc="2025-07-21T03:10:00Z">
                    <w:rPr>
                      <w:rFonts w:asciiTheme="minorHAnsi" w:hAnsiTheme="minorHAnsi" w:cstheme="minorHAnsi"/>
                      <w:b/>
                      <w:bCs/>
                      <w:sz w:val="20"/>
                      <w:szCs w:val="20"/>
                    </w:rPr>
                  </w:rPrChange>
                </w:rPr>
                <w:t>IF</w:t>
              </w:r>
              <w:r w:rsidRPr="00167CD8">
                <w:rPr>
                  <w:rFonts w:asciiTheme="minorHAnsi" w:hAnsiTheme="minorHAnsi" w:cstheme="minorHAnsi"/>
                  <w:sz w:val="20"/>
                  <w:szCs w:val="20"/>
                  <w:highlight w:val="yellow"/>
                  <w:rPrChange w:id="6703" w:author="sam sehgal" w:date="2025-07-21T13:10:00Z" w16du:dateUtc="2025-07-21T03:10:00Z">
                    <w:rPr>
                      <w:rFonts w:asciiTheme="minorHAnsi" w:hAnsiTheme="minorHAnsi" w:cstheme="minorHAnsi"/>
                      <w:sz w:val="20"/>
                      <w:szCs w:val="20"/>
                    </w:rPr>
                  </w:rPrChange>
                </w:rPr>
                <w:t xml:space="preserve"> &lt;ProductCode&gt; = “Landlord”</w:t>
              </w:r>
            </w:ins>
          </w:p>
          <w:p w14:paraId="137BA1B2" w14:textId="77777777" w:rsidR="00167CD8" w:rsidRPr="00167CD8" w:rsidRDefault="00167CD8" w:rsidP="00167CD8">
            <w:pPr>
              <w:tabs>
                <w:tab w:val="left" w:pos="1800"/>
              </w:tabs>
              <w:rPr>
                <w:ins w:id="6704" w:author="sam sehgal" w:date="2025-07-21T13:09:00Z" w16du:dateUtc="2025-07-21T03:09:00Z"/>
                <w:rFonts w:asciiTheme="minorHAnsi" w:hAnsiTheme="minorHAnsi" w:cstheme="minorHAnsi"/>
                <w:b/>
                <w:sz w:val="20"/>
                <w:szCs w:val="20"/>
                <w:highlight w:val="yellow"/>
                <w:rPrChange w:id="6705" w:author="sam sehgal" w:date="2025-07-21T13:10:00Z" w16du:dateUtc="2025-07-21T03:10:00Z">
                  <w:rPr>
                    <w:ins w:id="6706" w:author="sam sehgal" w:date="2025-07-21T13:09:00Z" w16du:dateUtc="2025-07-21T03:09:00Z"/>
                    <w:rFonts w:asciiTheme="minorHAnsi" w:hAnsiTheme="minorHAnsi" w:cstheme="minorHAnsi"/>
                    <w:b/>
                    <w:sz w:val="20"/>
                    <w:szCs w:val="20"/>
                  </w:rPr>
                </w:rPrChange>
              </w:rPr>
            </w:pPr>
            <w:ins w:id="6707" w:author="sam sehgal" w:date="2025-07-21T13:09:00Z" w16du:dateUtc="2025-07-21T03:09:00Z">
              <w:r w:rsidRPr="00167CD8">
                <w:rPr>
                  <w:rFonts w:asciiTheme="minorHAnsi" w:hAnsiTheme="minorHAnsi" w:cstheme="minorHAnsi"/>
                  <w:b/>
                  <w:sz w:val="20"/>
                  <w:szCs w:val="20"/>
                  <w:highlight w:val="yellow"/>
                  <w:rPrChange w:id="6708" w:author="sam sehgal" w:date="2025-07-21T13:10:00Z" w16du:dateUtc="2025-07-21T03:10:00Z">
                    <w:rPr>
                      <w:rFonts w:asciiTheme="minorHAnsi" w:hAnsiTheme="minorHAnsi" w:cstheme="minorHAnsi"/>
                      <w:b/>
                      <w:sz w:val="20"/>
                      <w:szCs w:val="20"/>
                    </w:rPr>
                  </w:rPrChange>
                </w:rPr>
                <w:t>AND</w:t>
              </w:r>
            </w:ins>
          </w:p>
          <w:p w14:paraId="08F6F33F" w14:textId="77777777" w:rsidR="00167CD8" w:rsidRPr="00167CD8" w:rsidRDefault="00167CD8" w:rsidP="00167CD8">
            <w:pPr>
              <w:tabs>
                <w:tab w:val="left" w:pos="1800"/>
              </w:tabs>
              <w:rPr>
                <w:ins w:id="6709" w:author="sam sehgal" w:date="2025-07-21T13:09:00Z" w16du:dateUtc="2025-07-21T03:09:00Z"/>
                <w:rFonts w:asciiTheme="minorHAnsi" w:hAnsiTheme="minorHAnsi" w:cstheme="minorHAnsi"/>
                <w:bCs/>
                <w:sz w:val="20"/>
                <w:szCs w:val="20"/>
                <w:highlight w:val="yellow"/>
                <w:rPrChange w:id="6710" w:author="sam sehgal" w:date="2025-07-21T13:10:00Z" w16du:dateUtc="2025-07-21T03:10:00Z">
                  <w:rPr>
                    <w:ins w:id="6711" w:author="sam sehgal" w:date="2025-07-21T13:09:00Z" w16du:dateUtc="2025-07-21T03:09:00Z"/>
                    <w:rFonts w:asciiTheme="minorHAnsi" w:hAnsiTheme="minorHAnsi" w:cstheme="minorHAnsi"/>
                    <w:bCs/>
                    <w:sz w:val="20"/>
                    <w:szCs w:val="20"/>
                  </w:rPr>
                </w:rPrChange>
              </w:rPr>
            </w:pPr>
            <w:ins w:id="6712" w:author="sam sehgal" w:date="2025-07-21T13:09:00Z" w16du:dateUtc="2025-07-21T03:09:00Z">
              <w:r w:rsidRPr="00167CD8">
                <w:rPr>
                  <w:rFonts w:asciiTheme="minorHAnsi" w:hAnsiTheme="minorHAnsi" w:cstheme="minorHAnsi"/>
                  <w:bCs/>
                  <w:sz w:val="20"/>
                  <w:szCs w:val="20"/>
                  <w:highlight w:val="yellow"/>
                  <w:rPrChange w:id="6713" w:author="sam sehgal" w:date="2025-07-21T13:10:00Z" w16du:dateUtc="2025-07-21T03:10:00Z">
                    <w:rPr>
                      <w:rFonts w:asciiTheme="minorHAnsi" w:hAnsiTheme="minorHAnsi" w:cstheme="minorHAnsi"/>
                      <w:bCs/>
                      <w:sz w:val="20"/>
                      <w:szCs w:val="20"/>
                    </w:rPr>
                  </w:rPrChange>
                </w:rPr>
                <w:t>&lt;KindOfPropertyCode&gt;= “2|HolidayShortTermRental”</w:t>
              </w:r>
            </w:ins>
          </w:p>
          <w:p w14:paraId="04DE799A" w14:textId="77777777" w:rsidR="00167CD8" w:rsidRPr="00167CD8" w:rsidRDefault="00167CD8" w:rsidP="00167CD8">
            <w:pPr>
              <w:tabs>
                <w:tab w:val="left" w:pos="1800"/>
              </w:tabs>
              <w:rPr>
                <w:ins w:id="6714" w:author="sam sehgal" w:date="2025-07-21T13:09:00Z" w16du:dateUtc="2025-07-21T03:09:00Z"/>
                <w:rFonts w:asciiTheme="minorHAnsi" w:hAnsiTheme="minorHAnsi" w:cstheme="minorHAnsi"/>
                <w:b/>
                <w:sz w:val="20"/>
                <w:szCs w:val="20"/>
                <w:highlight w:val="yellow"/>
                <w:rPrChange w:id="6715" w:author="sam sehgal" w:date="2025-07-21T13:12:00Z" w16du:dateUtc="2025-07-21T03:12:00Z">
                  <w:rPr>
                    <w:ins w:id="6716" w:author="sam sehgal" w:date="2025-07-21T13:09:00Z" w16du:dateUtc="2025-07-21T03:09:00Z"/>
                    <w:rFonts w:asciiTheme="minorHAnsi" w:hAnsiTheme="minorHAnsi" w:cstheme="minorHAnsi"/>
                    <w:bCs/>
                    <w:sz w:val="20"/>
                    <w:szCs w:val="20"/>
                    <w:highlight w:val="yellow"/>
                  </w:rPr>
                </w:rPrChange>
              </w:rPr>
            </w:pPr>
            <w:ins w:id="6717" w:author="sam sehgal" w:date="2025-07-21T13:09:00Z" w16du:dateUtc="2025-07-21T03:09:00Z">
              <w:r w:rsidRPr="00167CD8">
                <w:rPr>
                  <w:rFonts w:asciiTheme="minorHAnsi" w:hAnsiTheme="minorHAnsi" w:cstheme="minorHAnsi"/>
                  <w:b/>
                  <w:sz w:val="20"/>
                  <w:szCs w:val="20"/>
                  <w:highlight w:val="yellow"/>
                  <w:rPrChange w:id="6718" w:author="sam sehgal" w:date="2025-07-21T13:12:00Z" w16du:dateUtc="2025-07-21T03:12:00Z">
                    <w:rPr>
                      <w:rFonts w:asciiTheme="minorHAnsi" w:hAnsiTheme="minorHAnsi" w:cstheme="minorHAnsi"/>
                      <w:bCs/>
                      <w:sz w:val="20"/>
                      <w:szCs w:val="20"/>
                      <w:highlight w:val="yellow"/>
                    </w:rPr>
                  </w:rPrChange>
                </w:rPr>
                <w:t>AND</w:t>
              </w:r>
            </w:ins>
          </w:p>
          <w:p w14:paraId="65EBC7E2" w14:textId="6DB7BE90" w:rsidR="00167CD8" w:rsidRPr="00167CD8" w:rsidRDefault="00167CD8" w:rsidP="00167CD8">
            <w:pPr>
              <w:tabs>
                <w:tab w:val="left" w:pos="1800"/>
              </w:tabs>
              <w:rPr>
                <w:ins w:id="6719" w:author="sam sehgal" w:date="2025-07-21T13:09:00Z" w16du:dateUtc="2025-07-21T03:09:00Z"/>
                <w:rFonts w:asciiTheme="minorHAnsi" w:hAnsiTheme="minorHAnsi" w:cstheme="minorHAnsi"/>
                <w:bCs/>
                <w:sz w:val="20"/>
                <w:szCs w:val="20"/>
                <w:highlight w:val="yellow"/>
                <w:rPrChange w:id="6720" w:author="sam sehgal" w:date="2025-07-21T13:10:00Z" w16du:dateUtc="2025-07-21T03:10:00Z">
                  <w:rPr>
                    <w:ins w:id="6721" w:author="sam sehgal" w:date="2025-07-21T13:09:00Z" w16du:dateUtc="2025-07-21T03:09:00Z"/>
                    <w:rFonts w:asciiTheme="minorHAnsi" w:hAnsiTheme="minorHAnsi" w:cstheme="minorHAnsi"/>
                    <w:bCs/>
                    <w:sz w:val="20"/>
                    <w:szCs w:val="20"/>
                  </w:rPr>
                </w:rPrChange>
              </w:rPr>
            </w:pPr>
            <w:ins w:id="6722" w:author="sam sehgal" w:date="2025-07-21T13:09:00Z" w16du:dateUtc="2025-07-21T03:09:00Z">
              <w:r w:rsidRPr="00167CD8">
                <w:rPr>
                  <w:rFonts w:asciiTheme="minorHAnsi" w:hAnsiTheme="minorHAnsi" w:cstheme="minorHAnsi"/>
                  <w:bCs/>
                  <w:sz w:val="20"/>
                  <w:szCs w:val="20"/>
                  <w:highlight w:val="yellow"/>
                </w:rPr>
                <w:t>&lt;OccupiedCode&gt; != “</w:t>
              </w:r>
            </w:ins>
            <w:ins w:id="6723" w:author="sam sehgal" w:date="2025-07-21T13:10:00Z" w16du:dateUtc="2025-07-21T03:10:00Z">
              <w:r w:rsidRPr="00167CD8">
                <w:rPr>
                  <w:rFonts w:asciiTheme="minorHAnsi" w:hAnsiTheme="minorHAnsi" w:cstheme="minorHAnsi"/>
                  <w:bCs/>
                  <w:sz w:val="20"/>
                  <w:szCs w:val="20"/>
                  <w:highlight w:val="yellow"/>
                  <w:rPrChange w:id="6724" w:author="sam sehgal" w:date="2025-07-21T13:10:00Z" w16du:dateUtc="2025-07-21T03:10:00Z">
                    <w:rPr>
                      <w:rFonts w:asciiTheme="minorHAnsi" w:hAnsiTheme="minorHAnsi" w:cstheme="minorHAnsi"/>
                      <w:bCs/>
                      <w:sz w:val="20"/>
                      <w:szCs w:val="20"/>
                    </w:rPr>
                  </w:rPrChange>
                </w:rPr>
                <w:t>3|UnoccupancyDurationAcceptedOnlyForMigration</w:t>
              </w:r>
            </w:ins>
            <w:ins w:id="6725" w:author="sam sehgal" w:date="2025-07-21T13:09:00Z" w16du:dateUtc="2025-07-21T03:09:00Z">
              <w:r w:rsidRPr="00167CD8">
                <w:rPr>
                  <w:rFonts w:asciiTheme="minorHAnsi" w:hAnsiTheme="minorHAnsi" w:cstheme="minorHAnsi"/>
                  <w:bCs/>
                  <w:sz w:val="20"/>
                  <w:szCs w:val="20"/>
                  <w:highlight w:val="yellow"/>
                </w:rPr>
                <w:t>”</w:t>
              </w:r>
            </w:ins>
          </w:p>
          <w:p w14:paraId="2160191F" w14:textId="77777777" w:rsidR="00167CD8" w:rsidRPr="00167CD8" w:rsidRDefault="00167CD8" w:rsidP="00167CD8">
            <w:pPr>
              <w:tabs>
                <w:tab w:val="left" w:pos="1800"/>
              </w:tabs>
              <w:rPr>
                <w:ins w:id="6726" w:author="sam sehgal" w:date="2025-07-21T13:09:00Z" w16du:dateUtc="2025-07-21T03:09:00Z"/>
                <w:rFonts w:asciiTheme="minorHAnsi" w:hAnsiTheme="minorHAnsi" w:cstheme="minorHAnsi"/>
                <w:bCs/>
                <w:sz w:val="20"/>
                <w:szCs w:val="20"/>
                <w:highlight w:val="yellow"/>
                <w:rPrChange w:id="6727" w:author="sam sehgal" w:date="2025-07-21T13:10:00Z" w16du:dateUtc="2025-07-21T03:10:00Z">
                  <w:rPr>
                    <w:ins w:id="6728" w:author="sam sehgal" w:date="2025-07-21T13:09:00Z" w16du:dateUtc="2025-07-21T03:09:00Z"/>
                    <w:rFonts w:asciiTheme="minorHAnsi" w:hAnsiTheme="minorHAnsi" w:cstheme="minorHAnsi"/>
                    <w:bCs/>
                    <w:sz w:val="20"/>
                    <w:szCs w:val="20"/>
                  </w:rPr>
                </w:rPrChange>
              </w:rPr>
            </w:pPr>
          </w:p>
          <w:p w14:paraId="7EB082F0" w14:textId="77777777" w:rsidR="00167CD8" w:rsidRPr="00167CD8" w:rsidRDefault="00167CD8" w:rsidP="00167CD8">
            <w:pPr>
              <w:tabs>
                <w:tab w:val="left" w:pos="1800"/>
              </w:tabs>
              <w:rPr>
                <w:ins w:id="6729" w:author="sam sehgal" w:date="2025-07-21T13:09:00Z" w16du:dateUtc="2025-07-21T03:09:00Z"/>
                <w:rFonts w:asciiTheme="minorHAnsi" w:hAnsiTheme="minorHAnsi" w:cstheme="minorHAnsi"/>
                <w:bCs/>
                <w:sz w:val="20"/>
                <w:szCs w:val="20"/>
                <w:highlight w:val="yellow"/>
                <w:rPrChange w:id="6730" w:author="sam sehgal" w:date="2025-07-21T13:10:00Z" w16du:dateUtc="2025-07-21T03:10:00Z">
                  <w:rPr>
                    <w:ins w:id="6731" w:author="sam sehgal" w:date="2025-07-21T13:09:00Z" w16du:dateUtc="2025-07-21T03:09:00Z"/>
                    <w:rFonts w:asciiTheme="minorHAnsi" w:hAnsiTheme="minorHAnsi" w:cstheme="minorHAnsi"/>
                    <w:bCs/>
                    <w:sz w:val="20"/>
                    <w:szCs w:val="20"/>
                  </w:rPr>
                </w:rPrChange>
              </w:rPr>
            </w:pPr>
            <w:ins w:id="6732" w:author="sam sehgal" w:date="2025-07-21T13:09:00Z" w16du:dateUtc="2025-07-21T03:09:00Z">
              <w:r w:rsidRPr="00167CD8">
                <w:rPr>
                  <w:rFonts w:asciiTheme="minorHAnsi" w:hAnsiTheme="minorHAnsi" w:cstheme="minorHAnsi"/>
                  <w:b/>
                  <w:sz w:val="20"/>
                  <w:szCs w:val="20"/>
                  <w:highlight w:val="yellow"/>
                  <w:rPrChange w:id="6733" w:author="sam sehgal" w:date="2025-07-21T13:10:00Z" w16du:dateUtc="2025-07-21T03:10:00Z">
                    <w:rPr>
                      <w:rFonts w:asciiTheme="minorHAnsi" w:hAnsiTheme="minorHAnsi" w:cstheme="minorHAnsi"/>
                      <w:b/>
                      <w:sz w:val="20"/>
                      <w:szCs w:val="20"/>
                    </w:rPr>
                  </w:rPrChange>
                </w:rPr>
                <w:t>THEN</w:t>
              </w:r>
              <w:r w:rsidRPr="00167CD8">
                <w:rPr>
                  <w:rFonts w:asciiTheme="minorHAnsi" w:hAnsiTheme="minorHAnsi" w:cstheme="minorHAnsi"/>
                  <w:bCs/>
                  <w:sz w:val="20"/>
                  <w:szCs w:val="20"/>
                  <w:highlight w:val="yellow"/>
                  <w:rPrChange w:id="6734" w:author="sam sehgal" w:date="2025-07-21T13:10:00Z" w16du:dateUtc="2025-07-21T03:10:00Z">
                    <w:rPr>
                      <w:rFonts w:asciiTheme="minorHAnsi" w:hAnsiTheme="minorHAnsi" w:cstheme="minorHAnsi"/>
                      <w:bCs/>
                      <w:sz w:val="20"/>
                      <w:szCs w:val="20"/>
                    </w:rPr>
                  </w:rPrChange>
                </w:rPr>
                <w:t xml:space="preserve"> Display</w:t>
              </w:r>
            </w:ins>
          </w:p>
          <w:p w14:paraId="549C38BB" w14:textId="77777777" w:rsidR="00167CD8" w:rsidRPr="00167CD8" w:rsidRDefault="00167CD8" w:rsidP="00167CD8">
            <w:pPr>
              <w:tabs>
                <w:tab w:val="left" w:pos="1800"/>
              </w:tabs>
              <w:rPr>
                <w:ins w:id="6735" w:author="sam sehgal" w:date="2025-07-21T13:09:00Z" w16du:dateUtc="2025-07-21T03:09:00Z"/>
                <w:rFonts w:asciiTheme="minorHAnsi" w:hAnsiTheme="minorHAnsi" w:cstheme="minorHAnsi"/>
                <w:b/>
                <w:sz w:val="20"/>
                <w:szCs w:val="20"/>
                <w:highlight w:val="yellow"/>
                <w:rPrChange w:id="6736" w:author="sam sehgal" w:date="2025-07-21T13:10:00Z" w16du:dateUtc="2025-07-21T03:10:00Z">
                  <w:rPr>
                    <w:ins w:id="6737" w:author="sam sehgal" w:date="2025-07-21T13:09:00Z" w16du:dateUtc="2025-07-21T03:09:00Z"/>
                    <w:rFonts w:asciiTheme="minorHAnsi" w:hAnsiTheme="minorHAnsi" w:cstheme="minorHAnsi"/>
                    <w:b/>
                    <w:sz w:val="20"/>
                    <w:szCs w:val="20"/>
                  </w:rPr>
                </w:rPrChange>
              </w:rPr>
            </w:pPr>
            <w:ins w:id="6738" w:author="sam sehgal" w:date="2025-07-21T13:09:00Z" w16du:dateUtc="2025-07-21T03:09:00Z">
              <w:r w:rsidRPr="00167CD8">
                <w:rPr>
                  <w:rFonts w:asciiTheme="minorHAnsi" w:hAnsiTheme="minorHAnsi" w:cstheme="minorHAnsi"/>
                  <w:b/>
                  <w:sz w:val="20"/>
                  <w:szCs w:val="20"/>
                  <w:highlight w:val="yellow"/>
                  <w:rPrChange w:id="6739" w:author="sam sehgal" w:date="2025-07-21T13:10:00Z" w16du:dateUtc="2025-07-21T03:10:00Z">
                    <w:rPr>
                      <w:rFonts w:asciiTheme="minorHAnsi" w:hAnsiTheme="minorHAnsi" w:cstheme="minorHAnsi"/>
                      <w:b/>
                      <w:sz w:val="20"/>
                      <w:szCs w:val="20"/>
                    </w:rPr>
                  </w:rPrChange>
                </w:rPr>
                <w:t>ELSE Do Not Display</w:t>
              </w:r>
            </w:ins>
          </w:p>
          <w:p w14:paraId="33919A2B" w14:textId="77777777" w:rsidR="00167CD8" w:rsidRPr="00167CD8" w:rsidRDefault="00167CD8" w:rsidP="00167CD8">
            <w:pPr>
              <w:tabs>
                <w:tab w:val="left" w:pos="1800"/>
              </w:tabs>
              <w:rPr>
                <w:ins w:id="6740" w:author="sam sehgal" w:date="2025-07-21T13:09:00Z" w16du:dateUtc="2025-07-21T03:09:00Z"/>
                <w:rFonts w:asciiTheme="minorHAnsi" w:hAnsiTheme="minorHAnsi" w:cstheme="minorHAnsi"/>
                <w:b/>
                <w:bCs/>
                <w:sz w:val="20"/>
                <w:szCs w:val="20"/>
                <w:highlight w:val="yellow"/>
                <w:rPrChange w:id="6741" w:author="sam sehgal" w:date="2025-07-21T13:10:00Z" w16du:dateUtc="2025-07-21T03:10:00Z">
                  <w:rPr>
                    <w:ins w:id="6742" w:author="sam sehgal" w:date="2025-07-21T13:09:00Z" w16du:dateUtc="2025-07-21T03:09:00Z"/>
                    <w:rFonts w:asciiTheme="minorHAnsi" w:hAnsiTheme="minorHAnsi" w:cstheme="minorHAnsi"/>
                    <w:b/>
                    <w:bCs/>
                    <w:sz w:val="20"/>
                    <w:szCs w:val="20"/>
                  </w:rPr>
                </w:rPrChange>
              </w:rPr>
            </w:pPr>
          </w:p>
        </w:tc>
        <w:tc>
          <w:tcPr>
            <w:tcW w:w="1560" w:type="dxa"/>
          </w:tcPr>
          <w:p w14:paraId="08394E68" w14:textId="77777777" w:rsidR="00167CD8" w:rsidRPr="00167CD8" w:rsidRDefault="00167CD8" w:rsidP="00167CD8">
            <w:pPr>
              <w:spacing w:after="120"/>
              <w:rPr>
                <w:ins w:id="6743" w:author="sam sehgal" w:date="2025-07-21T13:09:00Z" w16du:dateUtc="2025-07-21T03:09:00Z"/>
                <w:rFonts w:asciiTheme="minorHAnsi" w:hAnsiTheme="minorHAnsi" w:cstheme="minorHAnsi"/>
                <w:color w:val="000000"/>
                <w:sz w:val="18"/>
                <w:szCs w:val="18"/>
                <w:highlight w:val="yellow"/>
                <w:rPrChange w:id="6744" w:author="sam sehgal" w:date="2025-07-21T13:10:00Z" w16du:dateUtc="2025-07-21T03:10:00Z">
                  <w:rPr>
                    <w:ins w:id="6745" w:author="sam sehgal" w:date="2025-07-21T13:09:00Z" w16du:dateUtc="2025-07-21T03:09:00Z"/>
                    <w:rFonts w:asciiTheme="minorHAnsi" w:hAnsiTheme="minorHAnsi" w:cstheme="minorHAnsi"/>
                    <w:color w:val="000000"/>
                    <w:sz w:val="18"/>
                    <w:szCs w:val="18"/>
                  </w:rPr>
                </w:rPrChange>
              </w:rPr>
            </w:pPr>
            <w:ins w:id="6746" w:author="sam sehgal" w:date="2025-07-21T13:09:00Z" w16du:dateUtc="2025-07-21T03:09:00Z">
              <w:r w:rsidRPr="00167CD8">
                <w:rPr>
                  <w:rFonts w:asciiTheme="minorHAnsi" w:hAnsiTheme="minorHAnsi" w:cstheme="minorHAnsi"/>
                  <w:color w:val="000000"/>
                  <w:sz w:val="18"/>
                  <w:szCs w:val="18"/>
                  <w:highlight w:val="yellow"/>
                  <w:rPrChange w:id="6747" w:author="sam sehgal" w:date="2025-07-21T13:10:00Z" w16du:dateUtc="2025-07-21T03:10:00Z">
                    <w:rPr>
                      <w:rFonts w:asciiTheme="minorHAnsi" w:hAnsiTheme="minorHAnsi" w:cstheme="minorHAnsi"/>
                      <w:color w:val="000000"/>
                      <w:sz w:val="18"/>
                      <w:szCs w:val="18"/>
                    </w:rPr>
                  </w:rPrChange>
                </w:rPr>
                <w:t>Column 1 text:</w:t>
              </w:r>
            </w:ins>
          </w:p>
          <w:p w14:paraId="1981918C" w14:textId="77777777" w:rsidR="00167CD8" w:rsidRPr="00167CD8" w:rsidRDefault="00167CD8" w:rsidP="00167CD8">
            <w:pPr>
              <w:spacing w:after="120"/>
              <w:rPr>
                <w:ins w:id="6748" w:author="sam sehgal" w:date="2025-07-21T13:09:00Z" w16du:dateUtc="2025-07-21T03:09:00Z"/>
                <w:rFonts w:asciiTheme="minorHAnsi" w:hAnsiTheme="minorHAnsi" w:cstheme="minorHAnsi"/>
                <w:color w:val="000000"/>
                <w:sz w:val="18"/>
                <w:szCs w:val="18"/>
                <w:highlight w:val="yellow"/>
                <w:rPrChange w:id="6749" w:author="sam sehgal" w:date="2025-07-21T13:10:00Z" w16du:dateUtc="2025-07-21T03:10:00Z">
                  <w:rPr>
                    <w:ins w:id="6750" w:author="sam sehgal" w:date="2025-07-21T13:09:00Z" w16du:dateUtc="2025-07-21T03:09:00Z"/>
                    <w:rFonts w:asciiTheme="minorHAnsi" w:hAnsiTheme="minorHAnsi" w:cstheme="minorHAnsi"/>
                    <w:color w:val="000000"/>
                    <w:sz w:val="18"/>
                    <w:szCs w:val="18"/>
                  </w:rPr>
                </w:rPrChange>
              </w:rPr>
            </w:pPr>
            <w:ins w:id="6751" w:author="sam sehgal" w:date="2025-07-21T13:09:00Z" w16du:dateUtc="2025-07-21T03:09:00Z">
              <w:r w:rsidRPr="00167CD8">
                <w:rPr>
                  <w:rFonts w:asciiTheme="minorHAnsi" w:hAnsiTheme="minorHAnsi" w:cstheme="minorHAnsi"/>
                  <w:color w:val="000000"/>
                  <w:sz w:val="18"/>
                  <w:szCs w:val="18"/>
                  <w:highlight w:val="yellow"/>
                  <w:rPrChange w:id="6752" w:author="sam sehgal" w:date="2025-07-21T13:10:00Z" w16du:dateUtc="2025-07-21T03:10:00Z">
                    <w:rPr>
                      <w:rFonts w:asciiTheme="minorHAnsi" w:hAnsiTheme="minorHAnsi" w:cstheme="minorHAnsi"/>
                      <w:color w:val="000000"/>
                      <w:sz w:val="18"/>
                      <w:szCs w:val="18"/>
                    </w:rPr>
                  </w:rPrChange>
                </w:rPr>
                <w:t xml:space="preserve">Bodycopy_COI </w:t>
              </w:r>
            </w:ins>
          </w:p>
          <w:p w14:paraId="1AB97051" w14:textId="77777777" w:rsidR="00167CD8" w:rsidRPr="00167CD8" w:rsidRDefault="00167CD8" w:rsidP="00167CD8">
            <w:pPr>
              <w:spacing w:after="120"/>
              <w:rPr>
                <w:ins w:id="6753" w:author="sam sehgal" w:date="2025-07-21T13:09:00Z" w16du:dateUtc="2025-07-21T03:09:00Z"/>
                <w:rFonts w:asciiTheme="minorHAnsi" w:hAnsiTheme="minorHAnsi" w:cstheme="minorHAnsi"/>
                <w:color w:val="000000"/>
                <w:sz w:val="18"/>
                <w:szCs w:val="18"/>
                <w:highlight w:val="yellow"/>
                <w:rPrChange w:id="6754" w:author="sam sehgal" w:date="2025-07-21T13:10:00Z" w16du:dateUtc="2025-07-21T03:10:00Z">
                  <w:rPr>
                    <w:ins w:id="6755" w:author="sam sehgal" w:date="2025-07-21T13:09:00Z" w16du:dateUtc="2025-07-21T03:09:00Z"/>
                    <w:rFonts w:asciiTheme="minorHAnsi" w:hAnsiTheme="minorHAnsi" w:cstheme="minorHAnsi"/>
                    <w:color w:val="000000"/>
                    <w:sz w:val="18"/>
                    <w:szCs w:val="18"/>
                  </w:rPr>
                </w:rPrChange>
              </w:rPr>
            </w:pPr>
            <w:ins w:id="6756" w:author="sam sehgal" w:date="2025-07-21T13:09:00Z" w16du:dateUtc="2025-07-21T03:09:00Z">
              <w:r w:rsidRPr="00167CD8">
                <w:rPr>
                  <w:rFonts w:asciiTheme="minorHAnsi" w:hAnsiTheme="minorHAnsi" w:cstheme="minorHAnsi"/>
                  <w:color w:val="000000"/>
                  <w:sz w:val="18"/>
                  <w:szCs w:val="18"/>
                  <w:highlight w:val="yellow"/>
                  <w:rPrChange w:id="6757" w:author="sam sehgal" w:date="2025-07-21T13:10:00Z" w16du:dateUtc="2025-07-21T03:10:00Z">
                    <w:rPr>
                      <w:rFonts w:asciiTheme="minorHAnsi" w:hAnsiTheme="minorHAnsi" w:cstheme="minorHAnsi"/>
                      <w:color w:val="000000"/>
                      <w:sz w:val="18"/>
                      <w:szCs w:val="18"/>
                    </w:rPr>
                  </w:rPrChange>
                </w:rPr>
                <w:t>Column 2 text:</w:t>
              </w:r>
            </w:ins>
          </w:p>
          <w:p w14:paraId="73D4379D" w14:textId="57169FB4" w:rsidR="00167CD8" w:rsidRPr="00167CD8" w:rsidRDefault="00167CD8" w:rsidP="00167CD8">
            <w:pPr>
              <w:spacing w:after="120"/>
              <w:rPr>
                <w:ins w:id="6758" w:author="sam sehgal" w:date="2025-07-21T13:09:00Z" w16du:dateUtc="2025-07-21T03:09:00Z"/>
                <w:rFonts w:asciiTheme="minorHAnsi" w:hAnsiTheme="minorHAnsi" w:cstheme="minorHAnsi"/>
                <w:color w:val="000000"/>
                <w:sz w:val="18"/>
                <w:szCs w:val="18"/>
                <w:highlight w:val="yellow"/>
                <w:rPrChange w:id="6759" w:author="sam sehgal" w:date="2025-07-21T13:10:00Z" w16du:dateUtc="2025-07-21T03:10:00Z">
                  <w:rPr>
                    <w:ins w:id="6760" w:author="sam sehgal" w:date="2025-07-21T13:09:00Z" w16du:dateUtc="2025-07-21T03:09:00Z"/>
                    <w:rFonts w:asciiTheme="minorHAnsi" w:hAnsiTheme="minorHAnsi" w:cstheme="minorHAnsi"/>
                    <w:color w:val="000000"/>
                    <w:sz w:val="18"/>
                    <w:szCs w:val="18"/>
                  </w:rPr>
                </w:rPrChange>
              </w:rPr>
            </w:pPr>
            <w:ins w:id="6761" w:author="sam sehgal" w:date="2025-07-21T13:09:00Z" w16du:dateUtc="2025-07-21T03:09:00Z">
              <w:r w:rsidRPr="00167CD8">
                <w:rPr>
                  <w:rFonts w:asciiTheme="minorHAnsi" w:hAnsiTheme="minorHAnsi" w:cstheme="minorHAnsi"/>
                  <w:color w:val="000000"/>
                  <w:sz w:val="18"/>
                  <w:szCs w:val="18"/>
                  <w:highlight w:val="yellow"/>
                  <w:rPrChange w:id="6762" w:author="sam sehgal" w:date="2025-07-21T13:10:00Z" w16du:dateUtc="2025-07-21T03:10:00Z">
                    <w:rPr>
                      <w:rFonts w:asciiTheme="minorHAnsi" w:hAnsiTheme="minorHAnsi" w:cstheme="minorHAnsi"/>
                      <w:color w:val="000000"/>
                      <w:sz w:val="18"/>
                      <w:szCs w:val="18"/>
                    </w:rPr>
                  </w:rPrChange>
                </w:rPr>
                <w:t>Bullet_1_B_COI</w:t>
              </w:r>
            </w:ins>
          </w:p>
        </w:tc>
      </w:tr>
      <w:tr w:rsidR="0032771A" w:rsidRPr="00BD6987" w14:paraId="6268A75E" w14:textId="77777777" w:rsidTr="00BA2FD3">
        <w:trPr>
          <w:cantSplit/>
          <w:trHeight w:val="844"/>
        </w:trPr>
        <w:tc>
          <w:tcPr>
            <w:tcW w:w="1013" w:type="dxa"/>
            <w:vMerge/>
          </w:tcPr>
          <w:p w14:paraId="0A13958B" w14:textId="77777777" w:rsidR="0032771A" w:rsidRPr="00BD6987" w:rsidRDefault="0032771A" w:rsidP="0032771A">
            <w:pPr>
              <w:tabs>
                <w:tab w:val="left" w:pos="1800"/>
              </w:tabs>
              <w:rPr>
                <w:rFonts w:asciiTheme="minorHAnsi" w:hAnsiTheme="minorHAnsi" w:cstheme="minorHAnsi"/>
                <w:b/>
                <w:sz w:val="20"/>
                <w:szCs w:val="20"/>
              </w:rPr>
            </w:pPr>
          </w:p>
        </w:tc>
        <w:tc>
          <w:tcPr>
            <w:tcW w:w="2101" w:type="dxa"/>
            <w:vMerge/>
          </w:tcPr>
          <w:p w14:paraId="2C5CB855" w14:textId="77777777" w:rsidR="0032771A" w:rsidRPr="007850B9" w:rsidRDefault="0032771A" w:rsidP="0032771A">
            <w:pPr>
              <w:tabs>
                <w:tab w:val="left" w:pos="1800"/>
              </w:tabs>
              <w:rPr>
                <w:rFonts w:asciiTheme="minorHAnsi" w:hAnsiTheme="minorHAnsi" w:cstheme="minorHAnsi"/>
                <w:bCs/>
                <w:sz w:val="20"/>
                <w:szCs w:val="20"/>
                <w:highlight w:val="yellow"/>
              </w:rPr>
            </w:pPr>
          </w:p>
        </w:tc>
        <w:tc>
          <w:tcPr>
            <w:tcW w:w="7938" w:type="dxa"/>
          </w:tcPr>
          <w:tbl>
            <w:tblPr>
              <w:tblpPr w:leftFromText="180" w:rightFromText="180" w:vertAnchor="page" w:horzAnchor="margin" w:tblpY="82"/>
              <w:tblOverlap w:val="never"/>
              <w:tblW w:w="7861" w:type="dxa"/>
              <w:tblBorders>
                <w:bottom w:val="single" w:sz="4" w:space="0" w:color="auto"/>
              </w:tblBorders>
              <w:tblLayout w:type="fixed"/>
              <w:tblLook w:val="04A0" w:firstRow="1" w:lastRow="0" w:firstColumn="1" w:lastColumn="0" w:noHBand="0" w:noVBand="1"/>
              <w:tblPrChange w:id="6763" w:author="sam sehgal" w:date="2024-08-20T12:47:00Z" w16du:dateUtc="2024-08-20T02:47: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304"/>
              <w:gridCol w:w="5557"/>
              <w:tblGridChange w:id="6764">
                <w:tblGrid>
                  <w:gridCol w:w="2304"/>
                  <w:gridCol w:w="274"/>
                  <w:gridCol w:w="5283"/>
                  <w:gridCol w:w="934"/>
                </w:tblGrid>
              </w:tblGridChange>
            </w:tblGrid>
            <w:tr w:rsidR="0032771A" w:rsidRPr="000613D0" w14:paraId="116284D0" w14:textId="77777777" w:rsidTr="00DF514D">
              <w:trPr>
                <w:trHeight w:val="222"/>
                <w:trPrChange w:id="6765" w:author="sam sehgal" w:date="2024-08-20T12:47:00Z" w16du:dateUtc="2024-08-20T02:47:00Z">
                  <w:trPr>
                    <w:trHeight w:val="263"/>
                  </w:trPr>
                </w:trPrChange>
              </w:trPr>
              <w:tc>
                <w:tcPr>
                  <w:tcW w:w="2304" w:type="dxa"/>
                  <w:noWrap/>
                  <w:vAlign w:val="center"/>
                  <w:hideMark/>
                  <w:tcPrChange w:id="6766" w:author="sam sehgal" w:date="2024-08-20T12:47:00Z" w16du:dateUtc="2024-08-20T02:47:00Z">
                    <w:tcPr>
                      <w:tcW w:w="2578" w:type="dxa"/>
                      <w:gridSpan w:val="2"/>
                      <w:noWrap/>
                      <w:vAlign w:val="center"/>
                      <w:hideMark/>
                    </w:tcPr>
                  </w:tcPrChange>
                </w:tcPr>
                <w:p w14:paraId="35C57BC6" w14:textId="7EEF0986" w:rsidR="0032771A" w:rsidRPr="00266F32" w:rsidRDefault="2F6E51FC" w:rsidP="0032771A">
                  <w:pPr>
                    <w:pStyle w:val="BodycopyCOI"/>
                  </w:pPr>
                  <w:r w:rsidRPr="00266F32">
                    <w:t xml:space="preserve">You describe your </w:t>
                  </w:r>
                  <w:r w:rsidR="00EE0FE9" w:rsidRPr="000613D0">
                    <w:rPr>
                      <w:rFonts w:eastAsia="Arial" w:cs="Arial"/>
                    </w:rPr>
                    <w:t xml:space="preserve">Insured Address </w:t>
                  </w:r>
                  <w:commentRangeStart w:id="6767"/>
                  <w:commentRangeStart w:id="6768"/>
                  <w:commentRangeEnd w:id="6767"/>
                  <w:r w:rsidR="0032771A" w:rsidRPr="00266F32">
                    <w:rPr>
                      <w:rStyle w:val="CommentReference"/>
                      <w:sz w:val="18"/>
                      <w:szCs w:val="18"/>
                    </w:rPr>
                    <w:commentReference w:id="6767"/>
                  </w:r>
                  <w:commentRangeEnd w:id="6768"/>
                  <w:r w:rsidR="00B36126" w:rsidRPr="00266F32">
                    <w:rPr>
                      <w:rStyle w:val="CommentReference"/>
                      <w:sz w:val="18"/>
                      <w:szCs w:val="18"/>
                    </w:rPr>
                    <w:commentReference w:id="6768"/>
                  </w:r>
                  <w:r w:rsidRPr="00266F32">
                    <w:t>as:</w:t>
                  </w:r>
                </w:p>
              </w:tc>
              <w:tc>
                <w:tcPr>
                  <w:tcW w:w="5557" w:type="dxa"/>
                  <w:noWrap/>
                  <w:vAlign w:val="bottom"/>
                  <w:hideMark/>
                  <w:tcPrChange w:id="6769" w:author="sam sehgal" w:date="2024-08-20T12:47:00Z" w16du:dateUtc="2024-08-20T02:47:00Z">
                    <w:tcPr>
                      <w:tcW w:w="6217" w:type="dxa"/>
                      <w:gridSpan w:val="2"/>
                      <w:noWrap/>
                      <w:vAlign w:val="bottom"/>
                      <w:hideMark/>
                    </w:tcPr>
                  </w:tcPrChange>
                </w:tcPr>
                <w:p w14:paraId="742A2F39" w14:textId="334D63D9" w:rsidR="0032771A" w:rsidRPr="00266F32" w:rsidRDefault="0032771A" w:rsidP="0032771A">
                  <w:pPr>
                    <w:pStyle w:val="TableBodycopy"/>
                    <w:rPr>
                      <w:b/>
                      <w:bCs/>
                    </w:rPr>
                  </w:pPr>
                  <w:r w:rsidRPr="000613D0">
                    <w:rPr>
                      <w:b/>
                      <w:bCs/>
                    </w:rPr>
                    <w:t xml:space="preserve">• </w:t>
                  </w:r>
                  <w:r w:rsidR="004F7527" w:rsidRPr="00266F32">
                    <w:rPr>
                      <w:b/>
                      <w:bCs/>
                    </w:rPr>
                    <w:t>currently occupied</w:t>
                  </w:r>
                </w:p>
              </w:tc>
            </w:tr>
          </w:tbl>
          <w:p w14:paraId="7C186F9D" w14:textId="77777777" w:rsidR="0032771A" w:rsidRPr="00266F32" w:rsidRDefault="0032771A" w:rsidP="0032771A">
            <w:pPr>
              <w:pStyle w:val="BodycopyCOI"/>
            </w:pPr>
          </w:p>
        </w:tc>
        <w:tc>
          <w:tcPr>
            <w:tcW w:w="1984" w:type="dxa"/>
          </w:tcPr>
          <w:p w14:paraId="0B8DD0A5" w14:textId="5B6BA07A" w:rsidR="0032771A" w:rsidRPr="000613D0" w:rsidRDefault="0032771A" w:rsidP="0032771A">
            <w:pPr>
              <w:tabs>
                <w:tab w:val="left" w:pos="1800"/>
              </w:tabs>
              <w:rPr>
                <w:rFonts w:asciiTheme="minorHAnsi" w:hAnsiTheme="minorHAnsi" w:cstheme="minorHAnsi"/>
                <w:bCs/>
                <w:sz w:val="20"/>
                <w:szCs w:val="20"/>
              </w:rPr>
            </w:pPr>
            <w:r w:rsidRPr="000613D0">
              <w:rPr>
                <w:rFonts w:asciiTheme="minorHAnsi" w:hAnsiTheme="minorHAnsi" w:cstheme="minorHAnsi"/>
                <w:b/>
                <w:bCs/>
                <w:sz w:val="20"/>
                <w:szCs w:val="20"/>
              </w:rPr>
              <w:t>IF</w:t>
            </w:r>
            <w:r w:rsidRPr="000613D0">
              <w:rPr>
                <w:rFonts w:asciiTheme="minorHAnsi" w:hAnsiTheme="minorHAnsi" w:cstheme="minorHAnsi"/>
                <w:sz w:val="20"/>
                <w:szCs w:val="20"/>
              </w:rPr>
              <w:t xml:space="preserve"> &lt;ProductCode&gt; = “</w:t>
            </w:r>
            <w:r w:rsidR="004F7527" w:rsidRPr="000613D0">
              <w:rPr>
                <w:rFonts w:asciiTheme="minorHAnsi" w:hAnsiTheme="minorHAnsi" w:cstheme="minorHAnsi"/>
                <w:sz w:val="20"/>
                <w:szCs w:val="20"/>
              </w:rPr>
              <w:t>Landlord</w:t>
            </w:r>
            <w:r w:rsidRPr="000613D0">
              <w:rPr>
                <w:rFonts w:asciiTheme="minorHAnsi" w:hAnsiTheme="minorHAnsi" w:cstheme="minorHAnsi"/>
                <w:sz w:val="20"/>
                <w:szCs w:val="20"/>
              </w:rPr>
              <w:t>”</w:t>
            </w:r>
          </w:p>
          <w:p w14:paraId="5A89FC71" w14:textId="4273577A" w:rsidR="0032771A" w:rsidRPr="004B3653" w:rsidDel="004B3653" w:rsidRDefault="0032771A" w:rsidP="0032771A">
            <w:pPr>
              <w:tabs>
                <w:tab w:val="left" w:pos="1800"/>
              </w:tabs>
              <w:rPr>
                <w:del w:id="6770" w:author="sam sehgal" w:date="2025-07-21T11:02:00Z" w16du:dateUtc="2025-07-21T01:02:00Z"/>
                <w:rFonts w:asciiTheme="minorHAnsi" w:hAnsiTheme="minorHAnsi" w:cstheme="minorHAnsi"/>
                <w:b/>
                <w:sz w:val="20"/>
                <w:szCs w:val="20"/>
                <w:highlight w:val="yellow"/>
                <w:rPrChange w:id="6771" w:author="sam sehgal" w:date="2025-07-21T11:02:00Z" w16du:dateUtc="2025-07-21T01:02:00Z">
                  <w:rPr>
                    <w:del w:id="6772" w:author="sam sehgal" w:date="2025-07-21T11:02:00Z" w16du:dateUtc="2025-07-21T01:02:00Z"/>
                    <w:rFonts w:asciiTheme="minorHAnsi" w:hAnsiTheme="minorHAnsi" w:cstheme="minorHAnsi"/>
                    <w:b/>
                    <w:sz w:val="20"/>
                    <w:szCs w:val="20"/>
                  </w:rPr>
                </w:rPrChange>
              </w:rPr>
            </w:pPr>
            <w:del w:id="6773" w:author="sam sehgal" w:date="2025-07-21T11:02:00Z" w16du:dateUtc="2025-07-21T01:02:00Z">
              <w:r w:rsidRPr="004B3653" w:rsidDel="004B3653">
                <w:rPr>
                  <w:rFonts w:asciiTheme="minorHAnsi" w:hAnsiTheme="minorHAnsi" w:cstheme="minorHAnsi"/>
                  <w:b/>
                  <w:sz w:val="20"/>
                  <w:szCs w:val="20"/>
                  <w:highlight w:val="yellow"/>
                  <w:rPrChange w:id="6774" w:author="sam sehgal" w:date="2025-07-21T11:02:00Z" w16du:dateUtc="2025-07-21T01:02:00Z">
                    <w:rPr>
                      <w:rFonts w:asciiTheme="minorHAnsi" w:hAnsiTheme="minorHAnsi" w:cstheme="minorHAnsi"/>
                      <w:b/>
                      <w:sz w:val="20"/>
                      <w:szCs w:val="20"/>
                    </w:rPr>
                  </w:rPrChange>
                </w:rPr>
                <w:delText xml:space="preserve">AND </w:delText>
              </w:r>
            </w:del>
          </w:p>
          <w:p w14:paraId="7AA66539" w14:textId="4F7553DF" w:rsidR="0032771A" w:rsidRPr="000613D0" w:rsidDel="004B3653" w:rsidRDefault="0032771A" w:rsidP="0032771A">
            <w:pPr>
              <w:tabs>
                <w:tab w:val="left" w:pos="1800"/>
              </w:tabs>
              <w:rPr>
                <w:del w:id="6775" w:author="sam sehgal" w:date="2025-07-21T11:02:00Z" w16du:dateUtc="2025-07-21T01:02:00Z"/>
                <w:rFonts w:asciiTheme="minorHAnsi" w:hAnsiTheme="minorHAnsi" w:cstheme="minorHAnsi"/>
                <w:bCs/>
                <w:sz w:val="20"/>
                <w:szCs w:val="20"/>
              </w:rPr>
            </w:pPr>
            <w:del w:id="6776" w:author="sam sehgal" w:date="2025-07-21T11:02:00Z" w16du:dateUtc="2025-07-21T01:02:00Z">
              <w:r w:rsidRPr="004B3653" w:rsidDel="004B3653">
                <w:rPr>
                  <w:rFonts w:asciiTheme="minorHAnsi" w:hAnsiTheme="minorHAnsi" w:cstheme="minorHAnsi"/>
                  <w:bCs/>
                  <w:sz w:val="20"/>
                  <w:szCs w:val="20"/>
                  <w:highlight w:val="yellow"/>
                  <w:rPrChange w:id="6777" w:author="sam sehgal" w:date="2025-07-21T11:02:00Z" w16du:dateUtc="2025-07-21T01:02:00Z">
                    <w:rPr>
                      <w:rFonts w:asciiTheme="minorHAnsi" w:hAnsiTheme="minorHAnsi" w:cstheme="minorHAnsi"/>
                      <w:bCs/>
                      <w:sz w:val="20"/>
                      <w:szCs w:val="20"/>
                    </w:rPr>
                  </w:rPrChange>
                </w:rPr>
                <w:delText>&lt;DocumentSubType&gt; = “New Business”</w:delText>
              </w:r>
            </w:del>
          </w:p>
          <w:p w14:paraId="5C86244E" w14:textId="77777777" w:rsidR="0032771A" w:rsidRPr="000613D0" w:rsidRDefault="0032771A" w:rsidP="0032771A">
            <w:pPr>
              <w:tabs>
                <w:tab w:val="left" w:pos="1800"/>
              </w:tabs>
              <w:rPr>
                <w:rFonts w:asciiTheme="minorHAnsi" w:hAnsiTheme="minorHAnsi" w:cstheme="minorHAnsi"/>
                <w:b/>
                <w:sz w:val="20"/>
                <w:szCs w:val="20"/>
              </w:rPr>
            </w:pPr>
            <w:r w:rsidRPr="000613D0">
              <w:rPr>
                <w:rFonts w:asciiTheme="minorHAnsi" w:hAnsiTheme="minorHAnsi" w:cstheme="minorHAnsi"/>
                <w:b/>
                <w:sz w:val="20"/>
                <w:szCs w:val="20"/>
              </w:rPr>
              <w:t>AND</w:t>
            </w:r>
          </w:p>
          <w:p w14:paraId="16D911D0" w14:textId="3A997675" w:rsidR="004F7527" w:rsidRPr="00D969E5" w:rsidRDefault="004F7527" w:rsidP="004F7527">
            <w:pPr>
              <w:tabs>
                <w:tab w:val="left" w:pos="1800"/>
              </w:tabs>
              <w:rPr>
                <w:rFonts w:asciiTheme="minorHAnsi" w:hAnsiTheme="minorHAnsi" w:cstheme="minorHAnsi"/>
                <w:bCs/>
                <w:sz w:val="20"/>
                <w:szCs w:val="20"/>
              </w:rPr>
            </w:pPr>
            <w:r w:rsidRPr="000613D0">
              <w:rPr>
                <w:rFonts w:asciiTheme="minorHAnsi" w:hAnsiTheme="minorHAnsi" w:cstheme="minorHAnsi"/>
                <w:bCs/>
                <w:sz w:val="20"/>
                <w:szCs w:val="20"/>
              </w:rPr>
              <w:t xml:space="preserve">&lt;KindOfPropertyCode&gt; != </w:t>
            </w:r>
            <w:r w:rsidRPr="00D969E5">
              <w:rPr>
                <w:rFonts w:asciiTheme="minorHAnsi" w:hAnsiTheme="minorHAnsi" w:cstheme="minorHAnsi"/>
                <w:bCs/>
                <w:sz w:val="20"/>
                <w:szCs w:val="20"/>
              </w:rPr>
              <w:t>“2|HolidayShortTermRental”</w:t>
            </w:r>
          </w:p>
          <w:p w14:paraId="115BF9E3" w14:textId="43D2A7AC" w:rsidR="004F7527" w:rsidRPr="00D969E5" w:rsidRDefault="0032771A" w:rsidP="004F7527">
            <w:pPr>
              <w:tabs>
                <w:tab w:val="left" w:pos="1800"/>
              </w:tabs>
              <w:rPr>
                <w:rFonts w:asciiTheme="minorHAnsi" w:hAnsiTheme="minorHAnsi" w:cstheme="minorHAnsi"/>
                <w:b/>
                <w:sz w:val="20"/>
                <w:szCs w:val="20"/>
              </w:rPr>
            </w:pPr>
            <w:r w:rsidRPr="00D969E5">
              <w:rPr>
                <w:rFonts w:asciiTheme="minorHAnsi" w:hAnsiTheme="minorHAnsi" w:cstheme="minorHAnsi"/>
                <w:b/>
                <w:sz w:val="20"/>
                <w:szCs w:val="20"/>
              </w:rPr>
              <w:t>AND</w:t>
            </w:r>
          </w:p>
          <w:p w14:paraId="4074BD98" w14:textId="09DA3C88" w:rsidR="00B646F1" w:rsidRPr="00D969E5" w:rsidRDefault="00B646F1" w:rsidP="00B646F1">
            <w:pPr>
              <w:tabs>
                <w:tab w:val="left" w:pos="1800"/>
              </w:tabs>
              <w:rPr>
                <w:rFonts w:asciiTheme="minorHAnsi" w:hAnsiTheme="minorHAnsi" w:cstheme="minorHAnsi"/>
                <w:bCs/>
                <w:sz w:val="20"/>
                <w:szCs w:val="20"/>
              </w:rPr>
            </w:pPr>
            <w:r w:rsidRPr="004F074C">
              <w:rPr>
                <w:rFonts w:asciiTheme="minorHAnsi" w:hAnsiTheme="minorHAnsi" w:cstheme="minorHAnsi"/>
                <w:sz w:val="20"/>
                <w:szCs w:val="20"/>
                <w:rPrChange w:id="6778" w:author="Sam Sehgal (EXT Idiom)" w:date="2024-10-01T13:24:00Z" w16du:dateUtc="2024-10-01T03:24:00Z">
                  <w:rPr>
                    <w:rFonts w:asciiTheme="minorHAnsi" w:hAnsiTheme="minorHAnsi" w:cstheme="minorHAnsi"/>
                    <w:sz w:val="20"/>
                    <w:szCs w:val="20"/>
                    <w:highlight w:val="yellow"/>
                  </w:rPr>
                </w:rPrChange>
              </w:rPr>
              <w:t>&lt;</w:t>
            </w:r>
            <w:r w:rsidR="007E7A9C" w:rsidRPr="004F074C">
              <w:rPr>
                <w:rFonts w:asciiTheme="minorHAnsi" w:hAnsiTheme="minorHAnsi" w:cstheme="minorHAnsi"/>
                <w:sz w:val="20"/>
                <w:szCs w:val="20"/>
                <w:rPrChange w:id="6779" w:author="Sam Sehgal (EXT Idiom)" w:date="2024-10-01T13:24:00Z" w16du:dateUtc="2024-10-01T03:24:00Z">
                  <w:rPr>
                    <w:rFonts w:asciiTheme="minorHAnsi" w:hAnsiTheme="minorHAnsi" w:cstheme="minorHAnsi"/>
                    <w:sz w:val="20"/>
                    <w:szCs w:val="20"/>
                    <w:highlight w:val="yellow"/>
                  </w:rPr>
                </w:rPrChange>
              </w:rPr>
              <w:t>CurrentlyOccupiedCode</w:t>
            </w:r>
            <w:r w:rsidRPr="004F074C">
              <w:rPr>
                <w:rFonts w:asciiTheme="minorHAnsi" w:hAnsiTheme="minorHAnsi" w:cstheme="minorHAnsi"/>
                <w:sz w:val="20"/>
                <w:szCs w:val="20"/>
                <w:rPrChange w:id="6780" w:author="Sam Sehgal (EXT Idiom)" w:date="2024-10-01T13:24:00Z" w16du:dateUtc="2024-10-01T03:24:00Z">
                  <w:rPr>
                    <w:rFonts w:asciiTheme="minorHAnsi" w:hAnsiTheme="minorHAnsi" w:cstheme="minorHAnsi"/>
                    <w:sz w:val="20"/>
                    <w:szCs w:val="20"/>
                    <w:highlight w:val="yellow"/>
                  </w:rPr>
                </w:rPrChange>
              </w:rPr>
              <w:t>&gt; = “</w:t>
            </w:r>
            <w:r w:rsidR="00FF62C1" w:rsidRPr="004F074C">
              <w:rPr>
                <w:rFonts w:asciiTheme="minorHAnsi" w:hAnsiTheme="minorHAnsi" w:cstheme="minorHAnsi"/>
                <w:bCs/>
                <w:sz w:val="20"/>
                <w:szCs w:val="20"/>
                <w:rPrChange w:id="6781" w:author="Sam Sehgal (EXT Idiom)" w:date="2024-10-01T13:24:00Z" w16du:dateUtc="2024-10-01T03:24:00Z">
                  <w:rPr>
                    <w:rFonts w:asciiTheme="minorHAnsi" w:hAnsiTheme="minorHAnsi" w:cstheme="minorHAnsi"/>
                    <w:bCs/>
                    <w:sz w:val="20"/>
                    <w:szCs w:val="20"/>
                    <w:highlight w:val="yellow"/>
                  </w:rPr>
                </w:rPrChange>
              </w:rPr>
              <w:t>1|CurrentlyOccupiedYes</w:t>
            </w:r>
            <w:r w:rsidRPr="004F074C">
              <w:rPr>
                <w:rFonts w:asciiTheme="minorHAnsi" w:hAnsiTheme="minorHAnsi" w:cstheme="minorHAnsi"/>
                <w:sz w:val="20"/>
                <w:szCs w:val="20"/>
                <w:rPrChange w:id="6782" w:author="Sam Sehgal (EXT Idiom)" w:date="2024-10-01T13:24:00Z" w16du:dateUtc="2024-10-01T03:24:00Z">
                  <w:rPr>
                    <w:rFonts w:asciiTheme="minorHAnsi" w:hAnsiTheme="minorHAnsi" w:cstheme="minorHAnsi"/>
                    <w:sz w:val="20"/>
                    <w:szCs w:val="20"/>
                    <w:highlight w:val="yellow"/>
                  </w:rPr>
                </w:rPrChange>
              </w:rPr>
              <w:t>”</w:t>
            </w:r>
          </w:p>
          <w:p w14:paraId="4DBCF5B0" w14:textId="77777777" w:rsidR="0032771A" w:rsidRPr="000613D0" w:rsidRDefault="0032771A" w:rsidP="0032771A">
            <w:pPr>
              <w:tabs>
                <w:tab w:val="left" w:pos="1800"/>
              </w:tabs>
              <w:rPr>
                <w:rFonts w:asciiTheme="minorHAnsi" w:hAnsiTheme="minorHAnsi" w:cstheme="minorHAnsi"/>
                <w:bCs/>
                <w:sz w:val="20"/>
                <w:szCs w:val="20"/>
              </w:rPr>
            </w:pPr>
            <w:r w:rsidRPr="00D969E5">
              <w:rPr>
                <w:rFonts w:asciiTheme="minorHAnsi" w:hAnsiTheme="minorHAnsi" w:cstheme="minorHAnsi"/>
                <w:b/>
                <w:sz w:val="20"/>
                <w:szCs w:val="20"/>
              </w:rPr>
              <w:t>THEN</w:t>
            </w:r>
            <w:r w:rsidRPr="00D969E5">
              <w:rPr>
                <w:rFonts w:asciiTheme="minorHAnsi" w:hAnsiTheme="minorHAnsi" w:cstheme="minorHAnsi"/>
                <w:bCs/>
                <w:sz w:val="20"/>
                <w:szCs w:val="20"/>
              </w:rPr>
              <w:t xml:space="preserve"> Display</w:t>
            </w:r>
          </w:p>
          <w:p w14:paraId="652A342E" w14:textId="77777777" w:rsidR="0032771A" w:rsidRPr="000613D0" w:rsidRDefault="0032771A" w:rsidP="0032771A">
            <w:pPr>
              <w:tabs>
                <w:tab w:val="left" w:pos="1800"/>
              </w:tabs>
              <w:rPr>
                <w:rFonts w:asciiTheme="minorHAnsi" w:hAnsiTheme="minorHAnsi" w:cstheme="minorHAnsi"/>
                <w:b/>
                <w:sz w:val="20"/>
                <w:szCs w:val="20"/>
              </w:rPr>
            </w:pPr>
            <w:r w:rsidRPr="000613D0">
              <w:rPr>
                <w:rFonts w:asciiTheme="minorHAnsi" w:hAnsiTheme="minorHAnsi" w:cstheme="minorHAnsi"/>
                <w:b/>
                <w:sz w:val="20"/>
                <w:szCs w:val="20"/>
              </w:rPr>
              <w:t>ELSE Do Not Display</w:t>
            </w:r>
          </w:p>
          <w:p w14:paraId="507ED8F7" w14:textId="77777777" w:rsidR="0032771A" w:rsidRPr="000613D0" w:rsidRDefault="0032771A" w:rsidP="0032771A">
            <w:pPr>
              <w:tabs>
                <w:tab w:val="left" w:pos="1800"/>
              </w:tabs>
              <w:rPr>
                <w:rFonts w:asciiTheme="minorHAnsi" w:hAnsiTheme="minorHAnsi" w:cstheme="minorHAnsi"/>
                <w:b/>
                <w:bCs/>
                <w:sz w:val="20"/>
                <w:szCs w:val="20"/>
              </w:rPr>
            </w:pPr>
          </w:p>
        </w:tc>
        <w:tc>
          <w:tcPr>
            <w:tcW w:w="1560" w:type="dxa"/>
          </w:tcPr>
          <w:p w14:paraId="2D88FEFD" w14:textId="77777777" w:rsidR="00CC46C9"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Column 1 text:</w:t>
            </w:r>
          </w:p>
          <w:p w14:paraId="7BAAF3DE" w14:textId="77777777" w:rsidR="00CC46C9"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 xml:space="preserve">Bodycopy_COI </w:t>
            </w:r>
          </w:p>
          <w:p w14:paraId="685A822F" w14:textId="77777777" w:rsidR="00CC46C9"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Column 2 text:</w:t>
            </w:r>
          </w:p>
          <w:p w14:paraId="2D564A2F" w14:textId="73412CB2" w:rsidR="0032771A"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Bullet_1_B_COI</w:t>
            </w:r>
          </w:p>
        </w:tc>
      </w:tr>
      <w:tr w:rsidR="004F7527" w:rsidRPr="00BD6987" w14:paraId="051CD507" w14:textId="77777777" w:rsidTr="00BA2FD3">
        <w:trPr>
          <w:cantSplit/>
          <w:trHeight w:val="844"/>
        </w:trPr>
        <w:tc>
          <w:tcPr>
            <w:tcW w:w="1013" w:type="dxa"/>
            <w:vMerge/>
          </w:tcPr>
          <w:p w14:paraId="3BF875E3" w14:textId="77777777" w:rsidR="004F7527" w:rsidRPr="00BD6987" w:rsidRDefault="004F7527" w:rsidP="004F7527">
            <w:pPr>
              <w:tabs>
                <w:tab w:val="left" w:pos="1800"/>
              </w:tabs>
              <w:rPr>
                <w:rFonts w:asciiTheme="minorHAnsi" w:hAnsiTheme="minorHAnsi" w:cstheme="minorHAnsi"/>
                <w:b/>
                <w:sz w:val="20"/>
                <w:szCs w:val="20"/>
              </w:rPr>
            </w:pPr>
          </w:p>
        </w:tc>
        <w:tc>
          <w:tcPr>
            <w:tcW w:w="2101" w:type="dxa"/>
            <w:vMerge/>
          </w:tcPr>
          <w:p w14:paraId="45CF6273" w14:textId="77777777" w:rsidR="004F7527" w:rsidRPr="007850B9" w:rsidRDefault="004F7527" w:rsidP="004F7527">
            <w:pPr>
              <w:tabs>
                <w:tab w:val="left" w:pos="1800"/>
              </w:tabs>
              <w:rPr>
                <w:rFonts w:asciiTheme="minorHAnsi" w:hAnsiTheme="minorHAnsi" w:cstheme="minorHAnsi"/>
                <w:bCs/>
                <w:sz w:val="20"/>
                <w:szCs w:val="20"/>
                <w:highlight w:val="yellow"/>
              </w:rPr>
            </w:pPr>
          </w:p>
        </w:tc>
        <w:tc>
          <w:tcPr>
            <w:tcW w:w="7938" w:type="dxa"/>
          </w:tcPr>
          <w:tbl>
            <w:tblPr>
              <w:tblpPr w:leftFromText="180" w:rightFromText="180" w:vertAnchor="page" w:horzAnchor="margin" w:tblpY="82"/>
              <w:tblOverlap w:val="never"/>
              <w:tblW w:w="7787" w:type="dxa"/>
              <w:tblBorders>
                <w:bottom w:val="single" w:sz="4" w:space="0" w:color="auto"/>
              </w:tblBorders>
              <w:tblLayout w:type="fixed"/>
              <w:tblLook w:val="04A0" w:firstRow="1" w:lastRow="0" w:firstColumn="1" w:lastColumn="0" w:noHBand="0" w:noVBand="1"/>
              <w:tblPrChange w:id="6783" w:author="sam sehgal" w:date="2024-08-20T12:47:00Z" w16du:dateUtc="2024-08-20T02:47: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282"/>
              <w:gridCol w:w="5505"/>
              <w:tblGridChange w:id="6784">
                <w:tblGrid>
                  <w:gridCol w:w="2282"/>
                  <w:gridCol w:w="296"/>
                  <w:gridCol w:w="5209"/>
                  <w:gridCol w:w="1008"/>
                </w:tblGrid>
              </w:tblGridChange>
            </w:tblGrid>
            <w:tr w:rsidR="004F7527" w:rsidRPr="000613D0" w14:paraId="59BB21DF" w14:textId="77777777" w:rsidTr="00DF514D">
              <w:trPr>
                <w:trHeight w:val="371"/>
                <w:trPrChange w:id="6785" w:author="sam sehgal" w:date="2024-08-20T12:47:00Z" w16du:dateUtc="2024-08-20T02:47:00Z">
                  <w:trPr>
                    <w:trHeight w:val="263"/>
                  </w:trPr>
                </w:trPrChange>
              </w:trPr>
              <w:tc>
                <w:tcPr>
                  <w:tcW w:w="2282" w:type="dxa"/>
                  <w:noWrap/>
                  <w:vAlign w:val="center"/>
                  <w:hideMark/>
                  <w:tcPrChange w:id="6786" w:author="sam sehgal" w:date="2024-08-20T12:47:00Z" w16du:dateUtc="2024-08-20T02:47:00Z">
                    <w:tcPr>
                      <w:tcW w:w="2578" w:type="dxa"/>
                      <w:gridSpan w:val="2"/>
                      <w:noWrap/>
                      <w:vAlign w:val="center"/>
                      <w:hideMark/>
                    </w:tcPr>
                  </w:tcPrChange>
                </w:tcPr>
                <w:p w14:paraId="11BBDF17" w14:textId="1CD4CCF9" w:rsidR="004F7527" w:rsidRPr="00266F32" w:rsidRDefault="04ACFE11" w:rsidP="004F7527">
                  <w:pPr>
                    <w:pStyle w:val="BodycopyCOI"/>
                  </w:pPr>
                  <w:r w:rsidRPr="00266F32">
                    <w:t xml:space="preserve">You describe your </w:t>
                  </w:r>
                  <w:r w:rsidR="00B36126" w:rsidRPr="000613D0">
                    <w:rPr>
                      <w:rFonts w:eastAsia="Arial" w:cs="Arial"/>
                    </w:rPr>
                    <w:t xml:space="preserve">Insured Address </w:t>
                  </w:r>
                  <w:commentRangeStart w:id="6787"/>
                  <w:commentRangeStart w:id="6788"/>
                  <w:commentRangeEnd w:id="6787"/>
                  <w:r w:rsidR="004F7527" w:rsidRPr="00266F32">
                    <w:rPr>
                      <w:rStyle w:val="CommentReference"/>
                      <w:sz w:val="18"/>
                      <w:szCs w:val="18"/>
                    </w:rPr>
                    <w:commentReference w:id="6787"/>
                  </w:r>
                  <w:commentRangeEnd w:id="6788"/>
                  <w:r w:rsidR="005A46EF" w:rsidRPr="00266F32">
                    <w:rPr>
                      <w:rStyle w:val="CommentReference"/>
                      <w:sz w:val="18"/>
                      <w:szCs w:val="18"/>
                    </w:rPr>
                    <w:commentReference w:id="6788"/>
                  </w:r>
                  <w:r w:rsidRPr="00266F32">
                    <w:t>as:</w:t>
                  </w:r>
                </w:p>
              </w:tc>
              <w:tc>
                <w:tcPr>
                  <w:tcW w:w="5505" w:type="dxa"/>
                  <w:noWrap/>
                  <w:vAlign w:val="bottom"/>
                  <w:hideMark/>
                  <w:tcPrChange w:id="6789" w:author="sam sehgal" w:date="2024-08-20T12:47:00Z" w16du:dateUtc="2024-08-20T02:47:00Z">
                    <w:tcPr>
                      <w:tcW w:w="6217" w:type="dxa"/>
                      <w:gridSpan w:val="2"/>
                      <w:noWrap/>
                      <w:vAlign w:val="bottom"/>
                      <w:hideMark/>
                    </w:tcPr>
                  </w:tcPrChange>
                </w:tcPr>
                <w:p w14:paraId="6F6A3D36" w14:textId="6DB3FF1B" w:rsidR="004F7527" w:rsidRPr="000613D0" w:rsidRDefault="04ACFE11" w:rsidP="004F7527">
                  <w:pPr>
                    <w:pStyle w:val="TableBodycopy"/>
                    <w:rPr>
                      <w:b/>
                      <w:bCs/>
                    </w:rPr>
                  </w:pPr>
                  <w:r w:rsidRPr="000613D0">
                    <w:rPr>
                      <w:b/>
                      <w:bCs/>
                    </w:rPr>
                    <w:t xml:space="preserve">• </w:t>
                  </w:r>
                  <w:r w:rsidR="004053D9" w:rsidRPr="004053D9">
                    <w:rPr>
                      <w:b/>
                      <w:bCs/>
                      <w:highlight w:val="yellow"/>
                    </w:rPr>
                    <w:t xml:space="preserve">unoccupied for less than 60 days at a time. </w:t>
                  </w:r>
                  <w:r w:rsidRPr="004053D9">
                    <w:rPr>
                      <w:b/>
                      <w:bCs/>
                      <w:highlight w:val="yellow"/>
                    </w:rPr>
                    <w:t xml:space="preserve">See section </w:t>
                  </w:r>
                  <w:r w:rsidR="000F67FE" w:rsidRPr="004053D9">
                    <w:rPr>
                      <w:b/>
                      <w:bCs/>
                      <w:highlight w:val="yellow"/>
                    </w:rPr>
                    <w:t>‘S</w:t>
                  </w:r>
                  <w:r w:rsidRPr="004053D9">
                    <w:rPr>
                      <w:b/>
                      <w:bCs/>
                      <w:highlight w:val="yellow"/>
                    </w:rPr>
                    <w:t>pecial conditions and important notices</w:t>
                  </w:r>
                  <w:r w:rsidR="00E8275D" w:rsidRPr="004053D9">
                    <w:rPr>
                      <w:b/>
                      <w:bCs/>
                      <w:highlight w:val="yellow"/>
                    </w:rPr>
                    <w:t>’</w:t>
                  </w:r>
                  <w:r w:rsidRPr="004053D9">
                    <w:rPr>
                      <w:b/>
                      <w:bCs/>
                      <w:highlight w:val="yellow"/>
                    </w:rPr>
                    <w:t xml:space="preserve"> below</w:t>
                  </w:r>
                </w:p>
              </w:tc>
            </w:tr>
          </w:tbl>
          <w:p w14:paraId="4000BF94" w14:textId="77777777" w:rsidR="004F7527" w:rsidRPr="00266F32" w:rsidRDefault="004F7527" w:rsidP="004F7527">
            <w:pPr>
              <w:pStyle w:val="BodycopyCOI"/>
            </w:pPr>
          </w:p>
        </w:tc>
        <w:tc>
          <w:tcPr>
            <w:tcW w:w="1984" w:type="dxa"/>
          </w:tcPr>
          <w:p w14:paraId="7B0F5F85" w14:textId="77777777" w:rsidR="004F7527" w:rsidRPr="000613D0" w:rsidRDefault="004F7527" w:rsidP="004F7527">
            <w:pPr>
              <w:tabs>
                <w:tab w:val="left" w:pos="1800"/>
              </w:tabs>
              <w:rPr>
                <w:rFonts w:asciiTheme="minorHAnsi" w:hAnsiTheme="minorHAnsi" w:cstheme="minorHAnsi"/>
                <w:bCs/>
                <w:sz w:val="20"/>
                <w:szCs w:val="20"/>
              </w:rPr>
            </w:pPr>
            <w:r w:rsidRPr="000613D0">
              <w:rPr>
                <w:rFonts w:asciiTheme="minorHAnsi" w:hAnsiTheme="minorHAnsi" w:cstheme="minorHAnsi"/>
                <w:b/>
                <w:bCs/>
                <w:sz w:val="20"/>
                <w:szCs w:val="20"/>
              </w:rPr>
              <w:t>IF</w:t>
            </w:r>
            <w:r w:rsidRPr="000613D0">
              <w:rPr>
                <w:rFonts w:asciiTheme="minorHAnsi" w:hAnsiTheme="minorHAnsi" w:cstheme="minorHAnsi"/>
                <w:sz w:val="20"/>
                <w:szCs w:val="20"/>
              </w:rPr>
              <w:t xml:space="preserve"> &lt;ProductCode&gt; = “Landlord”</w:t>
            </w:r>
          </w:p>
          <w:p w14:paraId="17D066A8" w14:textId="276BF8FA" w:rsidR="004F7527" w:rsidRPr="00154901" w:rsidDel="00154901" w:rsidRDefault="004F7527" w:rsidP="004F7527">
            <w:pPr>
              <w:tabs>
                <w:tab w:val="left" w:pos="1800"/>
              </w:tabs>
              <w:rPr>
                <w:del w:id="6790" w:author="sam sehgal" w:date="2025-07-21T11:14:00Z" w16du:dateUtc="2025-07-21T01:14:00Z"/>
                <w:rFonts w:asciiTheme="minorHAnsi" w:hAnsiTheme="minorHAnsi" w:cstheme="minorHAnsi"/>
                <w:b/>
                <w:sz w:val="20"/>
                <w:szCs w:val="20"/>
                <w:highlight w:val="yellow"/>
                <w:rPrChange w:id="6791" w:author="sam sehgal" w:date="2025-07-21T11:14:00Z" w16du:dateUtc="2025-07-21T01:14:00Z">
                  <w:rPr>
                    <w:del w:id="6792" w:author="sam sehgal" w:date="2025-07-21T11:14:00Z" w16du:dateUtc="2025-07-21T01:14:00Z"/>
                    <w:rFonts w:asciiTheme="minorHAnsi" w:hAnsiTheme="minorHAnsi" w:cstheme="minorHAnsi"/>
                    <w:b/>
                    <w:sz w:val="20"/>
                    <w:szCs w:val="20"/>
                  </w:rPr>
                </w:rPrChange>
              </w:rPr>
            </w:pPr>
            <w:del w:id="6793" w:author="sam sehgal" w:date="2025-07-21T11:14:00Z" w16du:dateUtc="2025-07-21T01:14:00Z">
              <w:r w:rsidRPr="00154901" w:rsidDel="00154901">
                <w:rPr>
                  <w:rFonts w:asciiTheme="minorHAnsi" w:hAnsiTheme="minorHAnsi" w:cstheme="minorHAnsi"/>
                  <w:b/>
                  <w:sz w:val="20"/>
                  <w:szCs w:val="20"/>
                  <w:highlight w:val="yellow"/>
                  <w:rPrChange w:id="6794" w:author="sam sehgal" w:date="2025-07-21T11:14:00Z" w16du:dateUtc="2025-07-21T01:14:00Z">
                    <w:rPr>
                      <w:rFonts w:asciiTheme="minorHAnsi" w:hAnsiTheme="minorHAnsi" w:cstheme="minorHAnsi"/>
                      <w:b/>
                      <w:sz w:val="20"/>
                      <w:szCs w:val="20"/>
                    </w:rPr>
                  </w:rPrChange>
                </w:rPr>
                <w:delText xml:space="preserve">AND </w:delText>
              </w:r>
            </w:del>
          </w:p>
          <w:p w14:paraId="30FEFFE4" w14:textId="21F4FD91" w:rsidR="004F7527" w:rsidRPr="000613D0" w:rsidDel="00154901" w:rsidRDefault="004F7527" w:rsidP="004F7527">
            <w:pPr>
              <w:tabs>
                <w:tab w:val="left" w:pos="1800"/>
              </w:tabs>
              <w:rPr>
                <w:del w:id="6795" w:author="sam sehgal" w:date="2025-07-21T11:14:00Z" w16du:dateUtc="2025-07-21T01:14:00Z"/>
                <w:rFonts w:asciiTheme="minorHAnsi" w:hAnsiTheme="minorHAnsi" w:cstheme="minorHAnsi"/>
                <w:bCs/>
                <w:sz w:val="20"/>
                <w:szCs w:val="20"/>
              </w:rPr>
            </w:pPr>
            <w:del w:id="6796" w:author="sam sehgal" w:date="2025-07-21T11:14:00Z" w16du:dateUtc="2025-07-21T01:14:00Z">
              <w:r w:rsidRPr="00154901" w:rsidDel="00154901">
                <w:rPr>
                  <w:rFonts w:asciiTheme="minorHAnsi" w:hAnsiTheme="minorHAnsi" w:cstheme="minorHAnsi"/>
                  <w:bCs/>
                  <w:sz w:val="20"/>
                  <w:szCs w:val="20"/>
                  <w:highlight w:val="yellow"/>
                  <w:rPrChange w:id="6797" w:author="sam sehgal" w:date="2025-07-21T11:14:00Z" w16du:dateUtc="2025-07-21T01:14:00Z">
                    <w:rPr>
                      <w:rFonts w:asciiTheme="minorHAnsi" w:hAnsiTheme="minorHAnsi" w:cstheme="minorHAnsi"/>
                      <w:bCs/>
                      <w:sz w:val="20"/>
                      <w:szCs w:val="20"/>
                    </w:rPr>
                  </w:rPrChange>
                </w:rPr>
                <w:delText>&lt;DocumentSubType&gt; = “New Business”</w:delText>
              </w:r>
            </w:del>
          </w:p>
          <w:p w14:paraId="41ABA4E5" w14:textId="77777777" w:rsidR="004F7527" w:rsidRPr="000613D0" w:rsidRDefault="004F7527" w:rsidP="004F7527">
            <w:pPr>
              <w:tabs>
                <w:tab w:val="left" w:pos="1800"/>
              </w:tabs>
              <w:rPr>
                <w:rFonts w:asciiTheme="minorHAnsi" w:hAnsiTheme="minorHAnsi" w:cstheme="minorHAnsi"/>
                <w:b/>
                <w:sz w:val="20"/>
                <w:szCs w:val="20"/>
              </w:rPr>
            </w:pPr>
            <w:r w:rsidRPr="000613D0">
              <w:rPr>
                <w:rFonts w:asciiTheme="minorHAnsi" w:hAnsiTheme="minorHAnsi" w:cstheme="minorHAnsi"/>
                <w:b/>
                <w:sz w:val="20"/>
                <w:szCs w:val="20"/>
              </w:rPr>
              <w:t>AND</w:t>
            </w:r>
          </w:p>
          <w:p w14:paraId="70E1C193" w14:textId="77777777" w:rsidR="004F7527" w:rsidRPr="000613D0" w:rsidRDefault="004F7527" w:rsidP="004F7527">
            <w:pPr>
              <w:tabs>
                <w:tab w:val="left" w:pos="1800"/>
              </w:tabs>
              <w:rPr>
                <w:rFonts w:asciiTheme="minorHAnsi" w:hAnsiTheme="minorHAnsi" w:cstheme="minorHAnsi"/>
                <w:bCs/>
                <w:sz w:val="20"/>
                <w:szCs w:val="20"/>
              </w:rPr>
            </w:pPr>
            <w:r w:rsidRPr="000613D0">
              <w:rPr>
                <w:rFonts w:asciiTheme="minorHAnsi" w:hAnsiTheme="minorHAnsi" w:cstheme="minorHAnsi"/>
                <w:bCs/>
                <w:sz w:val="20"/>
                <w:szCs w:val="20"/>
              </w:rPr>
              <w:t>&lt;KindOfPropertyCode&gt; != “2|HolidayShortTermRental”</w:t>
            </w:r>
          </w:p>
          <w:p w14:paraId="1FCC232F" w14:textId="77777777" w:rsidR="004F7527" w:rsidRPr="00D969E5" w:rsidRDefault="004F7527" w:rsidP="004F7527">
            <w:pPr>
              <w:tabs>
                <w:tab w:val="left" w:pos="1800"/>
              </w:tabs>
              <w:rPr>
                <w:rFonts w:asciiTheme="minorHAnsi" w:hAnsiTheme="minorHAnsi" w:cstheme="minorHAnsi"/>
                <w:b/>
                <w:sz w:val="20"/>
                <w:szCs w:val="20"/>
              </w:rPr>
            </w:pPr>
            <w:r w:rsidRPr="00D969E5">
              <w:rPr>
                <w:rFonts w:asciiTheme="minorHAnsi" w:hAnsiTheme="minorHAnsi" w:cstheme="minorHAnsi"/>
                <w:b/>
                <w:sz w:val="20"/>
                <w:szCs w:val="20"/>
              </w:rPr>
              <w:t>AND</w:t>
            </w:r>
          </w:p>
          <w:p w14:paraId="324441AB" w14:textId="77777777" w:rsidR="009D1FD2" w:rsidRDefault="009D1FD2" w:rsidP="009D1FD2">
            <w:pPr>
              <w:tabs>
                <w:tab w:val="left" w:pos="1800"/>
              </w:tabs>
              <w:rPr>
                <w:ins w:id="6798" w:author="sam sehgal" w:date="2025-07-21T13:11:00Z" w16du:dateUtc="2025-07-21T03:11:00Z"/>
                <w:rFonts w:asciiTheme="minorHAnsi" w:hAnsiTheme="minorHAnsi" w:cstheme="minorHAnsi"/>
                <w:bCs/>
                <w:sz w:val="20"/>
                <w:szCs w:val="20"/>
              </w:rPr>
            </w:pPr>
            <w:r w:rsidRPr="005D415E">
              <w:rPr>
                <w:rFonts w:asciiTheme="minorHAnsi" w:hAnsiTheme="minorHAnsi" w:cstheme="minorHAnsi"/>
                <w:bCs/>
                <w:sz w:val="20"/>
                <w:szCs w:val="20"/>
              </w:rPr>
              <w:t xml:space="preserve">&lt;CurrentlyOccupiedCode&gt; </w:t>
            </w:r>
            <w:r w:rsidRPr="005D415E">
              <w:rPr>
                <w:rFonts w:asciiTheme="minorHAnsi" w:hAnsiTheme="minorHAnsi" w:cstheme="minorHAnsi"/>
                <w:sz w:val="20"/>
                <w:szCs w:val="20"/>
              </w:rPr>
              <w:t>= “</w:t>
            </w:r>
            <w:r w:rsidRPr="005D415E">
              <w:rPr>
                <w:rFonts w:asciiTheme="minorHAnsi" w:hAnsiTheme="minorHAnsi" w:cstheme="minorHAnsi"/>
                <w:bCs/>
                <w:sz w:val="20"/>
                <w:szCs w:val="20"/>
              </w:rPr>
              <w:t xml:space="preserve">2|CurrentlyOccupiedNo” </w:t>
            </w:r>
          </w:p>
          <w:p w14:paraId="0C9C2D32" w14:textId="123F0394" w:rsidR="00167CD8" w:rsidRDefault="00167CD8" w:rsidP="009D1FD2">
            <w:pPr>
              <w:tabs>
                <w:tab w:val="left" w:pos="1800"/>
              </w:tabs>
              <w:rPr>
                <w:ins w:id="6799" w:author="sam sehgal" w:date="2025-07-21T13:12:00Z" w16du:dateUtc="2025-07-21T03:12:00Z"/>
                <w:rFonts w:asciiTheme="minorHAnsi" w:hAnsiTheme="minorHAnsi" w:cstheme="minorHAnsi"/>
                <w:b/>
                <w:sz w:val="20"/>
                <w:szCs w:val="20"/>
              </w:rPr>
            </w:pPr>
            <w:ins w:id="6800" w:author="sam sehgal" w:date="2025-07-21T13:11:00Z" w16du:dateUtc="2025-07-21T03:11:00Z">
              <w:r w:rsidRPr="00167CD8">
                <w:rPr>
                  <w:rFonts w:asciiTheme="minorHAnsi" w:hAnsiTheme="minorHAnsi" w:cstheme="minorHAnsi"/>
                  <w:b/>
                  <w:sz w:val="20"/>
                  <w:szCs w:val="20"/>
                  <w:rPrChange w:id="6801" w:author="sam sehgal" w:date="2025-07-21T13:11:00Z" w16du:dateUtc="2025-07-21T03:11:00Z">
                    <w:rPr>
                      <w:rFonts w:asciiTheme="minorHAnsi" w:hAnsiTheme="minorHAnsi" w:cstheme="minorHAnsi"/>
                      <w:bCs/>
                      <w:sz w:val="20"/>
                      <w:szCs w:val="20"/>
                    </w:rPr>
                  </w:rPrChange>
                </w:rPr>
                <w:t>AND</w:t>
              </w:r>
            </w:ins>
          </w:p>
          <w:p w14:paraId="5667F851" w14:textId="77777777" w:rsidR="00167CD8" w:rsidRDefault="00167CD8" w:rsidP="00167CD8">
            <w:pPr>
              <w:tabs>
                <w:tab w:val="left" w:pos="1800"/>
              </w:tabs>
              <w:rPr>
                <w:ins w:id="6802" w:author="sam sehgal" w:date="2025-07-21T13:12:00Z" w16du:dateUtc="2025-07-21T03:12:00Z"/>
                <w:rFonts w:asciiTheme="minorHAnsi" w:hAnsiTheme="minorHAnsi" w:cstheme="minorHAnsi"/>
                <w:sz w:val="20"/>
                <w:szCs w:val="20"/>
                <w:highlight w:val="yellow"/>
              </w:rPr>
            </w:pPr>
            <w:ins w:id="6803" w:author="sam sehgal" w:date="2025-07-21T13:12:00Z" w16du:dateUtc="2025-07-21T03:12:00Z">
              <w:r w:rsidRPr="00391554">
                <w:rPr>
                  <w:rFonts w:asciiTheme="minorHAnsi" w:hAnsiTheme="minorHAnsi" w:cstheme="minorHAnsi"/>
                  <w:bCs/>
                  <w:sz w:val="20"/>
                  <w:szCs w:val="20"/>
                  <w:highlight w:val="yellow"/>
                </w:rPr>
                <w:t>&lt;Unoccupied60daysCode&gt; =</w:t>
              </w:r>
            </w:ins>
          </w:p>
          <w:p w14:paraId="6DAE2BF7" w14:textId="37AEE304" w:rsidR="00167CD8" w:rsidRPr="00391554" w:rsidRDefault="00167CD8" w:rsidP="00167CD8">
            <w:pPr>
              <w:tabs>
                <w:tab w:val="left" w:pos="1800"/>
              </w:tabs>
              <w:rPr>
                <w:ins w:id="6804" w:author="sam sehgal" w:date="2025-07-21T13:12:00Z" w16du:dateUtc="2025-07-21T03:12:00Z"/>
                <w:rFonts w:asciiTheme="minorHAnsi" w:hAnsiTheme="minorHAnsi" w:cstheme="minorHAnsi"/>
                <w:bCs/>
                <w:sz w:val="20"/>
                <w:szCs w:val="20"/>
                <w:highlight w:val="yellow"/>
              </w:rPr>
            </w:pPr>
            <w:ins w:id="6805" w:author="sam sehgal" w:date="2025-07-21T13:12:00Z" w16du:dateUtc="2025-07-21T03:12:00Z">
              <w:r w:rsidRPr="000E59E7">
                <w:rPr>
                  <w:rFonts w:asciiTheme="minorHAnsi" w:hAnsiTheme="minorHAnsi" w:cstheme="minorHAnsi"/>
                  <w:sz w:val="20"/>
                  <w:szCs w:val="20"/>
                  <w:highlight w:val="yellow"/>
                </w:rPr>
                <w:t>“</w:t>
              </w:r>
            </w:ins>
            <w:ins w:id="6806" w:author="sam sehgal" w:date="2025-07-22T13:55:00Z" w16du:dateUtc="2025-07-22T03:55:00Z">
              <w:r w:rsidR="000E59E7" w:rsidRPr="000E59E7">
                <w:rPr>
                  <w:rFonts w:asciiTheme="minorHAnsi" w:hAnsiTheme="minorHAnsi" w:cstheme="minorHAnsi"/>
                  <w:bCs/>
                  <w:sz w:val="20"/>
                  <w:szCs w:val="20"/>
                  <w:highlight w:val="yellow"/>
                  <w:rPrChange w:id="6807" w:author="sam sehgal" w:date="2025-07-22T13:55:00Z" w16du:dateUtc="2025-07-22T03:55:00Z">
                    <w:rPr>
                      <w:rFonts w:asciiTheme="minorHAnsi" w:hAnsiTheme="minorHAnsi" w:cstheme="minorHAnsi"/>
                      <w:bCs/>
                      <w:sz w:val="20"/>
                      <w:szCs w:val="20"/>
                    </w:rPr>
                  </w:rPrChange>
                </w:rPr>
                <w:t>2|UnoccupiedNo</w:t>
              </w:r>
            </w:ins>
            <w:ins w:id="6808" w:author="sam sehgal" w:date="2025-07-21T13:12:00Z" w16du:dateUtc="2025-07-21T03:12:00Z">
              <w:r w:rsidRPr="00391554">
                <w:rPr>
                  <w:rFonts w:asciiTheme="minorHAnsi" w:hAnsiTheme="minorHAnsi" w:cstheme="minorHAnsi"/>
                  <w:bCs/>
                  <w:sz w:val="20"/>
                  <w:szCs w:val="20"/>
                  <w:highlight w:val="yellow"/>
                </w:rPr>
                <w:t xml:space="preserve">” </w:t>
              </w:r>
            </w:ins>
          </w:p>
          <w:p w14:paraId="0F565B60" w14:textId="77777777" w:rsidR="00167CD8" w:rsidRPr="00167CD8" w:rsidRDefault="00167CD8" w:rsidP="009D1FD2">
            <w:pPr>
              <w:tabs>
                <w:tab w:val="left" w:pos="1800"/>
              </w:tabs>
              <w:rPr>
                <w:rFonts w:asciiTheme="minorHAnsi" w:hAnsiTheme="minorHAnsi" w:cstheme="minorHAnsi"/>
                <w:bCs/>
                <w:sz w:val="20"/>
                <w:szCs w:val="20"/>
              </w:rPr>
            </w:pPr>
          </w:p>
          <w:p w14:paraId="2B8EDDA7" w14:textId="77777777" w:rsidR="004F7527" w:rsidRPr="000613D0" w:rsidRDefault="004F7527" w:rsidP="004F7527">
            <w:pPr>
              <w:tabs>
                <w:tab w:val="left" w:pos="1800"/>
              </w:tabs>
              <w:rPr>
                <w:rFonts w:asciiTheme="minorHAnsi" w:hAnsiTheme="minorHAnsi" w:cstheme="minorHAnsi"/>
                <w:bCs/>
                <w:sz w:val="20"/>
                <w:szCs w:val="20"/>
              </w:rPr>
            </w:pPr>
            <w:r w:rsidRPr="000613D0">
              <w:rPr>
                <w:rFonts w:asciiTheme="minorHAnsi" w:hAnsiTheme="minorHAnsi" w:cstheme="minorHAnsi"/>
                <w:b/>
                <w:sz w:val="20"/>
                <w:szCs w:val="20"/>
              </w:rPr>
              <w:t>THEN</w:t>
            </w:r>
            <w:r w:rsidRPr="000613D0">
              <w:rPr>
                <w:rFonts w:asciiTheme="minorHAnsi" w:hAnsiTheme="minorHAnsi" w:cstheme="minorHAnsi"/>
                <w:bCs/>
                <w:sz w:val="20"/>
                <w:szCs w:val="20"/>
              </w:rPr>
              <w:t xml:space="preserve"> Display</w:t>
            </w:r>
          </w:p>
          <w:p w14:paraId="22DA16ED" w14:textId="77777777" w:rsidR="004F7527" w:rsidRPr="000613D0" w:rsidRDefault="004F7527" w:rsidP="004F7527">
            <w:pPr>
              <w:tabs>
                <w:tab w:val="left" w:pos="1800"/>
              </w:tabs>
              <w:rPr>
                <w:rFonts w:asciiTheme="minorHAnsi" w:hAnsiTheme="minorHAnsi" w:cstheme="minorHAnsi"/>
                <w:b/>
                <w:sz w:val="20"/>
                <w:szCs w:val="20"/>
              </w:rPr>
            </w:pPr>
            <w:r w:rsidRPr="000613D0">
              <w:rPr>
                <w:rFonts w:asciiTheme="minorHAnsi" w:hAnsiTheme="minorHAnsi" w:cstheme="minorHAnsi"/>
                <w:b/>
                <w:sz w:val="20"/>
                <w:szCs w:val="20"/>
              </w:rPr>
              <w:t>ELSE Do Not Display</w:t>
            </w:r>
          </w:p>
          <w:p w14:paraId="77C25685" w14:textId="77777777" w:rsidR="004F7527" w:rsidRPr="000613D0" w:rsidRDefault="004F7527" w:rsidP="004F7527">
            <w:pPr>
              <w:tabs>
                <w:tab w:val="left" w:pos="1800"/>
              </w:tabs>
              <w:rPr>
                <w:rFonts w:asciiTheme="minorHAnsi" w:hAnsiTheme="minorHAnsi" w:cstheme="minorHAnsi"/>
                <w:b/>
                <w:bCs/>
                <w:sz w:val="20"/>
                <w:szCs w:val="20"/>
              </w:rPr>
            </w:pPr>
          </w:p>
        </w:tc>
        <w:tc>
          <w:tcPr>
            <w:tcW w:w="1560" w:type="dxa"/>
          </w:tcPr>
          <w:p w14:paraId="63AF6BE2" w14:textId="77777777" w:rsidR="00CC46C9"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Column 1 text:</w:t>
            </w:r>
          </w:p>
          <w:p w14:paraId="5BCA9764" w14:textId="77777777" w:rsidR="00CC46C9"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 xml:space="preserve">Bodycopy_COI </w:t>
            </w:r>
          </w:p>
          <w:p w14:paraId="061EAC73" w14:textId="77777777" w:rsidR="00CC46C9"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Column 2 text:</w:t>
            </w:r>
          </w:p>
          <w:p w14:paraId="757E30A3" w14:textId="61CA7870" w:rsidR="004F7527" w:rsidRPr="000613D0" w:rsidRDefault="00CC46C9" w:rsidP="00CC46C9">
            <w:pPr>
              <w:spacing w:after="120"/>
              <w:rPr>
                <w:rFonts w:asciiTheme="minorHAnsi" w:hAnsiTheme="minorHAnsi" w:cstheme="minorHAnsi"/>
                <w:color w:val="000000"/>
                <w:sz w:val="18"/>
                <w:szCs w:val="18"/>
              </w:rPr>
            </w:pPr>
            <w:r w:rsidRPr="000613D0">
              <w:rPr>
                <w:rFonts w:asciiTheme="minorHAnsi" w:hAnsiTheme="minorHAnsi" w:cstheme="minorHAnsi"/>
                <w:color w:val="000000"/>
                <w:sz w:val="18"/>
                <w:szCs w:val="18"/>
              </w:rPr>
              <w:t>Bullet_1_B_COI</w:t>
            </w:r>
          </w:p>
        </w:tc>
      </w:tr>
      <w:tr w:rsidR="00167CD8" w:rsidRPr="00BD6987" w14:paraId="44DA9CF3" w14:textId="77777777" w:rsidTr="00BA2FD3">
        <w:trPr>
          <w:cantSplit/>
          <w:trHeight w:val="844"/>
          <w:ins w:id="6809" w:author="sam sehgal" w:date="2025-07-21T13:14:00Z"/>
        </w:trPr>
        <w:tc>
          <w:tcPr>
            <w:tcW w:w="1013" w:type="dxa"/>
            <w:vMerge/>
          </w:tcPr>
          <w:p w14:paraId="5F986FAA" w14:textId="77777777" w:rsidR="00167CD8" w:rsidRPr="00BD6987" w:rsidRDefault="00167CD8" w:rsidP="00167CD8">
            <w:pPr>
              <w:tabs>
                <w:tab w:val="left" w:pos="1800"/>
              </w:tabs>
              <w:rPr>
                <w:ins w:id="6810" w:author="sam sehgal" w:date="2025-07-21T13:14:00Z" w16du:dateUtc="2025-07-21T03:14:00Z"/>
                <w:rFonts w:asciiTheme="minorHAnsi" w:hAnsiTheme="minorHAnsi" w:cstheme="minorHAnsi"/>
                <w:b/>
                <w:sz w:val="20"/>
                <w:szCs w:val="20"/>
              </w:rPr>
            </w:pPr>
          </w:p>
        </w:tc>
        <w:tc>
          <w:tcPr>
            <w:tcW w:w="2101" w:type="dxa"/>
            <w:vMerge/>
          </w:tcPr>
          <w:p w14:paraId="7600B894" w14:textId="77777777" w:rsidR="00167CD8" w:rsidRPr="007850B9" w:rsidRDefault="00167CD8" w:rsidP="00167CD8">
            <w:pPr>
              <w:tabs>
                <w:tab w:val="left" w:pos="1800"/>
              </w:tabs>
              <w:rPr>
                <w:ins w:id="6811" w:author="sam sehgal" w:date="2025-07-21T13:14:00Z" w16du:dateUtc="2025-07-21T03:14:00Z"/>
                <w:rFonts w:asciiTheme="minorHAnsi" w:hAnsiTheme="minorHAnsi" w:cstheme="minorHAnsi"/>
                <w:bCs/>
                <w:sz w:val="20"/>
                <w:szCs w:val="20"/>
                <w:highlight w:val="yellow"/>
              </w:rPr>
            </w:pPr>
          </w:p>
        </w:tc>
        <w:tc>
          <w:tcPr>
            <w:tcW w:w="7938" w:type="dxa"/>
          </w:tcPr>
          <w:tbl>
            <w:tblPr>
              <w:tblpPr w:leftFromText="180" w:rightFromText="180" w:vertAnchor="page" w:horzAnchor="margin" w:tblpY="82"/>
              <w:tblOverlap w:val="never"/>
              <w:tblW w:w="7787" w:type="dxa"/>
              <w:tblBorders>
                <w:bottom w:val="single" w:sz="4" w:space="0" w:color="auto"/>
              </w:tblBorders>
              <w:tblLayout w:type="fixed"/>
              <w:tblLook w:val="04A0" w:firstRow="1" w:lastRow="0" w:firstColumn="1" w:lastColumn="0" w:noHBand="0" w:noVBand="1"/>
            </w:tblPr>
            <w:tblGrid>
              <w:gridCol w:w="2282"/>
              <w:gridCol w:w="5505"/>
            </w:tblGrid>
            <w:tr w:rsidR="00167CD8" w:rsidRPr="00167CD8" w14:paraId="0BC847C2" w14:textId="77777777" w:rsidTr="00391554">
              <w:trPr>
                <w:trHeight w:val="371"/>
                <w:ins w:id="6812" w:author="sam sehgal" w:date="2025-07-21T13:15:00Z"/>
              </w:trPr>
              <w:tc>
                <w:tcPr>
                  <w:tcW w:w="2282" w:type="dxa"/>
                  <w:noWrap/>
                  <w:vAlign w:val="center"/>
                  <w:hideMark/>
                </w:tcPr>
                <w:p w14:paraId="551BF6A5" w14:textId="77777777" w:rsidR="00167CD8" w:rsidRPr="00167CD8" w:rsidRDefault="00167CD8" w:rsidP="00167CD8">
                  <w:pPr>
                    <w:pStyle w:val="BodycopyCOI"/>
                    <w:rPr>
                      <w:ins w:id="6813" w:author="sam sehgal" w:date="2025-07-21T13:15:00Z" w16du:dateUtc="2025-07-21T03:15:00Z"/>
                      <w:highlight w:val="yellow"/>
                      <w:rPrChange w:id="6814" w:author="sam sehgal" w:date="2025-07-21T13:15:00Z" w16du:dateUtc="2025-07-21T03:15:00Z">
                        <w:rPr>
                          <w:ins w:id="6815" w:author="sam sehgal" w:date="2025-07-21T13:15:00Z" w16du:dateUtc="2025-07-21T03:15:00Z"/>
                        </w:rPr>
                      </w:rPrChange>
                    </w:rPr>
                  </w:pPr>
                  <w:ins w:id="6816" w:author="sam sehgal" w:date="2025-07-21T13:15:00Z" w16du:dateUtc="2025-07-21T03:15:00Z">
                    <w:r w:rsidRPr="00167CD8">
                      <w:rPr>
                        <w:highlight w:val="yellow"/>
                        <w:rPrChange w:id="6817" w:author="sam sehgal" w:date="2025-07-21T13:15:00Z" w16du:dateUtc="2025-07-21T03:15:00Z">
                          <w:rPr/>
                        </w:rPrChange>
                      </w:rPr>
                      <w:t xml:space="preserve">You describe your </w:t>
                    </w:r>
                    <w:r w:rsidRPr="00167CD8">
                      <w:rPr>
                        <w:rFonts w:eastAsia="Arial" w:cs="Arial"/>
                        <w:highlight w:val="yellow"/>
                        <w:rPrChange w:id="6818" w:author="sam sehgal" w:date="2025-07-21T13:15:00Z" w16du:dateUtc="2025-07-21T03:15:00Z">
                          <w:rPr>
                            <w:rFonts w:eastAsia="Arial" w:cs="Arial"/>
                          </w:rPr>
                        </w:rPrChange>
                      </w:rPr>
                      <w:t xml:space="preserve">Insured Address </w:t>
                    </w:r>
                    <w:commentRangeStart w:id="6819"/>
                    <w:commentRangeStart w:id="6820"/>
                    <w:commentRangeEnd w:id="6819"/>
                    <w:r w:rsidRPr="00167CD8">
                      <w:rPr>
                        <w:rStyle w:val="CommentReference"/>
                        <w:sz w:val="18"/>
                        <w:szCs w:val="18"/>
                        <w:highlight w:val="yellow"/>
                        <w:rPrChange w:id="6821" w:author="sam sehgal" w:date="2025-07-21T13:15:00Z" w16du:dateUtc="2025-07-21T03:15:00Z">
                          <w:rPr>
                            <w:rStyle w:val="CommentReference"/>
                            <w:sz w:val="18"/>
                            <w:szCs w:val="18"/>
                          </w:rPr>
                        </w:rPrChange>
                      </w:rPr>
                      <w:commentReference w:id="6819"/>
                    </w:r>
                    <w:commentRangeEnd w:id="6820"/>
                    <w:r w:rsidRPr="00167CD8">
                      <w:rPr>
                        <w:rStyle w:val="CommentReference"/>
                        <w:sz w:val="18"/>
                        <w:szCs w:val="18"/>
                        <w:highlight w:val="yellow"/>
                        <w:rPrChange w:id="6822" w:author="sam sehgal" w:date="2025-07-21T13:15:00Z" w16du:dateUtc="2025-07-21T03:15:00Z">
                          <w:rPr>
                            <w:rStyle w:val="CommentReference"/>
                            <w:sz w:val="18"/>
                            <w:szCs w:val="18"/>
                          </w:rPr>
                        </w:rPrChange>
                      </w:rPr>
                      <w:commentReference w:id="6820"/>
                    </w:r>
                    <w:r w:rsidRPr="00167CD8">
                      <w:rPr>
                        <w:highlight w:val="yellow"/>
                        <w:rPrChange w:id="6823" w:author="sam sehgal" w:date="2025-07-21T13:15:00Z" w16du:dateUtc="2025-07-21T03:15:00Z">
                          <w:rPr/>
                        </w:rPrChange>
                      </w:rPr>
                      <w:t>as:</w:t>
                    </w:r>
                  </w:ins>
                </w:p>
              </w:tc>
              <w:tc>
                <w:tcPr>
                  <w:tcW w:w="5505" w:type="dxa"/>
                  <w:noWrap/>
                  <w:vAlign w:val="bottom"/>
                  <w:hideMark/>
                </w:tcPr>
                <w:p w14:paraId="2CD1E844" w14:textId="3D5AE652" w:rsidR="00167CD8" w:rsidRPr="00167CD8" w:rsidRDefault="00167CD8" w:rsidP="00167CD8">
                  <w:pPr>
                    <w:pStyle w:val="TableBodycopy"/>
                    <w:rPr>
                      <w:ins w:id="6824" w:author="sam sehgal" w:date="2025-07-21T13:15:00Z" w16du:dateUtc="2025-07-21T03:15:00Z"/>
                      <w:b/>
                      <w:bCs/>
                      <w:highlight w:val="yellow"/>
                      <w:rPrChange w:id="6825" w:author="sam sehgal" w:date="2025-07-21T13:15:00Z" w16du:dateUtc="2025-07-21T03:15:00Z">
                        <w:rPr>
                          <w:ins w:id="6826" w:author="sam sehgal" w:date="2025-07-21T13:15:00Z" w16du:dateUtc="2025-07-21T03:15:00Z"/>
                          <w:b/>
                          <w:bCs/>
                        </w:rPr>
                      </w:rPrChange>
                    </w:rPr>
                  </w:pPr>
                  <w:ins w:id="6827" w:author="sam sehgal" w:date="2025-07-21T13:15:00Z" w16du:dateUtc="2025-07-21T03:15:00Z">
                    <w:r w:rsidRPr="00167CD8">
                      <w:rPr>
                        <w:b/>
                        <w:bCs/>
                        <w:highlight w:val="yellow"/>
                        <w:rPrChange w:id="6828" w:author="sam sehgal" w:date="2025-07-21T13:15:00Z" w16du:dateUtc="2025-07-21T03:15:00Z">
                          <w:rPr>
                            <w:b/>
                            <w:bCs/>
                          </w:rPr>
                        </w:rPrChange>
                      </w:rPr>
                      <w:t xml:space="preserve">• </w:t>
                    </w:r>
                  </w:ins>
                  <w:r w:rsidR="004053D9" w:rsidRPr="004053D9">
                    <w:rPr>
                      <w:b/>
                      <w:bCs/>
                      <w:highlight w:val="yellow"/>
                    </w:rPr>
                    <w:t>unoccupied for less than 60 days at a time.</w:t>
                  </w:r>
                  <w:r w:rsidR="004053D9" w:rsidRPr="00D7158D">
                    <w:rPr>
                      <w:b/>
                      <w:bCs/>
                    </w:rPr>
                    <w:t xml:space="preserve"> </w:t>
                  </w:r>
                  <w:ins w:id="6829" w:author="sam sehgal" w:date="2025-07-21T13:15:00Z" w16du:dateUtc="2025-07-21T03:15:00Z">
                    <w:r w:rsidRPr="00167CD8">
                      <w:rPr>
                        <w:b/>
                        <w:bCs/>
                        <w:highlight w:val="yellow"/>
                        <w:rPrChange w:id="6830" w:author="sam sehgal" w:date="2025-07-21T13:15:00Z" w16du:dateUtc="2025-07-21T03:15:00Z">
                          <w:rPr>
                            <w:b/>
                            <w:bCs/>
                          </w:rPr>
                        </w:rPrChange>
                      </w:rPr>
                      <w:t>See section ‘Special conditions and important notices’ below</w:t>
                    </w:r>
                  </w:ins>
                </w:p>
              </w:tc>
            </w:tr>
          </w:tbl>
          <w:p w14:paraId="14B5EE38" w14:textId="77777777" w:rsidR="00167CD8" w:rsidRPr="00167CD8" w:rsidRDefault="00167CD8" w:rsidP="00167CD8">
            <w:pPr>
              <w:pStyle w:val="BodycopyCOI"/>
              <w:rPr>
                <w:ins w:id="6831" w:author="sam sehgal" w:date="2025-07-21T13:14:00Z" w16du:dateUtc="2025-07-21T03:14:00Z"/>
                <w:highlight w:val="yellow"/>
                <w:rPrChange w:id="6832" w:author="sam sehgal" w:date="2025-07-21T13:15:00Z" w16du:dateUtc="2025-07-21T03:15:00Z">
                  <w:rPr>
                    <w:ins w:id="6833" w:author="sam sehgal" w:date="2025-07-21T13:14:00Z" w16du:dateUtc="2025-07-21T03:14:00Z"/>
                  </w:rPr>
                </w:rPrChange>
              </w:rPr>
            </w:pPr>
          </w:p>
        </w:tc>
        <w:tc>
          <w:tcPr>
            <w:tcW w:w="1984" w:type="dxa"/>
          </w:tcPr>
          <w:p w14:paraId="4337531E" w14:textId="77777777" w:rsidR="00167CD8" w:rsidRPr="00167CD8" w:rsidRDefault="00167CD8" w:rsidP="00167CD8">
            <w:pPr>
              <w:tabs>
                <w:tab w:val="left" w:pos="1800"/>
              </w:tabs>
              <w:rPr>
                <w:ins w:id="6834" w:author="sam sehgal" w:date="2025-07-21T13:15:00Z" w16du:dateUtc="2025-07-21T03:15:00Z"/>
                <w:rFonts w:asciiTheme="minorHAnsi" w:hAnsiTheme="minorHAnsi" w:cstheme="minorHAnsi"/>
                <w:bCs/>
                <w:sz w:val="20"/>
                <w:szCs w:val="20"/>
                <w:highlight w:val="yellow"/>
                <w:rPrChange w:id="6835" w:author="sam sehgal" w:date="2025-07-21T13:15:00Z" w16du:dateUtc="2025-07-21T03:15:00Z">
                  <w:rPr>
                    <w:ins w:id="6836" w:author="sam sehgal" w:date="2025-07-21T13:15:00Z" w16du:dateUtc="2025-07-21T03:15:00Z"/>
                    <w:rFonts w:asciiTheme="minorHAnsi" w:hAnsiTheme="minorHAnsi" w:cstheme="minorHAnsi"/>
                    <w:bCs/>
                    <w:sz w:val="20"/>
                    <w:szCs w:val="20"/>
                  </w:rPr>
                </w:rPrChange>
              </w:rPr>
            </w:pPr>
            <w:ins w:id="6837" w:author="sam sehgal" w:date="2025-07-21T13:15:00Z" w16du:dateUtc="2025-07-21T03:15:00Z">
              <w:r w:rsidRPr="00167CD8">
                <w:rPr>
                  <w:rFonts w:asciiTheme="minorHAnsi" w:hAnsiTheme="minorHAnsi" w:cstheme="minorHAnsi"/>
                  <w:b/>
                  <w:bCs/>
                  <w:sz w:val="20"/>
                  <w:szCs w:val="20"/>
                  <w:highlight w:val="yellow"/>
                  <w:rPrChange w:id="6838" w:author="sam sehgal" w:date="2025-07-21T13:15:00Z" w16du:dateUtc="2025-07-21T03:15:00Z">
                    <w:rPr>
                      <w:rFonts w:asciiTheme="minorHAnsi" w:hAnsiTheme="minorHAnsi" w:cstheme="minorHAnsi"/>
                      <w:b/>
                      <w:bCs/>
                      <w:sz w:val="20"/>
                      <w:szCs w:val="20"/>
                    </w:rPr>
                  </w:rPrChange>
                </w:rPr>
                <w:t>IF</w:t>
              </w:r>
              <w:r w:rsidRPr="00167CD8">
                <w:rPr>
                  <w:rFonts w:asciiTheme="minorHAnsi" w:hAnsiTheme="minorHAnsi" w:cstheme="minorHAnsi"/>
                  <w:sz w:val="20"/>
                  <w:szCs w:val="20"/>
                  <w:highlight w:val="yellow"/>
                  <w:rPrChange w:id="6839" w:author="sam sehgal" w:date="2025-07-21T13:15:00Z" w16du:dateUtc="2025-07-21T03:15:00Z">
                    <w:rPr>
                      <w:rFonts w:asciiTheme="minorHAnsi" w:hAnsiTheme="minorHAnsi" w:cstheme="minorHAnsi"/>
                      <w:sz w:val="20"/>
                      <w:szCs w:val="20"/>
                    </w:rPr>
                  </w:rPrChange>
                </w:rPr>
                <w:t xml:space="preserve"> &lt;ProductCode&gt; = “Landlord”</w:t>
              </w:r>
            </w:ins>
          </w:p>
          <w:p w14:paraId="3C7C7A0B" w14:textId="77777777" w:rsidR="00167CD8" w:rsidRPr="00167CD8" w:rsidRDefault="00167CD8" w:rsidP="00167CD8">
            <w:pPr>
              <w:tabs>
                <w:tab w:val="left" w:pos="1800"/>
              </w:tabs>
              <w:rPr>
                <w:ins w:id="6840" w:author="sam sehgal" w:date="2025-07-21T13:15:00Z" w16du:dateUtc="2025-07-21T03:15:00Z"/>
                <w:rFonts w:asciiTheme="minorHAnsi" w:hAnsiTheme="minorHAnsi" w:cstheme="minorHAnsi"/>
                <w:b/>
                <w:sz w:val="20"/>
                <w:szCs w:val="20"/>
                <w:highlight w:val="yellow"/>
                <w:rPrChange w:id="6841" w:author="sam sehgal" w:date="2025-07-21T13:15:00Z" w16du:dateUtc="2025-07-21T03:15:00Z">
                  <w:rPr>
                    <w:ins w:id="6842" w:author="sam sehgal" w:date="2025-07-21T13:15:00Z" w16du:dateUtc="2025-07-21T03:15:00Z"/>
                    <w:rFonts w:asciiTheme="minorHAnsi" w:hAnsiTheme="minorHAnsi" w:cstheme="minorHAnsi"/>
                    <w:b/>
                    <w:sz w:val="20"/>
                    <w:szCs w:val="20"/>
                  </w:rPr>
                </w:rPrChange>
              </w:rPr>
            </w:pPr>
            <w:ins w:id="6843" w:author="sam sehgal" w:date="2025-07-21T13:15:00Z" w16du:dateUtc="2025-07-21T03:15:00Z">
              <w:r w:rsidRPr="00167CD8">
                <w:rPr>
                  <w:rFonts w:asciiTheme="minorHAnsi" w:hAnsiTheme="minorHAnsi" w:cstheme="minorHAnsi"/>
                  <w:b/>
                  <w:sz w:val="20"/>
                  <w:szCs w:val="20"/>
                  <w:highlight w:val="yellow"/>
                  <w:rPrChange w:id="6844" w:author="sam sehgal" w:date="2025-07-21T13:15:00Z" w16du:dateUtc="2025-07-21T03:15:00Z">
                    <w:rPr>
                      <w:rFonts w:asciiTheme="minorHAnsi" w:hAnsiTheme="minorHAnsi" w:cstheme="minorHAnsi"/>
                      <w:b/>
                      <w:sz w:val="20"/>
                      <w:szCs w:val="20"/>
                    </w:rPr>
                  </w:rPrChange>
                </w:rPr>
                <w:t>AND</w:t>
              </w:r>
            </w:ins>
          </w:p>
          <w:p w14:paraId="0E62D12A" w14:textId="77777777" w:rsidR="00167CD8" w:rsidRPr="00167CD8" w:rsidRDefault="00167CD8" w:rsidP="00167CD8">
            <w:pPr>
              <w:tabs>
                <w:tab w:val="left" w:pos="1800"/>
              </w:tabs>
              <w:rPr>
                <w:ins w:id="6845" w:author="sam sehgal" w:date="2025-07-21T13:15:00Z" w16du:dateUtc="2025-07-21T03:15:00Z"/>
                <w:rFonts w:asciiTheme="minorHAnsi" w:hAnsiTheme="minorHAnsi" w:cstheme="minorHAnsi"/>
                <w:bCs/>
                <w:sz w:val="20"/>
                <w:szCs w:val="20"/>
                <w:highlight w:val="yellow"/>
                <w:rPrChange w:id="6846" w:author="sam sehgal" w:date="2025-07-21T13:15:00Z" w16du:dateUtc="2025-07-21T03:15:00Z">
                  <w:rPr>
                    <w:ins w:id="6847" w:author="sam sehgal" w:date="2025-07-21T13:15:00Z" w16du:dateUtc="2025-07-21T03:15:00Z"/>
                    <w:rFonts w:asciiTheme="minorHAnsi" w:hAnsiTheme="minorHAnsi" w:cstheme="minorHAnsi"/>
                    <w:bCs/>
                    <w:sz w:val="20"/>
                    <w:szCs w:val="20"/>
                  </w:rPr>
                </w:rPrChange>
              </w:rPr>
            </w:pPr>
            <w:ins w:id="6848" w:author="sam sehgal" w:date="2025-07-21T13:15:00Z" w16du:dateUtc="2025-07-21T03:15:00Z">
              <w:r w:rsidRPr="00167CD8">
                <w:rPr>
                  <w:rFonts w:asciiTheme="minorHAnsi" w:hAnsiTheme="minorHAnsi" w:cstheme="minorHAnsi"/>
                  <w:bCs/>
                  <w:sz w:val="20"/>
                  <w:szCs w:val="20"/>
                  <w:highlight w:val="yellow"/>
                  <w:rPrChange w:id="6849" w:author="sam sehgal" w:date="2025-07-21T13:15:00Z" w16du:dateUtc="2025-07-21T03:15:00Z">
                    <w:rPr>
                      <w:rFonts w:asciiTheme="minorHAnsi" w:hAnsiTheme="minorHAnsi" w:cstheme="minorHAnsi"/>
                      <w:bCs/>
                      <w:sz w:val="20"/>
                      <w:szCs w:val="20"/>
                    </w:rPr>
                  </w:rPrChange>
                </w:rPr>
                <w:t>&lt;KindOfPropertyCode&gt; != “2|HolidayShortTermRental”</w:t>
              </w:r>
            </w:ins>
          </w:p>
          <w:p w14:paraId="7FFEF193" w14:textId="77777777" w:rsidR="00167CD8" w:rsidRPr="00167CD8" w:rsidRDefault="00167CD8" w:rsidP="00167CD8">
            <w:pPr>
              <w:tabs>
                <w:tab w:val="left" w:pos="1800"/>
              </w:tabs>
              <w:rPr>
                <w:ins w:id="6850" w:author="sam sehgal" w:date="2025-07-21T13:15:00Z" w16du:dateUtc="2025-07-21T03:15:00Z"/>
                <w:rFonts w:asciiTheme="minorHAnsi" w:hAnsiTheme="minorHAnsi" w:cstheme="minorHAnsi"/>
                <w:b/>
                <w:sz w:val="20"/>
                <w:szCs w:val="20"/>
                <w:highlight w:val="yellow"/>
                <w:rPrChange w:id="6851" w:author="sam sehgal" w:date="2025-07-21T13:15:00Z" w16du:dateUtc="2025-07-21T03:15:00Z">
                  <w:rPr>
                    <w:ins w:id="6852" w:author="sam sehgal" w:date="2025-07-21T13:15:00Z" w16du:dateUtc="2025-07-21T03:15:00Z"/>
                    <w:rFonts w:asciiTheme="minorHAnsi" w:hAnsiTheme="minorHAnsi" w:cstheme="minorHAnsi"/>
                    <w:b/>
                    <w:sz w:val="20"/>
                    <w:szCs w:val="20"/>
                  </w:rPr>
                </w:rPrChange>
              </w:rPr>
            </w:pPr>
            <w:ins w:id="6853" w:author="sam sehgal" w:date="2025-07-21T13:15:00Z" w16du:dateUtc="2025-07-21T03:15:00Z">
              <w:r w:rsidRPr="00167CD8">
                <w:rPr>
                  <w:rFonts w:asciiTheme="minorHAnsi" w:hAnsiTheme="minorHAnsi" w:cstheme="minorHAnsi"/>
                  <w:b/>
                  <w:sz w:val="20"/>
                  <w:szCs w:val="20"/>
                  <w:highlight w:val="yellow"/>
                  <w:rPrChange w:id="6854" w:author="sam sehgal" w:date="2025-07-21T13:15:00Z" w16du:dateUtc="2025-07-21T03:15:00Z">
                    <w:rPr>
                      <w:rFonts w:asciiTheme="minorHAnsi" w:hAnsiTheme="minorHAnsi" w:cstheme="minorHAnsi"/>
                      <w:b/>
                      <w:sz w:val="20"/>
                      <w:szCs w:val="20"/>
                    </w:rPr>
                  </w:rPrChange>
                </w:rPr>
                <w:t>AND</w:t>
              </w:r>
            </w:ins>
          </w:p>
          <w:p w14:paraId="728692E1" w14:textId="4CB085D1" w:rsidR="00167CD8" w:rsidRPr="00167CD8" w:rsidRDefault="00167CD8" w:rsidP="00167CD8">
            <w:pPr>
              <w:tabs>
                <w:tab w:val="left" w:pos="1800"/>
              </w:tabs>
              <w:rPr>
                <w:ins w:id="6855" w:author="sam sehgal" w:date="2025-07-21T13:15:00Z" w16du:dateUtc="2025-07-21T03:15:00Z"/>
                <w:rFonts w:asciiTheme="minorHAnsi" w:hAnsiTheme="minorHAnsi" w:cstheme="minorHAnsi"/>
                <w:bCs/>
                <w:sz w:val="20"/>
                <w:szCs w:val="20"/>
                <w:highlight w:val="yellow"/>
                <w:rPrChange w:id="6856" w:author="sam sehgal" w:date="2025-07-21T13:15:00Z" w16du:dateUtc="2025-07-21T03:15:00Z">
                  <w:rPr>
                    <w:ins w:id="6857" w:author="sam sehgal" w:date="2025-07-21T13:15:00Z" w16du:dateUtc="2025-07-21T03:15:00Z"/>
                    <w:rFonts w:asciiTheme="minorHAnsi" w:hAnsiTheme="minorHAnsi" w:cstheme="minorHAnsi"/>
                    <w:bCs/>
                    <w:sz w:val="20"/>
                    <w:szCs w:val="20"/>
                  </w:rPr>
                </w:rPrChange>
              </w:rPr>
            </w:pPr>
            <w:ins w:id="6858" w:author="sam sehgal" w:date="2025-07-21T13:15:00Z" w16du:dateUtc="2025-07-21T03:15:00Z">
              <w:r w:rsidRPr="00167CD8">
                <w:rPr>
                  <w:rFonts w:asciiTheme="minorHAnsi" w:hAnsiTheme="minorHAnsi" w:cstheme="minorHAnsi"/>
                  <w:bCs/>
                  <w:sz w:val="20"/>
                  <w:szCs w:val="20"/>
                  <w:highlight w:val="yellow"/>
                  <w:rPrChange w:id="6859" w:author="sam sehgal" w:date="2025-07-21T13:15:00Z" w16du:dateUtc="2025-07-21T03:15:00Z">
                    <w:rPr>
                      <w:rFonts w:asciiTheme="minorHAnsi" w:hAnsiTheme="minorHAnsi" w:cstheme="minorHAnsi"/>
                      <w:bCs/>
                      <w:sz w:val="20"/>
                      <w:szCs w:val="20"/>
                    </w:rPr>
                  </w:rPrChange>
                </w:rPr>
                <w:t xml:space="preserve">&lt;CurrentlyOccupiedCode&gt; </w:t>
              </w:r>
              <w:r w:rsidRPr="00167CD8">
                <w:rPr>
                  <w:rFonts w:asciiTheme="minorHAnsi" w:hAnsiTheme="minorHAnsi" w:cstheme="minorHAnsi"/>
                  <w:sz w:val="20"/>
                  <w:szCs w:val="20"/>
                  <w:highlight w:val="yellow"/>
                  <w:rPrChange w:id="6860" w:author="sam sehgal" w:date="2025-07-21T13:15:00Z" w16du:dateUtc="2025-07-21T03:15:00Z">
                    <w:rPr>
                      <w:rFonts w:asciiTheme="minorHAnsi" w:hAnsiTheme="minorHAnsi" w:cstheme="minorHAnsi"/>
                      <w:sz w:val="20"/>
                      <w:szCs w:val="20"/>
                    </w:rPr>
                  </w:rPrChange>
                </w:rPr>
                <w:t>= “</w:t>
              </w:r>
              <w:r w:rsidRPr="00167CD8">
                <w:rPr>
                  <w:rFonts w:asciiTheme="minorHAnsi" w:hAnsiTheme="minorHAnsi" w:cstheme="minorHAnsi"/>
                  <w:bCs/>
                  <w:sz w:val="20"/>
                  <w:szCs w:val="20"/>
                  <w:highlight w:val="yellow"/>
                  <w:rPrChange w:id="6861" w:author="sam sehgal" w:date="2025-07-21T13:15:00Z" w16du:dateUtc="2025-07-21T03:15:00Z">
                    <w:rPr>
                      <w:rFonts w:asciiTheme="minorHAnsi" w:hAnsiTheme="minorHAnsi" w:cstheme="minorHAnsi"/>
                      <w:bCs/>
                      <w:sz w:val="20"/>
                      <w:szCs w:val="20"/>
                    </w:rPr>
                  </w:rPrChange>
                </w:rPr>
                <w:t xml:space="preserve">3|UnoccupiedAtMigration” </w:t>
              </w:r>
            </w:ins>
          </w:p>
          <w:p w14:paraId="2FBDB2F5" w14:textId="77777777" w:rsidR="00167CD8" w:rsidRPr="00167CD8" w:rsidRDefault="00167CD8" w:rsidP="00167CD8">
            <w:pPr>
              <w:tabs>
                <w:tab w:val="left" w:pos="1800"/>
              </w:tabs>
              <w:rPr>
                <w:ins w:id="6862" w:author="sam sehgal" w:date="2025-07-21T13:15:00Z" w16du:dateUtc="2025-07-21T03:15:00Z"/>
                <w:rFonts w:asciiTheme="minorHAnsi" w:hAnsiTheme="minorHAnsi" w:cstheme="minorHAnsi"/>
                <w:b/>
                <w:sz w:val="20"/>
                <w:szCs w:val="20"/>
                <w:highlight w:val="yellow"/>
                <w:rPrChange w:id="6863" w:author="sam sehgal" w:date="2025-07-21T13:15:00Z" w16du:dateUtc="2025-07-21T03:15:00Z">
                  <w:rPr>
                    <w:ins w:id="6864" w:author="sam sehgal" w:date="2025-07-21T13:15:00Z" w16du:dateUtc="2025-07-21T03:15:00Z"/>
                    <w:rFonts w:asciiTheme="minorHAnsi" w:hAnsiTheme="minorHAnsi" w:cstheme="minorHAnsi"/>
                    <w:b/>
                    <w:sz w:val="20"/>
                    <w:szCs w:val="20"/>
                  </w:rPr>
                </w:rPrChange>
              </w:rPr>
            </w:pPr>
            <w:ins w:id="6865" w:author="sam sehgal" w:date="2025-07-21T13:15:00Z" w16du:dateUtc="2025-07-21T03:15:00Z">
              <w:r w:rsidRPr="00167CD8">
                <w:rPr>
                  <w:rFonts w:asciiTheme="minorHAnsi" w:hAnsiTheme="minorHAnsi" w:cstheme="minorHAnsi"/>
                  <w:b/>
                  <w:sz w:val="20"/>
                  <w:szCs w:val="20"/>
                  <w:highlight w:val="yellow"/>
                  <w:rPrChange w:id="6866" w:author="sam sehgal" w:date="2025-07-21T13:15:00Z" w16du:dateUtc="2025-07-21T03:15:00Z">
                    <w:rPr>
                      <w:rFonts w:asciiTheme="minorHAnsi" w:hAnsiTheme="minorHAnsi" w:cstheme="minorHAnsi"/>
                      <w:b/>
                      <w:sz w:val="20"/>
                      <w:szCs w:val="20"/>
                    </w:rPr>
                  </w:rPrChange>
                </w:rPr>
                <w:t>AND</w:t>
              </w:r>
            </w:ins>
          </w:p>
          <w:p w14:paraId="1B87262A" w14:textId="77777777" w:rsidR="00167CD8" w:rsidRPr="00167CD8" w:rsidRDefault="00167CD8" w:rsidP="00167CD8">
            <w:pPr>
              <w:tabs>
                <w:tab w:val="left" w:pos="1800"/>
              </w:tabs>
              <w:rPr>
                <w:ins w:id="6867" w:author="sam sehgal" w:date="2025-07-21T13:15:00Z" w16du:dateUtc="2025-07-21T03:15:00Z"/>
                <w:rFonts w:asciiTheme="minorHAnsi" w:hAnsiTheme="minorHAnsi" w:cstheme="minorHAnsi"/>
                <w:sz w:val="20"/>
                <w:szCs w:val="20"/>
                <w:highlight w:val="yellow"/>
              </w:rPr>
            </w:pPr>
            <w:ins w:id="6868" w:author="sam sehgal" w:date="2025-07-21T13:15:00Z" w16du:dateUtc="2025-07-21T03:15:00Z">
              <w:r w:rsidRPr="00167CD8">
                <w:rPr>
                  <w:rFonts w:asciiTheme="minorHAnsi" w:hAnsiTheme="minorHAnsi" w:cstheme="minorHAnsi"/>
                  <w:bCs/>
                  <w:sz w:val="20"/>
                  <w:szCs w:val="20"/>
                  <w:highlight w:val="yellow"/>
                </w:rPr>
                <w:t>&lt;Unoccupied60daysCode&gt; =</w:t>
              </w:r>
            </w:ins>
          </w:p>
          <w:p w14:paraId="2ACFE5D6" w14:textId="09E54C87" w:rsidR="00167CD8" w:rsidRPr="00167CD8" w:rsidRDefault="00167CD8" w:rsidP="00167CD8">
            <w:pPr>
              <w:tabs>
                <w:tab w:val="left" w:pos="1800"/>
              </w:tabs>
              <w:rPr>
                <w:ins w:id="6869" w:author="sam sehgal" w:date="2025-07-21T13:15:00Z" w16du:dateUtc="2025-07-21T03:15:00Z"/>
                <w:rFonts w:asciiTheme="minorHAnsi" w:hAnsiTheme="minorHAnsi" w:cstheme="minorHAnsi"/>
                <w:bCs/>
                <w:sz w:val="20"/>
                <w:szCs w:val="20"/>
                <w:highlight w:val="yellow"/>
              </w:rPr>
            </w:pPr>
            <w:ins w:id="6870" w:author="sam sehgal" w:date="2025-07-21T13:15:00Z" w16du:dateUtc="2025-07-21T03:15:00Z">
              <w:r w:rsidRPr="00167CD8">
                <w:rPr>
                  <w:rFonts w:asciiTheme="minorHAnsi" w:hAnsiTheme="minorHAnsi" w:cstheme="minorHAnsi"/>
                  <w:sz w:val="20"/>
                  <w:szCs w:val="20"/>
                  <w:highlight w:val="yellow"/>
                </w:rPr>
                <w:t>“</w:t>
              </w:r>
            </w:ins>
            <w:ins w:id="6871" w:author="sam sehgal" w:date="2025-07-22T13:56:00Z" w16du:dateUtc="2025-07-22T03:56:00Z">
              <w:r w:rsidR="000E59E7" w:rsidRPr="000E59E7">
                <w:rPr>
                  <w:rFonts w:asciiTheme="minorHAnsi" w:hAnsiTheme="minorHAnsi" w:cstheme="minorHAnsi"/>
                  <w:bCs/>
                  <w:sz w:val="20"/>
                  <w:szCs w:val="20"/>
                  <w:highlight w:val="yellow"/>
                  <w:rPrChange w:id="6872" w:author="sam sehgal" w:date="2025-07-22T13:56:00Z" w16du:dateUtc="2025-07-22T03:56:00Z">
                    <w:rPr>
                      <w:rFonts w:asciiTheme="minorHAnsi" w:hAnsiTheme="minorHAnsi" w:cstheme="minorHAnsi"/>
                      <w:bCs/>
                      <w:sz w:val="20"/>
                      <w:szCs w:val="20"/>
                    </w:rPr>
                  </w:rPrChange>
                </w:rPr>
                <w:t>2|UnoccupiedNo</w:t>
              </w:r>
            </w:ins>
            <w:ins w:id="6873" w:author="sam sehgal" w:date="2025-07-21T13:15:00Z" w16du:dateUtc="2025-07-21T03:15:00Z">
              <w:r w:rsidRPr="00167CD8">
                <w:rPr>
                  <w:rFonts w:asciiTheme="minorHAnsi" w:hAnsiTheme="minorHAnsi" w:cstheme="minorHAnsi"/>
                  <w:bCs/>
                  <w:sz w:val="20"/>
                  <w:szCs w:val="20"/>
                  <w:highlight w:val="yellow"/>
                </w:rPr>
                <w:t xml:space="preserve">” </w:t>
              </w:r>
            </w:ins>
          </w:p>
          <w:p w14:paraId="04B10EA6" w14:textId="77777777" w:rsidR="00167CD8" w:rsidRPr="00167CD8" w:rsidRDefault="00167CD8" w:rsidP="00167CD8">
            <w:pPr>
              <w:tabs>
                <w:tab w:val="left" w:pos="1800"/>
              </w:tabs>
              <w:rPr>
                <w:ins w:id="6874" w:author="sam sehgal" w:date="2025-07-21T13:15:00Z" w16du:dateUtc="2025-07-21T03:15:00Z"/>
                <w:rFonts w:asciiTheme="minorHAnsi" w:hAnsiTheme="minorHAnsi" w:cstheme="minorHAnsi"/>
                <w:bCs/>
                <w:sz w:val="20"/>
                <w:szCs w:val="20"/>
                <w:highlight w:val="yellow"/>
                <w:rPrChange w:id="6875" w:author="sam sehgal" w:date="2025-07-21T13:15:00Z" w16du:dateUtc="2025-07-21T03:15:00Z">
                  <w:rPr>
                    <w:ins w:id="6876" w:author="sam sehgal" w:date="2025-07-21T13:15:00Z" w16du:dateUtc="2025-07-21T03:15:00Z"/>
                    <w:rFonts w:asciiTheme="minorHAnsi" w:hAnsiTheme="minorHAnsi" w:cstheme="minorHAnsi"/>
                    <w:bCs/>
                    <w:sz w:val="20"/>
                    <w:szCs w:val="20"/>
                  </w:rPr>
                </w:rPrChange>
              </w:rPr>
            </w:pPr>
          </w:p>
          <w:p w14:paraId="178BA9DC" w14:textId="77777777" w:rsidR="00167CD8" w:rsidRPr="00167CD8" w:rsidRDefault="00167CD8" w:rsidP="00167CD8">
            <w:pPr>
              <w:tabs>
                <w:tab w:val="left" w:pos="1800"/>
              </w:tabs>
              <w:rPr>
                <w:ins w:id="6877" w:author="sam sehgal" w:date="2025-07-21T13:15:00Z" w16du:dateUtc="2025-07-21T03:15:00Z"/>
                <w:rFonts w:asciiTheme="minorHAnsi" w:hAnsiTheme="minorHAnsi" w:cstheme="minorHAnsi"/>
                <w:bCs/>
                <w:sz w:val="20"/>
                <w:szCs w:val="20"/>
                <w:highlight w:val="yellow"/>
                <w:rPrChange w:id="6878" w:author="sam sehgal" w:date="2025-07-21T13:15:00Z" w16du:dateUtc="2025-07-21T03:15:00Z">
                  <w:rPr>
                    <w:ins w:id="6879" w:author="sam sehgal" w:date="2025-07-21T13:15:00Z" w16du:dateUtc="2025-07-21T03:15:00Z"/>
                    <w:rFonts w:asciiTheme="minorHAnsi" w:hAnsiTheme="minorHAnsi" w:cstheme="minorHAnsi"/>
                    <w:bCs/>
                    <w:sz w:val="20"/>
                    <w:szCs w:val="20"/>
                  </w:rPr>
                </w:rPrChange>
              </w:rPr>
            </w:pPr>
            <w:ins w:id="6880" w:author="sam sehgal" w:date="2025-07-21T13:15:00Z" w16du:dateUtc="2025-07-21T03:15:00Z">
              <w:r w:rsidRPr="00167CD8">
                <w:rPr>
                  <w:rFonts w:asciiTheme="minorHAnsi" w:hAnsiTheme="minorHAnsi" w:cstheme="minorHAnsi"/>
                  <w:b/>
                  <w:sz w:val="20"/>
                  <w:szCs w:val="20"/>
                  <w:highlight w:val="yellow"/>
                  <w:rPrChange w:id="6881" w:author="sam sehgal" w:date="2025-07-21T13:15:00Z" w16du:dateUtc="2025-07-21T03:15:00Z">
                    <w:rPr>
                      <w:rFonts w:asciiTheme="minorHAnsi" w:hAnsiTheme="minorHAnsi" w:cstheme="minorHAnsi"/>
                      <w:b/>
                      <w:sz w:val="20"/>
                      <w:szCs w:val="20"/>
                    </w:rPr>
                  </w:rPrChange>
                </w:rPr>
                <w:t>THEN</w:t>
              </w:r>
              <w:r w:rsidRPr="00167CD8">
                <w:rPr>
                  <w:rFonts w:asciiTheme="minorHAnsi" w:hAnsiTheme="minorHAnsi" w:cstheme="minorHAnsi"/>
                  <w:bCs/>
                  <w:sz w:val="20"/>
                  <w:szCs w:val="20"/>
                  <w:highlight w:val="yellow"/>
                  <w:rPrChange w:id="6882" w:author="sam sehgal" w:date="2025-07-21T13:15:00Z" w16du:dateUtc="2025-07-21T03:15:00Z">
                    <w:rPr>
                      <w:rFonts w:asciiTheme="minorHAnsi" w:hAnsiTheme="minorHAnsi" w:cstheme="minorHAnsi"/>
                      <w:bCs/>
                      <w:sz w:val="20"/>
                      <w:szCs w:val="20"/>
                    </w:rPr>
                  </w:rPrChange>
                </w:rPr>
                <w:t xml:space="preserve"> Display</w:t>
              </w:r>
            </w:ins>
          </w:p>
          <w:p w14:paraId="64000F32" w14:textId="77777777" w:rsidR="00167CD8" w:rsidRPr="00167CD8" w:rsidRDefault="00167CD8" w:rsidP="00167CD8">
            <w:pPr>
              <w:tabs>
                <w:tab w:val="left" w:pos="1800"/>
              </w:tabs>
              <w:rPr>
                <w:ins w:id="6883" w:author="sam sehgal" w:date="2025-07-21T13:15:00Z" w16du:dateUtc="2025-07-21T03:15:00Z"/>
                <w:rFonts w:asciiTheme="minorHAnsi" w:hAnsiTheme="minorHAnsi" w:cstheme="minorHAnsi"/>
                <w:b/>
                <w:sz w:val="20"/>
                <w:szCs w:val="20"/>
                <w:highlight w:val="yellow"/>
                <w:rPrChange w:id="6884" w:author="sam sehgal" w:date="2025-07-21T13:15:00Z" w16du:dateUtc="2025-07-21T03:15:00Z">
                  <w:rPr>
                    <w:ins w:id="6885" w:author="sam sehgal" w:date="2025-07-21T13:15:00Z" w16du:dateUtc="2025-07-21T03:15:00Z"/>
                    <w:rFonts w:asciiTheme="minorHAnsi" w:hAnsiTheme="minorHAnsi" w:cstheme="minorHAnsi"/>
                    <w:b/>
                    <w:sz w:val="20"/>
                    <w:szCs w:val="20"/>
                  </w:rPr>
                </w:rPrChange>
              </w:rPr>
            </w:pPr>
            <w:ins w:id="6886" w:author="sam sehgal" w:date="2025-07-21T13:15:00Z" w16du:dateUtc="2025-07-21T03:15:00Z">
              <w:r w:rsidRPr="00167CD8">
                <w:rPr>
                  <w:rFonts w:asciiTheme="minorHAnsi" w:hAnsiTheme="minorHAnsi" w:cstheme="minorHAnsi"/>
                  <w:b/>
                  <w:sz w:val="20"/>
                  <w:szCs w:val="20"/>
                  <w:highlight w:val="yellow"/>
                  <w:rPrChange w:id="6887" w:author="sam sehgal" w:date="2025-07-21T13:15:00Z" w16du:dateUtc="2025-07-21T03:15:00Z">
                    <w:rPr>
                      <w:rFonts w:asciiTheme="minorHAnsi" w:hAnsiTheme="minorHAnsi" w:cstheme="minorHAnsi"/>
                      <w:b/>
                      <w:sz w:val="20"/>
                      <w:szCs w:val="20"/>
                    </w:rPr>
                  </w:rPrChange>
                </w:rPr>
                <w:t>ELSE Do Not Display</w:t>
              </w:r>
            </w:ins>
          </w:p>
          <w:p w14:paraId="228095EA" w14:textId="77777777" w:rsidR="00167CD8" w:rsidRPr="00167CD8" w:rsidRDefault="00167CD8" w:rsidP="00167CD8">
            <w:pPr>
              <w:tabs>
                <w:tab w:val="left" w:pos="1800"/>
              </w:tabs>
              <w:rPr>
                <w:ins w:id="6888" w:author="sam sehgal" w:date="2025-07-21T13:14:00Z" w16du:dateUtc="2025-07-21T03:14:00Z"/>
                <w:rFonts w:asciiTheme="minorHAnsi" w:hAnsiTheme="minorHAnsi" w:cstheme="minorHAnsi"/>
                <w:b/>
                <w:bCs/>
                <w:sz w:val="20"/>
                <w:szCs w:val="20"/>
                <w:highlight w:val="yellow"/>
                <w:rPrChange w:id="6889" w:author="sam sehgal" w:date="2025-07-21T13:15:00Z" w16du:dateUtc="2025-07-21T03:15:00Z">
                  <w:rPr>
                    <w:ins w:id="6890" w:author="sam sehgal" w:date="2025-07-21T13:14:00Z" w16du:dateUtc="2025-07-21T03:14:00Z"/>
                    <w:rFonts w:asciiTheme="minorHAnsi" w:hAnsiTheme="minorHAnsi" w:cstheme="minorHAnsi"/>
                    <w:b/>
                    <w:bCs/>
                    <w:sz w:val="20"/>
                    <w:szCs w:val="20"/>
                  </w:rPr>
                </w:rPrChange>
              </w:rPr>
            </w:pPr>
          </w:p>
        </w:tc>
        <w:tc>
          <w:tcPr>
            <w:tcW w:w="1560" w:type="dxa"/>
          </w:tcPr>
          <w:p w14:paraId="7153ECCB" w14:textId="77777777" w:rsidR="00167CD8" w:rsidRPr="00167CD8" w:rsidRDefault="00167CD8" w:rsidP="00167CD8">
            <w:pPr>
              <w:spacing w:after="120"/>
              <w:rPr>
                <w:ins w:id="6891" w:author="sam sehgal" w:date="2025-07-21T13:15:00Z" w16du:dateUtc="2025-07-21T03:15:00Z"/>
                <w:rFonts w:asciiTheme="minorHAnsi" w:hAnsiTheme="minorHAnsi" w:cstheme="minorHAnsi"/>
                <w:color w:val="000000"/>
                <w:sz w:val="18"/>
                <w:szCs w:val="18"/>
                <w:highlight w:val="yellow"/>
                <w:rPrChange w:id="6892" w:author="sam sehgal" w:date="2025-07-21T13:15:00Z" w16du:dateUtc="2025-07-21T03:15:00Z">
                  <w:rPr>
                    <w:ins w:id="6893" w:author="sam sehgal" w:date="2025-07-21T13:15:00Z" w16du:dateUtc="2025-07-21T03:15:00Z"/>
                    <w:rFonts w:asciiTheme="minorHAnsi" w:hAnsiTheme="minorHAnsi" w:cstheme="minorHAnsi"/>
                    <w:color w:val="000000"/>
                    <w:sz w:val="18"/>
                    <w:szCs w:val="18"/>
                  </w:rPr>
                </w:rPrChange>
              </w:rPr>
            </w:pPr>
            <w:ins w:id="6894" w:author="sam sehgal" w:date="2025-07-21T13:15:00Z" w16du:dateUtc="2025-07-21T03:15:00Z">
              <w:r w:rsidRPr="00167CD8">
                <w:rPr>
                  <w:rFonts w:asciiTheme="minorHAnsi" w:hAnsiTheme="minorHAnsi" w:cstheme="minorHAnsi"/>
                  <w:color w:val="000000"/>
                  <w:sz w:val="18"/>
                  <w:szCs w:val="18"/>
                  <w:highlight w:val="yellow"/>
                  <w:rPrChange w:id="6895" w:author="sam sehgal" w:date="2025-07-21T13:15:00Z" w16du:dateUtc="2025-07-21T03:15:00Z">
                    <w:rPr>
                      <w:rFonts w:asciiTheme="minorHAnsi" w:hAnsiTheme="minorHAnsi" w:cstheme="minorHAnsi"/>
                      <w:color w:val="000000"/>
                      <w:sz w:val="18"/>
                      <w:szCs w:val="18"/>
                    </w:rPr>
                  </w:rPrChange>
                </w:rPr>
                <w:t>Column 1 text:</w:t>
              </w:r>
            </w:ins>
          </w:p>
          <w:p w14:paraId="3BB01CB6" w14:textId="77777777" w:rsidR="00167CD8" w:rsidRPr="00167CD8" w:rsidRDefault="00167CD8" w:rsidP="00167CD8">
            <w:pPr>
              <w:spacing w:after="120"/>
              <w:rPr>
                <w:ins w:id="6896" w:author="sam sehgal" w:date="2025-07-21T13:15:00Z" w16du:dateUtc="2025-07-21T03:15:00Z"/>
                <w:rFonts w:asciiTheme="minorHAnsi" w:hAnsiTheme="minorHAnsi" w:cstheme="minorHAnsi"/>
                <w:color w:val="000000"/>
                <w:sz w:val="18"/>
                <w:szCs w:val="18"/>
                <w:highlight w:val="yellow"/>
                <w:rPrChange w:id="6897" w:author="sam sehgal" w:date="2025-07-21T13:15:00Z" w16du:dateUtc="2025-07-21T03:15:00Z">
                  <w:rPr>
                    <w:ins w:id="6898" w:author="sam sehgal" w:date="2025-07-21T13:15:00Z" w16du:dateUtc="2025-07-21T03:15:00Z"/>
                    <w:rFonts w:asciiTheme="minorHAnsi" w:hAnsiTheme="minorHAnsi" w:cstheme="minorHAnsi"/>
                    <w:color w:val="000000"/>
                    <w:sz w:val="18"/>
                    <w:szCs w:val="18"/>
                  </w:rPr>
                </w:rPrChange>
              </w:rPr>
            </w:pPr>
            <w:ins w:id="6899" w:author="sam sehgal" w:date="2025-07-21T13:15:00Z" w16du:dateUtc="2025-07-21T03:15:00Z">
              <w:r w:rsidRPr="00167CD8">
                <w:rPr>
                  <w:rFonts w:asciiTheme="minorHAnsi" w:hAnsiTheme="minorHAnsi" w:cstheme="minorHAnsi"/>
                  <w:color w:val="000000"/>
                  <w:sz w:val="18"/>
                  <w:szCs w:val="18"/>
                  <w:highlight w:val="yellow"/>
                  <w:rPrChange w:id="6900" w:author="sam sehgal" w:date="2025-07-21T13:15:00Z" w16du:dateUtc="2025-07-21T03:15:00Z">
                    <w:rPr>
                      <w:rFonts w:asciiTheme="minorHAnsi" w:hAnsiTheme="minorHAnsi" w:cstheme="minorHAnsi"/>
                      <w:color w:val="000000"/>
                      <w:sz w:val="18"/>
                      <w:szCs w:val="18"/>
                    </w:rPr>
                  </w:rPrChange>
                </w:rPr>
                <w:t xml:space="preserve">Bodycopy_COI </w:t>
              </w:r>
            </w:ins>
          </w:p>
          <w:p w14:paraId="6E4A3A6C" w14:textId="77777777" w:rsidR="00167CD8" w:rsidRPr="00167CD8" w:rsidRDefault="00167CD8" w:rsidP="00167CD8">
            <w:pPr>
              <w:spacing w:after="120"/>
              <w:rPr>
                <w:ins w:id="6901" w:author="sam sehgal" w:date="2025-07-21T13:15:00Z" w16du:dateUtc="2025-07-21T03:15:00Z"/>
                <w:rFonts w:asciiTheme="minorHAnsi" w:hAnsiTheme="minorHAnsi" w:cstheme="minorHAnsi"/>
                <w:color w:val="000000"/>
                <w:sz w:val="18"/>
                <w:szCs w:val="18"/>
                <w:highlight w:val="yellow"/>
                <w:rPrChange w:id="6902" w:author="sam sehgal" w:date="2025-07-21T13:15:00Z" w16du:dateUtc="2025-07-21T03:15:00Z">
                  <w:rPr>
                    <w:ins w:id="6903" w:author="sam sehgal" w:date="2025-07-21T13:15:00Z" w16du:dateUtc="2025-07-21T03:15:00Z"/>
                    <w:rFonts w:asciiTheme="minorHAnsi" w:hAnsiTheme="minorHAnsi" w:cstheme="minorHAnsi"/>
                    <w:color w:val="000000"/>
                    <w:sz w:val="18"/>
                    <w:szCs w:val="18"/>
                  </w:rPr>
                </w:rPrChange>
              </w:rPr>
            </w:pPr>
            <w:ins w:id="6904" w:author="sam sehgal" w:date="2025-07-21T13:15:00Z" w16du:dateUtc="2025-07-21T03:15:00Z">
              <w:r w:rsidRPr="00167CD8">
                <w:rPr>
                  <w:rFonts w:asciiTheme="minorHAnsi" w:hAnsiTheme="minorHAnsi" w:cstheme="minorHAnsi"/>
                  <w:color w:val="000000"/>
                  <w:sz w:val="18"/>
                  <w:szCs w:val="18"/>
                  <w:highlight w:val="yellow"/>
                  <w:rPrChange w:id="6905" w:author="sam sehgal" w:date="2025-07-21T13:15:00Z" w16du:dateUtc="2025-07-21T03:15:00Z">
                    <w:rPr>
                      <w:rFonts w:asciiTheme="minorHAnsi" w:hAnsiTheme="minorHAnsi" w:cstheme="minorHAnsi"/>
                      <w:color w:val="000000"/>
                      <w:sz w:val="18"/>
                      <w:szCs w:val="18"/>
                    </w:rPr>
                  </w:rPrChange>
                </w:rPr>
                <w:t>Column 2 text:</w:t>
              </w:r>
            </w:ins>
          </w:p>
          <w:p w14:paraId="3A03F4FF" w14:textId="30B025F0" w:rsidR="00167CD8" w:rsidRPr="00167CD8" w:rsidRDefault="00167CD8" w:rsidP="00167CD8">
            <w:pPr>
              <w:spacing w:after="120"/>
              <w:rPr>
                <w:ins w:id="6906" w:author="sam sehgal" w:date="2025-07-21T13:14:00Z" w16du:dateUtc="2025-07-21T03:14:00Z"/>
                <w:rFonts w:asciiTheme="minorHAnsi" w:hAnsiTheme="minorHAnsi" w:cstheme="minorHAnsi"/>
                <w:color w:val="000000"/>
                <w:sz w:val="18"/>
                <w:szCs w:val="18"/>
                <w:highlight w:val="yellow"/>
                <w:rPrChange w:id="6907" w:author="sam sehgal" w:date="2025-07-21T13:15:00Z" w16du:dateUtc="2025-07-21T03:15:00Z">
                  <w:rPr>
                    <w:ins w:id="6908" w:author="sam sehgal" w:date="2025-07-21T13:14:00Z" w16du:dateUtc="2025-07-21T03:14:00Z"/>
                    <w:rFonts w:asciiTheme="minorHAnsi" w:hAnsiTheme="minorHAnsi" w:cstheme="minorHAnsi"/>
                    <w:color w:val="000000"/>
                    <w:sz w:val="18"/>
                    <w:szCs w:val="18"/>
                  </w:rPr>
                </w:rPrChange>
              </w:rPr>
            </w:pPr>
            <w:ins w:id="6909" w:author="sam sehgal" w:date="2025-07-21T13:15:00Z" w16du:dateUtc="2025-07-21T03:15:00Z">
              <w:r w:rsidRPr="00167CD8">
                <w:rPr>
                  <w:rFonts w:asciiTheme="minorHAnsi" w:hAnsiTheme="minorHAnsi" w:cstheme="minorHAnsi"/>
                  <w:color w:val="000000"/>
                  <w:sz w:val="18"/>
                  <w:szCs w:val="18"/>
                  <w:highlight w:val="yellow"/>
                  <w:rPrChange w:id="6910" w:author="sam sehgal" w:date="2025-07-21T13:15:00Z" w16du:dateUtc="2025-07-21T03:15:00Z">
                    <w:rPr>
                      <w:rFonts w:asciiTheme="minorHAnsi" w:hAnsiTheme="minorHAnsi" w:cstheme="minorHAnsi"/>
                      <w:color w:val="000000"/>
                      <w:sz w:val="18"/>
                      <w:szCs w:val="18"/>
                    </w:rPr>
                  </w:rPrChange>
                </w:rPr>
                <w:t>Bullet_1_B_COI</w:t>
              </w:r>
            </w:ins>
          </w:p>
        </w:tc>
      </w:tr>
      <w:tr w:rsidR="00154901" w:rsidRPr="00BD6987" w14:paraId="486B3D62" w14:textId="77777777" w:rsidTr="00BA2FD3">
        <w:trPr>
          <w:cantSplit/>
          <w:trHeight w:val="844"/>
          <w:ins w:id="6911" w:author="sam sehgal" w:date="2025-07-21T11:15:00Z"/>
        </w:trPr>
        <w:tc>
          <w:tcPr>
            <w:tcW w:w="1013" w:type="dxa"/>
            <w:vMerge/>
          </w:tcPr>
          <w:p w14:paraId="6F8F0F0C" w14:textId="77777777" w:rsidR="00154901" w:rsidRPr="00BD6987" w:rsidRDefault="00154901" w:rsidP="00154901">
            <w:pPr>
              <w:tabs>
                <w:tab w:val="left" w:pos="1800"/>
              </w:tabs>
              <w:rPr>
                <w:ins w:id="6912" w:author="sam sehgal" w:date="2025-07-21T11:15:00Z" w16du:dateUtc="2025-07-21T01:15:00Z"/>
                <w:rFonts w:asciiTheme="minorHAnsi" w:hAnsiTheme="minorHAnsi" w:cstheme="minorHAnsi"/>
                <w:b/>
                <w:sz w:val="20"/>
                <w:szCs w:val="20"/>
              </w:rPr>
            </w:pPr>
          </w:p>
        </w:tc>
        <w:tc>
          <w:tcPr>
            <w:tcW w:w="2101" w:type="dxa"/>
            <w:vMerge/>
          </w:tcPr>
          <w:p w14:paraId="5E412795" w14:textId="77777777" w:rsidR="00154901" w:rsidRPr="007850B9" w:rsidRDefault="00154901" w:rsidP="00154901">
            <w:pPr>
              <w:tabs>
                <w:tab w:val="left" w:pos="1800"/>
              </w:tabs>
              <w:rPr>
                <w:ins w:id="6913" w:author="sam sehgal" w:date="2025-07-21T11:15:00Z" w16du:dateUtc="2025-07-21T01:15:00Z"/>
                <w:rFonts w:asciiTheme="minorHAnsi" w:hAnsiTheme="minorHAnsi" w:cstheme="minorHAnsi"/>
                <w:bCs/>
                <w:sz w:val="20"/>
                <w:szCs w:val="20"/>
                <w:highlight w:val="yellow"/>
              </w:rPr>
            </w:pPr>
          </w:p>
        </w:tc>
        <w:tc>
          <w:tcPr>
            <w:tcW w:w="7938" w:type="dxa"/>
          </w:tcPr>
          <w:tbl>
            <w:tblPr>
              <w:tblpPr w:leftFromText="180" w:rightFromText="180" w:vertAnchor="page" w:horzAnchor="margin" w:tblpY="82"/>
              <w:tblOverlap w:val="never"/>
              <w:tblW w:w="8614" w:type="dxa"/>
              <w:tblBorders>
                <w:bottom w:val="single" w:sz="4" w:space="0" w:color="auto"/>
              </w:tblBorders>
              <w:tblLayout w:type="fixed"/>
              <w:tblLook w:val="04A0" w:firstRow="1" w:lastRow="0" w:firstColumn="1" w:lastColumn="0" w:noHBand="0" w:noVBand="1"/>
            </w:tblPr>
            <w:tblGrid>
              <w:gridCol w:w="2525"/>
              <w:gridCol w:w="6089"/>
            </w:tblGrid>
            <w:tr w:rsidR="00154901" w:rsidRPr="00154901" w14:paraId="396ABD77" w14:textId="77777777" w:rsidTr="00391554">
              <w:trPr>
                <w:trHeight w:val="283"/>
                <w:ins w:id="6914" w:author="sam sehgal" w:date="2025-07-21T11:15:00Z"/>
              </w:trPr>
              <w:tc>
                <w:tcPr>
                  <w:tcW w:w="2525" w:type="dxa"/>
                  <w:noWrap/>
                  <w:vAlign w:val="center"/>
                  <w:hideMark/>
                </w:tcPr>
                <w:p w14:paraId="1A3A9711" w14:textId="77777777" w:rsidR="00154901" w:rsidRPr="00154901" w:rsidRDefault="00154901" w:rsidP="00154901">
                  <w:pPr>
                    <w:pStyle w:val="BodycopyCOI"/>
                    <w:rPr>
                      <w:ins w:id="6915" w:author="sam sehgal" w:date="2025-07-21T11:15:00Z" w16du:dateUtc="2025-07-21T01:15:00Z"/>
                      <w:highlight w:val="yellow"/>
                      <w:rPrChange w:id="6916" w:author="sam sehgal" w:date="2025-07-21T11:16:00Z" w16du:dateUtc="2025-07-21T01:16:00Z">
                        <w:rPr>
                          <w:ins w:id="6917" w:author="sam sehgal" w:date="2025-07-21T11:15:00Z" w16du:dateUtc="2025-07-21T01:15:00Z"/>
                        </w:rPr>
                      </w:rPrChange>
                    </w:rPr>
                  </w:pPr>
                  <w:ins w:id="6918" w:author="sam sehgal" w:date="2025-07-21T11:15:00Z" w16du:dateUtc="2025-07-21T01:15:00Z">
                    <w:r w:rsidRPr="00154901">
                      <w:rPr>
                        <w:highlight w:val="yellow"/>
                        <w:rPrChange w:id="6919" w:author="sam sehgal" w:date="2025-07-21T11:16:00Z" w16du:dateUtc="2025-07-21T01:16:00Z">
                          <w:rPr/>
                        </w:rPrChange>
                      </w:rPr>
                      <w:t xml:space="preserve">You describe your </w:t>
                    </w:r>
                    <w:r w:rsidRPr="00154901">
                      <w:rPr>
                        <w:rFonts w:eastAsia="Arial" w:cs="Arial"/>
                        <w:highlight w:val="yellow"/>
                        <w:rPrChange w:id="6920" w:author="sam sehgal" w:date="2025-07-21T11:16:00Z" w16du:dateUtc="2025-07-21T01:16:00Z">
                          <w:rPr>
                            <w:rFonts w:eastAsia="Arial" w:cs="Arial"/>
                          </w:rPr>
                        </w:rPrChange>
                      </w:rPr>
                      <w:t xml:space="preserve">Insured Address </w:t>
                    </w:r>
                    <w:commentRangeStart w:id="6921"/>
                    <w:commentRangeStart w:id="6922"/>
                    <w:commentRangeEnd w:id="6921"/>
                    <w:r w:rsidRPr="00154901">
                      <w:rPr>
                        <w:rStyle w:val="CommentReference"/>
                        <w:sz w:val="18"/>
                        <w:szCs w:val="18"/>
                        <w:highlight w:val="yellow"/>
                        <w:rPrChange w:id="6923" w:author="sam sehgal" w:date="2025-07-21T11:16:00Z" w16du:dateUtc="2025-07-21T01:16:00Z">
                          <w:rPr>
                            <w:rStyle w:val="CommentReference"/>
                            <w:sz w:val="18"/>
                            <w:szCs w:val="18"/>
                          </w:rPr>
                        </w:rPrChange>
                      </w:rPr>
                      <w:commentReference w:id="6921"/>
                    </w:r>
                    <w:commentRangeEnd w:id="6922"/>
                    <w:r w:rsidRPr="00154901">
                      <w:rPr>
                        <w:rStyle w:val="CommentReference"/>
                        <w:sz w:val="18"/>
                        <w:szCs w:val="18"/>
                        <w:highlight w:val="yellow"/>
                        <w:rPrChange w:id="6924" w:author="sam sehgal" w:date="2025-07-21T11:16:00Z" w16du:dateUtc="2025-07-21T01:16:00Z">
                          <w:rPr>
                            <w:rStyle w:val="CommentReference"/>
                            <w:sz w:val="18"/>
                            <w:szCs w:val="18"/>
                          </w:rPr>
                        </w:rPrChange>
                      </w:rPr>
                      <w:commentReference w:id="6922"/>
                    </w:r>
                    <w:r w:rsidRPr="00154901">
                      <w:rPr>
                        <w:highlight w:val="yellow"/>
                        <w:rPrChange w:id="6925" w:author="sam sehgal" w:date="2025-07-21T11:16:00Z" w16du:dateUtc="2025-07-21T01:16:00Z">
                          <w:rPr/>
                        </w:rPrChange>
                      </w:rPr>
                      <w:t>as:</w:t>
                    </w:r>
                  </w:ins>
                </w:p>
              </w:tc>
              <w:tc>
                <w:tcPr>
                  <w:tcW w:w="6089" w:type="dxa"/>
                  <w:noWrap/>
                  <w:vAlign w:val="bottom"/>
                  <w:hideMark/>
                </w:tcPr>
                <w:p w14:paraId="54C234A7" w14:textId="249C84C9" w:rsidR="00154901" w:rsidRPr="00154901" w:rsidRDefault="00154901" w:rsidP="00154901">
                  <w:pPr>
                    <w:pStyle w:val="TableBodycopy"/>
                    <w:rPr>
                      <w:ins w:id="6926" w:author="sam sehgal" w:date="2025-07-21T11:15:00Z" w16du:dateUtc="2025-07-21T01:15:00Z"/>
                      <w:b/>
                      <w:bCs/>
                      <w:highlight w:val="yellow"/>
                      <w:rPrChange w:id="6927" w:author="sam sehgal" w:date="2025-07-21T11:16:00Z" w16du:dateUtc="2025-07-21T01:16:00Z">
                        <w:rPr>
                          <w:ins w:id="6928" w:author="sam sehgal" w:date="2025-07-21T11:15:00Z" w16du:dateUtc="2025-07-21T01:15:00Z"/>
                          <w:b/>
                          <w:bCs/>
                        </w:rPr>
                      </w:rPrChange>
                    </w:rPr>
                  </w:pPr>
                  <w:ins w:id="6929" w:author="sam sehgal" w:date="2025-07-21T11:15:00Z" w16du:dateUtc="2025-07-21T01:15:00Z">
                    <w:r w:rsidRPr="00154901">
                      <w:rPr>
                        <w:b/>
                        <w:bCs/>
                        <w:highlight w:val="yellow"/>
                        <w:rPrChange w:id="6930" w:author="sam sehgal" w:date="2025-07-21T11:16:00Z" w16du:dateUtc="2025-07-21T01:16:00Z">
                          <w:rPr>
                            <w:b/>
                            <w:bCs/>
                          </w:rPr>
                        </w:rPrChange>
                      </w:rPr>
                      <w:t xml:space="preserve">• </w:t>
                    </w:r>
                  </w:ins>
                  <w:ins w:id="6931" w:author="sam sehgal" w:date="2025-07-21T13:13:00Z" w16du:dateUtc="2025-07-21T03:13:00Z">
                    <w:r w:rsidR="00167CD8" w:rsidRPr="00167CD8">
                      <w:rPr>
                        <w:b/>
                        <w:bCs/>
                        <w:highlight w:val="yellow"/>
                      </w:rPr>
                      <w:t>unoccupied for less than 120 days</w:t>
                    </w:r>
                    <w:commentRangeStart w:id="6932"/>
                    <w:commentRangeStart w:id="6933"/>
                    <w:commentRangeStart w:id="6934"/>
                    <w:commentRangeStart w:id="6935"/>
                    <w:commentRangeEnd w:id="6932"/>
                    <w:r w:rsidR="00167CD8" w:rsidRPr="00167CD8">
                      <w:rPr>
                        <w:rStyle w:val="CommentReference"/>
                        <w:b/>
                        <w:bCs/>
                        <w:sz w:val="20"/>
                        <w:szCs w:val="24"/>
                        <w:highlight w:val="yellow"/>
                      </w:rPr>
                      <w:commentReference w:id="6932"/>
                    </w:r>
                    <w:commentRangeStart w:id="6936"/>
                    <w:commentRangeEnd w:id="6936"/>
                    <w:r w:rsidR="00167CD8" w:rsidRPr="00167CD8">
                      <w:rPr>
                        <w:rStyle w:val="CommentReference"/>
                        <w:b/>
                        <w:bCs/>
                        <w:sz w:val="20"/>
                        <w:szCs w:val="24"/>
                        <w:highlight w:val="yellow"/>
                      </w:rPr>
                      <w:commentReference w:id="6936"/>
                    </w:r>
                    <w:commentRangeEnd w:id="6933"/>
                    <w:r w:rsidR="00167CD8" w:rsidRPr="00167CD8">
                      <w:rPr>
                        <w:rStyle w:val="CommentReference"/>
                        <w:b/>
                        <w:bCs/>
                        <w:sz w:val="20"/>
                        <w:szCs w:val="24"/>
                        <w:highlight w:val="yellow"/>
                      </w:rPr>
                      <w:commentReference w:id="6933"/>
                    </w:r>
                    <w:commentRangeEnd w:id="6934"/>
                    <w:r w:rsidR="00167CD8" w:rsidRPr="00167CD8">
                      <w:rPr>
                        <w:rStyle w:val="CommentReference"/>
                        <w:b/>
                        <w:bCs/>
                        <w:sz w:val="20"/>
                        <w:szCs w:val="24"/>
                        <w:highlight w:val="yellow"/>
                      </w:rPr>
                      <w:commentReference w:id="6934"/>
                    </w:r>
                    <w:commentRangeEnd w:id="6935"/>
                    <w:r w:rsidR="00167CD8" w:rsidRPr="00167CD8">
                      <w:rPr>
                        <w:rStyle w:val="CommentReference"/>
                        <w:b/>
                        <w:bCs/>
                        <w:sz w:val="20"/>
                        <w:szCs w:val="24"/>
                        <w:highlight w:val="yellow"/>
                      </w:rPr>
                      <w:commentReference w:id="6935"/>
                    </w:r>
                    <w:r w:rsidR="00167CD8" w:rsidRPr="00167CD8">
                      <w:rPr>
                        <w:b/>
                        <w:bCs/>
                        <w:highlight w:val="yellow"/>
                      </w:rPr>
                      <w:t xml:space="preserve"> at a time</w:t>
                    </w:r>
                  </w:ins>
                </w:p>
              </w:tc>
            </w:tr>
          </w:tbl>
          <w:p w14:paraId="04987273" w14:textId="77777777" w:rsidR="00154901" w:rsidRPr="00154901" w:rsidRDefault="00154901" w:rsidP="00154901">
            <w:pPr>
              <w:pStyle w:val="BodycopyCOI"/>
              <w:rPr>
                <w:ins w:id="6937" w:author="sam sehgal" w:date="2025-07-21T11:15:00Z" w16du:dateUtc="2025-07-21T01:15:00Z"/>
                <w:highlight w:val="yellow"/>
                <w:rPrChange w:id="6938" w:author="sam sehgal" w:date="2025-07-21T11:16:00Z" w16du:dateUtc="2025-07-21T01:16:00Z">
                  <w:rPr>
                    <w:ins w:id="6939" w:author="sam sehgal" w:date="2025-07-21T11:15:00Z" w16du:dateUtc="2025-07-21T01:15:00Z"/>
                  </w:rPr>
                </w:rPrChange>
              </w:rPr>
            </w:pPr>
          </w:p>
        </w:tc>
        <w:tc>
          <w:tcPr>
            <w:tcW w:w="1984" w:type="dxa"/>
          </w:tcPr>
          <w:p w14:paraId="37E92F14" w14:textId="77777777" w:rsidR="00154901" w:rsidRPr="00154901" w:rsidRDefault="00154901" w:rsidP="00154901">
            <w:pPr>
              <w:tabs>
                <w:tab w:val="left" w:pos="1800"/>
              </w:tabs>
              <w:rPr>
                <w:ins w:id="6940" w:author="sam sehgal" w:date="2025-07-21T11:15:00Z" w16du:dateUtc="2025-07-21T01:15:00Z"/>
                <w:rFonts w:asciiTheme="minorHAnsi" w:hAnsiTheme="minorHAnsi" w:cstheme="minorHAnsi"/>
                <w:bCs/>
                <w:sz w:val="20"/>
                <w:szCs w:val="20"/>
                <w:highlight w:val="yellow"/>
                <w:rPrChange w:id="6941" w:author="sam sehgal" w:date="2025-07-21T11:16:00Z" w16du:dateUtc="2025-07-21T01:16:00Z">
                  <w:rPr>
                    <w:ins w:id="6942" w:author="sam sehgal" w:date="2025-07-21T11:15:00Z" w16du:dateUtc="2025-07-21T01:15:00Z"/>
                    <w:rFonts w:asciiTheme="minorHAnsi" w:hAnsiTheme="minorHAnsi" w:cstheme="minorHAnsi"/>
                    <w:bCs/>
                    <w:sz w:val="20"/>
                    <w:szCs w:val="20"/>
                  </w:rPr>
                </w:rPrChange>
              </w:rPr>
            </w:pPr>
            <w:ins w:id="6943" w:author="sam sehgal" w:date="2025-07-21T11:15:00Z" w16du:dateUtc="2025-07-21T01:15:00Z">
              <w:r w:rsidRPr="00154901">
                <w:rPr>
                  <w:rFonts w:asciiTheme="minorHAnsi" w:hAnsiTheme="minorHAnsi" w:cstheme="minorHAnsi"/>
                  <w:b/>
                  <w:bCs/>
                  <w:sz w:val="20"/>
                  <w:szCs w:val="20"/>
                  <w:highlight w:val="yellow"/>
                  <w:rPrChange w:id="6944" w:author="sam sehgal" w:date="2025-07-21T11:16:00Z" w16du:dateUtc="2025-07-21T01:16:00Z">
                    <w:rPr>
                      <w:rFonts w:asciiTheme="minorHAnsi" w:hAnsiTheme="minorHAnsi" w:cstheme="minorHAnsi"/>
                      <w:b/>
                      <w:bCs/>
                      <w:sz w:val="20"/>
                      <w:szCs w:val="20"/>
                    </w:rPr>
                  </w:rPrChange>
                </w:rPr>
                <w:t>IF</w:t>
              </w:r>
              <w:r w:rsidRPr="00154901">
                <w:rPr>
                  <w:rFonts w:asciiTheme="minorHAnsi" w:hAnsiTheme="minorHAnsi" w:cstheme="minorHAnsi"/>
                  <w:sz w:val="20"/>
                  <w:szCs w:val="20"/>
                  <w:highlight w:val="yellow"/>
                  <w:rPrChange w:id="6945" w:author="sam sehgal" w:date="2025-07-21T11:16:00Z" w16du:dateUtc="2025-07-21T01:16:00Z">
                    <w:rPr>
                      <w:rFonts w:asciiTheme="minorHAnsi" w:hAnsiTheme="minorHAnsi" w:cstheme="minorHAnsi"/>
                      <w:sz w:val="20"/>
                      <w:szCs w:val="20"/>
                    </w:rPr>
                  </w:rPrChange>
                </w:rPr>
                <w:t xml:space="preserve"> &lt;ProductCode&gt; = “Landlord”</w:t>
              </w:r>
            </w:ins>
          </w:p>
          <w:p w14:paraId="07BFF626" w14:textId="77777777" w:rsidR="00154901" w:rsidRDefault="00154901" w:rsidP="00154901">
            <w:pPr>
              <w:tabs>
                <w:tab w:val="left" w:pos="1800"/>
              </w:tabs>
              <w:rPr>
                <w:ins w:id="6946" w:author="sam sehgal" w:date="2025-07-21T13:13:00Z" w16du:dateUtc="2025-07-21T03:13:00Z"/>
                <w:rFonts w:asciiTheme="minorHAnsi" w:hAnsiTheme="minorHAnsi" w:cstheme="minorHAnsi"/>
                <w:b/>
                <w:sz w:val="20"/>
                <w:szCs w:val="20"/>
                <w:highlight w:val="yellow"/>
              </w:rPr>
            </w:pPr>
            <w:ins w:id="6947" w:author="sam sehgal" w:date="2025-07-21T11:15:00Z" w16du:dateUtc="2025-07-21T01:15:00Z">
              <w:r w:rsidRPr="00154901">
                <w:rPr>
                  <w:rFonts w:asciiTheme="minorHAnsi" w:hAnsiTheme="minorHAnsi" w:cstheme="minorHAnsi"/>
                  <w:b/>
                  <w:sz w:val="20"/>
                  <w:szCs w:val="20"/>
                  <w:highlight w:val="yellow"/>
                  <w:rPrChange w:id="6948" w:author="sam sehgal" w:date="2025-07-21T11:16:00Z" w16du:dateUtc="2025-07-21T01:16:00Z">
                    <w:rPr>
                      <w:rFonts w:asciiTheme="minorHAnsi" w:hAnsiTheme="minorHAnsi" w:cstheme="minorHAnsi"/>
                      <w:b/>
                      <w:sz w:val="20"/>
                      <w:szCs w:val="20"/>
                    </w:rPr>
                  </w:rPrChange>
                </w:rPr>
                <w:t xml:space="preserve">AND </w:t>
              </w:r>
            </w:ins>
          </w:p>
          <w:p w14:paraId="6CC723FA" w14:textId="77777777" w:rsidR="00167CD8" w:rsidRPr="000613D0" w:rsidRDefault="00167CD8" w:rsidP="00167CD8">
            <w:pPr>
              <w:tabs>
                <w:tab w:val="left" w:pos="1800"/>
              </w:tabs>
              <w:rPr>
                <w:ins w:id="6949" w:author="sam sehgal" w:date="2025-07-21T13:13:00Z" w16du:dateUtc="2025-07-21T03:13:00Z"/>
                <w:rFonts w:asciiTheme="minorHAnsi" w:hAnsiTheme="minorHAnsi" w:cstheme="minorHAnsi"/>
                <w:bCs/>
                <w:sz w:val="20"/>
                <w:szCs w:val="20"/>
              </w:rPr>
            </w:pPr>
            <w:ins w:id="6950" w:author="sam sehgal" w:date="2025-07-21T13:13:00Z" w16du:dateUtc="2025-07-21T03:13:00Z">
              <w:r w:rsidRPr="00167CD8">
                <w:rPr>
                  <w:rFonts w:asciiTheme="minorHAnsi" w:hAnsiTheme="minorHAnsi" w:cstheme="minorHAnsi"/>
                  <w:bCs/>
                  <w:sz w:val="20"/>
                  <w:szCs w:val="20"/>
                  <w:highlight w:val="yellow"/>
                  <w:rPrChange w:id="6951" w:author="sam sehgal" w:date="2025-07-21T13:17:00Z" w16du:dateUtc="2025-07-21T03:17:00Z">
                    <w:rPr>
                      <w:rFonts w:asciiTheme="minorHAnsi" w:hAnsiTheme="minorHAnsi" w:cstheme="minorHAnsi"/>
                      <w:bCs/>
                      <w:sz w:val="20"/>
                      <w:szCs w:val="20"/>
                    </w:rPr>
                  </w:rPrChange>
                </w:rPr>
                <w:t>&lt;KindOfPropertyCode&gt; != “2|HolidayShortTermRental”</w:t>
              </w:r>
            </w:ins>
          </w:p>
          <w:p w14:paraId="762E8233" w14:textId="2616E220" w:rsidR="00154901" w:rsidRPr="00154901" w:rsidRDefault="00154901" w:rsidP="00154901">
            <w:pPr>
              <w:tabs>
                <w:tab w:val="left" w:pos="1800"/>
              </w:tabs>
              <w:rPr>
                <w:ins w:id="6952" w:author="sam sehgal" w:date="2025-07-21T11:16:00Z" w16du:dateUtc="2025-07-21T01:16:00Z"/>
                <w:rFonts w:asciiTheme="minorHAnsi" w:hAnsiTheme="minorHAnsi" w:cstheme="minorHAnsi"/>
                <w:b/>
                <w:sz w:val="20"/>
                <w:szCs w:val="20"/>
                <w:highlight w:val="yellow"/>
                <w:rPrChange w:id="6953" w:author="sam sehgal" w:date="2025-07-21T11:16:00Z" w16du:dateUtc="2025-07-21T01:16:00Z">
                  <w:rPr>
                    <w:ins w:id="6954" w:author="sam sehgal" w:date="2025-07-21T11:16:00Z" w16du:dateUtc="2025-07-21T01:16:00Z"/>
                    <w:rFonts w:asciiTheme="minorHAnsi" w:hAnsiTheme="minorHAnsi" w:cstheme="minorHAnsi"/>
                    <w:b/>
                    <w:sz w:val="20"/>
                    <w:szCs w:val="20"/>
                  </w:rPr>
                </w:rPrChange>
              </w:rPr>
            </w:pPr>
            <w:ins w:id="6955" w:author="sam sehgal" w:date="2025-07-21T11:16:00Z" w16du:dateUtc="2025-07-21T01:16:00Z">
              <w:r w:rsidRPr="00154901">
                <w:rPr>
                  <w:rFonts w:asciiTheme="minorHAnsi" w:hAnsiTheme="minorHAnsi" w:cstheme="minorHAnsi"/>
                  <w:b/>
                  <w:sz w:val="20"/>
                  <w:szCs w:val="20"/>
                  <w:highlight w:val="yellow"/>
                  <w:rPrChange w:id="6956" w:author="sam sehgal" w:date="2025-07-21T11:16:00Z" w16du:dateUtc="2025-07-21T01:16:00Z">
                    <w:rPr>
                      <w:rFonts w:asciiTheme="minorHAnsi" w:hAnsiTheme="minorHAnsi" w:cstheme="minorHAnsi"/>
                      <w:bCs/>
                      <w:sz w:val="20"/>
                      <w:szCs w:val="20"/>
                    </w:rPr>
                  </w:rPrChange>
                </w:rPr>
                <w:t>AND</w:t>
              </w:r>
            </w:ins>
          </w:p>
          <w:p w14:paraId="3E0E9390" w14:textId="77777777" w:rsidR="00154901" w:rsidRDefault="00154901" w:rsidP="00154901">
            <w:pPr>
              <w:tabs>
                <w:tab w:val="left" w:pos="1800"/>
              </w:tabs>
              <w:rPr>
                <w:ins w:id="6957" w:author="sam sehgal" w:date="2025-07-21T13:14:00Z" w16du:dateUtc="2025-07-21T03:14:00Z"/>
                <w:rFonts w:asciiTheme="minorHAnsi" w:hAnsiTheme="minorHAnsi" w:cstheme="minorHAnsi"/>
                <w:bCs/>
                <w:sz w:val="20"/>
                <w:szCs w:val="20"/>
                <w:highlight w:val="yellow"/>
              </w:rPr>
            </w:pPr>
            <w:ins w:id="6958" w:author="sam sehgal" w:date="2025-07-21T11:16:00Z" w16du:dateUtc="2025-07-21T01:16:00Z">
              <w:r w:rsidRPr="00154901">
                <w:rPr>
                  <w:rFonts w:asciiTheme="minorHAnsi" w:hAnsiTheme="minorHAnsi" w:cstheme="minorHAnsi"/>
                  <w:bCs/>
                  <w:sz w:val="20"/>
                  <w:szCs w:val="20"/>
                  <w:highlight w:val="yellow"/>
                  <w:rPrChange w:id="6959" w:author="sam sehgal" w:date="2025-07-21T11:16:00Z" w16du:dateUtc="2025-07-21T01:16:00Z">
                    <w:rPr>
                      <w:rFonts w:asciiTheme="minorHAnsi" w:hAnsiTheme="minorHAnsi" w:cstheme="minorHAnsi"/>
                      <w:bCs/>
                      <w:sz w:val="20"/>
                      <w:szCs w:val="20"/>
                    </w:rPr>
                  </w:rPrChange>
                </w:rPr>
                <w:t xml:space="preserve">&lt;CurrentlyOccupiedCode&gt; </w:t>
              </w:r>
              <w:r w:rsidRPr="00154901">
                <w:rPr>
                  <w:rFonts w:asciiTheme="minorHAnsi" w:hAnsiTheme="minorHAnsi" w:cstheme="minorHAnsi"/>
                  <w:sz w:val="20"/>
                  <w:szCs w:val="20"/>
                  <w:highlight w:val="yellow"/>
                  <w:rPrChange w:id="6960" w:author="sam sehgal" w:date="2025-07-21T11:16:00Z" w16du:dateUtc="2025-07-21T01:16:00Z">
                    <w:rPr>
                      <w:rFonts w:asciiTheme="minorHAnsi" w:hAnsiTheme="minorHAnsi" w:cstheme="minorHAnsi"/>
                      <w:sz w:val="20"/>
                      <w:szCs w:val="20"/>
                    </w:rPr>
                  </w:rPrChange>
                </w:rPr>
                <w:t>= “</w:t>
              </w:r>
              <w:r w:rsidRPr="00154901">
                <w:rPr>
                  <w:rFonts w:asciiTheme="minorHAnsi" w:hAnsiTheme="minorHAnsi" w:cstheme="minorHAnsi"/>
                  <w:bCs/>
                  <w:sz w:val="20"/>
                  <w:szCs w:val="20"/>
                  <w:highlight w:val="yellow"/>
                  <w:rPrChange w:id="6961" w:author="sam sehgal" w:date="2025-07-21T11:16:00Z" w16du:dateUtc="2025-07-21T01:16:00Z">
                    <w:rPr>
                      <w:rFonts w:asciiTheme="minorHAnsi" w:hAnsiTheme="minorHAnsi" w:cstheme="minorHAnsi"/>
                      <w:bCs/>
                      <w:sz w:val="20"/>
                      <w:szCs w:val="20"/>
                    </w:rPr>
                  </w:rPrChange>
                </w:rPr>
                <w:t xml:space="preserve">2|CurrentlyOccupiedNo” </w:t>
              </w:r>
            </w:ins>
          </w:p>
          <w:p w14:paraId="626C564B" w14:textId="3221DB91" w:rsidR="00167CD8" w:rsidRPr="00167CD8" w:rsidRDefault="00167CD8" w:rsidP="00154901">
            <w:pPr>
              <w:tabs>
                <w:tab w:val="left" w:pos="1800"/>
              </w:tabs>
              <w:rPr>
                <w:ins w:id="6962" w:author="sam sehgal" w:date="2025-07-21T13:14:00Z" w16du:dateUtc="2025-07-21T03:14:00Z"/>
                <w:rFonts w:asciiTheme="minorHAnsi" w:hAnsiTheme="minorHAnsi" w:cstheme="minorHAnsi"/>
                <w:b/>
                <w:sz w:val="20"/>
                <w:szCs w:val="20"/>
                <w:highlight w:val="yellow"/>
                <w:rPrChange w:id="6963" w:author="sam sehgal" w:date="2025-07-21T13:14:00Z" w16du:dateUtc="2025-07-21T03:14:00Z">
                  <w:rPr>
                    <w:ins w:id="6964" w:author="sam sehgal" w:date="2025-07-21T13:14:00Z" w16du:dateUtc="2025-07-21T03:14:00Z"/>
                    <w:rFonts w:asciiTheme="minorHAnsi" w:hAnsiTheme="minorHAnsi" w:cstheme="minorHAnsi"/>
                    <w:bCs/>
                    <w:sz w:val="20"/>
                    <w:szCs w:val="20"/>
                    <w:highlight w:val="yellow"/>
                  </w:rPr>
                </w:rPrChange>
              </w:rPr>
            </w:pPr>
            <w:ins w:id="6965" w:author="sam sehgal" w:date="2025-07-21T13:14:00Z" w16du:dateUtc="2025-07-21T03:14:00Z">
              <w:r w:rsidRPr="00167CD8">
                <w:rPr>
                  <w:rFonts w:asciiTheme="minorHAnsi" w:hAnsiTheme="minorHAnsi" w:cstheme="minorHAnsi"/>
                  <w:b/>
                  <w:sz w:val="20"/>
                  <w:szCs w:val="20"/>
                  <w:highlight w:val="yellow"/>
                  <w:rPrChange w:id="6966" w:author="sam sehgal" w:date="2025-07-21T13:14:00Z" w16du:dateUtc="2025-07-21T03:14:00Z">
                    <w:rPr>
                      <w:rFonts w:asciiTheme="minorHAnsi" w:hAnsiTheme="minorHAnsi" w:cstheme="minorHAnsi"/>
                      <w:bCs/>
                      <w:sz w:val="20"/>
                      <w:szCs w:val="20"/>
                      <w:highlight w:val="yellow"/>
                    </w:rPr>
                  </w:rPrChange>
                </w:rPr>
                <w:t>AND</w:t>
              </w:r>
            </w:ins>
          </w:p>
          <w:p w14:paraId="01F9D1E9" w14:textId="77777777" w:rsidR="00167CD8" w:rsidRPr="000A5560" w:rsidRDefault="00167CD8" w:rsidP="00167CD8">
            <w:pPr>
              <w:tabs>
                <w:tab w:val="left" w:pos="1800"/>
              </w:tabs>
              <w:rPr>
                <w:ins w:id="6967" w:author="sam sehgal" w:date="2025-07-21T13:14:00Z" w16du:dateUtc="2025-07-21T03:14:00Z"/>
                <w:rFonts w:asciiTheme="minorHAnsi" w:hAnsiTheme="minorHAnsi" w:cstheme="minorHAnsi"/>
                <w:bCs/>
                <w:sz w:val="20"/>
                <w:szCs w:val="20"/>
                <w:highlight w:val="yellow"/>
              </w:rPr>
            </w:pPr>
            <w:ins w:id="6968" w:author="sam sehgal" w:date="2025-07-21T13:14:00Z" w16du:dateUtc="2025-07-21T03:14:00Z">
              <w:r w:rsidRPr="00391554">
                <w:rPr>
                  <w:rFonts w:asciiTheme="minorHAnsi" w:hAnsiTheme="minorHAnsi" w:cstheme="minorHAnsi"/>
                  <w:bCs/>
                  <w:sz w:val="20"/>
                  <w:szCs w:val="20"/>
                  <w:highlight w:val="yellow"/>
                </w:rPr>
                <w:t>&lt;Unoccupied60daysCode&gt; = “3|UnoccupancyDurationAcceptedOnlyForMigration”</w:t>
              </w:r>
            </w:ins>
          </w:p>
          <w:p w14:paraId="69F3F5F9" w14:textId="77777777" w:rsidR="00167CD8" w:rsidRPr="00154901" w:rsidRDefault="00167CD8" w:rsidP="00154901">
            <w:pPr>
              <w:tabs>
                <w:tab w:val="left" w:pos="1800"/>
              </w:tabs>
              <w:rPr>
                <w:ins w:id="6969" w:author="sam sehgal" w:date="2025-07-21T11:16:00Z" w16du:dateUtc="2025-07-21T01:16:00Z"/>
                <w:rFonts w:asciiTheme="minorHAnsi" w:hAnsiTheme="minorHAnsi" w:cstheme="minorHAnsi"/>
                <w:bCs/>
                <w:sz w:val="20"/>
                <w:szCs w:val="20"/>
                <w:highlight w:val="yellow"/>
                <w:rPrChange w:id="6970" w:author="sam sehgal" w:date="2025-07-21T11:16:00Z" w16du:dateUtc="2025-07-21T01:16:00Z">
                  <w:rPr>
                    <w:ins w:id="6971" w:author="sam sehgal" w:date="2025-07-21T11:16:00Z" w16du:dateUtc="2025-07-21T01:16:00Z"/>
                    <w:rFonts w:asciiTheme="minorHAnsi" w:hAnsiTheme="minorHAnsi" w:cstheme="minorHAnsi"/>
                    <w:bCs/>
                    <w:sz w:val="20"/>
                    <w:szCs w:val="20"/>
                  </w:rPr>
                </w:rPrChange>
              </w:rPr>
            </w:pPr>
          </w:p>
          <w:p w14:paraId="12A1E566" w14:textId="77777777" w:rsidR="00154901" w:rsidRPr="00154901" w:rsidRDefault="00154901" w:rsidP="00154901">
            <w:pPr>
              <w:tabs>
                <w:tab w:val="left" w:pos="1800"/>
              </w:tabs>
              <w:rPr>
                <w:ins w:id="6972" w:author="sam sehgal" w:date="2025-07-21T11:15:00Z" w16du:dateUtc="2025-07-21T01:15:00Z"/>
                <w:rFonts w:asciiTheme="minorHAnsi" w:hAnsiTheme="minorHAnsi" w:cstheme="minorHAnsi"/>
                <w:bCs/>
                <w:sz w:val="20"/>
                <w:szCs w:val="20"/>
                <w:highlight w:val="yellow"/>
                <w:rPrChange w:id="6973" w:author="sam sehgal" w:date="2025-07-21T11:16:00Z" w16du:dateUtc="2025-07-21T01:16:00Z">
                  <w:rPr>
                    <w:ins w:id="6974" w:author="sam sehgal" w:date="2025-07-21T11:15:00Z" w16du:dateUtc="2025-07-21T01:15:00Z"/>
                    <w:rFonts w:asciiTheme="minorHAnsi" w:hAnsiTheme="minorHAnsi" w:cstheme="minorHAnsi"/>
                    <w:bCs/>
                    <w:sz w:val="20"/>
                    <w:szCs w:val="20"/>
                  </w:rPr>
                </w:rPrChange>
              </w:rPr>
            </w:pPr>
          </w:p>
          <w:p w14:paraId="04D54A6D" w14:textId="77777777" w:rsidR="00154901" w:rsidRPr="00154901" w:rsidRDefault="00154901" w:rsidP="00154901">
            <w:pPr>
              <w:tabs>
                <w:tab w:val="left" w:pos="1800"/>
              </w:tabs>
              <w:rPr>
                <w:ins w:id="6975" w:author="sam sehgal" w:date="2025-07-21T11:15:00Z" w16du:dateUtc="2025-07-21T01:15:00Z"/>
                <w:rFonts w:asciiTheme="minorHAnsi" w:hAnsiTheme="minorHAnsi" w:cstheme="minorHAnsi"/>
                <w:bCs/>
                <w:sz w:val="20"/>
                <w:szCs w:val="20"/>
                <w:highlight w:val="yellow"/>
                <w:rPrChange w:id="6976" w:author="sam sehgal" w:date="2025-07-21T11:16:00Z" w16du:dateUtc="2025-07-21T01:16:00Z">
                  <w:rPr>
                    <w:ins w:id="6977" w:author="sam sehgal" w:date="2025-07-21T11:15:00Z" w16du:dateUtc="2025-07-21T01:15:00Z"/>
                    <w:rFonts w:asciiTheme="minorHAnsi" w:hAnsiTheme="minorHAnsi" w:cstheme="minorHAnsi"/>
                    <w:bCs/>
                    <w:sz w:val="20"/>
                    <w:szCs w:val="20"/>
                  </w:rPr>
                </w:rPrChange>
              </w:rPr>
            </w:pPr>
            <w:ins w:id="6978" w:author="sam sehgal" w:date="2025-07-21T11:15:00Z" w16du:dateUtc="2025-07-21T01:15:00Z">
              <w:r w:rsidRPr="00154901">
                <w:rPr>
                  <w:rFonts w:asciiTheme="minorHAnsi" w:hAnsiTheme="minorHAnsi" w:cstheme="minorHAnsi"/>
                  <w:b/>
                  <w:sz w:val="20"/>
                  <w:szCs w:val="20"/>
                  <w:highlight w:val="yellow"/>
                  <w:rPrChange w:id="6979" w:author="sam sehgal" w:date="2025-07-21T11:16:00Z" w16du:dateUtc="2025-07-21T01:16:00Z">
                    <w:rPr>
                      <w:rFonts w:asciiTheme="minorHAnsi" w:hAnsiTheme="minorHAnsi" w:cstheme="minorHAnsi"/>
                      <w:b/>
                      <w:sz w:val="20"/>
                      <w:szCs w:val="20"/>
                    </w:rPr>
                  </w:rPrChange>
                </w:rPr>
                <w:t>THEN</w:t>
              </w:r>
              <w:r w:rsidRPr="00154901">
                <w:rPr>
                  <w:rFonts w:asciiTheme="minorHAnsi" w:hAnsiTheme="minorHAnsi" w:cstheme="minorHAnsi"/>
                  <w:bCs/>
                  <w:sz w:val="20"/>
                  <w:szCs w:val="20"/>
                  <w:highlight w:val="yellow"/>
                  <w:rPrChange w:id="6980" w:author="sam sehgal" w:date="2025-07-21T11:16:00Z" w16du:dateUtc="2025-07-21T01:16:00Z">
                    <w:rPr>
                      <w:rFonts w:asciiTheme="minorHAnsi" w:hAnsiTheme="minorHAnsi" w:cstheme="minorHAnsi"/>
                      <w:bCs/>
                      <w:sz w:val="20"/>
                      <w:szCs w:val="20"/>
                    </w:rPr>
                  </w:rPrChange>
                </w:rPr>
                <w:t xml:space="preserve"> Display</w:t>
              </w:r>
            </w:ins>
          </w:p>
          <w:p w14:paraId="0594EB4D" w14:textId="77777777" w:rsidR="00154901" w:rsidRPr="00154901" w:rsidRDefault="00154901" w:rsidP="00154901">
            <w:pPr>
              <w:tabs>
                <w:tab w:val="left" w:pos="1800"/>
              </w:tabs>
              <w:rPr>
                <w:ins w:id="6981" w:author="sam sehgal" w:date="2025-07-21T11:15:00Z" w16du:dateUtc="2025-07-21T01:15:00Z"/>
                <w:rFonts w:asciiTheme="minorHAnsi" w:hAnsiTheme="minorHAnsi" w:cstheme="minorHAnsi"/>
                <w:b/>
                <w:sz w:val="20"/>
                <w:szCs w:val="20"/>
                <w:highlight w:val="yellow"/>
                <w:rPrChange w:id="6982" w:author="sam sehgal" w:date="2025-07-21T11:16:00Z" w16du:dateUtc="2025-07-21T01:16:00Z">
                  <w:rPr>
                    <w:ins w:id="6983" w:author="sam sehgal" w:date="2025-07-21T11:15:00Z" w16du:dateUtc="2025-07-21T01:15:00Z"/>
                    <w:rFonts w:asciiTheme="minorHAnsi" w:hAnsiTheme="minorHAnsi" w:cstheme="minorHAnsi"/>
                    <w:b/>
                    <w:sz w:val="20"/>
                    <w:szCs w:val="20"/>
                  </w:rPr>
                </w:rPrChange>
              </w:rPr>
            </w:pPr>
            <w:ins w:id="6984" w:author="sam sehgal" w:date="2025-07-21T11:15:00Z" w16du:dateUtc="2025-07-21T01:15:00Z">
              <w:r w:rsidRPr="00154901">
                <w:rPr>
                  <w:rFonts w:asciiTheme="minorHAnsi" w:hAnsiTheme="minorHAnsi" w:cstheme="minorHAnsi"/>
                  <w:b/>
                  <w:sz w:val="20"/>
                  <w:szCs w:val="20"/>
                  <w:highlight w:val="yellow"/>
                  <w:rPrChange w:id="6985" w:author="sam sehgal" w:date="2025-07-21T11:16:00Z" w16du:dateUtc="2025-07-21T01:16:00Z">
                    <w:rPr>
                      <w:rFonts w:asciiTheme="minorHAnsi" w:hAnsiTheme="minorHAnsi" w:cstheme="minorHAnsi"/>
                      <w:b/>
                      <w:sz w:val="20"/>
                      <w:szCs w:val="20"/>
                    </w:rPr>
                  </w:rPrChange>
                </w:rPr>
                <w:t>ELSE Do Not Display</w:t>
              </w:r>
            </w:ins>
          </w:p>
          <w:p w14:paraId="676B47CB" w14:textId="77777777" w:rsidR="00154901" w:rsidRPr="00154901" w:rsidRDefault="00154901" w:rsidP="00154901">
            <w:pPr>
              <w:tabs>
                <w:tab w:val="left" w:pos="1800"/>
              </w:tabs>
              <w:rPr>
                <w:ins w:id="6986" w:author="sam sehgal" w:date="2025-07-21T11:15:00Z" w16du:dateUtc="2025-07-21T01:15:00Z"/>
                <w:rFonts w:asciiTheme="minorHAnsi" w:hAnsiTheme="minorHAnsi" w:cstheme="minorHAnsi"/>
                <w:b/>
                <w:bCs/>
                <w:sz w:val="20"/>
                <w:szCs w:val="20"/>
                <w:highlight w:val="yellow"/>
                <w:rPrChange w:id="6987" w:author="sam sehgal" w:date="2025-07-21T11:16:00Z" w16du:dateUtc="2025-07-21T01:16:00Z">
                  <w:rPr>
                    <w:ins w:id="6988" w:author="sam sehgal" w:date="2025-07-21T11:15:00Z" w16du:dateUtc="2025-07-21T01:15:00Z"/>
                    <w:rFonts w:asciiTheme="minorHAnsi" w:hAnsiTheme="minorHAnsi" w:cstheme="minorHAnsi"/>
                    <w:b/>
                    <w:bCs/>
                    <w:sz w:val="20"/>
                    <w:szCs w:val="20"/>
                  </w:rPr>
                </w:rPrChange>
              </w:rPr>
            </w:pPr>
          </w:p>
        </w:tc>
        <w:tc>
          <w:tcPr>
            <w:tcW w:w="1560" w:type="dxa"/>
          </w:tcPr>
          <w:p w14:paraId="3D13A930" w14:textId="77777777" w:rsidR="00154901" w:rsidRPr="00154901" w:rsidRDefault="00154901" w:rsidP="00154901">
            <w:pPr>
              <w:spacing w:after="120"/>
              <w:rPr>
                <w:ins w:id="6989" w:author="sam sehgal" w:date="2025-07-21T11:15:00Z" w16du:dateUtc="2025-07-21T01:15:00Z"/>
                <w:rFonts w:asciiTheme="minorHAnsi" w:hAnsiTheme="minorHAnsi" w:cstheme="minorHAnsi"/>
                <w:color w:val="000000"/>
                <w:sz w:val="18"/>
                <w:szCs w:val="18"/>
                <w:highlight w:val="yellow"/>
                <w:rPrChange w:id="6990" w:author="sam sehgal" w:date="2025-07-21T11:16:00Z" w16du:dateUtc="2025-07-21T01:16:00Z">
                  <w:rPr>
                    <w:ins w:id="6991" w:author="sam sehgal" w:date="2025-07-21T11:15:00Z" w16du:dateUtc="2025-07-21T01:15:00Z"/>
                    <w:rFonts w:asciiTheme="minorHAnsi" w:hAnsiTheme="minorHAnsi" w:cstheme="minorHAnsi"/>
                    <w:color w:val="000000"/>
                    <w:sz w:val="18"/>
                    <w:szCs w:val="18"/>
                  </w:rPr>
                </w:rPrChange>
              </w:rPr>
            </w:pPr>
            <w:ins w:id="6992" w:author="sam sehgal" w:date="2025-07-21T11:15:00Z" w16du:dateUtc="2025-07-21T01:15:00Z">
              <w:r w:rsidRPr="00154901">
                <w:rPr>
                  <w:rFonts w:asciiTheme="minorHAnsi" w:hAnsiTheme="minorHAnsi" w:cstheme="minorHAnsi"/>
                  <w:color w:val="000000"/>
                  <w:sz w:val="18"/>
                  <w:szCs w:val="18"/>
                  <w:highlight w:val="yellow"/>
                  <w:rPrChange w:id="6993" w:author="sam sehgal" w:date="2025-07-21T11:16:00Z" w16du:dateUtc="2025-07-21T01:16:00Z">
                    <w:rPr>
                      <w:rFonts w:asciiTheme="minorHAnsi" w:hAnsiTheme="minorHAnsi" w:cstheme="minorHAnsi"/>
                      <w:color w:val="000000"/>
                      <w:sz w:val="18"/>
                      <w:szCs w:val="18"/>
                    </w:rPr>
                  </w:rPrChange>
                </w:rPr>
                <w:t>Column 1 text:</w:t>
              </w:r>
            </w:ins>
          </w:p>
          <w:p w14:paraId="364E6377" w14:textId="77777777" w:rsidR="00154901" w:rsidRPr="00154901" w:rsidRDefault="00154901" w:rsidP="00154901">
            <w:pPr>
              <w:spacing w:after="120"/>
              <w:rPr>
                <w:ins w:id="6994" w:author="sam sehgal" w:date="2025-07-21T11:15:00Z" w16du:dateUtc="2025-07-21T01:15:00Z"/>
                <w:rFonts w:asciiTheme="minorHAnsi" w:hAnsiTheme="minorHAnsi" w:cstheme="minorHAnsi"/>
                <w:color w:val="000000"/>
                <w:sz w:val="18"/>
                <w:szCs w:val="18"/>
                <w:highlight w:val="yellow"/>
                <w:rPrChange w:id="6995" w:author="sam sehgal" w:date="2025-07-21T11:16:00Z" w16du:dateUtc="2025-07-21T01:16:00Z">
                  <w:rPr>
                    <w:ins w:id="6996" w:author="sam sehgal" w:date="2025-07-21T11:15:00Z" w16du:dateUtc="2025-07-21T01:15:00Z"/>
                    <w:rFonts w:asciiTheme="minorHAnsi" w:hAnsiTheme="minorHAnsi" w:cstheme="minorHAnsi"/>
                    <w:color w:val="000000"/>
                    <w:sz w:val="18"/>
                    <w:szCs w:val="18"/>
                  </w:rPr>
                </w:rPrChange>
              </w:rPr>
            </w:pPr>
            <w:ins w:id="6997" w:author="sam sehgal" w:date="2025-07-21T11:15:00Z" w16du:dateUtc="2025-07-21T01:15:00Z">
              <w:r w:rsidRPr="00154901">
                <w:rPr>
                  <w:rFonts w:asciiTheme="minorHAnsi" w:hAnsiTheme="minorHAnsi" w:cstheme="minorHAnsi"/>
                  <w:color w:val="000000"/>
                  <w:sz w:val="18"/>
                  <w:szCs w:val="18"/>
                  <w:highlight w:val="yellow"/>
                  <w:rPrChange w:id="6998" w:author="sam sehgal" w:date="2025-07-21T11:16:00Z" w16du:dateUtc="2025-07-21T01:16:00Z">
                    <w:rPr>
                      <w:rFonts w:asciiTheme="minorHAnsi" w:hAnsiTheme="minorHAnsi" w:cstheme="minorHAnsi"/>
                      <w:color w:val="000000"/>
                      <w:sz w:val="18"/>
                      <w:szCs w:val="18"/>
                    </w:rPr>
                  </w:rPrChange>
                </w:rPr>
                <w:t xml:space="preserve">Bodycopy_COI </w:t>
              </w:r>
            </w:ins>
          </w:p>
          <w:p w14:paraId="784A9B94" w14:textId="77777777" w:rsidR="00154901" w:rsidRPr="00154901" w:rsidRDefault="00154901" w:rsidP="00154901">
            <w:pPr>
              <w:spacing w:after="120"/>
              <w:rPr>
                <w:ins w:id="6999" w:author="sam sehgal" w:date="2025-07-21T11:15:00Z" w16du:dateUtc="2025-07-21T01:15:00Z"/>
                <w:rFonts w:asciiTheme="minorHAnsi" w:hAnsiTheme="minorHAnsi" w:cstheme="minorHAnsi"/>
                <w:color w:val="000000"/>
                <w:sz w:val="18"/>
                <w:szCs w:val="18"/>
                <w:highlight w:val="yellow"/>
                <w:rPrChange w:id="7000" w:author="sam sehgal" w:date="2025-07-21T11:16:00Z" w16du:dateUtc="2025-07-21T01:16:00Z">
                  <w:rPr>
                    <w:ins w:id="7001" w:author="sam sehgal" w:date="2025-07-21T11:15:00Z" w16du:dateUtc="2025-07-21T01:15:00Z"/>
                    <w:rFonts w:asciiTheme="minorHAnsi" w:hAnsiTheme="minorHAnsi" w:cstheme="minorHAnsi"/>
                    <w:color w:val="000000"/>
                    <w:sz w:val="18"/>
                    <w:szCs w:val="18"/>
                  </w:rPr>
                </w:rPrChange>
              </w:rPr>
            </w:pPr>
            <w:ins w:id="7002" w:author="sam sehgal" w:date="2025-07-21T11:15:00Z" w16du:dateUtc="2025-07-21T01:15:00Z">
              <w:r w:rsidRPr="00154901">
                <w:rPr>
                  <w:rFonts w:asciiTheme="minorHAnsi" w:hAnsiTheme="minorHAnsi" w:cstheme="minorHAnsi"/>
                  <w:color w:val="000000"/>
                  <w:sz w:val="18"/>
                  <w:szCs w:val="18"/>
                  <w:highlight w:val="yellow"/>
                  <w:rPrChange w:id="7003" w:author="sam sehgal" w:date="2025-07-21T11:16:00Z" w16du:dateUtc="2025-07-21T01:16:00Z">
                    <w:rPr>
                      <w:rFonts w:asciiTheme="minorHAnsi" w:hAnsiTheme="minorHAnsi" w:cstheme="minorHAnsi"/>
                      <w:color w:val="000000"/>
                      <w:sz w:val="18"/>
                      <w:szCs w:val="18"/>
                    </w:rPr>
                  </w:rPrChange>
                </w:rPr>
                <w:t>Column 2 text:</w:t>
              </w:r>
            </w:ins>
          </w:p>
          <w:p w14:paraId="19AE226C" w14:textId="613F6451" w:rsidR="00154901" w:rsidRPr="00154901" w:rsidRDefault="00154901" w:rsidP="00154901">
            <w:pPr>
              <w:spacing w:after="120"/>
              <w:rPr>
                <w:ins w:id="7004" w:author="sam sehgal" w:date="2025-07-21T11:15:00Z" w16du:dateUtc="2025-07-21T01:15:00Z"/>
                <w:rFonts w:asciiTheme="minorHAnsi" w:hAnsiTheme="minorHAnsi" w:cstheme="minorHAnsi"/>
                <w:color w:val="000000"/>
                <w:sz w:val="18"/>
                <w:szCs w:val="18"/>
                <w:highlight w:val="yellow"/>
                <w:rPrChange w:id="7005" w:author="sam sehgal" w:date="2025-07-21T11:16:00Z" w16du:dateUtc="2025-07-21T01:16:00Z">
                  <w:rPr>
                    <w:ins w:id="7006" w:author="sam sehgal" w:date="2025-07-21T11:15:00Z" w16du:dateUtc="2025-07-21T01:15:00Z"/>
                    <w:rFonts w:asciiTheme="minorHAnsi" w:hAnsiTheme="minorHAnsi" w:cstheme="minorHAnsi"/>
                    <w:color w:val="000000"/>
                    <w:sz w:val="18"/>
                    <w:szCs w:val="18"/>
                  </w:rPr>
                </w:rPrChange>
              </w:rPr>
            </w:pPr>
            <w:ins w:id="7007" w:author="sam sehgal" w:date="2025-07-21T11:15:00Z" w16du:dateUtc="2025-07-21T01:15:00Z">
              <w:r w:rsidRPr="00154901">
                <w:rPr>
                  <w:rFonts w:asciiTheme="minorHAnsi" w:hAnsiTheme="minorHAnsi" w:cstheme="minorHAnsi"/>
                  <w:color w:val="000000"/>
                  <w:sz w:val="18"/>
                  <w:szCs w:val="18"/>
                  <w:highlight w:val="yellow"/>
                  <w:rPrChange w:id="7008" w:author="sam sehgal" w:date="2025-07-21T11:16:00Z" w16du:dateUtc="2025-07-21T01:16:00Z">
                    <w:rPr>
                      <w:rFonts w:asciiTheme="minorHAnsi" w:hAnsiTheme="minorHAnsi" w:cstheme="minorHAnsi"/>
                      <w:color w:val="000000"/>
                      <w:sz w:val="18"/>
                      <w:szCs w:val="18"/>
                    </w:rPr>
                  </w:rPrChange>
                </w:rPr>
                <w:t>Bullet_1_B_COI</w:t>
              </w:r>
            </w:ins>
          </w:p>
        </w:tc>
      </w:tr>
      <w:tr w:rsidR="00CC46C9" w:rsidRPr="00BD6987" w14:paraId="79A25E25" w14:textId="77777777" w:rsidTr="00BA2FD3">
        <w:trPr>
          <w:cantSplit/>
          <w:trHeight w:val="844"/>
        </w:trPr>
        <w:tc>
          <w:tcPr>
            <w:tcW w:w="1013" w:type="dxa"/>
            <w:vMerge/>
          </w:tcPr>
          <w:p w14:paraId="72CF5888" w14:textId="77777777" w:rsidR="00CC46C9" w:rsidRPr="00BD6987" w:rsidRDefault="00CC46C9" w:rsidP="00CC46C9">
            <w:pPr>
              <w:tabs>
                <w:tab w:val="left" w:pos="1800"/>
              </w:tabs>
              <w:rPr>
                <w:rFonts w:asciiTheme="minorHAnsi" w:hAnsiTheme="minorHAnsi" w:cstheme="minorHAnsi"/>
                <w:b/>
                <w:sz w:val="20"/>
                <w:szCs w:val="20"/>
              </w:rPr>
            </w:pPr>
          </w:p>
        </w:tc>
        <w:tc>
          <w:tcPr>
            <w:tcW w:w="2101" w:type="dxa"/>
            <w:vMerge/>
          </w:tcPr>
          <w:p w14:paraId="178451AB" w14:textId="77777777" w:rsidR="00CC46C9" w:rsidRPr="007850B9" w:rsidRDefault="00CC46C9" w:rsidP="00CC46C9">
            <w:pPr>
              <w:tabs>
                <w:tab w:val="left" w:pos="1800"/>
              </w:tabs>
              <w:rPr>
                <w:rFonts w:asciiTheme="minorHAnsi" w:hAnsiTheme="minorHAnsi" w:cstheme="minorHAnsi"/>
                <w:bCs/>
                <w:sz w:val="20"/>
                <w:szCs w:val="20"/>
                <w:highlight w:val="yellow"/>
              </w:rPr>
            </w:pPr>
          </w:p>
        </w:tc>
        <w:tc>
          <w:tcPr>
            <w:tcW w:w="7938" w:type="dxa"/>
          </w:tcPr>
          <w:tbl>
            <w:tblPr>
              <w:tblpPr w:leftFromText="180" w:rightFromText="180" w:vertAnchor="page" w:horzAnchor="margin" w:tblpY="82"/>
              <w:tblOverlap w:val="never"/>
              <w:tblW w:w="8614" w:type="dxa"/>
              <w:tblBorders>
                <w:bottom w:val="single" w:sz="4" w:space="0" w:color="auto"/>
              </w:tblBorders>
              <w:tblLayout w:type="fixed"/>
              <w:tblLook w:val="04A0" w:firstRow="1" w:lastRow="0" w:firstColumn="1" w:lastColumn="0" w:noHBand="0" w:noVBand="1"/>
              <w:tblPrChange w:id="7009" w:author="Sue Simnor (EXT Idiom)" w:date="2024-08-07T11:37:00Z" w16du:dateUtc="2024-08-07T01:37: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525"/>
              <w:gridCol w:w="6089"/>
              <w:tblGridChange w:id="7010">
                <w:tblGrid>
                  <w:gridCol w:w="2525"/>
                  <w:gridCol w:w="53"/>
                  <w:gridCol w:w="6036"/>
                  <w:gridCol w:w="181"/>
                </w:tblGrid>
              </w:tblGridChange>
            </w:tblGrid>
            <w:tr w:rsidR="00CC46C9" w:rsidRPr="00167CD8" w14:paraId="4B5CAB9B" w14:textId="77777777" w:rsidTr="00B7732D">
              <w:trPr>
                <w:trHeight w:val="283"/>
                <w:trPrChange w:id="7011" w:author="Sue Simnor (EXT Idiom)" w:date="2024-08-07T11:37:00Z" w16du:dateUtc="2024-08-07T01:37:00Z">
                  <w:trPr>
                    <w:trHeight w:val="263"/>
                  </w:trPr>
                </w:trPrChange>
              </w:trPr>
              <w:tc>
                <w:tcPr>
                  <w:tcW w:w="2525" w:type="dxa"/>
                  <w:noWrap/>
                  <w:vAlign w:val="center"/>
                  <w:hideMark/>
                  <w:tcPrChange w:id="7012" w:author="Sue Simnor (EXT Idiom)" w:date="2024-08-07T11:37:00Z" w16du:dateUtc="2024-08-07T01:37:00Z">
                    <w:tcPr>
                      <w:tcW w:w="2578" w:type="dxa"/>
                      <w:gridSpan w:val="2"/>
                      <w:noWrap/>
                      <w:vAlign w:val="center"/>
                      <w:hideMark/>
                    </w:tcPr>
                  </w:tcPrChange>
                </w:tcPr>
                <w:p w14:paraId="3E284CFE" w14:textId="18807259" w:rsidR="00CC46C9" w:rsidRPr="00167CD8" w:rsidRDefault="5D556152" w:rsidP="00CC46C9">
                  <w:pPr>
                    <w:pStyle w:val="BodycopyCOI"/>
                    <w:rPr>
                      <w:highlight w:val="yellow"/>
                      <w:rPrChange w:id="7013" w:author="sam sehgal" w:date="2025-07-21T13:16:00Z" w16du:dateUtc="2025-07-21T03:16:00Z">
                        <w:rPr/>
                      </w:rPrChange>
                    </w:rPr>
                  </w:pPr>
                  <w:r w:rsidRPr="00167CD8">
                    <w:rPr>
                      <w:highlight w:val="yellow"/>
                      <w:rPrChange w:id="7014" w:author="sam sehgal" w:date="2025-07-21T13:16:00Z" w16du:dateUtc="2025-07-21T03:16:00Z">
                        <w:rPr/>
                      </w:rPrChange>
                    </w:rPr>
                    <w:t xml:space="preserve">You describe your </w:t>
                  </w:r>
                  <w:r w:rsidR="00E8275D" w:rsidRPr="00167CD8">
                    <w:rPr>
                      <w:rFonts w:eastAsia="Arial" w:cs="Arial"/>
                      <w:highlight w:val="yellow"/>
                      <w:rPrChange w:id="7015" w:author="sam sehgal" w:date="2025-07-21T13:16:00Z" w16du:dateUtc="2025-07-21T03:16:00Z">
                        <w:rPr>
                          <w:rFonts w:eastAsia="Arial" w:cs="Arial"/>
                        </w:rPr>
                      </w:rPrChange>
                    </w:rPr>
                    <w:t xml:space="preserve">Insured Address </w:t>
                  </w:r>
                  <w:commentRangeStart w:id="7016"/>
                  <w:commentRangeStart w:id="7017"/>
                  <w:commentRangeEnd w:id="7016"/>
                  <w:r w:rsidR="00CC46C9" w:rsidRPr="00167CD8">
                    <w:rPr>
                      <w:rStyle w:val="CommentReference"/>
                      <w:sz w:val="18"/>
                      <w:szCs w:val="18"/>
                      <w:highlight w:val="yellow"/>
                      <w:rPrChange w:id="7018" w:author="sam sehgal" w:date="2025-07-21T13:16:00Z" w16du:dateUtc="2025-07-21T03:16:00Z">
                        <w:rPr>
                          <w:rStyle w:val="CommentReference"/>
                          <w:sz w:val="18"/>
                          <w:szCs w:val="18"/>
                        </w:rPr>
                      </w:rPrChange>
                    </w:rPr>
                    <w:commentReference w:id="7016"/>
                  </w:r>
                  <w:commentRangeEnd w:id="7017"/>
                  <w:r w:rsidR="00E8275D" w:rsidRPr="00167CD8">
                    <w:rPr>
                      <w:rStyle w:val="CommentReference"/>
                      <w:sz w:val="18"/>
                      <w:szCs w:val="18"/>
                      <w:highlight w:val="yellow"/>
                      <w:rPrChange w:id="7019" w:author="sam sehgal" w:date="2025-07-21T13:16:00Z" w16du:dateUtc="2025-07-21T03:16:00Z">
                        <w:rPr>
                          <w:rStyle w:val="CommentReference"/>
                          <w:sz w:val="18"/>
                          <w:szCs w:val="18"/>
                        </w:rPr>
                      </w:rPrChange>
                    </w:rPr>
                    <w:commentReference w:id="7017"/>
                  </w:r>
                  <w:r w:rsidRPr="00167CD8">
                    <w:rPr>
                      <w:highlight w:val="yellow"/>
                      <w:rPrChange w:id="7020" w:author="sam sehgal" w:date="2025-07-21T13:16:00Z" w16du:dateUtc="2025-07-21T03:16:00Z">
                        <w:rPr/>
                      </w:rPrChange>
                    </w:rPr>
                    <w:t>as:</w:t>
                  </w:r>
                </w:p>
              </w:tc>
              <w:tc>
                <w:tcPr>
                  <w:tcW w:w="6089" w:type="dxa"/>
                  <w:noWrap/>
                  <w:vAlign w:val="bottom"/>
                  <w:hideMark/>
                  <w:tcPrChange w:id="7021" w:author="Sue Simnor (EXT Idiom)" w:date="2024-08-07T11:37:00Z" w16du:dateUtc="2024-08-07T01:37:00Z">
                    <w:tcPr>
                      <w:tcW w:w="6217" w:type="dxa"/>
                      <w:gridSpan w:val="2"/>
                      <w:noWrap/>
                      <w:vAlign w:val="bottom"/>
                      <w:hideMark/>
                    </w:tcPr>
                  </w:tcPrChange>
                </w:tcPr>
                <w:p w14:paraId="2B1E7AE0" w14:textId="12AF6E44" w:rsidR="00CC46C9" w:rsidRPr="00167CD8" w:rsidRDefault="00CC46C9" w:rsidP="00CC46C9">
                  <w:pPr>
                    <w:pStyle w:val="TableBodycopy"/>
                    <w:rPr>
                      <w:b/>
                      <w:bCs/>
                      <w:highlight w:val="yellow"/>
                      <w:rPrChange w:id="7022" w:author="sam sehgal" w:date="2025-07-21T13:16:00Z" w16du:dateUtc="2025-07-21T03:16:00Z">
                        <w:rPr>
                          <w:b/>
                          <w:bCs/>
                        </w:rPr>
                      </w:rPrChange>
                    </w:rPr>
                  </w:pPr>
                  <w:r w:rsidRPr="00167CD8">
                    <w:rPr>
                      <w:b/>
                      <w:bCs/>
                      <w:highlight w:val="yellow"/>
                      <w:rPrChange w:id="7023" w:author="sam sehgal" w:date="2025-07-21T13:16:00Z" w16du:dateUtc="2025-07-21T03:16:00Z">
                        <w:rPr>
                          <w:b/>
                          <w:bCs/>
                        </w:rPr>
                      </w:rPrChange>
                    </w:rPr>
                    <w:t>• unoccupied for less than 120 days</w:t>
                  </w:r>
                  <w:r w:rsidR="00D4054F" w:rsidRPr="00167CD8">
                    <w:rPr>
                      <w:b/>
                      <w:bCs/>
                      <w:highlight w:val="yellow"/>
                      <w:rPrChange w:id="7024" w:author="sam sehgal" w:date="2025-07-21T13:16:00Z" w16du:dateUtc="2025-07-21T03:16:00Z">
                        <w:rPr>
                          <w:b/>
                          <w:bCs/>
                        </w:rPr>
                      </w:rPrChange>
                    </w:rPr>
                    <w:t xml:space="preserve"> at a time</w:t>
                  </w:r>
                </w:p>
              </w:tc>
            </w:tr>
          </w:tbl>
          <w:p w14:paraId="4A3DD520" w14:textId="77777777" w:rsidR="00CC46C9" w:rsidRPr="00167CD8" w:rsidRDefault="00CC46C9" w:rsidP="00CC46C9">
            <w:pPr>
              <w:pStyle w:val="BodycopyCOI"/>
              <w:rPr>
                <w:highlight w:val="yellow"/>
              </w:rPr>
            </w:pPr>
          </w:p>
        </w:tc>
        <w:tc>
          <w:tcPr>
            <w:tcW w:w="1984" w:type="dxa"/>
          </w:tcPr>
          <w:p w14:paraId="3D30370B" w14:textId="0DA4E0F3" w:rsidR="00CC46C9" w:rsidRPr="00167CD8" w:rsidRDefault="00CC46C9" w:rsidP="00CC46C9">
            <w:pPr>
              <w:tabs>
                <w:tab w:val="left" w:pos="1800"/>
              </w:tabs>
              <w:rPr>
                <w:rFonts w:asciiTheme="minorHAnsi" w:hAnsiTheme="minorHAnsi" w:cstheme="minorHAnsi"/>
                <w:bCs/>
                <w:sz w:val="20"/>
                <w:szCs w:val="20"/>
                <w:highlight w:val="yellow"/>
                <w:rPrChange w:id="7025" w:author="sam sehgal" w:date="2025-07-21T13:16:00Z" w16du:dateUtc="2025-07-21T03:16:00Z">
                  <w:rPr>
                    <w:rFonts w:asciiTheme="minorHAnsi" w:hAnsiTheme="minorHAnsi" w:cstheme="minorHAnsi"/>
                    <w:bCs/>
                    <w:sz w:val="20"/>
                    <w:szCs w:val="20"/>
                  </w:rPr>
                </w:rPrChange>
              </w:rPr>
            </w:pPr>
            <w:r w:rsidRPr="00167CD8">
              <w:rPr>
                <w:rFonts w:asciiTheme="minorHAnsi" w:hAnsiTheme="minorHAnsi" w:cstheme="minorHAnsi"/>
                <w:b/>
                <w:bCs/>
                <w:sz w:val="20"/>
                <w:szCs w:val="20"/>
                <w:highlight w:val="yellow"/>
                <w:rPrChange w:id="7026" w:author="sam sehgal" w:date="2025-07-21T13:16:00Z" w16du:dateUtc="2025-07-21T03:16:00Z">
                  <w:rPr>
                    <w:rFonts w:asciiTheme="minorHAnsi" w:hAnsiTheme="minorHAnsi" w:cstheme="minorHAnsi"/>
                    <w:b/>
                    <w:bCs/>
                    <w:sz w:val="20"/>
                    <w:szCs w:val="20"/>
                  </w:rPr>
                </w:rPrChange>
              </w:rPr>
              <w:t>IF</w:t>
            </w:r>
            <w:r w:rsidRPr="00167CD8">
              <w:rPr>
                <w:rFonts w:asciiTheme="minorHAnsi" w:hAnsiTheme="minorHAnsi" w:cstheme="minorHAnsi"/>
                <w:sz w:val="20"/>
                <w:szCs w:val="20"/>
                <w:highlight w:val="yellow"/>
                <w:rPrChange w:id="7027" w:author="sam sehgal" w:date="2025-07-21T13:16:00Z" w16du:dateUtc="2025-07-21T03:16:00Z">
                  <w:rPr>
                    <w:rFonts w:asciiTheme="minorHAnsi" w:hAnsiTheme="minorHAnsi" w:cstheme="minorHAnsi"/>
                    <w:sz w:val="20"/>
                    <w:szCs w:val="20"/>
                  </w:rPr>
                </w:rPrChange>
              </w:rPr>
              <w:t xml:space="preserve"> &lt;ProductCode&gt; = “Landlord”</w:t>
            </w:r>
          </w:p>
          <w:p w14:paraId="7DBC83C0" w14:textId="77777777" w:rsidR="00CC46C9" w:rsidRDefault="00CC46C9" w:rsidP="00CC46C9">
            <w:pPr>
              <w:tabs>
                <w:tab w:val="left" w:pos="1800"/>
              </w:tabs>
              <w:rPr>
                <w:ins w:id="7028" w:author="sam sehgal" w:date="2025-07-21T13:17:00Z" w16du:dateUtc="2025-07-21T03:17:00Z"/>
                <w:rFonts w:asciiTheme="minorHAnsi" w:hAnsiTheme="minorHAnsi" w:cstheme="minorHAnsi"/>
                <w:b/>
                <w:sz w:val="20"/>
                <w:szCs w:val="20"/>
                <w:highlight w:val="yellow"/>
              </w:rPr>
            </w:pPr>
            <w:r w:rsidRPr="00167CD8">
              <w:rPr>
                <w:rFonts w:asciiTheme="minorHAnsi" w:hAnsiTheme="minorHAnsi" w:cstheme="minorHAnsi"/>
                <w:b/>
                <w:sz w:val="20"/>
                <w:szCs w:val="20"/>
                <w:highlight w:val="yellow"/>
                <w:rPrChange w:id="7029" w:author="sam sehgal" w:date="2025-07-21T13:16:00Z" w16du:dateUtc="2025-07-21T03:16:00Z">
                  <w:rPr>
                    <w:rFonts w:asciiTheme="minorHAnsi" w:hAnsiTheme="minorHAnsi" w:cstheme="minorHAnsi"/>
                    <w:b/>
                    <w:sz w:val="20"/>
                    <w:szCs w:val="20"/>
                  </w:rPr>
                </w:rPrChange>
              </w:rPr>
              <w:t xml:space="preserve">AND </w:t>
            </w:r>
          </w:p>
          <w:p w14:paraId="032378B9" w14:textId="77777777" w:rsidR="00167CD8" w:rsidRPr="000613D0" w:rsidRDefault="00167CD8" w:rsidP="00167CD8">
            <w:pPr>
              <w:tabs>
                <w:tab w:val="left" w:pos="1800"/>
              </w:tabs>
              <w:rPr>
                <w:ins w:id="7030" w:author="sam sehgal" w:date="2025-07-21T13:17:00Z" w16du:dateUtc="2025-07-21T03:17:00Z"/>
                <w:rFonts w:asciiTheme="minorHAnsi" w:hAnsiTheme="minorHAnsi" w:cstheme="minorHAnsi"/>
                <w:bCs/>
                <w:sz w:val="20"/>
                <w:szCs w:val="20"/>
              </w:rPr>
            </w:pPr>
            <w:ins w:id="7031" w:author="sam sehgal" w:date="2025-07-21T13:17:00Z" w16du:dateUtc="2025-07-21T03:17:00Z">
              <w:r w:rsidRPr="00167CD8">
                <w:rPr>
                  <w:rFonts w:asciiTheme="minorHAnsi" w:hAnsiTheme="minorHAnsi" w:cstheme="minorHAnsi"/>
                  <w:bCs/>
                  <w:sz w:val="20"/>
                  <w:szCs w:val="20"/>
                  <w:highlight w:val="yellow"/>
                  <w:rPrChange w:id="7032" w:author="sam sehgal" w:date="2025-07-21T13:17:00Z" w16du:dateUtc="2025-07-21T03:17:00Z">
                    <w:rPr>
                      <w:rFonts w:asciiTheme="minorHAnsi" w:hAnsiTheme="minorHAnsi" w:cstheme="minorHAnsi"/>
                      <w:bCs/>
                      <w:sz w:val="20"/>
                      <w:szCs w:val="20"/>
                    </w:rPr>
                  </w:rPrChange>
                </w:rPr>
                <w:t>&lt;KindOfPropertyCode&gt; != “2|HolidayShortTermRental”</w:t>
              </w:r>
            </w:ins>
          </w:p>
          <w:p w14:paraId="62427A26" w14:textId="02AF841B" w:rsidR="00167CD8" w:rsidRPr="00167CD8" w:rsidRDefault="00167CD8" w:rsidP="00CC46C9">
            <w:pPr>
              <w:tabs>
                <w:tab w:val="left" w:pos="1800"/>
              </w:tabs>
              <w:rPr>
                <w:rFonts w:asciiTheme="minorHAnsi" w:hAnsiTheme="minorHAnsi" w:cstheme="minorHAnsi"/>
                <w:b/>
                <w:sz w:val="20"/>
                <w:szCs w:val="20"/>
                <w:highlight w:val="yellow"/>
                <w:rPrChange w:id="7033" w:author="sam sehgal" w:date="2025-07-21T13:16:00Z" w16du:dateUtc="2025-07-21T03:16:00Z">
                  <w:rPr>
                    <w:rFonts w:asciiTheme="minorHAnsi" w:hAnsiTheme="minorHAnsi" w:cstheme="minorHAnsi"/>
                    <w:b/>
                    <w:sz w:val="20"/>
                    <w:szCs w:val="20"/>
                  </w:rPr>
                </w:rPrChange>
              </w:rPr>
            </w:pPr>
            <w:ins w:id="7034" w:author="sam sehgal" w:date="2025-07-21T13:17:00Z" w16du:dateUtc="2025-07-21T03:17:00Z">
              <w:r>
                <w:rPr>
                  <w:rFonts w:asciiTheme="minorHAnsi" w:hAnsiTheme="minorHAnsi" w:cstheme="minorHAnsi"/>
                  <w:b/>
                  <w:sz w:val="20"/>
                  <w:szCs w:val="20"/>
                  <w:highlight w:val="yellow"/>
                </w:rPr>
                <w:t>AND</w:t>
              </w:r>
            </w:ins>
          </w:p>
          <w:p w14:paraId="0CE4DED5" w14:textId="77777777" w:rsidR="00167CD8" w:rsidRDefault="00167CD8" w:rsidP="00167CD8">
            <w:pPr>
              <w:tabs>
                <w:tab w:val="left" w:pos="1800"/>
              </w:tabs>
              <w:rPr>
                <w:ins w:id="7035" w:author="sam sehgal" w:date="2025-07-21T13:17:00Z" w16du:dateUtc="2025-07-21T03:17:00Z"/>
                <w:rFonts w:asciiTheme="minorHAnsi" w:hAnsiTheme="minorHAnsi" w:cstheme="minorHAnsi"/>
                <w:bCs/>
                <w:sz w:val="20"/>
                <w:szCs w:val="20"/>
                <w:highlight w:val="yellow"/>
              </w:rPr>
            </w:pPr>
            <w:ins w:id="7036" w:author="sam sehgal" w:date="2025-07-21T13:17:00Z" w16du:dateUtc="2025-07-21T03:17:00Z">
              <w:r w:rsidRPr="00391554">
                <w:rPr>
                  <w:rFonts w:asciiTheme="minorHAnsi" w:hAnsiTheme="minorHAnsi" w:cstheme="minorHAnsi"/>
                  <w:bCs/>
                  <w:sz w:val="20"/>
                  <w:szCs w:val="20"/>
                  <w:highlight w:val="yellow"/>
                </w:rPr>
                <w:t xml:space="preserve">&lt;CurrentlyOccupiedCode&gt; </w:t>
              </w:r>
              <w:r w:rsidRPr="00391554">
                <w:rPr>
                  <w:rFonts w:asciiTheme="minorHAnsi" w:hAnsiTheme="minorHAnsi" w:cstheme="minorHAnsi"/>
                  <w:sz w:val="20"/>
                  <w:szCs w:val="20"/>
                  <w:highlight w:val="yellow"/>
                </w:rPr>
                <w:t>= “</w:t>
              </w:r>
              <w:r w:rsidRPr="000A5560">
                <w:rPr>
                  <w:rFonts w:asciiTheme="minorHAnsi" w:hAnsiTheme="minorHAnsi" w:cstheme="minorHAnsi"/>
                  <w:bCs/>
                  <w:sz w:val="20"/>
                  <w:szCs w:val="20"/>
                  <w:highlight w:val="yellow"/>
                </w:rPr>
                <w:t>3|UnoccupiedAtMigration</w:t>
              </w:r>
              <w:r w:rsidRPr="00391554">
                <w:rPr>
                  <w:rFonts w:asciiTheme="minorHAnsi" w:hAnsiTheme="minorHAnsi" w:cstheme="minorHAnsi"/>
                  <w:bCs/>
                  <w:sz w:val="20"/>
                  <w:szCs w:val="20"/>
                  <w:highlight w:val="yellow"/>
                </w:rPr>
                <w:t xml:space="preserve">” </w:t>
              </w:r>
            </w:ins>
          </w:p>
          <w:p w14:paraId="43454D3F" w14:textId="77777777" w:rsidR="00167CD8" w:rsidRPr="00391554" w:rsidRDefault="00167CD8" w:rsidP="00167CD8">
            <w:pPr>
              <w:tabs>
                <w:tab w:val="left" w:pos="1800"/>
              </w:tabs>
              <w:rPr>
                <w:ins w:id="7037" w:author="sam sehgal" w:date="2025-07-21T13:17:00Z" w16du:dateUtc="2025-07-21T03:17:00Z"/>
                <w:rFonts w:asciiTheme="minorHAnsi" w:hAnsiTheme="minorHAnsi" w:cstheme="minorHAnsi"/>
                <w:b/>
                <w:sz w:val="20"/>
                <w:szCs w:val="20"/>
                <w:highlight w:val="yellow"/>
              </w:rPr>
            </w:pPr>
            <w:ins w:id="7038" w:author="sam sehgal" w:date="2025-07-21T13:17:00Z" w16du:dateUtc="2025-07-21T03:17:00Z">
              <w:r w:rsidRPr="00391554">
                <w:rPr>
                  <w:rFonts w:asciiTheme="minorHAnsi" w:hAnsiTheme="minorHAnsi" w:cstheme="minorHAnsi"/>
                  <w:b/>
                  <w:sz w:val="20"/>
                  <w:szCs w:val="20"/>
                  <w:highlight w:val="yellow"/>
                </w:rPr>
                <w:t>AND</w:t>
              </w:r>
            </w:ins>
          </w:p>
          <w:p w14:paraId="54B148BF" w14:textId="77777777" w:rsidR="00167CD8" w:rsidRPr="000A5560" w:rsidRDefault="00167CD8" w:rsidP="00167CD8">
            <w:pPr>
              <w:tabs>
                <w:tab w:val="left" w:pos="1800"/>
              </w:tabs>
              <w:rPr>
                <w:ins w:id="7039" w:author="sam sehgal" w:date="2025-07-21T13:17:00Z" w16du:dateUtc="2025-07-21T03:17:00Z"/>
                <w:rFonts w:asciiTheme="minorHAnsi" w:hAnsiTheme="minorHAnsi" w:cstheme="minorHAnsi"/>
                <w:bCs/>
                <w:sz w:val="20"/>
                <w:szCs w:val="20"/>
                <w:highlight w:val="yellow"/>
              </w:rPr>
            </w:pPr>
            <w:ins w:id="7040" w:author="sam sehgal" w:date="2025-07-21T13:17:00Z" w16du:dateUtc="2025-07-21T03:17:00Z">
              <w:r w:rsidRPr="00391554">
                <w:rPr>
                  <w:rFonts w:asciiTheme="minorHAnsi" w:hAnsiTheme="minorHAnsi" w:cstheme="minorHAnsi"/>
                  <w:bCs/>
                  <w:sz w:val="20"/>
                  <w:szCs w:val="20"/>
                  <w:highlight w:val="yellow"/>
                </w:rPr>
                <w:t>&lt;Unoccupied60daysCode&gt; = “3|UnoccupancyDurationAcceptedOnlyForMigration”</w:t>
              </w:r>
            </w:ins>
          </w:p>
          <w:p w14:paraId="4BE635F6" w14:textId="6E494B91" w:rsidR="00CC46C9" w:rsidRPr="00167CD8" w:rsidDel="00167CD8" w:rsidRDefault="00CC46C9" w:rsidP="00CC46C9">
            <w:pPr>
              <w:tabs>
                <w:tab w:val="left" w:pos="1800"/>
              </w:tabs>
              <w:rPr>
                <w:del w:id="7041" w:author="sam sehgal" w:date="2025-07-21T13:17:00Z" w16du:dateUtc="2025-07-21T03:17:00Z"/>
                <w:rFonts w:asciiTheme="minorHAnsi" w:hAnsiTheme="minorHAnsi" w:cstheme="minorHAnsi"/>
                <w:bCs/>
                <w:sz w:val="20"/>
                <w:szCs w:val="20"/>
                <w:highlight w:val="yellow"/>
                <w:rPrChange w:id="7042" w:author="sam sehgal" w:date="2025-07-21T13:16:00Z" w16du:dateUtc="2025-07-21T03:16:00Z">
                  <w:rPr>
                    <w:del w:id="7043" w:author="sam sehgal" w:date="2025-07-21T13:17:00Z" w16du:dateUtc="2025-07-21T03:17:00Z"/>
                    <w:rFonts w:asciiTheme="minorHAnsi" w:hAnsiTheme="minorHAnsi" w:cstheme="minorHAnsi"/>
                    <w:bCs/>
                    <w:sz w:val="20"/>
                    <w:szCs w:val="20"/>
                  </w:rPr>
                </w:rPrChange>
              </w:rPr>
            </w:pPr>
            <w:del w:id="7044" w:author="sam sehgal" w:date="2025-07-21T13:17:00Z" w16du:dateUtc="2025-07-21T03:17:00Z">
              <w:r w:rsidRPr="00167CD8" w:rsidDel="00167CD8">
                <w:rPr>
                  <w:rFonts w:asciiTheme="minorHAnsi" w:hAnsiTheme="minorHAnsi" w:cstheme="minorHAnsi"/>
                  <w:bCs/>
                  <w:sz w:val="20"/>
                  <w:szCs w:val="20"/>
                  <w:highlight w:val="yellow"/>
                  <w:rPrChange w:id="7045" w:author="sam sehgal" w:date="2025-07-21T13:16:00Z" w16du:dateUtc="2025-07-21T03:16:00Z">
                    <w:rPr>
                      <w:rFonts w:asciiTheme="minorHAnsi" w:hAnsiTheme="minorHAnsi" w:cstheme="minorHAnsi"/>
                      <w:bCs/>
                      <w:sz w:val="20"/>
                      <w:szCs w:val="20"/>
                    </w:rPr>
                  </w:rPrChange>
                </w:rPr>
                <w:delText xml:space="preserve">&lt;DocumentSubType&gt; = “Endorsement” </w:delText>
              </w:r>
              <w:r w:rsidRPr="00167CD8" w:rsidDel="00167CD8">
                <w:rPr>
                  <w:rFonts w:asciiTheme="minorHAnsi" w:hAnsiTheme="minorHAnsi" w:cstheme="minorHAnsi"/>
                  <w:b/>
                  <w:sz w:val="20"/>
                  <w:szCs w:val="20"/>
                  <w:highlight w:val="yellow"/>
                  <w:rPrChange w:id="7046" w:author="sam sehgal" w:date="2025-07-21T13:16:00Z" w16du:dateUtc="2025-07-21T03:16:00Z">
                    <w:rPr>
                      <w:rFonts w:asciiTheme="minorHAnsi" w:hAnsiTheme="minorHAnsi" w:cstheme="minorHAnsi"/>
                      <w:b/>
                      <w:sz w:val="20"/>
                      <w:szCs w:val="20"/>
                    </w:rPr>
                  </w:rPrChange>
                </w:rPr>
                <w:delText xml:space="preserve">OR </w:delText>
              </w:r>
              <w:r w:rsidRPr="00167CD8" w:rsidDel="00167CD8">
                <w:rPr>
                  <w:rFonts w:asciiTheme="minorHAnsi" w:hAnsiTheme="minorHAnsi" w:cstheme="minorHAnsi"/>
                  <w:bCs/>
                  <w:sz w:val="20"/>
                  <w:szCs w:val="20"/>
                  <w:highlight w:val="yellow"/>
                  <w:rPrChange w:id="7047" w:author="sam sehgal" w:date="2025-07-21T13:16:00Z" w16du:dateUtc="2025-07-21T03:16:00Z">
                    <w:rPr>
                      <w:rFonts w:asciiTheme="minorHAnsi" w:hAnsiTheme="minorHAnsi" w:cstheme="minorHAnsi"/>
                      <w:bCs/>
                      <w:sz w:val="20"/>
                      <w:szCs w:val="20"/>
                    </w:rPr>
                  </w:rPrChange>
                </w:rPr>
                <w:delText>“Renewal”</w:delText>
              </w:r>
            </w:del>
          </w:p>
          <w:p w14:paraId="756B3835" w14:textId="77777777" w:rsidR="00CC46C9" w:rsidRPr="00167CD8" w:rsidRDefault="00CC46C9" w:rsidP="00CC46C9">
            <w:pPr>
              <w:tabs>
                <w:tab w:val="left" w:pos="1800"/>
              </w:tabs>
              <w:rPr>
                <w:rFonts w:asciiTheme="minorHAnsi" w:hAnsiTheme="minorHAnsi" w:cstheme="minorHAnsi"/>
                <w:bCs/>
                <w:sz w:val="20"/>
                <w:szCs w:val="20"/>
                <w:highlight w:val="yellow"/>
                <w:rPrChange w:id="7048" w:author="sam sehgal" w:date="2025-07-21T13:16:00Z" w16du:dateUtc="2025-07-21T03:16:00Z">
                  <w:rPr>
                    <w:rFonts w:asciiTheme="minorHAnsi" w:hAnsiTheme="minorHAnsi" w:cstheme="minorHAnsi"/>
                    <w:bCs/>
                    <w:sz w:val="20"/>
                    <w:szCs w:val="20"/>
                  </w:rPr>
                </w:rPrChange>
              </w:rPr>
            </w:pPr>
            <w:r w:rsidRPr="00167CD8">
              <w:rPr>
                <w:rFonts w:asciiTheme="minorHAnsi" w:hAnsiTheme="minorHAnsi" w:cstheme="minorHAnsi"/>
                <w:b/>
                <w:sz w:val="20"/>
                <w:szCs w:val="20"/>
                <w:highlight w:val="yellow"/>
                <w:rPrChange w:id="7049" w:author="sam sehgal" w:date="2025-07-21T13:16:00Z" w16du:dateUtc="2025-07-21T03:16:00Z">
                  <w:rPr>
                    <w:rFonts w:asciiTheme="minorHAnsi" w:hAnsiTheme="minorHAnsi" w:cstheme="minorHAnsi"/>
                    <w:b/>
                    <w:sz w:val="20"/>
                    <w:szCs w:val="20"/>
                  </w:rPr>
                </w:rPrChange>
              </w:rPr>
              <w:t>THEN</w:t>
            </w:r>
            <w:r w:rsidRPr="00167CD8">
              <w:rPr>
                <w:rFonts w:asciiTheme="minorHAnsi" w:hAnsiTheme="minorHAnsi" w:cstheme="minorHAnsi"/>
                <w:bCs/>
                <w:sz w:val="20"/>
                <w:szCs w:val="20"/>
                <w:highlight w:val="yellow"/>
                <w:rPrChange w:id="7050" w:author="sam sehgal" w:date="2025-07-21T13:16:00Z" w16du:dateUtc="2025-07-21T03:16:00Z">
                  <w:rPr>
                    <w:rFonts w:asciiTheme="minorHAnsi" w:hAnsiTheme="minorHAnsi" w:cstheme="minorHAnsi"/>
                    <w:bCs/>
                    <w:sz w:val="20"/>
                    <w:szCs w:val="20"/>
                  </w:rPr>
                </w:rPrChange>
              </w:rPr>
              <w:t xml:space="preserve"> Display</w:t>
            </w:r>
          </w:p>
          <w:p w14:paraId="2D583F31" w14:textId="77777777" w:rsidR="00CC46C9" w:rsidRPr="00167CD8" w:rsidRDefault="00CC46C9" w:rsidP="00CC46C9">
            <w:pPr>
              <w:tabs>
                <w:tab w:val="left" w:pos="1800"/>
              </w:tabs>
              <w:rPr>
                <w:rFonts w:asciiTheme="minorHAnsi" w:hAnsiTheme="minorHAnsi" w:cstheme="minorHAnsi"/>
                <w:b/>
                <w:sz w:val="20"/>
                <w:szCs w:val="20"/>
                <w:highlight w:val="yellow"/>
                <w:rPrChange w:id="7051" w:author="sam sehgal" w:date="2025-07-21T13:16:00Z" w16du:dateUtc="2025-07-21T03:16:00Z">
                  <w:rPr>
                    <w:rFonts w:asciiTheme="minorHAnsi" w:hAnsiTheme="minorHAnsi" w:cstheme="minorHAnsi"/>
                    <w:b/>
                    <w:sz w:val="20"/>
                    <w:szCs w:val="20"/>
                  </w:rPr>
                </w:rPrChange>
              </w:rPr>
            </w:pPr>
            <w:r w:rsidRPr="00167CD8">
              <w:rPr>
                <w:rFonts w:asciiTheme="minorHAnsi" w:hAnsiTheme="minorHAnsi" w:cstheme="minorHAnsi"/>
                <w:b/>
                <w:sz w:val="20"/>
                <w:szCs w:val="20"/>
                <w:highlight w:val="yellow"/>
                <w:rPrChange w:id="7052" w:author="sam sehgal" w:date="2025-07-21T13:16:00Z" w16du:dateUtc="2025-07-21T03:16:00Z">
                  <w:rPr>
                    <w:rFonts w:asciiTheme="minorHAnsi" w:hAnsiTheme="minorHAnsi" w:cstheme="minorHAnsi"/>
                    <w:b/>
                    <w:sz w:val="20"/>
                    <w:szCs w:val="20"/>
                  </w:rPr>
                </w:rPrChange>
              </w:rPr>
              <w:t>ELSE Do Not Display</w:t>
            </w:r>
          </w:p>
          <w:p w14:paraId="41261BD2" w14:textId="77777777" w:rsidR="00CC46C9" w:rsidRPr="00167CD8" w:rsidRDefault="00CC46C9" w:rsidP="00CC46C9">
            <w:pPr>
              <w:tabs>
                <w:tab w:val="left" w:pos="1800"/>
              </w:tabs>
              <w:rPr>
                <w:rFonts w:asciiTheme="minorHAnsi" w:hAnsiTheme="minorHAnsi" w:cstheme="minorHAnsi"/>
                <w:b/>
                <w:bCs/>
                <w:sz w:val="20"/>
                <w:szCs w:val="20"/>
                <w:highlight w:val="yellow"/>
              </w:rPr>
            </w:pPr>
          </w:p>
        </w:tc>
        <w:tc>
          <w:tcPr>
            <w:tcW w:w="1560" w:type="dxa"/>
          </w:tcPr>
          <w:p w14:paraId="36411023" w14:textId="77777777" w:rsidR="00CC46C9" w:rsidRPr="00167CD8" w:rsidRDefault="00CC46C9" w:rsidP="00CC46C9">
            <w:pPr>
              <w:spacing w:after="120"/>
              <w:rPr>
                <w:rFonts w:asciiTheme="minorHAnsi" w:hAnsiTheme="minorHAnsi" w:cstheme="minorHAnsi"/>
                <w:color w:val="000000"/>
                <w:sz w:val="18"/>
                <w:szCs w:val="18"/>
                <w:highlight w:val="yellow"/>
                <w:rPrChange w:id="7053" w:author="sam sehgal" w:date="2025-07-21T13:16:00Z" w16du:dateUtc="2025-07-21T03:16:00Z">
                  <w:rPr>
                    <w:rFonts w:asciiTheme="minorHAnsi" w:hAnsiTheme="minorHAnsi" w:cstheme="minorHAnsi"/>
                    <w:color w:val="000000"/>
                    <w:sz w:val="18"/>
                    <w:szCs w:val="18"/>
                  </w:rPr>
                </w:rPrChange>
              </w:rPr>
            </w:pPr>
            <w:r w:rsidRPr="00167CD8">
              <w:rPr>
                <w:rFonts w:asciiTheme="minorHAnsi" w:hAnsiTheme="minorHAnsi" w:cstheme="minorHAnsi"/>
                <w:color w:val="000000"/>
                <w:sz w:val="18"/>
                <w:szCs w:val="18"/>
                <w:highlight w:val="yellow"/>
                <w:rPrChange w:id="7054" w:author="sam sehgal" w:date="2025-07-21T13:16:00Z" w16du:dateUtc="2025-07-21T03:16:00Z">
                  <w:rPr>
                    <w:rFonts w:asciiTheme="minorHAnsi" w:hAnsiTheme="minorHAnsi" w:cstheme="minorHAnsi"/>
                    <w:color w:val="000000"/>
                    <w:sz w:val="18"/>
                    <w:szCs w:val="18"/>
                  </w:rPr>
                </w:rPrChange>
              </w:rPr>
              <w:t>Column 1 text:</w:t>
            </w:r>
          </w:p>
          <w:p w14:paraId="7914EA6D" w14:textId="77777777" w:rsidR="00CC46C9" w:rsidRPr="00167CD8" w:rsidRDefault="00CC46C9" w:rsidP="00CC46C9">
            <w:pPr>
              <w:spacing w:after="120"/>
              <w:rPr>
                <w:rFonts w:asciiTheme="minorHAnsi" w:hAnsiTheme="minorHAnsi" w:cstheme="minorHAnsi"/>
                <w:color w:val="000000"/>
                <w:sz w:val="18"/>
                <w:szCs w:val="18"/>
                <w:highlight w:val="yellow"/>
                <w:rPrChange w:id="7055" w:author="sam sehgal" w:date="2025-07-21T13:16:00Z" w16du:dateUtc="2025-07-21T03:16:00Z">
                  <w:rPr>
                    <w:rFonts w:asciiTheme="minorHAnsi" w:hAnsiTheme="minorHAnsi" w:cstheme="minorHAnsi"/>
                    <w:color w:val="000000"/>
                    <w:sz w:val="18"/>
                    <w:szCs w:val="18"/>
                  </w:rPr>
                </w:rPrChange>
              </w:rPr>
            </w:pPr>
            <w:r w:rsidRPr="00167CD8">
              <w:rPr>
                <w:rFonts w:asciiTheme="minorHAnsi" w:hAnsiTheme="minorHAnsi" w:cstheme="minorHAnsi"/>
                <w:color w:val="000000"/>
                <w:sz w:val="18"/>
                <w:szCs w:val="18"/>
                <w:highlight w:val="yellow"/>
                <w:rPrChange w:id="7056" w:author="sam sehgal" w:date="2025-07-21T13:16:00Z" w16du:dateUtc="2025-07-21T03:16:00Z">
                  <w:rPr>
                    <w:rFonts w:asciiTheme="minorHAnsi" w:hAnsiTheme="minorHAnsi" w:cstheme="minorHAnsi"/>
                    <w:color w:val="000000"/>
                    <w:sz w:val="18"/>
                    <w:szCs w:val="18"/>
                  </w:rPr>
                </w:rPrChange>
              </w:rPr>
              <w:t xml:space="preserve">Bodycopy_COI </w:t>
            </w:r>
          </w:p>
          <w:p w14:paraId="32723E07" w14:textId="77777777" w:rsidR="00CC46C9" w:rsidRPr="00167CD8" w:rsidRDefault="00CC46C9" w:rsidP="00CC46C9">
            <w:pPr>
              <w:spacing w:after="120"/>
              <w:rPr>
                <w:rFonts w:asciiTheme="minorHAnsi" w:hAnsiTheme="minorHAnsi" w:cstheme="minorHAnsi"/>
                <w:color w:val="000000"/>
                <w:sz w:val="18"/>
                <w:szCs w:val="18"/>
                <w:highlight w:val="yellow"/>
                <w:rPrChange w:id="7057" w:author="sam sehgal" w:date="2025-07-21T13:16:00Z" w16du:dateUtc="2025-07-21T03:16:00Z">
                  <w:rPr>
                    <w:rFonts w:asciiTheme="minorHAnsi" w:hAnsiTheme="minorHAnsi" w:cstheme="minorHAnsi"/>
                    <w:color w:val="000000"/>
                    <w:sz w:val="18"/>
                    <w:szCs w:val="18"/>
                  </w:rPr>
                </w:rPrChange>
              </w:rPr>
            </w:pPr>
            <w:r w:rsidRPr="00167CD8">
              <w:rPr>
                <w:rFonts w:asciiTheme="minorHAnsi" w:hAnsiTheme="minorHAnsi" w:cstheme="minorHAnsi"/>
                <w:color w:val="000000"/>
                <w:sz w:val="18"/>
                <w:szCs w:val="18"/>
                <w:highlight w:val="yellow"/>
                <w:rPrChange w:id="7058" w:author="sam sehgal" w:date="2025-07-21T13:16:00Z" w16du:dateUtc="2025-07-21T03:16:00Z">
                  <w:rPr>
                    <w:rFonts w:asciiTheme="minorHAnsi" w:hAnsiTheme="minorHAnsi" w:cstheme="minorHAnsi"/>
                    <w:color w:val="000000"/>
                    <w:sz w:val="18"/>
                    <w:szCs w:val="18"/>
                  </w:rPr>
                </w:rPrChange>
              </w:rPr>
              <w:t>Column 2 text:</w:t>
            </w:r>
          </w:p>
          <w:p w14:paraId="6E06100B" w14:textId="63C251B5" w:rsidR="00CC46C9" w:rsidRPr="00167CD8" w:rsidRDefault="00CC46C9" w:rsidP="00CC46C9">
            <w:pPr>
              <w:spacing w:after="120"/>
              <w:rPr>
                <w:rFonts w:asciiTheme="minorHAnsi" w:hAnsiTheme="minorHAnsi" w:cstheme="minorHAnsi"/>
                <w:color w:val="000000"/>
                <w:sz w:val="18"/>
                <w:szCs w:val="18"/>
                <w:highlight w:val="yellow"/>
              </w:rPr>
            </w:pPr>
            <w:r w:rsidRPr="00167CD8">
              <w:rPr>
                <w:rFonts w:asciiTheme="minorHAnsi" w:hAnsiTheme="minorHAnsi" w:cstheme="minorHAnsi"/>
                <w:color w:val="000000"/>
                <w:sz w:val="18"/>
                <w:szCs w:val="18"/>
                <w:highlight w:val="yellow"/>
                <w:rPrChange w:id="7059" w:author="sam sehgal" w:date="2025-07-21T13:16:00Z" w16du:dateUtc="2025-07-21T03:16:00Z">
                  <w:rPr>
                    <w:rFonts w:asciiTheme="minorHAnsi" w:hAnsiTheme="minorHAnsi" w:cstheme="minorHAnsi"/>
                    <w:color w:val="000000"/>
                    <w:sz w:val="18"/>
                    <w:szCs w:val="18"/>
                  </w:rPr>
                </w:rPrChange>
              </w:rPr>
              <w:t>Bullet_1_B_COI</w:t>
            </w:r>
          </w:p>
        </w:tc>
      </w:tr>
      <w:tr w:rsidR="00BF47BE" w:rsidRPr="00BD6987" w14:paraId="2AA21992" w14:textId="77777777" w:rsidTr="00BA2FD3">
        <w:trPr>
          <w:cantSplit/>
          <w:trHeight w:val="844"/>
        </w:trPr>
        <w:tc>
          <w:tcPr>
            <w:tcW w:w="1013" w:type="dxa"/>
            <w:vMerge/>
          </w:tcPr>
          <w:p w14:paraId="1CECE296" w14:textId="77777777" w:rsidR="00BF47BE" w:rsidRPr="00BD6987" w:rsidRDefault="00BF47BE" w:rsidP="00CC46C9">
            <w:pPr>
              <w:tabs>
                <w:tab w:val="left" w:pos="1800"/>
              </w:tabs>
              <w:rPr>
                <w:rFonts w:asciiTheme="minorHAnsi" w:hAnsiTheme="minorHAnsi" w:cstheme="minorHAnsi"/>
                <w:b/>
                <w:sz w:val="20"/>
                <w:szCs w:val="20"/>
              </w:rPr>
            </w:pPr>
          </w:p>
        </w:tc>
        <w:tc>
          <w:tcPr>
            <w:tcW w:w="2101" w:type="dxa"/>
            <w:vMerge/>
          </w:tcPr>
          <w:p w14:paraId="46BD67DE" w14:textId="77777777" w:rsidR="00BF47BE" w:rsidRPr="007850B9" w:rsidRDefault="00BF47BE" w:rsidP="00CC46C9">
            <w:pPr>
              <w:tabs>
                <w:tab w:val="left" w:pos="1800"/>
              </w:tabs>
              <w:rPr>
                <w:rFonts w:asciiTheme="minorHAnsi" w:hAnsiTheme="minorHAnsi" w:cstheme="minorHAnsi"/>
                <w:bCs/>
                <w:sz w:val="20"/>
                <w:szCs w:val="20"/>
                <w:highlight w:val="yellow"/>
              </w:rPr>
            </w:pPr>
          </w:p>
        </w:tc>
        <w:tc>
          <w:tcPr>
            <w:tcW w:w="7938" w:type="dxa"/>
          </w:tcPr>
          <w:tbl>
            <w:tblPr>
              <w:tblpPr w:leftFromText="180" w:rightFromText="180" w:vertAnchor="page" w:horzAnchor="margin" w:tblpY="82"/>
              <w:tblOverlap w:val="never"/>
              <w:tblW w:w="8614" w:type="dxa"/>
              <w:tblBorders>
                <w:bottom w:val="single" w:sz="4" w:space="0" w:color="auto"/>
              </w:tblBorders>
              <w:tblLayout w:type="fixed"/>
              <w:tblLook w:val="04A0" w:firstRow="1" w:lastRow="0" w:firstColumn="1" w:lastColumn="0" w:noHBand="0" w:noVBand="1"/>
              <w:tblPrChange w:id="7060" w:author="Sue Simnor (EXT Idiom)" w:date="2024-08-07T11:37:00Z" w16du:dateUtc="2024-08-07T01:37: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525"/>
              <w:gridCol w:w="6089"/>
              <w:tblGridChange w:id="7061">
                <w:tblGrid>
                  <w:gridCol w:w="2525"/>
                  <w:gridCol w:w="53"/>
                  <w:gridCol w:w="6036"/>
                  <w:gridCol w:w="181"/>
                </w:tblGrid>
              </w:tblGridChange>
            </w:tblGrid>
            <w:tr w:rsidR="00622A82" w:rsidRPr="00F21D8E" w14:paraId="45BE6C5C" w14:textId="77777777" w:rsidTr="005B0EB6">
              <w:trPr>
                <w:trHeight w:val="283"/>
                <w:trPrChange w:id="7062" w:author="Sue Simnor (EXT Idiom)" w:date="2024-08-07T11:37:00Z" w16du:dateUtc="2024-08-07T01:37:00Z">
                  <w:trPr>
                    <w:trHeight w:val="263"/>
                  </w:trPr>
                </w:trPrChange>
              </w:trPr>
              <w:tc>
                <w:tcPr>
                  <w:tcW w:w="2525" w:type="dxa"/>
                  <w:noWrap/>
                  <w:vAlign w:val="center"/>
                  <w:hideMark/>
                  <w:tcPrChange w:id="7063" w:author="Sue Simnor (EXT Idiom)" w:date="2024-08-07T11:37:00Z" w16du:dateUtc="2024-08-07T01:37:00Z">
                    <w:tcPr>
                      <w:tcW w:w="2578" w:type="dxa"/>
                      <w:gridSpan w:val="2"/>
                      <w:noWrap/>
                      <w:vAlign w:val="center"/>
                      <w:hideMark/>
                    </w:tcPr>
                  </w:tcPrChange>
                </w:tcPr>
                <w:p w14:paraId="067D4C07" w14:textId="77777777" w:rsidR="00622A82" w:rsidRPr="00F21D8E" w:rsidRDefault="00622A82" w:rsidP="00622A82">
                  <w:pPr>
                    <w:pStyle w:val="BodycopyCOI"/>
                    <w:rPr>
                      <w:rPrChange w:id="7064" w:author="sam sehgal" w:date="2024-12-19T10:02:00Z" w16du:dateUtc="2024-12-18T23:02:00Z">
                        <w:rPr>
                          <w:highlight w:val="yellow"/>
                        </w:rPr>
                      </w:rPrChange>
                    </w:rPr>
                  </w:pPr>
                  <w:r w:rsidRPr="00F21D8E">
                    <w:rPr>
                      <w:rPrChange w:id="7065" w:author="sam sehgal" w:date="2024-12-19T10:02:00Z" w16du:dateUtc="2024-12-18T23:02:00Z">
                        <w:rPr>
                          <w:highlight w:val="yellow"/>
                        </w:rPr>
                      </w:rPrChange>
                    </w:rPr>
                    <w:t xml:space="preserve">You describe your </w:t>
                  </w:r>
                  <w:r w:rsidRPr="00F21D8E">
                    <w:rPr>
                      <w:rFonts w:eastAsia="Arial" w:cs="Arial"/>
                      <w:rPrChange w:id="7066" w:author="sam sehgal" w:date="2024-12-19T10:02:00Z" w16du:dateUtc="2024-12-18T23:02:00Z">
                        <w:rPr>
                          <w:rFonts w:eastAsia="Arial" w:cs="Arial"/>
                          <w:highlight w:val="yellow"/>
                        </w:rPr>
                      </w:rPrChange>
                    </w:rPr>
                    <w:t xml:space="preserve">Insured Address </w:t>
                  </w:r>
                  <w:commentRangeStart w:id="7067"/>
                  <w:commentRangeStart w:id="7068"/>
                  <w:commentRangeEnd w:id="7067"/>
                  <w:r w:rsidRPr="00F21D8E">
                    <w:rPr>
                      <w:rStyle w:val="CommentReference"/>
                      <w:sz w:val="18"/>
                      <w:szCs w:val="18"/>
                      <w:rPrChange w:id="7069" w:author="sam sehgal" w:date="2024-12-19T10:02:00Z" w16du:dateUtc="2024-12-18T23:02:00Z">
                        <w:rPr>
                          <w:rStyle w:val="CommentReference"/>
                          <w:sz w:val="18"/>
                          <w:szCs w:val="18"/>
                          <w:highlight w:val="yellow"/>
                        </w:rPr>
                      </w:rPrChange>
                    </w:rPr>
                    <w:commentReference w:id="7067"/>
                  </w:r>
                  <w:commentRangeEnd w:id="7068"/>
                  <w:r w:rsidRPr="00F21D8E">
                    <w:rPr>
                      <w:rStyle w:val="CommentReference"/>
                      <w:sz w:val="18"/>
                      <w:szCs w:val="18"/>
                      <w:rPrChange w:id="7070" w:author="sam sehgal" w:date="2024-12-19T10:02:00Z" w16du:dateUtc="2024-12-18T23:02:00Z">
                        <w:rPr>
                          <w:rStyle w:val="CommentReference"/>
                          <w:sz w:val="18"/>
                          <w:szCs w:val="18"/>
                          <w:highlight w:val="yellow"/>
                        </w:rPr>
                      </w:rPrChange>
                    </w:rPr>
                    <w:commentReference w:id="7068"/>
                  </w:r>
                  <w:r w:rsidRPr="00F21D8E">
                    <w:rPr>
                      <w:rPrChange w:id="7071" w:author="sam sehgal" w:date="2024-12-19T10:02:00Z" w16du:dateUtc="2024-12-18T23:02:00Z">
                        <w:rPr>
                          <w:highlight w:val="yellow"/>
                        </w:rPr>
                      </w:rPrChange>
                    </w:rPr>
                    <w:t>as:</w:t>
                  </w:r>
                </w:p>
              </w:tc>
              <w:tc>
                <w:tcPr>
                  <w:tcW w:w="6089" w:type="dxa"/>
                  <w:noWrap/>
                  <w:vAlign w:val="bottom"/>
                  <w:hideMark/>
                  <w:tcPrChange w:id="7072" w:author="Sue Simnor (EXT Idiom)" w:date="2024-08-07T11:37:00Z" w16du:dateUtc="2024-08-07T01:37:00Z">
                    <w:tcPr>
                      <w:tcW w:w="6217" w:type="dxa"/>
                      <w:gridSpan w:val="2"/>
                      <w:noWrap/>
                      <w:vAlign w:val="bottom"/>
                      <w:hideMark/>
                    </w:tcPr>
                  </w:tcPrChange>
                </w:tcPr>
                <w:p w14:paraId="0FDA5368" w14:textId="1BAAAC3C" w:rsidR="00622A82" w:rsidRPr="00F21D8E" w:rsidRDefault="00622A82" w:rsidP="00622A82">
                  <w:pPr>
                    <w:pStyle w:val="TableBodycopy"/>
                    <w:rPr>
                      <w:b/>
                      <w:bCs/>
                      <w:rPrChange w:id="7073" w:author="sam sehgal" w:date="2024-12-19T10:02:00Z" w16du:dateUtc="2024-12-18T23:02:00Z">
                        <w:rPr>
                          <w:b/>
                          <w:bCs/>
                          <w:highlight w:val="yellow"/>
                        </w:rPr>
                      </w:rPrChange>
                    </w:rPr>
                  </w:pPr>
                  <w:r w:rsidRPr="00F21D8E">
                    <w:rPr>
                      <w:b/>
                      <w:bCs/>
                      <w:rPrChange w:id="7074" w:author="sam sehgal" w:date="2024-12-19T10:02:00Z" w16du:dateUtc="2024-12-18T23:02:00Z">
                        <w:rPr>
                          <w:b/>
                          <w:bCs/>
                          <w:highlight w:val="yellow"/>
                        </w:rPr>
                      </w:rPrChange>
                    </w:rPr>
                    <w:t>• having an actual or estimated weekly rental amount of &lt;</w:t>
                  </w:r>
                  <w:r w:rsidR="007030E6" w:rsidRPr="00F21D8E">
                    <w:rPr>
                      <w:b/>
                      <w:bCs/>
                      <w:rPrChange w:id="7075" w:author="sam sehgal" w:date="2024-12-19T10:02:00Z" w16du:dateUtc="2024-12-18T23:02:00Z">
                        <w:rPr>
                          <w:b/>
                          <w:bCs/>
                          <w:highlight w:val="yellow"/>
                        </w:rPr>
                      </w:rPrChange>
                    </w:rPr>
                    <w:t>WeeklyRental</w:t>
                  </w:r>
                  <w:r w:rsidRPr="00F21D8E">
                    <w:rPr>
                      <w:b/>
                      <w:bCs/>
                      <w:rPrChange w:id="7076" w:author="sam sehgal" w:date="2024-12-19T10:02:00Z" w16du:dateUtc="2024-12-18T23:02:00Z">
                        <w:rPr>
                          <w:b/>
                          <w:bCs/>
                          <w:highlight w:val="yellow"/>
                        </w:rPr>
                      </w:rPrChange>
                    </w:rPr>
                    <w:t>&gt;</w:t>
                  </w:r>
                </w:p>
              </w:tc>
            </w:tr>
          </w:tbl>
          <w:p w14:paraId="6B4697B9" w14:textId="77777777" w:rsidR="00BF47BE" w:rsidRPr="00F21D8E" w:rsidRDefault="00BF47BE" w:rsidP="00CC46C9">
            <w:pPr>
              <w:pStyle w:val="BodycopyCOI"/>
              <w:rPr>
                <w:rPrChange w:id="7077" w:author="sam sehgal" w:date="2024-12-19T10:02:00Z" w16du:dateUtc="2024-12-18T23:02:00Z">
                  <w:rPr>
                    <w:highlight w:val="yellow"/>
                  </w:rPr>
                </w:rPrChange>
              </w:rPr>
            </w:pPr>
          </w:p>
        </w:tc>
        <w:tc>
          <w:tcPr>
            <w:tcW w:w="1984" w:type="dxa"/>
          </w:tcPr>
          <w:p w14:paraId="438AEE51" w14:textId="77777777" w:rsidR="007030E6" w:rsidRPr="00F21D8E" w:rsidRDefault="007030E6" w:rsidP="007030E6">
            <w:pPr>
              <w:tabs>
                <w:tab w:val="left" w:pos="1800"/>
              </w:tabs>
              <w:rPr>
                <w:rFonts w:asciiTheme="minorHAnsi" w:hAnsiTheme="minorHAnsi" w:cstheme="minorHAnsi"/>
                <w:bCs/>
                <w:sz w:val="20"/>
                <w:szCs w:val="20"/>
                <w:rPrChange w:id="7078" w:author="sam sehgal" w:date="2024-12-19T10:02:00Z" w16du:dateUtc="2024-12-18T23:02:00Z">
                  <w:rPr>
                    <w:rFonts w:asciiTheme="minorHAnsi" w:hAnsiTheme="minorHAnsi" w:cstheme="minorHAnsi"/>
                    <w:bCs/>
                    <w:sz w:val="20"/>
                    <w:szCs w:val="20"/>
                    <w:highlight w:val="yellow"/>
                  </w:rPr>
                </w:rPrChange>
              </w:rPr>
            </w:pPr>
            <w:r w:rsidRPr="00F21D8E">
              <w:rPr>
                <w:rFonts w:asciiTheme="minorHAnsi" w:hAnsiTheme="minorHAnsi" w:cstheme="minorHAnsi"/>
                <w:b/>
                <w:bCs/>
                <w:sz w:val="20"/>
                <w:szCs w:val="20"/>
                <w:rPrChange w:id="7079" w:author="sam sehgal" w:date="2024-12-19T10:02:00Z" w16du:dateUtc="2024-12-18T23:02:00Z">
                  <w:rPr>
                    <w:rFonts w:asciiTheme="minorHAnsi" w:hAnsiTheme="minorHAnsi" w:cstheme="minorHAnsi"/>
                    <w:b/>
                    <w:bCs/>
                    <w:sz w:val="20"/>
                    <w:szCs w:val="20"/>
                    <w:highlight w:val="yellow"/>
                  </w:rPr>
                </w:rPrChange>
              </w:rPr>
              <w:t>IF</w:t>
            </w:r>
            <w:r w:rsidRPr="00F21D8E">
              <w:rPr>
                <w:rFonts w:asciiTheme="minorHAnsi" w:hAnsiTheme="minorHAnsi" w:cstheme="minorHAnsi"/>
                <w:sz w:val="20"/>
                <w:szCs w:val="20"/>
                <w:rPrChange w:id="7080" w:author="sam sehgal" w:date="2024-12-19T10:02:00Z" w16du:dateUtc="2024-12-18T23:02:00Z">
                  <w:rPr>
                    <w:rFonts w:asciiTheme="minorHAnsi" w:hAnsiTheme="minorHAnsi" w:cstheme="minorHAnsi"/>
                    <w:sz w:val="20"/>
                    <w:szCs w:val="20"/>
                    <w:highlight w:val="yellow"/>
                  </w:rPr>
                </w:rPrChange>
              </w:rPr>
              <w:t xml:space="preserve"> &lt;ProductCode&gt; = “Landlord”</w:t>
            </w:r>
          </w:p>
          <w:p w14:paraId="577F07AB" w14:textId="77777777" w:rsidR="007030E6" w:rsidRPr="00F21D8E" w:rsidRDefault="007030E6" w:rsidP="007030E6">
            <w:pPr>
              <w:tabs>
                <w:tab w:val="left" w:pos="1800"/>
              </w:tabs>
              <w:rPr>
                <w:rFonts w:asciiTheme="minorHAnsi" w:hAnsiTheme="minorHAnsi" w:cstheme="minorHAnsi"/>
                <w:bCs/>
                <w:sz w:val="20"/>
                <w:szCs w:val="20"/>
                <w:rPrChange w:id="7081" w:author="sam sehgal" w:date="2024-12-19T10:02:00Z" w16du:dateUtc="2024-12-18T23:02:00Z">
                  <w:rPr>
                    <w:rFonts w:asciiTheme="minorHAnsi" w:hAnsiTheme="minorHAnsi" w:cstheme="minorHAnsi"/>
                    <w:bCs/>
                    <w:sz w:val="20"/>
                    <w:szCs w:val="20"/>
                    <w:highlight w:val="yellow"/>
                  </w:rPr>
                </w:rPrChange>
              </w:rPr>
            </w:pPr>
            <w:r w:rsidRPr="00F21D8E">
              <w:rPr>
                <w:rFonts w:asciiTheme="minorHAnsi" w:hAnsiTheme="minorHAnsi" w:cstheme="minorHAnsi"/>
                <w:b/>
                <w:sz w:val="20"/>
                <w:szCs w:val="20"/>
                <w:rPrChange w:id="7082" w:author="sam sehgal" w:date="2024-12-19T10:02:00Z" w16du:dateUtc="2024-12-18T23:02:00Z">
                  <w:rPr>
                    <w:rFonts w:asciiTheme="minorHAnsi" w:hAnsiTheme="minorHAnsi" w:cstheme="minorHAnsi"/>
                    <w:b/>
                    <w:sz w:val="20"/>
                    <w:szCs w:val="20"/>
                    <w:highlight w:val="yellow"/>
                  </w:rPr>
                </w:rPrChange>
              </w:rPr>
              <w:t>THEN</w:t>
            </w:r>
            <w:r w:rsidRPr="00F21D8E">
              <w:rPr>
                <w:rFonts w:asciiTheme="minorHAnsi" w:hAnsiTheme="minorHAnsi" w:cstheme="minorHAnsi"/>
                <w:bCs/>
                <w:sz w:val="20"/>
                <w:szCs w:val="20"/>
                <w:rPrChange w:id="7083" w:author="sam sehgal" w:date="2024-12-19T10:02:00Z" w16du:dateUtc="2024-12-18T23:02:00Z">
                  <w:rPr>
                    <w:rFonts w:asciiTheme="minorHAnsi" w:hAnsiTheme="minorHAnsi" w:cstheme="minorHAnsi"/>
                    <w:bCs/>
                    <w:sz w:val="20"/>
                    <w:szCs w:val="20"/>
                    <w:highlight w:val="yellow"/>
                  </w:rPr>
                </w:rPrChange>
              </w:rPr>
              <w:t xml:space="preserve"> Display</w:t>
            </w:r>
          </w:p>
          <w:p w14:paraId="3F561A77" w14:textId="77777777" w:rsidR="007030E6" w:rsidRPr="00F21D8E" w:rsidRDefault="007030E6" w:rsidP="007030E6">
            <w:pPr>
              <w:tabs>
                <w:tab w:val="left" w:pos="1800"/>
              </w:tabs>
              <w:rPr>
                <w:rFonts w:asciiTheme="minorHAnsi" w:hAnsiTheme="minorHAnsi" w:cstheme="minorHAnsi"/>
                <w:b/>
                <w:sz w:val="20"/>
                <w:szCs w:val="20"/>
                <w:rPrChange w:id="7084" w:author="sam sehgal" w:date="2024-12-19T10:02:00Z" w16du:dateUtc="2024-12-18T23:02:00Z">
                  <w:rPr>
                    <w:rFonts w:asciiTheme="minorHAnsi" w:hAnsiTheme="minorHAnsi" w:cstheme="minorHAnsi"/>
                    <w:b/>
                    <w:sz w:val="20"/>
                    <w:szCs w:val="20"/>
                    <w:highlight w:val="yellow"/>
                  </w:rPr>
                </w:rPrChange>
              </w:rPr>
            </w:pPr>
            <w:r w:rsidRPr="00F21D8E">
              <w:rPr>
                <w:rFonts w:asciiTheme="minorHAnsi" w:hAnsiTheme="minorHAnsi" w:cstheme="minorHAnsi"/>
                <w:b/>
                <w:sz w:val="20"/>
                <w:szCs w:val="20"/>
                <w:rPrChange w:id="7085" w:author="sam sehgal" w:date="2024-12-19T10:02:00Z" w16du:dateUtc="2024-12-18T23:02:00Z">
                  <w:rPr>
                    <w:rFonts w:asciiTheme="minorHAnsi" w:hAnsiTheme="minorHAnsi" w:cstheme="minorHAnsi"/>
                    <w:b/>
                    <w:sz w:val="20"/>
                    <w:szCs w:val="20"/>
                    <w:highlight w:val="yellow"/>
                  </w:rPr>
                </w:rPrChange>
              </w:rPr>
              <w:t>ELSE Do Not Display</w:t>
            </w:r>
          </w:p>
          <w:p w14:paraId="0E377983" w14:textId="77777777" w:rsidR="00BF47BE" w:rsidRPr="00F21D8E" w:rsidRDefault="00BF47BE" w:rsidP="00CC46C9">
            <w:pPr>
              <w:tabs>
                <w:tab w:val="left" w:pos="1800"/>
              </w:tabs>
              <w:rPr>
                <w:rFonts w:asciiTheme="minorHAnsi" w:hAnsiTheme="minorHAnsi" w:cstheme="minorHAnsi"/>
                <w:b/>
                <w:bCs/>
                <w:sz w:val="20"/>
                <w:szCs w:val="20"/>
                <w:rPrChange w:id="7086" w:author="sam sehgal" w:date="2024-12-19T10:02:00Z" w16du:dateUtc="2024-12-18T23:02:00Z">
                  <w:rPr>
                    <w:rFonts w:asciiTheme="minorHAnsi" w:hAnsiTheme="minorHAnsi" w:cstheme="minorHAnsi"/>
                    <w:b/>
                    <w:bCs/>
                    <w:sz w:val="20"/>
                    <w:szCs w:val="20"/>
                    <w:highlight w:val="yellow"/>
                  </w:rPr>
                </w:rPrChange>
              </w:rPr>
            </w:pPr>
          </w:p>
        </w:tc>
        <w:tc>
          <w:tcPr>
            <w:tcW w:w="1560" w:type="dxa"/>
          </w:tcPr>
          <w:p w14:paraId="2AFF131D" w14:textId="77777777" w:rsidR="007030E6" w:rsidRPr="00F21D8E" w:rsidRDefault="007030E6" w:rsidP="007030E6">
            <w:pPr>
              <w:spacing w:after="120"/>
              <w:rPr>
                <w:rFonts w:asciiTheme="minorHAnsi" w:hAnsiTheme="minorHAnsi" w:cstheme="minorHAnsi"/>
                <w:color w:val="000000"/>
                <w:sz w:val="18"/>
                <w:szCs w:val="18"/>
                <w:rPrChange w:id="7087" w:author="sam sehgal" w:date="2024-12-19T10:02:00Z" w16du:dateUtc="2024-12-18T23:02:00Z">
                  <w:rPr>
                    <w:rFonts w:asciiTheme="minorHAnsi" w:hAnsiTheme="minorHAnsi" w:cstheme="minorHAnsi"/>
                    <w:color w:val="000000"/>
                    <w:sz w:val="18"/>
                    <w:szCs w:val="18"/>
                    <w:highlight w:val="yellow"/>
                  </w:rPr>
                </w:rPrChange>
              </w:rPr>
            </w:pPr>
            <w:r w:rsidRPr="00F21D8E">
              <w:rPr>
                <w:rFonts w:asciiTheme="minorHAnsi" w:hAnsiTheme="minorHAnsi" w:cstheme="minorHAnsi"/>
                <w:color w:val="000000"/>
                <w:sz w:val="18"/>
                <w:szCs w:val="18"/>
                <w:rPrChange w:id="7088" w:author="sam sehgal" w:date="2024-12-19T10:02:00Z" w16du:dateUtc="2024-12-18T23:02:00Z">
                  <w:rPr>
                    <w:rFonts w:asciiTheme="minorHAnsi" w:hAnsiTheme="minorHAnsi" w:cstheme="minorHAnsi"/>
                    <w:color w:val="000000"/>
                    <w:sz w:val="18"/>
                    <w:szCs w:val="18"/>
                    <w:highlight w:val="yellow"/>
                  </w:rPr>
                </w:rPrChange>
              </w:rPr>
              <w:t>Column 1 text:</w:t>
            </w:r>
          </w:p>
          <w:p w14:paraId="168D0D3D" w14:textId="77777777" w:rsidR="007030E6" w:rsidRPr="00F21D8E" w:rsidRDefault="007030E6" w:rsidP="007030E6">
            <w:pPr>
              <w:spacing w:after="120"/>
              <w:rPr>
                <w:rFonts w:asciiTheme="minorHAnsi" w:hAnsiTheme="minorHAnsi" w:cstheme="minorHAnsi"/>
                <w:color w:val="000000"/>
                <w:sz w:val="18"/>
                <w:szCs w:val="18"/>
                <w:rPrChange w:id="7089" w:author="sam sehgal" w:date="2024-12-19T10:02:00Z" w16du:dateUtc="2024-12-18T23:02:00Z">
                  <w:rPr>
                    <w:rFonts w:asciiTheme="minorHAnsi" w:hAnsiTheme="minorHAnsi" w:cstheme="minorHAnsi"/>
                    <w:color w:val="000000"/>
                    <w:sz w:val="18"/>
                    <w:szCs w:val="18"/>
                    <w:highlight w:val="yellow"/>
                  </w:rPr>
                </w:rPrChange>
              </w:rPr>
            </w:pPr>
            <w:r w:rsidRPr="00F21D8E">
              <w:rPr>
                <w:rFonts w:asciiTheme="minorHAnsi" w:hAnsiTheme="minorHAnsi" w:cstheme="minorHAnsi"/>
                <w:color w:val="000000"/>
                <w:sz w:val="18"/>
                <w:szCs w:val="18"/>
                <w:rPrChange w:id="7090" w:author="sam sehgal" w:date="2024-12-19T10:02:00Z" w16du:dateUtc="2024-12-18T23:02:00Z">
                  <w:rPr>
                    <w:rFonts w:asciiTheme="minorHAnsi" w:hAnsiTheme="minorHAnsi" w:cstheme="minorHAnsi"/>
                    <w:color w:val="000000"/>
                    <w:sz w:val="18"/>
                    <w:szCs w:val="18"/>
                    <w:highlight w:val="yellow"/>
                  </w:rPr>
                </w:rPrChange>
              </w:rPr>
              <w:t xml:space="preserve">Bodycopy_COI </w:t>
            </w:r>
          </w:p>
          <w:p w14:paraId="3C419E80" w14:textId="77777777" w:rsidR="007030E6" w:rsidRPr="00F21D8E" w:rsidRDefault="007030E6" w:rsidP="007030E6">
            <w:pPr>
              <w:spacing w:after="120"/>
              <w:rPr>
                <w:rFonts w:asciiTheme="minorHAnsi" w:hAnsiTheme="minorHAnsi" w:cstheme="minorHAnsi"/>
                <w:color w:val="000000"/>
                <w:sz w:val="18"/>
                <w:szCs w:val="18"/>
                <w:rPrChange w:id="7091" w:author="sam sehgal" w:date="2024-12-19T10:02:00Z" w16du:dateUtc="2024-12-18T23:02:00Z">
                  <w:rPr>
                    <w:rFonts w:asciiTheme="minorHAnsi" w:hAnsiTheme="minorHAnsi" w:cstheme="minorHAnsi"/>
                    <w:color w:val="000000"/>
                    <w:sz w:val="18"/>
                    <w:szCs w:val="18"/>
                    <w:highlight w:val="yellow"/>
                  </w:rPr>
                </w:rPrChange>
              </w:rPr>
            </w:pPr>
            <w:r w:rsidRPr="00F21D8E">
              <w:rPr>
                <w:rFonts w:asciiTheme="minorHAnsi" w:hAnsiTheme="minorHAnsi" w:cstheme="minorHAnsi"/>
                <w:color w:val="000000"/>
                <w:sz w:val="18"/>
                <w:szCs w:val="18"/>
                <w:rPrChange w:id="7092" w:author="sam sehgal" w:date="2024-12-19T10:02:00Z" w16du:dateUtc="2024-12-18T23:02:00Z">
                  <w:rPr>
                    <w:rFonts w:asciiTheme="minorHAnsi" w:hAnsiTheme="minorHAnsi" w:cstheme="minorHAnsi"/>
                    <w:color w:val="000000"/>
                    <w:sz w:val="18"/>
                    <w:szCs w:val="18"/>
                    <w:highlight w:val="yellow"/>
                  </w:rPr>
                </w:rPrChange>
              </w:rPr>
              <w:t>Column 2 text:</w:t>
            </w:r>
          </w:p>
          <w:p w14:paraId="013D6040" w14:textId="3C6A56F6" w:rsidR="00BF47BE" w:rsidRPr="00F21D8E" w:rsidRDefault="007030E6" w:rsidP="007030E6">
            <w:pPr>
              <w:spacing w:after="120"/>
              <w:rPr>
                <w:rFonts w:asciiTheme="minorHAnsi" w:hAnsiTheme="minorHAnsi" w:cstheme="minorHAnsi"/>
                <w:color w:val="000000"/>
                <w:sz w:val="18"/>
                <w:szCs w:val="18"/>
                <w:rPrChange w:id="7093" w:author="sam sehgal" w:date="2024-12-19T10:02:00Z" w16du:dateUtc="2024-12-18T23:02:00Z">
                  <w:rPr>
                    <w:rFonts w:asciiTheme="minorHAnsi" w:hAnsiTheme="minorHAnsi" w:cstheme="minorHAnsi"/>
                    <w:color w:val="000000"/>
                    <w:sz w:val="18"/>
                    <w:szCs w:val="18"/>
                    <w:highlight w:val="yellow"/>
                  </w:rPr>
                </w:rPrChange>
              </w:rPr>
            </w:pPr>
            <w:r w:rsidRPr="00F21D8E">
              <w:rPr>
                <w:rFonts w:asciiTheme="minorHAnsi" w:hAnsiTheme="minorHAnsi" w:cstheme="minorHAnsi"/>
                <w:color w:val="000000"/>
                <w:sz w:val="18"/>
                <w:szCs w:val="18"/>
                <w:rPrChange w:id="7094" w:author="sam sehgal" w:date="2024-12-19T10:02:00Z" w16du:dateUtc="2024-12-18T23:02:00Z">
                  <w:rPr>
                    <w:rFonts w:asciiTheme="minorHAnsi" w:hAnsiTheme="minorHAnsi" w:cstheme="minorHAnsi"/>
                    <w:color w:val="000000"/>
                    <w:sz w:val="18"/>
                    <w:szCs w:val="18"/>
                    <w:highlight w:val="yellow"/>
                  </w:rPr>
                </w:rPrChange>
              </w:rPr>
              <w:t>Bullet_1_B_COI</w:t>
            </w:r>
          </w:p>
        </w:tc>
      </w:tr>
      <w:tr w:rsidR="00D2791C" w:rsidRPr="00BD6987" w14:paraId="686B2DFF" w14:textId="77777777" w:rsidTr="00BA2FD3">
        <w:trPr>
          <w:cantSplit/>
          <w:trHeight w:val="703"/>
        </w:trPr>
        <w:tc>
          <w:tcPr>
            <w:tcW w:w="1013" w:type="dxa"/>
            <w:vMerge/>
          </w:tcPr>
          <w:p w14:paraId="2F2F1DC0" w14:textId="77777777" w:rsidR="00D2791C" w:rsidRPr="00BD6987" w:rsidRDefault="00D2791C" w:rsidP="00D2791C">
            <w:pPr>
              <w:tabs>
                <w:tab w:val="left" w:pos="1800"/>
              </w:tabs>
              <w:rPr>
                <w:rFonts w:asciiTheme="minorHAnsi" w:hAnsiTheme="minorHAnsi" w:cstheme="minorHAnsi"/>
                <w:b/>
                <w:sz w:val="20"/>
                <w:szCs w:val="20"/>
              </w:rPr>
            </w:pPr>
          </w:p>
        </w:tc>
        <w:tc>
          <w:tcPr>
            <w:tcW w:w="2101" w:type="dxa"/>
            <w:vMerge/>
          </w:tcPr>
          <w:p w14:paraId="3D951722" w14:textId="77777777" w:rsidR="00D2791C" w:rsidRPr="00BD6987" w:rsidRDefault="00D2791C" w:rsidP="00D2791C">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8568" w:type="dxa"/>
              <w:tblBorders>
                <w:bottom w:val="single" w:sz="4" w:space="0" w:color="auto"/>
              </w:tblBorders>
              <w:tblLayout w:type="fixed"/>
              <w:tblLook w:val="04A0" w:firstRow="1" w:lastRow="0" w:firstColumn="1" w:lastColumn="0" w:noHBand="0" w:noVBand="1"/>
            </w:tblPr>
            <w:tblGrid>
              <w:gridCol w:w="2511"/>
              <w:gridCol w:w="6057"/>
            </w:tblGrid>
            <w:tr w:rsidR="00D2791C" w:rsidRPr="00D969E5" w14:paraId="5A7F45CB" w14:textId="77777777" w:rsidTr="00D969E5">
              <w:trPr>
                <w:trHeight w:val="247"/>
              </w:trPr>
              <w:tc>
                <w:tcPr>
                  <w:tcW w:w="2511" w:type="dxa"/>
                  <w:noWrap/>
                  <w:vAlign w:val="center"/>
                  <w:hideMark/>
                </w:tcPr>
                <w:p w14:paraId="4604DB72" w14:textId="5F692EC8" w:rsidR="00D2791C" w:rsidRPr="00D969E5" w:rsidRDefault="2A9802EC" w:rsidP="00C1020A">
                  <w:pPr>
                    <w:pStyle w:val="BodycopyCOI"/>
                  </w:pPr>
                  <w:r w:rsidRPr="00D969E5">
                    <w:t xml:space="preserve">You describe your </w:t>
                  </w:r>
                  <w:r w:rsidR="00D56E24" w:rsidRPr="00D969E5">
                    <w:rPr>
                      <w:rFonts w:eastAsia="Arial" w:cs="Arial"/>
                    </w:rPr>
                    <w:t xml:space="preserve">Insured Address </w:t>
                  </w:r>
                  <w:commentRangeStart w:id="7095"/>
                  <w:commentRangeStart w:id="7096"/>
                  <w:commentRangeEnd w:id="7095"/>
                  <w:r w:rsidR="00D2791C" w:rsidRPr="00D969E5">
                    <w:rPr>
                      <w:rStyle w:val="CommentReference"/>
                      <w:sz w:val="18"/>
                      <w:szCs w:val="18"/>
                    </w:rPr>
                    <w:commentReference w:id="7095"/>
                  </w:r>
                  <w:commentRangeEnd w:id="7096"/>
                  <w:r w:rsidR="00D56E24" w:rsidRPr="00D969E5">
                    <w:rPr>
                      <w:rStyle w:val="CommentReference"/>
                      <w:sz w:val="18"/>
                      <w:szCs w:val="18"/>
                    </w:rPr>
                    <w:commentReference w:id="7096"/>
                  </w:r>
                  <w:r w:rsidRPr="00D969E5">
                    <w:t>as:</w:t>
                  </w:r>
                </w:p>
              </w:tc>
              <w:tc>
                <w:tcPr>
                  <w:tcW w:w="6057" w:type="dxa"/>
                  <w:noWrap/>
                  <w:vAlign w:val="bottom"/>
                  <w:hideMark/>
                </w:tcPr>
                <w:p w14:paraId="43637B55" w14:textId="07780970" w:rsidR="00D2791C" w:rsidRPr="00D969E5" w:rsidRDefault="0D4164A9" w:rsidP="78CABE0F">
                  <w:pPr>
                    <w:pStyle w:val="TableBodycopy"/>
                    <w:rPr>
                      <w:b/>
                      <w:bCs/>
                    </w:rPr>
                  </w:pPr>
                  <w:r w:rsidRPr="00D969E5">
                    <w:rPr>
                      <w:b/>
                      <w:bCs/>
                    </w:rPr>
                    <w:t>• a &lt;BuildingTypeDisplay&gt;</w:t>
                  </w:r>
                  <w:r w:rsidR="6F82272A" w:rsidRPr="00D969E5">
                    <w:rPr>
                      <w:b/>
                      <w:bCs/>
                    </w:rPr>
                    <w:t>,</w:t>
                  </w:r>
                  <w:r w:rsidRPr="00D969E5">
                    <w:rPr>
                      <w:b/>
                      <w:bCs/>
                    </w:rPr>
                    <w:t xml:space="preserve">built </w:t>
                  </w:r>
                  <w:r w:rsidRPr="00D969E5">
                    <w:rPr>
                      <w:b/>
                    </w:rPr>
                    <w:t>&lt;</w:t>
                  </w:r>
                  <w:r w:rsidR="006346B5" w:rsidRPr="00D969E5">
                    <w:rPr>
                      <w:b/>
                    </w:rPr>
                    <w:t>YearOfConstructionTypeDisplay&gt;</w:t>
                  </w:r>
                </w:p>
              </w:tc>
            </w:tr>
          </w:tbl>
          <w:p w14:paraId="1BA538AA" w14:textId="77777777" w:rsidR="00D2791C" w:rsidRPr="00D969E5" w:rsidRDefault="00D2791C" w:rsidP="00D2791C">
            <w:pPr>
              <w:tabs>
                <w:tab w:val="left" w:pos="1800"/>
              </w:tabs>
              <w:rPr>
                <w:b/>
                <w:bCs/>
              </w:rPr>
            </w:pPr>
          </w:p>
        </w:tc>
        <w:tc>
          <w:tcPr>
            <w:tcW w:w="1984" w:type="dxa"/>
          </w:tcPr>
          <w:p w14:paraId="7A22B5BA" w14:textId="77777777" w:rsidR="00D2791C" w:rsidRPr="00D969E5" w:rsidRDefault="00D2791C" w:rsidP="00D2791C">
            <w:pPr>
              <w:tabs>
                <w:tab w:val="left" w:pos="1800"/>
              </w:tabs>
              <w:rPr>
                <w:rFonts w:asciiTheme="minorHAnsi" w:hAnsiTheme="minorHAnsi" w:cstheme="minorHAnsi"/>
                <w:bCs/>
                <w:sz w:val="20"/>
                <w:szCs w:val="20"/>
              </w:rPr>
            </w:pPr>
          </w:p>
          <w:p w14:paraId="20A2A2B9" w14:textId="1AAE9757" w:rsidR="00D2791C" w:rsidRPr="00D969E5" w:rsidRDefault="00D2791C" w:rsidP="00D2791C">
            <w:pPr>
              <w:tabs>
                <w:tab w:val="left" w:pos="1800"/>
              </w:tabs>
              <w:rPr>
                <w:rFonts w:asciiTheme="minorHAnsi" w:hAnsiTheme="minorHAnsi"/>
                <w:sz w:val="20"/>
                <w:szCs w:val="20"/>
              </w:rPr>
            </w:pPr>
            <w:r w:rsidRPr="00D969E5">
              <w:rPr>
                <w:rFonts w:asciiTheme="minorHAnsi" w:hAnsiTheme="minorHAnsi"/>
                <w:b/>
                <w:bCs/>
                <w:sz w:val="20"/>
                <w:szCs w:val="20"/>
              </w:rPr>
              <w:t>IF</w:t>
            </w:r>
            <w:r w:rsidRPr="00D969E5">
              <w:rPr>
                <w:rFonts w:asciiTheme="minorHAnsi" w:hAnsiTheme="minorHAnsi"/>
                <w:sz w:val="20"/>
                <w:szCs w:val="20"/>
              </w:rPr>
              <w:t xml:space="preserve"> </w:t>
            </w:r>
            <w:r w:rsidRPr="00D969E5">
              <w:rPr>
                <w:rFonts w:asciiTheme="minorHAnsi" w:hAnsiTheme="minorHAnsi"/>
                <w:sz w:val="20"/>
                <w:szCs w:val="20"/>
                <w:rPrChange w:id="7097" w:author="Sue Simnor (EXT Idiom)" w:date="2024-09-12T16:36:00Z" w16du:dateUtc="2024-09-12T06:36:00Z">
                  <w:rPr>
                    <w:rFonts w:asciiTheme="minorHAnsi" w:hAnsiTheme="minorHAnsi"/>
                    <w:sz w:val="18"/>
                    <w:szCs w:val="18"/>
                  </w:rPr>
                </w:rPrChange>
              </w:rPr>
              <w:t>&lt;BuildingTypeCode&gt;</w:t>
            </w:r>
            <w:r w:rsidRPr="00D969E5">
              <w:rPr>
                <w:rFonts w:asciiTheme="minorHAnsi" w:hAnsiTheme="minorHAnsi"/>
                <w:sz w:val="20"/>
                <w:szCs w:val="20"/>
              </w:rPr>
              <w:t xml:space="preserve"> &lt;&gt; 4|ApartmentOrUnit</w:t>
            </w:r>
            <w:r w:rsidRPr="00D969E5" w:rsidDel="0089426E">
              <w:rPr>
                <w:rFonts w:asciiTheme="minorHAnsi" w:hAnsiTheme="minorHAnsi"/>
                <w:sz w:val="20"/>
                <w:szCs w:val="20"/>
              </w:rPr>
              <w:t xml:space="preserve"> </w:t>
            </w:r>
            <w:r w:rsidRPr="00D969E5">
              <w:rPr>
                <w:rFonts w:asciiTheme="minorHAnsi" w:hAnsiTheme="minorHAnsi"/>
                <w:b/>
                <w:bCs/>
                <w:sz w:val="20"/>
                <w:szCs w:val="20"/>
              </w:rPr>
              <w:t>THEN</w:t>
            </w:r>
            <w:r w:rsidRPr="00D969E5">
              <w:rPr>
                <w:rFonts w:asciiTheme="minorHAnsi" w:hAnsiTheme="minorHAnsi"/>
                <w:sz w:val="20"/>
                <w:szCs w:val="20"/>
              </w:rPr>
              <w:t xml:space="preserve"> display</w:t>
            </w:r>
          </w:p>
          <w:p w14:paraId="682A3CAC" w14:textId="0B6D55A6" w:rsidR="00C85CAD" w:rsidRPr="00D969E5" w:rsidRDefault="00C85CAD" w:rsidP="00C85CAD">
            <w:pPr>
              <w:pStyle w:val="TableBodycopy"/>
              <w:rPr>
                <w:rFonts w:asciiTheme="minorHAnsi" w:hAnsiTheme="minorHAnsi" w:cstheme="minorHAnsi"/>
              </w:rPr>
            </w:pPr>
            <w:r w:rsidRPr="00D969E5">
              <w:rPr>
                <w:rFonts w:asciiTheme="minorHAnsi" w:hAnsiTheme="minorHAnsi" w:cstheme="minorHAnsi"/>
                <w:szCs w:val="20"/>
              </w:rPr>
              <w:t>Else</w:t>
            </w:r>
            <w:r w:rsidR="00FF5B9B" w:rsidRPr="00D969E5">
              <w:rPr>
                <w:rFonts w:asciiTheme="minorHAnsi" w:hAnsiTheme="minorHAnsi" w:cstheme="minorHAnsi"/>
                <w:szCs w:val="20"/>
              </w:rPr>
              <w:t>IF</w:t>
            </w:r>
          </w:p>
          <w:p w14:paraId="68E4E889" w14:textId="77777777" w:rsidR="00C85CAD" w:rsidRPr="00D969E5" w:rsidRDefault="00C85CAD" w:rsidP="00D2791C">
            <w:pPr>
              <w:tabs>
                <w:tab w:val="left" w:pos="1800"/>
              </w:tabs>
              <w:rPr>
                <w:rFonts w:asciiTheme="minorHAnsi" w:hAnsiTheme="minorHAnsi" w:cstheme="minorHAnsi"/>
                <w:bCs/>
                <w:sz w:val="20"/>
                <w:szCs w:val="20"/>
              </w:rPr>
            </w:pPr>
          </w:p>
          <w:p w14:paraId="2C7B85E9" w14:textId="77777777" w:rsidR="00D2791C" w:rsidRPr="00D969E5" w:rsidRDefault="00D2791C" w:rsidP="00D2791C">
            <w:pPr>
              <w:tabs>
                <w:tab w:val="left" w:pos="1800"/>
              </w:tabs>
              <w:rPr>
                <w:rFonts w:asciiTheme="minorHAnsi" w:hAnsiTheme="minorHAnsi" w:cstheme="minorHAnsi"/>
                <w:bCs/>
                <w:sz w:val="20"/>
                <w:szCs w:val="20"/>
              </w:rPr>
            </w:pPr>
          </w:p>
        </w:tc>
        <w:tc>
          <w:tcPr>
            <w:tcW w:w="1560" w:type="dxa"/>
          </w:tcPr>
          <w:p w14:paraId="17689708" w14:textId="77777777" w:rsidR="00D2791C" w:rsidRPr="00D7158D" w:rsidRDefault="00D2791C" w:rsidP="00D2791C">
            <w:pPr>
              <w:spacing w:after="120"/>
              <w:rPr>
                <w:rFonts w:asciiTheme="minorHAnsi" w:hAnsiTheme="minorHAnsi" w:cstheme="minorHAnsi"/>
                <w:color w:val="000000"/>
                <w:sz w:val="18"/>
                <w:szCs w:val="18"/>
                <w:rPrChange w:id="7098"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099" w:author="sam sehgal" w:date="2024-10-14T16:19:00Z" w16du:dateUtc="2024-10-14T05:19:00Z">
                  <w:rPr>
                    <w:rFonts w:asciiTheme="minorHAnsi" w:hAnsiTheme="minorHAnsi" w:cstheme="minorHAnsi"/>
                    <w:color w:val="000000"/>
                    <w:sz w:val="14"/>
                    <w:szCs w:val="14"/>
                  </w:rPr>
                </w:rPrChange>
              </w:rPr>
              <w:t>Column 1 text:</w:t>
            </w:r>
          </w:p>
          <w:p w14:paraId="2276BF83" w14:textId="77777777" w:rsidR="00D2791C" w:rsidRPr="00D7158D" w:rsidRDefault="00D2791C" w:rsidP="00D2791C">
            <w:pPr>
              <w:spacing w:after="120"/>
              <w:rPr>
                <w:rFonts w:asciiTheme="minorHAnsi" w:hAnsiTheme="minorHAnsi" w:cstheme="minorHAnsi"/>
                <w:color w:val="000000"/>
                <w:sz w:val="18"/>
                <w:szCs w:val="18"/>
                <w:rPrChange w:id="7100"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101" w:author="sam sehgal" w:date="2024-10-14T16:19:00Z" w16du:dateUtc="2024-10-14T05:19:00Z">
                  <w:rPr>
                    <w:rFonts w:asciiTheme="minorHAnsi" w:hAnsiTheme="minorHAnsi" w:cstheme="minorHAnsi"/>
                    <w:color w:val="000000"/>
                    <w:sz w:val="14"/>
                    <w:szCs w:val="14"/>
                  </w:rPr>
                </w:rPrChange>
              </w:rPr>
              <w:t xml:space="preserve">Bodycopy_COI </w:t>
            </w:r>
          </w:p>
          <w:p w14:paraId="409DC182" w14:textId="77777777" w:rsidR="00D2791C" w:rsidRPr="00D7158D" w:rsidRDefault="00D2791C" w:rsidP="00D2791C">
            <w:pPr>
              <w:spacing w:after="120"/>
              <w:rPr>
                <w:rFonts w:asciiTheme="minorHAnsi" w:hAnsiTheme="minorHAnsi" w:cstheme="minorHAnsi"/>
                <w:color w:val="000000"/>
                <w:sz w:val="18"/>
                <w:szCs w:val="18"/>
                <w:rPrChange w:id="7102"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103" w:author="sam sehgal" w:date="2024-10-14T16:19:00Z" w16du:dateUtc="2024-10-14T05:19:00Z">
                  <w:rPr>
                    <w:rFonts w:asciiTheme="minorHAnsi" w:hAnsiTheme="minorHAnsi" w:cstheme="minorHAnsi"/>
                    <w:color w:val="000000"/>
                    <w:sz w:val="14"/>
                    <w:szCs w:val="14"/>
                  </w:rPr>
                </w:rPrChange>
              </w:rPr>
              <w:t>Column 2 text:</w:t>
            </w:r>
          </w:p>
          <w:p w14:paraId="19CCFF4F" w14:textId="7F15658D" w:rsidR="00D2791C" w:rsidRPr="00D7158D" w:rsidRDefault="00D2791C" w:rsidP="00D2791C">
            <w:pPr>
              <w:tabs>
                <w:tab w:val="left" w:pos="1800"/>
              </w:tabs>
              <w:rPr>
                <w:rFonts w:asciiTheme="minorHAnsi" w:hAnsiTheme="minorHAnsi" w:cstheme="minorHAnsi"/>
                <w:bCs/>
                <w:sz w:val="18"/>
                <w:szCs w:val="18"/>
                <w:rPrChange w:id="7104" w:author="sam sehgal" w:date="2024-10-14T16:19:00Z" w16du:dateUtc="2024-10-14T05:19:00Z">
                  <w:rPr>
                    <w:rFonts w:asciiTheme="minorHAnsi" w:hAnsiTheme="minorHAnsi" w:cstheme="minorHAnsi"/>
                    <w:bCs/>
                    <w:sz w:val="14"/>
                    <w:szCs w:val="14"/>
                  </w:rPr>
                </w:rPrChange>
              </w:rPr>
            </w:pPr>
            <w:r w:rsidRPr="00D7158D">
              <w:rPr>
                <w:rFonts w:asciiTheme="minorHAnsi" w:hAnsiTheme="minorHAnsi" w:cstheme="minorHAnsi"/>
                <w:color w:val="000000"/>
                <w:sz w:val="18"/>
                <w:szCs w:val="18"/>
                <w:rPrChange w:id="7105" w:author="sam sehgal" w:date="2024-10-14T16:19:00Z" w16du:dateUtc="2024-10-14T05:19:00Z">
                  <w:rPr>
                    <w:rFonts w:asciiTheme="minorHAnsi" w:hAnsiTheme="minorHAnsi" w:cstheme="minorHAnsi"/>
                    <w:color w:val="000000"/>
                    <w:sz w:val="14"/>
                    <w:szCs w:val="14"/>
                  </w:rPr>
                </w:rPrChange>
              </w:rPr>
              <w:t>Bullet_1_B_COI</w:t>
            </w:r>
          </w:p>
        </w:tc>
      </w:tr>
      <w:tr w:rsidR="005D161F" w:rsidRPr="00BD6987" w14:paraId="5C75E9DC" w14:textId="77777777" w:rsidTr="00BA2FD3">
        <w:trPr>
          <w:cantSplit/>
          <w:trHeight w:val="703"/>
        </w:trPr>
        <w:tc>
          <w:tcPr>
            <w:tcW w:w="1013" w:type="dxa"/>
            <w:vMerge/>
          </w:tcPr>
          <w:p w14:paraId="42DBFBA2" w14:textId="77777777" w:rsidR="005D161F" w:rsidRPr="00BD6987" w:rsidRDefault="005D161F" w:rsidP="005D161F">
            <w:pPr>
              <w:tabs>
                <w:tab w:val="left" w:pos="1800"/>
              </w:tabs>
              <w:rPr>
                <w:rFonts w:asciiTheme="minorHAnsi" w:hAnsiTheme="minorHAnsi" w:cstheme="minorHAnsi"/>
                <w:b/>
                <w:sz w:val="20"/>
                <w:szCs w:val="20"/>
              </w:rPr>
            </w:pPr>
          </w:p>
        </w:tc>
        <w:tc>
          <w:tcPr>
            <w:tcW w:w="2101" w:type="dxa"/>
            <w:vMerge/>
          </w:tcPr>
          <w:p w14:paraId="0C513FF6" w14:textId="77777777" w:rsidR="005D161F" w:rsidRPr="00BD6987" w:rsidRDefault="005D161F" w:rsidP="005D161F">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8568" w:type="dxa"/>
              <w:tblBorders>
                <w:bottom w:val="single" w:sz="4" w:space="0" w:color="auto"/>
              </w:tblBorders>
              <w:tblLayout w:type="fixed"/>
              <w:tblLook w:val="04A0" w:firstRow="1" w:lastRow="0" w:firstColumn="1" w:lastColumn="0" w:noHBand="0" w:noVBand="1"/>
            </w:tblPr>
            <w:tblGrid>
              <w:gridCol w:w="2511"/>
              <w:gridCol w:w="6057"/>
            </w:tblGrid>
            <w:tr w:rsidR="005D161F" w:rsidRPr="00D969E5" w14:paraId="7BD412F0" w14:textId="77777777">
              <w:trPr>
                <w:trHeight w:val="247"/>
              </w:trPr>
              <w:tc>
                <w:tcPr>
                  <w:tcW w:w="2511" w:type="dxa"/>
                  <w:noWrap/>
                  <w:vAlign w:val="center"/>
                  <w:hideMark/>
                </w:tcPr>
                <w:p w14:paraId="59ED6F56" w14:textId="77777777" w:rsidR="005D161F" w:rsidRPr="00D969E5" w:rsidRDefault="005D161F" w:rsidP="005D161F">
                  <w:pPr>
                    <w:pStyle w:val="BodycopyCOI"/>
                  </w:pPr>
                  <w:r w:rsidRPr="00D969E5">
                    <w:t xml:space="preserve">You describe your </w:t>
                  </w:r>
                  <w:r w:rsidRPr="00D969E5">
                    <w:rPr>
                      <w:rFonts w:eastAsia="Arial" w:cs="Arial"/>
                    </w:rPr>
                    <w:t xml:space="preserve">Insured Address </w:t>
                  </w:r>
                  <w:commentRangeStart w:id="7106"/>
                  <w:commentRangeStart w:id="7107"/>
                  <w:commentRangeEnd w:id="7106"/>
                  <w:r w:rsidRPr="00D969E5">
                    <w:rPr>
                      <w:rStyle w:val="CommentReference"/>
                      <w:sz w:val="18"/>
                      <w:szCs w:val="18"/>
                    </w:rPr>
                    <w:commentReference w:id="7106"/>
                  </w:r>
                  <w:commentRangeEnd w:id="7107"/>
                  <w:r w:rsidRPr="00D969E5">
                    <w:rPr>
                      <w:rStyle w:val="CommentReference"/>
                      <w:sz w:val="18"/>
                      <w:szCs w:val="18"/>
                    </w:rPr>
                    <w:commentReference w:id="7107"/>
                  </w:r>
                  <w:r w:rsidRPr="00D969E5">
                    <w:t>as:</w:t>
                  </w:r>
                </w:p>
              </w:tc>
              <w:tc>
                <w:tcPr>
                  <w:tcW w:w="6057" w:type="dxa"/>
                  <w:noWrap/>
                  <w:vAlign w:val="bottom"/>
                  <w:hideMark/>
                </w:tcPr>
                <w:p w14:paraId="04D50957" w14:textId="384901C7" w:rsidR="005D161F" w:rsidRPr="00D969E5" w:rsidRDefault="005D161F" w:rsidP="005D161F">
                  <w:pPr>
                    <w:pStyle w:val="TableBodycopy"/>
                    <w:rPr>
                      <w:b/>
                    </w:rPr>
                  </w:pPr>
                  <w:r w:rsidRPr="00D969E5">
                    <w:rPr>
                      <w:b/>
                    </w:rPr>
                    <w:t xml:space="preserve">• a &lt;BuildingTypeDisplay&gt;,built </w:t>
                  </w:r>
                  <w:r w:rsidRPr="00D969E5">
                    <w:rPr>
                      <w:b/>
                      <w:bCs/>
                    </w:rPr>
                    <w:t>&lt;Year</w:t>
                  </w:r>
                  <w:r w:rsidR="00026A3E" w:rsidRPr="00D969E5">
                    <w:rPr>
                      <w:b/>
                      <w:bCs/>
                    </w:rPr>
                    <w:t>Built&gt;</w:t>
                  </w:r>
                  <w:del w:id="7108" w:author="sam sehgal" w:date="2024-12-19T11:26:00Z" w16du:dateUtc="2024-12-19T00:26:00Z">
                    <w:r w:rsidRPr="00D969E5" w:rsidDel="00262A1B">
                      <w:rPr>
                        <w:b/>
                        <w:bCs/>
                      </w:rPr>
                      <w:delText>&gt;</w:delText>
                    </w:r>
                  </w:del>
                </w:p>
              </w:tc>
            </w:tr>
          </w:tbl>
          <w:p w14:paraId="240F6622" w14:textId="77777777" w:rsidR="005D161F" w:rsidRPr="00D969E5" w:rsidRDefault="005D161F" w:rsidP="005D161F">
            <w:pPr>
              <w:pStyle w:val="BodycopyCOI"/>
            </w:pPr>
          </w:p>
        </w:tc>
        <w:tc>
          <w:tcPr>
            <w:tcW w:w="1984" w:type="dxa"/>
          </w:tcPr>
          <w:p w14:paraId="7C560B80" w14:textId="77777777" w:rsidR="005D161F" w:rsidRPr="00D969E5" w:rsidRDefault="005D161F" w:rsidP="005D161F">
            <w:pPr>
              <w:tabs>
                <w:tab w:val="left" w:pos="1800"/>
              </w:tabs>
              <w:rPr>
                <w:rFonts w:asciiTheme="minorHAnsi" w:hAnsiTheme="minorHAnsi" w:cstheme="minorHAnsi"/>
                <w:sz w:val="20"/>
                <w:szCs w:val="20"/>
              </w:rPr>
            </w:pPr>
          </w:p>
          <w:p w14:paraId="57B1981C" w14:textId="77777777" w:rsidR="005D161F" w:rsidRPr="00D969E5" w:rsidRDefault="005D161F" w:rsidP="005D161F">
            <w:pPr>
              <w:tabs>
                <w:tab w:val="left" w:pos="1800"/>
              </w:tabs>
              <w:rPr>
                <w:rFonts w:asciiTheme="minorHAnsi" w:hAnsiTheme="minorHAnsi"/>
                <w:sz w:val="20"/>
                <w:szCs w:val="20"/>
              </w:rPr>
            </w:pPr>
            <w:r w:rsidRPr="00D969E5">
              <w:rPr>
                <w:rFonts w:asciiTheme="minorHAnsi" w:hAnsiTheme="minorHAnsi"/>
                <w:b/>
                <w:sz w:val="20"/>
                <w:szCs w:val="20"/>
              </w:rPr>
              <w:t>IF</w:t>
            </w:r>
            <w:r w:rsidRPr="00D969E5">
              <w:rPr>
                <w:rFonts w:asciiTheme="minorHAnsi" w:hAnsiTheme="minorHAnsi"/>
                <w:sz w:val="20"/>
                <w:szCs w:val="20"/>
              </w:rPr>
              <w:t xml:space="preserve"> &lt;BuildingTypeCode&gt; &lt;&gt; 4|ApartmentOrUnit</w:t>
            </w:r>
          </w:p>
          <w:p w14:paraId="127F8B54" w14:textId="77777777" w:rsidR="00547012" w:rsidRPr="00D969E5" w:rsidRDefault="00547012" w:rsidP="005D161F">
            <w:pPr>
              <w:tabs>
                <w:tab w:val="left" w:pos="1800"/>
              </w:tabs>
              <w:rPr>
                <w:rFonts w:asciiTheme="minorHAnsi" w:hAnsiTheme="minorHAnsi"/>
                <w:b/>
                <w:sz w:val="20"/>
                <w:szCs w:val="20"/>
              </w:rPr>
            </w:pPr>
            <w:r w:rsidRPr="00D969E5">
              <w:rPr>
                <w:rFonts w:asciiTheme="minorHAnsi" w:hAnsiTheme="minorHAnsi"/>
                <w:b/>
                <w:sz w:val="20"/>
                <w:szCs w:val="20"/>
              </w:rPr>
              <w:t>AND</w:t>
            </w:r>
          </w:p>
          <w:p w14:paraId="3D02F2C0" w14:textId="30151265" w:rsidR="00547012" w:rsidRPr="00D969E5" w:rsidRDefault="00547012" w:rsidP="005D161F">
            <w:pPr>
              <w:tabs>
                <w:tab w:val="left" w:pos="1800"/>
              </w:tabs>
              <w:rPr>
                <w:rFonts w:asciiTheme="minorHAnsi" w:hAnsiTheme="minorHAnsi"/>
                <w:b/>
                <w:sz w:val="20"/>
                <w:szCs w:val="20"/>
              </w:rPr>
            </w:pPr>
            <w:r w:rsidRPr="00D969E5">
              <w:rPr>
                <w:rFonts w:asciiTheme="minorHAnsi" w:hAnsiTheme="minorHAnsi"/>
                <w:b/>
                <w:bCs/>
                <w:sz w:val="20"/>
                <w:szCs w:val="20"/>
              </w:rPr>
              <w:t>&lt;YearOfConstructionType</w:t>
            </w:r>
            <w:r w:rsidR="00BF7768" w:rsidRPr="00D969E5">
              <w:rPr>
                <w:rFonts w:asciiTheme="minorHAnsi" w:hAnsiTheme="minorHAnsi"/>
                <w:b/>
                <w:bCs/>
                <w:sz w:val="20"/>
                <w:szCs w:val="20"/>
              </w:rPr>
              <w:t>Code</w:t>
            </w:r>
            <w:r w:rsidRPr="00D969E5">
              <w:rPr>
                <w:rFonts w:asciiTheme="minorHAnsi" w:hAnsiTheme="minorHAnsi"/>
                <w:b/>
                <w:bCs/>
                <w:sz w:val="20"/>
                <w:szCs w:val="20"/>
              </w:rPr>
              <w:t>&gt; =</w:t>
            </w:r>
            <w:r w:rsidR="00613DEF" w:rsidRPr="00D969E5">
              <w:rPr>
                <w:rFonts w:asciiTheme="minorHAnsi" w:hAnsiTheme="minorHAnsi"/>
                <w:b/>
                <w:bCs/>
                <w:sz w:val="20"/>
                <w:szCs w:val="20"/>
              </w:rPr>
              <w:t xml:space="preserve"> </w:t>
            </w:r>
            <w:r w:rsidR="00A84D3C" w:rsidRPr="00D969E5">
              <w:rPr>
                <w:rFonts w:asciiTheme="minorHAnsi" w:hAnsiTheme="minorHAnsi"/>
                <w:b/>
                <w:bCs/>
                <w:sz w:val="20"/>
                <w:szCs w:val="20"/>
              </w:rPr>
              <w:t>“1|2000+”</w:t>
            </w:r>
          </w:p>
          <w:p w14:paraId="0C0428E9" w14:textId="13B499DE" w:rsidR="005D161F" w:rsidRPr="00D969E5" w:rsidRDefault="005D161F" w:rsidP="005D161F">
            <w:pPr>
              <w:tabs>
                <w:tab w:val="left" w:pos="1800"/>
              </w:tabs>
              <w:rPr>
                <w:rFonts w:asciiTheme="minorHAnsi" w:hAnsiTheme="minorHAnsi"/>
                <w:sz w:val="20"/>
                <w:szCs w:val="20"/>
              </w:rPr>
            </w:pPr>
            <w:r w:rsidRPr="00D969E5" w:rsidDel="0089426E">
              <w:rPr>
                <w:rFonts w:asciiTheme="minorHAnsi" w:hAnsiTheme="minorHAnsi"/>
                <w:sz w:val="20"/>
                <w:szCs w:val="20"/>
              </w:rPr>
              <w:t xml:space="preserve"> </w:t>
            </w:r>
            <w:r w:rsidRPr="00D969E5">
              <w:rPr>
                <w:rFonts w:asciiTheme="minorHAnsi" w:hAnsiTheme="minorHAnsi"/>
                <w:b/>
                <w:sz w:val="20"/>
                <w:szCs w:val="20"/>
              </w:rPr>
              <w:t>THEN</w:t>
            </w:r>
            <w:r w:rsidRPr="00D969E5">
              <w:rPr>
                <w:rFonts w:asciiTheme="minorHAnsi" w:hAnsiTheme="minorHAnsi"/>
                <w:sz w:val="20"/>
                <w:szCs w:val="20"/>
              </w:rPr>
              <w:t xml:space="preserve"> display</w:t>
            </w:r>
          </w:p>
          <w:p w14:paraId="16A22C6B" w14:textId="63D612B9" w:rsidR="005D161F" w:rsidRPr="00D969E5" w:rsidRDefault="005D161F" w:rsidP="005D161F">
            <w:pPr>
              <w:pStyle w:val="TableBodycopy"/>
              <w:rPr>
                <w:rFonts w:asciiTheme="minorHAnsi" w:hAnsiTheme="minorHAnsi" w:cstheme="minorHAnsi"/>
              </w:rPr>
            </w:pPr>
          </w:p>
          <w:p w14:paraId="668EBA11" w14:textId="77777777" w:rsidR="005D161F" w:rsidRPr="00D969E5" w:rsidRDefault="005D161F" w:rsidP="005D161F">
            <w:pPr>
              <w:tabs>
                <w:tab w:val="left" w:pos="1800"/>
              </w:tabs>
              <w:rPr>
                <w:rFonts w:asciiTheme="minorHAnsi" w:hAnsiTheme="minorHAnsi" w:cstheme="minorHAnsi"/>
                <w:sz w:val="20"/>
                <w:szCs w:val="20"/>
              </w:rPr>
            </w:pPr>
          </w:p>
          <w:p w14:paraId="7DCDEECE" w14:textId="77777777" w:rsidR="005D161F" w:rsidRPr="00D969E5" w:rsidRDefault="005D161F" w:rsidP="005D161F">
            <w:pPr>
              <w:tabs>
                <w:tab w:val="left" w:pos="1800"/>
              </w:tabs>
              <w:rPr>
                <w:rFonts w:asciiTheme="minorHAnsi" w:hAnsiTheme="minorHAnsi" w:cstheme="minorHAnsi"/>
                <w:sz w:val="20"/>
                <w:szCs w:val="20"/>
              </w:rPr>
            </w:pPr>
          </w:p>
        </w:tc>
        <w:tc>
          <w:tcPr>
            <w:tcW w:w="1560" w:type="dxa"/>
          </w:tcPr>
          <w:p w14:paraId="0C851D08" w14:textId="77777777" w:rsidR="005D161F" w:rsidRPr="00D7158D" w:rsidRDefault="005D161F" w:rsidP="005D161F">
            <w:pPr>
              <w:spacing w:after="120"/>
              <w:rPr>
                <w:rFonts w:asciiTheme="minorHAnsi" w:hAnsiTheme="minorHAnsi" w:cstheme="minorHAnsi"/>
                <w:color w:val="000000"/>
                <w:sz w:val="18"/>
                <w:szCs w:val="18"/>
                <w:rPrChange w:id="7109"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110" w:author="sam sehgal" w:date="2024-10-14T16:19:00Z" w16du:dateUtc="2024-10-14T05:19:00Z">
                  <w:rPr>
                    <w:rFonts w:asciiTheme="minorHAnsi" w:hAnsiTheme="minorHAnsi" w:cstheme="minorHAnsi"/>
                    <w:color w:val="000000"/>
                    <w:sz w:val="14"/>
                    <w:szCs w:val="14"/>
                  </w:rPr>
                </w:rPrChange>
              </w:rPr>
              <w:t>Column 1 text:</w:t>
            </w:r>
          </w:p>
          <w:p w14:paraId="69B7833C" w14:textId="77777777" w:rsidR="005D161F" w:rsidRPr="00D7158D" w:rsidRDefault="005D161F" w:rsidP="005D161F">
            <w:pPr>
              <w:spacing w:after="120"/>
              <w:rPr>
                <w:rFonts w:asciiTheme="minorHAnsi" w:hAnsiTheme="minorHAnsi" w:cstheme="minorHAnsi"/>
                <w:color w:val="000000"/>
                <w:sz w:val="18"/>
                <w:szCs w:val="18"/>
                <w:rPrChange w:id="7111"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112" w:author="sam sehgal" w:date="2024-10-14T16:19:00Z" w16du:dateUtc="2024-10-14T05:19:00Z">
                  <w:rPr>
                    <w:rFonts w:asciiTheme="minorHAnsi" w:hAnsiTheme="minorHAnsi" w:cstheme="minorHAnsi"/>
                    <w:color w:val="000000"/>
                    <w:sz w:val="14"/>
                    <w:szCs w:val="14"/>
                  </w:rPr>
                </w:rPrChange>
              </w:rPr>
              <w:t xml:space="preserve">Bodycopy_COI </w:t>
            </w:r>
          </w:p>
          <w:p w14:paraId="40329201" w14:textId="77777777" w:rsidR="005D161F" w:rsidRPr="00D7158D" w:rsidRDefault="005D161F" w:rsidP="005D161F">
            <w:pPr>
              <w:spacing w:after="120"/>
              <w:rPr>
                <w:rFonts w:asciiTheme="minorHAnsi" w:hAnsiTheme="minorHAnsi" w:cstheme="minorHAnsi"/>
                <w:color w:val="000000"/>
                <w:sz w:val="18"/>
                <w:szCs w:val="18"/>
                <w:rPrChange w:id="7113"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114" w:author="sam sehgal" w:date="2024-10-14T16:19:00Z" w16du:dateUtc="2024-10-14T05:19:00Z">
                  <w:rPr>
                    <w:rFonts w:asciiTheme="minorHAnsi" w:hAnsiTheme="minorHAnsi" w:cstheme="minorHAnsi"/>
                    <w:color w:val="000000"/>
                    <w:sz w:val="14"/>
                    <w:szCs w:val="14"/>
                  </w:rPr>
                </w:rPrChange>
              </w:rPr>
              <w:t>Column 2 text:</w:t>
            </w:r>
          </w:p>
          <w:p w14:paraId="604F4779" w14:textId="6F17F7D8" w:rsidR="005D161F" w:rsidRPr="00D7158D" w:rsidRDefault="005D161F" w:rsidP="005D161F">
            <w:pPr>
              <w:spacing w:after="120"/>
              <w:rPr>
                <w:rFonts w:asciiTheme="minorHAnsi" w:hAnsiTheme="minorHAnsi" w:cstheme="minorHAnsi"/>
                <w:color w:val="000000"/>
                <w:sz w:val="18"/>
                <w:szCs w:val="18"/>
                <w:rPrChange w:id="7115"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116" w:author="sam sehgal" w:date="2024-10-14T16:19:00Z" w16du:dateUtc="2024-10-14T05:19:00Z">
                  <w:rPr>
                    <w:rFonts w:asciiTheme="minorHAnsi" w:hAnsiTheme="minorHAnsi" w:cstheme="minorHAnsi"/>
                    <w:color w:val="000000"/>
                    <w:sz w:val="14"/>
                    <w:szCs w:val="14"/>
                  </w:rPr>
                </w:rPrChange>
              </w:rPr>
              <w:t>Bullet_1_B_COI</w:t>
            </w:r>
          </w:p>
        </w:tc>
      </w:tr>
      <w:tr w:rsidR="00D2791C" w:rsidRPr="00BD6987" w14:paraId="6465F6C3" w14:textId="77777777" w:rsidTr="00BA2FD3">
        <w:trPr>
          <w:cantSplit/>
          <w:trHeight w:val="2265"/>
        </w:trPr>
        <w:tc>
          <w:tcPr>
            <w:tcW w:w="1013" w:type="dxa"/>
            <w:vMerge/>
          </w:tcPr>
          <w:p w14:paraId="60520430" w14:textId="77777777" w:rsidR="00D2791C" w:rsidRPr="00BD6987" w:rsidRDefault="00D2791C" w:rsidP="00D2791C">
            <w:pPr>
              <w:tabs>
                <w:tab w:val="left" w:pos="1800"/>
              </w:tabs>
              <w:rPr>
                <w:rFonts w:asciiTheme="minorHAnsi" w:hAnsiTheme="minorHAnsi" w:cstheme="minorHAnsi"/>
                <w:b/>
                <w:sz w:val="20"/>
                <w:szCs w:val="20"/>
              </w:rPr>
            </w:pPr>
          </w:p>
        </w:tc>
        <w:tc>
          <w:tcPr>
            <w:tcW w:w="2101" w:type="dxa"/>
            <w:vMerge/>
          </w:tcPr>
          <w:p w14:paraId="45779A1A" w14:textId="77777777" w:rsidR="00D2791C" w:rsidRPr="00BD6987" w:rsidRDefault="00D2791C" w:rsidP="00D2791C">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865" w:type="dxa"/>
              <w:tblBorders>
                <w:bottom w:val="single" w:sz="4" w:space="0" w:color="auto"/>
              </w:tblBorders>
              <w:tblLayout w:type="fixed"/>
              <w:tblLook w:val="04A0" w:firstRow="1" w:lastRow="0" w:firstColumn="1" w:lastColumn="0" w:noHBand="0" w:noVBand="1"/>
            </w:tblPr>
            <w:tblGrid>
              <w:gridCol w:w="2305"/>
              <w:gridCol w:w="5560"/>
            </w:tblGrid>
            <w:tr w:rsidR="00D2791C" w:rsidRPr="00D969E5" w14:paraId="2315A866" w14:textId="77777777" w:rsidTr="00D969E5">
              <w:trPr>
                <w:trHeight w:val="315"/>
              </w:trPr>
              <w:tc>
                <w:tcPr>
                  <w:tcW w:w="2305" w:type="dxa"/>
                  <w:noWrap/>
                  <w:vAlign w:val="center"/>
                  <w:hideMark/>
                </w:tcPr>
                <w:p w14:paraId="5FA55562" w14:textId="0CB8CAA0" w:rsidR="00D2791C" w:rsidRPr="00D969E5" w:rsidRDefault="2A9802EC" w:rsidP="00C1020A">
                  <w:pPr>
                    <w:pStyle w:val="BodycopyCOI"/>
                  </w:pPr>
                  <w:r w:rsidRPr="00D969E5">
                    <w:t xml:space="preserve">You describe your </w:t>
                  </w:r>
                  <w:r w:rsidR="00D56E24" w:rsidRPr="00D969E5">
                    <w:rPr>
                      <w:rFonts w:eastAsia="Arial" w:cs="Arial"/>
                    </w:rPr>
                    <w:t xml:space="preserve">Insured Address </w:t>
                  </w:r>
                  <w:commentRangeStart w:id="7117"/>
                  <w:commentRangeStart w:id="7118"/>
                  <w:commentRangeEnd w:id="7117"/>
                  <w:r w:rsidR="00D2791C" w:rsidRPr="00D969E5">
                    <w:rPr>
                      <w:rStyle w:val="CommentReference"/>
                      <w:sz w:val="18"/>
                      <w:szCs w:val="18"/>
                    </w:rPr>
                    <w:commentReference w:id="7117"/>
                  </w:r>
                  <w:commentRangeEnd w:id="7118"/>
                  <w:r w:rsidR="00D56E24" w:rsidRPr="00D969E5">
                    <w:rPr>
                      <w:rStyle w:val="CommentReference"/>
                      <w:sz w:val="18"/>
                      <w:szCs w:val="18"/>
                    </w:rPr>
                    <w:commentReference w:id="7118"/>
                  </w:r>
                  <w:r w:rsidRPr="00D969E5">
                    <w:t>as:</w:t>
                  </w:r>
                </w:p>
              </w:tc>
              <w:tc>
                <w:tcPr>
                  <w:tcW w:w="5560" w:type="dxa"/>
                  <w:noWrap/>
                  <w:vAlign w:val="bottom"/>
                  <w:hideMark/>
                </w:tcPr>
                <w:p w14:paraId="64C98C3B" w14:textId="26991E79" w:rsidR="00D2791C" w:rsidRPr="00D969E5" w:rsidRDefault="09B317F0" w:rsidP="78CABE0F">
                  <w:pPr>
                    <w:pStyle w:val="TableBodycopy"/>
                    <w:rPr>
                      <w:b/>
                      <w:bCs/>
                    </w:rPr>
                  </w:pPr>
                  <w:r w:rsidRPr="00D969E5">
                    <w:rPr>
                      <w:b/>
                      <w:bCs/>
                    </w:rPr>
                    <w:t xml:space="preserve">• a </w:t>
                  </w:r>
                  <w:r w:rsidR="00636F13" w:rsidRPr="00D969E5">
                    <w:rPr>
                      <w:b/>
                      <w:bCs/>
                    </w:rPr>
                    <w:t>&lt;LevelNoDisplay&gt;</w:t>
                  </w:r>
                  <w:r w:rsidR="00D77B0B" w:rsidRPr="00D969E5">
                    <w:rPr>
                      <w:b/>
                      <w:bCs/>
                    </w:rPr>
                    <w:t xml:space="preserve"> </w:t>
                  </w:r>
                  <w:r w:rsidRPr="00D969E5">
                    <w:rPr>
                      <w:b/>
                      <w:bCs/>
                    </w:rPr>
                    <w:t>level apartment</w:t>
                  </w:r>
                  <w:r w:rsidR="259207F4" w:rsidRPr="00D969E5">
                    <w:rPr>
                      <w:b/>
                      <w:bCs/>
                    </w:rPr>
                    <w:t>,</w:t>
                  </w:r>
                  <w:r w:rsidRPr="00D969E5">
                    <w:rPr>
                      <w:b/>
                      <w:bCs/>
                    </w:rPr>
                    <w:t xml:space="preserve"> </w:t>
                  </w:r>
                  <w:commentRangeStart w:id="7119"/>
                  <w:commentRangeStart w:id="7120"/>
                  <w:r w:rsidRPr="00D969E5">
                    <w:rPr>
                      <w:b/>
                      <w:bCs/>
                    </w:rPr>
                    <w:t>built</w:t>
                  </w:r>
                  <w:commentRangeEnd w:id="7119"/>
                  <w:r w:rsidR="2F5C7637" w:rsidRPr="00D969E5">
                    <w:rPr>
                      <w:rStyle w:val="CommentReference"/>
                      <w:b/>
                      <w:bCs/>
                      <w:sz w:val="20"/>
                      <w:szCs w:val="24"/>
                    </w:rPr>
                    <w:commentReference w:id="7119"/>
                  </w:r>
                  <w:commentRangeEnd w:id="7120"/>
                  <w:r w:rsidR="00D56E24" w:rsidRPr="00D969E5">
                    <w:rPr>
                      <w:rStyle w:val="CommentReference"/>
                      <w:b/>
                      <w:bCs/>
                      <w:sz w:val="20"/>
                      <w:szCs w:val="24"/>
                    </w:rPr>
                    <w:commentReference w:id="7120"/>
                  </w:r>
                  <w:r w:rsidRPr="00D969E5">
                    <w:rPr>
                      <w:b/>
                      <w:bCs/>
                    </w:rPr>
                    <w:t xml:space="preserve"> </w:t>
                  </w:r>
                  <w:r w:rsidR="00DA02BB" w:rsidRPr="00D969E5">
                    <w:rPr>
                      <w:b/>
                      <w:bCs/>
                    </w:rPr>
                    <w:t>&lt;YearOfConstructionTypeDisplay&gt;</w:t>
                  </w:r>
                </w:p>
              </w:tc>
            </w:tr>
          </w:tbl>
          <w:p w14:paraId="756F69A2" w14:textId="77777777" w:rsidR="00D2791C" w:rsidRPr="00D969E5" w:rsidRDefault="00D2791C" w:rsidP="00D2791C">
            <w:pPr>
              <w:tabs>
                <w:tab w:val="left" w:pos="1800"/>
              </w:tabs>
              <w:rPr>
                <w:b/>
                <w:bCs/>
              </w:rPr>
            </w:pPr>
          </w:p>
          <w:p w14:paraId="185FAA2B" w14:textId="77777777" w:rsidR="00CE356E" w:rsidRPr="00D969E5" w:rsidRDefault="00CE356E" w:rsidP="00D2791C">
            <w:pPr>
              <w:tabs>
                <w:tab w:val="left" w:pos="1800"/>
              </w:tabs>
              <w:rPr>
                <w:b/>
                <w:bCs/>
              </w:rPr>
            </w:pPr>
          </w:p>
        </w:tc>
        <w:tc>
          <w:tcPr>
            <w:tcW w:w="1984" w:type="dxa"/>
          </w:tcPr>
          <w:p w14:paraId="453205DC" w14:textId="1C5C5CAC" w:rsidR="00CE356E" w:rsidRPr="00D969E5" w:rsidRDefault="00D2791C" w:rsidP="00D2791C">
            <w:pPr>
              <w:tabs>
                <w:tab w:val="left" w:pos="1800"/>
              </w:tabs>
              <w:rPr>
                <w:rFonts w:asciiTheme="minorHAnsi" w:hAnsiTheme="minorHAnsi"/>
                <w:sz w:val="20"/>
                <w:szCs w:val="20"/>
              </w:rPr>
            </w:pPr>
            <w:r w:rsidRPr="00D969E5">
              <w:rPr>
                <w:rFonts w:asciiTheme="minorHAnsi" w:hAnsiTheme="minorHAnsi"/>
                <w:b/>
                <w:bCs/>
                <w:sz w:val="20"/>
                <w:szCs w:val="20"/>
              </w:rPr>
              <w:t>IF</w:t>
            </w:r>
            <w:r w:rsidRPr="00D969E5">
              <w:rPr>
                <w:rFonts w:asciiTheme="minorHAnsi" w:hAnsiTheme="minorHAnsi"/>
                <w:sz w:val="20"/>
                <w:szCs w:val="20"/>
              </w:rPr>
              <w:t xml:space="preserve"> </w:t>
            </w:r>
            <w:r w:rsidR="00CE356E" w:rsidRPr="00D969E5">
              <w:rPr>
                <w:rFonts w:asciiTheme="minorHAnsi" w:hAnsiTheme="minorHAnsi"/>
                <w:sz w:val="18"/>
                <w:szCs w:val="18"/>
              </w:rPr>
              <w:t>&lt;</w:t>
            </w:r>
            <w:r w:rsidRPr="00D969E5">
              <w:rPr>
                <w:rFonts w:asciiTheme="minorHAnsi" w:hAnsiTheme="minorHAnsi"/>
                <w:sz w:val="18"/>
                <w:szCs w:val="18"/>
              </w:rPr>
              <w:t>BuildingTypeCod</w:t>
            </w:r>
            <w:r w:rsidR="00CE356E" w:rsidRPr="00D969E5">
              <w:rPr>
                <w:rFonts w:asciiTheme="minorHAnsi" w:hAnsiTheme="minorHAnsi"/>
                <w:sz w:val="18"/>
                <w:szCs w:val="18"/>
              </w:rPr>
              <w:t>e</w:t>
            </w:r>
            <w:r w:rsidRPr="00D969E5">
              <w:rPr>
                <w:rFonts w:asciiTheme="minorHAnsi" w:hAnsiTheme="minorHAnsi"/>
                <w:sz w:val="18"/>
                <w:szCs w:val="18"/>
              </w:rPr>
              <w:t>&gt;</w:t>
            </w:r>
            <w:r w:rsidRPr="00D969E5">
              <w:rPr>
                <w:rFonts w:asciiTheme="minorHAnsi" w:hAnsiTheme="minorHAnsi"/>
                <w:sz w:val="20"/>
                <w:szCs w:val="20"/>
              </w:rPr>
              <w:t xml:space="preserve"> = </w:t>
            </w:r>
            <w:r w:rsidR="00CE356E" w:rsidRPr="00D969E5">
              <w:rPr>
                <w:rFonts w:asciiTheme="minorHAnsi" w:hAnsiTheme="minorHAnsi"/>
                <w:sz w:val="20"/>
                <w:szCs w:val="20"/>
              </w:rPr>
              <w:t>“</w:t>
            </w:r>
            <w:r w:rsidRPr="00D969E5">
              <w:rPr>
                <w:rFonts w:asciiTheme="minorHAnsi" w:hAnsiTheme="minorHAnsi"/>
                <w:sz w:val="20"/>
                <w:szCs w:val="20"/>
              </w:rPr>
              <w:t>4|ApartmentOrUnit</w:t>
            </w:r>
            <w:r w:rsidR="00CE356E" w:rsidRPr="00D969E5">
              <w:rPr>
                <w:rFonts w:asciiTheme="minorHAnsi" w:hAnsiTheme="minorHAnsi"/>
                <w:sz w:val="20"/>
                <w:szCs w:val="20"/>
              </w:rPr>
              <w:t>”</w:t>
            </w:r>
            <w:r w:rsidRPr="00D969E5" w:rsidDel="0089426E">
              <w:rPr>
                <w:rFonts w:asciiTheme="minorHAnsi" w:hAnsiTheme="minorHAnsi"/>
                <w:sz w:val="20"/>
                <w:szCs w:val="20"/>
              </w:rPr>
              <w:t xml:space="preserve"> </w:t>
            </w:r>
          </w:p>
          <w:p w14:paraId="3879476C" w14:textId="0BA7F1E0" w:rsidR="00CE356E" w:rsidRPr="00D969E5" w:rsidRDefault="00CE356E" w:rsidP="00D2791C">
            <w:pPr>
              <w:tabs>
                <w:tab w:val="left" w:pos="1800"/>
              </w:tabs>
              <w:rPr>
                <w:rFonts w:asciiTheme="minorHAnsi" w:hAnsiTheme="minorHAnsi"/>
                <w:sz w:val="20"/>
                <w:szCs w:val="20"/>
              </w:rPr>
            </w:pPr>
            <w:r w:rsidRPr="00D969E5">
              <w:rPr>
                <w:rFonts w:asciiTheme="minorHAnsi" w:hAnsiTheme="minorHAnsi"/>
                <w:b/>
                <w:bCs/>
                <w:sz w:val="20"/>
                <w:szCs w:val="20"/>
              </w:rPr>
              <w:t xml:space="preserve">AND </w:t>
            </w:r>
            <w:r w:rsidRPr="00D969E5">
              <w:rPr>
                <w:rFonts w:asciiTheme="minorHAnsi" w:hAnsiTheme="minorHAnsi"/>
                <w:sz w:val="20"/>
                <w:szCs w:val="20"/>
              </w:rPr>
              <w:t>&lt;</w:t>
            </w:r>
            <w:r w:rsidR="00CE0AC0" w:rsidRPr="00D969E5">
              <w:rPr>
                <w:rFonts w:asciiTheme="minorHAnsi" w:hAnsiTheme="minorHAnsi"/>
                <w:sz w:val="20"/>
                <w:szCs w:val="20"/>
              </w:rPr>
              <w:t>LevelNo</w:t>
            </w:r>
            <w:r w:rsidR="00771CFD" w:rsidRPr="00D969E5">
              <w:rPr>
                <w:rFonts w:asciiTheme="minorHAnsi" w:hAnsiTheme="minorHAnsi"/>
                <w:sz w:val="20"/>
                <w:szCs w:val="20"/>
              </w:rPr>
              <w:t>Code</w:t>
            </w:r>
            <w:r w:rsidRPr="00D969E5">
              <w:rPr>
                <w:rFonts w:asciiTheme="minorHAnsi" w:hAnsiTheme="minorHAnsi"/>
                <w:sz w:val="20"/>
                <w:szCs w:val="20"/>
              </w:rPr>
              <w:t>&gt; = “</w:t>
            </w:r>
            <w:r w:rsidR="00080E8F" w:rsidRPr="00D969E5">
              <w:rPr>
                <w:rFonts w:asciiTheme="minorHAnsi" w:hAnsiTheme="minorHAnsi"/>
                <w:sz w:val="20"/>
                <w:szCs w:val="20"/>
              </w:rPr>
              <w:t>1|Ground</w:t>
            </w:r>
            <w:r w:rsidRPr="00D969E5">
              <w:rPr>
                <w:rFonts w:asciiTheme="minorHAnsi" w:hAnsiTheme="minorHAnsi"/>
                <w:sz w:val="20"/>
                <w:szCs w:val="20"/>
              </w:rPr>
              <w:t>”</w:t>
            </w:r>
          </w:p>
          <w:p w14:paraId="2686CC8A" w14:textId="62538099" w:rsidR="00D2791C" w:rsidRPr="00D969E5" w:rsidRDefault="00D2791C" w:rsidP="00D2791C">
            <w:pPr>
              <w:tabs>
                <w:tab w:val="left" w:pos="1800"/>
              </w:tabs>
              <w:rPr>
                <w:rFonts w:asciiTheme="minorHAnsi" w:hAnsiTheme="minorHAnsi"/>
                <w:sz w:val="20"/>
                <w:szCs w:val="20"/>
              </w:rPr>
            </w:pPr>
            <w:r w:rsidRPr="00D969E5">
              <w:rPr>
                <w:rFonts w:asciiTheme="minorHAnsi" w:hAnsiTheme="minorHAnsi"/>
                <w:b/>
                <w:bCs/>
                <w:sz w:val="20"/>
                <w:szCs w:val="20"/>
              </w:rPr>
              <w:t>THEN</w:t>
            </w:r>
            <w:r w:rsidRPr="00D969E5">
              <w:rPr>
                <w:rFonts w:asciiTheme="minorHAnsi" w:hAnsiTheme="minorHAnsi"/>
                <w:sz w:val="20"/>
                <w:szCs w:val="20"/>
              </w:rPr>
              <w:t xml:space="preserve"> display</w:t>
            </w:r>
          </w:p>
          <w:p w14:paraId="1959846D" w14:textId="6E53A72F" w:rsidR="00CE356E" w:rsidRPr="00D969E5" w:rsidRDefault="00CE356E" w:rsidP="00D2791C">
            <w:pPr>
              <w:tabs>
                <w:tab w:val="left" w:pos="1800"/>
              </w:tabs>
              <w:rPr>
                <w:rFonts w:asciiTheme="minorHAnsi" w:hAnsiTheme="minorHAnsi" w:cstheme="minorHAnsi"/>
                <w:b/>
                <w:bCs/>
                <w:sz w:val="20"/>
                <w:szCs w:val="20"/>
              </w:rPr>
            </w:pPr>
            <w:r w:rsidRPr="00D969E5">
              <w:rPr>
                <w:rFonts w:asciiTheme="minorHAnsi" w:hAnsiTheme="minorHAnsi"/>
                <w:b/>
                <w:bCs/>
                <w:sz w:val="20"/>
                <w:szCs w:val="20"/>
              </w:rPr>
              <w:t>ELSEIF</w:t>
            </w:r>
          </w:p>
          <w:p w14:paraId="1C619E48" w14:textId="77777777" w:rsidR="00D2791C" w:rsidRPr="00D969E5" w:rsidRDefault="00D2791C" w:rsidP="00D2791C">
            <w:pPr>
              <w:tabs>
                <w:tab w:val="left" w:pos="1800"/>
              </w:tabs>
              <w:rPr>
                <w:rFonts w:asciiTheme="minorHAnsi" w:hAnsiTheme="minorHAnsi" w:cstheme="minorHAnsi"/>
                <w:bCs/>
                <w:sz w:val="20"/>
                <w:szCs w:val="20"/>
              </w:rPr>
            </w:pPr>
          </w:p>
          <w:p w14:paraId="290FFB7B" w14:textId="77777777" w:rsidR="00D2791C" w:rsidRPr="00D969E5" w:rsidRDefault="00D2791C" w:rsidP="00D2791C">
            <w:pPr>
              <w:tabs>
                <w:tab w:val="left" w:pos="1800"/>
              </w:tabs>
              <w:rPr>
                <w:rFonts w:asciiTheme="minorHAnsi" w:hAnsiTheme="minorHAnsi" w:cstheme="minorHAnsi"/>
                <w:bCs/>
                <w:sz w:val="20"/>
                <w:szCs w:val="20"/>
              </w:rPr>
            </w:pPr>
          </w:p>
        </w:tc>
        <w:tc>
          <w:tcPr>
            <w:tcW w:w="1560" w:type="dxa"/>
          </w:tcPr>
          <w:p w14:paraId="2C1678DB" w14:textId="77777777" w:rsidR="004C542D" w:rsidRPr="00D7158D" w:rsidRDefault="004C542D" w:rsidP="004C542D">
            <w:pPr>
              <w:spacing w:after="120"/>
              <w:rPr>
                <w:rFonts w:asciiTheme="minorHAnsi" w:hAnsiTheme="minorHAnsi" w:cstheme="minorHAnsi"/>
                <w:color w:val="000000"/>
                <w:sz w:val="18"/>
                <w:szCs w:val="18"/>
                <w:rPrChange w:id="7121"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122" w:author="sam sehgal" w:date="2024-10-14T16:19:00Z" w16du:dateUtc="2024-10-14T05:19:00Z">
                  <w:rPr>
                    <w:rFonts w:asciiTheme="minorHAnsi" w:hAnsiTheme="minorHAnsi" w:cstheme="minorHAnsi"/>
                    <w:color w:val="000000"/>
                    <w:sz w:val="14"/>
                    <w:szCs w:val="14"/>
                  </w:rPr>
                </w:rPrChange>
              </w:rPr>
              <w:t>Column 1 text:</w:t>
            </w:r>
          </w:p>
          <w:p w14:paraId="752743EB" w14:textId="77777777" w:rsidR="004C542D" w:rsidRPr="00D7158D" w:rsidRDefault="004C542D" w:rsidP="004C542D">
            <w:pPr>
              <w:spacing w:after="120"/>
              <w:rPr>
                <w:rFonts w:asciiTheme="minorHAnsi" w:hAnsiTheme="minorHAnsi" w:cstheme="minorHAnsi"/>
                <w:color w:val="000000"/>
                <w:sz w:val="18"/>
                <w:szCs w:val="18"/>
                <w:rPrChange w:id="7123"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124" w:author="sam sehgal" w:date="2024-10-14T16:19:00Z" w16du:dateUtc="2024-10-14T05:19:00Z">
                  <w:rPr>
                    <w:rFonts w:asciiTheme="minorHAnsi" w:hAnsiTheme="minorHAnsi" w:cstheme="minorHAnsi"/>
                    <w:color w:val="000000"/>
                    <w:sz w:val="14"/>
                    <w:szCs w:val="14"/>
                  </w:rPr>
                </w:rPrChange>
              </w:rPr>
              <w:t xml:space="preserve">Bodycopy_COI </w:t>
            </w:r>
          </w:p>
          <w:p w14:paraId="7E6590D1" w14:textId="77777777" w:rsidR="004C542D" w:rsidRPr="00D7158D" w:rsidRDefault="004C542D" w:rsidP="004C542D">
            <w:pPr>
              <w:spacing w:after="120"/>
              <w:rPr>
                <w:rFonts w:asciiTheme="minorHAnsi" w:hAnsiTheme="minorHAnsi" w:cstheme="minorHAnsi"/>
                <w:color w:val="000000"/>
                <w:sz w:val="18"/>
                <w:szCs w:val="18"/>
                <w:rPrChange w:id="7125"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126" w:author="sam sehgal" w:date="2024-10-14T16:19:00Z" w16du:dateUtc="2024-10-14T05:19:00Z">
                  <w:rPr>
                    <w:rFonts w:asciiTheme="minorHAnsi" w:hAnsiTheme="minorHAnsi" w:cstheme="minorHAnsi"/>
                    <w:color w:val="000000"/>
                    <w:sz w:val="14"/>
                    <w:szCs w:val="14"/>
                  </w:rPr>
                </w:rPrChange>
              </w:rPr>
              <w:t>Column 2 text:</w:t>
            </w:r>
          </w:p>
          <w:p w14:paraId="652F5893" w14:textId="1971AB46" w:rsidR="00D2791C" w:rsidRPr="00D7158D" w:rsidRDefault="004C542D" w:rsidP="004C542D">
            <w:pPr>
              <w:tabs>
                <w:tab w:val="left" w:pos="1800"/>
              </w:tabs>
              <w:rPr>
                <w:rFonts w:asciiTheme="minorHAnsi" w:hAnsiTheme="minorHAnsi" w:cstheme="minorHAnsi"/>
                <w:bCs/>
                <w:sz w:val="18"/>
                <w:szCs w:val="18"/>
                <w:rPrChange w:id="7127" w:author="sam sehgal" w:date="2024-10-14T16:19:00Z" w16du:dateUtc="2024-10-14T05:19:00Z">
                  <w:rPr>
                    <w:rFonts w:asciiTheme="minorHAnsi" w:hAnsiTheme="minorHAnsi" w:cstheme="minorHAnsi"/>
                    <w:bCs/>
                    <w:sz w:val="20"/>
                    <w:szCs w:val="20"/>
                  </w:rPr>
                </w:rPrChange>
              </w:rPr>
            </w:pPr>
            <w:r w:rsidRPr="00D7158D">
              <w:rPr>
                <w:rFonts w:asciiTheme="minorHAnsi" w:hAnsiTheme="minorHAnsi" w:cstheme="minorHAnsi"/>
                <w:color w:val="000000"/>
                <w:sz w:val="18"/>
                <w:szCs w:val="18"/>
                <w:rPrChange w:id="7128" w:author="sam sehgal" w:date="2024-10-14T16:19:00Z" w16du:dateUtc="2024-10-14T05:19:00Z">
                  <w:rPr>
                    <w:rFonts w:asciiTheme="minorHAnsi" w:hAnsiTheme="minorHAnsi" w:cstheme="minorHAnsi"/>
                    <w:color w:val="000000"/>
                    <w:sz w:val="14"/>
                    <w:szCs w:val="14"/>
                  </w:rPr>
                </w:rPrChange>
              </w:rPr>
              <w:t>Bullet_1_B_COI</w:t>
            </w:r>
          </w:p>
        </w:tc>
      </w:tr>
      <w:tr w:rsidR="00D55CB9" w:rsidRPr="00BD6987" w14:paraId="26AFE99D" w14:textId="77777777" w:rsidTr="00BA2FD3">
        <w:trPr>
          <w:cantSplit/>
          <w:trHeight w:val="2265"/>
        </w:trPr>
        <w:tc>
          <w:tcPr>
            <w:tcW w:w="1013" w:type="dxa"/>
            <w:vMerge/>
          </w:tcPr>
          <w:p w14:paraId="12CEB8E3" w14:textId="77777777" w:rsidR="00D55CB9" w:rsidRPr="00BD6987" w:rsidRDefault="00D55CB9" w:rsidP="00D55CB9">
            <w:pPr>
              <w:tabs>
                <w:tab w:val="left" w:pos="1800"/>
              </w:tabs>
              <w:rPr>
                <w:rFonts w:asciiTheme="minorHAnsi" w:hAnsiTheme="minorHAnsi" w:cstheme="minorHAnsi"/>
                <w:b/>
                <w:sz w:val="20"/>
                <w:szCs w:val="20"/>
              </w:rPr>
            </w:pPr>
          </w:p>
        </w:tc>
        <w:tc>
          <w:tcPr>
            <w:tcW w:w="2101" w:type="dxa"/>
            <w:vMerge/>
          </w:tcPr>
          <w:p w14:paraId="1F978946" w14:textId="77777777" w:rsidR="00D55CB9" w:rsidRPr="00BD6987" w:rsidRDefault="00D55CB9" w:rsidP="00D55CB9">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865" w:type="dxa"/>
              <w:tblBorders>
                <w:bottom w:val="single" w:sz="4" w:space="0" w:color="auto"/>
              </w:tblBorders>
              <w:tblLayout w:type="fixed"/>
              <w:tblLook w:val="04A0" w:firstRow="1" w:lastRow="0" w:firstColumn="1" w:lastColumn="0" w:noHBand="0" w:noVBand="1"/>
            </w:tblPr>
            <w:tblGrid>
              <w:gridCol w:w="2305"/>
              <w:gridCol w:w="5560"/>
            </w:tblGrid>
            <w:tr w:rsidR="00D55CB9" w:rsidRPr="00D969E5" w14:paraId="49EE8B5B" w14:textId="77777777">
              <w:trPr>
                <w:trHeight w:val="315"/>
              </w:trPr>
              <w:tc>
                <w:tcPr>
                  <w:tcW w:w="2305" w:type="dxa"/>
                  <w:noWrap/>
                  <w:vAlign w:val="center"/>
                  <w:hideMark/>
                </w:tcPr>
                <w:p w14:paraId="337D4E94" w14:textId="77777777" w:rsidR="00D55CB9" w:rsidRPr="00D969E5" w:rsidRDefault="00D55CB9" w:rsidP="00D55CB9">
                  <w:pPr>
                    <w:pStyle w:val="BodycopyCOI"/>
                  </w:pPr>
                  <w:r w:rsidRPr="00D969E5">
                    <w:t xml:space="preserve">You describe your </w:t>
                  </w:r>
                  <w:r w:rsidRPr="00D969E5">
                    <w:rPr>
                      <w:rFonts w:eastAsia="Arial" w:cs="Arial"/>
                    </w:rPr>
                    <w:t xml:space="preserve">Insured Address </w:t>
                  </w:r>
                  <w:commentRangeStart w:id="7129"/>
                  <w:commentRangeStart w:id="7130"/>
                  <w:commentRangeEnd w:id="7129"/>
                  <w:r w:rsidRPr="00D969E5">
                    <w:rPr>
                      <w:rStyle w:val="CommentReference"/>
                      <w:sz w:val="18"/>
                      <w:szCs w:val="18"/>
                    </w:rPr>
                    <w:commentReference w:id="7129"/>
                  </w:r>
                  <w:commentRangeEnd w:id="7130"/>
                  <w:r w:rsidRPr="00D969E5">
                    <w:rPr>
                      <w:rStyle w:val="CommentReference"/>
                      <w:sz w:val="18"/>
                      <w:szCs w:val="18"/>
                    </w:rPr>
                    <w:commentReference w:id="7130"/>
                  </w:r>
                  <w:r w:rsidRPr="00D969E5">
                    <w:t>as:</w:t>
                  </w:r>
                </w:p>
              </w:tc>
              <w:tc>
                <w:tcPr>
                  <w:tcW w:w="5560" w:type="dxa"/>
                  <w:noWrap/>
                  <w:vAlign w:val="bottom"/>
                  <w:hideMark/>
                </w:tcPr>
                <w:p w14:paraId="693C50A4" w14:textId="5B32C493" w:rsidR="00D55CB9" w:rsidRPr="00D969E5" w:rsidRDefault="00D55CB9" w:rsidP="00D55CB9">
                  <w:pPr>
                    <w:pStyle w:val="TableBodycopy"/>
                    <w:rPr>
                      <w:b/>
                      <w:bCs/>
                    </w:rPr>
                  </w:pPr>
                  <w:r w:rsidRPr="00D969E5">
                    <w:rPr>
                      <w:b/>
                      <w:bCs/>
                    </w:rPr>
                    <w:t xml:space="preserve">• a &lt;LevelNoDisplay&gt; level apartment, </w:t>
                  </w:r>
                  <w:commentRangeStart w:id="7131"/>
                  <w:commentRangeStart w:id="7132"/>
                  <w:r w:rsidRPr="00D969E5">
                    <w:rPr>
                      <w:b/>
                      <w:bCs/>
                    </w:rPr>
                    <w:t>built</w:t>
                  </w:r>
                  <w:commentRangeEnd w:id="7131"/>
                  <w:r w:rsidRPr="00D969E5">
                    <w:rPr>
                      <w:rStyle w:val="CommentReference"/>
                      <w:b/>
                      <w:bCs/>
                      <w:sz w:val="20"/>
                      <w:szCs w:val="24"/>
                    </w:rPr>
                    <w:commentReference w:id="7131"/>
                  </w:r>
                  <w:commentRangeEnd w:id="7132"/>
                  <w:r w:rsidRPr="00D969E5">
                    <w:rPr>
                      <w:rStyle w:val="CommentReference"/>
                      <w:b/>
                      <w:bCs/>
                      <w:sz w:val="20"/>
                      <w:szCs w:val="24"/>
                    </w:rPr>
                    <w:commentReference w:id="7132"/>
                  </w:r>
                  <w:r w:rsidRPr="00D969E5">
                    <w:rPr>
                      <w:b/>
                      <w:bCs/>
                    </w:rPr>
                    <w:t xml:space="preserve"> &lt;YearBuilt&gt;</w:t>
                  </w:r>
                </w:p>
              </w:tc>
            </w:tr>
          </w:tbl>
          <w:p w14:paraId="5F64EB7D" w14:textId="77777777" w:rsidR="00D55CB9" w:rsidRPr="00D969E5" w:rsidRDefault="00D55CB9" w:rsidP="00D55CB9">
            <w:pPr>
              <w:tabs>
                <w:tab w:val="left" w:pos="1800"/>
              </w:tabs>
              <w:rPr>
                <w:b/>
                <w:bCs/>
              </w:rPr>
            </w:pPr>
          </w:p>
          <w:p w14:paraId="137A0DBC" w14:textId="77777777" w:rsidR="00D55CB9" w:rsidRPr="00D969E5" w:rsidRDefault="00D55CB9" w:rsidP="00D55CB9">
            <w:pPr>
              <w:pStyle w:val="BodycopyCOI"/>
            </w:pPr>
          </w:p>
        </w:tc>
        <w:tc>
          <w:tcPr>
            <w:tcW w:w="1984" w:type="dxa"/>
          </w:tcPr>
          <w:p w14:paraId="03AED46E" w14:textId="77777777" w:rsidR="00D55CB9" w:rsidRPr="00D969E5" w:rsidRDefault="00D55CB9" w:rsidP="00D55CB9">
            <w:pPr>
              <w:tabs>
                <w:tab w:val="left" w:pos="1800"/>
              </w:tabs>
              <w:rPr>
                <w:rFonts w:asciiTheme="minorHAnsi" w:hAnsiTheme="minorHAnsi"/>
                <w:sz w:val="20"/>
                <w:szCs w:val="20"/>
              </w:rPr>
            </w:pPr>
            <w:r w:rsidRPr="00D969E5">
              <w:rPr>
                <w:rFonts w:asciiTheme="minorHAnsi" w:hAnsiTheme="minorHAnsi"/>
                <w:b/>
                <w:bCs/>
                <w:sz w:val="20"/>
                <w:szCs w:val="20"/>
              </w:rPr>
              <w:t>IF</w:t>
            </w:r>
            <w:r w:rsidRPr="00D969E5">
              <w:rPr>
                <w:rFonts w:asciiTheme="minorHAnsi" w:hAnsiTheme="minorHAnsi"/>
                <w:sz w:val="20"/>
                <w:szCs w:val="20"/>
              </w:rPr>
              <w:t xml:space="preserve"> </w:t>
            </w:r>
            <w:r w:rsidRPr="00D969E5">
              <w:rPr>
                <w:rFonts w:asciiTheme="minorHAnsi" w:hAnsiTheme="minorHAnsi"/>
                <w:sz w:val="18"/>
                <w:szCs w:val="18"/>
              </w:rPr>
              <w:t>&lt;BuildingTypeCode&gt;</w:t>
            </w:r>
            <w:r w:rsidRPr="00D969E5">
              <w:rPr>
                <w:rFonts w:asciiTheme="minorHAnsi" w:hAnsiTheme="minorHAnsi"/>
                <w:sz w:val="20"/>
                <w:szCs w:val="20"/>
              </w:rPr>
              <w:t xml:space="preserve"> = “4|ApartmentOrUnit”</w:t>
            </w:r>
            <w:r w:rsidRPr="00D969E5" w:rsidDel="0089426E">
              <w:rPr>
                <w:rFonts w:asciiTheme="minorHAnsi" w:hAnsiTheme="minorHAnsi"/>
                <w:sz w:val="20"/>
                <w:szCs w:val="20"/>
              </w:rPr>
              <w:t xml:space="preserve"> </w:t>
            </w:r>
          </w:p>
          <w:p w14:paraId="65181FF4" w14:textId="77777777" w:rsidR="00D55CB9" w:rsidRPr="00D969E5" w:rsidRDefault="00D55CB9" w:rsidP="00D55CB9">
            <w:pPr>
              <w:tabs>
                <w:tab w:val="left" w:pos="1800"/>
              </w:tabs>
              <w:rPr>
                <w:rFonts w:asciiTheme="minorHAnsi" w:hAnsiTheme="minorHAnsi"/>
                <w:sz w:val="20"/>
                <w:szCs w:val="20"/>
              </w:rPr>
            </w:pPr>
            <w:r w:rsidRPr="00D969E5">
              <w:rPr>
                <w:rFonts w:asciiTheme="minorHAnsi" w:hAnsiTheme="minorHAnsi"/>
                <w:b/>
                <w:bCs/>
                <w:sz w:val="20"/>
                <w:szCs w:val="20"/>
              </w:rPr>
              <w:t xml:space="preserve">AND </w:t>
            </w:r>
            <w:r w:rsidRPr="00D969E5">
              <w:rPr>
                <w:rFonts w:asciiTheme="minorHAnsi" w:hAnsiTheme="minorHAnsi"/>
                <w:sz w:val="20"/>
                <w:szCs w:val="20"/>
              </w:rPr>
              <w:t>&lt;LevelNoCode&gt; = “1|Ground”</w:t>
            </w:r>
          </w:p>
          <w:p w14:paraId="7193427F" w14:textId="77777777" w:rsidR="00D55CB9" w:rsidRPr="00D969E5" w:rsidRDefault="00D55CB9" w:rsidP="00D55CB9">
            <w:pPr>
              <w:tabs>
                <w:tab w:val="left" w:pos="1800"/>
              </w:tabs>
              <w:rPr>
                <w:rFonts w:asciiTheme="minorHAnsi" w:hAnsiTheme="minorHAnsi"/>
                <w:b/>
                <w:bCs/>
                <w:sz w:val="20"/>
                <w:szCs w:val="20"/>
              </w:rPr>
            </w:pPr>
            <w:r w:rsidRPr="00D969E5">
              <w:rPr>
                <w:rFonts w:asciiTheme="minorHAnsi" w:hAnsiTheme="minorHAnsi"/>
                <w:b/>
                <w:bCs/>
                <w:sz w:val="20"/>
                <w:szCs w:val="20"/>
              </w:rPr>
              <w:t>AND</w:t>
            </w:r>
          </w:p>
          <w:p w14:paraId="396AE4F8" w14:textId="5DC4AF93" w:rsidR="00D55CB9" w:rsidRPr="00D969E5" w:rsidRDefault="00D55CB9" w:rsidP="00D55CB9">
            <w:pPr>
              <w:tabs>
                <w:tab w:val="left" w:pos="1800"/>
              </w:tabs>
              <w:rPr>
                <w:rFonts w:asciiTheme="minorHAnsi" w:hAnsiTheme="minorHAnsi"/>
                <w:b/>
                <w:bCs/>
                <w:sz w:val="20"/>
                <w:szCs w:val="20"/>
              </w:rPr>
            </w:pPr>
            <w:r w:rsidRPr="00D969E5">
              <w:rPr>
                <w:rFonts w:asciiTheme="minorHAnsi" w:hAnsiTheme="minorHAnsi"/>
                <w:b/>
                <w:bCs/>
                <w:sz w:val="20"/>
                <w:szCs w:val="20"/>
              </w:rPr>
              <w:t>&lt;YearOfConstructionType</w:t>
            </w:r>
            <w:r w:rsidR="00BF7768" w:rsidRPr="00D969E5">
              <w:rPr>
                <w:rFonts w:asciiTheme="minorHAnsi" w:hAnsiTheme="minorHAnsi"/>
                <w:b/>
                <w:bCs/>
                <w:sz w:val="20"/>
                <w:szCs w:val="20"/>
              </w:rPr>
              <w:t>Code</w:t>
            </w:r>
            <w:r w:rsidRPr="00D969E5">
              <w:rPr>
                <w:rFonts w:asciiTheme="minorHAnsi" w:hAnsiTheme="minorHAnsi"/>
                <w:b/>
                <w:bCs/>
                <w:sz w:val="20"/>
                <w:szCs w:val="20"/>
              </w:rPr>
              <w:t>&gt; = “1|2000+”</w:t>
            </w:r>
          </w:p>
          <w:p w14:paraId="39F2C8CD" w14:textId="77777777" w:rsidR="00D55CB9" w:rsidRPr="00D969E5" w:rsidRDefault="00D55CB9" w:rsidP="00D55CB9">
            <w:pPr>
              <w:tabs>
                <w:tab w:val="left" w:pos="1800"/>
              </w:tabs>
              <w:rPr>
                <w:rFonts w:asciiTheme="minorHAnsi" w:hAnsiTheme="minorHAnsi"/>
                <w:sz w:val="20"/>
                <w:szCs w:val="20"/>
              </w:rPr>
            </w:pPr>
          </w:p>
          <w:p w14:paraId="698EC2FB" w14:textId="77777777" w:rsidR="00D55CB9" w:rsidRPr="00D969E5" w:rsidRDefault="00D55CB9" w:rsidP="00D55CB9">
            <w:pPr>
              <w:tabs>
                <w:tab w:val="left" w:pos="1800"/>
              </w:tabs>
              <w:rPr>
                <w:rFonts w:asciiTheme="minorHAnsi" w:hAnsiTheme="minorHAnsi"/>
                <w:sz w:val="20"/>
                <w:szCs w:val="20"/>
              </w:rPr>
            </w:pPr>
            <w:r w:rsidRPr="00D969E5">
              <w:rPr>
                <w:rFonts w:asciiTheme="minorHAnsi" w:hAnsiTheme="minorHAnsi"/>
                <w:b/>
                <w:bCs/>
                <w:sz w:val="20"/>
                <w:szCs w:val="20"/>
              </w:rPr>
              <w:t>THEN</w:t>
            </w:r>
            <w:r w:rsidRPr="00D969E5">
              <w:rPr>
                <w:rFonts w:asciiTheme="minorHAnsi" w:hAnsiTheme="minorHAnsi"/>
                <w:sz w:val="20"/>
                <w:szCs w:val="20"/>
              </w:rPr>
              <w:t xml:space="preserve"> display</w:t>
            </w:r>
          </w:p>
          <w:p w14:paraId="24DB143E" w14:textId="77777777" w:rsidR="00D55CB9" w:rsidRPr="00D969E5" w:rsidRDefault="00D55CB9" w:rsidP="00D55CB9">
            <w:pPr>
              <w:tabs>
                <w:tab w:val="left" w:pos="1800"/>
              </w:tabs>
              <w:rPr>
                <w:rFonts w:asciiTheme="minorHAnsi" w:hAnsiTheme="minorHAnsi" w:cstheme="minorHAnsi"/>
                <w:b/>
                <w:bCs/>
                <w:sz w:val="20"/>
                <w:szCs w:val="20"/>
              </w:rPr>
            </w:pPr>
            <w:r w:rsidRPr="00D969E5">
              <w:rPr>
                <w:rFonts w:asciiTheme="minorHAnsi" w:hAnsiTheme="minorHAnsi"/>
                <w:b/>
                <w:bCs/>
                <w:sz w:val="20"/>
                <w:szCs w:val="20"/>
              </w:rPr>
              <w:t>ELSEIF</w:t>
            </w:r>
          </w:p>
          <w:p w14:paraId="03A44813" w14:textId="77777777" w:rsidR="00D55CB9" w:rsidRPr="00D969E5" w:rsidRDefault="00D55CB9" w:rsidP="00D55CB9">
            <w:pPr>
              <w:tabs>
                <w:tab w:val="left" w:pos="1800"/>
              </w:tabs>
              <w:rPr>
                <w:rFonts w:asciiTheme="minorHAnsi" w:hAnsiTheme="minorHAnsi" w:cstheme="minorHAnsi"/>
                <w:bCs/>
                <w:sz w:val="20"/>
                <w:szCs w:val="20"/>
              </w:rPr>
            </w:pPr>
          </w:p>
          <w:p w14:paraId="4C6DADD4" w14:textId="77777777" w:rsidR="00D55CB9" w:rsidRPr="00D969E5" w:rsidRDefault="00D55CB9" w:rsidP="00D55CB9">
            <w:pPr>
              <w:tabs>
                <w:tab w:val="left" w:pos="1800"/>
              </w:tabs>
              <w:rPr>
                <w:rFonts w:asciiTheme="minorHAnsi" w:hAnsiTheme="minorHAnsi"/>
                <w:b/>
                <w:bCs/>
                <w:sz w:val="20"/>
                <w:szCs w:val="20"/>
              </w:rPr>
            </w:pPr>
          </w:p>
        </w:tc>
        <w:tc>
          <w:tcPr>
            <w:tcW w:w="1560" w:type="dxa"/>
          </w:tcPr>
          <w:p w14:paraId="506DA132" w14:textId="77777777" w:rsidR="00D55CB9" w:rsidRPr="00D7158D" w:rsidRDefault="00D55CB9" w:rsidP="00D55CB9">
            <w:pPr>
              <w:spacing w:after="120"/>
              <w:rPr>
                <w:rFonts w:asciiTheme="minorHAnsi" w:hAnsiTheme="minorHAnsi" w:cstheme="minorHAnsi"/>
                <w:color w:val="000000"/>
                <w:sz w:val="18"/>
                <w:szCs w:val="18"/>
                <w:rPrChange w:id="7133"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134" w:author="sam sehgal" w:date="2024-10-14T16:19:00Z" w16du:dateUtc="2024-10-14T05:19:00Z">
                  <w:rPr>
                    <w:rFonts w:asciiTheme="minorHAnsi" w:hAnsiTheme="minorHAnsi" w:cstheme="minorHAnsi"/>
                    <w:color w:val="000000"/>
                    <w:sz w:val="14"/>
                    <w:szCs w:val="14"/>
                  </w:rPr>
                </w:rPrChange>
              </w:rPr>
              <w:t>Column 1 text:</w:t>
            </w:r>
          </w:p>
          <w:p w14:paraId="18CDE005" w14:textId="77777777" w:rsidR="00D55CB9" w:rsidRPr="00D7158D" w:rsidRDefault="00D55CB9" w:rsidP="00D55CB9">
            <w:pPr>
              <w:spacing w:after="120"/>
              <w:rPr>
                <w:rFonts w:asciiTheme="minorHAnsi" w:hAnsiTheme="minorHAnsi" w:cstheme="minorHAnsi"/>
                <w:color w:val="000000"/>
                <w:sz w:val="18"/>
                <w:szCs w:val="18"/>
                <w:rPrChange w:id="7135"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136" w:author="sam sehgal" w:date="2024-10-14T16:19:00Z" w16du:dateUtc="2024-10-14T05:19:00Z">
                  <w:rPr>
                    <w:rFonts w:asciiTheme="minorHAnsi" w:hAnsiTheme="minorHAnsi" w:cstheme="minorHAnsi"/>
                    <w:color w:val="000000"/>
                    <w:sz w:val="14"/>
                    <w:szCs w:val="14"/>
                  </w:rPr>
                </w:rPrChange>
              </w:rPr>
              <w:t xml:space="preserve">Bodycopy_COI </w:t>
            </w:r>
          </w:p>
          <w:p w14:paraId="2D17E607" w14:textId="77777777" w:rsidR="00D55CB9" w:rsidRPr="00D7158D" w:rsidRDefault="00D55CB9" w:rsidP="00D55CB9">
            <w:pPr>
              <w:spacing w:after="120"/>
              <w:rPr>
                <w:rFonts w:asciiTheme="minorHAnsi" w:hAnsiTheme="minorHAnsi" w:cstheme="minorHAnsi"/>
                <w:color w:val="000000"/>
                <w:sz w:val="18"/>
                <w:szCs w:val="18"/>
                <w:rPrChange w:id="7137"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138" w:author="sam sehgal" w:date="2024-10-14T16:19:00Z" w16du:dateUtc="2024-10-14T05:19:00Z">
                  <w:rPr>
                    <w:rFonts w:asciiTheme="minorHAnsi" w:hAnsiTheme="minorHAnsi" w:cstheme="minorHAnsi"/>
                    <w:color w:val="000000"/>
                    <w:sz w:val="14"/>
                    <w:szCs w:val="14"/>
                  </w:rPr>
                </w:rPrChange>
              </w:rPr>
              <w:t>Column 2 text:</w:t>
            </w:r>
          </w:p>
          <w:p w14:paraId="26B27143" w14:textId="08E05597" w:rsidR="00D55CB9" w:rsidRPr="00D7158D" w:rsidRDefault="00D55CB9" w:rsidP="00D55CB9">
            <w:pPr>
              <w:spacing w:after="120"/>
              <w:rPr>
                <w:rFonts w:asciiTheme="minorHAnsi" w:hAnsiTheme="minorHAnsi" w:cstheme="minorHAnsi"/>
                <w:color w:val="000000"/>
                <w:sz w:val="18"/>
                <w:szCs w:val="18"/>
                <w:rPrChange w:id="7139"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140" w:author="sam sehgal" w:date="2024-10-14T16:19:00Z" w16du:dateUtc="2024-10-14T05:19:00Z">
                  <w:rPr>
                    <w:rFonts w:asciiTheme="minorHAnsi" w:hAnsiTheme="minorHAnsi" w:cstheme="minorHAnsi"/>
                    <w:color w:val="000000"/>
                    <w:sz w:val="14"/>
                    <w:szCs w:val="14"/>
                  </w:rPr>
                </w:rPrChange>
              </w:rPr>
              <w:t>Bullet_1_B_COI</w:t>
            </w:r>
          </w:p>
        </w:tc>
      </w:tr>
      <w:tr w:rsidR="00CE356E" w:rsidRPr="00D969E5" w14:paraId="3F8BCFA8" w14:textId="77777777" w:rsidTr="00BA2FD3">
        <w:trPr>
          <w:cantSplit/>
          <w:trHeight w:val="2265"/>
        </w:trPr>
        <w:tc>
          <w:tcPr>
            <w:tcW w:w="1013" w:type="dxa"/>
            <w:vMerge/>
          </w:tcPr>
          <w:p w14:paraId="5178885E" w14:textId="77777777" w:rsidR="00CE356E" w:rsidRPr="00D969E5" w:rsidRDefault="00CE356E" w:rsidP="00D2791C">
            <w:pPr>
              <w:tabs>
                <w:tab w:val="left" w:pos="1800"/>
              </w:tabs>
              <w:rPr>
                <w:rFonts w:asciiTheme="minorHAnsi" w:hAnsiTheme="minorHAnsi" w:cstheme="minorHAnsi"/>
                <w:b/>
                <w:sz w:val="20"/>
                <w:szCs w:val="20"/>
              </w:rPr>
            </w:pPr>
          </w:p>
        </w:tc>
        <w:tc>
          <w:tcPr>
            <w:tcW w:w="2101" w:type="dxa"/>
            <w:vMerge/>
          </w:tcPr>
          <w:p w14:paraId="1814681A" w14:textId="77777777" w:rsidR="00CE356E" w:rsidRPr="00D969E5" w:rsidRDefault="00CE356E" w:rsidP="00D2791C">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271"/>
              <w:tblOverlap w:val="never"/>
              <w:tblW w:w="7902" w:type="dxa"/>
              <w:tblBorders>
                <w:bottom w:val="single" w:sz="4" w:space="0" w:color="auto"/>
              </w:tblBorders>
              <w:tblLayout w:type="fixed"/>
              <w:tblLook w:val="04A0" w:firstRow="1" w:lastRow="0" w:firstColumn="1" w:lastColumn="0" w:noHBand="0" w:noVBand="1"/>
            </w:tblPr>
            <w:tblGrid>
              <w:gridCol w:w="2316"/>
              <w:gridCol w:w="5586"/>
            </w:tblGrid>
            <w:tr w:rsidR="00CE356E" w:rsidRPr="00D969E5" w14:paraId="4828C2E5" w14:textId="77777777" w:rsidTr="00D969E5">
              <w:trPr>
                <w:trHeight w:val="330"/>
              </w:trPr>
              <w:tc>
                <w:tcPr>
                  <w:tcW w:w="2316" w:type="dxa"/>
                  <w:noWrap/>
                  <w:vAlign w:val="center"/>
                  <w:hideMark/>
                </w:tcPr>
                <w:p w14:paraId="083762F5" w14:textId="297FAAE6" w:rsidR="00CE356E" w:rsidRPr="00D969E5" w:rsidRDefault="2D5B336F" w:rsidP="00CE356E">
                  <w:pPr>
                    <w:pStyle w:val="BodycopyCOI"/>
                  </w:pPr>
                  <w:r w:rsidRPr="00D969E5">
                    <w:t>You describe your</w:t>
                  </w:r>
                  <w:r w:rsidR="00EC6487" w:rsidRPr="00D969E5">
                    <w:t xml:space="preserve"> </w:t>
                  </w:r>
                  <w:r w:rsidR="00EC6487" w:rsidRPr="00D969E5">
                    <w:rPr>
                      <w:rFonts w:eastAsia="Arial" w:cs="Arial"/>
                    </w:rPr>
                    <w:t>Insured Address</w:t>
                  </w:r>
                  <w:r w:rsidRPr="00D969E5">
                    <w:t xml:space="preserve"> as:</w:t>
                  </w:r>
                </w:p>
              </w:tc>
              <w:tc>
                <w:tcPr>
                  <w:tcW w:w="5586" w:type="dxa"/>
                  <w:noWrap/>
                  <w:vAlign w:val="bottom"/>
                  <w:hideMark/>
                </w:tcPr>
                <w:p w14:paraId="4FDC0E98" w14:textId="670B926D" w:rsidR="00CE356E" w:rsidRPr="00D969E5" w:rsidRDefault="2D5B336F" w:rsidP="00CE356E">
                  <w:pPr>
                    <w:pStyle w:val="TableBodycopy"/>
                    <w:rPr>
                      <w:b/>
                      <w:bCs/>
                    </w:rPr>
                  </w:pPr>
                  <w:r w:rsidRPr="00D969E5">
                    <w:rPr>
                      <w:b/>
                      <w:bCs/>
                    </w:rPr>
                    <w:t xml:space="preserve">• a level </w:t>
                  </w:r>
                  <w:r w:rsidR="00CE0AC0" w:rsidRPr="00D969E5">
                    <w:rPr>
                      <w:b/>
                      <w:bCs/>
                    </w:rPr>
                    <w:t>&lt;</w:t>
                  </w:r>
                  <w:r w:rsidR="00594896" w:rsidRPr="00D969E5">
                    <w:rPr>
                      <w:b/>
                      <w:bCs/>
                    </w:rPr>
                    <w:t>LevelNoDisplay</w:t>
                  </w:r>
                  <w:r w:rsidR="00CE0AC0" w:rsidRPr="00D969E5">
                    <w:rPr>
                      <w:b/>
                      <w:bCs/>
                    </w:rPr>
                    <w:t xml:space="preserve">&gt; </w:t>
                  </w:r>
                  <w:r w:rsidRPr="00D969E5">
                    <w:rPr>
                      <w:b/>
                      <w:bCs/>
                    </w:rPr>
                    <w:t xml:space="preserve">apartment, built </w:t>
                  </w:r>
                  <w:r w:rsidRPr="00D969E5">
                    <w:rPr>
                      <w:b/>
                      <w:rPrChange w:id="7141" w:author="Sue Simnor (EXT Idiom)" w:date="2024-09-12T16:38:00Z" w16du:dateUtc="2024-09-12T06:38:00Z">
                        <w:rPr>
                          <w:b/>
                          <w:highlight w:val="yellow"/>
                        </w:rPr>
                      </w:rPrChange>
                    </w:rPr>
                    <w:t>&lt;</w:t>
                  </w:r>
                  <w:r w:rsidR="003C4D3F" w:rsidRPr="00D969E5">
                    <w:rPr>
                      <w:b/>
                      <w:bCs/>
                      <w:rPrChange w:id="7142" w:author="Sue Simnor (EXT Idiom)" w:date="2024-09-12T16:38:00Z" w16du:dateUtc="2024-09-12T06:38:00Z">
                        <w:rPr>
                          <w:b/>
                          <w:bCs/>
                          <w:highlight w:val="yellow"/>
                        </w:rPr>
                      </w:rPrChange>
                    </w:rPr>
                    <w:t>YearOfConstructionTypeDisplay&gt;</w:t>
                  </w:r>
                </w:p>
              </w:tc>
            </w:tr>
          </w:tbl>
          <w:p w14:paraId="61EA5AC6" w14:textId="77777777" w:rsidR="00CE356E" w:rsidRPr="00D969E5" w:rsidRDefault="00CE356E" w:rsidP="00C1020A">
            <w:pPr>
              <w:pStyle w:val="BodycopyCOI"/>
            </w:pPr>
          </w:p>
        </w:tc>
        <w:tc>
          <w:tcPr>
            <w:tcW w:w="1984" w:type="dxa"/>
          </w:tcPr>
          <w:p w14:paraId="304C6455" w14:textId="77777777" w:rsidR="00CE356E" w:rsidRPr="00D969E5" w:rsidRDefault="00CE356E" w:rsidP="00CE356E">
            <w:pPr>
              <w:tabs>
                <w:tab w:val="left" w:pos="1800"/>
              </w:tabs>
              <w:rPr>
                <w:rFonts w:asciiTheme="minorHAnsi" w:hAnsiTheme="minorHAnsi"/>
                <w:sz w:val="20"/>
                <w:szCs w:val="20"/>
              </w:rPr>
            </w:pPr>
            <w:r w:rsidRPr="00D969E5">
              <w:rPr>
                <w:rFonts w:asciiTheme="minorHAnsi" w:hAnsiTheme="minorHAnsi"/>
                <w:sz w:val="20"/>
                <w:szCs w:val="20"/>
              </w:rPr>
              <w:t>IF &lt;BuildingTypeCode&gt; = “4|ApartmentOrUnit”</w:t>
            </w:r>
            <w:r w:rsidRPr="00D969E5" w:rsidDel="0089426E">
              <w:rPr>
                <w:rFonts w:asciiTheme="minorHAnsi" w:hAnsiTheme="minorHAnsi"/>
                <w:sz w:val="20"/>
                <w:szCs w:val="20"/>
              </w:rPr>
              <w:t xml:space="preserve"> </w:t>
            </w:r>
          </w:p>
          <w:p w14:paraId="7DB1F102" w14:textId="7EE8A0FE" w:rsidR="00CE356E" w:rsidRPr="00D969E5" w:rsidRDefault="00CE356E" w:rsidP="00CE356E">
            <w:pPr>
              <w:tabs>
                <w:tab w:val="left" w:pos="1800"/>
              </w:tabs>
              <w:rPr>
                <w:rFonts w:asciiTheme="minorHAnsi" w:hAnsiTheme="minorHAnsi"/>
                <w:sz w:val="20"/>
                <w:szCs w:val="20"/>
              </w:rPr>
            </w:pPr>
            <w:r w:rsidRPr="00D969E5">
              <w:rPr>
                <w:rFonts w:asciiTheme="minorHAnsi" w:hAnsiTheme="minorHAnsi"/>
                <w:b/>
                <w:bCs/>
                <w:sz w:val="20"/>
                <w:szCs w:val="20"/>
              </w:rPr>
              <w:t xml:space="preserve">AND </w:t>
            </w:r>
            <w:r w:rsidR="00CE0AC0" w:rsidRPr="00D969E5">
              <w:rPr>
                <w:rFonts w:asciiTheme="minorHAnsi" w:hAnsiTheme="minorHAnsi"/>
                <w:sz w:val="20"/>
                <w:szCs w:val="20"/>
              </w:rPr>
              <w:t>&lt;LevelNo</w:t>
            </w:r>
            <w:r w:rsidR="00771CFD" w:rsidRPr="00D969E5">
              <w:rPr>
                <w:rFonts w:asciiTheme="minorHAnsi" w:hAnsiTheme="minorHAnsi"/>
                <w:sz w:val="20"/>
                <w:szCs w:val="20"/>
              </w:rPr>
              <w:t>Code</w:t>
            </w:r>
            <w:r w:rsidR="00CE0AC0" w:rsidRPr="00D969E5">
              <w:rPr>
                <w:rFonts w:asciiTheme="minorHAnsi" w:hAnsiTheme="minorHAnsi"/>
                <w:sz w:val="20"/>
                <w:szCs w:val="20"/>
              </w:rPr>
              <w:t>&gt;</w:t>
            </w:r>
            <w:r w:rsidRPr="00D969E5">
              <w:rPr>
                <w:rFonts w:asciiTheme="minorHAnsi" w:hAnsiTheme="minorHAnsi"/>
                <w:sz w:val="20"/>
                <w:szCs w:val="20"/>
              </w:rPr>
              <w:t>= “</w:t>
            </w:r>
            <w:r w:rsidR="007A53C9" w:rsidRPr="00D969E5">
              <w:rPr>
                <w:rFonts w:asciiTheme="minorHAnsi" w:hAnsiTheme="minorHAnsi"/>
                <w:sz w:val="20"/>
                <w:szCs w:val="20"/>
              </w:rPr>
              <w:t>2|Floor1</w:t>
            </w:r>
            <w:r w:rsidRPr="00D969E5">
              <w:rPr>
                <w:rFonts w:asciiTheme="minorHAnsi" w:hAnsiTheme="minorHAnsi"/>
                <w:sz w:val="20"/>
                <w:szCs w:val="20"/>
              </w:rPr>
              <w:t>”</w:t>
            </w:r>
            <w:r w:rsidR="007A53C9" w:rsidRPr="00D969E5">
              <w:rPr>
                <w:rFonts w:asciiTheme="minorHAnsi" w:hAnsiTheme="minorHAnsi"/>
                <w:sz w:val="20"/>
                <w:szCs w:val="20"/>
              </w:rPr>
              <w:t xml:space="preserve"> or “</w:t>
            </w:r>
            <w:r w:rsidR="00FF248C" w:rsidRPr="00D969E5">
              <w:rPr>
                <w:rFonts w:asciiTheme="minorHAnsi" w:hAnsiTheme="minorHAnsi"/>
                <w:sz w:val="20"/>
                <w:szCs w:val="20"/>
              </w:rPr>
              <w:t>3|Floor2” or “4|3Plus”</w:t>
            </w:r>
          </w:p>
          <w:p w14:paraId="2E77DBA7" w14:textId="77777777" w:rsidR="00CE356E" w:rsidRPr="00D969E5" w:rsidRDefault="00CE356E" w:rsidP="00CE356E">
            <w:pPr>
              <w:tabs>
                <w:tab w:val="left" w:pos="1800"/>
              </w:tabs>
              <w:rPr>
                <w:rFonts w:asciiTheme="minorHAnsi" w:hAnsiTheme="minorHAnsi"/>
                <w:sz w:val="20"/>
                <w:szCs w:val="20"/>
              </w:rPr>
            </w:pPr>
            <w:r w:rsidRPr="00D969E5">
              <w:rPr>
                <w:rFonts w:asciiTheme="minorHAnsi" w:hAnsiTheme="minorHAnsi"/>
                <w:b/>
                <w:bCs/>
                <w:sz w:val="20"/>
                <w:szCs w:val="20"/>
              </w:rPr>
              <w:t>THEN</w:t>
            </w:r>
            <w:r w:rsidRPr="00D969E5">
              <w:rPr>
                <w:rFonts w:asciiTheme="minorHAnsi" w:hAnsiTheme="minorHAnsi"/>
                <w:sz w:val="20"/>
                <w:szCs w:val="20"/>
              </w:rPr>
              <w:t xml:space="preserve"> display</w:t>
            </w:r>
          </w:p>
          <w:p w14:paraId="5D5EAD36" w14:textId="77777777" w:rsidR="000A6DF4" w:rsidRPr="00D969E5" w:rsidRDefault="000A6DF4" w:rsidP="000A6DF4">
            <w:pPr>
              <w:tabs>
                <w:tab w:val="left" w:pos="1800"/>
              </w:tabs>
              <w:rPr>
                <w:rFonts w:asciiTheme="minorHAnsi" w:hAnsiTheme="minorHAnsi" w:cstheme="minorHAnsi"/>
                <w:b/>
                <w:bCs/>
                <w:sz w:val="20"/>
                <w:szCs w:val="20"/>
              </w:rPr>
            </w:pPr>
            <w:r w:rsidRPr="00D969E5">
              <w:rPr>
                <w:rFonts w:asciiTheme="minorHAnsi" w:hAnsiTheme="minorHAnsi"/>
                <w:b/>
                <w:bCs/>
                <w:sz w:val="20"/>
                <w:szCs w:val="20"/>
              </w:rPr>
              <w:t>ELSEIF</w:t>
            </w:r>
          </w:p>
          <w:p w14:paraId="544A7601" w14:textId="77777777" w:rsidR="00C85CAD" w:rsidRPr="00D969E5" w:rsidRDefault="00C85CAD" w:rsidP="00CE356E">
            <w:pPr>
              <w:tabs>
                <w:tab w:val="left" w:pos="1800"/>
              </w:tabs>
              <w:rPr>
                <w:rFonts w:asciiTheme="minorHAnsi" w:hAnsiTheme="minorHAnsi"/>
                <w:sz w:val="20"/>
                <w:szCs w:val="20"/>
              </w:rPr>
            </w:pPr>
          </w:p>
          <w:p w14:paraId="505875B1" w14:textId="42829A47" w:rsidR="00CE356E" w:rsidRPr="00D969E5" w:rsidRDefault="00CE356E" w:rsidP="00CE356E">
            <w:pPr>
              <w:tabs>
                <w:tab w:val="left" w:pos="1800"/>
              </w:tabs>
              <w:rPr>
                <w:rFonts w:asciiTheme="minorHAnsi" w:hAnsiTheme="minorHAnsi"/>
                <w:sz w:val="20"/>
                <w:szCs w:val="20"/>
              </w:rPr>
            </w:pPr>
          </w:p>
          <w:p w14:paraId="76A95A02" w14:textId="77777777" w:rsidR="00CE356E" w:rsidRPr="00D969E5" w:rsidRDefault="00CE356E" w:rsidP="00D2791C">
            <w:pPr>
              <w:tabs>
                <w:tab w:val="left" w:pos="1800"/>
              </w:tabs>
              <w:rPr>
                <w:rFonts w:asciiTheme="minorHAnsi" w:hAnsiTheme="minorHAnsi"/>
                <w:b/>
                <w:bCs/>
                <w:sz w:val="20"/>
                <w:szCs w:val="20"/>
              </w:rPr>
            </w:pPr>
          </w:p>
        </w:tc>
        <w:tc>
          <w:tcPr>
            <w:tcW w:w="1560" w:type="dxa"/>
          </w:tcPr>
          <w:p w14:paraId="1AF1161C" w14:textId="77777777" w:rsidR="00CE356E" w:rsidRPr="00D7158D" w:rsidRDefault="00CE356E" w:rsidP="00CE356E">
            <w:pPr>
              <w:spacing w:after="120"/>
              <w:rPr>
                <w:rFonts w:asciiTheme="minorHAnsi" w:hAnsiTheme="minorHAnsi" w:cstheme="minorHAnsi"/>
                <w:color w:val="000000"/>
                <w:sz w:val="18"/>
                <w:szCs w:val="18"/>
                <w:rPrChange w:id="7143"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144" w:author="sam sehgal" w:date="2024-10-14T16:19:00Z" w16du:dateUtc="2024-10-14T05:19:00Z">
                  <w:rPr>
                    <w:rFonts w:asciiTheme="minorHAnsi" w:hAnsiTheme="minorHAnsi" w:cstheme="minorHAnsi"/>
                    <w:color w:val="000000"/>
                    <w:sz w:val="14"/>
                    <w:szCs w:val="14"/>
                  </w:rPr>
                </w:rPrChange>
              </w:rPr>
              <w:t>Column 1 text:</w:t>
            </w:r>
          </w:p>
          <w:p w14:paraId="2DE9EBBE" w14:textId="77777777" w:rsidR="00CE356E" w:rsidRPr="00D7158D" w:rsidRDefault="00CE356E" w:rsidP="00CE356E">
            <w:pPr>
              <w:spacing w:after="120"/>
              <w:rPr>
                <w:rFonts w:asciiTheme="minorHAnsi" w:hAnsiTheme="minorHAnsi" w:cstheme="minorHAnsi"/>
                <w:color w:val="000000"/>
                <w:sz w:val="18"/>
                <w:szCs w:val="18"/>
                <w:rPrChange w:id="7145"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146" w:author="sam sehgal" w:date="2024-10-14T16:19:00Z" w16du:dateUtc="2024-10-14T05:19:00Z">
                  <w:rPr>
                    <w:rFonts w:asciiTheme="minorHAnsi" w:hAnsiTheme="minorHAnsi" w:cstheme="minorHAnsi"/>
                    <w:color w:val="000000"/>
                    <w:sz w:val="14"/>
                    <w:szCs w:val="14"/>
                  </w:rPr>
                </w:rPrChange>
              </w:rPr>
              <w:t xml:space="preserve">Bodycopy_COI </w:t>
            </w:r>
          </w:p>
          <w:p w14:paraId="02059B03" w14:textId="77777777" w:rsidR="00CE356E" w:rsidRPr="00D7158D" w:rsidRDefault="00CE356E" w:rsidP="00CE356E">
            <w:pPr>
              <w:spacing w:after="120"/>
              <w:rPr>
                <w:rFonts w:asciiTheme="minorHAnsi" w:hAnsiTheme="minorHAnsi" w:cstheme="minorHAnsi"/>
                <w:color w:val="000000"/>
                <w:sz w:val="18"/>
                <w:szCs w:val="18"/>
                <w:rPrChange w:id="7147"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148" w:author="sam sehgal" w:date="2024-10-14T16:19:00Z" w16du:dateUtc="2024-10-14T05:19:00Z">
                  <w:rPr>
                    <w:rFonts w:asciiTheme="minorHAnsi" w:hAnsiTheme="minorHAnsi" w:cstheme="minorHAnsi"/>
                    <w:color w:val="000000"/>
                    <w:sz w:val="14"/>
                    <w:szCs w:val="14"/>
                  </w:rPr>
                </w:rPrChange>
              </w:rPr>
              <w:t>Column 2 text:</w:t>
            </w:r>
          </w:p>
          <w:p w14:paraId="59EEF723" w14:textId="2C188467" w:rsidR="00CE356E" w:rsidRPr="00D7158D" w:rsidRDefault="00CE356E" w:rsidP="00CE356E">
            <w:pPr>
              <w:spacing w:after="120"/>
              <w:rPr>
                <w:rFonts w:asciiTheme="minorHAnsi" w:hAnsiTheme="minorHAnsi" w:cstheme="minorHAnsi"/>
                <w:color w:val="000000"/>
                <w:sz w:val="18"/>
                <w:szCs w:val="18"/>
                <w:rPrChange w:id="7149"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150" w:author="sam sehgal" w:date="2024-10-14T16:19:00Z" w16du:dateUtc="2024-10-14T05:19:00Z">
                  <w:rPr>
                    <w:rFonts w:asciiTheme="minorHAnsi" w:hAnsiTheme="minorHAnsi" w:cstheme="minorHAnsi"/>
                    <w:color w:val="000000"/>
                    <w:sz w:val="14"/>
                    <w:szCs w:val="14"/>
                  </w:rPr>
                </w:rPrChange>
              </w:rPr>
              <w:t>Bullet_1_B_COI</w:t>
            </w:r>
          </w:p>
        </w:tc>
      </w:tr>
      <w:tr w:rsidR="00D55CB9" w:rsidRPr="00D969E5" w14:paraId="5DBDB2C5" w14:textId="77777777" w:rsidTr="00BA2FD3">
        <w:trPr>
          <w:cantSplit/>
          <w:trHeight w:val="2265"/>
        </w:trPr>
        <w:tc>
          <w:tcPr>
            <w:tcW w:w="1013" w:type="dxa"/>
            <w:vMerge/>
          </w:tcPr>
          <w:p w14:paraId="1ACF009A" w14:textId="77777777" w:rsidR="00D55CB9" w:rsidRPr="00D969E5" w:rsidRDefault="00D55CB9" w:rsidP="00D55CB9">
            <w:pPr>
              <w:tabs>
                <w:tab w:val="left" w:pos="1800"/>
              </w:tabs>
              <w:rPr>
                <w:rFonts w:asciiTheme="minorHAnsi" w:hAnsiTheme="minorHAnsi" w:cstheme="minorHAnsi"/>
                <w:b/>
                <w:sz w:val="20"/>
                <w:szCs w:val="20"/>
              </w:rPr>
            </w:pPr>
          </w:p>
        </w:tc>
        <w:tc>
          <w:tcPr>
            <w:tcW w:w="2101" w:type="dxa"/>
            <w:vMerge/>
          </w:tcPr>
          <w:p w14:paraId="1256CEEB" w14:textId="77777777" w:rsidR="00D55CB9" w:rsidRPr="00D969E5" w:rsidRDefault="00D55CB9" w:rsidP="00D55CB9">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271"/>
              <w:tblOverlap w:val="never"/>
              <w:tblW w:w="7902" w:type="dxa"/>
              <w:tblBorders>
                <w:bottom w:val="single" w:sz="4" w:space="0" w:color="auto"/>
              </w:tblBorders>
              <w:tblLayout w:type="fixed"/>
              <w:tblLook w:val="04A0" w:firstRow="1" w:lastRow="0" w:firstColumn="1" w:lastColumn="0" w:noHBand="0" w:noVBand="1"/>
            </w:tblPr>
            <w:tblGrid>
              <w:gridCol w:w="2316"/>
              <w:gridCol w:w="5586"/>
            </w:tblGrid>
            <w:tr w:rsidR="00D55CB9" w:rsidRPr="00D969E5" w14:paraId="1F10B15C" w14:textId="77777777">
              <w:trPr>
                <w:trHeight w:val="330"/>
              </w:trPr>
              <w:tc>
                <w:tcPr>
                  <w:tcW w:w="2316" w:type="dxa"/>
                  <w:noWrap/>
                  <w:vAlign w:val="center"/>
                  <w:hideMark/>
                </w:tcPr>
                <w:p w14:paraId="5DD27B6D" w14:textId="77777777" w:rsidR="00D55CB9" w:rsidRPr="00D969E5" w:rsidRDefault="00D55CB9" w:rsidP="00D55CB9">
                  <w:pPr>
                    <w:pStyle w:val="BodycopyCOI"/>
                    <w:rPr>
                      <w:rPrChange w:id="7151" w:author="Sue Simnor (EXT Idiom)" w:date="2024-09-12T16:38:00Z" w16du:dateUtc="2024-09-12T06:38:00Z">
                        <w:rPr>
                          <w:highlight w:val="yellow"/>
                        </w:rPr>
                      </w:rPrChange>
                    </w:rPr>
                  </w:pPr>
                  <w:r w:rsidRPr="00D969E5">
                    <w:rPr>
                      <w:rPrChange w:id="7152" w:author="Sue Simnor (EXT Idiom)" w:date="2024-09-12T16:38:00Z" w16du:dateUtc="2024-09-12T06:38:00Z">
                        <w:rPr>
                          <w:highlight w:val="yellow"/>
                        </w:rPr>
                      </w:rPrChange>
                    </w:rPr>
                    <w:t xml:space="preserve">You describe your </w:t>
                  </w:r>
                  <w:r w:rsidRPr="00D969E5">
                    <w:rPr>
                      <w:rFonts w:eastAsia="Arial" w:cs="Arial"/>
                      <w:rPrChange w:id="7153" w:author="Sue Simnor (EXT Idiom)" w:date="2024-09-12T16:38:00Z" w16du:dateUtc="2024-09-12T06:38:00Z">
                        <w:rPr>
                          <w:rFonts w:eastAsia="Arial" w:cs="Arial"/>
                          <w:highlight w:val="yellow"/>
                        </w:rPr>
                      </w:rPrChange>
                    </w:rPr>
                    <w:t>Insured Address</w:t>
                  </w:r>
                  <w:r w:rsidRPr="00D969E5">
                    <w:rPr>
                      <w:rPrChange w:id="7154" w:author="Sue Simnor (EXT Idiom)" w:date="2024-09-12T16:38:00Z" w16du:dateUtc="2024-09-12T06:38:00Z">
                        <w:rPr>
                          <w:highlight w:val="yellow"/>
                        </w:rPr>
                      </w:rPrChange>
                    </w:rPr>
                    <w:t xml:space="preserve"> as:</w:t>
                  </w:r>
                </w:p>
              </w:tc>
              <w:tc>
                <w:tcPr>
                  <w:tcW w:w="5586" w:type="dxa"/>
                  <w:noWrap/>
                  <w:vAlign w:val="bottom"/>
                  <w:hideMark/>
                </w:tcPr>
                <w:p w14:paraId="6ED5E720" w14:textId="41FD55D6" w:rsidR="00D55CB9" w:rsidRPr="00D969E5" w:rsidRDefault="00D55CB9" w:rsidP="00D55CB9">
                  <w:pPr>
                    <w:pStyle w:val="TableBodycopy"/>
                    <w:rPr>
                      <w:b/>
                      <w:rPrChange w:id="7155" w:author="Sue Simnor (EXT Idiom)" w:date="2024-09-12T16:38:00Z" w16du:dateUtc="2024-09-12T06:38:00Z">
                        <w:rPr>
                          <w:b/>
                          <w:highlight w:val="yellow"/>
                        </w:rPr>
                      </w:rPrChange>
                    </w:rPr>
                  </w:pPr>
                  <w:r w:rsidRPr="00D969E5">
                    <w:rPr>
                      <w:b/>
                      <w:rPrChange w:id="7156" w:author="Sue Simnor (EXT Idiom)" w:date="2024-09-12T16:38:00Z" w16du:dateUtc="2024-09-12T06:38:00Z">
                        <w:rPr>
                          <w:b/>
                          <w:highlight w:val="yellow"/>
                        </w:rPr>
                      </w:rPrChange>
                    </w:rPr>
                    <w:t xml:space="preserve">• a level &lt;LevelNoDisplay&gt; apartment, built </w:t>
                  </w:r>
                  <w:r w:rsidRPr="00D969E5">
                    <w:rPr>
                      <w:b/>
                      <w:bCs/>
                      <w:rPrChange w:id="7157" w:author="Sue Simnor (EXT Idiom)" w:date="2024-09-12T16:38:00Z" w16du:dateUtc="2024-09-12T06:38:00Z">
                        <w:rPr>
                          <w:b/>
                          <w:bCs/>
                          <w:highlight w:val="yellow"/>
                        </w:rPr>
                      </w:rPrChange>
                    </w:rPr>
                    <w:t>&lt;YearBuilt&gt;</w:t>
                  </w:r>
                </w:p>
              </w:tc>
            </w:tr>
          </w:tbl>
          <w:p w14:paraId="274CBEFA" w14:textId="77777777" w:rsidR="00D55CB9" w:rsidRPr="00D969E5" w:rsidRDefault="00D55CB9" w:rsidP="00D55CB9">
            <w:pPr>
              <w:pStyle w:val="BodycopyCOI"/>
              <w:rPr>
                <w:rPrChange w:id="7158" w:author="Sue Simnor (EXT Idiom)" w:date="2024-09-12T16:38:00Z" w16du:dateUtc="2024-09-12T06:38:00Z">
                  <w:rPr>
                    <w:highlight w:val="yellow"/>
                  </w:rPr>
                </w:rPrChange>
              </w:rPr>
            </w:pPr>
          </w:p>
        </w:tc>
        <w:tc>
          <w:tcPr>
            <w:tcW w:w="1984" w:type="dxa"/>
          </w:tcPr>
          <w:p w14:paraId="5E70DE47" w14:textId="77777777" w:rsidR="00D55CB9" w:rsidRPr="00D969E5" w:rsidRDefault="00D55CB9" w:rsidP="00D55CB9">
            <w:pPr>
              <w:tabs>
                <w:tab w:val="left" w:pos="1800"/>
              </w:tabs>
              <w:rPr>
                <w:rFonts w:asciiTheme="minorHAnsi" w:hAnsiTheme="minorHAnsi"/>
                <w:sz w:val="20"/>
                <w:szCs w:val="20"/>
                <w:rPrChange w:id="7159" w:author="Sue Simnor (EXT Idiom)" w:date="2024-09-12T16:38:00Z" w16du:dateUtc="2024-09-12T06:38:00Z">
                  <w:rPr>
                    <w:rFonts w:asciiTheme="minorHAnsi" w:hAnsiTheme="minorHAnsi"/>
                    <w:sz w:val="20"/>
                    <w:szCs w:val="20"/>
                    <w:highlight w:val="yellow"/>
                  </w:rPr>
                </w:rPrChange>
              </w:rPr>
            </w:pPr>
            <w:r w:rsidRPr="00D969E5">
              <w:rPr>
                <w:rFonts w:asciiTheme="minorHAnsi" w:hAnsiTheme="minorHAnsi"/>
                <w:sz w:val="20"/>
                <w:szCs w:val="20"/>
                <w:rPrChange w:id="7160" w:author="Sue Simnor (EXT Idiom)" w:date="2024-09-12T16:38:00Z" w16du:dateUtc="2024-09-12T06:38:00Z">
                  <w:rPr>
                    <w:rFonts w:asciiTheme="minorHAnsi" w:hAnsiTheme="minorHAnsi"/>
                    <w:sz w:val="20"/>
                    <w:szCs w:val="20"/>
                    <w:highlight w:val="yellow"/>
                  </w:rPr>
                </w:rPrChange>
              </w:rPr>
              <w:t>IF &lt;BuildingTypeCode&gt; = “4|ApartmentOrUnit”</w:t>
            </w:r>
            <w:r w:rsidRPr="00D969E5" w:rsidDel="0089426E">
              <w:rPr>
                <w:rFonts w:asciiTheme="minorHAnsi" w:hAnsiTheme="minorHAnsi"/>
                <w:sz w:val="20"/>
                <w:szCs w:val="20"/>
                <w:rPrChange w:id="7161" w:author="Sue Simnor (EXT Idiom)" w:date="2024-09-12T16:38:00Z" w16du:dateUtc="2024-09-12T06:38:00Z">
                  <w:rPr>
                    <w:rFonts w:asciiTheme="minorHAnsi" w:hAnsiTheme="minorHAnsi"/>
                    <w:sz w:val="20"/>
                    <w:szCs w:val="20"/>
                    <w:highlight w:val="yellow"/>
                  </w:rPr>
                </w:rPrChange>
              </w:rPr>
              <w:t xml:space="preserve"> </w:t>
            </w:r>
          </w:p>
          <w:p w14:paraId="2B0C2B0D" w14:textId="77777777" w:rsidR="00D55CB9" w:rsidRPr="00D969E5" w:rsidRDefault="00D55CB9" w:rsidP="00D55CB9">
            <w:pPr>
              <w:tabs>
                <w:tab w:val="left" w:pos="1800"/>
              </w:tabs>
              <w:rPr>
                <w:rFonts w:asciiTheme="minorHAnsi" w:hAnsiTheme="minorHAnsi"/>
                <w:sz w:val="20"/>
                <w:szCs w:val="20"/>
                <w:rPrChange w:id="7162" w:author="Sue Simnor (EXT Idiom)" w:date="2024-09-12T16:38:00Z" w16du:dateUtc="2024-09-12T06:38:00Z">
                  <w:rPr>
                    <w:rFonts w:asciiTheme="minorHAnsi" w:hAnsiTheme="minorHAnsi"/>
                    <w:sz w:val="20"/>
                    <w:szCs w:val="20"/>
                    <w:highlight w:val="yellow"/>
                  </w:rPr>
                </w:rPrChange>
              </w:rPr>
            </w:pPr>
            <w:r w:rsidRPr="00D969E5">
              <w:rPr>
                <w:rFonts w:asciiTheme="minorHAnsi" w:hAnsiTheme="minorHAnsi"/>
                <w:b/>
                <w:sz w:val="20"/>
                <w:szCs w:val="20"/>
                <w:rPrChange w:id="7163" w:author="Sue Simnor (EXT Idiom)" w:date="2024-09-12T16:38:00Z" w16du:dateUtc="2024-09-12T06:38:00Z">
                  <w:rPr>
                    <w:rFonts w:asciiTheme="minorHAnsi" w:hAnsiTheme="minorHAnsi"/>
                    <w:b/>
                    <w:sz w:val="20"/>
                    <w:szCs w:val="20"/>
                    <w:highlight w:val="yellow"/>
                  </w:rPr>
                </w:rPrChange>
              </w:rPr>
              <w:t xml:space="preserve">AND </w:t>
            </w:r>
            <w:r w:rsidRPr="00D969E5">
              <w:rPr>
                <w:rFonts w:asciiTheme="minorHAnsi" w:hAnsiTheme="minorHAnsi"/>
                <w:sz w:val="20"/>
                <w:szCs w:val="20"/>
                <w:rPrChange w:id="7164" w:author="Sue Simnor (EXT Idiom)" w:date="2024-09-12T16:38:00Z" w16du:dateUtc="2024-09-12T06:38:00Z">
                  <w:rPr>
                    <w:rFonts w:asciiTheme="minorHAnsi" w:hAnsiTheme="minorHAnsi"/>
                    <w:sz w:val="20"/>
                    <w:szCs w:val="20"/>
                    <w:highlight w:val="yellow"/>
                  </w:rPr>
                </w:rPrChange>
              </w:rPr>
              <w:t>&lt;LevelNoCode&gt;= “2|Floor1” or “3|Floor2” or “4|3Plus”</w:t>
            </w:r>
          </w:p>
          <w:p w14:paraId="23889B34" w14:textId="77777777" w:rsidR="00BF7768" w:rsidRPr="00D969E5" w:rsidRDefault="00BF7768" w:rsidP="00BF7768">
            <w:pPr>
              <w:tabs>
                <w:tab w:val="left" w:pos="1800"/>
              </w:tabs>
              <w:rPr>
                <w:rFonts w:asciiTheme="minorHAnsi" w:hAnsiTheme="minorHAnsi"/>
                <w:b/>
                <w:bCs/>
                <w:sz w:val="20"/>
                <w:szCs w:val="20"/>
                <w:rPrChange w:id="7165" w:author="Sue Simnor (EXT Idiom)" w:date="2024-09-12T16:38:00Z" w16du:dateUtc="2024-09-12T06:38:00Z">
                  <w:rPr>
                    <w:rFonts w:asciiTheme="minorHAnsi" w:hAnsiTheme="minorHAnsi"/>
                    <w:b/>
                    <w:bCs/>
                    <w:sz w:val="20"/>
                    <w:szCs w:val="20"/>
                    <w:highlight w:val="yellow"/>
                  </w:rPr>
                </w:rPrChange>
              </w:rPr>
            </w:pPr>
            <w:r w:rsidRPr="00D969E5">
              <w:rPr>
                <w:rFonts w:asciiTheme="minorHAnsi" w:hAnsiTheme="minorHAnsi"/>
                <w:b/>
                <w:bCs/>
                <w:sz w:val="20"/>
                <w:szCs w:val="20"/>
                <w:rPrChange w:id="7166" w:author="Sue Simnor (EXT Idiom)" w:date="2024-09-12T16:38:00Z" w16du:dateUtc="2024-09-12T06:38:00Z">
                  <w:rPr>
                    <w:rFonts w:asciiTheme="minorHAnsi" w:hAnsiTheme="minorHAnsi"/>
                    <w:b/>
                    <w:bCs/>
                    <w:sz w:val="20"/>
                    <w:szCs w:val="20"/>
                    <w:highlight w:val="yellow"/>
                  </w:rPr>
                </w:rPrChange>
              </w:rPr>
              <w:t>AND</w:t>
            </w:r>
          </w:p>
          <w:p w14:paraId="4AB6CE1E" w14:textId="533C91AC" w:rsidR="00BF7768" w:rsidRPr="00D969E5" w:rsidRDefault="00BF7768" w:rsidP="00BF7768">
            <w:pPr>
              <w:tabs>
                <w:tab w:val="left" w:pos="1800"/>
              </w:tabs>
              <w:rPr>
                <w:rFonts w:asciiTheme="minorHAnsi" w:hAnsiTheme="minorHAnsi"/>
                <w:b/>
                <w:bCs/>
                <w:sz w:val="20"/>
                <w:szCs w:val="20"/>
                <w:rPrChange w:id="7167" w:author="Sue Simnor (EXT Idiom)" w:date="2024-09-12T16:38:00Z" w16du:dateUtc="2024-09-12T06:38:00Z">
                  <w:rPr>
                    <w:rFonts w:asciiTheme="minorHAnsi" w:hAnsiTheme="minorHAnsi"/>
                    <w:b/>
                    <w:bCs/>
                    <w:sz w:val="20"/>
                    <w:szCs w:val="20"/>
                    <w:highlight w:val="yellow"/>
                  </w:rPr>
                </w:rPrChange>
              </w:rPr>
            </w:pPr>
            <w:r w:rsidRPr="00D969E5">
              <w:rPr>
                <w:rFonts w:asciiTheme="minorHAnsi" w:hAnsiTheme="minorHAnsi"/>
                <w:b/>
                <w:bCs/>
                <w:sz w:val="20"/>
                <w:szCs w:val="20"/>
                <w:rPrChange w:id="7168" w:author="Sue Simnor (EXT Idiom)" w:date="2024-09-12T16:38:00Z" w16du:dateUtc="2024-09-12T06:38:00Z">
                  <w:rPr>
                    <w:rFonts w:asciiTheme="minorHAnsi" w:hAnsiTheme="minorHAnsi"/>
                    <w:b/>
                    <w:bCs/>
                    <w:sz w:val="20"/>
                    <w:szCs w:val="20"/>
                    <w:highlight w:val="yellow"/>
                  </w:rPr>
                </w:rPrChange>
              </w:rPr>
              <w:t>&lt;YearOfConstructionTypeCode&gt; = “1|2000+”</w:t>
            </w:r>
          </w:p>
          <w:p w14:paraId="35D90289" w14:textId="77777777" w:rsidR="00BF7768" w:rsidRPr="00D969E5" w:rsidRDefault="00BF7768" w:rsidP="00D55CB9">
            <w:pPr>
              <w:tabs>
                <w:tab w:val="left" w:pos="1800"/>
              </w:tabs>
              <w:rPr>
                <w:rFonts w:asciiTheme="minorHAnsi" w:hAnsiTheme="minorHAnsi"/>
                <w:sz w:val="20"/>
                <w:szCs w:val="20"/>
                <w:rPrChange w:id="7169" w:author="Sue Simnor (EXT Idiom)" w:date="2024-09-12T16:38:00Z" w16du:dateUtc="2024-09-12T06:38:00Z">
                  <w:rPr>
                    <w:rFonts w:asciiTheme="minorHAnsi" w:hAnsiTheme="minorHAnsi"/>
                    <w:sz w:val="20"/>
                    <w:szCs w:val="20"/>
                    <w:highlight w:val="yellow"/>
                  </w:rPr>
                </w:rPrChange>
              </w:rPr>
            </w:pPr>
          </w:p>
          <w:p w14:paraId="0CDC62B9" w14:textId="77777777" w:rsidR="00D55CB9" w:rsidRPr="00D969E5" w:rsidRDefault="00D55CB9" w:rsidP="00D55CB9">
            <w:pPr>
              <w:tabs>
                <w:tab w:val="left" w:pos="1800"/>
              </w:tabs>
              <w:rPr>
                <w:rFonts w:asciiTheme="minorHAnsi" w:hAnsiTheme="minorHAnsi"/>
                <w:sz w:val="20"/>
                <w:szCs w:val="20"/>
                <w:rPrChange w:id="7170" w:author="Sue Simnor (EXT Idiom)" w:date="2024-09-12T16:38:00Z" w16du:dateUtc="2024-09-12T06:38:00Z">
                  <w:rPr>
                    <w:rFonts w:asciiTheme="minorHAnsi" w:hAnsiTheme="minorHAnsi"/>
                    <w:sz w:val="20"/>
                    <w:szCs w:val="20"/>
                    <w:highlight w:val="yellow"/>
                  </w:rPr>
                </w:rPrChange>
              </w:rPr>
            </w:pPr>
            <w:r w:rsidRPr="00D969E5">
              <w:rPr>
                <w:rFonts w:asciiTheme="minorHAnsi" w:hAnsiTheme="minorHAnsi"/>
                <w:b/>
                <w:sz w:val="20"/>
                <w:szCs w:val="20"/>
                <w:rPrChange w:id="7171" w:author="Sue Simnor (EXT Idiom)" w:date="2024-09-12T16:38:00Z" w16du:dateUtc="2024-09-12T06:38:00Z">
                  <w:rPr>
                    <w:rFonts w:asciiTheme="minorHAnsi" w:hAnsiTheme="minorHAnsi"/>
                    <w:b/>
                    <w:sz w:val="20"/>
                    <w:szCs w:val="20"/>
                    <w:highlight w:val="yellow"/>
                  </w:rPr>
                </w:rPrChange>
              </w:rPr>
              <w:t>THEN</w:t>
            </w:r>
            <w:r w:rsidRPr="00D969E5">
              <w:rPr>
                <w:rFonts w:asciiTheme="minorHAnsi" w:hAnsiTheme="minorHAnsi"/>
                <w:sz w:val="20"/>
                <w:szCs w:val="20"/>
                <w:rPrChange w:id="7172" w:author="Sue Simnor (EXT Idiom)" w:date="2024-09-12T16:38:00Z" w16du:dateUtc="2024-09-12T06:38:00Z">
                  <w:rPr>
                    <w:rFonts w:asciiTheme="minorHAnsi" w:hAnsiTheme="minorHAnsi"/>
                    <w:sz w:val="20"/>
                    <w:szCs w:val="20"/>
                    <w:highlight w:val="yellow"/>
                  </w:rPr>
                </w:rPrChange>
              </w:rPr>
              <w:t xml:space="preserve"> display</w:t>
            </w:r>
          </w:p>
          <w:p w14:paraId="7DC4143E" w14:textId="77777777" w:rsidR="00D55CB9" w:rsidRPr="00D969E5" w:rsidRDefault="00D55CB9" w:rsidP="00D55CB9">
            <w:pPr>
              <w:tabs>
                <w:tab w:val="left" w:pos="1800"/>
              </w:tabs>
              <w:rPr>
                <w:rFonts w:asciiTheme="minorHAnsi" w:hAnsiTheme="minorHAnsi" w:cstheme="minorHAnsi"/>
                <w:b/>
                <w:sz w:val="20"/>
                <w:szCs w:val="20"/>
                <w:rPrChange w:id="7173" w:author="Sue Simnor (EXT Idiom)" w:date="2024-09-12T16:38:00Z" w16du:dateUtc="2024-09-12T06:38:00Z">
                  <w:rPr>
                    <w:rFonts w:asciiTheme="minorHAnsi" w:hAnsiTheme="minorHAnsi" w:cstheme="minorHAnsi"/>
                    <w:b/>
                    <w:sz w:val="20"/>
                    <w:szCs w:val="20"/>
                    <w:highlight w:val="yellow"/>
                  </w:rPr>
                </w:rPrChange>
              </w:rPr>
            </w:pPr>
            <w:r w:rsidRPr="00D969E5">
              <w:rPr>
                <w:rFonts w:asciiTheme="minorHAnsi" w:hAnsiTheme="minorHAnsi"/>
                <w:b/>
                <w:sz w:val="20"/>
                <w:szCs w:val="20"/>
                <w:rPrChange w:id="7174" w:author="Sue Simnor (EXT Idiom)" w:date="2024-09-12T16:38:00Z" w16du:dateUtc="2024-09-12T06:38:00Z">
                  <w:rPr>
                    <w:rFonts w:asciiTheme="minorHAnsi" w:hAnsiTheme="minorHAnsi"/>
                    <w:b/>
                    <w:sz w:val="20"/>
                    <w:szCs w:val="20"/>
                    <w:highlight w:val="yellow"/>
                  </w:rPr>
                </w:rPrChange>
              </w:rPr>
              <w:t>ELSEIF</w:t>
            </w:r>
          </w:p>
          <w:p w14:paraId="664981D6" w14:textId="77777777" w:rsidR="00D55CB9" w:rsidRPr="00D969E5" w:rsidRDefault="00D55CB9" w:rsidP="00D55CB9">
            <w:pPr>
              <w:tabs>
                <w:tab w:val="left" w:pos="1800"/>
              </w:tabs>
              <w:rPr>
                <w:rFonts w:asciiTheme="minorHAnsi" w:hAnsiTheme="minorHAnsi"/>
                <w:sz w:val="20"/>
                <w:szCs w:val="20"/>
                <w:rPrChange w:id="7175" w:author="Sue Simnor (EXT Idiom)" w:date="2024-09-12T16:38:00Z" w16du:dateUtc="2024-09-12T06:38:00Z">
                  <w:rPr>
                    <w:rFonts w:asciiTheme="minorHAnsi" w:hAnsiTheme="minorHAnsi"/>
                    <w:sz w:val="20"/>
                    <w:szCs w:val="20"/>
                    <w:highlight w:val="yellow"/>
                  </w:rPr>
                </w:rPrChange>
              </w:rPr>
            </w:pPr>
          </w:p>
          <w:p w14:paraId="2D06DD90" w14:textId="77777777" w:rsidR="00D55CB9" w:rsidRPr="00D969E5" w:rsidRDefault="00D55CB9" w:rsidP="00D55CB9">
            <w:pPr>
              <w:tabs>
                <w:tab w:val="left" w:pos="1800"/>
              </w:tabs>
              <w:rPr>
                <w:rFonts w:asciiTheme="minorHAnsi" w:hAnsiTheme="minorHAnsi"/>
                <w:sz w:val="20"/>
                <w:szCs w:val="20"/>
                <w:rPrChange w:id="7176" w:author="Sue Simnor (EXT Idiom)" w:date="2024-09-12T16:38:00Z" w16du:dateUtc="2024-09-12T06:38:00Z">
                  <w:rPr>
                    <w:rFonts w:asciiTheme="minorHAnsi" w:hAnsiTheme="minorHAnsi"/>
                    <w:sz w:val="20"/>
                    <w:szCs w:val="20"/>
                    <w:highlight w:val="yellow"/>
                  </w:rPr>
                </w:rPrChange>
              </w:rPr>
            </w:pPr>
          </w:p>
          <w:p w14:paraId="464739BD" w14:textId="77777777" w:rsidR="00D55CB9" w:rsidRPr="00D969E5" w:rsidRDefault="00D55CB9" w:rsidP="00D55CB9">
            <w:pPr>
              <w:tabs>
                <w:tab w:val="left" w:pos="1800"/>
              </w:tabs>
              <w:rPr>
                <w:rFonts w:asciiTheme="minorHAnsi" w:hAnsiTheme="minorHAnsi"/>
                <w:sz w:val="20"/>
                <w:szCs w:val="20"/>
                <w:rPrChange w:id="7177" w:author="Sue Simnor (EXT Idiom)" w:date="2024-09-12T16:38:00Z" w16du:dateUtc="2024-09-12T06:38:00Z">
                  <w:rPr>
                    <w:rFonts w:asciiTheme="minorHAnsi" w:hAnsiTheme="minorHAnsi"/>
                    <w:sz w:val="20"/>
                    <w:szCs w:val="20"/>
                    <w:highlight w:val="yellow"/>
                  </w:rPr>
                </w:rPrChange>
              </w:rPr>
            </w:pPr>
          </w:p>
        </w:tc>
        <w:tc>
          <w:tcPr>
            <w:tcW w:w="1560" w:type="dxa"/>
          </w:tcPr>
          <w:p w14:paraId="7B6EA996" w14:textId="77777777" w:rsidR="00D55CB9" w:rsidRPr="00D7158D" w:rsidRDefault="00D55CB9" w:rsidP="00D55CB9">
            <w:pPr>
              <w:spacing w:after="120"/>
              <w:rPr>
                <w:rFonts w:asciiTheme="minorHAnsi" w:hAnsiTheme="minorHAnsi" w:cstheme="minorHAnsi"/>
                <w:color w:val="000000"/>
                <w:sz w:val="18"/>
                <w:szCs w:val="18"/>
                <w:rPrChange w:id="7178" w:author="sam sehgal" w:date="2024-10-14T16:19:00Z" w16du:dateUtc="2024-10-14T05:19:00Z">
                  <w:rPr>
                    <w:rFonts w:asciiTheme="minorHAnsi" w:hAnsiTheme="minorHAnsi" w:cstheme="minorHAnsi"/>
                    <w:color w:val="000000"/>
                    <w:sz w:val="14"/>
                    <w:szCs w:val="14"/>
                    <w:highlight w:val="yellow"/>
                  </w:rPr>
                </w:rPrChange>
              </w:rPr>
            </w:pPr>
            <w:r w:rsidRPr="00D7158D">
              <w:rPr>
                <w:rFonts w:asciiTheme="minorHAnsi" w:hAnsiTheme="minorHAnsi" w:cstheme="minorHAnsi"/>
                <w:color w:val="000000"/>
                <w:sz w:val="18"/>
                <w:szCs w:val="18"/>
                <w:rPrChange w:id="7179" w:author="sam sehgal" w:date="2024-10-14T16:19:00Z" w16du:dateUtc="2024-10-14T05:19:00Z">
                  <w:rPr>
                    <w:rFonts w:asciiTheme="minorHAnsi" w:hAnsiTheme="minorHAnsi" w:cstheme="minorHAnsi"/>
                    <w:color w:val="000000"/>
                    <w:sz w:val="14"/>
                    <w:szCs w:val="14"/>
                    <w:highlight w:val="yellow"/>
                  </w:rPr>
                </w:rPrChange>
              </w:rPr>
              <w:t>Column 1 text:</w:t>
            </w:r>
          </w:p>
          <w:p w14:paraId="5F6CDC3F" w14:textId="77777777" w:rsidR="00D55CB9" w:rsidRPr="00D7158D" w:rsidRDefault="00D55CB9" w:rsidP="00D55CB9">
            <w:pPr>
              <w:spacing w:after="120"/>
              <w:rPr>
                <w:rFonts w:asciiTheme="minorHAnsi" w:hAnsiTheme="minorHAnsi" w:cstheme="minorHAnsi"/>
                <w:color w:val="000000"/>
                <w:sz w:val="18"/>
                <w:szCs w:val="18"/>
                <w:rPrChange w:id="7180" w:author="sam sehgal" w:date="2024-10-14T16:19:00Z" w16du:dateUtc="2024-10-14T05:19:00Z">
                  <w:rPr>
                    <w:rFonts w:asciiTheme="minorHAnsi" w:hAnsiTheme="minorHAnsi" w:cstheme="minorHAnsi"/>
                    <w:color w:val="000000"/>
                    <w:sz w:val="14"/>
                    <w:szCs w:val="14"/>
                    <w:highlight w:val="yellow"/>
                  </w:rPr>
                </w:rPrChange>
              </w:rPr>
            </w:pPr>
            <w:r w:rsidRPr="00D7158D">
              <w:rPr>
                <w:rFonts w:asciiTheme="minorHAnsi" w:hAnsiTheme="minorHAnsi" w:cstheme="minorHAnsi"/>
                <w:color w:val="000000"/>
                <w:sz w:val="18"/>
                <w:szCs w:val="18"/>
                <w:rPrChange w:id="7181" w:author="sam sehgal" w:date="2024-10-14T16:19:00Z" w16du:dateUtc="2024-10-14T05:19:00Z">
                  <w:rPr>
                    <w:rFonts w:asciiTheme="minorHAnsi" w:hAnsiTheme="minorHAnsi" w:cstheme="minorHAnsi"/>
                    <w:color w:val="000000"/>
                    <w:sz w:val="14"/>
                    <w:szCs w:val="14"/>
                    <w:highlight w:val="yellow"/>
                  </w:rPr>
                </w:rPrChange>
              </w:rPr>
              <w:t xml:space="preserve">Bodycopy_COI </w:t>
            </w:r>
          </w:p>
          <w:p w14:paraId="6E4A475B" w14:textId="77777777" w:rsidR="00D55CB9" w:rsidRPr="00D7158D" w:rsidRDefault="00D55CB9" w:rsidP="00D55CB9">
            <w:pPr>
              <w:spacing w:after="120"/>
              <w:rPr>
                <w:rFonts w:asciiTheme="minorHAnsi" w:hAnsiTheme="minorHAnsi" w:cstheme="minorHAnsi"/>
                <w:color w:val="000000"/>
                <w:sz w:val="18"/>
                <w:szCs w:val="18"/>
                <w:rPrChange w:id="7182" w:author="sam sehgal" w:date="2024-10-14T16:19:00Z" w16du:dateUtc="2024-10-14T05:19:00Z">
                  <w:rPr>
                    <w:rFonts w:asciiTheme="minorHAnsi" w:hAnsiTheme="minorHAnsi" w:cstheme="minorHAnsi"/>
                    <w:color w:val="000000"/>
                    <w:sz w:val="14"/>
                    <w:szCs w:val="14"/>
                    <w:highlight w:val="yellow"/>
                  </w:rPr>
                </w:rPrChange>
              </w:rPr>
            </w:pPr>
            <w:r w:rsidRPr="00D7158D">
              <w:rPr>
                <w:rFonts w:asciiTheme="minorHAnsi" w:hAnsiTheme="minorHAnsi" w:cstheme="minorHAnsi"/>
                <w:color w:val="000000"/>
                <w:sz w:val="18"/>
                <w:szCs w:val="18"/>
                <w:rPrChange w:id="7183" w:author="sam sehgal" w:date="2024-10-14T16:19:00Z" w16du:dateUtc="2024-10-14T05:19:00Z">
                  <w:rPr>
                    <w:rFonts w:asciiTheme="minorHAnsi" w:hAnsiTheme="minorHAnsi" w:cstheme="minorHAnsi"/>
                    <w:color w:val="000000"/>
                    <w:sz w:val="14"/>
                    <w:szCs w:val="14"/>
                    <w:highlight w:val="yellow"/>
                  </w:rPr>
                </w:rPrChange>
              </w:rPr>
              <w:t>Column 2 text:</w:t>
            </w:r>
          </w:p>
          <w:p w14:paraId="357ED4FD" w14:textId="32A07288" w:rsidR="00D55CB9" w:rsidRPr="00D7158D" w:rsidRDefault="00D55CB9" w:rsidP="00D55CB9">
            <w:pPr>
              <w:spacing w:after="120"/>
              <w:rPr>
                <w:rFonts w:asciiTheme="minorHAnsi" w:hAnsiTheme="minorHAnsi" w:cstheme="minorHAnsi"/>
                <w:color w:val="000000"/>
                <w:sz w:val="18"/>
                <w:szCs w:val="18"/>
                <w:rPrChange w:id="7184" w:author="sam sehgal" w:date="2024-10-14T16:19:00Z" w16du:dateUtc="2024-10-14T05:19:00Z">
                  <w:rPr>
                    <w:rFonts w:asciiTheme="minorHAnsi" w:hAnsiTheme="minorHAnsi" w:cstheme="minorHAnsi"/>
                    <w:color w:val="000000"/>
                    <w:sz w:val="14"/>
                    <w:szCs w:val="14"/>
                    <w:highlight w:val="yellow"/>
                  </w:rPr>
                </w:rPrChange>
              </w:rPr>
            </w:pPr>
            <w:r w:rsidRPr="00D7158D">
              <w:rPr>
                <w:rFonts w:asciiTheme="minorHAnsi" w:hAnsiTheme="minorHAnsi" w:cstheme="minorHAnsi"/>
                <w:color w:val="000000"/>
                <w:sz w:val="18"/>
                <w:szCs w:val="18"/>
                <w:rPrChange w:id="7185" w:author="sam sehgal" w:date="2024-10-14T16:19:00Z" w16du:dateUtc="2024-10-14T05:19:00Z">
                  <w:rPr>
                    <w:rFonts w:asciiTheme="minorHAnsi" w:hAnsiTheme="minorHAnsi" w:cstheme="minorHAnsi"/>
                    <w:color w:val="000000"/>
                    <w:sz w:val="14"/>
                    <w:szCs w:val="14"/>
                    <w:highlight w:val="yellow"/>
                  </w:rPr>
                </w:rPrChange>
              </w:rPr>
              <w:t>Bullet_1_B_COI</w:t>
            </w:r>
          </w:p>
        </w:tc>
      </w:tr>
      <w:tr w:rsidR="00AA6BD2" w:rsidRPr="00BD6987" w14:paraId="3B9D51DC" w14:textId="77777777" w:rsidTr="00BA2FD3">
        <w:trPr>
          <w:cantSplit/>
          <w:trHeight w:val="2265"/>
        </w:trPr>
        <w:tc>
          <w:tcPr>
            <w:tcW w:w="1013" w:type="dxa"/>
            <w:vMerge/>
          </w:tcPr>
          <w:p w14:paraId="5E6C8485" w14:textId="77777777" w:rsidR="00AA6BD2" w:rsidRPr="00BD6987" w:rsidRDefault="00AA6BD2" w:rsidP="00AA6BD2">
            <w:pPr>
              <w:tabs>
                <w:tab w:val="left" w:pos="1800"/>
              </w:tabs>
              <w:rPr>
                <w:rFonts w:asciiTheme="minorHAnsi" w:hAnsiTheme="minorHAnsi" w:cstheme="minorHAnsi"/>
                <w:b/>
                <w:sz w:val="20"/>
                <w:szCs w:val="20"/>
              </w:rPr>
            </w:pPr>
          </w:p>
        </w:tc>
        <w:tc>
          <w:tcPr>
            <w:tcW w:w="2101" w:type="dxa"/>
            <w:vMerge/>
          </w:tcPr>
          <w:p w14:paraId="0424D509" w14:textId="77777777" w:rsidR="00AA6BD2" w:rsidRPr="00BD6987" w:rsidRDefault="00AA6BD2" w:rsidP="00AA6BD2">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844" w:type="dxa"/>
              <w:tblBorders>
                <w:bottom w:val="single" w:sz="4" w:space="0" w:color="auto"/>
              </w:tblBorders>
              <w:tblLayout w:type="fixed"/>
              <w:tblLook w:val="04A0" w:firstRow="1" w:lastRow="0" w:firstColumn="1" w:lastColumn="0" w:noHBand="0" w:noVBand="1"/>
            </w:tblPr>
            <w:tblGrid>
              <w:gridCol w:w="2299"/>
              <w:gridCol w:w="5545"/>
            </w:tblGrid>
            <w:tr w:rsidR="00AA6BD2" w:rsidRPr="001C62D9" w14:paraId="57747EB5" w14:textId="77777777" w:rsidTr="00D969E5">
              <w:trPr>
                <w:trHeight w:val="380"/>
              </w:trPr>
              <w:tc>
                <w:tcPr>
                  <w:tcW w:w="2299" w:type="dxa"/>
                  <w:noWrap/>
                  <w:vAlign w:val="center"/>
                  <w:hideMark/>
                </w:tcPr>
                <w:p w14:paraId="147FB1F9" w14:textId="29FD3ECD" w:rsidR="00AA6BD2" w:rsidRPr="001C62D9" w:rsidRDefault="00AA6BD2" w:rsidP="00AA6BD2">
                  <w:pPr>
                    <w:pStyle w:val="BodycopyCOI"/>
                    <w:rPr>
                      <w:highlight w:val="cyan"/>
                      <w:rPrChange w:id="7186" w:author="Sue Simnor (EXT Idiom)" w:date="2024-08-13T18:06:00Z" w16du:dateUtc="2024-08-13T08:06:00Z">
                        <w:rPr/>
                      </w:rPrChange>
                    </w:rPr>
                  </w:pPr>
                  <w:r w:rsidRPr="00D969E5">
                    <w:rPr>
                      <w:highlight w:val="cyan"/>
                    </w:rPr>
                    <w:t xml:space="preserve">You describe your </w:t>
                  </w:r>
                  <w:r w:rsidRPr="00D969E5">
                    <w:rPr>
                      <w:rFonts w:eastAsia="Arial" w:cs="Arial"/>
                      <w:highlight w:val="cyan"/>
                    </w:rPr>
                    <w:t xml:space="preserve">Insured Address </w:t>
                  </w:r>
                  <w:commentRangeStart w:id="7187"/>
                  <w:commentRangeStart w:id="7188"/>
                  <w:commentRangeEnd w:id="7187"/>
                  <w:r w:rsidRPr="001C62D9">
                    <w:rPr>
                      <w:rStyle w:val="CommentReference"/>
                      <w:sz w:val="18"/>
                      <w:szCs w:val="18"/>
                      <w:highlight w:val="cyan"/>
                      <w:rPrChange w:id="7189" w:author="Sue Simnor (EXT Idiom)" w:date="2024-08-13T18:06:00Z" w16du:dateUtc="2024-08-13T08:06:00Z">
                        <w:rPr>
                          <w:rStyle w:val="CommentReference"/>
                          <w:sz w:val="18"/>
                          <w:szCs w:val="18"/>
                        </w:rPr>
                      </w:rPrChange>
                    </w:rPr>
                    <w:commentReference w:id="7187"/>
                  </w:r>
                  <w:commentRangeEnd w:id="7188"/>
                  <w:r w:rsidRPr="001C62D9">
                    <w:rPr>
                      <w:rStyle w:val="CommentReference"/>
                      <w:sz w:val="18"/>
                      <w:szCs w:val="18"/>
                      <w:highlight w:val="cyan"/>
                      <w:rPrChange w:id="7190" w:author="Sue Simnor (EXT Idiom)" w:date="2024-08-13T18:06:00Z" w16du:dateUtc="2024-08-13T08:06:00Z">
                        <w:rPr>
                          <w:rStyle w:val="CommentReference"/>
                          <w:sz w:val="18"/>
                          <w:szCs w:val="18"/>
                        </w:rPr>
                      </w:rPrChange>
                    </w:rPr>
                    <w:commentReference w:id="7188"/>
                  </w:r>
                  <w:r w:rsidRPr="001C62D9">
                    <w:rPr>
                      <w:highlight w:val="cyan"/>
                      <w:rPrChange w:id="7191" w:author="Sue Simnor (EXT Idiom)" w:date="2024-08-13T18:06:00Z" w16du:dateUtc="2024-08-13T08:06:00Z">
                        <w:rPr/>
                      </w:rPrChange>
                    </w:rPr>
                    <w:t>as:</w:t>
                  </w:r>
                </w:p>
              </w:tc>
              <w:tc>
                <w:tcPr>
                  <w:tcW w:w="5545" w:type="dxa"/>
                  <w:noWrap/>
                  <w:vAlign w:val="bottom"/>
                  <w:hideMark/>
                </w:tcPr>
                <w:p w14:paraId="01DB5C67" w14:textId="6BC32E5E" w:rsidR="00AA6BD2" w:rsidRPr="001C62D9" w:rsidRDefault="00AA6BD2" w:rsidP="00AA6BD2">
                  <w:pPr>
                    <w:pStyle w:val="TableBodycopy"/>
                    <w:rPr>
                      <w:b/>
                      <w:bCs/>
                      <w:highlight w:val="cyan"/>
                      <w:rPrChange w:id="7192" w:author="Sue Simnor (EXT Idiom)" w:date="2024-08-13T18:06:00Z" w16du:dateUtc="2024-08-13T08:06:00Z">
                        <w:rPr>
                          <w:b/>
                          <w:bCs/>
                        </w:rPr>
                      </w:rPrChange>
                    </w:rPr>
                  </w:pPr>
                  <w:r w:rsidRPr="001C62D9">
                    <w:rPr>
                      <w:b/>
                      <w:bCs/>
                      <w:highlight w:val="cyan"/>
                      <w:rPrChange w:id="7193" w:author="Sue Simnor (EXT Idiom)" w:date="2024-08-13T18:06:00Z" w16du:dateUtc="2024-08-13T08:06:00Z">
                        <w:rPr>
                          <w:b/>
                          <w:bCs/>
                        </w:rPr>
                      </w:rPrChange>
                    </w:rPr>
                    <w:t xml:space="preserve">• a </w:t>
                  </w:r>
                  <w:r w:rsidR="0075746C" w:rsidRPr="001C62D9">
                    <w:rPr>
                      <w:b/>
                      <w:bCs/>
                      <w:highlight w:val="cyan"/>
                      <w:rPrChange w:id="7194" w:author="Sue Simnor (EXT Idiom)" w:date="2024-08-13T18:06:00Z" w16du:dateUtc="2024-08-13T08:06:00Z">
                        <w:rPr>
                          <w:b/>
                          <w:bCs/>
                        </w:rPr>
                      </w:rPrChange>
                    </w:rPr>
                    <w:t>level</w:t>
                  </w:r>
                  <w:r w:rsidR="00E32590" w:rsidRPr="001C62D9">
                    <w:rPr>
                      <w:b/>
                      <w:bCs/>
                      <w:highlight w:val="cyan"/>
                      <w:rPrChange w:id="7195" w:author="Sue Simnor (EXT Idiom)" w:date="2024-08-13T18:06:00Z" w16du:dateUtc="2024-08-13T08:06:00Z">
                        <w:rPr>
                          <w:b/>
                          <w:bCs/>
                        </w:rPr>
                      </w:rPrChange>
                    </w:rPr>
                    <w:t xml:space="preserve"> 2 or above</w:t>
                  </w:r>
                  <w:r w:rsidRPr="001C62D9">
                    <w:rPr>
                      <w:b/>
                      <w:bCs/>
                      <w:highlight w:val="cyan"/>
                      <w:rPrChange w:id="7196" w:author="Sue Simnor (EXT Idiom)" w:date="2024-08-13T18:06:00Z" w16du:dateUtc="2024-08-13T08:06:00Z">
                        <w:rPr>
                          <w:b/>
                          <w:bCs/>
                        </w:rPr>
                      </w:rPrChange>
                    </w:rPr>
                    <w:t xml:space="preserve"> apartment, </w:t>
                  </w:r>
                  <w:commentRangeStart w:id="7197"/>
                  <w:commentRangeStart w:id="7198"/>
                  <w:r w:rsidRPr="001C62D9">
                    <w:rPr>
                      <w:b/>
                      <w:bCs/>
                      <w:highlight w:val="cyan"/>
                      <w:rPrChange w:id="7199" w:author="Sue Simnor (EXT Idiom)" w:date="2024-08-13T18:06:00Z" w16du:dateUtc="2024-08-13T08:06:00Z">
                        <w:rPr>
                          <w:b/>
                          <w:bCs/>
                        </w:rPr>
                      </w:rPrChange>
                    </w:rPr>
                    <w:t>built</w:t>
                  </w:r>
                  <w:commentRangeEnd w:id="7197"/>
                  <w:r w:rsidRPr="001C62D9">
                    <w:rPr>
                      <w:rStyle w:val="CommentReference"/>
                      <w:b/>
                      <w:bCs/>
                      <w:sz w:val="20"/>
                      <w:szCs w:val="24"/>
                      <w:highlight w:val="cyan"/>
                      <w:rPrChange w:id="7200" w:author="Sue Simnor (EXT Idiom)" w:date="2024-08-13T18:06:00Z" w16du:dateUtc="2024-08-13T08:06:00Z">
                        <w:rPr>
                          <w:rStyle w:val="CommentReference"/>
                          <w:b/>
                          <w:bCs/>
                          <w:sz w:val="20"/>
                          <w:szCs w:val="24"/>
                        </w:rPr>
                      </w:rPrChange>
                    </w:rPr>
                    <w:commentReference w:id="7197"/>
                  </w:r>
                  <w:commentRangeEnd w:id="7198"/>
                  <w:r w:rsidRPr="001C62D9">
                    <w:rPr>
                      <w:rStyle w:val="CommentReference"/>
                      <w:b/>
                      <w:bCs/>
                      <w:sz w:val="20"/>
                      <w:szCs w:val="24"/>
                      <w:highlight w:val="cyan"/>
                      <w:rPrChange w:id="7201" w:author="Sue Simnor (EXT Idiom)" w:date="2024-08-13T18:06:00Z" w16du:dateUtc="2024-08-13T08:06:00Z">
                        <w:rPr>
                          <w:rStyle w:val="CommentReference"/>
                          <w:b/>
                          <w:bCs/>
                          <w:sz w:val="20"/>
                          <w:szCs w:val="24"/>
                        </w:rPr>
                      </w:rPrChange>
                    </w:rPr>
                    <w:commentReference w:id="7198"/>
                  </w:r>
                  <w:r w:rsidRPr="001C62D9">
                    <w:rPr>
                      <w:b/>
                      <w:bCs/>
                      <w:highlight w:val="cyan"/>
                      <w:rPrChange w:id="7202" w:author="Sue Simnor (EXT Idiom)" w:date="2024-08-13T18:06:00Z" w16du:dateUtc="2024-08-13T08:06:00Z">
                        <w:rPr>
                          <w:b/>
                          <w:bCs/>
                        </w:rPr>
                      </w:rPrChange>
                    </w:rPr>
                    <w:t xml:space="preserve"> </w:t>
                  </w:r>
                  <w:r w:rsidR="003C4D3F" w:rsidRPr="00D969E5">
                    <w:rPr>
                      <w:b/>
                      <w:bCs/>
                    </w:rPr>
                    <w:t>&lt;YearOfConstructionTypeDisplay&gt;</w:t>
                  </w:r>
                </w:p>
              </w:tc>
            </w:tr>
          </w:tbl>
          <w:p w14:paraId="2B2DD4CD" w14:textId="77777777" w:rsidR="00AA6BD2" w:rsidRPr="001C62D9" w:rsidRDefault="00AA6BD2" w:rsidP="00AA6BD2">
            <w:pPr>
              <w:tabs>
                <w:tab w:val="left" w:pos="1800"/>
              </w:tabs>
              <w:rPr>
                <w:b/>
                <w:bCs/>
                <w:highlight w:val="cyan"/>
                <w:rPrChange w:id="7203" w:author="Sue Simnor (EXT Idiom)" w:date="2024-08-13T18:06:00Z" w16du:dateUtc="2024-08-13T08:06:00Z">
                  <w:rPr>
                    <w:b/>
                    <w:bCs/>
                  </w:rPr>
                </w:rPrChange>
              </w:rPr>
            </w:pPr>
          </w:p>
          <w:p w14:paraId="140D7145" w14:textId="77777777" w:rsidR="00AA6BD2" w:rsidRPr="001C62D9" w:rsidRDefault="00AA6BD2" w:rsidP="00AA6BD2">
            <w:pPr>
              <w:pStyle w:val="BodycopyCOI"/>
              <w:rPr>
                <w:highlight w:val="cyan"/>
                <w:rPrChange w:id="7204" w:author="Sue Simnor (EXT Idiom)" w:date="2024-08-13T18:06:00Z" w16du:dateUtc="2024-08-13T08:06:00Z">
                  <w:rPr/>
                </w:rPrChange>
              </w:rPr>
            </w:pPr>
          </w:p>
        </w:tc>
        <w:tc>
          <w:tcPr>
            <w:tcW w:w="1984" w:type="dxa"/>
          </w:tcPr>
          <w:p w14:paraId="1B80E615" w14:textId="77777777" w:rsidR="00AA6BD2" w:rsidRPr="001C62D9" w:rsidRDefault="00AA6BD2" w:rsidP="00AA6BD2">
            <w:pPr>
              <w:tabs>
                <w:tab w:val="left" w:pos="1800"/>
              </w:tabs>
              <w:rPr>
                <w:rFonts w:asciiTheme="minorHAnsi" w:hAnsiTheme="minorHAnsi"/>
                <w:sz w:val="20"/>
                <w:szCs w:val="20"/>
                <w:highlight w:val="cyan"/>
                <w:rPrChange w:id="7205" w:author="Sue Simnor (EXT Idiom)" w:date="2024-08-13T18:06:00Z" w16du:dateUtc="2024-08-13T08:06:00Z">
                  <w:rPr>
                    <w:rFonts w:asciiTheme="minorHAnsi" w:hAnsiTheme="minorHAnsi"/>
                    <w:sz w:val="20"/>
                    <w:szCs w:val="20"/>
                  </w:rPr>
                </w:rPrChange>
              </w:rPr>
            </w:pPr>
            <w:r w:rsidRPr="001C62D9">
              <w:rPr>
                <w:rFonts w:asciiTheme="minorHAnsi" w:hAnsiTheme="minorHAnsi"/>
                <w:b/>
                <w:bCs/>
                <w:sz w:val="20"/>
                <w:szCs w:val="20"/>
                <w:highlight w:val="cyan"/>
                <w:rPrChange w:id="7206" w:author="Sue Simnor (EXT Idiom)" w:date="2024-08-13T18:06:00Z" w16du:dateUtc="2024-08-13T08:06:00Z">
                  <w:rPr>
                    <w:rFonts w:asciiTheme="minorHAnsi" w:hAnsiTheme="minorHAnsi"/>
                    <w:b/>
                    <w:bCs/>
                    <w:sz w:val="20"/>
                    <w:szCs w:val="20"/>
                  </w:rPr>
                </w:rPrChange>
              </w:rPr>
              <w:t>IF</w:t>
            </w:r>
            <w:r w:rsidRPr="001C62D9">
              <w:rPr>
                <w:rFonts w:asciiTheme="minorHAnsi" w:hAnsiTheme="minorHAnsi"/>
                <w:sz w:val="20"/>
                <w:szCs w:val="20"/>
                <w:highlight w:val="cyan"/>
                <w:rPrChange w:id="7207" w:author="Sue Simnor (EXT Idiom)" w:date="2024-08-13T18:06:00Z" w16du:dateUtc="2024-08-13T08:06:00Z">
                  <w:rPr>
                    <w:rFonts w:asciiTheme="minorHAnsi" w:hAnsiTheme="minorHAnsi"/>
                    <w:sz w:val="20"/>
                    <w:szCs w:val="20"/>
                  </w:rPr>
                </w:rPrChange>
              </w:rPr>
              <w:t xml:space="preserve"> </w:t>
            </w:r>
            <w:r w:rsidRPr="001C62D9">
              <w:rPr>
                <w:rFonts w:asciiTheme="minorHAnsi" w:hAnsiTheme="minorHAnsi"/>
                <w:sz w:val="20"/>
                <w:szCs w:val="20"/>
                <w:highlight w:val="cyan"/>
                <w:rPrChange w:id="7208" w:author="Sue Simnor (EXT Idiom)" w:date="2024-08-13T18:06:00Z" w16du:dateUtc="2024-08-13T08:06:00Z">
                  <w:rPr>
                    <w:rFonts w:asciiTheme="minorHAnsi" w:hAnsiTheme="minorHAnsi"/>
                    <w:sz w:val="18"/>
                    <w:szCs w:val="18"/>
                  </w:rPr>
                </w:rPrChange>
              </w:rPr>
              <w:t>&lt;BuildingTypeCode&gt;</w:t>
            </w:r>
            <w:r w:rsidRPr="001C62D9">
              <w:rPr>
                <w:rFonts w:asciiTheme="minorHAnsi" w:hAnsiTheme="minorHAnsi"/>
                <w:sz w:val="20"/>
                <w:szCs w:val="20"/>
                <w:highlight w:val="cyan"/>
                <w:rPrChange w:id="7209" w:author="Sue Simnor (EXT Idiom)" w:date="2024-08-13T18:06:00Z" w16du:dateUtc="2024-08-13T08:06:00Z">
                  <w:rPr>
                    <w:rFonts w:asciiTheme="minorHAnsi" w:hAnsiTheme="minorHAnsi"/>
                    <w:sz w:val="20"/>
                    <w:szCs w:val="20"/>
                  </w:rPr>
                </w:rPrChange>
              </w:rPr>
              <w:t xml:space="preserve"> = “4|ApartmentOrUnit”</w:t>
            </w:r>
            <w:r w:rsidRPr="001C62D9" w:rsidDel="0089426E">
              <w:rPr>
                <w:rFonts w:asciiTheme="minorHAnsi" w:hAnsiTheme="minorHAnsi"/>
                <w:sz w:val="20"/>
                <w:szCs w:val="20"/>
                <w:highlight w:val="cyan"/>
                <w:rPrChange w:id="7210" w:author="Sue Simnor (EXT Idiom)" w:date="2024-08-13T18:06:00Z" w16du:dateUtc="2024-08-13T08:06:00Z">
                  <w:rPr>
                    <w:rFonts w:asciiTheme="minorHAnsi" w:hAnsiTheme="minorHAnsi"/>
                    <w:sz w:val="20"/>
                    <w:szCs w:val="20"/>
                  </w:rPr>
                </w:rPrChange>
              </w:rPr>
              <w:t xml:space="preserve"> </w:t>
            </w:r>
          </w:p>
          <w:p w14:paraId="3B076588" w14:textId="2CE5AA2E" w:rsidR="00AA6BD2" w:rsidRPr="001C62D9" w:rsidRDefault="00AA6BD2" w:rsidP="00AA6BD2">
            <w:pPr>
              <w:tabs>
                <w:tab w:val="left" w:pos="1800"/>
              </w:tabs>
              <w:rPr>
                <w:rFonts w:asciiTheme="minorHAnsi" w:hAnsiTheme="minorHAnsi"/>
                <w:sz w:val="20"/>
                <w:szCs w:val="20"/>
                <w:highlight w:val="cyan"/>
                <w:rPrChange w:id="7211" w:author="Sue Simnor (EXT Idiom)" w:date="2024-08-13T18:06:00Z" w16du:dateUtc="2024-08-13T08:06:00Z">
                  <w:rPr>
                    <w:rFonts w:asciiTheme="minorHAnsi" w:hAnsiTheme="minorHAnsi"/>
                    <w:sz w:val="20"/>
                    <w:szCs w:val="20"/>
                  </w:rPr>
                </w:rPrChange>
              </w:rPr>
            </w:pPr>
            <w:r w:rsidRPr="001C62D9">
              <w:rPr>
                <w:rFonts w:asciiTheme="minorHAnsi" w:hAnsiTheme="minorHAnsi"/>
                <w:b/>
                <w:bCs/>
                <w:sz w:val="20"/>
                <w:szCs w:val="20"/>
                <w:highlight w:val="cyan"/>
                <w:rPrChange w:id="7212" w:author="Sue Simnor (EXT Idiom)" w:date="2024-08-13T18:06:00Z" w16du:dateUtc="2024-08-13T08:06:00Z">
                  <w:rPr>
                    <w:rFonts w:asciiTheme="minorHAnsi" w:hAnsiTheme="minorHAnsi"/>
                    <w:b/>
                    <w:bCs/>
                    <w:sz w:val="20"/>
                    <w:szCs w:val="20"/>
                  </w:rPr>
                </w:rPrChange>
              </w:rPr>
              <w:t xml:space="preserve">AND </w:t>
            </w:r>
            <w:r w:rsidRPr="001C62D9">
              <w:rPr>
                <w:rFonts w:asciiTheme="minorHAnsi" w:hAnsiTheme="minorHAnsi"/>
                <w:sz w:val="20"/>
                <w:szCs w:val="20"/>
                <w:highlight w:val="cyan"/>
                <w:rPrChange w:id="7213" w:author="Sue Simnor (EXT Idiom)" w:date="2024-08-13T18:06:00Z" w16du:dateUtc="2024-08-13T08:06:00Z">
                  <w:rPr>
                    <w:rFonts w:asciiTheme="minorHAnsi" w:hAnsiTheme="minorHAnsi"/>
                    <w:sz w:val="20"/>
                    <w:szCs w:val="20"/>
                  </w:rPr>
                </w:rPrChange>
              </w:rPr>
              <w:t>&lt;LevelNo</w:t>
            </w:r>
            <w:r w:rsidR="00771CFD" w:rsidRPr="001C62D9">
              <w:rPr>
                <w:rFonts w:asciiTheme="minorHAnsi" w:hAnsiTheme="minorHAnsi"/>
                <w:sz w:val="20"/>
                <w:szCs w:val="20"/>
                <w:highlight w:val="cyan"/>
                <w:rPrChange w:id="7214" w:author="Sue Simnor (EXT Idiom)" w:date="2024-08-13T18:06:00Z" w16du:dateUtc="2024-08-13T08:06:00Z">
                  <w:rPr>
                    <w:rFonts w:asciiTheme="minorHAnsi" w:hAnsiTheme="minorHAnsi"/>
                    <w:sz w:val="20"/>
                    <w:szCs w:val="20"/>
                  </w:rPr>
                </w:rPrChange>
              </w:rPr>
              <w:t>Code</w:t>
            </w:r>
            <w:r w:rsidRPr="001C62D9">
              <w:rPr>
                <w:rFonts w:asciiTheme="minorHAnsi" w:hAnsiTheme="minorHAnsi"/>
                <w:sz w:val="20"/>
                <w:szCs w:val="20"/>
                <w:highlight w:val="cyan"/>
                <w:rPrChange w:id="7215" w:author="Sue Simnor (EXT Idiom)" w:date="2024-08-13T18:06:00Z" w16du:dateUtc="2024-08-13T08:06:00Z">
                  <w:rPr>
                    <w:rFonts w:asciiTheme="minorHAnsi" w:hAnsiTheme="minorHAnsi"/>
                    <w:sz w:val="20"/>
                    <w:szCs w:val="20"/>
                  </w:rPr>
                </w:rPrChange>
              </w:rPr>
              <w:t>&gt; = “</w:t>
            </w:r>
            <w:r w:rsidR="00250449" w:rsidRPr="001C62D9">
              <w:rPr>
                <w:rFonts w:asciiTheme="minorHAnsi" w:hAnsiTheme="minorHAnsi"/>
                <w:sz w:val="20"/>
                <w:szCs w:val="20"/>
                <w:highlight w:val="cyan"/>
                <w:rPrChange w:id="7216" w:author="Sue Simnor (EXT Idiom)" w:date="2024-08-13T18:06:00Z" w16du:dateUtc="2024-08-13T08:06:00Z">
                  <w:rPr>
                    <w:rFonts w:asciiTheme="minorHAnsi" w:hAnsiTheme="minorHAnsi"/>
                    <w:sz w:val="20"/>
                    <w:szCs w:val="20"/>
                  </w:rPr>
                </w:rPrChange>
              </w:rPr>
              <w:t>5|Floor2OrAboveOnlyForMigration</w:t>
            </w:r>
            <w:r w:rsidRPr="001C62D9">
              <w:rPr>
                <w:rFonts w:asciiTheme="minorHAnsi" w:hAnsiTheme="minorHAnsi"/>
                <w:sz w:val="20"/>
                <w:szCs w:val="20"/>
                <w:highlight w:val="cyan"/>
                <w:rPrChange w:id="7217" w:author="Sue Simnor (EXT Idiom)" w:date="2024-08-13T18:06:00Z" w16du:dateUtc="2024-08-13T08:06:00Z">
                  <w:rPr>
                    <w:rFonts w:asciiTheme="minorHAnsi" w:hAnsiTheme="minorHAnsi"/>
                    <w:sz w:val="20"/>
                    <w:szCs w:val="20"/>
                  </w:rPr>
                </w:rPrChange>
              </w:rPr>
              <w:t>”</w:t>
            </w:r>
          </w:p>
          <w:p w14:paraId="25CEEB33" w14:textId="77777777" w:rsidR="00AA6BD2" w:rsidRPr="001C62D9" w:rsidRDefault="00AA6BD2" w:rsidP="00AA6BD2">
            <w:pPr>
              <w:tabs>
                <w:tab w:val="left" w:pos="1800"/>
              </w:tabs>
              <w:rPr>
                <w:rFonts w:asciiTheme="minorHAnsi" w:hAnsiTheme="minorHAnsi"/>
                <w:sz w:val="20"/>
                <w:szCs w:val="20"/>
                <w:highlight w:val="cyan"/>
                <w:rPrChange w:id="7218" w:author="Sue Simnor (EXT Idiom)" w:date="2024-08-13T18:06:00Z" w16du:dateUtc="2024-08-13T08:06:00Z">
                  <w:rPr>
                    <w:rFonts w:asciiTheme="minorHAnsi" w:hAnsiTheme="minorHAnsi"/>
                    <w:sz w:val="20"/>
                    <w:szCs w:val="20"/>
                  </w:rPr>
                </w:rPrChange>
              </w:rPr>
            </w:pPr>
            <w:r w:rsidRPr="001C62D9">
              <w:rPr>
                <w:rFonts w:asciiTheme="minorHAnsi" w:hAnsiTheme="minorHAnsi"/>
                <w:b/>
                <w:bCs/>
                <w:sz w:val="20"/>
                <w:szCs w:val="20"/>
                <w:highlight w:val="cyan"/>
                <w:rPrChange w:id="7219" w:author="Sue Simnor (EXT Idiom)" w:date="2024-08-13T18:06:00Z" w16du:dateUtc="2024-08-13T08:06:00Z">
                  <w:rPr>
                    <w:rFonts w:asciiTheme="minorHAnsi" w:hAnsiTheme="minorHAnsi"/>
                    <w:b/>
                    <w:bCs/>
                    <w:sz w:val="20"/>
                    <w:szCs w:val="20"/>
                  </w:rPr>
                </w:rPrChange>
              </w:rPr>
              <w:t>THEN</w:t>
            </w:r>
            <w:r w:rsidRPr="001C62D9">
              <w:rPr>
                <w:rFonts w:asciiTheme="minorHAnsi" w:hAnsiTheme="minorHAnsi"/>
                <w:sz w:val="20"/>
                <w:szCs w:val="20"/>
                <w:highlight w:val="cyan"/>
                <w:rPrChange w:id="7220" w:author="Sue Simnor (EXT Idiom)" w:date="2024-08-13T18:06:00Z" w16du:dateUtc="2024-08-13T08:06:00Z">
                  <w:rPr>
                    <w:rFonts w:asciiTheme="minorHAnsi" w:hAnsiTheme="minorHAnsi"/>
                    <w:sz w:val="20"/>
                    <w:szCs w:val="20"/>
                  </w:rPr>
                </w:rPrChange>
              </w:rPr>
              <w:t xml:space="preserve"> display</w:t>
            </w:r>
          </w:p>
          <w:p w14:paraId="0A75DE2B" w14:textId="77777777" w:rsidR="000A6DF4" w:rsidRPr="001C62D9" w:rsidRDefault="000A6DF4" w:rsidP="000A6DF4">
            <w:pPr>
              <w:pStyle w:val="TableBodycopy"/>
              <w:rPr>
                <w:rFonts w:asciiTheme="minorHAnsi" w:hAnsiTheme="minorHAnsi" w:cstheme="minorHAnsi"/>
                <w:highlight w:val="cyan"/>
                <w:rPrChange w:id="7221" w:author="Sue Simnor (EXT Idiom)" w:date="2024-08-13T18:06:00Z" w16du:dateUtc="2024-08-13T08:06:00Z">
                  <w:rPr>
                    <w:rFonts w:asciiTheme="minorHAnsi" w:hAnsiTheme="minorHAnsi" w:cstheme="minorHAnsi"/>
                  </w:rPr>
                </w:rPrChange>
              </w:rPr>
            </w:pPr>
            <w:r w:rsidRPr="001C62D9">
              <w:rPr>
                <w:rFonts w:asciiTheme="minorHAnsi" w:hAnsiTheme="minorHAnsi" w:cstheme="minorHAnsi"/>
                <w:b/>
                <w:bCs/>
                <w:szCs w:val="20"/>
                <w:highlight w:val="cyan"/>
                <w:rPrChange w:id="7222" w:author="Sue Simnor (EXT Idiom)" w:date="2024-08-13T18:06:00Z" w16du:dateUtc="2024-08-13T08:06:00Z">
                  <w:rPr>
                    <w:rFonts w:asciiTheme="minorHAnsi" w:hAnsiTheme="minorHAnsi" w:cstheme="minorHAnsi"/>
                    <w:b/>
                    <w:bCs/>
                    <w:szCs w:val="20"/>
                  </w:rPr>
                </w:rPrChange>
              </w:rPr>
              <w:t>Else</w:t>
            </w:r>
            <w:r w:rsidRPr="001C62D9">
              <w:rPr>
                <w:rFonts w:asciiTheme="minorHAnsi" w:hAnsiTheme="minorHAnsi" w:cstheme="minorHAnsi"/>
                <w:szCs w:val="20"/>
                <w:highlight w:val="cyan"/>
                <w:rPrChange w:id="7223" w:author="Sue Simnor (EXT Idiom)" w:date="2024-08-13T18:06:00Z" w16du:dateUtc="2024-08-13T08:06:00Z">
                  <w:rPr>
                    <w:rFonts w:asciiTheme="minorHAnsi" w:hAnsiTheme="minorHAnsi" w:cstheme="minorHAnsi"/>
                    <w:szCs w:val="20"/>
                  </w:rPr>
                </w:rPrChange>
              </w:rPr>
              <w:t xml:space="preserve"> Do Not display</w:t>
            </w:r>
          </w:p>
          <w:p w14:paraId="3FDDC2DF" w14:textId="77777777" w:rsidR="00AA6BD2" w:rsidRPr="001C62D9" w:rsidRDefault="00AA6BD2" w:rsidP="00AA6BD2">
            <w:pPr>
              <w:tabs>
                <w:tab w:val="left" w:pos="1800"/>
              </w:tabs>
              <w:rPr>
                <w:rFonts w:asciiTheme="minorHAnsi" w:hAnsiTheme="minorHAnsi" w:cstheme="minorHAnsi"/>
                <w:bCs/>
                <w:sz w:val="20"/>
                <w:szCs w:val="20"/>
                <w:highlight w:val="cyan"/>
                <w:rPrChange w:id="7224" w:author="Sue Simnor (EXT Idiom)" w:date="2024-08-13T18:06:00Z" w16du:dateUtc="2024-08-13T08:06:00Z">
                  <w:rPr>
                    <w:rFonts w:asciiTheme="minorHAnsi" w:hAnsiTheme="minorHAnsi" w:cstheme="minorHAnsi"/>
                    <w:bCs/>
                    <w:sz w:val="20"/>
                    <w:szCs w:val="20"/>
                  </w:rPr>
                </w:rPrChange>
              </w:rPr>
            </w:pPr>
          </w:p>
          <w:p w14:paraId="62BF23FA" w14:textId="77777777" w:rsidR="00AA6BD2" w:rsidRPr="001C62D9" w:rsidRDefault="00AA6BD2" w:rsidP="00AA6BD2">
            <w:pPr>
              <w:tabs>
                <w:tab w:val="left" w:pos="1800"/>
              </w:tabs>
              <w:rPr>
                <w:rFonts w:asciiTheme="minorHAnsi" w:hAnsiTheme="minorHAnsi"/>
                <w:b/>
                <w:bCs/>
                <w:sz w:val="20"/>
                <w:szCs w:val="20"/>
                <w:highlight w:val="cyan"/>
                <w:rPrChange w:id="7225" w:author="Sue Simnor (EXT Idiom)" w:date="2024-08-13T18:06:00Z" w16du:dateUtc="2024-08-13T08:06:00Z">
                  <w:rPr>
                    <w:rFonts w:asciiTheme="minorHAnsi" w:hAnsiTheme="minorHAnsi"/>
                    <w:b/>
                    <w:bCs/>
                    <w:sz w:val="20"/>
                    <w:szCs w:val="20"/>
                  </w:rPr>
                </w:rPrChange>
              </w:rPr>
            </w:pPr>
          </w:p>
        </w:tc>
        <w:tc>
          <w:tcPr>
            <w:tcW w:w="1560" w:type="dxa"/>
          </w:tcPr>
          <w:p w14:paraId="38904138" w14:textId="77777777" w:rsidR="000A6DF4" w:rsidRPr="00D7158D" w:rsidRDefault="000A6DF4" w:rsidP="000A6DF4">
            <w:pPr>
              <w:spacing w:after="120"/>
              <w:rPr>
                <w:rFonts w:asciiTheme="minorHAnsi" w:hAnsiTheme="minorHAnsi" w:cstheme="minorHAnsi"/>
                <w:color w:val="000000"/>
                <w:sz w:val="18"/>
                <w:szCs w:val="18"/>
                <w:highlight w:val="cyan"/>
                <w:rPrChange w:id="7226"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highlight w:val="cyan"/>
                <w:rPrChange w:id="7227" w:author="sam sehgal" w:date="2024-10-14T16:19:00Z" w16du:dateUtc="2024-10-14T05:19:00Z">
                  <w:rPr>
                    <w:rFonts w:asciiTheme="minorHAnsi" w:hAnsiTheme="minorHAnsi" w:cstheme="minorHAnsi"/>
                    <w:color w:val="000000"/>
                    <w:sz w:val="14"/>
                    <w:szCs w:val="14"/>
                  </w:rPr>
                </w:rPrChange>
              </w:rPr>
              <w:t>Column 1 text:</w:t>
            </w:r>
          </w:p>
          <w:p w14:paraId="1122D857" w14:textId="77777777" w:rsidR="000A6DF4" w:rsidRPr="00D7158D" w:rsidRDefault="000A6DF4" w:rsidP="000A6DF4">
            <w:pPr>
              <w:spacing w:after="120"/>
              <w:rPr>
                <w:rFonts w:asciiTheme="minorHAnsi" w:hAnsiTheme="minorHAnsi" w:cstheme="minorHAnsi"/>
                <w:color w:val="000000"/>
                <w:sz w:val="18"/>
                <w:szCs w:val="18"/>
                <w:highlight w:val="cyan"/>
                <w:rPrChange w:id="7228"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highlight w:val="cyan"/>
                <w:rPrChange w:id="7229" w:author="sam sehgal" w:date="2024-10-14T16:19:00Z" w16du:dateUtc="2024-10-14T05:19:00Z">
                  <w:rPr>
                    <w:rFonts w:asciiTheme="minorHAnsi" w:hAnsiTheme="minorHAnsi" w:cstheme="minorHAnsi"/>
                    <w:color w:val="000000"/>
                    <w:sz w:val="14"/>
                    <w:szCs w:val="14"/>
                  </w:rPr>
                </w:rPrChange>
              </w:rPr>
              <w:t xml:space="preserve">Bodycopy_COI </w:t>
            </w:r>
          </w:p>
          <w:p w14:paraId="00D230AA" w14:textId="77777777" w:rsidR="000A6DF4" w:rsidRPr="00D7158D" w:rsidRDefault="000A6DF4" w:rsidP="000A6DF4">
            <w:pPr>
              <w:spacing w:after="120"/>
              <w:rPr>
                <w:rFonts w:asciiTheme="minorHAnsi" w:hAnsiTheme="minorHAnsi" w:cstheme="minorHAnsi"/>
                <w:color w:val="000000"/>
                <w:sz w:val="18"/>
                <w:szCs w:val="18"/>
                <w:highlight w:val="cyan"/>
                <w:rPrChange w:id="7230"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highlight w:val="cyan"/>
                <w:rPrChange w:id="7231" w:author="sam sehgal" w:date="2024-10-14T16:19:00Z" w16du:dateUtc="2024-10-14T05:19:00Z">
                  <w:rPr>
                    <w:rFonts w:asciiTheme="minorHAnsi" w:hAnsiTheme="minorHAnsi" w:cstheme="minorHAnsi"/>
                    <w:color w:val="000000"/>
                    <w:sz w:val="14"/>
                    <w:szCs w:val="14"/>
                  </w:rPr>
                </w:rPrChange>
              </w:rPr>
              <w:t>Column 2 text:</w:t>
            </w:r>
          </w:p>
          <w:p w14:paraId="59D42BB3" w14:textId="1AA19FEF" w:rsidR="00AA6BD2" w:rsidRPr="00D7158D" w:rsidRDefault="000A6DF4" w:rsidP="000A6DF4">
            <w:pPr>
              <w:spacing w:after="120"/>
              <w:rPr>
                <w:rFonts w:asciiTheme="minorHAnsi" w:hAnsiTheme="minorHAnsi" w:cstheme="minorHAnsi"/>
                <w:color w:val="000000"/>
                <w:sz w:val="18"/>
                <w:szCs w:val="18"/>
                <w:highlight w:val="cyan"/>
                <w:rPrChange w:id="7232"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highlight w:val="cyan"/>
                <w:rPrChange w:id="7233" w:author="sam sehgal" w:date="2024-10-14T16:19:00Z" w16du:dateUtc="2024-10-14T05:19:00Z">
                  <w:rPr>
                    <w:rFonts w:asciiTheme="minorHAnsi" w:hAnsiTheme="minorHAnsi" w:cstheme="minorHAnsi"/>
                    <w:color w:val="000000"/>
                    <w:sz w:val="14"/>
                    <w:szCs w:val="14"/>
                  </w:rPr>
                </w:rPrChange>
              </w:rPr>
              <w:t>Bullet_1_B_COI</w:t>
            </w:r>
          </w:p>
        </w:tc>
      </w:tr>
      <w:tr w:rsidR="00D55CB9" w:rsidRPr="00BD6987" w14:paraId="2647F1E9" w14:textId="77777777" w:rsidTr="00BA2FD3">
        <w:trPr>
          <w:cantSplit/>
          <w:trHeight w:val="2265"/>
        </w:trPr>
        <w:tc>
          <w:tcPr>
            <w:tcW w:w="1013" w:type="dxa"/>
            <w:vMerge/>
          </w:tcPr>
          <w:p w14:paraId="0186CB08" w14:textId="77777777" w:rsidR="00D55CB9" w:rsidRPr="00BD6987" w:rsidRDefault="00D55CB9" w:rsidP="00AA6BD2">
            <w:pPr>
              <w:tabs>
                <w:tab w:val="left" w:pos="1800"/>
              </w:tabs>
              <w:rPr>
                <w:rFonts w:asciiTheme="minorHAnsi" w:hAnsiTheme="minorHAnsi" w:cstheme="minorHAnsi"/>
                <w:b/>
                <w:sz w:val="20"/>
                <w:szCs w:val="20"/>
              </w:rPr>
            </w:pPr>
          </w:p>
        </w:tc>
        <w:tc>
          <w:tcPr>
            <w:tcW w:w="2101" w:type="dxa"/>
            <w:vMerge/>
          </w:tcPr>
          <w:p w14:paraId="2B2795F3" w14:textId="77777777" w:rsidR="00D55CB9" w:rsidRPr="00BD6987" w:rsidRDefault="00D55CB9" w:rsidP="00AA6BD2">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844" w:type="dxa"/>
              <w:tblBorders>
                <w:bottom w:val="single" w:sz="4" w:space="0" w:color="auto"/>
              </w:tblBorders>
              <w:tblLayout w:type="fixed"/>
              <w:tblLook w:val="04A0" w:firstRow="1" w:lastRow="0" w:firstColumn="1" w:lastColumn="0" w:noHBand="0" w:noVBand="1"/>
            </w:tblPr>
            <w:tblGrid>
              <w:gridCol w:w="2299"/>
              <w:gridCol w:w="5545"/>
            </w:tblGrid>
            <w:tr w:rsidR="00BF7768" w:rsidRPr="00EA4419" w14:paraId="618750B2" w14:textId="77777777" w:rsidTr="00BF7768">
              <w:trPr>
                <w:trHeight w:val="380"/>
              </w:trPr>
              <w:tc>
                <w:tcPr>
                  <w:tcW w:w="2299" w:type="dxa"/>
                  <w:noWrap/>
                  <w:vAlign w:val="center"/>
                  <w:hideMark/>
                </w:tcPr>
                <w:p w14:paraId="46BAE66C" w14:textId="77777777" w:rsidR="00BF7768" w:rsidRPr="00EA4419" w:rsidRDefault="00BF7768" w:rsidP="00BF7768">
                  <w:pPr>
                    <w:pStyle w:val="BodycopyCOI"/>
                    <w:rPr>
                      <w:highlight w:val="cyan"/>
                      <w:rPrChange w:id="7234" w:author="Sue Simnor (EXT Idiom)" w:date="2024-09-12T16:39:00Z" w16du:dateUtc="2024-09-12T06:39:00Z">
                        <w:rPr/>
                      </w:rPrChange>
                    </w:rPr>
                  </w:pPr>
                  <w:r w:rsidRPr="00EA4419">
                    <w:rPr>
                      <w:highlight w:val="cyan"/>
                      <w:rPrChange w:id="7235" w:author="Sue Simnor (EXT Idiom)" w:date="2024-09-12T16:39:00Z" w16du:dateUtc="2024-09-12T06:39:00Z">
                        <w:rPr/>
                      </w:rPrChange>
                    </w:rPr>
                    <w:t xml:space="preserve">You describe your </w:t>
                  </w:r>
                  <w:r w:rsidRPr="00EA4419">
                    <w:rPr>
                      <w:rFonts w:eastAsia="Arial" w:cs="Arial"/>
                      <w:highlight w:val="cyan"/>
                      <w:rPrChange w:id="7236" w:author="Sue Simnor (EXT Idiom)" w:date="2024-09-12T16:39:00Z" w16du:dateUtc="2024-09-12T06:39:00Z">
                        <w:rPr>
                          <w:rFonts w:eastAsia="Arial" w:cs="Arial"/>
                        </w:rPr>
                      </w:rPrChange>
                    </w:rPr>
                    <w:t xml:space="preserve">Insured Address </w:t>
                  </w:r>
                  <w:commentRangeStart w:id="7237"/>
                  <w:commentRangeStart w:id="7238"/>
                  <w:commentRangeEnd w:id="7237"/>
                  <w:r w:rsidRPr="00EA4419">
                    <w:rPr>
                      <w:rStyle w:val="CommentReference"/>
                      <w:sz w:val="18"/>
                      <w:szCs w:val="18"/>
                      <w:highlight w:val="cyan"/>
                      <w:rPrChange w:id="7239" w:author="Sue Simnor (EXT Idiom)" w:date="2024-09-12T16:39:00Z" w16du:dateUtc="2024-09-12T06:39:00Z">
                        <w:rPr>
                          <w:rStyle w:val="CommentReference"/>
                          <w:sz w:val="18"/>
                          <w:szCs w:val="18"/>
                        </w:rPr>
                      </w:rPrChange>
                    </w:rPr>
                    <w:commentReference w:id="7237"/>
                  </w:r>
                  <w:commentRangeEnd w:id="7238"/>
                  <w:r w:rsidRPr="00EA4419">
                    <w:rPr>
                      <w:rStyle w:val="CommentReference"/>
                      <w:sz w:val="18"/>
                      <w:szCs w:val="18"/>
                      <w:highlight w:val="cyan"/>
                      <w:rPrChange w:id="7240" w:author="Sue Simnor (EXT Idiom)" w:date="2024-09-12T16:39:00Z" w16du:dateUtc="2024-09-12T06:39:00Z">
                        <w:rPr>
                          <w:rStyle w:val="CommentReference"/>
                          <w:sz w:val="18"/>
                          <w:szCs w:val="18"/>
                        </w:rPr>
                      </w:rPrChange>
                    </w:rPr>
                    <w:commentReference w:id="7238"/>
                  </w:r>
                  <w:r w:rsidRPr="00EA4419">
                    <w:rPr>
                      <w:highlight w:val="cyan"/>
                      <w:rPrChange w:id="7241" w:author="Sue Simnor (EXT Idiom)" w:date="2024-09-12T16:39:00Z" w16du:dateUtc="2024-09-12T06:39:00Z">
                        <w:rPr/>
                      </w:rPrChange>
                    </w:rPr>
                    <w:t>as:</w:t>
                  </w:r>
                </w:p>
              </w:tc>
              <w:tc>
                <w:tcPr>
                  <w:tcW w:w="5545" w:type="dxa"/>
                  <w:noWrap/>
                  <w:vAlign w:val="bottom"/>
                  <w:hideMark/>
                </w:tcPr>
                <w:p w14:paraId="0B2690A2" w14:textId="12875191" w:rsidR="00BF7768" w:rsidRPr="00EA4419" w:rsidRDefault="00BF7768" w:rsidP="00BF7768">
                  <w:pPr>
                    <w:pStyle w:val="TableBodycopy"/>
                    <w:rPr>
                      <w:b/>
                      <w:bCs/>
                      <w:highlight w:val="cyan"/>
                      <w:rPrChange w:id="7242" w:author="Sue Simnor (EXT Idiom)" w:date="2024-09-12T16:39:00Z" w16du:dateUtc="2024-09-12T06:39:00Z">
                        <w:rPr>
                          <w:b/>
                          <w:bCs/>
                        </w:rPr>
                      </w:rPrChange>
                    </w:rPr>
                  </w:pPr>
                  <w:r w:rsidRPr="00EA4419">
                    <w:rPr>
                      <w:b/>
                      <w:bCs/>
                      <w:highlight w:val="cyan"/>
                      <w:rPrChange w:id="7243" w:author="Sue Simnor (EXT Idiom)" w:date="2024-09-12T16:39:00Z" w16du:dateUtc="2024-09-12T06:39:00Z">
                        <w:rPr>
                          <w:b/>
                          <w:bCs/>
                        </w:rPr>
                      </w:rPrChange>
                    </w:rPr>
                    <w:t xml:space="preserve">• a level 2 or above apartment, </w:t>
                  </w:r>
                  <w:commentRangeStart w:id="7244"/>
                  <w:commentRangeStart w:id="7245"/>
                  <w:r w:rsidRPr="00EA4419">
                    <w:rPr>
                      <w:b/>
                      <w:bCs/>
                      <w:highlight w:val="cyan"/>
                      <w:rPrChange w:id="7246" w:author="Sue Simnor (EXT Idiom)" w:date="2024-09-12T16:39:00Z" w16du:dateUtc="2024-09-12T06:39:00Z">
                        <w:rPr>
                          <w:b/>
                          <w:bCs/>
                        </w:rPr>
                      </w:rPrChange>
                    </w:rPr>
                    <w:t>built</w:t>
                  </w:r>
                  <w:commentRangeEnd w:id="7244"/>
                  <w:r w:rsidRPr="00EA4419">
                    <w:rPr>
                      <w:rStyle w:val="CommentReference"/>
                      <w:b/>
                      <w:bCs/>
                      <w:sz w:val="20"/>
                      <w:szCs w:val="24"/>
                      <w:highlight w:val="cyan"/>
                      <w:rPrChange w:id="7247" w:author="Sue Simnor (EXT Idiom)" w:date="2024-09-12T16:39:00Z" w16du:dateUtc="2024-09-12T06:39:00Z">
                        <w:rPr>
                          <w:rStyle w:val="CommentReference"/>
                          <w:b/>
                          <w:bCs/>
                          <w:sz w:val="20"/>
                          <w:szCs w:val="24"/>
                        </w:rPr>
                      </w:rPrChange>
                    </w:rPr>
                    <w:commentReference w:id="7244"/>
                  </w:r>
                  <w:commentRangeEnd w:id="7245"/>
                  <w:r w:rsidRPr="00EA4419">
                    <w:rPr>
                      <w:rStyle w:val="CommentReference"/>
                      <w:b/>
                      <w:bCs/>
                      <w:sz w:val="20"/>
                      <w:szCs w:val="24"/>
                      <w:highlight w:val="cyan"/>
                      <w:rPrChange w:id="7248" w:author="Sue Simnor (EXT Idiom)" w:date="2024-09-12T16:39:00Z" w16du:dateUtc="2024-09-12T06:39:00Z">
                        <w:rPr>
                          <w:rStyle w:val="CommentReference"/>
                          <w:b/>
                          <w:bCs/>
                          <w:sz w:val="20"/>
                          <w:szCs w:val="24"/>
                        </w:rPr>
                      </w:rPrChange>
                    </w:rPr>
                    <w:commentReference w:id="7245"/>
                  </w:r>
                  <w:r w:rsidRPr="00EA4419">
                    <w:rPr>
                      <w:b/>
                      <w:bCs/>
                      <w:highlight w:val="cyan"/>
                      <w:rPrChange w:id="7249" w:author="Sue Simnor (EXT Idiom)" w:date="2024-09-12T16:39:00Z" w16du:dateUtc="2024-09-12T06:39:00Z">
                        <w:rPr>
                          <w:b/>
                          <w:bCs/>
                        </w:rPr>
                      </w:rPrChange>
                    </w:rPr>
                    <w:t xml:space="preserve"> &lt;YearBuilt&gt;</w:t>
                  </w:r>
                </w:p>
              </w:tc>
            </w:tr>
          </w:tbl>
          <w:p w14:paraId="1F2F9F32" w14:textId="77777777" w:rsidR="00BF7768" w:rsidRPr="00EA4419" w:rsidRDefault="00BF7768" w:rsidP="00BF7768">
            <w:pPr>
              <w:tabs>
                <w:tab w:val="left" w:pos="1800"/>
              </w:tabs>
              <w:rPr>
                <w:b/>
                <w:bCs/>
                <w:highlight w:val="cyan"/>
                <w:rPrChange w:id="7250" w:author="Sue Simnor (EXT Idiom)" w:date="2024-09-12T16:39:00Z" w16du:dateUtc="2024-09-12T06:39:00Z">
                  <w:rPr>
                    <w:b/>
                    <w:bCs/>
                  </w:rPr>
                </w:rPrChange>
              </w:rPr>
            </w:pPr>
          </w:p>
          <w:p w14:paraId="28B04CEB" w14:textId="77777777" w:rsidR="00D55CB9" w:rsidRPr="00EA4419" w:rsidRDefault="00D55CB9" w:rsidP="00AA6BD2">
            <w:pPr>
              <w:pStyle w:val="BodycopyCOI"/>
              <w:rPr>
                <w:highlight w:val="cyan"/>
                <w:rPrChange w:id="7251" w:author="Sue Simnor (EXT Idiom)" w:date="2024-09-12T16:39:00Z" w16du:dateUtc="2024-09-12T06:39:00Z">
                  <w:rPr/>
                </w:rPrChange>
              </w:rPr>
            </w:pPr>
          </w:p>
        </w:tc>
        <w:tc>
          <w:tcPr>
            <w:tcW w:w="1984" w:type="dxa"/>
          </w:tcPr>
          <w:p w14:paraId="0BAD23CB" w14:textId="77777777" w:rsidR="00BF7768" w:rsidRPr="00EA4419" w:rsidRDefault="00BF7768" w:rsidP="00BF7768">
            <w:pPr>
              <w:tabs>
                <w:tab w:val="left" w:pos="1800"/>
              </w:tabs>
              <w:rPr>
                <w:rFonts w:asciiTheme="minorHAnsi" w:hAnsiTheme="minorHAnsi"/>
                <w:sz w:val="20"/>
                <w:szCs w:val="20"/>
                <w:highlight w:val="cyan"/>
                <w:rPrChange w:id="7252" w:author="Sue Simnor (EXT Idiom)" w:date="2024-09-12T16:39:00Z" w16du:dateUtc="2024-09-12T06:39:00Z">
                  <w:rPr>
                    <w:rFonts w:asciiTheme="minorHAnsi" w:hAnsiTheme="minorHAnsi"/>
                    <w:sz w:val="20"/>
                    <w:szCs w:val="20"/>
                  </w:rPr>
                </w:rPrChange>
              </w:rPr>
            </w:pPr>
            <w:r w:rsidRPr="00EA4419">
              <w:rPr>
                <w:rFonts w:asciiTheme="minorHAnsi" w:hAnsiTheme="minorHAnsi"/>
                <w:b/>
                <w:bCs/>
                <w:sz w:val="20"/>
                <w:szCs w:val="20"/>
                <w:highlight w:val="cyan"/>
                <w:rPrChange w:id="7253" w:author="Sue Simnor (EXT Idiom)" w:date="2024-09-12T16:39:00Z" w16du:dateUtc="2024-09-12T06:39:00Z">
                  <w:rPr>
                    <w:rFonts w:asciiTheme="minorHAnsi" w:hAnsiTheme="minorHAnsi"/>
                    <w:b/>
                    <w:bCs/>
                    <w:sz w:val="20"/>
                    <w:szCs w:val="20"/>
                  </w:rPr>
                </w:rPrChange>
              </w:rPr>
              <w:t>IF</w:t>
            </w:r>
            <w:r w:rsidRPr="00EA4419">
              <w:rPr>
                <w:rFonts w:asciiTheme="minorHAnsi" w:hAnsiTheme="minorHAnsi"/>
                <w:sz w:val="20"/>
                <w:szCs w:val="20"/>
                <w:highlight w:val="cyan"/>
                <w:rPrChange w:id="7254" w:author="Sue Simnor (EXT Idiom)" w:date="2024-09-12T16:39:00Z" w16du:dateUtc="2024-09-12T06:39:00Z">
                  <w:rPr>
                    <w:rFonts w:asciiTheme="minorHAnsi" w:hAnsiTheme="minorHAnsi"/>
                    <w:sz w:val="20"/>
                    <w:szCs w:val="20"/>
                  </w:rPr>
                </w:rPrChange>
              </w:rPr>
              <w:t xml:space="preserve"> &lt;BuildingTypeCode&gt; = “4|ApartmentOrUnit”</w:t>
            </w:r>
            <w:r w:rsidRPr="00EA4419" w:rsidDel="0089426E">
              <w:rPr>
                <w:rFonts w:asciiTheme="minorHAnsi" w:hAnsiTheme="minorHAnsi"/>
                <w:sz w:val="20"/>
                <w:szCs w:val="20"/>
                <w:highlight w:val="cyan"/>
                <w:rPrChange w:id="7255" w:author="Sue Simnor (EXT Idiom)" w:date="2024-09-12T16:39:00Z" w16du:dateUtc="2024-09-12T06:39:00Z">
                  <w:rPr>
                    <w:rFonts w:asciiTheme="minorHAnsi" w:hAnsiTheme="minorHAnsi"/>
                    <w:sz w:val="20"/>
                    <w:szCs w:val="20"/>
                  </w:rPr>
                </w:rPrChange>
              </w:rPr>
              <w:t xml:space="preserve"> </w:t>
            </w:r>
          </w:p>
          <w:p w14:paraId="0C42E609" w14:textId="77777777" w:rsidR="00BF7768" w:rsidRPr="00EA4419" w:rsidRDefault="00BF7768" w:rsidP="00BF7768">
            <w:pPr>
              <w:tabs>
                <w:tab w:val="left" w:pos="1800"/>
              </w:tabs>
              <w:rPr>
                <w:rFonts w:asciiTheme="minorHAnsi" w:hAnsiTheme="minorHAnsi"/>
                <w:sz w:val="20"/>
                <w:szCs w:val="20"/>
                <w:highlight w:val="cyan"/>
                <w:rPrChange w:id="7256" w:author="Sue Simnor (EXT Idiom)" w:date="2024-09-12T16:39:00Z" w16du:dateUtc="2024-09-12T06:39:00Z">
                  <w:rPr>
                    <w:rFonts w:asciiTheme="minorHAnsi" w:hAnsiTheme="minorHAnsi"/>
                    <w:sz w:val="20"/>
                    <w:szCs w:val="20"/>
                  </w:rPr>
                </w:rPrChange>
              </w:rPr>
            </w:pPr>
            <w:r w:rsidRPr="00EA4419">
              <w:rPr>
                <w:rFonts w:asciiTheme="minorHAnsi" w:hAnsiTheme="minorHAnsi"/>
                <w:b/>
                <w:bCs/>
                <w:sz w:val="20"/>
                <w:szCs w:val="20"/>
                <w:highlight w:val="cyan"/>
                <w:rPrChange w:id="7257" w:author="Sue Simnor (EXT Idiom)" w:date="2024-09-12T16:39:00Z" w16du:dateUtc="2024-09-12T06:39:00Z">
                  <w:rPr>
                    <w:rFonts w:asciiTheme="minorHAnsi" w:hAnsiTheme="minorHAnsi"/>
                    <w:b/>
                    <w:bCs/>
                    <w:sz w:val="20"/>
                    <w:szCs w:val="20"/>
                  </w:rPr>
                </w:rPrChange>
              </w:rPr>
              <w:t xml:space="preserve">AND </w:t>
            </w:r>
            <w:r w:rsidRPr="00EA4419">
              <w:rPr>
                <w:rFonts w:asciiTheme="minorHAnsi" w:hAnsiTheme="minorHAnsi"/>
                <w:sz w:val="20"/>
                <w:szCs w:val="20"/>
                <w:highlight w:val="cyan"/>
                <w:rPrChange w:id="7258" w:author="Sue Simnor (EXT Idiom)" w:date="2024-09-12T16:39:00Z" w16du:dateUtc="2024-09-12T06:39:00Z">
                  <w:rPr>
                    <w:rFonts w:asciiTheme="minorHAnsi" w:hAnsiTheme="minorHAnsi"/>
                    <w:sz w:val="20"/>
                    <w:szCs w:val="20"/>
                  </w:rPr>
                </w:rPrChange>
              </w:rPr>
              <w:t>&lt;LevelNoCode&gt; = “5|Floor2OrAboveOnlyForMigration”</w:t>
            </w:r>
          </w:p>
          <w:p w14:paraId="7D7F9F16" w14:textId="77777777" w:rsidR="00BF7768" w:rsidRPr="00EA4419" w:rsidRDefault="00BF7768" w:rsidP="00BF7768">
            <w:pPr>
              <w:tabs>
                <w:tab w:val="left" w:pos="1800"/>
              </w:tabs>
              <w:rPr>
                <w:rFonts w:asciiTheme="minorHAnsi" w:hAnsiTheme="minorHAnsi"/>
                <w:sz w:val="20"/>
                <w:szCs w:val="20"/>
                <w:highlight w:val="cyan"/>
                <w:rPrChange w:id="7259" w:author="Sue Simnor (EXT Idiom)" w:date="2024-09-12T16:39:00Z" w16du:dateUtc="2024-09-12T06:39:00Z">
                  <w:rPr>
                    <w:rFonts w:asciiTheme="minorHAnsi" w:hAnsiTheme="minorHAnsi"/>
                    <w:sz w:val="20"/>
                    <w:szCs w:val="20"/>
                  </w:rPr>
                </w:rPrChange>
              </w:rPr>
            </w:pPr>
            <w:r w:rsidRPr="00EA4419">
              <w:rPr>
                <w:rFonts w:asciiTheme="minorHAnsi" w:hAnsiTheme="minorHAnsi"/>
                <w:b/>
                <w:bCs/>
                <w:sz w:val="20"/>
                <w:szCs w:val="20"/>
                <w:highlight w:val="cyan"/>
                <w:rPrChange w:id="7260" w:author="Sue Simnor (EXT Idiom)" w:date="2024-09-12T16:39:00Z" w16du:dateUtc="2024-09-12T06:39:00Z">
                  <w:rPr>
                    <w:rFonts w:asciiTheme="minorHAnsi" w:hAnsiTheme="minorHAnsi"/>
                    <w:b/>
                    <w:bCs/>
                    <w:sz w:val="20"/>
                    <w:szCs w:val="20"/>
                  </w:rPr>
                </w:rPrChange>
              </w:rPr>
              <w:t>THEN</w:t>
            </w:r>
            <w:r w:rsidRPr="00EA4419">
              <w:rPr>
                <w:rFonts w:asciiTheme="minorHAnsi" w:hAnsiTheme="minorHAnsi"/>
                <w:sz w:val="20"/>
                <w:szCs w:val="20"/>
                <w:highlight w:val="cyan"/>
                <w:rPrChange w:id="7261" w:author="Sue Simnor (EXT Idiom)" w:date="2024-09-12T16:39:00Z" w16du:dateUtc="2024-09-12T06:39:00Z">
                  <w:rPr>
                    <w:rFonts w:asciiTheme="minorHAnsi" w:hAnsiTheme="minorHAnsi"/>
                    <w:sz w:val="20"/>
                    <w:szCs w:val="20"/>
                  </w:rPr>
                </w:rPrChange>
              </w:rPr>
              <w:t xml:space="preserve"> display</w:t>
            </w:r>
          </w:p>
          <w:p w14:paraId="1C78DF2A" w14:textId="77777777" w:rsidR="00BF7768" w:rsidRPr="00EA4419" w:rsidRDefault="00BF7768" w:rsidP="00BF7768">
            <w:pPr>
              <w:tabs>
                <w:tab w:val="left" w:pos="1800"/>
              </w:tabs>
              <w:rPr>
                <w:rFonts w:asciiTheme="minorHAnsi" w:hAnsiTheme="minorHAnsi"/>
                <w:b/>
                <w:bCs/>
                <w:sz w:val="20"/>
                <w:szCs w:val="20"/>
                <w:highlight w:val="cyan"/>
                <w:rPrChange w:id="7262" w:author="Sue Simnor (EXT Idiom)" w:date="2024-09-12T16:39:00Z" w16du:dateUtc="2024-09-12T06:39:00Z">
                  <w:rPr>
                    <w:rFonts w:asciiTheme="minorHAnsi" w:hAnsiTheme="minorHAnsi"/>
                    <w:b/>
                    <w:bCs/>
                    <w:sz w:val="20"/>
                    <w:szCs w:val="20"/>
                  </w:rPr>
                </w:rPrChange>
              </w:rPr>
            </w:pPr>
            <w:r w:rsidRPr="00EA4419">
              <w:rPr>
                <w:rFonts w:asciiTheme="minorHAnsi" w:hAnsiTheme="minorHAnsi"/>
                <w:b/>
                <w:bCs/>
                <w:sz w:val="20"/>
                <w:szCs w:val="20"/>
                <w:highlight w:val="cyan"/>
                <w:rPrChange w:id="7263" w:author="Sue Simnor (EXT Idiom)" w:date="2024-09-12T16:39:00Z" w16du:dateUtc="2024-09-12T06:39:00Z">
                  <w:rPr>
                    <w:rFonts w:asciiTheme="minorHAnsi" w:hAnsiTheme="minorHAnsi"/>
                    <w:b/>
                    <w:bCs/>
                    <w:sz w:val="20"/>
                    <w:szCs w:val="20"/>
                  </w:rPr>
                </w:rPrChange>
              </w:rPr>
              <w:t>AND</w:t>
            </w:r>
          </w:p>
          <w:p w14:paraId="64161E21" w14:textId="77777777" w:rsidR="00BF7768" w:rsidRPr="00EA4419" w:rsidRDefault="00BF7768" w:rsidP="00BF7768">
            <w:pPr>
              <w:tabs>
                <w:tab w:val="left" w:pos="1800"/>
              </w:tabs>
              <w:rPr>
                <w:rFonts w:asciiTheme="minorHAnsi" w:hAnsiTheme="minorHAnsi"/>
                <w:b/>
                <w:bCs/>
                <w:sz w:val="20"/>
                <w:szCs w:val="20"/>
                <w:highlight w:val="cyan"/>
                <w:rPrChange w:id="7264" w:author="Sue Simnor (EXT Idiom)" w:date="2024-09-12T16:39:00Z" w16du:dateUtc="2024-09-12T06:39:00Z">
                  <w:rPr>
                    <w:rFonts w:asciiTheme="minorHAnsi" w:hAnsiTheme="minorHAnsi"/>
                    <w:b/>
                    <w:bCs/>
                    <w:sz w:val="20"/>
                    <w:szCs w:val="20"/>
                  </w:rPr>
                </w:rPrChange>
              </w:rPr>
            </w:pPr>
            <w:r w:rsidRPr="00EA4419">
              <w:rPr>
                <w:rFonts w:asciiTheme="minorHAnsi" w:hAnsiTheme="minorHAnsi"/>
                <w:b/>
                <w:bCs/>
                <w:sz w:val="20"/>
                <w:szCs w:val="20"/>
                <w:highlight w:val="cyan"/>
                <w:rPrChange w:id="7265" w:author="Sue Simnor (EXT Idiom)" w:date="2024-09-12T16:39:00Z" w16du:dateUtc="2024-09-12T06:39:00Z">
                  <w:rPr>
                    <w:rFonts w:asciiTheme="minorHAnsi" w:hAnsiTheme="minorHAnsi"/>
                    <w:b/>
                    <w:bCs/>
                    <w:sz w:val="20"/>
                    <w:szCs w:val="20"/>
                  </w:rPr>
                </w:rPrChange>
              </w:rPr>
              <w:t>&lt;YearOfConstructionTypeCode&gt; = “1|2000+”</w:t>
            </w:r>
          </w:p>
          <w:p w14:paraId="67FE2907" w14:textId="77777777" w:rsidR="00BF7768" w:rsidRPr="00EA4419" w:rsidRDefault="00BF7768" w:rsidP="00BF7768">
            <w:pPr>
              <w:tabs>
                <w:tab w:val="left" w:pos="1800"/>
              </w:tabs>
              <w:rPr>
                <w:rFonts w:asciiTheme="minorHAnsi" w:hAnsiTheme="minorHAnsi"/>
                <w:sz w:val="20"/>
                <w:szCs w:val="20"/>
                <w:highlight w:val="cyan"/>
                <w:rPrChange w:id="7266" w:author="Sue Simnor (EXT Idiom)" w:date="2024-09-12T16:39:00Z" w16du:dateUtc="2024-09-12T06:39:00Z">
                  <w:rPr>
                    <w:rFonts w:asciiTheme="minorHAnsi" w:hAnsiTheme="minorHAnsi"/>
                    <w:sz w:val="20"/>
                    <w:szCs w:val="20"/>
                  </w:rPr>
                </w:rPrChange>
              </w:rPr>
            </w:pPr>
          </w:p>
          <w:p w14:paraId="24071B8F" w14:textId="77777777" w:rsidR="00BF7768" w:rsidRPr="00EA4419" w:rsidRDefault="00BF7768" w:rsidP="00BF7768">
            <w:pPr>
              <w:pStyle w:val="TableBodycopy"/>
              <w:rPr>
                <w:rFonts w:asciiTheme="minorHAnsi" w:hAnsiTheme="minorHAnsi" w:cstheme="minorHAnsi"/>
                <w:highlight w:val="cyan"/>
                <w:rPrChange w:id="7267" w:author="Sue Simnor (EXT Idiom)" w:date="2024-09-12T16:39:00Z" w16du:dateUtc="2024-09-12T06:39:00Z">
                  <w:rPr>
                    <w:rFonts w:asciiTheme="minorHAnsi" w:hAnsiTheme="minorHAnsi" w:cstheme="minorHAnsi"/>
                  </w:rPr>
                </w:rPrChange>
              </w:rPr>
            </w:pPr>
            <w:r w:rsidRPr="00EA4419">
              <w:rPr>
                <w:rFonts w:asciiTheme="minorHAnsi" w:hAnsiTheme="minorHAnsi" w:cstheme="minorHAnsi"/>
                <w:b/>
                <w:bCs/>
                <w:szCs w:val="20"/>
                <w:highlight w:val="cyan"/>
                <w:rPrChange w:id="7268" w:author="Sue Simnor (EXT Idiom)" w:date="2024-09-12T16:39:00Z" w16du:dateUtc="2024-09-12T06:39:00Z">
                  <w:rPr>
                    <w:rFonts w:asciiTheme="minorHAnsi" w:hAnsiTheme="minorHAnsi" w:cstheme="minorHAnsi"/>
                    <w:b/>
                    <w:bCs/>
                    <w:szCs w:val="20"/>
                  </w:rPr>
                </w:rPrChange>
              </w:rPr>
              <w:t>Else</w:t>
            </w:r>
            <w:r w:rsidRPr="00EA4419">
              <w:rPr>
                <w:rFonts w:asciiTheme="minorHAnsi" w:hAnsiTheme="minorHAnsi" w:cstheme="minorHAnsi"/>
                <w:szCs w:val="20"/>
                <w:highlight w:val="cyan"/>
                <w:rPrChange w:id="7269" w:author="Sue Simnor (EXT Idiom)" w:date="2024-09-12T16:39:00Z" w16du:dateUtc="2024-09-12T06:39:00Z">
                  <w:rPr>
                    <w:rFonts w:asciiTheme="minorHAnsi" w:hAnsiTheme="minorHAnsi" w:cstheme="minorHAnsi"/>
                    <w:szCs w:val="20"/>
                  </w:rPr>
                </w:rPrChange>
              </w:rPr>
              <w:t xml:space="preserve"> Do Not display</w:t>
            </w:r>
          </w:p>
          <w:p w14:paraId="3FB90D7F" w14:textId="77777777" w:rsidR="00BF7768" w:rsidRPr="00EA4419" w:rsidRDefault="00BF7768" w:rsidP="00BF7768">
            <w:pPr>
              <w:tabs>
                <w:tab w:val="left" w:pos="1800"/>
              </w:tabs>
              <w:rPr>
                <w:rFonts w:asciiTheme="minorHAnsi" w:hAnsiTheme="minorHAnsi" w:cstheme="minorHAnsi"/>
                <w:bCs/>
                <w:sz w:val="20"/>
                <w:szCs w:val="20"/>
                <w:highlight w:val="cyan"/>
                <w:rPrChange w:id="7270" w:author="Sue Simnor (EXT Idiom)" w:date="2024-09-12T16:39:00Z" w16du:dateUtc="2024-09-12T06:39:00Z">
                  <w:rPr>
                    <w:rFonts w:asciiTheme="minorHAnsi" w:hAnsiTheme="minorHAnsi" w:cstheme="minorHAnsi"/>
                    <w:bCs/>
                    <w:sz w:val="20"/>
                    <w:szCs w:val="20"/>
                  </w:rPr>
                </w:rPrChange>
              </w:rPr>
            </w:pPr>
          </w:p>
          <w:p w14:paraId="0E8396D9" w14:textId="77777777" w:rsidR="00D55CB9" w:rsidRPr="00EA4419" w:rsidRDefault="00D55CB9" w:rsidP="00AA6BD2">
            <w:pPr>
              <w:tabs>
                <w:tab w:val="left" w:pos="1800"/>
              </w:tabs>
              <w:rPr>
                <w:rFonts w:asciiTheme="minorHAnsi" w:hAnsiTheme="minorHAnsi"/>
                <w:b/>
                <w:sz w:val="20"/>
                <w:szCs w:val="20"/>
                <w:highlight w:val="cyan"/>
                <w:rPrChange w:id="7271" w:author="Sue Simnor (EXT Idiom)" w:date="2024-09-12T16:39:00Z" w16du:dateUtc="2024-09-12T06:39:00Z">
                  <w:rPr>
                    <w:rFonts w:asciiTheme="minorHAnsi" w:hAnsiTheme="minorHAnsi"/>
                    <w:b/>
                    <w:sz w:val="20"/>
                    <w:szCs w:val="20"/>
                  </w:rPr>
                </w:rPrChange>
              </w:rPr>
            </w:pPr>
          </w:p>
        </w:tc>
        <w:tc>
          <w:tcPr>
            <w:tcW w:w="1560" w:type="dxa"/>
          </w:tcPr>
          <w:p w14:paraId="3947A517" w14:textId="77777777" w:rsidR="00BF7768" w:rsidRPr="00D7158D" w:rsidRDefault="00BF7768" w:rsidP="00BF7768">
            <w:pPr>
              <w:spacing w:after="120"/>
              <w:rPr>
                <w:rFonts w:asciiTheme="minorHAnsi" w:hAnsiTheme="minorHAnsi" w:cstheme="minorHAnsi"/>
                <w:color w:val="000000"/>
                <w:sz w:val="18"/>
                <w:szCs w:val="18"/>
                <w:rPrChange w:id="7272"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273" w:author="sam sehgal" w:date="2024-10-14T16:19:00Z" w16du:dateUtc="2024-10-14T05:19:00Z">
                  <w:rPr>
                    <w:rFonts w:asciiTheme="minorHAnsi" w:hAnsiTheme="minorHAnsi" w:cstheme="minorHAnsi"/>
                    <w:color w:val="000000"/>
                    <w:sz w:val="14"/>
                    <w:szCs w:val="14"/>
                  </w:rPr>
                </w:rPrChange>
              </w:rPr>
              <w:t>Column 1 text:</w:t>
            </w:r>
          </w:p>
          <w:p w14:paraId="0C954909" w14:textId="77777777" w:rsidR="00BF7768" w:rsidRPr="00D7158D" w:rsidRDefault="00BF7768" w:rsidP="00BF7768">
            <w:pPr>
              <w:spacing w:after="120"/>
              <w:rPr>
                <w:rFonts w:asciiTheme="minorHAnsi" w:hAnsiTheme="minorHAnsi" w:cstheme="minorHAnsi"/>
                <w:color w:val="000000"/>
                <w:sz w:val="18"/>
                <w:szCs w:val="18"/>
                <w:rPrChange w:id="7274"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275" w:author="sam sehgal" w:date="2024-10-14T16:19:00Z" w16du:dateUtc="2024-10-14T05:19:00Z">
                  <w:rPr>
                    <w:rFonts w:asciiTheme="minorHAnsi" w:hAnsiTheme="minorHAnsi" w:cstheme="minorHAnsi"/>
                    <w:color w:val="000000"/>
                    <w:sz w:val="14"/>
                    <w:szCs w:val="14"/>
                  </w:rPr>
                </w:rPrChange>
              </w:rPr>
              <w:t xml:space="preserve">Bodycopy_COI </w:t>
            </w:r>
          </w:p>
          <w:p w14:paraId="561FA467" w14:textId="77777777" w:rsidR="00BF7768" w:rsidRPr="00D7158D" w:rsidRDefault="00BF7768" w:rsidP="00BF7768">
            <w:pPr>
              <w:spacing w:after="120"/>
              <w:rPr>
                <w:rFonts w:asciiTheme="minorHAnsi" w:hAnsiTheme="minorHAnsi" w:cstheme="minorHAnsi"/>
                <w:color w:val="000000"/>
                <w:sz w:val="18"/>
                <w:szCs w:val="18"/>
                <w:rPrChange w:id="7276"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277" w:author="sam sehgal" w:date="2024-10-14T16:19:00Z" w16du:dateUtc="2024-10-14T05:19:00Z">
                  <w:rPr>
                    <w:rFonts w:asciiTheme="minorHAnsi" w:hAnsiTheme="minorHAnsi" w:cstheme="minorHAnsi"/>
                    <w:color w:val="000000"/>
                    <w:sz w:val="14"/>
                    <w:szCs w:val="14"/>
                  </w:rPr>
                </w:rPrChange>
              </w:rPr>
              <w:t>Column 2 text:</w:t>
            </w:r>
          </w:p>
          <w:p w14:paraId="693EB8E4" w14:textId="16F2DDDC" w:rsidR="00D55CB9" w:rsidRPr="00D7158D" w:rsidRDefault="00BF7768" w:rsidP="000A6DF4">
            <w:pPr>
              <w:spacing w:after="120"/>
              <w:rPr>
                <w:rFonts w:asciiTheme="minorHAnsi" w:hAnsiTheme="minorHAnsi" w:cstheme="minorHAnsi"/>
                <w:color w:val="000000"/>
                <w:sz w:val="18"/>
                <w:szCs w:val="18"/>
                <w:rPrChange w:id="7278"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279" w:author="sam sehgal" w:date="2024-10-14T16:19:00Z" w16du:dateUtc="2024-10-14T05:19:00Z">
                  <w:rPr>
                    <w:rFonts w:asciiTheme="minorHAnsi" w:hAnsiTheme="minorHAnsi" w:cstheme="minorHAnsi"/>
                    <w:color w:val="000000"/>
                    <w:sz w:val="14"/>
                    <w:szCs w:val="14"/>
                  </w:rPr>
                </w:rPrChange>
              </w:rPr>
              <w:t>Bullet_1_B_COI</w:t>
            </w:r>
          </w:p>
        </w:tc>
      </w:tr>
      <w:tr w:rsidR="00D45870" w:rsidRPr="00BD6987" w14:paraId="0089489D" w14:textId="77777777" w:rsidTr="00BA2FD3">
        <w:trPr>
          <w:cantSplit/>
          <w:trHeight w:val="2265"/>
        </w:trPr>
        <w:tc>
          <w:tcPr>
            <w:tcW w:w="1013" w:type="dxa"/>
            <w:vMerge/>
          </w:tcPr>
          <w:p w14:paraId="40A410D9" w14:textId="77777777" w:rsidR="00D45870" w:rsidRPr="00BD6987" w:rsidRDefault="00D45870" w:rsidP="00D45870">
            <w:pPr>
              <w:tabs>
                <w:tab w:val="left" w:pos="1800"/>
              </w:tabs>
              <w:rPr>
                <w:rFonts w:asciiTheme="minorHAnsi" w:hAnsiTheme="minorHAnsi" w:cstheme="minorHAnsi"/>
                <w:b/>
                <w:sz w:val="20"/>
                <w:szCs w:val="20"/>
              </w:rPr>
            </w:pPr>
          </w:p>
        </w:tc>
        <w:tc>
          <w:tcPr>
            <w:tcW w:w="2101" w:type="dxa"/>
            <w:vMerge/>
          </w:tcPr>
          <w:p w14:paraId="71273E67" w14:textId="77777777" w:rsidR="00D45870" w:rsidRPr="00BD6987" w:rsidRDefault="00D45870" w:rsidP="00D45870">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798" w:type="dxa"/>
              <w:tblBorders>
                <w:bottom w:val="single" w:sz="4" w:space="0" w:color="auto"/>
              </w:tblBorders>
              <w:tblLayout w:type="fixed"/>
              <w:tblLook w:val="04A0" w:firstRow="1" w:lastRow="0" w:firstColumn="1" w:lastColumn="0" w:noHBand="0" w:noVBand="1"/>
              <w:tblPrChange w:id="7280" w:author="sam sehgal" w:date="2024-08-20T12:48:00Z" w16du:dateUtc="2024-08-20T02:48: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286"/>
              <w:gridCol w:w="5512"/>
              <w:tblGridChange w:id="7281">
                <w:tblGrid>
                  <w:gridCol w:w="2286"/>
                  <w:gridCol w:w="292"/>
                  <w:gridCol w:w="5220"/>
                  <w:gridCol w:w="997"/>
                </w:tblGrid>
              </w:tblGridChange>
            </w:tblGrid>
            <w:tr w:rsidR="00D45870" w:rsidRPr="003E2D60" w14:paraId="7D99361C" w14:textId="77777777" w:rsidTr="00DF514D">
              <w:trPr>
                <w:trHeight w:val="363"/>
                <w:trPrChange w:id="7282" w:author="sam sehgal" w:date="2024-08-20T12:48:00Z" w16du:dateUtc="2024-08-20T02:48:00Z">
                  <w:trPr>
                    <w:trHeight w:val="263"/>
                  </w:trPr>
                </w:trPrChange>
              </w:trPr>
              <w:tc>
                <w:tcPr>
                  <w:tcW w:w="2286" w:type="dxa"/>
                  <w:noWrap/>
                  <w:vAlign w:val="center"/>
                  <w:hideMark/>
                  <w:tcPrChange w:id="7283" w:author="sam sehgal" w:date="2024-08-20T12:48:00Z" w16du:dateUtc="2024-08-20T02:48:00Z">
                    <w:tcPr>
                      <w:tcW w:w="2578" w:type="dxa"/>
                      <w:gridSpan w:val="2"/>
                      <w:noWrap/>
                      <w:vAlign w:val="center"/>
                      <w:hideMark/>
                    </w:tcPr>
                  </w:tcPrChange>
                </w:tcPr>
                <w:p w14:paraId="56AAA07B" w14:textId="40D40225" w:rsidR="00D45870" w:rsidRPr="003E2D60" w:rsidRDefault="00D45870" w:rsidP="00D45870">
                  <w:pPr>
                    <w:pStyle w:val="BodycopyCOI"/>
                  </w:pPr>
                  <w:r w:rsidRPr="003E2D60">
                    <w:t xml:space="preserve">You describe your </w:t>
                  </w:r>
                  <w:r w:rsidRPr="003E2D60">
                    <w:rPr>
                      <w:rFonts w:eastAsia="Arial" w:cs="Arial"/>
                    </w:rPr>
                    <w:t xml:space="preserve">Insured Address </w:t>
                  </w:r>
                  <w:commentRangeStart w:id="7284"/>
                  <w:commentRangeStart w:id="7285"/>
                  <w:commentRangeEnd w:id="7284"/>
                  <w:r w:rsidRPr="003E2D60">
                    <w:rPr>
                      <w:rStyle w:val="CommentReference"/>
                      <w:sz w:val="18"/>
                      <w:szCs w:val="18"/>
                    </w:rPr>
                    <w:commentReference w:id="7284"/>
                  </w:r>
                  <w:commentRangeEnd w:id="7285"/>
                  <w:r w:rsidRPr="003E2D60">
                    <w:rPr>
                      <w:rStyle w:val="CommentReference"/>
                      <w:sz w:val="18"/>
                      <w:szCs w:val="18"/>
                    </w:rPr>
                    <w:commentReference w:id="7285"/>
                  </w:r>
                  <w:r w:rsidRPr="003E2D60">
                    <w:t>as:</w:t>
                  </w:r>
                </w:p>
              </w:tc>
              <w:tc>
                <w:tcPr>
                  <w:tcW w:w="5512" w:type="dxa"/>
                  <w:noWrap/>
                  <w:vAlign w:val="bottom"/>
                  <w:hideMark/>
                  <w:tcPrChange w:id="7286" w:author="sam sehgal" w:date="2024-08-20T12:48:00Z" w16du:dateUtc="2024-08-20T02:48:00Z">
                    <w:tcPr>
                      <w:tcW w:w="6217" w:type="dxa"/>
                      <w:gridSpan w:val="2"/>
                      <w:noWrap/>
                      <w:vAlign w:val="bottom"/>
                      <w:hideMark/>
                    </w:tcPr>
                  </w:tcPrChange>
                </w:tcPr>
                <w:p w14:paraId="6ADB6406" w14:textId="61811860" w:rsidR="00D45870" w:rsidRPr="003E2D60" w:rsidRDefault="00D45870" w:rsidP="00D45870">
                  <w:pPr>
                    <w:pStyle w:val="TableBodycopy"/>
                    <w:rPr>
                      <w:b/>
                      <w:bCs/>
                    </w:rPr>
                  </w:pPr>
                  <w:r w:rsidRPr="003E2D60">
                    <w:rPr>
                      <w:b/>
                      <w:bCs/>
                    </w:rPr>
                    <w:t>• in good condition and well maintained</w:t>
                  </w:r>
                  <w:commentRangeStart w:id="7287"/>
                  <w:commentRangeEnd w:id="7287"/>
                  <w:r w:rsidRPr="003E2D60">
                    <w:rPr>
                      <w:rStyle w:val="CommentReference"/>
                      <w:b/>
                      <w:bCs/>
                      <w:sz w:val="20"/>
                      <w:szCs w:val="24"/>
                    </w:rPr>
                    <w:commentReference w:id="7287"/>
                  </w:r>
                </w:p>
              </w:tc>
            </w:tr>
          </w:tbl>
          <w:p w14:paraId="79BDBACB" w14:textId="77777777" w:rsidR="00D45870" w:rsidRPr="003E2D60" w:rsidRDefault="00D45870" w:rsidP="00D45870">
            <w:pPr>
              <w:tabs>
                <w:tab w:val="left" w:pos="1800"/>
              </w:tabs>
              <w:rPr>
                <w:b/>
                <w:bCs/>
              </w:rPr>
            </w:pPr>
          </w:p>
          <w:p w14:paraId="0991F300" w14:textId="77777777" w:rsidR="00D45870" w:rsidRPr="003E2D60" w:rsidRDefault="00D45870" w:rsidP="00D45870">
            <w:pPr>
              <w:pStyle w:val="BodycopyCOI"/>
            </w:pPr>
          </w:p>
        </w:tc>
        <w:tc>
          <w:tcPr>
            <w:tcW w:w="1984" w:type="dxa"/>
          </w:tcPr>
          <w:p w14:paraId="658B5F5B" w14:textId="567D3BB2" w:rsidR="002F04B8" w:rsidRPr="003E2D60" w:rsidRDefault="00D45870" w:rsidP="002F04B8">
            <w:pPr>
              <w:tabs>
                <w:tab w:val="left" w:pos="1800"/>
              </w:tabs>
              <w:rPr>
                <w:rFonts w:asciiTheme="minorHAnsi" w:hAnsiTheme="minorHAnsi"/>
                <w:sz w:val="20"/>
                <w:szCs w:val="20"/>
              </w:rPr>
            </w:pPr>
            <w:r w:rsidRPr="003E2D60">
              <w:rPr>
                <w:rFonts w:asciiTheme="minorHAnsi" w:hAnsiTheme="minorHAnsi"/>
                <w:b/>
                <w:bCs/>
                <w:sz w:val="20"/>
                <w:szCs w:val="20"/>
              </w:rPr>
              <w:t>IF</w:t>
            </w:r>
          </w:p>
          <w:p w14:paraId="2ED609CA" w14:textId="76C93F24" w:rsidR="00D45870" w:rsidRPr="003E2D60" w:rsidRDefault="00D45870" w:rsidP="00D45870">
            <w:pPr>
              <w:tabs>
                <w:tab w:val="left" w:pos="1800"/>
              </w:tabs>
              <w:rPr>
                <w:rFonts w:asciiTheme="minorHAnsi" w:hAnsiTheme="minorHAnsi"/>
                <w:sz w:val="20"/>
                <w:szCs w:val="20"/>
              </w:rPr>
            </w:pPr>
            <w:r w:rsidRPr="003E2D60">
              <w:rPr>
                <w:rFonts w:asciiTheme="minorHAnsi" w:hAnsiTheme="minorHAnsi"/>
                <w:sz w:val="20"/>
                <w:szCs w:val="20"/>
              </w:rPr>
              <w:t>&lt;</w:t>
            </w:r>
            <w:r w:rsidR="00771CFD" w:rsidRPr="003E2D60">
              <w:rPr>
                <w:rFonts w:asciiTheme="minorHAnsi" w:hAnsiTheme="minorHAnsi"/>
                <w:sz w:val="20"/>
                <w:szCs w:val="20"/>
              </w:rPr>
              <w:t>WellMaintainedCode</w:t>
            </w:r>
            <w:r w:rsidRPr="003E2D60">
              <w:rPr>
                <w:rFonts w:asciiTheme="minorHAnsi" w:hAnsiTheme="minorHAnsi"/>
                <w:sz w:val="20"/>
                <w:szCs w:val="20"/>
              </w:rPr>
              <w:t>&gt; = “</w:t>
            </w:r>
            <w:r w:rsidR="002F04B8" w:rsidRPr="003E2D60">
              <w:rPr>
                <w:rFonts w:asciiTheme="minorHAnsi" w:hAnsiTheme="minorHAnsi"/>
                <w:sz w:val="20"/>
                <w:szCs w:val="20"/>
              </w:rPr>
              <w:t>1|WellMaintainedYes</w:t>
            </w:r>
            <w:r w:rsidRPr="003E2D60">
              <w:rPr>
                <w:rFonts w:asciiTheme="minorHAnsi" w:hAnsiTheme="minorHAnsi"/>
                <w:sz w:val="20"/>
                <w:szCs w:val="20"/>
              </w:rPr>
              <w:t>”</w:t>
            </w:r>
          </w:p>
          <w:p w14:paraId="64425B27" w14:textId="77777777" w:rsidR="00D45870" w:rsidRPr="003E2D60" w:rsidRDefault="00D45870" w:rsidP="00D45870">
            <w:pPr>
              <w:tabs>
                <w:tab w:val="left" w:pos="1800"/>
              </w:tabs>
              <w:rPr>
                <w:rFonts w:asciiTheme="minorHAnsi" w:hAnsiTheme="minorHAnsi"/>
                <w:sz w:val="20"/>
                <w:szCs w:val="20"/>
              </w:rPr>
            </w:pPr>
            <w:r w:rsidRPr="003E2D60">
              <w:rPr>
                <w:rFonts w:asciiTheme="minorHAnsi" w:hAnsiTheme="minorHAnsi"/>
                <w:b/>
                <w:bCs/>
                <w:sz w:val="20"/>
                <w:szCs w:val="20"/>
              </w:rPr>
              <w:t>THEN</w:t>
            </w:r>
            <w:r w:rsidRPr="003E2D60">
              <w:rPr>
                <w:rFonts w:asciiTheme="minorHAnsi" w:hAnsiTheme="minorHAnsi"/>
                <w:sz w:val="20"/>
                <w:szCs w:val="20"/>
              </w:rPr>
              <w:t xml:space="preserve"> display</w:t>
            </w:r>
          </w:p>
          <w:p w14:paraId="60AFE007" w14:textId="77777777" w:rsidR="00D45870" w:rsidRPr="003E2D60" w:rsidRDefault="00D45870" w:rsidP="00D45870">
            <w:pPr>
              <w:tabs>
                <w:tab w:val="left" w:pos="1800"/>
              </w:tabs>
              <w:rPr>
                <w:rFonts w:asciiTheme="minorHAnsi" w:hAnsiTheme="minorHAnsi" w:cstheme="minorHAnsi"/>
                <w:b/>
                <w:bCs/>
                <w:sz w:val="20"/>
                <w:szCs w:val="20"/>
              </w:rPr>
            </w:pPr>
            <w:r w:rsidRPr="003E2D60">
              <w:rPr>
                <w:rFonts w:asciiTheme="minorHAnsi" w:hAnsiTheme="minorHAnsi"/>
                <w:b/>
                <w:bCs/>
                <w:sz w:val="20"/>
                <w:szCs w:val="20"/>
              </w:rPr>
              <w:t>ELSEIF</w:t>
            </w:r>
          </w:p>
          <w:p w14:paraId="563245DB" w14:textId="77777777" w:rsidR="00D45870" w:rsidRPr="003E2D60" w:rsidRDefault="00D45870" w:rsidP="00D45870">
            <w:pPr>
              <w:tabs>
                <w:tab w:val="left" w:pos="1800"/>
              </w:tabs>
              <w:rPr>
                <w:rFonts w:asciiTheme="minorHAnsi" w:hAnsiTheme="minorHAnsi" w:cstheme="minorHAnsi"/>
                <w:bCs/>
                <w:sz w:val="20"/>
                <w:szCs w:val="20"/>
              </w:rPr>
            </w:pPr>
          </w:p>
          <w:p w14:paraId="3F240AF6" w14:textId="77777777" w:rsidR="00D45870" w:rsidRPr="003E2D60" w:rsidRDefault="00D45870" w:rsidP="00D45870">
            <w:pPr>
              <w:tabs>
                <w:tab w:val="left" w:pos="1800"/>
              </w:tabs>
              <w:rPr>
                <w:rFonts w:asciiTheme="minorHAnsi" w:hAnsiTheme="minorHAnsi"/>
                <w:b/>
                <w:bCs/>
                <w:sz w:val="20"/>
                <w:szCs w:val="20"/>
              </w:rPr>
            </w:pPr>
          </w:p>
        </w:tc>
        <w:tc>
          <w:tcPr>
            <w:tcW w:w="1560" w:type="dxa"/>
          </w:tcPr>
          <w:p w14:paraId="61AED02D" w14:textId="77777777" w:rsidR="00D45870" w:rsidRPr="00D7158D" w:rsidRDefault="00D45870" w:rsidP="00D45870">
            <w:pPr>
              <w:spacing w:after="120"/>
              <w:rPr>
                <w:rFonts w:asciiTheme="minorHAnsi" w:hAnsiTheme="minorHAnsi" w:cstheme="minorHAnsi"/>
                <w:color w:val="000000"/>
                <w:sz w:val="18"/>
                <w:szCs w:val="18"/>
                <w:rPrChange w:id="7289"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290" w:author="sam sehgal" w:date="2024-10-14T16:19:00Z" w16du:dateUtc="2024-10-14T05:19:00Z">
                  <w:rPr>
                    <w:rFonts w:asciiTheme="minorHAnsi" w:hAnsiTheme="minorHAnsi" w:cstheme="minorHAnsi"/>
                    <w:color w:val="000000"/>
                    <w:sz w:val="14"/>
                    <w:szCs w:val="14"/>
                  </w:rPr>
                </w:rPrChange>
              </w:rPr>
              <w:t>Column 1 text:</w:t>
            </w:r>
          </w:p>
          <w:p w14:paraId="0A754497" w14:textId="77777777" w:rsidR="00D45870" w:rsidRPr="00D7158D" w:rsidRDefault="00D45870" w:rsidP="00D45870">
            <w:pPr>
              <w:spacing w:after="120"/>
              <w:rPr>
                <w:rFonts w:asciiTheme="minorHAnsi" w:hAnsiTheme="minorHAnsi" w:cstheme="minorHAnsi"/>
                <w:color w:val="000000"/>
                <w:sz w:val="18"/>
                <w:szCs w:val="18"/>
                <w:rPrChange w:id="7291"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292" w:author="sam sehgal" w:date="2024-10-14T16:19:00Z" w16du:dateUtc="2024-10-14T05:19:00Z">
                  <w:rPr>
                    <w:rFonts w:asciiTheme="minorHAnsi" w:hAnsiTheme="minorHAnsi" w:cstheme="minorHAnsi"/>
                    <w:color w:val="000000"/>
                    <w:sz w:val="14"/>
                    <w:szCs w:val="14"/>
                  </w:rPr>
                </w:rPrChange>
              </w:rPr>
              <w:t xml:space="preserve">Bodycopy_COI </w:t>
            </w:r>
          </w:p>
          <w:p w14:paraId="4FD4FA18" w14:textId="77777777" w:rsidR="00D45870" w:rsidRPr="00D7158D" w:rsidRDefault="00D45870" w:rsidP="00D45870">
            <w:pPr>
              <w:spacing w:after="120"/>
              <w:rPr>
                <w:rFonts w:asciiTheme="minorHAnsi" w:hAnsiTheme="minorHAnsi" w:cstheme="minorHAnsi"/>
                <w:color w:val="000000"/>
                <w:sz w:val="18"/>
                <w:szCs w:val="18"/>
                <w:rPrChange w:id="7293"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294" w:author="sam sehgal" w:date="2024-10-14T16:19:00Z" w16du:dateUtc="2024-10-14T05:19:00Z">
                  <w:rPr>
                    <w:rFonts w:asciiTheme="minorHAnsi" w:hAnsiTheme="minorHAnsi" w:cstheme="minorHAnsi"/>
                    <w:color w:val="000000"/>
                    <w:sz w:val="14"/>
                    <w:szCs w:val="14"/>
                  </w:rPr>
                </w:rPrChange>
              </w:rPr>
              <w:t>Column 2 text:</w:t>
            </w:r>
          </w:p>
          <w:p w14:paraId="64C54F8A" w14:textId="388B4F20" w:rsidR="00D45870" w:rsidRPr="00D7158D" w:rsidRDefault="00D45870" w:rsidP="00D45870">
            <w:pPr>
              <w:spacing w:after="120"/>
              <w:rPr>
                <w:rFonts w:asciiTheme="minorHAnsi" w:hAnsiTheme="minorHAnsi" w:cstheme="minorHAnsi"/>
                <w:color w:val="000000"/>
                <w:sz w:val="18"/>
                <w:szCs w:val="18"/>
                <w:rPrChange w:id="7295"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296" w:author="sam sehgal" w:date="2024-10-14T16:19:00Z" w16du:dateUtc="2024-10-14T05:19:00Z">
                  <w:rPr>
                    <w:rFonts w:asciiTheme="minorHAnsi" w:hAnsiTheme="minorHAnsi" w:cstheme="minorHAnsi"/>
                    <w:color w:val="000000"/>
                    <w:sz w:val="14"/>
                    <w:szCs w:val="14"/>
                  </w:rPr>
                </w:rPrChange>
              </w:rPr>
              <w:t>Bullet_1_B_COI</w:t>
            </w:r>
          </w:p>
        </w:tc>
      </w:tr>
      <w:tr w:rsidR="00D45870" w:rsidRPr="00BD6987" w14:paraId="21D76776" w14:textId="77777777" w:rsidTr="00BA2FD3">
        <w:trPr>
          <w:cantSplit/>
          <w:trHeight w:val="2265"/>
        </w:trPr>
        <w:tc>
          <w:tcPr>
            <w:tcW w:w="1013" w:type="dxa"/>
            <w:vMerge/>
          </w:tcPr>
          <w:p w14:paraId="4C6098DA" w14:textId="77777777" w:rsidR="00D45870" w:rsidRPr="00BD6987" w:rsidRDefault="00D45870" w:rsidP="00D45870">
            <w:pPr>
              <w:tabs>
                <w:tab w:val="left" w:pos="1800"/>
              </w:tabs>
              <w:rPr>
                <w:rFonts w:asciiTheme="minorHAnsi" w:hAnsiTheme="minorHAnsi" w:cstheme="minorHAnsi"/>
                <w:b/>
                <w:sz w:val="20"/>
                <w:szCs w:val="20"/>
              </w:rPr>
            </w:pPr>
          </w:p>
        </w:tc>
        <w:tc>
          <w:tcPr>
            <w:tcW w:w="2101" w:type="dxa"/>
            <w:vMerge/>
          </w:tcPr>
          <w:p w14:paraId="30D4C5E1" w14:textId="77777777" w:rsidR="00D45870" w:rsidRPr="00BD6987" w:rsidRDefault="00D45870" w:rsidP="00D45870">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810" w:type="dxa"/>
              <w:tblBorders>
                <w:bottom w:val="single" w:sz="4" w:space="0" w:color="auto"/>
              </w:tblBorders>
              <w:tblLayout w:type="fixed"/>
              <w:tblLook w:val="04A0" w:firstRow="1" w:lastRow="0" w:firstColumn="1" w:lastColumn="0" w:noHBand="0" w:noVBand="1"/>
              <w:tblPrChange w:id="7297" w:author="sam sehgal" w:date="2024-08-20T12:49:00Z" w16du:dateUtc="2024-08-20T02:49: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289"/>
              <w:gridCol w:w="5521"/>
              <w:tblGridChange w:id="7298">
                <w:tblGrid>
                  <w:gridCol w:w="2289"/>
                  <w:gridCol w:w="289"/>
                  <w:gridCol w:w="5232"/>
                  <w:gridCol w:w="985"/>
                </w:tblGrid>
              </w:tblGridChange>
            </w:tblGrid>
            <w:tr w:rsidR="00D45870" w:rsidRPr="001C62D9" w14:paraId="610B0F9A" w14:textId="77777777" w:rsidTr="00DF514D">
              <w:trPr>
                <w:trHeight w:val="418"/>
                <w:trPrChange w:id="7299" w:author="sam sehgal" w:date="2024-08-20T12:49:00Z" w16du:dateUtc="2024-08-20T02:49:00Z">
                  <w:trPr>
                    <w:trHeight w:val="263"/>
                  </w:trPr>
                </w:trPrChange>
              </w:trPr>
              <w:tc>
                <w:tcPr>
                  <w:tcW w:w="2289" w:type="dxa"/>
                  <w:noWrap/>
                  <w:vAlign w:val="center"/>
                  <w:hideMark/>
                  <w:tcPrChange w:id="7300" w:author="sam sehgal" w:date="2024-08-20T12:49:00Z" w16du:dateUtc="2024-08-20T02:49:00Z">
                    <w:tcPr>
                      <w:tcW w:w="2578" w:type="dxa"/>
                      <w:gridSpan w:val="2"/>
                      <w:noWrap/>
                      <w:vAlign w:val="center"/>
                      <w:hideMark/>
                    </w:tcPr>
                  </w:tcPrChange>
                </w:tcPr>
                <w:p w14:paraId="068D5028" w14:textId="17744AA8" w:rsidR="00D45870" w:rsidRPr="001C62D9" w:rsidRDefault="00D45870" w:rsidP="00D45870">
                  <w:pPr>
                    <w:pStyle w:val="BodycopyCOI"/>
                    <w:rPr>
                      <w:highlight w:val="cyan"/>
                      <w:rPrChange w:id="7301" w:author="Sue Simnor (EXT Idiom)" w:date="2024-08-13T18:07:00Z" w16du:dateUtc="2024-08-13T08:07:00Z">
                        <w:rPr/>
                      </w:rPrChange>
                    </w:rPr>
                  </w:pPr>
                  <w:r w:rsidRPr="001C62D9">
                    <w:rPr>
                      <w:highlight w:val="cyan"/>
                      <w:rPrChange w:id="7302" w:author="Sue Simnor (EXT Idiom)" w:date="2024-08-13T18:07:00Z" w16du:dateUtc="2024-08-13T08:07:00Z">
                        <w:rPr/>
                      </w:rPrChange>
                    </w:rPr>
                    <w:t xml:space="preserve">You describe your </w:t>
                  </w:r>
                  <w:r w:rsidRPr="001C62D9">
                    <w:rPr>
                      <w:rFonts w:eastAsia="Arial" w:cs="Arial"/>
                      <w:highlight w:val="cyan"/>
                      <w:rPrChange w:id="7303" w:author="Sue Simnor (EXT Idiom)" w:date="2024-08-13T18:07:00Z" w16du:dateUtc="2024-08-13T08:07:00Z">
                        <w:rPr>
                          <w:rFonts w:eastAsia="Arial" w:cs="Arial"/>
                        </w:rPr>
                      </w:rPrChange>
                    </w:rPr>
                    <w:t xml:space="preserve">Insured Address </w:t>
                  </w:r>
                  <w:commentRangeStart w:id="7304"/>
                  <w:commentRangeStart w:id="7305"/>
                  <w:commentRangeEnd w:id="7304"/>
                  <w:r w:rsidRPr="001C62D9">
                    <w:rPr>
                      <w:rStyle w:val="CommentReference"/>
                      <w:sz w:val="18"/>
                      <w:szCs w:val="18"/>
                      <w:highlight w:val="cyan"/>
                      <w:rPrChange w:id="7306" w:author="Sue Simnor (EXT Idiom)" w:date="2024-08-13T18:07:00Z" w16du:dateUtc="2024-08-13T08:07:00Z">
                        <w:rPr>
                          <w:rStyle w:val="CommentReference"/>
                          <w:sz w:val="18"/>
                          <w:szCs w:val="18"/>
                        </w:rPr>
                      </w:rPrChange>
                    </w:rPr>
                    <w:commentReference w:id="7304"/>
                  </w:r>
                  <w:commentRangeEnd w:id="7305"/>
                  <w:r w:rsidRPr="001C62D9">
                    <w:rPr>
                      <w:rStyle w:val="CommentReference"/>
                      <w:sz w:val="18"/>
                      <w:szCs w:val="18"/>
                      <w:highlight w:val="cyan"/>
                      <w:rPrChange w:id="7307" w:author="Sue Simnor (EXT Idiom)" w:date="2024-08-13T18:07:00Z" w16du:dateUtc="2024-08-13T08:07:00Z">
                        <w:rPr>
                          <w:rStyle w:val="CommentReference"/>
                          <w:sz w:val="18"/>
                          <w:szCs w:val="18"/>
                        </w:rPr>
                      </w:rPrChange>
                    </w:rPr>
                    <w:commentReference w:id="7305"/>
                  </w:r>
                  <w:r w:rsidRPr="001C62D9">
                    <w:rPr>
                      <w:highlight w:val="cyan"/>
                      <w:rPrChange w:id="7308" w:author="Sue Simnor (EXT Idiom)" w:date="2024-08-13T18:07:00Z" w16du:dateUtc="2024-08-13T08:07:00Z">
                        <w:rPr/>
                      </w:rPrChange>
                    </w:rPr>
                    <w:t>as:</w:t>
                  </w:r>
                </w:p>
              </w:tc>
              <w:tc>
                <w:tcPr>
                  <w:tcW w:w="5521" w:type="dxa"/>
                  <w:noWrap/>
                  <w:vAlign w:val="bottom"/>
                  <w:hideMark/>
                  <w:tcPrChange w:id="7309" w:author="sam sehgal" w:date="2024-08-20T12:49:00Z" w16du:dateUtc="2024-08-20T02:49:00Z">
                    <w:tcPr>
                      <w:tcW w:w="6217" w:type="dxa"/>
                      <w:gridSpan w:val="2"/>
                      <w:noWrap/>
                      <w:vAlign w:val="bottom"/>
                      <w:hideMark/>
                    </w:tcPr>
                  </w:tcPrChange>
                </w:tcPr>
                <w:p w14:paraId="7648C719" w14:textId="506735C9" w:rsidR="00D45870" w:rsidRPr="001C62D9" w:rsidRDefault="00D45870" w:rsidP="00D45870">
                  <w:pPr>
                    <w:pStyle w:val="TableBodycopy"/>
                    <w:rPr>
                      <w:b/>
                      <w:bCs/>
                      <w:highlight w:val="cyan"/>
                      <w:rPrChange w:id="7310" w:author="Sue Simnor (EXT Idiom)" w:date="2024-08-13T18:07:00Z" w16du:dateUtc="2024-08-13T08:07:00Z">
                        <w:rPr>
                          <w:b/>
                          <w:bCs/>
                        </w:rPr>
                      </w:rPrChange>
                    </w:rPr>
                  </w:pPr>
                  <w:r w:rsidRPr="001C62D9">
                    <w:rPr>
                      <w:b/>
                      <w:bCs/>
                      <w:highlight w:val="cyan"/>
                      <w:rPrChange w:id="7311" w:author="Sue Simnor (EXT Idiom)" w:date="2024-08-13T18:07:00Z" w16du:dateUtc="2024-08-13T08:07:00Z">
                        <w:rPr>
                          <w:b/>
                          <w:bCs/>
                        </w:rPr>
                      </w:rPrChange>
                    </w:rPr>
                    <w:t xml:space="preserve">• </w:t>
                  </w:r>
                  <w:r w:rsidR="007167C9" w:rsidRPr="001C62D9">
                    <w:rPr>
                      <w:b/>
                      <w:bCs/>
                      <w:highlight w:val="cyan"/>
                      <w:rPrChange w:id="7312" w:author="Sue Simnor (EXT Idiom)" w:date="2024-08-13T18:07:00Z" w16du:dateUtc="2024-08-13T08:07:00Z">
                        <w:rPr>
                          <w:b/>
                          <w:bCs/>
                        </w:rPr>
                      </w:rPrChange>
                    </w:rPr>
                    <w:t xml:space="preserve">not </w:t>
                  </w:r>
                  <w:r w:rsidRPr="001C62D9">
                    <w:rPr>
                      <w:b/>
                      <w:bCs/>
                      <w:highlight w:val="cyan"/>
                      <w:rPrChange w:id="7313" w:author="Sue Simnor (EXT Idiom)" w:date="2024-08-13T18:07:00Z" w16du:dateUtc="2024-08-13T08:07:00Z">
                        <w:rPr>
                          <w:b/>
                          <w:bCs/>
                        </w:rPr>
                      </w:rPrChange>
                    </w:rPr>
                    <w:t xml:space="preserve">in good condition and </w:t>
                  </w:r>
                  <w:r w:rsidR="00CF3B75" w:rsidRPr="001C62D9">
                    <w:rPr>
                      <w:b/>
                      <w:bCs/>
                      <w:highlight w:val="cyan"/>
                      <w:rPrChange w:id="7314" w:author="Sue Simnor (EXT Idiom)" w:date="2024-08-13T18:07:00Z" w16du:dateUtc="2024-08-13T08:07:00Z">
                        <w:rPr>
                          <w:b/>
                          <w:bCs/>
                        </w:rPr>
                      </w:rPrChange>
                    </w:rPr>
                    <w:t xml:space="preserve">not </w:t>
                  </w:r>
                  <w:r w:rsidRPr="001C62D9">
                    <w:rPr>
                      <w:b/>
                      <w:bCs/>
                      <w:highlight w:val="cyan"/>
                      <w:rPrChange w:id="7315" w:author="Sue Simnor (EXT Idiom)" w:date="2024-08-13T18:07:00Z" w16du:dateUtc="2024-08-13T08:07:00Z">
                        <w:rPr>
                          <w:b/>
                          <w:bCs/>
                        </w:rPr>
                      </w:rPrChange>
                    </w:rPr>
                    <w:t>well maintained</w:t>
                  </w:r>
                  <w:commentRangeStart w:id="7316"/>
                  <w:commentRangeEnd w:id="7316"/>
                  <w:r w:rsidRPr="001C62D9">
                    <w:rPr>
                      <w:rStyle w:val="CommentReference"/>
                      <w:b/>
                      <w:bCs/>
                      <w:sz w:val="20"/>
                      <w:szCs w:val="24"/>
                      <w:highlight w:val="cyan"/>
                      <w:rPrChange w:id="7317" w:author="Sue Simnor (EXT Idiom)" w:date="2024-08-13T18:07:00Z" w16du:dateUtc="2024-08-13T08:07:00Z">
                        <w:rPr>
                          <w:rStyle w:val="CommentReference"/>
                          <w:b/>
                          <w:bCs/>
                          <w:sz w:val="20"/>
                          <w:szCs w:val="24"/>
                        </w:rPr>
                      </w:rPrChange>
                    </w:rPr>
                    <w:commentReference w:id="7316"/>
                  </w:r>
                </w:p>
              </w:tc>
            </w:tr>
          </w:tbl>
          <w:p w14:paraId="00627B2A" w14:textId="77777777" w:rsidR="00D45870" w:rsidRPr="001C62D9" w:rsidRDefault="00D45870" w:rsidP="00D45870">
            <w:pPr>
              <w:tabs>
                <w:tab w:val="left" w:pos="1800"/>
              </w:tabs>
              <w:rPr>
                <w:b/>
                <w:bCs/>
                <w:highlight w:val="cyan"/>
                <w:rPrChange w:id="7319" w:author="Sue Simnor (EXT Idiom)" w:date="2024-08-13T18:07:00Z" w16du:dateUtc="2024-08-13T08:07:00Z">
                  <w:rPr>
                    <w:b/>
                    <w:bCs/>
                  </w:rPr>
                </w:rPrChange>
              </w:rPr>
            </w:pPr>
          </w:p>
          <w:p w14:paraId="6DB804AE" w14:textId="77777777" w:rsidR="00D45870" w:rsidRPr="001C62D9" w:rsidRDefault="00D45870" w:rsidP="00D45870">
            <w:pPr>
              <w:pStyle w:val="BodycopyCOI"/>
              <w:rPr>
                <w:highlight w:val="cyan"/>
                <w:rPrChange w:id="7320" w:author="Sue Simnor (EXT Idiom)" w:date="2024-08-13T18:07:00Z" w16du:dateUtc="2024-08-13T08:07:00Z">
                  <w:rPr/>
                </w:rPrChange>
              </w:rPr>
            </w:pPr>
          </w:p>
        </w:tc>
        <w:tc>
          <w:tcPr>
            <w:tcW w:w="1984" w:type="dxa"/>
          </w:tcPr>
          <w:p w14:paraId="402502C9" w14:textId="77777777" w:rsidR="002F04B8" w:rsidRPr="001C62D9" w:rsidRDefault="002F04B8" w:rsidP="002F04B8">
            <w:pPr>
              <w:tabs>
                <w:tab w:val="left" w:pos="1800"/>
              </w:tabs>
              <w:rPr>
                <w:rFonts w:asciiTheme="minorHAnsi" w:hAnsiTheme="minorHAnsi"/>
                <w:sz w:val="20"/>
                <w:szCs w:val="20"/>
                <w:highlight w:val="cyan"/>
                <w:rPrChange w:id="7321" w:author="Sue Simnor (EXT Idiom)" w:date="2024-08-13T18:07:00Z" w16du:dateUtc="2024-08-13T08:07:00Z">
                  <w:rPr>
                    <w:rFonts w:asciiTheme="minorHAnsi" w:hAnsiTheme="minorHAnsi"/>
                    <w:sz w:val="20"/>
                    <w:szCs w:val="20"/>
                  </w:rPr>
                </w:rPrChange>
              </w:rPr>
            </w:pPr>
            <w:r w:rsidRPr="001C62D9">
              <w:rPr>
                <w:rFonts w:asciiTheme="minorHAnsi" w:hAnsiTheme="minorHAnsi"/>
                <w:b/>
                <w:bCs/>
                <w:sz w:val="20"/>
                <w:szCs w:val="20"/>
                <w:highlight w:val="cyan"/>
                <w:rPrChange w:id="7322" w:author="Sue Simnor (EXT Idiom)" w:date="2024-08-13T18:07:00Z" w16du:dateUtc="2024-08-13T08:07:00Z">
                  <w:rPr>
                    <w:rFonts w:asciiTheme="minorHAnsi" w:hAnsiTheme="minorHAnsi"/>
                    <w:b/>
                    <w:bCs/>
                    <w:sz w:val="20"/>
                    <w:szCs w:val="20"/>
                  </w:rPr>
                </w:rPrChange>
              </w:rPr>
              <w:t>IF</w:t>
            </w:r>
          </w:p>
          <w:p w14:paraId="66E8BD46" w14:textId="1A0C7DF4" w:rsidR="002F04B8" w:rsidRPr="001C62D9" w:rsidRDefault="002F04B8" w:rsidP="002F04B8">
            <w:pPr>
              <w:tabs>
                <w:tab w:val="left" w:pos="1800"/>
              </w:tabs>
              <w:rPr>
                <w:rFonts w:asciiTheme="minorHAnsi" w:hAnsiTheme="minorHAnsi"/>
                <w:sz w:val="20"/>
                <w:szCs w:val="20"/>
                <w:highlight w:val="cyan"/>
                <w:rPrChange w:id="7323" w:author="Sue Simnor (EXT Idiom)" w:date="2024-08-13T18:07:00Z" w16du:dateUtc="2024-08-13T08:07:00Z">
                  <w:rPr>
                    <w:rFonts w:asciiTheme="minorHAnsi" w:hAnsiTheme="minorHAnsi"/>
                    <w:sz w:val="20"/>
                    <w:szCs w:val="20"/>
                  </w:rPr>
                </w:rPrChange>
              </w:rPr>
            </w:pPr>
            <w:r w:rsidRPr="001C62D9">
              <w:rPr>
                <w:rFonts w:asciiTheme="minorHAnsi" w:hAnsiTheme="minorHAnsi"/>
                <w:sz w:val="20"/>
                <w:szCs w:val="20"/>
                <w:highlight w:val="cyan"/>
                <w:rPrChange w:id="7324" w:author="Sue Simnor (EXT Idiom)" w:date="2024-08-13T18:07:00Z" w16du:dateUtc="2024-08-13T08:07:00Z">
                  <w:rPr>
                    <w:rFonts w:asciiTheme="minorHAnsi" w:hAnsiTheme="minorHAnsi"/>
                    <w:sz w:val="20"/>
                    <w:szCs w:val="20"/>
                  </w:rPr>
                </w:rPrChange>
              </w:rPr>
              <w:t>&lt;WellMaintainedCode&gt; = “</w:t>
            </w:r>
            <w:r w:rsidR="007167C9" w:rsidRPr="001C62D9">
              <w:rPr>
                <w:rFonts w:asciiTheme="minorHAnsi" w:hAnsiTheme="minorHAnsi"/>
                <w:sz w:val="20"/>
                <w:szCs w:val="20"/>
                <w:highlight w:val="cyan"/>
                <w:rPrChange w:id="7325" w:author="Sue Simnor (EXT Idiom)" w:date="2024-08-13T18:07:00Z" w16du:dateUtc="2024-08-13T08:07:00Z">
                  <w:rPr>
                    <w:rFonts w:asciiTheme="minorHAnsi" w:hAnsiTheme="minorHAnsi"/>
                    <w:sz w:val="20"/>
                    <w:szCs w:val="20"/>
                  </w:rPr>
                </w:rPrChange>
              </w:rPr>
              <w:t>3|DisclosedNoInLegacySystem</w:t>
            </w:r>
            <w:r w:rsidRPr="001C62D9">
              <w:rPr>
                <w:rFonts w:asciiTheme="minorHAnsi" w:hAnsiTheme="minorHAnsi"/>
                <w:sz w:val="20"/>
                <w:szCs w:val="20"/>
                <w:highlight w:val="cyan"/>
                <w:rPrChange w:id="7326" w:author="Sue Simnor (EXT Idiom)" w:date="2024-08-13T18:07:00Z" w16du:dateUtc="2024-08-13T08:07:00Z">
                  <w:rPr>
                    <w:rFonts w:asciiTheme="minorHAnsi" w:hAnsiTheme="minorHAnsi"/>
                    <w:sz w:val="20"/>
                    <w:szCs w:val="20"/>
                  </w:rPr>
                </w:rPrChange>
              </w:rPr>
              <w:t>”</w:t>
            </w:r>
          </w:p>
          <w:p w14:paraId="09B2019F" w14:textId="77777777" w:rsidR="002F04B8" w:rsidRPr="001C62D9" w:rsidRDefault="002F04B8" w:rsidP="002F04B8">
            <w:pPr>
              <w:tabs>
                <w:tab w:val="left" w:pos="1800"/>
              </w:tabs>
              <w:rPr>
                <w:rFonts w:asciiTheme="minorHAnsi" w:hAnsiTheme="minorHAnsi"/>
                <w:sz w:val="20"/>
                <w:szCs w:val="20"/>
                <w:highlight w:val="cyan"/>
                <w:rPrChange w:id="7327" w:author="Sue Simnor (EXT Idiom)" w:date="2024-08-13T18:07:00Z" w16du:dateUtc="2024-08-13T08:07:00Z">
                  <w:rPr>
                    <w:rFonts w:asciiTheme="minorHAnsi" w:hAnsiTheme="minorHAnsi"/>
                    <w:sz w:val="20"/>
                    <w:szCs w:val="20"/>
                  </w:rPr>
                </w:rPrChange>
              </w:rPr>
            </w:pPr>
            <w:r w:rsidRPr="001C62D9">
              <w:rPr>
                <w:rFonts w:asciiTheme="minorHAnsi" w:hAnsiTheme="minorHAnsi"/>
                <w:b/>
                <w:bCs/>
                <w:sz w:val="20"/>
                <w:szCs w:val="20"/>
                <w:highlight w:val="cyan"/>
                <w:rPrChange w:id="7328" w:author="Sue Simnor (EXT Idiom)" w:date="2024-08-13T18:07:00Z" w16du:dateUtc="2024-08-13T08:07:00Z">
                  <w:rPr>
                    <w:rFonts w:asciiTheme="minorHAnsi" w:hAnsiTheme="minorHAnsi"/>
                    <w:b/>
                    <w:bCs/>
                    <w:sz w:val="20"/>
                    <w:szCs w:val="20"/>
                  </w:rPr>
                </w:rPrChange>
              </w:rPr>
              <w:t>THEN</w:t>
            </w:r>
            <w:r w:rsidRPr="001C62D9">
              <w:rPr>
                <w:rFonts w:asciiTheme="minorHAnsi" w:hAnsiTheme="minorHAnsi"/>
                <w:sz w:val="20"/>
                <w:szCs w:val="20"/>
                <w:highlight w:val="cyan"/>
                <w:rPrChange w:id="7329" w:author="Sue Simnor (EXT Idiom)" w:date="2024-08-13T18:07:00Z" w16du:dateUtc="2024-08-13T08:07:00Z">
                  <w:rPr>
                    <w:rFonts w:asciiTheme="minorHAnsi" w:hAnsiTheme="minorHAnsi"/>
                    <w:sz w:val="20"/>
                    <w:szCs w:val="20"/>
                  </w:rPr>
                </w:rPrChange>
              </w:rPr>
              <w:t xml:space="preserve"> display</w:t>
            </w:r>
          </w:p>
          <w:p w14:paraId="0CF4E66A" w14:textId="77777777" w:rsidR="002F04B8" w:rsidRPr="001C62D9" w:rsidRDefault="002F04B8" w:rsidP="002F04B8">
            <w:pPr>
              <w:tabs>
                <w:tab w:val="left" w:pos="1800"/>
              </w:tabs>
              <w:rPr>
                <w:rFonts w:asciiTheme="minorHAnsi" w:hAnsiTheme="minorHAnsi" w:cstheme="minorHAnsi"/>
                <w:b/>
                <w:bCs/>
                <w:sz w:val="20"/>
                <w:szCs w:val="20"/>
                <w:highlight w:val="cyan"/>
                <w:rPrChange w:id="7330" w:author="Sue Simnor (EXT Idiom)" w:date="2024-08-13T18:07:00Z" w16du:dateUtc="2024-08-13T08:07:00Z">
                  <w:rPr>
                    <w:rFonts w:asciiTheme="minorHAnsi" w:hAnsiTheme="minorHAnsi" w:cstheme="minorHAnsi"/>
                    <w:b/>
                    <w:bCs/>
                    <w:sz w:val="20"/>
                    <w:szCs w:val="20"/>
                  </w:rPr>
                </w:rPrChange>
              </w:rPr>
            </w:pPr>
            <w:r w:rsidRPr="001C62D9">
              <w:rPr>
                <w:rFonts w:asciiTheme="minorHAnsi" w:hAnsiTheme="minorHAnsi"/>
                <w:b/>
                <w:bCs/>
                <w:sz w:val="20"/>
                <w:szCs w:val="20"/>
                <w:highlight w:val="cyan"/>
                <w:rPrChange w:id="7331" w:author="Sue Simnor (EXT Idiom)" w:date="2024-08-13T18:07:00Z" w16du:dateUtc="2024-08-13T08:07:00Z">
                  <w:rPr>
                    <w:rFonts w:asciiTheme="minorHAnsi" w:hAnsiTheme="minorHAnsi"/>
                    <w:b/>
                    <w:bCs/>
                    <w:sz w:val="20"/>
                    <w:szCs w:val="20"/>
                  </w:rPr>
                </w:rPrChange>
              </w:rPr>
              <w:t>ELSEIF</w:t>
            </w:r>
          </w:p>
          <w:p w14:paraId="0E99D5D3" w14:textId="77777777" w:rsidR="00D45870" w:rsidRPr="001C62D9" w:rsidRDefault="00D45870" w:rsidP="00D45870">
            <w:pPr>
              <w:tabs>
                <w:tab w:val="left" w:pos="1800"/>
              </w:tabs>
              <w:rPr>
                <w:rFonts w:asciiTheme="minorHAnsi" w:hAnsiTheme="minorHAnsi" w:cstheme="minorHAnsi"/>
                <w:bCs/>
                <w:sz w:val="20"/>
                <w:szCs w:val="20"/>
                <w:highlight w:val="cyan"/>
                <w:rPrChange w:id="7332" w:author="Sue Simnor (EXT Idiom)" w:date="2024-08-13T18:07:00Z" w16du:dateUtc="2024-08-13T08:07:00Z">
                  <w:rPr>
                    <w:rFonts w:asciiTheme="minorHAnsi" w:hAnsiTheme="minorHAnsi" w:cstheme="minorHAnsi"/>
                    <w:bCs/>
                    <w:sz w:val="20"/>
                    <w:szCs w:val="20"/>
                  </w:rPr>
                </w:rPrChange>
              </w:rPr>
            </w:pPr>
          </w:p>
          <w:p w14:paraId="47986D0A" w14:textId="77777777" w:rsidR="00D45870" w:rsidRPr="001C62D9" w:rsidRDefault="00D45870" w:rsidP="00D45870">
            <w:pPr>
              <w:tabs>
                <w:tab w:val="left" w:pos="1800"/>
              </w:tabs>
              <w:rPr>
                <w:rFonts w:asciiTheme="minorHAnsi" w:hAnsiTheme="minorHAnsi"/>
                <w:b/>
                <w:bCs/>
                <w:sz w:val="20"/>
                <w:szCs w:val="20"/>
                <w:highlight w:val="cyan"/>
                <w:rPrChange w:id="7333" w:author="Sue Simnor (EXT Idiom)" w:date="2024-08-13T18:07:00Z" w16du:dateUtc="2024-08-13T08:07:00Z">
                  <w:rPr>
                    <w:rFonts w:asciiTheme="minorHAnsi" w:hAnsiTheme="minorHAnsi"/>
                    <w:b/>
                    <w:bCs/>
                    <w:sz w:val="20"/>
                    <w:szCs w:val="20"/>
                  </w:rPr>
                </w:rPrChange>
              </w:rPr>
            </w:pPr>
          </w:p>
        </w:tc>
        <w:tc>
          <w:tcPr>
            <w:tcW w:w="1560" w:type="dxa"/>
          </w:tcPr>
          <w:p w14:paraId="3EACC137" w14:textId="77777777" w:rsidR="00D45870" w:rsidRPr="00D7158D" w:rsidRDefault="00D45870" w:rsidP="00D45870">
            <w:pPr>
              <w:spacing w:after="120"/>
              <w:rPr>
                <w:rFonts w:asciiTheme="minorHAnsi" w:hAnsiTheme="minorHAnsi" w:cstheme="minorHAnsi"/>
                <w:color w:val="000000"/>
                <w:sz w:val="18"/>
                <w:szCs w:val="18"/>
                <w:highlight w:val="cyan"/>
                <w:rPrChange w:id="7334"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highlight w:val="cyan"/>
                <w:rPrChange w:id="7335" w:author="sam sehgal" w:date="2024-10-14T16:19:00Z" w16du:dateUtc="2024-10-14T05:19:00Z">
                  <w:rPr>
                    <w:rFonts w:asciiTheme="minorHAnsi" w:hAnsiTheme="minorHAnsi" w:cstheme="minorHAnsi"/>
                    <w:color w:val="000000"/>
                    <w:sz w:val="14"/>
                    <w:szCs w:val="14"/>
                  </w:rPr>
                </w:rPrChange>
              </w:rPr>
              <w:t>Column 1 text:</w:t>
            </w:r>
          </w:p>
          <w:p w14:paraId="047D325A" w14:textId="77777777" w:rsidR="00D45870" w:rsidRPr="00D7158D" w:rsidRDefault="00D45870" w:rsidP="00D45870">
            <w:pPr>
              <w:spacing w:after="120"/>
              <w:rPr>
                <w:rFonts w:asciiTheme="minorHAnsi" w:hAnsiTheme="minorHAnsi" w:cstheme="minorHAnsi"/>
                <w:color w:val="000000"/>
                <w:sz w:val="18"/>
                <w:szCs w:val="18"/>
                <w:highlight w:val="cyan"/>
                <w:rPrChange w:id="7336"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highlight w:val="cyan"/>
                <w:rPrChange w:id="7337" w:author="sam sehgal" w:date="2024-10-14T16:19:00Z" w16du:dateUtc="2024-10-14T05:19:00Z">
                  <w:rPr>
                    <w:rFonts w:asciiTheme="minorHAnsi" w:hAnsiTheme="minorHAnsi" w:cstheme="minorHAnsi"/>
                    <w:color w:val="000000"/>
                    <w:sz w:val="14"/>
                    <w:szCs w:val="14"/>
                  </w:rPr>
                </w:rPrChange>
              </w:rPr>
              <w:t xml:space="preserve">Bodycopy_COI </w:t>
            </w:r>
          </w:p>
          <w:p w14:paraId="5201523A" w14:textId="77777777" w:rsidR="00D45870" w:rsidRPr="00D7158D" w:rsidRDefault="00D45870" w:rsidP="00D45870">
            <w:pPr>
              <w:spacing w:after="120"/>
              <w:rPr>
                <w:rFonts w:asciiTheme="minorHAnsi" w:hAnsiTheme="minorHAnsi" w:cstheme="minorHAnsi"/>
                <w:color w:val="000000"/>
                <w:sz w:val="18"/>
                <w:szCs w:val="18"/>
                <w:highlight w:val="cyan"/>
                <w:rPrChange w:id="7338"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highlight w:val="cyan"/>
                <w:rPrChange w:id="7339" w:author="sam sehgal" w:date="2024-10-14T16:19:00Z" w16du:dateUtc="2024-10-14T05:19:00Z">
                  <w:rPr>
                    <w:rFonts w:asciiTheme="minorHAnsi" w:hAnsiTheme="minorHAnsi" w:cstheme="minorHAnsi"/>
                    <w:color w:val="000000"/>
                    <w:sz w:val="14"/>
                    <w:szCs w:val="14"/>
                  </w:rPr>
                </w:rPrChange>
              </w:rPr>
              <w:t>Column 2 text:</w:t>
            </w:r>
          </w:p>
          <w:p w14:paraId="3D9BECC7" w14:textId="17BC695E" w:rsidR="00D45870" w:rsidRPr="00D7158D" w:rsidRDefault="00D45870" w:rsidP="00D45870">
            <w:pPr>
              <w:spacing w:after="120"/>
              <w:rPr>
                <w:rFonts w:asciiTheme="minorHAnsi" w:hAnsiTheme="minorHAnsi" w:cstheme="minorHAnsi"/>
                <w:color w:val="000000"/>
                <w:sz w:val="18"/>
                <w:szCs w:val="18"/>
                <w:highlight w:val="cyan"/>
                <w:rPrChange w:id="7340"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highlight w:val="cyan"/>
                <w:rPrChange w:id="7341" w:author="sam sehgal" w:date="2024-10-14T16:19:00Z" w16du:dateUtc="2024-10-14T05:19:00Z">
                  <w:rPr>
                    <w:rFonts w:asciiTheme="minorHAnsi" w:hAnsiTheme="minorHAnsi" w:cstheme="minorHAnsi"/>
                    <w:color w:val="000000"/>
                    <w:sz w:val="14"/>
                    <w:szCs w:val="14"/>
                  </w:rPr>
                </w:rPrChange>
              </w:rPr>
              <w:t>Bullet_1_B_COI</w:t>
            </w:r>
          </w:p>
        </w:tc>
      </w:tr>
      <w:tr w:rsidR="00D2791C" w:rsidRPr="00BD6987" w14:paraId="1BFCF12B" w14:textId="77777777" w:rsidTr="00BA2FD3">
        <w:trPr>
          <w:cantSplit/>
          <w:trHeight w:val="495"/>
        </w:trPr>
        <w:tc>
          <w:tcPr>
            <w:tcW w:w="1013" w:type="dxa"/>
            <w:vMerge/>
          </w:tcPr>
          <w:p w14:paraId="46A3A46B" w14:textId="77777777" w:rsidR="00D2791C" w:rsidRPr="00BD6987" w:rsidRDefault="00D2791C" w:rsidP="00D2791C">
            <w:pPr>
              <w:tabs>
                <w:tab w:val="left" w:pos="1800"/>
              </w:tabs>
              <w:rPr>
                <w:rFonts w:asciiTheme="minorHAnsi" w:hAnsiTheme="minorHAnsi" w:cstheme="minorHAnsi"/>
                <w:b/>
                <w:sz w:val="20"/>
                <w:szCs w:val="20"/>
              </w:rPr>
            </w:pPr>
          </w:p>
        </w:tc>
        <w:tc>
          <w:tcPr>
            <w:tcW w:w="2101" w:type="dxa"/>
            <w:vMerge/>
          </w:tcPr>
          <w:p w14:paraId="0EE77511" w14:textId="77777777" w:rsidR="00D2791C" w:rsidRPr="00BD6987" w:rsidRDefault="00D2791C" w:rsidP="00D2791C">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811" w:type="dxa"/>
              <w:tblBorders>
                <w:bottom w:val="single" w:sz="4" w:space="0" w:color="auto"/>
              </w:tblBorders>
              <w:tblLayout w:type="fixed"/>
              <w:tblLook w:val="04A0" w:firstRow="1" w:lastRow="0" w:firstColumn="1" w:lastColumn="0" w:noHBand="0" w:noVBand="1"/>
              <w:tblPrChange w:id="7342" w:author="sam sehgal" w:date="2024-08-20T12:49:00Z" w16du:dateUtc="2024-08-20T02:49:00Z">
                <w:tblPr>
                  <w:tblpPr w:leftFromText="180" w:rightFromText="180" w:vertAnchor="page" w:horzAnchor="margin" w:tblpY="82"/>
                  <w:tblOverlap w:val="never"/>
                  <w:tblW w:w="8353" w:type="dxa"/>
                  <w:tblBorders>
                    <w:bottom w:val="single" w:sz="4" w:space="0" w:color="auto"/>
                  </w:tblBorders>
                  <w:tblLayout w:type="fixed"/>
                  <w:tblLook w:val="04A0" w:firstRow="1" w:lastRow="0" w:firstColumn="1" w:lastColumn="0" w:noHBand="0" w:noVBand="1"/>
                </w:tblPr>
              </w:tblPrChange>
            </w:tblPr>
            <w:tblGrid>
              <w:gridCol w:w="2289"/>
              <w:gridCol w:w="5522"/>
              <w:tblGridChange w:id="7343">
                <w:tblGrid>
                  <w:gridCol w:w="2289"/>
                  <w:gridCol w:w="159"/>
                  <w:gridCol w:w="5363"/>
                  <w:gridCol w:w="542"/>
                </w:tblGrid>
              </w:tblGridChange>
            </w:tblGrid>
            <w:tr w:rsidR="00D2791C" w:rsidRPr="003E2D60" w14:paraId="7DA389C3" w14:textId="77777777" w:rsidTr="00DF514D">
              <w:trPr>
                <w:trHeight w:val="119"/>
                <w:trPrChange w:id="7344" w:author="sam sehgal" w:date="2024-08-20T12:49:00Z" w16du:dateUtc="2024-08-20T02:49:00Z">
                  <w:trPr>
                    <w:trHeight w:val="104"/>
                  </w:trPr>
                </w:trPrChange>
              </w:trPr>
              <w:tc>
                <w:tcPr>
                  <w:tcW w:w="2289" w:type="dxa"/>
                  <w:noWrap/>
                  <w:vAlign w:val="center"/>
                  <w:hideMark/>
                  <w:tcPrChange w:id="7345" w:author="sam sehgal" w:date="2024-08-20T12:49:00Z" w16du:dateUtc="2024-08-20T02:49:00Z">
                    <w:tcPr>
                      <w:tcW w:w="2448" w:type="dxa"/>
                      <w:gridSpan w:val="2"/>
                      <w:noWrap/>
                      <w:vAlign w:val="center"/>
                      <w:hideMark/>
                    </w:tcPr>
                  </w:tcPrChange>
                </w:tcPr>
                <w:p w14:paraId="651084B7" w14:textId="4D599011" w:rsidR="00D2791C" w:rsidRPr="003E2D60" w:rsidRDefault="2A9802EC" w:rsidP="00C1020A">
                  <w:pPr>
                    <w:pStyle w:val="BodycopyCOI"/>
                  </w:pPr>
                  <w:r w:rsidRPr="003E2D60">
                    <w:t xml:space="preserve">You describe your </w:t>
                  </w:r>
                  <w:r w:rsidR="00EC6487" w:rsidRPr="003E2D60">
                    <w:rPr>
                      <w:rFonts w:eastAsia="Arial" w:cs="Arial"/>
                    </w:rPr>
                    <w:t xml:space="preserve">Insured Address </w:t>
                  </w:r>
                  <w:r w:rsidRPr="003E2D60">
                    <w:t>as:</w:t>
                  </w:r>
                </w:p>
              </w:tc>
              <w:tc>
                <w:tcPr>
                  <w:tcW w:w="5522" w:type="dxa"/>
                  <w:noWrap/>
                  <w:vAlign w:val="bottom"/>
                  <w:hideMark/>
                  <w:tcPrChange w:id="7346" w:author="sam sehgal" w:date="2024-08-20T12:49:00Z" w16du:dateUtc="2024-08-20T02:49:00Z">
                    <w:tcPr>
                      <w:tcW w:w="5905" w:type="dxa"/>
                      <w:gridSpan w:val="2"/>
                      <w:noWrap/>
                      <w:vAlign w:val="bottom"/>
                      <w:hideMark/>
                    </w:tcPr>
                  </w:tcPrChange>
                </w:tcPr>
                <w:p w14:paraId="45C04F00" w14:textId="5F6A392A" w:rsidR="00D2791C" w:rsidRPr="003E2D60" w:rsidRDefault="3AAFBADB" w:rsidP="78CABE0F">
                  <w:pPr>
                    <w:pStyle w:val="TableBodycopy"/>
                    <w:rPr>
                      <w:b/>
                      <w:bCs/>
                    </w:rPr>
                  </w:pPr>
                  <w:r w:rsidRPr="003E2D60">
                    <w:rPr>
                      <w:b/>
                      <w:bCs/>
                    </w:rPr>
                    <w:t xml:space="preserve">• </w:t>
                  </w:r>
                  <w:r w:rsidR="15462D32" w:rsidRPr="003E2D60">
                    <w:rPr>
                      <w:b/>
                      <w:bCs/>
                    </w:rPr>
                    <w:t xml:space="preserve">the majority of the </w:t>
                  </w:r>
                  <w:r w:rsidR="2653E37D" w:rsidRPr="003E2D60">
                    <w:rPr>
                      <w:b/>
                      <w:bCs/>
                    </w:rPr>
                    <w:t xml:space="preserve">external </w:t>
                  </w:r>
                  <w:r w:rsidRPr="003E2D60">
                    <w:rPr>
                      <w:b/>
                      <w:bCs/>
                    </w:rPr>
                    <w:t>wall</w:t>
                  </w:r>
                  <w:r w:rsidR="77B15AE5" w:rsidRPr="003E2D60">
                    <w:rPr>
                      <w:b/>
                      <w:bCs/>
                    </w:rPr>
                    <w:t>s are made of</w:t>
                  </w:r>
                  <w:r w:rsidRPr="003E2D60">
                    <w:rPr>
                      <w:b/>
                      <w:bCs/>
                    </w:rPr>
                    <w:t xml:space="preserve">  &lt;ConstructionTypeDisplay&gt;</w:t>
                  </w:r>
                </w:p>
              </w:tc>
            </w:tr>
          </w:tbl>
          <w:p w14:paraId="6082B8A2" w14:textId="77777777" w:rsidR="00D2791C" w:rsidRPr="003E2D60" w:rsidRDefault="00D2791C" w:rsidP="00D2791C">
            <w:pPr>
              <w:tabs>
                <w:tab w:val="left" w:pos="1800"/>
              </w:tabs>
              <w:rPr>
                <w:b/>
                <w:bCs/>
              </w:rPr>
            </w:pPr>
          </w:p>
        </w:tc>
        <w:tc>
          <w:tcPr>
            <w:tcW w:w="1984" w:type="dxa"/>
          </w:tcPr>
          <w:p w14:paraId="5263A265" w14:textId="77777777" w:rsidR="00D2791C" w:rsidRPr="003E2D60" w:rsidRDefault="00D2791C" w:rsidP="00D2791C">
            <w:pPr>
              <w:tabs>
                <w:tab w:val="left" w:pos="1800"/>
              </w:tabs>
              <w:rPr>
                <w:rFonts w:asciiTheme="minorHAnsi" w:hAnsiTheme="minorHAnsi" w:cstheme="minorHAnsi"/>
                <w:bCs/>
                <w:sz w:val="20"/>
                <w:szCs w:val="20"/>
              </w:rPr>
            </w:pPr>
            <w:r w:rsidRPr="003E2D60">
              <w:rPr>
                <w:rFonts w:asciiTheme="minorHAnsi" w:hAnsiTheme="minorHAnsi" w:cstheme="minorHAnsi"/>
                <w:bCs/>
                <w:sz w:val="20"/>
                <w:szCs w:val="20"/>
              </w:rPr>
              <w:t>Always display</w:t>
            </w:r>
          </w:p>
          <w:p w14:paraId="11F2062E" w14:textId="77777777" w:rsidR="00D2791C" w:rsidRPr="003E2D60" w:rsidRDefault="00D2791C" w:rsidP="00D2791C">
            <w:pPr>
              <w:tabs>
                <w:tab w:val="left" w:pos="1800"/>
              </w:tabs>
              <w:rPr>
                <w:rFonts w:asciiTheme="minorHAnsi" w:hAnsiTheme="minorHAnsi" w:cstheme="minorHAnsi"/>
                <w:bCs/>
                <w:sz w:val="20"/>
                <w:szCs w:val="20"/>
              </w:rPr>
            </w:pPr>
          </w:p>
        </w:tc>
        <w:tc>
          <w:tcPr>
            <w:tcW w:w="1560" w:type="dxa"/>
          </w:tcPr>
          <w:p w14:paraId="33FFEB50" w14:textId="77777777" w:rsidR="004C542D" w:rsidRPr="00D7158D" w:rsidRDefault="004C542D" w:rsidP="004C542D">
            <w:pPr>
              <w:spacing w:after="120"/>
              <w:rPr>
                <w:rFonts w:asciiTheme="minorHAnsi" w:hAnsiTheme="minorHAnsi" w:cstheme="minorHAnsi"/>
                <w:color w:val="000000"/>
                <w:sz w:val="18"/>
                <w:szCs w:val="18"/>
                <w:rPrChange w:id="7347"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348" w:author="sam sehgal" w:date="2024-10-14T16:19:00Z" w16du:dateUtc="2024-10-14T05:19:00Z">
                  <w:rPr>
                    <w:rFonts w:asciiTheme="minorHAnsi" w:hAnsiTheme="minorHAnsi" w:cstheme="minorHAnsi"/>
                    <w:color w:val="000000"/>
                    <w:sz w:val="14"/>
                    <w:szCs w:val="14"/>
                  </w:rPr>
                </w:rPrChange>
              </w:rPr>
              <w:t>Column 1 text:</w:t>
            </w:r>
          </w:p>
          <w:p w14:paraId="7BF3324D" w14:textId="77777777" w:rsidR="004C542D" w:rsidRPr="00D7158D" w:rsidRDefault="004C542D" w:rsidP="004C542D">
            <w:pPr>
              <w:spacing w:after="120"/>
              <w:rPr>
                <w:rFonts w:asciiTheme="minorHAnsi" w:hAnsiTheme="minorHAnsi" w:cstheme="minorHAnsi"/>
                <w:color w:val="000000"/>
                <w:sz w:val="18"/>
                <w:szCs w:val="18"/>
                <w:rPrChange w:id="7349"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350" w:author="sam sehgal" w:date="2024-10-14T16:19:00Z" w16du:dateUtc="2024-10-14T05:19:00Z">
                  <w:rPr>
                    <w:rFonts w:asciiTheme="minorHAnsi" w:hAnsiTheme="minorHAnsi" w:cstheme="minorHAnsi"/>
                    <w:color w:val="000000"/>
                    <w:sz w:val="14"/>
                    <w:szCs w:val="14"/>
                  </w:rPr>
                </w:rPrChange>
              </w:rPr>
              <w:t xml:space="preserve">Bodycopy_COI </w:t>
            </w:r>
          </w:p>
          <w:p w14:paraId="3BDDB6CC" w14:textId="77777777" w:rsidR="004C542D" w:rsidRPr="00D7158D" w:rsidRDefault="004C542D" w:rsidP="004C542D">
            <w:pPr>
              <w:spacing w:after="120"/>
              <w:rPr>
                <w:rFonts w:asciiTheme="minorHAnsi" w:hAnsiTheme="minorHAnsi" w:cstheme="minorHAnsi"/>
                <w:color w:val="000000"/>
                <w:sz w:val="18"/>
                <w:szCs w:val="18"/>
                <w:rPrChange w:id="7351"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352" w:author="sam sehgal" w:date="2024-10-14T16:19:00Z" w16du:dateUtc="2024-10-14T05:19:00Z">
                  <w:rPr>
                    <w:rFonts w:asciiTheme="minorHAnsi" w:hAnsiTheme="minorHAnsi" w:cstheme="minorHAnsi"/>
                    <w:color w:val="000000"/>
                    <w:sz w:val="14"/>
                    <w:szCs w:val="14"/>
                  </w:rPr>
                </w:rPrChange>
              </w:rPr>
              <w:t>Column 2 text:</w:t>
            </w:r>
          </w:p>
          <w:p w14:paraId="0CE3D8B3" w14:textId="43BA8FA5" w:rsidR="00D2791C" w:rsidRPr="00D7158D" w:rsidRDefault="004C542D" w:rsidP="004C542D">
            <w:pPr>
              <w:tabs>
                <w:tab w:val="left" w:pos="1800"/>
              </w:tabs>
              <w:rPr>
                <w:rFonts w:asciiTheme="minorHAnsi" w:hAnsiTheme="minorHAnsi" w:cstheme="minorHAnsi"/>
                <w:bCs/>
                <w:sz w:val="18"/>
                <w:szCs w:val="18"/>
                <w:rPrChange w:id="7353" w:author="sam sehgal" w:date="2024-10-14T16:19:00Z" w16du:dateUtc="2024-10-14T05:19:00Z">
                  <w:rPr>
                    <w:rFonts w:asciiTheme="minorHAnsi" w:hAnsiTheme="minorHAnsi" w:cstheme="minorHAnsi"/>
                    <w:bCs/>
                    <w:sz w:val="20"/>
                    <w:szCs w:val="20"/>
                  </w:rPr>
                </w:rPrChange>
              </w:rPr>
            </w:pPr>
            <w:r w:rsidRPr="00D7158D">
              <w:rPr>
                <w:rFonts w:asciiTheme="minorHAnsi" w:hAnsiTheme="minorHAnsi" w:cstheme="minorHAnsi"/>
                <w:color w:val="000000"/>
                <w:sz w:val="18"/>
                <w:szCs w:val="18"/>
                <w:rPrChange w:id="7354" w:author="sam sehgal" w:date="2024-10-14T16:19:00Z" w16du:dateUtc="2024-10-14T05:19:00Z">
                  <w:rPr>
                    <w:rFonts w:asciiTheme="minorHAnsi" w:hAnsiTheme="minorHAnsi" w:cstheme="minorHAnsi"/>
                    <w:color w:val="000000"/>
                    <w:sz w:val="14"/>
                    <w:szCs w:val="14"/>
                  </w:rPr>
                </w:rPrChange>
              </w:rPr>
              <w:t>Bullet_1_B_COI</w:t>
            </w:r>
          </w:p>
        </w:tc>
      </w:tr>
      <w:tr w:rsidR="00D2791C" w:rsidRPr="00BD6987" w14:paraId="3C9BDCA4" w14:textId="77777777" w:rsidTr="00BA2FD3">
        <w:trPr>
          <w:cantSplit/>
          <w:trHeight w:val="741"/>
        </w:trPr>
        <w:tc>
          <w:tcPr>
            <w:tcW w:w="1013" w:type="dxa"/>
            <w:vMerge/>
          </w:tcPr>
          <w:p w14:paraId="3D3F82EF" w14:textId="77777777" w:rsidR="00D2791C" w:rsidRPr="00BD6987" w:rsidRDefault="00D2791C" w:rsidP="00D2791C">
            <w:pPr>
              <w:tabs>
                <w:tab w:val="left" w:pos="1800"/>
              </w:tabs>
              <w:rPr>
                <w:rFonts w:asciiTheme="minorHAnsi" w:hAnsiTheme="minorHAnsi" w:cstheme="minorHAnsi"/>
                <w:b/>
                <w:sz w:val="20"/>
                <w:szCs w:val="20"/>
              </w:rPr>
            </w:pPr>
          </w:p>
        </w:tc>
        <w:tc>
          <w:tcPr>
            <w:tcW w:w="2101" w:type="dxa"/>
            <w:vMerge/>
          </w:tcPr>
          <w:p w14:paraId="488ED647" w14:textId="77777777" w:rsidR="00D2791C" w:rsidRPr="00BD6987" w:rsidRDefault="00D2791C" w:rsidP="00D2791C">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831" w:type="dxa"/>
              <w:tblBorders>
                <w:bottom w:val="single" w:sz="4" w:space="0" w:color="auto"/>
              </w:tblBorders>
              <w:tblLayout w:type="fixed"/>
              <w:tblLook w:val="04A0" w:firstRow="1" w:lastRow="0" w:firstColumn="1" w:lastColumn="0" w:noHBand="0" w:noVBand="1"/>
              <w:tblPrChange w:id="7355" w:author="Sue Simnor (EXT Idiom)" w:date="2024-08-07T11:38:00Z" w16du:dateUtc="2024-08-07T01:38: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295"/>
              <w:gridCol w:w="5536"/>
              <w:tblGridChange w:id="7356">
                <w:tblGrid>
                  <w:gridCol w:w="2295"/>
                  <w:gridCol w:w="283"/>
                  <w:gridCol w:w="5253"/>
                  <w:gridCol w:w="964"/>
                </w:tblGrid>
              </w:tblGridChange>
            </w:tblGrid>
            <w:tr w:rsidR="00D2791C" w:rsidRPr="003E2D60" w14:paraId="3265FB5C" w14:textId="77777777" w:rsidTr="004620BE">
              <w:trPr>
                <w:trHeight w:val="283"/>
                <w:trPrChange w:id="7357" w:author="Sue Simnor (EXT Idiom)" w:date="2024-08-07T11:38:00Z" w16du:dateUtc="2024-08-07T01:38:00Z">
                  <w:trPr>
                    <w:trHeight w:val="263"/>
                  </w:trPr>
                </w:trPrChange>
              </w:trPr>
              <w:tc>
                <w:tcPr>
                  <w:tcW w:w="2295" w:type="dxa"/>
                  <w:noWrap/>
                  <w:vAlign w:val="center"/>
                  <w:hideMark/>
                  <w:tcPrChange w:id="7358" w:author="Sue Simnor (EXT Idiom)" w:date="2024-08-07T11:38:00Z" w16du:dateUtc="2024-08-07T01:38:00Z">
                    <w:tcPr>
                      <w:tcW w:w="2578" w:type="dxa"/>
                      <w:gridSpan w:val="2"/>
                      <w:noWrap/>
                      <w:vAlign w:val="center"/>
                      <w:hideMark/>
                    </w:tcPr>
                  </w:tcPrChange>
                </w:tcPr>
                <w:p w14:paraId="05E90B15" w14:textId="15F40F42" w:rsidR="00D2791C" w:rsidRPr="003E2D60" w:rsidRDefault="2A9802EC" w:rsidP="00C1020A">
                  <w:pPr>
                    <w:pStyle w:val="BodycopyCOI"/>
                  </w:pPr>
                  <w:r w:rsidRPr="003E2D60">
                    <w:t xml:space="preserve">You describe your </w:t>
                  </w:r>
                  <w:r w:rsidR="00EC6487" w:rsidRPr="003E2D60">
                    <w:rPr>
                      <w:rFonts w:eastAsia="Arial" w:cs="Arial"/>
                    </w:rPr>
                    <w:t xml:space="preserve">Insured Address </w:t>
                  </w:r>
                  <w:r w:rsidRPr="003E2D60">
                    <w:t>as:</w:t>
                  </w:r>
                </w:p>
              </w:tc>
              <w:tc>
                <w:tcPr>
                  <w:tcW w:w="5536" w:type="dxa"/>
                  <w:noWrap/>
                  <w:vAlign w:val="bottom"/>
                  <w:hideMark/>
                  <w:tcPrChange w:id="7359" w:author="Sue Simnor (EXT Idiom)" w:date="2024-08-07T11:38:00Z" w16du:dateUtc="2024-08-07T01:38:00Z">
                    <w:tcPr>
                      <w:tcW w:w="6217" w:type="dxa"/>
                      <w:gridSpan w:val="2"/>
                      <w:noWrap/>
                      <w:vAlign w:val="bottom"/>
                      <w:hideMark/>
                    </w:tcPr>
                  </w:tcPrChange>
                </w:tcPr>
                <w:p w14:paraId="585AE73D" w14:textId="6F6EF8DB" w:rsidR="00D2791C" w:rsidRPr="003E2D60" w:rsidRDefault="19FD5102" w:rsidP="78CABE0F">
                  <w:pPr>
                    <w:pStyle w:val="TableBodycopy"/>
                    <w:rPr>
                      <w:b/>
                      <w:bCs/>
                    </w:rPr>
                  </w:pPr>
                  <w:r w:rsidRPr="003E2D60">
                    <w:rPr>
                      <w:b/>
                      <w:bCs/>
                    </w:rPr>
                    <w:t xml:space="preserve">• </w:t>
                  </w:r>
                  <w:commentRangeStart w:id="7360"/>
                  <w:commentRangeStart w:id="7361"/>
                  <w:commentRangeStart w:id="7362"/>
                  <w:r w:rsidRPr="003E2D60">
                    <w:rPr>
                      <w:b/>
                      <w:bCs/>
                    </w:rPr>
                    <w:t>roof construction is &lt;RoofTypeDisplay&gt;</w:t>
                  </w:r>
                  <w:commentRangeStart w:id="7363"/>
                  <w:commentRangeStart w:id="7364"/>
                  <w:commentRangeEnd w:id="7360"/>
                  <w:r w:rsidR="3AAFBADB" w:rsidRPr="003E2D60">
                    <w:rPr>
                      <w:rStyle w:val="CommentReference"/>
                      <w:b/>
                      <w:bCs/>
                      <w:sz w:val="20"/>
                      <w:szCs w:val="24"/>
                    </w:rPr>
                    <w:commentReference w:id="7360"/>
                  </w:r>
                  <w:commentRangeEnd w:id="7361"/>
                  <w:r w:rsidR="3AAFBADB" w:rsidRPr="003E2D60">
                    <w:rPr>
                      <w:rStyle w:val="CommentReference"/>
                      <w:b/>
                      <w:bCs/>
                      <w:sz w:val="20"/>
                      <w:szCs w:val="24"/>
                    </w:rPr>
                    <w:commentReference w:id="7361"/>
                  </w:r>
                  <w:commentRangeEnd w:id="7362"/>
                  <w:r w:rsidR="3AAFBADB" w:rsidRPr="003E2D60">
                    <w:rPr>
                      <w:rStyle w:val="CommentReference"/>
                      <w:b/>
                      <w:bCs/>
                      <w:sz w:val="20"/>
                      <w:szCs w:val="24"/>
                    </w:rPr>
                    <w:commentReference w:id="7362"/>
                  </w:r>
                  <w:commentRangeEnd w:id="7363"/>
                  <w:r w:rsidR="3AAFBADB" w:rsidRPr="003E2D60">
                    <w:rPr>
                      <w:rStyle w:val="CommentReference"/>
                      <w:b/>
                      <w:bCs/>
                      <w:sz w:val="20"/>
                      <w:szCs w:val="24"/>
                    </w:rPr>
                    <w:commentReference w:id="7363"/>
                  </w:r>
                  <w:commentRangeEnd w:id="7364"/>
                  <w:r w:rsidR="00C26BFF" w:rsidRPr="003E2D60">
                    <w:rPr>
                      <w:rStyle w:val="CommentReference"/>
                      <w:b/>
                      <w:bCs/>
                      <w:sz w:val="20"/>
                      <w:szCs w:val="24"/>
                    </w:rPr>
                    <w:commentReference w:id="7364"/>
                  </w:r>
                </w:p>
              </w:tc>
            </w:tr>
          </w:tbl>
          <w:p w14:paraId="2ABF3843" w14:textId="77777777" w:rsidR="00D2791C" w:rsidRPr="003E2D60" w:rsidRDefault="00D2791C" w:rsidP="00D2791C">
            <w:pPr>
              <w:tabs>
                <w:tab w:val="left" w:pos="1800"/>
              </w:tabs>
              <w:rPr>
                <w:b/>
                <w:bCs/>
              </w:rPr>
            </w:pPr>
          </w:p>
        </w:tc>
        <w:tc>
          <w:tcPr>
            <w:tcW w:w="1984" w:type="dxa"/>
          </w:tcPr>
          <w:p w14:paraId="381D95DD" w14:textId="77777777" w:rsidR="00D2791C" w:rsidRPr="003E2D60" w:rsidRDefault="00D2791C" w:rsidP="00D2791C">
            <w:pPr>
              <w:tabs>
                <w:tab w:val="left" w:pos="1800"/>
              </w:tabs>
              <w:rPr>
                <w:rFonts w:asciiTheme="minorHAnsi" w:hAnsiTheme="minorHAnsi" w:cstheme="minorHAnsi"/>
                <w:bCs/>
                <w:sz w:val="20"/>
                <w:szCs w:val="20"/>
              </w:rPr>
            </w:pPr>
            <w:r w:rsidRPr="003E2D60">
              <w:rPr>
                <w:rFonts w:asciiTheme="minorHAnsi" w:hAnsiTheme="minorHAnsi" w:cstheme="minorHAnsi"/>
                <w:bCs/>
                <w:sz w:val="20"/>
                <w:szCs w:val="20"/>
              </w:rPr>
              <w:t>Always display</w:t>
            </w:r>
          </w:p>
          <w:p w14:paraId="31BE0B14" w14:textId="77777777" w:rsidR="00D2791C" w:rsidRPr="003E2D60" w:rsidRDefault="00D2791C" w:rsidP="00D2791C">
            <w:pPr>
              <w:tabs>
                <w:tab w:val="left" w:pos="1800"/>
              </w:tabs>
              <w:rPr>
                <w:rFonts w:asciiTheme="minorHAnsi" w:hAnsiTheme="minorHAnsi" w:cstheme="minorHAnsi"/>
                <w:bCs/>
                <w:sz w:val="20"/>
                <w:szCs w:val="20"/>
              </w:rPr>
            </w:pPr>
          </w:p>
          <w:p w14:paraId="588FB5D0" w14:textId="77777777" w:rsidR="00D2791C" w:rsidRPr="003E2D60" w:rsidRDefault="00D2791C" w:rsidP="00D2791C">
            <w:pPr>
              <w:tabs>
                <w:tab w:val="left" w:pos="1800"/>
              </w:tabs>
              <w:rPr>
                <w:rFonts w:asciiTheme="minorHAnsi" w:hAnsiTheme="minorHAnsi" w:cstheme="minorHAnsi"/>
                <w:bCs/>
                <w:sz w:val="20"/>
                <w:szCs w:val="20"/>
              </w:rPr>
            </w:pPr>
          </w:p>
          <w:p w14:paraId="04DE2D59" w14:textId="77777777" w:rsidR="00D2791C" w:rsidRPr="003E2D60" w:rsidRDefault="00D2791C" w:rsidP="00D2791C">
            <w:pPr>
              <w:tabs>
                <w:tab w:val="left" w:pos="1800"/>
              </w:tabs>
              <w:rPr>
                <w:rFonts w:asciiTheme="minorHAnsi" w:hAnsiTheme="minorHAnsi" w:cstheme="minorHAnsi"/>
                <w:bCs/>
                <w:sz w:val="20"/>
                <w:szCs w:val="20"/>
              </w:rPr>
            </w:pPr>
          </w:p>
        </w:tc>
        <w:tc>
          <w:tcPr>
            <w:tcW w:w="1560" w:type="dxa"/>
          </w:tcPr>
          <w:p w14:paraId="5A2454CA" w14:textId="77777777" w:rsidR="004C542D" w:rsidRPr="00D7158D" w:rsidRDefault="004C542D" w:rsidP="004C542D">
            <w:pPr>
              <w:spacing w:after="120"/>
              <w:rPr>
                <w:rFonts w:asciiTheme="minorHAnsi" w:hAnsiTheme="minorHAnsi" w:cstheme="minorHAnsi"/>
                <w:color w:val="000000"/>
                <w:sz w:val="18"/>
                <w:szCs w:val="18"/>
                <w:rPrChange w:id="7365"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366" w:author="sam sehgal" w:date="2024-10-14T16:19:00Z" w16du:dateUtc="2024-10-14T05:19:00Z">
                  <w:rPr>
                    <w:rFonts w:asciiTheme="minorHAnsi" w:hAnsiTheme="minorHAnsi" w:cstheme="minorHAnsi"/>
                    <w:color w:val="000000"/>
                    <w:sz w:val="14"/>
                    <w:szCs w:val="14"/>
                  </w:rPr>
                </w:rPrChange>
              </w:rPr>
              <w:t>Column 1 text:</w:t>
            </w:r>
          </w:p>
          <w:p w14:paraId="3ED5C05F" w14:textId="77777777" w:rsidR="004C542D" w:rsidRPr="00D7158D" w:rsidRDefault="004C542D" w:rsidP="004C542D">
            <w:pPr>
              <w:spacing w:after="120"/>
              <w:rPr>
                <w:rFonts w:asciiTheme="minorHAnsi" w:hAnsiTheme="minorHAnsi" w:cstheme="minorHAnsi"/>
                <w:color w:val="000000"/>
                <w:sz w:val="18"/>
                <w:szCs w:val="18"/>
                <w:rPrChange w:id="7367"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368" w:author="sam sehgal" w:date="2024-10-14T16:19:00Z" w16du:dateUtc="2024-10-14T05:19:00Z">
                  <w:rPr>
                    <w:rFonts w:asciiTheme="minorHAnsi" w:hAnsiTheme="minorHAnsi" w:cstheme="minorHAnsi"/>
                    <w:color w:val="000000"/>
                    <w:sz w:val="14"/>
                    <w:szCs w:val="14"/>
                  </w:rPr>
                </w:rPrChange>
              </w:rPr>
              <w:t xml:space="preserve">Bodycopy_COI </w:t>
            </w:r>
          </w:p>
          <w:p w14:paraId="2941C113" w14:textId="77777777" w:rsidR="004C542D" w:rsidRPr="00D7158D" w:rsidRDefault="004C542D" w:rsidP="004C542D">
            <w:pPr>
              <w:spacing w:after="120"/>
              <w:rPr>
                <w:rFonts w:asciiTheme="minorHAnsi" w:hAnsiTheme="minorHAnsi" w:cstheme="minorHAnsi"/>
                <w:color w:val="000000"/>
                <w:sz w:val="18"/>
                <w:szCs w:val="18"/>
                <w:rPrChange w:id="7369"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370" w:author="sam sehgal" w:date="2024-10-14T16:19:00Z" w16du:dateUtc="2024-10-14T05:19:00Z">
                  <w:rPr>
                    <w:rFonts w:asciiTheme="minorHAnsi" w:hAnsiTheme="minorHAnsi" w:cstheme="minorHAnsi"/>
                    <w:color w:val="000000"/>
                    <w:sz w:val="14"/>
                    <w:szCs w:val="14"/>
                  </w:rPr>
                </w:rPrChange>
              </w:rPr>
              <w:t>Column 2 text:</w:t>
            </w:r>
          </w:p>
          <w:p w14:paraId="5A7E5BFD" w14:textId="5A98B118" w:rsidR="00D2791C" w:rsidRPr="00D7158D" w:rsidRDefault="004C542D" w:rsidP="004C542D">
            <w:pPr>
              <w:tabs>
                <w:tab w:val="left" w:pos="1800"/>
              </w:tabs>
              <w:rPr>
                <w:rFonts w:asciiTheme="minorHAnsi" w:hAnsiTheme="minorHAnsi" w:cstheme="minorHAnsi"/>
                <w:bCs/>
                <w:sz w:val="18"/>
                <w:szCs w:val="18"/>
                <w:rPrChange w:id="7371" w:author="sam sehgal" w:date="2024-10-14T16:19:00Z" w16du:dateUtc="2024-10-14T05:19:00Z">
                  <w:rPr>
                    <w:rFonts w:asciiTheme="minorHAnsi" w:hAnsiTheme="minorHAnsi" w:cstheme="minorHAnsi"/>
                    <w:bCs/>
                    <w:sz w:val="20"/>
                    <w:szCs w:val="20"/>
                  </w:rPr>
                </w:rPrChange>
              </w:rPr>
            </w:pPr>
            <w:r w:rsidRPr="00D7158D">
              <w:rPr>
                <w:rFonts w:asciiTheme="minorHAnsi" w:hAnsiTheme="minorHAnsi" w:cstheme="minorHAnsi"/>
                <w:color w:val="000000"/>
                <w:sz w:val="18"/>
                <w:szCs w:val="18"/>
                <w:rPrChange w:id="7372" w:author="sam sehgal" w:date="2024-10-14T16:19:00Z" w16du:dateUtc="2024-10-14T05:19:00Z">
                  <w:rPr>
                    <w:rFonts w:asciiTheme="minorHAnsi" w:hAnsiTheme="minorHAnsi" w:cstheme="minorHAnsi"/>
                    <w:color w:val="000000"/>
                    <w:sz w:val="14"/>
                    <w:szCs w:val="14"/>
                  </w:rPr>
                </w:rPrChange>
              </w:rPr>
              <w:t>Bullet_1_B_COI</w:t>
            </w:r>
          </w:p>
        </w:tc>
      </w:tr>
      <w:tr w:rsidR="00D2791C" w:rsidRPr="00BD6987" w14:paraId="293E5299" w14:textId="77777777" w:rsidTr="00BA2FD3">
        <w:trPr>
          <w:cantSplit/>
          <w:trHeight w:val="760"/>
        </w:trPr>
        <w:tc>
          <w:tcPr>
            <w:tcW w:w="1013" w:type="dxa"/>
            <w:vMerge/>
          </w:tcPr>
          <w:p w14:paraId="273372B5" w14:textId="77777777" w:rsidR="00D2791C" w:rsidRPr="00BD6987" w:rsidRDefault="00D2791C" w:rsidP="00D2791C">
            <w:pPr>
              <w:tabs>
                <w:tab w:val="left" w:pos="1800"/>
              </w:tabs>
              <w:rPr>
                <w:rFonts w:asciiTheme="minorHAnsi" w:hAnsiTheme="minorHAnsi" w:cstheme="minorHAnsi"/>
                <w:b/>
                <w:sz w:val="20"/>
                <w:szCs w:val="20"/>
              </w:rPr>
            </w:pPr>
          </w:p>
        </w:tc>
        <w:tc>
          <w:tcPr>
            <w:tcW w:w="2101" w:type="dxa"/>
            <w:vMerge/>
          </w:tcPr>
          <w:p w14:paraId="7BC443E5" w14:textId="77777777" w:rsidR="00D2791C" w:rsidRPr="00BD6987" w:rsidRDefault="00D2791C" w:rsidP="00D2791C">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786" w:type="dxa"/>
              <w:tblBorders>
                <w:bottom w:val="single" w:sz="4" w:space="0" w:color="auto"/>
              </w:tblBorders>
              <w:tblLayout w:type="fixed"/>
              <w:tblLook w:val="04A0" w:firstRow="1" w:lastRow="0" w:firstColumn="1" w:lastColumn="0" w:noHBand="0" w:noVBand="1"/>
              <w:tblPrChange w:id="7373" w:author="Sue Simnor (EXT Idiom)" w:date="2024-08-07T11:38:00Z" w16du:dateUtc="2024-08-07T01:38: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282"/>
              <w:gridCol w:w="5504"/>
              <w:tblGridChange w:id="7374">
                <w:tblGrid>
                  <w:gridCol w:w="2282"/>
                  <w:gridCol w:w="296"/>
                  <w:gridCol w:w="5208"/>
                  <w:gridCol w:w="1009"/>
                </w:tblGrid>
              </w:tblGridChange>
            </w:tblGrid>
            <w:tr w:rsidR="00D2791C" w:rsidRPr="003E2D60" w14:paraId="5BF3CB06" w14:textId="77777777" w:rsidTr="004620BE">
              <w:trPr>
                <w:trHeight w:val="257"/>
                <w:trPrChange w:id="7375" w:author="Sue Simnor (EXT Idiom)" w:date="2024-08-07T11:38:00Z" w16du:dateUtc="2024-08-07T01:38:00Z">
                  <w:trPr>
                    <w:trHeight w:val="263"/>
                  </w:trPr>
                </w:trPrChange>
              </w:trPr>
              <w:tc>
                <w:tcPr>
                  <w:tcW w:w="2282" w:type="dxa"/>
                  <w:noWrap/>
                  <w:vAlign w:val="center"/>
                  <w:hideMark/>
                  <w:tcPrChange w:id="7376" w:author="Sue Simnor (EXT Idiom)" w:date="2024-08-07T11:38:00Z" w16du:dateUtc="2024-08-07T01:38:00Z">
                    <w:tcPr>
                      <w:tcW w:w="2578" w:type="dxa"/>
                      <w:gridSpan w:val="2"/>
                      <w:noWrap/>
                      <w:vAlign w:val="center"/>
                      <w:hideMark/>
                    </w:tcPr>
                  </w:tcPrChange>
                </w:tcPr>
                <w:p w14:paraId="198751A3" w14:textId="449EF6D1" w:rsidR="00D2791C" w:rsidRPr="003E2D60" w:rsidRDefault="2A9802EC" w:rsidP="00C1020A">
                  <w:pPr>
                    <w:pStyle w:val="BodycopyCOI"/>
                  </w:pPr>
                  <w:r w:rsidRPr="003E2D60">
                    <w:t xml:space="preserve">You describe your </w:t>
                  </w:r>
                  <w:r w:rsidR="00EC6487" w:rsidRPr="003E2D60">
                    <w:rPr>
                      <w:rFonts w:eastAsia="Arial" w:cs="Arial"/>
                    </w:rPr>
                    <w:t xml:space="preserve">Insured Address </w:t>
                  </w:r>
                  <w:r w:rsidRPr="003E2D60">
                    <w:t>as:</w:t>
                  </w:r>
                </w:p>
              </w:tc>
              <w:tc>
                <w:tcPr>
                  <w:tcW w:w="5504" w:type="dxa"/>
                  <w:noWrap/>
                  <w:vAlign w:val="bottom"/>
                  <w:hideMark/>
                  <w:tcPrChange w:id="7377" w:author="Sue Simnor (EXT Idiom)" w:date="2024-08-07T11:38:00Z" w16du:dateUtc="2024-08-07T01:38:00Z">
                    <w:tcPr>
                      <w:tcW w:w="6217" w:type="dxa"/>
                      <w:gridSpan w:val="2"/>
                      <w:noWrap/>
                      <w:vAlign w:val="bottom"/>
                      <w:hideMark/>
                    </w:tcPr>
                  </w:tcPrChange>
                </w:tcPr>
                <w:p w14:paraId="77539122" w14:textId="5816E736" w:rsidR="00D2791C" w:rsidRPr="003E2D60" w:rsidRDefault="00D2791C" w:rsidP="00D2791C">
                  <w:pPr>
                    <w:pStyle w:val="TableBodycopy"/>
                    <w:rPr>
                      <w:b/>
                      <w:bCs/>
                    </w:rPr>
                  </w:pPr>
                  <w:r w:rsidRPr="003E2D60">
                    <w:rPr>
                      <w:b/>
                      <w:bCs/>
                    </w:rPr>
                    <w:t>• not used for business purposes</w:t>
                  </w:r>
                </w:p>
              </w:tc>
            </w:tr>
          </w:tbl>
          <w:p w14:paraId="336DA699" w14:textId="77777777" w:rsidR="00D2791C" w:rsidRPr="003E2D60" w:rsidRDefault="00D2791C" w:rsidP="00D2791C">
            <w:pPr>
              <w:tabs>
                <w:tab w:val="left" w:pos="1800"/>
              </w:tabs>
              <w:rPr>
                <w:b/>
                <w:bCs/>
              </w:rPr>
            </w:pPr>
          </w:p>
        </w:tc>
        <w:tc>
          <w:tcPr>
            <w:tcW w:w="1984" w:type="dxa"/>
          </w:tcPr>
          <w:p w14:paraId="197B3636" w14:textId="77777777" w:rsidR="00C41187" w:rsidRPr="003E2D60" w:rsidRDefault="00D2791C" w:rsidP="00D2791C">
            <w:pPr>
              <w:tabs>
                <w:tab w:val="left" w:pos="1800"/>
              </w:tabs>
              <w:rPr>
                <w:rFonts w:asciiTheme="minorHAnsi" w:hAnsiTheme="minorHAnsi"/>
                <w:sz w:val="20"/>
                <w:szCs w:val="20"/>
              </w:rPr>
            </w:pPr>
            <w:r w:rsidRPr="003E2D60">
              <w:rPr>
                <w:rFonts w:asciiTheme="minorHAnsi" w:hAnsiTheme="minorHAnsi"/>
                <w:b/>
                <w:bCs/>
                <w:sz w:val="20"/>
                <w:szCs w:val="20"/>
              </w:rPr>
              <w:t xml:space="preserve">IF </w:t>
            </w:r>
            <w:r w:rsidRPr="003E2D60">
              <w:rPr>
                <w:rFonts w:asciiTheme="minorHAnsi" w:hAnsiTheme="minorHAnsi"/>
                <w:sz w:val="20"/>
                <w:szCs w:val="20"/>
              </w:rPr>
              <w:t xml:space="preserve">&lt;ProductCode&gt; = Home </w:t>
            </w:r>
            <w:r w:rsidRPr="003E2D60">
              <w:rPr>
                <w:rFonts w:asciiTheme="minorHAnsi" w:hAnsiTheme="minorHAnsi"/>
                <w:b/>
                <w:bCs/>
                <w:sz w:val="20"/>
                <w:szCs w:val="20"/>
              </w:rPr>
              <w:t>OR</w:t>
            </w:r>
            <w:r w:rsidRPr="003E2D60">
              <w:rPr>
                <w:rFonts w:asciiTheme="minorHAnsi" w:hAnsiTheme="minorHAnsi"/>
                <w:sz w:val="20"/>
                <w:szCs w:val="20"/>
              </w:rPr>
              <w:t xml:space="preserve"> Landlord </w:t>
            </w:r>
            <w:r w:rsidRPr="003E2D60">
              <w:rPr>
                <w:rFonts w:asciiTheme="minorHAnsi" w:hAnsiTheme="minorHAnsi"/>
                <w:b/>
                <w:bCs/>
                <w:sz w:val="20"/>
                <w:szCs w:val="20"/>
              </w:rPr>
              <w:t>AND</w:t>
            </w:r>
            <w:r w:rsidRPr="003E2D60">
              <w:rPr>
                <w:rFonts w:asciiTheme="minorHAnsi" w:hAnsiTheme="minorHAnsi"/>
                <w:sz w:val="20"/>
                <w:szCs w:val="20"/>
              </w:rPr>
              <w:t xml:space="preserve"> &lt;BusinessPurposeCode&gt;= </w:t>
            </w:r>
            <w:r w:rsidR="00C41187" w:rsidRPr="003E2D60">
              <w:rPr>
                <w:rFonts w:asciiTheme="minorHAnsi" w:hAnsiTheme="minorHAnsi"/>
                <w:sz w:val="20"/>
                <w:szCs w:val="20"/>
              </w:rPr>
              <w:t>“2|HomeUsageBusinessUseNo”</w:t>
            </w:r>
          </w:p>
          <w:p w14:paraId="5ACEBC3E" w14:textId="48E8791D" w:rsidR="00D2791C" w:rsidRPr="003E2D60" w:rsidRDefault="00D2791C" w:rsidP="00D2791C">
            <w:pPr>
              <w:tabs>
                <w:tab w:val="left" w:pos="1800"/>
              </w:tabs>
              <w:rPr>
                <w:rFonts w:asciiTheme="minorHAnsi" w:hAnsiTheme="minorHAnsi"/>
                <w:sz w:val="20"/>
                <w:szCs w:val="20"/>
              </w:rPr>
            </w:pPr>
            <w:r w:rsidRPr="003E2D60">
              <w:rPr>
                <w:rFonts w:asciiTheme="minorHAnsi" w:hAnsiTheme="minorHAnsi"/>
                <w:b/>
                <w:bCs/>
                <w:sz w:val="20"/>
                <w:szCs w:val="20"/>
              </w:rPr>
              <w:t>THEN</w:t>
            </w:r>
            <w:r w:rsidRPr="003E2D60">
              <w:rPr>
                <w:rFonts w:asciiTheme="minorHAnsi" w:hAnsiTheme="minorHAnsi"/>
                <w:sz w:val="20"/>
                <w:szCs w:val="20"/>
              </w:rPr>
              <w:t xml:space="preserve"> display</w:t>
            </w:r>
          </w:p>
          <w:p w14:paraId="29C1679B" w14:textId="77777777" w:rsidR="00C85CAD" w:rsidRPr="003E2D60" w:rsidRDefault="00C85CAD" w:rsidP="00C85CAD">
            <w:pPr>
              <w:pStyle w:val="TableBodycopy"/>
              <w:rPr>
                <w:rFonts w:asciiTheme="minorHAnsi" w:hAnsiTheme="minorHAnsi" w:cstheme="minorHAnsi"/>
              </w:rPr>
            </w:pPr>
            <w:r w:rsidRPr="003E2D60">
              <w:rPr>
                <w:rFonts w:asciiTheme="minorHAnsi" w:hAnsiTheme="minorHAnsi" w:cstheme="minorHAnsi"/>
                <w:szCs w:val="20"/>
              </w:rPr>
              <w:t>Else Do Not display</w:t>
            </w:r>
          </w:p>
          <w:p w14:paraId="109CFF8C" w14:textId="61B4D942" w:rsidR="00C85CAD" w:rsidRPr="003E2D60" w:rsidRDefault="00C85CAD" w:rsidP="00D2791C">
            <w:pPr>
              <w:tabs>
                <w:tab w:val="left" w:pos="1800"/>
              </w:tabs>
              <w:rPr>
                <w:rFonts w:asciiTheme="minorHAnsi" w:hAnsiTheme="minorHAnsi" w:cstheme="minorHAnsi"/>
                <w:bCs/>
                <w:sz w:val="20"/>
                <w:szCs w:val="20"/>
              </w:rPr>
            </w:pPr>
          </w:p>
        </w:tc>
        <w:tc>
          <w:tcPr>
            <w:tcW w:w="1560" w:type="dxa"/>
          </w:tcPr>
          <w:p w14:paraId="1CD2D4D3" w14:textId="77777777" w:rsidR="004C542D" w:rsidRPr="00D7158D" w:rsidRDefault="004C542D" w:rsidP="004C542D">
            <w:pPr>
              <w:spacing w:after="120"/>
              <w:rPr>
                <w:rFonts w:asciiTheme="minorHAnsi" w:hAnsiTheme="minorHAnsi" w:cstheme="minorHAnsi"/>
                <w:color w:val="000000"/>
                <w:sz w:val="18"/>
                <w:szCs w:val="18"/>
                <w:rPrChange w:id="7378"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379" w:author="sam sehgal" w:date="2024-10-14T16:19:00Z" w16du:dateUtc="2024-10-14T05:19:00Z">
                  <w:rPr>
                    <w:rFonts w:asciiTheme="minorHAnsi" w:hAnsiTheme="minorHAnsi" w:cstheme="minorHAnsi"/>
                    <w:color w:val="000000"/>
                    <w:sz w:val="14"/>
                    <w:szCs w:val="14"/>
                  </w:rPr>
                </w:rPrChange>
              </w:rPr>
              <w:t>Column 1 text:</w:t>
            </w:r>
          </w:p>
          <w:p w14:paraId="5F3B5D65" w14:textId="77777777" w:rsidR="004C542D" w:rsidRPr="00D7158D" w:rsidRDefault="004C542D" w:rsidP="004C542D">
            <w:pPr>
              <w:spacing w:after="120"/>
              <w:rPr>
                <w:rFonts w:asciiTheme="minorHAnsi" w:hAnsiTheme="minorHAnsi" w:cstheme="minorHAnsi"/>
                <w:color w:val="000000"/>
                <w:sz w:val="18"/>
                <w:szCs w:val="18"/>
                <w:rPrChange w:id="7380"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381" w:author="sam sehgal" w:date="2024-10-14T16:19:00Z" w16du:dateUtc="2024-10-14T05:19:00Z">
                  <w:rPr>
                    <w:rFonts w:asciiTheme="minorHAnsi" w:hAnsiTheme="minorHAnsi" w:cstheme="minorHAnsi"/>
                    <w:color w:val="000000"/>
                    <w:sz w:val="14"/>
                    <w:szCs w:val="14"/>
                  </w:rPr>
                </w:rPrChange>
              </w:rPr>
              <w:t xml:space="preserve">Bodycopy_COI </w:t>
            </w:r>
          </w:p>
          <w:p w14:paraId="037AD51F" w14:textId="77777777" w:rsidR="004C542D" w:rsidRPr="00D7158D" w:rsidRDefault="004C542D" w:rsidP="004C542D">
            <w:pPr>
              <w:spacing w:after="120"/>
              <w:rPr>
                <w:rFonts w:asciiTheme="minorHAnsi" w:hAnsiTheme="minorHAnsi" w:cstheme="minorHAnsi"/>
                <w:color w:val="000000"/>
                <w:sz w:val="18"/>
                <w:szCs w:val="18"/>
                <w:rPrChange w:id="7382"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383" w:author="sam sehgal" w:date="2024-10-14T16:19:00Z" w16du:dateUtc="2024-10-14T05:19:00Z">
                  <w:rPr>
                    <w:rFonts w:asciiTheme="minorHAnsi" w:hAnsiTheme="minorHAnsi" w:cstheme="minorHAnsi"/>
                    <w:color w:val="000000"/>
                    <w:sz w:val="14"/>
                    <w:szCs w:val="14"/>
                  </w:rPr>
                </w:rPrChange>
              </w:rPr>
              <w:t>Column 2 text:</w:t>
            </w:r>
          </w:p>
          <w:p w14:paraId="720447AB" w14:textId="1A4EA92E" w:rsidR="00D2791C" w:rsidRPr="00D7158D" w:rsidRDefault="004C542D" w:rsidP="004C542D">
            <w:pPr>
              <w:tabs>
                <w:tab w:val="left" w:pos="1800"/>
              </w:tabs>
              <w:rPr>
                <w:rFonts w:asciiTheme="minorHAnsi" w:hAnsiTheme="minorHAnsi" w:cstheme="minorHAnsi"/>
                <w:bCs/>
                <w:sz w:val="18"/>
                <w:szCs w:val="18"/>
                <w:rPrChange w:id="7384" w:author="sam sehgal" w:date="2024-10-14T16:19:00Z" w16du:dateUtc="2024-10-14T05:19:00Z">
                  <w:rPr>
                    <w:rFonts w:asciiTheme="minorHAnsi" w:hAnsiTheme="minorHAnsi" w:cstheme="minorHAnsi"/>
                    <w:bCs/>
                    <w:sz w:val="20"/>
                    <w:szCs w:val="20"/>
                  </w:rPr>
                </w:rPrChange>
              </w:rPr>
            </w:pPr>
            <w:r w:rsidRPr="00D7158D">
              <w:rPr>
                <w:rFonts w:asciiTheme="minorHAnsi" w:hAnsiTheme="minorHAnsi" w:cstheme="minorHAnsi"/>
                <w:color w:val="000000"/>
                <w:sz w:val="18"/>
                <w:szCs w:val="18"/>
                <w:rPrChange w:id="7385" w:author="sam sehgal" w:date="2024-10-14T16:19:00Z" w16du:dateUtc="2024-10-14T05:19:00Z">
                  <w:rPr>
                    <w:rFonts w:asciiTheme="minorHAnsi" w:hAnsiTheme="minorHAnsi" w:cstheme="minorHAnsi"/>
                    <w:color w:val="000000"/>
                    <w:sz w:val="14"/>
                    <w:szCs w:val="14"/>
                  </w:rPr>
                </w:rPrChange>
              </w:rPr>
              <w:t>Bullet_1_B_COI</w:t>
            </w:r>
          </w:p>
        </w:tc>
      </w:tr>
      <w:tr w:rsidR="00A978EA" w:rsidRPr="00BD6987" w14:paraId="27A70E75" w14:textId="77777777" w:rsidTr="00BA2FD3">
        <w:trPr>
          <w:cantSplit/>
          <w:trHeight w:val="760"/>
        </w:trPr>
        <w:tc>
          <w:tcPr>
            <w:tcW w:w="1013" w:type="dxa"/>
            <w:vMerge/>
          </w:tcPr>
          <w:p w14:paraId="31A4D596" w14:textId="77777777" w:rsidR="00A978EA" w:rsidRPr="00BD6987" w:rsidRDefault="00A978EA" w:rsidP="00A978EA">
            <w:pPr>
              <w:tabs>
                <w:tab w:val="left" w:pos="1800"/>
              </w:tabs>
              <w:rPr>
                <w:rFonts w:asciiTheme="minorHAnsi" w:hAnsiTheme="minorHAnsi" w:cstheme="minorHAnsi"/>
                <w:b/>
                <w:sz w:val="20"/>
                <w:szCs w:val="20"/>
              </w:rPr>
            </w:pPr>
          </w:p>
        </w:tc>
        <w:tc>
          <w:tcPr>
            <w:tcW w:w="2101" w:type="dxa"/>
            <w:vMerge/>
          </w:tcPr>
          <w:p w14:paraId="1BA2BBB4" w14:textId="77777777" w:rsidR="00A978EA" w:rsidRPr="00BD6987" w:rsidRDefault="00A978EA" w:rsidP="00A978EA">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681" w:type="dxa"/>
              <w:tblBorders>
                <w:bottom w:val="single" w:sz="4" w:space="0" w:color="auto"/>
              </w:tblBorders>
              <w:tblLayout w:type="fixed"/>
              <w:tblLook w:val="04A0" w:firstRow="1" w:lastRow="0" w:firstColumn="1" w:lastColumn="0" w:noHBand="0" w:noVBand="1"/>
              <w:tblPrChange w:id="7386" w:author="Sue Simnor (EXT Idiom)" w:date="2024-09-19T16:11:00Z" w16du:dateUtc="2024-09-19T06:11: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251"/>
              <w:gridCol w:w="5430"/>
              <w:tblGridChange w:id="7387">
                <w:tblGrid>
                  <w:gridCol w:w="2251"/>
                  <w:gridCol w:w="24"/>
                  <w:gridCol w:w="5406"/>
                  <w:gridCol w:w="41"/>
                </w:tblGrid>
              </w:tblGridChange>
            </w:tblGrid>
            <w:tr w:rsidR="00A978EA" w:rsidRPr="001C62D9" w14:paraId="10B24A90" w14:textId="77777777" w:rsidTr="00E06126">
              <w:trPr>
                <w:trHeight w:val="273"/>
                <w:trPrChange w:id="7388" w:author="Sue Simnor (EXT Idiom)" w:date="2024-09-19T16:11:00Z" w16du:dateUtc="2024-09-19T06:11:00Z">
                  <w:trPr>
                    <w:trHeight w:val="263"/>
                  </w:trPr>
                </w:trPrChange>
              </w:trPr>
              <w:tc>
                <w:tcPr>
                  <w:tcW w:w="2251" w:type="dxa"/>
                  <w:noWrap/>
                  <w:vAlign w:val="center"/>
                  <w:hideMark/>
                  <w:tcPrChange w:id="7389" w:author="Sue Simnor (EXT Idiom)" w:date="2024-09-19T16:11:00Z" w16du:dateUtc="2024-09-19T06:11:00Z">
                    <w:tcPr>
                      <w:tcW w:w="2578" w:type="dxa"/>
                      <w:gridSpan w:val="2"/>
                      <w:noWrap/>
                      <w:vAlign w:val="center"/>
                      <w:hideMark/>
                    </w:tcPr>
                  </w:tcPrChange>
                </w:tcPr>
                <w:p w14:paraId="42718E39" w14:textId="0CA174EE" w:rsidR="00A978EA" w:rsidRPr="001C62D9" w:rsidRDefault="00A978EA" w:rsidP="00A978EA">
                  <w:pPr>
                    <w:pStyle w:val="BodycopyCOI"/>
                    <w:rPr>
                      <w:highlight w:val="cyan"/>
                      <w:rPrChange w:id="7390" w:author="Sue Simnor (EXT Idiom)" w:date="2024-08-13T18:07:00Z" w16du:dateUtc="2024-08-13T08:07:00Z">
                        <w:rPr/>
                      </w:rPrChange>
                    </w:rPr>
                  </w:pPr>
                  <w:r w:rsidRPr="001C62D9">
                    <w:rPr>
                      <w:highlight w:val="cyan"/>
                      <w:rPrChange w:id="7391" w:author="Sue Simnor (EXT Idiom)" w:date="2024-08-13T18:07:00Z" w16du:dateUtc="2024-08-13T08:07:00Z">
                        <w:rPr/>
                      </w:rPrChange>
                    </w:rPr>
                    <w:t xml:space="preserve">You describe your </w:t>
                  </w:r>
                  <w:r w:rsidRPr="001C62D9">
                    <w:rPr>
                      <w:rFonts w:eastAsia="Arial" w:cs="Arial"/>
                      <w:highlight w:val="cyan"/>
                      <w:rPrChange w:id="7392" w:author="Sue Simnor (EXT Idiom)" w:date="2024-08-13T18:07:00Z" w16du:dateUtc="2024-08-13T08:07:00Z">
                        <w:rPr>
                          <w:rFonts w:eastAsia="Arial" w:cs="Arial"/>
                        </w:rPr>
                      </w:rPrChange>
                    </w:rPr>
                    <w:t xml:space="preserve">Insured Address </w:t>
                  </w:r>
                  <w:r w:rsidRPr="001C62D9">
                    <w:rPr>
                      <w:highlight w:val="cyan"/>
                      <w:rPrChange w:id="7393" w:author="Sue Simnor (EXT Idiom)" w:date="2024-08-13T18:07:00Z" w16du:dateUtc="2024-08-13T08:07:00Z">
                        <w:rPr/>
                      </w:rPrChange>
                    </w:rPr>
                    <w:t>as:</w:t>
                  </w:r>
                </w:p>
              </w:tc>
              <w:tc>
                <w:tcPr>
                  <w:tcW w:w="5430" w:type="dxa"/>
                  <w:noWrap/>
                  <w:vAlign w:val="bottom"/>
                  <w:hideMark/>
                  <w:tcPrChange w:id="7394" w:author="Sue Simnor (EXT Idiom)" w:date="2024-09-19T16:11:00Z" w16du:dateUtc="2024-09-19T06:11:00Z">
                    <w:tcPr>
                      <w:tcW w:w="6217" w:type="dxa"/>
                      <w:gridSpan w:val="2"/>
                      <w:noWrap/>
                      <w:vAlign w:val="bottom"/>
                      <w:hideMark/>
                    </w:tcPr>
                  </w:tcPrChange>
                </w:tcPr>
                <w:p w14:paraId="1969F395" w14:textId="64121360" w:rsidR="00A978EA" w:rsidRPr="001C62D9" w:rsidRDefault="00A978EA" w:rsidP="00A978EA">
                  <w:pPr>
                    <w:pStyle w:val="TableBodycopy"/>
                    <w:rPr>
                      <w:b/>
                      <w:bCs/>
                      <w:highlight w:val="cyan"/>
                      <w:rPrChange w:id="7395" w:author="Sue Simnor (EXT Idiom)" w:date="2024-08-13T18:07:00Z" w16du:dateUtc="2024-08-13T08:07:00Z">
                        <w:rPr>
                          <w:b/>
                          <w:bCs/>
                        </w:rPr>
                      </w:rPrChange>
                    </w:rPr>
                  </w:pPr>
                  <w:r w:rsidRPr="001C62D9">
                    <w:rPr>
                      <w:b/>
                      <w:bCs/>
                      <w:highlight w:val="cyan"/>
                      <w:rPrChange w:id="7396" w:author="Sue Simnor (EXT Idiom)" w:date="2024-08-13T18:07:00Z" w16du:dateUtc="2024-08-13T08:07:00Z">
                        <w:rPr>
                          <w:b/>
                          <w:bCs/>
                        </w:rPr>
                      </w:rPrChange>
                    </w:rPr>
                    <w:t>• used for business purposes</w:t>
                  </w:r>
                  <w:ins w:id="7397" w:author="sam sehgal" w:date="2024-10-14T15:58:00Z" w16du:dateUtc="2024-10-14T04:58:00Z">
                    <w:r w:rsidR="00307FCF">
                      <w:rPr>
                        <w:b/>
                        <w:bCs/>
                        <w:highlight w:val="cyan"/>
                      </w:rPr>
                      <w:t xml:space="preserve">. </w:t>
                    </w:r>
                    <w:r w:rsidR="00307FCF" w:rsidRPr="00307FCF">
                      <w:rPr>
                        <w:b/>
                        <w:bCs/>
                        <w:highlight w:val="cyan"/>
                        <w:rPrChange w:id="7398" w:author="sam sehgal" w:date="2024-10-14T15:58:00Z" w16du:dateUtc="2024-10-14T04:58:00Z">
                          <w:rPr>
                            <w:b/>
                            <w:bCs/>
                          </w:rPr>
                        </w:rPrChange>
                      </w:rPr>
                      <w:t>See section ’Special conditions and important notices’ below</w:t>
                    </w:r>
                  </w:ins>
                </w:p>
              </w:tc>
            </w:tr>
          </w:tbl>
          <w:p w14:paraId="4D07A48F" w14:textId="77777777" w:rsidR="00A978EA" w:rsidRPr="001C62D9" w:rsidRDefault="00A978EA" w:rsidP="00A978EA">
            <w:pPr>
              <w:pStyle w:val="BodycopyCOI"/>
              <w:rPr>
                <w:highlight w:val="cyan"/>
                <w:rPrChange w:id="7399" w:author="Sue Simnor (EXT Idiom)" w:date="2024-08-13T18:07:00Z" w16du:dateUtc="2024-08-13T08:07:00Z">
                  <w:rPr/>
                </w:rPrChange>
              </w:rPr>
            </w:pPr>
          </w:p>
        </w:tc>
        <w:tc>
          <w:tcPr>
            <w:tcW w:w="1984" w:type="dxa"/>
          </w:tcPr>
          <w:p w14:paraId="52B9F1AD" w14:textId="53F2B3B8" w:rsidR="00A978EA" w:rsidRPr="001C62D9" w:rsidRDefault="00A978EA" w:rsidP="00A978EA">
            <w:pPr>
              <w:tabs>
                <w:tab w:val="left" w:pos="1800"/>
              </w:tabs>
              <w:rPr>
                <w:rFonts w:asciiTheme="minorHAnsi" w:hAnsiTheme="minorHAnsi"/>
                <w:sz w:val="20"/>
                <w:szCs w:val="20"/>
                <w:highlight w:val="cyan"/>
                <w:rPrChange w:id="7400" w:author="Sue Simnor (EXT Idiom)" w:date="2024-08-13T18:07:00Z" w16du:dateUtc="2024-08-13T08:07:00Z">
                  <w:rPr>
                    <w:rFonts w:asciiTheme="minorHAnsi" w:hAnsiTheme="minorHAnsi"/>
                    <w:sz w:val="20"/>
                    <w:szCs w:val="20"/>
                  </w:rPr>
                </w:rPrChange>
              </w:rPr>
            </w:pPr>
            <w:r w:rsidRPr="001C62D9">
              <w:rPr>
                <w:rFonts w:asciiTheme="minorHAnsi" w:hAnsiTheme="minorHAnsi"/>
                <w:b/>
                <w:bCs/>
                <w:sz w:val="20"/>
                <w:szCs w:val="20"/>
                <w:highlight w:val="cyan"/>
                <w:rPrChange w:id="7401" w:author="Sue Simnor (EXT Idiom)" w:date="2024-08-13T18:07:00Z" w16du:dateUtc="2024-08-13T08:07:00Z">
                  <w:rPr>
                    <w:rFonts w:asciiTheme="minorHAnsi" w:hAnsiTheme="minorHAnsi"/>
                    <w:b/>
                    <w:bCs/>
                    <w:sz w:val="20"/>
                    <w:szCs w:val="20"/>
                  </w:rPr>
                </w:rPrChange>
              </w:rPr>
              <w:t xml:space="preserve">IF </w:t>
            </w:r>
            <w:r w:rsidRPr="001C62D9">
              <w:rPr>
                <w:rFonts w:asciiTheme="minorHAnsi" w:hAnsiTheme="minorHAnsi"/>
                <w:sz w:val="20"/>
                <w:szCs w:val="20"/>
                <w:highlight w:val="cyan"/>
                <w:rPrChange w:id="7402" w:author="Sue Simnor (EXT Idiom)" w:date="2024-08-13T18:07:00Z" w16du:dateUtc="2024-08-13T08:07:00Z">
                  <w:rPr>
                    <w:rFonts w:asciiTheme="minorHAnsi" w:hAnsiTheme="minorHAnsi"/>
                    <w:sz w:val="20"/>
                    <w:szCs w:val="20"/>
                  </w:rPr>
                </w:rPrChange>
              </w:rPr>
              <w:t xml:space="preserve">&lt;ProductCode&gt; = Home </w:t>
            </w:r>
            <w:r w:rsidRPr="001C62D9">
              <w:rPr>
                <w:rFonts w:asciiTheme="minorHAnsi" w:hAnsiTheme="minorHAnsi"/>
                <w:b/>
                <w:bCs/>
                <w:sz w:val="20"/>
                <w:szCs w:val="20"/>
                <w:highlight w:val="cyan"/>
                <w:rPrChange w:id="7403" w:author="Sue Simnor (EXT Idiom)" w:date="2024-08-13T18:07:00Z" w16du:dateUtc="2024-08-13T08:07:00Z">
                  <w:rPr>
                    <w:rFonts w:asciiTheme="minorHAnsi" w:hAnsiTheme="minorHAnsi"/>
                    <w:b/>
                    <w:bCs/>
                    <w:sz w:val="20"/>
                    <w:szCs w:val="20"/>
                  </w:rPr>
                </w:rPrChange>
              </w:rPr>
              <w:t>OR</w:t>
            </w:r>
            <w:r w:rsidRPr="001C62D9">
              <w:rPr>
                <w:rFonts w:asciiTheme="minorHAnsi" w:hAnsiTheme="minorHAnsi"/>
                <w:sz w:val="20"/>
                <w:szCs w:val="20"/>
                <w:highlight w:val="cyan"/>
                <w:rPrChange w:id="7404" w:author="Sue Simnor (EXT Idiom)" w:date="2024-08-13T18:07:00Z" w16du:dateUtc="2024-08-13T08:07:00Z">
                  <w:rPr>
                    <w:rFonts w:asciiTheme="minorHAnsi" w:hAnsiTheme="minorHAnsi"/>
                    <w:sz w:val="20"/>
                    <w:szCs w:val="20"/>
                  </w:rPr>
                </w:rPrChange>
              </w:rPr>
              <w:t xml:space="preserve"> Landlord </w:t>
            </w:r>
            <w:r w:rsidRPr="001C62D9">
              <w:rPr>
                <w:rFonts w:asciiTheme="minorHAnsi" w:hAnsiTheme="minorHAnsi"/>
                <w:b/>
                <w:bCs/>
                <w:sz w:val="20"/>
                <w:szCs w:val="20"/>
                <w:highlight w:val="cyan"/>
                <w:rPrChange w:id="7405" w:author="Sue Simnor (EXT Idiom)" w:date="2024-08-13T18:07:00Z" w16du:dateUtc="2024-08-13T08:07:00Z">
                  <w:rPr>
                    <w:rFonts w:asciiTheme="minorHAnsi" w:hAnsiTheme="minorHAnsi"/>
                    <w:b/>
                    <w:bCs/>
                    <w:sz w:val="20"/>
                    <w:szCs w:val="20"/>
                  </w:rPr>
                </w:rPrChange>
              </w:rPr>
              <w:t>AND</w:t>
            </w:r>
            <w:r w:rsidRPr="001C62D9">
              <w:rPr>
                <w:rFonts w:asciiTheme="minorHAnsi" w:hAnsiTheme="minorHAnsi"/>
                <w:sz w:val="20"/>
                <w:szCs w:val="20"/>
                <w:highlight w:val="cyan"/>
                <w:rPrChange w:id="7406" w:author="Sue Simnor (EXT Idiom)" w:date="2024-08-13T18:07:00Z" w16du:dateUtc="2024-08-13T08:07:00Z">
                  <w:rPr>
                    <w:rFonts w:asciiTheme="minorHAnsi" w:hAnsiTheme="minorHAnsi"/>
                    <w:sz w:val="20"/>
                    <w:szCs w:val="20"/>
                  </w:rPr>
                </w:rPrChange>
              </w:rPr>
              <w:t xml:space="preserve"> &lt;BusinessPurposeCode&gt;= “</w:t>
            </w:r>
            <w:r w:rsidR="00F42E61" w:rsidRPr="001C62D9">
              <w:rPr>
                <w:rFonts w:asciiTheme="minorHAnsi" w:hAnsiTheme="minorHAnsi"/>
                <w:sz w:val="20"/>
                <w:szCs w:val="20"/>
                <w:highlight w:val="cyan"/>
                <w:rPrChange w:id="7407" w:author="Sue Simnor (EXT Idiom)" w:date="2024-08-13T18:07:00Z" w16du:dateUtc="2024-08-13T08:07:00Z">
                  <w:rPr>
                    <w:rFonts w:asciiTheme="minorHAnsi" w:hAnsiTheme="minorHAnsi"/>
                    <w:sz w:val="20"/>
                    <w:szCs w:val="20"/>
                  </w:rPr>
                </w:rPrChange>
              </w:rPr>
              <w:t>3|YesDisclosedInLegacyOnlyForMigration</w:t>
            </w:r>
            <w:r w:rsidRPr="001C62D9">
              <w:rPr>
                <w:rFonts w:asciiTheme="minorHAnsi" w:hAnsiTheme="minorHAnsi"/>
                <w:sz w:val="20"/>
                <w:szCs w:val="20"/>
                <w:highlight w:val="cyan"/>
                <w:rPrChange w:id="7408" w:author="Sue Simnor (EXT Idiom)" w:date="2024-08-13T18:07:00Z" w16du:dateUtc="2024-08-13T08:07:00Z">
                  <w:rPr>
                    <w:rFonts w:asciiTheme="minorHAnsi" w:hAnsiTheme="minorHAnsi"/>
                    <w:sz w:val="20"/>
                    <w:szCs w:val="20"/>
                  </w:rPr>
                </w:rPrChange>
              </w:rPr>
              <w:t>”</w:t>
            </w:r>
          </w:p>
          <w:p w14:paraId="42796A77" w14:textId="77777777" w:rsidR="00A978EA" w:rsidRPr="001C62D9" w:rsidRDefault="00A978EA" w:rsidP="00A978EA">
            <w:pPr>
              <w:tabs>
                <w:tab w:val="left" w:pos="1800"/>
              </w:tabs>
              <w:rPr>
                <w:rFonts w:asciiTheme="minorHAnsi" w:hAnsiTheme="minorHAnsi"/>
                <w:sz w:val="20"/>
                <w:szCs w:val="20"/>
                <w:highlight w:val="cyan"/>
                <w:rPrChange w:id="7409" w:author="Sue Simnor (EXT Idiom)" w:date="2024-08-13T18:07:00Z" w16du:dateUtc="2024-08-13T08:07:00Z">
                  <w:rPr>
                    <w:rFonts w:asciiTheme="minorHAnsi" w:hAnsiTheme="minorHAnsi"/>
                    <w:sz w:val="20"/>
                    <w:szCs w:val="20"/>
                  </w:rPr>
                </w:rPrChange>
              </w:rPr>
            </w:pPr>
            <w:r w:rsidRPr="001C62D9">
              <w:rPr>
                <w:rFonts w:asciiTheme="minorHAnsi" w:hAnsiTheme="minorHAnsi"/>
                <w:b/>
                <w:bCs/>
                <w:sz w:val="20"/>
                <w:szCs w:val="20"/>
                <w:highlight w:val="cyan"/>
                <w:rPrChange w:id="7410" w:author="Sue Simnor (EXT Idiom)" w:date="2024-08-13T18:07:00Z" w16du:dateUtc="2024-08-13T08:07:00Z">
                  <w:rPr>
                    <w:rFonts w:asciiTheme="minorHAnsi" w:hAnsiTheme="minorHAnsi"/>
                    <w:b/>
                    <w:bCs/>
                    <w:sz w:val="20"/>
                    <w:szCs w:val="20"/>
                  </w:rPr>
                </w:rPrChange>
              </w:rPr>
              <w:t>THEN</w:t>
            </w:r>
            <w:r w:rsidRPr="001C62D9">
              <w:rPr>
                <w:rFonts w:asciiTheme="minorHAnsi" w:hAnsiTheme="minorHAnsi"/>
                <w:sz w:val="20"/>
                <w:szCs w:val="20"/>
                <w:highlight w:val="cyan"/>
                <w:rPrChange w:id="7411" w:author="Sue Simnor (EXT Idiom)" w:date="2024-08-13T18:07:00Z" w16du:dateUtc="2024-08-13T08:07:00Z">
                  <w:rPr>
                    <w:rFonts w:asciiTheme="minorHAnsi" w:hAnsiTheme="minorHAnsi"/>
                    <w:sz w:val="20"/>
                    <w:szCs w:val="20"/>
                  </w:rPr>
                </w:rPrChange>
              </w:rPr>
              <w:t xml:space="preserve"> display</w:t>
            </w:r>
          </w:p>
          <w:p w14:paraId="46F6314B" w14:textId="77777777" w:rsidR="00A978EA" w:rsidRPr="001C62D9" w:rsidRDefault="00A978EA" w:rsidP="00A978EA">
            <w:pPr>
              <w:pStyle w:val="TableBodycopy"/>
              <w:rPr>
                <w:rFonts w:asciiTheme="minorHAnsi" w:hAnsiTheme="minorHAnsi" w:cstheme="minorHAnsi"/>
                <w:highlight w:val="cyan"/>
                <w:rPrChange w:id="7412" w:author="Sue Simnor (EXT Idiom)" w:date="2024-08-13T18:07:00Z" w16du:dateUtc="2024-08-13T08:07:00Z">
                  <w:rPr>
                    <w:rFonts w:asciiTheme="minorHAnsi" w:hAnsiTheme="minorHAnsi" w:cstheme="minorHAnsi"/>
                  </w:rPr>
                </w:rPrChange>
              </w:rPr>
            </w:pPr>
            <w:r w:rsidRPr="001C62D9">
              <w:rPr>
                <w:rFonts w:asciiTheme="minorHAnsi" w:hAnsiTheme="minorHAnsi" w:cstheme="minorHAnsi"/>
                <w:szCs w:val="20"/>
                <w:highlight w:val="cyan"/>
                <w:rPrChange w:id="7413" w:author="Sue Simnor (EXT Idiom)" w:date="2024-08-13T18:07:00Z" w16du:dateUtc="2024-08-13T08:07:00Z">
                  <w:rPr>
                    <w:rFonts w:asciiTheme="minorHAnsi" w:hAnsiTheme="minorHAnsi" w:cstheme="minorHAnsi"/>
                    <w:szCs w:val="20"/>
                  </w:rPr>
                </w:rPrChange>
              </w:rPr>
              <w:t>Else Do Not display</w:t>
            </w:r>
          </w:p>
          <w:p w14:paraId="3940D652" w14:textId="77777777" w:rsidR="00A978EA" w:rsidRPr="001C62D9" w:rsidRDefault="00A978EA" w:rsidP="00A978EA">
            <w:pPr>
              <w:tabs>
                <w:tab w:val="left" w:pos="1800"/>
              </w:tabs>
              <w:rPr>
                <w:rFonts w:asciiTheme="minorHAnsi" w:hAnsiTheme="minorHAnsi"/>
                <w:b/>
                <w:bCs/>
                <w:sz w:val="20"/>
                <w:szCs w:val="20"/>
                <w:highlight w:val="cyan"/>
                <w:rPrChange w:id="7414" w:author="Sue Simnor (EXT Idiom)" w:date="2024-08-13T18:07:00Z" w16du:dateUtc="2024-08-13T08:07:00Z">
                  <w:rPr>
                    <w:rFonts w:asciiTheme="minorHAnsi" w:hAnsiTheme="minorHAnsi"/>
                    <w:b/>
                    <w:bCs/>
                    <w:sz w:val="20"/>
                    <w:szCs w:val="20"/>
                  </w:rPr>
                </w:rPrChange>
              </w:rPr>
            </w:pPr>
          </w:p>
        </w:tc>
        <w:tc>
          <w:tcPr>
            <w:tcW w:w="1560" w:type="dxa"/>
          </w:tcPr>
          <w:p w14:paraId="6DCDF0D2" w14:textId="77777777" w:rsidR="00A978EA" w:rsidRPr="00D7158D" w:rsidRDefault="00A978EA" w:rsidP="00A978EA">
            <w:pPr>
              <w:spacing w:after="120"/>
              <w:rPr>
                <w:rFonts w:asciiTheme="minorHAnsi" w:hAnsiTheme="minorHAnsi" w:cstheme="minorHAnsi"/>
                <w:color w:val="000000"/>
                <w:sz w:val="18"/>
                <w:szCs w:val="18"/>
                <w:highlight w:val="cyan"/>
                <w:rPrChange w:id="7415" w:author="sam sehgal" w:date="2024-10-14T16:19:00Z" w16du:dateUtc="2024-10-14T05:19:00Z">
                  <w:rPr>
                    <w:rFonts w:asciiTheme="minorHAnsi" w:hAnsiTheme="minorHAnsi" w:cstheme="minorHAnsi"/>
                    <w:color w:val="000000"/>
                    <w:sz w:val="14"/>
                    <w:szCs w:val="14"/>
                    <w:highlight w:val="cyan"/>
                  </w:rPr>
                </w:rPrChange>
              </w:rPr>
            </w:pPr>
            <w:r w:rsidRPr="00D7158D">
              <w:rPr>
                <w:rFonts w:asciiTheme="minorHAnsi" w:hAnsiTheme="minorHAnsi" w:cstheme="minorHAnsi"/>
                <w:color w:val="000000"/>
                <w:sz w:val="18"/>
                <w:szCs w:val="18"/>
                <w:highlight w:val="cyan"/>
                <w:rPrChange w:id="7416" w:author="sam sehgal" w:date="2024-10-14T16:19:00Z" w16du:dateUtc="2024-10-14T05:19:00Z">
                  <w:rPr>
                    <w:rFonts w:asciiTheme="minorHAnsi" w:hAnsiTheme="minorHAnsi" w:cstheme="minorHAnsi"/>
                    <w:color w:val="000000"/>
                    <w:sz w:val="14"/>
                    <w:szCs w:val="14"/>
                    <w:highlight w:val="cyan"/>
                  </w:rPr>
                </w:rPrChange>
              </w:rPr>
              <w:t>Column 1 text:</w:t>
            </w:r>
          </w:p>
          <w:p w14:paraId="109C9BAF" w14:textId="77777777" w:rsidR="00A978EA" w:rsidRPr="00D7158D" w:rsidRDefault="00A978EA" w:rsidP="00A978EA">
            <w:pPr>
              <w:spacing w:after="120"/>
              <w:rPr>
                <w:rFonts w:asciiTheme="minorHAnsi" w:hAnsiTheme="minorHAnsi" w:cstheme="minorHAnsi"/>
                <w:color w:val="000000"/>
                <w:sz w:val="18"/>
                <w:szCs w:val="18"/>
                <w:highlight w:val="cyan"/>
                <w:rPrChange w:id="7417" w:author="sam sehgal" w:date="2024-10-14T16:19:00Z" w16du:dateUtc="2024-10-14T05:19:00Z">
                  <w:rPr>
                    <w:rFonts w:asciiTheme="minorHAnsi" w:hAnsiTheme="minorHAnsi" w:cstheme="minorHAnsi"/>
                    <w:color w:val="000000"/>
                    <w:sz w:val="14"/>
                    <w:szCs w:val="14"/>
                    <w:highlight w:val="cyan"/>
                  </w:rPr>
                </w:rPrChange>
              </w:rPr>
            </w:pPr>
            <w:r w:rsidRPr="00D7158D">
              <w:rPr>
                <w:rFonts w:asciiTheme="minorHAnsi" w:hAnsiTheme="minorHAnsi" w:cstheme="minorHAnsi"/>
                <w:color w:val="000000"/>
                <w:sz w:val="18"/>
                <w:szCs w:val="18"/>
                <w:highlight w:val="cyan"/>
                <w:rPrChange w:id="7418" w:author="sam sehgal" w:date="2024-10-14T16:19:00Z" w16du:dateUtc="2024-10-14T05:19:00Z">
                  <w:rPr>
                    <w:rFonts w:asciiTheme="minorHAnsi" w:hAnsiTheme="minorHAnsi" w:cstheme="minorHAnsi"/>
                    <w:color w:val="000000"/>
                    <w:sz w:val="14"/>
                    <w:szCs w:val="14"/>
                    <w:highlight w:val="cyan"/>
                  </w:rPr>
                </w:rPrChange>
              </w:rPr>
              <w:t xml:space="preserve">Bodycopy_COI </w:t>
            </w:r>
          </w:p>
          <w:p w14:paraId="630D318F" w14:textId="77777777" w:rsidR="00A978EA" w:rsidRPr="00D7158D" w:rsidRDefault="00A978EA" w:rsidP="00A978EA">
            <w:pPr>
              <w:spacing w:after="120"/>
              <w:rPr>
                <w:rFonts w:asciiTheme="minorHAnsi" w:hAnsiTheme="minorHAnsi" w:cstheme="minorHAnsi"/>
                <w:color w:val="000000"/>
                <w:sz w:val="18"/>
                <w:szCs w:val="18"/>
                <w:highlight w:val="cyan"/>
                <w:rPrChange w:id="7419" w:author="sam sehgal" w:date="2024-10-14T16:19:00Z" w16du:dateUtc="2024-10-14T05:19:00Z">
                  <w:rPr>
                    <w:rFonts w:asciiTheme="minorHAnsi" w:hAnsiTheme="minorHAnsi" w:cstheme="minorHAnsi"/>
                    <w:color w:val="000000"/>
                    <w:sz w:val="14"/>
                    <w:szCs w:val="14"/>
                    <w:highlight w:val="cyan"/>
                  </w:rPr>
                </w:rPrChange>
              </w:rPr>
            </w:pPr>
            <w:r w:rsidRPr="00D7158D">
              <w:rPr>
                <w:rFonts w:asciiTheme="minorHAnsi" w:hAnsiTheme="minorHAnsi" w:cstheme="minorHAnsi"/>
                <w:color w:val="000000"/>
                <w:sz w:val="18"/>
                <w:szCs w:val="18"/>
                <w:highlight w:val="cyan"/>
                <w:rPrChange w:id="7420" w:author="sam sehgal" w:date="2024-10-14T16:19:00Z" w16du:dateUtc="2024-10-14T05:19:00Z">
                  <w:rPr>
                    <w:rFonts w:asciiTheme="minorHAnsi" w:hAnsiTheme="minorHAnsi" w:cstheme="minorHAnsi"/>
                    <w:color w:val="000000"/>
                    <w:sz w:val="14"/>
                    <w:szCs w:val="14"/>
                    <w:highlight w:val="cyan"/>
                  </w:rPr>
                </w:rPrChange>
              </w:rPr>
              <w:t>Column 2 text:</w:t>
            </w:r>
          </w:p>
          <w:p w14:paraId="076ACF80" w14:textId="0C332281" w:rsidR="00A978EA" w:rsidRPr="00D7158D" w:rsidRDefault="00A978EA" w:rsidP="00A978EA">
            <w:pPr>
              <w:spacing w:after="120"/>
              <w:rPr>
                <w:rFonts w:asciiTheme="minorHAnsi" w:hAnsiTheme="minorHAnsi" w:cstheme="minorHAnsi"/>
                <w:color w:val="000000"/>
                <w:sz w:val="18"/>
                <w:szCs w:val="18"/>
                <w:highlight w:val="cyan"/>
                <w:rPrChange w:id="7421" w:author="sam sehgal" w:date="2024-10-14T16:19:00Z" w16du:dateUtc="2024-10-14T05:19:00Z">
                  <w:rPr>
                    <w:rFonts w:asciiTheme="minorHAnsi" w:hAnsiTheme="minorHAnsi" w:cstheme="minorHAnsi"/>
                    <w:color w:val="000000"/>
                    <w:sz w:val="14"/>
                    <w:szCs w:val="14"/>
                    <w:highlight w:val="cyan"/>
                  </w:rPr>
                </w:rPrChange>
              </w:rPr>
            </w:pPr>
            <w:r w:rsidRPr="00D7158D">
              <w:rPr>
                <w:rFonts w:asciiTheme="minorHAnsi" w:hAnsiTheme="minorHAnsi" w:cstheme="minorHAnsi"/>
                <w:color w:val="000000"/>
                <w:sz w:val="18"/>
                <w:szCs w:val="18"/>
                <w:highlight w:val="cyan"/>
                <w:rPrChange w:id="7422" w:author="sam sehgal" w:date="2024-10-14T16:19:00Z" w16du:dateUtc="2024-10-14T05:19:00Z">
                  <w:rPr>
                    <w:rFonts w:asciiTheme="minorHAnsi" w:hAnsiTheme="minorHAnsi" w:cstheme="minorHAnsi"/>
                    <w:color w:val="000000"/>
                    <w:sz w:val="14"/>
                    <w:szCs w:val="14"/>
                    <w:highlight w:val="cyan"/>
                  </w:rPr>
                </w:rPrChange>
              </w:rPr>
              <w:t>Bullet_1_B_COI</w:t>
            </w:r>
          </w:p>
        </w:tc>
      </w:tr>
      <w:tr w:rsidR="00D2791C" w:rsidRPr="00BD6987" w14:paraId="7F9973EA" w14:textId="77777777" w:rsidTr="00BA2FD3">
        <w:trPr>
          <w:cantSplit/>
          <w:trHeight w:val="725"/>
        </w:trPr>
        <w:tc>
          <w:tcPr>
            <w:tcW w:w="1013" w:type="dxa"/>
            <w:vMerge/>
          </w:tcPr>
          <w:p w14:paraId="4614224F" w14:textId="77777777" w:rsidR="00D2791C" w:rsidRPr="00BD6987" w:rsidRDefault="00D2791C" w:rsidP="00D2791C">
            <w:pPr>
              <w:tabs>
                <w:tab w:val="left" w:pos="1800"/>
              </w:tabs>
              <w:rPr>
                <w:rFonts w:asciiTheme="minorHAnsi" w:hAnsiTheme="minorHAnsi" w:cstheme="minorHAnsi"/>
                <w:b/>
                <w:sz w:val="20"/>
                <w:szCs w:val="20"/>
              </w:rPr>
            </w:pPr>
          </w:p>
        </w:tc>
        <w:tc>
          <w:tcPr>
            <w:tcW w:w="2101" w:type="dxa"/>
            <w:vMerge/>
          </w:tcPr>
          <w:p w14:paraId="0D75128F" w14:textId="77777777" w:rsidR="00D2791C" w:rsidRPr="00BD6987" w:rsidRDefault="00D2791C" w:rsidP="00D2791C">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746" w:type="dxa"/>
              <w:tblBorders>
                <w:bottom w:val="single" w:sz="4" w:space="0" w:color="auto"/>
              </w:tblBorders>
              <w:tblLayout w:type="fixed"/>
              <w:tblLook w:val="04A0" w:firstRow="1" w:lastRow="0" w:firstColumn="1" w:lastColumn="0" w:noHBand="0" w:noVBand="1"/>
              <w:tblPrChange w:id="7423" w:author="Sam Sehgal (EXT Idiom)" w:date="2024-08-27T11:31:00Z" w16du:dateUtc="2024-08-27T01:31: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270"/>
              <w:gridCol w:w="5476"/>
              <w:tblGridChange w:id="7424">
                <w:tblGrid>
                  <w:gridCol w:w="2270"/>
                  <w:gridCol w:w="308"/>
                  <w:gridCol w:w="5168"/>
                  <w:gridCol w:w="1049"/>
                </w:tblGrid>
              </w:tblGridChange>
            </w:tblGrid>
            <w:tr w:rsidR="00D2791C" w:rsidRPr="003E2D60" w14:paraId="0113E62E" w14:textId="77777777" w:rsidTr="004775D6">
              <w:trPr>
                <w:trHeight w:val="331"/>
                <w:trPrChange w:id="7425" w:author="Sam Sehgal (EXT Idiom)" w:date="2024-08-27T11:31:00Z" w16du:dateUtc="2024-08-27T01:31:00Z">
                  <w:trPr>
                    <w:trHeight w:val="263"/>
                  </w:trPr>
                </w:trPrChange>
              </w:trPr>
              <w:tc>
                <w:tcPr>
                  <w:tcW w:w="2270" w:type="dxa"/>
                  <w:noWrap/>
                  <w:vAlign w:val="center"/>
                  <w:hideMark/>
                  <w:tcPrChange w:id="7426" w:author="Sam Sehgal (EXT Idiom)" w:date="2024-08-27T11:31:00Z" w16du:dateUtc="2024-08-27T01:31:00Z">
                    <w:tcPr>
                      <w:tcW w:w="2578" w:type="dxa"/>
                      <w:gridSpan w:val="2"/>
                      <w:noWrap/>
                      <w:vAlign w:val="center"/>
                      <w:hideMark/>
                    </w:tcPr>
                  </w:tcPrChange>
                </w:tcPr>
                <w:p w14:paraId="32C080D1" w14:textId="20DBE4F1" w:rsidR="00D2791C" w:rsidRPr="003E2D60" w:rsidRDefault="2A9802EC" w:rsidP="00C1020A">
                  <w:pPr>
                    <w:pStyle w:val="BodycopyCOI"/>
                  </w:pPr>
                  <w:r w:rsidRPr="003E2D60">
                    <w:t xml:space="preserve">You describe your </w:t>
                  </w:r>
                  <w:r w:rsidR="00CF5C2D" w:rsidRPr="003E2D60">
                    <w:rPr>
                      <w:rFonts w:eastAsia="Arial" w:cs="Arial"/>
                    </w:rPr>
                    <w:t xml:space="preserve">Insured Address </w:t>
                  </w:r>
                  <w:r w:rsidRPr="003E2D60">
                    <w:t>as:</w:t>
                  </w:r>
                </w:p>
              </w:tc>
              <w:tc>
                <w:tcPr>
                  <w:tcW w:w="5476" w:type="dxa"/>
                  <w:noWrap/>
                  <w:vAlign w:val="bottom"/>
                  <w:hideMark/>
                  <w:tcPrChange w:id="7427" w:author="Sam Sehgal (EXT Idiom)" w:date="2024-08-27T11:31:00Z" w16du:dateUtc="2024-08-27T01:31:00Z">
                    <w:tcPr>
                      <w:tcW w:w="6217" w:type="dxa"/>
                      <w:gridSpan w:val="2"/>
                      <w:noWrap/>
                      <w:vAlign w:val="bottom"/>
                      <w:hideMark/>
                    </w:tcPr>
                  </w:tcPrChange>
                </w:tcPr>
                <w:p w14:paraId="1E1AB163" w14:textId="6D02D84C" w:rsidR="00D2791C" w:rsidRPr="003E2D60" w:rsidRDefault="0D4164A9" w:rsidP="78CABE0F">
                  <w:pPr>
                    <w:pStyle w:val="TableBodycopy"/>
                    <w:rPr>
                      <w:b/>
                      <w:bCs/>
                    </w:rPr>
                  </w:pPr>
                  <w:r w:rsidRPr="003E2D60">
                    <w:rPr>
                      <w:b/>
                      <w:bCs/>
                    </w:rPr>
                    <w:t xml:space="preserve">• </w:t>
                  </w:r>
                  <w:r w:rsidR="552F029F" w:rsidRPr="00DF514D">
                    <w:rPr>
                      <w:rFonts w:asciiTheme="minorHAnsi" w:hAnsiTheme="minorHAnsi" w:cstheme="minorBidi"/>
                      <w:b/>
                      <w:bCs/>
                      <w:rPrChange w:id="7428" w:author="sam sehgal" w:date="2024-08-20T12:49:00Z" w16du:dateUtc="2024-08-20T02:49:00Z">
                        <w:rPr>
                          <w:rFonts w:asciiTheme="minorHAnsi" w:hAnsiTheme="minorHAnsi" w:cstheme="minorBidi"/>
                        </w:rPr>
                      </w:rPrChange>
                    </w:rPr>
                    <w:t>&lt;</w:t>
                  </w:r>
                  <w:r w:rsidR="00144F6D" w:rsidRPr="00DF514D">
                    <w:rPr>
                      <w:rFonts w:asciiTheme="minorHAnsi" w:hAnsiTheme="minorHAnsi"/>
                      <w:b/>
                      <w:bCs/>
                      <w:szCs w:val="20"/>
                      <w:rPrChange w:id="7429" w:author="sam sehgal" w:date="2024-08-20T12:49:00Z" w16du:dateUtc="2024-08-20T02:49:00Z">
                        <w:rPr>
                          <w:rFonts w:asciiTheme="minorHAnsi" w:hAnsiTheme="minorHAnsi"/>
                          <w:szCs w:val="20"/>
                        </w:rPr>
                      </w:rPrChange>
                    </w:rPr>
                    <w:t>PercentageBusinessPurposeCode</w:t>
                  </w:r>
                  <w:r w:rsidR="00A77494" w:rsidRPr="00DF514D">
                    <w:rPr>
                      <w:rFonts w:asciiTheme="minorHAnsi" w:hAnsiTheme="minorHAnsi" w:cstheme="minorBidi"/>
                      <w:b/>
                      <w:bCs/>
                      <w:rPrChange w:id="7430" w:author="sam sehgal" w:date="2024-08-20T12:49:00Z" w16du:dateUtc="2024-08-20T02:49:00Z">
                        <w:rPr>
                          <w:rFonts w:asciiTheme="minorHAnsi" w:hAnsiTheme="minorHAnsi" w:cstheme="minorBidi"/>
                        </w:rPr>
                      </w:rPrChange>
                    </w:rPr>
                    <w:t>Display</w:t>
                  </w:r>
                  <w:commentRangeStart w:id="7431"/>
                  <w:commentRangeStart w:id="7432"/>
                  <w:r w:rsidR="552F029F" w:rsidRPr="00DF514D">
                    <w:rPr>
                      <w:rFonts w:asciiTheme="minorHAnsi" w:hAnsiTheme="minorHAnsi" w:cstheme="minorBidi"/>
                      <w:b/>
                      <w:bCs/>
                      <w:rPrChange w:id="7433" w:author="sam sehgal" w:date="2024-08-20T12:49:00Z" w16du:dateUtc="2024-08-20T02:49:00Z">
                        <w:rPr>
                          <w:rFonts w:asciiTheme="minorHAnsi" w:hAnsiTheme="minorHAnsi" w:cstheme="minorBidi"/>
                        </w:rPr>
                      </w:rPrChange>
                    </w:rPr>
                    <w:t>&gt;</w:t>
                  </w:r>
                  <w:commentRangeEnd w:id="7431"/>
                  <w:r w:rsidR="19FD5102" w:rsidRPr="00DF514D">
                    <w:rPr>
                      <w:rStyle w:val="CommentReference"/>
                      <w:rFonts w:asciiTheme="minorHAnsi" w:hAnsiTheme="minorHAnsi" w:cstheme="minorBidi"/>
                      <w:b/>
                      <w:bCs/>
                      <w:sz w:val="20"/>
                      <w:szCs w:val="24"/>
                      <w:rPrChange w:id="7434" w:author="sam sehgal" w:date="2024-08-20T12:49:00Z" w16du:dateUtc="2024-08-20T02:49:00Z">
                        <w:rPr>
                          <w:rStyle w:val="CommentReference"/>
                          <w:rFonts w:asciiTheme="minorHAnsi" w:hAnsiTheme="minorHAnsi" w:cstheme="minorBidi"/>
                          <w:sz w:val="20"/>
                          <w:szCs w:val="24"/>
                        </w:rPr>
                      </w:rPrChange>
                    </w:rPr>
                    <w:commentReference w:id="7431"/>
                  </w:r>
                  <w:commentRangeEnd w:id="7432"/>
                  <w:r w:rsidR="19FD5102" w:rsidRPr="00DF514D">
                    <w:rPr>
                      <w:rStyle w:val="CommentReference"/>
                      <w:rFonts w:asciiTheme="minorHAnsi" w:hAnsiTheme="minorHAnsi" w:cstheme="minorBidi"/>
                      <w:b/>
                      <w:bCs/>
                      <w:sz w:val="20"/>
                      <w:szCs w:val="24"/>
                      <w:rPrChange w:id="7435" w:author="sam sehgal" w:date="2024-08-20T12:49:00Z" w16du:dateUtc="2024-08-20T02:49:00Z">
                        <w:rPr>
                          <w:rStyle w:val="CommentReference"/>
                          <w:rFonts w:asciiTheme="minorHAnsi" w:hAnsiTheme="minorHAnsi" w:cstheme="minorBidi"/>
                          <w:sz w:val="20"/>
                          <w:szCs w:val="24"/>
                        </w:rPr>
                      </w:rPrChange>
                    </w:rPr>
                    <w:commentReference w:id="7432"/>
                  </w:r>
                  <w:r w:rsidR="552F029F" w:rsidRPr="00DF514D">
                    <w:rPr>
                      <w:rFonts w:asciiTheme="minorHAnsi" w:hAnsiTheme="minorHAnsi" w:cstheme="minorBidi"/>
                      <w:b/>
                      <w:bCs/>
                      <w:rPrChange w:id="7436" w:author="sam sehgal" w:date="2024-08-20T12:49:00Z" w16du:dateUtc="2024-08-20T02:49:00Z">
                        <w:rPr>
                          <w:rFonts w:asciiTheme="minorHAnsi" w:hAnsiTheme="minorHAnsi" w:cstheme="minorBidi"/>
                        </w:rPr>
                      </w:rPrChange>
                    </w:rPr>
                    <w:t xml:space="preserve"> of the </w:t>
                  </w:r>
                  <w:r w:rsidR="008A2242" w:rsidRPr="00DF514D">
                    <w:rPr>
                      <w:rFonts w:asciiTheme="minorHAnsi" w:hAnsiTheme="minorHAnsi" w:cstheme="minorBidi"/>
                      <w:b/>
                      <w:bCs/>
                      <w:rPrChange w:id="7437" w:author="sam sehgal" w:date="2024-08-20T12:49:00Z" w16du:dateUtc="2024-08-20T02:49:00Z">
                        <w:rPr>
                          <w:rFonts w:asciiTheme="minorHAnsi" w:hAnsiTheme="minorHAnsi" w:cstheme="minorBidi"/>
                        </w:rPr>
                      </w:rPrChange>
                    </w:rPr>
                    <w:t>Insured Address</w:t>
                  </w:r>
                  <w:r w:rsidR="552F029F" w:rsidRPr="00DF514D">
                    <w:rPr>
                      <w:rFonts w:asciiTheme="minorHAnsi" w:hAnsiTheme="minorHAnsi" w:cstheme="minorBidi"/>
                      <w:b/>
                      <w:bCs/>
                      <w:rPrChange w:id="7438" w:author="sam sehgal" w:date="2024-08-20T12:49:00Z" w16du:dateUtc="2024-08-20T02:49:00Z">
                        <w:rPr>
                          <w:rFonts w:asciiTheme="minorHAnsi" w:hAnsiTheme="minorHAnsi" w:cstheme="minorBidi"/>
                        </w:rPr>
                      </w:rPrChange>
                    </w:rPr>
                    <w:t xml:space="preserve"> is used for business purposes. See section </w:t>
                  </w:r>
                  <w:commentRangeStart w:id="7439"/>
                  <w:commentRangeStart w:id="7440"/>
                  <w:del w:id="7441" w:author="sam sehgal" w:date="2024-10-14T15:59:00Z" w16du:dateUtc="2024-10-14T04:59:00Z">
                    <w:r w:rsidR="552F029F" w:rsidRPr="00DF514D" w:rsidDel="00C66472">
                      <w:rPr>
                        <w:rFonts w:asciiTheme="minorHAnsi" w:hAnsiTheme="minorHAnsi" w:cstheme="minorBidi"/>
                        <w:b/>
                        <w:bCs/>
                        <w:rPrChange w:id="7442" w:author="sam sehgal" w:date="2024-08-20T12:49:00Z" w16du:dateUtc="2024-08-20T02:49:00Z">
                          <w:rPr>
                            <w:rFonts w:asciiTheme="minorHAnsi" w:hAnsiTheme="minorHAnsi" w:cstheme="minorBidi"/>
                          </w:rPr>
                        </w:rPrChange>
                      </w:rPr>
                      <w:delText>“</w:delText>
                    </w:r>
                  </w:del>
                  <w:commentRangeEnd w:id="7439"/>
                  <w:r w:rsidR="19FD5102" w:rsidRPr="00DF514D">
                    <w:rPr>
                      <w:rStyle w:val="CommentReference"/>
                      <w:rFonts w:asciiTheme="minorHAnsi" w:hAnsiTheme="minorHAnsi" w:cstheme="minorBidi"/>
                      <w:b/>
                      <w:bCs/>
                      <w:sz w:val="20"/>
                      <w:szCs w:val="24"/>
                      <w:rPrChange w:id="7443" w:author="sam sehgal" w:date="2024-08-20T12:49:00Z" w16du:dateUtc="2024-08-20T02:49:00Z">
                        <w:rPr>
                          <w:rStyle w:val="CommentReference"/>
                          <w:rFonts w:asciiTheme="minorHAnsi" w:hAnsiTheme="minorHAnsi" w:cstheme="minorBidi"/>
                          <w:sz w:val="20"/>
                          <w:szCs w:val="24"/>
                        </w:rPr>
                      </w:rPrChange>
                    </w:rPr>
                    <w:commentReference w:id="7439"/>
                  </w:r>
                  <w:commentRangeEnd w:id="7440"/>
                  <w:r w:rsidR="19FD5102" w:rsidRPr="00DF514D">
                    <w:rPr>
                      <w:rStyle w:val="CommentReference"/>
                      <w:rFonts w:asciiTheme="minorHAnsi" w:hAnsiTheme="minorHAnsi" w:cstheme="minorBidi"/>
                      <w:b/>
                      <w:bCs/>
                      <w:sz w:val="20"/>
                      <w:szCs w:val="24"/>
                      <w:rPrChange w:id="7444" w:author="sam sehgal" w:date="2024-08-20T12:49:00Z" w16du:dateUtc="2024-08-20T02:49:00Z">
                        <w:rPr>
                          <w:rStyle w:val="CommentReference"/>
                          <w:rFonts w:asciiTheme="minorHAnsi" w:hAnsiTheme="minorHAnsi" w:cstheme="minorBidi"/>
                          <w:sz w:val="20"/>
                          <w:szCs w:val="24"/>
                        </w:rPr>
                      </w:rPrChange>
                    </w:rPr>
                    <w:commentReference w:id="7440"/>
                  </w:r>
                  <w:r w:rsidR="394F5607" w:rsidRPr="00DF514D">
                    <w:rPr>
                      <w:rFonts w:asciiTheme="minorHAnsi" w:hAnsiTheme="minorHAnsi" w:cstheme="minorBidi"/>
                      <w:b/>
                      <w:bCs/>
                      <w:rPrChange w:id="7445" w:author="sam sehgal" w:date="2024-08-20T12:49:00Z" w16du:dateUtc="2024-08-20T02:49:00Z">
                        <w:rPr>
                          <w:rFonts w:asciiTheme="minorHAnsi" w:hAnsiTheme="minorHAnsi" w:cstheme="minorBidi"/>
                        </w:rPr>
                      </w:rPrChange>
                    </w:rPr>
                    <w:t>’</w:t>
                  </w:r>
                  <w:r w:rsidR="552F029F" w:rsidRPr="00DF514D">
                    <w:rPr>
                      <w:rFonts w:asciiTheme="minorHAnsi" w:hAnsiTheme="minorHAnsi" w:cstheme="minorBidi"/>
                      <w:b/>
                      <w:bCs/>
                      <w:rPrChange w:id="7446" w:author="sam sehgal" w:date="2024-08-20T12:49:00Z" w16du:dateUtc="2024-08-20T02:49:00Z">
                        <w:rPr>
                          <w:rFonts w:asciiTheme="minorHAnsi" w:hAnsiTheme="minorHAnsi" w:cstheme="minorBidi"/>
                        </w:rPr>
                      </w:rPrChange>
                    </w:rPr>
                    <w:t xml:space="preserve">Special conditions </w:t>
                  </w:r>
                  <w:r w:rsidR="6F8A0560" w:rsidRPr="00DF514D">
                    <w:rPr>
                      <w:rFonts w:asciiTheme="minorHAnsi" w:hAnsiTheme="minorHAnsi" w:cstheme="minorBidi"/>
                      <w:b/>
                      <w:bCs/>
                      <w:rPrChange w:id="7447" w:author="sam sehgal" w:date="2024-08-20T12:49:00Z" w16du:dateUtc="2024-08-20T02:49:00Z">
                        <w:rPr>
                          <w:rFonts w:asciiTheme="minorHAnsi" w:hAnsiTheme="minorHAnsi" w:cstheme="minorBidi"/>
                        </w:rPr>
                      </w:rPrChange>
                    </w:rPr>
                    <w:t xml:space="preserve">and </w:t>
                  </w:r>
                  <w:commentRangeStart w:id="7448"/>
                  <w:commentRangeStart w:id="7449"/>
                  <w:r w:rsidR="6F8A0560" w:rsidRPr="00DF514D">
                    <w:rPr>
                      <w:rFonts w:asciiTheme="minorHAnsi" w:hAnsiTheme="minorHAnsi" w:cstheme="minorBidi"/>
                      <w:b/>
                      <w:bCs/>
                      <w:rPrChange w:id="7450" w:author="sam sehgal" w:date="2024-08-20T12:49:00Z" w16du:dateUtc="2024-08-20T02:49:00Z">
                        <w:rPr>
                          <w:rFonts w:asciiTheme="minorHAnsi" w:hAnsiTheme="minorHAnsi" w:cstheme="minorBidi"/>
                        </w:rPr>
                      </w:rPrChange>
                    </w:rPr>
                    <w:t>important</w:t>
                  </w:r>
                  <w:commentRangeEnd w:id="7448"/>
                  <w:r w:rsidR="19FD5102" w:rsidRPr="00DF514D">
                    <w:rPr>
                      <w:rStyle w:val="CommentReference"/>
                      <w:rFonts w:asciiTheme="minorHAnsi" w:hAnsiTheme="minorHAnsi" w:cstheme="minorBidi"/>
                      <w:b/>
                      <w:bCs/>
                      <w:sz w:val="20"/>
                      <w:szCs w:val="24"/>
                      <w:rPrChange w:id="7451" w:author="sam sehgal" w:date="2024-08-20T12:49:00Z" w16du:dateUtc="2024-08-20T02:49:00Z">
                        <w:rPr>
                          <w:rStyle w:val="CommentReference"/>
                          <w:rFonts w:asciiTheme="minorHAnsi" w:hAnsiTheme="minorHAnsi" w:cstheme="minorBidi"/>
                          <w:sz w:val="20"/>
                          <w:szCs w:val="24"/>
                        </w:rPr>
                      </w:rPrChange>
                    </w:rPr>
                    <w:commentReference w:id="7448"/>
                  </w:r>
                  <w:commentRangeEnd w:id="7449"/>
                  <w:r w:rsidR="00444053" w:rsidRPr="00DF514D">
                    <w:rPr>
                      <w:rStyle w:val="CommentReference"/>
                      <w:rFonts w:asciiTheme="minorHAnsi" w:hAnsiTheme="minorHAnsi" w:cstheme="minorBidi"/>
                      <w:b/>
                      <w:bCs/>
                      <w:sz w:val="20"/>
                      <w:szCs w:val="24"/>
                      <w:rPrChange w:id="7452" w:author="sam sehgal" w:date="2024-08-20T12:49:00Z" w16du:dateUtc="2024-08-20T02:49:00Z">
                        <w:rPr>
                          <w:rStyle w:val="CommentReference"/>
                          <w:rFonts w:asciiTheme="minorHAnsi" w:hAnsiTheme="minorHAnsi" w:cstheme="minorBidi"/>
                          <w:sz w:val="20"/>
                          <w:szCs w:val="24"/>
                        </w:rPr>
                      </w:rPrChange>
                    </w:rPr>
                    <w:commentReference w:id="7449"/>
                  </w:r>
                  <w:r w:rsidR="6F8A0560" w:rsidRPr="00DF514D">
                    <w:rPr>
                      <w:rFonts w:asciiTheme="minorHAnsi" w:hAnsiTheme="minorHAnsi" w:cstheme="minorBidi"/>
                      <w:b/>
                      <w:bCs/>
                      <w:rPrChange w:id="7453" w:author="sam sehgal" w:date="2024-08-20T12:49:00Z" w16du:dateUtc="2024-08-20T02:49:00Z">
                        <w:rPr>
                          <w:rFonts w:asciiTheme="minorHAnsi" w:hAnsiTheme="minorHAnsi" w:cstheme="minorBidi"/>
                        </w:rPr>
                      </w:rPrChange>
                    </w:rPr>
                    <w:t xml:space="preserve"> notices</w:t>
                  </w:r>
                  <w:r w:rsidR="394F5607" w:rsidRPr="00DF514D">
                    <w:rPr>
                      <w:rFonts w:asciiTheme="minorHAnsi" w:hAnsiTheme="minorHAnsi" w:cstheme="minorBidi"/>
                      <w:b/>
                      <w:bCs/>
                      <w:rPrChange w:id="7454" w:author="sam sehgal" w:date="2024-08-20T12:49:00Z" w16du:dateUtc="2024-08-20T02:49:00Z">
                        <w:rPr>
                          <w:rFonts w:asciiTheme="minorHAnsi" w:hAnsiTheme="minorHAnsi" w:cstheme="minorBidi"/>
                        </w:rPr>
                      </w:rPrChange>
                    </w:rPr>
                    <w:t>’</w:t>
                  </w:r>
                  <w:r w:rsidR="552F029F" w:rsidRPr="00DF514D">
                    <w:rPr>
                      <w:rFonts w:asciiTheme="minorHAnsi" w:hAnsiTheme="minorHAnsi" w:cstheme="minorBidi"/>
                      <w:b/>
                      <w:bCs/>
                      <w:rPrChange w:id="7455" w:author="sam sehgal" w:date="2024-08-20T12:49:00Z" w16du:dateUtc="2024-08-20T02:49:00Z">
                        <w:rPr>
                          <w:rFonts w:asciiTheme="minorHAnsi" w:hAnsiTheme="minorHAnsi" w:cstheme="minorBidi"/>
                        </w:rPr>
                      </w:rPrChange>
                    </w:rPr>
                    <w:t xml:space="preserve"> below</w:t>
                  </w:r>
                  <w:del w:id="7456" w:author="sam sehgal" w:date="2024-12-19T11:26:00Z" w16du:dateUtc="2024-12-19T00:26:00Z">
                    <w:r w:rsidR="552F029F" w:rsidRPr="00262A1B" w:rsidDel="00262A1B">
                      <w:rPr>
                        <w:rFonts w:asciiTheme="minorHAnsi" w:hAnsiTheme="minorHAnsi" w:cstheme="minorBidi"/>
                        <w:b/>
                        <w:bCs/>
                        <w:highlight w:val="green"/>
                        <w:rPrChange w:id="7457" w:author="sam sehgal" w:date="2024-12-19T11:26:00Z" w16du:dateUtc="2024-12-19T00:26:00Z">
                          <w:rPr>
                            <w:rFonts w:asciiTheme="minorHAnsi" w:hAnsiTheme="minorHAnsi" w:cstheme="minorBidi"/>
                          </w:rPr>
                        </w:rPrChange>
                      </w:rPr>
                      <w:delText>.</w:delText>
                    </w:r>
                  </w:del>
                </w:p>
              </w:tc>
            </w:tr>
          </w:tbl>
          <w:p w14:paraId="5F55B3F7" w14:textId="77777777" w:rsidR="00D2791C" w:rsidRPr="003E2D60" w:rsidRDefault="00D2791C" w:rsidP="00D2791C">
            <w:pPr>
              <w:tabs>
                <w:tab w:val="left" w:pos="1800"/>
              </w:tabs>
              <w:rPr>
                <w:b/>
                <w:bCs/>
              </w:rPr>
            </w:pPr>
          </w:p>
        </w:tc>
        <w:tc>
          <w:tcPr>
            <w:tcW w:w="1984" w:type="dxa"/>
          </w:tcPr>
          <w:p w14:paraId="2B29661E" w14:textId="18B85095" w:rsidR="0024691C" w:rsidRPr="003E2D60" w:rsidRDefault="00D2791C" w:rsidP="00D2791C">
            <w:pPr>
              <w:tabs>
                <w:tab w:val="left" w:pos="1800"/>
              </w:tabs>
              <w:rPr>
                <w:rFonts w:asciiTheme="minorHAnsi" w:hAnsiTheme="minorHAnsi"/>
                <w:sz w:val="20"/>
                <w:szCs w:val="20"/>
              </w:rPr>
            </w:pPr>
            <w:r w:rsidRPr="003E2D60">
              <w:rPr>
                <w:rFonts w:asciiTheme="minorHAnsi" w:hAnsiTheme="minorHAnsi"/>
                <w:b/>
                <w:bCs/>
                <w:sz w:val="20"/>
                <w:szCs w:val="20"/>
              </w:rPr>
              <w:t>IF</w:t>
            </w:r>
            <w:r w:rsidRPr="003E2D60">
              <w:rPr>
                <w:rFonts w:asciiTheme="minorHAnsi" w:hAnsiTheme="minorHAnsi"/>
                <w:sz w:val="20"/>
                <w:szCs w:val="20"/>
              </w:rPr>
              <w:t xml:space="preserve"> &lt;ProductCode&gt; = “Home” </w:t>
            </w:r>
            <w:r w:rsidRPr="003E2D60">
              <w:rPr>
                <w:rFonts w:asciiTheme="minorHAnsi" w:hAnsiTheme="minorHAnsi"/>
                <w:b/>
                <w:bCs/>
                <w:sz w:val="20"/>
                <w:szCs w:val="20"/>
              </w:rPr>
              <w:t>AND</w:t>
            </w:r>
            <w:r w:rsidRPr="003E2D60">
              <w:rPr>
                <w:rFonts w:asciiTheme="minorHAnsi" w:hAnsiTheme="minorHAnsi"/>
                <w:sz w:val="20"/>
                <w:szCs w:val="20"/>
              </w:rPr>
              <w:t xml:space="preserve"> </w:t>
            </w:r>
            <w:del w:id="7458" w:author="Sue Simnor (EXT Idiom)" w:date="2024-09-19T16:31:00Z" w16du:dateUtc="2024-09-19T06:31:00Z">
              <w:r w:rsidR="00075D33" w:rsidRPr="003E2D60">
                <w:rPr>
                  <w:rFonts w:asciiTheme="minorHAnsi" w:hAnsiTheme="minorHAnsi"/>
                  <w:b/>
                  <w:bCs/>
                  <w:sz w:val="20"/>
                  <w:szCs w:val="20"/>
                </w:rPr>
                <w:delText>AND</w:delText>
              </w:r>
            </w:del>
            <w:r w:rsidR="00075D33" w:rsidRPr="003E2D60">
              <w:rPr>
                <w:rFonts w:asciiTheme="minorHAnsi" w:hAnsiTheme="minorHAnsi"/>
                <w:sz w:val="20"/>
                <w:szCs w:val="20"/>
              </w:rPr>
              <w:t xml:space="preserve"> &lt;BusinessPurposeCode&gt;= “</w:t>
            </w:r>
            <w:r w:rsidR="00075D33">
              <w:rPr>
                <w:rFonts w:asciiTheme="minorHAnsi" w:hAnsiTheme="minorHAnsi"/>
                <w:sz w:val="20"/>
                <w:szCs w:val="20"/>
              </w:rPr>
              <w:t>1</w:t>
            </w:r>
            <w:r w:rsidR="00075D33" w:rsidRPr="003E2D60">
              <w:rPr>
                <w:rFonts w:asciiTheme="minorHAnsi" w:hAnsiTheme="minorHAnsi"/>
                <w:sz w:val="20"/>
                <w:szCs w:val="20"/>
              </w:rPr>
              <w:t>|HomeUsageBusinessUse</w:t>
            </w:r>
            <w:r w:rsidR="00075D33">
              <w:rPr>
                <w:rFonts w:asciiTheme="minorHAnsi" w:hAnsiTheme="minorHAnsi"/>
                <w:sz w:val="20"/>
                <w:szCs w:val="20"/>
              </w:rPr>
              <w:t>Yes</w:t>
            </w:r>
            <w:r w:rsidR="00BF4A7D">
              <w:rPr>
                <w:rFonts w:asciiTheme="minorHAnsi" w:hAnsiTheme="minorHAnsi"/>
                <w:sz w:val="20"/>
                <w:szCs w:val="20"/>
              </w:rPr>
              <w:t>”</w:t>
            </w:r>
            <w:r w:rsidR="0043590F">
              <w:rPr>
                <w:rFonts w:asciiTheme="minorHAnsi" w:hAnsiTheme="minorHAnsi"/>
                <w:sz w:val="20"/>
                <w:szCs w:val="20"/>
              </w:rPr>
              <w:t xml:space="preserve"> </w:t>
            </w:r>
            <w:r w:rsidR="00BF4A7D">
              <w:rPr>
                <w:rFonts w:asciiTheme="minorHAnsi" w:hAnsiTheme="minorHAnsi"/>
                <w:sz w:val="20"/>
                <w:szCs w:val="20"/>
              </w:rPr>
              <w:t xml:space="preserve">AND </w:t>
            </w:r>
            <w:r w:rsidRPr="003E2D60">
              <w:rPr>
                <w:rFonts w:asciiTheme="minorHAnsi" w:hAnsiTheme="minorHAnsi"/>
                <w:sz w:val="20"/>
                <w:szCs w:val="20"/>
              </w:rPr>
              <w:t>&lt;</w:t>
            </w:r>
            <w:r w:rsidR="00E209F2" w:rsidRPr="003E2D60">
              <w:rPr>
                <w:rFonts w:asciiTheme="minorHAnsi" w:hAnsiTheme="minorHAnsi"/>
                <w:sz w:val="20"/>
                <w:szCs w:val="20"/>
              </w:rPr>
              <w:t>PercentageBusinessPurposeCode</w:t>
            </w:r>
            <w:r w:rsidRPr="003E2D60">
              <w:rPr>
                <w:rFonts w:asciiTheme="minorHAnsi" w:hAnsiTheme="minorHAnsi"/>
                <w:sz w:val="20"/>
                <w:szCs w:val="20"/>
              </w:rPr>
              <w:t xml:space="preserve">&gt; </w:t>
            </w:r>
            <w:r w:rsidR="0024691C" w:rsidRPr="003E2D60">
              <w:rPr>
                <w:rFonts w:asciiTheme="minorHAnsi" w:hAnsiTheme="minorHAnsi"/>
                <w:sz w:val="20"/>
                <w:szCs w:val="20"/>
              </w:rPr>
              <w:t>= “</w:t>
            </w:r>
            <w:r w:rsidR="00981863" w:rsidRPr="003E2D60">
              <w:rPr>
                <w:rFonts w:asciiTheme="minorHAnsi" w:hAnsiTheme="minorHAnsi"/>
                <w:sz w:val="20"/>
                <w:szCs w:val="20"/>
              </w:rPr>
              <w:t>1|0to25</w:t>
            </w:r>
            <w:r w:rsidR="0024691C" w:rsidRPr="003E2D60">
              <w:rPr>
                <w:rFonts w:asciiTheme="minorHAnsi" w:hAnsiTheme="minorHAnsi"/>
                <w:sz w:val="20"/>
                <w:szCs w:val="20"/>
              </w:rPr>
              <w:t>”</w:t>
            </w:r>
            <w:r w:rsidR="00981863" w:rsidRPr="003E2D60">
              <w:rPr>
                <w:rFonts w:asciiTheme="minorHAnsi" w:hAnsiTheme="minorHAnsi"/>
                <w:sz w:val="20"/>
                <w:szCs w:val="20"/>
              </w:rPr>
              <w:t xml:space="preserve"> or “2|26to49” </w:t>
            </w:r>
            <w:r w:rsidR="00981863" w:rsidRPr="00BA2FD3">
              <w:rPr>
                <w:rFonts w:asciiTheme="minorHAnsi" w:hAnsiTheme="minorHAnsi"/>
                <w:sz w:val="20"/>
                <w:szCs w:val="20"/>
                <w:highlight w:val="cyan"/>
              </w:rPr>
              <w:t>or “</w:t>
            </w:r>
            <w:r w:rsidR="00BC6395" w:rsidRPr="00BA2FD3">
              <w:rPr>
                <w:rFonts w:asciiTheme="minorHAnsi" w:hAnsiTheme="minorHAnsi"/>
                <w:sz w:val="20"/>
                <w:szCs w:val="20"/>
                <w:highlight w:val="cyan"/>
              </w:rPr>
              <w:t>3|50orMore”</w:t>
            </w:r>
          </w:p>
          <w:p w14:paraId="1E906A62" w14:textId="6E3F46F7" w:rsidR="00D2791C" w:rsidRPr="003E2D60" w:rsidRDefault="00D2791C" w:rsidP="00D2791C">
            <w:pPr>
              <w:tabs>
                <w:tab w:val="left" w:pos="1800"/>
              </w:tabs>
              <w:rPr>
                <w:rFonts w:asciiTheme="minorHAnsi" w:hAnsiTheme="minorHAnsi"/>
                <w:sz w:val="20"/>
                <w:szCs w:val="20"/>
              </w:rPr>
            </w:pPr>
            <w:r w:rsidRPr="003E2D60">
              <w:rPr>
                <w:rFonts w:asciiTheme="minorHAnsi" w:hAnsiTheme="minorHAnsi"/>
                <w:b/>
                <w:bCs/>
                <w:sz w:val="20"/>
                <w:szCs w:val="20"/>
              </w:rPr>
              <w:t>THEN</w:t>
            </w:r>
            <w:r w:rsidRPr="003E2D60">
              <w:rPr>
                <w:rFonts w:asciiTheme="minorHAnsi" w:hAnsiTheme="minorHAnsi"/>
                <w:sz w:val="20"/>
                <w:szCs w:val="20"/>
              </w:rPr>
              <w:t xml:space="preserve"> display</w:t>
            </w:r>
          </w:p>
          <w:p w14:paraId="2A794562" w14:textId="3D767371" w:rsidR="00C85CAD" w:rsidRPr="003E2D60" w:rsidRDefault="00957F4D" w:rsidP="00C85CAD">
            <w:pPr>
              <w:pStyle w:val="TableBodycopy"/>
              <w:rPr>
                <w:rFonts w:asciiTheme="minorHAnsi" w:hAnsiTheme="minorHAnsi" w:cstheme="minorHAnsi"/>
                <w:b/>
                <w:bCs/>
              </w:rPr>
            </w:pPr>
            <w:r w:rsidRPr="003E2D60">
              <w:rPr>
                <w:rFonts w:asciiTheme="minorHAnsi" w:hAnsiTheme="minorHAnsi" w:cstheme="minorHAnsi"/>
                <w:b/>
                <w:bCs/>
                <w:szCs w:val="20"/>
              </w:rPr>
              <w:t>ELSEIF</w:t>
            </w:r>
          </w:p>
          <w:p w14:paraId="17A4DB2F" w14:textId="77777777" w:rsidR="00C85CAD" w:rsidRPr="003E2D60" w:rsidRDefault="00C85CAD" w:rsidP="00D2791C">
            <w:pPr>
              <w:tabs>
                <w:tab w:val="left" w:pos="1800"/>
              </w:tabs>
              <w:rPr>
                <w:rFonts w:asciiTheme="minorHAnsi" w:hAnsiTheme="minorHAnsi"/>
                <w:sz w:val="20"/>
                <w:szCs w:val="20"/>
              </w:rPr>
            </w:pPr>
          </w:p>
          <w:p w14:paraId="304443B1" w14:textId="7D91C42E" w:rsidR="00B07F18" w:rsidRPr="003E2D60" w:rsidRDefault="0043590F" w:rsidP="00D2791C">
            <w:pPr>
              <w:tabs>
                <w:tab w:val="left" w:pos="1800"/>
              </w:tabs>
              <w:rPr>
                <w:rFonts w:asciiTheme="minorHAnsi" w:hAnsiTheme="minorHAnsi"/>
                <w:sz w:val="20"/>
                <w:szCs w:val="20"/>
              </w:rPr>
            </w:pPr>
            <w:r>
              <w:rPr>
                <w:rFonts w:asciiTheme="minorHAnsi" w:hAnsiTheme="minorHAnsi"/>
                <w:sz w:val="20"/>
                <w:szCs w:val="20"/>
              </w:rPr>
              <w:t>Includes Migrating customers</w:t>
            </w:r>
          </w:p>
          <w:p w14:paraId="75E5F786" w14:textId="583CC5DF" w:rsidR="00B07F18" w:rsidRPr="003E2D60" w:rsidRDefault="00B07F18" w:rsidP="00B07F18">
            <w:pPr>
              <w:tabs>
                <w:tab w:val="left" w:pos="1800"/>
              </w:tabs>
              <w:rPr>
                <w:rFonts w:asciiTheme="minorHAnsi" w:hAnsiTheme="minorHAnsi" w:cstheme="minorHAnsi"/>
                <w:bCs/>
                <w:sz w:val="20"/>
                <w:szCs w:val="20"/>
              </w:rPr>
            </w:pPr>
          </w:p>
        </w:tc>
        <w:tc>
          <w:tcPr>
            <w:tcW w:w="1560" w:type="dxa"/>
          </w:tcPr>
          <w:p w14:paraId="74CDEE85" w14:textId="77777777" w:rsidR="005C61C1" w:rsidRPr="00D7158D" w:rsidRDefault="005C61C1" w:rsidP="005C61C1">
            <w:pPr>
              <w:spacing w:after="120"/>
              <w:rPr>
                <w:rFonts w:asciiTheme="minorHAnsi" w:hAnsiTheme="minorHAnsi" w:cstheme="minorHAnsi"/>
                <w:color w:val="000000"/>
                <w:sz w:val="18"/>
                <w:szCs w:val="18"/>
                <w:rPrChange w:id="7459"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460" w:author="sam sehgal" w:date="2024-10-14T16:19:00Z" w16du:dateUtc="2024-10-14T05:19:00Z">
                  <w:rPr>
                    <w:rFonts w:asciiTheme="minorHAnsi" w:hAnsiTheme="minorHAnsi" w:cstheme="minorHAnsi"/>
                    <w:color w:val="000000"/>
                    <w:sz w:val="14"/>
                    <w:szCs w:val="14"/>
                  </w:rPr>
                </w:rPrChange>
              </w:rPr>
              <w:t>Column 1 text:</w:t>
            </w:r>
          </w:p>
          <w:p w14:paraId="1B445CBB" w14:textId="77777777" w:rsidR="005C61C1" w:rsidRPr="00D7158D" w:rsidRDefault="005C61C1" w:rsidP="005C61C1">
            <w:pPr>
              <w:spacing w:after="120"/>
              <w:rPr>
                <w:rFonts w:asciiTheme="minorHAnsi" w:hAnsiTheme="minorHAnsi" w:cstheme="minorHAnsi"/>
                <w:color w:val="000000"/>
                <w:sz w:val="18"/>
                <w:szCs w:val="18"/>
                <w:rPrChange w:id="7461"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462" w:author="sam sehgal" w:date="2024-10-14T16:19:00Z" w16du:dateUtc="2024-10-14T05:19:00Z">
                  <w:rPr>
                    <w:rFonts w:asciiTheme="minorHAnsi" w:hAnsiTheme="minorHAnsi" w:cstheme="minorHAnsi"/>
                    <w:color w:val="000000"/>
                    <w:sz w:val="14"/>
                    <w:szCs w:val="14"/>
                  </w:rPr>
                </w:rPrChange>
              </w:rPr>
              <w:t xml:space="preserve">Bodycopy_COI </w:t>
            </w:r>
          </w:p>
          <w:p w14:paraId="28A62184" w14:textId="77777777" w:rsidR="005C61C1" w:rsidRPr="00D7158D" w:rsidRDefault="005C61C1" w:rsidP="005C61C1">
            <w:pPr>
              <w:spacing w:after="120"/>
              <w:rPr>
                <w:rFonts w:asciiTheme="minorHAnsi" w:hAnsiTheme="minorHAnsi" w:cstheme="minorHAnsi"/>
                <w:color w:val="000000"/>
                <w:sz w:val="18"/>
                <w:szCs w:val="18"/>
                <w:rPrChange w:id="7463"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464" w:author="sam sehgal" w:date="2024-10-14T16:19:00Z" w16du:dateUtc="2024-10-14T05:19:00Z">
                  <w:rPr>
                    <w:rFonts w:asciiTheme="minorHAnsi" w:hAnsiTheme="minorHAnsi" w:cstheme="minorHAnsi"/>
                    <w:color w:val="000000"/>
                    <w:sz w:val="14"/>
                    <w:szCs w:val="14"/>
                  </w:rPr>
                </w:rPrChange>
              </w:rPr>
              <w:t>Column 2 text:</w:t>
            </w:r>
          </w:p>
          <w:p w14:paraId="1255C5FF" w14:textId="0860858C" w:rsidR="00D2791C" w:rsidRPr="00D7158D" w:rsidRDefault="005C61C1" w:rsidP="005C61C1">
            <w:pPr>
              <w:tabs>
                <w:tab w:val="left" w:pos="1800"/>
              </w:tabs>
              <w:rPr>
                <w:rFonts w:asciiTheme="minorHAnsi" w:hAnsiTheme="minorHAnsi" w:cstheme="minorHAnsi"/>
                <w:bCs/>
                <w:sz w:val="18"/>
                <w:szCs w:val="18"/>
                <w:rPrChange w:id="7465" w:author="sam sehgal" w:date="2024-10-14T16:19:00Z" w16du:dateUtc="2024-10-14T05:19:00Z">
                  <w:rPr>
                    <w:rFonts w:asciiTheme="minorHAnsi" w:hAnsiTheme="minorHAnsi" w:cstheme="minorHAnsi"/>
                    <w:bCs/>
                    <w:sz w:val="20"/>
                    <w:szCs w:val="20"/>
                  </w:rPr>
                </w:rPrChange>
              </w:rPr>
            </w:pPr>
            <w:r w:rsidRPr="00D7158D">
              <w:rPr>
                <w:rFonts w:asciiTheme="minorHAnsi" w:hAnsiTheme="minorHAnsi" w:cstheme="minorHAnsi"/>
                <w:color w:val="000000"/>
                <w:sz w:val="18"/>
                <w:szCs w:val="18"/>
                <w:rPrChange w:id="7466" w:author="sam sehgal" w:date="2024-10-14T16:19:00Z" w16du:dateUtc="2024-10-14T05:19:00Z">
                  <w:rPr>
                    <w:rFonts w:asciiTheme="minorHAnsi" w:hAnsiTheme="minorHAnsi" w:cstheme="minorHAnsi"/>
                    <w:color w:val="000000"/>
                    <w:sz w:val="14"/>
                    <w:szCs w:val="14"/>
                  </w:rPr>
                </w:rPrChange>
              </w:rPr>
              <w:t>Bullet_1_B_COI</w:t>
            </w:r>
          </w:p>
        </w:tc>
      </w:tr>
      <w:tr w:rsidR="00266F32" w:rsidRPr="00BD6987" w14:paraId="3579D8AA" w14:textId="77777777" w:rsidTr="00BA2FD3">
        <w:trPr>
          <w:cantSplit/>
          <w:trHeight w:val="725"/>
        </w:trPr>
        <w:tc>
          <w:tcPr>
            <w:tcW w:w="1013" w:type="dxa"/>
            <w:vMerge/>
          </w:tcPr>
          <w:p w14:paraId="193ED08D" w14:textId="77777777" w:rsidR="00266F32" w:rsidRPr="00BD6987" w:rsidRDefault="00266F32" w:rsidP="00266F32">
            <w:pPr>
              <w:tabs>
                <w:tab w:val="left" w:pos="1800"/>
              </w:tabs>
              <w:rPr>
                <w:rFonts w:asciiTheme="minorHAnsi" w:hAnsiTheme="minorHAnsi" w:cstheme="minorHAnsi"/>
                <w:b/>
                <w:sz w:val="20"/>
                <w:szCs w:val="20"/>
              </w:rPr>
            </w:pPr>
          </w:p>
        </w:tc>
        <w:tc>
          <w:tcPr>
            <w:tcW w:w="2101" w:type="dxa"/>
            <w:vMerge/>
          </w:tcPr>
          <w:p w14:paraId="19D3824C" w14:textId="77777777" w:rsidR="00266F32" w:rsidRPr="00BD6987" w:rsidRDefault="00266F32" w:rsidP="00266F32">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802" w:type="dxa"/>
              <w:tblBorders>
                <w:bottom w:val="single" w:sz="4" w:space="0" w:color="auto"/>
              </w:tblBorders>
              <w:tblLayout w:type="fixed"/>
              <w:tblLook w:val="04A0" w:firstRow="1" w:lastRow="0" w:firstColumn="1" w:lastColumn="0" w:noHBand="0" w:noVBand="1"/>
              <w:tblPrChange w:id="7467" w:author="sam sehgal" w:date="2024-08-20T12:49:00Z" w16du:dateUtc="2024-08-20T02:49: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287"/>
              <w:gridCol w:w="5515"/>
              <w:tblGridChange w:id="7468">
                <w:tblGrid>
                  <w:gridCol w:w="2287"/>
                  <w:gridCol w:w="291"/>
                  <w:gridCol w:w="5224"/>
                  <w:gridCol w:w="993"/>
                </w:tblGrid>
              </w:tblGridChange>
            </w:tblGrid>
            <w:tr w:rsidR="00266F32" w:rsidRPr="00470140" w14:paraId="26481765" w14:textId="77777777" w:rsidTr="00DF514D">
              <w:trPr>
                <w:trHeight w:val="445"/>
                <w:trPrChange w:id="7469" w:author="sam sehgal" w:date="2024-08-20T12:49:00Z" w16du:dateUtc="2024-08-20T02:49:00Z">
                  <w:trPr>
                    <w:trHeight w:val="263"/>
                  </w:trPr>
                </w:trPrChange>
              </w:trPr>
              <w:tc>
                <w:tcPr>
                  <w:tcW w:w="2287" w:type="dxa"/>
                  <w:noWrap/>
                  <w:vAlign w:val="center"/>
                  <w:hideMark/>
                  <w:tcPrChange w:id="7470" w:author="sam sehgal" w:date="2024-08-20T12:49:00Z" w16du:dateUtc="2024-08-20T02:49:00Z">
                    <w:tcPr>
                      <w:tcW w:w="2578" w:type="dxa"/>
                      <w:gridSpan w:val="2"/>
                      <w:noWrap/>
                      <w:vAlign w:val="center"/>
                      <w:hideMark/>
                    </w:tcPr>
                  </w:tcPrChange>
                </w:tcPr>
                <w:p w14:paraId="6797C24B" w14:textId="03389620" w:rsidR="00266F32" w:rsidRPr="00470140" w:rsidRDefault="00266F32" w:rsidP="00266F32">
                  <w:pPr>
                    <w:pStyle w:val="BodycopyCOI"/>
                  </w:pPr>
                  <w:r w:rsidRPr="00470140">
                    <w:t xml:space="preserve">You describe your </w:t>
                  </w:r>
                  <w:r w:rsidRPr="00470140">
                    <w:rPr>
                      <w:rFonts w:eastAsia="Arial" w:cs="Arial"/>
                    </w:rPr>
                    <w:t xml:space="preserve">Insured Address </w:t>
                  </w:r>
                  <w:r w:rsidRPr="00470140">
                    <w:t>as:</w:t>
                  </w:r>
                </w:p>
              </w:tc>
              <w:tc>
                <w:tcPr>
                  <w:tcW w:w="5515" w:type="dxa"/>
                  <w:noWrap/>
                  <w:vAlign w:val="bottom"/>
                  <w:hideMark/>
                  <w:tcPrChange w:id="7471" w:author="sam sehgal" w:date="2024-08-20T12:49:00Z" w16du:dateUtc="2024-08-20T02:49:00Z">
                    <w:tcPr>
                      <w:tcW w:w="6217" w:type="dxa"/>
                      <w:gridSpan w:val="2"/>
                      <w:noWrap/>
                      <w:vAlign w:val="bottom"/>
                      <w:hideMark/>
                    </w:tcPr>
                  </w:tcPrChange>
                </w:tcPr>
                <w:p w14:paraId="44059C40" w14:textId="3C65A4F4" w:rsidR="00266F32" w:rsidRPr="00470140" w:rsidRDefault="00266F32" w:rsidP="00266F32">
                  <w:pPr>
                    <w:pStyle w:val="TableBodycopy"/>
                    <w:rPr>
                      <w:b/>
                      <w:bCs/>
                    </w:rPr>
                  </w:pPr>
                  <w:r w:rsidRPr="00470140">
                    <w:rPr>
                      <w:b/>
                      <w:bCs/>
                    </w:rPr>
                    <w:t xml:space="preserve">• </w:t>
                  </w:r>
                  <w:r w:rsidR="00144F6D" w:rsidRPr="00470140">
                    <w:rPr>
                      <w:rFonts w:asciiTheme="minorHAnsi" w:hAnsiTheme="minorHAnsi" w:cstheme="minorBidi"/>
                      <w:b/>
                      <w:bCs/>
                      <w:rPrChange w:id="7472" w:author="Sam Sehgal (EXT Idiom)" w:date="2024-12-17T13:59:00Z" w16du:dateUtc="2024-12-17T02:59:00Z">
                        <w:rPr>
                          <w:rFonts w:asciiTheme="minorHAnsi" w:hAnsiTheme="minorHAnsi" w:cstheme="minorBidi"/>
                        </w:rPr>
                      </w:rPrChange>
                    </w:rPr>
                    <w:t>used for business purposes. See section</w:t>
                  </w:r>
                  <w:del w:id="7473" w:author="Sam Sehgal (EXT Idiom)" w:date="2024-12-17T13:58:00Z" w16du:dateUtc="2024-12-17T02:58:00Z">
                    <w:r w:rsidR="00144F6D" w:rsidRPr="00470140" w:rsidDel="00510968">
                      <w:rPr>
                        <w:rFonts w:asciiTheme="minorHAnsi" w:hAnsiTheme="minorHAnsi" w:cstheme="minorBidi"/>
                        <w:b/>
                        <w:bCs/>
                        <w:rPrChange w:id="7474" w:author="Sam Sehgal (EXT Idiom)" w:date="2024-12-17T13:59:00Z" w16du:dateUtc="2024-12-17T02:59:00Z">
                          <w:rPr>
                            <w:rFonts w:asciiTheme="minorHAnsi" w:hAnsiTheme="minorHAnsi" w:cstheme="minorBidi"/>
                          </w:rPr>
                        </w:rPrChange>
                      </w:rPr>
                      <w:delText xml:space="preserve"> </w:delText>
                    </w:r>
                    <w:r w:rsidR="00144F6D" w:rsidRPr="00470140" w:rsidDel="00510968">
                      <w:rPr>
                        <w:rFonts w:asciiTheme="minorHAnsi" w:hAnsiTheme="minorHAnsi" w:cstheme="minorBidi"/>
                        <w:b/>
                        <w:bCs/>
                        <w:highlight w:val="green"/>
                        <w:rPrChange w:id="7475" w:author="Sam Sehgal (EXT Idiom)" w:date="2024-12-17T13:59:00Z" w16du:dateUtc="2024-12-17T02:59:00Z">
                          <w:rPr>
                            <w:rFonts w:asciiTheme="minorHAnsi" w:hAnsiTheme="minorHAnsi" w:cstheme="minorBidi"/>
                          </w:rPr>
                        </w:rPrChange>
                      </w:rPr>
                      <w:delText>“</w:delText>
                    </w:r>
                  </w:del>
                  <w:r w:rsidR="00144F6D" w:rsidRPr="00470140">
                    <w:rPr>
                      <w:rFonts w:asciiTheme="minorHAnsi" w:hAnsiTheme="minorHAnsi" w:cstheme="minorBidi"/>
                      <w:b/>
                      <w:bCs/>
                      <w:highlight w:val="green"/>
                      <w:rPrChange w:id="7476" w:author="Sam Sehgal (EXT Idiom)" w:date="2024-12-17T13:59:00Z" w16du:dateUtc="2024-12-17T02:59:00Z">
                        <w:rPr>
                          <w:rFonts w:asciiTheme="minorHAnsi" w:hAnsiTheme="minorHAnsi" w:cstheme="minorBidi"/>
                        </w:rPr>
                      </w:rPrChange>
                    </w:rPr>
                    <w:t>’</w:t>
                  </w:r>
                  <w:r w:rsidR="00144F6D" w:rsidRPr="00F21D8E">
                    <w:rPr>
                      <w:rFonts w:asciiTheme="minorHAnsi" w:hAnsiTheme="minorHAnsi" w:cstheme="minorBidi"/>
                      <w:b/>
                      <w:bCs/>
                      <w:rPrChange w:id="7477" w:author="sam sehgal" w:date="2024-12-19T10:03:00Z" w16du:dateUtc="2024-12-18T23:03:00Z">
                        <w:rPr>
                          <w:rFonts w:asciiTheme="minorHAnsi" w:hAnsiTheme="minorHAnsi" w:cstheme="minorBidi"/>
                        </w:rPr>
                      </w:rPrChange>
                    </w:rPr>
                    <w:t>Special</w:t>
                  </w:r>
                  <w:r w:rsidR="00144F6D" w:rsidRPr="00470140">
                    <w:rPr>
                      <w:rFonts w:asciiTheme="minorHAnsi" w:hAnsiTheme="minorHAnsi" w:cstheme="minorBidi"/>
                      <w:b/>
                      <w:bCs/>
                      <w:rPrChange w:id="7478" w:author="Sam Sehgal (EXT Idiom)" w:date="2024-12-17T13:59:00Z" w16du:dateUtc="2024-12-17T02:59:00Z">
                        <w:rPr>
                          <w:rFonts w:asciiTheme="minorHAnsi" w:hAnsiTheme="minorHAnsi" w:cstheme="minorBidi"/>
                        </w:rPr>
                      </w:rPrChange>
                    </w:rPr>
                    <w:t xml:space="preserve"> conditions and important notices’ below</w:t>
                  </w:r>
                  <w:del w:id="7479" w:author="sam sehgal" w:date="2024-12-19T11:26:00Z" w16du:dateUtc="2024-12-19T00:26:00Z">
                    <w:r w:rsidR="00144F6D" w:rsidRPr="00262A1B" w:rsidDel="00262A1B">
                      <w:rPr>
                        <w:rFonts w:asciiTheme="minorHAnsi" w:hAnsiTheme="minorHAnsi" w:cstheme="minorBidi"/>
                        <w:b/>
                        <w:bCs/>
                        <w:highlight w:val="green"/>
                        <w:rPrChange w:id="7480" w:author="sam sehgal" w:date="2024-12-19T11:26:00Z" w16du:dateUtc="2024-12-19T00:26:00Z">
                          <w:rPr>
                            <w:rFonts w:asciiTheme="minorHAnsi" w:hAnsiTheme="minorHAnsi" w:cstheme="minorBidi"/>
                          </w:rPr>
                        </w:rPrChange>
                      </w:rPr>
                      <w:delText>.</w:delText>
                    </w:r>
                  </w:del>
                </w:p>
              </w:tc>
            </w:tr>
          </w:tbl>
          <w:p w14:paraId="623A659D" w14:textId="77777777" w:rsidR="00266F32" w:rsidRPr="00470140" w:rsidRDefault="00266F32" w:rsidP="00266F32">
            <w:pPr>
              <w:pStyle w:val="BodycopyCOI"/>
            </w:pPr>
          </w:p>
        </w:tc>
        <w:tc>
          <w:tcPr>
            <w:tcW w:w="1984" w:type="dxa"/>
          </w:tcPr>
          <w:p w14:paraId="42375425" w14:textId="3E4D0F5B" w:rsidR="00266F32" w:rsidRPr="00470140" w:rsidRDefault="00266F32" w:rsidP="00266F32">
            <w:pPr>
              <w:tabs>
                <w:tab w:val="left" w:pos="1800"/>
              </w:tabs>
              <w:rPr>
                <w:rFonts w:asciiTheme="minorHAnsi" w:hAnsiTheme="minorHAnsi"/>
                <w:sz w:val="20"/>
                <w:szCs w:val="20"/>
              </w:rPr>
            </w:pPr>
            <w:r w:rsidRPr="00470140">
              <w:rPr>
                <w:rFonts w:asciiTheme="minorHAnsi" w:hAnsiTheme="minorHAnsi"/>
                <w:b/>
                <w:bCs/>
                <w:sz w:val="20"/>
                <w:szCs w:val="20"/>
              </w:rPr>
              <w:t>IF</w:t>
            </w:r>
            <w:r w:rsidRPr="00470140">
              <w:rPr>
                <w:rFonts w:asciiTheme="minorHAnsi" w:hAnsiTheme="minorHAnsi"/>
                <w:sz w:val="20"/>
                <w:szCs w:val="20"/>
              </w:rPr>
              <w:t xml:space="preserve"> &lt;ProductCode&gt; = “Home” </w:t>
            </w:r>
            <w:r w:rsidRPr="00470140">
              <w:rPr>
                <w:rFonts w:asciiTheme="minorHAnsi" w:hAnsiTheme="minorHAnsi"/>
                <w:b/>
                <w:bCs/>
                <w:sz w:val="20"/>
                <w:szCs w:val="20"/>
              </w:rPr>
              <w:t>AND</w:t>
            </w:r>
            <w:r w:rsidRPr="00470140">
              <w:rPr>
                <w:rFonts w:asciiTheme="minorHAnsi" w:hAnsiTheme="minorHAnsi"/>
                <w:sz w:val="20"/>
                <w:szCs w:val="20"/>
              </w:rPr>
              <w:t xml:space="preserve"> </w:t>
            </w:r>
            <w:ins w:id="7481" w:author="Sue Simnor (EXT Idiom)" w:date="2024-09-19T16:31:00Z" w16du:dateUtc="2024-09-19T06:31:00Z">
              <w:r w:rsidRPr="00470140">
                <w:rPr>
                  <w:rFonts w:asciiTheme="minorHAnsi" w:hAnsiTheme="minorHAnsi"/>
                  <w:sz w:val="20"/>
                  <w:szCs w:val="20"/>
                </w:rPr>
                <w:t>&lt;</w:t>
              </w:r>
              <w:r w:rsidR="00F25123" w:rsidRPr="00470140">
                <w:rPr>
                  <w:rFonts w:asciiTheme="minorHAnsi" w:hAnsiTheme="minorHAnsi"/>
                  <w:sz w:val="20"/>
                  <w:szCs w:val="20"/>
                </w:rPr>
                <w:t xml:space="preserve">BusinessPurposeCode&gt;= “1|HomeUsageBusinessUseYes” AND </w:t>
              </w:r>
            </w:ins>
            <w:r w:rsidRPr="00470140">
              <w:rPr>
                <w:rFonts w:asciiTheme="minorHAnsi" w:hAnsiTheme="minorHAnsi"/>
                <w:sz w:val="20"/>
                <w:szCs w:val="20"/>
              </w:rPr>
              <w:t>&lt;PercentageBusinessPurposeCode&gt; = “</w:t>
            </w:r>
            <w:r w:rsidR="00BC6395" w:rsidRPr="00470140">
              <w:rPr>
                <w:rFonts w:asciiTheme="minorHAnsi" w:hAnsiTheme="minorHAnsi"/>
                <w:sz w:val="20"/>
                <w:szCs w:val="20"/>
              </w:rPr>
              <w:t>4|PercentUnknownMigrationOnly</w:t>
            </w:r>
            <w:r w:rsidRPr="00470140">
              <w:rPr>
                <w:rFonts w:asciiTheme="minorHAnsi" w:hAnsiTheme="minorHAnsi"/>
                <w:sz w:val="20"/>
                <w:szCs w:val="20"/>
              </w:rPr>
              <w:t>”</w:t>
            </w:r>
          </w:p>
          <w:p w14:paraId="5FA3E4B5" w14:textId="77777777" w:rsidR="00266F32" w:rsidRPr="00470140" w:rsidRDefault="00266F32" w:rsidP="00266F32">
            <w:pPr>
              <w:tabs>
                <w:tab w:val="left" w:pos="1800"/>
              </w:tabs>
              <w:rPr>
                <w:rFonts w:asciiTheme="minorHAnsi" w:hAnsiTheme="minorHAnsi"/>
                <w:sz w:val="20"/>
                <w:szCs w:val="20"/>
              </w:rPr>
            </w:pPr>
            <w:r w:rsidRPr="00470140">
              <w:rPr>
                <w:rFonts w:asciiTheme="minorHAnsi" w:hAnsiTheme="minorHAnsi"/>
                <w:b/>
                <w:bCs/>
                <w:sz w:val="20"/>
                <w:szCs w:val="20"/>
              </w:rPr>
              <w:t>THEN</w:t>
            </w:r>
            <w:r w:rsidRPr="00470140">
              <w:rPr>
                <w:rFonts w:asciiTheme="minorHAnsi" w:hAnsiTheme="minorHAnsi"/>
                <w:sz w:val="20"/>
                <w:szCs w:val="20"/>
              </w:rPr>
              <w:t xml:space="preserve"> display</w:t>
            </w:r>
          </w:p>
          <w:p w14:paraId="2D89E8B8" w14:textId="77777777" w:rsidR="00266F32" w:rsidRPr="00470140" w:rsidRDefault="00266F32" w:rsidP="00266F32">
            <w:pPr>
              <w:pStyle w:val="TableBodycopy"/>
              <w:rPr>
                <w:rFonts w:asciiTheme="minorHAnsi" w:hAnsiTheme="minorHAnsi" w:cstheme="minorHAnsi"/>
              </w:rPr>
            </w:pPr>
            <w:r w:rsidRPr="00470140">
              <w:rPr>
                <w:rFonts w:asciiTheme="minorHAnsi" w:hAnsiTheme="minorHAnsi" w:cstheme="minorHAnsi"/>
                <w:szCs w:val="20"/>
              </w:rPr>
              <w:t>Else Do Not display</w:t>
            </w:r>
          </w:p>
          <w:p w14:paraId="7559273A" w14:textId="5474BBD6" w:rsidR="00266F32" w:rsidRPr="00470140" w:rsidRDefault="00266F32" w:rsidP="00266F32">
            <w:pPr>
              <w:tabs>
                <w:tab w:val="left" w:pos="1800"/>
              </w:tabs>
              <w:rPr>
                <w:rFonts w:asciiTheme="minorHAnsi" w:hAnsiTheme="minorHAnsi"/>
                <w:b/>
                <w:bCs/>
                <w:sz w:val="20"/>
                <w:szCs w:val="20"/>
              </w:rPr>
            </w:pPr>
          </w:p>
        </w:tc>
        <w:tc>
          <w:tcPr>
            <w:tcW w:w="1560" w:type="dxa"/>
          </w:tcPr>
          <w:p w14:paraId="10A35402" w14:textId="77777777" w:rsidR="00266F32" w:rsidRPr="00470140" w:rsidRDefault="00266F32" w:rsidP="00266F32">
            <w:pPr>
              <w:spacing w:after="120"/>
              <w:rPr>
                <w:rFonts w:asciiTheme="minorHAnsi" w:hAnsiTheme="minorHAnsi" w:cstheme="minorHAnsi"/>
                <w:color w:val="000000"/>
                <w:sz w:val="18"/>
                <w:szCs w:val="18"/>
                <w:rPrChange w:id="7482" w:author="Sam Sehgal (EXT Idiom)" w:date="2024-12-17T13:59:00Z" w16du:dateUtc="2024-12-17T02:59:00Z">
                  <w:rPr>
                    <w:rFonts w:asciiTheme="minorHAnsi" w:hAnsiTheme="minorHAnsi" w:cstheme="minorHAnsi"/>
                    <w:color w:val="000000"/>
                    <w:sz w:val="14"/>
                    <w:szCs w:val="14"/>
                  </w:rPr>
                </w:rPrChange>
              </w:rPr>
            </w:pPr>
            <w:r w:rsidRPr="00470140">
              <w:rPr>
                <w:rFonts w:asciiTheme="minorHAnsi" w:hAnsiTheme="minorHAnsi" w:cstheme="minorHAnsi"/>
                <w:color w:val="000000"/>
                <w:sz w:val="18"/>
                <w:szCs w:val="18"/>
                <w:rPrChange w:id="7483" w:author="Sam Sehgal (EXT Idiom)" w:date="2024-12-17T13:59:00Z" w16du:dateUtc="2024-12-17T02:59:00Z">
                  <w:rPr>
                    <w:rFonts w:asciiTheme="minorHAnsi" w:hAnsiTheme="minorHAnsi" w:cstheme="minorHAnsi"/>
                    <w:color w:val="000000"/>
                    <w:sz w:val="14"/>
                    <w:szCs w:val="14"/>
                  </w:rPr>
                </w:rPrChange>
              </w:rPr>
              <w:t>Column 1 text:</w:t>
            </w:r>
          </w:p>
          <w:p w14:paraId="64DA791C" w14:textId="77777777" w:rsidR="00266F32" w:rsidRPr="00470140" w:rsidRDefault="00266F32" w:rsidP="00266F32">
            <w:pPr>
              <w:spacing w:after="120"/>
              <w:rPr>
                <w:rFonts w:asciiTheme="minorHAnsi" w:hAnsiTheme="minorHAnsi" w:cstheme="minorHAnsi"/>
                <w:color w:val="000000"/>
                <w:sz w:val="18"/>
                <w:szCs w:val="18"/>
                <w:rPrChange w:id="7484" w:author="Sam Sehgal (EXT Idiom)" w:date="2024-12-17T13:59:00Z" w16du:dateUtc="2024-12-17T02:59:00Z">
                  <w:rPr>
                    <w:rFonts w:asciiTheme="minorHAnsi" w:hAnsiTheme="minorHAnsi" w:cstheme="minorHAnsi"/>
                    <w:color w:val="000000"/>
                    <w:sz w:val="14"/>
                    <w:szCs w:val="14"/>
                  </w:rPr>
                </w:rPrChange>
              </w:rPr>
            </w:pPr>
            <w:r w:rsidRPr="00470140">
              <w:rPr>
                <w:rFonts w:asciiTheme="minorHAnsi" w:hAnsiTheme="minorHAnsi" w:cstheme="minorHAnsi"/>
                <w:color w:val="000000"/>
                <w:sz w:val="18"/>
                <w:szCs w:val="18"/>
                <w:rPrChange w:id="7485" w:author="Sam Sehgal (EXT Idiom)" w:date="2024-12-17T13:59:00Z" w16du:dateUtc="2024-12-17T02:59:00Z">
                  <w:rPr>
                    <w:rFonts w:asciiTheme="minorHAnsi" w:hAnsiTheme="minorHAnsi" w:cstheme="minorHAnsi"/>
                    <w:color w:val="000000"/>
                    <w:sz w:val="14"/>
                    <w:szCs w:val="14"/>
                  </w:rPr>
                </w:rPrChange>
              </w:rPr>
              <w:t xml:space="preserve">Bodycopy_COI </w:t>
            </w:r>
          </w:p>
          <w:p w14:paraId="2C6523B4" w14:textId="77777777" w:rsidR="00266F32" w:rsidRPr="00470140" w:rsidRDefault="00266F32" w:rsidP="00266F32">
            <w:pPr>
              <w:spacing w:after="120"/>
              <w:rPr>
                <w:rFonts w:asciiTheme="minorHAnsi" w:hAnsiTheme="minorHAnsi" w:cstheme="minorHAnsi"/>
                <w:color w:val="000000"/>
                <w:sz w:val="18"/>
                <w:szCs w:val="18"/>
                <w:rPrChange w:id="7486" w:author="Sam Sehgal (EXT Idiom)" w:date="2024-12-17T13:59:00Z" w16du:dateUtc="2024-12-17T02:59:00Z">
                  <w:rPr>
                    <w:rFonts w:asciiTheme="minorHAnsi" w:hAnsiTheme="minorHAnsi" w:cstheme="minorHAnsi"/>
                    <w:color w:val="000000"/>
                    <w:sz w:val="14"/>
                    <w:szCs w:val="14"/>
                  </w:rPr>
                </w:rPrChange>
              </w:rPr>
            </w:pPr>
            <w:r w:rsidRPr="00470140">
              <w:rPr>
                <w:rFonts w:asciiTheme="minorHAnsi" w:hAnsiTheme="minorHAnsi" w:cstheme="minorHAnsi"/>
                <w:color w:val="000000"/>
                <w:sz w:val="18"/>
                <w:szCs w:val="18"/>
                <w:rPrChange w:id="7487" w:author="Sam Sehgal (EXT Idiom)" w:date="2024-12-17T13:59:00Z" w16du:dateUtc="2024-12-17T02:59:00Z">
                  <w:rPr>
                    <w:rFonts w:asciiTheme="minorHAnsi" w:hAnsiTheme="minorHAnsi" w:cstheme="minorHAnsi"/>
                    <w:color w:val="000000"/>
                    <w:sz w:val="14"/>
                    <w:szCs w:val="14"/>
                  </w:rPr>
                </w:rPrChange>
              </w:rPr>
              <w:t>Column 2 text:</w:t>
            </w:r>
          </w:p>
          <w:p w14:paraId="7842CB30" w14:textId="3F1785E2" w:rsidR="00266F32" w:rsidRPr="00470140" w:rsidRDefault="00266F32" w:rsidP="00266F32">
            <w:pPr>
              <w:spacing w:after="120"/>
              <w:rPr>
                <w:rFonts w:asciiTheme="minorHAnsi" w:hAnsiTheme="minorHAnsi" w:cstheme="minorHAnsi"/>
                <w:color w:val="000000"/>
                <w:sz w:val="18"/>
                <w:szCs w:val="18"/>
                <w:rPrChange w:id="7488" w:author="Sam Sehgal (EXT Idiom)" w:date="2024-12-17T13:59:00Z" w16du:dateUtc="2024-12-17T02:59:00Z">
                  <w:rPr>
                    <w:rFonts w:asciiTheme="minorHAnsi" w:hAnsiTheme="minorHAnsi" w:cstheme="minorHAnsi"/>
                    <w:color w:val="000000"/>
                    <w:sz w:val="14"/>
                    <w:szCs w:val="14"/>
                  </w:rPr>
                </w:rPrChange>
              </w:rPr>
            </w:pPr>
            <w:r w:rsidRPr="00470140">
              <w:rPr>
                <w:rFonts w:asciiTheme="minorHAnsi" w:hAnsiTheme="minorHAnsi" w:cstheme="minorHAnsi"/>
                <w:color w:val="000000"/>
                <w:sz w:val="18"/>
                <w:szCs w:val="18"/>
                <w:rPrChange w:id="7489" w:author="Sam Sehgal (EXT Idiom)" w:date="2024-12-17T13:59:00Z" w16du:dateUtc="2024-12-17T02:59:00Z">
                  <w:rPr>
                    <w:rFonts w:asciiTheme="minorHAnsi" w:hAnsiTheme="minorHAnsi" w:cstheme="minorHAnsi"/>
                    <w:color w:val="000000"/>
                    <w:sz w:val="14"/>
                    <w:szCs w:val="14"/>
                  </w:rPr>
                </w:rPrChange>
              </w:rPr>
              <w:t>Bullet_1_B_COI</w:t>
            </w:r>
          </w:p>
        </w:tc>
      </w:tr>
      <w:tr w:rsidR="00D2791C" w:rsidRPr="00BD6987" w14:paraId="2BD492B6" w14:textId="77777777" w:rsidTr="00BA2FD3">
        <w:trPr>
          <w:cantSplit/>
          <w:trHeight w:val="962"/>
        </w:trPr>
        <w:tc>
          <w:tcPr>
            <w:tcW w:w="1013" w:type="dxa"/>
            <w:vMerge/>
          </w:tcPr>
          <w:p w14:paraId="53D6CFC4" w14:textId="77777777" w:rsidR="00D2791C" w:rsidRPr="00BD6987" w:rsidRDefault="00D2791C" w:rsidP="00D2791C">
            <w:pPr>
              <w:tabs>
                <w:tab w:val="left" w:pos="1800"/>
              </w:tabs>
              <w:rPr>
                <w:rFonts w:asciiTheme="minorHAnsi" w:hAnsiTheme="minorHAnsi" w:cstheme="minorHAnsi"/>
                <w:b/>
                <w:sz w:val="20"/>
                <w:szCs w:val="20"/>
              </w:rPr>
            </w:pPr>
          </w:p>
        </w:tc>
        <w:tc>
          <w:tcPr>
            <w:tcW w:w="2101" w:type="dxa"/>
            <w:vMerge/>
          </w:tcPr>
          <w:p w14:paraId="72ED624C" w14:textId="77777777" w:rsidR="00D2791C" w:rsidRPr="00BD6987" w:rsidRDefault="00D2791C" w:rsidP="00D2791C">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Grid>
              <w:gridCol w:w="2578"/>
              <w:gridCol w:w="6217"/>
            </w:tblGrid>
            <w:tr w:rsidR="00D2791C" w:rsidRPr="003E2D60" w14:paraId="1AD58A01" w14:textId="77777777" w:rsidTr="624AC179">
              <w:trPr>
                <w:trHeight w:val="263"/>
              </w:trPr>
              <w:tc>
                <w:tcPr>
                  <w:tcW w:w="2578" w:type="dxa"/>
                  <w:noWrap/>
                  <w:vAlign w:val="center"/>
                  <w:hideMark/>
                </w:tcPr>
                <w:p w14:paraId="73722390" w14:textId="57E9789C" w:rsidR="00D2791C" w:rsidRPr="003E2D60" w:rsidRDefault="2A9802EC" w:rsidP="00C1020A">
                  <w:pPr>
                    <w:pStyle w:val="BodycopyCOI"/>
                  </w:pPr>
                  <w:r w:rsidRPr="003E2D60">
                    <w:t xml:space="preserve">You describe your </w:t>
                  </w:r>
                  <w:r w:rsidR="00CF5C2D" w:rsidRPr="003E2D60">
                    <w:rPr>
                      <w:rFonts w:eastAsia="Arial" w:cs="Arial"/>
                    </w:rPr>
                    <w:t xml:space="preserve">Insured Address </w:t>
                  </w:r>
                  <w:commentRangeStart w:id="7490"/>
                  <w:commentRangeStart w:id="7491"/>
                  <w:commentRangeEnd w:id="7490"/>
                  <w:r w:rsidR="00D2791C" w:rsidRPr="003E2D60">
                    <w:rPr>
                      <w:rStyle w:val="CommentReference"/>
                      <w:sz w:val="18"/>
                      <w:szCs w:val="18"/>
                    </w:rPr>
                    <w:commentReference w:id="7490"/>
                  </w:r>
                  <w:commentRangeEnd w:id="7491"/>
                  <w:r w:rsidR="00EE3BF4" w:rsidRPr="003E2D60">
                    <w:rPr>
                      <w:rStyle w:val="CommentReference"/>
                      <w:sz w:val="18"/>
                      <w:szCs w:val="18"/>
                    </w:rPr>
                    <w:commentReference w:id="7491"/>
                  </w:r>
                  <w:r w:rsidRPr="003E2D60">
                    <w:t>as:</w:t>
                  </w:r>
                </w:p>
              </w:tc>
              <w:tc>
                <w:tcPr>
                  <w:tcW w:w="6217" w:type="dxa"/>
                  <w:noWrap/>
                  <w:vAlign w:val="bottom"/>
                  <w:hideMark/>
                </w:tcPr>
                <w:p w14:paraId="7CCB35A2" w14:textId="47C36F9C" w:rsidR="00D2791C" w:rsidRPr="003E2D60" w:rsidRDefault="3AAFBADB" w:rsidP="78CABE0F">
                  <w:pPr>
                    <w:pStyle w:val="TableBodycopy"/>
                    <w:rPr>
                      <w:b/>
                      <w:bCs/>
                    </w:rPr>
                  </w:pPr>
                  <w:r w:rsidRPr="003E2D60">
                    <w:rPr>
                      <w:b/>
                      <w:bCs/>
                    </w:rPr>
                    <w:t xml:space="preserve">• not currently or planned to be under construction </w:t>
                  </w:r>
                  <w:r w:rsidR="00FA058A" w:rsidRPr="003E2D60">
                    <w:rPr>
                      <w:b/>
                      <w:bCs/>
                    </w:rPr>
                    <w:t xml:space="preserve">or </w:t>
                  </w:r>
                  <w:r w:rsidRPr="003E2D60">
                    <w:rPr>
                      <w:b/>
                      <w:bCs/>
                    </w:rPr>
                    <w:t>renovation</w:t>
                  </w:r>
                </w:p>
              </w:tc>
            </w:tr>
          </w:tbl>
          <w:p w14:paraId="17E1047C" w14:textId="77777777" w:rsidR="00D2791C" w:rsidRPr="003E2D60" w:rsidRDefault="00D2791C" w:rsidP="00D2791C">
            <w:pPr>
              <w:tabs>
                <w:tab w:val="left" w:pos="1800"/>
              </w:tabs>
              <w:rPr>
                <w:b/>
                <w:bCs/>
              </w:rPr>
            </w:pPr>
          </w:p>
        </w:tc>
        <w:tc>
          <w:tcPr>
            <w:tcW w:w="1984" w:type="dxa"/>
          </w:tcPr>
          <w:p w14:paraId="2A18FDAD" w14:textId="3AAC4AE9" w:rsidR="002D7F52" w:rsidRPr="003E2D60" w:rsidRDefault="00D2791C" w:rsidP="00D2791C">
            <w:pPr>
              <w:tabs>
                <w:tab w:val="left" w:pos="1800"/>
              </w:tabs>
              <w:rPr>
                <w:rFonts w:asciiTheme="minorHAnsi" w:hAnsiTheme="minorHAnsi"/>
                <w:sz w:val="20"/>
              </w:rPr>
            </w:pPr>
            <w:r w:rsidRPr="003E2D60">
              <w:rPr>
                <w:rFonts w:asciiTheme="minorHAnsi" w:hAnsiTheme="minorHAnsi"/>
                <w:b/>
                <w:bCs/>
                <w:sz w:val="20"/>
              </w:rPr>
              <w:t>IF</w:t>
            </w:r>
            <w:r w:rsidRPr="003E2D60">
              <w:rPr>
                <w:rFonts w:asciiTheme="minorHAnsi" w:hAnsiTheme="minorHAnsi"/>
                <w:sz w:val="20"/>
              </w:rPr>
              <w:t xml:space="preserve"> &lt;UnderConstructionCode&gt; = </w:t>
            </w:r>
            <w:ins w:id="7492" w:author="Sue Simnor (EXT Idiom)" w:date="2024-08-20T11:01:00Z" w16du:dateUtc="2024-08-20T01:01:00Z">
              <w:r w:rsidR="00C35003">
                <w:rPr>
                  <w:rFonts w:asciiTheme="minorHAnsi" w:hAnsiTheme="minorHAnsi"/>
                  <w:sz w:val="20"/>
                </w:rPr>
                <w:t>“</w:t>
              </w:r>
            </w:ins>
            <w:r w:rsidRPr="003E2D60">
              <w:rPr>
                <w:rFonts w:asciiTheme="minorHAnsi" w:hAnsiTheme="minorHAnsi"/>
                <w:sz w:val="20"/>
              </w:rPr>
              <w:t>2|UnderConstructionNo</w:t>
            </w:r>
            <w:ins w:id="7493" w:author="Sue Simnor (EXT Idiom)" w:date="2024-08-20T11:01:00Z" w16du:dateUtc="2024-08-20T01:01:00Z">
              <w:r w:rsidR="00C35003">
                <w:rPr>
                  <w:rFonts w:asciiTheme="minorHAnsi" w:hAnsiTheme="minorHAnsi"/>
                  <w:sz w:val="20"/>
                </w:rPr>
                <w:t>”</w:t>
              </w:r>
            </w:ins>
            <w:del w:id="7494" w:author="Sue Simnor (EXT Idiom)" w:date="2024-08-20T11:01:00Z" w16du:dateUtc="2024-08-20T01:01:00Z">
              <w:r w:rsidRPr="003E2D60" w:rsidDel="00C35003">
                <w:rPr>
                  <w:rFonts w:asciiTheme="minorHAnsi" w:hAnsiTheme="minorHAnsi"/>
                  <w:sz w:val="20"/>
                </w:rPr>
                <w:delText xml:space="preserve"> </w:delText>
              </w:r>
            </w:del>
          </w:p>
          <w:p w14:paraId="171CB1C7" w14:textId="77777777" w:rsidR="00D2791C" w:rsidRPr="003E2D60" w:rsidRDefault="00D2791C" w:rsidP="00D2791C">
            <w:pPr>
              <w:tabs>
                <w:tab w:val="left" w:pos="1800"/>
              </w:tabs>
              <w:rPr>
                <w:rFonts w:asciiTheme="minorHAnsi" w:hAnsiTheme="minorHAnsi"/>
                <w:sz w:val="20"/>
              </w:rPr>
            </w:pPr>
            <w:r w:rsidRPr="003E2D60">
              <w:rPr>
                <w:rFonts w:asciiTheme="minorHAnsi" w:hAnsiTheme="minorHAnsi"/>
                <w:b/>
                <w:bCs/>
                <w:sz w:val="20"/>
              </w:rPr>
              <w:t>THEN</w:t>
            </w:r>
            <w:r w:rsidRPr="003E2D60">
              <w:rPr>
                <w:rFonts w:asciiTheme="minorHAnsi" w:hAnsiTheme="minorHAnsi"/>
                <w:sz w:val="20"/>
              </w:rPr>
              <w:t xml:space="preserve"> display</w:t>
            </w:r>
          </w:p>
          <w:p w14:paraId="59B2436F" w14:textId="77777777" w:rsidR="002D7F52" w:rsidRPr="003E2D60" w:rsidRDefault="002D7F52" w:rsidP="002D7F52">
            <w:pPr>
              <w:pStyle w:val="TableBodycopy"/>
              <w:rPr>
                <w:rFonts w:asciiTheme="minorHAnsi" w:hAnsiTheme="minorHAnsi" w:cstheme="minorHAnsi"/>
              </w:rPr>
            </w:pPr>
            <w:r w:rsidRPr="003E2D60">
              <w:rPr>
                <w:rFonts w:asciiTheme="minorHAnsi" w:hAnsiTheme="minorHAnsi" w:cstheme="minorHAnsi"/>
                <w:szCs w:val="20"/>
              </w:rPr>
              <w:t>Else Do Not display</w:t>
            </w:r>
          </w:p>
          <w:p w14:paraId="2E75BABA" w14:textId="7982CDAA" w:rsidR="002D7F52" w:rsidRPr="003E2D60" w:rsidRDefault="002D7F52" w:rsidP="00D2791C">
            <w:pPr>
              <w:tabs>
                <w:tab w:val="left" w:pos="1800"/>
              </w:tabs>
              <w:rPr>
                <w:rFonts w:asciiTheme="minorHAnsi" w:hAnsiTheme="minorHAnsi" w:cstheme="minorHAnsi"/>
                <w:bCs/>
                <w:sz w:val="20"/>
                <w:szCs w:val="20"/>
              </w:rPr>
            </w:pPr>
          </w:p>
        </w:tc>
        <w:tc>
          <w:tcPr>
            <w:tcW w:w="1560" w:type="dxa"/>
          </w:tcPr>
          <w:p w14:paraId="0FDCF1B2" w14:textId="77777777" w:rsidR="007F2B4A" w:rsidRPr="00D7158D" w:rsidRDefault="007F2B4A" w:rsidP="007F2B4A">
            <w:pPr>
              <w:spacing w:after="120"/>
              <w:rPr>
                <w:rFonts w:asciiTheme="minorHAnsi" w:hAnsiTheme="minorHAnsi" w:cstheme="minorHAnsi"/>
                <w:color w:val="000000"/>
                <w:sz w:val="18"/>
                <w:szCs w:val="18"/>
                <w:rPrChange w:id="7495"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496" w:author="sam sehgal" w:date="2024-10-14T16:20:00Z" w16du:dateUtc="2024-10-14T05:20:00Z">
                  <w:rPr>
                    <w:rFonts w:asciiTheme="minorHAnsi" w:hAnsiTheme="minorHAnsi" w:cstheme="minorHAnsi"/>
                    <w:color w:val="000000"/>
                    <w:sz w:val="14"/>
                    <w:szCs w:val="14"/>
                  </w:rPr>
                </w:rPrChange>
              </w:rPr>
              <w:t>Column 1 text:</w:t>
            </w:r>
          </w:p>
          <w:p w14:paraId="2A31038C" w14:textId="77777777" w:rsidR="007F2B4A" w:rsidRPr="00D7158D" w:rsidRDefault="007F2B4A" w:rsidP="007F2B4A">
            <w:pPr>
              <w:spacing w:after="120"/>
              <w:rPr>
                <w:rFonts w:asciiTheme="minorHAnsi" w:hAnsiTheme="minorHAnsi" w:cstheme="minorHAnsi"/>
                <w:color w:val="000000"/>
                <w:sz w:val="18"/>
                <w:szCs w:val="18"/>
                <w:rPrChange w:id="7497"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498" w:author="sam sehgal" w:date="2024-10-14T16:20:00Z" w16du:dateUtc="2024-10-14T05:20:00Z">
                  <w:rPr>
                    <w:rFonts w:asciiTheme="minorHAnsi" w:hAnsiTheme="minorHAnsi" w:cstheme="minorHAnsi"/>
                    <w:color w:val="000000"/>
                    <w:sz w:val="14"/>
                    <w:szCs w:val="14"/>
                  </w:rPr>
                </w:rPrChange>
              </w:rPr>
              <w:t xml:space="preserve">Bodycopy_COI </w:t>
            </w:r>
          </w:p>
          <w:p w14:paraId="3561C915" w14:textId="77777777" w:rsidR="007F2B4A" w:rsidRPr="00D7158D" w:rsidRDefault="007F2B4A" w:rsidP="007F2B4A">
            <w:pPr>
              <w:spacing w:after="120"/>
              <w:rPr>
                <w:rFonts w:asciiTheme="minorHAnsi" w:hAnsiTheme="minorHAnsi" w:cstheme="minorHAnsi"/>
                <w:color w:val="000000"/>
                <w:sz w:val="18"/>
                <w:szCs w:val="18"/>
                <w:rPrChange w:id="7499"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500" w:author="sam sehgal" w:date="2024-10-14T16:20:00Z" w16du:dateUtc="2024-10-14T05:20:00Z">
                  <w:rPr>
                    <w:rFonts w:asciiTheme="minorHAnsi" w:hAnsiTheme="minorHAnsi" w:cstheme="minorHAnsi"/>
                    <w:color w:val="000000"/>
                    <w:sz w:val="14"/>
                    <w:szCs w:val="14"/>
                  </w:rPr>
                </w:rPrChange>
              </w:rPr>
              <w:t>Column 2 text:</w:t>
            </w:r>
          </w:p>
          <w:p w14:paraId="75893574" w14:textId="036BFF74" w:rsidR="00D2791C" w:rsidRPr="00D7158D" w:rsidRDefault="007F2B4A" w:rsidP="007F2B4A">
            <w:pPr>
              <w:tabs>
                <w:tab w:val="left" w:pos="1800"/>
              </w:tabs>
              <w:rPr>
                <w:rFonts w:asciiTheme="minorHAnsi" w:hAnsiTheme="minorHAnsi" w:cstheme="minorHAnsi"/>
                <w:bCs/>
                <w:sz w:val="18"/>
                <w:szCs w:val="18"/>
                <w:rPrChange w:id="7501" w:author="sam sehgal" w:date="2024-10-14T16:20:00Z" w16du:dateUtc="2024-10-14T05:20:00Z">
                  <w:rPr>
                    <w:rFonts w:asciiTheme="minorHAnsi" w:hAnsiTheme="minorHAnsi" w:cstheme="minorHAnsi"/>
                    <w:bCs/>
                    <w:sz w:val="20"/>
                    <w:szCs w:val="20"/>
                  </w:rPr>
                </w:rPrChange>
              </w:rPr>
            </w:pPr>
            <w:r w:rsidRPr="00D7158D">
              <w:rPr>
                <w:rFonts w:asciiTheme="minorHAnsi" w:hAnsiTheme="minorHAnsi" w:cstheme="minorHAnsi"/>
                <w:color w:val="000000"/>
                <w:sz w:val="18"/>
                <w:szCs w:val="18"/>
                <w:rPrChange w:id="7502" w:author="sam sehgal" w:date="2024-10-14T16:20:00Z" w16du:dateUtc="2024-10-14T05:20:00Z">
                  <w:rPr>
                    <w:rFonts w:asciiTheme="minorHAnsi" w:hAnsiTheme="minorHAnsi" w:cstheme="minorHAnsi"/>
                    <w:color w:val="000000"/>
                    <w:sz w:val="14"/>
                    <w:szCs w:val="14"/>
                  </w:rPr>
                </w:rPrChange>
              </w:rPr>
              <w:t>Bullet_1_B_COI</w:t>
            </w:r>
          </w:p>
        </w:tc>
      </w:tr>
      <w:tr w:rsidR="00D2791C" w:rsidRPr="00BD6987" w14:paraId="78C7751C" w14:textId="77777777" w:rsidTr="00BA2FD3">
        <w:trPr>
          <w:cantSplit/>
          <w:trHeight w:val="910"/>
        </w:trPr>
        <w:tc>
          <w:tcPr>
            <w:tcW w:w="1013" w:type="dxa"/>
            <w:vMerge/>
          </w:tcPr>
          <w:p w14:paraId="4676D612" w14:textId="77777777" w:rsidR="00D2791C" w:rsidRPr="00BD6987" w:rsidRDefault="00D2791C" w:rsidP="00D2791C">
            <w:pPr>
              <w:tabs>
                <w:tab w:val="left" w:pos="1800"/>
              </w:tabs>
              <w:rPr>
                <w:rFonts w:asciiTheme="minorHAnsi" w:hAnsiTheme="minorHAnsi" w:cstheme="minorHAnsi"/>
                <w:b/>
                <w:sz w:val="20"/>
                <w:szCs w:val="20"/>
              </w:rPr>
            </w:pPr>
          </w:p>
        </w:tc>
        <w:tc>
          <w:tcPr>
            <w:tcW w:w="2101" w:type="dxa"/>
            <w:vMerge/>
          </w:tcPr>
          <w:p w14:paraId="57FF4F52" w14:textId="77777777" w:rsidR="00D2791C" w:rsidRPr="00BD6987" w:rsidRDefault="00D2791C" w:rsidP="00D2791C">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715" w:type="dxa"/>
              <w:tblBorders>
                <w:bottom w:val="single" w:sz="4" w:space="0" w:color="auto"/>
              </w:tblBorders>
              <w:tblLayout w:type="fixed"/>
              <w:tblLook w:val="04A0" w:firstRow="1" w:lastRow="0" w:firstColumn="1" w:lastColumn="0" w:noHBand="0" w:noVBand="1"/>
              <w:tblPrChange w:id="7503" w:author="sam sehgal" w:date="2024-08-20T14:07:00Z" w16du:dateUtc="2024-08-20T04:07: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261"/>
              <w:gridCol w:w="5454"/>
              <w:tblGridChange w:id="7504">
                <w:tblGrid>
                  <w:gridCol w:w="2261"/>
                  <w:gridCol w:w="317"/>
                  <w:gridCol w:w="5137"/>
                  <w:gridCol w:w="1080"/>
                </w:tblGrid>
              </w:tblGridChange>
            </w:tblGrid>
            <w:tr w:rsidR="00D2791C" w:rsidRPr="003E2D60" w14:paraId="5ED878E3" w14:textId="77777777" w:rsidTr="00DF0AB6">
              <w:trPr>
                <w:trHeight w:val="381"/>
                <w:trPrChange w:id="7505" w:author="sam sehgal" w:date="2024-08-20T14:07:00Z" w16du:dateUtc="2024-08-20T04:07:00Z">
                  <w:trPr>
                    <w:trHeight w:val="263"/>
                  </w:trPr>
                </w:trPrChange>
              </w:trPr>
              <w:tc>
                <w:tcPr>
                  <w:tcW w:w="2261" w:type="dxa"/>
                  <w:noWrap/>
                  <w:vAlign w:val="center"/>
                  <w:hideMark/>
                  <w:tcPrChange w:id="7506" w:author="sam sehgal" w:date="2024-08-20T14:07:00Z" w16du:dateUtc="2024-08-20T04:07:00Z">
                    <w:tcPr>
                      <w:tcW w:w="2578" w:type="dxa"/>
                      <w:gridSpan w:val="2"/>
                      <w:noWrap/>
                      <w:vAlign w:val="center"/>
                      <w:hideMark/>
                    </w:tcPr>
                  </w:tcPrChange>
                </w:tcPr>
                <w:p w14:paraId="7C666B81" w14:textId="415FD9E7" w:rsidR="00D2791C" w:rsidRPr="003E2D60" w:rsidRDefault="2A9802EC" w:rsidP="00C1020A">
                  <w:pPr>
                    <w:pStyle w:val="BodycopyCOI"/>
                  </w:pPr>
                  <w:r w:rsidRPr="003E2D60">
                    <w:t xml:space="preserve">You describe your </w:t>
                  </w:r>
                  <w:r w:rsidR="00CF5C2D" w:rsidRPr="003E2D60">
                    <w:rPr>
                      <w:rFonts w:eastAsia="Arial" w:cs="Arial"/>
                    </w:rPr>
                    <w:t xml:space="preserve">Insured Address </w:t>
                  </w:r>
                  <w:commentRangeStart w:id="7507"/>
                  <w:commentRangeStart w:id="7508"/>
                  <w:commentRangeEnd w:id="7507"/>
                  <w:r w:rsidR="00D2791C" w:rsidRPr="003E2D60">
                    <w:rPr>
                      <w:rStyle w:val="CommentReference"/>
                      <w:sz w:val="18"/>
                      <w:szCs w:val="18"/>
                    </w:rPr>
                    <w:commentReference w:id="7507"/>
                  </w:r>
                  <w:commentRangeEnd w:id="7508"/>
                  <w:r w:rsidR="00EE3BF4" w:rsidRPr="003E2D60">
                    <w:rPr>
                      <w:rStyle w:val="CommentReference"/>
                      <w:sz w:val="18"/>
                      <w:szCs w:val="18"/>
                    </w:rPr>
                    <w:commentReference w:id="7508"/>
                  </w:r>
                  <w:r w:rsidRPr="003E2D60">
                    <w:t>as:</w:t>
                  </w:r>
                </w:p>
              </w:tc>
              <w:tc>
                <w:tcPr>
                  <w:tcW w:w="5454" w:type="dxa"/>
                  <w:noWrap/>
                  <w:vAlign w:val="bottom"/>
                  <w:hideMark/>
                  <w:tcPrChange w:id="7509" w:author="sam sehgal" w:date="2024-08-20T14:07:00Z" w16du:dateUtc="2024-08-20T04:07:00Z">
                    <w:tcPr>
                      <w:tcW w:w="6217" w:type="dxa"/>
                      <w:gridSpan w:val="2"/>
                      <w:noWrap/>
                      <w:vAlign w:val="bottom"/>
                      <w:hideMark/>
                    </w:tcPr>
                  </w:tcPrChange>
                </w:tcPr>
                <w:p w14:paraId="003726CF" w14:textId="602CDA75" w:rsidR="00D2791C" w:rsidRPr="003E2D60" w:rsidRDefault="6F876FB0" w:rsidP="00D2791C">
                  <w:pPr>
                    <w:pStyle w:val="TableBodycopy"/>
                    <w:rPr>
                      <w:b/>
                      <w:bCs/>
                    </w:rPr>
                  </w:pPr>
                  <w:r w:rsidRPr="003E2D60">
                    <w:rPr>
                      <w:b/>
                      <w:bCs/>
                    </w:rPr>
                    <w:t xml:space="preserve">• currently or planned to be under construction </w:t>
                  </w:r>
                  <w:r w:rsidR="00FA058A" w:rsidRPr="003E2D60">
                    <w:rPr>
                      <w:b/>
                      <w:bCs/>
                    </w:rPr>
                    <w:t xml:space="preserve">or </w:t>
                  </w:r>
                  <w:r w:rsidRPr="003E2D60">
                    <w:rPr>
                      <w:b/>
                      <w:bCs/>
                    </w:rPr>
                    <w:t>renovation and will be occupied for the duration of the renovation</w:t>
                  </w:r>
                </w:p>
              </w:tc>
            </w:tr>
          </w:tbl>
          <w:p w14:paraId="7892F45F" w14:textId="77777777" w:rsidR="00D2791C" w:rsidRPr="003E2D60" w:rsidRDefault="00D2791C" w:rsidP="00D2791C">
            <w:pPr>
              <w:tabs>
                <w:tab w:val="left" w:pos="1800"/>
              </w:tabs>
              <w:rPr>
                <w:b/>
                <w:bCs/>
              </w:rPr>
            </w:pPr>
          </w:p>
        </w:tc>
        <w:tc>
          <w:tcPr>
            <w:tcW w:w="1984" w:type="dxa"/>
          </w:tcPr>
          <w:p w14:paraId="34522493" w14:textId="77777777" w:rsidR="00D2791C" w:rsidRPr="003E2D60" w:rsidRDefault="00D2791C" w:rsidP="00D2791C">
            <w:pPr>
              <w:tabs>
                <w:tab w:val="left" w:pos="1800"/>
              </w:tabs>
              <w:rPr>
                <w:rFonts w:asciiTheme="minorHAnsi" w:hAnsiTheme="minorHAnsi"/>
                <w:sz w:val="20"/>
              </w:rPr>
            </w:pPr>
          </w:p>
          <w:p w14:paraId="425A8063" w14:textId="77777777" w:rsidR="00DF0AB6" w:rsidRPr="007B301D" w:rsidRDefault="00D2791C" w:rsidP="00D2791C">
            <w:pPr>
              <w:tabs>
                <w:tab w:val="left" w:pos="1800"/>
              </w:tabs>
              <w:rPr>
                <w:rFonts w:asciiTheme="minorHAnsi" w:hAnsiTheme="minorHAnsi"/>
                <w:sz w:val="20"/>
              </w:rPr>
            </w:pPr>
            <w:r w:rsidRPr="007B301D">
              <w:rPr>
                <w:rFonts w:asciiTheme="minorHAnsi" w:hAnsiTheme="minorHAnsi"/>
                <w:b/>
                <w:bCs/>
                <w:sz w:val="20"/>
              </w:rPr>
              <w:t>IF</w:t>
            </w:r>
            <w:r w:rsidRPr="007B301D">
              <w:rPr>
                <w:rFonts w:asciiTheme="minorHAnsi" w:hAnsiTheme="minorHAnsi"/>
                <w:sz w:val="20"/>
              </w:rPr>
              <w:t xml:space="preserve"> </w:t>
            </w:r>
            <w:r w:rsidR="00EA47F9" w:rsidRPr="007B301D">
              <w:rPr>
                <w:rFonts w:asciiTheme="minorHAnsi" w:hAnsiTheme="minorHAnsi"/>
                <w:sz w:val="20"/>
              </w:rPr>
              <w:t xml:space="preserve">&lt;UnderConstructionCode&gt; = </w:t>
            </w:r>
            <w:r w:rsidR="00FB565A" w:rsidRPr="007B301D">
              <w:rPr>
                <w:rFonts w:asciiTheme="minorHAnsi" w:hAnsiTheme="minorHAnsi"/>
                <w:sz w:val="20"/>
              </w:rPr>
              <w:t>1|UnderConstructionYes</w:t>
            </w:r>
          </w:p>
          <w:p w14:paraId="48F9837B" w14:textId="52A172ED" w:rsidR="00880CDF" w:rsidRPr="007B301D" w:rsidRDefault="00DF0AB6" w:rsidP="00D2791C">
            <w:pPr>
              <w:tabs>
                <w:tab w:val="left" w:pos="1800"/>
              </w:tabs>
              <w:rPr>
                <w:rFonts w:asciiTheme="minorHAnsi" w:hAnsiTheme="minorHAnsi"/>
                <w:b/>
                <w:bCs/>
                <w:sz w:val="20"/>
              </w:rPr>
            </w:pPr>
            <w:r w:rsidRPr="007B301D">
              <w:rPr>
                <w:rFonts w:asciiTheme="minorHAnsi" w:hAnsiTheme="minorHAnsi"/>
                <w:b/>
                <w:bCs/>
                <w:sz w:val="20"/>
              </w:rPr>
              <w:t>AND</w:t>
            </w:r>
          </w:p>
          <w:p w14:paraId="3D834AB1" w14:textId="0B0E91BC" w:rsidR="001B6FE7" w:rsidRPr="003E2D60" w:rsidRDefault="00D2791C" w:rsidP="00D2791C">
            <w:pPr>
              <w:tabs>
                <w:tab w:val="left" w:pos="1800"/>
              </w:tabs>
              <w:rPr>
                <w:rFonts w:asciiTheme="minorHAnsi" w:hAnsiTheme="minorHAnsi"/>
                <w:sz w:val="20"/>
              </w:rPr>
            </w:pPr>
            <w:r w:rsidRPr="003E2D60">
              <w:rPr>
                <w:rFonts w:asciiTheme="minorHAnsi" w:hAnsiTheme="minorHAnsi"/>
                <w:sz w:val="20"/>
              </w:rPr>
              <w:t>&lt;</w:t>
            </w:r>
            <w:r w:rsidR="001B6FE7" w:rsidRPr="003E2D60">
              <w:rPr>
                <w:rFonts w:asciiTheme="minorHAnsi" w:hAnsiTheme="minorHAnsi"/>
                <w:sz w:val="20"/>
              </w:rPr>
              <w:t>LivingInRenovationCode</w:t>
            </w:r>
            <w:r w:rsidRPr="003E2D60">
              <w:rPr>
                <w:rFonts w:asciiTheme="minorHAnsi" w:hAnsiTheme="minorHAnsi"/>
                <w:sz w:val="20"/>
              </w:rPr>
              <w:t xml:space="preserve">&gt; = </w:t>
            </w:r>
            <w:r w:rsidR="001B6FE7" w:rsidRPr="003E2D60">
              <w:rPr>
                <w:rFonts w:asciiTheme="minorHAnsi" w:hAnsiTheme="minorHAnsi"/>
                <w:sz w:val="20"/>
              </w:rPr>
              <w:t xml:space="preserve">1|LivingInRenovationYes </w:t>
            </w:r>
          </w:p>
          <w:p w14:paraId="108A54B8" w14:textId="4831E74D" w:rsidR="00D2791C" w:rsidRPr="003E2D60" w:rsidRDefault="00D2791C" w:rsidP="00D2791C">
            <w:pPr>
              <w:tabs>
                <w:tab w:val="left" w:pos="1800"/>
              </w:tabs>
              <w:rPr>
                <w:rFonts w:asciiTheme="minorHAnsi" w:hAnsiTheme="minorHAnsi"/>
                <w:sz w:val="20"/>
              </w:rPr>
            </w:pPr>
            <w:r w:rsidRPr="003E2D60">
              <w:rPr>
                <w:rFonts w:asciiTheme="minorHAnsi" w:hAnsiTheme="minorHAnsi"/>
                <w:b/>
                <w:bCs/>
                <w:sz w:val="20"/>
              </w:rPr>
              <w:t>THEN</w:t>
            </w:r>
            <w:r w:rsidRPr="003E2D60">
              <w:rPr>
                <w:rFonts w:asciiTheme="minorHAnsi" w:hAnsiTheme="minorHAnsi"/>
                <w:sz w:val="20"/>
              </w:rPr>
              <w:t xml:space="preserve"> display</w:t>
            </w:r>
          </w:p>
          <w:p w14:paraId="1FACCEAD" w14:textId="0FEB7384" w:rsidR="002D7F52" w:rsidRPr="003E2D60" w:rsidRDefault="001B6FE7" w:rsidP="002D7F52">
            <w:pPr>
              <w:pStyle w:val="TableBodycopy"/>
              <w:rPr>
                <w:rFonts w:asciiTheme="minorHAnsi" w:hAnsiTheme="minorHAnsi" w:cstheme="minorHAnsi"/>
              </w:rPr>
            </w:pPr>
            <w:r w:rsidRPr="003E2D60">
              <w:rPr>
                <w:rFonts w:asciiTheme="minorHAnsi" w:hAnsiTheme="minorHAnsi" w:cstheme="minorHAnsi"/>
                <w:szCs w:val="20"/>
              </w:rPr>
              <w:t>ELSEIF</w:t>
            </w:r>
          </w:p>
          <w:p w14:paraId="38B5DCD2" w14:textId="28BC8AE2" w:rsidR="002D7F52" w:rsidRPr="003E2D60" w:rsidRDefault="002D7F52" w:rsidP="00D2791C">
            <w:pPr>
              <w:tabs>
                <w:tab w:val="left" w:pos="1800"/>
              </w:tabs>
              <w:rPr>
                <w:rFonts w:asciiTheme="minorHAnsi" w:hAnsiTheme="minorHAnsi"/>
                <w:b/>
                <w:bCs/>
                <w:sz w:val="20"/>
              </w:rPr>
            </w:pPr>
          </w:p>
        </w:tc>
        <w:tc>
          <w:tcPr>
            <w:tcW w:w="1560" w:type="dxa"/>
          </w:tcPr>
          <w:p w14:paraId="31D5A67B" w14:textId="77777777" w:rsidR="007F2B4A" w:rsidRPr="00D7158D" w:rsidRDefault="007F2B4A" w:rsidP="007F2B4A">
            <w:pPr>
              <w:spacing w:after="120"/>
              <w:rPr>
                <w:rFonts w:asciiTheme="minorHAnsi" w:hAnsiTheme="minorHAnsi" w:cstheme="minorHAnsi"/>
                <w:color w:val="000000"/>
                <w:sz w:val="18"/>
                <w:szCs w:val="18"/>
                <w:rPrChange w:id="7510"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511" w:author="sam sehgal" w:date="2024-10-14T16:20:00Z" w16du:dateUtc="2024-10-14T05:20:00Z">
                  <w:rPr>
                    <w:rFonts w:asciiTheme="minorHAnsi" w:hAnsiTheme="minorHAnsi" w:cstheme="minorHAnsi"/>
                    <w:color w:val="000000"/>
                    <w:sz w:val="14"/>
                    <w:szCs w:val="14"/>
                  </w:rPr>
                </w:rPrChange>
              </w:rPr>
              <w:t>Column 1 text:</w:t>
            </w:r>
          </w:p>
          <w:p w14:paraId="6C607E52" w14:textId="77777777" w:rsidR="007F2B4A" w:rsidRPr="00D7158D" w:rsidRDefault="007F2B4A" w:rsidP="007F2B4A">
            <w:pPr>
              <w:spacing w:after="120"/>
              <w:rPr>
                <w:rFonts w:asciiTheme="minorHAnsi" w:hAnsiTheme="minorHAnsi" w:cstheme="minorHAnsi"/>
                <w:color w:val="000000"/>
                <w:sz w:val="18"/>
                <w:szCs w:val="18"/>
                <w:rPrChange w:id="7512"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513" w:author="sam sehgal" w:date="2024-10-14T16:20:00Z" w16du:dateUtc="2024-10-14T05:20:00Z">
                  <w:rPr>
                    <w:rFonts w:asciiTheme="minorHAnsi" w:hAnsiTheme="minorHAnsi" w:cstheme="minorHAnsi"/>
                    <w:color w:val="000000"/>
                    <w:sz w:val="14"/>
                    <w:szCs w:val="14"/>
                  </w:rPr>
                </w:rPrChange>
              </w:rPr>
              <w:t xml:space="preserve">Bodycopy_COI </w:t>
            </w:r>
          </w:p>
          <w:p w14:paraId="4CDAEE20" w14:textId="77777777" w:rsidR="007F2B4A" w:rsidRPr="00D7158D" w:rsidRDefault="007F2B4A" w:rsidP="007F2B4A">
            <w:pPr>
              <w:spacing w:after="120"/>
              <w:rPr>
                <w:rFonts w:asciiTheme="minorHAnsi" w:hAnsiTheme="minorHAnsi" w:cstheme="minorHAnsi"/>
                <w:color w:val="000000"/>
                <w:sz w:val="18"/>
                <w:szCs w:val="18"/>
                <w:rPrChange w:id="7514"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515" w:author="sam sehgal" w:date="2024-10-14T16:20:00Z" w16du:dateUtc="2024-10-14T05:20:00Z">
                  <w:rPr>
                    <w:rFonts w:asciiTheme="minorHAnsi" w:hAnsiTheme="minorHAnsi" w:cstheme="minorHAnsi"/>
                    <w:color w:val="000000"/>
                    <w:sz w:val="14"/>
                    <w:szCs w:val="14"/>
                  </w:rPr>
                </w:rPrChange>
              </w:rPr>
              <w:t>Column 2 text:</w:t>
            </w:r>
          </w:p>
          <w:p w14:paraId="33E524F4" w14:textId="05EE0F7B" w:rsidR="00D2791C" w:rsidRPr="00D7158D" w:rsidRDefault="007F2B4A" w:rsidP="007F2B4A">
            <w:pPr>
              <w:tabs>
                <w:tab w:val="left" w:pos="1800"/>
              </w:tabs>
              <w:rPr>
                <w:rFonts w:asciiTheme="minorHAnsi" w:hAnsiTheme="minorHAnsi" w:cstheme="minorHAnsi"/>
                <w:bCs/>
                <w:sz w:val="18"/>
                <w:szCs w:val="18"/>
                <w:rPrChange w:id="7516" w:author="sam sehgal" w:date="2024-10-14T16:20:00Z" w16du:dateUtc="2024-10-14T05:20:00Z">
                  <w:rPr>
                    <w:rFonts w:asciiTheme="minorHAnsi" w:hAnsiTheme="minorHAnsi" w:cstheme="minorHAnsi"/>
                    <w:bCs/>
                    <w:sz w:val="20"/>
                    <w:szCs w:val="20"/>
                  </w:rPr>
                </w:rPrChange>
              </w:rPr>
            </w:pPr>
            <w:r w:rsidRPr="00D7158D">
              <w:rPr>
                <w:rFonts w:asciiTheme="minorHAnsi" w:hAnsiTheme="minorHAnsi" w:cstheme="minorHAnsi"/>
                <w:color w:val="000000"/>
                <w:sz w:val="18"/>
                <w:szCs w:val="18"/>
                <w:rPrChange w:id="7517" w:author="sam sehgal" w:date="2024-10-14T16:20:00Z" w16du:dateUtc="2024-10-14T05:20:00Z">
                  <w:rPr>
                    <w:rFonts w:asciiTheme="minorHAnsi" w:hAnsiTheme="minorHAnsi" w:cstheme="minorHAnsi"/>
                    <w:color w:val="000000"/>
                    <w:sz w:val="14"/>
                    <w:szCs w:val="14"/>
                  </w:rPr>
                </w:rPrChange>
              </w:rPr>
              <w:t>Bullet_1_B_COI</w:t>
            </w:r>
          </w:p>
        </w:tc>
      </w:tr>
      <w:tr w:rsidR="00727E11" w:rsidRPr="00BD6987" w14:paraId="67ABC3F3" w14:textId="77777777" w:rsidTr="00BA2FD3">
        <w:trPr>
          <w:cantSplit/>
          <w:trHeight w:val="910"/>
        </w:trPr>
        <w:tc>
          <w:tcPr>
            <w:tcW w:w="1013" w:type="dxa"/>
            <w:vMerge/>
          </w:tcPr>
          <w:p w14:paraId="7E5FB25A" w14:textId="77777777" w:rsidR="00727E11" w:rsidRPr="00BD6987" w:rsidRDefault="00727E11" w:rsidP="00727E11">
            <w:pPr>
              <w:tabs>
                <w:tab w:val="left" w:pos="1800"/>
              </w:tabs>
              <w:rPr>
                <w:rFonts w:asciiTheme="minorHAnsi" w:hAnsiTheme="minorHAnsi" w:cstheme="minorHAnsi"/>
                <w:b/>
                <w:sz w:val="20"/>
                <w:szCs w:val="20"/>
              </w:rPr>
            </w:pPr>
          </w:p>
        </w:tc>
        <w:tc>
          <w:tcPr>
            <w:tcW w:w="2101" w:type="dxa"/>
            <w:vMerge/>
          </w:tcPr>
          <w:p w14:paraId="384A2002" w14:textId="77777777" w:rsidR="00727E11" w:rsidRPr="00BD6987" w:rsidRDefault="00727E11" w:rsidP="00727E11">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827" w:type="dxa"/>
              <w:tblBorders>
                <w:bottom w:val="single" w:sz="4" w:space="0" w:color="auto"/>
              </w:tblBorders>
              <w:tblLayout w:type="fixed"/>
              <w:tblLook w:val="04A0" w:firstRow="1" w:lastRow="0" w:firstColumn="1" w:lastColumn="0" w:noHBand="0" w:noVBand="1"/>
              <w:tblPrChange w:id="7518" w:author="sam sehgal" w:date="2024-08-20T12:49:00Z" w16du:dateUtc="2024-08-20T02:49: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294"/>
              <w:gridCol w:w="5533"/>
              <w:tblGridChange w:id="7519">
                <w:tblGrid>
                  <w:gridCol w:w="2294"/>
                  <w:gridCol w:w="284"/>
                  <w:gridCol w:w="5249"/>
                  <w:gridCol w:w="968"/>
                </w:tblGrid>
              </w:tblGridChange>
            </w:tblGrid>
            <w:tr w:rsidR="00727E11" w:rsidRPr="00CC1DC1" w14:paraId="21430DD4" w14:textId="77777777" w:rsidTr="00DF514D">
              <w:trPr>
                <w:trHeight w:val="377"/>
                <w:trPrChange w:id="7520" w:author="sam sehgal" w:date="2024-08-20T12:49:00Z" w16du:dateUtc="2024-08-20T02:49:00Z">
                  <w:trPr>
                    <w:trHeight w:val="263"/>
                  </w:trPr>
                </w:trPrChange>
              </w:trPr>
              <w:tc>
                <w:tcPr>
                  <w:tcW w:w="2294" w:type="dxa"/>
                  <w:noWrap/>
                  <w:vAlign w:val="center"/>
                  <w:hideMark/>
                  <w:tcPrChange w:id="7521" w:author="sam sehgal" w:date="2024-08-20T12:49:00Z" w16du:dateUtc="2024-08-20T02:49:00Z">
                    <w:tcPr>
                      <w:tcW w:w="2578" w:type="dxa"/>
                      <w:gridSpan w:val="2"/>
                      <w:noWrap/>
                      <w:vAlign w:val="center"/>
                      <w:hideMark/>
                    </w:tcPr>
                  </w:tcPrChange>
                </w:tcPr>
                <w:p w14:paraId="741D5144" w14:textId="4778FDDC" w:rsidR="00727E11" w:rsidRPr="00CC1DC1" w:rsidRDefault="00727E11" w:rsidP="00727E11">
                  <w:pPr>
                    <w:pStyle w:val="BodycopyCOI"/>
                  </w:pPr>
                  <w:r w:rsidRPr="00CC1DC1">
                    <w:t xml:space="preserve">You describe your </w:t>
                  </w:r>
                  <w:r w:rsidRPr="00CC1DC1">
                    <w:rPr>
                      <w:rFonts w:eastAsia="Arial" w:cs="Arial"/>
                    </w:rPr>
                    <w:t xml:space="preserve">Insured Address </w:t>
                  </w:r>
                  <w:commentRangeStart w:id="7522"/>
                  <w:commentRangeStart w:id="7523"/>
                  <w:commentRangeEnd w:id="7522"/>
                  <w:r w:rsidRPr="00CC1DC1">
                    <w:rPr>
                      <w:rStyle w:val="CommentReference"/>
                      <w:sz w:val="18"/>
                      <w:szCs w:val="18"/>
                    </w:rPr>
                    <w:commentReference w:id="7522"/>
                  </w:r>
                  <w:commentRangeEnd w:id="7523"/>
                  <w:r w:rsidRPr="00CC1DC1">
                    <w:rPr>
                      <w:rStyle w:val="CommentReference"/>
                      <w:sz w:val="18"/>
                      <w:szCs w:val="18"/>
                    </w:rPr>
                    <w:commentReference w:id="7523"/>
                  </w:r>
                  <w:r w:rsidRPr="00CC1DC1">
                    <w:t>as:</w:t>
                  </w:r>
                </w:p>
              </w:tc>
              <w:tc>
                <w:tcPr>
                  <w:tcW w:w="5533" w:type="dxa"/>
                  <w:noWrap/>
                  <w:vAlign w:val="bottom"/>
                  <w:hideMark/>
                  <w:tcPrChange w:id="7524" w:author="sam sehgal" w:date="2024-08-20T12:49:00Z" w16du:dateUtc="2024-08-20T02:49:00Z">
                    <w:tcPr>
                      <w:tcW w:w="6217" w:type="dxa"/>
                      <w:gridSpan w:val="2"/>
                      <w:noWrap/>
                      <w:vAlign w:val="bottom"/>
                      <w:hideMark/>
                    </w:tcPr>
                  </w:tcPrChange>
                </w:tcPr>
                <w:p w14:paraId="3A0AE0A0" w14:textId="31616733" w:rsidR="00B7253A" w:rsidRPr="00CC1DC1" w:rsidRDefault="00727E11" w:rsidP="00B7253A">
                  <w:pPr>
                    <w:pStyle w:val="TableBodycopy"/>
                    <w:rPr>
                      <w:b/>
                      <w:bCs/>
                    </w:rPr>
                  </w:pPr>
                  <w:r w:rsidRPr="00CC1DC1">
                    <w:rPr>
                      <w:b/>
                      <w:bCs/>
                    </w:rPr>
                    <w:t>•</w:t>
                  </w:r>
                  <w:r w:rsidR="00B7253A" w:rsidRPr="00CC1DC1">
                    <w:rPr>
                      <w:b/>
                      <w:bCs/>
                    </w:rPr>
                    <w:t xml:space="preserve"> currently or planned to be under construction or renovation</w:t>
                  </w:r>
                  <w:del w:id="7525" w:author="Sam Sehgal (EXT Idiom)" w:date="2024-12-17T13:59:00Z" w16du:dateUtc="2024-12-17T02:59:00Z">
                    <w:r w:rsidR="00B7253A" w:rsidRPr="00CC1DC1" w:rsidDel="00470140">
                      <w:rPr>
                        <w:b/>
                        <w:bCs/>
                      </w:rPr>
                      <w:delText>.</w:delText>
                    </w:r>
                  </w:del>
                </w:p>
                <w:p w14:paraId="23C3954A" w14:textId="4E581B16" w:rsidR="00727E11" w:rsidRPr="00CC1DC1" w:rsidRDefault="00727E11" w:rsidP="00727E11">
                  <w:pPr>
                    <w:pStyle w:val="TableBodycopy"/>
                    <w:rPr>
                      <w:b/>
                      <w:bCs/>
                    </w:rPr>
                  </w:pPr>
                </w:p>
              </w:tc>
            </w:tr>
          </w:tbl>
          <w:p w14:paraId="0EBAAEBE" w14:textId="77777777" w:rsidR="00727E11" w:rsidRPr="00CC1DC1" w:rsidRDefault="00727E11" w:rsidP="00727E11">
            <w:pPr>
              <w:pStyle w:val="BodycopyCOI"/>
            </w:pPr>
          </w:p>
        </w:tc>
        <w:tc>
          <w:tcPr>
            <w:tcW w:w="1984" w:type="dxa"/>
          </w:tcPr>
          <w:p w14:paraId="396FA237" w14:textId="77777777" w:rsidR="00727E11" w:rsidRPr="00CC1DC1" w:rsidRDefault="00727E11" w:rsidP="00727E11">
            <w:pPr>
              <w:tabs>
                <w:tab w:val="left" w:pos="1800"/>
              </w:tabs>
              <w:rPr>
                <w:rFonts w:asciiTheme="minorHAnsi" w:hAnsiTheme="minorHAnsi"/>
                <w:sz w:val="20"/>
              </w:rPr>
            </w:pPr>
          </w:p>
          <w:p w14:paraId="00B5392E" w14:textId="77777777" w:rsidR="002F36B6" w:rsidRPr="00CC1DC1" w:rsidRDefault="001B6FE7" w:rsidP="001B6FE7">
            <w:pPr>
              <w:tabs>
                <w:tab w:val="left" w:pos="1800"/>
              </w:tabs>
              <w:rPr>
                <w:ins w:id="7526" w:author="Sue Simnor (EXT Idiom)" w:date="2024-09-19T16:34:00Z" w16du:dateUtc="2024-09-19T06:34:00Z"/>
                <w:rFonts w:asciiTheme="minorHAnsi" w:hAnsiTheme="minorHAnsi"/>
                <w:sz w:val="20"/>
                <w:rPrChange w:id="7527" w:author="sam sehgal" w:date="2025-07-21T14:49:00Z" w16du:dateUtc="2025-07-21T04:49:00Z">
                  <w:rPr>
                    <w:ins w:id="7528" w:author="Sue Simnor (EXT Idiom)" w:date="2024-09-19T16:34:00Z" w16du:dateUtc="2024-09-19T06:34:00Z"/>
                    <w:rFonts w:asciiTheme="minorHAnsi" w:hAnsiTheme="minorHAnsi"/>
                    <w:sz w:val="20"/>
                    <w:highlight w:val="cyan"/>
                  </w:rPr>
                </w:rPrChange>
              </w:rPr>
            </w:pPr>
            <w:r w:rsidRPr="00CC1DC1">
              <w:rPr>
                <w:rFonts w:asciiTheme="minorHAnsi" w:hAnsiTheme="minorHAnsi"/>
                <w:b/>
                <w:bCs/>
                <w:sz w:val="20"/>
              </w:rPr>
              <w:t>IF</w:t>
            </w:r>
            <w:r w:rsidRPr="00CC1DC1">
              <w:rPr>
                <w:rFonts w:asciiTheme="minorHAnsi" w:hAnsiTheme="minorHAnsi"/>
                <w:sz w:val="20"/>
              </w:rPr>
              <w:t xml:space="preserve"> </w:t>
            </w:r>
          </w:p>
          <w:p w14:paraId="435F5B93" w14:textId="417297AF" w:rsidR="002F36B6" w:rsidRPr="00CC1DC1" w:rsidRDefault="002F36B6" w:rsidP="002F36B6">
            <w:pPr>
              <w:tabs>
                <w:tab w:val="left" w:pos="1800"/>
              </w:tabs>
              <w:rPr>
                <w:ins w:id="7529" w:author="Sue Simnor (EXT Idiom)" w:date="2024-09-19T16:34:00Z" w16du:dateUtc="2024-09-19T06:34:00Z"/>
                <w:rFonts w:asciiTheme="minorHAnsi" w:hAnsiTheme="minorHAnsi"/>
                <w:sz w:val="20"/>
              </w:rPr>
            </w:pPr>
            <w:ins w:id="7530" w:author="Sue Simnor (EXT Idiom)" w:date="2024-09-19T16:34:00Z" w16du:dateUtc="2024-09-19T06:34:00Z">
              <w:r w:rsidRPr="00CC1DC1">
                <w:rPr>
                  <w:rFonts w:asciiTheme="minorHAnsi" w:hAnsiTheme="minorHAnsi"/>
                  <w:sz w:val="20"/>
                </w:rPr>
                <w:t xml:space="preserve">&lt;UnderConstructionCode&gt; = </w:t>
              </w:r>
            </w:ins>
            <w:ins w:id="7531" w:author="Sam Sehgal (EXT Idiom)" w:date="2025-03-18T10:13:00Z" w16du:dateUtc="2025-03-17T23:13:00Z">
              <w:r w:rsidR="00E45BF1" w:rsidRPr="00CC1DC1">
                <w:rPr>
                  <w:rFonts w:asciiTheme="minorHAnsi" w:hAnsiTheme="minorHAnsi"/>
                  <w:sz w:val="20"/>
                </w:rPr>
                <w:t>3|YesCommencedBeforeMigrationMigrationOnly</w:t>
              </w:r>
            </w:ins>
            <w:ins w:id="7532" w:author="Sue Simnor (EXT Idiom)" w:date="2024-09-19T16:34:00Z" w16du:dateUtc="2024-09-19T06:34:00Z">
              <w:del w:id="7533" w:author="Sam Sehgal (EXT Idiom)" w:date="2025-03-18T10:13:00Z" w16du:dateUtc="2025-03-17T23:13:00Z">
                <w:r w:rsidRPr="00CC1DC1" w:rsidDel="00E45BF1">
                  <w:rPr>
                    <w:rFonts w:asciiTheme="minorHAnsi" w:hAnsiTheme="minorHAnsi"/>
                    <w:sz w:val="20"/>
                  </w:rPr>
                  <w:delText>1|UnderConstructionYes</w:delText>
                </w:r>
              </w:del>
            </w:ins>
          </w:p>
          <w:p w14:paraId="3C48E348" w14:textId="77777777" w:rsidR="002F36B6" w:rsidRPr="00CC1DC1" w:rsidRDefault="002F36B6" w:rsidP="002F36B6">
            <w:pPr>
              <w:tabs>
                <w:tab w:val="left" w:pos="1800"/>
              </w:tabs>
              <w:rPr>
                <w:ins w:id="7534" w:author="Sue Simnor (EXT Idiom)" w:date="2024-09-19T16:34:00Z" w16du:dateUtc="2024-09-19T06:34:00Z"/>
                <w:rFonts w:asciiTheme="minorHAnsi" w:hAnsiTheme="minorHAnsi"/>
                <w:b/>
                <w:bCs/>
                <w:sz w:val="20"/>
              </w:rPr>
            </w:pPr>
            <w:ins w:id="7535" w:author="Sue Simnor (EXT Idiom)" w:date="2024-09-19T16:34:00Z" w16du:dateUtc="2024-09-19T06:34:00Z">
              <w:r w:rsidRPr="00CC1DC1">
                <w:rPr>
                  <w:rFonts w:asciiTheme="minorHAnsi" w:hAnsiTheme="minorHAnsi"/>
                  <w:b/>
                  <w:bCs/>
                  <w:sz w:val="20"/>
                </w:rPr>
                <w:t>AND</w:t>
              </w:r>
            </w:ins>
          </w:p>
          <w:p w14:paraId="59BDB37B" w14:textId="2956C44B" w:rsidR="001B6FE7" w:rsidRPr="00CC1DC1" w:rsidRDefault="001B6FE7" w:rsidP="001B6FE7">
            <w:pPr>
              <w:tabs>
                <w:tab w:val="left" w:pos="1800"/>
              </w:tabs>
              <w:rPr>
                <w:rFonts w:asciiTheme="minorHAnsi" w:hAnsiTheme="minorHAnsi"/>
                <w:sz w:val="20"/>
              </w:rPr>
            </w:pPr>
            <w:r w:rsidRPr="00CC1DC1">
              <w:rPr>
                <w:rFonts w:asciiTheme="minorHAnsi" w:hAnsiTheme="minorHAnsi"/>
                <w:sz w:val="20"/>
              </w:rPr>
              <w:t xml:space="preserve">&lt;LivingInRenovationCode&gt; = </w:t>
            </w:r>
            <w:r w:rsidR="00B84742" w:rsidRPr="00CC1DC1">
              <w:rPr>
                <w:rFonts w:asciiTheme="minorHAnsi" w:hAnsiTheme="minorHAnsi"/>
                <w:sz w:val="20"/>
              </w:rPr>
              <w:t>“3|NotRecordedOnlyForMigration”</w:t>
            </w:r>
          </w:p>
          <w:p w14:paraId="5D9B49E7" w14:textId="77777777" w:rsidR="001B6FE7" w:rsidRPr="00CC1DC1" w:rsidRDefault="001B6FE7" w:rsidP="001B6FE7">
            <w:pPr>
              <w:tabs>
                <w:tab w:val="left" w:pos="1800"/>
              </w:tabs>
              <w:rPr>
                <w:rFonts w:asciiTheme="minorHAnsi" w:hAnsiTheme="minorHAnsi"/>
                <w:sz w:val="20"/>
              </w:rPr>
            </w:pPr>
            <w:r w:rsidRPr="00CC1DC1">
              <w:rPr>
                <w:rFonts w:asciiTheme="minorHAnsi" w:hAnsiTheme="minorHAnsi"/>
                <w:b/>
                <w:bCs/>
                <w:sz w:val="20"/>
              </w:rPr>
              <w:t>THEN</w:t>
            </w:r>
            <w:r w:rsidRPr="00CC1DC1">
              <w:rPr>
                <w:rFonts w:asciiTheme="minorHAnsi" w:hAnsiTheme="minorHAnsi"/>
                <w:sz w:val="20"/>
              </w:rPr>
              <w:t xml:space="preserve"> display</w:t>
            </w:r>
          </w:p>
          <w:p w14:paraId="73800278" w14:textId="77777777" w:rsidR="00727E11" w:rsidRPr="00CC1DC1" w:rsidRDefault="00727E11" w:rsidP="00727E11">
            <w:pPr>
              <w:pStyle w:val="TableBodycopy"/>
              <w:rPr>
                <w:rFonts w:asciiTheme="minorHAnsi" w:hAnsiTheme="minorHAnsi" w:cstheme="minorHAnsi"/>
              </w:rPr>
            </w:pPr>
            <w:r w:rsidRPr="00CC1DC1">
              <w:rPr>
                <w:rFonts w:asciiTheme="minorHAnsi" w:hAnsiTheme="minorHAnsi" w:cstheme="minorHAnsi"/>
                <w:szCs w:val="20"/>
              </w:rPr>
              <w:t>Else Do Not display</w:t>
            </w:r>
          </w:p>
          <w:p w14:paraId="2ACE637A" w14:textId="77777777" w:rsidR="00727E11" w:rsidRPr="00CC1DC1" w:rsidRDefault="00727E11" w:rsidP="00727E11">
            <w:pPr>
              <w:tabs>
                <w:tab w:val="left" w:pos="1800"/>
              </w:tabs>
              <w:rPr>
                <w:rFonts w:asciiTheme="minorHAnsi" w:hAnsiTheme="minorHAnsi"/>
                <w:sz w:val="20"/>
              </w:rPr>
            </w:pPr>
          </w:p>
        </w:tc>
        <w:tc>
          <w:tcPr>
            <w:tcW w:w="1560" w:type="dxa"/>
          </w:tcPr>
          <w:p w14:paraId="10EBA47E" w14:textId="77777777" w:rsidR="00727E11" w:rsidRPr="00470140" w:rsidRDefault="00727E11" w:rsidP="00727E11">
            <w:pPr>
              <w:spacing w:after="120"/>
              <w:rPr>
                <w:rFonts w:asciiTheme="minorHAnsi" w:hAnsiTheme="minorHAnsi" w:cstheme="minorHAnsi"/>
                <w:color w:val="000000"/>
                <w:sz w:val="18"/>
                <w:szCs w:val="18"/>
                <w:rPrChange w:id="7536" w:author="Sam Sehgal (EXT Idiom)" w:date="2024-12-17T13:59:00Z" w16du:dateUtc="2024-12-17T02:59:00Z">
                  <w:rPr>
                    <w:rFonts w:asciiTheme="minorHAnsi" w:hAnsiTheme="minorHAnsi" w:cstheme="minorHAnsi"/>
                    <w:color w:val="000000"/>
                    <w:sz w:val="14"/>
                    <w:szCs w:val="14"/>
                  </w:rPr>
                </w:rPrChange>
              </w:rPr>
            </w:pPr>
            <w:r w:rsidRPr="00470140">
              <w:rPr>
                <w:rFonts w:asciiTheme="minorHAnsi" w:hAnsiTheme="minorHAnsi" w:cstheme="minorHAnsi"/>
                <w:color w:val="000000"/>
                <w:sz w:val="18"/>
                <w:szCs w:val="18"/>
                <w:rPrChange w:id="7537" w:author="Sam Sehgal (EXT Idiom)" w:date="2024-12-17T13:59:00Z" w16du:dateUtc="2024-12-17T02:59:00Z">
                  <w:rPr>
                    <w:rFonts w:asciiTheme="minorHAnsi" w:hAnsiTheme="minorHAnsi" w:cstheme="minorHAnsi"/>
                    <w:color w:val="000000"/>
                    <w:sz w:val="14"/>
                    <w:szCs w:val="14"/>
                  </w:rPr>
                </w:rPrChange>
              </w:rPr>
              <w:t>Column 1 text:</w:t>
            </w:r>
          </w:p>
          <w:p w14:paraId="3B1222A8" w14:textId="77777777" w:rsidR="00727E11" w:rsidRPr="00470140" w:rsidRDefault="00727E11" w:rsidP="00727E11">
            <w:pPr>
              <w:spacing w:after="120"/>
              <w:rPr>
                <w:rFonts w:asciiTheme="minorHAnsi" w:hAnsiTheme="minorHAnsi" w:cstheme="minorHAnsi"/>
                <w:color w:val="000000"/>
                <w:sz w:val="18"/>
                <w:szCs w:val="18"/>
                <w:rPrChange w:id="7538" w:author="Sam Sehgal (EXT Idiom)" w:date="2024-12-17T13:59:00Z" w16du:dateUtc="2024-12-17T02:59:00Z">
                  <w:rPr>
                    <w:rFonts w:asciiTheme="minorHAnsi" w:hAnsiTheme="minorHAnsi" w:cstheme="minorHAnsi"/>
                    <w:color w:val="000000"/>
                    <w:sz w:val="14"/>
                    <w:szCs w:val="14"/>
                  </w:rPr>
                </w:rPrChange>
              </w:rPr>
            </w:pPr>
            <w:r w:rsidRPr="00470140">
              <w:rPr>
                <w:rFonts w:asciiTheme="minorHAnsi" w:hAnsiTheme="minorHAnsi" w:cstheme="minorHAnsi"/>
                <w:color w:val="000000"/>
                <w:sz w:val="18"/>
                <w:szCs w:val="18"/>
                <w:rPrChange w:id="7539" w:author="Sam Sehgal (EXT Idiom)" w:date="2024-12-17T13:59:00Z" w16du:dateUtc="2024-12-17T02:59:00Z">
                  <w:rPr>
                    <w:rFonts w:asciiTheme="minorHAnsi" w:hAnsiTheme="minorHAnsi" w:cstheme="minorHAnsi"/>
                    <w:color w:val="000000"/>
                    <w:sz w:val="14"/>
                    <w:szCs w:val="14"/>
                  </w:rPr>
                </w:rPrChange>
              </w:rPr>
              <w:t xml:space="preserve">Bodycopy_COI </w:t>
            </w:r>
          </w:p>
          <w:p w14:paraId="41C8594D" w14:textId="77777777" w:rsidR="00727E11" w:rsidRPr="00470140" w:rsidRDefault="00727E11" w:rsidP="00727E11">
            <w:pPr>
              <w:spacing w:after="120"/>
              <w:rPr>
                <w:rFonts w:asciiTheme="minorHAnsi" w:hAnsiTheme="minorHAnsi" w:cstheme="minorHAnsi"/>
                <w:color w:val="000000"/>
                <w:sz w:val="18"/>
                <w:szCs w:val="18"/>
                <w:rPrChange w:id="7540" w:author="Sam Sehgal (EXT Idiom)" w:date="2024-12-17T13:59:00Z" w16du:dateUtc="2024-12-17T02:59:00Z">
                  <w:rPr>
                    <w:rFonts w:asciiTheme="minorHAnsi" w:hAnsiTheme="minorHAnsi" w:cstheme="minorHAnsi"/>
                    <w:color w:val="000000"/>
                    <w:sz w:val="14"/>
                    <w:szCs w:val="14"/>
                  </w:rPr>
                </w:rPrChange>
              </w:rPr>
            </w:pPr>
            <w:r w:rsidRPr="00470140">
              <w:rPr>
                <w:rFonts w:asciiTheme="minorHAnsi" w:hAnsiTheme="minorHAnsi" w:cstheme="minorHAnsi"/>
                <w:color w:val="000000"/>
                <w:sz w:val="18"/>
                <w:szCs w:val="18"/>
                <w:rPrChange w:id="7541" w:author="Sam Sehgal (EXT Idiom)" w:date="2024-12-17T13:59:00Z" w16du:dateUtc="2024-12-17T02:59:00Z">
                  <w:rPr>
                    <w:rFonts w:asciiTheme="minorHAnsi" w:hAnsiTheme="minorHAnsi" w:cstheme="minorHAnsi"/>
                    <w:color w:val="000000"/>
                    <w:sz w:val="14"/>
                    <w:szCs w:val="14"/>
                  </w:rPr>
                </w:rPrChange>
              </w:rPr>
              <w:t>Column 2 text:</w:t>
            </w:r>
          </w:p>
          <w:p w14:paraId="4ACAF87E" w14:textId="3E16C9BF" w:rsidR="00727E11" w:rsidRPr="00470140" w:rsidRDefault="00727E11" w:rsidP="00727E11">
            <w:pPr>
              <w:spacing w:after="120"/>
              <w:rPr>
                <w:rFonts w:asciiTheme="minorHAnsi" w:hAnsiTheme="minorHAnsi" w:cstheme="minorHAnsi"/>
                <w:color w:val="000000"/>
                <w:sz w:val="18"/>
                <w:szCs w:val="18"/>
                <w:rPrChange w:id="7542" w:author="Sam Sehgal (EXT Idiom)" w:date="2024-12-17T13:59:00Z" w16du:dateUtc="2024-12-17T02:59:00Z">
                  <w:rPr>
                    <w:rFonts w:asciiTheme="minorHAnsi" w:hAnsiTheme="minorHAnsi" w:cstheme="minorHAnsi"/>
                    <w:color w:val="000000"/>
                    <w:sz w:val="14"/>
                    <w:szCs w:val="14"/>
                  </w:rPr>
                </w:rPrChange>
              </w:rPr>
            </w:pPr>
            <w:r w:rsidRPr="00470140">
              <w:rPr>
                <w:rFonts w:asciiTheme="minorHAnsi" w:hAnsiTheme="minorHAnsi" w:cstheme="minorHAnsi"/>
                <w:color w:val="000000"/>
                <w:sz w:val="18"/>
                <w:szCs w:val="18"/>
                <w:rPrChange w:id="7543" w:author="Sam Sehgal (EXT Idiom)" w:date="2024-12-17T13:59:00Z" w16du:dateUtc="2024-12-17T02:59:00Z">
                  <w:rPr>
                    <w:rFonts w:asciiTheme="minorHAnsi" w:hAnsiTheme="minorHAnsi" w:cstheme="minorHAnsi"/>
                    <w:color w:val="000000"/>
                    <w:sz w:val="14"/>
                    <w:szCs w:val="14"/>
                  </w:rPr>
                </w:rPrChange>
              </w:rPr>
              <w:t>Bullet_1_B_COI</w:t>
            </w:r>
          </w:p>
        </w:tc>
      </w:tr>
      <w:tr w:rsidR="00D2791C" w:rsidRPr="00BD6987" w14:paraId="3C072705" w14:textId="77777777" w:rsidTr="00BA2FD3">
        <w:trPr>
          <w:cantSplit/>
          <w:trHeight w:val="691"/>
        </w:trPr>
        <w:tc>
          <w:tcPr>
            <w:tcW w:w="1013" w:type="dxa"/>
            <w:vMerge/>
          </w:tcPr>
          <w:p w14:paraId="1A4DB2BE" w14:textId="77777777" w:rsidR="00D2791C" w:rsidRPr="00BD6987" w:rsidRDefault="00D2791C" w:rsidP="00D2791C">
            <w:pPr>
              <w:tabs>
                <w:tab w:val="left" w:pos="1800"/>
              </w:tabs>
              <w:rPr>
                <w:rFonts w:asciiTheme="minorHAnsi" w:hAnsiTheme="minorHAnsi" w:cstheme="minorHAnsi"/>
                <w:b/>
                <w:sz w:val="20"/>
                <w:szCs w:val="20"/>
              </w:rPr>
            </w:pPr>
          </w:p>
        </w:tc>
        <w:tc>
          <w:tcPr>
            <w:tcW w:w="2101" w:type="dxa"/>
            <w:vMerge/>
          </w:tcPr>
          <w:p w14:paraId="31CEE855" w14:textId="77777777" w:rsidR="00D2791C" w:rsidRPr="00BD6987" w:rsidRDefault="00D2791C" w:rsidP="00D2791C">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852" w:type="dxa"/>
              <w:tblBorders>
                <w:bottom w:val="single" w:sz="4" w:space="0" w:color="auto"/>
              </w:tblBorders>
              <w:tblLayout w:type="fixed"/>
              <w:tblLook w:val="04A0" w:firstRow="1" w:lastRow="0" w:firstColumn="1" w:lastColumn="0" w:noHBand="0" w:noVBand="1"/>
              <w:tblPrChange w:id="7544" w:author="sam sehgal" w:date="2024-08-20T12:50:00Z" w16du:dateUtc="2024-08-20T02:50: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301"/>
              <w:gridCol w:w="5551"/>
              <w:tblGridChange w:id="7545">
                <w:tblGrid>
                  <w:gridCol w:w="2301"/>
                  <w:gridCol w:w="277"/>
                  <w:gridCol w:w="5274"/>
                  <w:gridCol w:w="943"/>
                </w:tblGrid>
              </w:tblGridChange>
            </w:tblGrid>
            <w:tr w:rsidR="00D2791C" w:rsidRPr="00CD39DF" w14:paraId="198446D8" w14:textId="77777777" w:rsidTr="00DF514D">
              <w:trPr>
                <w:trHeight w:val="407"/>
                <w:trPrChange w:id="7546" w:author="sam sehgal" w:date="2024-08-20T12:50:00Z" w16du:dateUtc="2024-08-20T02:50:00Z">
                  <w:trPr>
                    <w:trHeight w:val="263"/>
                  </w:trPr>
                </w:trPrChange>
              </w:trPr>
              <w:tc>
                <w:tcPr>
                  <w:tcW w:w="2301" w:type="dxa"/>
                  <w:noWrap/>
                  <w:vAlign w:val="center"/>
                  <w:hideMark/>
                  <w:tcPrChange w:id="7547" w:author="sam sehgal" w:date="2024-08-20T12:50:00Z" w16du:dateUtc="2024-08-20T02:50:00Z">
                    <w:tcPr>
                      <w:tcW w:w="2578" w:type="dxa"/>
                      <w:gridSpan w:val="2"/>
                      <w:noWrap/>
                      <w:vAlign w:val="center"/>
                      <w:hideMark/>
                    </w:tcPr>
                  </w:tcPrChange>
                </w:tcPr>
                <w:p w14:paraId="31A28451" w14:textId="7B911D07" w:rsidR="00D2791C" w:rsidRPr="00CD39DF" w:rsidRDefault="2A9802EC" w:rsidP="00C1020A">
                  <w:pPr>
                    <w:pStyle w:val="BodycopyCOI"/>
                  </w:pPr>
                  <w:r w:rsidRPr="00CD39DF">
                    <w:t xml:space="preserve">You describe your </w:t>
                  </w:r>
                  <w:r w:rsidR="00CF5C2D" w:rsidRPr="00CD39DF">
                    <w:rPr>
                      <w:rFonts w:eastAsia="Arial" w:cs="Arial"/>
                    </w:rPr>
                    <w:t>Insured Address</w:t>
                  </w:r>
                  <w:r w:rsidR="00993913">
                    <w:rPr>
                      <w:rFonts w:eastAsia="Arial" w:cs="Arial"/>
                    </w:rPr>
                    <w:t xml:space="preserve"> </w:t>
                  </w:r>
                  <w:commentRangeStart w:id="7548"/>
                  <w:commentRangeStart w:id="7549"/>
                  <w:commentRangeStart w:id="7550"/>
                  <w:commentRangeStart w:id="7551"/>
                  <w:commentRangeEnd w:id="7548"/>
                  <w:r w:rsidR="00D2791C" w:rsidRPr="00CD39DF">
                    <w:rPr>
                      <w:rStyle w:val="CommentReference"/>
                      <w:sz w:val="18"/>
                      <w:szCs w:val="18"/>
                    </w:rPr>
                    <w:commentReference w:id="7548"/>
                  </w:r>
                  <w:commentRangeEnd w:id="7549"/>
                  <w:r w:rsidR="00EE3BF4" w:rsidRPr="00CD39DF">
                    <w:rPr>
                      <w:rStyle w:val="CommentReference"/>
                      <w:sz w:val="18"/>
                      <w:szCs w:val="18"/>
                    </w:rPr>
                    <w:commentReference w:id="7549"/>
                  </w:r>
                  <w:commentRangeEnd w:id="7550"/>
                  <w:r w:rsidR="00D2791C" w:rsidRPr="00CD39DF">
                    <w:rPr>
                      <w:rStyle w:val="CommentReference"/>
                      <w:sz w:val="18"/>
                      <w:szCs w:val="18"/>
                    </w:rPr>
                    <w:commentReference w:id="7550"/>
                  </w:r>
                  <w:commentRangeEnd w:id="7551"/>
                  <w:r w:rsidR="00395363" w:rsidRPr="00CD39DF">
                    <w:rPr>
                      <w:rStyle w:val="CommentReference"/>
                      <w:sz w:val="18"/>
                      <w:szCs w:val="18"/>
                    </w:rPr>
                    <w:commentReference w:id="7551"/>
                  </w:r>
                  <w:r w:rsidRPr="00CD39DF">
                    <w:t>as:</w:t>
                  </w:r>
                </w:p>
              </w:tc>
              <w:tc>
                <w:tcPr>
                  <w:tcW w:w="5551" w:type="dxa"/>
                  <w:noWrap/>
                  <w:vAlign w:val="bottom"/>
                  <w:hideMark/>
                  <w:tcPrChange w:id="7552" w:author="sam sehgal" w:date="2024-08-20T12:50:00Z" w16du:dateUtc="2024-08-20T02:50:00Z">
                    <w:tcPr>
                      <w:tcW w:w="6217" w:type="dxa"/>
                      <w:gridSpan w:val="2"/>
                      <w:noWrap/>
                      <w:vAlign w:val="bottom"/>
                      <w:hideMark/>
                    </w:tcPr>
                  </w:tcPrChange>
                </w:tcPr>
                <w:p w14:paraId="42BAF636" w14:textId="486A6DCC" w:rsidR="00D2791C" w:rsidRPr="00CD39DF" w:rsidRDefault="73306ECB" w:rsidP="00D2791C">
                  <w:pPr>
                    <w:pStyle w:val="TableBodycopy"/>
                    <w:spacing w:line="240" w:lineRule="auto"/>
                    <w:rPr>
                      <w:b/>
                      <w:bCs/>
                    </w:rPr>
                  </w:pPr>
                  <w:commentRangeStart w:id="7553"/>
                  <w:commentRangeStart w:id="7554"/>
                  <w:commentRangeStart w:id="7555"/>
                  <w:r w:rsidRPr="00CD39DF">
                    <w:rPr>
                      <w:b/>
                      <w:bCs/>
                    </w:rPr>
                    <w:t xml:space="preserve">• </w:t>
                  </w:r>
                  <w:r w:rsidRPr="00266F32">
                    <w:rPr>
                      <w:b/>
                      <w:bCs/>
                    </w:rPr>
                    <w:t>not under a strata</w:t>
                  </w:r>
                  <w:r w:rsidR="00FA058A" w:rsidRPr="00CD39DF">
                    <w:rPr>
                      <w:b/>
                      <w:bCs/>
                    </w:rPr>
                    <w:t>, community</w:t>
                  </w:r>
                  <w:r w:rsidRPr="00266F32">
                    <w:rPr>
                      <w:b/>
                      <w:bCs/>
                    </w:rPr>
                    <w:t xml:space="preserve">, </w:t>
                  </w:r>
                  <w:r w:rsidR="00A55A01" w:rsidRPr="00CD39DF">
                    <w:rPr>
                      <w:b/>
                      <w:bCs/>
                    </w:rPr>
                    <w:t xml:space="preserve">or </w:t>
                  </w:r>
                  <w:r w:rsidRPr="00266F32">
                    <w:rPr>
                      <w:b/>
                      <w:bCs/>
                    </w:rPr>
                    <w:t>co</w:t>
                  </w:r>
                  <w:r w:rsidR="00A55A01" w:rsidRPr="00CD39DF">
                    <w:rPr>
                      <w:b/>
                      <w:bCs/>
                    </w:rPr>
                    <w:t>mpany title building insurance policy</w:t>
                  </w:r>
                  <w:commentRangeEnd w:id="7553"/>
                  <w:r w:rsidR="7A014566" w:rsidRPr="00CD39DF">
                    <w:rPr>
                      <w:rStyle w:val="CommentReference"/>
                      <w:b/>
                      <w:bCs/>
                      <w:sz w:val="20"/>
                      <w:szCs w:val="24"/>
                    </w:rPr>
                    <w:commentReference w:id="7553"/>
                  </w:r>
                  <w:commentRangeEnd w:id="7554"/>
                  <w:r w:rsidR="7A014566" w:rsidRPr="00CD39DF">
                    <w:rPr>
                      <w:rStyle w:val="CommentReference"/>
                      <w:b/>
                      <w:bCs/>
                      <w:sz w:val="20"/>
                      <w:szCs w:val="24"/>
                    </w:rPr>
                    <w:commentReference w:id="7554"/>
                  </w:r>
                  <w:commentRangeEnd w:id="7555"/>
                  <w:r w:rsidR="00F73B16" w:rsidRPr="00CD39DF">
                    <w:rPr>
                      <w:rStyle w:val="CommentReference"/>
                      <w:b/>
                      <w:bCs/>
                      <w:sz w:val="20"/>
                      <w:szCs w:val="24"/>
                    </w:rPr>
                    <w:commentReference w:id="7555"/>
                  </w:r>
                </w:p>
              </w:tc>
            </w:tr>
          </w:tbl>
          <w:p w14:paraId="69B3DF64" w14:textId="77777777" w:rsidR="00D2791C" w:rsidRPr="00CD39DF" w:rsidRDefault="00D2791C" w:rsidP="00D2791C">
            <w:pPr>
              <w:tabs>
                <w:tab w:val="left" w:pos="1800"/>
              </w:tabs>
              <w:rPr>
                <w:b/>
                <w:bCs/>
              </w:rPr>
            </w:pPr>
          </w:p>
        </w:tc>
        <w:tc>
          <w:tcPr>
            <w:tcW w:w="1984" w:type="dxa"/>
          </w:tcPr>
          <w:p w14:paraId="3E62A35D" w14:textId="0CB9B5AF" w:rsidR="00D2791C" w:rsidRPr="00CD39DF" w:rsidRDefault="00D2791C" w:rsidP="00D2791C">
            <w:pPr>
              <w:tabs>
                <w:tab w:val="left" w:pos="1800"/>
              </w:tabs>
              <w:rPr>
                <w:rFonts w:asciiTheme="minorHAnsi" w:hAnsiTheme="minorHAnsi"/>
                <w:sz w:val="20"/>
                <w:szCs w:val="20"/>
              </w:rPr>
            </w:pPr>
            <w:r w:rsidRPr="00CD39DF">
              <w:rPr>
                <w:rFonts w:asciiTheme="minorHAnsi" w:hAnsiTheme="minorHAnsi"/>
                <w:b/>
                <w:bCs/>
                <w:sz w:val="20"/>
                <w:szCs w:val="20"/>
              </w:rPr>
              <w:t xml:space="preserve">IF </w:t>
            </w:r>
            <w:r w:rsidRPr="00CD39DF">
              <w:rPr>
                <w:rFonts w:asciiTheme="minorHAnsi" w:hAnsiTheme="minorHAnsi"/>
                <w:sz w:val="20"/>
                <w:szCs w:val="20"/>
              </w:rPr>
              <w:t>&lt;HomeCoverTypeCode&gt; != ”</w:t>
            </w:r>
            <w:r w:rsidRPr="00CD39DF">
              <w:t xml:space="preserve"> </w:t>
            </w:r>
            <w:r w:rsidRPr="00CD39DF">
              <w:rPr>
                <w:rFonts w:asciiTheme="minorHAnsi" w:hAnsiTheme="minorHAnsi"/>
                <w:sz w:val="20"/>
                <w:szCs w:val="20"/>
              </w:rPr>
              <w:t xml:space="preserve">3|Contents” </w:t>
            </w:r>
            <w:r w:rsidRPr="00CD39DF">
              <w:rPr>
                <w:rFonts w:asciiTheme="minorHAnsi" w:hAnsiTheme="minorHAnsi"/>
                <w:b/>
                <w:bCs/>
                <w:sz w:val="20"/>
                <w:szCs w:val="20"/>
              </w:rPr>
              <w:t>THEN</w:t>
            </w:r>
            <w:r w:rsidRPr="00CD39DF">
              <w:rPr>
                <w:rFonts w:asciiTheme="minorHAnsi" w:hAnsiTheme="minorHAnsi"/>
                <w:sz w:val="20"/>
                <w:szCs w:val="20"/>
              </w:rPr>
              <w:t xml:space="preserve"> display</w:t>
            </w:r>
          </w:p>
          <w:p w14:paraId="23858468" w14:textId="77777777" w:rsidR="002D7F52" w:rsidRPr="00CD39DF" w:rsidRDefault="002D7F52" w:rsidP="002D7F52">
            <w:pPr>
              <w:pStyle w:val="TableBodycopy"/>
              <w:rPr>
                <w:rFonts w:asciiTheme="minorHAnsi" w:hAnsiTheme="minorHAnsi" w:cstheme="minorHAnsi"/>
              </w:rPr>
            </w:pPr>
            <w:r w:rsidRPr="00CD39DF">
              <w:rPr>
                <w:rFonts w:asciiTheme="minorHAnsi" w:hAnsiTheme="minorHAnsi" w:cstheme="minorHAnsi"/>
                <w:szCs w:val="20"/>
              </w:rPr>
              <w:t>Else Do Not display</w:t>
            </w:r>
          </w:p>
          <w:p w14:paraId="7556F1C2" w14:textId="77777777" w:rsidR="002D7F52" w:rsidRPr="00CD39DF" w:rsidRDefault="002D7F52" w:rsidP="00D2791C">
            <w:pPr>
              <w:tabs>
                <w:tab w:val="left" w:pos="1800"/>
              </w:tabs>
              <w:rPr>
                <w:rFonts w:asciiTheme="minorHAnsi" w:hAnsiTheme="minorHAnsi"/>
                <w:sz w:val="20"/>
              </w:rPr>
            </w:pPr>
          </w:p>
          <w:p w14:paraId="348DE95A" w14:textId="77777777" w:rsidR="00D2791C" w:rsidRPr="00CD39DF" w:rsidRDefault="00D2791C" w:rsidP="00D2791C">
            <w:pPr>
              <w:tabs>
                <w:tab w:val="left" w:pos="1800"/>
              </w:tabs>
              <w:rPr>
                <w:rFonts w:asciiTheme="minorHAnsi" w:hAnsiTheme="minorHAnsi"/>
                <w:sz w:val="20"/>
              </w:rPr>
            </w:pPr>
          </w:p>
        </w:tc>
        <w:tc>
          <w:tcPr>
            <w:tcW w:w="1560" w:type="dxa"/>
          </w:tcPr>
          <w:p w14:paraId="6B899431" w14:textId="77777777" w:rsidR="007F2B4A" w:rsidRPr="00D7158D" w:rsidRDefault="007F2B4A" w:rsidP="007F2B4A">
            <w:pPr>
              <w:spacing w:after="120"/>
              <w:rPr>
                <w:rFonts w:asciiTheme="minorHAnsi" w:hAnsiTheme="minorHAnsi" w:cstheme="minorHAnsi"/>
                <w:color w:val="000000"/>
                <w:sz w:val="18"/>
                <w:szCs w:val="18"/>
                <w:rPrChange w:id="7556"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557" w:author="sam sehgal" w:date="2024-10-14T16:20:00Z" w16du:dateUtc="2024-10-14T05:20:00Z">
                  <w:rPr>
                    <w:rFonts w:asciiTheme="minorHAnsi" w:hAnsiTheme="minorHAnsi" w:cstheme="minorHAnsi"/>
                    <w:color w:val="000000"/>
                    <w:sz w:val="14"/>
                    <w:szCs w:val="14"/>
                  </w:rPr>
                </w:rPrChange>
              </w:rPr>
              <w:t>Column 1 text:</w:t>
            </w:r>
          </w:p>
          <w:p w14:paraId="18071929" w14:textId="77777777" w:rsidR="007F2B4A" w:rsidRPr="00D7158D" w:rsidRDefault="007F2B4A" w:rsidP="007F2B4A">
            <w:pPr>
              <w:spacing w:after="120"/>
              <w:rPr>
                <w:rFonts w:asciiTheme="minorHAnsi" w:hAnsiTheme="minorHAnsi" w:cstheme="minorHAnsi"/>
                <w:color w:val="000000"/>
                <w:sz w:val="18"/>
                <w:szCs w:val="18"/>
                <w:rPrChange w:id="7558"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559" w:author="sam sehgal" w:date="2024-10-14T16:20:00Z" w16du:dateUtc="2024-10-14T05:20:00Z">
                  <w:rPr>
                    <w:rFonts w:asciiTheme="minorHAnsi" w:hAnsiTheme="minorHAnsi" w:cstheme="minorHAnsi"/>
                    <w:color w:val="000000"/>
                    <w:sz w:val="14"/>
                    <w:szCs w:val="14"/>
                  </w:rPr>
                </w:rPrChange>
              </w:rPr>
              <w:t xml:space="preserve">Bodycopy_COI </w:t>
            </w:r>
          </w:p>
          <w:p w14:paraId="635CE906" w14:textId="77777777" w:rsidR="007F2B4A" w:rsidRPr="00D7158D" w:rsidRDefault="007F2B4A" w:rsidP="007F2B4A">
            <w:pPr>
              <w:spacing w:after="120"/>
              <w:rPr>
                <w:rFonts w:asciiTheme="minorHAnsi" w:hAnsiTheme="minorHAnsi" w:cstheme="minorHAnsi"/>
                <w:color w:val="000000"/>
                <w:sz w:val="18"/>
                <w:szCs w:val="18"/>
                <w:rPrChange w:id="7560"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561" w:author="sam sehgal" w:date="2024-10-14T16:20:00Z" w16du:dateUtc="2024-10-14T05:20:00Z">
                  <w:rPr>
                    <w:rFonts w:asciiTheme="minorHAnsi" w:hAnsiTheme="minorHAnsi" w:cstheme="minorHAnsi"/>
                    <w:color w:val="000000"/>
                    <w:sz w:val="14"/>
                    <w:szCs w:val="14"/>
                  </w:rPr>
                </w:rPrChange>
              </w:rPr>
              <w:t>Column 2 text:</w:t>
            </w:r>
          </w:p>
          <w:p w14:paraId="433DFC5C" w14:textId="7E646EAE" w:rsidR="00D2791C" w:rsidRPr="00D7158D" w:rsidRDefault="007F2B4A" w:rsidP="007F2B4A">
            <w:pPr>
              <w:tabs>
                <w:tab w:val="left" w:pos="1800"/>
              </w:tabs>
              <w:rPr>
                <w:rFonts w:asciiTheme="minorHAnsi" w:hAnsiTheme="minorHAnsi" w:cstheme="minorHAnsi"/>
                <w:bCs/>
                <w:sz w:val="18"/>
                <w:szCs w:val="18"/>
                <w:rPrChange w:id="7562" w:author="sam sehgal" w:date="2024-10-14T16:20:00Z" w16du:dateUtc="2024-10-14T05:20:00Z">
                  <w:rPr>
                    <w:rFonts w:asciiTheme="minorHAnsi" w:hAnsiTheme="minorHAnsi" w:cstheme="minorHAnsi"/>
                    <w:bCs/>
                    <w:sz w:val="20"/>
                    <w:szCs w:val="20"/>
                  </w:rPr>
                </w:rPrChange>
              </w:rPr>
            </w:pPr>
            <w:r w:rsidRPr="00D7158D">
              <w:rPr>
                <w:rFonts w:asciiTheme="minorHAnsi" w:hAnsiTheme="minorHAnsi" w:cstheme="minorHAnsi"/>
                <w:color w:val="000000"/>
                <w:sz w:val="18"/>
                <w:szCs w:val="18"/>
                <w:rPrChange w:id="7563" w:author="sam sehgal" w:date="2024-10-14T16:20:00Z" w16du:dateUtc="2024-10-14T05:20:00Z">
                  <w:rPr>
                    <w:rFonts w:asciiTheme="minorHAnsi" w:hAnsiTheme="minorHAnsi" w:cstheme="minorHAnsi"/>
                    <w:color w:val="000000"/>
                    <w:sz w:val="14"/>
                    <w:szCs w:val="14"/>
                  </w:rPr>
                </w:rPrChange>
              </w:rPr>
              <w:t>Bullet_1_B_COI</w:t>
            </w:r>
          </w:p>
        </w:tc>
      </w:tr>
      <w:tr w:rsidR="00D2791C" w:rsidRPr="00BD6987" w14:paraId="43E113F8" w14:textId="77777777" w:rsidTr="00BA2FD3">
        <w:trPr>
          <w:cantSplit/>
          <w:trHeight w:val="810"/>
        </w:trPr>
        <w:tc>
          <w:tcPr>
            <w:tcW w:w="1013" w:type="dxa"/>
            <w:vMerge/>
          </w:tcPr>
          <w:p w14:paraId="2ED338E6" w14:textId="77777777" w:rsidR="00D2791C" w:rsidRPr="00BD6987" w:rsidRDefault="00D2791C" w:rsidP="00D2791C">
            <w:pPr>
              <w:tabs>
                <w:tab w:val="left" w:pos="1800"/>
              </w:tabs>
              <w:rPr>
                <w:rFonts w:asciiTheme="minorHAnsi" w:hAnsiTheme="minorHAnsi" w:cstheme="minorHAnsi"/>
                <w:b/>
                <w:sz w:val="20"/>
                <w:szCs w:val="20"/>
              </w:rPr>
            </w:pPr>
          </w:p>
        </w:tc>
        <w:tc>
          <w:tcPr>
            <w:tcW w:w="2101" w:type="dxa"/>
            <w:vMerge/>
          </w:tcPr>
          <w:p w14:paraId="783A8E6B" w14:textId="77777777" w:rsidR="00D2791C" w:rsidRPr="00BD6987" w:rsidRDefault="00D2791C" w:rsidP="00D2791C">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891" w:type="dxa"/>
              <w:tblBorders>
                <w:bottom w:val="single" w:sz="4" w:space="0" w:color="auto"/>
              </w:tblBorders>
              <w:tblLayout w:type="fixed"/>
              <w:tblLook w:val="04A0" w:firstRow="1" w:lastRow="0" w:firstColumn="1" w:lastColumn="0" w:noHBand="0" w:noVBand="1"/>
              <w:tblPrChange w:id="7564" w:author="sam sehgal" w:date="2024-08-20T12:50:00Z" w16du:dateUtc="2024-08-20T02:50: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313"/>
              <w:gridCol w:w="5578"/>
              <w:tblGridChange w:id="7565">
                <w:tblGrid>
                  <w:gridCol w:w="2313"/>
                  <w:gridCol w:w="265"/>
                  <w:gridCol w:w="5313"/>
                  <w:gridCol w:w="904"/>
                </w:tblGrid>
              </w:tblGridChange>
            </w:tblGrid>
            <w:tr w:rsidR="00D2791C" w:rsidRPr="003E2D60" w14:paraId="31FD2992" w14:textId="77777777" w:rsidTr="00DF514D">
              <w:trPr>
                <w:trHeight w:val="386"/>
                <w:trPrChange w:id="7566" w:author="sam sehgal" w:date="2024-08-20T12:50:00Z" w16du:dateUtc="2024-08-20T02:50:00Z">
                  <w:trPr>
                    <w:trHeight w:val="263"/>
                  </w:trPr>
                </w:trPrChange>
              </w:trPr>
              <w:tc>
                <w:tcPr>
                  <w:tcW w:w="2313" w:type="dxa"/>
                  <w:noWrap/>
                  <w:vAlign w:val="center"/>
                  <w:hideMark/>
                  <w:tcPrChange w:id="7567" w:author="sam sehgal" w:date="2024-08-20T12:50:00Z" w16du:dateUtc="2024-08-20T02:50:00Z">
                    <w:tcPr>
                      <w:tcW w:w="2578" w:type="dxa"/>
                      <w:gridSpan w:val="2"/>
                      <w:noWrap/>
                      <w:vAlign w:val="center"/>
                      <w:hideMark/>
                    </w:tcPr>
                  </w:tcPrChange>
                </w:tcPr>
                <w:p w14:paraId="029E7C0D" w14:textId="2CDEE715" w:rsidR="00D2791C" w:rsidRPr="003E2D60" w:rsidRDefault="2A9802EC" w:rsidP="00C1020A">
                  <w:pPr>
                    <w:pStyle w:val="BodycopyCOI"/>
                  </w:pPr>
                  <w:r w:rsidRPr="003E2D60">
                    <w:t xml:space="preserve">You describe your </w:t>
                  </w:r>
                  <w:r w:rsidR="00395363" w:rsidRPr="003E2D60">
                    <w:rPr>
                      <w:rFonts w:eastAsia="Arial" w:cs="Arial"/>
                    </w:rPr>
                    <w:t xml:space="preserve">Insured Address </w:t>
                  </w:r>
                  <w:commentRangeStart w:id="7568"/>
                  <w:commentRangeStart w:id="7569"/>
                  <w:commentRangeEnd w:id="7568"/>
                  <w:r w:rsidR="00D2791C" w:rsidRPr="003E2D60">
                    <w:rPr>
                      <w:rStyle w:val="CommentReference"/>
                      <w:sz w:val="18"/>
                      <w:szCs w:val="18"/>
                    </w:rPr>
                    <w:commentReference w:id="7568"/>
                  </w:r>
                  <w:commentRangeEnd w:id="7569"/>
                  <w:r w:rsidR="00D716FF" w:rsidRPr="003E2D60">
                    <w:rPr>
                      <w:rStyle w:val="CommentReference"/>
                      <w:sz w:val="18"/>
                      <w:szCs w:val="18"/>
                    </w:rPr>
                    <w:commentReference w:id="7569"/>
                  </w:r>
                  <w:r w:rsidRPr="003E2D60">
                    <w:t>as:</w:t>
                  </w:r>
                </w:p>
              </w:tc>
              <w:tc>
                <w:tcPr>
                  <w:tcW w:w="5578" w:type="dxa"/>
                  <w:noWrap/>
                  <w:vAlign w:val="bottom"/>
                  <w:hideMark/>
                  <w:tcPrChange w:id="7570" w:author="sam sehgal" w:date="2024-08-20T12:50:00Z" w16du:dateUtc="2024-08-20T02:50:00Z">
                    <w:tcPr>
                      <w:tcW w:w="6217" w:type="dxa"/>
                      <w:gridSpan w:val="2"/>
                      <w:noWrap/>
                      <w:vAlign w:val="bottom"/>
                      <w:hideMark/>
                    </w:tcPr>
                  </w:tcPrChange>
                </w:tcPr>
                <w:p w14:paraId="1509BF50" w14:textId="6F6EF8DB" w:rsidR="00D2791C" w:rsidRPr="003E2D60" w:rsidRDefault="3AAFBADB" w:rsidP="78CABE0F">
                  <w:pPr>
                    <w:pStyle w:val="TableBodycopy"/>
                    <w:spacing w:line="240" w:lineRule="auto"/>
                    <w:rPr>
                      <w:b/>
                      <w:bCs/>
                    </w:rPr>
                  </w:pPr>
                  <w:r w:rsidRPr="003E2D60">
                    <w:rPr>
                      <w:b/>
                      <w:bCs/>
                    </w:rPr>
                    <w:t>• situated on less than 2 acres of land</w:t>
                  </w:r>
                </w:p>
              </w:tc>
            </w:tr>
          </w:tbl>
          <w:p w14:paraId="797687EB" w14:textId="77777777" w:rsidR="00D2791C" w:rsidRPr="003E2D60" w:rsidRDefault="00D2791C" w:rsidP="00D2791C">
            <w:pPr>
              <w:tabs>
                <w:tab w:val="left" w:pos="1800"/>
              </w:tabs>
              <w:rPr>
                <w:b/>
                <w:bCs/>
              </w:rPr>
            </w:pPr>
          </w:p>
        </w:tc>
        <w:tc>
          <w:tcPr>
            <w:tcW w:w="1984" w:type="dxa"/>
          </w:tcPr>
          <w:p w14:paraId="31B71AD3" w14:textId="1198A4E0" w:rsidR="00AC16E1" w:rsidRPr="003E2D60" w:rsidRDefault="00AC16E1" w:rsidP="00AC16E1">
            <w:pPr>
              <w:tabs>
                <w:tab w:val="left" w:pos="1800"/>
              </w:tabs>
              <w:rPr>
                <w:rFonts w:asciiTheme="minorHAnsi" w:hAnsiTheme="minorHAnsi"/>
                <w:sz w:val="20"/>
                <w:szCs w:val="20"/>
              </w:rPr>
            </w:pPr>
            <w:r w:rsidRPr="003E2D60">
              <w:rPr>
                <w:rFonts w:asciiTheme="minorHAnsi" w:hAnsiTheme="minorHAnsi"/>
                <w:b/>
                <w:bCs/>
                <w:sz w:val="20"/>
                <w:szCs w:val="20"/>
              </w:rPr>
              <w:t xml:space="preserve">IF </w:t>
            </w:r>
            <w:r w:rsidRPr="003E2D60">
              <w:rPr>
                <w:rFonts w:asciiTheme="minorHAnsi" w:hAnsiTheme="minorHAnsi"/>
                <w:sz w:val="20"/>
                <w:szCs w:val="20"/>
              </w:rPr>
              <w:t xml:space="preserve">&lt;HomeCoverTypeCode&gt; != </w:t>
            </w:r>
            <w:r w:rsidR="00421CF4" w:rsidRPr="003E2D60">
              <w:rPr>
                <w:rFonts w:asciiTheme="minorHAnsi" w:hAnsiTheme="minorHAnsi"/>
                <w:sz w:val="20"/>
                <w:szCs w:val="20"/>
              </w:rPr>
              <w:t>“</w:t>
            </w:r>
            <w:r w:rsidRPr="003E2D60">
              <w:rPr>
                <w:rFonts w:asciiTheme="minorHAnsi" w:hAnsiTheme="minorHAnsi"/>
                <w:sz w:val="20"/>
                <w:szCs w:val="20"/>
              </w:rPr>
              <w:t>3|Contents”</w:t>
            </w:r>
          </w:p>
          <w:p w14:paraId="1847CF33" w14:textId="2268ED94" w:rsidR="00AC16E1" w:rsidRPr="003E2D60" w:rsidRDefault="00AC16E1" w:rsidP="00AC16E1">
            <w:pPr>
              <w:tabs>
                <w:tab w:val="left" w:pos="1800"/>
              </w:tabs>
              <w:rPr>
                <w:rFonts w:asciiTheme="minorHAnsi" w:hAnsiTheme="minorHAnsi"/>
                <w:b/>
                <w:bCs/>
                <w:sz w:val="20"/>
                <w:szCs w:val="20"/>
              </w:rPr>
            </w:pPr>
            <w:r w:rsidRPr="003E2D60">
              <w:rPr>
                <w:rFonts w:asciiTheme="minorHAnsi" w:hAnsiTheme="minorHAnsi"/>
                <w:b/>
                <w:bCs/>
                <w:sz w:val="20"/>
                <w:szCs w:val="20"/>
              </w:rPr>
              <w:t>AND</w:t>
            </w:r>
          </w:p>
          <w:p w14:paraId="77CFB126" w14:textId="5BC09509" w:rsidR="00AC16E1" w:rsidRPr="003E2D60" w:rsidRDefault="00AC7095" w:rsidP="00AC16E1">
            <w:pPr>
              <w:tabs>
                <w:tab w:val="left" w:pos="1800"/>
              </w:tabs>
              <w:rPr>
                <w:rFonts w:asciiTheme="minorHAnsi" w:hAnsiTheme="minorHAnsi"/>
                <w:sz w:val="20"/>
                <w:szCs w:val="20"/>
              </w:rPr>
            </w:pPr>
            <w:r w:rsidRPr="003E2D60">
              <w:rPr>
                <w:rFonts w:asciiTheme="minorHAnsi" w:hAnsiTheme="minorHAnsi"/>
                <w:sz w:val="20"/>
                <w:szCs w:val="20"/>
              </w:rPr>
              <w:t>&lt;MoreThanTenAcresCode&gt; = “</w:t>
            </w:r>
            <w:r w:rsidR="00421CF4" w:rsidRPr="003E2D60">
              <w:rPr>
                <w:rFonts w:asciiTheme="minorHAnsi" w:hAnsiTheme="minorHAnsi"/>
                <w:sz w:val="20"/>
                <w:szCs w:val="20"/>
              </w:rPr>
              <w:t>2|MoreThanTenAcresNo</w:t>
            </w:r>
            <w:r w:rsidRPr="003E2D60">
              <w:rPr>
                <w:rFonts w:asciiTheme="minorHAnsi" w:hAnsiTheme="minorHAnsi"/>
                <w:sz w:val="20"/>
                <w:szCs w:val="20"/>
              </w:rPr>
              <w:t>”</w:t>
            </w:r>
          </w:p>
          <w:p w14:paraId="37E300B1" w14:textId="48459D7A" w:rsidR="00AC16E1" w:rsidRPr="003E2D60" w:rsidRDefault="00AC16E1" w:rsidP="00AC16E1">
            <w:pPr>
              <w:tabs>
                <w:tab w:val="left" w:pos="1800"/>
              </w:tabs>
              <w:rPr>
                <w:rFonts w:asciiTheme="minorHAnsi" w:hAnsiTheme="minorHAnsi"/>
                <w:sz w:val="20"/>
                <w:szCs w:val="20"/>
              </w:rPr>
            </w:pPr>
            <w:r w:rsidRPr="003E2D60">
              <w:rPr>
                <w:rFonts w:asciiTheme="minorHAnsi" w:hAnsiTheme="minorHAnsi"/>
                <w:b/>
                <w:bCs/>
                <w:sz w:val="20"/>
                <w:szCs w:val="20"/>
              </w:rPr>
              <w:t>THEN</w:t>
            </w:r>
            <w:r w:rsidRPr="003E2D60">
              <w:rPr>
                <w:rFonts w:asciiTheme="minorHAnsi" w:hAnsiTheme="minorHAnsi"/>
                <w:sz w:val="20"/>
                <w:szCs w:val="20"/>
              </w:rPr>
              <w:t xml:space="preserve"> display</w:t>
            </w:r>
          </w:p>
          <w:p w14:paraId="0038CCAB" w14:textId="697089C7" w:rsidR="00AC7095" w:rsidRPr="003E2D60" w:rsidRDefault="00AC7095" w:rsidP="00AC16E1">
            <w:pPr>
              <w:tabs>
                <w:tab w:val="left" w:pos="1800"/>
              </w:tabs>
              <w:rPr>
                <w:rFonts w:asciiTheme="minorHAnsi" w:hAnsiTheme="minorHAnsi"/>
                <w:b/>
                <w:bCs/>
                <w:sz w:val="20"/>
                <w:szCs w:val="20"/>
              </w:rPr>
            </w:pPr>
            <w:r w:rsidRPr="003E2D60">
              <w:rPr>
                <w:rFonts w:asciiTheme="minorHAnsi" w:hAnsiTheme="minorHAnsi"/>
                <w:b/>
                <w:bCs/>
                <w:sz w:val="20"/>
                <w:szCs w:val="20"/>
              </w:rPr>
              <w:t>ELSEIF</w:t>
            </w:r>
          </w:p>
          <w:p w14:paraId="6DAAC6C3" w14:textId="77777777" w:rsidR="00D2791C" w:rsidRPr="003E2D60" w:rsidRDefault="00D2791C" w:rsidP="00D2791C">
            <w:pPr>
              <w:tabs>
                <w:tab w:val="left" w:pos="1800"/>
              </w:tabs>
              <w:rPr>
                <w:rFonts w:asciiTheme="minorHAnsi" w:hAnsiTheme="minorHAnsi"/>
                <w:sz w:val="20"/>
              </w:rPr>
            </w:pPr>
          </w:p>
          <w:p w14:paraId="2D641D50" w14:textId="77777777" w:rsidR="00D2791C" w:rsidRPr="003E2D60" w:rsidRDefault="00D2791C" w:rsidP="00D2791C">
            <w:pPr>
              <w:tabs>
                <w:tab w:val="left" w:pos="1800"/>
              </w:tabs>
              <w:rPr>
                <w:rFonts w:asciiTheme="minorHAnsi" w:hAnsiTheme="minorHAnsi"/>
                <w:sz w:val="20"/>
              </w:rPr>
            </w:pPr>
          </w:p>
          <w:p w14:paraId="534935AF" w14:textId="77777777" w:rsidR="00D2791C" w:rsidRPr="003E2D60" w:rsidRDefault="00D2791C" w:rsidP="00D2791C">
            <w:pPr>
              <w:tabs>
                <w:tab w:val="left" w:pos="1800"/>
              </w:tabs>
              <w:rPr>
                <w:rFonts w:asciiTheme="minorHAnsi" w:hAnsiTheme="minorHAnsi"/>
                <w:sz w:val="20"/>
              </w:rPr>
            </w:pPr>
          </w:p>
        </w:tc>
        <w:tc>
          <w:tcPr>
            <w:tcW w:w="1560" w:type="dxa"/>
          </w:tcPr>
          <w:p w14:paraId="4633ABF7" w14:textId="77777777" w:rsidR="007F2B4A" w:rsidRPr="00D7158D" w:rsidRDefault="007F2B4A" w:rsidP="007F2B4A">
            <w:pPr>
              <w:spacing w:after="120"/>
              <w:rPr>
                <w:rFonts w:asciiTheme="minorHAnsi" w:hAnsiTheme="minorHAnsi" w:cstheme="minorHAnsi"/>
                <w:color w:val="000000"/>
                <w:sz w:val="18"/>
                <w:szCs w:val="18"/>
                <w:rPrChange w:id="7571"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572" w:author="sam sehgal" w:date="2024-10-14T16:20:00Z" w16du:dateUtc="2024-10-14T05:20:00Z">
                  <w:rPr>
                    <w:rFonts w:asciiTheme="minorHAnsi" w:hAnsiTheme="minorHAnsi" w:cstheme="minorHAnsi"/>
                    <w:color w:val="000000"/>
                    <w:sz w:val="14"/>
                    <w:szCs w:val="14"/>
                  </w:rPr>
                </w:rPrChange>
              </w:rPr>
              <w:t>Column 1 text:</w:t>
            </w:r>
          </w:p>
          <w:p w14:paraId="47590A0E" w14:textId="77777777" w:rsidR="007F2B4A" w:rsidRPr="00D7158D" w:rsidRDefault="007F2B4A" w:rsidP="007F2B4A">
            <w:pPr>
              <w:spacing w:after="120"/>
              <w:rPr>
                <w:rFonts w:asciiTheme="minorHAnsi" w:hAnsiTheme="minorHAnsi" w:cstheme="minorHAnsi"/>
                <w:color w:val="000000"/>
                <w:sz w:val="18"/>
                <w:szCs w:val="18"/>
                <w:rPrChange w:id="7573"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574" w:author="sam sehgal" w:date="2024-10-14T16:20:00Z" w16du:dateUtc="2024-10-14T05:20:00Z">
                  <w:rPr>
                    <w:rFonts w:asciiTheme="minorHAnsi" w:hAnsiTheme="minorHAnsi" w:cstheme="minorHAnsi"/>
                    <w:color w:val="000000"/>
                    <w:sz w:val="14"/>
                    <w:szCs w:val="14"/>
                  </w:rPr>
                </w:rPrChange>
              </w:rPr>
              <w:t xml:space="preserve">Bodycopy_COI </w:t>
            </w:r>
          </w:p>
          <w:p w14:paraId="3DE3A76F" w14:textId="77777777" w:rsidR="007F2B4A" w:rsidRPr="00D7158D" w:rsidRDefault="007F2B4A" w:rsidP="007F2B4A">
            <w:pPr>
              <w:spacing w:after="120"/>
              <w:rPr>
                <w:rFonts w:asciiTheme="minorHAnsi" w:hAnsiTheme="minorHAnsi" w:cstheme="minorHAnsi"/>
                <w:color w:val="000000"/>
                <w:sz w:val="18"/>
                <w:szCs w:val="18"/>
                <w:rPrChange w:id="7575"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576" w:author="sam sehgal" w:date="2024-10-14T16:20:00Z" w16du:dateUtc="2024-10-14T05:20:00Z">
                  <w:rPr>
                    <w:rFonts w:asciiTheme="minorHAnsi" w:hAnsiTheme="minorHAnsi" w:cstheme="minorHAnsi"/>
                    <w:color w:val="000000"/>
                    <w:sz w:val="14"/>
                    <w:szCs w:val="14"/>
                  </w:rPr>
                </w:rPrChange>
              </w:rPr>
              <w:t>Column 2 text:</w:t>
            </w:r>
          </w:p>
          <w:p w14:paraId="3A9D6965" w14:textId="619B19D3" w:rsidR="00D2791C" w:rsidRPr="00D7158D" w:rsidRDefault="007F2B4A" w:rsidP="007F2B4A">
            <w:pPr>
              <w:tabs>
                <w:tab w:val="left" w:pos="1800"/>
              </w:tabs>
              <w:rPr>
                <w:rFonts w:asciiTheme="minorHAnsi" w:hAnsiTheme="minorHAnsi" w:cstheme="minorHAnsi"/>
                <w:bCs/>
                <w:sz w:val="18"/>
                <w:szCs w:val="18"/>
                <w:rPrChange w:id="7577" w:author="sam sehgal" w:date="2024-10-14T16:20:00Z" w16du:dateUtc="2024-10-14T05:20:00Z">
                  <w:rPr>
                    <w:rFonts w:asciiTheme="minorHAnsi" w:hAnsiTheme="minorHAnsi" w:cstheme="minorHAnsi"/>
                    <w:bCs/>
                    <w:sz w:val="20"/>
                    <w:szCs w:val="20"/>
                  </w:rPr>
                </w:rPrChange>
              </w:rPr>
            </w:pPr>
            <w:r w:rsidRPr="00D7158D">
              <w:rPr>
                <w:rFonts w:asciiTheme="minorHAnsi" w:hAnsiTheme="minorHAnsi" w:cstheme="minorHAnsi"/>
                <w:color w:val="000000"/>
                <w:sz w:val="18"/>
                <w:szCs w:val="18"/>
                <w:rPrChange w:id="7578" w:author="sam sehgal" w:date="2024-10-14T16:20:00Z" w16du:dateUtc="2024-10-14T05:20:00Z">
                  <w:rPr>
                    <w:rFonts w:asciiTheme="minorHAnsi" w:hAnsiTheme="minorHAnsi" w:cstheme="minorHAnsi"/>
                    <w:color w:val="000000"/>
                    <w:sz w:val="14"/>
                    <w:szCs w:val="14"/>
                  </w:rPr>
                </w:rPrChange>
              </w:rPr>
              <w:t>Bullet_1_B_COI</w:t>
            </w:r>
          </w:p>
        </w:tc>
      </w:tr>
      <w:tr w:rsidR="00421CF4" w:rsidRPr="00BD6987" w14:paraId="4B990954" w14:textId="77777777" w:rsidTr="00BA2FD3">
        <w:trPr>
          <w:cantSplit/>
          <w:trHeight w:val="1025"/>
        </w:trPr>
        <w:tc>
          <w:tcPr>
            <w:tcW w:w="1013" w:type="dxa"/>
            <w:vMerge/>
          </w:tcPr>
          <w:p w14:paraId="00FB2FF1" w14:textId="77777777" w:rsidR="00421CF4" w:rsidRPr="00BD6987" w:rsidRDefault="00421CF4" w:rsidP="00421CF4">
            <w:pPr>
              <w:tabs>
                <w:tab w:val="left" w:pos="1800"/>
              </w:tabs>
              <w:rPr>
                <w:rFonts w:asciiTheme="minorHAnsi" w:hAnsiTheme="minorHAnsi" w:cstheme="minorHAnsi"/>
                <w:b/>
                <w:sz w:val="20"/>
                <w:szCs w:val="20"/>
              </w:rPr>
            </w:pPr>
          </w:p>
        </w:tc>
        <w:tc>
          <w:tcPr>
            <w:tcW w:w="2101" w:type="dxa"/>
            <w:vMerge/>
          </w:tcPr>
          <w:p w14:paraId="3F6AF363" w14:textId="77777777" w:rsidR="00421CF4" w:rsidRPr="00BD6987" w:rsidRDefault="00421CF4" w:rsidP="00421CF4">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Grid>
              <w:gridCol w:w="2578"/>
              <w:gridCol w:w="6217"/>
            </w:tblGrid>
            <w:tr w:rsidR="00421CF4" w:rsidRPr="003E2D60" w14:paraId="200320D2" w14:textId="77777777">
              <w:trPr>
                <w:trHeight w:val="263"/>
              </w:trPr>
              <w:tc>
                <w:tcPr>
                  <w:tcW w:w="2578" w:type="dxa"/>
                  <w:noWrap/>
                  <w:vAlign w:val="center"/>
                  <w:hideMark/>
                </w:tcPr>
                <w:p w14:paraId="78836EF7" w14:textId="4CE5232F" w:rsidR="00421CF4" w:rsidRPr="003E2D60" w:rsidRDefault="00421CF4" w:rsidP="00421CF4">
                  <w:pPr>
                    <w:pStyle w:val="BodycopyCOI"/>
                  </w:pPr>
                  <w:r w:rsidRPr="003E2D60">
                    <w:t xml:space="preserve">You describe your </w:t>
                  </w:r>
                  <w:r w:rsidRPr="003E2D60">
                    <w:rPr>
                      <w:rFonts w:eastAsia="Arial" w:cs="Arial"/>
                    </w:rPr>
                    <w:t xml:space="preserve">Insured Address </w:t>
                  </w:r>
                  <w:commentRangeStart w:id="7579"/>
                  <w:commentRangeStart w:id="7580"/>
                  <w:commentRangeEnd w:id="7579"/>
                  <w:r w:rsidRPr="003E2D60">
                    <w:rPr>
                      <w:rStyle w:val="CommentReference"/>
                      <w:sz w:val="18"/>
                      <w:szCs w:val="18"/>
                    </w:rPr>
                    <w:commentReference w:id="7579"/>
                  </w:r>
                  <w:commentRangeEnd w:id="7580"/>
                  <w:r w:rsidRPr="003E2D60">
                    <w:rPr>
                      <w:rStyle w:val="CommentReference"/>
                      <w:sz w:val="18"/>
                      <w:szCs w:val="18"/>
                    </w:rPr>
                    <w:commentReference w:id="7580"/>
                  </w:r>
                  <w:r w:rsidRPr="003E2D60">
                    <w:t>as:</w:t>
                  </w:r>
                </w:p>
              </w:tc>
              <w:tc>
                <w:tcPr>
                  <w:tcW w:w="6217" w:type="dxa"/>
                  <w:noWrap/>
                  <w:vAlign w:val="bottom"/>
                  <w:hideMark/>
                </w:tcPr>
                <w:p w14:paraId="6544EB48" w14:textId="1D36E629" w:rsidR="00421CF4" w:rsidRPr="003E2D60" w:rsidRDefault="00421CF4" w:rsidP="00421CF4">
                  <w:pPr>
                    <w:pStyle w:val="TableBodycopy"/>
                    <w:spacing w:line="240" w:lineRule="auto"/>
                    <w:rPr>
                      <w:b/>
                      <w:bCs/>
                    </w:rPr>
                  </w:pPr>
                  <w:r w:rsidRPr="003E2D60">
                    <w:rPr>
                      <w:b/>
                      <w:bCs/>
                    </w:rPr>
                    <w:t xml:space="preserve">• situated on </w:t>
                  </w:r>
                  <w:r w:rsidR="00D91D91" w:rsidRPr="003E2D60">
                    <w:rPr>
                      <w:b/>
                      <w:bCs/>
                    </w:rPr>
                    <w:t>more</w:t>
                  </w:r>
                  <w:r w:rsidRPr="003E2D60">
                    <w:rPr>
                      <w:b/>
                      <w:bCs/>
                    </w:rPr>
                    <w:t xml:space="preserve"> than 2 acres of land</w:t>
                  </w:r>
                </w:p>
              </w:tc>
            </w:tr>
          </w:tbl>
          <w:p w14:paraId="0507F7B5" w14:textId="77777777" w:rsidR="00421CF4" w:rsidRPr="003E2D60" w:rsidRDefault="00421CF4" w:rsidP="00421CF4">
            <w:pPr>
              <w:tabs>
                <w:tab w:val="left" w:pos="1800"/>
              </w:tabs>
              <w:rPr>
                <w:b/>
                <w:bCs/>
              </w:rPr>
            </w:pPr>
          </w:p>
        </w:tc>
        <w:tc>
          <w:tcPr>
            <w:tcW w:w="1984" w:type="dxa"/>
          </w:tcPr>
          <w:p w14:paraId="5D653348" w14:textId="77777777" w:rsidR="00421CF4" w:rsidRPr="003E2D60" w:rsidRDefault="00421CF4" w:rsidP="00421CF4">
            <w:pPr>
              <w:tabs>
                <w:tab w:val="left" w:pos="1800"/>
              </w:tabs>
              <w:rPr>
                <w:rFonts w:asciiTheme="minorHAnsi" w:hAnsiTheme="minorHAnsi"/>
                <w:sz w:val="20"/>
                <w:szCs w:val="20"/>
              </w:rPr>
            </w:pPr>
            <w:r w:rsidRPr="003E2D60">
              <w:rPr>
                <w:rFonts w:asciiTheme="minorHAnsi" w:hAnsiTheme="minorHAnsi"/>
                <w:b/>
                <w:bCs/>
                <w:sz w:val="20"/>
                <w:szCs w:val="20"/>
              </w:rPr>
              <w:t xml:space="preserve">IF </w:t>
            </w:r>
            <w:r w:rsidRPr="003E2D60">
              <w:rPr>
                <w:rFonts w:asciiTheme="minorHAnsi" w:hAnsiTheme="minorHAnsi"/>
                <w:sz w:val="20"/>
                <w:szCs w:val="20"/>
              </w:rPr>
              <w:t>&lt;HomeCoverTypeCode&gt; != “3|Contents”</w:t>
            </w:r>
          </w:p>
          <w:p w14:paraId="0E6D2EBF" w14:textId="77777777" w:rsidR="00421CF4" w:rsidRPr="003E2D60" w:rsidRDefault="00421CF4" w:rsidP="00421CF4">
            <w:pPr>
              <w:tabs>
                <w:tab w:val="left" w:pos="1800"/>
              </w:tabs>
              <w:rPr>
                <w:rFonts w:asciiTheme="minorHAnsi" w:hAnsiTheme="minorHAnsi"/>
                <w:b/>
                <w:bCs/>
                <w:sz w:val="20"/>
                <w:szCs w:val="20"/>
              </w:rPr>
            </w:pPr>
            <w:r w:rsidRPr="003E2D60">
              <w:rPr>
                <w:rFonts w:asciiTheme="minorHAnsi" w:hAnsiTheme="minorHAnsi"/>
                <w:b/>
                <w:bCs/>
                <w:sz w:val="20"/>
                <w:szCs w:val="20"/>
              </w:rPr>
              <w:t>AND</w:t>
            </w:r>
          </w:p>
          <w:p w14:paraId="0DA703D8" w14:textId="270BC815" w:rsidR="00421CF4" w:rsidRPr="003E2D60" w:rsidRDefault="00421CF4" w:rsidP="00421CF4">
            <w:pPr>
              <w:tabs>
                <w:tab w:val="left" w:pos="1800"/>
              </w:tabs>
              <w:rPr>
                <w:rFonts w:asciiTheme="minorHAnsi" w:hAnsiTheme="minorHAnsi"/>
                <w:sz w:val="20"/>
                <w:szCs w:val="20"/>
              </w:rPr>
            </w:pPr>
            <w:r w:rsidRPr="003E2D60">
              <w:rPr>
                <w:rFonts w:asciiTheme="minorHAnsi" w:hAnsiTheme="minorHAnsi"/>
                <w:sz w:val="20"/>
                <w:szCs w:val="20"/>
              </w:rPr>
              <w:t>&lt;MoreThanTenAcresCode&gt; = “</w:t>
            </w:r>
            <w:r w:rsidR="00D91D91" w:rsidRPr="003E2D60">
              <w:rPr>
                <w:rFonts w:asciiTheme="minorHAnsi" w:hAnsiTheme="minorHAnsi"/>
                <w:sz w:val="20"/>
                <w:szCs w:val="20"/>
              </w:rPr>
              <w:t>1|MoreThanTenAcresYes</w:t>
            </w:r>
            <w:r w:rsidRPr="003E2D60">
              <w:rPr>
                <w:rFonts w:asciiTheme="minorHAnsi" w:hAnsiTheme="minorHAnsi"/>
                <w:sz w:val="20"/>
                <w:szCs w:val="20"/>
              </w:rPr>
              <w:t>”</w:t>
            </w:r>
          </w:p>
          <w:p w14:paraId="5B4B409F" w14:textId="77777777" w:rsidR="00421CF4" w:rsidRPr="003E2D60" w:rsidRDefault="00421CF4" w:rsidP="00421CF4">
            <w:pPr>
              <w:tabs>
                <w:tab w:val="left" w:pos="1800"/>
              </w:tabs>
              <w:rPr>
                <w:rFonts w:asciiTheme="minorHAnsi" w:hAnsiTheme="minorHAnsi"/>
                <w:sz w:val="20"/>
                <w:szCs w:val="20"/>
              </w:rPr>
            </w:pPr>
            <w:r w:rsidRPr="003E2D60">
              <w:rPr>
                <w:rFonts w:asciiTheme="minorHAnsi" w:hAnsiTheme="minorHAnsi"/>
                <w:b/>
                <w:bCs/>
                <w:sz w:val="20"/>
                <w:szCs w:val="20"/>
              </w:rPr>
              <w:t>THEN</w:t>
            </w:r>
            <w:r w:rsidRPr="003E2D60">
              <w:rPr>
                <w:rFonts w:asciiTheme="minorHAnsi" w:hAnsiTheme="minorHAnsi"/>
                <w:sz w:val="20"/>
                <w:szCs w:val="20"/>
              </w:rPr>
              <w:t xml:space="preserve"> display</w:t>
            </w:r>
          </w:p>
          <w:p w14:paraId="70FAF4B7" w14:textId="77777777" w:rsidR="00421CF4" w:rsidRPr="003E2D60" w:rsidRDefault="00421CF4" w:rsidP="00421CF4">
            <w:pPr>
              <w:tabs>
                <w:tab w:val="left" w:pos="1800"/>
              </w:tabs>
              <w:rPr>
                <w:rFonts w:asciiTheme="minorHAnsi" w:hAnsiTheme="minorHAnsi"/>
                <w:b/>
                <w:bCs/>
                <w:sz w:val="20"/>
                <w:szCs w:val="20"/>
              </w:rPr>
            </w:pPr>
            <w:r w:rsidRPr="003E2D60">
              <w:rPr>
                <w:rFonts w:asciiTheme="minorHAnsi" w:hAnsiTheme="minorHAnsi"/>
                <w:b/>
                <w:bCs/>
                <w:sz w:val="20"/>
                <w:szCs w:val="20"/>
              </w:rPr>
              <w:t>ELSEIF</w:t>
            </w:r>
          </w:p>
          <w:p w14:paraId="668B1254" w14:textId="77777777" w:rsidR="00421CF4" w:rsidRPr="003E2D60" w:rsidRDefault="00421CF4" w:rsidP="00421CF4">
            <w:pPr>
              <w:tabs>
                <w:tab w:val="left" w:pos="1800"/>
              </w:tabs>
              <w:rPr>
                <w:rFonts w:asciiTheme="minorHAnsi" w:hAnsiTheme="minorHAnsi"/>
                <w:sz w:val="20"/>
              </w:rPr>
            </w:pPr>
          </w:p>
          <w:p w14:paraId="004B187B" w14:textId="77777777" w:rsidR="00421CF4" w:rsidRPr="003E2D60" w:rsidRDefault="00421CF4" w:rsidP="00421CF4">
            <w:pPr>
              <w:tabs>
                <w:tab w:val="left" w:pos="1800"/>
              </w:tabs>
              <w:rPr>
                <w:rFonts w:asciiTheme="minorHAnsi" w:hAnsiTheme="minorHAnsi"/>
                <w:sz w:val="20"/>
              </w:rPr>
            </w:pPr>
          </w:p>
          <w:p w14:paraId="1DB6986C" w14:textId="77777777" w:rsidR="00421CF4" w:rsidRPr="007850B9" w:rsidRDefault="00421CF4" w:rsidP="00421CF4">
            <w:pPr>
              <w:tabs>
                <w:tab w:val="left" w:pos="1800"/>
              </w:tabs>
              <w:rPr>
                <w:rFonts w:asciiTheme="minorHAnsi" w:hAnsiTheme="minorHAnsi" w:cstheme="minorHAnsi"/>
                <w:bCs/>
                <w:strike/>
                <w:sz w:val="20"/>
                <w:szCs w:val="20"/>
              </w:rPr>
            </w:pPr>
          </w:p>
        </w:tc>
        <w:tc>
          <w:tcPr>
            <w:tcW w:w="1560" w:type="dxa"/>
          </w:tcPr>
          <w:p w14:paraId="26FF955F" w14:textId="77777777" w:rsidR="00421CF4" w:rsidRPr="00D7158D" w:rsidRDefault="00421CF4" w:rsidP="00421CF4">
            <w:pPr>
              <w:spacing w:after="120"/>
              <w:rPr>
                <w:rFonts w:asciiTheme="minorHAnsi" w:hAnsiTheme="minorHAnsi" w:cstheme="minorHAnsi"/>
                <w:color w:val="000000"/>
                <w:sz w:val="18"/>
                <w:szCs w:val="18"/>
                <w:rPrChange w:id="7581"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582" w:author="sam sehgal" w:date="2024-10-14T16:20:00Z" w16du:dateUtc="2024-10-14T05:20:00Z">
                  <w:rPr>
                    <w:rFonts w:asciiTheme="minorHAnsi" w:hAnsiTheme="minorHAnsi" w:cstheme="minorHAnsi"/>
                    <w:color w:val="000000"/>
                    <w:sz w:val="14"/>
                    <w:szCs w:val="14"/>
                  </w:rPr>
                </w:rPrChange>
              </w:rPr>
              <w:t>Column 1 text:</w:t>
            </w:r>
          </w:p>
          <w:p w14:paraId="36123747" w14:textId="77777777" w:rsidR="00421CF4" w:rsidRPr="00D7158D" w:rsidRDefault="00421CF4" w:rsidP="00421CF4">
            <w:pPr>
              <w:spacing w:after="120"/>
              <w:rPr>
                <w:rFonts w:asciiTheme="minorHAnsi" w:hAnsiTheme="minorHAnsi" w:cstheme="minorHAnsi"/>
                <w:color w:val="000000"/>
                <w:sz w:val="18"/>
                <w:szCs w:val="18"/>
                <w:rPrChange w:id="7583"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584" w:author="sam sehgal" w:date="2024-10-14T16:20:00Z" w16du:dateUtc="2024-10-14T05:20:00Z">
                  <w:rPr>
                    <w:rFonts w:asciiTheme="minorHAnsi" w:hAnsiTheme="minorHAnsi" w:cstheme="minorHAnsi"/>
                    <w:color w:val="000000"/>
                    <w:sz w:val="14"/>
                    <w:szCs w:val="14"/>
                  </w:rPr>
                </w:rPrChange>
              </w:rPr>
              <w:t xml:space="preserve">Bodycopy_COI </w:t>
            </w:r>
          </w:p>
          <w:p w14:paraId="73DF697E" w14:textId="77777777" w:rsidR="00421CF4" w:rsidRPr="00D7158D" w:rsidRDefault="00421CF4" w:rsidP="00421CF4">
            <w:pPr>
              <w:spacing w:after="120"/>
              <w:rPr>
                <w:rFonts w:asciiTheme="minorHAnsi" w:hAnsiTheme="minorHAnsi" w:cstheme="minorHAnsi"/>
                <w:color w:val="000000"/>
                <w:sz w:val="18"/>
                <w:szCs w:val="18"/>
                <w:rPrChange w:id="7585"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586" w:author="sam sehgal" w:date="2024-10-14T16:20:00Z" w16du:dateUtc="2024-10-14T05:20:00Z">
                  <w:rPr>
                    <w:rFonts w:asciiTheme="minorHAnsi" w:hAnsiTheme="minorHAnsi" w:cstheme="minorHAnsi"/>
                    <w:color w:val="000000"/>
                    <w:sz w:val="14"/>
                    <w:szCs w:val="14"/>
                  </w:rPr>
                </w:rPrChange>
              </w:rPr>
              <w:t>Column 2 text:</w:t>
            </w:r>
          </w:p>
          <w:p w14:paraId="01022D85" w14:textId="5CDF0AA5" w:rsidR="00421CF4" w:rsidRPr="00D7158D" w:rsidRDefault="00421CF4" w:rsidP="00421CF4">
            <w:pPr>
              <w:tabs>
                <w:tab w:val="left" w:pos="1800"/>
              </w:tabs>
              <w:rPr>
                <w:rFonts w:asciiTheme="minorHAnsi" w:hAnsiTheme="minorHAnsi" w:cstheme="minorHAnsi"/>
                <w:bCs/>
                <w:strike/>
                <w:sz w:val="18"/>
                <w:szCs w:val="18"/>
                <w:rPrChange w:id="7587" w:author="sam sehgal" w:date="2024-10-14T16:20:00Z" w16du:dateUtc="2024-10-14T05:20:00Z">
                  <w:rPr>
                    <w:rFonts w:asciiTheme="minorHAnsi" w:hAnsiTheme="minorHAnsi" w:cstheme="minorHAnsi"/>
                    <w:bCs/>
                    <w:strike/>
                    <w:sz w:val="20"/>
                    <w:szCs w:val="20"/>
                  </w:rPr>
                </w:rPrChange>
              </w:rPr>
            </w:pPr>
            <w:r w:rsidRPr="00D7158D">
              <w:rPr>
                <w:rFonts w:asciiTheme="minorHAnsi" w:hAnsiTheme="minorHAnsi" w:cstheme="minorHAnsi"/>
                <w:color w:val="000000"/>
                <w:sz w:val="18"/>
                <w:szCs w:val="18"/>
                <w:rPrChange w:id="7588" w:author="sam sehgal" w:date="2024-10-14T16:20:00Z" w16du:dateUtc="2024-10-14T05:20:00Z">
                  <w:rPr>
                    <w:rFonts w:asciiTheme="minorHAnsi" w:hAnsiTheme="minorHAnsi" w:cstheme="minorHAnsi"/>
                    <w:color w:val="000000"/>
                    <w:sz w:val="14"/>
                    <w:szCs w:val="14"/>
                  </w:rPr>
                </w:rPrChange>
              </w:rPr>
              <w:t>Bullet_1_B_COI</w:t>
            </w:r>
          </w:p>
        </w:tc>
      </w:tr>
      <w:tr w:rsidR="00D91D91" w:rsidRPr="00BD6987" w14:paraId="16DCF2BD" w14:textId="77777777" w:rsidTr="00BA2FD3">
        <w:trPr>
          <w:cantSplit/>
          <w:trHeight w:val="1025"/>
        </w:trPr>
        <w:tc>
          <w:tcPr>
            <w:tcW w:w="1013" w:type="dxa"/>
            <w:vMerge/>
          </w:tcPr>
          <w:p w14:paraId="0216DDE1" w14:textId="77777777" w:rsidR="00D91D91" w:rsidRPr="00BD6987" w:rsidRDefault="00D91D91" w:rsidP="00D91D91">
            <w:pPr>
              <w:tabs>
                <w:tab w:val="left" w:pos="1800"/>
              </w:tabs>
              <w:rPr>
                <w:rFonts w:asciiTheme="minorHAnsi" w:hAnsiTheme="minorHAnsi" w:cstheme="minorHAnsi"/>
                <w:b/>
                <w:sz w:val="20"/>
                <w:szCs w:val="20"/>
              </w:rPr>
            </w:pPr>
          </w:p>
        </w:tc>
        <w:tc>
          <w:tcPr>
            <w:tcW w:w="2101" w:type="dxa"/>
            <w:vMerge/>
          </w:tcPr>
          <w:p w14:paraId="424AB663" w14:textId="77777777" w:rsidR="00D91D91" w:rsidRPr="00BD6987" w:rsidRDefault="00D91D91" w:rsidP="00D91D91">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852" w:type="dxa"/>
              <w:tblBorders>
                <w:bottom w:val="single" w:sz="4" w:space="0" w:color="auto"/>
              </w:tblBorders>
              <w:tblLayout w:type="fixed"/>
              <w:tblLook w:val="04A0" w:firstRow="1" w:lastRow="0" w:firstColumn="1" w:lastColumn="0" w:noHBand="0" w:noVBand="1"/>
              <w:tblPrChange w:id="7589" w:author="sam sehgal" w:date="2024-08-20T12:50:00Z" w16du:dateUtc="2024-08-20T02:50: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301"/>
              <w:gridCol w:w="5551"/>
              <w:tblGridChange w:id="7590">
                <w:tblGrid>
                  <w:gridCol w:w="2301"/>
                  <w:gridCol w:w="277"/>
                  <w:gridCol w:w="5274"/>
                  <w:gridCol w:w="943"/>
                </w:tblGrid>
              </w:tblGridChange>
            </w:tblGrid>
            <w:tr w:rsidR="00D91D91" w:rsidRPr="00FE6302" w14:paraId="20DBA92C" w14:textId="77777777" w:rsidTr="00DF514D">
              <w:trPr>
                <w:trHeight w:val="390"/>
                <w:trPrChange w:id="7591" w:author="sam sehgal" w:date="2024-08-20T12:50:00Z" w16du:dateUtc="2024-08-20T02:50:00Z">
                  <w:trPr>
                    <w:trHeight w:val="263"/>
                  </w:trPr>
                </w:trPrChange>
              </w:trPr>
              <w:tc>
                <w:tcPr>
                  <w:tcW w:w="2301" w:type="dxa"/>
                  <w:noWrap/>
                  <w:vAlign w:val="center"/>
                  <w:hideMark/>
                  <w:tcPrChange w:id="7592" w:author="sam sehgal" w:date="2024-08-20T12:50:00Z" w16du:dateUtc="2024-08-20T02:50:00Z">
                    <w:tcPr>
                      <w:tcW w:w="2578" w:type="dxa"/>
                      <w:gridSpan w:val="2"/>
                      <w:noWrap/>
                      <w:vAlign w:val="center"/>
                      <w:hideMark/>
                    </w:tcPr>
                  </w:tcPrChange>
                </w:tcPr>
                <w:p w14:paraId="169C3A14" w14:textId="3134B2A2" w:rsidR="00D91D91" w:rsidRPr="00FE6302" w:rsidRDefault="00D91D91" w:rsidP="00D91D91">
                  <w:pPr>
                    <w:pStyle w:val="BodycopyCOI"/>
                    <w:rPr>
                      <w:highlight w:val="cyan"/>
                      <w:rPrChange w:id="7593" w:author="Sue Simnor (EXT Idiom)" w:date="2024-08-13T18:08:00Z" w16du:dateUtc="2024-08-13T08:08:00Z">
                        <w:rPr/>
                      </w:rPrChange>
                    </w:rPr>
                  </w:pPr>
                  <w:r w:rsidRPr="00FE6302">
                    <w:rPr>
                      <w:highlight w:val="cyan"/>
                      <w:rPrChange w:id="7594" w:author="Sue Simnor (EXT Idiom)" w:date="2024-08-13T18:08:00Z" w16du:dateUtc="2024-08-13T08:08:00Z">
                        <w:rPr/>
                      </w:rPrChange>
                    </w:rPr>
                    <w:t xml:space="preserve">You describe your </w:t>
                  </w:r>
                  <w:r w:rsidRPr="00FE6302">
                    <w:rPr>
                      <w:rFonts w:eastAsia="Arial" w:cs="Arial"/>
                      <w:highlight w:val="cyan"/>
                      <w:rPrChange w:id="7595" w:author="Sue Simnor (EXT Idiom)" w:date="2024-08-13T18:08:00Z" w16du:dateUtc="2024-08-13T08:08:00Z">
                        <w:rPr>
                          <w:rFonts w:eastAsia="Arial" w:cs="Arial"/>
                        </w:rPr>
                      </w:rPrChange>
                    </w:rPr>
                    <w:t xml:space="preserve">Insured Address </w:t>
                  </w:r>
                  <w:commentRangeStart w:id="7596"/>
                  <w:commentRangeStart w:id="7597"/>
                  <w:commentRangeEnd w:id="7596"/>
                  <w:r w:rsidRPr="00FE6302">
                    <w:rPr>
                      <w:rStyle w:val="CommentReference"/>
                      <w:sz w:val="18"/>
                      <w:szCs w:val="18"/>
                      <w:highlight w:val="cyan"/>
                      <w:rPrChange w:id="7598" w:author="Sue Simnor (EXT Idiom)" w:date="2024-08-13T18:08:00Z" w16du:dateUtc="2024-08-13T08:08:00Z">
                        <w:rPr>
                          <w:rStyle w:val="CommentReference"/>
                          <w:sz w:val="18"/>
                          <w:szCs w:val="18"/>
                        </w:rPr>
                      </w:rPrChange>
                    </w:rPr>
                    <w:commentReference w:id="7596"/>
                  </w:r>
                  <w:commentRangeEnd w:id="7597"/>
                  <w:r w:rsidRPr="00FE6302">
                    <w:rPr>
                      <w:rStyle w:val="CommentReference"/>
                      <w:sz w:val="18"/>
                      <w:szCs w:val="18"/>
                      <w:highlight w:val="cyan"/>
                      <w:rPrChange w:id="7599" w:author="Sue Simnor (EXT Idiom)" w:date="2024-08-13T18:08:00Z" w16du:dateUtc="2024-08-13T08:08:00Z">
                        <w:rPr>
                          <w:rStyle w:val="CommentReference"/>
                          <w:sz w:val="18"/>
                          <w:szCs w:val="18"/>
                        </w:rPr>
                      </w:rPrChange>
                    </w:rPr>
                    <w:commentReference w:id="7597"/>
                  </w:r>
                  <w:r w:rsidRPr="00FE6302">
                    <w:rPr>
                      <w:highlight w:val="cyan"/>
                      <w:rPrChange w:id="7600" w:author="Sue Simnor (EXT Idiom)" w:date="2024-08-13T18:08:00Z" w16du:dateUtc="2024-08-13T08:08:00Z">
                        <w:rPr/>
                      </w:rPrChange>
                    </w:rPr>
                    <w:t>as:</w:t>
                  </w:r>
                </w:p>
              </w:tc>
              <w:tc>
                <w:tcPr>
                  <w:tcW w:w="5551" w:type="dxa"/>
                  <w:noWrap/>
                  <w:vAlign w:val="bottom"/>
                  <w:hideMark/>
                  <w:tcPrChange w:id="7601" w:author="sam sehgal" w:date="2024-08-20T12:50:00Z" w16du:dateUtc="2024-08-20T02:50:00Z">
                    <w:tcPr>
                      <w:tcW w:w="6217" w:type="dxa"/>
                      <w:gridSpan w:val="2"/>
                      <w:noWrap/>
                      <w:vAlign w:val="bottom"/>
                      <w:hideMark/>
                    </w:tcPr>
                  </w:tcPrChange>
                </w:tcPr>
                <w:p w14:paraId="026CBEAD" w14:textId="456E94E5" w:rsidR="00D91D91" w:rsidRPr="00FE6302" w:rsidRDefault="00D91D91" w:rsidP="00D91D91">
                  <w:pPr>
                    <w:pStyle w:val="TableBodycopy"/>
                    <w:spacing w:line="240" w:lineRule="auto"/>
                    <w:rPr>
                      <w:b/>
                      <w:bCs/>
                      <w:highlight w:val="cyan"/>
                      <w:rPrChange w:id="7602" w:author="Sue Simnor (EXT Idiom)" w:date="2024-08-13T18:08:00Z" w16du:dateUtc="2024-08-13T08:08:00Z">
                        <w:rPr>
                          <w:b/>
                          <w:bCs/>
                        </w:rPr>
                      </w:rPrChange>
                    </w:rPr>
                  </w:pPr>
                  <w:r w:rsidRPr="00FE6302">
                    <w:rPr>
                      <w:b/>
                      <w:bCs/>
                      <w:highlight w:val="cyan"/>
                      <w:rPrChange w:id="7603" w:author="Sue Simnor (EXT Idiom)" w:date="2024-08-13T18:08:00Z" w16du:dateUtc="2024-08-13T08:08:00Z">
                        <w:rPr>
                          <w:b/>
                          <w:bCs/>
                        </w:rPr>
                      </w:rPrChange>
                    </w:rPr>
                    <w:t xml:space="preserve">• </w:t>
                  </w:r>
                  <w:r w:rsidR="008F7713" w:rsidRPr="00FE6302">
                    <w:rPr>
                      <w:b/>
                      <w:bCs/>
                      <w:highlight w:val="cyan"/>
                      <w:rPrChange w:id="7604" w:author="Sue Simnor (EXT Idiom)" w:date="2024-08-13T18:08:00Z" w16du:dateUtc="2024-08-13T08:08:00Z">
                        <w:rPr>
                          <w:b/>
                          <w:bCs/>
                        </w:rPr>
                      </w:rPrChange>
                    </w:rPr>
                    <w:t>unconfirmed whether it is situated on less than 2 acres of land</w:t>
                  </w:r>
                </w:p>
              </w:tc>
            </w:tr>
          </w:tbl>
          <w:p w14:paraId="4743CFE7" w14:textId="77777777" w:rsidR="00D91D91" w:rsidRPr="00FE6302" w:rsidRDefault="00D91D91" w:rsidP="00D91D91">
            <w:pPr>
              <w:pStyle w:val="BodycopyCOI"/>
              <w:rPr>
                <w:highlight w:val="cyan"/>
                <w:rPrChange w:id="7605" w:author="Sue Simnor (EXT Idiom)" w:date="2024-08-13T18:08:00Z" w16du:dateUtc="2024-08-13T08:08:00Z">
                  <w:rPr/>
                </w:rPrChange>
              </w:rPr>
            </w:pPr>
          </w:p>
        </w:tc>
        <w:tc>
          <w:tcPr>
            <w:tcW w:w="1984" w:type="dxa"/>
          </w:tcPr>
          <w:p w14:paraId="0F97B33A" w14:textId="77777777" w:rsidR="00D91D91" w:rsidRPr="00FE6302" w:rsidRDefault="00D91D91" w:rsidP="00D91D91">
            <w:pPr>
              <w:tabs>
                <w:tab w:val="left" w:pos="1800"/>
              </w:tabs>
              <w:rPr>
                <w:rFonts w:asciiTheme="minorHAnsi" w:hAnsiTheme="minorHAnsi"/>
                <w:sz w:val="20"/>
                <w:szCs w:val="20"/>
                <w:highlight w:val="cyan"/>
                <w:rPrChange w:id="7606" w:author="Sue Simnor (EXT Idiom)" w:date="2024-08-13T18:08:00Z" w16du:dateUtc="2024-08-13T08:08:00Z">
                  <w:rPr>
                    <w:rFonts w:asciiTheme="minorHAnsi" w:hAnsiTheme="minorHAnsi"/>
                    <w:sz w:val="20"/>
                    <w:szCs w:val="20"/>
                  </w:rPr>
                </w:rPrChange>
              </w:rPr>
            </w:pPr>
            <w:r w:rsidRPr="00FE6302">
              <w:rPr>
                <w:rFonts w:asciiTheme="minorHAnsi" w:hAnsiTheme="minorHAnsi"/>
                <w:b/>
                <w:bCs/>
                <w:sz w:val="20"/>
                <w:szCs w:val="20"/>
                <w:highlight w:val="cyan"/>
                <w:rPrChange w:id="7607" w:author="Sue Simnor (EXT Idiom)" w:date="2024-08-13T18:08:00Z" w16du:dateUtc="2024-08-13T08:08:00Z">
                  <w:rPr>
                    <w:rFonts w:asciiTheme="minorHAnsi" w:hAnsiTheme="minorHAnsi"/>
                    <w:b/>
                    <w:bCs/>
                    <w:sz w:val="20"/>
                    <w:szCs w:val="20"/>
                  </w:rPr>
                </w:rPrChange>
              </w:rPr>
              <w:t xml:space="preserve">IF </w:t>
            </w:r>
            <w:r w:rsidRPr="00FE6302">
              <w:rPr>
                <w:rFonts w:asciiTheme="minorHAnsi" w:hAnsiTheme="minorHAnsi"/>
                <w:sz w:val="20"/>
                <w:szCs w:val="20"/>
                <w:highlight w:val="cyan"/>
                <w:rPrChange w:id="7608" w:author="Sue Simnor (EXT Idiom)" w:date="2024-08-13T18:08:00Z" w16du:dateUtc="2024-08-13T08:08:00Z">
                  <w:rPr>
                    <w:rFonts w:asciiTheme="minorHAnsi" w:hAnsiTheme="minorHAnsi"/>
                    <w:sz w:val="20"/>
                    <w:szCs w:val="20"/>
                  </w:rPr>
                </w:rPrChange>
              </w:rPr>
              <w:t>&lt;HomeCoverTypeCode&gt; != “3|Contents”</w:t>
            </w:r>
          </w:p>
          <w:p w14:paraId="49C371EA" w14:textId="77777777" w:rsidR="00D91D91" w:rsidRPr="00FE6302" w:rsidRDefault="00D91D91" w:rsidP="00D91D91">
            <w:pPr>
              <w:tabs>
                <w:tab w:val="left" w:pos="1800"/>
              </w:tabs>
              <w:rPr>
                <w:rFonts w:asciiTheme="minorHAnsi" w:hAnsiTheme="minorHAnsi"/>
                <w:b/>
                <w:bCs/>
                <w:sz w:val="20"/>
                <w:szCs w:val="20"/>
                <w:highlight w:val="cyan"/>
                <w:rPrChange w:id="7609" w:author="Sue Simnor (EXT Idiom)" w:date="2024-08-13T18:08:00Z" w16du:dateUtc="2024-08-13T08:08:00Z">
                  <w:rPr>
                    <w:rFonts w:asciiTheme="minorHAnsi" w:hAnsiTheme="minorHAnsi"/>
                    <w:b/>
                    <w:bCs/>
                    <w:sz w:val="20"/>
                    <w:szCs w:val="20"/>
                  </w:rPr>
                </w:rPrChange>
              </w:rPr>
            </w:pPr>
            <w:r w:rsidRPr="00FE6302">
              <w:rPr>
                <w:rFonts w:asciiTheme="minorHAnsi" w:hAnsiTheme="minorHAnsi"/>
                <w:b/>
                <w:bCs/>
                <w:sz w:val="20"/>
                <w:szCs w:val="20"/>
                <w:highlight w:val="cyan"/>
                <w:rPrChange w:id="7610" w:author="Sue Simnor (EXT Idiom)" w:date="2024-08-13T18:08:00Z" w16du:dateUtc="2024-08-13T08:08:00Z">
                  <w:rPr>
                    <w:rFonts w:asciiTheme="minorHAnsi" w:hAnsiTheme="minorHAnsi"/>
                    <w:b/>
                    <w:bCs/>
                    <w:sz w:val="20"/>
                    <w:szCs w:val="20"/>
                  </w:rPr>
                </w:rPrChange>
              </w:rPr>
              <w:t>AND</w:t>
            </w:r>
          </w:p>
          <w:p w14:paraId="69F60089" w14:textId="0DA3ECE8" w:rsidR="00D91D91" w:rsidRPr="00FE6302" w:rsidRDefault="00D91D91" w:rsidP="00D91D91">
            <w:pPr>
              <w:tabs>
                <w:tab w:val="left" w:pos="1800"/>
              </w:tabs>
              <w:rPr>
                <w:rFonts w:asciiTheme="minorHAnsi" w:hAnsiTheme="minorHAnsi"/>
                <w:sz w:val="20"/>
                <w:szCs w:val="20"/>
                <w:highlight w:val="cyan"/>
                <w:rPrChange w:id="7611" w:author="Sue Simnor (EXT Idiom)" w:date="2024-08-13T18:08:00Z" w16du:dateUtc="2024-08-13T08:08:00Z">
                  <w:rPr>
                    <w:rFonts w:asciiTheme="minorHAnsi" w:hAnsiTheme="minorHAnsi"/>
                    <w:sz w:val="20"/>
                    <w:szCs w:val="20"/>
                  </w:rPr>
                </w:rPrChange>
              </w:rPr>
            </w:pPr>
            <w:r w:rsidRPr="00FE6302">
              <w:rPr>
                <w:rFonts w:asciiTheme="minorHAnsi" w:hAnsiTheme="minorHAnsi"/>
                <w:sz w:val="20"/>
                <w:szCs w:val="20"/>
                <w:highlight w:val="cyan"/>
                <w:rPrChange w:id="7612" w:author="Sue Simnor (EXT Idiom)" w:date="2024-08-13T18:08:00Z" w16du:dateUtc="2024-08-13T08:08:00Z">
                  <w:rPr>
                    <w:rFonts w:asciiTheme="minorHAnsi" w:hAnsiTheme="minorHAnsi"/>
                    <w:sz w:val="20"/>
                    <w:szCs w:val="20"/>
                  </w:rPr>
                </w:rPrChange>
              </w:rPr>
              <w:t>&lt;MoreThanTenAcresCode&gt; = “</w:t>
            </w:r>
            <w:r w:rsidR="008F7713" w:rsidRPr="00FE6302">
              <w:rPr>
                <w:rFonts w:asciiTheme="minorHAnsi" w:hAnsiTheme="minorHAnsi"/>
                <w:sz w:val="20"/>
                <w:szCs w:val="20"/>
                <w:highlight w:val="cyan"/>
                <w:rPrChange w:id="7613" w:author="Sue Simnor (EXT Idiom)" w:date="2024-08-13T18:08:00Z" w16du:dateUtc="2024-08-13T08:08:00Z">
                  <w:rPr>
                    <w:rFonts w:asciiTheme="minorHAnsi" w:hAnsiTheme="minorHAnsi"/>
                    <w:sz w:val="20"/>
                    <w:szCs w:val="20"/>
                  </w:rPr>
                </w:rPrChange>
              </w:rPr>
              <w:t>3|NotRecordedOnlyForMigration</w:t>
            </w:r>
            <w:r w:rsidRPr="00FE6302">
              <w:rPr>
                <w:rFonts w:asciiTheme="minorHAnsi" w:hAnsiTheme="minorHAnsi"/>
                <w:sz w:val="20"/>
                <w:szCs w:val="20"/>
                <w:highlight w:val="cyan"/>
                <w:rPrChange w:id="7614" w:author="Sue Simnor (EXT Idiom)" w:date="2024-08-13T18:08:00Z" w16du:dateUtc="2024-08-13T08:08:00Z">
                  <w:rPr>
                    <w:rFonts w:asciiTheme="minorHAnsi" w:hAnsiTheme="minorHAnsi"/>
                    <w:sz w:val="20"/>
                    <w:szCs w:val="20"/>
                  </w:rPr>
                </w:rPrChange>
              </w:rPr>
              <w:t>”</w:t>
            </w:r>
          </w:p>
          <w:p w14:paraId="1D7F8281" w14:textId="77777777" w:rsidR="00D91D91" w:rsidRPr="00FE6302" w:rsidRDefault="00D91D91" w:rsidP="00D91D91">
            <w:pPr>
              <w:tabs>
                <w:tab w:val="left" w:pos="1800"/>
              </w:tabs>
              <w:rPr>
                <w:rFonts w:asciiTheme="minorHAnsi" w:hAnsiTheme="minorHAnsi"/>
                <w:sz w:val="20"/>
                <w:szCs w:val="20"/>
                <w:highlight w:val="cyan"/>
                <w:rPrChange w:id="7615" w:author="Sue Simnor (EXT Idiom)" w:date="2024-08-13T18:08:00Z" w16du:dateUtc="2024-08-13T08:08:00Z">
                  <w:rPr>
                    <w:rFonts w:asciiTheme="minorHAnsi" w:hAnsiTheme="minorHAnsi"/>
                    <w:sz w:val="20"/>
                    <w:szCs w:val="20"/>
                  </w:rPr>
                </w:rPrChange>
              </w:rPr>
            </w:pPr>
            <w:r w:rsidRPr="00FE6302">
              <w:rPr>
                <w:rFonts w:asciiTheme="minorHAnsi" w:hAnsiTheme="minorHAnsi"/>
                <w:b/>
                <w:bCs/>
                <w:sz w:val="20"/>
                <w:szCs w:val="20"/>
                <w:highlight w:val="cyan"/>
                <w:rPrChange w:id="7616" w:author="Sue Simnor (EXT Idiom)" w:date="2024-08-13T18:08:00Z" w16du:dateUtc="2024-08-13T08:08:00Z">
                  <w:rPr>
                    <w:rFonts w:asciiTheme="minorHAnsi" w:hAnsiTheme="minorHAnsi"/>
                    <w:b/>
                    <w:bCs/>
                    <w:sz w:val="20"/>
                    <w:szCs w:val="20"/>
                  </w:rPr>
                </w:rPrChange>
              </w:rPr>
              <w:t>THEN</w:t>
            </w:r>
            <w:r w:rsidRPr="00FE6302">
              <w:rPr>
                <w:rFonts w:asciiTheme="minorHAnsi" w:hAnsiTheme="minorHAnsi"/>
                <w:sz w:val="20"/>
                <w:szCs w:val="20"/>
                <w:highlight w:val="cyan"/>
                <w:rPrChange w:id="7617" w:author="Sue Simnor (EXT Idiom)" w:date="2024-08-13T18:08:00Z" w16du:dateUtc="2024-08-13T08:08:00Z">
                  <w:rPr>
                    <w:rFonts w:asciiTheme="minorHAnsi" w:hAnsiTheme="minorHAnsi"/>
                    <w:sz w:val="20"/>
                    <w:szCs w:val="20"/>
                  </w:rPr>
                </w:rPrChange>
              </w:rPr>
              <w:t xml:space="preserve"> display</w:t>
            </w:r>
          </w:p>
          <w:p w14:paraId="3FBE5692" w14:textId="77777777" w:rsidR="00D91D91" w:rsidRPr="00FE6302" w:rsidRDefault="00D91D91" w:rsidP="00D91D91">
            <w:pPr>
              <w:tabs>
                <w:tab w:val="left" w:pos="1800"/>
              </w:tabs>
              <w:rPr>
                <w:rFonts w:asciiTheme="minorHAnsi" w:hAnsiTheme="minorHAnsi"/>
                <w:b/>
                <w:bCs/>
                <w:sz w:val="20"/>
                <w:szCs w:val="20"/>
                <w:highlight w:val="cyan"/>
                <w:rPrChange w:id="7618" w:author="Sue Simnor (EXT Idiom)" w:date="2024-08-13T18:08:00Z" w16du:dateUtc="2024-08-13T08:08:00Z">
                  <w:rPr>
                    <w:rFonts w:asciiTheme="minorHAnsi" w:hAnsiTheme="minorHAnsi"/>
                    <w:b/>
                    <w:bCs/>
                    <w:sz w:val="20"/>
                    <w:szCs w:val="20"/>
                  </w:rPr>
                </w:rPrChange>
              </w:rPr>
            </w:pPr>
            <w:r w:rsidRPr="00FE6302">
              <w:rPr>
                <w:rFonts w:asciiTheme="minorHAnsi" w:hAnsiTheme="minorHAnsi"/>
                <w:b/>
                <w:bCs/>
                <w:sz w:val="20"/>
                <w:szCs w:val="20"/>
                <w:highlight w:val="cyan"/>
                <w:rPrChange w:id="7619" w:author="Sue Simnor (EXT Idiom)" w:date="2024-08-13T18:08:00Z" w16du:dateUtc="2024-08-13T08:08:00Z">
                  <w:rPr>
                    <w:rFonts w:asciiTheme="minorHAnsi" w:hAnsiTheme="minorHAnsi"/>
                    <w:b/>
                    <w:bCs/>
                    <w:sz w:val="20"/>
                    <w:szCs w:val="20"/>
                  </w:rPr>
                </w:rPrChange>
              </w:rPr>
              <w:t>ELSEIF</w:t>
            </w:r>
          </w:p>
          <w:p w14:paraId="040BF25D" w14:textId="77777777" w:rsidR="00D91D91" w:rsidRPr="00FE6302" w:rsidRDefault="00D91D91" w:rsidP="00D91D91">
            <w:pPr>
              <w:tabs>
                <w:tab w:val="left" w:pos="1800"/>
              </w:tabs>
              <w:rPr>
                <w:rFonts w:asciiTheme="minorHAnsi" w:hAnsiTheme="minorHAnsi"/>
                <w:sz w:val="20"/>
                <w:highlight w:val="cyan"/>
                <w:rPrChange w:id="7620" w:author="Sue Simnor (EXT Idiom)" w:date="2024-08-13T18:08:00Z" w16du:dateUtc="2024-08-13T08:08:00Z">
                  <w:rPr>
                    <w:rFonts w:asciiTheme="minorHAnsi" w:hAnsiTheme="minorHAnsi"/>
                    <w:sz w:val="20"/>
                  </w:rPr>
                </w:rPrChange>
              </w:rPr>
            </w:pPr>
          </w:p>
          <w:p w14:paraId="595D8CA9" w14:textId="77777777" w:rsidR="00D91D91" w:rsidRPr="00FE6302" w:rsidRDefault="00D91D91" w:rsidP="00D91D91">
            <w:pPr>
              <w:tabs>
                <w:tab w:val="left" w:pos="1800"/>
              </w:tabs>
              <w:rPr>
                <w:rFonts w:asciiTheme="minorHAnsi" w:hAnsiTheme="minorHAnsi"/>
                <w:sz w:val="20"/>
                <w:highlight w:val="cyan"/>
                <w:rPrChange w:id="7621" w:author="Sue Simnor (EXT Idiom)" w:date="2024-08-13T18:08:00Z" w16du:dateUtc="2024-08-13T08:08:00Z">
                  <w:rPr>
                    <w:rFonts w:asciiTheme="minorHAnsi" w:hAnsiTheme="minorHAnsi"/>
                    <w:sz w:val="20"/>
                  </w:rPr>
                </w:rPrChange>
              </w:rPr>
            </w:pPr>
          </w:p>
          <w:p w14:paraId="0F8BBCE5" w14:textId="77777777" w:rsidR="00D91D91" w:rsidRPr="00FE6302" w:rsidRDefault="00D91D91" w:rsidP="00D91D91">
            <w:pPr>
              <w:tabs>
                <w:tab w:val="left" w:pos="1800"/>
              </w:tabs>
              <w:rPr>
                <w:rFonts w:asciiTheme="minorHAnsi" w:hAnsiTheme="minorHAnsi"/>
                <w:b/>
                <w:bCs/>
                <w:sz w:val="20"/>
                <w:szCs w:val="20"/>
                <w:highlight w:val="cyan"/>
                <w:rPrChange w:id="7622" w:author="Sue Simnor (EXT Idiom)" w:date="2024-08-13T18:08:00Z" w16du:dateUtc="2024-08-13T08:08:00Z">
                  <w:rPr>
                    <w:rFonts w:asciiTheme="minorHAnsi" w:hAnsiTheme="minorHAnsi"/>
                    <w:b/>
                    <w:bCs/>
                    <w:sz w:val="20"/>
                    <w:szCs w:val="20"/>
                  </w:rPr>
                </w:rPrChange>
              </w:rPr>
            </w:pPr>
          </w:p>
        </w:tc>
        <w:tc>
          <w:tcPr>
            <w:tcW w:w="1560" w:type="dxa"/>
          </w:tcPr>
          <w:p w14:paraId="74EA160B" w14:textId="77777777" w:rsidR="00D91D91" w:rsidRPr="00D7158D" w:rsidRDefault="00D91D91" w:rsidP="00D91D91">
            <w:pPr>
              <w:spacing w:after="120"/>
              <w:rPr>
                <w:rFonts w:asciiTheme="minorHAnsi" w:hAnsiTheme="minorHAnsi" w:cstheme="minorHAnsi"/>
                <w:color w:val="000000"/>
                <w:sz w:val="18"/>
                <w:szCs w:val="18"/>
                <w:highlight w:val="cyan"/>
                <w:rPrChange w:id="7623"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highlight w:val="cyan"/>
                <w:rPrChange w:id="7624" w:author="sam sehgal" w:date="2024-10-14T16:20:00Z" w16du:dateUtc="2024-10-14T05:20:00Z">
                  <w:rPr>
                    <w:rFonts w:asciiTheme="minorHAnsi" w:hAnsiTheme="minorHAnsi" w:cstheme="minorHAnsi"/>
                    <w:color w:val="000000"/>
                    <w:sz w:val="14"/>
                    <w:szCs w:val="14"/>
                  </w:rPr>
                </w:rPrChange>
              </w:rPr>
              <w:t>Column 1 text:</w:t>
            </w:r>
          </w:p>
          <w:p w14:paraId="535C9E5A" w14:textId="77777777" w:rsidR="00D91D91" w:rsidRPr="00D7158D" w:rsidRDefault="00D91D91" w:rsidP="00D91D91">
            <w:pPr>
              <w:spacing w:after="120"/>
              <w:rPr>
                <w:rFonts w:asciiTheme="minorHAnsi" w:hAnsiTheme="minorHAnsi" w:cstheme="minorHAnsi"/>
                <w:color w:val="000000"/>
                <w:sz w:val="18"/>
                <w:szCs w:val="18"/>
                <w:highlight w:val="cyan"/>
                <w:rPrChange w:id="7625"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highlight w:val="cyan"/>
                <w:rPrChange w:id="7626" w:author="sam sehgal" w:date="2024-10-14T16:20:00Z" w16du:dateUtc="2024-10-14T05:20:00Z">
                  <w:rPr>
                    <w:rFonts w:asciiTheme="minorHAnsi" w:hAnsiTheme="minorHAnsi" w:cstheme="minorHAnsi"/>
                    <w:color w:val="000000"/>
                    <w:sz w:val="14"/>
                    <w:szCs w:val="14"/>
                  </w:rPr>
                </w:rPrChange>
              </w:rPr>
              <w:t xml:space="preserve">Bodycopy_COI </w:t>
            </w:r>
          </w:p>
          <w:p w14:paraId="2333D45D" w14:textId="77777777" w:rsidR="00D91D91" w:rsidRPr="00D7158D" w:rsidRDefault="00D91D91" w:rsidP="00D91D91">
            <w:pPr>
              <w:spacing w:after="120"/>
              <w:rPr>
                <w:rFonts w:asciiTheme="minorHAnsi" w:hAnsiTheme="minorHAnsi" w:cstheme="minorHAnsi"/>
                <w:color w:val="000000"/>
                <w:sz w:val="18"/>
                <w:szCs w:val="18"/>
                <w:highlight w:val="cyan"/>
                <w:rPrChange w:id="7627"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highlight w:val="cyan"/>
                <w:rPrChange w:id="7628" w:author="sam sehgal" w:date="2024-10-14T16:20:00Z" w16du:dateUtc="2024-10-14T05:20:00Z">
                  <w:rPr>
                    <w:rFonts w:asciiTheme="minorHAnsi" w:hAnsiTheme="minorHAnsi" w:cstheme="minorHAnsi"/>
                    <w:color w:val="000000"/>
                    <w:sz w:val="14"/>
                    <w:szCs w:val="14"/>
                  </w:rPr>
                </w:rPrChange>
              </w:rPr>
              <w:t>Column 2 text:</w:t>
            </w:r>
          </w:p>
          <w:p w14:paraId="7EDA46D9" w14:textId="1666BC52" w:rsidR="00D91D91" w:rsidRPr="00D7158D" w:rsidRDefault="00D91D91" w:rsidP="00D91D91">
            <w:pPr>
              <w:spacing w:after="120"/>
              <w:rPr>
                <w:rFonts w:asciiTheme="minorHAnsi" w:hAnsiTheme="minorHAnsi" w:cstheme="minorHAnsi"/>
                <w:color w:val="000000"/>
                <w:sz w:val="18"/>
                <w:szCs w:val="18"/>
                <w:highlight w:val="cyan"/>
                <w:rPrChange w:id="7629"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highlight w:val="cyan"/>
                <w:rPrChange w:id="7630" w:author="sam sehgal" w:date="2024-10-14T16:20:00Z" w16du:dateUtc="2024-10-14T05:20:00Z">
                  <w:rPr>
                    <w:rFonts w:asciiTheme="minorHAnsi" w:hAnsiTheme="minorHAnsi" w:cstheme="minorHAnsi"/>
                    <w:color w:val="000000"/>
                    <w:sz w:val="14"/>
                    <w:szCs w:val="14"/>
                  </w:rPr>
                </w:rPrChange>
              </w:rPr>
              <w:t>Bullet_1_B_COI</w:t>
            </w:r>
          </w:p>
        </w:tc>
      </w:tr>
      <w:tr w:rsidR="00D2791C" w:rsidRPr="00BD6987" w14:paraId="76D2C790" w14:textId="77777777" w:rsidTr="00BA2FD3">
        <w:trPr>
          <w:cantSplit/>
          <w:trHeight w:val="1082"/>
        </w:trPr>
        <w:tc>
          <w:tcPr>
            <w:tcW w:w="1013" w:type="dxa"/>
            <w:vMerge/>
          </w:tcPr>
          <w:p w14:paraId="2A7D422C" w14:textId="77777777" w:rsidR="00D2791C" w:rsidRPr="00BD6987" w:rsidRDefault="00D2791C" w:rsidP="00D2791C">
            <w:pPr>
              <w:tabs>
                <w:tab w:val="left" w:pos="1800"/>
              </w:tabs>
              <w:rPr>
                <w:rFonts w:asciiTheme="minorHAnsi" w:hAnsiTheme="minorHAnsi" w:cstheme="minorHAnsi"/>
                <w:b/>
                <w:sz w:val="20"/>
                <w:szCs w:val="20"/>
              </w:rPr>
            </w:pPr>
          </w:p>
        </w:tc>
        <w:tc>
          <w:tcPr>
            <w:tcW w:w="2101" w:type="dxa"/>
            <w:vMerge/>
          </w:tcPr>
          <w:p w14:paraId="22604CE1" w14:textId="77777777" w:rsidR="00D2791C" w:rsidRPr="00BD6987" w:rsidRDefault="00D2791C" w:rsidP="00D2791C">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Grid>
              <w:gridCol w:w="2578"/>
              <w:gridCol w:w="6217"/>
            </w:tblGrid>
            <w:tr w:rsidR="00D2791C" w:rsidRPr="003E2D60" w14:paraId="5F467D64" w14:textId="77777777" w:rsidTr="624AC179">
              <w:trPr>
                <w:trHeight w:val="263"/>
              </w:trPr>
              <w:tc>
                <w:tcPr>
                  <w:tcW w:w="2578" w:type="dxa"/>
                  <w:noWrap/>
                  <w:vAlign w:val="center"/>
                  <w:hideMark/>
                </w:tcPr>
                <w:p w14:paraId="20A56557" w14:textId="28DC15DD" w:rsidR="00D2791C" w:rsidRPr="003E2D60" w:rsidRDefault="2A9802EC" w:rsidP="00C1020A">
                  <w:pPr>
                    <w:pStyle w:val="BodycopyCOI"/>
                  </w:pPr>
                  <w:r w:rsidRPr="003E2D60">
                    <w:t xml:space="preserve">You describe your </w:t>
                  </w:r>
                  <w:r w:rsidR="00395363" w:rsidRPr="003E2D60">
                    <w:rPr>
                      <w:rFonts w:eastAsia="Arial" w:cs="Arial"/>
                    </w:rPr>
                    <w:t xml:space="preserve">Insured Address </w:t>
                  </w:r>
                  <w:commentRangeStart w:id="7631"/>
                  <w:commentRangeStart w:id="7632"/>
                  <w:commentRangeEnd w:id="7631"/>
                  <w:r w:rsidR="00D2791C" w:rsidRPr="003E2D60">
                    <w:rPr>
                      <w:rStyle w:val="CommentReference"/>
                      <w:sz w:val="18"/>
                      <w:szCs w:val="18"/>
                    </w:rPr>
                    <w:commentReference w:id="7631"/>
                  </w:r>
                  <w:commentRangeEnd w:id="7632"/>
                  <w:r w:rsidR="00B936FE" w:rsidRPr="003E2D60">
                    <w:rPr>
                      <w:rStyle w:val="CommentReference"/>
                      <w:sz w:val="18"/>
                      <w:szCs w:val="18"/>
                    </w:rPr>
                    <w:commentReference w:id="7632"/>
                  </w:r>
                  <w:r w:rsidRPr="003E2D60">
                    <w:t>as:</w:t>
                  </w:r>
                </w:p>
              </w:tc>
              <w:tc>
                <w:tcPr>
                  <w:tcW w:w="6217" w:type="dxa"/>
                  <w:noWrap/>
                  <w:vAlign w:val="bottom"/>
                  <w:hideMark/>
                </w:tcPr>
                <w:p w14:paraId="042D774D" w14:textId="506C205A" w:rsidR="00D2791C" w:rsidRPr="003E2D60" w:rsidRDefault="00D2791C" w:rsidP="00D2791C">
                  <w:pPr>
                    <w:pStyle w:val="TableBodycopy"/>
                    <w:spacing w:line="240" w:lineRule="auto"/>
                    <w:rPr>
                      <w:b/>
                      <w:bCs/>
                    </w:rPr>
                  </w:pPr>
                  <w:r w:rsidRPr="003E2D60">
                    <w:rPr>
                      <w:b/>
                      <w:bCs/>
                    </w:rPr>
                    <w:t>• not heritage listed</w:t>
                  </w:r>
                </w:p>
              </w:tc>
            </w:tr>
          </w:tbl>
          <w:p w14:paraId="637224BC" w14:textId="77777777" w:rsidR="00D2791C" w:rsidRPr="003E2D60" w:rsidRDefault="00D2791C" w:rsidP="00D2791C">
            <w:pPr>
              <w:tabs>
                <w:tab w:val="left" w:pos="1800"/>
              </w:tabs>
              <w:rPr>
                <w:b/>
                <w:bCs/>
              </w:rPr>
            </w:pPr>
          </w:p>
        </w:tc>
        <w:tc>
          <w:tcPr>
            <w:tcW w:w="1984" w:type="dxa"/>
          </w:tcPr>
          <w:p w14:paraId="25C34945" w14:textId="77777777" w:rsidR="00610191" w:rsidRPr="003E2D60" w:rsidRDefault="00D2791C" w:rsidP="00D2791C">
            <w:pPr>
              <w:tabs>
                <w:tab w:val="left" w:pos="1800"/>
              </w:tabs>
              <w:rPr>
                <w:rFonts w:asciiTheme="minorHAnsi" w:hAnsiTheme="minorHAnsi"/>
                <w:sz w:val="20"/>
                <w:szCs w:val="20"/>
              </w:rPr>
            </w:pPr>
            <w:r w:rsidRPr="003E2D60">
              <w:rPr>
                <w:rFonts w:asciiTheme="minorHAnsi" w:hAnsiTheme="minorHAnsi"/>
                <w:b/>
                <w:bCs/>
                <w:sz w:val="20"/>
                <w:szCs w:val="20"/>
              </w:rPr>
              <w:t>IF</w:t>
            </w:r>
            <w:r w:rsidRPr="003E2D60">
              <w:rPr>
                <w:rFonts w:asciiTheme="minorHAnsi" w:hAnsiTheme="minorHAnsi"/>
                <w:sz w:val="20"/>
                <w:szCs w:val="20"/>
              </w:rPr>
              <w:t>&lt;HomeCoverTypeCode&gt; !=    ”</w:t>
            </w:r>
            <w:r w:rsidRPr="003E2D60">
              <w:t xml:space="preserve"> </w:t>
            </w:r>
            <w:r w:rsidRPr="003E2D60">
              <w:rPr>
                <w:rFonts w:asciiTheme="minorHAnsi" w:hAnsiTheme="minorHAnsi"/>
                <w:sz w:val="20"/>
                <w:szCs w:val="20"/>
              </w:rPr>
              <w:t xml:space="preserve">3|Contents” </w:t>
            </w:r>
          </w:p>
          <w:p w14:paraId="2A5D8057" w14:textId="44708F0E" w:rsidR="00610191" w:rsidRPr="003E2D60" w:rsidRDefault="00146383" w:rsidP="00D2791C">
            <w:pPr>
              <w:tabs>
                <w:tab w:val="left" w:pos="1800"/>
              </w:tabs>
              <w:rPr>
                <w:rFonts w:asciiTheme="minorHAnsi" w:hAnsiTheme="minorHAnsi"/>
                <w:b/>
                <w:bCs/>
                <w:sz w:val="20"/>
                <w:szCs w:val="20"/>
              </w:rPr>
            </w:pPr>
            <w:r w:rsidRPr="003E2D60">
              <w:rPr>
                <w:rFonts w:asciiTheme="minorHAnsi" w:hAnsiTheme="minorHAnsi"/>
                <w:b/>
                <w:bCs/>
                <w:sz w:val="20"/>
                <w:szCs w:val="20"/>
              </w:rPr>
              <w:t>AND</w:t>
            </w:r>
          </w:p>
          <w:p w14:paraId="2F326B3C" w14:textId="0324E50B" w:rsidR="00146383" w:rsidRPr="003E2D60" w:rsidRDefault="0071024C" w:rsidP="00D2791C">
            <w:pPr>
              <w:tabs>
                <w:tab w:val="left" w:pos="1800"/>
              </w:tabs>
              <w:rPr>
                <w:rFonts w:asciiTheme="minorHAnsi" w:hAnsiTheme="minorHAnsi"/>
                <w:sz w:val="20"/>
                <w:szCs w:val="20"/>
              </w:rPr>
            </w:pPr>
            <w:r w:rsidRPr="003E2D60">
              <w:rPr>
                <w:rFonts w:asciiTheme="minorHAnsi" w:hAnsiTheme="minorHAnsi"/>
                <w:sz w:val="20"/>
                <w:szCs w:val="20"/>
              </w:rPr>
              <w:t>&lt;HeritageListedCode&gt; = “2|HeritageListedNo”</w:t>
            </w:r>
          </w:p>
          <w:p w14:paraId="79367818" w14:textId="4FDE9DEE" w:rsidR="00D2791C" w:rsidRPr="003E2D60" w:rsidRDefault="00D2791C" w:rsidP="00D2791C">
            <w:pPr>
              <w:tabs>
                <w:tab w:val="left" w:pos="1800"/>
              </w:tabs>
              <w:rPr>
                <w:ins w:id="7633" w:author="Sam Sehgal (EXT Idiom)" w:date="2024-06-24T15:55:00Z"/>
                <w:rFonts w:asciiTheme="minorHAnsi" w:hAnsiTheme="minorHAnsi"/>
                <w:sz w:val="20"/>
                <w:szCs w:val="20"/>
              </w:rPr>
            </w:pPr>
            <w:r w:rsidRPr="003E2D60">
              <w:rPr>
                <w:rFonts w:asciiTheme="minorHAnsi" w:hAnsiTheme="minorHAnsi"/>
                <w:b/>
                <w:bCs/>
                <w:sz w:val="20"/>
                <w:szCs w:val="20"/>
              </w:rPr>
              <w:t>THEN</w:t>
            </w:r>
            <w:r w:rsidRPr="003E2D60">
              <w:rPr>
                <w:rFonts w:asciiTheme="minorHAnsi" w:hAnsiTheme="minorHAnsi"/>
                <w:sz w:val="20"/>
                <w:szCs w:val="20"/>
              </w:rPr>
              <w:t xml:space="preserve"> display</w:t>
            </w:r>
          </w:p>
          <w:p w14:paraId="12D97E6B" w14:textId="7683C665" w:rsidR="002D7F52" w:rsidRPr="003E2D60" w:rsidRDefault="002D7F52" w:rsidP="002D7F52">
            <w:pPr>
              <w:pStyle w:val="TableBodycopy"/>
              <w:rPr>
                <w:ins w:id="7634" w:author="Sam Sehgal (EXT Idiom)" w:date="2024-06-24T15:55:00Z"/>
                <w:rFonts w:asciiTheme="minorHAnsi" w:hAnsiTheme="minorHAnsi" w:cstheme="minorHAnsi"/>
              </w:rPr>
            </w:pPr>
            <w:ins w:id="7635" w:author="Sam Sehgal (EXT Idiom)" w:date="2024-06-24T15:55:00Z">
              <w:r w:rsidRPr="003E2D60">
                <w:rPr>
                  <w:rFonts w:asciiTheme="minorHAnsi" w:hAnsiTheme="minorHAnsi" w:cstheme="minorHAnsi"/>
                  <w:b/>
                  <w:bCs/>
                  <w:szCs w:val="20"/>
                </w:rPr>
                <w:t>E</w:t>
              </w:r>
            </w:ins>
            <w:r w:rsidR="00146383" w:rsidRPr="003E2D60">
              <w:rPr>
                <w:rFonts w:asciiTheme="minorHAnsi" w:hAnsiTheme="minorHAnsi" w:cstheme="minorHAnsi"/>
                <w:b/>
                <w:bCs/>
                <w:szCs w:val="20"/>
              </w:rPr>
              <w:t>LSEIF</w:t>
            </w:r>
          </w:p>
          <w:p w14:paraId="120A2E82" w14:textId="77777777" w:rsidR="002D7F52" w:rsidRPr="003E2D60" w:rsidRDefault="002D7F52" w:rsidP="00D2791C">
            <w:pPr>
              <w:tabs>
                <w:tab w:val="left" w:pos="1800"/>
              </w:tabs>
              <w:rPr>
                <w:rFonts w:asciiTheme="minorHAnsi" w:hAnsiTheme="minorHAnsi"/>
                <w:sz w:val="20"/>
                <w:szCs w:val="20"/>
              </w:rPr>
            </w:pPr>
          </w:p>
          <w:p w14:paraId="41D55C05" w14:textId="77777777" w:rsidR="00D2791C" w:rsidRPr="003E2D60" w:rsidRDefault="00D2791C" w:rsidP="00D2791C">
            <w:pPr>
              <w:tabs>
                <w:tab w:val="left" w:pos="1800"/>
              </w:tabs>
              <w:rPr>
                <w:rFonts w:asciiTheme="minorHAnsi" w:hAnsiTheme="minorHAnsi"/>
                <w:sz w:val="20"/>
                <w:szCs w:val="20"/>
              </w:rPr>
            </w:pPr>
          </w:p>
          <w:p w14:paraId="2CF827B3" w14:textId="77777777" w:rsidR="00D2791C" w:rsidRPr="003E2D60" w:rsidRDefault="00D2791C" w:rsidP="00D2791C">
            <w:pPr>
              <w:tabs>
                <w:tab w:val="left" w:pos="1800"/>
              </w:tabs>
              <w:rPr>
                <w:rFonts w:asciiTheme="minorHAnsi" w:hAnsiTheme="minorHAnsi"/>
                <w:sz w:val="20"/>
              </w:rPr>
            </w:pPr>
          </w:p>
        </w:tc>
        <w:tc>
          <w:tcPr>
            <w:tcW w:w="1560" w:type="dxa"/>
          </w:tcPr>
          <w:p w14:paraId="55B3D035" w14:textId="77777777" w:rsidR="00182CAA" w:rsidRPr="00D7158D" w:rsidRDefault="00182CAA" w:rsidP="00182CAA">
            <w:pPr>
              <w:spacing w:after="120"/>
              <w:rPr>
                <w:rFonts w:asciiTheme="minorHAnsi" w:hAnsiTheme="minorHAnsi" w:cstheme="minorHAnsi"/>
                <w:color w:val="000000"/>
                <w:sz w:val="18"/>
                <w:szCs w:val="18"/>
                <w:rPrChange w:id="7636"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637" w:author="sam sehgal" w:date="2024-10-14T16:20:00Z" w16du:dateUtc="2024-10-14T05:20:00Z">
                  <w:rPr>
                    <w:rFonts w:asciiTheme="minorHAnsi" w:hAnsiTheme="minorHAnsi" w:cstheme="minorHAnsi"/>
                    <w:color w:val="000000"/>
                    <w:sz w:val="14"/>
                    <w:szCs w:val="14"/>
                  </w:rPr>
                </w:rPrChange>
              </w:rPr>
              <w:t>Column 1 text:</w:t>
            </w:r>
          </w:p>
          <w:p w14:paraId="6E475A6B" w14:textId="77777777" w:rsidR="00182CAA" w:rsidRPr="00D7158D" w:rsidRDefault="00182CAA" w:rsidP="00182CAA">
            <w:pPr>
              <w:spacing w:after="120"/>
              <w:rPr>
                <w:rFonts w:asciiTheme="minorHAnsi" w:hAnsiTheme="minorHAnsi" w:cstheme="minorHAnsi"/>
                <w:color w:val="000000"/>
                <w:sz w:val="18"/>
                <w:szCs w:val="18"/>
                <w:rPrChange w:id="7638"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639" w:author="sam sehgal" w:date="2024-10-14T16:20:00Z" w16du:dateUtc="2024-10-14T05:20:00Z">
                  <w:rPr>
                    <w:rFonts w:asciiTheme="minorHAnsi" w:hAnsiTheme="minorHAnsi" w:cstheme="minorHAnsi"/>
                    <w:color w:val="000000"/>
                    <w:sz w:val="14"/>
                    <w:szCs w:val="14"/>
                  </w:rPr>
                </w:rPrChange>
              </w:rPr>
              <w:t xml:space="preserve">Bodycopy_COI </w:t>
            </w:r>
          </w:p>
          <w:p w14:paraId="42649A8E" w14:textId="77777777" w:rsidR="00182CAA" w:rsidRPr="00D7158D" w:rsidRDefault="00182CAA" w:rsidP="00182CAA">
            <w:pPr>
              <w:spacing w:after="120"/>
              <w:rPr>
                <w:rFonts w:asciiTheme="minorHAnsi" w:hAnsiTheme="minorHAnsi" w:cstheme="minorHAnsi"/>
                <w:color w:val="000000"/>
                <w:sz w:val="18"/>
                <w:szCs w:val="18"/>
                <w:rPrChange w:id="7640"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641" w:author="sam sehgal" w:date="2024-10-14T16:20:00Z" w16du:dateUtc="2024-10-14T05:20:00Z">
                  <w:rPr>
                    <w:rFonts w:asciiTheme="minorHAnsi" w:hAnsiTheme="minorHAnsi" w:cstheme="minorHAnsi"/>
                    <w:color w:val="000000"/>
                    <w:sz w:val="14"/>
                    <w:szCs w:val="14"/>
                  </w:rPr>
                </w:rPrChange>
              </w:rPr>
              <w:t>Column 2 text:</w:t>
            </w:r>
          </w:p>
          <w:p w14:paraId="4717CAFB" w14:textId="288A11C7" w:rsidR="00D2791C" w:rsidRPr="00D7158D" w:rsidRDefault="00182CAA" w:rsidP="00182CAA">
            <w:pPr>
              <w:tabs>
                <w:tab w:val="left" w:pos="1800"/>
              </w:tabs>
              <w:rPr>
                <w:rFonts w:asciiTheme="minorHAnsi" w:hAnsiTheme="minorHAnsi" w:cstheme="minorHAnsi"/>
                <w:bCs/>
                <w:sz w:val="18"/>
                <w:szCs w:val="18"/>
                <w:rPrChange w:id="7642" w:author="sam sehgal" w:date="2024-10-14T16:20:00Z" w16du:dateUtc="2024-10-14T05:20:00Z">
                  <w:rPr>
                    <w:rFonts w:asciiTheme="minorHAnsi" w:hAnsiTheme="minorHAnsi" w:cstheme="minorHAnsi"/>
                    <w:bCs/>
                    <w:sz w:val="20"/>
                    <w:szCs w:val="20"/>
                  </w:rPr>
                </w:rPrChange>
              </w:rPr>
            </w:pPr>
            <w:r w:rsidRPr="00D7158D">
              <w:rPr>
                <w:rFonts w:asciiTheme="minorHAnsi" w:hAnsiTheme="minorHAnsi" w:cstheme="minorHAnsi"/>
                <w:color w:val="000000"/>
                <w:sz w:val="18"/>
                <w:szCs w:val="18"/>
                <w:rPrChange w:id="7643" w:author="sam sehgal" w:date="2024-10-14T16:20:00Z" w16du:dateUtc="2024-10-14T05:20:00Z">
                  <w:rPr>
                    <w:rFonts w:asciiTheme="minorHAnsi" w:hAnsiTheme="minorHAnsi" w:cstheme="minorHAnsi"/>
                    <w:color w:val="000000"/>
                    <w:sz w:val="14"/>
                    <w:szCs w:val="14"/>
                  </w:rPr>
                </w:rPrChange>
              </w:rPr>
              <w:t>Bullet_1_B_COI</w:t>
            </w:r>
          </w:p>
        </w:tc>
      </w:tr>
      <w:tr w:rsidR="00610191" w:rsidRPr="00BD6987" w14:paraId="1F65FDC4" w14:textId="77777777" w:rsidTr="00BA2FD3">
        <w:trPr>
          <w:cantSplit/>
          <w:trHeight w:val="1082"/>
        </w:trPr>
        <w:tc>
          <w:tcPr>
            <w:tcW w:w="1013" w:type="dxa"/>
            <w:vMerge/>
          </w:tcPr>
          <w:p w14:paraId="66575BF8" w14:textId="77777777" w:rsidR="00610191" w:rsidRPr="00BD6987" w:rsidRDefault="00610191" w:rsidP="00610191">
            <w:pPr>
              <w:tabs>
                <w:tab w:val="left" w:pos="1800"/>
              </w:tabs>
              <w:rPr>
                <w:rFonts w:asciiTheme="minorHAnsi" w:hAnsiTheme="minorHAnsi" w:cstheme="minorHAnsi"/>
                <w:b/>
                <w:sz w:val="20"/>
                <w:szCs w:val="20"/>
              </w:rPr>
            </w:pPr>
          </w:p>
        </w:tc>
        <w:tc>
          <w:tcPr>
            <w:tcW w:w="2101" w:type="dxa"/>
            <w:vMerge/>
          </w:tcPr>
          <w:p w14:paraId="4070201F" w14:textId="77777777" w:rsidR="00610191" w:rsidRPr="00BD6987" w:rsidRDefault="00610191" w:rsidP="00610191">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Grid>
              <w:gridCol w:w="2578"/>
              <w:gridCol w:w="6217"/>
            </w:tblGrid>
            <w:tr w:rsidR="00610191" w:rsidRPr="003E2D60" w14:paraId="57EE7C69" w14:textId="77777777">
              <w:trPr>
                <w:trHeight w:val="263"/>
              </w:trPr>
              <w:tc>
                <w:tcPr>
                  <w:tcW w:w="2578" w:type="dxa"/>
                  <w:noWrap/>
                  <w:vAlign w:val="center"/>
                  <w:hideMark/>
                </w:tcPr>
                <w:p w14:paraId="74528C0C" w14:textId="1A4B1B84" w:rsidR="00610191" w:rsidRPr="003E2D60" w:rsidRDefault="00610191" w:rsidP="00610191">
                  <w:pPr>
                    <w:pStyle w:val="BodycopyCOI"/>
                  </w:pPr>
                  <w:r w:rsidRPr="003E2D60">
                    <w:t xml:space="preserve">You describe your </w:t>
                  </w:r>
                  <w:r w:rsidRPr="003E2D60">
                    <w:rPr>
                      <w:rFonts w:eastAsia="Arial" w:cs="Arial"/>
                    </w:rPr>
                    <w:t xml:space="preserve">Insured Address </w:t>
                  </w:r>
                  <w:commentRangeStart w:id="7644"/>
                  <w:commentRangeStart w:id="7645"/>
                  <w:commentRangeEnd w:id="7644"/>
                  <w:r w:rsidRPr="003E2D60">
                    <w:rPr>
                      <w:rStyle w:val="CommentReference"/>
                      <w:sz w:val="18"/>
                      <w:szCs w:val="18"/>
                    </w:rPr>
                    <w:commentReference w:id="7644"/>
                  </w:r>
                  <w:commentRangeEnd w:id="7645"/>
                  <w:r w:rsidRPr="003E2D60">
                    <w:rPr>
                      <w:rStyle w:val="CommentReference"/>
                      <w:sz w:val="18"/>
                      <w:szCs w:val="18"/>
                    </w:rPr>
                    <w:commentReference w:id="7645"/>
                  </w:r>
                  <w:r w:rsidRPr="003E2D60">
                    <w:t>as:</w:t>
                  </w:r>
                </w:p>
              </w:tc>
              <w:tc>
                <w:tcPr>
                  <w:tcW w:w="6217" w:type="dxa"/>
                  <w:noWrap/>
                  <w:vAlign w:val="bottom"/>
                  <w:hideMark/>
                </w:tcPr>
                <w:p w14:paraId="1DD38DAA" w14:textId="3B14F9CA" w:rsidR="00610191" w:rsidRPr="003E2D60" w:rsidRDefault="00610191" w:rsidP="00610191">
                  <w:pPr>
                    <w:pStyle w:val="TableBodycopy"/>
                    <w:spacing w:line="240" w:lineRule="auto"/>
                    <w:rPr>
                      <w:b/>
                      <w:bCs/>
                    </w:rPr>
                  </w:pPr>
                  <w:r w:rsidRPr="003E2D60">
                    <w:rPr>
                      <w:b/>
                      <w:bCs/>
                    </w:rPr>
                    <w:t>• heritage listed</w:t>
                  </w:r>
                </w:p>
              </w:tc>
            </w:tr>
          </w:tbl>
          <w:p w14:paraId="288D15BD" w14:textId="77777777" w:rsidR="00610191" w:rsidRPr="003E2D60" w:rsidRDefault="00610191" w:rsidP="00610191">
            <w:pPr>
              <w:pStyle w:val="BodycopyCOI"/>
            </w:pPr>
          </w:p>
        </w:tc>
        <w:tc>
          <w:tcPr>
            <w:tcW w:w="1984" w:type="dxa"/>
          </w:tcPr>
          <w:p w14:paraId="03F9FF2A" w14:textId="77777777" w:rsidR="004B4BC3" w:rsidRPr="003E2D60" w:rsidRDefault="00610191" w:rsidP="0071024C">
            <w:pPr>
              <w:tabs>
                <w:tab w:val="left" w:pos="1800"/>
              </w:tabs>
              <w:rPr>
                <w:rFonts w:asciiTheme="minorHAnsi" w:hAnsiTheme="minorHAnsi"/>
                <w:sz w:val="20"/>
                <w:szCs w:val="20"/>
              </w:rPr>
            </w:pPr>
            <w:r w:rsidRPr="003E2D60">
              <w:rPr>
                <w:rFonts w:asciiTheme="minorHAnsi" w:hAnsiTheme="minorHAnsi"/>
                <w:b/>
                <w:bCs/>
                <w:sz w:val="20"/>
                <w:szCs w:val="20"/>
              </w:rPr>
              <w:t>IF</w:t>
            </w:r>
            <w:r w:rsidRPr="003E2D60">
              <w:rPr>
                <w:rFonts w:asciiTheme="minorHAnsi" w:hAnsiTheme="minorHAnsi"/>
                <w:sz w:val="20"/>
                <w:szCs w:val="20"/>
              </w:rPr>
              <w:t>&lt;HomeCoverTypeCode&gt; != “3|Contents”</w:t>
            </w:r>
          </w:p>
          <w:p w14:paraId="0C12C47C" w14:textId="3177066A" w:rsidR="0071024C" w:rsidRPr="003E2D60" w:rsidRDefault="004B4BC3" w:rsidP="0071024C">
            <w:pPr>
              <w:tabs>
                <w:tab w:val="left" w:pos="1800"/>
              </w:tabs>
              <w:rPr>
                <w:rFonts w:asciiTheme="minorHAnsi" w:hAnsiTheme="minorHAnsi"/>
                <w:sz w:val="20"/>
                <w:szCs w:val="20"/>
              </w:rPr>
            </w:pPr>
            <w:r w:rsidRPr="003E2D60">
              <w:rPr>
                <w:rFonts w:asciiTheme="minorHAnsi" w:hAnsiTheme="minorHAnsi"/>
                <w:b/>
                <w:bCs/>
                <w:sz w:val="20"/>
                <w:szCs w:val="20"/>
              </w:rPr>
              <w:t>AND</w:t>
            </w:r>
            <w:r w:rsidR="00610191" w:rsidRPr="003E2D60">
              <w:rPr>
                <w:rFonts w:asciiTheme="minorHAnsi" w:hAnsiTheme="minorHAnsi"/>
                <w:sz w:val="20"/>
                <w:szCs w:val="20"/>
              </w:rPr>
              <w:t xml:space="preserve"> </w:t>
            </w:r>
            <w:r w:rsidR="0071024C" w:rsidRPr="003E2D60">
              <w:rPr>
                <w:rFonts w:asciiTheme="minorHAnsi" w:hAnsiTheme="minorHAnsi"/>
                <w:sz w:val="20"/>
                <w:szCs w:val="20"/>
              </w:rPr>
              <w:t>&lt;HeritageListedCode&gt; = “</w:t>
            </w:r>
            <w:r w:rsidRPr="003E2D60">
              <w:rPr>
                <w:rFonts w:asciiTheme="minorHAnsi" w:hAnsiTheme="minorHAnsi"/>
                <w:sz w:val="20"/>
                <w:szCs w:val="20"/>
              </w:rPr>
              <w:t>1|HeritageListedYes</w:t>
            </w:r>
            <w:r w:rsidR="0071024C" w:rsidRPr="003E2D60">
              <w:rPr>
                <w:rFonts w:asciiTheme="minorHAnsi" w:hAnsiTheme="minorHAnsi"/>
                <w:sz w:val="20"/>
                <w:szCs w:val="20"/>
              </w:rPr>
              <w:t>”</w:t>
            </w:r>
          </w:p>
          <w:p w14:paraId="4708787A" w14:textId="77777777" w:rsidR="0071024C" w:rsidRPr="003E2D60" w:rsidRDefault="0071024C" w:rsidP="0071024C">
            <w:pPr>
              <w:tabs>
                <w:tab w:val="left" w:pos="1800"/>
              </w:tabs>
              <w:rPr>
                <w:rFonts w:asciiTheme="minorHAnsi" w:hAnsiTheme="minorHAnsi"/>
                <w:sz w:val="20"/>
                <w:szCs w:val="20"/>
              </w:rPr>
            </w:pPr>
            <w:r w:rsidRPr="003E2D60">
              <w:rPr>
                <w:rFonts w:asciiTheme="minorHAnsi" w:hAnsiTheme="minorHAnsi"/>
                <w:b/>
                <w:bCs/>
                <w:sz w:val="20"/>
                <w:szCs w:val="20"/>
              </w:rPr>
              <w:t>THEN</w:t>
            </w:r>
            <w:r w:rsidRPr="003E2D60">
              <w:rPr>
                <w:rFonts w:asciiTheme="minorHAnsi" w:hAnsiTheme="minorHAnsi"/>
                <w:sz w:val="20"/>
                <w:szCs w:val="20"/>
              </w:rPr>
              <w:t xml:space="preserve"> display</w:t>
            </w:r>
          </w:p>
          <w:p w14:paraId="2B02B956" w14:textId="77777777" w:rsidR="0071024C" w:rsidRPr="003E2D60" w:rsidRDefault="0071024C" w:rsidP="0071024C">
            <w:pPr>
              <w:pStyle w:val="TableBodycopy"/>
              <w:rPr>
                <w:rFonts w:asciiTheme="minorHAnsi" w:hAnsiTheme="minorHAnsi" w:cstheme="minorHAnsi"/>
              </w:rPr>
            </w:pPr>
            <w:r w:rsidRPr="003E2D60">
              <w:rPr>
                <w:rFonts w:asciiTheme="minorHAnsi" w:hAnsiTheme="minorHAnsi" w:cstheme="minorHAnsi"/>
                <w:b/>
                <w:bCs/>
                <w:szCs w:val="20"/>
              </w:rPr>
              <w:t>ELSEIF</w:t>
            </w:r>
          </w:p>
          <w:p w14:paraId="357070C0" w14:textId="228CE9FE" w:rsidR="00610191" w:rsidRPr="003E2D60" w:rsidRDefault="00610191" w:rsidP="00610191">
            <w:pPr>
              <w:tabs>
                <w:tab w:val="left" w:pos="1800"/>
              </w:tabs>
              <w:rPr>
                <w:rFonts w:asciiTheme="minorHAnsi" w:hAnsiTheme="minorHAnsi"/>
                <w:sz w:val="20"/>
                <w:szCs w:val="20"/>
              </w:rPr>
            </w:pPr>
          </w:p>
          <w:p w14:paraId="35A24207" w14:textId="77777777" w:rsidR="00610191" w:rsidRPr="003E2D60" w:rsidRDefault="00610191" w:rsidP="00610191">
            <w:pPr>
              <w:tabs>
                <w:tab w:val="left" w:pos="1800"/>
              </w:tabs>
              <w:rPr>
                <w:rFonts w:asciiTheme="minorHAnsi" w:hAnsiTheme="minorHAnsi"/>
                <w:sz w:val="20"/>
                <w:szCs w:val="20"/>
              </w:rPr>
            </w:pPr>
          </w:p>
          <w:p w14:paraId="4787AA48" w14:textId="77777777" w:rsidR="00610191" w:rsidRPr="003E2D60" w:rsidRDefault="00610191" w:rsidP="00610191">
            <w:pPr>
              <w:tabs>
                <w:tab w:val="left" w:pos="1800"/>
              </w:tabs>
              <w:rPr>
                <w:rFonts w:asciiTheme="minorHAnsi" w:hAnsiTheme="minorHAnsi"/>
                <w:b/>
                <w:bCs/>
                <w:sz w:val="20"/>
                <w:szCs w:val="20"/>
              </w:rPr>
            </w:pPr>
          </w:p>
        </w:tc>
        <w:tc>
          <w:tcPr>
            <w:tcW w:w="1560" w:type="dxa"/>
          </w:tcPr>
          <w:p w14:paraId="2CCBDCF0" w14:textId="77777777" w:rsidR="00610191" w:rsidRPr="00D7158D" w:rsidRDefault="00610191" w:rsidP="00610191">
            <w:pPr>
              <w:spacing w:after="120"/>
              <w:rPr>
                <w:rFonts w:asciiTheme="minorHAnsi" w:hAnsiTheme="minorHAnsi" w:cstheme="minorHAnsi"/>
                <w:color w:val="000000"/>
                <w:sz w:val="18"/>
                <w:szCs w:val="18"/>
                <w:rPrChange w:id="7646"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647" w:author="sam sehgal" w:date="2024-10-14T16:20:00Z" w16du:dateUtc="2024-10-14T05:20:00Z">
                  <w:rPr>
                    <w:rFonts w:asciiTheme="minorHAnsi" w:hAnsiTheme="minorHAnsi" w:cstheme="minorHAnsi"/>
                    <w:color w:val="000000"/>
                    <w:sz w:val="14"/>
                    <w:szCs w:val="14"/>
                  </w:rPr>
                </w:rPrChange>
              </w:rPr>
              <w:t>Column 1 text:</w:t>
            </w:r>
          </w:p>
          <w:p w14:paraId="23E7A739" w14:textId="77777777" w:rsidR="00610191" w:rsidRPr="00D7158D" w:rsidRDefault="00610191" w:rsidP="00610191">
            <w:pPr>
              <w:spacing w:after="120"/>
              <w:rPr>
                <w:rFonts w:asciiTheme="minorHAnsi" w:hAnsiTheme="minorHAnsi" w:cstheme="minorHAnsi"/>
                <w:color w:val="000000"/>
                <w:sz w:val="18"/>
                <w:szCs w:val="18"/>
                <w:rPrChange w:id="7648"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649" w:author="sam sehgal" w:date="2024-10-14T16:20:00Z" w16du:dateUtc="2024-10-14T05:20:00Z">
                  <w:rPr>
                    <w:rFonts w:asciiTheme="minorHAnsi" w:hAnsiTheme="minorHAnsi" w:cstheme="minorHAnsi"/>
                    <w:color w:val="000000"/>
                    <w:sz w:val="14"/>
                    <w:szCs w:val="14"/>
                  </w:rPr>
                </w:rPrChange>
              </w:rPr>
              <w:t xml:space="preserve">Bodycopy_COI </w:t>
            </w:r>
          </w:p>
          <w:p w14:paraId="09070CDA" w14:textId="77777777" w:rsidR="00610191" w:rsidRPr="00D7158D" w:rsidRDefault="00610191" w:rsidP="00610191">
            <w:pPr>
              <w:spacing w:after="120"/>
              <w:rPr>
                <w:rFonts w:asciiTheme="minorHAnsi" w:hAnsiTheme="minorHAnsi" w:cstheme="minorHAnsi"/>
                <w:color w:val="000000"/>
                <w:sz w:val="18"/>
                <w:szCs w:val="18"/>
                <w:rPrChange w:id="7650"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651" w:author="sam sehgal" w:date="2024-10-14T16:20:00Z" w16du:dateUtc="2024-10-14T05:20:00Z">
                  <w:rPr>
                    <w:rFonts w:asciiTheme="minorHAnsi" w:hAnsiTheme="minorHAnsi" w:cstheme="minorHAnsi"/>
                    <w:color w:val="000000"/>
                    <w:sz w:val="14"/>
                    <w:szCs w:val="14"/>
                  </w:rPr>
                </w:rPrChange>
              </w:rPr>
              <w:t>Column 2 text:</w:t>
            </w:r>
          </w:p>
          <w:p w14:paraId="3A9C75F5" w14:textId="6E84C42F" w:rsidR="00610191" w:rsidRPr="00D7158D" w:rsidRDefault="00610191" w:rsidP="00610191">
            <w:pPr>
              <w:spacing w:after="120"/>
              <w:rPr>
                <w:rFonts w:asciiTheme="minorHAnsi" w:hAnsiTheme="minorHAnsi" w:cstheme="minorHAnsi"/>
                <w:color w:val="000000"/>
                <w:sz w:val="18"/>
                <w:szCs w:val="18"/>
                <w:rPrChange w:id="7652"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653" w:author="sam sehgal" w:date="2024-10-14T16:20:00Z" w16du:dateUtc="2024-10-14T05:20:00Z">
                  <w:rPr>
                    <w:rFonts w:asciiTheme="minorHAnsi" w:hAnsiTheme="minorHAnsi" w:cstheme="minorHAnsi"/>
                    <w:color w:val="000000"/>
                    <w:sz w:val="14"/>
                    <w:szCs w:val="14"/>
                  </w:rPr>
                </w:rPrChange>
              </w:rPr>
              <w:t>Bullet_1_B_COI</w:t>
            </w:r>
          </w:p>
        </w:tc>
      </w:tr>
      <w:tr w:rsidR="00610191" w:rsidRPr="00BD6987" w14:paraId="7BACCE8A" w14:textId="77777777" w:rsidTr="00BA2FD3">
        <w:trPr>
          <w:cantSplit/>
          <w:trHeight w:val="1082"/>
        </w:trPr>
        <w:tc>
          <w:tcPr>
            <w:tcW w:w="1013" w:type="dxa"/>
            <w:vMerge/>
          </w:tcPr>
          <w:p w14:paraId="36C91CF2" w14:textId="77777777" w:rsidR="00610191" w:rsidRPr="00BD6987" w:rsidRDefault="00610191" w:rsidP="00610191">
            <w:pPr>
              <w:tabs>
                <w:tab w:val="left" w:pos="1800"/>
              </w:tabs>
              <w:rPr>
                <w:rFonts w:asciiTheme="minorHAnsi" w:hAnsiTheme="minorHAnsi" w:cstheme="minorHAnsi"/>
                <w:b/>
                <w:sz w:val="20"/>
                <w:szCs w:val="20"/>
              </w:rPr>
            </w:pPr>
          </w:p>
        </w:tc>
        <w:tc>
          <w:tcPr>
            <w:tcW w:w="2101" w:type="dxa"/>
            <w:vMerge/>
          </w:tcPr>
          <w:p w14:paraId="5C6844BB" w14:textId="77777777" w:rsidR="00610191" w:rsidRPr="00BD6987" w:rsidRDefault="00610191" w:rsidP="00610191">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Grid>
              <w:gridCol w:w="2578"/>
              <w:gridCol w:w="6217"/>
            </w:tblGrid>
            <w:tr w:rsidR="00610191" w:rsidRPr="008255A6" w14:paraId="3F3DEAA8" w14:textId="77777777">
              <w:trPr>
                <w:trHeight w:val="263"/>
              </w:trPr>
              <w:tc>
                <w:tcPr>
                  <w:tcW w:w="2578" w:type="dxa"/>
                  <w:noWrap/>
                  <w:vAlign w:val="center"/>
                  <w:hideMark/>
                </w:tcPr>
                <w:p w14:paraId="766739BB" w14:textId="045E17C9" w:rsidR="00610191" w:rsidRPr="008255A6" w:rsidRDefault="00610191" w:rsidP="00610191">
                  <w:pPr>
                    <w:pStyle w:val="BodycopyCOI"/>
                  </w:pPr>
                  <w:r w:rsidRPr="008255A6">
                    <w:t xml:space="preserve">You describe your </w:t>
                  </w:r>
                  <w:r w:rsidRPr="008255A6">
                    <w:rPr>
                      <w:rFonts w:eastAsia="Arial" w:cs="Arial"/>
                    </w:rPr>
                    <w:t xml:space="preserve">Insured Address </w:t>
                  </w:r>
                  <w:commentRangeStart w:id="7654"/>
                  <w:commentRangeStart w:id="7655"/>
                  <w:commentRangeEnd w:id="7654"/>
                  <w:r w:rsidRPr="008255A6">
                    <w:rPr>
                      <w:rStyle w:val="CommentReference"/>
                      <w:sz w:val="18"/>
                      <w:szCs w:val="18"/>
                    </w:rPr>
                    <w:commentReference w:id="7654"/>
                  </w:r>
                  <w:commentRangeEnd w:id="7655"/>
                  <w:r w:rsidRPr="008255A6">
                    <w:rPr>
                      <w:rStyle w:val="CommentReference"/>
                      <w:sz w:val="18"/>
                      <w:szCs w:val="18"/>
                    </w:rPr>
                    <w:commentReference w:id="7655"/>
                  </w:r>
                  <w:r w:rsidRPr="008255A6">
                    <w:t>as:</w:t>
                  </w:r>
                </w:p>
              </w:tc>
              <w:tc>
                <w:tcPr>
                  <w:tcW w:w="6217" w:type="dxa"/>
                  <w:noWrap/>
                  <w:vAlign w:val="bottom"/>
                  <w:hideMark/>
                </w:tcPr>
                <w:p w14:paraId="711EA21B" w14:textId="6CDBECE6" w:rsidR="00610191" w:rsidRPr="008255A6" w:rsidRDefault="00610191" w:rsidP="00610191">
                  <w:pPr>
                    <w:pStyle w:val="TableBodycopy"/>
                    <w:spacing w:line="240" w:lineRule="auto"/>
                    <w:rPr>
                      <w:b/>
                      <w:bCs/>
                    </w:rPr>
                  </w:pPr>
                  <w:r w:rsidRPr="00CC1DC1">
                    <w:rPr>
                      <w:b/>
                      <w:bCs/>
                    </w:rPr>
                    <w:t xml:space="preserve">• </w:t>
                  </w:r>
                  <w:del w:id="7656" w:author="Sam Sehgal (EXT Idiom)" w:date="2024-12-17T14:00:00Z" w16du:dateUtc="2024-12-17T03:00:00Z">
                    <w:r w:rsidR="00923038" w:rsidRPr="00CC1DC1" w:rsidDel="008255A6">
                      <w:rPr>
                        <w:b/>
                        <w:bCs/>
                      </w:rPr>
                      <w:delText xml:space="preserve">not </w:delText>
                    </w:r>
                  </w:del>
                  <w:ins w:id="7657" w:author="Sam Sehgal (EXT Idiom)" w:date="2024-12-17T14:00:00Z" w16du:dateUtc="2024-12-17T03:00:00Z">
                    <w:r w:rsidR="008255A6" w:rsidRPr="00CC1DC1">
                      <w:rPr>
                        <w:b/>
                        <w:bCs/>
                      </w:rPr>
                      <w:t>un</w:t>
                    </w:r>
                  </w:ins>
                  <w:r w:rsidR="00923038" w:rsidRPr="00CC1DC1">
                    <w:rPr>
                      <w:b/>
                      <w:bCs/>
                    </w:rPr>
                    <w:t>confirmed wheth</w:t>
                  </w:r>
                  <w:r w:rsidR="00923038" w:rsidRPr="00CC1DC1">
                    <w:rPr>
                      <w:b/>
                      <w:bCs/>
                      <w:rPrChange w:id="7658" w:author="sam sehgal" w:date="2025-07-21T14:49:00Z" w16du:dateUtc="2025-07-21T04:49:00Z">
                        <w:rPr>
                          <w:b/>
                          <w:bCs/>
                          <w:highlight w:val="cyan"/>
                        </w:rPr>
                      </w:rPrChange>
                    </w:rPr>
                    <w:t>er it</w:t>
                  </w:r>
                  <w:r w:rsidR="00FE6302" w:rsidRPr="00CC1DC1">
                    <w:rPr>
                      <w:b/>
                      <w:bCs/>
                      <w:rPrChange w:id="7659" w:author="sam sehgal" w:date="2025-07-21T14:49:00Z" w16du:dateUtc="2025-07-21T04:49:00Z">
                        <w:rPr>
                          <w:b/>
                          <w:bCs/>
                          <w:highlight w:val="cyan"/>
                        </w:rPr>
                      </w:rPrChange>
                    </w:rPr>
                    <w:t xml:space="preserve"> i</w:t>
                  </w:r>
                  <w:r w:rsidR="00923038" w:rsidRPr="00CC1DC1">
                    <w:rPr>
                      <w:b/>
                      <w:bCs/>
                      <w:rPrChange w:id="7660" w:author="sam sehgal" w:date="2025-07-21T14:49:00Z" w16du:dateUtc="2025-07-21T04:49:00Z">
                        <w:rPr>
                          <w:b/>
                          <w:bCs/>
                          <w:highlight w:val="cyan"/>
                        </w:rPr>
                      </w:rPrChange>
                    </w:rPr>
                    <w:t>s heritage listed</w:t>
                  </w:r>
                </w:p>
              </w:tc>
            </w:tr>
          </w:tbl>
          <w:p w14:paraId="2721AB74" w14:textId="77777777" w:rsidR="00610191" w:rsidRPr="008255A6" w:rsidRDefault="00610191" w:rsidP="00610191">
            <w:pPr>
              <w:pStyle w:val="BodycopyCOI"/>
            </w:pPr>
          </w:p>
        </w:tc>
        <w:tc>
          <w:tcPr>
            <w:tcW w:w="1984" w:type="dxa"/>
          </w:tcPr>
          <w:p w14:paraId="614FE81F" w14:textId="2B75320D" w:rsidR="00610191" w:rsidRPr="008255A6" w:rsidRDefault="00610191" w:rsidP="00610191">
            <w:pPr>
              <w:tabs>
                <w:tab w:val="left" w:pos="1800"/>
              </w:tabs>
              <w:rPr>
                <w:rFonts w:asciiTheme="minorHAnsi" w:hAnsiTheme="minorHAnsi"/>
                <w:b/>
                <w:bCs/>
                <w:sz w:val="20"/>
                <w:szCs w:val="20"/>
              </w:rPr>
            </w:pPr>
            <w:r w:rsidRPr="008255A6">
              <w:rPr>
                <w:rFonts w:asciiTheme="minorHAnsi" w:hAnsiTheme="minorHAnsi"/>
                <w:b/>
                <w:bCs/>
                <w:sz w:val="20"/>
                <w:szCs w:val="20"/>
              </w:rPr>
              <w:t>IF</w:t>
            </w:r>
            <w:r w:rsidRPr="008255A6">
              <w:rPr>
                <w:rFonts w:asciiTheme="minorHAnsi" w:hAnsiTheme="minorHAnsi"/>
                <w:sz w:val="20"/>
                <w:szCs w:val="20"/>
              </w:rPr>
              <w:t xml:space="preserve">&lt;HomeCoverTypeCode&gt; !=  </w:t>
            </w:r>
            <w:r w:rsidR="004B4BC3" w:rsidRPr="008255A6">
              <w:rPr>
                <w:rFonts w:asciiTheme="minorHAnsi" w:hAnsiTheme="minorHAnsi"/>
                <w:sz w:val="20"/>
                <w:szCs w:val="20"/>
              </w:rPr>
              <w:t>“</w:t>
            </w:r>
            <w:r w:rsidRPr="008255A6">
              <w:rPr>
                <w:rFonts w:asciiTheme="minorHAnsi" w:hAnsiTheme="minorHAnsi"/>
                <w:sz w:val="20"/>
                <w:szCs w:val="20"/>
              </w:rPr>
              <w:t xml:space="preserve">3|Contents” </w:t>
            </w:r>
          </w:p>
          <w:p w14:paraId="6F8CD114" w14:textId="4521177C" w:rsidR="004B4BC3" w:rsidRPr="008255A6" w:rsidRDefault="004B4BC3" w:rsidP="004B4BC3">
            <w:pPr>
              <w:tabs>
                <w:tab w:val="left" w:pos="1800"/>
              </w:tabs>
              <w:rPr>
                <w:rFonts w:asciiTheme="minorHAnsi" w:hAnsiTheme="minorHAnsi"/>
                <w:sz w:val="20"/>
                <w:szCs w:val="20"/>
              </w:rPr>
            </w:pPr>
            <w:r w:rsidRPr="008255A6">
              <w:rPr>
                <w:rFonts w:asciiTheme="minorHAnsi" w:hAnsiTheme="minorHAnsi"/>
                <w:b/>
                <w:bCs/>
                <w:sz w:val="20"/>
                <w:szCs w:val="20"/>
              </w:rPr>
              <w:t>AND</w:t>
            </w:r>
            <w:r w:rsidRPr="008255A6">
              <w:rPr>
                <w:rFonts w:asciiTheme="minorHAnsi" w:hAnsiTheme="minorHAnsi"/>
                <w:sz w:val="20"/>
                <w:szCs w:val="20"/>
              </w:rPr>
              <w:t xml:space="preserve"> &lt;HeritageListedCode&gt; = “</w:t>
            </w:r>
            <w:r w:rsidR="002F76D7" w:rsidRPr="008255A6">
              <w:rPr>
                <w:rFonts w:asciiTheme="minorHAnsi" w:hAnsiTheme="minorHAnsi"/>
                <w:sz w:val="20"/>
                <w:szCs w:val="20"/>
              </w:rPr>
              <w:t>3|NotRecordedOnlyForMigration</w:t>
            </w:r>
            <w:r w:rsidRPr="008255A6">
              <w:rPr>
                <w:rFonts w:asciiTheme="minorHAnsi" w:hAnsiTheme="minorHAnsi"/>
                <w:sz w:val="20"/>
                <w:szCs w:val="20"/>
              </w:rPr>
              <w:t>”</w:t>
            </w:r>
          </w:p>
          <w:p w14:paraId="083DCF8D" w14:textId="77777777" w:rsidR="004B4BC3" w:rsidRPr="008255A6" w:rsidRDefault="004B4BC3" w:rsidP="004B4BC3">
            <w:pPr>
              <w:tabs>
                <w:tab w:val="left" w:pos="1800"/>
              </w:tabs>
              <w:rPr>
                <w:rFonts w:asciiTheme="minorHAnsi" w:hAnsiTheme="minorHAnsi"/>
                <w:sz w:val="20"/>
                <w:szCs w:val="20"/>
              </w:rPr>
            </w:pPr>
            <w:r w:rsidRPr="008255A6">
              <w:rPr>
                <w:rFonts w:asciiTheme="minorHAnsi" w:hAnsiTheme="minorHAnsi"/>
                <w:b/>
                <w:bCs/>
                <w:sz w:val="20"/>
                <w:szCs w:val="20"/>
              </w:rPr>
              <w:t>THEN</w:t>
            </w:r>
            <w:r w:rsidRPr="008255A6">
              <w:rPr>
                <w:rFonts w:asciiTheme="minorHAnsi" w:hAnsiTheme="minorHAnsi"/>
                <w:sz w:val="20"/>
                <w:szCs w:val="20"/>
              </w:rPr>
              <w:t xml:space="preserve"> display</w:t>
            </w:r>
          </w:p>
          <w:p w14:paraId="320471C1" w14:textId="77777777" w:rsidR="004B4BC3" w:rsidRPr="008255A6" w:rsidRDefault="004B4BC3" w:rsidP="00610191">
            <w:pPr>
              <w:tabs>
                <w:tab w:val="left" w:pos="1800"/>
              </w:tabs>
              <w:rPr>
                <w:rFonts w:asciiTheme="minorHAnsi" w:hAnsiTheme="minorHAnsi"/>
                <w:sz w:val="20"/>
                <w:szCs w:val="20"/>
              </w:rPr>
            </w:pPr>
          </w:p>
          <w:p w14:paraId="5188C53A" w14:textId="77777777" w:rsidR="00610191" w:rsidRPr="008255A6" w:rsidRDefault="00610191" w:rsidP="00610191">
            <w:pPr>
              <w:pStyle w:val="TableBodycopy"/>
              <w:rPr>
                <w:rFonts w:asciiTheme="minorHAnsi" w:hAnsiTheme="minorHAnsi" w:cstheme="minorHAnsi"/>
              </w:rPr>
            </w:pPr>
            <w:r w:rsidRPr="008255A6">
              <w:rPr>
                <w:rFonts w:asciiTheme="minorHAnsi" w:hAnsiTheme="minorHAnsi" w:cstheme="minorHAnsi"/>
                <w:szCs w:val="20"/>
              </w:rPr>
              <w:t>Else Do Not display</w:t>
            </w:r>
          </w:p>
          <w:p w14:paraId="0703255B" w14:textId="77777777" w:rsidR="00610191" w:rsidRPr="008255A6" w:rsidRDefault="00610191" w:rsidP="00610191">
            <w:pPr>
              <w:tabs>
                <w:tab w:val="left" w:pos="1800"/>
              </w:tabs>
              <w:rPr>
                <w:rFonts w:asciiTheme="minorHAnsi" w:hAnsiTheme="minorHAnsi"/>
                <w:sz w:val="20"/>
                <w:szCs w:val="20"/>
              </w:rPr>
            </w:pPr>
          </w:p>
          <w:p w14:paraId="1EBCBB06" w14:textId="77777777" w:rsidR="00610191" w:rsidRPr="008255A6" w:rsidRDefault="00610191" w:rsidP="00610191">
            <w:pPr>
              <w:tabs>
                <w:tab w:val="left" w:pos="1800"/>
              </w:tabs>
              <w:rPr>
                <w:rFonts w:asciiTheme="minorHAnsi" w:hAnsiTheme="minorHAnsi"/>
                <w:sz w:val="20"/>
                <w:szCs w:val="20"/>
              </w:rPr>
            </w:pPr>
          </w:p>
          <w:p w14:paraId="51BB3BBC" w14:textId="77777777" w:rsidR="00610191" w:rsidRPr="008255A6" w:rsidRDefault="00610191" w:rsidP="00610191">
            <w:pPr>
              <w:tabs>
                <w:tab w:val="left" w:pos="1800"/>
              </w:tabs>
              <w:rPr>
                <w:rFonts w:asciiTheme="minorHAnsi" w:hAnsiTheme="minorHAnsi"/>
                <w:b/>
                <w:bCs/>
                <w:sz w:val="20"/>
                <w:szCs w:val="20"/>
              </w:rPr>
            </w:pPr>
          </w:p>
        </w:tc>
        <w:tc>
          <w:tcPr>
            <w:tcW w:w="1560" w:type="dxa"/>
          </w:tcPr>
          <w:p w14:paraId="495F9A0A" w14:textId="77777777" w:rsidR="00610191" w:rsidRPr="008255A6" w:rsidRDefault="00610191" w:rsidP="00610191">
            <w:pPr>
              <w:spacing w:after="120"/>
              <w:rPr>
                <w:rFonts w:asciiTheme="minorHAnsi" w:hAnsiTheme="minorHAnsi" w:cstheme="minorHAnsi"/>
                <w:color w:val="000000"/>
                <w:sz w:val="18"/>
                <w:szCs w:val="18"/>
                <w:rPrChange w:id="7661" w:author="Sam Sehgal (EXT Idiom)" w:date="2024-12-17T14:00:00Z" w16du:dateUtc="2024-12-17T03:00:00Z">
                  <w:rPr>
                    <w:rFonts w:asciiTheme="minorHAnsi" w:hAnsiTheme="minorHAnsi" w:cstheme="minorHAnsi"/>
                    <w:color w:val="000000"/>
                    <w:sz w:val="14"/>
                    <w:szCs w:val="14"/>
                  </w:rPr>
                </w:rPrChange>
              </w:rPr>
            </w:pPr>
            <w:r w:rsidRPr="008255A6">
              <w:rPr>
                <w:rFonts w:asciiTheme="minorHAnsi" w:hAnsiTheme="minorHAnsi" w:cstheme="minorHAnsi"/>
                <w:color w:val="000000"/>
                <w:sz w:val="18"/>
                <w:szCs w:val="18"/>
                <w:rPrChange w:id="7662" w:author="Sam Sehgal (EXT Idiom)" w:date="2024-12-17T14:00:00Z" w16du:dateUtc="2024-12-17T03:00:00Z">
                  <w:rPr>
                    <w:rFonts w:asciiTheme="minorHAnsi" w:hAnsiTheme="minorHAnsi" w:cstheme="minorHAnsi"/>
                    <w:color w:val="000000"/>
                    <w:sz w:val="14"/>
                    <w:szCs w:val="14"/>
                  </w:rPr>
                </w:rPrChange>
              </w:rPr>
              <w:t>Column 1 text:</w:t>
            </w:r>
          </w:p>
          <w:p w14:paraId="73A548B2" w14:textId="77777777" w:rsidR="00610191" w:rsidRPr="008255A6" w:rsidRDefault="00610191" w:rsidP="00610191">
            <w:pPr>
              <w:spacing w:after="120"/>
              <w:rPr>
                <w:rFonts w:asciiTheme="minorHAnsi" w:hAnsiTheme="minorHAnsi" w:cstheme="minorHAnsi"/>
                <w:color w:val="000000"/>
                <w:sz w:val="18"/>
                <w:szCs w:val="18"/>
                <w:rPrChange w:id="7663" w:author="Sam Sehgal (EXT Idiom)" w:date="2024-12-17T14:00:00Z" w16du:dateUtc="2024-12-17T03:00:00Z">
                  <w:rPr>
                    <w:rFonts w:asciiTheme="minorHAnsi" w:hAnsiTheme="minorHAnsi" w:cstheme="minorHAnsi"/>
                    <w:color w:val="000000"/>
                    <w:sz w:val="14"/>
                    <w:szCs w:val="14"/>
                  </w:rPr>
                </w:rPrChange>
              </w:rPr>
            </w:pPr>
            <w:r w:rsidRPr="008255A6">
              <w:rPr>
                <w:rFonts w:asciiTheme="minorHAnsi" w:hAnsiTheme="minorHAnsi" w:cstheme="minorHAnsi"/>
                <w:color w:val="000000"/>
                <w:sz w:val="18"/>
                <w:szCs w:val="18"/>
                <w:rPrChange w:id="7664" w:author="Sam Sehgal (EXT Idiom)" w:date="2024-12-17T14:00:00Z" w16du:dateUtc="2024-12-17T03:00:00Z">
                  <w:rPr>
                    <w:rFonts w:asciiTheme="minorHAnsi" w:hAnsiTheme="minorHAnsi" w:cstheme="minorHAnsi"/>
                    <w:color w:val="000000"/>
                    <w:sz w:val="14"/>
                    <w:szCs w:val="14"/>
                  </w:rPr>
                </w:rPrChange>
              </w:rPr>
              <w:t xml:space="preserve">Bodycopy_COI </w:t>
            </w:r>
          </w:p>
          <w:p w14:paraId="26E2D76A" w14:textId="77777777" w:rsidR="00610191" w:rsidRPr="008255A6" w:rsidRDefault="00610191" w:rsidP="00610191">
            <w:pPr>
              <w:spacing w:after="120"/>
              <w:rPr>
                <w:rFonts w:asciiTheme="minorHAnsi" w:hAnsiTheme="minorHAnsi" w:cstheme="minorHAnsi"/>
                <w:color w:val="000000"/>
                <w:sz w:val="18"/>
                <w:szCs w:val="18"/>
                <w:rPrChange w:id="7665" w:author="Sam Sehgal (EXT Idiom)" w:date="2024-12-17T14:00:00Z" w16du:dateUtc="2024-12-17T03:00:00Z">
                  <w:rPr>
                    <w:rFonts w:asciiTheme="minorHAnsi" w:hAnsiTheme="minorHAnsi" w:cstheme="minorHAnsi"/>
                    <w:color w:val="000000"/>
                    <w:sz w:val="14"/>
                    <w:szCs w:val="14"/>
                  </w:rPr>
                </w:rPrChange>
              </w:rPr>
            </w:pPr>
            <w:r w:rsidRPr="008255A6">
              <w:rPr>
                <w:rFonts w:asciiTheme="minorHAnsi" w:hAnsiTheme="minorHAnsi" w:cstheme="minorHAnsi"/>
                <w:color w:val="000000"/>
                <w:sz w:val="18"/>
                <w:szCs w:val="18"/>
                <w:rPrChange w:id="7666" w:author="Sam Sehgal (EXT Idiom)" w:date="2024-12-17T14:00:00Z" w16du:dateUtc="2024-12-17T03:00:00Z">
                  <w:rPr>
                    <w:rFonts w:asciiTheme="minorHAnsi" w:hAnsiTheme="minorHAnsi" w:cstheme="minorHAnsi"/>
                    <w:color w:val="000000"/>
                    <w:sz w:val="14"/>
                    <w:szCs w:val="14"/>
                  </w:rPr>
                </w:rPrChange>
              </w:rPr>
              <w:t>Column 2 text:</w:t>
            </w:r>
          </w:p>
          <w:p w14:paraId="16EF76CA" w14:textId="676ED5FF" w:rsidR="00610191" w:rsidRPr="008255A6" w:rsidRDefault="00610191" w:rsidP="00610191">
            <w:pPr>
              <w:spacing w:after="120"/>
              <w:rPr>
                <w:rFonts w:asciiTheme="minorHAnsi" w:hAnsiTheme="minorHAnsi" w:cstheme="minorHAnsi"/>
                <w:color w:val="000000"/>
                <w:sz w:val="18"/>
                <w:szCs w:val="18"/>
                <w:rPrChange w:id="7667" w:author="Sam Sehgal (EXT Idiom)" w:date="2024-12-17T14:00:00Z" w16du:dateUtc="2024-12-17T03:00:00Z">
                  <w:rPr>
                    <w:rFonts w:asciiTheme="minorHAnsi" w:hAnsiTheme="minorHAnsi" w:cstheme="minorHAnsi"/>
                    <w:color w:val="000000"/>
                    <w:sz w:val="14"/>
                    <w:szCs w:val="14"/>
                  </w:rPr>
                </w:rPrChange>
              </w:rPr>
            </w:pPr>
            <w:r w:rsidRPr="008255A6">
              <w:rPr>
                <w:rFonts w:asciiTheme="minorHAnsi" w:hAnsiTheme="minorHAnsi" w:cstheme="minorHAnsi"/>
                <w:color w:val="000000"/>
                <w:sz w:val="18"/>
                <w:szCs w:val="18"/>
                <w:rPrChange w:id="7668" w:author="Sam Sehgal (EXT Idiom)" w:date="2024-12-17T14:00:00Z" w16du:dateUtc="2024-12-17T03:00:00Z">
                  <w:rPr>
                    <w:rFonts w:asciiTheme="minorHAnsi" w:hAnsiTheme="minorHAnsi" w:cstheme="minorHAnsi"/>
                    <w:color w:val="000000"/>
                    <w:sz w:val="14"/>
                    <w:szCs w:val="14"/>
                  </w:rPr>
                </w:rPrChange>
              </w:rPr>
              <w:t>Bullet_1_B_COI</w:t>
            </w:r>
          </w:p>
        </w:tc>
      </w:tr>
      <w:tr w:rsidR="00D2791C" w:rsidRPr="00BD6987" w14:paraId="1EA04C97" w14:textId="77777777" w:rsidTr="00BA2FD3">
        <w:trPr>
          <w:cantSplit/>
          <w:trHeight w:val="1106"/>
        </w:trPr>
        <w:tc>
          <w:tcPr>
            <w:tcW w:w="1013" w:type="dxa"/>
            <w:vMerge/>
          </w:tcPr>
          <w:p w14:paraId="5F868DAB" w14:textId="77777777" w:rsidR="00D2791C" w:rsidRPr="00BD6987" w:rsidRDefault="00D2791C" w:rsidP="00D2791C">
            <w:pPr>
              <w:tabs>
                <w:tab w:val="left" w:pos="1800"/>
              </w:tabs>
              <w:rPr>
                <w:rFonts w:asciiTheme="minorHAnsi" w:hAnsiTheme="minorHAnsi" w:cstheme="minorHAnsi"/>
                <w:b/>
                <w:sz w:val="20"/>
                <w:szCs w:val="20"/>
              </w:rPr>
            </w:pPr>
          </w:p>
        </w:tc>
        <w:tc>
          <w:tcPr>
            <w:tcW w:w="2101" w:type="dxa"/>
            <w:vMerge/>
          </w:tcPr>
          <w:p w14:paraId="47F5CE62" w14:textId="77777777" w:rsidR="00D2791C" w:rsidRPr="00BD6987" w:rsidRDefault="00D2791C" w:rsidP="00D2791C">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Grid>
              <w:gridCol w:w="2578"/>
              <w:gridCol w:w="6217"/>
            </w:tblGrid>
            <w:tr w:rsidR="00D2791C" w:rsidRPr="00CD39DF" w14:paraId="2F1060F6" w14:textId="77777777" w:rsidTr="624AC179">
              <w:trPr>
                <w:trHeight w:val="263"/>
              </w:trPr>
              <w:tc>
                <w:tcPr>
                  <w:tcW w:w="2578" w:type="dxa"/>
                  <w:noWrap/>
                  <w:vAlign w:val="center"/>
                  <w:hideMark/>
                </w:tcPr>
                <w:p w14:paraId="4A15112A" w14:textId="614DE2F9" w:rsidR="00D2791C" w:rsidRPr="00CD39DF" w:rsidRDefault="2A9802EC" w:rsidP="00C1020A">
                  <w:pPr>
                    <w:pStyle w:val="BodycopyCOI"/>
                  </w:pPr>
                  <w:r w:rsidRPr="00CD39DF">
                    <w:t xml:space="preserve">You describe your </w:t>
                  </w:r>
                  <w:r w:rsidR="00395363" w:rsidRPr="00CD39DF">
                    <w:rPr>
                      <w:rFonts w:eastAsia="Arial" w:cs="Arial"/>
                    </w:rPr>
                    <w:t xml:space="preserve">Insured Address </w:t>
                  </w:r>
                  <w:commentRangeStart w:id="7669"/>
                  <w:commentRangeStart w:id="7670"/>
                  <w:commentRangeEnd w:id="7669"/>
                  <w:r w:rsidR="00D2791C" w:rsidRPr="00CD39DF">
                    <w:rPr>
                      <w:rStyle w:val="CommentReference"/>
                      <w:sz w:val="18"/>
                      <w:szCs w:val="18"/>
                    </w:rPr>
                    <w:commentReference w:id="7669"/>
                  </w:r>
                  <w:commentRangeEnd w:id="7670"/>
                  <w:r w:rsidR="001D2147" w:rsidRPr="00CD39DF">
                    <w:rPr>
                      <w:rStyle w:val="CommentReference"/>
                      <w:sz w:val="18"/>
                      <w:szCs w:val="18"/>
                    </w:rPr>
                    <w:commentReference w:id="7670"/>
                  </w:r>
                  <w:r w:rsidRPr="00CD39DF">
                    <w:t>as:</w:t>
                  </w:r>
                </w:p>
              </w:tc>
              <w:tc>
                <w:tcPr>
                  <w:tcW w:w="6217" w:type="dxa"/>
                  <w:noWrap/>
                  <w:vAlign w:val="bottom"/>
                  <w:hideMark/>
                </w:tcPr>
                <w:p w14:paraId="25404E81" w14:textId="2101EC68" w:rsidR="00D2791C" w:rsidRPr="00CD39DF" w:rsidRDefault="2A9802EC" w:rsidP="00D2791C">
                  <w:pPr>
                    <w:pStyle w:val="TableBodycopy"/>
                    <w:spacing w:line="240" w:lineRule="auto"/>
                    <w:rPr>
                      <w:b/>
                      <w:bCs/>
                    </w:rPr>
                  </w:pPr>
                  <w:r w:rsidRPr="00CD39DF">
                    <w:rPr>
                      <w:b/>
                      <w:bCs/>
                    </w:rPr>
                    <w:t xml:space="preserve">• not planned to be </w:t>
                  </w:r>
                  <w:commentRangeStart w:id="7671"/>
                  <w:commentRangeStart w:id="7672"/>
                  <w:r w:rsidRPr="00CD39DF">
                    <w:rPr>
                      <w:b/>
                      <w:bCs/>
                    </w:rPr>
                    <w:t>demolished</w:t>
                  </w:r>
                  <w:commentRangeEnd w:id="7671"/>
                  <w:r w:rsidR="00D2791C" w:rsidRPr="00CD39DF">
                    <w:rPr>
                      <w:rStyle w:val="CommentReference"/>
                      <w:b/>
                      <w:bCs/>
                      <w:sz w:val="20"/>
                      <w:szCs w:val="24"/>
                    </w:rPr>
                    <w:commentReference w:id="7671"/>
                  </w:r>
                  <w:commentRangeEnd w:id="7672"/>
                  <w:r w:rsidR="00115002" w:rsidRPr="00CD39DF">
                    <w:rPr>
                      <w:rStyle w:val="CommentReference"/>
                      <w:b/>
                      <w:bCs/>
                      <w:sz w:val="20"/>
                      <w:szCs w:val="24"/>
                    </w:rPr>
                    <w:commentReference w:id="7672"/>
                  </w:r>
                </w:p>
              </w:tc>
            </w:tr>
          </w:tbl>
          <w:p w14:paraId="3BFB69B5" w14:textId="77777777" w:rsidR="00D2791C" w:rsidRPr="00CD39DF" w:rsidRDefault="00D2791C" w:rsidP="00D2791C">
            <w:pPr>
              <w:tabs>
                <w:tab w:val="left" w:pos="1800"/>
              </w:tabs>
              <w:rPr>
                <w:b/>
                <w:bCs/>
              </w:rPr>
            </w:pPr>
          </w:p>
        </w:tc>
        <w:tc>
          <w:tcPr>
            <w:tcW w:w="1984" w:type="dxa"/>
          </w:tcPr>
          <w:p w14:paraId="0D4FA97E" w14:textId="77777777" w:rsidR="00D2791C" w:rsidRPr="00CD39DF" w:rsidRDefault="00D2791C" w:rsidP="00D2791C">
            <w:pPr>
              <w:tabs>
                <w:tab w:val="left" w:pos="1800"/>
              </w:tabs>
              <w:rPr>
                <w:rFonts w:asciiTheme="minorHAnsi" w:hAnsiTheme="minorHAnsi"/>
                <w:sz w:val="20"/>
              </w:rPr>
            </w:pPr>
            <w:r w:rsidRPr="00CD39DF">
              <w:rPr>
                <w:rFonts w:asciiTheme="minorHAnsi" w:hAnsiTheme="minorHAnsi" w:cstheme="minorHAnsi"/>
                <w:bCs/>
                <w:sz w:val="20"/>
                <w:szCs w:val="20"/>
              </w:rPr>
              <w:t>Always display</w:t>
            </w:r>
          </w:p>
          <w:p w14:paraId="10F66D1A" w14:textId="77777777" w:rsidR="00D2791C" w:rsidRPr="00CD39DF" w:rsidRDefault="00D2791C" w:rsidP="00D2791C">
            <w:pPr>
              <w:tabs>
                <w:tab w:val="left" w:pos="1800"/>
              </w:tabs>
              <w:rPr>
                <w:rFonts w:asciiTheme="minorHAnsi" w:hAnsiTheme="minorHAnsi"/>
                <w:sz w:val="20"/>
                <w:szCs w:val="20"/>
              </w:rPr>
            </w:pPr>
          </w:p>
          <w:p w14:paraId="58C43D3C" w14:textId="77777777" w:rsidR="00D2791C" w:rsidRPr="00CD39DF" w:rsidRDefault="00D2791C" w:rsidP="00D2791C">
            <w:pPr>
              <w:tabs>
                <w:tab w:val="left" w:pos="1800"/>
              </w:tabs>
              <w:rPr>
                <w:rFonts w:asciiTheme="minorHAnsi" w:hAnsiTheme="minorHAnsi"/>
                <w:sz w:val="20"/>
              </w:rPr>
            </w:pPr>
          </w:p>
          <w:p w14:paraId="7B6E08E0" w14:textId="77777777" w:rsidR="00D2791C" w:rsidRPr="00CD39DF" w:rsidRDefault="00D2791C" w:rsidP="00D2791C">
            <w:pPr>
              <w:tabs>
                <w:tab w:val="left" w:pos="1800"/>
              </w:tabs>
              <w:rPr>
                <w:rFonts w:asciiTheme="minorHAnsi" w:hAnsiTheme="minorHAnsi"/>
                <w:sz w:val="20"/>
              </w:rPr>
            </w:pPr>
          </w:p>
          <w:p w14:paraId="37131201" w14:textId="77777777" w:rsidR="00D2791C" w:rsidRPr="00CD39DF" w:rsidRDefault="00D2791C" w:rsidP="00D2791C">
            <w:pPr>
              <w:tabs>
                <w:tab w:val="left" w:pos="1800"/>
              </w:tabs>
              <w:rPr>
                <w:rFonts w:asciiTheme="minorHAnsi" w:hAnsiTheme="minorHAnsi"/>
                <w:b/>
                <w:bCs/>
                <w:sz w:val="20"/>
                <w:szCs w:val="20"/>
              </w:rPr>
            </w:pPr>
          </w:p>
        </w:tc>
        <w:tc>
          <w:tcPr>
            <w:tcW w:w="1560" w:type="dxa"/>
          </w:tcPr>
          <w:p w14:paraId="18807BD3" w14:textId="77777777" w:rsidR="00182CAA" w:rsidRPr="00D7158D" w:rsidRDefault="00182CAA" w:rsidP="00182CAA">
            <w:pPr>
              <w:spacing w:after="120"/>
              <w:rPr>
                <w:rFonts w:asciiTheme="minorHAnsi" w:hAnsiTheme="minorHAnsi" w:cstheme="minorHAnsi"/>
                <w:color w:val="000000"/>
                <w:sz w:val="18"/>
                <w:szCs w:val="18"/>
                <w:rPrChange w:id="7673"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674" w:author="sam sehgal" w:date="2024-10-14T16:20:00Z" w16du:dateUtc="2024-10-14T05:20:00Z">
                  <w:rPr>
                    <w:rFonts w:asciiTheme="minorHAnsi" w:hAnsiTheme="minorHAnsi" w:cstheme="minorHAnsi"/>
                    <w:color w:val="000000"/>
                    <w:sz w:val="14"/>
                    <w:szCs w:val="14"/>
                  </w:rPr>
                </w:rPrChange>
              </w:rPr>
              <w:t>Column 1 text:</w:t>
            </w:r>
          </w:p>
          <w:p w14:paraId="141AFB36" w14:textId="77777777" w:rsidR="00182CAA" w:rsidRPr="00D7158D" w:rsidRDefault="00182CAA" w:rsidP="00182CAA">
            <w:pPr>
              <w:spacing w:after="120"/>
              <w:rPr>
                <w:rFonts w:asciiTheme="minorHAnsi" w:hAnsiTheme="minorHAnsi" w:cstheme="minorHAnsi"/>
                <w:color w:val="000000"/>
                <w:sz w:val="18"/>
                <w:szCs w:val="18"/>
                <w:rPrChange w:id="7675"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676" w:author="sam sehgal" w:date="2024-10-14T16:20:00Z" w16du:dateUtc="2024-10-14T05:20:00Z">
                  <w:rPr>
                    <w:rFonts w:asciiTheme="minorHAnsi" w:hAnsiTheme="minorHAnsi" w:cstheme="minorHAnsi"/>
                    <w:color w:val="000000"/>
                    <w:sz w:val="14"/>
                    <w:szCs w:val="14"/>
                  </w:rPr>
                </w:rPrChange>
              </w:rPr>
              <w:t xml:space="preserve">Bodycopy_COI </w:t>
            </w:r>
          </w:p>
          <w:p w14:paraId="6A240AE0" w14:textId="77777777" w:rsidR="00182CAA" w:rsidRPr="00D7158D" w:rsidRDefault="00182CAA" w:rsidP="00182CAA">
            <w:pPr>
              <w:spacing w:after="120"/>
              <w:rPr>
                <w:rFonts w:asciiTheme="minorHAnsi" w:hAnsiTheme="minorHAnsi" w:cstheme="minorHAnsi"/>
                <w:color w:val="000000"/>
                <w:sz w:val="18"/>
                <w:szCs w:val="18"/>
                <w:rPrChange w:id="7677" w:author="sam sehgal" w:date="2024-10-14T16:20:00Z" w16du:dateUtc="2024-10-14T05:20: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678" w:author="sam sehgal" w:date="2024-10-14T16:20:00Z" w16du:dateUtc="2024-10-14T05:20:00Z">
                  <w:rPr>
                    <w:rFonts w:asciiTheme="minorHAnsi" w:hAnsiTheme="minorHAnsi" w:cstheme="minorHAnsi"/>
                    <w:color w:val="000000"/>
                    <w:sz w:val="14"/>
                    <w:szCs w:val="14"/>
                  </w:rPr>
                </w:rPrChange>
              </w:rPr>
              <w:t>Column 2 text:</w:t>
            </w:r>
          </w:p>
          <w:p w14:paraId="66E9DCE0" w14:textId="77777777" w:rsidR="00D2791C" w:rsidRPr="00D7158D" w:rsidRDefault="00182CAA" w:rsidP="00182CAA">
            <w:pPr>
              <w:tabs>
                <w:tab w:val="left" w:pos="1800"/>
              </w:tabs>
              <w:rPr>
                <w:ins w:id="7679" w:author="sam sehgal" w:date="2024-10-14T16:19:00Z" w16du:dateUtc="2024-10-14T05:19:00Z"/>
                <w:rFonts w:asciiTheme="minorHAnsi" w:hAnsiTheme="minorHAnsi" w:cstheme="minorHAnsi"/>
                <w:color w:val="000000"/>
                <w:sz w:val="18"/>
                <w:szCs w:val="18"/>
                <w:rPrChange w:id="7680" w:author="sam sehgal" w:date="2024-10-14T16:20:00Z" w16du:dateUtc="2024-10-14T05:20:00Z">
                  <w:rPr>
                    <w:ins w:id="7681" w:author="sam sehgal" w:date="2024-10-14T16:19:00Z" w16du:dateUtc="2024-10-14T05:19:00Z"/>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682" w:author="sam sehgal" w:date="2024-10-14T16:20:00Z" w16du:dateUtc="2024-10-14T05:20:00Z">
                  <w:rPr>
                    <w:rFonts w:asciiTheme="minorHAnsi" w:hAnsiTheme="minorHAnsi" w:cstheme="minorHAnsi"/>
                    <w:color w:val="000000"/>
                    <w:sz w:val="14"/>
                    <w:szCs w:val="14"/>
                  </w:rPr>
                </w:rPrChange>
              </w:rPr>
              <w:t>Bullet_1_B_COI</w:t>
            </w:r>
          </w:p>
          <w:p w14:paraId="71A6949D" w14:textId="03C21F6D" w:rsidR="00D7158D" w:rsidRPr="00CD39DF" w:rsidRDefault="00D7158D" w:rsidP="00182CAA">
            <w:pPr>
              <w:tabs>
                <w:tab w:val="left" w:pos="1800"/>
              </w:tabs>
              <w:rPr>
                <w:rFonts w:asciiTheme="minorHAnsi" w:hAnsiTheme="minorHAnsi" w:cstheme="minorHAnsi"/>
                <w:bCs/>
                <w:sz w:val="20"/>
                <w:szCs w:val="20"/>
              </w:rPr>
            </w:pPr>
          </w:p>
        </w:tc>
      </w:tr>
      <w:tr w:rsidR="00B07F18" w:rsidRPr="00BD6987" w14:paraId="1CEB11E2" w14:textId="77777777" w:rsidTr="00BA2FD3">
        <w:trPr>
          <w:cantSplit/>
          <w:trHeight w:val="1106"/>
        </w:trPr>
        <w:tc>
          <w:tcPr>
            <w:tcW w:w="1013" w:type="dxa"/>
          </w:tcPr>
          <w:p w14:paraId="617D51E6" w14:textId="77777777" w:rsidR="00B07F18" w:rsidRPr="00BD6987" w:rsidRDefault="00B07F18" w:rsidP="00D2791C">
            <w:pPr>
              <w:tabs>
                <w:tab w:val="left" w:pos="1800"/>
              </w:tabs>
              <w:rPr>
                <w:rFonts w:asciiTheme="minorHAnsi" w:hAnsiTheme="minorHAnsi" w:cstheme="minorHAnsi"/>
                <w:b/>
                <w:sz w:val="20"/>
                <w:szCs w:val="20"/>
              </w:rPr>
            </w:pPr>
          </w:p>
        </w:tc>
        <w:tc>
          <w:tcPr>
            <w:tcW w:w="2101" w:type="dxa"/>
          </w:tcPr>
          <w:p w14:paraId="1FBBD16E" w14:textId="77777777" w:rsidR="00B07F18" w:rsidRPr="00BD6987" w:rsidRDefault="00B07F18" w:rsidP="00D2791C">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667" w:type="dxa"/>
              <w:tblBorders>
                <w:bottom w:val="single" w:sz="4" w:space="0" w:color="auto"/>
              </w:tblBorders>
              <w:tblLayout w:type="fixed"/>
              <w:tblLook w:val="04A0" w:firstRow="1" w:lastRow="0" w:firstColumn="1" w:lastColumn="0" w:noHBand="0" w:noVBand="1"/>
              <w:tblPrChange w:id="7683" w:author="Sue Simnor (EXT Idiom)" w:date="2024-09-24T13:29:00Z" w16du:dateUtc="2024-09-24T03:29: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247"/>
              <w:gridCol w:w="5420"/>
              <w:tblGridChange w:id="7684">
                <w:tblGrid>
                  <w:gridCol w:w="2247"/>
                  <w:gridCol w:w="331"/>
                  <w:gridCol w:w="5089"/>
                  <w:gridCol w:w="1128"/>
                </w:tblGrid>
              </w:tblGridChange>
            </w:tblGrid>
            <w:tr w:rsidR="00B07F18" w:rsidRPr="00CC1DC1" w14:paraId="05B2A7F1" w14:textId="77777777" w:rsidTr="004C1A4A">
              <w:trPr>
                <w:trHeight w:val="272"/>
                <w:trPrChange w:id="7685" w:author="Sue Simnor (EXT Idiom)" w:date="2024-09-24T13:29:00Z" w16du:dateUtc="2024-09-24T03:29:00Z">
                  <w:trPr>
                    <w:trHeight w:val="263"/>
                  </w:trPr>
                </w:trPrChange>
              </w:trPr>
              <w:tc>
                <w:tcPr>
                  <w:tcW w:w="2247" w:type="dxa"/>
                  <w:noWrap/>
                  <w:vAlign w:val="center"/>
                  <w:hideMark/>
                  <w:tcPrChange w:id="7686" w:author="Sue Simnor (EXT Idiom)" w:date="2024-09-24T13:29:00Z" w16du:dateUtc="2024-09-24T03:29:00Z">
                    <w:tcPr>
                      <w:tcW w:w="2578" w:type="dxa"/>
                      <w:gridSpan w:val="2"/>
                      <w:noWrap/>
                      <w:vAlign w:val="center"/>
                      <w:hideMark/>
                    </w:tcPr>
                  </w:tcPrChange>
                </w:tcPr>
                <w:p w14:paraId="051B7BFB" w14:textId="0FC2DA02" w:rsidR="00B07F18" w:rsidRPr="00CC1DC1" w:rsidRDefault="00B07F18" w:rsidP="00B07F18">
                  <w:pPr>
                    <w:pStyle w:val="BodycopyCOI"/>
                  </w:pPr>
                  <w:r w:rsidRPr="00CC1DC1">
                    <w:t xml:space="preserve">You describe your </w:t>
                  </w:r>
                  <w:r w:rsidR="00395363" w:rsidRPr="00CC1DC1">
                    <w:rPr>
                      <w:rFonts w:eastAsia="Arial" w:cs="Arial"/>
                    </w:rPr>
                    <w:t xml:space="preserve">Insured Address </w:t>
                  </w:r>
                  <w:r w:rsidRPr="00CC1DC1">
                    <w:t>as:</w:t>
                  </w:r>
                </w:p>
              </w:tc>
              <w:tc>
                <w:tcPr>
                  <w:tcW w:w="5420" w:type="dxa"/>
                  <w:noWrap/>
                  <w:vAlign w:val="bottom"/>
                  <w:hideMark/>
                  <w:tcPrChange w:id="7687" w:author="Sue Simnor (EXT Idiom)" w:date="2024-09-24T13:29:00Z" w16du:dateUtc="2024-09-24T03:29:00Z">
                    <w:tcPr>
                      <w:tcW w:w="6217" w:type="dxa"/>
                      <w:gridSpan w:val="2"/>
                      <w:noWrap/>
                      <w:vAlign w:val="bottom"/>
                      <w:hideMark/>
                    </w:tcPr>
                  </w:tcPrChange>
                </w:tcPr>
                <w:p w14:paraId="0A6FFFBD" w14:textId="7E8B6B12" w:rsidR="00B07F18" w:rsidRPr="00CC1DC1" w:rsidRDefault="3BDC1C32" w:rsidP="00B07F18">
                  <w:pPr>
                    <w:pStyle w:val="TableBodycopy"/>
                    <w:spacing w:line="240" w:lineRule="auto"/>
                    <w:rPr>
                      <w:b/>
                      <w:bCs/>
                    </w:rPr>
                  </w:pPr>
                  <w:commentRangeStart w:id="7688"/>
                  <w:commentRangeStart w:id="7689"/>
                  <w:commentRangeStart w:id="7690"/>
                  <w:r w:rsidRPr="00CC1DC1">
                    <w:rPr>
                      <w:b/>
                      <w:bCs/>
                    </w:rPr>
                    <w:t xml:space="preserve">• </w:t>
                  </w:r>
                  <w:r w:rsidRPr="00CC1DC1">
                    <w:rPr>
                      <w:rFonts w:ascii="Calibri" w:hAnsi="Calibri" w:cs="Calibri"/>
                      <w:b/>
                      <w:bCs/>
                      <w:sz w:val="22"/>
                      <w:szCs w:val="22"/>
                    </w:rPr>
                    <w:t xml:space="preserve">has been completely rewired, and/or had a safety switch installed on each electricity circuit within </w:t>
                  </w:r>
                  <w:commentRangeStart w:id="7691"/>
                  <w:commentRangeStart w:id="7692"/>
                  <w:commentRangeStart w:id="7693"/>
                  <w:r w:rsidRPr="00CC1DC1">
                    <w:rPr>
                      <w:rFonts w:ascii="Calibri" w:hAnsi="Calibri" w:cs="Calibri"/>
                      <w:b/>
                      <w:bCs/>
                      <w:sz w:val="22"/>
                      <w:szCs w:val="22"/>
                    </w:rPr>
                    <w:t xml:space="preserve">30 </w:t>
                  </w:r>
                  <w:commentRangeEnd w:id="7691"/>
                  <w:r w:rsidR="1EDFE213" w:rsidRPr="00CC1DC1">
                    <w:rPr>
                      <w:rStyle w:val="CommentReference"/>
                      <w:rFonts w:ascii="Calibri" w:hAnsi="Calibri" w:cs="Calibri"/>
                      <w:b/>
                      <w:bCs/>
                      <w:sz w:val="22"/>
                      <w:szCs w:val="22"/>
                    </w:rPr>
                    <w:commentReference w:id="7691"/>
                  </w:r>
                  <w:commentRangeEnd w:id="7692"/>
                  <w:r w:rsidR="00B66C1D" w:rsidRPr="00CC1DC1">
                    <w:rPr>
                      <w:rStyle w:val="CommentReference"/>
                      <w:rFonts w:ascii="Calibri" w:hAnsi="Calibri" w:cs="Calibri"/>
                      <w:b/>
                      <w:bCs/>
                      <w:sz w:val="22"/>
                      <w:szCs w:val="22"/>
                    </w:rPr>
                    <w:commentReference w:id="7692"/>
                  </w:r>
                  <w:commentRangeEnd w:id="7693"/>
                  <w:r w:rsidR="007A0FBA" w:rsidRPr="00CC1DC1">
                    <w:rPr>
                      <w:rStyle w:val="CommentReference"/>
                      <w:rFonts w:ascii="Calibri" w:hAnsi="Calibri" w:cs="Calibri"/>
                      <w:b/>
                      <w:bCs/>
                      <w:sz w:val="22"/>
                      <w:szCs w:val="22"/>
                    </w:rPr>
                    <w:commentReference w:id="7693"/>
                  </w:r>
                  <w:r w:rsidRPr="00CC1DC1">
                    <w:rPr>
                      <w:rFonts w:ascii="Calibri" w:hAnsi="Calibri" w:cs="Calibri"/>
                      <w:b/>
                      <w:bCs/>
                      <w:sz w:val="22"/>
                      <w:szCs w:val="22"/>
                    </w:rPr>
                    <w:t xml:space="preserve">years of you </w:t>
                  </w:r>
                  <w:commentRangeStart w:id="7694"/>
                  <w:r w:rsidRPr="00CC1DC1">
                    <w:rPr>
                      <w:rFonts w:ascii="Calibri" w:hAnsi="Calibri" w:cs="Calibri"/>
                      <w:b/>
                      <w:bCs/>
                      <w:sz w:val="22"/>
                      <w:szCs w:val="22"/>
                    </w:rPr>
                    <w:t>first taking out this policy</w:t>
                  </w:r>
                  <w:commentRangeEnd w:id="7694"/>
                  <w:r w:rsidR="1EDFE213" w:rsidRPr="00CC1DC1">
                    <w:rPr>
                      <w:rStyle w:val="CommentReference"/>
                      <w:rFonts w:ascii="Calibri" w:hAnsi="Calibri" w:cs="Calibri"/>
                      <w:b/>
                      <w:bCs/>
                      <w:sz w:val="22"/>
                      <w:szCs w:val="22"/>
                    </w:rPr>
                    <w:commentReference w:id="7694"/>
                  </w:r>
                  <w:ins w:id="7695" w:author="sam sehgal" w:date="2024-12-19T11:27:00Z" w16du:dateUtc="2024-12-19T00:27:00Z">
                    <w:r w:rsidR="00262A1B" w:rsidRPr="00CC1DC1" w:rsidDel="00262A1B">
                      <w:rPr>
                        <w:rFonts w:ascii="Calibri" w:hAnsi="Calibri" w:cs="Calibri"/>
                        <w:b/>
                        <w:bCs/>
                        <w:sz w:val="22"/>
                        <w:szCs w:val="22"/>
                      </w:rPr>
                      <w:t xml:space="preserve"> </w:t>
                    </w:r>
                  </w:ins>
                  <w:del w:id="7696" w:author="sam sehgal" w:date="2024-12-19T11:27:00Z" w16du:dateUtc="2024-12-19T00:27:00Z">
                    <w:r w:rsidRPr="00CC1DC1" w:rsidDel="00262A1B">
                      <w:rPr>
                        <w:rFonts w:ascii="Calibri" w:hAnsi="Calibri" w:cs="Calibri"/>
                        <w:b/>
                        <w:bCs/>
                        <w:sz w:val="22"/>
                        <w:szCs w:val="22"/>
                      </w:rPr>
                      <w:delText>.</w:delText>
                    </w:r>
                  </w:del>
                  <w:commentRangeEnd w:id="7688"/>
                  <w:r w:rsidR="1EDFE213" w:rsidRPr="00CC1DC1">
                    <w:rPr>
                      <w:rStyle w:val="CommentReference"/>
                      <w:b/>
                      <w:bCs/>
                      <w:sz w:val="20"/>
                      <w:szCs w:val="24"/>
                    </w:rPr>
                    <w:commentReference w:id="7688"/>
                  </w:r>
                  <w:commentRangeEnd w:id="7689"/>
                  <w:r w:rsidR="1EDFE213" w:rsidRPr="00CC1DC1">
                    <w:rPr>
                      <w:rStyle w:val="CommentReference"/>
                      <w:b/>
                      <w:bCs/>
                      <w:sz w:val="20"/>
                      <w:szCs w:val="24"/>
                    </w:rPr>
                    <w:commentReference w:id="7689"/>
                  </w:r>
                  <w:commentRangeEnd w:id="7690"/>
                  <w:r w:rsidR="1EDFE213" w:rsidRPr="00CC1DC1">
                    <w:rPr>
                      <w:rStyle w:val="CommentReference"/>
                      <w:b/>
                      <w:bCs/>
                      <w:sz w:val="20"/>
                      <w:szCs w:val="24"/>
                    </w:rPr>
                    <w:commentReference w:id="7690"/>
                  </w:r>
                </w:p>
              </w:tc>
            </w:tr>
          </w:tbl>
          <w:p w14:paraId="035E1985" w14:textId="77777777" w:rsidR="00B07F18" w:rsidRPr="00CC1DC1" w:rsidRDefault="00B07F18" w:rsidP="00C1020A">
            <w:pPr>
              <w:pStyle w:val="BodycopyCOI"/>
            </w:pPr>
          </w:p>
        </w:tc>
        <w:tc>
          <w:tcPr>
            <w:tcW w:w="1984" w:type="dxa"/>
          </w:tcPr>
          <w:p w14:paraId="3532C9F2" w14:textId="67A0FBBB" w:rsidR="00B07F18" w:rsidRPr="00CC1DC1" w:rsidRDefault="00B07F18" w:rsidP="00B07F18">
            <w:pPr>
              <w:rPr>
                <w:rFonts w:asciiTheme="minorHAnsi" w:hAnsiTheme="minorHAnsi" w:cstheme="minorHAnsi"/>
                <w:sz w:val="20"/>
                <w:szCs w:val="20"/>
              </w:rPr>
            </w:pPr>
            <w:r w:rsidRPr="00CC1DC1">
              <w:rPr>
                <w:rFonts w:asciiTheme="minorHAnsi" w:hAnsiTheme="minorHAnsi" w:cstheme="minorHAnsi"/>
                <w:b/>
                <w:bCs/>
                <w:sz w:val="20"/>
                <w:szCs w:val="20"/>
              </w:rPr>
              <w:t>IF</w:t>
            </w:r>
            <w:r w:rsidRPr="00CC1DC1">
              <w:rPr>
                <w:rFonts w:asciiTheme="minorHAnsi" w:hAnsiTheme="minorHAnsi" w:cstheme="minorHAnsi"/>
                <w:sz w:val="20"/>
                <w:szCs w:val="20"/>
              </w:rPr>
              <w:t xml:space="preserve"> </w:t>
            </w:r>
            <w:r w:rsidR="00FD5553" w:rsidRPr="00CC1DC1">
              <w:rPr>
                <w:rFonts w:asciiTheme="minorHAnsi" w:hAnsiTheme="minorHAnsi"/>
                <w:sz w:val="20"/>
                <w:szCs w:val="20"/>
              </w:rPr>
              <w:t xml:space="preserve">&lt;HomeCoverTypeCode&gt; != </w:t>
            </w:r>
            <w:r w:rsidR="00F60830" w:rsidRPr="00CC1DC1">
              <w:rPr>
                <w:rFonts w:asciiTheme="minorHAnsi" w:hAnsiTheme="minorHAnsi"/>
                <w:sz w:val="20"/>
                <w:szCs w:val="20"/>
              </w:rPr>
              <w:t>“</w:t>
            </w:r>
            <w:r w:rsidR="00FD5553" w:rsidRPr="00CC1DC1">
              <w:rPr>
                <w:rFonts w:asciiTheme="minorHAnsi" w:hAnsiTheme="minorHAnsi"/>
                <w:sz w:val="20"/>
                <w:szCs w:val="20"/>
              </w:rPr>
              <w:t>3|Contents”</w:t>
            </w:r>
          </w:p>
          <w:p w14:paraId="787A1EC7" w14:textId="77777777" w:rsidR="00B07F18" w:rsidRPr="00CC1DC1" w:rsidRDefault="00B07F18" w:rsidP="00B07F18">
            <w:pPr>
              <w:rPr>
                <w:rFonts w:asciiTheme="minorHAnsi" w:hAnsiTheme="minorHAnsi" w:cstheme="minorHAnsi"/>
                <w:sz w:val="22"/>
                <w:szCs w:val="22"/>
              </w:rPr>
            </w:pPr>
            <w:r w:rsidRPr="00CC1DC1">
              <w:rPr>
                <w:rFonts w:asciiTheme="minorHAnsi" w:hAnsiTheme="minorHAnsi" w:cstheme="minorHAnsi"/>
                <w:b/>
                <w:bCs/>
                <w:sz w:val="22"/>
                <w:szCs w:val="22"/>
              </w:rPr>
              <w:t>AND</w:t>
            </w:r>
            <w:r w:rsidRPr="00CC1DC1">
              <w:rPr>
                <w:rFonts w:asciiTheme="minorHAnsi" w:hAnsiTheme="minorHAnsi" w:cstheme="minorHAnsi"/>
                <w:sz w:val="22"/>
                <w:szCs w:val="22"/>
              </w:rPr>
              <w:t xml:space="preserve"> </w:t>
            </w:r>
          </w:p>
          <w:p w14:paraId="7FFBBEA3" w14:textId="040D252A" w:rsidR="00B07F18" w:rsidRPr="00CC1DC1" w:rsidRDefault="0054544B" w:rsidP="78CABE0F">
            <w:pPr>
              <w:pStyle w:val="TableBodycopy"/>
              <w:rPr>
                <w:rFonts w:asciiTheme="minorHAnsi" w:hAnsiTheme="minorHAnsi" w:cstheme="minorBidi"/>
              </w:rPr>
            </w:pPr>
            <w:r w:rsidRPr="00CC1DC1">
              <w:rPr>
                <w:rFonts w:asciiTheme="minorHAnsi" w:hAnsiTheme="minorHAnsi" w:cstheme="minorBidi"/>
              </w:rPr>
              <w:t>&lt;PropertyRewiredCode&gt;</w:t>
            </w:r>
            <w:r w:rsidRPr="00CC1DC1" w:rsidDel="0054544B">
              <w:rPr>
                <w:rFonts w:asciiTheme="minorHAnsi" w:hAnsiTheme="minorHAnsi" w:cstheme="minorBidi"/>
              </w:rPr>
              <w:t xml:space="preserve"> </w:t>
            </w:r>
            <w:r w:rsidR="00FF37BD" w:rsidRPr="00CC1DC1">
              <w:rPr>
                <w:rFonts w:asciiTheme="minorHAnsi" w:hAnsiTheme="minorHAnsi" w:cstheme="minorBidi"/>
              </w:rPr>
              <w:t>= “1|RewiringYes”</w:t>
            </w:r>
            <w:commentRangeStart w:id="7697"/>
            <w:commentRangeStart w:id="7698"/>
            <w:commentRangeEnd w:id="7697"/>
            <w:r w:rsidR="00FF37BD" w:rsidRPr="00CC1DC1">
              <w:rPr>
                <w:rStyle w:val="CommentReference"/>
                <w:rFonts w:asciiTheme="minorHAnsi" w:hAnsiTheme="minorHAnsi" w:cstheme="minorBidi"/>
                <w:sz w:val="20"/>
                <w:szCs w:val="24"/>
              </w:rPr>
              <w:commentReference w:id="7697"/>
            </w:r>
            <w:commentRangeEnd w:id="7698"/>
            <w:r w:rsidR="00582539" w:rsidRPr="00CC1DC1">
              <w:rPr>
                <w:rStyle w:val="CommentReference"/>
                <w:rFonts w:asciiTheme="minorHAnsi" w:hAnsiTheme="minorHAnsi" w:cstheme="minorBidi"/>
                <w:sz w:val="20"/>
                <w:szCs w:val="24"/>
              </w:rPr>
              <w:commentReference w:id="7698"/>
            </w:r>
          </w:p>
          <w:p w14:paraId="77CD6747" w14:textId="77777777" w:rsidR="00B07F18" w:rsidRPr="00CC1DC1" w:rsidRDefault="00B07F18" w:rsidP="00B07F18">
            <w:pPr>
              <w:pStyle w:val="TableBodycopy"/>
              <w:rPr>
                <w:rFonts w:asciiTheme="minorHAnsi" w:hAnsiTheme="minorHAnsi" w:cstheme="minorHAnsi"/>
                <w:szCs w:val="20"/>
              </w:rPr>
            </w:pPr>
            <w:r w:rsidRPr="00CC1DC1">
              <w:rPr>
                <w:rFonts w:asciiTheme="minorHAnsi" w:hAnsiTheme="minorHAnsi" w:cstheme="minorHAnsi"/>
                <w:b/>
                <w:bCs/>
                <w:szCs w:val="20"/>
              </w:rPr>
              <w:t>THEN</w:t>
            </w:r>
            <w:r w:rsidRPr="00CC1DC1">
              <w:rPr>
                <w:rFonts w:asciiTheme="minorHAnsi" w:hAnsiTheme="minorHAnsi" w:cstheme="minorHAnsi"/>
                <w:szCs w:val="20"/>
              </w:rPr>
              <w:t xml:space="preserve"> display</w:t>
            </w:r>
          </w:p>
          <w:p w14:paraId="2B37AE4E" w14:textId="6D58B0DC" w:rsidR="00FF37BD" w:rsidRPr="00CC1DC1" w:rsidRDefault="00F60830" w:rsidP="00B07F18">
            <w:pPr>
              <w:pStyle w:val="TableBodycopy"/>
              <w:rPr>
                <w:rFonts w:asciiTheme="minorHAnsi" w:hAnsiTheme="minorHAnsi" w:cstheme="minorHAnsi"/>
                <w:b/>
                <w:bCs/>
              </w:rPr>
            </w:pPr>
            <w:r w:rsidRPr="00CC1DC1">
              <w:rPr>
                <w:rFonts w:asciiTheme="minorHAnsi" w:hAnsiTheme="minorHAnsi" w:cstheme="minorHAnsi"/>
                <w:b/>
                <w:bCs/>
                <w:szCs w:val="20"/>
              </w:rPr>
              <w:t>ELSEIF</w:t>
            </w:r>
          </w:p>
          <w:p w14:paraId="4C05AB67" w14:textId="77777777" w:rsidR="00B07F18" w:rsidRPr="00CC1DC1" w:rsidRDefault="00B07F18" w:rsidP="00D2791C">
            <w:pPr>
              <w:tabs>
                <w:tab w:val="left" w:pos="1800"/>
              </w:tabs>
              <w:rPr>
                <w:rFonts w:asciiTheme="minorHAnsi" w:hAnsiTheme="minorHAnsi" w:cstheme="minorHAnsi"/>
                <w:bCs/>
                <w:sz w:val="20"/>
                <w:szCs w:val="20"/>
              </w:rPr>
            </w:pPr>
          </w:p>
        </w:tc>
        <w:tc>
          <w:tcPr>
            <w:tcW w:w="1560" w:type="dxa"/>
          </w:tcPr>
          <w:p w14:paraId="0D105C7A" w14:textId="77777777" w:rsidR="00FD5553" w:rsidRPr="00D7158D" w:rsidRDefault="00FD5553" w:rsidP="00FD5553">
            <w:pPr>
              <w:spacing w:after="120"/>
              <w:rPr>
                <w:rFonts w:asciiTheme="minorHAnsi" w:hAnsiTheme="minorHAnsi" w:cstheme="minorHAnsi"/>
                <w:color w:val="000000"/>
                <w:sz w:val="18"/>
                <w:szCs w:val="18"/>
                <w:rPrChange w:id="7700"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701" w:author="sam sehgal" w:date="2024-10-14T16:19:00Z" w16du:dateUtc="2024-10-14T05:19:00Z">
                  <w:rPr>
                    <w:rFonts w:asciiTheme="minorHAnsi" w:hAnsiTheme="minorHAnsi" w:cstheme="minorHAnsi"/>
                    <w:color w:val="000000"/>
                    <w:sz w:val="14"/>
                    <w:szCs w:val="14"/>
                  </w:rPr>
                </w:rPrChange>
              </w:rPr>
              <w:t>Column 1 text:</w:t>
            </w:r>
          </w:p>
          <w:p w14:paraId="47B87D73" w14:textId="77777777" w:rsidR="00FD5553" w:rsidRPr="00D7158D" w:rsidRDefault="00FD5553" w:rsidP="00FD5553">
            <w:pPr>
              <w:spacing w:after="120"/>
              <w:rPr>
                <w:rFonts w:asciiTheme="minorHAnsi" w:hAnsiTheme="minorHAnsi" w:cstheme="minorHAnsi"/>
                <w:color w:val="000000"/>
                <w:sz w:val="18"/>
                <w:szCs w:val="18"/>
                <w:rPrChange w:id="7702"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703" w:author="sam sehgal" w:date="2024-10-14T16:19:00Z" w16du:dateUtc="2024-10-14T05:19:00Z">
                  <w:rPr>
                    <w:rFonts w:asciiTheme="minorHAnsi" w:hAnsiTheme="minorHAnsi" w:cstheme="minorHAnsi"/>
                    <w:color w:val="000000"/>
                    <w:sz w:val="14"/>
                    <w:szCs w:val="14"/>
                  </w:rPr>
                </w:rPrChange>
              </w:rPr>
              <w:t xml:space="preserve">Bodycopy_COI </w:t>
            </w:r>
          </w:p>
          <w:p w14:paraId="0BB18969" w14:textId="77777777" w:rsidR="00FD5553" w:rsidRPr="00D7158D" w:rsidRDefault="00FD5553" w:rsidP="00FD5553">
            <w:pPr>
              <w:spacing w:after="120"/>
              <w:rPr>
                <w:rFonts w:asciiTheme="minorHAnsi" w:hAnsiTheme="minorHAnsi" w:cstheme="minorHAnsi"/>
                <w:color w:val="000000"/>
                <w:sz w:val="18"/>
                <w:szCs w:val="18"/>
                <w:rPrChange w:id="7704"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705" w:author="sam sehgal" w:date="2024-10-14T16:19:00Z" w16du:dateUtc="2024-10-14T05:19:00Z">
                  <w:rPr>
                    <w:rFonts w:asciiTheme="minorHAnsi" w:hAnsiTheme="minorHAnsi" w:cstheme="minorHAnsi"/>
                    <w:color w:val="000000"/>
                    <w:sz w:val="14"/>
                    <w:szCs w:val="14"/>
                  </w:rPr>
                </w:rPrChange>
              </w:rPr>
              <w:t>Column 2 text:</w:t>
            </w:r>
          </w:p>
          <w:p w14:paraId="108D6F14" w14:textId="34F13273" w:rsidR="00B07F18" w:rsidRPr="00D7158D" w:rsidRDefault="00FD5553" w:rsidP="00FD5553">
            <w:pPr>
              <w:spacing w:after="120"/>
              <w:rPr>
                <w:rFonts w:asciiTheme="minorHAnsi" w:hAnsiTheme="minorHAnsi" w:cstheme="minorHAnsi"/>
                <w:color w:val="000000"/>
                <w:sz w:val="18"/>
                <w:szCs w:val="18"/>
                <w:rPrChange w:id="7706"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707" w:author="sam sehgal" w:date="2024-10-14T16:19:00Z" w16du:dateUtc="2024-10-14T05:19:00Z">
                  <w:rPr>
                    <w:rFonts w:asciiTheme="minorHAnsi" w:hAnsiTheme="minorHAnsi" w:cstheme="minorHAnsi"/>
                    <w:color w:val="000000"/>
                    <w:sz w:val="14"/>
                    <w:szCs w:val="14"/>
                  </w:rPr>
                </w:rPrChange>
              </w:rPr>
              <w:t>Bullet_1_B_COI</w:t>
            </w:r>
          </w:p>
        </w:tc>
      </w:tr>
      <w:tr w:rsidR="00F60830" w:rsidRPr="00BD6987" w14:paraId="442B3199" w14:textId="77777777" w:rsidTr="00BA2FD3">
        <w:trPr>
          <w:cantSplit/>
          <w:trHeight w:val="1106"/>
        </w:trPr>
        <w:tc>
          <w:tcPr>
            <w:tcW w:w="1013" w:type="dxa"/>
          </w:tcPr>
          <w:p w14:paraId="62842A0F" w14:textId="77777777" w:rsidR="00F60830" w:rsidRPr="00BD6987" w:rsidRDefault="00F60830" w:rsidP="00F60830">
            <w:pPr>
              <w:tabs>
                <w:tab w:val="left" w:pos="1800"/>
              </w:tabs>
              <w:rPr>
                <w:rFonts w:asciiTheme="minorHAnsi" w:hAnsiTheme="minorHAnsi" w:cstheme="minorHAnsi"/>
                <w:b/>
                <w:sz w:val="20"/>
                <w:szCs w:val="20"/>
              </w:rPr>
            </w:pPr>
          </w:p>
        </w:tc>
        <w:tc>
          <w:tcPr>
            <w:tcW w:w="2101" w:type="dxa"/>
          </w:tcPr>
          <w:p w14:paraId="034E6243" w14:textId="77777777" w:rsidR="00F60830" w:rsidRPr="00BD6987" w:rsidRDefault="00F60830" w:rsidP="00F60830">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Grid>
              <w:gridCol w:w="2578"/>
              <w:gridCol w:w="6217"/>
            </w:tblGrid>
            <w:tr w:rsidR="00F60830" w:rsidRPr="00CC1DC1" w14:paraId="53219BDA" w14:textId="77777777">
              <w:trPr>
                <w:trHeight w:val="263"/>
              </w:trPr>
              <w:tc>
                <w:tcPr>
                  <w:tcW w:w="2578" w:type="dxa"/>
                  <w:noWrap/>
                  <w:vAlign w:val="center"/>
                  <w:hideMark/>
                </w:tcPr>
                <w:p w14:paraId="68F36F71" w14:textId="07576758" w:rsidR="00F60830" w:rsidRPr="00CC1DC1" w:rsidRDefault="00F60830" w:rsidP="00F60830">
                  <w:pPr>
                    <w:pStyle w:val="BodycopyCOI"/>
                  </w:pPr>
                  <w:r w:rsidRPr="00CC1DC1">
                    <w:t xml:space="preserve">You describe your </w:t>
                  </w:r>
                  <w:r w:rsidRPr="00CC1DC1">
                    <w:rPr>
                      <w:rFonts w:eastAsia="Arial" w:cs="Arial"/>
                    </w:rPr>
                    <w:t xml:space="preserve">Insured Address </w:t>
                  </w:r>
                  <w:r w:rsidRPr="00CC1DC1">
                    <w:t>as:</w:t>
                  </w:r>
                </w:p>
              </w:tc>
              <w:tc>
                <w:tcPr>
                  <w:tcW w:w="6217" w:type="dxa"/>
                  <w:noWrap/>
                  <w:vAlign w:val="bottom"/>
                  <w:hideMark/>
                </w:tcPr>
                <w:p w14:paraId="5E0724F4" w14:textId="38906214" w:rsidR="00F60830" w:rsidRPr="00CC1DC1" w:rsidRDefault="00F60830" w:rsidP="00F60830">
                  <w:pPr>
                    <w:pStyle w:val="TableBodycopy"/>
                    <w:spacing w:line="240" w:lineRule="auto"/>
                    <w:rPr>
                      <w:b/>
                      <w:bCs/>
                    </w:rPr>
                  </w:pPr>
                  <w:r w:rsidRPr="00CC1DC1">
                    <w:rPr>
                      <w:b/>
                      <w:bCs/>
                    </w:rPr>
                    <w:t xml:space="preserve">• </w:t>
                  </w:r>
                  <w:r w:rsidR="00711CFA" w:rsidRPr="00CC1DC1">
                    <w:rPr>
                      <w:b/>
                      <w:bCs/>
                    </w:rPr>
                    <w:t xml:space="preserve">has </w:t>
                  </w:r>
                  <w:r w:rsidR="00711CFA" w:rsidRPr="00CC1DC1">
                    <w:rPr>
                      <w:rFonts w:ascii="Calibri" w:hAnsi="Calibri" w:cs="Calibri"/>
                      <w:b/>
                      <w:bCs/>
                      <w:sz w:val="22"/>
                      <w:szCs w:val="22"/>
                    </w:rPr>
                    <w:t>not</w:t>
                  </w:r>
                  <w:r w:rsidR="00B33D42" w:rsidRPr="00CC1DC1">
                    <w:rPr>
                      <w:rFonts w:ascii="Calibri" w:hAnsi="Calibri" w:cs="Calibri"/>
                      <w:b/>
                      <w:bCs/>
                      <w:sz w:val="22"/>
                      <w:szCs w:val="22"/>
                    </w:rPr>
                    <w:t xml:space="preserve"> been</w:t>
                  </w:r>
                  <w:r w:rsidRPr="00CC1DC1">
                    <w:rPr>
                      <w:rFonts w:ascii="Calibri" w:hAnsi="Calibri" w:cs="Calibri"/>
                      <w:b/>
                      <w:bCs/>
                      <w:sz w:val="22"/>
                      <w:szCs w:val="22"/>
                    </w:rPr>
                    <w:t xml:space="preserve"> </w:t>
                  </w:r>
                  <w:ins w:id="7708" w:author="Sam Sehgal (EXT Idiom)" w:date="2024-12-17T14:01:00Z" w16du:dateUtc="2024-12-17T03:01:00Z">
                    <w:r w:rsidR="004429C7" w:rsidRPr="00CC1DC1">
                      <w:rPr>
                        <w:rFonts w:ascii="Calibri" w:hAnsi="Calibri" w:cs="Calibri"/>
                        <w:b/>
                        <w:bCs/>
                        <w:sz w:val="22"/>
                        <w:szCs w:val="22"/>
                      </w:rPr>
                      <w:t xml:space="preserve">completely </w:t>
                    </w:r>
                  </w:ins>
                  <w:r w:rsidR="00711CFA" w:rsidRPr="00CC1DC1">
                    <w:rPr>
                      <w:rFonts w:ascii="Calibri" w:hAnsi="Calibri" w:cs="Calibri"/>
                      <w:b/>
                      <w:bCs/>
                      <w:sz w:val="22"/>
                      <w:szCs w:val="22"/>
                    </w:rPr>
                    <w:t>rewired, and/or had a safety switch installed on each electricity circuit within 30 years of you first taking out this policy</w:t>
                  </w:r>
                  <w:del w:id="7709" w:author="sam sehgal" w:date="2024-12-19T11:27:00Z" w16du:dateUtc="2024-12-19T00:27:00Z">
                    <w:r w:rsidR="00711CFA" w:rsidRPr="00CC1DC1" w:rsidDel="00262A1B">
                      <w:rPr>
                        <w:rFonts w:ascii="Calibri" w:hAnsi="Calibri" w:cs="Calibri"/>
                        <w:b/>
                        <w:bCs/>
                        <w:sz w:val="22"/>
                        <w:szCs w:val="22"/>
                      </w:rPr>
                      <w:delText>.</w:delText>
                    </w:r>
                  </w:del>
                </w:p>
              </w:tc>
            </w:tr>
          </w:tbl>
          <w:p w14:paraId="711C4B86" w14:textId="77777777" w:rsidR="00F60830" w:rsidRPr="00CC1DC1" w:rsidRDefault="00F60830" w:rsidP="00F60830">
            <w:pPr>
              <w:pStyle w:val="BodycopyCOI"/>
            </w:pPr>
          </w:p>
        </w:tc>
        <w:tc>
          <w:tcPr>
            <w:tcW w:w="1984" w:type="dxa"/>
          </w:tcPr>
          <w:p w14:paraId="24D8D867" w14:textId="77777777" w:rsidR="00F60830" w:rsidRPr="00CC1DC1" w:rsidRDefault="00F60830" w:rsidP="00F60830">
            <w:pPr>
              <w:rPr>
                <w:rFonts w:asciiTheme="minorHAnsi" w:hAnsiTheme="minorHAnsi" w:cstheme="minorHAnsi"/>
                <w:sz w:val="20"/>
                <w:szCs w:val="20"/>
              </w:rPr>
            </w:pPr>
            <w:r w:rsidRPr="00CC1DC1">
              <w:rPr>
                <w:rFonts w:asciiTheme="minorHAnsi" w:hAnsiTheme="minorHAnsi" w:cstheme="minorHAnsi"/>
                <w:b/>
                <w:bCs/>
                <w:sz w:val="20"/>
                <w:szCs w:val="20"/>
              </w:rPr>
              <w:t>IF</w:t>
            </w:r>
            <w:r w:rsidRPr="00CC1DC1">
              <w:rPr>
                <w:rFonts w:asciiTheme="minorHAnsi" w:hAnsiTheme="minorHAnsi" w:cstheme="minorHAnsi"/>
                <w:sz w:val="20"/>
                <w:szCs w:val="20"/>
              </w:rPr>
              <w:t xml:space="preserve"> </w:t>
            </w:r>
            <w:r w:rsidRPr="00CC1DC1">
              <w:rPr>
                <w:rFonts w:asciiTheme="minorHAnsi" w:hAnsiTheme="minorHAnsi"/>
                <w:sz w:val="20"/>
                <w:szCs w:val="20"/>
              </w:rPr>
              <w:t>&lt;HomeCoverTypeCode&gt; != “3|Contents”</w:t>
            </w:r>
          </w:p>
          <w:p w14:paraId="2DF2A2FD" w14:textId="77777777" w:rsidR="00F60830" w:rsidRPr="00CC1DC1" w:rsidRDefault="00F60830" w:rsidP="00F60830">
            <w:pPr>
              <w:rPr>
                <w:rFonts w:asciiTheme="minorHAnsi" w:hAnsiTheme="minorHAnsi" w:cstheme="minorHAnsi"/>
                <w:sz w:val="22"/>
                <w:szCs w:val="22"/>
              </w:rPr>
            </w:pPr>
            <w:r w:rsidRPr="00CC1DC1">
              <w:rPr>
                <w:rFonts w:asciiTheme="minorHAnsi" w:hAnsiTheme="minorHAnsi" w:cstheme="minorHAnsi"/>
                <w:b/>
                <w:bCs/>
                <w:sz w:val="22"/>
                <w:szCs w:val="22"/>
              </w:rPr>
              <w:t>AND</w:t>
            </w:r>
            <w:r w:rsidRPr="00CC1DC1">
              <w:rPr>
                <w:rFonts w:asciiTheme="minorHAnsi" w:hAnsiTheme="minorHAnsi" w:cstheme="minorHAnsi"/>
                <w:sz w:val="22"/>
                <w:szCs w:val="22"/>
              </w:rPr>
              <w:t xml:space="preserve"> </w:t>
            </w:r>
          </w:p>
          <w:p w14:paraId="506386E5" w14:textId="5BCCF1DA" w:rsidR="00F60830" w:rsidRPr="00CC1DC1" w:rsidRDefault="00F60830" w:rsidP="00F60830">
            <w:pPr>
              <w:pStyle w:val="TableBodycopy"/>
              <w:rPr>
                <w:rFonts w:asciiTheme="minorHAnsi" w:hAnsiTheme="minorHAnsi" w:cstheme="minorBidi"/>
              </w:rPr>
            </w:pPr>
            <w:r w:rsidRPr="00CC1DC1">
              <w:rPr>
                <w:rFonts w:asciiTheme="minorHAnsi" w:hAnsiTheme="minorHAnsi" w:cstheme="minorBidi"/>
              </w:rPr>
              <w:t>&lt;PropertyRewiredCode&gt;</w:t>
            </w:r>
            <w:r w:rsidRPr="00CC1DC1" w:rsidDel="0054544B">
              <w:rPr>
                <w:rFonts w:asciiTheme="minorHAnsi" w:hAnsiTheme="minorHAnsi" w:cstheme="minorBidi"/>
              </w:rPr>
              <w:t xml:space="preserve"> </w:t>
            </w:r>
            <w:r w:rsidRPr="00CC1DC1">
              <w:rPr>
                <w:rFonts w:asciiTheme="minorHAnsi" w:hAnsiTheme="minorHAnsi" w:cstheme="minorBidi"/>
              </w:rPr>
              <w:t>= “</w:t>
            </w:r>
            <w:r w:rsidR="00A43223" w:rsidRPr="00CC1DC1">
              <w:rPr>
                <w:rFonts w:asciiTheme="minorHAnsi" w:hAnsiTheme="minorHAnsi" w:cstheme="minorBidi"/>
              </w:rPr>
              <w:t>2|RewiringNo</w:t>
            </w:r>
            <w:r w:rsidRPr="00CC1DC1">
              <w:rPr>
                <w:rFonts w:asciiTheme="minorHAnsi" w:hAnsiTheme="minorHAnsi" w:cstheme="minorBidi"/>
              </w:rPr>
              <w:t>”</w:t>
            </w:r>
            <w:commentRangeStart w:id="7710"/>
            <w:commentRangeStart w:id="7711"/>
            <w:commentRangeEnd w:id="7710"/>
            <w:r w:rsidRPr="00CC1DC1">
              <w:rPr>
                <w:rStyle w:val="CommentReference"/>
                <w:rFonts w:asciiTheme="minorHAnsi" w:hAnsiTheme="minorHAnsi" w:cstheme="minorBidi"/>
                <w:sz w:val="20"/>
                <w:szCs w:val="24"/>
              </w:rPr>
              <w:commentReference w:id="7710"/>
            </w:r>
            <w:commentRangeEnd w:id="7711"/>
            <w:r w:rsidRPr="00CC1DC1">
              <w:rPr>
                <w:rStyle w:val="CommentReference"/>
                <w:rFonts w:asciiTheme="minorHAnsi" w:hAnsiTheme="minorHAnsi" w:cstheme="minorBidi"/>
                <w:sz w:val="20"/>
                <w:szCs w:val="24"/>
              </w:rPr>
              <w:commentReference w:id="7711"/>
            </w:r>
          </w:p>
          <w:p w14:paraId="153AE7DF" w14:textId="77777777" w:rsidR="00F60830" w:rsidRPr="00CC1DC1" w:rsidRDefault="00F60830" w:rsidP="00F60830">
            <w:pPr>
              <w:pStyle w:val="TableBodycopy"/>
              <w:rPr>
                <w:rFonts w:asciiTheme="minorHAnsi" w:hAnsiTheme="minorHAnsi" w:cstheme="minorHAnsi"/>
                <w:szCs w:val="20"/>
              </w:rPr>
            </w:pPr>
            <w:r w:rsidRPr="00CC1DC1">
              <w:rPr>
                <w:rFonts w:asciiTheme="minorHAnsi" w:hAnsiTheme="minorHAnsi" w:cstheme="minorHAnsi"/>
                <w:b/>
                <w:bCs/>
                <w:szCs w:val="20"/>
              </w:rPr>
              <w:t>THEN</w:t>
            </w:r>
            <w:r w:rsidRPr="00CC1DC1">
              <w:rPr>
                <w:rFonts w:asciiTheme="minorHAnsi" w:hAnsiTheme="minorHAnsi" w:cstheme="minorHAnsi"/>
                <w:szCs w:val="20"/>
              </w:rPr>
              <w:t xml:space="preserve"> display</w:t>
            </w:r>
          </w:p>
          <w:p w14:paraId="0FDDFFFA" w14:textId="77777777" w:rsidR="00F60830" w:rsidRPr="00CC1DC1" w:rsidRDefault="00F60830" w:rsidP="00F60830">
            <w:pPr>
              <w:pStyle w:val="TableBodycopy"/>
              <w:rPr>
                <w:rFonts w:asciiTheme="minorHAnsi" w:hAnsiTheme="minorHAnsi" w:cstheme="minorHAnsi"/>
                <w:b/>
                <w:bCs/>
              </w:rPr>
            </w:pPr>
            <w:r w:rsidRPr="00CC1DC1">
              <w:rPr>
                <w:rFonts w:asciiTheme="minorHAnsi" w:hAnsiTheme="minorHAnsi" w:cstheme="minorHAnsi"/>
                <w:b/>
                <w:bCs/>
                <w:szCs w:val="20"/>
              </w:rPr>
              <w:t>ELSEIF</w:t>
            </w:r>
          </w:p>
          <w:p w14:paraId="658A53CF" w14:textId="77777777" w:rsidR="00F60830" w:rsidRPr="00CC1DC1" w:rsidRDefault="00F60830" w:rsidP="00F60830">
            <w:pPr>
              <w:rPr>
                <w:rFonts w:asciiTheme="minorHAnsi" w:hAnsiTheme="minorHAnsi" w:cstheme="minorHAnsi"/>
                <w:b/>
                <w:bCs/>
                <w:sz w:val="20"/>
                <w:szCs w:val="20"/>
              </w:rPr>
            </w:pPr>
          </w:p>
        </w:tc>
        <w:tc>
          <w:tcPr>
            <w:tcW w:w="1560" w:type="dxa"/>
          </w:tcPr>
          <w:p w14:paraId="2818494B" w14:textId="77777777" w:rsidR="00F60830" w:rsidRPr="00D7158D" w:rsidRDefault="00F60830" w:rsidP="00F60830">
            <w:pPr>
              <w:spacing w:after="120"/>
              <w:rPr>
                <w:rFonts w:asciiTheme="minorHAnsi" w:hAnsiTheme="minorHAnsi" w:cstheme="minorHAnsi"/>
                <w:color w:val="000000"/>
                <w:sz w:val="18"/>
                <w:szCs w:val="18"/>
                <w:rPrChange w:id="7713"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714" w:author="sam sehgal" w:date="2024-10-14T16:19:00Z" w16du:dateUtc="2024-10-14T05:19:00Z">
                  <w:rPr>
                    <w:rFonts w:asciiTheme="minorHAnsi" w:hAnsiTheme="minorHAnsi" w:cstheme="minorHAnsi"/>
                    <w:color w:val="000000"/>
                    <w:sz w:val="14"/>
                    <w:szCs w:val="14"/>
                  </w:rPr>
                </w:rPrChange>
              </w:rPr>
              <w:t>Column 1 text:</w:t>
            </w:r>
          </w:p>
          <w:p w14:paraId="46C080E3" w14:textId="77777777" w:rsidR="00F60830" w:rsidRPr="00D7158D" w:rsidRDefault="00F60830" w:rsidP="00F60830">
            <w:pPr>
              <w:spacing w:after="120"/>
              <w:rPr>
                <w:rFonts w:asciiTheme="minorHAnsi" w:hAnsiTheme="minorHAnsi" w:cstheme="minorHAnsi"/>
                <w:color w:val="000000"/>
                <w:sz w:val="18"/>
                <w:szCs w:val="18"/>
                <w:rPrChange w:id="7715"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716" w:author="sam sehgal" w:date="2024-10-14T16:19:00Z" w16du:dateUtc="2024-10-14T05:19:00Z">
                  <w:rPr>
                    <w:rFonts w:asciiTheme="minorHAnsi" w:hAnsiTheme="minorHAnsi" w:cstheme="minorHAnsi"/>
                    <w:color w:val="000000"/>
                    <w:sz w:val="14"/>
                    <w:szCs w:val="14"/>
                  </w:rPr>
                </w:rPrChange>
              </w:rPr>
              <w:t xml:space="preserve">Bodycopy_COI </w:t>
            </w:r>
          </w:p>
          <w:p w14:paraId="621D589C" w14:textId="77777777" w:rsidR="00F60830" w:rsidRPr="00D7158D" w:rsidRDefault="00F60830" w:rsidP="00F60830">
            <w:pPr>
              <w:spacing w:after="120"/>
              <w:rPr>
                <w:rFonts w:asciiTheme="minorHAnsi" w:hAnsiTheme="minorHAnsi" w:cstheme="minorHAnsi"/>
                <w:color w:val="000000"/>
                <w:sz w:val="18"/>
                <w:szCs w:val="18"/>
                <w:rPrChange w:id="7717"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718" w:author="sam sehgal" w:date="2024-10-14T16:19:00Z" w16du:dateUtc="2024-10-14T05:19:00Z">
                  <w:rPr>
                    <w:rFonts w:asciiTheme="minorHAnsi" w:hAnsiTheme="minorHAnsi" w:cstheme="minorHAnsi"/>
                    <w:color w:val="000000"/>
                    <w:sz w:val="14"/>
                    <w:szCs w:val="14"/>
                  </w:rPr>
                </w:rPrChange>
              </w:rPr>
              <w:t>Column 2 text:</w:t>
            </w:r>
          </w:p>
          <w:p w14:paraId="06BE0DFC" w14:textId="1ADD31D7" w:rsidR="00F60830" w:rsidRPr="00D7158D" w:rsidRDefault="00F60830" w:rsidP="00F60830">
            <w:pPr>
              <w:spacing w:after="120"/>
              <w:rPr>
                <w:rFonts w:asciiTheme="minorHAnsi" w:hAnsiTheme="minorHAnsi" w:cstheme="minorHAnsi"/>
                <w:color w:val="000000"/>
                <w:sz w:val="18"/>
                <w:szCs w:val="18"/>
                <w:rPrChange w:id="7719"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rPrChange w:id="7720" w:author="sam sehgal" w:date="2024-10-14T16:19:00Z" w16du:dateUtc="2024-10-14T05:19:00Z">
                  <w:rPr>
                    <w:rFonts w:asciiTheme="minorHAnsi" w:hAnsiTheme="minorHAnsi" w:cstheme="minorHAnsi"/>
                    <w:color w:val="000000"/>
                    <w:sz w:val="14"/>
                    <w:szCs w:val="14"/>
                  </w:rPr>
                </w:rPrChange>
              </w:rPr>
              <w:t>Bullet_1_B_COI</w:t>
            </w:r>
          </w:p>
        </w:tc>
      </w:tr>
      <w:tr w:rsidR="00F60830" w:rsidRPr="00BD6987" w14:paraId="41A1C208" w14:textId="77777777" w:rsidTr="00BA2FD3">
        <w:trPr>
          <w:cantSplit/>
          <w:trHeight w:val="1106"/>
        </w:trPr>
        <w:tc>
          <w:tcPr>
            <w:tcW w:w="1013" w:type="dxa"/>
          </w:tcPr>
          <w:p w14:paraId="3EE15C13" w14:textId="77777777" w:rsidR="00F60830" w:rsidRPr="00BD6987" w:rsidRDefault="00F60830" w:rsidP="00F60830">
            <w:pPr>
              <w:tabs>
                <w:tab w:val="left" w:pos="1800"/>
              </w:tabs>
              <w:rPr>
                <w:rFonts w:asciiTheme="minorHAnsi" w:hAnsiTheme="minorHAnsi" w:cstheme="minorHAnsi"/>
                <w:b/>
                <w:sz w:val="20"/>
                <w:szCs w:val="20"/>
              </w:rPr>
            </w:pPr>
          </w:p>
        </w:tc>
        <w:tc>
          <w:tcPr>
            <w:tcW w:w="2101" w:type="dxa"/>
          </w:tcPr>
          <w:p w14:paraId="66962748" w14:textId="77777777" w:rsidR="00F60830" w:rsidRPr="00BD6987" w:rsidRDefault="00F60830" w:rsidP="00F60830">
            <w:pPr>
              <w:tabs>
                <w:tab w:val="left" w:pos="1800"/>
              </w:tabs>
              <w:rPr>
                <w:rFonts w:asciiTheme="minorHAnsi" w:hAnsiTheme="minorHAnsi" w:cstheme="minorHAnsi"/>
                <w:b/>
                <w:sz w:val="20"/>
                <w:szCs w:val="20"/>
              </w:rPr>
            </w:pPr>
          </w:p>
        </w:tc>
        <w:tc>
          <w:tcPr>
            <w:tcW w:w="7938" w:type="dxa"/>
          </w:tcPr>
          <w:tbl>
            <w:tblPr>
              <w:tblpPr w:leftFromText="180" w:rightFromText="180" w:vertAnchor="page" w:horzAnchor="margin" w:tblpY="82"/>
              <w:tblOverlap w:val="never"/>
              <w:tblW w:w="7852" w:type="dxa"/>
              <w:tblBorders>
                <w:bottom w:val="single" w:sz="4" w:space="0" w:color="auto"/>
              </w:tblBorders>
              <w:tblLayout w:type="fixed"/>
              <w:tblLook w:val="04A0" w:firstRow="1" w:lastRow="0" w:firstColumn="1" w:lastColumn="0" w:noHBand="0" w:noVBand="1"/>
              <w:tblPrChange w:id="7721" w:author="sam sehgal" w:date="2024-08-20T12:50:00Z" w16du:dateUtc="2024-08-20T02:50:00Z">
                <w:tblPr>
                  <w:tblpPr w:leftFromText="180" w:rightFromText="180" w:vertAnchor="page" w:horzAnchor="margin" w:tblpY="82"/>
                  <w:tblOverlap w:val="never"/>
                  <w:tblW w:w="8795" w:type="dxa"/>
                  <w:tblBorders>
                    <w:bottom w:val="single" w:sz="4" w:space="0" w:color="auto"/>
                  </w:tblBorders>
                  <w:tblLayout w:type="fixed"/>
                  <w:tblLook w:val="04A0" w:firstRow="1" w:lastRow="0" w:firstColumn="1" w:lastColumn="0" w:noHBand="0" w:noVBand="1"/>
                </w:tblPr>
              </w:tblPrChange>
            </w:tblPr>
            <w:tblGrid>
              <w:gridCol w:w="2301"/>
              <w:gridCol w:w="5551"/>
              <w:tblGridChange w:id="7722">
                <w:tblGrid>
                  <w:gridCol w:w="2301"/>
                  <w:gridCol w:w="277"/>
                  <w:gridCol w:w="5274"/>
                  <w:gridCol w:w="943"/>
                </w:tblGrid>
              </w:tblGridChange>
            </w:tblGrid>
            <w:tr w:rsidR="00F60830" w:rsidRPr="000579F2" w14:paraId="543FBE55" w14:textId="77777777" w:rsidTr="00DF514D">
              <w:trPr>
                <w:trHeight w:val="439"/>
                <w:trPrChange w:id="7723" w:author="sam sehgal" w:date="2024-08-20T12:50:00Z" w16du:dateUtc="2024-08-20T02:50:00Z">
                  <w:trPr>
                    <w:trHeight w:val="263"/>
                  </w:trPr>
                </w:trPrChange>
              </w:trPr>
              <w:tc>
                <w:tcPr>
                  <w:tcW w:w="2301" w:type="dxa"/>
                  <w:noWrap/>
                  <w:vAlign w:val="center"/>
                  <w:hideMark/>
                  <w:tcPrChange w:id="7724" w:author="sam sehgal" w:date="2024-08-20T12:50:00Z" w16du:dateUtc="2024-08-20T02:50:00Z">
                    <w:tcPr>
                      <w:tcW w:w="2578" w:type="dxa"/>
                      <w:gridSpan w:val="2"/>
                      <w:noWrap/>
                      <w:vAlign w:val="center"/>
                      <w:hideMark/>
                    </w:tcPr>
                  </w:tcPrChange>
                </w:tcPr>
                <w:p w14:paraId="32CDBE6D" w14:textId="4E2DCFA9" w:rsidR="00F60830" w:rsidRPr="000579F2" w:rsidRDefault="00F60830" w:rsidP="00F60830">
                  <w:pPr>
                    <w:pStyle w:val="BodycopyCOI"/>
                    <w:rPr>
                      <w:highlight w:val="cyan"/>
                      <w:rPrChange w:id="7725" w:author="Sue Simnor (EXT Idiom)" w:date="2024-08-13T18:11:00Z" w16du:dateUtc="2024-08-13T08:11:00Z">
                        <w:rPr/>
                      </w:rPrChange>
                    </w:rPr>
                  </w:pPr>
                  <w:r w:rsidRPr="000579F2">
                    <w:rPr>
                      <w:highlight w:val="cyan"/>
                      <w:rPrChange w:id="7726" w:author="Sue Simnor (EXT Idiom)" w:date="2024-08-13T18:11:00Z" w16du:dateUtc="2024-08-13T08:11:00Z">
                        <w:rPr/>
                      </w:rPrChange>
                    </w:rPr>
                    <w:t xml:space="preserve">You describe your </w:t>
                  </w:r>
                  <w:r w:rsidRPr="000579F2">
                    <w:rPr>
                      <w:rFonts w:eastAsia="Arial" w:cs="Arial"/>
                      <w:highlight w:val="cyan"/>
                      <w:rPrChange w:id="7727" w:author="Sue Simnor (EXT Idiom)" w:date="2024-08-13T18:11:00Z" w16du:dateUtc="2024-08-13T08:11:00Z">
                        <w:rPr>
                          <w:rFonts w:eastAsia="Arial" w:cs="Arial"/>
                        </w:rPr>
                      </w:rPrChange>
                    </w:rPr>
                    <w:t xml:space="preserve">Insured Address </w:t>
                  </w:r>
                  <w:r w:rsidRPr="000579F2">
                    <w:rPr>
                      <w:highlight w:val="cyan"/>
                      <w:rPrChange w:id="7728" w:author="Sue Simnor (EXT Idiom)" w:date="2024-08-13T18:11:00Z" w16du:dateUtc="2024-08-13T08:11:00Z">
                        <w:rPr/>
                      </w:rPrChange>
                    </w:rPr>
                    <w:t>as:</w:t>
                  </w:r>
                </w:p>
              </w:tc>
              <w:tc>
                <w:tcPr>
                  <w:tcW w:w="5551" w:type="dxa"/>
                  <w:noWrap/>
                  <w:vAlign w:val="bottom"/>
                  <w:hideMark/>
                  <w:tcPrChange w:id="7729" w:author="sam sehgal" w:date="2024-08-20T12:50:00Z" w16du:dateUtc="2024-08-20T02:50:00Z">
                    <w:tcPr>
                      <w:tcW w:w="6217" w:type="dxa"/>
                      <w:gridSpan w:val="2"/>
                      <w:noWrap/>
                      <w:vAlign w:val="bottom"/>
                      <w:hideMark/>
                    </w:tcPr>
                  </w:tcPrChange>
                </w:tcPr>
                <w:p w14:paraId="1A0F33B7" w14:textId="5091880A" w:rsidR="00F60830" w:rsidRPr="000579F2" w:rsidRDefault="00F60830" w:rsidP="00F60830">
                  <w:pPr>
                    <w:pStyle w:val="TableBodycopy"/>
                    <w:spacing w:line="240" w:lineRule="auto"/>
                    <w:rPr>
                      <w:b/>
                      <w:bCs/>
                      <w:highlight w:val="cyan"/>
                      <w:rPrChange w:id="7730" w:author="Sue Simnor (EXT Idiom)" w:date="2024-08-13T18:11:00Z" w16du:dateUtc="2024-08-13T08:11:00Z">
                        <w:rPr>
                          <w:b/>
                          <w:bCs/>
                        </w:rPr>
                      </w:rPrChange>
                    </w:rPr>
                  </w:pPr>
                  <w:r w:rsidRPr="000579F2">
                    <w:rPr>
                      <w:b/>
                      <w:bCs/>
                      <w:highlight w:val="cyan"/>
                      <w:rPrChange w:id="7731" w:author="Sue Simnor (EXT Idiom)" w:date="2024-08-13T18:11:00Z" w16du:dateUtc="2024-08-13T08:11:00Z">
                        <w:rPr>
                          <w:b/>
                          <w:bCs/>
                        </w:rPr>
                      </w:rPrChange>
                    </w:rPr>
                    <w:t xml:space="preserve">• </w:t>
                  </w:r>
                  <w:r w:rsidRPr="000579F2">
                    <w:rPr>
                      <w:rFonts w:ascii="Calibri" w:hAnsi="Calibri" w:cs="Calibri"/>
                      <w:b/>
                      <w:bCs/>
                      <w:sz w:val="22"/>
                      <w:szCs w:val="22"/>
                      <w:highlight w:val="cyan"/>
                      <w:rPrChange w:id="7732" w:author="Sue Simnor (EXT Idiom)" w:date="2024-08-13T18:11:00Z" w16du:dateUtc="2024-08-13T08:11:00Z">
                        <w:rPr>
                          <w:rFonts w:ascii="Calibri" w:hAnsi="Calibri" w:cs="Calibri"/>
                          <w:b/>
                          <w:bCs/>
                          <w:sz w:val="22"/>
                          <w:szCs w:val="22"/>
                        </w:rPr>
                      </w:rPrChange>
                    </w:rPr>
                    <w:t xml:space="preserve">has </w:t>
                  </w:r>
                  <w:r w:rsidR="00FF5C00" w:rsidRPr="000579F2">
                    <w:rPr>
                      <w:rFonts w:ascii="Calibri" w:hAnsi="Calibri" w:cs="Calibri"/>
                      <w:b/>
                      <w:bCs/>
                      <w:sz w:val="22"/>
                      <w:szCs w:val="22"/>
                      <w:highlight w:val="cyan"/>
                      <w:rPrChange w:id="7733" w:author="Sue Simnor (EXT Idiom)" w:date="2024-08-13T18:11:00Z" w16du:dateUtc="2024-08-13T08:11:00Z">
                        <w:rPr>
                          <w:rFonts w:ascii="Calibri" w:hAnsi="Calibri" w:cs="Calibri"/>
                          <w:b/>
                          <w:bCs/>
                          <w:sz w:val="22"/>
                          <w:szCs w:val="22"/>
                        </w:rPr>
                      </w:rPrChange>
                    </w:rPr>
                    <w:t>not been confirmed as being completely rewired, and/or had a safety switch installed on each electricity circuit within 30 years of you first taking out this policy</w:t>
                  </w:r>
                  <w:del w:id="7734" w:author="sam sehgal" w:date="2024-12-19T11:27:00Z" w16du:dateUtc="2024-12-19T00:27:00Z">
                    <w:r w:rsidR="00FF5C00" w:rsidRPr="00262A1B" w:rsidDel="00262A1B">
                      <w:rPr>
                        <w:rFonts w:ascii="Calibri" w:hAnsi="Calibri" w:cs="Calibri"/>
                        <w:b/>
                        <w:bCs/>
                        <w:sz w:val="22"/>
                        <w:szCs w:val="22"/>
                        <w:highlight w:val="green"/>
                        <w:rPrChange w:id="7735" w:author="sam sehgal" w:date="2024-12-19T11:27:00Z" w16du:dateUtc="2024-12-19T00:27:00Z">
                          <w:rPr>
                            <w:rFonts w:ascii="Calibri" w:hAnsi="Calibri" w:cs="Calibri"/>
                            <w:b/>
                            <w:bCs/>
                            <w:sz w:val="22"/>
                            <w:szCs w:val="22"/>
                          </w:rPr>
                        </w:rPrChange>
                      </w:rPr>
                      <w:delText>.</w:delText>
                    </w:r>
                  </w:del>
                </w:p>
              </w:tc>
            </w:tr>
          </w:tbl>
          <w:p w14:paraId="296DE1F4" w14:textId="77777777" w:rsidR="00F60830" w:rsidRPr="000579F2" w:rsidRDefault="00F60830" w:rsidP="00F60830">
            <w:pPr>
              <w:pStyle w:val="BodycopyCOI"/>
              <w:rPr>
                <w:highlight w:val="cyan"/>
                <w:rPrChange w:id="7736" w:author="Sue Simnor (EXT Idiom)" w:date="2024-08-13T18:11:00Z" w16du:dateUtc="2024-08-13T08:11:00Z">
                  <w:rPr/>
                </w:rPrChange>
              </w:rPr>
            </w:pPr>
          </w:p>
        </w:tc>
        <w:tc>
          <w:tcPr>
            <w:tcW w:w="1984" w:type="dxa"/>
          </w:tcPr>
          <w:p w14:paraId="06568D6F" w14:textId="77777777" w:rsidR="00F60830" w:rsidRPr="000579F2" w:rsidRDefault="00F60830" w:rsidP="00F60830">
            <w:pPr>
              <w:rPr>
                <w:rFonts w:asciiTheme="minorHAnsi" w:hAnsiTheme="minorHAnsi" w:cstheme="minorHAnsi"/>
                <w:sz w:val="20"/>
                <w:szCs w:val="20"/>
                <w:highlight w:val="cyan"/>
                <w:rPrChange w:id="7737" w:author="Sue Simnor (EXT Idiom)" w:date="2024-08-13T18:11:00Z" w16du:dateUtc="2024-08-13T08:11:00Z">
                  <w:rPr>
                    <w:rFonts w:asciiTheme="minorHAnsi" w:hAnsiTheme="minorHAnsi" w:cstheme="minorHAnsi"/>
                    <w:sz w:val="20"/>
                    <w:szCs w:val="20"/>
                  </w:rPr>
                </w:rPrChange>
              </w:rPr>
            </w:pPr>
            <w:r w:rsidRPr="000579F2">
              <w:rPr>
                <w:rFonts w:asciiTheme="minorHAnsi" w:hAnsiTheme="minorHAnsi" w:cstheme="minorHAnsi"/>
                <w:b/>
                <w:bCs/>
                <w:sz w:val="20"/>
                <w:szCs w:val="20"/>
                <w:highlight w:val="cyan"/>
                <w:rPrChange w:id="7738" w:author="Sue Simnor (EXT Idiom)" w:date="2024-08-13T18:11:00Z" w16du:dateUtc="2024-08-13T08:11:00Z">
                  <w:rPr>
                    <w:rFonts w:asciiTheme="minorHAnsi" w:hAnsiTheme="minorHAnsi" w:cstheme="minorHAnsi"/>
                    <w:b/>
                    <w:bCs/>
                    <w:sz w:val="20"/>
                    <w:szCs w:val="20"/>
                  </w:rPr>
                </w:rPrChange>
              </w:rPr>
              <w:t>IF</w:t>
            </w:r>
            <w:r w:rsidRPr="000579F2">
              <w:rPr>
                <w:rFonts w:asciiTheme="minorHAnsi" w:hAnsiTheme="minorHAnsi" w:cstheme="minorHAnsi"/>
                <w:sz w:val="20"/>
                <w:szCs w:val="20"/>
                <w:highlight w:val="cyan"/>
                <w:rPrChange w:id="7739" w:author="Sue Simnor (EXT Idiom)" w:date="2024-08-13T18:11:00Z" w16du:dateUtc="2024-08-13T08:11:00Z">
                  <w:rPr>
                    <w:rFonts w:asciiTheme="minorHAnsi" w:hAnsiTheme="minorHAnsi" w:cstheme="minorHAnsi"/>
                    <w:sz w:val="20"/>
                    <w:szCs w:val="20"/>
                  </w:rPr>
                </w:rPrChange>
              </w:rPr>
              <w:t xml:space="preserve"> </w:t>
            </w:r>
            <w:r w:rsidRPr="000579F2">
              <w:rPr>
                <w:rFonts w:asciiTheme="minorHAnsi" w:hAnsiTheme="minorHAnsi"/>
                <w:sz w:val="20"/>
                <w:szCs w:val="20"/>
                <w:highlight w:val="cyan"/>
                <w:rPrChange w:id="7740" w:author="Sue Simnor (EXT Idiom)" w:date="2024-08-13T18:11:00Z" w16du:dateUtc="2024-08-13T08:11:00Z">
                  <w:rPr>
                    <w:rFonts w:asciiTheme="minorHAnsi" w:hAnsiTheme="minorHAnsi"/>
                    <w:sz w:val="20"/>
                    <w:szCs w:val="20"/>
                  </w:rPr>
                </w:rPrChange>
              </w:rPr>
              <w:t>&lt;HomeCoverTypeCode&gt; != “3|Contents”</w:t>
            </w:r>
          </w:p>
          <w:p w14:paraId="417C86A2" w14:textId="77777777" w:rsidR="00F60830" w:rsidRPr="000579F2" w:rsidRDefault="00F60830" w:rsidP="00F60830">
            <w:pPr>
              <w:rPr>
                <w:rFonts w:asciiTheme="minorHAnsi" w:hAnsiTheme="minorHAnsi" w:cstheme="minorHAnsi"/>
                <w:sz w:val="22"/>
                <w:szCs w:val="22"/>
                <w:highlight w:val="cyan"/>
                <w:rPrChange w:id="7741" w:author="Sue Simnor (EXT Idiom)" w:date="2024-08-13T18:11:00Z" w16du:dateUtc="2024-08-13T08:11:00Z">
                  <w:rPr>
                    <w:rFonts w:asciiTheme="minorHAnsi" w:hAnsiTheme="minorHAnsi" w:cstheme="minorHAnsi"/>
                    <w:sz w:val="22"/>
                    <w:szCs w:val="22"/>
                  </w:rPr>
                </w:rPrChange>
              </w:rPr>
            </w:pPr>
            <w:r w:rsidRPr="000579F2">
              <w:rPr>
                <w:rFonts w:asciiTheme="minorHAnsi" w:hAnsiTheme="minorHAnsi" w:cstheme="minorHAnsi"/>
                <w:b/>
                <w:bCs/>
                <w:sz w:val="22"/>
                <w:szCs w:val="22"/>
                <w:highlight w:val="cyan"/>
                <w:rPrChange w:id="7742" w:author="Sue Simnor (EXT Idiom)" w:date="2024-08-13T18:11:00Z" w16du:dateUtc="2024-08-13T08:11:00Z">
                  <w:rPr>
                    <w:rFonts w:asciiTheme="minorHAnsi" w:hAnsiTheme="minorHAnsi" w:cstheme="minorHAnsi"/>
                    <w:b/>
                    <w:bCs/>
                    <w:sz w:val="22"/>
                    <w:szCs w:val="22"/>
                  </w:rPr>
                </w:rPrChange>
              </w:rPr>
              <w:t>AND</w:t>
            </w:r>
            <w:r w:rsidRPr="000579F2">
              <w:rPr>
                <w:rFonts w:asciiTheme="minorHAnsi" w:hAnsiTheme="minorHAnsi" w:cstheme="minorHAnsi"/>
                <w:sz w:val="22"/>
                <w:szCs w:val="22"/>
                <w:highlight w:val="cyan"/>
                <w:rPrChange w:id="7743" w:author="Sue Simnor (EXT Idiom)" w:date="2024-08-13T18:11:00Z" w16du:dateUtc="2024-08-13T08:11:00Z">
                  <w:rPr>
                    <w:rFonts w:asciiTheme="minorHAnsi" w:hAnsiTheme="minorHAnsi" w:cstheme="minorHAnsi"/>
                    <w:sz w:val="22"/>
                    <w:szCs w:val="22"/>
                  </w:rPr>
                </w:rPrChange>
              </w:rPr>
              <w:t xml:space="preserve"> </w:t>
            </w:r>
          </w:p>
          <w:p w14:paraId="6145CE3D" w14:textId="5BB3DC54" w:rsidR="00F60830" w:rsidRPr="000579F2" w:rsidRDefault="00F60830" w:rsidP="00F60830">
            <w:pPr>
              <w:pStyle w:val="TableBodycopy"/>
              <w:rPr>
                <w:rFonts w:asciiTheme="minorHAnsi" w:hAnsiTheme="minorHAnsi" w:cstheme="minorBidi"/>
                <w:highlight w:val="cyan"/>
                <w:rPrChange w:id="7744" w:author="Sue Simnor (EXT Idiom)" w:date="2024-08-13T18:11:00Z" w16du:dateUtc="2024-08-13T08:11:00Z">
                  <w:rPr>
                    <w:rFonts w:asciiTheme="minorHAnsi" w:hAnsiTheme="minorHAnsi" w:cstheme="minorBidi"/>
                  </w:rPr>
                </w:rPrChange>
              </w:rPr>
            </w:pPr>
            <w:r w:rsidRPr="000579F2">
              <w:rPr>
                <w:rFonts w:asciiTheme="minorHAnsi" w:hAnsiTheme="minorHAnsi" w:cstheme="minorBidi"/>
                <w:highlight w:val="cyan"/>
                <w:rPrChange w:id="7745" w:author="Sue Simnor (EXT Idiom)" w:date="2024-08-13T18:11:00Z" w16du:dateUtc="2024-08-13T08:11:00Z">
                  <w:rPr>
                    <w:rFonts w:asciiTheme="minorHAnsi" w:hAnsiTheme="minorHAnsi" w:cstheme="minorBidi"/>
                  </w:rPr>
                </w:rPrChange>
              </w:rPr>
              <w:t>&lt;PropertyRewiredCode&gt;</w:t>
            </w:r>
            <w:r w:rsidRPr="000579F2" w:rsidDel="0054544B">
              <w:rPr>
                <w:rFonts w:asciiTheme="minorHAnsi" w:hAnsiTheme="minorHAnsi" w:cstheme="minorBidi"/>
                <w:highlight w:val="cyan"/>
                <w:rPrChange w:id="7746" w:author="Sue Simnor (EXT Idiom)" w:date="2024-08-13T18:11:00Z" w16du:dateUtc="2024-08-13T08:11:00Z">
                  <w:rPr>
                    <w:rFonts w:asciiTheme="minorHAnsi" w:hAnsiTheme="minorHAnsi" w:cstheme="minorBidi"/>
                  </w:rPr>
                </w:rPrChange>
              </w:rPr>
              <w:t xml:space="preserve"> </w:t>
            </w:r>
            <w:r w:rsidRPr="000579F2">
              <w:rPr>
                <w:rFonts w:asciiTheme="minorHAnsi" w:hAnsiTheme="minorHAnsi" w:cstheme="minorBidi"/>
                <w:highlight w:val="cyan"/>
                <w:rPrChange w:id="7747" w:author="Sue Simnor (EXT Idiom)" w:date="2024-08-13T18:11:00Z" w16du:dateUtc="2024-08-13T08:11:00Z">
                  <w:rPr>
                    <w:rFonts w:asciiTheme="minorHAnsi" w:hAnsiTheme="minorHAnsi" w:cstheme="minorBidi"/>
                  </w:rPr>
                </w:rPrChange>
              </w:rPr>
              <w:t>= “</w:t>
            </w:r>
            <w:r w:rsidR="00FF5C00" w:rsidRPr="000579F2">
              <w:rPr>
                <w:rFonts w:asciiTheme="minorHAnsi" w:hAnsiTheme="minorHAnsi" w:cstheme="minorBidi"/>
                <w:highlight w:val="cyan"/>
                <w:rPrChange w:id="7748" w:author="Sue Simnor (EXT Idiom)" w:date="2024-08-13T18:11:00Z" w16du:dateUtc="2024-08-13T08:11:00Z">
                  <w:rPr>
                    <w:rFonts w:asciiTheme="minorHAnsi" w:hAnsiTheme="minorHAnsi" w:cstheme="minorBidi"/>
                  </w:rPr>
                </w:rPrChange>
              </w:rPr>
              <w:t>3|RewiringNotRecorded</w:t>
            </w:r>
            <w:r w:rsidRPr="000579F2">
              <w:rPr>
                <w:rFonts w:asciiTheme="minorHAnsi" w:hAnsiTheme="minorHAnsi" w:cstheme="minorBidi"/>
                <w:highlight w:val="cyan"/>
                <w:rPrChange w:id="7749" w:author="Sue Simnor (EXT Idiom)" w:date="2024-08-13T18:11:00Z" w16du:dateUtc="2024-08-13T08:11:00Z">
                  <w:rPr>
                    <w:rFonts w:asciiTheme="minorHAnsi" w:hAnsiTheme="minorHAnsi" w:cstheme="minorBidi"/>
                  </w:rPr>
                </w:rPrChange>
              </w:rPr>
              <w:t>”</w:t>
            </w:r>
            <w:commentRangeStart w:id="7750"/>
            <w:commentRangeStart w:id="7751"/>
            <w:commentRangeEnd w:id="7750"/>
            <w:r w:rsidRPr="000579F2">
              <w:rPr>
                <w:rStyle w:val="CommentReference"/>
                <w:rFonts w:asciiTheme="minorHAnsi" w:hAnsiTheme="minorHAnsi" w:cstheme="minorBidi"/>
                <w:sz w:val="20"/>
                <w:szCs w:val="24"/>
                <w:highlight w:val="cyan"/>
                <w:rPrChange w:id="7752" w:author="Sue Simnor (EXT Idiom)" w:date="2024-08-13T18:11:00Z" w16du:dateUtc="2024-08-13T08:11:00Z">
                  <w:rPr>
                    <w:rStyle w:val="CommentReference"/>
                    <w:rFonts w:asciiTheme="minorHAnsi" w:hAnsiTheme="minorHAnsi" w:cstheme="minorBidi"/>
                    <w:sz w:val="20"/>
                    <w:szCs w:val="24"/>
                  </w:rPr>
                </w:rPrChange>
              </w:rPr>
              <w:commentReference w:id="7750"/>
            </w:r>
            <w:commentRangeEnd w:id="7751"/>
            <w:r w:rsidRPr="000579F2">
              <w:rPr>
                <w:rStyle w:val="CommentReference"/>
                <w:rFonts w:asciiTheme="minorHAnsi" w:hAnsiTheme="minorHAnsi" w:cstheme="minorBidi"/>
                <w:sz w:val="20"/>
                <w:szCs w:val="24"/>
                <w:highlight w:val="cyan"/>
                <w:rPrChange w:id="7754" w:author="Sue Simnor (EXT Idiom)" w:date="2024-08-13T18:11:00Z" w16du:dateUtc="2024-08-13T08:11:00Z">
                  <w:rPr>
                    <w:rStyle w:val="CommentReference"/>
                    <w:rFonts w:asciiTheme="minorHAnsi" w:hAnsiTheme="minorHAnsi" w:cstheme="minorBidi"/>
                    <w:sz w:val="20"/>
                    <w:szCs w:val="24"/>
                  </w:rPr>
                </w:rPrChange>
              </w:rPr>
              <w:commentReference w:id="7751"/>
            </w:r>
          </w:p>
          <w:p w14:paraId="4E05EEBF" w14:textId="77777777" w:rsidR="00F60830" w:rsidRPr="000579F2" w:rsidRDefault="00F60830" w:rsidP="00F60830">
            <w:pPr>
              <w:pStyle w:val="TableBodycopy"/>
              <w:rPr>
                <w:rFonts w:asciiTheme="minorHAnsi" w:hAnsiTheme="minorHAnsi" w:cstheme="minorHAnsi"/>
                <w:szCs w:val="20"/>
                <w:highlight w:val="cyan"/>
                <w:rPrChange w:id="7755" w:author="Sue Simnor (EXT Idiom)" w:date="2024-08-13T18:11:00Z" w16du:dateUtc="2024-08-13T08:11:00Z">
                  <w:rPr>
                    <w:rFonts w:asciiTheme="minorHAnsi" w:hAnsiTheme="minorHAnsi" w:cstheme="minorHAnsi"/>
                    <w:szCs w:val="20"/>
                  </w:rPr>
                </w:rPrChange>
              </w:rPr>
            </w:pPr>
            <w:r w:rsidRPr="000579F2">
              <w:rPr>
                <w:rFonts w:asciiTheme="minorHAnsi" w:hAnsiTheme="minorHAnsi" w:cstheme="minorHAnsi"/>
                <w:b/>
                <w:bCs/>
                <w:szCs w:val="20"/>
                <w:highlight w:val="cyan"/>
                <w:rPrChange w:id="7756" w:author="Sue Simnor (EXT Idiom)" w:date="2024-08-13T18:11:00Z" w16du:dateUtc="2024-08-13T08:11:00Z">
                  <w:rPr>
                    <w:rFonts w:asciiTheme="minorHAnsi" w:hAnsiTheme="minorHAnsi" w:cstheme="minorHAnsi"/>
                    <w:b/>
                    <w:bCs/>
                    <w:szCs w:val="20"/>
                  </w:rPr>
                </w:rPrChange>
              </w:rPr>
              <w:t>THEN</w:t>
            </w:r>
            <w:r w:rsidRPr="000579F2">
              <w:rPr>
                <w:rFonts w:asciiTheme="minorHAnsi" w:hAnsiTheme="minorHAnsi" w:cstheme="minorHAnsi"/>
                <w:szCs w:val="20"/>
                <w:highlight w:val="cyan"/>
                <w:rPrChange w:id="7757" w:author="Sue Simnor (EXT Idiom)" w:date="2024-08-13T18:11:00Z" w16du:dateUtc="2024-08-13T08:11:00Z">
                  <w:rPr>
                    <w:rFonts w:asciiTheme="minorHAnsi" w:hAnsiTheme="minorHAnsi" w:cstheme="minorHAnsi"/>
                    <w:szCs w:val="20"/>
                  </w:rPr>
                </w:rPrChange>
              </w:rPr>
              <w:t xml:space="preserve"> display</w:t>
            </w:r>
          </w:p>
          <w:p w14:paraId="54A50780" w14:textId="77777777" w:rsidR="00F60830" w:rsidRPr="000579F2" w:rsidRDefault="00F60830" w:rsidP="00F60830">
            <w:pPr>
              <w:pStyle w:val="TableBodycopy"/>
              <w:rPr>
                <w:rFonts w:asciiTheme="minorHAnsi" w:hAnsiTheme="minorHAnsi" w:cstheme="minorHAnsi"/>
                <w:b/>
                <w:bCs/>
                <w:highlight w:val="cyan"/>
                <w:rPrChange w:id="7758" w:author="Sue Simnor (EXT Idiom)" w:date="2024-08-13T18:11:00Z" w16du:dateUtc="2024-08-13T08:11:00Z">
                  <w:rPr>
                    <w:rFonts w:asciiTheme="minorHAnsi" w:hAnsiTheme="minorHAnsi" w:cstheme="minorHAnsi"/>
                    <w:b/>
                    <w:bCs/>
                  </w:rPr>
                </w:rPrChange>
              </w:rPr>
            </w:pPr>
            <w:r w:rsidRPr="000579F2">
              <w:rPr>
                <w:rFonts w:asciiTheme="minorHAnsi" w:hAnsiTheme="minorHAnsi" w:cstheme="minorHAnsi"/>
                <w:b/>
                <w:bCs/>
                <w:szCs w:val="20"/>
                <w:highlight w:val="cyan"/>
                <w:rPrChange w:id="7759" w:author="Sue Simnor (EXT Idiom)" w:date="2024-08-13T18:11:00Z" w16du:dateUtc="2024-08-13T08:11:00Z">
                  <w:rPr>
                    <w:rFonts w:asciiTheme="minorHAnsi" w:hAnsiTheme="minorHAnsi" w:cstheme="minorHAnsi"/>
                    <w:b/>
                    <w:bCs/>
                    <w:szCs w:val="20"/>
                  </w:rPr>
                </w:rPrChange>
              </w:rPr>
              <w:t>ELSEIF</w:t>
            </w:r>
          </w:p>
          <w:p w14:paraId="77821D96" w14:textId="77777777" w:rsidR="00F60830" w:rsidRPr="000579F2" w:rsidRDefault="00F60830" w:rsidP="00F60830">
            <w:pPr>
              <w:rPr>
                <w:rFonts w:asciiTheme="minorHAnsi" w:hAnsiTheme="minorHAnsi" w:cstheme="minorHAnsi"/>
                <w:b/>
                <w:bCs/>
                <w:sz w:val="20"/>
                <w:szCs w:val="20"/>
                <w:highlight w:val="cyan"/>
                <w:rPrChange w:id="7760" w:author="Sue Simnor (EXT Idiom)" w:date="2024-08-13T18:11:00Z" w16du:dateUtc="2024-08-13T08:11:00Z">
                  <w:rPr>
                    <w:rFonts w:asciiTheme="minorHAnsi" w:hAnsiTheme="minorHAnsi" w:cstheme="minorHAnsi"/>
                    <w:b/>
                    <w:bCs/>
                    <w:sz w:val="20"/>
                    <w:szCs w:val="20"/>
                  </w:rPr>
                </w:rPrChange>
              </w:rPr>
            </w:pPr>
          </w:p>
        </w:tc>
        <w:tc>
          <w:tcPr>
            <w:tcW w:w="1560" w:type="dxa"/>
          </w:tcPr>
          <w:p w14:paraId="69AEB96D" w14:textId="77777777" w:rsidR="00F60830" w:rsidRPr="00D7158D" w:rsidRDefault="00F60830" w:rsidP="00F60830">
            <w:pPr>
              <w:spacing w:after="120"/>
              <w:rPr>
                <w:rFonts w:asciiTheme="minorHAnsi" w:hAnsiTheme="minorHAnsi" w:cstheme="minorHAnsi"/>
                <w:color w:val="000000"/>
                <w:sz w:val="18"/>
                <w:szCs w:val="18"/>
                <w:highlight w:val="cyan"/>
                <w:rPrChange w:id="7761"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highlight w:val="cyan"/>
                <w:rPrChange w:id="7762" w:author="sam sehgal" w:date="2024-10-14T16:19:00Z" w16du:dateUtc="2024-10-14T05:19:00Z">
                  <w:rPr>
                    <w:rFonts w:asciiTheme="minorHAnsi" w:hAnsiTheme="minorHAnsi" w:cstheme="minorHAnsi"/>
                    <w:color w:val="000000"/>
                    <w:sz w:val="14"/>
                    <w:szCs w:val="14"/>
                  </w:rPr>
                </w:rPrChange>
              </w:rPr>
              <w:t>Column 1 text:</w:t>
            </w:r>
          </w:p>
          <w:p w14:paraId="6F0C869A" w14:textId="77777777" w:rsidR="00F60830" w:rsidRPr="00D7158D" w:rsidRDefault="00F60830" w:rsidP="00F60830">
            <w:pPr>
              <w:spacing w:after="120"/>
              <w:rPr>
                <w:rFonts w:asciiTheme="minorHAnsi" w:hAnsiTheme="minorHAnsi" w:cstheme="minorHAnsi"/>
                <w:color w:val="000000"/>
                <w:sz w:val="18"/>
                <w:szCs w:val="18"/>
                <w:highlight w:val="cyan"/>
                <w:rPrChange w:id="7763"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highlight w:val="cyan"/>
                <w:rPrChange w:id="7764" w:author="sam sehgal" w:date="2024-10-14T16:19:00Z" w16du:dateUtc="2024-10-14T05:19:00Z">
                  <w:rPr>
                    <w:rFonts w:asciiTheme="minorHAnsi" w:hAnsiTheme="minorHAnsi" w:cstheme="minorHAnsi"/>
                    <w:color w:val="000000"/>
                    <w:sz w:val="14"/>
                    <w:szCs w:val="14"/>
                  </w:rPr>
                </w:rPrChange>
              </w:rPr>
              <w:t xml:space="preserve">Bodycopy_COI </w:t>
            </w:r>
          </w:p>
          <w:p w14:paraId="4E94B363" w14:textId="77777777" w:rsidR="00F60830" w:rsidRPr="00D7158D" w:rsidRDefault="00F60830" w:rsidP="00F60830">
            <w:pPr>
              <w:spacing w:after="120"/>
              <w:rPr>
                <w:rFonts w:asciiTheme="minorHAnsi" w:hAnsiTheme="minorHAnsi" w:cstheme="minorHAnsi"/>
                <w:color w:val="000000"/>
                <w:sz w:val="18"/>
                <w:szCs w:val="18"/>
                <w:highlight w:val="cyan"/>
                <w:rPrChange w:id="7765" w:author="sam sehgal" w:date="2024-10-14T16:19:00Z" w16du:dateUtc="2024-10-14T05:19: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highlight w:val="cyan"/>
                <w:rPrChange w:id="7766" w:author="sam sehgal" w:date="2024-10-14T16:19:00Z" w16du:dateUtc="2024-10-14T05:19:00Z">
                  <w:rPr>
                    <w:rFonts w:asciiTheme="minorHAnsi" w:hAnsiTheme="minorHAnsi" w:cstheme="minorHAnsi"/>
                    <w:color w:val="000000"/>
                    <w:sz w:val="14"/>
                    <w:szCs w:val="14"/>
                  </w:rPr>
                </w:rPrChange>
              </w:rPr>
              <w:t>Column 2 text:</w:t>
            </w:r>
          </w:p>
          <w:p w14:paraId="55B5FC6D" w14:textId="39B2B71B" w:rsidR="00F60830" w:rsidRPr="000579F2" w:rsidRDefault="00F60830" w:rsidP="00F60830">
            <w:pPr>
              <w:spacing w:after="120"/>
              <w:rPr>
                <w:rFonts w:asciiTheme="minorHAnsi" w:hAnsiTheme="minorHAnsi" w:cstheme="minorHAnsi"/>
                <w:color w:val="000000"/>
                <w:sz w:val="14"/>
                <w:szCs w:val="14"/>
                <w:highlight w:val="cyan"/>
                <w:rPrChange w:id="7767" w:author="Sue Simnor (EXT Idiom)" w:date="2024-08-13T18:11:00Z" w16du:dateUtc="2024-08-13T08:11:00Z">
                  <w:rPr>
                    <w:rFonts w:asciiTheme="minorHAnsi" w:hAnsiTheme="minorHAnsi" w:cstheme="minorHAnsi"/>
                    <w:color w:val="000000"/>
                    <w:sz w:val="14"/>
                    <w:szCs w:val="14"/>
                  </w:rPr>
                </w:rPrChange>
              </w:rPr>
            </w:pPr>
            <w:r w:rsidRPr="00D7158D">
              <w:rPr>
                <w:rFonts w:asciiTheme="minorHAnsi" w:hAnsiTheme="minorHAnsi" w:cstheme="minorHAnsi"/>
                <w:color w:val="000000"/>
                <w:sz w:val="18"/>
                <w:szCs w:val="18"/>
                <w:highlight w:val="cyan"/>
                <w:rPrChange w:id="7768" w:author="sam sehgal" w:date="2024-10-14T16:19:00Z" w16du:dateUtc="2024-10-14T05:19:00Z">
                  <w:rPr>
                    <w:rFonts w:asciiTheme="minorHAnsi" w:hAnsiTheme="minorHAnsi" w:cstheme="minorHAnsi"/>
                    <w:color w:val="000000"/>
                    <w:sz w:val="14"/>
                    <w:szCs w:val="14"/>
                  </w:rPr>
                </w:rPrChange>
              </w:rPr>
              <w:t>Bullet_1_B_COI</w:t>
            </w:r>
          </w:p>
        </w:tc>
      </w:tr>
    </w:tbl>
    <w:p w14:paraId="52FA1BE5" w14:textId="77777777" w:rsidR="00AB727D" w:rsidRPr="00720F8E" w:rsidRDefault="00AB727D" w:rsidP="001C5D00">
      <w:pPr>
        <w:rPr>
          <w:rFonts w:asciiTheme="minorHAnsi" w:hAnsiTheme="minorHAnsi" w:cstheme="minorHAnsi"/>
        </w:rPr>
      </w:pPr>
    </w:p>
    <w:p w14:paraId="70D788EC" w14:textId="77777777" w:rsidR="00AB727D" w:rsidRPr="00720F8E" w:rsidRDefault="00AB727D" w:rsidP="00530C7D">
      <w:pPr>
        <w:jc w:val="center"/>
        <w:rPr>
          <w:rFonts w:asciiTheme="minorHAnsi" w:hAnsiTheme="minorHAnsi" w:cstheme="minorHAnsi"/>
        </w:rPr>
      </w:pPr>
    </w:p>
    <w:p w14:paraId="070EC49E" w14:textId="75134BA3" w:rsidR="00961BD1" w:rsidRDefault="00961BD1" w:rsidP="003F04B7">
      <w:pPr>
        <w:pStyle w:val="Heading2"/>
        <w:ind w:left="720"/>
        <w:rPr>
          <w:rFonts w:asciiTheme="minorHAnsi" w:hAnsiTheme="minorHAnsi" w:cstheme="minorHAnsi"/>
        </w:rPr>
      </w:pPr>
      <w:bookmarkStart w:id="7769" w:name="_Toc143871487"/>
      <w:bookmarkStart w:id="7770" w:name="_Toc173483733"/>
      <w:r w:rsidRPr="00720F8E">
        <w:rPr>
          <w:rFonts w:asciiTheme="minorHAnsi" w:hAnsiTheme="minorHAnsi" w:cstheme="minorHAnsi"/>
        </w:rPr>
        <w:lastRenderedPageBreak/>
        <w:t>Your car</w:t>
      </w:r>
      <w:r w:rsidR="00954412" w:rsidRPr="00720F8E">
        <w:rPr>
          <w:rFonts w:asciiTheme="minorHAnsi" w:hAnsiTheme="minorHAnsi" w:cstheme="minorHAnsi"/>
        </w:rPr>
        <w:t xml:space="preserve"> (Motor)</w:t>
      </w:r>
      <w:bookmarkEnd w:id="7769"/>
      <w:bookmarkEnd w:id="7770"/>
    </w:p>
    <w:p w14:paraId="1A3A4B94" w14:textId="3A593587" w:rsidR="00145261" w:rsidRPr="00C1020A" w:rsidRDefault="00145261" w:rsidP="00C1020A">
      <w:pPr>
        <w:jc w:val="center"/>
      </w:pPr>
      <w:r>
        <w:rPr>
          <w:noProof/>
          <w14:ligatures w14:val="none"/>
        </w:rPr>
        <w:drawing>
          <wp:inline distT="0" distB="0" distL="0" distR="0" wp14:anchorId="390CA729" wp14:editId="35759162">
            <wp:extent cx="5743575" cy="933450"/>
            <wp:effectExtent l="0" t="0" r="9525" b="0"/>
            <wp:docPr id="185669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91030" name=""/>
                    <pic:cNvPicPr/>
                  </pic:nvPicPr>
                  <pic:blipFill>
                    <a:blip r:embed="rId40"/>
                    <a:stretch>
                      <a:fillRect/>
                    </a:stretch>
                  </pic:blipFill>
                  <pic:spPr>
                    <a:xfrm>
                      <a:off x="0" y="0"/>
                      <a:ext cx="5743575" cy="933450"/>
                    </a:xfrm>
                    <a:prstGeom prst="rect">
                      <a:avLst/>
                    </a:prstGeom>
                  </pic:spPr>
                </pic:pic>
              </a:graphicData>
            </a:graphic>
          </wp:inline>
        </w:drawing>
      </w:r>
    </w:p>
    <w:p w14:paraId="5A0D9FFB" w14:textId="659B4CD2" w:rsidR="00961BD1" w:rsidRPr="00720F8E" w:rsidRDefault="004F271C" w:rsidP="6D5B893E">
      <w:pPr>
        <w:jc w:val="center"/>
        <w:rPr>
          <w:rFonts w:asciiTheme="minorHAnsi" w:hAnsiTheme="minorHAnsi" w:cstheme="minorHAnsi"/>
        </w:rPr>
      </w:pPr>
      <w:r w:rsidRPr="004F271C">
        <w:rPr>
          <w:noProof/>
          <w14:ligatures w14:val="none"/>
        </w:rPr>
        <w:t xml:space="preserve"> </w:t>
      </w:r>
      <w:r>
        <w:rPr>
          <w:noProof/>
          <w14:ligatures w14:val="none"/>
        </w:rPr>
        <w:drawing>
          <wp:inline distT="0" distB="0" distL="0" distR="0" wp14:anchorId="2F3EF7EC" wp14:editId="1DB9E563">
            <wp:extent cx="6267450" cy="3248025"/>
            <wp:effectExtent l="0" t="0" r="0" b="9525"/>
            <wp:docPr id="207991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17140" name=""/>
                    <pic:cNvPicPr/>
                  </pic:nvPicPr>
                  <pic:blipFill>
                    <a:blip r:embed="rId41"/>
                    <a:stretch>
                      <a:fillRect/>
                    </a:stretch>
                  </pic:blipFill>
                  <pic:spPr>
                    <a:xfrm>
                      <a:off x="0" y="0"/>
                      <a:ext cx="6267450" cy="3248025"/>
                    </a:xfrm>
                    <a:prstGeom prst="rect">
                      <a:avLst/>
                    </a:prstGeom>
                  </pic:spPr>
                </pic:pic>
              </a:graphicData>
            </a:graphic>
          </wp:inline>
        </w:drawing>
      </w:r>
    </w:p>
    <w:p w14:paraId="023B7AB7" w14:textId="2637AE61" w:rsidR="007A0870" w:rsidRPr="00B53116" w:rsidRDefault="007A0870" w:rsidP="007A0870">
      <w:pPr>
        <w:rPr>
          <w:rFonts w:asciiTheme="minorHAnsi" w:hAnsiTheme="minorHAnsi" w:cstheme="minorHAnsi"/>
          <w:u w:val="single"/>
        </w:rPr>
      </w:pPr>
      <w:r w:rsidRPr="004D3E2A">
        <w:rPr>
          <w:rFonts w:asciiTheme="minorHAnsi" w:hAnsiTheme="minorHAnsi" w:cstheme="minorHAnsi"/>
          <w:u w:val="single"/>
        </w:rPr>
        <w:t xml:space="preserve">Section layout </w:t>
      </w:r>
      <w:r w:rsidRPr="004D3E2A">
        <w:rPr>
          <w:rFonts w:asciiTheme="minorHAnsi" w:hAnsiTheme="minorHAnsi"/>
          <w:b/>
          <w:bCs/>
          <w:sz w:val="20"/>
          <w:szCs w:val="20"/>
          <w:u w:val="single"/>
        </w:rPr>
        <w:t>IF</w:t>
      </w:r>
      <w:r w:rsidRPr="004D3E2A">
        <w:rPr>
          <w:rFonts w:asciiTheme="minorHAnsi" w:hAnsiTheme="minorHAnsi"/>
          <w:sz w:val="20"/>
          <w:szCs w:val="20"/>
          <w:u w:val="single"/>
        </w:rPr>
        <w:t xml:space="preserve"> </w:t>
      </w:r>
      <w:r w:rsidR="00876A66">
        <w:rPr>
          <w:rFonts w:asciiTheme="minorHAnsi" w:hAnsiTheme="minorHAnsi"/>
          <w:sz w:val="20"/>
          <w:szCs w:val="20"/>
          <w:u w:val="single"/>
        </w:rPr>
        <w:t xml:space="preserve">&lt;ProductCode&gt; </w:t>
      </w:r>
      <w:r w:rsidRPr="004D3E2A">
        <w:rPr>
          <w:rFonts w:asciiTheme="minorHAnsi" w:hAnsiTheme="minorHAnsi"/>
          <w:sz w:val="20"/>
          <w:szCs w:val="20"/>
          <w:u w:val="single"/>
        </w:rPr>
        <w:t>= “</w:t>
      </w:r>
      <w:r w:rsidR="003A56B8">
        <w:rPr>
          <w:rFonts w:asciiTheme="minorHAnsi" w:hAnsiTheme="minorHAnsi"/>
          <w:sz w:val="20"/>
          <w:szCs w:val="20"/>
          <w:u w:val="single"/>
        </w:rPr>
        <w:t>Auto</w:t>
      </w:r>
      <w:r w:rsidRPr="004D3E2A">
        <w:rPr>
          <w:rFonts w:asciiTheme="minorHAnsi" w:hAnsiTheme="minorHAnsi"/>
          <w:sz w:val="20"/>
          <w:szCs w:val="20"/>
          <w:u w:val="single"/>
        </w:rPr>
        <w:t>”</w:t>
      </w:r>
    </w:p>
    <w:p w14:paraId="3EDF7720" w14:textId="41298A2B" w:rsidR="007A0870" w:rsidRPr="00720F8E" w:rsidRDefault="007A0870" w:rsidP="007A0870">
      <w:pPr>
        <w:rPr>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2101"/>
        <w:gridCol w:w="8788"/>
        <w:gridCol w:w="1701"/>
        <w:gridCol w:w="993"/>
      </w:tblGrid>
      <w:tr w:rsidR="004A1629" w:rsidRPr="00720F8E" w14:paraId="6C0229FB" w14:textId="77777777" w:rsidTr="001E7F90">
        <w:trPr>
          <w:cantSplit/>
        </w:trPr>
        <w:tc>
          <w:tcPr>
            <w:tcW w:w="1013" w:type="dxa"/>
            <w:shd w:val="clear" w:color="auto" w:fill="BFBFBF" w:themeFill="background1" w:themeFillShade="BF"/>
          </w:tcPr>
          <w:p w14:paraId="1DE9ECC2" w14:textId="16B13156" w:rsidR="007A0870" w:rsidRPr="003F04B7" w:rsidRDefault="007A0870">
            <w:pPr>
              <w:tabs>
                <w:tab w:val="left" w:pos="1800"/>
              </w:tabs>
              <w:rPr>
                <w:rFonts w:asciiTheme="minorHAnsi" w:hAnsiTheme="minorHAnsi" w:cstheme="minorHAnsi"/>
                <w:b/>
                <w:rPrChange w:id="7771" w:author="Sue Simnor (EXT Idiom)" w:date="2024-08-07T10:11:00Z" w16du:dateUtc="2024-08-07T00:11:00Z">
                  <w:rPr>
                    <w:rFonts w:asciiTheme="minorHAnsi" w:hAnsiTheme="minorHAnsi" w:cstheme="minorHAnsi"/>
                    <w:b/>
                    <w:sz w:val="20"/>
                  </w:rPr>
                </w:rPrChange>
              </w:rPr>
            </w:pPr>
            <w:r w:rsidRPr="003F04B7">
              <w:rPr>
                <w:rFonts w:asciiTheme="minorHAnsi" w:hAnsiTheme="minorHAnsi" w:cstheme="minorHAnsi"/>
                <w:b/>
                <w:rPrChange w:id="7772" w:author="Sue Simnor (EXT Idiom)" w:date="2024-08-07T10:11:00Z" w16du:dateUtc="2024-08-07T00:11:00Z">
                  <w:rPr>
                    <w:rFonts w:asciiTheme="minorHAnsi" w:hAnsiTheme="minorHAnsi" w:cstheme="minorHAnsi"/>
                    <w:b/>
                    <w:sz w:val="20"/>
                  </w:rPr>
                </w:rPrChange>
              </w:rPr>
              <w:t>Ref</w:t>
            </w:r>
          </w:p>
        </w:tc>
        <w:tc>
          <w:tcPr>
            <w:tcW w:w="2101" w:type="dxa"/>
            <w:shd w:val="clear" w:color="auto" w:fill="BFBFBF" w:themeFill="background1" w:themeFillShade="BF"/>
          </w:tcPr>
          <w:p w14:paraId="322C88B2" w14:textId="755FA956" w:rsidR="007A0870" w:rsidRPr="003F04B7" w:rsidRDefault="007A0870">
            <w:pPr>
              <w:tabs>
                <w:tab w:val="left" w:pos="1800"/>
              </w:tabs>
              <w:jc w:val="center"/>
              <w:rPr>
                <w:rFonts w:asciiTheme="minorHAnsi" w:hAnsiTheme="minorHAnsi" w:cstheme="minorHAnsi"/>
                <w:b/>
                <w:rPrChange w:id="7773" w:author="Sue Simnor (EXT Idiom)" w:date="2024-08-07T10:11:00Z" w16du:dateUtc="2024-08-07T00:11:00Z">
                  <w:rPr>
                    <w:rFonts w:asciiTheme="minorHAnsi" w:hAnsiTheme="minorHAnsi" w:cstheme="minorHAnsi"/>
                    <w:b/>
                    <w:sz w:val="20"/>
                  </w:rPr>
                </w:rPrChange>
              </w:rPr>
            </w:pPr>
            <w:r w:rsidRPr="003F04B7">
              <w:rPr>
                <w:rFonts w:asciiTheme="minorHAnsi" w:hAnsiTheme="minorHAnsi" w:cstheme="minorHAnsi"/>
                <w:b/>
                <w:rPrChange w:id="7774" w:author="Sue Simnor (EXT Idiom)" w:date="2024-08-07T10:11:00Z" w16du:dateUtc="2024-08-07T00:11:00Z">
                  <w:rPr>
                    <w:rFonts w:asciiTheme="minorHAnsi" w:hAnsiTheme="minorHAnsi" w:cstheme="minorHAnsi"/>
                    <w:b/>
                    <w:sz w:val="20"/>
                  </w:rPr>
                </w:rPrChange>
              </w:rPr>
              <w:t>Variables</w:t>
            </w:r>
          </w:p>
        </w:tc>
        <w:tc>
          <w:tcPr>
            <w:tcW w:w="8788" w:type="dxa"/>
            <w:shd w:val="clear" w:color="auto" w:fill="BFBFBF" w:themeFill="background1" w:themeFillShade="BF"/>
          </w:tcPr>
          <w:p w14:paraId="7184F3AC" w14:textId="261E7CF2" w:rsidR="007A0870" w:rsidRPr="003F04B7" w:rsidRDefault="007A0870">
            <w:pPr>
              <w:tabs>
                <w:tab w:val="left" w:pos="1800"/>
              </w:tabs>
              <w:jc w:val="center"/>
              <w:rPr>
                <w:rFonts w:asciiTheme="minorHAnsi" w:hAnsiTheme="minorHAnsi" w:cstheme="minorHAnsi"/>
                <w:b/>
              </w:rPr>
            </w:pPr>
            <w:r w:rsidRPr="003F04B7">
              <w:rPr>
                <w:rFonts w:asciiTheme="minorHAnsi" w:hAnsiTheme="minorHAnsi" w:cstheme="minorHAnsi"/>
                <w:b/>
                <w:rPrChange w:id="7775" w:author="Sue Simnor (EXT Idiom)" w:date="2024-08-07T10:11:00Z" w16du:dateUtc="2024-08-07T00:11:00Z">
                  <w:rPr>
                    <w:rFonts w:asciiTheme="minorHAnsi" w:hAnsiTheme="minorHAnsi" w:cstheme="minorHAnsi"/>
                    <w:b/>
                    <w:sz w:val="20"/>
                    <w:szCs w:val="20"/>
                  </w:rPr>
                </w:rPrChange>
              </w:rPr>
              <w:t>Content</w:t>
            </w:r>
          </w:p>
        </w:tc>
        <w:tc>
          <w:tcPr>
            <w:tcW w:w="1701" w:type="dxa"/>
            <w:shd w:val="clear" w:color="auto" w:fill="BFBFBF" w:themeFill="background1" w:themeFillShade="BF"/>
          </w:tcPr>
          <w:p w14:paraId="1484F39D" w14:textId="353017CF" w:rsidR="007A0870" w:rsidRPr="003F04B7" w:rsidRDefault="007A0870">
            <w:pPr>
              <w:tabs>
                <w:tab w:val="left" w:pos="1800"/>
              </w:tabs>
              <w:jc w:val="center"/>
              <w:rPr>
                <w:rFonts w:asciiTheme="minorHAnsi" w:hAnsiTheme="minorHAnsi" w:cstheme="minorHAnsi"/>
                <w:b/>
                <w:rPrChange w:id="7776" w:author="Sue Simnor (EXT Idiom)" w:date="2024-08-07T10:11:00Z" w16du:dateUtc="2024-08-07T00:11:00Z">
                  <w:rPr>
                    <w:rFonts w:asciiTheme="minorHAnsi" w:hAnsiTheme="minorHAnsi" w:cstheme="minorHAnsi"/>
                    <w:b/>
                    <w:sz w:val="20"/>
                  </w:rPr>
                </w:rPrChange>
              </w:rPr>
            </w:pPr>
            <w:r w:rsidRPr="003F04B7">
              <w:rPr>
                <w:rFonts w:asciiTheme="minorHAnsi" w:hAnsiTheme="minorHAnsi" w:cstheme="minorHAnsi"/>
                <w:b/>
                <w:rPrChange w:id="7777" w:author="Sue Simnor (EXT Idiom)" w:date="2024-08-07T10:11:00Z" w16du:dateUtc="2024-08-07T00:11:00Z">
                  <w:rPr>
                    <w:rFonts w:asciiTheme="minorHAnsi" w:hAnsiTheme="minorHAnsi" w:cstheme="minorHAnsi"/>
                    <w:b/>
                    <w:sz w:val="20"/>
                  </w:rPr>
                </w:rPrChange>
              </w:rPr>
              <w:t>Logic</w:t>
            </w:r>
          </w:p>
        </w:tc>
        <w:tc>
          <w:tcPr>
            <w:tcW w:w="993" w:type="dxa"/>
            <w:shd w:val="clear" w:color="auto" w:fill="BFBFBF" w:themeFill="background1" w:themeFillShade="BF"/>
          </w:tcPr>
          <w:p w14:paraId="4B8297B0" w14:textId="6A03613C" w:rsidR="007A0870" w:rsidRPr="003F04B7" w:rsidRDefault="007A0870">
            <w:pPr>
              <w:tabs>
                <w:tab w:val="left" w:pos="1800"/>
              </w:tabs>
              <w:jc w:val="center"/>
              <w:rPr>
                <w:rFonts w:asciiTheme="minorHAnsi" w:hAnsiTheme="minorHAnsi" w:cstheme="minorHAnsi"/>
                <w:b/>
                <w:rPrChange w:id="7778" w:author="Sue Simnor (EXT Idiom)" w:date="2024-08-07T10:11:00Z" w16du:dateUtc="2024-08-07T00:11:00Z">
                  <w:rPr>
                    <w:rFonts w:asciiTheme="minorHAnsi" w:hAnsiTheme="minorHAnsi" w:cstheme="minorHAnsi"/>
                    <w:b/>
                    <w:sz w:val="20"/>
                  </w:rPr>
                </w:rPrChange>
              </w:rPr>
            </w:pPr>
            <w:r w:rsidRPr="003F04B7">
              <w:rPr>
                <w:rFonts w:asciiTheme="minorHAnsi" w:hAnsiTheme="minorHAnsi" w:cstheme="minorHAnsi"/>
                <w:b/>
                <w:rPrChange w:id="7779" w:author="Sue Simnor (EXT Idiom)" w:date="2024-08-07T10:11:00Z" w16du:dateUtc="2024-08-07T00:11:00Z">
                  <w:rPr>
                    <w:rFonts w:asciiTheme="minorHAnsi" w:hAnsiTheme="minorHAnsi" w:cstheme="minorHAnsi"/>
                    <w:b/>
                    <w:sz w:val="20"/>
                  </w:rPr>
                </w:rPrChange>
              </w:rPr>
              <w:t>Style</w:t>
            </w:r>
          </w:p>
        </w:tc>
      </w:tr>
      <w:tr w:rsidR="00826143" w:rsidRPr="00BD6987" w14:paraId="2A662D9F" w14:textId="77777777" w:rsidTr="001E7F90">
        <w:trPr>
          <w:cantSplit/>
        </w:trPr>
        <w:tc>
          <w:tcPr>
            <w:tcW w:w="1013" w:type="dxa"/>
          </w:tcPr>
          <w:p w14:paraId="287EFFFF" w14:textId="66992CC4" w:rsidR="004D5F0F" w:rsidRPr="00BD6987" w:rsidRDefault="004D5F0F" w:rsidP="004D5F0F">
            <w:pPr>
              <w:tabs>
                <w:tab w:val="left" w:pos="1800"/>
              </w:tabs>
              <w:rPr>
                <w:rFonts w:asciiTheme="minorHAnsi" w:hAnsiTheme="minorHAnsi" w:cstheme="minorHAnsi"/>
                <w:b/>
                <w:sz w:val="20"/>
                <w:szCs w:val="20"/>
              </w:rPr>
            </w:pPr>
            <w:r w:rsidRPr="000916A6">
              <w:rPr>
                <w:rFonts w:asciiTheme="minorHAnsi" w:hAnsiTheme="minorHAnsi" w:cstheme="minorHAnsi"/>
                <w:bCs/>
                <w:sz w:val="20"/>
                <w:szCs w:val="20"/>
              </w:rPr>
              <w:t>YC 1</w:t>
            </w:r>
          </w:p>
        </w:tc>
        <w:tc>
          <w:tcPr>
            <w:tcW w:w="2101" w:type="dxa"/>
          </w:tcPr>
          <w:p w14:paraId="2B2F9A60" w14:textId="1D5736C5" w:rsidR="004D5F0F" w:rsidRPr="00BD6987" w:rsidRDefault="004D5F0F" w:rsidP="004D5F0F">
            <w:pPr>
              <w:tabs>
                <w:tab w:val="left" w:pos="1800"/>
              </w:tabs>
              <w:rPr>
                <w:rFonts w:asciiTheme="minorHAnsi" w:hAnsiTheme="minorHAnsi" w:cstheme="minorHAnsi"/>
                <w:b/>
                <w:sz w:val="20"/>
                <w:szCs w:val="20"/>
              </w:rPr>
            </w:pPr>
          </w:p>
        </w:tc>
        <w:tc>
          <w:tcPr>
            <w:tcW w:w="8788" w:type="dxa"/>
          </w:tcPr>
          <w:tbl>
            <w:tblPr>
              <w:tblStyle w:val="TableGrid"/>
              <w:tblpPr w:leftFromText="180" w:rightFromText="180" w:vertAnchor="text" w:horzAnchor="margin" w:tblpY="-89"/>
              <w:tblOverlap w:val="never"/>
              <w:tblW w:w="86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77"/>
              <w:gridCol w:w="3072"/>
            </w:tblGrid>
            <w:tr w:rsidR="004D5F0F" w:rsidRPr="00FB7024" w14:paraId="71AAF84A" w14:textId="05619AE3" w:rsidTr="624AC179">
              <w:trPr>
                <w:trHeight w:val="479"/>
              </w:trPr>
              <w:tc>
                <w:tcPr>
                  <w:tcW w:w="5577" w:type="dxa"/>
                  <w:tcBorders>
                    <w:right w:val="single" w:sz="4" w:space="0" w:color="auto"/>
                  </w:tcBorders>
                </w:tcPr>
                <w:p w14:paraId="5C422C51" w14:textId="35B0858F" w:rsidR="004D5F0F" w:rsidRPr="00FB7024" w:rsidRDefault="004D5F0F" w:rsidP="004D5F0F">
                  <w:pPr>
                    <w:pStyle w:val="Heading1COI"/>
                    <w:rPr>
                      <w:rFonts w:asciiTheme="minorHAnsi" w:hAnsiTheme="minorHAnsi" w:cstheme="minorBidi"/>
                    </w:rPr>
                  </w:pPr>
                  <w:r w:rsidRPr="00FB7024">
                    <w:rPr>
                      <w:b w:val="0"/>
                      <w:bCs w:val="0"/>
                    </w:rPr>
                    <w:t>2.</w:t>
                  </w:r>
                  <w:r w:rsidRPr="00FB7024">
                    <w:t xml:space="preserve"> </w:t>
                  </w:r>
                  <w:commentRangeStart w:id="7780"/>
                  <w:commentRangeStart w:id="7781"/>
                  <w:r w:rsidRPr="00FB7024">
                    <w:t>Your Insured Car</w:t>
                  </w:r>
                  <w:commentRangeEnd w:id="7780"/>
                  <w:r>
                    <w:rPr>
                      <w:rStyle w:val="CommentReference"/>
                      <w:rFonts w:cs="Arial"/>
                      <w:sz w:val="28"/>
                      <w:szCs w:val="28"/>
                    </w:rPr>
                    <w:commentReference w:id="7780"/>
                  </w:r>
                  <w:commentRangeEnd w:id="7781"/>
                  <w:r>
                    <w:rPr>
                      <w:rStyle w:val="CommentReference"/>
                      <w:rFonts w:cs="Arial"/>
                      <w:sz w:val="28"/>
                      <w:szCs w:val="28"/>
                    </w:rPr>
                    <w:commentReference w:id="7781"/>
                  </w:r>
                  <w:r w:rsidR="0076099F">
                    <w:t xml:space="preserve"> </w:t>
                  </w:r>
                </w:p>
              </w:tc>
              <w:tc>
                <w:tcPr>
                  <w:tcW w:w="3072" w:type="dxa"/>
                  <w:tcBorders>
                    <w:left w:val="single" w:sz="4" w:space="0" w:color="auto"/>
                  </w:tcBorders>
                </w:tcPr>
                <w:p w14:paraId="0C7FA91F" w14:textId="500098B6" w:rsidR="004D5F0F" w:rsidRPr="00FB7024" w:rsidRDefault="004D5F0F" w:rsidP="004D5F0F">
                  <w:pPr>
                    <w:pStyle w:val="Heading10"/>
                    <w:jc w:val="right"/>
                    <w:rPr>
                      <w:rFonts w:asciiTheme="minorHAnsi" w:hAnsiTheme="minorHAnsi" w:cstheme="minorBidi"/>
                      <w:b w:val="0"/>
                      <w:sz w:val="20"/>
                      <w:szCs w:val="20"/>
                    </w:rPr>
                  </w:pPr>
                </w:p>
              </w:tc>
            </w:tr>
            <w:tr w:rsidR="004D5F0F" w:rsidRPr="00FB7024" w14:paraId="034216C4" w14:textId="77777777" w:rsidTr="624AC179">
              <w:trPr>
                <w:trHeight w:val="698"/>
              </w:trPr>
              <w:tc>
                <w:tcPr>
                  <w:tcW w:w="8649" w:type="dxa"/>
                  <w:gridSpan w:val="2"/>
                </w:tcPr>
                <w:p w14:paraId="4704190E" w14:textId="39037D1B" w:rsidR="004D5F0F" w:rsidRPr="00FB7024" w:rsidRDefault="004D5F0F" w:rsidP="004D5F0F">
                  <w:pPr>
                    <w:pStyle w:val="BodycopyCOI"/>
                  </w:pPr>
                  <w:r w:rsidRPr="00FB7024">
                    <w:t xml:space="preserve">For a full description of what you are covered for under this policy, please read the </w:t>
                  </w:r>
                  <w:r w:rsidRPr="003F04B7">
                    <w:rPr>
                      <w:strike/>
                    </w:rPr>
                    <w:t>attached</w:t>
                  </w:r>
                  <w:r w:rsidRPr="00FB7024">
                    <w:t xml:space="preserve"> Product Disclosure Statement (PDS).</w:t>
                  </w:r>
                </w:p>
              </w:tc>
            </w:tr>
          </w:tbl>
          <w:p w14:paraId="1970072A" w14:textId="0D135F0E" w:rsidR="004D5F0F" w:rsidRPr="00FB7024" w:rsidRDefault="004D5F0F" w:rsidP="004D5F0F">
            <w:pPr>
              <w:tabs>
                <w:tab w:val="left" w:pos="1800"/>
              </w:tabs>
              <w:rPr>
                <w:rFonts w:asciiTheme="minorHAnsi" w:hAnsiTheme="minorHAnsi" w:cstheme="minorHAnsi"/>
                <w:noProof/>
                <w:sz w:val="20"/>
                <w:szCs w:val="20"/>
              </w:rPr>
            </w:pPr>
          </w:p>
        </w:tc>
        <w:tc>
          <w:tcPr>
            <w:tcW w:w="1701" w:type="dxa"/>
          </w:tcPr>
          <w:p w14:paraId="79CFA54E" w14:textId="34A65AAF" w:rsidR="004D5F0F" w:rsidRPr="00BD6987" w:rsidRDefault="004D5F0F" w:rsidP="004D5F0F">
            <w:pPr>
              <w:tabs>
                <w:tab w:val="left" w:pos="1800"/>
              </w:tabs>
              <w:rPr>
                <w:rFonts w:asciiTheme="minorHAnsi" w:hAnsiTheme="minorHAnsi" w:cstheme="minorHAnsi"/>
                <w:bCs/>
                <w:sz w:val="20"/>
                <w:szCs w:val="20"/>
              </w:rPr>
            </w:pPr>
            <w:r>
              <w:rPr>
                <w:rFonts w:asciiTheme="minorHAnsi" w:hAnsiTheme="minorHAnsi" w:cstheme="minorHAnsi"/>
                <w:bCs/>
                <w:sz w:val="20"/>
              </w:rPr>
              <w:t>Always</w:t>
            </w:r>
            <w:r w:rsidRPr="0026227E">
              <w:rPr>
                <w:rFonts w:asciiTheme="minorHAnsi" w:hAnsiTheme="minorHAnsi" w:cstheme="minorHAnsi"/>
                <w:bCs/>
                <w:sz w:val="20"/>
              </w:rPr>
              <w:t xml:space="preserve"> display</w:t>
            </w:r>
          </w:p>
        </w:tc>
        <w:tc>
          <w:tcPr>
            <w:tcW w:w="993" w:type="dxa"/>
          </w:tcPr>
          <w:p w14:paraId="60BF339A" w14:textId="0FC2611E" w:rsidR="004D5F0F" w:rsidRPr="00A2646F" w:rsidRDefault="004D5F0F" w:rsidP="004D5F0F">
            <w:pPr>
              <w:tabs>
                <w:tab w:val="left" w:pos="1800"/>
              </w:tabs>
              <w:rPr>
                <w:rFonts w:asciiTheme="minorHAnsi" w:hAnsiTheme="minorHAnsi" w:cstheme="minorHAnsi"/>
                <w:bCs/>
                <w:sz w:val="20"/>
                <w:szCs w:val="20"/>
              </w:rPr>
            </w:pPr>
            <w:r w:rsidRPr="00A2646F">
              <w:rPr>
                <w:rFonts w:asciiTheme="minorHAnsi" w:hAnsiTheme="minorHAnsi" w:cstheme="minorHAnsi"/>
                <w:bCs/>
                <w:sz w:val="20"/>
                <w:szCs w:val="20"/>
              </w:rPr>
              <w:t>Heading_1_COI</w:t>
            </w:r>
          </w:p>
          <w:p w14:paraId="222B95AE" w14:textId="2F1476DE" w:rsidR="004D5F0F" w:rsidRPr="00A2646F" w:rsidRDefault="004D5F0F" w:rsidP="004D5F0F">
            <w:pPr>
              <w:tabs>
                <w:tab w:val="left" w:pos="1800"/>
              </w:tabs>
              <w:rPr>
                <w:rFonts w:asciiTheme="minorHAnsi" w:hAnsiTheme="minorHAnsi" w:cstheme="minorHAnsi"/>
                <w:bCs/>
                <w:sz w:val="20"/>
                <w:szCs w:val="20"/>
              </w:rPr>
            </w:pPr>
          </w:p>
          <w:p w14:paraId="2E05AA62" w14:textId="4E85BCC0" w:rsidR="004D5F0F" w:rsidRPr="00BD6987" w:rsidRDefault="004D5F0F" w:rsidP="004D5F0F">
            <w:pPr>
              <w:tabs>
                <w:tab w:val="left" w:pos="1800"/>
              </w:tabs>
              <w:rPr>
                <w:rFonts w:asciiTheme="minorHAnsi" w:hAnsiTheme="minorHAnsi" w:cstheme="minorHAnsi"/>
                <w:bCs/>
                <w:sz w:val="20"/>
                <w:szCs w:val="20"/>
              </w:rPr>
            </w:pPr>
            <w:r w:rsidRPr="00A2646F">
              <w:rPr>
                <w:rFonts w:asciiTheme="minorHAnsi" w:hAnsiTheme="minorHAnsi" w:cstheme="minorHAnsi"/>
                <w:bCs/>
                <w:sz w:val="20"/>
                <w:szCs w:val="20"/>
              </w:rPr>
              <w:t>Bodycopy</w:t>
            </w:r>
            <w:r>
              <w:rPr>
                <w:rFonts w:asciiTheme="minorHAnsi" w:hAnsiTheme="minorHAnsi" w:cstheme="minorHAnsi"/>
                <w:bCs/>
                <w:sz w:val="20"/>
                <w:szCs w:val="20"/>
              </w:rPr>
              <w:t>_COI</w:t>
            </w:r>
          </w:p>
        </w:tc>
      </w:tr>
      <w:tr w:rsidR="00826143" w:rsidRPr="00BD6987" w14:paraId="0245E95A" w14:textId="77777777" w:rsidTr="001E7F90">
        <w:trPr>
          <w:cantSplit/>
          <w:trHeight w:val="699"/>
        </w:trPr>
        <w:tc>
          <w:tcPr>
            <w:tcW w:w="1013" w:type="dxa"/>
          </w:tcPr>
          <w:p w14:paraId="2CF0F332" w14:textId="67213C55" w:rsidR="004D5F0F" w:rsidRPr="00BD6987" w:rsidRDefault="004D5F0F" w:rsidP="004D5F0F">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YC </w:t>
            </w:r>
            <w:r>
              <w:rPr>
                <w:rFonts w:asciiTheme="minorHAnsi" w:hAnsiTheme="minorHAnsi" w:cstheme="minorHAnsi"/>
                <w:bCs/>
                <w:sz w:val="20"/>
                <w:szCs w:val="20"/>
              </w:rPr>
              <w:t>2</w:t>
            </w:r>
          </w:p>
        </w:tc>
        <w:tc>
          <w:tcPr>
            <w:tcW w:w="2101" w:type="dxa"/>
          </w:tcPr>
          <w:p w14:paraId="509158AD" w14:textId="300D8C91" w:rsidR="004D5F0F" w:rsidRPr="00BD6987" w:rsidRDefault="004D5F0F" w:rsidP="004D5F0F">
            <w:pPr>
              <w:tabs>
                <w:tab w:val="left" w:pos="1800"/>
              </w:tabs>
              <w:rPr>
                <w:rFonts w:asciiTheme="minorHAnsi" w:hAnsiTheme="minorHAnsi" w:cstheme="minorHAnsi"/>
                <w:b/>
                <w:sz w:val="20"/>
                <w:szCs w:val="20"/>
              </w:rPr>
            </w:pPr>
            <w:r w:rsidRPr="00F2440F">
              <w:rPr>
                <w:rFonts w:asciiTheme="minorHAnsi" w:eastAsia="Arial" w:hAnsiTheme="minorHAnsi" w:cstheme="minorHAnsi"/>
                <w:color w:val="000000" w:themeColor="text1"/>
                <w:sz w:val="20"/>
                <w:szCs w:val="20"/>
              </w:rPr>
              <w:t>&lt;VehicleYear&gt; &lt;VehicleMake&gt; &lt;VehicleModel&gt; &lt;VehicleDescription&gt;</w:t>
            </w:r>
          </w:p>
        </w:tc>
        <w:tc>
          <w:tcPr>
            <w:tcW w:w="8788" w:type="dxa"/>
          </w:tcPr>
          <w:tbl>
            <w:tblPr>
              <w:tblpPr w:leftFromText="180" w:rightFromText="180" w:horzAnchor="margin" w:tblpY="420"/>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D5F0F" w:rsidRPr="00FB7024" w14:paraId="61603528" w14:textId="77777777" w:rsidTr="0472516C">
              <w:trPr>
                <w:trHeight w:val="300"/>
              </w:trPr>
              <w:tc>
                <w:tcPr>
                  <w:tcW w:w="2861" w:type="dxa"/>
                  <w:noWrap/>
                  <w:hideMark/>
                </w:tcPr>
                <w:p w14:paraId="7303CF2B" w14:textId="364EA2F0" w:rsidR="004D5F0F" w:rsidRPr="00FB7024" w:rsidRDefault="004D5F0F" w:rsidP="004D5F0F">
                  <w:pPr>
                    <w:pStyle w:val="BodycopyCOI"/>
                    <w:rPr>
                      <w:rFonts w:asciiTheme="minorHAnsi" w:hAnsiTheme="minorHAnsi" w:cstheme="minorBidi"/>
                      <w:b/>
                      <w:bCs/>
                    </w:rPr>
                  </w:pPr>
                  <w:r w:rsidRPr="00FB7024">
                    <w:t xml:space="preserve">Year, </w:t>
                  </w:r>
                  <w:commentRangeStart w:id="7782"/>
                  <w:commentRangeStart w:id="7783"/>
                  <w:r w:rsidRPr="00FB7024">
                    <w:t>make and model</w:t>
                  </w:r>
                  <w:r w:rsidRPr="00FB7024">
                    <w:rPr>
                      <w:rFonts w:asciiTheme="minorHAnsi" w:hAnsiTheme="minorHAnsi" w:cstheme="minorBidi"/>
                      <w:lang w:eastAsia="en-AU"/>
                    </w:rPr>
                    <w:t>:</w:t>
                  </w:r>
                  <w:commentRangeEnd w:id="7782"/>
                  <w:r w:rsidRPr="00FB7024">
                    <w:rPr>
                      <w:rStyle w:val="CommentReference"/>
                      <w:rFonts w:asciiTheme="minorHAnsi" w:hAnsiTheme="minorHAnsi" w:cstheme="minorBidi"/>
                      <w:b/>
                      <w:bCs/>
                      <w:sz w:val="18"/>
                      <w:szCs w:val="18"/>
                    </w:rPr>
                    <w:commentReference w:id="7782"/>
                  </w:r>
                  <w:commentRangeEnd w:id="7783"/>
                  <w:r w:rsidRPr="00FB7024">
                    <w:rPr>
                      <w:rStyle w:val="CommentReference"/>
                      <w:rFonts w:asciiTheme="minorHAnsi" w:hAnsiTheme="minorHAnsi" w:cstheme="minorBidi"/>
                      <w:b/>
                      <w:bCs/>
                      <w:sz w:val="18"/>
                      <w:szCs w:val="18"/>
                    </w:rPr>
                    <w:commentReference w:id="7783"/>
                  </w:r>
                </w:p>
              </w:tc>
              <w:tc>
                <w:tcPr>
                  <w:tcW w:w="4546" w:type="dxa"/>
                  <w:noWrap/>
                  <w:vAlign w:val="bottom"/>
                  <w:hideMark/>
                </w:tcPr>
                <w:p w14:paraId="742F9B28" w14:textId="4270C6AA" w:rsidR="004D5F0F" w:rsidRPr="00FB7024" w:rsidRDefault="004D5F0F" w:rsidP="004D5F0F">
                  <w:pPr>
                    <w:pStyle w:val="TableHeading3"/>
                    <w:rPr>
                      <w:color w:val="000000"/>
                      <w:sz w:val="22"/>
                      <w:szCs w:val="22"/>
                      <w:lang w:eastAsia="en-AU"/>
                    </w:rPr>
                  </w:pPr>
                  <w:r w:rsidRPr="00FB7024">
                    <w:t>&lt;VehicleDescription&gt;</w:t>
                  </w:r>
                  <w:r w:rsidRPr="00FB7024">
                    <w:rPr>
                      <w:color w:val="000000"/>
                      <w:sz w:val="22"/>
                      <w:szCs w:val="22"/>
                      <w:lang w:eastAsia="en-AU"/>
                    </w:rPr>
                    <w:t xml:space="preserve"> </w:t>
                  </w:r>
                </w:p>
              </w:tc>
            </w:tr>
          </w:tbl>
          <w:p w14:paraId="19F2C85B" w14:textId="54FCB29A" w:rsidR="004D5F0F" w:rsidRPr="00FB7024" w:rsidRDefault="004D5F0F" w:rsidP="004D5F0F">
            <w:pPr>
              <w:tabs>
                <w:tab w:val="left" w:pos="1800"/>
              </w:tabs>
              <w:rPr>
                <w:rFonts w:asciiTheme="minorHAnsi" w:hAnsiTheme="minorHAnsi" w:cstheme="minorHAnsi"/>
                <w:noProof/>
                <w:sz w:val="20"/>
                <w:szCs w:val="20"/>
              </w:rPr>
            </w:pPr>
          </w:p>
        </w:tc>
        <w:tc>
          <w:tcPr>
            <w:tcW w:w="1701" w:type="dxa"/>
          </w:tcPr>
          <w:p w14:paraId="2C9E6369" w14:textId="2BC99D92" w:rsidR="004D5F0F" w:rsidRPr="00BD6987" w:rsidRDefault="004D5F0F" w:rsidP="004D5F0F">
            <w:pPr>
              <w:tabs>
                <w:tab w:val="left" w:pos="1800"/>
              </w:tabs>
              <w:rPr>
                <w:rFonts w:asciiTheme="minorHAnsi" w:hAnsiTheme="minorHAnsi" w:cstheme="minorHAnsi"/>
                <w:bCs/>
                <w:sz w:val="20"/>
                <w:szCs w:val="20"/>
              </w:rPr>
            </w:pPr>
            <w:r>
              <w:rPr>
                <w:rFonts w:asciiTheme="minorHAnsi" w:hAnsiTheme="minorHAnsi" w:cstheme="minorHAnsi"/>
                <w:bCs/>
                <w:sz w:val="20"/>
              </w:rPr>
              <w:t>Always</w:t>
            </w:r>
            <w:r w:rsidRPr="0026227E">
              <w:rPr>
                <w:rFonts w:asciiTheme="minorHAnsi" w:hAnsiTheme="minorHAnsi" w:cstheme="minorHAnsi"/>
                <w:bCs/>
                <w:sz w:val="20"/>
              </w:rPr>
              <w:t xml:space="preserve"> display</w:t>
            </w:r>
          </w:p>
        </w:tc>
        <w:tc>
          <w:tcPr>
            <w:tcW w:w="993" w:type="dxa"/>
          </w:tcPr>
          <w:p w14:paraId="378007DE" w14:textId="773972F9" w:rsidR="004D5F0F" w:rsidRPr="00327D28" w:rsidRDefault="004D5F0F" w:rsidP="004D5F0F">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45BAAC2F" w14:textId="078637AA" w:rsidR="004D5F0F" w:rsidRPr="00327D28" w:rsidRDefault="004D5F0F" w:rsidP="004D5F0F">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256C6D6E" w14:textId="2D9AFB69" w:rsidR="004D5F0F" w:rsidRPr="00327D28" w:rsidRDefault="004D5F0F" w:rsidP="004D5F0F">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53586C77" w14:textId="2E01F3A4" w:rsidR="004D5F0F" w:rsidRPr="00BD6987" w:rsidRDefault="004D5F0F" w:rsidP="004D5F0F">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826143" w:rsidRPr="00BD6987" w14:paraId="0165DD98" w14:textId="77777777" w:rsidTr="001E7F90">
        <w:trPr>
          <w:cantSplit/>
          <w:trHeight w:val="1002"/>
        </w:trPr>
        <w:tc>
          <w:tcPr>
            <w:tcW w:w="1013" w:type="dxa"/>
          </w:tcPr>
          <w:p w14:paraId="4F15C62F" w14:textId="664CA8FD" w:rsidR="00202F77" w:rsidRPr="00BD6987" w:rsidRDefault="00202F77" w:rsidP="00202F7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YC </w:t>
            </w:r>
            <w:r>
              <w:rPr>
                <w:rFonts w:asciiTheme="minorHAnsi" w:hAnsiTheme="minorHAnsi" w:cstheme="minorHAnsi"/>
                <w:bCs/>
                <w:sz w:val="20"/>
                <w:szCs w:val="20"/>
              </w:rPr>
              <w:t>3</w:t>
            </w:r>
          </w:p>
        </w:tc>
        <w:tc>
          <w:tcPr>
            <w:tcW w:w="2101" w:type="dxa"/>
          </w:tcPr>
          <w:p w14:paraId="6F43D458" w14:textId="562927C9" w:rsidR="00202F77" w:rsidRDefault="00202F77" w:rsidP="00202F77">
            <w:pPr>
              <w:tabs>
                <w:tab w:val="left" w:pos="1800"/>
              </w:tabs>
              <w:rPr>
                <w:rFonts w:asciiTheme="minorHAnsi" w:hAnsiTheme="minorHAnsi" w:cstheme="minorHAnsi"/>
                <w:bCs/>
                <w:sz w:val="20"/>
                <w:szCs w:val="20"/>
              </w:rPr>
            </w:pPr>
            <w:r w:rsidRPr="009C70FA">
              <w:rPr>
                <w:rFonts w:asciiTheme="minorHAnsi" w:hAnsiTheme="minorHAnsi" w:cstheme="minorHAnsi"/>
                <w:bCs/>
                <w:sz w:val="20"/>
                <w:szCs w:val="20"/>
              </w:rPr>
              <w:t>&lt;</w:t>
            </w:r>
            <w:r w:rsidRPr="00EB481D">
              <w:rPr>
                <w:rFonts w:asciiTheme="minorHAnsi" w:hAnsiTheme="minorHAnsi" w:cstheme="minorHAnsi"/>
                <w:bCs/>
                <w:sz w:val="20"/>
                <w:szCs w:val="20"/>
              </w:rPr>
              <w:t>VehicleRegistration</w:t>
            </w:r>
            <w:r w:rsidRPr="009C70FA">
              <w:rPr>
                <w:rFonts w:asciiTheme="minorHAnsi" w:hAnsiTheme="minorHAnsi" w:cstheme="minorHAnsi"/>
                <w:bCs/>
                <w:sz w:val="20"/>
                <w:szCs w:val="20"/>
              </w:rPr>
              <w:t>&gt;</w:t>
            </w:r>
          </w:p>
          <w:p w14:paraId="233C9535" w14:textId="03E8402F" w:rsidR="00202F77" w:rsidRPr="009C70FA" w:rsidRDefault="00202F77" w:rsidP="00202F77">
            <w:pPr>
              <w:tabs>
                <w:tab w:val="left" w:pos="1800"/>
              </w:tabs>
              <w:rPr>
                <w:rFonts w:asciiTheme="minorHAnsi" w:hAnsiTheme="minorHAnsi" w:cstheme="minorHAnsi"/>
                <w:bCs/>
                <w:sz w:val="20"/>
                <w:szCs w:val="20"/>
              </w:rPr>
            </w:pPr>
          </w:p>
        </w:tc>
        <w:tc>
          <w:tcPr>
            <w:tcW w:w="8788" w:type="dxa"/>
          </w:tcPr>
          <w:tbl>
            <w:tblPr>
              <w:tblpPr w:leftFromText="180" w:rightFromText="180" w:horzAnchor="margin" w:tblpY="420"/>
              <w:tblOverlap w:val="never"/>
              <w:tblW w:w="7230" w:type="dxa"/>
              <w:tblBorders>
                <w:bottom w:val="single" w:sz="4" w:space="0" w:color="auto"/>
              </w:tblBorders>
              <w:tblLayout w:type="fixed"/>
              <w:tblLook w:val="04A0" w:firstRow="1" w:lastRow="0" w:firstColumn="1" w:lastColumn="0" w:noHBand="0" w:noVBand="1"/>
            </w:tblPr>
            <w:tblGrid>
              <w:gridCol w:w="2861"/>
              <w:gridCol w:w="4369"/>
            </w:tblGrid>
            <w:tr w:rsidR="00202F77" w:rsidRPr="00FB7024" w14:paraId="4DF36489" w14:textId="77777777" w:rsidTr="624AC179">
              <w:trPr>
                <w:trHeight w:val="300"/>
              </w:trPr>
              <w:tc>
                <w:tcPr>
                  <w:tcW w:w="2861" w:type="dxa"/>
                  <w:noWrap/>
                  <w:hideMark/>
                </w:tcPr>
                <w:p w14:paraId="2C2A3B1B" w14:textId="0667EC35" w:rsidR="00202F77" w:rsidRPr="00FB7024" w:rsidRDefault="00202F77" w:rsidP="00202F77">
                  <w:pPr>
                    <w:pStyle w:val="BodycopyCOI"/>
                  </w:pPr>
                  <w:commentRangeStart w:id="7784"/>
                  <w:commentRangeStart w:id="7785"/>
                  <w:r w:rsidRPr="00FB7024">
                    <w:t>Registration</w:t>
                  </w:r>
                  <w:commentRangeEnd w:id="7784"/>
                  <w:r w:rsidRPr="00FB7024">
                    <w:rPr>
                      <w:rStyle w:val="CommentReference"/>
                      <w:sz w:val="18"/>
                      <w:szCs w:val="18"/>
                    </w:rPr>
                    <w:commentReference w:id="7784"/>
                  </w:r>
                  <w:commentRangeEnd w:id="7785"/>
                  <w:r w:rsidRPr="00FB7024">
                    <w:rPr>
                      <w:rStyle w:val="CommentReference"/>
                      <w:sz w:val="18"/>
                      <w:szCs w:val="18"/>
                    </w:rPr>
                    <w:commentReference w:id="7785"/>
                  </w:r>
                  <w:r w:rsidRPr="00FB7024">
                    <w:t xml:space="preserve"> number:</w:t>
                  </w:r>
                </w:p>
              </w:tc>
              <w:tc>
                <w:tcPr>
                  <w:tcW w:w="4369" w:type="dxa"/>
                  <w:noWrap/>
                  <w:vAlign w:val="bottom"/>
                  <w:hideMark/>
                </w:tcPr>
                <w:p w14:paraId="6B2A39AC" w14:textId="58444B11" w:rsidR="00202F77" w:rsidRPr="00FB7024" w:rsidRDefault="00202F77" w:rsidP="00202F77">
                  <w:pPr>
                    <w:rPr>
                      <w:rFonts w:asciiTheme="minorHAnsi" w:hAnsiTheme="minorHAnsi" w:cstheme="minorHAnsi"/>
                      <w:b/>
                      <w:bCs/>
                      <w:color w:val="000000"/>
                      <w:sz w:val="22"/>
                      <w:szCs w:val="22"/>
                      <w:lang w:eastAsia="en-AU"/>
                    </w:rPr>
                  </w:pPr>
                  <w:r w:rsidRPr="00FB7024">
                    <w:rPr>
                      <w:rFonts w:asciiTheme="minorHAnsi" w:eastAsia="Arial" w:hAnsiTheme="minorHAnsi" w:cstheme="minorHAnsi"/>
                      <w:b/>
                      <w:bCs/>
                      <w:color w:val="000000" w:themeColor="text1"/>
                      <w:sz w:val="20"/>
                      <w:szCs w:val="20"/>
                    </w:rPr>
                    <w:t>&lt;VehicleRegistration&gt;</w:t>
                  </w:r>
                </w:p>
              </w:tc>
            </w:tr>
          </w:tbl>
          <w:p w14:paraId="0D64A8B9" w14:textId="68F2232A" w:rsidR="00202F77" w:rsidRPr="00FB7024" w:rsidRDefault="00202F77" w:rsidP="00202F77">
            <w:pPr>
              <w:pStyle w:val="TableBodycopy"/>
              <w:rPr>
                <w:rFonts w:asciiTheme="minorHAnsi" w:hAnsiTheme="minorHAnsi" w:cstheme="minorHAnsi"/>
                <w:lang w:eastAsia="en-AU"/>
              </w:rPr>
            </w:pPr>
          </w:p>
          <w:p w14:paraId="420DA397" w14:textId="2C3BE5EA" w:rsidR="00202F77" w:rsidRPr="00FB7024" w:rsidRDefault="00202F77" w:rsidP="00202F77">
            <w:pPr>
              <w:rPr>
                <w:rFonts w:asciiTheme="minorHAnsi" w:hAnsiTheme="minorHAnsi" w:cstheme="minorHAnsi"/>
                <w:lang w:eastAsia="en-AU"/>
              </w:rPr>
            </w:pPr>
          </w:p>
          <w:p w14:paraId="6336D535" w14:textId="10F00BD1" w:rsidR="00202F77" w:rsidRPr="00FB7024" w:rsidRDefault="00202F77" w:rsidP="00202F77">
            <w:pPr>
              <w:rPr>
                <w:rFonts w:asciiTheme="minorHAnsi" w:hAnsiTheme="minorHAnsi" w:cstheme="minorHAnsi"/>
                <w:sz w:val="20"/>
                <w:szCs w:val="20"/>
              </w:rPr>
            </w:pPr>
          </w:p>
        </w:tc>
        <w:tc>
          <w:tcPr>
            <w:tcW w:w="1701" w:type="dxa"/>
          </w:tcPr>
          <w:p w14:paraId="465269EA" w14:textId="70030FF6" w:rsidR="00202F77" w:rsidRPr="00720F8E" w:rsidRDefault="00202F77" w:rsidP="00202F77">
            <w:pPr>
              <w:tabs>
                <w:tab w:val="left" w:pos="1800"/>
              </w:tabs>
              <w:rPr>
                <w:rFonts w:asciiTheme="minorHAnsi" w:eastAsia="Times New Roman" w:hAnsiTheme="minorHAnsi" w:cstheme="minorHAnsi"/>
                <w:b/>
                <w:bCs/>
                <w:kern w:val="0"/>
                <w:sz w:val="20"/>
                <w:szCs w:val="20"/>
                <w14:ligatures w14:val="none"/>
              </w:rPr>
            </w:pPr>
            <w:r w:rsidRPr="00720F8E">
              <w:rPr>
                <w:rFonts w:asciiTheme="minorHAnsi" w:hAnsiTheme="minorHAnsi" w:cstheme="minorHAnsi"/>
                <w:b/>
                <w:bCs/>
                <w:sz w:val="20"/>
                <w:szCs w:val="20"/>
              </w:rPr>
              <w:t>IF</w:t>
            </w:r>
            <w:r w:rsidRPr="00720F8E">
              <w:rPr>
                <w:rFonts w:asciiTheme="minorHAnsi" w:hAnsiTheme="minorHAnsi" w:cstheme="minorHAnsi"/>
                <w:sz w:val="20"/>
                <w:szCs w:val="20"/>
              </w:rPr>
              <w:t xml:space="preserve"> &lt;</w:t>
            </w:r>
            <w:r w:rsidRPr="00EB481D">
              <w:rPr>
                <w:rFonts w:asciiTheme="minorHAnsi" w:hAnsiTheme="minorHAnsi" w:cstheme="minorHAnsi"/>
                <w:bCs/>
                <w:sz w:val="20"/>
                <w:szCs w:val="20"/>
              </w:rPr>
              <w:t>VehicleRegistration</w:t>
            </w:r>
            <w:r w:rsidRPr="00720F8E">
              <w:rPr>
                <w:rFonts w:asciiTheme="minorHAnsi" w:hAnsiTheme="minorHAnsi" w:cstheme="minorHAnsi"/>
                <w:sz w:val="20"/>
                <w:szCs w:val="20"/>
              </w:rPr>
              <w:t xml:space="preserve">&gt; != “NULL” </w:t>
            </w:r>
            <w:r w:rsidRPr="00720F8E">
              <w:rPr>
                <w:rFonts w:asciiTheme="minorHAnsi" w:hAnsiTheme="minorHAnsi" w:cstheme="minorHAnsi"/>
                <w:b/>
                <w:bCs/>
                <w:sz w:val="20"/>
                <w:szCs w:val="20"/>
              </w:rPr>
              <w:t xml:space="preserve">THEN </w:t>
            </w:r>
            <w:r w:rsidRPr="00720F8E">
              <w:rPr>
                <w:rFonts w:asciiTheme="minorHAnsi" w:hAnsiTheme="minorHAnsi" w:cstheme="minorHAnsi"/>
                <w:sz w:val="20"/>
                <w:szCs w:val="20"/>
              </w:rPr>
              <w:t xml:space="preserve"> display</w:t>
            </w:r>
            <w:r w:rsidRPr="00720F8E">
              <w:rPr>
                <w:rFonts w:asciiTheme="minorHAnsi" w:hAnsiTheme="minorHAnsi" w:cstheme="minorHAnsi"/>
                <w:b/>
                <w:bCs/>
                <w:sz w:val="20"/>
                <w:szCs w:val="20"/>
              </w:rPr>
              <w:t xml:space="preserve"> </w:t>
            </w:r>
            <w:r w:rsidRPr="00720F8E">
              <w:rPr>
                <w:rFonts w:asciiTheme="minorHAnsi" w:hAnsiTheme="minorHAnsi" w:cstheme="minorHAnsi"/>
                <w:sz w:val="20"/>
                <w:szCs w:val="20"/>
              </w:rPr>
              <w:t xml:space="preserve">[“Registration:  </w:t>
            </w:r>
            <w:r w:rsidRPr="00720F8E">
              <w:rPr>
                <w:rFonts w:asciiTheme="minorHAnsi" w:hAnsiTheme="minorHAnsi" w:cstheme="minorHAnsi"/>
                <w:b/>
                <w:bCs/>
                <w:sz w:val="20"/>
                <w:szCs w:val="20"/>
              </w:rPr>
              <w:t>&lt;</w:t>
            </w:r>
            <w:r w:rsidRPr="00EB481D">
              <w:rPr>
                <w:rFonts w:asciiTheme="minorHAnsi" w:hAnsiTheme="minorHAnsi" w:cstheme="minorHAnsi"/>
                <w:bCs/>
                <w:sz w:val="20"/>
                <w:szCs w:val="20"/>
              </w:rPr>
              <w:t>VehicleRegistration</w:t>
            </w:r>
            <w:r w:rsidRPr="00720F8E">
              <w:rPr>
                <w:rFonts w:asciiTheme="minorHAnsi" w:hAnsiTheme="minorHAnsi" w:cstheme="minorHAnsi"/>
                <w:b/>
                <w:bCs/>
                <w:sz w:val="20"/>
                <w:szCs w:val="20"/>
              </w:rPr>
              <w:t>&gt;</w:t>
            </w:r>
            <w:r w:rsidRPr="00720F8E">
              <w:rPr>
                <w:rFonts w:asciiTheme="minorHAnsi" w:hAnsiTheme="minorHAnsi" w:cstheme="minorHAnsi"/>
                <w:sz w:val="20"/>
                <w:szCs w:val="20"/>
              </w:rPr>
              <w:t>”]</w:t>
            </w:r>
          </w:p>
          <w:p w14:paraId="62B6086D" w14:textId="6746363C" w:rsidR="00202F77" w:rsidRPr="00720F8E" w:rsidRDefault="00202F77" w:rsidP="00202F77">
            <w:pPr>
              <w:tabs>
                <w:tab w:val="left" w:pos="1800"/>
              </w:tabs>
              <w:rPr>
                <w:rFonts w:asciiTheme="minorHAnsi" w:hAnsiTheme="minorHAnsi" w:cstheme="minorHAnsi"/>
                <w:b/>
                <w:bCs/>
                <w:sz w:val="20"/>
                <w:szCs w:val="20"/>
              </w:rPr>
            </w:pPr>
            <w:r w:rsidRPr="00720F8E">
              <w:rPr>
                <w:rFonts w:asciiTheme="minorHAnsi" w:hAnsiTheme="minorHAnsi" w:cstheme="minorHAnsi"/>
                <w:b/>
                <w:bCs/>
                <w:sz w:val="20"/>
                <w:szCs w:val="20"/>
              </w:rPr>
              <w:t>ELSEIF</w:t>
            </w:r>
            <w:r w:rsidRPr="00720F8E">
              <w:rPr>
                <w:rFonts w:asciiTheme="minorHAnsi" w:hAnsiTheme="minorHAnsi" w:cstheme="minorHAnsi"/>
                <w:sz w:val="20"/>
                <w:szCs w:val="20"/>
              </w:rPr>
              <w:t xml:space="preserve"> &lt;</w:t>
            </w:r>
            <w:r w:rsidRPr="00EB481D">
              <w:rPr>
                <w:rFonts w:asciiTheme="minorHAnsi" w:hAnsiTheme="minorHAnsi" w:cstheme="minorHAnsi"/>
                <w:bCs/>
                <w:sz w:val="20"/>
                <w:szCs w:val="20"/>
              </w:rPr>
              <w:t>VehicleRegistration</w:t>
            </w:r>
            <w:r w:rsidRPr="00720F8E">
              <w:rPr>
                <w:rFonts w:asciiTheme="minorHAnsi" w:hAnsiTheme="minorHAnsi" w:cstheme="minorHAnsi"/>
                <w:sz w:val="20"/>
                <w:szCs w:val="20"/>
              </w:rPr>
              <w:t xml:space="preserve">&gt;=NULL, </w:t>
            </w:r>
            <w:r w:rsidRPr="00720F8E">
              <w:rPr>
                <w:rFonts w:asciiTheme="minorHAnsi" w:hAnsiTheme="minorHAnsi" w:cstheme="minorHAnsi"/>
                <w:b/>
                <w:bCs/>
                <w:sz w:val="20"/>
                <w:szCs w:val="20"/>
              </w:rPr>
              <w:t xml:space="preserve">THEN </w:t>
            </w:r>
            <w:r w:rsidRPr="00720F8E">
              <w:rPr>
                <w:rFonts w:asciiTheme="minorHAnsi" w:hAnsiTheme="minorHAnsi" w:cstheme="minorHAnsi"/>
                <w:sz w:val="20"/>
                <w:szCs w:val="20"/>
              </w:rPr>
              <w:t>display</w:t>
            </w:r>
            <w:r w:rsidRPr="00720F8E">
              <w:rPr>
                <w:rFonts w:asciiTheme="minorHAnsi" w:hAnsiTheme="minorHAnsi" w:cstheme="minorHAnsi"/>
                <w:b/>
                <w:bCs/>
                <w:sz w:val="20"/>
                <w:szCs w:val="20"/>
              </w:rPr>
              <w:t xml:space="preserve"> </w:t>
            </w:r>
            <w:r w:rsidRPr="00720F8E">
              <w:rPr>
                <w:rFonts w:asciiTheme="minorHAnsi" w:hAnsiTheme="minorHAnsi" w:cstheme="minorHAnsi"/>
                <w:sz w:val="20"/>
                <w:szCs w:val="20"/>
              </w:rPr>
              <w:t xml:space="preserve">[“VIN: </w:t>
            </w:r>
            <w:r w:rsidRPr="00720F8E">
              <w:rPr>
                <w:rFonts w:asciiTheme="minorHAnsi" w:hAnsiTheme="minorHAnsi" w:cstheme="minorHAnsi"/>
                <w:b/>
                <w:bCs/>
                <w:sz w:val="20"/>
                <w:szCs w:val="20"/>
              </w:rPr>
              <w:t>&lt;</w:t>
            </w:r>
            <w:r>
              <w:rPr>
                <w:rFonts w:asciiTheme="minorHAnsi" w:hAnsiTheme="minorHAnsi" w:cstheme="minorHAnsi"/>
                <w:b/>
                <w:bCs/>
                <w:sz w:val="20"/>
                <w:szCs w:val="20"/>
              </w:rPr>
              <w:t>S</w:t>
            </w:r>
            <w:r w:rsidRPr="00720F8E">
              <w:rPr>
                <w:rFonts w:asciiTheme="minorHAnsi" w:hAnsiTheme="minorHAnsi" w:cstheme="minorHAnsi"/>
                <w:b/>
                <w:bCs/>
                <w:sz w:val="20"/>
                <w:szCs w:val="20"/>
              </w:rPr>
              <w:t>VIN&gt;]</w:t>
            </w:r>
          </w:p>
          <w:p w14:paraId="64BB80A2" w14:textId="0B9B9615" w:rsidR="00202F77" w:rsidRPr="00BD6987" w:rsidRDefault="00202F77" w:rsidP="00202F77">
            <w:pPr>
              <w:rPr>
                <w:rFonts w:asciiTheme="minorHAnsi" w:hAnsiTheme="minorHAnsi" w:cstheme="minorHAnsi"/>
                <w:bCs/>
                <w:sz w:val="20"/>
                <w:szCs w:val="20"/>
              </w:rPr>
            </w:pPr>
          </w:p>
        </w:tc>
        <w:tc>
          <w:tcPr>
            <w:tcW w:w="993" w:type="dxa"/>
          </w:tcPr>
          <w:p w14:paraId="748C7F4C" w14:textId="31735B83" w:rsidR="00202F77" w:rsidRPr="00327D28" w:rsidRDefault="00202F77" w:rsidP="00202F77">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4CFC7055" w14:textId="2A85F44A" w:rsidR="00202F77" w:rsidRPr="00327D28" w:rsidRDefault="00202F77" w:rsidP="00202F77">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0B6E521C" w14:textId="4EA97C35" w:rsidR="00202F77" w:rsidRPr="00327D28" w:rsidRDefault="00202F77" w:rsidP="00202F77">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2250BEDC" w14:textId="71D12932" w:rsidR="00202F77" w:rsidRDefault="00202F77" w:rsidP="00202F77">
            <w:pPr>
              <w:tabs>
                <w:tab w:val="left" w:pos="1800"/>
              </w:tabs>
              <w:rPr>
                <w:rFonts w:asciiTheme="minorHAnsi" w:hAnsiTheme="minorHAnsi" w:cstheme="minorHAnsi"/>
                <w:color w:val="000000"/>
                <w:sz w:val="18"/>
                <w:szCs w:val="18"/>
              </w:rPr>
            </w:pPr>
            <w:r w:rsidRPr="00FE0728">
              <w:rPr>
                <w:rFonts w:asciiTheme="minorHAnsi" w:hAnsiTheme="minorHAnsi" w:cstheme="minorHAnsi"/>
                <w:color w:val="000000"/>
                <w:sz w:val="18"/>
                <w:szCs w:val="18"/>
              </w:rPr>
              <w:t>Bodycopy_B</w:t>
            </w:r>
          </w:p>
          <w:p w14:paraId="0842AFFB" w14:textId="002652E3" w:rsidR="00202F77" w:rsidRPr="00BD6987" w:rsidRDefault="00202F77" w:rsidP="00202F77">
            <w:pPr>
              <w:tabs>
                <w:tab w:val="left" w:pos="1800"/>
              </w:tabs>
              <w:rPr>
                <w:rFonts w:asciiTheme="minorHAnsi" w:hAnsiTheme="minorHAnsi" w:cstheme="minorHAnsi"/>
                <w:bCs/>
                <w:sz w:val="20"/>
                <w:szCs w:val="20"/>
              </w:rPr>
            </w:pPr>
          </w:p>
        </w:tc>
      </w:tr>
      <w:tr w:rsidR="00826143" w:rsidRPr="00BD6987" w14:paraId="3717A5B7" w14:textId="77777777" w:rsidTr="001E7F90">
        <w:trPr>
          <w:cantSplit/>
          <w:trHeight w:val="1002"/>
        </w:trPr>
        <w:tc>
          <w:tcPr>
            <w:tcW w:w="1013" w:type="dxa"/>
          </w:tcPr>
          <w:p w14:paraId="5F92F261" w14:textId="6FA162B5" w:rsidR="00202F77" w:rsidRPr="00BD6987" w:rsidRDefault="00202F77" w:rsidP="00202F7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YC </w:t>
            </w:r>
            <w:r>
              <w:rPr>
                <w:rFonts w:asciiTheme="minorHAnsi" w:hAnsiTheme="minorHAnsi" w:cstheme="minorHAnsi"/>
                <w:bCs/>
                <w:sz w:val="20"/>
                <w:szCs w:val="20"/>
              </w:rPr>
              <w:t>4</w:t>
            </w:r>
          </w:p>
        </w:tc>
        <w:tc>
          <w:tcPr>
            <w:tcW w:w="2101" w:type="dxa"/>
          </w:tcPr>
          <w:p w14:paraId="23695F4A" w14:textId="0641C95A" w:rsidR="00202F77" w:rsidRPr="009C70FA" w:rsidRDefault="00202F77" w:rsidP="00202F77">
            <w:pPr>
              <w:tabs>
                <w:tab w:val="left" w:pos="1800"/>
              </w:tabs>
              <w:rPr>
                <w:rFonts w:asciiTheme="minorHAnsi" w:hAnsiTheme="minorHAnsi" w:cstheme="minorHAnsi"/>
                <w:bCs/>
                <w:sz w:val="20"/>
                <w:szCs w:val="20"/>
              </w:rPr>
            </w:pPr>
            <w:r>
              <w:rPr>
                <w:rFonts w:asciiTheme="minorHAnsi" w:hAnsiTheme="minorHAnsi" w:cstheme="minorHAnsi"/>
                <w:bCs/>
                <w:sz w:val="20"/>
                <w:szCs w:val="20"/>
              </w:rPr>
              <w:t>&lt;</w:t>
            </w:r>
            <w:r w:rsidRPr="00EB481D">
              <w:rPr>
                <w:rFonts w:asciiTheme="minorHAnsi" w:hAnsiTheme="minorHAnsi" w:cstheme="minorHAnsi"/>
                <w:bCs/>
                <w:sz w:val="20"/>
                <w:szCs w:val="20"/>
              </w:rPr>
              <w:t>VehicleVIN</w:t>
            </w:r>
            <w:r>
              <w:rPr>
                <w:rFonts w:asciiTheme="minorHAnsi" w:hAnsiTheme="minorHAnsi" w:cstheme="minorHAnsi"/>
                <w:bCs/>
                <w:sz w:val="20"/>
                <w:szCs w:val="20"/>
              </w:rPr>
              <w:t>&gt;</w:t>
            </w:r>
          </w:p>
        </w:tc>
        <w:tc>
          <w:tcPr>
            <w:tcW w:w="8788" w:type="dxa"/>
          </w:tcPr>
          <w:tbl>
            <w:tblPr>
              <w:tblpPr w:leftFromText="180" w:rightFromText="180" w:vertAnchor="page" w:horzAnchor="margin" w:tblpY="206"/>
              <w:tblOverlap w:val="never"/>
              <w:tblW w:w="7230" w:type="dxa"/>
              <w:tblBorders>
                <w:bottom w:val="single" w:sz="4" w:space="0" w:color="auto"/>
              </w:tblBorders>
              <w:tblLayout w:type="fixed"/>
              <w:tblLook w:val="04A0" w:firstRow="1" w:lastRow="0" w:firstColumn="1" w:lastColumn="0" w:noHBand="0" w:noVBand="1"/>
            </w:tblPr>
            <w:tblGrid>
              <w:gridCol w:w="2861"/>
              <w:gridCol w:w="4369"/>
            </w:tblGrid>
            <w:tr w:rsidR="00202F77" w:rsidRPr="00FB7024" w14:paraId="6C9715B2" w14:textId="77777777" w:rsidTr="00AD0364">
              <w:trPr>
                <w:trHeight w:val="300"/>
              </w:trPr>
              <w:tc>
                <w:tcPr>
                  <w:tcW w:w="2861" w:type="dxa"/>
                  <w:noWrap/>
                  <w:hideMark/>
                </w:tcPr>
                <w:p w14:paraId="14ADE5CE" w14:textId="491606E8" w:rsidR="00202F77" w:rsidRPr="00FB7024" w:rsidRDefault="00202F77" w:rsidP="00202F77">
                  <w:pPr>
                    <w:pStyle w:val="BodycopyCOI"/>
                  </w:pPr>
                  <w:r w:rsidRPr="00FB7024">
                    <w:t>VIN:</w:t>
                  </w:r>
                </w:p>
              </w:tc>
              <w:tc>
                <w:tcPr>
                  <w:tcW w:w="4369" w:type="dxa"/>
                  <w:noWrap/>
                  <w:vAlign w:val="bottom"/>
                  <w:hideMark/>
                </w:tcPr>
                <w:p w14:paraId="6E55CC9A" w14:textId="2ACFBB57" w:rsidR="00202F77" w:rsidRPr="00FB7024" w:rsidRDefault="00202F77" w:rsidP="00202F77">
                  <w:pPr>
                    <w:rPr>
                      <w:rFonts w:asciiTheme="minorHAnsi" w:hAnsiTheme="minorHAnsi" w:cstheme="minorHAnsi"/>
                      <w:b/>
                      <w:bCs/>
                      <w:color w:val="000000"/>
                      <w:szCs w:val="20"/>
                      <w:lang w:eastAsia="en-AU"/>
                    </w:rPr>
                  </w:pPr>
                  <w:r w:rsidRPr="00FB7024">
                    <w:rPr>
                      <w:rFonts w:asciiTheme="minorHAnsi" w:eastAsia="Arial" w:hAnsiTheme="minorHAnsi" w:cstheme="minorHAnsi"/>
                      <w:b/>
                      <w:bCs/>
                      <w:color w:val="000000" w:themeColor="text1"/>
                      <w:sz w:val="20"/>
                      <w:szCs w:val="20"/>
                    </w:rPr>
                    <w:t>&lt;VehicleVIN&gt;</w:t>
                  </w:r>
                </w:p>
              </w:tc>
            </w:tr>
          </w:tbl>
          <w:p w14:paraId="1C7955FA" w14:textId="4A37F2E5" w:rsidR="00202F77" w:rsidRPr="00FB7024" w:rsidRDefault="00202F77" w:rsidP="00202F77">
            <w:pPr>
              <w:pStyle w:val="BodycopyCOI"/>
            </w:pPr>
          </w:p>
        </w:tc>
        <w:tc>
          <w:tcPr>
            <w:tcW w:w="1701" w:type="dxa"/>
          </w:tcPr>
          <w:p w14:paraId="0558AAE7" w14:textId="4E4E0175" w:rsidR="00202F77" w:rsidRPr="00720F8E" w:rsidRDefault="00202F77" w:rsidP="00202F77">
            <w:pPr>
              <w:tabs>
                <w:tab w:val="left" w:pos="1800"/>
              </w:tabs>
              <w:rPr>
                <w:rFonts w:asciiTheme="minorHAnsi" w:hAnsiTheme="minorHAnsi" w:cstheme="minorHAnsi"/>
                <w:b/>
                <w:bCs/>
                <w:sz w:val="20"/>
                <w:szCs w:val="20"/>
              </w:rPr>
            </w:pPr>
            <w:r w:rsidRPr="00720F8E">
              <w:rPr>
                <w:rFonts w:asciiTheme="minorHAnsi" w:hAnsiTheme="minorHAnsi" w:cstheme="minorHAnsi"/>
                <w:b/>
                <w:bCs/>
                <w:sz w:val="20"/>
                <w:szCs w:val="20"/>
              </w:rPr>
              <w:t>ELSEIF</w:t>
            </w:r>
            <w:r w:rsidRPr="00720F8E">
              <w:rPr>
                <w:rFonts w:asciiTheme="minorHAnsi" w:hAnsiTheme="minorHAnsi" w:cstheme="minorHAnsi"/>
                <w:sz w:val="20"/>
                <w:szCs w:val="20"/>
              </w:rPr>
              <w:t xml:space="preserve"> &lt;</w:t>
            </w:r>
            <w:r w:rsidRPr="00EB481D">
              <w:rPr>
                <w:rFonts w:asciiTheme="minorHAnsi" w:hAnsiTheme="minorHAnsi" w:cstheme="minorHAnsi"/>
                <w:bCs/>
                <w:sz w:val="20"/>
                <w:szCs w:val="20"/>
              </w:rPr>
              <w:t>VehicleRegistration</w:t>
            </w:r>
            <w:r w:rsidRPr="00720F8E">
              <w:rPr>
                <w:rFonts w:asciiTheme="minorHAnsi" w:hAnsiTheme="minorHAnsi" w:cstheme="minorHAnsi"/>
                <w:sz w:val="20"/>
                <w:szCs w:val="20"/>
              </w:rPr>
              <w:t xml:space="preserve">&gt;=NULL, </w:t>
            </w:r>
            <w:r w:rsidRPr="00720F8E">
              <w:rPr>
                <w:rFonts w:asciiTheme="minorHAnsi" w:hAnsiTheme="minorHAnsi" w:cstheme="minorHAnsi"/>
                <w:b/>
                <w:bCs/>
                <w:sz w:val="20"/>
                <w:szCs w:val="20"/>
              </w:rPr>
              <w:t xml:space="preserve">THEN </w:t>
            </w:r>
            <w:r w:rsidRPr="00720F8E">
              <w:rPr>
                <w:rFonts w:asciiTheme="minorHAnsi" w:hAnsiTheme="minorHAnsi" w:cstheme="minorHAnsi"/>
                <w:sz w:val="20"/>
                <w:szCs w:val="20"/>
              </w:rPr>
              <w:t>display</w:t>
            </w:r>
            <w:r w:rsidRPr="00720F8E">
              <w:rPr>
                <w:rFonts w:asciiTheme="minorHAnsi" w:hAnsiTheme="minorHAnsi" w:cstheme="minorHAnsi"/>
                <w:b/>
                <w:bCs/>
                <w:sz w:val="20"/>
                <w:szCs w:val="20"/>
              </w:rPr>
              <w:t xml:space="preserve"> </w:t>
            </w:r>
            <w:r w:rsidRPr="00720F8E">
              <w:rPr>
                <w:rFonts w:asciiTheme="minorHAnsi" w:hAnsiTheme="minorHAnsi" w:cstheme="minorHAnsi"/>
                <w:sz w:val="20"/>
                <w:szCs w:val="20"/>
              </w:rPr>
              <w:t xml:space="preserve">[“VIN: </w:t>
            </w:r>
            <w:r w:rsidRPr="00720F8E">
              <w:rPr>
                <w:rFonts w:asciiTheme="minorHAnsi" w:hAnsiTheme="minorHAnsi" w:cstheme="minorHAnsi"/>
                <w:b/>
                <w:bCs/>
                <w:sz w:val="20"/>
                <w:szCs w:val="20"/>
              </w:rPr>
              <w:t>&lt;</w:t>
            </w:r>
            <w:r w:rsidRPr="00EB481D">
              <w:rPr>
                <w:rFonts w:asciiTheme="minorHAnsi" w:eastAsia="Arial" w:hAnsiTheme="minorHAnsi" w:cstheme="minorHAnsi"/>
                <w:b/>
                <w:bCs/>
                <w:color w:val="000000" w:themeColor="text1"/>
                <w:sz w:val="20"/>
                <w:szCs w:val="20"/>
              </w:rPr>
              <w:t>VehicleVIN</w:t>
            </w:r>
            <w:r w:rsidRPr="00720F8E">
              <w:rPr>
                <w:rFonts w:asciiTheme="minorHAnsi" w:hAnsiTheme="minorHAnsi" w:cstheme="minorHAnsi"/>
                <w:b/>
                <w:bCs/>
                <w:sz w:val="20"/>
                <w:szCs w:val="20"/>
              </w:rPr>
              <w:t>&gt;]</w:t>
            </w:r>
          </w:p>
          <w:p w14:paraId="75E42538" w14:textId="219ACE55" w:rsidR="00202F77" w:rsidRPr="00720F8E" w:rsidRDefault="00202F77" w:rsidP="00202F77">
            <w:pPr>
              <w:tabs>
                <w:tab w:val="left" w:pos="1800"/>
              </w:tabs>
              <w:rPr>
                <w:rFonts w:asciiTheme="minorHAnsi" w:hAnsiTheme="minorHAnsi" w:cstheme="minorHAnsi"/>
                <w:b/>
                <w:bCs/>
                <w:sz w:val="20"/>
                <w:szCs w:val="20"/>
              </w:rPr>
            </w:pPr>
          </w:p>
        </w:tc>
        <w:tc>
          <w:tcPr>
            <w:tcW w:w="993" w:type="dxa"/>
          </w:tcPr>
          <w:p w14:paraId="0243E0C3" w14:textId="19437B1A" w:rsidR="00202F77" w:rsidRPr="00327D28" w:rsidRDefault="00202F77" w:rsidP="00202F77">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011258C2" w14:textId="574F2F57" w:rsidR="00202F77" w:rsidRPr="00327D28" w:rsidRDefault="00202F77" w:rsidP="00202F77">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37E3BBA2" w14:textId="57FAE255" w:rsidR="00202F77" w:rsidRPr="00327D28" w:rsidRDefault="00202F77" w:rsidP="00202F77">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36A20652" w14:textId="2D19D729" w:rsidR="00202F77" w:rsidRDefault="00202F77" w:rsidP="00202F77">
            <w:pPr>
              <w:tabs>
                <w:tab w:val="left" w:pos="1800"/>
              </w:tabs>
              <w:rPr>
                <w:rFonts w:asciiTheme="minorHAnsi" w:hAnsiTheme="minorHAnsi" w:cstheme="minorHAnsi"/>
                <w:color w:val="000000"/>
                <w:sz w:val="18"/>
                <w:szCs w:val="18"/>
              </w:rPr>
            </w:pPr>
            <w:r w:rsidRPr="00FE0728">
              <w:rPr>
                <w:rFonts w:asciiTheme="minorHAnsi" w:hAnsiTheme="minorHAnsi" w:cstheme="minorHAnsi"/>
                <w:color w:val="000000"/>
                <w:sz w:val="18"/>
                <w:szCs w:val="18"/>
              </w:rPr>
              <w:t>Bodycopy_B</w:t>
            </w:r>
          </w:p>
          <w:p w14:paraId="4C74C789" w14:textId="53600A86" w:rsidR="00202F77" w:rsidRPr="00327D28" w:rsidRDefault="00202F77" w:rsidP="00202F77">
            <w:pPr>
              <w:spacing w:after="120"/>
              <w:rPr>
                <w:rFonts w:asciiTheme="minorHAnsi" w:hAnsiTheme="minorHAnsi" w:cstheme="minorHAnsi"/>
                <w:color w:val="000000"/>
                <w:sz w:val="18"/>
                <w:szCs w:val="18"/>
              </w:rPr>
            </w:pPr>
          </w:p>
        </w:tc>
      </w:tr>
      <w:tr w:rsidR="00826143" w:rsidRPr="00BD6987" w14:paraId="3AE3A7D9" w14:textId="77777777" w:rsidTr="001E7F90">
        <w:trPr>
          <w:cantSplit/>
          <w:trHeight w:val="1463"/>
        </w:trPr>
        <w:tc>
          <w:tcPr>
            <w:tcW w:w="1013" w:type="dxa"/>
          </w:tcPr>
          <w:p w14:paraId="7F287FF0" w14:textId="50192D47" w:rsidR="00202F77" w:rsidRPr="00BD6987" w:rsidRDefault="00202F77" w:rsidP="00202F7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YC </w:t>
            </w:r>
            <w:r>
              <w:rPr>
                <w:rFonts w:asciiTheme="minorHAnsi" w:hAnsiTheme="minorHAnsi" w:cstheme="minorHAnsi"/>
                <w:bCs/>
                <w:sz w:val="20"/>
                <w:szCs w:val="20"/>
              </w:rPr>
              <w:t>5</w:t>
            </w:r>
          </w:p>
        </w:tc>
        <w:tc>
          <w:tcPr>
            <w:tcW w:w="2101" w:type="dxa"/>
          </w:tcPr>
          <w:p w14:paraId="5DAB933A" w14:textId="5242C2FF" w:rsidR="00202F77" w:rsidRDefault="00202F77" w:rsidP="00202F77">
            <w:pPr>
              <w:tabs>
                <w:tab w:val="left" w:pos="1800"/>
              </w:tabs>
              <w:rPr>
                <w:rFonts w:asciiTheme="minorHAnsi" w:hAnsiTheme="minorHAnsi" w:cstheme="minorHAnsi"/>
                <w:sz w:val="20"/>
                <w:szCs w:val="20"/>
              </w:rPr>
            </w:pPr>
            <w:r w:rsidRPr="00720F8E">
              <w:rPr>
                <w:rFonts w:asciiTheme="minorHAnsi" w:hAnsiTheme="minorHAnsi" w:cstheme="minorHAnsi"/>
                <w:sz w:val="20"/>
                <w:szCs w:val="20"/>
              </w:rPr>
              <w:t>&lt;</w:t>
            </w:r>
            <w:r w:rsidRPr="009C25F2">
              <w:rPr>
                <w:rFonts w:asciiTheme="minorHAnsi" w:hAnsiTheme="minorHAnsi" w:cstheme="minorHAnsi"/>
                <w:sz w:val="20"/>
                <w:szCs w:val="20"/>
              </w:rPr>
              <w:t>VehicleCoverTypeCode</w:t>
            </w:r>
            <w:r w:rsidRPr="00720F8E">
              <w:rPr>
                <w:rFonts w:asciiTheme="minorHAnsi" w:hAnsiTheme="minorHAnsi" w:cstheme="minorHAnsi"/>
                <w:sz w:val="20"/>
                <w:szCs w:val="20"/>
              </w:rPr>
              <w:t>&gt;</w:t>
            </w:r>
            <w:r w:rsidRPr="00720F8E">
              <w:rPr>
                <w:rFonts w:asciiTheme="minorHAnsi" w:hAnsiTheme="minorHAnsi" w:cstheme="minorHAnsi"/>
                <w:sz w:val="20"/>
                <w:szCs w:val="20"/>
              </w:rPr>
              <w:br/>
              <w:t>&lt;</w:t>
            </w:r>
            <w:r w:rsidRPr="00FA28AB">
              <w:rPr>
                <w:rFonts w:asciiTheme="minorHAnsi" w:hAnsiTheme="minorHAnsi" w:cstheme="minorHAnsi"/>
                <w:sz w:val="20"/>
                <w:szCs w:val="20"/>
              </w:rPr>
              <w:t>VehicleInsuredType</w:t>
            </w:r>
            <w:r w:rsidRPr="00720F8E">
              <w:rPr>
                <w:rFonts w:asciiTheme="minorHAnsi" w:hAnsiTheme="minorHAnsi" w:cstheme="minorHAnsi"/>
                <w:sz w:val="20"/>
                <w:szCs w:val="20"/>
              </w:rPr>
              <w:t>&gt;</w:t>
            </w:r>
          </w:p>
          <w:p w14:paraId="4FC11FEF" w14:textId="2D93A8CC" w:rsidR="00202F77" w:rsidRPr="00C1020A" w:rsidRDefault="00202F77" w:rsidP="00202F77">
            <w:pPr>
              <w:tabs>
                <w:tab w:val="left" w:pos="1800"/>
              </w:tabs>
              <w:rPr>
                <w:rFonts w:asciiTheme="minorHAnsi" w:hAnsiTheme="minorHAnsi" w:cstheme="minorHAnsi"/>
                <w:sz w:val="20"/>
                <w:szCs w:val="20"/>
              </w:rPr>
            </w:pPr>
            <w:r w:rsidRPr="00C1020A">
              <w:rPr>
                <w:rFonts w:asciiTheme="minorHAnsi" w:hAnsiTheme="minorHAnsi" w:cstheme="minorHAnsi"/>
                <w:sz w:val="20"/>
                <w:szCs w:val="20"/>
              </w:rPr>
              <w:t>&lt;VehicleSumInsured&gt;</w:t>
            </w:r>
          </w:p>
        </w:tc>
        <w:tc>
          <w:tcPr>
            <w:tcW w:w="8788" w:type="dxa"/>
          </w:tcPr>
          <w:tbl>
            <w:tblPr>
              <w:tblpPr w:leftFromText="180" w:rightFromText="180" w:horzAnchor="margin" w:tblpY="420"/>
              <w:tblOverlap w:val="never"/>
              <w:tblW w:w="7230" w:type="dxa"/>
              <w:tblBorders>
                <w:bottom w:val="single" w:sz="4" w:space="0" w:color="auto"/>
              </w:tblBorders>
              <w:tblLayout w:type="fixed"/>
              <w:tblLook w:val="04A0" w:firstRow="1" w:lastRow="0" w:firstColumn="1" w:lastColumn="0" w:noHBand="0" w:noVBand="1"/>
            </w:tblPr>
            <w:tblGrid>
              <w:gridCol w:w="2861"/>
              <w:gridCol w:w="4369"/>
            </w:tblGrid>
            <w:tr w:rsidR="00202F77" w:rsidRPr="00FB7024" w14:paraId="456F0717" w14:textId="77777777" w:rsidTr="624AC179">
              <w:trPr>
                <w:trHeight w:val="300"/>
              </w:trPr>
              <w:tc>
                <w:tcPr>
                  <w:tcW w:w="2861" w:type="dxa"/>
                  <w:noWrap/>
                  <w:hideMark/>
                </w:tcPr>
                <w:p w14:paraId="0C98E019" w14:textId="18D25007" w:rsidR="00202F77" w:rsidRPr="00FB7024" w:rsidRDefault="00202F77" w:rsidP="00202F77">
                  <w:pPr>
                    <w:pStyle w:val="BodycopyCOI"/>
                  </w:pPr>
                  <w:commentRangeStart w:id="7786"/>
                  <w:commentRangeStart w:id="7787"/>
                  <w:r w:rsidRPr="00FB7024">
                    <w:t xml:space="preserve">Sum </w:t>
                  </w:r>
                  <w:r w:rsidRPr="003F04B7">
                    <w:t>I</w:t>
                  </w:r>
                  <w:r w:rsidRPr="00FB7024">
                    <w:t>nsured:</w:t>
                  </w:r>
                  <w:commentRangeEnd w:id="7786"/>
                  <w:r w:rsidRPr="00FB7024">
                    <w:rPr>
                      <w:rStyle w:val="CommentReference"/>
                      <w:sz w:val="18"/>
                      <w:szCs w:val="18"/>
                    </w:rPr>
                    <w:commentReference w:id="7786"/>
                  </w:r>
                  <w:commentRangeEnd w:id="7787"/>
                  <w:r w:rsidRPr="00FB7024">
                    <w:rPr>
                      <w:rStyle w:val="CommentReference"/>
                      <w:sz w:val="18"/>
                      <w:szCs w:val="18"/>
                    </w:rPr>
                    <w:commentReference w:id="7787"/>
                  </w:r>
                </w:p>
              </w:tc>
              <w:tc>
                <w:tcPr>
                  <w:tcW w:w="4369" w:type="dxa"/>
                  <w:noWrap/>
                  <w:vAlign w:val="bottom"/>
                  <w:hideMark/>
                </w:tcPr>
                <w:p w14:paraId="5FD9E690" w14:textId="006E12BA" w:rsidR="00202F77" w:rsidRPr="00FB7024" w:rsidRDefault="00202F77" w:rsidP="00202F77">
                  <w:pPr>
                    <w:rPr>
                      <w:rFonts w:asciiTheme="minorHAnsi" w:hAnsiTheme="minorHAnsi" w:cstheme="minorHAnsi"/>
                      <w:b/>
                      <w:bCs/>
                      <w:color w:val="000000"/>
                      <w:sz w:val="22"/>
                      <w:szCs w:val="22"/>
                      <w:lang w:eastAsia="en-AU"/>
                    </w:rPr>
                  </w:pPr>
                  <w:r w:rsidRPr="00FB7024">
                    <w:rPr>
                      <w:rFonts w:asciiTheme="minorHAnsi" w:hAnsiTheme="minorHAnsi" w:cstheme="minorHAnsi"/>
                      <w:b/>
                      <w:bCs/>
                      <w:sz w:val="20"/>
                      <w:szCs w:val="20"/>
                    </w:rPr>
                    <w:t>Agreed value of</w:t>
                  </w:r>
                  <w:r w:rsidRPr="00FB7024">
                    <w:rPr>
                      <w:rFonts w:asciiTheme="minorHAnsi" w:hAnsiTheme="minorHAnsi" w:cstheme="minorHAnsi"/>
                      <w:sz w:val="20"/>
                      <w:szCs w:val="20"/>
                    </w:rPr>
                    <w:t xml:space="preserve"> </w:t>
                  </w:r>
                  <w:r w:rsidRPr="00FB7024">
                    <w:rPr>
                      <w:rFonts w:asciiTheme="minorHAnsi" w:hAnsiTheme="minorHAnsi" w:cstheme="minorHAnsi"/>
                      <w:b/>
                      <w:bCs/>
                      <w:sz w:val="20"/>
                      <w:szCs w:val="20"/>
                    </w:rPr>
                    <w:t>$ &lt;VehicleSumInsured&gt;</w:t>
                  </w:r>
                </w:p>
              </w:tc>
            </w:tr>
          </w:tbl>
          <w:p w14:paraId="3EF2F681" w14:textId="07FAB406" w:rsidR="00202F77" w:rsidRPr="00FB7024" w:rsidRDefault="00202F77" w:rsidP="00202F77">
            <w:pPr>
              <w:rPr>
                <w:rFonts w:asciiTheme="minorHAnsi" w:eastAsia="Segoe UI" w:hAnsiTheme="minorHAnsi" w:cstheme="minorHAnsi"/>
                <w:b/>
                <w:bCs/>
              </w:rPr>
            </w:pPr>
          </w:p>
        </w:tc>
        <w:tc>
          <w:tcPr>
            <w:tcW w:w="1701" w:type="dxa"/>
          </w:tcPr>
          <w:p w14:paraId="175A553C" w14:textId="1D934D36" w:rsidR="00202F77" w:rsidRPr="003E2D60" w:rsidRDefault="00202F77" w:rsidP="00202F77">
            <w:pPr>
              <w:spacing w:after="120"/>
              <w:rPr>
                <w:rFonts w:asciiTheme="minorHAnsi" w:hAnsiTheme="minorHAnsi" w:cstheme="minorHAnsi"/>
                <w:sz w:val="20"/>
                <w:szCs w:val="20"/>
              </w:rPr>
            </w:pPr>
            <w:r w:rsidRPr="003E2D60">
              <w:rPr>
                <w:rFonts w:asciiTheme="minorHAnsi" w:hAnsiTheme="minorHAnsi" w:cstheme="minorHAnsi"/>
                <w:b/>
                <w:bCs/>
                <w:sz w:val="20"/>
                <w:szCs w:val="20"/>
              </w:rPr>
              <w:t>IF</w:t>
            </w:r>
            <w:r w:rsidRPr="003E2D60">
              <w:rPr>
                <w:rFonts w:asciiTheme="minorHAnsi" w:hAnsiTheme="minorHAnsi" w:cstheme="minorHAnsi"/>
                <w:sz w:val="20"/>
                <w:szCs w:val="20"/>
              </w:rPr>
              <w:t xml:space="preserve"> &lt;VehicleCoverTypeCode&gt; = "1|Comprehensive" </w:t>
            </w:r>
            <w:r w:rsidRPr="003E2D60">
              <w:rPr>
                <w:rFonts w:asciiTheme="minorHAnsi" w:hAnsiTheme="minorHAnsi" w:cstheme="minorHAnsi"/>
                <w:b/>
                <w:bCs/>
                <w:sz w:val="20"/>
                <w:szCs w:val="20"/>
              </w:rPr>
              <w:t>OR</w:t>
            </w:r>
            <w:r w:rsidRPr="003E2D60">
              <w:rPr>
                <w:rFonts w:asciiTheme="minorHAnsi" w:hAnsiTheme="minorHAnsi" w:cstheme="minorHAnsi"/>
                <w:sz w:val="20"/>
                <w:szCs w:val="20"/>
              </w:rPr>
              <w:t xml:space="preserve"> "2|Payasyoudrive"</w:t>
            </w:r>
          </w:p>
          <w:p w14:paraId="7F849052" w14:textId="4B025EC6" w:rsidR="00202F77" w:rsidRPr="003E2D60" w:rsidRDefault="00202F77" w:rsidP="00202F77">
            <w:pPr>
              <w:spacing w:after="120"/>
              <w:rPr>
                <w:rFonts w:asciiTheme="minorHAnsi" w:hAnsiTheme="minorHAnsi" w:cstheme="minorHAnsi"/>
                <w:sz w:val="20"/>
                <w:szCs w:val="20"/>
              </w:rPr>
            </w:pPr>
            <w:r w:rsidRPr="003E2D60">
              <w:rPr>
                <w:rFonts w:asciiTheme="minorHAnsi" w:hAnsiTheme="minorHAnsi" w:cstheme="minorHAnsi"/>
                <w:b/>
                <w:bCs/>
                <w:sz w:val="20"/>
                <w:szCs w:val="20"/>
              </w:rPr>
              <w:t>AND</w:t>
            </w:r>
            <w:r w:rsidRPr="003E2D60">
              <w:rPr>
                <w:rFonts w:asciiTheme="minorHAnsi" w:hAnsiTheme="minorHAnsi" w:cstheme="minorHAnsi"/>
                <w:sz w:val="20"/>
                <w:szCs w:val="20"/>
              </w:rPr>
              <w:t xml:space="preserve"> &lt;Vehicle</w:t>
            </w:r>
            <w:r w:rsidR="00C06F32" w:rsidRPr="003E2D60">
              <w:rPr>
                <w:rFonts w:asciiTheme="minorHAnsi" w:hAnsiTheme="minorHAnsi" w:cstheme="minorHAnsi"/>
                <w:sz w:val="20"/>
                <w:szCs w:val="20"/>
              </w:rPr>
              <w:t>Sum</w:t>
            </w:r>
            <w:r w:rsidRPr="003E2D60">
              <w:rPr>
                <w:rFonts w:asciiTheme="minorHAnsi" w:hAnsiTheme="minorHAnsi" w:cstheme="minorHAnsi"/>
                <w:sz w:val="20"/>
                <w:szCs w:val="20"/>
              </w:rPr>
              <w:t>InsuredType</w:t>
            </w:r>
            <w:r w:rsidR="00C06F32" w:rsidRPr="003E2D60">
              <w:rPr>
                <w:rFonts w:asciiTheme="minorHAnsi" w:hAnsiTheme="minorHAnsi" w:cstheme="minorHAnsi"/>
                <w:sz w:val="20"/>
                <w:szCs w:val="20"/>
              </w:rPr>
              <w:t>Code</w:t>
            </w:r>
            <w:r w:rsidRPr="003E2D60">
              <w:rPr>
                <w:rFonts w:asciiTheme="minorHAnsi" w:hAnsiTheme="minorHAnsi" w:cstheme="minorHAnsi"/>
                <w:sz w:val="20"/>
                <w:szCs w:val="20"/>
              </w:rPr>
              <w:t xml:space="preserve">&gt; = "Agreed Value" </w:t>
            </w:r>
          </w:p>
          <w:p w14:paraId="09E7952C" w14:textId="7A3FBAED" w:rsidR="00202F77" w:rsidRPr="003E2D60" w:rsidRDefault="00202F77" w:rsidP="00202F77">
            <w:pPr>
              <w:spacing w:after="120"/>
              <w:rPr>
                <w:rFonts w:asciiTheme="minorHAnsi" w:hAnsiTheme="minorHAnsi" w:cstheme="minorHAnsi"/>
                <w:sz w:val="20"/>
                <w:szCs w:val="20"/>
              </w:rPr>
            </w:pPr>
            <w:r w:rsidRPr="003E2D60">
              <w:rPr>
                <w:rFonts w:asciiTheme="minorHAnsi" w:hAnsiTheme="minorHAnsi" w:cstheme="minorHAnsi"/>
                <w:b/>
                <w:bCs/>
                <w:sz w:val="20"/>
                <w:szCs w:val="20"/>
              </w:rPr>
              <w:t>THEN</w:t>
            </w:r>
            <w:r w:rsidRPr="003E2D60">
              <w:rPr>
                <w:rFonts w:asciiTheme="minorHAnsi" w:hAnsiTheme="minorHAnsi" w:cstheme="minorHAnsi"/>
                <w:sz w:val="20"/>
                <w:szCs w:val="20"/>
              </w:rPr>
              <w:t xml:space="preserve"> display </w:t>
            </w:r>
          </w:p>
        </w:tc>
        <w:tc>
          <w:tcPr>
            <w:tcW w:w="993" w:type="dxa"/>
          </w:tcPr>
          <w:p w14:paraId="050FB991" w14:textId="7EB6AD9D" w:rsidR="00202F77" w:rsidRPr="00327D28" w:rsidRDefault="00202F77" w:rsidP="00202F77">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474EA420" w14:textId="518BD5E8" w:rsidR="00202F77" w:rsidRPr="00327D28" w:rsidRDefault="00202F77" w:rsidP="00202F77">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2EFB3F29" w14:textId="6DFE90B7" w:rsidR="00202F77" w:rsidRPr="00327D28" w:rsidRDefault="00202F77" w:rsidP="00202F77">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77B2D212" w14:textId="3366F5D8" w:rsidR="00202F77" w:rsidRDefault="00202F77" w:rsidP="00202F77">
            <w:pPr>
              <w:tabs>
                <w:tab w:val="left" w:pos="1800"/>
              </w:tabs>
              <w:rPr>
                <w:rFonts w:asciiTheme="minorHAnsi" w:hAnsiTheme="minorHAnsi" w:cstheme="minorHAnsi"/>
                <w:color w:val="000000"/>
                <w:sz w:val="18"/>
                <w:szCs w:val="18"/>
              </w:rPr>
            </w:pPr>
            <w:r w:rsidRPr="00FE0728">
              <w:rPr>
                <w:rFonts w:asciiTheme="minorHAnsi" w:hAnsiTheme="minorHAnsi" w:cstheme="minorHAnsi"/>
                <w:color w:val="000000"/>
                <w:sz w:val="18"/>
                <w:szCs w:val="18"/>
              </w:rPr>
              <w:t>Bodycopy_B</w:t>
            </w:r>
          </w:p>
          <w:p w14:paraId="14527874" w14:textId="0FF226F4" w:rsidR="00202F77" w:rsidRPr="00BD6987" w:rsidRDefault="00202F77" w:rsidP="00202F77">
            <w:pPr>
              <w:tabs>
                <w:tab w:val="left" w:pos="1800"/>
              </w:tabs>
              <w:rPr>
                <w:rFonts w:asciiTheme="minorHAnsi" w:hAnsiTheme="minorHAnsi" w:cstheme="minorHAnsi"/>
                <w:bCs/>
                <w:sz w:val="20"/>
                <w:szCs w:val="20"/>
              </w:rPr>
            </w:pPr>
          </w:p>
        </w:tc>
      </w:tr>
      <w:tr w:rsidR="00826143" w:rsidRPr="00BD6987" w14:paraId="0A1CEBD1" w14:textId="77777777" w:rsidTr="001E7F90">
        <w:trPr>
          <w:cantSplit/>
          <w:trHeight w:val="1463"/>
        </w:trPr>
        <w:tc>
          <w:tcPr>
            <w:tcW w:w="1013" w:type="dxa"/>
          </w:tcPr>
          <w:p w14:paraId="575EF677" w14:textId="7B95C3DD" w:rsidR="00A6470A" w:rsidRPr="00BD6987" w:rsidRDefault="00A6470A" w:rsidP="00A6470A">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YC </w:t>
            </w:r>
            <w:r>
              <w:rPr>
                <w:rFonts w:asciiTheme="minorHAnsi" w:hAnsiTheme="minorHAnsi" w:cstheme="minorHAnsi"/>
                <w:bCs/>
                <w:sz w:val="20"/>
                <w:szCs w:val="20"/>
              </w:rPr>
              <w:t>6</w:t>
            </w:r>
          </w:p>
        </w:tc>
        <w:tc>
          <w:tcPr>
            <w:tcW w:w="2101" w:type="dxa"/>
          </w:tcPr>
          <w:p w14:paraId="0981D535" w14:textId="657835CA" w:rsidR="00A6470A" w:rsidRDefault="00A6470A" w:rsidP="00A6470A">
            <w:pPr>
              <w:tabs>
                <w:tab w:val="left" w:pos="1800"/>
              </w:tabs>
              <w:rPr>
                <w:rFonts w:asciiTheme="minorHAnsi" w:hAnsiTheme="minorHAnsi" w:cstheme="minorHAnsi"/>
                <w:sz w:val="20"/>
                <w:szCs w:val="20"/>
              </w:rPr>
            </w:pPr>
            <w:r w:rsidRPr="00720F8E">
              <w:rPr>
                <w:rFonts w:asciiTheme="minorHAnsi" w:hAnsiTheme="minorHAnsi" w:cstheme="minorHAnsi"/>
                <w:sz w:val="20"/>
                <w:szCs w:val="20"/>
              </w:rPr>
              <w:t>&lt;</w:t>
            </w:r>
            <w:r w:rsidRPr="00AF28C3">
              <w:rPr>
                <w:rFonts w:asciiTheme="minorHAnsi" w:hAnsiTheme="minorHAnsi" w:cstheme="minorHAnsi"/>
                <w:sz w:val="20"/>
                <w:szCs w:val="20"/>
              </w:rPr>
              <w:t>VehicleCoverTypeCode</w:t>
            </w:r>
            <w:r>
              <w:rPr>
                <w:rFonts w:asciiTheme="minorHAnsi" w:hAnsiTheme="minorHAnsi" w:cstheme="minorHAnsi"/>
                <w:sz w:val="20"/>
                <w:szCs w:val="20"/>
              </w:rPr>
              <w:t>&gt;</w:t>
            </w:r>
          </w:p>
          <w:p w14:paraId="7122147C" w14:textId="2914121E" w:rsidR="00A6470A" w:rsidRPr="00BD6987" w:rsidRDefault="00A6470A" w:rsidP="00A6470A">
            <w:pPr>
              <w:tabs>
                <w:tab w:val="left" w:pos="1800"/>
              </w:tabs>
              <w:rPr>
                <w:rFonts w:asciiTheme="minorHAnsi" w:hAnsiTheme="minorHAnsi" w:cstheme="minorHAnsi"/>
                <w:b/>
                <w:sz w:val="20"/>
                <w:szCs w:val="20"/>
              </w:rPr>
            </w:pPr>
            <w:r w:rsidRPr="00720F8E">
              <w:rPr>
                <w:rFonts w:asciiTheme="minorHAnsi" w:hAnsiTheme="minorHAnsi" w:cstheme="minorHAnsi"/>
                <w:sz w:val="20"/>
                <w:szCs w:val="20"/>
              </w:rPr>
              <w:t>&lt;</w:t>
            </w:r>
            <w:r w:rsidRPr="00AE6114">
              <w:rPr>
                <w:rFonts w:asciiTheme="minorHAnsi" w:hAnsiTheme="minorHAnsi" w:cstheme="minorHAnsi"/>
                <w:sz w:val="20"/>
                <w:szCs w:val="20"/>
              </w:rPr>
              <w:t>VehicleInsuredType</w:t>
            </w:r>
            <w:r w:rsidRPr="00720F8E">
              <w:rPr>
                <w:rFonts w:asciiTheme="minorHAnsi" w:hAnsiTheme="minorHAnsi" w:cstheme="minorHAnsi"/>
                <w:sz w:val="20"/>
                <w:szCs w:val="20"/>
              </w:rPr>
              <w:t>&gt;</w:t>
            </w:r>
          </w:p>
        </w:tc>
        <w:tc>
          <w:tcPr>
            <w:tcW w:w="8788" w:type="dxa"/>
          </w:tcPr>
          <w:tbl>
            <w:tblPr>
              <w:tblpPr w:leftFromText="180" w:rightFromText="180" w:horzAnchor="margin" w:tblpY="420"/>
              <w:tblOverlap w:val="never"/>
              <w:tblW w:w="7230" w:type="dxa"/>
              <w:tblBorders>
                <w:bottom w:val="single" w:sz="4" w:space="0" w:color="auto"/>
              </w:tblBorders>
              <w:tblLayout w:type="fixed"/>
              <w:tblLook w:val="04A0" w:firstRow="1" w:lastRow="0" w:firstColumn="1" w:lastColumn="0" w:noHBand="0" w:noVBand="1"/>
            </w:tblPr>
            <w:tblGrid>
              <w:gridCol w:w="2861"/>
              <w:gridCol w:w="4369"/>
            </w:tblGrid>
            <w:tr w:rsidR="00A6470A" w:rsidRPr="00FB7024" w14:paraId="5B94CE23" w14:textId="77777777" w:rsidTr="0472516C">
              <w:trPr>
                <w:trHeight w:val="300"/>
              </w:trPr>
              <w:tc>
                <w:tcPr>
                  <w:tcW w:w="2861" w:type="dxa"/>
                  <w:noWrap/>
                  <w:hideMark/>
                </w:tcPr>
                <w:p w14:paraId="3A1C3187" w14:textId="7FAFAB13" w:rsidR="00A6470A" w:rsidRPr="00FB7024" w:rsidRDefault="00A6470A" w:rsidP="00A6470A">
                  <w:pPr>
                    <w:pStyle w:val="BodycopyCOI"/>
                  </w:pPr>
                  <w:r w:rsidRPr="00FB7024">
                    <w:t>Sum Insured:</w:t>
                  </w:r>
                </w:p>
              </w:tc>
              <w:tc>
                <w:tcPr>
                  <w:tcW w:w="4369" w:type="dxa"/>
                  <w:noWrap/>
                  <w:vAlign w:val="bottom"/>
                  <w:hideMark/>
                </w:tcPr>
                <w:p w14:paraId="66A4CE8C" w14:textId="54083EBB" w:rsidR="00A6470A" w:rsidRPr="00FB7024" w:rsidRDefault="00A6470A" w:rsidP="00A6470A">
                  <w:pPr>
                    <w:rPr>
                      <w:rFonts w:asciiTheme="minorHAnsi" w:hAnsiTheme="minorHAnsi"/>
                      <w:b/>
                      <w:bCs/>
                      <w:color w:val="000000"/>
                      <w:sz w:val="22"/>
                      <w:szCs w:val="22"/>
                      <w:lang w:eastAsia="en-AU"/>
                    </w:rPr>
                  </w:pPr>
                  <w:commentRangeStart w:id="7788"/>
                  <w:commentRangeStart w:id="7789"/>
                  <w:commentRangeStart w:id="7790"/>
                  <w:commentRangeStart w:id="7791"/>
                  <w:commentRangeStart w:id="7792"/>
                  <w:r w:rsidRPr="00FB7024">
                    <w:rPr>
                      <w:rFonts w:asciiTheme="minorHAnsi" w:hAnsiTheme="minorHAnsi"/>
                      <w:b/>
                      <w:bCs/>
                      <w:sz w:val="20"/>
                      <w:szCs w:val="20"/>
                    </w:rPr>
                    <w:t>M</w:t>
                  </w:r>
                  <w:commentRangeEnd w:id="7788"/>
                  <w:r w:rsidRPr="00FB7024">
                    <w:rPr>
                      <w:rStyle w:val="CommentReference"/>
                      <w:rFonts w:asciiTheme="minorHAnsi" w:hAnsiTheme="minorHAnsi" w:cstheme="minorBidi"/>
                      <w:b/>
                      <w:bCs/>
                      <w:sz w:val="20"/>
                      <w:szCs w:val="20"/>
                    </w:rPr>
                    <w:commentReference w:id="7788"/>
                  </w:r>
                  <w:commentRangeEnd w:id="7789"/>
                  <w:r w:rsidRPr="00FB7024">
                    <w:rPr>
                      <w:rStyle w:val="CommentReference"/>
                      <w:rFonts w:asciiTheme="minorHAnsi" w:hAnsiTheme="minorHAnsi" w:cstheme="minorBidi"/>
                      <w:b/>
                      <w:bCs/>
                      <w:sz w:val="20"/>
                      <w:szCs w:val="20"/>
                    </w:rPr>
                    <w:commentReference w:id="7789"/>
                  </w:r>
                  <w:commentRangeEnd w:id="7790"/>
                  <w:r w:rsidRPr="00FB7024">
                    <w:rPr>
                      <w:rStyle w:val="CommentReference"/>
                      <w:rFonts w:asciiTheme="minorHAnsi" w:hAnsiTheme="minorHAnsi" w:cstheme="minorBidi"/>
                      <w:b/>
                      <w:bCs/>
                      <w:sz w:val="20"/>
                      <w:szCs w:val="20"/>
                    </w:rPr>
                    <w:commentReference w:id="7790"/>
                  </w:r>
                  <w:r w:rsidRPr="00FB7024">
                    <w:rPr>
                      <w:rFonts w:asciiTheme="minorHAnsi" w:hAnsiTheme="minorHAnsi"/>
                      <w:b/>
                      <w:bCs/>
                      <w:sz w:val="20"/>
                      <w:szCs w:val="20"/>
                    </w:rPr>
                    <w:t xml:space="preserve">arket </w:t>
                  </w:r>
                  <w:commentRangeStart w:id="7793"/>
                  <w:commentRangeStart w:id="7794"/>
                  <w:r w:rsidRPr="00FB7024">
                    <w:rPr>
                      <w:rFonts w:asciiTheme="minorHAnsi" w:hAnsiTheme="minorHAnsi"/>
                      <w:b/>
                      <w:bCs/>
                      <w:sz w:val="20"/>
                      <w:szCs w:val="20"/>
                    </w:rPr>
                    <w:t>value</w:t>
                  </w:r>
                  <w:commentRangeEnd w:id="7793"/>
                  <w:r w:rsidRPr="00FB7024">
                    <w:rPr>
                      <w:rStyle w:val="CommentReference"/>
                      <w:rFonts w:asciiTheme="minorHAnsi" w:hAnsiTheme="minorHAnsi" w:cstheme="minorBidi"/>
                      <w:b/>
                      <w:bCs/>
                      <w:color w:val="000000"/>
                      <w:sz w:val="22"/>
                      <w:szCs w:val="22"/>
                      <w:lang w:eastAsia="en-AU"/>
                    </w:rPr>
                    <w:commentReference w:id="7793"/>
                  </w:r>
                  <w:commentRangeEnd w:id="7794"/>
                  <w:r w:rsidRPr="00FB7024">
                    <w:rPr>
                      <w:rStyle w:val="CommentReference"/>
                      <w:rFonts w:asciiTheme="minorHAnsi" w:hAnsiTheme="minorHAnsi" w:cstheme="minorBidi"/>
                      <w:b/>
                      <w:bCs/>
                      <w:color w:val="000000"/>
                      <w:sz w:val="22"/>
                      <w:szCs w:val="22"/>
                      <w:lang w:eastAsia="en-AU"/>
                    </w:rPr>
                    <w:commentReference w:id="7794"/>
                  </w:r>
                  <w:commentRangeEnd w:id="7791"/>
                  <w:r w:rsidRPr="00FB7024">
                    <w:rPr>
                      <w:rStyle w:val="CommentReference"/>
                      <w:rFonts w:asciiTheme="minorHAnsi" w:hAnsiTheme="minorHAnsi" w:cstheme="minorBidi"/>
                      <w:b/>
                      <w:bCs/>
                      <w:color w:val="000000"/>
                      <w:sz w:val="22"/>
                      <w:szCs w:val="22"/>
                      <w:lang w:eastAsia="en-AU"/>
                    </w:rPr>
                    <w:commentReference w:id="7791"/>
                  </w:r>
                  <w:commentRangeEnd w:id="7792"/>
                  <w:r w:rsidRPr="00FB7024">
                    <w:rPr>
                      <w:rStyle w:val="CommentReference"/>
                      <w:rFonts w:asciiTheme="minorHAnsi" w:hAnsiTheme="minorHAnsi" w:cstheme="minorBidi"/>
                      <w:b/>
                      <w:bCs/>
                      <w:color w:val="000000"/>
                      <w:sz w:val="22"/>
                      <w:szCs w:val="22"/>
                      <w:lang w:eastAsia="en-AU"/>
                    </w:rPr>
                    <w:commentReference w:id="7792"/>
                  </w:r>
                </w:p>
              </w:tc>
            </w:tr>
          </w:tbl>
          <w:p w14:paraId="4378D068" w14:textId="5EBD932F" w:rsidR="00A6470A" w:rsidRPr="00FB7024" w:rsidRDefault="00A6470A" w:rsidP="00A6470A">
            <w:pPr>
              <w:rPr>
                <w:rFonts w:asciiTheme="minorHAnsi" w:eastAsia="Segoe UI" w:hAnsiTheme="minorHAnsi" w:cstheme="minorHAnsi"/>
                <w:b/>
                <w:bCs/>
              </w:rPr>
            </w:pPr>
          </w:p>
        </w:tc>
        <w:tc>
          <w:tcPr>
            <w:tcW w:w="1701" w:type="dxa"/>
          </w:tcPr>
          <w:p w14:paraId="0E3C7530" w14:textId="6F80D932" w:rsidR="00A6470A" w:rsidRPr="003E2D60" w:rsidRDefault="00A6470A" w:rsidP="00A6470A">
            <w:pPr>
              <w:spacing w:after="120"/>
              <w:rPr>
                <w:rFonts w:asciiTheme="minorHAnsi" w:hAnsiTheme="minorHAnsi" w:cstheme="minorHAnsi"/>
                <w:sz w:val="20"/>
                <w:szCs w:val="20"/>
              </w:rPr>
            </w:pPr>
            <w:r w:rsidRPr="003E2D60">
              <w:rPr>
                <w:rFonts w:asciiTheme="minorHAnsi" w:hAnsiTheme="minorHAnsi" w:cstheme="minorHAnsi"/>
                <w:b/>
                <w:bCs/>
                <w:sz w:val="20"/>
                <w:szCs w:val="20"/>
              </w:rPr>
              <w:t>IF</w:t>
            </w:r>
            <w:r w:rsidRPr="003E2D60">
              <w:rPr>
                <w:rFonts w:asciiTheme="minorHAnsi" w:hAnsiTheme="minorHAnsi" w:cstheme="minorHAnsi"/>
                <w:sz w:val="20"/>
                <w:szCs w:val="20"/>
              </w:rPr>
              <w:t xml:space="preserve"> &lt;VehicleCoverTypeCode&gt; = "1|Comprehensive" </w:t>
            </w:r>
            <w:r w:rsidRPr="003E2D60">
              <w:rPr>
                <w:rFonts w:asciiTheme="minorHAnsi" w:hAnsiTheme="minorHAnsi" w:cstheme="minorHAnsi"/>
                <w:b/>
                <w:bCs/>
                <w:sz w:val="20"/>
                <w:szCs w:val="20"/>
              </w:rPr>
              <w:t>OR</w:t>
            </w:r>
            <w:r w:rsidRPr="003E2D60">
              <w:rPr>
                <w:rFonts w:asciiTheme="minorHAnsi" w:hAnsiTheme="minorHAnsi" w:cstheme="minorHAnsi"/>
                <w:sz w:val="20"/>
                <w:szCs w:val="20"/>
              </w:rPr>
              <w:t xml:space="preserve"> "2|Payasyoudrive"</w:t>
            </w:r>
          </w:p>
          <w:p w14:paraId="40685F3F" w14:textId="06D90DFA" w:rsidR="00A6470A" w:rsidRPr="003E2D60" w:rsidRDefault="00A6470A" w:rsidP="00A6470A">
            <w:pPr>
              <w:spacing w:after="120"/>
              <w:rPr>
                <w:rFonts w:asciiTheme="minorHAnsi" w:hAnsiTheme="minorHAnsi" w:cstheme="minorHAnsi"/>
                <w:sz w:val="20"/>
                <w:szCs w:val="20"/>
              </w:rPr>
            </w:pPr>
            <w:r w:rsidRPr="003E2D60">
              <w:rPr>
                <w:rFonts w:asciiTheme="minorHAnsi" w:hAnsiTheme="minorHAnsi" w:cstheme="minorHAnsi"/>
                <w:b/>
                <w:bCs/>
                <w:sz w:val="20"/>
                <w:szCs w:val="20"/>
              </w:rPr>
              <w:t>AND</w:t>
            </w:r>
            <w:r w:rsidRPr="003E2D60">
              <w:rPr>
                <w:rFonts w:asciiTheme="minorHAnsi" w:hAnsiTheme="minorHAnsi" w:cstheme="minorHAnsi"/>
                <w:sz w:val="20"/>
                <w:szCs w:val="20"/>
              </w:rPr>
              <w:t xml:space="preserve"> &lt;Vehicle</w:t>
            </w:r>
            <w:r w:rsidR="00C06F32" w:rsidRPr="003E2D60">
              <w:rPr>
                <w:rFonts w:asciiTheme="minorHAnsi" w:hAnsiTheme="minorHAnsi" w:cstheme="minorHAnsi"/>
                <w:sz w:val="20"/>
                <w:szCs w:val="20"/>
              </w:rPr>
              <w:t>Sum</w:t>
            </w:r>
            <w:r w:rsidRPr="003E2D60">
              <w:rPr>
                <w:rFonts w:asciiTheme="minorHAnsi" w:hAnsiTheme="minorHAnsi" w:cstheme="minorHAnsi"/>
                <w:sz w:val="20"/>
                <w:szCs w:val="20"/>
              </w:rPr>
              <w:t>InsuredType</w:t>
            </w:r>
            <w:r w:rsidR="00C06F32" w:rsidRPr="003E2D60">
              <w:rPr>
                <w:rFonts w:asciiTheme="minorHAnsi" w:hAnsiTheme="minorHAnsi" w:cstheme="minorHAnsi"/>
                <w:sz w:val="20"/>
                <w:szCs w:val="20"/>
              </w:rPr>
              <w:t>Code</w:t>
            </w:r>
            <w:r w:rsidRPr="003E2D60">
              <w:rPr>
                <w:rFonts w:asciiTheme="minorHAnsi" w:hAnsiTheme="minorHAnsi" w:cstheme="minorHAnsi"/>
                <w:sz w:val="20"/>
                <w:szCs w:val="20"/>
              </w:rPr>
              <w:t xml:space="preserve">&gt; = "Market Value" </w:t>
            </w:r>
          </w:p>
          <w:p w14:paraId="0CE00D43" w14:textId="3EE15D2A" w:rsidR="00A6470A" w:rsidRPr="003E2D60" w:rsidRDefault="00A6470A" w:rsidP="00A6470A">
            <w:pPr>
              <w:spacing w:after="120"/>
              <w:rPr>
                <w:rFonts w:asciiTheme="minorHAnsi" w:hAnsiTheme="minorHAnsi" w:cstheme="minorHAnsi"/>
                <w:sz w:val="20"/>
                <w:szCs w:val="20"/>
              </w:rPr>
            </w:pPr>
            <w:r w:rsidRPr="003E2D60">
              <w:rPr>
                <w:rFonts w:asciiTheme="minorHAnsi" w:hAnsiTheme="minorHAnsi" w:cstheme="minorHAnsi"/>
                <w:b/>
                <w:bCs/>
                <w:sz w:val="20"/>
                <w:szCs w:val="20"/>
              </w:rPr>
              <w:t>THEN</w:t>
            </w:r>
            <w:r w:rsidRPr="003E2D60">
              <w:rPr>
                <w:rFonts w:asciiTheme="minorHAnsi" w:hAnsiTheme="minorHAnsi" w:cstheme="minorHAnsi"/>
                <w:sz w:val="20"/>
                <w:szCs w:val="20"/>
              </w:rPr>
              <w:t xml:space="preserve"> display </w:t>
            </w:r>
          </w:p>
        </w:tc>
        <w:tc>
          <w:tcPr>
            <w:tcW w:w="993" w:type="dxa"/>
          </w:tcPr>
          <w:p w14:paraId="495FA18E" w14:textId="6B660F07" w:rsidR="00A6470A" w:rsidRPr="00327D28" w:rsidRDefault="00A6470A" w:rsidP="00A6470A">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74C59222" w14:textId="61775D2F" w:rsidR="00A6470A" w:rsidRPr="00327D28" w:rsidRDefault="00A6470A" w:rsidP="00A6470A">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5A84227A" w14:textId="525E08E5" w:rsidR="00A6470A" w:rsidRPr="00327D28" w:rsidRDefault="00A6470A" w:rsidP="00A6470A">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1A2B938A" w14:textId="0EB5FB66" w:rsidR="00A6470A" w:rsidRDefault="00A6470A" w:rsidP="00A6470A">
            <w:pPr>
              <w:tabs>
                <w:tab w:val="left" w:pos="1800"/>
              </w:tabs>
              <w:rPr>
                <w:rFonts w:asciiTheme="minorHAnsi" w:hAnsiTheme="minorHAnsi" w:cstheme="minorHAnsi"/>
                <w:color w:val="000000"/>
                <w:sz w:val="18"/>
                <w:szCs w:val="18"/>
              </w:rPr>
            </w:pPr>
            <w:r w:rsidRPr="00FE0728">
              <w:rPr>
                <w:rFonts w:asciiTheme="minorHAnsi" w:hAnsiTheme="minorHAnsi" w:cstheme="minorHAnsi"/>
                <w:color w:val="000000"/>
                <w:sz w:val="18"/>
                <w:szCs w:val="18"/>
              </w:rPr>
              <w:t>Bodycopy_B</w:t>
            </w:r>
          </w:p>
          <w:p w14:paraId="0A6970E6" w14:textId="767A3352" w:rsidR="00A6470A" w:rsidRPr="00BD6987" w:rsidRDefault="00A6470A" w:rsidP="00A6470A">
            <w:pPr>
              <w:tabs>
                <w:tab w:val="left" w:pos="1800"/>
              </w:tabs>
              <w:rPr>
                <w:rFonts w:asciiTheme="minorHAnsi" w:hAnsiTheme="minorHAnsi" w:cstheme="minorHAnsi"/>
                <w:bCs/>
                <w:sz w:val="20"/>
                <w:szCs w:val="20"/>
              </w:rPr>
            </w:pPr>
          </w:p>
        </w:tc>
      </w:tr>
      <w:tr w:rsidR="00826143" w:rsidRPr="00BD6987" w14:paraId="2111A089" w14:textId="77777777" w:rsidTr="001E7F90">
        <w:trPr>
          <w:cantSplit/>
          <w:trHeight w:val="1463"/>
        </w:trPr>
        <w:tc>
          <w:tcPr>
            <w:tcW w:w="1013" w:type="dxa"/>
          </w:tcPr>
          <w:p w14:paraId="77EB0EC6" w14:textId="0479E30A" w:rsidR="00A6470A" w:rsidRPr="00BD6987" w:rsidRDefault="00A6470A" w:rsidP="00A6470A">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YC </w:t>
            </w:r>
            <w:r>
              <w:rPr>
                <w:rFonts w:asciiTheme="minorHAnsi" w:hAnsiTheme="minorHAnsi" w:cstheme="minorHAnsi"/>
                <w:bCs/>
                <w:sz w:val="20"/>
                <w:szCs w:val="20"/>
              </w:rPr>
              <w:t>7</w:t>
            </w:r>
          </w:p>
        </w:tc>
        <w:tc>
          <w:tcPr>
            <w:tcW w:w="2101" w:type="dxa"/>
          </w:tcPr>
          <w:p w14:paraId="0FA2AB95" w14:textId="090B6EFB" w:rsidR="00A6470A" w:rsidRPr="00BD6987" w:rsidRDefault="00A6470A" w:rsidP="00A6470A">
            <w:pPr>
              <w:tabs>
                <w:tab w:val="left" w:pos="1800"/>
              </w:tabs>
              <w:rPr>
                <w:rFonts w:asciiTheme="minorHAnsi" w:hAnsiTheme="minorHAnsi" w:cstheme="minorHAnsi"/>
                <w:b/>
                <w:sz w:val="20"/>
                <w:szCs w:val="20"/>
              </w:rPr>
            </w:pPr>
            <w:r w:rsidRPr="00720F8E">
              <w:rPr>
                <w:rFonts w:asciiTheme="minorHAnsi" w:hAnsiTheme="minorHAnsi" w:cstheme="minorHAnsi"/>
                <w:sz w:val="20"/>
                <w:szCs w:val="20"/>
              </w:rPr>
              <w:t>&lt;</w:t>
            </w:r>
            <w:r w:rsidRPr="00AF28C3">
              <w:rPr>
                <w:rFonts w:asciiTheme="minorHAnsi" w:hAnsiTheme="minorHAnsi" w:cstheme="minorHAnsi"/>
                <w:sz w:val="20"/>
                <w:szCs w:val="20"/>
              </w:rPr>
              <w:t>VehicleCoverTypeCode</w:t>
            </w:r>
            <w:r>
              <w:rPr>
                <w:rFonts w:asciiTheme="minorHAnsi" w:hAnsiTheme="minorHAnsi" w:cstheme="minorHAnsi"/>
                <w:sz w:val="20"/>
                <w:szCs w:val="20"/>
              </w:rPr>
              <w:t>&gt;</w:t>
            </w:r>
          </w:p>
        </w:tc>
        <w:tc>
          <w:tcPr>
            <w:tcW w:w="8788" w:type="dxa"/>
          </w:tcPr>
          <w:tbl>
            <w:tblPr>
              <w:tblpPr w:leftFromText="180" w:rightFromText="180" w:horzAnchor="margin" w:tblpY="420"/>
              <w:tblOverlap w:val="never"/>
              <w:tblW w:w="7230" w:type="dxa"/>
              <w:tblBorders>
                <w:bottom w:val="single" w:sz="4" w:space="0" w:color="auto"/>
              </w:tblBorders>
              <w:tblLayout w:type="fixed"/>
              <w:tblLook w:val="04A0" w:firstRow="1" w:lastRow="0" w:firstColumn="1" w:lastColumn="0" w:noHBand="0" w:noVBand="1"/>
            </w:tblPr>
            <w:tblGrid>
              <w:gridCol w:w="2861"/>
              <w:gridCol w:w="4369"/>
            </w:tblGrid>
            <w:tr w:rsidR="00A6470A" w:rsidRPr="00FB7024" w14:paraId="5C174E2E" w14:textId="77777777" w:rsidTr="414F30D5">
              <w:trPr>
                <w:trHeight w:val="300"/>
              </w:trPr>
              <w:tc>
                <w:tcPr>
                  <w:tcW w:w="2861" w:type="dxa"/>
                  <w:noWrap/>
                  <w:hideMark/>
                </w:tcPr>
                <w:p w14:paraId="6D81E365" w14:textId="1090B22A" w:rsidR="00A6470A" w:rsidRPr="00FB7024" w:rsidRDefault="00A6470A" w:rsidP="00A6470A">
                  <w:pPr>
                    <w:pStyle w:val="BodycopyCOI"/>
                  </w:pPr>
                  <w:r w:rsidRPr="00FB7024">
                    <w:t>Sum Insured:</w:t>
                  </w:r>
                </w:p>
              </w:tc>
              <w:tc>
                <w:tcPr>
                  <w:tcW w:w="4369" w:type="dxa"/>
                  <w:noWrap/>
                  <w:vAlign w:val="bottom"/>
                  <w:hideMark/>
                </w:tcPr>
                <w:p w14:paraId="2AFD8D02" w14:textId="6724D651" w:rsidR="00A6470A" w:rsidRPr="00FB7024" w:rsidRDefault="00A6470A" w:rsidP="00A6470A">
                  <w:pPr>
                    <w:rPr>
                      <w:rFonts w:asciiTheme="minorHAnsi" w:hAnsiTheme="minorHAnsi"/>
                      <w:b/>
                      <w:bCs/>
                      <w:color w:val="000000"/>
                      <w:sz w:val="22"/>
                      <w:szCs w:val="22"/>
                      <w:lang w:eastAsia="en-AU"/>
                    </w:rPr>
                  </w:pPr>
                  <w:r w:rsidRPr="00FB7024">
                    <w:rPr>
                      <w:rFonts w:asciiTheme="minorHAnsi" w:hAnsiTheme="minorHAnsi"/>
                      <w:b/>
                      <w:bCs/>
                      <w:sz w:val="20"/>
                      <w:szCs w:val="20"/>
                    </w:rPr>
                    <w:t>Up to the lesser of $10,000 or market value</w:t>
                  </w:r>
                </w:p>
              </w:tc>
            </w:tr>
          </w:tbl>
          <w:p w14:paraId="6E9D2B19" w14:textId="06544FD0" w:rsidR="00A6470A" w:rsidRPr="00FB7024" w:rsidRDefault="00A6470A" w:rsidP="00A6470A">
            <w:pPr>
              <w:rPr>
                <w:rFonts w:asciiTheme="minorHAnsi" w:eastAsia="Segoe UI" w:hAnsiTheme="minorHAnsi" w:cstheme="minorHAnsi"/>
                <w:b/>
                <w:bCs/>
              </w:rPr>
            </w:pPr>
          </w:p>
        </w:tc>
        <w:tc>
          <w:tcPr>
            <w:tcW w:w="1701" w:type="dxa"/>
          </w:tcPr>
          <w:p w14:paraId="051F2D5B" w14:textId="0BBFDD10" w:rsidR="00A6470A" w:rsidRPr="00720F8E" w:rsidRDefault="00A6470A" w:rsidP="00A6470A">
            <w:pPr>
              <w:spacing w:after="120"/>
              <w:rPr>
                <w:rFonts w:asciiTheme="minorHAnsi" w:hAnsiTheme="minorHAnsi" w:cstheme="minorHAnsi"/>
                <w:sz w:val="20"/>
                <w:szCs w:val="20"/>
              </w:rPr>
            </w:pPr>
            <w:r w:rsidRPr="00720F8E">
              <w:rPr>
                <w:rFonts w:asciiTheme="minorHAnsi" w:hAnsiTheme="minorHAnsi" w:cstheme="minorHAnsi"/>
                <w:b/>
                <w:bCs/>
                <w:sz w:val="20"/>
                <w:szCs w:val="20"/>
              </w:rPr>
              <w:t>IF</w:t>
            </w:r>
            <w:r w:rsidRPr="00720F8E">
              <w:rPr>
                <w:rFonts w:asciiTheme="minorHAnsi" w:hAnsiTheme="minorHAnsi" w:cstheme="minorHAnsi"/>
                <w:sz w:val="20"/>
                <w:szCs w:val="20"/>
              </w:rPr>
              <w:t xml:space="preserve"> &lt;</w:t>
            </w:r>
            <w:r w:rsidRPr="00AF28C3">
              <w:rPr>
                <w:rFonts w:asciiTheme="minorHAnsi" w:hAnsiTheme="minorHAnsi" w:cstheme="minorHAnsi"/>
                <w:sz w:val="20"/>
                <w:szCs w:val="20"/>
              </w:rPr>
              <w:t>VehicleCoverTypeCode</w:t>
            </w:r>
            <w:r w:rsidRPr="00720F8E">
              <w:rPr>
                <w:rFonts w:asciiTheme="minorHAnsi" w:hAnsiTheme="minorHAnsi" w:cstheme="minorHAnsi"/>
                <w:sz w:val="20"/>
                <w:szCs w:val="20"/>
              </w:rPr>
              <w:t>&gt; = “</w:t>
            </w:r>
            <w:r w:rsidRPr="00057548">
              <w:rPr>
                <w:rFonts w:asciiTheme="minorHAnsi" w:hAnsiTheme="minorHAnsi" w:cstheme="minorHAnsi"/>
                <w:sz w:val="20"/>
                <w:szCs w:val="20"/>
              </w:rPr>
              <w:t>4|Thirdpartypropertyfiretheft</w:t>
            </w:r>
            <w:r w:rsidRPr="00720F8E">
              <w:rPr>
                <w:rFonts w:asciiTheme="minorHAnsi" w:hAnsiTheme="minorHAnsi" w:cstheme="minorHAnsi"/>
                <w:sz w:val="20"/>
                <w:szCs w:val="20"/>
              </w:rPr>
              <w:t>”</w:t>
            </w:r>
          </w:p>
          <w:p w14:paraId="1E8B5239" w14:textId="5EE428F5" w:rsidR="00A6470A" w:rsidRPr="000D7B1B" w:rsidRDefault="00A6470A" w:rsidP="00A6470A">
            <w:pPr>
              <w:spacing w:after="120"/>
              <w:rPr>
                <w:rFonts w:asciiTheme="minorHAnsi" w:hAnsiTheme="minorHAnsi" w:cstheme="minorHAnsi"/>
                <w:sz w:val="20"/>
                <w:szCs w:val="20"/>
              </w:rPr>
            </w:pPr>
            <w:r w:rsidRPr="00720F8E">
              <w:rPr>
                <w:rFonts w:asciiTheme="minorHAnsi" w:hAnsiTheme="minorHAnsi" w:cstheme="minorHAnsi"/>
                <w:b/>
                <w:bCs/>
                <w:sz w:val="20"/>
                <w:szCs w:val="20"/>
              </w:rPr>
              <w:t>THEN</w:t>
            </w:r>
            <w:r w:rsidRPr="00720F8E">
              <w:rPr>
                <w:rFonts w:asciiTheme="minorHAnsi" w:hAnsiTheme="minorHAnsi" w:cstheme="minorHAnsi"/>
                <w:sz w:val="20"/>
                <w:szCs w:val="20"/>
              </w:rPr>
              <w:t xml:space="preserve"> display </w:t>
            </w:r>
          </w:p>
        </w:tc>
        <w:tc>
          <w:tcPr>
            <w:tcW w:w="993" w:type="dxa"/>
          </w:tcPr>
          <w:p w14:paraId="7AA50465" w14:textId="2222E92D" w:rsidR="00A6470A" w:rsidRPr="00327D28" w:rsidRDefault="00A6470A" w:rsidP="00A6470A">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27A69612" w14:textId="4355B5F0" w:rsidR="00A6470A" w:rsidRPr="00327D28" w:rsidRDefault="00A6470A" w:rsidP="00A6470A">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3CD80249" w14:textId="343FFDA1" w:rsidR="00A6470A" w:rsidRPr="00327D28" w:rsidRDefault="00A6470A" w:rsidP="00A6470A">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45DC8AE1" w14:textId="79AE1613" w:rsidR="00A6470A" w:rsidRDefault="00A6470A" w:rsidP="00A6470A">
            <w:pPr>
              <w:tabs>
                <w:tab w:val="left" w:pos="1800"/>
              </w:tabs>
              <w:rPr>
                <w:rFonts w:asciiTheme="minorHAnsi" w:hAnsiTheme="minorHAnsi" w:cstheme="minorHAnsi"/>
                <w:color w:val="000000"/>
                <w:sz w:val="18"/>
                <w:szCs w:val="18"/>
              </w:rPr>
            </w:pPr>
            <w:r w:rsidRPr="00FE0728">
              <w:rPr>
                <w:rFonts w:asciiTheme="minorHAnsi" w:hAnsiTheme="minorHAnsi" w:cstheme="minorHAnsi"/>
                <w:color w:val="000000"/>
                <w:sz w:val="18"/>
                <w:szCs w:val="18"/>
              </w:rPr>
              <w:t>Bodycopy_B</w:t>
            </w:r>
          </w:p>
          <w:p w14:paraId="61DE1D29" w14:textId="2691D72E" w:rsidR="00A6470A" w:rsidRPr="00BD6987" w:rsidRDefault="00A6470A" w:rsidP="00A6470A">
            <w:pPr>
              <w:tabs>
                <w:tab w:val="left" w:pos="1800"/>
              </w:tabs>
              <w:rPr>
                <w:rFonts w:asciiTheme="minorHAnsi" w:hAnsiTheme="minorHAnsi" w:cstheme="minorHAnsi"/>
                <w:bCs/>
                <w:sz w:val="20"/>
                <w:szCs w:val="20"/>
              </w:rPr>
            </w:pPr>
          </w:p>
        </w:tc>
      </w:tr>
      <w:tr w:rsidR="00826143" w:rsidRPr="00BD6987" w14:paraId="588B157E" w14:textId="77777777" w:rsidTr="001E7F90">
        <w:trPr>
          <w:cantSplit/>
          <w:trHeight w:val="1463"/>
        </w:trPr>
        <w:tc>
          <w:tcPr>
            <w:tcW w:w="1013" w:type="dxa"/>
          </w:tcPr>
          <w:p w14:paraId="1D527CBC" w14:textId="4A71A01C" w:rsidR="00A6470A" w:rsidRPr="00BD6987" w:rsidRDefault="00A6470A" w:rsidP="00A6470A">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YC </w:t>
            </w:r>
            <w:r>
              <w:rPr>
                <w:rFonts w:asciiTheme="minorHAnsi" w:hAnsiTheme="minorHAnsi" w:cstheme="minorHAnsi"/>
                <w:bCs/>
                <w:sz w:val="20"/>
                <w:szCs w:val="20"/>
              </w:rPr>
              <w:t>8</w:t>
            </w:r>
          </w:p>
        </w:tc>
        <w:tc>
          <w:tcPr>
            <w:tcW w:w="2101" w:type="dxa"/>
          </w:tcPr>
          <w:p w14:paraId="0087E961" w14:textId="6301BA33" w:rsidR="00A6470A" w:rsidRPr="00BD6987" w:rsidRDefault="00A6470A" w:rsidP="00A6470A">
            <w:pPr>
              <w:tabs>
                <w:tab w:val="left" w:pos="1800"/>
              </w:tabs>
              <w:rPr>
                <w:rFonts w:asciiTheme="minorHAnsi" w:hAnsiTheme="minorHAnsi" w:cstheme="minorHAnsi"/>
                <w:b/>
                <w:sz w:val="20"/>
                <w:szCs w:val="20"/>
              </w:rPr>
            </w:pPr>
            <w:r w:rsidRPr="00720F8E">
              <w:rPr>
                <w:rFonts w:asciiTheme="minorHAnsi" w:hAnsiTheme="minorHAnsi" w:cstheme="minorHAnsi"/>
                <w:sz w:val="20"/>
                <w:szCs w:val="20"/>
              </w:rPr>
              <w:t>&lt;</w:t>
            </w:r>
            <w:r w:rsidRPr="00AF28C3">
              <w:rPr>
                <w:rFonts w:asciiTheme="minorHAnsi" w:hAnsiTheme="minorHAnsi" w:cstheme="minorHAnsi"/>
                <w:sz w:val="20"/>
                <w:szCs w:val="20"/>
              </w:rPr>
              <w:t>VehicleCoverTypeCode</w:t>
            </w:r>
            <w:r>
              <w:rPr>
                <w:rFonts w:asciiTheme="minorHAnsi" w:hAnsiTheme="minorHAnsi" w:cstheme="minorHAnsi"/>
                <w:sz w:val="20"/>
                <w:szCs w:val="20"/>
              </w:rPr>
              <w:t>&gt;</w:t>
            </w:r>
          </w:p>
        </w:tc>
        <w:tc>
          <w:tcPr>
            <w:tcW w:w="8788" w:type="dxa"/>
          </w:tcPr>
          <w:tbl>
            <w:tblPr>
              <w:tblpPr w:leftFromText="180" w:rightFromText="180" w:horzAnchor="margin" w:tblpY="420"/>
              <w:tblOverlap w:val="never"/>
              <w:tblW w:w="7230" w:type="dxa"/>
              <w:tblBorders>
                <w:bottom w:val="single" w:sz="4" w:space="0" w:color="auto"/>
              </w:tblBorders>
              <w:tblLayout w:type="fixed"/>
              <w:tblLook w:val="04A0" w:firstRow="1" w:lastRow="0" w:firstColumn="1" w:lastColumn="0" w:noHBand="0" w:noVBand="1"/>
            </w:tblPr>
            <w:tblGrid>
              <w:gridCol w:w="2861"/>
              <w:gridCol w:w="4369"/>
            </w:tblGrid>
            <w:tr w:rsidR="00A6470A" w:rsidRPr="00FB7024" w14:paraId="4F4AE971" w14:textId="77777777" w:rsidTr="414F30D5">
              <w:trPr>
                <w:trHeight w:val="300"/>
              </w:trPr>
              <w:tc>
                <w:tcPr>
                  <w:tcW w:w="2861" w:type="dxa"/>
                  <w:noWrap/>
                  <w:hideMark/>
                </w:tcPr>
                <w:p w14:paraId="07B97D79" w14:textId="77B7CC91" w:rsidR="00A6470A" w:rsidRPr="00FB7024" w:rsidRDefault="00A6470A" w:rsidP="00A6470A">
                  <w:pPr>
                    <w:pStyle w:val="BodycopyCOI"/>
                    <w:rPr>
                      <w:b/>
                      <w:bCs/>
                    </w:rPr>
                  </w:pPr>
                  <w:r w:rsidRPr="00FB7024">
                    <w:t>Sum Insured</w:t>
                  </w:r>
                  <w:r w:rsidRPr="00FB7024">
                    <w:rPr>
                      <w:lang w:eastAsia="en-AU"/>
                    </w:rPr>
                    <w:t>:</w:t>
                  </w:r>
                </w:p>
              </w:tc>
              <w:tc>
                <w:tcPr>
                  <w:tcW w:w="4369" w:type="dxa"/>
                  <w:noWrap/>
                  <w:vAlign w:val="bottom"/>
                  <w:hideMark/>
                </w:tcPr>
                <w:p w14:paraId="720F4805" w14:textId="034AA7CD" w:rsidR="00A6470A" w:rsidRPr="00FB7024" w:rsidRDefault="00A6470A" w:rsidP="00A6470A">
                  <w:pPr>
                    <w:rPr>
                      <w:rFonts w:asciiTheme="minorHAnsi" w:hAnsiTheme="minorHAnsi" w:cstheme="minorHAnsi"/>
                      <w:b/>
                      <w:bCs/>
                      <w:color w:val="000000"/>
                      <w:sz w:val="22"/>
                      <w:szCs w:val="22"/>
                      <w:lang w:eastAsia="en-AU"/>
                    </w:rPr>
                  </w:pPr>
                  <w:r w:rsidRPr="00FB7024">
                    <w:rPr>
                      <w:rFonts w:asciiTheme="minorHAnsi" w:hAnsiTheme="minorHAnsi" w:cstheme="minorHAnsi"/>
                      <w:b/>
                      <w:bCs/>
                      <w:sz w:val="20"/>
                      <w:szCs w:val="20"/>
                    </w:rPr>
                    <w:t>Third Party Property Damage only</w:t>
                  </w:r>
                </w:p>
              </w:tc>
            </w:tr>
          </w:tbl>
          <w:p w14:paraId="7910E0BD" w14:textId="398A4564" w:rsidR="00A6470A" w:rsidRPr="00FB7024" w:rsidRDefault="00A6470A" w:rsidP="00A6470A">
            <w:pPr>
              <w:rPr>
                <w:rFonts w:asciiTheme="minorHAnsi" w:eastAsia="Segoe UI" w:hAnsiTheme="minorHAnsi" w:cstheme="minorHAnsi"/>
                <w:b/>
                <w:bCs/>
              </w:rPr>
            </w:pPr>
          </w:p>
        </w:tc>
        <w:tc>
          <w:tcPr>
            <w:tcW w:w="1701" w:type="dxa"/>
          </w:tcPr>
          <w:p w14:paraId="07EA772F" w14:textId="331A6486" w:rsidR="00A6470A" w:rsidRPr="00720F8E" w:rsidRDefault="00A6470A" w:rsidP="00A6470A">
            <w:pPr>
              <w:spacing w:after="120"/>
              <w:rPr>
                <w:rFonts w:asciiTheme="minorHAnsi" w:hAnsiTheme="minorHAnsi" w:cstheme="minorHAnsi"/>
                <w:sz w:val="20"/>
                <w:szCs w:val="20"/>
              </w:rPr>
            </w:pPr>
            <w:r w:rsidRPr="00720F8E">
              <w:rPr>
                <w:rFonts w:asciiTheme="minorHAnsi" w:hAnsiTheme="minorHAnsi" w:cstheme="minorHAnsi"/>
                <w:b/>
                <w:bCs/>
                <w:sz w:val="20"/>
                <w:szCs w:val="20"/>
              </w:rPr>
              <w:t>IF</w:t>
            </w:r>
            <w:r w:rsidRPr="00720F8E">
              <w:rPr>
                <w:rFonts w:asciiTheme="minorHAnsi" w:hAnsiTheme="minorHAnsi" w:cstheme="minorHAnsi"/>
                <w:sz w:val="20"/>
                <w:szCs w:val="20"/>
              </w:rPr>
              <w:t xml:space="preserve"> &lt;</w:t>
            </w:r>
            <w:r w:rsidRPr="00AF28C3">
              <w:rPr>
                <w:rFonts w:asciiTheme="minorHAnsi" w:hAnsiTheme="minorHAnsi" w:cstheme="minorHAnsi"/>
                <w:sz w:val="20"/>
                <w:szCs w:val="20"/>
              </w:rPr>
              <w:t>VehicleCoverTypeCode</w:t>
            </w:r>
            <w:r w:rsidRPr="00720F8E">
              <w:rPr>
                <w:rFonts w:asciiTheme="minorHAnsi" w:hAnsiTheme="minorHAnsi" w:cstheme="minorHAnsi"/>
                <w:sz w:val="20"/>
                <w:szCs w:val="20"/>
              </w:rPr>
              <w:t>&gt; = “</w:t>
            </w:r>
            <w:r w:rsidRPr="00057548">
              <w:rPr>
                <w:rFonts w:asciiTheme="minorHAnsi" w:hAnsiTheme="minorHAnsi" w:cstheme="minorHAnsi"/>
                <w:sz w:val="20"/>
                <w:szCs w:val="20"/>
              </w:rPr>
              <w:t>5|Thirdpartypropertydamage</w:t>
            </w:r>
            <w:r w:rsidRPr="00720F8E">
              <w:rPr>
                <w:rFonts w:asciiTheme="minorHAnsi" w:hAnsiTheme="minorHAnsi" w:cstheme="minorHAnsi"/>
                <w:sz w:val="20"/>
                <w:szCs w:val="20"/>
              </w:rPr>
              <w:t>”</w:t>
            </w:r>
          </w:p>
          <w:p w14:paraId="178A9CD6" w14:textId="4C16DEC2" w:rsidR="00A6470A" w:rsidRPr="000D7B1B" w:rsidRDefault="00A6470A" w:rsidP="00A6470A">
            <w:pPr>
              <w:spacing w:after="120"/>
              <w:rPr>
                <w:rFonts w:asciiTheme="minorHAnsi" w:hAnsiTheme="minorHAnsi" w:cstheme="minorHAnsi"/>
                <w:sz w:val="20"/>
                <w:szCs w:val="20"/>
              </w:rPr>
            </w:pPr>
            <w:r w:rsidRPr="00720F8E">
              <w:rPr>
                <w:rFonts w:asciiTheme="minorHAnsi" w:hAnsiTheme="minorHAnsi" w:cstheme="minorHAnsi"/>
                <w:b/>
                <w:bCs/>
                <w:sz w:val="20"/>
                <w:szCs w:val="20"/>
              </w:rPr>
              <w:t>THEN</w:t>
            </w:r>
            <w:r w:rsidRPr="00720F8E">
              <w:rPr>
                <w:rFonts w:asciiTheme="minorHAnsi" w:hAnsiTheme="minorHAnsi" w:cstheme="minorHAnsi"/>
                <w:sz w:val="20"/>
                <w:szCs w:val="20"/>
              </w:rPr>
              <w:t xml:space="preserve"> display</w:t>
            </w:r>
          </w:p>
        </w:tc>
        <w:tc>
          <w:tcPr>
            <w:tcW w:w="993" w:type="dxa"/>
          </w:tcPr>
          <w:p w14:paraId="404B6831" w14:textId="762188FB" w:rsidR="00A6470A" w:rsidRPr="00327D28" w:rsidRDefault="00A6470A" w:rsidP="00A6470A">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27E90661" w14:textId="7757F1DA" w:rsidR="00A6470A" w:rsidRPr="00327D28" w:rsidRDefault="00A6470A" w:rsidP="00A6470A">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31A68444" w14:textId="0E8A68FF" w:rsidR="00A6470A" w:rsidRPr="00327D28" w:rsidRDefault="00A6470A" w:rsidP="00A6470A">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5C2CF40D" w14:textId="40158DCC" w:rsidR="00A6470A" w:rsidRDefault="00A6470A" w:rsidP="00A6470A">
            <w:pPr>
              <w:tabs>
                <w:tab w:val="left" w:pos="1800"/>
              </w:tabs>
              <w:rPr>
                <w:rFonts w:asciiTheme="minorHAnsi" w:hAnsiTheme="minorHAnsi" w:cstheme="minorHAnsi"/>
                <w:color w:val="000000"/>
                <w:sz w:val="18"/>
                <w:szCs w:val="18"/>
              </w:rPr>
            </w:pPr>
            <w:r w:rsidRPr="00FE0728">
              <w:rPr>
                <w:rFonts w:asciiTheme="minorHAnsi" w:hAnsiTheme="minorHAnsi" w:cstheme="minorHAnsi"/>
                <w:color w:val="000000"/>
                <w:sz w:val="18"/>
                <w:szCs w:val="18"/>
              </w:rPr>
              <w:t>Bodycopy_B</w:t>
            </w:r>
          </w:p>
          <w:p w14:paraId="3BAF8B98" w14:textId="15EDA840" w:rsidR="00A6470A" w:rsidRPr="00BD6987" w:rsidRDefault="00A6470A" w:rsidP="00A6470A">
            <w:pPr>
              <w:tabs>
                <w:tab w:val="left" w:pos="1800"/>
              </w:tabs>
              <w:rPr>
                <w:rFonts w:asciiTheme="minorHAnsi" w:hAnsiTheme="minorHAnsi" w:cstheme="minorHAnsi"/>
                <w:bCs/>
                <w:sz w:val="20"/>
                <w:szCs w:val="20"/>
              </w:rPr>
            </w:pPr>
          </w:p>
        </w:tc>
      </w:tr>
      <w:tr w:rsidR="00826143" w:rsidRPr="00BD6987" w14:paraId="0E639BC4" w14:textId="77777777" w:rsidTr="001E7F90">
        <w:trPr>
          <w:cantSplit/>
          <w:trHeight w:val="1463"/>
        </w:trPr>
        <w:tc>
          <w:tcPr>
            <w:tcW w:w="1013" w:type="dxa"/>
          </w:tcPr>
          <w:p w14:paraId="35B715D1" w14:textId="283AC252" w:rsidR="00A9276A" w:rsidRPr="000C1A69" w:rsidRDefault="00A9276A" w:rsidP="00A9276A">
            <w:pPr>
              <w:tabs>
                <w:tab w:val="left" w:pos="1800"/>
              </w:tabs>
              <w:rPr>
                <w:rFonts w:asciiTheme="minorHAnsi" w:hAnsiTheme="minorHAnsi" w:cstheme="minorHAnsi"/>
                <w:b/>
                <w:sz w:val="20"/>
                <w:szCs w:val="20"/>
              </w:rPr>
            </w:pPr>
            <w:r w:rsidRPr="000C1A69">
              <w:rPr>
                <w:rFonts w:asciiTheme="minorHAnsi" w:hAnsiTheme="minorHAnsi" w:cstheme="minorHAnsi"/>
                <w:bCs/>
                <w:sz w:val="20"/>
                <w:szCs w:val="20"/>
              </w:rPr>
              <w:t>YC 9</w:t>
            </w:r>
            <w:r w:rsidR="00B47DAD" w:rsidRPr="000C1A69">
              <w:rPr>
                <w:rFonts w:asciiTheme="minorHAnsi" w:hAnsiTheme="minorHAnsi" w:cstheme="minorHAnsi"/>
                <w:bCs/>
                <w:sz w:val="20"/>
                <w:szCs w:val="20"/>
              </w:rPr>
              <w:t xml:space="preserve"> S1</w:t>
            </w:r>
          </w:p>
        </w:tc>
        <w:tc>
          <w:tcPr>
            <w:tcW w:w="2101" w:type="dxa"/>
          </w:tcPr>
          <w:p w14:paraId="413BF593" w14:textId="63DD9AC5" w:rsidR="00A9276A" w:rsidRPr="000C1A69" w:rsidRDefault="00A9276A" w:rsidP="00A9276A">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&lt;ParkTypeDisplay&gt;</w:t>
            </w:r>
          </w:p>
          <w:p w14:paraId="4BCCCC2A" w14:textId="3121E83A" w:rsidR="0000299B" w:rsidRPr="000C1A69" w:rsidRDefault="0000299B" w:rsidP="00A9276A">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&lt;NightParkRiskAddress&gt;</w:t>
            </w:r>
          </w:p>
        </w:tc>
        <w:tc>
          <w:tcPr>
            <w:tcW w:w="8788" w:type="dxa"/>
          </w:tcPr>
          <w:tbl>
            <w:tblPr>
              <w:tblpPr w:leftFromText="180" w:rightFromText="180" w:horzAnchor="margin" w:tblpY="420"/>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9276A" w:rsidRPr="000C1A69" w14:paraId="4B230B3D" w14:textId="77777777" w:rsidTr="624AC179">
              <w:trPr>
                <w:trHeight w:val="300"/>
              </w:trPr>
              <w:tc>
                <w:tcPr>
                  <w:tcW w:w="2861" w:type="dxa"/>
                  <w:noWrap/>
                  <w:hideMark/>
                </w:tcPr>
                <w:p w14:paraId="71B5A1C6" w14:textId="6ABDD407" w:rsidR="00A9276A" w:rsidRPr="000C1A69" w:rsidRDefault="00A9276A" w:rsidP="00A9276A">
                  <w:pPr>
                    <w:pStyle w:val="BodycopyCOI"/>
                    <w:rPr>
                      <w:b/>
                      <w:bCs/>
                    </w:rPr>
                  </w:pPr>
                  <w:r w:rsidRPr="000C1A69">
                    <w:t>Car overnight location</w:t>
                  </w:r>
                  <w:commentRangeStart w:id="7795"/>
                  <w:commentRangeStart w:id="7796"/>
                  <w:r w:rsidRPr="000C1A69">
                    <w:t>:</w:t>
                  </w:r>
                  <w:commentRangeEnd w:id="7795"/>
                  <w:r w:rsidRPr="000C1A69">
                    <w:rPr>
                      <w:rStyle w:val="CommentReference"/>
                      <w:b/>
                      <w:bCs/>
                      <w:sz w:val="18"/>
                      <w:szCs w:val="18"/>
                    </w:rPr>
                    <w:commentReference w:id="7795"/>
                  </w:r>
                  <w:commentRangeEnd w:id="7796"/>
                  <w:r w:rsidRPr="000C1A69">
                    <w:rPr>
                      <w:rStyle w:val="CommentReference"/>
                      <w:b/>
                      <w:bCs/>
                      <w:sz w:val="18"/>
                      <w:szCs w:val="18"/>
                    </w:rPr>
                    <w:commentReference w:id="7796"/>
                  </w:r>
                </w:p>
              </w:tc>
              <w:tc>
                <w:tcPr>
                  <w:tcW w:w="4546" w:type="dxa"/>
                  <w:noWrap/>
                  <w:vAlign w:val="bottom"/>
                  <w:hideMark/>
                </w:tcPr>
                <w:p w14:paraId="600C18DF" w14:textId="71E63834" w:rsidR="00A9276A" w:rsidRPr="000C1A69" w:rsidRDefault="0000299B" w:rsidP="00A9276A">
                  <w:pPr>
                    <w:rPr>
                      <w:rFonts w:asciiTheme="minorHAnsi" w:hAnsiTheme="minorHAnsi" w:cstheme="minorHAnsi"/>
                      <w:b/>
                      <w:bCs/>
                      <w:color w:val="000000"/>
                      <w:sz w:val="22"/>
                      <w:szCs w:val="22"/>
                      <w:lang w:eastAsia="en-AU"/>
                    </w:rPr>
                  </w:pPr>
                  <w:r w:rsidRPr="000C1A69">
                    <w:rPr>
                      <w:rFonts w:asciiTheme="minorHAnsi" w:eastAsia="Arial" w:hAnsiTheme="minorHAnsi" w:cstheme="minorHAnsi"/>
                      <w:b/>
                      <w:bCs/>
                      <w:color w:val="000000" w:themeColor="text1"/>
                      <w:sz w:val="20"/>
                      <w:szCs w:val="20"/>
                    </w:rPr>
                    <w:t>&lt;NightParkRiskAddress&gt;</w:t>
                  </w:r>
                  <w:r w:rsidR="00A9276A" w:rsidRPr="000C1A69">
                    <w:rPr>
                      <w:rFonts w:asciiTheme="minorHAnsi" w:eastAsia="Arial" w:hAnsiTheme="minorHAnsi" w:cstheme="minorHAnsi"/>
                      <w:b/>
                      <w:bCs/>
                      <w:color w:val="000000" w:themeColor="text1"/>
                      <w:sz w:val="20"/>
                      <w:szCs w:val="20"/>
                    </w:rPr>
                    <w:t>- &lt; ParkTypeDisplay&gt;</w:t>
                  </w:r>
                </w:p>
              </w:tc>
            </w:tr>
          </w:tbl>
          <w:p w14:paraId="0AC14DEA" w14:textId="352D7DA4" w:rsidR="00A9276A" w:rsidRPr="000C1A69" w:rsidRDefault="00A9276A" w:rsidP="00A9276A">
            <w:pPr>
              <w:pStyle w:val="TableBodycopy"/>
              <w:rPr>
                <w:rFonts w:asciiTheme="minorHAnsi" w:hAnsiTheme="minorHAnsi" w:cstheme="minorHAnsi"/>
                <w:szCs w:val="20"/>
              </w:rPr>
            </w:pPr>
          </w:p>
        </w:tc>
        <w:tc>
          <w:tcPr>
            <w:tcW w:w="1701" w:type="dxa"/>
          </w:tcPr>
          <w:p w14:paraId="00D72449" w14:textId="4EF66F92" w:rsidR="002860AF" w:rsidRPr="001E7F90" w:rsidRDefault="002860AF" w:rsidP="002860AF">
            <w:pPr>
              <w:spacing w:after="120"/>
              <w:rPr>
                <w:rFonts w:asciiTheme="minorHAnsi" w:hAnsiTheme="minorHAnsi" w:cstheme="minorHAnsi"/>
                <w:sz w:val="20"/>
                <w:szCs w:val="20"/>
                <w:rPrChange w:id="7797" w:author="sam sehgal" w:date="2024-12-19T10:04:00Z" w16du:dateUtc="2024-12-18T23:04:00Z">
                  <w:rPr>
                    <w:rFonts w:asciiTheme="minorHAnsi" w:hAnsiTheme="minorHAnsi" w:cstheme="minorHAnsi"/>
                    <w:sz w:val="20"/>
                    <w:szCs w:val="20"/>
                    <w:highlight w:val="cyan"/>
                  </w:rPr>
                </w:rPrChange>
              </w:rPr>
            </w:pPr>
            <w:r w:rsidRPr="001E7F90">
              <w:rPr>
                <w:rFonts w:asciiTheme="minorHAnsi" w:hAnsiTheme="minorHAnsi" w:cstheme="minorHAnsi"/>
                <w:b/>
                <w:bCs/>
                <w:sz w:val="20"/>
                <w:szCs w:val="20"/>
                <w:rPrChange w:id="7798" w:author="sam sehgal" w:date="2024-12-19T10:04:00Z" w16du:dateUtc="2024-12-18T23:04:00Z">
                  <w:rPr>
                    <w:rFonts w:asciiTheme="minorHAnsi" w:hAnsiTheme="minorHAnsi" w:cstheme="minorHAnsi"/>
                    <w:b/>
                    <w:bCs/>
                    <w:sz w:val="20"/>
                    <w:szCs w:val="20"/>
                    <w:highlight w:val="cyan"/>
                  </w:rPr>
                </w:rPrChange>
              </w:rPr>
              <w:t>IF</w:t>
            </w:r>
            <w:r w:rsidRPr="001E7F90">
              <w:rPr>
                <w:rFonts w:asciiTheme="minorHAnsi" w:hAnsiTheme="minorHAnsi" w:cstheme="minorHAnsi"/>
                <w:sz w:val="20"/>
                <w:szCs w:val="20"/>
                <w:rPrChange w:id="7799" w:author="sam sehgal" w:date="2024-12-19T10:04:00Z" w16du:dateUtc="2024-12-18T23:04:00Z">
                  <w:rPr>
                    <w:rFonts w:asciiTheme="minorHAnsi" w:hAnsiTheme="minorHAnsi" w:cstheme="minorHAnsi"/>
                    <w:sz w:val="20"/>
                    <w:szCs w:val="20"/>
                    <w:highlight w:val="cyan"/>
                  </w:rPr>
                </w:rPrChange>
              </w:rPr>
              <w:t xml:space="preserve"> &lt;ParkTypeCode&gt; != “7|NotRecordedOnlyForMigration”</w:t>
            </w:r>
          </w:p>
          <w:p w14:paraId="5897C0B0" w14:textId="77777777" w:rsidR="002860AF" w:rsidRPr="001E7F90" w:rsidRDefault="002860AF" w:rsidP="002860AF">
            <w:pPr>
              <w:spacing w:after="120"/>
              <w:rPr>
                <w:rFonts w:asciiTheme="minorHAnsi" w:hAnsiTheme="minorHAnsi" w:cstheme="minorHAnsi"/>
                <w:sz w:val="20"/>
                <w:szCs w:val="20"/>
                <w:rPrChange w:id="7800" w:author="sam sehgal" w:date="2024-12-19T10:04:00Z" w16du:dateUtc="2024-12-18T23:04:00Z">
                  <w:rPr>
                    <w:rFonts w:asciiTheme="minorHAnsi" w:hAnsiTheme="minorHAnsi" w:cstheme="minorHAnsi"/>
                    <w:sz w:val="20"/>
                    <w:szCs w:val="20"/>
                    <w:highlight w:val="cyan"/>
                  </w:rPr>
                </w:rPrChange>
              </w:rPr>
            </w:pPr>
            <w:r w:rsidRPr="001E7F90">
              <w:rPr>
                <w:rFonts w:asciiTheme="minorHAnsi" w:hAnsiTheme="minorHAnsi" w:cstheme="minorHAnsi"/>
                <w:b/>
                <w:bCs/>
                <w:sz w:val="20"/>
                <w:szCs w:val="20"/>
                <w:rPrChange w:id="7801" w:author="sam sehgal" w:date="2024-12-19T10:04:00Z" w16du:dateUtc="2024-12-18T23:04:00Z">
                  <w:rPr>
                    <w:rFonts w:asciiTheme="minorHAnsi" w:hAnsiTheme="minorHAnsi" w:cstheme="minorHAnsi"/>
                    <w:b/>
                    <w:bCs/>
                    <w:sz w:val="20"/>
                    <w:szCs w:val="20"/>
                    <w:highlight w:val="cyan"/>
                  </w:rPr>
                </w:rPrChange>
              </w:rPr>
              <w:t>THEN</w:t>
            </w:r>
            <w:r w:rsidRPr="001E7F90">
              <w:rPr>
                <w:rFonts w:asciiTheme="minorHAnsi" w:hAnsiTheme="minorHAnsi" w:cstheme="minorHAnsi"/>
                <w:sz w:val="20"/>
                <w:szCs w:val="20"/>
                <w:rPrChange w:id="7802" w:author="sam sehgal" w:date="2024-12-19T10:04:00Z" w16du:dateUtc="2024-12-18T23:04:00Z">
                  <w:rPr>
                    <w:rFonts w:asciiTheme="minorHAnsi" w:hAnsiTheme="minorHAnsi" w:cstheme="minorHAnsi"/>
                    <w:sz w:val="20"/>
                    <w:szCs w:val="20"/>
                    <w:highlight w:val="cyan"/>
                  </w:rPr>
                </w:rPrChange>
              </w:rPr>
              <w:t xml:space="preserve"> display</w:t>
            </w:r>
          </w:p>
          <w:p w14:paraId="4BE4D6C9" w14:textId="6B68E57E" w:rsidR="002860AF" w:rsidRDefault="002860AF" w:rsidP="002860AF">
            <w:pPr>
              <w:spacing w:after="120"/>
              <w:rPr>
                <w:rFonts w:asciiTheme="minorHAnsi" w:eastAsia="Arial" w:hAnsiTheme="minorHAnsi" w:cstheme="minorHAnsi"/>
                <w:b/>
                <w:bCs/>
                <w:color w:val="000000" w:themeColor="text1"/>
                <w:sz w:val="20"/>
                <w:szCs w:val="20"/>
              </w:rPr>
            </w:pPr>
            <w:r w:rsidRPr="001E7F90">
              <w:rPr>
                <w:rFonts w:asciiTheme="minorHAnsi" w:eastAsia="Arial" w:hAnsiTheme="minorHAnsi" w:cstheme="minorHAnsi"/>
                <w:b/>
                <w:bCs/>
                <w:color w:val="000000" w:themeColor="text1"/>
                <w:sz w:val="20"/>
                <w:szCs w:val="20"/>
                <w:rPrChange w:id="7803" w:author="sam sehgal" w:date="2024-12-19T10:04:00Z" w16du:dateUtc="2024-12-18T23:04:00Z">
                  <w:rPr>
                    <w:rFonts w:asciiTheme="minorHAnsi" w:eastAsia="Arial" w:hAnsiTheme="minorHAnsi" w:cstheme="minorHAnsi"/>
                    <w:b/>
                    <w:bCs/>
                    <w:color w:val="000000" w:themeColor="text1"/>
                    <w:sz w:val="20"/>
                    <w:szCs w:val="20"/>
                    <w:highlight w:val="cyan"/>
                  </w:rPr>
                </w:rPrChange>
              </w:rPr>
              <w:t xml:space="preserve">&lt;NightParkRiskAddress&gt;- </w:t>
            </w:r>
            <w:r w:rsidR="00B42639" w:rsidRPr="001E7F90">
              <w:rPr>
                <w:rFonts w:asciiTheme="minorHAnsi" w:eastAsia="Arial" w:hAnsiTheme="minorHAnsi" w:cstheme="minorHAnsi"/>
                <w:b/>
                <w:bCs/>
                <w:color w:val="000000" w:themeColor="text1"/>
                <w:sz w:val="20"/>
                <w:szCs w:val="20"/>
              </w:rPr>
              <w:t>&lt; ParkTypeDisplay&gt;</w:t>
            </w:r>
          </w:p>
          <w:p w14:paraId="24508C88" w14:textId="26E768F3" w:rsidR="00A05F1E" w:rsidRDefault="00A05F1E" w:rsidP="002860AF">
            <w:pPr>
              <w:spacing w:after="120"/>
              <w:rPr>
                <w:rFonts w:asciiTheme="minorHAnsi" w:eastAsia="Arial" w:hAnsiTheme="minorHAnsi" w:cstheme="minorHAnsi"/>
                <w:b/>
                <w:bCs/>
                <w:color w:val="000000" w:themeColor="text1"/>
                <w:sz w:val="20"/>
                <w:szCs w:val="20"/>
              </w:rPr>
            </w:pPr>
            <w:r>
              <w:rPr>
                <w:rFonts w:asciiTheme="minorHAnsi" w:eastAsia="Arial" w:hAnsiTheme="minorHAnsi" w:cstheme="minorHAnsi"/>
                <w:b/>
                <w:bCs/>
                <w:color w:val="000000" w:themeColor="text1"/>
                <w:sz w:val="20"/>
                <w:szCs w:val="20"/>
              </w:rPr>
              <w:t>ELSE</w:t>
            </w:r>
          </w:p>
          <w:p w14:paraId="34D6B7A4" w14:textId="65769C98" w:rsidR="00A9276A" w:rsidRPr="000C1A69" w:rsidRDefault="00A9276A" w:rsidP="002860AF">
            <w:pPr>
              <w:spacing w:after="120"/>
              <w:rPr>
                <w:rFonts w:asciiTheme="minorHAnsi" w:hAnsiTheme="minorHAnsi" w:cstheme="minorHAnsi"/>
                <w:b/>
                <w:bCs/>
                <w:sz w:val="20"/>
                <w:szCs w:val="20"/>
              </w:rPr>
            </w:pPr>
          </w:p>
        </w:tc>
        <w:tc>
          <w:tcPr>
            <w:tcW w:w="993" w:type="dxa"/>
          </w:tcPr>
          <w:p w14:paraId="340B8520" w14:textId="4FA2A682" w:rsidR="00A9276A" w:rsidRPr="000C1A69" w:rsidRDefault="00A9276A" w:rsidP="00A9276A">
            <w:pPr>
              <w:spacing w:after="120"/>
              <w:rPr>
                <w:rFonts w:asciiTheme="minorHAnsi" w:hAnsiTheme="minorHAnsi" w:cstheme="minorHAnsi"/>
                <w:color w:val="000000"/>
                <w:sz w:val="18"/>
                <w:szCs w:val="18"/>
              </w:rPr>
            </w:pPr>
            <w:r w:rsidRPr="000C1A69">
              <w:rPr>
                <w:rFonts w:asciiTheme="minorHAnsi" w:hAnsiTheme="minorHAnsi" w:cstheme="minorHAnsi"/>
                <w:color w:val="000000"/>
                <w:sz w:val="18"/>
                <w:szCs w:val="18"/>
              </w:rPr>
              <w:t>Column 1 text:</w:t>
            </w:r>
          </w:p>
          <w:p w14:paraId="38FEEB60" w14:textId="3B210D25" w:rsidR="00A9276A" w:rsidRPr="000C1A69" w:rsidRDefault="00A9276A" w:rsidP="00A9276A">
            <w:pPr>
              <w:spacing w:after="120"/>
              <w:rPr>
                <w:rFonts w:asciiTheme="minorHAnsi" w:hAnsiTheme="minorHAnsi" w:cstheme="minorHAnsi"/>
                <w:color w:val="000000"/>
                <w:sz w:val="18"/>
                <w:szCs w:val="18"/>
              </w:rPr>
            </w:pPr>
            <w:r w:rsidRPr="000C1A69">
              <w:rPr>
                <w:rFonts w:asciiTheme="minorHAnsi" w:hAnsiTheme="minorHAnsi" w:cstheme="minorHAnsi"/>
                <w:color w:val="000000"/>
                <w:sz w:val="18"/>
                <w:szCs w:val="18"/>
              </w:rPr>
              <w:t xml:space="preserve">Bodycopy_COI </w:t>
            </w:r>
          </w:p>
          <w:p w14:paraId="2698980B" w14:textId="325EE12F" w:rsidR="00A9276A" w:rsidRPr="000C1A69" w:rsidRDefault="00A9276A" w:rsidP="00A9276A">
            <w:pPr>
              <w:spacing w:after="120"/>
              <w:rPr>
                <w:rFonts w:asciiTheme="minorHAnsi" w:hAnsiTheme="minorHAnsi" w:cstheme="minorHAnsi"/>
                <w:color w:val="000000"/>
                <w:sz w:val="18"/>
                <w:szCs w:val="18"/>
              </w:rPr>
            </w:pPr>
            <w:r w:rsidRPr="000C1A69">
              <w:rPr>
                <w:rFonts w:asciiTheme="minorHAnsi" w:hAnsiTheme="minorHAnsi" w:cstheme="minorHAnsi"/>
                <w:color w:val="000000"/>
                <w:sz w:val="18"/>
                <w:szCs w:val="18"/>
              </w:rPr>
              <w:t>Column 2 text:</w:t>
            </w:r>
          </w:p>
          <w:p w14:paraId="470DB37D" w14:textId="59B883E4" w:rsidR="00A9276A" w:rsidRPr="000C1A69" w:rsidRDefault="00A9276A" w:rsidP="00A9276A">
            <w:pPr>
              <w:tabs>
                <w:tab w:val="left" w:pos="1800"/>
              </w:tabs>
              <w:rPr>
                <w:rFonts w:asciiTheme="minorHAnsi" w:hAnsiTheme="minorHAnsi" w:cstheme="minorHAnsi"/>
                <w:color w:val="000000"/>
                <w:sz w:val="18"/>
                <w:szCs w:val="18"/>
              </w:rPr>
            </w:pPr>
            <w:r w:rsidRPr="000C1A69">
              <w:rPr>
                <w:rFonts w:asciiTheme="minorHAnsi" w:hAnsiTheme="minorHAnsi" w:cstheme="minorHAnsi"/>
                <w:color w:val="000000"/>
                <w:sz w:val="18"/>
                <w:szCs w:val="18"/>
              </w:rPr>
              <w:t>Bodycopy_B</w:t>
            </w:r>
          </w:p>
          <w:p w14:paraId="2C4FD9CF" w14:textId="16A89E5E" w:rsidR="00A9276A" w:rsidRPr="000C1A69" w:rsidRDefault="00A9276A" w:rsidP="00A9276A">
            <w:pPr>
              <w:tabs>
                <w:tab w:val="left" w:pos="1800"/>
              </w:tabs>
              <w:rPr>
                <w:rFonts w:asciiTheme="minorHAnsi" w:hAnsiTheme="minorHAnsi" w:cstheme="minorHAnsi"/>
                <w:bCs/>
                <w:sz w:val="20"/>
                <w:szCs w:val="20"/>
              </w:rPr>
            </w:pPr>
          </w:p>
        </w:tc>
      </w:tr>
      <w:tr w:rsidR="00826143" w:rsidRPr="00BD6987" w14:paraId="698CA1FD" w14:textId="77777777" w:rsidTr="001E7F90">
        <w:trPr>
          <w:cantSplit/>
          <w:trHeight w:val="1463"/>
        </w:trPr>
        <w:tc>
          <w:tcPr>
            <w:tcW w:w="1013" w:type="dxa"/>
          </w:tcPr>
          <w:p w14:paraId="2084D422" w14:textId="49C2253D" w:rsidR="00A422A3" w:rsidRPr="000579F2" w:rsidRDefault="00A422A3" w:rsidP="00A422A3">
            <w:pPr>
              <w:tabs>
                <w:tab w:val="left" w:pos="1800"/>
              </w:tabs>
              <w:rPr>
                <w:rFonts w:asciiTheme="minorHAnsi" w:hAnsiTheme="minorHAnsi" w:cstheme="minorHAnsi"/>
                <w:bCs/>
                <w:sz w:val="20"/>
                <w:szCs w:val="20"/>
                <w:highlight w:val="cyan"/>
                <w:rPrChange w:id="7804" w:author="Sue Simnor (EXT Idiom)" w:date="2024-08-13T18:11:00Z" w16du:dateUtc="2024-08-13T08:11:00Z">
                  <w:rPr>
                    <w:rFonts w:asciiTheme="minorHAnsi" w:hAnsiTheme="minorHAnsi" w:cstheme="minorHAnsi"/>
                    <w:bCs/>
                    <w:sz w:val="20"/>
                    <w:szCs w:val="20"/>
                  </w:rPr>
                </w:rPrChange>
              </w:rPr>
            </w:pPr>
            <w:r w:rsidRPr="000579F2">
              <w:rPr>
                <w:rFonts w:asciiTheme="minorHAnsi" w:hAnsiTheme="minorHAnsi" w:cstheme="minorHAnsi"/>
                <w:bCs/>
                <w:sz w:val="20"/>
                <w:szCs w:val="20"/>
                <w:highlight w:val="cyan"/>
                <w:rPrChange w:id="7805" w:author="Sue Simnor (EXT Idiom)" w:date="2024-08-13T18:11:00Z" w16du:dateUtc="2024-08-13T08:11:00Z">
                  <w:rPr>
                    <w:rFonts w:asciiTheme="minorHAnsi" w:hAnsiTheme="minorHAnsi" w:cstheme="minorHAnsi"/>
                    <w:bCs/>
                    <w:sz w:val="20"/>
                    <w:szCs w:val="20"/>
                  </w:rPr>
                </w:rPrChange>
              </w:rPr>
              <w:t>YC 9 S2</w:t>
            </w:r>
          </w:p>
        </w:tc>
        <w:tc>
          <w:tcPr>
            <w:tcW w:w="2101" w:type="dxa"/>
          </w:tcPr>
          <w:p w14:paraId="27933B26" w14:textId="11610EF3" w:rsidR="00A422A3" w:rsidRPr="000579F2" w:rsidRDefault="00A422A3" w:rsidP="00A422A3">
            <w:pPr>
              <w:tabs>
                <w:tab w:val="left" w:pos="1800"/>
              </w:tabs>
              <w:rPr>
                <w:rFonts w:asciiTheme="minorHAnsi" w:hAnsiTheme="minorHAnsi" w:cstheme="minorHAnsi"/>
                <w:bCs/>
                <w:sz w:val="20"/>
                <w:szCs w:val="20"/>
                <w:highlight w:val="cyan"/>
                <w:rPrChange w:id="7806" w:author="Sue Simnor (EXT Idiom)" w:date="2024-08-13T18:11:00Z" w16du:dateUtc="2024-08-13T08:11:00Z">
                  <w:rPr>
                    <w:rFonts w:asciiTheme="minorHAnsi" w:hAnsiTheme="minorHAnsi" w:cstheme="minorHAnsi"/>
                    <w:bCs/>
                    <w:sz w:val="20"/>
                    <w:szCs w:val="20"/>
                  </w:rPr>
                </w:rPrChange>
              </w:rPr>
            </w:pPr>
            <w:r w:rsidRPr="000579F2">
              <w:rPr>
                <w:rFonts w:asciiTheme="minorHAnsi" w:hAnsiTheme="minorHAnsi" w:cstheme="minorHAnsi"/>
                <w:bCs/>
                <w:sz w:val="20"/>
                <w:szCs w:val="20"/>
                <w:highlight w:val="cyan"/>
                <w:rPrChange w:id="7807" w:author="Sue Simnor (EXT Idiom)" w:date="2024-08-13T18:11:00Z" w16du:dateUtc="2024-08-13T08:11:00Z">
                  <w:rPr>
                    <w:rFonts w:asciiTheme="minorHAnsi" w:hAnsiTheme="minorHAnsi" w:cstheme="minorHAnsi"/>
                    <w:bCs/>
                    <w:sz w:val="20"/>
                    <w:szCs w:val="20"/>
                  </w:rPr>
                </w:rPrChange>
              </w:rPr>
              <w:t>&lt;ParkTypeDisplay&gt;</w:t>
            </w:r>
          </w:p>
          <w:p w14:paraId="22CAF299" w14:textId="048308AB" w:rsidR="00A422A3" w:rsidRPr="000579F2" w:rsidRDefault="00A422A3" w:rsidP="00A422A3">
            <w:pPr>
              <w:tabs>
                <w:tab w:val="left" w:pos="1800"/>
              </w:tabs>
              <w:rPr>
                <w:rFonts w:asciiTheme="minorHAnsi" w:eastAsia="Arial" w:hAnsiTheme="minorHAnsi" w:cstheme="minorHAnsi"/>
                <w:color w:val="000000" w:themeColor="text1"/>
                <w:sz w:val="20"/>
                <w:szCs w:val="20"/>
                <w:highlight w:val="cyan"/>
                <w:rPrChange w:id="7808" w:author="Sue Simnor (EXT Idiom)" w:date="2024-08-13T18:11:00Z" w16du:dateUtc="2024-08-13T08:11:00Z">
                  <w:rPr>
                    <w:rFonts w:asciiTheme="minorHAnsi" w:eastAsia="Arial" w:hAnsiTheme="minorHAnsi" w:cstheme="minorHAnsi"/>
                    <w:color w:val="000000" w:themeColor="text1"/>
                    <w:sz w:val="20"/>
                    <w:szCs w:val="20"/>
                  </w:rPr>
                </w:rPrChange>
              </w:rPr>
            </w:pPr>
            <w:r w:rsidRPr="000579F2">
              <w:rPr>
                <w:rFonts w:asciiTheme="minorHAnsi" w:hAnsiTheme="minorHAnsi" w:cstheme="minorHAnsi"/>
                <w:bCs/>
                <w:sz w:val="20"/>
                <w:szCs w:val="20"/>
                <w:highlight w:val="cyan"/>
                <w:rPrChange w:id="7809" w:author="Sue Simnor (EXT Idiom)" w:date="2024-08-13T18:11:00Z" w16du:dateUtc="2024-08-13T08:11:00Z">
                  <w:rPr>
                    <w:rFonts w:asciiTheme="minorHAnsi" w:hAnsiTheme="minorHAnsi" w:cstheme="minorHAnsi"/>
                    <w:bCs/>
                    <w:sz w:val="20"/>
                    <w:szCs w:val="20"/>
                  </w:rPr>
                </w:rPrChange>
              </w:rPr>
              <w:t>&lt;NightParkRiskAddress&gt;</w:t>
            </w:r>
          </w:p>
        </w:tc>
        <w:tc>
          <w:tcPr>
            <w:tcW w:w="8788" w:type="dxa"/>
          </w:tcPr>
          <w:tbl>
            <w:tblPr>
              <w:tblpPr w:leftFromText="180" w:rightFromText="180" w:horzAnchor="margin" w:tblpY="420"/>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422A3" w:rsidRPr="000579F2" w14:paraId="12ADCF22" w14:textId="77777777">
              <w:trPr>
                <w:trHeight w:val="300"/>
              </w:trPr>
              <w:tc>
                <w:tcPr>
                  <w:tcW w:w="2861" w:type="dxa"/>
                  <w:noWrap/>
                  <w:hideMark/>
                </w:tcPr>
                <w:p w14:paraId="73DEC445" w14:textId="2DBAC37D" w:rsidR="00A422A3" w:rsidRPr="000579F2" w:rsidRDefault="00A422A3" w:rsidP="00A422A3">
                  <w:pPr>
                    <w:pStyle w:val="BodycopyCOI"/>
                    <w:rPr>
                      <w:b/>
                      <w:bCs/>
                      <w:highlight w:val="cyan"/>
                      <w:rPrChange w:id="7810" w:author="Sue Simnor (EXT Idiom)" w:date="2024-08-13T18:11:00Z" w16du:dateUtc="2024-08-13T08:11:00Z">
                        <w:rPr>
                          <w:b/>
                          <w:bCs/>
                        </w:rPr>
                      </w:rPrChange>
                    </w:rPr>
                  </w:pPr>
                  <w:r w:rsidRPr="000579F2">
                    <w:rPr>
                      <w:highlight w:val="cyan"/>
                      <w:rPrChange w:id="7811" w:author="Sue Simnor (EXT Idiom)" w:date="2024-08-13T18:11:00Z" w16du:dateUtc="2024-08-13T08:11:00Z">
                        <w:rPr/>
                      </w:rPrChange>
                    </w:rPr>
                    <w:t>Car overnight location</w:t>
                  </w:r>
                  <w:commentRangeStart w:id="7812"/>
                  <w:commentRangeStart w:id="7813"/>
                  <w:r w:rsidRPr="000579F2">
                    <w:rPr>
                      <w:highlight w:val="cyan"/>
                      <w:rPrChange w:id="7814" w:author="Sue Simnor (EXT Idiom)" w:date="2024-08-13T18:11:00Z" w16du:dateUtc="2024-08-13T08:11:00Z">
                        <w:rPr/>
                      </w:rPrChange>
                    </w:rPr>
                    <w:t>:</w:t>
                  </w:r>
                  <w:commentRangeEnd w:id="7812"/>
                  <w:r w:rsidRPr="000579F2">
                    <w:rPr>
                      <w:rStyle w:val="CommentReference"/>
                      <w:b/>
                      <w:bCs/>
                      <w:sz w:val="18"/>
                      <w:szCs w:val="18"/>
                      <w:highlight w:val="cyan"/>
                      <w:rPrChange w:id="7815" w:author="Sue Simnor (EXT Idiom)" w:date="2024-08-13T18:11:00Z" w16du:dateUtc="2024-08-13T08:11:00Z">
                        <w:rPr>
                          <w:rStyle w:val="CommentReference"/>
                          <w:b/>
                          <w:bCs/>
                          <w:sz w:val="18"/>
                          <w:szCs w:val="18"/>
                        </w:rPr>
                      </w:rPrChange>
                    </w:rPr>
                    <w:commentReference w:id="7812"/>
                  </w:r>
                  <w:commentRangeEnd w:id="7813"/>
                  <w:r w:rsidRPr="000579F2">
                    <w:rPr>
                      <w:rStyle w:val="CommentReference"/>
                      <w:b/>
                      <w:bCs/>
                      <w:sz w:val="18"/>
                      <w:szCs w:val="18"/>
                      <w:highlight w:val="cyan"/>
                      <w:rPrChange w:id="7816" w:author="Sue Simnor (EXT Idiom)" w:date="2024-08-13T18:11:00Z" w16du:dateUtc="2024-08-13T08:11:00Z">
                        <w:rPr>
                          <w:rStyle w:val="CommentReference"/>
                          <w:b/>
                          <w:bCs/>
                          <w:sz w:val="18"/>
                          <w:szCs w:val="18"/>
                        </w:rPr>
                      </w:rPrChange>
                    </w:rPr>
                    <w:commentReference w:id="7813"/>
                  </w:r>
                </w:p>
              </w:tc>
              <w:tc>
                <w:tcPr>
                  <w:tcW w:w="4546" w:type="dxa"/>
                  <w:noWrap/>
                  <w:vAlign w:val="bottom"/>
                  <w:hideMark/>
                </w:tcPr>
                <w:p w14:paraId="441C747E" w14:textId="6AA9B78B" w:rsidR="00A422A3" w:rsidRPr="000579F2" w:rsidRDefault="00A422A3" w:rsidP="00A422A3">
                  <w:pPr>
                    <w:rPr>
                      <w:rFonts w:asciiTheme="minorHAnsi" w:hAnsiTheme="minorHAnsi" w:cstheme="minorHAnsi"/>
                      <w:b/>
                      <w:bCs/>
                      <w:color w:val="000000"/>
                      <w:sz w:val="22"/>
                      <w:szCs w:val="22"/>
                      <w:highlight w:val="cyan"/>
                      <w:lang w:eastAsia="en-AU"/>
                      <w:rPrChange w:id="7817" w:author="Sue Simnor (EXT Idiom)" w:date="2024-08-13T18:11:00Z" w16du:dateUtc="2024-08-13T08:11:00Z">
                        <w:rPr>
                          <w:rFonts w:asciiTheme="minorHAnsi" w:hAnsiTheme="minorHAnsi" w:cstheme="minorHAnsi"/>
                          <w:b/>
                          <w:bCs/>
                          <w:color w:val="000000"/>
                          <w:sz w:val="22"/>
                          <w:szCs w:val="22"/>
                          <w:lang w:eastAsia="en-AU"/>
                        </w:rPr>
                      </w:rPrChange>
                    </w:rPr>
                  </w:pPr>
                  <w:r w:rsidRPr="000579F2">
                    <w:rPr>
                      <w:rFonts w:asciiTheme="minorHAnsi" w:eastAsia="Arial" w:hAnsiTheme="minorHAnsi" w:cstheme="minorHAnsi"/>
                      <w:b/>
                      <w:bCs/>
                      <w:color w:val="000000" w:themeColor="text1"/>
                      <w:sz w:val="20"/>
                      <w:szCs w:val="20"/>
                      <w:highlight w:val="cyan"/>
                      <w:rPrChange w:id="7818" w:author="Sue Simnor (EXT Idiom)" w:date="2024-08-13T18:11:00Z" w16du:dateUtc="2024-08-13T08:11:00Z">
                        <w:rPr>
                          <w:rFonts w:asciiTheme="minorHAnsi" w:eastAsia="Arial" w:hAnsiTheme="minorHAnsi" w:cstheme="minorHAnsi"/>
                          <w:b/>
                          <w:bCs/>
                          <w:color w:val="000000" w:themeColor="text1"/>
                          <w:sz w:val="20"/>
                          <w:szCs w:val="20"/>
                        </w:rPr>
                      </w:rPrChange>
                    </w:rPr>
                    <w:t>&lt;NightParkRiskAddress&gt;- Not recorded</w:t>
                  </w:r>
                </w:p>
              </w:tc>
            </w:tr>
          </w:tbl>
          <w:p w14:paraId="5EC98DAE" w14:textId="0D2BFB66" w:rsidR="00A422A3" w:rsidRPr="000579F2" w:rsidRDefault="00A422A3" w:rsidP="00A422A3">
            <w:pPr>
              <w:pStyle w:val="BodycopyCOI"/>
              <w:rPr>
                <w:highlight w:val="cyan"/>
                <w:rPrChange w:id="7819" w:author="Sue Simnor (EXT Idiom)" w:date="2024-08-13T18:11:00Z" w16du:dateUtc="2024-08-13T08:11:00Z">
                  <w:rPr/>
                </w:rPrChange>
              </w:rPr>
            </w:pPr>
          </w:p>
        </w:tc>
        <w:tc>
          <w:tcPr>
            <w:tcW w:w="1701" w:type="dxa"/>
          </w:tcPr>
          <w:p w14:paraId="7E945C6B" w14:textId="5B622BCC" w:rsidR="00A422A3" w:rsidRPr="000579F2" w:rsidRDefault="00A422A3" w:rsidP="00A422A3">
            <w:pPr>
              <w:spacing w:after="120"/>
              <w:rPr>
                <w:rFonts w:asciiTheme="minorHAnsi" w:hAnsiTheme="minorHAnsi" w:cstheme="minorHAnsi"/>
                <w:sz w:val="20"/>
                <w:szCs w:val="20"/>
                <w:highlight w:val="cyan"/>
                <w:rPrChange w:id="7820" w:author="Sue Simnor (EXT Idiom)" w:date="2024-08-13T18:11:00Z" w16du:dateUtc="2024-08-13T08:11:00Z">
                  <w:rPr>
                    <w:rFonts w:asciiTheme="minorHAnsi" w:hAnsiTheme="minorHAnsi" w:cstheme="minorHAnsi"/>
                    <w:sz w:val="20"/>
                    <w:szCs w:val="20"/>
                  </w:rPr>
                </w:rPrChange>
              </w:rPr>
            </w:pPr>
            <w:r w:rsidRPr="000579F2">
              <w:rPr>
                <w:rFonts w:asciiTheme="minorHAnsi" w:hAnsiTheme="minorHAnsi" w:cstheme="minorHAnsi"/>
                <w:b/>
                <w:bCs/>
                <w:sz w:val="20"/>
                <w:szCs w:val="20"/>
                <w:highlight w:val="cyan"/>
                <w:rPrChange w:id="7821" w:author="Sue Simnor (EXT Idiom)" w:date="2024-08-13T18:11:00Z" w16du:dateUtc="2024-08-13T08:11:00Z">
                  <w:rPr>
                    <w:rFonts w:asciiTheme="minorHAnsi" w:hAnsiTheme="minorHAnsi" w:cstheme="minorHAnsi"/>
                    <w:b/>
                    <w:bCs/>
                    <w:sz w:val="20"/>
                    <w:szCs w:val="20"/>
                  </w:rPr>
                </w:rPrChange>
              </w:rPr>
              <w:t>IF</w:t>
            </w:r>
            <w:r w:rsidRPr="000579F2">
              <w:rPr>
                <w:rFonts w:asciiTheme="minorHAnsi" w:hAnsiTheme="minorHAnsi" w:cstheme="minorHAnsi"/>
                <w:sz w:val="20"/>
                <w:szCs w:val="20"/>
                <w:highlight w:val="cyan"/>
                <w:rPrChange w:id="7822" w:author="Sue Simnor (EXT Idiom)" w:date="2024-08-13T18:11:00Z" w16du:dateUtc="2024-08-13T08:11:00Z">
                  <w:rPr>
                    <w:rFonts w:asciiTheme="minorHAnsi" w:hAnsiTheme="minorHAnsi" w:cstheme="minorHAnsi"/>
                    <w:sz w:val="20"/>
                    <w:szCs w:val="20"/>
                  </w:rPr>
                </w:rPrChange>
              </w:rPr>
              <w:t xml:space="preserve"> &lt;</w:t>
            </w:r>
            <w:r w:rsidR="00B86115" w:rsidRPr="000579F2">
              <w:rPr>
                <w:rFonts w:asciiTheme="minorHAnsi" w:hAnsiTheme="minorHAnsi" w:cstheme="minorHAnsi"/>
                <w:sz w:val="20"/>
                <w:szCs w:val="20"/>
                <w:highlight w:val="cyan"/>
                <w:rPrChange w:id="7823" w:author="Sue Simnor (EXT Idiom)" w:date="2024-08-13T18:11:00Z" w16du:dateUtc="2024-08-13T08:11:00Z">
                  <w:rPr>
                    <w:rFonts w:asciiTheme="minorHAnsi" w:hAnsiTheme="minorHAnsi" w:cstheme="minorHAnsi"/>
                    <w:sz w:val="20"/>
                    <w:szCs w:val="20"/>
                  </w:rPr>
                </w:rPrChange>
              </w:rPr>
              <w:t>ParkTypeCode</w:t>
            </w:r>
            <w:r w:rsidRPr="000579F2">
              <w:rPr>
                <w:rFonts w:asciiTheme="minorHAnsi" w:hAnsiTheme="minorHAnsi" w:cstheme="minorHAnsi"/>
                <w:sz w:val="20"/>
                <w:szCs w:val="20"/>
                <w:highlight w:val="cyan"/>
                <w:rPrChange w:id="7824" w:author="Sue Simnor (EXT Idiom)" w:date="2024-08-13T18:11:00Z" w16du:dateUtc="2024-08-13T08:11:00Z">
                  <w:rPr>
                    <w:rFonts w:asciiTheme="minorHAnsi" w:hAnsiTheme="minorHAnsi" w:cstheme="minorHAnsi"/>
                    <w:sz w:val="20"/>
                    <w:szCs w:val="20"/>
                  </w:rPr>
                </w:rPrChange>
              </w:rPr>
              <w:t>&gt; = “</w:t>
            </w:r>
            <w:r w:rsidR="00B86115" w:rsidRPr="000579F2">
              <w:rPr>
                <w:rFonts w:asciiTheme="minorHAnsi" w:hAnsiTheme="minorHAnsi" w:cstheme="minorHAnsi"/>
                <w:sz w:val="20"/>
                <w:szCs w:val="20"/>
                <w:highlight w:val="cyan"/>
                <w:rPrChange w:id="7825" w:author="Sue Simnor (EXT Idiom)" w:date="2024-08-13T18:11:00Z" w16du:dateUtc="2024-08-13T08:11:00Z">
                  <w:rPr>
                    <w:rFonts w:asciiTheme="minorHAnsi" w:hAnsiTheme="minorHAnsi" w:cstheme="minorHAnsi"/>
                    <w:sz w:val="20"/>
                    <w:szCs w:val="20"/>
                  </w:rPr>
                </w:rPrChange>
              </w:rPr>
              <w:t>7|NotRecordedOnlyForMigration</w:t>
            </w:r>
            <w:r w:rsidRPr="000579F2">
              <w:rPr>
                <w:rFonts w:asciiTheme="minorHAnsi" w:hAnsiTheme="minorHAnsi" w:cstheme="minorHAnsi"/>
                <w:sz w:val="20"/>
                <w:szCs w:val="20"/>
                <w:highlight w:val="cyan"/>
                <w:rPrChange w:id="7826" w:author="Sue Simnor (EXT Idiom)" w:date="2024-08-13T18:11:00Z" w16du:dateUtc="2024-08-13T08:11:00Z">
                  <w:rPr>
                    <w:rFonts w:asciiTheme="minorHAnsi" w:hAnsiTheme="minorHAnsi" w:cstheme="minorHAnsi"/>
                    <w:sz w:val="20"/>
                    <w:szCs w:val="20"/>
                  </w:rPr>
                </w:rPrChange>
              </w:rPr>
              <w:t>”</w:t>
            </w:r>
          </w:p>
          <w:p w14:paraId="7FA27D3A" w14:textId="349C3DF4" w:rsidR="00A422A3" w:rsidRPr="000579F2" w:rsidRDefault="00A422A3" w:rsidP="00A422A3">
            <w:pPr>
              <w:spacing w:after="120"/>
              <w:rPr>
                <w:rFonts w:asciiTheme="minorHAnsi" w:hAnsiTheme="minorHAnsi" w:cstheme="minorHAnsi"/>
                <w:sz w:val="20"/>
                <w:szCs w:val="20"/>
                <w:highlight w:val="cyan"/>
                <w:rPrChange w:id="7827" w:author="Sue Simnor (EXT Idiom)" w:date="2024-08-13T18:11:00Z" w16du:dateUtc="2024-08-13T08:11:00Z">
                  <w:rPr>
                    <w:rFonts w:asciiTheme="minorHAnsi" w:hAnsiTheme="minorHAnsi" w:cstheme="minorHAnsi"/>
                    <w:sz w:val="20"/>
                    <w:szCs w:val="20"/>
                  </w:rPr>
                </w:rPrChange>
              </w:rPr>
            </w:pPr>
            <w:r w:rsidRPr="000579F2">
              <w:rPr>
                <w:rFonts w:asciiTheme="minorHAnsi" w:hAnsiTheme="minorHAnsi" w:cstheme="minorHAnsi"/>
                <w:b/>
                <w:bCs/>
                <w:sz w:val="20"/>
                <w:szCs w:val="20"/>
                <w:highlight w:val="cyan"/>
                <w:rPrChange w:id="7828" w:author="Sue Simnor (EXT Idiom)" w:date="2024-08-13T18:11:00Z" w16du:dateUtc="2024-08-13T08:11:00Z">
                  <w:rPr>
                    <w:rFonts w:asciiTheme="minorHAnsi" w:hAnsiTheme="minorHAnsi" w:cstheme="minorHAnsi"/>
                    <w:b/>
                    <w:bCs/>
                    <w:sz w:val="20"/>
                    <w:szCs w:val="20"/>
                  </w:rPr>
                </w:rPrChange>
              </w:rPr>
              <w:t>THEN</w:t>
            </w:r>
            <w:r w:rsidRPr="000579F2">
              <w:rPr>
                <w:rFonts w:asciiTheme="minorHAnsi" w:hAnsiTheme="minorHAnsi" w:cstheme="minorHAnsi"/>
                <w:sz w:val="20"/>
                <w:szCs w:val="20"/>
                <w:highlight w:val="cyan"/>
                <w:rPrChange w:id="7829" w:author="Sue Simnor (EXT Idiom)" w:date="2024-08-13T18:11:00Z" w16du:dateUtc="2024-08-13T08:11:00Z">
                  <w:rPr>
                    <w:rFonts w:asciiTheme="minorHAnsi" w:hAnsiTheme="minorHAnsi" w:cstheme="minorHAnsi"/>
                    <w:sz w:val="20"/>
                    <w:szCs w:val="20"/>
                  </w:rPr>
                </w:rPrChange>
              </w:rPr>
              <w:t xml:space="preserve"> display</w:t>
            </w:r>
          </w:p>
          <w:p w14:paraId="754D2B97" w14:textId="7BD44F3E" w:rsidR="00200184" w:rsidRPr="000579F2" w:rsidRDefault="00200184" w:rsidP="00A422A3">
            <w:pPr>
              <w:spacing w:after="120"/>
              <w:rPr>
                <w:rFonts w:asciiTheme="minorHAnsi" w:hAnsiTheme="minorHAnsi" w:cstheme="minorHAnsi"/>
                <w:bCs/>
                <w:sz w:val="20"/>
                <w:highlight w:val="cyan"/>
                <w:rPrChange w:id="7830" w:author="Sue Simnor (EXT Idiom)" w:date="2024-08-13T18:11:00Z" w16du:dateUtc="2024-08-13T08:11:00Z">
                  <w:rPr>
                    <w:rFonts w:asciiTheme="minorHAnsi" w:hAnsiTheme="minorHAnsi" w:cstheme="minorHAnsi"/>
                    <w:bCs/>
                    <w:sz w:val="20"/>
                  </w:rPr>
                </w:rPrChange>
              </w:rPr>
            </w:pPr>
            <w:r w:rsidRPr="000579F2">
              <w:rPr>
                <w:rFonts w:asciiTheme="minorHAnsi" w:eastAsia="Arial" w:hAnsiTheme="minorHAnsi" w:cstheme="minorHAnsi"/>
                <w:b/>
                <w:bCs/>
                <w:color w:val="000000" w:themeColor="text1"/>
                <w:sz w:val="20"/>
                <w:szCs w:val="20"/>
                <w:highlight w:val="cyan"/>
                <w:rPrChange w:id="7831" w:author="Sue Simnor (EXT Idiom)" w:date="2024-08-13T18:11:00Z" w16du:dateUtc="2024-08-13T08:11:00Z">
                  <w:rPr>
                    <w:rFonts w:asciiTheme="minorHAnsi" w:eastAsia="Arial" w:hAnsiTheme="minorHAnsi" w:cstheme="minorHAnsi"/>
                    <w:b/>
                    <w:bCs/>
                    <w:color w:val="000000" w:themeColor="text1"/>
                    <w:sz w:val="20"/>
                    <w:szCs w:val="20"/>
                  </w:rPr>
                </w:rPrChange>
              </w:rPr>
              <w:t>&lt;NightParkRiskAddress&gt;- Not recorded</w:t>
            </w:r>
          </w:p>
        </w:tc>
        <w:tc>
          <w:tcPr>
            <w:tcW w:w="993" w:type="dxa"/>
          </w:tcPr>
          <w:p w14:paraId="1D26F3B3" w14:textId="279F18A3" w:rsidR="00A422A3" w:rsidRPr="000579F2" w:rsidRDefault="00A422A3" w:rsidP="00A422A3">
            <w:pPr>
              <w:spacing w:after="120"/>
              <w:rPr>
                <w:rFonts w:asciiTheme="minorHAnsi" w:hAnsiTheme="minorHAnsi" w:cstheme="minorHAnsi"/>
                <w:color w:val="000000"/>
                <w:sz w:val="18"/>
                <w:szCs w:val="18"/>
                <w:highlight w:val="cyan"/>
                <w:rPrChange w:id="7832" w:author="Sue Simnor (EXT Idiom)" w:date="2024-08-13T18:11:00Z" w16du:dateUtc="2024-08-13T08:11:00Z">
                  <w:rPr>
                    <w:rFonts w:asciiTheme="minorHAnsi" w:hAnsiTheme="minorHAnsi" w:cstheme="minorHAnsi"/>
                    <w:color w:val="000000"/>
                    <w:sz w:val="18"/>
                    <w:szCs w:val="18"/>
                  </w:rPr>
                </w:rPrChange>
              </w:rPr>
            </w:pPr>
            <w:r w:rsidRPr="000579F2">
              <w:rPr>
                <w:rFonts w:asciiTheme="minorHAnsi" w:hAnsiTheme="minorHAnsi" w:cstheme="minorHAnsi"/>
                <w:color w:val="000000"/>
                <w:sz w:val="18"/>
                <w:szCs w:val="18"/>
                <w:highlight w:val="cyan"/>
                <w:rPrChange w:id="7833" w:author="Sue Simnor (EXT Idiom)" w:date="2024-08-13T18:11:00Z" w16du:dateUtc="2024-08-13T08:11:00Z">
                  <w:rPr>
                    <w:rFonts w:asciiTheme="minorHAnsi" w:hAnsiTheme="minorHAnsi" w:cstheme="minorHAnsi"/>
                    <w:color w:val="000000"/>
                    <w:sz w:val="18"/>
                    <w:szCs w:val="18"/>
                  </w:rPr>
                </w:rPrChange>
              </w:rPr>
              <w:t>Column 1 text:</w:t>
            </w:r>
          </w:p>
          <w:p w14:paraId="7A5FD165" w14:textId="745BE094" w:rsidR="00A422A3" w:rsidRPr="000579F2" w:rsidRDefault="00A422A3" w:rsidP="00A422A3">
            <w:pPr>
              <w:spacing w:after="120"/>
              <w:rPr>
                <w:rFonts w:asciiTheme="minorHAnsi" w:hAnsiTheme="minorHAnsi" w:cstheme="minorHAnsi"/>
                <w:color w:val="000000"/>
                <w:sz w:val="18"/>
                <w:szCs w:val="18"/>
                <w:highlight w:val="cyan"/>
                <w:rPrChange w:id="7834" w:author="Sue Simnor (EXT Idiom)" w:date="2024-08-13T18:11:00Z" w16du:dateUtc="2024-08-13T08:11:00Z">
                  <w:rPr>
                    <w:rFonts w:asciiTheme="minorHAnsi" w:hAnsiTheme="minorHAnsi" w:cstheme="minorHAnsi"/>
                    <w:color w:val="000000"/>
                    <w:sz w:val="18"/>
                    <w:szCs w:val="18"/>
                  </w:rPr>
                </w:rPrChange>
              </w:rPr>
            </w:pPr>
            <w:r w:rsidRPr="000579F2">
              <w:rPr>
                <w:rFonts w:asciiTheme="minorHAnsi" w:hAnsiTheme="minorHAnsi" w:cstheme="minorHAnsi"/>
                <w:color w:val="000000"/>
                <w:sz w:val="18"/>
                <w:szCs w:val="18"/>
                <w:highlight w:val="cyan"/>
                <w:rPrChange w:id="7835" w:author="Sue Simnor (EXT Idiom)" w:date="2024-08-13T18:11:00Z" w16du:dateUtc="2024-08-13T08:11:00Z">
                  <w:rPr>
                    <w:rFonts w:asciiTheme="minorHAnsi" w:hAnsiTheme="minorHAnsi" w:cstheme="minorHAnsi"/>
                    <w:color w:val="000000"/>
                    <w:sz w:val="18"/>
                    <w:szCs w:val="18"/>
                  </w:rPr>
                </w:rPrChange>
              </w:rPr>
              <w:t xml:space="preserve">Bodycopy_COI </w:t>
            </w:r>
          </w:p>
          <w:p w14:paraId="48F118CF" w14:textId="01580731" w:rsidR="00A422A3" w:rsidRPr="000579F2" w:rsidRDefault="00A422A3" w:rsidP="00A422A3">
            <w:pPr>
              <w:spacing w:after="120"/>
              <w:rPr>
                <w:rFonts w:asciiTheme="minorHAnsi" w:hAnsiTheme="minorHAnsi" w:cstheme="minorHAnsi"/>
                <w:color w:val="000000"/>
                <w:sz w:val="18"/>
                <w:szCs w:val="18"/>
                <w:highlight w:val="cyan"/>
                <w:rPrChange w:id="7836" w:author="Sue Simnor (EXT Idiom)" w:date="2024-08-13T18:11:00Z" w16du:dateUtc="2024-08-13T08:11:00Z">
                  <w:rPr>
                    <w:rFonts w:asciiTheme="minorHAnsi" w:hAnsiTheme="minorHAnsi" w:cstheme="minorHAnsi"/>
                    <w:color w:val="000000"/>
                    <w:sz w:val="18"/>
                    <w:szCs w:val="18"/>
                  </w:rPr>
                </w:rPrChange>
              </w:rPr>
            </w:pPr>
            <w:r w:rsidRPr="000579F2">
              <w:rPr>
                <w:rFonts w:asciiTheme="minorHAnsi" w:hAnsiTheme="minorHAnsi" w:cstheme="minorHAnsi"/>
                <w:color w:val="000000"/>
                <w:sz w:val="18"/>
                <w:szCs w:val="18"/>
                <w:highlight w:val="cyan"/>
                <w:rPrChange w:id="7837" w:author="Sue Simnor (EXT Idiom)" w:date="2024-08-13T18:11:00Z" w16du:dateUtc="2024-08-13T08:11:00Z">
                  <w:rPr>
                    <w:rFonts w:asciiTheme="minorHAnsi" w:hAnsiTheme="minorHAnsi" w:cstheme="minorHAnsi"/>
                    <w:color w:val="000000"/>
                    <w:sz w:val="18"/>
                    <w:szCs w:val="18"/>
                  </w:rPr>
                </w:rPrChange>
              </w:rPr>
              <w:t>Column 2 text:</w:t>
            </w:r>
          </w:p>
          <w:p w14:paraId="6451A69F" w14:textId="2D9DA6BD" w:rsidR="00A422A3" w:rsidRPr="000579F2" w:rsidRDefault="00A422A3" w:rsidP="00A422A3">
            <w:pPr>
              <w:tabs>
                <w:tab w:val="left" w:pos="1800"/>
              </w:tabs>
              <w:rPr>
                <w:rFonts w:asciiTheme="minorHAnsi" w:hAnsiTheme="minorHAnsi" w:cstheme="minorHAnsi"/>
                <w:color w:val="000000"/>
                <w:sz w:val="18"/>
                <w:szCs w:val="18"/>
                <w:highlight w:val="cyan"/>
                <w:rPrChange w:id="7838" w:author="Sue Simnor (EXT Idiom)" w:date="2024-08-13T18:11:00Z" w16du:dateUtc="2024-08-13T08:11:00Z">
                  <w:rPr>
                    <w:rFonts w:asciiTheme="minorHAnsi" w:hAnsiTheme="minorHAnsi" w:cstheme="minorHAnsi"/>
                    <w:color w:val="000000"/>
                    <w:sz w:val="18"/>
                    <w:szCs w:val="18"/>
                  </w:rPr>
                </w:rPrChange>
              </w:rPr>
            </w:pPr>
            <w:r w:rsidRPr="000579F2">
              <w:rPr>
                <w:rFonts w:asciiTheme="minorHAnsi" w:hAnsiTheme="minorHAnsi" w:cstheme="minorHAnsi"/>
                <w:color w:val="000000"/>
                <w:sz w:val="18"/>
                <w:szCs w:val="18"/>
                <w:highlight w:val="cyan"/>
                <w:rPrChange w:id="7839" w:author="Sue Simnor (EXT Idiom)" w:date="2024-08-13T18:11:00Z" w16du:dateUtc="2024-08-13T08:11:00Z">
                  <w:rPr>
                    <w:rFonts w:asciiTheme="minorHAnsi" w:hAnsiTheme="minorHAnsi" w:cstheme="minorHAnsi"/>
                    <w:color w:val="000000"/>
                    <w:sz w:val="18"/>
                    <w:szCs w:val="18"/>
                  </w:rPr>
                </w:rPrChange>
              </w:rPr>
              <w:t>Bodycopy_B</w:t>
            </w:r>
          </w:p>
          <w:p w14:paraId="2C8E48D3" w14:textId="14125F6A" w:rsidR="00A422A3" w:rsidRPr="000579F2" w:rsidRDefault="00A422A3" w:rsidP="00A422A3">
            <w:pPr>
              <w:spacing w:after="120"/>
              <w:rPr>
                <w:rFonts w:asciiTheme="minorHAnsi" w:hAnsiTheme="minorHAnsi" w:cstheme="minorHAnsi"/>
                <w:color w:val="000000"/>
                <w:sz w:val="18"/>
                <w:szCs w:val="18"/>
                <w:highlight w:val="cyan"/>
                <w:rPrChange w:id="7840" w:author="Sue Simnor (EXT Idiom)" w:date="2024-08-13T18:11:00Z" w16du:dateUtc="2024-08-13T08:11:00Z">
                  <w:rPr>
                    <w:rFonts w:asciiTheme="minorHAnsi" w:hAnsiTheme="minorHAnsi" w:cstheme="minorHAnsi"/>
                    <w:color w:val="000000"/>
                    <w:sz w:val="18"/>
                    <w:szCs w:val="18"/>
                  </w:rPr>
                </w:rPrChange>
              </w:rPr>
            </w:pPr>
          </w:p>
        </w:tc>
      </w:tr>
      <w:tr w:rsidR="00826143" w:rsidRPr="00BD6987" w14:paraId="1ADDB14C" w14:textId="77777777" w:rsidTr="001E7F90">
        <w:trPr>
          <w:cantSplit/>
          <w:trHeight w:val="668"/>
        </w:trPr>
        <w:tc>
          <w:tcPr>
            <w:tcW w:w="1013" w:type="dxa"/>
            <w:vMerge w:val="restart"/>
          </w:tcPr>
          <w:p w14:paraId="5A180B62" w14:textId="397A5ECD" w:rsidR="00A422A3" w:rsidRPr="000C1A69" w:rsidRDefault="00A422A3" w:rsidP="00A422A3">
            <w:pPr>
              <w:tabs>
                <w:tab w:val="left" w:pos="1800"/>
              </w:tabs>
              <w:rPr>
                <w:rFonts w:asciiTheme="minorHAnsi" w:hAnsiTheme="minorHAnsi" w:cstheme="minorHAnsi"/>
                <w:b/>
                <w:sz w:val="20"/>
                <w:szCs w:val="20"/>
              </w:rPr>
            </w:pPr>
            <w:r w:rsidRPr="000C1A69">
              <w:rPr>
                <w:rFonts w:asciiTheme="minorHAnsi" w:hAnsiTheme="minorHAnsi" w:cstheme="minorHAnsi"/>
                <w:bCs/>
                <w:sz w:val="20"/>
                <w:szCs w:val="20"/>
              </w:rPr>
              <w:lastRenderedPageBreak/>
              <w:t>YC 10</w:t>
            </w:r>
          </w:p>
        </w:tc>
        <w:tc>
          <w:tcPr>
            <w:tcW w:w="2101" w:type="dxa"/>
            <w:vMerge w:val="restart"/>
          </w:tcPr>
          <w:p w14:paraId="436B0BF4" w14:textId="0B0752C4" w:rsidR="00A422A3" w:rsidRPr="000C1A69" w:rsidRDefault="00A422A3" w:rsidP="00A422A3">
            <w:pPr>
              <w:rPr>
                <w:rFonts w:asciiTheme="minorHAnsi" w:eastAsia="Arial" w:hAnsiTheme="minorHAnsi" w:cstheme="minorHAnsi"/>
                <w:color w:val="000000" w:themeColor="text1"/>
                <w:sz w:val="20"/>
                <w:szCs w:val="20"/>
              </w:rPr>
            </w:pPr>
            <w:r w:rsidRPr="000C1A69">
              <w:rPr>
                <w:rFonts w:asciiTheme="minorHAnsi" w:eastAsia="Arial" w:hAnsiTheme="minorHAnsi" w:cstheme="minorHAnsi"/>
                <w:color w:val="000000" w:themeColor="text1"/>
                <w:sz w:val="20"/>
                <w:szCs w:val="20"/>
              </w:rPr>
              <w:t>&lt;VehicleUseCode&gt;</w:t>
            </w:r>
          </w:p>
          <w:p w14:paraId="6779A044" w14:textId="7645324D" w:rsidR="00A422A3" w:rsidRPr="000C1A69" w:rsidRDefault="00A422A3" w:rsidP="00A422A3">
            <w:pPr>
              <w:rPr>
                <w:rFonts w:asciiTheme="minorHAnsi" w:eastAsia="Arial" w:hAnsiTheme="minorHAnsi" w:cstheme="minorHAnsi"/>
                <w:color w:val="000000" w:themeColor="text1"/>
                <w:sz w:val="20"/>
                <w:szCs w:val="20"/>
              </w:rPr>
            </w:pPr>
            <w:r w:rsidRPr="000C1A69">
              <w:rPr>
                <w:rFonts w:asciiTheme="minorHAnsi" w:eastAsia="Arial" w:hAnsiTheme="minorHAnsi" w:cstheme="minorHAnsi"/>
                <w:color w:val="000000" w:themeColor="text1"/>
                <w:sz w:val="20"/>
                <w:szCs w:val="20"/>
              </w:rPr>
              <w:t>&lt;VehicleUseDisplay&gt;</w:t>
            </w:r>
          </w:p>
        </w:tc>
        <w:tc>
          <w:tcPr>
            <w:tcW w:w="8788" w:type="dxa"/>
          </w:tcPr>
          <w:tbl>
            <w:tblPr>
              <w:tblpPr w:leftFromText="180" w:rightFromText="180" w:vertAnchor="page" w:horzAnchor="margin" w:tblpY="47"/>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422A3" w:rsidRPr="000C1A69" w14:paraId="6D072E50" w14:textId="77777777" w:rsidTr="00A6157B">
              <w:trPr>
                <w:trHeight w:val="300"/>
              </w:trPr>
              <w:tc>
                <w:tcPr>
                  <w:tcW w:w="2861" w:type="dxa"/>
                  <w:noWrap/>
                  <w:hideMark/>
                </w:tcPr>
                <w:p w14:paraId="78A1482F" w14:textId="410CF96F" w:rsidR="00A422A3" w:rsidRPr="000C1A69" w:rsidRDefault="00A422A3" w:rsidP="00A422A3">
                  <w:pPr>
                    <w:pStyle w:val="BodycopyCOI"/>
                    <w:rPr>
                      <w:rFonts w:asciiTheme="minorHAnsi" w:hAnsiTheme="minorHAnsi" w:cstheme="minorHAnsi"/>
                      <w:b/>
                      <w:bCs/>
                    </w:rPr>
                  </w:pPr>
                  <w:r w:rsidRPr="000C1A69">
                    <w:t>How your car is used</w:t>
                  </w:r>
                  <w:r w:rsidRPr="000C1A69">
                    <w:rPr>
                      <w:rFonts w:asciiTheme="minorHAnsi" w:hAnsiTheme="minorHAnsi" w:cstheme="minorHAnsi"/>
                      <w:lang w:eastAsia="en-AU"/>
                    </w:rPr>
                    <w:t>:</w:t>
                  </w:r>
                </w:p>
              </w:tc>
              <w:tc>
                <w:tcPr>
                  <w:tcW w:w="4546" w:type="dxa"/>
                  <w:noWrap/>
                  <w:vAlign w:val="bottom"/>
                  <w:hideMark/>
                </w:tcPr>
                <w:p w14:paraId="5E5B3B84" w14:textId="451E53F2" w:rsidR="00A422A3" w:rsidRPr="000C1A69" w:rsidRDefault="00A422A3" w:rsidP="00A422A3">
                  <w:pPr>
                    <w:rPr>
                      <w:rFonts w:asciiTheme="minorHAnsi" w:hAnsiTheme="minorHAnsi" w:cstheme="minorHAnsi"/>
                      <w:b/>
                      <w:bCs/>
                      <w:color w:val="000000"/>
                      <w:sz w:val="22"/>
                      <w:szCs w:val="22"/>
                      <w:lang w:eastAsia="en-AU"/>
                    </w:rPr>
                  </w:pPr>
                  <w:r w:rsidRPr="000C1A69">
                    <w:rPr>
                      <w:rFonts w:asciiTheme="minorHAnsi" w:eastAsia="Arial" w:hAnsiTheme="minorHAnsi" w:cstheme="minorHAnsi"/>
                      <w:b/>
                      <w:bCs/>
                      <w:color w:val="000000" w:themeColor="text1"/>
                      <w:sz w:val="20"/>
                      <w:szCs w:val="20"/>
                    </w:rPr>
                    <w:t>&lt;VehicleUseDisplay&gt;</w:t>
                  </w:r>
                </w:p>
              </w:tc>
            </w:tr>
          </w:tbl>
          <w:p w14:paraId="672006D3" w14:textId="59D303E4" w:rsidR="00A422A3" w:rsidRPr="000C1A69" w:rsidRDefault="00A422A3" w:rsidP="00A422A3">
            <w:pPr>
              <w:pStyle w:val="TableBodycopy"/>
              <w:rPr>
                <w:rFonts w:asciiTheme="minorHAnsi" w:hAnsiTheme="minorHAnsi" w:cstheme="minorHAnsi"/>
                <w:lang w:eastAsia="en-AU"/>
              </w:rPr>
            </w:pPr>
          </w:p>
          <w:p w14:paraId="30781E96" w14:textId="0F491CB8" w:rsidR="00A422A3" w:rsidRPr="000C1A69" w:rsidRDefault="00A422A3" w:rsidP="00A422A3">
            <w:pPr>
              <w:pStyle w:val="TableBodycopy"/>
              <w:rPr>
                <w:rFonts w:asciiTheme="minorHAnsi" w:hAnsiTheme="minorHAnsi" w:cstheme="minorHAnsi"/>
                <w:lang w:eastAsia="en-AU"/>
              </w:rPr>
            </w:pPr>
          </w:p>
          <w:p w14:paraId="40063F99" w14:textId="02DF7EFD" w:rsidR="00A422A3" w:rsidRPr="000C1A69" w:rsidRDefault="00A422A3" w:rsidP="00A422A3">
            <w:pPr>
              <w:pStyle w:val="TableBodycopy"/>
              <w:rPr>
                <w:rFonts w:asciiTheme="minorHAnsi" w:hAnsiTheme="minorHAnsi" w:cstheme="minorHAnsi"/>
                <w:lang w:eastAsia="en-AU"/>
              </w:rPr>
            </w:pPr>
          </w:p>
        </w:tc>
        <w:tc>
          <w:tcPr>
            <w:tcW w:w="1701" w:type="dxa"/>
          </w:tcPr>
          <w:p w14:paraId="4AC2A3D4" w14:textId="7258DA9A" w:rsidR="00A422A3" w:rsidRPr="000C1A69" w:rsidRDefault="00A422A3" w:rsidP="00A422A3">
            <w:pPr>
              <w:spacing w:after="120"/>
              <w:rPr>
                <w:rFonts w:asciiTheme="minorHAnsi" w:hAnsiTheme="minorHAnsi" w:cstheme="minorHAnsi"/>
                <w:bCs/>
                <w:sz w:val="20"/>
              </w:rPr>
            </w:pPr>
            <w:r w:rsidRPr="000C1A69">
              <w:rPr>
                <w:rFonts w:ascii="Calibri" w:hAnsi="Calibri" w:cs="Calibri"/>
                <w:b/>
                <w:bCs/>
                <w:sz w:val="18"/>
                <w:szCs w:val="18"/>
              </w:rPr>
              <w:t>IF</w:t>
            </w:r>
            <w:r w:rsidRPr="000C1A69">
              <w:rPr>
                <w:rFonts w:ascii="Calibri" w:hAnsi="Calibri" w:cs="Calibri"/>
                <w:sz w:val="18"/>
                <w:szCs w:val="18"/>
              </w:rPr>
              <w:t xml:space="preserve"> &lt;VehicleUseCode&gt; =   "1|Private</w:t>
            </w:r>
            <w:r w:rsidRPr="000C1A69">
              <w:rPr>
                <w:rStyle w:val="CommentReference"/>
                <w:sz w:val="18"/>
                <w:szCs w:val="18"/>
              </w:rPr>
              <w:t xml:space="preserve">” </w:t>
            </w:r>
            <w:r w:rsidRPr="000C1A69">
              <w:rPr>
                <w:rFonts w:ascii="Calibri" w:hAnsi="Calibri" w:cs="Calibri"/>
                <w:b/>
                <w:bCs/>
                <w:sz w:val="18"/>
                <w:szCs w:val="18"/>
              </w:rPr>
              <w:t>THEN</w:t>
            </w:r>
            <w:r w:rsidRPr="000C1A69">
              <w:rPr>
                <w:rFonts w:ascii="Calibri" w:hAnsi="Calibri" w:cs="Calibri"/>
                <w:sz w:val="18"/>
                <w:szCs w:val="18"/>
              </w:rPr>
              <w:t xml:space="preserve"> display</w:t>
            </w:r>
          </w:p>
        </w:tc>
        <w:tc>
          <w:tcPr>
            <w:tcW w:w="993" w:type="dxa"/>
          </w:tcPr>
          <w:p w14:paraId="173BF4EE" w14:textId="597ECA1B" w:rsidR="00A422A3" w:rsidRPr="000C1A69" w:rsidRDefault="00A422A3" w:rsidP="00A422A3">
            <w:pPr>
              <w:spacing w:after="120"/>
              <w:rPr>
                <w:rFonts w:asciiTheme="minorHAnsi" w:hAnsiTheme="minorHAnsi" w:cstheme="minorHAnsi"/>
                <w:color w:val="000000"/>
                <w:sz w:val="18"/>
                <w:szCs w:val="18"/>
              </w:rPr>
            </w:pPr>
            <w:r w:rsidRPr="000C1A69">
              <w:rPr>
                <w:rFonts w:asciiTheme="minorHAnsi" w:hAnsiTheme="minorHAnsi" w:cstheme="minorHAnsi"/>
                <w:color w:val="000000"/>
                <w:sz w:val="18"/>
                <w:szCs w:val="18"/>
              </w:rPr>
              <w:t>Column 1 text:</w:t>
            </w:r>
          </w:p>
          <w:p w14:paraId="7230018F" w14:textId="072F25E7" w:rsidR="00A422A3" w:rsidRPr="000C1A69" w:rsidRDefault="00A422A3" w:rsidP="00A422A3">
            <w:pPr>
              <w:spacing w:after="120"/>
              <w:rPr>
                <w:rFonts w:asciiTheme="minorHAnsi" w:hAnsiTheme="minorHAnsi" w:cstheme="minorHAnsi"/>
                <w:color w:val="000000"/>
                <w:sz w:val="18"/>
                <w:szCs w:val="18"/>
              </w:rPr>
            </w:pPr>
            <w:r w:rsidRPr="000C1A69">
              <w:rPr>
                <w:rFonts w:asciiTheme="minorHAnsi" w:hAnsiTheme="minorHAnsi" w:cstheme="minorHAnsi"/>
                <w:color w:val="000000"/>
                <w:sz w:val="18"/>
                <w:szCs w:val="18"/>
              </w:rPr>
              <w:t xml:space="preserve">Bodycopy_COI </w:t>
            </w:r>
          </w:p>
          <w:p w14:paraId="36B8C682" w14:textId="10F793BA" w:rsidR="00A422A3" w:rsidRPr="000C1A69" w:rsidRDefault="00A422A3" w:rsidP="00A422A3">
            <w:pPr>
              <w:spacing w:after="120"/>
              <w:rPr>
                <w:rFonts w:asciiTheme="minorHAnsi" w:hAnsiTheme="minorHAnsi" w:cstheme="minorHAnsi"/>
                <w:color w:val="000000"/>
                <w:sz w:val="18"/>
                <w:szCs w:val="18"/>
              </w:rPr>
            </w:pPr>
            <w:r w:rsidRPr="000C1A69">
              <w:rPr>
                <w:rFonts w:asciiTheme="minorHAnsi" w:hAnsiTheme="minorHAnsi" w:cstheme="minorHAnsi"/>
                <w:color w:val="000000"/>
                <w:sz w:val="18"/>
                <w:szCs w:val="18"/>
              </w:rPr>
              <w:t>Column 2 text:</w:t>
            </w:r>
          </w:p>
          <w:p w14:paraId="69A430EE" w14:textId="44B87958" w:rsidR="00A422A3" w:rsidRPr="000C1A69" w:rsidRDefault="00A422A3" w:rsidP="00A422A3">
            <w:pPr>
              <w:tabs>
                <w:tab w:val="left" w:pos="1800"/>
              </w:tabs>
              <w:rPr>
                <w:rFonts w:asciiTheme="minorHAnsi" w:hAnsiTheme="minorHAnsi" w:cstheme="minorHAnsi"/>
                <w:color w:val="000000"/>
                <w:sz w:val="18"/>
                <w:szCs w:val="18"/>
              </w:rPr>
            </w:pPr>
            <w:r w:rsidRPr="000C1A69">
              <w:rPr>
                <w:rFonts w:asciiTheme="minorHAnsi" w:hAnsiTheme="minorHAnsi" w:cstheme="minorHAnsi"/>
                <w:color w:val="000000"/>
                <w:sz w:val="18"/>
                <w:szCs w:val="18"/>
              </w:rPr>
              <w:t>Bodycopy_B</w:t>
            </w:r>
          </w:p>
          <w:p w14:paraId="2813CE4A" w14:textId="7413F42A" w:rsidR="00A422A3" w:rsidRPr="000C1A69" w:rsidRDefault="00A422A3" w:rsidP="00A422A3">
            <w:pPr>
              <w:tabs>
                <w:tab w:val="left" w:pos="1800"/>
              </w:tabs>
              <w:rPr>
                <w:rFonts w:asciiTheme="minorHAnsi" w:hAnsiTheme="minorHAnsi" w:cstheme="minorHAnsi"/>
                <w:bCs/>
                <w:sz w:val="20"/>
                <w:szCs w:val="20"/>
              </w:rPr>
            </w:pPr>
          </w:p>
        </w:tc>
      </w:tr>
      <w:tr w:rsidR="00826143" w:rsidRPr="00BD6987" w14:paraId="513B590D" w14:textId="77777777" w:rsidTr="001E7F90">
        <w:trPr>
          <w:cantSplit/>
          <w:trHeight w:val="840"/>
        </w:trPr>
        <w:tc>
          <w:tcPr>
            <w:tcW w:w="1013" w:type="dxa"/>
            <w:vMerge/>
          </w:tcPr>
          <w:p w14:paraId="7A9238CB" w14:textId="3908B3EE" w:rsidR="00A422A3" w:rsidRPr="00BD6987" w:rsidRDefault="00A422A3" w:rsidP="00A422A3">
            <w:pPr>
              <w:tabs>
                <w:tab w:val="left" w:pos="1800"/>
              </w:tabs>
              <w:rPr>
                <w:rFonts w:asciiTheme="minorHAnsi" w:hAnsiTheme="minorHAnsi" w:cstheme="minorHAnsi"/>
                <w:b/>
                <w:sz w:val="20"/>
                <w:szCs w:val="20"/>
              </w:rPr>
            </w:pPr>
          </w:p>
        </w:tc>
        <w:tc>
          <w:tcPr>
            <w:tcW w:w="2101" w:type="dxa"/>
            <w:vMerge/>
          </w:tcPr>
          <w:p w14:paraId="5699C0A7" w14:textId="1DEB70DA" w:rsidR="00A422A3" w:rsidRPr="00A6157B" w:rsidRDefault="00A422A3" w:rsidP="00A422A3">
            <w:pPr>
              <w:rPr>
                <w:rFonts w:asciiTheme="minorHAnsi" w:eastAsia="Arial" w:hAnsiTheme="minorHAnsi" w:cstheme="minorHAnsi"/>
                <w:color w:val="000000" w:themeColor="text1"/>
                <w:sz w:val="20"/>
                <w:szCs w:val="20"/>
              </w:rPr>
            </w:pPr>
          </w:p>
        </w:tc>
        <w:tc>
          <w:tcPr>
            <w:tcW w:w="8788" w:type="dxa"/>
          </w:tcPr>
          <w:tbl>
            <w:tblPr>
              <w:tblpPr w:leftFromText="180" w:rightFromText="180" w:vertAnchor="page" w:horzAnchor="margin" w:tblpY="47"/>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422A3" w:rsidRPr="00720F8E" w14:paraId="0116C649" w14:textId="77777777">
              <w:trPr>
                <w:trHeight w:val="300"/>
              </w:trPr>
              <w:tc>
                <w:tcPr>
                  <w:tcW w:w="2861" w:type="dxa"/>
                  <w:noWrap/>
                  <w:hideMark/>
                </w:tcPr>
                <w:p w14:paraId="30D79EA7" w14:textId="50D78487" w:rsidR="00A422A3" w:rsidRPr="00720F8E" w:rsidRDefault="00A422A3" w:rsidP="00A422A3">
                  <w:pPr>
                    <w:pStyle w:val="BodycopyCOI"/>
                    <w:rPr>
                      <w:rFonts w:asciiTheme="minorHAnsi" w:hAnsiTheme="minorHAnsi" w:cstheme="minorHAnsi"/>
                      <w:b/>
                      <w:bCs/>
                    </w:rPr>
                  </w:pPr>
                  <w:r w:rsidRPr="3136F1EB">
                    <w:t>How your car is used</w:t>
                  </w:r>
                  <w:r w:rsidRPr="00720F8E">
                    <w:rPr>
                      <w:rFonts w:asciiTheme="minorHAnsi" w:hAnsiTheme="minorHAnsi" w:cstheme="minorHAnsi"/>
                      <w:lang w:eastAsia="en-AU"/>
                    </w:rPr>
                    <w:t>:</w:t>
                  </w:r>
                </w:p>
              </w:tc>
              <w:tc>
                <w:tcPr>
                  <w:tcW w:w="4546" w:type="dxa"/>
                  <w:noWrap/>
                  <w:vAlign w:val="bottom"/>
                  <w:hideMark/>
                </w:tcPr>
                <w:p w14:paraId="5AEE3FE9" w14:textId="7924CBCF" w:rsidR="00A422A3" w:rsidRPr="00E02B28" w:rsidRDefault="00A422A3" w:rsidP="00A422A3">
                  <w:pPr>
                    <w:rPr>
                      <w:rFonts w:asciiTheme="minorHAnsi" w:hAnsiTheme="minorHAnsi" w:cstheme="minorHAnsi"/>
                      <w:b/>
                      <w:bCs/>
                      <w:color w:val="000000"/>
                      <w:sz w:val="22"/>
                      <w:szCs w:val="22"/>
                      <w:lang w:eastAsia="en-AU"/>
                    </w:rPr>
                  </w:pPr>
                  <w:r>
                    <w:rPr>
                      <w:rFonts w:asciiTheme="minorHAnsi" w:eastAsia="Arial" w:hAnsiTheme="minorHAnsi" w:cstheme="minorHAnsi"/>
                      <w:b/>
                      <w:bCs/>
                      <w:color w:val="000000" w:themeColor="text1"/>
                      <w:sz w:val="20"/>
                      <w:szCs w:val="20"/>
                    </w:rPr>
                    <w:t>&lt;</w:t>
                  </w:r>
                  <w:r w:rsidRPr="00183CA4">
                    <w:rPr>
                      <w:rFonts w:asciiTheme="minorHAnsi" w:eastAsia="Arial" w:hAnsiTheme="minorHAnsi" w:cstheme="minorHAnsi"/>
                      <w:b/>
                      <w:bCs/>
                      <w:color w:val="000000" w:themeColor="text1"/>
                      <w:sz w:val="20"/>
                      <w:szCs w:val="20"/>
                    </w:rPr>
                    <w:t>VehicleUseDisplay</w:t>
                  </w:r>
                  <w:r>
                    <w:rPr>
                      <w:rFonts w:asciiTheme="minorHAnsi" w:eastAsia="Arial" w:hAnsiTheme="minorHAnsi" w:cstheme="minorHAnsi"/>
                      <w:b/>
                      <w:bCs/>
                      <w:color w:val="000000" w:themeColor="text1"/>
                      <w:sz w:val="20"/>
                      <w:szCs w:val="20"/>
                    </w:rPr>
                    <w:t>&gt;</w:t>
                  </w:r>
                </w:p>
              </w:tc>
            </w:tr>
          </w:tbl>
          <w:p w14:paraId="385867A0" w14:textId="3F66B77E" w:rsidR="00A422A3" w:rsidRDefault="00A422A3" w:rsidP="00A422A3">
            <w:pPr>
              <w:pStyle w:val="TableBodycopy"/>
              <w:rPr>
                <w:rFonts w:asciiTheme="minorHAnsi" w:hAnsiTheme="minorHAnsi" w:cstheme="minorHAnsi"/>
                <w:lang w:eastAsia="en-AU"/>
              </w:rPr>
            </w:pPr>
          </w:p>
          <w:p w14:paraId="328C390C" w14:textId="629A3A95" w:rsidR="00A422A3" w:rsidRDefault="00A422A3" w:rsidP="00A422A3">
            <w:pPr>
              <w:pStyle w:val="TableBodycopy"/>
              <w:rPr>
                <w:rFonts w:asciiTheme="minorHAnsi" w:hAnsiTheme="minorHAnsi" w:cstheme="minorHAnsi"/>
                <w:lang w:eastAsia="en-AU"/>
              </w:rPr>
            </w:pPr>
          </w:p>
          <w:p w14:paraId="638098B6" w14:textId="51C64FDA" w:rsidR="00A422A3" w:rsidRPr="3136F1EB" w:rsidRDefault="00A422A3" w:rsidP="00A422A3">
            <w:pPr>
              <w:pStyle w:val="TableBodycopy"/>
              <w:rPr>
                <w:rFonts w:ascii="Calibri" w:hAnsi="Calibri" w:cs="Calibri"/>
                <w:szCs w:val="20"/>
              </w:rPr>
            </w:pPr>
          </w:p>
        </w:tc>
        <w:tc>
          <w:tcPr>
            <w:tcW w:w="1701" w:type="dxa"/>
          </w:tcPr>
          <w:p w14:paraId="576F7A59" w14:textId="7594258E" w:rsidR="00A422A3" w:rsidRDefault="00A422A3" w:rsidP="00A422A3">
            <w:pPr>
              <w:spacing w:after="120"/>
              <w:rPr>
                <w:rFonts w:asciiTheme="minorHAnsi" w:hAnsiTheme="minorHAnsi" w:cstheme="minorHAnsi"/>
                <w:bCs/>
                <w:sz w:val="20"/>
              </w:rPr>
            </w:pPr>
            <w:r w:rsidRPr="00536489">
              <w:rPr>
                <w:rFonts w:ascii="Calibri" w:hAnsi="Calibri" w:cs="Calibri"/>
                <w:b/>
                <w:bCs/>
                <w:sz w:val="18"/>
                <w:szCs w:val="18"/>
              </w:rPr>
              <w:t>IF</w:t>
            </w:r>
            <w:r w:rsidRPr="00536489">
              <w:rPr>
                <w:rFonts w:ascii="Calibri" w:hAnsi="Calibri" w:cs="Calibri"/>
                <w:sz w:val="18"/>
                <w:szCs w:val="18"/>
              </w:rPr>
              <w:t xml:space="preserve"> &lt;VehicleUse</w:t>
            </w:r>
            <w:r>
              <w:rPr>
                <w:rFonts w:ascii="Calibri" w:hAnsi="Calibri" w:cs="Calibri"/>
                <w:sz w:val="18"/>
                <w:szCs w:val="18"/>
              </w:rPr>
              <w:t>Code</w:t>
            </w:r>
            <w:r w:rsidRPr="00536489">
              <w:rPr>
                <w:rFonts w:ascii="Calibri" w:hAnsi="Calibri" w:cs="Calibri"/>
                <w:sz w:val="18"/>
                <w:szCs w:val="18"/>
              </w:rPr>
              <w:t>&gt; =   "</w:t>
            </w:r>
            <w:r w:rsidRPr="00D542B2">
              <w:rPr>
                <w:rFonts w:ascii="Calibri" w:hAnsi="Calibri" w:cs="Calibri"/>
                <w:sz w:val="18"/>
                <w:szCs w:val="18"/>
              </w:rPr>
              <w:t>2|Business</w:t>
            </w:r>
            <w:r w:rsidRPr="00536489">
              <w:rPr>
                <w:rStyle w:val="CommentReference"/>
                <w:sz w:val="18"/>
                <w:szCs w:val="18"/>
              </w:rPr>
              <w:t xml:space="preserve">” </w:t>
            </w:r>
            <w:r w:rsidRPr="00536489">
              <w:rPr>
                <w:rFonts w:ascii="Calibri" w:hAnsi="Calibri" w:cs="Calibri"/>
                <w:b/>
                <w:bCs/>
                <w:sz w:val="18"/>
                <w:szCs w:val="18"/>
              </w:rPr>
              <w:t>THEN</w:t>
            </w:r>
            <w:r w:rsidRPr="00536489">
              <w:rPr>
                <w:rFonts w:ascii="Calibri" w:hAnsi="Calibri" w:cs="Calibri"/>
                <w:sz w:val="18"/>
                <w:szCs w:val="18"/>
              </w:rPr>
              <w:t xml:space="preserve"> display</w:t>
            </w:r>
          </w:p>
        </w:tc>
        <w:tc>
          <w:tcPr>
            <w:tcW w:w="993" w:type="dxa"/>
          </w:tcPr>
          <w:p w14:paraId="71E915B6" w14:textId="55CE5187"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15F2D6FD" w14:textId="033CBB81"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202E62BB" w14:textId="358836E2"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2E8E69F7" w14:textId="4B0A1CE5" w:rsidR="00A422A3" w:rsidRDefault="00A422A3" w:rsidP="00A422A3">
            <w:pPr>
              <w:tabs>
                <w:tab w:val="left" w:pos="1800"/>
              </w:tabs>
              <w:rPr>
                <w:rFonts w:asciiTheme="minorHAnsi" w:hAnsiTheme="minorHAnsi" w:cstheme="minorHAnsi"/>
                <w:color w:val="000000"/>
                <w:sz w:val="18"/>
                <w:szCs w:val="18"/>
              </w:rPr>
            </w:pPr>
            <w:r w:rsidRPr="00FE0728">
              <w:rPr>
                <w:rFonts w:asciiTheme="minorHAnsi" w:hAnsiTheme="minorHAnsi" w:cstheme="minorHAnsi"/>
                <w:color w:val="000000"/>
                <w:sz w:val="18"/>
                <w:szCs w:val="18"/>
              </w:rPr>
              <w:t>Bodycopy_B</w:t>
            </w:r>
          </w:p>
          <w:p w14:paraId="6AB58850" w14:textId="5E036ACF" w:rsidR="00A422A3" w:rsidRPr="00BD6987" w:rsidRDefault="00A422A3" w:rsidP="00A422A3">
            <w:pPr>
              <w:tabs>
                <w:tab w:val="left" w:pos="1800"/>
              </w:tabs>
              <w:rPr>
                <w:rFonts w:asciiTheme="minorHAnsi" w:hAnsiTheme="minorHAnsi" w:cstheme="minorHAnsi"/>
                <w:bCs/>
                <w:sz w:val="20"/>
                <w:szCs w:val="20"/>
              </w:rPr>
            </w:pPr>
          </w:p>
        </w:tc>
      </w:tr>
      <w:tr w:rsidR="00826143" w:rsidRPr="00BD6987" w14:paraId="15D20971" w14:textId="77777777" w:rsidTr="001E7F90">
        <w:trPr>
          <w:cantSplit/>
          <w:trHeight w:val="715"/>
        </w:trPr>
        <w:tc>
          <w:tcPr>
            <w:tcW w:w="1013" w:type="dxa"/>
            <w:vMerge/>
          </w:tcPr>
          <w:p w14:paraId="2C18DB94" w14:textId="6D49FD4A" w:rsidR="00A422A3" w:rsidRPr="00BD6987" w:rsidRDefault="00A422A3" w:rsidP="00A422A3">
            <w:pPr>
              <w:tabs>
                <w:tab w:val="left" w:pos="1800"/>
              </w:tabs>
              <w:rPr>
                <w:rFonts w:asciiTheme="minorHAnsi" w:hAnsiTheme="minorHAnsi" w:cstheme="minorHAnsi"/>
                <w:b/>
                <w:sz w:val="20"/>
                <w:szCs w:val="20"/>
              </w:rPr>
            </w:pPr>
          </w:p>
        </w:tc>
        <w:tc>
          <w:tcPr>
            <w:tcW w:w="2101" w:type="dxa"/>
            <w:vMerge/>
          </w:tcPr>
          <w:p w14:paraId="50AC8DEA" w14:textId="4A86E449" w:rsidR="00A422A3" w:rsidRPr="00A6157B" w:rsidRDefault="00A422A3" w:rsidP="00A422A3">
            <w:pPr>
              <w:rPr>
                <w:rFonts w:asciiTheme="minorHAnsi" w:eastAsia="Arial" w:hAnsiTheme="minorHAnsi" w:cstheme="minorHAnsi"/>
                <w:color w:val="000000" w:themeColor="text1"/>
                <w:sz w:val="20"/>
                <w:szCs w:val="20"/>
              </w:rPr>
            </w:pPr>
          </w:p>
        </w:tc>
        <w:tc>
          <w:tcPr>
            <w:tcW w:w="8788" w:type="dxa"/>
          </w:tcPr>
          <w:tbl>
            <w:tblPr>
              <w:tblpPr w:leftFromText="180" w:rightFromText="180" w:vertAnchor="page" w:horzAnchor="margin" w:tblpY="47"/>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422A3" w:rsidRPr="00720F8E" w14:paraId="78DEC69E" w14:textId="77777777">
              <w:trPr>
                <w:trHeight w:val="300"/>
              </w:trPr>
              <w:tc>
                <w:tcPr>
                  <w:tcW w:w="2861" w:type="dxa"/>
                  <w:noWrap/>
                  <w:hideMark/>
                </w:tcPr>
                <w:p w14:paraId="35302FD3" w14:textId="156B30CE" w:rsidR="00A422A3" w:rsidRPr="00720F8E" w:rsidRDefault="00A422A3" w:rsidP="00A422A3">
                  <w:pPr>
                    <w:pStyle w:val="BodycopyCOI"/>
                    <w:rPr>
                      <w:rFonts w:asciiTheme="minorHAnsi" w:hAnsiTheme="minorHAnsi" w:cstheme="minorHAnsi"/>
                      <w:b/>
                      <w:bCs/>
                    </w:rPr>
                  </w:pPr>
                  <w:r w:rsidRPr="3136F1EB">
                    <w:t>How your car is used</w:t>
                  </w:r>
                  <w:r w:rsidRPr="00720F8E">
                    <w:rPr>
                      <w:rFonts w:asciiTheme="minorHAnsi" w:hAnsiTheme="minorHAnsi" w:cstheme="minorHAnsi"/>
                      <w:lang w:eastAsia="en-AU"/>
                    </w:rPr>
                    <w:t>:</w:t>
                  </w:r>
                </w:p>
              </w:tc>
              <w:tc>
                <w:tcPr>
                  <w:tcW w:w="4546" w:type="dxa"/>
                  <w:noWrap/>
                  <w:vAlign w:val="bottom"/>
                  <w:hideMark/>
                </w:tcPr>
                <w:p w14:paraId="14A77FCE" w14:textId="39283B15" w:rsidR="00A422A3" w:rsidRPr="00E02B28" w:rsidRDefault="00A422A3" w:rsidP="00A422A3">
                  <w:pPr>
                    <w:rPr>
                      <w:rFonts w:asciiTheme="minorHAnsi" w:hAnsiTheme="minorHAnsi" w:cstheme="minorHAnsi"/>
                      <w:b/>
                      <w:bCs/>
                      <w:color w:val="000000"/>
                      <w:sz w:val="22"/>
                      <w:szCs w:val="22"/>
                      <w:lang w:eastAsia="en-AU"/>
                    </w:rPr>
                  </w:pPr>
                  <w:r w:rsidRPr="00BE026A">
                    <w:rPr>
                      <w:rFonts w:asciiTheme="minorHAnsi" w:eastAsia="Arial" w:hAnsiTheme="minorHAnsi" w:cstheme="minorHAnsi"/>
                      <w:b/>
                      <w:bCs/>
                      <w:color w:val="000000" w:themeColor="text1"/>
                      <w:sz w:val="20"/>
                      <w:szCs w:val="20"/>
                    </w:rPr>
                    <w:t>Private and less than 50% used for business</w:t>
                  </w:r>
                </w:p>
              </w:tc>
            </w:tr>
          </w:tbl>
          <w:p w14:paraId="06CD18FC" w14:textId="69525EBD" w:rsidR="00A422A3" w:rsidRDefault="00A422A3" w:rsidP="00A422A3">
            <w:pPr>
              <w:pStyle w:val="TableBodycopy"/>
              <w:rPr>
                <w:rFonts w:asciiTheme="minorHAnsi" w:hAnsiTheme="minorHAnsi" w:cstheme="minorHAnsi"/>
                <w:lang w:eastAsia="en-AU"/>
              </w:rPr>
            </w:pPr>
          </w:p>
        </w:tc>
        <w:tc>
          <w:tcPr>
            <w:tcW w:w="1701" w:type="dxa"/>
          </w:tcPr>
          <w:p w14:paraId="42FE4C9A" w14:textId="3F7318DE" w:rsidR="00206B8A" w:rsidRPr="007B301D" w:rsidRDefault="00A422A3" w:rsidP="00A422A3">
            <w:pPr>
              <w:spacing w:after="120"/>
              <w:rPr>
                <w:ins w:id="7841" w:author="Sue Simnor (EXT Idiom)" w:date="2024-08-12T13:34:00Z" w16du:dateUtc="2024-08-12T03:34:00Z"/>
                <w:rFonts w:ascii="Calibri" w:hAnsi="Calibri" w:cs="Calibri"/>
                <w:b/>
                <w:bCs/>
                <w:sz w:val="18"/>
                <w:szCs w:val="18"/>
              </w:rPr>
            </w:pPr>
            <w:r w:rsidRPr="007B301D">
              <w:rPr>
                <w:rFonts w:ascii="Calibri" w:hAnsi="Calibri" w:cs="Calibri"/>
                <w:b/>
                <w:bCs/>
                <w:sz w:val="18"/>
                <w:szCs w:val="18"/>
              </w:rPr>
              <w:t>IF</w:t>
            </w:r>
            <w:r w:rsidRPr="007B301D">
              <w:rPr>
                <w:rFonts w:ascii="Calibri" w:hAnsi="Calibri" w:cs="Calibri"/>
                <w:sz w:val="18"/>
                <w:szCs w:val="18"/>
              </w:rPr>
              <w:t xml:space="preserve"> &lt;VehicleUseCode&gt; =   "3|PrivateAndBusiness</w:t>
            </w:r>
            <w:r w:rsidRPr="007B301D">
              <w:rPr>
                <w:rStyle w:val="CommentReference"/>
                <w:sz w:val="18"/>
                <w:szCs w:val="18"/>
              </w:rPr>
              <w:t xml:space="preserve">” </w:t>
            </w:r>
            <w:r w:rsidR="00CD1C15" w:rsidRPr="007B301D">
              <w:rPr>
                <w:rStyle w:val="CommentReference"/>
                <w:sz w:val="18"/>
                <w:szCs w:val="18"/>
              </w:rPr>
              <w:t xml:space="preserve">and </w:t>
            </w:r>
            <w:r w:rsidR="00421387" w:rsidRPr="007B301D">
              <w:rPr>
                <w:rStyle w:val="CommentReference"/>
                <w:sz w:val="18"/>
                <w:szCs w:val="18"/>
              </w:rPr>
              <w:t>(</w:t>
            </w:r>
            <w:r w:rsidR="00CD1C15" w:rsidRPr="007B301D">
              <w:rPr>
                <w:rFonts w:ascii="Calibri" w:hAnsi="Calibri" w:cs="Calibri"/>
                <w:sz w:val="18"/>
                <w:szCs w:val="18"/>
              </w:rPr>
              <w:t xml:space="preserve">&lt;CentOfBusinessUseCode&gt; =  </w:t>
            </w:r>
            <w:r w:rsidR="00344F34" w:rsidRPr="007B301D">
              <w:rPr>
                <w:rFonts w:ascii="Calibri" w:hAnsi="Calibri" w:cs="Calibri"/>
                <w:sz w:val="18"/>
                <w:szCs w:val="18"/>
              </w:rPr>
              <w:t>“</w:t>
            </w:r>
            <w:r w:rsidR="00CD1C15" w:rsidRPr="007B301D">
              <w:rPr>
                <w:rFonts w:ascii="Calibri" w:hAnsi="Calibri" w:cs="Calibri"/>
                <w:sz w:val="18"/>
                <w:szCs w:val="18"/>
              </w:rPr>
              <w:t xml:space="preserve"> 1|0to25</w:t>
            </w:r>
            <w:r w:rsidR="00344F34" w:rsidRPr="007B301D">
              <w:rPr>
                <w:rFonts w:ascii="Calibri" w:hAnsi="Calibri" w:cs="Calibri"/>
                <w:sz w:val="18"/>
                <w:szCs w:val="18"/>
              </w:rPr>
              <w:t>”</w:t>
            </w:r>
            <w:r w:rsidR="00CD1C15" w:rsidRPr="007B301D">
              <w:rPr>
                <w:rFonts w:ascii="Calibri" w:hAnsi="Calibri" w:cs="Calibri"/>
                <w:sz w:val="18"/>
                <w:szCs w:val="18"/>
              </w:rPr>
              <w:t xml:space="preserve"> or </w:t>
            </w:r>
            <w:r w:rsidR="00344F34" w:rsidRPr="007B301D">
              <w:rPr>
                <w:rFonts w:ascii="Calibri" w:hAnsi="Calibri" w:cs="Calibri"/>
                <w:sz w:val="18"/>
                <w:szCs w:val="18"/>
              </w:rPr>
              <w:t>“</w:t>
            </w:r>
            <w:r w:rsidR="00206B8A" w:rsidRPr="007B301D">
              <w:rPr>
                <w:rFonts w:ascii="Calibri" w:hAnsi="Calibri" w:cs="Calibri"/>
                <w:sz w:val="18"/>
                <w:szCs w:val="18"/>
              </w:rPr>
              <w:t>2|26to49</w:t>
            </w:r>
            <w:r w:rsidR="00344F34" w:rsidRPr="007B301D">
              <w:rPr>
                <w:rFonts w:ascii="Calibri" w:hAnsi="Calibri" w:cs="Calibri"/>
                <w:sz w:val="18"/>
                <w:szCs w:val="18"/>
              </w:rPr>
              <w:t>”</w:t>
            </w:r>
            <w:r w:rsidR="00421387" w:rsidRPr="007B301D">
              <w:rPr>
                <w:rFonts w:ascii="Calibri" w:hAnsi="Calibri" w:cs="Calibri"/>
                <w:sz w:val="18"/>
                <w:szCs w:val="18"/>
              </w:rPr>
              <w:t>)</w:t>
            </w:r>
          </w:p>
          <w:p w14:paraId="05444043" w14:textId="6D317DFA" w:rsidR="00A422A3" w:rsidRPr="007B301D" w:rsidRDefault="00A422A3" w:rsidP="00A422A3">
            <w:pPr>
              <w:spacing w:after="120"/>
              <w:rPr>
                <w:rFonts w:cs="Times New Roman"/>
                <w:sz w:val="18"/>
                <w:szCs w:val="18"/>
                <w:rPrChange w:id="7842" w:author="Sue Simnor (EXT Idiom)" w:date="2024-09-12T16:40:00Z" w16du:dateUtc="2024-09-12T06:40:00Z">
                  <w:rPr>
                    <w:rFonts w:asciiTheme="minorHAnsi" w:hAnsiTheme="minorHAnsi" w:cstheme="minorHAnsi"/>
                    <w:bCs/>
                    <w:sz w:val="18"/>
                    <w:szCs w:val="18"/>
                  </w:rPr>
                </w:rPrChange>
              </w:rPr>
            </w:pPr>
            <w:r w:rsidRPr="007B301D">
              <w:rPr>
                <w:rFonts w:ascii="Calibri" w:hAnsi="Calibri" w:cs="Calibri"/>
                <w:b/>
                <w:bCs/>
                <w:sz w:val="18"/>
                <w:szCs w:val="18"/>
              </w:rPr>
              <w:t>THEN</w:t>
            </w:r>
            <w:r w:rsidRPr="007B301D">
              <w:rPr>
                <w:rFonts w:ascii="Calibri" w:hAnsi="Calibri" w:cs="Calibri"/>
                <w:sz w:val="18"/>
                <w:szCs w:val="18"/>
              </w:rPr>
              <w:t xml:space="preserve"> display</w:t>
            </w:r>
          </w:p>
        </w:tc>
        <w:tc>
          <w:tcPr>
            <w:tcW w:w="993" w:type="dxa"/>
          </w:tcPr>
          <w:p w14:paraId="57FDC45A" w14:textId="7E3785B4"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3D62A62F" w14:textId="3A89CDD4"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0C8E2BB9" w14:textId="32CE0946"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45301918" w14:textId="218F6D1C" w:rsidR="00A422A3" w:rsidRDefault="00A422A3" w:rsidP="00A422A3">
            <w:pPr>
              <w:tabs>
                <w:tab w:val="left" w:pos="1800"/>
              </w:tabs>
              <w:rPr>
                <w:rFonts w:asciiTheme="minorHAnsi" w:hAnsiTheme="minorHAnsi" w:cstheme="minorHAnsi"/>
                <w:color w:val="000000"/>
                <w:sz w:val="18"/>
                <w:szCs w:val="18"/>
              </w:rPr>
            </w:pPr>
            <w:r w:rsidRPr="00FE0728">
              <w:rPr>
                <w:rFonts w:asciiTheme="minorHAnsi" w:hAnsiTheme="minorHAnsi" w:cstheme="minorHAnsi"/>
                <w:color w:val="000000"/>
                <w:sz w:val="18"/>
                <w:szCs w:val="18"/>
              </w:rPr>
              <w:t>Bodycopy_B</w:t>
            </w:r>
          </w:p>
          <w:p w14:paraId="2661ED1C" w14:textId="1659979A" w:rsidR="00A422A3" w:rsidRPr="00BD6987" w:rsidRDefault="00A422A3" w:rsidP="00A422A3">
            <w:pPr>
              <w:tabs>
                <w:tab w:val="left" w:pos="1800"/>
              </w:tabs>
              <w:rPr>
                <w:rFonts w:asciiTheme="minorHAnsi" w:hAnsiTheme="minorHAnsi" w:cstheme="minorHAnsi"/>
                <w:bCs/>
                <w:sz w:val="20"/>
                <w:szCs w:val="20"/>
              </w:rPr>
            </w:pPr>
          </w:p>
        </w:tc>
      </w:tr>
      <w:tr w:rsidR="00826143" w:rsidRPr="00BD6987" w14:paraId="3318019E" w14:textId="77777777" w:rsidTr="001E7F90">
        <w:trPr>
          <w:cantSplit/>
          <w:trHeight w:val="715"/>
        </w:trPr>
        <w:tc>
          <w:tcPr>
            <w:tcW w:w="1013" w:type="dxa"/>
          </w:tcPr>
          <w:p w14:paraId="4241A763" w14:textId="220B48CE" w:rsidR="00A422A3" w:rsidRPr="00E50792" w:rsidRDefault="00A422A3" w:rsidP="00A422A3">
            <w:pPr>
              <w:tabs>
                <w:tab w:val="left" w:pos="1800"/>
              </w:tabs>
              <w:rPr>
                <w:rFonts w:asciiTheme="minorHAnsi" w:hAnsiTheme="minorHAnsi" w:cstheme="minorHAnsi"/>
                <w:b/>
                <w:sz w:val="20"/>
                <w:szCs w:val="20"/>
                <w:highlight w:val="cyan"/>
                <w:rPrChange w:id="7843" w:author="Sue Simnor (EXT Idiom)" w:date="2024-08-13T18:12:00Z" w16du:dateUtc="2024-08-13T08:12:00Z">
                  <w:rPr>
                    <w:rFonts w:asciiTheme="minorHAnsi" w:hAnsiTheme="minorHAnsi" w:cstheme="minorHAnsi"/>
                    <w:b/>
                    <w:sz w:val="20"/>
                    <w:szCs w:val="20"/>
                  </w:rPr>
                </w:rPrChange>
              </w:rPr>
            </w:pPr>
          </w:p>
        </w:tc>
        <w:tc>
          <w:tcPr>
            <w:tcW w:w="2101" w:type="dxa"/>
          </w:tcPr>
          <w:p w14:paraId="6BBF5AF4" w14:textId="25F4B85E" w:rsidR="00A422A3" w:rsidRPr="00E50792" w:rsidRDefault="00A422A3" w:rsidP="00A422A3">
            <w:pPr>
              <w:rPr>
                <w:rFonts w:asciiTheme="minorHAnsi" w:eastAsia="Arial" w:hAnsiTheme="minorHAnsi" w:cstheme="minorHAnsi"/>
                <w:color w:val="000000" w:themeColor="text1"/>
                <w:sz w:val="20"/>
                <w:szCs w:val="20"/>
                <w:highlight w:val="cyan"/>
                <w:rPrChange w:id="7844" w:author="Sue Simnor (EXT Idiom)" w:date="2024-08-13T18:12:00Z" w16du:dateUtc="2024-08-13T08:12:00Z">
                  <w:rPr>
                    <w:rFonts w:asciiTheme="minorHAnsi" w:eastAsia="Arial" w:hAnsiTheme="minorHAnsi" w:cstheme="minorHAnsi"/>
                    <w:color w:val="000000" w:themeColor="text1"/>
                    <w:sz w:val="20"/>
                    <w:szCs w:val="20"/>
                  </w:rPr>
                </w:rPrChange>
              </w:rPr>
            </w:pPr>
          </w:p>
        </w:tc>
        <w:tc>
          <w:tcPr>
            <w:tcW w:w="8788" w:type="dxa"/>
          </w:tcPr>
          <w:tbl>
            <w:tblPr>
              <w:tblpPr w:leftFromText="180" w:rightFromText="180" w:vertAnchor="page" w:horzAnchor="margin" w:tblpY="47"/>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422A3" w:rsidRPr="00E50792" w14:paraId="64E72F53" w14:textId="77777777">
              <w:trPr>
                <w:trHeight w:val="300"/>
              </w:trPr>
              <w:tc>
                <w:tcPr>
                  <w:tcW w:w="2861" w:type="dxa"/>
                  <w:noWrap/>
                  <w:hideMark/>
                </w:tcPr>
                <w:p w14:paraId="0FBE05E7" w14:textId="3FB339E4" w:rsidR="00A422A3" w:rsidRPr="00E50792" w:rsidRDefault="00A422A3" w:rsidP="00A422A3">
                  <w:pPr>
                    <w:pStyle w:val="BodycopyCOI"/>
                    <w:rPr>
                      <w:rFonts w:asciiTheme="minorHAnsi" w:hAnsiTheme="minorHAnsi" w:cstheme="minorHAnsi"/>
                      <w:b/>
                      <w:bCs/>
                      <w:highlight w:val="cyan"/>
                      <w:rPrChange w:id="7845" w:author="Sue Simnor (EXT Idiom)" w:date="2024-08-13T18:12:00Z" w16du:dateUtc="2024-08-13T08:12:00Z">
                        <w:rPr>
                          <w:rFonts w:asciiTheme="minorHAnsi" w:hAnsiTheme="minorHAnsi" w:cstheme="minorHAnsi"/>
                          <w:b/>
                          <w:bCs/>
                        </w:rPr>
                      </w:rPrChange>
                    </w:rPr>
                  </w:pPr>
                  <w:r w:rsidRPr="00E50792">
                    <w:rPr>
                      <w:highlight w:val="cyan"/>
                      <w:rPrChange w:id="7846" w:author="Sue Simnor (EXT Idiom)" w:date="2024-08-13T18:12:00Z" w16du:dateUtc="2024-08-13T08:12:00Z">
                        <w:rPr/>
                      </w:rPrChange>
                    </w:rPr>
                    <w:t>How your car is used</w:t>
                  </w:r>
                  <w:r w:rsidRPr="00E50792">
                    <w:rPr>
                      <w:rFonts w:asciiTheme="minorHAnsi" w:hAnsiTheme="minorHAnsi" w:cstheme="minorHAnsi"/>
                      <w:highlight w:val="cyan"/>
                      <w:lang w:eastAsia="en-AU"/>
                      <w:rPrChange w:id="7847" w:author="Sue Simnor (EXT Idiom)" w:date="2024-08-13T18:12:00Z" w16du:dateUtc="2024-08-13T08:12:00Z">
                        <w:rPr>
                          <w:rFonts w:asciiTheme="minorHAnsi" w:hAnsiTheme="minorHAnsi" w:cstheme="minorHAnsi"/>
                          <w:lang w:eastAsia="en-AU"/>
                        </w:rPr>
                      </w:rPrChange>
                    </w:rPr>
                    <w:t>:</w:t>
                  </w:r>
                </w:p>
              </w:tc>
              <w:tc>
                <w:tcPr>
                  <w:tcW w:w="4546" w:type="dxa"/>
                  <w:noWrap/>
                  <w:vAlign w:val="bottom"/>
                  <w:hideMark/>
                </w:tcPr>
                <w:p w14:paraId="07F53461" w14:textId="51BC6580" w:rsidR="00A422A3" w:rsidRPr="00E50792" w:rsidRDefault="00A422A3" w:rsidP="00A422A3">
                  <w:pPr>
                    <w:rPr>
                      <w:rFonts w:asciiTheme="minorHAnsi" w:hAnsiTheme="minorHAnsi" w:cstheme="minorHAnsi"/>
                      <w:b/>
                      <w:bCs/>
                      <w:color w:val="000000"/>
                      <w:sz w:val="22"/>
                      <w:szCs w:val="22"/>
                      <w:highlight w:val="cyan"/>
                      <w:lang w:eastAsia="en-AU"/>
                      <w:rPrChange w:id="7848" w:author="Sue Simnor (EXT Idiom)" w:date="2024-08-13T18:12:00Z" w16du:dateUtc="2024-08-13T08:12:00Z">
                        <w:rPr>
                          <w:rFonts w:asciiTheme="minorHAnsi" w:hAnsiTheme="minorHAnsi" w:cstheme="minorHAnsi"/>
                          <w:b/>
                          <w:bCs/>
                          <w:color w:val="000000"/>
                          <w:sz w:val="22"/>
                          <w:szCs w:val="22"/>
                          <w:lang w:eastAsia="en-AU"/>
                        </w:rPr>
                      </w:rPrChange>
                    </w:rPr>
                  </w:pPr>
                  <w:r w:rsidRPr="00E50792">
                    <w:rPr>
                      <w:rFonts w:asciiTheme="minorHAnsi" w:eastAsia="Arial" w:hAnsiTheme="minorHAnsi" w:cstheme="minorHAnsi"/>
                      <w:b/>
                      <w:bCs/>
                      <w:color w:val="000000" w:themeColor="text1"/>
                      <w:sz w:val="20"/>
                      <w:szCs w:val="20"/>
                      <w:highlight w:val="cyan"/>
                      <w:rPrChange w:id="7849" w:author="Sue Simnor (EXT Idiom)" w:date="2024-08-13T18:12:00Z" w16du:dateUtc="2024-08-13T08:12:00Z">
                        <w:rPr>
                          <w:rFonts w:asciiTheme="minorHAnsi" w:eastAsia="Arial" w:hAnsiTheme="minorHAnsi" w:cstheme="minorHAnsi"/>
                          <w:b/>
                          <w:bCs/>
                          <w:color w:val="000000" w:themeColor="text1"/>
                          <w:sz w:val="20"/>
                          <w:szCs w:val="20"/>
                        </w:rPr>
                      </w:rPrChange>
                    </w:rPr>
                    <w:t>Private and more than 50% used for business</w:t>
                  </w:r>
                </w:p>
              </w:tc>
            </w:tr>
          </w:tbl>
          <w:p w14:paraId="27112240" w14:textId="54EA95F7" w:rsidR="00A422A3" w:rsidRPr="00E50792" w:rsidRDefault="00A422A3" w:rsidP="00A422A3">
            <w:pPr>
              <w:pStyle w:val="BodycopyCOI"/>
              <w:rPr>
                <w:highlight w:val="cyan"/>
                <w:rPrChange w:id="7850" w:author="Sue Simnor (EXT Idiom)" w:date="2024-08-13T18:12:00Z" w16du:dateUtc="2024-08-13T08:12:00Z">
                  <w:rPr/>
                </w:rPrChange>
              </w:rPr>
            </w:pPr>
          </w:p>
        </w:tc>
        <w:tc>
          <w:tcPr>
            <w:tcW w:w="1701" w:type="dxa"/>
          </w:tcPr>
          <w:p w14:paraId="654CF5C8" w14:textId="0F269B7E" w:rsidR="00F471AF" w:rsidRDefault="00A422A3" w:rsidP="00A422A3">
            <w:pPr>
              <w:spacing w:after="120"/>
              <w:rPr>
                <w:ins w:id="7851" w:author="Sue Simnor (EXT Idiom)" w:date="2024-08-12T14:08:00Z" w16du:dateUtc="2024-08-12T04:08:00Z"/>
                <w:rFonts w:ascii="Calibri" w:hAnsi="Calibri" w:cs="Calibri"/>
                <w:sz w:val="18"/>
                <w:szCs w:val="18"/>
              </w:rPr>
            </w:pPr>
            <w:r w:rsidRPr="000C1A69">
              <w:rPr>
                <w:rFonts w:ascii="Calibri" w:hAnsi="Calibri" w:cs="Calibri"/>
                <w:b/>
                <w:bCs/>
                <w:sz w:val="18"/>
                <w:szCs w:val="18"/>
              </w:rPr>
              <w:t>IF</w:t>
            </w:r>
            <w:r w:rsidRPr="000C1A69">
              <w:rPr>
                <w:rFonts w:ascii="Calibri" w:hAnsi="Calibri" w:cs="Calibri"/>
                <w:sz w:val="18"/>
                <w:szCs w:val="18"/>
              </w:rPr>
              <w:t xml:space="preserve"> </w:t>
            </w:r>
          </w:p>
          <w:p w14:paraId="3857C983" w14:textId="2FBD55F3" w:rsidR="00A422A3" w:rsidRDefault="00F471AF" w:rsidP="00A422A3">
            <w:pPr>
              <w:spacing w:after="120"/>
              <w:rPr>
                <w:ins w:id="7852" w:author="Sue Simnor (EXT Idiom)" w:date="2024-08-13T10:39:00Z" w16du:dateUtc="2024-08-13T00:39:00Z"/>
                <w:rFonts w:ascii="Calibri" w:hAnsi="Calibri" w:cs="Calibri"/>
                <w:sz w:val="18"/>
                <w:szCs w:val="18"/>
              </w:rPr>
            </w:pPr>
            <w:r w:rsidRPr="007B301D">
              <w:rPr>
                <w:rFonts w:ascii="Calibri" w:hAnsi="Calibri" w:cs="Calibri"/>
                <w:sz w:val="18"/>
                <w:szCs w:val="18"/>
              </w:rPr>
              <w:t>&lt;VehicleUseCode&gt; =   "3|PrivateAndBusiness</w:t>
            </w:r>
            <w:r w:rsidRPr="007B301D">
              <w:rPr>
                <w:rStyle w:val="CommentReference"/>
                <w:sz w:val="18"/>
                <w:szCs w:val="18"/>
              </w:rPr>
              <w:t xml:space="preserve">” </w:t>
            </w:r>
            <w:r w:rsidR="00B1388E" w:rsidRPr="007B301D">
              <w:rPr>
                <w:rFonts w:ascii="Calibri" w:hAnsi="Calibri" w:cs="Calibri"/>
                <w:sz w:val="18"/>
                <w:szCs w:val="18"/>
              </w:rPr>
              <w:t>AND</w:t>
            </w:r>
            <w:r w:rsidR="00B1388E">
              <w:rPr>
                <w:rFonts w:ascii="Calibri" w:hAnsi="Calibri" w:cs="Calibri"/>
                <w:sz w:val="18"/>
                <w:szCs w:val="18"/>
              </w:rPr>
              <w:t xml:space="preserve"> </w:t>
            </w:r>
            <w:r w:rsidR="00A422A3" w:rsidRPr="00E50792">
              <w:rPr>
                <w:rFonts w:ascii="Calibri" w:hAnsi="Calibri" w:cs="Calibri"/>
                <w:sz w:val="18"/>
                <w:szCs w:val="18"/>
                <w:highlight w:val="cyan"/>
                <w:rPrChange w:id="7853" w:author="Sue Simnor (EXT Idiom)" w:date="2024-08-13T18:12:00Z" w16du:dateUtc="2024-08-13T08:12:00Z">
                  <w:rPr>
                    <w:rFonts w:ascii="Calibri" w:hAnsi="Calibri" w:cs="Calibri"/>
                    <w:sz w:val="18"/>
                    <w:szCs w:val="18"/>
                  </w:rPr>
                </w:rPrChange>
              </w:rPr>
              <w:t>&lt;CentOfBusinessUseCode&gt; =   "3|50orMore</w:t>
            </w:r>
            <w:r w:rsidR="00A422A3" w:rsidRPr="00E50792">
              <w:rPr>
                <w:rStyle w:val="CommentReference"/>
                <w:sz w:val="18"/>
                <w:szCs w:val="18"/>
                <w:highlight w:val="cyan"/>
                <w:rPrChange w:id="7854" w:author="Sue Simnor (EXT Idiom)" w:date="2024-08-13T18:12:00Z" w16du:dateUtc="2024-08-13T08:12:00Z">
                  <w:rPr>
                    <w:rStyle w:val="CommentReference"/>
                    <w:sz w:val="18"/>
                    <w:szCs w:val="18"/>
                  </w:rPr>
                </w:rPrChange>
              </w:rPr>
              <w:t xml:space="preserve">” </w:t>
            </w:r>
            <w:r w:rsidR="00A422A3" w:rsidRPr="00E50792">
              <w:rPr>
                <w:rFonts w:ascii="Calibri" w:hAnsi="Calibri" w:cs="Calibri"/>
                <w:b/>
                <w:bCs/>
                <w:sz w:val="18"/>
                <w:szCs w:val="18"/>
                <w:highlight w:val="cyan"/>
                <w:rPrChange w:id="7855" w:author="Sue Simnor (EXT Idiom)" w:date="2024-08-13T18:12:00Z" w16du:dateUtc="2024-08-13T08:12:00Z">
                  <w:rPr>
                    <w:rFonts w:ascii="Calibri" w:hAnsi="Calibri" w:cs="Calibri"/>
                    <w:b/>
                    <w:bCs/>
                    <w:sz w:val="18"/>
                    <w:szCs w:val="18"/>
                  </w:rPr>
                </w:rPrChange>
              </w:rPr>
              <w:t>THEN</w:t>
            </w:r>
            <w:r w:rsidR="00A422A3" w:rsidRPr="00E50792">
              <w:rPr>
                <w:rFonts w:ascii="Calibri" w:hAnsi="Calibri" w:cs="Calibri"/>
                <w:sz w:val="18"/>
                <w:szCs w:val="18"/>
                <w:highlight w:val="cyan"/>
                <w:rPrChange w:id="7856" w:author="Sue Simnor (EXT Idiom)" w:date="2024-08-13T18:12:00Z" w16du:dateUtc="2024-08-13T08:12:00Z">
                  <w:rPr>
                    <w:rFonts w:ascii="Calibri" w:hAnsi="Calibri" w:cs="Calibri"/>
                    <w:sz w:val="18"/>
                    <w:szCs w:val="18"/>
                  </w:rPr>
                </w:rPrChange>
              </w:rPr>
              <w:t xml:space="preserve"> display</w:t>
            </w:r>
          </w:p>
          <w:p w14:paraId="59BB5916" w14:textId="0D970906" w:rsidR="00C71538" w:rsidRDefault="00C71538" w:rsidP="00A422A3">
            <w:pPr>
              <w:spacing w:after="120"/>
              <w:rPr>
                <w:ins w:id="7857" w:author="Sue Simnor (EXT Idiom)" w:date="2024-08-12T13:30:00Z" w16du:dateUtc="2024-08-12T03:30:00Z"/>
                <w:rFonts w:ascii="Calibri" w:hAnsi="Calibri" w:cs="Calibri"/>
                <w:sz w:val="18"/>
                <w:szCs w:val="18"/>
              </w:rPr>
            </w:pPr>
          </w:p>
          <w:p w14:paraId="575BC265" w14:textId="7641D211" w:rsidR="00C71538" w:rsidRPr="000C1A69" w:rsidRDefault="00C71538" w:rsidP="00A422A3">
            <w:pPr>
              <w:spacing w:after="120"/>
              <w:rPr>
                <w:rFonts w:ascii="Calibri" w:hAnsi="Calibri" w:cs="Calibri"/>
                <w:b/>
                <w:bCs/>
                <w:sz w:val="18"/>
                <w:szCs w:val="18"/>
              </w:rPr>
            </w:pPr>
          </w:p>
        </w:tc>
        <w:tc>
          <w:tcPr>
            <w:tcW w:w="993" w:type="dxa"/>
          </w:tcPr>
          <w:p w14:paraId="7464CE9E" w14:textId="5A10E94C" w:rsidR="00A422A3" w:rsidRPr="00E50792" w:rsidRDefault="00A422A3" w:rsidP="00A422A3">
            <w:pPr>
              <w:spacing w:after="120"/>
              <w:rPr>
                <w:rFonts w:asciiTheme="minorHAnsi" w:hAnsiTheme="minorHAnsi" w:cstheme="minorHAnsi"/>
                <w:color w:val="000000"/>
                <w:sz w:val="18"/>
                <w:szCs w:val="18"/>
                <w:highlight w:val="cyan"/>
                <w:rPrChange w:id="7858" w:author="Sue Simnor (EXT Idiom)" w:date="2024-08-13T18:12:00Z" w16du:dateUtc="2024-08-13T08:12:00Z">
                  <w:rPr>
                    <w:rFonts w:asciiTheme="minorHAnsi" w:hAnsiTheme="minorHAnsi" w:cstheme="minorHAnsi"/>
                    <w:color w:val="000000"/>
                    <w:sz w:val="18"/>
                    <w:szCs w:val="18"/>
                  </w:rPr>
                </w:rPrChange>
              </w:rPr>
            </w:pPr>
            <w:r w:rsidRPr="00E50792">
              <w:rPr>
                <w:rFonts w:asciiTheme="minorHAnsi" w:hAnsiTheme="minorHAnsi" w:cstheme="minorHAnsi"/>
                <w:color w:val="000000"/>
                <w:sz w:val="18"/>
                <w:szCs w:val="18"/>
                <w:highlight w:val="cyan"/>
                <w:rPrChange w:id="7859" w:author="Sue Simnor (EXT Idiom)" w:date="2024-08-13T18:12:00Z" w16du:dateUtc="2024-08-13T08:12:00Z">
                  <w:rPr>
                    <w:rFonts w:asciiTheme="minorHAnsi" w:hAnsiTheme="minorHAnsi" w:cstheme="minorHAnsi"/>
                    <w:color w:val="000000"/>
                    <w:sz w:val="18"/>
                    <w:szCs w:val="18"/>
                  </w:rPr>
                </w:rPrChange>
              </w:rPr>
              <w:t>Column 1 text:</w:t>
            </w:r>
          </w:p>
          <w:p w14:paraId="5A57736A" w14:textId="18B02BA6" w:rsidR="00A422A3" w:rsidRPr="00E50792" w:rsidRDefault="00A422A3" w:rsidP="00A422A3">
            <w:pPr>
              <w:spacing w:after="120"/>
              <w:rPr>
                <w:rFonts w:asciiTheme="minorHAnsi" w:hAnsiTheme="minorHAnsi" w:cstheme="minorHAnsi"/>
                <w:color w:val="000000"/>
                <w:sz w:val="18"/>
                <w:szCs w:val="18"/>
                <w:highlight w:val="cyan"/>
                <w:rPrChange w:id="7860" w:author="Sue Simnor (EXT Idiom)" w:date="2024-08-13T18:12:00Z" w16du:dateUtc="2024-08-13T08:12:00Z">
                  <w:rPr>
                    <w:rFonts w:asciiTheme="minorHAnsi" w:hAnsiTheme="minorHAnsi" w:cstheme="minorHAnsi"/>
                    <w:color w:val="000000"/>
                    <w:sz w:val="18"/>
                    <w:szCs w:val="18"/>
                  </w:rPr>
                </w:rPrChange>
              </w:rPr>
            </w:pPr>
            <w:r w:rsidRPr="00E50792">
              <w:rPr>
                <w:rFonts w:asciiTheme="minorHAnsi" w:hAnsiTheme="minorHAnsi" w:cstheme="minorHAnsi"/>
                <w:color w:val="000000"/>
                <w:sz w:val="18"/>
                <w:szCs w:val="18"/>
                <w:highlight w:val="cyan"/>
                <w:rPrChange w:id="7861" w:author="Sue Simnor (EXT Idiom)" w:date="2024-08-13T18:12:00Z" w16du:dateUtc="2024-08-13T08:12:00Z">
                  <w:rPr>
                    <w:rFonts w:asciiTheme="minorHAnsi" w:hAnsiTheme="minorHAnsi" w:cstheme="minorHAnsi"/>
                    <w:color w:val="000000"/>
                    <w:sz w:val="18"/>
                    <w:szCs w:val="18"/>
                  </w:rPr>
                </w:rPrChange>
              </w:rPr>
              <w:t xml:space="preserve">Bodycopy_COI </w:t>
            </w:r>
          </w:p>
          <w:p w14:paraId="67F398A0" w14:textId="1215DB72" w:rsidR="00A422A3" w:rsidRPr="00E50792" w:rsidRDefault="00A422A3" w:rsidP="00A422A3">
            <w:pPr>
              <w:spacing w:after="120"/>
              <w:rPr>
                <w:rFonts w:asciiTheme="minorHAnsi" w:hAnsiTheme="minorHAnsi" w:cstheme="minorHAnsi"/>
                <w:color w:val="000000"/>
                <w:sz w:val="18"/>
                <w:szCs w:val="18"/>
                <w:highlight w:val="cyan"/>
                <w:rPrChange w:id="7862" w:author="Sue Simnor (EXT Idiom)" w:date="2024-08-13T18:12:00Z" w16du:dateUtc="2024-08-13T08:12:00Z">
                  <w:rPr>
                    <w:rFonts w:asciiTheme="minorHAnsi" w:hAnsiTheme="minorHAnsi" w:cstheme="minorHAnsi"/>
                    <w:color w:val="000000"/>
                    <w:sz w:val="18"/>
                    <w:szCs w:val="18"/>
                  </w:rPr>
                </w:rPrChange>
              </w:rPr>
            </w:pPr>
            <w:r w:rsidRPr="00E50792">
              <w:rPr>
                <w:rFonts w:asciiTheme="minorHAnsi" w:hAnsiTheme="minorHAnsi" w:cstheme="minorHAnsi"/>
                <w:color w:val="000000"/>
                <w:sz w:val="18"/>
                <w:szCs w:val="18"/>
                <w:highlight w:val="cyan"/>
                <w:rPrChange w:id="7863" w:author="Sue Simnor (EXT Idiom)" w:date="2024-08-13T18:12:00Z" w16du:dateUtc="2024-08-13T08:12:00Z">
                  <w:rPr>
                    <w:rFonts w:asciiTheme="minorHAnsi" w:hAnsiTheme="minorHAnsi" w:cstheme="minorHAnsi"/>
                    <w:color w:val="000000"/>
                    <w:sz w:val="18"/>
                    <w:szCs w:val="18"/>
                  </w:rPr>
                </w:rPrChange>
              </w:rPr>
              <w:t>Column 2 text:</w:t>
            </w:r>
          </w:p>
          <w:p w14:paraId="07331A47" w14:textId="1AF03E5B" w:rsidR="00A422A3" w:rsidRPr="000C1A69" w:rsidRDefault="00A422A3" w:rsidP="00A422A3">
            <w:pPr>
              <w:tabs>
                <w:tab w:val="left" w:pos="1800"/>
              </w:tabs>
              <w:rPr>
                <w:rFonts w:asciiTheme="minorHAnsi" w:hAnsiTheme="minorHAnsi" w:cstheme="minorHAnsi"/>
                <w:color w:val="000000"/>
                <w:sz w:val="18"/>
                <w:szCs w:val="18"/>
              </w:rPr>
            </w:pPr>
            <w:r w:rsidRPr="00E50792">
              <w:rPr>
                <w:rFonts w:asciiTheme="minorHAnsi" w:hAnsiTheme="minorHAnsi" w:cstheme="minorHAnsi"/>
                <w:color w:val="000000"/>
                <w:sz w:val="18"/>
                <w:szCs w:val="18"/>
                <w:highlight w:val="cyan"/>
                <w:rPrChange w:id="7864" w:author="Sue Simnor (EXT Idiom)" w:date="2024-08-13T18:12:00Z" w16du:dateUtc="2024-08-13T08:12:00Z">
                  <w:rPr>
                    <w:rFonts w:asciiTheme="minorHAnsi" w:hAnsiTheme="minorHAnsi" w:cstheme="minorHAnsi"/>
                    <w:color w:val="000000"/>
                    <w:sz w:val="18"/>
                    <w:szCs w:val="18"/>
                  </w:rPr>
                </w:rPrChange>
              </w:rPr>
              <w:t>Bodycopy_B</w:t>
            </w:r>
          </w:p>
          <w:p w14:paraId="763D9207" w14:textId="0D94F6C3" w:rsidR="00A422A3" w:rsidRPr="000C1A69" w:rsidRDefault="00A422A3" w:rsidP="00A422A3">
            <w:pPr>
              <w:spacing w:after="120"/>
              <w:rPr>
                <w:rFonts w:asciiTheme="minorHAnsi" w:hAnsiTheme="minorHAnsi" w:cstheme="minorHAnsi"/>
                <w:color w:val="000000"/>
                <w:sz w:val="18"/>
                <w:szCs w:val="18"/>
              </w:rPr>
            </w:pPr>
          </w:p>
        </w:tc>
      </w:tr>
      <w:tr w:rsidR="00826143" w:rsidRPr="00BD6987" w14:paraId="1E7E9834" w14:textId="77777777" w:rsidTr="001E7F90">
        <w:trPr>
          <w:cantSplit/>
          <w:trHeight w:val="715"/>
        </w:trPr>
        <w:tc>
          <w:tcPr>
            <w:tcW w:w="1013" w:type="dxa"/>
          </w:tcPr>
          <w:p w14:paraId="63C8CD37" w14:textId="62029F2C" w:rsidR="00A422A3" w:rsidRPr="000C1A69" w:rsidRDefault="00A422A3" w:rsidP="00A422A3">
            <w:pPr>
              <w:tabs>
                <w:tab w:val="left" w:pos="1800"/>
              </w:tabs>
              <w:rPr>
                <w:rFonts w:asciiTheme="minorHAnsi" w:hAnsiTheme="minorHAnsi" w:cstheme="minorHAnsi"/>
                <w:b/>
                <w:sz w:val="20"/>
                <w:szCs w:val="20"/>
              </w:rPr>
            </w:pPr>
          </w:p>
        </w:tc>
        <w:tc>
          <w:tcPr>
            <w:tcW w:w="2101" w:type="dxa"/>
          </w:tcPr>
          <w:p w14:paraId="2975B3F6" w14:textId="19A1393F" w:rsidR="00A422A3" w:rsidRPr="000C1A69" w:rsidRDefault="00A422A3" w:rsidP="00A422A3">
            <w:pPr>
              <w:rPr>
                <w:rFonts w:asciiTheme="minorHAnsi" w:eastAsia="Arial" w:hAnsiTheme="minorHAnsi" w:cstheme="minorHAnsi"/>
                <w:color w:val="000000" w:themeColor="text1"/>
                <w:sz w:val="20"/>
                <w:szCs w:val="20"/>
              </w:rPr>
            </w:pPr>
          </w:p>
        </w:tc>
        <w:tc>
          <w:tcPr>
            <w:tcW w:w="8788" w:type="dxa"/>
          </w:tcPr>
          <w:tbl>
            <w:tblPr>
              <w:tblpPr w:leftFromText="180" w:rightFromText="180" w:vertAnchor="page" w:horzAnchor="margin" w:tblpY="47"/>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422A3" w:rsidRPr="00531085" w14:paraId="43E92CCE" w14:textId="77777777">
              <w:trPr>
                <w:trHeight w:val="300"/>
              </w:trPr>
              <w:tc>
                <w:tcPr>
                  <w:tcW w:w="2861" w:type="dxa"/>
                  <w:noWrap/>
                  <w:hideMark/>
                </w:tcPr>
                <w:p w14:paraId="3BD9F49B" w14:textId="781797AE" w:rsidR="00A422A3" w:rsidRPr="00531085" w:rsidRDefault="00A422A3" w:rsidP="00A422A3">
                  <w:pPr>
                    <w:pStyle w:val="BodycopyCOI"/>
                    <w:rPr>
                      <w:rFonts w:asciiTheme="minorHAnsi" w:hAnsiTheme="minorHAnsi" w:cstheme="minorHAnsi"/>
                      <w:b/>
                      <w:bCs/>
                      <w:highlight w:val="cyan"/>
                      <w:rPrChange w:id="7865" w:author="sam sehgal" w:date="2024-10-14T16:21:00Z" w16du:dateUtc="2024-10-14T05:21:00Z">
                        <w:rPr>
                          <w:rFonts w:asciiTheme="minorHAnsi" w:hAnsiTheme="minorHAnsi" w:cstheme="minorHAnsi"/>
                          <w:b/>
                          <w:bCs/>
                        </w:rPr>
                      </w:rPrChange>
                    </w:rPr>
                  </w:pPr>
                  <w:r w:rsidRPr="00531085">
                    <w:rPr>
                      <w:highlight w:val="cyan"/>
                      <w:rPrChange w:id="7866" w:author="sam sehgal" w:date="2024-10-14T16:21:00Z" w16du:dateUtc="2024-10-14T05:21:00Z">
                        <w:rPr/>
                      </w:rPrChange>
                    </w:rPr>
                    <w:t>How your car is used</w:t>
                  </w:r>
                  <w:r w:rsidRPr="00531085">
                    <w:rPr>
                      <w:rFonts w:asciiTheme="minorHAnsi" w:hAnsiTheme="minorHAnsi" w:cstheme="minorHAnsi"/>
                      <w:highlight w:val="cyan"/>
                      <w:lang w:eastAsia="en-AU"/>
                      <w:rPrChange w:id="7867" w:author="sam sehgal" w:date="2024-10-14T16:21:00Z" w16du:dateUtc="2024-10-14T05:21:00Z">
                        <w:rPr>
                          <w:rFonts w:asciiTheme="minorHAnsi" w:hAnsiTheme="minorHAnsi" w:cstheme="minorHAnsi"/>
                          <w:lang w:eastAsia="en-AU"/>
                        </w:rPr>
                      </w:rPrChange>
                    </w:rPr>
                    <w:t>:</w:t>
                  </w:r>
                </w:p>
              </w:tc>
              <w:tc>
                <w:tcPr>
                  <w:tcW w:w="4546" w:type="dxa"/>
                  <w:noWrap/>
                  <w:vAlign w:val="bottom"/>
                  <w:hideMark/>
                </w:tcPr>
                <w:p w14:paraId="3389AE1C" w14:textId="24631BC6" w:rsidR="00A422A3" w:rsidRPr="00531085" w:rsidRDefault="00A422A3" w:rsidP="00A422A3">
                  <w:pPr>
                    <w:rPr>
                      <w:rFonts w:asciiTheme="minorHAnsi" w:hAnsiTheme="minorHAnsi" w:cstheme="minorHAnsi"/>
                      <w:b/>
                      <w:bCs/>
                      <w:color w:val="000000"/>
                      <w:sz w:val="22"/>
                      <w:szCs w:val="22"/>
                      <w:highlight w:val="cyan"/>
                      <w:lang w:eastAsia="en-AU"/>
                      <w:rPrChange w:id="7868" w:author="sam sehgal" w:date="2024-10-14T16:21:00Z" w16du:dateUtc="2024-10-14T05:21:00Z">
                        <w:rPr>
                          <w:rFonts w:asciiTheme="minorHAnsi" w:hAnsiTheme="minorHAnsi" w:cstheme="minorHAnsi"/>
                          <w:b/>
                          <w:bCs/>
                          <w:color w:val="000000"/>
                          <w:sz w:val="22"/>
                          <w:szCs w:val="22"/>
                          <w:lang w:eastAsia="en-AU"/>
                        </w:rPr>
                      </w:rPrChange>
                    </w:rPr>
                  </w:pPr>
                  <w:r w:rsidRPr="00531085">
                    <w:rPr>
                      <w:rFonts w:asciiTheme="minorHAnsi" w:eastAsia="Arial" w:hAnsiTheme="minorHAnsi" w:cstheme="minorHAnsi"/>
                      <w:b/>
                      <w:bCs/>
                      <w:color w:val="000000" w:themeColor="text1"/>
                      <w:sz w:val="20"/>
                      <w:szCs w:val="20"/>
                      <w:highlight w:val="cyan"/>
                      <w:rPrChange w:id="7869" w:author="sam sehgal" w:date="2024-10-14T16:21:00Z" w16du:dateUtc="2024-10-14T05:21:00Z">
                        <w:rPr>
                          <w:rFonts w:asciiTheme="minorHAnsi" w:eastAsia="Arial" w:hAnsiTheme="minorHAnsi" w:cstheme="minorHAnsi"/>
                          <w:b/>
                          <w:bCs/>
                          <w:color w:val="000000" w:themeColor="text1"/>
                          <w:sz w:val="20"/>
                          <w:szCs w:val="20"/>
                        </w:rPr>
                      </w:rPrChange>
                    </w:rPr>
                    <w:t>Private and unknown percentage of business use</w:t>
                  </w:r>
                </w:p>
              </w:tc>
            </w:tr>
          </w:tbl>
          <w:p w14:paraId="2385BD4F" w14:textId="26263446" w:rsidR="00A422A3" w:rsidRPr="00531085" w:rsidRDefault="00A422A3" w:rsidP="00A422A3">
            <w:pPr>
              <w:pStyle w:val="BodycopyCOI"/>
            </w:pPr>
          </w:p>
        </w:tc>
        <w:tc>
          <w:tcPr>
            <w:tcW w:w="1701" w:type="dxa"/>
          </w:tcPr>
          <w:p w14:paraId="741DF410" w14:textId="77777777" w:rsidR="00932D8B" w:rsidRPr="00531085" w:rsidRDefault="00A422A3" w:rsidP="00A422A3">
            <w:pPr>
              <w:spacing w:after="120"/>
              <w:rPr>
                <w:ins w:id="7870" w:author="Sue Simnor (EXT Idiom)" w:date="2024-09-19T09:58:00Z" w16du:dateUtc="2024-09-18T23:58:00Z"/>
                <w:rFonts w:ascii="Calibri" w:hAnsi="Calibri" w:cs="Calibri"/>
                <w:sz w:val="18"/>
                <w:szCs w:val="18"/>
                <w:highlight w:val="cyan"/>
              </w:rPr>
            </w:pPr>
            <w:r w:rsidRPr="00531085">
              <w:rPr>
                <w:rFonts w:ascii="Calibri" w:hAnsi="Calibri" w:cs="Calibri"/>
                <w:b/>
                <w:bCs/>
                <w:sz w:val="18"/>
                <w:szCs w:val="18"/>
                <w:highlight w:val="cyan"/>
                <w:rPrChange w:id="7871" w:author="sam sehgal" w:date="2024-10-14T16:22:00Z" w16du:dateUtc="2024-10-14T05:22:00Z">
                  <w:rPr>
                    <w:rFonts w:ascii="Calibri" w:hAnsi="Calibri" w:cs="Calibri"/>
                    <w:b/>
                    <w:bCs/>
                    <w:sz w:val="18"/>
                    <w:szCs w:val="18"/>
                  </w:rPr>
                </w:rPrChange>
              </w:rPr>
              <w:t>IF</w:t>
            </w:r>
            <w:r w:rsidRPr="00531085">
              <w:rPr>
                <w:rFonts w:ascii="Calibri" w:hAnsi="Calibri" w:cs="Calibri"/>
                <w:sz w:val="18"/>
                <w:szCs w:val="18"/>
                <w:highlight w:val="cyan"/>
                <w:rPrChange w:id="7872" w:author="sam sehgal" w:date="2024-10-14T16:22:00Z" w16du:dateUtc="2024-10-14T05:22:00Z">
                  <w:rPr>
                    <w:rFonts w:ascii="Calibri" w:hAnsi="Calibri" w:cs="Calibri"/>
                    <w:sz w:val="18"/>
                    <w:szCs w:val="18"/>
                  </w:rPr>
                </w:rPrChange>
              </w:rPr>
              <w:t xml:space="preserve"> </w:t>
            </w:r>
          </w:p>
          <w:p w14:paraId="00C58E2C" w14:textId="3C290A3D" w:rsidR="00A422A3" w:rsidRPr="00531085" w:rsidRDefault="00932D8B" w:rsidP="00A422A3">
            <w:pPr>
              <w:spacing w:after="120"/>
              <w:rPr>
                <w:rStyle w:val="CommentReference"/>
                <w:sz w:val="18"/>
                <w:szCs w:val="18"/>
                <w:highlight w:val="cyan"/>
                <w:rPrChange w:id="7873" w:author="sam sehgal" w:date="2024-10-14T16:22:00Z" w16du:dateUtc="2024-10-14T05:22:00Z">
                  <w:rPr>
                    <w:rStyle w:val="CommentReference"/>
                    <w:rFonts w:ascii="Arial" w:eastAsia="Calibri" w:hAnsi="Arial"/>
                    <w:kern w:val="0"/>
                    <w:sz w:val="18"/>
                    <w:szCs w:val="18"/>
                    <w:lang w:val="en-AU" w:eastAsia="en-GB"/>
                    <w14:ligatures w14:val="none"/>
                  </w:rPr>
                </w:rPrChange>
              </w:rPr>
            </w:pPr>
            <w:ins w:id="7874" w:author="Sue Simnor (EXT Idiom)" w:date="2024-09-19T09:58:00Z" w16du:dateUtc="2024-09-18T23:58:00Z">
              <w:r w:rsidRPr="00531085">
                <w:rPr>
                  <w:rFonts w:ascii="Calibri" w:hAnsi="Calibri" w:cs="Calibri"/>
                  <w:sz w:val="18"/>
                  <w:szCs w:val="18"/>
                  <w:highlight w:val="cyan"/>
                  <w:rPrChange w:id="7875" w:author="sam sehgal" w:date="2024-10-14T16:22:00Z" w16du:dateUtc="2024-10-14T05:22:00Z">
                    <w:rPr>
                      <w:rFonts w:ascii="Calibri" w:hAnsi="Calibri" w:cs="Calibri"/>
                      <w:sz w:val="18"/>
                      <w:szCs w:val="18"/>
                    </w:rPr>
                  </w:rPrChange>
                </w:rPr>
                <w:t>&lt;VehicleUseCode&gt; =   "3|PrivateAndBusiness</w:t>
              </w:r>
              <w:r w:rsidRPr="00531085">
                <w:rPr>
                  <w:rStyle w:val="CommentReference"/>
                  <w:sz w:val="18"/>
                  <w:szCs w:val="18"/>
                  <w:highlight w:val="cyan"/>
                  <w:rPrChange w:id="7876" w:author="sam sehgal" w:date="2024-10-14T16:22:00Z" w16du:dateUtc="2024-10-14T05:22:00Z">
                    <w:rPr>
                      <w:rStyle w:val="CommentReference"/>
                      <w:sz w:val="18"/>
                      <w:szCs w:val="18"/>
                    </w:rPr>
                  </w:rPrChange>
                </w:rPr>
                <w:t xml:space="preserve">” </w:t>
              </w:r>
              <w:r w:rsidRPr="00531085">
                <w:rPr>
                  <w:rFonts w:ascii="Calibri" w:hAnsi="Calibri" w:cs="Calibri"/>
                  <w:sz w:val="18"/>
                  <w:szCs w:val="18"/>
                  <w:highlight w:val="cyan"/>
                  <w:rPrChange w:id="7877" w:author="sam sehgal" w:date="2024-10-14T16:22:00Z" w16du:dateUtc="2024-10-14T05:22:00Z">
                    <w:rPr>
                      <w:rFonts w:ascii="Calibri" w:hAnsi="Calibri" w:cs="Calibri"/>
                      <w:sz w:val="18"/>
                      <w:szCs w:val="18"/>
                    </w:rPr>
                  </w:rPrChange>
                </w:rPr>
                <w:t>AND</w:t>
              </w:r>
              <w:r w:rsidR="00A422A3" w:rsidRPr="00531085">
                <w:rPr>
                  <w:rFonts w:ascii="Calibri" w:hAnsi="Calibri" w:cs="Calibri"/>
                  <w:sz w:val="18"/>
                  <w:szCs w:val="18"/>
                  <w:highlight w:val="cyan"/>
                  <w:rPrChange w:id="7878" w:author="sam sehgal" w:date="2024-10-14T16:22:00Z" w16du:dateUtc="2024-10-14T05:22:00Z">
                    <w:rPr>
                      <w:rFonts w:ascii="Calibri" w:hAnsi="Calibri" w:cs="Calibri"/>
                      <w:sz w:val="18"/>
                      <w:szCs w:val="18"/>
                    </w:rPr>
                  </w:rPrChange>
                </w:rPr>
                <w:t xml:space="preserve"> </w:t>
              </w:r>
            </w:ins>
            <w:r w:rsidR="00A422A3" w:rsidRPr="00531085">
              <w:rPr>
                <w:rFonts w:ascii="Calibri" w:hAnsi="Calibri" w:cs="Calibri"/>
                <w:sz w:val="18"/>
                <w:szCs w:val="18"/>
                <w:highlight w:val="cyan"/>
                <w:rPrChange w:id="7879" w:author="sam sehgal" w:date="2024-10-14T16:22:00Z" w16du:dateUtc="2024-10-14T05:22:00Z">
                  <w:rPr>
                    <w:rFonts w:ascii="Calibri" w:hAnsi="Calibri" w:cs="Calibri"/>
                    <w:sz w:val="18"/>
                    <w:szCs w:val="18"/>
                  </w:rPr>
                </w:rPrChange>
              </w:rPr>
              <w:t>&lt;CentOfBusinessUseCode&gt; =   "4|UnknownMigrationOnly</w:t>
            </w:r>
            <w:r w:rsidR="00A422A3" w:rsidRPr="00531085">
              <w:rPr>
                <w:rStyle w:val="CommentReference"/>
                <w:sz w:val="18"/>
                <w:szCs w:val="18"/>
                <w:highlight w:val="cyan"/>
                <w:rPrChange w:id="7880" w:author="sam sehgal" w:date="2024-10-14T16:22:00Z" w16du:dateUtc="2024-10-14T05:22:00Z">
                  <w:rPr>
                    <w:rStyle w:val="CommentReference"/>
                    <w:sz w:val="18"/>
                    <w:szCs w:val="18"/>
                  </w:rPr>
                </w:rPrChange>
              </w:rPr>
              <w:t xml:space="preserve">” </w:t>
            </w:r>
          </w:p>
          <w:p w14:paraId="359E2E7C" w14:textId="4E886F7A" w:rsidR="00A422A3" w:rsidRPr="00531085" w:rsidRDefault="00A422A3" w:rsidP="00A422A3">
            <w:pPr>
              <w:spacing w:after="120"/>
              <w:rPr>
                <w:ins w:id="7881" w:author="Sue Simnor (EXT Idiom)" w:date="2024-08-13T10:41:00Z" w16du:dateUtc="2024-08-13T00:41:00Z"/>
                <w:rFonts w:ascii="Calibri" w:hAnsi="Calibri" w:cs="Calibri"/>
                <w:sz w:val="18"/>
                <w:szCs w:val="18"/>
              </w:rPr>
            </w:pPr>
            <w:r w:rsidRPr="00531085">
              <w:rPr>
                <w:rFonts w:ascii="Calibri" w:hAnsi="Calibri" w:cs="Calibri"/>
                <w:b/>
                <w:bCs/>
                <w:sz w:val="18"/>
                <w:szCs w:val="18"/>
                <w:highlight w:val="cyan"/>
                <w:rPrChange w:id="7882" w:author="sam sehgal" w:date="2024-10-14T16:22:00Z" w16du:dateUtc="2024-10-14T05:22:00Z">
                  <w:rPr>
                    <w:rFonts w:ascii="Calibri" w:hAnsi="Calibri" w:cs="Calibri"/>
                    <w:b/>
                    <w:bCs/>
                    <w:sz w:val="18"/>
                    <w:szCs w:val="18"/>
                  </w:rPr>
                </w:rPrChange>
              </w:rPr>
              <w:t>THEN</w:t>
            </w:r>
            <w:r w:rsidRPr="00531085">
              <w:rPr>
                <w:rFonts w:ascii="Calibri" w:hAnsi="Calibri" w:cs="Calibri"/>
                <w:sz w:val="18"/>
                <w:szCs w:val="18"/>
                <w:highlight w:val="cyan"/>
                <w:rPrChange w:id="7883" w:author="sam sehgal" w:date="2024-10-14T16:22:00Z" w16du:dateUtc="2024-10-14T05:22:00Z">
                  <w:rPr>
                    <w:rFonts w:ascii="Calibri" w:hAnsi="Calibri" w:cs="Calibri"/>
                    <w:sz w:val="18"/>
                    <w:szCs w:val="18"/>
                  </w:rPr>
                </w:rPrChange>
              </w:rPr>
              <w:t xml:space="preserve"> display</w:t>
            </w:r>
          </w:p>
          <w:p w14:paraId="5CBC4A7A" w14:textId="63297336" w:rsidR="0064329C" w:rsidRPr="00531085" w:rsidRDefault="0064329C" w:rsidP="00A422A3">
            <w:pPr>
              <w:spacing w:after="120"/>
              <w:rPr>
                <w:rFonts w:ascii="Calibri" w:hAnsi="Calibri" w:cs="Calibri"/>
                <w:sz w:val="18"/>
                <w:szCs w:val="18"/>
                <w:rPrChange w:id="7884" w:author="sam sehgal" w:date="2024-10-14T16:21:00Z" w16du:dateUtc="2024-10-14T05:21:00Z">
                  <w:rPr>
                    <w:rFonts w:ascii="Calibri" w:hAnsi="Calibri" w:cs="Calibri"/>
                    <w:b/>
                    <w:bCs/>
                    <w:sz w:val="18"/>
                    <w:szCs w:val="18"/>
                  </w:rPr>
                </w:rPrChange>
              </w:rPr>
            </w:pPr>
          </w:p>
        </w:tc>
        <w:tc>
          <w:tcPr>
            <w:tcW w:w="993" w:type="dxa"/>
          </w:tcPr>
          <w:p w14:paraId="451B892C" w14:textId="50510DE8" w:rsidR="00A422A3" w:rsidRPr="00E50792" w:rsidRDefault="00A422A3" w:rsidP="00A422A3">
            <w:pPr>
              <w:spacing w:after="120"/>
              <w:rPr>
                <w:rFonts w:asciiTheme="minorHAnsi" w:hAnsiTheme="minorHAnsi" w:cstheme="minorHAnsi"/>
                <w:color w:val="000000"/>
                <w:sz w:val="18"/>
                <w:szCs w:val="18"/>
                <w:highlight w:val="cyan"/>
                <w:rPrChange w:id="7885" w:author="Sue Simnor (EXT Idiom)" w:date="2024-08-13T18:12:00Z" w16du:dateUtc="2024-08-13T08:12:00Z">
                  <w:rPr>
                    <w:rFonts w:asciiTheme="minorHAnsi" w:hAnsiTheme="minorHAnsi" w:cstheme="minorHAnsi"/>
                    <w:color w:val="000000"/>
                    <w:sz w:val="18"/>
                    <w:szCs w:val="18"/>
                  </w:rPr>
                </w:rPrChange>
              </w:rPr>
            </w:pPr>
            <w:r w:rsidRPr="00E50792">
              <w:rPr>
                <w:rFonts w:asciiTheme="minorHAnsi" w:hAnsiTheme="minorHAnsi" w:cstheme="minorHAnsi"/>
                <w:color w:val="000000"/>
                <w:sz w:val="18"/>
                <w:szCs w:val="18"/>
                <w:highlight w:val="cyan"/>
                <w:rPrChange w:id="7886" w:author="Sue Simnor (EXT Idiom)" w:date="2024-08-13T18:12:00Z" w16du:dateUtc="2024-08-13T08:12:00Z">
                  <w:rPr>
                    <w:rFonts w:asciiTheme="minorHAnsi" w:hAnsiTheme="minorHAnsi" w:cstheme="minorHAnsi"/>
                    <w:color w:val="000000"/>
                    <w:sz w:val="18"/>
                    <w:szCs w:val="18"/>
                  </w:rPr>
                </w:rPrChange>
              </w:rPr>
              <w:t>Column 1 text:</w:t>
            </w:r>
          </w:p>
          <w:p w14:paraId="4C6A3447" w14:textId="289A9494" w:rsidR="00A422A3" w:rsidRPr="00E50792" w:rsidRDefault="00A422A3" w:rsidP="00A422A3">
            <w:pPr>
              <w:spacing w:after="120"/>
              <w:rPr>
                <w:rFonts w:asciiTheme="minorHAnsi" w:hAnsiTheme="minorHAnsi" w:cstheme="minorHAnsi"/>
                <w:color w:val="000000"/>
                <w:sz w:val="18"/>
                <w:szCs w:val="18"/>
                <w:highlight w:val="cyan"/>
                <w:rPrChange w:id="7887" w:author="Sue Simnor (EXT Idiom)" w:date="2024-08-13T18:12:00Z" w16du:dateUtc="2024-08-13T08:12:00Z">
                  <w:rPr>
                    <w:rFonts w:asciiTheme="minorHAnsi" w:hAnsiTheme="minorHAnsi" w:cstheme="minorHAnsi"/>
                    <w:color w:val="000000"/>
                    <w:sz w:val="18"/>
                    <w:szCs w:val="18"/>
                  </w:rPr>
                </w:rPrChange>
              </w:rPr>
            </w:pPr>
            <w:r w:rsidRPr="00E50792">
              <w:rPr>
                <w:rFonts w:asciiTheme="minorHAnsi" w:hAnsiTheme="minorHAnsi" w:cstheme="minorHAnsi"/>
                <w:color w:val="000000"/>
                <w:sz w:val="18"/>
                <w:szCs w:val="18"/>
                <w:highlight w:val="cyan"/>
                <w:rPrChange w:id="7888" w:author="Sue Simnor (EXT Idiom)" w:date="2024-08-13T18:12:00Z" w16du:dateUtc="2024-08-13T08:12:00Z">
                  <w:rPr>
                    <w:rFonts w:asciiTheme="minorHAnsi" w:hAnsiTheme="minorHAnsi" w:cstheme="minorHAnsi"/>
                    <w:color w:val="000000"/>
                    <w:sz w:val="18"/>
                    <w:szCs w:val="18"/>
                  </w:rPr>
                </w:rPrChange>
              </w:rPr>
              <w:t xml:space="preserve">Bodycopy_COI </w:t>
            </w:r>
          </w:p>
          <w:p w14:paraId="216452B9" w14:textId="1442453D" w:rsidR="00A422A3" w:rsidRPr="00E50792" w:rsidRDefault="00A422A3" w:rsidP="00A422A3">
            <w:pPr>
              <w:spacing w:after="120"/>
              <w:rPr>
                <w:rFonts w:asciiTheme="minorHAnsi" w:hAnsiTheme="minorHAnsi" w:cstheme="minorHAnsi"/>
                <w:color w:val="000000"/>
                <w:sz w:val="18"/>
                <w:szCs w:val="18"/>
                <w:highlight w:val="cyan"/>
                <w:rPrChange w:id="7889" w:author="Sue Simnor (EXT Idiom)" w:date="2024-08-13T18:12:00Z" w16du:dateUtc="2024-08-13T08:12:00Z">
                  <w:rPr>
                    <w:rFonts w:asciiTheme="minorHAnsi" w:hAnsiTheme="minorHAnsi" w:cstheme="minorHAnsi"/>
                    <w:color w:val="000000"/>
                    <w:sz w:val="18"/>
                    <w:szCs w:val="18"/>
                  </w:rPr>
                </w:rPrChange>
              </w:rPr>
            </w:pPr>
            <w:r w:rsidRPr="00E50792">
              <w:rPr>
                <w:rFonts w:asciiTheme="minorHAnsi" w:hAnsiTheme="minorHAnsi" w:cstheme="minorHAnsi"/>
                <w:color w:val="000000"/>
                <w:sz w:val="18"/>
                <w:szCs w:val="18"/>
                <w:highlight w:val="cyan"/>
                <w:rPrChange w:id="7890" w:author="Sue Simnor (EXT Idiom)" w:date="2024-08-13T18:12:00Z" w16du:dateUtc="2024-08-13T08:12:00Z">
                  <w:rPr>
                    <w:rFonts w:asciiTheme="minorHAnsi" w:hAnsiTheme="minorHAnsi" w:cstheme="minorHAnsi"/>
                    <w:color w:val="000000"/>
                    <w:sz w:val="18"/>
                    <w:szCs w:val="18"/>
                  </w:rPr>
                </w:rPrChange>
              </w:rPr>
              <w:t>Column 2 text:</w:t>
            </w:r>
          </w:p>
          <w:p w14:paraId="20C64F43" w14:textId="7EC9B476" w:rsidR="00A422A3" w:rsidRPr="00E50792" w:rsidRDefault="00A422A3" w:rsidP="00A422A3">
            <w:pPr>
              <w:tabs>
                <w:tab w:val="left" w:pos="1800"/>
              </w:tabs>
              <w:rPr>
                <w:rFonts w:asciiTheme="minorHAnsi" w:hAnsiTheme="minorHAnsi" w:cstheme="minorHAnsi"/>
                <w:color w:val="000000"/>
                <w:sz w:val="18"/>
                <w:szCs w:val="18"/>
                <w:highlight w:val="cyan"/>
                <w:rPrChange w:id="7891" w:author="Sue Simnor (EXT Idiom)" w:date="2024-08-13T18:12:00Z" w16du:dateUtc="2024-08-13T08:12:00Z">
                  <w:rPr>
                    <w:rFonts w:asciiTheme="minorHAnsi" w:hAnsiTheme="minorHAnsi" w:cstheme="minorHAnsi"/>
                    <w:color w:val="000000"/>
                    <w:sz w:val="18"/>
                    <w:szCs w:val="18"/>
                  </w:rPr>
                </w:rPrChange>
              </w:rPr>
            </w:pPr>
            <w:r w:rsidRPr="00E50792">
              <w:rPr>
                <w:rFonts w:asciiTheme="minorHAnsi" w:hAnsiTheme="minorHAnsi" w:cstheme="minorHAnsi"/>
                <w:color w:val="000000"/>
                <w:sz w:val="18"/>
                <w:szCs w:val="18"/>
                <w:highlight w:val="cyan"/>
                <w:rPrChange w:id="7892" w:author="Sue Simnor (EXT Idiom)" w:date="2024-08-13T18:12:00Z" w16du:dateUtc="2024-08-13T08:12:00Z">
                  <w:rPr>
                    <w:rFonts w:asciiTheme="minorHAnsi" w:hAnsiTheme="minorHAnsi" w:cstheme="minorHAnsi"/>
                    <w:color w:val="000000"/>
                    <w:sz w:val="18"/>
                    <w:szCs w:val="18"/>
                  </w:rPr>
                </w:rPrChange>
              </w:rPr>
              <w:t>Bodycopy_B</w:t>
            </w:r>
          </w:p>
          <w:p w14:paraId="3E820ECD" w14:textId="1B1D1D56" w:rsidR="00A422A3" w:rsidRPr="00E50792" w:rsidRDefault="00A422A3" w:rsidP="00A422A3">
            <w:pPr>
              <w:spacing w:after="120"/>
              <w:rPr>
                <w:rFonts w:asciiTheme="minorHAnsi" w:hAnsiTheme="minorHAnsi" w:cstheme="minorHAnsi"/>
                <w:color w:val="000000"/>
                <w:sz w:val="18"/>
                <w:szCs w:val="18"/>
                <w:highlight w:val="cyan"/>
                <w:rPrChange w:id="7893" w:author="Sue Simnor (EXT Idiom)" w:date="2024-08-13T18:12:00Z" w16du:dateUtc="2024-08-13T08:12:00Z">
                  <w:rPr>
                    <w:rFonts w:asciiTheme="minorHAnsi" w:hAnsiTheme="minorHAnsi" w:cstheme="minorHAnsi"/>
                    <w:color w:val="000000"/>
                    <w:sz w:val="18"/>
                    <w:szCs w:val="18"/>
                  </w:rPr>
                </w:rPrChange>
              </w:rPr>
            </w:pPr>
          </w:p>
        </w:tc>
      </w:tr>
      <w:tr w:rsidR="00826143" w:rsidRPr="00BD6987" w14:paraId="431EBB55" w14:textId="77777777" w:rsidTr="001E7F90">
        <w:trPr>
          <w:cantSplit/>
          <w:trHeight w:val="715"/>
        </w:trPr>
        <w:tc>
          <w:tcPr>
            <w:tcW w:w="1013" w:type="dxa"/>
          </w:tcPr>
          <w:p w14:paraId="626BA969" w14:textId="685196BB" w:rsidR="00A422A3" w:rsidRPr="000C1A69" w:rsidRDefault="00A422A3" w:rsidP="00A422A3">
            <w:pPr>
              <w:tabs>
                <w:tab w:val="left" w:pos="1800"/>
              </w:tabs>
              <w:rPr>
                <w:rFonts w:asciiTheme="minorHAnsi" w:hAnsiTheme="minorHAnsi" w:cstheme="minorHAnsi"/>
                <w:b/>
                <w:sz w:val="20"/>
                <w:szCs w:val="20"/>
              </w:rPr>
            </w:pPr>
            <w:r w:rsidRPr="000C1A69">
              <w:rPr>
                <w:rFonts w:asciiTheme="minorHAnsi" w:hAnsiTheme="minorHAnsi" w:cstheme="minorHAnsi"/>
                <w:bCs/>
                <w:sz w:val="20"/>
                <w:szCs w:val="20"/>
              </w:rPr>
              <w:lastRenderedPageBreak/>
              <w:t>YC 11</w:t>
            </w:r>
          </w:p>
        </w:tc>
        <w:tc>
          <w:tcPr>
            <w:tcW w:w="2101" w:type="dxa"/>
          </w:tcPr>
          <w:p w14:paraId="54B6B499" w14:textId="183DA2DB" w:rsidR="00A422A3" w:rsidRPr="000C1A69" w:rsidRDefault="00A422A3" w:rsidP="00A422A3">
            <w:pPr>
              <w:rPr>
                <w:rFonts w:asciiTheme="minorHAnsi" w:eastAsia="Arial" w:hAnsiTheme="minorHAnsi" w:cstheme="minorHAnsi"/>
                <w:color w:val="000000" w:themeColor="text1"/>
                <w:sz w:val="20"/>
                <w:szCs w:val="20"/>
              </w:rPr>
            </w:pPr>
            <w:r w:rsidRPr="000C1A69">
              <w:rPr>
                <w:rFonts w:asciiTheme="minorHAnsi" w:eastAsia="Arial" w:hAnsiTheme="minorHAnsi" w:cstheme="minorHAnsi"/>
                <w:color w:val="000000" w:themeColor="text1"/>
                <w:sz w:val="20"/>
                <w:szCs w:val="20"/>
              </w:rPr>
              <w:t>&lt;VehicleDistanceDisplay&gt;</w:t>
            </w:r>
          </w:p>
          <w:p w14:paraId="574F027A" w14:textId="2298D65A" w:rsidR="00A422A3" w:rsidRPr="000C1A69" w:rsidRDefault="00A422A3" w:rsidP="00A422A3">
            <w:pPr>
              <w:rPr>
                <w:rFonts w:asciiTheme="minorHAnsi" w:eastAsia="Arial" w:hAnsiTheme="minorHAnsi" w:cstheme="minorHAnsi"/>
                <w:color w:val="000000" w:themeColor="text1"/>
                <w:sz w:val="20"/>
                <w:szCs w:val="20"/>
              </w:rPr>
            </w:pPr>
            <w:r w:rsidRPr="000C1A69">
              <w:rPr>
                <w:rFonts w:asciiTheme="minorHAnsi" w:hAnsiTheme="minorHAnsi" w:cstheme="minorHAnsi"/>
                <w:sz w:val="20"/>
                <w:szCs w:val="20"/>
              </w:rPr>
              <w:t>&lt;VehicleCoverTypeCode&gt;</w:t>
            </w:r>
          </w:p>
        </w:tc>
        <w:tc>
          <w:tcPr>
            <w:tcW w:w="8788" w:type="dxa"/>
          </w:tcPr>
          <w:tbl>
            <w:tblPr>
              <w:tblpPr w:leftFromText="180" w:rightFromText="180" w:vertAnchor="page" w:horzAnchor="margin" w:tblpY="47"/>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422A3" w:rsidRPr="000C1A69" w14:paraId="5D2B1120" w14:textId="77777777" w:rsidTr="624AC179">
              <w:trPr>
                <w:trHeight w:val="300"/>
              </w:trPr>
              <w:tc>
                <w:tcPr>
                  <w:tcW w:w="2861" w:type="dxa"/>
                  <w:noWrap/>
                  <w:hideMark/>
                </w:tcPr>
                <w:p w14:paraId="703264A1" w14:textId="3FD4D510" w:rsidR="00A422A3" w:rsidRPr="000C1A69" w:rsidRDefault="00A422A3" w:rsidP="00A422A3">
                  <w:pPr>
                    <w:pStyle w:val="BodycopyCOI"/>
                    <w:rPr>
                      <w:rFonts w:asciiTheme="minorHAnsi" w:hAnsiTheme="minorHAnsi" w:cstheme="minorHAnsi"/>
                      <w:b/>
                      <w:bCs/>
                    </w:rPr>
                  </w:pPr>
                  <w:r w:rsidRPr="000C1A69">
                    <w:t>Distance driven per year (approximate)</w:t>
                  </w:r>
                  <w:r w:rsidRPr="000C1A69">
                    <w:rPr>
                      <w:rFonts w:asciiTheme="minorHAnsi" w:hAnsiTheme="minorHAnsi" w:cstheme="minorHAnsi"/>
                      <w:lang w:eastAsia="en-AU"/>
                    </w:rPr>
                    <w:t>:</w:t>
                  </w:r>
                </w:p>
              </w:tc>
              <w:tc>
                <w:tcPr>
                  <w:tcW w:w="4546" w:type="dxa"/>
                  <w:noWrap/>
                  <w:vAlign w:val="bottom"/>
                  <w:hideMark/>
                </w:tcPr>
                <w:p w14:paraId="584B55E5" w14:textId="79531830" w:rsidR="00A422A3" w:rsidRPr="000C1A69" w:rsidRDefault="00A422A3" w:rsidP="00A422A3">
                  <w:pPr>
                    <w:rPr>
                      <w:rFonts w:asciiTheme="minorHAnsi" w:hAnsiTheme="minorHAnsi"/>
                      <w:b/>
                      <w:bCs/>
                      <w:color w:val="000000"/>
                      <w:sz w:val="22"/>
                      <w:szCs w:val="22"/>
                      <w:lang w:eastAsia="en-AU"/>
                    </w:rPr>
                  </w:pPr>
                  <w:r w:rsidRPr="000C1A69">
                    <w:rPr>
                      <w:rFonts w:asciiTheme="minorHAnsi" w:eastAsia="Arial" w:hAnsiTheme="minorHAnsi"/>
                      <w:b/>
                      <w:bCs/>
                      <w:color w:val="000000" w:themeColor="text1"/>
                      <w:sz w:val="20"/>
                      <w:szCs w:val="20"/>
                    </w:rPr>
                    <w:t xml:space="preserve">&lt;VehicleDistanceDisplay&gt; </w:t>
                  </w:r>
                  <w:commentRangeStart w:id="7894"/>
                  <w:commentRangeStart w:id="7895"/>
                  <w:r w:rsidRPr="00683E2A">
                    <w:rPr>
                      <w:rFonts w:asciiTheme="minorHAnsi" w:eastAsia="Arial" w:hAnsiTheme="minorHAnsi"/>
                      <w:b/>
                      <w:bCs/>
                      <w:strike/>
                      <w:color w:val="000000" w:themeColor="text1"/>
                      <w:sz w:val="20"/>
                      <w:szCs w:val="20"/>
                    </w:rPr>
                    <w:t>km</w:t>
                  </w:r>
                  <w:commentRangeEnd w:id="7894"/>
                  <w:r w:rsidRPr="000C1A69">
                    <w:rPr>
                      <w:rStyle w:val="CommentReference"/>
                      <w:rFonts w:asciiTheme="minorHAnsi" w:hAnsiTheme="minorHAnsi" w:cstheme="minorBidi"/>
                      <w:b/>
                      <w:bCs/>
                      <w:color w:val="000000"/>
                      <w:sz w:val="22"/>
                      <w:szCs w:val="22"/>
                      <w:lang w:eastAsia="en-AU"/>
                    </w:rPr>
                    <w:commentReference w:id="7894"/>
                  </w:r>
                  <w:commentRangeEnd w:id="7895"/>
                  <w:r w:rsidRPr="000C1A69">
                    <w:rPr>
                      <w:rStyle w:val="CommentReference"/>
                      <w:rFonts w:asciiTheme="minorHAnsi" w:hAnsiTheme="minorHAnsi" w:cstheme="minorBidi"/>
                      <w:b/>
                      <w:bCs/>
                      <w:color w:val="000000"/>
                      <w:sz w:val="22"/>
                      <w:szCs w:val="22"/>
                      <w:lang w:eastAsia="en-AU"/>
                    </w:rPr>
                    <w:commentReference w:id="7895"/>
                  </w:r>
                </w:p>
              </w:tc>
            </w:tr>
          </w:tbl>
          <w:p w14:paraId="7F37B33F" w14:textId="7474C1C9" w:rsidR="00A422A3" w:rsidRPr="000C1A69" w:rsidRDefault="00A422A3" w:rsidP="00A422A3">
            <w:pPr>
              <w:pStyle w:val="TableBodycopy"/>
              <w:rPr>
                <w:rFonts w:ascii="Calibri" w:hAnsi="Calibri" w:cs="Calibri"/>
                <w:szCs w:val="20"/>
              </w:rPr>
            </w:pPr>
          </w:p>
          <w:p w14:paraId="528182E6" w14:textId="3E3B3F4B" w:rsidR="004C0223" w:rsidRPr="000C1A69" w:rsidRDefault="004C0223" w:rsidP="00A422A3">
            <w:pPr>
              <w:pStyle w:val="TableBodycopy"/>
              <w:rPr>
                <w:rFonts w:ascii="Calibri" w:hAnsi="Calibri" w:cs="Calibri"/>
                <w:szCs w:val="20"/>
              </w:rPr>
            </w:pPr>
          </w:p>
          <w:p w14:paraId="6642F91C" w14:textId="01F80315" w:rsidR="004C0223" w:rsidRPr="000C1A69" w:rsidRDefault="004C0223" w:rsidP="00A422A3">
            <w:pPr>
              <w:pStyle w:val="TableBodycopy"/>
              <w:rPr>
                <w:rFonts w:ascii="Calibri" w:hAnsi="Calibri" w:cs="Calibri"/>
                <w:szCs w:val="20"/>
              </w:rPr>
            </w:pPr>
          </w:p>
          <w:p w14:paraId="7C7C75BB" w14:textId="229AE026" w:rsidR="004C0223" w:rsidRPr="000C1A69" w:rsidRDefault="004C0223" w:rsidP="00A422A3">
            <w:pPr>
              <w:pStyle w:val="TableBodycopy"/>
              <w:rPr>
                <w:rFonts w:ascii="Calibri" w:hAnsi="Calibri" w:cs="Calibri"/>
                <w:szCs w:val="20"/>
              </w:rPr>
            </w:pPr>
          </w:p>
          <w:p w14:paraId="7AF33BAA" w14:textId="2A95C908" w:rsidR="004C0223" w:rsidRPr="000C1A69" w:rsidRDefault="004C0223" w:rsidP="00A422A3">
            <w:pPr>
              <w:pStyle w:val="TableBodycopy"/>
              <w:rPr>
                <w:rFonts w:ascii="Calibri" w:hAnsi="Calibri" w:cs="Calibri"/>
                <w:szCs w:val="20"/>
              </w:rPr>
            </w:pPr>
          </w:p>
          <w:p w14:paraId="4B8DBB03" w14:textId="4F4DFD5D" w:rsidR="004C0223" w:rsidRPr="000C1A69" w:rsidRDefault="004C0223" w:rsidP="00A422A3">
            <w:pPr>
              <w:pStyle w:val="TableBodycopy"/>
              <w:rPr>
                <w:rFonts w:ascii="Calibri" w:hAnsi="Calibri" w:cs="Calibri"/>
                <w:szCs w:val="20"/>
              </w:rPr>
            </w:pPr>
          </w:p>
          <w:tbl>
            <w:tblPr>
              <w:tblpPr w:leftFromText="180" w:rightFromText="180" w:vertAnchor="page" w:horzAnchor="margin" w:tblpY="1617"/>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C0223" w:rsidRPr="000C1A69" w14:paraId="6195F2B8" w14:textId="77777777" w:rsidTr="004C0223">
              <w:trPr>
                <w:trHeight w:val="300"/>
              </w:trPr>
              <w:tc>
                <w:tcPr>
                  <w:tcW w:w="2861" w:type="dxa"/>
                  <w:noWrap/>
                  <w:hideMark/>
                </w:tcPr>
                <w:p w14:paraId="2D3B3F0D" w14:textId="73E89540" w:rsidR="004C0223" w:rsidRPr="00E50792" w:rsidRDefault="004C0223" w:rsidP="004C0223">
                  <w:pPr>
                    <w:pStyle w:val="BodycopyCOI"/>
                    <w:rPr>
                      <w:rFonts w:asciiTheme="minorHAnsi" w:hAnsiTheme="minorHAnsi" w:cstheme="minorHAnsi"/>
                      <w:b/>
                      <w:bCs/>
                      <w:highlight w:val="cyan"/>
                      <w:rPrChange w:id="7896" w:author="Sue Simnor (EXT Idiom)" w:date="2024-08-13T18:12:00Z" w16du:dateUtc="2024-08-13T08:12:00Z">
                        <w:rPr>
                          <w:rFonts w:asciiTheme="minorHAnsi" w:hAnsiTheme="minorHAnsi" w:cstheme="minorHAnsi"/>
                          <w:b/>
                          <w:bCs/>
                        </w:rPr>
                      </w:rPrChange>
                    </w:rPr>
                  </w:pPr>
                  <w:r w:rsidRPr="00E50792">
                    <w:rPr>
                      <w:highlight w:val="cyan"/>
                      <w:rPrChange w:id="7897" w:author="Sue Simnor (EXT Idiom)" w:date="2024-08-13T18:12:00Z" w16du:dateUtc="2024-08-13T08:12:00Z">
                        <w:rPr/>
                      </w:rPrChange>
                    </w:rPr>
                    <w:t>Distance driven per year (approximate)</w:t>
                  </w:r>
                  <w:r w:rsidRPr="00E50792">
                    <w:rPr>
                      <w:rFonts w:asciiTheme="minorHAnsi" w:hAnsiTheme="minorHAnsi" w:cstheme="minorHAnsi"/>
                      <w:highlight w:val="cyan"/>
                      <w:lang w:eastAsia="en-AU"/>
                      <w:rPrChange w:id="7898" w:author="Sue Simnor (EXT Idiom)" w:date="2024-08-13T18:12:00Z" w16du:dateUtc="2024-08-13T08:12:00Z">
                        <w:rPr>
                          <w:rFonts w:asciiTheme="minorHAnsi" w:hAnsiTheme="minorHAnsi" w:cstheme="minorHAnsi"/>
                          <w:lang w:eastAsia="en-AU"/>
                        </w:rPr>
                      </w:rPrChange>
                    </w:rPr>
                    <w:t>:</w:t>
                  </w:r>
                </w:p>
              </w:tc>
              <w:tc>
                <w:tcPr>
                  <w:tcW w:w="4546" w:type="dxa"/>
                  <w:noWrap/>
                  <w:vAlign w:val="bottom"/>
                  <w:hideMark/>
                </w:tcPr>
                <w:p w14:paraId="54EEA0A6" w14:textId="2F4AAF5C" w:rsidR="004C0223" w:rsidRPr="00E50792" w:rsidRDefault="004C0223" w:rsidP="004C0223">
                  <w:pPr>
                    <w:rPr>
                      <w:rFonts w:asciiTheme="minorHAnsi" w:hAnsiTheme="minorHAnsi"/>
                      <w:b/>
                      <w:bCs/>
                      <w:color w:val="000000"/>
                      <w:sz w:val="22"/>
                      <w:szCs w:val="22"/>
                      <w:highlight w:val="cyan"/>
                      <w:lang w:eastAsia="en-AU"/>
                      <w:rPrChange w:id="7899" w:author="Sue Simnor (EXT Idiom)" w:date="2024-08-13T18:12:00Z" w16du:dateUtc="2024-08-13T08:12:00Z">
                        <w:rPr>
                          <w:rFonts w:asciiTheme="minorHAnsi" w:hAnsiTheme="minorHAnsi"/>
                          <w:b/>
                          <w:bCs/>
                          <w:color w:val="000000"/>
                          <w:sz w:val="22"/>
                          <w:szCs w:val="22"/>
                          <w:lang w:eastAsia="en-AU"/>
                        </w:rPr>
                      </w:rPrChange>
                    </w:rPr>
                  </w:pPr>
                  <w:r w:rsidRPr="00E50792">
                    <w:rPr>
                      <w:rFonts w:asciiTheme="minorHAnsi" w:eastAsia="Arial" w:hAnsiTheme="minorHAnsi"/>
                      <w:b/>
                      <w:bCs/>
                      <w:color w:val="000000" w:themeColor="text1"/>
                      <w:sz w:val="20"/>
                      <w:szCs w:val="20"/>
                      <w:highlight w:val="cyan"/>
                      <w:rPrChange w:id="7900" w:author="Sue Simnor (EXT Idiom)" w:date="2024-08-13T18:12:00Z" w16du:dateUtc="2024-08-13T08:12:00Z">
                        <w:rPr>
                          <w:rFonts w:asciiTheme="minorHAnsi" w:eastAsia="Arial" w:hAnsiTheme="minorHAnsi"/>
                          <w:b/>
                          <w:bCs/>
                          <w:color w:val="000000" w:themeColor="text1"/>
                          <w:sz w:val="20"/>
                          <w:szCs w:val="20"/>
                        </w:rPr>
                      </w:rPrChange>
                    </w:rPr>
                    <w:t>Not recorded</w:t>
                  </w:r>
                  <w:commentRangeStart w:id="7901"/>
                  <w:commentRangeStart w:id="7902"/>
                  <w:commentRangeEnd w:id="7901"/>
                  <w:r w:rsidRPr="00E50792">
                    <w:rPr>
                      <w:rStyle w:val="CommentReference"/>
                      <w:rFonts w:asciiTheme="minorHAnsi" w:hAnsiTheme="minorHAnsi" w:cstheme="minorBidi"/>
                      <w:b/>
                      <w:bCs/>
                      <w:color w:val="000000"/>
                      <w:sz w:val="22"/>
                      <w:szCs w:val="22"/>
                      <w:highlight w:val="cyan"/>
                      <w:lang w:eastAsia="en-AU"/>
                      <w:rPrChange w:id="7903" w:author="Sue Simnor (EXT Idiom)" w:date="2024-08-13T18:12:00Z" w16du:dateUtc="2024-08-13T08:12:00Z">
                        <w:rPr>
                          <w:rStyle w:val="CommentReference"/>
                          <w:rFonts w:asciiTheme="minorHAnsi" w:hAnsiTheme="minorHAnsi" w:cstheme="minorBidi"/>
                          <w:b/>
                          <w:bCs/>
                          <w:color w:val="000000"/>
                          <w:sz w:val="22"/>
                          <w:szCs w:val="22"/>
                          <w:lang w:eastAsia="en-AU"/>
                        </w:rPr>
                      </w:rPrChange>
                    </w:rPr>
                    <w:commentReference w:id="7901"/>
                  </w:r>
                  <w:commentRangeEnd w:id="7902"/>
                  <w:r w:rsidRPr="00E50792">
                    <w:rPr>
                      <w:rStyle w:val="CommentReference"/>
                      <w:rFonts w:asciiTheme="minorHAnsi" w:hAnsiTheme="minorHAnsi" w:cstheme="minorBidi"/>
                      <w:b/>
                      <w:bCs/>
                      <w:color w:val="000000"/>
                      <w:sz w:val="22"/>
                      <w:szCs w:val="22"/>
                      <w:highlight w:val="cyan"/>
                      <w:lang w:eastAsia="en-AU"/>
                      <w:rPrChange w:id="7904" w:author="Sue Simnor (EXT Idiom)" w:date="2024-08-13T18:12:00Z" w16du:dateUtc="2024-08-13T08:12:00Z">
                        <w:rPr>
                          <w:rStyle w:val="CommentReference"/>
                          <w:rFonts w:asciiTheme="minorHAnsi" w:hAnsiTheme="minorHAnsi" w:cstheme="minorBidi"/>
                          <w:b/>
                          <w:bCs/>
                          <w:color w:val="000000"/>
                          <w:sz w:val="22"/>
                          <w:szCs w:val="22"/>
                          <w:lang w:eastAsia="en-AU"/>
                        </w:rPr>
                      </w:rPrChange>
                    </w:rPr>
                    <w:commentReference w:id="7902"/>
                  </w:r>
                </w:p>
              </w:tc>
            </w:tr>
          </w:tbl>
          <w:p w14:paraId="63420405" w14:textId="3CC6FCC9" w:rsidR="004C0223" w:rsidRPr="000C1A69" w:rsidRDefault="004C0223" w:rsidP="00A422A3">
            <w:pPr>
              <w:pStyle w:val="TableBodycopy"/>
              <w:rPr>
                <w:rFonts w:ascii="Calibri" w:hAnsi="Calibri" w:cs="Calibri"/>
                <w:szCs w:val="20"/>
              </w:rPr>
            </w:pPr>
          </w:p>
          <w:p w14:paraId="0D1EDA4A" w14:textId="38DC72BA" w:rsidR="004C0223" w:rsidRPr="000C1A69" w:rsidRDefault="004C0223" w:rsidP="00A422A3">
            <w:pPr>
              <w:pStyle w:val="TableBodycopy"/>
              <w:rPr>
                <w:rFonts w:ascii="Calibri" w:hAnsi="Calibri" w:cs="Calibri"/>
                <w:szCs w:val="20"/>
              </w:rPr>
            </w:pPr>
          </w:p>
        </w:tc>
        <w:tc>
          <w:tcPr>
            <w:tcW w:w="1701" w:type="dxa"/>
          </w:tcPr>
          <w:p w14:paraId="7CFC9A6F" w14:textId="500395FB" w:rsidR="00BF44D9" w:rsidRPr="000C1A69" w:rsidRDefault="00A422A3" w:rsidP="00A422A3">
            <w:pPr>
              <w:rPr>
                <w:rFonts w:ascii="Calibri" w:hAnsi="Calibri" w:cs="Calibri"/>
                <w:b/>
                <w:bCs/>
                <w:sz w:val="20"/>
                <w:szCs w:val="20"/>
              </w:rPr>
            </w:pPr>
            <w:r w:rsidRPr="000C1A69">
              <w:rPr>
                <w:rFonts w:asciiTheme="minorHAnsi" w:hAnsiTheme="minorHAnsi"/>
                <w:b/>
                <w:bCs/>
                <w:sz w:val="20"/>
                <w:szCs w:val="20"/>
              </w:rPr>
              <w:t>IF</w:t>
            </w:r>
            <w:r w:rsidRPr="000C1A69">
              <w:rPr>
                <w:rFonts w:asciiTheme="minorHAnsi" w:hAnsiTheme="minorHAnsi"/>
                <w:sz w:val="20"/>
                <w:szCs w:val="20"/>
              </w:rPr>
              <w:t xml:space="preserve"> </w:t>
            </w:r>
            <w:r w:rsidRPr="000C1A69">
              <w:rPr>
                <w:rFonts w:asciiTheme="minorHAnsi" w:hAnsiTheme="minorHAnsi" w:cstheme="minorHAnsi"/>
                <w:sz w:val="20"/>
                <w:szCs w:val="20"/>
              </w:rPr>
              <w:t xml:space="preserve">&lt;VehicleCoverTypeCode&gt; </w:t>
            </w:r>
            <w:r w:rsidRPr="000C1A69">
              <w:rPr>
                <w:rFonts w:asciiTheme="minorHAnsi" w:hAnsiTheme="minorHAnsi"/>
                <w:sz w:val="20"/>
                <w:szCs w:val="20"/>
              </w:rPr>
              <w:t>= “1|Comprehensive</w:t>
            </w:r>
            <w:commentRangeStart w:id="7905"/>
            <w:commentRangeStart w:id="7906"/>
            <w:r w:rsidRPr="000C1A69">
              <w:rPr>
                <w:rFonts w:asciiTheme="minorHAnsi" w:hAnsiTheme="minorHAnsi"/>
                <w:sz w:val="20"/>
                <w:szCs w:val="20"/>
              </w:rPr>
              <w:t>”</w:t>
            </w:r>
            <w:commentRangeEnd w:id="7905"/>
            <w:r w:rsidRPr="000C1A69">
              <w:rPr>
                <w:rStyle w:val="CommentReference"/>
                <w:rFonts w:asciiTheme="minorHAnsi" w:hAnsiTheme="minorHAnsi" w:cstheme="minorBidi"/>
                <w:sz w:val="20"/>
                <w:szCs w:val="20"/>
              </w:rPr>
              <w:commentReference w:id="7905"/>
            </w:r>
            <w:commentRangeEnd w:id="7906"/>
            <w:r w:rsidRPr="000C1A69">
              <w:rPr>
                <w:rStyle w:val="CommentReference"/>
                <w:rFonts w:asciiTheme="minorHAnsi" w:hAnsiTheme="minorHAnsi" w:cstheme="minorBidi"/>
                <w:sz w:val="20"/>
                <w:szCs w:val="20"/>
              </w:rPr>
              <w:commentReference w:id="7906"/>
            </w:r>
            <w:r w:rsidRPr="000C1A69">
              <w:rPr>
                <w:rFonts w:asciiTheme="minorHAnsi" w:hAnsiTheme="minorHAnsi"/>
                <w:sz w:val="20"/>
                <w:szCs w:val="20"/>
              </w:rPr>
              <w:t xml:space="preserve"> </w:t>
            </w:r>
            <w:r w:rsidRPr="000C1A69">
              <w:rPr>
                <w:rFonts w:asciiTheme="minorHAnsi" w:hAnsiTheme="minorHAnsi"/>
                <w:b/>
                <w:bCs/>
                <w:sz w:val="20"/>
                <w:szCs w:val="20"/>
              </w:rPr>
              <w:t>OR</w:t>
            </w:r>
            <w:r w:rsidRPr="000C1A69">
              <w:rPr>
                <w:rFonts w:ascii="Calibri" w:hAnsi="Calibri" w:cs="Calibri"/>
                <w:b/>
                <w:bCs/>
                <w:sz w:val="20"/>
                <w:szCs w:val="20"/>
              </w:rPr>
              <w:t xml:space="preserve"> “</w:t>
            </w:r>
            <w:r w:rsidRPr="000C1A69">
              <w:rPr>
                <w:rFonts w:ascii="Calibri" w:hAnsi="Calibri" w:cs="Calibri"/>
                <w:sz w:val="20"/>
                <w:szCs w:val="20"/>
              </w:rPr>
              <w:t xml:space="preserve">4|Thirdpartypropertyfiretheft” </w:t>
            </w:r>
            <w:r w:rsidRPr="000C1A69">
              <w:rPr>
                <w:rFonts w:ascii="Calibri" w:hAnsi="Calibri" w:cs="Calibri"/>
                <w:b/>
                <w:bCs/>
                <w:sz w:val="20"/>
                <w:szCs w:val="20"/>
              </w:rPr>
              <w:t xml:space="preserve">OR </w:t>
            </w:r>
            <w:r w:rsidRPr="000C1A69">
              <w:rPr>
                <w:rFonts w:ascii="Calibri" w:hAnsi="Calibri" w:cs="Calibri"/>
                <w:sz w:val="20"/>
                <w:szCs w:val="20"/>
              </w:rPr>
              <w:t>“5|Thirdpartypropertydamage”</w:t>
            </w:r>
            <w:r w:rsidRPr="000C1A69">
              <w:rPr>
                <w:rFonts w:ascii="Calibri" w:hAnsi="Calibri" w:cs="Calibri"/>
                <w:b/>
                <w:bCs/>
                <w:sz w:val="20"/>
                <w:szCs w:val="20"/>
              </w:rPr>
              <w:t xml:space="preserve"> </w:t>
            </w:r>
          </w:p>
          <w:p w14:paraId="147EC18A" w14:textId="1CEF2F14" w:rsidR="00BF44D9" w:rsidRPr="000C1A69" w:rsidRDefault="00BF44D9" w:rsidP="00A422A3">
            <w:pPr>
              <w:rPr>
                <w:rFonts w:ascii="Calibri" w:hAnsi="Calibri" w:cs="Calibri"/>
                <w:b/>
                <w:bCs/>
                <w:sz w:val="20"/>
                <w:szCs w:val="20"/>
              </w:rPr>
            </w:pPr>
            <w:r w:rsidRPr="000C1A69">
              <w:rPr>
                <w:rFonts w:ascii="Calibri" w:hAnsi="Calibri" w:cs="Calibri"/>
                <w:b/>
                <w:bCs/>
                <w:sz w:val="20"/>
                <w:szCs w:val="20"/>
              </w:rPr>
              <w:t>AND</w:t>
            </w:r>
          </w:p>
          <w:p w14:paraId="5C9FA37F" w14:textId="24C1C4F0" w:rsidR="004C0223" w:rsidRPr="00E50792" w:rsidRDefault="004C0223" w:rsidP="004C0223">
            <w:pPr>
              <w:tabs>
                <w:tab w:val="left" w:pos="774"/>
              </w:tabs>
              <w:rPr>
                <w:rFonts w:asciiTheme="minorHAnsi" w:hAnsiTheme="minorHAnsi"/>
                <w:b/>
                <w:bCs/>
                <w:sz w:val="18"/>
                <w:szCs w:val="18"/>
                <w:highlight w:val="cyan"/>
                <w:rPrChange w:id="7907" w:author="Sue Simnor (EXT Idiom)" w:date="2024-08-13T18:13:00Z" w16du:dateUtc="2024-08-13T08:13:00Z">
                  <w:rPr>
                    <w:rFonts w:asciiTheme="minorHAnsi" w:hAnsiTheme="minorHAnsi"/>
                    <w:b/>
                    <w:bCs/>
                    <w:sz w:val="18"/>
                    <w:szCs w:val="18"/>
                  </w:rPr>
                </w:rPrChange>
              </w:rPr>
            </w:pPr>
            <w:r w:rsidRPr="00E50792">
              <w:rPr>
                <w:rFonts w:asciiTheme="minorHAnsi" w:hAnsiTheme="minorHAnsi"/>
                <w:b/>
                <w:bCs/>
                <w:sz w:val="18"/>
                <w:szCs w:val="18"/>
                <w:highlight w:val="cyan"/>
                <w:rPrChange w:id="7908" w:author="Sue Simnor (EXT Idiom)" w:date="2024-08-13T18:13:00Z" w16du:dateUtc="2024-08-13T08:13:00Z">
                  <w:rPr>
                    <w:rFonts w:asciiTheme="minorHAnsi" w:hAnsiTheme="minorHAnsi"/>
                    <w:b/>
                    <w:bCs/>
                    <w:sz w:val="18"/>
                    <w:szCs w:val="18"/>
                  </w:rPr>
                </w:rPrChange>
              </w:rPr>
              <w:t>IF</w:t>
            </w:r>
          </w:p>
          <w:p w14:paraId="73501F0B" w14:textId="005641C3" w:rsidR="004C0223" w:rsidRPr="00E50792" w:rsidRDefault="004C0223" w:rsidP="004C0223">
            <w:pPr>
              <w:tabs>
                <w:tab w:val="left" w:pos="774"/>
              </w:tabs>
              <w:rPr>
                <w:rFonts w:asciiTheme="minorHAnsi" w:hAnsiTheme="minorHAnsi"/>
                <w:sz w:val="18"/>
                <w:szCs w:val="18"/>
                <w:highlight w:val="cyan"/>
                <w:rPrChange w:id="7909" w:author="Sue Simnor (EXT Idiom)" w:date="2024-08-13T18:13:00Z" w16du:dateUtc="2024-08-13T08:13:00Z">
                  <w:rPr>
                    <w:rFonts w:asciiTheme="minorHAnsi" w:hAnsiTheme="minorHAnsi"/>
                    <w:sz w:val="18"/>
                    <w:szCs w:val="18"/>
                  </w:rPr>
                </w:rPrChange>
              </w:rPr>
            </w:pPr>
            <w:r w:rsidRPr="00E50792">
              <w:rPr>
                <w:rFonts w:asciiTheme="minorHAnsi" w:hAnsiTheme="minorHAnsi"/>
                <w:sz w:val="18"/>
                <w:szCs w:val="18"/>
                <w:highlight w:val="cyan"/>
                <w:rPrChange w:id="7910" w:author="Sue Simnor (EXT Idiom)" w:date="2024-08-13T18:13:00Z" w16du:dateUtc="2024-08-13T08:13:00Z">
                  <w:rPr>
                    <w:rFonts w:asciiTheme="minorHAnsi" w:hAnsiTheme="minorHAnsi"/>
                    <w:sz w:val="18"/>
                    <w:szCs w:val="18"/>
                  </w:rPr>
                </w:rPrChange>
              </w:rPr>
              <w:t>&lt;VehicleDistanceCode&gt; = “</w:t>
            </w:r>
            <w:r w:rsidR="00E57152" w:rsidRPr="00E50792">
              <w:rPr>
                <w:rFonts w:asciiTheme="minorHAnsi" w:hAnsiTheme="minorHAnsi"/>
                <w:sz w:val="18"/>
                <w:szCs w:val="18"/>
                <w:highlight w:val="cyan"/>
                <w:rPrChange w:id="7911" w:author="Sue Simnor (EXT Idiom)" w:date="2024-08-13T18:13:00Z" w16du:dateUtc="2024-08-13T08:13:00Z">
                  <w:rPr>
                    <w:rFonts w:asciiTheme="minorHAnsi" w:hAnsiTheme="minorHAnsi"/>
                    <w:sz w:val="18"/>
                    <w:szCs w:val="18"/>
                  </w:rPr>
                </w:rPrChange>
              </w:rPr>
              <w:t>27|-9999</w:t>
            </w:r>
          </w:p>
          <w:p w14:paraId="63C3D604" w14:textId="037FF889" w:rsidR="004C0223" w:rsidRPr="000C1A69" w:rsidRDefault="004C0223" w:rsidP="004C0223">
            <w:pPr>
              <w:tabs>
                <w:tab w:val="left" w:pos="774"/>
              </w:tabs>
              <w:rPr>
                <w:rFonts w:asciiTheme="minorHAnsi" w:hAnsiTheme="minorHAnsi"/>
                <w:b/>
                <w:bCs/>
                <w:sz w:val="18"/>
                <w:szCs w:val="18"/>
              </w:rPr>
            </w:pPr>
            <w:r w:rsidRPr="00E50792">
              <w:rPr>
                <w:rFonts w:asciiTheme="minorHAnsi" w:hAnsiTheme="minorHAnsi"/>
                <w:b/>
                <w:bCs/>
                <w:sz w:val="18"/>
                <w:szCs w:val="18"/>
                <w:highlight w:val="cyan"/>
                <w:rPrChange w:id="7912" w:author="Sue Simnor (EXT Idiom)" w:date="2024-08-13T18:13:00Z" w16du:dateUtc="2024-08-13T08:13:00Z">
                  <w:rPr>
                    <w:rFonts w:asciiTheme="minorHAnsi" w:hAnsiTheme="minorHAnsi"/>
                    <w:b/>
                    <w:bCs/>
                    <w:sz w:val="18"/>
                    <w:szCs w:val="18"/>
                  </w:rPr>
                </w:rPrChange>
              </w:rPr>
              <w:t xml:space="preserve">THEN </w:t>
            </w:r>
            <w:r w:rsidRPr="00E50792">
              <w:rPr>
                <w:rFonts w:asciiTheme="minorHAnsi" w:hAnsiTheme="minorHAnsi"/>
                <w:sz w:val="18"/>
                <w:szCs w:val="18"/>
                <w:highlight w:val="cyan"/>
                <w:rPrChange w:id="7913" w:author="Sue Simnor (EXT Idiom)" w:date="2024-08-13T18:13:00Z" w16du:dateUtc="2024-08-13T08:13:00Z">
                  <w:rPr>
                    <w:rFonts w:asciiTheme="minorHAnsi" w:hAnsiTheme="minorHAnsi"/>
                    <w:sz w:val="18"/>
                    <w:szCs w:val="18"/>
                  </w:rPr>
                </w:rPrChange>
              </w:rPr>
              <w:t>display</w:t>
            </w:r>
            <w:r w:rsidRPr="00E50792">
              <w:rPr>
                <w:rFonts w:asciiTheme="minorHAnsi" w:hAnsiTheme="minorHAnsi"/>
                <w:b/>
                <w:bCs/>
                <w:sz w:val="18"/>
                <w:szCs w:val="18"/>
                <w:highlight w:val="cyan"/>
                <w:rPrChange w:id="7914" w:author="Sue Simnor (EXT Idiom)" w:date="2024-08-13T18:13:00Z" w16du:dateUtc="2024-08-13T08:13:00Z">
                  <w:rPr>
                    <w:rFonts w:asciiTheme="minorHAnsi" w:hAnsiTheme="minorHAnsi"/>
                    <w:b/>
                    <w:bCs/>
                    <w:sz w:val="18"/>
                    <w:szCs w:val="18"/>
                  </w:rPr>
                </w:rPrChange>
              </w:rPr>
              <w:t xml:space="preserve"> “Not recorded”</w:t>
            </w:r>
          </w:p>
          <w:p w14:paraId="6AF63C61" w14:textId="23955AFE" w:rsidR="004C0223" w:rsidRPr="000C1A69" w:rsidRDefault="004C0223" w:rsidP="004C0223">
            <w:pPr>
              <w:tabs>
                <w:tab w:val="left" w:pos="774"/>
              </w:tabs>
              <w:rPr>
                <w:rFonts w:asciiTheme="minorHAnsi" w:hAnsiTheme="minorHAnsi"/>
                <w:b/>
                <w:bCs/>
                <w:sz w:val="18"/>
                <w:szCs w:val="18"/>
              </w:rPr>
            </w:pPr>
            <w:r w:rsidRPr="000C1A69">
              <w:rPr>
                <w:rFonts w:asciiTheme="minorHAnsi" w:hAnsiTheme="minorHAnsi"/>
                <w:b/>
                <w:bCs/>
                <w:sz w:val="18"/>
                <w:szCs w:val="18"/>
              </w:rPr>
              <w:t>ELSEIF</w:t>
            </w:r>
          </w:p>
          <w:p w14:paraId="037748C8" w14:textId="728A92E9" w:rsidR="004C0223" w:rsidRPr="000C1A69" w:rsidRDefault="004C0223" w:rsidP="004C0223">
            <w:pPr>
              <w:tabs>
                <w:tab w:val="left" w:pos="774"/>
              </w:tabs>
              <w:rPr>
                <w:rFonts w:asciiTheme="minorHAnsi" w:hAnsiTheme="minorHAnsi"/>
                <w:sz w:val="18"/>
                <w:szCs w:val="18"/>
              </w:rPr>
            </w:pPr>
            <w:r w:rsidRPr="000C1A69">
              <w:rPr>
                <w:rFonts w:asciiTheme="minorHAnsi" w:hAnsiTheme="minorHAnsi"/>
                <w:sz w:val="18"/>
                <w:szCs w:val="18"/>
              </w:rPr>
              <w:t>&lt;VehicleDistanceCode&gt; != “</w:t>
            </w:r>
            <w:r w:rsidR="00E57152" w:rsidRPr="000C1A69">
              <w:rPr>
                <w:rFonts w:asciiTheme="minorHAnsi" w:hAnsiTheme="minorHAnsi"/>
                <w:sz w:val="18"/>
                <w:szCs w:val="18"/>
              </w:rPr>
              <w:t>27|-9999</w:t>
            </w:r>
            <w:r w:rsidRPr="000C1A69">
              <w:rPr>
                <w:rFonts w:asciiTheme="minorHAnsi" w:hAnsiTheme="minorHAnsi"/>
                <w:sz w:val="18"/>
                <w:szCs w:val="18"/>
              </w:rPr>
              <w:t xml:space="preserve">” </w:t>
            </w:r>
          </w:p>
          <w:p w14:paraId="122FD7BB" w14:textId="318225FE" w:rsidR="004C0223" w:rsidRPr="000C1A69" w:rsidRDefault="004C0223" w:rsidP="004C0223">
            <w:pPr>
              <w:tabs>
                <w:tab w:val="left" w:pos="774"/>
              </w:tabs>
              <w:rPr>
                <w:rFonts w:asciiTheme="minorHAnsi" w:hAnsiTheme="minorHAnsi"/>
                <w:sz w:val="18"/>
                <w:szCs w:val="18"/>
              </w:rPr>
            </w:pPr>
            <w:r w:rsidRPr="000C1A69">
              <w:rPr>
                <w:rFonts w:asciiTheme="minorHAnsi" w:hAnsiTheme="minorHAnsi"/>
                <w:b/>
                <w:bCs/>
                <w:sz w:val="18"/>
                <w:szCs w:val="18"/>
              </w:rPr>
              <w:t xml:space="preserve">THEN </w:t>
            </w:r>
            <w:r w:rsidRPr="000C1A69">
              <w:rPr>
                <w:rFonts w:asciiTheme="minorHAnsi" w:hAnsiTheme="minorHAnsi"/>
                <w:sz w:val="18"/>
                <w:szCs w:val="18"/>
              </w:rPr>
              <w:t>display</w:t>
            </w:r>
          </w:p>
          <w:p w14:paraId="5073E7D1" w14:textId="18B59144" w:rsidR="004C0223" w:rsidRPr="000C1A69" w:rsidRDefault="004C0223" w:rsidP="004C0223">
            <w:r w:rsidRPr="000C1A69">
              <w:rPr>
                <w:rFonts w:asciiTheme="minorHAnsi" w:hAnsiTheme="minorHAnsi"/>
                <w:b/>
                <w:bCs/>
                <w:sz w:val="18"/>
                <w:szCs w:val="18"/>
              </w:rPr>
              <w:t>&lt;VehicleDistanceDisplay&gt;</w:t>
            </w:r>
          </w:p>
          <w:p w14:paraId="1457066B" w14:textId="1902E1BE" w:rsidR="00A422A3" w:rsidRPr="000C1A69" w:rsidRDefault="00A422A3" w:rsidP="00A422A3">
            <w:pPr>
              <w:rPr>
                <w:rFonts w:asciiTheme="minorHAnsi" w:hAnsiTheme="minorHAnsi"/>
                <w:b/>
                <w:bCs/>
                <w:sz w:val="20"/>
                <w:szCs w:val="20"/>
              </w:rPr>
            </w:pPr>
            <w:r w:rsidRPr="000C1A69">
              <w:rPr>
                <w:rFonts w:asciiTheme="minorHAnsi" w:hAnsiTheme="minorHAnsi"/>
                <w:b/>
                <w:bCs/>
                <w:sz w:val="20"/>
                <w:szCs w:val="20"/>
              </w:rPr>
              <w:t xml:space="preserve">ELSE </w:t>
            </w:r>
            <w:r w:rsidRPr="000C1A69">
              <w:rPr>
                <w:rFonts w:asciiTheme="minorHAnsi" w:hAnsiTheme="minorHAnsi"/>
                <w:sz w:val="20"/>
                <w:szCs w:val="20"/>
              </w:rPr>
              <w:t>do not display</w:t>
            </w:r>
          </w:p>
          <w:p w14:paraId="699DFCB4" w14:textId="3B1BC138" w:rsidR="00A422A3" w:rsidRPr="000C1A69" w:rsidRDefault="00A422A3" w:rsidP="00A422A3">
            <w:pPr>
              <w:tabs>
                <w:tab w:val="left" w:pos="774"/>
              </w:tabs>
              <w:rPr>
                <w:rFonts w:asciiTheme="minorHAnsi" w:hAnsiTheme="minorHAnsi"/>
                <w:b/>
                <w:bCs/>
                <w:sz w:val="20"/>
                <w:szCs w:val="20"/>
              </w:rPr>
            </w:pPr>
            <w:r w:rsidRPr="000C1A69">
              <w:rPr>
                <w:rFonts w:asciiTheme="minorHAnsi" w:hAnsiTheme="minorHAnsi"/>
                <w:b/>
                <w:bCs/>
                <w:sz w:val="20"/>
                <w:szCs w:val="20"/>
              </w:rPr>
              <w:t>ENDIF</w:t>
            </w:r>
          </w:p>
          <w:p w14:paraId="73A905CC" w14:textId="32D05FFB" w:rsidR="00A422A3" w:rsidRPr="000C1A69" w:rsidRDefault="00A422A3" w:rsidP="00A422A3">
            <w:pPr>
              <w:spacing w:after="120"/>
              <w:rPr>
                <w:rFonts w:ascii="Calibri" w:hAnsi="Calibri" w:cs="Calibri"/>
                <w:b/>
                <w:bCs/>
                <w:sz w:val="18"/>
                <w:szCs w:val="18"/>
              </w:rPr>
            </w:pPr>
          </w:p>
        </w:tc>
        <w:tc>
          <w:tcPr>
            <w:tcW w:w="993" w:type="dxa"/>
          </w:tcPr>
          <w:p w14:paraId="01D94188" w14:textId="136950C8" w:rsidR="00A422A3" w:rsidRPr="000C1A69" w:rsidRDefault="00A422A3" w:rsidP="00A422A3">
            <w:pPr>
              <w:spacing w:after="120"/>
              <w:rPr>
                <w:rFonts w:asciiTheme="minorHAnsi" w:hAnsiTheme="minorHAnsi" w:cstheme="minorHAnsi"/>
                <w:color w:val="000000"/>
                <w:sz w:val="18"/>
                <w:szCs w:val="18"/>
              </w:rPr>
            </w:pPr>
            <w:r w:rsidRPr="000C1A69">
              <w:rPr>
                <w:rFonts w:asciiTheme="minorHAnsi" w:hAnsiTheme="minorHAnsi" w:cstheme="minorHAnsi"/>
                <w:color w:val="000000"/>
                <w:sz w:val="18"/>
                <w:szCs w:val="18"/>
              </w:rPr>
              <w:t>Column 1 text:</w:t>
            </w:r>
          </w:p>
          <w:p w14:paraId="06B3B123" w14:textId="7EB7608D" w:rsidR="00A422A3" w:rsidRPr="000C1A69" w:rsidRDefault="00A422A3" w:rsidP="00A422A3">
            <w:pPr>
              <w:spacing w:after="120"/>
              <w:rPr>
                <w:rFonts w:asciiTheme="minorHAnsi" w:hAnsiTheme="minorHAnsi" w:cstheme="minorHAnsi"/>
                <w:color w:val="000000"/>
                <w:sz w:val="18"/>
                <w:szCs w:val="18"/>
              </w:rPr>
            </w:pPr>
            <w:r w:rsidRPr="000C1A69">
              <w:rPr>
                <w:rFonts w:asciiTheme="minorHAnsi" w:hAnsiTheme="minorHAnsi" w:cstheme="minorHAnsi"/>
                <w:color w:val="000000"/>
                <w:sz w:val="18"/>
                <w:szCs w:val="18"/>
              </w:rPr>
              <w:t xml:space="preserve">Bodycopy_COI </w:t>
            </w:r>
          </w:p>
          <w:p w14:paraId="369F3E12" w14:textId="08297A01" w:rsidR="00A422A3" w:rsidRPr="000C1A69" w:rsidRDefault="00A422A3" w:rsidP="00A422A3">
            <w:pPr>
              <w:spacing w:after="120"/>
              <w:rPr>
                <w:rFonts w:asciiTheme="minorHAnsi" w:hAnsiTheme="minorHAnsi" w:cstheme="minorHAnsi"/>
                <w:color w:val="000000"/>
                <w:sz w:val="18"/>
                <w:szCs w:val="18"/>
              </w:rPr>
            </w:pPr>
            <w:r w:rsidRPr="000C1A69">
              <w:rPr>
                <w:rFonts w:asciiTheme="minorHAnsi" w:hAnsiTheme="minorHAnsi" w:cstheme="minorHAnsi"/>
                <w:color w:val="000000"/>
                <w:sz w:val="18"/>
                <w:szCs w:val="18"/>
              </w:rPr>
              <w:t>Column 2 text:</w:t>
            </w:r>
          </w:p>
          <w:p w14:paraId="161D0569" w14:textId="6240E4D7" w:rsidR="00A422A3" w:rsidRPr="000C1A69" w:rsidRDefault="00A422A3" w:rsidP="00A422A3">
            <w:pPr>
              <w:tabs>
                <w:tab w:val="left" w:pos="1800"/>
              </w:tabs>
              <w:rPr>
                <w:rFonts w:asciiTheme="minorHAnsi" w:hAnsiTheme="minorHAnsi" w:cstheme="minorHAnsi"/>
                <w:color w:val="000000"/>
                <w:sz w:val="18"/>
                <w:szCs w:val="18"/>
              </w:rPr>
            </w:pPr>
            <w:r w:rsidRPr="000C1A69">
              <w:rPr>
                <w:rFonts w:asciiTheme="minorHAnsi" w:hAnsiTheme="minorHAnsi" w:cstheme="minorHAnsi"/>
                <w:color w:val="000000"/>
                <w:sz w:val="18"/>
                <w:szCs w:val="18"/>
              </w:rPr>
              <w:t>Bodycopy_B</w:t>
            </w:r>
          </w:p>
          <w:p w14:paraId="365056CD" w14:textId="6E97F168" w:rsidR="00A422A3" w:rsidRPr="000C1A69" w:rsidRDefault="00A422A3" w:rsidP="00A422A3">
            <w:pPr>
              <w:tabs>
                <w:tab w:val="left" w:pos="1800"/>
              </w:tabs>
              <w:rPr>
                <w:rFonts w:asciiTheme="minorHAnsi" w:hAnsiTheme="minorHAnsi" w:cstheme="minorHAnsi"/>
                <w:bCs/>
                <w:sz w:val="20"/>
                <w:szCs w:val="20"/>
              </w:rPr>
            </w:pPr>
          </w:p>
        </w:tc>
      </w:tr>
      <w:tr w:rsidR="00826143" w:rsidRPr="00BD6987" w14:paraId="04B23E6C" w14:textId="77777777" w:rsidTr="001E7F90">
        <w:trPr>
          <w:cantSplit/>
          <w:trHeight w:val="715"/>
        </w:trPr>
        <w:tc>
          <w:tcPr>
            <w:tcW w:w="1013" w:type="dxa"/>
          </w:tcPr>
          <w:p w14:paraId="217EBE73" w14:textId="5382889E" w:rsidR="00A422A3" w:rsidRPr="00BD6987" w:rsidRDefault="00A422A3" w:rsidP="00A422A3">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YC </w:t>
            </w:r>
            <w:r>
              <w:rPr>
                <w:rFonts w:asciiTheme="minorHAnsi" w:hAnsiTheme="minorHAnsi" w:cstheme="minorHAnsi"/>
                <w:bCs/>
                <w:sz w:val="20"/>
                <w:szCs w:val="20"/>
              </w:rPr>
              <w:t>12</w:t>
            </w:r>
          </w:p>
        </w:tc>
        <w:tc>
          <w:tcPr>
            <w:tcW w:w="2101" w:type="dxa"/>
          </w:tcPr>
          <w:p w14:paraId="33C12F9C" w14:textId="2246F87B" w:rsidR="00A422A3" w:rsidRDefault="00A422A3" w:rsidP="00A422A3">
            <w:pPr>
              <w:rPr>
                <w:rFonts w:asciiTheme="minorHAnsi" w:hAnsiTheme="minorHAnsi" w:cstheme="minorHAnsi"/>
                <w:sz w:val="20"/>
                <w:szCs w:val="20"/>
              </w:rPr>
            </w:pPr>
            <w:r w:rsidRPr="00720F8E">
              <w:rPr>
                <w:rFonts w:asciiTheme="minorHAnsi" w:hAnsiTheme="minorHAnsi" w:cstheme="minorHAnsi"/>
                <w:sz w:val="20"/>
                <w:szCs w:val="20"/>
              </w:rPr>
              <w:t>&lt;ExistingDamage</w:t>
            </w:r>
            <w:r>
              <w:rPr>
                <w:rFonts w:asciiTheme="minorHAnsi" w:hAnsiTheme="minorHAnsi" w:cstheme="minorHAnsi"/>
                <w:sz w:val="20"/>
                <w:szCs w:val="20"/>
              </w:rPr>
              <w:t>Code</w:t>
            </w:r>
            <w:r w:rsidRPr="00720F8E">
              <w:rPr>
                <w:rFonts w:asciiTheme="minorHAnsi" w:hAnsiTheme="minorHAnsi" w:cstheme="minorHAnsi"/>
                <w:sz w:val="20"/>
                <w:szCs w:val="20"/>
              </w:rPr>
              <w:t>&gt;</w:t>
            </w:r>
          </w:p>
          <w:p w14:paraId="165CFC13" w14:textId="17B74A7F" w:rsidR="00A422A3" w:rsidRPr="00540D47" w:rsidRDefault="00A422A3" w:rsidP="00A422A3">
            <w:pPr>
              <w:rPr>
                <w:rFonts w:asciiTheme="minorHAnsi" w:eastAsia="Arial" w:hAnsiTheme="minorHAnsi" w:cstheme="minorHAnsi"/>
                <w:color w:val="000000" w:themeColor="text1"/>
                <w:sz w:val="20"/>
                <w:szCs w:val="20"/>
              </w:rPr>
            </w:pPr>
          </w:p>
        </w:tc>
        <w:tc>
          <w:tcPr>
            <w:tcW w:w="8788" w:type="dxa"/>
          </w:tcPr>
          <w:tbl>
            <w:tblPr>
              <w:tblpPr w:leftFromText="180" w:rightFromText="180" w:vertAnchor="page" w:horzAnchor="margin" w:tblpY="47"/>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422A3" w:rsidRPr="00720F8E" w14:paraId="4C1902DF" w14:textId="77777777">
              <w:trPr>
                <w:trHeight w:val="300"/>
              </w:trPr>
              <w:tc>
                <w:tcPr>
                  <w:tcW w:w="2861" w:type="dxa"/>
                  <w:noWrap/>
                  <w:hideMark/>
                </w:tcPr>
                <w:p w14:paraId="0A16047E" w14:textId="1CF8B2AE" w:rsidR="00A422A3" w:rsidRPr="00720F8E" w:rsidRDefault="00A422A3" w:rsidP="00A422A3">
                  <w:pPr>
                    <w:pStyle w:val="BodycopyCOI"/>
                    <w:rPr>
                      <w:rFonts w:asciiTheme="minorHAnsi" w:hAnsiTheme="minorHAnsi" w:cstheme="minorHAnsi"/>
                      <w:b/>
                      <w:bCs/>
                    </w:rPr>
                  </w:pPr>
                  <w:r w:rsidRPr="00981351">
                    <w:t>Any existing damage</w:t>
                  </w:r>
                  <w:r>
                    <w:t>:</w:t>
                  </w:r>
                </w:p>
              </w:tc>
              <w:tc>
                <w:tcPr>
                  <w:tcW w:w="4546" w:type="dxa"/>
                  <w:noWrap/>
                  <w:vAlign w:val="bottom"/>
                  <w:hideMark/>
                </w:tcPr>
                <w:p w14:paraId="09B6FD1D" w14:textId="66EC4C74" w:rsidR="00A422A3" w:rsidRPr="00E02B28" w:rsidRDefault="00A422A3" w:rsidP="00A422A3">
                  <w:pPr>
                    <w:rPr>
                      <w:rFonts w:asciiTheme="minorHAnsi" w:hAnsiTheme="minorHAnsi" w:cstheme="minorHAnsi"/>
                      <w:b/>
                      <w:bCs/>
                      <w:color w:val="000000"/>
                      <w:sz w:val="22"/>
                      <w:szCs w:val="22"/>
                      <w:lang w:eastAsia="en-AU"/>
                    </w:rPr>
                  </w:pPr>
                  <w:r>
                    <w:rPr>
                      <w:rFonts w:asciiTheme="minorHAnsi" w:eastAsia="Arial" w:hAnsiTheme="minorHAnsi" w:cstheme="minorHAnsi"/>
                      <w:b/>
                      <w:bCs/>
                      <w:color w:val="000000" w:themeColor="text1"/>
                      <w:sz w:val="20"/>
                      <w:szCs w:val="20"/>
                    </w:rPr>
                    <w:t>None</w:t>
                  </w:r>
                </w:p>
              </w:tc>
            </w:tr>
          </w:tbl>
          <w:p w14:paraId="4559D2D8" w14:textId="6E64B25F" w:rsidR="00A422A3" w:rsidRDefault="00A422A3" w:rsidP="00A422A3">
            <w:pPr>
              <w:pStyle w:val="TableBodycopy"/>
              <w:rPr>
                <w:rFonts w:ascii="Calibri" w:hAnsi="Calibri" w:cs="Calibri"/>
                <w:szCs w:val="20"/>
              </w:rPr>
            </w:pPr>
          </w:p>
          <w:p w14:paraId="1F9FE251" w14:textId="281BE30B" w:rsidR="00A422A3" w:rsidRDefault="00A422A3" w:rsidP="00A422A3">
            <w:pPr>
              <w:pStyle w:val="TableBodycopy"/>
              <w:rPr>
                <w:rFonts w:ascii="Calibri" w:hAnsi="Calibri" w:cs="Calibri"/>
                <w:szCs w:val="20"/>
              </w:rPr>
            </w:pPr>
          </w:p>
          <w:p w14:paraId="083F2485" w14:textId="50E1F2A3" w:rsidR="00A422A3" w:rsidRPr="00492C5A" w:rsidRDefault="00A422A3" w:rsidP="00A422A3">
            <w:pPr>
              <w:pStyle w:val="TableBodycopy"/>
              <w:rPr>
                <w:rFonts w:ascii="Calibri" w:hAnsi="Calibri" w:cs="Calibri"/>
                <w:szCs w:val="20"/>
              </w:rPr>
            </w:pPr>
          </w:p>
        </w:tc>
        <w:tc>
          <w:tcPr>
            <w:tcW w:w="1701" w:type="dxa"/>
          </w:tcPr>
          <w:p w14:paraId="72FFFE2B" w14:textId="255124FC" w:rsidR="00A422A3" w:rsidRDefault="00A422A3" w:rsidP="00A422A3">
            <w:pPr>
              <w:rPr>
                <w:rFonts w:asciiTheme="minorHAnsi" w:hAnsiTheme="minorHAnsi" w:cstheme="minorHAnsi"/>
                <w:sz w:val="20"/>
                <w:szCs w:val="20"/>
              </w:rPr>
            </w:pPr>
            <w:r w:rsidRPr="00720F8E">
              <w:rPr>
                <w:rFonts w:asciiTheme="minorHAnsi" w:hAnsiTheme="minorHAnsi" w:cstheme="minorHAnsi"/>
                <w:b/>
                <w:bCs/>
                <w:sz w:val="20"/>
                <w:szCs w:val="20"/>
              </w:rPr>
              <w:t>IF</w:t>
            </w:r>
            <w:r>
              <w:rPr>
                <w:rFonts w:asciiTheme="minorHAnsi" w:hAnsiTheme="minorHAnsi" w:cstheme="minorHAnsi"/>
                <w:sz w:val="20"/>
                <w:szCs w:val="20"/>
              </w:rPr>
              <w:t xml:space="preserve"> </w:t>
            </w:r>
            <w:r w:rsidRPr="00720F8E">
              <w:rPr>
                <w:rFonts w:asciiTheme="minorHAnsi" w:hAnsiTheme="minorHAnsi" w:cstheme="minorHAnsi"/>
                <w:sz w:val="20"/>
                <w:szCs w:val="20"/>
              </w:rPr>
              <w:t>&lt;</w:t>
            </w:r>
            <w:r w:rsidRPr="00B13F40">
              <w:rPr>
                <w:rFonts w:asciiTheme="minorHAnsi" w:hAnsiTheme="minorHAnsi" w:cstheme="minorHAnsi"/>
                <w:sz w:val="20"/>
                <w:szCs w:val="20"/>
              </w:rPr>
              <w:t>ExistingDamageCode</w:t>
            </w:r>
            <w:r w:rsidRPr="00720F8E">
              <w:rPr>
                <w:rFonts w:asciiTheme="minorHAnsi" w:hAnsiTheme="minorHAnsi" w:cstheme="minorHAnsi"/>
                <w:sz w:val="20"/>
                <w:szCs w:val="20"/>
              </w:rPr>
              <w:t>&gt; = "</w:t>
            </w:r>
            <w:r>
              <w:t xml:space="preserve"> </w:t>
            </w:r>
            <w:r w:rsidRPr="00077DE5">
              <w:rPr>
                <w:rFonts w:asciiTheme="minorHAnsi" w:hAnsiTheme="minorHAnsi" w:cstheme="minorHAnsi"/>
                <w:sz w:val="20"/>
                <w:szCs w:val="20"/>
              </w:rPr>
              <w:t xml:space="preserve">2|ExistingDamageFalse </w:t>
            </w:r>
            <w:r w:rsidRPr="00720F8E">
              <w:rPr>
                <w:rFonts w:asciiTheme="minorHAnsi" w:hAnsiTheme="minorHAnsi" w:cstheme="minorHAnsi"/>
                <w:sz w:val="20"/>
                <w:szCs w:val="20"/>
              </w:rPr>
              <w:t xml:space="preserve">" </w:t>
            </w:r>
            <w:r w:rsidRPr="00720F8E">
              <w:rPr>
                <w:rFonts w:asciiTheme="minorHAnsi" w:hAnsiTheme="minorHAnsi" w:cstheme="minorHAnsi"/>
                <w:b/>
                <w:bCs/>
                <w:sz w:val="20"/>
                <w:szCs w:val="20"/>
              </w:rPr>
              <w:t>THEN</w:t>
            </w:r>
            <w:r w:rsidRPr="00720F8E">
              <w:rPr>
                <w:rFonts w:asciiTheme="minorHAnsi" w:hAnsiTheme="minorHAnsi" w:cstheme="minorHAnsi"/>
                <w:sz w:val="20"/>
                <w:szCs w:val="20"/>
              </w:rPr>
              <w:t xml:space="preserve"> display</w:t>
            </w:r>
          </w:p>
          <w:p w14:paraId="7968BDF5" w14:textId="350490DE" w:rsidR="00A422A3" w:rsidRPr="462AE7DE" w:rsidRDefault="00A422A3" w:rsidP="00A422A3">
            <w:pPr>
              <w:rPr>
                <w:rFonts w:asciiTheme="minorHAnsi" w:hAnsiTheme="minorHAnsi"/>
                <w:b/>
                <w:bCs/>
                <w:sz w:val="20"/>
                <w:szCs w:val="20"/>
              </w:rPr>
            </w:pPr>
          </w:p>
        </w:tc>
        <w:tc>
          <w:tcPr>
            <w:tcW w:w="993" w:type="dxa"/>
          </w:tcPr>
          <w:p w14:paraId="038AE094" w14:textId="41F7660F"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01D64092" w14:textId="35BAD761"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1377DA5D" w14:textId="1697476E"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7800D389" w14:textId="32AF00A6" w:rsidR="00A422A3" w:rsidRDefault="00A422A3" w:rsidP="00A422A3">
            <w:pPr>
              <w:tabs>
                <w:tab w:val="left" w:pos="1800"/>
              </w:tabs>
              <w:rPr>
                <w:rFonts w:asciiTheme="minorHAnsi" w:hAnsiTheme="minorHAnsi" w:cstheme="minorHAnsi"/>
                <w:color w:val="000000"/>
                <w:sz w:val="18"/>
                <w:szCs w:val="18"/>
              </w:rPr>
            </w:pPr>
            <w:r w:rsidRPr="00FE0728">
              <w:rPr>
                <w:rFonts w:asciiTheme="minorHAnsi" w:hAnsiTheme="minorHAnsi" w:cstheme="minorHAnsi"/>
                <w:color w:val="000000"/>
                <w:sz w:val="18"/>
                <w:szCs w:val="18"/>
              </w:rPr>
              <w:t>Bodycopy_B</w:t>
            </w:r>
          </w:p>
          <w:p w14:paraId="424C5052" w14:textId="7EB8ADDA" w:rsidR="00A422A3" w:rsidRPr="00BD6987" w:rsidRDefault="00A422A3" w:rsidP="00A422A3">
            <w:pPr>
              <w:tabs>
                <w:tab w:val="left" w:pos="1800"/>
              </w:tabs>
              <w:rPr>
                <w:rFonts w:asciiTheme="minorHAnsi" w:hAnsiTheme="minorHAnsi" w:cstheme="minorHAnsi"/>
                <w:bCs/>
                <w:sz w:val="20"/>
                <w:szCs w:val="20"/>
              </w:rPr>
            </w:pPr>
          </w:p>
        </w:tc>
      </w:tr>
      <w:tr w:rsidR="00826143" w:rsidRPr="00BD6987" w14:paraId="3A4203AA" w14:textId="77777777" w:rsidTr="001E7F90">
        <w:trPr>
          <w:cantSplit/>
          <w:trHeight w:val="715"/>
        </w:trPr>
        <w:tc>
          <w:tcPr>
            <w:tcW w:w="1013" w:type="dxa"/>
          </w:tcPr>
          <w:p w14:paraId="2B4ACE02" w14:textId="54AC052C" w:rsidR="00A422A3" w:rsidRPr="00BD6987" w:rsidRDefault="00A422A3" w:rsidP="00A422A3">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YC </w:t>
            </w:r>
            <w:r>
              <w:rPr>
                <w:rFonts w:asciiTheme="minorHAnsi" w:hAnsiTheme="minorHAnsi" w:cstheme="minorHAnsi"/>
                <w:bCs/>
                <w:sz w:val="20"/>
                <w:szCs w:val="20"/>
              </w:rPr>
              <w:t>13</w:t>
            </w:r>
          </w:p>
        </w:tc>
        <w:tc>
          <w:tcPr>
            <w:tcW w:w="2101" w:type="dxa"/>
          </w:tcPr>
          <w:p w14:paraId="62CD9E1C" w14:textId="77777777" w:rsidR="00A422A3" w:rsidRPr="007B301D" w:rsidRDefault="00A422A3" w:rsidP="00A422A3">
            <w:pPr>
              <w:rPr>
                <w:rFonts w:asciiTheme="minorHAnsi" w:hAnsiTheme="minorHAnsi" w:cstheme="minorHAnsi"/>
                <w:sz w:val="20"/>
                <w:szCs w:val="20"/>
              </w:rPr>
            </w:pPr>
            <w:r w:rsidRPr="007B301D">
              <w:rPr>
                <w:rFonts w:asciiTheme="minorHAnsi" w:hAnsiTheme="minorHAnsi" w:cstheme="minorHAnsi"/>
                <w:sz w:val="20"/>
                <w:szCs w:val="20"/>
              </w:rPr>
              <w:t>&lt;ExistingDamageCode&gt;</w:t>
            </w:r>
          </w:p>
          <w:p w14:paraId="6FCDE2B6" w14:textId="4AF6A7F4" w:rsidR="00EE716E" w:rsidRPr="007B301D" w:rsidRDefault="00EE716E" w:rsidP="00A422A3">
            <w:pPr>
              <w:rPr>
                <w:rFonts w:asciiTheme="minorHAnsi" w:hAnsiTheme="minorHAnsi" w:cstheme="minorHAnsi"/>
                <w:sz w:val="20"/>
                <w:szCs w:val="20"/>
              </w:rPr>
            </w:pPr>
            <w:r w:rsidRPr="007B301D">
              <w:rPr>
                <w:rFonts w:asciiTheme="minorHAnsi" w:hAnsiTheme="minorHAnsi" w:cstheme="minorHAnsi"/>
                <w:sz w:val="20"/>
                <w:szCs w:val="20"/>
              </w:rPr>
              <w:t>&lt;</w:t>
            </w:r>
            <w:r w:rsidRPr="007B301D">
              <w:rPr>
                <w:rFonts w:asciiTheme="minorHAnsi" w:eastAsia="Arial" w:hAnsiTheme="minorHAnsi" w:cstheme="minorHAnsi"/>
                <w:b/>
                <w:bCs/>
                <w:color w:val="000000" w:themeColor="text1"/>
                <w:sz w:val="20"/>
                <w:szCs w:val="20"/>
              </w:rPr>
              <w:t>&lt;DamageOptions</w:t>
            </w:r>
            <w:r w:rsidR="00B40A6D" w:rsidRPr="007B301D">
              <w:rPr>
                <w:rFonts w:asciiTheme="minorHAnsi" w:eastAsia="Arial" w:hAnsiTheme="minorHAnsi" w:cstheme="minorHAnsi"/>
                <w:b/>
                <w:bCs/>
                <w:color w:val="000000" w:themeColor="text1"/>
                <w:sz w:val="20"/>
                <w:szCs w:val="20"/>
              </w:rPr>
              <w:t>Display</w:t>
            </w:r>
            <w:r w:rsidRPr="007B301D">
              <w:rPr>
                <w:rFonts w:asciiTheme="minorHAnsi" w:eastAsia="Arial" w:hAnsiTheme="minorHAnsi" w:cstheme="minorHAnsi"/>
                <w:b/>
                <w:bCs/>
                <w:color w:val="000000" w:themeColor="text1"/>
                <w:sz w:val="20"/>
                <w:szCs w:val="20"/>
              </w:rPr>
              <w:t>&gt;</w:t>
            </w:r>
          </w:p>
        </w:tc>
        <w:tc>
          <w:tcPr>
            <w:tcW w:w="8788" w:type="dxa"/>
          </w:tcPr>
          <w:tbl>
            <w:tblPr>
              <w:tblpPr w:leftFromText="180" w:rightFromText="180" w:vertAnchor="page" w:horzAnchor="margin" w:tblpY="727"/>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422A3" w:rsidRPr="007B301D" w14:paraId="31EEDA4F" w14:textId="77777777" w:rsidTr="007B301D">
              <w:trPr>
                <w:trHeight w:val="300"/>
              </w:trPr>
              <w:tc>
                <w:tcPr>
                  <w:tcW w:w="2861" w:type="dxa"/>
                  <w:noWrap/>
                  <w:hideMark/>
                </w:tcPr>
                <w:p w14:paraId="7B988E41" w14:textId="70DEBA69" w:rsidR="00A422A3" w:rsidRPr="007B301D" w:rsidRDefault="00A422A3" w:rsidP="00A422A3">
                  <w:pPr>
                    <w:pStyle w:val="BodycopyCOI"/>
                    <w:rPr>
                      <w:rFonts w:asciiTheme="minorHAnsi" w:hAnsiTheme="minorHAnsi" w:cstheme="minorHAnsi"/>
                      <w:b/>
                      <w:bCs/>
                    </w:rPr>
                  </w:pPr>
                  <w:r w:rsidRPr="007B301D">
                    <w:t>Any existing damage:</w:t>
                  </w:r>
                </w:p>
              </w:tc>
              <w:tc>
                <w:tcPr>
                  <w:tcW w:w="4546" w:type="dxa"/>
                  <w:noWrap/>
                  <w:hideMark/>
                </w:tcPr>
                <w:p w14:paraId="26965012" w14:textId="2BA23240" w:rsidR="00A422A3" w:rsidRPr="007B301D" w:rsidRDefault="00A422A3" w:rsidP="00A422A3">
                  <w:pPr>
                    <w:rPr>
                      <w:rFonts w:asciiTheme="minorHAnsi" w:eastAsia="Arial" w:hAnsiTheme="minorHAnsi" w:cstheme="minorHAnsi"/>
                      <w:b/>
                      <w:bCs/>
                      <w:color w:val="000000" w:themeColor="text1"/>
                      <w:sz w:val="20"/>
                      <w:szCs w:val="20"/>
                    </w:rPr>
                  </w:pPr>
                </w:p>
                <w:p w14:paraId="6F8A9123" w14:textId="628D3616" w:rsidR="00A422A3" w:rsidRPr="007B301D" w:rsidRDefault="006267A5" w:rsidP="007B301D">
                  <w:pPr>
                    <w:pStyle w:val="ListParagraph"/>
                    <w:numPr>
                      <w:ilvl w:val="0"/>
                      <w:numId w:val="17"/>
                    </w:numPr>
                    <w:ind w:left="286" w:hanging="284"/>
                    <w:rPr>
                      <w:rFonts w:cstheme="minorHAnsi"/>
                      <w:b/>
                      <w:bCs/>
                      <w:color w:val="000000"/>
                      <w:sz w:val="22"/>
                      <w:szCs w:val="22"/>
                      <w:lang w:eastAsia="en-AU"/>
                    </w:rPr>
                  </w:pPr>
                  <w:r w:rsidRPr="007B301D">
                    <w:rPr>
                      <w:rFonts w:eastAsia="Arial" w:cstheme="minorHAnsi"/>
                      <w:b/>
                      <w:bCs/>
                      <w:color w:val="000000" w:themeColor="text1"/>
                      <w:sz w:val="20"/>
                      <w:szCs w:val="20"/>
                    </w:rPr>
                    <w:t>&lt;DamageOptions</w:t>
                  </w:r>
                  <w:r w:rsidR="007662AE" w:rsidRPr="007B301D">
                    <w:rPr>
                      <w:rFonts w:eastAsia="Arial" w:cstheme="minorHAnsi"/>
                      <w:b/>
                      <w:bCs/>
                      <w:color w:val="000000" w:themeColor="text1"/>
                      <w:sz w:val="20"/>
                      <w:szCs w:val="20"/>
                    </w:rPr>
                    <w:t>Display</w:t>
                  </w:r>
                  <w:r w:rsidRPr="007B301D">
                    <w:rPr>
                      <w:rFonts w:eastAsia="Arial" w:cstheme="minorHAnsi"/>
                      <w:b/>
                      <w:bCs/>
                      <w:color w:val="000000" w:themeColor="text1"/>
                      <w:sz w:val="20"/>
                      <w:szCs w:val="20"/>
                    </w:rPr>
                    <w:t>&gt;</w:t>
                  </w:r>
                </w:p>
              </w:tc>
            </w:tr>
          </w:tbl>
          <w:p w14:paraId="487F64F7" w14:textId="232C8505" w:rsidR="00A422A3" w:rsidRPr="007B301D" w:rsidRDefault="00A422A3" w:rsidP="00A422A3">
            <w:pPr>
              <w:pStyle w:val="TableBodycopy"/>
              <w:rPr>
                <w:rFonts w:ascii="Calibri" w:hAnsi="Calibri" w:cs="Calibri"/>
                <w:szCs w:val="20"/>
              </w:rPr>
            </w:pPr>
          </w:p>
        </w:tc>
        <w:tc>
          <w:tcPr>
            <w:tcW w:w="1701" w:type="dxa"/>
          </w:tcPr>
          <w:p w14:paraId="1B4C807C" w14:textId="457DE7DB" w:rsidR="00A422A3" w:rsidRPr="007B301D" w:rsidRDefault="00A422A3" w:rsidP="00A422A3">
            <w:pPr>
              <w:rPr>
                <w:rFonts w:asciiTheme="minorHAnsi" w:hAnsiTheme="minorHAnsi" w:cstheme="minorHAnsi"/>
                <w:b/>
                <w:bCs/>
                <w:sz w:val="20"/>
                <w:szCs w:val="20"/>
              </w:rPr>
            </w:pPr>
            <w:r w:rsidRPr="007B301D">
              <w:rPr>
                <w:rFonts w:asciiTheme="minorHAnsi" w:hAnsiTheme="minorHAnsi" w:cstheme="minorHAnsi"/>
                <w:b/>
                <w:bCs/>
                <w:sz w:val="20"/>
                <w:szCs w:val="20"/>
              </w:rPr>
              <w:t xml:space="preserve">ELSEIF </w:t>
            </w:r>
          </w:p>
          <w:p w14:paraId="60E9C4B3" w14:textId="5E60C5ED" w:rsidR="00A422A3" w:rsidRPr="007B301D" w:rsidRDefault="00A422A3" w:rsidP="00A422A3">
            <w:pPr>
              <w:rPr>
                <w:rFonts w:asciiTheme="minorHAnsi" w:hAnsiTheme="minorHAnsi" w:cstheme="minorHAnsi"/>
                <w:sz w:val="20"/>
                <w:szCs w:val="20"/>
              </w:rPr>
            </w:pPr>
            <w:r w:rsidRPr="007B301D">
              <w:rPr>
                <w:rFonts w:asciiTheme="minorHAnsi" w:hAnsiTheme="minorHAnsi" w:cstheme="minorHAnsi"/>
                <w:sz w:val="20"/>
                <w:szCs w:val="20"/>
              </w:rPr>
              <w:t>&lt;ExistingDamageCode&gt; = "</w:t>
            </w:r>
            <w:r w:rsidRPr="007B301D">
              <w:t xml:space="preserve"> </w:t>
            </w:r>
            <w:r w:rsidRPr="007B301D">
              <w:rPr>
                <w:rFonts w:asciiTheme="minorHAnsi" w:hAnsiTheme="minorHAnsi" w:cstheme="minorHAnsi"/>
                <w:sz w:val="20"/>
                <w:szCs w:val="20"/>
              </w:rPr>
              <w:t xml:space="preserve">1|ExistingDamageTrue " </w:t>
            </w:r>
            <w:r w:rsidRPr="007B301D">
              <w:rPr>
                <w:rFonts w:asciiTheme="minorHAnsi" w:hAnsiTheme="minorHAnsi" w:cstheme="minorHAnsi"/>
                <w:b/>
                <w:bCs/>
                <w:sz w:val="20"/>
                <w:szCs w:val="20"/>
              </w:rPr>
              <w:t>THEN</w:t>
            </w:r>
            <w:r w:rsidRPr="007B301D">
              <w:rPr>
                <w:rFonts w:asciiTheme="minorHAnsi" w:hAnsiTheme="minorHAnsi" w:cstheme="minorHAnsi"/>
                <w:sz w:val="20"/>
                <w:szCs w:val="20"/>
              </w:rPr>
              <w:t xml:space="preserve"> display &lt;</w:t>
            </w:r>
            <w:r w:rsidR="00E605D5" w:rsidRPr="007B301D">
              <w:rPr>
                <w:rFonts w:asciiTheme="minorHAnsi" w:hAnsiTheme="minorHAnsi" w:cstheme="minorHAnsi"/>
                <w:sz w:val="20"/>
                <w:szCs w:val="20"/>
              </w:rPr>
              <w:t>DamageOptions</w:t>
            </w:r>
            <w:r w:rsidR="00B40A6D" w:rsidRPr="007B301D">
              <w:rPr>
                <w:rFonts w:asciiTheme="minorHAnsi" w:hAnsiTheme="minorHAnsi" w:cstheme="minorHAnsi"/>
                <w:sz w:val="20"/>
                <w:szCs w:val="20"/>
              </w:rPr>
              <w:t>Display</w:t>
            </w:r>
            <w:r w:rsidRPr="007B301D">
              <w:rPr>
                <w:rFonts w:asciiTheme="minorHAnsi" w:hAnsiTheme="minorHAnsi" w:cstheme="minorHAnsi"/>
                <w:sz w:val="20"/>
                <w:szCs w:val="20"/>
              </w:rPr>
              <w:t>&gt;</w:t>
            </w:r>
          </w:p>
          <w:p w14:paraId="5854B0CA" w14:textId="77777777" w:rsidR="003F046F" w:rsidRPr="007B301D" w:rsidRDefault="003F046F" w:rsidP="00A422A3">
            <w:pPr>
              <w:rPr>
                <w:rFonts w:asciiTheme="minorHAnsi" w:hAnsiTheme="minorHAnsi" w:cstheme="minorHAnsi"/>
                <w:sz w:val="20"/>
                <w:szCs w:val="20"/>
              </w:rPr>
            </w:pPr>
          </w:p>
          <w:p w14:paraId="154E3B43" w14:textId="7A4E7724" w:rsidR="003F046F" w:rsidRPr="007B301D" w:rsidRDefault="003F046F" w:rsidP="00A422A3">
            <w:pPr>
              <w:rPr>
                <w:rFonts w:asciiTheme="minorHAnsi" w:hAnsiTheme="minorHAnsi" w:cstheme="minorHAnsi"/>
                <w:sz w:val="20"/>
                <w:szCs w:val="20"/>
              </w:rPr>
            </w:pPr>
            <w:r w:rsidRPr="007B301D">
              <w:rPr>
                <w:rFonts w:asciiTheme="minorHAnsi" w:hAnsiTheme="minorHAnsi" w:cstheme="minorHAnsi"/>
                <w:sz w:val="20"/>
                <w:szCs w:val="20"/>
              </w:rPr>
              <w:t>&lt;DamageOptions</w:t>
            </w:r>
            <w:r w:rsidR="00123B69" w:rsidRPr="007B301D">
              <w:rPr>
                <w:rFonts w:asciiTheme="minorHAnsi" w:hAnsiTheme="minorHAnsi" w:cstheme="minorHAnsi"/>
                <w:sz w:val="20"/>
                <w:szCs w:val="20"/>
              </w:rPr>
              <w:t>Display</w:t>
            </w:r>
            <w:r w:rsidRPr="007B301D">
              <w:rPr>
                <w:rFonts w:asciiTheme="minorHAnsi" w:hAnsiTheme="minorHAnsi" w:cstheme="minorHAnsi"/>
                <w:sz w:val="20"/>
                <w:szCs w:val="20"/>
              </w:rPr>
              <w:t>&gt; is an array so display all entries passed</w:t>
            </w:r>
          </w:p>
          <w:p w14:paraId="5A513384" w14:textId="4949460C" w:rsidR="00A422A3" w:rsidRPr="007B301D" w:rsidRDefault="00A422A3" w:rsidP="00A422A3">
            <w:pPr>
              <w:rPr>
                <w:rFonts w:asciiTheme="minorHAnsi" w:hAnsiTheme="minorHAnsi" w:cstheme="minorHAnsi"/>
                <w:b/>
                <w:bCs/>
                <w:sz w:val="20"/>
                <w:szCs w:val="20"/>
              </w:rPr>
            </w:pPr>
          </w:p>
        </w:tc>
        <w:tc>
          <w:tcPr>
            <w:tcW w:w="993" w:type="dxa"/>
          </w:tcPr>
          <w:p w14:paraId="6E60A0AC" w14:textId="79FE71A9"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0C00E352" w14:textId="1900260E"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191D73D1" w14:textId="7CBDFEE1"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78323C58" w14:textId="32D670ED" w:rsidR="00A422A3" w:rsidRPr="00327D28" w:rsidRDefault="00720F1E" w:rsidP="007B301D">
            <w:pPr>
              <w:tabs>
                <w:tab w:val="left" w:pos="1800"/>
              </w:tabs>
              <w:rPr>
                <w:rFonts w:asciiTheme="minorHAnsi" w:hAnsiTheme="minorHAnsi" w:cstheme="minorHAnsi"/>
                <w:color w:val="000000"/>
                <w:sz w:val="18"/>
                <w:szCs w:val="18"/>
              </w:rPr>
            </w:pPr>
            <w:r w:rsidRPr="00C56D05">
              <w:rPr>
                <w:rFonts w:asciiTheme="minorHAnsi" w:hAnsiTheme="minorHAnsi" w:cstheme="minorHAnsi"/>
                <w:color w:val="000000"/>
                <w:sz w:val="18"/>
                <w:szCs w:val="18"/>
              </w:rPr>
              <w:t xml:space="preserve">Bullet_1_B_COI </w:t>
            </w:r>
          </w:p>
        </w:tc>
      </w:tr>
      <w:tr w:rsidR="00826143" w:rsidRPr="00BD6987" w14:paraId="05D1551A" w14:textId="77777777" w:rsidTr="001E7F90">
        <w:trPr>
          <w:cantSplit/>
          <w:trHeight w:val="754"/>
        </w:trPr>
        <w:tc>
          <w:tcPr>
            <w:tcW w:w="1013" w:type="dxa"/>
            <w:vMerge w:val="restart"/>
          </w:tcPr>
          <w:p w14:paraId="36C75B3F" w14:textId="2BA717B6" w:rsidR="00A422A3" w:rsidRPr="003F04B7" w:rsidRDefault="00A422A3" w:rsidP="00A422A3">
            <w:pPr>
              <w:tabs>
                <w:tab w:val="left" w:pos="1800"/>
              </w:tabs>
              <w:rPr>
                <w:rFonts w:asciiTheme="minorHAnsi" w:hAnsiTheme="minorHAnsi" w:cstheme="minorHAnsi"/>
                <w:bCs/>
                <w:sz w:val="20"/>
                <w:szCs w:val="20"/>
              </w:rPr>
            </w:pPr>
            <w:r w:rsidRPr="003F04B7">
              <w:rPr>
                <w:rFonts w:asciiTheme="minorHAnsi" w:hAnsiTheme="minorHAnsi" w:cstheme="minorHAnsi"/>
                <w:bCs/>
                <w:sz w:val="20"/>
                <w:szCs w:val="20"/>
              </w:rPr>
              <w:t>YC 14</w:t>
            </w:r>
          </w:p>
        </w:tc>
        <w:tc>
          <w:tcPr>
            <w:tcW w:w="2101" w:type="dxa"/>
          </w:tcPr>
          <w:p w14:paraId="190455FB" w14:textId="6D3A2518" w:rsidR="00A422A3" w:rsidRPr="00540D47" w:rsidRDefault="00A422A3" w:rsidP="00A422A3">
            <w:pPr>
              <w:rPr>
                <w:rFonts w:asciiTheme="minorHAnsi" w:eastAsia="Arial" w:hAnsiTheme="minorHAnsi" w:cstheme="minorHAnsi"/>
                <w:color w:val="000000" w:themeColor="text1"/>
                <w:sz w:val="20"/>
                <w:szCs w:val="20"/>
              </w:rPr>
            </w:pPr>
            <w:r w:rsidRPr="462AE7DE">
              <w:rPr>
                <w:rFonts w:ascii="Calibri" w:hAnsi="Calibri" w:cs="Calibri"/>
                <w:sz w:val="20"/>
                <w:szCs w:val="20"/>
              </w:rPr>
              <w:t>&lt;</w:t>
            </w:r>
            <w:r w:rsidRPr="00273637">
              <w:rPr>
                <w:rFonts w:ascii="Calibri" w:hAnsi="Calibri" w:cs="Calibri"/>
                <w:sz w:val="20"/>
                <w:szCs w:val="20"/>
              </w:rPr>
              <w:t>IsVehicleFinancedCode</w:t>
            </w:r>
            <w:r w:rsidRPr="462AE7DE">
              <w:rPr>
                <w:rFonts w:ascii="Calibri" w:hAnsi="Calibri" w:cs="Calibri"/>
                <w:sz w:val="20"/>
                <w:szCs w:val="20"/>
              </w:rPr>
              <w:t xml:space="preserve">&gt; </w:t>
            </w:r>
          </w:p>
        </w:tc>
        <w:tc>
          <w:tcPr>
            <w:tcW w:w="8788" w:type="dxa"/>
          </w:tcPr>
          <w:tbl>
            <w:tblPr>
              <w:tblpPr w:leftFromText="180" w:rightFromText="180" w:vertAnchor="page" w:horzAnchor="margin" w:tblpY="47"/>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422A3" w:rsidRPr="00720F8E" w14:paraId="3ABACEE0" w14:textId="77777777">
              <w:trPr>
                <w:trHeight w:val="300"/>
              </w:trPr>
              <w:tc>
                <w:tcPr>
                  <w:tcW w:w="2861" w:type="dxa"/>
                  <w:noWrap/>
                  <w:hideMark/>
                </w:tcPr>
                <w:p w14:paraId="6D9FE381" w14:textId="6C4F09B1" w:rsidR="00A422A3" w:rsidRPr="00720F8E" w:rsidRDefault="00A422A3" w:rsidP="00A422A3">
                  <w:pPr>
                    <w:pStyle w:val="BodycopyCOI"/>
                    <w:rPr>
                      <w:rFonts w:asciiTheme="minorHAnsi" w:hAnsiTheme="minorHAnsi" w:cstheme="minorHAnsi"/>
                      <w:b/>
                      <w:bCs/>
                    </w:rPr>
                  </w:pPr>
                  <w:r w:rsidRPr="00A2159C">
                    <w:t>Finance</w:t>
                  </w:r>
                  <w:r>
                    <w:t>:</w:t>
                  </w:r>
                </w:p>
              </w:tc>
              <w:tc>
                <w:tcPr>
                  <w:tcW w:w="4546" w:type="dxa"/>
                  <w:noWrap/>
                  <w:vAlign w:val="bottom"/>
                  <w:hideMark/>
                </w:tcPr>
                <w:p w14:paraId="29E7BFEE" w14:textId="70273036" w:rsidR="00A422A3" w:rsidRPr="00E02B28" w:rsidRDefault="00A422A3" w:rsidP="00A422A3">
                  <w:pPr>
                    <w:rPr>
                      <w:rFonts w:asciiTheme="minorHAnsi" w:hAnsiTheme="minorHAnsi" w:cstheme="minorHAnsi"/>
                      <w:b/>
                      <w:bCs/>
                      <w:color w:val="000000"/>
                      <w:sz w:val="22"/>
                      <w:szCs w:val="22"/>
                      <w:lang w:eastAsia="en-AU"/>
                    </w:rPr>
                  </w:pPr>
                  <w:r>
                    <w:rPr>
                      <w:rFonts w:asciiTheme="minorHAnsi" w:eastAsia="Arial" w:hAnsiTheme="minorHAnsi" w:cstheme="minorHAnsi"/>
                      <w:b/>
                      <w:bCs/>
                      <w:color w:val="000000" w:themeColor="text1"/>
                      <w:sz w:val="20"/>
                      <w:szCs w:val="20"/>
                    </w:rPr>
                    <w:t>None</w:t>
                  </w:r>
                </w:p>
              </w:tc>
            </w:tr>
          </w:tbl>
          <w:p w14:paraId="56634CB5" w14:textId="6054B662" w:rsidR="00A422A3" w:rsidRPr="00981351" w:rsidRDefault="00A422A3" w:rsidP="00A422A3">
            <w:pPr>
              <w:pStyle w:val="TableBodycopy"/>
              <w:rPr>
                <w:rFonts w:ascii="Calibri" w:hAnsi="Calibri" w:cs="Calibri"/>
                <w:szCs w:val="20"/>
              </w:rPr>
            </w:pPr>
          </w:p>
        </w:tc>
        <w:tc>
          <w:tcPr>
            <w:tcW w:w="1701" w:type="dxa"/>
          </w:tcPr>
          <w:p w14:paraId="3DCAD2E7" w14:textId="0F7DC930" w:rsidR="00A422A3" w:rsidRDefault="00A422A3" w:rsidP="00A422A3">
            <w:pPr>
              <w:rPr>
                <w:rFonts w:ascii="Calibri" w:hAnsi="Calibri" w:cs="Calibri"/>
                <w:sz w:val="20"/>
                <w:szCs w:val="20"/>
              </w:rPr>
            </w:pPr>
            <w:r w:rsidRPr="462AE7DE">
              <w:rPr>
                <w:rFonts w:ascii="Calibri" w:hAnsi="Calibri" w:cs="Calibri"/>
                <w:b/>
                <w:bCs/>
                <w:sz w:val="20"/>
                <w:szCs w:val="20"/>
              </w:rPr>
              <w:t>IF</w:t>
            </w:r>
            <w:r w:rsidRPr="462AE7DE">
              <w:rPr>
                <w:rFonts w:ascii="Calibri" w:hAnsi="Calibri" w:cs="Calibri"/>
                <w:sz w:val="20"/>
                <w:szCs w:val="20"/>
              </w:rPr>
              <w:t xml:space="preserve"> &lt;</w:t>
            </w:r>
            <w:r w:rsidRPr="00273637">
              <w:rPr>
                <w:rFonts w:ascii="Calibri" w:hAnsi="Calibri" w:cs="Calibri"/>
                <w:sz w:val="20"/>
                <w:szCs w:val="20"/>
              </w:rPr>
              <w:t>IsVehicleFinancedCode</w:t>
            </w:r>
            <w:r w:rsidRPr="462AE7DE">
              <w:rPr>
                <w:rFonts w:ascii="Calibri" w:hAnsi="Calibri" w:cs="Calibri"/>
                <w:sz w:val="20"/>
                <w:szCs w:val="20"/>
              </w:rPr>
              <w:t>&gt; = "</w:t>
            </w:r>
            <w:r w:rsidRPr="00327934">
              <w:rPr>
                <w:rFonts w:ascii="Calibri" w:hAnsi="Calibri" w:cs="Calibri"/>
                <w:sz w:val="20"/>
                <w:szCs w:val="20"/>
              </w:rPr>
              <w:t>1|No</w:t>
            </w:r>
            <w:r w:rsidRPr="462AE7DE">
              <w:rPr>
                <w:rFonts w:ascii="Calibri" w:hAnsi="Calibri" w:cs="Calibri"/>
                <w:sz w:val="20"/>
                <w:szCs w:val="20"/>
              </w:rPr>
              <w:t xml:space="preserve">" </w:t>
            </w:r>
            <w:r w:rsidRPr="462AE7DE">
              <w:rPr>
                <w:rFonts w:ascii="Calibri" w:hAnsi="Calibri" w:cs="Calibri"/>
                <w:b/>
                <w:bCs/>
                <w:sz w:val="20"/>
                <w:szCs w:val="20"/>
              </w:rPr>
              <w:t>THEN</w:t>
            </w:r>
            <w:r w:rsidRPr="462AE7DE">
              <w:rPr>
                <w:rFonts w:ascii="Calibri" w:hAnsi="Calibri" w:cs="Calibri"/>
                <w:sz w:val="20"/>
                <w:szCs w:val="20"/>
              </w:rPr>
              <w:t xml:space="preserve"> display</w:t>
            </w:r>
          </w:p>
          <w:p w14:paraId="1E7878FD" w14:textId="679BE87D" w:rsidR="00A422A3" w:rsidRDefault="00A422A3" w:rsidP="00A422A3">
            <w:pPr>
              <w:rPr>
                <w:rFonts w:ascii="Calibri" w:hAnsi="Calibri" w:cs="Calibri"/>
                <w:sz w:val="20"/>
                <w:szCs w:val="20"/>
              </w:rPr>
            </w:pPr>
          </w:p>
          <w:p w14:paraId="3A82A361" w14:textId="6332EA23" w:rsidR="00A422A3" w:rsidRPr="00720F8E" w:rsidRDefault="00A422A3" w:rsidP="00A422A3">
            <w:pPr>
              <w:rPr>
                <w:rFonts w:asciiTheme="minorHAnsi" w:hAnsiTheme="minorHAnsi" w:cstheme="minorHAnsi"/>
                <w:b/>
                <w:bCs/>
                <w:sz w:val="20"/>
                <w:szCs w:val="20"/>
              </w:rPr>
            </w:pPr>
          </w:p>
        </w:tc>
        <w:tc>
          <w:tcPr>
            <w:tcW w:w="993" w:type="dxa"/>
          </w:tcPr>
          <w:p w14:paraId="7EB88F77" w14:textId="302BA952"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0964C6CA" w14:textId="4FF0636A"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7A2ADEEA" w14:textId="45604EE7"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59B6A54D" w14:textId="49067703" w:rsidR="00A422A3" w:rsidRDefault="00A422A3" w:rsidP="00A422A3">
            <w:pPr>
              <w:tabs>
                <w:tab w:val="left" w:pos="1800"/>
              </w:tabs>
              <w:rPr>
                <w:rFonts w:asciiTheme="minorHAnsi" w:hAnsiTheme="minorHAnsi" w:cstheme="minorHAnsi"/>
                <w:color w:val="000000"/>
                <w:sz w:val="18"/>
                <w:szCs w:val="18"/>
              </w:rPr>
            </w:pPr>
            <w:r w:rsidRPr="00FE0728">
              <w:rPr>
                <w:rFonts w:asciiTheme="minorHAnsi" w:hAnsiTheme="minorHAnsi" w:cstheme="minorHAnsi"/>
                <w:color w:val="000000"/>
                <w:sz w:val="18"/>
                <w:szCs w:val="18"/>
              </w:rPr>
              <w:t>Bodycopy_B</w:t>
            </w:r>
          </w:p>
          <w:p w14:paraId="40C2A218" w14:textId="18109A10" w:rsidR="00A422A3" w:rsidRPr="00BD6987" w:rsidRDefault="00A422A3" w:rsidP="00A422A3">
            <w:pPr>
              <w:tabs>
                <w:tab w:val="left" w:pos="1800"/>
              </w:tabs>
              <w:rPr>
                <w:rFonts w:asciiTheme="minorHAnsi" w:hAnsiTheme="minorHAnsi" w:cstheme="minorHAnsi"/>
                <w:bCs/>
                <w:sz w:val="20"/>
                <w:szCs w:val="20"/>
              </w:rPr>
            </w:pPr>
          </w:p>
        </w:tc>
      </w:tr>
      <w:tr w:rsidR="00826143" w:rsidRPr="00BD6987" w14:paraId="10ADAFDD" w14:textId="77777777" w:rsidTr="001E7F90">
        <w:trPr>
          <w:cantSplit/>
          <w:trHeight w:val="841"/>
        </w:trPr>
        <w:tc>
          <w:tcPr>
            <w:tcW w:w="1013" w:type="dxa"/>
            <w:vMerge/>
          </w:tcPr>
          <w:p w14:paraId="174BC318" w14:textId="3E4C1648" w:rsidR="00A422A3" w:rsidRPr="00BD6987" w:rsidRDefault="00A422A3" w:rsidP="00A422A3">
            <w:pPr>
              <w:tabs>
                <w:tab w:val="left" w:pos="1800"/>
              </w:tabs>
              <w:rPr>
                <w:rFonts w:asciiTheme="minorHAnsi" w:hAnsiTheme="minorHAnsi" w:cstheme="minorHAnsi"/>
                <w:b/>
                <w:sz w:val="20"/>
                <w:szCs w:val="20"/>
              </w:rPr>
            </w:pPr>
          </w:p>
        </w:tc>
        <w:tc>
          <w:tcPr>
            <w:tcW w:w="2101" w:type="dxa"/>
          </w:tcPr>
          <w:p w14:paraId="6513CF43" w14:textId="142553DF" w:rsidR="00A422A3" w:rsidRDefault="00A422A3" w:rsidP="00A422A3">
            <w:pPr>
              <w:rPr>
                <w:rFonts w:ascii="Calibri" w:hAnsi="Calibri" w:cs="Calibri"/>
                <w:sz w:val="20"/>
                <w:szCs w:val="20"/>
              </w:rPr>
            </w:pPr>
            <w:r w:rsidRPr="462AE7DE">
              <w:rPr>
                <w:rFonts w:ascii="Calibri" w:hAnsi="Calibri" w:cs="Calibri"/>
                <w:sz w:val="20"/>
                <w:szCs w:val="20"/>
              </w:rPr>
              <w:t>&lt;</w:t>
            </w:r>
            <w:r w:rsidRPr="00AD019E">
              <w:rPr>
                <w:rFonts w:ascii="Calibri" w:hAnsi="Calibri" w:cs="Calibri"/>
                <w:sz w:val="20"/>
                <w:szCs w:val="20"/>
              </w:rPr>
              <w:t>IsVehicleFinancedCode</w:t>
            </w:r>
            <w:r w:rsidRPr="462AE7DE">
              <w:rPr>
                <w:rFonts w:ascii="Calibri" w:hAnsi="Calibri" w:cs="Calibri"/>
                <w:sz w:val="20"/>
                <w:szCs w:val="20"/>
              </w:rPr>
              <w:t xml:space="preserve">&gt; </w:t>
            </w:r>
          </w:p>
          <w:p w14:paraId="50883B05" w14:textId="3AAC0B6B" w:rsidR="00A422A3" w:rsidRPr="00540D47" w:rsidRDefault="00A422A3" w:rsidP="00A422A3">
            <w:pPr>
              <w:rPr>
                <w:rFonts w:asciiTheme="minorHAnsi" w:eastAsia="Arial" w:hAnsiTheme="minorHAnsi" w:cstheme="minorHAnsi"/>
                <w:color w:val="000000" w:themeColor="text1"/>
                <w:sz w:val="20"/>
                <w:szCs w:val="20"/>
              </w:rPr>
            </w:pPr>
            <w:r w:rsidRPr="462AE7DE">
              <w:rPr>
                <w:rFonts w:ascii="Calibri" w:hAnsi="Calibri" w:cs="Calibri"/>
                <w:sz w:val="20"/>
                <w:szCs w:val="20"/>
              </w:rPr>
              <w:t>&lt;</w:t>
            </w:r>
            <w:r w:rsidRPr="00AD019E">
              <w:rPr>
                <w:rFonts w:ascii="Calibri" w:hAnsi="Calibri" w:cs="Calibri"/>
                <w:sz w:val="20"/>
                <w:szCs w:val="20"/>
              </w:rPr>
              <w:t>VehicleFinanc</w:t>
            </w:r>
            <w:r>
              <w:rPr>
                <w:rFonts w:ascii="Calibri" w:hAnsi="Calibri" w:cs="Calibri"/>
                <w:sz w:val="20"/>
                <w:szCs w:val="20"/>
              </w:rPr>
              <w:t>ierDisplay</w:t>
            </w:r>
            <w:r w:rsidRPr="462AE7DE">
              <w:rPr>
                <w:rFonts w:ascii="Calibri" w:hAnsi="Calibri" w:cs="Calibri"/>
                <w:sz w:val="20"/>
                <w:szCs w:val="20"/>
              </w:rPr>
              <w:t>&gt;</w:t>
            </w:r>
          </w:p>
        </w:tc>
        <w:tc>
          <w:tcPr>
            <w:tcW w:w="8788" w:type="dxa"/>
          </w:tcPr>
          <w:tbl>
            <w:tblPr>
              <w:tblpPr w:leftFromText="180" w:rightFromText="180" w:vertAnchor="page" w:horzAnchor="margin" w:tblpY="47"/>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422A3" w:rsidRPr="00720F8E" w14:paraId="5BED57E0" w14:textId="77777777">
              <w:trPr>
                <w:trHeight w:val="300"/>
              </w:trPr>
              <w:tc>
                <w:tcPr>
                  <w:tcW w:w="2861" w:type="dxa"/>
                  <w:noWrap/>
                  <w:hideMark/>
                </w:tcPr>
                <w:p w14:paraId="4322D055" w14:textId="6ADC1605" w:rsidR="00A422A3" w:rsidRPr="00720F8E" w:rsidRDefault="00A422A3" w:rsidP="00A422A3">
                  <w:pPr>
                    <w:pStyle w:val="BodycopyCOI"/>
                    <w:rPr>
                      <w:rFonts w:asciiTheme="minorHAnsi" w:hAnsiTheme="minorHAnsi" w:cstheme="minorHAnsi"/>
                      <w:b/>
                      <w:bCs/>
                    </w:rPr>
                  </w:pPr>
                  <w:r w:rsidRPr="00A2159C">
                    <w:t>Finance</w:t>
                  </w:r>
                  <w:r>
                    <w:t>:</w:t>
                  </w:r>
                </w:p>
              </w:tc>
              <w:tc>
                <w:tcPr>
                  <w:tcW w:w="4546" w:type="dxa"/>
                  <w:noWrap/>
                  <w:vAlign w:val="bottom"/>
                  <w:hideMark/>
                </w:tcPr>
                <w:p w14:paraId="299F3628" w14:textId="224FE607" w:rsidR="00A422A3" w:rsidRPr="00E02B28" w:rsidRDefault="00A422A3" w:rsidP="00A422A3">
                  <w:pPr>
                    <w:rPr>
                      <w:rFonts w:asciiTheme="minorHAnsi" w:hAnsiTheme="minorHAnsi" w:cstheme="minorHAnsi"/>
                      <w:b/>
                      <w:bCs/>
                      <w:color w:val="000000"/>
                      <w:sz w:val="22"/>
                      <w:szCs w:val="22"/>
                      <w:lang w:eastAsia="en-AU"/>
                    </w:rPr>
                  </w:pPr>
                  <w:r w:rsidRPr="00C2611A">
                    <w:rPr>
                      <w:rFonts w:asciiTheme="minorHAnsi" w:eastAsia="Arial" w:hAnsiTheme="minorHAnsi" w:cstheme="minorHAnsi"/>
                      <w:b/>
                      <w:bCs/>
                      <w:color w:val="000000" w:themeColor="text1"/>
                      <w:sz w:val="20"/>
                      <w:szCs w:val="20"/>
                    </w:rPr>
                    <w:t>Lease/Hire purchase</w:t>
                  </w:r>
                  <w:r>
                    <w:rPr>
                      <w:rFonts w:asciiTheme="minorHAnsi" w:eastAsia="Arial" w:hAnsiTheme="minorHAnsi" w:cstheme="minorHAnsi"/>
                      <w:b/>
                      <w:bCs/>
                      <w:color w:val="000000" w:themeColor="text1"/>
                      <w:sz w:val="20"/>
                      <w:szCs w:val="20"/>
                    </w:rPr>
                    <w:t xml:space="preserve"> </w:t>
                  </w:r>
                  <w:r w:rsidRPr="00C2611A">
                    <w:rPr>
                      <w:rFonts w:asciiTheme="minorHAnsi" w:eastAsia="Arial" w:hAnsiTheme="minorHAnsi" w:cstheme="minorHAnsi"/>
                      <w:b/>
                      <w:bCs/>
                      <w:color w:val="000000" w:themeColor="text1"/>
                      <w:sz w:val="20"/>
                      <w:szCs w:val="20"/>
                    </w:rPr>
                    <w:t>with &lt;</w:t>
                  </w:r>
                  <w:r w:rsidRPr="00582251">
                    <w:rPr>
                      <w:rFonts w:asciiTheme="minorHAnsi" w:eastAsia="Arial" w:hAnsiTheme="minorHAnsi" w:cstheme="minorHAnsi"/>
                      <w:b/>
                      <w:bCs/>
                      <w:color w:val="000000" w:themeColor="text1"/>
                      <w:sz w:val="20"/>
                      <w:szCs w:val="20"/>
                    </w:rPr>
                    <w:t>VehicleFinancierDisplay</w:t>
                  </w:r>
                  <w:r w:rsidRPr="00C2611A">
                    <w:rPr>
                      <w:rFonts w:asciiTheme="minorHAnsi" w:eastAsia="Arial" w:hAnsiTheme="minorHAnsi" w:cstheme="minorHAnsi"/>
                      <w:b/>
                      <w:bCs/>
                      <w:color w:val="000000" w:themeColor="text1"/>
                      <w:sz w:val="20"/>
                      <w:szCs w:val="20"/>
                    </w:rPr>
                    <w:t>&gt;</w:t>
                  </w:r>
                </w:p>
              </w:tc>
            </w:tr>
          </w:tbl>
          <w:p w14:paraId="154D1DB7" w14:textId="02F5F1E5" w:rsidR="00A422A3" w:rsidRPr="00A2159C" w:rsidRDefault="00A422A3" w:rsidP="00A422A3">
            <w:pPr>
              <w:pStyle w:val="TableBodycopy"/>
              <w:rPr>
                <w:rFonts w:ascii="Calibri" w:hAnsi="Calibri" w:cs="Calibri"/>
                <w:szCs w:val="20"/>
              </w:rPr>
            </w:pPr>
          </w:p>
        </w:tc>
        <w:tc>
          <w:tcPr>
            <w:tcW w:w="1701" w:type="dxa"/>
          </w:tcPr>
          <w:p w14:paraId="7680ADFB" w14:textId="42EAE455" w:rsidR="00A422A3" w:rsidRPr="006922DD" w:rsidRDefault="00A422A3" w:rsidP="00A422A3">
            <w:pPr>
              <w:rPr>
                <w:rFonts w:ascii="Calibri" w:hAnsi="Calibri" w:cs="Calibri"/>
                <w:sz w:val="20"/>
                <w:szCs w:val="20"/>
              </w:rPr>
            </w:pPr>
            <w:r w:rsidRPr="006922DD">
              <w:rPr>
                <w:rFonts w:ascii="Calibri" w:hAnsi="Calibri" w:cs="Calibri"/>
                <w:b/>
                <w:bCs/>
                <w:sz w:val="20"/>
                <w:szCs w:val="20"/>
              </w:rPr>
              <w:t>IF</w:t>
            </w:r>
            <w:r w:rsidRPr="006922DD">
              <w:rPr>
                <w:rFonts w:ascii="Calibri" w:hAnsi="Calibri" w:cs="Calibri"/>
                <w:sz w:val="20"/>
                <w:szCs w:val="20"/>
              </w:rPr>
              <w:t xml:space="preserve"> &lt;IsVehicleFinancedCode&gt; = "2|YesLease" </w:t>
            </w:r>
            <w:r w:rsidRPr="006922DD">
              <w:rPr>
                <w:rFonts w:ascii="Calibri" w:hAnsi="Calibri" w:cs="Calibri"/>
                <w:b/>
                <w:bCs/>
                <w:sz w:val="20"/>
                <w:szCs w:val="20"/>
              </w:rPr>
              <w:t>THEN</w:t>
            </w:r>
            <w:r w:rsidRPr="006922DD">
              <w:rPr>
                <w:rFonts w:ascii="Calibri" w:hAnsi="Calibri" w:cs="Calibri"/>
                <w:sz w:val="20"/>
                <w:szCs w:val="20"/>
              </w:rPr>
              <w:t xml:space="preserve"> display</w:t>
            </w:r>
          </w:p>
          <w:p w14:paraId="1D82063B" w14:textId="48465E21" w:rsidR="00A422A3" w:rsidRPr="006922DD" w:rsidRDefault="00A422A3" w:rsidP="00A422A3">
            <w:pPr>
              <w:rPr>
                <w:rFonts w:ascii="Calibri" w:hAnsi="Calibri" w:cs="Calibri"/>
                <w:sz w:val="20"/>
                <w:szCs w:val="20"/>
              </w:rPr>
            </w:pPr>
          </w:p>
          <w:p w14:paraId="4A79A25D" w14:textId="2E806F21" w:rsidR="00A422A3" w:rsidRPr="006922DD" w:rsidRDefault="00A422A3" w:rsidP="00A422A3">
            <w:pPr>
              <w:rPr>
                <w:rFonts w:asciiTheme="minorHAnsi" w:hAnsiTheme="minorHAnsi" w:cstheme="minorHAnsi"/>
                <w:b/>
                <w:bCs/>
                <w:sz w:val="20"/>
                <w:szCs w:val="20"/>
              </w:rPr>
            </w:pPr>
            <w:r w:rsidRPr="006922DD">
              <w:rPr>
                <w:rFonts w:ascii="Calibri" w:hAnsi="Calibri" w:cs="Calibri"/>
                <w:sz w:val="20"/>
                <w:szCs w:val="20"/>
              </w:rPr>
              <w:t xml:space="preserve">IF multiple </w:t>
            </w:r>
            <w:r w:rsidRPr="006922DD">
              <w:rPr>
                <w:rFonts w:asciiTheme="minorHAnsi" w:eastAsia="Arial" w:hAnsiTheme="minorHAnsi" w:cstheme="minorHAnsi"/>
                <w:b/>
                <w:bCs/>
                <w:color w:val="000000" w:themeColor="text1"/>
                <w:sz w:val="20"/>
                <w:szCs w:val="20"/>
              </w:rPr>
              <w:t>&lt;VehicleFinancierDisplay&gt; then list all separated by “ , “</w:t>
            </w:r>
          </w:p>
        </w:tc>
        <w:tc>
          <w:tcPr>
            <w:tcW w:w="993" w:type="dxa"/>
          </w:tcPr>
          <w:p w14:paraId="579853C3" w14:textId="3ADFF911"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09D247EB" w14:textId="145C3B6C"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631DC14F" w14:textId="57710AA4"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078DE3B9" w14:textId="1C059F81" w:rsidR="00A422A3" w:rsidRDefault="00A422A3" w:rsidP="00A422A3">
            <w:pPr>
              <w:tabs>
                <w:tab w:val="left" w:pos="1800"/>
              </w:tabs>
              <w:rPr>
                <w:rFonts w:asciiTheme="minorHAnsi" w:hAnsiTheme="minorHAnsi" w:cstheme="minorHAnsi"/>
                <w:color w:val="000000"/>
                <w:sz w:val="18"/>
                <w:szCs w:val="18"/>
              </w:rPr>
            </w:pPr>
            <w:r w:rsidRPr="00FE0728">
              <w:rPr>
                <w:rFonts w:asciiTheme="minorHAnsi" w:hAnsiTheme="minorHAnsi" w:cstheme="minorHAnsi"/>
                <w:color w:val="000000"/>
                <w:sz w:val="18"/>
                <w:szCs w:val="18"/>
              </w:rPr>
              <w:t>Bodycopy_B</w:t>
            </w:r>
          </w:p>
          <w:p w14:paraId="37569C0F" w14:textId="1EC4E7F7" w:rsidR="00A422A3" w:rsidRPr="00BD6987" w:rsidRDefault="00A422A3" w:rsidP="00A422A3">
            <w:pPr>
              <w:tabs>
                <w:tab w:val="left" w:pos="1800"/>
              </w:tabs>
              <w:rPr>
                <w:rFonts w:asciiTheme="minorHAnsi" w:hAnsiTheme="minorHAnsi" w:cstheme="minorHAnsi"/>
                <w:bCs/>
                <w:sz w:val="20"/>
                <w:szCs w:val="20"/>
              </w:rPr>
            </w:pPr>
          </w:p>
        </w:tc>
      </w:tr>
      <w:tr w:rsidR="00826143" w:rsidRPr="00BD6987" w14:paraId="29DE993D" w14:textId="77777777" w:rsidTr="001E7F90">
        <w:trPr>
          <w:cantSplit/>
          <w:trHeight w:val="1555"/>
        </w:trPr>
        <w:tc>
          <w:tcPr>
            <w:tcW w:w="1013" w:type="dxa"/>
            <w:vMerge/>
          </w:tcPr>
          <w:p w14:paraId="1D409BA5" w14:textId="3E72716B" w:rsidR="00A422A3" w:rsidRPr="00BD6987" w:rsidRDefault="00A422A3" w:rsidP="00A422A3">
            <w:pPr>
              <w:tabs>
                <w:tab w:val="left" w:pos="1800"/>
              </w:tabs>
              <w:rPr>
                <w:rFonts w:asciiTheme="minorHAnsi" w:hAnsiTheme="minorHAnsi" w:cstheme="minorHAnsi"/>
                <w:b/>
                <w:sz w:val="20"/>
                <w:szCs w:val="20"/>
              </w:rPr>
            </w:pPr>
          </w:p>
        </w:tc>
        <w:tc>
          <w:tcPr>
            <w:tcW w:w="2101" w:type="dxa"/>
          </w:tcPr>
          <w:p w14:paraId="529FC69B" w14:textId="71DC4B2D" w:rsidR="00A422A3" w:rsidRPr="00540D47" w:rsidRDefault="00A422A3" w:rsidP="00A422A3">
            <w:pPr>
              <w:rPr>
                <w:rFonts w:asciiTheme="minorHAnsi" w:eastAsia="Arial" w:hAnsiTheme="minorHAnsi" w:cstheme="minorHAnsi"/>
                <w:color w:val="000000" w:themeColor="text1"/>
                <w:sz w:val="20"/>
                <w:szCs w:val="20"/>
              </w:rPr>
            </w:pPr>
            <w:r w:rsidRPr="462AE7DE">
              <w:rPr>
                <w:rFonts w:ascii="Calibri" w:hAnsi="Calibri" w:cs="Calibri"/>
                <w:sz w:val="20"/>
                <w:szCs w:val="20"/>
              </w:rPr>
              <w:t>&lt;</w:t>
            </w:r>
            <w:r w:rsidRPr="00AD019E">
              <w:rPr>
                <w:rFonts w:ascii="Calibri" w:hAnsi="Calibri" w:cs="Calibri"/>
                <w:sz w:val="20"/>
                <w:szCs w:val="20"/>
              </w:rPr>
              <w:t>IsVehicleFinancedCode</w:t>
            </w:r>
            <w:r w:rsidRPr="462AE7DE">
              <w:rPr>
                <w:rFonts w:ascii="Calibri" w:hAnsi="Calibri" w:cs="Calibri"/>
                <w:sz w:val="20"/>
                <w:szCs w:val="20"/>
              </w:rPr>
              <w:t>&gt;</w:t>
            </w:r>
          </w:p>
        </w:tc>
        <w:tc>
          <w:tcPr>
            <w:tcW w:w="8788" w:type="dxa"/>
          </w:tcPr>
          <w:tbl>
            <w:tblPr>
              <w:tblpPr w:leftFromText="180" w:rightFromText="180" w:vertAnchor="page" w:horzAnchor="margin" w:tblpY="47"/>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422A3" w:rsidRPr="00720F8E" w14:paraId="5B7CD10F" w14:textId="77777777">
              <w:trPr>
                <w:trHeight w:val="300"/>
              </w:trPr>
              <w:tc>
                <w:tcPr>
                  <w:tcW w:w="2861" w:type="dxa"/>
                  <w:noWrap/>
                  <w:hideMark/>
                </w:tcPr>
                <w:p w14:paraId="076F7532" w14:textId="7E8E7FE8" w:rsidR="00A422A3" w:rsidRPr="00720F8E" w:rsidRDefault="00A422A3" w:rsidP="00A422A3">
                  <w:pPr>
                    <w:pStyle w:val="BodycopyCOI"/>
                    <w:rPr>
                      <w:rFonts w:asciiTheme="minorHAnsi" w:hAnsiTheme="minorHAnsi" w:cstheme="minorHAnsi"/>
                      <w:b/>
                      <w:bCs/>
                    </w:rPr>
                  </w:pPr>
                  <w:r w:rsidRPr="00A2159C">
                    <w:t>Finance</w:t>
                  </w:r>
                  <w:r>
                    <w:t>:</w:t>
                  </w:r>
                </w:p>
              </w:tc>
              <w:tc>
                <w:tcPr>
                  <w:tcW w:w="4546" w:type="dxa"/>
                  <w:noWrap/>
                  <w:vAlign w:val="bottom"/>
                  <w:hideMark/>
                </w:tcPr>
                <w:p w14:paraId="59EFB197" w14:textId="1D3F15F1" w:rsidR="00A422A3" w:rsidRPr="00E02B28" w:rsidRDefault="00A422A3" w:rsidP="00A422A3">
                  <w:pPr>
                    <w:rPr>
                      <w:rFonts w:asciiTheme="minorHAnsi" w:hAnsiTheme="minorHAnsi" w:cstheme="minorHAnsi"/>
                      <w:b/>
                      <w:bCs/>
                      <w:color w:val="000000"/>
                      <w:sz w:val="22"/>
                      <w:szCs w:val="22"/>
                      <w:lang w:eastAsia="en-AU"/>
                    </w:rPr>
                  </w:pPr>
                  <w:r w:rsidRPr="00894930">
                    <w:rPr>
                      <w:rFonts w:asciiTheme="minorHAnsi" w:eastAsia="Arial" w:hAnsiTheme="minorHAnsi" w:cstheme="minorHAnsi"/>
                      <w:b/>
                      <w:bCs/>
                      <w:color w:val="000000" w:themeColor="text1"/>
                      <w:sz w:val="20"/>
                      <w:szCs w:val="20"/>
                    </w:rPr>
                    <w:t xml:space="preserve">Loan </w:t>
                  </w:r>
                  <w:r w:rsidRPr="00C2611A">
                    <w:rPr>
                      <w:rFonts w:asciiTheme="minorHAnsi" w:eastAsia="Arial" w:hAnsiTheme="minorHAnsi" w:cstheme="minorHAnsi"/>
                      <w:b/>
                      <w:bCs/>
                      <w:color w:val="000000" w:themeColor="text1"/>
                      <w:sz w:val="20"/>
                      <w:szCs w:val="20"/>
                    </w:rPr>
                    <w:t>with &lt;</w:t>
                  </w:r>
                  <w:r w:rsidRPr="00582251">
                    <w:rPr>
                      <w:rFonts w:asciiTheme="minorHAnsi" w:eastAsia="Arial" w:hAnsiTheme="minorHAnsi" w:cstheme="minorHAnsi"/>
                      <w:b/>
                      <w:bCs/>
                      <w:color w:val="000000" w:themeColor="text1"/>
                      <w:sz w:val="20"/>
                      <w:szCs w:val="20"/>
                    </w:rPr>
                    <w:t>VehicleFinancierDisplay</w:t>
                  </w:r>
                  <w:r w:rsidRPr="00C2611A">
                    <w:rPr>
                      <w:rFonts w:asciiTheme="minorHAnsi" w:eastAsia="Arial" w:hAnsiTheme="minorHAnsi" w:cstheme="minorHAnsi"/>
                      <w:b/>
                      <w:bCs/>
                      <w:color w:val="000000" w:themeColor="text1"/>
                      <w:sz w:val="20"/>
                      <w:szCs w:val="20"/>
                    </w:rPr>
                    <w:t>&gt;</w:t>
                  </w:r>
                </w:p>
              </w:tc>
            </w:tr>
          </w:tbl>
          <w:p w14:paraId="569314F4" w14:textId="703CB82D" w:rsidR="00A422A3" w:rsidRPr="00A2159C" w:rsidRDefault="00A422A3" w:rsidP="00A422A3">
            <w:pPr>
              <w:pStyle w:val="TableBodycopy"/>
              <w:rPr>
                <w:rFonts w:ascii="Calibri" w:hAnsi="Calibri" w:cs="Calibri"/>
                <w:szCs w:val="20"/>
              </w:rPr>
            </w:pPr>
          </w:p>
        </w:tc>
        <w:tc>
          <w:tcPr>
            <w:tcW w:w="1701" w:type="dxa"/>
          </w:tcPr>
          <w:p w14:paraId="59B3C716" w14:textId="29113E49" w:rsidR="00A422A3" w:rsidRPr="006922DD" w:rsidRDefault="00A422A3" w:rsidP="00A422A3">
            <w:pPr>
              <w:rPr>
                <w:rFonts w:ascii="Calibri" w:hAnsi="Calibri" w:cs="Calibri"/>
                <w:sz w:val="20"/>
                <w:szCs w:val="20"/>
              </w:rPr>
            </w:pPr>
            <w:r w:rsidRPr="006922DD">
              <w:rPr>
                <w:rFonts w:ascii="Calibri" w:hAnsi="Calibri" w:cs="Calibri"/>
                <w:b/>
                <w:bCs/>
                <w:sz w:val="20"/>
                <w:szCs w:val="20"/>
              </w:rPr>
              <w:t>IF</w:t>
            </w:r>
            <w:r w:rsidRPr="006922DD">
              <w:rPr>
                <w:rFonts w:ascii="Calibri" w:hAnsi="Calibri" w:cs="Calibri"/>
                <w:sz w:val="20"/>
                <w:szCs w:val="20"/>
              </w:rPr>
              <w:t xml:space="preserve"> &lt;IsVehicleFinancedCode&gt; = "3|YesLoan" </w:t>
            </w:r>
            <w:r w:rsidRPr="006922DD">
              <w:rPr>
                <w:rFonts w:ascii="Calibri" w:hAnsi="Calibri" w:cs="Calibri"/>
                <w:b/>
                <w:bCs/>
                <w:sz w:val="20"/>
                <w:szCs w:val="20"/>
              </w:rPr>
              <w:t>THEN</w:t>
            </w:r>
            <w:r w:rsidRPr="006922DD">
              <w:rPr>
                <w:rFonts w:ascii="Calibri" w:hAnsi="Calibri" w:cs="Calibri"/>
                <w:sz w:val="20"/>
                <w:szCs w:val="20"/>
              </w:rPr>
              <w:t xml:space="preserve"> display</w:t>
            </w:r>
          </w:p>
          <w:p w14:paraId="7A54C21C" w14:textId="158F4AD1" w:rsidR="00A422A3" w:rsidRPr="006922DD" w:rsidRDefault="00A422A3" w:rsidP="00A422A3">
            <w:pPr>
              <w:rPr>
                <w:rFonts w:ascii="Calibri" w:hAnsi="Calibri" w:cs="Calibri"/>
                <w:sz w:val="20"/>
                <w:szCs w:val="20"/>
              </w:rPr>
            </w:pPr>
          </w:p>
          <w:p w14:paraId="6397BD04" w14:textId="50867E64" w:rsidR="00A422A3" w:rsidRPr="006922DD" w:rsidRDefault="00A422A3" w:rsidP="00A422A3">
            <w:pPr>
              <w:rPr>
                <w:rFonts w:asciiTheme="minorHAnsi" w:hAnsiTheme="minorHAnsi" w:cstheme="minorHAnsi"/>
                <w:b/>
                <w:bCs/>
                <w:sz w:val="20"/>
                <w:szCs w:val="20"/>
              </w:rPr>
            </w:pPr>
            <w:r w:rsidRPr="006922DD">
              <w:rPr>
                <w:rFonts w:ascii="Calibri" w:hAnsi="Calibri" w:cs="Calibri"/>
                <w:sz w:val="20"/>
                <w:szCs w:val="20"/>
              </w:rPr>
              <w:t xml:space="preserve">IF multiple </w:t>
            </w:r>
            <w:r w:rsidRPr="006922DD">
              <w:rPr>
                <w:rFonts w:asciiTheme="minorHAnsi" w:eastAsia="Arial" w:hAnsiTheme="minorHAnsi" w:cstheme="minorHAnsi"/>
                <w:b/>
                <w:bCs/>
                <w:color w:val="000000" w:themeColor="text1"/>
                <w:sz w:val="20"/>
                <w:szCs w:val="20"/>
              </w:rPr>
              <w:t>&lt;VehicleFinancierDisplay&gt; then list all separated by “ , “</w:t>
            </w:r>
          </w:p>
        </w:tc>
        <w:tc>
          <w:tcPr>
            <w:tcW w:w="993" w:type="dxa"/>
          </w:tcPr>
          <w:p w14:paraId="5BCB4223" w14:textId="1F0B52D8"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1FB523A4" w14:textId="168ECD0D"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032505C7" w14:textId="11339CC3"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3E5B4370" w14:textId="313876AB" w:rsidR="00A422A3" w:rsidRDefault="00A422A3" w:rsidP="00A422A3">
            <w:pPr>
              <w:tabs>
                <w:tab w:val="left" w:pos="1800"/>
              </w:tabs>
              <w:rPr>
                <w:rFonts w:asciiTheme="minorHAnsi" w:hAnsiTheme="minorHAnsi" w:cstheme="minorHAnsi"/>
                <w:color w:val="000000"/>
                <w:sz w:val="18"/>
                <w:szCs w:val="18"/>
              </w:rPr>
            </w:pPr>
            <w:r w:rsidRPr="00FE0728">
              <w:rPr>
                <w:rFonts w:asciiTheme="minorHAnsi" w:hAnsiTheme="minorHAnsi" w:cstheme="minorHAnsi"/>
                <w:color w:val="000000"/>
                <w:sz w:val="18"/>
                <w:szCs w:val="18"/>
              </w:rPr>
              <w:t>Bodycopy_B</w:t>
            </w:r>
          </w:p>
          <w:p w14:paraId="4F3B1D44" w14:textId="5E2D5590" w:rsidR="00A422A3" w:rsidRPr="00BD6987" w:rsidRDefault="00A422A3" w:rsidP="00A422A3">
            <w:pPr>
              <w:tabs>
                <w:tab w:val="left" w:pos="1800"/>
              </w:tabs>
              <w:rPr>
                <w:rFonts w:asciiTheme="minorHAnsi" w:hAnsiTheme="minorHAnsi" w:cstheme="minorHAnsi"/>
                <w:bCs/>
                <w:sz w:val="20"/>
                <w:szCs w:val="20"/>
              </w:rPr>
            </w:pPr>
          </w:p>
        </w:tc>
      </w:tr>
      <w:tr w:rsidR="00826143" w:rsidRPr="00BD6987" w14:paraId="5D55DC13" w14:textId="77777777" w:rsidTr="001E7F90">
        <w:trPr>
          <w:cantSplit/>
          <w:trHeight w:val="2292"/>
        </w:trPr>
        <w:tc>
          <w:tcPr>
            <w:tcW w:w="1013" w:type="dxa"/>
            <w:vMerge w:val="restart"/>
          </w:tcPr>
          <w:p w14:paraId="4688F067" w14:textId="77622CB9" w:rsidR="00A422A3" w:rsidRPr="00BD6987" w:rsidRDefault="00A422A3" w:rsidP="00A422A3">
            <w:pPr>
              <w:tabs>
                <w:tab w:val="left" w:pos="1800"/>
              </w:tabs>
              <w:rPr>
                <w:rFonts w:asciiTheme="minorHAnsi" w:hAnsiTheme="minorHAnsi" w:cstheme="minorHAnsi"/>
                <w:b/>
                <w:sz w:val="20"/>
                <w:szCs w:val="20"/>
              </w:rPr>
            </w:pPr>
            <w:r w:rsidRPr="000916A6">
              <w:rPr>
                <w:rFonts w:asciiTheme="minorHAnsi" w:hAnsiTheme="minorHAnsi" w:cstheme="minorHAnsi"/>
                <w:bCs/>
                <w:sz w:val="20"/>
                <w:szCs w:val="20"/>
              </w:rPr>
              <w:t>YC 1</w:t>
            </w:r>
            <w:r>
              <w:rPr>
                <w:rFonts w:asciiTheme="minorHAnsi" w:hAnsiTheme="minorHAnsi" w:cstheme="minorHAnsi"/>
                <w:bCs/>
                <w:sz w:val="20"/>
                <w:szCs w:val="20"/>
              </w:rPr>
              <w:t>5</w:t>
            </w:r>
          </w:p>
        </w:tc>
        <w:tc>
          <w:tcPr>
            <w:tcW w:w="2101" w:type="dxa"/>
            <w:vMerge w:val="restart"/>
          </w:tcPr>
          <w:p w14:paraId="0E7B82B4" w14:textId="1A3CC063" w:rsidR="00A422A3" w:rsidRPr="00540D47" w:rsidRDefault="00A422A3" w:rsidP="00A422A3">
            <w:pPr>
              <w:rPr>
                <w:rFonts w:asciiTheme="minorHAnsi" w:eastAsia="Arial" w:hAnsiTheme="minorHAnsi" w:cstheme="minorHAnsi"/>
                <w:color w:val="000000" w:themeColor="text1"/>
                <w:sz w:val="20"/>
                <w:szCs w:val="20"/>
              </w:rPr>
            </w:pPr>
            <w:r>
              <w:rPr>
                <w:rFonts w:asciiTheme="minorHAnsi" w:eastAsia="Arial" w:hAnsiTheme="minorHAnsi" w:cstheme="minorHAnsi"/>
                <w:color w:val="000000" w:themeColor="text1"/>
                <w:sz w:val="20"/>
                <w:szCs w:val="20"/>
              </w:rPr>
              <w:t>&lt;</w:t>
            </w:r>
            <w:r w:rsidRPr="00A66D94">
              <w:rPr>
                <w:rFonts w:asciiTheme="minorHAnsi" w:eastAsia="Arial" w:hAnsiTheme="minorHAnsi" w:cstheme="minorHAnsi"/>
                <w:color w:val="000000" w:themeColor="text1"/>
                <w:sz w:val="20"/>
                <w:szCs w:val="20"/>
              </w:rPr>
              <w:t>AfterMarketExtras</w:t>
            </w:r>
            <w:r>
              <w:rPr>
                <w:rFonts w:asciiTheme="minorHAnsi" w:eastAsia="Arial" w:hAnsiTheme="minorHAnsi" w:cstheme="minorHAnsi"/>
                <w:color w:val="000000" w:themeColor="text1"/>
                <w:sz w:val="20"/>
                <w:szCs w:val="20"/>
              </w:rPr>
              <w:t>Code&gt;</w:t>
            </w:r>
          </w:p>
        </w:tc>
        <w:tc>
          <w:tcPr>
            <w:tcW w:w="8788" w:type="dxa"/>
          </w:tcPr>
          <w:tbl>
            <w:tblPr>
              <w:tblpPr w:leftFromText="180" w:rightFromText="180" w:vertAnchor="page" w:horzAnchor="margin" w:tblpY="47"/>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422A3" w:rsidRPr="006922DD" w14:paraId="4EDBC6AC" w14:textId="77777777" w:rsidTr="0472516C">
              <w:trPr>
                <w:trHeight w:val="300"/>
              </w:trPr>
              <w:tc>
                <w:tcPr>
                  <w:tcW w:w="2861" w:type="dxa"/>
                  <w:noWrap/>
                  <w:hideMark/>
                </w:tcPr>
                <w:p w14:paraId="3A5B49BF" w14:textId="7440054E" w:rsidR="00A422A3" w:rsidRPr="006922DD" w:rsidRDefault="00A422A3" w:rsidP="00A422A3">
                  <w:pPr>
                    <w:pStyle w:val="BodycopyCOI"/>
                    <w:rPr>
                      <w:rFonts w:asciiTheme="minorHAnsi" w:hAnsiTheme="minorHAnsi" w:cstheme="minorBidi"/>
                      <w:b/>
                      <w:bCs/>
                    </w:rPr>
                  </w:pPr>
                  <w:commentRangeStart w:id="7915"/>
                  <w:commentRangeStart w:id="7916"/>
                  <w:r w:rsidRPr="006922DD">
                    <w:rPr>
                      <w:rStyle w:val="normaltextrun"/>
                      <w:rFonts w:ascii="Tahoma" w:hAnsi="Tahoma" w:cs="Tahoma"/>
                    </w:rPr>
                    <w:t xml:space="preserve">You have told us that your car </w:t>
                  </w:r>
                  <w:r w:rsidRPr="006922DD">
                    <w:rPr>
                      <w:rStyle w:val="normaltextrun"/>
                      <w:rFonts w:ascii="Tahoma" w:hAnsi="Tahoma" w:cs="Tahoma"/>
                      <w:u w:val="single"/>
                      <w:rPrChange w:id="7917" w:author="Kester Rozario" w:date="2024-05-09T14:58:00Z">
                        <w:rPr>
                          <w:rStyle w:val="normaltextrun"/>
                          <w:rFonts w:ascii="Tahoma" w:hAnsi="Tahoma" w:cs="Tahoma"/>
                        </w:rPr>
                      </w:rPrChange>
                    </w:rPr>
                    <w:t>does not have</w:t>
                  </w:r>
                  <w:r w:rsidRPr="006922DD">
                    <w:rPr>
                      <w:rStyle w:val="normaltextrun"/>
                      <w:rFonts w:ascii="Tahoma" w:hAnsi="Tahoma" w:cs="Tahoma"/>
                    </w:rPr>
                    <w:t xml:space="preserve"> any of the following</w:t>
                  </w:r>
                  <w:r w:rsidRPr="006922DD">
                    <w:rPr>
                      <w:rFonts w:ascii="Calibri" w:hAnsi="Calibri" w:cs="Calibri"/>
                    </w:rPr>
                    <w:t>:</w:t>
                  </w:r>
                  <w:commentRangeEnd w:id="7915"/>
                  <w:r w:rsidRPr="006922DD">
                    <w:rPr>
                      <w:rStyle w:val="CommentReference"/>
                      <w:rFonts w:asciiTheme="minorHAnsi" w:hAnsiTheme="minorHAnsi" w:cstheme="minorBidi"/>
                      <w:b/>
                      <w:bCs/>
                      <w:sz w:val="18"/>
                      <w:szCs w:val="18"/>
                    </w:rPr>
                    <w:commentReference w:id="7915"/>
                  </w:r>
                  <w:commentRangeEnd w:id="7916"/>
                  <w:r w:rsidRPr="006922DD">
                    <w:rPr>
                      <w:rStyle w:val="CommentReference"/>
                      <w:rFonts w:asciiTheme="minorHAnsi" w:hAnsiTheme="minorHAnsi" w:cstheme="minorBidi"/>
                      <w:b/>
                      <w:bCs/>
                      <w:sz w:val="18"/>
                      <w:szCs w:val="18"/>
                    </w:rPr>
                    <w:commentReference w:id="7916"/>
                  </w:r>
                </w:p>
              </w:tc>
              <w:tc>
                <w:tcPr>
                  <w:tcW w:w="4546" w:type="dxa"/>
                  <w:noWrap/>
                  <w:vAlign w:val="bottom"/>
                  <w:hideMark/>
                </w:tcPr>
                <w:p w14:paraId="4AEB17D4" w14:textId="600C3573" w:rsidR="00A422A3" w:rsidRPr="006922DD" w:rsidRDefault="00A422A3" w:rsidP="00A422A3">
                  <w:pPr>
                    <w:pStyle w:val="ListParagraph"/>
                    <w:numPr>
                      <w:ilvl w:val="0"/>
                      <w:numId w:val="35"/>
                    </w:numPr>
                    <w:tabs>
                      <w:tab w:val="left" w:pos="774"/>
                    </w:tabs>
                    <w:spacing w:after="0"/>
                    <w:rPr>
                      <w:rFonts w:ascii="Calibri" w:hAnsi="Calibri" w:cs="Calibri"/>
                      <w:b/>
                      <w:bCs/>
                      <w:sz w:val="20"/>
                      <w:szCs w:val="20"/>
                    </w:rPr>
                  </w:pPr>
                  <w:r w:rsidRPr="006922DD">
                    <w:rPr>
                      <w:rFonts w:ascii="Calibri" w:hAnsi="Calibri" w:cs="Calibri"/>
                      <w:b/>
                      <w:bCs/>
                      <w:sz w:val="20"/>
                      <w:szCs w:val="20"/>
                    </w:rPr>
                    <w:t>Bull bar, nudge bars, winch</w:t>
                  </w:r>
                </w:p>
                <w:p w14:paraId="37FDF343" w14:textId="673C76A9" w:rsidR="00A422A3" w:rsidRPr="006922DD" w:rsidRDefault="00A422A3" w:rsidP="00A422A3">
                  <w:pPr>
                    <w:pStyle w:val="ListParagraph"/>
                    <w:numPr>
                      <w:ilvl w:val="0"/>
                      <w:numId w:val="35"/>
                    </w:numPr>
                    <w:tabs>
                      <w:tab w:val="left" w:pos="774"/>
                    </w:tabs>
                    <w:spacing w:after="0"/>
                    <w:rPr>
                      <w:rFonts w:ascii="Calibri" w:hAnsi="Calibri" w:cs="Calibri"/>
                      <w:b/>
                      <w:bCs/>
                      <w:sz w:val="20"/>
                      <w:szCs w:val="20"/>
                    </w:rPr>
                  </w:pPr>
                  <w:r w:rsidRPr="006922DD">
                    <w:rPr>
                      <w:rFonts w:ascii="Calibri" w:hAnsi="Calibri" w:cs="Calibri"/>
                      <w:b/>
                      <w:bCs/>
                      <w:sz w:val="20"/>
                      <w:szCs w:val="20"/>
                    </w:rPr>
                    <w:t>Fuel conversion (LPG)</w:t>
                  </w:r>
                </w:p>
                <w:p w14:paraId="246A239D" w14:textId="5EB468E8" w:rsidR="00A422A3" w:rsidRPr="006922DD" w:rsidRDefault="00A422A3" w:rsidP="00A422A3">
                  <w:pPr>
                    <w:pStyle w:val="ListParagraph"/>
                    <w:numPr>
                      <w:ilvl w:val="0"/>
                      <w:numId w:val="35"/>
                    </w:numPr>
                    <w:tabs>
                      <w:tab w:val="left" w:pos="774"/>
                    </w:tabs>
                    <w:spacing w:after="0"/>
                    <w:rPr>
                      <w:rFonts w:ascii="Calibri" w:hAnsi="Calibri" w:cs="Calibri"/>
                      <w:b/>
                      <w:bCs/>
                      <w:sz w:val="20"/>
                      <w:szCs w:val="20"/>
                    </w:rPr>
                  </w:pPr>
                  <w:r w:rsidRPr="006922DD">
                    <w:rPr>
                      <w:rFonts w:ascii="Calibri" w:hAnsi="Calibri" w:cs="Calibri"/>
                      <w:b/>
                      <w:bCs/>
                      <w:sz w:val="20"/>
                      <w:szCs w:val="20"/>
                    </w:rPr>
                    <w:t>Performance brakes</w:t>
                  </w:r>
                </w:p>
                <w:p w14:paraId="16E50273" w14:textId="335ECC7E" w:rsidR="00A422A3" w:rsidRPr="006922DD" w:rsidRDefault="00A422A3" w:rsidP="00A422A3">
                  <w:pPr>
                    <w:pStyle w:val="ListParagraph"/>
                    <w:numPr>
                      <w:ilvl w:val="0"/>
                      <w:numId w:val="35"/>
                    </w:numPr>
                    <w:tabs>
                      <w:tab w:val="left" w:pos="774"/>
                    </w:tabs>
                    <w:spacing w:after="0"/>
                    <w:rPr>
                      <w:rFonts w:ascii="Calibri" w:hAnsi="Calibri" w:cs="Calibri"/>
                      <w:b/>
                      <w:bCs/>
                      <w:sz w:val="20"/>
                      <w:szCs w:val="20"/>
                    </w:rPr>
                  </w:pPr>
                  <w:r w:rsidRPr="006922DD">
                    <w:rPr>
                      <w:rFonts w:ascii="Calibri" w:hAnsi="Calibri" w:cs="Calibri"/>
                      <w:b/>
                      <w:bCs/>
                      <w:sz w:val="20"/>
                      <w:szCs w:val="20"/>
                    </w:rPr>
                    <w:t>Side rails, side steps</w:t>
                  </w:r>
                </w:p>
                <w:p w14:paraId="6A9BA308" w14:textId="2FA8A888" w:rsidR="00A422A3" w:rsidRPr="006922DD" w:rsidRDefault="00A422A3" w:rsidP="00A422A3">
                  <w:pPr>
                    <w:pStyle w:val="ListParagraph"/>
                    <w:numPr>
                      <w:ilvl w:val="0"/>
                      <w:numId w:val="35"/>
                    </w:numPr>
                    <w:tabs>
                      <w:tab w:val="left" w:pos="774"/>
                    </w:tabs>
                    <w:spacing w:after="0"/>
                    <w:rPr>
                      <w:rFonts w:ascii="Calibri" w:hAnsi="Calibri" w:cs="Calibri"/>
                      <w:b/>
                      <w:bCs/>
                      <w:sz w:val="20"/>
                      <w:szCs w:val="20"/>
                    </w:rPr>
                  </w:pPr>
                  <w:r w:rsidRPr="006922DD">
                    <w:rPr>
                      <w:rFonts w:ascii="Calibri" w:hAnsi="Calibri" w:cs="Calibri"/>
                      <w:b/>
                      <w:bCs/>
                      <w:sz w:val="20"/>
                      <w:szCs w:val="20"/>
                    </w:rPr>
                    <w:t>Sunroof, panoramic sunroof, power sunroof</w:t>
                  </w:r>
                </w:p>
                <w:p w14:paraId="6FCA5F04" w14:textId="283FA906" w:rsidR="00A422A3" w:rsidRPr="006922DD" w:rsidRDefault="00A422A3" w:rsidP="00A422A3">
                  <w:pPr>
                    <w:pStyle w:val="ListParagraph"/>
                    <w:numPr>
                      <w:ilvl w:val="0"/>
                      <w:numId w:val="35"/>
                    </w:numPr>
                    <w:tabs>
                      <w:tab w:val="left" w:pos="774"/>
                    </w:tabs>
                    <w:spacing w:after="0"/>
                    <w:rPr>
                      <w:rFonts w:ascii="Calibri" w:hAnsi="Calibri" w:cs="Calibri"/>
                      <w:b/>
                      <w:bCs/>
                      <w:sz w:val="20"/>
                      <w:szCs w:val="20"/>
                    </w:rPr>
                  </w:pPr>
                  <w:r w:rsidRPr="006922DD">
                    <w:rPr>
                      <w:rFonts w:ascii="Calibri" w:hAnsi="Calibri" w:cs="Calibri"/>
                      <w:b/>
                      <w:bCs/>
                      <w:sz w:val="20"/>
                      <w:szCs w:val="20"/>
                    </w:rPr>
                    <w:t>Tow bar/tow packs</w:t>
                  </w:r>
                </w:p>
                <w:p w14:paraId="41AC18FC" w14:textId="26EEA94A" w:rsidR="00A422A3" w:rsidRPr="006922DD" w:rsidRDefault="00A422A3" w:rsidP="00A422A3">
                  <w:pPr>
                    <w:pStyle w:val="ListParagraph"/>
                    <w:numPr>
                      <w:ilvl w:val="0"/>
                      <w:numId w:val="35"/>
                    </w:numPr>
                    <w:tabs>
                      <w:tab w:val="left" w:pos="774"/>
                    </w:tabs>
                    <w:spacing w:after="0"/>
                    <w:rPr>
                      <w:rFonts w:ascii="Calibri" w:hAnsi="Calibri" w:cs="Calibri"/>
                      <w:b/>
                      <w:bCs/>
                      <w:sz w:val="20"/>
                      <w:szCs w:val="20"/>
                    </w:rPr>
                  </w:pPr>
                  <w:r w:rsidRPr="006922DD">
                    <w:rPr>
                      <w:rFonts w:ascii="Calibri" w:hAnsi="Calibri" w:cs="Calibri"/>
                      <w:b/>
                      <w:bCs/>
                      <w:sz w:val="20"/>
                      <w:szCs w:val="20"/>
                    </w:rPr>
                    <w:t xml:space="preserve">Wheels: aftermarket wheels (alloys, mags) </w:t>
                  </w:r>
                </w:p>
                <w:p w14:paraId="5B28FF6C" w14:textId="2CE1379A" w:rsidR="00A422A3" w:rsidRPr="006922DD" w:rsidRDefault="00A422A3" w:rsidP="00A422A3">
                  <w:pPr>
                    <w:rPr>
                      <w:rFonts w:asciiTheme="minorHAnsi" w:hAnsiTheme="minorHAnsi" w:cstheme="minorHAnsi"/>
                      <w:b/>
                      <w:bCs/>
                      <w:color w:val="000000"/>
                      <w:sz w:val="22"/>
                      <w:szCs w:val="22"/>
                      <w:lang w:eastAsia="en-AU"/>
                    </w:rPr>
                  </w:pPr>
                </w:p>
              </w:tc>
            </w:tr>
          </w:tbl>
          <w:p w14:paraId="6B66E8F0" w14:textId="567F2815" w:rsidR="00A422A3" w:rsidRPr="006922DD" w:rsidRDefault="00A422A3" w:rsidP="00A422A3">
            <w:pPr>
              <w:pStyle w:val="TableBodycopy"/>
              <w:rPr>
                <w:rFonts w:ascii="Calibri" w:hAnsi="Calibri" w:cs="Calibri"/>
                <w:szCs w:val="20"/>
              </w:rPr>
            </w:pPr>
          </w:p>
          <w:p w14:paraId="2402E3E7" w14:textId="67317EB3" w:rsidR="00A422A3" w:rsidRPr="006922DD" w:rsidRDefault="00A422A3" w:rsidP="00A422A3">
            <w:pPr>
              <w:pStyle w:val="TableBodycopy"/>
              <w:rPr>
                <w:rFonts w:ascii="Calibri" w:hAnsi="Calibri" w:cs="Calibri"/>
                <w:szCs w:val="20"/>
              </w:rPr>
            </w:pPr>
          </w:p>
          <w:p w14:paraId="4B82FEEF" w14:textId="70D68765" w:rsidR="00A422A3" w:rsidRPr="006922DD" w:rsidRDefault="00A422A3" w:rsidP="00A422A3">
            <w:pPr>
              <w:pStyle w:val="TableBodycopy"/>
              <w:rPr>
                <w:rFonts w:ascii="Calibri" w:hAnsi="Calibri" w:cs="Calibri"/>
                <w:szCs w:val="20"/>
              </w:rPr>
            </w:pPr>
          </w:p>
          <w:p w14:paraId="3638DDE3" w14:textId="71151CE2" w:rsidR="00A422A3" w:rsidRPr="006922DD" w:rsidRDefault="00A422A3" w:rsidP="00A422A3">
            <w:pPr>
              <w:pStyle w:val="TableBodycopy"/>
              <w:rPr>
                <w:rFonts w:ascii="Calibri" w:hAnsi="Calibri" w:cs="Calibri"/>
                <w:szCs w:val="20"/>
              </w:rPr>
            </w:pPr>
          </w:p>
          <w:p w14:paraId="610FAAF0" w14:textId="5201F938" w:rsidR="00A422A3" w:rsidRPr="006922DD" w:rsidRDefault="00A422A3" w:rsidP="00A422A3">
            <w:pPr>
              <w:pStyle w:val="TableBodycopy"/>
              <w:rPr>
                <w:rFonts w:ascii="Calibri" w:hAnsi="Calibri" w:cs="Calibri"/>
                <w:szCs w:val="20"/>
              </w:rPr>
            </w:pPr>
          </w:p>
          <w:p w14:paraId="582AF35E" w14:textId="30C2C192" w:rsidR="00A422A3" w:rsidRPr="006922DD" w:rsidRDefault="00A422A3" w:rsidP="00A422A3">
            <w:pPr>
              <w:pStyle w:val="TableBodycopy"/>
              <w:rPr>
                <w:rFonts w:ascii="Calibri" w:hAnsi="Calibri" w:cs="Calibri"/>
                <w:szCs w:val="20"/>
              </w:rPr>
            </w:pPr>
          </w:p>
          <w:p w14:paraId="3086CEB8" w14:textId="3A88CAEB" w:rsidR="00A422A3" w:rsidRPr="006922DD" w:rsidRDefault="00A422A3" w:rsidP="00A422A3">
            <w:pPr>
              <w:pStyle w:val="TableBodycopy"/>
              <w:rPr>
                <w:rFonts w:ascii="Calibri" w:hAnsi="Calibri" w:cs="Calibri"/>
                <w:szCs w:val="20"/>
              </w:rPr>
            </w:pPr>
          </w:p>
          <w:p w14:paraId="4A985E94" w14:textId="2CDD5AC9" w:rsidR="00A422A3" w:rsidRPr="006922DD" w:rsidRDefault="00A422A3" w:rsidP="00A422A3">
            <w:pPr>
              <w:pStyle w:val="TableBodycopy"/>
              <w:rPr>
                <w:rFonts w:ascii="Calibri" w:hAnsi="Calibri" w:cs="Calibri"/>
                <w:szCs w:val="20"/>
              </w:rPr>
            </w:pPr>
          </w:p>
          <w:p w14:paraId="3351DA5B" w14:textId="42F09A73" w:rsidR="00A422A3" w:rsidRPr="006922DD" w:rsidRDefault="00A422A3" w:rsidP="00A422A3">
            <w:pPr>
              <w:pStyle w:val="TableBodycopy"/>
              <w:rPr>
                <w:rFonts w:ascii="Calibri" w:hAnsi="Calibri" w:cs="Calibri"/>
                <w:szCs w:val="20"/>
              </w:rPr>
            </w:pPr>
          </w:p>
        </w:tc>
        <w:tc>
          <w:tcPr>
            <w:tcW w:w="1701" w:type="dxa"/>
          </w:tcPr>
          <w:p w14:paraId="663299EA" w14:textId="44EB18C6" w:rsidR="00A422A3" w:rsidRPr="462AE7DE" w:rsidRDefault="00A422A3" w:rsidP="00A422A3">
            <w:pPr>
              <w:rPr>
                <w:rFonts w:ascii="Calibri" w:hAnsi="Calibri" w:cs="Calibri"/>
                <w:b/>
                <w:bCs/>
                <w:sz w:val="20"/>
                <w:szCs w:val="20"/>
              </w:rPr>
            </w:pPr>
            <w:r w:rsidRPr="3136F1EB">
              <w:rPr>
                <w:rFonts w:ascii="Calibri" w:hAnsi="Calibri" w:cs="Calibri"/>
                <w:b/>
                <w:bCs/>
                <w:sz w:val="20"/>
                <w:szCs w:val="20"/>
              </w:rPr>
              <w:t xml:space="preserve">IF </w:t>
            </w:r>
            <w:r>
              <w:rPr>
                <w:rFonts w:asciiTheme="minorHAnsi" w:eastAsia="Arial" w:hAnsiTheme="minorHAnsi" w:cstheme="minorHAnsi"/>
                <w:color w:val="000000" w:themeColor="text1"/>
                <w:sz w:val="20"/>
                <w:szCs w:val="20"/>
              </w:rPr>
              <w:t>&lt;</w:t>
            </w:r>
            <w:r w:rsidRPr="00B038FC">
              <w:rPr>
                <w:rFonts w:asciiTheme="minorHAnsi" w:eastAsia="Arial" w:hAnsiTheme="minorHAnsi" w:cstheme="minorHAnsi"/>
                <w:color w:val="000000" w:themeColor="text1"/>
                <w:sz w:val="20"/>
                <w:szCs w:val="20"/>
              </w:rPr>
              <w:t>AfterMarketExtrasCode</w:t>
            </w:r>
            <w:r>
              <w:rPr>
                <w:rFonts w:asciiTheme="minorHAnsi" w:eastAsia="Arial" w:hAnsiTheme="minorHAnsi" w:cstheme="minorHAnsi"/>
                <w:color w:val="000000" w:themeColor="text1"/>
                <w:sz w:val="20"/>
                <w:szCs w:val="20"/>
              </w:rPr>
              <w:t>&gt;</w:t>
            </w:r>
            <w:r w:rsidRPr="3136F1EB">
              <w:rPr>
                <w:rFonts w:ascii="Calibri" w:hAnsi="Calibri" w:cs="Calibri"/>
                <w:sz w:val="20"/>
                <w:szCs w:val="20"/>
              </w:rPr>
              <w:t xml:space="preserve">= </w:t>
            </w:r>
            <w:r>
              <w:rPr>
                <w:rFonts w:ascii="Calibri" w:hAnsi="Calibri" w:cs="Calibri"/>
                <w:sz w:val="20"/>
                <w:szCs w:val="20"/>
              </w:rPr>
              <w:t>“</w:t>
            </w:r>
            <w:r w:rsidRPr="005A0515">
              <w:rPr>
                <w:rFonts w:ascii="Calibri" w:hAnsi="Calibri" w:cs="Calibri"/>
                <w:sz w:val="20"/>
                <w:szCs w:val="20"/>
              </w:rPr>
              <w:t>2|0</w:t>
            </w:r>
            <w:r>
              <w:rPr>
                <w:rFonts w:ascii="Calibri" w:hAnsi="Calibri" w:cs="Calibri"/>
                <w:sz w:val="20"/>
                <w:szCs w:val="20"/>
              </w:rPr>
              <w:t>”</w:t>
            </w:r>
            <w:r w:rsidRPr="3136F1EB">
              <w:rPr>
                <w:rFonts w:ascii="Calibri" w:hAnsi="Calibri" w:cs="Calibri"/>
                <w:sz w:val="20"/>
                <w:szCs w:val="20"/>
              </w:rPr>
              <w:t xml:space="preserve"> </w:t>
            </w:r>
            <w:r w:rsidRPr="3136F1EB">
              <w:rPr>
                <w:rFonts w:ascii="Calibri" w:hAnsi="Calibri" w:cs="Calibri"/>
                <w:b/>
                <w:bCs/>
                <w:sz w:val="20"/>
                <w:szCs w:val="20"/>
              </w:rPr>
              <w:t xml:space="preserve">THEN </w:t>
            </w:r>
            <w:r w:rsidRPr="3136F1EB">
              <w:rPr>
                <w:rFonts w:ascii="Calibri" w:hAnsi="Calibri" w:cs="Calibri"/>
                <w:sz w:val="20"/>
                <w:szCs w:val="20"/>
              </w:rPr>
              <w:t>display</w:t>
            </w:r>
          </w:p>
        </w:tc>
        <w:tc>
          <w:tcPr>
            <w:tcW w:w="993" w:type="dxa"/>
          </w:tcPr>
          <w:p w14:paraId="0C54C4D1" w14:textId="5BD420D4"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2B0F4EAF" w14:textId="2F5A655A"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054A515D" w14:textId="4BE0D0F2"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3E47A370" w14:textId="015D2E11" w:rsidR="00A422A3" w:rsidRPr="00BD6987" w:rsidRDefault="00A422A3" w:rsidP="00A422A3">
            <w:pPr>
              <w:tabs>
                <w:tab w:val="left" w:pos="1800"/>
              </w:tabs>
              <w:rPr>
                <w:rFonts w:asciiTheme="minorHAnsi" w:hAnsiTheme="minorHAnsi" w:cstheme="minorHAnsi"/>
                <w:bCs/>
                <w:sz w:val="20"/>
                <w:szCs w:val="20"/>
              </w:rPr>
            </w:pPr>
            <w:r w:rsidRPr="00C56D05">
              <w:rPr>
                <w:rFonts w:asciiTheme="minorHAnsi" w:hAnsiTheme="minorHAnsi" w:cstheme="minorHAnsi"/>
                <w:color w:val="000000"/>
                <w:sz w:val="18"/>
                <w:szCs w:val="18"/>
              </w:rPr>
              <w:t xml:space="preserve">Bullet_1_B_COI </w:t>
            </w:r>
          </w:p>
        </w:tc>
      </w:tr>
      <w:tr w:rsidR="00DF3D85" w:rsidRPr="00BD6987" w14:paraId="2663E9AF" w14:textId="77777777" w:rsidTr="001E7F90">
        <w:trPr>
          <w:cantSplit/>
          <w:trHeight w:val="3018"/>
        </w:trPr>
        <w:tc>
          <w:tcPr>
            <w:tcW w:w="1013" w:type="dxa"/>
            <w:vMerge/>
          </w:tcPr>
          <w:p w14:paraId="46095262" w14:textId="640603DF" w:rsidR="00A422A3" w:rsidRPr="00BD6987" w:rsidRDefault="00A422A3" w:rsidP="00A422A3">
            <w:pPr>
              <w:tabs>
                <w:tab w:val="left" w:pos="1800"/>
              </w:tabs>
              <w:rPr>
                <w:rFonts w:asciiTheme="minorHAnsi" w:hAnsiTheme="minorHAnsi" w:cstheme="minorHAnsi"/>
                <w:b/>
                <w:sz w:val="20"/>
                <w:szCs w:val="20"/>
              </w:rPr>
            </w:pPr>
          </w:p>
        </w:tc>
        <w:tc>
          <w:tcPr>
            <w:tcW w:w="2101" w:type="dxa"/>
            <w:vMerge/>
          </w:tcPr>
          <w:p w14:paraId="6EAA602D" w14:textId="55CF6D62" w:rsidR="00A422A3" w:rsidRDefault="00A422A3" w:rsidP="00A422A3">
            <w:pPr>
              <w:rPr>
                <w:rFonts w:asciiTheme="minorHAnsi" w:eastAsia="Arial" w:hAnsiTheme="minorHAnsi" w:cstheme="minorHAnsi"/>
                <w:color w:val="000000" w:themeColor="text1"/>
                <w:sz w:val="20"/>
                <w:szCs w:val="20"/>
              </w:rPr>
            </w:pPr>
          </w:p>
        </w:tc>
        <w:tc>
          <w:tcPr>
            <w:tcW w:w="8788" w:type="dxa"/>
          </w:tcPr>
          <w:tbl>
            <w:tblPr>
              <w:tblpPr w:leftFromText="180" w:rightFromText="180" w:vertAnchor="page" w:horzAnchor="margin" w:tblpY="197"/>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422A3" w:rsidRPr="006922DD" w14:paraId="2BF43A04" w14:textId="77777777" w:rsidTr="0472516C">
              <w:trPr>
                <w:trHeight w:val="300"/>
              </w:trPr>
              <w:tc>
                <w:tcPr>
                  <w:tcW w:w="2861" w:type="dxa"/>
                  <w:noWrap/>
                  <w:hideMark/>
                </w:tcPr>
                <w:p w14:paraId="01F5AB9C" w14:textId="42E57630" w:rsidR="00A422A3" w:rsidRPr="006922DD" w:rsidRDefault="00A422A3" w:rsidP="00A422A3">
                  <w:pPr>
                    <w:pStyle w:val="BodycopyCOI"/>
                    <w:rPr>
                      <w:rFonts w:asciiTheme="minorHAnsi" w:hAnsiTheme="minorHAnsi" w:cstheme="minorBidi"/>
                      <w:b/>
                      <w:bCs/>
                    </w:rPr>
                  </w:pPr>
                  <w:commentRangeStart w:id="7918"/>
                  <w:commentRangeStart w:id="7919"/>
                  <w:r w:rsidRPr="006922DD">
                    <w:rPr>
                      <w:rStyle w:val="normaltextrun"/>
                      <w:rFonts w:ascii="Tahoma" w:hAnsi="Tahoma" w:cs="Tahoma"/>
                    </w:rPr>
                    <w:t xml:space="preserve">You have told us that your car </w:t>
                  </w:r>
                  <w:r w:rsidRPr="003F04B7">
                    <w:rPr>
                      <w:rStyle w:val="normaltextrun"/>
                      <w:rFonts w:ascii="Tahoma" w:hAnsi="Tahoma" w:cs="Tahoma"/>
                      <w:u w:val="single"/>
                    </w:rPr>
                    <w:t>has</w:t>
                  </w:r>
                  <w:r w:rsidRPr="006922DD">
                    <w:rPr>
                      <w:rStyle w:val="normaltextrun"/>
                      <w:rFonts w:ascii="Tahoma" w:hAnsi="Tahoma" w:cs="Tahoma"/>
                    </w:rPr>
                    <w:t xml:space="preserve"> one or more of the following</w:t>
                  </w:r>
                  <w:r w:rsidRPr="006922DD">
                    <w:rPr>
                      <w:rFonts w:ascii="Calibri" w:hAnsi="Calibri" w:cs="Calibri"/>
                    </w:rPr>
                    <w:t>:</w:t>
                  </w:r>
                  <w:commentRangeEnd w:id="7918"/>
                  <w:r w:rsidRPr="006922DD">
                    <w:rPr>
                      <w:rStyle w:val="CommentReference"/>
                      <w:rFonts w:asciiTheme="minorHAnsi" w:hAnsiTheme="minorHAnsi" w:cstheme="minorBidi"/>
                      <w:b/>
                      <w:bCs/>
                      <w:sz w:val="18"/>
                      <w:szCs w:val="18"/>
                    </w:rPr>
                    <w:commentReference w:id="7918"/>
                  </w:r>
                  <w:commentRangeEnd w:id="7919"/>
                  <w:r w:rsidRPr="006922DD">
                    <w:rPr>
                      <w:rStyle w:val="CommentReference"/>
                      <w:rFonts w:asciiTheme="minorHAnsi" w:hAnsiTheme="minorHAnsi" w:cstheme="minorBidi"/>
                      <w:b/>
                      <w:bCs/>
                      <w:sz w:val="18"/>
                      <w:szCs w:val="18"/>
                    </w:rPr>
                    <w:commentReference w:id="7919"/>
                  </w:r>
                </w:p>
              </w:tc>
              <w:tc>
                <w:tcPr>
                  <w:tcW w:w="4546" w:type="dxa"/>
                  <w:noWrap/>
                  <w:vAlign w:val="bottom"/>
                  <w:hideMark/>
                </w:tcPr>
                <w:p w14:paraId="48C529C8" w14:textId="4DEBEDA2" w:rsidR="00A422A3" w:rsidRPr="006922DD" w:rsidRDefault="00A422A3" w:rsidP="00A422A3">
                  <w:pPr>
                    <w:pStyle w:val="ListParagraph"/>
                    <w:numPr>
                      <w:ilvl w:val="0"/>
                      <w:numId w:val="35"/>
                    </w:numPr>
                    <w:tabs>
                      <w:tab w:val="left" w:pos="774"/>
                    </w:tabs>
                    <w:spacing w:after="0"/>
                    <w:rPr>
                      <w:rFonts w:ascii="Calibri" w:hAnsi="Calibri" w:cs="Calibri"/>
                      <w:b/>
                      <w:bCs/>
                      <w:sz w:val="20"/>
                      <w:szCs w:val="20"/>
                    </w:rPr>
                  </w:pPr>
                  <w:r w:rsidRPr="006922DD">
                    <w:rPr>
                      <w:rFonts w:ascii="Calibri" w:hAnsi="Calibri" w:cs="Calibri"/>
                      <w:b/>
                      <w:bCs/>
                      <w:sz w:val="20"/>
                      <w:szCs w:val="20"/>
                    </w:rPr>
                    <w:t>Bull bar, nudge bars, winch</w:t>
                  </w:r>
                </w:p>
                <w:p w14:paraId="4EE0BAA5" w14:textId="2C600D08" w:rsidR="00A422A3" w:rsidRPr="006922DD" w:rsidRDefault="00A422A3" w:rsidP="00A422A3">
                  <w:pPr>
                    <w:pStyle w:val="ListParagraph"/>
                    <w:numPr>
                      <w:ilvl w:val="0"/>
                      <w:numId w:val="35"/>
                    </w:numPr>
                    <w:tabs>
                      <w:tab w:val="left" w:pos="774"/>
                    </w:tabs>
                    <w:spacing w:after="0"/>
                    <w:rPr>
                      <w:rFonts w:ascii="Calibri" w:hAnsi="Calibri" w:cs="Calibri"/>
                      <w:b/>
                      <w:bCs/>
                      <w:sz w:val="20"/>
                      <w:szCs w:val="20"/>
                    </w:rPr>
                  </w:pPr>
                  <w:r w:rsidRPr="006922DD">
                    <w:rPr>
                      <w:rFonts w:ascii="Calibri" w:hAnsi="Calibri" w:cs="Calibri"/>
                      <w:b/>
                      <w:bCs/>
                      <w:sz w:val="20"/>
                      <w:szCs w:val="20"/>
                    </w:rPr>
                    <w:t>Fuel conversion (LPG)</w:t>
                  </w:r>
                </w:p>
                <w:p w14:paraId="1E652662" w14:textId="75EFE602" w:rsidR="00A422A3" w:rsidRPr="006922DD" w:rsidRDefault="00A422A3" w:rsidP="00A422A3">
                  <w:pPr>
                    <w:pStyle w:val="ListParagraph"/>
                    <w:numPr>
                      <w:ilvl w:val="0"/>
                      <w:numId w:val="35"/>
                    </w:numPr>
                    <w:tabs>
                      <w:tab w:val="left" w:pos="774"/>
                    </w:tabs>
                    <w:spacing w:after="0"/>
                    <w:rPr>
                      <w:rFonts w:ascii="Calibri" w:hAnsi="Calibri" w:cs="Calibri"/>
                      <w:b/>
                      <w:bCs/>
                      <w:sz w:val="20"/>
                      <w:szCs w:val="20"/>
                    </w:rPr>
                  </w:pPr>
                  <w:r w:rsidRPr="006922DD">
                    <w:rPr>
                      <w:rFonts w:ascii="Calibri" w:hAnsi="Calibri" w:cs="Calibri"/>
                      <w:b/>
                      <w:bCs/>
                      <w:sz w:val="20"/>
                      <w:szCs w:val="20"/>
                    </w:rPr>
                    <w:t>Performance brakes</w:t>
                  </w:r>
                </w:p>
                <w:p w14:paraId="297E3A4C" w14:textId="379C380A" w:rsidR="00A422A3" w:rsidRPr="006922DD" w:rsidRDefault="00A422A3" w:rsidP="00A422A3">
                  <w:pPr>
                    <w:pStyle w:val="ListParagraph"/>
                    <w:numPr>
                      <w:ilvl w:val="0"/>
                      <w:numId w:val="35"/>
                    </w:numPr>
                    <w:tabs>
                      <w:tab w:val="left" w:pos="774"/>
                    </w:tabs>
                    <w:spacing w:after="0"/>
                    <w:rPr>
                      <w:rFonts w:ascii="Calibri" w:hAnsi="Calibri" w:cs="Calibri"/>
                      <w:b/>
                      <w:bCs/>
                      <w:sz w:val="20"/>
                      <w:szCs w:val="20"/>
                    </w:rPr>
                  </w:pPr>
                  <w:r w:rsidRPr="006922DD">
                    <w:rPr>
                      <w:rFonts w:ascii="Calibri" w:hAnsi="Calibri" w:cs="Calibri"/>
                      <w:b/>
                      <w:bCs/>
                      <w:sz w:val="20"/>
                      <w:szCs w:val="20"/>
                    </w:rPr>
                    <w:t>Side rails, side steps</w:t>
                  </w:r>
                </w:p>
                <w:p w14:paraId="6A8F2E07" w14:textId="53B70CBA" w:rsidR="00A422A3" w:rsidRPr="006922DD" w:rsidRDefault="00A422A3" w:rsidP="00A422A3">
                  <w:pPr>
                    <w:pStyle w:val="ListParagraph"/>
                    <w:numPr>
                      <w:ilvl w:val="0"/>
                      <w:numId w:val="35"/>
                    </w:numPr>
                    <w:tabs>
                      <w:tab w:val="left" w:pos="774"/>
                    </w:tabs>
                    <w:spacing w:after="0"/>
                    <w:rPr>
                      <w:rFonts w:ascii="Calibri" w:hAnsi="Calibri" w:cs="Calibri"/>
                      <w:b/>
                      <w:bCs/>
                      <w:sz w:val="20"/>
                      <w:szCs w:val="20"/>
                    </w:rPr>
                  </w:pPr>
                  <w:r w:rsidRPr="006922DD">
                    <w:rPr>
                      <w:rFonts w:ascii="Calibri" w:hAnsi="Calibri" w:cs="Calibri"/>
                      <w:b/>
                      <w:bCs/>
                      <w:sz w:val="20"/>
                      <w:szCs w:val="20"/>
                    </w:rPr>
                    <w:t>Sunroof, panoramic sunroof, power sunroof</w:t>
                  </w:r>
                </w:p>
                <w:p w14:paraId="11E5BA22" w14:textId="5A8445B0" w:rsidR="00A422A3" w:rsidRPr="006922DD" w:rsidRDefault="00A422A3" w:rsidP="00A422A3">
                  <w:pPr>
                    <w:pStyle w:val="ListParagraph"/>
                    <w:numPr>
                      <w:ilvl w:val="0"/>
                      <w:numId w:val="35"/>
                    </w:numPr>
                    <w:tabs>
                      <w:tab w:val="left" w:pos="774"/>
                    </w:tabs>
                    <w:spacing w:after="0"/>
                    <w:rPr>
                      <w:rFonts w:ascii="Calibri" w:hAnsi="Calibri" w:cs="Calibri"/>
                      <w:b/>
                      <w:bCs/>
                      <w:sz w:val="20"/>
                      <w:szCs w:val="20"/>
                    </w:rPr>
                  </w:pPr>
                  <w:r w:rsidRPr="006922DD">
                    <w:rPr>
                      <w:rFonts w:ascii="Calibri" w:hAnsi="Calibri" w:cs="Calibri"/>
                      <w:b/>
                      <w:bCs/>
                      <w:sz w:val="20"/>
                      <w:szCs w:val="20"/>
                    </w:rPr>
                    <w:t>Tow bar/tow packs</w:t>
                  </w:r>
                </w:p>
                <w:p w14:paraId="352259EF" w14:textId="036E4F22" w:rsidR="00A422A3" w:rsidRPr="006922DD" w:rsidRDefault="00A422A3" w:rsidP="00A422A3">
                  <w:pPr>
                    <w:pStyle w:val="ListParagraph"/>
                    <w:numPr>
                      <w:ilvl w:val="0"/>
                      <w:numId w:val="35"/>
                    </w:numPr>
                    <w:tabs>
                      <w:tab w:val="left" w:pos="774"/>
                    </w:tabs>
                    <w:spacing w:after="0"/>
                    <w:rPr>
                      <w:rFonts w:ascii="Calibri" w:hAnsi="Calibri" w:cs="Calibri"/>
                      <w:b/>
                      <w:bCs/>
                      <w:sz w:val="20"/>
                      <w:szCs w:val="20"/>
                    </w:rPr>
                  </w:pPr>
                  <w:r w:rsidRPr="006922DD">
                    <w:rPr>
                      <w:rFonts w:ascii="Calibri" w:hAnsi="Calibri" w:cs="Calibri"/>
                      <w:b/>
                      <w:bCs/>
                      <w:sz w:val="20"/>
                      <w:szCs w:val="20"/>
                    </w:rPr>
                    <w:t xml:space="preserve">Wheels: aftermarket wheels (alloys, mags) </w:t>
                  </w:r>
                </w:p>
                <w:p w14:paraId="01E0E66B" w14:textId="39DE8FC3" w:rsidR="00A422A3" w:rsidRPr="006922DD" w:rsidRDefault="00A422A3" w:rsidP="00A422A3">
                  <w:pPr>
                    <w:rPr>
                      <w:rFonts w:asciiTheme="minorHAnsi" w:hAnsiTheme="minorHAnsi" w:cstheme="minorHAnsi"/>
                      <w:b/>
                      <w:bCs/>
                      <w:color w:val="000000"/>
                      <w:sz w:val="22"/>
                      <w:szCs w:val="22"/>
                      <w:lang w:eastAsia="en-AU"/>
                    </w:rPr>
                  </w:pPr>
                </w:p>
              </w:tc>
            </w:tr>
          </w:tbl>
          <w:p w14:paraId="0EEE0366" w14:textId="277E209E" w:rsidR="00A422A3" w:rsidRPr="006922DD" w:rsidRDefault="00A422A3" w:rsidP="00A422A3">
            <w:pPr>
              <w:pStyle w:val="TableBodycopy"/>
              <w:rPr>
                <w:rFonts w:ascii="Calibri" w:hAnsi="Calibri" w:cs="Calibri"/>
                <w:szCs w:val="20"/>
              </w:rPr>
            </w:pPr>
          </w:p>
          <w:p w14:paraId="5C051F38" w14:textId="2CB62391" w:rsidR="00A422A3" w:rsidRPr="006922DD" w:rsidRDefault="00A422A3" w:rsidP="00A422A3">
            <w:pPr>
              <w:pStyle w:val="TableBodycopy"/>
              <w:rPr>
                <w:rFonts w:ascii="Calibri" w:hAnsi="Calibri" w:cs="Calibri"/>
                <w:szCs w:val="20"/>
              </w:rPr>
            </w:pPr>
          </w:p>
          <w:p w14:paraId="4B8B85E7" w14:textId="627F472B" w:rsidR="00A422A3" w:rsidRPr="006922DD" w:rsidRDefault="00A422A3" w:rsidP="00A422A3">
            <w:pPr>
              <w:pStyle w:val="TableBodycopy"/>
              <w:rPr>
                <w:rFonts w:ascii="Calibri" w:hAnsi="Calibri" w:cs="Calibri"/>
                <w:szCs w:val="20"/>
              </w:rPr>
            </w:pPr>
          </w:p>
          <w:p w14:paraId="429CD199" w14:textId="47DA2020" w:rsidR="00A422A3" w:rsidRPr="006922DD" w:rsidRDefault="00A422A3" w:rsidP="00A422A3">
            <w:pPr>
              <w:pStyle w:val="TableBodycopy"/>
              <w:rPr>
                <w:rFonts w:ascii="Calibri" w:hAnsi="Calibri" w:cs="Calibri"/>
                <w:szCs w:val="20"/>
              </w:rPr>
            </w:pPr>
          </w:p>
          <w:p w14:paraId="1521BCE4" w14:textId="160F4DDC" w:rsidR="00A422A3" w:rsidRPr="006922DD" w:rsidRDefault="00A422A3" w:rsidP="00A422A3">
            <w:pPr>
              <w:pStyle w:val="TableBodycopy"/>
              <w:rPr>
                <w:rFonts w:ascii="Calibri" w:hAnsi="Calibri" w:cs="Calibri"/>
                <w:szCs w:val="20"/>
              </w:rPr>
            </w:pPr>
          </w:p>
          <w:p w14:paraId="4A58364B" w14:textId="642AA96A" w:rsidR="00A422A3" w:rsidRPr="006922DD" w:rsidRDefault="00A422A3" w:rsidP="00A422A3">
            <w:pPr>
              <w:pStyle w:val="TableBodycopy"/>
              <w:rPr>
                <w:rFonts w:ascii="Calibri" w:hAnsi="Calibri" w:cs="Calibri"/>
                <w:szCs w:val="20"/>
              </w:rPr>
            </w:pPr>
          </w:p>
          <w:p w14:paraId="3527AF51" w14:textId="53B24610" w:rsidR="00A422A3" w:rsidRPr="006922DD" w:rsidRDefault="00A422A3" w:rsidP="00A422A3">
            <w:pPr>
              <w:pStyle w:val="TableBodycopy"/>
              <w:rPr>
                <w:rFonts w:ascii="Calibri" w:hAnsi="Calibri" w:cs="Calibri"/>
                <w:szCs w:val="20"/>
              </w:rPr>
            </w:pPr>
          </w:p>
          <w:p w14:paraId="4E7D889F" w14:textId="7936A5A2" w:rsidR="00A422A3" w:rsidRPr="006922DD" w:rsidRDefault="00A422A3" w:rsidP="00A422A3">
            <w:pPr>
              <w:pStyle w:val="TableBodycopy"/>
              <w:rPr>
                <w:rFonts w:ascii="Calibri" w:hAnsi="Calibri" w:cs="Calibri"/>
                <w:szCs w:val="20"/>
              </w:rPr>
            </w:pPr>
          </w:p>
          <w:p w14:paraId="40EF1F91" w14:textId="407D1F2E" w:rsidR="00A422A3" w:rsidRPr="006922DD" w:rsidRDefault="00A422A3" w:rsidP="00A422A3">
            <w:pPr>
              <w:pStyle w:val="TableBodycopy"/>
              <w:rPr>
                <w:rFonts w:ascii="Calibri" w:hAnsi="Calibri" w:cs="Calibri"/>
                <w:szCs w:val="20"/>
              </w:rPr>
            </w:pPr>
          </w:p>
          <w:p w14:paraId="193891BD" w14:textId="1B21EDC5" w:rsidR="00A422A3" w:rsidRPr="006922DD" w:rsidRDefault="00A422A3" w:rsidP="00A422A3">
            <w:pPr>
              <w:pStyle w:val="TableBodycopy"/>
              <w:rPr>
                <w:rStyle w:val="normaltextrun"/>
                <w:rFonts w:ascii="Tahoma" w:hAnsi="Tahoma" w:cs="Tahoma"/>
                <w:sz w:val="18"/>
                <w:szCs w:val="18"/>
              </w:rPr>
            </w:pPr>
          </w:p>
        </w:tc>
        <w:tc>
          <w:tcPr>
            <w:tcW w:w="1701" w:type="dxa"/>
          </w:tcPr>
          <w:p w14:paraId="2A3BCF03" w14:textId="44929BE8" w:rsidR="00A422A3" w:rsidRPr="462AE7DE" w:rsidRDefault="00A422A3" w:rsidP="00A422A3">
            <w:pPr>
              <w:rPr>
                <w:rFonts w:ascii="Calibri" w:hAnsi="Calibri" w:cs="Calibri"/>
                <w:b/>
                <w:bCs/>
                <w:sz w:val="20"/>
                <w:szCs w:val="20"/>
              </w:rPr>
            </w:pPr>
            <w:r w:rsidRPr="3136F1EB">
              <w:rPr>
                <w:rFonts w:ascii="Calibri" w:hAnsi="Calibri" w:cs="Calibri"/>
                <w:b/>
                <w:bCs/>
                <w:sz w:val="20"/>
                <w:szCs w:val="20"/>
              </w:rPr>
              <w:t xml:space="preserve">IF </w:t>
            </w:r>
            <w:r>
              <w:rPr>
                <w:rFonts w:asciiTheme="minorHAnsi" w:eastAsia="Arial" w:hAnsiTheme="minorHAnsi" w:cstheme="minorHAnsi"/>
                <w:color w:val="000000" w:themeColor="text1"/>
                <w:sz w:val="20"/>
                <w:szCs w:val="20"/>
              </w:rPr>
              <w:t>&lt;</w:t>
            </w:r>
            <w:r w:rsidRPr="00B038FC">
              <w:rPr>
                <w:rFonts w:asciiTheme="minorHAnsi" w:eastAsia="Arial" w:hAnsiTheme="minorHAnsi" w:cstheme="minorHAnsi"/>
                <w:color w:val="000000" w:themeColor="text1"/>
                <w:sz w:val="20"/>
                <w:szCs w:val="20"/>
              </w:rPr>
              <w:t>AfterMarketExtrasCode</w:t>
            </w:r>
            <w:r>
              <w:rPr>
                <w:rFonts w:asciiTheme="minorHAnsi" w:eastAsia="Arial" w:hAnsiTheme="minorHAnsi" w:cstheme="minorHAnsi"/>
                <w:color w:val="000000" w:themeColor="text1"/>
                <w:sz w:val="20"/>
                <w:szCs w:val="20"/>
              </w:rPr>
              <w:t>&gt;</w:t>
            </w:r>
            <w:r w:rsidRPr="3136F1EB">
              <w:rPr>
                <w:rFonts w:ascii="Calibri" w:hAnsi="Calibri" w:cs="Calibri"/>
                <w:sz w:val="20"/>
                <w:szCs w:val="20"/>
              </w:rPr>
              <w:t xml:space="preserve">= </w:t>
            </w:r>
            <w:r>
              <w:rPr>
                <w:rFonts w:ascii="Calibri" w:hAnsi="Calibri" w:cs="Calibri"/>
                <w:sz w:val="20"/>
                <w:szCs w:val="20"/>
              </w:rPr>
              <w:t>“1</w:t>
            </w:r>
            <w:r w:rsidRPr="005A0515">
              <w:rPr>
                <w:rFonts w:ascii="Calibri" w:hAnsi="Calibri" w:cs="Calibri"/>
                <w:sz w:val="20"/>
                <w:szCs w:val="20"/>
              </w:rPr>
              <w:t>|</w:t>
            </w:r>
            <w:r>
              <w:rPr>
                <w:rFonts w:ascii="Calibri" w:hAnsi="Calibri" w:cs="Calibri"/>
                <w:sz w:val="20"/>
                <w:szCs w:val="20"/>
              </w:rPr>
              <w:t>1”</w:t>
            </w:r>
            <w:r w:rsidRPr="3136F1EB">
              <w:rPr>
                <w:rFonts w:ascii="Calibri" w:hAnsi="Calibri" w:cs="Calibri"/>
                <w:sz w:val="20"/>
                <w:szCs w:val="20"/>
              </w:rPr>
              <w:t xml:space="preserve"> </w:t>
            </w:r>
            <w:r w:rsidRPr="3136F1EB">
              <w:rPr>
                <w:rFonts w:ascii="Calibri" w:hAnsi="Calibri" w:cs="Calibri"/>
                <w:b/>
                <w:bCs/>
                <w:sz w:val="20"/>
                <w:szCs w:val="20"/>
              </w:rPr>
              <w:t xml:space="preserve">THEN </w:t>
            </w:r>
            <w:r w:rsidRPr="3136F1EB">
              <w:rPr>
                <w:rFonts w:ascii="Calibri" w:hAnsi="Calibri" w:cs="Calibri"/>
                <w:sz w:val="20"/>
                <w:szCs w:val="20"/>
              </w:rPr>
              <w:t>display</w:t>
            </w:r>
          </w:p>
        </w:tc>
        <w:tc>
          <w:tcPr>
            <w:tcW w:w="993" w:type="dxa"/>
          </w:tcPr>
          <w:p w14:paraId="39CB234F" w14:textId="5F9E896B"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41164EAA" w14:textId="150CF491"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0FD495BE" w14:textId="6A07A034" w:rsidR="00A422A3" w:rsidRPr="00327D28" w:rsidRDefault="00A422A3" w:rsidP="00A422A3">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53816747" w14:textId="464D66E0" w:rsidR="00A422A3" w:rsidRPr="00BD6987" w:rsidRDefault="00A422A3" w:rsidP="00A422A3">
            <w:pPr>
              <w:tabs>
                <w:tab w:val="left" w:pos="1800"/>
              </w:tabs>
              <w:rPr>
                <w:rFonts w:asciiTheme="minorHAnsi" w:hAnsiTheme="minorHAnsi" w:cstheme="minorHAnsi"/>
                <w:bCs/>
                <w:sz w:val="20"/>
                <w:szCs w:val="20"/>
              </w:rPr>
            </w:pPr>
            <w:r w:rsidRPr="00C56D05">
              <w:rPr>
                <w:rFonts w:asciiTheme="minorHAnsi" w:hAnsiTheme="minorHAnsi" w:cstheme="minorHAnsi"/>
                <w:color w:val="000000"/>
                <w:sz w:val="18"/>
                <w:szCs w:val="18"/>
              </w:rPr>
              <w:t>Bullet_1_B_COI</w:t>
            </w:r>
          </w:p>
        </w:tc>
      </w:tr>
    </w:tbl>
    <w:p w14:paraId="05D75DB9" w14:textId="52AA24D6" w:rsidR="00681A67" w:rsidRPr="00720F8E" w:rsidRDefault="00681A67" w:rsidP="007A0870">
      <w:pPr>
        <w:rPr>
          <w:rFonts w:asciiTheme="minorHAnsi" w:hAnsiTheme="minorHAnsi" w:cstheme="minorHAnsi"/>
        </w:rPr>
      </w:pPr>
    </w:p>
    <w:p w14:paraId="6FECECAD" w14:textId="64541529" w:rsidR="00D06E16" w:rsidRPr="00720F8E" w:rsidRDefault="00D06E16" w:rsidP="00D06E16">
      <w:pPr>
        <w:pStyle w:val="NormalWeb"/>
        <w:rPr>
          <w:rFonts w:asciiTheme="minorHAnsi" w:hAnsiTheme="minorHAnsi" w:cstheme="minorHAnsi"/>
          <w:sz w:val="21"/>
          <w:szCs w:val="21"/>
        </w:rPr>
      </w:pPr>
    </w:p>
    <w:p w14:paraId="64B74661" w14:textId="2C7BAEA9" w:rsidR="008C288B" w:rsidRPr="00720F8E" w:rsidRDefault="00954412" w:rsidP="003F04B7">
      <w:pPr>
        <w:pStyle w:val="Heading2"/>
        <w:ind w:left="720"/>
        <w:rPr>
          <w:rFonts w:asciiTheme="minorHAnsi" w:hAnsiTheme="minorHAnsi" w:cstheme="minorHAnsi"/>
        </w:rPr>
      </w:pPr>
      <w:bookmarkStart w:id="7920" w:name="_Toc143871488"/>
      <w:bookmarkStart w:id="7921" w:name="_Toc173483734"/>
      <w:r w:rsidRPr="00720F8E">
        <w:rPr>
          <w:rFonts w:asciiTheme="minorHAnsi" w:hAnsiTheme="minorHAnsi" w:cstheme="minorHAnsi"/>
        </w:rPr>
        <w:lastRenderedPageBreak/>
        <w:t>D</w:t>
      </w:r>
      <w:r w:rsidR="00F11BE6" w:rsidRPr="00720F8E">
        <w:rPr>
          <w:rFonts w:asciiTheme="minorHAnsi" w:hAnsiTheme="minorHAnsi" w:cstheme="minorHAnsi"/>
        </w:rPr>
        <w:t>eclarations and d</w:t>
      </w:r>
      <w:r w:rsidRPr="00720F8E">
        <w:rPr>
          <w:rFonts w:asciiTheme="minorHAnsi" w:hAnsiTheme="minorHAnsi" w:cstheme="minorHAnsi"/>
        </w:rPr>
        <w:t>river history (Motor)</w:t>
      </w:r>
      <w:bookmarkEnd w:id="7920"/>
      <w:bookmarkEnd w:id="7921"/>
    </w:p>
    <w:p w14:paraId="711E250A" w14:textId="2122F84F" w:rsidR="00954412" w:rsidRDefault="00EA3B64" w:rsidP="6D5B893E">
      <w:pPr>
        <w:jc w:val="center"/>
        <w:rPr>
          <w:rFonts w:asciiTheme="minorHAnsi" w:hAnsiTheme="minorHAnsi" w:cstheme="minorHAnsi"/>
        </w:rPr>
      </w:pPr>
      <w:r w:rsidRPr="00A52B9F">
        <w:rPr>
          <w:rFonts w:asciiTheme="minorHAnsi" w:hAnsiTheme="minorHAnsi" w:cstheme="minorHAnsi"/>
          <w:noProof/>
        </w:rPr>
        <w:drawing>
          <wp:inline distT="0" distB="0" distL="0" distR="0" wp14:anchorId="6198CCAF" wp14:editId="3DF13E53">
            <wp:extent cx="3636584" cy="2222500"/>
            <wp:effectExtent l="0" t="0" r="2540" b="6350"/>
            <wp:docPr id="199581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15726" name=""/>
                    <pic:cNvPicPr/>
                  </pic:nvPicPr>
                  <pic:blipFill>
                    <a:blip r:embed="rId42"/>
                    <a:stretch>
                      <a:fillRect/>
                    </a:stretch>
                  </pic:blipFill>
                  <pic:spPr>
                    <a:xfrm>
                      <a:off x="0" y="0"/>
                      <a:ext cx="3649390" cy="2230326"/>
                    </a:xfrm>
                    <a:prstGeom prst="rect">
                      <a:avLst/>
                    </a:prstGeom>
                  </pic:spPr>
                </pic:pic>
              </a:graphicData>
            </a:graphic>
          </wp:inline>
        </w:drawing>
      </w:r>
    </w:p>
    <w:p w14:paraId="7746B182" w14:textId="38CB5788" w:rsidR="00E6304C" w:rsidRDefault="00E6304C" w:rsidP="6D5B893E">
      <w:pPr>
        <w:jc w:val="center"/>
        <w:rPr>
          <w:rFonts w:asciiTheme="minorHAnsi" w:hAnsiTheme="minorHAnsi" w:cstheme="minorHAnsi"/>
        </w:rPr>
      </w:pPr>
      <w:r w:rsidRPr="00A52B9F">
        <w:rPr>
          <w:rFonts w:asciiTheme="minorHAnsi" w:hAnsiTheme="minorHAnsi" w:cstheme="minorHAnsi"/>
          <w:noProof/>
        </w:rPr>
        <w:drawing>
          <wp:inline distT="0" distB="0" distL="0" distR="0" wp14:anchorId="1C931B39" wp14:editId="52881965">
            <wp:extent cx="3683000" cy="3250791"/>
            <wp:effectExtent l="0" t="0" r="0" b="6985"/>
            <wp:docPr id="522503458" name="Picture 1" descr="A screenshot of a car registratio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03458" name="Picture 1" descr="A screenshot of a car registration form&#10;&#10;Description automatically generated"/>
                    <pic:cNvPicPr/>
                  </pic:nvPicPr>
                  <pic:blipFill>
                    <a:blip r:embed="rId43"/>
                    <a:stretch>
                      <a:fillRect/>
                    </a:stretch>
                  </pic:blipFill>
                  <pic:spPr>
                    <a:xfrm>
                      <a:off x="0" y="0"/>
                      <a:ext cx="3693556" cy="3260109"/>
                    </a:xfrm>
                    <a:prstGeom prst="rect">
                      <a:avLst/>
                    </a:prstGeom>
                  </pic:spPr>
                </pic:pic>
              </a:graphicData>
            </a:graphic>
          </wp:inline>
        </w:drawing>
      </w:r>
    </w:p>
    <w:p w14:paraId="28595262" w14:textId="02F595C6" w:rsidR="003F04B7" w:rsidRDefault="003F04B7">
      <w:pPr>
        <w:rPr>
          <w:ins w:id="7922" w:author="Sue Simnor (EXT Idiom)" w:date="2024-08-07T10:12:00Z" w16du:dateUtc="2024-08-07T00:12:00Z"/>
          <w:rFonts w:asciiTheme="minorHAnsi" w:hAnsiTheme="minorHAnsi" w:cstheme="minorHAnsi"/>
        </w:rPr>
      </w:pPr>
      <w:ins w:id="7923" w:author="Sue Simnor (EXT Idiom)" w:date="2024-08-07T10:12:00Z" w16du:dateUtc="2024-08-07T00:12:00Z">
        <w:r>
          <w:rPr>
            <w:rFonts w:asciiTheme="minorHAnsi" w:hAnsiTheme="minorHAnsi" w:cstheme="minorHAnsi"/>
          </w:rPr>
          <w:br w:type="page"/>
        </w:r>
      </w:ins>
    </w:p>
    <w:p w14:paraId="4D95FD84" w14:textId="227F716C" w:rsidR="00222F4F" w:rsidRDefault="00222F4F" w:rsidP="00222F4F">
      <w:pPr>
        <w:rPr>
          <w:rFonts w:asciiTheme="minorHAnsi" w:hAnsiTheme="minorHAnsi" w:cstheme="minorHAnsi"/>
        </w:rPr>
      </w:pPr>
    </w:p>
    <w:tbl>
      <w:tblPr>
        <w:tblW w:w="20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2243"/>
        <w:gridCol w:w="8079"/>
        <w:gridCol w:w="1418"/>
        <w:gridCol w:w="1843"/>
        <w:gridCol w:w="1843"/>
        <w:gridCol w:w="1843"/>
        <w:gridCol w:w="1843"/>
      </w:tblGrid>
      <w:tr w:rsidR="00235925" w:rsidRPr="003F04B7" w14:paraId="76D81444" w14:textId="77777777" w:rsidTr="00226547">
        <w:trPr>
          <w:gridAfter w:val="3"/>
          <w:wAfter w:w="5529" w:type="dxa"/>
          <w:cantSplit/>
          <w:trHeight w:val="415"/>
        </w:trPr>
        <w:tc>
          <w:tcPr>
            <w:tcW w:w="101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E438903" w14:textId="3C528367" w:rsidR="00866A3B" w:rsidRPr="003F04B7" w:rsidRDefault="00866A3B">
            <w:pPr>
              <w:tabs>
                <w:tab w:val="left" w:pos="1800"/>
              </w:tabs>
              <w:jc w:val="center"/>
              <w:rPr>
                <w:rFonts w:asciiTheme="minorHAnsi" w:hAnsiTheme="minorHAnsi" w:cstheme="minorHAnsi"/>
                <w:b/>
                <w:rPrChange w:id="7924" w:author="Sue Simnor (EXT Idiom)" w:date="2024-08-07T10:13:00Z" w16du:dateUtc="2024-08-07T00:13:00Z">
                  <w:rPr>
                    <w:rFonts w:asciiTheme="minorHAnsi" w:hAnsiTheme="minorHAnsi" w:cstheme="minorHAnsi"/>
                    <w:b/>
                    <w:sz w:val="20"/>
                    <w:szCs w:val="20"/>
                  </w:rPr>
                </w:rPrChange>
              </w:rPr>
              <w:pPrChange w:id="7925" w:author="Sue Simnor (EXT Idiom)" w:date="2024-08-15T15:00:00Z" w16du:dateUtc="2024-08-15T05:00:00Z">
                <w:pPr>
                  <w:tabs>
                    <w:tab w:val="left" w:pos="1800"/>
                  </w:tabs>
                </w:pPr>
              </w:pPrChange>
            </w:pPr>
            <w:r w:rsidRPr="003F04B7">
              <w:rPr>
                <w:rFonts w:asciiTheme="minorHAnsi" w:hAnsiTheme="minorHAnsi" w:cstheme="minorHAnsi"/>
                <w:b/>
                <w:rPrChange w:id="7926" w:author="Sue Simnor (EXT Idiom)" w:date="2024-08-07T10:13:00Z" w16du:dateUtc="2024-08-07T00:13:00Z">
                  <w:rPr>
                    <w:rFonts w:asciiTheme="minorHAnsi" w:hAnsiTheme="minorHAnsi" w:cstheme="minorHAnsi"/>
                    <w:b/>
                    <w:sz w:val="20"/>
                    <w:szCs w:val="20"/>
                  </w:rPr>
                </w:rPrChange>
              </w:rPr>
              <w:t>Ref</w:t>
            </w:r>
          </w:p>
        </w:tc>
        <w:tc>
          <w:tcPr>
            <w:tcW w:w="224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FEC29AE" w14:textId="28DEB63E" w:rsidR="00866A3B" w:rsidRPr="003F04B7" w:rsidRDefault="00866A3B">
            <w:pPr>
              <w:tabs>
                <w:tab w:val="left" w:pos="1800"/>
              </w:tabs>
              <w:jc w:val="center"/>
              <w:rPr>
                <w:rFonts w:ascii="Calibri" w:hAnsi="Calibri" w:cs="Calibri"/>
                <w:b/>
                <w:bCs/>
                <w:rPrChange w:id="7927" w:author="Sue Simnor (EXT Idiom)" w:date="2024-08-07T10:13:00Z" w16du:dateUtc="2024-08-07T00:13:00Z">
                  <w:rPr>
                    <w:rFonts w:ascii="Calibri" w:hAnsi="Calibri" w:cs="Calibri"/>
                    <w:b/>
                    <w:bCs/>
                    <w:sz w:val="20"/>
                    <w:szCs w:val="20"/>
                  </w:rPr>
                </w:rPrChange>
              </w:rPr>
              <w:pPrChange w:id="7928" w:author="Sue Simnor (EXT Idiom)" w:date="2024-08-15T15:00:00Z" w16du:dateUtc="2024-08-15T05:00:00Z">
                <w:pPr>
                  <w:tabs>
                    <w:tab w:val="left" w:pos="1800"/>
                  </w:tabs>
                </w:pPr>
              </w:pPrChange>
            </w:pPr>
            <w:r w:rsidRPr="003F04B7">
              <w:rPr>
                <w:rFonts w:ascii="Calibri" w:hAnsi="Calibri" w:cs="Calibri"/>
                <w:b/>
                <w:bCs/>
                <w:rPrChange w:id="7929" w:author="Sue Simnor (EXT Idiom)" w:date="2024-08-07T10:13:00Z" w16du:dateUtc="2024-08-07T00:13:00Z">
                  <w:rPr>
                    <w:rFonts w:ascii="Calibri" w:hAnsi="Calibri" w:cs="Calibri"/>
                    <w:b/>
                    <w:bCs/>
                    <w:sz w:val="20"/>
                    <w:szCs w:val="20"/>
                  </w:rPr>
                </w:rPrChange>
              </w:rPr>
              <w:t>Variables</w:t>
            </w:r>
          </w:p>
        </w:tc>
        <w:tc>
          <w:tcPr>
            <w:tcW w:w="807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207E024" w14:textId="034F39CC" w:rsidR="00866A3B" w:rsidRPr="003F04B7" w:rsidRDefault="00866A3B" w:rsidP="009E77C6">
            <w:pPr>
              <w:tabs>
                <w:tab w:val="left" w:pos="1800"/>
              </w:tabs>
              <w:jc w:val="center"/>
              <w:rPr>
                <w:rFonts w:asciiTheme="minorHAnsi" w:hAnsiTheme="minorHAnsi" w:cstheme="minorHAnsi"/>
                <w:b/>
              </w:rPr>
            </w:pPr>
            <w:r w:rsidRPr="003F04B7">
              <w:rPr>
                <w:rFonts w:asciiTheme="minorHAnsi" w:hAnsiTheme="minorHAnsi" w:cstheme="minorHAnsi"/>
                <w:b/>
                <w:rPrChange w:id="7930" w:author="Sue Simnor (EXT Idiom)" w:date="2024-08-07T10:13:00Z" w16du:dateUtc="2024-08-07T00:13:00Z">
                  <w:rPr>
                    <w:rFonts w:asciiTheme="minorHAnsi" w:hAnsiTheme="minorHAnsi" w:cstheme="minorHAnsi"/>
                    <w:b/>
                    <w:sz w:val="20"/>
                    <w:szCs w:val="20"/>
                  </w:rPr>
                </w:rPrChange>
              </w:rPr>
              <w:t>Content</w:t>
            </w:r>
          </w:p>
        </w:tc>
        <w:tc>
          <w:tcPr>
            <w:tcW w:w="141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32E7616" w14:textId="020944AF" w:rsidR="00866A3B" w:rsidRPr="003F04B7" w:rsidRDefault="00866A3B">
            <w:pPr>
              <w:tabs>
                <w:tab w:val="left" w:pos="1800"/>
              </w:tabs>
              <w:jc w:val="center"/>
              <w:rPr>
                <w:rFonts w:ascii="Calibri" w:hAnsi="Calibri" w:cs="Calibri"/>
                <w:b/>
                <w:bCs/>
                <w:color w:val="000000" w:themeColor="text1"/>
                <w:rPrChange w:id="7931" w:author="Sue Simnor (EXT Idiom)" w:date="2024-08-07T10:13:00Z" w16du:dateUtc="2024-08-07T00:13:00Z">
                  <w:rPr>
                    <w:rFonts w:ascii="Calibri" w:hAnsi="Calibri" w:cs="Calibri"/>
                    <w:b/>
                    <w:bCs/>
                    <w:color w:val="000000" w:themeColor="text1"/>
                    <w:sz w:val="20"/>
                    <w:szCs w:val="20"/>
                  </w:rPr>
                </w:rPrChange>
              </w:rPr>
              <w:pPrChange w:id="7932" w:author="Sue Simnor (EXT Idiom)" w:date="2024-08-15T15:00:00Z" w16du:dateUtc="2024-08-15T05:00:00Z">
                <w:pPr>
                  <w:tabs>
                    <w:tab w:val="left" w:pos="1800"/>
                  </w:tabs>
                </w:pPr>
              </w:pPrChange>
            </w:pPr>
            <w:r w:rsidRPr="003F04B7">
              <w:rPr>
                <w:rFonts w:ascii="Calibri" w:hAnsi="Calibri" w:cs="Calibri"/>
                <w:b/>
                <w:bCs/>
                <w:color w:val="000000" w:themeColor="text1"/>
                <w:rPrChange w:id="7933" w:author="Sue Simnor (EXT Idiom)" w:date="2024-08-07T10:13:00Z" w16du:dateUtc="2024-08-07T00:13:00Z">
                  <w:rPr>
                    <w:rFonts w:ascii="Calibri" w:hAnsi="Calibri" w:cs="Calibri"/>
                    <w:b/>
                    <w:bCs/>
                    <w:color w:val="000000" w:themeColor="text1"/>
                    <w:sz w:val="20"/>
                    <w:szCs w:val="20"/>
                  </w:rPr>
                </w:rPrChange>
              </w:rPr>
              <w:t>Logic</w:t>
            </w:r>
          </w:p>
        </w:tc>
        <w:tc>
          <w:tcPr>
            <w:tcW w:w="184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874D588" w14:textId="6E687C01" w:rsidR="00866A3B" w:rsidRPr="003F04B7" w:rsidRDefault="00866A3B">
            <w:pPr>
              <w:tabs>
                <w:tab w:val="left" w:pos="1800"/>
              </w:tabs>
              <w:jc w:val="center"/>
              <w:rPr>
                <w:rFonts w:asciiTheme="minorHAnsi" w:hAnsiTheme="minorHAnsi" w:cstheme="minorHAnsi"/>
                <w:b/>
                <w:bCs/>
                <w:rPrChange w:id="7934" w:author="Sue Simnor (EXT Idiom)" w:date="2024-08-07T10:13:00Z" w16du:dateUtc="2024-08-07T00:13:00Z">
                  <w:rPr>
                    <w:rFonts w:asciiTheme="minorHAnsi" w:hAnsiTheme="minorHAnsi" w:cstheme="minorHAnsi"/>
                    <w:b/>
                    <w:bCs/>
                    <w:sz w:val="20"/>
                    <w:szCs w:val="20"/>
                  </w:rPr>
                </w:rPrChange>
              </w:rPr>
              <w:pPrChange w:id="7935" w:author="Sue Simnor (EXT Idiom)" w:date="2024-08-15T15:00:00Z" w16du:dateUtc="2024-08-15T05:00:00Z">
                <w:pPr>
                  <w:tabs>
                    <w:tab w:val="left" w:pos="1800"/>
                  </w:tabs>
                </w:pPr>
              </w:pPrChange>
            </w:pPr>
            <w:r w:rsidRPr="003F04B7">
              <w:rPr>
                <w:rFonts w:asciiTheme="minorHAnsi" w:hAnsiTheme="minorHAnsi" w:cstheme="minorHAnsi"/>
                <w:b/>
                <w:bCs/>
                <w:rPrChange w:id="7936" w:author="Sue Simnor (EXT Idiom)" w:date="2024-08-07T10:13:00Z" w16du:dateUtc="2024-08-07T00:13:00Z">
                  <w:rPr>
                    <w:rFonts w:asciiTheme="minorHAnsi" w:hAnsiTheme="minorHAnsi" w:cstheme="minorHAnsi"/>
                    <w:b/>
                    <w:bCs/>
                    <w:sz w:val="20"/>
                    <w:szCs w:val="20"/>
                  </w:rPr>
                </w:rPrChange>
              </w:rPr>
              <w:t>Style</w:t>
            </w:r>
          </w:p>
        </w:tc>
      </w:tr>
      <w:tr w:rsidR="00866A3B" w:rsidRPr="00BD6987" w14:paraId="019670CB"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4FEA79F9" w14:textId="024975C0" w:rsidR="00866A3B" w:rsidRPr="00BD6987" w:rsidRDefault="008A6A6F">
            <w:pPr>
              <w:tabs>
                <w:tab w:val="left" w:pos="1800"/>
              </w:tabs>
              <w:jc w:val="center"/>
              <w:rPr>
                <w:rFonts w:asciiTheme="minorHAnsi" w:hAnsiTheme="minorHAnsi" w:cstheme="minorHAnsi"/>
                <w:b/>
                <w:sz w:val="20"/>
                <w:szCs w:val="20"/>
              </w:rPr>
              <w:pPrChange w:id="7937" w:author="Sue Simnor (EXT Idiom)" w:date="2024-08-15T15:00:00Z" w16du:dateUtc="2024-08-15T05:00:00Z">
                <w:pPr>
                  <w:tabs>
                    <w:tab w:val="left" w:pos="1800"/>
                  </w:tabs>
                </w:pPr>
              </w:pPrChange>
            </w:pPr>
            <w:r w:rsidRPr="000916A6">
              <w:rPr>
                <w:rFonts w:asciiTheme="minorHAnsi" w:hAnsiTheme="minorHAnsi" w:cstheme="minorHAnsi"/>
                <w:bCs/>
                <w:sz w:val="20"/>
                <w:szCs w:val="20"/>
              </w:rPr>
              <w:t>DDH 1</w:t>
            </w:r>
          </w:p>
        </w:tc>
        <w:tc>
          <w:tcPr>
            <w:tcW w:w="2243" w:type="dxa"/>
            <w:tcBorders>
              <w:top w:val="single" w:sz="4" w:space="0" w:color="auto"/>
              <w:left w:val="single" w:sz="4" w:space="0" w:color="auto"/>
              <w:bottom w:val="single" w:sz="4" w:space="0" w:color="auto"/>
              <w:right w:val="single" w:sz="4" w:space="0" w:color="auto"/>
            </w:tcBorders>
          </w:tcPr>
          <w:p w14:paraId="7156254A" w14:textId="5737029E" w:rsidR="00866A3B" w:rsidRPr="00866A3B" w:rsidRDefault="00866A3B">
            <w:pPr>
              <w:tabs>
                <w:tab w:val="left" w:pos="1800"/>
              </w:tabs>
              <w:jc w:val="center"/>
              <w:rPr>
                <w:rFonts w:ascii="Calibri" w:hAnsi="Calibri" w:cs="Calibri"/>
                <w:sz w:val="20"/>
                <w:szCs w:val="20"/>
              </w:rPr>
              <w:pPrChange w:id="7938" w:author="Sue Simnor (EXT Idiom)" w:date="2024-08-15T15:00:00Z" w16du:dateUtc="2024-08-15T05:00:00Z">
                <w:pPr>
                  <w:tabs>
                    <w:tab w:val="left" w:pos="1800"/>
                  </w:tabs>
                </w:pPr>
              </w:pPrChange>
            </w:pPr>
          </w:p>
        </w:tc>
        <w:tc>
          <w:tcPr>
            <w:tcW w:w="8079" w:type="dxa"/>
            <w:tcBorders>
              <w:top w:val="single" w:sz="4" w:space="0" w:color="auto"/>
              <w:left w:val="single" w:sz="4" w:space="0" w:color="auto"/>
              <w:bottom w:val="single" w:sz="4" w:space="0" w:color="auto"/>
              <w:right w:val="single" w:sz="4" w:space="0" w:color="auto"/>
            </w:tcBorders>
          </w:tcPr>
          <w:p w14:paraId="10E16DF0" w14:textId="746C4642" w:rsidR="00866A3B" w:rsidRPr="000C1A69" w:rsidRDefault="00866A3B">
            <w:pPr>
              <w:tabs>
                <w:tab w:val="left" w:pos="1800"/>
              </w:tabs>
              <w:jc w:val="center"/>
              <w:rPr>
                <w:rFonts w:asciiTheme="minorHAnsi" w:hAnsiTheme="minorHAnsi" w:cstheme="minorHAnsi"/>
                <w:b/>
                <w:sz w:val="20"/>
                <w:szCs w:val="20"/>
              </w:rPr>
              <w:pPrChange w:id="7939" w:author="Sue Simnor (EXT Idiom)" w:date="2024-08-15T15:00:00Z" w16du:dateUtc="2024-08-15T05:00:00Z">
                <w:pPr>
                  <w:tabs>
                    <w:tab w:val="left" w:pos="1800"/>
                  </w:tabs>
                  <w:jc w:val="right"/>
                </w:pPr>
              </w:pPrChang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44"/>
            </w:tblGrid>
            <w:tr w:rsidR="003F04B7" w:rsidRPr="000C1A69" w14:paraId="6C8B910B" w14:textId="77777777" w:rsidTr="624AC179">
              <w:tc>
                <w:tcPr>
                  <w:tcW w:w="6544" w:type="dxa"/>
                </w:tcPr>
                <w:p w14:paraId="334352F3" w14:textId="0C7A8DC7" w:rsidR="003F04B7" w:rsidRPr="000C1A69" w:rsidRDefault="003F04B7">
                  <w:pPr>
                    <w:pStyle w:val="Heading1COI"/>
                    <w:jc w:val="center"/>
                    <w:rPr>
                      <w:rFonts w:asciiTheme="minorHAnsi" w:hAnsiTheme="minorHAnsi" w:cstheme="minorBidi"/>
                      <w:sz w:val="20"/>
                      <w:szCs w:val="20"/>
                    </w:rPr>
                    <w:pPrChange w:id="7940" w:author="Sue Simnor (EXT Idiom)" w:date="2024-08-15T15:00:00Z" w16du:dateUtc="2024-08-15T05:00:00Z">
                      <w:pPr>
                        <w:pStyle w:val="Heading1COI"/>
                      </w:pPr>
                    </w:pPrChange>
                  </w:pPr>
                  <w:r w:rsidRPr="000C1A69">
                    <w:t>3.</w:t>
                  </w:r>
                  <w:commentRangeStart w:id="7941"/>
                  <w:r w:rsidRPr="000C1A69">
                    <w:t>Declarations and driver history</w:t>
                  </w:r>
                  <w:commentRangeStart w:id="7942"/>
                  <w:commentRangeStart w:id="7943"/>
                  <w:commentRangeStart w:id="7944"/>
                  <w:commentRangeEnd w:id="7941"/>
                  <w:r w:rsidRPr="000C1A69">
                    <w:rPr>
                      <w:rStyle w:val="CommentReference"/>
                      <w:rFonts w:asciiTheme="minorHAnsi" w:hAnsiTheme="minorHAnsi" w:cstheme="minorBidi"/>
                      <w:sz w:val="20"/>
                      <w:szCs w:val="20"/>
                    </w:rPr>
                    <w:commentReference w:id="7941"/>
                  </w:r>
                  <w:commentRangeEnd w:id="7942"/>
                  <w:r w:rsidRPr="000C1A69">
                    <w:rPr>
                      <w:rStyle w:val="CommentReference"/>
                      <w:rFonts w:asciiTheme="minorHAnsi" w:hAnsiTheme="minorHAnsi" w:cstheme="minorBidi"/>
                      <w:sz w:val="20"/>
                      <w:szCs w:val="20"/>
                    </w:rPr>
                    <w:commentReference w:id="7942"/>
                  </w:r>
                  <w:commentRangeEnd w:id="7943"/>
                  <w:r w:rsidRPr="000C1A69">
                    <w:rPr>
                      <w:rStyle w:val="CommentReference"/>
                      <w:rFonts w:asciiTheme="minorHAnsi" w:hAnsiTheme="minorHAnsi" w:cstheme="minorBidi"/>
                      <w:sz w:val="20"/>
                      <w:szCs w:val="20"/>
                    </w:rPr>
                    <w:commentReference w:id="7943"/>
                  </w:r>
                  <w:commentRangeEnd w:id="7944"/>
                  <w:r w:rsidRPr="000C1A69">
                    <w:rPr>
                      <w:rStyle w:val="CommentReference"/>
                      <w:rFonts w:asciiTheme="minorHAnsi" w:hAnsiTheme="minorHAnsi" w:cstheme="minorBidi"/>
                      <w:sz w:val="20"/>
                      <w:szCs w:val="20"/>
                    </w:rPr>
                    <w:commentReference w:id="7944"/>
                  </w:r>
                </w:p>
              </w:tc>
            </w:tr>
          </w:tbl>
          <w:p w14:paraId="41484749" w14:textId="417BAAF2" w:rsidR="00866A3B" w:rsidRPr="000C1A69" w:rsidRDefault="00866A3B">
            <w:pPr>
              <w:tabs>
                <w:tab w:val="left" w:pos="1800"/>
              </w:tabs>
              <w:jc w:val="center"/>
              <w:rPr>
                <w:rFonts w:asciiTheme="minorHAnsi" w:hAnsiTheme="minorHAnsi" w:cstheme="minorHAnsi"/>
                <w:b/>
                <w:sz w:val="20"/>
                <w:szCs w:val="20"/>
              </w:rPr>
              <w:pPrChange w:id="7946" w:author="Sue Simnor (EXT Idiom)" w:date="2024-08-15T15:00:00Z" w16du:dateUtc="2024-08-15T05:00:00Z">
                <w:pPr>
                  <w:tabs>
                    <w:tab w:val="left" w:pos="1800"/>
                  </w:tabs>
                </w:pPr>
              </w:pPrChange>
            </w:pPr>
          </w:p>
        </w:tc>
        <w:tc>
          <w:tcPr>
            <w:tcW w:w="1418" w:type="dxa"/>
            <w:tcBorders>
              <w:top w:val="single" w:sz="4" w:space="0" w:color="auto"/>
              <w:left w:val="single" w:sz="4" w:space="0" w:color="auto"/>
              <w:bottom w:val="single" w:sz="4" w:space="0" w:color="auto"/>
              <w:right w:val="single" w:sz="4" w:space="0" w:color="auto"/>
            </w:tcBorders>
          </w:tcPr>
          <w:p w14:paraId="0CE391C4" w14:textId="5511A7F4" w:rsidR="00866A3B" w:rsidRPr="000C1A69" w:rsidRDefault="00866A3B">
            <w:pPr>
              <w:tabs>
                <w:tab w:val="left" w:pos="1800"/>
              </w:tabs>
              <w:jc w:val="center"/>
              <w:rPr>
                <w:rFonts w:ascii="Calibri" w:hAnsi="Calibri" w:cs="Calibri"/>
                <w:color w:val="000000" w:themeColor="text1"/>
                <w:sz w:val="20"/>
                <w:szCs w:val="20"/>
              </w:rPr>
              <w:pPrChange w:id="7947" w:author="Sue Simnor (EXT Idiom)" w:date="2024-08-15T15:00:00Z" w16du:dateUtc="2024-08-15T05:00:00Z">
                <w:pPr>
                  <w:tabs>
                    <w:tab w:val="left" w:pos="1800"/>
                  </w:tabs>
                </w:pPr>
              </w:pPrChange>
            </w:pPr>
            <w:r w:rsidRPr="000C1A69">
              <w:rPr>
                <w:rFonts w:ascii="Calibri" w:hAnsi="Calibri" w:cs="Calibri"/>
                <w:color w:val="000000" w:themeColor="text1"/>
                <w:sz w:val="20"/>
                <w:szCs w:val="20"/>
              </w:rPr>
              <w:t>Always display</w:t>
            </w:r>
          </w:p>
          <w:p w14:paraId="115BC24E" w14:textId="2165236B" w:rsidR="00866A3B" w:rsidRPr="000C1A69" w:rsidRDefault="00866A3B">
            <w:pPr>
              <w:tabs>
                <w:tab w:val="left" w:pos="1800"/>
              </w:tabs>
              <w:jc w:val="center"/>
              <w:rPr>
                <w:rFonts w:ascii="Calibri" w:hAnsi="Calibri" w:cs="Calibri"/>
                <w:color w:val="000000" w:themeColor="text1"/>
                <w:sz w:val="20"/>
                <w:szCs w:val="20"/>
              </w:rPr>
              <w:pPrChange w:id="7948" w:author="Sue Simnor (EXT Idiom)" w:date="2024-08-15T15:00:00Z" w16du:dateUtc="2024-08-15T05:00:00Z">
                <w:pPr>
                  <w:tabs>
                    <w:tab w:val="left" w:pos="1800"/>
                  </w:tabs>
                </w:pPr>
              </w:pPrChange>
            </w:pPr>
          </w:p>
          <w:p w14:paraId="0839E35C" w14:textId="53C204B7" w:rsidR="00866A3B" w:rsidRPr="000C1A69" w:rsidRDefault="00866A3B">
            <w:pPr>
              <w:tabs>
                <w:tab w:val="left" w:pos="1800"/>
              </w:tabs>
              <w:jc w:val="center"/>
              <w:rPr>
                <w:rFonts w:ascii="Calibri" w:hAnsi="Calibri" w:cs="Calibri"/>
                <w:color w:val="000000" w:themeColor="text1"/>
                <w:sz w:val="20"/>
                <w:szCs w:val="20"/>
              </w:rPr>
              <w:pPrChange w:id="7949" w:author="Sue Simnor (EXT Idiom)" w:date="2024-08-15T15:00:00Z" w16du:dateUtc="2024-08-15T05:00:00Z">
                <w:pPr>
                  <w:tabs>
                    <w:tab w:val="left" w:pos="1800"/>
                  </w:tabs>
                </w:pPr>
              </w:pPrChange>
            </w:pPr>
            <w:commentRangeStart w:id="7950"/>
            <w:commentRangeStart w:id="7951"/>
            <w:commentRangeEnd w:id="7950"/>
            <w:r w:rsidRPr="000C1A69">
              <w:rPr>
                <w:rStyle w:val="CommentReference"/>
                <w:rFonts w:ascii="Calibri" w:hAnsi="Calibri" w:cs="Calibri"/>
                <w:color w:val="000000" w:themeColor="text1"/>
                <w:sz w:val="20"/>
                <w:szCs w:val="20"/>
              </w:rPr>
              <w:commentReference w:id="7950"/>
            </w:r>
            <w:commentRangeEnd w:id="7951"/>
            <w:r w:rsidR="0090742B" w:rsidRPr="000C1A69">
              <w:rPr>
                <w:rStyle w:val="CommentReference"/>
                <w:rFonts w:ascii="Calibri" w:hAnsi="Calibri" w:cs="Calibri"/>
                <w:color w:val="000000" w:themeColor="text1"/>
                <w:sz w:val="20"/>
                <w:szCs w:val="20"/>
              </w:rPr>
              <w:commentReference w:id="7951"/>
            </w:r>
          </w:p>
        </w:tc>
        <w:tc>
          <w:tcPr>
            <w:tcW w:w="1843" w:type="dxa"/>
            <w:tcBorders>
              <w:top w:val="single" w:sz="4" w:space="0" w:color="auto"/>
              <w:left w:val="single" w:sz="4" w:space="0" w:color="auto"/>
              <w:bottom w:val="single" w:sz="4" w:space="0" w:color="auto"/>
              <w:right w:val="single" w:sz="4" w:space="0" w:color="auto"/>
            </w:tcBorders>
          </w:tcPr>
          <w:p w14:paraId="2FD3FCAA" w14:textId="553BCFBF" w:rsidR="00866A3B" w:rsidRPr="000C1A69" w:rsidRDefault="00866A3B">
            <w:pPr>
              <w:tabs>
                <w:tab w:val="left" w:pos="1800"/>
              </w:tabs>
              <w:jc w:val="center"/>
              <w:rPr>
                <w:rFonts w:asciiTheme="minorHAnsi" w:hAnsiTheme="minorHAnsi" w:cstheme="minorHAnsi"/>
                <w:bCs/>
                <w:sz w:val="20"/>
                <w:szCs w:val="20"/>
              </w:rPr>
              <w:pPrChange w:id="7952" w:author="Sue Simnor (EXT Idiom)" w:date="2024-08-15T15:00:00Z" w16du:dateUtc="2024-08-15T05:00:00Z">
                <w:pPr>
                  <w:tabs>
                    <w:tab w:val="left" w:pos="1800"/>
                  </w:tabs>
                </w:pPr>
              </w:pPrChange>
            </w:pPr>
          </w:p>
          <w:p w14:paraId="7290E118" w14:textId="729DC879" w:rsidR="00866A3B" w:rsidRPr="000C1A69" w:rsidRDefault="00866A3B">
            <w:pPr>
              <w:tabs>
                <w:tab w:val="left" w:pos="1800"/>
              </w:tabs>
              <w:jc w:val="center"/>
              <w:rPr>
                <w:rFonts w:asciiTheme="minorHAnsi" w:hAnsiTheme="minorHAnsi" w:cstheme="minorHAnsi"/>
                <w:bCs/>
                <w:sz w:val="20"/>
                <w:szCs w:val="20"/>
              </w:rPr>
              <w:pPrChange w:id="7953" w:author="Sue Simnor (EXT Idiom)" w:date="2024-08-15T15:00:00Z" w16du:dateUtc="2024-08-15T05:00:00Z">
                <w:pPr>
                  <w:tabs>
                    <w:tab w:val="left" w:pos="1800"/>
                  </w:tabs>
                </w:pPr>
              </w:pPrChange>
            </w:pPr>
          </w:p>
          <w:p w14:paraId="3B183FAB" w14:textId="42BF8945" w:rsidR="00866A3B" w:rsidRPr="000C1A69" w:rsidRDefault="00866A3B">
            <w:pPr>
              <w:tabs>
                <w:tab w:val="left" w:pos="1800"/>
              </w:tabs>
              <w:jc w:val="center"/>
              <w:rPr>
                <w:rFonts w:asciiTheme="minorHAnsi" w:hAnsiTheme="minorHAnsi" w:cstheme="minorHAnsi"/>
                <w:bCs/>
                <w:sz w:val="20"/>
                <w:szCs w:val="20"/>
              </w:rPr>
              <w:pPrChange w:id="7954" w:author="Sue Simnor (EXT Idiom)" w:date="2024-08-15T15:00:00Z" w16du:dateUtc="2024-08-15T05:00:00Z">
                <w:pPr>
                  <w:tabs>
                    <w:tab w:val="left" w:pos="1800"/>
                  </w:tabs>
                </w:pPr>
              </w:pPrChange>
            </w:pPr>
            <w:r w:rsidRPr="000C1A69">
              <w:rPr>
                <w:rFonts w:asciiTheme="minorHAnsi" w:hAnsiTheme="minorHAnsi" w:cstheme="minorHAnsi"/>
                <w:bCs/>
                <w:sz w:val="20"/>
                <w:szCs w:val="20"/>
              </w:rPr>
              <w:t>Heading_1_COI</w:t>
            </w:r>
          </w:p>
        </w:tc>
      </w:tr>
      <w:tr w:rsidR="00BA1169" w:rsidRPr="00105B58" w14:paraId="79B7AF03"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5362975F" w14:textId="7379CB82" w:rsidR="00BA1169" w:rsidRPr="00105B58" w:rsidRDefault="00BA1169" w:rsidP="00105B58">
            <w:pPr>
              <w:tabs>
                <w:tab w:val="left" w:pos="1800"/>
              </w:tabs>
              <w:jc w:val="center"/>
              <w:rPr>
                <w:rFonts w:asciiTheme="minorHAnsi" w:hAnsiTheme="minorHAnsi" w:cstheme="minorHAnsi"/>
                <w:b/>
                <w:sz w:val="20"/>
                <w:szCs w:val="20"/>
              </w:rPr>
            </w:pPr>
            <w:r w:rsidRPr="00105B58">
              <w:rPr>
                <w:rFonts w:asciiTheme="minorHAnsi" w:hAnsiTheme="minorHAnsi" w:cstheme="minorHAnsi"/>
                <w:bCs/>
                <w:sz w:val="20"/>
                <w:szCs w:val="20"/>
              </w:rPr>
              <w:t>DDH 2</w:t>
            </w:r>
          </w:p>
        </w:tc>
        <w:tc>
          <w:tcPr>
            <w:tcW w:w="2243" w:type="dxa"/>
            <w:tcBorders>
              <w:top w:val="single" w:sz="4" w:space="0" w:color="auto"/>
              <w:left w:val="single" w:sz="4" w:space="0" w:color="auto"/>
              <w:bottom w:val="single" w:sz="4" w:space="0" w:color="auto"/>
              <w:right w:val="single" w:sz="4" w:space="0" w:color="auto"/>
            </w:tcBorders>
          </w:tcPr>
          <w:p w14:paraId="0F111DF6" w14:textId="325CD33A" w:rsidR="00BA1169" w:rsidRPr="00105B58" w:rsidRDefault="00BA1169" w:rsidP="00105B58">
            <w:pPr>
              <w:tabs>
                <w:tab w:val="left" w:pos="1800"/>
              </w:tabs>
              <w:jc w:val="center"/>
              <w:rPr>
                <w:rFonts w:ascii="Calibri" w:hAnsi="Calibri" w:cs="Calibri"/>
                <w:sz w:val="20"/>
                <w:szCs w:val="20"/>
              </w:rPr>
            </w:pPr>
            <w:r w:rsidRPr="00105B58">
              <w:rPr>
                <w:rFonts w:ascii="Calibri" w:hAnsi="Calibri" w:cs="Calibri"/>
                <w:sz w:val="20"/>
                <w:szCs w:val="20"/>
              </w:rPr>
              <w:t>&lt;DriverNoOfClaims&gt; &lt;DriverClaimDateofLossMonth&gt; &lt;DriverClaimDateofLossYear&gt;</w:t>
            </w:r>
          </w:p>
          <w:p w14:paraId="1EB72FB9" w14:textId="2147AA6D" w:rsidR="00BA1169" w:rsidRPr="00105B58" w:rsidRDefault="00BA1169" w:rsidP="00105B58">
            <w:pPr>
              <w:tabs>
                <w:tab w:val="left" w:pos="1800"/>
              </w:tabs>
              <w:jc w:val="center"/>
              <w:rPr>
                <w:rFonts w:ascii="Calibri" w:hAnsi="Calibri" w:cs="Calibri"/>
                <w:sz w:val="20"/>
                <w:szCs w:val="20"/>
              </w:rPr>
            </w:pPr>
            <w:r w:rsidRPr="00105B58">
              <w:rPr>
                <w:rFonts w:ascii="Calibri" w:hAnsi="Calibri" w:cs="Calibri"/>
                <w:sz w:val="20"/>
                <w:szCs w:val="20"/>
              </w:rPr>
              <w:t>&lt;AdditionalDriverClaimDateofLossMonth&gt;</w:t>
            </w:r>
          </w:p>
          <w:p w14:paraId="6A25178A" w14:textId="2687093F" w:rsidR="00BA1169" w:rsidRPr="00105B58" w:rsidRDefault="00BA1169" w:rsidP="00105B58">
            <w:pPr>
              <w:tabs>
                <w:tab w:val="left" w:pos="1800"/>
              </w:tabs>
              <w:jc w:val="center"/>
              <w:rPr>
                <w:rFonts w:ascii="Calibri" w:hAnsi="Calibri" w:cs="Calibri"/>
                <w:sz w:val="20"/>
                <w:szCs w:val="20"/>
              </w:rPr>
            </w:pPr>
            <w:r w:rsidRPr="00105B58">
              <w:rPr>
                <w:rFonts w:ascii="Calibri" w:hAnsi="Calibri" w:cs="Calibri"/>
                <w:sz w:val="20"/>
                <w:szCs w:val="20"/>
              </w:rPr>
              <w:t>&lt;AdditionalDriverClaimDateofLossYear&gt;&lt;DriverClaimTypeDisplay&gt;</w:t>
            </w:r>
          </w:p>
          <w:p w14:paraId="2C04F81A" w14:textId="64EC5DA9" w:rsidR="00BA1169" w:rsidRPr="00105B58" w:rsidRDefault="00BA1169" w:rsidP="00105B58">
            <w:pPr>
              <w:tabs>
                <w:tab w:val="left" w:pos="1800"/>
              </w:tabs>
              <w:jc w:val="center"/>
              <w:rPr>
                <w:rFonts w:ascii="Calibri" w:hAnsi="Calibri" w:cs="Calibri"/>
                <w:sz w:val="20"/>
                <w:szCs w:val="20"/>
              </w:rPr>
            </w:pPr>
            <w:r w:rsidRPr="00105B58">
              <w:rPr>
                <w:rFonts w:ascii="Calibri" w:hAnsi="Calibri" w:cs="Calibri"/>
                <w:sz w:val="20"/>
                <w:szCs w:val="20"/>
              </w:rPr>
              <w:t>&lt;AdditionalDriverClaimTypeDisplay&gt;</w:t>
            </w:r>
          </w:p>
          <w:p w14:paraId="55AED7A8" w14:textId="5AD21075" w:rsidR="00BA1169" w:rsidRPr="00105B58" w:rsidRDefault="00BA1169" w:rsidP="00105B58">
            <w:pPr>
              <w:tabs>
                <w:tab w:val="left" w:pos="1800"/>
              </w:tabs>
              <w:jc w:val="center"/>
              <w:rPr>
                <w:rFonts w:ascii="Calibri" w:hAnsi="Calibri" w:cs="Calibri"/>
                <w:sz w:val="20"/>
                <w:szCs w:val="20"/>
              </w:rPr>
            </w:pPr>
          </w:p>
        </w:tc>
        <w:tc>
          <w:tcPr>
            <w:tcW w:w="8079" w:type="dxa"/>
            <w:tcBorders>
              <w:top w:val="single" w:sz="4" w:space="0" w:color="auto"/>
              <w:left w:val="single" w:sz="4" w:space="0" w:color="auto"/>
              <w:bottom w:val="single" w:sz="4" w:space="0" w:color="auto"/>
              <w:right w:val="single" w:sz="4" w:space="0" w:color="auto"/>
            </w:tcBorders>
          </w:tcPr>
          <w:tbl>
            <w:tblPr>
              <w:tblStyle w:val="TableGrid"/>
              <w:tblW w:w="0" w:type="auto"/>
              <w:tblLayout w:type="fixed"/>
              <w:tblLook w:val="04A0" w:firstRow="1" w:lastRow="0" w:firstColumn="1" w:lastColumn="0" w:noHBand="0" w:noVBand="1"/>
            </w:tblPr>
            <w:tblGrid>
              <w:gridCol w:w="3850"/>
              <w:gridCol w:w="2976"/>
            </w:tblGrid>
            <w:tr w:rsidR="00BA1169" w:rsidRPr="00105B58" w14:paraId="0871090B" w14:textId="77777777" w:rsidTr="006C304F">
              <w:tc>
                <w:tcPr>
                  <w:tcW w:w="6826" w:type="dxa"/>
                  <w:gridSpan w:val="2"/>
                </w:tcPr>
                <w:p w14:paraId="64E38BA4" w14:textId="372873CE" w:rsidR="00BA1169" w:rsidRPr="00105B58" w:rsidRDefault="00BA1169" w:rsidP="00105B58">
                  <w:pPr>
                    <w:pStyle w:val="BodycopyB"/>
                    <w:jc w:val="center"/>
                  </w:pPr>
                  <w:commentRangeStart w:id="7955"/>
                  <w:commentRangeStart w:id="7956"/>
                  <w:r w:rsidRPr="00105B58">
                    <w:t>Claims</w:t>
                  </w:r>
                  <w:commentRangeEnd w:id="7955"/>
                  <w:r w:rsidRPr="00105B58">
                    <w:rPr>
                      <w:rStyle w:val="CommentReference"/>
                      <w:sz w:val="20"/>
                      <w:szCs w:val="24"/>
                    </w:rPr>
                    <w:commentReference w:id="7955"/>
                  </w:r>
                  <w:commentRangeEnd w:id="7956"/>
                  <w:r w:rsidRPr="00105B58">
                    <w:rPr>
                      <w:rStyle w:val="CommentReference"/>
                      <w:sz w:val="20"/>
                      <w:szCs w:val="24"/>
                    </w:rPr>
                    <w:commentReference w:id="7956"/>
                  </w:r>
                  <w:r w:rsidRPr="00105B58">
                    <w:t xml:space="preserve"> history in the last three years</w:t>
                  </w:r>
                </w:p>
              </w:tc>
            </w:tr>
            <w:tr w:rsidR="00BA1169" w:rsidRPr="00105B58" w14:paraId="05261F3A" w14:textId="77777777" w:rsidTr="006C304F">
              <w:tc>
                <w:tcPr>
                  <w:tcW w:w="3850" w:type="dxa"/>
                </w:tcPr>
                <w:p w14:paraId="7374A523" w14:textId="180912BC" w:rsidR="00BA1169" w:rsidRPr="00105B58" w:rsidRDefault="00BA1169" w:rsidP="00105B58">
                  <w:pPr>
                    <w:pStyle w:val="BodycopyB"/>
                    <w:jc w:val="center"/>
                    <w:rPr>
                      <w:rFonts w:asciiTheme="minorHAnsi" w:hAnsiTheme="minorHAnsi"/>
                      <w:bCs/>
                    </w:rPr>
                  </w:pPr>
                  <w:r w:rsidRPr="00105B58">
                    <w:rPr>
                      <w:rFonts w:asciiTheme="minorHAnsi" w:hAnsiTheme="minorHAnsi"/>
                      <w:bCs/>
                    </w:rPr>
                    <w:t>Date of loss</w:t>
                  </w:r>
                </w:p>
              </w:tc>
              <w:tc>
                <w:tcPr>
                  <w:tcW w:w="2976" w:type="dxa"/>
                </w:tcPr>
                <w:p w14:paraId="5CF02E1E" w14:textId="18A134F6" w:rsidR="00BA1169" w:rsidRPr="00105B58" w:rsidRDefault="00BA1169" w:rsidP="00105B58">
                  <w:pPr>
                    <w:pStyle w:val="BodycopyB"/>
                    <w:jc w:val="center"/>
                  </w:pPr>
                  <w:r w:rsidRPr="00105B58">
                    <w:t>Claim type</w:t>
                  </w:r>
                </w:p>
              </w:tc>
            </w:tr>
            <w:tr w:rsidR="00BA1169" w:rsidRPr="00105B58" w14:paraId="02CB19E7" w14:textId="77777777" w:rsidTr="006C304F">
              <w:tc>
                <w:tcPr>
                  <w:tcW w:w="3850" w:type="dxa"/>
                </w:tcPr>
                <w:p w14:paraId="22889DE2" w14:textId="4EBCF6E7" w:rsidR="00BA1169" w:rsidRPr="00105B58" w:rsidRDefault="00BA1169" w:rsidP="00105B58">
                  <w:pPr>
                    <w:pStyle w:val="TableHeading3"/>
                    <w:jc w:val="center"/>
                    <w:rPr>
                      <w:rFonts w:asciiTheme="minorHAnsi" w:hAnsiTheme="minorHAnsi" w:cstheme="minorHAnsi"/>
                    </w:rPr>
                  </w:pPr>
                  <w:r w:rsidRPr="00105B58">
                    <w:rPr>
                      <w:rFonts w:asciiTheme="minorHAnsi" w:hAnsiTheme="minorHAnsi" w:cstheme="minorHAnsi"/>
                    </w:rPr>
                    <w:t>&lt;DriverClaimDateofLossMonth&gt;/&lt; DriverClaimDateofLossYear&gt;</w:t>
                  </w:r>
                </w:p>
              </w:tc>
              <w:tc>
                <w:tcPr>
                  <w:tcW w:w="2976" w:type="dxa"/>
                </w:tcPr>
                <w:p w14:paraId="6E1DA836" w14:textId="7DFB5B39" w:rsidR="00BA1169" w:rsidRPr="00105B58" w:rsidRDefault="00BA1169" w:rsidP="00105B58">
                  <w:pPr>
                    <w:pStyle w:val="TableHeading3"/>
                    <w:jc w:val="center"/>
                    <w:rPr>
                      <w:rFonts w:ascii="Calibri" w:hAnsi="Calibri" w:cs="Calibri"/>
                      <w:color w:val="000000" w:themeColor="text1"/>
                      <w:szCs w:val="20"/>
                    </w:rPr>
                  </w:pPr>
                  <w:r w:rsidRPr="00105B58">
                    <w:rPr>
                      <w:rFonts w:ascii="Calibri" w:hAnsi="Calibri" w:cs="Calibri"/>
                      <w:color w:val="000000" w:themeColor="text1"/>
                      <w:szCs w:val="20"/>
                    </w:rPr>
                    <w:t>&lt;DriverClaimTypeDisplay&gt;</w:t>
                  </w:r>
                </w:p>
              </w:tc>
            </w:tr>
            <w:tr w:rsidR="00BA1169" w:rsidRPr="00105B58" w14:paraId="228A41B0" w14:textId="77777777" w:rsidTr="006C304F">
              <w:tc>
                <w:tcPr>
                  <w:tcW w:w="3850" w:type="dxa"/>
                </w:tcPr>
                <w:p w14:paraId="44AD772D" w14:textId="6C5F3E66" w:rsidR="00BA1169" w:rsidRPr="00105B58" w:rsidRDefault="00BA1169" w:rsidP="00105B58">
                  <w:pPr>
                    <w:pStyle w:val="TableHeading3"/>
                    <w:jc w:val="center"/>
                    <w:rPr>
                      <w:rFonts w:ascii="Calibri" w:hAnsi="Calibri" w:cs="Calibri"/>
                      <w:color w:val="000000" w:themeColor="text1"/>
                      <w:szCs w:val="20"/>
                    </w:rPr>
                  </w:pPr>
                  <w:r w:rsidRPr="00105B58">
                    <w:rPr>
                      <w:rFonts w:ascii="Calibri" w:hAnsi="Calibri" w:cs="Calibri"/>
                      <w:color w:val="000000" w:themeColor="text1"/>
                      <w:szCs w:val="20"/>
                    </w:rPr>
                    <w:t>&lt;AdditionalDriverClaimDateofLossMonth&gt;/&lt;AdditionalDriverClaimDateofLossYear&gt;</w:t>
                  </w:r>
                </w:p>
              </w:tc>
              <w:tc>
                <w:tcPr>
                  <w:tcW w:w="2976" w:type="dxa"/>
                </w:tcPr>
                <w:p w14:paraId="4DC1E565" w14:textId="06124269" w:rsidR="00BA1169" w:rsidRPr="00105B58" w:rsidRDefault="00BA1169" w:rsidP="00105B58">
                  <w:pPr>
                    <w:pStyle w:val="TableHeading3"/>
                    <w:jc w:val="center"/>
                    <w:rPr>
                      <w:rFonts w:ascii="Calibri" w:hAnsi="Calibri" w:cs="Calibri"/>
                      <w:color w:val="000000" w:themeColor="text1"/>
                      <w:szCs w:val="20"/>
                    </w:rPr>
                  </w:pPr>
                  <w:r w:rsidRPr="00105B58">
                    <w:rPr>
                      <w:rFonts w:ascii="Calibri" w:hAnsi="Calibri" w:cs="Calibri"/>
                      <w:color w:val="000000" w:themeColor="text1"/>
                      <w:szCs w:val="20"/>
                    </w:rPr>
                    <w:t>&lt;AdditionalDriverClaimTypeDisplay&gt;</w:t>
                  </w:r>
                </w:p>
              </w:tc>
            </w:tr>
          </w:tbl>
          <w:p w14:paraId="2D06C94A" w14:textId="2861FD30" w:rsidR="00BA1169" w:rsidRPr="00105B58" w:rsidRDefault="00BA1169" w:rsidP="00105B58">
            <w:pPr>
              <w:pStyle w:val="Heading10"/>
              <w:jc w:val="center"/>
            </w:pPr>
          </w:p>
        </w:tc>
        <w:tc>
          <w:tcPr>
            <w:tcW w:w="1418" w:type="dxa"/>
            <w:tcBorders>
              <w:top w:val="single" w:sz="4" w:space="0" w:color="auto"/>
              <w:left w:val="single" w:sz="4" w:space="0" w:color="auto"/>
              <w:bottom w:val="single" w:sz="4" w:space="0" w:color="auto"/>
              <w:right w:val="single" w:sz="4" w:space="0" w:color="auto"/>
            </w:tcBorders>
          </w:tcPr>
          <w:p w14:paraId="7864F93E" w14:textId="34B4E51F" w:rsidR="00BA1169" w:rsidRPr="00105B58" w:rsidRDefault="00BA1169" w:rsidP="00105B58">
            <w:pPr>
              <w:tabs>
                <w:tab w:val="left" w:pos="1800"/>
              </w:tabs>
              <w:jc w:val="center"/>
              <w:rPr>
                <w:rFonts w:ascii="Calibri" w:hAnsi="Calibri" w:cs="Calibri"/>
                <w:color w:val="000000" w:themeColor="text1"/>
                <w:sz w:val="20"/>
                <w:szCs w:val="20"/>
              </w:rPr>
            </w:pPr>
            <w:r w:rsidRPr="00105B58">
              <w:rPr>
                <w:rFonts w:ascii="Calibri" w:hAnsi="Calibri" w:cs="Calibri"/>
                <w:color w:val="000000" w:themeColor="text1"/>
                <w:sz w:val="20"/>
                <w:szCs w:val="20"/>
              </w:rPr>
              <w:t xml:space="preserve">IF </w:t>
            </w:r>
            <w:r w:rsidR="007F642E" w:rsidRPr="00105B58">
              <w:rPr>
                <w:rFonts w:ascii="Calibri" w:hAnsi="Calibri" w:cs="Calibri"/>
                <w:sz w:val="20"/>
                <w:szCs w:val="20"/>
              </w:rPr>
              <w:t>&lt;VehicleTotalClaimsCount&gt;</w:t>
            </w:r>
            <w:ins w:id="7957" w:author="Sam Sehgal (EXT Idiom)" w:date="2025-05-28T16:29:00Z" w16du:dateUtc="2025-05-28T06:29:00Z">
              <w:r w:rsidR="00AA68C9">
                <w:rPr>
                  <w:rFonts w:ascii="Calibri" w:hAnsi="Calibri" w:cs="Calibri"/>
                  <w:sz w:val="20"/>
                  <w:szCs w:val="20"/>
                </w:rPr>
                <w:t xml:space="preserve"> </w:t>
              </w:r>
            </w:ins>
            <w:r w:rsidRPr="00105B58">
              <w:rPr>
                <w:rFonts w:ascii="Calibri" w:hAnsi="Calibri" w:cs="Calibri"/>
                <w:color w:val="000000" w:themeColor="text1"/>
                <w:sz w:val="20"/>
                <w:szCs w:val="20"/>
              </w:rPr>
              <w:t>GREATER THAN 0 THEN display</w:t>
            </w:r>
          </w:p>
          <w:p w14:paraId="54BAA5CD" w14:textId="0902B262" w:rsidR="00BA1169" w:rsidRPr="00105B58" w:rsidRDefault="00BA1169" w:rsidP="00105B58">
            <w:pPr>
              <w:tabs>
                <w:tab w:val="left" w:pos="1800"/>
              </w:tabs>
              <w:jc w:val="center"/>
              <w:rPr>
                <w:rFonts w:ascii="Calibri" w:hAnsi="Calibri" w:cs="Calibri"/>
                <w:color w:val="000000" w:themeColor="text1"/>
                <w:sz w:val="20"/>
                <w:szCs w:val="20"/>
              </w:rPr>
            </w:pPr>
            <w:r w:rsidRPr="00105B58">
              <w:rPr>
                <w:rFonts w:ascii="Calibri" w:hAnsi="Calibri" w:cs="Calibri"/>
                <w:color w:val="000000" w:themeColor="text1"/>
                <w:sz w:val="20"/>
                <w:szCs w:val="20"/>
              </w:rPr>
              <w:t>Else DO NOT Display</w:t>
            </w:r>
          </w:p>
          <w:p w14:paraId="17778111" w14:textId="47820210" w:rsidR="00BA1169" w:rsidRPr="00105B58" w:rsidRDefault="00BA1169" w:rsidP="00105B58">
            <w:pPr>
              <w:tabs>
                <w:tab w:val="left" w:pos="1800"/>
              </w:tabs>
              <w:jc w:val="center"/>
              <w:rPr>
                <w:rFonts w:ascii="Calibri" w:hAnsi="Calibri" w:cs="Calibri"/>
                <w:color w:val="000000" w:themeColor="text1"/>
                <w:sz w:val="20"/>
                <w:szCs w:val="20"/>
              </w:rPr>
            </w:pPr>
          </w:p>
          <w:p w14:paraId="5E9F299D" w14:textId="5215C7A6" w:rsidR="00BA1169" w:rsidRPr="00105B58" w:rsidRDefault="00BA1169" w:rsidP="00105B58">
            <w:pPr>
              <w:tabs>
                <w:tab w:val="left" w:pos="1800"/>
              </w:tabs>
              <w:jc w:val="center"/>
              <w:rPr>
                <w:rFonts w:ascii="Calibri" w:hAnsi="Calibri" w:cs="Calibri"/>
                <w:color w:val="000000" w:themeColor="text1"/>
                <w:sz w:val="20"/>
                <w:szCs w:val="20"/>
              </w:rPr>
            </w:pPr>
            <w:r w:rsidRPr="00105B58">
              <w:rPr>
                <w:rFonts w:ascii="Calibri" w:hAnsi="Calibri" w:cs="Calibri"/>
                <w:color w:val="000000" w:themeColor="text1"/>
                <w:sz w:val="20"/>
                <w:szCs w:val="20"/>
              </w:rPr>
              <w:t>The date of loss and claim type should be a repeated array)</w:t>
            </w:r>
          </w:p>
          <w:p w14:paraId="1B0C4DF8" w14:textId="28990F30" w:rsidR="00BA1169" w:rsidRPr="00105B58" w:rsidRDefault="00BA1169" w:rsidP="00105B58">
            <w:pPr>
              <w:tabs>
                <w:tab w:val="left" w:pos="1800"/>
              </w:tabs>
              <w:jc w:val="center"/>
              <w:rPr>
                <w:rFonts w:ascii="Calibri" w:hAnsi="Calibri" w:cs="Calibri"/>
                <w:color w:val="000000" w:themeColor="text1"/>
                <w:sz w:val="20"/>
                <w:szCs w:val="20"/>
              </w:rPr>
            </w:pPr>
          </w:p>
          <w:p w14:paraId="6FD36EDF" w14:textId="12E85CC9" w:rsidR="00BA1169" w:rsidRPr="00105B58" w:rsidRDefault="00BA1169" w:rsidP="00105B58">
            <w:pPr>
              <w:tabs>
                <w:tab w:val="left" w:pos="1800"/>
              </w:tabs>
              <w:jc w:val="center"/>
              <w:rPr>
                <w:rFonts w:ascii="Calibri" w:hAnsi="Calibri" w:cs="Calibri"/>
                <w:color w:val="000000" w:themeColor="text1"/>
                <w:sz w:val="20"/>
                <w:szCs w:val="20"/>
              </w:rPr>
            </w:pPr>
          </w:p>
        </w:tc>
        <w:tc>
          <w:tcPr>
            <w:tcW w:w="1843" w:type="dxa"/>
            <w:tcBorders>
              <w:top w:val="single" w:sz="4" w:space="0" w:color="auto"/>
              <w:left w:val="single" w:sz="4" w:space="0" w:color="auto"/>
              <w:bottom w:val="single" w:sz="4" w:space="0" w:color="auto"/>
              <w:right w:val="single" w:sz="4" w:space="0" w:color="auto"/>
            </w:tcBorders>
          </w:tcPr>
          <w:p w14:paraId="1D51566D" w14:textId="60A0387E" w:rsidR="00BA1169" w:rsidRPr="00105B58" w:rsidRDefault="00BA1169" w:rsidP="00105B58">
            <w:pPr>
              <w:tabs>
                <w:tab w:val="left" w:pos="1800"/>
              </w:tabs>
              <w:jc w:val="center"/>
              <w:rPr>
                <w:rFonts w:asciiTheme="minorHAnsi" w:hAnsiTheme="minorHAnsi" w:cstheme="minorHAnsi"/>
                <w:bCs/>
                <w:sz w:val="20"/>
                <w:szCs w:val="20"/>
              </w:rPr>
            </w:pPr>
            <w:r w:rsidRPr="00105B58">
              <w:rPr>
                <w:rFonts w:asciiTheme="minorHAnsi" w:hAnsiTheme="minorHAnsi" w:cstheme="minorHAnsi"/>
                <w:bCs/>
                <w:sz w:val="20"/>
                <w:szCs w:val="20"/>
              </w:rPr>
              <w:t>Table Style: COI_Table_2</w:t>
            </w:r>
          </w:p>
          <w:p w14:paraId="546D5F59" w14:textId="7DA4207F" w:rsidR="00BA1169" w:rsidRPr="00105B58" w:rsidRDefault="00BA1169" w:rsidP="00105B58">
            <w:pPr>
              <w:tabs>
                <w:tab w:val="left" w:pos="1800"/>
              </w:tabs>
              <w:jc w:val="center"/>
              <w:rPr>
                <w:rFonts w:asciiTheme="minorHAnsi" w:hAnsiTheme="minorHAnsi" w:cstheme="minorHAnsi"/>
                <w:bCs/>
                <w:sz w:val="20"/>
                <w:szCs w:val="20"/>
              </w:rPr>
            </w:pPr>
          </w:p>
          <w:p w14:paraId="02EFCBAD" w14:textId="6895017C" w:rsidR="00BA1169" w:rsidRPr="00105B58" w:rsidRDefault="00BA1169" w:rsidP="00105B58">
            <w:pPr>
              <w:tabs>
                <w:tab w:val="left" w:pos="1800"/>
              </w:tabs>
              <w:jc w:val="center"/>
              <w:rPr>
                <w:rFonts w:asciiTheme="minorHAnsi" w:hAnsiTheme="minorHAnsi" w:cstheme="minorHAnsi"/>
                <w:bCs/>
                <w:sz w:val="20"/>
                <w:szCs w:val="20"/>
              </w:rPr>
            </w:pPr>
            <w:r w:rsidRPr="00105B58">
              <w:rPr>
                <w:rFonts w:asciiTheme="minorHAnsi" w:hAnsiTheme="minorHAnsi" w:cstheme="minorHAnsi"/>
                <w:bCs/>
                <w:sz w:val="20"/>
                <w:szCs w:val="20"/>
              </w:rPr>
              <w:t>Table Heading: Bodycopy_B_COI</w:t>
            </w:r>
          </w:p>
          <w:p w14:paraId="4465665E" w14:textId="3766E849" w:rsidR="00BA1169" w:rsidRPr="00105B58" w:rsidRDefault="00BA1169" w:rsidP="00105B58">
            <w:pPr>
              <w:tabs>
                <w:tab w:val="left" w:pos="1800"/>
              </w:tabs>
              <w:jc w:val="center"/>
              <w:rPr>
                <w:rFonts w:asciiTheme="minorHAnsi" w:hAnsiTheme="minorHAnsi" w:cstheme="minorHAnsi"/>
                <w:bCs/>
                <w:sz w:val="20"/>
                <w:szCs w:val="20"/>
              </w:rPr>
            </w:pPr>
          </w:p>
          <w:p w14:paraId="0114F8AD" w14:textId="4C8C4BE2" w:rsidR="00BA1169" w:rsidRPr="00105B58" w:rsidRDefault="00BA1169" w:rsidP="00105B58">
            <w:pPr>
              <w:tabs>
                <w:tab w:val="left" w:pos="1800"/>
              </w:tabs>
              <w:jc w:val="center"/>
              <w:rPr>
                <w:rFonts w:asciiTheme="minorHAnsi" w:hAnsiTheme="minorHAnsi" w:cstheme="minorHAnsi"/>
                <w:bCs/>
                <w:sz w:val="20"/>
                <w:szCs w:val="20"/>
              </w:rPr>
            </w:pPr>
            <w:r w:rsidRPr="00105B58">
              <w:rPr>
                <w:rFonts w:asciiTheme="minorHAnsi" w:hAnsiTheme="minorHAnsi" w:cstheme="minorHAnsi"/>
                <w:bCs/>
                <w:sz w:val="20"/>
                <w:szCs w:val="20"/>
              </w:rPr>
              <w:t>Table heading Column 1: Table_Bodycopy_B_C_COI</w:t>
            </w:r>
          </w:p>
          <w:p w14:paraId="1C94A4C5" w14:textId="3D4807DE" w:rsidR="00BA1169" w:rsidRPr="00105B58" w:rsidRDefault="00BA1169" w:rsidP="00105B58">
            <w:pPr>
              <w:tabs>
                <w:tab w:val="left" w:pos="1800"/>
              </w:tabs>
              <w:jc w:val="center"/>
              <w:rPr>
                <w:rFonts w:asciiTheme="minorHAnsi" w:hAnsiTheme="minorHAnsi" w:cstheme="minorHAnsi"/>
                <w:bCs/>
                <w:sz w:val="20"/>
                <w:szCs w:val="20"/>
              </w:rPr>
            </w:pPr>
          </w:p>
          <w:p w14:paraId="0D81DB95" w14:textId="53D3F733" w:rsidR="00BA1169" w:rsidRPr="00105B58" w:rsidRDefault="00BA1169" w:rsidP="00105B58">
            <w:pPr>
              <w:tabs>
                <w:tab w:val="left" w:pos="1800"/>
              </w:tabs>
              <w:jc w:val="center"/>
              <w:rPr>
                <w:rFonts w:asciiTheme="minorHAnsi" w:hAnsiTheme="minorHAnsi" w:cstheme="minorHAnsi"/>
                <w:bCs/>
                <w:sz w:val="20"/>
                <w:szCs w:val="20"/>
              </w:rPr>
            </w:pPr>
            <w:r w:rsidRPr="00105B58">
              <w:rPr>
                <w:rFonts w:asciiTheme="minorHAnsi" w:hAnsiTheme="minorHAnsi" w:cstheme="minorHAnsi"/>
                <w:bCs/>
                <w:sz w:val="20"/>
                <w:szCs w:val="20"/>
              </w:rPr>
              <w:t>Table heading Column 2: Bodycopy_B_COI</w:t>
            </w:r>
          </w:p>
          <w:p w14:paraId="49D1A314" w14:textId="05BF3267" w:rsidR="00BA1169" w:rsidRPr="00105B58" w:rsidRDefault="00BA1169" w:rsidP="00105B58">
            <w:pPr>
              <w:tabs>
                <w:tab w:val="left" w:pos="1800"/>
              </w:tabs>
              <w:jc w:val="center"/>
              <w:rPr>
                <w:rFonts w:asciiTheme="minorHAnsi" w:hAnsiTheme="minorHAnsi" w:cstheme="minorHAnsi"/>
                <w:bCs/>
                <w:sz w:val="20"/>
                <w:szCs w:val="20"/>
              </w:rPr>
            </w:pPr>
          </w:p>
          <w:p w14:paraId="0A6A2474" w14:textId="19E085D9" w:rsidR="00BA1169" w:rsidRPr="00105B58" w:rsidRDefault="00BA1169" w:rsidP="00105B58">
            <w:pPr>
              <w:tabs>
                <w:tab w:val="left" w:pos="1800"/>
              </w:tabs>
              <w:jc w:val="center"/>
              <w:rPr>
                <w:rFonts w:asciiTheme="minorHAnsi" w:hAnsiTheme="minorHAnsi" w:cstheme="minorHAnsi"/>
                <w:bCs/>
                <w:sz w:val="20"/>
                <w:szCs w:val="20"/>
              </w:rPr>
            </w:pPr>
            <w:r w:rsidRPr="00105B58">
              <w:rPr>
                <w:rFonts w:asciiTheme="minorHAnsi" w:hAnsiTheme="minorHAnsi" w:cstheme="minorHAnsi"/>
                <w:bCs/>
                <w:sz w:val="20"/>
                <w:szCs w:val="20"/>
              </w:rPr>
              <w:t>Table text Column 1: Table_Heading_3_C</w:t>
            </w:r>
          </w:p>
          <w:p w14:paraId="25051A68" w14:textId="557BA794" w:rsidR="00BA1169" w:rsidRPr="00105B58" w:rsidRDefault="00BA1169" w:rsidP="00105B58">
            <w:pPr>
              <w:tabs>
                <w:tab w:val="left" w:pos="1800"/>
              </w:tabs>
              <w:jc w:val="center"/>
              <w:rPr>
                <w:rFonts w:asciiTheme="minorHAnsi" w:hAnsiTheme="minorHAnsi" w:cstheme="minorHAnsi"/>
                <w:bCs/>
                <w:sz w:val="20"/>
                <w:szCs w:val="20"/>
              </w:rPr>
            </w:pPr>
          </w:p>
          <w:p w14:paraId="4FD2DE53" w14:textId="2C42CABB" w:rsidR="00BA1169" w:rsidRPr="00105B58" w:rsidRDefault="00BA1169" w:rsidP="00105B58">
            <w:pPr>
              <w:tabs>
                <w:tab w:val="left" w:pos="1800"/>
              </w:tabs>
              <w:jc w:val="center"/>
              <w:rPr>
                <w:rFonts w:asciiTheme="minorHAnsi" w:hAnsiTheme="minorHAnsi" w:cstheme="minorHAnsi"/>
                <w:bCs/>
                <w:sz w:val="20"/>
                <w:szCs w:val="20"/>
              </w:rPr>
            </w:pPr>
            <w:r w:rsidRPr="00105B58">
              <w:rPr>
                <w:rFonts w:asciiTheme="minorHAnsi" w:hAnsiTheme="minorHAnsi" w:cstheme="minorHAnsi"/>
                <w:bCs/>
                <w:sz w:val="20"/>
                <w:szCs w:val="20"/>
              </w:rPr>
              <w:t>Table text Column 2: Table_Heading_3</w:t>
            </w:r>
          </w:p>
        </w:tc>
      </w:tr>
      <w:tr w:rsidR="00BA1169" w:rsidRPr="00105B58" w14:paraId="5BCA686E"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2F80E287" w14:textId="6B3DDF5C" w:rsidR="00BA1169" w:rsidRPr="00105B58" w:rsidRDefault="00BA1169">
            <w:pPr>
              <w:tabs>
                <w:tab w:val="left" w:pos="1800"/>
              </w:tabs>
              <w:jc w:val="center"/>
              <w:rPr>
                <w:rFonts w:asciiTheme="minorHAnsi" w:hAnsiTheme="minorHAnsi" w:cstheme="minorHAnsi"/>
                <w:b/>
                <w:sz w:val="20"/>
                <w:szCs w:val="20"/>
              </w:rPr>
              <w:pPrChange w:id="7958" w:author="Sue Simnor (EXT Idiom)" w:date="2024-08-15T15:00:00Z" w16du:dateUtc="2024-08-15T05:00:00Z">
                <w:pPr>
                  <w:tabs>
                    <w:tab w:val="left" w:pos="1800"/>
                  </w:tabs>
                </w:pPr>
              </w:pPrChange>
            </w:pPr>
            <w:r w:rsidRPr="00105B58">
              <w:rPr>
                <w:rFonts w:asciiTheme="minorHAnsi" w:hAnsiTheme="minorHAnsi" w:cstheme="minorHAnsi"/>
                <w:bCs/>
                <w:sz w:val="20"/>
                <w:szCs w:val="20"/>
              </w:rPr>
              <w:t>DDH 3</w:t>
            </w:r>
          </w:p>
        </w:tc>
        <w:tc>
          <w:tcPr>
            <w:tcW w:w="2243" w:type="dxa"/>
            <w:tcBorders>
              <w:top w:val="single" w:sz="4" w:space="0" w:color="auto"/>
              <w:left w:val="single" w:sz="4" w:space="0" w:color="auto"/>
              <w:bottom w:val="single" w:sz="4" w:space="0" w:color="auto"/>
              <w:right w:val="single" w:sz="4" w:space="0" w:color="auto"/>
            </w:tcBorders>
          </w:tcPr>
          <w:p w14:paraId="7E7F12C8" w14:textId="2F20850C" w:rsidR="00BA1169" w:rsidRPr="00105B58" w:rsidRDefault="003021E5">
            <w:pPr>
              <w:tabs>
                <w:tab w:val="left" w:pos="1800"/>
              </w:tabs>
              <w:jc w:val="center"/>
              <w:rPr>
                <w:rFonts w:ascii="Calibri" w:hAnsi="Calibri" w:cs="Calibri"/>
                <w:sz w:val="20"/>
                <w:szCs w:val="20"/>
              </w:rPr>
              <w:pPrChange w:id="7959" w:author="Sue Simnor (EXT Idiom)" w:date="2024-08-15T15:00:00Z" w16du:dateUtc="2024-08-15T05:00:00Z">
                <w:pPr>
                  <w:tabs>
                    <w:tab w:val="left" w:pos="1800"/>
                  </w:tabs>
                </w:pPr>
              </w:pPrChange>
            </w:pPr>
            <w:r w:rsidRPr="00105B58">
              <w:rPr>
                <w:rFonts w:ascii="Calibri" w:hAnsi="Calibri" w:cs="Calibri"/>
                <w:sz w:val="20"/>
                <w:szCs w:val="20"/>
              </w:rPr>
              <w:t>&lt;VehicleTotalClaimsCount&gt;</w:t>
            </w:r>
          </w:p>
        </w:tc>
        <w:tc>
          <w:tcPr>
            <w:tcW w:w="8079" w:type="dxa"/>
            <w:tcBorders>
              <w:top w:val="single" w:sz="4" w:space="0" w:color="auto"/>
              <w:left w:val="single" w:sz="4" w:space="0" w:color="auto"/>
              <w:bottom w:val="single" w:sz="4" w:space="0" w:color="auto"/>
              <w:right w:val="single" w:sz="4" w:space="0" w:color="auto"/>
            </w:tcBorders>
          </w:tcPr>
          <w:tbl>
            <w:tblPr>
              <w:tblStyle w:val="TableGrid"/>
              <w:tblpPr w:leftFromText="180" w:rightFromText="180" w:vertAnchor="text" w:horzAnchor="margin" w:tblpY="83"/>
              <w:tblOverlap w:val="never"/>
              <w:tblW w:w="0" w:type="auto"/>
              <w:tblLayout w:type="fixed"/>
              <w:tblLook w:val="04A0" w:firstRow="1" w:lastRow="0" w:firstColumn="1" w:lastColumn="0" w:noHBand="0" w:noVBand="1"/>
            </w:tblPr>
            <w:tblGrid>
              <w:gridCol w:w="4696"/>
              <w:gridCol w:w="3001"/>
            </w:tblGrid>
            <w:tr w:rsidR="00BA1169" w:rsidRPr="00105B58" w14:paraId="12C919ED" w14:textId="77777777" w:rsidTr="00C1020A">
              <w:trPr>
                <w:trHeight w:val="598"/>
              </w:trPr>
              <w:tc>
                <w:tcPr>
                  <w:tcW w:w="4696" w:type="dxa"/>
                </w:tcPr>
                <w:p w14:paraId="6C007645" w14:textId="0C950FB9" w:rsidR="00BA1169" w:rsidRPr="00105B58" w:rsidRDefault="00BA1169">
                  <w:pPr>
                    <w:pStyle w:val="Heading10"/>
                    <w:jc w:val="center"/>
                    <w:rPr>
                      <w:sz w:val="20"/>
                      <w:szCs w:val="20"/>
                    </w:rPr>
                    <w:pPrChange w:id="7960" w:author="Sue Simnor (EXT Idiom)" w:date="2024-08-15T15:00:00Z" w16du:dateUtc="2024-08-15T05:00:00Z">
                      <w:pPr>
                        <w:pStyle w:val="Heading10"/>
                      </w:pPr>
                    </w:pPrChange>
                  </w:pPr>
                  <w:r w:rsidRPr="00105B58">
                    <w:rPr>
                      <w:sz w:val="20"/>
                      <w:szCs w:val="20"/>
                    </w:rPr>
                    <w:t>Total claim count</w:t>
                  </w:r>
                </w:p>
              </w:tc>
              <w:tc>
                <w:tcPr>
                  <w:tcW w:w="3001" w:type="dxa"/>
                </w:tcPr>
                <w:p w14:paraId="68C61965" w14:textId="18F6D75C" w:rsidR="00BA1169" w:rsidRPr="00105B58" w:rsidRDefault="0047345E">
                  <w:pPr>
                    <w:pStyle w:val="Heading10"/>
                    <w:jc w:val="center"/>
                    <w:pPrChange w:id="7961" w:author="Sue Simnor (EXT Idiom)" w:date="2024-08-15T15:00:00Z" w16du:dateUtc="2024-08-15T05:00:00Z">
                      <w:pPr>
                        <w:pStyle w:val="Heading10"/>
                      </w:pPr>
                    </w:pPrChange>
                  </w:pPr>
                  <w:r w:rsidRPr="00105B58">
                    <w:rPr>
                      <w:rFonts w:ascii="Calibri" w:hAnsi="Calibri" w:cs="Calibri"/>
                      <w:sz w:val="20"/>
                      <w:szCs w:val="20"/>
                    </w:rPr>
                    <w:t>&lt;VehicleTotalClaimsCount&gt;</w:t>
                  </w:r>
                </w:p>
              </w:tc>
            </w:tr>
          </w:tbl>
          <w:p w14:paraId="47F45198" w14:textId="219AC5E9" w:rsidR="00BA1169" w:rsidRPr="00105B58" w:rsidRDefault="00BA1169">
            <w:pPr>
              <w:pStyle w:val="Heading10"/>
              <w:jc w:val="center"/>
              <w:pPrChange w:id="7962" w:author="Sue Simnor (EXT Idiom)" w:date="2024-08-15T15:00:00Z" w16du:dateUtc="2024-08-15T05:00:00Z">
                <w:pPr>
                  <w:pStyle w:val="Heading10"/>
                </w:pPr>
              </w:pPrChange>
            </w:pPr>
          </w:p>
        </w:tc>
        <w:tc>
          <w:tcPr>
            <w:tcW w:w="1418" w:type="dxa"/>
            <w:tcBorders>
              <w:top w:val="single" w:sz="4" w:space="0" w:color="auto"/>
              <w:left w:val="single" w:sz="4" w:space="0" w:color="auto"/>
              <w:bottom w:val="single" w:sz="4" w:space="0" w:color="auto"/>
              <w:right w:val="single" w:sz="4" w:space="0" w:color="auto"/>
            </w:tcBorders>
          </w:tcPr>
          <w:p w14:paraId="656FB64A" w14:textId="3C3EC8C1" w:rsidR="00E16A11" w:rsidRPr="00AA68C9" w:rsidDel="00AA68C9" w:rsidRDefault="00E16A11" w:rsidP="00E16A11">
            <w:pPr>
              <w:tabs>
                <w:tab w:val="left" w:pos="1800"/>
              </w:tabs>
              <w:jc w:val="center"/>
              <w:rPr>
                <w:del w:id="7963" w:author="Sam Sehgal (EXT Idiom)" w:date="2025-05-28T16:29:00Z" w16du:dateUtc="2025-05-28T06:29:00Z"/>
                <w:rFonts w:ascii="Calibri" w:hAnsi="Calibri" w:cs="Calibri"/>
                <w:color w:val="000000" w:themeColor="text1"/>
                <w:sz w:val="20"/>
                <w:szCs w:val="20"/>
                <w:highlight w:val="green"/>
                <w:rPrChange w:id="7964" w:author="Sam Sehgal (EXT Idiom)" w:date="2025-05-28T16:30:00Z" w16du:dateUtc="2025-05-28T06:30:00Z">
                  <w:rPr>
                    <w:del w:id="7965" w:author="Sam Sehgal (EXT Idiom)" w:date="2025-05-28T16:29:00Z" w16du:dateUtc="2025-05-28T06:29:00Z"/>
                    <w:rFonts w:ascii="Calibri" w:hAnsi="Calibri" w:cs="Calibri"/>
                    <w:color w:val="000000" w:themeColor="text1"/>
                    <w:sz w:val="20"/>
                    <w:szCs w:val="20"/>
                  </w:rPr>
                </w:rPrChange>
              </w:rPr>
            </w:pPr>
            <w:del w:id="7966" w:author="Sam Sehgal (EXT Idiom)" w:date="2025-05-28T16:29:00Z" w16du:dateUtc="2025-05-28T06:29:00Z">
              <w:r w:rsidRPr="00AA68C9" w:rsidDel="00AA68C9">
                <w:rPr>
                  <w:rFonts w:ascii="Calibri" w:hAnsi="Calibri" w:cs="Calibri"/>
                  <w:color w:val="000000" w:themeColor="text1"/>
                  <w:sz w:val="20"/>
                  <w:szCs w:val="20"/>
                  <w:highlight w:val="green"/>
                  <w:rPrChange w:id="7967" w:author="Sam Sehgal (EXT Idiom)" w:date="2025-05-28T16:30:00Z" w16du:dateUtc="2025-05-28T06:30:00Z">
                    <w:rPr>
                      <w:rFonts w:ascii="Calibri" w:hAnsi="Calibri" w:cs="Calibri"/>
                      <w:color w:val="000000" w:themeColor="text1"/>
                      <w:sz w:val="20"/>
                      <w:szCs w:val="20"/>
                    </w:rPr>
                  </w:rPrChange>
                </w:rPr>
                <w:delText xml:space="preserve">IF </w:delText>
              </w:r>
              <w:r w:rsidR="006E326F" w:rsidRPr="00AA68C9" w:rsidDel="00AA68C9">
                <w:rPr>
                  <w:rFonts w:ascii="Calibri" w:hAnsi="Calibri" w:cs="Calibri"/>
                  <w:sz w:val="20"/>
                  <w:szCs w:val="20"/>
                  <w:highlight w:val="green"/>
                  <w:rPrChange w:id="7968" w:author="Sam Sehgal (EXT Idiom)" w:date="2025-05-28T16:30:00Z" w16du:dateUtc="2025-05-28T06:30:00Z">
                    <w:rPr>
                      <w:rFonts w:ascii="Calibri" w:hAnsi="Calibri" w:cs="Calibri"/>
                      <w:sz w:val="20"/>
                      <w:szCs w:val="20"/>
                    </w:rPr>
                  </w:rPrChange>
                </w:rPr>
                <w:delText xml:space="preserve">&lt;VehicleTotalClaimsCount&gt; </w:delText>
              </w:r>
              <w:r w:rsidRPr="00AA68C9" w:rsidDel="00AA68C9">
                <w:rPr>
                  <w:rFonts w:ascii="Calibri" w:hAnsi="Calibri" w:cs="Calibri"/>
                  <w:color w:val="000000" w:themeColor="text1"/>
                  <w:sz w:val="20"/>
                  <w:szCs w:val="20"/>
                  <w:highlight w:val="green"/>
                  <w:rPrChange w:id="7969" w:author="Sam Sehgal (EXT Idiom)" w:date="2025-05-28T16:30:00Z" w16du:dateUtc="2025-05-28T06:30:00Z">
                    <w:rPr>
                      <w:rFonts w:ascii="Calibri" w:hAnsi="Calibri" w:cs="Calibri"/>
                      <w:color w:val="000000" w:themeColor="text1"/>
                      <w:sz w:val="20"/>
                      <w:szCs w:val="20"/>
                    </w:rPr>
                  </w:rPrChange>
                </w:rPr>
                <w:delText>GREATER THAN 0 THEN display</w:delText>
              </w:r>
            </w:del>
          </w:p>
          <w:p w14:paraId="09B114B8" w14:textId="11EE3A86" w:rsidR="00E16A11" w:rsidRPr="00105B58" w:rsidRDefault="00E16A11" w:rsidP="00E16A11">
            <w:pPr>
              <w:tabs>
                <w:tab w:val="left" w:pos="1800"/>
              </w:tabs>
              <w:jc w:val="center"/>
              <w:rPr>
                <w:rFonts w:ascii="Calibri" w:hAnsi="Calibri" w:cs="Calibri"/>
                <w:color w:val="000000" w:themeColor="text1"/>
                <w:sz w:val="20"/>
                <w:szCs w:val="20"/>
              </w:rPr>
            </w:pPr>
            <w:del w:id="7970" w:author="Sam Sehgal (EXT Idiom)" w:date="2025-05-28T16:29:00Z" w16du:dateUtc="2025-05-28T06:29:00Z">
              <w:r w:rsidRPr="00AA68C9" w:rsidDel="00AA68C9">
                <w:rPr>
                  <w:rFonts w:ascii="Calibri" w:hAnsi="Calibri" w:cs="Calibri"/>
                  <w:color w:val="000000" w:themeColor="text1"/>
                  <w:sz w:val="20"/>
                  <w:szCs w:val="20"/>
                  <w:highlight w:val="green"/>
                  <w:rPrChange w:id="7971" w:author="Sam Sehgal (EXT Idiom)" w:date="2025-05-28T16:30:00Z" w16du:dateUtc="2025-05-28T06:30:00Z">
                    <w:rPr>
                      <w:rFonts w:ascii="Calibri" w:hAnsi="Calibri" w:cs="Calibri"/>
                      <w:color w:val="000000" w:themeColor="text1"/>
                      <w:sz w:val="20"/>
                      <w:szCs w:val="20"/>
                    </w:rPr>
                  </w:rPrChange>
                </w:rPr>
                <w:delText>Else DO NOT Display</w:delText>
              </w:r>
            </w:del>
            <w:ins w:id="7972" w:author="Sam Sehgal (EXT Idiom)" w:date="2025-05-28T16:29:00Z" w16du:dateUtc="2025-05-28T06:29:00Z">
              <w:r w:rsidR="00AA68C9" w:rsidRPr="00AA68C9">
                <w:rPr>
                  <w:rFonts w:ascii="Calibri" w:hAnsi="Calibri" w:cs="Calibri"/>
                  <w:color w:val="000000" w:themeColor="text1"/>
                  <w:sz w:val="20"/>
                  <w:szCs w:val="20"/>
                  <w:highlight w:val="green"/>
                  <w:rPrChange w:id="7973" w:author="Sam Sehgal (EXT Idiom)" w:date="2025-05-28T16:30:00Z" w16du:dateUtc="2025-05-28T06:30:00Z">
                    <w:rPr>
                      <w:rFonts w:ascii="Calibri" w:hAnsi="Calibri" w:cs="Calibri"/>
                      <w:color w:val="000000" w:themeColor="text1"/>
                      <w:sz w:val="20"/>
                      <w:szCs w:val="20"/>
                    </w:rPr>
                  </w:rPrChange>
                </w:rPr>
                <w:t>Always Display</w:t>
              </w:r>
            </w:ins>
          </w:p>
          <w:p w14:paraId="08F6217F" w14:textId="77777777" w:rsidR="00E16A11" w:rsidRPr="00105B58" w:rsidRDefault="00E16A11">
            <w:pPr>
              <w:tabs>
                <w:tab w:val="left" w:pos="1800"/>
              </w:tabs>
              <w:jc w:val="center"/>
              <w:rPr>
                <w:ins w:id="7974" w:author="Sue Simnor (EXT Idiom)" w:date="2024-08-21T16:44:00Z" w16du:dateUtc="2024-08-21T06:44:00Z"/>
                <w:rFonts w:ascii="Calibri" w:hAnsi="Calibri" w:cs="Calibri"/>
                <w:color w:val="000000" w:themeColor="text1"/>
                <w:sz w:val="20"/>
                <w:szCs w:val="20"/>
              </w:rPr>
              <w:pPrChange w:id="7975" w:author="Sue Simnor (EXT Idiom)" w:date="2024-08-15T15:00:00Z" w16du:dateUtc="2024-08-15T05:00:00Z">
                <w:pPr>
                  <w:tabs>
                    <w:tab w:val="left" w:pos="1800"/>
                  </w:tabs>
                </w:pPr>
              </w:pPrChange>
            </w:pPr>
          </w:p>
          <w:p w14:paraId="0E47E9F8" w14:textId="7AECFBB2" w:rsidR="00BA1169" w:rsidRPr="00105B58" w:rsidRDefault="00BA1169">
            <w:pPr>
              <w:tabs>
                <w:tab w:val="left" w:pos="1800"/>
              </w:tabs>
              <w:jc w:val="center"/>
              <w:rPr>
                <w:rFonts w:ascii="Calibri" w:hAnsi="Calibri" w:cs="Calibri"/>
                <w:color w:val="000000" w:themeColor="text1"/>
                <w:sz w:val="20"/>
                <w:szCs w:val="20"/>
              </w:rPr>
              <w:pPrChange w:id="7976" w:author="Sue Simnor (EXT Idiom)" w:date="2024-08-15T15:00:00Z" w16du:dateUtc="2024-08-15T05:00:00Z">
                <w:pPr>
                  <w:tabs>
                    <w:tab w:val="left" w:pos="1800"/>
                  </w:tabs>
                </w:pPr>
              </w:pPrChange>
            </w:pPr>
          </w:p>
          <w:p w14:paraId="77E7900E" w14:textId="7080D545" w:rsidR="00BA1169" w:rsidRPr="00105B58" w:rsidRDefault="00BA1169">
            <w:pPr>
              <w:tabs>
                <w:tab w:val="left" w:pos="1800"/>
              </w:tabs>
              <w:jc w:val="center"/>
              <w:rPr>
                <w:rFonts w:ascii="Calibri" w:hAnsi="Calibri" w:cs="Calibri"/>
                <w:color w:val="000000" w:themeColor="text1"/>
                <w:sz w:val="20"/>
                <w:szCs w:val="20"/>
              </w:rPr>
              <w:pPrChange w:id="7977" w:author="Sue Simnor (EXT Idiom)" w:date="2024-08-15T15:00:00Z" w16du:dateUtc="2024-08-15T05:00:00Z">
                <w:pPr>
                  <w:tabs>
                    <w:tab w:val="left" w:pos="1800"/>
                  </w:tabs>
                </w:pPr>
              </w:pPrChange>
            </w:pPr>
          </w:p>
        </w:tc>
        <w:tc>
          <w:tcPr>
            <w:tcW w:w="1843" w:type="dxa"/>
            <w:tcBorders>
              <w:top w:val="single" w:sz="4" w:space="0" w:color="auto"/>
              <w:left w:val="single" w:sz="4" w:space="0" w:color="auto"/>
              <w:bottom w:val="single" w:sz="4" w:space="0" w:color="auto"/>
              <w:right w:val="single" w:sz="4" w:space="0" w:color="auto"/>
            </w:tcBorders>
          </w:tcPr>
          <w:p w14:paraId="098E6C70" w14:textId="207EAEDB" w:rsidR="00BA1169" w:rsidRPr="00105B58" w:rsidRDefault="00BA1169">
            <w:pPr>
              <w:tabs>
                <w:tab w:val="left" w:pos="1800"/>
              </w:tabs>
              <w:jc w:val="center"/>
              <w:rPr>
                <w:rFonts w:asciiTheme="minorHAnsi" w:hAnsiTheme="minorHAnsi" w:cstheme="minorHAnsi"/>
                <w:bCs/>
                <w:sz w:val="20"/>
                <w:szCs w:val="20"/>
              </w:rPr>
              <w:pPrChange w:id="7978" w:author="Sue Simnor (EXT Idiom)" w:date="2024-08-15T15:00:00Z" w16du:dateUtc="2024-08-15T05:00:00Z">
                <w:pPr>
                  <w:tabs>
                    <w:tab w:val="left" w:pos="1800"/>
                  </w:tabs>
                </w:pPr>
              </w:pPrChange>
            </w:pPr>
            <w:r w:rsidRPr="00105B58">
              <w:rPr>
                <w:rFonts w:asciiTheme="minorHAnsi" w:hAnsiTheme="minorHAnsi" w:cstheme="minorHAnsi"/>
                <w:bCs/>
                <w:sz w:val="20"/>
                <w:szCs w:val="20"/>
              </w:rPr>
              <w:t>Table Style: COI_Table_3</w:t>
            </w:r>
          </w:p>
          <w:p w14:paraId="37E2C833" w14:textId="3706D290" w:rsidR="00BA1169" w:rsidRPr="00105B58" w:rsidRDefault="00BA1169">
            <w:pPr>
              <w:tabs>
                <w:tab w:val="left" w:pos="1800"/>
              </w:tabs>
              <w:jc w:val="center"/>
              <w:rPr>
                <w:rFonts w:asciiTheme="minorHAnsi" w:hAnsiTheme="minorHAnsi" w:cstheme="minorHAnsi"/>
                <w:bCs/>
                <w:sz w:val="20"/>
                <w:szCs w:val="20"/>
              </w:rPr>
              <w:pPrChange w:id="7979" w:author="Sue Simnor (EXT Idiom)" w:date="2024-08-15T15:00:00Z" w16du:dateUtc="2024-08-15T05:00:00Z">
                <w:pPr>
                  <w:tabs>
                    <w:tab w:val="left" w:pos="1800"/>
                  </w:tabs>
                </w:pPr>
              </w:pPrChange>
            </w:pPr>
          </w:p>
          <w:p w14:paraId="12271942" w14:textId="7D47ED9B" w:rsidR="00BA1169" w:rsidRPr="00105B58" w:rsidRDefault="00BA1169">
            <w:pPr>
              <w:tabs>
                <w:tab w:val="left" w:pos="1800"/>
              </w:tabs>
              <w:jc w:val="center"/>
              <w:rPr>
                <w:rFonts w:asciiTheme="minorHAnsi" w:hAnsiTheme="minorHAnsi" w:cstheme="minorHAnsi"/>
                <w:bCs/>
                <w:sz w:val="20"/>
                <w:szCs w:val="20"/>
              </w:rPr>
              <w:pPrChange w:id="7980" w:author="Sue Simnor (EXT Idiom)" w:date="2024-08-15T15:00:00Z" w16du:dateUtc="2024-08-15T05:00:00Z">
                <w:pPr>
                  <w:tabs>
                    <w:tab w:val="left" w:pos="1800"/>
                  </w:tabs>
                </w:pPr>
              </w:pPrChange>
            </w:pPr>
            <w:r w:rsidRPr="00105B58">
              <w:rPr>
                <w:rFonts w:asciiTheme="minorHAnsi" w:hAnsiTheme="minorHAnsi" w:cstheme="minorHAnsi"/>
                <w:bCs/>
                <w:sz w:val="20"/>
                <w:szCs w:val="20"/>
              </w:rPr>
              <w:t>Table_Heading_3_C</w:t>
            </w:r>
          </w:p>
          <w:p w14:paraId="0100AC75" w14:textId="4B734A72" w:rsidR="00BA1169" w:rsidRPr="00105B58" w:rsidRDefault="00BA1169">
            <w:pPr>
              <w:tabs>
                <w:tab w:val="left" w:pos="1800"/>
              </w:tabs>
              <w:jc w:val="center"/>
              <w:rPr>
                <w:rFonts w:asciiTheme="minorHAnsi" w:hAnsiTheme="minorHAnsi" w:cstheme="minorHAnsi"/>
                <w:bCs/>
                <w:sz w:val="20"/>
                <w:szCs w:val="20"/>
              </w:rPr>
              <w:pPrChange w:id="7981" w:author="Sue Simnor (EXT Idiom)" w:date="2024-08-15T15:00:00Z" w16du:dateUtc="2024-08-15T05:00:00Z">
                <w:pPr>
                  <w:tabs>
                    <w:tab w:val="left" w:pos="1800"/>
                  </w:tabs>
                </w:pPr>
              </w:pPrChange>
            </w:pPr>
          </w:p>
        </w:tc>
      </w:tr>
      <w:tr w:rsidR="00BA1169" w:rsidRPr="00BD6987" w14:paraId="2EA884E1"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0D3997F5" w14:textId="7E88067A" w:rsidR="00BA1169" w:rsidRPr="00BD6987" w:rsidRDefault="00BA1169" w:rsidP="00BA1169">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DDH </w:t>
            </w:r>
            <w:r>
              <w:rPr>
                <w:rFonts w:asciiTheme="minorHAnsi" w:hAnsiTheme="minorHAnsi" w:cstheme="minorHAnsi"/>
                <w:bCs/>
                <w:sz w:val="20"/>
                <w:szCs w:val="20"/>
              </w:rPr>
              <w:t>4</w:t>
            </w:r>
          </w:p>
        </w:tc>
        <w:tc>
          <w:tcPr>
            <w:tcW w:w="2243" w:type="dxa"/>
            <w:tcBorders>
              <w:top w:val="single" w:sz="4" w:space="0" w:color="auto"/>
              <w:left w:val="single" w:sz="4" w:space="0" w:color="auto"/>
              <w:bottom w:val="single" w:sz="4" w:space="0" w:color="auto"/>
              <w:right w:val="single" w:sz="4" w:space="0" w:color="auto"/>
            </w:tcBorders>
          </w:tcPr>
          <w:p w14:paraId="7587455D" w14:textId="436D6836" w:rsidR="00BA1169" w:rsidRPr="3136F1EB" w:rsidRDefault="00BA1169" w:rsidP="00BA1169">
            <w:pPr>
              <w:tabs>
                <w:tab w:val="left" w:pos="1800"/>
              </w:tabs>
              <w:rPr>
                <w:rFonts w:ascii="Calibri" w:hAnsi="Calibri" w:cs="Calibri"/>
                <w:sz w:val="20"/>
                <w:szCs w:val="20"/>
              </w:rPr>
            </w:pPr>
          </w:p>
        </w:tc>
        <w:tc>
          <w:tcPr>
            <w:tcW w:w="8079" w:type="dxa"/>
            <w:tcBorders>
              <w:top w:val="single" w:sz="4" w:space="0" w:color="auto"/>
              <w:left w:val="single" w:sz="4" w:space="0" w:color="auto"/>
              <w:bottom w:val="single" w:sz="4" w:space="0" w:color="auto"/>
              <w:right w:val="single" w:sz="4" w:space="0" w:color="auto"/>
            </w:tcBorders>
          </w:tcPr>
          <w:p w14:paraId="617D018C" w14:textId="5CB888F7" w:rsidR="00BA1169" w:rsidRPr="00655966" w:rsidRDefault="00BA1169" w:rsidP="00BA1169">
            <w:pPr>
              <w:tabs>
                <w:tab w:val="left" w:pos="774"/>
              </w:tabs>
              <w:rPr>
                <w:rFonts w:ascii="Calibri" w:hAnsi="Calibri" w:cs="Calibri"/>
                <w:sz w:val="20"/>
                <w:szCs w:val="20"/>
              </w:rPr>
            </w:pPr>
            <w:r w:rsidRPr="00655966">
              <w:rPr>
                <w:rFonts w:ascii="Calibri" w:hAnsi="Calibri" w:cs="Calibri"/>
                <w:sz w:val="20"/>
                <w:szCs w:val="20"/>
              </w:rPr>
              <w:t>Total claim count includes:</w:t>
            </w:r>
          </w:p>
          <w:p w14:paraId="13B14ABA" w14:textId="69214C9E" w:rsidR="00BA1169" w:rsidRPr="00655966" w:rsidRDefault="00BA1169" w:rsidP="00BA1169">
            <w:pPr>
              <w:pStyle w:val="ListParagraph"/>
              <w:numPr>
                <w:ilvl w:val="0"/>
                <w:numId w:val="49"/>
              </w:numPr>
              <w:tabs>
                <w:tab w:val="left" w:pos="774"/>
              </w:tabs>
              <w:spacing w:after="0"/>
              <w:rPr>
                <w:rFonts w:ascii="Calibri" w:hAnsi="Calibri" w:cs="Calibri"/>
                <w:color w:val="auto"/>
                <w:sz w:val="20"/>
                <w:szCs w:val="20"/>
              </w:rPr>
            </w:pPr>
            <w:r w:rsidRPr="00655966">
              <w:rPr>
                <w:rFonts w:ascii="Calibri" w:hAnsi="Calibri" w:cs="Calibri"/>
                <w:color w:val="auto"/>
                <w:sz w:val="20"/>
                <w:szCs w:val="20"/>
              </w:rPr>
              <w:t>Any claims in the last three years declared by you to us; and</w:t>
            </w:r>
          </w:p>
          <w:p w14:paraId="138C8682" w14:textId="61CC3C15" w:rsidR="00BA1169" w:rsidRPr="00655966" w:rsidRDefault="00BA1169" w:rsidP="00BA1169">
            <w:pPr>
              <w:pStyle w:val="ListParagraph"/>
              <w:tabs>
                <w:tab w:val="left" w:pos="774"/>
              </w:tabs>
              <w:spacing w:after="0"/>
              <w:rPr>
                <w:rFonts w:ascii="Calibri" w:hAnsi="Calibri" w:cs="Calibri"/>
                <w:color w:val="auto"/>
                <w:sz w:val="20"/>
                <w:szCs w:val="20"/>
              </w:rPr>
            </w:pPr>
            <w:r w:rsidRPr="624AC179">
              <w:rPr>
                <w:rFonts w:ascii="Calibri" w:hAnsi="Calibri" w:cs="Calibri"/>
                <w:color w:val="auto"/>
                <w:sz w:val="20"/>
                <w:szCs w:val="20"/>
              </w:rPr>
              <w:t>Any clai</w:t>
            </w:r>
            <w:commentRangeStart w:id="7982"/>
            <w:r w:rsidRPr="624AC179">
              <w:rPr>
                <w:rFonts w:ascii="Calibri" w:hAnsi="Calibri" w:cs="Calibri"/>
                <w:color w:val="auto"/>
                <w:sz w:val="20"/>
                <w:szCs w:val="20"/>
              </w:rPr>
              <w:t>ms had on this policy.</w:t>
            </w:r>
            <w:commentRangeEnd w:id="7982"/>
            <w:r w:rsidRPr="00655966">
              <w:rPr>
                <w:rStyle w:val="CommentReference"/>
                <w:rFonts w:ascii="Calibri" w:hAnsi="Calibri" w:cs="Calibri"/>
                <w:color w:val="auto"/>
                <w:sz w:val="20"/>
                <w:szCs w:val="20"/>
              </w:rPr>
              <w:commentReference w:id="7982"/>
            </w:r>
          </w:p>
          <w:p w14:paraId="1110E0E7" w14:textId="2A35354E" w:rsidR="00BA1169" w:rsidRPr="000F48AD" w:rsidRDefault="00BA1169" w:rsidP="00BA1169">
            <w:pPr>
              <w:tabs>
                <w:tab w:val="left" w:pos="774"/>
              </w:tabs>
              <w:rPr>
                <w:rFonts w:ascii="Calibri" w:hAnsi="Calibri" w:cs="Calibri"/>
                <w:sz w:val="20"/>
                <w:szCs w:val="20"/>
              </w:rPr>
            </w:pPr>
            <w:r w:rsidRPr="00655966">
              <w:rPr>
                <w:rFonts w:ascii="Calibri" w:hAnsi="Calibri" w:cs="Calibri"/>
                <w:sz w:val="20"/>
                <w:szCs w:val="20"/>
              </w:rPr>
              <w:t>These claims apply to all policyholders.</w:t>
            </w:r>
          </w:p>
        </w:tc>
        <w:tc>
          <w:tcPr>
            <w:tcW w:w="1418" w:type="dxa"/>
            <w:tcBorders>
              <w:top w:val="single" w:sz="4" w:space="0" w:color="auto"/>
              <w:left w:val="single" w:sz="4" w:space="0" w:color="auto"/>
              <w:bottom w:val="single" w:sz="4" w:space="0" w:color="auto"/>
              <w:right w:val="single" w:sz="4" w:space="0" w:color="auto"/>
            </w:tcBorders>
          </w:tcPr>
          <w:p w14:paraId="1F495FD6" w14:textId="660CABA5" w:rsidR="00E96D77" w:rsidRPr="00AA68C9" w:rsidDel="00AA68C9" w:rsidRDefault="00E96D77" w:rsidP="00E96D77">
            <w:pPr>
              <w:tabs>
                <w:tab w:val="left" w:pos="1800"/>
              </w:tabs>
              <w:jc w:val="center"/>
              <w:rPr>
                <w:del w:id="7983" w:author="Sam Sehgal (EXT Idiom)" w:date="2025-05-28T16:30:00Z" w16du:dateUtc="2025-05-28T06:30:00Z"/>
                <w:rFonts w:ascii="Calibri" w:hAnsi="Calibri" w:cs="Calibri"/>
                <w:color w:val="000000" w:themeColor="text1"/>
                <w:sz w:val="20"/>
                <w:szCs w:val="20"/>
                <w:highlight w:val="green"/>
                <w:rPrChange w:id="7984" w:author="Sam Sehgal (EXT Idiom)" w:date="2025-05-28T16:30:00Z" w16du:dateUtc="2025-05-28T06:30:00Z">
                  <w:rPr>
                    <w:del w:id="7985" w:author="Sam Sehgal (EXT Idiom)" w:date="2025-05-28T16:30:00Z" w16du:dateUtc="2025-05-28T06:30:00Z"/>
                    <w:rFonts w:ascii="Calibri" w:hAnsi="Calibri" w:cs="Calibri"/>
                    <w:color w:val="000000" w:themeColor="text1"/>
                    <w:sz w:val="20"/>
                    <w:szCs w:val="20"/>
                  </w:rPr>
                </w:rPrChange>
              </w:rPr>
            </w:pPr>
            <w:del w:id="7986" w:author="Sam Sehgal (EXT Idiom)" w:date="2025-05-28T16:30:00Z" w16du:dateUtc="2025-05-28T06:30:00Z">
              <w:r w:rsidRPr="00AA68C9" w:rsidDel="00AA68C9">
                <w:rPr>
                  <w:rFonts w:ascii="Calibri" w:hAnsi="Calibri" w:cs="Calibri"/>
                  <w:color w:val="000000" w:themeColor="text1"/>
                  <w:sz w:val="20"/>
                  <w:szCs w:val="20"/>
                  <w:highlight w:val="green"/>
                  <w:rPrChange w:id="7987" w:author="Sam Sehgal (EXT Idiom)" w:date="2025-05-28T16:30:00Z" w16du:dateUtc="2025-05-28T06:30:00Z">
                    <w:rPr>
                      <w:rFonts w:ascii="Calibri" w:hAnsi="Calibri" w:cs="Calibri"/>
                      <w:color w:val="000000" w:themeColor="text1"/>
                      <w:sz w:val="20"/>
                      <w:szCs w:val="20"/>
                      <w:highlight w:val="yellow"/>
                    </w:rPr>
                  </w:rPrChange>
                </w:rPr>
                <w:delText xml:space="preserve">IF </w:delText>
              </w:r>
              <w:r w:rsidR="006E326F" w:rsidRPr="00AA68C9" w:rsidDel="00AA68C9">
                <w:rPr>
                  <w:rFonts w:ascii="Calibri" w:hAnsi="Calibri" w:cs="Calibri"/>
                  <w:sz w:val="20"/>
                  <w:szCs w:val="20"/>
                  <w:highlight w:val="green"/>
                  <w:rPrChange w:id="7988" w:author="Sam Sehgal (EXT Idiom)" w:date="2025-05-28T16:30:00Z" w16du:dateUtc="2025-05-28T06:30:00Z">
                    <w:rPr>
                      <w:rFonts w:ascii="Calibri" w:hAnsi="Calibri" w:cs="Calibri"/>
                      <w:sz w:val="20"/>
                      <w:szCs w:val="20"/>
                      <w:highlight w:val="yellow"/>
                    </w:rPr>
                  </w:rPrChange>
                </w:rPr>
                <w:delText>&lt;VehicleTotalClaimsCount&gt;</w:delText>
              </w:r>
              <w:r w:rsidR="006E326F" w:rsidRPr="00AA68C9" w:rsidDel="00AA68C9">
                <w:rPr>
                  <w:rFonts w:ascii="Calibri" w:hAnsi="Calibri" w:cs="Calibri"/>
                  <w:sz w:val="20"/>
                  <w:szCs w:val="20"/>
                  <w:highlight w:val="green"/>
                  <w:rPrChange w:id="7989" w:author="Sam Sehgal (EXT Idiom)" w:date="2025-05-28T16:30:00Z" w16du:dateUtc="2025-05-28T06:30:00Z">
                    <w:rPr>
                      <w:rFonts w:ascii="Calibri" w:hAnsi="Calibri" w:cs="Calibri"/>
                      <w:sz w:val="20"/>
                      <w:szCs w:val="20"/>
                    </w:rPr>
                  </w:rPrChange>
                </w:rPr>
                <w:delText xml:space="preserve"> </w:delText>
              </w:r>
              <w:r w:rsidRPr="00AA68C9" w:rsidDel="00AA68C9">
                <w:rPr>
                  <w:rFonts w:ascii="Calibri" w:hAnsi="Calibri" w:cs="Calibri"/>
                  <w:color w:val="000000" w:themeColor="text1"/>
                  <w:sz w:val="20"/>
                  <w:szCs w:val="20"/>
                  <w:highlight w:val="green"/>
                  <w:rPrChange w:id="7990" w:author="Sam Sehgal (EXT Idiom)" w:date="2025-05-28T16:30:00Z" w16du:dateUtc="2025-05-28T06:30:00Z">
                    <w:rPr>
                      <w:rFonts w:ascii="Calibri" w:hAnsi="Calibri" w:cs="Calibri"/>
                      <w:color w:val="000000" w:themeColor="text1"/>
                      <w:sz w:val="20"/>
                      <w:szCs w:val="20"/>
                    </w:rPr>
                  </w:rPrChange>
                </w:rPr>
                <w:delText>GREATER THAN 0 THEN display</w:delText>
              </w:r>
            </w:del>
          </w:p>
          <w:p w14:paraId="5CEE6789" w14:textId="1B0A4F83" w:rsidR="00E96D77" w:rsidRPr="00A16890" w:rsidRDefault="00E96D77" w:rsidP="00E96D77">
            <w:pPr>
              <w:tabs>
                <w:tab w:val="left" w:pos="1800"/>
              </w:tabs>
              <w:jc w:val="center"/>
              <w:rPr>
                <w:rFonts w:ascii="Calibri" w:hAnsi="Calibri" w:cs="Calibri"/>
                <w:color w:val="000000" w:themeColor="text1"/>
                <w:sz w:val="20"/>
                <w:szCs w:val="20"/>
              </w:rPr>
            </w:pPr>
            <w:del w:id="7991" w:author="Sam Sehgal (EXT Idiom)" w:date="2025-05-28T16:30:00Z" w16du:dateUtc="2025-05-28T06:30:00Z">
              <w:r w:rsidRPr="00AA68C9" w:rsidDel="00AA68C9">
                <w:rPr>
                  <w:rFonts w:ascii="Calibri" w:hAnsi="Calibri" w:cs="Calibri"/>
                  <w:color w:val="000000" w:themeColor="text1"/>
                  <w:sz w:val="20"/>
                  <w:szCs w:val="20"/>
                  <w:highlight w:val="green"/>
                  <w:rPrChange w:id="7992" w:author="Sam Sehgal (EXT Idiom)" w:date="2025-05-28T16:30:00Z" w16du:dateUtc="2025-05-28T06:30:00Z">
                    <w:rPr>
                      <w:rFonts w:ascii="Calibri" w:hAnsi="Calibri" w:cs="Calibri"/>
                      <w:color w:val="000000" w:themeColor="text1"/>
                      <w:sz w:val="20"/>
                      <w:szCs w:val="20"/>
                    </w:rPr>
                  </w:rPrChange>
                </w:rPr>
                <w:delText>Else DO NOT Display</w:delText>
              </w:r>
            </w:del>
            <w:ins w:id="7993" w:author="Sam Sehgal (EXT Idiom)" w:date="2025-05-28T16:30:00Z" w16du:dateUtc="2025-05-28T06:30:00Z">
              <w:r w:rsidR="00AA68C9" w:rsidRPr="00AA68C9">
                <w:rPr>
                  <w:rFonts w:ascii="Calibri" w:hAnsi="Calibri" w:cs="Calibri"/>
                  <w:color w:val="000000" w:themeColor="text1"/>
                  <w:sz w:val="20"/>
                  <w:szCs w:val="20"/>
                  <w:highlight w:val="green"/>
                  <w:rPrChange w:id="7994" w:author="Sam Sehgal (EXT Idiom)" w:date="2025-05-28T16:30:00Z" w16du:dateUtc="2025-05-28T06:30:00Z">
                    <w:rPr>
                      <w:rFonts w:ascii="Calibri" w:hAnsi="Calibri" w:cs="Calibri"/>
                      <w:color w:val="000000" w:themeColor="text1"/>
                      <w:sz w:val="20"/>
                      <w:szCs w:val="20"/>
                    </w:rPr>
                  </w:rPrChange>
                </w:rPr>
                <w:t>Always Display</w:t>
              </w:r>
            </w:ins>
          </w:p>
          <w:p w14:paraId="4F90AFD2" w14:textId="188216AA" w:rsidR="00BA1169" w:rsidDel="00E96D77" w:rsidRDefault="00BA1169" w:rsidP="00BA1169">
            <w:pPr>
              <w:tabs>
                <w:tab w:val="left" w:pos="1800"/>
              </w:tabs>
              <w:rPr>
                <w:del w:id="7995" w:author="Sue Simnor (EXT Idiom)" w:date="2024-08-21T16:44:00Z" w16du:dateUtc="2024-08-21T06:44:00Z"/>
                <w:rFonts w:ascii="Calibri" w:hAnsi="Calibri" w:cs="Calibri"/>
                <w:color w:val="000000" w:themeColor="text1"/>
                <w:sz w:val="20"/>
                <w:szCs w:val="20"/>
              </w:rPr>
            </w:pPr>
          </w:p>
          <w:p w14:paraId="7CB5E413" w14:textId="11A53FFB" w:rsidR="00BA1169" w:rsidRPr="00F6274F" w:rsidRDefault="00BA1169" w:rsidP="00E96D77">
            <w:pPr>
              <w:tabs>
                <w:tab w:val="left" w:pos="1800"/>
              </w:tabs>
              <w:rPr>
                <w:rFonts w:ascii="Calibri" w:hAnsi="Calibri" w:cs="Calibri"/>
                <w:color w:val="000000" w:themeColor="text1"/>
                <w:sz w:val="20"/>
                <w:szCs w:val="20"/>
              </w:rPr>
            </w:pPr>
          </w:p>
        </w:tc>
        <w:tc>
          <w:tcPr>
            <w:tcW w:w="1843" w:type="dxa"/>
            <w:tcBorders>
              <w:top w:val="single" w:sz="4" w:space="0" w:color="auto"/>
              <w:left w:val="single" w:sz="4" w:space="0" w:color="auto"/>
              <w:bottom w:val="single" w:sz="4" w:space="0" w:color="auto"/>
              <w:right w:val="single" w:sz="4" w:space="0" w:color="auto"/>
            </w:tcBorders>
          </w:tcPr>
          <w:p w14:paraId="68FBB678" w14:textId="51073B20" w:rsidR="00BA1169" w:rsidRDefault="00BA1169" w:rsidP="00BA1169">
            <w:pPr>
              <w:tabs>
                <w:tab w:val="left" w:pos="1800"/>
              </w:tabs>
              <w:rPr>
                <w:rFonts w:asciiTheme="minorHAnsi" w:hAnsiTheme="minorHAnsi" w:cstheme="minorHAnsi"/>
                <w:bCs/>
                <w:sz w:val="20"/>
                <w:szCs w:val="20"/>
              </w:rPr>
            </w:pPr>
            <w:r>
              <w:rPr>
                <w:rFonts w:asciiTheme="minorHAnsi" w:hAnsiTheme="minorHAnsi" w:cstheme="minorHAnsi"/>
                <w:bCs/>
                <w:sz w:val="20"/>
                <w:szCs w:val="20"/>
              </w:rPr>
              <w:t>Table_Bodycopy_COI</w:t>
            </w:r>
          </w:p>
          <w:p w14:paraId="1B940651" w14:textId="1D74113F" w:rsidR="00BA1169" w:rsidRDefault="00BA1169" w:rsidP="00BA1169">
            <w:pPr>
              <w:tabs>
                <w:tab w:val="left" w:pos="1800"/>
              </w:tabs>
              <w:rPr>
                <w:rFonts w:asciiTheme="minorHAnsi" w:hAnsiTheme="minorHAnsi" w:cstheme="minorHAnsi"/>
                <w:bCs/>
                <w:sz w:val="20"/>
                <w:szCs w:val="20"/>
              </w:rPr>
            </w:pPr>
          </w:p>
          <w:p w14:paraId="18C31A69" w14:textId="3B09B002" w:rsidR="00BA1169" w:rsidRPr="00BD6987" w:rsidRDefault="00BA1169" w:rsidP="00BA1169">
            <w:pPr>
              <w:tabs>
                <w:tab w:val="left" w:pos="1800"/>
              </w:tabs>
              <w:rPr>
                <w:rFonts w:asciiTheme="minorHAnsi" w:hAnsiTheme="minorHAnsi" w:cstheme="minorHAnsi"/>
                <w:bCs/>
                <w:sz w:val="20"/>
                <w:szCs w:val="20"/>
              </w:rPr>
            </w:pPr>
            <w:r>
              <w:rPr>
                <w:rFonts w:asciiTheme="minorHAnsi" w:hAnsiTheme="minorHAnsi" w:cstheme="minorHAnsi"/>
                <w:bCs/>
                <w:sz w:val="20"/>
                <w:szCs w:val="20"/>
              </w:rPr>
              <w:t>Bullet_2_COI</w:t>
            </w:r>
          </w:p>
        </w:tc>
      </w:tr>
      <w:tr w:rsidR="004962A7" w:rsidRPr="00BD6987" w14:paraId="2CF9445D"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0DDBA7DE" w14:textId="2620713A" w:rsidR="004962A7" w:rsidRPr="00BD6987" w:rsidRDefault="004962A7" w:rsidP="004962A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DDH </w:t>
            </w:r>
            <w:r>
              <w:rPr>
                <w:rFonts w:asciiTheme="minorHAnsi" w:hAnsiTheme="minorHAnsi" w:cstheme="minorHAnsi"/>
                <w:bCs/>
                <w:sz w:val="20"/>
                <w:szCs w:val="20"/>
              </w:rPr>
              <w:t>5</w:t>
            </w:r>
          </w:p>
        </w:tc>
        <w:tc>
          <w:tcPr>
            <w:tcW w:w="2243" w:type="dxa"/>
            <w:tcBorders>
              <w:top w:val="single" w:sz="4" w:space="0" w:color="auto"/>
              <w:left w:val="single" w:sz="4" w:space="0" w:color="auto"/>
              <w:bottom w:val="single" w:sz="4" w:space="0" w:color="auto"/>
              <w:right w:val="single" w:sz="4" w:space="0" w:color="auto"/>
            </w:tcBorders>
          </w:tcPr>
          <w:p w14:paraId="3EC3B64E" w14:textId="541471F5" w:rsidR="004962A7" w:rsidRPr="00866A3B" w:rsidRDefault="004962A7" w:rsidP="004962A7">
            <w:pPr>
              <w:tabs>
                <w:tab w:val="left" w:pos="1800"/>
              </w:tabs>
              <w:rPr>
                <w:rFonts w:ascii="Calibri" w:hAnsi="Calibri" w:cs="Calibri"/>
                <w:sz w:val="20"/>
                <w:szCs w:val="20"/>
              </w:rPr>
            </w:pPr>
            <w:r w:rsidRPr="00866A3B">
              <w:rPr>
                <w:rFonts w:ascii="Calibri" w:hAnsi="Calibri" w:cs="Calibri"/>
                <w:sz w:val="20"/>
                <w:szCs w:val="20"/>
              </w:rPr>
              <w:t>&lt;DriverFirstname&gt;</w:t>
            </w:r>
          </w:p>
          <w:p w14:paraId="7535B330" w14:textId="42B4B162" w:rsidR="004962A7" w:rsidRPr="00866A3B" w:rsidRDefault="004962A7" w:rsidP="004962A7">
            <w:pPr>
              <w:tabs>
                <w:tab w:val="left" w:pos="1800"/>
              </w:tabs>
              <w:rPr>
                <w:rFonts w:ascii="Calibri" w:hAnsi="Calibri" w:cs="Calibri"/>
                <w:sz w:val="20"/>
                <w:szCs w:val="20"/>
              </w:rPr>
            </w:pPr>
            <w:r w:rsidRPr="00866A3B">
              <w:rPr>
                <w:rFonts w:ascii="Calibri" w:hAnsi="Calibri" w:cs="Calibri"/>
                <w:sz w:val="20"/>
                <w:szCs w:val="20"/>
              </w:rPr>
              <w:t>&lt;DriverSurname&gt;</w:t>
            </w:r>
          </w:p>
          <w:p w14:paraId="28282503" w14:textId="3A34645C" w:rsidR="004962A7" w:rsidRPr="00866A3B" w:rsidRDefault="004962A7" w:rsidP="004962A7">
            <w:pPr>
              <w:tabs>
                <w:tab w:val="left" w:pos="1800"/>
              </w:tabs>
              <w:rPr>
                <w:rFonts w:ascii="Calibri" w:hAnsi="Calibri" w:cs="Calibri"/>
                <w:sz w:val="20"/>
                <w:szCs w:val="20"/>
              </w:rPr>
            </w:pPr>
            <w:r w:rsidRPr="00866A3B">
              <w:rPr>
                <w:rFonts w:ascii="Calibri" w:hAnsi="Calibri" w:cs="Calibri"/>
                <w:sz w:val="20"/>
                <w:szCs w:val="20"/>
              </w:rPr>
              <w:t>&lt;DriverDOB &gt;</w:t>
            </w:r>
          </w:p>
          <w:p w14:paraId="27209F36" w14:textId="65934F82" w:rsidR="004962A7" w:rsidRPr="00866A3B" w:rsidRDefault="004962A7" w:rsidP="004962A7">
            <w:pPr>
              <w:tabs>
                <w:tab w:val="left" w:pos="1800"/>
              </w:tabs>
              <w:rPr>
                <w:rFonts w:ascii="Calibri" w:hAnsi="Calibri" w:cs="Calibri"/>
                <w:sz w:val="20"/>
                <w:szCs w:val="20"/>
              </w:rPr>
            </w:pPr>
            <w:r w:rsidRPr="00866A3B">
              <w:rPr>
                <w:rFonts w:ascii="Calibri" w:hAnsi="Calibri" w:cs="Calibri"/>
                <w:sz w:val="20"/>
                <w:szCs w:val="20"/>
              </w:rPr>
              <w:t>&lt;DriverGenderDisplay&gt;</w:t>
            </w:r>
          </w:p>
          <w:p w14:paraId="29889A28" w14:textId="39C393AB" w:rsidR="004962A7" w:rsidRPr="00866A3B" w:rsidRDefault="004962A7" w:rsidP="004962A7">
            <w:pPr>
              <w:tabs>
                <w:tab w:val="left" w:pos="1800"/>
              </w:tabs>
              <w:rPr>
                <w:rFonts w:ascii="Calibri" w:hAnsi="Calibri" w:cs="Calibri"/>
                <w:sz w:val="20"/>
                <w:szCs w:val="20"/>
              </w:rPr>
            </w:pPr>
            <w:r w:rsidRPr="00866A3B">
              <w:rPr>
                <w:rFonts w:ascii="Calibri" w:hAnsi="Calibri" w:cs="Calibri"/>
                <w:sz w:val="20"/>
                <w:szCs w:val="20"/>
              </w:rPr>
              <w:t>&lt;DriverYearsLicensed&gt;</w:t>
            </w:r>
          </w:p>
          <w:p w14:paraId="788ECB91" w14:textId="1F04ECCD" w:rsidR="004962A7" w:rsidRPr="3136F1EB" w:rsidRDefault="004962A7" w:rsidP="004962A7">
            <w:pPr>
              <w:tabs>
                <w:tab w:val="left" w:pos="1800"/>
              </w:tabs>
              <w:rPr>
                <w:rFonts w:ascii="Calibri" w:hAnsi="Calibri" w:cs="Calibri"/>
                <w:sz w:val="20"/>
                <w:szCs w:val="20"/>
              </w:rPr>
            </w:pPr>
          </w:p>
        </w:tc>
        <w:tc>
          <w:tcPr>
            <w:tcW w:w="8079" w:type="dxa"/>
            <w:tcBorders>
              <w:top w:val="single" w:sz="4" w:space="0" w:color="auto"/>
              <w:left w:val="single" w:sz="4" w:space="0" w:color="auto"/>
              <w:bottom w:val="single" w:sz="4" w:space="0" w:color="auto"/>
              <w:right w:val="single" w:sz="4" w:space="0" w:color="auto"/>
            </w:tcBorders>
          </w:tcPr>
          <w:p w14:paraId="19246E1E" w14:textId="1AFD3A9C" w:rsidR="004962A7" w:rsidRDefault="004962A7" w:rsidP="004962A7">
            <w:pPr>
              <w:pStyle w:val="Heading10"/>
            </w:pPr>
          </w:p>
          <w:tbl>
            <w:tblPr>
              <w:tblStyle w:val="TableGrid"/>
              <w:tblW w:w="7783" w:type="dxa"/>
              <w:tblLayout w:type="fixed"/>
              <w:tblLook w:val="04A0" w:firstRow="1" w:lastRow="0" w:firstColumn="1" w:lastColumn="0" w:noHBand="0" w:noVBand="1"/>
            </w:tblPr>
            <w:tblGrid>
              <w:gridCol w:w="2127"/>
              <w:gridCol w:w="1710"/>
              <w:gridCol w:w="1709"/>
              <w:gridCol w:w="2237"/>
            </w:tblGrid>
            <w:tr w:rsidR="004962A7" w14:paraId="0C1AACBC" w14:textId="77777777" w:rsidTr="49D88597">
              <w:trPr>
                <w:trHeight w:val="390"/>
              </w:trPr>
              <w:tc>
                <w:tcPr>
                  <w:tcW w:w="2127" w:type="dxa"/>
                </w:tcPr>
                <w:p w14:paraId="25A132DE" w14:textId="653E4C74" w:rsidR="004962A7" w:rsidRPr="006922DD" w:rsidRDefault="004962A7" w:rsidP="004962A7">
                  <w:pPr>
                    <w:pStyle w:val="Heading10"/>
                    <w:spacing w:after="0" w:line="200" w:lineRule="exact"/>
                    <w:rPr>
                      <w:sz w:val="24"/>
                    </w:rPr>
                  </w:pPr>
                  <w:r w:rsidRPr="006922DD">
                    <w:rPr>
                      <w:rFonts w:ascii="Calibri" w:hAnsi="Calibri" w:cs="Calibri"/>
                      <w:color w:val="000000" w:themeColor="text1"/>
                      <w:sz w:val="24"/>
                    </w:rPr>
                    <w:t xml:space="preserve">Declared </w:t>
                  </w:r>
                  <w:commentRangeStart w:id="7996"/>
                  <w:commentRangeStart w:id="7997"/>
                  <w:commentRangeEnd w:id="7996"/>
                  <w:r w:rsidRPr="006922DD">
                    <w:rPr>
                      <w:rStyle w:val="CommentReference"/>
                      <w:rFonts w:ascii="Calibri" w:hAnsi="Calibri" w:cs="Calibri"/>
                      <w:color w:val="000000" w:themeColor="text1"/>
                      <w:sz w:val="24"/>
                      <w:szCs w:val="24"/>
                    </w:rPr>
                    <w:commentReference w:id="7996"/>
                  </w:r>
                  <w:commentRangeEnd w:id="7997"/>
                  <w:r w:rsidRPr="006922DD">
                    <w:rPr>
                      <w:rStyle w:val="CommentReference"/>
                      <w:rFonts w:ascii="Calibri" w:hAnsi="Calibri" w:cs="Calibri"/>
                      <w:color w:val="000000" w:themeColor="text1"/>
                      <w:sz w:val="24"/>
                      <w:szCs w:val="24"/>
                    </w:rPr>
                    <w:commentReference w:id="7997"/>
                  </w:r>
                  <w:r w:rsidRPr="006922DD">
                    <w:rPr>
                      <w:rFonts w:ascii="Calibri" w:hAnsi="Calibri" w:cs="Calibri"/>
                      <w:color w:val="000000" w:themeColor="text1"/>
                      <w:sz w:val="24"/>
                    </w:rPr>
                    <w:t>drivers</w:t>
                  </w:r>
                </w:p>
              </w:tc>
              <w:tc>
                <w:tcPr>
                  <w:tcW w:w="1710" w:type="dxa"/>
                </w:tcPr>
                <w:p w14:paraId="34292A71" w14:textId="5FBD42E1" w:rsidR="004962A7" w:rsidRPr="006922DD" w:rsidRDefault="004962A7" w:rsidP="004962A7">
                  <w:pPr>
                    <w:pStyle w:val="Heading10"/>
                    <w:spacing w:after="0" w:line="200" w:lineRule="exact"/>
                    <w:rPr>
                      <w:sz w:val="24"/>
                    </w:rPr>
                  </w:pPr>
                  <w:r w:rsidRPr="006922DD">
                    <w:rPr>
                      <w:rFonts w:ascii="Calibri" w:hAnsi="Calibri" w:cs="Calibri"/>
                      <w:color w:val="000000" w:themeColor="text1"/>
                      <w:sz w:val="24"/>
                    </w:rPr>
                    <w:t xml:space="preserve">Date of </w:t>
                  </w:r>
                  <w:commentRangeStart w:id="7998"/>
                  <w:commentRangeStart w:id="7999"/>
                  <w:commentRangeEnd w:id="7998"/>
                  <w:r w:rsidRPr="006922DD">
                    <w:rPr>
                      <w:rStyle w:val="CommentReference"/>
                      <w:rFonts w:ascii="Calibri" w:hAnsi="Calibri" w:cs="Calibri"/>
                      <w:color w:val="000000" w:themeColor="text1"/>
                      <w:sz w:val="24"/>
                      <w:szCs w:val="24"/>
                    </w:rPr>
                    <w:commentReference w:id="7998"/>
                  </w:r>
                  <w:commentRangeEnd w:id="7999"/>
                  <w:r w:rsidRPr="006922DD">
                    <w:rPr>
                      <w:rStyle w:val="CommentReference"/>
                      <w:rFonts w:ascii="Calibri" w:hAnsi="Calibri" w:cs="Calibri"/>
                      <w:color w:val="000000" w:themeColor="text1"/>
                      <w:sz w:val="24"/>
                      <w:szCs w:val="24"/>
                    </w:rPr>
                    <w:commentReference w:id="7999"/>
                  </w:r>
                  <w:r w:rsidRPr="006922DD">
                    <w:rPr>
                      <w:rFonts w:ascii="Calibri" w:hAnsi="Calibri" w:cs="Calibri"/>
                      <w:color w:val="000000" w:themeColor="text1"/>
                      <w:sz w:val="24"/>
                    </w:rPr>
                    <w:t>birth</w:t>
                  </w:r>
                </w:p>
              </w:tc>
              <w:tc>
                <w:tcPr>
                  <w:tcW w:w="1709" w:type="dxa"/>
                </w:tcPr>
                <w:p w14:paraId="2A4E08F1" w14:textId="369781D8" w:rsidR="004962A7" w:rsidRPr="006922DD" w:rsidRDefault="004962A7" w:rsidP="004962A7">
                  <w:pPr>
                    <w:pStyle w:val="Heading10"/>
                    <w:spacing w:after="0" w:line="200" w:lineRule="exact"/>
                    <w:rPr>
                      <w:sz w:val="24"/>
                    </w:rPr>
                  </w:pPr>
                  <w:r w:rsidRPr="006922DD">
                    <w:rPr>
                      <w:rFonts w:ascii="Calibri" w:hAnsi="Calibri" w:cs="Calibri"/>
                      <w:color w:val="000000" w:themeColor="text1"/>
                      <w:sz w:val="24"/>
                    </w:rPr>
                    <w:t>Gender</w:t>
                  </w:r>
                  <w:commentRangeStart w:id="8000"/>
                  <w:commentRangeStart w:id="8001"/>
                  <w:commentRangeStart w:id="8002"/>
                  <w:commentRangeStart w:id="8003"/>
                  <w:commentRangeStart w:id="8004"/>
                  <w:commentRangeEnd w:id="8000"/>
                  <w:r w:rsidRPr="006922DD">
                    <w:rPr>
                      <w:rStyle w:val="CommentReference"/>
                      <w:sz w:val="24"/>
                      <w:szCs w:val="24"/>
                    </w:rPr>
                    <w:commentReference w:id="8000"/>
                  </w:r>
                  <w:commentRangeEnd w:id="8001"/>
                  <w:r w:rsidRPr="006922DD">
                    <w:rPr>
                      <w:rStyle w:val="CommentReference"/>
                      <w:sz w:val="24"/>
                      <w:szCs w:val="24"/>
                    </w:rPr>
                    <w:commentReference w:id="8001"/>
                  </w:r>
                  <w:commentRangeEnd w:id="8002"/>
                  <w:r w:rsidRPr="006922DD">
                    <w:rPr>
                      <w:rStyle w:val="CommentReference"/>
                      <w:sz w:val="24"/>
                      <w:szCs w:val="24"/>
                    </w:rPr>
                    <w:commentReference w:id="8002"/>
                  </w:r>
                  <w:commentRangeEnd w:id="8003"/>
                  <w:r w:rsidRPr="006922DD">
                    <w:rPr>
                      <w:rStyle w:val="CommentReference"/>
                      <w:sz w:val="24"/>
                      <w:szCs w:val="24"/>
                    </w:rPr>
                    <w:commentReference w:id="8003"/>
                  </w:r>
                  <w:commentRangeEnd w:id="8004"/>
                  <w:r w:rsidRPr="006922DD">
                    <w:rPr>
                      <w:rStyle w:val="CommentReference"/>
                      <w:sz w:val="24"/>
                      <w:szCs w:val="24"/>
                    </w:rPr>
                    <w:commentReference w:id="8004"/>
                  </w:r>
                </w:p>
              </w:tc>
              <w:tc>
                <w:tcPr>
                  <w:tcW w:w="2237" w:type="dxa"/>
                </w:tcPr>
                <w:p w14:paraId="0EB9E1DE" w14:textId="246F473F" w:rsidR="004962A7" w:rsidRPr="006922DD" w:rsidRDefault="004962A7" w:rsidP="004962A7">
                  <w:pPr>
                    <w:pStyle w:val="Heading10"/>
                    <w:spacing w:after="0" w:line="200" w:lineRule="exact"/>
                    <w:rPr>
                      <w:sz w:val="24"/>
                    </w:rPr>
                  </w:pPr>
                  <w:r w:rsidRPr="006922DD">
                    <w:rPr>
                      <w:rFonts w:ascii="Calibri" w:hAnsi="Calibri" w:cs="Calibri"/>
                      <w:color w:val="000000" w:themeColor="text1"/>
                      <w:sz w:val="24"/>
                    </w:rPr>
                    <w:t>Age licence obtained</w:t>
                  </w:r>
                </w:p>
              </w:tc>
            </w:tr>
            <w:tr w:rsidR="004962A7" w14:paraId="5170F746" w14:textId="77777777" w:rsidTr="49D88597">
              <w:trPr>
                <w:trHeight w:val="1261"/>
              </w:trPr>
              <w:tc>
                <w:tcPr>
                  <w:tcW w:w="2127" w:type="dxa"/>
                </w:tcPr>
                <w:p w14:paraId="76616CC7" w14:textId="096990DA" w:rsidR="004962A7" w:rsidRPr="003F04B7" w:rsidRDefault="004962A7" w:rsidP="004962A7">
                  <w:pPr>
                    <w:rPr>
                      <w:rFonts w:asciiTheme="minorHAnsi" w:eastAsia="Times New Roman" w:hAnsiTheme="minorHAnsi"/>
                      <w:b/>
                      <w:bCs/>
                      <w:color w:val="000000"/>
                      <w:kern w:val="0"/>
                      <w:sz w:val="20"/>
                      <w:szCs w:val="20"/>
                      <w:lang w:eastAsia="en-US"/>
                      <w14:ligatures w14:val="none"/>
                    </w:rPr>
                  </w:pPr>
                  <w:r w:rsidRPr="006922DD">
                    <w:rPr>
                      <w:rFonts w:asciiTheme="minorHAnsi" w:hAnsiTheme="minorHAnsi"/>
                      <w:b/>
                      <w:bCs/>
                      <w:color w:val="000000" w:themeColor="text1"/>
                      <w:sz w:val="20"/>
                      <w:szCs w:val="20"/>
                    </w:rPr>
                    <w:t xml:space="preserve">&lt;DriverFirstName&gt;&lt;DriverSurname&gt; </w:t>
                  </w:r>
                </w:p>
                <w:p w14:paraId="12970F3F" w14:textId="31E6A408" w:rsidR="004962A7" w:rsidRPr="006922DD" w:rsidRDefault="004962A7" w:rsidP="004962A7">
                  <w:pPr>
                    <w:pStyle w:val="Heading10"/>
                    <w:rPr>
                      <w:rFonts w:asciiTheme="minorHAnsi" w:hAnsiTheme="minorHAnsi" w:cstheme="minorHAnsi"/>
                      <w:sz w:val="20"/>
                      <w:szCs w:val="20"/>
                    </w:rPr>
                  </w:pPr>
                </w:p>
              </w:tc>
              <w:tc>
                <w:tcPr>
                  <w:tcW w:w="1710" w:type="dxa"/>
                </w:tcPr>
                <w:p w14:paraId="4830AE97" w14:textId="562DF172" w:rsidR="004962A7" w:rsidRPr="006922DD" w:rsidRDefault="004962A7" w:rsidP="004962A7">
                  <w:pPr>
                    <w:pStyle w:val="Heading10"/>
                    <w:rPr>
                      <w:rFonts w:asciiTheme="minorHAnsi" w:hAnsiTheme="minorHAnsi" w:cstheme="minorHAnsi"/>
                      <w:sz w:val="20"/>
                      <w:szCs w:val="20"/>
                    </w:rPr>
                  </w:pPr>
                  <w:r w:rsidRPr="006922DD">
                    <w:rPr>
                      <w:rFonts w:asciiTheme="minorHAnsi" w:hAnsiTheme="minorHAnsi" w:cstheme="minorHAnsi"/>
                      <w:sz w:val="20"/>
                      <w:szCs w:val="20"/>
                    </w:rPr>
                    <w:t>&lt;DriverDOB&gt;</w:t>
                  </w:r>
                </w:p>
              </w:tc>
              <w:tc>
                <w:tcPr>
                  <w:tcW w:w="1709" w:type="dxa"/>
                </w:tcPr>
                <w:p w14:paraId="0EA6B45F" w14:textId="4C3B8698" w:rsidR="004962A7" w:rsidRPr="006922DD" w:rsidRDefault="004962A7" w:rsidP="004962A7">
                  <w:pPr>
                    <w:pStyle w:val="Heading10"/>
                    <w:rPr>
                      <w:rFonts w:asciiTheme="minorHAnsi" w:hAnsiTheme="minorHAnsi" w:cstheme="minorHAnsi"/>
                      <w:sz w:val="20"/>
                      <w:szCs w:val="20"/>
                    </w:rPr>
                  </w:pPr>
                  <w:r w:rsidRPr="006922DD">
                    <w:rPr>
                      <w:rFonts w:asciiTheme="minorHAnsi" w:hAnsiTheme="minorHAnsi" w:cstheme="minorHAnsi"/>
                      <w:sz w:val="20"/>
                      <w:szCs w:val="20"/>
                    </w:rPr>
                    <w:t>&lt;DriverGenderDisplay&gt;</w:t>
                  </w:r>
                </w:p>
              </w:tc>
              <w:tc>
                <w:tcPr>
                  <w:tcW w:w="2237" w:type="dxa"/>
                </w:tcPr>
                <w:p w14:paraId="2C624800" w14:textId="02C28170" w:rsidR="004962A7" w:rsidRPr="006922DD" w:rsidRDefault="004962A7" w:rsidP="004962A7">
                  <w:pPr>
                    <w:pStyle w:val="Heading10"/>
                    <w:rPr>
                      <w:rFonts w:asciiTheme="minorHAnsi" w:hAnsiTheme="minorHAnsi" w:cstheme="minorBidi"/>
                      <w:sz w:val="20"/>
                      <w:szCs w:val="20"/>
                    </w:rPr>
                  </w:pPr>
                  <w:r w:rsidRPr="006922DD">
                    <w:rPr>
                      <w:rFonts w:asciiTheme="minorHAnsi" w:hAnsiTheme="minorHAnsi" w:cstheme="minorBidi"/>
                      <w:sz w:val="20"/>
                      <w:szCs w:val="20"/>
                    </w:rPr>
                    <w:t>&lt;</w:t>
                  </w:r>
                  <w:commentRangeStart w:id="8005"/>
                  <w:commentRangeStart w:id="8006"/>
                  <w:commentRangeStart w:id="8007"/>
                  <w:r w:rsidRPr="006922DD">
                    <w:rPr>
                      <w:rFonts w:asciiTheme="minorHAnsi" w:hAnsiTheme="minorHAnsi" w:cstheme="minorBidi"/>
                      <w:sz w:val="20"/>
                      <w:szCs w:val="20"/>
                    </w:rPr>
                    <w:t>DriverYearsLicensed</w:t>
                  </w:r>
                  <w:commentRangeEnd w:id="8005"/>
                  <w:r w:rsidRPr="006922DD">
                    <w:rPr>
                      <w:rStyle w:val="CommentReference"/>
                      <w:rFonts w:asciiTheme="minorHAnsi" w:hAnsiTheme="minorHAnsi" w:cstheme="minorBidi"/>
                      <w:sz w:val="20"/>
                      <w:szCs w:val="20"/>
                    </w:rPr>
                    <w:commentReference w:id="8005"/>
                  </w:r>
                  <w:commentRangeEnd w:id="8006"/>
                  <w:r w:rsidRPr="006922DD">
                    <w:rPr>
                      <w:rStyle w:val="CommentReference"/>
                      <w:rFonts w:asciiTheme="minorHAnsi" w:hAnsiTheme="minorHAnsi" w:cstheme="minorBidi"/>
                      <w:sz w:val="20"/>
                      <w:szCs w:val="20"/>
                    </w:rPr>
                    <w:commentReference w:id="8006"/>
                  </w:r>
                  <w:commentRangeEnd w:id="8007"/>
                  <w:r w:rsidRPr="006922DD">
                    <w:rPr>
                      <w:rStyle w:val="CommentReference"/>
                      <w:rFonts w:asciiTheme="minorHAnsi" w:hAnsiTheme="minorHAnsi" w:cstheme="minorBidi"/>
                      <w:sz w:val="20"/>
                      <w:szCs w:val="20"/>
                    </w:rPr>
                    <w:commentReference w:id="8007"/>
                  </w:r>
                  <w:r w:rsidRPr="006922DD">
                    <w:rPr>
                      <w:rFonts w:asciiTheme="minorHAnsi" w:hAnsiTheme="minorHAnsi" w:cstheme="minorBidi"/>
                      <w:sz w:val="20"/>
                      <w:szCs w:val="20"/>
                    </w:rPr>
                    <w:t>&gt;</w:t>
                  </w:r>
                </w:p>
              </w:tc>
            </w:tr>
            <w:tr w:rsidR="004962A7" w14:paraId="6FA5D034" w14:textId="77777777" w:rsidTr="49D88597">
              <w:trPr>
                <w:trHeight w:val="1251"/>
              </w:trPr>
              <w:tc>
                <w:tcPr>
                  <w:tcW w:w="2127" w:type="dxa"/>
                </w:tcPr>
                <w:p w14:paraId="75CB1902" w14:textId="7C2BAC8E" w:rsidR="004962A7" w:rsidRPr="006922DD" w:rsidRDefault="004962A7" w:rsidP="004962A7">
                  <w:pPr>
                    <w:rPr>
                      <w:rFonts w:asciiTheme="minorHAnsi" w:eastAsia="Times New Roman" w:hAnsiTheme="minorHAnsi"/>
                      <w:b/>
                      <w:bCs/>
                      <w:color w:val="000000"/>
                      <w:kern w:val="0"/>
                      <w:sz w:val="20"/>
                      <w:szCs w:val="20"/>
                      <w:lang w:eastAsia="en-US"/>
                      <w14:ligatures w14:val="none"/>
                    </w:rPr>
                  </w:pPr>
                  <w:r w:rsidRPr="006922DD">
                    <w:rPr>
                      <w:rFonts w:asciiTheme="minorHAnsi" w:hAnsiTheme="minorHAnsi"/>
                      <w:b/>
                      <w:bCs/>
                      <w:color w:val="000000" w:themeColor="text1"/>
                      <w:sz w:val="20"/>
                      <w:szCs w:val="20"/>
                    </w:rPr>
                    <w:t xml:space="preserve">&lt;DriverFirstName&gt;&lt;DriverSurname&gt; </w:t>
                  </w:r>
                </w:p>
                <w:p w14:paraId="0B8B671A" w14:textId="3287B6AD" w:rsidR="004962A7" w:rsidRPr="006922DD" w:rsidRDefault="004962A7" w:rsidP="004962A7">
                  <w:pPr>
                    <w:pStyle w:val="Heading10"/>
                    <w:rPr>
                      <w:rFonts w:asciiTheme="minorHAnsi" w:hAnsiTheme="minorHAnsi" w:cstheme="minorHAnsi"/>
                      <w:sz w:val="20"/>
                      <w:szCs w:val="20"/>
                    </w:rPr>
                  </w:pPr>
                </w:p>
              </w:tc>
              <w:tc>
                <w:tcPr>
                  <w:tcW w:w="1710" w:type="dxa"/>
                </w:tcPr>
                <w:p w14:paraId="7DFF1035" w14:textId="618D059C" w:rsidR="004962A7" w:rsidRPr="006922DD" w:rsidRDefault="004962A7" w:rsidP="004962A7">
                  <w:pPr>
                    <w:pStyle w:val="Heading10"/>
                    <w:rPr>
                      <w:rFonts w:asciiTheme="minorHAnsi" w:hAnsiTheme="minorHAnsi" w:cstheme="minorHAnsi"/>
                      <w:sz w:val="20"/>
                      <w:szCs w:val="20"/>
                    </w:rPr>
                  </w:pPr>
                  <w:r w:rsidRPr="006922DD">
                    <w:rPr>
                      <w:rFonts w:asciiTheme="minorHAnsi" w:hAnsiTheme="minorHAnsi" w:cstheme="minorHAnsi"/>
                      <w:sz w:val="20"/>
                      <w:szCs w:val="20"/>
                    </w:rPr>
                    <w:t>&lt;DriverDOB&gt;</w:t>
                  </w:r>
                </w:p>
              </w:tc>
              <w:tc>
                <w:tcPr>
                  <w:tcW w:w="1709" w:type="dxa"/>
                </w:tcPr>
                <w:p w14:paraId="3D1DB133" w14:textId="473E330A" w:rsidR="004962A7" w:rsidRPr="006922DD" w:rsidRDefault="004962A7" w:rsidP="004962A7">
                  <w:pPr>
                    <w:pStyle w:val="Heading10"/>
                    <w:rPr>
                      <w:rFonts w:asciiTheme="minorHAnsi" w:hAnsiTheme="minorHAnsi" w:cstheme="minorHAnsi"/>
                      <w:sz w:val="20"/>
                      <w:szCs w:val="20"/>
                    </w:rPr>
                  </w:pPr>
                  <w:r w:rsidRPr="006922DD">
                    <w:rPr>
                      <w:rFonts w:asciiTheme="minorHAnsi" w:hAnsiTheme="minorHAnsi" w:cstheme="minorHAnsi"/>
                      <w:sz w:val="20"/>
                      <w:szCs w:val="20"/>
                    </w:rPr>
                    <w:t>&lt;DriverGenderDisplay&gt;</w:t>
                  </w:r>
                </w:p>
              </w:tc>
              <w:tc>
                <w:tcPr>
                  <w:tcW w:w="2237" w:type="dxa"/>
                </w:tcPr>
                <w:p w14:paraId="3723B364" w14:textId="76EBEBF0" w:rsidR="004962A7" w:rsidRPr="006922DD" w:rsidRDefault="004962A7" w:rsidP="004962A7">
                  <w:pPr>
                    <w:pStyle w:val="Heading10"/>
                    <w:rPr>
                      <w:rFonts w:asciiTheme="minorHAnsi" w:hAnsiTheme="minorHAnsi" w:cstheme="minorHAnsi"/>
                      <w:sz w:val="20"/>
                      <w:szCs w:val="20"/>
                    </w:rPr>
                  </w:pPr>
                  <w:r w:rsidRPr="006922DD">
                    <w:rPr>
                      <w:rFonts w:asciiTheme="minorHAnsi" w:hAnsiTheme="minorHAnsi" w:cstheme="minorHAnsi"/>
                      <w:sz w:val="20"/>
                      <w:szCs w:val="20"/>
                    </w:rPr>
                    <w:t>&lt;DriverYearsLicensed&gt;</w:t>
                  </w:r>
                </w:p>
              </w:tc>
            </w:tr>
          </w:tbl>
          <w:p w14:paraId="473142AB" w14:textId="22583FEC" w:rsidR="004962A7" w:rsidRDefault="004962A7" w:rsidP="004962A7">
            <w:pPr>
              <w:tabs>
                <w:tab w:val="left" w:pos="774"/>
              </w:tabs>
              <w:rPr>
                <w:rFonts w:ascii="Calibri" w:hAnsi="Calibri" w:cs="Calibri"/>
                <w:sz w:val="20"/>
                <w:szCs w:val="20"/>
              </w:rPr>
            </w:pPr>
          </w:p>
        </w:tc>
        <w:tc>
          <w:tcPr>
            <w:tcW w:w="1418" w:type="dxa"/>
            <w:tcBorders>
              <w:top w:val="single" w:sz="4" w:space="0" w:color="auto"/>
              <w:left w:val="single" w:sz="4" w:space="0" w:color="auto"/>
              <w:bottom w:val="single" w:sz="4" w:space="0" w:color="auto"/>
              <w:right w:val="single" w:sz="4" w:space="0" w:color="auto"/>
            </w:tcBorders>
          </w:tcPr>
          <w:p w14:paraId="47D763A0" w14:textId="3D47E881" w:rsidR="004962A7" w:rsidRPr="00866A3B" w:rsidRDefault="004962A7" w:rsidP="004962A7">
            <w:pPr>
              <w:tabs>
                <w:tab w:val="left" w:pos="1800"/>
              </w:tabs>
              <w:rPr>
                <w:rFonts w:ascii="Calibri" w:hAnsi="Calibri" w:cs="Calibri"/>
                <w:color w:val="000000" w:themeColor="text1"/>
                <w:sz w:val="20"/>
                <w:szCs w:val="20"/>
              </w:rPr>
            </w:pPr>
            <w:r w:rsidRPr="00866A3B">
              <w:rPr>
                <w:rFonts w:ascii="Calibri" w:hAnsi="Calibri" w:cs="Calibri"/>
                <w:color w:val="000000" w:themeColor="text1"/>
                <w:sz w:val="20"/>
                <w:szCs w:val="20"/>
              </w:rPr>
              <w:t>Always display</w:t>
            </w:r>
          </w:p>
          <w:p w14:paraId="2D15D23C" w14:textId="0AAF773B" w:rsidR="004962A7" w:rsidRPr="00866A3B" w:rsidRDefault="004962A7" w:rsidP="004962A7">
            <w:pPr>
              <w:tabs>
                <w:tab w:val="left" w:pos="1800"/>
              </w:tabs>
              <w:rPr>
                <w:rFonts w:ascii="Calibri" w:hAnsi="Calibri" w:cs="Calibri"/>
                <w:color w:val="000000" w:themeColor="text1"/>
                <w:sz w:val="20"/>
                <w:szCs w:val="20"/>
              </w:rPr>
            </w:pPr>
          </w:p>
          <w:p w14:paraId="392F0ADC" w14:textId="7DC95E88" w:rsidR="004962A7" w:rsidRPr="00866A3B" w:rsidRDefault="004962A7" w:rsidP="004962A7">
            <w:pPr>
              <w:tabs>
                <w:tab w:val="left" w:pos="1800"/>
              </w:tabs>
              <w:rPr>
                <w:rFonts w:ascii="Calibri" w:hAnsi="Calibri" w:cs="Calibri"/>
                <w:color w:val="000000" w:themeColor="text1"/>
                <w:sz w:val="20"/>
                <w:szCs w:val="20"/>
              </w:rPr>
            </w:pPr>
            <w:r w:rsidRPr="00C1020A">
              <w:rPr>
                <w:rFonts w:ascii="Calibri" w:hAnsi="Calibri" w:cs="Calibri"/>
                <w:color w:val="000000" w:themeColor="text1"/>
                <w:sz w:val="20"/>
                <w:szCs w:val="20"/>
              </w:rPr>
              <w:t>Driver array of up to 7 drivers can be listed * each driver listed in own row across 4 column table  - all details in bold</w:t>
            </w:r>
          </w:p>
          <w:p w14:paraId="5CC06333" w14:textId="313C873C" w:rsidR="004962A7" w:rsidRPr="00866A3B" w:rsidRDefault="004962A7" w:rsidP="004962A7">
            <w:pPr>
              <w:tabs>
                <w:tab w:val="left" w:pos="1800"/>
              </w:tabs>
              <w:rPr>
                <w:rFonts w:ascii="Calibri" w:hAnsi="Calibri" w:cs="Calibri"/>
                <w:color w:val="000000" w:themeColor="text1"/>
                <w:sz w:val="20"/>
                <w:szCs w:val="20"/>
              </w:rPr>
            </w:pPr>
          </w:p>
          <w:p w14:paraId="5BAA8E17" w14:textId="7A1CDE23" w:rsidR="004962A7" w:rsidRPr="00866A3B" w:rsidRDefault="004962A7" w:rsidP="004962A7">
            <w:pPr>
              <w:tabs>
                <w:tab w:val="left" w:pos="1800"/>
              </w:tabs>
              <w:rPr>
                <w:rFonts w:ascii="Calibri" w:hAnsi="Calibri" w:cs="Calibri"/>
                <w:color w:val="000000" w:themeColor="text1"/>
                <w:sz w:val="20"/>
                <w:szCs w:val="20"/>
              </w:rPr>
            </w:pPr>
          </w:p>
        </w:tc>
        <w:tc>
          <w:tcPr>
            <w:tcW w:w="1843" w:type="dxa"/>
            <w:tcBorders>
              <w:top w:val="single" w:sz="4" w:space="0" w:color="auto"/>
              <w:left w:val="single" w:sz="4" w:space="0" w:color="auto"/>
              <w:bottom w:val="single" w:sz="4" w:space="0" w:color="auto"/>
              <w:right w:val="single" w:sz="4" w:space="0" w:color="auto"/>
            </w:tcBorders>
          </w:tcPr>
          <w:p w14:paraId="3919FE25" w14:textId="77F10490" w:rsidR="004962A7" w:rsidRDefault="004962A7" w:rsidP="004962A7">
            <w:pPr>
              <w:tabs>
                <w:tab w:val="left" w:pos="1800"/>
              </w:tabs>
              <w:rPr>
                <w:rFonts w:asciiTheme="minorHAnsi" w:hAnsiTheme="minorHAnsi" w:cstheme="minorHAnsi"/>
                <w:bCs/>
                <w:sz w:val="20"/>
                <w:szCs w:val="20"/>
              </w:rPr>
            </w:pPr>
            <w:r>
              <w:rPr>
                <w:rFonts w:asciiTheme="minorHAnsi" w:hAnsiTheme="minorHAnsi" w:cstheme="minorHAnsi"/>
                <w:bCs/>
                <w:sz w:val="20"/>
                <w:szCs w:val="20"/>
              </w:rPr>
              <w:t>Table Style: COI_Table_2</w:t>
            </w:r>
          </w:p>
          <w:p w14:paraId="35379999" w14:textId="7448F45B" w:rsidR="004962A7" w:rsidRDefault="004962A7" w:rsidP="004962A7">
            <w:pPr>
              <w:tabs>
                <w:tab w:val="left" w:pos="1800"/>
              </w:tabs>
              <w:rPr>
                <w:rFonts w:asciiTheme="minorHAnsi" w:hAnsiTheme="minorHAnsi" w:cstheme="minorHAnsi"/>
                <w:bCs/>
                <w:sz w:val="20"/>
                <w:szCs w:val="20"/>
              </w:rPr>
            </w:pPr>
          </w:p>
          <w:p w14:paraId="310C595A" w14:textId="446CF349" w:rsidR="004962A7" w:rsidRDefault="004962A7" w:rsidP="004962A7">
            <w:pPr>
              <w:tabs>
                <w:tab w:val="left" w:pos="1800"/>
              </w:tabs>
              <w:rPr>
                <w:rFonts w:asciiTheme="minorHAnsi" w:hAnsiTheme="minorHAnsi" w:cstheme="minorHAnsi"/>
                <w:bCs/>
                <w:sz w:val="20"/>
                <w:szCs w:val="20"/>
              </w:rPr>
            </w:pPr>
            <w:r>
              <w:rPr>
                <w:rFonts w:asciiTheme="minorHAnsi" w:hAnsiTheme="minorHAnsi" w:cstheme="minorHAnsi"/>
                <w:bCs/>
                <w:sz w:val="20"/>
                <w:szCs w:val="20"/>
              </w:rPr>
              <w:t xml:space="preserve">Table headings: </w:t>
            </w:r>
            <w:r w:rsidRPr="00266B64">
              <w:rPr>
                <w:rFonts w:asciiTheme="minorHAnsi" w:hAnsiTheme="minorHAnsi" w:cstheme="minorHAnsi"/>
                <w:bCs/>
                <w:sz w:val="20"/>
                <w:szCs w:val="20"/>
              </w:rPr>
              <w:t>Table_Bodycopy_B_COI</w:t>
            </w:r>
          </w:p>
          <w:p w14:paraId="41CC9235" w14:textId="22BE1A80" w:rsidR="004962A7" w:rsidRDefault="004962A7" w:rsidP="004962A7">
            <w:pPr>
              <w:tabs>
                <w:tab w:val="left" w:pos="1800"/>
              </w:tabs>
              <w:rPr>
                <w:rFonts w:asciiTheme="minorHAnsi" w:hAnsiTheme="minorHAnsi" w:cstheme="minorHAnsi"/>
                <w:bCs/>
                <w:sz w:val="20"/>
                <w:szCs w:val="20"/>
              </w:rPr>
            </w:pPr>
          </w:p>
          <w:p w14:paraId="6011E427" w14:textId="3D1390C5" w:rsidR="004962A7" w:rsidRDefault="004962A7" w:rsidP="004962A7">
            <w:pPr>
              <w:tabs>
                <w:tab w:val="left" w:pos="1800"/>
              </w:tabs>
              <w:rPr>
                <w:rFonts w:asciiTheme="minorHAnsi" w:hAnsiTheme="minorHAnsi" w:cstheme="minorHAnsi"/>
                <w:bCs/>
                <w:sz w:val="20"/>
                <w:szCs w:val="20"/>
              </w:rPr>
            </w:pPr>
            <w:r>
              <w:rPr>
                <w:rFonts w:asciiTheme="minorHAnsi" w:hAnsiTheme="minorHAnsi" w:cstheme="minorHAnsi"/>
                <w:bCs/>
                <w:sz w:val="20"/>
                <w:szCs w:val="20"/>
              </w:rPr>
              <w:t>Table Text</w:t>
            </w:r>
          </w:p>
          <w:p w14:paraId="296A9166" w14:textId="18A601B3" w:rsidR="004962A7" w:rsidRDefault="004962A7" w:rsidP="004962A7">
            <w:pPr>
              <w:tabs>
                <w:tab w:val="left" w:pos="1800"/>
              </w:tabs>
              <w:rPr>
                <w:rFonts w:asciiTheme="minorHAnsi" w:hAnsiTheme="minorHAnsi" w:cstheme="minorHAnsi"/>
                <w:bCs/>
                <w:sz w:val="20"/>
                <w:szCs w:val="20"/>
              </w:rPr>
            </w:pPr>
            <w:r>
              <w:rPr>
                <w:rFonts w:asciiTheme="minorHAnsi" w:hAnsiTheme="minorHAnsi" w:cstheme="minorHAnsi"/>
                <w:bCs/>
                <w:sz w:val="20"/>
                <w:szCs w:val="20"/>
              </w:rPr>
              <w:t>Column 1: Table_Heading_3</w:t>
            </w:r>
          </w:p>
          <w:p w14:paraId="7858B8BD" w14:textId="339BE3A7" w:rsidR="004962A7" w:rsidRDefault="004962A7" w:rsidP="004962A7">
            <w:pPr>
              <w:tabs>
                <w:tab w:val="left" w:pos="1800"/>
              </w:tabs>
              <w:rPr>
                <w:rFonts w:asciiTheme="minorHAnsi" w:hAnsiTheme="minorHAnsi" w:cstheme="minorHAnsi"/>
                <w:bCs/>
                <w:sz w:val="20"/>
                <w:szCs w:val="20"/>
              </w:rPr>
            </w:pPr>
          </w:p>
          <w:p w14:paraId="7EB41DD2" w14:textId="10FC3DF2" w:rsidR="004962A7" w:rsidRDefault="004962A7" w:rsidP="004962A7">
            <w:pPr>
              <w:tabs>
                <w:tab w:val="left" w:pos="1800"/>
              </w:tabs>
              <w:rPr>
                <w:rFonts w:asciiTheme="minorHAnsi" w:hAnsiTheme="minorHAnsi" w:cstheme="minorHAnsi"/>
                <w:bCs/>
                <w:sz w:val="20"/>
                <w:szCs w:val="20"/>
              </w:rPr>
            </w:pPr>
            <w:r>
              <w:rPr>
                <w:rFonts w:asciiTheme="minorHAnsi" w:hAnsiTheme="minorHAnsi" w:cstheme="minorHAnsi"/>
                <w:bCs/>
                <w:sz w:val="20"/>
                <w:szCs w:val="20"/>
              </w:rPr>
              <w:t>Table Text Columns 2 – 4:</w:t>
            </w:r>
          </w:p>
          <w:p w14:paraId="5EE90888" w14:textId="5106809F" w:rsidR="004962A7" w:rsidRPr="00BD6987" w:rsidRDefault="004962A7" w:rsidP="004962A7">
            <w:pPr>
              <w:tabs>
                <w:tab w:val="left" w:pos="1800"/>
              </w:tabs>
              <w:rPr>
                <w:rFonts w:asciiTheme="minorHAnsi" w:hAnsiTheme="minorHAnsi" w:cstheme="minorHAnsi"/>
                <w:bCs/>
                <w:sz w:val="20"/>
                <w:szCs w:val="20"/>
              </w:rPr>
            </w:pPr>
            <w:r>
              <w:rPr>
                <w:rFonts w:asciiTheme="minorHAnsi" w:hAnsiTheme="minorHAnsi" w:cstheme="minorHAnsi"/>
                <w:bCs/>
                <w:sz w:val="20"/>
                <w:szCs w:val="20"/>
              </w:rPr>
              <w:t>Table_Heading_3_C</w:t>
            </w:r>
          </w:p>
        </w:tc>
      </w:tr>
      <w:tr w:rsidR="004962A7" w14:paraId="73602E31"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71C08065" w14:textId="1B02CA86" w:rsidR="004962A7" w:rsidRPr="00BD6987" w:rsidRDefault="004962A7" w:rsidP="004962A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DDH </w:t>
            </w:r>
            <w:r>
              <w:rPr>
                <w:rFonts w:asciiTheme="minorHAnsi" w:hAnsiTheme="minorHAnsi" w:cstheme="minorHAnsi"/>
                <w:bCs/>
                <w:sz w:val="20"/>
                <w:szCs w:val="20"/>
              </w:rPr>
              <w:t>6</w:t>
            </w:r>
          </w:p>
        </w:tc>
        <w:tc>
          <w:tcPr>
            <w:tcW w:w="2243" w:type="dxa"/>
            <w:tcBorders>
              <w:top w:val="single" w:sz="4" w:space="0" w:color="auto"/>
              <w:left w:val="single" w:sz="4" w:space="0" w:color="auto"/>
              <w:bottom w:val="single" w:sz="4" w:space="0" w:color="auto"/>
              <w:right w:val="single" w:sz="4" w:space="0" w:color="auto"/>
            </w:tcBorders>
          </w:tcPr>
          <w:p w14:paraId="010A9004" w14:textId="4DAAB5F4" w:rsidR="004962A7" w:rsidRDefault="004962A7" w:rsidP="004962A7">
            <w:pPr>
              <w:tabs>
                <w:tab w:val="left" w:pos="1800"/>
              </w:tabs>
              <w:rPr>
                <w:rFonts w:ascii="Calibri" w:hAnsi="Calibri" w:cs="Calibri"/>
                <w:sz w:val="20"/>
                <w:szCs w:val="20"/>
              </w:rPr>
            </w:pPr>
            <w:r>
              <w:rPr>
                <w:rFonts w:ascii="Calibri" w:hAnsi="Calibri" w:cs="Calibri"/>
                <w:sz w:val="20"/>
                <w:szCs w:val="20"/>
              </w:rPr>
              <w:t>&lt;ProductCode&gt;</w:t>
            </w:r>
          </w:p>
          <w:p w14:paraId="0D439D88" w14:textId="60103880" w:rsidR="004962A7" w:rsidRPr="3136F1EB" w:rsidRDefault="004962A7" w:rsidP="004962A7">
            <w:pPr>
              <w:tabs>
                <w:tab w:val="left" w:pos="1800"/>
              </w:tabs>
              <w:rPr>
                <w:rFonts w:ascii="Calibri" w:hAnsi="Calibri" w:cs="Calibri"/>
                <w:sz w:val="20"/>
                <w:szCs w:val="20"/>
              </w:rPr>
            </w:pPr>
            <w:r w:rsidRPr="00454F3F">
              <w:rPr>
                <w:rFonts w:ascii="Calibri" w:hAnsi="Calibri" w:cs="Calibri"/>
                <w:sz w:val="20"/>
                <w:szCs w:val="20"/>
              </w:rPr>
              <w:t>&lt;EndorsementClause&gt;</w:t>
            </w: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962A7" w:rsidRPr="000C1A69" w14:paraId="075EFA23" w14:textId="77777777" w:rsidTr="00C1020A">
              <w:trPr>
                <w:trHeight w:val="570"/>
              </w:trPr>
              <w:tc>
                <w:tcPr>
                  <w:tcW w:w="2861" w:type="dxa"/>
                  <w:noWrap/>
                  <w:vAlign w:val="center"/>
                  <w:hideMark/>
                </w:tcPr>
                <w:p w14:paraId="75FF2719" w14:textId="66B2C7BF" w:rsidR="004962A7" w:rsidRPr="000C1A69" w:rsidRDefault="00F61D95" w:rsidP="004962A7">
                  <w:pPr>
                    <w:pStyle w:val="Bodycopy"/>
                    <w:rPr>
                      <w:rFonts w:asciiTheme="minorHAnsi" w:hAnsiTheme="minorHAnsi" w:cstheme="minorHAnsi"/>
                      <w:b/>
                      <w:bCs/>
                      <w:noProof/>
                      <w:color w:val="000000" w:themeColor="text1"/>
                    </w:rPr>
                  </w:pPr>
                  <w:r w:rsidRPr="000C1A69">
                    <w:rPr>
                      <w:rFonts w:ascii="Calibri" w:hAnsi="Calibri" w:cs="Calibri"/>
                      <w:szCs w:val="20"/>
                    </w:rPr>
                    <w:t>Driver age restrictions:</w:t>
                  </w:r>
                </w:p>
              </w:tc>
              <w:tc>
                <w:tcPr>
                  <w:tcW w:w="4546" w:type="dxa"/>
                  <w:noWrap/>
                  <w:vAlign w:val="bottom"/>
                  <w:hideMark/>
                </w:tcPr>
                <w:p w14:paraId="588BD45E" w14:textId="3DCF63EB" w:rsidR="004962A7" w:rsidRPr="000C1A69" w:rsidRDefault="004962A7" w:rsidP="009D315E">
                  <w:pPr>
                    <w:pStyle w:val="Bodycopy"/>
                    <w:rPr>
                      <w:rFonts w:asciiTheme="minorHAnsi" w:hAnsiTheme="minorHAnsi" w:cstheme="minorHAnsi"/>
                      <w:b/>
                      <w:bCs/>
                    </w:rPr>
                  </w:pPr>
                  <w:r w:rsidRPr="000C1A69">
                    <w:rPr>
                      <w:rFonts w:asciiTheme="minorHAnsi" w:hAnsiTheme="minorHAnsi" w:cstheme="minorHAnsi"/>
                      <w:b/>
                      <w:bCs/>
                    </w:rPr>
                    <w:t>None</w:t>
                  </w:r>
                </w:p>
              </w:tc>
            </w:tr>
          </w:tbl>
          <w:p w14:paraId="61AEB7FA" w14:textId="1DAF604B" w:rsidR="004962A7" w:rsidRPr="000C1A69" w:rsidRDefault="004962A7" w:rsidP="004962A7">
            <w:pPr>
              <w:tabs>
                <w:tab w:val="left" w:pos="774"/>
              </w:tabs>
              <w:rPr>
                <w:rFonts w:ascii="Calibri" w:hAnsi="Calibri" w:cs="Calibri"/>
                <w:sz w:val="20"/>
                <w:szCs w:val="20"/>
              </w:rPr>
            </w:pPr>
          </w:p>
        </w:tc>
        <w:tc>
          <w:tcPr>
            <w:tcW w:w="1418" w:type="dxa"/>
            <w:tcBorders>
              <w:top w:val="single" w:sz="4" w:space="0" w:color="auto"/>
              <w:left w:val="single" w:sz="4" w:space="0" w:color="auto"/>
              <w:bottom w:val="single" w:sz="4" w:space="0" w:color="auto"/>
              <w:right w:val="single" w:sz="4" w:space="0" w:color="auto"/>
            </w:tcBorders>
          </w:tcPr>
          <w:p w14:paraId="316FB91A" w14:textId="77777777" w:rsidR="006456B8" w:rsidRDefault="004962A7" w:rsidP="004962A7">
            <w:pPr>
              <w:tabs>
                <w:tab w:val="left" w:pos="1800"/>
              </w:tabs>
              <w:rPr>
                <w:ins w:id="8008" w:author="sam sehgal" w:date="2024-12-09T14:28:00Z" w16du:dateUtc="2024-12-09T03:28:00Z"/>
                <w:rFonts w:ascii="Calibri" w:hAnsi="Calibri" w:cs="Calibri"/>
                <w:color w:val="000000" w:themeColor="text1"/>
                <w:sz w:val="20"/>
                <w:szCs w:val="20"/>
              </w:rPr>
            </w:pPr>
            <w:r w:rsidRPr="000C1A69">
              <w:rPr>
                <w:rFonts w:ascii="Calibri" w:hAnsi="Calibri" w:cs="Calibri"/>
                <w:color w:val="000000" w:themeColor="text1"/>
                <w:sz w:val="20"/>
                <w:szCs w:val="20"/>
              </w:rPr>
              <w:t xml:space="preserve">IF &lt;ProductCode&gt; = "Auto" </w:t>
            </w:r>
            <w:r w:rsidRPr="006456B8">
              <w:rPr>
                <w:rFonts w:ascii="Calibri" w:hAnsi="Calibri" w:cs="Calibri"/>
                <w:b/>
                <w:bCs/>
                <w:color w:val="000000" w:themeColor="text1"/>
                <w:sz w:val="20"/>
                <w:szCs w:val="20"/>
                <w:rPrChange w:id="8009" w:author="sam sehgal" w:date="2024-12-09T14:28:00Z" w16du:dateUtc="2024-12-09T03:28:00Z">
                  <w:rPr>
                    <w:rFonts w:ascii="Calibri" w:hAnsi="Calibri" w:cs="Calibri"/>
                    <w:color w:val="000000" w:themeColor="text1"/>
                    <w:sz w:val="20"/>
                    <w:szCs w:val="20"/>
                  </w:rPr>
                </w:rPrChange>
              </w:rPr>
              <w:t>AND</w:t>
            </w:r>
            <w:r w:rsidRPr="000C1A69">
              <w:rPr>
                <w:rFonts w:ascii="Calibri" w:hAnsi="Calibri" w:cs="Calibri"/>
                <w:color w:val="000000" w:themeColor="text1"/>
                <w:sz w:val="20"/>
                <w:szCs w:val="20"/>
              </w:rPr>
              <w:t xml:space="preserve"> </w:t>
            </w:r>
          </w:p>
          <w:p w14:paraId="06D4D28E" w14:textId="1358AEF4" w:rsidR="004962A7" w:rsidRPr="000C1A69" w:rsidRDefault="006456B8" w:rsidP="004962A7">
            <w:pPr>
              <w:tabs>
                <w:tab w:val="left" w:pos="1800"/>
              </w:tabs>
              <w:rPr>
                <w:rFonts w:ascii="Calibri" w:hAnsi="Calibri" w:cs="Calibri"/>
                <w:color w:val="000000" w:themeColor="text1"/>
                <w:sz w:val="20"/>
                <w:szCs w:val="20"/>
              </w:rPr>
            </w:pPr>
            <w:ins w:id="8010" w:author="sam sehgal" w:date="2024-12-09T14:28:00Z">
              <w:r w:rsidRPr="00A67E62">
                <w:rPr>
                  <w:rFonts w:ascii="Calibri" w:hAnsi="Calibri" w:cs="Calibri"/>
                  <w:sz w:val="20"/>
                  <w:szCs w:val="20"/>
                  <w:highlight w:val="yellow"/>
                  <w:rPrChange w:id="8011" w:author="sam sehgal" w:date="2024-12-09T14:32:00Z" w16du:dateUtc="2024-12-09T03:32:00Z">
                    <w:rPr>
                      <w:rFonts w:ascii="Calibri" w:hAnsi="Calibri" w:cs="Calibri"/>
                      <w:sz w:val="20"/>
                      <w:szCs w:val="20"/>
                    </w:rPr>
                  </w:rPrChange>
                </w:rPr>
                <w:t>&lt;EndorsementClause&gt;</w:t>
              </w:r>
              <w:r w:rsidRPr="00A67E62" w:rsidDel="006456B8">
                <w:rPr>
                  <w:rFonts w:ascii="Calibri" w:hAnsi="Calibri" w:cs="Calibri"/>
                  <w:sz w:val="20"/>
                  <w:szCs w:val="20"/>
                  <w:highlight w:val="yellow"/>
                  <w:rPrChange w:id="8012" w:author="sam sehgal" w:date="2024-12-09T14:32:00Z" w16du:dateUtc="2024-12-09T03:32:00Z">
                    <w:rPr>
                      <w:rFonts w:ascii="Calibri" w:hAnsi="Calibri" w:cs="Calibri"/>
                      <w:sz w:val="20"/>
                      <w:szCs w:val="20"/>
                    </w:rPr>
                  </w:rPrChange>
                </w:rPr>
                <w:t xml:space="preserve"> </w:t>
              </w:r>
            </w:ins>
            <w:ins w:id="8013" w:author="sam sehgal" w:date="2024-12-09T14:28:00Z" w16du:dateUtc="2024-12-09T03:28:00Z">
              <w:r w:rsidR="00A2051C" w:rsidRPr="00A67E62">
                <w:rPr>
                  <w:rFonts w:ascii="Calibri" w:hAnsi="Calibri" w:cs="Calibri"/>
                  <w:sz w:val="20"/>
                  <w:szCs w:val="20"/>
                  <w:highlight w:val="yellow"/>
                  <w:rPrChange w:id="8014" w:author="sam sehgal" w:date="2024-12-09T14:32:00Z" w16du:dateUtc="2024-12-09T03:32:00Z">
                    <w:rPr>
                      <w:rFonts w:ascii="Calibri" w:hAnsi="Calibri" w:cs="Calibri"/>
                      <w:sz w:val="20"/>
                      <w:szCs w:val="20"/>
                    </w:rPr>
                  </w:rPrChange>
                </w:rPr>
                <w:t>= NULL</w:t>
              </w:r>
            </w:ins>
          </w:p>
          <w:p w14:paraId="2D9E582B" w14:textId="6EB19743" w:rsidR="004962A7" w:rsidRPr="004A0D6F" w:rsidRDefault="004962A7" w:rsidP="004962A7">
            <w:pPr>
              <w:tabs>
                <w:tab w:val="left" w:pos="1800"/>
              </w:tabs>
              <w:rPr>
                <w:rFonts w:ascii="Calibri" w:hAnsi="Calibri" w:cs="Calibri"/>
                <w:b/>
                <w:bCs/>
                <w:color w:val="000000" w:themeColor="text1"/>
                <w:sz w:val="20"/>
                <w:szCs w:val="20"/>
                <w:rPrChange w:id="8015" w:author="sam sehgal" w:date="2024-12-09T14:33:00Z" w16du:dateUtc="2024-12-09T03:33:00Z">
                  <w:rPr>
                    <w:rFonts w:ascii="Calibri" w:hAnsi="Calibri" w:cs="Calibri"/>
                    <w:color w:val="000000" w:themeColor="text1"/>
                    <w:sz w:val="20"/>
                    <w:szCs w:val="20"/>
                  </w:rPr>
                </w:rPrChange>
              </w:rPr>
            </w:pPr>
            <w:r w:rsidRPr="004A0D6F">
              <w:rPr>
                <w:rFonts w:ascii="Calibri" w:hAnsi="Calibri" w:cs="Calibri"/>
                <w:b/>
                <w:bCs/>
                <w:color w:val="000000" w:themeColor="text1"/>
                <w:sz w:val="20"/>
                <w:szCs w:val="20"/>
                <w:rPrChange w:id="8016" w:author="sam sehgal" w:date="2024-12-09T14:33:00Z" w16du:dateUtc="2024-12-09T03:33:00Z">
                  <w:rPr>
                    <w:rFonts w:ascii="Calibri" w:hAnsi="Calibri" w:cs="Calibri"/>
                    <w:color w:val="000000" w:themeColor="text1"/>
                    <w:sz w:val="20"/>
                    <w:szCs w:val="20"/>
                  </w:rPr>
                </w:rPrChange>
              </w:rPr>
              <w:t>THEN display</w:t>
            </w:r>
          </w:p>
          <w:p w14:paraId="2EA94782" w14:textId="0B0C8CA9" w:rsidR="004962A7" w:rsidRPr="000C1A69" w:rsidRDefault="004962A7" w:rsidP="004962A7">
            <w:pPr>
              <w:tabs>
                <w:tab w:val="left" w:pos="1800"/>
              </w:tabs>
              <w:rPr>
                <w:rFonts w:ascii="Calibri" w:hAnsi="Calibri" w:cs="Calibri"/>
                <w:color w:val="000000" w:themeColor="text1"/>
                <w:sz w:val="20"/>
                <w:szCs w:val="20"/>
              </w:rPr>
            </w:pPr>
            <w:r w:rsidRPr="000C1A69">
              <w:rPr>
                <w:rFonts w:ascii="Calibri" w:hAnsi="Calibri" w:cs="Calibri"/>
                <w:color w:val="000000" w:themeColor="text1"/>
                <w:sz w:val="20"/>
                <w:szCs w:val="20"/>
              </w:rPr>
              <w:t>“None”</w:t>
            </w:r>
          </w:p>
        </w:tc>
        <w:tc>
          <w:tcPr>
            <w:tcW w:w="1843" w:type="dxa"/>
            <w:tcBorders>
              <w:top w:val="single" w:sz="4" w:space="0" w:color="auto"/>
              <w:left w:val="single" w:sz="4" w:space="0" w:color="auto"/>
              <w:bottom w:val="single" w:sz="4" w:space="0" w:color="auto"/>
              <w:right w:val="single" w:sz="4" w:space="0" w:color="auto"/>
            </w:tcBorders>
          </w:tcPr>
          <w:p w14:paraId="2F29108F" w14:textId="6A7C72C6" w:rsidR="004962A7" w:rsidRPr="000C1A69" w:rsidRDefault="004962A7" w:rsidP="004962A7">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 xml:space="preserve">Column 1: </w:t>
            </w:r>
            <w:r w:rsidR="00425AF5" w:rsidRPr="000C1A69">
              <w:rPr>
                <w:rFonts w:asciiTheme="minorHAnsi" w:hAnsiTheme="minorHAnsi" w:cstheme="minorHAnsi"/>
                <w:bCs/>
                <w:sz w:val="20"/>
                <w:szCs w:val="20"/>
              </w:rPr>
              <w:t>Bodycopy_COI</w:t>
            </w:r>
          </w:p>
          <w:p w14:paraId="556CF89E" w14:textId="434BF9BC" w:rsidR="004962A7" w:rsidRPr="000C1A69" w:rsidRDefault="004962A7" w:rsidP="004962A7">
            <w:pPr>
              <w:tabs>
                <w:tab w:val="left" w:pos="1800"/>
              </w:tabs>
              <w:rPr>
                <w:rFonts w:asciiTheme="minorHAnsi" w:hAnsiTheme="minorHAnsi" w:cstheme="minorHAnsi"/>
                <w:bCs/>
                <w:sz w:val="20"/>
                <w:szCs w:val="20"/>
              </w:rPr>
            </w:pPr>
          </w:p>
          <w:p w14:paraId="508AA7DB" w14:textId="7414C6AF" w:rsidR="004962A7" w:rsidRPr="000C1A69" w:rsidRDefault="004962A7" w:rsidP="004962A7">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 xml:space="preserve">Column 2: </w:t>
            </w:r>
            <w:r w:rsidR="00290807" w:rsidRPr="000C1A69">
              <w:rPr>
                <w:rFonts w:asciiTheme="minorHAnsi" w:hAnsiTheme="minorHAnsi" w:cstheme="minorHAnsi"/>
                <w:bCs/>
                <w:sz w:val="20"/>
                <w:szCs w:val="20"/>
              </w:rPr>
              <w:t>Table_Heading_3</w:t>
            </w:r>
          </w:p>
          <w:p w14:paraId="725649F5" w14:textId="5C1724A1" w:rsidR="004962A7" w:rsidRPr="000C1A69" w:rsidRDefault="004962A7" w:rsidP="004962A7">
            <w:pPr>
              <w:tabs>
                <w:tab w:val="left" w:pos="1800"/>
              </w:tabs>
              <w:rPr>
                <w:rFonts w:asciiTheme="minorHAnsi" w:hAnsiTheme="minorHAnsi" w:cstheme="minorHAnsi"/>
                <w:bCs/>
                <w:sz w:val="20"/>
                <w:szCs w:val="20"/>
              </w:rPr>
            </w:pPr>
          </w:p>
        </w:tc>
      </w:tr>
      <w:tr w:rsidR="0060756A" w:rsidRPr="00BD6987" w14:paraId="46122D65"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4BD9071C" w14:textId="1185D3DF" w:rsidR="0060756A" w:rsidRPr="00BD6987" w:rsidRDefault="0060756A" w:rsidP="0060756A">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DDH </w:t>
            </w:r>
            <w:r>
              <w:rPr>
                <w:rFonts w:asciiTheme="minorHAnsi" w:hAnsiTheme="minorHAnsi" w:cstheme="minorHAnsi"/>
                <w:bCs/>
                <w:sz w:val="20"/>
                <w:szCs w:val="20"/>
              </w:rPr>
              <w:t>7</w:t>
            </w:r>
          </w:p>
        </w:tc>
        <w:tc>
          <w:tcPr>
            <w:tcW w:w="2243" w:type="dxa"/>
            <w:tcBorders>
              <w:top w:val="single" w:sz="4" w:space="0" w:color="auto"/>
              <w:left w:val="single" w:sz="4" w:space="0" w:color="auto"/>
              <w:bottom w:val="single" w:sz="4" w:space="0" w:color="auto"/>
              <w:right w:val="single" w:sz="4" w:space="0" w:color="auto"/>
            </w:tcBorders>
          </w:tcPr>
          <w:p w14:paraId="5FF29A02" w14:textId="4FC95719" w:rsidR="0060756A" w:rsidRDefault="0060756A" w:rsidP="0060756A">
            <w:pPr>
              <w:tabs>
                <w:tab w:val="left" w:pos="1800"/>
              </w:tabs>
              <w:rPr>
                <w:rFonts w:ascii="Calibri" w:hAnsi="Calibri" w:cs="Calibri"/>
                <w:sz w:val="20"/>
                <w:szCs w:val="20"/>
              </w:rPr>
            </w:pPr>
            <w:r w:rsidRPr="00454F3F">
              <w:rPr>
                <w:rFonts w:ascii="Calibri" w:hAnsi="Calibri" w:cs="Calibri"/>
                <w:sz w:val="20"/>
                <w:szCs w:val="20"/>
              </w:rPr>
              <w:t>&lt;EndorsementClause&gt;</w:t>
            </w:r>
          </w:p>
          <w:p w14:paraId="790B1A96" w14:textId="1B2BA9FE" w:rsidR="0060756A" w:rsidRPr="3136F1EB" w:rsidRDefault="0060756A" w:rsidP="0060756A">
            <w:pPr>
              <w:tabs>
                <w:tab w:val="left" w:pos="1800"/>
              </w:tabs>
              <w:rPr>
                <w:rFonts w:ascii="Calibri" w:hAnsi="Calibri" w:cs="Calibri"/>
                <w:sz w:val="20"/>
                <w:szCs w:val="20"/>
              </w:rPr>
            </w:pPr>
            <w:r>
              <w:rPr>
                <w:rFonts w:ascii="Calibri" w:hAnsi="Calibri" w:cs="Calibri"/>
                <w:sz w:val="20"/>
                <w:szCs w:val="20"/>
              </w:rPr>
              <w:t>&lt;ProductCode&gt;</w:t>
            </w: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843"/>
              <w:tblOverlap w:val="never"/>
              <w:tblW w:w="7407" w:type="dxa"/>
              <w:tblBorders>
                <w:bottom w:val="single" w:sz="4" w:space="0" w:color="auto"/>
              </w:tblBorders>
              <w:tblLayout w:type="fixed"/>
              <w:tblLook w:val="04A0" w:firstRow="1" w:lastRow="0" w:firstColumn="1" w:lastColumn="0" w:noHBand="0" w:noVBand="1"/>
              <w:tblPrChange w:id="8017" w:author="Sam Sehgal (EXT Idiom)" w:date="2024-12-04T12:32:00Z" w16du:dateUtc="2024-12-04T01:32:00Z">
                <w:tblPr>
                  <w:tblpPr w:leftFromText="180" w:rightFromText="180" w:vertAnchor="page" w:horzAnchor="margin" w:tblpY="843"/>
                  <w:tblOverlap w:val="never"/>
                  <w:tblW w:w="7407" w:type="dxa"/>
                  <w:tblBorders>
                    <w:bottom w:val="single" w:sz="4" w:space="0" w:color="auto"/>
                  </w:tblBorders>
                  <w:tblLayout w:type="fixed"/>
                  <w:tblLook w:val="04A0" w:firstRow="1" w:lastRow="0" w:firstColumn="1" w:lastColumn="0" w:noHBand="0" w:noVBand="1"/>
                </w:tblPr>
              </w:tblPrChange>
            </w:tblPr>
            <w:tblGrid>
              <w:gridCol w:w="2861"/>
              <w:gridCol w:w="4546"/>
              <w:tblGridChange w:id="8018">
                <w:tblGrid>
                  <w:gridCol w:w="2861"/>
                  <w:gridCol w:w="4546"/>
                </w:tblGrid>
              </w:tblGridChange>
            </w:tblGrid>
            <w:tr w:rsidR="0060756A" w:rsidRPr="000C1A69" w14:paraId="432853C7" w14:textId="77777777" w:rsidTr="0000309D">
              <w:trPr>
                <w:trHeight w:val="567"/>
                <w:trPrChange w:id="8019" w:author="Sam Sehgal (EXT Idiom)" w:date="2024-12-04T12:32:00Z" w16du:dateUtc="2024-12-04T01:32:00Z">
                  <w:trPr>
                    <w:trHeight w:val="300"/>
                  </w:trPr>
                </w:trPrChange>
              </w:trPr>
              <w:tc>
                <w:tcPr>
                  <w:tcW w:w="2861" w:type="dxa"/>
                  <w:noWrap/>
                  <w:vAlign w:val="center"/>
                  <w:hideMark/>
                  <w:tcPrChange w:id="8020" w:author="Sam Sehgal (EXT Idiom)" w:date="2024-12-04T12:32:00Z" w16du:dateUtc="2024-12-04T01:32:00Z">
                    <w:tcPr>
                      <w:tcW w:w="2861" w:type="dxa"/>
                      <w:noWrap/>
                      <w:vAlign w:val="center"/>
                      <w:hideMark/>
                    </w:tcPr>
                  </w:tcPrChange>
                </w:tcPr>
                <w:p w14:paraId="3A07E0DB" w14:textId="4E0F3DB9" w:rsidR="0060756A" w:rsidRPr="000C1A69" w:rsidRDefault="0060756A" w:rsidP="0060756A">
                  <w:pPr>
                    <w:pStyle w:val="TableBodycopy"/>
                    <w:rPr>
                      <w:rFonts w:asciiTheme="minorHAnsi" w:hAnsiTheme="minorHAnsi" w:cstheme="minorHAnsi"/>
                      <w:noProof/>
                      <w:color w:val="000000" w:themeColor="text1"/>
                    </w:rPr>
                  </w:pPr>
                  <w:r w:rsidRPr="000C1A69">
                    <w:rPr>
                      <w:rFonts w:ascii="Calibri" w:hAnsi="Calibri" w:cs="Calibri"/>
                      <w:szCs w:val="20"/>
                    </w:rPr>
                    <w:t>Driver age restrictions:</w:t>
                  </w:r>
                </w:p>
              </w:tc>
              <w:tc>
                <w:tcPr>
                  <w:tcW w:w="4546" w:type="dxa"/>
                  <w:noWrap/>
                  <w:vAlign w:val="bottom"/>
                  <w:hideMark/>
                  <w:tcPrChange w:id="8021" w:author="Sam Sehgal (EXT Idiom)" w:date="2024-12-04T12:32:00Z" w16du:dateUtc="2024-12-04T01:32:00Z">
                    <w:tcPr>
                      <w:tcW w:w="4546" w:type="dxa"/>
                      <w:noWrap/>
                      <w:vAlign w:val="bottom"/>
                      <w:hideMark/>
                    </w:tcPr>
                  </w:tcPrChange>
                </w:tcPr>
                <w:p w14:paraId="5B4A0ED8" w14:textId="27AB5C49" w:rsidR="0060756A" w:rsidRPr="000C1A69" w:rsidRDefault="0060756A" w:rsidP="0060756A">
                  <w:pPr>
                    <w:pStyle w:val="TableBodycopy"/>
                    <w:rPr>
                      <w:rFonts w:asciiTheme="minorHAnsi" w:hAnsiTheme="minorHAnsi" w:cstheme="minorBidi"/>
                      <w:b/>
                      <w:bCs/>
                    </w:rPr>
                  </w:pPr>
                  <w:r w:rsidRPr="000C1A69">
                    <w:rPr>
                      <w:rFonts w:ascii="Calibri" w:hAnsi="Calibri" w:cs="Calibri"/>
                      <w:b/>
                      <w:bCs/>
                    </w:rPr>
                    <w:t>There are age restrictions on this policy. See section ‘</w:t>
                  </w:r>
                  <w:commentRangeStart w:id="8022"/>
                  <w:commentRangeStart w:id="8023"/>
                  <w:commentRangeEnd w:id="8022"/>
                  <w:r w:rsidRPr="000C1A69">
                    <w:rPr>
                      <w:rStyle w:val="CommentReference"/>
                      <w:rFonts w:ascii="Calibri" w:hAnsi="Calibri" w:cs="Calibri"/>
                      <w:b/>
                      <w:bCs/>
                      <w:sz w:val="20"/>
                      <w:szCs w:val="24"/>
                    </w:rPr>
                    <w:commentReference w:id="8022"/>
                  </w:r>
                  <w:commentRangeEnd w:id="8023"/>
                  <w:r w:rsidRPr="000C1A69">
                    <w:rPr>
                      <w:rStyle w:val="CommentReference"/>
                      <w:rFonts w:ascii="Calibri" w:hAnsi="Calibri" w:cs="Calibri"/>
                      <w:b/>
                      <w:bCs/>
                      <w:sz w:val="20"/>
                      <w:szCs w:val="24"/>
                    </w:rPr>
                    <w:commentReference w:id="8023"/>
                  </w:r>
                  <w:r w:rsidRPr="000C1A69">
                    <w:rPr>
                      <w:rFonts w:ascii="Calibri" w:hAnsi="Calibri" w:cs="Calibri"/>
                      <w:b/>
                      <w:bCs/>
                    </w:rPr>
                    <w:t>Special conditions and important notices'.</w:t>
                  </w:r>
                </w:p>
              </w:tc>
            </w:tr>
          </w:tbl>
          <w:p w14:paraId="3C4F8DEC" w14:textId="44E4F39B" w:rsidR="0060756A" w:rsidRPr="000C1A69" w:rsidRDefault="0060756A" w:rsidP="0060756A">
            <w:pPr>
              <w:tabs>
                <w:tab w:val="left" w:pos="774"/>
              </w:tabs>
              <w:rPr>
                <w:rFonts w:ascii="Calibri" w:hAnsi="Calibri" w:cs="Calibri"/>
                <w:sz w:val="20"/>
                <w:szCs w:val="20"/>
              </w:rPr>
            </w:pPr>
          </w:p>
        </w:tc>
        <w:tc>
          <w:tcPr>
            <w:tcW w:w="1418" w:type="dxa"/>
            <w:tcBorders>
              <w:top w:val="single" w:sz="4" w:space="0" w:color="auto"/>
              <w:left w:val="single" w:sz="4" w:space="0" w:color="auto"/>
              <w:bottom w:val="single" w:sz="4" w:space="0" w:color="auto"/>
              <w:right w:val="single" w:sz="4" w:space="0" w:color="auto"/>
            </w:tcBorders>
          </w:tcPr>
          <w:p w14:paraId="43D5674F" w14:textId="77777777" w:rsidR="00A67E62" w:rsidRDefault="0060756A" w:rsidP="0060756A">
            <w:pPr>
              <w:tabs>
                <w:tab w:val="left" w:pos="1800"/>
              </w:tabs>
              <w:rPr>
                <w:ins w:id="8024" w:author="sam sehgal" w:date="2024-12-09T14:32:00Z" w16du:dateUtc="2024-12-09T03:32:00Z"/>
                <w:rFonts w:ascii="Calibri" w:hAnsi="Calibri" w:cs="Calibri"/>
                <w:color w:val="000000" w:themeColor="text1"/>
                <w:sz w:val="20"/>
                <w:szCs w:val="20"/>
              </w:rPr>
            </w:pPr>
            <w:r w:rsidRPr="000C1A69">
              <w:rPr>
                <w:rFonts w:ascii="Calibri" w:hAnsi="Calibri" w:cs="Calibri"/>
                <w:color w:val="000000" w:themeColor="text1"/>
                <w:sz w:val="20"/>
                <w:szCs w:val="20"/>
              </w:rPr>
              <w:br/>
              <w:t xml:space="preserve">IF &lt;ProductCode&gt; ="Auto" </w:t>
            </w:r>
            <w:r w:rsidRPr="00A67E62">
              <w:rPr>
                <w:rFonts w:ascii="Calibri" w:hAnsi="Calibri" w:cs="Calibri"/>
                <w:b/>
                <w:bCs/>
                <w:color w:val="000000" w:themeColor="text1"/>
                <w:sz w:val="20"/>
                <w:szCs w:val="20"/>
                <w:rPrChange w:id="8025" w:author="sam sehgal" w:date="2024-12-09T14:32:00Z" w16du:dateUtc="2024-12-09T03:32:00Z">
                  <w:rPr>
                    <w:rFonts w:ascii="Calibri" w:hAnsi="Calibri" w:cs="Calibri"/>
                    <w:color w:val="000000" w:themeColor="text1"/>
                    <w:sz w:val="20"/>
                    <w:szCs w:val="20"/>
                  </w:rPr>
                </w:rPrChange>
              </w:rPr>
              <w:t xml:space="preserve">AND </w:t>
            </w:r>
          </w:p>
          <w:p w14:paraId="4CCAAF13" w14:textId="77777777" w:rsidR="004A0D6F" w:rsidRPr="005F356E" w:rsidRDefault="00A67E62" w:rsidP="0060756A">
            <w:pPr>
              <w:tabs>
                <w:tab w:val="left" w:pos="1800"/>
              </w:tabs>
              <w:rPr>
                <w:ins w:id="8026" w:author="sam sehgal" w:date="2024-12-09T14:33:00Z" w16du:dateUtc="2024-12-09T03:33:00Z"/>
                <w:rFonts w:ascii="Calibri" w:hAnsi="Calibri" w:cs="Calibri"/>
                <w:color w:val="000000" w:themeColor="text1"/>
                <w:sz w:val="20"/>
                <w:szCs w:val="20"/>
                <w:highlight w:val="yellow"/>
                <w:rPrChange w:id="8027" w:author="sam sehgal" w:date="2024-12-09T14:34:00Z" w16du:dateUtc="2024-12-09T03:34:00Z">
                  <w:rPr>
                    <w:ins w:id="8028" w:author="sam sehgal" w:date="2024-12-09T14:33:00Z" w16du:dateUtc="2024-12-09T03:33:00Z"/>
                    <w:rFonts w:ascii="Calibri" w:hAnsi="Calibri" w:cs="Calibri"/>
                    <w:color w:val="000000" w:themeColor="text1"/>
                    <w:sz w:val="20"/>
                    <w:szCs w:val="20"/>
                  </w:rPr>
                </w:rPrChange>
              </w:rPr>
            </w:pPr>
            <w:ins w:id="8029" w:author="sam sehgal" w:date="2024-12-09T14:32:00Z">
              <w:r w:rsidRPr="005F356E">
                <w:rPr>
                  <w:rFonts w:ascii="Calibri" w:hAnsi="Calibri" w:cs="Calibri"/>
                  <w:color w:val="000000" w:themeColor="text1"/>
                  <w:sz w:val="20"/>
                  <w:szCs w:val="20"/>
                  <w:highlight w:val="yellow"/>
                  <w:rPrChange w:id="8030" w:author="sam sehgal" w:date="2024-12-09T14:34:00Z" w16du:dateUtc="2024-12-09T03:34:00Z">
                    <w:rPr>
                      <w:rFonts w:ascii="Calibri" w:hAnsi="Calibri" w:cs="Calibri"/>
                      <w:color w:val="000000" w:themeColor="text1"/>
                      <w:sz w:val="20"/>
                      <w:szCs w:val="20"/>
                    </w:rPr>
                  </w:rPrChange>
                </w:rPr>
                <w:t>&lt;EndorsementClause&gt;</w:t>
              </w:r>
              <w:r w:rsidRPr="005F356E" w:rsidDel="00A67E62">
                <w:rPr>
                  <w:rFonts w:ascii="Calibri" w:hAnsi="Calibri" w:cs="Calibri"/>
                  <w:color w:val="000000" w:themeColor="text1"/>
                  <w:sz w:val="20"/>
                  <w:szCs w:val="20"/>
                  <w:highlight w:val="yellow"/>
                  <w:rPrChange w:id="8031" w:author="sam sehgal" w:date="2024-12-09T14:34:00Z" w16du:dateUtc="2024-12-09T03:34:00Z">
                    <w:rPr>
                      <w:rFonts w:ascii="Calibri" w:hAnsi="Calibri" w:cs="Calibri"/>
                      <w:color w:val="000000" w:themeColor="text1"/>
                      <w:sz w:val="20"/>
                      <w:szCs w:val="20"/>
                    </w:rPr>
                  </w:rPrChange>
                </w:rPr>
                <w:t xml:space="preserve"> </w:t>
              </w:r>
            </w:ins>
            <w:ins w:id="8032" w:author="sam sehgal" w:date="2024-12-09T14:32:00Z" w16du:dateUtc="2024-12-09T03:32:00Z">
              <w:r w:rsidRPr="005F356E">
                <w:rPr>
                  <w:rFonts w:ascii="Calibri" w:hAnsi="Calibri" w:cs="Calibri"/>
                  <w:color w:val="000000" w:themeColor="text1"/>
                  <w:sz w:val="20"/>
                  <w:szCs w:val="20"/>
                  <w:highlight w:val="yellow"/>
                  <w:rPrChange w:id="8033" w:author="sam sehgal" w:date="2024-12-09T14:34:00Z" w16du:dateUtc="2024-12-09T03:34:00Z">
                    <w:rPr>
                      <w:rFonts w:ascii="Calibri" w:hAnsi="Calibri" w:cs="Calibri"/>
                      <w:color w:val="000000" w:themeColor="text1"/>
                      <w:sz w:val="20"/>
                      <w:szCs w:val="20"/>
                    </w:rPr>
                  </w:rPrChange>
                </w:rPr>
                <w:t xml:space="preserve">= </w:t>
              </w:r>
            </w:ins>
            <w:ins w:id="8034" w:author="sam sehgal" w:date="2024-12-09T14:33:00Z" w16du:dateUtc="2024-12-09T03:33:00Z">
              <w:r w:rsidR="00D47BF0" w:rsidRPr="005F356E">
                <w:rPr>
                  <w:rFonts w:ascii="Calibri" w:hAnsi="Calibri" w:cs="Calibri"/>
                  <w:color w:val="000000" w:themeColor="text1"/>
                  <w:sz w:val="20"/>
                  <w:szCs w:val="20"/>
                  <w:highlight w:val="yellow"/>
                  <w:rPrChange w:id="8035" w:author="sam sehgal" w:date="2024-12-09T14:34:00Z" w16du:dateUtc="2024-12-09T03:34:00Z">
                    <w:rPr>
                      <w:rFonts w:ascii="Calibri" w:hAnsi="Calibri" w:cs="Calibri"/>
                      <w:color w:val="000000" w:themeColor="text1"/>
                      <w:sz w:val="20"/>
                      <w:szCs w:val="20"/>
                    </w:rPr>
                  </w:rPrChange>
                </w:rPr>
                <w:t>“AUTOEND01</w:t>
              </w:r>
              <w:r w:rsidR="00D47BF0" w:rsidRPr="005F356E" w:rsidDel="00A67E62">
                <w:rPr>
                  <w:rFonts w:ascii="Calibri" w:hAnsi="Calibri" w:cs="Calibri"/>
                  <w:color w:val="000000" w:themeColor="text1"/>
                  <w:sz w:val="20"/>
                  <w:szCs w:val="20"/>
                  <w:highlight w:val="yellow"/>
                  <w:rPrChange w:id="8036" w:author="sam sehgal" w:date="2024-12-09T14:34:00Z" w16du:dateUtc="2024-12-09T03:34:00Z">
                    <w:rPr>
                      <w:rFonts w:ascii="Calibri" w:hAnsi="Calibri" w:cs="Calibri"/>
                      <w:color w:val="000000" w:themeColor="text1"/>
                      <w:sz w:val="20"/>
                      <w:szCs w:val="20"/>
                    </w:rPr>
                  </w:rPrChange>
                </w:rPr>
                <w:t xml:space="preserve"> </w:t>
              </w:r>
              <w:r w:rsidR="00D47BF0" w:rsidRPr="005F356E">
                <w:rPr>
                  <w:rFonts w:ascii="Calibri" w:hAnsi="Calibri" w:cs="Calibri"/>
                  <w:color w:val="000000" w:themeColor="text1"/>
                  <w:sz w:val="20"/>
                  <w:szCs w:val="20"/>
                  <w:highlight w:val="yellow"/>
                  <w:rPrChange w:id="8037" w:author="sam sehgal" w:date="2024-12-09T14:34:00Z" w16du:dateUtc="2024-12-09T03:34:00Z">
                    <w:rPr>
                      <w:rFonts w:ascii="Calibri" w:hAnsi="Calibri" w:cs="Calibri"/>
                      <w:color w:val="000000" w:themeColor="text1"/>
                      <w:sz w:val="20"/>
                      <w:szCs w:val="20"/>
                    </w:rPr>
                  </w:rPrChange>
                </w:rPr>
                <w:t>“ or “AUTOEND0</w:t>
              </w:r>
              <w:r w:rsidR="004A0D6F" w:rsidRPr="005F356E">
                <w:rPr>
                  <w:rFonts w:ascii="Calibri" w:hAnsi="Calibri" w:cs="Calibri"/>
                  <w:color w:val="000000" w:themeColor="text1"/>
                  <w:sz w:val="20"/>
                  <w:szCs w:val="20"/>
                  <w:highlight w:val="yellow"/>
                  <w:rPrChange w:id="8038" w:author="sam sehgal" w:date="2024-12-09T14:34:00Z" w16du:dateUtc="2024-12-09T03:34:00Z">
                    <w:rPr>
                      <w:rFonts w:ascii="Calibri" w:hAnsi="Calibri" w:cs="Calibri"/>
                      <w:color w:val="000000" w:themeColor="text1"/>
                      <w:sz w:val="20"/>
                      <w:szCs w:val="20"/>
                    </w:rPr>
                  </w:rPrChange>
                </w:rPr>
                <w:t>2” or “AUTOEND04”</w:t>
              </w:r>
            </w:ins>
          </w:p>
          <w:p w14:paraId="4C65320D" w14:textId="0F01A2AE" w:rsidR="006E5E7E" w:rsidRDefault="0060756A" w:rsidP="0060756A">
            <w:pPr>
              <w:tabs>
                <w:tab w:val="left" w:pos="1800"/>
              </w:tabs>
              <w:rPr>
                <w:ins w:id="8039" w:author="Sam Sehgal (EXT Idiom)" w:date="2024-09-13T14:12:00Z" w16du:dateUtc="2024-09-13T04:12:00Z"/>
                <w:rFonts w:ascii="Calibri" w:hAnsi="Calibri" w:cs="Calibri"/>
                <w:color w:val="000000" w:themeColor="text1"/>
                <w:sz w:val="20"/>
                <w:szCs w:val="20"/>
              </w:rPr>
            </w:pPr>
            <w:del w:id="8040" w:author="sam sehgal" w:date="2024-12-09T14:32:00Z" w16du:dateUtc="2024-12-09T03:32:00Z">
              <w:r w:rsidRPr="005F356E" w:rsidDel="00A67E62">
                <w:rPr>
                  <w:rFonts w:ascii="Calibri" w:hAnsi="Calibri" w:cs="Calibri"/>
                  <w:color w:val="000000" w:themeColor="text1"/>
                  <w:sz w:val="20"/>
                  <w:szCs w:val="20"/>
                  <w:highlight w:val="yellow"/>
                  <w:rPrChange w:id="8041" w:author="sam sehgal" w:date="2024-12-09T14:34:00Z" w16du:dateUtc="2024-12-09T03:34:00Z">
                    <w:rPr>
                      <w:rFonts w:ascii="Calibri" w:hAnsi="Calibri" w:cs="Calibri"/>
                      <w:color w:val="000000" w:themeColor="text1"/>
                      <w:sz w:val="20"/>
                      <w:szCs w:val="20"/>
                    </w:rPr>
                  </w:rPrChange>
                </w:rPr>
                <w:delText>&lt;</w:delText>
              </w:r>
              <w:r w:rsidR="00956342" w:rsidRPr="005F356E" w:rsidDel="00A67E62">
                <w:rPr>
                  <w:rFonts w:ascii="Calibri" w:hAnsi="Calibri" w:cs="Calibri"/>
                  <w:color w:val="000000" w:themeColor="text1"/>
                  <w:sz w:val="20"/>
                  <w:szCs w:val="20"/>
                  <w:highlight w:val="yellow"/>
                  <w:rPrChange w:id="8042" w:author="sam sehgal" w:date="2024-12-09T14:34:00Z" w16du:dateUtc="2024-12-09T03:34:00Z">
                    <w:rPr>
                      <w:rFonts w:ascii="Calibri" w:hAnsi="Calibri" w:cs="Calibri"/>
                      <w:color w:val="000000" w:themeColor="text1"/>
                      <w:sz w:val="20"/>
                      <w:szCs w:val="20"/>
                    </w:rPr>
                  </w:rPrChange>
                </w:rPr>
                <w:delText>HasDriverAgeRestrictions</w:delText>
              </w:r>
              <w:r w:rsidRPr="005F356E" w:rsidDel="00A67E62">
                <w:rPr>
                  <w:rFonts w:ascii="Calibri" w:hAnsi="Calibri" w:cs="Calibri"/>
                  <w:color w:val="000000" w:themeColor="text1"/>
                  <w:sz w:val="20"/>
                  <w:szCs w:val="20"/>
                  <w:highlight w:val="yellow"/>
                  <w:rPrChange w:id="8043" w:author="sam sehgal" w:date="2024-12-09T14:34:00Z" w16du:dateUtc="2024-12-09T03:34:00Z">
                    <w:rPr>
                      <w:rFonts w:ascii="Calibri" w:hAnsi="Calibri" w:cs="Calibri"/>
                      <w:color w:val="000000" w:themeColor="text1"/>
                      <w:sz w:val="20"/>
                      <w:szCs w:val="20"/>
                    </w:rPr>
                  </w:rPrChange>
                </w:rPr>
                <w:delText xml:space="preserve">&gt; </w:delText>
              </w:r>
              <w:r w:rsidR="006F0F12" w:rsidRPr="005F356E" w:rsidDel="00A67E62">
                <w:rPr>
                  <w:rFonts w:ascii="Calibri" w:hAnsi="Calibri" w:cs="Calibri"/>
                  <w:color w:val="000000" w:themeColor="text1"/>
                  <w:sz w:val="20"/>
                  <w:szCs w:val="20"/>
                  <w:highlight w:val="yellow"/>
                  <w:rPrChange w:id="8044" w:author="sam sehgal" w:date="2024-12-09T14:34:00Z" w16du:dateUtc="2024-12-09T03:34:00Z">
                    <w:rPr>
                      <w:rFonts w:ascii="Calibri" w:hAnsi="Calibri" w:cs="Calibri"/>
                      <w:color w:val="000000" w:themeColor="text1"/>
                      <w:sz w:val="20"/>
                      <w:szCs w:val="20"/>
                    </w:rPr>
                  </w:rPrChange>
                </w:rPr>
                <w:delText>!</w:delText>
              </w:r>
              <w:r w:rsidRPr="005F356E" w:rsidDel="00A67E62">
                <w:rPr>
                  <w:rFonts w:ascii="Calibri" w:hAnsi="Calibri" w:cs="Calibri"/>
                  <w:color w:val="000000" w:themeColor="text1"/>
                  <w:sz w:val="20"/>
                  <w:szCs w:val="20"/>
                  <w:highlight w:val="yellow"/>
                  <w:rPrChange w:id="8045" w:author="sam sehgal" w:date="2024-12-09T14:34:00Z" w16du:dateUtc="2024-12-09T03:34:00Z">
                    <w:rPr>
                      <w:rFonts w:ascii="Calibri" w:hAnsi="Calibri" w:cs="Calibri"/>
                      <w:color w:val="000000" w:themeColor="text1"/>
                      <w:sz w:val="20"/>
                      <w:szCs w:val="20"/>
                    </w:rPr>
                  </w:rPrChange>
                </w:rPr>
                <w:delText>= “</w:delText>
              </w:r>
              <w:r w:rsidR="006F0F12" w:rsidRPr="005F356E" w:rsidDel="00A67E62">
                <w:rPr>
                  <w:rFonts w:ascii="Calibri" w:hAnsi="Calibri" w:cs="Calibri"/>
                  <w:color w:val="000000" w:themeColor="text1"/>
                  <w:sz w:val="20"/>
                  <w:szCs w:val="20"/>
                  <w:highlight w:val="yellow"/>
                  <w:rPrChange w:id="8046" w:author="sam sehgal" w:date="2024-12-09T14:34:00Z" w16du:dateUtc="2024-12-09T03:34:00Z">
                    <w:rPr>
                      <w:rFonts w:ascii="Calibri" w:hAnsi="Calibri" w:cs="Calibri"/>
                      <w:color w:val="000000" w:themeColor="text1"/>
                      <w:sz w:val="20"/>
                      <w:szCs w:val="20"/>
                    </w:rPr>
                  </w:rPrChange>
                </w:rPr>
                <w:delText>NULL</w:delText>
              </w:r>
            </w:del>
            <w:ins w:id="8047" w:author="Sam Sehgal (EXT Idiom)" w:date="2024-09-13T14:12:00Z" w16du:dateUtc="2024-09-13T04:12:00Z">
              <w:del w:id="8048" w:author="sam sehgal" w:date="2024-12-09T14:32:00Z" w16du:dateUtc="2024-12-09T03:32:00Z">
                <w:r w:rsidR="006E5E7E" w:rsidRPr="005F356E" w:rsidDel="00A67E62">
                  <w:rPr>
                    <w:rFonts w:ascii="Calibri" w:hAnsi="Calibri" w:cs="Calibri"/>
                    <w:color w:val="000000" w:themeColor="text1"/>
                    <w:sz w:val="20"/>
                    <w:szCs w:val="20"/>
                    <w:highlight w:val="yellow"/>
                    <w:rPrChange w:id="8049" w:author="sam sehgal" w:date="2024-12-09T14:34:00Z" w16du:dateUtc="2024-12-09T03:34:00Z">
                      <w:rPr>
                        <w:rFonts w:ascii="Calibri" w:hAnsi="Calibri" w:cs="Calibri"/>
                        <w:color w:val="000000" w:themeColor="text1"/>
                        <w:sz w:val="20"/>
                        <w:szCs w:val="20"/>
                      </w:rPr>
                    </w:rPrChange>
                  </w:rPr>
                  <w:delText>”</w:delText>
                </w:r>
              </w:del>
            </w:ins>
          </w:p>
          <w:p w14:paraId="3CF149A4" w14:textId="6DAACC1C" w:rsidR="0060756A" w:rsidRPr="000C1A69" w:rsidRDefault="0060756A" w:rsidP="0060756A">
            <w:pPr>
              <w:tabs>
                <w:tab w:val="left" w:pos="1800"/>
              </w:tabs>
              <w:rPr>
                <w:rFonts w:ascii="Calibri" w:hAnsi="Calibri" w:cs="Calibri"/>
                <w:color w:val="000000" w:themeColor="text1"/>
                <w:sz w:val="20"/>
                <w:szCs w:val="20"/>
              </w:rPr>
            </w:pPr>
            <w:r w:rsidRPr="003F04B7">
              <w:rPr>
                <w:rFonts w:ascii="Calibri" w:hAnsi="Calibri" w:cs="Calibri"/>
                <w:b/>
                <w:bCs/>
                <w:color w:val="000000" w:themeColor="text1"/>
                <w:sz w:val="20"/>
                <w:szCs w:val="20"/>
              </w:rPr>
              <w:t>THEN</w:t>
            </w:r>
            <w:r w:rsidRPr="000C1A69">
              <w:rPr>
                <w:rFonts w:ascii="Calibri" w:hAnsi="Calibri" w:cs="Calibri"/>
                <w:color w:val="000000" w:themeColor="text1"/>
                <w:sz w:val="20"/>
                <w:szCs w:val="20"/>
              </w:rPr>
              <w:t xml:space="preserve"> </w:t>
            </w:r>
            <w:r w:rsidRPr="004A0D6F">
              <w:rPr>
                <w:rFonts w:ascii="Calibri" w:hAnsi="Calibri" w:cs="Calibri"/>
                <w:b/>
                <w:bCs/>
                <w:color w:val="000000" w:themeColor="text1"/>
                <w:sz w:val="20"/>
                <w:szCs w:val="20"/>
                <w:rPrChange w:id="8050" w:author="sam sehgal" w:date="2024-12-09T14:34:00Z" w16du:dateUtc="2024-12-09T03:34:00Z">
                  <w:rPr>
                    <w:rFonts w:ascii="Calibri" w:hAnsi="Calibri" w:cs="Calibri"/>
                    <w:color w:val="000000" w:themeColor="text1"/>
                    <w:sz w:val="20"/>
                    <w:szCs w:val="20"/>
                  </w:rPr>
                </w:rPrChange>
              </w:rPr>
              <w:t>display</w:t>
            </w:r>
            <w:r w:rsidRPr="000C1A69">
              <w:br/>
            </w:r>
          </w:p>
        </w:tc>
        <w:tc>
          <w:tcPr>
            <w:tcW w:w="1843" w:type="dxa"/>
            <w:tcBorders>
              <w:top w:val="single" w:sz="4" w:space="0" w:color="auto"/>
              <w:left w:val="single" w:sz="4" w:space="0" w:color="auto"/>
              <w:bottom w:val="single" w:sz="4" w:space="0" w:color="auto"/>
              <w:right w:val="single" w:sz="4" w:space="0" w:color="auto"/>
            </w:tcBorders>
          </w:tcPr>
          <w:p w14:paraId="6472B940" w14:textId="3C60D9D2" w:rsidR="009D315E" w:rsidRPr="000C1A69" w:rsidRDefault="009D315E" w:rsidP="009D315E">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Column 1: Bodycopy_COI</w:t>
            </w:r>
          </w:p>
          <w:p w14:paraId="2039CA48" w14:textId="6A9131D7" w:rsidR="009D315E" w:rsidRPr="000C1A69" w:rsidRDefault="009D315E" w:rsidP="009D315E">
            <w:pPr>
              <w:tabs>
                <w:tab w:val="left" w:pos="1800"/>
              </w:tabs>
              <w:rPr>
                <w:rFonts w:asciiTheme="minorHAnsi" w:hAnsiTheme="minorHAnsi" w:cstheme="minorHAnsi"/>
                <w:bCs/>
                <w:sz w:val="20"/>
                <w:szCs w:val="20"/>
              </w:rPr>
            </w:pPr>
          </w:p>
          <w:p w14:paraId="6411F390" w14:textId="7568943D" w:rsidR="009D315E" w:rsidRPr="000C1A69" w:rsidRDefault="009D315E" w:rsidP="009D315E">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Column 2: Table_Heading_3</w:t>
            </w:r>
          </w:p>
          <w:p w14:paraId="662C219B" w14:textId="480BD568" w:rsidR="0060756A" w:rsidRPr="000C1A69" w:rsidRDefault="0060756A" w:rsidP="0060756A">
            <w:pPr>
              <w:tabs>
                <w:tab w:val="left" w:pos="1800"/>
              </w:tabs>
              <w:rPr>
                <w:rFonts w:asciiTheme="minorHAnsi" w:hAnsiTheme="minorHAnsi" w:cstheme="minorHAnsi"/>
                <w:bCs/>
                <w:sz w:val="20"/>
                <w:szCs w:val="20"/>
              </w:rPr>
            </w:pPr>
          </w:p>
        </w:tc>
      </w:tr>
      <w:tr w:rsidR="0060756A" w:rsidRPr="00BD6987" w14:paraId="2EE252C9"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7059A399" w14:textId="284E35AD" w:rsidR="0060756A" w:rsidRPr="00BD6987" w:rsidRDefault="0060756A" w:rsidP="0060756A">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DDH </w:t>
            </w:r>
            <w:r>
              <w:rPr>
                <w:rFonts w:asciiTheme="minorHAnsi" w:hAnsiTheme="minorHAnsi" w:cstheme="minorHAnsi"/>
                <w:bCs/>
                <w:sz w:val="20"/>
                <w:szCs w:val="20"/>
              </w:rPr>
              <w:t>8</w:t>
            </w:r>
          </w:p>
        </w:tc>
        <w:tc>
          <w:tcPr>
            <w:tcW w:w="2243" w:type="dxa"/>
            <w:tcBorders>
              <w:top w:val="single" w:sz="4" w:space="0" w:color="auto"/>
              <w:left w:val="single" w:sz="4" w:space="0" w:color="auto"/>
              <w:bottom w:val="single" w:sz="4" w:space="0" w:color="auto"/>
              <w:right w:val="single" w:sz="4" w:space="0" w:color="auto"/>
            </w:tcBorders>
          </w:tcPr>
          <w:p w14:paraId="39E625E9" w14:textId="5B6DEE82" w:rsidR="0060756A" w:rsidRPr="00454F3F" w:rsidRDefault="0060756A" w:rsidP="0060756A">
            <w:pPr>
              <w:tabs>
                <w:tab w:val="left" w:pos="1800"/>
              </w:tabs>
              <w:rPr>
                <w:rFonts w:ascii="Calibri" w:hAnsi="Calibri" w:cs="Calibri"/>
                <w:sz w:val="20"/>
                <w:szCs w:val="20"/>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21"/>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60756A" w:rsidRPr="000C1A69" w14:paraId="4FB870C1" w14:textId="77777777" w:rsidTr="624AC179">
              <w:trPr>
                <w:trHeight w:val="300"/>
              </w:trPr>
              <w:tc>
                <w:tcPr>
                  <w:tcW w:w="2861" w:type="dxa"/>
                  <w:noWrap/>
                  <w:vAlign w:val="center"/>
                  <w:hideMark/>
                </w:tcPr>
                <w:p w14:paraId="0DDD066D" w14:textId="2525B968" w:rsidR="0060756A" w:rsidRPr="000C1A69" w:rsidRDefault="0060756A" w:rsidP="0060756A">
                  <w:pPr>
                    <w:pStyle w:val="TableBodycopy"/>
                    <w:rPr>
                      <w:rFonts w:asciiTheme="minorHAnsi" w:hAnsiTheme="minorHAnsi" w:cstheme="minorBidi"/>
                      <w:noProof/>
                      <w:color w:val="000000" w:themeColor="text1"/>
                    </w:rPr>
                  </w:pPr>
                  <w:r w:rsidRPr="000C1A69">
                    <w:rPr>
                      <w:rFonts w:ascii="Calibri" w:hAnsi="Calibri" w:cs="Calibri"/>
                    </w:rPr>
                    <w:t>E</w:t>
                  </w:r>
                  <w:commentRangeStart w:id="8051"/>
                  <w:commentRangeStart w:id="8052"/>
                  <w:r w:rsidRPr="000C1A69">
                    <w:rPr>
                      <w:rFonts w:ascii="Calibri" w:hAnsi="Calibri" w:cs="Calibri"/>
                    </w:rPr>
                    <w:t>xcluded Drivers:</w:t>
                  </w:r>
                  <w:commentRangeEnd w:id="8051"/>
                  <w:r w:rsidRPr="000C1A69">
                    <w:rPr>
                      <w:rStyle w:val="CommentReference"/>
                      <w:rFonts w:asciiTheme="minorHAnsi" w:hAnsiTheme="minorHAnsi" w:cstheme="minorBidi"/>
                      <w:noProof/>
                      <w:color w:val="000000" w:themeColor="text1"/>
                      <w:sz w:val="20"/>
                      <w:szCs w:val="24"/>
                    </w:rPr>
                    <w:commentReference w:id="8051"/>
                  </w:r>
                  <w:commentRangeEnd w:id="8052"/>
                  <w:r w:rsidRPr="000C1A69">
                    <w:rPr>
                      <w:rStyle w:val="CommentReference"/>
                      <w:rFonts w:asciiTheme="minorHAnsi" w:hAnsiTheme="minorHAnsi" w:cstheme="minorBidi"/>
                      <w:noProof/>
                      <w:color w:val="000000" w:themeColor="text1"/>
                      <w:sz w:val="20"/>
                      <w:szCs w:val="24"/>
                    </w:rPr>
                    <w:commentReference w:id="8052"/>
                  </w:r>
                </w:p>
              </w:tc>
              <w:tc>
                <w:tcPr>
                  <w:tcW w:w="4546" w:type="dxa"/>
                  <w:noWrap/>
                  <w:vAlign w:val="bottom"/>
                  <w:hideMark/>
                </w:tcPr>
                <w:p w14:paraId="734C4322" w14:textId="33049489" w:rsidR="0060756A" w:rsidRPr="000C1A69" w:rsidRDefault="0060756A" w:rsidP="0060756A">
                  <w:pPr>
                    <w:pStyle w:val="TableBodycopy"/>
                    <w:rPr>
                      <w:rFonts w:asciiTheme="minorHAnsi" w:hAnsiTheme="minorHAnsi" w:cstheme="minorHAnsi"/>
                      <w:b/>
                      <w:bCs/>
                    </w:rPr>
                  </w:pPr>
                  <w:r w:rsidRPr="000C1A69">
                    <w:rPr>
                      <w:rFonts w:ascii="Calibri" w:hAnsi="Calibri" w:cs="Calibri"/>
                      <w:b/>
                      <w:bCs/>
                      <w:szCs w:val="20"/>
                    </w:rPr>
                    <w:t>None</w:t>
                  </w:r>
                </w:p>
              </w:tc>
            </w:tr>
          </w:tbl>
          <w:p w14:paraId="4D4939D4" w14:textId="46FC7E0B" w:rsidR="0060756A" w:rsidRPr="000C1A69" w:rsidRDefault="0060756A" w:rsidP="0060756A">
            <w:pPr>
              <w:pStyle w:val="TableBodycopy"/>
              <w:rPr>
                <w:rFonts w:ascii="Calibri" w:hAnsi="Calibri" w:cs="Calibri"/>
                <w:szCs w:val="20"/>
              </w:rPr>
            </w:pPr>
          </w:p>
        </w:tc>
        <w:tc>
          <w:tcPr>
            <w:tcW w:w="1418" w:type="dxa"/>
            <w:tcBorders>
              <w:top w:val="single" w:sz="4" w:space="0" w:color="auto"/>
              <w:left w:val="single" w:sz="4" w:space="0" w:color="auto"/>
              <w:bottom w:val="single" w:sz="4" w:space="0" w:color="auto"/>
              <w:right w:val="single" w:sz="4" w:space="0" w:color="auto"/>
            </w:tcBorders>
          </w:tcPr>
          <w:p w14:paraId="7D615589" w14:textId="5F9DD93E" w:rsidR="0060756A" w:rsidRPr="000C1A69" w:rsidRDefault="0060756A" w:rsidP="0060756A">
            <w:pPr>
              <w:tabs>
                <w:tab w:val="left" w:pos="1800"/>
              </w:tabs>
              <w:rPr>
                <w:rFonts w:ascii="Calibri" w:hAnsi="Calibri" w:cs="Calibri"/>
                <w:color w:val="000000" w:themeColor="text1"/>
                <w:sz w:val="20"/>
                <w:szCs w:val="20"/>
              </w:rPr>
            </w:pPr>
            <w:r w:rsidRPr="000C1A69">
              <w:rPr>
                <w:rFonts w:ascii="Calibri" w:hAnsi="Calibri" w:cs="Calibri"/>
                <w:color w:val="000000" w:themeColor="text1"/>
                <w:sz w:val="20"/>
                <w:szCs w:val="20"/>
              </w:rPr>
              <w:t>IF &lt;</w:t>
            </w:r>
            <w:r w:rsidR="00AA276C" w:rsidRPr="000C1A69">
              <w:rPr>
                <w:rFonts w:ascii="Calibri" w:hAnsi="Calibri" w:cs="Calibri"/>
                <w:color w:val="000000" w:themeColor="text1"/>
                <w:sz w:val="20"/>
                <w:szCs w:val="20"/>
              </w:rPr>
              <w:t>DriverTypeCode</w:t>
            </w:r>
            <w:r w:rsidRPr="000C1A69">
              <w:rPr>
                <w:rFonts w:ascii="Calibri" w:hAnsi="Calibri" w:cs="Calibri"/>
                <w:color w:val="000000" w:themeColor="text1"/>
                <w:sz w:val="20"/>
                <w:szCs w:val="20"/>
              </w:rPr>
              <w:t xml:space="preserve">&gt; </w:t>
            </w:r>
            <w:r w:rsidR="000947C3" w:rsidRPr="003F04B7">
              <w:rPr>
                <w:rFonts w:ascii="Calibri" w:hAnsi="Calibri" w:cs="Calibri"/>
                <w:color w:val="000000" w:themeColor="text1"/>
                <w:sz w:val="20"/>
                <w:szCs w:val="20"/>
              </w:rPr>
              <w:t>!</w:t>
            </w:r>
            <w:r w:rsidRPr="000C1A69">
              <w:rPr>
                <w:rFonts w:ascii="Calibri" w:hAnsi="Calibri" w:cs="Calibri"/>
                <w:color w:val="000000" w:themeColor="text1"/>
                <w:sz w:val="20"/>
                <w:szCs w:val="20"/>
              </w:rPr>
              <w:t xml:space="preserve">= </w:t>
            </w:r>
            <w:r w:rsidR="000947C3" w:rsidRPr="000C1A69">
              <w:rPr>
                <w:rFonts w:ascii="Calibri" w:hAnsi="Calibri" w:cs="Calibri"/>
                <w:color w:val="000000" w:themeColor="text1"/>
                <w:sz w:val="20"/>
                <w:szCs w:val="20"/>
              </w:rPr>
              <w:t>2|ExcludedDriver</w:t>
            </w:r>
          </w:p>
          <w:p w14:paraId="0D3C6039" w14:textId="423A0D13" w:rsidR="0060756A" w:rsidRPr="003F04B7" w:rsidRDefault="0060756A" w:rsidP="0060756A">
            <w:pPr>
              <w:tabs>
                <w:tab w:val="left" w:pos="1800"/>
              </w:tabs>
              <w:rPr>
                <w:rFonts w:ascii="Calibri" w:hAnsi="Calibri" w:cs="Calibri"/>
                <w:b/>
                <w:bCs/>
                <w:color w:val="000000" w:themeColor="text1"/>
                <w:sz w:val="20"/>
                <w:szCs w:val="20"/>
              </w:rPr>
            </w:pPr>
            <w:r w:rsidRPr="003F04B7">
              <w:rPr>
                <w:rFonts w:ascii="Calibri" w:hAnsi="Calibri" w:cs="Calibri"/>
                <w:b/>
                <w:bCs/>
                <w:color w:val="000000" w:themeColor="text1"/>
                <w:sz w:val="20"/>
                <w:szCs w:val="20"/>
              </w:rPr>
              <w:t>THEN Display</w:t>
            </w:r>
          </w:p>
        </w:tc>
        <w:tc>
          <w:tcPr>
            <w:tcW w:w="1843" w:type="dxa"/>
            <w:tcBorders>
              <w:top w:val="single" w:sz="4" w:space="0" w:color="auto"/>
              <w:left w:val="single" w:sz="4" w:space="0" w:color="auto"/>
              <w:bottom w:val="single" w:sz="4" w:space="0" w:color="auto"/>
              <w:right w:val="single" w:sz="4" w:space="0" w:color="auto"/>
            </w:tcBorders>
          </w:tcPr>
          <w:p w14:paraId="1E6BC039" w14:textId="503D034D" w:rsidR="0060756A" w:rsidRPr="000C1A69" w:rsidRDefault="0060756A" w:rsidP="0060756A">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Column 1 Bodycopy_COI</w:t>
            </w:r>
          </w:p>
          <w:p w14:paraId="26BA133D" w14:textId="4FB484B4" w:rsidR="0060756A" w:rsidRPr="000C1A69" w:rsidRDefault="0060756A" w:rsidP="0060756A">
            <w:pPr>
              <w:tabs>
                <w:tab w:val="left" w:pos="1800"/>
              </w:tabs>
              <w:rPr>
                <w:rFonts w:asciiTheme="minorHAnsi" w:hAnsiTheme="minorHAnsi" w:cstheme="minorHAnsi"/>
                <w:bCs/>
                <w:sz w:val="20"/>
                <w:szCs w:val="20"/>
              </w:rPr>
            </w:pPr>
          </w:p>
          <w:p w14:paraId="4B80DE68" w14:textId="36B323C1" w:rsidR="0060756A" w:rsidRPr="000C1A69" w:rsidRDefault="0060756A" w:rsidP="0060756A">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Column 2: Bullet_1_B_COI</w:t>
            </w:r>
          </w:p>
          <w:p w14:paraId="604414E4" w14:textId="116F7C6E" w:rsidR="0060756A" w:rsidRPr="000C1A69" w:rsidRDefault="0060756A" w:rsidP="0060756A">
            <w:pPr>
              <w:tabs>
                <w:tab w:val="left" w:pos="1800"/>
              </w:tabs>
              <w:rPr>
                <w:rFonts w:asciiTheme="minorHAnsi" w:hAnsiTheme="minorHAnsi" w:cstheme="minorHAnsi"/>
                <w:bCs/>
                <w:sz w:val="20"/>
                <w:szCs w:val="20"/>
              </w:rPr>
            </w:pPr>
          </w:p>
        </w:tc>
      </w:tr>
      <w:tr w:rsidR="0060756A" w:rsidRPr="00BD6987" w14:paraId="75E8A30A"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250104F1" w14:textId="01BF5A10" w:rsidR="0060756A" w:rsidRPr="00BD6987" w:rsidRDefault="0060756A" w:rsidP="0060756A">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DDH </w:t>
            </w:r>
            <w:r>
              <w:rPr>
                <w:rFonts w:asciiTheme="minorHAnsi" w:hAnsiTheme="minorHAnsi" w:cstheme="minorHAnsi"/>
                <w:bCs/>
                <w:sz w:val="20"/>
                <w:szCs w:val="20"/>
              </w:rPr>
              <w:t>9</w:t>
            </w:r>
          </w:p>
        </w:tc>
        <w:tc>
          <w:tcPr>
            <w:tcW w:w="2243" w:type="dxa"/>
            <w:tcBorders>
              <w:top w:val="single" w:sz="4" w:space="0" w:color="auto"/>
              <w:left w:val="single" w:sz="4" w:space="0" w:color="auto"/>
              <w:bottom w:val="single" w:sz="4" w:space="0" w:color="auto"/>
              <w:right w:val="single" w:sz="4" w:space="0" w:color="auto"/>
            </w:tcBorders>
          </w:tcPr>
          <w:p w14:paraId="332744F4" w14:textId="24EED255" w:rsidR="0060756A" w:rsidRPr="00454F3F" w:rsidRDefault="0060756A" w:rsidP="0060756A">
            <w:pPr>
              <w:tabs>
                <w:tab w:val="left" w:pos="1800"/>
              </w:tabs>
              <w:rPr>
                <w:rFonts w:ascii="Calibri" w:hAnsi="Calibri" w:cs="Calibri"/>
                <w:sz w:val="20"/>
                <w:szCs w:val="20"/>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21"/>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60756A" w:rsidRPr="000C1A69" w14:paraId="19C92FB3" w14:textId="77777777" w:rsidTr="624AC179">
              <w:trPr>
                <w:trHeight w:val="300"/>
              </w:trPr>
              <w:tc>
                <w:tcPr>
                  <w:tcW w:w="2861" w:type="dxa"/>
                  <w:noWrap/>
                  <w:vAlign w:val="center"/>
                  <w:hideMark/>
                </w:tcPr>
                <w:p w14:paraId="5DE257F6" w14:textId="3D78C4B4" w:rsidR="0060756A" w:rsidRPr="000C1A69" w:rsidRDefault="0060756A" w:rsidP="0060756A">
                  <w:pPr>
                    <w:pStyle w:val="TableBodycopy"/>
                    <w:rPr>
                      <w:rFonts w:asciiTheme="minorHAnsi" w:hAnsiTheme="minorHAnsi" w:cstheme="minorHAnsi"/>
                      <w:noProof/>
                      <w:color w:val="000000" w:themeColor="text1"/>
                    </w:rPr>
                  </w:pPr>
                  <w:r w:rsidRPr="000C1A69">
                    <w:rPr>
                      <w:rFonts w:ascii="Calibri" w:hAnsi="Calibri" w:cs="Calibri"/>
                      <w:szCs w:val="20"/>
                    </w:rPr>
                    <w:t>Excluded Drivers:</w:t>
                  </w:r>
                </w:p>
              </w:tc>
              <w:tc>
                <w:tcPr>
                  <w:tcW w:w="4546" w:type="dxa"/>
                  <w:noWrap/>
                  <w:vAlign w:val="bottom"/>
                  <w:hideMark/>
                </w:tcPr>
                <w:p w14:paraId="4F556324" w14:textId="161DC787" w:rsidR="0060756A" w:rsidRPr="000C1A69" w:rsidRDefault="0060756A" w:rsidP="0060756A">
                  <w:pPr>
                    <w:pStyle w:val="TableBodycopy"/>
                    <w:rPr>
                      <w:rFonts w:asciiTheme="minorHAnsi" w:hAnsiTheme="minorHAnsi" w:cstheme="minorBidi"/>
                      <w:b/>
                      <w:bCs/>
                    </w:rPr>
                  </w:pPr>
                  <w:commentRangeStart w:id="8053"/>
                  <w:commentRangeStart w:id="8054"/>
                  <w:commentRangeEnd w:id="8053"/>
                  <w:r w:rsidRPr="000C1A69">
                    <w:rPr>
                      <w:rStyle w:val="CommentReference"/>
                      <w:rFonts w:ascii="Calibri" w:hAnsi="Calibri" w:cs="Calibri"/>
                      <w:b/>
                      <w:bCs/>
                      <w:sz w:val="20"/>
                      <w:szCs w:val="24"/>
                    </w:rPr>
                    <w:commentReference w:id="8053"/>
                  </w:r>
                  <w:commentRangeEnd w:id="8054"/>
                  <w:r w:rsidRPr="000C1A69">
                    <w:rPr>
                      <w:rStyle w:val="CommentReference"/>
                      <w:rFonts w:ascii="Calibri" w:hAnsi="Calibri" w:cs="Calibri"/>
                      <w:b/>
                      <w:bCs/>
                      <w:sz w:val="20"/>
                      <w:szCs w:val="24"/>
                    </w:rPr>
                    <w:commentReference w:id="8054"/>
                  </w:r>
                  <w:r w:rsidRPr="000C1A69">
                    <w:rPr>
                      <w:rFonts w:ascii="Calibri" w:hAnsi="Calibri" w:cs="Calibri"/>
                      <w:b/>
                      <w:bCs/>
                    </w:rPr>
                    <w:t>There are Excluded Driver restrictions on this policy. See section ‘</w:t>
                  </w:r>
                  <w:commentRangeStart w:id="8055"/>
                  <w:commentRangeStart w:id="8056"/>
                  <w:commentRangeEnd w:id="8055"/>
                  <w:r w:rsidRPr="000C1A69">
                    <w:rPr>
                      <w:rStyle w:val="CommentReference"/>
                      <w:rFonts w:ascii="Calibri" w:hAnsi="Calibri" w:cs="Calibri"/>
                      <w:b/>
                      <w:bCs/>
                      <w:sz w:val="20"/>
                      <w:szCs w:val="24"/>
                    </w:rPr>
                    <w:commentReference w:id="8055"/>
                  </w:r>
                  <w:commentRangeEnd w:id="8056"/>
                  <w:r w:rsidRPr="000C1A69">
                    <w:rPr>
                      <w:rStyle w:val="CommentReference"/>
                      <w:rFonts w:ascii="Calibri" w:hAnsi="Calibri" w:cs="Calibri"/>
                      <w:b/>
                      <w:bCs/>
                      <w:sz w:val="20"/>
                      <w:szCs w:val="24"/>
                    </w:rPr>
                    <w:commentReference w:id="8056"/>
                  </w:r>
                  <w:r w:rsidRPr="000C1A69">
                    <w:rPr>
                      <w:rFonts w:ascii="Calibri" w:hAnsi="Calibri" w:cs="Calibri"/>
                      <w:b/>
                      <w:bCs/>
                    </w:rPr>
                    <w:t xml:space="preserve"> Special conditions</w:t>
                  </w:r>
                  <w:r w:rsidRPr="003F04B7">
                    <w:rPr>
                      <w:rFonts w:ascii="Calibri" w:hAnsi="Calibri" w:cs="Calibri"/>
                      <w:b/>
                      <w:bCs/>
                    </w:rPr>
                    <w:t xml:space="preserve"> and important notices</w:t>
                  </w:r>
                  <w:r w:rsidRPr="000C1A69">
                    <w:rPr>
                      <w:rFonts w:ascii="Calibri" w:hAnsi="Calibri" w:cs="Calibri"/>
                      <w:b/>
                      <w:bCs/>
                    </w:rPr>
                    <w:t>'.</w:t>
                  </w:r>
                </w:p>
              </w:tc>
            </w:tr>
          </w:tbl>
          <w:p w14:paraId="048D0F59" w14:textId="2FB3E714" w:rsidR="0060756A" w:rsidRPr="000C1A69" w:rsidRDefault="0060756A" w:rsidP="0060756A">
            <w:pPr>
              <w:pStyle w:val="TableBodycopy"/>
              <w:rPr>
                <w:rFonts w:ascii="Calibri" w:hAnsi="Calibri" w:cs="Calibri"/>
                <w:szCs w:val="20"/>
              </w:rPr>
            </w:pPr>
          </w:p>
        </w:tc>
        <w:tc>
          <w:tcPr>
            <w:tcW w:w="1418" w:type="dxa"/>
            <w:tcBorders>
              <w:top w:val="single" w:sz="4" w:space="0" w:color="auto"/>
              <w:left w:val="single" w:sz="4" w:space="0" w:color="auto"/>
              <w:bottom w:val="single" w:sz="4" w:space="0" w:color="auto"/>
              <w:right w:val="single" w:sz="4" w:space="0" w:color="auto"/>
            </w:tcBorders>
          </w:tcPr>
          <w:p w14:paraId="16454702" w14:textId="29902D11" w:rsidR="0060756A" w:rsidRPr="000C1A69" w:rsidRDefault="0060756A" w:rsidP="0060756A">
            <w:pPr>
              <w:tabs>
                <w:tab w:val="left" w:pos="1800"/>
              </w:tabs>
              <w:rPr>
                <w:rFonts w:ascii="Calibri" w:hAnsi="Calibri" w:cs="Calibri"/>
                <w:color w:val="000000" w:themeColor="text1"/>
                <w:sz w:val="20"/>
                <w:szCs w:val="20"/>
              </w:rPr>
            </w:pPr>
            <w:r w:rsidRPr="000C1A69">
              <w:rPr>
                <w:rFonts w:ascii="Calibri" w:hAnsi="Calibri" w:cs="Calibri"/>
                <w:color w:val="000000" w:themeColor="text1"/>
                <w:sz w:val="20"/>
                <w:szCs w:val="20"/>
              </w:rPr>
              <w:t>IF &lt;</w:t>
            </w:r>
            <w:r w:rsidR="000947C3" w:rsidRPr="000C1A69">
              <w:rPr>
                <w:rFonts w:ascii="Calibri" w:hAnsi="Calibri" w:cs="Calibri"/>
                <w:color w:val="000000" w:themeColor="text1"/>
                <w:sz w:val="20"/>
                <w:szCs w:val="20"/>
              </w:rPr>
              <w:t>DriverTypeCode</w:t>
            </w:r>
            <w:r w:rsidRPr="000C1A69">
              <w:rPr>
                <w:rFonts w:ascii="Calibri" w:hAnsi="Calibri" w:cs="Calibri"/>
                <w:color w:val="000000" w:themeColor="text1"/>
                <w:sz w:val="20"/>
                <w:szCs w:val="20"/>
              </w:rPr>
              <w:t xml:space="preserve">&gt; = </w:t>
            </w:r>
            <w:r w:rsidR="000947C3" w:rsidRPr="000C1A69">
              <w:rPr>
                <w:rFonts w:ascii="Calibri" w:hAnsi="Calibri" w:cs="Calibri"/>
                <w:color w:val="000000" w:themeColor="text1"/>
                <w:sz w:val="20"/>
                <w:szCs w:val="20"/>
              </w:rPr>
              <w:t>2|ExcludedDriver</w:t>
            </w:r>
          </w:p>
          <w:p w14:paraId="3292807B" w14:textId="5EC2D34C" w:rsidR="0060756A" w:rsidRPr="000C1A69" w:rsidRDefault="0060756A" w:rsidP="0060756A">
            <w:pPr>
              <w:tabs>
                <w:tab w:val="left" w:pos="1800"/>
              </w:tabs>
              <w:rPr>
                <w:rFonts w:ascii="Calibri" w:hAnsi="Calibri" w:cs="Calibri"/>
                <w:color w:val="000000" w:themeColor="text1"/>
                <w:sz w:val="20"/>
                <w:szCs w:val="20"/>
              </w:rPr>
            </w:pPr>
            <w:r w:rsidRPr="000C1A69">
              <w:rPr>
                <w:rFonts w:ascii="Calibri" w:hAnsi="Calibri" w:cs="Calibri"/>
                <w:b/>
                <w:bCs/>
                <w:color w:val="000000" w:themeColor="text1"/>
                <w:sz w:val="20"/>
                <w:szCs w:val="20"/>
              </w:rPr>
              <w:t>THEN Display</w:t>
            </w:r>
          </w:p>
        </w:tc>
        <w:tc>
          <w:tcPr>
            <w:tcW w:w="1843" w:type="dxa"/>
            <w:tcBorders>
              <w:top w:val="single" w:sz="4" w:space="0" w:color="auto"/>
              <w:left w:val="single" w:sz="4" w:space="0" w:color="auto"/>
              <w:bottom w:val="single" w:sz="4" w:space="0" w:color="auto"/>
              <w:right w:val="single" w:sz="4" w:space="0" w:color="auto"/>
            </w:tcBorders>
          </w:tcPr>
          <w:p w14:paraId="0150ED94" w14:textId="375C8E92" w:rsidR="0060756A" w:rsidRPr="000C1A69" w:rsidRDefault="0060756A" w:rsidP="0060756A">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Column 1 Bodycopy_COI</w:t>
            </w:r>
          </w:p>
          <w:p w14:paraId="18B6F466" w14:textId="74D63633" w:rsidR="0060756A" w:rsidRPr="000C1A69" w:rsidRDefault="0060756A" w:rsidP="0060756A">
            <w:pPr>
              <w:tabs>
                <w:tab w:val="left" w:pos="1800"/>
              </w:tabs>
              <w:rPr>
                <w:rFonts w:asciiTheme="minorHAnsi" w:hAnsiTheme="minorHAnsi" w:cstheme="minorHAnsi"/>
                <w:bCs/>
                <w:sz w:val="20"/>
                <w:szCs w:val="20"/>
              </w:rPr>
            </w:pPr>
          </w:p>
          <w:p w14:paraId="3DCAB849" w14:textId="2EC3E99C" w:rsidR="0060756A" w:rsidRPr="000C1A69" w:rsidRDefault="0060756A" w:rsidP="0060756A">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Column 2: Bullet_1_B_COI</w:t>
            </w:r>
          </w:p>
          <w:p w14:paraId="3957BC89" w14:textId="2CE5CF8D" w:rsidR="0060756A" w:rsidRPr="000C1A69" w:rsidRDefault="0060756A" w:rsidP="0060756A">
            <w:pPr>
              <w:tabs>
                <w:tab w:val="left" w:pos="1800"/>
              </w:tabs>
              <w:rPr>
                <w:rFonts w:asciiTheme="minorHAnsi" w:hAnsiTheme="minorHAnsi" w:cstheme="minorHAnsi"/>
                <w:bCs/>
                <w:sz w:val="20"/>
                <w:szCs w:val="20"/>
              </w:rPr>
            </w:pPr>
          </w:p>
        </w:tc>
      </w:tr>
      <w:tr w:rsidR="003349FA" w:rsidRPr="00BD6987" w14:paraId="77089D52"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0013FF1D" w14:textId="04C42EB2" w:rsidR="003349FA" w:rsidRPr="00BD6987" w:rsidRDefault="002B6B6B" w:rsidP="003349FA">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DDH </w:t>
            </w:r>
            <w:r>
              <w:rPr>
                <w:rFonts w:asciiTheme="minorHAnsi" w:hAnsiTheme="minorHAnsi" w:cstheme="minorHAnsi"/>
                <w:bCs/>
                <w:sz w:val="20"/>
                <w:szCs w:val="20"/>
              </w:rPr>
              <w:t>10</w:t>
            </w:r>
            <w:ins w:id="8057" w:author="Sue Simnor (EXT Idiom)" w:date="2024-08-19T16:09:00Z" w16du:dateUtc="2024-08-19T06:09:00Z">
              <w:r w:rsidR="00BE370B">
                <w:rPr>
                  <w:rFonts w:asciiTheme="minorHAnsi" w:hAnsiTheme="minorHAnsi" w:cstheme="minorHAnsi"/>
                  <w:bCs/>
                  <w:sz w:val="20"/>
                  <w:szCs w:val="20"/>
                </w:rPr>
                <w:t xml:space="preserve"> V1</w:t>
              </w:r>
            </w:ins>
          </w:p>
        </w:tc>
        <w:tc>
          <w:tcPr>
            <w:tcW w:w="2243" w:type="dxa"/>
            <w:tcBorders>
              <w:top w:val="single" w:sz="4" w:space="0" w:color="auto"/>
              <w:left w:val="single" w:sz="4" w:space="0" w:color="auto"/>
              <w:bottom w:val="single" w:sz="4" w:space="0" w:color="auto"/>
              <w:right w:val="single" w:sz="4" w:space="0" w:color="auto"/>
            </w:tcBorders>
          </w:tcPr>
          <w:p w14:paraId="0FC1B8BE" w14:textId="55D83EF0" w:rsidR="003349FA" w:rsidRDefault="003349FA" w:rsidP="003349FA">
            <w:pPr>
              <w:tabs>
                <w:tab w:val="left" w:pos="1800"/>
              </w:tabs>
              <w:rPr>
                <w:ins w:id="8058" w:author="Sue Simnor (EXT Idiom)" w:date="2024-11-06T13:26:00Z" w16du:dateUtc="2024-11-06T02:26:00Z"/>
                <w:rFonts w:ascii="Calibri" w:hAnsi="Calibri" w:cs="Calibri"/>
                <w:strike/>
                <w:sz w:val="20"/>
                <w:szCs w:val="20"/>
                <w:highlight w:val="yellow"/>
              </w:rPr>
            </w:pPr>
          </w:p>
          <w:p w14:paraId="40C81D18" w14:textId="6F99CD3F" w:rsidR="001524BE" w:rsidRPr="001524BE" w:rsidRDefault="001524BE">
            <w:pPr>
              <w:rPr>
                <w:ins w:id="8059" w:author="Sue Simnor (EXT Idiom)" w:date="2024-11-06T13:26:00Z" w16du:dateUtc="2024-11-06T02:26:00Z"/>
                <w:rFonts w:ascii="Calibri" w:hAnsi="Calibri" w:cs="Calibri"/>
                <w:sz w:val="20"/>
                <w:szCs w:val="20"/>
                <w:highlight w:val="yellow"/>
                <w:rPrChange w:id="8060" w:author="Sue Simnor (EXT Idiom)" w:date="2024-11-06T13:26:00Z" w16du:dateUtc="2024-11-06T02:26:00Z">
                  <w:rPr>
                    <w:ins w:id="8061" w:author="Sue Simnor (EXT Idiom)" w:date="2024-11-06T13:26:00Z" w16du:dateUtc="2024-11-06T02:26:00Z"/>
                    <w:rFonts w:ascii="Calibri" w:hAnsi="Calibri" w:cs="Calibri"/>
                    <w:strike/>
                    <w:sz w:val="20"/>
                    <w:szCs w:val="20"/>
                    <w:highlight w:val="yellow"/>
                  </w:rPr>
                </w:rPrChange>
              </w:rPr>
              <w:pPrChange w:id="8062" w:author="Sue Simnor (EXT Idiom)" w:date="2024-11-06T13:26:00Z" w16du:dateUtc="2024-11-06T02:26:00Z">
                <w:pPr>
                  <w:tabs>
                    <w:tab w:val="left" w:pos="1800"/>
                  </w:tabs>
                </w:pPr>
              </w:pPrChange>
            </w:pPr>
          </w:p>
          <w:p w14:paraId="20DCB41D" w14:textId="787E0E48" w:rsidR="001524BE" w:rsidRPr="001524BE" w:rsidRDefault="001524BE">
            <w:pPr>
              <w:rPr>
                <w:ins w:id="8063" w:author="Sue Simnor (EXT Idiom)" w:date="2024-11-06T13:26:00Z" w16du:dateUtc="2024-11-06T02:26:00Z"/>
                <w:rFonts w:ascii="Calibri" w:hAnsi="Calibri" w:cs="Calibri"/>
                <w:sz w:val="20"/>
                <w:szCs w:val="20"/>
                <w:highlight w:val="yellow"/>
                <w:rPrChange w:id="8064" w:author="Sue Simnor (EXT Idiom)" w:date="2024-11-06T13:26:00Z" w16du:dateUtc="2024-11-06T02:26:00Z">
                  <w:rPr>
                    <w:ins w:id="8065" w:author="Sue Simnor (EXT Idiom)" w:date="2024-11-06T13:26:00Z" w16du:dateUtc="2024-11-06T02:26:00Z"/>
                    <w:rFonts w:ascii="Calibri" w:hAnsi="Calibri" w:cs="Calibri"/>
                    <w:strike/>
                    <w:sz w:val="20"/>
                    <w:szCs w:val="20"/>
                    <w:highlight w:val="yellow"/>
                  </w:rPr>
                </w:rPrChange>
              </w:rPr>
              <w:pPrChange w:id="8066" w:author="Sue Simnor (EXT Idiom)" w:date="2024-11-06T13:26:00Z" w16du:dateUtc="2024-11-06T02:26:00Z">
                <w:pPr>
                  <w:tabs>
                    <w:tab w:val="left" w:pos="1800"/>
                  </w:tabs>
                </w:pPr>
              </w:pPrChange>
            </w:pPr>
          </w:p>
          <w:p w14:paraId="020316F7" w14:textId="243995A2" w:rsidR="001524BE" w:rsidRPr="001524BE" w:rsidRDefault="001524BE">
            <w:pPr>
              <w:rPr>
                <w:ins w:id="8067" w:author="Sue Simnor (EXT Idiom)" w:date="2024-11-06T13:26:00Z" w16du:dateUtc="2024-11-06T02:26:00Z"/>
                <w:rFonts w:ascii="Calibri" w:hAnsi="Calibri" w:cs="Calibri"/>
                <w:sz w:val="20"/>
                <w:szCs w:val="20"/>
                <w:highlight w:val="yellow"/>
                <w:rPrChange w:id="8068" w:author="Sue Simnor (EXT Idiom)" w:date="2024-11-06T13:26:00Z" w16du:dateUtc="2024-11-06T02:26:00Z">
                  <w:rPr>
                    <w:ins w:id="8069" w:author="Sue Simnor (EXT Idiom)" w:date="2024-11-06T13:26:00Z" w16du:dateUtc="2024-11-06T02:26:00Z"/>
                    <w:rFonts w:ascii="Calibri" w:hAnsi="Calibri" w:cs="Calibri"/>
                    <w:strike/>
                    <w:sz w:val="20"/>
                    <w:szCs w:val="20"/>
                    <w:highlight w:val="yellow"/>
                  </w:rPr>
                </w:rPrChange>
              </w:rPr>
              <w:pPrChange w:id="8070" w:author="Sue Simnor (EXT Idiom)" w:date="2024-11-06T13:26:00Z" w16du:dateUtc="2024-11-06T02:26:00Z">
                <w:pPr>
                  <w:tabs>
                    <w:tab w:val="left" w:pos="1800"/>
                  </w:tabs>
                </w:pPr>
              </w:pPrChange>
            </w:pPr>
          </w:p>
          <w:p w14:paraId="21E77037" w14:textId="0B1A1019" w:rsidR="001524BE" w:rsidRPr="001524BE" w:rsidRDefault="001524BE">
            <w:pPr>
              <w:rPr>
                <w:ins w:id="8071" w:author="Sue Simnor (EXT Idiom)" w:date="2024-11-06T13:26:00Z" w16du:dateUtc="2024-11-06T02:26:00Z"/>
                <w:rFonts w:ascii="Calibri" w:hAnsi="Calibri" w:cs="Calibri"/>
                <w:sz w:val="20"/>
                <w:szCs w:val="20"/>
                <w:highlight w:val="yellow"/>
                <w:rPrChange w:id="8072" w:author="Sue Simnor (EXT Idiom)" w:date="2024-11-06T13:26:00Z" w16du:dateUtc="2024-11-06T02:26:00Z">
                  <w:rPr>
                    <w:ins w:id="8073" w:author="Sue Simnor (EXT Idiom)" w:date="2024-11-06T13:26:00Z" w16du:dateUtc="2024-11-06T02:26:00Z"/>
                    <w:rFonts w:ascii="Calibri" w:hAnsi="Calibri" w:cs="Calibri"/>
                    <w:strike/>
                    <w:sz w:val="20"/>
                    <w:szCs w:val="20"/>
                    <w:highlight w:val="yellow"/>
                  </w:rPr>
                </w:rPrChange>
              </w:rPr>
              <w:pPrChange w:id="8074" w:author="Sue Simnor (EXT Idiom)" w:date="2024-11-06T13:26:00Z" w16du:dateUtc="2024-11-06T02:26:00Z">
                <w:pPr>
                  <w:tabs>
                    <w:tab w:val="left" w:pos="1800"/>
                  </w:tabs>
                </w:pPr>
              </w:pPrChange>
            </w:pPr>
          </w:p>
          <w:p w14:paraId="1E75E2AC" w14:textId="2C919A3A" w:rsidR="001524BE" w:rsidRPr="001524BE" w:rsidRDefault="001524BE">
            <w:pPr>
              <w:rPr>
                <w:ins w:id="8075" w:author="Sue Simnor (EXT Idiom)" w:date="2024-11-06T13:26:00Z" w16du:dateUtc="2024-11-06T02:26:00Z"/>
                <w:rFonts w:ascii="Calibri" w:hAnsi="Calibri" w:cs="Calibri"/>
                <w:sz w:val="20"/>
                <w:szCs w:val="20"/>
                <w:highlight w:val="yellow"/>
                <w:rPrChange w:id="8076" w:author="Sue Simnor (EXT Idiom)" w:date="2024-11-06T13:26:00Z" w16du:dateUtc="2024-11-06T02:26:00Z">
                  <w:rPr>
                    <w:ins w:id="8077" w:author="Sue Simnor (EXT Idiom)" w:date="2024-11-06T13:26:00Z" w16du:dateUtc="2024-11-06T02:26:00Z"/>
                    <w:rFonts w:ascii="Calibri" w:hAnsi="Calibri" w:cs="Calibri"/>
                    <w:strike/>
                    <w:sz w:val="20"/>
                    <w:szCs w:val="20"/>
                    <w:highlight w:val="yellow"/>
                  </w:rPr>
                </w:rPrChange>
              </w:rPr>
              <w:pPrChange w:id="8078" w:author="Sue Simnor (EXT Idiom)" w:date="2024-11-06T13:26:00Z" w16du:dateUtc="2024-11-06T02:26:00Z">
                <w:pPr>
                  <w:tabs>
                    <w:tab w:val="left" w:pos="1800"/>
                  </w:tabs>
                </w:pPr>
              </w:pPrChange>
            </w:pPr>
          </w:p>
          <w:p w14:paraId="40B1FD35" w14:textId="0EF254BC" w:rsidR="001524BE" w:rsidRPr="001524BE" w:rsidRDefault="001524BE">
            <w:pPr>
              <w:rPr>
                <w:ins w:id="8079" w:author="Sue Simnor (EXT Idiom)" w:date="2024-11-06T13:26:00Z" w16du:dateUtc="2024-11-06T02:26:00Z"/>
                <w:rFonts w:ascii="Calibri" w:hAnsi="Calibri" w:cs="Calibri"/>
                <w:sz w:val="20"/>
                <w:szCs w:val="20"/>
                <w:highlight w:val="yellow"/>
                <w:rPrChange w:id="8080" w:author="Sue Simnor (EXT Idiom)" w:date="2024-11-06T13:26:00Z" w16du:dateUtc="2024-11-06T02:26:00Z">
                  <w:rPr>
                    <w:ins w:id="8081" w:author="Sue Simnor (EXT Idiom)" w:date="2024-11-06T13:26:00Z" w16du:dateUtc="2024-11-06T02:26:00Z"/>
                    <w:rFonts w:ascii="Calibri" w:hAnsi="Calibri" w:cs="Calibri"/>
                    <w:strike/>
                    <w:sz w:val="20"/>
                    <w:szCs w:val="20"/>
                    <w:highlight w:val="yellow"/>
                  </w:rPr>
                </w:rPrChange>
              </w:rPr>
              <w:pPrChange w:id="8082" w:author="Sue Simnor (EXT Idiom)" w:date="2024-11-06T13:26:00Z" w16du:dateUtc="2024-11-06T02:26:00Z">
                <w:pPr>
                  <w:tabs>
                    <w:tab w:val="left" w:pos="1800"/>
                  </w:tabs>
                </w:pPr>
              </w:pPrChange>
            </w:pPr>
          </w:p>
          <w:p w14:paraId="005F7657" w14:textId="73B4FF91" w:rsidR="001524BE" w:rsidRPr="001524BE" w:rsidRDefault="001524BE">
            <w:pPr>
              <w:rPr>
                <w:ins w:id="8083" w:author="Sue Simnor (EXT Idiom)" w:date="2024-11-06T13:26:00Z" w16du:dateUtc="2024-11-06T02:26:00Z"/>
                <w:rFonts w:ascii="Calibri" w:hAnsi="Calibri" w:cs="Calibri"/>
                <w:sz w:val="20"/>
                <w:szCs w:val="20"/>
                <w:highlight w:val="yellow"/>
                <w:rPrChange w:id="8084" w:author="Sue Simnor (EXT Idiom)" w:date="2024-11-06T13:26:00Z" w16du:dateUtc="2024-11-06T02:26:00Z">
                  <w:rPr>
                    <w:ins w:id="8085" w:author="Sue Simnor (EXT Idiom)" w:date="2024-11-06T13:26:00Z" w16du:dateUtc="2024-11-06T02:26:00Z"/>
                    <w:rFonts w:ascii="Calibri" w:hAnsi="Calibri" w:cs="Calibri"/>
                    <w:strike/>
                    <w:sz w:val="20"/>
                    <w:szCs w:val="20"/>
                    <w:highlight w:val="yellow"/>
                  </w:rPr>
                </w:rPrChange>
              </w:rPr>
              <w:pPrChange w:id="8086" w:author="Sue Simnor (EXT Idiom)" w:date="2024-11-06T13:26:00Z" w16du:dateUtc="2024-11-06T02:26:00Z">
                <w:pPr>
                  <w:tabs>
                    <w:tab w:val="left" w:pos="1800"/>
                  </w:tabs>
                </w:pPr>
              </w:pPrChange>
            </w:pPr>
          </w:p>
          <w:p w14:paraId="1494C5CA" w14:textId="0C82A4B7" w:rsidR="001524BE" w:rsidRPr="001524BE" w:rsidRDefault="001524BE">
            <w:pPr>
              <w:rPr>
                <w:ins w:id="8087" w:author="Sue Simnor (EXT Idiom)" w:date="2024-11-06T13:26:00Z" w16du:dateUtc="2024-11-06T02:26:00Z"/>
                <w:rFonts w:ascii="Calibri" w:hAnsi="Calibri" w:cs="Calibri"/>
                <w:sz w:val="20"/>
                <w:szCs w:val="20"/>
                <w:highlight w:val="yellow"/>
                <w:rPrChange w:id="8088" w:author="Sue Simnor (EXT Idiom)" w:date="2024-11-06T13:26:00Z" w16du:dateUtc="2024-11-06T02:26:00Z">
                  <w:rPr>
                    <w:ins w:id="8089" w:author="Sue Simnor (EXT Idiom)" w:date="2024-11-06T13:26:00Z" w16du:dateUtc="2024-11-06T02:26:00Z"/>
                    <w:rFonts w:ascii="Calibri" w:hAnsi="Calibri" w:cs="Calibri"/>
                    <w:strike/>
                    <w:sz w:val="20"/>
                    <w:szCs w:val="20"/>
                    <w:highlight w:val="yellow"/>
                  </w:rPr>
                </w:rPrChange>
              </w:rPr>
              <w:pPrChange w:id="8090" w:author="Sue Simnor (EXT Idiom)" w:date="2024-11-06T13:26:00Z" w16du:dateUtc="2024-11-06T02:26:00Z">
                <w:pPr>
                  <w:tabs>
                    <w:tab w:val="left" w:pos="1800"/>
                  </w:tabs>
                </w:pPr>
              </w:pPrChange>
            </w:pPr>
          </w:p>
          <w:p w14:paraId="5377D2FD" w14:textId="0110A719" w:rsidR="001524BE" w:rsidRPr="001524BE" w:rsidRDefault="001524BE">
            <w:pPr>
              <w:rPr>
                <w:ins w:id="8091" w:author="Sue Simnor (EXT Idiom)" w:date="2024-11-06T13:26:00Z" w16du:dateUtc="2024-11-06T02:26:00Z"/>
                <w:rFonts w:ascii="Calibri" w:hAnsi="Calibri" w:cs="Calibri"/>
                <w:sz w:val="20"/>
                <w:szCs w:val="20"/>
                <w:highlight w:val="yellow"/>
                <w:rPrChange w:id="8092" w:author="Sue Simnor (EXT Idiom)" w:date="2024-11-06T13:26:00Z" w16du:dateUtc="2024-11-06T02:26:00Z">
                  <w:rPr>
                    <w:ins w:id="8093" w:author="Sue Simnor (EXT Idiom)" w:date="2024-11-06T13:26:00Z" w16du:dateUtc="2024-11-06T02:26:00Z"/>
                    <w:rFonts w:ascii="Calibri" w:hAnsi="Calibri" w:cs="Calibri"/>
                    <w:strike/>
                    <w:sz w:val="20"/>
                    <w:szCs w:val="20"/>
                    <w:highlight w:val="yellow"/>
                  </w:rPr>
                </w:rPrChange>
              </w:rPr>
              <w:pPrChange w:id="8094" w:author="Sue Simnor (EXT Idiom)" w:date="2024-11-06T13:26:00Z" w16du:dateUtc="2024-11-06T02:26:00Z">
                <w:pPr>
                  <w:tabs>
                    <w:tab w:val="left" w:pos="1800"/>
                  </w:tabs>
                </w:pPr>
              </w:pPrChange>
            </w:pPr>
          </w:p>
          <w:p w14:paraId="36592601" w14:textId="5DC6BE51" w:rsidR="001524BE" w:rsidRPr="001524BE" w:rsidRDefault="001524BE">
            <w:pPr>
              <w:rPr>
                <w:ins w:id="8095" w:author="Sue Simnor (EXT Idiom)" w:date="2024-11-06T13:26:00Z" w16du:dateUtc="2024-11-06T02:26:00Z"/>
                <w:rFonts w:ascii="Calibri" w:hAnsi="Calibri" w:cs="Calibri"/>
                <w:sz w:val="20"/>
                <w:szCs w:val="20"/>
                <w:highlight w:val="yellow"/>
                <w:rPrChange w:id="8096" w:author="Sue Simnor (EXT Idiom)" w:date="2024-11-06T13:26:00Z" w16du:dateUtc="2024-11-06T02:26:00Z">
                  <w:rPr>
                    <w:ins w:id="8097" w:author="Sue Simnor (EXT Idiom)" w:date="2024-11-06T13:26:00Z" w16du:dateUtc="2024-11-06T02:26:00Z"/>
                    <w:rFonts w:ascii="Calibri" w:hAnsi="Calibri" w:cs="Calibri"/>
                    <w:strike/>
                    <w:sz w:val="20"/>
                    <w:szCs w:val="20"/>
                    <w:highlight w:val="yellow"/>
                  </w:rPr>
                </w:rPrChange>
              </w:rPr>
              <w:pPrChange w:id="8098" w:author="Sue Simnor (EXT Idiom)" w:date="2024-11-06T13:26:00Z" w16du:dateUtc="2024-11-06T02:26:00Z">
                <w:pPr>
                  <w:tabs>
                    <w:tab w:val="left" w:pos="1800"/>
                  </w:tabs>
                </w:pPr>
              </w:pPrChange>
            </w:pPr>
          </w:p>
          <w:p w14:paraId="327042DC" w14:textId="465C0D46" w:rsidR="001524BE" w:rsidRPr="001524BE" w:rsidRDefault="001524BE">
            <w:pPr>
              <w:rPr>
                <w:ins w:id="8099" w:author="Sue Simnor (EXT Idiom)" w:date="2024-11-06T13:26:00Z" w16du:dateUtc="2024-11-06T02:26:00Z"/>
                <w:rFonts w:ascii="Calibri" w:hAnsi="Calibri" w:cs="Calibri"/>
                <w:sz w:val="20"/>
                <w:szCs w:val="20"/>
                <w:highlight w:val="yellow"/>
                <w:rPrChange w:id="8100" w:author="Sue Simnor (EXT Idiom)" w:date="2024-11-06T13:26:00Z" w16du:dateUtc="2024-11-06T02:26:00Z">
                  <w:rPr>
                    <w:ins w:id="8101" w:author="Sue Simnor (EXT Idiom)" w:date="2024-11-06T13:26:00Z" w16du:dateUtc="2024-11-06T02:26:00Z"/>
                    <w:rFonts w:ascii="Calibri" w:hAnsi="Calibri" w:cs="Calibri"/>
                    <w:strike/>
                    <w:sz w:val="20"/>
                    <w:szCs w:val="20"/>
                    <w:highlight w:val="yellow"/>
                  </w:rPr>
                </w:rPrChange>
              </w:rPr>
              <w:pPrChange w:id="8102" w:author="Sue Simnor (EXT Idiom)" w:date="2024-11-06T13:26:00Z" w16du:dateUtc="2024-11-06T02:26:00Z">
                <w:pPr>
                  <w:tabs>
                    <w:tab w:val="left" w:pos="1800"/>
                  </w:tabs>
                </w:pPr>
              </w:pPrChange>
            </w:pPr>
          </w:p>
          <w:p w14:paraId="7DF56910" w14:textId="532D7C3A" w:rsidR="001524BE" w:rsidRPr="001524BE" w:rsidRDefault="001524BE">
            <w:pPr>
              <w:rPr>
                <w:ins w:id="8103" w:author="Sue Simnor (EXT Idiom)" w:date="2024-11-06T13:26:00Z" w16du:dateUtc="2024-11-06T02:26:00Z"/>
                <w:rFonts w:ascii="Calibri" w:hAnsi="Calibri" w:cs="Calibri"/>
                <w:sz w:val="20"/>
                <w:szCs w:val="20"/>
                <w:highlight w:val="yellow"/>
                <w:rPrChange w:id="8104" w:author="Sue Simnor (EXT Idiom)" w:date="2024-11-06T13:26:00Z" w16du:dateUtc="2024-11-06T02:26:00Z">
                  <w:rPr>
                    <w:ins w:id="8105" w:author="Sue Simnor (EXT Idiom)" w:date="2024-11-06T13:26:00Z" w16du:dateUtc="2024-11-06T02:26:00Z"/>
                    <w:rFonts w:ascii="Calibri" w:hAnsi="Calibri" w:cs="Calibri"/>
                    <w:strike/>
                    <w:sz w:val="20"/>
                    <w:szCs w:val="20"/>
                    <w:highlight w:val="yellow"/>
                  </w:rPr>
                </w:rPrChange>
              </w:rPr>
              <w:pPrChange w:id="8106" w:author="Sue Simnor (EXT Idiom)" w:date="2024-11-06T13:26:00Z" w16du:dateUtc="2024-11-06T02:26:00Z">
                <w:pPr>
                  <w:tabs>
                    <w:tab w:val="left" w:pos="1800"/>
                  </w:tabs>
                </w:pPr>
              </w:pPrChange>
            </w:pPr>
          </w:p>
          <w:p w14:paraId="25231D03" w14:textId="34D724B6" w:rsidR="001524BE" w:rsidRPr="001524BE" w:rsidRDefault="001524BE">
            <w:pPr>
              <w:rPr>
                <w:ins w:id="8107" w:author="Sue Simnor (EXT Idiom)" w:date="2024-11-06T13:26:00Z" w16du:dateUtc="2024-11-06T02:26:00Z"/>
                <w:rFonts w:ascii="Calibri" w:hAnsi="Calibri" w:cs="Calibri"/>
                <w:sz w:val="20"/>
                <w:szCs w:val="20"/>
                <w:highlight w:val="yellow"/>
                <w:rPrChange w:id="8108" w:author="Sue Simnor (EXT Idiom)" w:date="2024-11-06T13:26:00Z" w16du:dateUtc="2024-11-06T02:26:00Z">
                  <w:rPr>
                    <w:ins w:id="8109" w:author="Sue Simnor (EXT Idiom)" w:date="2024-11-06T13:26:00Z" w16du:dateUtc="2024-11-06T02:26:00Z"/>
                    <w:rFonts w:ascii="Calibri" w:hAnsi="Calibri" w:cs="Calibri"/>
                    <w:strike/>
                    <w:sz w:val="20"/>
                    <w:szCs w:val="20"/>
                    <w:highlight w:val="yellow"/>
                  </w:rPr>
                </w:rPrChange>
              </w:rPr>
              <w:pPrChange w:id="8110" w:author="Sue Simnor (EXT Idiom)" w:date="2024-11-06T13:26:00Z" w16du:dateUtc="2024-11-06T02:26:00Z">
                <w:pPr>
                  <w:tabs>
                    <w:tab w:val="left" w:pos="1800"/>
                  </w:tabs>
                </w:pPr>
              </w:pPrChange>
            </w:pPr>
          </w:p>
          <w:p w14:paraId="1BC17141" w14:textId="78B1DBF7" w:rsidR="001524BE" w:rsidRPr="001524BE" w:rsidRDefault="001524BE">
            <w:pPr>
              <w:rPr>
                <w:ins w:id="8111" w:author="Sue Simnor (EXT Idiom)" w:date="2024-11-06T13:26:00Z" w16du:dateUtc="2024-11-06T02:26:00Z"/>
                <w:rFonts w:ascii="Calibri" w:hAnsi="Calibri" w:cs="Calibri"/>
                <w:sz w:val="20"/>
                <w:szCs w:val="20"/>
                <w:highlight w:val="yellow"/>
                <w:rPrChange w:id="8112" w:author="Sue Simnor (EXT Idiom)" w:date="2024-11-06T13:26:00Z" w16du:dateUtc="2024-11-06T02:26:00Z">
                  <w:rPr>
                    <w:ins w:id="8113" w:author="Sue Simnor (EXT Idiom)" w:date="2024-11-06T13:26:00Z" w16du:dateUtc="2024-11-06T02:26:00Z"/>
                    <w:rFonts w:ascii="Calibri" w:hAnsi="Calibri" w:cs="Calibri"/>
                    <w:strike/>
                    <w:sz w:val="20"/>
                    <w:szCs w:val="20"/>
                    <w:highlight w:val="yellow"/>
                  </w:rPr>
                </w:rPrChange>
              </w:rPr>
              <w:pPrChange w:id="8114" w:author="Sue Simnor (EXT Idiom)" w:date="2024-11-06T13:26:00Z" w16du:dateUtc="2024-11-06T02:26:00Z">
                <w:pPr>
                  <w:tabs>
                    <w:tab w:val="left" w:pos="1800"/>
                  </w:tabs>
                </w:pPr>
              </w:pPrChange>
            </w:pPr>
          </w:p>
          <w:p w14:paraId="32E71789" w14:textId="4F176450" w:rsidR="001524BE" w:rsidRPr="001524BE" w:rsidRDefault="001524BE">
            <w:pPr>
              <w:rPr>
                <w:ins w:id="8115" w:author="Sue Simnor (EXT Idiom)" w:date="2024-11-06T13:26:00Z" w16du:dateUtc="2024-11-06T02:26:00Z"/>
                <w:rFonts w:ascii="Calibri" w:hAnsi="Calibri" w:cs="Calibri"/>
                <w:sz w:val="20"/>
                <w:szCs w:val="20"/>
                <w:highlight w:val="yellow"/>
                <w:rPrChange w:id="8116" w:author="Sue Simnor (EXT Idiom)" w:date="2024-11-06T13:26:00Z" w16du:dateUtc="2024-11-06T02:26:00Z">
                  <w:rPr>
                    <w:ins w:id="8117" w:author="Sue Simnor (EXT Idiom)" w:date="2024-11-06T13:26:00Z" w16du:dateUtc="2024-11-06T02:26:00Z"/>
                    <w:rFonts w:ascii="Calibri" w:hAnsi="Calibri" w:cs="Calibri"/>
                    <w:strike/>
                    <w:sz w:val="20"/>
                    <w:szCs w:val="20"/>
                    <w:highlight w:val="yellow"/>
                  </w:rPr>
                </w:rPrChange>
              </w:rPr>
              <w:pPrChange w:id="8118" w:author="Sue Simnor (EXT Idiom)" w:date="2024-11-06T13:26:00Z" w16du:dateUtc="2024-11-06T02:26:00Z">
                <w:pPr>
                  <w:tabs>
                    <w:tab w:val="left" w:pos="1800"/>
                  </w:tabs>
                </w:pPr>
              </w:pPrChange>
            </w:pPr>
          </w:p>
          <w:p w14:paraId="24F1770C" w14:textId="52891B5C" w:rsidR="001524BE" w:rsidRPr="001524BE" w:rsidRDefault="001524BE">
            <w:pPr>
              <w:rPr>
                <w:ins w:id="8119" w:author="Sue Simnor (EXT Idiom)" w:date="2024-11-06T13:26:00Z" w16du:dateUtc="2024-11-06T02:26:00Z"/>
                <w:rFonts w:ascii="Calibri" w:hAnsi="Calibri" w:cs="Calibri"/>
                <w:sz w:val="20"/>
                <w:szCs w:val="20"/>
                <w:highlight w:val="yellow"/>
                <w:rPrChange w:id="8120" w:author="Sue Simnor (EXT Idiom)" w:date="2024-11-06T13:26:00Z" w16du:dateUtc="2024-11-06T02:26:00Z">
                  <w:rPr>
                    <w:ins w:id="8121" w:author="Sue Simnor (EXT Idiom)" w:date="2024-11-06T13:26:00Z" w16du:dateUtc="2024-11-06T02:26:00Z"/>
                    <w:rFonts w:ascii="Calibri" w:hAnsi="Calibri" w:cs="Calibri"/>
                    <w:strike/>
                    <w:sz w:val="20"/>
                    <w:szCs w:val="20"/>
                    <w:highlight w:val="yellow"/>
                  </w:rPr>
                </w:rPrChange>
              </w:rPr>
              <w:pPrChange w:id="8122" w:author="Sue Simnor (EXT Idiom)" w:date="2024-11-06T13:26:00Z" w16du:dateUtc="2024-11-06T02:26:00Z">
                <w:pPr>
                  <w:tabs>
                    <w:tab w:val="left" w:pos="1800"/>
                  </w:tabs>
                </w:pPr>
              </w:pPrChange>
            </w:pPr>
          </w:p>
          <w:p w14:paraId="28A4F3EC" w14:textId="60DA97BB" w:rsidR="001524BE" w:rsidRPr="001524BE" w:rsidRDefault="001524BE">
            <w:pPr>
              <w:rPr>
                <w:ins w:id="8123" w:author="Sue Simnor (EXT Idiom)" w:date="2024-11-06T13:26:00Z" w16du:dateUtc="2024-11-06T02:26:00Z"/>
                <w:rFonts w:ascii="Calibri" w:hAnsi="Calibri" w:cs="Calibri"/>
                <w:sz w:val="20"/>
                <w:szCs w:val="20"/>
                <w:highlight w:val="yellow"/>
                <w:rPrChange w:id="8124" w:author="Sue Simnor (EXT Idiom)" w:date="2024-11-06T13:26:00Z" w16du:dateUtc="2024-11-06T02:26:00Z">
                  <w:rPr>
                    <w:ins w:id="8125" w:author="Sue Simnor (EXT Idiom)" w:date="2024-11-06T13:26:00Z" w16du:dateUtc="2024-11-06T02:26:00Z"/>
                    <w:rFonts w:ascii="Calibri" w:hAnsi="Calibri" w:cs="Calibri"/>
                    <w:strike/>
                    <w:sz w:val="20"/>
                    <w:szCs w:val="20"/>
                    <w:highlight w:val="yellow"/>
                  </w:rPr>
                </w:rPrChange>
              </w:rPr>
              <w:pPrChange w:id="8126" w:author="Sue Simnor (EXT Idiom)" w:date="2024-11-06T13:26:00Z" w16du:dateUtc="2024-11-06T02:26:00Z">
                <w:pPr>
                  <w:tabs>
                    <w:tab w:val="left" w:pos="1800"/>
                  </w:tabs>
                </w:pPr>
              </w:pPrChange>
            </w:pPr>
          </w:p>
          <w:p w14:paraId="1A2EACEA" w14:textId="2D2F8AB8" w:rsidR="001524BE" w:rsidRPr="001524BE" w:rsidRDefault="001524BE">
            <w:pPr>
              <w:rPr>
                <w:rFonts w:ascii="Calibri" w:hAnsi="Calibri" w:cs="Calibri"/>
                <w:sz w:val="20"/>
                <w:szCs w:val="20"/>
                <w:highlight w:val="yellow"/>
                <w:rPrChange w:id="8127" w:author="Sue Simnor (EXT Idiom)" w:date="2024-11-06T13:26:00Z" w16du:dateUtc="2024-11-06T02:26:00Z">
                  <w:rPr>
                    <w:rFonts w:ascii="Calibri" w:hAnsi="Calibri" w:cs="Calibri"/>
                    <w:strike/>
                    <w:sz w:val="20"/>
                    <w:szCs w:val="20"/>
                    <w:highlight w:val="yellow"/>
                  </w:rPr>
                </w:rPrChange>
              </w:rPr>
              <w:pPrChange w:id="8128" w:author="Sue Simnor (EXT Idiom)" w:date="2024-11-06T13:26:00Z" w16du:dateUtc="2024-11-06T02:26:00Z">
                <w:pPr>
                  <w:tabs>
                    <w:tab w:val="left" w:pos="1800"/>
                  </w:tabs>
                </w:pPr>
              </w:pPrChange>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Change w:id="8129" w:author="Sue Simnor (EXT Idiom)" w:date="2024-08-15T15:32:00Z" w16du:dateUtc="2024-08-15T05:32:00Z">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PrChange>
            </w:tblPr>
            <w:tblGrid>
              <w:gridCol w:w="2977"/>
              <w:gridCol w:w="4541"/>
              <w:tblGridChange w:id="8130">
                <w:tblGrid>
                  <w:gridCol w:w="2904"/>
                  <w:gridCol w:w="73"/>
                  <w:gridCol w:w="4541"/>
                </w:tblGrid>
              </w:tblGridChange>
            </w:tblGrid>
            <w:tr w:rsidR="00041167" w:rsidRPr="000C1A69" w14:paraId="15F12B8E" w14:textId="77777777" w:rsidTr="00A42DC1">
              <w:trPr>
                <w:trHeight w:val="140"/>
                <w:trPrChange w:id="8131" w:author="Sue Simnor (EXT Idiom)" w:date="2024-08-15T15:32:00Z" w16du:dateUtc="2024-08-15T05:32:00Z">
                  <w:trPr>
                    <w:trHeight w:val="140"/>
                  </w:trPr>
                </w:trPrChange>
              </w:trPr>
              <w:tc>
                <w:tcPr>
                  <w:tcW w:w="2977" w:type="dxa"/>
                  <w:noWrap/>
                  <w:hideMark/>
                  <w:tcPrChange w:id="8132" w:author="Sue Simnor (EXT Idiom)" w:date="2024-08-15T15:32:00Z" w16du:dateUtc="2024-08-15T05:32:00Z">
                    <w:tcPr>
                      <w:tcW w:w="2904" w:type="dxa"/>
                      <w:noWrap/>
                      <w:hideMark/>
                    </w:tcPr>
                  </w:tcPrChange>
                </w:tcPr>
                <w:p w14:paraId="4E9B65AC" w14:textId="0F9075F5" w:rsidR="00041167" w:rsidRPr="000C1A69" w:rsidRDefault="00041167" w:rsidP="00961949">
                  <w:pPr>
                    <w:pStyle w:val="BodycopyCOI"/>
                    <w:rPr>
                      <w:b/>
                      <w:bCs/>
                    </w:rPr>
                  </w:pPr>
                  <w:commentRangeStart w:id="8133"/>
                  <w:commentRangeStart w:id="8134"/>
                  <w:commentRangeStart w:id="8135"/>
                  <w:commentRangeStart w:id="8136"/>
                  <w:commentRangeStart w:id="8137"/>
                  <w:r w:rsidRPr="000C1A69">
                    <w:t>You have told us</w:t>
                  </w:r>
                  <w:commentRangeEnd w:id="8133"/>
                  <w:r w:rsidRPr="000C1A69">
                    <w:rPr>
                      <w:rStyle w:val="CommentReference"/>
                      <w:sz w:val="18"/>
                      <w:szCs w:val="18"/>
                    </w:rPr>
                    <w:commentReference w:id="8133"/>
                  </w:r>
                  <w:commentRangeEnd w:id="8134"/>
                  <w:r w:rsidRPr="000C1A69">
                    <w:rPr>
                      <w:rStyle w:val="CommentReference"/>
                      <w:sz w:val="18"/>
                      <w:szCs w:val="18"/>
                    </w:rPr>
                    <w:commentReference w:id="8134"/>
                  </w:r>
                  <w:commentRangeEnd w:id="8135"/>
                  <w:r w:rsidRPr="000C1A69">
                    <w:rPr>
                      <w:rStyle w:val="CommentReference"/>
                      <w:sz w:val="18"/>
                      <w:szCs w:val="18"/>
                    </w:rPr>
                    <w:commentReference w:id="8135"/>
                  </w:r>
                  <w:r w:rsidRPr="000C1A69">
                    <w:t xml:space="preserve"> that</w:t>
                  </w:r>
                  <w:commentRangeStart w:id="8138"/>
                  <w:commentRangeStart w:id="8139"/>
                  <w:r w:rsidRPr="000C1A69">
                    <w:t xml:space="preserve"> all policyholders </w:t>
                  </w:r>
                  <w:commentRangeEnd w:id="8138"/>
                  <w:r w:rsidRPr="000C1A69">
                    <w:rPr>
                      <w:rStyle w:val="CommentReference"/>
                      <w:sz w:val="18"/>
                      <w:szCs w:val="18"/>
                    </w:rPr>
                    <w:commentReference w:id="8138"/>
                  </w:r>
                  <w:commentRangeEnd w:id="8139"/>
                  <w:r w:rsidRPr="000C1A69">
                    <w:rPr>
                      <w:rStyle w:val="CommentReference"/>
                      <w:sz w:val="18"/>
                      <w:szCs w:val="18"/>
                    </w:rPr>
                    <w:commentReference w:id="8139"/>
                  </w:r>
                  <w:r w:rsidRPr="000C1A69">
                    <w:t xml:space="preserve">and/or any other declared </w:t>
                  </w:r>
                  <w:commentRangeStart w:id="8140"/>
                  <w:commentRangeStart w:id="8141"/>
                  <w:commentRangeStart w:id="8142"/>
                  <w:commentRangeStart w:id="8143"/>
                  <w:commentRangeStart w:id="8144"/>
                  <w:commentRangeStart w:id="8145"/>
                  <w:r w:rsidRPr="000C1A69">
                    <w:t xml:space="preserve">drivers </w:t>
                  </w:r>
                  <w:commentRangeEnd w:id="8140"/>
                  <w:r w:rsidRPr="000C1A69">
                    <w:rPr>
                      <w:rStyle w:val="CommentReference"/>
                      <w:sz w:val="18"/>
                      <w:szCs w:val="18"/>
                    </w:rPr>
                    <w:commentReference w:id="8140"/>
                  </w:r>
                  <w:commentRangeEnd w:id="8141"/>
                  <w:r w:rsidRPr="000C1A69">
                    <w:rPr>
                      <w:rStyle w:val="CommentReference"/>
                      <w:sz w:val="18"/>
                      <w:szCs w:val="18"/>
                    </w:rPr>
                    <w:commentReference w:id="8141"/>
                  </w:r>
                  <w:commentRangeEnd w:id="8142"/>
                  <w:r w:rsidRPr="000C1A69">
                    <w:rPr>
                      <w:rStyle w:val="CommentReference"/>
                      <w:sz w:val="18"/>
                      <w:szCs w:val="18"/>
                    </w:rPr>
                    <w:commentReference w:id="8142"/>
                  </w:r>
                  <w:commentRangeEnd w:id="8143"/>
                  <w:r w:rsidRPr="000C1A69">
                    <w:rPr>
                      <w:rStyle w:val="CommentReference"/>
                      <w:sz w:val="18"/>
                      <w:szCs w:val="18"/>
                    </w:rPr>
                    <w:commentReference w:id="8143"/>
                  </w:r>
                  <w:commentRangeEnd w:id="8144"/>
                  <w:r w:rsidRPr="000C1A69">
                    <w:rPr>
                      <w:rStyle w:val="CommentReference"/>
                      <w:sz w:val="18"/>
                      <w:szCs w:val="18"/>
                    </w:rPr>
                    <w:commentReference w:id="8144"/>
                  </w:r>
                  <w:commentRangeEnd w:id="8145"/>
                  <w:r w:rsidRPr="000C1A69">
                    <w:rPr>
                      <w:rStyle w:val="CommentReference"/>
                      <w:sz w:val="18"/>
                      <w:szCs w:val="18"/>
                    </w:rPr>
                    <w:commentReference w:id="8145"/>
                  </w:r>
                  <w:r w:rsidRPr="000C1A69">
                    <w:t>of this car:</w:t>
                  </w:r>
                  <w:commentRangeEnd w:id="8136"/>
                  <w:r w:rsidRPr="000C1A69">
                    <w:rPr>
                      <w:rStyle w:val="CommentReference"/>
                      <w:b/>
                      <w:bCs/>
                      <w:sz w:val="18"/>
                      <w:szCs w:val="18"/>
                    </w:rPr>
                    <w:commentReference w:id="8136"/>
                  </w:r>
                  <w:commentRangeEnd w:id="8137"/>
                  <w:r w:rsidRPr="000C1A69">
                    <w:rPr>
                      <w:rStyle w:val="CommentReference"/>
                      <w:b/>
                      <w:bCs/>
                      <w:sz w:val="18"/>
                      <w:szCs w:val="18"/>
                    </w:rPr>
                    <w:commentReference w:id="8137"/>
                  </w:r>
                </w:p>
              </w:tc>
              <w:tc>
                <w:tcPr>
                  <w:tcW w:w="4541" w:type="dxa"/>
                  <w:noWrap/>
                  <w:hideMark/>
                  <w:tcPrChange w:id="8147" w:author="Sue Simnor (EXT Idiom)" w:date="2024-08-15T15:32:00Z" w16du:dateUtc="2024-08-15T05:32:00Z">
                    <w:tcPr>
                      <w:tcW w:w="4614" w:type="dxa"/>
                      <w:gridSpan w:val="2"/>
                      <w:noWrap/>
                      <w:vAlign w:val="bottom"/>
                      <w:hideMark/>
                    </w:tcPr>
                  </w:tcPrChange>
                </w:tcPr>
                <w:p w14:paraId="3421F643" w14:textId="3E692A24" w:rsidR="00041167" w:rsidRPr="000C1A69" w:rsidRDefault="00961949" w:rsidP="003F04B7">
                  <w:pPr>
                    <w:tabs>
                      <w:tab w:val="left" w:pos="774"/>
                    </w:tabs>
                    <w:rPr>
                      <w:rFonts w:asciiTheme="minorHAnsi" w:hAnsiTheme="minorHAnsi"/>
                      <w:b/>
                      <w:bCs/>
                      <w:color w:val="000000"/>
                      <w:sz w:val="22"/>
                      <w:szCs w:val="22"/>
                      <w:lang w:eastAsia="en-AU"/>
                    </w:rPr>
                  </w:pPr>
                  <w:r w:rsidRPr="000C1A69">
                    <w:rPr>
                      <w:rFonts w:asciiTheme="minorHAnsi" w:hAnsiTheme="minorHAnsi"/>
                      <w:b/>
                      <w:bCs/>
                      <w:sz w:val="20"/>
                      <w:szCs w:val="20"/>
                    </w:rPr>
                    <w:t>• have not had insurance cover declined to renew or cancelled by the insurer in the last 5 yea</w:t>
                  </w:r>
                  <w:ins w:id="8148" w:author="Sam Sehgal (EXT Idiom)" w:date="2024-08-27T10:52:00Z" w16du:dateUtc="2024-08-27T00:52:00Z">
                    <w:r w:rsidR="00E2384D">
                      <w:rPr>
                        <w:rFonts w:asciiTheme="minorHAnsi" w:hAnsiTheme="minorHAnsi"/>
                        <w:b/>
                        <w:bCs/>
                        <w:sz w:val="20"/>
                        <w:szCs w:val="20"/>
                      </w:rPr>
                      <w:t>r</w:t>
                    </w:r>
                  </w:ins>
                  <w:del w:id="8149" w:author="Sue Simnor (EXT Idiom)" w:date="2024-08-20T15:50:00Z" w16du:dateUtc="2024-08-20T05:50:00Z">
                    <w:r w:rsidRPr="000C1A69" w:rsidDel="00A066FC">
                      <w:rPr>
                        <w:rFonts w:asciiTheme="minorHAnsi" w:hAnsiTheme="minorHAnsi"/>
                        <w:b/>
                        <w:bCs/>
                        <w:sz w:val="20"/>
                        <w:szCs w:val="20"/>
                      </w:rPr>
                      <w:delText>rs</w:delText>
                    </w:r>
                  </w:del>
                </w:p>
              </w:tc>
            </w:tr>
          </w:tbl>
          <w:p w14:paraId="6DB334A2" w14:textId="77777777" w:rsidR="003349FA" w:rsidRDefault="003349FA" w:rsidP="003349FA">
            <w:pPr>
              <w:tabs>
                <w:tab w:val="left" w:pos="774"/>
              </w:tabs>
              <w:rPr>
                <w:ins w:id="8150" w:author="sam sehgal" w:date="2024-08-20T13:00:00Z" w16du:dateUtc="2024-08-20T03:00:00Z"/>
                <w:rFonts w:ascii="Calibri" w:hAnsi="Calibri" w:cs="Calibri"/>
                <w:strike/>
                <w:sz w:val="20"/>
                <w:szCs w:val="20"/>
              </w:rPr>
            </w:pPr>
          </w:p>
          <w:p w14:paraId="280DFE22" w14:textId="20AD36F1" w:rsidR="005F2FC7" w:rsidRPr="003F04B7" w:rsidRDefault="005F2FC7" w:rsidP="003349FA">
            <w:pPr>
              <w:tabs>
                <w:tab w:val="left" w:pos="774"/>
              </w:tabs>
              <w:rPr>
                <w:rFonts w:ascii="Calibri" w:hAnsi="Calibri" w:cs="Calibri"/>
                <w:strike/>
                <w:sz w:val="20"/>
                <w:szCs w:val="20"/>
              </w:rPr>
            </w:pPr>
          </w:p>
        </w:tc>
        <w:tc>
          <w:tcPr>
            <w:tcW w:w="1418" w:type="dxa"/>
            <w:tcBorders>
              <w:top w:val="single" w:sz="4" w:space="0" w:color="auto"/>
              <w:left w:val="single" w:sz="4" w:space="0" w:color="auto"/>
              <w:bottom w:val="single" w:sz="4" w:space="0" w:color="auto"/>
              <w:right w:val="single" w:sz="4" w:space="0" w:color="auto"/>
            </w:tcBorders>
          </w:tcPr>
          <w:p w14:paraId="2945D560" w14:textId="77777777" w:rsidR="00DF514D" w:rsidRPr="00105B58" w:rsidRDefault="00DF514D" w:rsidP="00F02A0C">
            <w:pPr>
              <w:tabs>
                <w:tab w:val="left" w:pos="1800"/>
              </w:tabs>
              <w:rPr>
                <w:rFonts w:ascii="Calibri" w:hAnsi="Calibri" w:cs="Calibri"/>
                <w:b/>
                <w:bCs/>
                <w:color w:val="000000" w:themeColor="text1"/>
                <w:sz w:val="20"/>
                <w:szCs w:val="20"/>
                <w:u w:val="single"/>
              </w:rPr>
            </w:pPr>
            <w:bookmarkStart w:id="8151" w:name="_Hlk175050940"/>
            <w:ins w:id="8152" w:author="sam sehgal" w:date="2024-08-20T12:52:00Z" w16du:dateUtc="2024-08-20T02:52:00Z">
              <w:r w:rsidRPr="00105B58">
                <w:rPr>
                  <w:rFonts w:ascii="Calibri" w:hAnsi="Calibri" w:cs="Calibri"/>
                  <w:b/>
                  <w:bCs/>
                  <w:color w:val="000000" w:themeColor="text1"/>
                  <w:sz w:val="20"/>
                  <w:szCs w:val="20"/>
                  <w:u w:val="single"/>
                  <w:rPrChange w:id="8153" w:author="Sue Simnor (EXT Idiom)" w:date="2024-09-12T16:42:00Z" w16du:dateUtc="2024-09-12T06:42:00Z">
                    <w:rPr>
                      <w:rFonts w:ascii="Calibri" w:hAnsi="Calibri" w:cs="Calibri"/>
                      <w:color w:val="000000" w:themeColor="text1"/>
                      <w:sz w:val="20"/>
                      <w:szCs w:val="20"/>
                    </w:rPr>
                  </w:rPrChange>
                </w:rPr>
                <w:t xml:space="preserve">Column 1 </w:t>
              </w:r>
            </w:ins>
            <w:r w:rsidRPr="00105B58">
              <w:rPr>
                <w:rFonts w:ascii="Calibri" w:hAnsi="Calibri" w:cs="Calibri"/>
                <w:b/>
                <w:bCs/>
                <w:color w:val="000000" w:themeColor="text1"/>
                <w:sz w:val="20"/>
                <w:szCs w:val="20"/>
                <w:u w:val="single"/>
              </w:rPr>
              <w:t>logic:</w:t>
            </w:r>
          </w:p>
          <w:p w14:paraId="37D40497" w14:textId="77777777" w:rsidR="00434893" w:rsidRPr="00105B58" w:rsidRDefault="00434893" w:rsidP="00F02A0C">
            <w:pPr>
              <w:tabs>
                <w:tab w:val="left" w:pos="1800"/>
              </w:tabs>
              <w:rPr>
                <w:rFonts w:ascii="Calibri" w:hAnsi="Calibri" w:cs="Calibri"/>
                <w:b/>
                <w:bCs/>
                <w:color w:val="000000" w:themeColor="text1"/>
                <w:sz w:val="20"/>
                <w:szCs w:val="20"/>
              </w:rPr>
            </w:pPr>
          </w:p>
          <w:p w14:paraId="230B3922" w14:textId="7C357A02" w:rsidR="00434893" w:rsidRPr="00105B58" w:rsidRDefault="00434893" w:rsidP="00F02A0C">
            <w:pPr>
              <w:tabs>
                <w:tab w:val="left" w:pos="1800"/>
              </w:tabs>
              <w:rPr>
                <w:rFonts w:ascii="Calibri" w:hAnsi="Calibri" w:cs="Calibri"/>
                <w:b/>
                <w:bCs/>
                <w:i/>
                <w:iCs/>
                <w:sz w:val="20"/>
                <w:szCs w:val="20"/>
                <w:u w:val="single"/>
                <w:rPrChange w:id="8154" w:author="Sue Simnor (EXT Idiom)" w:date="2024-09-12T16:42:00Z" w16du:dateUtc="2024-09-12T06:42:00Z">
                  <w:rPr>
                    <w:rFonts w:ascii="Calibri" w:hAnsi="Calibri" w:cs="Calibri"/>
                    <w:b/>
                    <w:bCs/>
                    <w:i/>
                    <w:iCs/>
                    <w:color w:val="FF0000"/>
                    <w:sz w:val="20"/>
                    <w:szCs w:val="20"/>
                    <w:u w:val="single"/>
                  </w:rPr>
                </w:rPrChange>
              </w:rPr>
            </w:pPr>
            <w:r w:rsidRPr="00105B58">
              <w:rPr>
                <w:rFonts w:ascii="Calibri" w:hAnsi="Calibri" w:cs="Calibri"/>
                <w:b/>
                <w:bCs/>
                <w:i/>
                <w:iCs/>
                <w:sz w:val="20"/>
                <w:szCs w:val="20"/>
                <w:u w:val="single"/>
                <w:rPrChange w:id="8155" w:author="Sue Simnor (EXT Idiom)" w:date="2024-09-12T16:42:00Z" w16du:dateUtc="2024-09-12T06:42:00Z">
                  <w:rPr>
                    <w:rFonts w:ascii="Calibri" w:hAnsi="Calibri" w:cs="Calibri"/>
                    <w:b/>
                    <w:bCs/>
                    <w:i/>
                    <w:iCs/>
                    <w:color w:val="FF0000"/>
                    <w:sz w:val="20"/>
                    <w:szCs w:val="20"/>
                    <w:u w:val="single"/>
                  </w:rPr>
                </w:rPrChange>
              </w:rPr>
              <w:t xml:space="preserve">DEV &amp; Test note- Column 1 logic is applicable from ref DDH 10 until DDH 23 </w:t>
            </w:r>
          </w:p>
          <w:p w14:paraId="56B6E5A8" w14:textId="41C7CDC9" w:rsidR="00DF514D" w:rsidRPr="00105B58" w:rsidRDefault="00DF514D" w:rsidP="00F02A0C">
            <w:pPr>
              <w:tabs>
                <w:tab w:val="left" w:pos="1800"/>
              </w:tabs>
              <w:rPr>
                <w:rFonts w:ascii="Calibri" w:hAnsi="Calibri" w:cs="Calibri"/>
                <w:color w:val="000000" w:themeColor="text1"/>
                <w:sz w:val="20"/>
                <w:szCs w:val="20"/>
              </w:rPr>
            </w:pPr>
          </w:p>
          <w:p w14:paraId="7FD393E3" w14:textId="74B36386" w:rsidR="00DF514D" w:rsidRPr="00105B58" w:rsidRDefault="00F02A0C" w:rsidP="00F02A0C">
            <w:pPr>
              <w:tabs>
                <w:tab w:val="left" w:pos="1800"/>
              </w:tabs>
              <w:rPr>
                <w:rFonts w:ascii="Calibri" w:hAnsi="Calibri" w:cs="Calibri"/>
                <w:b/>
                <w:bCs/>
                <w:color w:val="000000" w:themeColor="text1"/>
                <w:sz w:val="20"/>
                <w:szCs w:val="20"/>
              </w:rPr>
            </w:pPr>
            <w:r w:rsidRPr="00105B58">
              <w:rPr>
                <w:rFonts w:ascii="Calibri" w:hAnsi="Calibri" w:cs="Calibri"/>
                <w:color w:val="000000" w:themeColor="text1"/>
                <w:sz w:val="20"/>
                <w:szCs w:val="20"/>
              </w:rPr>
              <w:t>I</w:t>
            </w:r>
            <w:r w:rsidR="00DF514D" w:rsidRPr="00105B58">
              <w:rPr>
                <w:rFonts w:ascii="Calibri" w:hAnsi="Calibri" w:cs="Calibri"/>
                <w:color w:val="000000" w:themeColor="text1"/>
                <w:sz w:val="20"/>
                <w:szCs w:val="20"/>
              </w:rPr>
              <w:t xml:space="preserve">F </w:t>
            </w:r>
            <w:r w:rsidR="00421EEB" w:rsidRPr="00105B58">
              <w:rPr>
                <w:rFonts w:ascii="Calibri" w:hAnsi="Calibri" w:cs="Calibri"/>
                <w:color w:val="000000" w:themeColor="text1"/>
                <w:sz w:val="20"/>
                <w:szCs w:val="20"/>
              </w:rPr>
              <w:t>&lt;IsMigrat</w:t>
            </w:r>
            <w:r w:rsidR="00DF514D" w:rsidRPr="00105B58">
              <w:rPr>
                <w:rFonts w:ascii="Calibri" w:hAnsi="Calibri" w:cs="Calibri"/>
                <w:color w:val="000000" w:themeColor="text1"/>
                <w:sz w:val="20"/>
                <w:szCs w:val="20"/>
              </w:rPr>
              <w:t>ion</w:t>
            </w:r>
            <w:r w:rsidR="00421EEB" w:rsidRPr="00105B58">
              <w:rPr>
                <w:rFonts w:ascii="Calibri" w:hAnsi="Calibri" w:cs="Calibri"/>
                <w:color w:val="000000" w:themeColor="text1"/>
                <w:sz w:val="20"/>
                <w:szCs w:val="20"/>
              </w:rPr>
              <w:t>&gt; =</w:t>
            </w:r>
            <w:r w:rsidR="00DF514D" w:rsidRPr="00105B58">
              <w:rPr>
                <w:rFonts w:ascii="Calibri" w:hAnsi="Calibri" w:cs="Calibri"/>
                <w:color w:val="000000" w:themeColor="text1"/>
                <w:sz w:val="20"/>
                <w:szCs w:val="20"/>
              </w:rPr>
              <w:t xml:space="preserve"> </w:t>
            </w:r>
            <w:r w:rsidR="00421EEB" w:rsidRPr="00105B58">
              <w:rPr>
                <w:rFonts w:ascii="Calibri" w:hAnsi="Calibri" w:cs="Calibri"/>
                <w:color w:val="000000" w:themeColor="text1"/>
                <w:sz w:val="20"/>
                <w:szCs w:val="20"/>
              </w:rPr>
              <w:t>’0’</w:t>
            </w:r>
            <w:r w:rsidR="00421EEB" w:rsidRPr="00105B58">
              <w:rPr>
                <w:rFonts w:ascii="Calibri" w:hAnsi="Calibri" w:cs="Calibri"/>
                <w:b/>
                <w:bCs/>
                <w:color w:val="000000" w:themeColor="text1"/>
                <w:sz w:val="20"/>
                <w:szCs w:val="20"/>
              </w:rPr>
              <w:t xml:space="preserve"> </w:t>
            </w:r>
          </w:p>
          <w:p w14:paraId="5CCB2F51" w14:textId="77777777" w:rsidR="00DF514D" w:rsidRPr="00105B58" w:rsidRDefault="00DF514D" w:rsidP="00F02A0C">
            <w:pPr>
              <w:tabs>
                <w:tab w:val="left" w:pos="1800"/>
              </w:tabs>
              <w:rPr>
                <w:rFonts w:ascii="Calibri" w:hAnsi="Calibri" w:cs="Calibri"/>
                <w:b/>
                <w:bCs/>
                <w:color w:val="000000" w:themeColor="text1"/>
                <w:sz w:val="20"/>
                <w:szCs w:val="20"/>
              </w:rPr>
            </w:pPr>
            <w:r w:rsidRPr="00105B58">
              <w:rPr>
                <w:rFonts w:ascii="Calibri" w:hAnsi="Calibri" w:cs="Calibri"/>
                <w:b/>
                <w:bCs/>
                <w:color w:val="000000" w:themeColor="text1"/>
                <w:sz w:val="20"/>
                <w:szCs w:val="20"/>
              </w:rPr>
              <w:t>Then Display</w:t>
            </w:r>
          </w:p>
          <w:p w14:paraId="7EAE3A22" w14:textId="1B5B7E86" w:rsidR="00DF514D" w:rsidRPr="00105B58" w:rsidRDefault="00DF514D" w:rsidP="00F02A0C">
            <w:pPr>
              <w:tabs>
                <w:tab w:val="left" w:pos="1800"/>
              </w:tabs>
              <w:rPr>
                <w:rFonts w:ascii="Calibri" w:hAnsi="Calibri" w:cs="Calibri"/>
                <w:color w:val="000000" w:themeColor="text1"/>
                <w:sz w:val="20"/>
                <w:szCs w:val="20"/>
              </w:rPr>
            </w:pPr>
            <w:r w:rsidRPr="00105B58">
              <w:rPr>
                <w:rFonts w:ascii="Calibri" w:hAnsi="Calibri" w:cs="Calibri"/>
                <w:color w:val="000000" w:themeColor="text1"/>
                <w:sz w:val="20"/>
                <w:szCs w:val="20"/>
              </w:rPr>
              <w:t>“</w:t>
            </w:r>
            <w:r w:rsidR="009A4F1D" w:rsidRPr="00105B58">
              <w:rPr>
                <w:rFonts w:ascii="Calibri" w:hAnsi="Calibri" w:cs="Calibri"/>
                <w:color w:val="000000" w:themeColor="text1"/>
                <w:sz w:val="20"/>
                <w:szCs w:val="20"/>
              </w:rPr>
              <w:t>You have told us that all policyholders and/or any other declared drivers of this car:”</w:t>
            </w:r>
          </w:p>
          <w:p w14:paraId="33B9FCE0" w14:textId="388CE808" w:rsidR="005F2FC7" w:rsidRPr="00105B58" w:rsidRDefault="005F2FC7" w:rsidP="00F02A0C">
            <w:pPr>
              <w:tabs>
                <w:tab w:val="left" w:pos="1800"/>
              </w:tabs>
              <w:rPr>
                <w:rFonts w:ascii="Calibri" w:hAnsi="Calibri" w:cs="Calibri"/>
                <w:b/>
                <w:bCs/>
                <w:color w:val="000000" w:themeColor="text1"/>
                <w:sz w:val="20"/>
                <w:szCs w:val="20"/>
              </w:rPr>
            </w:pPr>
            <w:r w:rsidRPr="00105B58">
              <w:rPr>
                <w:rFonts w:ascii="Calibri" w:hAnsi="Calibri" w:cs="Calibri"/>
                <w:b/>
                <w:bCs/>
                <w:color w:val="000000" w:themeColor="text1"/>
                <w:sz w:val="20"/>
                <w:szCs w:val="20"/>
              </w:rPr>
              <w:t>ELSEIF</w:t>
            </w:r>
          </w:p>
          <w:p w14:paraId="73DEB987" w14:textId="77777777" w:rsidR="005F2FC7" w:rsidRPr="00105B58" w:rsidRDefault="005F2FC7" w:rsidP="005F2FC7">
            <w:pPr>
              <w:tabs>
                <w:tab w:val="left" w:pos="1800"/>
              </w:tabs>
              <w:rPr>
                <w:rFonts w:ascii="Calibri" w:hAnsi="Calibri" w:cs="Calibri"/>
                <w:b/>
                <w:bCs/>
                <w:color w:val="000000" w:themeColor="text1"/>
                <w:sz w:val="20"/>
                <w:szCs w:val="20"/>
              </w:rPr>
            </w:pPr>
            <w:r w:rsidRPr="00105B58">
              <w:rPr>
                <w:rFonts w:ascii="Calibri" w:hAnsi="Calibri" w:cs="Calibri"/>
                <w:color w:val="000000" w:themeColor="text1"/>
                <w:sz w:val="20"/>
                <w:szCs w:val="20"/>
              </w:rPr>
              <w:t>IF &lt;IsMigration&gt; = ’1’</w:t>
            </w:r>
            <w:r w:rsidRPr="00105B58">
              <w:rPr>
                <w:rFonts w:ascii="Calibri" w:hAnsi="Calibri" w:cs="Calibri"/>
                <w:b/>
                <w:bCs/>
                <w:color w:val="000000" w:themeColor="text1"/>
                <w:sz w:val="20"/>
                <w:szCs w:val="20"/>
              </w:rPr>
              <w:t xml:space="preserve"> </w:t>
            </w:r>
          </w:p>
          <w:p w14:paraId="4280745E" w14:textId="77777777" w:rsidR="005F2FC7" w:rsidRPr="00105B58" w:rsidRDefault="005F2FC7" w:rsidP="005F2FC7">
            <w:pPr>
              <w:tabs>
                <w:tab w:val="left" w:pos="1800"/>
              </w:tabs>
              <w:rPr>
                <w:rFonts w:ascii="Calibri" w:hAnsi="Calibri" w:cs="Calibri"/>
                <w:b/>
                <w:bCs/>
                <w:color w:val="000000" w:themeColor="text1"/>
                <w:sz w:val="20"/>
                <w:szCs w:val="20"/>
              </w:rPr>
            </w:pPr>
            <w:r w:rsidRPr="00105B58">
              <w:rPr>
                <w:rFonts w:ascii="Calibri" w:hAnsi="Calibri" w:cs="Calibri"/>
                <w:b/>
                <w:bCs/>
                <w:color w:val="000000" w:themeColor="text1"/>
                <w:sz w:val="20"/>
                <w:szCs w:val="20"/>
              </w:rPr>
              <w:t>Then Display</w:t>
            </w:r>
          </w:p>
          <w:p w14:paraId="49B7DC78" w14:textId="3BC4E58A" w:rsidR="009A4F1D" w:rsidRPr="00105B58" w:rsidRDefault="005F2FC7" w:rsidP="00F02A0C">
            <w:pPr>
              <w:tabs>
                <w:tab w:val="left" w:pos="1800"/>
              </w:tabs>
              <w:rPr>
                <w:rFonts w:ascii="Calibri" w:hAnsi="Calibri" w:cs="Calibri"/>
                <w:b/>
                <w:bCs/>
                <w:color w:val="000000" w:themeColor="text1"/>
                <w:sz w:val="20"/>
                <w:szCs w:val="20"/>
              </w:rPr>
            </w:pPr>
            <w:r w:rsidRPr="00105B58">
              <w:rPr>
                <w:rFonts w:ascii="Calibri" w:hAnsi="Calibri" w:cs="Calibri"/>
                <w:b/>
                <w:bCs/>
                <w:color w:val="000000" w:themeColor="text1"/>
                <w:sz w:val="20"/>
                <w:szCs w:val="20"/>
              </w:rPr>
              <w:t>“</w:t>
            </w:r>
            <w:del w:id="8156" w:author="sam sehgal" w:date="2024-10-14T16:29:00Z" w16du:dateUtc="2024-10-14T05:29:00Z">
              <w:r w:rsidR="009A4F1D" w:rsidRPr="00105B58" w:rsidDel="003229CE">
                <w:rPr>
                  <w:rFonts w:ascii="Arial" w:eastAsia="Calibri" w:hAnsi="Arial" w:cs="Times New Roman"/>
                  <w:kern w:val="0"/>
                  <w:sz w:val="18"/>
                  <w:szCs w:val="18"/>
                  <w:lang w:eastAsia="en-GB"/>
                  <w14:ligatures w14:val="none"/>
                </w:rPr>
                <w:delText>We understand that in your previous policy terms all policyholders and/or any other declared drivers of this car:</w:delText>
              </w:r>
            </w:del>
            <w:ins w:id="8157" w:author="sam sehgal" w:date="2024-10-14T16:29:00Z" w16du:dateUtc="2024-10-14T05:29:00Z">
              <w:r w:rsidR="003229CE">
                <w:rPr>
                  <w:rFonts w:ascii="Arial" w:eastAsia="Calibri" w:hAnsi="Arial" w:cs="Times New Roman"/>
                  <w:kern w:val="0"/>
                  <w:sz w:val="18"/>
                  <w:szCs w:val="18"/>
                  <w:lang w:eastAsia="en-GB"/>
                  <w14:ligatures w14:val="none"/>
                </w:rPr>
                <w:t xml:space="preserve">We understand that in your previous policy terms </w:t>
              </w:r>
              <w:r w:rsidR="003229CE">
                <w:rPr>
                  <w:rFonts w:ascii="Arial" w:eastAsia="Calibri" w:hAnsi="Arial" w:cs="Times New Roman"/>
                  <w:kern w:val="0"/>
                  <w:sz w:val="18"/>
                  <w:szCs w:val="18"/>
                  <w:lang w:eastAsia="en-GB"/>
                  <w14:ligatures w14:val="none"/>
                </w:rPr>
                <w:lastRenderedPageBreak/>
                <w:t>policyholders and/or other declared drivers of this car:</w:t>
              </w:r>
            </w:ins>
            <w:r w:rsidR="009A4F1D" w:rsidRPr="00105B58">
              <w:rPr>
                <w:rFonts w:ascii="Arial" w:eastAsia="Calibri" w:hAnsi="Arial" w:cs="Times New Roman"/>
                <w:kern w:val="0"/>
                <w:sz w:val="18"/>
                <w:szCs w:val="18"/>
                <w:lang w:eastAsia="en-GB"/>
                <w14:ligatures w14:val="none"/>
              </w:rPr>
              <w:t>”</w:t>
            </w:r>
          </w:p>
          <w:p w14:paraId="6CC08B39" w14:textId="77777777" w:rsidR="009A4F1D" w:rsidRPr="00105B58" w:rsidRDefault="009A4F1D" w:rsidP="00F02A0C">
            <w:pPr>
              <w:tabs>
                <w:tab w:val="left" w:pos="1800"/>
              </w:tabs>
              <w:rPr>
                <w:rFonts w:ascii="Calibri" w:hAnsi="Calibri" w:cs="Calibri"/>
                <w:b/>
                <w:bCs/>
                <w:color w:val="000000" w:themeColor="text1"/>
                <w:sz w:val="20"/>
                <w:szCs w:val="20"/>
              </w:rPr>
            </w:pPr>
          </w:p>
          <w:p w14:paraId="06773284" w14:textId="77777777" w:rsidR="00434893" w:rsidRPr="00105B58" w:rsidRDefault="00434893" w:rsidP="00F02A0C">
            <w:pPr>
              <w:tabs>
                <w:tab w:val="left" w:pos="1800"/>
              </w:tabs>
              <w:rPr>
                <w:ins w:id="8158" w:author="sam sehgal" w:date="2024-08-20T13:18:00Z" w16du:dateUtc="2024-08-20T03:18:00Z"/>
                <w:rFonts w:ascii="Calibri" w:hAnsi="Calibri" w:cs="Calibri"/>
                <w:b/>
                <w:bCs/>
                <w:color w:val="000000" w:themeColor="text1"/>
                <w:sz w:val="20"/>
                <w:szCs w:val="20"/>
                <w:rPrChange w:id="8159" w:author="Sue Simnor (EXT Idiom)" w:date="2024-09-12T16:42:00Z" w16du:dateUtc="2024-09-12T06:42:00Z">
                  <w:rPr>
                    <w:ins w:id="8160" w:author="sam sehgal" w:date="2024-08-20T13:18:00Z" w16du:dateUtc="2024-08-20T03:18:00Z"/>
                    <w:rFonts w:ascii="Calibri" w:hAnsi="Calibri" w:cs="Calibri"/>
                    <w:b/>
                    <w:bCs/>
                    <w:color w:val="000000" w:themeColor="text1"/>
                    <w:sz w:val="20"/>
                    <w:szCs w:val="20"/>
                    <w:highlight w:val="green"/>
                  </w:rPr>
                </w:rPrChange>
              </w:rPr>
            </w:pPr>
          </w:p>
          <w:p w14:paraId="265215E3" w14:textId="77777777" w:rsidR="0056467D" w:rsidRPr="00105B58" w:rsidRDefault="0056467D" w:rsidP="0056467D">
            <w:pPr>
              <w:tabs>
                <w:tab w:val="left" w:pos="1800"/>
              </w:tabs>
              <w:rPr>
                <w:rFonts w:ascii="Calibri" w:hAnsi="Calibri" w:cs="Calibri"/>
                <w:b/>
                <w:bCs/>
                <w:color w:val="000000" w:themeColor="text1"/>
                <w:sz w:val="20"/>
                <w:szCs w:val="20"/>
              </w:rPr>
            </w:pPr>
            <w:r w:rsidRPr="00105B58">
              <w:rPr>
                <w:rFonts w:ascii="Calibri" w:hAnsi="Calibri" w:cs="Calibri"/>
                <w:b/>
                <w:bCs/>
                <w:color w:val="000000" w:themeColor="text1"/>
                <w:sz w:val="20"/>
                <w:szCs w:val="20"/>
                <w:rPrChange w:id="8161" w:author="Sue Simnor (EXT Idiom)" w:date="2024-09-12T16:43:00Z" w16du:dateUtc="2024-09-12T06:43:00Z">
                  <w:rPr>
                    <w:rFonts w:ascii="Calibri" w:hAnsi="Calibri" w:cs="Calibri"/>
                    <w:b/>
                    <w:bCs/>
                    <w:color w:val="000000" w:themeColor="text1"/>
                    <w:sz w:val="20"/>
                    <w:szCs w:val="20"/>
                    <w:highlight w:val="darkCyan"/>
                  </w:rPr>
                </w:rPrChange>
              </w:rPr>
              <w:t xml:space="preserve">Column 2  </w:t>
            </w:r>
            <w:r w:rsidRPr="00105B58">
              <w:rPr>
                <w:rFonts w:ascii="Calibri" w:hAnsi="Calibri" w:cs="Calibri"/>
                <w:b/>
                <w:bCs/>
                <w:color w:val="000000" w:themeColor="text1"/>
                <w:sz w:val="20"/>
                <w:szCs w:val="20"/>
              </w:rPr>
              <w:t>text logic</w:t>
            </w:r>
          </w:p>
          <w:p w14:paraId="7FC20020" w14:textId="77777777" w:rsidR="00DF514D" w:rsidRPr="00105B58" w:rsidRDefault="00DF514D" w:rsidP="00F02A0C">
            <w:pPr>
              <w:tabs>
                <w:tab w:val="left" w:pos="1800"/>
              </w:tabs>
              <w:rPr>
                <w:rFonts w:ascii="Calibri" w:hAnsi="Calibri" w:cs="Calibri"/>
                <w:b/>
                <w:bCs/>
                <w:color w:val="000000" w:themeColor="text1"/>
                <w:sz w:val="20"/>
                <w:szCs w:val="20"/>
              </w:rPr>
            </w:pPr>
          </w:p>
          <w:p w14:paraId="4A03B442" w14:textId="77777777" w:rsidR="00DF514D" w:rsidRPr="00531085" w:rsidRDefault="00DF514D" w:rsidP="00F02A0C">
            <w:pPr>
              <w:tabs>
                <w:tab w:val="left" w:pos="1800"/>
              </w:tabs>
              <w:rPr>
                <w:rFonts w:ascii="Calibri" w:hAnsi="Calibri" w:cs="Calibri"/>
                <w:b/>
                <w:bCs/>
                <w:color w:val="000000" w:themeColor="text1"/>
                <w:sz w:val="20"/>
                <w:szCs w:val="20"/>
                <w:highlight w:val="cyan"/>
                <w:rPrChange w:id="8162" w:author="sam sehgal" w:date="2024-10-14T16:22:00Z" w16du:dateUtc="2024-10-14T05:22:00Z">
                  <w:rPr>
                    <w:rFonts w:ascii="Calibri" w:hAnsi="Calibri" w:cs="Calibri"/>
                    <w:b/>
                    <w:bCs/>
                    <w:color w:val="000000" w:themeColor="text1"/>
                    <w:sz w:val="20"/>
                    <w:szCs w:val="20"/>
                  </w:rPr>
                </w:rPrChange>
              </w:rPr>
            </w:pPr>
            <w:r w:rsidRPr="00531085">
              <w:rPr>
                <w:rFonts w:ascii="Calibri" w:hAnsi="Calibri" w:cs="Calibri"/>
                <w:b/>
                <w:bCs/>
                <w:color w:val="000000" w:themeColor="text1"/>
                <w:sz w:val="20"/>
                <w:szCs w:val="20"/>
                <w:highlight w:val="cyan"/>
                <w:rPrChange w:id="8163" w:author="sam sehgal" w:date="2024-10-14T16:22:00Z" w16du:dateUtc="2024-10-14T05:22:00Z">
                  <w:rPr>
                    <w:rFonts w:ascii="Calibri" w:hAnsi="Calibri" w:cs="Calibri"/>
                    <w:b/>
                    <w:bCs/>
                    <w:color w:val="000000" w:themeColor="text1"/>
                    <w:sz w:val="20"/>
                    <w:szCs w:val="20"/>
                  </w:rPr>
                </w:rPrChange>
              </w:rPr>
              <w:t>IF</w:t>
            </w:r>
          </w:p>
          <w:bookmarkEnd w:id="8151"/>
          <w:p w14:paraId="2482F2E4" w14:textId="3C091818" w:rsidR="00F02A0C" w:rsidRPr="00105B58" w:rsidRDefault="00F02A0C" w:rsidP="00F02A0C">
            <w:pPr>
              <w:tabs>
                <w:tab w:val="left" w:pos="1800"/>
              </w:tabs>
              <w:rPr>
                <w:rFonts w:ascii="Calibri" w:hAnsi="Calibri" w:cs="Calibri"/>
                <w:color w:val="000000" w:themeColor="text1"/>
                <w:sz w:val="20"/>
                <w:szCs w:val="20"/>
              </w:rPr>
            </w:pPr>
            <w:r w:rsidRPr="00531085">
              <w:rPr>
                <w:rFonts w:ascii="Calibri" w:hAnsi="Calibri" w:cs="Calibri"/>
                <w:color w:val="000000" w:themeColor="text1"/>
                <w:sz w:val="20"/>
                <w:szCs w:val="20"/>
                <w:highlight w:val="cyan"/>
                <w:rPrChange w:id="8164" w:author="sam sehgal" w:date="2024-10-14T16:22:00Z" w16du:dateUtc="2024-10-14T05:22:00Z">
                  <w:rPr>
                    <w:rFonts w:ascii="Calibri" w:hAnsi="Calibri" w:cs="Calibri"/>
                    <w:color w:val="000000" w:themeColor="text1"/>
                    <w:sz w:val="20"/>
                    <w:szCs w:val="20"/>
                  </w:rPr>
                </w:rPrChange>
              </w:rPr>
              <w:t>&lt;HasBeenDeniedInsurance</w:t>
            </w:r>
            <w:ins w:id="8165" w:author="Sam Sehgal (EXT Idiom)" w:date="2024-09-13T14:43:00Z" w16du:dateUtc="2024-09-13T04:43:00Z">
              <w:r w:rsidR="00C44016" w:rsidRPr="00531085">
                <w:rPr>
                  <w:rFonts w:ascii="Calibri" w:hAnsi="Calibri" w:cs="Calibri"/>
                  <w:color w:val="000000" w:themeColor="text1"/>
                  <w:sz w:val="20"/>
                  <w:szCs w:val="20"/>
                  <w:highlight w:val="cyan"/>
                  <w:rPrChange w:id="8166" w:author="sam sehgal" w:date="2024-10-14T16:22:00Z" w16du:dateUtc="2024-10-14T05:22:00Z">
                    <w:rPr>
                      <w:rFonts w:ascii="Calibri" w:hAnsi="Calibri" w:cs="Calibri"/>
                      <w:color w:val="000000" w:themeColor="text1"/>
                      <w:sz w:val="20"/>
                      <w:szCs w:val="20"/>
                    </w:rPr>
                  </w:rPrChange>
                </w:rPr>
                <w:t>Code</w:t>
              </w:r>
            </w:ins>
            <w:r w:rsidRPr="00531085">
              <w:rPr>
                <w:rFonts w:ascii="Calibri" w:hAnsi="Calibri" w:cs="Calibri"/>
                <w:color w:val="000000" w:themeColor="text1"/>
                <w:sz w:val="20"/>
                <w:szCs w:val="20"/>
                <w:highlight w:val="cyan"/>
                <w:rPrChange w:id="8167" w:author="sam sehgal" w:date="2024-10-14T16:22:00Z" w16du:dateUtc="2024-10-14T05:22:00Z">
                  <w:rPr>
                    <w:rFonts w:ascii="Calibri" w:hAnsi="Calibri" w:cs="Calibri"/>
                    <w:color w:val="000000" w:themeColor="text1"/>
                    <w:sz w:val="20"/>
                    <w:szCs w:val="20"/>
                  </w:rPr>
                </w:rPrChange>
              </w:rPr>
              <w:t>&gt; = “</w:t>
            </w:r>
            <w:r w:rsidR="00A43DC3" w:rsidRPr="00531085">
              <w:rPr>
                <w:rFonts w:ascii="Calibri" w:hAnsi="Calibri" w:cs="Calibri"/>
                <w:color w:val="000000" w:themeColor="text1"/>
                <w:sz w:val="20"/>
                <w:szCs w:val="20"/>
                <w:highlight w:val="cyan"/>
                <w:rPrChange w:id="8168" w:author="sam sehgal" w:date="2024-10-14T16:22:00Z" w16du:dateUtc="2024-10-14T05:22:00Z">
                  <w:rPr>
                    <w:rFonts w:ascii="Calibri" w:hAnsi="Calibri" w:cs="Calibri"/>
                    <w:color w:val="000000" w:themeColor="text1"/>
                    <w:sz w:val="20"/>
                    <w:szCs w:val="20"/>
                  </w:rPr>
                </w:rPrChange>
              </w:rPr>
              <w:t>2|</w:t>
            </w:r>
            <w:r w:rsidRPr="00531085">
              <w:rPr>
                <w:rFonts w:ascii="Calibri" w:hAnsi="Calibri" w:cs="Calibri"/>
                <w:color w:val="000000" w:themeColor="text1"/>
                <w:sz w:val="20"/>
                <w:szCs w:val="20"/>
                <w:highlight w:val="cyan"/>
                <w:rPrChange w:id="8169" w:author="sam sehgal" w:date="2024-10-14T16:22:00Z" w16du:dateUtc="2024-10-14T05:22:00Z">
                  <w:rPr>
                    <w:rFonts w:ascii="Calibri" w:hAnsi="Calibri" w:cs="Calibri"/>
                    <w:color w:val="000000" w:themeColor="text1"/>
                    <w:sz w:val="20"/>
                    <w:szCs w:val="20"/>
                  </w:rPr>
                </w:rPrChange>
              </w:rPr>
              <w:t>RefusedFalse”</w:t>
            </w:r>
          </w:p>
          <w:p w14:paraId="54CDCFF7" w14:textId="50A26D47" w:rsidR="00601A86" w:rsidRPr="00105B58" w:rsidRDefault="00601A86" w:rsidP="00F02A0C">
            <w:pPr>
              <w:tabs>
                <w:tab w:val="left" w:pos="1800"/>
              </w:tabs>
              <w:rPr>
                <w:rFonts w:ascii="Calibri" w:hAnsi="Calibri" w:cs="Calibri"/>
                <w:b/>
                <w:bCs/>
                <w:color w:val="000000" w:themeColor="text1"/>
                <w:sz w:val="20"/>
                <w:szCs w:val="20"/>
              </w:rPr>
            </w:pPr>
            <w:r w:rsidRPr="00105B58">
              <w:rPr>
                <w:rFonts w:ascii="Calibri" w:hAnsi="Calibri" w:cs="Calibri"/>
                <w:color w:val="000000" w:themeColor="text1"/>
                <w:sz w:val="20"/>
                <w:szCs w:val="20"/>
              </w:rPr>
              <w:t>Then Display</w:t>
            </w:r>
          </w:p>
          <w:p w14:paraId="18B7032A" w14:textId="178C11F6" w:rsidR="00961949" w:rsidRPr="003F04B7" w:rsidRDefault="00961949" w:rsidP="00F02A0C">
            <w:pPr>
              <w:tabs>
                <w:tab w:val="left" w:pos="1800"/>
              </w:tabs>
              <w:rPr>
                <w:rFonts w:ascii="Calibri" w:hAnsi="Calibri" w:cs="Calibri"/>
                <w:strike/>
                <w:color w:val="000000" w:themeColor="text1"/>
                <w:sz w:val="20"/>
                <w:szCs w:val="20"/>
              </w:rPr>
            </w:pPr>
          </w:p>
        </w:tc>
        <w:tc>
          <w:tcPr>
            <w:tcW w:w="1843" w:type="dxa"/>
            <w:tcBorders>
              <w:top w:val="single" w:sz="4" w:space="0" w:color="auto"/>
              <w:left w:val="single" w:sz="4" w:space="0" w:color="auto"/>
              <w:bottom w:val="single" w:sz="4" w:space="0" w:color="auto"/>
              <w:right w:val="single" w:sz="4" w:space="0" w:color="auto"/>
            </w:tcBorders>
          </w:tcPr>
          <w:p w14:paraId="6421A333" w14:textId="6C6B1542" w:rsidR="007E3616" w:rsidRPr="000C1A69" w:rsidRDefault="007E3616" w:rsidP="007E3616">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lastRenderedPageBreak/>
              <w:t>Column 1 Bodycopy_COI</w:t>
            </w:r>
          </w:p>
          <w:p w14:paraId="797ECE04" w14:textId="631B7C30" w:rsidR="007E3616" w:rsidRPr="000C1A69" w:rsidRDefault="007E3616" w:rsidP="007E3616">
            <w:pPr>
              <w:tabs>
                <w:tab w:val="left" w:pos="1800"/>
              </w:tabs>
              <w:rPr>
                <w:rFonts w:asciiTheme="minorHAnsi" w:hAnsiTheme="minorHAnsi" w:cstheme="minorHAnsi"/>
                <w:bCs/>
                <w:sz w:val="20"/>
                <w:szCs w:val="20"/>
              </w:rPr>
            </w:pPr>
          </w:p>
          <w:p w14:paraId="10B25E46" w14:textId="0A1650FC" w:rsidR="007E3616" w:rsidRPr="000C1A69" w:rsidRDefault="007E3616" w:rsidP="007E3616">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Column 2: Bullet_1_B_COI</w:t>
            </w:r>
          </w:p>
          <w:p w14:paraId="04241364" w14:textId="152D970F" w:rsidR="003349FA" w:rsidRPr="003F04B7" w:rsidRDefault="003349FA" w:rsidP="003349FA">
            <w:pPr>
              <w:tabs>
                <w:tab w:val="left" w:pos="1800"/>
              </w:tabs>
              <w:rPr>
                <w:rFonts w:asciiTheme="minorHAnsi" w:hAnsiTheme="minorHAnsi" w:cstheme="minorHAnsi"/>
                <w:bCs/>
                <w:strike/>
                <w:sz w:val="20"/>
                <w:szCs w:val="20"/>
              </w:rPr>
            </w:pPr>
          </w:p>
        </w:tc>
      </w:tr>
      <w:tr w:rsidR="00DA7072" w:rsidRPr="00BD6987" w:rsidDel="00AF3E0B" w14:paraId="71D22D46" w14:textId="13BAAEA5" w:rsidTr="00226547">
        <w:trPr>
          <w:gridAfter w:val="3"/>
          <w:wAfter w:w="5529" w:type="dxa"/>
          <w:cantSplit/>
          <w:trHeight w:val="818"/>
          <w:del w:id="8170" w:author="Sue Simnor (EXT Idiom)" w:date="2024-09-12T16:43:00Z"/>
        </w:trPr>
        <w:tc>
          <w:tcPr>
            <w:tcW w:w="1013" w:type="dxa"/>
            <w:tcBorders>
              <w:top w:val="single" w:sz="4" w:space="0" w:color="auto"/>
              <w:left w:val="single" w:sz="4" w:space="0" w:color="auto"/>
              <w:bottom w:val="single" w:sz="4" w:space="0" w:color="auto"/>
              <w:right w:val="single" w:sz="4" w:space="0" w:color="auto"/>
            </w:tcBorders>
          </w:tcPr>
          <w:p w14:paraId="4E5A4DC2" w14:textId="1729A92B" w:rsidR="00DA7072" w:rsidRPr="00306FDD" w:rsidDel="00AF3E0B" w:rsidRDefault="009105F1" w:rsidP="003349FA">
            <w:pPr>
              <w:tabs>
                <w:tab w:val="left" w:pos="1800"/>
              </w:tabs>
              <w:rPr>
                <w:del w:id="8171" w:author="Sue Simnor (EXT Idiom)" w:date="2024-09-12T16:43:00Z" w16du:dateUtc="2024-09-12T06:43:00Z"/>
                <w:rFonts w:asciiTheme="minorHAnsi" w:hAnsiTheme="minorHAnsi" w:cstheme="minorHAnsi"/>
                <w:strike/>
                <w:sz w:val="20"/>
                <w:szCs w:val="20"/>
                <w:rPrChange w:id="8172" w:author="Sam Sehgal (EXT Idiom)" w:date="2024-08-27T11:31:00Z" w16du:dateUtc="2024-08-27T01:31:00Z">
                  <w:rPr>
                    <w:del w:id="8173" w:author="Sue Simnor (EXT Idiom)" w:date="2024-09-12T16:43:00Z" w16du:dateUtc="2024-09-12T06:43:00Z"/>
                    <w:rFonts w:asciiTheme="minorHAnsi" w:hAnsiTheme="minorHAnsi" w:cstheme="minorHAnsi"/>
                    <w:bCs/>
                    <w:sz w:val="20"/>
                    <w:szCs w:val="20"/>
                  </w:rPr>
                </w:rPrChange>
              </w:rPr>
            </w:pPr>
            <w:commentRangeStart w:id="8174"/>
            <w:del w:id="8175" w:author="Sue Simnor (EXT Idiom)" w:date="2024-09-12T16:43:00Z" w16du:dateUtc="2024-09-12T06:43:00Z">
              <w:r w:rsidRPr="00306FDD" w:rsidDel="00AF3E0B">
                <w:rPr>
                  <w:rFonts w:asciiTheme="minorHAnsi" w:hAnsiTheme="minorHAnsi" w:cstheme="minorHAnsi"/>
                  <w:strike/>
                  <w:sz w:val="20"/>
                  <w:szCs w:val="20"/>
                  <w:rPrChange w:id="8176" w:author="Sam Sehgal (EXT Idiom)" w:date="2024-08-27T11:31:00Z" w16du:dateUtc="2024-08-27T01:31:00Z">
                    <w:rPr>
                      <w:rFonts w:asciiTheme="minorHAnsi" w:hAnsiTheme="minorHAnsi" w:cstheme="minorHAnsi"/>
                      <w:bCs/>
                      <w:sz w:val="20"/>
                      <w:szCs w:val="20"/>
                    </w:rPr>
                  </w:rPrChange>
                </w:rPr>
                <w:delText>DDH</w:delText>
              </w:r>
              <w:r w:rsidR="00593EEE" w:rsidRPr="00306FDD" w:rsidDel="00AF3E0B">
                <w:rPr>
                  <w:rFonts w:asciiTheme="minorHAnsi" w:hAnsiTheme="minorHAnsi" w:cstheme="minorHAnsi"/>
                  <w:strike/>
                  <w:sz w:val="20"/>
                  <w:szCs w:val="20"/>
                  <w:rPrChange w:id="8177" w:author="Sam Sehgal (EXT Idiom)" w:date="2024-08-27T11:31:00Z" w16du:dateUtc="2024-08-27T01:31:00Z">
                    <w:rPr>
                      <w:rFonts w:asciiTheme="minorHAnsi" w:hAnsiTheme="minorHAnsi" w:cstheme="minorHAnsi"/>
                      <w:bCs/>
                      <w:sz w:val="20"/>
                      <w:szCs w:val="20"/>
                    </w:rPr>
                  </w:rPrChange>
                </w:rPr>
                <w:delText xml:space="preserve"> </w:delText>
              </w:r>
              <w:r w:rsidRPr="00306FDD" w:rsidDel="00AF3E0B">
                <w:rPr>
                  <w:rFonts w:asciiTheme="minorHAnsi" w:hAnsiTheme="minorHAnsi" w:cstheme="minorHAnsi"/>
                  <w:strike/>
                  <w:sz w:val="20"/>
                  <w:szCs w:val="20"/>
                  <w:rPrChange w:id="8178" w:author="Sam Sehgal (EXT Idiom)" w:date="2024-08-27T11:31:00Z" w16du:dateUtc="2024-08-27T01:31:00Z">
                    <w:rPr>
                      <w:rFonts w:asciiTheme="minorHAnsi" w:hAnsiTheme="minorHAnsi" w:cstheme="minorHAnsi"/>
                      <w:bCs/>
                      <w:sz w:val="20"/>
                      <w:szCs w:val="20"/>
                    </w:rPr>
                  </w:rPrChange>
                </w:rPr>
                <w:delText>10</w:delText>
              </w:r>
              <w:r w:rsidR="00BE370B" w:rsidRPr="00306FDD" w:rsidDel="00AF3E0B">
                <w:rPr>
                  <w:rFonts w:asciiTheme="minorHAnsi" w:hAnsiTheme="minorHAnsi" w:cstheme="minorHAnsi"/>
                  <w:strike/>
                  <w:sz w:val="20"/>
                  <w:szCs w:val="20"/>
                  <w:rPrChange w:id="8179" w:author="Sam Sehgal (EXT Idiom)" w:date="2024-08-27T11:31:00Z" w16du:dateUtc="2024-08-27T01:31:00Z">
                    <w:rPr>
                      <w:rFonts w:asciiTheme="minorHAnsi" w:hAnsiTheme="minorHAnsi" w:cstheme="minorHAnsi"/>
                      <w:bCs/>
                      <w:sz w:val="20"/>
                      <w:szCs w:val="20"/>
                    </w:rPr>
                  </w:rPrChange>
                </w:rPr>
                <w:delText xml:space="preserve"> V2</w:delText>
              </w:r>
            </w:del>
          </w:p>
        </w:tc>
        <w:tc>
          <w:tcPr>
            <w:tcW w:w="2243" w:type="dxa"/>
            <w:tcBorders>
              <w:top w:val="single" w:sz="4" w:space="0" w:color="auto"/>
              <w:left w:val="single" w:sz="4" w:space="0" w:color="auto"/>
              <w:bottom w:val="single" w:sz="4" w:space="0" w:color="auto"/>
              <w:right w:val="single" w:sz="4" w:space="0" w:color="auto"/>
            </w:tcBorders>
          </w:tcPr>
          <w:p w14:paraId="7965E90F" w14:textId="344BA359" w:rsidR="00DA7072" w:rsidRPr="003F04B7" w:rsidDel="00AF3E0B" w:rsidRDefault="00DA7072" w:rsidP="003349FA">
            <w:pPr>
              <w:tabs>
                <w:tab w:val="left" w:pos="1800"/>
              </w:tabs>
              <w:rPr>
                <w:del w:id="8180" w:author="Sue Simnor (EXT Idiom)" w:date="2024-09-12T16:43:00Z" w16du:dateUtc="2024-09-12T06:43:00Z"/>
                <w:rFonts w:ascii="Calibri" w:hAnsi="Calibri" w:cs="Calibri"/>
                <w:strike/>
                <w:sz w:val="20"/>
                <w:szCs w:val="20"/>
                <w:highlight w:val="yellow"/>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77"/>
              <w:gridCol w:w="4541"/>
            </w:tblGrid>
            <w:tr w:rsidR="00FC6F18" w:rsidRPr="00FC6F18" w:rsidDel="00AF3E0B" w14:paraId="790F05E2" w14:textId="582AC718" w:rsidTr="00950A2A">
              <w:trPr>
                <w:trHeight w:val="140"/>
                <w:del w:id="8181" w:author="Sue Simnor (EXT Idiom)" w:date="2024-09-12T16:43:00Z"/>
              </w:trPr>
              <w:tc>
                <w:tcPr>
                  <w:tcW w:w="2977" w:type="dxa"/>
                  <w:noWrap/>
                  <w:hideMark/>
                </w:tcPr>
                <w:p w14:paraId="09C56F6B" w14:textId="5A70D4A8" w:rsidR="000F366D" w:rsidRPr="00306FDD" w:rsidDel="00AF3E0B" w:rsidRDefault="000F366D" w:rsidP="000F366D">
                  <w:pPr>
                    <w:pStyle w:val="BodycopyCOI"/>
                    <w:rPr>
                      <w:del w:id="8182" w:author="Sue Simnor (EXT Idiom)" w:date="2024-09-12T16:43:00Z" w16du:dateUtc="2024-09-12T06:43:00Z"/>
                      <w:strike/>
                      <w:highlight w:val="green"/>
                      <w:lang w:val="en-US"/>
                      <w:rPrChange w:id="8183" w:author="Sue Simnor (EXT Idiom)" w:date="2024-08-15T16:16:00Z" w16du:dateUtc="2024-08-15T06:16:00Z">
                        <w:rPr>
                          <w:del w:id="8184" w:author="Sue Simnor (EXT Idiom)" w:date="2024-09-12T16:43:00Z" w16du:dateUtc="2024-09-12T06:43:00Z"/>
                          <w:lang w:val="en-US"/>
                        </w:rPr>
                      </w:rPrChange>
                    </w:rPr>
                  </w:pPr>
                  <w:del w:id="8185" w:author="Sue Simnor (EXT Idiom)" w:date="2024-09-12T16:43:00Z" w16du:dateUtc="2024-09-12T06:43:00Z">
                    <w:r w:rsidRPr="00306FDD" w:rsidDel="00AF3E0B">
                      <w:rPr>
                        <w:strike/>
                        <w:highlight w:val="green"/>
                        <w:rPrChange w:id="8186" w:author="Sue Simnor (EXT Idiom)" w:date="2024-08-15T16:16:00Z" w16du:dateUtc="2024-08-15T06:16:00Z">
                          <w:rPr>
                            <w:highlight w:val="yellow"/>
                          </w:rPr>
                        </w:rPrChange>
                      </w:rPr>
                      <w:delText>We understand that in your previous policy terms all policyholders and/or any other declared drivers of this car:</w:delText>
                    </w:r>
                  </w:del>
                </w:p>
                <w:p w14:paraId="054628AD" w14:textId="359B0A6C" w:rsidR="00DA7072" w:rsidRPr="00306FDD" w:rsidDel="00AF3E0B" w:rsidRDefault="00DA7072" w:rsidP="00DA7072">
                  <w:pPr>
                    <w:pStyle w:val="BodycopyCOI"/>
                    <w:rPr>
                      <w:del w:id="8187" w:author="Sue Simnor (EXT Idiom)" w:date="2024-09-12T16:43:00Z" w16du:dateUtc="2024-09-12T06:43:00Z"/>
                      <w:b/>
                      <w:strike/>
                      <w:highlight w:val="green"/>
                      <w:rPrChange w:id="8188" w:author="Sue Simnor (EXT Idiom)" w:date="2024-08-15T16:16:00Z" w16du:dateUtc="2024-08-15T06:16:00Z">
                        <w:rPr>
                          <w:del w:id="8189" w:author="Sue Simnor (EXT Idiom)" w:date="2024-09-12T16:43:00Z" w16du:dateUtc="2024-09-12T06:43:00Z"/>
                          <w:b/>
                          <w:bCs/>
                        </w:rPr>
                      </w:rPrChange>
                    </w:rPr>
                  </w:pPr>
                </w:p>
              </w:tc>
              <w:tc>
                <w:tcPr>
                  <w:tcW w:w="4541" w:type="dxa"/>
                  <w:noWrap/>
                  <w:hideMark/>
                </w:tcPr>
                <w:p w14:paraId="6F931810" w14:textId="2A0D3804" w:rsidR="00DA7072" w:rsidRPr="00306FDD" w:rsidDel="00AF3E0B" w:rsidRDefault="00DA7072" w:rsidP="00DA7072">
                  <w:pPr>
                    <w:tabs>
                      <w:tab w:val="left" w:pos="774"/>
                    </w:tabs>
                    <w:rPr>
                      <w:del w:id="8190" w:author="Sue Simnor (EXT Idiom)" w:date="2024-09-12T16:43:00Z" w16du:dateUtc="2024-09-12T06:43:00Z"/>
                      <w:rFonts w:asciiTheme="minorHAnsi" w:hAnsiTheme="minorHAnsi"/>
                      <w:b/>
                      <w:strike/>
                      <w:sz w:val="22"/>
                      <w:szCs w:val="22"/>
                      <w:highlight w:val="green"/>
                      <w:lang w:eastAsia="en-AU"/>
                      <w:rPrChange w:id="8191" w:author="Sue Simnor (EXT Idiom)" w:date="2024-08-15T16:16:00Z" w16du:dateUtc="2024-08-15T06:16:00Z">
                        <w:rPr>
                          <w:del w:id="8192" w:author="Sue Simnor (EXT Idiom)" w:date="2024-09-12T16:43:00Z" w16du:dateUtc="2024-09-12T06:43:00Z"/>
                          <w:rFonts w:asciiTheme="minorHAnsi" w:hAnsiTheme="minorHAnsi"/>
                          <w:b/>
                          <w:bCs/>
                          <w:color w:val="000000"/>
                          <w:sz w:val="22"/>
                          <w:szCs w:val="22"/>
                          <w:lang w:eastAsia="en-AU"/>
                        </w:rPr>
                      </w:rPrChange>
                    </w:rPr>
                  </w:pPr>
                  <w:del w:id="8193" w:author="Sue Simnor (EXT Idiom)" w:date="2024-09-12T16:43:00Z" w16du:dateUtc="2024-09-12T06:43:00Z">
                    <w:r w:rsidRPr="00306FDD" w:rsidDel="00AF3E0B">
                      <w:rPr>
                        <w:rFonts w:asciiTheme="minorHAnsi" w:hAnsiTheme="minorHAnsi"/>
                        <w:b/>
                        <w:strike/>
                        <w:sz w:val="20"/>
                        <w:szCs w:val="20"/>
                        <w:highlight w:val="green"/>
                        <w:rPrChange w:id="8194" w:author="Sue Simnor (EXT Idiom)" w:date="2024-08-15T16:16:00Z" w16du:dateUtc="2024-08-15T06:16:00Z">
                          <w:rPr>
                            <w:rFonts w:asciiTheme="minorHAnsi" w:hAnsiTheme="minorHAnsi"/>
                            <w:b/>
                            <w:bCs/>
                            <w:sz w:val="20"/>
                            <w:szCs w:val="20"/>
                          </w:rPr>
                        </w:rPrChange>
                      </w:rPr>
                      <w:delText xml:space="preserve">• </w:delText>
                    </w:r>
                    <w:r w:rsidR="007D11BC" w:rsidRPr="00306FDD" w:rsidDel="00AF3E0B">
                      <w:rPr>
                        <w:rFonts w:asciiTheme="minorHAnsi" w:hAnsiTheme="minorHAnsi"/>
                        <w:b/>
                        <w:strike/>
                        <w:sz w:val="20"/>
                        <w:szCs w:val="20"/>
                        <w:highlight w:val="green"/>
                        <w:rPrChange w:id="8195" w:author="Sam Sehgal (EXT Idiom)" w:date="2024-08-27T11:31:00Z" w16du:dateUtc="2024-08-27T01:31:00Z">
                          <w:rPr>
                            <w:rFonts w:asciiTheme="minorHAnsi" w:hAnsiTheme="minorHAnsi"/>
                            <w:b/>
                            <w:bCs/>
                            <w:sz w:val="20"/>
                            <w:szCs w:val="20"/>
                            <w:highlight w:val="green"/>
                          </w:rPr>
                        </w:rPrChange>
                      </w:rPr>
                      <w:delText>may</w:delText>
                    </w:r>
                    <w:r w:rsidR="00D82A9A" w:rsidRPr="00306FDD" w:rsidDel="00AF3E0B">
                      <w:rPr>
                        <w:rFonts w:asciiTheme="minorHAnsi" w:hAnsiTheme="minorHAnsi"/>
                        <w:b/>
                        <w:strike/>
                        <w:sz w:val="20"/>
                        <w:szCs w:val="20"/>
                        <w:highlight w:val="green"/>
                        <w:rPrChange w:id="8196" w:author="Sam Sehgal (EXT Idiom)" w:date="2024-08-27T11:31:00Z" w16du:dateUtc="2024-08-27T01:31:00Z">
                          <w:rPr>
                            <w:rFonts w:asciiTheme="minorHAnsi" w:hAnsiTheme="minorHAnsi"/>
                            <w:b/>
                            <w:bCs/>
                            <w:sz w:val="20"/>
                            <w:szCs w:val="20"/>
                            <w:highlight w:val="green"/>
                          </w:rPr>
                        </w:rPrChange>
                      </w:rPr>
                      <w:delText xml:space="preserve"> </w:delText>
                    </w:r>
                    <w:r w:rsidRPr="00306FDD" w:rsidDel="00AF3E0B">
                      <w:rPr>
                        <w:rFonts w:asciiTheme="minorHAnsi" w:hAnsiTheme="minorHAnsi"/>
                        <w:b/>
                        <w:strike/>
                        <w:sz w:val="20"/>
                        <w:szCs w:val="20"/>
                        <w:highlight w:val="green"/>
                        <w:rPrChange w:id="8197" w:author="Sue Simnor (EXT Idiom)" w:date="2024-08-15T16:16:00Z" w16du:dateUtc="2024-08-15T06:16:00Z">
                          <w:rPr>
                            <w:rFonts w:asciiTheme="minorHAnsi" w:hAnsiTheme="minorHAnsi"/>
                            <w:b/>
                            <w:bCs/>
                            <w:sz w:val="20"/>
                            <w:szCs w:val="20"/>
                          </w:rPr>
                        </w:rPrChange>
                      </w:rPr>
                      <w:delText>have had insurance cover declined to renew or cancelled by the insurer in the last 5 years</w:delText>
                    </w:r>
                  </w:del>
                </w:p>
              </w:tc>
            </w:tr>
          </w:tbl>
          <w:p w14:paraId="55AADFA1" w14:textId="7C24D528" w:rsidR="00DA7072" w:rsidRPr="00306FDD" w:rsidDel="00AF3E0B" w:rsidRDefault="00DA7072" w:rsidP="00961949">
            <w:pPr>
              <w:pStyle w:val="BodycopyCOI"/>
              <w:rPr>
                <w:del w:id="8198" w:author="Sue Simnor (EXT Idiom)" w:date="2024-09-12T16:43:00Z" w16du:dateUtc="2024-09-12T06:43:00Z"/>
                <w:strike/>
                <w:highlight w:val="green"/>
                <w:rPrChange w:id="8199" w:author="Sue Simnor (EXT Idiom)" w:date="2024-08-15T16:16:00Z" w16du:dateUtc="2024-08-15T06:16:00Z">
                  <w:rPr>
                    <w:del w:id="8200" w:author="Sue Simnor (EXT Idiom)" w:date="2024-09-12T16:43:00Z" w16du:dateUtc="2024-09-12T06:43:00Z"/>
                  </w:rPr>
                </w:rPrChange>
              </w:rPr>
            </w:pPr>
          </w:p>
        </w:tc>
        <w:tc>
          <w:tcPr>
            <w:tcW w:w="1418" w:type="dxa"/>
            <w:tcBorders>
              <w:top w:val="single" w:sz="4" w:space="0" w:color="auto"/>
              <w:left w:val="single" w:sz="4" w:space="0" w:color="auto"/>
              <w:bottom w:val="single" w:sz="4" w:space="0" w:color="auto"/>
              <w:right w:val="single" w:sz="4" w:space="0" w:color="auto"/>
            </w:tcBorders>
          </w:tcPr>
          <w:p w14:paraId="0726DF35" w14:textId="2C125FE3" w:rsidR="0056467D" w:rsidRPr="00306FDD" w:rsidDel="00AF3E0B" w:rsidRDefault="0056467D" w:rsidP="0056467D">
            <w:pPr>
              <w:tabs>
                <w:tab w:val="left" w:pos="1800"/>
              </w:tabs>
              <w:rPr>
                <w:ins w:id="8201" w:author="sam sehgal" w:date="2024-08-20T14:01:00Z" w16du:dateUtc="2024-08-20T04:01:00Z"/>
                <w:del w:id="8202" w:author="Sue Simnor (EXT Idiom)" w:date="2024-09-12T16:43:00Z" w16du:dateUtc="2024-09-12T06:43:00Z"/>
                <w:rFonts w:ascii="Calibri" w:hAnsi="Calibri" w:cs="Calibri"/>
                <w:b/>
                <w:strike/>
                <w:color w:val="000000" w:themeColor="text1"/>
                <w:sz w:val="20"/>
                <w:szCs w:val="20"/>
                <w:highlight w:val="darkCyan"/>
                <w:rPrChange w:id="8203" w:author="Sam Sehgal (EXT Idiom)" w:date="2024-08-27T11:31:00Z" w16du:dateUtc="2024-08-27T01:31:00Z">
                  <w:rPr>
                    <w:ins w:id="8204" w:author="sam sehgal" w:date="2024-08-20T14:01:00Z" w16du:dateUtc="2024-08-20T04:01:00Z"/>
                    <w:del w:id="8205" w:author="Sue Simnor (EXT Idiom)" w:date="2024-09-12T16:43:00Z" w16du:dateUtc="2024-09-12T06:43:00Z"/>
                    <w:rFonts w:ascii="Calibri" w:hAnsi="Calibri" w:cs="Calibri"/>
                    <w:b/>
                    <w:bCs/>
                    <w:color w:val="000000" w:themeColor="text1"/>
                    <w:sz w:val="20"/>
                    <w:szCs w:val="20"/>
                    <w:highlight w:val="darkCyan"/>
                  </w:rPr>
                </w:rPrChange>
              </w:rPr>
            </w:pPr>
            <w:ins w:id="8206" w:author="sam sehgal" w:date="2024-08-20T14:01:00Z" w16du:dateUtc="2024-08-20T04:01:00Z">
              <w:del w:id="8207" w:author="Sue Simnor (EXT Idiom)" w:date="2024-09-12T16:43:00Z" w16du:dateUtc="2024-09-12T06:43:00Z">
                <w:r w:rsidRPr="00306FDD" w:rsidDel="00AF3E0B">
                  <w:rPr>
                    <w:rFonts w:ascii="Calibri" w:hAnsi="Calibri" w:cs="Calibri"/>
                    <w:b/>
                    <w:strike/>
                    <w:color w:val="000000" w:themeColor="text1"/>
                    <w:sz w:val="20"/>
                    <w:szCs w:val="20"/>
                    <w:highlight w:val="darkCyan"/>
                    <w:rPrChange w:id="8208" w:author="Sam Sehgal (EXT Idiom)" w:date="2024-08-27T11:31:00Z" w16du:dateUtc="2024-08-27T01:31:00Z">
                      <w:rPr>
                        <w:rFonts w:ascii="Calibri" w:hAnsi="Calibri" w:cs="Calibri"/>
                        <w:b/>
                        <w:bCs/>
                        <w:color w:val="000000" w:themeColor="text1"/>
                        <w:sz w:val="20"/>
                        <w:szCs w:val="20"/>
                        <w:highlight w:val="darkCyan"/>
                      </w:rPr>
                    </w:rPrChange>
                  </w:rPr>
                  <w:delText>Column 2  text logic</w:delText>
                </w:r>
              </w:del>
            </w:ins>
          </w:p>
          <w:p w14:paraId="73CF6C0C" w14:textId="57F540C9" w:rsidR="005F2FC7" w:rsidRPr="00306FDD" w:rsidDel="00AF3E0B" w:rsidRDefault="005F2FC7" w:rsidP="005F2FC7">
            <w:pPr>
              <w:tabs>
                <w:tab w:val="left" w:pos="1800"/>
              </w:tabs>
              <w:rPr>
                <w:ins w:id="8209" w:author="sam sehgal" w:date="2024-08-20T12:56:00Z" w16du:dateUtc="2024-08-20T02:56:00Z"/>
                <w:del w:id="8210" w:author="Sue Simnor (EXT Idiom)" w:date="2024-09-12T16:43:00Z" w16du:dateUtc="2024-09-12T06:43:00Z"/>
                <w:rFonts w:ascii="Calibri" w:hAnsi="Calibri" w:cs="Calibri"/>
                <w:b/>
                <w:strike/>
                <w:color w:val="000000" w:themeColor="text1"/>
                <w:sz w:val="20"/>
                <w:szCs w:val="20"/>
                <w:highlight w:val="green"/>
                <w:rPrChange w:id="8211" w:author="Sam Sehgal (EXT Idiom)" w:date="2024-08-27T11:31:00Z" w16du:dateUtc="2024-08-27T01:31:00Z">
                  <w:rPr>
                    <w:ins w:id="8212" w:author="sam sehgal" w:date="2024-08-20T12:56:00Z" w16du:dateUtc="2024-08-20T02:56:00Z"/>
                    <w:del w:id="8213" w:author="Sue Simnor (EXT Idiom)" w:date="2024-09-12T16:43:00Z" w16du:dateUtc="2024-09-12T06:43:00Z"/>
                    <w:rFonts w:ascii="Calibri" w:hAnsi="Calibri" w:cs="Calibri"/>
                    <w:b/>
                    <w:bCs/>
                    <w:color w:val="000000" w:themeColor="text1"/>
                    <w:sz w:val="20"/>
                    <w:szCs w:val="20"/>
                    <w:highlight w:val="green"/>
                  </w:rPr>
                </w:rPrChange>
              </w:rPr>
            </w:pPr>
          </w:p>
          <w:p w14:paraId="7770F4C7" w14:textId="76C33722" w:rsidR="005F2FC7" w:rsidRPr="00306FDD" w:rsidDel="00AF3E0B" w:rsidRDefault="005F2FC7" w:rsidP="005F2FC7">
            <w:pPr>
              <w:tabs>
                <w:tab w:val="left" w:pos="1800"/>
              </w:tabs>
              <w:rPr>
                <w:ins w:id="8214" w:author="sam sehgal" w:date="2024-08-20T12:56:00Z" w16du:dateUtc="2024-08-20T02:56:00Z"/>
                <w:del w:id="8215" w:author="Sue Simnor (EXT Idiom)" w:date="2024-09-12T16:43:00Z" w16du:dateUtc="2024-09-12T06:43:00Z"/>
                <w:rFonts w:ascii="Calibri" w:hAnsi="Calibri" w:cs="Calibri"/>
                <w:b/>
                <w:strike/>
                <w:color w:val="000000" w:themeColor="text1"/>
                <w:sz w:val="20"/>
                <w:szCs w:val="20"/>
                <w:highlight w:val="green"/>
                <w:rPrChange w:id="8216" w:author="Sam Sehgal (EXT Idiom)" w:date="2024-08-27T11:31:00Z" w16du:dateUtc="2024-08-27T01:31:00Z">
                  <w:rPr>
                    <w:ins w:id="8217" w:author="sam sehgal" w:date="2024-08-20T12:56:00Z" w16du:dateUtc="2024-08-20T02:56:00Z"/>
                    <w:del w:id="8218" w:author="Sue Simnor (EXT Idiom)" w:date="2024-09-12T16:43:00Z" w16du:dateUtc="2024-09-12T06:43:00Z"/>
                    <w:rFonts w:ascii="Calibri" w:hAnsi="Calibri" w:cs="Calibri"/>
                    <w:b/>
                    <w:bCs/>
                    <w:color w:val="000000" w:themeColor="text1"/>
                    <w:sz w:val="20"/>
                    <w:szCs w:val="20"/>
                    <w:highlight w:val="green"/>
                  </w:rPr>
                </w:rPrChange>
              </w:rPr>
            </w:pPr>
            <w:ins w:id="8219" w:author="sam sehgal" w:date="2024-08-20T12:56:00Z" w16du:dateUtc="2024-08-20T02:56:00Z">
              <w:del w:id="8220" w:author="Sue Simnor (EXT Idiom)" w:date="2024-09-12T16:43:00Z" w16du:dateUtc="2024-09-12T06:43:00Z">
                <w:r w:rsidRPr="00306FDD" w:rsidDel="00AF3E0B">
                  <w:rPr>
                    <w:rFonts w:ascii="Calibri" w:hAnsi="Calibri" w:cs="Calibri"/>
                    <w:b/>
                    <w:strike/>
                    <w:color w:val="000000" w:themeColor="text1"/>
                    <w:sz w:val="20"/>
                    <w:szCs w:val="20"/>
                    <w:highlight w:val="green"/>
                    <w:rPrChange w:id="8221" w:author="Sam Sehgal (EXT Idiom)" w:date="2024-08-27T11:31:00Z" w16du:dateUtc="2024-08-27T01:31:00Z">
                      <w:rPr>
                        <w:rFonts w:ascii="Calibri" w:hAnsi="Calibri" w:cs="Calibri"/>
                        <w:b/>
                        <w:bCs/>
                        <w:color w:val="000000" w:themeColor="text1"/>
                        <w:sz w:val="20"/>
                        <w:szCs w:val="20"/>
                        <w:highlight w:val="green"/>
                      </w:rPr>
                    </w:rPrChange>
                  </w:rPr>
                  <w:delText>IF</w:delText>
                </w:r>
              </w:del>
            </w:ins>
          </w:p>
          <w:p w14:paraId="73025407" w14:textId="23312294" w:rsidR="008F5E3B" w:rsidRPr="00306FDD" w:rsidDel="00AF3E0B" w:rsidRDefault="005E4458" w:rsidP="006F00C7">
            <w:pPr>
              <w:tabs>
                <w:tab w:val="left" w:pos="1800"/>
              </w:tabs>
              <w:rPr>
                <w:del w:id="8222" w:author="Sue Simnor (EXT Idiom)" w:date="2024-09-12T16:43:00Z" w16du:dateUtc="2024-09-12T06:43:00Z"/>
                <w:rFonts w:ascii="Calibri" w:hAnsi="Calibri" w:cs="Calibri"/>
                <w:strike/>
                <w:sz w:val="20"/>
                <w:szCs w:val="20"/>
                <w:highlight w:val="green"/>
                <w:rPrChange w:id="8223" w:author="Sam Sehgal (EXT Idiom)" w:date="2024-08-27T11:31:00Z" w16du:dateUtc="2024-08-27T01:31:00Z">
                  <w:rPr>
                    <w:del w:id="8224" w:author="Sue Simnor (EXT Idiom)" w:date="2024-09-12T16:43:00Z" w16du:dateUtc="2024-09-12T06:43:00Z"/>
                    <w:rFonts w:ascii="Calibri" w:hAnsi="Calibri" w:cs="Calibri"/>
                    <w:sz w:val="20"/>
                    <w:szCs w:val="20"/>
                    <w:highlight w:val="green"/>
                  </w:rPr>
                </w:rPrChange>
              </w:rPr>
            </w:pPr>
            <w:del w:id="8225" w:author="Sue Simnor (EXT Idiom)" w:date="2024-09-12T16:43:00Z" w16du:dateUtc="2024-09-12T06:43:00Z">
              <w:r w:rsidRPr="00306FDD" w:rsidDel="00AF3E0B">
                <w:rPr>
                  <w:rFonts w:ascii="Calibri" w:hAnsi="Calibri" w:cs="Calibri"/>
                  <w:strike/>
                  <w:sz w:val="20"/>
                  <w:szCs w:val="20"/>
                  <w:highlight w:val="green"/>
                  <w:rPrChange w:id="8226" w:author="Sue Simnor (EXT Idiom)" w:date="2024-08-15T16:16:00Z" w16du:dateUtc="2024-08-15T06:16:00Z">
                    <w:rPr>
                      <w:rFonts w:ascii="Calibri" w:hAnsi="Calibri" w:cs="Calibri"/>
                      <w:color w:val="000000" w:themeColor="text1"/>
                      <w:sz w:val="20"/>
                      <w:szCs w:val="20"/>
                    </w:rPr>
                  </w:rPrChange>
                </w:rPr>
                <w:delText> </w:delText>
              </w:r>
              <w:r w:rsidR="00D62982" w:rsidRPr="00306FDD" w:rsidDel="00AF3E0B">
                <w:rPr>
                  <w:rFonts w:ascii="Calibri" w:hAnsi="Calibri" w:cs="Calibri"/>
                  <w:strike/>
                  <w:sz w:val="20"/>
                  <w:szCs w:val="20"/>
                  <w:highlight w:val="green"/>
                  <w:rPrChange w:id="8227" w:author="Sue Simnor (EXT Idiom)" w:date="2024-08-15T16:16:00Z" w16du:dateUtc="2024-08-15T06:16:00Z">
                    <w:rPr>
                      <w:rFonts w:ascii="Calibri" w:hAnsi="Calibri" w:cs="Calibri"/>
                      <w:color w:val="000000" w:themeColor="text1"/>
                      <w:sz w:val="20"/>
                      <w:szCs w:val="20"/>
                    </w:rPr>
                  </w:rPrChange>
                </w:rPr>
                <w:delText xml:space="preserve">If </w:delText>
              </w:r>
              <w:r w:rsidR="00421EEB" w:rsidRPr="00306FDD" w:rsidDel="00AF3E0B">
                <w:rPr>
                  <w:rFonts w:ascii="Calibri" w:hAnsi="Calibri" w:cs="Calibri"/>
                  <w:strike/>
                  <w:color w:val="000000" w:themeColor="text1"/>
                  <w:sz w:val="20"/>
                  <w:szCs w:val="20"/>
                  <w:highlight w:val="green"/>
                  <w:rPrChange w:id="8228" w:author="Sue Simnor (EXT Idiom)" w:date="2024-08-19T16:13:00Z" w16du:dateUtc="2024-08-19T06:13:00Z">
                    <w:rPr>
                      <w:rFonts w:ascii="Calibri" w:hAnsi="Calibri" w:cs="Calibri"/>
                      <w:b/>
                      <w:bCs/>
                      <w:color w:val="000000" w:themeColor="text1"/>
                      <w:sz w:val="20"/>
                      <w:szCs w:val="20"/>
                      <w:highlight w:val="green"/>
                    </w:rPr>
                  </w:rPrChange>
                </w:rPr>
                <w:delText>&lt;IsMigrated&gt; =’</w:delText>
              </w:r>
              <w:r w:rsidR="00421EEB" w:rsidRPr="00306FDD" w:rsidDel="00AF3E0B">
                <w:rPr>
                  <w:rFonts w:ascii="Calibri" w:hAnsi="Calibri" w:cs="Calibri"/>
                  <w:strike/>
                  <w:color w:val="000000" w:themeColor="text1"/>
                  <w:sz w:val="20"/>
                  <w:szCs w:val="20"/>
                  <w:highlight w:val="green"/>
                  <w:rPrChange w:id="8229" w:author="Sam Sehgal (EXT Idiom)" w:date="2024-08-27T11:31:00Z" w16du:dateUtc="2024-08-27T01:31:00Z">
                    <w:rPr>
                      <w:rFonts w:ascii="Calibri" w:hAnsi="Calibri" w:cs="Calibri"/>
                      <w:color w:val="000000" w:themeColor="text1"/>
                      <w:sz w:val="20"/>
                      <w:szCs w:val="20"/>
                      <w:highlight w:val="green"/>
                    </w:rPr>
                  </w:rPrChange>
                </w:rPr>
                <w:delText>1</w:delText>
              </w:r>
              <w:r w:rsidR="00421EEB" w:rsidRPr="00306FDD" w:rsidDel="00AF3E0B">
                <w:rPr>
                  <w:rFonts w:ascii="Calibri" w:hAnsi="Calibri" w:cs="Calibri"/>
                  <w:strike/>
                  <w:color w:val="000000" w:themeColor="text1"/>
                  <w:sz w:val="20"/>
                  <w:szCs w:val="20"/>
                  <w:highlight w:val="green"/>
                  <w:rPrChange w:id="8230" w:author="Sue Simnor (EXT Idiom)" w:date="2024-08-19T16:13:00Z" w16du:dateUtc="2024-08-19T06:13:00Z">
                    <w:rPr>
                      <w:rFonts w:ascii="Calibri" w:hAnsi="Calibri" w:cs="Calibri"/>
                      <w:b/>
                      <w:bCs/>
                      <w:color w:val="000000" w:themeColor="text1"/>
                      <w:sz w:val="20"/>
                      <w:szCs w:val="20"/>
                      <w:highlight w:val="green"/>
                    </w:rPr>
                  </w:rPrChange>
                </w:rPr>
                <w:delText>’</w:delText>
              </w:r>
              <w:r w:rsidR="00421EEB" w:rsidRPr="00306FDD" w:rsidDel="00AF3E0B">
                <w:rPr>
                  <w:rFonts w:ascii="Calibri" w:hAnsi="Calibri" w:cs="Calibri"/>
                  <w:b/>
                  <w:strike/>
                  <w:color w:val="000000" w:themeColor="text1"/>
                  <w:sz w:val="20"/>
                  <w:szCs w:val="20"/>
                  <w:highlight w:val="green"/>
                  <w:rPrChange w:id="8231" w:author="Sam Sehgal (EXT Idiom)" w:date="2024-08-27T11:31:00Z" w16du:dateUtc="2024-08-27T01:31:00Z">
                    <w:rPr>
                      <w:rFonts w:ascii="Calibri" w:hAnsi="Calibri" w:cs="Calibri"/>
                      <w:b/>
                      <w:bCs/>
                      <w:color w:val="000000" w:themeColor="text1"/>
                      <w:sz w:val="20"/>
                      <w:szCs w:val="20"/>
                      <w:highlight w:val="green"/>
                    </w:rPr>
                  </w:rPrChange>
                </w:rPr>
                <w:delText xml:space="preserve"> AND </w:delText>
              </w:r>
              <w:r w:rsidR="00D62982" w:rsidRPr="00306FDD" w:rsidDel="00AF3E0B">
                <w:rPr>
                  <w:rFonts w:ascii="Calibri" w:hAnsi="Calibri" w:cs="Calibri"/>
                  <w:strike/>
                  <w:sz w:val="20"/>
                  <w:szCs w:val="20"/>
                  <w:highlight w:val="green"/>
                  <w:rPrChange w:id="8232" w:author="Sue Simnor (EXT Idiom)" w:date="2024-08-15T16:16:00Z" w16du:dateUtc="2024-08-15T06:16:00Z">
                    <w:rPr>
                      <w:rFonts w:ascii="Calibri" w:hAnsi="Calibri" w:cs="Calibri"/>
                      <w:color w:val="000000" w:themeColor="text1"/>
                      <w:sz w:val="20"/>
                      <w:szCs w:val="20"/>
                    </w:rPr>
                  </w:rPrChange>
                </w:rPr>
                <w:delText>&lt;HasBeenDeniedInsurance&gt;</w:delText>
              </w:r>
              <w:r w:rsidR="006F00C7" w:rsidRPr="00306FDD" w:rsidDel="00AF3E0B">
                <w:rPr>
                  <w:rFonts w:ascii="Calibri" w:hAnsi="Calibri" w:cs="Calibri"/>
                  <w:strike/>
                  <w:sz w:val="20"/>
                  <w:szCs w:val="20"/>
                  <w:highlight w:val="green"/>
                  <w:rPrChange w:id="8233" w:author="Sam Sehgal (EXT Idiom)" w:date="2024-08-27T11:31:00Z" w16du:dateUtc="2024-08-27T01:31:00Z">
                    <w:rPr>
                      <w:rFonts w:ascii="Calibri" w:hAnsi="Calibri" w:cs="Calibri"/>
                      <w:sz w:val="20"/>
                      <w:szCs w:val="20"/>
                      <w:highlight w:val="green"/>
                    </w:rPr>
                  </w:rPrChange>
                </w:rPr>
                <w:delText xml:space="preserve"> = </w:delText>
              </w:r>
              <w:r w:rsidR="008B037B" w:rsidRPr="00306FDD" w:rsidDel="00AF3E0B">
                <w:rPr>
                  <w:rFonts w:ascii="Calibri" w:hAnsi="Calibri" w:cs="Calibri"/>
                  <w:strike/>
                  <w:sz w:val="20"/>
                  <w:szCs w:val="20"/>
                  <w:highlight w:val="green"/>
                  <w:rPrChange w:id="8234" w:author="Sue Simnor (EXT Idiom)" w:date="2024-08-15T16:16:00Z" w16du:dateUtc="2024-08-15T06:16:00Z">
                    <w:rPr>
                      <w:rFonts w:ascii="Calibri" w:hAnsi="Calibri" w:cs="Calibri"/>
                      <w:color w:val="000000" w:themeColor="text1"/>
                      <w:sz w:val="20"/>
                      <w:szCs w:val="20"/>
                    </w:rPr>
                  </w:rPrChange>
                </w:rPr>
                <w:delText xml:space="preserve"> </w:delText>
              </w:r>
            </w:del>
          </w:p>
          <w:p w14:paraId="67A16002" w14:textId="2EC44F18" w:rsidR="008F5E3B" w:rsidRPr="00306FDD" w:rsidDel="00AF3E0B" w:rsidRDefault="00663E73" w:rsidP="003349FA">
            <w:pPr>
              <w:tabs>
                <w:tab w:val="left" w:pos="1800"/>
              </w:tabs>
              <w:rPr>
                <w:del w:id="8235" w:author="Sue Simnor (EXT Idiom)" w:date="2024-09-12T16:43:00Z" w16du:dateUtc="2024-09-12T06:43:00Z"/>
                <w:rFonts w:ascii="Calibri" w:hAnsi="Calibri" w:cs="Calibri"/>
                <w:strike/>
                <w:sz w:val="20"/>
                <w:szCs w:val="20"/>
                <w:highlight w:val="green"/>
                <w:rPrChange w:id="8236" w:author="Sam Sehgal (EXT Idiom)" w:date="2024-08-27T11:31:00Z" w16du:dateUtc="2024-08-27T01:31:00Z">
                  <w:rPr>
                    <w:del w:id="8237" w:author="Sue Simnor (EXT Idiom)" w:date="2024-09-12T16:43:00Z" w16du:dateUtc="2024-09-12T06:43:00Z"/>
                    <w:rFonts w:ascii="Calibri" w:hAnsi="Calibri" w:cs="Calibri"/>
                    <w:sz w:val="20"/>
                    <w:szCs w:val="20"/>
                    <w:highlight w:val="green"/>
                  </w:rPr>
                </w:rPrChange>
              </w:rPr>
            </w:pPr>
            <w:del w:id="8238" w:author="Sue Simnor (EXT Idiom)" w:date="2024-09-12T16:43:00Z" w16du:dateUtc="2024-09-12T06:43:00Z">
              <w:r w:rsidRPr="00306FDD" w:rsidDel="00AF3E0B">
                <w:rPr>
                  <w:rFonts w:ascii="Calibri" w:hAnsi="Calibri" w:cs="Calibri"/>
                  <w:strike/>
                  <w:sz w:val="20"/>
                  <w:szCs w:val="20"/>
                  <w:highlight w:val="green"/>
                  <w:rPrChange w:id="8239" w:author="Sam Sehgal (EXT Idiom)" w:date="2024-08-27T11:31:00Z" w16du:dateUtc="2024-08-27T01:31:00Z">
                    <w:rPr>
                      <w:rFonts w:ascii="Calibri" w:hAnsi="Calibri" w:cs="Calibri"/>
                      <w:sz w:val="20"/>
                      <w:szCs w:val="20"/>
                      <w:highlight w:val="green"/>
                    </w:rPr>
                  </w:rPrChange>
                </w:rPr>
                <w:delText>“</w:delText>
              </w:r>
              <w:r w:rsidR="008F5E3B" w:rsidRPr="00306FDD" w:rsidDel="00AF3E0B">
                <w:rPr>
                  <w:rFonts w:ascii="Calibri" w:hAnsi="Calibri" w:cs="Calibri"/>
                  <w:strike/>
                  <w:sz w:val="20"/>
                  <w:szCs w:val="20"/>
                  <w:highlight w:val="green"/>
                  <w:rPrChange w:id="8240" w:author="Sue Simnor (EXT Idiom)" w:date="2024-08-15T16:16:00Z" w16du:dateUtc="2024-08-15T06:16:00Z">
                    <w:rPr>
                      <w:rFonts w:ascii="Calibri" w:hAnsi="Calibri" w:cs="Calibri"/>
                      <w:color w:val="000000" w:themeColor="text1"/>
                      <w:sz w:val="20"/>
                      <w:szCs w:val="20"/>
                    </w:rPr>
                  </w:rPrChange>
                </w:rPr>
                <w:delText>3|NotRecordedOnlyForMigration</w:delText>
              </w:r>
              <w:r w:rsidRPr="00306FDD" w:rsidDel="00AF3E0B">
                <w:rPr>
                  <w:rFonts w:ascii="Calibri" w:hAnsi="Calibri" w:cs="Calibri"/>
                  <w:strike/>
                  <w:sz w:val="20"/>
                  <w:szCs w:val="20"/>
                  <w:highlight w:val="green"/>
                  <w:rPrChange w:id="8241" w:author="Sam Sehgal (EXT Idiom)" w:date="2024-08-27T11:31:00Z" w16du:dateUtc="2024-08-27T01:31:00Z">
                    <w:rPr>
                      <w:rFonts w:ascii="Calibri" w:hAnsi="Calibri" w:cs="Calibri"/>
                      <w:sz w:val="20"/>
                      <w:szCs w:val="20"/>
                      <w:highlight w:val="green"/>
                    </w:rPr>
                  </w:rPrChange>
                </w:rPr>
                <w:delText>”</w:delText>
              </w:r>
            </w:del>
          </w:p>
          <w:p w14:paraId="30885CDC" w14:textId="3C1B25EF" w:rsidR="004A297F" w:rsidRPr="00306FDD" w:rsidDel="00AF3E0B" w:rsidRDefault="004A297F" w:rsidP="004A297F">
            <w:pPr>
              <w:tabs>
                <w:tab w:val="left" w:pos="1800"/>
              </w:tabs>
              <w:rPr>
                <w:del w:id="8242" w:author="Sue Simnor (EXT Idiom)" w:date="2024-09-12T16:43:00Z" w16du:dateUtc="2024-09-12T06:43:00Z"/>
                <w:rFonts w:ascii="Calibri" w:hAnsi="Calibri" w:cs="Calibri"/>
                <w:strike/>
                <w:color w:val="000000" w:themeColor="text1"/>
                <w:sz w:val="20"/>
                <w:szCs w:val="20"/>
                <w:highlight w:val="green"/>
                <w:rPrChange w:id="8243" w:author="Sam Sehgal (EXT Idiom)" w:date="2024-08-27T11:31:00Z" w16du:dateUtc="2024-08-27T01:31:00Z">
                  <w:rPr>
                    <w:del w:id="8244" w:author="Sue Simnor (EXT Idiom)" w:date="2024-09-12T16:43:00Z" w16du:dateUtc="2024-09-12T06:43:00Z"/>
                    <w:rFonts w:ascii="Calibri" w:hAnsi="Calibri" w:cs="Calibri"/>
                    <w:color w:val="000000" w:themeColor="text1"/>
                    <w:sz w:val="20"/>
                    <w:szCs w:val="20"/>
                    <w:highlight w:val="green"/>
                  </w:rPr>
                </w:rPrChange>
              </w:rPr>
            </w:pPr>
            <w:del w:id="8245" w:author="Sue Simnor (EXT Idiom)" w:date="2024-09-12T16:43:00Z" w16du:dateUtc="2024-09-12T06:43:00Z">
              <w:r w:rsidRPr="00306FDD" w:rsidDel="00AF3E0B">
                <w:rPr>
                  <w:rFonts w:ascii="Calibri" w:hAnsi="Calibri" w:cs="Calibri"/>
                  <w:strike/>
                  <w:color w:val="000000" w:themeColor="text1"/>
                  <w:sz w:val="20"/>
                  <w:szCs w:val="20"/>
                  <w:highlight w:val="green"/>
                  <w:rPrChange w:id="8246" w:author="Sam Sehgal (EXT Idiom)" w:date="2024-08-27T11:31:00Z" w16du:dateUtc="2024-08-27T01:31:00Z">
                    <w:rPr>
                      <w:rFonts w:ascii="Calibri" w:hAnsi="Calibri" w:cs="Calibri"/>
                      <w:color w:val="000000" w:themeColor="text1"/>
                      <w:sz w:val="20"/>
                      <w:szCs w:val="20"/>
                      <w:highlight w:val="green"/>
                    </w:rPr>
                  </w:rPrChange>
                </w:rPr>
                <w:delText>Then Display</w:delText>
              </w:r>
            </w:del>
          </w:p>
          <w:p w14:paraId="17521502" w14:textId="788B0FF9" w:rsidR="004A297F" w:rsidRPr="00306FDD" w:rsidDel="00AF3E0B" w:rsidRDefault="004A297F" w:rsidP="003349FA">
            <w:pPr>
              <w:tabs>
                <w:tab w:val="left" w:pos="1800"/>
              </w:tabs>
              <w:rPr>
                <w:del w:id="8247" w:author="Sue Simnor (EXT Idiom)" w:date="2024-09-12T16:43:00Z" w16du:dateUtc="2024-09-12T06:43:00Z"/>
                <w:rFonts w:ascii="Calibri" w:hAnsi="Calibri" w:cs="Calibri"/>
                <w:strike/>
                <w:sz w:val="20"/>
                <w:szCs w:val="20"/>
                <w:highlight w:val="green"/>
                <w:rPrChange w:id="8248" w:author="Sue Simnor (EXT Idiom)" w:date="2024-08-15T16:16:00Z" w16du:dateUtc="2024-08-15T06:16:00Z">
                  <w:rPr>
                    <w:del w:id="8249" w:author="Sue Simnor (EXT Idiom)" w:date="2024-09-12T16:43:00Z" w16du:dateUtc="2024-09-12T06:43:00Z"/>
                    <w:rFonts w:ascii="Calibri" w:hAnsi="Calibri" w:cs="Calibri"/>
                    <w:color w:val="000000" w:themeColor="text1"/>
                    <w:sz w:val="20"/>
                    <w:szCs w:val="20"/>
                  </w:rPr>
                </w:rPrChange>
              </w:rPr>
            </w:pPr>
          </w:p>
        </w:tc>
        <w:tc>
          <w:tcPr>
            <w:tcW w:w="1843" w:type="dxa"/>
            <w:tcBorders>
              <w:top w:val="single" w:sz="4" w:space="0" w:color="auto"/>
              <w:left w:val="single" w:sz="4" w:space="0" w:color="auto"/>
              <w:bottom w:val="single" w:sz="4" w:space="0" w:color="auto"/>
              <w:right w:val="single" w:sz="4" w:space="0" w:color="auto"/>
            </w:tcBorders>
          </w:tcPr>
          <w:p w14:paraId="6CE1723D" w14:textId="09F0AE9C" w:rsidR="00801F4E" w:rsidRPr="00306FDD" w:rsidDel="00AF3E0B" w:rsidRDefault="00801F4E" w:rsidP="00801F4E">
            <w:pPr>
              <w:tabs>
                <w:tab w:val="left" w:pos="1800"/>
              </w:tabs>
              <w:rPr>
                <w:del w:id="8250" w:author="Sue Simnor (EXT Idiom)" w:date="2024-09-12T16:43:00Z" w16du:dateUtc="2024-09-12T06:43:00Z"/>
                <w:rFonts w:asciiTheme="minorHAnsi" w:hAnsiTheme="minorHAnsi" w:cstheme="minorHAnsi"/>
                <w:strike/>
                <w:sz w:val="20"/>
                <w:szCs w:val="20"/>
                <w:highlight w:val="green"/>
                <w:rPrChange w:id="8251" w:author="Sue Simnor (EXT Idiom)" w:date="2024-08-15T16:17:00Z" w16du:dateUtc="2024-08-15T06:17:00Z">
                  <w:rPr>
                    <w:del w:id="8252" w:author="Sue Simnor (EXT Idiom)" w:date="2024-09-12T16:43:00Z" w16du:dateUtc="2024-09-12T06:43:00Z"/>
                    <w:rFonts w:asciiTheme="minorHAnsi" w:hAnsiTheme="minorHAnsi" w:cstheme="minorHAnsi"/>
                    <w:bCs/>
                    <w:sz w:val="20"/>
                    <w:szCs w:val="20"/>
                  </w:rPr>
                </w:rPrChange>
              </w:rPr>
            </w:pPr>
            <w:del w:id="8253" w:author="Sue Simnor (EXT Idiom)" w:date="2024-09-12T16:43:00Z" w16du:dateUtc="2024-09-12T06:43:00Z">
              <w:r w:rsidRPr="00306FDD" w:rsidDel="00AF3E0B">
                <w:rPr>
                  <w:rFonts w:asciiTheme="minorHAnsi" w:hAnsiTheme="minorHAnsi" w:cstheme="minorHAnsi"/>
                  <w:strike/>
                  <w:sz w:val="20"/>
                  <w:szCs w:val="20"/>
                  <w:highlight w:val="green"/>
                  <w:rPrChange w:id="8254" w:author="Sue Simnor (EXT Idiom)" w:date="2024-08-15T16:17:00Z" w16du:dateUtc="2024-08-15T06:17:00Z">
                    <w:rPr>
                      <w:rFonts w:asciiTheme="minorHAnsi" w:hAnsiTheme="minorHAnsi" w:cstheme="minorHAnsi"/>
                      <w:bCs/>
                      <w:sz w:val="20"/>
                      <w:szCs w:val="20"/>
                    </w:rPr>
                  </w:rPrChange>
                </w:rPr>
                <w:delText>Column 1 Bodycopy_COI</w:delText>
              </w:r>
            </w:del>
          </w:p>
          <w:p w14:paraId="1FE89063" w14:textId="7167408E" w:rsidR="00801F4E" w:rsidRPr="00306FDD" w:rsidDel="00AF3E0B" w:rsidRDefault="00801F4E" w:rsidP="00801F4E">
            <w:pPr>
              <w:tabs>
                <w:tab w:val="left" w:pos="1800"/>
              </w:tabs>
              <w:rPr>
                <w:del w:id="8255" w:author="Sue Simnor (EXT Idiom)" w:date="2024-09-12T16:43:00Z" w16du:dateUtc="2024-09-12T06:43:00Z"/>
                <w:rFonts w:asciiTheme="minorHAnsi" w:hAnsiTheme="minorHAnsi" w:cstheme="minorHAnsi"/>
                <w:strike/>
                <w:sz w:val="20"/>
                <w:szCs w:val="20"/>
                <w:highlight w:val="green"/>
                <w:rPrChange w:id="8256" w:author="Sue Simnor (EXT Idiom)" w:date="2024-08-15T16:17:00Z" w16du:dateUtc="2024-08-15T06:17:00Z">
                  <w:rPr>
                    <w:del w:id="8257" w:author="Sue Simnor (EXT Idiom)" w:date="2024-09-12T16:43:00Z" w16du:dateUtc="2024-09-12T06:43:00Z"/>
                    <w:rFonts w:asciiTheme="minorHAnsi" w:hAnsiTheme="minorHAnsi" w:cstheme="minorHAnsi"/>
                    <w:bCs/>
                    <w:sz w:val="20"/>
                    <w:szCs w:val="20"/>
                  </w:rPr>
                </w:rPrChange>
              </w:rPr>
            </w:pPr>
          </w:p>
          <w:p w14:paraId="37F7F41E" w14:textId="7E4F0420" w:rsidR="00801F4E" w:rsidRPr="00306FDD" w:rsidDel="00AF3E0B" w:rsidRDefault="00801F4E" w:rsidP="00801F4E">
            <w:pPr>
              <w:tabs>
                <w:tab w:val="left" w:pos="1800"/>
              </w:tabs>
              <w:rPr>
                <w:del w:id="8258" w:author="Sue Simnor (EXT Idiom)" w:date="2024-09-12T16:43:00Z" w16du:dateUtc="2024-09-12T06:43:00Z"/>
                <w:rFonts w:asciiTheme="minorHAnsi" w:hAnsiTheme="minorHAnsi" w:cstheme="minorHAnsi"/>
                <w:strike/>
                <w:sz w:val="20"/>
                <w:szCs w:val="20"/>
                <w:rPrChange w:id="8259" w:author="Sam Sehgal (EXT Idiom)" w:date="2024-08-27T11:31:00Z" w16du:dateUtc="2024-08-27T01:31:00Z">
                  <w:rPr>
                    <w:del w:id="8260" w:author="Sue Simnor (EXT Idiom)" w:date="2024-09-12T16:43:00Z" w16du:dateUtc="2024-09-12T06:43:00Z"/>
                    <w:rFonts w:asciiTheme="minorHAnsi" w:hAnsiTheme="minorHAnsi" w:cstheme="minorHAnsi"/>
                    <w:bCs/>
                    <w:sz w:val="20"/>
                    <w:szCs w:val="20"/>
                  </w:rPr>
                </w:rPrChange>
              </w:rPr>
            </w:pPr>
            <w:del w:id="8261" w:author="Sue Simnor (EXT Idiom)" w:date="2024-09-12T16:43:00Z" w16du:dateUtc="2024-09-12T06:43:00Z">
              <w:r w:rsidRPr="00306FDD" w:rsidDel="00AF3E0B">
                <w:rPr>
                  <w:rFonts w:asciiTheme="minorHAnsi" w:hAnsiTheme="minorHAnsi" w:cstheme="minorHAnsi"/>
                  <w:strike/>
                  <w:sz w:val="20"/>
                  <w:szCs w:val="20"/>
                  <w:highlight w:val="green"/>
                  <w:rPrChange w:id="8262" w:author="Sue Simnor (EXT Idiom)" w:date="2024-08-15T16:17:00Z" w16du:dateUtc="2024-08-15T06:17:00Z">
                    <w:rPr>
                      <w:rFonts w:asciiTheme="minorHAnsi" w:hAnsiTheme="minorHAnsi" w:cstheme="minorHAnsi"/>
                      <w:bCs/>
                      <w:sz w:val="20"/>
                      <w:szCs w:val="20"/>
                    </w:rPr>
                  </w:rPrChange>
                </w:rPr>
                <w:delText>Column 2: Bullet_1_B_COI</w:delText>
              </w:r>
              <w:commentRangeEnd w:id="8174"/>
              <w:r w:rsidR="00306FDD" w:rsidRPr="00306FDD" w:rsidDel="00AF3E0B">
                <w:rPr>
                  <w:rStyle w:val="CommentReference"/>
                  <w:rFonts w:asciiTheme="minorHAnsi" w:hAnsiTheme="minorHAnsi" w:cstheme="minorHAnsi"/>
                  <w:strike/>
                  <w:sz w:val="20"/>
                  <w:szCs w:val="20"/>
                  <w:rPrChange w:id="8263" w:author="Sam Sehgal (EXT Idiom)" w:date="2024-08-27T11:31:00Z" w16du:dateUtc="2024-08-27T01:31:00Z">
                    <w:rPr>
                      <w:rStyle w:val="CommentReference"/>
                      <w:rFonts w:asciiTheme="minorHAnsi" w:hAnsiTheme="minorHAnsi" w:cstheme="minorHAnsi"/>
                      <w:bCs/>
                      <w:sz w:val="20"/>
                      <w:szCs w:val="20"/>
                    </w:rPr>
                  </w:rPrChange>
                </w:rPr>
                <w:commentReference w:id="8174"/>
              </w:r>
            </w:del>
          </w:p>
          <w:p w14:paraId="42FCA852" w14:textId="385E4646" w:rsidR="00DA7072" w:rsidRPr="00306FDD" w:rsidDel="00AF3E0B" w:rsidRDefault="00DA7072" w:rsidP="007E3616">
            <w:pPr>
              <w:tabs>
                <w:tab w:val="left" w:pos="1800"/>
              </w:tabs>
              <w:rPr>
                <w:del w:id="8265" w:author="Sue Simnor (EXT Idiom)" w:date="2024-09-12T16:43:00Z" w16du:dateUtc="2024-09-12T06:43:00Z"/>
                <w:rFonts w:asciiTheme="minorHAnsi" w:hAnsiTheme="minorHAnsi" w:cstheme="minorHAnsi"/>
                <w:strike/>
                <w:sz w:val="20"/>
                <w:szCs w:val="20"/>
                <w:rPrChange w:id="8266" w:author="Sam Sehgal (EXT Idiom)" w:date="2024-08-27T11:31:00Z" w16du:dateUtc="2024-08-27T01:31:00Z">
                  <w:rPr>
                    <w:del w:id="8267" w:author="Sue Simnor (EXT Idiom)" w:date="2024-09-12T16:43:00Z" w16du:dateUtc="2024-09-12T06:43:00Z"/>
                    <w:rFonts w:asciiTheme="minorHAnsi" w:hAnsiTheme="minorHAnsi" w:cstheme="minorHAnsi"/>
                    <w:bCs/>
                    <w:sz w:val="20"/>
                    <w:szCs w:val="20"/>
                  </w:rPr>
                </w:rPrChange>
              </w:rPr>
            </w:pPr>
          </w:p>
        </w:tc>
      </w:tr>
      <w:tr w:rsidR="007E3616" w:rsidRPr="00BD6987" w14:paraId="319BA049"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26AE79A8" w14:textId="3A06FD90" w:rsidR="007E3616" w:rsidRPr="00BD6987" w:rsidRDefault="002B6B6B" w:rsidP="007E3616">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DDH </w:t>
            </w:r>
            <w:r>
              <w:rPr>
                <w:rFonts w:asciiTheme="minorHAnsi" w:hAnsiTheme="minorHAnsi" w:cstheme="minorHAnsi"/>
                <w:bCs/>
                <w:sz w:val="20"/>
                <w:szCs w:val="20"/>
              </w:rPr>
              <w:t>11</w:t>
            </w:r>
          </w:p>
        </w:tc>
        <w:tc>
          <w:tcPr>
            <w:tcW w:w="2243" w:type="dxa"/>
            <w:tcBorders>
              <w:top w:val="single" w:sz="4" w:space="0" w:color="auto"/>
              <w:left w:val="single" w:sz="4" w:space="0" w:color="auto"/>
              <w:bottom w:val="single" w:sz="4" w:space="0" w:color="auto"/>
              <w:right w:val="single" w:sz="4" w:space="0" w:color="auto"/>
            </w:tcBorders>
          </w:tcPr>
          <w:p w14:paraId="0E7DF548" w14:textId="393A4B8A" w:rsidR="007E3616" w:rsidRPr="004705A2" w:rsidRDefault="007E3616" w:rsidP="007E3616">
            <w:pPr>
              <w:tabs>
                <w:tab w:val="left" w:pos="1800"/>
              </w:tabs>
              <w:rPr>
                <w:rFonts w:ascii="Calibri" w:hAnsi="Calibri" w:cs="Calibri"/>
                <w:strike/>
                <w:sz w:val="20"/>
                <w:szCs w:val="20"/>
                <w:highlight w:val="yellow"/>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7E3616" w:rsidRPr="000C1A69" w14:paraId="198F9F3A" w14:textId="77777777">
              <w:trPr>
                <w:trHeight w:val="140"/>
              </w:trPr>
              <w:tc>
                <w:tcPr>
                  <w:tcW w:w="2904" w:type="dxa"/>
                  <w:noWrap/>
                  <w:hideMark/>
                </w:tcPr>
                <w:p w14:paraId="18DD2081" w14:textId="4718A434" w:rsidR="007E3616" w:rsidRPr="000C1A69" w:rsidRDefault="007E3616" w:rsidP="007E3616">
                  <w:pPr>
                    <w:pStyle w:val="BodycopyCOI"/>
                    <w:rPr>
                      <w:b/>
                      <w:bCs/>
                    </w:rPr>
                  </w:pPr>
                  <w:commentRangeStart w:id="8268"/>
                  <w:commentRangeStart w:id="8269"/>
                  <w:commentRangeStart w:id="8270"/>
                  <w:commentRangeStart w:id="8271"/>
                  <w:commentRangeStart w:id="8272"/>
                  <w:r w:rsidRPr="000C1A69">
                    <w:t>You have told us</w:t>
                  </w:r>
                  <w:commentRangeEnd w:id="8268"/>
                  <w:r w:rsidRPr="000C1A69">
                    <w:rPr>
                      <w:rStyle w:val="CommentReference"/>
                      <w:sz w:val="18"/>
                      <w:szCs w:val="18"/>
                    </w:rPr>
                    <w:commentReference w:id="8268"/>
                  </w:r>
                  <w:commentRangeEnd w:id="8269"/>
                  <w:r w:rsidRPr="000C1A69">
                    <w:rPr>
                      <w:rStyle w:val="CommentReference"/>
                      <w:sz w:val="18"/>
                      <w:szCs w:val="18"/>
                    </w:rPr>
                    <w:commentReference w:id="8269"/>
                  </w:r>
                  <w:commentRangeEnd w:id="8270"/>
                  <w:r w:rsidRPr="000C1A69">
                    <w:rPr>
                      <w:rStyle w:val="CommentReference"/>
                      <w:sz w:val="18"/>
                      <w:szCs w:val="18"/>
                    </w:rPr>
                    <w:commentReference w:id="8270"/>
                  </w:r>
                  <w:r w:rsidRPr="000C1A69">
                    <w:t xml:space="preserve"> that</w:t>
                  </w:r>
                  <w:commentRangeStart w:id="8273"/>
                  <w:commentRangeStart w:id="8274"/>
                  <w:r w:rsidRPr="000C1A69">
                    <w:t xml:space="preserve"> all policyholders </w:t>
                  </w:r>
                  <w:commentRangeEnd w:id="8273"/>
                  <w:r w:rsidRPr="000C1A69">
                    <w:rPr>
                      <w:rStyle w:val="CommentReference"/>
                      <w:sz w:val="18"/>
                      <w:szCs w:val="18"/>
                    </w:rPr>
                    <w:commentReference w:id="8273"/>
                  </w:r>
                  <w:commentRangeEnd w:id="8274"/>
                  <w:r w:rsidRPr="000C1A69">
                    <w:rPr>
                      <w:rStyle w:val="CommentReference"/>
                      <w:sz w:val="18"/>
                      <w:szCs w:val="18"/>
                    </w:rPr>
                    <w:commentReference w:id="8274"/>
                  </w:r>
                  <w:r w:rsidRPr="000C1A69">
                    <w:t xml:space="preserve">and/or any other declared </w:t>
                  </w:r>
                  <w:commentRangeStart w:id="8275"/>
                  <w:commentRangeStart w:id="8276"/>
                  <w:commentRangeStart w:id="8277"/>
                  <w:commentRangeStart w:id="8278"/>
                  <w:commentRangeStart w:id="8279"/>
                  <w:commentRangeStart w:id="8280"/>
                  <w:r w:rsidRPr="000C1A69">
                    <w:t xml:space="preserve">drivers </w:t>
                  </w:r>
                  <w:commentRangeEnd w:id="8275"/>
                  <w:r w:rsidRPr="000C1A69">
                    <w:rPr>
                      <w:rStyle w:val="CommentReference"/>
                      <w:sz w:val="18"/>
                      <w:szCs w:val="18"/>
                    </w:rPr>
                    <w:commentReference w:id="8275"/>
                  </w:r>
                  <w:commentRangeEnd w:id="8276"/>
                  <w:r w:rsidRPr="000C1A69">
                    <w:rPr>
                      <w:rStyle w:val="CommentReference"/>
                      <w:sz w:val="18"/>
                      <w:szCs w:val="18"/>
                    </w:rPr>
                    <w:commentReference w:id="8276"/>
                  </w:r>
                  <w:commentRangeEnd w:id="8277"/>
                  <w:r w:rsidRPr="000C1A69">
                    <w:rPr>
                      <w:rStyle w:val="CommentReference"/>
                      <w:sz w:val="18"/>
                      <w:szCs w:val="18"/>
                    </w:rPr>
                    <w:commentReference w:id="8277"/>
                  </w:r>
                  <w:commentRangeEnd w:id="8278"/>
                  <w:r w:rsidRPr="000C1A69">
                    <w:rPr>
                      <w:rStyle w:val="CommentReference"/>
                      <w:sz w:val="18"/>
                      <w:szCs w:val="18"/>
                    </w:rPr>
                    <w:commentReference w:id="8278"/>
                  </w:r>
                  <w:commentRangeEnd w:id="8279"/>
                  <w:r w:rsidRPr="000C1A69">
                    <w:rPr>
                      <w:rStyle w:val="CommentReference"/>
                      <w:sz w:val="18"/>
                      <w:szCs w:val="18"/>
                    </w:rPr>
                    <w:commentReference w:id="8279"/>
                  </w:r>
                  <w:commentRangeEnd w:id="8280"/>
                  <w:r w:rsidRPr="000C1A69">
                    <w:rPr>
                      <w:rStyle w:val="CommentReference"/>
                      <w:sz w:val="18"/>
                      <w:szCs w:val="18"/>
                    </w:rPr>
                    <w:commentReference w:id="8280"/>
                  </w:r>
                  <w:r w:rsidRPr="000C1A69">
                    <w:t>of this car:</w:t>
                  </w:r>
                  <w:commentRangeEnd w:id="8271"/>
                  <w:r w:rsidRPr="000C1A69">
                    <w:rPr>
                      <w:rStyle w:val="CommentReference"/>
                      <w:b/>
                      <w:bCs/>
                      <w:sz w:val="18"/>
                      <w:szCs w:val="18"/>
                    </w:rPr>
                    <w:commentReference w:id="8271"/>
                  </w:r>
                  <w:commentRangeEnd w:id="8272"/>
                  <w:r w:rsidRPr="000C1A69">
                    <w:rPr>
                      <w:rStyle w:val="CommentReference"/>
                      <w:b/>
                      <w:bCs/>
                      <w:sz w:val="18"/>
                      <w:szCs w:val="18"/>
                    </w:rPr>
                    <w:commentReference w:id="8272"/>
                  </w:r>
                </w:p>
              </w:tc>
              <w:tc>
                <w:tcPr>
                  <w:tcW w:w="4614" w:type="dxa"/>
                  <w:noWrap/>
                  <w:vAlign w:val="bottom"/>
                  <w:hideMark/>
                </w:tcPr>
                <w:p w14:paraId="612D151B" w14:textId="611F9318" w:rsidR="007E3616" w:rsidRPr="000C1A69" w:rsidRDefault="007E3616" w:rsidP="003F04B7">
                  <w:pPr>
                    <w:tabs>
                      <w:tab w:val="left" w:pos="774"/>
                    </w:tabs>
                    <w:rPr>
                      <w:rFonts w:asciiTheme="minorHAnsi" w:hAnsiTheme="minorHAnsi"/>
                      <w:b/>
                      <w:bCs/>
                      <w:color w:val="000000"/>
                      <w:sz w:val="22"/>
                      <w:szCs w:val="22"/>
                      <w:lang w:eastAsia="en-AU"/>
                    </w:rPr>
                  </w:pPr>
                  <w:r w:rsidRPr="000C1A69">
                    <w:rPr>
                      <w:rFonts w:asciiTheme="minorHAnsi" w:hAnsiTheme="minorHAnsi"/>
                      <w:b/>
                      <w:bCs/>
                      <w:sz w:val="20"/>
                      <w:szCs w:val="20"/>
                    </w:rPr>
                    <w:t xml:space="preserve">• have not had any criminal conviction (excluding driving related convictions) in the last 5 years for fraud or dishonesty; theft or robbery; arson; damage or threatened damage to property; injury or threatened injury to persons; or for drugs or stolen goods </w:t>
                  </w:r>
                </w:p>
              </w:tc>
            </w:tr>
          </w:tbl>
          <w:p w14:paraId="11377711" w14:textId="2474F9C8" w:rsidR="007E3616" w:rsidRPr="000C1A69" w:rsidRDefault="007E3616" w:rsidP="007E3616">
            <w:pPr>
              <w:pStyle w:val="BodycopyCOI"/>
            </w:pPr>
          </w:p>
        </w:tc>
        <w:tc>
          <w:tcPr>
            <w:tcW w:w="1418" w:type="dxa"/>
            <w:tcBorders>
              <w:top w:val="single" w:sz="4" w:space="0" w:color="auto"/>
              <w:left w:val="single" w:sz="4" w:space="0" w:color="auto"/>
              <w:bottom w:val="single" w:sz="4" w:space="0" w:color="auto"/>
              <w:right w:val="single" w:sz="4" w:space="0" w:color="auto"/>
            </w:tcBorders>
          </w:tcPr>
          <w:p w14:paraId="2946B5C8" w14:textId="77777777" w:rsidR="0056467D" w:rsidRPr="005556B6" w:rsidRDefault="0056467D" w:rsidP="0056467D">
            <w:pPr>
              <w:tabs>
                <w:tab w:val="left" w:pos="1800"/>
              </w:tabs>
              <w:rPr>
                <w:rFonts w:ascii="Calibri" w:hAnsi="Calibri" w:cs="Calibri"/>
                <w:b/>
                <w:bCs/>
                <w:color w:val="000000" w:themeColor="text1"/>
                <w:sz w:val="20"/>
                <w:szCs w:val="20"/>
              </w:rPr>
            </w:pPr>
            <w:ins w:id="8282" w:author="sam sehgal" w:date="2024-08-20T14:01:00Z" w16du:dateUtc="2024-08-20T04:01:00Z">
              <w:r w:rsidRPr="005556B6">
                <w:rPr>
                  <w:rFonts w:ascii="Calibri" w:hAnsi="Calibri" w:cs="Calibri"/>
                  <w:b/>
                  <w:bCs/>
                  <w:color w:val="000000" w:themeColor="text1"/>
                  <w:sz w:val="20"/>
                  <w:szCs w:val="20"/>
                  <w:rPrChange w:id="8283" w:author="Sue Simnor (EXT Idiom)" w:date="2024-09-12T16:44:00Z" w16du:dateUtc="2024-09-12T06:44:00Z">
                    <w:rPr>
                      <w:rFonts w:ascii="Calibri" w:hAnsi="Calibri" w:cs="Calibri"/>
                      <w:b/>
                      <w:bCs/>
                      <w:color w:val="000000" w:themeColor="text1"/>
                      <w:sz w:val="20"/>
                      <w:szCs w:val="20"/>
                      <w:highlight w:val="darkCyan"/>
                    </w:rPr>
                  </w:rPrChange>
                </w:rPr>
                <w:t xml:space="preserve">Column 2  </w:t>
              </w:r>
            </w:ins>
            <w:r w:rsidRPr="005556B6">
              <w:rPr>
                <w:rFonts w:ascii="Calibri" w:hAnsi="Calibri" w:cs="Calibri"/>
                <w:b/>
                <w:bCs/>
                <w:color w:val="000000" w:themeColor="text1"/>
                <w:sz w:val="20"/>
                <w:szCs w:val="20"/>
              </w:rPr>
              <w:t>text logic</w:t>
            </w:r>
          </w:p>
          <w:p w14:paraId="5D7064A7" w14:textId="22C76817" w:rsidR="007645A5" w:rsidRPr="00927493" w:rsidRDefault="007645A5" w:rsidP="007E3616">
            <w:pPr>
              <w:tabs>
                <w:tab w:val="left" w:pos="1800"/>
              </w:tabs>
              <w:rPr>
                <w:rFonts w:ascii="Calibri" w:hAnsi="Calibri" w:cs="Calibri"/>
                <w:b/>
                <w:bCs/>
                <w:color w:val="000000" w:themeColor="text1"/>
                <w:sz w:val="20"/>
                <w:szCs w:val="20"/>
              </w:rPr>
            </w:pPr>
            <w:r w:rsidRPr="00927493">
              <w:rPr>
                <w:rFonts w:ascii="Calibri" w:hAnsi="Calibri" w:cs="Calibri"/>
                <w:b/>
                <w:bCs/>
                <w:color w:val="000000" w:themeColor="text1"/>
                <w:sz w:val="20"/>
                <w:szCs w:val="20"/>
              </w:rPr>
              <w:t>IF</w:t>
            </w:r>
          </w:p>
          <w:p w14:paraId="40DD31B4" w14:textId="0B8AEC38" w:rsidR="007E3616" w:rsidRPr="00927493" w:rsidRDefault="007E3616" w:rsidP="007E3616">
            <w:pPr>
              <w:tabs>
                <w:tab w:val="left" w:pos="1800"/>
              </w:tabs>
              <w:rPr>
                <w:rFonts w:ascii="Calibri" w:hAnsi="Calibri" w:cs="Calibri"/>
                <w:color w:val="000000" w:themeColor="text1"/>
                <w:sz w:val="20"/>
                <w:szCs w:val="20"/>
              </w:rPr>
            </w:pPr>
            <w:r w:rsidRPr="00927493">
              <w:rPr>
                <w:rFonts w:ascii="Calibri" w:hAnsi="Calibri" w:cs="Calibri"/>
                <w:color w:val="000000" w:themeColor="text1"/>
                <w:sz w:val="20"/>
                <w:szCs w:val="20"/>
              </w:rPr>
              <w:t>&lt;HasAnyCriminalConviction</w:t>
            </w:r>
            <w:ins w:id="8284" w:author="Sam Sehgal (EXT Idiom)" w:date="2024-09-13T14:42:00Z" w16du:dateUtc="2024-09-13T04:42:00Z">
              <w:r w:rsidR="00A83CAF" w:rsidRPr="00927493">
                <w:rPr>
                  <w:rFonts w:ascii="Calibri" w:hAnsi="Calibri" w:cs="Calibri"/>
                  <w:color w:val="000000" w:themeColor="text1"/>
                  <w:sz w:val="20"/>
                  <w:szCs w:val="20"/>
                </w:rPr>
                <w:t>Code</w:t>
              </w:r>
            </w:ins>
            <w:r w:rsidRPr="00927493">
              <w:rPr>
                <w:rFonts w:ascii="Calibri" w:hAnsi="Calibri" w:cs="Calibri"/>
                <w:color w:val="000000" w:themeColor="text1"/>
                <w:sz w:val="20"/>
                <w:szCs w:val="20"/>
              </w:rPr>
              <w:t>&gt; = “2|CriminalFalse”</w:t>
            </w:r>
          </w:p>
          <w:p w14:paraId="00C8B06B" w14:textId="0291AD60" w:rsidR="007E3616" w:rsidRPr="005556B6" w:rsidRDefault="007E3616" w:rsidP="007E3616">
            <w:pPr>
              <w:tabs>
                <w:tab w:val="left" w:pos="1800"/>
              </w:tabs>
              <w:rPr>
                <w:rFonts w:ascii="Calibri" w:hAnsi="Calibri" w:cs="Calibri"/>
                <w:color w:val="000000" w:themeColor="text1"/>
                <w:sz w:val="20"/>
                <w:szCs w:val="20"/>
              </w:rPr>
            </w:pPr>
            <w:r w:rsidRPr="00927493">
              <w:rPr>
                <w:rFonts w:ascii="Calibri" w:hAnsi="Calibri" w:cs="Calibri"/>
                <w:b/>
                <w:bCs/>
                <w:color w:val="000000" w:themeColor="text1"/>
                <w:sz w:val="20"/>
                <w:szCs w:val="20"/>
              </w:rPr>
              <w:t>THEN</w:t>
            </w:r>
            <w:r w:rsidRPr="00927493">
              <w:rPr>
                <w:rFonts w:ascii="Calibri" w:hAnsi="Calibri" w:cs="Calibri"/>
                <w:color w:val="000000" w:themeColor="text1"/>
                <w:sz w:val="20"/>
                <w:szCs w:val="20"/>
              </w:rPr>
              <w:t xml:space="preserve"> display</w:t>
            </w:r>
          </w:p>
          <w:p w14:paraId="2E24AD2C" w14:textId="4059318F" w:rsidR="007E3616" w:rsidRPr="000C1A69" w:rsidRDefault="007E3616" w:rsidP="007E3616">
            <w:pPr>
              <w:tabs>
                <w:tab w:val="left" w:pos="1800"/>
              </w:tabs>
              <w:rPr>
                <w:rFonts w:ascii="Calibri" w:hAnsi="Calibri" w:cs="Calibri"/>
                <w:b/>
                <w:bCs/>
                <w:color w:val="000000" w:themeColor="text1"/>
                <w:sz w:val="20"/>
                <w:szCs w:val="20"/>
              </w:rPr>
            </w:pPr>
          </w:p>
          <w:p w14:paraId="17DF8B97" w14:textId="29645061" w:rsidR="007E3616" w:rsidRPr="000C1A69" w:rsidRDefault="007E3616" w:rsidP="007E3616">
            <w:pPr>
              <w:tabs>
                <w:tab w:val="left" w:pos="1800"/>
              </w:tabs>
              <w:rPr>
                <w:rFonts w:ascii="Calibri" w:hAnsi="Calibri" w:cs="Calibri"/>
                <w:color w:val="000000" w:themeColor="text1"/>
                <w:sz w:val="20"/>
                <w:szCs w:val="20"/>
              </w:rPr>
            </w:pPr>
          </w:p>
        </w:tc>
        <w:tc>
          <w:tcPr>
            <w:tcW w:w="1843" w:type="dxa"/>
            <w:tcBorders>
              <w:top w:val="single" w:sz="4" w:space="0" w:color="auto"/>
              <w:left w:val="single" w:sz="4" w:space="0" w:color="auto"/>
              <w:bottom w:val="single" w:sz="4" w:space="0" w:color="auto"/>
              <w:right w:val="single" w:sz="4" w:space="0" w:color="auto"/>
            </w:tcBorders>
          </w:tcPr>
          <w:p w14:paraId="0963BBBF" w14:textId="43485AC8" w:rsidR="007E3616" w:rsidRPr="000C1A69" w:rsidRDefault="007E3616" w:rsidP="007E3616">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Column 1 Bodycopy_COI</w:t>
            </w:r>
          </w:p>
          <w:p w14:paraId="522649E1" w14:textId="49CF91FB" w:rsidR="007E3616" w:rsidRPr="000C1A69" w:rsidRDefault="007E3616" w:rsidP="007E3616">
            <w:pPr>
              <w:tabs>
                <w:tab w:val="left" w:pos="1800"/>
              </w:tabs>
              <w:rPr>
                <w:rFonts w:asciiTheme="minorHAnsi" w:hAnsiTheme="minorHAnsi" w:cstheme="minorHAnsi"/>
                <w:bCs/>
                <w:sz w:val="20"/>
                <w:szCs w:val="20"/>
              </w:rPr>
            </w:pPr>
          </w:p>
          <w:p w14:paraId="21ED1F1F" w14:textId="5DD8CBE8" w:rsidR="007E3616" w:rsidRPr="000C1A69" w:rsidRDefault="007E3616" w:rsidP="007E3616">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Column 2: Bullet_1_B_COI</w:t>
            </w:r>
          </w:p>
          <w:p w14:paraId="75FACD1C" w14:textId="61136E94" w:rsidR="007E3616" w:rsidRPr="000C1A69" w:rsidRDefault="007E3616" w:rsidP="007E3616">
            <w:pPr>
              <w:tabs>
                <w:tab w:val="left" w:pos="1800"/>
              </w:tabs>
              <w:rPr>
                <w:rFonts w:asciiTheme="minorHAnsi" w:hAnsiTheme="minorHAnsi" w:cstheme="minorHAnsi"/>
                <w:bCs/>
                <w:strike/>
                <w:sz w:val="20"/>
                <w:szCs w:val="20"/>
              </w:rPr>
            </w:pPr>
          </w:p>
        </w:tc>
      </w:tr>
      <w:tr w:rsidR="00F374FD" w:rsidRPr="00BD6987" w14:paraId="547A25AD"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2D2B33C3" w14:textId="7E99BA62" w:rsidR="00F374FD" w:rsidRPr="00EB124F" w:rsidRDefault="00983B8D" w:rsidP="00F374FD">
            <w:pPr>
              <w:tabs>
                <w:tab w:val="left" w:pos="1800"/>
              </w:tabs>
              <w:rPr>
                <w:rFonts w:asciiTheme="minorHAnsi" w:hAnsiTheme="minorHAnsi" w:cstheme="minorHAnsi"/>
                <w:bCs/>
                <w:sz w:val="20"/>
                <w:szCs w:val="20"/>
              </w:rPr>
            </w:pPr>
            <w:r w:rsidRPr="00EB124F">
              <w:rPr>
                <w:rFonts w:asciiTheme="minorHAnsi" w:hAnsiTheme="minorHAnsi" w:cstheme="minorHAnsi"/>
                <w:bCs/>
                <w:sz w:val="20"/>
                <w:szCs w:val="20"/>
              </w:rPr>
              <w:t>DDH 12</w:t>
            </w:r>
          </w:p>
        </w:tc>
        <w:tc>
          <w:tcPr>
            <w:tcW w:w="2243" w:type="dxa"/>
            <w:tcBorders>
              <w:top w:val="single" w:sz="4" w:space="0" w:color="auto"/>
              <w:left w:val="single" w:sz="4" w:space="0" w:color="auto"/>
              <w:bottom w:val="single" w:sz="4" w:space="0" w:color="auto"/>
              <w:right w:val="single" w:sz="4" w:space="0" w:color="auto"/>
            </w:tcBorders>
          </w:tcPr>
          <w:p w14:paraId="6D6D9DF3" w14:textId="77777777" w:rsidR="00F374FD" w:rsidRPr="00EB124F" w:rsidRDefault="00F374FD" w:rsidP="00F374FD">
            <w:pPr>
              <w:tabs>
                <w:tab w:val="left" w:pos="1800"/>
              </w:tabs>
              <w:rPr>
                <w:rFonts w:ascii="Calibri" w:hAnsi="Calibri" w:cs="Calibri"/>
                <w:strike/>
                <w:sz w:val="20"/>
                <w:szCs w:val="20"/>
                <w:rPrChange w:id="8285" w:author="sam sehgal" w:date="2024-12-19T10:07:00Z" w16du:dateUtc="2024-12-18T23:07:00Z">
                  <w:rPr>
                    <w:rFonts w:ascii="Calibri" w:hAnsi="Calibri" w:cs="Calibri"/>
                    <w:strike/>
                    <w:sz w:val="20"/>
                    <w:szCs w:val="20"/>
                    <w:highlight w:val="yellow"/>
                  </w:rPr>
                </w:rPrChange>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F374FD" w:rsidRPr="00EB124F" w14:paraId="528A4596" w14:textId="77777777">
              <w:trPr>
                <w:trHeight w:val="140"/>
              </w:trPr>
              <w:tc>
                <w:tcPr>
                  <w:tcW w:w="2904" w:type="dxa"/>
                  <w:noWrap/>
                  <w:hideMark/>
                </w:tcPr>
                <w:p w14:paraId="5CFC02F1" w14:textId="77777777" w:rsidR="00F374FD" w:rsidRPr="00EB124F" w:rsidRDefault="00F374FD" w:rsidP="00F374FD">
                  <w:pPr>
                    <w:pStyle w:val="BodycopyCOI"/>
                    <w:rPr>
                      <w:b/>
                      <w:bCs/>
                    </w:rPr>
                  </w:pPr>
                  <w:commentRangeStart w:id="8286"/>
                  <w:commentRangeStart w:id="8287"/>
                  <w:commentRangeStart w:id="8288"/>
                  <w:commentRangeStart w:id="8289"/>
                  <w:commentRangeStart w:id="8290"/>
                  <w:r w:rsidRPr="00EB124F">
                    <w:t>You have told us</w:t>
                  </w:r>
                  <w:commentRangeEnd w:id="8286"/>
                  <w:r w:rsidRPr="00EB124F">
                    <w:rPr>
                      <w:rStyle w:val="CommentReference"/>
                      <w:sz w:val="18"/>
                      <w:szCs w:val="18"/>
                    </w:rPr>
                    <w:commentReference w:id="8286"/>
                  </w:r>
                  <w:commentRangeEnd w:id="8287"/>
                  <w:r w:rsidRPr="00EB124F">
                    <w:rPr>
                      <w:rStyle w:val="CommentReference"/>
                      <w:sz w:val="18"/>
                      <w:szCs w:val="18"/>
                    </w:rPr>
                    <w:commentReference w:id="8287"/>
                  </w:r>
                  <w:commentRangeEnd w:id="8288"/>
                  <w:r w:rsidRPr="00EB124F">
                    <w:rPr>
                      <w:rStyle w:val="CommentReference"/>
                      <w:sz w:val="18"/>
                      <w:szCs w:val="18"/>
                    </w:rPr>
                    <w:commentReference w:id="8288"/>
                  </w:r>
                  <w:r w:rsidRPr="00EB124F">
                    <w:t xml:space="preserve"> that</w:t>
                  </w:r>
                  <w:commentRangeStart w:id="8291"/>
                  <w:commentRangeStart w:id="8292"/>
                  <w:r w:rsidRPr="00EB124F">
                    <w:t xml:space="preserve"> all policyholders </w:t>
                  </w:r>
                  <w:commentRangeEnd w:id="8291"/>
                  <w:r w:rsidRPr="00EB124F">
                    <w:rPr>
                      <w:rStyle w:val="CommentReference"/>
                      <w:sz w:val="18"/>
                      <w:szCs w:val="18"/>
                    </w:rPr>
                    <w:commentReference w:id="8291"/>
                  </w:r>
                  <w:commentRangeEnd w:id="8292"/>
                  <w:r w:rsidRPr="00EB124F">
                    <w:rPr>
                      <w:rStyle w:val="CommentReference"/>
                      <w:sz w:val="18"/>
                      <w:szCs w:val="18"/>
                    </w:rPr>
                    <w:commentReference w:id="8292"/>
                  </w:r>
                  <w:r w:rsidRPr="00EB124F">
                    <w:t xml:space="preserve">and/or any other declared </w:t>
                  </w:r>
                  <w:commentRangeStart w:id="8293"/>
                  <w:commentRangeStart w:id="8294"/>
                  <w:commentRangeStart w:id="8295"/>
                  <w:commentRangeStart w:id="8296"/>
                  <w:commentRangeStart w:id="8297"/>
                  <w:commentRangeStart w:id="8298"/>
                  <w:r w:rsidRPr="00EB124F">
                    <w:t xml:space="preserve">drivers </w:t>
                  </w:r>
                  <w:commentRangeEnd w:id="8293"/>
                  <w:r w:rsidRPr="00EB124F">
                    <w:rPr>
                      <w:rStyle w:val="CommentReference"/>
                      <w:sz w:val="18"/>
                      <w:szCs w:val="18"/>
                    </w:rPr>
                    <w:commentReference w:id="8293"/>
                  </w:r>
                  <w:commentRangeEnd w:id="8294"/>
                  <w:r w:rsidRPr="00EB124F">
                    <w:rPr>
                      <w:rStyle w:val="CommentReference"/>
                      <w:sz w:val="18"/>
                      <w:szCs w:val="18"/>
                    </w:rPr>
                    <w:commentReference w:id="8294"/>
                  </w:r>
                  <w:commentRangeEnd w:id="8295"/>
                  <w:r w:rsidRPr="00EB124F">
                    <w:rPr>
                      <w:rStyle w:val="CommentReference"/>
                      <w:sz w:val="18"/>
                      <w:szCs w:val="18"/>
                    </w:rPr>
                    <w:commentReference w:id="8295"/>
                  </w:r>
                  <w:commentRangeEnd w:id="8296"/>
                  <w:r w:rsidRPr="00EB124F">
                    <w:rPr>
                      <w:rStyle w:val="CommentReference"/>
                      <w:sz w:val="18"/>
                      <w:szCs w:val="18"/>
                    </w:rPr>
                    <w:commentReference w:id="8296"/>
                  </w:r>
                  <w:commentRangeEnd w:id="8297"/>
                  <w:r w:rsidRPr="00EB124F">
                    <w:rPr>
                      <w:rStyle w:val="CommentReference"/>
                      <w:sz w:val="18"/>
                      <w:szCs w:val="18"/>
                    </w:rPr>
                    <w:commentReference w:id="8297"/>
                  </w:r>
                  <w:commentRangeEnd w:id="8298"/>
                  <w:r w:rsidRPr="00EB124F">
                    <w:rPr>
                      <w:rStyle w:val="CommentReference"/>
                      <w:sz w:val="18"/>
                      <w:szCs w:val="18"/>
                    </w:rPr>
                    <w:commentReference w:id="8298"/>
                  </w:r>
                  <w:r w:rsidRPr="00EB124F">
                    <w:t>of this car:</w:t>
                  </w:r>
                  <w:commentRangeEnd w:id="8289"/>
                  <w:r w:rsidRPr="00EB124F">
                    <w:rPr>
                      <w:rStyle w:val="CommentReference"/>
                      <w:b/>
                      <w:bCs/>
                      <w:sz w:val="18"/>
                      <w:szCs w:val="18"/>
                    </w:rPr>
                    <w:commentReference w:id="8289"/>
                  </w:r>
                  <w:commentRangeEnd w:id="8290"/>
                  <w:r w:rsidRPr="00EB124F">
                    <w:rPr>
                      <w:rStyle w:val="CommentReference"/>
                      <w:b/>
                      <w:bCs/>
                      <w:sz w:val="18"/>
                      <w:szCs w:val="18"/>
                    </w:rPr>
                    <w:commentReference w:id="8290"/>
                  </w:r>
                </w:p>
              </w:tc>
              <w:tc>
                <w:tcPr>
                  <w:tcW w:w="4614" w:type="dxa"/>
                  <w:noWrap/>
                  <w:vAlign w:val="bottom"/>
                  <w:hideMark/>
                </w:tcPr>
                <w:p w14:paraId="4B09D056" w14:textId="77777777" w:rsidR="00F374FD" w:rsidRPr="00EB124F" w:rsidRDefault="00F374FD" w:rsidP="00F374FD">
                  <w:pPr>
                    <w:tabs>
                      <w:tab w:val="left" w:pos="774"/>
                    </w:tabs>
                    <w:rPr>
                      <w:rFonts w:asciiTheme="minorHAnsi" w:hAnsiTheme="minorHAnsi"/>
                      <w:b/>
                      <w:bCs/>
                      <w:color w:val="000000"/>
                      <w:sz w:val="22"/>
                      <w:szCs w:val="22"/>
                      <w:lang w:eastAsia="en-AU"/>
                    </w:rPr>
                  </w:pPr>
                  <w:r w:rsidRPr="00EB124F">
                    <w:rPr>
                      <w:rFonts w:asciiTheme="minorHAnsi" w:hAnsiTheme="minorHAnsi"/>
                      <w:b/>
                      <w:bCs/>
                      <w:sz w:val="20"/>
                      <w:szCs w:val="20"/>
                    </w:rPr>
                    <w:t xml:space="preserve">• have not had any criminal conviction (excluding driving related convictions) in the last 5 years for fraud or dishonesty; theft or robbery; arson; damage or threatened damage to property; injury or threatened injury to persons; or for drugs or stolen goods </w:t>
                  </w:r>
                </w:p>
              </w:tc>
            </w:tr>
          </w:tbl>
          <w:p w14:paraId="21515283" w14:textId="77777777" w:rsidR="00F374FD" w:rsidRPr="00EB124F" w:rsidRDefault="00F374FD" w:rsidP="00F374FD">
            <w:pPr>
              <w:pStyle w:val="BodycopyCOI"/>
            </w:pPr>
          </w:p>
        </w:tc>
        <w:tc>
          <w:tcPr>
            <w:tcW w:w="1418" w:type="dxa"/>
            <w:tcBorders>
              <w:top w:val="single" w:sz="4" w:space="0" w:color="auto"/>
              <w:left w:val="single" w:sz="4" w:space="0" w:color="auto"/>
              <w:bottom w:val="single" w:sz="4" w:space="0" w:color="auto"/>
              <w:right w:val="single" w:sz="4" w:space="0" w:color="auto"/>
            </w:tcBorders>
          </w:tcPr>
          <w:p w14:paraId="62089309" w14:textId="77777777" w:rsidR="00F374FD" w:rsidRPr="00EB124F" w:rsidRDefault="00F374FD" w:rsidP="00F374FD">
            <w:pPr>
              <w:tabs>
                <w:tab w:val="left" w:pos="1800"/>
              </w:tabs>
              <w:rPr>
                <w:rFonts w:ascii="Calibri" w:hAnsi="Calibri" w:cs="Calibri"/>
                <w:b/>
                <w:bCs/>
                <w:color w:val="000000" w:themeColor="text1"/>
                <w:sz w:val="20"/>
                <w:szCs w:val="20"/>
              </w:rPr>
            </w:pPr>
            <w:r w:rsidRPr="00EB124F">
              <w:rPr>
                <w:rFonts w:ascii="Calibri" w:hAnsi="Calibri" w:cs="Calibri"/>
                <w:b/>
                <w:bCs/>
                <w:color w:val="000000" w:themeColor="text1"/>
                <w:sz w:val="20"/>
                <w:szCs w:val="20"/>
              </w:rPr>
              <w:t>Column 2  text logic</w:t>
            </w:r>
          </w:p>
          <w:p w14:paraId="7DFDB4EE" w14:textId="77777777" w:rsidR="00F374FD" w:rsidRPr="00EB124F" w:rsidRDefault="00F374FD" w:rsidP="00F374FD">
            <w:pPr>
              <w:tabs>
                <w:tab w:val="left" w:pos="1800"/>
              </w:tabs>
              <w:rPr>
                <w:rFonts w:ascii="Calibri" w:hAnsi="Calibri" w:cs="Calibri"/>
                <w:color w:val="000000" w:themeColor="text1"/>
                <w:sz w:val="20"/>
                <w:szCs w:val="20"/>
                <w:rPrChange w:id="8300" w:author="sam sehgal" w:date="2024-12-19T10:07:00Z" w16du:dateUtc="2024-12-18T23:07:00Z">
                  <w:rPr>
                    <w:rFonts w:ascii="Calibri" w:hAnsi="Calibri" w:cs="Calibri"/>
                    <w:color w:val="000000" w:themeColor="text1"/>
                    <w:sz w:val="20"/>
                    <w:szCs w:val="20"/>
                    <w:highlight w:val="cyan"/>
                  </w:rPr>
                </w:rPrChange>
              </w:rPr>
            </w:pPr>
            <w:r w:rsidRPr="00EB124F">
              <w:rPr>
                <w:rFonts w:ascii="Calibri" w:hAnsi="Calibri" w:cs="Calibri"/>
                <w:color w:val="000000" w:themeColor="text1"/>
                <w:sz w:val="20"/>
                <w:szCs w:val="20"/>
                <w:rPrChange w:id="8301" w:author="sam sehgal" w:date="2024-12-19T10:07:00Z" w16du:dateUtc="2024-12-18T23:07:00Z">
                  <w:rPr>
                    <w:rFonts w:ascii="Calibri" w:hAnsi="Calibri" w:cs="Calibri"/>
                    <w:color w:val="000000" w:themeColor="text1"/>
                    <w:sz w:val="20"/>
                    <w:szCs w:val="20"/>
                    <w:highlight w:val="cyan"/>
                  </w:rPr>
                </w:rPrChange>
              </w:rPr>
              <w:t>IF</w:t>
            </w:r>
          </w:p>
          <w:p w14:paraId="0913078C" w14:textId="77777777" w:rsidR="00F374FD" w:rsidRPr="00EB124F" w:rsidRDefault="00F374FD" w:rsidP="00F374FD">
            <w:pPr>
              <w:tabs>
                <w:tab w:val="left" w:pos="1800"/>
              </w:tabs>
              <w:rPr>
                <w:rFonts w:ascii="Calibri" w:hAnsi="Calibri" w:cs="Calibri"/>
                <w:color w:val="000000" w:themeColor="text1"/>
                <w:sz w:val="20"/>
                <w:szCs w:val="20"/>
                <w:rPrChange w:id="8302" w:author="sam sehgal" w:date="2024-12-19T10:07:00Z" w16du:dateUtc="2024-12-18T23:07:00Z">
                  <w:rPr>
                    <w:rFonts w:ascii="Calibri" w:hAnsi="Calibri" w:cs="Calibri"/>
                    <w:color w:val="000000" w:themeColor="text1"/>
                    <w:sz w:val="20"/>
                    <w:szCs w:val="20"/>
                    <w:highlight w:val="cyan"/>
                  </w:rPr>
                </w:rPrChange>
              </w:rPr>
            </w:pPr>
            <w:r w:rsidRPr="00EB124F">
              <w:rPr>
                <w:rFonts w:ascii="Calibri" w:hAnsi="Calibri" w:cs="Calibri"/>
                <w:color w:val="000000" w:themeColor="text1"/>
                <w:sz w:val="20"/>
                <w:szCs w:val="20"/>
                <w:rPrChange w:id="8303" w:author="sam sehgal" w:date="2024-12-19T10:07:00Z" w16du:dateUtc="2024-12-18T23:07:00Z">
                  <w:rPr>
                    <w:rFonts w:ascii="Calibri" w:hAnsi="Calibri" w:cs="Calibri"/>
                    <w:color w:val="000000" w:themeColor="text1"/>
                    <w:sz w:val="20"/>
                    <w:szCs w:val="20"/>
                    <w:highlight w:val="cyan"/>
                  </w:rPr>
                </w:rPrChange>
              </w:rPr>
              <w:t>&lt;HasAnyCriminalConvictionCode&gt; = “1|CriminalTrue”</w:t>
            </w:r>
          </w:p>
          <w:p w14:paraId="3A154DB7" w14:textId="77777777" w:rsidR="00F374FD" w:rsidRPr="00EB124F" w:rsidRDefault="00F374FD" w:rsidP="00F374FD">
            <w:pPr>
              <w:tabs>
                <w:tab w:val="left" w:pos="1800"/>
              </w:tabs>
              <w:rPr>
                <w:rFonts w:ascii="Calibri" w:hAnsi="Calibri" w:cs="Calibri"/>
                <w:b/>
                <w:bCs/>
                <w:color w:val="000000" w:themeColor="text1"/>
                <w:sz w:val="20"/>
                <w:szCs w:val="20"/>
                <w:rPrChange w:id="8304" w:author="sam sehgal" w:date="2024-12-19T10:07:00Z" w16du:dateUtc="2024-12-18T23:07:00Z">
                  <w:rPr>
                    <w:rFonts w:ascii="Calibri" w:hAnsi="Calibri" w:cs="Calibri"/>
                    <w:b/>
                    <w:bCs/>
                    <w:color w:val="000000" w:themeColor="text1"/>
                    <w:sz w:val="20"/>
                    <w:szCs w:val="20"/>
                    <w:highlight w:val="cyan"/>
                  </w:rPr>
                </w:rPrChange>
              </w:rPr>
            </w:pPr>
            <w:r w:rsidRPr="00EB124F">
              <w:rPr>
                <w:rFonts w:ascii="Calibri" w:hAnsi="Calibri" w:cs="Calibri"/>
                <w:b/>
                <w:bCs/>
                <w:color w:val="000000" w:themeColor="text1"/>
                <w:sz w:val="20"/>
                <w:szCs w:val="20"/>
                <w:rPrChange w:id="8305" w:author="sam sehgal" w:date="2024-12-19T10:07:00Z" w16du:dateUtc="2024-12-18T23:07:00Z">
                  <w:rPr>
                    <w:rFonts w:ascii="Calibri" w:hAnsi="Calibri" w:cs="Calibri"/>
                    <w:b/>
                    <w:bCs/>
                    <w:color w:val="000000" w:themeColor="text1"/>
                    <w:sz w:val="20"/>
                    <w:szCs w:val="20"/>
                    <w:highlight w:val="cyan"/>
                  </w:rPr>
                </w:rPrChange>
              </w:rPr>
              <w:t>AND</w:t>
            </w:r>
          </w:p>
          <w:p w14:paraId="5E5346BC" w14:textId="6BB51601" w:rsidR="00F374FD" w:rsidRPr="00EB124F" w:rsidRDefault="00F374FD" w:rsidP="00F374FD">
            <w:pPr>
              <w:tabs>
                <w:tab w:val="left" w:pos="1800"/>
              </w:tabs>
              <w:rPr>
                <w:rFonts w:ascii="Calibri" w:hAnsi="Calibri" w:cs="Calibri"/>
                <w:color w:val="000000" w:themeColor="text1"/>
                <w:sz w:val="20"/>
                <w:szCs w:val="20"/>
                <w:rPrChange w:id="8306" w:author="sam sehgal" w:date="2024-12-19T10:07:00Z" w16du:dateUtc="2024-12-18T23:07:00Z">
                  <w:rPr>
                    <w:rFonts w:ascii="Calibri" w:hAnsi="Calibri" w:cs="Calibri"/>
                    <w:color w:val="000000" w:themeColor="text1"/>
                    <w:sz w:val="20"/>
                    <w:szCs w:val="20"/>
                    <w:highlight w:val="cyan"/>
                  </w:rPr>
                </w:rPrChange>
              </w:rPr>
            </w:pPr>
            <w:r w:rsidRPr="00EB124F">
              <w:rPr>
                <w:rFonts w:ascii="Calibri" w:hAnsi="Calibri" w:cs="Calibri"/>
                <w:color w:val="000000" w:themeColor="text1"/>
                <w:sz w:val="20"/>
                <w:szCs w:val="20"/>
                <w:rPrChange w:id="8307" w:author="sam sehgal" w:date="2024-12-19T10:07:00Z" w16du:dateUtc="2024-12-18T23:07:00Z">
                  <w:rPr>
                    <w:rFonts w:ascii="Calibri" w:hAnsi="Calibri" w:cs="Calibri"/>
                    <w:color w:val="000000" w:themeColor="text1"/>
                    <w:sz w:val="20"/>
                    <w:szCs w:val="20"/>
                    <w:highlight w:val="cyan"/>
                  </w:rPr>
                </w:rPrChange>
              </w:rPr>
              <w:t>&lt;ConvictionTypeCode&gt; = “</w:t>
            </w:r>
            <w:r w:rsidRPr="00EB124F">
              <w:rPr>
                <w:rFonts w:ascii="Calibri" w:hAnsi="Calibri" w:cs="Calibri"/>
                <w:color w:val="000000" w:themeColor="text1"/>
                <w:sz w:val="20"/>
                <w:szCs w:val="20"/>
              </w:rPr>
              <w:t>7|Noneoftheabove</w:t>
            </w:r>
            <w:r w:rsidRPr="00EB124F">
              <w:rPr>
                <w:rFonts w:ascii="Calibri" w:hAnsi="Calibri" w:cs="Calibri"/>
                <w:color w:val="000000" w:themeColor="text1"/>
                <w:sz w:val="20"/>
                <w:szCs w:val="20"/>
                <w:rPrChange w:id="8308" w:author="sam sehgal" w:date="2024-12-19T10:07:00Z" w16du:dateUtc="2024-12-18T23:07:00Z">
                  <w:rPr>
                    <w:rFonts w:ascii="Calibri" w:hAnsi="Calibri" w:cs="Calibri"/>
                    <w:color w:val="000000" w:themeColor="text1"/>
                    <w:sz w:val="20"/>
                    <w:szCs w:val="20"/>
                    <w:highlight w:val="cyan"/>
                  </w:rPr>
                </w:rPrChange>
              </w:rPr>
              <w:t>”</w:t>
            </w:r>
          </w:p>
          <w:p w14:paraId="3BCD91A9" w14:textId="77777777" w:rsidR="00F374FD" w:rsidRPr="00EB124F" w:rsidRDefault="00F374FD" w:rsidP="00F374FD">
            <w:pPr>
              <w:tabs>
                <w:tab w:val="left" w:pos="1800"/>
              </w:tabs>
              <w:rPr>
                <w:rFonts w:ascii="Calibri" w:hAnsi="Calibri" w:cs="Calibri"/>
                <w:color w:val="000000" w:themeColor="text1"/>
                <w:sz w:val="20"/>
                <w:szCs w:val="20"/>
                <w:rPrChange w:id="8309" w:author="sam sehgal" w:date="2024-12-19T10:07:00Z" w16du:dateUtc="2024-12-18T23:07:00Z">
                  <w:rPr>
                    <w:rFonts w:ascii="Calibri" w:hAnsi="Calibri" w:cs="Calibri"/>
                    <w:color w:val="000000" w:themeColor="text1"/>
                    <w:sz w:val="20"/>
                    <w:szCs w:val="20"/>
                    <w:highlight w:val="cyan"/>
                  </w:rPr>
                </w:rPrChange>
              </w:rPr>
            </w:pPr>
            <w:r w:rsidRPr="00EB124F">
              <w:rPr>
                <w:rFonts w:ascii="Calibri" w:hAnsi="Calibri" w:cs="Calibri"/>
                <w:b/>
                <w:bCs/>
                <w:color w:val="000000" w:themeColor="text1"/>
                <w:sz w:val="20"/>
                <w:szCs w:val="20"/>
                <w:rPrChange w:id="8310" w:author="sam sehgal" w:date="2024-12-19T10:07:00Z" w16du:dateUtc="2024-12-18T23:07:00Z">
                  <w:rPr>
                    <w:rFonts w:ascii="Calibri" w:hAnsi="Calibri" w:cs="Calibri"/>
                    <w:b/>
                    <w:bCs/>
                    <w:color w:val="000000" w:themeColor="text1"/>
                    <w:sz w:val="20"/>
                    <w:szCs w:val="20"/>
                    <w:highlight w:val="cyan"/>
                  </w:rPr>
                </w:rPrChange>
              </w:rPr>
              <w:t>THEN</w:t>
            </w:r>
            <w:r w:rsidRPr="00EB124F">
              <w:rPr>
                <w:rFonts w:ascii="Calibri" w:hAnsi="Calibri" w:cs="Calibri"/>
                <w:color w:val="000000" w:themeColor="text1"/>
                <w:sz w:val="20"/>
                <w:szCs w:val="20"/>
                <w:rPrChange w:id="8311" w:author="sam sehgal" w:date="2024-12-19T10:07:00Z" w16du:dateUtc="2024-12-18T23:07:00Z">
                  <w:rPr>
                    <w:rFonts w:ascii="Calibri" w:hAnsi="Calibri" w:cs="Calibri"/>
                    <w:color w:val="000000" w:themeColor="text1"/>
                    <w:sz w:val="20"/>
                    <w:szCs w:val="20"/>
                    <w:highlight w:val="cyan"/>
                  </w:rPr>
                </w:rPrChange>
              </w:rPr>
              <w:t xml:space="preserve"> display</w:t>
            </w:r>
          </w:p>
          <w:p w14:paraId="5859C16E" w14:textId="77777777" w:rsidR="00F374FD" w:rsidRPr="00EB124F" w:rsidRDefault="00F374FD" w:rsidP="00F374FD">
            <w:pPr>
              <w:tabs>
                <w:tab w:val="left" w:pos="1800"/>
              </w:tabs>
              <w:rPr>
                <w:rFonts w:ascii="Calibri" w:hAnsi="Calibri" w:cs="Calibri"/>
                <w:b/>
                <w:bCs/>
                <w:color w:val="000000" w:themeColor="text1"/>
                <w:sz w:val="20"/>
                <w:szCs w:val="20"/>
              </w:rPr>
            </w:pPr>
          </w:p>
          <w:p w14:paraId="47D74055" w14:textId="77777777" w:rsidR="00F374FD" w:rsidRPr="00EB124F" w:rsidRDefault="00F374FD" w:rsidP="00F374FD">
            <w:pPr>
              <w:tabs>
                <w:tab w:val="left" w:pos="1800"/>
              </w:tabs>
              <w:rPr>
                <w:rFonts w:ascii="Calibri" w:hAnsi="Calibri" w:cs="Calibri"/>
                <w:b/>
                <w:bCs/>
                <w:color w:val="000000" w:themeColor="text1"/>
                <w:sz w:val="20"/>
                <w:szCs w:val="20"/>
              </w:rPr>
            </w:pPr>
          </w:p>
        </w:tc>
        <w:tc>
          <w:tcPr>
            <w:tcW w:w="1843" w:type="dxa"/>
            <w:tcBorders>
              <w:top w:val="single" w:sz="4" w:space="0" w:color="auto"/>
              <w:left w:val="single" w:sz="4" w:space="0" w:color="auto"/>
              <w:bottom w:val="single" w:sz="4" w:space="0" w:color="auto"/>
              <w:right w:val="single" w:sz="4" w:space="0" w:color="auto"/>
            </w:tcBorders>
          </w:tcPr>
          <w:p w14:paraId="065E8C48" w14:textId="77777777" w:rsidR="00F374FD" w:rsidRPr="00EB124F" w:rsidRDefault="00F374FD" w:rsidP="00F374FD">
            <w:pPr>
              <w:tabs>
                <w:tab w:val="left" w:pos="1800"/>
              </w:tabs>
              <w:rPr>
                <w:rFonts w:asciiTheme="minorHAnsi" w:hAnsiTheme="minorHAnsi" w:cstheme="minorHAnsi"/>
                <w:bCs/>
                <w:sz w:val="20"/>
                <w:szCs w:val="20"/>
              </w:rPr>
            </w:pPr>
            <w:r w:rsidRPr="00EB124F">
              <w:rPr>
                <w:rFonts w:asciiTheme="minorHAnsi" w:hAnsiTheme="minorHAnsi" w:cstheme="minorHAnsi"/>
                <w:bCs/>
                <w:sz w:val="20"/>
                <w:szCs w:val="20"/>
              </w:rPr>
              <w:t>Column 1 Bodycopy_COI</w:t>
            </w:r>
          </w:p>
          <w:p w14:paraId="7438482C" w14:textId="77777777" w:rsidR="00F374FD" w:rsidRPr="00EB124F" w:rsidRDefault="00F374FD" w:rsidP="00F374FD">
            <w:pPr>
              <w:tabs>
                <w:tab w:val="left" w:pos="1800"/>
              </w:tabs>
              <w:rPr>
                <w:rFonts w:asciiTheme="minorHAnsi" w:hAnsiTheme="minorHAnsi" w:cstheme="minorHAnsi"/>
                <w:bCs/>
                <w:sz w:val="20"/>
                <w:szCs w:val="20"/>
              </w:rPr>
            </w:pPr>
          </w:p>
          <w:p w14:paraId="2E35ABA8" w14:textId="77777777" w:rsidR="00F374FD" w:rsidRPr="00EB124F" w:rsidRDefault="00F374FD" w:rsidP="00F374FD">
            <w:pPr>
              <w:tabs>
                <w:tab w:val="left" w:pos="1800"/>
              </w:tabs>
              <w:rPr>
                <w:rFonts w:asciiTheme="minorHAnsi" w:hAnsiTheme="minorHAnsi" w:cstheme="minorHAnsi"/>
                <w:bCs/>
                <w:sz w:val="20"/>
                <w:szCs w:val="20"/>
              </w:rPr>
            </w:pPr>
            <w:r w:rsidRPr="00EB124F">
              <w:rPr>
                <w:rFonts w:asciiTheme="minorHAnsi" w:hAnsiTheme="minorHAnsi" w:cstheme="minorHAnsi"/>
                <w:bCs/>
                <w:sz w:val="20"/>
                <w:szCs w:val="20"/>
              </w:rPr>
              <w:t>Column 2: Bullet_1_B_COI</w:t>
            </w:r>
          </w:p>
          <w:p w14:paraId="27CBE76E" w14:textId="77777777" w:rsidR="00F374FD" w:rsidRPr="00EB124F" w:rsidRDefault="00F374FD" w:rsidP="00F374FD">
            <w:pPr>
              <w:tabs>
                <w:tab w:val="left" w:pos="1800"/>
              </w:tabs>
              <w:rPr>
                <w:rFonts w:asciiTheme="minorHAnsi" w:hAnsiTheme="minorHAnsi" w:cstheme="minorHAnsi"/>
                <w:bCs/>
                <w:sz w:val="20"/>
                <w:szCs w:val="20"/>
              </w:rPr>
            </w:pPr>
          </w:p>
        </w:tc>
      </w:tr>
      <w:tr w:rsidR="007E3616" w:rsidRPr="00BD6987" w14:paraId="11AE2521"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29A23EEB" w14:textId="7187C4FA" w:rsidR="007E3616" w:rsidRPr="00BD6987" w:rsidRDefault="002B6B6B" w:rsidP="007E3616">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DDH </w:t>
            </w:r>
            <w:r>
              <w:rPr>
                <w:rFonts w:asciiTheme="minorHAnsi" w:hAnsiTheme="minorHAnsi" w:cstheme="minorHAnsi"/>
                <w:bCs/>
                <w:sz w:val="20"/>
                <w:szCs w:val="20"/>
              </w:rPr>
              <w:t>1</w:t>
            </w:r>
            <w:ins w:id="8312" w:author="Sam Sehgal (EXT Idiom)" w:date="2024-11-12T11:15:00Z" w16du:dateUtc="2024-11-12T00:15:00Z">
              <w:r w:rsidR="00983B8D">
                <w:rPr>
                  <w:rFonts w:asciiTheme="minorHAnsi" w:hAnsiTheme="minorHAnsi" w:cstheme="minorHAnsi"/>
                  <w:bCs/>
                  <w:sz w:val="20"/>
                  <w:szCs w:val="20"/>
                </w:rPr>
                <w:t>3</w:t>
              </w:r>
            </w:ins>
            <w:del w:id="8313" w:author="Sam Sehgal (EXT Idiom)" w:date="2024-11-12T11:15:00Z" w16du:dateUtc="2024-11-12T00:15:00Z">
              <w:r w:rsidDel="00983B8D">
                <w:rPr>
                  <w:rFonts w:asciiTheme="minorHAnsi" w:hAnsiTheme="minorHAnsi" w:cstheme="minorHAnsi"/>
                  <w:bCs/>
                  <w:sz w:val="20"/>
                  <w:szCs w:val="20"/>
                </w:rPr>
                <w:delText>2</w:delText>
              </w:r>
            </w:del>
          </w:p>
        </w:tc>
        <w:tc>
          <w:tcPr>
            <w:tcW w:w="2243" w:type="dxa"/>
            <w:tcBorders>
              <w:top w:val="single" w:sz="4" w:space="0" w:color="auto"/>
              <w:left w:val="single" w:sz="4" w:space="0" w:color="auto"/>
              <w:bottom w:val="single" w:sz="4" w:space="0" w:color="auto"/>
              <w:right w:val="single" w:sz="4" w:space="0" w:color="auto"/>
            </w:tcBorders>
          </w:tcPr>
          <w:p w14:paraId="50547C76" w14:textId="03D0D3E9" w:rsidR="007E3616" w:rsidRPr="004705A2" w:rsidRDefault="007E3616" w:rsidP="007E3616">
            <w:pPr>
              <w:tabs>
                <w:tab w:val="left" w:pos="1800"/>
              </w:tabs>
              <w:rPr>
                <w:rFonts w:ascii="Calibri" w:hAnsi="Calibri" w:cs="Calibri"/>
                <w:strike/>
                <w:sz w:val="20"/>
                <w:szCs w:val="20"/>
                <w:highlight w:val="yellow"/>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Change w:id="8314" w:author="Sue Simnor (EXT Idiom)" w:date="2024-08-15T15:04:00Z" w16du:dateUtc="2024-08-15T05:04:00Z">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PrChange>
            </w:tblPr>
            <w:tblGrid>
              <w:gridCol w:w="2904"/>
              <w:gridCol w:w="4614"/>
              <w:tblGridChange w:id="8315">
                <w:tblGrid>
                  <w:gridCol w:w="2904"/>
                  <w:gridCol w:w="4614"/>
                </w:tblGrid>
              </w:tblGridChange>
            </w:tblGrid>
            <w:tr w:rsidR="007E3616" w:rsidRPr="006A3DC3" w14:paraId="497D1256" w14:textId="77777777" w:rsidTr="00E269BC">
              <w:trPr>
                <w:trHeight w:val="140"/>
                <w:trPrChange w:id="8316" w:author="Sue Simnor (EXT Idiom)" w:date="2024-08-15T15:04:00Z" w16du:dateUtc="2024-08-15T05:04:00Z">
                  <w:trPr>
                    <w:trHeight w:val="140"/>
                  </w:trPr>
                </w:trPrChange>
              </w:trPr>
              <w:tc>
                <w:tcPr>
                  <w:tcW w:w="2904" w:type="dxa"/>
                  <w:noWrap/>
                  <w:hideMark/>
                  <w:tcPrChange w:id="8317" w:author="Sue Simnor (EXT Idiom)" w:date="2024-08-15T15:04:00Z" w16du:dateUtc="2024-08-15T05:04:00Z">
                    <w:tcPr>
                      <w:tcW w:w="2904" w:type="dxa"/>
                      <w:noWrap/>
                      <w:hideMark/>
                    </w:tcPr>
                  </w:tcPrChange>
                </w:tcPr>
                <w:p w14:paraId="2F29DBC5" w14:textId="2C38C854" w:rsidR="00E269BC" w:rsidRPr="006A3DC3" w:rsidRDefault="003229CE" w:rsidP="00E269BC">
                  <w:pPr>
                    <w:pStyle w:val="BodycopyCOI"/>
                    <w:rPr>
                      <w:lang w:val="en-US"/>
                    </w:rPr>
                  </w:pPr>
                  <w:ins w:id="8318" w:author="sam sehgal" w:date="2024-10-14T16:29:00Z" w16du:dateUtc="2024-10-14T05:29:00Z">
                    <w:r w:rsidRPr="006A3DC3">
                      <w:rPr>
                        <w:lang w:val="en-US"/>
                      </w:rPr>
                      <w:t>We understand that in your previous policy terms policyholders and/or other declared drivers of this car:</w:t>
                    </w:r>
                  </w:ins>
                </w:p>
                <w:p w14:paraId="7A9774AC" w14:textId="1504F2BB" w:rsidR="00E269BC" w:rsidRPr="006A3DC3" w:rsidRDefault="00E269BC" w:rsidP="007E3616">
                  <w:pPr>
                    <w:pStyle w:val="BodycopyCOI"/>
                    <w:rPr>
                      <w:b/>
                      <w:bCs/>
                    </w:rPr>
                  </w:pPr>
                </w:p>
              </w:tc>
              <w:tc>
                <w:tcPr>
                  <w:tcW w:w="4614" w:type="dxa"/>
                  <w:noWrap/>
                  <w:hideMark/>
                  <w:tcPrChange w:id="8319" w:author="Sue Simnor (EXT Idiom)" w:date="2024-08-15T15:04:00Z" w16du:dateUtc="2024-08-15T05:04:00Z">
                    <w:tcPr>
                      <w:tcW w:w="4614" w:type="dxa"/>
                      <w:noWrap/>
                      <w:vAlign w:val="bottom"/>
                      <w:hideMark/>
                    </w:tcPr>
                  </w:tcPrChange>
                </w:tcPr>
                <w:p w14:paraId="5388FDCA" w14:textId="4903ACC5" w:rsidR="007E3616" w:rsidRPr="006A3DC3" w:rsidRDefault="007E3616" w:rsidP="003F04B7">
                  <w:pPr>
                    <w:tabs>
                      <w:tab w:val="left" w:pos="774"/>
                    </w:tabs>
                    <w:rPr>
                      <w:rFonts w:asciiTheme="minorHAnsi" w:hAnsiTheme="minorHAnsi"/>
                      <w:b/>
                      <w:bCs/>
                      <w:color w:val="000000"/>
                      <w:sz w:val="22"/>
                      <w:szCs w:val="22"/>
                      <w:lang w:eastAsia="en-AU"/>
                    </w:rPr>
                  </w:pPr>
                  <w:r w:rsidRPr="006A3DC3">
                    <w:rPr>
                      <w:rFonts w:asciiTheme="minorHAnsi" w:hAnsiTheme="minorHAnsi"/>
                      <w:b/>
                      <w:bCs/>
                      <w:sz w:val="20"/>
                      <w:szCs w:val="20"/>
                    </w:rPr>
                    <w:t xml:space="preserve">• have had </w:t>
                  </w:r>
                  <w:del w:id="8320" w:author="Sam Sehgal (EXT Idiom)" w:date="2024-12-17T14:03:00Z" w16du:dateUtc="2024-12-17T03:03:00Z">
                    <w:r w:rsidRPr="006A3DC3" w:rsidDel="006A3DC3">
                      <w:rPr>
                        <w:rFonts w:asciiTheme="minorHAnsi" w:hAnsiTheme="minorHAnsi"/>
                        <w:b/>
                        <w:bCs/>
                        <w:sz w:val="20"/>
                        <w:szCs w:val="20"/>
                        <w:highlight w:val="green"/>
                        <w:rPrChange w:id="8321" w:author="Sam Sehgal (EXT Idiom)" w:date="2024-12-17T14:03:00Z" w16du:dateUtc="2024-12-17T03:03:00Z">
                          <w:rPr>
                            <w:rFonts w:asciiTheme="minorHAnsi" w:hAnsiTheme="minorHAnsi"/>
                            <w:b/>
                            <w:bCs/>
                            <w:sz w:val="20"/>
                            <w:szCs w:val="20"/>
                          </w:rPr>
                        </w:rPrChange>
                      </w:rPr>
                      <w:delText xml:space="preserve">any </w:delText>
                    </w:r>
                  </w:del>
                  <w:ins w:id="8322" w:author="Sam Sehgal (EXT Idiom)" w:date="2024-12-17T14:03:00Z" w16du:dateUtc="2024-12-17T03:03:00Z">
                    <w:r w:rsidR="006A3DC3" w:rsidRPr="006A3DC3">
                      <w:rPr>
                        <w:rFonts w:asciiTheme="minorHAnsi" w:hAnsiTheme="minorHAnsi"/>
                        <w:b/>
                        <w:bCs/>
                        <w:sz w:val="20"/>
                        <w:szCs w:val="20"/>
                        <w:highlight w:val="green"/>
                        <w:rPrChange w:id="8323" w:author="Sam Sehgal (EXT Idiom)" w:date="2024-12-17T14:03:00Z" w16du:dateUtc="2024-12-17T03:03:00Z">
                          <w:rPr>
                            <w:rFonts w:asciiTheme="minorHAnsi" w:hAnsiTheme="minorHAnsi"/>
                            <w:b/>
                            <w:bCs/>
                            <w:sz w:val="20"/>
                            <w:szCs w:val="20"/>
                          </w:rPr>
                        </w:rPrChange>
                      </w:rPr>
                      <w:t>a</w:t>
                    </w:r>
                    <w:r w:rsidR="006A3DC3">
                      <w:rPr>
                        <w:rFonts w:asciiTheme="minorHAnsi" w:hAnsiTheme="minorHAnsi"/>
                        <w:b/>
                        <w:bCs/>
                        <w:sz w:val="20"/>
                        <w:szCs w:val="20"/>
                      </w:rPr>
                      <w:t xml:space="preserve"> </w:t>
                    </w:r>
                  </w:ins>
                  <w:r w:rsidRPr="006A3DC3">
                    <w:rPr>
                      <w:rFonts w:asciiTheme="minorHAnsi" w:hAnsiTheme="minorHAnsi"/>
                      <w:b/>
                      <w:bCs/>
                      <w:sz w:val="20"/>
                      <w:szCs w:val="20"/>
                    </w:rPr>
                    <w:t>criminal conviction (excluding driving related convictions) in the last 5 years for fraud or dishonesty; theft or robbery; arson; damage or threatened damage to property; injury or threatened injury to persons; or for drugs or stolen goods</w:t>
                  </w:r>
                </w:p>
              </w:tc>
            </w:tr>
          </w:tbl>
          <w:p w14:paraId="53C27B31" w14:textId="77777777" w:rsidR="007E3616" w:rsidRPr="006A3DC3" w:rsidRDefault="007E3616" w:rsidP="007E3616">
            <w:pPr>
              <w:pStyle w:val="BodycopyCOI"/>
              <w:rPr>
                <w:ins w:id="8324" w:author="Sue Simnor (EXT Idiom)" w:date="2024-08-19T16:25:00Z" w16du:dateUtc="2024-08-19T06:25:00Z"/>
              </w:rPr>
            </w:pPr>
          </w:p>
          <w:p w14:paraId="54379275" w14:textId="1B8A4B4D" w:rsidR="00BD631C" w:rsidRPr="006A3DC3" w:rsidRDefault="00BD631C" w:rsidP="007E3616">
            <w:pPr>
              <w:pStyle w:val="BodycopyCOI"/>
            </w:pPr>
          </w:p>
        </w:tc>
        <w:tc>
          <w:tcPr>
            <w:tcW w:w="1418" w:type="dxa"/>
            <w:tcBorders>
              <w:top w:val="single" w:sz="4" w:space="0" w:color="auto"/>
              <w:left w:val="single" w:sz="4" w:space="0" w:color="auto"/>
              <w:bottom w:val="single" w:sz="4" w:space="0" w:color="auto"/>
              <w:right w:val="single" w:sz="4" w:space="0" w:color="auto"/>
            </w:tcBorders>
          </w:tcPr>
          <w:p w14:paraId="161DE648" w14:textId="77777777" w:rsidR="0056467D" w:rsidRPr="006A3DC3" w:rsidRDefault="0056467D" w:rsidP="0056467D">
            <w:pPr>
              <w:tabs>
                <w:tab w:val="left" w:pos="1800"/>
              </w:tabs>
              <w:rPr>
                <w:rFonts w:ascii="Calibri" w:hAnsi="Calibri" w:cs="Calibri"/>
                <w:b/>
                <w:bCs/>
                <w:color w:val="000000" w:themeColor="text1"/>
                <w:sz w:val="20"/>
                <w:szCs w:val="20"/>
                <w:rPrChange w:id="8325" w:author="Sam Sehgal (EXT Idiom)" w:date="2024-12-17T14:03:00Z" w16du:dateUtc="2024-12-17T03:03:00Z">
                  <w:rPr>
                    <w:rFonts w:ascii="Calibri" w:hAnsi="Calibri" w:cs="Calibri"/>
                    <w:b/>
                    <w:bCs/>
                    <w:color w:val="000000" w:themeColor="text1"/>
                    <w:sz w:val="20"/>
                    <w:szCs w:val="20"/>
                    <w:highlight w:val="darkCyan"/>
                  </w:rPr>
                </w:rPrChange>
              </w:rPr>
            </w:pPr>
            <w:r w:rsidRPr="006A3DC3">
              <w:rPr>
                <w:rFonts w:ascii="Calibri" w:hAnsi="Calibri" w:cs="Calibri"/>
                <w:b/>
                <w:bCs/>
                <w:color w:val="000000" w:themeColor="text1"/>
                <w:sz w:val="20"/>
                <w:szCs w:val="20"/>
                <w:rPrChange w:id="8326" w:author="Sam Sehgal (EXT Idiom)" w:date="2024-12-17T14:03:00Z" w16du:dateUtc="2024-12-17T03:03:00Z">
                  <w:rPr>
                    <w:rFonts w:ascii="Calibri" w:hAnsi="Calibri" w:cs="Calibri"/>
                    <w:b/>
                    <w:bCs/>
                    <w:color w:val="000000" w:themeColor="text1"/>
                    <w:sz w:val="20"/>
                    <w:szCs w:val="20"/>
                    <w:highlight w:val="darkCyan"/>
                  </w:rPr>
                </w:rPrChange>
              </w:rPr>
              <w:t>Column 2  text logic</w:t>
            </w:r>
          </w:p>
          <w:p w14:paraId="2257E231" w14:textId="31039AED" w:rsidR="007E3616" w:rsidRPr="006A3DC3" w:rsidRDefault="007E3616" w:rsidP="007E3616">
            <w:pPr>
              <w:tabs>
                <w:tab w:val="left" w:pos="1800"/>
              </w:tabs>
              <w:rPr>
                <w:rFonts w:ascii="Calibri" w:hAnsi="Calibri" w:cs="Calibri"/>
                <w:color w:val="000000" w:themeColor="text1"/>
                <w:sz w:val="20"/>
                <w:szCs w:val="20"/>
              </w:rPr>
            </w:pPr>
            <w:r w:rsidRPr="006A3DC3">
              <w:rPr>
                <w:rFonts w:ascii="Calibri" w:hAnsi="Calibri" w:cs="Calibri"/>
                <w:color w:val="000000" w:themeColor="text1"/>
                <w:sz w:val="20"/>
                <w:szCs w:val="20"/>
              </w:rPr>
              <w:t>IF</w:t>
            </w:r>
          </w:p>
          <w:p w14:paraId="208D3EC1" w14:textId="3AA6E2F0" w:rsidR="007E3616" w:rsidRPr="006A3DC3" w:rsidRDefault="007E3616" w:rsidP="007E3616">
            <w:pPr>
              <w:tabs>
                <w:tab w:val="left" w:pos="1800"/>
              </w:tabs>
              <w:rPr>
                <w:rFonts w:ascii="Calibri" w:hAnsi="Calibri" w:cs="Calibri"/>
                <w:color w:val="000000" w:themeColor="text1"/>
                <w:sz w:val="20"/>
                <w:szCs w:val="20"/>
              </w:rPr>
            </w:pPr>
            <w:r w:rsidRPr="006A3DC3">
              <w:rPr>
                <w:rFonts w:ascii="Calibri" w:hAnsi="Calibri" w:cs="Calibri"/>
                <w:color w:val="000000" w:themeColor="text1"/>
                <w:sz w:val="20"/>
                <w:szCs w:val="20"/>
              </w:rPr>
              <w:t>&lt;HasAnyCriminalConviction</w:t>
            </w:r>
            <w:ins w:id="8327" w:author="Sam Sehgal (EXT Idiom)" w:date="2024-09-13T14:42:00Z" w16du:dateUtc="2024-09-13T04:42:00Z">
              <w:r w:rsidR="00A83CAF" w:rsidRPr="006A3DC3">
                <w:rPr>
                  <w:rFonts w:ascii="Calibri" w:hAnsi="Calibri" w:cs="Calibri"/>
                  <w:color w:val="000000" w:themeColor="text1"/>
                  <w:sz w:val="20"/>
                  <w:szCs w:val="20"/>
                  <w:rPrChange w:id="8328" w:author="Sam Sehgal (EXT Idiom)" w:date="2024-12-17T14:03:00Z" w16du:dateUtc="2024-12-17T03:03:00Z">
                    <w:rPr>
                      <w:rFonts w:ascii="Calibri" w:hAnsi="Calibri" w:cs="Calibri"/>
                      <w:color w:val="000000" w:themeColor="text1"/>
                      <w:sz w:val="20"/>
                      <w:szCs w:val="20"/>
                      <w:highlight w:val="cyan"/>
                    </w:rPr>
                  </w:rPrChange>
                </w:rPr>
                <w:t>Code</w:t>
              </w:r>
            </w:ins>
            <w:r w:rsidRPr="006A3DC3">
              <w:rPr>
                <w:rFonts w:ascii="Calibri" w:hAnsi="Calibri" w:cs="Calibri"/>
                <w:color w:val="000000" w:themeColor="text1"/>
                <w:sz w:val="20"/>
                <w:szCs w:val="20"/>
              </w:rPr>
              <w:t>&gt; = “1|CriminalTrue”</w:t>
            </w:r>
          </w:p>
          <w:p w14:paraId="7B7FD651" w14:textId="546B4787" w:rsidR="007E3616" w:rsidRPr="006A3DC3" w:rsidRDefault="007E3616" w:rsidP="007E3616">
            <w:pPr>
              <w:tabs>
                <w:tab w:val="left" w:pos="1800"/>
              </w:tabs>
              <w:rPr>
                <w:rFonts w:ascii="Calibri" w:hAnsi="Calibri" w:cs="Calibri"/>
                <w:b/>
                <w:bCs/>
                <w:color w:val="000000" w:themeColor="text1"/>
                <w:sz w:val="20"/>
                <w:szCs w:val="20"/>
              </w:rPr>
            </w:pPr>
            <w:r w:rsidRPr="006A3DC3">
              <w:rPr>
                <w:rFonts w:ascii="Calibri" w:hAnsi="Calibri" w:cs="Calibri"/>
                <w:b/>
                <w:bCs/>
                <w:color w:val="000000" w:themeColor="text1"/>
                <w:sz w:val="20"/>
                <w:szCs w:val="20"/>
              </w:rPr>
              <w:t>AND</w:t>
            </w:r>
          </w:p>
          <w:p w14:paraId="6FE08050" w14:textId="6E900996" w:rsidR="007E3616" w:rsidRPr="006A3DC3" w:rsidRDefault="007E3616" w:rsidP="007E3616">
            <w:pPr>
              <w:tabs>
                <w:tab w:val="left" w:pos="1800"/>
              </w:tabs>
              <w:rPr>
                <w:rFonts w:ascii="Calibri" w:hAnsi="Calibri" w:cs="Calibri"/>
                <w:color w:val="000000" w:themeColor="text1"/>
                <w:sz w:val="20"/>
                <w:szCs w:val="20"/>
              </w:rPr>
            </w:pPr>
            <w:r w:rsidRPr="006A3DC3">
              <w:rPr>
                <w:rFonts w:ascii="Calibri" w:hAnsi="Calibri" w:cs="Calibri"/>
                <w:color w:val="000000" w:themeColor="text1"/>
                <w:sz w:val="20"/>
                <w:szCs w:val="20"/>
              </w:rPr>
              <w:t>&lt;ConvictionType</w:t>
            </w:r>
            <w:ins w:id="8329" w:author="Sam Sehgal (EXT Idiom)" w:date="2024-09-13T14:42:00Z" w16du:dateUtc="2024-09-13T04:42:00Z">
              <w:r w:rsidR="00A83CAF" w:rsidRPr="006A3DC3">
                <w:rPr>
                  <w:rFonts w:ascii="Calibri" w:hAnsi="Calibri" w:cs="Calibri"/>
                  <w:color w:val="000000" w:themeColor="text1"/>
                  <w:sz w:val="20"/>
                  <w:szCs w:val="20"/>
                  <w:rPrChange w:id="8330" w:author="Sam Sehgal (EXT Idiom)" w:date="2024-12-17T14:03:00Z" w16du:dateUtc="2024-12-17T03:03:00Z">
                    <w:rPr>
                      <w:rFonts w:ascii="Calibri" w:hAnsi="Calibri" w:cs="Calibri"/>
                      <w:color w:val="000000" w:themeColor="text1"/>
                      <w:sz w:val="20"/>
                      <w:szCs w:val="20"/>
                      <w:highlight w:val="cyan"/>
                    </w:rPr>
                  </w:rPrChange>
                </w:rPr>
                <w:t>Code</w:t>
              </w:r>
            </w:ins>
            <w:r w:rsidRPr="006A3DC3">
              <w:rPr>
                <w:rFonts w:ascii="Calibri" w:hAnsi="Calibri" w:cs="Calibri"/>
                <w:color w:val="000000" w:themeColor="text1"/>
                <w:sz w:val="20"/>
                <w:szCs w:val="20"/>
              </w:rPr>
              <w:t>&gt; = “8|DisclosedInLegacySystem”</w:t>
            </w:r>
          </w:p>
          <w:p w14:paraId="65AD3A7E" w14:textId="08920C30" w:rsidR="007E3616" w:rsidRPr="006A3DC3" w:rsidRDefault="007E3616" w:rsidP="007E3616">
            <w:pPr>
              <w:tabs>
                <w:tab w:val="left" w:pos="1800"/>
              </w:tabs>
              <w:rPr>
                <w:rFonts w:ascii="Calibri" w:hAnsi="Calibri" w:cs="Calibri"/>
                <w:color w:val="000000" w:themeColor="text1"/>
                <w:sz w:val="20"/>
                <w:szCs w:val="20"/>
              </w:rPr>
            </w:pPr>
            <w:r w:rsidRPr="006A3DC3">
              <w:rPr>
                <w:rFonts w:ascii="Calibri" w:hAnsi="Calibri" w:cs="Calibri"/>
                <w:b/>
                <w:bCs/>
                <w:color w:val="000000" w:themeColor="text1"/>
                <w:sz w:val="20"/>
                <w:szCs w:val="20"/>
              </w:rPr>
              <w:t>THEN</w:t>
            </w:r>
            <w:r w:rsidRPr="006A3DC3">
              <w:rPr>
                <w:rFonts w:ascii="Calibri" w:hAnsi="Calibri" w:cs="Calibri"/>
                <w:color w:val="000000" w:themeColor="text1"/>
                <w:sz w:val="20"/>
                <w:szCs w:val="20"/>
              </w:rPr>
              <w:t xml:space="preserve"> display</w:t>
            </w:r>
          </w:p>
          <w:p w14:paraId="573845A9" w14:textId="77777777" w:rsidR="00F377E9" w:rsidRPr="006A3DC3" w:rsidRDefault="00F377E9" w:rsidP="007E3616">
            <w:pPr>
              <w:tabs>
                <w:tab w:val="left" w:pos="1800"/>
              </w:tabs>
              <w:rPr>
                <w:rFonts w:ascii="Calibri" w:hAnsi="Calibri" w:cs="Calibri"/>
                <w:b/>
                <w:bCs/>
                <w:color w:val="000000" w:themeColor="text1"/>
                <w:sz w:val="20"/>
                <w:szCs w:val="20"/>
              </w:rPr>
            </w:pPr>
          </w:p>
          <w:p w14:paraId="648BBF4E" w14:textId="04910760" w:rsidR="00F377E9" w:rsidRPr="006A3DC3" w:rsidDel="007645A5" w:rsidRDefault="00F377E9" w:rsidP="007E3616">
            <w:pPr>
              <w:tabs>
                <w:tab w:val="left" w:pos="1800"/>
              </w:tabs>
              <w:rPr>
                <w:del w:id="8331" w:author="sam sehgal" w:date="2024-08-20T13:56:00Z" w16du:dateUtc="2024-08-20T03:56:00Z"/>
                <w:rFonts w:ascii="Calibri" w:hAnsi="Calibri" w:cs="Calibri"/>
                <w:b/>
                <w:bCs/>
                <w:color w:val="000000" w:themeColor="text1"/>
                <w:sz w:val="20"/>
                <w:szCs w:val="20"/>
              </w:rPr>
            </w:pPr>
          </w:p>
          <w:p w14:paraId="72FA794E" w14:textId="006B07C3" w:rsidR="007E3616" w:rsidRPr="006A3DC3" w:rsidRDefault="007E3616" w:rsidP="007E3616">
            <w:pPr>
              <w:tabs>
                <w:tab w:val="left" w:pos="1800"/>
              </w:tabs>
              <w:rPr>
                <w:rFonts w:ascii="Calibri" w:hAnsi="Calibri" w:cs="Calibri"/>
                <w:color w:val="000000" w:themeColor="text1"/>
                <w:sz w:val="20"/>
                <w:szCs w:val="20"/>
              </w:rPr>
            </w:pPr>
          </w:p>
        </w:tc>
        <w:tc>
          <w:tcPr>
            <w:tcW w:w="1843" w:type="dxa"/>
            <w:tcBorders>
              <w:top w:val="single" w:sz="4" w:space="0" w:color="auto"/>
              <w:left w:val="single" w:sz="4" w:space="0" w:color="auto"/>
              <w:bottom w:val="single" w:sz="4" w:space="0" w:color="auto"/>
              <w:right w:val="single" w:sz="4" w:space="0" w:color="auto"/>
            </w:tcBorders>
          </w:tcPr>
          <w:p w14:paraId="27193198" w14:textId="43475355" w:rsidR="007E3616" w:rsidRPr="006A3DC3" w:rsidRDefault="007E3616" w:rsidP="007E3616">
            <w:pPr>
              <w:tabs>
                <w:tab w:val="left" w:pos="1800"/>
              </w:tabs>
              <w:rPr>
                <w:rFonts w:asciiTheme="minorHAnsi" w:hAnsiTheme="minorHAnsi" w:cstheme="minorHAnsi"/>
                <w:bCs/>
                <w:sz w:val="20"/>
                <w:szCs w:val="20"/>
              </w:rPr>
            </w:pPr>
            <w:r w:rsidRPr="006A3DC3">
              <w:rPr>
                <w:rFonts w:asciiTheme="minorHAnsi" w:hAnsiTheme="minorHAnsi" w:cstheme="minorHAnsi"/>
                <w:bCs/>
                <w:sz w:val="20"/>
                <w:szCs w:val="20"/>
              </w:rPr>
              <w:t>Column 1 Bodycopy_COI</w:t>
            </w:r>
          </w:p>
          <w:p w14:paraId="0C90575C" w14:textId="2254BCB5" w:rsidR="007E3616" w:rsidRPr="006A3DC3" w:rsidRDefault="007E3616" w:rsidP="007E3616">
            <w:pPr>
              <w:tabs>
                <w:tab w:val="left" w:pos="1800"/>
              </w:tabs>
              <w:rPr>
                <w:rFonts w:asciiTheme="minorHAnsi" w:hAnsiTheme="minorHAnsi" w:cstheme="minorHAnsi"/>
                <w:bCs/>
                <w:sz w:val="20"/>
                <w:szCs w:val="20"/>
              </w:rPr>
            </w:pPr>
          </w:p>
          <w:p w14:paraId="18740E4F" w14:textId="2DFE54E2" w:rsidR="007E3616" w:rsidRPr="006A3DC3" w:rsidRDefault="007E3616" w:rsidP="007E3616">
            <w:pPr>
              <w:tabs>
                <w:tab w:val="left" w:pos="1800"/>
              </w:tabs>
              <w:rPr>
                <w:rFonts w:asciiTheme="minorHAnsi" w:hAnsiTheme="minorHAnsi" w:cstheme="minorHAnsi"/>
                <w:bCs/>
                <w:sz w:val="20"/>
                <w:szCs w:val="20"/>
              </w:rPr>
            </w:pPr>
            <w:r w:rsidRPr="006A3DC3">
              <w:rPr>
                <w:rFonts w:asciiTheme="minorHAnsi" w:hAnsiTheme="minorHAnsi" w:cstheme="minorHAnsi"/>
                <w:bCs/>
                <w:sz w:val="20"/>
                <w:szCs w:val="20"/>
              </w:rPr>
              <w:t>Column 2: Bullet_1_B_COI</w:t>
            </w:r>
          </w:p>
          <w:p w14:paraId="0E0C8745" w14:textId="110B4084" w:rsidR="007E3616" w:rsidRPr="006A3DC3" w:rsidRDefault="007E3616" w:rsidP="007E3616">
            <w:pPr>
              <w:tabs>
                <w:tab w:val="left" w:pos="1800"/>
              </w:tabs>
              <w:rPr>
                <w:rFonts w:asciiTheme="minorHAnsi" w:hAnsiTheme="minorHAnsi" w:cstheme="minorHAnsi"/>
                <w:bCs/>
                <w:strike/>
                <w:sz w:val="20"/>
                <w:szCs w:val="20"/>
              </w:rPr>
            </w:pPr>
          </w:p>
        </w:tc>
      </w:tr>
      <w:tr w:rsidR="00226547" w:rsidRPr="00BD6987" w14:paraId="267F9754" w14:textId="55FD1E31" w:rsidTr="00226547">
        <w:trPr>
          <w:cantSplit/>
          <w:trHeight w:val="818"/>
        </w:trPr>
        <w:tc>
          <w:tcPr>
            <w:tcW w:w="1013" w:type="dxa"/>
            <w:tcBorders>
              <w:top w:val="single" w:sz="4" w:space="0" w:color="auto"/>
              <w:left w:val="single" w:sz="4" w:space="0" w:color="auto"/>
              <w:bottom w:val="single" w:sz="4" w:space="0" w:color="auto"/>
              <w:right w:val="single" w:sz="4" w:space="0" w:color="auto"/>
            </w:tcBorders>
          </w:tcPr>
          <w:p w14:paraId="13CA402C" w14:textId="7612D991" w:rsidR="00226547" w:rsidRPr="00BD6987" w:rsidRDefault="00226547" w:rsidP="0022654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DDH </w:t>
            </w:r>
            <w:r>
              <w:rPr>
                <w:rFonts w:asciiTheme="minorHAnsi" w:hAnsiTheme="minorHAnsi" w:cstheme="minorHAnsi"/>
                <w:bCs/>
                <w:sz w:val="20"/>
                <w:szCs w:val="20"/>
              </w:rPr>
              <w:t>1</w:t>
            </w:r>
            <w:ins w:id="8332" w:author="Sam Sehgal (EXT Idiom)" w:date="2024-11-12T11:15:00Z" w16du:dateUtc="2024-11-12T00:15:00Z">
              <w:r w:rsidR="00983B8D">
                <w:rPr>
                  <w:rFonts w:asciiTheme="minorHAnsi" w:hAnsiTheme="minorHAnsi" w:cstheme="minorHAnsi"/>
                  <w:bCs/>
                  <w:sz w:val="20"/>
                  <w:szCs w:val="20"/>
                </w:rPr>
                <w:t>4</w:t>
              </w:r>
            </w:ins>
            <w:del w:id="8333" w:author="Sam Sehgal (EXT Idiom)" w:date="2024-11-12T11:15:00Z" w16du:dateUtc="2024-11-12T00:15:00Z">
              <w:r w:rsidDel="00983B8D">
                <w:rPr>
                  <w:rFonts w:asciiTheme="minorHAnsi" w:hAnsiTheme="minorHAnsi" w:cstheme="minorHAnsi"/>
                  <w:bCs/>
                  <w:sz w:val="20"/>
                  <w:szCs w:val="20"/>
                </w:rPr>
                <w:delText>3</w:delText>
              </w:r>
            </w:del>
            <w:ins w:id="8334" w:author="sam sehgal" w:date="2024-08-20T13:56:00Z" w16du:dateUtc="2024-08-20T03:56:00Z">
              <w:r w:rsidR="007645A5">
                <w:rPr>
                  <w:rFonts w:asciiTheme="minorHAnsi" w:hAnsiTheme="minorHAnsi" w:cstheme="minorHAnsi"/>
                  <w:bCs/>
                  <w:sz w:val="20"/>
                  <w:szCs w:val="20"/>
                </w:rPr>
                <w:t xml:space="preserve"> V1 </w:t>
              </w:r>
            </w:ins>
          </w:p>
        </w:tc>
        <w:tc>
          <w:tcPr>
            <w:tcW w:w="2243" w:type="dxa"/>
            <w:tcBorders>
              <w:top w:val="single" w:sz="4" w:space="0" w:color="auto"/>
              <w:left w:val="single" w:sz="4" w:space="0" w:color="auto"/>
              <w:bottom w:val="single" w:sz="4" w:space="0" w:color="auto"/>
              <w:right w:val="single" w:sz="4" w:space="0" w:color="auto"/>
            </w:tcBorders>
          </w:tcPr>
          <w:p w14:paraId="510C8192" w14:textId="70803457" w:rsidR="00226547" w:rsidRPr="004705A2" w:rsidRDefault="00226547" w:rsidP="00226547">
            <w:pPr>
              <w:tabs>
                <w:tab w:val="left" w:pos="1800"/>
              </w:tabs>
              <w:rPr>
                <w:rFonts w:ascii="Calibri" w:hAnsi="Calibri" w:cs="Calibri"/>
                <w:strike/>
                <w:sz w:val="20"/>
                <w:szCs w:val="20"/>
                <w:highlight w:val="yellow"/>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Change w:id="8335" w:author="Sue Simnor (EXT Idiom)" w:date="2024-08-15T15:04:00Z" w16du:dateUtc="2024-08-15T05:04:00Z">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PrChange>
            </w:tblPr>
            <w:tblGrid>
              <w:gridCol w:w="2904"/>
              <w:gridCol w:w="4614"/>
              <w:tblGridChange w:id="8336">
                <w:tblGrid>
                  <w:gridCol w:w="2904"/>
                  <w:gridCol w:w="4614"/>
                </w:tblGrid>
              </w:tblGridChange>
            </w:tblGrid>
            <w:tr w:rsidR="00226547" w:rsidRPr="000C1A69" w14:paraId="457535EB" w14:textId="77777777" w:rsidTr="00E269BC">
              <w:trPr>
                <w:trHeight w:val="140"/>
                <w:trPrChange w:id="8337" w:author="Sue Simnor (EXT Idiom)" w:date="2024-08-15T15:04:00Z" w16du:dateUtc="2024-08-15T05:04:00Z">
                  <w:trPr>
                    <w:trHeight w:val="140"/>
                  </w:trPr>
                </w:trPrChange>
              </w:trPr>
              <w:tc>
                <w:tcPr>
                  <w:tcW w:w="2904" w:type="dxa"/>
                  <w:noWrap/>
                  <w:hideMark/>
                  <w:tcPrChange w:id="8338" w:author="Sue Simnor (EXT Idiom)" w:date="2024-08-15T15:04:00Z" w16du:dateUtc="2024-08-15T05:04:00Z">
                    <w:tcPr>
                      <w:tcW w:w="2904" w:type="dxa"/>
                      <w:noWrap/>
                      <w:hideMark/>
                    </w:tcPr>
                  </w:tcPrChange>
                </w:tcPr>
                <w:p w14:paraId="5784FFC7" w14:textId="23AD1BA9" w:rsidR="00226547" w:rsidRPr="000C1A69" w:rsidRDefault="00226547" w:rsidP="00226547">
                  <w:pPr>
                    <w:pStyle w:val="BodycopyCOI"/>
                    <w:rPr>
                      <w:b/>
                      <w:bCs/>
                    </w:rPr>
                  </w:pPr>
                  <w:commentRangeStart w:id="8339"/>
                  <w:commentRangeStart w:id="8340"/>
                  <w:commentRangeStart w:id="8341"/>
                  <w:commentRangeStart w:id="8342"/>
                  <w:commentRangeStart w:id="8343"/>
                  <w:r w:rsidRPr="000C1A69">
                    <w:t>You have told us</w:t>
                  </w:r>
                  <w:commentRangeEnd w:id="8339"/>
                  <w:r w:rsidRPr="000C1A69">
                    <w:rPr>
                      <w:rStyle w:val="CommentReference"/>
                      <w:sz w:val="18"/>
                      <w:szCs w:val="18"/>
                    </w:rPr>
                    <w:commentReference w:id="8339"/>
                  </w:r>
                  <w:commentRangeEnd w:id="8340"/>
                  <w:r w:rsidRPr="000C1A69">
                    <w:rPr>
                      <w:rStyle w:val="CommentReference"/>
                      <w:sz w:val="18"/>
                      <w:szCs w:val="18"/>
                    </w:rPr>
                    <w:commentReference w:id="8340"/>
                  </w:r>
                  <w:commentRangeEnd w:id="8341"/>
                  <w:r w:rsidRPr="000C1A69">
                    <w:rPr>
                      <w:rStyle w:val="CommentReference"/>
                      <w:sz w:val="18"/>
                      <w:szCs w:val="18"/>
                    </w:rPr>
                    <w:commentReference w:id="8341"/>
                  </w:r>
                  <w:r w:rsidRPr="000C1A69">
                    <w:t xml:space="preserve"> that</w:t>
                  </w:r>
                  <w:commentRangeStart w:id="8344"/>
                  <w:commentRangeStart w:id="8345"/>
                  <w:r w:rsidRPr="000C1A69">
                    <w:t xml:space="preserve"> all policyholders </w:t>
                  </w:r>
                  <w:commentRangeEnd w:id="8344"/>
                  <w:r w:rsidRPr="000C1A69">
                    <w:rPr>
                      <w:rStyle w:val="CommentReference"/>
                      <w:sz w:val="18"/>
                      <w:szCs w:val="18"/>
                    </w:rPr>
                    <w:commentReference w:id="8344"/>
                  </w:r>
                  <w:commentRangeEnd w:id="8345"/>
                  <w:r w:rsidRPr="000C1A69">
                    <w:rPr>
                      <w:rStyle w:val="CommentReference"/>
                      <w:sz w:val="18"/>
                      <w:szCs w:val="18"/>
                    </w:rPr>
                    <w:commentReference w:id="8345"/>
                  </w:r>
                  <w:r w:rsidRPr="000C1A69">
                    <w:t xml:space="preserve">and/or any other declared </w:t>
                  </w:r>
                  <w:commentRangeStart w:id="8346"/>
                  <w:commentRangeStart w:id="8347"/>
                  <w:commentRangeStart w:id="8348"/>
                  <w:commentRangeStart w:id="8349"/>
                  <w:commentRangeStart w:id="8350"/>
                  <w:commentRangeStart w:id="8351"/>
                  <w:r w:rsidRPr="000C1A69">
                    <w:t xml:space="preserve">drivers </w:t>
                  </w:r>
                  <w:commentRangeEnd w:id="8346"/>
                  <w:r w:rsidRPr="000C1A69">
                    <w:rPr>
                      <w:rStyle w:val="CommentReference"/>
                      <w:sz w:val="18"/>
                      <w:szCs w:val="18"/>
                    </w:rPr>
                    <w:commentReference w:id="8346"/>
                  </w:r>
                  <w:commentRangeEnd w:id="8347"/>
                  <w:r w:rsidRPr="000C1A69">
                    <w:rPr>
                      <w:rStyle w:val="CommentReference"/>
                      <w:sz w:val="18"/>
                      <w:szCs w:val="18"/>
                    </w:rPr>
                    <w:commentReference w:id="8347"/>
                  </w:r>
                  <w:commentRangeEnd w:id="8348"/>
                  <w:r w:rsidRPr="000C1A69">
                    <w:rPr>
                      <w:rStyle w:val="CommentReference"/>
                      <w:sz w:val="18"/>
                      <w:szCs w:val="18"/>
                    </w:rPr>
                    <w:commentReference w:id="8348"/>
                  </w:r>
                  <w:commentRangeEnd w:id="8349"/>
                  <w:r w:rsidRPr="000C1A69">
                    <w:rPr>
                      <w:rStyle w:val="CommentReference"/>
                      <w:sz w:val="18"/>
                      <w:szCs w:val="18"/>
                    </w:rPr>
                    <w:commentReference w:id="8349"/>
                  </w:r>
                  <w:commentRangeEnd w:id="8350"/>
                  <w:r w:rsidRPr="000C1A69">
                    <w:rPr>
                      <w:rStyle w:val="CommentReference"/>
                      <w:sz w:val="18"/>
                      <w:szCs w:val="18"/>
                    </w:rPr>
                    <w:commentReference w:id="8350"/>
                  </w:r>
                  <w:commentRangeEnd w:id="8351"/>
                  <w:r w:rsidRPr="000C1A69">
                    <w:rPr>
                      <w:rStyle w:val="CommentReference"/>
                      <w:sz w:val="18"/>
                      <w:szCs w:val="18"/>
                    </w:rPr>
                    <w:commentReference w:id="8351"/>
                  </w:r>
                  <w:r w:rsidRPr="000C1A69">
                    <w:t>of this car:</w:t>
                  </w:r>
                  <w:commentRangeEnd w:id="8342"/>
                  <w:r w:rsidRPr="000C1A69">
                    <w:rPr>
                      <w:rStyle w:val="CommentReference"/>
                      <w:b/>
                      <w:bCs/>
                      <w:sz w:val="18"/>
                      <w:szCs w:val="18"/>
                    </w:rPr>
                    <w:commentReference w:id="8342"/>
                  </w:r>
                  <w:commentRangeEnd w:id="8343"/>
                  <w:r w:rsidRPr="000C1A69">
                    <w:rPr>
                      <w:rStyle w:val="CommentReference"/>
                      <w:b/>
                      <w:bCs/>
                      <w:sz w:val="18"/>
                      <w:szCs w:val="18"/>
                    </w:rPr>
                    <w:commentReference w:id="8343"/>
                  </w:r>
                </w:p>
              </w:tc>
              <w:tc>
                <w:tcPr>
                  <w:tcW w:w="4614" w:type="dxa"/>
                  <w:noWrap/>
                  <w:hideMark/>
                  <w:tcPrChange w:id="8353" w:author="Sue Simnor (EXT Idiom)" w:date="2024-08-15T15:04:00Z" w16du:dateUtc="2024-08-15T05:04:00Z">
                    <w:tcPr>
                      <w:tcW w:w="4614" w:type="dxa"/>
                      <w:noWrap/>
                      <w:vAlign w:val="bottom"/>
                      <w:hideMark/>
                    </w:tcPr>
                  </w:tcPrChange>
                </w:tcPr>
                <w:p w14:paraId="794ACBB1" w14:textId="395407F2" w:rsidR="00226547" w:rsidRPr="000C1A69" w:rsidRDefault="00226547" w:rsidP="00226547">
                  <w:pPr>
                    <w:tabs>
                      <w:tab w:val="left" w:pos="774"/>
                    </w:tabs>
                    <w:rPr>
                      <w:rFonts w:asciiTheme="minorHAnsi" w:hAnsiTheme="minorHAnsi"/>
                      <w:b/>
                      <w:bCs/>
                      <w:color w:val="000000"/>
                      <w:sz w:val="22"/>
                      <w:szCs w:val="22"/>
                      <w:lang w:eastAsia="en-AU"/>
                    </w:rPr>
                  </w:pPr>
                  <w:r w:rsidRPr="000C1A69">
                    <w:rPr>
                      <w:rFonts w:asciiTheme="minorHAnsi" w:hAnsiTheme="minorHAnsi"/>
                      <w:b/>
                      <w:bCs/>
                      <w:sz w:val="20"/>
                      <w:szCs w:val="20"/>
                    </w:rPr>
                    <w:t xml:space="preserve">• </w:t>
                  </w:r>
                  <w:commentRangeStart w:id="8354"/>
                  <w:commentRangeStart w:id="8355"/>
                  <w:commentRangeStart w:id="8356"/>
                  <w:commentRangeStart w:id="8357"/>
                  <w:r w:rsidRPr="000C1A69">
                    <w:rPr>
                      <w:rFonts w:asciiTheme="minorHAnsi" w:hAnsiTheme="minorHAnsi"/>
                      <w:b/>
                      <w:bCs/>
                      <w:sz w:val="20"/>
                      <w:szCs w:val="20"/>
                    </w:rPr>
                    <w:t>do</w:t>
                  </w:r>
                  <w:commentRangeEnd w:id="8354"/>
                  <w:r w:rsidRPr="000C1A69">
                    <w:rPr>
                      <w:rStyle w:val="CommentReference"/>
                      <w:rFonts w:asciiTheme="minorHAnsi" w:hAnsiTheme="minorHAnsi" w:cstheme="minorBidi"/>
                      <w:b/>
                      <w:bCs/>
                      <w:sz w:val="20"/>
                      <w:szCs w:val="20"/>
                    </w:rPr>
                    <w:commentReference w:id="8354"/>
                  </w:r>
                  <w:commentRangeEnd w:id="8355"/>
                  <w:r w:rsidRPr="000C1A69">
                    <w:rPr>
                      <w:rStyle w:val="CommentReference"/>
                      <w:rFonts w:asciiTheme="minorHAnsi" w:hAnsiTheme="minorHAnsi" w:cstheme="minorBidi"/>
                      <w:b/>
                      <w:bCs/>
                      <w:sz w:val="20"/>
                      <w:szCs w:val="20"/>
                    </w:rPr>
                    <w:commentReference w:id="8355"/>
                  </w:r>
                  <w:r w:rsidRPr="000C1A69">
                    <w:rPr>
                      <w:rFonts w:asciiTheme="minorHAnsi" w:hAnsiTheme="minorHAnsi"/>
                      <w:b/>
                      <w:bCs/>
                      <w:sz w:val="20"/>
                      <w:szCs w:val="20"/>
                    </w:rPr>
                    <w:t xml:space="preserve"> not have any pending prosecutions for any motoring offence</w:t>
                  </w:r>
                  <w:commentRangeEnd w:id="8356"/>
                  <w:r w:rsidRPr="000C1A69">
                    <w:rPr>
                      <w:rStyle w:val="CommentReference"/>
                      <w:rFonts w:asciiTheme="minorHAnsi" w:hAnsiTheme="minorHAnsi" w:cstheme="minorBidi"/>
                      <w:b/>
                      <w:bCs/>
                      <w:color w:val="000000"/>
                      <w:sz w:val="22"/>
                      <w:szCs w:val="22"/>
                      <w:lang w:eastAsia="en-AU"/>
                    </w:rPr>
                    <w:commentReference w:id="8356"/>
                  </w:r>
                  <w:commentRangeEnd w:id="8357"/>
                  <w:r w:rsidRPr="000C1A69">
                    <w:rPr>
                      <w:rStyle w:val="CommentReference"/>
                      <w:rFonts w:asciiTheme="minorHAnsi" w:hAnsiTheme="minorHAnsi" w:cstheme="minorBidi"/>
                      <w:b/>
                      <w:bCs/>
                      <w:color w:val="000000"/>
                      <w:sz w:val="22"/>
                      <w:szCs w:val="22"/>
                      <w:lang w:eastAsia="en-AU"/>
                    </w:rPr>
                    <w:commentReference w:id="8357"/>
                  </w:r>
                </w:p>
              </w:tc>
            </w:tr>
          </w:tbl>
          <w:p w14:paraId="67D3909C" w14:textId="07E48EC9" w:rsidR="00226547" w:rsidRPr="000C1A69" w:rsidRDefault="00226547" w:rsidP="00226547">
            <w:pPr>
              <w:pStyle w:val="BodycopyCOI"/>
            </w:pPr>
          </w:p>
        </w:tc>
        <w:tc>
          <w:tcPr>
            <w:tcW w:w="1418" w:type="dxa"/>
            <w:tcBorders>
              <w:top w:val="single" w:sz="4" w:space="0" w:color="auto"/>
              <w:left w:val="single" w:sz="4" w:space="0" w:color="auto"/>
              <w:bottom w:val="single" w:sz="4" w:space="0" w:color="auto"/>
              <w:right w:val="single" w:sz="4" w:space="0" w:color="auto"/>
            </w:tcBorders>
          </w:tcPr>
          <w:p w14:paraId="54C62352" w14:textId="506A00CC" w:rsidR="00F73484" w:rsidRPr="005556B6" w:rsidRDefault="0056467D" w:rsidP="00226547">
            <w:pPr>
              <w:tabs>
                <w:tab w:val="left" w:pos="1800"/>
              </w:tabs>
              <w:rPr>
                <w:rFonts w:ascii="Calibri" w:hAnsi="Calibri" w:cs="Calibri"/>
                <w:color w:val="000000" w:themeColor="text1"/>
                <w:sz w:val="20"/>
                <w:szCs w:val="20"/>
              </w:rPr>
            </w:pPr>
            <w:r w:rsidRPr="005556B6">
              <w:rPr>
                <w:rFonts w:ascii="Calibri" w:hAnsi="Calibri" w:cs="Calibri"/>
                <w:color w:val="000000" w:themeColor="text1"/>
                <w:sz w:val="20"/>
                <w:szCs w:val="20"/>
              </w:rPr>
              <w:t>Column 1 logic defined in DDH 10 V1</w:t>
            </w:r>
          </w:p>
          <w:p w14:paraId="3A5F90F5" w14:textId="1BCA0B4C" w:rsidR="00226547" w:rsidRPr="00517D39" w:rsidRDefault="00226547" w:rsidP="00226547">
            <w:pPr>
              <w:tabs>
                <w:tab w:val="left" w:pos="1800"/>
              </w:tabs>
              <w:rPr>
                <w:rFonts w:ascii="Calibri" w:hAnsi="Calibri" w:cs="Calibri"/>
                <w:color w:val="000000" w:themeColor="text1"/>
                <w:sz w:val="20"/>
                <w:szCs w:val="20"/>
                <w:highlight w:val="green"/>
                <w:rPrChange w:id="8358" w:author="Sue Simnor (EXT Idiom)" w:date="2024-08-15T16:30:00Z" w16du:dateUtc="2024-08-15T06:30:00Z">
                  <w:rPr>
                    <w:rFonts w:ascii="Calibri" w:hAnsi="Calibri" w:cs="Calibri"/>
                    <w:color w:val="000000" w:themeColor="text1"/>
                    <w:sz w:val="20"/>
                    <w:szCs w:val="20"/>
                  </w:rPr>
                </w:rPrChange>
              </w:rPr>
            </w:pPr>
          </w:p>
        </w:tc>
        <w:tc>
          <w:tcPr>
            <w:tcW w:w="1843" w:type="dxa"/>
            <w:tcBorders>
              <w:top w:val="single" w:sz="4" w:space="0" w:color="auto"/>
              <w:left w:val="single" w:sz="4" w:space="0" w:color="auto"/>
              <w:bottom w:val="single" w:sz="4" w:space="0" w:color="auto"/>
              <w:right w:val="single" w:sz="4" w:space="0" w:color="auto"/>
            </w:tcBorders>
          </w:tcPr>
          <w:p w14:paraId="339588E9" w14:textId="38A6CAE7" w:rsidR="00226547" w:rsidRPr="000C1A69" w:rsidRDefault="00226547" w:rsidP="00226547">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Column 1 Bodycopy_COI</w:t>
            </w:r>
          </w:p>
          <w:p w14:paraId="0AB22A17" w14:textId="71C2D782" w:rsidR="00226547" w:rsidRPr="000C1A69" w:rsidRDefault="00226547" w:rsidP="00226547">
            <w:pPr>
              <w:tabs>
                <w:tab w:val="left" w:pos="1800"/>
              </w:tabs>
              <w:rPr>
                <w:rFonts w:asciiTheme="minorHAnsi" w:hAnsiTheme="minorHAnsi" w:cstheme="minorHAnsi"/>
                <w:bCs/>
                <w:sz w:val="20"/>
                <w:szCs w:val="20"/>
              </w:rPr>
            </w:pPr>
          </w:p>
          <w:p w14:paraId="700566DB" w14:textId="58135779" w:rsidR="00226547" w:rsidRPr="000C1A69" w:rsidRDefault="00226547" w:rsidP="00226547">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Column 2: Bullet_1_B_COI</w:t>
            </w:r>
          </w:p>
          <w:p w14:paraId="7F48CA23" w14:textId="5D493DDD" w:rsidR="00226547" w:rsidRPr="000C1A69" w:rsidRDefault="00226547" w:rsidP="00226547">
            <w:pPr>
              <w:tabs>
                <w:tab w:val="left" w:pos="1800"/>
              </w:tabs>
              <w:rPr>
                <w:rFonts w:asciiTheme="minorHAnsi" w:hAnsiTheme="minorHAnsi" w:cstheme="minorHAnsi"/>
                <w:bCs/>
                <w:strike/>
                <w:sz w:val="20"/>
                <w:szCs w:val="20"/>
              </w:rPr>
            </w:pPr>
          </w:p>
        </w:tc>
        <w:tc>
          <w:tcPr>
            <w:tcW w:w="1843" w:type="dxa"/>
          </w:tcPr>
          <w:p w14:paraId="6A7C3037" w14:textId="77777777" w:rsidR="00226547" w:rsidRPr="00BD6987" w:rsidRDefault="00226547">
            <w:pPr>
              <w:ind w:right="809"/>
              <w:pPrChange w:id="8359" w:author="Sue Simnor (EXT Idiom)" w:date="2024-08-15T16:28:00Z" w16du:dateUtc="2024-08-15T06:28:00Z">
                <w:pPr/>
              </w:pPrChange>
            </w:pPr>
          </w:p>
        </w:tc>
        <w:tc>
          <w:tcPr>
            <w:tcW w:w="1843" w:type="dxa"/>
          </w:tcPr>
          <w:p w14:paraId="7587EFEF" w14:textId="77777777" w:rsidR="00226547" w:rsidRPr="000C1A69" w:rsidRDefault="00226547" w:rsidP="00226547">
            <w:pPr>
              <w:tabs>
                <w:tab w:val="left" w:pos="1800"/>
              </w:tabs>
              <w:rPr>
                <w:ins w:id="8360" w:author="Sue Simnor (EXT Idiom)" w:date="2024-08-15T16:26:00Z" w16du:dateUtc="2024-08-15T06:26:00Z"/>
                <w:rFonts w:ascii="Calibri" w:hAnsi="Calibri" w:cs="Calibri"/>
                <w:color w:val="000000" w:themeColor="text1"/>
                <w:sz w:val="20"/>
                <w:szCs w:val="20"/>
              </w:rPr>
            </w:pPr>
            <w:ins w:id="8361" w:author="Sue Simnor (EXT Idiom)" w:date="2024-08-15T16:26:00Z" w16du:dateUtc="2024-08-15T06:26:00Z">
              <w:r w:rsidRPr="000C1A69">
                <w:rPr>
                  <w:rFonts w:ascii="Calibri" w:hAnsi="Calibri" w:cs="Calibri"/>
                  <w:color w:val="000000" w:themeColor="text1"/>
                  <w:sz w:val="20"/>
                  <w:szCs w:val="20"/>
                </w:rPr>
                <w:t>Always display</w:t>
              </w:r>
            </w:ins>
          </w:p>
          <w:p w14:paraId="395295D5" w14:textId="77777777" w:rsidR="00226547" w:rsidRPr="00BD6987" w:rsidRDefault="00226547" w:rsidP="00226547"/>
        </w:tc>
        <w:tc>
          <w:tcPr>
            <w:tcW w:w="1843" w:type="dxa"/>
          </w:tcPr>
          <w:p w14:paraId="7B0CA9DE" w14:textId="77777777" w:rsidR="00226547" w:rsidRPr="000C1A69" w:rsidRDefault="00226547" w:rsidP="00226547">
            <w:pPr>
              <w:tabs>
                <w:tab w:val="left" w:pos="1800"/>
              </w:tabs>
              <w:rPr>
                <w:ins w:id="8362" w:author="Sue Simnor (EXT Idiom)" w:date="2024-08-15T16:26:00Z" w16du:dateUtc="2024-08-15T06:26:00Z"/>
                <w:rFonts w:asciiTheme="minorHAnsi" w:hAnsiTheme="minorHAnsi" w:cstheme="minorHAnsi"/>
                <w:bCs/>
                <w:sz w:val="20"/>
                <w:szCs w:val="20"/>
              </w:rPr>
            </w:pPr>
            <w:ins w:id="8363" w:author="Sue Simnor (EXT Idiom)" w:date="2024-08-15T16:26:00Z" w16du:dateUtc="2024-08-15T06:26:00Z">
              <w:r w:rsidRPr="000C1A69">
                <w:rPr>
                  <w:rFonts w:asciiTheme="minorHAnsi" w:hAnsiTheme="minorHAnsi" w:cstheme="minorHAnsi"/>
                  <w:bCs/>
                  <w:sz w:val="20"/>
                  <w:szCs w:val="20"/>
                </w:rPr>
                <w:t>Column 1 Bodycopy_COI</w:t>
              </w:r>
            </w:ins>
          </w:p>
          <w:p w14:paraId="2FDDA834" w14:textId="77777777" w:rsidR="00226547" w:rsidRPr="000C1A69" w:rsidRDefault="00226547" w:rsidP="00226547">
            <w:pPr>
              <w:tabs>
                <w:tab w:val="left" w:pos="1800"/>
              </w:tabs>
              <w:rPr>
                <w:ins w:id="8364" w:author="Sue Simnor (EXT Idiom)" w:date="2024-08-15T16:26:00Z" w16du:dateUtc="2024-08-15T06:26:00Z"/>
                <w:rFonts w:asciiTheme="minorHAnsi" w:hAnsiTheme="minorHAnsi" w:cstheme="minorHAnsi"/>
                <w:bCs/>
                <w:sz w:val="20"/>
                <w:szCs w:val="20"/>
              </w:rPr>
            </w:pPr>
          </w:p>
          <w:p w14:paraId="658AA4C9" w14:textId="77777777" w:rsidR="00226547" w:rsidRPr="000C1A69" w:rsidRDefault="00226547" w:rsidP="00226547">
            <w:pPr>
              <w:tabs>
                <w:tab w:val="left" w:pos="1800"/>
              </w:tabs>
              <w:rPr>
                <w:ins w:id="8365" w:author="Sue Simnor (EXT Idiom)" w:date="2024-08-15T16:26:00Z" w16du:dateUtc="2024-08-15T06:26:00Z"/>
                <w:rFonts w:asciiTheme="minorHAnsi" w:hAnsiTheme="minorHAnsi" w:cstheme="minorHAnsi"/>
                <w:bCs/>
                <w:sz w:val="20"/>
                <w:szCs w:val="20"/>
              </w:rPr>
            </w:pPr>
            <w:ins w:id="8366" w:author="Sue Simnor (EXT Idiom)" w:date="2024-08-15T16:26:00Z" w16du:dateUtc="2024-08-15T06:26:00Z">
              <w:r w:rsidRPr="000C1A69">
                <w:rPr>
                  <w:rFonts w:asciiTheme="minorHAnsi" w:hAnsiTheme="minorHAnsi" w:cstheme="minorHAnsi"/>
                  <w:bCs/>
                  <w:sz w:val="20"/>
                  <w:szCs w:val="20"/>
                </w:rPr>
                <w:t>Column 2: Bullet_1_B_COI</w:t>
              </w:r>
            </w:ins>
          </w:p>
          <w:p w14:paraId="304ADCC7" w14:textId="77777777" w:rsidR="00226547" w:rsidRPr="00BD6987" w:rsidRDefault="00226547" w:rsidP="00226547"/>
        </w:tc>
      </w:tr>
      <w:tr w:rsidR="00226547" w:rsidRPr="005556B6" w14:paraId="4F631E8E"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23FB4F7D" w14:textId="68D15F54" w:rsidR="00226547" w:rsidRPr="005556B6" w:rsidRDefault="00226547" w:rsidP="00226547">
            <w:pPr>
              <w:tabs>
                <w:tab w:val="left" w:pos="1800"/>
              </w:tabs>
              <w:rPr>
                <w:rFonts w:asciiTheme="minorHAnsi" w:hAnsiTheme="minorHAnsi" w:cstheme="minorHAnsi"/>
                <w:bCs/>
                <w:sz w:val="20"/>
                <w:szCs w:val="20"/>
              </w:rPr>
            </w:pPr>
            <w:r w:rsidRPr="005556B6">
              <w:rPr>
                <w:rFonts w:asciiTheme="minorHAnsi" w:hAnsiTheme="minorHAnsi" w:cstheme="minorHAnsi"/>
                <w:bCs/>
                <w:sz w:val="20"/>
                <w:szCs w:val="20"/>
              </w:rPr>
              <w:t>DDH 1</w:t>
            </w:r>
            <w:ins w:id="8367" w:author="Sam Sehgal (EXT Idiom)" w:date="2024-11-12T11:15:00Z" w16du:dateUtc="2024-11-12T00:15:00Z">
              <w:r w:rsidR="00983B8D">
                <w:rPr>
                  <w:rFonts w:asciiTheme="minorHAnsi" w:hAnsiTheme="minorHAnsi" w:cstheme="minorHAnsi"/>
                  <w:bCs/>
                  <w:sz w:val="20"/>
                  <w:szCs w:val="20"/>
                </w:rPr>
                <w:t>4</w:t>
              </w:r>
            </w:ins>
            <w:del w:id="8368" w:author="Sam Sehgal (EXT Idiom)" w:date="2024-11-12T11:15:00Z" w16du:dateUtc="2024-11-12T00:15:00Z">
              <w:r w:rsidRPr="005556B6" w:rsidDel="00983B8D">
                <w:rPr>
                  <w:rFonts w:asciiTheme="minorHAnsi" w:hAnsiTheme="minorHAnsi" w:cstheme="minorHAnsi"/>
                  <w:bCs/>
                  <w:sz w:val="20"/>
                  <w:szCs w:val="20"/>
                </w:rPr>
                <w:delText>3</w:delText>
              </w:r>
            </w:del>
            <w:ins w:id="8369" w:author="sam sehgal" w:date="2024-08-20T13:56:00Z" w16du:dateUtc="2024-08-20T03:56:00Z">
              <w:r w:rsidR="007645A5" w:rsidRPr="005556B6">
                <w:rPr>
                  <w:rFonts w:asciiTheme="minorHAnsi" w:hAnsiTheme="minorHAnsi" w:cstheme="minorHAnsi"/>
                  <w:bCs/>
                  <w:sz w:val="20"/>
                  <w:szCs w:val="20"/>
                  <w:rPrChange w:id="8370" w:author="Sue Simnor (EXT Idiom)" w:date="2024-09-12T16:46:00Z" w16du:dateUtc="2024-09-12T06:46:00Z">
                    <w:rPr>
                      <w:rFonts w:asciiTheme="minorHAnsi" w:hAnsiTheme="minorHAnsi" w:cstheme="minorHAnsi"/>
                      <w:bCs/>
                      <w:sz w:val="20"/>
                      <w:szCs w:val="20"/>
                      <w:highlight w:val="green"/>
                    </w:rPr>
                  </w:rPrChange>
                </w:rPr>
                <w:t xml:space="preserve"> V2</w:t>
              </w:r>
            </w:ins>
          </w:p>
        </w:tc>
        <w:tc>
          <w:tcPr>
            <w:tcW w:w="2243" w:type="dxa"/>
            <w:tcBorders>
              <w:top w:val="single" w:sz="4" w:space="0" w:color="auto"/>
              <w:left w:val="single" w:sz="4" w:space="0" w:color="auto"/>
              <w:bottom w:val="single" w:sz="4" w:space="0" w:color="auto"/>
              <w:right w:val="single" w:sz="4" w:space="0" w:color="auto"/>
            </w:tcBorders>
          </w:tcPr>
          <w:p w14:paraId="7B253178" w14:textId="77777777" w:rsidR="00226547" w:rsidRPr="005556B6" w:rsidRDefault="00226547" w:rsidP="00226547">
            <w:pPr>
              <w:tabs>
                <w:tab w:val="left" w:pos="1800"/>
              </w:tabs>
              <w:rPr>
                <w:rFonts w:ascii="Calibri" w:hAnsi="Calibri" w:cs="Calibri"/>
                <w:strike/>
                <w:sz w:val="20"/>
                <w:szCs w:val="20"/>
                <w:rPrChange w:id="8371" w:author="Sue Simnor (EXT Idiom)" w:date="2024-09-12T16:46:00Z" w16du:dateUtc="2024-09-12T06:46:00Z">
                  <w:rPr>
                    <w:rFonts w:ascii="Calibri" w:hAnsi="Calibri" w:cs="Calibri"/>
                    <w:strike/>
                    <w:sz w:val="20"/>
                    <w:szCs w:val="20"/>
                    <w:highlight w:val="yellow"/>
                  </w:rPr>
                </w:rPrChange>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226547" w:rsidRPr="005556B6" w14:paraId="095D6676" w14:textId="77777777" w:rsidTr="00950A2A">
              <w:trPr>
                <w:trHeight w:val="140"/>
              </w:trPr>
              <w:tc>
                <w:tcPr>
                  <w:tcW w:w="2904" w:type="dxa"/>
                  <w:noWrap/>
                  <w:hideMark/>
                </w:tcPr>
                <w:p w14:paraId="53C90EF6" w14:textId="17B7A3F1" w:rsidR="00226547" w:rsidRPr="005556B6" w:rsidRDefault="003229CE" w:rsidP="00226547">
                  <w:pPr>
                    <w:pStyle w:val="BodycopyCOI"/>
                    <w:rPr>
                      <w:lang w:val="en-US"/>
                      <w:rPrChange w:id="8372" w:author="Sue Simnor (EXT Idiom)" w:date="2024-09-12T16:46:00Z" w16du:dateUtc="2024-09-12T06:46:00Z">
                        <w:rPr>
                          <w:b/>
                          <w:bCs/>
                        </w:rPr>
                      </w:rPrChange>
                    </w:rPr>
                  </w:pPr>
                  <w:ins w:id="8373" w:author="sam sehgal" w:date="2024-10-14T16:29:00Z" w16du:dateUtc="2024-10-14T05:29:00Z">
                    <w:r>
                      <w:rPr>
                        <w:lang w:val="en-US"/>
                      </w:rPr>
                      <w:t>We understand that in your previous policy terms policyholders and/or other declared drivers of this car:</w:t>
                    </w:r>
                  </w:ins>
                </w:p>
              </w:tc>
              <w:tc>
                <w:tcPr>
                  <w:tcW w:w="4614" w:type="dxa"/>
                  <w:noWrap/>
                  <w:hideMark/>
                </w:tcPr>
                <w:p w14:paraId="634FD9A4" w14:textId="77777777" w:rsidR="00226547" w:rsidRPr="005556B6" w:rsidRDefault="00226547" w:rsidP="00226547">
                  <w:pPr>
                    <w:tabs>
                      <w:tab w:val="left" w:pos="774"/>
                    </w:tabs>
                    <w:rPr>
                      <w:rFonts w:asciiTheme="minorHAnsi" w:hAnsiTheme="minorHAnsi"/>
                      <w:b/>
                      <w:bCs/>
                      <w:color w:val="000000"/>
                      <w:sz w:val="22"/>
                      <w:szCs w:val="22"/>
                      <w:lang w:eastAsia="en-AU"/>
                    </w:rPr>
                  </w:pPr>
                  <w:r w:rsidRPr="005556B6">
                    <w:rPr>
                      <w:rFonts w:asciiTheme="minorHAnsi" w:hAnsiTheme="minorHAnsi"/>
                      <w:b/>
                      <w:bCs/>
                      <w:sz w:val="20"/>
                      <w:szCs w:val="20"/>
                    </w:rPr>
                    <w:t xml:space="preserve">• </w:t>
                  </w:r>
                  <w:commentRangeStart w:id="8374"/>
                  <w:commentRangeStart w:id="8375"/>
                  <w:commentRangeStart w:id="8376"/>
                  <w:commentRangeStart w:id="8377"/>
                  <w:r w:rsidRPr="005556B6">
                    <w:rPr>
                      <w:rFonts w:asciiTheme="minorHAnsi" w:hAnsiTheme="minorHAnsi"/>
                      <w:b/>
                      <w:bCs/>
                      <w:sz w:val="20"/>
                      <w:szCs w:val="20"/>
                    </w:rPr>
                    <w:t>do</w:t>
                  </w:r>
                  <w:commentRangeEnd w:id="8374"/>
                  <w:r w:rsidRPr="005556B6">
                    <w:rPr>
                      <w:rStyle w:val="CommentReference"/>
                      <w:rFonts w:asciiTheme="minorHAnsi" w:hAnsiTheme="minorHAnsi" w:cstheme="minorBidi"/>
                      <w:b/>
                      <w:bCs/>
                      <w:sz w:val="20"/>
                      <w:szCs w:val="20"/>
                    </w:rPr>
                    <w:commentReference w:id="8374"/>
                  </w:r>
                  <w:commentRangeEnd w:id="8375"/>
                  <w:r w:rsidRPr="005556B6">
                    <w:rPr>
                      <w:rStyle w:val="CommentReference"/>
                      <w:rFonts w:asciiTheme="minorHAnsi" w:hAnsiTheme="minorHAnsi" w:cstheme="minorBidi"/>
                      <w:b/>
                      <w:bCs/>
                      <w:sz w:val="20"/>
                      <w:szCs w:val="20"/>
                    </w:rPr>
                    <w:commentReference w:id="8375"/>
                  </w:r>
                  <w:r w:rsidRPr="005556B6">
                    <w:rPr>
                      <w:rFonts w:asciiTheme="minorHAnsi" w:hAnsiTheme="minorHAnsi"/>
                      <w:b/>
                      <w:bCs/>
                      <w:sz w:val="20"/>
                      <w:szCs w:val="20"/>
                    </w:rPr>
                    <w:t xml:space="preserve"> not have any pending prosecutions for any motoring offence</w:t>
                  </w:r>
                  <w:commentRangeEnd w:id="8376"/>
                  <w:r w:rsidRPr="005556B6">
                    <w:rPr>
                      <w:rStyle w:val="CommentReference"/>
                      <w:rFonts w:asciiTheme="minorHAnsi" w:hAnsiTheme="minorHAnsi" w:cstheme="minorBidi"/>
                      <w:b/>
                      <w:bCs/>
                      <w:color w:val="000000"/>
                      <w:sz w:val="22"/>
                      <w:szCs w:val="22"/>
                      <w:lang w:eastAsia="en-AU"/>
                    </w:rPr>
                    <w:commentReference w:id="8376"/>
                  </w:r>
                  <w:commentRangeEnd w:id="8377"/>
                  <w:r w:rsidRPr="005556B6">
                    <w:rPr>
                      <w:rStyle w:val="CommentReference"/>
                      <w:rFonts w:asciiTheme="minorHAnsi" w:hAnsiTheme="minorHAnsi" w:cstheme="minorBidi"/>
                      <w:b/>
                      <w:bCs/>
                      <w:color w:val="000000"/>
                      <w:sz w:val="22"/>
                      <w:szCs w:val="22"/>
                      <w:lang w:eastAsia="en-AU"/>
                    </w:rPr>
                    <w:commentReference w:id="8377"/>
                  </w:r>
                </w:p>
              </w:tc>
            </w:tr>
          </w:tbl>
          <w:p w14:paraId="5CE7B83C" w14:textId="77777777" w:rsidR="00226547" w:rsidRPr="005556B6" w:rsidRDefault="00226547" w:rsidP="00226547">
            <w:pPr>
              <w:pStyle w:val="BodycopyCOI"/>
            </w:pPr>
          </w:p>
        </w:tc>
        <w:tc>
          <w:tcPr>
            <w:tcW w:w="1418" w:type="dxa"/>
            <w:tcBorders>
              <w:top w:val="single" w:sz="4" w:space="0" w:color="auto"/>
              <w:left w:val="single" w:sz="4" w:space="0" w:color="auto"/>
              <w:bottom w:val="single" w:sz="4" w:space="0" w:color="auto"/>
              <w:right w:val="single" w:sz="4" w:space="0" w:color="auto"/>
            </w:tcBorders>
          </w:tcPr>
          <w:p w14:paraId="6FB472B6" w14:textId="77777777" w:rsidR="0056467D" w:rsidRPr="005556B6" w:rsidRDefault="0056467D" w:rsidP="0056467D">
            <w:pPr>
              <w:tabs>
                <w:tab w:val="left" w:pos="1800"/>
              </w:tabs>
              <w:rPr>
                <w:rFonts w:ascii="Calibri" w:hAnsi="Calibri" w:cs="Calibri"/>
                <w:color w:val="000000" w:themeColor="text1"/>
                <w:sz w:val="20"/>
                <w:szCs w:val="20"/>
              </w:rPr>
            </w:pPr>
            <w:r w:rsidRPr="005556B6">
              <w:rPr>
                <w:rFonts w:ascii="Calibri" w:hAnsi="Calibri" w:cs="Calibri"/>
                <w:color w:val="000000" w:themeColor="text1"/>
                <w:sz w:val="20"/>
                <w:szCs w:val="20"/>
              </w:rPr>
              <w:t>Column 1 logic defined in DDH 10 V1</w:t>
            </w:r>
          </w:p>
          <w:p w14:paraId="4093C883" w14:textId="4EAB0B07" w:rsidR="00226547" w:rsidRPr="005556B6" w:rsidRDefault="00226547" w:rsidP="00F73484">
            <w:pPr>
              <w:tabs>
                <w:tab w:val="left" w:pos="1800"/>
              </w:tabs>
              <w:rPr>
                <w:rFonts w:ascii="Calibri" w:hAnsi="Calibri" w:cs="Calibri"/>
                <w:color w:val="000000" w:themeColor="text1"/>
                <w:sz w:val="20"/>
                <w:szCs w:val="20"/>
              </w:rPr>
            </w:pPr>
          </w:p>
        </w:tc>
        <w:tc>
          <w:tcPr>
            <w:tcW w:w="1843" w:type="dxa"/>
            <w:tcBorders>
              <w:top w:val="single" w:sz="4" w:space="0" w:color="auto"/>
              <w:left w:val="single" w:sz="4" w:space="0" w:color="auto"/>
              <w:bottom w:val="single" w:sz="4" w:space="0" w:color="auto"/>
              <w:right w:val="single" w:sz="4" w:space="0" w:color="auto"/>
            </w:tcBorders>
          </w:tcPr>
          <w:p w14:paraId="69E5E552" w14:textId="77777777" w:rsidR="00226547" w:rsidRPr="005556B6" w:rsidRDefault="00226547" w:rsidP="00226547">
            <w:pPr>
              <w:tabs>
                <w:tab w:val="left" w:pos="1800"/>
              </w:tabs>
              <w:rPr>
                <w:rFonts w:asciiTheme="minorHAnsi" w:hAnsiTheme="minorHAnsi" w:cstheme="minorHAnsi"/>
                <w:bCs/>
                <w:sz w:val="20"/>
                <w:szCs w:val="20"/>
              </w:rPr>
            </w:pPr>
            <w:r w:rsidRPr="005556B6">
              <w:rPr>
                <w:rFonts w:asciiTheme="minorHAnsi" w:hAnsiTheme="minorHAnsi" w:cstheme="minorHAnsi"/>
                <w:bCs/>
                <w:sz w:val="20"/>
                <w:szCs w:val="20"/>
              </w:rPr>
              <w:t>Column 1 Bodycopy_COI</w:t>
            </w:r>
          </w:p>
          <w:p w14:paraId="339B6856" w14:textId="77777777" w:rsidR="00226547" w:rsidRPr="005556B6" w:rsidRDefault="00226547" w:rsidP="00226547">
            <w:pPr>
              <w:tabs>
                <w:tab w:val="left" w:pos="1800"/>
              </w:tabs>
              <w:rPr>
                <w:rFonts w:asciiTheme="minorHAnsi" w:hAnsiTheme="minorHAnsi" w:cstheme="minorHAnsi"/>
                <w:bCs/>
                <w:sz w:val="20"/>
                <w:szCs w:val="20"/>
              </w:rPr>
            </w:pPr>
          </w:p>
          <w:p w14:paraId="6BFE7425" w14:textId="77777777" w:rsidR="00226547" w:rsidRPr="005556B6" w:rsidRDefault="00226547" w:rsidP="00226547">
            <w:pPr>
              <w:tabs>
                <w:tab w:val="left" w:pos="1800"/>
              </w:tabs>
              <w:rPr>
                <w:rFonts w:asciiTheme="minorHAnsi" w:hAnsiTheme="minorHAnsi" w:cstheme="minorHAnsi"/>
                <w:bCs/>
                <w:sz w:val="20"/>
                <w:szCs w:val="20"/>
              </w:rPr>
            </w:pPr>
            <w:r w:rsidRPr="005556B6">
              <w:rPr>
                <w:rFonts w:asciiTheme="minorHAnsi" w:hAnsiTheme="minorHAnsi" w:cstheme="minorHAnsi"/>
                <w:bCs/>
                <w:sz w:val="20"/>
                <w:szCs w:val="20"/>
              </w:rPr>
              <w:t>Column 2: Bullet_1_B_COI</w:t>
            </w:r>
          </w:p>
          <w:p w14:paraId="008026F4" w14:textId="77777777" w:rsidR="00226547" w:rsidRPr="005556B6" w:rsidRDefault="00226547" w:rsidP="00226547">
            <w:pPr>
              <w:tabs>
                <w:tab w:val="left" w:pos="1800"/>
              </w:tabs>
              <w:rPr>
                <w:rFonts w:asciiTheme="minorHAnsi" w:hAnsiTheme="minorHAnsi" w:cstheme="minorHAnsi"/>
                <w:bCs/>
                <w:sz w:val="20"/>
                <w:szCs w:val="20"/>
              </w:rPr>
            </w:pPr>
          </w:p>
        </w:tc>
      </w:tr>
      <w:tr w:rsidR="00226547" w:rsidRPr="00BD6987" w14:paraId="1D5A0286"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1C8571F9" w14:textId="464D9C11" w:rsidR="00226547" w:rsidRPr="00BD6987" w:rsidRDefault="00226547" w:rsidP="0022654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DDH </w:t>
            </w:r>
            <w:r>
              <w:rPr>
                <w:rFonts w:asciiTheme="minorHAnsi" w:hAnsiTheme="minorHAnsi" w:cstheme="minorHAnsi"/>
                <w:bCs/>
                <w:sz w:val="20"/>
                <w:szCs w:val="20"/>
              </w:rPr>
              <w:t>1</w:t>
            </w:r>
            <w:ins w:id="8378" w:author="Sam Sehgal (EXT Idiom)" w:date="2024-11-12T11:15:00Z" w16du:dateUtc="2024-11-12T00:15:00Z">
              <w:r w:rsidR="006C5B03">
                <w:rPr>
                  <w:rFonts w:asciiTheme="minorHAnsi" w:hAnsiTheme="minorHAnsi" w:cstheme="minorHAnsi"/>
                  <w:bCs/>
                  <w:sz w:val="20"/>
                  <w:szCs w:val="20"/>
                </w:rPr>
                <w:t>5</w:t>
              </w:r>
            </w:ins>
            <w:del w:id="8379" w:author="Sam Sehgal (EXT Idiom)" w:date="2024-11-12T11:15:00Z" w16du:dateUtc="2024-11-12T00:15:00Z">
              <w:r w:rsidDel="00983B8D">
                <w:rPr>
                  <w:rFonts w:asciiTheme="minorHAnsi" w:hAnsiTheme="minorHAnsi" w:cstheme="minorHAnsi"/>
                  <w:bCs/>
                  <w:sz w:val="20"/>
                  <w:szCs w:val="20"/>
                </w:rPr>
                <w:delText>4</w:delText>
              </w:r>
            </w:del>
          </w:p>
        </w:tc>
        <w:tc>
          <w:tcPr>
            <w:tcW w:w="2243" w:type="dxa"/>
            <w:tcBorders>
              <w:top w:val="single" w:sz="4" w:space="0" w:color="auto"/>
              <w:left w:val="single" w:sz="4" w:space="0" w:color="auto"/>
              <w:bottom w:val="single" w:sz="4" w:space="0" w:color="auto"/>
              <w:right w:val="single" w:sz="4" w:space="0" w:color="auto"/>
            </w:tcBorders>
          </w:tcPr>
          <w:p w14:paraId="4672211E" w14:textId="655B9CC4" w:rsidR="00226547" w:rsidRPr="004705A2" w:rsidRDefault="00226547" w:rsidP="00226547">
            <w:pPr>
              <w:tabs>
                <w:tab w:val="left" w:pos="1800"/>
              </w:tabs>
              <w:rPr>
                <w:rFonts w:ascii="Calibri" w:hAnsi="Calibri" w:cs="Calibri"/>
                <w:strike/>
                <w:sz w:val="20"/>
                <w:szCs w:val="20"/>
                <w:highlight w:val="yellow"/>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226547" w:rsidRPr="000C1A69" w14:paraId="72826A99" w14:textId="77777777" w:rsidTr="005556B6">
              <w:tc>
                <w:tcPr>
                  <w:tcW w:w="2904" w:type="dxa"/>
                  <w:noWrap/>
                  <w:hideMark/>
                </w:tcPr>
                <w:p w14:paraId="14194EE2" w14:textId="74F480F1" w:rsidR="00226547" w:rsidRDefault="00226547" w:rsidP="00226547">
                  <w:pPr>
                    <w:pStyle w:val="BodycopyCOI"/>
                  </w:pPr>
                  <w:commentRangeStart w:id="8380"/>
                  <w:commentRangeStart w:id="8381"/>
                  <w:commentRangeStart w:id="8382"/>
                  <w:commentRangeStart w:id="8383"/>
                  <w:commentRangeStart w:id="8384"/>
                  <w:r w:rsidRPr="000C1A69">
                    <w:t>You have told us</w:t>
                  </w:r>
                  <w:commentRangeEnd w:id="8380"/>
                  <w:r w:rsidRPr="000C1A69">
                    <w:rPr>
                      <w:rStyle w:val="CommentReference"/>
                      <w:sz w:val="18"/>
                      <w:szCs w:val="18"/>
                    </w:rPr>
                    <w:commentReference w:id="8380"/>
                  </w:r>
                  <w:commentRangeEnd w:id="8381"/>
                  <w:r w:rsidRPr="000C1A69">
                    <w:rPr>
                      <w:rStyle w:val="CommentReference"/>
                      <w:sz w:val="18"/>
                      <w:szCs w:val="18"/>
                    </w:rPr>
                    <w:commentReference w:id="8381"/>
                  </w:r>
                  <w:commentRangeEnd w:id="8382"/>
                  <w:r w:rsidRPr="000C1A69">
                    <w:rPr>
                      <w:rStyle w:val="CommentReference"/>
                      <w:sz w:val="18"/>
                      <w:szCs w:val="18"/>
                    </w:rPr>
                    <w:commentReference w:id="8382"/>
                  </w:r>
                  <w:r w:rsidRPr="000C1A69">
                    <w:t xml:space="preserve"> that</w:t>
                  </w:r>
                  <w:commentRangeStart w:id="8385"/>
                  <w:commentRangeStart w:id="8386"/>
                  <w:r w:rsidRPr="000C1A69">
                    <w:t xml:space="preserve"> all policyholders </w:t>
                  </w:r>
                  <w:commentRangeEnd w:id="8385"/>
                  <w:r w:rsidRPr="000C1A69">
                    <w:rPr>
                      <w:rStyle w:val="CommentReference"/>
                      <w:sz w:val="18"/>
                      <w:szCs w:val="18"/>
                    </w:rPr>
                    <w:commentReference w:id="8385"/>
                  </w:r>
                  <w:commentRangeEnd w:id="8386"/>
                  <w:r w:rsidRPr="000C1A69">
                    <w:rPr>
                      <w:rStyle w:val="CommentReference"/>
                      <w:sz w:val="18"/>
                      <w:szCs w:val="18"/>
                    </w:rPr>
                    <w:commentReference w:id="8386"/>
                  </w:r>
                  <w:r w:rsidRPr="000C1A69">
                    <w:t xml:space="preserve">and/or any other declared </w:t>
                  </w:r>
                  <w:commentRangeStart w:id="8387"/>
                  <w:commentRangeStart w:id="8388"/>
                  <w:commentRangeStart w:id="8389"/>
                  <w:commentRangeStart w:id="8390"/>
                  <w:commentRangeStart w:id="8391"/>
                  <w:commentRangeStart w:id="8392"/>
                  <w:r w:rsidRPr="000C1A69">
                    <w:t xml:space="preserve">drivers </w:t>
                  </w:r>
                  <w:commentRangeEnd w:id="8387"/>
                  <w:r w:rsidRPr="000C1A69">
                    <w:rPr>
                      <w:rStyle w:val="CommentReference"/>
                      <w:sz w:val="18"/>
                      <w:szCs w:val="18"/>
                    </w:rPr>
                    <w:commentReference w:id="8387"/>
                  </w:r>
                  <w:commentRangeEnd w:id="8388"/>
                  <w:r w:rsidRPr="000C1A69">
                    <w:rPr>
                      <w:rStyle w:val="CommentReference"/>
                      <w:sz w:val="18"/>
                      <w:szCs w:val="18"/>
                    </w:rPr>
                    <w:commentReference w:id="8388"/>
                  </w:r>
                  <w:commentRangeEnd w:id="8389"/>
                  <w:r w:rsidRPr="000C1A69">
                    <w:rPr>
                      <w:rStyle w:val="CommentReference"/>
                      <w:sz w:val="18"/>
                      <w:szCs w:val="18"/>
                    </w:rPr>
                    <w:commentReference w:id="8389"/>
                  </w:r>
                  <w:commentRangeEnd w:id="8390"/>
                  <w:r w:rsidRPr="000C1A69">
                    <w:rPr>
                      <w:rStyle w:val="CommentReference"/>
                      <w:sz w:val="18"/>
                      <w:szCs w:val="18"/>
                    </w:rPr>
                    <w:commentReference w:id="8390"/>
                  </w:r>
                  <w:commentRangeEnd w:id="8391"/>
                  <w:r w:rsidRPr="000C1A69">
                    <w:rPr>
                      <w:rStyle w:val="CommentReference"/>
                      <w:sz w:val="18"/>
                      <w:szCs w:val="18"/>
                    </w:rPr>
                    <w:commentReference w:id="8391"/>
                  </w:r>
                  <w:commentRangeEnd w:id="8392"/>
                  <w:r w:rsidRPr="000C1A69">
                    <w:rPr>
                      <w:rStyle w:val="CommentReference"/>
                      <w:sz w:val="18"/>
                      <w:szCs w:val="18"/>
                    </w:rPr>
                    <w:commentReference w:id="8392"/>
                  </w:r>
                  <w:r w:rsidRPr="000C1A69">
                    <w:t>of this car:</w:t>
                  </w:r>
                  <w:commentRangeEnd w:id="8383"/>
                  <w:r>
                    <w:rPr>
                      <w:rStyle w:val="CommentReference"/>
                      <w:sz w:val="18"/>
                      <w:szCs w:val="18"/>
                    </w:rPr>
                    <w:commentReference w:id="8383"/>
                  </w:r>
                  <w:commentRangeEnd w:id="8384"/>
                  <w:r>
                    <w:rPr>
                      <w:rStyle w:val="CommentReference"/>
                      <w:sz w:val="18"/>
                      <w:szCs w:val="18"/>
                    </w:rPr>
                    <w:commentReference w:id="8384"/>
                  </w:r>
                </w:p>
                <w:p w14:paraId="2F8B0AA3" w14:textId="7F3E2A33" w:rsidR="00226547" w:rsidRPr="000C1A69" w:rsidRDefault="00226547" w:rsidP="0056467D">
                  <w:pPr>
                    <w:pStyle w:val="BodycopyCOI"/>
                    <w:rPr>
                      <w:b/>
                      <w:bCs/>
                    </w:rPr>
                  </w:pPr>
                </w:p>
              </w:tc>
              <w:tc>
                <w:tcPr>
                  <w:tcW w:w="4614" w:type="dxa"/>
                  <w:noWrap/>
                  <w:hideMark/>
                </w:tcPr>
                <w:p w14:paraId="6C32C37C" w14:textId="37F74DA0" w:rsidR="00226547" w:rsidRPr="000C1A69" w:rsidRDefault="00226547" w:rsidP="00226547">
                  <w:pPr>
                    <w:tabs>
                      <w:tab w:val="left" w:pos="774"/>
                    </w:tabs>
                    <w:rPr>
                      <w:rFonts w:asciiTheme="minorHAnsi" w:hAnsiTheme="minorHAnsi"/>
                      <w:b/>
                      <w:bCs/>
                      <w:color w:val="000000"/>
                      <w:sz w:val="22"/>
                      <w:szCs w:val="22"/>
                      <w:lang w:eastAsia="en-AU"/>
                    </w:rPr>
                  </w:pPr>
                  <w:r w:rsidRPr="000C1A69">
                    <w:rPr>
                      <w:rFonts w:asciiTheme="minorHAnsi" w:hAnsiTheme="minorHAnsi"/>
                      <w:b/>
                      <w:bCs/>
                      <w:sz w:val="20"/>
                      <w:szCs w:val="20"/>
                    </w:rPr>
                    <w:t xml:space="preserve">• </w:t>
                  </w:r>
                  <w:commentRangeStart w:id="8394"/>
                  <w:commentRangeStart w:id="8395"/>
                  <w:commentRangeStart w:id="8396"/>
                  <w:r w:rsidRPr="003F04B7">
                    <w:rPr>
                      <w:rFonts w:ascii="Calibri" w:hAnsi="Calibri" w:cs="Calibri"/>
                      <w:b/>
                      <w:bCs/>
                      <w:sz w:val="20"/>
                      <w:szCs w:val="20"/>
                    </w:rPr>
                    <w:t xml:space="preserve">have </w:t>
                  </w:r>
                  <w:r w:rsidRPr="0088199A">
                    <w:rPr>
                      <w:rFonts w:ascii="Calibri" w:hAnsi="Calibri" w:cs="Calibri"/>
                      <w:b/>
                      <w:bCs/>
                      <w:sz w:val="20"/>
                      <w:szCs w:val="20"/>
                    </w:rPr>
                    <w:t>not been convicted of any</w:t>
                  </w:r>
                  <w:r w:rsidRPr="003F04B7">
                    <w:rPr>
                      <w:rFonts w:ascii="Calibri" w:hAnsi="Calibri" w:cs="Calibri"/>
                      <w:b/>
                      <w:bCs/>
                      <w:sz w:val="20"/>
                      <w:szCs w:val="20"/>
                    </w:rPr>
                    <w:t xml:space="preserve"> criminal </w:t>
                  </w:r>
                  <w:commentRangeStart w:id="8397"/>
                  <w:commentRangeStart w:id="8398"/>
                  <w:r w:rsidRPr="003F04B7">
                    <w:rPr>
                      <w:rFonts w:ascii="Calibri" w:hAnsi="Calibri" w:cs="Calibri"/>
                      <w:b/>
                      <w:bCs/>
                      <w:sz w:val="20"/>
                      <w:szCs w:val="20"/>
                    </w:rPr>
                    <w:t>driving</w:t>
                  </w:r>
                  <w:commentRangeEnd w:id="8397"/>
                  <w:r w:rsidRPr="003F04B7">
                    <w:rPr>
                      <w:rStyle w:val="CommentReference"/>
                      <w:rFonts w:ascii="Calibri" w:hAnsi="Calibri" w:cs="Calibri"/>
                      <w:b/>
                      <w:bCs/>
                      <w:sz w:val="20"/>
                      <w:szCs w:val="20"/>
                    </w:rPr>
                    <w:commentReference w:id="8397"/>
                  </w:r>
                  <w:commentRangeEnd w:id="8398"/>
                  <w:r w:rsidRPr="003F04B7">
                    <w:rPr>
                      <w:rStyle w:val="CommentReference"/>
                      <w:rFonts w:ascii="Calibri" w:hAnsi="Calibri" w:cs="Calibri"/>
                      <w:b/>
                      <w:bCs/>
                      <w:sz w:val="20"/>
                      <w:szCs w:val="20"/>
                    </w:rPr>
                    <w:commentReference w:id="8398"/>
                  </w:r>
                  <w:r w:rsidRPr="003F04B7">
                    <w:rPr>
                      <w:rFonts w:ascii="Calibri" w:hAnsi="Calibri" w:cs="Calibri"/>
                      <w:b/>
                      <w:bCs/>
                      <w:sz w:val="20"/>
                      <w:szCs w:val="20"/>
                    </w:rPr>
                    <w:t xml:space="preserve"> related convictions, including driving under the influence of alcohol or drugs, within the last 5 years</w:t>
                  </w:r>
                  <w:commentRangeEnd w:id="8394"/>
                  <w:r w:rsidRPr="000C1A69">
                    <w:rPr>
                      <w:rStyle w:val="CommentReference"/>
                      <w:rFonts w:asciiTheme="minorHAnsi" w:hAnsiTheme="minorHAnsi" w:cstheme="minorBidi"/>
                      <w:b/>
                      <w:bCs/>
                      <w:color w:val="000000"/>
                      <w:sz w:val="22"/>
                      <w:szCs w:val="22"/>
                      <w:lang w:eastAsia="en-AU"/>
                    </w:rPr>
                    <w:commentReference w:id="8394"/>
                  </w:r>
                  <w:commentRangeEnd w:id="8395"/>
                  <w:r w:rsidRPr="000C1A69">
                    <w:rPr>
                      <w:rStyle w:val="CommentReference"/>
                      <w:rFonts w:asciiTheme="minorHAnsi" w:hAnsiTheme="minorHAnsi" w:cstheme="minorBidi"/>
                      <w:b/>
                      <w:bCs/>
                      <w:color w:val="000000"/>
                      <w:sz w:val="22"/>
                      <w:szCs w:val="22"/>
                      <w:lang w:eastAsia="en-AU"/>
                    </w:rPr>
                    <w:commentReference w:id="8395"/>
                  </w:r>
                  <w:commentRangeEnd w:id="8396"/>
                  <w:r w:rsidRPr="000C1A69">
                    <w:rPr>
                      <w:rStyle w:val="CommentReference"/>
                      <w:rFonts w:asciiTheme="minorHAnsi" w:hAnsiTheme="minorHAnsi" w:cstheme="minorBidi"/>
                      <w:b/>
                      <w:bCs/>
                      <w:color w:val="000000"/>
                      <w:sz w:val="22"/>
                      <w:szCs w:val="22"/>
                      <w:lang w:eastAsia="en-AU"/>
                    </w:rPr>
                    <w:commentReference w:id="8396"/>
                  </w:r>
                </w:p>
              </w:tc>
            </w:tr>
          </w:tbl>
          <w:p w14:paraId="236D5690" w14:textId="52E58C96" w:rsidR="00226547" w:rsidRPr="000C1A69" w:rsidRDefault="00226547" w:rsidP="00226547">
            <w:pPr>
              <w:pStyle w:val="BodycopyCOI"/>
            </w:pPr>
          </w:p>
        </w:tc>
        <w:tc>
          <w:tcPr>
            <w:tcW w:w="1418" w:type="dxa"/>
            <w:tcBorders>
              <w:top w:val="single" w:sz="4" w:space="0" w:color="auto"/>
              <w:left w:val="single" w:sz="4" w:space="0" w:color="auto"/>
              <w:bottom w:val="single" w:sz="4" w:space="0" w:color="auto"/>
              <w:right w:val="single" w:sz="4" w:space="0" w:color="auto"/>
            </w:tcBorders>
          </w:tcPr>
          <w:p w14:paraId="35F4B442" w14:textId="77777777" w:rsidR="0056467D" w:rsidRPr="005556B6" w:rsidRDefault="0056467D" w:rsidP="0056467D">
            <w:pPr>
              <w:tabs>
                <w:tab w:val="left" w:pos="1800"/>
              </w:tabs>
              <w:rPr>
                <w:rFonts w:ascii="Calibri" w:hAnsi="Calibri" w:cs="Calibri"/>
                <w:b/>
                <w:bCs/>
                <w:color w:val="000000" w:themeColor="text1"/>
                <w:sz w:val="20"/>
                <w:szCs w:val="20"/>
                <w:rPrChange w:id="8400" w:author="Sue Simnor (EXT Idiom)" w:date="2024-09-12T16:47:00Z" w16du:dateUtc="2024-09-12T06:47:00Z">
                  <w:rPr>
                    <w:rFonts w:ascii="Calibri" w:hAnsi="Calibri" w:cs="Calibri"/>
                    <w:b/>
                    <w:bCs/>
                    <w:color w:val="000000" w:themeColor="text1"/>
                    <w:sz w:val="20"/>
                    <w:szCs w:val="20"/>
                    <w:highlight w:val="green"/>
                  </w:rPr>
                </w:rPrChange>
              </w:rPr>
            </w:pPr>
            <w:r w:rsidRPr="005556B6">
              <w:rPr>
                <w:rFonts w:ascii="Calibri" w:hAnsi="Calibri" w:cs="Calibri"/>
                <w:b/>
                <w:bCs/>
                <w:color w:val="000000" w:themeColor="text1"/>
                <w:sz w:val="20"/>
                <w:szCs w:val="20"/>
                <w:rPrChange w:id="8401" w:author="Sue Simnor (EXT Idiom)" w:date="2024-09-12T16:47:00Z" w16du:dateUtc="2024-09-12T06:47:00Z">
                  <w:rPr>
                    <w:rFonts w:ascii="Calibri" w:hAnsi="Calibri" w:cs="Calibri"/>
                    <w:b/>
                    <w:bCs/>
                    <w:color w:val="000000" w:themeColor="text1"/>
                    <w:sz w:val="20"/>
                    <w:szCs w:val="20"/>
                    <w:highlight w:val="green"/>
                  </w:rPr>
                </w:rPrChange>
              </w:rPr>
              <w:t>Column 2  text logic</w:t>
            </w:r>
          </w:p>
          <w:p w14:paraId="74B2097C" w14:textId="1AE3C506" w:rsidR="00226547" w:rsidRPr="000C1A69" w:rsidRDefault="00226547" w:rsidP="00226547">
            <w:pPr>
              <w:tabs>
                <w:tab w:val="left" w:pos="1800"/>
              </w:tabs>
              <w:rPr>
                <w:rFonts w:ascii="Calibri" w:hAnsi="Calibri" w:cs="Calibri"/>
                <w:color w:val="000000" w:themeColor="text1"/>
                <w:sz w:val="20"/>
                <w:szCs w:val="20"/>
              </w:rPr>
            </w:pPr>
            <w:r w:rsidRPr="000C1A69">
              <w:rPr>
                <w:rFonts w:ascii="Calibri" w:hAnsi="Calibri" w:cs="Calibri"/>
                <w:color w:val="000000" w:themeColor="text1"/>
                <w:sz w:val="20"/>
                <w:szCs w:val="20"/>
              </w:rPr>
              <w:t>IF</w:t>
            </w:r>
          </w:p>
          <w:p w14:paraId="6D22D7C6" w14:textId="0CCF155A" w:rsidR="00226547" w:rsidRPr="000C1A69" w:rsidRDefault="00226547" w:rsidP="00226547">
            <w:pPr>
              <w:tabs>
                <w:tab w:val="left" w:pos="1800"/>
              </w:tabs>
              <w:rPr>
                <w:rFonts w:ascii="Calibri" w:hAnsi="Calibri" w:cs="Calibri"/>
                <w:color w:val="000000" w:themeColor="text1"/>
                <w:sz w:val="20"/>
                <w:szCs w:val="20"/>
              </w:rPr>
            </w:pPr>
            <w:r w:rsidRPr="000E0CA6">
              <w:rPr>
                <w:rFonts w:ascii="Calibri" w:hAnsi="Calibri" w:cs="Calibri"/>
                <w:color w:val="000000" w:themeColor="text1"/>
                <w:sz w:val="20"/>
                <w:szCs w:val="20"/>
              </w:rPr>
              <w:t>&lt;HasDrivingCriminalConviction</w:t>
            </w:r>
            <w:ins w:id="8402" w:author="Sam Sehgal (EXT Idiom)" w:date="2024-09-13T14:43:00Z" w16du:dateUtc="2024-09-13T04:43:00Z">
              <w:r w:rsidR="00096F01" w:rsidRPr="000E0CA6">
                <w:rPr>
                  <w:rFonts w:ascii="Calibri" w:hAnsi="Calibri" w:cs="Calibri"/>
                  <w:color w:val="000000" w:themeColor="text1"/>
                  <w:sz w:val="20"/>
                  <w:szCs w:val="20"/>
                </w:rPr>
                <w:t>Code</w:t>
              </w:r>
            </w:ins>
            <w:r w:rsidRPr="000E0CA6">
              <w:rPr>
                <w:rFonts w:ascii="Calibri" w:hAnsi="Calibri" w:cs="Calibri"/>
                <w:color w:val="000000" w:themeColor="text1"/>
                <w:sz w:val="20"/>
                <w:szCs w:val="20"/>
              </w:rPr>
              <w:t>&gt; = “2|DrivingFalse”</w:t>
            </w:r>
          </w:p>
          <w:p w14:paraId="510BE3D3" w14:textId="054A5921" w:rsidR="00226547" w:rsidRDefault="00226547" w:rsidP="00226547">
            <w:pPr>
              <w:tabs>
                <w:tab w:val="left" w:pos="1800"/>
              </w:tabs>
              <w:rPr>
                <w:rFonts w:ascii="Calibri" w:hAnsi="Calibri" w:cs="Calibri"/>
                <w:b/>
                <w:bCs/>
                <w:color w:val="000000" w:themeColor="text1"/>
                <w:sz w:val="20"/>
                <w:szCs w:val="20"/>
                <w:highlight w:val="yellow"/>
              </w:rPr>
            </w:pPr>
          </w:p>
          <w:p w14:paraId="349EA3E9" w14:textId="1C0FC0E9" w:rsidR="00226547" w:rsidRPr="000C1A69" w:rsidRDefault="00226547">
            <w:pPr>
              <w:pStyle w:val="BodycopyCOI"/>
              <w:rPr>
                <w:rFonts w:ascii="Calibri" w:hAnsi="Calibri" w:cs="Calibri"/>
                <w:color w:val="000000" w:themeColor="text1"/>
                <w:sz w:val="20"/>
                <w:szCs w:val="20"/>
              </w:rPr>
              <w:pPrChange w:id="8403" w:author="sam sehgal" w:date="2024-08-20T14:01:00Z" w16du:dateUtc="2024-08-20T04:01:00Z">
                <w:pPr>
                  <w:tabs>
                    <w:tab w:val="left" w:pos="1800"/>
                  </w:tabs>
                </w:pPr>
              </w:pPrChange>
            </w:pPr>
          </w:p>
        </w:tc>
        <w:tc>
          <w:tcPr>
            <w:tcW w:w="1843" w:type="dxa"/>
            <w:tcBorders>
              <w:top w:val="single" w:sz="4" w:space="0" w:color="auto"/>
              <w:left w:val="single" w:sz="4" w:space="0" w:color="auto"/>
              <w:bottom w:val="single" w:sz="4" w:space="0" w:color="auto"/>
              <w:right w:val="single" w:sz="4" w:space="0" w:color="auto"/>
            </w:tcBorders>
          </w:tcPr>
          <w:p w14:paraId="087E6B9E" w14:textId="3527BEE1" w:rsidR="00226547" w:rsidRPr="000C1A69" w:rsidRDefault="00226547" w:rsidP="00226547">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Column 1 Bodycopy_COI</w:t>
            </w:r>
          </w:p>
          <w:p w14:paraId="74F35168" w14:textId="50D29CF9" w:rsidR="00226547" w:rsidRPr="000C1A69" w:rsidRDefault="00226547" w:rsidP="00226547">
            <w:pPr>
              <w:tabs>
                <w:tab w:val="left" w:pos="1800"/>
              </w:tabs>
              <w:rPr>
                <w:rFonts w:asciiTheme="minorHAnsi" w:hAnsiTheme="minorHAnsi" w:cstheme="minorHAnsi"/>
                <w:bCs/>
                <w:sz w:val="20"/>
                <w:szCs w:val="20"/>
              </w:rPr>
            </w:pPr>
          </w:p>
          <w:p w14:paraId="3586E7C9" w14:textId="444F9C34" w:rsidR="00226547" w:rsidRPr="000C1A69" w:rsidRDefault="00226547" w:rsidP="00226547">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Column 2: Bullet_1_B_COI</w:t>
            </w:r>
          </w:p>
          <w:p w14:paraId="4502F411" w14:textId="3D286017" w:rsidR="00226547" w:rsidRPr="000C1A69" w:rsidRDefault="00226547" w:rsidP="00226547">
            <w:pPr>
              <w:tabs>
                <w:tab w:val="left" w:pos="1800"/>
              </w:tabs>
              <w:rPr>
                <w:rFonts w:asciiTheme="minorHAnsi" w:hAnsiTheme="minorHAnsi" w:cstheme="minorHAnsi"/>
                <w:bCs/>
                <w:strike/>
                <w:sz w:val="20"/>
                <w:szCs w:val="20"/>
              </w:rPr>
            </w:pPr>
          </w:p>
        </w:tc>
      </w:tr>
      <w:tr w:rsidR="00226547" w:rsidRPr="00BD6987" w14:paraId="39942312"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328101CD" w14:textId="527121E1" w:rsidR="00226547" w:rsidRPr="00BD6987" w:rsidRDefault="00226547" w:rsidP="00226547">
            <w:pPr>
              <w:tabs>
                <w:tab w:val="left" w:pos="1800"/>
              </w:tabs>
              <w:rPr>
                <w:rFonts w:asciiTheme="minorHAnsi" w:hAnsiTheme="minorHAnsi" w:cstheme="minorHAnsi"/>
                <w:b/>
                <w:sz w:val="20"/>
                <w:szCs w:val="20"/>
              </w:rPr>
            </w:pPr>
            <w:r w:rsidRPr="005556B6">
              <w:rPr>
                <w:rFonts w:asciiTheme="minorHAnsi" w:hAnsiTheme="minorHAnsi" w:cstheme="minorHAnsi"/>
                <w:bCs/>
                <w:sz w:val="20"/>
                <w:szCs w:val="20"/>
                <w:highlight w:val="cyan"/>
              </w:rPr>
              <w:t>DDH 1</w:t>
            </w:r>
            <w:ins w:id="8404" w:author="Sam Sehgal (EXT Idiom)" w:date="2024-11-12T11:15:00Z" w16du:dateUtc="2024-11-12T00:15:00Z">
              <w:r w:rsidR="006C5B03">
                <w:rPr>
                  <w:rFonts w:asciiTheme="minorHAnsi" w:hAnsiTheme="minorHAnsi" w:cstheme="minorHAnsi"/>
                  <w:bCs/>
                  <w:sz w:val="20"/>
                  <w:szCs w:val="20"/>
                  <w:highlight w:val="cyan"/>
                </w:rPr>
                <w:t>6</w:t>
              </w:r>
            </w:ins>
            <w:del w:id="8405" w:author="Sam Sehgal (EXT Idiom)" w:date="2024-11-12T11:15:00Z" w16du:dateUtc="2024-11-12T00:15:00Z">
              <w:r w:rsidRPr="005556B6" w:rsidDel="006C5B03">
                <w:rPr>
                  <w:rFonts w:asciiTheme="minorHAnsi" w:hAnsiTheme="minorHAnsi" w:cstheme="minorHAnsi"/>
                  <w:bCs/>
                  <w:sz w:val="20"/>
                  <w:szCs w:val="20"/>
                  <w:highlight w:val="cyan"/>
                </w:rPr>
                <w:delText>5</w:delText>
              </w:r>
            </w:del>
          </w:p>
        </w:tc>
        <w:tc>
          <w:tcPr>
            <w:tcW w:w="2243" w:type="dxa"/>
            <w:tcBorders>
              <w:top w:val="single" w:sz="4" w:space="0" w:color="auto"/>
              <w:left w:val="single" w:sz="4" w:space="0" w:color="auto"/>
              <w:bottom w:val="single" w:sz="4" w:space="0" w:color="auto"/>
              <w:right w:val="single" w:sz="4" w:space="0" w:color="auto"/>
            </w:tcBorders>
          </w:tcPr>
          <w:p w14:paraId="1A2EDBD5" w14:textId="1265EB03" w:rsidR="00226547" w:rsidRPr="004705A2" w:rsidRDefault="00226547" w:rsidP="00226547">
            <w:pPr>
              <w:tabs>
                <w:tab w:val="left" w:pos="1800"/>
              </w:tabs>
              <w:rPr>
                <w:rFonts w:ascii="Calibri" w:hAnsi="Calibri" w:cs="Calibri"/>
                <w:strike/>
                <w:sz w:val="20"/>
                <w:szCs w:val="20"/>
                <w:highlight w:val="yellow"/>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226547" w:rsidRPr="000C1A69" w14:paraId="5F2884E4" w14:textId="77777777" w:rsidTr="005556B6">
              <w:tc>
                <w:tcPr>
                  <w:tcW w:w="2904" w:type="dxa"/>
                  <w:noWrap/>
                  <w:hideMark/>
                </w:tcPr>
                <w:p w14:paraId="1D65C5EC" w14:textId="32CB270B" w:rsidR="00226547" w:rsidRPr="005556B6" w:rsidRDefault="003229CE" w:rsidP="00226547">
                  <w:pPr>
                    <w:pStyle w:val="BodycopyCOI"/>
                    <w:rPr>
                      <w:lang w:val="en-US"/>
                    </w:rPr>
                  </w:pPr>
                  <w:ins w:id="8406" w:author="sam sehgal" w:date="2024-10-14T16:29:00Z" w16du:dateUtc="2024-10-14T05:29:00Z">
                    <w:r>
                      <w:rPr>
                        <w:lang w:val="en-US"/>
                      </w:rPr>
                      <w:t>We understand that in your previous policy terms policyholders and/or other declared drivers of this car:</w:t>
                    </w:r>
                  </w:ins>
                </w:p>
                <w:p w14:paraId="78EFD0DE" w14:textId="77777777" w:rsidR="00226547" w:rsidRDefault="00226547" w:rsidP="00226547">
                  <w:pPr>
                    <w:pStyle w:val="BodycopyCOI"/>
                    <w:rPr>
                      <w:b/>
                      <w:bCs/>
                      <w:lang w:val="en-US"/>
                    </w:rPr>
                  </w:pPr>
                </w:p>
                <w:p w14:paraId="47E9DBB0" w14:textId="31A67083" w:rsidR="00226547" w:rsidRPr="000C1A69" w:rsidRDefault="00226547" w:rsidP="00226547">
                  <w:pPr>
                    <w:pStyle w:val="BodycopyCOI"/>
                    <w:rPr>
                      <w:b/>
                      <w:bCs/>
                    </w:rPr>
                  </w:pPr>
                </w:p>
              </w:tc>
              <w:tc>
                <w:tcPr>
                  <w:tcW w:w="4614" w:type="dxa"/>
                  <w:noWrap/>
                  <w:hideMark/>
                </w:tcPr>
                <w:p w14:paraId="4B0A2489" w14:textId="0C55E028" w:rsidR="00226547" w:rsidRPr="000C1A69" w:rsidRDefault="00226547" w:rsidP="00226547">
                  <w:pPr>
                    <w:tabs>
                      <w:tab w:val="left" w:pos="774"/>
                    </w:tabs>
                    <w:rPr>
                      <w:rFonts w:asciiTheme="minorHAnsi" w:hAnsiTheme="minorHAnsi"/>
                      <w:b/>
                      <w:bCs/>
                      <w:color w:val="000000"/>
                      <w:sz w:val="22"/>
                      <w:szCs w:val="22"/>
                      <w:lang w:eastAsia="en-AU"/>
                    </w:rPr>
                  </w:pPr>
                  <w:r w:rsidRPr="000C1A69">
                    <w:rPr>
                      <w:rFonts w:asciiTheme="minorHAnsi" w:hAnsiTheme="minorHAnsi"/>
                      <w:b/>
                      <w:bCs/>
                      <w:sz w:val="20"/>
                      <w:szCs w:val="20"/>
                    </w:rPr>
                    <w:t xml:space="preserve">• </w:t>
                  </w:r>
                  <w:r w:rsidRPr="005556B6">
                    <w:rPr>
                      <w:rFonts w:ascii="Calibri" w:hAnsi="Calibri" w:cs="Calibri"/>
                      <w:b/>
                      <w:bCs/>
                      <w:sz w:val="20"/>
                      <w:szCs w:val="20"/>
                      <w:highlight w:val="cyan"/>
                    </w:rPr>
                    <w:t>have criminal driving related convictions, including driving under the influence of alcohol or drugs, within the last 5 years</w:t>
                  </w:r>
                </w:p>
              </w:tc>
            </w:tr>
          </w:tbl>
          <w:p w14:paraId="12B4435D" w14:textId="33B19339" w:rsidR="00226547" w:rsidRPr="000C1A69" w:rsidRDefault="00226547" w:rsidP="00226547">
            <w:pPr>
              <w:pStyle w:val="BodycopyCOI"/>
            </w:pPr>
          </w:p>
        </w:tc>
        <w:tc>
          <w:tcPr>
            <w:tcW w:w="1418" w:type="dxa"/>
            <w:tcBorders>
              <w:top w:val="single" w:sz="4" w:space="0" w:color="auto"/>
              <w:left w:val="single" w:sz="4" w:space="0" w:color="auto"/>
              <w:bottom w:val="single" w:sz="4" w:space="0" w:color="auto"/>
              <w:right w:val="single" w:sz="4" w:space="0" w:color="auto"/>
            </w:tcBorders>
          </w:tcPr>
          <w:p w14:paraId="290D451C" w14:textId="77777777" w:rsidR="0056467D" w:rsidRPr="005556B6" w:rsidRDefault="0056467D" w:rsidP="0056467D">
            <w:pPr>
              <w:tabs>
                <w:tab w:val="left" w:pos="1800"/>
              </w:tabs>
              <w:rPr>
                <w:rFonts w:ascii="Calibri" w:hAnsi="Calibri" w:cs="Calibri"/>
                <w:b/>
                <w:bCs/>
                <w:color w:val="000000" w:themeColor="text1"/>
                <w:sz w:val="20"/>
                <w:szCs w:val="20"/>
                <w:rPrChange w:id="8407" w:author="Sue Simnor (EXT Idiom)" w:date="2024-09-12T16:47:00Z" w16du:dateUtc="2024-09-12T06:47:00Z">
                  <w:rPr>
                    <w:rFonts w:ascii="Calibri" w:hAnsi="Calibri" w:cs="Calibri"/>
                    <w:b/>
                    <w:bCs/>
                    <w:color w:val="000000" w:themeColor="text1"/>
                    <w:sz w:val="20"/>
                    <w:szCs w:val="20"/>
                    <w:highlight w:val="darkCyan"/>
                  </w:rPr>
                </w:rPrChange>
              </w:rPr>
            </w:pPr>
            <w:r w:rsidRPr="005556B6">
              <w:rPr>
                <w:rFonts w:ascii="Calibri" w:hAnsi="Calibri" w:cs="Calibri"/>
                <w:b/>
                <w:bCs/>
                <w:color w:val="000000" w:themeColor="text1"/>
                <w:sz w:val="20"/>
                <w:szCs w:val="20"/>
                <w:rPrChange w:id="8408" w:author="Sue Simnor (EXT Idiom)" w:date="2024-09-12T16:47:00Z" w16du:dateUtc="2024-09-12T06:47:00Z">
                  <w:rPr>
                    <w:rFonts w:ascii="Calibri" w:hAnsi="Calibri" w:cs="Calibri"/>
                    <w:b/>
                    <w:bCs/>
                    <w:color w:val="000000" w:themeColor="text1"/>
                    <w:sz w:val="20"/>
                    <w:szCs w:val="20"/>
                    <w:highlight w:val="darkCyan"/>
                  </w:rPr>
                </w:rPrChange>
              </w:rPr>
              <w:t>Column 2  text logic</w:t>
            </w:r>
          </w:p>
          <w:p w14:paraId="1A87B9CB" w14:textId="6A67E935" w:rsidR="00226547" w:rsidRPr="005556B6" w:rsidRDefault="00226547" w:rsidP="00226547">
            <w:pPr>
              <w:tabs>
                <w:tab w:val="left" w:pos="1800"/>
              </w:tabs>
              <w:rPr>
                <w:rFonts w:ascii="Calibri" w:hAnsi="Calibri" w:cs="Calibri"/>
                <w:color w:val="000000" w:themeColor="text1"/>
                <w:sz w:val="20"/>
                <w:szCs w:val="20"/>
                <w:highlight w:val="cyan"/>
              </w:rPr>
            </w:pPr>
            <w:r w:rsidRPr="005556B6">
              <w:rPr>
                <w:rFonts w:ascii="Calibri" w:hAnsi="Calibri" w:cs="Calibri"/>
                <w:color w:val="000000" w:themeColor="text1"/>
                <w:sz w:val="20"/>
                <w:szCs w:val="20"/>
                <w:highlight w:val="cyan"/>
              </w:rPr>
              <w:t>IF</w:t>
            </w:r>
            <w:r w:rsidR="00AA3E4A">
              <w:rPr>
                <w:rFonts w:ascii="Calibri" w:hAnsi="Calibri" w:cs="Calibri"/>
                <w:color w:val="000000" w:themeColor="text1"/>
                <w:sz w:val="20"/>
                <w:szCs w:val="20"/>
                <w:highlight w:val="cyan"/>
              </w:rPr>
              <w:t xml:space="preserve"> </w:t>
            </w:r>
          </w:p>
          <w:p w14:paraId="63EF4DB4" w14:textId="2506EF60" w:rsidR="00226547" w:rsidRPr="005556B6" w:rsidRDefault="00226547" w:rsidP="00226547">
            <w:pPr>
              <w:tabs>
                <w:tab w:val="left" w:pos="1800"/>
              </w:tabs>
              <w:rPr>
                <w:rFonts w:ascii="Calibri" w:hAnsi="Calibri" w:cs="Calibri"/>
                <w:color w:val="000000" w:themeColor="text1"/>
                <w:sz w:val="20"/>
                <w:szCs w:val="20"/>
                <w:highlight w:val="cyan"/>
              </w:rPr>
            </w:pPr>
            <w:r w:rsidRPr="000E0CA6">
              <w:rPr>
                <w:rFonts w:ascii="Calibri" w:hAnsi="Calibri" w:cs="Calibri"/>
                <w:color w:val="000000" w:themeColor="text1"/>
                <w:sz w:val="20"/>
                <w:szCs w:val="20"/>
                <w:highlight w:val="cyan"/>
              </w:rPr>
              <w:t>&lt;HasDrivingCriminalConviction</w:t>
            </w:r>
            <w:ins w:id="8409" w:author="Sam Sehgal (EXT Idiom)" w:date="2024-09-13T14:45:00Z" w16du:dateUtc="2024-09-13T04:45:00Z">
              <w:r w:rsidR="000B09A4" w:rsidRPr="000E0CA6">
                <w:rPr>
                  <w:rFonts w:ascii="Calibri" w:hAnsi="Calibri" w:cs="Calibri"/>
                  <w:color w:val="000000" w:themeColor="text1"/>
                  <w:sz w:val="20"/>
                  <w:szCs w:val="20"/>
                  <w:highlight w:val="cyan"/>
                </w:rPr>
                <w:t>Code</w:t>
              </w:r>
            </w:ins>
            <w:r w:rsidRPr="000E0CA6">
              <w:rPr>
                <w:rFonts w:ascii="Calibri" w:hAnsi="Calibri" w:cs="Calibri"/>
                <w:color w:val="000000" w:themeColor="text1"/>
                <w:sz w:val="20"/>
                <w:szCs w:val="20"/>
                <w:highlight w:val="cyan"/>
              </w:rPr>
              <w:t xml:space="preserve">&gt; </w:t>
            </w:r>
            <w:r w:rsidRPr="005556B6">
              <w:rPr>
                <w:rFonts w:ascii="Calibri" w:hAnsi="Calibri" w:cs="Calibri"/>
                <w:color w:val="000000" w:themeColor="text1"/>
                <w:sz w:val="20"/>
                <w:szCs w:val="20"/>
                <w:highlight w:val="cyan"/>
              </w:rPr>
              <w:t>= “3|DisclosedInLegacySystem”</w:t>
            </w:r>
          </w:p>
          <w:p w14:paraId="6E84CBA1" w14:textId="0B47C8EF" w:rsidR="00226547" w:rsidRPr="005556B6" w:rsidRDefault="00226547" w:rsidP="00226547">
            <w:pPr>
              <w:tabs>
                <w:tab w:val="left" w:pos="1800"/>
              </w:tabs>
              <w:rPr>
                <w:rFonts w:ascii="Calibri" w:hAnsi="Calibri" w:cs="Calibri"/>
                <w:color w:val="000000" w:themeColor="text1"/>
                <w:sz w:val="20"/>
                <w:szCs w:val="20"/>
                <w:highlight w:val="cyan"/>
              </w:rPr>
            </w:pPr>
            <w:r w:rsidRPr="005556B6">
              <w:rPr>
                <w:rFonts w:ascii="Calibri" w:hAnsi="Calibri" w:cs="Calibri"/>
                <w:b/>
                <w:bCs/>
                <w:color w:val="000000" w:themeColor="text1"/>
                <w:sz w:val="20"/>
                <w:szCs w:val="20"/>
                <w:highlight w:val="cyan"/>
              </w:rPr>
              <w:t>THEN</w:t>
            </w:r>
            <w:r w:rsidRPr="005556B6">
              <w:rPr>
                <w:rFonts w:ascii="Calibri" w:hAnsi="Calibri" w:cs="Calibri"/>
                <w:color w:val="000000" w:themeColor="text1"/>
                <w:sz w:val="20"/>
                <w:szCs w:val="20"/>
                <w:highlight w:val="cyan"/>
              </w:rPr>
              <w:t xml:space="preserve"> display</w:t>
            </w:r>
          </w:p>
          <w:p w14:paraId="7784C623" w14:textId="2F6A879F" w:rsidR="00226547" w:rsidRPr="005556B6" w:rsidRDefault="00226547" w:rsidP="00226547">
            <w:pPr>
              <w:tabs>
                <w:tab w:val="left" w:pos="1800"/>
              </w:tabs>
              <w:rPr>
                <w:rFonts w:ascii="Calibri" w:hAnsi="Calibri" w:cs="Calibri"/>
                <w:b/>
                <w:bCs/>
                <w:color w:val="000000" w:themeColor="text1"/>
                <w:sz w:val="20"/>
                <w:szCs w:val="20"/>
                <w:highlight w:val="cyan"/>
              </w:rPr>
            </w:pPr>
          </w:p>
          <w:p w14:paraId="2888F71E" w14:textId="306637A5" w:rsidR="00226547" w:rsidRPr="005556B6" w:rsidRDefault="00226547" w:rsidP="00226547">
            <w:pPr>
              <w:tabs>
                <w:tab w:val="left" w:pos="1800"/>
              </w:tabs>
              <w:rPr>
                <w:rFonts w:ascii="Calibri" w:hAnsi="Calibri" w:cs="Calibri"/>
                <w:color w:val="000000" w:themeColor="text1"/>
                <w:sz w:val="20"/>
                <w:szCs w:val="20"/>
                <w:highlight w:val="cyan"/>
              </w:rPr>
            </w:pPr>
          </w:p>
        </w:tc>
        <w:tc>
          <w:tcPr>
            <w:tcW w:w="1843" w:type="dxa"/>
            <w:tcBorders>
              <w:top w:val="single" w:sz="4" w:space="0" w:color="auto"/>
              <w:left w:val="single" w:sz="4" w:space="0" w:color="auto"/>
              <w:bottom w:val="single" w:sz="4" w:space="0" w:color="auto"/>
              <w:right w:val="single" w:sz="4" w:space="0" w:color="auto"/>
            </w:tcBorders>
          </w:tcPr>
          <w:p w14:paraId="3D2FBF7D" w14:textId="09155C23" w:rsidR="00226547" w:rsidRPr="005556B6" w:rsidRDefault="00226547" w:rsidP="00226547">
            <w:pPr>
              <w:tabs>
                <w:tab w:val="left" w:pos="1800"/>
              </w:tabs>
              <w:rPr>
                <w:rFonts w:asciiTheme="minorHAnsi" w:hAnsiTheme="minorHAnsi" w:cstheme="minorHAnsi"/>
                <w:bCs/>
                <w:sz w:val="20"/>
                <w:szCs w:val="20"/>
                <w:highlight w:val="cyan"/>
              </w:rPr>
            </w:pPr>
            <w:r w:rsidRPr="005556B6">
              <w:rPr>
                <w:rFonts w:asciiTheme="minorHAnsi" w:hAnsiTheme="minorHAnsi" w:cstheme="minorHAnsi"/>
                <w:bCs/>
                <w:sz w:val="20"/>
                <w:szCs w:val="20"/>
                <w:highlight w:val="cyan"/>
              </w:rPr>
              <w:t>Column 1 Bodycopy_COI</w:t>
            </w:r>
          </w:p>
          <w:p w14:paraId="6BD1E943" w14:textId="137C616A" w:rsidR="00226547" w:rsidRPr="005556B6" w:rsidRDefault="00226547" w:rsidP="00226547">
            <w:pPr>
              <w:tabs>
                <w:tab w:val="left" w:pos="1800"/>
              </w:tabs>
              <w:rPr>
                <w:rFonts w:asciiTheme="minorHAnsi" w:hAnsiTheme="minorHAnsi" w:cstheme="minorHAnsi"/>
                <w:bCs/>
                <w:sz w:val="20"/>
                <w:szCs w:val="20"/>
                <w:highlight w:val="cyan"/>
              </w:rPr>
            </w:pPr>
          </w:p>
          <w:p w14:paraId="6EEE9AC9" w14:textId="356777A5" w:rsidR="00226547" w:rsidRPr="005556B6" w:rsidRDefault="00226547" w:rsidP="00226547">
            <w:pPr>
              <w:tabs>
                <w:tab w:val="left" w:pos="1800"/>
              </w:tabs>
              <w:rPr>
                <w:rFonts w:asciiTheme="minorHAnsi" w:hAnsiTheme="minorHAnsi" w:cstheme="minorHAnsi"/>
                <w:bCs/>
                <w:sz w:val="20"/>
                <w:szCs w:val="20"/>
                <w:highlight w:val="cyan"/>
              </w:rPr>
            </w:pPr>
            <w:r w:rsidRPr="005556B6">
              <w:rPr>
                <w:rFonts w:asciiTheme="minorHAnsi" w:hAnsiTheme="minorHAnsi" w:cstheme="minorHAnsi"/>
                <w:bCs/>
                <w:sz w:val="20"/>
                <w:szCs w:val="20"/>
                <w:highlight w:val="cyan"/>
              </w:rPr>
              <w:t>Column 2: Bullet_1_B_COI</w:t>
            </w:r>
          </w:p>
          <w:p w14:paraId="297CF372" w14:textId="5D65D346" w:rsidR="00226547" w:rsidRPr="005556B6" w:rsidRDefault="00226547" w:rsidP="00226547">
            <w:pPr>
              <w:tabs>
                <w:tab w:val="left" w:pos="1800"/>
              </w:tabs>
              <w:rPr>
                <w:rFonts w:asciiTheme="minorHAnsi" w:hAnsiTheme="minorHAnsi" w:cstheme="minorHAnsi"/>
                <w:bCs/>
                <w:strike/>
                <w:sz w:val="20"/>
                <w:szCs w:val="20"/>
                <w:highlight w:val="cyan"/>
              </w:rPr>
            </w:pPr>
          </w:p>
        </w:tc>
      </w:tr>
      <w:tr w:rsidR="00226547" w:rsidRPr="00BD6987" w14:paraId="38F343D4"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4ACB78B1" w14:textId="64947E5E" w:rsidR="00226547" w:rsidRPr="00BD6987" w:rsidRDefault="00226547" w:rsidP="00226547">
            <w:pPr>
              <w:tabs>
                <w:tab w:val="left" w:pos="1800"/>
              </w:tabs>
              <w:rPr>
                <w:rFonts w:asciiTheme="minorHAnsi" w:hAnsiTheme="minorHAnsi" w:cstheme="minorHAnsi"/>
                <w:b/>
                <w:sz w:val="20"/>
                <w:szCs w:val="20"/>
              </w:rPr>
            </w:pPr>
            <w:r w:rsidRPr="006C5B03">
              <w:rPr>
                <w:rFonts w:asciiTheme="minorHAnsi" w:hAnsiTheme="minorHAnsi" w:cstheme="minorHAnsi"/>
                <w:bCs/>
                <w:sz w:val="20"/>
                <w:szCs w:val="20"/>
                <w:highlight w:val="cyan"/>
                <w:rPrChange w:id="8410" w:author="Sam Sehgal (EXT Idiom)" w:date="2024-11-12T11:16:00Z" w16du:dateUtc="2024-11-12T00:16:00Z">
                  <w:rPr>
                    <w:rFonts w:asciiTheme="minorHAnsi" w:hAnsiTheme="minorHAnsi" w:cstheme="minorHAnsi"/>
                    <w:bCs/>
                    <w:sz w:val="20"/>
                    <w:szCs w:val="20"/>
                  </w:rPr>
                </w:rPrChange>
              </w:rPr>
              <w:t>DDH 1</w:t>
            </w:r>
            <w:ins w:id="8411" w:author="Sam Sehgal (EXT Idiom)" w:date="2024-11-12T11:15:00Z" w16du:dateUtc="2024-11-12T00:15:00Z">
              <w:r w:rsidR="006C5B03" w:rsidRPr="006C5B03">
                <w:rPr>
                  <w:rFonts w:asciiTheme="minorHAnsi" w:hAnsiTheme="minorHAnsi" w:cstheme="minorHAnsi"/>
                  <w:bCs/>
                  <w:sz w:val="20"/>
                  <w:szCs w:val="20"/>
                  <w:highlight w:val="cyan"/>
                  <w:rPrChange w:id="8412" w:author="Sam Sehgal (EXT Idiom)" w:date="2024-11-12T11:16:00Z" w16du:dateUtc="2024-11-12T00:16:00Z">
                    <w:rPr>
                      <w:rFonts w:asciiTheme="minorHAnsi" w:hAnsiTheme="minorHAnsi" w:cstheme="minorHAnsi"/>
                      <w:bCs/>
                      <w:sz w:val="20"/>
                      <w:szCs w:val="20"/>
                    </w:rPr>
                  </w:rPrChange>
                </w:rPr>
                <w:t>7</w:t>
              </w:r>
            </w:ins>
            <w:del w:id="8413" w:author="Sam Sehgal (EXT Idiom)" w:date="2024-11-12T11:15:00Z" w16du:dateUtc="2024-11-12T00:15:00Z">
              <w:r w:rsidDel="006C5B03">
                <w:rPr>
                  <w:rFonts w:asciiTheme="minorHAnsi" w:hAnsiTheme="minorHAnsi" w:cstheme="minorHAnsi"/>
                  <w:bCs/>
                  <w:sz w:val="20"/>
                  <w:szCs w:val="20"/>
                </w:rPr>
                <w:delText>6</w:delText>
              </w:r>
            </w:del>
          </w:p>
        </w:tc>
        <w:tc>
          <w:tcPr>
            <w:tcW w:w="2243" w:type="dxa"/>
            <w:tcBorders>
              <w:top w:val="single" w:sz="4" w:space="0" w:color="auto"/>
              <w:left w:val="single" w:sz="4" w:space="0" w:color="auto"/>
              <w:bottom w:val="single" w:sz="4" w:space="0" w:color="auto"/>
              <w:right w:val="single" w:sz="4" w:space="0" w:color="auto"/>
            </w:tcBorders>
          </w:tcPr>
          <w:p w14:paraId="7AE1F271" w14:textId="645EF28C" w:rsidR="00226547" w:rsidRPr="000B477C" w:rsidRDefault="00226547" w:rsidP="00226547">
            <w:pPr>
              <w:tabs>
                <w:tab w:val="left" w:pos="1800"/>
              </w:tabs>
              <w:rPr>
                <w:rFonts w:ascii="Calibri" w:hAnsi="Calibri" w:cs="Calibri"/>
                <w:strike/>
                <w:sz w:val="20"/>
                <w:szCs w:val="20"/>
                <w:highlight w:val="cyan"/>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226547" w:rsidRPr="00001C42" w14:paraId="3ACD7FEE" w14:textId="77777777" w:rsidTr="005556B6">
              <w:trPr>
                <w:trHeight w:val="140"/>
              </w:trPr>
              <w:tc>
                <w:tcPr>
                  <w:tcW w:w="2904" w:type="dxa"/>
                  <w:noWrap/>
                  <w:hideMark/>
                </w:tcPr>
                <w:p w14:paraId="08068053" w14:textId="3869630F" w:rsidR="00226547" w:rsidRDefault="00226547" w:rsidP="00226547">
                  <w:pPr>
                    <w:pStyle w:val="BodycopyCOI"/>
                    <w:rPr>
                      <w:highlight w:val="cyan"/>
                    </w:rPr>
                  </w:pPr>
                  <w:commentRangeStart w:id="8414"/>
                  <w:commentRangeStart w:id="8415"/>
                  <w:commentRangeStart w:id="8416"/>
                  <w:commentRangeStart w:id="8417"/>
                  <w:commentRangeStart w:id="8418"/>
                  <w:r w:rsidRPr="005556B6">
                    <w:rPr>
                      <w:highlight w:val="cyan"/>
                    </w:rPr>
                    <w:t>You have told us</w:t>
                  </w:r>
                  <w:commentRangeEnd w:id="8414"/>
                  <w:r w:rsidRPr="005556B6">
                    <w:rPr>
                      <w:rStyle w:val="CommentReference"/>
                      <w:sz w:val="18"/>
                      <w:szCs w:val="18"/>
                      <w:highlight w:val="cyan"/>
                    </w:rPr>
                    <w:commentReference w:id="8414"/>
                  </w:r>
                  <w:commentRangeEnd w:id="8415"/>
                  <w:r w:rsidRPr="005556B6">
                    <w:rPr>
                      <w:rStyle w:val="CommentReference"/>
                      <w:sz w:val="18"/>
                      <w:szCs w:val="18"/>
                      <w:highlight w:val="cyan"/>
                    </w:rPr>
                    <w:commentReference w:id="8415"/>
                  </w:r>
                  <w:commentRangeEnd w:id="8416"/>
                  <w:r w:rsidRPr="005556B6">
                    <w:rPr>
                      <w:rStyle w:val="CommentReference"/>
                      <w:sz w:val="18"/>
                      <w:szCs w:val="18"/>
                      <w:highlight w:val="cyan"/>
                    </w:rPr>
                    <w:commentReference w:id="8416"/>
                  </w:r>
                  <w:r w:rsidRPr="005556B6">
                    <w:rPr>
                      <w:highlight w:val="cyan"/>
                    </w:rPr>
                    <w:t xml:space="preserve"> that</w:t>
                  </w:r>
                  <w:commentRangeStart w:id="8419"/>
                  <w:commentRangeStart w:id="8420"/>
                  <w:r w:rsidRPr="005556B6">
                    <w:rPr>
                      <w:highlight w:val="cyan"/>
                    </w:rPr>
                    <w:t xml:space="preserve"> all policyholders </w:t>
                  </w:r>
                  <w:commentRangeEnd w:id="8419"/>
                  <w:r w:rsidRPr="005556B6">
                    <w:rPr>
                      <w:rStyle w:val="CommentReference"/>
                      <w:sz w:val="18"/>
                      <w:szCs w:val="18"/>
                      <w:highlight w:val="cyan"/>
                    </w:rPr>
                    <w:commentReference w:id="8419"/>
                  </w:r>
                  <w:commentRangeEnd w:id="8420"/>
                  <w:r w:rsidRPr="005556B6">
                    <w:rPr>
                      <w:rStyle w:val="CommentReference"/>
                      <w:sz w:val="18"/>
                      <w:szCs w:val="18"/>
                      <w:highlight w:val="cyan"/>
                    </w:rPr>
                    <w:commentReference w:id="8420"/>
                  </w:r>
                  <w:r w:rsidRPr="005556B6">
                    <w:rPr>
                      <w:highlight w:val="cyan"/>
                    </w:rPr>
                    <w:t xml:space="preserve">and/or any other declared </w:t>
                  </w:r>
                  <w:commentRangeStart w:id="8421"/>
                  <w:commentRangeStart w:id="8422"/>
                  <w:commentRangeStart w:id="8423"/>
                  <w:commentRangeStart w:id="8424"/>
                  <w:commentRangeStart w:id="8425"/>
                  <w:commentRangeStart w:id="8426"/>
                  <w:r w:rsidRPr="005556B6">
                    <w:rPr>
                      <w:highlight w:val="cyan"/>
                    </w:rPr>
                    <w:t xml:space="preserve">drivers </w:t>
                  </w:r>
                  <w:commentRangeEnd w:id="8421"/>
                  <w:r w:rsidRPr="005556B6">
                    <w:rPr>
                      <w:rStyle w:val="CommentReference"/>
                      <w:sz w:val="18"/>
                      <w:szCs w:val="18"/>
                      <w:highlight w:val="cyan"/>
                    </w:rPr>
                    <w:commentReference w:id="8421"/>
                  </w:r>
                  <w:commentRangeEnd w:id="8422"/>
                  <w:r w:rsidRPr="005556B6">
                    <w:rPr>
                      <w:rStyle w:val="CommentReference"/>
                      <w:sz w:val="18"/>
                      <w:szCs w:val="18"/>
                      <w:highlight w:val="cyan"/>
                    </w:rPr>
                    <w:commentReference w:id="8422"/>
                  </w:r>
                  <w:commentRangeEnd w:id="8423"/>
                  <w:r w:rsidRPr="005556B6">
                    <w:rPr>
                      <w:rStyle w:val="CommentReference"/>
                      <w:sz w:val="18"/>
                      <w:szCs w:val="18"/>
                      <w:highlight w:val="cyan"/>
                    </w:rPr>
                    <w:commentReference w:id="8423"/>
                  </w:r>
                  <w:commentRangeEnd w:id="8424"/>
                  <w:r w:rsidRPr="005556B6">
                    <w:rPr>
                      <w:rStyle w:val="CommentReference"/>
                      <w:sz w:val="18"/>
                      <w:szCs w:val="18"/>
                      <w:highlight w:val="cyan"/>
                    </w:rPr>
                    <w:commentReference w:id="8424"/>
                  </w:r>
                  <w:commentRangeEnd w:id="8425"/>
                  <w:r w:rsidRPr="005556B6">
                    <w:rPr>
                      <w:rStyle w:val="CommentReference"/>
                      <w:sz w:val="18"/>
                      <w:szCs w:val="18"/>
                      <w:highlight w:val="cyan"/>
                    </w:rPr>
                    <w:commentReference w:id="8425"/>
                  </w:r>
                  <w:commentRangeEnd w:id="8426"/>
                  <w:r w:rsidRPr="005556B6">
                    <w:rPr>
                      <w:rStyle w:val="CommentReference"/>
                      <w:sz w:val="18"/>
                      <w:szCs w:val="18"/>
                      <w:highlight w:val="cyan"/>
                    </w:rPr>
                    <w:commentReference w:id="8426"/>
                  </w:r>
                  <w:r w:rsidRPr="005556B6">
                    <w:rPr>
                      <w:highlight w:val="cyan"/>
                    </w:rPr>
                    <w:t>of this car:</w:t>
                  </w:r>
                  <w:commentRangeEnd w:id="8417"/>
                  <w:r>
                    <w:rPr>
                      <w:rStyle w:val="CommentReference"/>
                      <w:sz w:val="18"/>
                      <w:szCs w:val="18"/>
                      <w:highlight w:val="cyan"/>
                    </w:rPr>
                    <w:commentReference w:id="8417"/>
                  </w:r>
                  <w:commentRangeEnd w:id="8418"/>
                  <w:r>
                    <w:rPr>
                      <w:rStyle w:val="CommentReference"/>
                      <w:sz w:val="18"/>
                      <w:szCs w:val="18"/>
                      <w:highlight w:val="cyan"/>
                    </w:rPr>
                    <w:commentReference w:id="8418"/>
                  </w:r>
                </w:p>
                <w:p w14:paraId="7BB47EBE" w14:textId="2676E525" w:rsidR="00226547" w:rsidRPr="005556B6" w:rsidRDefault="00226547" w:rsidP="00226547">
                  <w:pPr>
                    <w:pStyle w:val="BodycopyCOI"/>
                    <w:rPr>
                      <w:b/>
                      <w:bCs/>
                      <w:highlight w:val="cyan"/>
                    </w:rPr>
                  </w:pPr>
                </w:p>
              </w:tc>
              <w:tc>
                <w:tcPr>
                  <w:tcW w:w="4614" w:type="dxa"/>
                  <w:noWrap/>
                  <w:hideMark/>
                </w:tcPr>
                <w:p w14:paraId="049748B8" w14:textId="67BA0F02" w:rsidR="00226547" w:rsidRPr="005556B6" w:rsidRDefault="00226547" w:rsidP="00226547">
                  <w:pPr>
                    <w:tabs>
                      <w:tab w:val="left" w:pos="774"/>
                    </w:tabs>
                    <w:rPr>
                      <w:rFonts w:asciiTheme="minorHAnsi" w:hAnsiTheme="minorHAnsi"/>
                      <w:b/>
                      <w:bCs/>
                      <w:color w:val="000000"/>
                      <w:sz w:val="22"/>
                      <w:szCs w:val="22"/>
                      <w:highlight w:val="cyan"/>
                      <w:lang w:eastAsia="en-AU"/>
                    </w:rPr>
                  </w:pPr>
                  <w:r w:rsidRPr="005556B6">
                    <w:rPr>
                      <w:rFonts w:asciiTheme="minorHAnsi" w:hAnsiTheme="minorHAnsi"/>
                      <w:b/>
                      <w:bCs/>
                      <w:sz w:val="20"/>
                      <w:szCs w:val="20"/>
                      <w:highlight w:val="cyan"/>
                    </w:rPr>
                    <w:t xml:space="preserve">• have not had an insurance claim </w:t>
                  </w:r>
                  <w:commentRangeStart w:id="8428"/>
                  <w:commentRangeStart w:id="8429"/>
                  <w:r w:rsidRPr="005556B6">
                    <w:rPr>
                      <w:rFonts w:asciiTheme="minorHAnsi" w:hAnsiTheme="minorHAnsi"/>
                      <w:b/>
                      <w:bCs/>
                      <w:sz w:val="20"/>
                      <w:szCs w:val="20"/>
                      <w:highlight w:val="cyan"/>
                    </w:rPr>
                    <w:t>denied</w:t>
                  </w:r>
                  <w:commentRangeEnd w:id="8428"/>
                  <w:r w:rsidRPr="005556B6">
                    <w:rPr>
                      <w:rStyle w:val="CommentReference"/>
                      <w:rFonts w:asciiTheme="minorHAnsi" w:hAnsiTheme="minorHAnsi" w:cstheme="minorBidi"/>
                      <w:b/>
                      <w:bCs/>
                      <w:sz w:val="20"/>
                      <w:szCs w:val="20"/>
                      <w:highlight w:val="cyan"/>
                    </w:rPr>
                    <w:commentReference w:id="8428"/>
                  </w:r>
                  <w:commentRangeEnd w:id="8429"/>
                  <w:r w:rsidRPr="005556B6">
                    <w:rPr>
                      <w:rStyle w:val="CommentReference"/>
                      <w:rFonts w:asciiTheme="minorHAnsi" w:hAnsiTheme="minorHAnsi" w:cstheme="minorBidi"/>
                      <w:b/>
                      <w:bCs/>
                      <w:sz w:val="20"/>
                      <w:szCs w:val="20"/>
                      <w:highlight w:val="cyan"/>
                    </w:rPr>
                    <w:commentReference w:id="8429"/>
                  </w:r>
                  <w:r w:rsidRPr="005556B6">
                    <w:rPr>
                      <w:rFonts w:asciiTheme="minorHAnsi" w:hAnsiTheme="minorHAnsi"/>
                      <w:b/>
                      <w:bCs/>
                      <w:sz w:val="20"/>
                      <w:szCs w:val="20"/>
                      <w:highlight w:val="cyan"/>
                    </w:rPr>
                    <w:t xml:space="preserve"> for fraud or dishonesty in the last 5 years</w:t>
                  </w:r>
                </w:p>
              </w:tc>
            </w:tr>
          </w:tbl>
          <w:p w14:paraId="491ED894" w14:textId="63319046" w:rsidR="00226547" w:rsidRPr="005556B6" w:rsidRDefault="00226547" w:rsidP="00226547">
            <w:pPr>
              <w:pStyle w:val="BodycopyCOI"/>
              <w:rPr>
                <w:highlight w:val="cyan"/>
              </w:rPr>
            </w:pPr>
          </w:p>
        </w:tc>
        <w:tc>
          <w:tcPr>
            <w:tcW w:w="1418" w:type="dxa"/>
            <w:tcBorders>
              <w:top w:val="single" w:sz="4" w:space="0" w:color="auto"/>
              <w:left w:val="single" w:sz="4" w:space="0" w:color="auto"/>
              <w:bottom w:val="single" w:sz="4" w:space="0" w:color="auto"/>
              <w:right w:val="single" w:sz="4" w:space="0" w:color="auto"/>
            </w:tcBorders>
          </w:tcPr>
          <w:p w14:paraId="50873E27" w14:textId="575BDE32" w:rsidR="00226547" w:rsidRPr="000C1A69" w:rsidRDefault="00226547" w:rsidP="00226547">
            <w:pPr>
              <w:tabs>
                <w:tab w:val="left" w:pos="1800"/>
              </w:tabs>
              <w:rPr>
                <w:rFonts w:ascii="Calibri" w:hAnsi="Calibri" w:cs="Calibri"/>
                <w:color w:val="000000" w:themeColor="text1"/>
                <w:sz w:val="20"/>
                <w:szCs w:val="20"/>
              </w:rPr>
            </w:pPr>
            <w:r w:rsidRPr="000C1A69">
              <w:rPr>
                <w:rFonts w:ascii="Calibri" w:hAnsi="Calibri" w:cs="Calibri"/>
                <w:color w:val="000000" w:themeColor="text1"/>
                <w:sz w:val="20"/>
                <w:szCs w:val="20"/>
              </w:rPr>
              <w:t>IF</w:t>
            </w:r>
          </w:p>
          <w:p w14:paraId="6F6851B4" w14:textId="4F04011E" w:rsidR="00226547" w:rsidRPr="000C1A69" w:rsidRDefault="00226547" w:rsidP="00226547">
            <w:pPr>
              <w:tabs>
                <w:tab w:val="left" w:pos="1800"/>
              </w:tabs>
              <w:rPr>
                <w:rFonts w:ascii="Calibri" w:hAnsi="Calibri" w:cs="Calibri"/>
                <w:color w:val="000000" w:themeColor="text1"/>
                <w:sz w:val="20"/>
                <w:szCs w:val="20"/>
              </w:rPr>
            </w:pPr>
            <w:r w:rsidRPr="000E0CA6">
              <w:rPr>
                <w:rFonts w:ascii="Calibri" w:hAnsi="Calibri" w:cs="Calibri"/>
                <w:color w:val="000000" w:themeColor="text1"/>
                <w:sz w:val="20"/>
                <w:szCs w:val="20"/>
              </w:rPr>
              <w:t>&lt;HasFraudDishonesty</w:t>
            </w:r>
            <w:ins w:id="8430" w:author="Sam Sehgal (EXT Idiom)" w:date="2024-09-13T14:45:00Z" w16du:dateUtc="2024-09-13T04:45:00Z">
              <w:r w:rsidR="000B09A4" w:rsidRPr="000E0CA6">
                <w:rPr>
                  <w:rFonts w:ascii="Calibri" w:hAnsi="Calibri" w:cs="Calibri"/>
                  <w:color w:val="000000" w:themeColor="text1"/>
                  <w:sz w:val="20"/>
                  <w:szCs w:val="20"/>
                </w:rPr>
                <w:t>Code</w:t>
              </w:r>
            </w:ins>
            <w:r w:rsidRPr="000E0CA6">
              <w:rPr>
                <w:rFonts w:ascii="Calibri" w:hAnsi="Calibri" w:cs="Calibri"/>
                <w:color w:val="000000" w:themeColor="text1"/>
                <w:sz w:val="20"/>
                <w:szCs w:val="20"/>
              </w:rPr>
              <w:t>&gt;</w:t>
            </w:r>
            <w:r w:rsidRPr="000C1A69">
              <w:rPr>
                <w:rFonts w:ascii="Calibri" w:hAnsi="Calibri" w:cs="Calibri"/>
                <w:color w:val="000000" w:themeColor="text1"/>
                <w:sz w:val="20"/>
                <w:szCs w:val="20"/>
              </w:rPr>
              <w:t xml:space="preserve"> = “2|ClaimDeniedFalse”</w:t>
            </w:r>
          </w:p>
          <w:p w14:paraId="10136A0B" w14:textId="717801DC" w:rsidR="00226547" w:rsidRPr="000C1A69" w:rsidRDefault="00226547" w:rsidP="00226547">
            <w:pPr>
              <w:tabs>
                <w:tab w:val="left" w:pos="1800"/>
              </w:tabs>
              <w:rPr>
                <w:rFonts w:ascii="Calibri" w:hAnsi="Calibri" w:cs="Calibri"/>
                <w:color w:val="000000" w:themeColor="text1"/>
                <w:sz w:val="20"/>
                <w:szCs w:val="20"/>
              </w:rPr>
            </w:pPr>
            <w:r w:rsidRPr="000C1A69">
              <w:rPr>
                <w:rFonts w:ascii="Calibri" w:hAnsi="Calibri" w:cs="Calibri"/>
                <w:b/>
                <w:bCs/>
                <w:color w:val="000000" w:themeColor="text1"/>
                <w:sz w:val="20"/>
                <w:szCs w:val="20"/>
              </w:rPr>
              <w:t>THEN</w:t>
            </w:r>
            <w:r w:rsidRPr="000C1A69">
              <w:rPr>
                <w:rFonts w:ascii="Calibri" w:hAnsi="Calibri" w:cs="Calibri"/>
                <w:color w:val="000000" w:themeColor="text1"/>
                <w:sz w:val="20"/>
                <w:szCs w:val="20"/>
              </w:rPr>
              <w:t xml:space="preserve"> display</w:t>
            </w:r>
          </w:p>
          <w:p w14:paraId="53D7E104" w14:textId="381551CA" w:rsidR="00226547" w:rsidRDefault="00226547" w:rsidP="00226547">
            <w:pPr>
              <w:tabs>
                <w:tab w:val="left" w:pos="1800"/>
              </w:tabs>
              <w:rPr>
                <w:rFonts w:ascii="Calibri" w:hAnsi="Calibri" w:cs="Calibri"/>
                <w:b/>
                <w:bCs/>
                <w:color w:val="000000" w:themeColor="text1"/>
                <w:sz w:val="20"/>
                <w:szCs w:val="20"/>
              </w:rPr>
            </w:pPr>
            <w:r w:rsidRPr="000C1A69">
              <w:rPr>
                <w:rFonts w:ascii="Calibri" w:hAnsi="Calibri" w:cs="Calibri"/>
                <w:b/>
                <w:bCs/>
                <w:color w:val="000000" w:themeColor="text1"/>
                <w:sz w:val="20"/>
                <w:szCs w:val="20"/>
              </w:rPr>
              <w:t>ELSE</w:t>
            </w:r>
          </w:p>
          <w:p w14:paraId="76C280E5" w14:textId="1130BC1B" w:rsidR="00226547" w:rsidRPr="000C1A69" w:rsidRDefault="00226547" w:rsidP="00226547">
            <w:pPr>
              <w:tabs>
                <w:tab w:val="left" w:pos="1800"/>
              </w:tabs>
              <w:rPr>
                <w:rFonts w:ascii="Calibri" w:hAnsi="Calibri" w:cs="Calibri"/>
                <w:b/>
                <w:bCs/>
                <w:color w:val="000000" w:themeColor="text1"/>
                <w:sz w:val="20"/>
                <w:szCs w:val="20"/>
              </w:rPr>
            </w:pPr>
          </w:p>
          <w:p w14:paraId="3F678599" w14:textId="15AD243D" w:rsidR="00226547" w:rsidRPr="000C1A69" w:rsidRDefault="00226547" w:rsidP="00226547">
            <w:pPr>
              <w:tabs>
                <w:tab w:val="left" w:pos="1800"/>
              </w:tabs>
              <w:rPr>
                <w:rFonts w:ascii="Calibri" w:hAnsi="Calibri" w:cs="Calibri"/>
                <w:color w:val="000000" w:themeColor="text1"/>
                <w:sz w:val="20"/>
                <w:szCs w:val="20"/>
              </w:rPr>
            </w:pPr>
          </w:p>
        </w:tc>
        <w:tc>
          <w:tcPr>
            <w:tcW w:w="1843" w:type="dxa"/>
            <w:tcBorders>
              <w:top w:val="single" w:sz="4" w:space="0" w:color="auto"/>
              <w:left w:val="single" w:sz="4" w:space="0" w:color="auto"/>
              <w:bottom w:val="single" w:sz="4" w:space="0" w:color="auto"/>
              <w:right w:val="single" w:sz="4" w:space="0" w:color="auto"/>
            </w:tcBorders>
          </w:tcPr>
          <w:p w14:paraId="2EA0269F" w14:textId="66160BC7" w:rsidR="00226547" w:rsidRPr="000C1A69" w:rsidRDefault="00226547" w:rsidP="00226547">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Column 1 Bodycopy_COI</w:t>
            </w:r>
          </w:p>
          <w:p w14:paraId="50F66F16" w14:textId="76CECF8B" w:rsidR="00226547" w:rsidRPr="000C1A69" w:rsidRDefault="00226547" w:rsidP="00226547">
            <w:pPr>
              <w:tabs>
                <w:tab w:val="left" w:pos="1800"/>
              </w:tabs>
              <w:rPr>
                <w:rFonts w:asciiTheme="minorHAnsi" w:hAnsiTheme="minorHAnsi" w:cstheme="minorHAnsi"/>
                <w:bCs/>
                <w:sz w:val="20"/>
                <w:szCs w:val="20"/>
              </w:rPr>
            </w:pPr>
          </w:p>
          <w:p w14:paraId="19108A38" w14:textId="647C0B6E" w:rsidR="00226547" w:rsidRPr="000C1A69" w:rsidRDefault="00226547" w:rsidP="00226547">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Column 2: Bullet_1_B_COI</w:t>
            </w:r>
          </w:p>
          <w:p w14:paraId="017D24A3" w14:textId="05CF65E3" w:rsidR="00226547" w:rsidRPr="000C1A69" w:rsidRDefault="00226547" w:rsidP="00226547">
            <w:pPr>
              <w:tabs>
                <w:tab w:val="left" w:pos="1800"/>
              </w:tabs>
              <w:rPr>
                <w:rFonts w:asciiTheme="minorHAnsi" w:hAnsiTheme="minorHAnsi" w:cstheme="minorHAnsi"/>
                <w:bCs/>
                <w:strike/>
                <w:sz w:val="20"/>
                <w:szCs w:val="20"/>
              </w:rPr>
            </w:pPr>
          </w:p>
        </w:tc>
      </w:tr>
      <w:tr w:rsidR="00226547" w:rsidRPr="00BD6987" w14:paraId="4109CF20"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6E0A464C" w14:textId="52D1C466" w:rsidR="00226547" w:rsidRPr="006C5B03" w:rsidRDefault="00226547" w:rsidP="00226547">
            <w:pPr>
              <w:tabs>
                <w:tab w:val="left" w:pos="1800"/>
              </w:tabs>
              <w:rPr>
                <w:rFonts w:asciiTheme="minorHAnsi" w:hAnsiTheme="minorHAnsi" w:cstheme="minorHAnsi"/>
                <w:b/>
                <w:sz w:val="20"/>
                <w:szCs w:val="20"/>
                <w:highlight w:val="cyan"/>
                <w:rPrChange w:id="8431" w:author="Sam Sehgal (EXT Idiom)" w:date="2024-11-12T11:17:00Z" w16du:dateUtc="2024-11-12T00:17:00Z">
                  <w:rPr>
                    <w:rFonts w:asciiTheme="minorHAnsi" w:hAnsiTheme="minorHAnsi" w:cstheme="minorHAnsi"/>
                    <w:b/>
                    <w:sz w:val="20"/>
                    <w:szCs w:val="20"/>
                  </w:rPr>
                </w:rPrChange>
              </w:rPr>
            </w:pPr>
            <w:r w:rsidRPr="006C5B03">
              <w:rPr>
                <w:rFonts w:asciiTheme="minorHAnsi" w:hAnsiTheme="minorHAnsi" w:cstheme="minorHAnsi"/>
                <w:bCs/>
                <w:sz w:val="20"/>
                <w:szCs w:val="20"/>
                <w:highlight w:val="cyan"/>
                <w:rPrChange w:id="8432" w:author="Sam Sehgal (EXT Idiom)" w:date="2024-11-12T11:17:00Z" w16du:dateUtc="2024-11-12T00:17:00Z">
                  <w:rPr>
                    <w:rFonts w:asciiTheme="minorHAnsi" w:hAnsiTheme="minorHAnsi" w:cstheme="minorHAnsi"/>
                    <w:bCs/>
                    <w:sz w:val="20"/>
                    <w:szCs w:val="20"/>
                  </w:rPr>
                </w:rPrChange>
              </w:rPr>
              <w:lastRenderedPageBreak/>
              <w:t>DDH 1</w:t>
            </w:r>
            <w:ins w:id="8433" w:author="Sam Sehgal (EXT Idiom)" w:date="2024-11-12T11:16:00Z" w16du:dateUtc="2024-11-12T00:16:00Z">
              <w:r w:rsidR="006C5B03" w:rsidRPr="006C5B03">
                <w:rPr>
                  <w:rFonts w:asciiTheme="minorHAnsi" w:hAnsiTheme="minorHAnsi" w:cstheme="minorHAnsi"/>
                  <w:bCs/>
                  <w:sz w:val="20"/>
                  <w:szCs w:val="20"/>
                  <w:highlight w:val="cyan"/>
                  <w:rPrChange w:id="8434" w:author="Sam Sehgal (EXT Idiom)" w:date="2024-11-12T11:17:00Z" w16du:dateUtc="2024-11-12T00:17:00Z">
                    <w:rPr>
                      <w:rFonts w:asciiTheme="minorHAnsi" w:hAnsiTheme="minorHAnsi" w:cstheme="minorHAnsi"/>
                      <w:bCs/>
                      <w:sz w:val="20"/>
                      <w:szCs w:val="20"/>
                    </w:rPr>
                  </w:rPrChange>
                </w:rPr>
                <w:t>8</w:t>
              </w:r>
            </w:ins>
            <w:del w:id="8435" w:author="Sam Sehgal (EXT Idiom)" w:date="2024-11-12T11:16:00Z" w16du:dateUtc="2024-11-12T00:16:00Z">
              <w:r w:rsidRPr="006C5B03" w:rsidDel="006C5B03">
                <w:rPr>
                  <w:rFonts w:asciiTheme="minorHAnsi" w:hAnsiTheme="minorHAnsi" w:cstheme="minorHAnsi"/>
                  <w:bCs/>
                  <w:sz w:val="20"/>
                  <w:szCs w:val="20"/>
                  <w:highlight w:val="cyan"/>
                  <w:rPrChange w:id="8436" w:author="Sam Sehgal (EXT Idiom)" w:date="2024-11-12T11:17:00Z" w16du:dateUtc="2024-11-12T00:17:00Z">
                    <w:rPr>
                      <w:rFonts w:asciiTheme="minorHAnsi" w:hAnsiTheme="minorHAnsi" w:cstheme="minorHAnsi"/>
                      <w:bCs/>
                      <w:sz w:val="20"/>
                      <w:szCs w:val="20"/>
                    </w:rPr>
                  </w:rPrChange>
                </w:rPr>
                <w:delText>7</w:delText>
              </w:r>
            </w:del>
          </w:p>
        </w:tc>
        <w:tc>
          <w:tcPr>
            <w:tcW w:w="2243" w:type="dxa"/>
            <w:tcBorders>
              <w:top w:val="single" w:sz="4" w:space="0" w:color="auto"/>
              <w:left w:val="single" w:sz="4" w:space="0" w:color="auto"/>
              <w:bottom w:val="single" w:sz="4" w:space="0" w:color="auto"/>
              <w:right w:val="single" w:sz="4" w:space="0" w:color="auto"/>
            </w:tcBorders>
          </w:tcPr>
          <w:p w14:paraId="1B37C899" w14:textId="2DB8458B" w:rsidR="00226547" w:rsidRPr="000B477C" w:rsidRDefault="00226547" w:rsidP="00226547">
            <w:pPr>
              <w:tabs>
                <w:tab w:val="left" w:pos="1800"/>
              </w:tabs>
              <w:rPr>
                <w:rFonts w:ascii="Calibri" w:hAnsi="Calibri" w:cs="Calibri"/>
                <w:strike/>
                <w:sz w:val="20"/>
                <w:szCs w:val="20"/>
                <w:highlight w:val="cyan"/>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226547" w:rsidRPr="009D7894" w14:paraId="587EBF36" w14:textId="77777777" w:rsidTr="005556B6">
              <w:trPr>
                <w:trHeight w:val="140"/>
              </w:trPr>
              <w:tc>
                <w:tcPr>
                  <w:tcW w:w="2904" w:type="dxa"/>
                  <w:noWrap/>
                  <w:hideMark/>
                </w:tcPr>
                <w:p w14:paraId="17A907C9" w14:textId="56B8AAC9" w:rsidR="00226547" w:rsidRPr="005556B6" w:rsidRDefault="00226547" w:rsidP="00226547">
                  <w:pPr>
                    <w:pStyle w:val="BodycopyCOI"/>
                    <w:rPr>
                      <w:lang w:val="en-US"/>
                      <w:rPrChange w:id="8437" w:author="Sue Simnor (EXT Idiom)" w:date="2024-09-12T16:47:00Z" w16du:dateUtc="2024-09-12T06:47:00Z">
                        <w:rPr>
                          <w:highlight w:val="yellow"/>
                          <w:lang w:val="en-US"/>
                        </w:rPr>
                      </w:rPrChange>
                    </w:rPr>
                  </w:pPr>
                  <w:del w:id="8438" w:author="sam sehgal" w:date="2024-10-14T16:29:00Z" w16du:dateUtc="2024-10-14T05:29:00Z">
                    <w:r w:rsidRPr="000E0CA6" w:rsidDel="003229CE">
                      <w:rPr>
                        <w:highlight w:val="cyan"/>
                        <w:lang w:val="en-US"/>
                        <w:rPrChange w:id="8439" w:author="sam sehgal" w:date="2024-10-14T16:24:00Z" w16du:dateUtc="2024-10-14T05:24:00Z">
                          <w:rPr>
                            <w:highlight w:val="yellow"/>
                            <w:lang w:val="en-US"/>
                          </w:rPr>
                        </w:rPrChange>
                      </w:rPr>
                      <w:delText>We understand that in your previous policy terms all policyholders and/or any other declared drivers of this car:</w:delText>
                    </w:r>
                  </w:del>
                  <w:ins w:id="8440" w:author="sam sehgal" w:date="2024-10-14T16:29:00Z" w16du:dateUtc="2024-10-14T05:29:00Z">
                    <w:r w:rsidR="003229CE">
                      <w:rPr>
                        <w:highlight w:val="cyan"/>
                        <w:lang w:val="en-US"/>
                      </w:rPr>
                      <w:t>We understand that in your previous policy terms policyholders and/or other declared drivers of this car:</w:t>
                    </w:r>
                  </w:ins>
                </w:p>
                <w:p w14:paraId="546E4EB0" w14:textId="7BB5C051" w:rsidR="00226547" w:rsidRPr="009D7894" w:rsidRDefault="00226547" w:rsidP="00226547">
                  <w:pPr>
                    <w:pStyle w:val="BodycopyCOI"/>
                    <w:rPr>
                      <w:b/>
                      <w:bCs/>
                      <w:highlight w:val="cyan"/>
                      <w:rPrChange w:id="8441" w:author="Sue Simnor (EXT Idiom)" w:date="2024-08-13T18:24:00Z" w16du:dateUtc="2024-08-13T08:24:00Z">
                        <w:rPr>
                          <w:b/>
                          <w:bCs/>
                        </w:rPr>
                      </w:rPrChange>
                    </w:rPr>
                  </w:pPr>
                  <w:r w:rsidRPr="003630AF" w:rsidDel="003630AF">
                    <w:rPr>
                      <w:highlight w:val="cyan"/>
                    </w:rPr>
                    <w:t xml:space="preserve"> </w:t>
                  </w:r>
                </w:p>
              </w:tc>
              <w:tc>
                <w:tcPr>
                  <w:tcW w:w="4614" w:type="dxa"/>
                  <w:noWrap/>
                  <w:hideMark/>
                </w:tcPr>
                <w:p w14:paraId="363CE089" w14:textId="4B4EEFD6" w:rsidR="00226547" w:rsidRPr="009D7894" w:rsidRDefault="00226547" w:rsidP="00226547">
                  <w:pPr>
                    <w:tabs>
                      <w:tab w:val="left" w:pos="774"/>
                    </w:tabs>
                    <w:rPr>
                      <w:rFonts w:asciiTheme="minorHAnsi" w:hAnsiTheme="minorHAnsi"/>
                      <w:b/>
                      <w:bCs/>
                      <w:color w:val="000000"/>
                      <w:sz w:val="22"/>
                      <w:szCs w:val="22"/>
                      <w:highlight w:val="cyan"/>
                      <w:lang w:eastAsia="en-AU"/>
                      <w:rPrChange w:id="8442" w:author="Sue Simnor (EXT Idiom)" w:date="2024-08-13T18:24:00Z" w16du:dateUtc="2024-08-13T08:24:00Z">
                        <w:rPr>
                          <w:rFonts w:asciiTheme="minorHAnsi" w:hAnsiTheme="minorHAnsi"/>
                          <w:b/>
                          <w:bCs/>
                          <w:color w:val="000000"/>
                          <w:sz w:val="22"/>
                          <w:szCs w:val="22"/>
                          <w:lang w:eastAsia="en-AU"/>
                        </w:rPr>
                      </w:rPrChange>
                    </w:rPr>
                  </w:pPr>
                  <w:r w:rsidRPr="009D7894">
                    <w:rPr>
                      <w:rFonts w:asciiTheme="minorHAnsi" w:hAnsiTheme="minorHAnsi"/>
                      <w:b/>
                      <w:bCs/>
                      <w:sz w:val="20"/>
                      <w:szCs w:val="20"/>
                      <w:highlight w:val="cyan"/>
                      <w:rPrChange w:id="8443" w:author="Sue Simnor (EXT Idiom)" w:date="2024-08-13T18:24:00Z" w16du:dateUtc="2024-08-13T08:24:00Z">
                        <w:rPr>
                          <w:rFonts w:asciiTheme="minorHAnsi" w:hAnsiTheme="minorHAnsi"/>
                          <w:b/>
                          <w:bCs/>
                          <w:sz w:val="20"/>
                          <w:szCs w:val="20"/>
                        </w:rPr>
                      </w:rPrChange>
                    </w:rPr>
                    <w:t xml:space="preserve">• may have had an insurance claim denied for fraud or dishonesty in the last 5 years </w:t>
                  </w:r>
                </w:p>
              </w:tc>
            </w:tr>
          </w:tbl>
          <w:p w14:paraId="46175A24" w14:textId="6107A62A" w:rsidR="00226547" w:rsidRPr="009D7894" w:rsidRDefault="00226547" w:rsidP="00226547">
            <w:pPr>
              <w:pStyle w:val="BodycopyCOI"/>
              <w:rPr>
                <w:highlight w:val="cyan"/>
                <w:rPrChange w:id="8444" w:author="Sue Simnor (EXT Idiom)" w:date="2024-08-13T18:24:00Z" w16du:dateUtc="2024-08-13T08:24:00Z">
                  <w:rPr/>
                </w:rPrChange>
              </w:rPr>
            </w:pPr>
          </w:p>
        </w:tc>
        <w:tc>
          <w:tcPr>
            <w:tcW w:w="1418" w:type="dxa"/>
            <w:tcBorders>
              <w:top w:val="single" w:sz="4" w:space="0" w:color="auto"/>
              <w:left w:val="single" w:sz="4" w:space="0" w:color="auto"/>
              <w:bottom w:val="single" w:sz="4" w:space="0" w:color="auto"/>
              <w:right w:val="single" w:sz="4" w:space="0" w:color="auto"/>
            </w:tcBorders>
          </w:tcPr>
          <w:p w14:paraId="2F013913" w14:textId="77777777" w:rsidR="0056467D" w:rsidRPr="000E0CA6" w:rsidRDefault="0056467D" w:rsidP="0056467D">
            <w:pPr>
              <w:tabs>
                <w:tab w:val="left" w:pos="1800"/>
              </w:tabs>
              <w:rPr>
                <w:rFonts w:ascii="Calibri" w:hAnsi="Calibri" w:cs="Calibri"/>
                <w:b/>
                <w:bCs/>
                <w:color w:val="000000" w:themeColor="text1"/>
                <w:sz w:val="20"/>
                <w:szCs w:val="20"/>
                <w:highlight w:val="cyan"/>
                <w:rPrChange w:id="8445" w:author="sam sehgal" w:date="2024-10-14T16:24:00Z" w16du:dateUtc="2024-10-14T05:24:00Z">
                  <w:rPr>
                    <w:rFonts w:ascii="Calibri" w:hAnsi="Calibri" w:cs="Calibri"/>
                    <w:b/>
                    <w:bCs/>
                    <w:color w:val="000000" w:themeColor="text1"/>
                    <w:sz w:val="20"/>
                    <w:szCs w:val="20"/>
                    <w:highlight w:val="darkCyan"/>
                  </w:rPr>
                </w:rPrChange>
              </w:rPr>
            </w:pPr>
            <w:r w:rsidRPr="000E0CA6">
              <w:rPr>
                <w:rFonts w:ascii="Calibri" w:hAnsi="Calibri" w:cs="Calibri"/>
                <w:b/>
                <w:bCs/>
                <w:color w:val="000000" w:themeColor="text1"/>
                <w:sz w:val="20"/>
                <w:szCs w:val="20"/>
                <w:highlight w:val="cyan"/>
                <w:rPrChange w:id="8446" w:author="sam sehgal" w:date="2024-10-14T16:24:00Z" w16du:dateUtc="2024-10-14T05:24:00Z">
                  <w:rPr>
                    <w:rFonts w:ascii="Calibri" w:hAnsi="Calibri" w:cs="Calibri"/>
                    <w:b/>
                    <w:bCs/>
                    <w:color w:val="000000" w:themeColor="text1"/>
                    <w:sz w:val="20"/>
                    <w:szCs w:val="20"/>
                    <w:highlight w:val="darkCyan"/>
                  </w:rPr>
                </w:rPrChange>
              </w:rPr>
              <w:t>Column 2  text logic</w:t>
            </w:r>
          </w:p>
          <w:p w14:paraId="1BE03910" w14:textId="7B428783" w:rsidR="00226547" w:rsidRPr="000E0CA6" w:rsidRDefault="00226547" w:rsidP="00226547">
            <w:pPr>
              <w:tabs>
                <w:tab w:val="left" w:pos="1800"/>
              </w:tabs>
              <w:rPr>
                <w:rFonts w:ascii="Calibri" w:hAnsi="Calibri" w:cs="Calibri"/>
                <w:color w:val="000000" w:themeColor="text1"/>
                <w:sz w:val="20"/>
                <w:szCs w:val="20"/>
                <w:highlight w:val="cyan"/>
              </w:rPr>
            </w:pPr>
            <w:r w:rsidRPr="000E0CA6">
              <w:rPr>
                <w:rFonts w:ascii="Calibri" w:hAnsi="Calibri" w:cs="Calibri"/>
                <w:color w:val="000000" w:themeColor="text1"/>
                <w:sz w:val="20"/>
                <w:szCs w:val="20"/>
                <w:highlight w:val="cyan"/>
              </w:rPr>
              <w:t>IF</w:t>
            </w:r>
          </w:p>
          <w:p w14:paraId="03F9CFCA" w14:textId="2474BF2F" w:rsidR="00226547" w:rsidRPr="000E0CA6" w:rsidRDefault="00226547" w:rsidP="00226547">
            <w:pPr>
              <w:tabs>
                <w:tab w:val="left" w:pos="1800"/>
              </w:tabs>
              <w:rPr>
                <w:rFonts w:ascii="Calibri" w:hAnsi="Calibri" w:cs="Calibri"/>
                <w:color w:val="000000" w:themeColor="text1"/>
                <w:sz w:val="20"/>
                <w:szCs w:val="20"/>
                <w:highlight w:val="cyan"/>
                <w:rPrChange w:id="8447" w:author="sam sehgal" w:date="2024-10-14T16:24:00Z" w16du:dateUtc="2024-10-14T05:24:00Z">
                  <w:rPr>
                    <w:rFonts w:ascii="Calibri" w:hAnsi="Calibri" w:cs="Calibri"/>
                    <w:color w:val="000000" w:themeColor="text1"/>
                    <w:sz w:val="20"/>
                    <w:szCs w:val="20"/>
                  </w:rPr>
                </w:rPrChange>
              </w:rPr>
            </w:pPr>
            <w:r w:rsidRPr="000E0CA6">
              <w:rPr>
                <w:rFonts w:ascii="Calibri" w:hAnsi="Calibri" w:cs="Calibri"/>
                <w:color w:val="000000" w:themeColor="text1"/>
                <w:sz w:val="20"/>
                <w:szCs w:val="20"/>
                <w:highlight w:val="cyan"/>
                <w:rPrChange w:id="8448" w:author="sam sehgal" w:date="2024-10-14T16:24:00Z" w16du:dateUtc="2024-10-14T05:24:00Z">
                  <w:rPr>
                    <w:rFonts w:ascii="Calibri" w:hAnsi="Calibri" w:cs="Calibri"/>
                    <w:color w:val="000000" w:themeColor="text1"/>
                    <w:sz w:val="20"/>
                    <w:szCs w:val="20"/>
                  </w:rPr>
                </w:rPrChange>
              </w:rPr>
              <w:t>&lt;HasFraudDishonesty</w:t>
            </w:r>
            <w:ins w:id="8449" w:author="Sam Sehgal (EXT Idiom)" w:date="2024-09-13T14:45:00Z" w16du:dateUtc="2024-09-13T04:45:00Z">
              <w:r w:rsidR="000B09A4" w:rsidRPr="000E0CA6">
                <w:rPr>
                  <w:rFonts w:ascii="Calibri" w:hAnsi="Calibri" w:cs="Calibri"/>
                  <w:color w:val="000000" w:themeColor="text1"/>
                  <w:sz w:val="20"/>
                  <w:szCs w:val="20"/>
                  <w:highlight w:val="cyan"/>
                </w:rPr>
                <w:t>Code</w:t>
              </w:r>
            </w:ins>
            <w:r w:rsidRPr="000E0CA6">
              <w:rPr>
                <w:rFonts w:ascii="Calibri" w:hAnsi="Calibri" w:cs="Calibri"/>
                <w:color w:val="000000" w:themeColor="text1"/>
                <w:sz w:val="20"/>
                <w:szCs w:val="20"/>
                <w:highlight w:val="cyan"/>
                <w:rPrChange w:id="8450" w:author="sam sehgal" w:date="2024-10-14T16:24:00Z" w16du:dateUtc="2024-10-14T05:24:00Z">
                  <w:rPr>
                    <w:rFonts w:ascii="Calibri" w:hAnsi="Calibri" w:cs="Calibri"/>
                    <w:color w:val="000000" w:themeColor="text1"/>
                    <w:sz w:val="20"/>
                    <w:szCs w:val="20"/>
                  </w:rPr>
                </w:rPrChange>
              </w:rPr>
              <w:t>&gt; = “3|NotRecordedOnlyForMigration”</w:t>
            </w:r>
          </w:p>
          <w:p w14:paraId="21A53BF8" w14:textId="41DC769D" w:rsidR="00226547" w:rsidRPr="000E0CA6" w:rsidRDefault="00226547" w:rsidP="00226547">
            <w:pPr>
              <w:tabs>
                <w:tab w:val="left" w:pos="1800"/>
              </w:tabs>
              <w:rPr>
                <w:rFonts w:ascii="Calibri" w:hAnsi="Calibri" w:cs="Calibri"/>
                <w:color w:val="000000" w:themeColor="text1"/>
                <w:sz w:val="20"/>
                <w:szCs w:val="20"/>
                <w:highlight w:val="cyan"/>
                <w:rPrChange w:id="8451" w:author="sam sehgal" w:date="2024-10-14T16:24:00Z" w16du:dateUtc="2024-10-14T05:24:00Z">
                  <w:rPr>
                    <w:rFonts w:ascii="Calibri" w:hAnsi="Calibri" w:cs="Calibri"/>
                    <w:color w:val="000000" w:themeColor="text1"/>
                    <w:sz w:val="20"/>
                    <w:szCs w:val="20"/>
                  </w:rPr>
                </w:rPrChange>
              </w:rPr>
            </w:pPr>
            <w:r w:rsidRPr="000E0CA6">
              <w:rPr>
                <w:rFonts w:ascii="Calibri" w:hAnsi="Calibri" w:cs="Calibri"/>
                <w:b/>
                <w:bCs/>
                <w:color w:val="000000" w:themeColor="text1"/>
                <w:sz w:val="20"/>
                <w:szCs w:val="20"/>
                <w:highlight w:val="cyan"/>
                <w:rPrChange w:id="8452" w:author="sam sehgal" w:date="2024-10-14T16:24:00Z" w16du:dateUtc="2024-10-14T05:24:00Z">
                  <w:rPr>
                    <w:rFonts w:ascii="Calibri" w:hAnsi="Calibri" w:cs="Calibri"/>
                    <w:b/>
                    <w:bCs/>
                    <w:color w:val="000000" w:themeColor="text1"/>
                    <w:sz w:val="20"/>
                    <w:szCs w:val="20"/>
                  </w:rPr>
                </w:rPrChange>
              </w:rPr>
              <w:t>THEN</w:t>
            </w:r>
            <w:r w:rsidRPr="000E0CA6">
              <w:rPr>
                <w:rFonts w:ascii="Calibri" w:hAnsi="Calibri" w:cs="Calibri"/>
                <w:color w:val="000000" w:themeColor="text1"/>
                <w:sz w:val="20"/>
                <w:szCs w:val="20"/>
                <w:highlight w:val="cyan"/>
                <w:rPrChange w:id="8453" w:author="sam sehgal" w:date="2024-10-14T16:24:00Z" w16du:dateUtc="2024-10-14T05:24:00Z">
                  <w:rPr>
                    <w:rFonts w:ascii="Calibri" w:hAnsi="Calibri" w:cs="Calibri"/>
                    <w:color w:val="000000" w:themeColor="text1"/>
                    <w:sz w:val="20"/>
                    <w:szCs w:val="20"/>
                  </w:rPr>
                </w:rPrChange>
              </w:rPr>
              <w:t xml:space="preserve"> display</w:t>
            </w:r>
          </w:p>
          <w:p w14:paraId="5AFA6CCA" w14:textId="5FCDB534" w:rsidR="00226547" w:rsidRPr="000E0CA6" w:rsidRDefault="00226547" w:rsidP="00226547">
            <w:pPr>
              <w:tabs>
                <w:tab w:val="left" w:pos="1800"/>
              </w:tabs>
              <w:rPr>
                <w:rFonts w:ascii="Calibri" w:hAnsi="Calibri" w:cs="Calibri"/>
                <w:b/>
                <w:bCs/>
                <w:color w:val="000000" w:themeColor="text1"/>
                <w:sz w:val="20"/>
                <w:szCs w:val="20"/>
                <w:highlight w:val="cyan"/>
                <w:rPrChange w:id="8454" w:author="sam sehgal" w:date="2024-10-14T16:24:00Z" w16du:dateUtc="2024-10-14T05:24:00Z">
                  <w:rPr>
                    <w:rFonts w:ascii="Calibri" w:hAnsi="Calibri" w:cs="Calibri"/>
                    <w:b/>
                    <w:bCs/>
                    <w:color w:val="000000" w:themeColor="text1"/>
                    <w:sz w:val="20"/>
                    <w:szCs w:val="20"/>
                  </w:rPr>
                </w:rPrChange>
              </w:rPr>
            </w:pPr>
            <w:r w:rsidRPr="000E0CA6">
              <w:rPr>
                <w:rFonts w:ascii="Calibri" w:hAnsi="Calibri" w:cs="Calibri"/>
                <w:b/>
                <w:bCs/>
                <w:color w:val="000000" w:themeColor="text1"/>
                <w:sz w:val="20"/>
                <w:szCs w:val="20"/>
                <w:highlight w:val="cyan"/>
                <w:rPrChange w:id="8455" w:author="sam sehgal" w:date="2024-10-14T16:24:00Z" w16du:dateUtc="2024-10-14T05:24:00Z">
                  <w:rPr>
                    <w:rFonts w:ascii="Calibri" w:hAnsi="Calibri" w:cs="Calibri"/>
                    <w:b/>
                    <w:bCs/>
                    <w:color w:val="000000" w:themeColor="text1"/>
                    <w:sz w:val="20"/>
                    <w:szCs w:val="20"/>
                  </w:rPr>
                </w:rPrChange>
              </w:rPr>
              <w:t>ELSE</w:t>
            </w:r>
          </w:p>
          <w:p w14:paraId="08E9F8A3" w14:textId="71AD6906" w:rsidR="00226547" w:rsidRPr="000E0CA6" w:rsidRDefault="00226547" w:rsidP="00226547">
            <w:pPr>
              <w:tabs>
                <w:tab w:val="left" w:pos="1800"/>
              </w:tabs>
              <w:rPr>
                <w:rFonts w:ascii="Calibri" w:hAnsi="Calibri" w:cs="Calibri"/>
                <w:color w:val="000000" w:themeColor="text1"/>
                <w:sz w:val="20"/>
                <w:szCs w:val="20"/>
                <w:highlight w:val="cyan"/>
                <w:rPrChange w:id="8456" w:author="sam sehgal" w:date="2024-10-14T16:24:00Z" w16du:dateUtc="2024-10-14T05:24:00Z">
                  <w:rPr>
                    <w:rFonts w:ascii="Calibri" w:hAnsi="Calibri" w:cs="Calibri"/>
                    <w:color w:val="000000" w:themeColor="text1"/>
                    <w:sz w:val="20"/>
                    <w:szCs w:val="20"/>
                  </w:rPr>
                </w:rPrChange>
              </w:rPr>
            </w:pPr>
          </w:p>
        </w:tc>
        <w:tc>
          <w:tcPr>
            <w:tcW w:w="1843" w:type="dxa"/>
            <w:tcBorders>
              <w:top w:val="single" w:sz="4" w:space="0" w:color="auto"/>
              <w:left w:val="single" w:sz="4" w:space="0" w:color="auto"/>
              <w:bottom w:val="single" w:sz="4" w:space="0" w:color="auto"/>
              <w:right w:val="single" w:sz="4" w:space="0" w:color="auto"/>
            </w:tcBorders>
          </w:tcPr>
          <w:p w14:paraId="7CCAE07D" w14:textId="1CB3AF0A" w:rsidR="00226547" w:rsidRPr="009D7894" w:rsidRDefault="00226547" w:rsidP="00226547">
            <w:pPr>
              <w:tabs>
                <w:tab w:val="left" w:pos="1800"/>
              </w:tabs>
              <w:rPr>
                <w:rFonts w:asciiTheme="minorHAnsi" w:hAnsiTheme="minorHAnsi" w:cstheme="minorHAnsi"/>
                <w:bCs/>
                <w:sz w:val="20"/>
                <w:szCs w:val="20"/>
                <w:highlight w:val="cyan"/>
                <w:rPrChange w:id="8457" w:author="Sue Simnor (EXT Idiom)" w:date="2024-08-13T18:24:00Z" w16du:dateUtc="2024-08-13T08:24:00Z">
                  <w:rPr>
                    <w:rFonts w:asciiTheme="minorHAnsi" w:hAnsiTheme="minorHAnsi" w:cstheme="minorHAnsi"/>
                    <w:bCs/>
                    <w:sz w:val="20"/>
                    <w:szCs w:val="20"/>
                  </w:rPr>
                </w:rPrChange>
              </w:rPr>
            </w:pPr>
            <w:r w:rsidRPr="009D7894">
              <w:rPr>
                <w:rFonts w:asciiTheme="minorHAnsi" w:hAnsiTheme="minorHAnsi" w:cstheme="minorHAnsi"/>
                <w:bCs/>
                <w:sz w:val="20"/>
                <w:szCs w:val="20"/>
                <w:highlight w:val="cyan"/>
                <w:rPrChange w:id="8458" w:author="Sue Simnor (EXT Idiom)" w:date="2024-08-13T18:24:00Z" w16du:dateUtc="2024-08-13T08:24:00Z">
                  <w:rPr>
                    <w:rFonts w:asciiTheme="minorHAnsi" w:hAnsiTheme="minorHAnsi" w:cstheme="minorHAnsi"/>
                    <w:bCs/>
                    <w:sz w:val="20"/>
                    <w:szCs w:val="20"/>
                  </w:rPr>
                </w:rPrChange>
              </w:rPr>
              <w:t>Column 1 Bodycopy_COI</w:t>
            </w:r>
          </w:p>
          <w:p w14:paraId="0E1308E2" w14:textId="344ED8EB" w:rsidR="00226547" w:rsidRPr="009D7894" w:rsidRDefault="00226547" w:rsidP="00226547">
            <w:pPr>
              <w:tabs>
                <w:tab w:val="left" w:pos="1800"/>
              </w:tabs>
              <w:rPr>
                <w:rFonts w:asciiTheme="minorHAnsi" w:hAnsiTheme="minorHAnsi" w:cstheme="minorHAnsi"/>
                <w:bCs/>
                <w:sz w:val="20"/>
                <w:szCs w:val="20"/>
                <w:highlight w:val="cyan"/>
                <w:rPrChange w:id="8459" w:author="Sue Simnor (EXT Idiom)" w:date="2024-08-13T18:24:00Z" w16du:dateUtc="2024-08-13T08:24:00Z">
                  <w:rPr>
                    <w:rFonts w:asciiTheme="minorHAnsi" w:hAnsiTheme="minorHAnsi" w:cstheme="minorHAnsi"/>
                    <w:bCs/>
                    <w:sz w:val="20"/>
                    <w:szCs w:val="20"/>
                  </w:rPr>
                </w:rPrChange>
              </w:rPr>
            </w:pPr>
          </w:p>
          <w:p w14:paraId="0B48881E" w14:textId="09DE976B" w:rsidR="00226547" w:rsidRPr="009D7894" w:rsidRDefault="00226547" w:rsidP="00226547">
            <w:pPr>
              <w:tabs>
                <w:tab w:val="left" w:pos="1800"/>
              </w:tabs>
              <w:rPr>
                <w:rFonts w:asciiTheme="minorHAnsi" w:hAnsiTheme="minorHAnsi" w:cstheme="minorHAnsi"/>
                <w:bCs/>
                <w:sz w:val="20"/>
                <w:szCs w:val="20"/>
                <w:highlight w:val="cyan"/>
                <w:rPrChange w:id="8460" w:author="Sue Simnor (EXT Idiom)" w:date="2024-08-13T18:24:00Z" w16du:dateUtc="2024-08-13T08:24:00Z">
                  <w:rPr>
                    <w:rFonts w:asciiTheme="minorHAnsi" w:hAnsiTheme="minorHAnsi" w:cstheme="minorHAnsi"/>
                    <w:bCs/>
                    <w:sz w:val="20"/>
                    <w:szCs w:val="20"/>
                  </w:rPr>
                </w:rPrChange>
              </w:rPr>
            </w:pPr>
            <w:r w:rsidRPr="009D7894">
              <w:rPr>
                <w:rFonts w:asciiTheme="minorHAnsi" w:hAnsiTheme="minorHAnsi" w:cstheme="minorHAnsi"/>
                <w:bCs/>
                <w:sz w:val="20"/>
                <w:szCs w:val="20"/>
                <w:highlight w:val="cyan"/>
                <w:rPrChange w:id="8461" w:author="Sue Simnor (EXT Idiom)" w:date="2024-08-13T18:24:00Z" w16du:dateUtc="2024-08-13T08:24:00Z">
                  <w:rPr>
                    <w:rFonts w:asciiTheme="minorHAnsi" w:hAnsiTheme="minorHAnsi" w:cstheme="minorHAnsi"/>
                    <w:bCs/>
                    <w:sz w:val="20"/>
                    <w:szCs w:val="20"/>
                  </w:rPr>
                </w:rPrChange>
              </w:rPr>
              <w:t>Column 2: Bullet_1_B_COI</w:t>
            </w:r>
          </w:p>
          <w:p w14:paraId="12F44BBA" w14:textId="3B639D0B" w:rsidR="00226547" w:rsidRPr="009D7894" w:rsidRDefault="00226547" w:rsidP="00226547">
            <w:pPr>
              <w:tabs>
                <w:tab w:val="left" w:pos="1800"/>
              </w:tabs>
              <w:rPr>
                <w:rFonts w:asciiTheme="minorHAnsi" w:hAnsiTheme="minorHAnsi" w:cstheme="minorHAnsi"/>
                <w:bCs/>
                <w:strike/>
                <w:sz w:val="20"/>
                <w:szCs w:val="20"/>
                <w:highlight w:val="cyan"/>
                <w:rPrChange w:id="8462" w:author="Sue Simnor (EXT Idiom)" w:date="2024-08-13T18:24:00Z" w16du:dateUtc="2024-08-13T08:24:00Z">
                  <w:rPr>
                    <w:rFonts w:asciiTheme="minorHAnsi" w:hAnsiTheme="minorHAnsi" w:cstheme="minorHAnsi"/>
                    <w:bCs/>
                    <w:strike/>
                    <w:sz w:val="20"/>
                    <w:szCs w:val="20"/>
                  </w:rPr>
                </w:rPrChange>
              </w:rPr>
            </w:pPr>
          </w:p>
        </w:tc>
      </w:tr>
      <w:tr w:rsidR="00934989" w:rsidRPr="00BD6987" w14:paraId="76966024" w14:textId="77777777" w:rsidTr="00226547">
        <w:trPr>
          <w:gridAfter w:val="3"/>
          <w:wAfter w:w="5529" w:type="dxa"/>
          <w:cantSplit/>
          <w:trHeight w:val="818"/>
          <w:ins w:id="8463" w:author="sam sehgal" w:date="2024-10-14T16:02:00Z"/>
        </w:trPr>
        <w:tc>
          <w:tcPr>
            <w:tcW w:w="1013" w:type="dxa"/>
            <w:tcBorders>
              <w:top w:val="single" w:sz="4" w:space="0" w:color="auto"/>
              <w:left w:val="single" w:sz="4" w:space="0" w:color="auto"/>
              <w:bottom w:val="single" w:sz="4" w:space="0" w:color="auto"/>
              <w:right w:val="single" w:sz="4" w:space="0" w:color="auto"/>
            </w:tcBorders>
          </w:tcPr>
          <w:p w14:paraId="0F519209" w14:textId="4CB457ED" w:rsidR="00934989" w:rsidRPr="00FB1DE1" w:rsidRDefault="00934989" w:rsidP="00934989">
            <w:pPr>
              <w:tabs>
                <w:tab w:val="left" w:pos="1800"/>
              </w:tabs>
              <w:rPr>
                <w:ins w:id="8464" w:author="sam sehgal" w:date="2024-10-14T16:02:00Z" w16du:dateUtc="2024-10-14T05:02:00Z"/>
                <w:rFonts w:asciiTheme="minorHAnsi" w:hAnsiTheme="minorHAnsi" w:cstheme="minorHAnsi"/>
                <w:bCs/>
                <w:sz w:val="20"/>
                <w:szCs w:val="20"/>
                <w:highlight w:val="yellow"/>
                <w:rPrChange w:id="8465" w:author="sam sehgal" w:date="2024-12-19T10:11:00Z" w16du:dateUtc="2024-12-18T23:11:00Z">
                  <w:rPr>
                    <w:ins w:id="8466" w:author="sam sehgal" w:date="2024-10-14T16:02:00Z" w16du:dateUtc="2024-10-14T05:02:00Z"/>
                    <w:rFonts w:asciiTheme="minorHAnsi" w:hAnsiTheme="minorHAnsi" w:cstheme="minorHAnsi"/>
                    <w:bCs/>
                    <w:sz w:val="20"/>
                    <w:szCs w:val="20"/>
                  </w:rPr>
                </w:rPrChange>
              </w:rPr>
            </w:pPr>
            <w:ins w:id="8467" w:author="sam sehgal" w:date="2024-10-14T16:03:00Z" w16du:dateUtc="2024-10-14T05:03:00Z">
              <w:del w:id="8468" w:author="Sam Sehgal (EXT Idiom)" w:date="2024-12-17T14:06:00Z" w16du:dateUtc="2024-12-17T03:06:00Z">
                <w:r w:rsidRPr="00FB1DE1" w:rsidDel="00B2616D">
                  <w:rPr>
                    <w:rFonts w:asciiTheme="minorHAnsi" w:hAnsiTheme="minorHAnsi" w:cstheme="minorHAnsi"/>
                    <w:bCs/>
                    <w:sz w:val="20"/>
                    <w:szCs w:val="20"/>
                    <w:highlight w:val="yellow"/>
                    <w:rPrChange w:id="8469" w:author="sam sehgal" w:date="2024-12-19T10:11:00Z" w16du:dateUtc="2024-12-18T23:11:00Z">
                      <w:rPr>
                        <w:rFonts w:asciiTheme="minorHAnsi" w:hAnsiTheme="minorHAnsi" w:cstheme="minorHAnsi"/>
                        <w:bCs/>
                        <w:sz w:val="20"/>
                        <w:szCs w:val="20"/>
                      </w:rPr>
                    </w:rPrChange>
                  </w:rPr>
                  <w:delText>DDH 1</w:delText>
                </w:r>
              </w:del>
              <w:del w:id="8470" w:author="Sam Sehgal (EXT Idiom)" w:date="2024-11-12T11:16:00Z" w16du:dateUtc="2024-11-12T00:16:00Z">
                <w:r w:rsidRPr="00FB1DE1" w:rsidDel="006C5B03">
                  <w:rPr>
                    <w:rFonts w:asciiTheme="minorHAnsi" w:hAnsiTheme="minorHAnsi" w:cstheme="minorHAnsi"/>
                    <w:bCs/>
                    <w:sz w:val="20"/>
                    <w:szCs w:val="20"/>
                    <w:highlight w:val="yellow"/>
                    <w:rPrChange w:id="8471" w:author="sam sehgal" w:date="2024-12-19T10:11:00Z" w16du:dateUtc="2024-12-18T23:11:00Z">
                      <w:rPr>
                        <w:rFonts w:asciiTheme="minorHAnsi" w:hAnsiTheme="minorHAnsi" w:cstheme="minorHAnsi"/>
                        <w:bCs/>
                        <w:sz w:val="20"/>
                        <w:szCs w:val="20"/>
                      </w:rPr>
                    </w:rPrChange>
                  </w:rPr>
                  <w:delText>8</w:delText>
                </w:r>
              </w:del>
            </w:ins>
          </w:p>
        </w:tc>
        <w:tc>
          <w:tcPr>
            <w:tcW w:w="2243" w:type="dxa"/>
            <w:tcBorders>
              <w:top w:val="single" w:sz="4" w:space="0" w:color="auto"/>
              <w:left w:val="single" w:sz="4" w:space="0" w:color="auto"/>
              <w:bottom w:val="single" w:sz="4" w:space="0" w:color="auto"/>
              <w:right w:val="single" w:sz="4" w:space="0" w:color="auto"/>
            </w:tcBorders>
          </w:tcPr>
          <w:p w14:paraId="475C1506" w14:textId="77777777" w:rsidR="00934989" w:rsidRPr="00FB1DE1" w:rsidRDefault="00934989" w:rsidP="00934989">
            <w:pPr>
              <w:tabs>
                <w:tab w:val="left" w:pos="1800"/>
              </w:tabs>
              <w:rPr>
                <w:ins w:id="8472" w:author="sam sehgal" w:date="2024-10-14T16:02:00Z" w16du:dateUtc="2024-10-14T05:02:00Z"/>
                <w:rFonts w:ascii="Calibri" w:hAnsi="Calibri" w:cs="Calibri"/>
                <w:strike/>
                <w:sz w:val="20"/>
                <w:szCs w:val="20"/>
                <w:highlight w:val="yellow"/>
                <w:rPrChange w:id="8473" w:author="sam sehgal" w:date="2024-12-19T10:11:00Z" w16du:dateUtc="2024-12-18T23:11:00Z">
                  <w:rPr>
                    <w:ins w:id="8474" w:author="sam sehgal" w:date="2024-10-14T16:02:00Z" w16du:dateUtc="2024-10-14T05:02:00Z"/>
                    <w:rFonts w:ascii="Calibri" w:hAnsi="Calibri" w:cs="Calibri"/>
                    <w:strike/>
                    <w:sz w:val="20"/>
                    <w:szCs w:val="20"/>
                    <w:highlight w:val="cyan"/>
                  </w:rPr>
                </w:rPrChange>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934989" w:rsidRPr="00FB1DE1" w:rsidDel="00B2616D" w14:paraId="5CF3CD6F" w14:textId="7B015009">
              <w:trPr>
                <w:trHeight w:val="140"/>
                <w:ins w:id="8475" w:author="sam sehgal" w:date="2024-10-14T16:02:00Z"/>
                <w:del w:id="8476" w:author="Sam Sehgal (EXT Idiom)" w:date="2024-12-17T14:06:00Z"/>
              </w:trPr>
              <w:tc>
                <w:tcPr>
                  <w:tcW w:w="2904" w:type="dxa"/>
                  <w:noWrap/>
                  <w:hideMark/>
                </w:tcPr>
                <w:p w14:paraId="4E1E7D7F" w14:textId="6E68699C" w:rsidR="00934989" w:rsidRPr="00FB1DE1" w:rsidDel="00B2616D" w:rsidRDefault="003229CE" w:rsidP="00934989">
                  <w:pPr>
                    <w:pStyle w:val="BodycopyCOI"/>
                    <w:rPr>
                      <w:ins w:id="8477" w:author="sam sehgal" w:date="2024-10-14T16:02:00Z" w16du:dateUtc="2024-10-14T05:02:00Z"/>
                      <w:del w:id="8478" w:author="Sam Sehgal (EXT Idiom)" w:date="2024-12-17T14:06:00Z" w16du:dateUtc="2024-12-17T03:06:00Z"/>
                      <w:highlight w:val="yellow"/>
                      <w:lang w:val="en-US"/>
                      <w:rPrChange w:id="8479" w:author="sam sehgal" w:date="2024-12-19T10:11:00Z" w16du:dateUtc="2024-12-18T23:11:00Z">
                        <w:rPr>
                          <w:ins w:id="8480" w:author="sam sehgal" w:date="2024-10-14T16:02:00Z" w16du:dateUtc="2024-10-14T05:02:00Z"/>
                          <w:del w:id="8481" w:author="Sam Sehgal (EXT Idiom)" w:date="2024-12-17T14:06:00Z" w16du:dateUtc="2024-12-17T03:06:00Z"/>
                          <w:lang w:val="en-US"/>
                        </w:rPr>
                      </w:rPrChange>
                    </w:rPr>
                  </w:pPr>
                  <w:ins w:id="8482" w:author="sam sehgal" w:date="2024-10-14T16:29:00Z" w16du:dateUtc="2024-10-14T05:29:00Z">
                    <w:del w:id="8483" w:author="Sam Sehgal (EXT Idiom)" w:date="2024-12-17T14:06:00Z" w16du:dateUtc="2024-12-17T03:06:00Z">
                      <w:r w:rsidRPr="00FB1DE1" w:rsidDel="00B2616D">
                        <w:rPr>
                          <w:highlight w:val="yellow"/>
                          <w:rPrChange w:id="8484" w:author="sam sehgal" w:date="2024-12-19T10:11:00Z" w16du:dateUtc="2024-12-18T23:11:00Z">
                            <w:rPr>
                              <w:highlight w:val="cyan"/>
                            </w:rPr>
                          </w:rPrChange>
                        </w:rPr>
                        <w:delText>We understand that in your previous policy terms policyholders and/or other declared drivers of this car:</w:delText>
                      </w:r>
                    </w:del>
                  </w:ins>
                </w:p>
                <w:p w14:paraId="02C151A6" w14:textId="760B2763" w:rsidR="00934989" w:rsidRPr="00FB1DE1" w:rsidDel="00B2616D" w:rsidRDefault="00934989" w:rsidP="00934989">
                  <w:pPr>
                    <w:pStyle w:val="BodycopyCOI"/>
                    <w:rPr>
                      <w:ins w:id="8485" w:author="sam sehgal" w:date="2024-10-14T16:02:00Z" w16du:dateUtc="2024-10-14T05:02:00Z"/>
                      <w:del w:id="8486" w:author="Sam Sehgal (EXT Idiom)" w:date="2024-12-17T14:06:00Z" w16du:dateUtc="2024-12-17T03:06:00Z"/>
                      <w:b/>
                      <w:bCs/>
                      <w:highlight w:val="yellow"/>
                      <w:rPrChange w:id="8487" w:author="sam sehgal" w:date="2024-12-19T10:11:00Z" w16du:dateUtc="2024-12-18T23:11:00Z">
                        <w:rPr>
                          <w:ins w:id="8488" w:author="sam sehgal" w:date="2024-10-14T16:02:00Z" w16du:dateUtc="2024-10-14T05:02:00Z"/>
                          <w:del w:id="8489" w:author="Sam Sehgal (EXT Idiom)" w:date="2024-12-17T14:06:00Z" w16du:dateUtc="2024-12-17T03:06:00Z"/>
                          <w:b/>
                          <w:bCs/>
                          <w:highlight w:val="cyan"/>
                        </w:rPr>
                      </w:rPrChange>
                    </w:rPr>
                  </w:pPr>
                  <w:ins w:id="8490" w:author="sam sehgal" w:date="2024-10-14T16:02:00Z" w16du:dateUtc="2024-10-14T05:02:00Z">
                    <w:del w:id="8491" w:author="Sam Sehgal (EXT Idiom)" w:date="2024-12-17T14:06:00Z" w16du:dateUtc="2024-12-17T03:06:00Z">
                      <w:r w:rsidRPr="00FB1DE1" w:rsidDel="00B2616D">
                        <w:rPr>
                          <w:highlight w:val="yellow"/>
                          <w:rPrChange w:id="8492" w:author="sam sehgal" w:date="2024-12-19T10:11:00Z" w16du:dateUtc="2024-12-18T23:11:00Z">
                            <w:rPr>
                              <w:highlight w:val="cyan"/>
                            </w:rPr>
                          </w:rPrChange>
                        </w:rPr>
                        <w:delText xml:space="preserve"> </w:delText>
                      </w:r>
                    </w:del>
                  </w:ins>
                </w:p>
              </w:tc>
              <w:tc>
                <w:tcPr>
                  <w:tcW w:w="4614" w:type="dxa"/>
                  <w:noWrap/>
                  <w:hideMark/>
                </w:tcPr>
                <w:p w14:paraId="4D65FEFB" w14:textId="16A9612A" w:rsidR="00934989" w:rsidRPr="00FB1DE1" w:rsidDel="00B2616D" w:rsidRDefault="00934989" w:rsidP="00934989">
                  <w:pPr>
                    <w:tabs>
                      <w:tab w:val="left" w:pos="774"/>
                    </w:tabs>
                    <w:rPr>
                      <w:ins w:id="8493" w:author="sam sehgal" w:date="2024-10-14T16:02:00Z" w16du:dateUtc="2024-10-14T05:02:00Z"/>
                      <w:del w:id="8494" w:author="Sam Sehgal (EXT Idiom)" w:date="2024-12-17T14:06:00Z" w16du:dateUtc="2024-12-17T03:06:00Z"/>
                      <w:rFonts w:asciiTheme="minorHAnsi" w:hAnsiTheme="minorHAnsi"/>
                      <w:b/>
                      <w:bCs/>
                      <w:color w:val="000000"/>
                      <w:sz w:val="22"/>
                      <w:szCs w:val="22"/>
                      <w:highlight w:val="yellow"/>
                      <w:lang w:eastAsia="en-AU"/>
                      <w:rPrChange w:id="8495" w:author="sam sehgal" w:date="2024-12-19T10:11:00Z" w16du:dateUtc="2024-12-18T23:11:00Z">
                        <w:rPr>
                          <w:ins w:id="8496" w:author="sam sehgal" w:date="2024-10-14T16:02:00Z" w16du:dateUtc="2024-10-14T05:02:00Z"/>
                          <w:del w:id="8497" w:author="Sam Sehgal (EXT Idiom)" w:date="2024-12-17T14:06:00Z" w16du:dateUtc="2024-12-17T03:06:00Z"/>
                          <w:rFonts w:asciiTheme="minorHAnsi" w:hAnsiTheme="minorHAnsi"/>
                          <w:b/>
                          <w:bCs/>
                          <w:color w:val="000000"/>
                          <w:sz w:val="22"/>
                          <w:szCs w:val="22"/>
                          <w:highlight w:val="cyan"/>
                          <w:lang w:eastAsia="en-AU"/>
                        </w:rPr>
                      </w:rPrChange>
                    </w:rPr>
                  </w:pPr>
                  <w:ins w:id="8498" w:author="sam sehgal" w:date="2024-10-14T16:02:00Z" w16du:dateUtc="2024-10-14T05:02:00Z">
                    <w:del w:id="8499" w:author="Sam Sehgal (EXT Idiom)" w:date="2024-12-17T14:06:00Z" w16du:dateUtc="2024-12-17T03:06:00Z">
                      <w:r w:rsidRPr="00FB1DE1" w:rsidDel="00B2616D">
                        <w:rPr>
                          <w:rFonts w:asciiTheme="minorHAnsi" w:hAnsiTheme="minorHAnsi"/>
                          <w:b/>
                          <w:bCs/>
                          <w:sz w:val="20"/>
                          <w:szCs w:val="20"/>
                          <w:highlight w:val="yellow"/>
                          <w:rPrChange w:id="8500" w:author="sam sehgal" w:date="2024-12-19T10:11:00Z" w16du:dateUtc="2024-12-18T23:11:00Z">
                            <w:rPr>
                              <w:rFonts w:asciiTheme="minorHAnsi" w:hAnsiTheme="minorHAnsi"/>
                              <w:b/>
                              <w:bCs/>
                              <w:sz w:val="20"/>
                              <w:szCs w:val="20"/>
                              <w:highlight w:val="cyan"/>
                            </w:rPr>
                          </w:rPrChange>
                        </w:rPr>
                        <w:delText xml:space="preserve">• have had an insurance claim denied for fraud or dishonesty in the last 5 years </w:delText>
                      </w:r>
                    </w:del>
                  </w:ins>
                </w:p>
              </w:tc>
            </w:tr>
          </w:tbl>
          <w:p w14:paraId="329F5209" w14:textId="77777777" w:rsidR="00934989" w:rsidRPr="00FB1DE1" w:rsidRDefault="00934989" w:rsidP="00934989">
            <w:pPr>
              <w:pStyle w:val="BodycopyCOI"/>
              <w:rPr>
                <w:ins w:id="8501" w:author="sam sehgal" w:date="2024-10-14T16:02:00Z" w16du:dateUtc="2024-10-14T05:02:00Z"/>
                <w:highlight w:val="yellow"/>
                <w:lang w:val="en-US"/>
                <w:rPrChange w:id="8502" w:author="sam sehgal" w:date="2024-12-19T10:11:00Z" w16du:dateUtc="2024-12-18T23:11:00Z">
                  <w:rPr>
                    <w:ins w:id="8503" w:author="sam sehgal" w:date="2024-10-14T16:02:00Z" w16du:dateUtc="2024-10-14T05:02:00Z"/>
                    <w:lang w:val="en-US"/>
                  </w:rPr>
                </w:rPrChange>
              </w:rPr>
            </w:pPr>
          </w:p>
        </w:tc>
        <w:tc>
          <w:tcPr>
            <w:tcW w:w="1418" w:type="dxa"/>
            <w:tcBorders>
              <w:top w:val="single" w:sz="4" w:space="0" w:color="auto"/>
              <w:left w:val="single" w:sz="4" w:space="0" w:color="auto"/>
              <w:bottom w:val="single" w:sz="4" w:space="0" w:color="auto"/>
              <w:right w:val="single" w:sz="4" w:space="0" w:color="auto"/>
            </w:tcBorders>
          </w:tcPr>
          <w:p w14:paraId="101CFB89" w14:textId="5F907B32" w:rsidR="00934989" w:rsidRPr="00FB1DE1" w:rsidDel="00B2616D" w:rsidRDefault="00934989" w:rsidP="00934989">
            <w:pPr>
              <w:tabs>
                <w:tab w:val="left" w:pos="1800"/>
              </w:tabs>
              <w:rPr>
                <w:ins w:id="8504" w:author="sam sehgal" w:date="2024-10-14T16:02:00Z" w16du:dateUtc="2024-10-14T05:02:00Z"/>
                <w:del w:id="8505" w:author="Sam Sehgal (EXT Idiom)" w:date="2024-12-17T14:06:00Z" w16du:dateUtc="2024-12-17T03:06:00Z"/>
                <w:rFonts w:ascii="Calibri" w:hAnsi="Calibri" w:cs="Calibri"/>
                <w:b/>
                <w:bCs/>
                <w:color w:val="000000" w:themeColor="text1"/>
                <w:sz w:val="20"/>
                <w:szCs w:val="20"/>
                <w:highlight w:val="yellow"/>
                <w:rPrChange w:id="8506" w:author="sam sehgal" w:date="2024-12-19T10:11:00Z" w16du:dateUtc="2024-12-18T23:11:00Z">
                  <w:rPr>
                    <w:ins w:id="8507" w:author="sam sehgal" w:date="2024-10-14T16:02:00Z" w16du:dateUtc="2024-10-14T05:02:00Z"/>
                    <w:del w:id="8508" w:author="Sam Sehgal (EXT Idiom)" w:date="2024-12-17T14:06:00Z" w16du:dateUtc="2024-12-17T03:06:00Z"/>
                    <w:rFonts w:ascii="Calibri" w:hAnsi="Calibri" w:cs="Calibri"/>
                    <w:b/>
                    <w:bCs/>
                    <w:color w:val="000000" w:themeColor="text1"/>
                    <w:sz w:val="20"/>
                    <w:szCs w:val="20"/>
                  </w:rPr>
                </w:rPrChange>
              </w:rPr>
            </w:pPr>
            <w:ins w:id="8509" w:author="sam sehgal" w:date="2024-10-14T16:02:00Z" w16du:dateUtc="2024-10-14T05:02:00Z">
              <w:del w:id="8510" w:author="Sam Sehgal (EXT Idiom)" w:date="2024-12-17T14:06:00Z" w16du:dateUtc="2024-12-17T03:06:00Z">
                <w:r w:rsidRPr="00FB1DE1" w:rsidDel="00B2616D">
                  <w:rPr>
                    <w:rFonts w:ascii="Calibri" w:hAnsi="Calibri" w:cs="Calibri"/>
                    <w:b/>
                    <w:bCs/>
                    <w:color w:val="000000" w:themeColor="text1"/>
                    <w:sz w:val="20"/>
                    <w:szCs w:val="20"/>
                    <w:highlight w:val="yellow"/>
                    <w:rPrChange w:id="8511" w:author="sam sehgal" w:date="2024-12-19T10:11:00Z" w16du:dateUtc="2024-12-18T23:11:00Z">
                      <w:rPr>
                        <w:rFonts w:ascii="Calibri" w:hAnsi="Calibri" w:cs="Calibri"/>
                        <w:b/>
                        <w:bCs/>
                        <w:color w:val="000000" w:themeColor="text1"/>
                        <w:sz w:val="20"/>
                        <w:szCs w:val="20"/>
                      </w:rPr>
                    </w:rPrChange>
                  </w:rPr>
                  <w:delText>Column 2  text logic</w:delText>
                </w:r>
              </w:del>
            </w:ins>
          </w:p>
          <w:p w14:paraId="42EA72F0" w14:textId="727AD819" w:rsidR="00934989" w:rsidRPr="00FB1DE1" w:rsidDel="00B2616D" w:rsidRDefault="00934989" w:rsidP="00934989">
            <w:pPr>
              <w:tabs>
                <w:tab w:val="left" w:pos="1800"/>
              </w:tabs>
              <w:rPr>
                <w:ins w:id="8512" w:author="sam sehgal" w:date="2024-10-14T16:02:00Z" w16du:dateUtc="2024-10-14T05:02:00Z"/>
                <w:del w:id="8513" w:author="Sam Sehgal (EXT Idiom)" w:date="2024-12-17T14:06:00Z" w16du:dateUtc="2024-12-17T03:06:00Z"/>
                <w:rFonts w:ascii="Calibri" w:hAnsi="Calibri" w:cs="Calibri"/>
                <w:color w:val="000000" w:themeColor="text1"/>
                <w:sz w:val="20"/>
                <w:szCs w:val="20"/>
                <w:highlight w:val="yellow"/>
                <w:rPrChange w:id="8514" w:author="sam sehgal" w:date="2024-12-19T10:11:00Z" w16du:dateUtc="2024-12-18T23:11:00Z">
                  <w:rPr>
                    <w:ins w:id="8515" w:author="sam sehgal" w:date="2024-10-14T16:02:00Z" w16du:dateUtc="2024-10-14T05:02:00Z"/>
                    <w:del w:id="8516" w:author="Sam Sehgal (EXT Idiom)" w:date="2024-12-17T14:06:00Z" w16du:dateUtc="2024-12-17T03:06:00Z"/>
                    <w:rFonts w:ascii="Calibri" w:hAnsi="Calibri" w:cs="Calibri"/>
                    <w:color w:val="000000" w:themeColor="text1"/>
                    <w:sz w:val="20"/>
                    <w:szCs w:val="20"/>
                  </w:rPr>
                </w:rPrChange>
              </w:rPr>
            </w:pPr>
            <w:ins w:id="8517" w:author="sam sehgal" w:date="2024-10-14T16:02:00Z" w16du:dateUtc="2024-10-14T05:02:00Z">
              <w:del w:id="8518" w:author="Sam Sehgal (EXT Idiom)" w:date="2024-12-17T14:06:00Z" w16du:dateUtc="2024-12-17T03:06:00Z">
                <w:r w:rsidRPr="00FB1DE1" w:rsidDel="00B2616D">
                  <w:rPr>
                    <w:rFonts w:ascii="Calibri" w:hAnsi="Calibri" w:cs="Calibri"/>
                    <w:color w:val="000000" w:themeColor="text1"/>
                    <w:sz w:val="20"/>
                    <w:szCs w:val="20"/>
                    <w:highlight w:val="yellow"/>
                    <w:rPrChange w:id="8519" w:author="sam sehgal" w:date="2024-12-19T10:11:00Z" w16du:dateUtc="2024-12-18T23:11:00Z">
                      <w:rPr>
                        <w:rFonts w:ascii="Calibri" w:hAnsi="Calibri" w:cs="Calibri"/>
                        <w:color w:val="000000" w:themeColor="text1"/>
                        <w:sz w:val="20"/>
                        <w:szCs w:val="20"/>
                      </w:rPr>
                    </w:rPrChange>
                  </w:rPr>
                  <w:delText>IF</w:delText>
                </w:r>
              </w:del>
            </w:ins>
          </w:p>
          <w:p w14:paraId="3748358F" w14:textId="64743BA1" w:rsidR="00934989" w:rsidRPr="00FB1DE1" w:rsidDel="00B2616D" w:rsidRDefault="00934989" w:rsidP="00934989">
            <w:pPr>
              <w:tabs>
                <w:tab w:val="left" w:pos="1800"/>
              </w:tabs>
              <w:rPr>
                <w:ins w:id="8520" w:author="sam sehgal" w:date="2024-10-14T16:02:00Z" w16du:dateUtc="2024-10-14T05:02:00Z"/>
                <w:del w:id="8521" w:author="Sam Sehgal (EXT Idiom)" w:date="2024-12-17T14:06:00Z" w16du:dateUtc="2024-12-17T03:06:00Z"/>
                <w:rFonts w:ascii="Calibri" w:hAnsi="Calibri" w:cs="Calibri"/>
                <w:color w:val="000000" w:themeColor="text1"/>
                <w:sz w:val="20"/>
                <w:szCs w:val="20"/>
                <w:highlight w:val="yellow"/>
                <w:rPrChange w:id="8522" w:author="sam sehgal" w:date="2024-12-19T10:11:00Z" w16du:dateUtc="2024-12-18T23:11:00Z">
                  <w:rPr>
                    <w:ins w:id="8523" w:author="sam sehgal" w:date="2024-10-14T16:02:00Z" w16du:dateUtc="2024-10-14T05:02:00Z"/>
                    <w:del w:id="8524" w:author="Sam Sehgal (EXT Idiom)" w:date="2024-12-17T14:06:00Z" w16du:dateUtc="2024-12-17T03:06:00Z"/>
                    <w:rFonts w:ascii="Calibri" w:hAnsi="Calibri" w:cs="Calibri"/>
                    <w:color w:val="000000" w:themeColor="text1"/>
                    <w:sz w:val="20"/>
                    <w:szCs w:val="20"/>
                    <w:highlight w:val="cyan"/>
                  </w:rPr>
                </w:rPrChange>
              </w:rPr>
            </w:pPr>
            <w:ins w:id="8525" w:author="sam sehgal" w:date="2024-10-14T16:02:00Z" w16du:dateUtc="2024-10-14T05:02:00Z">
              <w:del w:id="8526" w:author="Sam Sehgal (EXT Idiom)" w:date="2024-12-17T14:06:00Z" w16du:dateUtc="2024-12-17T03:06:00Z">
                <w:r w:rsidRPr="00FB1DE1" w:rsidDel="00B2616D">
                  <w:rPr>
                    <w:rFonts w:ascii="Calibri" w:hAnsi="Calibri" w:cs="Calibri"/>
                    <w:color w:val="000000" w:themeColor="text1"/>
                    <w:sz w:val="20"/>
                    <w:szCs w:val="20"/>
                    <w:highlight w:val="yellow"/>
                    <w:rPrChange w:id="8527" w:author="sam sehgal" w:date="2024-12-19T10:11:00Z" w16du:dateUtc="2024-12-18T23:11:00Z">
                      <w:rPr>
                        <w:rFonts w:ascii="Calibri" w:hAnsi="Calibri" w:cs="Calibri"/>
                        <w:color w:val="000000" w:themeColor="text1"/>
                        <w:sz w:val="20"/>
                        <w:szCs w:val="20"/>
                        <w:highlight w:val="green"/>
                      </w:rPr>
                    </w:rPrChange>
                  </w:rPr>
                  <w:delText xml:space="preserve">&lt;HasFraudDishonestyCode&gt; </w:delText>
                </w:r>
                <w:r w:rsidRPr="00FB1DE1" w:rsidDel="00B2616D">
                  <w:rPr>
                    <w:rFonts w:ascii="Calibri" w:hAnsi="Calibri" w:cs="Calibri"/>
                    <w:color w:val="000000" w:themeColor="text1"/>
                    <w:sz w:val="20"/>
                    <w:szCs w:val="20"/>
                    <w:highlight w:val="yellow"/>
                    <w:rPrChange w:id="8528" w:author="sam sehgal" w:date="2024-12-19T10:11:00Z" w16du:dateUtc="2024-12-18T23:11:00Z">
                      <w:rPr>
                        <w:rFonts w:ascii="Calibri" w:hAnsi="Calibri" w:cs="Calibri"/>
                        <w:color w:val="000000" w:themeColor="text1"/>
                        <w:sz w:val="20"/>
                        <w:szCs w:val="20"/>
                        <w:highlight w:val="cyan"/>
                      </w:rPr>
                    </w:rPrChange>
                  </w:rPr>
                  <w:delText xml:space="preserve">= </w:delText>
                </w:r>
              </w:del>
            </w:ins>
            <w:ins w:id="8529" w:author="sam sehgal" w:date="2024-10-14T16:03:00Z" w16du:dateUtc="2024-10-14T05:03:00Z">
              <w:del w:id="8530" w:author="Sam Sehgal (EXT Idiom)" w:date="2024-12-17T14:06:00Z" w16du:dateUtc="2024-12-17T03:06:00Z">
                <w:r w:rsidRPr="00FB1DE1" w:rsidDel="00B2616D">
                  <w:rPr>
                    <w:rFonts w:ascii="Calibri" w:hAnsi="Calibri" w:cs="Calibri"/>
                    <w:color w:val="000000" w:themeColor="text1"/>
                    <w:sz w:val="20"/>
                    <w:szCs w:val="20"/>
                    <w:highlight w:val="yellow"/>
                    <w:rPrChange w:id="8531" w:author="sam sehgal" w:date="2024-12-19T10:11:00Z" w16du:dateUtc="2024-12-18T23:11:00Z">
                      <w:rPr>
                        <w:rFonts w:ascii="Calibri" w:hAnsi="Calibri" w:cs="Calibri"/>
                        <w:color w:val="000000" w:themeColor="text1"/>
                        <w:sz w:val="20"/>
                        <w:szCs w:val="20"/>
                      </w:rPr>
                    </w:rPrChange>
                  </w:rPr>
                  <w:delText>“1|ClaimDeniedTrue”</w:delText>
                </w:r>
              </w:del>
            </w:ins>
          </w:p>
          <w:p w14:paraId="683B76A7" w14:textId="3A852335" w:rsidR="00934989" w:rsidRPr="00FB1DE1" w:rsidDel="00B2616D" w:rsidRDefault="00934989" w:rsidP="00934989">
            <w:pPr>
              <w:tabs>
                <w:tab w:val="left" w:pos="1800"/>
              </w:tabs>
              <w:rPr>
                <w:ins w:id="8532" w:author="sam sehgal" w:date="2024-10-14T16:02:00Z" w16du:dateUtc="2024-10-14T05:02:00Z"/>
                <w:del w:id="8533" w:author="Sam Sehgal (EXT Idiom)" w:date="2024-12-17T14:06:00Z" w16du:dateUtc="2024-12-17T03:06:00Z"/>
                <w:rFonts w:ascii="Calibri" w:hAnsi="Calibri" w:cs="Calibri"/>
                <w:color w:val="000000" w:themeColor="text1"/>
                <w:sz w:val="20"/>
                <w:szCs w:val="20"/>
                <w:highlight w:val="yellow"/>
                <w:rPrChange w:id="8534" w:author="sam sehgal" w:date="2024-12-19T10:11:00Z" w16du:dateUtc="2024-12-18T23:11:00Z">
                  <w:rPr>
                    <w:ins w:id="8535" w:author="sam sehgal" w:date="2024-10-14T16:02:00Z" w16du:dateUtc="2024-10-14T05:02:00Z"/>
                    <w:del w:id="8536" w:author="Sam Sehgal (EXT Idiom)" w:date="2024-12-17T14:06:00Z" w16du:dateUtc="2024-12-17T03:06:00Z"/>
                    <w:rFonts w:ascii="Calibri" w:hAnsi="Calibri" w:cs="Calibri"/>
                    <w:color w:val="000000" w:themeColor="text1"/>
                    <w:sz w:val="20"/>
                    <w:szCs w:val="20"/>
                    <w:highlight w:val="cyan"/>
                  </w:rPr>
                </w:rPrChange>
              </w:rPr>
            </w:pPr>
            <w:ins w:id="8537" w:author="sam sehgal" w:date="2024-10-14T16:02:00Z" w16du:dateUtc="2024-10-14T05:02:00Z">
              <w:del w:id="8538" w:author="Sam Sehgal (EXT Idiom)" w:date="2024-12-17T14:06:00Z" w16du:dateUtc="2024-12-17T03:06:00Z">
                <w:r w:rsidRPr="00FB1DE1" w:rsidDel="00B2616D">
                  <w:rPr>
                    <w:rFonts w:ascii="Calibri" w:hAnsi="Calibri" w:cs="Calibri"/>
                    <w:b/>
                    <w:bCs/>
                    <w:color w:val="000000" w:themeColor="text1"/>
                    <w:sz w:val="20"/>
                    <w:szCs w:val="20"/>
                    <w:highlight w:val="yellow"/>
                    <w:rPrChange w:id="8539" w:author="sam sehgal" w:date="2024-12-19T10:11:00Z" w16du:dateUtc="2024-12-18T23:11:00Z">
                      <w:rPr>
                        <w:rFonts w:ascii="Calibri" w:hAnsi="Calibri" w:cs="Calibri"/>
                        <w:b/>
                        <w:bCs/>
                        <w:color w:val="000000" w:themeColor="text1"/>
                        <w:sz w:val="20"/>
                        <w:szCs w:val="20"/>
                        <w:highlight w:val="cyan"/>
                      </w:rPr>
                    </w:rPrChange>
                  </w:rPr>
                  <w:delText>THEN</w:delText>
                </w:r>
                <w:r w:rsidRPr="00FB1DE1" w:rsidDel="00B2616D">
                  <w:rPr>
                    <w:rFonts w:ascii="Calibri" w:hAnsi="Calibri" w:cs="Calibri"/>
                    <w:color w:val="000000" w:themeColor="text1"/>
                    <w:sz w:val="20"/>
                    <w:szCs w:val="20"/>
                    <w:highlight w:val="yellow"/>
                    <w:rPrChange w:id="8540" w:author="sam sehgal" w:date="2024-12-19T10:11:00Z" w16du:dateUtc="2024-12-18T23:11:00Z">
                      <w:rPr>
                        <w:rFonts w:ascii="Calibri" w:hAnsi="Calibri" w:cs="Calibri"/>
                        <w:color w:val="000000" w:themeColor="text1"/>
                        <w:sz w:val="20"/>
                        <w:szCs w:val="20"/>
                        <w:highlight w:val="cyan"/>
                      </w:rPr>
                    </w:rPrChange>
                  </w:rPr>
                  <w:delText xml:space="preserve"> display</w:delText>
                </w:r>
              </w:del>
            </w:ins>
          </w:p>
          <w:p w14:paraId="4C43DE5A" w14:textId="632AF85D" w:rsidR="00934989" w:rsidRPr="00FB1DE1" w:rsidDel="00B2616D" w:rsidRDefault="00934989" w:rsidP="00934989">
            <w:pPr>
              <w:tabs>
                <w:tab w:val="left" w:pos="1800"/>
              </w:tabs>
              <w:rPr>
                <w:ins w:id="8541" w:author="sam sehgal" w:date="2024-10-14T16:02:00Z" w16du:dateUtc="2024-10-14T05:02:00Z"/>
                <w:del w:id="8542" w:author="Sam Sehgal (EXT Idiom)" w:date="2024-12-17T14:06:00Z" w16du:dateUtc="2024-12-17T03:06:00Z"/>
                <w:rFonts w:ascii="Calibri" w:hAnsi="Calibri" w:cs="Calibri"/>
                <w:b/>
                <w:bCs/>
                <w:color w:val="000000" w:themeColor="text1"/>
                <w:sz w:val="20"/>
                <w:szCs w:val="20"/>
                <w:highlight w:val="yellow"/>
                <w:rPrChange w:id="8543" w:author="sam sehgal" w:date="2024-12-19T10:11:00Z" w16du:dateUtc="2024-12-18T23:11:00Z">
                  <w:rPr>
                    <w:ins w:id="8544" w:author="sam sehgal" w:date="2024-10-14T16:02:00Z" w16du:dateUtc="2024-10-14T05:02:00Z"/>
                    <w:del w:id="8545" w:author="Sam Sehgal (EXT Idiom)" w:date="2024-12-17T14:06:00Z" w16du:dateUtc="2024-12-17T03:06:00Z"/>
                    <w:rFonts w:ascii="Calibri" w:hAnsi="Calibri" w:cs="Calibri"/>
                    <w:b/>
                    <w:bCs/>
                    <w:color w:val="000000" w:themeColor="text1"/>
                    <w:sz w:val="20"/>
                    <w:szCs w:val="20"/>
                    <w:highlight w:val="cyan"/>
                  </w:rPr>
                </w:rPrChange>
              </w:rPr>
            </w:pPr>
            <w:ins w:id="8546" w:author="sam sehgal" w:date="2024-10-14T16:02:00Z" w16du:dateUtc="2024-10-14T05:02:00Z">
              <w:del w:id="8547" w:author="Sam Sehgal (EXT Idiom)" w:date="2024-12-17T14:06:00Z" w16du:dateUtc="2024-12-17T03:06:00Z">
                <w:r w:rsidRPr="00FB1DE1" w:rsidDel="00B2616D">
                  <w:rPr>
                    <w:rFonts w:ascii="Calibri" w:hAnsi="Calibri" w:cs="Calibri"/>
                    <w:b/>
                    <w:bCs/>
                    <w:color w:val="000000" w:themeColor="text1"/>
                    <w:sz w:val="20"/>
                    <w:szCs w:val="20"/>
                    <w:highlight w:val="yellow"/>
                    <w:rPrChange w:id="8548" w:author="sam sehgal" w:date="2024-12-19T10:11:00Z" w16du:dateUtc="2024-12-18T23:11:00Z">
                      <w:rPr>
                        <w:rFonts w:ascii="Calibri" w:hAnsi="Calibri" w:cs="Calibri"/>
                        <w:b/>
                        <w:bCs/>
                        <w:color w:val="000000" w:themeColor="text1"/>
                        <w:sz w:val="20"/>
                        <w:szCs w:val="20"/>
                        <w:highlight w:val="cyan"/>
                      </w:rPr>
                    </w:rPrChange>
                  </w:rPr>
                  <w:delText>ELSE</w:delText>
                </w:r>
              </w:del>
            </w:ins>
          </w:p>
          <w:p w14:paraId="251AE85B" w14:textId="77777777" w:rsidR="00934989" w:rsidRPr="00FB1DE1" w:rsidRDefault="00934989" w:rsidP="00934989">
            <w:pPr>
              <w:tabs>
                <w:tab w:val="left" w:pos="1800"/>
              </w:tabs>
              <w:rPr>
                <w:ins w:id="8549" w:author="sam sehgal" w:date="2024-10-14T16:02:00Z" w16du:dateUtc="2024-10-14T05:02:00Z"/>
                <w:rFonts w:ascii="Calibri" w:hAnsi="Calibri" w:cs="Calibri"/>
                <w:b/>
                <w:bCs/>
                <w:color w:val="000000" w:themeColor="text1"/>
                <w:sz w:val="20"/>
                <w:szCs w:val="20"/>
                <w:highlight w:val="yellow"/>
                <w:rPrChange w:id="8550" w:author="sam sehgal" w:date="2024-12-19T10:11:00Z" w16du:dateUtc="2024-12-18T23:11:00Z">
                  <w:rPr>
                    <w:ins w:id="8551" w:author="sam sehgal" w:date="2024-10-14T16:02:00Z" w16du:dateUtc="2024-10-14T05:02:00Z"/>
                    <w:rFonts w:ascii="Calibri" w:hAnsi="Calibri" w:cs="Calibri"/>
                    <w:b/>
                    <w:bCs/>
                    <w:color w:val="000000" w:themeColor="text1"/>
                    <w:sz w:val="20"/>
                    <w:szCs w:val="20"/>
                  </w:rPr>
                </w:rPrChange>
              </w:rPr>
            </w:pPr>
          </w:p>
        </w:tc>
        <w:tc>
          <w:tcPr>
            <w:tcW w:w="1843" w:type="dxa"/>
            <w:tcBorders>
              <w:top w:val="single" w:sz="4" w:space="0" w:color="auto"/>
              <w:left w:val="single" w:sz="4" w:space="0" w:color="auto"/>
              <w:bottom w:val="single" w:sz="4" w:space="0" w:color="auto"/>
              <w:right w:val="single" w:sz="4" w:space="0" w:color="auto"/>
            </w:tcBorders>
          </w:tcPr>
          <w:p w14:paraId="62B5FBEF" w14:textId="2BB48D40" w:rsidR="00934989" w:rsidRPr="00FB1DE1" w:rsidDel="00B2616D" w:rsidRDefault="00934989" w:rsidP="00934989">
            <w:pPr>
              <w:tabs>
                <w:tab w:val="left" w:pos="1800"/>
              </w:tabs>
              <w:rPr>
                <w:ins w:id="8552" w:author="sam sehgal" w:date="2024-10-14T16:02:00Z" w16du:dateUtc="2024-10-14T05:02:00Z"/>
                <w:del w:id="8553" w:author="Sam Sehgal (EXT Idiom)" w:date="2024-12-17T14:06:00Z" w16du:dateUtc="2024-12-17T03:06:00Z"/>
                <w:rFonts w:asciiTheme="minorHAnsi" w:hAnsiTheme="minorHAnsi" w:cstheme="minorHAnsi"/>
                <w:bCs/>
                <w:sz w:val="20"/>
                <w:szCs w:val="20"/>
                <w:highlight w:val="yellow"/>
                <w:rPrChange w:id="8554" w:author="sam sehgal" w:date="2024-12-19T10:11:00Z" w16du:dateUtc="2024-12-18T23:11:00Z">
                  <w:rPr>
                    <w:ins w:id="8555" w:author="sam sehgal" w:date="2024-10-14T16:02:00Z" w16du:dateUtc="2024-10-14T05:02:00Z"/>
                    <w:del w:id="8556" w:author="Sam Sehgal (EXT Idiom)" w:date="2024-12-17T14:06:00Z" w16du:dateUtc="2024-12-17T03:06:00Z"/>
                    <w:rFonts w:asciiTheme="minorHAnsi" w:hAnsiTheme="minorHAnsi" w:cstheme="minorHAnsi"/>
                    <w:bCs/>
                    <w:sz w:val="20"/>
                    <w:szCs w:val="20"/>
                    <w:highlight w:val="cyan"/>
                  </w:rPr>
                </w:rPrChange>
              </w:rPr>
            </w:pPr>
            <w:ins w:id="8557" w:author="sam sehgal" w:date="2024-10-14T16:02:00Z" w16du:dateUtc="2024-10-14T05:02:00Z">
              <w:del w:id="8558" w:author="Sam Sehgal (EXT Idiom)" w:date="2024-12-17T14:06:00Z" w16du:dateUtc="2024-12-17T03:06:00Z">
                <w:r w:rsidRPr="00FB1DE1" w:rsidDel="00B2616D">
                  <w:rPr>
                    <w:rFonts w:asciiTheme="minorHAnsi" w:hAnsiTheme="minorHAnsi" w:cstheme="minorHAnsi"/>
                    <w:bCs/>
                    <w:sz w:val="20"/>
                    <w:szCs w:val="20"/>
                    <w:highlight w:val="yellow"/>
                    <w:rPrChange w:id="8559" w:author="sam sehgal" w:date="2024-12-19T10:11:00Z" w16du:dateUtc="2024-12-18T23:11:00Z">
                      <w:rPr>
                        <w:rFonts w:asciiTheme="minorHAnsi" w:hAnsiTheme="minorHAnsi" w:cstheme="minorHAnsi"/>
                        <w:bCs/>
                        <w:sz w:val="20"/>
                        <w:szCs w:val="20"/>
                        <w:highlight w:val="cyan"/>
                      </w:rPr>
                    </w:rPrChange>
                  </w:rPr>
                  <w:delText>Column 1 Bodycopy_COI</w:delText>
                </w:r>
              </w:del>
            </w:ins>
          </w:p>
          <w:p w14:paraId="7A8EE679" w14:textId="489B8CCB" w:rsidR="00934989" w:rsidRPr="00FB1DE1" w:rsidDel="00B2616D" w:rsidRDefault="00934989" w:rsidP="00934989">
            <w:pPr>
              <w:tabs>
                <w:tab w:val="left" w:pos="1800"/>
              </w:tabs>
              <w:rPr>
                <w:ins w:id="8560" w:author="sam sehgal" w:date="2024-10-14T16:02:00Z" w16du:dateUtc="2024-10-14T05:02:00Z"/>
                <w:del w:id="8561" w:author="Sam Sehgal (EXT Idiom)" w:date="2024-12-17T14:06:00Z" w16du:dateUtc="2024-12-17T03:06:00Z"/>
                <w:rFonts w:asciiTheme="minorHAnsi" w:hAnsiTheme="minorHAnsi" w:cstheme="minorHAnsi"/>
                <w:bCs/>
                <w:sz w:val="20"/>
                <w:szCs w:val="20"/>
                <w:highlight w:val="yellow"/>
                <w:rPrChange w:id="8562" w:author="sam sehgal" w:date="2024-12-19T10:11:00Z" w16du:dateUtc="2024-12-18T23:11:00Z">
                  <w:rPr>
                    <w:ins w:id="8563" w:author="sam sehgal" w:date="2024-10-14T16:02:00Z" w16du:dateUtc="2024-10-14T05:02:00Z"/>
                    <w:del w:id="8564" w:author="Sam Sehgal (EXT Idiom)" w:date="2024-12-17T14:06:00Z" w16du:dateUtc="2024-12-17T03:06:00Z"/>
                    <w:rFonts w:asciiTheme="minorHAnsi" w:hAnsiTheme="minorHAnsi" w:cstheme="minorHAnsi"/>
                    <w:bCs/>
                    <w:sz w:val="20"/>
                    <w:szCs w:val="20"/>
                    <w:highlight w:val="cyan"/>
                  </w:rPr>
                </w:rPrChange>
              </w:rPr>
            </w:pPr>
          </w:p>
          <w:p w14:paraId="572CAA50" w14:textId="313D58AF" w:rsidR="00934989" w:rsidRPr="00FB1DE1" w:rsidDel="00B2616D" w:rsidRDefault="00934989" w:rsidP="00934989">
            <w:pPr>
              <w:tabs>
                <w:tab w:val="left" w:pos="1800"/>
              </w:tabs>
              <w:rPr>
                <w:ins w:id="8565" w:author="sam sehgal" w:date="2024-10-14T16:02:00Z" w16du:dateUtc="2024-10-14T05:02:00Z"/>
                <w:del w:id="8566" w:author="Sam Sehgal (EXT Idiom)" w:date="2024-12-17T14:06:00Z" w16du:dateUtc="2024-12-17T03:06:00Z"/>
                <w:rFonts w:asciiTheme="minorHAnsi" w:hAnsiTheme="minorHAnsi" w:cstheme="minorHAnsi"/>
                <w:bCs/>
                <w:sz w:val="20"/>
                <w:szCs w:val="20"/>
                <w:highlight w:val="yellow"/>
                <w:rPrChange w:id="8567" w:author="sam sehgal" w:date="2024-12-19T10:11:00Z" w16du:dateUtc="2024-12-18T23:11:00Z">
                  <w:rPr>
                    <w:ins w:id="8568" w:author="sam sehgal" w:date="2024-10-14T16:02:00Z" w16du:dateUtc="2024-10-14T05:02:00Z"/>
                    <w:del w:id="8569" w:author="Sam Sehgal (EXT Idiom)" w:date="2024-12-17T14:06:00Z" w16du:dateUtc="2024-12-17T03:06:00Z"/>
                    <w:rFonts w:asciiTheme="minorHAnsi" w:hAnsiTheme="minorHAnsi" w:cstheme="minorHAnsi"/>
                    <w:bCs/>
                    <w:sz w:val="20"/>
                    <w:szCs w:val="20"/>
                    <w:highlight w:val="cyan"/>
                  </w:rPr>
                </w:rPrChange>
              </w:rPr>
            </w:pPr>
            <w:ins w:id="8570" w:author="sam sehgal" w:date="2024-10-14T16:02:00Z" w16du:dateUtc="2024-10-14T05:02:00Z">
              <w:del w:id="8571" w:author="Sam Sehgal (EXT Idiom)" w:date="2024-12-17T14:06:00Z" w16du:dateUtc="2024-12-17T03:06:00Z">
                <w:r w:rsidRPr="00FB1DE1" w:rsidDel="00B2616D">
                  <w:rPr>
                    <w:rFonts w:asciiTheme="minorHAnsi" w:hAnsiTheme="minorHAnsi" w:cstheme="minorHAnsi"/>
                    <w:bCs/>
                    <w:sz w:val="20"/>
                    <w:szCs w:val="20"/>
                    <w:highlight w:val="yellow"/>
                    <w:rPrChange w:id="8572" w:author="sam sehgal" w:date="2024-12-19T10:11:00Z" w16du:dateUtc="2024-12-18T23:11:00Z">
                      <w:rPr>
                        <w:rFonts w:asciiTheme="minorHAnsi" w:hAnsiTheme="minorHAnsi" w:cstheme="minorHAnsi"/>
                        <w:bCs/>
                        <w:sz w:val="20"/>
                        <w:szCs w:val="20"/>
                        <w:highlight w:val="cyan"/>
                      </w:rPr>
                    </w:rPrChange>
                  </w:rPr>
                  <w:delText>Column 2: Bullet_1_B_COI</w:delText>
                </w:r>
              </w:del>
            </w:ins>
          </w:p>
          <w:p w14:paraId="1450B0AC" w14:textId="77777777" w:rsidR="00934989" w:rsidRPr="00FB1DE1" w:rsidRDefault="00934989" w:rsidP="00934989">
            <w:pPr>
              <w:tabs>
                <w:tab w:val="left" w:pos="1800"/>
              </w:tabs>
              <w:rPr>
                <w:ins w:id="8573" w:author="sam sehgal" w:date="2024-10-14T16:02:00Z" w16du:dateUtc="2024-10-14T05:02:00Z"/>
                <w:rFonts w:asciiTheme="minorHAnsi" w:hAnsiTheme="minorHAnsi" w:cstheme="minorHAnsi"/>
                <w:bCs/>
                <w:sz w:val="20"/>
                <w:szCs w:val="20"/>
                <w:highlight w:val="yellow"/>
                <w:rPrChange w:id="8574" w:author="sam sehgal" w:date="2024-12-19T10:11:00Z" w16du:dateUtc="2024-12-18T23:11:00Z">
                  <w:rPr>
                    <w:ins w:id="8575" w:author="sam sehgal" w:date="2024-10-14T16:02:00Z" w16du:dateUtc="2024-10-14T05:02:00Z"/>
                    <w:rFonts w:asciiTheme="minorHAnsi" w:hAnsiTheme="minorHAnsi" w:cstheme="minorHAnsi"/>
                    <w:bCs/>
                    <w:sz w:val="20"/>
                    <w:szCs w:val="20"/>
                    <w:highlight w:val="cyan"/>
                  </w:rPr>
                </w:rPrChange>
              </w:rPr>
            </w:pPr>
          </w:p>
        </w:tc>
      </w:tr>
      <w:tr w:rsidR="00934989" w:rsidRPr="00BD6987" w14:paraId="2198B33B"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54682015" w14:textId="2AA64519" w:rsidR="00934989" w:rsidRPr="006C5B03" w:rsidRDefault="00934989" w:rsidP="00934989">
            <w:pPr>
              <w:tabs>
                <w:tab w:val="left" w:pos="1800"/>
              </w:tabs>
              <w:rPr>
                <w:rFonts w:asciiTheme="minorHAnsi" w:hAnsiTheme="minorHAnsi" w:cstheme="minorHAnsi"/>
                <w:b/>
                <w:sz w:val="20"/>
                <w:szCs w:val="20"/>
                <w:highlight w:val="cyan"/>
                <w:rPrChange w:id="8576" w:author="Sam Sehgal (EXT Idiom)" w:date="2024-11-12T11:17:00Z" w16du:dateUtc="2024-11-12T00:17:00Z">
                  <w:rPr>
                    <w:rFonts w:asciiTheme="minorHAnsi" w:hAnsiTheme="minorHAnsi" w:cstheme="minorHAnsi"/>
                    <w:b/>
                    <w:sz w:val="20"/>
                    <w:szCs w:val="20"/>
                  </w:rPr>
                </w:rPrChange>
              </w:rPr>
            </w:pPr>
            <w:ins w:id="8577" w:author="sam sehgal" w:date="2024-10-14T16:03:00Z" w16du:dateUtc="2024-10-14T05:03:00Z">
              <w:r w:rsidRPr="006C5B03">
                <w:rPr>
                  <w:rFonts w:asciiTheme="minorHAnsi" w:hAnsiTheme="minorHAnsi" w:cstheme="minorHAnsi"/>
                  <w:bCs/>
                  <w:sz w:val="20"/>
                  <w:szCs w:val="20"/>
                  <w:highlight w:val="cyan"/>
                  <w:rPrChange w:id="8578" w:author="Sam Sehgal (EXT Idiom)" w:date="2024-11-12T11:17:00Z" w16du:dateUtc="2024-11-12T00:17:00Z">
                    <w:rPr>
                      <w:rFonts w:asciiTheme="minorHAnsi" w:hAnsiTheme="minorHAnsi" w:cstheme="minorHAnsi"/>
                      <w:bCs/>
                      <w:sz w:val="20"/>
                      <w:szCs w:val="20"/>
                    </w:rPr>
                  </w:rPrChange>
                </w:rPr>
                <w:t xml:space="preserve">DDH </w:t>
              </w:r>
            </w:ins>
            <w:ins w:id="8579" w:author="Sam Sehgal (EXT Idiom)" w:date="2024-11-12T11:16:00Z" w16du:dateUtc="2024-11-12T00:16:00Z">
              <w:r w:rsidR="006C5B03" w:rsidRPr="006C5B03">
                <w:rPr>
                  <w:rFonts w:asciiTheme="minorHAnsi" w:hAnsiTheme="minorHAnsi" w:cstheme="minorHAnsi"/>
                  <w:bCs/>
                  <w:sz w:val="20"/>
                  <w:szCs w:val="20"/>
                  <w:highlight w:val="cyan"/>
                  <w:rPrChange w:id="8580" w:author="Sam Sehgal (EXT Idiom)" w:date="2024-11-12T11:17:00Z" w16du:dateUtc="2024-11-12T00:17:00Z">
                    <w:rPr>
                      <w:rFonts w:asciiTheme="minorHAnsi" w:hAnsiTheme="minorHAnsi" w:cstheme="minorHAnsi"/>
                      <w:bCs/>
                      <w:sz w:val="20"/>
                      <w:szCs w:val="20"/>
                    </w:rPr>
                  </w:rPrChange>
                </w:rPr>
                <w:t>20</w:t>
              </w:r>
            </w:ins>
            <w:ins w:id="8581" w:author="sam sehgal" w:date="2024-10-14T16:03:00Z" w16du:dateUtc="2024-10-14T05:03:00Z">
              <w:del w:id="8582" w:author="Sam Sehgal (EXT Idiom)" w:date="2024-11-12T11:16:00Z" w16du:dateUtc="2024-11-12T00:16:00Z">
                <w:r w:rsidRPr="006C5B03" w:rsidDel="006C5B03">
                  <w:rPr>
                    <w:rFonts w:asciiTheme="minorHAnsi" w:hAnsiTheme="minorHAnsi" w:cstheme="minorHAnsi"/>
                    <w:bCs/>
                    <w:sz w:val="20"/>
                    <w:szCs w:val="20"/>
                    <w:highlight w:val="cyan"/>
                    <w:rPrChange w:id="8583" w:author="Sam Sehgal (EXT Idiom)" w:date="2024-11-12T11:17:00Z" w16du:dateUtc="2024-11-12T00:17:00Z">
                      <w:rPr>
                        <w:rFonts w:asciiTheme="minorHAnsi" w:hAnsiTheme="minorHAnsi" w:cstheme="minorHAnsi"/>
                        <w:bCs/>
                        <w:sz w:val="20"/>
                        <w:szCs w:val="20"/>
                      </w:rPr>
                    </w:rPrChange>
                  </w:rPr>
                  <w:delText>19</w:delText>
                </w:r>
              </w:del>
            </w:ins>
            <w:del w:id="8584" w:author="sam sehgal" w:date="2024-10-14T16:03:00Z" w16du:dateUtc="2024-10-14T05:03:00Z">
              <w:r w:rsidRPr="006C5B03" w:rsidDel="00934989">
                <w:rPr>
                  <w:rFonts w:asciiTheme="minorHAnsi" w:hAnsiTheme="minorHAnsi" w:cstheme="minorHAnsi"/>
                  <w:bCs/>
                  <w:sz w:val="20"/>
                  <w:szCs w:val="20"/>
                  <w:highlight w:val="cyan"/>
                  <w:rPrChange w:id="8585" w:author="Sam Sehgal (EXT Idiom)" w:date="2024-11-12T11:17:00Z" w16du:dateUtc="2024-11-12T00:17:00Z">
                    <w:rPr>
                      <w:rFonts w:asciiTheme="minorHAnsi" w:hAnsiTheme="minorHAnsi" w:cstheme="minorHAnsi"/>
                      <w:bCs/>
                      <w:sz w:val="20"/>
                      <w:szCs w:val="20"/>
                    </w:rPr>
                  </w:rPrChange>
                </w:rPr>
                <w:delText>DDH 18</w:delText>
              </w:r>
            </w:del>
          </w:p>
        </w:tc>
        <w:tc>
          <w:tcPr>
            <w:tcW w:w="2243" w:type="dxa"/>
            <w:tcBorders>
              <w:top w:val="single" w:sz="4" w:space="0" w:color="auto"/>
              <w:left w:val="single" w:sz="4" w:space="0" w:color="auto"/>
              <w:bottom w:val="single" w:sz="4" w:space="0" w:color="auto"/>
              <w:right w:val="single" w:sz="4" w:space="0" w:color="auto"/>
            </w:tcBorders>
          </w:tcPr>
          <w:p w14:paraId="39A39D25" w14:textId="5FD4B52D" w:rsidR="00934989" w:rsidRPr="004705A2" w:rsidRDefault="00934989" w:rsidP="00934989">
            <w:pPr>
              <w:tabs>
                <w:tab w:val="left" w:pos="1800"/>
              </w:tabs>
              <w:rPr>
                <w:rFonts w:ascii="Calibri" w:hAnsi="Calibri" w:cs="Calibri"/>
                <w:strike/>
                <w:sz w:val="20"/>
                <w:szCs w:val="20"/>
                <w:highlight w:val="yellow"/>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934989" w:rsidRPr="000E0CA6" w14:paraId="48821446" w14:textId="77777777" w:rsidTr="005556B6">
              <w:trPr>
                <w:trHeight w:val="140"/>
              </w:trPr>
              <w:tc>
                <w:tcPr>
                  <w:tcW w:w="2904" w:type="dxa"/>
                  <w:noWrap/>
                  <w:hideMark/>
                </w:tcPr>
                <w:p w14:paraId="3BEE6CFC" w14:textId="539F9047" w:rsidR="00934989" w:rsidRPr="000E0CA6" w:rsidRDefault="00934989" w:rsidP="00934989">
                  <w:pPr>
                    <w:pStyle w:val="BodycopyCOI"/>
                    <w:rPr>
                      <w:highlight w:val="cyan"/>
                      <w:rPrChange w:id="8586" w:author="sam sehgal" w:date="2024-10-14T16:24:00Z" w16du:dateUtc="2024-10-14T05:24:00Z">
                        <w:rPr/>
                      </w:rPrChange>
                    </w:rPr>
                  </w:pPr>
                  <w:commentRangeStart w:id="8587"/>
                  <w:commentRangeStart w:id="8588"/>
                  <w:commentRangeStart w:id="8589"/>
                  <w:commentRangeStart w:id="8590"/>
                  <w:commentRangeStart w:id="8591"/>
                  <w:r w:rsidRPr="000E0CA6">
                    <w:rPr>
                      <w:highlight w:val="cyan"/>
                    </w:rPr>
                    <w:t>You have told us</w:t>
                  </w:r>
                  <w:commentRangeEnd w:id="8587"/>
                  <w:r w:rsidRPr="000E0CA6">
                    <w:rPr>
                      <w:rStyle w:val="CommentReference"/>
                      <w:sz w:val="18"/>
                      <w:szCs w:val="18"/>
                      <w:highlight w:val="cyan"/>
                    </w:rPr>
                    <w:commentReference w:id="8587"/>
                  </w:r>
                  <w:commentRangeEnd w:id="8588"/>
                  <w:r w:rsidRPr="000E0CA6">
                    <w:rPr>
                      <w:rStyle w:val="CommentReference"/>
                      <w:sz w:val="18"/>
                      <w:szCs w:val="18"/>
                      <w:highlight w:val="cyan"/>
                    </w:rPr>
                    <w:commentReference w:id="8588"/>
                  </w:r>
                  <w:commentRangeEnd w:id="8589"/>
                  <w:r w:rsidRPr="000E0CA6">
                    <w:rPr>
                      <w:rStyle w:val="CommentReference"/>
                      <w:sz w:val="18"/>
                      <w:szCs w:val="18"/>
                      <w:highlight w:val="cyan"/>
                    </w:rPr>
                    <w:commentReference w:id="8589"/>
                  </w:r>
                  <w:r w:rsidRPr="000E0CA6">
                    <w:rPr>
                      <w:highlight w:val="cyan"/>
                    </w:rPr>
                    <w:t xml:space="preserve"> that</w:t>
                  </w:r>
                  <w:commentRangeStart w:id="8592"/>
                  <w:commentRangeStart w:id="8593"/>
                  <w:r w:rsidRPr="000E0CA6">
                    <w:rPr>
                      <w:highlight w:val="cyan"/>
                    </w:rPr>
                    <w:t xml:space="preserve"> all policyholders </w:t>
                  </w:r>
                  <w:commentRangeEnd w:id="8592"/>
                  <w:r w:rsidRPr="000E0CA6">
                    <w:rPr>
                      <w:rStyle w:val="CommentReference"/>
                      <w:sz w:val="18"/>
                      <w:szCs w:val="18"/>
                      <w:highlight w:val="cyan"/>
                    </w:rPr>
                    <w:commentReference w:id="8592"/>
                  </w:r>
                  <w:commentRangeEnd w:id="8593"/>
                  <w:r w:rsidRPr="000E0CA6">
                    <w:rPr>
                      <w:rStyle w:val="CommentReference"/>
                      <w:sz w:val="18"/>
                      <w:szCs w:val="18"/>
                      <w:highlight w:val="cyan"/>
                    </w:rPr>
                    <w:commentReference w:id="8593"/>
                  </w:r>
                  <w:r w:rsidRPr="000E0CA6">
                    <w:rPr>
                      <w:highlight w:val="cyan"/>
                    </w:rPr>
                    <w:t xml:space="preserve">and/or any other declared </w:t>
                  </w:r>
                  <w:commentRangeStart w:id="8594"/>
                  <w:commentRangeStart w:id="8595"/>
                  <w:commentRangeStart w:id="8596"/>
                  <w:commentRangeStart w:id="8597"/>
                  <w:commentRangeStart w:id="8598"/>
                  <w:commentRangeStart w:id="8599"/>
                  <w:r w:rsidRPr="000E0CA6">
                    <w:rPr>
                      <w:highlight w:val="cyan"/>
                    </w:rPr>
                    <w:t xml:space="preserve">drivers </w:t>
                  </w:r>
                  <w:commentRangeEnd w:id="8594"/>
                  <w:r w:rsidRPr="000E0CA6">
                    <w:rPr>
                      <w:rStyle w:val="CommentReference"/>
                      <w:sz w:val="18"/>
                      <w:szCs w:val="18"/>
                      <w:highlight w:val="cyan"/>
                    </w:rPr>
                    <w:commentReference w:id="8594"/>
                  </w:r>
                  <w:commentRangeEnd w:id="8595"/>
                  <w:r w:rsidRPr="000E0CA6">
                    <w:rPr>
                      <w:rStyle w:val="CommentReference"/>
                      <w:sz w:val="18"/>
                      <w:szCs w:val="18"/>
                      <w:highlight w:val="cyan"/>
                    </w:rPr>
                    <w:commentReference w:id="8595"/>
                  </w:r>
                  <w:commentRangeEnd w:id="8596"/>
                  <w:r w:rsidRPr="000E0CA6">
                    <w:rPr>
                      <w:rStyle w:val="CommentReference"/>
                      <w:sz w:val="18"/>
                      <w:szCs w:val="18"/>
                      <w:highlight w:val="cyan"/>
                    </w:rPr>
                    <w:commentReference w:id="8596"/>
                  </w:r>
                  <w:commentRangeEnd w:id="8597"/>
                  <w:r w:rsidRPr="000E0CA6">
                    <w:rPr>
                      <w:rStyle w:val="CommentReference"/>
                      <w:sz w:val="18"/>
                      <w:szCs w:val="18"/>
                      <w:highlight w:val="cyan"/>
                    </w:rPr>
                    <w:commentReference w:id="8597"/>
                  </w:r>
                  <w:commentRangeEnd w:id="8598"/>
                  <w:r w:rsidRPr="000E0CA6">
                    <w:rPr>
                      <w:rStyle w:val="CommentReference"/>
                      <w:sz w:val="18"/>
                      <w:szCs w:val="18"/>
                      <w:highlight w:val="cyan"/>
                    </w:rPr>
                    <w:commentReference w:id="8598"/>
                  </w:r>
                  <w:commentRangeEnd w:id="8599"/>
                  <w:r w:rsidRPr="000E0CA6">
                    <w:rPr>
                      <w:rStyle w:val="CommentReference"/>
                      <w:sz w:val="18"/>
                      <w:szCs w:val="18"/>
                      <w:highlight w:val="cyan"/>
                    </w:rPr>
                    <w:commentReference w:id="8599"/>
                  </w:r>
                  <w:r w:rsidRPr="000E0CA6">
                    <w:rPr>
                      <w:highlight w:val="cyan"/>
                    </w:rPr>
                    <w:t>of this car:</w:t>
                  </w:r>
                  <w:commentRangeEnd w:id="8590"/>
                  <w:r w:rsidRPr="000E0CA6">
                    <w:rPr>
                      <w:rStyle w:val="CommentReference"/>
                      <w:sz w:val="18"/>
                      <w:szCs w:val="18"/>
                      <w:highlight w:val="cyan"/>
                      <w:rPrChange w:id="8601" w:author="sam sehgal" w:date="2024-10-14T16:24:00Z" w16du:dateUtc="2024-10-14T05:24:00Z">
                        <w:rPr>
                          <w:rStyle w:val="CommentReference"/>
                          <w:sz w:val="18"/>
                          <w:szCs w:val="18"/>
                        </w:rPr>
                      </w:rPrChange>
                    </w:rPr>
                    <w:commentReference w:id="8590"/>
                  </w:r>
                  <w:commentRangeEnd w:id="8591"/>
                  <w:r w:rsidRPr="000E0CA6">
                    <w:rPr>
                      <w:rStyle w:val="CommentReference"/>
                      <w:sz w:val="18"/>
                      <w:szCs w:val="18"/>
                      <w:highlight w:val="cyan"/>
                      <w:rPrChange w:id="8602" w:author="sam sehgal" w:date="2024-10-14T16:24:00Z" w16du:dateUtc="2024-10-14T05:24:00Z">
                        <w:rPr>
                          <w:rStyle w:val="CommentReference"/>
                          <w:sz w:val="18"/>
                          <w:szCs w:val="18"/>
                        </w:rPr>
                      </w:rPrChange>
                    </w:rPr>
                    <w:commentReference w:id="8591"/>
                  </w:r>
                </w:p>
                <w:p w14:paraId="12DF65C1" w14:textId="53B31C67" w:rsidR="00934989" w:rsidRPr="000E0CA6" w:rsidRDefault="00934989" w:rsidP="00934989">
                  <w:pPr>
                    <w:pStyle w:val="BodycopyCOI"/>
                    <w:rPr>
                      <w:b/>
                      <w:bCs/>
                      <w:highlight w:val="cyan"/>
                      <w:rPrChange w:id="8603" w:author="sam sehgal" w:date="2024-10-14T16:24:00Z" w16du:dateUtc="2024-10-14T05:24:00Z">
                        <w:rPr>
                          <w:b/>
                          <w:bCs/>
                        </w:rPr>
                      </w:rPrChange>
                    </w:rPr>
                  </w:pPr>
                </w:p>
              </w:tc>
              <w:tc>
                <w:tcPr>
                  <w:tcW w:w="4614" w:type="dxa"/>
                  <w:noWrap/>
                  <w:hideMark/>
                </w:tcPr>
                <w:p w14:paraId="3FD0CE2B" w14:textId="1DB9C3DE" w:rsidR="00934989" w:rsidRPr="000E0CA6" w:rsidRDefault="00934989" w:rsidP="00934989">
                  <w:pPr>
                    <w:tabs>
                      <w:tab w:val="left" w:pos="774"/>
                    </w:tabs>
                    <w:rPr>
                      <w:rFonts w:asciiTheme="minorHAnsi" w:hAnsiTheme="minorHAnsi"/>
                      <w:b/>
                      <w:bCs/>
                      <w:color w:val="000000"/>
                      <w:sz w:val="22"/>
                      <w:szCs w:val="22"/>
                      <w:highlight w:val="cyan"/>
                      <w:lang w:eastAsia="en-AU"/>
                      <w:rPrChange w:id="8604" w:author="sam sehgal" w:date="2024-10-14T16:24:00Z" w16du:dateUtc="2024-10-14T05:24:00Z">
                        <w:rPr>
                          <w:rFonts w:asciiTheme="minorHAnsi" w:hAnsiTheme="minorHAnsi"/>
                          <w:b/>
                          <w:bCs/>
                          <w:color w:val="000000"/>
                          <w:sz w:val="22"/>
                          <w:szCs w:val="22"/>
                          <w:lang w:eastAsia="en-AU"/>
                        </w:rPr>
                      </w:rPrChange>
                    </w:rPr>
                  </w:pPr>
                  <w:r w:rsidRPr="000E0CA6">
                    <w:rPr>
                      <w:rFonts w:asciiTheme="minorHAnsi" w:hAnsiTheme="minorHAnsi"/>
                      <w:b/>
                      <w:bCs/>
                      <w:sz w:val="20"/>
                      <w:szCs w:val="20"/>
                      <w:highlight w:val="cyan"/>
                      <w:rPrChange w:id="8605" w:author="sam sehgal" w:date="2024-10-14T16:24:00Z" w16du:dateUtc="2024-10-14T05:24:00Z">
                        <w:rPr>
                          <w:rFonts w:asciiTheme="minorHAnsi" w:hAnsiTheme="minorHAnsi"/>
                          <w:b/>
                          <w:bCs/>
                          <w:sz w:val="20"/>
                          <w:szCs w:val="20"/>
                        </w:rPr>
                      </w:rPrChange>
                    </w:rPr>
                    <w:t xml:space="preserve">• </w:t>
                  </w:r>
                  <w:r w:rsidRPr="000E0CA6">
                    <w:rPr>
                      <w:rFonts w:asciiTheme="minorHAnsi" w:hAnsiTheme="minorHAnsi"/>
                      <w:b/>
                      <w:bCs/>
                      <w:sz w:val="20"/>
                      <w:szCs w:val="20"/>
                      <w:highlight w:val="cyan"/>
                    </w:rPr>
                    <w:t xml:space="preserve">have not had a disqualification from </w:t>
                  </w:r>
                  <w:commentRangeStart w:id="8606"/>
                  <w:commentRangeStart w:id="8607"/>
                  <w:r w:rsidRPr="000E0CA6">
                    <w:rPr>
                      <w:rFonts w:asciiTheme="minorHAnsi" w:hAnsiTheme="minorHAnsi"/>
                      <w:b/>
                      <w:bCs/>
                      <w:sz w:val="20"/>
                      <w:szCs w:val="20"/>
                      <w:highlight w:val="cyan"/>
                    </w:rPr>
                    <w:t>driving</w:t>
                  </w:r>
                  <w:commentRangeEnd w:id="8606"/>
                  <w:r w:rsidRPr="000E0CA6">
                    <w:rPr>
                      <w:rStyle w:val="CommentReference"/>
                      <w:rFonts w:asciiTheme="minorHAnsi" w:hAnsiTheme="minorHAnsi" w:cstheme="minorBidi"/>
                      <w:b/>
                      <w:bCs/>
                      <w:sz w:val="20"/>
                      <w:szCs w:val="20"/>
                      <w:highlight w:val="cyan"/>
                    </w:rPr>
                    <w:commentReference w:id="8606"/>
                  </w:r>
                  <w:commentRangeEnd w:id="8607"/>
                  <w:r w:rsidRPr="000E0CA6">
                    <w:rPr>
                      <w:rStyle w:val="CommentReference"/>
                      <w:rFonts w:asciiTheme="minorHAnsi" w:hAnsiTheme="minorHAnsi" w:cstheme="minorBidi"/>
                      <w:b/>
                      <w:bCs/>
                      <w:sz w:val="20"/>
                      <w:szCs w:val="20"/>
                      <w:highlight w:val="cyan"/>
                    </w:rPr>
                    <w:commentReference w:id="8607"/>
                  </w:r>
                  <w:r w:rsidRPr="000E0CA6">
                    <w:rPr>
                      <w:rFonts w:asciiTheme="minorHAnsi" w:hAnsiTheme="minorHAnsi"/>
                      <w:b/>
                      <w:bCs/>
                      <w:sz w:val="20"/>
                      <w:szCs w:val="20"/>
                      <w:highlight w:val="cyan"/>
                    </w:rPr>
                    <w:t xml:space="preserve"> due to any driving offence(s)</w:t>
                  </w:r>
                  <w:r w:rsidR="003229CE">
                    <w:rPr>
                      <w:rFonts w:asciiTheme="minorHAnsi" w:hAnsiTheme="minorHAnsi"/>
                      <w:b/>
                      <w:bCs/>
                      <w:sz w:val="20"/>
                      <w:szCs w:val="20"/>
                      <w:highlight w:val="cyan"/>
                    </w:rPr>
                    <w:t xml:space="preserve"> </w:t>
                  </w:r>
                  <w:r w:rsidR="003229CE" w:rsidRPr="00671620">
                    <w:rPr>
                      <w:rFonts w:asciiTheme="minorHAnsi" w:hAnsiTheme="minorHAnsi"/>
                      <w:b/>
                      <w:bCs/>
                      <w:sz w:val="20"/>
                      <w:szCs w:val="20"/>
                      <w:highlight w:val="cyan"/>
                    </w:rPr>
                    <w:t>in the last 3 years</w:t>
                  </w:r>
                </w:p>
              </w:tc>
            </w:tr>
          </w:tbl>
          <w:p w14:paraId="54D07446" w14:textId="73BE026B" w:rsidR="00934989" w:rsidRPr="000E0CA6" w:rsidRDefault="00934989" w:rsidP="00934989">
            <w:pPr>
              <w:pStyle w:val="BodycopyCOI"/>
              <w:rPr>
                <w:highlight w:val="cyan"/>
                <w:rPrChange w:id="8608" w:author="sam sehgal" w:date="2024-10-14T16:24:00Z" w16du:dateUtc="2024-10-14T05:24:00Z">
                  <w:rPr/>
                </w:rPrChange>
              </w:rPr>
            </w:pPr>
          </w:p>
        </w:tc>
        <w:tc>
          <w:tcPr>
            <w:tcW w:w="1418" w:type="dxa"/>
            <w:tcBorders>
              <w:top w:val="single" w:sz="4" w:space="0" w:color="auto"/>
              <w:left w:val="single" w:sz="4" w:space="0" w:color="auto"/>
              <w:bottom w:val="single" w:sz="4" w:space="0" w:color="auto"/>
              <w:right w:val="single" w:sz="4" w:space="0" w:color="auto"/>
            </w:tcBorders>
          </w:tcPr>
          <w:p w14:paraId="5EF3629A" w14:textId="77777777" w:rsidR="00934989" w:rsidRPr="000E0CA6" w:rsidRDefault="00934989" w:rsidP="00934989">
            <w:pPr>
              <w:tabs>
                <w:tab w:val="left" w:pos="1800"/>
              </w:tabs>
              <w:rPr>
                <w:rFonts w:ascii="Calibri" w:hAnsi="Calibri" w:cs="Calibri"/>
                <w:b/>
                <w:bCs/>
                <w:color w:val="000000" w:themeColor="text1"/>
                <w:sz w:val="20"/>
                <w:szCs w:val="20"/>
                <w:highlight w:val="cyan"/>
                <w:rPrChange w:id="8609" w:author="sam sehgal" w:date="2024-10-14T16:24:00Z" w16du:dateUtc="2024-10-14T05:24:00Z">
                  <w:rPr>
                    <w:rFonts w:ascii="Calibri" w:hAnsi="Calibri" w:cs="Calibri"/>
                    <w:b/>
                    <w:bCs/>
                    <w:color w:val="000000" w:themeColor="text1"/>
                    <w:sz w:val="20"/>
                    <w:szCs w:val="20"/>
                  </w:rPr>
                </w:rPrChange>
              </w:rPr>
            </w:pPr>
            <w:r w:rsidRPr="000E0CA6">
              <w:rPr>
                <w:rFonts w:ascii="Calibri" w:hAnsi="Calibri" w:cs="Calibri"/>
                <w:b/>
                <w:bCs/>
                <w:color w:val="000000" w:themeColor="text1"/>
                <w:sz w:val="20"/>
                <w:szCs w:val="20"/>
                <w:highlight w:val="cyan"/>
                <w:rPrChange w:id="8610" w:author="sam sehgal" w:date="2024-10-14T16:24:00Z" w16du:dateUtc="2024-10-14T05:24:00Z">
                  <w:rPr>
                    <w:rFonts w:ascii="Calibri" w:hAnsi="Calibri" w:cs="Calibri"/>
                    <w:b/>
                    <w:bCs/>
                    <w:color w:val="000000" w:themeColor="text1"/>
                    <w:sz w:val="20"/>
                    <w:szCs w:val="20"/>
                  </w:rPr>
                </w:rPrChange>
              </w:rPr>
              <w:t>Column 2  text logic</w:t>
            </w:r>
          </w:p>
          <w:p w14:paraId="13E435F9" w14:textId="6AC39467" w:rsidR="00934989" w:rsidRPr="000E0CA6" w:rsidRDefault="00934989" w:rsidP="00934989">
            <w:pPr>
              <w:tabs>
                <w:tab w:val="left" w:pos="1800"/>
              </w:tabs>
              <w:rPr>
                <w:rFonts w:ascii="Calibri" w:hAnsi="Calibri" w:cs="Calibri"/>
                <w:color w:val="000000" w:themeColor="text1"/>
                <w:sz w:val="20"/>
                <w:szCs w:val="20"/>
                <w:highlight w:val="cyan"/>
              </w:rPr>
            </w:pPr>
            <w:r w:rsidRPr="000E0CA6">
              <w:rPr>
                <w:rFonts w:ascii="Calibri" w:hAnsi="Calibri" w:cs="Calibri"/>
                <w:color w:val="000000" w:themeColor="text1"/>
                <w:sz w:val="20"/>
                <w:szCs w:val="20"/>
                <w:highlight w:val="cyan"/>
              </w:rPr>
              <w:t>IF</w:t>
            </w:r>
          </w:p>
          <w:p w14:paraId="34F75A83" w14:textId="33B581D9" w:rsidR="00934989" w:rsidRPr="000E0CA6" w:rsidRDefault="00934989" w:rsidP="00934989">
            <w:pPr>
              <w:tabs>
                <w:tab w:val="left" w:pos="1800"/>
              </w:tabs>
              <w:rPr>
                <w:rFonts w:ascii="Calibri" w:hAnsi="Calibri" w:cs="Calibri"/>
                <w:color w:val="000000" w:themeColor="text1"/>
                <w:sz w:val="20"/>
                <w:szCs w:val="20"/>
                <w:highlight w:val="cyan"/>
              </w:rPr>
            </w:pPr>
            <w:r w:rsidRPr="000E0CA6">
              <w:rPr>
                <w:rFonts w:ascii="Calibri" w:hAnsi="Calibri" w:cs="Calibri"/>
                <w:color w:val="000000" w:themeColor="text1"/>
                <w:sz w:val="20"/>
                <w:szCs w:val="20"/>
                <w:highlight w:val="cyan"/>
              </w:rPr>
              <w:t>&lt;HasLicenceDisqualified</w:t>
            </w:r>
            <w:ins w:id="8611" w:author="Sam Sehgal (EXT Idiom)" w:date="2024-09-13T14:46:00Z" w16du:dateUtc="2024-09-13T04:46:00Z">
              <w:r w:rsidRPr="000E0CA6">
                <w:rPr>
                  <w:rFonts w:ascii="Calibri" w:hAnsi="Calibri" w:cs="Calibri"/>
                  <w:color w:val="000000" w:themeColor="text1"/>
                  <w:sz w:val="20"/>
                  <w:szCs w:val="20"/>
                  <w:highlight w:val="cyan"/>
                </w:rPr>
                <w:t>Code</w:t>
              </w:r>
            </w:ins>
            <w:r w:rsidRPr="000E0CA6">
              <w:rPr>
                <w:rFonts w:ascii="Calibri" w:hAnsi="Calibri" w:cs="Calibri"/>
                <w:color w:val="000000" w:themeColor="text1"/>
                <w:sz w:val="20"/>
                <w:szCs w:val="20"/>
                <w:highlight w:val="cyan"/>
              </w:rPr>
              <w:t>&gt; = “2|DisqualifiedFalse”</w:t>
            </w:r>
          </w:p>
          <w:p w14:paraId="10583141" w14:textId="6987C4B6" w:rsidR="00934989" w:rsidRPr="000E0CA6" w:rsidRDefault="00934989" w:rsidP="00934989">
            <w:pPr>
              <w:tabs>
                <w:tab w:val="left" w:pos="1800"/>
              </w:tabs>
              <w:rPr>
                <w:rFonts w:ascii="Calibri" w:hAnsi="Calibri" w:cs="Calibri"/>
                <w:color w:val="000000" w:themeColor="text1"/>
                <w:sz w:val="20"/>
                <w:szCs w:val="20"/>
                <w:highlight w:val="cyan"/>
              </w:rPr>
            </w:pPr>
            <w:r w:rsidRPr="000E0CA6">
              <w:rPr>
                <w:rFonts w:ascii="Calibri" w:hAnsi="Calibri" w:cs="Calibri"/>
                <w:b/>
                <w:bCs/>
                <w:color w:val="000000" w:themeColor="text1"/>
                <w:sz w:val="20"/>
                <w:szCs w:val="20"/>
                <w:highlight w:val="cyan"/>
              </w:rPr>
              <w:t>THEN</w:t>
            </w:r>
            <w:r w:rsidRPr="000E0CA6">
              <w:rPr>
                <w:rFonts w:ascii="Calibri" w:hAnsi="Calibri" w:cs="Calibri"/>
                <w:color w:val="000000" w:themeColor="text1"/>
                <w:sz w:val="20"/>
                <w:szCs w:val="20"/>
                <w:highlight w:val="cyan"/>
              </w:rPr>
              <w:t xml:space="preserve"> display</w:t>
            </w:r>
          </w:p>
          <w:p w14:paraId="2266400A" w14:textId="44A821C4" w:rsidR="00934989" w:rsidRPr="000E0CA6" w:rsidRDefault="00934989" w:rsidP="00934989">
            <w:pPr>
              <w:tabs>
                <w:tab w:val="left" w:pos="1800"/>
              </w:tabs>
              <w:rPr>
                <w:rFonts w:ascii="Calibri" w:hAnsi="Calibri" w:cs="Calibri"/>
                <w:b/>
                <w:bCs/>
                <w:color w:val="000000" w:themeColor="text1"/>
                <w:sz w:val="20"/>
                <w:szCs w:val="20"/>
                <w:highlight w:val="cyan"/>
                <w:rPrChange w:id="8612" w:author="sam sehgal" w:date="2024-10-14T16:24:00Z" w16du:dateUtc="2024-10-14T05:24:00Z">
                  <w:rPr>
                    <w:rFonts w:ascii="Calibri" w:hAnsi="Calibri" w:cs="Calibri"/>
                    <w:b/>
                    <w:bCs/>
                    <w:color w:val="000000" w:themeColor="text1"/>
                    <w:sz w:val="20"/>
                    <w:szCs w:val="20"/>
                  </w:rPr>
                </w:rPrChange>
              </w:rPr>
            </w:pPr>
            <w:r w:rsidRPr="000E0CA6">
              <w:rPr>
                <w:rFonts w:ascii="Calibri" w:hAnsi="Calibri" w:cs="Calibri"/>
                <w:b/>
                <w:bCs/>
                <w:color w:val="000000" w:themeColor="text1"/>
                <w:sz w:val="20"/>
                <w:szCs w:val="20"/>
                <w:highlight w:val="cyan"/>
              </w:rPr>
              <w:t>ELSE</w:t>
            </w:r>
          </w:p>
          <w:p w14:paraId="089265DB" w14:textId="7478DE22" w:rsidR="00934989" w:rsidRPr="000E0CA6" w:rsidRDefault="00934989" w:rsidP="00934989">
            <w:pPr>
              <w:tabs>
                <w:tab w:val="left" w:pos="1800"/>
              </w:tabs>
              <w:rPr>
                <w:rFonts w:ascii="Calibri" w:hAnsi="Calibri" w:cs="Calibri"/>
                <w:b/>
                <w:bCs/>
                <w:color w:val="000000" w:themeColor="text1"/>
                <w:sz w:val="20"/>
                <w:szCs w:val="20"/>
                <w:highlight w:val="cyan"/>
                <w:rPrChange w:id="8613" w:author="sam sehgal" w:date="2024-10-14T16:24:00Z" w16du:dateUtc="2024-10-14T05:24:00Z">
                  <w:rPr>
                    <w:rFonts w:ascii="Calibri" w:hAnsi="Calibri" w:cs="Calibri"/>
                    <w:b/>
                    <w:bCs/>
                    <w:color w:val="000000" w:themeColor="text1"/>
                    <w:sz w:val="20"/>
                    <w:szCs w:val="20"/>
                  </w:rPr>
                </w:rPrChange>
              </w:rPr>
            </w:pPr>
          </w:p>
          <w:p w14:paraId="5C09877B" w14:textId="5BEEC080" w:rsidR="00934989" w:rsidRPr="000E0CA6" w:rsidRDefault="00934989" w:rsidP="00934989">
            <w:pPr>
              <w:tabs>
                <w:tab w:val="left" w:pos="1800"/>
              </w:tabs>
              <w:rPr>
                <w:rFonts w:ascii="Calibri" w:hAnsi="Calibri" w:cs="Calibri"/>
                <w:color w:val="000000" w:themeColor="text1"/>
                <w:sz w:val="20"/>
                <w:szCs w:val="20"/>
                <w:highlight w:val="cyan"/>
                <w:rPrChange w:id="8614" w:author="sam sehgal" w:date="2024-10-14T16:24:00Z" w16du:dateUtc="2024-10-14T05:24:00Z">
                  <w:rPr>
                    <w:rFonts w:ascii="Calibri" w:hAnsi="Calibri" w:cs="Calibri"/>
                    <w:color w:val="000000" w:themeColor="text1"/>
                    <w:sz w:val="20"/>
                    <w:szCs w:val="20"/>
                  </w:rPr>
                </w:rPrChange>
              </w:rPr>
            </w:pPr>
          </w:p>
        </w:tc>
        <w:tc>
          <w:tcPr>
            <w:tcW w:w="1843" w:type="dxa"/>
            <w:tcBorders>
              <w:top w:val="single" w:sz="4" w:space="0" w:color="auto"/>
              <w:left w:val="single" w:sz="4" w:space="0" w:color="auto"/>
              <w:bottom w:val="single" w:sz="4" w:space="0" w:color="auto"/>
              <w:right w:val="single" w:sz="4" w:space="0" w:color="auto"/>
            </w:tcBorders>
          </w:tcPr>
          <w:p w14:paraId="2A4BC041" w14:textId="6C12A164" w:rsidR="00934989" w:rsidRPr="000E0CA6" w:rsidRDefault="00934989" w:rsidP="00934989">
            <w:pPr>
              <w:tabs>
                <w:tab w:val="left" w:pos="1800"/>
              </w:tabs>
              <w:rPr>
                <w:rFonts w:asciiTheme="minorHAnsi" w:hAnsiTheme="minorHAnsi" w:cstheme="minorHAnsi"/>
                <w:bCs/>
                <w:sz w:val="20"/>
                <w:szCs w:val="20"/>
                <w:highlight w:val="cyan"/>
                <w:rPrChange w:id="8615" w:author="sam sehgal" w:date="2024-10-14T16:24:00Z" w16du:dateUtc="2024-10-14T05:24:00Z">
                  <w:rPr>
                    <w:rFonts w:asciiTheme="minorHAnsi" w:hAnsiTheme="minorHAnsi" w:cstheme="minorHAnsi"/>
                    <w:bCs/>
                    <w:sz w:val="20"/>
                    <w:szCs w:val="20"/>
                  </w:rPr>
                </w:rPrChange>
              </w:rPr>
            </w:pPr>
            <w:r w:rsidRPr="000E0CA6">
              <w:rPr>
                <w:rFonts w:asciiTheme="minorHAnsi" w:hAnsiTheme="minorHAnsi" w:cstheme="minorHAnsi"/>
                <w:bCs/>
                <w:sz w:val="20"/>
                <w:szCs w:val="20"/>
                <w:highlight w:val="cyan"/>
                <w:rPrChange w:id="8616" w:author="sam sehgal" w:date="2024-10-14T16:24:00Z" w16du:dateUtc="2024-10-14T05:24:00Z">
                  <w:rPr>
                    <w:rFonts w:asciiTheme="minorHAnsi" w:hAnsiTheme="minorHAnsi" w:cstheme="minorHAnsi"/>
                    <w:bCs/>
                    <w:sz w:val="20"/>
                    <w:szCs w:val="20"/>
                  </w:rPr>
                </w:rPrChange>
              </w:rPr>
              <w:t>Column 1 Bodycopy_COI</w:t>
            </w:r>
          </w:p>
          <w:p w14:paraId="371B42A0" w14:textId="21C6738A" w:rsidR="00934989" w:rsidRPr="000E0CA6" w:rsidRDefault="00934989" w:rsidP="00934989">
            <w:pPr>
              <w:tabs>
                <w:tab w:val="left" w:pos="1800"/>
              </w:tabs>
              <w:rPr>
                <w:rFonts w:asciiTheme="minorHAnsi" w:hAnsiTheme="minorHAnsi" w:cstheme="minorHAnsi"/>
                <w:bCs/>
                <w:sz w:val="20"/>
                <w:szCs w:val="20"/>
                <w:highlight w:val="cyan"/>
                <w:rPrChange w:id="8617" w:author="sam sehgal" w:date="2024-10-14T16:24:00Z" w16du:dateUtc="2024-10-14T05:24:00Z">
                  <w:rPr>
                    <w:rFonts w:asciiTheme="minorHAnsi" w:hAnsiTheme="minorHAnsi" w:cstheme="minorHAnsi"/>
                    <w:bCs/>
                    <w:sz w:val="20"/>
                    <w:szCs w:val="20"/>
                  </w:rPr>
                </w:rPrChange>
              </w:rPr>
            </w:pPr>
          </w:p>
          <w:p w14:paraId="2BD7B2C4" w14:textId="7F8534EC" w:rsidR="00934989" w:rsidRPr="000E0CA6" w:rsidRDefault="00934989" w:rsidP="00934989">
            <w:pPr>
              <w:tabs>
                <w:tab w:val="left" w:pos="1800"/>
              </w:tabs>
              <w:rPr>
                <w:rFonts w:asciiTheme="minorHAnsi" w:hAnsiTheme="minorHAnsi" w:cstheme="minorHAnsi"/>
                <w:bCs/>
                <w:sz w:val="20"/>
                <w:szCs w:val="20"/>
                <w:highlight w:val="cyan"/>
                <w:rPrChange w:id="8618" w:author="sam sehgal" w:date="2024-10-14T16:24:00Z" w16du:dateUtc="2024-10-14T05:24:00Z">
                  <w:rPr>
                    <w:rFonts w:asciiTheme="minorHAnsi" w:hAnsiTheme="minorHAnsi" w:cstheme="minorHAnsi"/>
                    <w:bCs/>
                    <w:sz w:val="20"/>
                    <w:szCs w:val="20"/>
                  </w:rPr>
                </w:rPrChange>
              </w:rPr>
            </w:pPr>
            <w:r w:rsidRPr="000E0CA6">
              <w:rPr>
                <w:rFonts w:asciiTheme="minorHAnsi" w:hAnsiTheme="minorHAnsi" w:cstheme="minorHAnsi"/>
                <w:bCs/>
                <w:sz w:val="20"/>
                <w:szCs w:val="20"/>
                <w:highlight w:val="cyan"/>
                <w:rPrChange w:id="8619" w:author="sam sehgal" w:date="2024-10-14T16:24:00Z" w16du:dateUtc="2024-10-14T05:24:00Z">
                  <w:rPr>
                    <w:rFonts w:asciiTheme="minorHAnsi" w:hAnsiTheme="minorHAnsi" w:cstheme="minorHAnsi"/>
                    <w:bCs/>
                    <w:sz w:val="20"/>
                    <w:szCs w:val="20"/>
                  </w:rPr>
                </w:rPrChange>
              </w:rPr>
              <w:t>Column 2: Bullet_1_B_COI</w:t>
            </w:r>
          </w:p>
          <w:p w14:paraId="749F62A8" w14:textId="344C416A" w:rsidR="00934989" w:rsidRPr="000E0CA6" w:rsidRDefault="00934989" w:rsidP="00934989">
            <w:pPr>
              <w:tabs>
                <w:tab w:val="left" w:pos="1800"/>
              </w:tabs>
              <w:rPr>
                <w:rFonts w:asciiTheme="minorHAnsi" w:hAnsiTheme="minorHAnsi" w:cstheme="minorHAnsi"/>
                <w:bCs/>
                <w:strike/>
                <w:sz w:val="20"/>
                <w:szCs w:val="20"/>
                <w:highlight w:val="cyan"/>
                <w:rPrChange w:id="8620" w:author="sam sehgal" w:date="2024-10-14T16:24:00Z" w16du:dateUtc="2024-10-14T05:24:00Z">
                  <w:rPr>
                    <w:rFonts w:asciiTheme="minorHAnsi" w:hAnsiTheme="minorHAnsi" w:cstheme="minorHAnsi"/>
                    <w:bCs/>
                    <w:strike/>
                    <w:sz w:val="20"/>
                    <w:szCs w:val="20"/>
                  </w:rPr>
                </w:rPrChange>
              </w:rPr>
            </w:pPr>
          </w:p>
        </w:tc>
      </w:tr>
      <w:tr w:rsidR="00934989" w:rsidRPr="00BD6987" w14:paraId="606A0F37"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0FC53404" w14:textId="345EB026" w:rsidR="00934989" w:rsidRPr="006C5B03" w:rsidRDefault="00934989" w:rsidP="00934989">
            <w:pPr>
              <w:tabs>
                <w:tab w:val="left" w:pos="1800"/>
              </w:tabs>
              <w:rPr>
                <w:rFonts w:asciiTheme="minorHAnsi" w:hAnsiTheme="minorHAnsi" w:cstheme="minorHAnsi"/>
                <w:b/>
                <w:sz w:val="20"/>
                <w:szCs w:val="20"/>
                <w:highlight w:val="cyan"/>
                <w:rPrChange w:id="8621" w:author="Sam Sehgal (EXT Idiom)" w:date="2024-11-12T11:17:00Z" w16du:dateUtc="2024-11-12T00:17:00Z">
                  <w:rPr>
                    <w:rFonts w:asciiTheme="minorHAnsi" w:hAnsiTheme="minorHAnsi" w:cstheme="minorHAnsi"/>
                    <w:b/>
                    <w:sz w:val="20"/>
                    <w:szCs w:val="20"/>
                  </w:rPr>
                </w:rPrChange>
              </w:rPr>
            </w:pPr>
            <w:ins w:id="8622" w:author="sam sehgal" w:date="2024-10-14T16:03:00Z" w16du:dateUtc="2024-10-14T05:03:00Z">
              <w:r w:rsidRPr="006C5B03">
                <w:rPr>
                  <w:rFonts w:asciiTheme="minorHAnsi" w:hAnsiTheme="minorHAnsi" w:cstheme="minorHAnsi"/>
                  <w:bCs/>
                  <w:sz w:val="20"/>
                  <w:szCs w:val="20"/>
                  <w:highlight w:val="cyan"/>
                  <w:rPrChange w:id="8623" w:author="Sam Sehgal (EXT Idiom)" w:date="2024-11-12T11:17:00Z" w16du:dateUtc="2024-11-12T00:17:00Z">
                    <w:rPr>
                      <w:rFonts w:asciiTheme="minorHAnsi" w:hAnsiTheme="minorHAnsi" w:cstheme="minorHAnsi"/>
                      <w:bCs/>
                      <w:sz w:val="20"/>
                      <w:szCs w:val="20"/>
                    </w:rPr>
                  </w:rPrChange>
                </w:rPr>
                <w:lastRenderedPageBreak/>
                <w:t>DDH 2</w:t>
              </w:r>
            </w:ins>
            <w:ins w:id="8624" w:author="Sam Sehgal (EXT Idiom)" w:date="2024-11-12T11:16:00Z" w16du:dateUtc="2024-11-12T00:16:00Z">
              <w:r w:rsidR="006C5B03" w:rsidRPr="006C5B03">
                <w:rPr>
                  <w:rFonts w:asciiTheme="minorHAnsi" w:hAnsiTheme="minorHAnsi" w:cstheme="minorHAnsi"/>
                  <w:bCs/>
                  <w:sz w:val="20"/>
                  <w:szCs w:val="20"/>
                  <w:highlight w:val="cyan"/>
                  <w:rPrChange w:id="8625" w:author="Sam Sehgal (EXT Idiom)" w:date="2024-11-12T11:17:00Z" w16du:dateUtc="2024-11-12T00:17:00Z">
                    <w:rPr>
                      <w:rFonts w:asciiTheme="minorHAnsi" w:hAnsiTheme="minorHAnsi" w:cstheme="minorHAnsi"/>
                      <w:bCs/>
                      <w:sz w:val="20"/>
                      <w:szCs w:val="20"/>
                    </w:rPr>
                  </w:rPrChange>
                </w:rPr>
                <w:t>1</w:t>
              </w:r>
            </w:ins>
            <w:ins w:id="8626" w:author="sam sehgal" w:date="2024-10-14T16:03:00Z" w16du:dateUtc="2024-10-14T05:03:00Z">
              <w:del w:id="8627" w:author="Sam Sehgal (EXT Idiom)" w:date="2024-11-12T11:16:00Z" w16du:dateUtc="2024-11-12T00:16:00Z">
                <w:r w:rsidRPr="006C5B03" w:rsidDel="006C5B03">
                  <w:rPr>
                    <w:rFonts w:asciiTheme="minorHAnsi" w:hAnsiTheme="minorHAnsi" w:cstheme="minorHAnsi"/>
                    <w:bCs/>
                    <w:sz w:val="20"/>
                    <w:szCs w:val="20"/>
                    <w:highlight w:val="cyan"/>
                    <w:rPrChange w:id="8628" w:author="Sam Sehgal (EXT Idiom)" w:date="2024-11-12T11:17:00Z" w16du:dateUtc="2024-11-12T00:17:00Z">
                      <w:rPr>
                        <w:rFonts w:asciiTheme="minorHAnsi" w:hAnsiTheme="minorHAnsi" w:cstheme="minorHAnsi"/>
                        <w:bCs/>
                        <w:sz w:val="20"/>
                        <w:szCs w:val="20"/>
                      </w:rPr>
                    </w:rPrChange>
                  </w:rPr>
                  <w:delText>0</w:delText>
                </w:r>
              </w:del>
            </w:ins>
            <w:del w:id="8629" w:author="sam sehgal" w:date="2024-10-14T16:03:00Z" w16du:dateUtc="2024-10-14T05:03:00Z">
              <w:r w:rsidRPr="006C5B03" w:rsidDel="00934989">
                <w:rPr>
                  <w:rFonts w:asciiTheme="minorHAnsi" w:hAnsiTheme="minorHAnsi" w:cstheme="minorHAnsi"/>
                  <w:bCs/>
                  <w:sz w:val="20"/>
                  <w:szCs w:val="20"/>
                  <w:highlight w:val="cyan"/>
                  <w:rPrChange w:id="8630" w:author="Sam Sehgal (EXT Idiom)" w:date="2024-11-12T11:17:00Z" w16du:dateUtc="2024-11-12T00:17:00Z">
                    <w:rPr>
                      <w:rFonts w:asciiTheme="minorHAnsi" w:hAnsiTheme="minorHAnsi" w:cstheme="minorHAnsi"/>
                      <w:bCs/>
                      <w:sz w:val="20"/>
                      <w:szCs w:val="20"/>
                    </w:rPr>
                  </w:rPrChange>
                </w:rPr>
                <w:delText>DDH 19</w:delText>
              </w:r>
            </w:del>
          </w:p>
        </w:tc>
        <w:tc>
          <w:tcPr>
            <w:tcW w:w="2243" w:type="dxa"/>
            <w:tcBorders>
              <w:top w:val="single" w:sz="4" w:space="0" w:color="auto"/>
              <w:left w:val="single" w:sz="4" w:space="0" w:color="auto"/>
              <w:bottom w:val="single" w:sz="4" w:space="0" w:color="auto"/>
              <w:right w:val="single" w:sz="4" w:space="0" w:color="auto"/>
            </w:tcBorders>
          </w:tcPr>
          <w:p w14:paraId="1B693162" w14:textId="6B423FC7" w:rsidR="00934989" w:rsidRPr="004705A2" w:rsidRDefault="00934989" w:rsidP="00934989">
            <w:pPr>
              <w:tabs>
                <w:tab w:val="left" w:pos="1800"/>
              </w:tabs>
              <w:rPr>
                <w:rFonts w:ascii="Calibri" w:hAnsi="Calibri" w:cs="Calibri"/>
                <w:strike/>
                <w:sz w:val="20"/>
                <w:szCs w:val="20"/>
                <w:highlight w:val="yellow"/>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934989" w:rsidRPr="000E0CA6" w14:paraId="7B7E2011" w14:textId="77777777" w:rsidTr="005556B6">
              <w:trPr>
                <w:trHeight w:val="140"/>
              </w:trPr>
              <w:tc>
                <w:tcPr>
                  <w:tcW w:w="2904" w:type="dxa"/>
                  <w:noWrap/>
                  <w:hideMark/>
                </w:tcPr>
                <w:p w14:paraId="48337093" w14:textId="7FDAE974" w:rsidR="00934989" w:rsidRPr="000E0CA6" w:rsidRDefault="003229CE" w:rsidP="00934989">
                  <w:pPr>
                    <w:pStyle w:val="BodycopyCOI"/>
                    <w:rPr>
                      <w:highlight w:val="cyan"/>
                      <w:rPrChange w:id="8631" w:author="sam sehgal" w:date="2024-10-14T16:24:00Z" w16du:dateUtc="2024-10-14T05:24:00Z">
                        <w:rPr/>
                      </w:rPrChange>
                    </w:rPr>
                  </w:pPr>
                  <w:ins w:id="8632" w:author="sam sehgal" w:date="2024-10-14T16:29:00Z" w16du:dateUtc="2024-10-14T05:29:00Z">
                    <w:r>
                      <w:rPr>
                        <w:highlight w:val="cyan"/>
                        <w:lang w:val="en-US"/>
                      </w:rPr>
                      <w:t>We understand that in your previous policy terms policyholders and/or other declared drivers of this car:</w:t>
                    </w:r>
                  </w:ins>
                </w:p>
                <w:p w14:paraId="4E23798D" w14:textId="1A107410" w:rsidR="00934989" w:rsidRPr="000E0CA6" w:rsidRDefault="00934989" w:rsidP="00934989">
                  <w:pPr>
                    <w:pStyle w:val="BodycopyCOI"/>
                    <w:rPr>
                      <w:highlight w:val="cyan"/>
                      <w:rPrChange w:id="8633" w:author="sam sehgal" w:date="2024-10-14T16:24:00Z" w16du:dateUtc="2024-10-14T05:24:00Z">
                        <w:rPr/>
                      </w:rPrChange>
                    </w:rPr>
                  </w:pPr>
                </w:p>
                <w:p w14:paraId="47B386AA" w14:textId="13B94964" w:rsidR="00934989" w:rsidRPr="000E0CA6" w:rsidRDefault="00934989" w:rsidP="00934989">
                  <w:pPr>
                    <w:pStyle w:val="BodycopyCOI"/>
                    <w:rPr>
                      <w:b/>
                      <w:bCs/>
                      <w:highlight w:val="cyan"/>
                      <w:rPrChange w:id="8634" w:author="sam sehgal" w:date="2024-10-14T16:24:00Z" w16du:dateUtc="2024-10-14T05:24:00Z">
                        <w:rPr>
                          <w:b/>
                          <w:bCs/>
                        </w:rPr>
                      </w:rPrChange>
                    </w:rPr>
                  </w:pPr>
                </w:p>
              </w:tc>
              <w:tc>
                <w:tcPr>
                  <w:tcW w:w="4614" w:type="dxa"/>
                  <w:noWrap/>
                  <w:hideMark/>
                </w:tcPr>
                <w:p w14:paraId="79638F51" w14:textId="4193A329" w:rsidR="00934989" w:rsidRPr="000E0CA6" w:rsidRDefault="00934989" w:rsidP="00934989">
                  <w:pPr>
                    <w:tabs>
                      <w:tab w:val="left" w:pos="774"/>
                    </w:tabs>
                    <w:rPr>
                      <w:rFonts w:asciiTheme="minorHAnsi" w:hAnsiTheme="minorHAnsi"/>
                      <w:b/>
                      <w:bCs/>
                      <w:color w:val="000000"/>
                      <w:sz w:val="22"/>
                      <w:szCs w:val="22"/>
                      <w:highlight w:val="cyan"/>
                      <w:lang w:eastAsia="en-AU"/>
                      <w:rPrChange w:id="8635" w:author="sam sehgal" w:date="2024-10-14T16:24:00Z" w16du:dateUtc="2024-10-14T05:24:00Z">
                        <w:rPr>
                          <w:rFonts w:asciiTheme="minorHAnsi" w:hAnsiTheme="minorHAnsi"/>
                          <w:b/>
                          <w:bCs/>
                          <w:color w:val="000000"/>
                          <w:sz w:val="22"/>
                          <w:szCs w:val="22"/>
                          <w:lang w:eastAsia="en-AU"/>
                        </w:rPr>
                      </w:rPrChange>
                    </w:rPr>
                  </w:pPr>
                  <w:r w:rsidRPr="000E0CA6">
                    <w:rPr>
                      <w:rFonts w:asciiTheme="minorHAnsi" w:hAnsiTheme="minorHAnsi"/>
                      <w:b/>
                      <w:bCs/>
                      <w:sz w:val="20"/>
                      <w:szCs w:val="20"/>
                      <w:highlight w:val="cyan"/>
                      <w:rPrChange w:id="8636" w:author="sam sehgal" w:date="2024-10-14T16:24:00Z" w16du:dateUtc="2024-10-14T05:24:00Z">
                        <w:rPr>
                          <w:rFonts w:asciiTheme="minorHAnsi" w:hAnsiTheme="minorHAnsi"/>
                          <w:b/>
                          <w:bCs/>
                          <w:sz w:val="20"/>
                          <w:szCs w:val="20"/>
                        </w:rPr>
                      </w:rPrChange>
                    </w:rPr>
                    <w:t>• had a disqualification from driving due to any driving offence(s) in the last 3 years</w:t>
                  </w:r>
                </w:p>
              </w:tc>
            </w:tr>
          </w:tbl>
          <w:p w14:paraId="2D982B5C" w14:textId="3E456526" w:rsidR="00934989" w:rsidRPr="000E0CA6" w:rsidRDefault="00934989" w:rsidP="00934989">
            <w:pPr>
              <w:pStyle w:val="BodycopyCOI"/>
              <w:rPr>
                <w:highlight w:val="cyan"/>
                <w:rPrChange w:id="8637" w:author="sam sehgal" w:date="2024-10-14T16:24:00Z" w16du:dateUtc="2024-10-14T05:24:00Z">
                  <w:rPr/>
                </w:rPrChange>
              </w:rPr>
            </w:pPr>
          </w:p>
        </w:tc>
        <w:tc>
          <w:tcPr>
            <w:tcW w:w="1418" w:type="dxa"/>
            <w:tcBorders>
              <w:top w:val="single" w:sz="4" w:space="0" w:color="auto"/>
              <w:left w:val="single" w:sz="4" w:space="0" w:color="auto"/>
              <w:bottom w:val="single" w:sz="4" w:space="0" w:color="auto"/>
              <w:right w:val="single" w:sz="4" w:space="0" w:color="auto"/>
            </w:tcBorders>
          </w:tcPr>
          <w:p w14:paraId="17F03D9D" w14:textId="77777777" w:rsidR="00934989" w:rsidRPr="000E0CA6" w:rsidRDefault="00934989" w:rsidP="00934989">
            <w:pPr>
              <w:tabs>
                <w:tab w:val="left" w:pos="1800"/>
              </w:tabs>
              <w:rPr>
                <w:rFonts w:ascii="Calibri" w:hAnsi="Calibri" w:cs="Calibri"/>
                <w:b/>
                <w:bCs/>
                <w:color w:val="000000" w:themeColor="text1"/>
                <w:sz w:val="20"/>
                <w:szCs w:val="20"/>
                <w:highlight w:val="cyan"/>
                <w:rPrChange w:id="8638" w:author="sam sehgal" w:date="2024-10-14T16:24:00Z" w16du:dateUtc="2024-10-14T05:24:00Z">
                  <w:rPr>
                    <w:rFonts w:ascii="Calibri" w:hAnsi="Calibri" w:cs="Calibri"/>
                    <w:b/>
                    <w:bCs/>
                    <w:color w:val="000000" w:themeColor="text1"/>
                    <w:sz w:val="20"/>
                    <w:szCs w:val="20"/>
                    <w:highlight w:val="darkCyan"/>
                  </w:rPr>
                </w:rPrChange>
              </w:rPr>
            </w:pPr>
            <w:r w:rsidRPr="000E0CA6">
              <w:rPr>
                <w:rFonts w:ascii="Calibri" w:hAnsi="Calibri" w:cs="Calibri"/>
                <w:b/>
                <w:bCs/>
                <w:color w:val="000000" w:themeColor="text1"/>
                <w:sz w:val="20"/>
                <w:szCs w:val="20"/>
                <w:highlight w:val="cyan"/>
                <w:rPrChange w:id="8639" w:author="sam sehgal" w:date="2024-10-14T16:24:00Z" w16du:dateUtc="2024-10-14T05:24:00Z">
                  <w:rPr>
                    <w:rFonts w:ascii="Calibri" w:hAnsi="Calibri" w:cs="Calibri"/>
                    <w:b/>
                    <w:bCs/>
                    <w:color w:val="000000" w:themeColor="text1"/>
                    <w:sz w:val="20"/>
                    <w:szCs w:val="20"/>
                    <w:highlight w:val="darkCyan"/>
                  </w:rPr>
                </w:rPrChange>
              </w:rPr>
              <w:t>Column 2  text logic</w:t>
            </w:r>
          </w:p>
          <w:p w14:paraId="0F6B121D" w14:textId="2E7A01A1" w:rsidR="00934989" w:rsidRPr="000E0CA6" w:rsidRDefault="00934989" w:rsidP="00934989">
            <w:pPr>
              <w:tabs>
                <w:tab w:val="left" w:pos="1800"/>
              </w:tabs>
              <w:rPr>
                <w:rFonts w:ascii="Calibri" w:hAnsi="Calibri" w:cs="Calibri"/>
                <w:color w:val="000000" w:themeColor="text1"/>
                <w:sz w:val="20"/>
                <w:szCs w:val="20"/>
                <w:highlight w:val="cyan"/>
                <w:rPrChange w:id="8640" w:author="sam sehgal" w:date="2024-10-14T16:24:00Z" w16du:dateUtc="2024-10-14T05:24:00Z">
                  <w:rPr>
                    <w:rFonts w:ascii="Calibri" w:hAnsi="Calibri" w:cs="Calibri"/>
                    <w:color w:val="000000" w:themeColor="text1"/>
                    <w:sz w:val="20"/>
                    <w:szCs w:val="20"/>
                  </w:rPr>
                </w:rPrChange>
              </w:rPr>
            </w:pPr>
            <w:r w:rsidRPr="000E0CA6">
              <w:rPr>
                <w:rFonts w:ascii="Calibri" w:hAnsi="Calibri" w:cs="Calibri"/>
                <w:color w:val="000000" w:themeColor="text1"/>
                <w:sz w:val="20"/>
                <w:szCs w:val="20"/>
                <w:highlight w:val="cyan"/>
                <w:rPrChange w:id="8641" w:author="sam sehgal" w:date="2024-10-14T16:24:00Z" w16du:dateUtc="2024-10-14T05:24:00Z">
                  <w:rPr>
                    <w:rFonts w:ascii="Calibri" w:hAnsi="Calibri" w:cs="Calibri"/>
                    <w:color w:val="000000" w:themeColor="text1"/>
                    <w:sz w:val="20"/>
                    <w:szCs w:val="20"/>
                  </w:rPr>
                </w:rPrChange>
              </w:rPr>
              <w:t>IF</w:t>
            </w:r>
          </w:p>
          <w:p w14:paraId="19A2AAB2" w14:textId="6C6FE443" w:rsidR="00934989" w:rsidRPr="000E0CA6" w:rsidRDefault="00934989" w:rsidP="00934989">
            <w:pPr>
              <w:tabs>
                <w:tab w:val="left" w:pos="1800"/>
              </w:tabs>
              <w:rPr>
                <w:rFonts w:ascii="Calibri" w:hAnsi="Calibri" w:cs="Calibri"/>
                <w:color w:val="000000" w:themeColor="text1"/>
                <w:sz w:val="20"/>
                <w:szCs w:val="20"/>
                <w:highlight w:val="cyan"/>
                <w:rPrChange w:id="8642" w:author="sam sehgal" w:date="2024-10-14T16:24:00Z" w16du:dateUtc="2024-10-14T05:24:00Z">
                  <w:rPr>
                    <w:rFonts w:ascii="Calibri" w:hAnsi="Calibri" w:cs="Calibri"/>
                    <w:color w:val="000000" w:themeColor="text1"/>
                    <w:sz w:val="20"/>
                    <w:szCs w:val="20"/>
                  </w:rPr>
                </w:rPrChange>
              </w:rPr>
            </w:pPr>
            <w:r w:rsidRPr="000E0CA6">
              <w:rPr>
                <w:rFonts w:ascii="Calibri" w:hAnsi="Calibri" w:cs="Calibri"/>
                <w:color w:val="000000" w:themeColor="text1"/>
                <w:sz w:val="20"/>
                <w:szCs w:val="20"/>
                <w:highlight w:val="cyan"/>
                <w:rPrChange w:id="8643" w:author="sam sehgal" w:date="2024-10-14T16:24:00Z" w16du:dateUtc="2024-10-14T05:24:00Z">
                  <w:rPr>
                    <w:rFonts w:ascii="Calibri" w:hAnsi="Calibri" w:cs="Calibri"/>
                    <w:color w:val="000000" w:themeColor="text1"/>
                    <w:sz w:val="20"/>
                    <w:szCs w:val="20"/>
                  </w:rPr>
                </w:rPrChange>
              </w:rPr>
              <w:t>&lt;HasLicenceDisqualified</w:t>
            </w:r>
            <w:ins w:id="8644" w:author="Sam Sehgal (EXT Idiom)" w:date="2024-09-13T14:46:00Z" w16du:dateUtc="2024-09-13T04:46:00Z">
              <w:r w:rsidRPr="000E0CA6">
                <w:rPr>
                  <w:rFonts w:ascii="Calibri" w:hAnsi="Calibri" w:cs="Calibri"/>
                  <w:color w:val="000000" w:themeColor="text1"/>
                  <w:sz w:val="20"/>
                  <w:szCs w:val="20"/>
                  <w:highlight w:val="cyan"/>
                </w:rPr>
                <w:t>Code</w:t>
              </w:r>
            </w:ins>
            <w:r w:rsidRPr="000E0CA6">
              <w:rPr>
                <w:rFonts w:ascii="Calibri" w:hAnsi="Calibri" w:cs="Calibri"/>
                <w:color w:val="000000" w:themeColor="text1"/>
                <w:sz w:val="20"/>
                <w:szCs w:val="20"/>
                <w:highlight w:val="cyan"/>
                <w:rPrChange w:id="8645" w:author="sam sehgal" w:date="2024-10-14T16:24:00Z" w16du:dateUtc="2024-10-14T05:24:00Z">
                  <w:rPr>
                    <w:rFonts w:ascii="Calibri" w:hAnsi="Calibri" w:cs="Calibri"/>
                    <w:color w:val="000000" w:themeColor="text1"/>
                    <w:sz w:val="20"/>
                    <w:szCs w:val="20"/>
                  </w:rPr>
                </w:rPrChange>
              </w:rPr>
              <w:t>&gt; = “1|DisqualifiedTrue”</w:t>
            </w:r>
          </w:p>
          <w:p w14:paraId="107B1F12" w14:textId="2C759E9E" w:rsidR="00934989" w:rsidRPr="000E0CA6" w:rsidRDefault="00934989" w:rsidP="00934989">
            <w:pPr>
              <w:tabs>
                <w:tab w:val="left" w:pos="1800"/>
              </w:tabs>
              <w:rPr>
                <w:rFonts w:ascii="Calibri" w:hAnsi="Calibri" w:cs="Calibri"/>
                <w:color w:val="000000" w:themeColor="text1"/>
                <w:sz w:val="20"/>
                <w:szCs w:val="20"/>
                <w:highlight w:val="cyan"/>
                <w:rPrChange w:id="8646" w:author="sam sehgal" w:date="2024-10-14T16:24:00Z" w16du:dateUtc="2024-10-14T05:24:00Z">
                  <w:rPr>
                    <w:rFonts w:ascii="Calibri" w:hAnsi="Calibri" w:cs="Calibri"/>
                    <w:color w:val="000000" w:themeColor="text1"/>
                    <w:sz w:val="20"/>
                    <w:szCs w:val="20"/>
                  </w:rPr>
                </w:rPrChange>
              </w:rPr>
            </w:pPr>
            <w:r w:rsidRPr="000E0CA6">
              <w:rPr>
                <w:rFonts w:ascii="Calibri" w:hAnsi="Calibri" w:cs="Calibri"/>
                <w:b/>
                <w:bCs/>
                <w:color w:val="000000" w:themeColor="text1"/>
                <w:sz w:val="20"/>
                <w:szCs w:val="20"/>
                <w:highlight w:val="cyan"/>
                <w:rPrChange w:id="8647" w:author="sam sehgal" w:date="2024-10-14T16:24:00Z" w16du:dateUtc="2024-10-14T05:24:00Z">
                  <w:rPr>
                    <w:rFonts w:ascii="Calibri" w:hAnsi="Calibri" w:cs="Calibri"/>
                    <w:b/>
                    <w:bCs/>
                    <w:color w:val="000000" w:themeColor="text1"/>
                    <w:sz w:val="20"/>
                    <w:szCs w:val="20"/>
                  </w:rPr>
                </w:rPrChange>
              </w:rPr>
              <w:t>THEN</w:t>
            </w:r>
            <w:r w:rsidRPr="000E0CA6">
              <w:rPr>
                <w:rFonts w:ascii="Calibri" w:hAnsi="Calibri" w:cs="Calibri"/>
                <w:color w:val="000000" w:themeColor="text1"/>
                <w:sz w:val="20"/>
                <w:szCs w:val="20"/>
                <w:highlight w:val="cyan"/>
                <w:rPrChange w:id="8648" w:author="sam sehgal" w:date="2024-10-14T16:24:00Z" w16du:dateUtc="2024-10-14T05:24:00Z">
                  <w:rPr>
                    <w:rFonts w:ascii="Calibri" w:hAnsi="Calibri" w:cs="Calibri"/>
                    <w:color w:val="000000" w:themeColor="text1"/>
                    <w:sz w:val="20"/>
                    <w:szCs w:val="20"/>
                  </w:rPr>
                </w:rPrChange>
              </w:rPr>
              <w:t xml:space="preserve"> display</w:t>
            </w:r>
          </w:p>
          <w:p w14:paraId="5E63B60D" w14:textId="026FB9D4" w:rsidR="00934989" w:rsidRPr="000E0CA6" w:rsidRDefault="00934989" w:rsidP="00934989">
            <w:pPr>
              <w:tabs>
                <w:tab w:val="left" w:pos="1800"/>
              </w:tabs>
              <w:rPr>
                <w:rFonts w:ascii="Calibri" w:hAnsi="Calibri" w:cs="Calibri"/>
                <w:b/>
                <w:bCs/>
                <w:color w:val="000000" w:themeColor="text1"/>
                <w:sz w:val="20"/>
                <w:szCs w:val="20"/>
                <w:highlight w:val="cyan"/>
                <w:rPrChange w:id="8649" w:author="sam sehgal" w:date="2024-10-14T16:24:00Z" w16du:dateUtc="2024-10-14T05:24:00Z">
                  <w:rPr>
                    <w:rFonts w:ascii="Calibri" w:hAnsi="Calibri" w:cs="Calibri"/>
                    <w:b/>
                    <w:bCs/>
                    <w:color w:val="000000" w:themeColor="text1"/>
                    <w:sz w:val="20"/>
                    <w:szCs w:val="20"/>
                  </w:rPr>
                </w:rPrChange>
              </w:rPr>
            </w:pPr>
            <w:r w:rsidRPr="000E0CA6">
              <w:rPr>
                <w:rFonts w:ascii="Calibri" w:hAnsi="Calibri" w:cs="Calibri"/>
                <w:b/>
                <w:bCs/>
                <w:color w:val="000000" w:themeColor="text1"/>
                <w:sz w:val="20"/>
                <w:szCs w:val="20"/>
                <w:highlight w:val="cyan"/>
                <w:rPrChange w:id="8650" w:author="sam sehgal" w:date="2024-10-14T16:24:00Z" w16du:dateUtc="2024-10-14T05:24:00Z">
                  <w:rPr>
                    <w:rFonts w:ascii="Calibri" w:hAnsi="Calibri" w:cs="Calibri"/>
                    <w:b/>
                    <w:bCs/>
                    <w:color w:val="000000" w:themeColor="text1"/>
                    <w:sz w:val="20"/>
                    <w:szCs w:val="20"/>
                  </w:rPr>
                </w:rPrChange>
              </w:rPr>
              <w:t>ELSE</w:t>
            </w:r>
          </w:p>
          <w:p w14:paraId="41C42916" w14:textId="1338B211" w:rsidR="00934989" w:rsidRPr="000E0CA6" w:rsidRDefault="00934989" w:rsidP="00934989">
            <w:pPr>
              <w:tabs>
                <w:tab w:val="left" w:pos="1800"/>
              </w:tabs>
              <w:rPr>
                <w:rFonts w:ascii="Calibri" w:hAnsi="Calibri" w:cs="Calibri"/>
                <w:color w:val="000000" w:themeColor="text1"/>
                <w:sz w:val="20"/>
                <w:szCs w:val="20"/>
                <w:highlight w:val="cyan"/>
                <w:rPrChange w:id="8651" w:author="sam sehgal" w:date="2024-10-14T16:24:00Z" w16du:dateUtc="2024-10-14T05:24:00Z">
                  <w:rPr>
                    <w:rFonts w:ascii="Calibri" w:hAnsi="Calibri" w:cs="Calibri"/>
                    <w:color w:val="000000" w:themeColor="text1"/>
                    <w:sz w:val="20"/>
                    <w:szCs w:val="20"/>
                  </w:rPr>
                </w:rPrChange>
              </w:rPr>
            </w:pPr>
          </w:p>
        </w:tc>
        <w:tc>
          <w:tcPr>
            <w:tcW w:w="1843" w:type="dxa"/>
            <w:tcBorders>
              <w:top w:val="single" w:sz="4" w:space="0" w:color="auto"/>
              <w:left w:val="single" w:sz="4" w:space="0" w:color="auto"/>
              <w:bottom w:val="single" w:sz="4" w:space="0" w:color="auto"/>
              <w:right w:val="single" w:sz="4" w:space="0" w:color="auto"/>
            </w:tcBorders>
          </w:tcPr>
          <w:p w14:paraId="7B4827A2" w14:textId="73341D22" w:rsidR="00934989" w:rsidRPr="000E0CA6" w:rsidRDefault="00934989" w:rsidP="00934989">
            <w:pPr>
              <w:tabs>
                <w:tab w:val="left" w:pos="1800"/>
              </w:tabs>
              <w:rPr>
                <w:rFonts w:asciiTheme="minorHAnsi" w:hAnsiTheme="minorHAnsi" w:cstheme="minorHAnsi"/>
                <w:bCs/>
                <w:sz w:val="20"/>
                <w:szCs w:val="20"/>
                <w:highlight w:val="cyan"/>
                <w:rPrChange w:id="8652" w:author="sam sehgal" w:date="2024-10-14T16:24:00Z" w16du:dateUtc="2024-10-14T05:24:00Z">
                  <w:rPr>
                    <w:rFonts w:asciiTheme="minorHAnsi" w:hAnsiTheme="minorHAnsi" w:cstheme="minorHAnsi"/>
                    <w:bCs/>
                    <w:sz w:val="20"/>
                    <w:szCs w:val="20"/>
                  </w:rPr>
                </w:rPrChange>
              </w:rPr>
            </w:pPr>
            <w:r w:rsidRPr="000E0CA6">
              <w:rPr>
                <w:rFonts w:asciiTheme="minorHAnsi" w:hAnsiTheme="minorHAnsi" w:cstheme="minorHAnsi"/>
                <w:bCs/>
                <w:sz w:val="20"/>
                <w:szCs w:val="20"/>
                <w:highlight w:val="cyan"/>
                <w:rPrChange w:id="8653" w:author="sam sehgal" w:date="2024-10-14T16:24:00Z" w16du:dateUtc="2024-10-14T05:24:00Z">
                  <w:rPr>
                    <w:rFonts w:asciiTheme="minorHAnsi" w:hAnsiTheme="minorHAnsi" w:cstheme="minorHAnsi"/>
                    <w:bCs/>
                    <w:sz w:val="20"/>
                    <w:szCs w:val="20"/>
                  </w:rPr>
                </w:rPrChange>
              </w:rPr>
              <w:t>Column 1 Bodycopy_COI</w:t>
            </w:r>
          </w:p>
          <w:p w14:paraId="1A255D4D" w14:textId="314EA3BB" w:rsidR="00934989" w:rsidRPr="000E0CA6" w:rsidRDefault="00934989" w:rsidP="00934989">
            <w:pPr>
              <w:tabs>
                <w:tab w:val="left" w:pos="1800"/>
              </w:tabs>
              <w:rPr>
                <w:rFonts w:asciiTheme="minorHAnsi" w:hAnsiTheme="minorHAnsi" w:cstheme="minorHAnsi"/>
                <w:bCs/>
                <w:sz w:val="20"/>
                <w:szCs w:val="20"/>
                <w:highlight w:val="cyan"/>
                <w:rPrChange w:id="8654" w:author="sam sehgal" w:date="2024-10-14T16:24:00Z" w16du:dateUtc="2024-10-14T05:24:00Z">
                  <w:rPr>
                    <w:rFonts w:asciiTheme="minorHAnsi" w:hAnsiTheme="minorHAnsi" w:cstheme="minorHAnsi"/>
                    <w:bCs/>
                    <w:sz w:val="20"/>
                    <w:szCs w:val="20"/>
                  </w:rPr>
                </w:rPrChange>
              </w:rPr>
            </w:pPr>
          </w:p>
          <w:p w14:paraId="267918BC" w14:textId="687DE647" w:rsidR="00934989" w:rsidRPr="000E0CA6" w:rsidRDefault="00934989" w:rsidP="00934989">
            <w:pPr>
              <w:tabs>
                <w:tab w:val="left" w:pos="1800"/>
              </w:tabs>
              <w:rPr>
                <w:rFonts w:asciiTheme="minorHAnsi" w:hAnsiTheme="minorHAnsi" w:cstheme="minorHAnsi"/>
                <w:bCs/>
                <w:sz w:val="20"/>
                <w:szCs w:val="20"/>
                <w:highlight w:val="cyan"/>
                <w:rPrChange w:id="8655" w:author="sam sehgal" w:date="2024-10-14T16:24:00Z" w16du:dateUtc="2024-10-14T05:24:00Z">
                  <w:rPr>
                    <w:rFonts w:asciiTheme="minorHAnsi" w:hAnsiTheme="minorHAnsi" w:cstheme="minorHAnsi"/>
                    <w:bCs/>
                    <w:sz w:val="20"/>
                    <w:szCs w:val="20"/>
                  </w:rPr>
                </w:rPrChange>
              </w:rPr>
            </w:pPr>
            <w:r w:rsidRPr="000E0CA6">
              <w:rPr>
                <w:rFonts w:asciiTheme="minorHAnsi" w:hAnsiTheme="minorHAnsi" w:cstheme="minorHAnsi"/>
                <w:bCs/>
                <w:sz w:val="20"/>
                <w:szCs w:val="20"/>
                <w:highlight w:val="cyan"/>
                <w:rPrChange w:id="8656" w:author="sam sehgal" w:date="2024-10-14T16:24:00Z" w16du:dateUtc="2024-10-14T05:24:00Z">
                  <w:rPr>
                    <w:rFonts w:asciiTheme="minorHAnsi" w:hAnsiTheme="minorHAnsi" w:cstheme="minorHAnsi"/>
                    <w:bCs/>
                    <w:sz w:val="20"/>
                    <w:szCs w:val="20"/>
                  </w:rPr>
                </w:rPrChange>
              </w:rPr>
              <w:t>Column 2: Bullet_1_B_COI</w:t>
            </w:r>
          </w:p>
          <w:p w14:paraId="1D690178" w14:textId="40F81C6B" w:rsidR="00934989" w:rsidRPr="000E0CA6" w:rsidRDefault="00934989" w:rsidP="00934989">
            <w:pPr>
              <w:tabs>
                <w:tab w:val="left" w:pos="1800"/>
              </w:tabs>
              <w:rPr>
                <w:rFonts w:asciiTheme="minorHAnsi" w:hAnsiTheme="minorHAnsi" w:cstheme="minorHAnsi"/>
                <w:bCs/>
                <w:strike/>
                <w:sz w:val="20"/>
                <w:szCs w:val="20"/>
                <w:highlight w:val="cyan"/>
                <w:rPrChange w:id="8657" w:author="sam sehgal" w:date="2024-10-14T16:24:00Z" w16du:dateUtc="2024-10-14T05:24:00Z">
                  <w:rPr>
                    <w:rFonts w:asciiTheme="minorHAnsi" w:hAnsiTheme="minorHAnsi" w:cstheme="minorHAnsi"/>
                    <w:bCs/>
                    <w:strike/>
                    <w:sz w:val="20"/>
                    <w:szCs w:val="20"/>
                  </w:rPr>
                </w:rPrChange>
              </w:rPr>
            </w:pPr>
          </w:p>
        </w:tc>
      </w:tr>
      <w:tr w:rsidR="00934989" w:rsidRPr="00BD6987" w14:paraId="093F18B5"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197898ED" w14:textId="4E5BA996" w:rsidR="00934989" w:rsidRPr="006C5B03" w:rsidRDefault="00934989" w:rsidP="00934989">
            <w:pPr>
              <w:tabs>
                <w:tab w:val="left" w:pos="1800"/>
              </w:tabs>
              <w:rPr>
                <w:rFonts w:asciiTheme="minorHAnsi" w:hAnsiTheme="minorHAnsi" w:cstheme="minorHAnsi"/>
                <w:b/>
                <w:sz w:val="20"/>
                <w:szCs w:val="20"/>
                <w:highlight w:val="cyan"/>
                <w:rPrChange w:id="8658" w:author="Sam Sehgal (EXT Idiom)" w:date="2024-11-12T11:17:00Z" w16du:dateUtc="2024-11-12T00:17:00Z">
                  <w:rPr>
                    <w:rFonts w:asciiTheme="minorHAnsi" w:hAnsiTheme="minorHAnsi" w:cstheme="minorHAnsi"/>
                    <w:b/>
                    <w:sz w:val="20"/>
                    <w:szCs w:val="20"/>
                  </w:rPr>
                </w:rPrChange>
              </w:rPr>
            </w:pPr>
            <w:ins w:id="8659" w:author="sam sehgal" w:date="2024-10-14T16:03:00Z" w16du:dateUtc="2024-10-14T05:03:00Z">
              <w:r w:rsidRPr="006C5B03">
                <w:rPr>
                  <w:rFonts w:asciiTheme="minorHAnsi" w:hAnsiTheme="minorHAnsi" w:cstheme="minorHAnsi"/>
                  <w:bCs/>
                  <w:sz w:val="20"/>
                  <w:szCs w:val="20"/>
                  <w:highlight w:val="cyan"/>
                  <w:rPrChange w:id="8660" w:author="Sam Sehgal (EXT Idiom)" w:date="2024-11-12T11:17:00Z" w16du:dateUtc="2024-11-12T00:17:00Z">
                    <w:rPr>
                      <w:rFonts w:asciiTheme="minorHAnsi" w:hAnsiTheme="minorHAnsi" w:cstheme="minorHAnsi"/>
                      <w:bCs/>
                      <w:sz w:val="20"/>
                      <w:szCs w:val="20"/>
                    </w:rPr>
                  </w:rPrChange>
                </w:rPr>
                <w:t>DDH 2</w:t>
              </w:r>
            </w:ins>
            <w:ins w:id="8661" w:author="Sam Sehgal (EXT Idiom)" w:date="2024-11-12T11:16:00Z" w16du:dateUtc="2024-11-12T00:16:00Z">
              <w:r w:rsidR="006C5B03" w:rsidRPr="006C5B03">
                <w:rPr>
                  <w:rFonts w:asciiTheme="minorHAnsi" w:hAnsiTheme="minorHAnsi" w:cstheme="minorHAnsi"/>
                  <w:bCs/>
                  <w:sz w:val="20"/>
                  <w:szCs w:val="20"/>
                  <w:highlight w:val="cyan"/>
                  <w:rPrChange w:id="8662" w:author="Sam Sehgal (EXT Idiom)" w:date="2024-11-12T11:17:00Z" w16du:dateUtc="2024-11-12T00:17:00Z">
                    <w:rPr>
                      <w:rFonts w:asciiTheme="minorHAnsi" w:hAnsiTheme="minorHAnsi" w:cstheme="minorHAnsi"/>
                      <w:bCs/>
                      <w:sz w:val="20"/>
                      <w:szCs w:val="20"/>
                    </w:rPr>
                  </w:rPrChange>
                </w:rPr>
                <w:t>2</w:t>
              </w:r>
            </w:ins>
            <w:ins w:id="8663" w:author="sam sehgal" w:date="2024-10-14T16:03:00Z" w16du:dateUtc="2024-10-14T05:03:00Z">
              <w:del w:id="8664" w:author="Sam Sehgal (EXT Idiom)" w:date="2024-11-12T11:16:00Z" w16du:dateUtc="2024-11-12T00:16:00Z">
                <w:r w:rsidRPr="006C5B03" w:rsidDel="006C5B03">
                  <w:rPr>
                    <w:rFonts w:asciiTheme="minorHAnsi" w:hAnsiTheme="minorHAnsi" w:cstheme="minorHAnsi"/>
                    <w:bCs/>
                    <w:sz w:val="20"/>
                    <w:szCs w:val="20"/>
                    <w:highlight w:val="cyan"/>
                    <w:rPrChange w:id="8665" w:author="Sam Sehgal (EXT Idiom)" w:date="2024-11-12T11:17:00Z" w16du:dateUtc="2024-11-12T00:17:00Z">
                      <w:rPr>
                        <w:rFonts w:asciiTheme="minorHAnsi" w:hAnsiTheme="minorHAnsi" w:cstheme="minorHAnsi"/>
                        <w:bCs/>
                        <w:sz w:val="20"/>
                        <w:szCs w:val="20"/>
                      </w:rPr>
                    </w:rPrChange>
                  </w:rPr>
                  <w:delText>1</w:delText>
                </w:r>
              </w:del>
            </w:ins>
            <w:del w:id="8666" w:author="sam sehgal" w:date="2024-10-14T16:03:00Z" w16du:dateUtc="2024-10-14T05:03:00Z">
              <w:r w:rsidRPr="006C5B03" w:rsidDel="00934989">
                <w:rPr>
                  <w:rFonts w:asciiTheme="minorHAnsi" w:hAnsiTheme="minorHAnsi" w:cstheme="minorHAnsi"/>
                  <w:bCs/>
                  <w:sz w:val="20"/>
                  <w:szCs w:val="20"/>
                  <w:highlight w:val="cyan"/>
                  <w:rPrChange w:id="8667" w:author="Sam Sehgal (EXT Idiom)" w:date="2024-11-12T11:17:00Z" w16du:dateUtc="2024-11-12T00:17:00Z">
                    <w:rPr>
                      <w:rFonts w:asciiTheme="minorHAnsi" w:hAnsiTheme="minorHAnsi" w:cstheme="minorHAnsi"/>
                      <w:bCs/>
                      <w:sz w:val="20"/>
                      <w:szCs w:val="20"/>
                    </w:rPr>
                  </w:rPrChange>
                </w:rPr>
                <w:delText>DDH 20</w:delText>
              </w:r>
            </w:del>
          </w:p>
        </w:tc>
        <w:tc>
          <w:tcPr>
            <w:tcW w:w="2243" w:type="dxa"/>
            <w:tcBorders>
              <w:top w:val="single" w:sz="4" w:space="0" w:color="auto"/>
              <w:left w:val="single" w:sz="4" w:space="0" w:color="auto"/>
              <w:bottom w:val="single" w:sz="4" w:space="0" w:color="auto"/>
              <w:right w:val="single" w:sz="4" w:space="0" w:color="auto"/>
            </w:tcBorders>
          </w:tcPr>
          <w:p w14:paraId="428F8E55" w14:textId="0F203D1A" w:rsidR="00934989" w:rsidRPr="004705A2" w:rsidRDefault="00934989" w:rsidP="00934989">
            <w:pPr>
              <w:tabs>
                <w:tab w:val="left" w:pos="1800"/>
              </w:tabs>
              <w:rPr>
                <w:rFonts w:ascii="Calibri" w:hAnsi="Calibri" w:cs="Calibri"/>
                <w:strike/>
                <w:sz w:val="20"/>
                <w:szCs w:val="20"/>
                <w:highlight w:val="yellow"/>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Change w:id="8668" w:author="Sue Simnor (EXT Idiom)" w:date="2024-08-13T18:28:00Z" w16du:dateUtc="2024-08-13T08:28:00Z">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PrChange>
            </w:tblPr>
            <w:tblGrid>
              <w:gridCol w:w="2904"/>
              <w:gridCol w:w="4614"/>
              <w:tblGridChange w:id="8669">
                <w:tblGrid>
                  <w:gridCol w:w="2904"/>
                  <w:gridCol w:w="4614"/>
                </w:tblGrid>
              </w:tblGridChange>
            </w:tblGrid>
            <w:tr w:rsidR="00934989" w:rsidRPr="000E0CA6" w14:paraId="08ADEF1B" w14:textId="77777777" w:rsidTr="0032396A">
              <w:trPr>
                <w:trHeight w:val="140"/>
                <w:trPrChange w:id="8670" w:author="Sue Simnor (EXT Idiom)" w:date="2024-08-13T18:28:00Z" w16du:dateUtc="2024-08-13T08:28:00Z">
                  <w:trPr>
                    <w:trHeight w:val="140"/>
                  </w:trPr>
                </w:trPrChange>
              </w:trPr>
              <w:tc>
                <w:tcPr>
                  <w:tcW w:w="2904" w:type="dxa"/>
                  <w:noWrap/>
                  <w:hideMark/>
                  <w:tcPrChange w:id="8671" w:author="Sue Simnor (EXT Idiom)" w:date="2024-08-13T18:28:00Z" w16du:dateUtc="2024-08-13T08:28:00Z">
                    <w:tcPr>
                      <w:tcW w:w="2904" w:type="dxa"/>
                      <w:noWrap/>
                      <w:hideMark/>
                    </w:tcPr>
                  </w:tcPrChange>
                </w:tcPr>
                <w:p w14:paraId="47536339" w14:textId="2FE3DD85" w:rsidR="00934989" w:rsidRPr="000E0CA6" w:rsidRDefault="003229CE" w:rsidP="00934989">
                  <w:pPr>
                    <w:pStyle w:val="BodycopyCOI"/>
                    <w:rPr>
                      <w:highlight w:val="cyan"/>
                      <w:rPrChange w:id="8672" w:author="sam sehgal" w:date="2024-10-14T16:24:00Z" w16du:dateUtc="2024-10-14T05:24:00Z">
                        <w:rPr/>
                      </w:rPrChange>
                    </w:rPr>
                  </w:pPr>
                  <w:ins w:id="8673" w:author="sam sehgal" w:date="2024-10-14T16:29:00Z" w16du:dateUtc="2024-10-14T05:29:00Z">
                    <w:r>
                      <w:rPr>
                        <w:highlight w:val="cyan"/>
                        <w:lang w:val="en-US"/>
                      </w:rPr>
                      <w:t>We understand that in your previous policy terms policyholders and/or other declared drivers of this car:</w:t>
                    </w:r>
                  </w:ins>
                </w:p>
                <w:p w14:paraId="7EDE7162" w14:textId="7DFE86FA" w:rsidR="00934989" w:rsidRPr="000E0CA6" w:rsidRDefault="00934989" w:rsidP="00934989">
                  <w:pPr>
                    <w:pStyle w:val="BodycopyCOI"/>
                    <w:rPr>
                      <w:b/>
                      <w:bCs/>
                      <w:highlight w:val="cyan"/>
                      <w:rPrChange w:id="8674" w:author="sam sehgal" w:date="2024-10-14T16:24:00Z" w16du:dateUtc="2024-10-14T05:24:00Z">
                        <w:rPr>
                          <w:b/>
                          <w:bCs/>
                        </w:rPr>
                      </w:rPrChange>
                    </w:rPr>
                  </w:pPr>
                </w:p>
              </w:tc>
              <w:tc>
                <w:tcPr>
                  <w:tcW w:w="4614" w:type="dxa"/>
                  <w:noWrap/>
                  <w:hideMark/>
                  <w:tcPrChange w:id="8675" w:author="Sue Simnor (EXT Idiom)" w:date="2024-08-13T18:28:00Z" w16du:dateUtc="2024-08-13T08:28:00Z">
                    <w:tcPr>
                      <w:tcW w:w="4614" w:type="dxa"/>
                      <w:noWrap/>
                      <w:vAlign w:val="bottom"/>
                      <w:hideMark/>
                    </w:tcPr>
                  </w:tcPrChange>
                </w:tcPr>
                <w:p w14:paraId="322320CC" w14:textId="5B017C00" w:rsidR="00934989" w:rsidRPr="000E0CA6" w:rsidRDefault="00934989" w:rsidP="00934989">
                  <w:pPr>
                    <w:tabs>
                      <w:tab w:val="left" w:pos="774"/>
                    </w:tabs>
                    <w:rPr>
                      <w:rFonts w:asciiTheme="minorHAnsi" w:hAnsiTheme="minorHAnsi"/>
                      <w:b/>
                      <w:bCs/>
                      <w:color w:val="000000"/>
                      <w:sz w:val="22"/>
                      <w:szCs w:val="22"/>
                      <w:highlight w:val="cyan"/>
                      <w:lang w:eastAsia="en-AU"/>
                      <w:rPrChange w:id="8676" w:author="sam sehgal" w:date="2024-10-14T16:24:00Z" w16du:dateUtc="2024-10-14T05:24:00Z">
                        <w:rPr>
                          <w:rFonts w:asciiTheme="minorHAnsi" w:hAnsiTheme="minorHAnsi"/>
                          <w:b/>
                          <w:bCs/>
                          <w:color w:val="000000"/>
                          <w:sz w:val="22"/>
                          <w:szCs w:val="22"/>
                          <w:lang w:eastAsia="en-AU"/>
                        </w:rPr>
                      </w:rPrChange>
                    </w:rPr>
                  </w:pPr>
                  <w:r w:rsidRPr="000E0CA6">
                    <w:rPr>
                      <w:rFonts w:asciiTheme="minorHAnsi" w:hAnsiTheme="minorHAnsi"/>
                      <w:b/>
                      <w:bCs/>
                      <w:sz w:val="20"/>
                      <w:szCs w:val="20"/>
                      <w:highlight w:val="cyan"/>
                      <w:rPrChange w:id="8677" w:author="sam sehgal" w:date="2024-10-14T16:24:00Z" w16du:dateUtc="2024-10-14T05:24:00Z">
                        <w:rPr>
                          <w:rFonts w:asciiTheme="minorHAnsi" w:hAnsiTheme="minorHAnsi"/>
                          <w:b/>
                          <w:bCs/>
                          <w:sz w:val="20"/>
                          <w:szCs w:val="20"/>
                        </w:rPr>
                      </w:rPrChange>
                    </w:rPr>
                    <w:t>• may have had a disqualification from driving due to any driving offence(s) in the last 3 years</w:t>
                  </w:r>
                </w:p>
              </w:tc>
            </w:tr>
          </w:tbl>
          <w:p w14:paraId="185426FD" w14:textId="6AB27905" w:rsidR="00934989" w:rsidRPr="000E0CA6" w:rsidRDefault="00934989" w:rsidP="00934989">
            <w:pPr>
              <w:pStyle w:val="BodycopyCOI"/>
              <w:rPr>
                <w:highlight w:val="cyan"/>
                <w:rPrChange w:id="8678" w:author="sam sehgal" w:date="2024-10-14T16:24:00Z" w16du:dateUtc="2024-10-14T05:24:00Z">
                  <w:rPr/>
                </w:rPrChange>
              </w:rPr>
            </w:pPr>
          </w:p>
        </w:tc>
        <w:tc>
          <w:tcPr>
            <w:tcW w:w="1418" w:type="dxa"/>
            <w:tcBorders>
              <w:top w:val="single" w:sz="4" w:space="0" w:color="auto"/>
              <w:left w:val="single" w:sz="4" w:space="0" w:color="auto"/>
              <w:bottom w:val="single" w:sz="4" w:space="0" w:color="auto"/>
              <w:right w:val="single" w:sz="4" w:space="0" w:color="auto"/>
            </w:tcBorders>
          </w:tcPr>
          <w:p w14:paraId="5F85C2F9" w14:textId="77777777" w:rsidR="00934989" w:rsidRPr="000E0CA6" w:rsidRDefault="00934989" w:rsidP="00934989">
            <w:pPr>
              <w:tabs>
                <w:tab w:val="left" w:pos="1800"/>
              </w:tabs>
              <w:rPr>
                <w:rFonts w:ascii="Calibri" w:hAnsi="Calibri" w:cs="Calibri"/>
                <w:b/>
                <w:bCs/>
                <w:color w:val="000000" w:themeColor="text1"/>
                <w:sz w:val="20"/>
                <w:szCs w:val="20"/>
                <w:highlight w:val="cyan"/>
                <w:rPrChange w:id="8679" w:author="sam sehgal" w:date="2024-10-14T16:24:00Z" w16du:dateUtc="2024-10-14T05:24:00Z">
                  <w:rPr>
                    <w:rFonts w:ascii="Calibri" w:hAnsi="Calibri" w:cs="Calibri"/>
                    <w:b/>
                    <w:bCs/>
                    <w:color w:val="000000" w:themeColor="text1"/>
                    <w:sz w:val="20"/>
                    <w:szCs w:val="20"/>
                    <w:highlight w:val="darkCyan"/>
                  </w:rPr>
                </w:rPrChange>
              </w:rPr>
            </w:pPr>
            <w:r w:rsidRPr="000E0CA6">
              <w:rPr>
                <w:rFonts w:ascii="Calibri" w:hAnsi="Calibri" w:cs="Calibri"/>
                <w:b/>
                <w:bCs/>
                <w:color w:val="000000" w:themeColor="text1"/>
                <w:sz w:val="20"/>
                <w:szCs w:val="20"/>
                <w:highlight w:val="cyan"/>
                <w:rPrChange w:id="8680" w:author="sam sehgal" w:date="2024-10-14T16:24:00Z" w16du:dateUtc="2024-10-14T05:24:00Z">
                  <w:rPr>
                    <w:rFonts w:ascii="Calibri" w:hAnsi="Calibri" w:cs="Calibri"/>
                    <w:b/>
                    <w:bCs/>
                    <w:color w:val="000000" w:themeColor="text1"/>
                    <w:sz w:val="20"/>
                    <w:szCs w:val="20"/>
                    <w:highlight w:val="darkCyan"/>
                  </w:rPr>
                </w:rPrChange>
              </w:rPr>
              <w:t>Column 2  text logic</w:t>
            </w:r>
          </w:p>
          <w:p w14:paraId="1A7925CC" w14:textId="49BA75B9" w:rsidR="00934989" w:rsidRPr="000E0CA6" w:rsidRDefault="00934989" w:rsidP="00934989">
            <w:pPr>
              <w:tabs>
                <w:tab w:val="left" w:pos="1800"/>
              </w:tabs>
              <w:rPr>
                <w:rFonts w:ascii="Calibri" w:hAnsi="Calibri" w:cs="Calibri"/>
                <w:color w:val="000000" w:themeColor="text1"/>
                <w:sz w:val="20"/>
                <w:szCs w:val="20"/>
                <w:highlight w:val="cyan"/>
              </w:rPr>
            </w:pPr>
            <w:r w:rsidRPr="000E0CA6">
              <w:rPr>
                <w:rFonts w:ascii="Calibri" w:hAnsi="Calibri" w:cs="Calibri"/>
                <w:color w:val="000000" w:themeColor="text1"/>
                <w:sz w:val="20"/>
                <w:szCs w:val="20"/>
                <w:highlight w:val="cyan"/>
              </w:rPr>
              <w:t>IF</w:t>
            </w:r>
          </w:p>
          <w:p w14:paraId="34ABCBCA" w14:textId="351D14CE" w:rsidR="00934989" w:rsidRPr="000E0CA6" w:rsidRDefault="00934989" w:rsidP="00934989">
            <w:pPr>
              <w:tabs>
                <w:tab w:val="left" w:pos="1800"/>
              </w:tabs>
              <w:rPr>
                <w:rFonts w:ascii="Calibri" w:hAnsi="Calibri" w:cs="Calibri"/>
                <w:color w:val="000000" w:themeColor="text1"/>
                <w:sz w:val="20"/>
                <w:szCs w:val="20"/>
                <w:highlight w:val="cyan"/>
                <w:rPrChange w:id="8681" w:author="sam sehgal" w:date="2024-10-14T16:24:00Z" w16du:dateUtc="2024-10-14T05:24:00Z">
                  <w:rPr>
                    <w:rFonts w:ascii="Calibri" w:hAnsi="Calibri" w:cs="Calibri"/>
                    <w:color w:val="000000" w:themeColor="text1"/>
                    <w:sz w:val="20"/>
                    <w:szCs w:val="20"/>
                  </w:rPr>
                </w:rPrChange>
              </w:rPr>
            </w:pPr>
            <w:r w:rsidRPr="000E0CA6">
              <w:rPr>
                <w:rFonts w:ascii="Calibri" w:hAnsi="Calibri" w:cs="Calibri"/>
                <w:color w:val="000000" w:themeColor="text1"/>
                <w:sz w:val="20"/>
                <w:szCs w:val="20"/>
                <w:highlight w:val="cyan"/>
                <w:rPrChange w:id="8682" w:author="sam sehgal" w:date="2024-10-14T16:24:00Z" w16du:dateUtc="2024-10-14T05:24:00Z">
                  <w:rPr>
                    <w:rFonts w:ascii="Calibri" w:hAnsi="Calibri" w:cs="Calibri"/>
                    <w:color w:val="000000" w:themeColor="text1"/>
                    <w:sz w:val="20"/>
                    <w:szCs w:val="20"/>
                  </w:rPr>
                </w:rPrChange>
              </w:rPr>
              <w:t>&lt;HasLicenceDisqualified</w:t>
            </w:r>
            <w:ins w:id="8683" w:author="Sam Sehgal (EXT Idiom)" w:date="2024-09-13T14:46:00Z" w16du:dateUtc="2024-09-13T04:46:00Z">
              <w:r w:rsidRPr="000E0CA6">
                <w:rPr>
                  <w:rFonts w:ascii="Calibri" w:hAnsi="Calibri" w:cs="Calibri"/>
                  <w:color w:val="000000" w:themeColor="text1"/>
                  <w:sz w:val="20"/>
                  <w:szCs w:val="20"/>
                  <w:highlight w:val="cyan"/>
                </w:rPr>
                <w:t>Code</w:t>
              </w:r>
            </w:ins>
            <w:r w:rsidRPr="000E0CA6">
              <w:rPr>
                <w:rFonts w:ascii="Calibri" w:hAnsi="Calibri" w:cs="Calibri"/>
                <w:color w:val="000000" w:themeColor="text1"/>
                <w:sz w:val="20"/>
                <w:szCs w:val="20"/>
                <w:highlight w:val="cyan"/>
                <w:rPrChange w:id="8684" w:author="sam sehgal" w:date="2024-10-14T16:24:00Z" w16du:dateUtc="2024-10-14T05:24:00Z">
                  <w:rPr>
                    <w:rFonts w:ascii="Calibri" w:hAnsi="Calibri" w:cs="Calibri"/>
                    <w:color w:val="000000" w:themeColor="text1"/>
                    <w:sz w:val="20"/>
                    <w:szCs w:val="20"/>
                  </w:rPr>
                </w:rPrChange>
              </w:rPr>
              <w:t>&gt; = “3|NotRecordedOnlyForMigration”</w:t>
            </w:r>
          </w:p>
          <w:p w14:paraId="3DB5E591" w14:textId="09BC01E0" w:rsidR="00934989" w:rsidRPr="000E0CA6" w:rsidRDefault="00934989" w:rsidP="00934989">
            <w:pPr>
              <w:tabs>
                <w:tab w:val="left" w:pos="1800"/>
              </w:tabs>
              <w:rPr>
                <w:rFonts w:ascii="Calibri" w:hAnsi="Calibri" w:cs="Calibri"/>
                <w:color w:val="000000" w:themeColor="text1"/>
                <w:sz w:val="20"/>
                <w:szCs w:val="20"/>
                <w:highlight w:val="cyan"/>
                <w:rPrChange w:id="8685" w:author="sam sehgal" w:date="2024-10-14T16:24:00Z" w16du:dateUtc="2024-10-14T05:24:00Z">
                  <w:rPr>
                    <w:rFonts w:ascii="Calibri" w:hAnsi="Calibri" w:cs="Calibri"/>
                    <w:color w:val="000000" w:themeColor="text1"/>
                    <w:sz w:val="20"/>
                    <w:szCs w:val="20"/>
                  </w:rPr>
                </w:rPrChange>
              </w:rPr>
            </w:pPr>
            <w:r w:rsidRPr="000E0CA6">
              <w:rPr>
                <w:rFonts w:ascii="Calibri" w:hAnsi="Calibri" w:cs="Calibri"/>
                <w:b/>
                <w:bCs/>
                <w:color w:val="000000" w:themeColor="text1"/>
                <w:sz w:val="20"/>
                <w:szCs w:val="20"/>
                <w:highlight w:val="cyan"/>
                <w:rPrChange w:id="8686" w:author="sam sehgal" w:date="2024-10-14T16:24:00Z" w16du:dateUtc="2024-10-14T05:24:00Z">
                  <w:rPr>
                    <w:rFonts w:ascii="Calibri" w:hAnsi="Calibri" w:cs="Calibri"/>
                    <w:b/>
                    <w:bCs/>
                    <w:color w:val="000000" w:themeColor="text1"/>
                    <w:sz w:val="20"/>
                    <w:szCs w:val="20"/>
                  </w:rPr>
                </w:rPrChange>
              </w:rPr>
              <w:t>THEN</w:t>
            </w:r>
            <w:r w:rsidRPr="000E0CA6">
              <w:rPr>
                <w:rFonts w:ascii="Calibri" w:hAnsi="Calibri" w:cs="Calibri"/>
                <w:color w:val="000000" w:themeColor="text1"/>
                <w:sz w:val="20"/>
                <w:szCs w:val="20"/>
                <w:highlight w:val="cyan"/>
                <w:rPrChange w:id="8687" w:author="sam sehgal" w:date="2024-10-14T16:24:00Z" w16du:dateUtc="2024-10-14T05:24:00Z">
                  <w:rPr>
                    <w:rFonts w:ascii="Calibri" w:hAnsi="Calibri" w:cs="Calibri"/>
                    <w:color w:val="000000" w:themeColor="text1"/>
                    <w:sz w:val="20"/>
                    <w:szCs w:val="20"/>
                  </w:rPr>
                </w:rPrChange>
              </w:rPr>
              <w:t xml:space="preserve"> display</w:t>
            </w:r>
          </w:p>
          <w:p w14:paraId="0634B5B5" w14:textId="0B5C7A9F" w:rsidR="00934989" w:rsidRPr="000E0CA6" w:rsidRDefault="00934989" w:rsidP="00934989">
            <w:pPr>
              <w:tabs>
                <w:tab w:val="left" w:pos="1800"/>
              </w:tabs>
              <w:rPr>
                <w:rFonts w:ascii="Calibri" w:hAnsi="Calibri" w:cs="Calibri"/>
                <w:b/>
                <w:bCs/>
                <w:color w:val="000000" w:themeColor="text1"/>
                <w:sz w:val="20"/>
                <w:szCs w:val="20"/>
                <w:highlight w:val="cyan"/>
                <w:rPrChange w:id="8688" w:author="sam sehgal" w:date="2024-10-14T16:24:00Z" w16du:dateUtc="2024-10-14T05:24:00Z">
                  <w:rPr>
                    <w:rFonts w:ascii="Calibri" w:hAnsi="Calibri" w:cs="Calibri"/>
                    <w:b/>
                    <w:bCs/>
                    <w:color w:val="000000" w:themeColor="text1"/>
                    <w:sz w:val="20"/>
                    <w:szCs w:val="20"/>
                  </w:rPr>
                </w:rPrChange>
              </w:rPr>
            </w:pPr>
            <w:r w:rsidRPr="000E0CA6">
              <w:rPr>
                <w:rFonts w:ascii="Calibri" w:hAnsi="Calibri" w:cs="Calibri"/>
                <w:b/>
                <w:bCs/>
                <w:color w:val="000000" w:themeColor="text1"/>
                <w:sz w:val="20"/>
                <w:szCs w:val="20"/>
                <w:highlight w:val="cyan"/>
                <w:rPrChange w:id="8689" w:author="sam sehgal" w:date="2024-10-14T16:24:00Z" w16du:dateUtc="2024-10-14T05:24:00Z">
                  <w:rPr>
                    <w:rFonts w:ascii="Calibri" w:hAnsi="Calibri" w:cs="Calibri"/>
                    <w:b/>
                    <w:bCs/>
                    <w:color w:val="000000" w:themeColor="text1"/>
                    <w:sz w:val="20"/>
                    <w:szCs w:val="20"/>
                  </w:rPr>
                </w:rPrChange>
              </w:rPr>
              <w:t>ELSE</w:t>
            </w:r>
          </w:p>
          <w:p w14:paraId="6F687A72" w14:textId="75D8D48B" w:rsidR="00934989" w:rsidRPr="000E0CA6" w:rsidRDefault="00934989" w:rsidP="00934989">
            <w:pPr>
              <w:tabs>
                <w:tab w:val="left" w:pos="1800"/>
              </w:tabs>
              <w:rPr>
                <w:rFonts w:ascii="Calibri" w:hAnsi="Calibri" w:cs="Calibri"/>
                <w:color w:val="000000" w:themeColor="text1"/>
                <w:sz w:val="20"/>
                <w:szCs w:val="20"/>
                <w:highlight w:val="cyan"/>
                <w:rPrChange w:id="8690" w:author="sam sehgal" w:date="2024-10-14T16:24:00Z" w16du:dateUtc="2024-10-14T05:24:00Z">
                  <w:rPr>
                    <w:rFonts w:ascii="Calibri" w:hAnsi="Calibri" w:cs="Calibri"/>
                    <w:color w:val="000000" w:themeColor="text1"/>
                    <w:sz w:val="20"/>
                    <w:szCs w:val="20"/>
                  </w:rPr>
                </w:rPrChange>
              </w:rPr>
            </w:pPr>
          </w:p>
        </w:tc>
        <w:tc>
          <w:tcPr>
            <w:tcW w:w="1843" w:type="dxa"/>
            <w:tcBorders>
              <w:top w:val="single" w:sz="4" w:space="0" w:color="auto"/>
              <w:left w:val="single" w:sz="4" w:space="0" w:color="auto"/>
              <w:bottom w:val="single" w:sz="4" w:space="0" w:color="auto"/>
              <w:right w:val="single" w:sz="4" w:space="0" w:color="auto"/>
            </w:tcBorders>
          </w:tcPr>
          <w:p w14:paraId="72C526B7" w14:textId="41027F7D" w:rsidR="00934989" w:rsidRPr="000E0CA6" w:rsidRDefault="00934989" w:rsidP="00934989">
            <w:pPr>
              <w:tabs>
                <w:tab w:val="left" w:pos="1800"/>
              </w:tabs>
              <w:rPr>
                <w:rFonts w:asciiTheme="minorHAnsi" w:hAnsiTheme="minorHAnsi" w:cstheme="minorHAnsi"/>
                <w:bCs/>
                <w:sz w:val="20"/>
                <w:szCs w:val="20"/>
                <w:highlight w:val="cyan"/>
                <w:rPrChange w:id="8691" w:author="sam sehgal" w:date="2024-10-14T16:24:00Z" w16du:dateUtc="2024-10-14T05:24:00Z">
                  <w:rPr>
                    <w:rFonts w:asciiTheme="minorHAnsi" w:hAnsiTheme="minorHAnsi" w:cstheme="minorHAnsi"/>
                    <w:bCs/>
                    <w:sz w:val="20"/>
                    <w:szCs w:val="20"/>
                  </w:rPr>
                </w:rPrChange>
              </w:rPr>
            </w:pPr>
            <w:r w:rsidRPr="000E0CA6">
              <w:rPr>
                <w:rFonts w:asciiTheme="minorHAnsi" w:hAnsiTheme="minorHAnsi" w:cstheme="minorHAnsi"/>
                <w:bCs/>
                <w:sz w:val="20"/>
                <w:szCs w:val="20"/>
                <w:highlight w:val="cyan"/>
                <w:rPrChange w:id="8692" w:author="sam sehgal" w:date="2024-10-14T16:24:00Z" w16du:dateUtc="2024-10-14T05:24:00Z">
                  <w:rPr>
                    <w:rFonts w:asciiTheme="minorHAnsi" w:hAnsiTheme="minorHAnsi" w:cstheme="minorHAnsi"/>
                    <w:bCs/>
                    <w:sz w:val="20"/>
                    <w:szCs w:val="20"/>
                  </w:rPr>
                </w:rPrChange>
              </w:rPr>
              <w:t>Column 1 Bodycopy_COI</w:t>
            </w:r>
          </w:p>
          <w:p w14:paraId="106B1F0A" w14:textId="17E1AEE3" w:rsidR="00934989" w:rsidRPr="000E0CA6" w:rsidRDefault="00934989" w:rsidP="00934989">
            <w:pPr>
              <w:tabs>
                <w:tab w:val="left" w:pos="1800"/>
              </w:tabs>
              <w:rPr>
                <w:rFonts w:asciiTheme="minorHAnsi" w:hAnsiTheme="minorHAnsi" w:cstheme="minorHAnsi"/>
                <w:bCs/>
                <w:sz w:val="20"/>
                <w:szCs w:val="20"/>
                <w:highlight w:val="cyan"/>
                <w:rPrChange w:id="8693" w:author="sam sehgal" w:date="2024-10-14T16:24:00Z" w16du:dateUtc="2024-10-14T05:24:00Z">
                  <w:rPr>
                    <w:rFonts w:asciiTheme="minorHAnsi" w:hAnsiTheme="minorHAnsi" w:cstheme="minorHAnsi"/>
                    <w:bCs/>
                    <w:sz w:val="20"/>
                    <w:szCs w:val="20"/>
                  </w:rPr>
                </w:rPrChange>
              </w:rPr>
            </w:pPr>
          </w:p>
          <w:p w14:paraId="78926D1D" w14:textId="1A73C2CB" w:rsidR="00934989" w:rsidRPr="000E0CA6" w:rsidRDefault="00934989" w:rsidP="00934989">
            <w:pPr>
              <w:tabs>
                <w:tab w:val="left" w:pos="1800"/>
              </w:tabs>
              <w:rPr>
                <w:rFonts w:asciiTheme="minorHAnsi" w:hAnsiTheme="minorHAnsi" w:cstheme="minorHAnsi"/>
                <w:bCs/>
                <w:sz w:val="20"/>
                <w:szCs w:val="20"/>
                <w:highlight w:val="cyan"/>
                <w:rPrChange w:id="8694" w:author="sam sehgal" w:date="2024-10-14T16:24:00Z" w16du:dateUtc="2024-10-14T05:24:00Z">
                  <w:rPr>
                    <w:rFonts w:asciiTheme="minorHAnsi" w:hAnsiTheme="minorHAnsi" w:cstheme="minorHAnsi"/>
                    <w:bCs/>
                    <w:sz w:val="20"/>
                    <w:szCs w:val="20"/>
                  </w:rPr>
                </w:rPrChange>
              </w:rPr>
            </w:pPr>
            <w:r w:rsidRPr="000E0CA6">
              <w:rPr>
                <w:rFonts w:asciiTheme="minorHAnsi" w:hAnsiTheme="minorHAnsi" w:cstheme="minorHAnsi"/>
                <w:bCs/>
                <w:sz w:val="20"/>
                <w:szCs w:val="20"/>
                <w:highlight w:val="cyan"/>
                <w:rPrChange w:id="8695" w:author="sam sehgal" w:date="2024-10-14T16:24:00Z" w16du:dateUtc="2024-10-14T05:24:00Z">
                  <w:rPr>
                    <w:rFonts w:asciiTheme="minorHAnsi" w:hAnsiTheme="minorHAnsi" w:cstheme="minorHAnsi"/>
                    <w:bCs/>
                    <w:sz w:val="20"/>
                    <w:szCs w:val="20"/>
                  </w:rPr>
                </w:rPrChange>
              </w:rPr>
              <w:t>Column 2: Bullet_1_B_COI</w:t>
            </w:r>
          </w:p>
          <w:p w14:paraId="162E4CA5" w14:textId="6604AB81" w:rsidR="00934989" w:rsidRPr="000E0CA6" w:rsidRDefault="00934989" w:rsidP="00934989">
            <w:pPr>
              <w:tabs>
                <w:tab w:val="left" w:pos="1800"/>
              </w:tabs>
              <w:rPr>
                <w:rFonts w:asciiTheme="minorHAnsi" w:hAnsiTheme="minorHAnsi" w:cstheme="minorHAnsi"/>
                <w:bCs/>
                <w:strike/>
                <w:sz w:val="20"/>
                <w:szCs w:val="20"/>
                <w:highlight w:val="cyan"/>
                <w:rPrChange w:id="8696" w:author="sam sehgal" w:date="2024-10-14T16:24:00Z" w16du:dateUtc="2024-10-14T05:24:00Z">
                  <w:rPr>
                    <w:rFonts w:asciiTheme="minorHAnsi" w:hAnsiTheme="minorHAnsi" w:cstheme="minorHAnsi"/>
                    <w:bCs/>
                    <w:strike/>
                    <w:sz w:val="20"/>
                    <w:szCs w:val="20"/>
                  </w:rPr>
                </w:rPrChange>
              </w:rPr>
            </w:pPr>
          </w:p>
        </w:tc>
      </w:tr>
      <w:tr w:rsidR="00934989" w:rsidRPr="00BD6987" w14:paraId="484A150F"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07C20335" w14:textId="4B068249" w:rsidR="00934989" w:rsidRPr="00E75D97" w:rsidRDefault="00934989" w:rsidP="00934989">
            <w:pPr>
              <w:tabs>
                <w:tab w:val="left" w:pos="1800"/>
              </w:tabs>
              <w:rPr>
                <w:rFonts w:asciiTheme="minorHAnsi" w:hAnsiTheme="minorHAnsi" w:cstheme="minorHAnsi"/>
                <w:b/>
                <w:sz w:val="20"/>
                <w:szCs w:val="20"/>
              </w:rPr>
            </w:pPr>
            <w:ins w:id="8697" w:author="sam sehgal" w:date="2024-10-14T16:03:00Z" w16du:dateUtc="2024-10-14T05:03:00Z">
              <w:r w:rsidRPr="00E75D97">
                <w:rPr>
                  <w:rFonts w:asciiTheme="minorHAnsi" w:hAnsiTheme="minorHAnsi" w:cstheme="minorHAnsi"/>
                  <w:bCs/>
                  <w:sz w:val="20"/>
                  <w:szCs w:val="20"/>
                </w:rPr>
                <w:t>DDH 2</w:t>
              </w:r>
            </w:ins>
            <w:ins w:id="8698" w:author="Sam Sehgal (EXT Idiom)" w:date="2024-11-12T11:16:00Z" w16du:dateUtc="2024-11-12T00:16:00Z">
              <w:r w:rsidR="006C5B03" w:rsidRPr="00E75D97">
                <w:rPr>
                  <w:rFonts w:asciiTheme="minorHAnsi" w:hAnsiTheme="minorHAnsi" w:cstheme="minorHAnsi"/>
                  <w:bCs/>
                  <w:sz w:val="20"/>
                  <w:szCs w:val="20"/>
                </w:rPr>
                <w:t>3</w:t>
              </w:r>
            </w:ins>
            <w:ins w:id="8699" w:author="sam sehgal" w:date="2024-10-14T16:03:00Z" w16du:dateUtc="2024-10-14T05:03:00Z">
              <w:del w:id="8700" w:author="Sam Sehgal (EXT Idiom)" w:date="2024-11-12T11:16:00Z" w16du:dateUtc="2024-11-12T00:16:00Z">
                <w:r w:rsidRPr="00E75D97" w:rsidDel="006C5B03">
                  <w:rPr>
                    <w:rFonts w:asciiTheme="minorHAnsi" w:hAnsiTheme="minorHAnsi" w:cstheme="minorHAnsi"/>
                    <w:bCs/>
                    <w:sz w:val="20"/>
                    <w:szCs w:val="20"/>
                  </w:rPr>
                  <w:delText>2</w:delText>
                </w:r>
              </w:del>
            </w:ins>
            <w:del w:id="8701" w:author="sam sehgal" w:date="2024-10-14T16:03:00Z" w16du:dateUtc="2024-10-14T05:03:00Z">
              <w:r w:rsidRPr="00E75D97" w:rsidDel="00934989">
                <w:rPr>
                  <w:rFonts w:asciiTheme="minorHAnsi" w:hAnsiTheme="minorHAnsi" w:cstheme="minorHAnsi"/>
                  <w:bCs/>
                  <w:sz w:val="20"/>
                  <w:szCs w:val="20"/>
                </w:rPr>
                <w:delText>DDH 21</w:delText>
              </w:r>
            </w:del>
          </w:p>
        </w:tc>
        <w:tc>
          <w:tcPr>
            <w:tcW w:w="2243" w:type="dxa"/>
            <w:tcBorders>
              <w:top w:val="single" w:sz="4" w:space="0" w:color="auto"/>
              <w:left w:val="single" w:sz="4" w:space="0" w:color="auto"/>
              <w:bottom w:val="single" w:sz="4" w:space="0" w:color="auto"/>
              <w:right w:val="single" w:sz="4" w:space="0" w:color="auto"/>
            </w:tcBorders>
          </w:tcPr>
          <w:p w14:paraId="3901C492" w14:textId="4F596FF2" w:rsidR="00934989" w:rsidRPr="00E75D97" w:rsidRDefault="00934989" w:rsidP="00934989">
            <w:pPr>
              <w:tabs>
                <w:tab w:val="left" w:pos="1800"/>
              </w:tabs>
              <w:rPr>
                <w:rFonts w:ascii="Calibri" w:hAnsi="Calibri" w:cs="Calibri"/>
                <w:strike/>
                <w:sz w:val="20"/>
                <w:szCs w:val="20"/>
                <w:rPrChange w:id="8702" w:author="Sam Sehgal (EXT Idiom)" w:date="2024-12-17T14:07:00Z" w16du:dateUtc="2024-12-17T03:07:00Z">
                  <w:rPr>
                    <w:rFonts w:ascii="Calibri" w:hAnsi="Calibri" w:cs="Calibri"/>
                    <w:strike/>
                    <w:sz w:val="20"/>
                    <w:szCs w:val="20"/>
                    <w:highlight w:val="yellow"/>
                  </w:rPr>
                </w:rPrChange>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934989" w:rsidRPr="00E75D97" w14:paraId="48D0289B" w14:textId="77777777" w:rsidTr="005556B6">
              <w:trPr>
                <w:trHeight w:val="140"/>
              </w:trPr>
              <w:tc>
                <w:tcPr>
                  <w:tcW w:w="2904" w:type="dxa"/>
                  <w:noWrap/>
                  <w:hideMark/>
                </w:tcPr>
                <w:p w14:paraId="47E9689C" w14:textId="187A8A30" w:rsidR="00934989" w:rsidRPr="00E75D97" w:rsidRDefault="00934989" w:rsidP="00934989">
                  <w:pPr>
                    <w:pStyle w:val="BodycopyCOI"/>
                  </w:pPr>
                  <w:commentRangeStart w:id="8703"/>
                  <w:commentRangeStart w:id="8704"/>
                  <w:commentRangeStart w:id="8705"/>
                  <w:commentRangeStart w:id="8706"/>
                  <w:commentRangeStart w:id="8707"/>
                  <w:r w:rsidRPr="00E75D97">
                    <w:t>You have told us</w:t>
                  </w:r>
                  <w:commentRangeEnd w:id="8703"/>
                  <w:r w:rsidRPr="00E75D97">
                    <w:rPr>
                      <w:rStyle w:val="CommentReference"/>
                      <w:sz w:val="18"/>
                      <w:szCs w:val="18"/>
                    </w:rPr>
                    <w:commentReference w:id="8703"/>
                  </w:r>
                  <w:commentRangeEnd w:id="8704"/>
                  <w:r w:rsidRPr="00E75D97">
                    <w:rPr>
                      <w:rStyle w:val="CommentReference"/>
                      <w:sz w:val="18"/>
                      <w:szCs w:val="18"/>
                    </w:rPr>
                    <w:commentReference w:id="8704"/>
                  </w:r>
                  <w:commentRangeEnd w:id="8705"/>
                  <w:r w:rsidRPr="00E75D97">
                    <w:rPr>
                      <w:rStyle w:val="CommentReference"/>
                      <w:sz w:val="18"/>
                      <w:szCs w:val="18"/>
                    </w:rPr>
                    <w:commentReference w:id="8705"/>
                  </w:r>
                  <w:r w:rsidRPr="00E75D97">
                    <w:t xml:space="preserve"> that</w:t>
                  </w:r>
                  <w:commentRangeStart w:id="8708"/>
                  <w:commentRangeStart w:id="8709"/>
                  <w:r w:rsidRPr="00E75D97">
                    <w:t xml:space="preserve"> all policyholders </w:t>
                  </w:r>
                  <w:commentRangeEnd w:id="8708"/>
                  <w:r w:rsidRPr="00E75D97">
                    <w:rPr>
                      <w:rStyle w:val="CommentReference"/>
                      <w:sz w:val="18"/>
                      <w:szCs w:val="18"/>
                    </w:rPr>
                    <w:commentReference w:id="8708"/>
                  </w:r>
                  <w:commentRangeEnd w:id="8709"/>
                  <w:r w:rsidRPr="00E75D97">
                    <w:rPr>
                      <w:rStyle w:val="CommentReference"/>
                      <w:sz w:val="18"/>
                      <w:szCs w:val="18"/>
                    </w:rPr>
                    <w:commentReference w:id="8709"/>
                  </w:r>
                  <w:r w:rsidRPr="00E75D97">
                    <w:t xml:space="preserve">and/or any other declared </w:t>
                  </w:r>
                  <w:commentRangeStart w:id="8710"/>
                  <w:commentRangeStart w:id="8711"/>
                  <w:commentRangeStart w:id="8712"/>
                  <w:commentRangeStart w:id="8713"/>
                  <w:commentRangeStart w:id="8714"/>
                  <w:commentRangeStart w:id="8715"/>
                  <w:r w:rsidRPr="00E75D97">
                    <w:t xml:space="preserve">drivers </w:t>
                  </w:r>
                  <w:commentRangeEnd w:id="8710"/>
                  <w:r w:rsidRPr="00E75D97">
                    <w:rPr>
                      <w:rStyle w:val="CommentReference"/>
                      <w:sz w:val="18"/>
                      <w:szCs w:val="18"/>
                    </w:rPr>
                    <w:commentReference w:id="8710"/>
                  </w:r>
                  <w:commentRangeEnd w:id="8711"/>
                  <w:r w:rsidRPr="00E75D97">
                    <w:rPr>
                      <w:rStyle w:val="CommentReference"/>
                      <w:sz w:val="18"/>
                      <w:szCs w:val="18"/>
                    </w:rPr>
                    <w:commentReference w:id="8711"/>
                  </w:r>
                  <w:commentRangeEnd w:id="8712"/>
                  <w:r w:rsidRPr="00E75D97">
                    <w:rPr>
                      <w:rStyle w:val="CommentReference"/>
                      <w:sz w:val="18"/>
                      <w:szCs w:val="18"/>
                    </w:rPr>
                    <w:commentReference w:id="8712"/>
                  </w:r>
                  <w:commentRangeEnd w:id="8713"/>
                  <w:r w:rsidRPr="00E75D97">
                    <w:rPr>
                      <w:rStyle w:val="CommentReference"/>
                      <w:sz w:val="18"/>
                      <w:szCs w:val="18"/>
                    </w:rPr>
                    <w:commentReference w:id="8713"/>
                  </w:r>
                  <w:commentRangeEnd w:id="8714"/>
                  <w:r w:rsidRPr="00E75D97">
                    <w:rPr>
                      <w:rStyle w:val="CommentReference"/>
                      <w:sz w:val="18"/>
                      <w:szCs w:val="18"/>
                    </w:rPr>
                    <w:commentReference w:id="8714"/>
                  </w:r>
                  <w:commentRangeEnd w:id="8715"/>
                  <w:r w:rsidRPr="00E75D97">
                    <w:rPr>
                      <w:rStyle w:val="CommentReference"/>
                      <w:sz w:val="18"/>
                      <w:szCs w:val="18"/>
                    </w:rPr>
                    <w:commentReference w:id="8715"/>
                  </w:r>
                  <w:r w:rsidRPr="00E75D97">
                    <w:t>of this car:</w:t>
                  </w:r>
                  <w:commentRangeEnd w:id="8706"/>
                  <w:r w:rsidRPr="00E75D97">
                    <w:rPr>
                      <w:rStyle w:val="CommentReference"/>
                      <w:sz w:val="18"/>
                      <w:szCs w:val="18"/>
                    </w:rPr>
                    <w:commentReference w:id="8706"/>
                  </w:r>
                  <w:commentRangeEnd w:id="8707"/>
                  <w:r w:rsidRPr="00E75D97">
                    <w:rPr>
                      <w:rStyle w:val="CommentReference"/>
                      <w:sz w:val="18"/>
                      <w:szCs w:val="18"/>
                    </w:rPr>
                    <w:commentReference w:id="8707"/>
                  </w:r>
                </w:p>
                <w:p w14:paraId="2F2BA5EA" w14:textId="0F6377B6" w:rsidR="00934989" w:rsidRPr="00E75D97" w:rsidRDefault="00934989" w:rsidP="00934989">
                  <w:pPr>
                    <w:pStyle w:val="BodycopyCOI"/>
                    <w:rPr>
                      <w:b/>
                      <w:bCs/>
                    </w:rPr>
                  </w:pPr>
                </w:p>
              </w:tc>
              <w:tc>
                <w:tcPr>
                  <w:tcW w:w="4614" w:type="dxa"/>
                  <w:noWrap/>
                  <w:hideMark/>
                </w:tcPr>
                <w:p w14:paraId="736A1C64" w14:textId="6432D10B" w:rsidR="00934989" w:rsidRPr="00E75D97" w:rsidRDefault="00934989" w:rsidP="00934989">
                  <w:pPr>
                    <w:tabs>
                      <w:tab w:val="left" w:pos="774"/>
                    </w:tabs>
                    <w:rPr>
                      <w:rFonts w:asciiTheme="minorHAnsi" w:hAnsiTheme="minorHAnsi"/>
                      <w:b/>
                      <w:bCs/>
                      <w:color w:val="000000"/>
                      <w:sz w:val="22"/>
                      <w:szCs w:val="22"/>
                      <w:lang w:eastAsia="en-AU"/>
                    </w:rPr>
                  </w:pPr>
                  <w:r w:rsidRPr="00E75D97">
                    <w:rPr>
                      <w:rFonts w:asciiTheme="minorHAnsi" w:hAnsiTheme="minorHAnsi"/>
                      <w:b/>
                      <w:bCs/>
                      <w:sz w:val="20"/>
                      <w:szCs w:val="20"/>
                    </w:rPr>
                    <w:t xml:space="preserve">• </w:t>
                  </w:r>
                  <w:r w:rsidRPr="00E75D97">
                    <w:rPr>
                      <w:rFonts w:asciiTheme="minorHAnsi" w:hAnsiTheme="minorHAnsi"/>
                      <w:b/>
                      <w:bCs/>
                      <w:sz w:val="20"/>
                      <w:szCs w:val="20"/>
                      <w:rPrChange w:id="8717" w:author="Sam Sehgal (EXT Idiom)" w:date="2024-12-17T14:07:00Z" w16du:dateUtc="2024-12-17T03:07:00Z">
                        <w:rPr>
                          <w:rFonts w:asciiTheme="minorHAnsi" w:hAnsiTheme="minorHAnsi"/>
                          <w:b/>
                          <w:bCs/>
                          <w:sz w:val="20"/>
                          <w:szCs w:val="20"/>
                          <w:highlight w:val="cyan"/>
                        </w:rPr>
                      </w:rPrChange>
                    </w:rPr>
                    <w:t xml:space="preserve">have not had  </w:t>
                  </w:r>
                  <w:del w:id="8718" w:author="Sam Sehgal (EXT Idiom)" w:date="2024-12-17T14:07:00Z" w16du:dateUtc="2024-12-17T03:07:00Z">
                    <w:r w:rsidRPr="00E75D97" w:rsidDel="00E75D97">
                      <w:rPr>
                        <w:rFonts w:asciiTheme="minorHAnsi" w:hAnsiTheme="minorHAnsi"/>
                        <w:b/>
                        <w:bCs/>
                        <w:sz w:val="20"/>
                        <w:szCs w:val="20"/>
                        <w:highlight w:val="green"/>
                        <w:rPrChange w:id="8719" w:author="Sam Sehgal (EXT Idiom)" w:date="2024-12-17T14:07:00Z" w16du:dateUtc="2024-12-17T03:07:00Z">
                          <w:rPr>
                            <w:rFonts w:asciiTheme="minorHAnsi" w:hAnsiTheme="minorHAnsi"/>
                            <w:b/>
                            <w:bCs/>
                            <w:sz w:val="20"/>
                            <w:szCs w:val="20"/>
                            <w:highlight w:val="cyan"/>
                          </w:rPr>
                        </w:rPrChange>
                      </w:rPr>
                      <w:delText xml:space="preserve">your </w:delText>
                    </w:r>
                  </w:del>
                  <w:ins w:id="8720" w:author="Sam Sehgal (EXT Idiom)" w:date="2024-12-17T14:07:00Z" w16du:dateUtc="2024-12-17T03:07:00Z">
                    <w:r w:rsidR="00E75D97" w:rsidRPr="00E75D97">
                      <w:rPr>
                        <w:rFonts w:asciiTheme="minorHAnsi" w:hAnsiTheme="minorHAnsi"/>
                        <w:b/>
                        <w:bCs/>
                        <w:sz w:val="20"/>
                        <w:szCs w:val="20"/>
                        <w:highlight w:val="green"/>
                        <w:rPrChange w:id="8721" w:author="Sam Sehgal (EXT Idiom)" w:date="2024-12-17T14:07:00Z" w16du:dateUtc="2024-12-17T03:07:00Z">
                          <w:rPr>
                            <w:rFonts w:asciiTheme="minorHAnsi" w:hAnsiTheme="minorHAnsi"/>
                            <w:b/>
                            <w:bCs/>
                            <w:sz w:val="20"/>
                            <w:szCs w:val="20"/>
                          </w:rPr>
                        </w:rPrChange>
                      </w:rPr>
                      <w:t>their</w:t>
                    </w:r>
                    <w:r w:rsidR="00E75D97">
                      <w:rPr>
                        <w:rFonts w:asciiTheme="minorHAnsi" w:hAnsiTheme="minorHAnsi"/>
                        <w:b/>
                        <w:bCs/>
                        <w:sz w:val="20"/>
                        <w:szCs w:val="20"/>
                      </w:rPr>
                      <w:t xml:space="preserve"> </w:t>
                    </w:r>
                  </w:ins>
                  <w:r w:rsidRPr="00E75D97">
                    <w:rPr>
                      <w:rFonts w:asciiTheme="minorHAnsi" w:hAnsiTheme="minorHAnsi"/>
                      <w:b/>
                      <w:bCs/>
                      <w:sz w:val="20"/>
                      <w:szCs w:val="20"/>
                      <w:rPrChange w:id="8722" w:author="Sam Sehgal (EXT Idiom)" w:date="2024-12-17T14:07:00Z" w16du:dateUtc="2024-12-17T03:07:00Z">
                        <w:rPr>
                          <w:rFonts w:asciiTheme="minorHAnsi" w:hAnsiTheme="minorHAnsi"/>
                          <w:b/>
                          <w:bCs/>
                          <w:sz w:val="20"/>
                          <w:szCs w:val="20"/>
                          <w:highlight w:val="cyan"/>
                        </w:rPr>
                      </w:rPrChange>
                    </w:rPr>
                    <w:t>licence cancelled, suspended or restricted due to any driving offence(s) in the last 3 years</w:t>
                  </w:r>
                </w:p>
              </w:tc>
            </w:tr>
          </w:tbl>
          <w:p w14:paraId="13DEF759" w14:textId="63B9C1D0" w:rsidR="00934989" w:rsidRPr="00E75D97" w:rsidRDefault="00934989" w:rsidP="00934989">
            <w:pPr>
              <w:pStyle w:val="BodycopyCOI"/>
            </w:pPr>
          </w:p>
        </w:tc>
        <w:tc>
          <w:tcPr>
            <w:tcW w:w="1418" w:type="dxa"/>
            <w:tcBorders>
              <w:top w:val="single" w:sz="4" w:space="0" w:color="auto"/>
              <w:left w:val="single" w:sz="4" w:space="0" w:color="auto"/>
              <w:bottom w:val="single" w:sz="4" w:space="0" w:color="auto"/>
              <w:right w:val="single" w:sz="4" w:space="0" w:color="auto"/>
            </w:tcBorders>
          </w:tcPr>
          <w:p w14:paraId="1B08D655" w14:textId="77777777" w:rsidR="00934989" w:rsidRPr="00E75D97" w:rsidRDefault="00934989" w:rsidP="00934989">
            <w:pPr>
              <w:tabs>
                <w:tab w:val="left" w:pos="1800"/>
              </w:tabs>
              <w:rPr>
                <w:rFonts w:ascii="Calibri" w:hAnsi="Calibri" w:cs="Calibri"/>
                <w:b/>
                <w:bCs/>
                <w:color w:val="000000" w:themeColor="text1"/>
                <w:sz w:val="20"/>
                <w:szCs w:val="20"/>
                <w:rPrChange w:id="8723" w:author="Sam Sehgal (EXT Idiom)" w:date="2024-12-17T14:07:00Z" w16du:dateUtc="2024-12-17T03:07:00Z">
                  <w:rPr>
                    <w:rFonts w:ascii="Calibri" w:hAnsi="Calibri" w:cs="Calibri"/>
                    <w:b/>
                    <w:bCs/>
                    <w:color w:val="000000" w:themeColor="text1"/>
                    <w:sz w:val="20"/>
                    <w:szCs w:val="20"/>
                    <w:highlight w:val="darkCyan"/>
                  </w:rPr>
                </w:rPrChange>
              </w:rPr>
            </w:pPr>
            <w:r w:rsidRPr="00E75D97">
              <w:rPr>
                <w:rFonts w:ascii="Calibri" w:hAnsi="Calibri" w:cs="Calibri"/>
                <w:b/>
                <w:bCs/>
                <w:color w:val="000000" w:themeColor="text1"/>
                <w:sz w:val="20"/>
                <w:szCs w:val="20"/>
                <w:rPrChange w:id="8724" w:author="Sam Sehgal (EXT Idiom)" w:date="2024-12-17T14:07:00Z" w16du:dateUtc="2024-12-17T03:07:00Z">
                  <w:rPr>
                    <w:rFonts w:ascii="Calibri" w:hAnsi="Calibri" w:cs="Calibri"/>
                    <w:b/>
                    <w:bCs/>
                    <w:color w:val="000000" w:themeColor="text1"/>
                    <w:sz w:val="20"/>
                    <w:szCs w:val="20"/>
                    <w:highlight w:val="darkCyan"/>
                  </w:rPr>
                </w:rPrChange>
              </w:rPr>
              <w:t>Column 2  text logic</w:t>
            </w:r>
          </w:p>
          <w:p w14:paraId="42F20379" w14:textId="74C87D15" w:rsidR="00934989" w:rsidRPr="00E75D97" w:rsidRDefault="00934989" w:rsidP="00934989">
            <w:pPr>
              <w:tabs>
                <w:tab w:val="left" w:pos="1800"/>
              </w:tabs>
              <w:rPr>
                <w:rFonts w:ascii="Calibri" w:hAnsi="Calibri" w:cs="Calibri"/>
                <w:color w:val="000000" w:themeColor="text1"/>
                <w:sz w:val="20"/>
                <w:szCs w:val="20"/>
                <w:rPrChange w:id="8725" w:author="Sam Sehgal (EXT Idiom)" w:date="2024-12-17T14:07:00Z" w16du:dateUtc="2024-12-17T03:07:00Z">
                  <w:rPr>
                    <w:rFonts w:ascii="Calibri" w:hAnsi="Calibri" w:cs="Calibri"/>
                    <w:color w:val="000000" w:themeColor="text1"/>
                    <w:sz w:val="20"/>
                    <w:szCs w:val="20"/>
                    <w:highlight w:val="cyan"/>
                  </w:rPr>
                </w:rPrChange>
              </w:rPr>
            </w:pPr>
            <w:r w:rsidRPr="00E75D97">
              <w:rPr>
                <w:rFonts w:ascii="Calibri" w:hAnsi="Calibri" w:cs="Calibri"/>
                <w:color w:val="000000" w:themeColor="text1"/>
                <w:sz w:val="20"/>
                <w:szCs w:val="20"/>
                <w:rPrChange w:id="8726" w:author="Sam Sehgal (EXT Idiom)" w:date="2024-12-17T14:07:00Z" w16du:dateUtc="2024-12-17T03:07:00Z">
                  <w:rPr>
                    <w:rFonts w:ascii="Calibri" w:hAnsi="Calibri" w:cs="Calibri"/>
                    <w:color w:val="000000" w:themeColor="text1"/>
                    <w:sz w:val="20"/>
                    <w:szCs w:val="20"/>
                    <w:highlight w:val="cyan"/>
                  </w:rPr>
                </w:rPrChange>
              </w:rPr>
              <w:t>IF</w:t>
            </w:r>
          </w:p>
          <w:p w14:paraId="597C0CF3" w14:textId="1E5E72DB" w:rsidR="00934989" w:rsidRPr="00E75D97" w:rsidRDefault="00934989" w:rsidP="00934989">
            <w:pPr>
              <w:tabs>
                <w:tab w:val="left" w:pos="1800"/>
              </w:tabs>
              <w:rPr>
                <w:rFonts w:ascii="Calibri" w:hAnsi="Calibri" w:cs="Calibri"/>
                <w:color w:val="000000" w:themeColor="text1"/>
                <w:sz w:val="20"/>
                <w:szCs w:val="20"/>
                <w:rPrChange w:id="8727" w:author="Sam Sehgal (EXT Idiom)" w:date="2024-12-17T14:07:00Z" w16du:dateUtc="2024-12-17T03:07:00Z">
                  <w:rPr>
                    <w:rFonts w:ascii="Calibri" w:hAnsi="Calibri" w:cs="Calibri"/>
                    <w:color w:val="000000" w:themeColor="text1"/>
                    <w:sz w:val="20"/>
                    <w:szCs w:val="20"/>
                    <w:highlight w:val="cyan"/>
                  </w:rPr>
                </w:rPrChange>
              </w:rPr>
            </w:pPr>
            <w:r w:rsidRPr="00E75D97">
              <w:rPr>
                <w:rFonts w:ascii="Calibri" w:hAnsi="Calibri" w:cs="Calibri"/>
                <w:color w:val="000000" w:themeColor="text1"/>
                <w:sz w:val="20"/>
                <w:szCs w:val="20"/>
                <w:rPrChange w:id="8728" w:author="Sam Sehgal (EXT Idiom)" w:date="2024-12-17T14:07:00Z" w16du:dateUtc="2024-12-17T03:07:00Z">
                  <w:rPr>
                    <w:rFonts w:ascii="Calibri" w:hAnsi="Calibri" w:cs="Calibri"/>
                    <w:color w:val="000000" w:themeColor="text1"/>
                    <w:sz w:val="20"/>
                    <w:szCs w:val="20"/>
                    <w:highlight w:val="cyan"/>
                  </w:rPr>
                </w:rPrChange>
              </w:rPr>
              <w:t>&lt;HasLicenceCancelled</w:t>
            </w:r>
            <w:ins w:id="8729" w:author="Sam Sehgal (EXT Idiom)" w:date="2024-09-13T14:46:00Z" w16du:dateUtc="2024-09-13T04:46:00Z">
              <w:r w:rsidRPr="00E75D97">
                <w:rPr>
                  <w:rFonts w:ascii="Calibri" w:hAnsi="Calibri" w:cs="Calibri"/>
                  <w:color w:val="000000" w:themeColor="text1"/>
                  <w:sz w:val="20"/>
                  <w:szCs w:val="20"/>
                  <w:rPrChange w:id="8730" w:author="Sam Sehgal (EXT Idiom)" w:date="2024-12-17T14:07:00Z" w16du:dateUtc="2024-12-17T03:07:00Z">
                    <w:rPr>
                      <w:rFonts w:ascii="Calibri" w:hAnsi="Calibri" w:cs="Calibri"/>
                      <w:color w:val="000000" w:themeColor="text1"/>
                      <w:sz w:val="20"/>
                      <w:szCs w:val="20"/>
                      <w:highlight w:val="cyan"/>
                    </w:rPr>
                  </w:rPrChange>
                </w:rPr>
                <w:t>Code</w:t>
              </w:r>
            </w:ins>
            <w:r w:rsidRPr="00E75D97">
              <w:rPr>
                <w:rFonts w:ascii="Calibri" w:hAnsi="Calibri" w:cs="Calibri"/>
                <w:color w:val="000000" w:themeColor="text1"/>
                <w:sz w:val="20"/>
                <w:szCs w:val="20"/>
                <w:rPrChange w:id="8731" w:author="Sam Sehgal (EXT Idiom)" w:date="2024-12-17T14:07:00Z" w16du:dateUtc="2024-12-17T03:07:00Z">
                  <w:rPr>
                    <w:rFonts w:ascii="Calibri" w:hAnsi="Calibri" w:cs="Calibri"/>
                    <w:color w:val="000000" w:themeColor="text1"/>
                    <w:sz w:val="20"/>
                    <w:szCs w:val="20"/>
                    <w:highlight w:val="cyan"/>
                  </w:rPr>
                </w:rPrChange>
              </w:rPr>
              <w:t>&gt; = “2|LicenseFalse”</w:t>
            </w:r>
          </w:p>
          <w:p w14:paraId="0709B7DF" w14:textId="08EC886B" w:rsidR="00934989" w:rsidRPr="00E75D97" w:rsidRDefault="00934989" w:rsidP="00934989">
            <w:pPr>
              <w:tabs>
                <w:tab w:val="left" w:pos="1800"/>
              </w:tabs>
              <w:rPr>
                <w:rFonts w:ascii="Calibri" w:hAnsi="Calibri" w:cs="Calibri"/>
                <w:color w:val="000000" w:themeColor="text1"/>
                <w:sz w:val="20"/>
                <w:szCs w:val="20"/>
                <w:rPrChange w:id="8732" w:author="Sam Sehgal (EXT Idiom)" w:date="2024-12-17T14:07:00Z" w16du:dateUtc="2024-12-17T03:07:00Z">
                  <w:rPr>
                    <w:rFonts w:ascii="Calibri" w:hAnsi="Calibri" w:cs="Calibri"/>
                    <w:color w:val="000000" w:themeColor="text1"/>
                    <w:sz w:val="20"/>
                    <w:szCs w:val="20"/>
                    <w:highlight w:val="cyan"/>
                  </w:rPr>
                </w:rPrChange>
              </w:rPr>
            </w:pPr>
            <w:r w:rsidRPr="00E75D97">
              <w:rPr>
                <w:rFonts w:ascii="Calibri" w:hAnsi="Calibri" w:cs="Calibri"/>
                <w:b/>
                <w:bCs/>
                <w:color w:val="000000" w:themeColor="text1"/>
                <w:sz w:val="20"/>
                <w:szCs w:val="20"/>
                <w:rPrChange w:id="8733" w:author="Sam Sehgal (EXT Idiom)" w:date="2024-12-17T14:07:00Z" w16du:dateUtc="2024-12-17T03:07:00Z">
                  <w:rPr>
                    <w:rFonts w:ascii="Calibri" w:hAnsi="Calibri" w:cs="Calibri"/>
                    <w:b/>
                    <w:bCs/>
                    <w:color w:val="000000" w:themeColor="text1"/>
                    <w:sz w:val="20"/>
                    <w:szCs w:val="20"/>
                    <w:highlight w:val="cyan"/>
                  </w:rPr>
                </w:rPrChange>
              </w:rPr>
              <w:t>THEN</w:t>
            </w:r>
            <w:r w:rsidRPr="00E75D97">
              <w:rPr>
                <w:rFonts w:ascii="Calibri" w:hAnsi="Calibri" w:cs="Calibri"/>
                <w:color w:val="000000" w:themeColor="text1"/>
                <w:sz w:val="20"/>
                <w:szCs w:val="20"/>
                <w:rPrChange w:id="8734" w:author="Sam Sehgal (EXT Idiom)" w:date="2024-12-17T14:07:00Z" w16du:dateUtc="2024-12-17T03:07:00Z">
                  <w:rPr>
                    <w:rFonts w:ascii="Calibri" w:hAnsi="Calibri" w:cs="Calibri"/>
                    <w:color w:val="000000" w:themeColor="text1"/>
                    <w:sz w:val="20"/>
                    <w:szCs w:val="20"/>
                    <w:highlight w:val="cyan"/>
                  </w:rPr>
                </w:rPrChange>
              </w:rPr>
              <w:t xml:space="preserve"> display</w:t>
            </w:r>
          </w:p>
          <w:p w14:paraId="20D466A7" w14:textId="1C750CA9" w:rsidR="00934989" w:rsidRPr="00E75D97" w:rsidRDefault="00934989" w:rsidP="00934989">
            <w:pPr>
              <w:tabs>
                <w:tab w:val="left" w:pos="1800"/>
              </w:tabs>
              <w:rPr>
                <w:rFonts w:ascii="Calibri" w:hAnsi="Calibri" w:cs="Calibri"/>
                <w:b/>
                <w:bCs/>
                <w:color w:val="000000" w:themeColor="text1"/>
                <w:sz w:val="20"/>
                <w:szCs w:val="20"/>
                <w:rPrChange w:id="8735" w:author="Sam Sehgal (EXT Idiom)" w:date="2024-12-17T14:07:00Z" w16du:dateUtc="2024-12-17T03:07:00Z">
                  <w:rPr>
                    <w:rFonts w:ascii="Calibri" w:hAnsi="Calibri" w:cs="Calibri"/>
                    <w:b/>
                    <w:bCs/>
                    <w:color w:val="000000" w:themeColor="text1"/>
                    <w:sz w:val="20"/>
                    <w:szCs w:val="20"/>
                    <w:highlight w:val="cyan"/>
                  </w:rPr>
                </w:rPrChange>
              </w:rPr>
            </w:pPr>
            <w:r w:rsidRPr="00E75D97">
              <w:rPr>
                <w:rFonts w:ascii="Calibri" w:hAnsi="Calibri" w:cs="Calibri"/>
                <w:b/>
                <w:bCs/>
                <w:color w:val="000000" w:themeColor="text1"/>
                <w:sz w:val="20"/>
                <w:szCs w:val="20"/>
                <w:rPrChange w:id="8736" w:author="Sam Sehgal (EXT Idiom)" w:date="2024-12-17T14:07:00Z" w16du:dateUtc="2024-12-17T03:07:00Z">
                  <w:rPr>
                    <w:rFonts w:ascii="Calibri" w:hAnsi="Calibri" w:cs="Calibri"/>
                    <w:b/>
                    <w:bCs/>
                    <w:color w:val="000000" w:themeColor="text1"/>
                    <w:sz w:val="20"/>
                    <w:szCs w:val="20"/>
                    <w:highlight w:val="cyan"/>
                  </w:rPr>
                </w:rPrChange>
              </w:rPr>
              <w:t>ELSE</w:t>
            </w:r>
          </w:p>
          <w:p w14:paraId="6BC3D0CB" w14:textId="70DED549" w:rsidR="00934989" w:rsidRPr="00E75D97" w:rsidRDefault="00934989" w:rsidP="00934989">
            <w:pPr>
              <w:tabs>
                <w:tab w:val="left" w:pos="1800"/>
              </w:tabs>
              <w:rPr>
                <w:rFonts w:ascii="Calibri" w:hAnsi="Calibri" w:cs="Calibri"/>
                <w:color w:val="000000" w:themeColor="text1"/>
                <w:sz w:val="20"/>
                <w:szCs w:val="20"/>
                <w:rPrChange w:id="8737" w:author="Sam Sehgal (EXT Idiom)" w:date="2024-12-17T14:07:00Z" w16du:dateUtc="2024-12-17T03:07:00Z">
                  <w:rPr>
                    <w:rFonts w:ascii="Calibri" w:hAnsi="Calibri" w:cs="Calibri"/>
                    <w:color w:val="000000" w:themeColor="text1"/>
                    <w:sz w:val="20"/>
                    <w:szCs w:val="20"/>
                    <w:highlight w:val="cyan"/>
                  </w:rPr>
                </w:rPrChange>
              </w:rPr>
            </w:pPr>
          </w:p>
        </w:tc>
        <w:tc>
          <w:tcPr>
            <w:tcW w:w="1843" w:type="dxa"/>
            <w:tcBorders>
              <w:top w:val="single" w:sz="4" w:space="0" w:color="auto"/>
              <w:left w:val="single" w:sz="4" w:space="0" w:color="auto"/>
              <w:bottom w:val="single" w:sz="4" w:space="0" w:color="auto"/>
              <w:right w:val="single" w:sz="4" w:space="0" w:color="auto"/>
            </w:tcBorders>
          </w:tcPr>
          <w:p w14:paraId="3013DF0F" w14:textId="0994E74A" w:rsidR="00934989" w:rsidRPr="00E75D97" w:rsidRDefault="00934989" w:rsidP="00934989">
            <w:pPr>
              <w:tabs>
                <w:tab w:val="left" w:pos="1800"/>
              </w:tabs>
              <w:rPr>
                <w:rFonts w:asciiTheme="minorHAnsi" w:hAnsiTheme="minorHAnsi" w:cstheme="minorHAnsi"/>
                <w:bCs/>
                <w:sz w:val="20"/>
                <w:szCs w:val="20"/>
                <w:rPrChange w:id="8738" w:author="Sam Sehgal (EXT Idiom)" w:date="2024-12-17T14:07:00Z" w16du:dateUtc="2024-12-17T03:07:00Z">
                  <w:rPr>
                    <w:rFonts w:asciiTheme="minorHAnsi" w:hAnsiTheme="minorHAnsi" w:cstheme="minorHAnsi"/>
                    <w:bCs/>
                    <w:sz w:val="20"/>
                    <w:szCs w:val="20"/>
                    <w:highlight w:val="cyan"/>
                  </w:rPr>
                </w:rPrChange>
              </w:rPr>
            </w:pPr>
            <w:r w:rsidRPr="00E75D97">
              <w:rPr>
                <w:rFonts w:asciiTheme="minorHAnsi" w:hAnsiTheme="minorHAnsi" w:cstheme="minorHAnsi"/>
                <w:bCs/>
                <w:sz w:val="20"/>
                <w:szCs w:val="20"/>
                <w:rPrChange w:id="8739" w:author="Sam Sehgal (EXT Idiom)" w:date="2024-12-17T14:07:00Z" w16du:dateUtc="2024-12-17T03:07:00Z">
                  <w:rPr>
                    <w:rFonts w:asciiTheme="minorHAnsi" w:hAnsiTheme="minorHAnsi" w:cstheme="minorHAnsi"/>
                    <w:bCs/>
                    <w:sz w:val="20"/>
                    <w:szCs w:val="20"/>
                    <w:highlight w:val="cyan"/>
                  </w:rPr>
                </w:rPrChange>
              </w:rPr>
              <w:t>Column 1 Bodycopy_COI</w:t>
            </w:r>
          </w:p>
          <w:p w14:paraId="05612090" w14:textId="3079C804" w:rsidR="00934989" w:rsidRPr="00E75D97" w:rsidRDefault="00934989" w:rsidP="00934989">
            <w:pPr>
              <w:tabs>
                <w:tab w:val="left" w:pos="1800"/>
              </w:tabs>
              <w:rPr>
                <w:rFonts w:asciiTheme="minorHAnsi" w:hAnsiTheme="minorHAnsi" w:cstheme="minorHAnsi"/>
                <w:bCs/>
                <w:sz w:val="20"/>
                <w:szCs w:val="20"/>
                <w:rPrChange w:id="8740" w:author="Sam Sehgal (EXT Idiom)" w:date="2024-12-17T14:07:00Z" w16du:dateUtc="2024-12-17T03:07:00Z">
                  <w:rPr>
                    <w:rFonts w:asciiTheme="minorHAnsi" w:hAnsiTheme="minorHAnsi" w:cstheme="minorHAnsi"/>
                    <w:bCs/>
                    <w:sz w:val="20"/>
                    <w:szCs w:val="20"/>
                    <w:highlight w:val="cyan"/>
                  </w:rPr>
                </w:rPrChange>
              </w:rPr>
            </w:pPr>
          </w:p>
          <w:p w14:paraId="7A2AED2E" w14:textId="5E4BA8E2" w:rsidR="00934989" w:rsidRPr="00E75D97" w:rsidRDefault="00934989" w:rsidP="00934989">
            <w:pPr>
              <w:tabs>
                <w:tab w:val="left" w:pos="1800"/>
              </w:tabs>
              <w:rPr>
                <w:rFonts w:asciiTheme="minorHAnsi" w:hAnsiTheme="minorHAnsi" w:cstheme="minorHAnsi"/>
                <w:bCs/>
                <w:sz w:val="20"/>
                <w:szCs w:val="20"/>
                <w:rPrChange w:id="8741" w:author="Sam Sehgal (EXT Idiom)" w:date="2024-12-17T14:07:00Z" w16du:dateUtc="2024-12-17T03:07:00Z">
                  <w:rPr>
                    <w:rFonts w:asciiTheme="minorHAnsi" w:hAnsiTheme="minorHAnsi" w:cstheme="minorHAnsi"/>
                    <w:bCs/>
                    <w:sz w:val="20"/>
                    <w:szCs w:val="20"/>
                    <w:highlight w:val="cyan"/>
                  </w:rPr>
                </w:rPrChange>
              </w:rPr>
            </w:pPr>
            <w:r w:rsidRPr="00E75D97">
              <w:rPr>
                <w:rFonts w:asciiTheme="minorHAnsi" w:hAnsiTheme="minorHAnsi" w:cstheme="minorHAnsi"/>
                <w:bCs/>
                <w:sz w:val="20"/>
                <w:szCs w:val="20"/>
                <w:rPrChange w:id="8742" w:author="Sam Sehgal (EXT Idiom)" w:date="2024-12-17T14:07:00Z" w16du:dateUtc="2024-12-17T03:07:00Z">
                  <w:rPr>
                    <w:rFonts w:asciiTheme="minorHAnsi" w:hAnsiTheme="minorHAnsi" w:cstheme="minorHAnsi"/>
                    <w:bCs/>
                    <w:sz w:val="20"/>
                    <w:szCs w:val="20"/>
                    <w:highlight w:val="cyan"/>
                  </w:rPr>
                </w:rPrChange>
              </w:rPr>
              <w:t>Column 2: Bullet_1_B_COI</w:t>
            </w:r>
          </w:p>
          <w:p w14:paraId="522DF62E" w14:textId="179ADDB1" w:rsidR="00934989" w:rsidRPr="00E75D97" w:rsidRDefault="00934989" w:rsidP="00934989">
            <w:pPr>
              <w:tabs>
                <w:tab w:val="left" w:pos="1800"/>
              </w:tabs>
              <w:rPr>
                <w:rFonts w:asciiTheme="minorHAnsi" w:hAnsiTheme="minorHAnsi" w:cstheme="minorHAnsi"/>
                <w:bCs/>
                <w:strike/>
                <w:sz w:val="20"/>
                <w:szCs w:val="20"/>
                <w:rPrChange w:id="8743" w:author="Sam Sehgal (EXT Idiom)" w:date="2024-12-17T14:07:00Z" w16du:dateUtc="2024-12-17T03:07:00Z">
                  <w:rPr>
                    <w:rFonts w:asciiTheme="minorHAnsi" w:hAnsiTheme="minorHAnsi" w:cstheme="minorHAnsi"/>
                    <w:bCs/>
                    <w:strike/>
                    <w:sz w:val="20"/>
                    <w:szCs w:val="20"/>
                    <w:highlight w:val="cyan"/>
                  </w:rPr>
                </w:rPrChange>
              </w:rPr>
            </w:pPr>
          </w:p>
        </w:tc>
      </w:tr>
      <w:tr w:rsidR="00934989" w:rsidRPr="00BD6987" w14:paraId="5EB6051D"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0F6860F5" w14:textId="02F97456" w:rsidR="00934989" w:rsidRPr="000C7247" w:rsidRDefault="00934989" w:rsidP="00934989">
            <w:pPr>
              <w:tabs>
                <w:tab w:val="left" w:pos="1800"/>
              </w:tabs>
              <w:rPr>
                <w:rFonts w:asciiTheme="minorHAnsi" w:hAnsiTheme="minorHAnsi" w:cstheme="minorHAnsi"/>
                <w:b/>
                <w:sz w:val="20"/>
                <w:szCs w:val="20"/>
              </w:rPr>
            </w:pPr>
            <w:ins w:id="8744" w:author="sam sehgal" w:date="2024-10-14T16:03:00Z" w16du:dateUtc="2024-10-14T05:03:00Z">
              <w:r w:rsidRPr="000C7247">
                <w:rPr>
                  <w:rFonts w:asciiTheme="minorHAnsi" w:hAnsiTheme="minorHAnsi" w:cstheme="minorHAnsi"/>
                  <w:bCs/>
                  <w:sz w:val="20"/>
                  <w:szCs w:val="20"/>
                </w:rPr>
                <w:lastRenderedPageBreak/>
                <w:t>DDH 2</w:t>
              </w:r>
            </w:ins>
            <w:ins w:id="8745" w:author="Sam Sehgal (EXT Idiom)" w:date="2024-11-12T11:16:00Z" w16du:dateUtc="2024-11-12T00:16:00Z">
              <w:r w:rsidR="006C5B03" w:rsidRPr="000C7247">
                <w:rPr>
                  <w:rFonts w:asciiTheme="minorHAnsi" w:hAnsiTheme="minorHAnsi" w:cstheme="minorHAnsi"/>
                  <w:bCs/>
                  <w:sz w:val="20"/>
                  <w:szCs w:val="20"/>
                </w:rPr>
                <w:t>4</w:t>
              </w:r>
            </w:ins>
            <w:ins w:id="8746" w:author="sam sehgal" w:date="2024-10-14T16:03:00Z" w16du:dateUtc="2024-10-14T05:03:00Z">
              <w:del w:id="8747" w:author="Sam Sehgal (EXT Idiom)" w:date="2024-11-12T11:16:00Z" w16du:dateUtc="2024-11-12T00:16:00Z">
                <w:r w:rsidRPr="000C7247" w:rsidDel="006C5B03">
                  <w:rPr>
                    <w:rFonts w:asciiTheme="minorHAnsi" w:hAnsiTheme="minorHAnsi" w:cstheme="minorHAnsi"/>
                    <w:bCs/>
                    <w:sz w:val="20"/>
                    <w:szCs w:val="20"/>
                  </w:rPr>
                  <w:delText>3</w:delText>
                </w:r>
              </w:del>
            </w:ins>
            <w:del w:id="8748" w:author="sam sehgal" w:date="2024-10-14T16:03:00Z" w16du:dateUtc="2024-10-14T05:03:00Z">
              <w:r w:rsidRPr="000C7247" w:rsidDel="00934989">
                <w:rPr>
                  <w:rFonts w:asciiTheme="minorHAnsi" w:hAnsiTheme="minorHAnsi" w:cstheme="minorHAnsi"/>
                  <w:bCs/>
                  <w:sz w:val="20"/>
                  <w:szCs w:val="20"/>
                </w:rPr>
                <w:delText>DDH 22</w:delText>
              </w:r>
            </w:del>
          </w:p>
        </w:tc>
        <w:tc>
          <w:tcPr>
            <w:tcW w:w="2243" w:type="dxa"/>
            <w:tcBorders>
              <w:top w:val="single" w:sz="4" w:space="0" w:color="auto"/>
              <w:left w:val="single" w:sz="4" w:space="0" w:color="auto"/>
              <w:bottom w:val="single" w:sz="4" w:space="0" w:color="auto"/>
              <w:right w:val="single" w:sz="4" w:space="0" w:color="auto"/>
            </w:tcBorders>
          </w:tcPr>
          <w:p w14:paraId="325C62D5" w14:textId="49F864FA" w:rsidR="00934989" w:rsidRPr="000C7247" w:rsidRDefault="00934989" w:rsidP="00934989">
            <w:pPr>
              <w:tabs>
                <w:tab w:val="left" w:pos="1800"/>
              </w:tabs>
              <w:rPr>
                <w:rFonts w:ascii="Calibri" w:hAnsi="Calibri" w:cs="Calibri"/>
                <w:strike/>
                <w:sz w:val="20"/>
                <w:szCs w:val="20"/>
                <w:rPrChange w:id="8749" w:author="Sam Sehgal (EXT Idiom)" w:date="2024-12-17T14:08:00Z" w16du:dateUtc="2024-12-17T03:08:00Z">
                  <w:rPr>
                    <w:rFonts w:ascii="Calibri" w:hAnsi="Calibri" w:cs="Calibri"/>
                    <w:strike/>
                    <w:sz w:val="20"/>
                    <w:szCs w:val="20"/>
                    <w:highlight w:val="yellow"/>
                  </w:rPr>
                </w:rPrChange>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934989" w:rsidRPr="000C7247" w14:paraId="0BE01220" w14:textId="77777777" w:rsidTr="005556B6">
              <w:trPr>
                <w:trHeight w:val="140"/>
              </w:trPr>
              <w:tc>
                <w:tcPr>
                  <w:tcW w:w="2904" w:type="dxa"/>
                  <w:noWrap/>
                  <w:hideMark/>
                </w:tcPr>
                <w:p w14:paraId="1CBCEC4C" w14:textId="3319BE86" w:rsidR="00934989" w:rsidRPr="000C7247" w:rsidRDefault="00934989" w:rsidP="00934989">
                  <w:pPr>
                    <w:pStyle w:val="BodycopyCOI"/>
                  </w:pPr>
                  <w:del w:id="8750" w:author="sam sehgal" w:date="2024-10-14T16:29:00Z" w16du:dateUtc="2024-10-14T05:29:00Z">
                    <w:r w:rsidRPr="000C7247" w:rsidDel="003229CE">
                      <w:rPr>
                        <w:lang w:val="en-US"/>
                        <w:rPrChange w:id="8751" w:author="Sam Sehgal (EXT Idiom)" w:date="2024-12-17T14:08:00Z" w16du:dateUtc="2024-12-17T03:08:00Z">
                          <w:rPr>
                            <w:highlight w:val="green"/>
                            <w:lang w:val="en-US"/>
                          </w:rPr>
                        </w:rPrChange>
                      </w:rPr>
                      <w:delText>We understand that in your previous policy terms all policyholders and/or any other declared drivers of this car:</w:delText>
                    </w:r>
                  </w:del>
                  <w:ins w:id="8752" w:author="sam sehgal" w:date="2024-10-14T16:29:00Z" w16du:dateUtc="2024-10-14T05:29:00Z">
                    <w:r w:rsidR="003229CE" w:rsidRPr="000C7247">
                      <w:rPr>
                        <w:lang w:val="en-US"/>
                        <w:rPrChange w:id="8753" w:author="Sam Sehgal (EXT Idiom)" w:date="2024-12-17T14:08:00Z" w16du:dateUtc="2024-12-17T03:08:00Z">
                          <w:rPr>
                            <w:highlight w:val="cyan"/>
                            <w:lang w:val="en-US"/>
                          </w:rPr>
                        </w:rPrChange>
                      </w:rPr>
                      <w:t>We understand that in your previous policy terms policyholders and/or other declared drivers of this car:</w:t>
                    </w:r>
                  </w:ins>
                  <w:r w:rsidRPr="000C7247" w:rsidDel="00395B57">
                    <w:t xml:space="preserve"> </w:t>
                  </w:r>
                </w:p>
                <w:p w14:paraId="112C89C6" w14:textId="7B69E782" w:rsidR="00934989" w:rsidRPr="000C7247" w:rsidRDefault="00934989" w:rsidP="00934989">
                  <w:pPr>
                    <w:pStyle w:val="BodycopyCOI"/>
                  </w:pPr>
                </w:p>
              </w:tc>
              <w:tc>
                <w:tcPr>
                  <w:tcW w:w="4614" w:type="dxa"/>
                  <w:noWrap/>
                  <w:hideMark/>
                </w:tcPr>
                <w:p w14:paraId="5686C929" w14:textId="3E2B1C87" w:rsidR="00934989" w:rsidRPr="000C7247" w:rsidRDefault="00934989" w:rsidP="00934989">
                  <w:pPr>
                    <w:tabs>
                      <w:tab w:val="left" w:pos="774"/>
                    </w:tabs>
                    <w:rPr>
                      <w:rFonts w:asciiTheme="minorHAnsi" w:hAnsiTheme="minorHAnsi"/>
                      <w:b/>
                      <w:bCs/>
                      <w:color w:val="000000"/>
                      <w:sz w:val="22"/>
                      <w:szCs w:val="22"/>
                      <w:lang w:eastAsia="en-AU"/>
                    </w:rPr>
                  </w:pPr>
                  <w:r w:rsidRPr="000C7247">
                    <w:rPr>
                      <w:rFonts w:asciiTheme="minorHAnsi" w:hAnsiTheme="minorHAnsi"/>
                      <w:b/>
                      <w:bCs/>
                      <w:sz w:val="20"/>
                      <w:szCs w:val="20"/>
                      <w:highlight w:val="green"/>
                      <w:rPrChange w:id="8754" w:author="Sam Sehgal (EXT Idiom)" w:date="2024-12-17T14:08:00Z" w16du:dateUtc="2024-12-17T03:08:00Z">
                        <w:rPr>
                          <w:rFonts w:asciiTheme="minorHAnsi" w:hAnsiTheme="minorHAnsi"/>
                          <w:b/>
                          <w:bCs/>
                          <w:sz w:val="20"/>
                          <w:szCs w:val="20"/>
                        </w:rPr>
                      </w:rPrChange>
                    </w:rPr>
                    <w:t xml:space="preserve">• </w:t>
                  </w:r>
                  <w:del w:id="8755" w:author="sam sehgal" w:date="2024-10-14T16:31:00Z" w16du:dateUtc="2024-10-14T05:31:00Z">
                    <w:r w:rsidRPr="000C7247" w:rsidDel="003229CE">
                      <w:rPr>
                        <w:rFonts w:asciiTheme="minorHAnsi" w:hAnsiTheme="minorHAnsi"/>
                        <w:b/>
                        <w:bCs/>
                        <w:sz w:val="20"/>
                        <w:szCs w:val="20"/>
                        <w:highlight w:val="green"/>
                        <w:rPrChange w:id="8756" w:author="Sam Sehgal (EXT Idiom)" w:date="2024-12-17T14:08:00Z" w16du:dateUtc="2024-12-17T03:08:00Z">
                          <w:rPr>
                            <w:rFonts w:asciiTheme="minorHAnsi" w:hAnsiTheme="minorHAnsi"/>
                            <w:b/>
                            <w:bCs/>
                            <w:sz w:val="20"/>
                            <w:szCs w:val="20"/>
                          </w:rPr>
                        </w:rPrChange>
                      </w:rPr>
                      <w:delText xml:space="preserve">have </w:delText>
                    </w:r>
                  </w:del>
                  <w:r w:rsidRPr="000C7247">
                    <w:rPr>
                      <w:rFonts w:asciiTheme="minorHAnsi" w:hAnsiTheme="minorHAnsi"/>
                      <w:b/>
                      <w:bCs/>
                      <w:sz w:val="20"/>
                      <w:szCs w:val="20"/>
                      <w:highlight w:val="green"/>
                      <w:rPrChange w:id="8757" w:author="Sam Sehgal (EXT Idiom)" w:date="2024-12-17T14:08:00Z" w16du:dateUtc="2024-12-17T03:08:00Z">
                        <w:rPr>
                          <w:rFonts w:asciiTheme="minorHAnsi" w:hAnsiTheme="minorHAnsi"/>
                          <w:b/>
                          <w:bCs/>
                          <w:sz w:val="20"/>
                          <w:szCs w:val="20"/>
                        </w:rPr>
                      </w:rPrChange>
                    </w:rPr>
                    <w:t xml:space="preserve">had </w:t>
                  </w:r>
                  <w:del w:id="8758" w:author="Sam Sehgal (EXT Idiom)" w:date="2024-12-17T14:07:00Z" w16du:dateUtc="2024-12-17T03:07:00Z">
                    <w:r w:rsidRPr="000C7247" w:rsidDel="000C7247">
                      <w:rPr>
                        <w:rFonts w:asciiTheme="minorHAnsi" w:hAnsiTheme="minorHAnsi"/>
                        <w:b/>
                        <w:bCs/>
                        <w:sz w:val="20"/>
                        <w:szCs w:val="20"/>
                        <w:highlight w:val="green"/>
                        <w:rPrChange w:id="8759" w:author="Sam Sehgal (EXT Idiom)" w:date="2024-12-17T14:08:00Z" w16du:dateUtc="2024-12-17T03:08:00Z">
                          <w:rPr>
                            <w:rFonts w:asciiTheme="minorHAnsi" w:hAnsiTheme="minorHAnsi"/>
                            <w:b/>
                            <w:bCs/>
                            <w:sz w:val="20"/>
                            <w:szCs w:val="20"/>
                          </w:rPr>
                        </w:rPrChange>
                      </w:rPr>
                      <w:delText xml:space="preserve">your </w:delText>
                    </w:r>
                  </w:del>
                  <w:ins w:id="8760" w:author="Sam Sehgal (EXT Idiom)" w:date="2024-12-17T14:07:00Z" w16du:dateUtc="2024-12-17T03:07:00Z">
                    <w:r w:rsidR="000C7247" w:rsidRPr="000C7247">
                      <w:rPr>
                        <w:rFonts w:asciiTheme="minorHAnsi" w:hAnsiTheme="minorHAnsi"/>
                        <w:b/>
                        <w:bCs/>
                        <w:sz w:val="20"/>
                        <w:szCs w:val="20"/>
                        <w:highlight w:val="green"/>
                        <w:rPrChange w:id="8761" w:author="Sam Sehgal (EXT Idiom)" w:date="2024-12-17T14:08:00Z" w16du:dateUtc="2024-12-17T03:08:00Z">
                          <w:rPr>
                            <w:rFonts w:asciiTheme="minorHAnsi" w:hAnsiTheme="minorHAnsi"/>
                            <w:b/>
                            <w:bCs/>
                            <w:sz w:val="20"/>
                            <w:szCs w:val="20"/>
                            <w:highlight w:val="cyan"/>
                          </w:rPr>
                        </w:rPrChange>
                      </w:rPr>
                      <w:t xml:space="preserve"> their </w:t>
                    </w:r>
                  </w:ins>
                  <w:r w:rsidRPr="000C7247">
                    <w:rPr>
                      <w:rFonts w:asciiTheme="minorHAnsi" w:hAnsiTheme="minorHAnsi"/>
                      <w:b/>
                      <w:bCs/>
                      <w:sz w:val="20"/>
                      <w:szCs w:val="20"/>
                      <w:highlight w:val="green"/>
                      <w:rPrChange w:id="8762" w:author="Sam Sehgal (EXT Idiom)" w:date="2024-12-17T14:08:00Z" w16du:dateUtc="2024-12-17T03:08:00Z">
                        <w:rPr>
                          <w:rFonts w:asciiTheme="minorHAnsi" w:hAnsiTheme="minorHAnsi"/>
                          <w:b/>
                          <w:bCs/>
                          <w:sz w:val="20"/>
                          <w:szCs w:val="20"/>
                        </w:rPr>
                      </w:rPrChange>
                    </w:rPr>
                    <w:t xml:space="preserve">licence cancelled, suspended or restricted due to </w:t>
                  </w:r>
                  <w:del w:id="8763" w:author="Sam Sehgal (EXT Idiom)" w:date="2024-12-17T14:08:00Z" w16du:dateUtc="2024-12-17T03:08:00Z">
                    <w:r w:rsidRPr="000C7247" w:rsidDel="000C7247">
                      <w:rPr>
                        <w:rFonts w:asciiTheme="minorHAnsi" w:hAnsiTheme="minorHAnsi"/>
                        <w:b/>
                        <w:bCs/>
                        <w:sz w:val="20"/>
                        <w:szCs w:val="20"/>
                        <w:highlight w:val="green"/>
                        <w:rPrChange w:id="8764" w:author="Sam Sehgal (EXT Idiom)" w:date="2024-12-17T14:08:00Z" w16du:dateUtc="2024-12-17T03:08:00Z">
                          <w:rPr>
                            <w:rFonts w:asciiTheme="minorHAnsi" w:hAnsiTheme="minorHAnsi"/>
                            <w:b/>
                            <w:bCs/>
                            <w:sz w:val="20"/>
                            <w:szCs w:val="20"/>
                          </w:rPr>
                        </w:rPrChange>
                      </w:rPr>
                      <w:delText xml:space="preserve">any </w:delText>
                    </w:r>
                  </w:del>
                  <w:r w:rsidRPr="000C7247">
                    <w:rPr>
                      <w:rFonts w:asciiTheme="minorHAnsi" w:hAnsiTheme="minorHAnsi"/>
                      <w:b/>
                      <w:bCs/>
                      <w:sz w:val="20"/>
                      <w:szCs w:val="20"/>
                      <w:highlight w:val="green"/>
                      <w:rPrChange w:id="8765" w:author="Sam Sehgal (EXT Idiom)" w:date="2024-12-17T14:08:00Z" w16du:dateUtc="2024-12-17T03:08:00Z">
                        <w:rPr>
                          <w:rFonts w:asciiTheme="minorHAnsi" w:hAnsiTheme="minorHAnsi"/>
                          <w:b/>
                          <w:bCs/>
                          <w:sz w:val="20"/>
                          <w:szCs w:val="20"/>
                        </w:rPr>
                      </w:rPrChange>
                    </w:rPr>
                    <w:t>driving offence(s) in the last 3 years</w:t>
                  </w:r>
                </w:p>
              </w:tc>
            </w:tr>
          </w:tbl>
          <w:p w14:paraId="1D485854" w14:textId="7B29E69F" w:rsidR="00934989" w:rsidRPr="000C7247" w:rsidRDefault="00934989" w:rsidP="00934989">
            <w:pPr>
              <w:pStyle w:val="BodycopyCOI"/>
            </w:pPr>
          </w:p>
        </w:tc>
        <w:tc>
          <w:tcPr>
            <w:tcW w:w="1418" w:type="dxa"/>
            <w:tcBorders>
              <w:top w:val="single" w:sz="4" w:space="0" w:color="auto"/>
              <w:left w:val="single" w:sz="4" w:space="0" w:color="auto"/>
              <w:bottom w:val="single" w:sz="4" w:space="0" w:color="auto"/>
              <w:right w:val="single" w:sz="4" w:space="0" w:color="auto"/>
            </w:tcBorders>
          </w:tcPr>
          <w:p w14:paraId="0D927BC6" w14:textId="77777777" w:rsidR="00934989" w:rsidRPr="000C7247" w:rsidRDefault="00934989" w:rsidP="00934989">
            <w:pPr>
              <w:tabs>
                <w:tab w:val="left" w:pos="1800"/>
              </w:tabs>
              <w:rPr>
                <w:rFonts w:ascii="Calibri" w:hAnsi="Calibri" w:cs="Calibri"/>
                <w:b/>
                <w:bCs/>
                <w:color w:val="000000" w:themeColor="text1"/>
                <w:sz w:val="20"/>
                <w:szCs w:val="20"/>
              </w:rPr>
            </w:pPr>
            <w:r w:rsidRPr="000C7247">
              <w:rPr>
                <w:rFonts w:ascii="Calibri" w:hAnsi="Calibri" w:cs="Calibri"/>
                <w:b/>
                <w:bCs/>
                <w:color w:val="000000" w:themeColor="text1"/>
                <w:sz w:val="20"/>
                <w:szCs w:val="20"/>
              </w:rPr>
              <w:t>Column 2  text logic</w:t>
            </w:r>
          </w:p>
          <w:p w14:paraId="0B87F735" w14:textId="2D0DC1AB" w:rsidR="00934989" w:rsidRPr="000C7247" w:rsidRDefault="00934989" w:rsidP="00934989">
            <w:pPr>
              <w:tabs>
                <w:tab w:val="left" w:pos="1800"/>
              </w:tabs>
              <w:rPr>
                <w:rFonts w:ascii="Calibri" w:hAnsi="Calibri" w:cs="Calibri"/>
                <w:color w:val="000000" w:themeColor="text1"/>
                <w:sz w:val="20"/>
                <w:szCs w:val="20"/>
              </w:rPr>
            </w:pPr>
            <w:r w:rsidRPr="000C7247">
              <w:rPr>
                <w:rFonts w:ascii="Calibri" w:hAnsi="Calibri" w:cs="Calibri"/>
                <w:color w:val="000000" w:themeColor="text1"/>
                <w:sz w:val="20"/>
                <w:szCs w:val="20"/>
              </w:rPr>
              <w:t>IF</w:t>
            </w:r>
          </w:p>
          <w:p w14:paraId="7A236E90" w14:textId="01E10170" w:rsidR="00934989" w:rsidRPr="000C7247" w:rsidRDefault="00934989" w:rsidP="00934989">
            <w:pPr>
              <w:tabs>
                <w:tab w:val="left" w:pos="1800"/>
              </w:tabs>
              <w:rPr>
                <w:rFonts w:ascii="Calibri" w:hAnsi="Calibri" w:cs="Calibri"/>
                <w:color w:val="000000" w:themeColor="text1"/>
                <w:sz w:val="20"/>
                <w:szCs w:val="20"/>
              </w:rPr>
            </w:pPr>
            <w:r w:rsidRPr="000C7247">
              <w:rPr>
                <w:rFonts w:ascii="Calibri" w:hAnsi="Calibri" w:cs="Calibri"/>
                <w:color w:val="000000" w:themeColor="text1"/>
                <w:sz w:val="20"/>
                <w:szCs w:val="20"/>
              </w:rPr>
              <w:t>&lt;HasLicenceCancelled</w:t>
            </w:r>
            <w:ins w:id="8766" w:author="Sam Sehgal (EXT Idiom)" w:date="2024-09-13T14:47:00Z" w16du:dateUtc="2024-09-13T04:47:00Z">
              <w:r w:rsidRPr="000C7247">
                <w:rPr>
                  <w:rFonts w:ascii="Calibri" w:hAnsi="Calibri" w:cs="Calibri"/>
                  <w:color w:val="000000" w:themeColor="text1"/>
                  <w:sz w:val="20"/>
                  <w:szCs w:val="20"/>
                  <w:rPrChange w:id="8767" w:author="Sam Sehgal (EXT Idiom)" w:date="2024-12-17T14:08:00Z" w16du:dateUtc="2024-12-17T03:08:00Z">
                    <w:rPr>
                      <w:rFonts w:ascii="Calibri" w:hAnsi="Calibri" w:cs="Calibri"/>
                      <w:color w:val="000000" w:themeColor="text1"/>
                      <w:sz w:val="20"/>
                      <w:szCs w:val="20"/>
                      <w:highlight w:val="cyan"/>
                    </w:rPr>
                  </w:rPrChange>
                </w:rPr>
                <w:t>Code</w:t>
              </w:r>
            </w:ins>
            <w:r w:rsidRPr="000C7247">
              <w:rPr>
                <w:rFonts w:ascii="Calibri" w:hAnsi="Calibri" w:cs="Calibri"/>
                <w:color w:val="000000" w:themeColor="text1"/>
                <w:sz w:val="20"/>
                <w:szCs w:val="20"/>
              </w:rPr>
              <w:t>&gt; = “1|LicenseTrue”</w:t>
            </w:r>
          </w:p>
          <w:p w14:paraId="3C558100" w14:textId="0351205B" w:rsidR="00934989" w:rsidRPr="000C7247" w:rsidRDefault="00934989" w:rsidP="00934989">
            <w:pPr>
              <w:tabs>
                <w:tab w:val="left" w:pos="1800"/>
              </w:tabs>
              <w:rPr>
                <w:rFonts w:ascii="Calibri" w:hAnsi="Calibri" w:cs="Calibri"/>
                <w:color w:val="000000" w:themeColor="text1"/>
                <w:sz w:val="20"/>
                <w:szCs w:val="20"/>
              </w:rPr>
            </w:pPr>
            <w:r w:rsidRPr="000C7247">
              <w:rPr>
                <w:rFonts w:ascii="Calibri" w:hAnsi="Calibri" w:cs="Calibri"/>
                <w:b/>
                <w:bCs/>
                <w:color w:val="000000" w:themeColor="text1"/>
                <w:sz w:val="20"/>
                <w:szCs w:val="20"/>
              </w:rPr>
              <w:t>THEN</w:t>
            </w:r>
            <w:r w:rsidRPr="000C7247">
              <w:rPr>
                <w:rFonts w:ascii="Calibri" w:hAnsi="Calibri" w:cs="Calibri"/>
                <w:color w:val="000000" w:themeColor="text1"/>
                <w:sz w:val="20"/>
                <w:szCs w:val="20"/>
              </w:rPr>
              <w:t xml:space="preserve"> display</w:t>
            </w:r>
          </w:p>
          <w:p w14:paraId="3742AC0D" w14:textId="3D2D2768" w:rsidR="00934989" w:rsidRPr="000C7247" w:rsidRDefault="00934989" w:rsidP="00934989">
            <w:pPr>
              <w:tabs>
                <w:tab w:val="left" w:pos="1800"/>
              </w:tabs>
              <w:rPr>
                <w:rFonts w:ascii="Calibri" w:hAnsi="Calibri" w:cs="Calibri"/>
                <w:b/>
                <w:bCs/>
                <w:color w:val="000000" w:themeColor="text1"/>
                <w:sz w:val="20"/>
                <w:szCs w:val="20"/>
              </w:rPr>
            </w:pPr>
            <w:r w:rsidRPr="000C7247">
              <w:rPr>
                <w:rFonts w:ascii="Calibri" w:hAnsi="Calibri" w:cs="Calibri"/>
                <w:b/>
                <w:bCs/>
                <w:color w:val="000000" w:themeColor="text1"/>
                <w:sz w:val="20"/>
                <w:szCs w:val="20"/>
              </w:rPr>
              <w:t>ELSE</w:t>
            </w:r>
          </w:p>
          <w:p w14:paraId="7B7144E9" w14:textId="084DA4E4" w:rsidR="00934989" w:rsidRPr="000C7247" w:rsidRDefault="00934989" w:rsidP="00934989">
            <w:pPr>
              <w:tabs>
                <w:tab w:val="left" w:pos="1800"/>
              </w:tabs>
              <w:rPr>
                <w:rFonts w:ascii="Calibri" w:hAnsi="Calibri" w:cs="Calibri"/>
                <w:color w:val="000000" w:themeColor="text1"/>
                <w:sz w:val="20"/>
                <w:szCs w:val="20"/>
              </w:rPr>
            </w:pPr>
          </w:p>
        </w:tc>
        <w:tc>
          <w:tcPr>
            <w:tcW w:w="1843" w:type="dxa"/>
            <w:tcBorders>
              <w:top w:val="single" w:sz="4" w:space="0" w:color="auto"/>
              <w:left w:val="single" w:sz="4" w:space="0" w:color="auto"/>
              <w:bottom w:val="single" w:sz="4" w:space="0" w:color="auto"/>
              <w:right w:val="single" w:sz="4" w:space="0" w:color="auto"/>
            </w:tcBorders>
          </w:tcPr>
          <w:p w14:paraId="31F454AF" w14:textId="213A01BD" w:rsidR="00934989" w:rsidRPr="000C7247" w:rsidRDefault="00934989" w:rsidP="00934989">
            <w:pPr>
              <w:tabs>
                <w:tab w:val="left" w:pos="1800"/>
              </w:tabs>
              <w:rPr>
                <w:rFonts w:asciiTheme="minorHAnsi" w:hAnsiTheme="minorHAnsi" w:cstheme="minorHAnsi"/>
                <w:bCs/>
                <w:sz w:val="20"/>
                <w:szCs w:val="20"/>
              </w:rPr>
            </w:pPr>
            <w:r w:rsidRPr="000C7247">
              <w:rPr>
                <w:rFonts w:asciiTheme="minorHAnsi" w:hAnsiTheme="minorHAnsi" w:cstheme="minorHAnsi"/>
                <w:bCs/>
                <w:sz w:val="20"/>
                <w:szCs w:val="20"/>
              </w:rPr>
              <w:t>Column 1 Bodycopy_COI</w:t>
            </w:r>
          </w:p>
          <w:p w14:paraId="056184D6" w14:textId="4961647C" w:rsidR="00934989" w:rsidRPr="000C7247" w:rsidRDefault="00934989" w:rsidP="00934989">
            <w:pPr>
              <w:tabs>
                <w:tab w:val="left" w:pos="1800"/>
              </w:tabs>
              <w:rPr>
                <w:rFonts w:asciiTheme="minorHAnsi" w:hAnsiTheme="minorHAnsi" w:cstheme="minorHAnsi"/>
                <w:bCs/>
                <w:sz w:val="20"/>
                <w:szCs w:val="20"/>
              </w:rPr>
            </w:pPr>
          </w:p>
          <w:p w14:paraId="0931AF42" w14:textId="408CAC63" w:rsidR="00934989" w:rsidRPr="000C7247" w:rsidRDefault="00934989" w:rsidP="00934989">
            <w:pPr>
              <w:tabs>
                <w:tab w:val="left" w:pos="1800"/>
              </w:tabs>
              <w:rPr>
                <w:rFonts w:asciiTheme="minorHAnsi" w:hAnsiTheme="minorHAnsi" w:cstheme="minorHAnsi"/>
                <w:bCs/>
                <w:sz w:val="20"/>
                <w:szCs w:val="20"/>
              </w:rPr>
            </w:pPr>
            <w:r w:rsidRPr="000C7247">
              <w:rPr>
                <w:rFonts w:asciiTheme="minorHAnsi" w:hAnsiTheme="minorHAnsi" w:cstheme="minorHAnsi"/>
                <w:bCs/>
                <w:sz w:val="20"/>
                <w:szCs w:val="20"/>
              </w:rPr>
              <w:t>Column 2: Bullet_1_B_COI</w:t>
            </w:r>
          </w:p>
          <w:p w14:paraId="436D99E7" w14:textId="6FBE26EE" w:rsidR="00934989" w:rsidRPr="000C7247" w:rsidRDefault="00934989" w:rsidP="00934989">
            <w:pPr>
              <w:tabs>
                <w:tab w:val="left" w:pos="1800"/>
              </w:tabs>
              <w:rPr>
                <w:rFonts w:asciiTheme="minorHAnsi" w:hAnsiTheme="minorHAnsi" w:cstheme="minorHAnsi"/>
                <w:bCs/>
                <w:strike/>
                <w:sz w:val="20"/>
                <w:szCs w:val="20"/>
              </w:rPr>
            </w:pPr>
          </w:p>
        </w:tc>
      </w:tr>
      <w:tr w:rsidR="00934989" w:rsidRPr="00BD6987" w14:paraId="07A25FB0"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0E505FD8" w14:textId="23612056" w:rsidR="00934989" w:rsidRPr="000C7247" w:rsidRDefault="00934989" w:rsidP="00934989">
            <w:pPr>
              <w:tabs>
                <w:tab w:val="left" w:pos="1800"/>
              </w:tabs>
              <w:rPr>
                <w:rFonts w:asciiTheme="minorHAnsi" w:hAnsiTheme="minorHAnsi" w:cstheme="minorHAnsi"/>
                <w:b/>
                <w:sz w:val="20"/>
                <w:szCs w:val="20"/>
              </w:rPr>
            </w:pPr>
            <w:ins w:id="8768" w:author="sam sehgal" w:date="2024-10-14T16:03:00Z" w16du:dateUtc="2024-10-14T05:03:00Z">
              <w:r w:rsidRPr="000C7247">
                <w:rPr>
                  <w:rFonts w:asciiTheme="minorHAnsi" w:hAnsiTheme="minorHAnsi" w:cstheme="minorHAnsi"/>
                  <w:bCs/>
                  <w:sz w:val="20"/>
                  <w:szCs w:val="20"/>
                </w:rPr>
                <w:t>DDH 2</w:t>
              </w:r>
            </w:ins>
            <w:ins w:id="8769" w:author="Sam Sehgal (EXT Idiom)" w:date="2024-11-12T11:16:00Z" w16du:dateUtc="2024-11-12T00:16:00Z">
              <w:r w:rsidR="006C5B03" w:rsidRPr="000C7247">
                <w:rPr>
                  <w:rFonts w:asciiTheme="minorHAnsi" w:hAnsiTheme="minorHAnsi" w:cstheme="minorHAnsi"/>
                  <w:bCs/>
                  <w:sz w:val="20"/>
                  <w:szCs w:val="20"/>
                </w:rPr>
                <w:t>5</w:t>
              </w:r>
            </w:ins>
            <w:ins w:id="8770" w:author="sam sehgal" w:date="2024-10-14T16:03:00Z" w16du:dateUtc="2024-10-14T05:03:00Z">
              <w:del w:id="8771" w:author="Sam Sehgal (EXT Idiom)" w:date="2024-11-12T11:16:00Z" w16du:dateUtc="2024-11-12T00:16:00Z">
                <w:r w:rsidRPr="000C7247" w:rsidDel="006C5B03">
                  <w:rPr>
                    <w:rFonts w:asciiTheme="minorHAnsi" w:hAnsiTheme="minorHAnsi" w:cstheme="minorHAnsi"/>
                    <w:bCs/>
                    <w:sz w:val="20"/>
                    <w:szCs w:val="20"/>
                  </w:rPr>
                  <w:delText>4</w:delText>
                </w:r>
              </w:del>
            </w:ins>
            <w:del w:id="8772" w:author="sam sehgal" w:date="2024-10-14T16:03:00Z" w16du:dateUtc="2024-10-14T05:03:00Z">
              <w:r w:rsidRPr="000C7247" w:rsidDel="00934989">
                <w:rPr>
                  <w:rFonts w:asciiTheme="minorHAnsi" w:hAnsiTheme="minorHAnsi" w:cstheme="minorHAnsi"/>
                  <w:bCs/>
                  <w:sz w:val="20"/>
                  <w:szCs w:val="20"/>
                </w:rPr>
                <w:delText>DDH 23</w:delText>
              </w:r>
            </w:del>
          </w:p>
        </w:tc>
        <w:tc>
          <w:tcPr>
            <w:tcW w:w="2243" w:type="dxa"/>
            <w:tcBorders>
              <w:top w:val="single" w:sz="4" w:space="0" w:color="auto"/>
              <w:left w:val="single" w:sz="4" w:space="0" w:color="auto"/>
              <w:bottom w:val="single" w:sz="4" w:space="0" w:color="auto"/>
              <w:right w:val="single" w:sz="4" w:space="0" w:color="auto"/>
            </w:tcBorders>
          </w:tcPr>
          <w:p w14:paraId="3C79A8BA" w14:textId="1C3587E5" w:rsidR="00934989" w:rsidRPr="000C7247" w:rsidRDefault="00934989" w:rsidP="00934989">
            <w:pPr>
              <w:tabs>
                <w:tab w:val="left" w:pos="1800"/>
              </w:tabs>
              <w:rPr>
                <w:rFonts w:ascii="Calibri" w:hAnsi="Calibri" w:cs="Calibri"/>
                <w:strike/>
                <w:sz w:val="20"/>
                <w:szCs w:val="20"/>
                <w:rPrChange w:id="8773" w:author="Sam Sehgal (EXT Idiom)" w:date="2024-12-17T14:08:00Z" w16du:dateUtc="2024-12-17T03:08:00Z">
                  <w:rPr>
                    <w:rFonts w:ascii="Calibri" w:hAnsi="Calibri" w:cs="Calibri"/>
                    <w:strike/>
                    <w:sz w:val="20"/>
                    <w:szCs w:val="20"/>
                    <w:highlight w:val="yellow"/>
                  </w:rPr>
                </w:rPrChange>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518" w:type="dxa"/>
              <w:tblBorders>
                <w:bottom w:val="single" w:sz="4" w:space="0" w:color="auto"/>
              </w:tblBorders>
              <w:tblLayout w:type="fixed"/>
              <w:tblLook w:val="04A0" w:firstRow="1" w:lastRow="0" w:firstColumn="1" w:lastColumn="0" w:noHBand="0" w:noVBand="1"/>
            </w:tblPr>
            <w:tblGrid>
              <w:gridCol w:w="2904"/>
              <w:gridCol w:w="4614"/>
            </w:tblGrid>
            <w:tr w:rsidR="00934989" w:rsidRPr="000C7247" w14:paraId="64C1D717" w14:textId="77777777" w:rsidTr="005556B6">
              <w:trPr>
                <w:trHeight w:val="140"/>
              </w:trPr>
              <w:tc>
                <w:tcPr>
                  <w:tcW w:w="2904" w:type="dxa"/>
                  <w:noWrap/>
                  <w:hideMark/>
                </w:tcPr>
                <w:p w14:paraId="3E8C900D" w14:textId="7DAEF39E" w:rsidR="00934989" w:rsidRPr="000C7247" w:rsidRDefault="00934989" w:rsidP="00934989">
                  <w:pPr>
                    <w:pStyle w:val="BodycopyCOI"/>
                  </w:pPr>
                  <w:del w:id="8774" w:author="sam sehgal" w:date="2024-10-14T16:29:00Z" w16du:dateUtc="2024-10-14T05:29:00Z">
                    <w:r w:rsidRPr="000C7247" w:rsidDel="003229CE">
                      <w:rPr>
                        <w:lang w:val="en-US"/>
                        <w:rPrChange w:id="8775" w:author="Sam Sehgal (EXT Idiom)" w:date="2024-12-17T14:08:00Z" w16du:dateUtc="2024-12-17T03:08:00Z">
                          <w:rPr>
                            <w:highlight w:val="green"/>
                            <w:lang w:val="en-US"/>
                          </w:rPr>
                        </w:rPrChange>
                      </w:rPr>
                      <w:delText>We understand that in your previous policy terms all policyholders and/or any other declared drivers of this car:</w:delText>
                    </w:r>
                  </w:del>
                  <w:ins w:id="8776" w:author="sam sehgal" w:date="2024-10-14T16:29:00Z" w16du:dateUtc="2024-10-14T05:29:00Z">
                    <w:r w:rsidR="003229CE" w:rsidRPr="000C7247">
                      <w:rPr>
                        <w:lang w:val="en-US"/>
                        <w:rPrChange w:id="8777" w:author="Sam Sehgal (EXT Idiom)" w:date="2024-12-17T14:08:00Z" w16du:dateUtc="2024-12-17T03:08:00Z">
                          <w:rPr>
                            <w:highlight w:val="cyan"/>
                            <w:lang w:val="en-US"/>
                          </w:rPr>
                        </w:rPrChange>
                      </w:rPr>
                      <w:t>We understand that in your previous policy terms policyholders and/or other declared drivers of this car:</w:t>
                    </w:r>
                  </w:ins>
                  <w:r w:rsidRPr="000C7247" w:rsidDel="00395B57">
                    <w:t xml:space="preserve"> </w:t>
                  </w:r>
                </w:p>
                <w:p w14:paraId="0201B2B0" w14:textId="4A99B97F" w:rsidR="00934989" w:rsidRPr="000C7247" w:rsidRDefault="00934989" w:rsidP="00934989">
                  <w:pPr>
                    <w:pStyle w:val="BodycopyCOI"/>
                  </w:pPr>
                </w:p>
              </w:tc>
              <w:tc>
                <w:tcPr>
                  <w:tcW w:w="4614" w:type="dxa"/>
                  <w:noWrap/>
                  <w:hideMark/>
                </w:tcPr>
                <w:p w14:paraId="68356DCA" w14:textId="4BC07328" w:rsidR="00934989" w:rsidRPr="000C7247" w:rsidRDefault="00934989" w:rsidP="00934989">
                  <w:pPr>
                    <w:tabs>
                      <w:tab w:val="left" w:pos="774"/>
                    </w:tabs>
                    <w:rPr>
                      <w:rFonts w:asciiTheme="minorHAnsi" w:hAnsiTheme="minorHAnsi"/>
                      <w:b/>
                      <w:bCs/>
                      <w:color w:val="000000"/>
                      <w:sz w:val="22"/>
                      <w:szCs w:val="22"/>
                      <w:lang w:eastAsia="en-AU"/>
                    </w:rPr>
                  </w:pPr>
                  <w:r w:rsidRPr="000C7247">
                    <w:rPr>
                      <w:rFonts w:asciiTheme="minorHAnsi" w:hAnsiTheme="minorHAnsi"/>
                      <w:b/>
                      <w:bCs/>
                      <w:sz w:val="20"/>
                      <w:szCs w:val="20"/>
                      <w:rPrChange w:id="8778" w:author="Sam Sehgal (EXT Idiom)" w:date="2024-12-17T14:08:00Z" w16du:dateUtc="2024-12-17T03:08:00Z">
                        <w:rPr>
                          <w:rFonts w:asciiTheme="minorHAnsi" w:hAnsiTheme="minorHAnsi"/>
                          <w:b/>
                          <w:bCs/>
                          <w:sz w:val="20"/>
                          <w:szCs w:val="20"/>
                          <w:highlight w:val="cyan"/>
                        </w:rPr>
                      </w:rPrChange>
                    </w:rPr>
                    <w:t xml:space="preserve">• </w:t>
                  </w:r>
                  <w:r w:rsidRPr="000C7247">
                    <w:rPr>
                      <w:rFonts w:asciiTheme="minorHAnsi" w:hAnsiTheme="minorHAnsi"/>
                      <w:b/>
                      <w:bCs/>
                      <w:sz w:val="20"/>
                      <w:szCs w:val="20"/>
                      <w:highlight w:val="green"/>
                      <w:rPrChange w:id="8779" w:author="Sam Sehgal (EXT Idiom)" w:date="2024-12-17T14:08:00Z" w16du:dateUtc="2024-12-17T03:08:00Z">
                        <w:rPr>
                          <w:rFonts w:asciiTheme="minorHAnsi" w:hAnsiTheme="minorHAnsi"/>
                          <w:b/>
                          <w:bCs/>
                          <w:sz w:val="20"/>
                          <w:szCs w:val="20"/>
                          <w:highlight w:val="cyan"/>
                        </w:rPr>
                      </w:rPrChange>
                    </w:rPr>
                    <w:t xml:space="preserve">may have had </w:t>
                  </w:r>
                  <w:del w:id="8780" w:author="Sam Sehgal (EXT Idiom)" w:date="2024-12-17T14:07:00Z" w16du:dateUtc="2024-12-17T03:07:00Z">
                    <w:r w:rsidRPr="000C7247" w:rsidDel="000C7247">
                      <w:rPr>
                        <w:rFonts w:asciiTheme="minorHAnsi" w:hAnsiTheme="minorHAnsi"/>
                        <w:b/>
                        <w:bCs/>
                        <w:sz w:val="20"/>
                        <w:szCs w:val="20"/>
                        <w:highlight w:val="green"/>
                        <w:rPrChange w:id="8781" w:author="Sam Sehgal (EXT Idiom)" w:date="2024-12-17T14:08:00Z" w16du:dateUtc="2024-12-17T03:08:00Z">
                          <w:rPr>
                            <w:rFonts w:asciiTheme="minorHAnsi" w:hAnsiTheme="minorHAnsi"/>
                            <w:b/>
                            <w:bCs/>
                            <w:sz w:val="20"/>
                            <w:szCs w:val="20"/>
                            <w:highlight w:val="cyan"/>
                          </w:rPr>
                        </w:rPrChange>
                      </w:rPr>
                      <w:delText xml:space="preserve">your </w:delText>
                    </w:r>
                  </w:del>
                  <w:ins w:id="8782" w:author="Sam Sehgal (EXT Idiom)" w:date="2024-12-17T14:07:00Z" w16du:dateUtc="2024-12-17T03:07:00Z">
                    <w:r w:rsidR="000C7247" w:rsidRPr="000C7247">
                      <w:rPr>
                        <w:rFonts w:asciiTheme="minorHAnsi" w:hAnsiTheme="minorHAnsi"/>
                        <w:b/>
                        <w:bCs/>
                        <w:sz w:val="20"/>
                        <w:szCs w:val="20"/>
                        <w:highlight w:val="green"/>
                        <w:rPrChange w:id="8783" w:author="Sam Sehgal (EXT Idiom)" w:date="2024-12-17T14:08:00Z" w16du:dateUtc="2024-12-17T03:08:00Z">
                          <w:rPr>
                            <w:rFonts w:asciiTheme="minorHAnsi" w:hAnsiTheme="minorHAnsi"/>
                            <w:b/>
                            <w:bCs/>
                            <w:sz w:val="20"/>
                            <w:szCs w:val="20"/>
                            <w:highlight w:val="cyan"/>
                          </w:rPr>
                        </w:rPrChange>
                      </w:rPr>
                      <w:t xml:space="preserve"> their</w:t>
                    </w:r>
                  </w:ins>
                  <w:ins w:id="8784" w:author="Sam Sehgal (EXT Idiom)" w:date="2024-12-17T14:08:00Z" w16du:dateUtc="2024-12-17T03:08:00Z">
                    <w:r w:rsidR="000C7247" w:rsidRPr="000C7247">
                      <w:rPr>
                        <w:rFonts w:asciiTheme="minorHAnsi" w:hAnsiTheme="minorHAnsi"/>
                        <w:b/>
                        <w:bCs/>
                        <w:sz w:val="20"/>
                        <w:szCs w:val="20"/>
                        <w:highlight w:val="green"/>
                        <w:rPrChange w:id="8785" w:author="Sam Sehgal (EXT Idiom)" w:date="2024-12-17T14:08:00Z" w16du:dateUtc="2024-12-17T03:08:00Z">
                          <w:rPr>
                            <w:rFonts w:asciiTheme="minorHAnsi" w:hAnsiTheme="minorHAnsi"/>
                            <w:b/>
                            <w:bCs/>
                            <w:sz w:val="20"/>
                            <w:szCs w:val="20"/>
                            <w:highlight w:val="cyan"/>
                          </w:rPr>
                        </w:rPrChange>
                      </w:rPr>
                      <w:t xml:space="preserve"> </w:t>
                    </w:r>
                  </w:ins>
                  <w:r w:rsidRPr="000C7247">
                    <w:rPr>
                      <w:rFonts w:asciiTheme="minorHAnsi" w:hAnsiTheme="minorHAnsi"/>
                      <w:b/>
                      <w:bCs/>
                      <w:sz w:val="20"/>
                      <w:szCs w:val="20"/>
                      <w:highlight w:val="green"/>
                      <w:rPrChange w:id="8786" w:author="Sam Sehgal (EXT Idiom)" w:date="2024-12-17T14:08:00Z" w16du:dateUtc="2024-12-17T03:08:00Z">
                        <w:rPr>
                          <w:rFonts w:asciiTheme="minorHAnsi" w:hAnsiTheme="minorHAnsi"/>
                          <w:b/>
                          <w:bCs/>
                          <w:sz w:val="20"/>
                          <w:szCs w:val="20"/>
                          <w:highlight w:val="cyan"/>
                        </w:rPr>
                      </w:rPrChange>
                    </w:rPr>
                    <w:t xml:space="preserve">licence cancelled, suspended or restricted due to </w:t>
                  </w:r>
                  <w:del w:id="8787" w:author="Sam Sehgal (EXT Idiom)" w:date="2024-12-17T14:08:00Z" w16du:dateUtc="2024-12-17T03:08:00Z">
                    <w:r w:rsidRPr="000C7247" w:rsidDel="000C7247">
                      <w:rPr>
                        <w:rFonts w:asciiTheme="minorHAnsi" w:hAnsiTheme="minorHAnsi"/>
                        <w:b/>
                        <w:bCs/>
                        <w:sz w:val="20"/>
                        <w:szCs w:val="20"/>
                        <w:highlight w:val="green"/>
                        <w:rPrChange w:id="8788" w:author="Sam Sehgal (EXT Idiom)" w:date="2024-12-17T14:08:00Z" w16du:dateUtc="2024-12-17T03:08:00Z">
                          <w:rPr>
                            <w:rFonts w:asciiTheme="minorHAnsi" w:hAnsiTheme="minorHAnsi"/>
                            <w:b/>
                            <w:bCs/>
                            <w:sz w:val="20"/>
                            <w:szCs w:val="20"/>
                            <w:highlight w:val="cyan"/>
                          </w:rPr>
                        </w:rPrChange>
                      </w:rPr>
                      <w:delText xml:space="preserve">any </w:delText>
                    </w:r>
                  </w:del>
                  <w:r w:rsidRPr="000C7247">
                    <w:rPr>
                      <w:rFonts w:asciiTheme="minorHAnsi" w:hAnsiTheme="minorHAnsi"/>
                      <w:b/>
                      <w:bCs/>
                      <w:sz w:val="20"/>
                      <w:szCs w:val="20"/>
                      <w:highlight w:val="green"/>
                      <w:rPrChange w:id="8789" w:author="Sam Sehgal (EXT Idiom)" w:date="2024-12-17T14:08:00Z" w16du:dateUtc="2024-12-17T03:08:00Z">
                        <w:rPr>
                          <w:rFonts w:asciiTheme="minorHAnsi" w:hAnsiTheme="minorHAnsi"/>
                          <w:b/>
                          <w:bCs/>
                          <w:sz w:val="20"/>
                          <w:szCs w:val="20"/>
                          <w:highlight w:val="cyan"/>
                        </w:rPr>
                      </w:rPrChange>
                    </w:rPr>
                    <w:t>driving offence(s) in the last 3 years</w:t>
                  </w:r>
                </w:p>
              </w:tc>
            </w:tr>
          </w:tbl>
          <w:p w14:paraId="224AB772" w14:textId="6E52CA2A" w:rsidR="00934989" w:rsidRPr="000C7247" w:rsidRDefault="00934989" w:rsidP="00934989">
            <w:pPr>
              <w:pStyle w:val="BodycopyCOI"/>
            </w:pPr>
          </w:p>
        </w:tc>
        <w:tc>
          <w:tcPr>
            <w:tcW w:w="1418" w:type="dxa"/>
            <w:tcBorders>
              <w:top w:val="single" w:sz="4" w:space="0" w:color="auto"/>
              <w:left w:val="single" w:sz="4" w:space="0" w:color="auto"/>
              <w:bottom w:val="single" w:sz="4" w:space="0" w:color="auto"/>
              <w:right w:val="single" w:sz="4" w:space="0" w:color="auto"/>
            </w:tcBorders>
          </w:tcPr>
          <w:p w14:paraId="7BB2C1A3" w14:textId="77777777" w:rsidR="00934989" w:rsidRPr="000C7247" w:rsidRDefault="00934989" w:rsidP="00934989">
            <w:pPr>
              <w:tabs>
                <w:tab w:val="left" w:pos="1800"/>
              </w:tabs>
              <w:rPr>
                <w:rFonts w:ascii="Calibri" w:hAnsi="Calibri" w:cs="Calibri"/>
                <w:b/>
                <w:bCs/>
                <w:color w:val="000000" w:themeColor="text1"/>
                <w:sz w:val="20"/>
                <w:szCs w:val="20"/>
                <w:rPrChange w:id="8790" w:author="Sam Sehgal (EXT Idiom)" w:date="2024-12-17T14:08:00Z" w16du:dateUtc="2024-12-17T03:08:00Z">
                  <w:rPr>
                    <w:rFonts w:ascii="Calibri" w:hAnsi="Calibri" w:cs="Calibri"/>
                    <w:b/>
                    <w:bCs/>
                    <w:color w:val="000000" w:themeColor="text1"/>
                    <w:sz w:val="20"/>
                    <w:szCs w:val="20"/>
                    <w:highlight w:val="darkCyan"/>
                  </w:rPr>
                </w:rPrChange>
              </w:rPr>
            </w:pPr>
            <w:r w:rsidRPr="000C7247">
              <w:rPr>
                <w:rFonts w:ascii="Calibri" w:hAnsi="Calibri" w:cs="Calibri"/>
                <w:b/>
                <w:bCs/>
                <w:color w:val="000000" w:themeColor="text1"/>
                <w:sz w:val="20"/>
                <w:szCs w:val="20"/>
                <w:rPrChange w:id="8791" w:author="Sam Sehgal (EXT Idiom)" w:date="2024-12-17T14:08:00Z" w16du:dateUtc="2024-12-17T03:08:00Z">
                  <w:rPr>
                    <w:rFonts w:ascii="Calibri" w:hAnsi="Calibri" w:cs="Calibri"/>
                    <w:b/>
                    <w:bCs/>
                    <w:color w:val="000000" w:themeColor="text1"/>
                    <w:sz w:val="20"/>
                    <w:szCs w:val="20"/>
                    <w:highlight w:val="darkCyan"/>
                  </w:rPr>
                </w:rPrChange>
              </w:rPr>
              <w:t>Column 2  text logic</w:t>
            </w:r>
          </w:p>
          <w:p w14:paraId="64400372" w14:textId="42B2F632" w:rsidR="00934989" w:rsidRPr="000C7247" w:rsidRDefault="00934989" w:rsidP="00934989">
            <w:pPr>
              <w:tabs>
                <w:tab w:val="left" w:pos="1800"/>
              </w:tabs>
              <w:rPr>
                <w:rFonts w:ascii="Calibri" w:hAnsi="Calibri" w:cs="Calibri"/>
                <w:color w:val="000000" w:themeColor="text1"/>
                <w:sz w:val="20"/>
                <w:szCs w:val="20"/>
                <w:rPrChange w:id="8792" w:author="Sam Sehgal (EXT Idiom)" w:date="2024-12-17T14:08:00Z" w16du:dateUtc="2024-12-17T03:08:00Z">
                  <w:rPr>
                    <w:rFonts w:ascii="Calibri" w:hAnsi="Calibri" w:cs="Calibri"/>
                    <w:color w:val="000000" w:themeColor="text1"/>
                    <w:sz w:val="20"/>
                    <w:szCs w:val="20"/>
                    <w:highlight w:val="cyan"/>
                  </w:rPr>
                </w:rPrChange>
              </w:rPr>
            </w:pPr>
            <w:r w:rsidRPr="000C7247">
              <w:rPr>
                <w:rFonts w:ascii="Calibri" w:hAnsi="Calibri" w:cs="Calibri"/>
                <w:color w:val="000000" w:themeColor="text1"/>
                <w:sz w:val="20"/>
                <w:szCs w:val="20"/>
                <w:rPrChange w:id="8793" w:author="Sam Sehgal (EXT Idiom)" w:date="2024-12-17T14:08:00Z" w16du:dateUtc="2024-12-17T03:08:00Z">
                  <w:rPr>
                    <w:rFonts w:ascii="Calibri" w:hAnsi="Calibri" w:cs="Calibri"/>
                    <w:color w:val="000000" w:themeColor="text1"/>
                    <w:sz w:val="20"/>
                    <w:szCs w:val="20"/>
                    <w:highlight w:val="cyan"/>
                  </w:rPr>
                </w:rPrChange>
              </w:rPr>
              <w:t>IF</w:t>
            </w:r>
          </w:p>
          <w:p w14:paraId="06D1177E" w14:textId="1A9AF45A" w:rsidR="00934989" w:rsidRPr="000C7247" w:rsidRDefault="00934989" w:rsidP="00934989">
            <w:pPr>
              <w:tabs>
                <w:tab w:val="left" w:pos="1800"/>
              </w:tabs>
              <w:rPr>
                <w:rFonts w:ascii="Calibri" w:hAnsi="Calibri" w:cs="Calibri"/>
                <w:color w:val="000000" w:themeColor="text1"/>
                <w:sz w:val="20"/>
                <w:szCs w:val="20"/>
                <w:rPrChange w:id="8794" w:author="Sam Sehgal (EXT Idiom)" w:date="2024-12-17T14:08:00Z" w16du:dateUtc="2024-12-17T03:08:00Z">
                  <w:rPr>
                    <w:rFonts w:ascii="Calibri" w:hAnsi="Calibri" w:cs="Calibri"/>
                    <w:color w:val="000000" w:themeColor="text1"/>
                    <w:sz w:val="20"/>
                    <w:szCs w:val="20"/>
                    <w:highlight w:val="cyan"/>
                  </w:rPr>
                </w:rPrChange>
              </w:rPr>
            </w:pPr>
            <w:r w:rsidRPr="000C7247">
              <w:rPr>
                <w:rFonts w:ascii="Calibri" w:hAnsi="Calibri" w:cs="Calibri"/>
                <w:color w:val="000000" w:themeColor="text1"/>
                <w:sz w:val="20"/>
                <w:szCs w:val="20"/>
                <w:rPrChange w:id="8795" w:author="Sam Sehgal (EXT Idiom)" w:date="2024-12-17T14:08:00Z" w16du:dateUtc="2024-12-17T03:08:00Z">
                  <w:rPr>
                    <w:rFonts w:ascii="Calibri" w:hAnsi="Calibri" w:cs="Calibri"/>
                    <w:color w:val="000000" w:themeColor="text1"/>
                    <w:sz w:val="20"/>
                    <w:szCs w:val="20"/>
                    <w:highlight w:val="cyan"/>
                  </w:rPr>
                </w:rPrChange>
              </w:rPr>
              <w:t>&lt;HasLicenceCancelled</w:t>
            </w:r>
            <w:ins w:id="8796" w:author="Sam Sehgal (EXT Idiom)" w:date="2024-09-13T14:47:00Z" w16du:dateUtc="2024-09-13T04:47:00Z">
              <w:r w:rsidRPr="000C7247">
                <w:rPr>
                  <w:rFonts w:ascii="Calibri" w:hAnsi="Calibri" w:cs="Calibri"/>
                  <w:color w:val="000000" w:themeColor="text1"/>
                  <w:sz w:val="20"/>
                  <w:szCs w:val="20"/>
                  <w:rPrChange w:id="8797" w:author="Sam Sehgal (EXT Idiom)" w:date="2024-12-17T14:08:00Z" w16du:dateUtc="2024-12-17T03:08:00Z">
                    <w:rPr>
                      <w:rFonts w:ascii="Calibri" w:hAnsi="Calibri" w:cs="Calibri"/>
                      <w:color w:val="000000" w:themeColor="text1"/>
                      <w:sz w:val="20"/>
                      <w:szCs w:val="20"/>
                      <w:highlight w:val="cyan"/>
                    </w:rPr>
                  </w:rPrChange>
                </w:rPr>
                <w:t>Code</w:t>
              </w:r>
            </w:ins>
            <w:r w:rsidRPr="000C7247">
              <w:rPr>
                <w:rFonts w:ascii="Calibri" w:hAnsi="Calibri" w:cs="Calibri"/>
                <w:color w:val="000000" w:themeColor="text1"/>
                <w:sz w:val="20"/>
                <w:szCs w:val="20"/>
                <w:rPrChange w:id="8798" w:author="Sam Sehgal (EXT Idiom)" w:date="2024-12-17T14:08:00Z" w16du:dateUtc="2024-12-17T03:08:00Z">
                  <w:rPr>
                    <w:rFonts w:ascii="Calibri" w:hAnsi="Calibri" w:cs="Calibri"/>
                    <w:color w:val="000000" w:themeColor="text1"/>
                    <w:sz w:val="20"/>
                    <w:szCs w:val="20"/>
                    <w:highlight w:val="cyan"/>
                  </w:rPr>
                </w:rPrChange>
              </w:rPr>
              <w:t>&gt; = “3|NotRecordedOnlyForMigration”</w:t>
            </w:r>
          </w:p>
          <w:p w14:paraId="1E7EDF8B" w14:textId="6611859F" w:rsidR="00934989" w:rsidRPr="000C7247" w:rsidRDefault="00934989" w:rsidP="00934989">
            <w:pPr>
              <w:tabs>
                <w:tab w:val="left" w:pos="1800"/>
              </w:tabs>
              <w:rPr>
                <w:rFonts w:ascii="Calibri" w:hAnsi="Calibri" w:cs="Calibri"/>
                <w:color w:val="000000" w:themeColor="text1"/>
                <w:sz w:val="20"/>
                <w:szCs w:val="20"/>
                <w:rPrChange w:id="8799" w:author="Sam Sehgal (EXT Idiom)" w:date="2024-12-17T14:08:00Z" w16du:dateUtc="2024-12-17T03:08:00Z">
                  <w:rPr>
                    <w:rFonts w:ascii="Calibri" w:hAnsi="Calibri" w:cs="Calibri"/>
                    <w:color w:val="000000" w:themeColor="text1"/>
                    <w:sz w:val="20"/>
                    <w:szCs w:val="20"/>
                    <w:highlight w:val="cyan"/>
                  </w:rPr>
                </w:rPrChange>
              </w:rPr>
            </w:pPr>
            <w:r w:rsidRPr="000C7247">
              <w:rPr>
                <w:rFonts w:ascii="Calibri" w:hAnsi="Calibri" w:cs="Calibri"/>
                <w:b/>
                <w:bCs/>
                <w:color w:val="000000" w:themeColor="text1"/>
                <w:sz w:val="20"/>
                <w:szCs w:val="20"/>
                <w:rPrChange w:id="8800" w:author="Sam Sehgal (EXT Idiom)" w:date="2024-12-17T14:08:00Z" w16du:dateUtc="2024-12-17T03:08:00Z">
                  <w:rPr>
                    <w:rFonts w:ascii="Calibri" w:hAnsi="Calibri" w:cs="Calibri"/>
                    <w:b/>
                    <w:bCs/>
                    <w:color w:val="000000" w:themeColor="text1"/>
                    <w:sz w:val="20"/>
                    <w:szCs w:val="20"/>
                    <w:highlight w:val="cyan"/>
                  </w:rPr>
                </w:rPrChange>
              </w:rPr>
              <w:t>THEN</w:t>
            </w:r>
            <w:r w:rsidRPr="000C7247">
              <w:rPr>
                <w:rFonts w:ascii="Calibri" w:hAnsi="Calibri" w:cs="Calibri"/>
                <w:color w:val="000000" w:themeColor="text1"/>
                <w:sz w:val="20"/>
                <w:szCs w:val="20"/>
                <w:rPrChange w:id="8801" w:author="Sam Sehgal (EXT Idiom)" w:date="2024-12-17T14:08:00Z" w16du:dateUtc="2024-12-17T03:08:00Z">
                  <w:rPr>
                    <w:rFonts w:ascii="Calibri" w:hAnsi="Calibri" w:cs="Calibri"/>
                    <w:color w:val="000000" w:themeColor="text1"/>
                    <w:sz w:val="20"/>
                    <w:szCs w:val="20"/>
                    <w:highlight w:val="cyan"/>
                  </w:rPr>
                </w:rPrChange>
              </w:rPr>
              <w:t xml:space="preserve"> display</w:t>
            </w:r>
          </w:p>
          <w:p w14:paraId="045295C4" w14:textId="066E2631" w:rsidR="00934989" w:rsidRPr="000C7247" w:rsidRDefault="00934989" w:rsidP="00934989">
            <w:pPr>
              <w:tabs>
                <w:tab w:val="left" w:pos="1800"/>
              </w:tabs>
              <w:rPr>
                <w:rFonts w:ascii="Calibri" w:hAnsi="Calibri" w:cs="Calibri"/>
                <w:b/>
                <w:bCs/>
                <w:color w:val="000000" w:themeColor="text1"/>
                <w:sz w:val="20"/>
                <w:szCs w:val="20"/>
                <w:rPrChange w:id="8802" w:author="Sam Sehgal (EXT Idiom)" w:date="2024-12-17T14:08:00Z" w16du:dateUtc="2024-12-17T03:08:00Z">
                  <w:rPr>
                    <w:rFonts w:ascii="Calibri" w:hAnsi="Calibri" w:cs="Calibri"/>
                    <w:b/>
                    <w:bCs/>
                    <w:color w:val="000000" w:themeColor="text1"/>
                    <w:sz w:val="20"/>
                    <w:szCs w:val="20"/>
                    <w:highlight w:val="cyan"/>
                  </w:rPr>
                </w:rPrChange>
              </w:rPr>
            </w:pPr>
          </w:p>
          <w:p w14:paraId="276C5C05" w14:textId="3BD5C7D6" w:rsidR="00934989" w:rsidRPr="000C7247" w:rsidRDefault="00934989" w:rsidP="00934989">
            <w:pPr>
              <w:tabs>
                <w:tab w:val="left" w:pos="1800"/>
              </w:tabs>
              <w:rPr>
                <w:rFonts w:ascii="Calibri" w:hAnsi="Calibri" w:cs="Calibri"/>
                <w:color w:val="000000" w:themeColor="text1"/>
                <w:sz w:val="20"/>
                <w:szCs w:val="20"/>
                <w:rPrChange w:id="8803" w:author="Sam Sehgal (EXT Idiom)" w:date="2024-12-17T14:08:00Z" w16du:dateUtc="2024-12-17T03:08:00Z">
                  <w:rPr>
                    <w:rFonts w:ascii="Calibri" w:hAnsi="Calibri" w:cs="Calibri"/>
                    <w:color w:val="000000" w:themeColor="text1"/>
                    <w:sz w:val="20"/>
                    <w:szCs w:val="20"/>
                    <w:highlight w:val="cyan"/>
                  </w:rPr>
                </w:rPrChange>
              </w:rPr>
            </w:pPr>
          </w:p>
        </w:tc>
        <w:tc>
          <w:tcPr>
            <w:tcW w:w="1843" w:type="dxa"/>
            <w:tcBorders>
              <w:top w:val="single" w:sz="4" w:space="0" w:color="auto"/>
              <w:left w:val="single" w:sz="4" w:space="0" w:color="auto"/>
              <w:bottom w:val="single" w:sz="4" w:space="0" w:color="auto"/>
              <w:right w:val="single" w:sz="4" w:space="0" w:color="auto"/>
            </w:tcBorders>
          </w:tcPr>
          <w:p w14:paraId="6358CB71" w14:textId="6EDE0F7E" w:rsidR="00934989" w:rsidRPr="000C7247" w:rsidRDefault="00934989" w:rsidP="00934989">
            <w:pPr>
              <w:tabs>
                <w:tab w:val="left" w:pos="1800"/>
              </w:tabs>
              <w:rPr>
                <w:rFonts w:asciiTheme="minorHAnsi" w:hAnsiTheme="minorHAnsi" w:cstheme="minorHAnsi"/>
                <w:bCs/>
                <w:sz w:val="20"/>
                <w:szCs w:val="20"/>
                <w:rPrChange w:id="8804" w:author="Sam Sehgal (EXT Idiom)" w:date="2024-12-17T14:08:00Z" w16du:dateUtc="2024-12-17T03:08:00Z">
                  <w:rPr>
                    <w:rFonts w:asciiTheme="minorHAnsi" w:hAnsiTheme="minorHAnsi" w:cstheme="minorHAnsi"/>
                    <w:bCs/>
                    <w:sz w:val="20"/>
                    <w:szCs w:val="20"/>
                    <w:highlight w:val="cyan"/>
                  </w:rPr>
                </w:rPrChange>
              </w:rPr>
            </w:pPr>
            <w:r w:rsidRPr="000C7247">
              <w:rPr>
                <w:rFonts w:asciiTheme="minorHAnsi" w:hAnsiTheme="minorHAnsi" w:cstheme="minorHAnsi"/>
                <w:bCs/>
                <w:sz w:val="20"/>
                <w:szCs w:val="20"/>
                <w:rPrChange w:id="8805" w:author="Sam Sehgal (EXT Idiom)" w:date="2024-12-17T14:08:00Z" w16du:dateUtc="2024-12-17T03:08:00Z">
                  <w:rPr>
                    <w:rFonts w:asciiTheme="minorHAnsi" w:hAnsiTheme="minorHAnsi" w:cstheme="minorHAnsi"/>
                    <w:bCs/>
                    <w:sz w:val="20"/>
                    <w:szCs w:val="20"/>
                    <w:highlight w:val="cyan"/>
                  </w:rPr>
                </w:rPrChange>
              </w:rPr>
              <w:t>Column 1 Bodycopy_COI</w:t>
            </w:r>
          </w:p>
          <w:p w14:paraId="608189E9" w14:textId="580559B2" w:rsidR="00934989" w:rsidRPr="000C7247" w:rsidRDefault="00934989" w:rsidP="00934989">
            <w:pPr>
              <w:tabs>
                <w:tab w:val="left" w:pos="1800"/>
              </w:tabs>
              <w:rPr>
                <w:rFonts w:asciiTheme="minorHAnsi" w:hAnsiTheme="minorHAnsi" w:cstheme="minorHAnsi"/>
                <w:bCs/>
                <w:sz w:val="20"/>
                <w:szCs w:val="20"/>
                <w:rPrChange w:id="8806" w:author="Sam Sehgal (EXT Idiom)" w:date="2024-12-17T14:08:00Z" w16du:dateUtc="2024-12-17T03:08:00Z">
                  <w:rPr>
                    <w:rFonts w:asciiTheme="minorHAnsi" w:hAnsiTheme="minorHAnsi" w:cstheme="minorHAnsi"/>
                    <w:bCs/>
                    <w:sz w:val="20"/>
                    <w:szCs w:val="20"/>
                    <w:highlight w:val="cyan"/>
                  </w:rPr>
                </w:rPrChange>
              </w:rPr>
            </w:pPr>
          </w:p>
          <w:p w14:paraId="6494A402" w14:textId="4DA0A604" w:rsidR="00934989" w:rsidRPr="000C7247" w:rsidRDefault="00934989" w:rsidP="00934989">
            <w:pPr>
              <w:tabs>
                <w:tab w:val="left" w:pos="1800"/>
              </w:tabs>
              <w:rPr>
                <w:rFonts w:asciiTheme="minorHAnsi" w:hAnsiTheme="minorHAnsi" w:cstheme="minorHAnsi"/>
                <w:bCs/>
                <w:sz w:val="20"/>
                <w:szCs w:val="20"/>
                <w:rPrChange w:id="8807" w:author="Sam Sehgal (EXT Idiom)" w:date="2024-12-17T14:08:00Z" w16du:dateUtc="2024-12-17T03:08:00Z">
                  <w:rPr>
                    <w:rFonts w:asciiTheme="minorHAnsi" w:hAnsiTheme="minorHAnsi" w:cstheme="minorHAnsi"/>
                    <w:bCs/>
                    <w:sz w:val="20"/>
                    <w:szCs w:val="20"/>
                    <w:highlight w:val="cyan"/>
                  </w:rPr>
                </w:rPrChange>
              </w:rPr>
            </w:pPr>
            <w:r w:rsidRPr="000C7247">
              <w:rPr>
                <w:rFonts w:asciiTheme="minorHAnsi" w:hAnsiTheme="minorHAnsi" w:cstheme="minorHAnsi"/>
                <w:bCs/>
                <w:sz w:val="20"/>
                <w:szCs w:val="20"/>
                <w:rPrChange w:id="8808" w:author="Sam Sehgal (EXT Idiom)" w:date="2024-12-17T14:08:00Z" w16du:dateUtc="2024-12-17T03:08:00Z">
                  <w:rPr>
                    <w:rFonts w:asciiTheme="minorHAnsi" w:hAnsiTheme="minorHAnsi" w:cstheme="minorHAnsi"/>
                    <w:bCs/>
                    <w:sz w:val="20"/>
                    <w:szCs w:val="20"/>
                    <w:highlight w:val="cyan"/>
                  </w:rPr>
                </w:rPrChange>
              </w:rPr>
              <w:t>Column 2: Bullet_1_B_COI</w:t>
            </w:r>
          </w:p>
          <w:p w14:paraId="0312E9DC" w14:textId="270DC50A" w:rsidR="00934989" w:rsidRPr="000C7247" w:rsidRDefault="00934989" w:rsidP="00934989">
            <w:pPr>
              <w:tabs>
                <w:tab w:val="left" w:pos="1800"/>
              </w:tabs>
              <w:rPr>
                <w:rFonts w:asciiTheme="minorHAnsi" w:hAnsiTheme="minorHAnsi" w:cstheme="minorHAnsi"/>
                <w:bCs/>
                <w:strike/>
                <w:sz w:val="20"/>
                <w:szCs w:val="20"/>
                <w:rPrChange w:id="8809" w:author="Sam Sehgal (EXT Idiom)" w:date="2024-12-17T14:08:00Z" w16du:dateUtc="2024-12-17T03:08:00Z">
                  <w:rPr>
                    <w:rFonts w:asciiTheme="minorHAnsi" w:hAnsiTheme="minorHAnsi" w:cstheme="minorHAnsi"/>
                    <w:bCs/>
                    <w:strike/>
                    <w:sz w:val="20"/>
                    <w:szCs w:val="20"/>
                    <w:highlight w:val="cyan"/>
                  </w:rPr>
                </w:rPrChange>
              </w:rPr>
            </w:pPr>
          </w:p>
        </w:tc>
      </w:tr>
      <w:tr w:rsidR="00934989" w:rsidRPr="00BD6987" w14:paraId="4E2AFB3F"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20884342" w14:textId="5FBC22EE" w:rsidR="00934989" w:rsidRPr="00BD6987" w:rsidRDefault="00934989" w:rsidP="00934989">
            <w:pPr>
              <w:tabs>
                <w:tab w:val="left" w:pos="1800"/>
              </w:tabs>
              <w:rPr>
                <w:rFonts w:asciiTheme="minorHAnsi" w:hAnsiTheme="minorHAnsi" w:cstheme="minorHAnsi"/>
                <w:b/>
                <w:sz w:val="20"/>
                <w:szCs w:val="20"/>
              </w:rPr>
            </w:pPr>
            <w:ins w:id="8810" w:author="sam sehgal" w:date="2024-10-14T16:03:00Z" w16du:dateUtc="2024-10-14T05:03:00Z">
              <w:r w:rsidRPr="00792974">
                <w:rPr>
                  <w:rFonts w:asciiTheme="minorHAnsi" w:hAnsiTheme="minorHAnsi" w:cstheme="minorHAnsi"/>
                  <w:bCs/>
                  <w:sz w:val="20"/>
                  <w:szCs w:val="20"/>
                </w:rPr>
                <w:t xml:space="preserve">DDH </w:t>
              </w:r>
              <w:r>
                <w:rPr>
                  <w:rFonts w:asciiTheme="minorHAnsi" w:hAnsiTheme="minorHAnsi" w:cstheme="minorHAnsi"/>
                  <w:bCs/>
                  <w:sz w:val="20"/>
                  <w:szCs w:val="20"/>
                </w:rPr>
                <w:t>2</w:t>
              </w:r>
            </w:ins>
            <w:ins w:id="8811" w:author="Sam Sehgal (EXT Idiom)" w:date="2024-11-12T11:16:00Z" w16du:dateUtc="2024-11-12T00:16:00Z">
              <w:r w:rsidR="006C5B03">
                <w:rPr>
                  <w:rFonts w:asciiTheme="minorHAnsi" w:hAnsiTheme="minorHAnsi" w:cstheme="minorHAnsi"/>
                  <w:bCs/>
                  <w:sz w:val="20"/>
                  <w:szCs w:val="20"/>
                </w:rPr>
                <w:t>6</w:t>
              </w:r>
            </w:ins>
            <w:ins w:id="8812" w:author="sam sehgal" w:date="2024-10-14T16:03:00Z" w16du:dateUtc="2024-10-14T05:03:00Z">
              <w:del w:id="8813" w:author="Sam Sehgal (EXT Idiom)" w:date="2024-11-12T11:16:00Z" w16du:dateUtc="2024-11-12T00:16:00Z">
                <w:r w:rsidDel="006C5B03">
                  <w:rPr>
                    <w:rFonts w:asciiTheme="minorHAnsi" w:hAnsiTheme="minorHAnsi" w:cstheme="minorHAnsi"/>
                    <w:bCs/>
                    <w:sz w:val="20"/>
                    <w:szCs w:val="20"/>
                  </w:rPr>
                  <w:delText>5</w:delText>
                </w:r>
              </w:del>
            </w:ins>
            <w:del w:id="8814" w:author="sam sehgal" w:date="2024-10-14T16:03:00Z" w16du:dateUtc="2024-10-14T05:03:00Z">
              <w:r w:rsidRPr="00792974" w:rsidDel="00934989">
                <w:rPr>
                  <w:rFonts w:asciiTheme="minorHAnsi" w:hAnsiTheme="minorHAnsi" w:cstheme="minorHAnsi"/>
                  <w:bCs/>
                  <w:sz w:val="20"/>
                  <w:szCs w:val="20"/>
                </w:rPr>
                <w:delText xml:space="preserve">DDH </w:delText>
              </w:r>
              <w:r w:rsidDel="00934989">
                <w:rPr>
                  <w:rFonts w:asciiTheme="minorHAnsi" w:hAnsiTheme="minorHAnsi" w:cstheme="minorHAnsi"/>
                  <w:bCs/>
                  <w:sz w:val="20"/>
                  <w:szCs w:val="20"/>
                </w:rPr>
                <w:delText>24</w:delText>
              </w:r>
            </w:del>
          </w:p>
        </w:tc>
        <w:tc>
          <w:tcPr>
            <w:tcW w:w="2243" w:type="dxa"/>
            <w:tcBorders>
              <w:top w:val="single" w:sz="4" w:space="0" w:color="auto"/>
              <w:left w:val="single" w:sz="4" w:space="0" w:color="auto"/>
              <w:bottom w:val="single" w:sz="4" w:space="0" w:color="auto"/>
              <w:right w:val="single" w:sz="4" w:space="0" w:color="auto"/>
            </w:tcBorders>
          </w:tcPr>
          <w:p w14:paraId="2689072E" w14:textId="633C604A" w:rsidR="00934989" w:rsidRPr="00866A3B" w:rsidRDefault="00934989" w:rsidP="00934989">
            <w:pPr>
              <w:tabs>
                <w:tab w:val="left" w:pos="1800"/>
              </w:tabs>
              <w:rPr>
                <w:rFonts w:ascii="Calibri" w:hAnsi="Calibri" w:cs="Calibri"/>
                <w:sz w:val="20"/>
                <w:szCs w:val="20"/>
              </w:rPr>
            </w:pPr>
            <w:r w:rsidRPr="00866A3B">
              <w:rPr>
                <w:rFonts w:ascii="Calibri" w:hAnsi="Calibri" w:cs="Calibri"/>
                <w:sz w:val="20"/>
                <w:szCs w:val="20"/>
              </w:rPr>
              <w:t>&lt;VehicleInsuredLast30DaysCode&gt;</w:t>
            </w:r>
          </w:p>
          <w:p w14:paraId="71E53F22" w14:textId="1E46F3B7" w:rsidR="00934989" w:rsidRPr="003F04B7" w:rsidRDefault="00934989" w:rsidP="00934989">
            <w:pPr>
              <w:tabs>
                <w:tab w:val="left" w:pos="1800"/>
              </w:tabs>
              <w:rPr>
                <w:rFonts w:ascii="Calibri" w:hAnsi="Calibri" w:cs="Calibri"/>
                <w:sz w:val="20"/>
                <w:szCs w:val="20"/>
                <w:highlight w:val="yellow"/>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934989" w:rsidRPr="000C1A69" w14:paraId="21E8270B" w14:textId="77777777" w:rsidTr="0472516C">
              <w:trPr>
                <w:trHeight w:val="300"/>
              </w:trPr>
              <w:tc>
                <w:tcPr>
                  <w:tcW w:w="2861" w:type="dxa"/>
                  <w:noWrap/>
                  <w:vAlign w:val="center"/>
                  <w:hideMark/>
                </w:tcPr>
                <w:p w14:paraId="02B3E9E0" w14:textId="2810F4C4" w:rsidR="00934989" w:rsidRPr="000C1A69" w:rsidRDefault="00934989" w:rsidP="00934989">
                  <w:pPr>
                    <w:pStyle w:val="BodycopyCOI"/>
                    <w:rPr>
                      <w:noProof/>
                      <w:color w:val="000000" w:themeColor="text1"/>
                    </w:rPr>
                  </w:pPr>
                  <w:commentRangeStart w:id="8815"/>
                  <w:commentRangeStart w:id="8816"/>
                  <w:commentRangeStart w:id="8817"/>
                  <w:commentRangeStart w:id="8818"/>
                  <w:commentRangeStart w:id="8819"/>
                  <w:r w:rsidRPr="000C1A69">
                    <w:t>You have told us</w:t>
                  </w:r>
                  <w:commentRangeEnd w:id="8815"/>
                  <w:r w:rsidRPr="000C1A69">
                    <w:rPr>
                      <w:rStyle w:val="CommentReference"/>
                      <w:sz w:val="18"/>
                      <w:szCs w:val="18"/>
                    </w:rPr>
                    <w:commentReference w:id="8815"/>
                  </w:r>
                  <w:commentRangeEnd w:id="8816"/>
                  <w:r w:rsidRPr="000C1A69">
                    <w:rPr>
                      <w:rStyle w:val="CommentReference"/>
                      <w:sz w:val="18"/>
                      <w:szCs w:val="18"/>
                    </w:rPr>
                    <w:commentReference w:id="8816"/>
                  </w:r>
                  <w:commentRangeEnd w:id="8817"/>
                  <w:r w:rsidRPr="000C1A69">
                    <w:rPr>
                      <w:rStyle w:val="CommentReference"/>
                      <w:sz w:val="18"/>
                      <w:szCs w:val="18"/>
                    </w:rPr>
                    <w:commentReference w:id="8817"/>
                  </w:r>
                  <w:r w:rsidRPr="000C1A69">
                    <w:t>:</w:t>
                  </w:r>
                  <w:commentRangeEnd w:id="8818"/>
                  <w:r w:rsidRPr="000C1A69">
                    <w:rPr>
                      <w:rStyle w:val="CommentReference"/>
                      <w:noProof/>
                      <w:color w:val="000000" w:themeColor="text1"/>
                      <w:sz w:val="18"/>
                      <w:szCs w:val="18"/>
                    </w:rPr>
                    <w:commentReference w:id="8818"/>
                  </w:r>
                  <w:commentRangeEnd w:id="8819"/>
                  <w:r w:rsidRPr="000C1A69">
                    <w:rPr>
                      <w:rStyle w:val="CommentReference"/>
                      <w:noProof/>
                      <w:color w:val="000000" w:themeColor="text1"/>
                      <w:sz w:val="18"/>
                      <w:szCs w:val="18"/>
                    </w:rPr>
                    <w:commentReference w:id="8819"/>
                  </w:r>
                </w:p>
              </w:tc>
              <w:tc>
                <w:tcPr>
                  <w:tcW w:w="4546" w:type="dxa"/>
                  <w:noWrap/>
                  <w:vAlign w:val="bottom"/>
                  <w:hideMark/>
                </w:tcPr>
                <w:p w14:paraId="4B1FE6DA" w14:textId="021344E3" w:rsidR="00934989" w:rsidRPr="000C1A69" w:rsidRDefault="00934989" w:rsidP="00934989">
                  <w:pPr>
                    <w:pStyle w:val="TableBodycopy"/>
                    <w:rPr>
                      <w:rFonts w:asciiTheme="minorHAnsi" w:hAnsiTheme="minorHAnsi" w:cstheme="minorBidi"/>
                      <w:b/>
                      <w:bCs/>
                    </w:rPr>
                  </w:pPr>
                  <w:r w:rsidRPr="000C1A69">
                    <w:rPr>
                      <w:rFonts w:asciiTheme="minorHAnsi" w:hAnsiTheme="minorHAnsi" w:cstheme="minorBidi"/>
                      <w:b/>
                      <w:bCs/>
                    </w:rPr>
                    <w:t xml:space="preserve">• all declared drivers </w:t>
                  </w:r>
                  <w:commentRangeStart w:id="8820"/>
                  <w:commentRangeStart w:id="8821"/>
                  <w:r w:rsidRPr="000C1A69">
                    <w:rPr>
                      <w:rFonts w:asciiTheme="minorHAnsi" w:hAnsiTheme="minorHAnsi" w:cstheme="minorBidi"/>
                      <w:b/>
                      <w:bCs/>
                    </w:rPr>
                    <w:t>have</w:t>
                  </w:r>
                  <w:commentRangeEnd w:id="8820"/>
                  <w:r w:rsidRPr="000C1A69">
                    <w:rPr>
                      <w:rStyle w:val="CommentReference"/>
                      <w:rFonts w:asciiTheme="minorHAnsi" w:hAnsiTheme="minorHAnsi" w:cstheme="minorBidi"/>
                      <w:b/>
                      <w:bCs/>
                      <w:sz w:val="20"/>
                      <w:szCs w:val="24"/>
                    </w:rPr>
                    <w:commentReference w:id="8820"/>
                  </w:r>
                  <w:commentRangeEnd w:id="8821"/>
                  <w:r w:rsidRPr="000C1A69">
                    <w:rPr>
                      <w:rStyle w:val="CommentReference"/>
                      <w:rFonts w:asciiTheme="minorHAnsi" w:hAnsiTheme="minorHAnsi" w:cstheme="minorBidi"/>
                      <w:b/>
                      <w:bCs/>
                      <w:sz w:val="20"/>
                      <w:szCs w:val="24"/>
                    </w:rPr>
                    <w:commentReference w:id="8821"/>
                  </w:r>
                  <w:r w:rsidRPr="000C1A69">
                    <w:rPr>
                      <w:rFonts w:asciiTheme="minorHAnsi" w:hAnsiTheme="minorHAnsi" w:cstheme="minorBidi"/>
                      <w:b/>
                      <w:bCs/>
                    </w:rPr>
                    <w:t xml:space="preserve"> a valid licence to drive in Australia</w:t>
                  </w:r>
                </w:p>
              </w:tc>
            </w:tr>
          </w:tbl>
          <w:p w14:paraId="622EA66A" w14:textId="01AD6276" w:rsidR="00934989" w:rsidRPr="000C1A69" w:rsidRDefault="00934989" w:rsidP="00934989">
            <w:pPr>
              <w:tabs>
                <w:tab w:val="left" w:pos="774"/>
              </w:tabs>
              <w:rPr>
                <w:rFonts w:ascii="Calibri" w:hAnsi="Calibri" w:cs="Calibri"/>
                <w:sz w:val="20"/>
                <w:szCs w:val="20"/>
              </w:rPr>
            </w:pPr>
          </w:p>
          <w:p w14:paraId="32B30D0C" w14:textId="73A6F526" w:rsidR="00934989" w:rsidRPr="000C1A69" w:rsidRDefault="00934989" w:rsidP="00934989">
            <w:pPr>
              <w:tabs>
                <w:tab w:val="left" w:pos="774"/>
              </w:tabs>
              <w:rPr>
                <w:rFonts w:ascii="Calibri" w:hAnsi="Calibri" w:cs="Calibri"/>
                <w:sz w:val="20"/>
                <w:szCs w:val="20"/>
              </w:rPr>
            </w:pPr>
          </w:p>
          <w:p w14:paraId="1A08455A" w14:textId="67179A0E" w:rsidR="00934989" w:rsidRPr="000C1A69" w:rsidRDefault="00934989" w:rsidP="00934989">
            <w:pPr>
              <w:tabs>
                <w:tab w:val="left" w:pos="774"/>
              </w:tabs>
              <w:rPr>
                <w:rFonts w:ascii="Calibri" w:hAnsi="Calibri" w:cs="Calibri"/>
                <w:sz w:val="20"/>
                <w:szCs w:val="20"/>
              </w:rPr>
            </w:pPr>
          </w:p>
          <w:p w14:paraId="4A5945D1" w14:textId="0F7E078C" w:rsidR="00934989" w:rsidRPr="000C1A69" w:rsidRDefault="00934989" w:rsidP="00934989">
            <w:pPr>
              <w:tabs>
                <w:tab w:val="left" w:pos="774"/>
              </w:tabs>
              <w:rPr>
                <w:rFonts w:ascii="Calibri" w:hAnsi="Calibri" w:cs="Calibri"/>
                <w:sz w:val="20"/>
                <w:szCs w:val="20"/>
              </w:rPr>
            </w:pPr>
          </w:p>
        </w:tc>
        <w:tc>
          <w:tcPr>
            <w:tcW w:w="1418" w:type="dxa"/>
            <w:tcBorders>
              <w:top w:val="single" w:sz="4" w:space="0" w:color="auto"/>
              <w:left w:val="single" w:sz="4" w:space="0" w:color="auto"/>
              <w:bottom w:val="single" w:sz="4" w:space="0" w:color="auto"/>
              <w:right w:val="single" w:sz="4" w:space="0" w:color="auto"/>
            </w:tcBorders>
          </w:tcPr>
          <w:p w14:paraId="5DD83EA3" w14:textId="62965D71" w:rsidR="00934989" w:rsidRPr="000C1A69" w:rsidRDefault="00934989" w:rsidP="00934989">
            <w:pPr>
              <w:tabs>
                <w:tab w:val="left" w:pos="1800"/>
              </w:tabs>
              <w:rPr>
                <w:rFonts w:ascii="Calibri" w:hAnsi="Calibri" w:cs="Calibri"/>
                <w:color w:val="000000" w:themeColor="text1"/>
                <w:sz w:val="20"/>
                <w:szCs w:val="20"/>
              </w:rPr>
            </w:pPr>
            <w:r w:rsidRPr="000C1A69">
              <w:rPr>
                <w:rFonts w:ascii="Calibri" w:hAnsi="Calibri" w:cs="Calibri"/>
                <w:color w:val="000000" w:themeColor="text1"/>
                <w:sz w:val="20"/>
                <w:szCs w:val="20"/>
              </w:rPr>
              <w:t>Always display</w:t>
            </w:r>
          </w:p>
          <w:p w14:paraId="4BE7D9A4" w14:textId="3D8B99FC" w:rsidR="00934989" w:rsidRPr="000C1A69" w:rsidRDefault="00934989" w:rsidP="00934989">
            <w:pPr>
              <w:tabs>
                <w:tab w:val="left" w:pos="1800"/>
              </w:tabs>
              <w:rPr>
                <w:rFonts w:ascii="Calibri" w:hAnsi="Calibri" w:cs="Calibri"/>
                <w:color w:val="000000" w:themeColor="text1"/>
                <w:sz w:val="20"/>
                <w:szCs w:val="20"/>
              </w:rPr>
            </w:pPr>
          </w:p>
        </w:tc>
        <w:tc>
          <w:tcPr>
            <w:tcW w:w="1843" w:type="dxa"/>
            <w:tcBorders>
              <w:top w:val="single" w:sz="4" w:space="0" w:color="auto"/>
              <w:left w:val="single" w:sz="4" w:space="0" w:color="auto"/>
              <w:bottom w:val="single" w:sz="4" w:space="0" w:color="auto"/>
              <w:right w:val="single" w:sz="4" w:space="0" w:color="auto"/>
            </w:tcBorders>
          </w:tcPr>
          <w:p w14:paraId="18954E09" w14:textId="05F01916" w:rsidR="00934989" w:rsidRPr="000C1A69" w:rsidRDefault="00934989" w:rsidP="00934989">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Column 1 Bodycopy_COI</w:t>
            </w:r>
          </w:p>
          <w:p w14:paraId="32DF6080" w14:textId="66FF0AF3" w:rsidR="00934989" w:rsidRPr="000C1A69" w:rsidRDefault="00934989" w:rsidP="00934989">
            <w:pPr>
              <w:tabs>
                <w:tab w:val="left" w:pos="1800"/>
              </w:tabs>
              <w:rPr>
                <w:rFonts w:asciiTheme="minorHAnsi" w:hAnsiTheme="minorHAnsi" w:cstheme="minorHAnsi"/>
                <w:bCs/>
                <w:sz w:val="20"/>
                <w:szCs w:val="20"/>
              </w:rPr>
            </w:pPr>
          </w:p>
          <w:p w14:paraId="3E85CEF0" w14:textId="6ED1AEFA" w:rsidR="00934989" w:rsidRPr="000C1A69" w:rsidRDefault="00934989" w:rsidP="00934989">
            <w:pPr>
              <w:tabs>
                <w:tab w:val="left" w:pos="1800"/>
              </w:tabs>
              <w:rPr>
                <w:rFonts w:asciiTheme="minorHAnsi" w:hAnsiTheme="minorHAnsi" w:cstheme="minorHAnsi"/>
                <w:bCs/>
                <w:sz w:val="20"/>
                <w:szCs w:val="20"/>
              </w:rPr>
            </w:pPr>
            <w:r w:rsidRPr="000C1A69">
              <w:rPr>
                <w:rFonts w:asciiTheme="minorHAnsi" w:hAnsiTheme="minorHAnsi" w:cstheme="minorHAnsi"/>
                <w:bCs/>
                <w:sz w:val="20"/>
                <w:szCs w:val="20"/>
              </w:rPr>
              <w:t>Column 2: Bullet_1_B_COI</w:t>
            </w:r>
          </w:p>
          <w:p w14:paraId="2E60AF1F" w14:textId="7D329830" w:rsidR="00934989" w:rsidRPr="000C1A69" w:rsidRDefault="00934989" w:rsidP="00934989">
            <w:pPr>
              <w:tabs>
                <w:tab w:val="left" w:pos="1800"/>
              </w:tabs>
              <w:rPr>
                <w:rFonts w:asciiTheme="minorHAnsi" w:hAnsiTheme="minorHAnsi" w:cstheme="minorHAnsi"/>
                <w:bCs/>
                <w:sz w:val="20"/>
                <w:szCs w:val="20"/>
              </w:rPr>
            </w:pPr>
          </w:p>
        </w:tc>
      </w:tr>
      <w:tr w:rsidR="00934989" w:rsidRPr="00BD6987" w14:paraId="0DF74456"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61F5888F" w14:textId="5BD449BD" w:rsidR="00934989" w:rsidRPr="00BD6987" w:rsidRDefault="00934989" w:rsidP="00934989">
            <w:pPr>
              <w:tabs>
                <w:tab w:val="left" w:pos="1800"/>
              </w:tabs>
              <w:rPr>
                <w:rFonts w:asciiTheme="minorHAnsi" w:hAnsiTheme="minorHAnsi" w:cstheme="minorHAnsi"/>
                <w:b/>
                <w:sz w:val="20"/>
                <w:szCs w:val="20"/>
              </w:rPr>
            </w:pPr>
            <w:ins w:id="8822" w:author="sam sehgal" w:date="2024-10-14T16:03:00Z" w16du:dateUtc="2024-10-14T05:03:00Z">
              <w:r w:rsidRPr="00792974">
                <w:rPr>
                  <w:rFonts w:asciiTheme="minorHAnsi" w:hAnsiTheme="minorHAnsi" w:cstheme="minorHAnsi"/>
                  <w:bCs/>
                  <w:sz w:val="20"/>
                  <w:szCs w:val="20"/>
                </w:rPr>
                <w:t xml:space="preserve">DDH </w:t>
              </w:r>
              <w:r>
                <w:rPr>
                  <w:rFonts w:asciiTheme="minorHAnsi" w:hAnsiTheme="minorHAnsi" w:cstheme="minorHAnsi"/>
                  <w:bCs/>
                  <w:sz w:val="20"/>
                  <w:szCs w:val="20"/>
                </w:rPr>
                <w:t>2</w:t>
              </w:r>
            </w:ins>
            <w:ins w:id="8823" w:author="Sam Sehgal (EXT Idiom)" w:date="2024-11-12T11:16:00Z" w16du:dateUtc="2024-11-12T00:16:00Z">
              <w:r w:rsidR="006C5B03">
                <w:rPr>
                  <w:rFonts w:asciiTheme="minorHAnsi" w:hAnsiTheme="minorHAnsi" w:cstheme="minorHAnsi"/>
                  <w:bCs/>
                  <w:sz w:val="20"/>
                  <w:szCs w:val="20"/>
                </w:rPr>
                <w:t>7</w:t>
              </w:r>
            </w:ins>
            <w:ins w:id="8824" w:author="sam sehgal" w:date="2024-10-14T16:03:00Z" w16du:dateUtc="2024-10-14T05:03:00Z">
              <w:del w:id="8825" w:author="Sam Sehgal (EXT Idiom)" w:date="2024-11-12T11:16:00Z" w16du:dateUtc="2024-11-12T00:16:00Z">
                <w:r w:rsidDel="006C5B03">
                  <w:rPr>
                    <w:rFonts w:asciiTheme="minorHAnsi" w:hAnsiTheme="minorHAnsi" w:cstheme="minorHAnsi"/>
                    <w:bCs/>
                    <w:sz w:val="20"/>
                    <w:szCs w:val="20"/>
                  </w:rPr>
                  <w:delText>6</w:delText>
                </w:r>
              </w:del>
            </w:ins>
            <w:del w:id="8826" w:author="sam sehgal" w:date="2024-10-14T16:03:00Z" w16du:dateUtc="2024-10-14T05:03:00Z">
              <w:r w:rsidRPr="00792974" w:rsidDel="00934989">
                <w:rPr>
                  <w:rFonts w:asciiTheme="minorHAnsi" w:hAnsiTheme="minorHAnsi" w:cstheme="minorHAnsi"/>
                  <w:bCs/>
                  <w:sz w:val="20"/>
                  <w:szCs w:val="20"/>
                </w:rPr>
                <w:delText xml:space="preserve">DDH </w:delText>
              </w:r>
              <w:r w:rsidDel="00934989">
                <w:rPr>
                  <w:rFonts w:asciiTheme="minorHAnsi" w:hAnsiTheme="minorHAnsi" w:cstheme="minorHAnsi"/>
                  <w:bCs/>
                  <w:sz w:val="20"/>
                  <w:szCs w:val="20"/>
                </w:rPr>
                <w:delText>25</w:delText>
              </w:r>
            </w:del>
          </w:p>
        </w:tc>
        <w:tc>
          <w:tcPr>
            <w:tcW w:w="2243" w:type="dxa"/>
            <w:tcBorders>
              <w:top w:val="single" w:sz="4" w:space="0" w:color="auto"/>
              <w:left w:val="single" w:sz="4" w:space="0" w:color="auto"/>
              <w:bottom w:val="single" w:sz="4" w:space="0" w:color="auto"/>
              <w:right w:val="single" w:sz="4" w:space="0" w:color="auto"/>
            </w:tcBorders>
          </w:tcPr>
          <w:p w14:paraId="2384CCA3" w14:textId="66B07950" w:rsidR="00934989" w:rsidRPr="3136F1EB" w:rsidRDefault="00934989" w:rsidP="00934989">
            <w:pPr>
              <w:tabs>
                <w:tab w:val="left" w:pos="1800"/>
              </w:tabs>
              <w:rPr>
                <w:rFonts w:ascii="Calibri" w:hAnsi="Calibri" w:cs="Calibri"/>
                <w:sz w:val="20"/>
                <w:szCs w:val="20"/>
              </w:rPr>
            </w:pPr>
            <w:r w:rsidRPr="000C1A69">
              <w:rPr>
                <w:rFonts w:ascii="Calibri" w:hAnsi="Calibri" w:cs="Calibri"/>
                <w:color w:val="000000" w:themeColor="text1"/>
                <w:sz w:val="20"/>
                <w:szCs w:val="20"/>
              </w:rPr>
              <w:t>&lt;VehicleInsuredLast30DaysCode&gt;</w:t>
            </w:r>
          </w:p>
        </w:tc>
        <w:tc>
          <w:tcPr>
            <w:tcW w:w="8079" w:type="dxa"/>
            <w:tcBorders>
              <w:top w:val="single" w:sz="4" w:space="0" w:color="auto"/>
              <w:left w:val="single" w:sz="4" w:space="0" w:color="auto"/>
              <w:bottom w:val="single" w:sz="4" w:space="0" w:color="auto"/>
              <w:right w:val="single" w:sz="4" w:space="0" w:color="auto"/>
            </w:tcBorders>
          </w:tcPr>
          <w:p w14:paraId="38AB5844" w14:textId="1B2AF18E" w:rsidR="00934989" w:rsidRPr="005556B6" w:rsidRDefault="00934989" w:rsidP="00934989">
            <w:pPr>
              <w:tabs>
                <w:tab w:val="left" w:pos="774"/>
              </w:tabs>
              <w:rPr>
                <w:rFonts w:ascii="Calibri" w:hAnsi="Calibri" w:cs="Calibri"/>
                <w:sz w:val="20"/>
                <w:szCs w:val="20"/>
              </w:rPr>
            </w:pPr>
          </w:p>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934989" w:rsidRPr="005556B6" w14:paraId="4885FDAD" w14:textId="77777777" w:rsidTr="0472516C">
              <w:trPr>
                <w:trHeight w:val="300"/>
              </w:trPr>
              <w:tc>
                <w:tcPr>
                  <w:tcW w:w="2861" w:type="dxa"/>
                  <w:noWrap/>
                  <w:vAlign w:val="center"/>
                  <w:hideMark/>
                </w:tcPr>
                <w:p w14:paraId="2065F462" w14:textId="5FBF4E1B" w:rsidR="00934989" w:rsidRPr="005556B6" w:rsidRDefault="00934989" w:rsidP="00934989">
                  <w:pPr>
                    <w:pStyle w:val="TableBodycopy"/>
                    <w:rPr>
                      <w:rFonts w:asciiTheme="minorHAnsi" w:hAnsiTheme="minorHAnsi" w:cstheme="minorBidi"/>
                      <w:noProof/>
                      <w:color w:val="000000" w:themeColor="text1"/>
                    </w:rPr>
                  </w:pPr>
                  <w:commentRangeStart w:id="8827"/>
                  <w:commentRangeStart w:id="8828"/>
                  <w:r w:rsidRPr="005556B6">
                    <w:rPr>
                      <w:sz w:val="18"/>
                      <w:szCs w:val="18"/>
                      <w:lang w:val="en-AU" w:eastAsia="en-GB"/>
                    </w:rPr>
                    <w:t>You have told us:</w:t>
                  </w:r>
                  <w:commentRangeEnd w:id="8827"/>
                  <w:r w:rsidRPr="005556B6">
                    <w:rPr>
                      <w:rStyle w:val="CommentReference"/>
                      <w:rFonts w:asciiTheme="minorHAnsi" w:hAnsiTheme="minorHAnsi" w:cstheme="minorBidi"/>
                      <w:noProof/>
                      <w:color w:val="000000" w:themeColor="text1"/>
                      <w:sz w:val="20"/>
                      <w:szCs w:val="24"/>
                    </w:rPr>
                    <w:commentReference w:id="8827"/>
                  </w:r>
                  <w:commentRangeEnd w:id="8828"/>
                  <w:r w:rsidRPr="005556B6">
                    <w:rPr>
                      <w:rStyle w:val="CommentReference"/>
                      <w:rFonts w:asciiTheme="minorHAnsi" w:hAnsiTheme="minorHAnsi" w:cstheme="minorBidi"/>
                      <w:noProof/>
                      <w:color w:val="000000" w:themeColor="text1"/>
                      <w:sz w:val="20"/>
                      <w:szCs w:val="24"/>
                    </w:rPr>
                    <w:commentReference w:id="8828"/>
                  </w:r>
                </w:p>
              </w:tc>
              <w:tc>
                <w:tcPr>
                  <w:tcW w:w="4546" w:type="dxa"/>
                  <w:noWrap/>
                  <w:vAlign w:val="bottom"/>
                  <w:hideMark/>
                </w:tcPr>
                <w:p w14:paraId="025D189D" w14:textId="6857F8E6" w:rsidR="00934989" w:rsidRPr="005556B6" w:rsidRDefault="00934989" w:rsidP="00934989">
                  <w:pPr>
                    <w:pStyle w:val="TableBodycopy"/>
                    <w:rPr>
                      <w:rFonts w:asciiTheme="minorHAnsi" w:hAnsiTheme="minorHAnsi" w:cstheme="minorBidi"/>
                      <w:b/>
                      <w:bCs/>
                    </w:rPr>
                  </w:pPr>
                  <w:r w:rsidRPr="005556B6">
                    <w:rPr>
                      <w:rFonts w:asciiTheme="minorHAnsi" w:hAnsiTheme="minorHAnsi" w:cstheme="minorBidi"/>
                      <w:b/>
                      <w:bCs/>
                    </w:rPr>
                    <w:t xml:space="preserve">• you held </w:t>
                  </w:r>
                  <w:commentRangeStart w:id="8829"/>
                  <w:commentRangeStart w:id="8830"/>
                  <w:r w:rsidRPr="005556B6">
                    <w:rPr>
                      <w:rFonts w:asciiTheme="minorHAnsi" w:hAnsiTheme="minorHAnsi" w:cstheme="minorBidi"/>
                      <w:b/>
                      <w:bCs/>
                    </w:rPr>
                    <w:t>insurance</w:t>
                  </w:r>
                  <w:commentRangeEnd w:id="8829"/>
                  <w:r w:rsidRPr="005556B6">
                    <w:rPr>
                      <w:rStyle w:val="CommentReference"/>
                      <w:rFonts w:asciiTheme="minorHAnsi" w:hAnsiTheme="minorHAnsi" w:cstheme="minorBidi"/>
                      <w:b/>
                      <w:bCs/>
                      <w:sz w:val="20"/>
                      <w:szCs w:val="24"/>
                    </w:rPr>
                    <w:commentReference w:id="8829"/>
                  </w:r>
                  <w:commentRangeEnd w:id="8830"/>
                  <w:r w:rsidRPr="005556B6">
                    <w:rPr>
                      <w:rStyle w:val="CommentReference"/>
                      <w:rFonts w:asciiTheme="minorHAnsi" w:hAnsiTheme="minorHAnsi" w:cstheme="minorBidi"/>
                      <w:b/>
                      <w:bCs/>
                      <w:sz w:val="20"/>
                      <w:szCs w:val="24"/>
                    </w:rPr>
                    <w:commentReference w:id="8830"/>
                  </w:r>
                  <w:r w:rsidRPr="005556B6">
                    <w:rPr>
                      <w:rFonts w:asciiTheme="minorHAnsi" w:hAnsiTheme="minorHAnsi" w:cstheme="minorBidi"/>
                      <w:b/>
                      <w:bCs/>
                    </w:rPr>
                    <w:t xml:space="preserve">  excluding Compulsory Third Party insurance (CTP/Green Slip) on this car within 30 days of first taking out this policy</w:t>
                  </w:r>
                </w:p>
              </w:tc>
            </w:tr>
          </w:tbl>
          <w:p w14:paraId="5761A9FE" w14:textId="32FC122A" w:rsidR="00934989" w:rsidRPr="005556B6" w:rsidRDefault="00934989" w:rsidP="00934989">
            <w:pPr>
              <w:tabs>
                <w:tab w:val="left" w:pos="774"/>
              </w:tabs>
              <w:rPr>
                <w:rFonts w:ascii="Calibri" w:hAnsi="Calibri" w:cs="Calibri"/>
                <w:sz w:val="20"/>
                <w:szCs w:val="20"/>
              </w:rPr>
            </w:pPr>
          </w:p>
          <w:p w14:paraId="58C36571" w14:textId="0B5197B9" w:rsidR="00934989" w:rsidRPr="005556B6" w:rsidRDefault="00934989" w:rsidP="00934989">
            <w:pPr>
              <w:tabs>
                <w:tab w:val="left" w:pos="774"/>
              </w:tabs>
              <w:rPr>
                <w:rFonts w:ascii="Calibri" w:hAnsi="Calibri" w:cs="Calibri"/>
                <w:sz w:val="20"/>
                <w:szCs w:val="20"/>
              </w:rPr>
            </w:pPr>
          </w:p>
          <w:p w14:paraId="5B1776AB" w14:textId="54364C1A" w:rsidR="00934989" w:rsidRPr="005556B6" w:rsidRDefault="00934989" w:rsidP="00934989">
            <w:pPr>
              <w:tabs>
                <w:tab w:val="left" w:pos="774"/>
              </w:tabs>
              <w:rPr>
                <w:rFonts w:asciiTheme="minorHAnsi" w:eastAsia="Tahoma" w:hAnsiTheme="minorHAnsi" w:cstheme="minorHAnsi"/>
                <w:szCs w:val="20"/>
              </w:rPr>
            </w:pPr>
          </w:p>
        </w:tc>
        <w:tc>
          <w:tcPr>
            <w:tcW w:w="1418" w:type="dxa"/>
            <w:tcBorders>
              <w:top w:val="single" w:sz="4" w:space="0" w:color="auto"/>
              <w:left w:val="single" w:sz="4" w:space="0" w:color="auto"/>
              <w:bottom w:val="single" w:sz="4" w:space="0" w:color="auto"/>
              <w:right w:val="single" w:sz="4" w:space="0" w:color="auto"/>
            </w:tcBorders>
          </w:tcPr>
          <w:p w14:paraId="2E305710" w14:textId="0A2F9DE1" w:rsidR="00934989" w:rsidRPr="000C1A69" w:rsidRDefault="00934989" w:rsidP="00934989">
            <w:pPr>
              <w:tabs>
                <w:tab w:val="left" w:pos="1800"/>
              </w:tabs>
              <w:rPr>
                <w:rFonts w:ascii="Calibri" w:hAnsi="Calibri" w:cs="Calibri"/>
                <w:color w:val="000000" w:themeColor="text1"/>
                <w:sz w:val="20"/>
                <w:szCs w:val="20"/>
              </w:rPr>
            </w:pPr>
            <w:r w:rsidRPr="000C1A69">
              <w:rPr>
                <w:rFonts w:ascii="Calibri" w:hAnsi="Calibri" w:cs="Calibri"/>
                <w:color w:val="000000" w:themeColor="text1"/>
                <w:sz w:val="20"/>
                <w:szCs w:val="20"/>
              </w:rPr>
              <w:t xml:space="preserve">IF &lt;VehicleInsuredLast30DaysCode&gt; = 1|True </w:t>
            </w:r>
            <w:r w:rsidRPr="003F04B7">
              <w:rPr>
                <w:rFonts w:ascii="Calibri" w:hAnsi="Calibri" w:cs="Calibri"/>
                <w:b/>
                <w:bCs/>
                <w:color w:val="000000" w:themeColor="text1"/>
                <w:sz w:val="20"/>
                <w:szCs w:val="20"/>
              </w:rPr>
              <w:t>THEN</w:t>
            </w:r>
            <w:r w:rsidRPr="000C1A69">
              <w:rPr>
                <w:rFonts w:ascii="Calibri" w:hAnsi="Calibri" w:cs="Calibri"/>
                <w:color w:val="000000" w:themeColor="text1"/>
                <w:sz w:val="20"/>
                <w:szCs w:val="20"/>
              </w:rPr>
              <w:t xml:space="preserve"> display</w:t>
            </w:r>
          </w:p>
        </w:tc>
        <w:tc>
          <w:tcPr>
            <w:tcW w:w="1843" w:type="dxa"/>
            <w:tcBorders>
              <w:top w:val="single" w:sz="4" w:space="0" w:color="auto"/>
              <w:left w:val="single" w:sz="4" w:space="0" w:color="auto"/>
              <w:bottom w:val="single" w:sz="4" w:space="0" w:color="auto"/>
              <w:right w:val="single" w:sz="4" w:space="0" w:color="auto"/>
            </w:tcBorders>
          </w:tcPr>
          <w:p w14:paraId="0F88CB98" w14:textId="226D1571" w:rsidR="00934989" w:rsidRPr="000C1A69" w:rsidRDefault="00934989" w:rsidP="00934989">
            <w:pPr>
              <w:tabs>
                <w:tab w:val="left" w:pos="1800"/>
              </w:tabs>
              <w:rPr>
                <w:rFonts w:asciiTheme="minorHAnsi" w:hAnsiTheme="minorHAnsi" w:cstheme="minorHAnsi"/>
                <w:bCs/>
                <w:sz w:val="20"/>
                <w:szCs w:val="20"/>
              </w:rPr>
            </w:pPr>
          </w:p>
        </w:tc>
      </w:tr>
      <w:tr w:rsidR="00934989" w:rsidRPr="00BD6987" w14:paraId="41931E16"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620560F8" w14:textId="09ECD2E8" w:rsidR="00934989" w:rsidRPr="00BD6987" w:rsidRDefault="00934989" w:rsidP="00934989">
            <w:pPr>
              <w:tabs>
                <w:tab w:val="left" w:pos="1800"/>
              </w:tabs>
              <w:rPr>
                <w:rFonts w:asciiTheme="minorHAnsi" w:hAnsiTheme="minorHAnsi" w:cstheme="minorHAnsi"/>
                <w:b/>
                <w:sz w:val="20"/>
                <w:szCs w:val="20"/>
              </w:rPr>
            </w:pPr>
            <w:ins w:id="8831" w:author="sam sehgal" w:date="2024-10-14T16:03:00Z" w16du:dateUtc="2024-10-14T05:03:00Z">
              <w:r w:rsidRPr="00792974">
                <w:rPr>
                  <w:rFonts w:asciiTheme="minorHAnsi" w:hAnsiTheme="minorHAnsi" w:cstheme="minorHAnsi"/>
                  <w:bCs/>
                  <w:sz w:val="20"/>
                  <w:szCs w:val="20"/>
                </w:rPr>
                <w:lastRenderedPageBreak/>
                <w:t xml:space="preserve">DDH </w:t>
              </w:r>
              <w:r>
                <w:rPr>
                  <w:rFonts w:asciiTheme="minorHAnsi" w:hAnsiTheme="minorHAnsi" w:cstheme="minorHAnsi"/>
                  <w:bCs/>
                  <w:sz w:val="20"/>
                  <w:szCs w:val="20"/>
                </w:rPr>
                <w:t>2</w:t>
              </w:r>
            </w:ins>
            <w:ins w:id="8832" w:author="Sam Sehgal (EXT Idiom)" w:date="2024-11-12T11:16:00Z" w16du:dateUtc="2024-11-12T00:16:00Z">
              <w:r w:rsidR="006C5B03">
                <w:rPr>
                  <w:rFonts w:asciiTheme="minorHAnsi" w:hAnsiTheme="minorHAnsi" w:cstheme="minorHAnsi"/>
                  <w:bCs/>
                  <w:sz w:val="20"/>
                  <w:szCs w:val="20"/>
                </w:rPr>
                <w:t>8</w:t>
              </w:r>
            </w:ins>
            <w:ins w:id="8833" w:author="sam sehgal" w:date="2024-10-14T16:03:00Z" w16du:dateUtc="2024-10-14T05:03:00Z">
              <w:del w:id="8834" w:author="Sam Sehgal (EXT Idiom)" w:date="2024-11-12T11:16:00Z" w16du:dateUtc="2024-11-12T00:16:00Z">
                <w:r w:rsidDel="006C5B03">
                  <w:rPr>
                    <w:rFonts w:asciiTheme="minorHAnsi" w:hAnsiTheme="minorHAnsi" w:cstheme="minorHAnsi"/>
                    <w:bCs/>
                    <w:sz w:val="20"/>
                    <w:szCs w:val="20"/>
                  </w:rPr>
                  <w:delText>7</w:delText>
                </w:r>
              </w:del>
            </w:ins>
            <w:del w:id="8835" w:author="sam sehgal" w:date="2024-10-14T16:03:00Z" w16du:dateUtc="2024-10-14T05:03:00Z">
              <w:r w:rsidRPr="00792974" w:rsidDel="00934989">
                <w:rPr>
                  <w:rFonts w:asciiTheme="minorHAnsi" w:hAnsiTheme="minorHAnsi" w:cstheme="minorHAnsi"/>
                  <w:bCs/>
                  <w:sz w:val="20"/>
                  <w:szCs w:val="20"/>
                </w:rPr>
                <w:delText xml:space="preserve">DDH </w:delText>
              </w:r>
              <w:r w:rsidDel="00934989">
                <w:rPr>
                  <w:rFonts w:asciiTheme="minorHAnsi" w:hAnsiTheme="minorHAnsi" w:cstheme="minorHAnsi"/>
                  <w:bCs/>
                  <w:sz w:val="20"/>
                  <w:szCs w:val="20"/>
                </w:rPr>
                <w:delText>26</w:delText>
              </w:r>
            </w:del>
          </w:p>
        </w:tc>
        <w:tc>
          <w:tcPr>
            <w:tcW w:w="2243" w:type="dxa"/>
            <w:tcBorders>
              <w:top w:val="single" w:sz="4" w:space="0" w:color="auto"/>
              <w:left w:val="single" w:sz="4" w:space="0" w:color="auto"/>
              <w:bottom w:val="single" w:sz="4" w:space="0" w:color="auto"/>
              <w:right w:val="single" w:sz="4" w:space="0" w:color="auto"/>
            </w:tcBorders>
          </w:tcPr>
          <w:p w14:paraId="0366001C" w14:textId="1A26ADBB" w:rsidR="00934989" w:rsidRPr="3136F1EB" w:rsidRDefault="00934989" w:rsidP="00934989">
            <w:pPr>
              <w:tabs>
                <w:tab w:val="left" w:pos="1800"/>
              </w:tabs>
              <w:rPr>
                <w:rFonts w:ascii="Calibri" w:hAnsi="Calibri" w:cs="Calibri"/>
                <w:sz w:val="20"/>
                <w:szCs w:val="20"/>
              </w:rPr>
            </w:pPr>
            <w:r w:rsidRPr="000C1A69">
              <w:rPr>
                <w:rFonts w:ascii="Calibri" w:hAnsi="Calibri" w:cs="Calibri"/>
                <w:color w:val="000000" w:themeColor="text1"/>
                <w:sz w:val="20"/>
                <w:szCs w:val="20"/>
              </w:rPr>
              <w:t>&lt;VehicleInsuredLast30DaysCode&gt;</w:t>
            </w:r>
          </w:p>
        </w:tc>
        <w:tc>
          <w:tcPr>
            <w:tcW w:w="8079" w:type="dxa"/>
            <w:tcBorders>
              <w:top w:val="single" w:sz="4" w:space="0" w:color="auto"/>
              <w:left w:val="single" w:sz="4" w:space="0" w:color="auto"/>
              <w:bottom w:val="single" w:sz="4" w:space="0" w:color="auto"/>
              <w:right w:val="single" w:sz="4" w:space="0" w:color="auto"/>
            </w:tcBorders>
          </w:tcPr>
          <w:p w14:paraId="7B1EE8DE" w14:textId="58E39EEC" w:rsidR="00934989" w:rsidRPr="005556B6" w:rsidRDefault="00934989" w:rsidP="00934989">
            <w:pPr>
              <w:tabs>
                <w:tab w:val="left" w:pos="774"/>
              </w:tabs>
              <w:rPr>
                <w:rFonts w:ascii="Calibri" w:hAnsi="Calibri" w:cs="Calibri"/>
                <w:sz w:val="20"/>
                <w:szCs w:val="20"/>
              </w:rPr>
            </w:pPr>
          </w:p>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934989" w:rsidRPr="005556B6" w14:paraId="7ED7C081" w14:textId="77777777" w:rsidTr="0472516C">
              <w:trPr>
                <w:trHeight w:val="300"/>
              </w:trPr>
              <w:tc>
                <w:tcPr>
                  <w:tcW w:w="2861" w:type="dxa"/>
                  <w:noWrap/>
                  <w:vAlign w:val="center"/>
                  <w:hideMark/>
                </w:tcPr>
                <w:p w14:paraId="6BD87D6A" w14:textId="2EA34197" w:rsidR="00934989" w:rsidRPr="005556B6" w:rsidRDefault="00934989" w:rsidP="00934989">
                  <w:pPr>
                    <w:pStyle w:val="TableBodycopy"/>
                    <w:rPr>
                      <w:rFonts w:asciiTheme="minorHAnsi" w:hAnsiTheme="minorHAnsi" w:cstheme="minorBidi"/>
                      <w:noProof/>
                      <w:color w:val="000000" w:themeColor="text1"/>
                    </w:rPr>
                  </w:pPr>
                  <w:commentRangeStart w:id="8836"/>
                  <w:commentRangeStart w:id="8837"/>
                  <w:r w:rsidRPr="005556B6">
                    <w:rPr>
                      <w:sz w:val="18"/>
                      <w:szCs w:val="18"/>
                      <w:lang w:val="en-AU" w:eastAsia="en-GB"/>
                    </w:rPr>
                    <w:t>You have told us</w:t>
                  </w:r>
                  <w:commentRangeEnd w:id="8836"/>
                  <w:r w:rsidRPr="005556B6">
                    <w:rPr>
                      <w:rStyle w:val="CommentReference"/>
                      <w:sz w:val="18"/>
                      <w:szCs w:val="18"/>
                      <w:lang w:val="en-AU" w:eastAsia="en-GB"/>
                    </w:rPr>
                    <w:commentReference w:id="8836"/>
                  </w:r>
                  <w:commentRangeEnd w:id="8837"/>
                  <w:r w:rsidRPr="005556B6">
                    <w:rPr>
                      <w:rStyle w:val="CommentReference"/>
                      <w:sz w:val="18"/>
                      <w:szCs w:val="18"/>
                      <w:lang w:val="en-AU" w:eastAsia="en-GB"/>
                    </w:rPr>
                    <w:commentReference w:id="8837"/>
                  </w:r>
                  <w:r w:rsidRPr="005556B6">
                    <w:rPr>
                      <w:sz w:val="18"/>
                      <w:szCs w:val="18"/>
                      <w:lang w:val="en-AU" w:eastAsia="en-GB"/>
                    </w:rPr>
                    <w:t>:</w:t>
                  </w:r>
                </w:p>
              </w:tc>
              <w:tc>
                <w:tcPr>
                  <w:tcW w:w="4546" w:type="dxa"/>
                  <w:noWrap/>
                  <w:vAlign w:val="bottom"/>
                  <w:hideMark/>
                </w:tcPr>
                <w:p w14:paraId="6B503395" w14:textId="718DF467" w:rsidR="00934989" w:rsidRPr="005556B6" w:rsidRDefault="00934989" w:rsidP="00934989">
                  <w:pPr>
                    <w:pStyle w:val="TableBodycopy"/>
                    <w:rPr>
                      <w:rFonts w:asciiTheme="minorHAnsi" w:hAnsiTheme="minorHAnsi" w:cstheme="minorBidi"/>
                      <w:b/>
                      <w:bCs/>
                    </w:rPr>
                  </w:pPr>
                  <w:r w:rsidRPr="005556B6">
                    <w:rPr>
                      <w:rFonts w:asciiTheme="minorHAnsi" w:hAnsiTheme="minorHAnsi" w:cstheme="minorBidi"/>
                      <w:b/>
                      <w:bCs/>
                    </w:rPr>
                    <w:t>•</w:t>
                  </w:r>
                  <w:r w:rsidRPr="005556B6">
                    <w:rPr>
                      <w:rFonts w:asciiTheme="minorHAnsi" w:hAnsiTheme="minorHAnsi" w:cstheme="minorBidi"/>
                    </w:rPr>
                    <w:t xml:space="preserve"> </w:t>
                  </w:r>
                  <w:r w:rsidRPr="005556B6">
                    <w:rPr>
                      <w:rFonts w:asciiTheme="minorHAnsi" w:hAnsiTheme="minorHAnsi" w:cstheme="minorBidi"/>
                      <w:b/>
                      <w:bCs/>
                    </w:rPr>
                    <w:t>you did not hold insurance excluding Compulsory Third Party insurance (CTP/Green Slip) on this car within the first 30 days of first taking out this policy</w:t>
                  </w:r>
                </w:p>
              </w:tc>
            </w:tr>
          </w:tbl>
          <w:p w14:paraId="36010BED" w14:textId="6F82446B" w:rsidR="00934989" w:rsidRPr="005556B6" w:rsidRDefault="00934989" w:rsidP="00934989">
            <w:pPr>
              <w:tabs>
                <w:tab w:val="left" w:pos="774"/>
              </w:tabs>
              <w:rPr>
                <w:rFonts w:ascii="Calibri" w:hAnsi="Calibri" w:cs="Calibri"/>
                <w:sz w:val="20"/>
                <w:szCs w:val="20"/>
              </w:rPr>
            </w:pPr>
          </w:p>
        </w:tc>
        <w:tc>
          <w:tcPr>
            <w:tcW w:w="1418" w:type="dxa"/>
            <w:tcBorders>
              <w:top w:val="single" w:sz="4" w:space="0" w:color="auto"/>
              <w:left w:val="single" w:sz="4" w:space="0" w:color="auto"/>
              <w:bottom w:val="single" w:sz="4" w:space="0" w:color="auto"/>
              <w:right w:val="single" w:sz="4" w:space="0" w:color="auto"/>
            </w:tcBorders>
          </w:tcPr>
          <w:p w14:paraId="552E1DDE" w14:textId="07A1BAF8" w:rsidR="00934989" w:rsidRPr="009702AE" w:rsidRDefault="00934989" w:rsidP="00934989">
            <w:pPr>
              <w:tabs>
                <w:tab w:val="left" w:pos="1800"/>
              </w:tabs>
              <w:rPr>
                <w:rFonts w:ascii="Calibri" w:hAnsi="Calibri" w:cs="Calibri"/>
                <w:color w:val="000000" w:themeColor="text1"/>
                <w:sz w:val="20"/>
                <w:szCs w:val="20"/>
              </w:rPr>
            </w:pPr>
            <w:commentRangeStart w:id="8838"/>
            <w:commentRangeStart w:id="8839"/>
            <w:r w:rsidRPr="009702AE">
              <w:rPr>
                <w:rFonts w:ascii="Calibri" w:hAnsi="Calibri" w:cs="Calibri"/>
                <w:color w:val="000000" w:themeColor="text1"/>
                <w:sz w:val="20"/>
                <w:szCs w:val="20"/>
              </w:rPr>
              <w:t>IF &lt;VehicleInsuredLast30DaysCode&gt; = 2|False</w:t>
            </w:r>
          </w:p>
          <w:p w14:paraId="61334EB3" w14:textId="581F9C0B" w:rsidR="00934989" w:rsidRPr="009702AE" w:rsidRDefault="00934989" w:rsidP="00934989">
            <w:pPr>
              <w:tabs>
                <w:tab w:val="left" w:pos="1800"/>
              </w:tabs>
              <w:rPr>
                <w:rFonts w:ascii="Calibri" w:hAnsi="Calibri" w:cs="Calibri"/>
                <w:color w:val="000000" w:themeColor="text1"/>
                <w:sz w:val="20"/>
                <w:szCs w:val="20"/>
              </w:rPr>
            </w:pPr>
            <w:r w:rsidRPr="003F04B7">
              <w:rPr>
                <w:rFonts w:ascii="Calibri" w:hAnsi="Calibri" w:cs="Calibri"/>
                <w:b/>
                <w:bCs/>
                <w:color w:val="000000" w:themeColor="text1"/>
                <w:sz w:val="20"/>
                <w:szCs w:val="20"/>
              </w:rPr>
              <w:t>THEN</w:t>
            </w:r>
            <w:r w:rsidRPr="009702AE">
              <w:rPr>
                <w:rFonts w:ascii="Calibri" w:hAnsi="Calibri" w:cs="Calibri"/>
                <w:color w:val="000000" w:themeColor="text1"/>
                <w:sz w:val="20"/>
                <w:szCs w:val="20"/>
              </w:rPr>
              <w:t xml:space="preserve"> display</w:t>
            </w:r>
            <w:commentRangeEnd w:id="8838"/>
            <w:r w:rsidRPr="009702AE">
              <w:rPr>
                <w:rStyle w:val="CommentReference"/>
                <w:rFonts w:ascii="Calibri" w:hAnsi="Calibri" w:cs="Calibri"/>
                <w:color w:val="000000" w:themeColor="text1"/>
                <w:sz w:val="20"/>
                <w:szCs w:val="20"/>
              </w:rPr>
              <w:commentReference w:id="8838"/>
            </w:r>
            <w:commentRangeEnd w:id="8839"/>
            <w:r w:rsidRPr="009702AE">
              <w:rPr>
                <w:rStyle w:val="CommentReference"/>
                <w:rFonts w:ascii="Calibri" w:hAnsi="Calibri" w:cs="Calibri"/>
                <w:color w:val="000000" w:themeColor="text1"/>
                <w:sz w:val="20"/>
                <w:szCs w:val="20"/>
              </w:rPr>
              <w:commentReference w:id="8839"/>
            </w:r>
          </w:p>
        </w:tc>
        <w:tc>
          <w:tcPr>
            <w:tcW w:w="1843" w:type="dxa"/>
            <w:tcBorders>
              <w:top w:val="single" w:sz="4" w:space="0" w:color="auto"/>
              <w:left w:val="single" w:sz="4" w:space="0" w:color="auto"/>
              <w:bottom w:val="single" w:sz="4" w:space="0" w:color="auto"/>
              <w:right w:val="single" w:sz="4" w:space="0" w:color="auto"/>
            </w:tcBorders>
          </w:tcPr>
          <w:p w14:paraId="085F0D6F" w14:textId="4FB24922" w:rsidR="00934989" w:rsidRPr="00BD6987" w:rsidRDefault="00934989" w:rsidP="00934989">
            <w:pPr>
              <w:tabs>
                <w:tab w:val="left" w:pos="1800"/>
              </w:tabs>
              <w:rPr>
                <w:rFonts w:asciiTheme="minorHAnsi" w:hAnsiTheme="minorHAnsi" w:cstheme="minorHAnsi"/>
                <w:bCs/>
                <w:sz w:val="20"/>
                <w:szCs w:val="20"/>
              </w:rPr>
            </w:pPr>
          </w:p>
        </w:tc>
      </w:tr>
      <w:tr w:rsidR="00934989" w:rsidRPr="00BD6987" w14:paraId="5A781B8E" w14:textId="77777777" w:rsidTr="00226547">
        <w:trPr>
          <w:gridAfter w:val="3"/>
          <w:wAfter w:w="5529" w:type="dxa"/>
          <w:cantSplit/>
          <w:trHeight w:val="818"/>
        </w:trPr>
        <w:tc>
          <w:tcPr>
            <w:tcW w:w="1013" w:type="dxa"/>
            <w:tcBorders>
              <w:top w:val="single" w:sz="4" w:space="0" w:color="auto"/>
              <w:left w:val="single" w:sz="4" w:space="0" w:color="auto"/>
              <w:bottom w:val="single" w:sz="4" w:space="0" w:color="auto"/>
              <w:right w:val="single" w:sz="4" w:space="0" w:color="auto"/>
            </w:tcBorders>
          </w:tcPr>
          <w:p w14:paraId="43F605C3" w14:textId="2DE76E10" w:rsidR="00934989" w:rsidRPr="00BD6987" w:rsidRDefault="00934989" w:rsidP="00934989">
            <w:pPr>
              <w:tabs>
                <w:tab w:val="left" w:pos="1800"/>
              </w:tabs>
              <w:rPr>
                <w:rFonts w:asciiTheme="minorHAnsi" w:hAnsiTheme="minorHAnsi" w:cstheme="minorHAnsi"/>
                <w:b/>
                <w:sz w:val="20"/>
                <w:szCs w:val="20"/>
              </w:rPr>
            </w:pPr>
            <w:ins w:id="8840" w:author="sam sehgal" w:date="2024-10-14T16:03:00Z" w16du:dateUtc="2024-10-14T05:03:00Z">
              <w:r w:rsidRPr="005A40DF">
                <w:rPr>
                  <w:rFonts w:asciiTheme="minorHAnsi" w:hAnsiTheme="minorHAnsi" w:cstheme="minorHAnsi"/>
                  <w:bCs/>
                  <w:sz w:val="20"/>
                  <w:szCs w:val="20"/>
                </w:rPr>
                <w:lastRenderedPageBreak/>
                <w:t>DD</w:t>
              </w:r>
            </w:ins>
            <w:ins w:id="8841" w:author="sam sehgal" w:date="2024-10-14T16:04:00Z" w16du:dateUtc="2024-10-14T05:04:00Z">
              <w:r w:rsidRPr="005A40DF">
                <w:rPr>
                  <w:rFonts w:asciiTheme="minorHAnsi" w:hAnsiTheme="minorHAnsi" w:cstheme="minorHAnsi"/>
                  <w:bCs/>
                  <w:sz w:val="20"/>
                  <w:szCs w:val="20"/>
                </w:rPr>
                <w:t>H 2</w:t>
              </w:r>
            </w:ins>
            <w:ins w:id="8842" w:author="Sam Sehgal (EXT Idiom)" w:date="2024-11-12T11:16:00Z" w16du:dateUtc="2024-11-12T00:16:00Z">
              <w:r w:rsidR="006C5B03" w:rsidRPr="005A40DF">
                <w:rPr>
                  <w:rFonts w:asciiTheme="minorHAnsi" w:hAnsiTheme="minorHAnsi" w:cstheme="minorHAnsi"/>
                  <w:bCs/>
                  <w:sz w:val="20"/>
                  <w:szCs w:val="20"/>
                  <w:rPrChange w:id="8843" w:author="sam sehgal" w:date="2024-12-19T10:26:00Z" w16du:dateUtc="2024-12-18T23:26:00Z">
                    <w:rPr>
                      <w:rFonts w:asciiTheme="minorHAnsi" w:hAnsiTheme="minorHAnsi" w:cstheme="minorHAnsi"/>
                      <w:bCs/>
                      <w:sz w:val="20"/>
                      <w:szCs w:val="20"/>
                      <w:highlight w:val="cyan"/>
                    </w:rPr>
                  </w:rPrChange>
                </w:rPr>
                <w:t>9</w:t>
              </w:r>
            </w:ins>
            <w:ins w:id="8844" w:author="sam sehgal" w:date="2024-10-14T16:04:00Z" w16du:dateUtc="2024-10-14T05:04:00Z">
              <w:del w:id="8845" w:author="Sam Sehgal (EXT Idiom)" w:date="2024-11-12T11:16:00Z" w16du:dateUtc="2024-11-12T00:16:00Z">
                <w:r w:rsidRPr="005A40DF" w:rsidDel="006C5B03">
                  <w:rPr>
                    <w:rFonts w:asciiTheme="minorHAnsi" w:hAnsiTheme="minorHAnsi" w:cstheme="minorHAnsi"/>
                    <w:bCs/>
                    <w:sz w:val="20"/>
                    <w:szCs w:val="20"/>
                  </w:rPr>
                  <w:delText>8</w:delText>
                </w:r>
              </w:del>
            </w:ins>
            <w:del w:id="8846" w:author="sam sehgal" w:date="2024-10-14T16:03:00Z" w16du:dateUtc="2024-10-14T05:03:00Z">
              <w:r w:rsidRPr="005A40DF" w:rsidDel="00934989">
                <w:rPr>
                  <w:rFonts w:asciiTheme="minorHAnsi" w:hAnsiTheme="minorHAnsi" w:cstheme="minorHAnsi"/>
                  <w:bCs/>
                  <w:sz w:val="20"/>
                  <w:szCs w:val="20"/>
                </w:rPr>
                <w:delText>DDH</w:delText>
              </w:r>
              <w:r w:rsidRPr="00792974" w:rsidDel="00934989">
                <w:rPr>
                  <w:rFonts w:asciiTheme="minorHAnsi" w:hAnsiTheme="minorHAnsi" w:cstheme="minorHAnsi"/>
                  <w:bCs/>
                  <w:sz w:val="20"/>
                  <w:szCs w:val="20"/>
                </w:rPr>
                <w:delText xml:space="preserve"> </w:delText>
              </w:r>
              <w:r w:rsidDel="00934989">
                <w:rPr>
                  <w:rFonts w:asciiTheme="minorHAnsi" w:hAnsiTheme="minorHAnsi" w:cstheme="minorHAnsi"/>
                  <w:bCs/>
                  <w:sz w:val="20"/>
                  <w:szCs w:val="20"/>
                </w:rPr>
                <w:delText>27</w:delText>
              </w:r>
            </w:del>
          </w:p>
        </w:tc>
        <w:tc>
          <w:tcPr>
            <w:tcW w:w="2243" w:type="dxa"/>
            <w:tcBorders>
              <w:top w:val="single" w:sz="4" w:space="0" w:color="auto"/>
              <w:left w:val="single" w:sz="4" w:space="0" w:color="auto"/>
              <w:bottom w:val="single" w:sz="4" w:space="0" w:color="auto"/>
              <w:right w:val="single" w:sz="4" w:space="0" w:color="auto"/>
            </w:tcBorders>
          </w:tcPr>
          <w:p w14:paraId="5047E687" w14:textId="3323E28B" w:rsidR="00934989" w:rsidRPr="3136F1EB" w:rsidRDefault="00934989" w:rsidP="00934989">
            <w:pPr>
              <w:tabs>
                <w:tab w:val="left" w:pos="1800"/>
              </w:tabs>
              <w:rPr>
                <w:rFonts w:ascii="Calibri" w:hAnsi="Calibri" w:cs="Calibri"/>
                <w:sz w:val="20"/>
                <w:szCs w:val="20"/>
              </w:rPr>
            </w:pPr>
          </w:p>
        </w:tc>
        <w:tc>
          <w:tcPr>
            <w:tcW w:w="8079"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197"/>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934989" w:rsidRPr="00720F8E" w14:paraId="330A2414" w14:textId="77777777" w:rsidTr="0472516C">
              <w:trPr>
                <w:trHeight w:val="300"/>
              </w:trPr>
              <w:tc>
                <w:tcPr>
                  <w:tcW w:w="2861" w:type="dxa"/>
                  <w:noWrap/>
                  <w:hideMark/>
                </w:tcPr>
                <w:p w14:paraId="716396F7" w14:textId="16E3A8AE" w:rsidR="00934989" w:rsidRPr="00720F8E" w:rsidRDefault="00934989" w:rsidP="00934989">
                  <w:pPr>
                    <w:pStyle w:val="TableBodycopy"/>
                    <w:rPr>
                      <w:rFonts w:asciiTheme="minorHAnsi" w:hAnsiTheme="minorHAnsi" w:cstheme="minorBidi"/>
                      <w:b/>
                      <w:bCs/>
                    </w:rPr>
                  </w:pPr>
                  <w:commentRangeStart w:id="8847"/>
                  <w:commentRangeStart w:id="8848"/>
                  <w:r w:rsidRPr="00A863CC">
                    <w:rPr>
                      <w:sz w:val="18"/>
                      <w:szCs w:val="18"/>
                      <w:highlight w:val="cyan"/>
                      <w:lang w:val="en-AU" w:eastAsia="en-GB"/>
                      <w:rPrChange w:id="8849" w:author="sam sehgal" w:date="2024-10-14T16:07:00Z" w16du:dateUtc="2024-10-14T05:07:00Z">
                        <w:rPr>
                          <w:sz w:val="18"/>
                          <w:szCs w:val="18"/>
                          <w:lang w:val="en-AU" w:eastAsia="en-GB"/>
                        </w:rPr>
                      </w:rPrChange>
                    </w:rPr>
                    <w:t>You have told us that your car does not have any of the following:</w:t>
                  </w:r>
                  <w:commentRangeEnd w:id="8847"/>
                  <w:r w:rsidRPr="00720F8E">
                    <w:rPr>
                      <w:rStyle w:val="CommentReference"/>
                      <w:rFonts w:asciiTheme="minorHAnsi" w:hAnsiTheme="minorHAnsi" w:cstheme="minorBidi"/>
                      <w:b/>
                      <w:bCs/>
                      <w:sz w:val="20"/>
                      <w:szCs w:val="24"/>
                    </w:rPr>
                    <w:commentReference w:id="8847"/>
                  </w:r>
                  <w:commentRangeEnd w:id="8848"/>
                  <w:r w:rsidRPr="00720F8E">
                    <w:rPr>
                      <w:rStyle w:val="CommentReference"/>
                      <w:rFonts w:asciiTheme="minorHAnsi" w:hAnsiTheme="minorHAnsi" w:cstheme="minorBidi"/>
                      <w:b/>
                      <w:bCs/>
                      <w:sz w:val="20"/>
                      <w:szCs w:val="24"/>
                    </w:rPr>
                    <w:commentReference w:id="8848"/>
                  </w:r>
                </w:p>
              </w:tc>
              <w:tc>
                <w:tcPr>
                  <w:tcW w:w="4546" w:type="dxa"/>
                  <w:noWrap/>
                  <w:vAlign w:val="bottom"/>
                  <w:hideMark/>
                </w:tcPr>
                <w:p w14:paraId="14A37E57" w14:textId="084B6D98" w:rsidR="00934989" w:rsidRPr="00BA50ED" w:rsidRDefault="00934989" w:rsidP="00934989">
                  <w:pPr>
                    <w:tabs>
                      <w:tab w:val="left" w:pos="774"/>
                    </w:tabs>
                    <w:rPr>
                      <w:rFonts w:asciiTheme="minorHAnsi" w:hAnsiTheme="minorHAnsi" w:cstheme="minorHAnsi"/>
                      <w:b/>
                      <w:bCs/>
                      <w:sz w:val="20"/>
                      <w:szCs w:val="20"/>
                    </w:rPr>
                  </w:pPr>
                  <w:r w:rsidRPr="00BA50ED">
                    <w:rPr>
                      <w:rFonts w:asciiTheme="minorHAnsi" w:hAnsiTheme="minorHAnsi" w:cstheme="minorHAnsi"/>
                      <w:b/>
                      <w:bCs/>
                      <w:sz w:val="20"/>
                      <w:szCs w:val="20"/>
                    </w:rPr>
                    <w:t>•</w:t>
                  </w:r>
                  <w:r>
                    <w:rPr>
                      <w:rFonts w:asciiTheme="minorHAnsi" w:hAnsiTheme="minorHAnsi" w:cstheme="minorHAnsi"/>
                      <w:b/>
                      <w:bCs/>
                      <w:sz w:val="20"/>
                      <w:szCs w:val="20"/>
                    </w:rPr>
                    <w:t xml:space="preserve"> </w:t>
                  </w:r>
                  <w:r w:rsidRPr="00BA50ED">
                    <w:rPr>
                      <w:rFonts w:asciiTheme="minorHAnsi" w:hAnsiTheme="minorHAnsi" w:cstheme="minorHAnsi"/>
                      <w:b/>
                      <w:bCs/>
                      <w:sz w:val="20"/>
                      <w:szCs w:val="20"/>
                    </w:rPr>
                    <w:t xml:space="preserve">Body or structural modifications/additions e.g. body kit (rear spoiler, bonnet scoop, bumper lip, side skirts), underbody lighting, additional axle, extended chassis, roll cage  </w:t>
                  </w:r>
                </w:p>
                <w:p w14:paraId="5F3285C7" w14:textId="35BEC8AE" w:rsidR="00934989" w:rsidRPr="006922DD" w:rsidRDefault="00934989" w:rsidP="00934989">
                  <w:pPr>
                    <w:tabs>
                      <w:tab w:val="left" w:pos="774"/>
                    </w:tabs>
                    <w:rPr>
                      <w:rFonts w:asciiTheme="minorHAnsi" w:hAnsiTheme="minorHAnsi" w:cstheme="minorHAnsi"/>
                      <w:b/>
                      <w:bCs/>
                      <w:sz w:val="20"/>
                      <w:szCs w:val="20"/>
                    </w:rPr>
                  </w:pPr>
                  <w:r w:rsidRPr="00BA50ED">
                    <w:rPr>
                      <w:rFonts w:asciiTheme="minorHAnsi" w:hAnsiTheme="minorHAnsi" w:cstheme="minorHAnsi"/>
                      <w:b/>
                      <w:bCs/>
                      <w:sz w:val="20"/>
                      <w:szCs w:val="20"/>
                    </w:rPr>
                    <w:t>•</w:t>
                  </w:r>
                  <w:r>
                    <w:rPr>
                      <w:rFonts w:asciiTheme="minorHAnsi" w:hAnsiTheme="minorHAnsi" w:cstheme="minorHAnsi"/>
                      <w:b/>
                      <w:bCs/>
                      <w:sz w:val="20"/>
                      <w:szCs w:val="20"/>
                    </w:rPr>
                    <w:t xml:space="preserve"> </w:t>
                  </w:r>
                  <w:r w:rsidRPr="00BA50ED">
                    <w:rPr>
                      <w:rFonts w:asciiTheme="minorHAnsi" w:hAnsiTheme="minorHAnsi" w:cstheme="minorHAnsi"/>
                      <w:b/>
                      <w:bCs/>
                      <w:sz w:val="20"/>
                      <w:szCs w:val="20"/>
                    </w:rPr>
                    <w:t xml:space="preserve">Engine or transmission modifications e.g. turbo, supercharger, </w:t>
                  </w:r>
                  <w:r w:rsidRPr="006922DD">
                    <w:rPr>
                      <w:rFonts w:asciiTheme="minorHAnsi" w:hAnsiTheme="minorHAnsi" w:cstheme="minorHAnsi"/>
                      <w:b/>
                      <w:bCs/>
                      <w:sz w:val="20"/>
                      <w:szCs w:val="20"/>
                    </w:rPr>
                    <w:t xml:space="preserve">larger engine capacity, cylinder head/s, camshaft/s, ECU (car computer/s), boost controller, cold air intake, pod or sports air filter, intercooler, blow off valve  </w:t>
                  </w:r>
                </w:p>
                <w:p w14:paraId="304309A5" w14:textId="00A0AA42" w:rsidR="00934989" w:rsidRPr="006922DD" w:rsidRDefault="00934989" w:rsidP="00934989">
                  <w:pPr>
                    <w:tabs>
                      <w:tab w:val="left" w:pos="774"/>
                    </w:tabs>
                    <w:rPr>
                      <w:rFonts w:asciiTheme="minorHAnsi" w:hAnsiTheme="minorHAnsi" w:cstheme="minorHAnsi"/>
                      <w:b/>
                      <w:bCs/>
                      <w:sz w:val="20"/>
                      <w:szCs w:val="20"/>
                    </w:rPr>
                  </w:pPr>
                  <w:r w:rsidRPr="006922DD">
                    <w:rPr>
                      <w:rFonts w:asciiTheme="minorHAnsi" w:hAnsiTheme="minorHAnsi" w:cstheme="minorHAnsi"/>
                      <w:b/>
                      <w:bCs/>
                      <w:sz w:val="20"/>
                      <w:szCs w:val="20"/>
                    </w:rPr>
                    <w:t xml:space="preserve">• Exhaust modifications or additions e.g. performance exhaust, extractors  </w:t>
                  </w:r>
                </w:p>
                <w:p w14:paraId="16D5DD6E" w14:textId="3C1FE2F0" w:rsidR="00934989" w:rsidRPr="006922DD" w:rsidRDefault="00934989" w:rsidP="00934989">
                  <w:pPr>
                    <w:tabs>
                      <w:tab w:val="left" w:pos="774"/>
                    </w:tabs>
                    <w:rPr>
                      <w:rFonts w:asciiTheme="minorHAnsi" w:hAnsiTheme="minorHAnsi" w:cstheme="minorHAnsi"/>
                      <w:b/>
                      <w:bCs/>
                      <w:sz w:val="20"/>
                      <w:szCs w:val="20"/>
                    </w:rPr>
                  </w:pPr>
                  <w:r w:rsidRPr="006922DD">
                    <w:rPr>
                      <w:rFonts w:asciiTheme="minorHAnsi" w:hAnsiTheme="minorHAnsi" w:cstheme="minorHAnsi"/>
                      <w:b/>
                      <w:bCs/>
                      <w:sz w:val="20"/>
                      <w:szCs w:val="20"/>
                    </w:rPr>
                    <w:t xml:space="preserve">• Fixed Camping or cooking modifications/additions e.g. pop up camper, bed(s), stove  </w:t>
                  </w:r>
                </w:p>
                <w:p w14:paraId="5D489E5D" w14:textId="77777777" w:rsidR="00D309B9" w:rsidRDefault="00934989" w:rsidP="00934989">
                  <w:pPr>
                    <w:rPr>
                      <w:ins w:id="8850" w:author="Sam Sehgal (EXT Idiom)" w:date="2024-11-04T16:29:00Z" w16du:dateUtc="2024-11-04T05:29:00Z"/>
                      <w:rStyle w:val="eop"/>
                      <w:rFonts w:asciiTheme="minorHAnsi" w:hAnsiTheme="minorHAnsi"/>
                      <w:sz w:val="20"/>
                      <w:szCs w:val="20"/>
                    </w:rPr>
                  </w:pPr>
                  <w:r w:rsidRPr="006922DD">
                    <w:rPr>
                      <w:rFonts w:asciiTheme="minorHAnsi" w:hAnsiTheme="minorHAnsi"/>
                      <w:b/>
                      <w:bCs/>
                      <w:sz w:val="20"/>
                      <w:szCs w:val="20"/>
                    </w:rPr>
                    <w:t xml:space="preserve">• </w:t>
                  </w:r>
                  <w:r w:rsidRPr="006922DD">
                    <w:rPr>
                      <w:rStyle w:val="normaltextrun"/>
                      <w:rFonts w:asciiTheme="minorHAnsi" w:hAnsiTheme="minorHAnsi"/>
                      <w:b/>
                      <w:bCs/>
                      <w:color w:val="000000" w:themeColor="text1"/>
                      <w:sz w:val="20"/>
                      <w:szCs w:val="20"/>
                    </w:rPr>
                    <w:t>Car wrapping or customised paint (</w:t>
                  </w:r>
                  <w:commentRangeStart w:id="8851"/>
                  <w:commentRangeStart w:id="8852"/>
                  <w:r w:rsidRPr="006922DD">
                    <w:rPr>
                      <w:rStyle w:val="normaltextrun"/>
                      <w:rFonts w:asciiTheme="minorHAnsi" w:hAnsiTheme="minorHAnsi"/>
                      <w:b/>
                      <w:bCs/>
                      <w:color w:val="000000" w:themeColor="text1"/>
                      <w:sz w:val="20"/>
                      <w:szCs w:val="20"/>
                    </w:rPr>
                    <w:t>airbrushed</w:t>
                  </w:r>
                  <w:commentRangeEnd w:id="8851"/>
                  <w:r w:rsidRPr="006922DD">
                    <w:rPr>
                      <w:rStyle w:val="CommentReference"/>
                      <w:rFonts w:asciiTheme="minorHAnsi" w:hAnsiTheme="minorHAnsi" w:cstheme="minorBidi"/>
                      <w:b/>
                      <w:bCs/>
                      <w:color w:val="000000" w:themeColor="text1"/>
                      <w:sz w:val="20"/>
                      <w:szCs w:val="20"/>
                    </w:rPr>
                    <w:commentReference w:id="8851"/>
                  </w:r>
                  <w:commentRangeEnd w:id="8852"/>
                  <w:r w:rsidRPr="006922DD">
                    <w:rPr>
                      <w:rStyle w:val="CommentReference"/>
                      <w:rFonts w:asciiTheme="minorHAnsi" w:hAnsiTheme="minorHAnsi" w:cstheme="minorBidi"/>
                      <w:b/>
                      <w:bCs/>
                      <w:color w:val="000000" w:themeColor="text1"/>
                      <w:sz w:val="20"/>
                      <w:szCs w:val="20"/>
                    </w:rPr>
                    <w:commentReference w:id="8852"/>
                  </w:r>
                  <w:r w:rsidRPr="006922DD">
                    <w:rPr>
                      <w:rStyle w:val="normaltextrun"/>
                      <w:rFonts w:asciiTheme="minorHAnsi" w:hAnsiTheme="minorHAnsi"/>
                      <w:b/>
                      <w:bCs/>
                      <w:color w:val="000000" w:themeColor="text1"/>
                      <w:sz w:val="20"/>
                      <w:szCs w:val="20"/>
                    </w:rPr>
                    <w:t>, colour changing, etc) other than business signwriting/logos</w:t>
                  </w:r>
                  <w:r w:rsidRPr="006922DD">
                    <w:rPr>
                      <w:rStyle w:val="eop"/>
                      <w:rFonts w:asciiTheme="minorHAnsi" w:hAnsiTheme="minorHAnsi"/>
                      <w:sz w:val="20"/>
                      <w:szCs w:val="20"/>
                    </w:rPr>
                    <w:t> </w:t>
                  </w:r>
                  <w:commentRangeStart w:id="8853"/>
                  <w:commentRangeStart w:id="8854"/>
                  <w:commentRangeEnd w:id="8853"/>
                  <w:r>
                    <w:rPr>
                      <w:rStyle w:val="CommentReference"/>
                      <w:rFonts w:asciiTheme="minorHAnsi" w:hAnsiTheme="minorHAnsi" w:cstheme="minorBidi"/>
                      <w:sz w:val="20"/>
                      <w:szCs w:val="20"/>
                    </w:rPr>
                    <w:commentReference w:id="8853"/>
                  </w:r>
                  <w:commentRangeEnd w:id="8854"/>
                  <w:r>
                    <w:rPr>
                      <w:rStyle w:val="CommentReference"/>
                      <w:rFonts w:asciiTheme="minorHAnsi" w:hAnsiTheme="minorHAnsi" w:cstheme="minorBidi"/>
                      <w:sz w:val="20"/>
                      <w:szCs w:val="20"/>
                    </w:rPr>
                    <w:commentReference w:id="8854"/>
                  </w:r>
                </w:p>
                <w:p w14:paraId="7F0D0F1F" w14:textId="2A56C176" w:rsidR="00934989" w:rsidRPr="00E02B28" w:rsidRDefault="00934989" w:rsidP="00934989">
                  <w:pPr>
                    <w:rPr>
                      <w:rFonts w:asciiTheme="minorHAnsi" w:hAnsiTheme="minorHAnsi"/>
                      <w:b/>
                      <w:bCs/>
                      <w:color w:val="000000"/>
                      <w:sz w:val="22"/>
                      <w:szCs w:val="22"/>
                      <w:lang w:eastAsia="en-AU"/>
                    </w:rPr>
                  </w:pPr>
                  <w:r w:rsidRPr="006922DD">
                    <w:rPr>
                      <w:rFonts w:asciiTheme="minorHAnsi" w:hAnsiTheme="minorHAnsi"/>
                      <w:b/>
                      <w:bCs/>
                      <w:sz w:val="20"/>
                      <w:szCs w:val="20"/>
                    </w:rPr>
                    <w:t>• Suspension modifications e.g. raised, lowered, aftermarket active suspension</w:t>
                  </w:r>
                </w:p>
              </w:tc>
            </w:tr>
          </w:tbl>
          <w:p w14:paraId="1FA4B630" w14:textId="77777777" w:rsidR="00934989" w:rsidRDefault="00934989" w:rsidP="00934989">
            <w:pPr>
              <w:tabs>
                <w:tab w:val="left" w:pos="774"/>
              </w:tabs>
              <w:rPr>
                <w:ins w:id="8856" w:author="sam sehgal" w:date="2024-10-14T16:07:00Z" w16du:dateUtc="2024-10-14T05:07:00Z"/>
                <w:rFonts w:ascii="Calibri" w:hAnsi="Calibri" w:cs="Calibri"/>
                <w:sz w:val="20"/>
                <w:szCs w:val="20"/>
              </w:rPr>
            </w:pPr>
          </w:p>
          <w:p w14:paraId="22CD12DA" w14:textId="77777777" w:rsidR="00A863CC" w:rsidRDefault="00A863CC" w:rsidP="00A863CC">
            <w:pPr>
              <w:rPr>
                <w:ins w:id="8857" w:author="sam sehgal" w:date="2024-10-14T16:08:00Z" w16du:dateUtc="2024-10-14T05:08:00Z"/>
                <w:rFonts w:ascii="Calibri" w:hAnsi="Calibri" w:cs="Calibri"/>
                <w:sz w:val="20"/>
                <w:szCs w:val="20"/>
              </w:rPr>
            </w:pPr>
          </w:p>
          <w:p w14:paraId="764F8DEB" w14:textId="77777777" w:rsidR="00A863CC" w:rsidRDefault="00A863CC" w:rsidP="00A863CC">
            <w:pPr>
              <w:rPr>
                <w:ins w:id="8858" w:author="sam sehgal" w:date="2024-10-14T16:08:00Z" w16du:dateUtc="2024-10-14T05:08:00Z"/>
                <w:rFonts w:ascii="Calibri" w:hAnsi="Calibri" w:cs="Calibri"/>
                <w:sz w:val="20"/>
                <w:szCs w:val="20"/>
              </w:rPr>
            </w:pPr>
          </w:p>
          <w:p w14:paraId="71DE8A7A" w14:textId="77777777" w:rsidR="00A863CC" w:rsidRDefault="00A863CC" w:rsidP="00A863CC">
            <w:pPr>
              <w:rPr>
                <w:ins w:id="8859" w:author="sam sehgal" w:date="2024-10-14T16:08:00Z" w16du:dateUtc="2024-10-14T05:08:00Z"/>
                <w:rFonts w:ascii="Calibri" w:hAnsi="Calibri" w:cs="Calibri"/>
                <w:sz w:val="20"/>
                <w:szCs w:val="20"/>
              </w:rPr>
            </w:pPr>
          </w:p>
          <w:p w14:paraId="1B6CCE68" w14:textId="77777777" w:rsidR="00A863CC" w:rsidRPr="00A863CC" w:rsidRDefault="00A863CC">
            <w:pPr>
              <w:rPr>
                <w:ins w:id="8860" w:author="sam sehgal" w:date="2024-10-14T16:07:00Z" w16du:dateUtc="2024-10-14T05:07:00Z"/>
                <w:rFonts w:ascii="Calibri" w:hAnsi="Calibri" w:cs="Calibri"/>
                <w:sz w:val="20"/>
                <w:szCs w:val="20"/>
              </w:rPr>
              <w:pPrChange w:id="8861" w:author="sam sehgal" w:date="2024-10-14T16:07:00Z" w16du:dateUtc="2024-10-14T05:07:00Z">
                <w:pPr>
                  <w:tabs>
                    <w:tab w:val="left" w:pos="774"/>
                  </w:tabs>
                </w:pPr>
              </w:pPrChange>
            </w:pPr>
          </w:p>
          <w:p w14:paraId="629FE994" w14:textId="77777777" w:rsidR="00A863CC" w:rsidRPr="00A863CC" w:rsidRDefault="00A863CC">
            <w:pPr>
              <w:rPr>
                <w:ins w:id="8862" w:author="sam sehgal" w:date="2024-10-14T16:07:00Z" w16du:dateUtc="2024-10-14T05:07:00Z"/>
                <w:rFonts w:ascii="Calibri" w:hAnsi="Calibri" w:cs="Calibri"/>
                <w:sz w:val="20"/>
                <w:szCs w:val="20"/>
              </w:rPr>
              <w:pPrChange w:id="8863" w:author="sam sehgal" w:date="2024-10-14T16:07:00Z" w16du:dateUtc="2024-10-14T05:07:00Z">
                <w:pPr>
                  <w:tabs>
                    <w:tab w:val="left" w:pos="774"/>
                  </w:tabs>
                </w:pPr>
              </w:pPrChange>
            </w:pPr>
          </w:p>
          <w:tbl>
            <w:tblPr>
              <w:tblpPr w:leftFromText="180" w:rightFromText="180" w:vertAnchor="page" w:horzAnchor="margin" w:tblpY="316"/>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863CC" w:rsidRPr="00720F8E" w14:paraId="07B3777D" w14:textId="77777777" w:rsidTr="00A863CC">
              <w:trPr>
                <w:trHeight w:val="300"/>
                <w:ins w:id="8864" w:author="sam sehgal" w:date="2024-10-14T16:08:00Z"/>
              </w:trPr>
              <w:tc>
                <w:tcPr>
                  <w:tcW w:w="2861" w:type="dxa"/>
                  <w:noWrap/>
                  <w:hideMark/>
                </w:tcPr>
                <w:p w14:paraId="5E949648" w14:textId="33C3D965" w:rsidR="00A863CC" w:rsidRPr="00720F8E" w:rsidRDefault="00A863CC" w:rsidP="00A863CC">
                  <w:pPr>
                    <w:pStyle w:val="TableBodycopy"/>
                    <w:rPr>
                      <w:ins w:id="8865" w:author="sam sehgal" w:date="2024-10-14T16:08:00Z" w16du:dateUtc="2024-10-14T05:08:00Z"/>
                      <w:rFonts w:asciiTheme="minorHAnsi" w:hAnsiTheme="minorHAnsi" w:cstheme="minorBidi"/>
                      <w:b/>
                      <w:bCs/>
                    </w:rPr>
                  </w:pPr>
                  <w:ins w:id="8866" w:author="sam sehgal" w:date="2024-10-14T16:09:00Z" w16du:dateUtc="2024-10-14T05:09:00Z">
                    <w:r w:rsidRPr="00A863CC">
                      <w:rPr>
                        <w:sz w:val="18"/>
                        <w:szCs w:val="18"/>
                        <w:highlight w:val="cyan"/>
                        <w:lang w:val="en-AU" w:eastAsia="en-GB"/>
                        <w:rPrChange w:id="8867" w:author="sam sehgal" w:date="2024-10-14T16:09:00Z" w16du:dateUtc="2024-10-14T05:09:00Z">
                          <w:rPr>
                            <w:sz w:val="18"/>
                            <w:szCs w:val="18"/>
                            <w:lang w:val="en-AU" w:eastAsia="en-GB"/>
                          </w:rPr>
                        </w:rPrChange>
                      </w:rPr>
                      <w:lastRenderedPageBreak/>
                      <w:t>You have told us that your car has one or more of the following:</w:t>
                    </w:r>
                  </w:ins>
                </w:p>
              </w:tc>
              <w:tc>
                <w:tcPr>
                  <w:tcW w:w="4546" w:type="dxa"/>
                  <w:noWrap/>
                  <w:vAlign w:val="bottom"/>
                  <w:hideMark/>
                </w:tcPr>
                <w:p w14:paraId="05562DB0" w14:textId="77777777" w:rsidR="00A863CC" w:rsidRPr="00BA50ED" w:rsidRDefault="00A863CC" w:rsidP="00A863CC">
                  <w:pPr>
                    <w:tabs>
                      <w:tab w:val="left" w:pos="774"/>
                    </w:tabs>
                    <w:rPr>
                      <w:ins w:id="8868" w:author="sam sehgal" w:date="2024-10-14T16:08:00Z" w16du:dateUtc="2024-10-14T05:08:00Z"/>
                      <w:rFonts w:asciiTheme="minorHAnsi" w:hAnsiTheme="minorHAnsi" w:cstheme="minorHAnsi"/>
                      <w:b/>
                      <w:bCs/>
                      <w:sz w:val="20"/>
                      <w:szCs w:val="20"/>
                    </w:rPr>
                  </w:pPr>
                  <w:ins w:id="8869" w:author="sam sehgal" w:date="2024-10-14T16:08:00Z" w16du:dateUtc="2024-10-14T05:08:00Z">
                    <w:r w:rsidRPr="00BA50ED">
                      <w:rPr>
                        <w:rFonts w:asciiTheme="minorHAnsi" w:hAnsiTheme="minorHAnsi" w:cstheme="minorHAnsi"/>
                        <w:b/>
                        <w:bCs/>
                        <w:sz w:val="20"/>
                        <w:szCs w:val="20"/>
                      </w:rPr>
                      <w:t>•</w:t>
                    </w:r>
                    <w:r>
                      <w:rPr>
                        <w:rFonts w:asciiTheme="minorHAnsi" w:hAnsiTheme="minorHAnsi" w:cstheme="minorHAnsi"/>
                        <w:b/>
                        <w:bCs/>
                        <w:sz w:val="20"/>
                        <w:szCs w:val="20"/>
                      </w:rPr>
                      <w:t xml:space="preserve"> </w:t>
                    </w:r>
                    <w:r w:rsidRPr="00BA50ED">
                      <w:rPr>
                        <w:rFonts w:asciiTheme="minorHAnsi" w:hAnsiTheme="minorHAnsi" w:cstheme="minorHAnsi"/>
                        <w:b/>
                        <w:bCs/>
                        <w:sz w:val="20"/>
                        <w:szCs w:val="20"/>
                      </w:rPr>
                      <w:t xml:space="preserve">Body or structural modifications/additions e.g. body kit (rear spoiler, bonnet scoop, bumper lip, side skirts), underbody lighting, additional axle, extended chassis, roll cage  </w:t>
                    </w:r>
                  </w:ins>
                </w:p>
                <w:p w14:paraId="56237122" w14:textId="77777777" w:rsidR="00A863CC" w:rsidRPr="006922DD" w:rsidRDefault="00A863CC" w:rsidP="00A863CC">
                  <w:pPr>
                    <w:tabs>
                      <w:tab w:val="left" w:pos="774"/>
                    </w:tabs>
                    <w:rPr>
                      <w:ins w:id="8870" w:author="sam sehgal" w:date="2024-10-14T16:08:00Z" w16du:dateUtc="2024-10-14T05:08:00Z"/>
                      <w:rFonts w:asciiTheme="minorHAnsi" w:hAnsiTheme="minorHAnsi" w:cstheme="minorHAnsi"/>
                      <w:b/>
                      <w:bCs/>
                      <w:sz w:val="20"/>
                      <w:szCs w:val="20"/>
                    </w:rPr>
                  </w:pPr>
                  <w:ins w:id="8871" w:author="sam sehgal" w:date="2024-10-14T16:08:00Z" w16du:dateUtc="2024-10-14T05:08:00Z">
                    <w:r w:rsidRPr="00BA50ED">
                      <w:rPr>
                        <w:rFonts w:asciiTheme="minorHAnsi" w:hAnsiTheme="minorHAnsi" w:cstheme="minorHAnsi"/>
                        <w:b/>
                        <w:bCs/>
                        <w:sz w:val="20"/>
                        <w:szCs w:val="20"/>
                      </w:rPr>
                      <w:t>•</w:t>
                    </w:r>
                    <w:r>
                      <w:rPr>
                        <w:rFonts w:asciiTheme="minorHAnsi" w:hAnsiTheme="minorHAnsi" w:cstheme="minorHAnsi"/>
                        <w:b/>
                        <w:bCs/>
                        <w:sz w:val="20"/>
                        <w:szCs w:val="20"/>
                      </w:rPr>
                      <w:t xml:space="preserve"> </w:t>
                    </w:r>
                    <w:r w:rsidRPr="00BA50ED">
                      <w:rPr>
                        <w:rFonts w:asciiTheme="minorHAnsi" w:hAnsiTheme="minorHAnsi" w:cstheme="minorHAnsi"/>
                        <w:b/>
                        <w:bCs/>
                        <w:sz w:val="20"/>
                        <w:szCs w:val="20"/>
                      </w:rPr>
                      <w:t xml:space="preserve">Engine or transmission modifications e.g. turbo, supercharger, </w:t>
                    </w:r>
                    <w:r w:rsidRPr="006922DD">
                      <w:rPr>
                        <w:rFonts w:asciiTheme="minorHAnsi" w:hAnsiTheme="minorHAnsi" w:cstheme="minorHAnsi"/>
                        <w:b/>
                        <w:bCs/>
                        <w:sz w:val="20"/>
                        <w:szCs w:val="20"/>
                      </w:rPr>
                      <w:t xml:space="preserve">larger engine capacity, cylinder head/s, camshaft/s, ECU (car computer/s), boost controller, cold air intake, pod or sports air filter, intercooler, blow off valve  </w:t>
                    </w:r>
                  </w:ins>
                </w:p>
                <w:p w14:paraId="28B80809" w14:textId="77777777" w:rsidR="00A863CC" w:rsidRPr="006922DD" w:rsidRDefault="00A863CC" w:rsidP="00A863CC">
                  <w:pPr>
                    <w:tabs>
                      <w:tab w:val="left" w:pos="774"/>
                    </w:tabs>
                    <w:rPr>
                      <w:ins w:id="8872" w:author="sam sehgal" w:date="2024-10-14T16:08:00Z" w16du:dateUtc="2024-10-14T05:08:00Z"/>
                      <w:rFonts w:asciiTheme="minorHAnsi" w:hAnsiTheme="minorHAnsi" w:cstheme="minorHAnsi"/>
                      <w:b/>
                      <w:bCs/>
                      <w:sz w:val="20"/>
                      <w:szCs w:val="20"/>
                    </w:rPr>
                  </w:pPr>
                  <w:ins w:id="8873" w:author="sam sehgal" w:date="2024-10-14T16:08:00Z" w16du:dateUtc="2024-10-14T05:08:00Z">
                    <w:r w:rsidRPr="006922DD">
                      <w:rPr>
                        <w:rFonts w:asciiTheme="minorHAnsi" w:hAnsiTheme="minorHAnsi" w:cstheme="minorHAnsi"/>
                        <w:b/>
                        <w:bCs/>
                        <w:sz w:val="20"/>
                        <w:szCs w:val="20"/>
                      </w:rPr>
                      <w:t xml:space="preserve">• Exhaust modifications or additions e.g. performance exhaust, extractors  </w:t>
                    </w:r>
                  </w:ins>
                </w:p>
                <w:p w14:paraId="3718FD37" w14:textId="77777777" w:rsidR="00A863CC" w:rsidRPr="006922DD" w:rsidRDefault="00A863CC" w:rsidP="00A863CC">
                  <w:pPr>
                    <w:tabs>
                      <w:tab w:val="left" w:pos="774"/>
                    </w:tabs>
                    <w:rPr>
                      <w:ins w:id="8874" w:author="sam sehgal" w:date="2024-10-14T16:08:00Z" w16du:dateUtc="2024-10-14T05:08:00Z"/>
                      <w:rFonts w:asciiTheme="minorHAnsi" w:hAnsiTheme="minorHAnsi" w:cstheme="minorHAnsi"/>
                      <w:b/>
                      <w:bCs/>
                      <w:sz w:val="20"/>
                      <w:szCs w:val="20"/>
                    </w:rPr>
                  </w:pPr>
                  <w:ins w:id="8875" w:author="sam sehgal" w:date="2024-10-14T16:08:00Z" w16du:dateUtc="2024-10-14T05:08:00Z">
                    <w:r w:rsidRPr="006922DD">
                      <w:rPr>
                        <w:rFonts w:asciiTheme="minorHAnsi" w:hAnsiTheme="minorHAnsi" w:cstheme="minorHAnsi"/>
                        <w:b/>
                        <w:bCs/>
                        <w:sz w:val="20"/>
                        <w:szCs w:val="20"/>
                      </w:rPr>
                      <w:t xml:space="preserve">• Fixed Camping or cooking modifications/additions e.g. pop up camper, bed(s), stove  </w:t>
                    </w:r>
                  </w:ins>
                </w:p>
                <w:p w14:paraId="112D1E22" w14:textId="77777777" w:rsidR="00D309B9" w:rsidRDefault="00A863CC" w:rsidP="00A863CC">
                  <w:pPr>
                    <w:rPr>
                      <w:ins w:id="8876" w:author="Sam Sehgal (EXT Idiom)" w:date="2024-11-04T16:29:00Z" w16du:dateUtc="2024-11-04T05:29:00Z"/>
                      <w:rStyle w:val="eop"/>
                      <w:rFonts w:asciiTheme="minorHAnsi" w:hAnsiTheme="minorHAnsi"/>
                      <w:sz w:val="20"/>
                      <w:szCs w:val="20"/>
                    </w:rPr>
                  </w:pPr>
                  <w:ins w:id="8877" w:author="sam sehgal" w:date="2024-10-14T16:08:00Z" w16du:dateUtc="2024-10-14T05:08:00Z">
                    <w:r w:rsidRPr="006922DD">
                      <w:rPr>
                        <w:rFonts w:asciiTheme="minorHAnsi" w:hAnsiTheme="minorHAnsi"/>
                        <w:b/>
                        <w:bCs/>
                        <w:sz w:val="20"/>
                        <w:szCs w:val="20"/>
                      </w:rPr>
                      <w:t xml:space="preserve">• </w:t>
                    </w:r>
                    <w:r w:rsidRPr="006922DD">
                      <w:rPr>
                        <w:rStyle w:val="normaltextrun"/>
                        <w:rFonts w:asciiTheme="minorHAnsi" w:hAnsiTheme="minorHAnsi"/>
                        <w:b/>
                        <w:bCs/>
                        <w:color w:val="000000" w:themeColor="text1"/>
                        <w:sz w:val="20"/>
                        <w:szCs w:val="20"/>
                      </w:rPr>
                      <w:t>Car wrapping or customised paint (</w:t>
                    </w:r>
                    <w:commentRangeStart w:id="8878"/>
                    <w:commentRangeStart w:id="8879"/>
                    <w:r w:rsidRPr="006922DD">
                      <w:rPr>
                        <w:rStyle w:val="normaltextrun"/>
                        <w:rFonts w:asciiTheme="minorHAnsi" w:hAnsiTheme="minorHAnsi"/>
                        <w:b/>
                        <w:bCs/>
                        <w:color w:val="000000" w:themeColor="text1"/>
                        <w:sz w:val="20"/>
                        <w:szCs w:val="20"/>
                      </w:rPr>
                      <w:t>airbrushed</w:t>
                    </w:r>
                    <w:commentRangeEnd w:id="8878"/>
                    <w:r w:rsidRPr="006922DD">
                      <w:rPr>
                        <w:rStyle w:val="CommentReference"/>
                        <w:rFonts w:asciiTheme="minorHAnsi" w:hAnsiTheme="minorHAnsi" w:cstheme="minorBidi"/>
                        <w:b/>
                        <w:bCs/>
                        <w:color w:val="000000" w:themeColor="text1"/>
                        <w:sz w:val="20"/>
                        <w:szCs w:val="20"/>
                      </w:rPr>
                      <w:commentReference w:id="8878"/>
                    </w:r>
                    <w:commentRangeEnd w:id="8879"/>
                    <w:r w:rsidRPr="006922DD">
                      <w:rPr>
                        <w:rStyle w:val="CommentReference"/>
                        <w:rFonts w:asciiTheme="minorHAnsi" w:hAnsiTheme="minorHAnsi" w:cstheme="minorBidi"/>
                        <w:b/>
                        <w:bCs/>
                        <w:color w:val="000000" w:themeColor="text1"/>
                        <w:sz w:val="20"/>
                        <w:szCs w:val="20"/>
                      </w:rPr>
                      <w:commentReference w:id="8879"/>
                    </w:r>
                    <w:r w:rsidRPr="006922DD">
                      <w:rPr>
                        <w:rStyle w:val="normaltextrun"/>
                        <w:rFonts w:asciiTheme="minorHAnsi" w:hAnsiTheme="minorHAnsi"/>
                        <w:b/>
                        <w:bCs/>
                        <w:color w:val="000000" w:themeColor="text1"/>
                        <w:sz w:val="20"/>
                        <w:szCs w:val="20"/>
                      </w:rPr>
                      <w:t>, colour changing, etc) other than business signwriting/logos</w:t>
                    </w:r>
                    <w:r w:rsidRPr="006922DD">
                      <w:rPr>
                        <w:rStyle w:val="eop"/>
                        <w:rFonts w:asciiTheme="minorHAnsi" w:hAnsiTheme="minorHAnsi"/>
                        <w:sz w:val="20"/>
                        <w:szCs w:val="20"/>
                      </w:rPr>
                      <w:t> </w:t>
                    </w:r>
                    <w:commentRangeStart w:id="8880"/>
                    <w:commentRangeStart w:id="8881"/>
                    <w:commentRangeEnd w:id="8880"/>
                    <w:r>
                      <w:rPr>
                        <w:rStyle w:val="CommentReference"/>
                        <w:rFonts w:asciiTheme="minorHAnsi" w:hAnsiTheme="minorHAnsi" w:cstheme="minorBidi"/>
                        <w:sz w:val="20"/>
                        <w:szCs w:val="20"/>
                      </w:rPr>
                      <w:commentReference w:id="8880"/>
                    </w:r>
                    <w:commentRangeEnd w:id="8881"/>
                    <w:r>
                      <w:rPr>
                        <w:rStyle w:val="CommentReference"/>
                        <w:rFonts w:asciiTheme="minorHAnsi" w:hAnsiTheme="minorHAnsi" w:cstheme="minorBidi"/>
                        <w:sz w:val="20"/>
                        <w:szCs w:val="20"/>
                      </w:rPr>
                      <w:commentReference w:id="8881"/>
                    </w:r>
                  </w:ins>
                </w:p>
                <w:p w14:paraId="54B6E672" w14:textId="55895921" w:rsidR="00A863CC" w:rsidRPr="00E02B28" w:rsidRDefault="00A863CC" w:rsidP="00A863CC">
                  <w:pPr>
                    <w:rPr>
                      <w:ins w:id="8883" w:author="sam sehgal" w:date="2024-10-14T16:08:00Z" w16du:dateUtc="2024-10-14T05:08:00Z"/>
                      <w:rFonts w:asciiTheme="minorHAnsi" w:hAnsiTheme="minorHAnsi"/>
                      <w:b/>
                      <w:bCs/>
                      <w:color w:val="000000"/>
                      <w:sz w:val="22"/>
                      <w:szCs w:val="22"/>
                      <w:lang w:eastAsia="en-AU"/>
                    </w:rPr>
                  </w:pPr>
                  <w:ins w:id="8884" w:author="sam sehgal" w:date="2024-10-14T16:08:00Z" w16du:dateUtc="2024-10-14T05:08:00Z">
                    <w:r w:rsidRPr="006922DD">
                      <w:rPr>
                        <w:rFonts w:asciiTheme="minorHAnsi" w:hAnsiTheme="minorHAnsi"/>
                        <w:b/>
                        <w:bCs/>
                        <w:sz w:val="20"/>
                        <w:szCs w:val="20"/>
                      </w:rPr>
                      <w:t>• Suspension modifications e.g. raised, lowered, aftermarket active suspension</w:t>
                    </w:r>
                  </w:ins>
                </w:p>
              </w:tc>
            </w:tr>
          </w:tbl>
          <w:p w14:paraId="03405C88" w14:textId="77777777" w:rsidR="00A863CC" w:rsidRPr="00A863CC" w:rsidRDefault="00A863CC">
            <w:pPr>
              <w:rPr>
                <w:ins w:id="8885" w:author="sam sehgal" w:date="2024-10-14T16:07:00Z" w16du:dateUtc="2024-10-14T05:07:00Z"/>
                <w:rFonts w:ascii="Calibri" w:hAnsi="Calibri" w:cs="Calibri"/>
                <w:sz w:val="20"/>
                <w:szCs w:val="20"/>
              </w:rPr>
              <w:pPrChange w:id="8886" w:author="sam sehgal" w:date="2024-10-14T16:07:00Z" w16du:dateUtc="2024-10-14T05:07:00Z">
                <w:pPr>
                  <w:tabs>
                    <w:tab w:val="left" w:pos="774"/>
                  </w:tabs>
                </w:pPr>
              </w:pPrChange>
            </w:pPr>
          </w:p>
          <w:p w14:paraId="1403F6C3" w14:textId="77777777" w:rsidR="00A863CC" w:rsidRPr="00A863CC" w:rsidRDefault="00A863CC">
            <w:pPr>
              <w:rPr>
                <w:ins w:id="8887" w:author="sam sehgal" w:date="2024-10-14T16:07:00Z" w16du:dateUtc="2024-10-14T05:07:00Z"/>
                <w:rFonts w:ascii="Calibri" w:hAnsi="Calibri" w:cs="Calibri"/>
                <w:sz w:val="20"/>
                <w:szCs w:val="20"/>
              </w:rPr>
              <w:pPrChange w:id="8888" w:author="sam sehgal" w:date="2024-10-14T16:07:00Z" w16du:dateUtc="2024-10-14T05:07:00Z">
                <w:pPr>
                  <w:tabs>
                    <w:tab w:val="left" w:pos="774"/>
                  </w:tabs>
                </w:pPr>
              </w:pPrChange>
            </w:pPr>
          </w:p>
          <w:tbl>
            <w:tblPr>
              <w:tblpPr w:leftFromText="180" w:rightFromText="180" w:vertAnchor="page" w:horzAnchor="margin" w:tblpY="5176"/>
              <w:tblOverlap w:val="never"/>
              <w:tblW w:w="7301" w:type="dxa"/>
              <w:tblBorders>
                <w:bottom w:val="single" w:sz="4" w:space="0" w:color="auto"/>
              </w:tblBorders>
              <w:tblLayout w:type="fixed"/>
              <w:tblLook w:val="04A0" w:firstRow="1" w:lastRow="0" w:firstColumn="1" w:lastColumn="0" w:noHBand="0" w:noVBand="1"/>
            </w:tblPr>
            <w:tblGrid>
              <w:gridCol w:w="2820"/>
              <w:gridCol w:w="4481"/>
            </w:tblGrid>
            <w:tr w:rsidR="00E6192D" w:rsidRPr="00E02B28" w14:paraId="51DAE96C" w14:textId="77777777" w:rsidTr="00E6192D">
              <w:trPr>
                <w:trHeight w:val="281"/>
              </w:trPr>
              <w:tc>
                <w:tcPr>
                  <w:tcW w:w="2820" w:type="dxa"/>
                  <w:noWrap/>
                  <w:hideMark/>
                </w:tcPr>
                <w:p w14:paraId="7FE9F2D9" w14:textId="12859897" w:rsidR="00E6192D" w:rsidRPr="00720F8E" w:rsidRDefault="00E6192D" w:rsidP="00E6192D">
                  <w:pPr>
                    <w:pStyle w:val="TableBodycopy"/>
                    <w:rPr>
                      <w:rFonts w:asciiTheme="minorHAnsi" w:hAnsiTheme="minorHAnsi" w:cstheme="minorBidi"/>
                      <w:b/>
                      <w:bCs/>
                    </w:rPr>
                  </w:pPr>
                  <w:commentRangeStart w:id="8889"/>
                  <w:commentRangeStart w:id="8890"/>
                  <w:r w:rsidRPr="00A863CC">
                    <w:rPr>
                      <w:sz w:val="18"/>
                      <w:szCs w:val="18"/>
                      <w:highlight w:val="cyan"/>
                      <w:lang w:val="en-AU" w:eastAsia="en-GB"/>
                      <w:rPrChange w:id="8891" w:author="sam sehgal" w:date="2024-10-14T16:07:00Z" w16du:dateUtc="2024-10-14T05:07:00Z">
                        <w:rPr>
                          <w:sz w:val="18"/>
                          <w:szCs w:val="18"/>
                          <w:lang w:val="en-AU" w:eastAsia="en-GB"/>
                        </w:rPr>
                      </w:rPrChange>
                    </w:rPr>
                    <w:t>You have told us that your car does not have any of the following:</w:t>
                  </w:r>
                  <w:commentRangeEnd w:id="8889"/>
                  <w:r w:rsidRPr="00720F8E">
                    <w:rPr>
                      <w:rStyle w:val="CommentReference"/>
                      <w:rFonts w:asciiTheme="minorHAnsi" w:hAnsiTheme="minorHAnsi" w:cstheme="minorBidi"/>
                      <w:b/>
                      <w:bCs/>
                      <w:sz w:val="20"/>
                      <w:szCs w:val="24"/>
                    </w:rPr>
                    <w:commentReference w:id="8889"/>
                  </w:r>
                  <w:commentRangeEnd w:id="8890"/>
                  <w:r w:rsidRPr="00720F8E">
                    <w:rPr>
                      <w:rStyle w:val="CommentReference"/>
                      <w:rFonts w:asciiTheme="minorHAnsi" w:hAnsiTheme="minorHAnsi" w:cstheme="minorBidi"/>
                      <w:b/>
                      <w:bCs/>
                      <w:sz w:val="20"/>
                      <w:szCs w:val="24"/>
                    </w:rPr>
                    <w:commentReference w:id="8890"/>
                  </w:r>
                </w:p>
              </w:tc>
              <w:tc>
                <w:tcPr>
                  <w:tcW w:w="4481" w:type="dxa"/>
                  <w:noWrap/>
                  <w:vAlign w:val="bottom"/>
                  <w:hideMark/>
                </w:tcPr>
                <w:p w14:paraId="4D165AA7" w14:textId="77777777" w:rsidR="00E6192D" w:rsidRPr="00BA50ED" w:rsidRDefault="00E6192D" w:rsidP="00E6192D">
                  <w:pPr>
                    <w:tabs>
                      <w:tab w:val="left" w:pos="774"/>
                    </w:tabs>
                    <w:rPr>
                      <w:ins w:id="8892" w:author="sam sehgal" w:date="2024-10-14T16:08:00Z" w16du:dateUtc="2024-10-14T05:08:00Z"/>
                      <w:rFonts w:asciiTheme="minorHAnsi" w:hAnsiTheme="minorHAnsi" w:cstheme="minorHAnsi"/>
                      <w:b/>
                      <w:bCs/>
                      <w:sz w:val="20"/>
                      <w:szCs w:val="20"/>
                    </w:rPr>
                  </w:pPr>
                  <w:ins w:id="8893" w:author="sam sehgal" w:date="2024-10-14T16:08:00Z" w16du:dateUtc="2024-10-14T05:08:00Z">
                    <w:r w:rsidRPr="00BA50ED">
                      <w:rPr>
                        <w:rFonts w:asciiTheme="minorHAnsi" w:hAnsiTheme="minorHAnsi" w:cstheme="minorHAnsi"/>
                        <w:b/>
                        <w:bCs/>
                        <w:sz w:val="20"/>
                        <w:szCs w:val="20"/>
                      </w:rPr>
                      <w:t>•</w:t>
                    </w:r>
                    <w:r>
                      <w:rPr>
                        <w:rFonts w:asciiTheme="minorHAnsi" w:hAnsiTheme="minorHAnsi" w:cstheme="minorHAnsi"/>
                        <w:b/>
                        <w:bCs/>
                        <w:sz w:val="20"/>
                        <w:szCs w:val="20"/>
                      </w:rPr>
                      <w:t xml:space="preserve"> </w:t>
                    </w:r>
                    <w:r w:rsidRPr="00BA50ED">
                      <w:rPr>
                        <w:rFonts w:asciiTheme="minorHAnsi" w:hAnsiTheme="minorHAnsi" w:cstheme="minorHAnsi"/>
                        <w:b/>
                        <w:bCs/>
                        <w:sz w:val="20"/>
                        <w:szCs w:val="20"/>
                      </w:rPr>
                      <w:t xml:space="preserve">Body or structural modifications/additions e.g. body kit (rear spoiler, bonnet scoop, bumper lip, side skirts), underbody lighting, additional axle, extended chassis, roll cage  </w:t>
                    </w:r>
                  </w:ins>
                </w:p>
                <w:p w14:paraId="6DA0A131" w14:textId="77777777" w:rsidR="00E6192D" w:rsidRPr="006922DD" w:rsidRDefault="00E6192D" w:rsidP="00E6192D">
                  <w:pPr>
                    <w:tabs>
                      <w:tab w:val="left" w:pos="774"/>
                    </w:tabs>
                    <w:rPr>
                      <w:ins w:id="8894" w:author="sam sehgal" w:date="2024-10-14T16:08:00Z" w16du:dateUtc="2024-10-14T05:08:00Z"/>
                      <w:rFonts w:asciiTheme="minorHAnsi" w:hAnsiTheme="minorHAnsi" w:cstheme="minorHAnsi"/>
                      <w:b/>
                      <w:bCs/>
                      <w:sz w:val="20"/>
                      <w:szCs w:val="20"/>
                    </w:rPr>
                  </w:pPr>
                  <w:ins w:id="8895" w:author="sam sehgal" w:date="2024-10-14T16:08:00Z" w16du:dateUtc="2024-10-14T05:08:00Z">
                    <w:r w:rsidRPr="00BA50ED">
                      <w:rPr>
                        <w:rFonts w:asciiTheme="minorHAnsi" w:hAnsiTheme="minorHAnsi" w:cstheme="minorHAnsi"/>
                        <w:b/>
                        <w:bCs/>
                        <w:sz w:val="20"/>
                        <w:szCs w:val="20"/>
                      </w:rPr>
                      <w:t>•</w:t>
                    </w:r>
                    <w:r>
                      <w:rPr>
                        <w:rFonts w:asciiTheme="minorHAnsi" w:hAnsiTheme="minorHAnsi" w:cstheme="minorHAnsi"/>
                        <w:b/>
                        <w:bCs/>
                        <w:sz w:val="20"/>
                        <w:szCs w:val="20"/>
                      </w:rPr>
                      <w:t xml:space="preserve"> </w:t>
                    </w:r>
                    <w:r w:rsidRPr="00BA50ED">
                      <w:rPr>
                        <w:rFonts w:asciiTheme="minorHAnsi" w:hAnsiTheme="minorHAnsi" w:cstheme="minorHAnsi"/>
                        <w:b/>
                        <w:bCs/>
                        <w:sz w:val="20"/>
                        <w:szCs w:val="20"/>
                      </w:rPr>
                      <w:t xml:space="preserve">Engine or transmission modifications e.g. turbo, supercharger, </w:t>
                    </w:r>
                    <w:r w:rsidRPr="006922DD">
                      <w:rPr>
                        <w:rFonts w:asciiTheme="minorHAnsi" w:hAnsiTheme="minorHAnsi" w:cstheme="minorHAnsi"/>
                        <w:b/>
                        <w:bCs/>
                        <w:sz w:val="20"/>
                        <w:szCs w:val="20"/>
                      </w:rPr>
                      <w:t xml:space="preserve">larger engine capacity, cylinder head/s, camshaft/s, ECU (car computer/s), boost controller, cold air intake, pod or sports air filter, intercooler, blow off valve  </w:t>
                    </w:r>
                  </w:ins>
                </w:p>
                <w:p w14:paraId="4654BD8D" w14:textId="77777777" w:rsidR="00E6192D" w:rsidRPr="006922DD" w:rsidRDefault="00E6192D" w:rsidP="00E6192D">
                  <w:pPr>
                    <w:tabs>
                      <w:tab w:val="left" w:pos="774"/>
                    </w:tabs>
                    <w:rPr>
                      <w:ins w:id="8896" w:author="sam sehgal" w:date="2024-10-14T16:08:00Z" w16du:dateUtc="2024-10-14T05:08:00Z"/>
                      <w:rFonts w:asciiTheme="minorHAnsi" w:hAnsiTheme="minorHAnsi" w:cstheme="minorHAnsi"/>
                      <w:b/>
                      <w:bCs/>
                      <w:sz w:val="20"/>
                      <w:szCs w:val="20"/>
                    </w:rPr>
                  </w:pPr>
                  <w:ins w:id="8897" w:author="sam sehgal" w:date="2024-10-14T16:08:00Z" w16du:dateUtc="2024-10-14T05:08:00Z">
                    <w:r w:rsidRPr="006922DD">
                      <w:rPr>
                        <w:rFonts w:asciiTheme="minorHAnsi" w:hAnsiTheme="minorHAnsi" w:cstheme="minorHAnsi"/>
                        <w:b/>
                        <w:bCs/>
                        <w:sz w:val="20"/>
                        <w:szCs w:val="20"/>
                      </w:rPr>
                      <w:t xml:space="preserve">• Exhaust modifications or additions e.g. performance exhaust, extractors  </w:t>
                    </w:r>
                  </w:ins>
                </w:p>
                <w:p w14:paraId="3BF8A1AA" w14:textId="77777777" w:rsidR="00E6192D" w:rsidRPr="006922DD" w:rsidRDefault="00E6192D" w:rsidP="00E6192D">
                  <w:pPr>
                    <w:tabs>
                      <w:tab w:val="left" w:pos="774"/>
                    </w:tabs>
                    <w:rPr>
                      <w:ins w:id="8898" w:author="sam sehgal" w:date="2024-10-14T16:08:00Z" w16du:dateUtc="2024-10-14T05:08:00Z"/>
                      <w:rFonts w:asciiTheme="minorHAnsi" w:hAnsiTheme="minorHAnsi" w:cstheme="minorHAnsi"/>
                      <w:b/>
                      <w:bCs/>
                      <w:sz w:val="20"/>
                      <w:szCs w:val="20"/>
                    </w:rPr>
                  </w:pPr>
                  <w:ins w:id="8899" w:author="sam sehgal" w:date="2024-10-14T16:08:00Z" w16du:dateUtc="2024-10-14T05:08:00Z">
                    <w:r w:rsidRPr="006922DD">
                      <w:rPr>
                        <w:rFonts w:asciiTheme="minorHAnsi" w:hAnsiTheme="minorHAnsi" w:cstheme="minorHAnsi"/>
                        <w:b/>
                        <w:bCs/>
                        <w:sz w:val="20"/>
                        <w:szCs w:val="20"/>
                      </w:rPr>
                      <w:t xml:space="preserve">• Fixed Camping or cooking modifications/additions e.g. pop up camper, bed(s), stove  </w:t>
                    </w:r>
                  </w:ins>
                </w:p>
                <w:p w14:paraId="4C5ECF9F" w14:textId="77777777" w:rsidR="00E6192D" w:rsidRDefault="00E6192D" w:rsidP="00E6192D">
                  <w:pPr>
                    <w:rPr>
                      <w:ins w:id="8900" w:author="Sam Sehgal (EXT Idiom)" w:date="2024-11-04T16:29:00Z" w16du:dateUtc="2024-11-04T05:29:00Z"/>
                      <w:rStyle w:val="eop"/>
                      <w:rFonts w:asciiTheme="minorHAnsi" w:hAnsiTheme="minorHAnsi"/>
                      <w:sz w:val="20"/>
                      <w:szCs w:val="20"/>
                    </w:rPr>
                  </w:pPr>
                  <w:ins w:id="8901" w:author="sam sehgal" w:date="2024-10-14T16:08:00Z" w16du:dateUtc="2024-10-14T05:08:00Z">
                    <w:r w:rsidRPr="006922DD">
                      <w:rPr>
                        <w:rFonts w:asciiTheme="minorHAnsi" w:hAnsiTheme="minorHAnsi"/>
                        <w:b/>
                        <w:bCs/>
                        <w:sz w:val="20"/>
                        <w:szCs w:val="20"/>
                      </w:rPr>
                      <w:t xml:space="preserve">• </w:t>
                    </w:r>
                    <w:r w:rsidRPr="006922DD">
                      <w:rPr>
                        <w:rStyle w:val="normaltextrun"/>
                        <w:rFonts w:asciiTheme="minorHAnsi" w:hAnsiTheme="minorHAnsi"/>
                        <w:b/>
                        <w:bCs/>
                        <w:color w:val="000000" w:themeColor="text1"/>
                        <w:sz w:val="20"/>
                        <w:szCs w:val="20"/>
                      </w:rPr>
                      <w:t>Car wrapping or customised paint (</w:t>
                    </w:r>
                    <w:commentRangeStart w:id="8902"/>
                    <w:commentRangeStart w:id="8903"/>
                    <w:r w:rsidRPr="006922DD">
                      <w:rPr>
                        <w:rStyle w:val="normaltextrun"/>
                        <w:rFonts w:asciiTheme="minorHAnsi" w:hAnsiTheme="minorHAnsi"/>
                        <w:b/>
                        <w:bCs/>
                        <w:color w:val="000000" w:themeColor="text1"/>
                        <w:sz w:val="20"/>
                        <w:szCs w:val="20"/>
                      </w:rPr>
                      <w:t>airbrushed</w:t>
                    </w:r>
                    <w:commentRangeEnd w:id="8902"/>
                    <w:r w:rsidRPr="006922DD">
                      <w:rPr>
                        <w:rStyle w:val="CommentReference"/>
                        <w:rFonts w:asciiTheme="minorHAnsi" w:hAnsiTheme="minorHAnsi" w:cstheme="minorBidi"/>
                        <w:b/>
                        <w:bCs/>
                        <w:color w:val="000000" w:themeColor="text1"/>
                        <w:sz w:val="20"/>
                        <w:szCs w:val="20"/>
                      </w:rPr>
                      <w:commentReference w:id="8902"/>
                    </w:r>
                    <w:commentRangeEnd w:id="8903"/>
                    <w:r w:rsidRPr="006922DD">
                      <w:rPr>
                        <w:rStyle w:val="CommentReference"/>
                        <w:rFonts w:asciiTheme="minorHAnsi" w:hAnsiTheme="minorHAnsi" w:cstheme="minorBidi"/>
                        <w:b/>
                        <w:bCs/>
                        <w:color w:val="000000" w:themeColor="text1"/>
                        <w:sz w:val="20"/>
                        <w:szCs w:val="20"/>
                      </w:rPr>
                      <w:commentReference w:id="8903"/>
                    </w:r>
                    <w:r w:rsidRPr="006922DD">
                      <w:rPr>
                        <w:rStyle w:val="normaltextrun"/>
                        <w:rFonts w:asciiTheme="minorHAnsi" w:hAnsiTheme="minorHAnsi"/>
                        <w:b/>
                        <w:bCs/>
                        <w:color w:val="000000" w:themeColor="text1"/>
                        <w:sz w:val="20"/>
                        <w:szCs w:val="20"/>
                      </w:rPr>
                      <w:t>, colour changing, etc) other than business signwriting/logos</w:t>
                    </w:r>
                    <w:r w:rsidRPr="006922DD">
                      <w:rPr>
                        <w:rStyle w:val="eop"/>
                        <w:rFonts w:asciiTheme="minorHAnsi" w:hAnsiTheme="minorHAnsi"/>
                        <w:sz w:val="20"/>
                        <w:szCs w:val="20"/>
                      </w:rPr>
                      <w:t> </w:t>
                    </w:r>
                    <w:commentRangeStart w:id="8904"/>
                    <w:commentRangeStart w:id="8905"/>
                    <w:commentRangeEnd w:id="8904"/>
                    <w:r>
                      <w:rPr>
                        <w:rStyle w:val="CommentReference"/>
                        <w:rFonts w:asciiTheme="minorHAnsi" w:hAnsiTheme="minorHAnsi" w:cstheme="minorBidi"/>
                        <w:sz w:val="20"/>
                        <w:szCs w:val="20"/>
                      </w:rPr>
                      <w:commentReference w:id="8904"/>
                    </w:r>
                    <w:commentRangeEnd w:id="8905"/>
                    <w:r>
                      <w:rPr>
                        <w:rStyle w:val="CommentReference"/>
                        <w:rFonts w:asciiTheme="minorHAnsi" w:hAnsiTheme="minorHAnsi" w:cstheme="minorBidi"/>
                        <w:sz w:val="20"/>
                        <w:szCs w:val="20"/>
                      </w:rPr>
                      <w:commentReference w:id="8905"/>
                    </w:r>
                  </w:ins>
                </w:p>
                <w:p w14:paraId="6C4FF0EF" w14:textId="77777777" w:rsidR="00E6192D" w:rsidRPr="00E02B28" w:rsidRDefault="00E6192D" w:rsidP="00E6192D">
                  <w:pPr>
                    <w:rPr>
                      <w:rFonts w:asciiTheme="minorHAnsi" w:hAnsiTheme="minorHAnsi"/>
                      <w:b/>
                      <w:bCs/>
                      <w:color w:val="000000"/>
                      <w:sz w:val="22"/>
                      <w:szCs w:val="22"/>
                      <w:lang w:eastAsia="en-AU"/>
                    </w:rPr>
                  </w:pPr>
                  <w:ins w:id="8907" w:author="sam sehgal" w:date="2024-10-14T16:08:00Z" w16du:dateUtc="2024-10-14T05:08:00Z">
                    <w:r w:rsidRPr="006922DD">
                      <w:rPr>
                        <w:rFonts w:asciiTheme="minorHAnsi" w:hAnsiTheme="minorHAnsi"/>
                        <w:b/>
                        <w:bCs/>
                        <w:sz w:val="20"/>
                        <w:szCs w:val="20"/>
                      </w:rPr>
                      <w:lastRenderedPageBreak/>
                      <w:t>• Suspension modifications e.g. raised, lowered, aftermarket active suspension</w:t>
                    </w:r>
                  </w:ins>
                </w:p>
              </w:tc>
            </w:tr>
          </w:tbl>
          <w:p w14:paraId="6251DD5C" w14:textId="77777777" w:rsidR="00A863CC" w:rsidRPr="00A863CC" w:rsidRDefault="00A863CC">
            <w:pPr>
              <w:rPr>
                <w:ins w:id="8908" w:author="sam sehgal" w:date="2024-10-14T16:07:00Z" w16du:dateUtc="2024-10-14T05:07:00Z"/>
                <w:rFonts w:ascii="Calibri" w:hAnsi="Calibri" w:cs="Calibri"/>
                <w:sz w:val="20"/>
                <w:szCs w:val="20"/>
              </w:rPr>
              <w:pPrChange w:id="8909" w:author="sam sehgal" w:date="2024-10-14T16:07:00Z" w16du:dateUtc="2024-10-14T05:07:00Z">
                <w:pPr>
                  <w:tabs>
                    <w:tab w:val="left" w:pos="774"/>
                  </w:tabs>
                </w:pPr>
              </w:pPrChange>
            </w:pPr>
          </w:p>
          <w:p w14:paraId="70EC2F67" w14:textId="77777777" w:rsidR="00A863CC" w:rsidRPr="00A863CC" w:rsidRDefault="00A863CC">
            <w:pPr>
              <w:rPr>
                <w:ins w:id="8910" w:author="sam sehgal" w:date="2024-10-14T16:07:00Z" w16du:dateUtc="2024-10-14T05:07:00Z"/>
                <w:rFonts w:ascii="Calibri" w:hAnsi="Calibri" w:cs="Calibri"/>
                <w:sz w:val="20"/>
                <w:szCs w:val="20"/>
              </w:rPr>
              <w:pPrChange w:id="8911" w:author="sam sehgal" w:date="2024-10-14T16:07:00Z" w16du:dateUtc="2024-10-14T05:07:00Z">
                <w:pPr>
                  <w:tabs>
                    <w:tab w:val="left" w:pos="774"/>
                  </w:tabs>
                </w:pPr>
              </w:pPrChange>
            </w:pPr>
          </w:p>
          <w:p w14:paraId="41D290A7" w14:textId="77777777" w:rsidR="00A863CC" w:rsidRPr="00A863CC" w:rsidRDefault="00A863CC">
            <w:pPr>
              <w:rPr>
                <w:ins w:id="8912" w:author="sam sehgal" w:date="2024-10-14T16:07:00Z" w16du:dateUtc="2024-10-14T05:07:00Z"/>
                <w:rFonts w:ascii="Calibri" w:hAnsi="Calibri" w:cs="Calibri"/>
                <w:sz w:val="20"/>
                <w:szCs w:val="20"/>
              </w:rPr>
              <w:pPrChange w:id="8913" w:author="sam sehgal" w:date="2024-10-14T16:07:00Z" w16du:dateUtc="2024-10-14T05:07:00Z">
                <w:pPr>
                  <w:tabs>
                    <w:tab w:val="left" w:pos="774"/>
                  </w:tabs>
                </w:pPr>
              </w:pPrChange>
            </w:pPr>
          </w:p>
          <w:p w14:paraId="29B75D8C" w14:textId="77777777" w:rsidR="00A863CC" w:rsidRPr="00A863CC" w:rsidRDefault="00A863CC">
            <w:pPr>
              <w:rPr>
                <w:ins w:id="8914" w:author="sam sehgal" w:date="2024-10-14T16:07:00Z" w16du:dateUtc="2024-10-14T05:07:00Z"/>
                <w:rFonts w:ascii="Calibri" w:hAnsi="Calibri" w:cs="Calibri"/>
                <w:sz w:val="20"/>
                <w:szCs w:val="20"/>
              </w:rPr>
              <w:pPrChange w:id="8915" w:author="sam sehgal" w:date="2024-10-14T16:07:00Z" w16du:dateUtc="2024-10-14T05:07:00Z">
                <w:pPr>
                  <w:tabs>
                    <w:tab w:val="left" w:pos="774"/>
                  </w:tabs>
                </w:pPr>
              </w:pPrChange>
            </w:pPr>
          </w:p>
          <w:p w14:paraId="7CD02D1F" w14:textId="77777777" w:rsidR="00A863CC" w:rsidRPr="00A863CC" w:rsidRDefault="00A863CC">
            <w:pPr>
              <w:rPr>
                <w:ins w:id="8916" w:author="sam sehgal" w:date="2024-10-14T16:07:00Z" w16du:dateUtc="2024-10-14T05:07:00Z"/>
                <w:rFonts w:ascii="Calibri" w:hAnsi="Calibri" w:cs="Calibri"/>
                <w:sz w:val="20"/>
                <w:szCs w:val="20"/>
              </w:rPr>
              <w:pPrChange w:id="8917" w:author="sam sehgal" w:date="2024-10-14T16:07:00Z" w16du:dateUtc="2024-10-14T05:07:00Z">
                <w:pPr>
                  <w:tabs>
                    <w:tab w:val="left" w:pos="774"/>
                  </w:tabs>
                </w:pPr>
              </w:pPrChange>
            </w:pPr>
          </w:p>
          <w:p w14:paraId="2137688F" w14:textId="77777777" w:rsidR="00A863CC" w:rsidRPr="00A863CC" w:rsidRDefault="00A863CC">
            <w:pPr>
              <w:rPr>
                <w:ins w:id="8918" w:author="sam sehgal" w:date="2024-10-14T16:07:00Z" w16du:dateUtc="2024-10-14T05:07:00Z"/>
                <w:rFonts w:ascii="Calibri" w:hAnsi="Calibri" w:cs="Calibri"/>
                <w:sz w:val="20"/>
                <w:szCs w:val="20"/>
              </w:rPr>
              <w:pPrChange w:id="8919" w:author="sam sehgal" w:date="2024-10-14T16:07:00Z" w16du:dateUtc="2024-10-14T05:07:00Z">
                <w:pPr>
                  <w:tabs>
                    <w:tab w:val="left" w:pos="774"/>
                  </w:tabs>
                </w:pPr>
              </w:pPrChange>
            </w:pPr>
          </w:p>
          <w:p w14:paraId="1EDF47AC" w14:textId="77777777" w:rsidR="00A863CC" w:rsidRPr="00A863CC" w:rsidRDefault="00A863CC">
            <w:pPr>
              <w:rPr>
                <w:ins w:id="8920" w:author="sam sehgal" w:date="2024-10-14T16:07:00Z" w16du:dateUtc="2024-10-14T05:07:00Z"/>
                <w:rFonts w:ascii="Calibri" w:hAnsi="Calibri" w:cs="Calibri"/>
                <w:sz w:val="20"/>
                <w:szCs w:val="20"/>
              </w:rPr>
              <w:pPrChange w:id="8921" w:author="sam sehgal" w:date="2024-10-14T16:07:00Z" w16du:dateUtc="2024-10-14T05:07:00Z">
                <w:pPr>
                  <w:tabs>
                    <w:tab w:val="left" w:pos="774"/>
                  </w:tabs>
                </w:pPr>
              </w:pPrChange>
            </w:pPr>
          </w:p>
          <w:p w14:paraId="3F3C9C1D" w14:textId="77777777" w:rsidR="00A863CC" w:rsidRPr="00A863CC" w:rsidRDefault="00A863CC">
            <w:pPr>
              <w:rPr>
                <w:ins w:id="8922" w:author="sam sehgal" w:date="2024-10-14T16:07:00Z" w16du:dateUtc="2024-10-14T05:07:00Z"/>
                <w:rFonts w:ascii="Calibri" w:hAnsi="Calibri" w:cs="Calibri"/>
                <w:sz w:val="20"/>
                <w:szCs w:val="20"/>
              </w:rPr>
              <w:pPrChange w:id="8923" w:author="sam sehgal" w:date="2024-10-14T16:07:00Z" w16du:dateUtc="2024-10-14T05:07:00Z">
                <w:pPr>
                  <w:tabs>
                    <w:tab w:val="left" w:pos="774"/>
                  </w:tabs>
                </w:pPr>
              </w:pPrChange>
            </w:pPr>
          </w:p>
          <w:p w14:paraId="458EF14F" w14:textId="77777777" w:rsidR="00A863CC" w:rsidRPr="00A863CC" w:rsidRDefault="00A863CC">
            <w:pPr>
              <w:rPr>
                <w:ins w:id="8924" w:author="sam sehgal" w:date="2024-10-14T16:07:00Z" w16du:dateUtc="2024-10-14T05:07:00Z"/>
                <w:rFonts w:ascii="Calibri" w:hAnsi="Calibri" w:cs="Calibri"/>
                <w:sz w:val="20"/>
                <w:szCs w:val="20"/>
              </w:rPr>
              <w:pPrChange w:id="8925" w:author="sam sehgal" w:date="2024-10-14T16:07:00Z" w16du:dateUtc="2024-10-14T05:07:00Z">
                <w:pPr>
                  <w:tabs>
                    <w:tab w:val="left" w:pos="774"/>
                  </w:tabs>
                </w:pPr>
              </w:pPrChange>
            </w:pPr>
          </w:p>
          <w:p w14:paraId="2716EB02" w14:textId="60E3E7C9" w:rsidR="00A863CC" w:rsidRPr="00A863CC" w:rsidRDefault="00A863CC">
            <w:pPr>
              <w:rPr>
                <w:rFonts w:ascii="Calibri" w:hAnsi="Calibri" w:cs="Calibri"/>
                <w:sz w:val="20"/>
                <w:szCs w:val="20"/>
              </w:rPr>
              <w:pPrChange w:id="8926" w:author="sam sehgal" w:date="2024-10-14T16:07:00Z" w16du:dateUtc="2024-10-14T05:07:00Z">
                <w:pPr>
                  <w:tabs>
                    <w:tab w:val="left" w:pos="774"/>
                  </w:tabs>
                </w:pPr>
              </w:pPrChange>
            </w:pPr>
          </w:p>
        </w:tc>
        <w:tc>
          <w:tcPr>
            <w:tcW w:w="1418" w:type="dxa"/>
            <w:tcBorders>
              <w:top w:val="single" w:sz="4" w:space="0" w:color="auto"/>
              <w:left w:val="single" w:sz="4" w:space="0" w:color="auto"/>
              <w:bottom w:val="single" w:sz="4" w:space="0" w:color="auto"/>
              <w:right w:val="single" w:sz="4" w:space="0" w:color="auto"/>
            </w:tcBorders>
          </w:tcPr>
          <w:p w14:paraId="35427A1A" w14:textId="16186DA2" w:rsidR="00934989" w:rsidRPr="005A40DF" w:rsidRDefault="006A6457" w:rsidP="00934989">
            <w:pPr>
              <w:tabs>
                <w:tab w:val="left" w:pos="1800"/>
              </w:tabs>
              <w:rPr>
                <w:rFonts w:ascii="Calibri" w:hAnsi="Calibri" w:cs="Calibri"/>
                <w:b/>
                <w:bCs/>
                <w:color w:val="000000" w:themeColor="text1"/>
                <w:sz w:val="20"/>
                <w:szCs w:val="20"/>
                <w:rPrChange w:id="8927" w:author="sam sehgal" w:date="2024-12-19T10:27:00Z" w16du:dateUtc="2024-12-18T23:27:00Z">
                  <w:rPr>
                    <w:rFonts w:ascii="Calibri" w:hAnsi="Calibri" w:cs="Calibri"/>
                    <w:color w:val="000000" w:themeColor="text1"/>
                    <w:sz w:val="20"/>
                    <w:szCs w:val="20"/>
                  </w:rPr>
                </w:rPrChange>
              </w:rPr>
            </w:pPr>
            <w:ins w:id="8928" w:author="sam sehgal" w:date="2024-10-14T16:05:00Z" w16du:dateUtc="2024-10-14T05:05:00Z">
              <w:r w:rsidRPr="005A40DF">
                <w:rPr>
                  <w:rFonts w:ascii="Calibri" w:hAnsi="Calibri" w:cs="Calibri"/>
                  <w:b/>
                  <w:bCs/>
                  <w:color w:val="000000" w:themeColor="text1"/>
                  <w:sz w:val="20"/>
                  <w:szCs w:val="20"/>
                  <w:rPrChange w:id="8929" w:author="sam sehgal" w:date="2024-12-19T10:27:00Z" w16du:dateUtc="2024-12-18T23:27:00Z">
                    <w:rPr>
                      <w:rFonts w:ascii="Calibri" w:hAnsi="Calibri" w:cs="Calibri"/>
                      <w:color w:val="000000" w:themeColor="text1"/>
                      <w:sz w:val="20"/>
                      <w:szCs w:val="20"/>
                    </w:rPr>
                  </w:rPrChange>
                </w:rPr>
                <w:lastRenderedPageBreak/>
                <w:t>Column 1</w:t>
              </w:r>
            </w:ins>
            <w:ins w:id="8930" w:author="sam sehgal" w:date="2024-10-14T16:06:00Z" w16du:dateUtc="2024-10-14T05:06:00Z">
              <w:r w:rsidRPr="005A40DF">
                <w:rPr>
                  <w:rFonts w:ascii="Calibri" w:hAnsi="Calibri" w:cs="Calibri"/>
                  <w:b/>
                  <w:bCs/>
                  <w:color w:val="000000" w:themeColor="text1"/>
                  <w:sz w:val="20"/>
                  <w:szCs w:val="20"/>
                  <w:rPrChange w:id="8931" w:author="sam sehgal" w:date="2024-12-19T10:27:00Z" w16du:dateUtc="2024-12-18T23:27:00Z">
                    <w:rPr>
                      <w:rFonts w:ascii="Calibri" w:hAnsi="Calibri" w:cs="Calibri"/>
                      <w:color w:val="000000" w:themeColor="text1"/>
                      <w:sz w:val="20"/>
                      <w:szCs w:val="20"/>
                    </w:rPr>
                  </w:rPrChange>
                </w:rPr>
                <w:t xml:space="preserve"> logic:</w:t>
              </w:r>
            </w:ins>
          </w:p>
          <w:p w14:paraId="7FC5D312" w14:textId="77777777" w:rsidR="00934989" w:rsidRPr="005A40DF" w:rsidRDefault="00934989" w:rsidP="00934989">
            <w:pPr>
              <w:tabs>
                <w:tab w:val="left" w:pos="1800"/>
              </w:tabs>
              <w:rPr>
                <w:ins w:id="8932" w:author="sam sehgal" w:date="2024-10-14T16:06:00Z" w16du:dateUtc="2024-10-14T05:06:00Z"/>
                <w:rFonts w:ascii="Calibri" w:hAnsi="Calibri" w:cs="Calibri"/>
                <w:color w:val="000000" w:themeColor="text1"/>
                <w:sz w:val="20"/>
                <w:szCs w:val="20"/>
              </w:rPr>
            </w:pPr>
          </w:p>
          <w:p w14:paraId="3B1596E7" w14:textId="38B22588" w:rsidR="00561DFF" w:rsidRPr="005A40DF" w:rsidRDefault="00404126" w:rsidP="00934989">
            <w:pPr>
              <w:tabs>
                <w:tab w:val="left" w:pos="1800"/>
              </w:tabs>
              <w:rPr>
                <w:ins w:id="8933" w:author="Sam Sehgal (EXT Idiom)" w:date="2024-11-12T11:46:00Z" w16du:dateUtc="2024-11-12T00:46:00Z"/>
                <w:rFonts w:ascii="Calibri" w:hAnsi="Calibri" w:cs="Calibri"/>
                <w:color w:val="000000" w:themeColor="text1"/>
                <w:sz w:val="20"/>
                <w:szCs w:val="20"/>
                <w:rPrChange w:id="8934" w:author="sam sehgal" w:date="2024-12-19T10:27:00Z" w16du:dateUtc="2024-12-18T23:27:00Z">
                  <w:rPr>
                    <w:ins w:id="8935" w:author="Sam Sehgal (EXT Idiom)" w:date="2024-11-12T11:46:00Z" w16du:dateUtc="2024-11-12T00:46:00Z"/>
                    <w:rFonts w:ascii="Calibri" w:hAnsi="Calibri" w:cs="Calibri"/>
                    <w:color w:val="000000" w:themeColor="text1"/>
                    <w:sz w:val="20"/>
                    <w:szCs w:val="20"/>
                    <w:highlight w:val="yellow"/>
                  </w:rPr>
                </w:rPrChange>
              </w:rPr>
            </w:pPr>
            <w:r w:rsidRPr="005A40DF">
              <w:rPr>
                <w:rFonts w:ascii="Calibri" w:hAnsi="Calibri" w:cs="Calibri"/>
                <w:b/>
                <w:bCs/>
                <w:color w:val="000000" w:themeColor="text1"/>
                <w:sz w:val="20"/>
                <w:szCs w:val="20"/>
                <w:rPrChange w:id="8936" w:author="sam sehgal" w:date="2024-12-19T10:27:00Z" w16du:dateUtc="2024-12-18T23:27:00Z">
                  <w:rPr>
                    <w:rFonts w:ascii="Calibri" w:hAnsi="Calibri" w:cs="Calibri"/>
                    <w:b/>
                    <w:bCs/>
                    <w:color w:val="000000" w:themeColor="text1"/>
                    <w:sz w:val="20"/>
                    <w:szCs w:val="20"/>
                    <w:highlight w:val="yellow"/>
                  </w:rPr>
                </w:rPrChange>
              </w:rPr>
              <w:t>IF</w:t>
            </w:r>
            <w:ins w:id="8937" w:author="sam sehgal" w:date="2024-10-14T16:06:00Z" w16du:dateUtc="2024-10-14T05:06:00Z">
              <w:r w:rsidR="002F38E4" w:rsidRPr="005A40DF">
                <w:rPr>
                  <w:rFonts w:ascii="Calibri" w:hAnsi="Calibri" w:cs="Calibri"/>
                  <w:color w:val="000000" w:themeColor="text1"/>
                  <w:sz w:val="20"/>
                  <w:szCs w:val="20"/>
                </w:rPr>
                <w:t xml:space="preserve"> &lt;IsMigration&gt; = ‘0’</w:t>
              </w:r>
            </w:ins>
          </w:p>
          <w:p w14:paraId="2FF12FC5" w14:textId="77777777" w:rsidR="00561DFF" w:rsidRPr="005A40DF" w:rsidRDefault="00561DFF" w:rsidP="00934989">
            <w:pPr>
              <w:tabs>
                <w:tab w:val="left" w:pos="1800"/>
              </w:tabs>
              <w:rPr>
                <w:ins w:id="8938" w:author="Sam Sehgal (EXT Idiom)" w:date="2024-11-12T11:46:00Z" w16du:dateUtc="2024-11-12T00:46:00Z"/>
                <w:rFonts w:ascii="Calibri" w:hAnsi="Calibri" w:cs="Calibri"/>
                <w:color w:val="000000" w:themeColor="text1"/>
                <w:sz w:val="20"/>
                <w:szCs w:val="20"/>
                <w:rPrChange w:id="8939" w:author="sam sehgal" w:date="2024-12-19T10:27:00Z" w16du:dateUtc="2024-12-18T23:27:00Z">
                  <w:rPr>
                    <w:ins w:id="8940" w:author="Sam Sehgal (EXT Idiom)" w:date="2024-11-12T11:46:00Z" w16du:dateUtc="2024-11-12T00:46:00Z"/>
                    <w:rFonts w:ascii="Calibri" w:hAnsi="Calibri" w:cs="Calibri"/>
                    <w:color w:val="000000" w:themeColor="text1"/>
                    <w:sz w:val="20"/>
                    <w:szCs w:val="20"/>
                    <w:highlight w:val="cyan"/>
                  </w:rPr>
                </w:rPrChange>
              </w:rPr>
            </w:pPr>
            <w:ins w:id="8941" w:author="Sam Sehgal (EXT Idiom)" w:date="2024-11-12T11:46:00Z" w16du:dateUtc="2024-11-12T00:46:00Z">
              <w:r w:rsidRPr="005A40DF">
                <w:rPr>
                  <w:rFonts w:ascii="Calibri" w:hAnsi="Calibri" w:cs="Calibri"/>
                  <w:b/>
                  <w:bCs/>
                  <w:color w:val="000000" w:themeColor="text1"/>
                  <w:sz w:val="20"/>
                  <w:szCs w:val="20"/>
                  <w:rPrChange w:id="8942" w:author="sam sehgal" w:date="2024-12-19T10:27:00Z" w16du:dateUtc="2024-12-18T23:27:00Z">
                    <w:rPr>
                      <w:rFonts w:ascii="Calibri" w:hAnsi="Calibri" w:cs="Calibri"/>
                      <w:color w:val="000000" w:themeColor="text1"/>
                      <w:sz w:val="20"/>
                      <w:szCs w:val="20"/>
                      <w:highlight w:val="cyan"/>
                    </w:rPr>
                  </w:rPrChange>
                </w:rPr>
                <w:t>AND</w:t>
              </w:r>
            </w:ins>
            <w:ins w:id="8943" w:author="sam sehgal" w:date="2024-10-14T16:06:00Z" w16du:dateUtc="2024-10-14T05:06:00Z">
              <w:r w:rsidR="002F38E4" w:rsidRPr="005A40DF">
                <w:rPr>
                  <w:rFonts w:ascii="Calibri" w:hAnsi="Calibri" w:cs="Calibri"/>
                  <w:color w:val="000000" w:themeColor="text1"/>
                  <w:sz w:val="20"/>
                  <w:szCs w:val="20"/>
                </w:rPr>
                <w:t xml:space="preserve"> </w:t>
              </w:r>
            </w:ins>
          </w:p>
          <w:p w14:paraId="59D74933" w14:textId="6860DE39" w:rsidR="00561DFF" w:rsidRPr="005A40DF" w:rsidRDefault="00561DFF" w:rsidP="00934989">
            <w:pPr>
              <w:tabs>
                <w:tab w:val="left" w:pos="1800"/>
              </w:tabs>
              <w:rPr>
                <w:rFonts w:ascii="Calibri" w:hAnsi="Calibri" w:cs="Calibri"/>
                <w:color w:val="000000" w:themeColor="text1"/>
                <w:sz w:val="20"/>
                <w:szCs w:val="20"/>
                <w:rPrChange w:id="8944" w:author="sam sehgal" w:date="2024-12-19T10:27:00Z" w16du:dateUtc="2024-12-18T23:27:00Z">
                  <w:rPr>
                    <w:rFonts w:ascii="Calibri" w:hAnsi="Calibri" w:cs="Calibri"/>
                    <w:color w:val="000000" w:themeColor="text1"/>
                    <w:sz w:val="20"/>
                    <w:szCs w:val="20"/>
                    <w:highlight w:val="yellow"/>
                  </w:rPr>
                </w:rPrChange>
              </w:rPr>
            </w:pPr>
            <w:ins w:id="8945" w:author="Sam Sehgal (EXT Idiom)" w:date="2024-11-12T11:47:00Z" w16du:dateUtc="2024-11-12T00:47:00Z">
              <w:r w:rsidRPr="005A40DF">
                <w:rPr>
                  <w:rFonts w:ascii="Calibri" w:hAnsi="Calibri" w:cs="Calibri"/>
                  <w:color w:val="000000" w:themeColor="text1"/>
                  <w:sz w:val="20"/>
                  <w:szCs w:val="20"/>
                </w:rPr>
                <w:t>&lt;</w:t>
              </w:r>
            </w:ins>
            <w:r w:rsidR="001764EE" w:rsidRPr="005A40DF">
              <w:rPr>
                <w:rFonts w:ascii="Calibri" w:hAnsi="Calibri" w:cs="Calibri"/>
                <w:color w:val="000000" w:themeColor="text1"/>
                <w:sz w:val="20"/>
                <w:szCs w:val="20"/>
                <w:rPrChange w:id="8946" w:author="sam sehgal" w:date="2024-12-19T10:27:00Z" w16du:dateUtc="2024-12-18T23:27:00Z">
                  <w:rPr>
                    <w:rFonts w:ascii="Calibri" w:hAnsi="Calibri" w:cs="Calibri"/>
                    <w:color w:val="000000" w:themeColor="text1"/>
                    <w:sz w:val="20"/>
                    <w:szCs w:val="20"/>
                    <w:highlight w:val="yellow"/>
                  </w:rPr>
                </w:rPrChange>
              </w:rPr>
              <w:t>PrimaryModificationCode</w:t>
            </w:r>
            <w:ins w:id="8947" w:author="Sam Sehgal (EXT Idiom)" w:date="2024-11-12T11:47:00Z" w16du:dateUtc="2024-11-12T00:47:00Z">
              <w:r w:rsidRPr="005A40DF">
                <w:rPr>
                  <w:rFonts w:ascii="Calibri" w:hAnsi="Calibri" w:cs="Calibri"/>
                  <w:color w:val="000000" w:themeColor="text1"/>
                  <w:sz w:val="20"/>
                  <w:szCs w:val="20"/>
                </w:rPr>
                <w:t>&gt; = "1|1"</w:t>
              </w:r>
            </w:ins>
            <w:r w:rsidR="00B3079D" w:rsidRPr="005A40DF">
              <w:rPr>
                <w:rFonts w:ascii="Calibri" w:hAnsi="Calibri" w:cs="Calibri"/>
                <w:color w:val="000000" w:themeColor="text1"/>
                <w:sz w:val="20"/>
                <w:szCs w:val="20"/>
                <w:rPrChange w:id="8948" w:author="sam sehgal" w:date="2024-12-19T10:27:00Z" w16du:dateUtc="2024-12-18T23:27:00Z">
                  <w:rPr>
                    <w:rFonts w:ascii="Calibri" w:hAnsi="Calibri" w:cs="Calibri"/>
                    <w:color w:val="000000" w:themeColor="text1"/>
                    <w:sz w:val="20"/>
                    <w:szCs w:val="20"/>
                    <w:highlight w:val="yellow"/>
                  </w:rPr>
                </w:rPrChange>
              </w:rPr>
              <w:t xml:space="preserve"> and </w:t>
            </w:r>
            <w:ins w:id="8949" w:author="Sam Sehgal (EXT Idiom)" w:date="2024-11-12T11:48:00Z" w16du:dateUtc="2024-11-12T00:48:00Z">
              <w:r w:rsidR="0090020D" w:rsidRPr="005A40DF">
                <w:rPr>
                  <w:rFonts w:ascii="Calibri" w:hAnsi="Calibri" w:cs="Calibri"/>
                  <w:color w:val="000000" w:themeColor="text1"/>
                  <w:sz w:val="20"/>
                  <w:szCs w:val="20"/>
                  <w:rPrChange w:id="8950" w:author="sam sehgal" w:date="2024-12-19T10:27:00Z" w16du:dateUtc="2024-12-18T23:27:00Z">
                    <w:rPr>
                      <w:rFonts w:ascii="Calibri" w:hAnsi="Calibri" w:cs="Calibri"/>
                      <w:color w:val="000000" w:themeColor="text1"/>
                      <w:sz w:val="20"/>
                      <w:szCs w:val="20"/>
                      <w:highlight w:val="yellow"/>
                    </w:rPr>
                  </w:rPrChange>
                </w:rPr>
                <w:t xml:space="preserve">&lt;VehicleModificationCode&gt; </w:t>
              </w:r>
            </w:ins>
            <w:ins w:id="8951" w:author="Sam Sehgal (EXT Idiom)" w:date="2024-11-12T11:47:00Z" w16du:dateUtc="2024-11-12T00:47:00Z">
              <w:r w:rsidRPr="005A40DF">
                <w:rPr>
                  <w:rFonts w:ascii="Calibri" w:hAnsi="Calibri" w:cs="Calibri"/>
                  <w:color w:val="000000" w:themeColor="text1"/>
                  <w:sz w:val="20"/>
                  <w:szCs w:val="20"/>
                  <w:rPrChange w:id="8952" w:author="sam sehgal" w:date="2024-12-19T10:27:00Z" w16du:dateUtc="2024-12-18T23:27:00Z">
                    <w:rPr>
                      <w:rFonts w:ascii="Calibri" w:hAnsi="Calibri" w:cs="Calibri"/>
                      <w:color w:val="000000" w:themeColor="text1"/>
                      <w:sz w:val="20"/>
                      <w:szCs w:val="20"/>
                      <w:highlight w:val="yellow"/>
                    </w:rPr>
                  </w:rPrChange>
                </w:rPr>
                <w:t xml:space="preserve"> </w:t>
              </w:r>
            </w:ins>
            <w:r w:rsidR="0090020D" w:rsidRPr="005A40DF">
              <w:rPr>
                <w:rFonts w:ascii="Calibri" w:hAnsi="Calibri" w:cs="Calibri"/>
                <w:color w:val="000000" w:themeColor="text1"/>
                <w:sz w:val="20"/>
                <w:szCs w:val="20"/>
                <w:rPrChange w:id="8953" w:author="sam sehgal" w:date="2024-12-19T10:27:00Z" w16du:dateUtc="2024-12-18T23:27:00Z">
                  <w:rPr>
                    <w:rFonts w:ascii="Calibri" w:hAnsi="Calibri" w:cs="Calibri"/>
                    <w:color w:val="000000" w:themeColor="text1"/>
                    <w:sz w:val="20"/>
                    <w:szCs w:val="20"/>
                    <w:highlight w:val="yellow"/>
                  </w:rPr>
                </w:rPrChange>
              </w:rPr>
              <w:t>=</w:t>
            </w:r>
            <w:ins w:id="8954" w:author="Sam Sehgal (EXT Idiom)" w:date="2024-11-12T11:47:00Z" w16du:dateUtc="2024-11-12T00:47:00Z">
              <w:r w:rsidRPr="005A40DF">
                <w:rPr>
                  <w:rFonts w:ascii="Calibri" w:hAnsi="Calibri" w:cs="Calibri"/>
                  <w:color w:val="000000" w:themeColor="text1"/>
                  <w:sz w:val="20"/>
                  <w:szCs w:val="20"/>
                  <w:rPrChange w:id="8955" w:author="sam sehgal" w:date="2024-12-19T10:27:00Z" w16du:dateUtc="2024-12-18T23:27:00Z">
                    <w:rPr>
                      <w:rFonts w:ascii="Calibri" w:hAnsi="Calibri" w:cs="Calibri"/>
                      <w:color w:val="000000" w:themeColor="text1"/>
                      <w:sz w:val="20"/>
                      <w:szCs w:val="20"/>
                      <w:highlight w:val="yellow"/>
                    </w:rPr>
                  </w:rPrChange>
                </w:rPr>
                <w:t xml:space="preserve"> </w:t>
              </w:r>
              <w:r w:rsidRPr="005A40DF">
                <w:rPr>
                  <w:rFonts w:ascii="Calibri" w:hAnsi="Calibri" w:cs="Calibri"/>
                  <w:color w:val="000000" w:themeColor="text1"/>
                  <w:sz w:val="20"/>
                  <w:szCs w:val="20"/>
                </w:rPr>
                <w:t>"2|0"</w:t>
              </w:r>
            </w:ins>
            <w:r w:rsidR="0090020D" w:rsidRPr="005A40DF">
              <w:rPr>
                <w:rFonts w:ascii="Calibri" w:hAnsi="Calibri" w:cs="Calibri"/>
                <w:color w:val="000000" w:themeColor="text1"/>
                <w:sz w:val="20"/>
                <w:szCs w:val="20"/>
                <w:rPrChange w:id="8956" w:author="sam sehgal" w:date="2024-12-19T10:27:00Z" w16du:dateUtc="2024-12-18T23:27:00Z">
                  <w:rPr>
                    <w:rFonts w:ascii="Calibri" w:hAnsi="Calibri" w:cs="Calibri"/>
                    <w:color w:val="000000" w:themeColor="text1"/>
                    <w:sz w:val="20"/>
                    <w:szCs w:val="20"/>
                    <w:highlight w:val="yellow"/>
                  </w:rPr>
                </w:rPrChange>
              </w:rPr>
              <w:t xml:space="preserve"> </w:t>
            </w:r>
          </w:p>
          <w:p w14:paraId="4C2654E3" w14:textId="292330C2" w:rsidR="0090020D" w:rsidRPr="005A40DF" w:rsidRDefault="0090020D" w:rsidP="00934989">
            <w:pPr>
              <w:tabs>
                <w:tab w:val="left" w:pos="1800"/>
              </w:tabs>
              <w:rPr>
                <w:ins w:id="8957" w:author="Sam Sehgal (EXT Idiom)" w:date="2024-11-12T11:46:00Z" w16du:dateUtc="2024-11-12T00:46:00Z"/>
                <w:rFonts w:ascii="Calibri" w:hAnsi="Calibri" w:cs="Calibri"/>
                <w:b/>
                <w:bCs/>
                <w:color w:val="000000" w:themeColor="text1"/>
                <w:sz w:val="20"/>
                <w:szCs w:val="20"/>
                <w:rPrChange w:id="8958" w:author="sam sehgal" w:date="2024-12-19T10:27:00Z" w16du:dateUtc="2024-12-18T23:27:00Z">
                  <w:rPr>
                    <w:ins w:id="8959" w:author="Sam Sehgal (EXT Idiom)" w:date="2024-11-12T11:46:00Z" w16du:dateUtc="2024-11-12T00:46:00Z"/>
                    <w:rFonts w:ascii="Calibri" w:hAnsi="Calibri" w:cs="Calibri"/>
                    <w:color w:val="000000" w:themeColor="text1"/>
                    <w:sz w:val="20"/>
                    <w:szCs w:val="20"/>
                    <w:highlight w:val="cyan"/>
                  </w:rPr>
                </w:rPrChange>
              </w:rPr>
            </w:pPr>
            <w:r w:rsidRPr="005A40DF">
              <w:rPr>
                <w:rFonts w:ascii="Calibri" w:hAnsi="Calibri" w:cs="Calibri"/>
                <w:b/>
                <w:bCs/>
                <w:color w:val="000000" w:themeColor="text1"/>
                <w:sz w:val="20"/>
                <w:szCs w:val="20"/>
                <w:rPrChange w:id="8960" w:author="sam sehgal" w:date="2024-12-19T10:27:00Z" w16du:dateUtc="2024-12-18T23:27:00Z">
                  <w:rPr>
                    <w:rFonts w:ascii="Calibri" w:hAnsi="Calibri" w:cs="Calibri"/>
                    <w:b/>
                    <w:bCs/>
                    <w:color w:val="000000" w:themeColor="text1"/>
                    <w:sz w:val="20"/>
                    <w:szCs w:val="20"/>
                    <w:highlight w:val="yellow"/>
                  </w:rPr>
                </w:rPrChange>
              </w:rPr>
              <w:t xml:space="preserve">OR </w:t>
            </w:r>
            <w:ins w:id="8961" w:author="Sam Sehgal (EXT Idiom)" w:date="2024-11-12T11:47:00Z" w16du:dateUtc="2024-11-12T00:47:00Z">
              <w:r w:rsidRPr="005A40DF">
                <w:rPr>
                  <w:rFonts w:ascii="Calibri" w:hAnsi="Calibri" w:cs="Calibri"/>
                  <w:color w:val="000000" w:themeColor="text1"/>
                  <w:sz w:val="20"/>
                  <w:szCs w:val="20"/>
                </w:rPr>
                <w:t>&lt;</w:t>
              </w:r>
            </w:ins>
            <w:r w:rsidRPr="005A40DF">
              <w:rPr>
                <w:rFonts w:ascii="Calibri" w:hAnsi="Calibri" w:cs="Calibri"/>
                <w:color w:val="000000" w:themeColor="text1"/>
                <w:sz w:val="20"/>
                <w:szCs w:val="20"/>
                <w:rPrChange w:id="8962" w:author="sam sehgal" w:date="2024-12-19T10:27:00Z" w16du:dateUtc="2024-12-18T23:27:00Z">
                  <w:rPr>
                    <w:rFonts w:ascii="Calibri" w:hAnsi="Calibri" w:cs="Calibri"/>
                    <w:color w:val="000000" w:themeColor="text1"/>
                    <w:sz w:val="20"/>
                    <w:szCs w:val="20"/>
                    <w:highlight w:val="yellow"/>
                  </w:rPr>
                </w:rPrChange>
              </w:rPr>
              <w:t>PrimaryModificationCode</w:t>
            </w:r>
            <w:ins w:id="8963" w:author="Sam Sehgal (EXT Idiom)" w:date="2024-11-12T11:47:00Z" w16du:dateUtc="2024-11-12T00:47:00Z">
              <w:r w:rsidRPr="005A40DF">
                <w:rPr>
                  <w:rFonts w:ascii="Calibri" w:hAnsi="Calibri" w:cs="Calibri"/>
                  <w:color w:val="000000" w:themeColor="text1"/>
                  <w:sz w:val="20"/>
                  <w:szCs w:val="20"/>
                </w:rPr>
                <w:t>&gt; = "2|0"</w:t>
              </w:r>
            </w:ins>
          </w:p>
          <w:p w14:paraId="20066B20" w14:textId="45F4C285" w:rsidR="002F38E4" w:rsidRPr="005A40DF" w:rsidRDefault="002F38E4" w:rsidP="00934989">
            <w:pPr>
              <w:tabs>
                <w:tab w:val="left" w:pos="1800"/>
              </w:tabs>
              <w:rPr>
                <w:ins w:id="8964" w:author="sam sehgal" w:date="2024-10-14T16:06:00Z" w16du:dateUtc="2024-10-14T05:06:00Z"/>
                <w:rFonts w:ascii="Calibri" w:hAnsi="Calibri" w:cs="Calibri"/>
                <w:color w:val="000000" w:themeColor="text1"/>
                <w:sz w:val="20"/>
                <w:szCs w:val="20"/>
              </w:rPr>
            </w:pPr>
            <w:ins w:id="8965" w:author="sam sehgal" w:date="2024-10-14T16:06:00Z" w16du:dateUtc="2024-10-14T05:06:00Z">
              <w:r w:rsidRPr="005A40DF">
                <w:rPr>
                  <w:rFonts w:ascii="Calibri" w:hAnsi="Calibri" w:cs="Calibri"/>
                  <w:color w:val="000000" w:themeColor="text1"/>
                  <w:sz w:val="20"/>
                  <w:szCs w:val="20"/>
                </w:rPr>
                <w:t>then DISPLAY</w:t>
              </w:r>
            </w:ins>
          </w:p>
          <w:p w14:paraId="1F87192B" w14:textId="77777777" w:rsidR="002F38E4" w:rsidRPr="005A40DF" w:rsidRDefault="002F38E4" w:rsidP="00934989">
            <w:pPr>
              <w:tabs>
                <w:tab w:val="left" w:pos="1800"/>
              </w:tabs>
              <w:rPr>
                <w:ins w:id="8966" w:author="sam sehgal" w:date="2024-10-14T16:06:00Z" w16du:dateUtc="2024-10-14T05:06:00Z"/>
                <w:rFonts w:ascii="Calibri" w:hAnsi="Calibri" w:cs="Calibri"/>
                <w:color w:val="000000" w:themeColor="text1"/>
                <w:sz w:val="20"/>
                <w:szCs w:val="20"/>
              </w:rPr>
            </w:pPr>
            <w:ins w:id="8967" w:author="sam sehgal" w:date="2024-10-14T16:06:00Z" w16du:dateUtc="2024-10-14T05:06:00Z">
              <w:r w:rsidRPr="005A40DF">
                <w:rPr>
                  <w:rFonts w:ascii="Calibri" w:hAnsi="Calibri" w:cs="Calibri"/>
                  <w:color w:val="000000" w:themeColor="text1"/>
                  <w:sz w:val="20"/>
                  <w:szCs w:val="20"/>
                </w:rPr>
                <w:t>“You have told us that your car does not have any of the following:”</w:t>
              </w:r>
            </w:ins>
          </w:p>
          <w:p w14:paraId="3DD9D956" w14:textId="77777777" w:rsidR="002F38E4" w:rsidRPr="005A40DF" w:rsidRDefault="002F38E4" w:rsidP="00934989">
            <w:pPr>
              <w:tabs>
                <w:tab w:val="left" w:pos="1800"/>
              </w:tabs>
              <w:rPr>
                <w:rFonts w:ascii="Calibri" w:hAnsi="Calibri" w:cs="Calibri"/>
                <w:color w:val="000000" w:themeColor="text1"/>
                <w:sz w:val="20"/>
                <w:szCs w:val="20"/>
                <w:rPrChange w:id="8968" w:author="sam sehgal" w:date="2024-12-19T10:27:00Z" w16du:dateUtc="2024-12-18T23:27:00Z">
                  <w:rPr>
                    <w:rFonts w:ascii="Calibri" w:hAnsi="Calibri" w:cs="Calibri"/>
                    <w:color w:val="000000" w:themeColor="text1"/>
                    <w:sz w:val="20"/>
                    <w:szCs w:val="20"/>
                    <w:highlight w:val="yellow"/>
                  </w:rPr>
                </w:rPrChange>
              </w:rPr>
            </w:pPr>
          </w:p>
          <w:p w14:paraId="52BC0C9D" w14:textId="77777777" w:rsidR="00404126" w:rsidRPr="005A40DF" w:rsidRDefault="00404126" w:rsidP="00934989">
            <w:pPr>
              <w:tabs>
                <w:tab w:val="left" w:pos="1800"/>
              </w:tabs>
              <w:rPr>
                <w:rFonts w:ascii="Calibri" w:hAnsi="Calibri" w:cs="Calibri"/>
                <w:color w:val="000000" w:themeColor="text1"/>
                <w:sz w:val="20"/>
                <w:szCs w:val="20"/>
                <w:rPrChange w:id="8969" w:author="sam sehgal" w:date="2024-12-19T10:27:00Z" w16du:dateUtc="2024-12-18T23:27:00Z">
                  <w:rPr>
                    <w:rFonts w:ascii="Calibri" w:hAnsi="Calibri" w:cs="Calibri"/>
                    <w:color w:val="000000" w:themeColor="text1"/>
                    <w:sz w:val="20"/>
                    <w:szCs w:val="20"/>
                    <w:highlight w:val="yellow"/>
                  </w:rPr>
                </w:rPrChange>
              </w:rPr>
            </w:pPr>
          </w:p>
          <w:p w14:paraId="120E390F" w14:textId="77777777" w:rsidR="00404126" w:rsidRPr="005A40DF" w:rsidRDefault="00404126" w:rsidP="00934989">
            <w:pPr>
              <w:tabs>
                <w:tab w:val="left" w:pos="1800"/>
              </w:tabs>
              <w:rPr>
                <w:rFonts w:ascii="Calibri" w:hAnsi="Calibri" w:cs="Calibri"/>
                <w:color w:val="000000" w:themeColor="text1"/>
                <w:sz w:val="20"/>
                <w:szCs w:val="20"/>
                <w:rPrChange w:id="8970" w:author="sam sehgal" w:date="2024-12-19T10:27:00Z" w16du:dateUtc="2024-12-18T23:27:00Z">
                  <w:rPr>
                    <w:rFonts w:ascii="Calibri" w:hAnsi="Calibri" w:cs="Calibri"/>
                    <w:color w:val="000000" w:themeColor="text1"/>
                    <w:sz w:val="20"/>
                    <w:szCs w:val="20"/>
                    <w:highlight w:val="yellow"/>
                  </w:rPr>
                </w:rPrChange>
              </w:rPr>
            </w:pPr>
          </w:p>
          <w:p w14:paraId="4C9E8398" w14:textId="77777777" w:rsidR="00404126" w:rsidRPr="005A40DF" w:rsidRDefault="00404126" w:rsidP="00934989">
            <w:pPr>
              <w:tabs>
                <w:tab w:val="left" w:pos="1800"/>
              </w:tabs>
              <w:rPr>
                <w:rFonts w:ascii="Calibri" w:hAnsi="Calibri" w:cs="Calibri"/>
                <w:color w:val="000000" w:themeColor="text1"/>
                <w:sz w:val="20"/>
                <w:szCs w:val="20"/>
                <w:rPrChange w:id="8971" w:author="sam sehgal" w:date="2024-12-19T10:27:00Z" w16du:dateUtc="2024-12-18T23:27:00Z">
                  <w:rPr>
                    <w:rFonts w:ascii="Calibri" w:hAnsi="Calibri" w:cs="Calibri"/>
                    <w:color w:val="000000" w:themeColor="text1"/>
                    <w:sz w:val="20"/>
                    <w:szCs w:val="20"/>
                    <w:highlight w:val="yellow"/>
                  </w:rPr>
                </w:rPrChange>
              </w:rPr>
            </w:pPr>
          </w:p>
          <w:p w14:paraId="520B8062" w14:textId="77777777" w:rsidR="00404126" w:rsidRPr="005A40DF" w:rsidRDefault="00404126" w:rsidP="00934989">
            <w:pPr>
              <w:tabs>
                <w:tab w:val="left" w:pos="1800"/>
              </w:tabs>
              <w:rPr>
                <w:rFonts w:ascii="Calibri" w:hAnsi="Calibri" w:cs="Calibri"/>
                <w:color w:val="000000" w:themeColor="text1"/>
                <w:sz w:val="20"/>
                <w:szCs w:val="20"/>
                <w:rPrChange w:id="8972" w:author="sam sehgal" w:date="2024-12-19T10:27:00Z" w16du:dateUtc="2024-12-18T23:27:00Z">
                  <w:rPr>
                    <w:rFonts w:ascii="Calibri" w:hAnsi="Calibri" w:cs="Calibri"/>
                    <w:color w:val="000000" w:themeColor="text1"/>
                    <w:sz w:val="20"/>
                    <w:szCs w:val="20"/>
                    <w:highlight w:val="yellow"/>
                  </w:rPr>
                </w:rPrChange>
              </w:rPr>
            </w:pPr>
          </w:p>
          <w:p w14:paraId="612BF19F" w14:textId="77777777" w:rsidR="00404126" w:rsidRPr="005A40DF" w:rsidRDefault="00404126" w:rsidP="00934989">
            <w:pPr>
              <w:tabs>
                <w:tab w:val="left" w:pos="1800"/>
              </w:tabs>
              <w:rPr>
                <w:rFonts w:ascii="Calibri" w:hAnsi="Calibri" w:cs="Calibri"/>
                <w:color w:val="000000" w:themeColor="text1"/>
                <w:sz w:val="20"/>
                <w:szCs w:val="20"/>
                <w:rPrChange w:id="8973" w:author="sam sehgal" w:date="2024-12-19T10:27:00Z" w16du:dateUtc="2024-12-18T23:27:00Z">
                  <w:rPr>
                    <w:rFonts w:ascii="Calibri" w:hAnsi="Calibri" w:cs="Calibri"/>
                    <w:color w:val="000000" w:themeColor="text1"/>
                    <w:sz w:val="20"/>
                    <w:szCs w:val="20"/>
                    <w:highlight w:val="yellow"/>
                  </w:rPr>
                </w:rPrChange>
              </w:rPr>
            </w:pPr>
          </w:p>
          <w:p w14:paraId="0919CAAC" w14:textId="77777777" w:rsidR="00404126" w:rsidRPr="005A40DF" w:rsidRDefault="00404126" w:rsidP="00934989">
            <w:pPr>
              <w:tabs>
                <w:tab w:val="left" w:pos="1800"/>
              </w:tabs>
              <w:rPr>
                <w:rFonts w:ascii="Calibri" w:hAnsi="Calibri" w:cs="Calibri"/>
                <w:color w:val="000000" w:themeColor="text1"/>
                <w:sz w:val="20"/>
                <w:szCs w:val="20"/>
                <w:rPrChange w:id="8974" w:author="sam sehgal" w:date="2024-12-19T10:27:00Z" w16du:dateUtc="2024-12-18T23:27:00Z">
                  <w:rPr>
                    <w:rFonts w:ascii="Calibri" w:hAnsi="Calibri" w:cs="Calibri"/>
                    <w:color w:val="000000" w:themeColor="text1"/>
                    <w:sz w:val="20"/>
                    <w:szCs w:val="20"/>
                    <w:highlight w:val="yellow"/>
                  </w:rPr>
                </w:rPrChange>
              </w:rPr>
            </w:pPr>
          </w:p>
          <w:p w14:paraId="70042C32" w14:textId="77777777" w:rsidR="00404126" w:rsidRPr="005A40DF" w:rsidRDefault="00404126" w:rsidP="00934989">
            <w:pPr>
              <w:tabs>
                <w:tab w:val="left" w:pos="1800"/>
              </w:tabs>
              <w:rPr>
                <w:rFonts w:ascii="Calibri" w:hAnsi="Calibri" w:cs="Calibri"/>
                <w:color w:val="000000" w:themeColor="text1"/>
                <w:sz w:val="20"/>
                <w:szCs w:val="20"/>
                <w:rPrChange w:id="8975" w:author="sam sehgal" w:date="2024-12-19T10:27:00Z" w16du:dateUtc="2024-12-18T23:27:00Z">
                  <w:rPr>
                    <w:rFonts w:ascii="Calibri" w:hAnsi="Calibri" w:cs="Calibri"/>
                    <w:color w:val="000000" w:themeColor="text1"/>
                    <w:sz w:val="20"/>
                    <w:szCs w:val="20"/>
                    <w:highlight w:val="yellow"/>
                  </w:rPr>
                </w:rPrChange>
              </w:rPr>
            </w:pPr>
          </w:p>
          <w:p w14:paraId="507B18F9" w14:textId="77777777" w:rsidR="00404126" w:rsidRPr="005A40DF" w:rsidRDefault="00404126" w:rsidP="00934989">
            <w:pPr>
              <w:tabs>
                <w:tab w:val="left" w:pos="1800"/>
              </w:tabs>
              <w:rPr>
                <w:rFonts w:ascii="Calibri" w:hAnsi="Calibri" w:cs="Calibri"/>
                <w:color w:val="000000" w:themeColor="text1"/>
                <w:sz w:val="20"/>
                <w:szCs w:val="20"/>
                <w:rPrChange w:id="8976" w:author="sam sehgal" w:date="2024-12-19T10:27:00Z" w16du:dateUtc="2024-12-18T23:27:00Z">
                  <w:rPr>
                    <w:rFonts w:ascii="Calibri" w:hAnsi="Calibri" w:cs="Calibri"/>
                    <w:color w:val="000000" w:themeColor="text1"/>
                    <w:sz w:val="20"/>
                    <w:szCs w:val="20"/>
                    <w:highlight w:val="yellow"/>
                  </w:rPr>
                </w:rPrChange>
              </w:rPr>
            </w:pPr>
          </w:p>
          <w:p w14:paraId="5EC6F4F1" w14:textId="77777777" w:rsidR="00404126" w:rsidRPr="005A40DF" w:rsidRDefault="00404126" w:rsidP="00934989">
            <w:pPr>
              <w:tabs>
                <w:tab w:val="left" w:pos="1800"/>
              </w:tabs>
              <w:rPr>
                <w:rFonts w:ascii="Calibri" w:hAnsi="Calibri" w:cs="Calibri"/>
                <w:color w:val="000000" w:themeColor="text1"/>
                <w:sz w:val="20"/>
                <w:szCs w:val="20"/>
                <w:rPrChange w:id="8977" w:author="sam sehgal" w:date="2024-12-19T10:27:00Z" w16du:dateUtc="2024-12-18T23:27:00Z">
                  <w:rPr>
                    <w:rFonts w:ascii="Calibri" w:hAnsi="Calibri" w:cs="Calibri"/>
                    <w:color w:val="000000" w:themeColor="text1"/>
                    <w:sz w:val="20"/>
                    <w:szCs w:val="20"/>
                    <w:highlight w:val="yellow"/>
                  </w:rPr>
                </w:rPrChange>
              </w:rPr>
            </w:pPr>
          </w:p>
          <w:p w14:paraId="32C7B610" w14:textId="77777777" w:rsidR="00404126" w:rsidRPr="005A40DF" w:rsidRDefault="00404126" w:rsidP="00934989">
            <w:pPr>
              <w:tabs>
                <w:tab w:val="left" w:pos="1800"/>
              </w:tabs>
              <w:rPr>
                <w:rFonts w:ascii="Calibri" w:hAnsi="Calibri" w:cs="Calibri"/>
                <w:color w:val="000000" w:themeColor="text1"/>
                <w:sz w:val="20"/>
                <w:szCs w:val="20"/>
                <w:rPrChange w:id="8978" w:author="sam sehgal" w:date="2024-12-19T10:27:00Z" w16du:dateUtc="2024-12-18T23:27:00Z">
                  <w:rPr>
                    <w:rFonts w:ascii="Calibri" w:hAnsi="Calibri" w:cs="Calibri"/>
                    <w:color w:val="000000" w:themeColor="text1"/>
                    <w:sz w:val="20"/>
                    <w:szCs w:val="20"/>
                    <w:highlight w:val="yellow"/>
                  </w:rPr>
                </w:rPrChange>
              </w:rPr>
            </w:pPr>
          </w:p>
          <w:p w14:paraId="7C6E529B" w14:textId="77777777" w:rsidR="00404126" w:rsidRPr="005A40DF" w:rsidRDefault="00404126" w:rsidP="00934989">
            <w:pPr>
              <w:tabs>
                <w:tab w:val="left" w:pos="1800"/>
              </w:tabs>
              <w:rPr>
                <w:rFonts w:ascii="Calibri" w:hAnsi="Calibri" w:cs="Calibri"/>
                <w:color w:val="000000" w:themeColor="text1"/>
                <w:sz w:val="20"/>
                <w:szCs w:val="20"/>
                <w:rPrChange w:id="8979" w:author="sam sehgal" w:date="2024-12-19T10:27:00Z" w16du:dateUtc="2024-12-18T23:27:00Z">
                  <w:rPr>
                    <w:rFonts w:ascii="Calibri" w:hAnsi="Calibri" w:cs="Calibri"/>
                    <w:color w:val="000000" w:themeColor="text1"/>
                    <w:sz w:val="20"/>
                    <w:szCs w:val="20"/>
                    <w:highlight w:val="yellow"/>
                  </w:rPr>
                </w:rPrChange>
              </w:rPr>
            </w:pPr>
          </w:p>
          <w:p w14:paraId="41948A0E" w14:textId="77777777" w:rsidR="00404126" w:rsidRPr="005A40DF" w:rsidRDefault="00404126" w:rsidP="00934989">
            <w:pPr>
              <w:tabs>
                <w:tab w:val="left" w:pos="1800"/>
              </w:tabs>
              <w:rPr>
                <w:rFonts w:ascii="Calibri" w:hAnsi="Calibri" w:cs="Calibri"/>
                <w:color w:val="000000" w:themeColor="text1"/>
                <w:sz w:val="20"/>
                <w:szCs w:val="20"/>
                <w:rPrChange w:id="8980" w:author="sam sehgal" w:date="2024-12-19T10:27:00Z" w16du:dateUtc="2024-12-18T23:27:00Z">
                  <w:rPr>
                    <w:rFonts w:ascii="Calibri" w:hAnsi="Calibri" w:cs="Calibri"/>
                    <w:color w:val="000000" w:themeColor="text1"/>
                    <w:sz w:val="20"/>
                    <w:szCs w:val="20"/>
                    <w:highlight w:val="yellow"/>
                  </w:rPr>
                </w:rPrChange>
              </w:rPr>
            </w:pPr>
          </w:p>
          <w:p w14:paraId="70E5C377" w14:textId="77777777" w:rsidR="00404126" w:rsidRPr="005A40DF" w:rsidRDefault="00404126" w:rsidP="00934989">
            <w:pPr>
              <w:tabs>
                <w:tab w:val="left" w:pos="1800"/>
              </w:tabs>
              <w:rPr>
                <w:rFonts w:ascii="Calibri" w:hAnsi="Calibri" w:cs="Calibri"/>
                <w:color w:val="000000" w:themeColor="text1"/>
                <w:sz w:val="20"/>
                <w:szCs w:val="20"/>
                <w:rPrChange w:id="8981" w:author="sam sehgal" w:date="2024-12-19T10:27:00Z" w16du:dateUtc="2024-12-18T23:27:00Z">
                  <w:rPr>
                    <w:rFonts w:ascii="Calibri" w:hAnsi="Calibri" w:cs="Calibri"/>
                    <w:color w:val="000000" w:themeColor="text1"/>
                    <w:sz w:val="20"/>
                    <w:szCs w:val="20"/>
                    <w:highlight w:val="yellow"/>
                  </w:rPr>
                </w:rPrChange>
              </w:rPr>
            </w:pPr>
          </w:p>
          <w:p w14:paraId="1ADCD7EA" w14:textId="77777777" w:rsidR="00404126" w:rsidRPr="005A40DF" w:rsidRDefault="00404126" w:rsidP="00934989">
            <w:pPr>
              <w:tabs>
                <w:tab w:val="left" w:pos="1800"/>
              </w:tabs>
              <w:rPr>
                <w:rFonts w:ascii="Calibri" w:hAnsi="Calibri" w:cs="Calibri"/>
                <w:color w:val="000000" w:themeColor="text1"/>
                <w:sz w:val="20"/>
                <w:szCs w:val="20"/>
                <w:rPrChange w:id="8982" w:author="sam sehgal" w:date="2024-12-19T10:27:00Z" w16du:dateUtc="2024-12-18T23:27:00Z">
                  <w:rPr>
                    <w:rFonts w:ascii="Calibri" w:hAnsi="Calibri" w:cs="Calibri"/>
                    <w:color w:val="000000" w:themeColor="text1"/>
                    <w:sz w:val="20"/>
                    <w:szCs w:val="20"/>
                    <w:highlight w:val="yellow"/>
                  </w:rPr>
                </w:rPrChange>
              </w:rPr>
            </w:pPr>
          </w:p>
          <w:p w14:paraId="3AAF3361" w14:textId="77777777" w:rsidR="00404126" w:rsidRPr="005A40DF" w:rsidRDefault="00404126" w:rsidP="00934989">
            <w:pPr>
              <w:tabs>
                <w:tab w:val="left" w:pos="1800"/>
              </w:tabs>
              <w:rPr>
                <w:ins w:id="8983" w:author="sam sehgal" w:date="2024-10-14T16:06:00Z" w16du:dateUtc="2024-10-14T05:06:00Z"/>
                <w:rFonts w:ascii="Calibri" w:hAnsi="Calibri" w:cs="Calibri"/>
                <w:color w:val="000000" w:themeColor="text1"/>
                <w:sz w:val="20"/>
                <w:szCs w:val="20"/>
              </w:rPr>
            </w:pPr>
          </w:p>
          <w:p w14:paraId="5FDC9947" w14:textId="77777777" w:rsidR="00404126" w:rsidRPr="005A40DF" w:rsidRDefault="002F38E4" w:rsidP="002F38E4">
            <w:pPr>
              <w:tabs>
                <w:tab w:val="left" w:pos="1800"/>
              </w:tabs>
              <w:rPr>
                <w:rFonts w:ascii="Calibri" w:hAnsi="Calibri" w:cs="Calibri"/>
                <w:b/>
                <w:bCs/>
                <w:color w:val="000000" w:themeColor="text1"/>
                <w:sz w:val="20"/>
                <w:szCs w:val="20"/>
                <w:rPrChange w:id="8984" w:author="sam sehgal" w:date="2024-12-19T10:27:00Z" w16du:dateUtc="2024-12-18T23:27:00Z">
                  <w:rPr>
                    <w:rFonts w:ascii="Calibri" w:hAnsi="Calibri" w:cs="Calibri"/>
                    <w:b/>
                    <w:bCs/>
                    <w:color w:val="000000" w:themeColor="text1"/>
                    <w:sz w:val="20"/>
                    <w:szCs w:val="20"/>
                    <w:highlight w:val="yellow"/>
                  </w:rPr>
                </w:rPrChange>
              </w:rPr>
            </w:pPr>
            <w:ins w:id="8985" w:author="sam sehgal" w:date="2024-10-14T16:06:00Z" w16du:dateUtc="2024-10-14T05:06:00Z">
              <w:r w:rsidRPr="005A40DF">
                <w:rPr>
                  <w:rFonts w:ascii="Calibri" w:hAnsi="Calibri" w:cs="Calibri"/>
                  <w:b/>
                  <w:bCs/>
                  <w:color w:val="000000" w:themeColor="text1"/>
                  <w:sz w:val="20"/>
                  <w:szCs w:val="20"/>
                  <w:rPrChange w:id="8986" w:author="sam sehgal" w:date="2024-12-19T10:27:00Z" w16du:dateUtc="2024-12-18T23:27:00Z">
                    <w:rPr>
                      <w:rFonts w:ascii="Calibri" w:hAnsi="Calibri" w:cs="Calibri"/>
                      <w:color w:val="000000" w:themeColor="text1"/>
                      <w:sz w:val="20"/>
                      <w:szCs w:val="20"/>
                    </w:rPr>
                  </w:rPrChange>
                </w:rPr>
                <w:lastRenderedPageBreak/>
                <w:t>I</w:t>
              </w:r>
            </w:ins>
            <w:r w:rsidR="00404126" w:rsidRPr="005A40DF">
              <w:rPr>
                <w:rFonts w:ascii="Calibri" w:hAnsi="Calibri" w:cs="Calibri"/>
                <w:b/>
                <w:bCs/>
                <w:color w:val="000000" w:themeColor="text1"/>
                <w:sz w:val="20"/>
                <w:szCs w:val="20"/>
                <w:rPrChange w:id="8987" w:author="sam sehgal" w:date="2024-12-19T10:27:00Z" w16du:dateUtc="2024-12-18T23:27:00Z">
                  <w:rPr>
                    <w:rFonts w:ascii="Calibri" w:hAnsi="Calibri" w:cs="Calibri"/>
                    <w:b/>
                    <w:bCs/>
                    <w:color w:val="000000" w:themeColor="text1"/>
                    <w:sz w:val="20"/>
                    <w:szCs w:val="20"/>
                    <w:highlight w:val="yellow"/>
                  </w:rPr>
                </w:rPrChange>
              </w:rPr>
              <w:t>F</w:t>
            </w:r>
          </w:p>
          <w:p w14:paraId="1C6E2E46" w14:textId="596702A0" w:rsidR="00561DFF" w:rsidRPr="005A40DF" w:rsidRDefault="002F38E4" w:rsidP="002F38E4">
            <w:pPr>
              <w:tabs>
                <w:tab w:val="left" w:pos="1800"/>
              </w:tabs>
              <w:rPr>
                <w:ins w:id="8988" w:author="Sam Sehgal (EXT Idiom)" w:date="2024-11-12T11:47:00Z" w16du:dateUtc="2024-11-12T00:47:00Z"/>
                <w:rFonts w:ascii="Calibri" w:hAnsi="Calibri" w:cs="Calibri"/>
                <w:color w:val="000000" w:themeColor="text1"/>
                <w:sz w:val="20"/>
                <w:szCs w:val="20"/>
                <w:rPrChange w:id="8989" w:author="sam sehgal" w:date="2024-12-19T10:27:00Z" w16du:dateUtc="2024-12-18T23:27:00Z">
                  <w:rPr>
                    <w:ins w:id="8990" w:author="Sam Sehgal (EXT Idiom)" w:date="2024-11-12T11:47:00Z" w16du:dateUtc="2024-11-12T00:47:00Z"/>
                    <w:rFonts w:ascii="Calibri" w:hAnsi="Calibri" w:cs="Calibri"/>
                    <w:color w:val="000000" w:themeColor="text1"/>
                    <w:sz w:val="20"/>
                    <w:szCs w:val="20"/>
                    <w:highlight w:val="yellow"/>
                  </w:rPr>
                </w:rPrChange>
              </w:rPr>
            </w:pPr>
            <w:ins w:id="8991" w:author="sam sehgal" w:date="2024-10-14T16:06:00Z" w16du:dateUtc="2024-10-14T05:06:00Z">
              <w:r w:rsidRPr="005A40DF">
                <w:rPr>
                  <w:rFonts w:ascii="Calibri" w:hAnsi="Calibri" w:cs="Calibri"/>
                  <w:color w:val="000000" w:themeColor="text1"/>
                  <w:sz w:val="20"/>
                  <w:szCs w:val="20"/>
                </w:rPr>
                <w:t>&lt;IsMigration&gt; = ‘</w:t>
              </w:r>
            </w:ins>
            <w:ins w:id="8992" w:author="sam sehgal" w:date="2024-10-14T16:07:00Z" w16du:dateUtc="2024-10-14T05:07:00Z">
              <w:r w:rsidRPr="005A40DF">
                <w:rPr>
                  <w:rFonts w:ascii="Calibri" w:hAnsi="Calibri" w:cs="Calibri"/>
                  <w:color w:val="000000" w:themeColor="text1"/>
                  <w:sz w:val="20"/>
                  <w:szCs w:val="20"/>
                </w:rPr>
                <w:t>1</w:t>
              </w:r>
            </w:ins>
            <w:ins w:id="8993" w:author="sam sehgal" w:date="2024-10-14T16:06:00Z" w16du:dateUtc="2024-10-14T05:06:00Z">
              <w:r w:rsidRPr="005A40DF">
                <w:rPr>
                  <w:rFonts w:ascii="Calibri" w:hAnsi="Calibri" w:cs="Calibri"/>
                  <w:color w:val="000000" w:themeColor="text1"/>
                  <w:sz w:val="20"/>
                  <w:szCs w:val="20"/>
                </w:rPr>
                <w:t xml:space="preserve">’ </w:t>
              </w:r>
            </w:ins>
          </w:p>
          <w:p w14:paraId="509809E7" w14:textId="039C5D7A" w:rsidR="00561DFF" w:rsidRPr="005A40DF" w:rsidRDefault="00561DFF" w:rsidP="002F38E4">
            <w:pPr>
              <w:tabs>
                <w:tab w:val="left" w:pos="1800"/>
              </w:tabs>
              <w:rPr>
                <w:ins w:id="8994" w:author="Sam Sehgal (EXT Idiom)" w:date="2024-11-12T11:48:00Z" w16du:dateUtc="2024-11-12T00:48:00Z"/>
                <w:rFonts w:ascii="Calibri" w:hAnsi="Calibri" w:cs="Calibri"/>
                <w:b/>
                <w:bCs/>
                <w:color w:val="000000" w:themeColor="text1"/>
                <w:sz w:val="20"/>
                <w:szCs w:val="20"/>
                <w:rPrChange w:id="8995" w:author="sam sehgal" w:date="2024-12-19T10:27:00Z" w16du:dateUtc="2024-12-18T23:27:00Z">
                  <w:rPr>
                    <w:ins w:id="8996" w:author="Sam Sehgal (EXT Idiom)" w:date="2024-11-12T11:48:00Z" w16du:dateUtc="2024-11-12T00:48:00Z"/>
                    <w:rFonts w:ascii="Calibri" w:hAnsi="Calibri" w:cs="Calibri"/>
                    <w:b/>
                    <w:bCs/>
                    <w:color w:val="000000" w:themeColor="text1"/>
                    <w:sz w:val="20"/>
                    <w:szCs w:val="20"/>
                    <w:highlight w:val="yellow"/>
                  </w:rPr>
                </w:rPrChange>
              </w:rPr>
            </w:pPr>
            <w:ins w:id="8997" w:author="Sam Sehgal (EXT Idiom)" w:date="2024-11-12T11:47:00Z" w16du:dateUtc="2024-11-12T00:47:00Z">
              <w:r w:rsidRPr="005A40DF">
                <w:rPr>
                  <w:rFonts w:ascii="Calibri" w:hAnsi="Calibri" w:cs="Calibri"/>
                  <w:b/>
                  <w:bCs/>
                  <w:color w:val="000000" w:themeColor="text1"/>
                  <w:sz w:val="20"/>
                  <w:szCs w:val="20"/>
                  <w:rPrChange w:id="8998" w:author="sam sehgal" w:date="2024-12-19T10:27:00Z" w16du:dateUtc="2024-12-18T23:27:00Z">
                    <w:rPr>
                      <w:rFonts w:ascii="Calibri" w:hAnsi="Calibri" w:cs="Calibri"/>
                      <w:color w:val="000000" w:themeColor="text1"/>
                      <w:sz w:val="20"/>
                      <w:szCs w:val="20"/>
                      <w:highlight w:val="cyan"/>
                    </w:rPr>
                  </w:rPrChange>
                </w:rPr>
                <w:t>AND</w:t>
              </w:r>
            </w:ins>
          </w:p>
          <w:p w14:paraId="711CEA38" w14:textId="1834E918" w:rsidR="005D0519" w:rsidRPr="005A40DF" w:rsidRDefault="005D0519" w:rsidP="002F38E4">
            <w:pPr>
              <w:tabs>
                <w:tab w:val="left" w:pos="1800"/>
              </w:tabs>
              <w:rPr>
                <w:rFonts w:ascii="Calibri" w:hAnsi="Calibri" w:cs="Calibri"/>
                <w:color w:val="000000" w:themeColor="text1"/>
                <w:sz w:val="20"/>
                <w:szCs w:val="20"/>
              </w:rPr>
            </w:pPr>
            <w:ins w:id="8999" w:author="Sam Sehgal (EXT Idiom)" w:date="2024-11-12T11:48:00Z" w16du:dateUtc="2024-11-12T00:48:00Z">
              <w:r w:rsidRPr="005A40DF">
                <w:rPr>
                  <w:rFonts w:ascii="Calibri" w:hAnsi="Calibri" w:cs="Calibri"/>
                  <w:color w:val="000000" w:themeColor="text1"/>
                  <w:sz w:val="20"/>
                  <w:szCs w:val="20"/>
                  <w:rPrChange w:id="9000" w:author="sam sehgal" w:date="2024-12-19T10:27:00Z" w16du:dateUtc="2024-12-18T23:27:00Z">
                    <w:rPr>
                      <w:rFonts w:ascii="Calibri" w:hAnsi="Calibri" w:cs="Calibri"/>
                      <w:color w:val="000000" w:themeColor="text1"/>
                      <w:sz w:val="20"/>
                      <w:szCs w:val="20"/>
                      <w:highlight w:val="yellow"/>
                    </w:rPr>
                  </w:rPrChange>
                </w:rPr>
                <w:t>&lt;</w:t>
              </w:r>
            </w:ins>
            <w:r w:rsidRPr="005A40DF">
              <w:rPr>
                <w:rFonts w:ascii="Calibri" w:hAnsi="Calibri" w:cs="Calibri"/>
                <w:color w:val="000000" w:themeColor="text1"/>
                <w:sz w:val="20"/>
                <w:szCs w:val="20"/>
                <w:rPrChange w:id="9001" w:author="sam sehgal" w:date="2024-12-19T10:27:00Z" w16du:dateUtc="2024-12-18T23:27:00Z">
                  <w:rPr>
                    <w:rFonts w:ascii="Calibri" w:hAnsi="Calibri" w:cs="Calibri"/>
                    <w:color w:val="000000" w:themeColor="text1"/>
                    <w:sz w:val="20"/>
                    <w:szCs w:val="20"/>
                    <w:highlight w:val="yellow"/>
                  </w:rPr>
                </w:rPrChange>
              </w:rPr>
              <w:t>PrimaryModificationCode</w:t>
            </w:r>
            <w:ins w:id="9002" w:author="Sam Sehgal (EXT Idiom)" w:date="2024-11-12T11:48:00Z" w16du:dateUtc="2024-11-12T00:48:00Z">
              <w:r w:rsidRPr="005A40DF">
                <w:rPr>
                  <w:rFonts w:ascii="Calibri" w:hAnsi="Calibri" w:cs="Calibri"/>
                  <w:color w:val="000000" w:themeColor="text1"/>
                  <w:sz w:val="20"/>
                  <w:szCs w:val="20"/>
                  <w:rPrChange w:id="9003" w:author="sam sehgal" w:date="2024-12-19T10:27:00Z" w16du:dateUtc="2024-12-18T23:27:00Z">
                    <w:rPr>
                      <w:rFonts w:ascii="Calibri" w:hAnsi="Calibri" w:cs="Calibri"/>
                      <w:color w:val="000000" w:themeColor="text1"/>
                      <w:sz w:val="20"/>
                      <w:szCs w:val="20"/>
                      <w:highlight w:val="yellow"/>
                    </w:rPr>
                  </w:rPrChange>
                </w:rPr>
                <w:t xml:space="preserve">&gt; = </w:t>
              </w:r>
            </w:ins>
            <w:ins w:id="9004" w:author="Sam Sehgal (EXT Idiom)" w:date="2024-11-12T11:47:00Z" w16du:dateUtc="2024-11-12T00:47:00Z">
              <w:r w:rsidRPr="005A40DF">
                <w:rPr>
                  <w:rFonts w:ascii="Calibri" w:hAnsi="Calibri" w:cs="Calibri"/>
                  <w:color w:val="000000" w:themeColor="text1"/>
                  <w:sz w:val="20"/>
                  <w:szCs w:val="20"/>
                </w:rPr>
                <w:t>"</w:t>
              </w:r>
            </w:ins>
            <w:r w:rsidRPr="005A40DF">
              <w:rPr>
                <w:rFonts w:ascii="Calibri" w:hAnsi="Calibri" w:cs="Calibri"/>
                <w:color w:val="000000" w:themeColor="text1"/>
                <w:sz w:val="20"/>
                <w:szCs w:val="20"/>
                <w:rPrChange w:id="9005" w:author="sam sehgal" w:date="2024-12-19T10:27:00Z" w16du:dateUtc="2024-12-18T23:27:00Z">
                  <w:rPr>
                    <w:rFonts w:ascii="Calibri" w:hAnsi="Calibri" w:cs="Calibri"/>
                    <w:color w:val="000000" w:themeColor="text1"/>
                    <w:sz w:val="20"/>
                    <w:szCs w:val="20"/>
                    <w:highlight w:val="yellow"/>
                  </w:rPr>
                </w:rPrChange>
              </w:rPr>
              <w:t>1</w:t>
            </w:r>
            <w:ins w:id="9006" w:author="Sam Sehgal (EXT Idiom)" w:date="2024-11-12T11:47:00Z" w16du:dateUtc="2024-11-12T00:47:00Z">
              <w:r w:rsidRPr="005A40DF">
                <w:rPr>
                  <w:rFonts w:ascii="Calibri" w:hAnsi="Calibri" w:cs="Calibri"/>
                  <w:color w:val="000000" w:themeColor="text1"/>
                  <w:sz w:val="20"/>
                  <w:szCs w:val="20"/>
                </w:rPr>
                <w:t>|</w:t>
              </w:r>
            </w:ins>
            <w:r w:rsidRPr="005A40DF">
              <w:rPr>
                <w:rFonts w:ascii="Calibri" w:hAnsi="Calibri" w:cs="Calibri"/>
                <w:color w:val="000000" w:themeColor="text1"/>
                <w:sz w:val="20"/>
                <w:szCs w:val="20"/>
                <w:rPrChange w:id="9007" w:author="sam sehgal" w:date="2024-12-19T10:27:00Z" w16du:dateUtc="2024-12-18T23:27:00Z">
                  <w:rPr>
                    <w:rFonts w:ascii="Calibri" w:hAnsi="Calibri" w:cs="Calibri"/>
                    <w:color w:val="000000" w:themeColor="text1"/>
                    <w:sz w:val="20"/>
                    <w:szCs w:val="20"/>
                    <w:highlight w:val="yellow"/>
                  </w:rPr>
                </w:rPrChange>
              </w:rPr>
              <w:t>1</w:t>
            </w:r>
            <w:ins w:id="9008" w:author="Sam Sehgal (EXT Idiom)" w:date="2024-11-12T11:47:00Z" w16du:dateUtc="2024-11-12T00:47:00Z">
              <w:r w:rsidRPr="005A40DF">
                <w:rPr>
                  <w:rFonts w:ascii="Calibri" w:hAnsi="Calibri" w:cs="Calibri"/>
                  <w:color w:val="000000" w:themeColor="text1"/>
                  <w:sz w:val="20"/>
                  <w:szCs w:val="20"/>
                </w:rPr>
                <w:t>"</w:t>
              </w:r>
            </w:ins>
            <w:r w:rsidRPr="005A40DF">
              <w:rPr>
                <w:rFonts w:ascii="Calibri" w:hAnsi="Calibri" w:cs="Calibri"/>
                <w:color w:val="000000" w:themeColor="text1"/>
                <w:sz w:val="20"/>
                <w:szCs w:val="20"/>
                <w:rPrChange w:id="9009" w:author="sam sehgal" w:date="2024-12-19T10:27:00Z" w16du:dateUtc="2024-12-18T23:27:00Z">
                  <w:rPr>
                    <w:rFonts w:ascii="Calibri" w:hAnsi="Calibri" w:cs="Calibri"/>
                    <w:color w:val="000000" w:themeColor="text1"/>
                    <w:sz w:val="20"/>
                    <w:szCs w:val="20"/>
                    <w:highlight w:val="yellow"/>
                  </w:rPr>
                </w:rPrChange>
              </w:rPr>
              <w:t xml:space="preserve"> and </w:t>
            </w:r>
            <w:ins w:id="9010" w:author="Sam Sehgal (EXT Idiom)" w:date="2024-11-12T11:48:00Z" w16du:dateUtc="2024-11-12T00:48:00Z">
              <w:r w:rsidRPr="005A40DF">
                <w:rPr>
                  <w:rFonts w:ascii="Calibri" w:hAnsi="Calibri" w:cs="Calibri"/>
                  <w:color w:val="000000" w:themeColor="text1"/>
                  <w:sz w:val="20"/>
                  <w:szCs w:val="20"/>
                  <w:rPrChange w:id="9011" w:author="sam sehgal" w:date="2024-12-19T10:27:00Z" w16du:dateUtc="2024-12-18T23:27:00Z">
                    <w:rPr>
                      <w:rFonts w:ascii="Calibri" w:hAnsi="Calibri" w:cs="Calibri"/>
                      <w:color w:val="000000" w:themeColor="text1"/>
                      <w:sz w:val="20"/>
                      <w:szCs w:val="20"/>
                      <w:highlight w:val="yellow"/>
                    </w:rPr>
                  </w:rPrChange>
                </w:rPr>
                <w:t xml:space="preserve">&lt;VehicleModificationCode&gt; </w:t>
              </w:r>
            </w:ins>
            <w:ins w:id="9012" w:author="Sam Sehgal (EXT Idiom)" w:date="2024-11-12T11:47:00Z" w16du:dateUtc="2024-11-12T00:47:00Z">
              <w:r w:rsidRPr="005A40DF">
                <w:rPr>
                  <w:rFonts w:ascii="Calibri" w:hAnsi="Calibri" w:cs="Calibri"/>
                  <w:color w:val="000000" w:themeColor="text1"/>
                  <w:sz w:val="20"/>
                  <w:szCs w:val="20"/>
                  <w:rPrChange w:id="9013" w:author="sam sehgal" w:date="2024-12-19T10:27:00Z" w16du:dateUtc="2024-12-18T23:27:00Z">
                    <w:rPr>
                      <w:rFonts w:ascii="Calibri" w:hAnsi="Calibri" w:cs="Calibri"/>
                      <w:color w:val="000000" w:themeColor="text1"/>
                      <w:sz w:val="20"/>
                      <w:szCs w:val="20"/>
                      <w:highlight w:val="yellow"/>
                    </w:rPr>
                  </w:rPrChange>
                </w:rPr>
                <w:t xml:space="preserve"> </w:t>
              </w:r>
            </w:ins>
            <w:r w:rsidRPr="005A40DF">
              <w:rPr>
                <w:rFonts w:ascii="Calibri" w:hAnsi="Calibri" w:cs="Calibri"/>
                <w:color w:val="000000" w:themeColor="text1"/>
                <w:sz w:val="20"/>
                <w:szCs w:val="20"/>
                <w:rPrChange w:id="9014" w:author="sam sehgal" w:date="2024-12-19T10:27:00Z" w16du:dateUtc="2024-12-18T23:27:00Z">
                  <w:rPr>
                    <w:rFonts w:ascii="Calibri" w:hAnsi="Calibri" w:cs="Calibri"/>
                    <w:color w:val="000000" w:themeColor="text1"/>
                    <w:sz w:val="20"/>
                    <w:szCs w:val="20"/>
                    <w:highlight w:val="yellow"/>
                  </w:rPr>
                </w:rPrChange>
              </w:rPr>
              <w:t>=</w:t>
            </w:r>
            <w:ins w:id="9015" w:author="Sam Sehgal (EXT Idiom)" w:date="2024-11-12T11:47:00Z" w16du:dateUtc="2024-11-12T00:47:00Z">
              <w:r w:rsidRPr="005A40DF">
                <w:rPr>
                  <w:rFonts w:ascii="Calibri" w:hAnsi="Calibri" w:cs="Calibri"/>
                  <w:color w:val="000000" w:themeColor="text1"/>
                  <w:sz w:val="20"/>
                  <w:szCs w:val="20"/>
                  <w:rPrChange w:id="9016" w:author="sam sehgal" w:date="2024-12-19T10:27:00Z" w16du:dateUtc="2024-12-18T23:27:00Z">
                    <w:rPr>
                      <w:rFonts w:ascii="Calibri" w:hAnsi="Calibri" w:cs="Calibri"/>
                      <w:color w:val="000000" w:themeColor="text1"/>
                      <w:sz w:val="20"/>
                      <w:szCs w:val="20"/>
                      <w:highlight w:val="yellow"/>
                    </w:rPr>
                  </w:rPrChange>
                </w:rPr>
                <w:t xml:space="preserve"> </w:t>
              </w:r>
            </w:ins>
            <w:del w:id="9017" w:author="Sam Sehgal (EXT Idiom)" w:date="2024-11-25T17:46:00Z" w16du:dateUtc="2024-11-25T06:46:00Z">
              <w:r w:rsidRPr="005A40DF" w:rsidDel="00A17675">
                <w:rPr>
                  <w:rFonts w:ascii="Calibri" w:hAnsi="Calibri" w:cs="Calibri"/>
                  <w:color w:val="000000" w:themeColor="text1"/>
                  <w:sz w:val="20"/>
                  <w:szCs w:val="20"/>
                  <w:rPrChange w:id="9018" w:author="sam sehgal" w:date="2024-12-19T10:27:00Z" w16du:dateUtc="2024-12-18T23:27:00Z">
                    <w:rPr>
                      <w:rFonts w:ascii="Calibri" w:hAnsi="Calibri" w:cs="Calibri"/>
                      <w:color w:val="000000" w:themeColor="text1"/>
                      <w:sz w:val="20"/>
                      <w:szCs w:val="20"/>
                      <w:highlight w:val="yellow"/>
                    </w:rPr>
                  </w:rPrChange>
                </w:rPr>
                <w:delText xml:space="preserve"> </w:delText>
              </w:r>
              <w:r w:rsidR="00AC69ED" w:rsidRPr="005A40DF" w:rsidDel="00A17675">
                <w:rPr>
                  <w:rFonts w:ascii="Calibri" w:hAnsi="Calibri" w:cs="Calibri"/>
                  <w:b/>
                  <w:bCs/>
                  <w:color w:val="000000" w:themeColor="text1"/>
                  <w:sz w:val="20"/>
                  <w:szCs w:val="20"/>
                  <w:rPrChange w:id="9019" w:author="sam sehgal" w:date="2024-12-19T10:27:00Z" w16du:dateUtc="2024-12-18T23:27:00Z">
                    <w:rPr>
                      <w:rFonts w:ascii="Calibri" w:hAnsi="Calibri" w:cs="Calibri"/>
                      <w:b/>
                      <w:bCs/>
                      <w:color w:val="000000" w:themeColor="text1"/>
                      <w:sz w:val="20"/>
                      <w:szCs w:val="20"/>
                      <w:highlight w:val="yellow"/>
                    </w:rPr>
                  </w:rPrChange>
                </w:rPr>
                <w:delText>OR</w:delText>
              </w:r>
              <w:r w:rsidR="00AC69ED" w:rsidRPr="005A40DF" w:rsidDel="00A17675">
                <w:rPr>
                  <w:rFonts w:ascii="Calibri" w:hAnsi="Calibri" w:cs="Calibri"/>
                  <w:color w:val="000000" w:themeColor="text1"/>
                  <w:sz w:val="20"/>
                  <w:szCs w:val="20"/>
                  <w:rPrChange w:id="9020" w:author="sam sehgal" w:date="2024-12-19T10:27:00Z" w16du:dateUtc="2024-12-18T23:27:00Z">
                    <w:rPr>
                      <w:rFonts w:ascii="Calibri" w:hAnsi="Calibri" w:cs="Calibri"/>
                      <w:color w:val="000000" w:themeColor="text1"/>
                      <w:sz w:val="20"/>
                      <w:szCs w:val="20"/>
                      <w:highlight w:val="yellow"/>
                    </w:rPr>
                  </w:rPrChange>
                </w:rPr>
                <w:delText xml:space="preserve"> </w:delText>
              </w:r>
            </w:del>
            <w:ins w:id="9021" w:author="Sam Sehgal (EXT Idiom)" w:date="2024-11-12T11:48:00Z" w16du:dateUtc="2024-11-12T00:48:00Z">
              <w:r w:rsidR="00AC69ED" w:rsidRPr="005A40DF">
                <w:rPr>
                  <w:rFonts w:ascii="Calibri" w:hAnsi="Calibri" w:cs="Calibri"/>
                  <w:color w:val="000000" w:themeColor="text1"/>
                  <w:sz w:val="20"/>
                  <w:szCs w:val="20"/>
                  <w:rPrChange w:id="9022" w:author="sam sehgal" w:date="2024-12-19T10:27:00Z" w16du:dateUtc="2024-12-18T23:27:00Z">
                    <w:rPr>
                      <w:rFonts w:ascii="Calibri" w:hAnsi="Calibri" w:cs="Calibri"/>
                      <w:color w:val="000000" w:themeColor="text1"/>
                      <w:sz w:val="20"/>
                      <w:szCs w:val="20"/>
                      <w:highlight w:val="yellow"/>
                    </w:rPr>
                  </w:rPrChange>
                </w:rPr>
                <w:t>"</w:t>
              </w:r>
              <w:r w:rsidR="00AC69ED" w:rsidRPr="005A40DF">
                <w:rPr>
                  <w:rFonts w:ascii="Calibri" w:hAnsi="Calibri" w:cs="Calibri"/>
                  <w:color w:val="000000" w:themeColor="text1"/>
                  <w:sz w:val="20"/>
                  <w:szCs w:val="20"/>
                </w:rPr>
                <w:t>3|DisclosedInLegacySystem</w:t>
              </w:r>
              <w:r w:rsidR="00AC69ED" w:rsidRPr="005A40DF">
                <w:rPr>
                  <w:rFonts w:ascii="Calibri" w:hAnsi="Calibri" w:cs="Calibri"/>
                  <w:color w:val="000000" w:themeColor="text1"/>
                  <w:sz w:val="20"/>
                  <w:szCs w:val="20"/>
                  <w:rPrChange w:id="9023" w:author="sam sehgal" w:date="2024-12-19T10:27:00Z" w16du:dateUtc="2024-12-18T23:27:00Z">
                    <w:rPr>
                      <w:rFonts w:ascii="Calibri" w:hAnsi="Calibri" w:cs="Calibri"/>
                      <w:color w:val="000000" w:themeColor="text1"/>
                      <w:sz w:val="20"/>
                      <w:szCs w:val="20"/>
                      <w:highlight w:val="yellow"/>
                    </w:rPr>
                  </w:rPrChange>
                </w:rPr>
                <w:t>"</w:t>
              </w:r>
            </w:ins>
          </w:p>
          <w:p w14:paraId="675ED4F2" w14:textId="474BE639" w:rsidR="002F38E4" w:rsidRPr="005A40DF" w:rsidRDefault="002F38E4" w:rsidP="002F38E4">
            <w:pPr>
              <w:tabs>
                <w:tab w:val="left" w:pos="1800"/>
              </w:tabs>
              <w:rPr>
                <w:rFonts w:ascii="Calibri" w:hAnsi="Calibri" w:cs="Calibri"/>
                <w:b/>
                <w:bCs/>
                <w:color w:val="000000" w:themeColor="text1"/>
                <w:sz w:val="20"/>
                <w:szCs w:val="20"/>
                <w:rPrChange w:id="9024" w:author="sam sehgal" w:date="2024-12-19T10:27:00Z" w16du:dateUtc="2024-12-18T23:27:00Z">
                  <w:rPr>
                    <w:rFonts w:ascii="Calibri" w:hAnsi="Calibri" w:cs="Calibri"/>
                    <w:b/>
                    <w:bCs/>
                    <w:color w:val="000000" w:themeColor="text1"/>
                    <w:sz w:val="20"/>
                    <w:szCs w:val="20"/>
                    <w:highlight w:val="yellow"/>
                  </w:rPr>
                </w:rPrChange>
              </w:rPr>
            </w:pPr>
            <w:ins w:id="9025" w:author="sam sehgal" w:date="2024-10-14T16:06:00Z" w16du:dateUtc="2024-10-14T05:06:00Z">
              <w:r w:rsidRPr="005A40DF">
                <w:rPr>
                  <w:rFonts w:ascii="Calibri" w:hAnsi="Calibri" w:cs="Calibri"/>
                  <w:b/>
                  <w:bCs/>
                  <w:color w:val="000000" w:themeColor="text1"/>
                  <w:sz w:val="20"/>
                  <w:szCs w:val="20"/>
                  <w:rPrChange w:id="9026" w:author="sam sehgal" w:date="2024-12-19T10:27:00Z" w16du:dateUtc="2024-12-18T23:27:00Z">
                    <w:rPr>
                      <w:rFonts w:ascii="Calibri" w:hAnsi="Calibri" w:cs="Calibri"/>
                      <w:color w:val="000000" w:themeColor="text1"/>
                      <w:sz w:val="20"/>
                      <w:szCs w:val="20"/>
                    </w:rPr>
                  </w:rPrChange>
                </w:rPr>
                <w:t>then DISPLAY</w:t>
              </w:r>
            </w:ins>
          </w:p>
          <w:p w14:paraId="5A6D723C" w14:textId="77777777" w:rsidR="00404126" w:rsidRPr="005A40DF" w:rsidRDefault="00404126" w:rsidP="002F38E4">
            <w:pPr>
              <w:tabs>
                <w:tab w:val="left" w:pos="1800"/>
              </w:tabs>
              <w:rPr>
                <w:ins w:id="9027" w:author="sam sehgal" w:date="2024-10-14T16:07:00Z" w16du:dateUtc="2024-10-14T05:07:00Z"/>
                <w:rFonts w:ascii="Calibri" w:hAnsi="Calibri" w:cs="Calibri"/>
                <w:color w:val="000000" w:themeColor="text1"/>
                <w:sz w:val="20"/>
                <w:szCs w:val="20"/>
              </w:rPr>
            </w:pPr>
          </w:p>
          <w:p w14:paraId="0323121B" w14:textId="77777777" w:rsidR="00A863CC" w:rsidRPr="005A40DF" w:rsidRDefault="00A863CC" w:rsidP="00A863CC">
            <w:pPr>
              <w:tabs>
                <w:tab w:val="left" w:pos="1800"/>
              </w:tabs>
              <w:rPr>
                <w:rFonts w:ascii="Calibri" w:hAnsi="Calibri" w:cs="Calibri"/>
                <w:color w:val="000000" w:themeColor="text1"/>
                <w:sz w:val="20"/>
                <w:szCs w:val="20"/>
                <w:rPrChange w:id="9028" w:author="sam sehgal" w:date="2024-12-19T10:27:00Z" w16du:dateUtc="2024-12-18T23:27:00Z">
                  <w:rPr>
                    <w:rFonts w:ascii="Calibri" w:hAnsi="Calibri" w:cs="Calibri"/>
                    <w:color w:val="000000" w:themeColor="text1"/>
                    <w:sz w:val="20"/>
                    <w:szCs w:val="20"/>
                    <w:highlight w:val="yellow"/>
                  </w:rPr>
                </w:rPrChange>
              </w:rPr>
            </w:pPr>
            <w:ins w:id="9029" w:author="sam sehgal" w:date="2024-10-14T16:07:00Z">
              <w:r w:rsidRPr="005A40DF">
                <w:rPr>
                  <w:rFonts w:ascii="Calibri" w:hAnsi="Calibri" w:cs="Calibri"/>
                  <w:color w:val="000000" w:themeColor="text1"/>
                  <w:sz w:val="20"/>
                  <w:szCs w:val="20"/>
                </w:rPr>
                <w:t>"You have told us that your car has one or more of the following:"</w:t>
              </w:r>
            </w:ins>
          </w:p>
          <w:p w14:paraId="10F3F44B" w14:textId="77777777" w:rsidR="00404126" w:rsidRPr="005A40DF" w:rsidRDefault="00404126" w:rsidP="00A863CC">
            <w:pPr>
              <w:tabs>
                <w:tab w:val="left" w:pos="1800"/>
              </w:tabs>
              <w:rPr>
                <w:rFonts w:ascii="Calibri" w:hAnsi="Calibri" w:cs="Calibri"/>
                <w:color w:val="000000" w:themeColor="text1"/>
                <w:sz w:val="20"/>
                <w:szCs w:val="20"/>
                <w:rPrChange w:id="9030" w:author="sam sehgal" w:date="2024-12-19T10:27:00Z" w16du:dateUtc="2024-12-18T23:27:00Z">
                  <w:rPr>
                    <w:rFonts w:ascii="Calibri" w:hAnsi="Calibri" w:cs="Calibri"/>
                    <w:color w:val="000000" w:themeColor="text1"/>
                    <w:sz w:val="20"/>
                    <w:szCs w:val="20"/>
                    <w:highlight w:val="yellow"/>
                  </w:rPr>
                </w:rPrChange>
              </w:rPr>
            </w:pPr>
          </w:p>
          <w:p w14:paraId="7A8FCC24" w14:textId="3CEAA620" w:rsidR="00404126" w:rsidRPr="005A40DF" w:rsidRDefault="00404126" w:rsidP="00A863CC">
            <w:pPr>
              <w:tabs>
                <w:tab w:val="left" w:pos="1800"/>
              </w:tabs>
              <w:rPr>
                <w:rFonts w:ascii="Calibri" w:hAnsi="Calibri" w:cs="Calibri"/>
                <w:b/>
                <w:bCs/>
                <w:color w:val="000000" w:themeColor="text1"/>
                <w:sz w:val="20"/>
                <w:szCs w:val="20"/>
                <w:rPrChange w:id="9031" w:author="sam sehgal" w:date="2024-12-19T10:27:00Z" w16du:dateUtc="2024-12-18T23:27:00Z">
                  <w:rPr>
                    <w:rFonts w:ascii="Calibri" w:hAnsi="Calibri" w:cs="Calibri"/>
                    <w:b/>
                    <w:bCs/>
                    <w:color w:val="000000" w:themeColor="text1"/>
                    <w:sz w:val="20"/>
                    <w:szCs w:val="20"/>
                    <w:highlight w:val="yellow"/>
                  </w:rPr>
                </w:rPrChange>
              </w:rPr>
            </w:pPr>
            <w:r w:rsidRPr="005A40DF">
              <w:rPr>
                <w:rFonts w:ascii="Calibri" w:hAnsi="Calibri" w:cs="Calibri"/>
                <w:b/>
                <w:bCs/>
                <w:color w:val="000000" w:themeColor="text1"/>
                <w:sz w:val="20"/>
                <w:szCs w:val="20"/>
                <w:rPrChange w:id="9032" w:author="sam sehgal" w:date="2024-12-19T10:27:00Z" w16du:dateUtc="2024-12-18T23:27:00Z">
                  <w:rPr>
                    <w:rFonts w:ascii="Calibri" w:hAnsi="Calibri" w:cs="Calibri"/>
                    <w:b/>
                    <w:bCs/>
                    <w:color w:val="000000" w:themeColor="text1"/>
                    <w:sz w:val="20"/>
                    <w:szCs w:val="20"/>
                    <w:highlight w:val="yellow"/>
                  </w:rPr>
                </w:rPrChange>
              </w:rPr>
              <w:t>ELSEIF</w:t>
            </w:r>
          </w:p>
          <w:p w14:paraId="3D37E093" w14:textId="32FE8908" w:rsidR="00404126" w:rsidRPr="005A40DF" w:rsidRDefault="00404126" w:rsidP="00404126">
            <w:pPr>
              <w:tabs>
                <w:tab w:val="left" w:pos="1800"/>
              </w:tabs>
              <w:rPr>
                <w:ins w:id="9033" w:author="Sam Sehgal (EXT Idiom)" w:date="2024-11-12T11:46:00Z" w16du:dateUtc="2024-11-12T00:46:00Z"/>
                <w:rFonts w:ascii="Calibri" w:hAnsi="Calibri" w:cs="Calibri"/>
                <w:color w:val="000000" w:themeColor="text1"/>
                <w:sz w:val="20"/>
                <w:szCs w:val="20"/>
                <w:rPrChange w:id="9034" w:author="sam sehgal" w:date="2024-12-19T10:27:00Z" w16du:dateUtc="2024-12-18T23:27:00Z">
                  <w:rPr>
                    <w:ins w:id="9035" w:author="Sam Sehgal (EXT Idiom)" w:date="2024-11-12T11:46:00Z" w16du:dateUtc="2024-11-12T00:46:00Z"/>
                    <w:rFonts w:ascii="Calibri" w:hAnsi="Calibri" w:cs="Calibri"/>
                    <w:color w:val="000000" w:themeColor="text1"/>
                    <w:sz w:val="20"/>
                    <w:szCs w:val="20"/>
                    <w:highlight w:val="yellow"/>
                  </w:rPr>
                </w:rPrChange>
              </w:rPr>
            </w:pPr>
            <w:ins w:id="9036" w:author="sam sehgal" w:date="2024-10-14T16:06:00Z" w16du:dateUtc="2024-10-14T05:06:00Z">
              <w:r w:rsidRPr="005A40DF">
                <w:rPr>
                  <w:rFonts w:ascii="Calibri" w:hAnsi="Calibri" w:cs="Calibri"/>
                  <w:color w:val="000000" w:themeColor="text1"/>
                  <w:sz w:val="20"/>
                  <w:szCs w:val="20"/>
                </w:rPr>
                <w:t>&lt;IsMigration&gt; = ‘</w:t>
              </w:r>
            </w:ins>
            <w:r w:rsidRPr="005A40DF">
              <w:rPr>
                <w:rFonts w:ascii="Calibri" w:hAnsi="Calibri" w:cs="Calibri"/>
                <w:color w:val="000000" w:themeColor="text1"/>
                <w:sz w:val="20"/>
                <w:szCs w:val="20"/>
                <w:rPrChange w:id="9037" w:author="sam sehgal" w:date="2024-12-19T10:27:00Z" w16du:dateUtc="2024-12-18T23:27:00Z">
                  <w:rPr>
                    <w:rFonts w:ascii="Calibri" w:hAnsi="Calibri" w:cs="Calibri"/>
                    <w:color w:val="000000" w:themeColor="text1"/>
                    <w:sz w:val="20"/>
                    <w:szCs w:val="20"/>
                    <w:highlight w:val="yellow"/>
                  </w:rPr>
                </w:rPrChange>
              </w:rPr>
              <w:t>1</w:t>
            </w:r>
            <w:ins w:id="9038" w:author="sam sehgal" w:date="2024-10-14T16:06:00Z" w16du:dateUtc="2024-10-14T05:06:00Z">
              <w:r w:rsidRPr="005A40DF">
                <w:rPr>
                  <w:rFonts w:ascii="Calibri" w:hAnsi="Calibri" w:cs="Calibri"/>
                  <w:color w:val="000000" w:themeColor="text1"/>
                  <w:sz w:val="20"/>
                  <w:szCs w:val="20"/>
                </w:rPr>
                <w:t>’</w:t>
              </w:r>
            </w:ins>
          </w:p>
          <w:p w14:paraId="23AF431E" w14:textId="77777777" w:rsidR="00404126" w:rsidRPr="005A40DF" w:rsidRDefault="00404126" w:rsidP="00404126">
            <w:pPr>
              <w:tabs>
                <w:tab w:val="left" w:pos="1800"/>
              </w:tabs>
              <w:rPr>
                <w:ins w:id="9039" w:author="Sam Sehgal (EXT Idiom)" w:date="2024-11-12T11:46:00Z" w16du:dateUtc="2024-11-12T00:46:00Z"/>
                <w:rFonts w:ascii="Calibri" w:hAnsi="Calibri" w:cs="Calibri"/>
                <w:color w:val="000000" w:themeColor="text1"/>
                <w:sz w:val="20"/>
                <w:szCs w:val="20"/>
                <w:rPrChange w:id="9040" w:author="sam sehgal" w:date="2024-12-19T10:27:00Z" w16du:dateUtc="2024-12-18T23:27:00Z">
                  <w:rPr>
                    <w:ins w:id="9041" w:author="Sam Sehgal (EXT Idiom)" w:date="2024-11-12T11:46:00Z" w16du:dateUtc="2024-11-12T00:46:00Z"/>
                    <w:rFonts w:ascii="Calibri" w:hAnsi="Calibri" w:cs="Calibri"/>
                    <w:color w:val="000000" w:themeColor="text1"/>
                    <w:sz w:val="20"/>
                    <w:szCs w:val="20"/>
                    <w:highlight w:val="cyan"/>
                  </w:rPr>
                </w:rPrChange>
              </w:rPr>
            </w:pPr>
            <w:ins w:id="9042" w:author="Sam Sehgal (EXT Idiom)" w:date="2024-11-12T11:46:00Z" w16du:dateUtc="2024-11-12T00:46:00Z">
              <w:r w:rsidRPr="005A40DF">
                <w:rPr>
                  <w:rFonts w:ascii="Calibri" w:hAnsi="Calibri" w:cs="Calibri"/>
                  <w:b/>
                  <w:bCs/>
                  <w:color w:val="000000" w:themeColor="text1"/>
                  <w:sz w:val="20"/>
                  <w:szCs w:val="20"/>
                  <w:rPrChange w:id="9043" w:author="sam sehgal" w:date="2024-12-19T10:27:00Z" w16du:dateUtc="2024-12-18T23:27:00Z">
                    <w:rPr>
                      <w:rFonts w:ascii="Calibri" w:hAnsi="Calibri" w:cs="Calibri"/>
                      <w:color w:val="000000" w:themeColor="text1"/>
                      <w:sz w:val="20"/>
                      <w:szCs w:val="20"/>
                      <w:highlight w:val="cyan"/>
                    </w:rPr>
                  </w:rPrChange>
                </w:rPr>
                <w:t>AND</w:t>
              </w:r>
            </w:ins>
            <w:ins w:id="9044" w:author="sam sehgal" w:date="2024-10-14T16:06:00Z" w16du:dateUtc="2024-10-14T05:06:00Z">
              <w:r w:rsidRPr="005A40DF">
                <w:rPr>
                  <w:rFonts w:ascii="Calibri" w:hAnsi="Calibri" w:cs="Calibri"/>
                  <w:color w:val="000000" w:themeColor="text1"/>
                  <w:sz w:val="20"/>
                  <w:szCs w:val="20"/>
                </w:rPr>
                <w:t xml:space="preserve"> </w:t>
              </w:r>
            </w:ins>
          </w:p>
          <w:p w14:paraId="36044D7E" w14:textId="77777777" w:rsidR="00310AC3" w:rsidRPr="005A40DF" w:rsidRDefault="00310AC3" w:rsidP="00310AC3">
            <w:pPr>
              <w:tabs>
                <w:tab w:val="left" w:pos="1800"/>
              </w:tabs>
              <w:rPr>
                <w:rFonts w:ascii="Calibri" w:hAnsi="Calibri" w:cs="Calibri"/>
                <w:color w:val="000000" w:themeColor="text1"/>
                <w:sz w:val="20"/>
                <w:szCs w:val="20"/>
                <w:rPrChange w:id="9045" w:author="sam sehgal" w:date="2024-12-19T10:27:00Z" w16du:dateUtc="2024-12-18T23:27:00Z">
                  <w:rPr>
                    <w:rFonts w:ascii="Calibri" w:hAnsi="Calibri" w:cs="Calibri"/>
                    <w:color w:val="000000" w:themeColor="text1"/>
                    <w:sz w:val="20"/>
                    <w:szCs w:val="20"/>
                    <w:highlight w:val="yellow"/>
                  </w:rPr>
                </w:rPrChange>
              </w:rPr>
            </w:pPr>
            <w:ins w:id="9046" w:author="Sam Sehgal (EXT Idiom)" w:date="2024-11-12T11:48:00Z" w16du:dateUtc="2024-11-12T00:48:00Z">
              <w:r w:rsidRPr="005A40DF">
                <w:rPr>
                  <w:rFonts w:ascii="Calibri" w:hAnsi="Calibri" w:cs="Calibri"/>
                  <w:color w:val="000000" w:themeColor="text1"/>
                  <w:sz w:val="20"/>
                  <w:szCs w:val="20"/>
                  <w:rPrChange w:id="9047" w:author="sam sehgal" w:date="2024-12-19T10:27:00Z" w16du:dateUtc="2024-12-18T23:27:00Z">
                    <w:rPr>
                      <w:rFonts w:ascii="Calibri" w:hAnsi="Calibri" w:cs="Calibri"/>
                      <w:color w:val="000000" w:themeColor="text1"/>
                      <w:sz w:val="20"/>
                      <w:szCs w:val="20"/>
                      <w:highlight w:val="yellow"/>
                    </w:rPr>
                  </w:rPrChange>
                </w:rPr>
                <w:t>&lt;</w:t>
              </w:r>
            </w:ins>
            <w:r w:rsidRPr="005A40DF">
              <w:rPr>
                <w:rFonts w:ascii="Calibri" w:hAnsi="Calibri" w:cs="Calibri"/>
                <w:color w:val="000000" w:themeColor="text1"/>
                <w:sz w:val="20"/>
                <w:szCs w:val="20"/>
                <w:rPrChange w:id="9048" w:author="sam sehgal" w:date="2024-12-19T10:27:00Z" w16du:dateUtc="2024-12-18T23:27:00Z">
                  <w:rPr>
                    <w:rFonts w:ascii="Calibri" w:hAnsi="Calibri" w:cs="Calibri"/>
                    <w:color w:val="000000" w:themeColor="text1"/>
                    <w:sz w:val="20"/>
                    <w:szCs w:val="20"/>
                    <w:highlight w:val="yellow"/>
                  </w:rPr>
                </w:rPrChange>
              </w:rPr>
              <w:t>PrimaryModificationCode</w:t>
            </w:r>
            <w:ins w:id="9049" w:author="Sam Sehgal (EXT Idiom)" w:date="2024-11-12T11:48:00Z" w16du:dateUtc="2024-11-12T00:48:00Z">
              <w:r w:rsidRPr="005A40DF">
                <w:rPr>
                  <w:rFonts w:ascii="Calibri" w:hAnsi="Calibri" w:cs="Calibri"/>
                  <w:color w:val="000000" w:themeColor="text1"/>
                  <w:sz w:val="20"/>
                  <w:szCs w:val="20"/>
                  <w:rPrChange w:id="9050" w:author="sam sehgal" w:date="2024-12-19T10:27:00Z" w16du:dateUtc="2024-12-18T23:27:00Z">
                    <w:rPr>
                      <w:rFonts w:ascii="Calibri" w:hAnsi="Calibri" w:cs="Calibri"/>
                      <w:color w:val="000000" w:themeColor="text1"/>
                      <w:sz w:val="20"/>
                      <w:szCs w:val="20"/>
                      <w:highlight w:val="yellow"/>
                    </w:rPr>
                  </w:rPrChange>
                </w:rPr>
                <w:t xml:space="preserve">&gt; = </w:t>
              </w:r>
            </w:ins>
            <w:ins w:id="9051" w:author="Sam Sehgal (EXT Idiom)" w:date="2024-11-12T11:47:00Z" w16du:dateUtc="2024-11-12T00:47:00Z">
              <w:r w:rsidRPr="005A40DF">
                <w:rPr>
                  <w:rFonts w:ascii="Calibri" w:hAnsi="Calibri" w:cs="Calibri"/>
                  <w:color w:val="000000" w:themeColor="text1"/>
                  <w:sz w:val="20"/>
                  <w:szCs w:val="20"/>
                </w:rPr>
                <w:t>"</w:t>
              </w:r>
            </w:ins>
            <w:r w:rsidRPr="005A40DF">
              <w:rPr>
                <w:rFonts w:ascii="Calibri" w:hAnsi="Calibri" w:cs="Calibri"/>
                <w:color w:val="000000" w:themeColor="text1"/>
                <w:sz w:val="20"/>
                <w:szCs w:val="20"/>
                <w:rPrChange w:id="9052" w:author="sam sehgal" w:date="2024-12-19T10:27:00Z" w16du:dateUtc="2024-12-18T23:27:00Z">
                  <w:rPr>
                    <w:rFonts w:ascii="Calibri" w:hAnsi="Calibri" w:cs="Calibri"/>
                    <w:color w:val="000000" w:themeColor="text1"/>
                    <w:sz w:val="20"/>
                    <w:szCs w:val="20"/>
                    <w:highlight w:val="yellow"/>
                  </w:rPr>
                </w:rPrChange>
              </w:rPr>
              <w:t>1</w:t>
            </w:r>
            <w:ins w:id="9053" w:author="Sam Sehgal (EXT Idiom)" w:date="2024-11-12T11:47:00Z" w16du:dateUtc="2024-11-12T00:47:00Z">
              <w:r w:rsidRPr="005A40DF">
                <w:rPr>
                  <w:rFonts w:ascii="Calibri" w:hAnsi="Calibri" w:cs="Calibri"/>
                  <w:color w:val="000000" w:themeColor="text1"/>
                  <w:sz w:val="20"/>
                  <w:szCs w:val="20"/>
                </w:rPr>
                <w:t>|</w:t>
              </w:r>
            </w:ins>
            <w:r w:rsidRPr="005A40DF">
              <w:rPr>
                <w:rFonts w:ascii="Calibri" w:hAnsi="Calibri" w:cs="Calibri"/>
                <w:color w:val="000000" w:themeColor="text1"/>
                <w:sz w:val="20"/>
                <w:szCs w:val="20"/>
                <w:rPrChange w:id="9054" w:author="sam sehgal" w:date="2024-12-19T10:27:00Z" w16du:dateUtc="2024-12-18T23:27:00Z">
                  <w:rPr>
                    <w:rFonts w:ascii="Calibri" w:hAnsi="Calibri" w:cs="Calibri"/>
                    <w:color w:val="000000" w:themeColor="text1"/>
                    <w:sz w:val="20"/>
                    <w:szCs w:val="20"/>
                    <w:highlight w:val="yellow"/>
                  </w:rPr>
                </w:rPrChange>
              </w:rPr>
              <w:t>1</w:t>
            </w:r>
            <w:ins w:id="9055" w:author="Sam Sehgal (EXT Idiom)" w:date="2024-11-12T11:47:00Z" w16du:dateUtc="2024-11-12T00:47:00Z">
              <w:r w:rsidRPr="005A40DF">
                <w:rPr>
                  <w:rFonts w:ascii="Calibri" w:hAnsi="Calibri" w:cs="Calibri"/>
                  <w:color w:val="000000" w:themeColor="text1"/>
                  <w:sz w:val="20"/>
                  <w:szCs w:val="20"/>
                </w:rPr>
                <w:t>"</w:t>
              </w:r>
            </w:ins>
            <w:r w:rsidRPr="005A40DF">
              <w:rPr>
                <w:rFonts w:ascii="Calibri" w:hAnsi="Calibri" w:cs="Calibri"/>
                <w:color w:val="000000" w:themeColor="text1"/>
                <w:sz w:val="20"/>
                <w:szCs w:val="20"/>
                <w:rPrChange w:id="9056" w:author="sam sehgal" w:date="2024-12-19T10:27:00Z" w16du:dateUtc="2024-12-18T23:27:00Z">
                  <w:rPr>
                    <w:rFonts w:ascii="Calibri" w:hAnsi="Calibri" w:cs="Calibri"/>
                    <w:color w:val="000000" w:themeColor="text1"/>
                    <w:sz w:val="20"/>
                    <w:szCs w:val="20"/>
                    <w:highlight w:val="yellow"/>
                  </w:rPr>
                </w:rPrChange>
              </w:rPr>
              <w:t xml:space="preserve"> and </w:t>
            </w:r>
            <w:ins w:id="9057" w:author="Sam Sehgal (EXT Idiom)" w:date="2024-11-12T11:48:00Z" w16du:dateUtc="2024-11-12T00:48:00Z">
              <w:r w:rsidRPr="005A40DF">
                <w:rPr>
                  <w:rFonts w:ascii="Calibri" w:hAnsi="Calibri" w:cs="Calibri"/>
                  <w:color w:val="000000" w:themeColor="text1"/>
                  <w:sz w:val="20"/>
                  <w:szCs w:val="20"/>
                  <w:rPrChange w:id="9058" w:author="sam sehgal" w:date="2024-12-19T10:27:00Z" w16du:dateUtc="2024-12-18T23:27:00Z">
                    <w:rPr>
                      <w:rFonts w:ascii="Calibri" w:hAnsi="Calibri" w:cs="Calibri"/>
                      <w:color w:val="000000" w:themeColor="text1"/>
                      <w:sz w:val="20"/>
                      <w:szCs w:val="20"/>
                      <w:highlight w:val="yellow"/>
                    </w:rPr>
                  </w:rPrChange>
                </w:rPr>
                <w:t xml:space="preserve">&lt;VehicleModificationCode&gt; </w:t>
              </w:r>
            </w:ins>
            <w:ins w:id="9059" w:author="Sam Sehgal (EXT Idiom)" w:date="2024-11-12T11:47:00Z" w16du:dateUtc="2024-11-12T00:47:00Z">
              <w:r w:rsidRPr="005A40DF">
                <w:rPr>
                  <w:rFonts w:ascii="Calibri" w:hAnsi="Calibri" w:cs="Calibri"/>
                  <w:color w:val="000000" w:themeColor="text1"/>
                  <w:sz w:val="20"/>
                  <w:szCs w:val="20"/>
                  <w:rPrChange w:id="9060" w:author="sam sehgal" w:date="2024-12-19T10:27:00Z" w16du:dateUtc="2024-12-18T23:27:00Z">
                    <w:rPr>
                      <w:rFonts w:ascii="Calibri" w:hAnsi="Calibri" w:cs="Calibri"/>
                      <w:color w:val="000000" w:themeColor="text1"/>
                      <w:sz w:val="20"/>
                      <w:szCs w:val="20"/>
                      <w:highlight w:val="yellow"/>
                    </w:rPr>
                  </w:rPrChange>
                </w:rPr>
                <w:t xml:space="preserve"> </w:t>
              </w:r>
            </w:ins>
            <w:r w:rsidRPr="005A40DF">
              <w:rPr>
                <w:rFonts w:ascii="Calibri" w:hAnsi="Calibri" w:cs="Calibri"/>
                <w:color w:val="000000" w:themeColor="text1"/>
                <w:sz w:val="20"/>
                <w:szCs w:val="20"/>
                <w:rPrChange w:id="9061" w:author="sam sehgal" w:date="2024-12-19T10:27:00Z" w16du:dateUtc="2024-12-18T23:27:00Z">
                  <w:rPr>
                    <w:rFonts w:ascii="Calibri" w:hAnsi="Calibri" w:cs="Calibri"/>
                    <w:color w:val="000000" w:themeColor="text1"/>
                    <w:sz w:val="20"/>
                    <w:szCs w:val="20"/>
                    <w:highlight w:val="yellow"/>
                  </w:rPr>
                </w:rPrChange>
              </w:rPr>
              <w:t>=</w:t>
            </w:r>
            <w:ins w:id="9062" w:author="Sam Sehgal (EXT Idiom)" w:date="2024-11-12T11:47:00Z" w16du:dateUtc="2024-11-12T00:47:00Z">
              <w:r w:rsidRPr="005A40DF">
                <w:rPr>
                  <w:rFonts w:ascii="Calibri" w:hAnsi="Calibri" w:cs="Calibri"/>
                  <w:color w:val="000000" w:themeColor="text1"/>
                  <w:sz w:val="20"/>
                  <w:szCs w:val="20"/>
                  <w:rPrChange w:id="9063" w:author="sam sehgal" w:date="2024-12-19T10:27:00Z" w16du:dateUtc="2024-12-18T23:27:00Z">
                    <w:rPr>
                      <w:rFonts w:ascii="Calibri" w:hAnsi="Calibri" w:cs="Calibri"/>
                      <w:color w:val="000000" w:themeColor="text1"/>
                      <w:sz w:val="20"/>
                      <w:szCs w:val="20"/>
                      <w:highlight w:val="yellow"/>
                    </w:rPr>
                  </w:rPrChange>
                </w:rPr>
                <w:t xml:space="preserve"> </w:t>
              </w:r>
              <w:r w:rsidRPr="005A40DF">
                <w:rPr>
                  <w:rFonts w:ascii="Calibri" w:hAnsi="Calibri" w:cs="Calibri"/>
                  <w:color w:val="000000" w:themeColor="text1"/>
                  <w:sz w:val="20"/>
                  <w:szCs w:val="20"/>
                </w:rPr>
                <w:t>"</w:t>
              </w:r>
            </w:ins>
            <w:r w:rsidRPr="005A40DF">
              <w:rPr>
                <w:rFonts w:ascii="Calibri" w:hAnsi="Calibri" w:cs="Calibri"/>
                <w:color w:val="000000" w:themeColor="text1"/>
                <w:sz w:val="20"/>
                <w:szCs w:val="20"/>
                <w:rPrChange w:id="9064" w:author="sam sehgal" w:date="2024-12-19T10:27:00Z" w16du:dateUtc="2024-12-18T23:27:00Z">
                  <w:rPr>
                    <w:rFonts w:ascii="Calibri" w:hAnsi="Calibri" w:cs="Calibri"/>
                    <w:color w:val="000000" w:themeColor="text1"/>
                    <w:sz w:val="20"/>
                    <w:szCs w:val="20"/>
                    <w:highlight w:val="yellow"/>
                  </w:rPr>
                </w:rPrChange>
              </w:rPr>
              <w:t>2</w:t>
            </w:r>
            <w:ins w:id="9065" w:author="Sam Sehgal (EXT Idiom)" w:date="2024-11-12T11:47:00Z" w16du:dateUtc="2024-11-12T00:47:00Z">
              <w:r w:rsidRPr="005A40DF">
                <w:rPr>
                  <w:rFonts w:ascii="Calibri" w:hAnsi="Calibri" w:cs="Calibri"/>
                  <w:color w:val="000000" w:themeColor="text1"/>
                  <w:sz w:val="20"/>
                  <w:szCs w:val="20"/>
                </w:rPr>
                <w:t>|</w:t>
              </w:r>
            </w:ins>
            <w:r w:rsidRPr="005A40DF">
              <w:rPr>
                <w:rFonts w:ascii="Calibri" w:hAnsi="Calibri" w:cs="Calibri"/>
                <w:color w:val="000000" w:themeColor="text1"/>
                <w:sz w:val="20"/>
                <w:szCs w:val="20"/>
                <w:rPrChange w:id="9066" w:author="sam sehgal" w:date="2024-12-19T10:27:00Z" w16du:dateUtc="2024-12-18T23:27:00Z">
                  <w:rPr>
                    <w:rFonts w:ascii="Calibri" w:hAnsi="Calibri" w:cs="Calibri"/>
                    <w:color w:val="000000" w:themeColor="text1"/>
                    <w:sz w:val="20"/>
                    <w:szCs w:val="20"/>
                    <w:highlight w:val="yellow"/>
                  </w:rPr>
                </w:rPrChange>
              </w:rPr>
              <w:t>0</w:t>
            </w:r>
            <w:ins w:id="9067" w:author="Sam Sehgal (EXT Idiom)" w:date="2024-11-12T11:47:00Z" w16du:dateUtc="2024-11-12T00:47:00Z">
              <w:r w:rsidRPr="005A40DF">
                <w:rPr>
                  <w:rFonts w:ascii="Calibri" w:hAnsi="Calibri" w:cs="Calibri"/>
                  <w:color w:val="000000" w:themeColor="text1"/>
                  <w:sz w:val="20"/>
                  <w:szCs w:val="20"/>
                </w:rPr>
                <w:t>"</w:t>
              </w:r>
            </w:ins>
            <w:r w:rsidRPr="005A40DF">
              <w:rPr>
                <w:rFonts w:ascii="Calibri" w:hAnsi="Calibri" w:cs="Calibri"/>
                <w:color w:val="000000" w:themeColor="text1"/>
                <w:sz w:val="20"/>
                <w:szCs w:val="20"/>
                <w:rPrChange w:id="9068" w:author="sam sehgal" w:date="2024-12-19T10:27:00Z" w16du:dateUtc="2024-12-18T23:27:00Z">
                  <w:rPr>
                    <w:rFonts w:ascii="Calibri" w:hAnsi="Calibri" w:cs="Calibri"/>
                    <w:color w:val="000000" w:themeColor="text1"/>
                    <w:sz w:val="20"/>
                    <w:szCs w:val="20"/>
                    <w:highlight w:val="yellow"/>
                  </w:rPr>
                </w:rPrChange>
              </w:rPr>
              <w:t xml:space="preserve"> </w:t>
            </w:r>
          </w:p>
          <w:p w14:paraId="5E1D9A16" w14:textId="3C780A49" w:rsidR="00310AC3" w:rsidRPr="005A40DF" w:rsidRDefault="00310AC3" w:rsidP="00310AC3">
            <w:pPr>
              <w:tabs>
                <w:tab w:val="left" w:pos="1800"/>
              </w:tabs>
              <w:rPr>
                <w:rFonts w:ascii="Calibri" w:hAnsi="Calibri" w:cs="Calibri"/>
                <w:b/>
                <w:bCs/>
                <w:color w:val="000000" w:themeColor="text1"/>
                <w:sz w:val="20"/>
                <w:szCs w:val="20"/>
                <w:rPrChange w:id="9069" w:author="sam sehgal" w:date="2024-12-19T10:27:00Z" w16du:dateUtc="2024-12-18T23:27:00Z">
                  <w:rPr>
                    <w:rFonts w:ascii="Calibri" w:hAnsi="Calibri" w:cs="Calibri"/>
                    <w:b/>
                    <w:bCs/>
                    <w:color w:val="000000" w:themeColor="text1"/>
                    <w:sz w:val="20"/>
                    <w:szCs w:val="20"/>
                    <w:highlight w:val="yellow"/>
                  </w:rPr>
                </w:rPrChange>
              </w:rPr>
            </w:pPr>
            <w:r w:rsidRPr="005A40DF">
              <w:rPr>
                <w:rFonts w:ascii="Calibri" w:hAnsi="Calibri" w:cs="Calibri"/>
                <w:b/>
                <w:bCs/>
                <w:color w:val="000000" w:themeColor="text1"/>
                <w:sz w:val="20"/>
                <w:szCs w:val="20"/>
                <w:rPrChange w:id="9070" w:author="sam sehgal" w:date="2024-12-19T10:27:00Z" w16du:dateUtc="2024-12-18T23:27:00Z">
                  <w:rPr>
                    <w:rFonts w:ascii="Calibri" w:hAnsi="Calibri" w:cs="Calibri"/>
                    <w:b/>
                    <w:bCs/>
                    <w:color w:val="000000" w:themeColor="text1"/>
                    <w:sz w:val="20"/>
                    <w:szCs w:val="20"/>
                    <w:highlight w:val="yellow"/>
                  </w:rPr>
                </w:rPrChange>
              </w:rPr>
              <w:t>OR</w:t>
            </w:r>
          </w:p>
          <w:p w14:paraId="30AD2A7D" w14:textId="77777777" w:rsidR="00310AC3" w:rsidRPr="005A40DF" w:rsidRDefault="00310AC3" w:rsidP="00310AC3">
            <w:pPr>
              <w:tabs>
                <w:tab w:val="left" w:pos="1800"/>
              </w:tabs>
              <w:rPr>
                <w:rFonts w:ascii="Calibri" w:hAnsi="Calibri" w:cs="Calibri"/>
                <w:color w:val="000000" w:themeColor="text1"/>
                <w:sz w:val="20"/>
                <w:szCs w:val="20"/>
              </w:rPr>
            </w:pPr>
            <w:ins w:id="9071" w:author="Sam Sehgal (EXT Idiom)" w:date="2024-11-12T11:48:00Z" w16du:dateUtc="2024-11-12T00:48:00Z">
              <w:r w:rsidRPr="005A40DF">
                <w:rPr>
                  <w:rFonts w:ascii="Calibri" w:hAnsi="Calibri" w:cs="Calibri"/>
                  <w:color w:val="000000" w:themeColor="text1"/>
                  <w:sz w:val="20"/>
                  <w:szCs w:val="20"/>
                  <w:rPrChange w:id="9072" w:author="sam sehgal" w:date="2024-12-19T10:27:00Z" w16du:dateUtc="2024-12-18T23:27:00Z">
                    <w:rPr>
                      <w:rFonts w:ascii="Calibri" w:hAnsi="Calibri" w:cs="Calibri"/>
                      <w:color w:val="000000" w:themeColor="text1"/>
                      <w:sz w:val="20"/>
                      <w:szCs w:val="20"/>
                      <w:highlight w:val="yellow"/>
                    </w:rPr>
                  </w:rPrChange>
                </w:rPr>
                <w:t>&lt;</w:t>
              </w:r>
            </w:ins>
            <w:r w:rsidRPr="005A40DF">
              <w:rPr>
                <w:rFonts w:ascii="Calibri" w:hAnsi="Calibri" w:cs="Calibri"/>
                <w:color w:val="000000" w:themeColor="text1"/>
                <w:sz w:val="20"/>
                <w:szCs w:val="20"/>
                <w:rPrChange w:id="9073" w:author="sam sehgal" w:date="2024-12-19T10:27:00Z" w16du:dateUtc="2024-12-18T23:27:00Z">
                  <w:rPr>
                    <w:rFonts w:ascii="Calibri" w:hAnsi="Calibri" w:cs="Calibri"/>
                    <w:color w:val="000000" w:themeColor="text1"/>
                    <w:sz w:val="20"/>
                    <w:szCs w:val="20"/>
                    <w:highlight w:val="yellow"/>
                  </w:rPr>
                </w:rPrChange>
              </w:rPr>
              <w:t>PrimaryModificationCode</w:t>
            </w:r>
            <w:ins w:id="9074" w:author="Sam Sehgal (EXT Idiom)" w:date="2024-11-12T11:48:00Z" w16du:dateUtc="2024-11-12T00:48:00Z">
              <w:r w:rsidRPr="005A40DF">
                <w:rPr>
                  <w:rFonts w:ascii="Calibri" w:hAnsi="Calibri" w:cs="Calibri"/>
                  <w:color w:val="000000" w:themeColor="text1"/>
                  <w:sz w:val="20"/>
                  <w:szCs w:val="20"/>
                  <w:rPrChange w:id="9075" w:author="sam sehgal" w:date="2024-12-19T10:27:00Z" w16du:dateUtc="2024-12-18T23:27:00Z">
                    <w:rPr>
                      <w:rFonts w:ascii="Calibri" w:hAnsi="Calibri" w:cs="Calibri"/>
                      <w:color w:val="000000" w:themeColor="text1"/>
                      <w:sz w:val="20"/>
                      <w:szCs w:val="20"/>
                      <w:highlight w:val="yellow"/>
                    </w:rPr>
                  </w:rPrChange>
                </w:rPr>
                <w:t xml:space="preserve">&gt; = </w:t>
              </w:r>
            </w:ins>
            <w:ins w:id="9076" w:author="Sam Sehgal (EXT Idiom)" w:date="2024-11-12T11:47:00Z" w16du:dateUtc="2024-11-12T00:47:00Z">
              <w:r w:rsidRPr="005A40DF">
                <w:rPr>
                  <w:rFonts w:ascii="Calibri" w:hAnsi="Calibri" w:cs="Calibri"/>
                  <w:color w:val="000000" w:themeColor="text1"/>
                  <w:sz w:val="20"/>
                  <w:szCs w:val="20"/>
                </w:rPr>
                <w:t>"</w:t>
              </w:r>
            </w:ins>
            <w:r w:rsidRPr="005A40DF">
              <w:rPr>
                <w:rFonts w:ascii="Calibri" w:hAnsi="Calibri" w:cs="Calibri"/>
                <w:color w:val="000000" w:themeColor="text1"/>
                <w:sz w:val="20"/>
                <w:szCs w:val="20"/>
                <w:rPrChange w:id="9077" w:author="sam sehgal" w:date="2024-12-19T10:27:00Z" w16du:dateUtc="2024-12-18T23:27:00Z">
                  <w:rPr>
                    <w:rFonts w:ascii="Calibri" w:hAnsi="Calibri" w:cs="Calibri"/>
                    <w:color w:val="000000" w:themeColor="text1"/>
                    <w:sz w:val="20"/>
                    <w:szCs w:val="20"/>
                    <w:highlight w:val="yellow"/>
                  </w:rPr>
                </w:rPrChange>
              </w:rPr>
              <w:t>2</w:t>
            </w:r>
            <w:ins w:id="9078" w:author="Sam Sehgal (EXT Idiom)" w:date="2024-11-12T11:47:00Z" w16du:dateUtc="2024-11-12T00:47:00Z">
              <w:r w:rsidRPr="005A40DF">
                <w:rPr>
                  <w:rFonts w:ascii="Calibri" w:hAnsi="Calibri" w:cs="Calibri"/>
                  <w:color w:val="000000" w:themeColor="text1"/>
                  <w:sz w:val="20"/>
                  <w:szCs w:val="20"/>
                </w:rPr>
                <w:t>|</w:t>
              </w:r>
            </w:ins>
            <w:r w:rsidRPr="005A40DF">
              <w:rPr>
                <w:rFonts w:ascii="Calibri" w:hAnsi="Calibri" w:cs="Calibri"/>
                <w:color w:val="000000" w:themeColor="text1"/>
                <w:sz w:val="20"/>
                <w:szCs w:val="20"/>
                <w:rPrChange w:id="9079" w:author="sam sehgal" w:date="2024-12-19T10:27:00Z" w16du:dateUtc="2024-12-18T23:27:00Z">
                  <w:rPr>
                    <w:rFonts w:ascii="Calibri" w:hAnsi="Calibri" w:cs="Calibri"/>
                    <w:color w:val="000000" w:themeColor="text1"/>
                    <w:sz w:val="20"/>
                    <w:szCs w:val="20"/>
                    <w:highlight w:val="yellow"/>
                  </w:rPr>
                </w:rPrChange>
              </w:rPr>
              <w:t>0</w:t>
            </w:r>
            <w:ins w:id="9080" w:author="Sam Sehgal (EXT Idiom)" w:date="2024-11-12T11:47:00Z" w16du:dateUtc="2024-11-12T00:47:00Z">
              <w:r w:rsidRPr="005A40DF">
                <w:rPr>
                  <w:rFonts w:ascii="Calibri" w:hAnsi="Calibri" w:cs="Calibri"/>
                  <w:color w:val="000000" w:themeColor="text1"/>
                  <w:sz w:val="20"/>
                  <w:szCs w:val="20"/>
                </w:rPr>
                <w:t>"</w:t>
              </w:r>
            </w:ins>
          </w:p>
          <w:p w14:paraId="5CB18581" w14:textId="77777777" w:rsidR="00404126" w:rsidRPr="005A40DF" w:rsidRDefault="00404126" w:rsidP="00404126">
            <w:pPr>
              <w:tabs>
                <w:tab w:val="left" w:pos="1800"/>
              </w:tabs>
              <w:rPr>
                <w:rFonts w:ascii="Calibri" w:hAnsi="Calibri" w:cs="Calibri"/>
                <w:color w:val="000000" w:themeColor="text1"/>
                <w:sz w:val="20"/>
                <w:szCs w:val="20"/>
                <w:rPrChange w:id="9081" w:author="sam sehgal" w:date="2024-12-19T10:27:00Z" w16du:dateUtc="2024-12-18T23:27:00Z">
                  <w:rPr>
                    <w:rFonts w:ascii="Calibri" w:hAnsi="Calibri" w:cs="Calibri"/>
                    <w:color w:val="000000" w:themeColor="text1"/>
                    <w:sz w:val="20"/>
                    <w:szCs w:val="20"/>
                    <w:highlight w:val="yellow"/>
                  </w:rPr>
                </w:rPrChange>
              </w:rPr>
            </w:pPr>
            <w:ins w:id="9082" w:author="sam sehgal" w:date="2024-10-14T16:06:00Z" w16du:dateUtc="2024-10-14T05:06:00Z">
              <w:r w:rsidRPr="005A40DF">
                <w:rPr>
                  <w:rFonts w:ascii="Calibri" w:hAnsi="Calibri" w:cs="Calibri"/>
                  <w:color w:val="000000" w:themeColor="text1"/>
                  <w:sz w:val="20"/>
                  <w:szCs w:val="20"/>
                </w:rPr>
                <w:t>then DISPLAY</w:t>
              </w:r>
            </w:ins>
          </w:p>
          <w:p w14:paraId="756C4E31" w14:textId="77777777" w:rsidR="00404126" w:rsidRPr="005A40DF" w:rsidRDefault="00404126" w:rsidP="00404126">
            <w:pPr>
              <w:tabs>
                <w:tab w:val="left" w:pos="1800"/>
              </w:tabs>
              <w:rPr>
                <w:ins w:id="9083" w:author="sam sehgal" w:date="2024-10-14T16:06:00Z" w16du:dateUtc="2024-10-14T05:06:00Z"/>
                <w:rFonts w:ascii="Calibri" w:hAnsi="Calibri" w:cs="Calibri"/>
                <w:color w:val="000000" w:themeColor="text1"/>
                <w:sz w:val="20"/>
                <w:szCs w:val="20"/>
              </w:rPr>
            </w:pPr>
          </w:p>
          <w:p w14:paraId="215B82ED" w14:textId="77777777" w:rsidR="00404126" w:rsidRPr="005A40DF" w:rsidRDefault="00404126" w:rsidP="00404126">
            <w:pPr>
              <w:tabs>
                <w:tab w:val="left" w:pos="1800"/>
              </w:tabs>
              <w:rPr>
                <w:ins w:id="9084" w:author="sam sehgal" w:date="2024-10-14T16:06:00Z" w16du:dateUtc="2024-10-14T05:06:00Z"/>
                <w:rFonts w:ascii="Calibri" w:hAnsi="Calibri" w:cs="Calibri"/>
                <w:color w:val="000000" w:themeColor="text1"/>
                <w:sz w:val="20"/>
                <w:szCs w:val="20"/>
              </w:rPr>
            </w:pPr>
            <w:ins w:id="9085" w:author="sam sehgal" w:date="2024-10-14T16:06:00Z" w16du:dateUtc="2024-10-14T05:06:00Z">
              <w:r w:rsidRPr="005A40DF">
                <w:rPr>
                  <w:rFonts w:ascii="Calibri" w:hAnsi="Calibri" w:cs="Calibri"/>
                  <w:color w:val="000000" w:themeColor="text1"/>
                  <w:sz w:val="20"/>
                  <w:szCs w:val="20"/>
                </w:rPr>
                <w:t xml:space="preserve">“You have told us that your </w:t>
              </w:r>
              <w:r w:rsidRPr="005A40DF">
                <w:rPr>
                  <w:rFonts w:ascii="Calibri" w:hAnsi="Calibri" w:cs="Calibri"/>
                  <w:color w:val="000000" w:themeColor="text1"/>
                  <w:sz w:val="20"/>
                  <w:szCs w:val="20"/>
                </w:rPr>
                <w:lastRenderedPageBreak/>
                <w:t>car does not have any of the following:”</w:t>
              </w:r>
            </w:ins>
          </w:p>
          <w:p w14:paraId="73F02497" w14:textId="77777777" w:rsidR="00404126" w:rsidRPr="005A40DF" w:rsidRDefault="00404126" w:rsidP="00404126">
            <w:pPr>
              <w:tabs>
                <w:tab w:val="left" w:pos="1800"/>
              </w:tabs>
              <w:rPr>
                <w:rFonts w:ascii="Calibri" w:hAnsi="Calibri" w:cs="Calibri"/>
                <w:color w:val="000000" w:themeColor="text1"/>
                <w:sz w:val="20"/>
                <w:szCs w:val="20"/>
                <w:rPrChange w:id="9086" w:author="sam sehgal" w:date="2024-12-19T10:27:00Z" w16du:dateUtc="2024-12-18T23:27:00Z">
                  <w:rPr>
                    <w:rFonts w:ascii="Calibri" w:hAnsi="Calibri" w:cs="Calibri"/>
                    <w:color w:val="000000" w:themeColor="text1"/>
                    <w:sz w:val="20"/>
                    <w:szCs w:val="20"/>
                    <w:highlight w:val="yellow"/>
                  </w:rPr>
                </w:rPrChange>
              </w:rPr>
            </w:pPr>
          </w:p>
          <w:p w14:paraId="309547DC" w14:textId="77777777" w:rsidR="00404126" w:rsidRPr="005A40DF" w:rsidRDefault="00404126" w:rsidP="00A863CC">
            <w:pPr>
              <w:tabs>
                <w:tab w:val="left" w:pos="1800"/>
              </w:tabs>
              <w:rPr>
                <w:ins w:id="9087" w:author="sam sehgal" w:date="2024-10-14T16:07:00Z"/>
                <w:rFonts w:ascii="Calibri" w:hAnsi="Calibri" w:cs="Calibri"/>
                <w:color w:val="000000" w:themeColor="text1"/>
                <w:sz w:val="20"/>
                <w:szCs w:val="20"/>
              </w:rPr>
            </w:pPr>
          </w:p>
          <w:p w14:paraId="36BA2016" w14:textId="77777777" w:rsidR="002F38E4" w:rsidRPr="005A40DF" w:rsidRDefault="002F38E4" w:rsidP="002F38E4">
            <w:pPr>
              <w:tabs>
                <w:tab w:val="left" w:pos="1800"/>
              </w:tabs>
              <w:rPr>
                <w:ins w:id="9088" w:author="sam sehgal" w:date="2024-10-14T16:06:00Z" w16du:dateUtc="2024-10-14T05:06:00Z"/>
                <w:rFonts w:ascii="Calibri" w:hAnsi="Calibri" w:cs="Calibri"/>
                <w:color w:val="000000" w:themeColor="text1"/>
                <w:sz w:val="20"/>
                <w:szCs w:val="20"/>
              </w:rPr>
            </w:pPr>
          </w:p>
          <w:p w14:paraId="52531122" w14:textId="716DB179" w:rsidR="002F38E4" w:rsidRPr="005A40DF" w:rsidRDefault="002F38E4" w:rsidP="00934989">
            <w:pPr>
              <w:tabs>
                <w:tab w:val="left" w:pos="1800"/>
              </w:tabs>
              <w:rPr>
                <w:rFonts w:ascii="Calibri" w:hAnsi="Calibri" w:cs="Calibri"/>
                <w:b/>
                <w:bCs/>
                <w:color w:val="000000" w:themeColor="text1"/>
                <w:sz w:val="20"/>
                <w:szCs w:val="20"/>
                <w:rPrChange w:id="9089" w:author="sam sehgal" w:date="2024-12-19T10:27:00Z" w16du:dateUtc="2024-12-18T23:27:00Z">
                  <w:rPr>
                    <w:rFonts w:ascii="Calibri" w:hAnsi="Calibri" w:cs="Calibri"/>
                    <w:color w:val="000000" w:themeColor="text1"/>
                    <w:sz w:val="20"/>
                    <w:szCs w:val="20"/>
                  </w:rPr>
                </w:rPrChange>
              </w:rPr>
            </w:pPr>
          </w:p>
        </w:tc>
        <w:tc>
          <w:tcPr>
            <w:tcW w:w="1843" w:type="dxa"/>
            <w:tcBorders>
              <w:top w:val="single" w:sz="4" w:space="0" w:color="auto"/>
              <w:left w:val="single" w:sz="4" w:space="0" w:color="auto"/>
              <w:bottom w:val="single" w:sz="4" w:space="0" w:color="auto"/>
              <w:right w:val="single" w:sz="4" w:space="0" w:color="auto"/>
            </w:tcBorders>
          </w:tcPr>
          <w:p w14:paraId="57C52F73" w14:textId="6C13BAA0" w:rsidR="00934989" w:rsidRDefault="00934989" w:rsidP="00934989">
            <w:pPr>
              <w:tabs>
                <w:tab w:val="left" w:pos="1800"/>
              </w:tabs>
              <w:rPr>
                <w:rFonts w:asciiTheme="minorHAnsi" w:hAnsiTheme="minorHAnsi" w:cstheme="minorHAnsi"/>
                <w:bCs/>
                <w:sz w:val="20"/>
                <w:szCs w:val="20"/>
              </w:rPr>
            </w:pPr>
            <w:r>
              <w:rPr>
                <w:rFonts w:asciiTheme="minorHAnsi" w:hAnsiTheme="minorHAnsi" w:cstheme="minorHAnsi"/>
                <w:bCs/>
                <w:sz w:val="20"/>
                <w:szCs w:val="20"/>
              </w:rPr>
              <w:lastRenderedPageBreak/>
              <w:t>Column 1 Bodycopy_COI</w:t>
            </w:r>
          </w:p>
          <w:p w14:paraId="42BA3069" w14:textId="4BEB84FC" w:rsidR="00934989" w:rsidRDefault="00934989" w:rsidP="00934989">
            <w:pPr>
              <w:tabs>
                <w:tab w:val="left" w:pos="1800"/>
              </w:tabs>
              <w:rPr>
                <w:rFonts w:asciiTheme="minorHAnsi" w:hAnsiTheme="minorHAnsi" w:cstheme="minorHAnsi"/>
                <w:bCs/>
                <w:sz w:val="20"/>
                <w:szCs w:val="20"/>
              </w:rPr>
            </w:pPr>
          </w:p>
          <w:p w14:paraId="7BDFF99E" w14:textId="781A1569" w:rsidR="00934989" w:rsidRPr="00BD6987" w:rsidRDefault="00934989" w:rsidP="00934989">
            <w:pPr>
              <w:tabs>
                <w:tab w:val="left" w:pos="1800"/>
              </w:tabs>
              <w:rPr>
                <w:rFonts w:asciiTheme="minorHAnsi" w:hAnsiTheme="minorHAnsi" w:cstheme="minorHAnsi"/>
                <w:bCs/>
                <w:sz w:val="20"/>
                <w:szCs w:val="20"/>
              </w:rPr>
            </w:pPr>
            <w:r>
              <w:rPr>
                <w:rFonts w:asciiTheme="minorHAnsi" w:hAnsiTheme="minorHAnsi" w:cstheme="minorHAnsi"/>
                <w:bCs/>
                <w:sz w:val="20"/>
                <w:szCs w:val="20"/>
              </w:rPr>
              <w:t>Column 2: Bullet_1_B_COI</w:t>
            </w:r>
          </w:p>
        </w:tc>
      </w:tr>
    </w:tbl>
    <w:p w14:paraId="55C4C1E5" w14:textId="6F518964" w:rsidR="00222F4F" w:rsidRPr="00720F8E" w:rsidRDefault="00222F4F" w:rsidP="00222F4F">
      <w:pPr>
        <w:rPr>
          <w:rFonts w:asciiTheme="minorHAnsi" w:hAnsiTheme="minorHAnsi" w:cstheme="minorHAnsi"/>
        </w:rPr>
      </w:pPr>
    </w:p>
    <w:p w14:paraId="61182454" w14:textId="2610A92E" w:rsidR="00954412" w:rsidRDefault="00954412">
      <w:pPr>
        <w:rPr>
          <w:rFonts w:asciiTheme="minorHAnsi" w:hAnsiTheme="minorHAnsi" w:cstheme="minorHAnsi"/>
        </w:rPr>
        <w:pPrChange w:id="9090" w:author="Andrew Froude" w:date="2024-08-02T16:52:00Z" w16du:dateUtc="2024-08-02T06:52:00Z">
          <w:pPr>
            <w:jc w:val="center"/>
          </w:pPr>
        </w:pPrChange>
      </w:pPr>
    </w:p>
    <w:p w14:paraId="18B86FEF" w14:textId="68371A42" w:rsidR="000223F3" w:rsidRDefault="000223F3">
      <w:pPr>
        <w:rPr>
          <w:rFonts w:asciiTheme="minorHAnsi" w:hAnsiTheme="minorHAnsi" w:cstheme="minorHAnsi"/>
        </w:rPr>
        <w:pPrChange w:id="9091" w:author="Andrew Froude" w:date="2024-08-02T16:52:00Z" w16du:dateUtc="2024-08-02T06:52:00Z">
          <w:pPr>
            <w:jc w:val="center"/>
          </w:pPr>
        </w:pPrChange>
      </w:pPr>
    </w:p>
    <w:p w14:paraId="11FE8310" w14:textId="24F739EF" w:rsidR="000223F3" w:rsidRDefault="000223F3">
      <w:pPr>
        <w:rPr>
          <w:rFonts w:asciiTheme="minorHAnsi" w:hAnsiTheme="minorHAnsi" w:cstheme="minorHAnsi"/>
        </w:rPr>
        <w:pPrChange w:id="9092" w:author="Andrew Froude" w:date="2024-08-02T16:52:00Z" w16du:dateUtc="2024-08-02T06:52:00Z">
          <w:pPr>
            <w:jc w:val="center"/>
          </w:pPr>
        </w:pPrChange>
      </w:pPr>
    </w:p>
    <w:p w14:paraId="73964461" w14:textId="3B764524" w:rsidR="000223F3" w:rsidRDefault="000223F3">
      <w:pPr>
        <w:rPr>
          <w:rFonts w:asciiTheme="minorHAnsi" w:hAnsiTheme="minorHAnsi" w:cstheme="minorHAnsi"/>
        </w:rPr>
        <w:pPrChange w:id="9093" w:author="Andrew Froude" w:date="2024-08-02T16:52:00Z" w16du:dateUtc="2024-08-02T06:52:00Z">
          <w:pPr>
            <w:jc w:val="center"/>
          </w:pPr>
        </w:pPrChange>
      </w:pPr>
    </w:p>
    <w:p w14:paraId="733D1C7E" w14:textId="43473C36" w:rsidR="000223F3" w:rsidRDefault="000223F3">
      <w:pPr>
        <w:rPr>
          <w:rFonts w:asciiTheme="minorHAnsi" w:hAnsiTheme="minorHAnsi" w:cstheme="minorHAnsi"/>
        </w:rPr>
        <w:pPrChange w:id="9094" w:author="Andrew Froude" w:date="2024-08-02T16:52:00Z" w16du:dateUtc="2024-08-02T06:52:00Z">
          <w:pPr>
            <w:jc w:val="center"/>
          </w:pPr>
        </w:pPrChange>
      </w:pPr>
    </w:p>
    <w:p w14:paraId="29AF515D" w14:textId="1EDDBE0F" w:rsidR="000223F3" w:rsidRDefault="000223F3">
      <w:pPr>
        <w:rPr>
          <w:rFonts w:asciiTheme="minorHAnsi" w:hAnsiTheme="minorHAnsi" w:cstheme="minorHAnsi"/>
        </w:rPr>
        <w:pPrChange w:id="9095" w:author="Andrew Froude" w:date="2024-08-02T16:52:00Z" w16du:dateUtc="2024-08-02T06:52:00Z">
          <w:pPr>
            <w:jc w:val="center"/>
          </w:pPr>
        </w:pPrChange>
      </w:pPr>
    </w:p>
    <w:p w14:paraId="061B0A73" w14:textId="3BD10224" w:rsidR="000223F3" w:rsidRPr="00720F8E" w:rsidRDefault="000223F3">
      <w:pPr>
        <w:rPr>
          <w:rFonts w:asciiTheme="minorHAnsi" w:hAnsiTheme="minorHAnsi" w:cstheme="minorHAnsi"/>
        </w:rPr>
        <w:pPrChange w:id="9096" w:author="Andrew Froude" w:date="2024-08-02T16:52:00Z" w16du:dateUtc="2024-08-02T06:52:00Z">
          <w:pPr>
            <w:jc w:val="center"/>
          </w:pPr>
        </w:pPrChange>
      </w:pPr>
    </w:p>
    <w:p w14:paraId="6B50C943" w14:textId="5C4BFDDC" w:rsidR="00954412" w:rsidRPr="00720F8E" w:rsidRDefault="00954412">
      <w:pPr>
        <w:rPr>
          <w:rFonts w:asciiTheme="minorHAnsi" w:hAnsiTheme="minorHAnsi" w:cstheme="minorHAnsi"/>
        </w:rPr>
        <w:pPrChange w:id="9097" w:author="Andrew Froude" w:date="2024-08-02T16:52:00Z" w16du:dateUtc="2024-08-02T06:52:00Z">
          <w:pPr>
            <w:jc w:val="center"/>
          </w:pPr>
        </w:pPrChange>
      </w:pPr>
    </w:p>
    <w:p w14:paraId="23B06A92" w14:textId="20BCC92C" w:rsidR="00FF4BAE" w:rsidRDefault="00FF4BAE">
      <w:pPr>
        <w:rPr>
          <w:ins w:id="9098" w:author="Andrew Froude" w:date="2024-08-02T16:52:00Z" w16du:dateUtc="2024-08-02T06:52:00Z"/>
          <w:rFonts w:asciiTheme="minorHAnsi" w:eastAsia="Times New Roman" w:hAnsiTheme="minorHAnsi" w:cstheme="minorHAnsi"/>
          <w:b/>
          <w:bCs/>
          <w:kern w:val="0"/>
          <w:sz w:val="22"/>
          <w:szCs w:val="22"/>
          <w14:ligatures w14:val="none"/>
        </w:rPr>
      </w:pPr>
      <w:bookmarkStart w:id="9099" w:name="_Toc143871489"/>
      <w:bookmarkStart w:id="9100" w:name="_Toc173483735"/>
      <w:ins w:id="9101" w:author="Andrew Froude" w:date="2024-08-02T16:52:00Z" w16du:dateUtc="2024-08-02T06:52:00Z">
        <w:r>
          <w:rPr>
            <w:rFonts w:asciiTheme="minorHAnsi" w:hAnsiTheme="minorHAnsi" w:cstheme="minorHAnsi"/>
          </w:rPr>
          <w:br w:type="page"/>
        </w:r>
      </w:ins>
    </w:p>
    <w:p w14:paraId="344CB2F3" w14:textId="5BD899E8" w:rsidR="003E5162" w:rsidRPr="00720F8E" w:rsidRDefault="003E5162">
      <w:pPr>
        <w:pStyle w:val="Heading2"/>
        <w:ind w:left="720"/>
        <w:rPr>
          <w:rFonts w:asciiTheme="minorHAnsi" w:hAnsiTheme="minorHAnsi" w:cstheme="minorHAnsi"/>
        </w:rPr>
        <w:pPrChange w:id="9102" w:author="Sue Simnor" w:date="2024-04-22T14:56:00Z">
          <w:pPr>
            <w:pStyle w:val="Heading2"/>
          </w:pPr>
        </w:pPrChange>
      </w:pPr>
      <w:r w:rsidRPr="00720F8E">
        <w:rPr>
          <w:rFonts w:asciiTheme="minorHAnsi" w:hAnsiTheme="minorHAnsi" w:cstheme="minorHAnsi"/>
        </w:rPr>
        <w:lastRenderedPageBreak/>
        <w:t>Excesses (Motor)</w:t>
      </w:r>
      <w:bookmarkEnd w:id="9099"/>
      <w:bookmarkEnd w:id="9100"/>
    </w:p>
    <w:p w14:paraId="7D79D623" w14:textId="4F061ECC" w:rsidR="003E5162" w:rsidRDefault="003A0D34" w:rsidP="00FF4BAE">
      <w:pPr>
        <w:jc w:val="center"/>
        <w:rPr>
          <w:ins w:id="9103" w:author="Andrew Froude" w:date="2024-08-02T16:54:00Z" w16du:dateUtc="2024-08-02T06:54:00Z"/>
          <w:rFonts w:asciiTheme="minorHAnsi" w:hAnsiTheme="minorHAnsi" w:cstheme="minorHAnsi"/>
        </w:rPr>
      </w:pPr>
      <w:r>
        <w:rPr>
          <w:noProof/>
          <w14:ligatures w14:val="none"/>
        </w:rPr>
        <w:drawing>
          <wp:inline distT="0" distB="0" distL="0" distR="0" wp14:anchorId="45C242BC" wp14:editId="61C22E2C">
            <wp:extent cx="6480000" cy="1263774"/>
            <wp:effectExtent l="0" t="0" r="0" b="6350"/>
            <wp:docPr id="643438318" name="Picture 1"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38318" name="Picture 1" descr="A screenshot of a message&#10;&#10;Description automatically generated"/>
                    <pic:cNvPicPr/>
                  </pic:nvPicPr>
                  <pic:blipFill>
                    <a:blip r:embed="rId44"/>
                    <a:stretch>
                      <a:fillRect/>
                    </a:stretch>
                  </pic:blipFill>
                  <pic:spPr>
                    <a:xfrm>
                      <a:off x="0" y="0"/>
                      <a:ext cx="6480000" cy="1263774"/>
                    </a:xfrm>
                    <a:prstGeom prst="rect">
                      <a:avLst/>
                    </a:prstGeom>
                  </pic:spPr>
                </pic:pic>
              </a:graphicData>
            </a:graphic>
          </wp:inline>
        </w:drawing>
      </w:r>
    </w:p>
    <w:p w14:paraId="18C552AC" w14:textId="38D866A1" w:rsidR="00FF4BAE" w:rsidRDefault="00FF4BAE">
      <w:pPr>
        <w:jc w:val="center"/>
        <w:rPr>
          <w:rFonts w:asciiTheme="minorHAnsi" w:hAnsiTheme="minorHAnsi" w:cstheme="minorHAnsi"/>
        </w:rPr>
        <w:pPrChange w:id="9104" w:author="Andrew Froude" w:date="2024-08-02T16:52:00Z" w16du:dateUtc="2024-08-02T06:52:00Z">
          <w:pPr/>
        </w:pPrChange>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2243"/>
        <w:gridCol w:w="7938"/>
        <w:gridCol w:w="1842"/>
        <w:gridCol w:w="1560"/>
      </w:tblGrid>
      <w:tr w:rsidR="00055E83" w:rsidRPr="00720F8E" w14:paraId="03B97EA3" w14:textId="77777777" w:rsidTr="624AC179">
        <w:trPr>
          <w:cantSplit/>
        </w:trPr>
        <w:tc>
          <w:tcPr>
            <w:tcW w:w="1013" w:type="dxa"/>
            <w:tcBorders>
              <w:top w:val="single" w:sz="4" w:space="0" w:color="auto"/>
              <w:left w:val="single" w:sz="4" w:space="0" w:color="auto"/>
              <w:bottom w:val="single" w:sz="4" w:space="0" w:color="auto"/>
              <w:right w:val="single" w:sz="4" w:space="0" w:color="auto"/>
            </w:tcBorders>
          </w:tcPr>
          <w:p w14:paraId="03460894" w14:textId="7364757D" w:rsidR="00055E83" w:rsidRPr="00055E83" w:rsidRDefault="00055E83">
            <w:pPr>
              <w:tabs>
                <w:tab w:val="left" w:pos="1800"/>
              </w:tabs>
              <w:rPr>
                <w:rFonts w:asciiTheme="minorHAnsi" w:hAnsiTheme="minorHAnsi" w:cstheme="minorHAnsi"/>
                <w:b/>
                <w:sz w:val="20"/>
                <w:szCs w:val="20"/>
              </w:rPr>
            </w:pPr>
            <w:r w:rsidRPr="00055E83">
              <w:rPr>
                <w:rFonts w:asciiTheme="minorHAnsi" w:hAnsiTheme="minorHAnsi" w:cstheme="minorHAnsi"/>
                <w:b/>
                <w:sz w:val="20"/>
                <w:szCs w:val="20"/>
              </w:rPr>
              <w:t>Ref</w:t>
            </w:r>
          </w:p>
        </w:tc>
        <w:tc>
          <w:tcPr>
            <w:tcW w:w="2243" w:type="dxa"/>
            <w:tcBorders>
              <w:top w:val="single" w:sz="4" w:space="0" w:color="auto"/>
              <w:left w:val="single" w:sz="4" w:space="0" w:color="auto"/>
              <w:bottom w:val="single" w:sz="4" w:space="0" w:color="auto"/>
              <w:right w:val="single" w:sz="4" w:space="0" w:color="auto"/>
            </w:tcBorders>
          </w:tcPr>
          <w:p w14:paraId="30C3B71C" w14:textId="37302CEE" w:rsidR="00055E83" w:rsidRPr="00055E83" w:rsidRDefault="00055E83" w:rsidP="00055E83">
            <w:pPr>
              <w:tabs>
                <w:tab w:val="left" w:pos="1800"/>
              </w:tabs>
              <w:rPr>
                <w:rFonts w:asciiTheme="minorHAnsi" w:hAnsiTheme="minorHAnsi" w:cstheme="minorHAnsi"/>
                <w:b/>
                <w:sz w:val="20"/>
                <w:szCs w:val="20"/>
              </w:rPr>
            </w:pPr>
            <w:r w:rsidRPr="00055E83">
              <w:rPr>
                <w:rFonts w:asciiTheme="minorHAnsi" w:hAnsiTheme="minorHAnsi" w:cstheme="minorHAnsi"/>
                <w:b/>
                <w:sz w:val="20"/>
                <w:szCs w:val="20"/>
              </w:rPr>
              <w:t>Variables</w:t>
            </w:r>
          </w:p>
        </w:tc>
        <w:tc>
          <w:tcPr>
            <w:tcW w:w="7938" w:type="dxa"/>
            <w:tcBorders>
              <w:top w:val="single" w:sz="4" w:space="0" w:color="auto"/>
              <w:left w:val="single" w:sz="4" w:space="0" w:color="auto"/>
              <w:bottom w:val="single" w:sz="4" w:space="0" w:color="auto"/>
              <w:right w:val="single" w:sz="4" w:space="0" w:color="auto"/>
            </w:tcBorders>
          </w:tcPr>
          <w:p w14:paraId="5F54807E" w14:textId="6529837A" w:rsidR="00055E83" w:rsidRPr="00C1020A" w:rsidRDefault="00055E83" w:rsidP="00055E83">
            <w:pPr>
              <w:tabs>
                <w:tab w:val="left" w:pos="1800"/>
              </w:tabs>
              <w:rPr>
                <w:rFonts w:asciiTheme="minorHAnsi" w:hAnsiTheme="minorHAnsi"/>
                <w:b/>
                <w:bCs/>
                <w:sz w:val="20"/>
              </w:rPr>
            </w:pPr>
            <w:r w:rsidRPr="00C1020A">
              <w:rPr>
                <w:rFonts w:asciiTheme="minorHAnsi" w:hAnsiTheme="minorHAnsi"/>
                <w:b/>
                <w:bCs/>
                <w:sz w:val="20"/>
              </w:rPr>
              <w:t>Content</w:t>
            </w:r>
          </w:p>
        </w:tc>
        <w:tc>
          <w:tcPr>
            <w:tcW w:w="1842" w:type="dxa"/>
            <w:tcBorders>
              <w:top w:val="single" w:sz="4" w:space="0" w:color="auto"/>
              <w:left w:val="single" w:sz="4" w:space="0" w:color="auto"/>
              <w:bottom w:val="single" w:sz="4" w:space="0" w:color="auto"/>
              <w:right w:val="single" w:sz="4" w:space="0" w:color="auto"/>
            </w:tcBorders>
          </w:tcPr>
          <w:p w14:paraId="47D25204" w14:textId="652A66A6" w:rsidR="00055E83" w:rsidRPr="00C1020A" w:rsidRDefault="00055E83" w:rsidP="00055E83">
            <w:pPr>
              <w:tabs>
                <w:tab w:val="left" w:pos="1800"/>
              </w:tabs>
              <w:rPr>
                <w:rFonts w:asciiTheme="minorHAnsi" w:hAnsiTheme="minorHAnsi" w:cstheme="minorHAnsi"/>
                <w:b/>
                <w:bCs/>
                <w:sz w:val="20"/>
              </w:rPr>
            </w:pPr>
            <w:r w:rsidRPr="00C1020A">
              <w:rPr>
                <w:rFonts w:asciiTheme="minorHAnsi" w:hAnsiTheme="minorHAnsi" w:cstheme="minorHAnsi"/>
                <w:b/>
                <w:bCs/>
                <w:sz w:val="20"/>
              </w:rPr>
              <w:t>Logic</w:t>
            </w:r>
          </w:p>
        </w:tc>
        <w:tc>
          <w:tcPr>
            <w:tcW w:w="1560" w:type="dxa"/>
            <w:tcBorders>
              <w:top w:val="single" w:sz="4" w:space="0" w:color="auto"/>
              <w:left w:val="single" w:sz="4" w:space="0" w:color="auto"/>
              <w:bottom w:val="single" w:sz="4" w:space="0" w:color="auto"/>
              <w:right w:val="single" w:sz="4" w:space="0" w:color="auto"/>
            </w:tcBorders>
          </w:tcPr>
          <w:p w14:paraId="6AA14109" w14:textId="6C30C91B" w:rsidR="00055E83" w:rsidRPr="00C1020A" w:rsidRDefault="00055E83" w:rsidP="00055E83">
            <w:pPr>
              <w:tabs>
                <w:tab w:val="left" w:pos="1800"/>
              </w:tabs>
              <w:rPr>
                <w:rFonts w:asciiTheme="minorHAnsi" w:hAnsiTheme="minorHAnsi" w:cstheme="minorHAnsi"/>
                <w:b/>
                <w:bCs/>
                <w:sz w:val="20"/>
                <w:szCs w:val="20"/>
              </w:rPr>
            </w:pPr>
            <w:r w:rsidRPr="00C1020A">
              <w:rPr>
                <w:rFonts w:asciiTheme="minorHAnsi" w:hAnsiTheme="minorHAnsi" w:cstheme="minorHAnsi"/>
                <w:b/>
                <w:bCs/>
                <w:sz w:val="20"/>
                <w:szCs w:val="20"/>
              </w:rPr>
              <w:t>Style</w:t>
            </w:r>
          </w:p>
        </w:tc>
      </w:tr>
      <w:tr w:rsidR="00A57F93" w:rsidRPr="00720F8E" w14:paraId="52FED896" w14:textId="77777777" w:rsidTr="624AC179">
        <w:trPr>
          <w:cantSplit/>
        </w:trPr>
        <w:tc>
          <w:tcPr>
            <w:tcW w:w="1013" w:type="dxa"/>
            <w:tcBorders>
              <w:top w:val="single" w:sz="4" w:space="0" w:color="auto"/>
              <w:left w:val="single" w:sz="4" w:space="0" w:color="auto"/>
              <w:bottom w:val="single" w:sz="4" w:space="0" w:color="auto"/>
              <w:right w:val="single" w:sz="4" w:space="0" w:color="auto"/>
            </w:tcBorders>
          </w:tcPr>
          <w:p w14:paraId="5463BA4B" w14:textId="25D63BBB" w:rsidR="00A57F93" w:rsidRPr="00055E83" w:rsidRDefault="00A57F93" w:rsidP="00A57F93">
            <w:pPr>
              <w:tabs>
                <w:tab w:val="left" w:pos="1800"/>
              </w:tabs>
              <w:rPr>
                <w:rFonts w:asciiTheme="minorHAnsi" w:hAnsiTheme="minorHAnsi" w:cstheme="minorHAnsi"/>
                <w:b/>
                <w:sz w:val="20"/>
                <w:szCs w:val="20"/>
              </w:rPr>
            </w:pPr>
            <w:r w:rsidRPr="000916A6">
              <w:rPr>
                <w:rFonts w:asciiTheme="minorHAnsi" w:hAnsiTheme="minorHAnsi" w:cstheme="minorHAnsi"/>
                <w:bCs/>
                <w:sz w:val="20"/>
                <w:szCs w:val="20"/>
              </w:rPr>
              <w:t>EX</w:t>
            </w:r>
            <w:r>
              <w:rPr>
                <w:rFonts w:asciiTheme="minorHAnsi" w:hAnsiTheme="minorHAnsi" w:cstheme="minorHAnsi"/>
                <w:bCs/>
                <w:sz w:val="20"/>
                <w:szCs w:val="20"/>
              </w:rPr>
              <w:t>M</w:t>
            </w:r>
            <w:r w:rsidRPr="000916A6">
              <w:rPr>
                <w:rFonts w:asciiTheme="minorHAnsi" w:hAnsiTheme="minorHAnsi" w:cstheme="minorHAnsi"/>
                <w:bCs/>
                <w:sz w:val="20"/>
                <w:szCs w:val="20"/>
              </w:rPr>
              <w:t xml:space="preserve"> 1</w:t>
            </w:r>
          </w:p>
        </w:tc>
        <w:tc>
          <w:tcPr>
            <w:tcW w:w="2243" w:type="dxa"/>
            <w:tcBorders>
              <w:top w:val="single" w:sz="4" w:space="0" w:color="auto"/>
              <w:left w:val="single" w:sz="4" w:space="0" w:color="auto"/>
              <w:bottom w:val="single" w:sz="4" w:space="0" w:color="auto"/>
              <w:right w:val="single" w:sz="4" w:space="0" w:color="auto"/>
            </w:tcBorders>
          </w:tcPr>
          <w:p w14:paraId="10EEB035" w14:textId="26BE4722" w:rsidR="00A57F93" w:rsidRPr="00055E83" w:rsidRDefault="00A57F93" w:rsidP="00A57F93">
            <w:pPr>
              <w:tabs>
                <w:tab w:val="left" w:pos="1800"/>
              </w:tabs>
              <w:rPr>
                <w:rFonts w:asciiTheme="minorHAnsi" w:hAnsiTheme="minorHAnsi" w:cstheme="minorHAnsi"/>
                <w:b/>
                <w:sz w:val="20"/>
                <w:szCs w:val="20"/>
              </w:rPr>
            </w:pPr>
          </w:p>
        </w:tc>
        <w:tc>
          <w:tcPr>
            <w:tcW w:w="7938" w:type="dxa"/>
            <w:tcBorders>
              <w:top w:val="single" w:sz="4" w:space="0" w:color="auto"/>
              <w:left w:val="single" w:sz="4" w:space="0" w:color="auto"/>
              <w:bottom w:val="single" w:sz="4" w:space="0" w:color="auto"/>
              <w:right w:val="single" w:sz="4" w:space="0" w:color="auto"/>
            </w:tcBorders>
          </w:tcPr>
          <w:p w14:paraId="2FEA9661" w14:textId="6CBBA0CA" w:rsidR="00A57F93" w:rsidRPr="00055E83" w:rsidRDefault="00A57F93" w:rsidP="00A57F93">
            <w:pPr>
              <w:tabs>
                <w:tab w:val="left" w:pos="1800"/>
              </w:tabs>
              <w:rPr>
                <w:rFonts w:asciiTheme="minorHAnsi" w:hAnsiTheme="minorHAnsi"/>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71"/>
              <w:gridCol w:w="1411"/>
            </w:tblGrid>
            <w:tr w:rsidR="00A57F93" w14:paraId="2F617A7C" w14:textId="77777777" w:rsidTr="003F04B7">
              <w:trPr>
                <w:trHeight w:val="629"/>
              </w:trPr>
              <w:tc>
                <w:tcPr>
                  <w:tcW w:w="6271" w:type="dxa"/>
                </w:tcPr>
                <w:p w14:paraId="5597D8C2" w14:textId="7B1158A7" w:rsidR="00A57F93" w:rsidRDefault="00FF4BAE" w:rsidP="003F04B7">
                  <w:pPr>
                    <w:pStyle w:val="Heading1COI"/>
                    <w:ind w:left="73"/>
                    <w:rPr>
                      <w:rFonts w:asciiTheme="minorHAnsi" w:hAnsiTheme="minorHAnsi"/>
                      <w:sz w:val="20"/>
                      <w:szCs w:val="20"/>
                    </w:rPr>
                  </w:pPr>
                  <w:r>
                    <w:t xml:space="preserve">4. </w:t>
                  </w:r>
                  <w:r w:rsidR="00A57F93">
                    <w:t>Excesses</w:t>
                  </w:r>
                </w:p>
              </w:tc>
              <w:tc>
                <w:tcPr>
                  <w:tcW w:w="1411" w:type="dxa"/>
                </w:tcPr>
                <w:p w14:paraId="2CA41FB7" w14:textId="6382EB9D" w:rsidR="00A57F93" w:rsidRDefault="00A57F93" w:rsidP="00A57F93">
                  <w:pPr>
                    <w:tabs>
                      <w:tab w:val="left" w:pos="1800"/>
                    </w:tabs>
                    <w:jc w:val="right"/>
                    <w:rPr>
                      <w:rFonts w:asciiTheme="minorHAnsi" w:hAnsiTheme="minorHAnsi" w:cstheme="minorHAnsi"/>
                      <w:b/>
                      <w:sz w:val="20"/>
                      <w:szCs w:val="20"/>
                    </w:rPr>
                  </w:pPr>
                </w:p>
              </w:tc>
            </w:tr>
          </w:tbl>
          <w:p w14:paraId="49A4BA11" w14:textId="7C8FBECD" w:rsidR="00A57F93" w:rsidRPr="00055E83" w:rsidRDefault="00A57F93" w:rsidP="00A57F93">
            <w:pPr>
              <w:tabs>
                <w:tab w:val="left" w:pos="1800"/>
              </w:tabs>
              <w:rPr>
                <w:rFonts w:asciiTheme="minorHAnsi" w:hAnsiTheme="minorHAnsi"/>
                <w:sz w:val="20"/>
              </w:rPr>
            </w:pPr>
          </w:p>
        </w:tc>
        <w:tc>
          <w:tcPr>
            <w:tcW w:w="1842" w:type="dxa"/>
            <w:tcBorders>
              <w:top w:val="single" w:sz="4" w:space="0" w:color="auto"/>
              <w:left w:val="single" w:sz="4" w:space="0" w:color="auto"/>
              <w:bottom w:val="single" w:sz="4" w:space="0" w:color="auto"/>
              <w:right w:val="single" w:sz="4" w:space="0" w:color="auto"/>
            </w:tcBorders>
          </w:tcPr>
          <w:p w14:paraId="4F8301E8" w14:textId="25528668" w:rsidR="00A57F93" w:rsidRPr="00055E83" w:rsidRDefault="00A57F93" w:rsidP="00A57F93">
            <w:pPr>
              <w:tabs>
                <w:tab w:val="left" w:pos="1800"/>
              </w:tabs>
              <w:rPr>
                <w:rFonts w:asciiTheme="minorHAnsi" w:hAnsiTheme="minorHAnsi" w:cstheme="minorHAnsi"/>
                <w:bCs/>
                <w:sz w:val="20"/>
              </w:rPr>
            </w:pPr>
            <w:r w:rsidRPr="00055E83">
              <w:rPr>
                <w:rFonts w:asciiTheme="minorHAnsi" w:hAnsiTheme="minorHAnsi" w:cstheme="minorHAnsi"/>
                <w:bCs/>
                <w:sz w:val="20"/>
              </w:rPr>
              <w:t>Always display</w:t>
            </w:r>
          </w:p>
          <w:p w14:paraId="6FECF20D" w14:textId="69FB111B" w:rsidR="00A57F93" w:rsidRPr="00055E83" w:rsidRDefault="00A57F93" w:rsidP="00A57F93">
            <w:pPr>
              <w:tabs>
                <w:tab w:val="left" w:pos="1800"/>
              </w:tabs>
              <w:rPr>
                <w:rFonts w:asciiTheme="minorHAnsi" w:hAnsiTheme="minorHAnsi" w:cstheme="minorHAnsi"/>
                <w:bCs/>
                <w:sz w:val="20"/>
              </w:rPr>
            </w:pPr>
          </w:p>
        </w:tc>
        <w:tc>
          <w:tcPr>
            <w:tcW w:w="1560" w:type="dxa"/>
            <w:tcBorders>
              <w:top w:val="single" w:sz="4" w:space="0" w:color="auto"/>
              <w:left w:val="single" w:sz="4" w:space="0" w:color="auto"/>
              <w:bottom w:val="single" w:sz="4" w:space="0" w:color="auto"/>
              <w:right w:val="single" w:sz="4" w:space="0" w:color="auto"/>
            </w:tcBorders>
          </w:tcPr>
          <w:p w14:paraId="700ED594" w14:textId="4E7DB5D8" w:rsidR="00A57F93" w:rsidRPr="00A619E3" w:rsidRDefault="00A57F93" w:rsidP="00A57F93">
            <w:pPr>
              <w:tabs>
                <w:tab w:val="left" w:pos="1800"/>
              </w:tabs>
              <w:rPr>
                <w:rFonts w:asciiTheme="minorHAnsi" w:hAnsiTheme="minorHAnsi" w:cstheme="minorHAnsi"/>
                <w:bCs/>
                <w:sz w:val="20"/>
                <w:szCs w:val="20"/>
              </w:rPr>
            </w:pPr>
            <w:r w:rsidRPr="00C1020A">
              <w:rPr>
                <w:rStyle w:val="normaltextrun"/>
                <w:rFonts w:asciiTheme="minorHAnsi" w:hAnsiTheme="minorHAnsi" w:cstheme="minorHAnsi"/>
                <w:bCs/>
                <w:sz w:val="20"/>
                <w:szCs w:val="20"/>
              </w:rPr>
              <w:t>Brand_icon_attention2.jpg</w:t>
            </w:r>
            <w:r w:rsidRPr="00A619E3">
              <w:rPr>
                <w:rFonts w:asciiTheme="minorHAnsi" w:hAnsiTheme="minorHAnsi" w:cstheme="minorHAnsi"/>
                <w:bCs/>
                <w:sz w:val="20"/>
                <w:szCs w:val="20"/>
              </w:rPr>
              <w:t xml:space="preserve"> </w:t>
            </w:r>
          </w:p>
          <w:p w14:paraId="04248E86" w14:textId="47B5F7E2" w:rsidR="00A57F93" w:rsidRPr="00A619E3" w:rsidRDefault="00A57F93" w:rsidP="00A57F93">
            <w:pPr>
              <w:tabs>
                <w:tab w:val="left" w:pos="1800"/>
              </w:tabs>
              <w:rPr>
                <w:rFonts w:asciiTheme="minorHAnsi" w:hAnsiTheme="minorHAnsi" w:cstheme="minorHAnsi"/>
                <w:bCs/>
                <w:sz w:val="20"/>
                <w:szCs w:val="20"/>
              </w:rPr>
            </w:pPr>
          </w:p>
          <w:p w14:paraId="097C529F" w14:textId="58F3DE4A" w:rsidR="00A57F93" w:rsidRPr="00055E83" w:rsidRDefault="00A57F93" w:rsidP="00A57F93">
            <w:pPr>
              <w:tabs>
                <w:tab w:val="left" w:pos="1800"/>
              </w:tabs>
              <w:rPr>
                <w:rFonts w:asciiTheme="minorHAnsi" w:hAnsiTheme="minorHAnsi" w:cstheme="minorHAnsi"/>
                <w:bCs/>
                <w:sz w:val="20"/>
                <w:szCs w:val="20"/>
              </w:rPr>
            </w:pPr>
            <w:r w:rsidRPr="00A619E3">
              <w:rPr>
                <w:rFonts w:asciiTheme="minorHAnsi" w:hAnsiTheme="minorHAnsi" w:cstheme="minorHAnsi"/>
                <w:bCs/>
                <w:sz w:val="20"/>
                <w:szCs w:val="20"/>
              </w:rPr>
              <w:t>Heading_1_COI</w:t>
            </w:r>
            <w:r w:rsidRPr="00BD6987">
              <w:rPr>
                <w:rFonts w:asciiTheme="minorHAnsi" w:hAnsiTheme="minorHAnsi" w:cstheme="minorHAnsi"/>
                <w:bCs/>
                <w:sz w:val="20"/>
                <w:szCs w:val="20"/>
              </w:rPr>
              <w:t xml:space="preserve"> </w:t>
            </w:r>
          </w:p>
        </w:tc>
      </w:tr>
      <w:tr w:rsidR="00A57F93" w:rsidRPr="00BD6987" w14:paraId="0BEC3187" w14:textId="77777777" w:rsidTr="624AC179">
        <w:trPr>
          <w:cantSplit/>
        </w:trPr>
        <w:tc>
          <w:tcPr>
            <w:tcW w:w="1013" w:type="dxa"/>
            <w:tcBorders>
              <w:top w:val="single" w:sz="4" w:space="0" w:color="auto"/>
              <w:left w:val="single" w:sz="4" w:space="0" w:color="auto"/>
              <w:bottom w:val="single" w:sz="4" w:space="0" w:color="auto"/>
              <w:right w:val="single" w:sz="4" w:space="0" w:color="auto"/>
            </w:tcBorders>
          </w:tcPr>
          <w:p w14:paraId="6C5D09AD" w14:textId="5D54CB37" w:rsidR="00A57F93" w:rsidRPr="00BD6987" w:rsidRDefault="00A57F93" w:rsidP="00A57F93">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EX</w:t>
            </w:r>
            <w:r>
              <w:rPr>
                <w:rFonts w:asciiTheme="minorHAnsi" w:hAnsiTheme="minorHAnsi" w:cstheme="minorHAnsi"/>
                <w:bCs/>
                <w:sz w:val="20"/>
                <w:szCs w:val="20"/>
              </w:rPr>
              <w:t>M</w:t>
            </w:r>
            <w:r w:rsidRPr="00792974">
              <w:rPr>
                <w:rFonts w:asciiTheme="minorHAnsi" w:hAnsiTheme="minorHAnsi" w:cstheme="minorHAnsi"/>
                <w:bCs/>
                <w:sz w:val="20"/>
                <w:szCs w:val="20"/>
              </w:rPr>
              <w:t xml:space="preserve"> </w:t>
            </w:r>
            <w:r>
              <w:rPr>
                <w:rFonts w:asciiTheme="minorHAnsi" w:hAnsiTheme="minorHAnsi" w:cstheme="minorHAnsi"/>
                <w:bCs/>
                <w:sz w:val="20"/>
                <w:szCs w:val="20"/>
              </w:rPr>
              <w:t>2</w:t>
            </w:r>
          </w:p>
        </w:tc>
        <w:tc>
          <w:tcPr>
            <w:tcW w:w="2243" w:type="dxa"/>
            <w:tcBorders>
              <w:top w:val="single" w:sz="4" w:space="0" w:color="auto"/>
              <w:left w:val="single" w:sz="4" w:space="0" w:color="auto"/>
              <w:bottom w:val="single" w:sz="4" w:space="0" w:color="auto"/>
              <w:right w:val="single" w:sz="4" w:space="0" w:color="auto"/>
            </w:tcBorders>
          </w:tcPr>
          <w:p w14:paraId="48492DEE" w14:textId="1904EE20" w:rsidR="00A57F93" w:rsidRPr="00BD6987" w:rsidRDefault="00A57F93" w:rsidP="00A57F93">
            <w:pPr>
              <w:tabs>
                <w:tab w:val="left" w:pos="1800"/>
              </w:tabs>
              <w:rPr>
                <w:rFonts w:asciiTheme="minorHAnsi" w:hAnsiTheme="minorHAnsi" w:cstheme="minorHAnsi"/>
                <w:b/>
                <w:sz w:val="20"/>
                <w:szCs w:val="20"/>
              </w:rPr>
            </w:pPr>
          </w:p>
        </w:tc>
        <w:tc>
          <w:tcPr>
            <w:tcW w:w="7938" w:type="dxa"/>
            <w:tcBorders>
              <w:top w:val="single" w:sz="4" w:space="0" w:color="auto"/>
              <w:left w:val="single" w:sz="4" w:space="0" w:color="auto"/>
              <w:bottom w:val="single" w:sz="4" w:space="0" w:color="auto"/>
              <w:right w:val="single" w:sz="4" w:space="0" w:color="auto"/>
            </w:tcBorders>
          </w:tcPr>
          <w:p w14:paraId="3A73D582" w14:textId="38B457C5" w:rsidR="00A57F93" w:rsidRPr="00055E83" w:rsidRDefault="00A57F93" w:rsidP="00A57F93">
            <w:pPr>
              <w:tabs>
                <w:tab w:val="left" w:pos="1800"/>
              </w:tabs>
              <w:rPr>
                <w:rFonts w:asciiTheme="minorHAnsi" w:hAnsiTheme="minorHAnsi"/>
                <w:sz w:val="20"/>
              </w:rPr>
            </w:pPr>
            <w:r w:rsidRPr="00055E83">
              <w:rPr>
                <w:rFonts w:asciiTheme="minorHAnsi" w:hAnsiTheme="minorHAnsi"/>
                <w:sz w:val="20"/>
              </w:rPr>
              <w:t>If you make a claim, the excess is the amount you pay. This may be waived if there is a third party involved who is legally liable, and you have identified and provided the details we require.</w:t>
            </w:r>
          </w:p>
        </w:tc>
        <w:tc>
          <w:tcPr>
            <w:tcW w:w="1842" w:type="dxa"/>
            <w:tcBorders>
              <w:top w:val="single" w:sz="4" w:space="0" w:color="auto"/>
              <w:left w:val="single" w:sz="4" w:space="0" w:color="auto"/>
              <w:bottom w:val="single" w:sz="4" w:space="0" w:color="auto"/>
              <w:right w:val="single" w:sz="4" w:space="0" w:color="auto"/>
            </w:tcBorders>
          </w:tcPr>
          <w:p w14:paraId="08D2B219" w14:textId="51D840E6" w:rsidR="00A57F93" w:rsidRPr="00055E83" w:rsidRDefault="00A57F93" w:rsidP="00A57F93">
            <w:pPr>
              <w:tabs>
                <w:tab w:val="left" w:pos="1800"/>
              </w:tabs>
              <w:rPr>
                <w:rFonts w:asciiTheme="minorHAnsi" w:hAnsiTheme="minorHAnsi" w:cstheme="minorHAnsi"/>
                <w:bCs/>
                <w:sz w:val="20"/>
              </w:rPr>
            </w:pPr>
            <w:r>
              <w:rPr>
                <w:rFonts w:asciiTheme="minorHAnsi" w:hAnsiTheme="minorHAnsi" w:cstheme="minorHAnsi"/>
                <w:bCs/>
                <w:sz w:val="20"/>
              </w:rPr>
              <w:t>Always</w:t>
            </w:r>
            <w:r w:rsidRPr="0026227E">
              <w:rPr>
                <w:rFonts w:asciiTheme="minorHAnsi" w:hAnsiTheme="minorHAnsi" w:cstheme="minorHAnsi"/>
                <w:bCs/>
                <w:sz w:val="20"/>
              </w:rPr>
              <w:t xml:space="preserve"> display</w:t>
            </w:r>
          </w:p>
        </w:tc>
        <w:tc>
          <w:tcPr>
            <w:tcW w:w="1560" w:type="dxa"/>
            <w:tcBorders>
              <w:top w:val="single" w:sz="4" w:space="0" w:color="auto"/>
              <w:left w:val="single" w:sz="4" w:space="0" w:color="auto"/>
              <w:bottom w:val="single" w:sz="4" w:space="0" w:color="auto"/>
              <w:right w:val="single" w:sz="4" w:space="0" w:color="auto"/>
            </w:tcBorders>
          </w:tcPr>
          <w:p w14:paraId="160722B4" w14:textId="2F3C54BF" w:rsidR="00A57F93" w:rsidRDefault="00A57F93" w:rsidP="00A57F93">
            <w:pPr>
              <w:tabs>
                <w:tab w:val="left" w:pos="1800"/>
              </w:tabs>
              <w:rPr>
                <w:rFonts w:asciiTheme="minorHAnsi" w:hAnsiTheme="minorHAnsi" w:cstheme="minorHAnsi"/>
                <w:bCs/>
                <w:sz w:val="20"/>
                <w:szCs w:val="20"/>
              </w:rPr>
            </w:pPr>
            <w:r>
              <w:rPr>
                <w:rFonts w:asciiTheme="minorHAnsi" w:hAnsiTheme="minorHAnsi" w:cstheme="minorHAnsi"/>
                <w:bCs/>
                <w:sz w:val="20"/>
                <w:szCs w:val="20"/>
              </w:rPr>
              <w:t>Text Style: Bodycopy_COI</w:t>
            </w:r>
          </w:p>
          <w:p w14:paraId="2ACB2105" w14:textId="388BFA87" w:rsidR="00A57F93" w:rsidRDefault="00A57F93" w:rsidP="00A57F93">
            <w:pPr>
              <w:tabs>
                <w:tab w:val="left" w:pos="1800"/>
              </w:tabs>
              <w:rPr>
                <w:rFonts w:asciiTheme="minorHAnsi" w:hAnsiTheme="minorHAnsi" w:cstheme="minorHAnsi"/>
                <w:bCs/>
                <w:sz w:val="20"/>
                <w:szCs w:val="20"/>
              </w:rPr>
            </w:pPr>
          </w:p>
          <w:p w14:paraId="4DBE772F" w14:textId="6D16F065" w:rsidR="00A57F93" w:rsidRPr="00BD6987" w:rsidRDefault="00A57F93" w:rsidP="00A57F93">
            <w:pPr>
              <w:tabs>
                <w:tab w:val="left" w:pos="1800"/>
              </w:tabs>
              <w:rPr>
                <w:rFonts w:asciiTheme="minorHAnsi" w:hAnsiTheme="minorHAnsi" w:cstheme="minorHAnsi"/>
                <w:bCs/>
                <w:sz w:val="20"/>
                <w:szCs w:val="20"/>
              </w:rPr>
            </w:pPr>
          </w:p>
        </w:tc>
      </w:tr>
      <w:tr w:rsidR="00A57F93" w:rsidRPr="006B64D2" w14:paraId="4ADCA6B1" w14:textId="77777777" w:rsidTr="624AC179">
        <w:trPr>
          <w:cantSplit/>
        </w:trPr>
        <w:tc>
          <w:tcPr>
            <w:tcW w:w="1013" w:type="dxa"/>
            <w:tcBorders>
              <w:top w:val="single" w:sz="4" w:space="0" w:color="auto"/>
              <w:left w:val="single" w:sz="4" w:space="0" w:color="auto"/>
              <w:bottom w:val="single" w:sz="4" w:space="0" w:color="auto"/>
              <w:right w:val="single" w:sz="4" w:space="0" w:color="auto"/>
            </w:tcBorders>
          </w:tcPr>
          <w:p w14:paraId="598524B3" w14:textId="0FFD5F4E" w:rsidR="00A57F93" w:rsidRPr="00BD6987" w:rsidRDefault="00A57F93" w:rsidP="00A57F93">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EX</w:t>
            </w:r>
            <w:r>
              <w:rPr>
                <w:rFonts w:asciiTheme="minorHAnsi" w:hAnsiTheme="minorHAnsi" w:cstheme="minorHAnsi"/>
                <w:bCs/>
                <w:sz w:val="20"/>
                <w:szCs w:val="20"/>
              </w:rPr>
              <w:t>M</w:t>
            </w:r>
            <w:r w:rsidRPr="00792974">
              <w:rPr>
                <w:rFonts w:asciiTheme="minorHAnsi" w:hAnsiTheme="minorHAnsi" w:cstheme="minorHAnsi"/>
                <w:bCs/>
                <w:sz w:val="20"/>
                <w:szCs w:val="20"/>
              </w:rPr>
              <w:t xml:space="preserve"> </w:t>
            </w:r>
            <w:r>
              <w:rPr>
                <w:rFonts w:asciiTheme="minorHAnsi" w:hAnsiTheme="minorHAnsi" w:cstheme="minorHAnsi"/>
                <w:bCs/>
                <w:sz w:val="20"/>
                <w:szCs w:val="20"/>
              </w:rPr>
              <w:t>3</w:t>
            </w:r>
          </w:p>
        </w:tc>
        <w:tc>
          <w:tcPr>
            <w:tcW w:w="2243" w:type="dxa"/>
            <w:tcBorders>
              <w:top w:val="single" w:sz="4" w:space="0" w:color="auto"/>
              <w:left w:val="single" w:sz="4" w:space="0" w:color="auto"/>
              <w:bottom w:val="single" w:sz="4" w:space="0" w:color="auto"/>
              <w:right w:val="single" w:sz="4" w:space="0" w:color="auto"/>
            </w:tcBorders>
          </w:tcPr>
          <w:p w14:paraId="63DDD7B8" w14:textId="0FFD690A" w:rsidR="00A57F93" w:rsidRPr="003F04B7" w:rsidRDefault="00A57F93" w:rsidP="00A57F93">
            <w:pPr>
              <w:tabs>
                <w:tab w:val="left" w:pos="1800"/>
              </w:tabs>
              <w:rPr>
                <w:rFonts w:asciiTheme="minorHAnsi" w:hAnsiTheme="minorHAnsi" w:cstheme="minorHAnsi"/>
                <w:bCs/>
                <w:sz w:val="20"/>
                <w:szCs w:val="20"/>
              </w:rPr>
            </w:pPr>
            <w:r w:rsidRPr="003F04B7">
              <w:rPr>
                <w:rFonts w:asciiTheme="minorHAnsi" w:hAnsiTheme="minorHAnsi" w:cstheme="minorHAnsi"/>
                <w:bCs/>
                <w:sz w:val="20"/>
                <w:szCs w:val="20"/>
              </w:rPr>
              <w:t>&lt;VehicleExcessAmount&gt;</w:t>
            </w:r>
          </w:p>
        </w:tc>
        <w:tc>
          <w:tcPr>
            <w:tcW w:w="7938" w:type="dxa"/>
            <w:tcBorders>
              <w:top w:val="single" w:sz="4" w:space="0" w:color="auto"/>
              <w:left w:val="single" w:sz="4" w:space="0" w:color="auto"/>
              <w:bottom w:val="single" w:sz="4" w:space="0" w:color="auto"/>
              <w:right w:val="single" w:sz="4" w:space="0" w:color="auto"/>
            </w:tcBorders>
          </w:tcPr>
          <w:p w14:paraId="50A98EE0" w14:textId="07B35E55" w:rsidR="00A57F93" w:rsidRDefault="00A57F93" w:rsidP="00A57F93">
            <w:pPr>
              <w:tabs>
                <w:tab w:val="left" w:pos="1800"/>
              </w:tabs>
              <w:rPr>
                <w:rFonts w:asciiTheme="minorHAnsi" w:hAnsiTheme="minorHAnsi"/>
                <w:sz w:val="20"/>
              </w:rPr>
            </w:pPr>
          </w:p>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57F93" w:rsidRPr="00720F8E" w14:paraId="2158AD7C" w14:textId="77777777" w:rsidTr="624AC179">
              <w:trPr>
                <w:trHeight w:val="300"/>
              </w:trPr>
              <w:tc>
                <w:tcPr>
                  <w:tcW w:w="2861" w:type="dxa"/>
                  <w:noWrap/>
                  <w:vAlign w:val="center"/>
                  <w:hideMark/>
                </w:tcPr>
                <w:p w14:paraId="13DB09D5" w14:textId="69D8552E" w:rsidR="00A57F93" w:rsidRPr="003F04B7" w:rsidRDefault="00A57F93" w:rsidP="00A57F93">
                  <w:pPr>
                    <w:pStyle w:val="TableBodycopy"/>
                    <w:rPr>
                      <w:rFonts w:cs="Arial"/>
                      <w:b/>
                      <w:bCs/>
                      <w:noProof/>
                      <w:color w:val="000000" w:themeColor="text1"/>
                      <w:sz w:val="18"/>
                      <w:szCs w:val="18"/>
                    </w:rPr>
                  </w:pPr>
                  <w:commentRangeStart w:id="9105"/>
                  <w:commentRangeStart w:id="9106"/>
                  <w:r w:rsidRPr="003F04B7">
                    <w:rPr>
                      <w:rFonts w:eastAsia="Tahoma" w:cs="Arial"/>
                      <w:b/>
                      <w:bCs/>
                      <w:sz w:val="18"/>
                      <w:szCs w:val="18"/>
                    </w:rPr>
                    <w:t>Basic excess:</w:t>
                  </w:r>
                  <w:commentRangeEnd w:id="9105"/>
                  <w:r w:rsidRPr="003F04B7">
                    <w:rPr>
                      <w:rStyle w:val="CommentReference"/>
                      <w:rFonts w:cs="Arial"/>
                      <w:b/>
                      <w:bCs/>
                      <w:noProof/>
                      <w:color w:val="000000" w:themeColor="text1"/>
                      <w:sz w:val="18"/>
                      <w:szCs w:val="18"/>
                    </w:rPr>
                    <w:commentReference w:id="9105"/>
                  </w:r>
                  <w:commentRangeEnd w:id="9106"/>
                  <w:r w:rsidRPr="003F04B7">
                    <w:rPr>
                      <w:rStyle w:val="CommentReference"/>
                      <w:rFonts w:cs="Arial"/>
                      <w:b/>
                      <w:bCs/>
                      <w:noProof/>
                      <w:color w:val="000000" w:themeColor="text1"/>
                      <w:sz w:val="18"/>
                      <w:szCs w:val="18"/>
                    </w:rPr>
                    <w:commentReference w:id="9106"/>
                  </w:r>
                </w:p>
              </w:tc>
              <w:tc>
                <w:tcPr>
                  <w:tcW w:w="4546" w:type="dxa"/>
                  <w:noWrap/>
                  <w:vAlign w:val="bottom"/>
                  <w:hideMark/>
                </w:tcPr>
                <w:p w14:paraId="5514FDC7" w14:textId="277845CF" w:rsidR="00A57F93" w:rsidRPr="00E02B28" w:rsidRDefault="00A57F93" w:rsidP="00A57F93">
                  <w:pPr>
                    <w:pStyle w:val="TableHeading3"/>
                  </w:pPr>
                  <w:r w:rsidRPr="00C8245A">
                    <w:t>$</w:t>
                  </w:r>
                  <w:r w:rsidRPr="00BA383B">
                    <w:t>&lt;</w:t>
                  </w:r>
                  <w:r w:rsidRPr="00BF73AE">
                    <w:t>VehicleExcessAmount</w:t>
                  </w:r>
                  <w:r w:rsidRPr="00BA383B">
                    <w:t>&gt;</w:t>
                  </w:r>
                </w:p>
              </w:tc>
            </w:tr>
          </w:tbl>
          <w:p w14:paraId="620440FE" w14:textId="3DBD00BB" w:rsidR="00A57F93" w:rsidRPr="0034612A" w:rsidRDefault="00A57F93" w:rsidP="00A57F93">
            <w:pPr>
              <w:tabs>
                <w:tab w:val="left" w:pos="1800"/>
              </w:tabs>
              <w:rPr>
                <w:rFonts w:asciiTheme="minorHAnsi" w:hAnsiTheme="minorHAnsi"/>
                <w:sz w:val="20"/>
              </w:rPr>
            </w:pPr>
          </w:p>
        </w:tc>
        <w:tc>
          <w:tcPr>
            <w:tcW w:w="1842" w:type="dxa"/>
            <w:tcBorders>
              <w:top w:val="single" w:sz="4" w:space="0" w:color="auto"/>
              <w:left w:val="single" w:sz="4" w:space="0" w:color="auto"/>
              <w:bottom w:val="single" w:sz="4" w:space="0" w:color="auto"/>
              <w:right w:val="single" w:sz="4" w:space="0" w:color="auto"/>
            </w:tcBorders>
          </w:tcPr>
          <w:p w14:paraId="583E2D09" w14:textId="4479DE32" w:rsidR="00A57F93" w:rsidRDefault="00A57F93" w:rsidP="00A57F93">
            <w:pPr>
              <w:tabs>
                <w:tab w:val="left" w:pos="1800"/>
              </w:tabs>
              <w:rPr>
                <w:rFonts w:asciiTheme="minorHAnsi" w:hAnsiTheme="minorHAnsi" w:cstheme="minorHAnsi"/>
                <w:bCs/>
                <w:sz w:val="20"/>
              </w:rPr>
            </w:pPr>
            <w:r>
              <w:rPr>
                <w:rFonts w:asciiTheme="minorHAnsi" w:hAnsiTheme="minorHAnsi" w:cstheme="minorHAnsi"/>
                <w:bCs/>
                <w:sz w:val="20"/>
              </w:rPr>
              <w:t>Always</w:t>
            </w:r>
            <w:r w:rsidRPr="0026227E">
              <w:rPr>
                <w:rFonts w:asciiTheme="minorHAnsi" w:hAnsiTheme="minorHAnsi" w:cstheme="minorHAnsi"/>
                <w:bCs/>
                <w:sz w:val="20"/>
              </w:rPr>
              <w:t xml:space="preserve"> display</w:t>
            </w:r>
          </w:p>
        </w:tc>
        <w:tc>
          <w:tcPr>
            <w:tcW w:w="1560" w:type="dxa"/>
            <w:tcBorders>
              <w:top w:val="single" w:sz="4" w:space="0" w:color="auto"/>
              <w:left w:val="single" w:sz="4" w:space="0" w:color="auto"/>
              <w:bottom w:val="single" w:sz="4" w:space="0" w:color="auto"/>
              <w:right w:val="single" w:sz="4" w:space="0" w:color="auto"/>
            </w:tcBorders>
          </w:tcPr>
          <w:p w14:paraId="64528729" w14:textId="4757CFE9" w:rsidR="00A57F93" w:rsidRPr="00055E83" w:rsidRDefault="00A57F93" w:rsidP="00A57F93">
            <w:pPr>
              <w:tabs>
                <w:tab w:val="left" w:pos="1800"/>
              </w:tabs>
              <w:rPr>
                <w:rStyle w:val="normaltextrun"/>
                <w:rFonts w:asciiTheme="minorHAnsi" w:hAnsiTheme="minorHAnsi" w:cstheme="minorHAnsi"/>
                <w:bCs/>
                <w:sz w:val="20"/>
                <w:szCs w:val="20"/>
              </w:rPr>
            </w:pPr>
            <w:r w:rsidRPr="00C1020A">
              <w:rPr>
                <w:rStyle w:val="normaltextrun"/>
                <w:rFonts w:asciiTheme="minorHAnsi" w:hAnsiTheme="minorHAnsi" w:cstheme="minorHAnsi"/>
                <w:bCs/>
                <w:sz w:val="20"/>
                <w:szCs w:val="20"/>
              </w:rPr>
              <w:t>Table style: COI_Table_4</w:t>
            </w:r>
            <w:r w:rsidRPr="00055E83">
              <w:rPr>
                <w:rStyle w:val="normaltextrun"/>
                <w:rFonts w:asciiTheme="minorHAnsi" w:hAnsiTheme="minorHAnsi" w:cstheme="minorHAnsi"/>
                <w:bCs/>
                <w:sz w:val="20"/>
                <w:szCs w:val="20"/>
              </w:rPr>
              <w:t xml:space="preserve"> </w:t>
            </w:r>
          </w:p>
          <w:p w14:paraId="4D182861" w14:textId="0ED009D8" w:rsidR="00A57F93" w:rsidRPr="00055E83" w:rsidRDefault="00A57F93" w:rsidP="00A57F93">
            <w:pPr>
              <w:tabs>
                <w:tab w:val="left" w:pos="1800"/>
              </w:tabs>
              <w:rPr>
                <w:rStyle w:val="bcx0"/>
                <w:rFonts w:asciiTheme="minorHAnsi" w:hAnsiTheme="minorHAnsi" w:cstheme="minorHAnsi"/>
                <w:bCs/>
                <w:sz w:val="20"/>
                <w:szCs w:val="20"/>
              </w:rPr>
            </w:pPr>
          </w:p>
          <w:p w14:paraId="32D1EE13" w14:textId="0CD2B2B4" w:rsidR="00A57F93" w:rsidRPr="00055E83" w:rsidRDefault="00A57F93" w:rsidP="00A57F93">
            <w:pPr>
              <w:tabs>
                <w:tab w:val="left" w:pos="1800"/>
              </w:tabs>
              <w:rPr>
                <w:rStyle w:val="bcx0"/>
                <w:rFonts w:asciiTheme="minorHAnsi" w:hAnsiTheme="minorHAnsi" w:cstheme="minorHAnsi"/>
                <w:bCs/>
                <w:sz w:val="20"/>
                <w:szCs w:val="20"/>
              </w:rPr>
            </w:pPr>
            <w:r w:rsidRPr="00055E83">
              <w:rPr>
                <w:rStyle w:val="bcx0"/>
                <w:rFonts w:asciiTheme="minorHAnsi" w:hAnsiTheme="minorHAnsi" w:cstheme="minorHAnsi"/>
                <w:bCs/>
                <w:sz w:val="20"/>
                <w:szCs w:val="20"/>
              </w:rPr>
              <w:t>Column 1:</w:t>
            </w:r>
            <w:r w:rsidRPr="00C1020A">
              <w:rPr>
                <w:rStyle w:val="bcx0"/>
                <w:rFonts w:asciiTheme="minorHAnsi" w:hAnsiTheme="minorHAnsi" w:cstheme="minorHAnsi"/>
                <w:bCs/>
                <w:sz w:val="20"/>
                <w:szCs w:val="20"/>
              </w:rPr>
              <w:t xml:space="preserve"> Bodycopy_B_COI</w:t>
            </w:r>
          </w:p>
          <w:p w14:paraId="3AA72AC4" w14:textId="2E5F3CBD" w:rsidR="00A57F93" w:rsidRPr="00055E83" w:rsidRDefault="00A57F93" w:rsidP="00A57F93">
            <w:pPr>
              <w:tabs>
                <w:tab w:val="left" w:pos="1800"/>
              </w:tabs>
              <w:rPr>
                <w:rFonts w:asciiTheme="minorHAnsi" w:hAnsiTheme="minorHAnsi" w:cstheme="minorHAnsi"/>
                <w:bCs/>
                <w:sz w:val="20"/>
                <w:szCs w:val="20"/>
              </w:rPr>
            </w:pPr>
            <w:r w:rsidRPr="00055E83">
              <w:rPr>
                <w:rStyle w:val="bcx0"/>
                <w:rFonts w:asciiTheme="minorHAnsi" w:hAnsiTheme="minorHAnsi" w:cstheme="minorHAnsi"/>
                <w:bCs/>
                <w:sz w:val="20"/>
                <w:szCs w:val="20"/>
              </w:rPr>
              <w:t>Column 2:</w:t>
            </w:r>
            <w:r w:rsidRPr="00C1020A">
              <w:rPr>
                <w:rStyle w:val="bcx0"/>
                <w:rFonts w:asciiTheme="minorHAnsi" w:hAnsiTheme="minorHAnsi" w:cstheme="minorHAnsi"/>
                <w:bCs/>
                <w:sz w:val="20"/>
                <w:szCs w:val="20"/>
              </w:rPr>
              <w:t xml:space="preserve"> </w:t>
            </w:r>
            <w:r w:rsidRPr="00C1020A">
              <w:rPr>
                <w:rStyle w:val="normaltextrun"/>
                <w:rFonts w:asciiTheme="minorHAnsi" w:hAnsiTheme="minorHAnsi" w:cstheme="minorHAnsi"/>
                <w:bCs/>
                <w:sz w:val="20"/>
                <w:szCs w:val="20"/>
              </w:rPr>
              <w:t>Table_Heading_3</w:t>
            </w:r>
          </w:p>
        </w:tc>
      </w:tr>
    </w:tbl>
    <w:p w14:paraId="4364D3DE" w14:textId="114A7CB4" w:rsidR="000223F3" w:rsidRPr="00720F8E" w:rsidRDefault="000223F3" w:rsidP="6D5B893E">
      <w:pPr>
        <w:rPr>
          <w:del w:id="9107" w:author="Neha Gupta (EXT Idiom)" w:date="2024-08-14T18:40:00Z" w16du:dateUtc="2024-08-14T08:40:00Z"/>
          <w:rFonts w:asciiTheme="minorHAnsi" w:hAnsiTheme="minorHAnsi" w:cstheme="minorHAnsi"/>
        </w:rPr>
      </w:pPr>
    </w:p>
    <w:p w14:paraId="2EBBE062" w14:textId="3147512D" w:rsidR="00105711" w:rsidRDefault="72C09510" w:rsidP="6D5B893E">
      <w:pPr>
        <w:rPr>
          <w:rFonts w:asciiTheme="minorHAnsi" w:hAnsiTheme="minorHAnsi" w:cstheme="minorHAnsi"/>
        </w:rPr>
      </w:pPr>
      <w:r w:rsidRPr="00720F8E">
        <w:rPr>
          <w:rFonts w:asciiTheme="minorHAnsi" w:hAnsiTheme="minorHAnsi" w:cstheme="minorHAnsi"/>
          <w:noProof/>
        </w:rPr>
        <w:lastRenderedPageBreak/>
        <w:drawing>
          <wp:inline distT="0" distB="0" distL="0" distR="0" wp14:anchorId="283E0487" wp14:editId="6229FB8D">
            <wp:extent cx="6480000" cy="3287534"/>
            <wp:effectExtent l="0" t="0" r="0" b="1905"/>
            <wp:docPr id="1345349966" name="Picture 134534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6480000" cy="3287534"/>
                    </a:xfrm>
                    <a:prstGeom prst="rect">
                      <a:avLst/>
                    </a:prstGeom>
                  </pic:spPr>
                </pic:pic>
              </a:graphicData>
            </a:graphic>
          </wp:inline>
        </w:drawing>
      </w:r>
    </w:p>
    <w:p w14:paraId="74FA8A8D" w14:textId="18020590" w:rsidR="00105711" w:rsidRDefault="00105711">
      <w:pPr>
        <w:jc w:val="center"/>
        <w:rPr>
          <w:rFonts w:asciiTheme="minorHAnsi" w:hAnsiTheme="minorHAnsi" w:cstheme="minorHAnsi"/>
        </w:rPr>
        <w:pPrChange w:id="9108" w:author="Andrew Froude" w:date="2024-08-02T16:50:00Z" w16du:dateUtc="2024-08-02T06:50:00Z">
          <w:pPr/>
        </w:pPrChange>
      </w:pPr>
    </w:p>
    <w:p w14:paraId="699287B0" w14:textId="209C3377" w:rsidR="00105711" w:rsidRPr="00720F8E" w:rsidRDefault="00105711" w:rsidP="6D5B893E">
      <w:pPr>
        <w:rPr>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2243"/>
        <w:gridCol w:w="8221"/>
        <w:gridCol w:w="1701"/>
        <w:gridCol w:w="1418"/>
      </w:tblGrid>
      <w:tr w:rsidR="00235925" w:rsidRPr="00720F8E" w14:paraId="38ECE4DB" w14:textId="77777777" w:rsidTr="003F04B7">
        <w:trPr>
          <w:cantSplit/>
        </w:trPr>
        <w:tc>
          <w:tcPr>
            <w:tcW w:w="101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447F4ED" w14:textId="7952668C" w:rsidR="009024DE" w:rsidRPr="003F04B7" w:rsidRDefault="009024DE">
            <w:pPr>
              <w:tabs>
                <w:tab w:val="left" w:pos="1800"/>
              </w:tabs>
              <w:rPr>
                <w:rFonts w:asciiTheme="minorHAnsi" w:hAnsiTheme="minorHAnsi" w:cstheme="minorHAnsi"/>
                <w:b/>
                <w:rPrChange w:id="9109" w:author="Sue Simnor (EXT Idiom)" w:date="2024-08-07T10:16:00Z" w16du:dateUtc="2024-08-07T00:16:00Z">
                  <w:rPr>
                    <w:rFonts w:asciiTheme="minorHAnsi" w:hAnsiTheme="minorHAnsi" w:cstheme="minorHAnsi"/>
                    <w:b/>
                    <w:sz w:val="20"/>
                    <w:szCs w:val="20"/>
                  </w:rPr>
                </w:rPrChange>
              </w:rPr>
            </w:pPr>
            <w:r w:rsidRPr="003F04B7">
              <w:rPr>
                <w:rFonts w:asciiTheme="minorHAnsi" w:hAnsiTheme="minorHAnsi" w:cstheme="minorHAnsi"/>
                <w:b/>
                <w:rPrChange w:id="9110" w:author="Sue Simnor (EXT Idiom)" w:date="2024-08-07T10:16:00Z" w16du:dateUtc="2024-08-07T00:16:00Z">
                  <w:rPr>
                    <w:rFonts w:asciiTheme="minorHAnsi" w:hAnsiTheme="minorHAnsi" w:cstheme="minorHAnsi"/>
                    <w:b/>
                    <w:sz w:val="20"/>
                    <w:szCs w:val="20"/>
                  </w:rPr>
                </w:rPrChange>
              </w:rPr>
              <w:t>Ref</w:t>
            </w:r>
          </w:p>
        </w:tc>
        <w:tc>
          <w:tcPr>
            <w:tcW w:w="224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78BFBDD" w14:textId="33A950FA" w:rsidR="009024DE" w:rsidRPr="003F04B7" w:rsidRDefault="009024DE" w:rsidP="009024DE">
            <w:pPr>
              <w:tabs>
                <w:tab w:val="left" w:pos="1800"/>
              </w:tabs>
              <w:rPr>
                <w:rFonts w:asciiTheme="minorHAnsi" w:hAnsiTheme="minorHAnsi" w:cstheme="minorHAnsi"/>
                <w:b/>
                <w:rPrChange w:id="9111" w:author="Sue Simnor (EXT Idiom)" w:date="2024-08-07T10:16:00Z" w16du:dateUtc="2024-08-07T00:16:00Z">
                  <w:rPr>
                    <w:rFonts w:asciiTheme="minorHAnsi" w:hAnsiTheme="minorHAnsi" w:cstheme="minorHAnsi"/>
                    <w:b/>
                    <w:sz w:val="20"/>
                    <w:szCs w:val="20"/>
                  </w:rPr>
                </w:rPrChange>
              </w:rPr>
            </w:pPr>
            <w:r w:rsidRPr="003F04B7">
              <w:rPr>
                <w:rFonts w:asciiTheme="minorHAnsi" w:hAnsiTheme="minorHAnsi" w:cstheme="minorHAnsi"/>
                <w:b/>
                <w:rPrChange w:id="9112" w:author="Sue Simnor (EXT Idiom)" w:date="2024-08-07T10:16:00Z" w16du:dateUtc="2024-08-07T00:16:00Z">
                  <w:rPr>
                    <w:rFonts w:asciiTheme="minorHAnsi" w:hAnsiTheme="minorHAnsi" w:cstheme="minorHAnsi"/>
                    <w:b/>
                    <w:sz w:val="20"/>
                    <w:szCs w:val="20"/>
                  </w:rPr>
                </w:rPrChange>
              </w:rPr>
              <w:t>Variables</w:t>
            </w:r>
          </w:p>
        </w:tc>
        <w:tc>
          <w:tcPr>
            <w:tcW w:w="822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04A5056" w14:textId="3102CAF6" w:rsidR="009024DE" w:rsidRPr="003F04B7" w:rsidRDefault="009024DE" w:rsidP="009024DE">
            <w:pPr>
              <w:tabs>
                <w:tab w:val="left" w:pos="1800"/>
              </w:tabs>
              <w:rPr>
                <w:rFonts w:ascii="Calibri" w:hAnsi="Calibri" w:cs="Calibri"/>
                <w:b/>
                <w:bCs/>
                <w:rPrChange w:id="9113" w:author="Sue Simnor (EXT Idiom)" w:date="2024-08-07T10:16:00Z" w16du:dateUtc="2024-08-07T00:16:00Z">
                  <w:rPr>
                    <w:rFonts w:ascii="Calibri" w:hAnsi="Calibri" w:cs="Calibri"/>
                    <w:b/>
                    <w:bCs/>
                    <w:sz w:val="20"/>
                    <w:szCs w:val="20"/>
                  </w:rPr>
                </w:rPrChange>
              </w:rPr>
            </w:pPr>
            <w:r w:rsidRPr="003F04B7">
              <w:rPr>
                <w:rFonts w:ascii="Calibri" w:hAnsi="Calibri" w:cs="Calibri"/>
                <w:b/>
                <w:bCs/>
                <w:rPrChange w:id="9114" w:author="Sue Simnor (EXT Idiom)" w:date="2024-08-07T10:16:00Z" w16du:dateUtc="2024-08-07T00:16:00Z">
                  <w:rPr>
                    <w:rFonts w:ascii="Calibri" w:hAnsi="Calibri" w:cs="Calibri"/>
                    <w:b/>
                    <w:bCs/>
                    <w:sz w:val="20"/>
                    <w:szCs w:val="20"/>
                  </w:rPr>
                </w:rPrChange>
              </w:rPr>
              <w:t>Content</w:t>
            </w:r>
          </w:p>
        </w:tc>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DF8C13E" w14:textId="1A8A66FF" w:rsidR="009024DE" w:rsidRPr="003F04B7" w:rsidRDefault="009024DE" w:rsidP="009024DE">
            <w:pPr>
              <w:tabs>
                <w:tab w:val="left" w:pos="1800"/>
              </w:tabs>
              <w:rPr>
                <w:rFonts w:asciiTheme="minorHAnsi" w:hAnsiTheme="minorHAnsi" w:cstheme="minorHAnsi"/>
                <w:b/>
                <w:bCs/>
                <w:rPrChange w:id="9115" w:author="Sue Simnor (EXT Idiom)" w:date="2024-08-07T10:16:00Z" w16du:dateUtc="2024-08-07T00:16:00Z">
                  <w:rPr>
                    <w:rFonts w:asciiTheme="minorHAnsi" w:hAnsiTheme="minorHAnsi" w:cstheme="minorHAnsi"/>
                    <w:b/>
                    <w:bCs/>
                    <w:sz w:val="20"/>
                  </w:rPr>
                </w:rPrChange>
              </w:rPr>
            </w:pPr>
            <w:r w:rsidRPr="003F04B7">
              <w:rPr>
                <w:rFonts w:asciiTheme="minorHAnsi" w:hAnsiTheme="minorHAnsi" w:cstheme="minorHAnsi"/>
                <w:b/>
                <w:bCs/>
                <w:rPrChange w:id="9116" w:author="Sue Simnor (EXT Idiom)" w:date="2024-08-07T10:16:00Z" w16du:dateUtc="2024-08-07T00:16:00Z">
                  <w:rPr>
                    <w:rFonts w:asciiTheme="minorHAnsi" w:hAnsiTheme="minorHAnsi" w:cstheme="minorHAnsi"/>
                    <w:b/>
                    <w:bCs/>
                    <w:sz w:val="20"/>
                  </w:rPr>
                </w:rPrChange>
              </w:rPr>
              <w:t>Logic</w:t>
            </w:r>
          </w:p>
        </w:tc>
        <w:tc>
          <w:tcPr>
            <w:tcW w:w="141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B1A44BC" w14:textId="28C2E807" w:rsidR="009024DE" w:rsidRPr="003F04B7" w:rsidRDefault="009024DE" w:rsidP="009024DE">
            <w:pPr>
              <w:tabs>
                <w:tab w:val="left" w:pos="1800"/>
              </w:tabs>
              <w:rPr>
                <w:rFonts w:asciiTheme="minorHAnsi" w:hAnsiTheme="minorHAnsi" w:cstheme="minorHAnsi"/>
                <w:b/>
                <w:bCs/>
                <w:rPrChange w:id="9117" w:author="Sue Simnor (EXT Idiom)" w:date="2024-08-07T10:16:00Z" w16du:dateUtc="2024-08-07T00:16:00Z">
                  <w:rPr>
                    <w:rFonts w:asciiTheme="minorHAnsi" w:hAnsiTheme="minorHAnsi" w:cstheme="minorHAnsi"/>
                    <w:b/>
                    <w:bCs/>
                    <w:sz w:val="20"/>
                    <w:szCs w:val="20"/>
                  </w:rPr>
                </w:rPrChange>
              </w:rPr>
            </w:pPr>
            <w:r w:rsidRPr="003F04B7">
              <w:rPr>
                <w:rFonts w:asciiTheme="minorHAnsi" w:hAnsiTheme="minorHAnsi" w:cstheme="minorHAnsi"/>
                <w:b/>
                <w:bCs/>
                <w:rPrChange w:id="9118" w:author="Sue Simnor (EXT Idiom)" w:date="2024-08-07T10:16:00Z" w16du:dateUtc="2024-08-07T00:16:00Z">
                  <w:rPr>
                    <w:rFonts w:asciiTheme="minorHAnsi" w:hAnsiTheme="minorHAnsi" w:cstheme="minorHAnsi"/>
                    <w:b/>
                    <w:bCs/>
                    <w:sz w:val="20"/>
                    <w:szCs w:val="20"/>
                  </w:rPr>
                </w:rPrChange>
              </w:rPr>
              <w:t>Style</w:t>
            </w:r>
          </w:p>
        </w:tc>
      </w:tr>
      <w:tr w:rsidR="00060527" w:rsidRPr="006B64D2" w14:paraId="32A81C21" w14:textId="77777777" w:rsidTr="5DAD8829">
        <w:trPr>
          <w:cantSplit/>
        </w:trPr>
        <w:tc>
          <w:tcPr>
            <w:tcW w:w="1013" w:type="dxa"/>
            <w:tcBorders>
              <w:top w:val="single" w:sz="4" w:space="0" w:color="auto"/>
              <w:left w:val="single" w:sz="4" w:space="0" w:color="auto"/>
              <w:bottom w:val="single" w:sz="4" w:space="0" w:color="auto"/>
              <w:right w:val="single" w:sz="4" w:space="0" w:color="auto"/>
            </w:tcBorders>
          </w:tcPr>
          <w:p w14:paraId="377724F9" w14:textId="39F9ADC5" w:rsidR="00060527" w:rsidRPr="00BD6987" w:rsidRDefault="00060527" w:rsidP="00060527">
            <w:pPr>
              <w:tabs>
                <w:tab w:val="left" w:pos="1800"/>
              </w:tabs>
              <w:rPr>
                <w:rFonts w:asciiTheme="minorHAnsi" w:hAnsiTheme="minorHAnsi" w:cstheme="minorHAnsi"/>
                <w:b/>
                <w:sz w:val="20"/>
                <w:szCs w:val="20"/>
              </w:rPr>
            </w:pPr>
            <w:r w:rsidRPr="000916A6">
              <w:rPr>
                <w:rFonts w:asciiTheme="minorHAnsi" w:hAnsiTheme="minorHAnsi" w:cstheme="minorHAnsi"/>
                <w:bCs/>
                <w:sz w:val="20"/>
                <w:szCs w:val="20"/>
              </w:rPr>
              <w:t>AE 1</w:t>
            </w:r>
          </w:p>
        </w:tc>
        <w:tc>
          <w:tcPr>
            <w:tcW w:w="2243" w:type="dxa"/>
            <w:tcBorders>
              <w:top w:val="single" w:sz="4" w:space="0" w:color="auto"/>
              <w:left w:val="single" w:sz="4" w:space="0" w:color="auto"/>
              <w:bottom w:val="single" w:sz="4" w:space="0" w:color="auto"/>
              <w:right w:val="single" w:sz="4" w:space="0" w:color="auto"/>
            </w:tcBorders>
          </w:tcPr>
          <w:p w14:paraId="70D2438A" w14:textId="3A8C3137" w:rsidR="00060527" w:rsidRPr="00BD6987" w:rsidRDefault="00060527" w:rsidP="00060527">
            <w:pPr>
              <w:tabs>
                <w:tab w:val="left" w:pos="1800"/>
              </w:tabs>
              <w:rPr>
                <w:rFonts w:asciiTheme="minorHAnsi" w:hAnsiTheme="minorHAnsi" w:cstheme="minorHAnsi"/>
                <w:b/>
                <w:sz w:val="20"/>
                <w:szCs w:val="20"/>
              </w:rPr>
            </w:pPr>
          </w:p>
        </w:tc>
        <w:tc>
          <w:tcPr>
            <w:tcW w:w="8221" w:type="dxa"/>
            <w:tcBorders>
              <w:top w:val="single" w:sz="4" w:space="0" w:color="auto"/>
              <w:left w:val="single" w:sz="4" w:space="0" w:color="auto"/>
              <w:bottom w:val="single" w:sz="4" w:space="0" w:color="auto"/>
              <w:right w:val="single" w:sz="4" w:space="0" w:color="auto"/>
            </w:tcBorders>
          </w:tcPr>
          <w:p w14:paraId="4D75F23A" w14:textId="16C1E907" w:rsidR="00060527" w:rsidRPr="003F04B7" w:rsidRDefault="00060527" w:rsidP="00060527">
            <w:pPr>
              <w:tabs>
                <w:tab w:val="left" w:pos="1800"/>
              </w:tabs>
              <w:rPr>
                <w:rFonts w:ascii="Calibri" w:hAnsi="Calibri" w:cs="Calibri"/>
                <w:b/>
                <w:bCs/>
                <w:sz w:val="20"/>
                <w:szCs w:val="20"/>
              </w:rPr>
            </w:pPr>
            <w:r w:rsidRPr="003F04B7">
              <w:rPr>
                <w:rFonts w:ascii="Calibri" w:hAnsi="Calibri" w:cs="Calibri"/>
                <w:b/>
                <w:bCs/>
              </w:rPr>
              <w:t>4.a. Additional excesses</w:t>
            </w:r>
          </w:p>
        </w:tc>
        <w:tc>
          <w:tcPr>
            <w:tcW w:w="1701" w:type="dxa"/>
            <w:tcBorders>
              <w:top w:val="single" w:sz="4" w:space="0" w:color="auto"/>
              <w:left w:val="single" w:sz="4" w:space="0" w:color="auto"/>
              <w:bottom w:val="single" w:sz="4" w:space="0" w:color="auto"/>
              <w:right w:val="single" w:sz="4" w:space="0" w:color="auto"/>
            </w:tcBorders>
          </w:tcPr>
          <w:p w14:paraId="40DA86E4" w14:textId="5C2F702E" w:rsidR="00060527" w:rsidRPr="009024DE" w:rsidRDefault="00060527" w:rsidP="00060527">
            <w:pPr>
              <w:tabs>
                <w:tab w:val="left" w:pos="1800"/>
              </w:tabs>
              <w:rPr>
                <w:rFonts w:asciiTheme="minorHAnsi" w:hAnsiTheme="minorHAnsi" w:cstheme="minorHAnsi"/>
                <w:bCs/>
                <w:sz w:val="20"/>
              </w:rPr>
            </w:pPr>
            <w:r w:rsidRPr="009024DE">
              <w:rPr>
                <w:rFonts w:asciiTheme="minorHAnsi" w:hAnsiTheme="minorHAnsi" w:cstheme="minorHAnsi"/>
                <w:bCs/>
                <w:sz w:val="20"/>
              </w:rPr>
              <w:t>Always display</w:t>
            </w:r>
          </w:p>
          <w:p w14:paraId="1A75C148" w14:textId="22EF7645" w:rsidR="00060527" w:rsidRPr="009024DE" w:rsidRDefault="00060527" w:rsidP="00060527">
            <w:pPr>
              <w:tabs>
                <w:tab w:val="left" w:pos="1800"/>
              </w:tabs>
              <w:rPr>
                <w:rFonts w:asciiTheme="minorHAnsi" w:hAnsiTheme="minorHAnsi" w:cstheme="minorHAnsi"/>
                <w:bCs/>
                <w:sz w:val="20"/>
              </w:rPr>
            </w:pPr>
          </w:p>
        </w:tc>
        <w:tc>
          <w:tcPr>
            <w:tcW w:w="1418" w:type="dxa"/>
            <w:tcBorders>
              <w:top w:val="single" w:sz="4" w:space="0" w:color="auto"/>
              <w:left w:val="single" w:sz="4" w:space="0" w:color="auto"/>
              <w:bottom w:val="single" w:sz="4" w:space="0" w:color="auto"/>
              <w:right w:val="single" w:sz="4" w:space="0" w:color="auto"/>
            </w:tcBorders>
          </w:tcPr>
          <w:p w14:paraId="3284A293" w14:textId="22F80D52" w:rsidR="00060527" w:rsidRPr="006B64D2" w:rsidRDefault="00060527" w:rsidP="00060527">
            <w:pPr>
              <w:tabs>
                <w:tab w:val="left" w:pos="1800"/>
              </w:tabs>
              <w:rPr>
                <w:rFonts w:asciiTheme="minorHAnsi" w:hAnsiTheme="minorHAnsi" w:cstheme="minorHAnsi"/>
                <w:bCs/>
                <w:sz w:val="20"/>
                <w:szCs w:val="20"/>
              </w:rPr>
            </w:pPr>
            <w:r w:rsidRPr="00C1020A">
              <w:rPr>
                <w:rStyle w:val="normaltextrun"/>
                <w:rFonts w:asciiTheme="minorHAnsi" w:hAnsiTheme="minorHAnsi" w:cstheme="minorHAnsi"/>
                <w:bCs/>
                <w:sz w:val="20"/>
                <w:szCs w:val="20"/>
              </w:rPr>
              <w:t>Heading_1_COI</w:t>
            </w:r>
          </w:p>
        </w:tc>
      </w:tr>
      <w:tr w:rsidR="00060527" w:rsidRPr="006B64D2" w14:paraId="3D634CFA" w14:textId="77777777" w:rsidTr="5DAD8829">
        <w:trPr>
          <w:cantSplit/>
        </w:trPr>
        <w:tc>
          <w:tcPr>
            <w:tcW w:w="1013" w:type="dxa"/>
            <w:tcBorders>
              <w:top w:val="single" w:sz="4" w:space="0" w:color="auto"/>
              <w:left w:val="single" w:sz="4" w:space="0" w:color="auto"/>
              <w:bottom w:val="single" w:sz="4" w:space="0" w:color="auto"/>
              <w:right w:val="single" w:sz="4" w:space="0" w:color="auto"/>
            </w:tcBorders>
          </w:tcPr>
          <w:p w14:paraId="1821687B" w14:textId="6FA1B3FF" w:rsidR="00060527" w:rsidRPr="00BD6987" w:rsidRDefault="00060527" w:rsidP="0006052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AE </w:t>
            </w:r>
            <w:r>
              <w:rPr>
                <w:rFonts w:asciiTheme="minorHAnsi" w:hAnsiTheme="minorHAnsi" w:cstheme="minorHAnsi"/>
                <w:bCs/>
                <w:sz w:val="20"/>
                <w:szCs w:val="20"/>
              </w:rPr>
              <w:t>2</w:t>
            </w:r>
          </w:p>
        </w:tc>
        <w:tc>
          <w:tcPr>
            <w:tcW w:w="2243" w:type="dxa"/>
            <w:tcBorders>
              <w:top w:val="single" w:sz="4" w:space="0" w:color="auto"/>
              <w:left w:val="single" w:sz="4" w:space="0" w:color="auto"/>
              <w:bottom w:val="single" w:sz="4" w:space="0" w:color="auto"/>
              <w:right w:val="single" w:sz="4" w:space="0" w:color="auto"/>
            </w:tcBorders>
          </w:tcPr>
          <w:p w14:paraId="54B20642" w14:textId="298334ED" w:rsidR="00060527" w:rsidRPr="00BD6987" w:rsidRDefault="00060527" w:rsidP="00060527">
            <w:pPr>
              <w:tabs>
                <w:tab w:val="left" w:pos="1800"/>
              </w:tabs>
              <w:rPr>
                <w:rFonts w:asciiTheme="minorHAnsi" w:hAnsiTheme="minorHAnsi" w:cstheme="minorHAnsi"/>
                <w:b/>
                <w:sz w:val="20"/>
                <w:szCs w:val="20"/>
              </w:rPr>
            </w:pPr>
          </w:p>
        </w:tc>
        <w:tc>
          <w:tcPr>
            <w:tcW w:w="8221" w:type="dxa"/>
            <w:tcBorders>
              <w:top w:val="single" w:sz="4" w:space="0" w:color="auto"/>
              <w:left w:val="single" w:sz="4" w:space="0" w:color="auto"/>
              <w:bottom w:val="single" w:sz="4" w:space="0" w:color="auto"/>
              <w:right w:val="single" w:sz="4" w:space="0" w:color="auto"/>
            </w:tcBorders>
          </w:tcPr>
          <w:p w14:paraId="4CA6E812" w14:textId="31C920AC" w:rsidR="00060527" w:rsidRPr="009024DE" w:rsidRDefault="00060527" w:rsidP="00060527">
            <w:pPr>
              <w:tabs>
                <w:tab w:val="left" w:pos="1800"/>
              </w:tabs>
              <w:rPr>
                <w:rFonts w:ascii="Calibri" w:hAnsi="Calibri" w:cs="Calibri"/>
                <w:sz w:val="20"/>
                <w:szCs w:val="20"/>
              </w:rPr>
            </w:pPr>
            <w:r w:rsidRPr="009024DE">
              <w:rPr>
                <w:rFonts w:ascii="Calibri" w:hAnsi="Calibri" w:cs="Calibri"/>
                <w:sz w:val="20"/>
                <w:szCs w:val="20"/>
              </w:rPr>
              <w:t>Depending on the details of your claim and the driver, you may be required to pay one or more of the excesses below in addition to your Basic excess.</w:t>
            </w:r>
          </w:p>
        </w:tc>
        <w:tc>
          <w:tcPr>
            <w:tcW w:w="1701" w:type="dxa"/>
            <w:tcBorders>
              <w:top w:val="single" w:sz="4" w:space="0" w:color="auto"/>
              <w:left w:val="single" w:sz="4" w:space="0" w:color="auto"/>
              <w:bottom w:val="single" w:sz="4" w:space="0" w:color="auto"/>
              <w:right w:val="single" w:sz="4" w:space="0" w:color="auto"/>
            </w:tcBorders>
          </w:tcPr>
          <w:p w14:paraId="3A21C911" w14:textId="19F06FDD" w:rsidR="00060527" w:rsidRPr="009024DE" w:rsidRDefault="00060527" w:rsidP="00060527">
            <w:pPr>
              <w:tabs>
                <w:tab w:val="left" w:pos="1800"/>
              </w:tabs>
              <w:rPr>
                <w:rFonts w:asciiTheme="minorHAnsi" w:hAnsiTheme="minorHAnsi" w:cstheme="minorHAnsi"/>
                <w:bCs/>
                <w:sz w:val="20"/>
              </w:rPr>
            </w:pPr>
            <w:r>
              <w:rPr>
                <w:rFonts w:asciiTheme="minorHAnsi" w:hAnsiTheme="minorHAnsi" w:cstheme="minorHAnsi"/>
                <w:bCs/>
                <w:sz w:val="20"/>
              </w:rPr>
              <w:t>Always</w:t>
            </w:r>
            <w:r w:rsidRPr="0026227E">
              <w:rPr>
                <w:rFonts w:asciiTheme="minorHAnsi" w:hAnsiTheme="minorHAnsi" w:cstheme="minorHAnsi"/>
                <w:bCs/>
                <w:sz w:val="20"/>
              </w:rPr>
              <w:t xml:space="preserve"> display</w:t>
            </w:r>
          </w:p>
        </w:tc>
        <w:tc>
          <w:tcPr>
            <w:tcW w:w="1418" w:type="dxa"/>
            <w:tcBorders>
              <w:top w:val="single" w:sz="4" w:space="0" w:color="auto"/>
              <w:left w:val="single" w:sz="4" w:space="0" w:color="auto"/>
              <w:bottom w:val="single" w:sz="4" w:space="0" w:color="auto"/>
              <w:right w:val="single" w:sz="4" w:space="0" w:color="auto"/>
            </w:tcBorders>
          </w:tcPr>
          <w:p w14:paraId="3D2B5270" w14:textId="7B523EB2" w:rsidR="00060527" w:rsidRPr="006B64D2" w:rsidRDefault="00060527" w:rsidP="00060527">
            <w:pPr>
              <w:tabs>
                <w:tab w:val="left" w:pos="1800"/>
              </w:tabs>
              <w:rPr>
                <w:rFonts w:asciiTheme="minorHAnsi" w:hAnsiTheme="minorHAnsi" w:cstheme="minorHAnsi"/>
                <w:bCs/>
                <w:sz w:val="20"/>
                <w:szCs w:val="20"/>
              </w:rPr>
            </w:pPr>
            <w:r w:rsidRPr="009024DE">
              <w:rPr>
                <w:rStyle w:val="bcx0"/>
                <w:rFonts w:asciiTheme="minorHAnsi" w:hAnsiTheme="minorHAnsi" w:cstheme="minorHAnsi"/>
                <w:bCs/>
                <w:sz w:val="20"/>
                <w:szCs w:val="20"/>
              </w:rPr>
              <w:t>Bodycopy_COI</w:t>
            </w:r>
          </w:p>
        </w:tc>
      </w:tr>
      <w:tr w:rsidR="00060527" w:rsidRPr="006B64D2" w14:paraId="0FA65D4D" w14:textId="77777777" w:rsidTr="5DAD8829">
        <w:trPr>
          <w:cantSplit/>
        </w:trPr>
        <w:tc>
          <w:tcPr>
            <w:tcW w:w="1013" w:type="dxa"/>
            <w:tcBorders>
              <w:top w:val="single" w:sz="4" w:space="0" w:color="auto"/>
              <w:left w:val="single" w:sz="4" w:space="0" w:color="auto"/>
              <w:bottom w:val="single" w:sz="4" w:space="0" w:color="auto"/>
              <w:right w:val="single" w:sz="4" w:space="0" w:color="auto"/>
            </w:tcBorders>
          </w:tcPr>
          <w:p w14:paraId="0CB1DAE1" w14:textId="5091E668" w:rsidR="00060527" w:rsidRPr="00BD6987" w:rsidRDefault="00060527" w:rsidP="0006052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AE </w:t>
            </w:r>
            <w:r>
              <w:rPr>
                <w:rFonts w:asciiTheme="minorHAnsi" w:hAnsiTheme="minorHAnsi" w:cstheme="minorHAnsi"/>
                <w:bCs/>
                <w:sz w:val="20"/>
                <w:szCs w:val="20"/>
              </w:rPr>
              <w:t>3</w:t>
            </w:r>
          </w:p>
        </w:tc>
        <w:tc>
          <w:tcPr>
            <w:tcW w:w="2243" w:type="dxa"/>
            <w:tcBorders>
              <w:top w:val="single" w:sz="4" w:space="0" w:color="auto"/>
              <w:left w:val="single" w:sz="4" w:space="0" w:color="auto"/>
              <w:bottom w:val="single" w:sz="4" w:space="0" w:color="auto"/>
              <w:right w:val="single" w:sz="4" w:space="0" w:color="auto"/>
            </w:tcBorders>
          </w:tcPr>
          <w:p w14:paraId="1E26B02C" w14:textId="0841057E" w:rsidR="00060527" w:rsidRPr="00BD6987" w:rsidRDefault="00060527" w:rsidP="00060527">
            <w:pPr>
              <w:tabs>
                <w:tab w:val="left" w:pos="1800"/>
              </w:tabs>
              <w:rPr>
                <w:rFonts w:asciiTheme="minorHAnsi" w:hAnsiTheme="minorHAnsi" w:cstheme="minorHAnsi"/>
                <w:b/>
                <w:sz w:val="20"/>
                <w:szCs w:val="20"/>
              </w:rPr>
            </w:pPr>
          </w:p>
        </w:tc>
        <w:tc>
          <w:tcPr>
            <w:tcW w:w="8221" w:type="dxa"/>
            <w:tcBorders>
              <w:top w:val="single" w:sz="4" w:space="0" w:color="auto"/>
              <w:left w:val="single" w:sz="4" w:space="0" w:color="auto"/>
              <w:bottom w:val="single" w:sz="4" w:space="0" w:color="auto"/>
              <w:right w:val="single" w:sz="4" w:space="0" w:color="auto"/>
            </w:tcBorders>
          </w:tcPr>
          <w:p w14:paraId="4D4157EF" w14:textId="417C60DB" w:rsidR="00060527" w:rsidRPr="006922DD" w:rsidRDefault="00060527" w:rsidP="00060527">
            <w:pPr>
              <w:tabs>
                <w:tab w:val="left" w:pos="1800"/>
              </w:tabs>
              <w:rPr>
                <w:rFonts w:ascii="Calibri" w:hAnsi="Calibri"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6"/>
              <w:gridCol w:w="709"/>
              <w:gridCol w:w="1204"/>
            </w:tblGrid>
            <w:tr w:rsidR="00060527" w:rsidRPr="006922DD" w14:paraId="02020442" w14:textId="77777777" w:rsidTr="5DAD8829">
              <w:trPr>
                <w:trHeight w:val="467"/>
              </w:trPr>
              <w:tc>
                <w:tcPr>
                  <w:tcW w:w="5986" w:type="dxa"/>
                </w:tcPr>
                <w:p w14:paraId="5ED73E65" w14:textId="1DF04D00" w:rsidR="00060527" w:rsidRPr="006922DD" w:rsidRDefault="00060527" w:rsidP="00060527">
                  <w:pPr>
                    <w:tabs>
                      <w:tab w:val="left" w:pos="1800"/>
                    </w:tabs>
                    <w:rPr>
                      <w:rFonts w:asciiTheme="minorHAnsi" w:hAnsiTheme="minorHAnsi"/>
                      <w:b/>
                      <w:bCs/>
                      <w:sz w:val="20"/>
                    </w:rPr>
                  </w:pPr>
                  <w:r w:rsidRPr="006922DD">
                    <w:rPr>
                      <w:rFonts w:asciiTheme="minorHAnsi" w:hAnsiTheme="minorHAnsi"/>
                      <w:b/>
                      <w:bCs/>
                      <w:sz w:val="20"/>
                    </w:rPr>
                    <w:t>Excess Type</w:t>
                  </w:r>
                </w:p>
              </w:tc>
              <w:tc>
                <w:tcPr>
                  <w:tcW w:w="709" w:type="dxa"/>
                </w:tcPr>
                <w:p w14:paraId="028188FA" w14:textId="26C6AC41" w:rsidR="00060527" w:rsidRPr="006922DD" w:rsidRDefault="00060527" w:rsidP="00060527">
                  <w:pPr>
                    <w:tabs>
                      <w:tab w:val="left" w:pos="1800"/>
                    </w:tabs>
                    <w:rPr>
                      <w:rFonts w:asciiTheme="minorHAnsi" w:hAnsiTheme="minorHAnsi"/>
                      <w:b/>
                      <w:bCs/>
                      <w:sz w:val="20"/>
                    </w:rPr>
                  </w:pPr>
                </w:p>
              </w:tc>
              <w:tc>
                <w:tcPr>
                  <w:tcW w:w="1204" w:type="dxa"/>
                </w:tcPr>
                <w:p w14:paraId="3E70A1F5" w14:textId="3B5ACCFE" w:rsidR="00060527" w:rsidRPr="006922DD" w:rsidRDefault="00060527" w:rsidP="00060527">
                  <w:pPr>
                    <w:tabs>
                      <w:tab w:val="left" w:pos="1800"/>
                    </w:tabs>
                    <w:rPr>
                      <w:rFonts w:asciiTheme="minorHAnsi" w:hAnsiTheme="minorHAnsi"/>
                      <w:b/>
                      <w:bCs/>
                      <w:sz w:val="20"/>
                    </w:rPr>
                  </w:pPr>
                  <w:r w:rsidRPr="006922DD">
                    <w:rPr>
                      <w:rFonts w:asciiTheme="minorHAnsi" w:hAnsiTheme="minorHAnsi"/>
                      <w:b/>
                      <w:bCs/>
                      <w:sz w:val="20"/>
                    </w:rPr>
                    <w:t>Add. excess</w:t>
                  </w:r>
                </w:p>
              </w:tc>
            </w:tr>
            <w:tr w:rsidR="00060527" w:rsidRPr="006922DD" w14:paraId="261E7B5C" w14:textId="77777777" w:rsidTr="5DAD8829">
              <w:trPr>
                <w:trHeight w:val="499"/>
              </w:trPr>
              <w:tc>
                <w:tcPr>
                  <w:tcW w:w="5986" w:type="dxa"/>
                </w:tcPr>
                <w:p w14:paraId="226A10B3" w14:textId="09614FB2" w:rsidR="00060527" w:rsidRPr="006922DD" w:rsidRDefault="00060527" w:rsidP="00060527">
                  <w:pPr>
                    <w:tabs>
                      <w:tab w:val="left" w:pos="1800"/>
                    </w:tabs>
                    <w:rPr>
                      <w:rFonts w:asciiTheme="minorHAnsi" w:hAnsiTheme="minorHAnsi"/>
                      <w:sz w:val="20"/>
                      <w:szCs w:val="20"/>
                    </w:rPr>
                  </w:pPr>
                  <w:r w:rsidRPr="006922DD">
                    <w:rPr>
                      <w:rFonts w:ascii="Calibri" w:hAnsi="Calibri" w:cs="Calibri"/>
                      <w:b/>
                      <w:bCs/>
                      <w:sz w:val="20"/>
                      <w:szCs w:val="20"/>
                    </w:rPr>
                    <w:t>Declared young</w:t>
                  </w:r>
                  <w:commentRangeStart w:id="9119"/>
                  <w:commentRangeStart w:id="9120"/>
                  <w:commentRangeStart w:id="9121"/>
                  <w:r w:rsidRPr="006922DD">
                    <w:rPr>
                      <w:rFonts w:ascii="Calibri" w:hAnsi="Calibri" w:cs="Calibri"/>
                      <w:b/>
                      <w:bCs/>
                      <w:sz w:val="20"/>
                      <w:szCs w:val="20"/>
                    </w:rPr>
                    <w:t xml:space="preserve"> driver - </w:t>
                  </w:r>
                  <w:r w:rsidRPr="006922DD">
                    <w:rPr>
                      <w:rFonts w:ascii="Calibri" w:hAnsi="Calibri" w:cs="Calibri"/>
                      <w:sz w:val="20"/>
                      <w:szCs w:val="20"/>
                    </w:rPr>
                    <w:t xml:space="preserve">the </w:t>
                  </w:r>
                  <w:commentRangeEnd w:id="9119"/>
                  <w:r w:rsidRPr="006922DD">
                    <w:rPr>
                      <w:rStyle w:val="CommentReference"/>
                      <w:rFonts w:ascii="Calibri" w:hAnsi="Calibri" w:cs="Calibri"/>
                      <w:sz w:val="20"/>
                      <w:szCs w:val="20"/>
                    </w:rPr>
                    <w:commentReference w:id="9119"/>
                  </w:r>
                  <w:commentRangeEnd w:id="9120"/>
                  <w:r w:rsidRPr="006922DD">
                    <w:rPr>
                      <w:rStyle w:val="CommentReference"/>
                      <w:rFonts w:ascii="Calibri" w:hAnsi="Calibri" w:cs="Calibri"/>
                      <w:sz w:val="20"/>
                      <w:szCs w:val="20"/>
                    </w:rPr>
                    <w:commentReference w:id="9120"/>
                  </w:r>
                  <w:commentRangeEnd w:id="9121"/>
                  <w:r w:rsidRPr="006922DD">
                    <w:rPr>
                      <w:rStyle w:val="CommentReference"/>
                      <w:rFonts w:ascii="Calibri" w:hAnsi="Calibri" w:cs="Calibri"/>
                      <w:sz w:val="20"/>
                      <w:szCs w:val="20"/>
                    </w:rPr>
                    <w:commentReference w:id="9121"/>
                  </w:r>
                  <w:r w:rsidRPr="006922DD">
                    <w:rPr>
                      <w:rFonts w:ascii="Calibri" w:hAnsi="Calibri" w:cs="Calibri"/>
                      <w:sz w:val="20"/>
                      <w:szCs w:val="20"/>
                    </w:rPr>
                    <w:t>driver is</w:t>
                  </w:r>
                  <w:commentRangeStart w:id="9122"/>
                  <w:commentRangeStart w:id="9123"/>
                  <w:r w:rsidRPr="006922DD">
                    <w:rPr>
                      <w:rFonts w:ascii="Calibri" w:hAnsi="Calibri" w:cs="Calibri"/>
                      <w:sz w:val="20"/>
                      <w:szCs w:val="20"/>
                    </w:rPr>
                    <w:t xml:space="preserve"> declared</w:t>
                  </w:r>
                  <w:commentRangeEnd w:id="9122"/>
                  <w:r w:rsidRPr="006922DD">
                    <w:rPr>
                      <w:rStyle w:val="CommentReference"/>
                      <w:rFonts w:ascii="Calibri" w:hAnsi="Calibri" w:cs="Calibri"/>
                      <w:sz w:val="20"/>
                      <w:szCs w:val="20"/>
                    </w:rPr>
                    <w:commentReference w:id="9122"/>
                  </w:r>
                  <w:commentRangeEnd w:id="9123"/>
                  <w:r w:rsidRPr="006922DD">
                    <w:rPr>
                      <w:rStyle w:val="CommentReference"/>
                      <w:rFonts w:ascii="Calibri" w:hAnsi="Calibri" w:cs="Calibri"/>
                      <w:sz w:val="20"/>
                      <w:szCs w:val="20"/>
                    </w:rPr>
                    <w:commentReference w:id="9123"/>
                  </w:r>
                  <w:r w:rsidRPr="006922DD">
                    <w:rPr>
                      <w:rFonts w:ascii="Calibri" w:hAnsi="Calibri" w:cs="Calibri"/>
                      <w:sz w:val="20"/>
                      <w:szCs w:val="20"/>
                    </w:rPr>
                    <w:t xml:space="preserve"> on the policy as a driver and is under 25 years old</w:t>
                  </w:r>
                </w:p>
              </w:tc>
              <w:tc>
                <w:tcPr>
                  <w:tcW w:w="709" w:type="dxa"/>
                </w:tcPr>
                <w:p w14:paraId="5A0F69C3" w14:textId="7437F652" w:rsidR="00060527" w:rsidRPr="006922DD" w:rsidRDefault="00060527" w:rsidP="00060527">
                  <w:pPr>
                    <w:tabs>
                      <w:tab w:val="left" w:pos="1800"/>
                    </w:tabs>
                    <w:rPr>
                      <w:rFonts w:asciiTheme="minorHAnsi" w:hAnsiTheme="minorHAnsi"/>
                      <w:sz w:val="20"/>
                    </w:rPr>
                  </w:pPr>
                  <w:r w:rsidRPr="006922DD">
                    <w:rPr>
                      <w:rFonts w:asciiTheme="minorHAnsi" w:hAnsiTheme="minorHAnsi"/>
                      <w:sz w:val="20"/>
                    </w:rPr>
                    <w:t>plus</w:t>
                  </w:r>
                </w:p>
              </w:tc>
              <w:tc>
                <w:tcPr>
                  <w:tcW w:w="1204" w:type="dxa"/>
                </w:tcPr>
                <w:p w14:paraId="1C593A4E" w14:textId="4B5134DA" w:rsidR="00060527" w:rsidRPr="006922DD" w:rsidRDefault="00060527" w:rsidP="00060527">
                  <w:pPr>
                    <w:tabs>
                      <w:tab w:val="left" w:pos="1800"/>
                    </w:tabs>
                    <w:rPr>
                      <w:rFonts w:asciiTheme="minorHAnsi" w:hAnsiTheme="minorHAnsi"/>
                      <w:sz w:val="20"/>
                    </w:rPr>
                  </w:pPr>
                  <w:r w:rsidRPr="006922DD">
                    <w:rPr>
                      <w:rFonts w:asciiTheme="minorHAnsi" w:hAnsiTheme="minorHAnsi"/>
                      <w:sz w:val="20"/>
                    </w:rPr>
                    <w:t>$800</w:t>
                  </w:r>
                </w:p>
              </w:tc>
            </w:tr>
            <w:tr w:rsidR="00060527" w:rsidRPr="006922DD" w14:paraId="0D1A4EB1" w14:textId="77777777" w:rsidTr="5DAD8829">
              <w:trPr>
                <w:trHeight w:val="499"/>
              </w:trPr>
              <w:tc>
                <w:tcPr>
                  <w:tcW w:w="5986" w:type="dxa"/>
                </w:tcPr>
                <w:p w14:paraId="7A6F34A9" w14:textId="59AF5B56" w:rsidR="00060527" w:rsidRPr="006922DD" w:rsidRDefault="00060527" w:rsidP="00060527">
                  <w:pPr>
                    <w:tabs>
                      <w:tab w:val="left" w:pos="1800"/>
                    </w:tabs>
                    <w:rPr>
                      <w:rFonts w:asciiTheme="minorHAnsi" w:hAnsiTheme="minorHAnsi"/>
                      <w:sz w:val="20"/>
                    </w:rPr>
                  </w:pPr>
                  <w:r w:rsidRPr="006922DD">
                    <w:rPr>
                      <w:rFonts w:ascii="Calibri" w:hAnsi="Calibri" w:cs="Calibri"/>
                      <w:b/>
                      <w:bCs/>
                      <w:sz w:val="20"/>
                      <w:szCs w:val="20"/>
                    </w:rPr>
                    <w:t>Undeclared young driver</w:t>
                  </w:r>
                  <w:r w:rsidRPr="006922DD">
                    <w:rPr>
                      <w:rFonts w:ascii="Calibri" w:hAnsi="Calibri" w:cs="Calibri"/>
                      <w:sz w:val="20"/>
                      <w:szCs w:val="20"/>
                    </w:rPr>
                    <w:t xml:space="preserve"> - the driver is not declared on the policy as a driver and is under 25 years old</w:t>
                  </w:r>
                </w:p>
              </w:tc>
              <w:tc>
                <w:tcPr>
                  <w:tcW w:w="709" w:type="dxa"/>
                </w:tcPr>
                <w:p w14:paraId="17443919" w14:textId="0ED30B15" w:rsidR="00060527" w:rsidRPr="006922DD" w:rsidRDefault="00060527" w:rsidP="00060527">
                  <w:pPr>
                    <w:tabs>
                      <w:tab w:val="left" w:pos="1800"/>
                    </w:tabs>
                    <w:rPr>
                      <w:rFonts w:asciiTheme="minorHAnsi" w:hAnsiTheme="minorHAnsi"/>
                      <w:sz w:val="20"/>
                    </w:rPr>
                  </w:pPr>
                  <w:r w:rsidRPr="006922DD">
                    <w:rPr>
                      <w:rFonts w:asciiTheme="minorHAnsi" w:hAnsiTheme="minorHAnsi"/>
                      <w:sz w:val="20"/>
                    </w:rPr>
                    <w:t>plus</w:t>
                  </w:r>
                </w:p>
              </w:tc>
              <w:tc>
                <w:tcPr>
                  <w:tcW w:w="1204" w:type="dxa"/>
                </w:tcPr>
                <w:p w14:paraId="2F4F37BE" w14:textId="75310F11" w:rsidR="00060527" w:rsidRPr="006922DD" w:rsidRDefault="00060527" w:rsidP="00060527">
                  <w:pPr>
                    <w:tabs>
                      <w:tab w:val="left" w:pos="1800"/>
                    </w:tabs>
                    <w:rPr>
                      <w:rFonts w:asciiTheme="minorHAnsi" w:hAnsiTheme="minorHAnsi"/>
                      <w:sz w:val="20"/>
                    </w:rPr>
                  </w:pPr>
                  <w:r w:rsidRPr="006922DD">
                    <w:rPr>
                      <w:rFonts w:asciiTheme="minorHAnsi" w:hAnsiTheme="minorHAnsi"/>
                      <w:sz w:val="20"/>
                    </w:rPr>
                    <w:t>$1600</w:t>
                  </w:r>
                </w:p>
              </w:tc>
            </w:tr>
            <w:tr w:rsidR="00060527" w:rsidRPr="006922DD" w14:paraId="132B0C30" w14:textId="77777777" w:rsidTr="5DAD8829">
              <w:trPr>
                <w:trHeight w:val="489"/>
              </w:trPr>
              <w:tc>
                <w:tcPr>
                  <w:tcW w:w="5986" w:type="dxa"/>
                </w:tcPr>
                <w:p w14:paraId="45498789" w14:textId="548BA79B" w:rsidR="00060527" w:rsidRPr="006922DD" w:rsidRDefault="00060527" w:rsidP="00060527">
                  <w:pPr>
                    <w:tabs>
                      <w:tab w:val="left" w:pos="1800"/>
                    </w:tabs>
                    <w:rPr>
                      <w:rFonts w:asciiTheme="minorHAnsi" w:hAnsiTheme="minorHAnsi"/>
                      <w:sz w:val="20"/>
                      <w:szCs w:val="20"/>
                    </w:rPr>
                  </w:pPr>
                  <w:r w:rsidRPr="006922DD">
                    <w:rPr>
                      <w:rFonts w:ascii="Calibri" w:hAnsi="Calibri" w:cs="Calibri"/>
                      <w:b/>
                      <w:bCs/>
                      <w:sz w:val="20"/>
                      <w:szCs w:val="20"/>
                    </w:rPr>
                    <w:t>Inexperienced driver</w:t>
                  </w:r>
                  <w:r w:rsidRPr="006922DD">
                    <w:rPr>
                      <w:rFonts w:ascii="Calibri" w:hAnsi="Calibri" w:cs="Calibri"/>
                      <w:sz w:val="20"/>
                      <w:szCs w:val="20"/>
                    </w:rPr>
                    <w:t xml:space="preserve"> – the driver is a </w:t>
                  </w:r>
                  <w:commentRangeStart w:id="9124"/>
                  <w:commentRangeStart w:id="9125"/>
                  <w:r w:rsidRPr="006922DD">
                    <w:rPr>
                      <w:rFonts w:ascii="Calibri" w:hAnsi="Calibri" w:cs="Calibri"/>
                      <w:sz w:val="20"/>
                      <w:szCs w:val="20"/>
                    </w:rPr>
                    <w:t>learner</w:t>
                  </w:r>
                  <w:commentRangeEnd w:id="9124"/>
                  <w:r w:rsidRPr="006922DD">
                    <w:rPr>
                      <w:rStyle w:val="CommentReference"/>
                      <w:rFonts w:ascii="Calibri" w:hAnsi="Calibri" w:cs="Calibri"/>
                      <w:sz w:val="20"/>
                      <w:szCs w:val="20"/>
                    </w:rPr>
                    <w:commentReference w:id="9124"/>
                  </w:r>
                  <w:commentRangeEnd w:id="9125"/>
                  <w:r w:rsidRPr="006922DD">
                    <w:rPr>
                      <w:rStyle w:val="CommentReference"/>
                      <w:rFonts w:ascii="Calibri" w:hAnsi="Calibri" w:cs="Calibri"/>
                      <w:sz w:val="20"/>
                      <w:szCs w:val="20"/>
                    </w:rPr>
                    <w:commentReference w:id="9125"/>
                  </w:r>
                  <w:r w:rsidRPr="006922DD">
                    <w:rPr>
                      <w:rFonts w:ascii="Calibri" w:hAnsi="Calibri" w:cs="Calibri"/>
                      <w:sz w:val="20"/>
                      <w:szCs w:val="20"/>
                    </w:rPr>
                    <w:t xml:space="preserve"> driver </w:t>
                  </w:r>
                  <w:commentRangeStart w:id="9126"/>
                  <w:commentRangeStart w:id="9127"/>
                  <w:r w:rsidRPr="006922DD">
                    <w:rPr>
                      <w:rFonts w:ascii="Calibri" w:hAnsi="Calibri" w:cs="Calibri"/>
                      <w:sz w:val="20"/>
                      <w:szCs w:val="20"/>
                    </w:rPr>
                    <w:t>or</w:t>
                  </w:r>
                  <w:commentRangeEnd w:id="9126"/>
                  <w:r w:rsidRPr="006922DD">
                    <w:rPr>
                      <w:rStyle w:val="CommentReference"/>
                      <w:rFonts w:ascii="Calibri" w:hAnsi="Calibri" w:cs="Calibri"/>
                      <w:sz w:val="20"/>
                      <w:szCs w:val="20"/>
                    </w:rPr>
                    <w:commentReference w:id="9126"/>
                  </w:r>
                  <w:commentRangeEnd w:id="9127"/>
                  <w:r w:rsidRPr="006922DD">
                    <w:rPr>
                      <w:rStyle w:val="CommentReference"/>
                      <w:rFonts w:ascii="Calibri" w:hAnsi="Calibri" w:cs="Calibri"/>
                      <w:sz w:val="20"/>
                      <w:szCs w:val="20"/>
                    </w:rPr>
                    <w:commentReference w:id="9127"/>
                  </w:r>
                  <w:r w:rsidRPr="006922DD">
                    <w:rPr>
                      <w:rFonts w:ascii="Calibri" w:hAnsi="Calibri" w:cs="Calibri"/>
                      <w:sz w:val="20"/>
                      <w:szCs w:val="20"/>
                    </w:rPr>
                    <w:t xml:space="preserve"> is aged over 25 years and has less than 2 years on a valid</w:t>
                  </w:r>
                  <w:commentRangeStart w:id="9128"/>
                  <w:commentRangeStart w:id="9129"/>
                  <w:commentRangeStart w:id="9130"/>
                  <w:r w:rsidRPr="006922DD">
                    <w:rPr>
                      <w:rFonts w:ascii="Calibri" w:hAnsi="Calibri" w:cs="Calibri"/>
                      <w:sz w:val="20"/>
                      <w:szCs w:val="20"/>
                    </w:rPr>
                    <w:t xml:space="preserve"> licence</w:t>
                  </w:r>
                  <w:commentRangeEnd w:id="9128"/>
                  <w:r w:rsidRPr="006922DD">
                    <w:rPr>
                      <w:rStyle w:val="CommentReference"/>
                      <w:rFonts w:asciiTheme="minorHAnsi" w:hAnsiTheme="minorHAnsi" w:cstheme="minorBidi"/>
                      <w:sz w:val="20"/>
                      <w:szCs w:val="20"/>
                    </w:rPr>
                    <w:commentReference w:id="9128"/>
                  </w:r>
                  <w:commentRangeEnd w:id="9129"/>
                  <w:r w:rsidRPr="006922DD">
                    <w:rPr>
                      <w:rStyle w:val="CommentReference"/>
                      <w:rFonts w:asciiTheme="minorHAnsi" w:hAnsiTheme="minorHAnsi" w:cstheme="minorBidi"/>
                      <w:sz w:val="20"/>
                      <w:szCs w:val="20"/>
                    </w:rPr>
                    <w:commentReference w:id="9129"/>
                  </w:r>
                  <w:commentRangeEnd w:id="9130"/>
                  <w:r w:rsidRPr="006922DD">
                    <w:rPr>
                      <w:rStyle w:val="CommentReference"/>
                      <w:rFonts w:asciiTheme="minorHAnsi" w:hAnsiTheme="minorHAnsi" w:cstheme="minorBidi"/>
                      <w:sz w:val="20"/>
                      <w:szCs w:val="20"/>
                    </w:rPr>
                    <w:commentReference w:id="9130"/>
                  </w:r>
                </w:p>
              </w:tc>
              <w:tc>
                <w:tcPr>
                  <w:tcW w:w="709" w:type="dxa"/>
                </w:tcPr>
                <w:p w14:paraId="30E16531" w14:textId="6ABFFC50" w:rsidR="00060527" w:rsidRPr="006922DD" w:rsidRDefault="00060527" w:rsidP="00060527">
                  <w:pPr>
                    <w:tabs>
                      <w:tab w:val="left" w:pos="1800"/>
                    </w:tabs>
                    <w:rPr>
                      <w:rFonts w:asciiTheme="minorHAnsi" w:hAnsiTheme="minorHAnsi"/>
                      <w:sz w:val="20"/>
                    </w:rPr>
                  </w:pPr>
                  <w:r w:rsidRPr="006922DD">
                    <w:rPr>
                      <w:rFonts w:asciiTheme="minorHAnsi" w:hAnsiTheme="minorHAnsi"/>
                      <w:sz w:val="20"/>
                    </w:rPr>
                    <w:t>plus</w:t>
                  </w:r>
                </w:p>
              </w:tc>
              <w:tc>
                <w:tcPr>
                  <w:tcW w:w="1204" w:type="dxa"/>
                </w:tcPr>
                <w:p w14:paraId="51F3DB25" w14:textId="3A53C972" w:rsidR="00060527" w:rsidRPr="006922DD" w:rsidRDefault="00060527" w:rsidP="00060527">
                  <w:pPr>
                    <w:tabs>
                      <w:tab w:val="left" w:pos="1800"/>
                    </w:tabs>
                    <w:rPr>
                      <w:rFonts w:asciiTheme="minorHAnsi" w:hAnsiTheme="minorHAnsi"/>
                      <w:sz w:val="20"/>
                    </w:rPr>
                  </w:pPr>
                  <w:r w:rsidRPr="006922DD">
                    <w:rPr>
                      <w:rFonts w:asciiTheme="minorHAnsi" w:hAnsiTheme="minorHAnsi"/>
                      <w:sz w:val="20"/>
                    </w:rPr>
                    <w:t>$800</w:t>
                  </w:r>
                </w:p>
              </w:tc>
            </w:tr>
            <w:tr w:rsidR="00060527" w:rsidRPr="006922DD" w14:paraId="3E1B1430" w14:textId="77777777" w:rsidTr="5DAD8829">
              <w:trPr>
                <w:trHeight w:val="753"/>
              </w:trPr>
              <w:tc>
                <w:tcPr>
                  <w:tcW w:w="5986" w:type="dxa"/>
                </w:tcPr>
                <w:p w14:paraId="757F3692" w14:textId="140AD9EA" w:rsidR="00060527" w:rsidRPr="006922DD" w:rsidRDefault="00060527" w:rsidP="00060527">
                  <w:pPr>
                    <w:tabs>
                      <w:tab w:val="left" w:pos="1800"/>
                    </w:tabs>
                    <w:rPr>
                      <w:rFonts w:asciiTheme="minorHAnsi" w:hAnsiTheme="minorHAnsi"/>
                      <w:sz w:val="20"/>
                      <w:szCs w:val="20"/>
                    </w:rPr>
                  </w:pPr>
                  <w:r w:rsidRPr="006922DD">
                    <w:rPr>
                      <w:rFonts w:ascii="Calibri" w:hAnsi="Calibri" w:cs="Calibri"/>
                      <w:b/>
                      <w:bCs/>
                      <w:sz w:val="20"/>
                      <w:szCs w:val="20"/>
                    </w:rPr>
                    <w:t>Outside odometer</w:t>
                  </w:r>
                  <w:r w:rsidRPr="006922DD">
                    <w:rPr>
                      <w:rFonts w:ascii="Calibri" w:hAnsi="Calibri" w:cs="Calibri"/>
                      <w:sz w:val="20"/>
                      <w:szCs w:val="20"/>
                    </w:rPr>
                    <w:t xml:space="preserve"> - if, at the time of a claim, your car's odometer is below the start odometer reading or above the end odometer reading as noted on this COI</w:t>
                  </w:r>
                  <w:commentRangeStart w:id="9131"/>
                  <w:commentRangeStart w:id="9132"/>
                  <w:r w:rsidRPr="006922DD">
                    <w:rPr>
                      <w:rFonts w:ascii="Calibri" w:hAnsi="Calibri" w:cs="Calibri"/>
                      <w:sz w:val="20"/>
                      <w:szCs w:val="20"/>
                    </w:rPr>
                    <w:t>,</w:t>
                  </w:r>
                  <w:commentRangeEnd w:id="9131"/>
                  <w:r w:rsidRPr="006922DD">
                    <w:rPr>
                      <w:rStyle w:val="CommentReference"/>
                      <w:rFonts w:ascii="Calibri" w:hAnsi="Calibri" w:cs="Calibri"/>
                      <w:sz w:val="20"/>
                      <w:szCs w:val="20"/>
                    </w:rPr>
                    <w:commentReference w:id="9131"/>
                  </w:r>
                  <w:commentRangeEnd w:id="9132"/>
                  <w:r w:rsidRPr="006922DD">
                    <w:rPr>
                      <w:rStyle w:val="CommentReference"/>
                      <w:rFonts w:ascii="Calibri" w:hAnsi="Calibri" w:cs="Calibri"/>
                      <w:sz w:val="20"/>
                      <w:szCs w:val="20"/>
                    </w:rPr>
                    <w:commentReference w:id="9132"/>
                  </w:r>
                  <w:r w:rsidRPr="006922DD">
                    <w:rPr>
                      <w:rFonts w:ascii="Calibri" w:hAnsi="Calibri" w:cs="Calibri"/>
                      <w:sz w:val="20"/>
                      <w:szCs w:val="20"/>
                    </w:rPr>
                    <w:t xml:space="preserve"> or you have not told us that your odometer is faulty and is not repaired or has been replaced and your odometer reading has changed, and you have not notified us</w:t>
                  </w:r>
                  <w:commentRangeStart w:id="9133"/>
                  <w:commentRangeStart w:id="9134"/>
                  <w:commentRangeEnd w:id="9133"/>
                  <w:r w:rsidRPr="006922DD">
                    <w:rPr>
                      <w:rStyle w:val="CommentReference"/>
                      <w:rFonts w:asciiTheme="minorHAnsi" w:hAnsiTheme="minorHAnsi" w:cstheme="minorBidi"/>
                      <w:sz w:val="20"/>
                      <w:szCs w:val="20"/>
                    </w:rPr>
                    <w:commentReference w:id="9133"/>
                  </w:r>
                  <w:commentRangeEnd w:id="9134"/>
                  <w:r w:rsidRPr="006922DD">
                    <w:rPr>
                      <w:rStyle w:val="CommentReference"/>
                      <w:rFonts w:asciiTheme="minorHAnsi" w:hAnsiTheme="minorHAnsi" w:cstheme="minorBidi"/>
                      <w:sz w:val="20"/>
                      <w:szCs w:val="20"/>
                    </w:rPr>
                    <w:commentReference w:id="9134"/>
                  </w:r>
                </w:p>
              </w:tc>
              <w:tc>
                <w:tcPr>
                  <w:tcW w:w="709" w:type="dxa"/>
                </w:tcPr>
                <w:p w14:paraId="2C5D7487" w14:textId="3A99B125" w:rsidR="00060527" w:rsidRPr="006922DD" w:rsidRDefault="00060527" w:rsidP="00060527">
                  <w:pPr>
                    <w:tabs>
                      <w:tab w:val="left" w:pos="1800"/>
                    </w:tabs>
                    <w:rPr>
                      <w:rFonts w:asciiTheme="minorHAnsi" w:hAnsiTheme="minorHAnsi"/>
                      <w:sz w:val="20"/>
                    </w:rPr>
                  </w:pPr>
                  <w:r w:rsidRPr="006922DD">
                    <w:rPr>
                      <w:rFonts w:asciiTheme="minorHAnsi" w:hAnsiTheme="minorHAnsi"/>
                      <w:sz w:val="20"/>
                    </w:rPr>
                    <w:t>plus</w:t>
                  </w:r>
                </w:p>
              </w:tc>
              <w:tc>
                <w:tcPr>
                  <w:tcW w:w="1204" w:type="dxa"/>
                </w:tcPr>
                <w:p w14:paraId="184C31B1" w14:textId="31BEECA1" w:rsidR="00060527" w:rsidRPr="006922DD" w:rsidRDefault="00060527" w:rsidP="00060527">
                  <w:pPr>
                    <w:tabs>
                      <w:tab w:val="left" w:pos="1800"/>
                    </w:tabs>
                    <w:rPr>
                      <w:rFonts w:asciiTheme="minorHAnsi" w:hAnsiTheme="minorHAnsi"/>
                      <w:sz w:val="20"/>
                    </w:rPr>
                  </w:pPr>
                  <w:r w:rsidRPr="006922DD">
                    <w:rPr>
                      <w:rFonts w:asciiTheme="minorHAnsi" w:hAnsiTheme="minorHAnsi"/>
                      <w:sz w:val="20"/>
                    </w:rPr>
                    <w:t>$1000</w:t>
                  </w:r>
                </w:p>
              </w:tc>
            </w:tr>
          </w:tbl>
          <w:p w14:paraId="2FE25AD1" w14:textId="0743FA2E" w:rsidR="00060527" w:rsidRPr="006922DD" w:rsidRDefault="00060527" w:rsidP="00060527">
            <w:pPr>
              <w:tabs>
                <w:tab w:val="left" w:pos="1800"/>
              </w:tabs>
              <w:rPr>
                <w:rFonts w:ascii="Calibri" w:hAnsi="Calibri" w:cs="Calibri"/>
                <w:sz w:val="20"/>
                <w:szCs w:val="20"/>
              </w:rPr>
            </w:pPr>
          </w:p>
          <w:p w14:paraId="19C2D48D" w14:textId="55E170C8" w:rsidR="00060527" w:rsidRPr="006922DD" w:rsidRDefault="00060527" w:rsidP="00060527">
            <w:pPr>
              <w:tabs>
                <w:tab w:val="left" w:pos="1800"/>
              </w:tabs>
              <w:rPr>
                <w:rFonts w:ascii="Calibri" w:hAnsi="Calibri" w:cs="Calibri"/>
                <w:sz w:val="20"/>
                <w:szCs w:val="20"/>
              </w:rPr>
            </w:pPr>
          </w:p>
        </w:tc>
        <w:tc>
          <w:tcPr>
            <w:tcW w:w="1701" w:type="dxa"/>
            <w:tcBorders>
              <w:top w:val="single" w:sz="4" w:space="0" w:color="auto"/>
              <w:left w:val="single" w:sz="4" w:space="0" w:color="auto"/>
              <w:bottom w:val="single" w:sz="4" w:space="0" w:color="auto"/>
              <w:right w:val="single" w:sz="4" w:space="0" w:color="auto"/>
            </w:tcBorders>
          </w:tcPr>
          <w:p w14:paraId="5A89E8F8" w14:textId="0A962494" w:rsidR="00060527" w:rsidRPr="006922DD" w:rsidRDefault="00060527" w:rsidP="00060527">
            <w:pPr>
              <w:tabs>
                <w:tab w:val="left" w:pos="1800"/>
              </w:tabs>
              <w:rPr>
                <w:rFonts w:asciiTheme="minorHAnsi" w:hAnsiTheme="minorHAnsi"/>
                <w:sz w:val="20"/>
                <w:szCs w:val="20"/>
              </w:rPr>
            </w:pPr>
            <w:commentRangeStart w:id="9135"/>
            <w:commentRangeStart w:id="9136"/>
            <w:commentRangeStart w:id="9137"/>
            <w:commentRangeStart w:id="9138"/>
            <w:commentRangeStart w:id="9139"/>
            <w:r w:rsidRPr="006922DD">
              <w:rPr>
                <w:rFonts w:asciiTheme="minorHAnsi" w:hAnsiTheme="minorHAnsi"/>
                <w:sz w:val="20"/>
                <w:szCs w:val="20"/>
              </w:rPr>
              <w:t>Always display</w:t>
            </w:r>
            <w:commentRangeEnd w:id="9135"/>
            <w:r w:rsidRPr="006922DD">
              <w:rPr>
                <w:rStyle w:val="CommentReference"/>
                <w:rFonts w:asciiTheme="minorHAnsi" w:hAnsiTheme="minorHAnsi" w:cstheme="minorBidi"/>
                <w:sz w:val="20"/>
                <w:szCs w:val="20"/>
              </w:rPr>
              <w:commentReference w:id="9135"/>
            </w:r>
            <w:commentRangeEnd w:id="9136"/>
            <w:r w:rsidRPr="006922DD">
              <w:rPr>
                <w:rStyle w:val="CommentReference"/>
                <w:rFonts w:asciiTheme="minorHAnsi" w:hAnsiTheme="minorHAnsi" w:cstheme="minorBidi"/>
                <w:sz w:val="20"/>
                <w:szCs w:val="20"/>
              </w:rPr>
              <w:commentReference w:id="9136"/>
            </w:r>
            <w:commentRangeEnd w:id="9137"/>
            <w:r w:rsidRPr="006922DD">
              <w:rPr>
                <w:rStyle w:val="CommentReference"/>
                <w:rFonts w:asciiTheme="minorHAnsi" w:hAnsiTheme="minorHAnsi" w:cstheme="minorBidi"/>
                <w:sz w:val="20"/>
                <w:szCs w:val="20"/>
              </w:rPr>
              <w:commentReference w:id="9137"/>
            </w:r>
            <w:commentRangeEnd w:id="9138"/>
            <w:r w:rsidRPr="006922DD">
              <w:rPr>
                <w:rStyle w:val="CommentReference"/>
                <w:rFonts w:asciiTheme="minorHAnsi" w:hAnsiTheme="minorHAnsi" w:cstheme="minorBidi"/>
                <w:sz w:val="20"/>
                <w:szCs w:val="20"/>
              </w:rPr>
              <w:commentReference w:id="9138"/>
            </w:r>
            <w:commentRangeEnd w:id="9139"/>
            <w:r w:rsidRPr="006922DD">
              <w:rPr>
                <w:rStyle w:val="CommentReference"/>
                <w:rFonts w:asciiTheme="minorHAnsi" w:hAnsiTheme="minorHAnsi" w:cstheme="minorBidi"/>
                <w:sz w:val="20"/>
                <w:szCs w:val="20"/>
              </w:rPr>
              <w:commentReference w:id="9139"/>
            </w:r>
          </w:p>
          <w:p w14:paraId="61A3DBF6" w14:textId="3D060AD2" w:rsidR="00060527" w:rsidRPr="006922DD" w:rsidRDefault="00060527" w:rsidP="00060527">
            <w:pPr>
              <w:tabs>
                <w:tab w:val="left" w:pos="1800"/>
              </w:tabs>
              <w:rPr>
                <w:rFonts w:asciiTheme="minorHAnsi" w:hAnsiTheme="minorHAnsi"/>
                <w:sz w:val="20"/>
                <w:szCs w:val="20"/>
              </w:rPr>
            </w:pPr>
          </w:p>
          <w:p w14:paraId="63650094" w14:textId="1D28CC89" w:rsidR="00060527" w:rsidRPr="006922DD" w:rsidRDefault="00060527" w:rsidP="00060527">
            <w:pPr>
              <w:tabs>
                <w:tab w:val="left" w:pos="1800"/>
              </w:tabs>
              <w:rPr>
                <w:rFonts w:asciiTheme="minorHAnsi" w:hAnsiTheme="minorHAnsi"/>
                <w:sz w:val="20"/>
                <w:szCs w:val="20"/>
              </w:rPr>
            </w:pPr>
            <w:r w:rsidRPr="006C2ABE">
              <w:rPr>
                <w:rFonts w:asciiTheme="minorHAnsi" w:hAnsiTheme="minorHAnsi"/>
                <w:b/>
                <w:sz w:val="20"/>
                <w:szCs w:val="20"/>
              </w:rPr>
              <w:t xml:space="preserve">IF </w:t>
            </w:r>
            <w:r w:rsidRPr="006922DD">
              <w:rPr>
                <w:rFonts w:asciiTheme="minorHAnsi" w:hAnsiTheme="minorHAnsi"/>
                <w:sz w:val="20"/>
                <w:szCs w:val="20"/>
              </w:rPr>
              <w:t>&lt;</w:t>
            </w:r>
            <w:r w:rsidRPr="006922DD">
              <w:rPr>
                <w:rFonts w:ascii="Calibri" w:hAnsi="Calibri" w:cs="Calibri"/>
                <w:color w:val="000000" w:themeColor="text1"/>
                <w:sz w:val="18"/>
                <w:szCs w:val="18"/>
              </w:rPr>
              <w:t>VehicleCoverTypeCode</w:t>
            </w:r>
            <w:r w:rsidRPr="006922DD">
              <w:rPr>
                <w:rFonts w:asciiTheme="minorHAnsi" w:hAnsiTheme="minorHAnsi"/>
                <w:sz w:val="20"/>
                <w:szCs w:val="20"/>
              </w:rPr>
              <w:t>&gt;= "2|Payasyoudrive"</w:t>
            </w:r>
          </w:p>
          <w:p w14:paraId="7CD6847C" w14:textId="1F04613D" w:rsidR="00060527" w:rsidRPr="003F04B7" w:rsidRDefault="00060527" w:rsidP="00060527">
            <w:pPr>
              <w:tabs>
                <w:tab w:val="left" w:pos="1800"/>
              </w:tabs>
              <w:rPr>
                <w:rFonts w:asciiTheme="minorHAnsi" w:hAnsiTheme="minorHAnsi"/>
                <w:b/>
                <w:sz w:val="20"/>
                <w:szCs w:val="20"/>
              </w:rPr>
            </w:pPr>
            <w:r w:rsidRPr="003F04B7">
              <w:rPr>
                <w:rFonts w:asciiTheme="minorHAnsi" w:hAnsiTheme="minorHAnsi"/>
                <w:b/>
                <w:sz w:val="20"/>
                <w:szCs w:val="20"/>
              </w:rPr>
              <w:t xml:space="preserve">THEN Display </w:t>
            </w:r>
          </w:p>
          <w:p w14:paraId="7D111639" w14:textId="10AB3AD8" w:rsidR="00060527" w:rsidRPr="006922DD" w:rsidRDefault="00060527" w:rsidP="00060527">
            <w:pPr>
              <w:tabs>
                <w:tab w:val="left" w:pos="1800"/>
              </w:tabs>
              <w:rPr>
                <w:rFonts w:ascii="Calibri" w:hAnsi="Calibri" w:cs="Calibri"/>
                <w:sz w:val="20"/>
                <w:szCs w:val="20"/>
              </w:rPr>
            </w:pPr>
            <w:r w:rsidRPr="006922DD">
              <w:rPr>
                <w:rFonts w:asciiTheme="minorHAnsi" w:hAnsiTheme="minorHAnsi"/>
                <w:sz w:val="20"/>
                <w:szCs w:val="20"/>
              </w:rPr>
              <w:t>“</w:t>
            </w:r>
            <w:r w:rsidRPr="006C2ABE">
              <w:rPr>
                <w:rFonts w:ascii="Calibri" w:hAnsi="Calibri" w:cs="Calibri"/>
                <w:b/>
                <w:sz w:val="20"/>
                <w:szCs w:val="20"/>
              </w:rPr>
              <w:t>Outside odometer</w:t>
            </w:r>
            <w:r w:rsidRPr="006922DD">
              <w:rPr>
                <w:rFonts w:ascii="Calibri" w:hAnsi="Calibri" w:cs="Calibri"/>
                <w:sz w:val="20"/>
                <w:szCs w:val="20"/>
              </w:rPr>
              <w:t xml:space="preserve"> - if, at the time of a claim, your car's odometer is below the start odometer reading or above the end odometer reading, or you have not told us that your odometer is faulty or has been replaced</w:t>
            </w:r>
          </w:p>
          <w:p w14:paraId="1109EAB2" w14:textId="70A3B4BB" w:rsidR="00060527" w:rsidRPr="003F04B7" w:rsidRDefault="00060527" w:rsidP="00060527">
            <w:pPr>
              <w:tabs>
                <w:tab w:val="left" w:pos="1800"/>
              </w:tabs>
              <w:rPr>
                <w:rFonts w:ascii="Calibri" w:hAnsi="Calibri" w:cs="Calibri"/>
                <w:b/>
                <w:sz w:val="20"/>
                <w:szCs w:val="20"/>
              </w:rPr>
            </w:pPr>
            <w:r w:rsidRPr="003F04B7">
              <w:rPr>
                <w:rFonts w:ascii="Calibri" w:hAnsi="Calibri" w:cs="Calibri"/>
                <w:b/>
                <w:sz w:val="20"/>
                <w:szCs w:val="20"/>
              </w:rPr>
              <w:t>Else Do Not Display</w:t>
            </w:r>
          </w:p>
          <w:p w14:paraId="6260E9C8" w14:textId="535960C5" w:rsidR="00060527" w:rsidRPr="006922DD" w:rsidRDefault="00060527" w:rsidP="00060527">
            <w:pPr>
              <w:tabs>
                <w:tab w:val="left" w:pos="1800"/>
              </w:tabs>
              <w:rPr>
                <w:rFonts w:asciiTheme="minorHAnsi" w:hAnsiTheme="minorHAnsi"/>
                <w:sz w:val="20"/>
                <w:szCs w:val="20"/>
              </w:rPr>
            </w:pPr>
          </w:p>
        </w:tc>
        <w:tc>
          <w:tcPr>
            <w:tcW w:w="1418" w:type="dxa"/>
            <w:tcBorders>
              <w:top w:val="single" w:sz="4" w:space="0" w:color="auto"/>
              <w:left w:val="single" w:sz="4" w:space="0" w:color="auto"/>
              <w:bottom w:val="single" w:sz="4" w:space="0" w:color="auto"/>
              <w:right w:val="single" w:sz="4" w:space="0" w:color="auto"/>
            </w:tcBorders>
          </w:tcPr>
          <w:p w14:paraId="3AF57F37" w14:textId="30FA50B8" w:rsidR="00060527" w:rsidRPr="009024DE" w:rsidRDefault="00060527" w:rsidP="00060527">
            <w:pPr>
              <w:tabs>
                <w:tab w:val="left" w:pos="1800"/>
              </w:tabs>
              <w:rPr>
                <w:rStyle w:val="bcx0"/>
                <w:rFonts w:asciiTheme="minorHAnsi" w:hAnsiTheme="minorHAnsi" w:cstheme="minorHAnsi"/>
                <w:bCs/>
                <w:sz w:val="20"/>
                <w:szCs w:val="20"/>
              </w:rPr>
            </w:pPr>
            <w:r w:rsidRPr="009024DE">
              <w:rPr>
                <w:rStyle w:val="normaltextrun"/>
                <w:rFonts w:asciiTheme="minorHAnsi" w:hAnsiTheme="minorHAnsi" w:cstheme="minorHAnsi"/>
                <w:bCs/>
                <w:sz w:val="20"/>
                <w:szCs w:val="20"/>
              </w:rPr>
              <w:t>T</w:t>
            </w:r>
            <w:r w:rsidRPr="00C1020A">
              <w:rPr>
                <w:rStyle w:val="normaltextrun"/>
                <w:rFonts w:asciiTheme="minorHAnsi" w:hAnsiTheme="minorHAnsi" w:cstheme="minorHAnsi"/>
                <w:bCs/>
                <w:sz w:val="20"/>
                <w:szCs w:val="20"/>
              </w:rPr>
              <w:t>able style: COI_Table_5</w:t>
            </w:r>
          </w:p>
          <w:p w14:paraId="771E277C" w14:textId="0DF7818E" w:rsidR="00060527" w:rsidRPr="00C1020A" w:rsidRDefault="00060527" w:rsidP="00060527">
            <w:pPr>
              <w:tabs>
                <w:tab w:val="left" w:pos="1800"/>
              </w:tabs>
              <w:rPr>
                <w:rStyle w:val="normaltextrun"/>
                <w:rFonts w:asciiTheme="minorHAnsi" w:hAnsiTheme="minorHAnsi" w:cstheme="minorHAnsi"/>
                <w:bCs/>
                <w:sz w:val="20"/>
                <w:szCs w:val="20"/>
              </w:rPr>
            </w:pPr>
          </w:p>
          <w:p w14:paraId="5ADDBD53" w14:textId="77839795" w:rsidR="00060527" w:rsidRPr="009024DE" w:rsidRDefault="00060527" w:rsidP="00060527">
            <w:pPr>
              <w:tabs>
                <w:tab w:val="left" w:pos="1800"/>
              </w:tabs>
              <w:rPr>
                <w:rStyle w:val="bcx0"/>
                <w:rFonts w:asciiTheme="minorHAnsi" w:hAnsiTheme="minorHAnsi" w:cstheme="minorHAnsi"/>
                <w:bCs/>
                <w:sz w:val="20"/>
                <w:szCs w:val="20"/>
              </w:rPr>
            </w:pPr>
            <w:r w:rsidRPr="00C1020A">
              <w:rPr>
                <w:rStyle w:val="normaltextrun"/>
                <w:rFonts w:asciiTheme="minorHAnsi" w:hAnsiTheme="minorHAnsi" w:cstheme="minorHAnsi"/>
                <w:bCs/>
                <w:sz w:val="20"/>
                <w:szCs w:val="20"/>
              </w:rPr>
              <w:t xml:space="preserve">Table </w:t>
            </w:r>
            <w:r w:rsidRPr="009024DE">
              <w:rPr>
                <w:rStyle w:val="normaltextrun"/>
                <w:rFonts w:asciiTheme="minorHAnsi" w:hAnsiTheme="minorHAnsi" w:cstheme="minorHAnsi"/>
                <w:bCs/>
                <w:sz w:val="20"/>
                <w:szCs w:val="20"/>
              </w:rPr>
              <w:t>H</w:t>
            </w:r>
            <w:r w:rsidRPr="00C1020A">
              <w:rPr>
                <w:rStyle w:val="normaltextrun"/>
                <w:rFonts w:asciiTheme="minorHAnsi" w:hAnsiTheme="minorHAnsi" w:cstheme="minorHAnsi"/>
                <w:bCs/>
                <w:sz w:val="20"/>
                <w:szCs w:val="20"/>
              </w:rPr>
              <w:t>eading: </w:t>
            </w:r>
            <w:r w:rsidRPr="009024DE">
              <w:rPr>
                <w:rStyle w:val="bcx0"/>
                <w:rFonts w:asciiTheme="minorHAnsi" w:hAnsiTheme="minorHAnsi" w:cstheme="minorHAnsi"/>
                <w:bCs/>
                <w:sz w:val="20"/>
                <w:szCs w:val="20"/>
              </w:rPr>
              <w:t>Bodycopy_B_COI</w:t>
            </w:r>
          </w:p>
          <w:p w14:paraId="07B50DF8" w14:textId="0E5B39AD" w:rsidR="00060527" w:rsidRPr="00C1020A" w:rsidRDefault="00060527" w:rsidP="00060527">
            <w:pPr>
              <w:tabs>
                <w:tab w:val="left" w:pos="1800"/>
              </w:tabs>
              <w:rPr>
                <w:rStyle w:val="bcx0"/>
                <w:rFonts w:asciiTheme="minorHAnsi" w:hAnsiTheme="minorHAnsi" w:cstheme="minorHAnsi"/>
                <w:bCs/>
                <w:sz w:val="20"/>
                <w:szCs w:val="20"/>
              </w:rPr>
            </w:pPr>
          </w:p>
          <w:p w14:paraId="47E59D63" w14:textId="2BF18F38" w:rsidR="00060527" w:rsidRPr="009024DE" w:rsidRDefault="00060527" w:rsidP="00060527">
            <w:pPr>
              <w:tabs>
                <w:tab w:val="left" w:pos="1800"/>
              </w:tabs>
              <w:rPr>
                <w:rStyle w:val="normaltextrun"/>
                <w:rFonts w:asciiTheme="minorHAnsi" w:hAnsiTheme="minorHAnsi" w:cstheme="minorHAnsi"/>
                <w:bCs/>
                <w:sz w:val="20"/>
                <w:szCs w:val="20"/>
              </w:rPr>
            </w:pPr>
            <w:r w:rsidRPr="00C1020A">
              <w:rPr>
                <w:rStyle w:val="bcx0"/>
                <w:rFonts w:asciiTheme="minorHAnsi" w:hAnsiTheme="minorHAnsi" w:cstheme="minorHAnsi"/>
                <w:bCs/>
                <w:sz w:val="20"/>
                <w:szCs w:val="20"/>
              </w:rPr>
              <w:t>Table row</w:t>
            </w:r>
            <w:r w:rsidRPr="009024DE">
              <w:rPr>
                <w:rStyle w:val="normaltextrun"/>
                <w:rFonts w:asciiTheme="minorHAnsi" w:hAnsiTheme="minorHAnsi" w:cstheme="minorHAnsi"/>
                <w:bCs/>
                <w:sz w:val="20"/>
                <w:szCs w:val="20"/>
              </w:rPr>
              <w:t>s</w:t>
            </w:r>
            <w:r w:rsidRPr="00C1020A">
              <w:rPr>
                <w:rStyle w:val="normaltextrun"/>
                <w:rFonts w:asciiTheme="minorHAnsi" w:hAnsiTheme="minorHAnsi" w:cstheme="minorHAnsi"/>
                <w:bCs/>
                <w:sz w:val="20"/>
                <w:szCs w:val="20"/>
              </w:rPr>
              <w:t>: </w:t>
            </w:r>
          </w:p>
          <w:p w14:paraId="4ED3C4F1" w14:textId="1DEE8FC5" w:rsidR="00060527" w:rsidRPr="009024DE" w:rsidRDefault="00060527" w:rsidP="00060527">
            <w:pPr>
              <w:tabs>
                <w:tab w:val="left" w:pos="1800"/>
              </w:tabs>
              <w:rPr>
                <w:rStyle w:val="bcx0"/>
                <w:rFonts w:asciiTheme="minorHAnsi" w:hAnsiTheme="minorHAnsi" w:cstheme="minorHAnsi"/>
                <w:bCs/>
                <w:sz w:val="20"/>
                <w:szCs w:val="20"/>
              </w:rPr>
            </w:pPr>
            <w:r w:rsidRPr="009024DE">
              <w:rPr>
                <w:rStyle w:val="bcx0"/>
                <w:rFonts w:asciiTheme="minorHAnsi" w:hAnsiTheme="minorHAnsi" w:cstheme="minorHAnsi"/>
                <w:bCs/>
                <w:sz w:val="20"/>
                <w:szCs w:val="20"/>
              </w:rPr>
              <w:t>Bodycopy_B_COI</w:t>
            </w:r>
          </w:p>
          <w:p w14:paraId="2D37338F" w14:textId="1203CDE8" w:rsidR="00060527" w:rsidRPr="006B64D2" w:rsidRDefault="00060527" w:rsidP="00060527">
            <w:pPr>
              <w:tabs>
                <w:tab w:val="left" w:pos="1800"/>
              </w:tabs>
              <w:rPr>
                <w:rFonts w:asciiTheme="minorHAnsi" w:hAnsiTheme="minorHAnsi" w:cstheme="minorHAnsi"/>
                <w:bCs/>
                <w:sz w:val="20"/>
                <w:szCs w:val="20"/>
              </w:rPr>
            </w:pPr>
            <w:r w:rsidRPr="00C1020A">
              <w:rPr>
                <w:rStyle w:val="bcx0"/>
                <w:rFonts w:asciiTheme="minorHAnsi" w:hAnsiTheme="minorHAnsi" w:cstheme="minorHAnsi"/>
                <w:bCs/>
                <w:sz w:val="20"/>
                <w:szCs w:val="20"/>
              </w:rPr>
              <w:t>Bodycopy_COI</w:t>
            </w:r>
          </w:p>
        </w:tc>
      </w:tr>
      <w:tr w:rsidR="00060527" w:rsidRPr="006B64D2" w14:paraId="29DBE30F" w14:textId="77777777" w:rsidTr="5DAD8829">
        <w:trPr>
          <w:cantSplit/>
        </w:trPr>
        <w:tc>
          <w:tcPr>
            <w:tcW w:w="1013" w:type="dxa"/>
            <w:tcBorders>
              <w:top w:val="single" w:sz="4" w:space="0" w:color="auto"/>
              <w:left w:val="single" w:sz="4" w:space="0" w:color="auto"/>
              <w:bottom w:val="single" w:sz="4" w:space="0" w:color="auto"/>
              <w:right w:val="single" w:sz="4" w:space="0" w:color="auto"/>
            </w:tcBorders>
          </w:tcPr>
          <w:p w14:paraId="58C58878" w14:textId="35F11FF2" w:rsidR="00060527" w:rsidRPr="00BD6987" w:rsidRDefault="00060527" w:rsidP="0006052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AE </w:t>
            </w:r>
            <w:r>
              <w:rPr>
                <w:rFonts w:asciiTheme="minorHAnsi" w:hAnsiTheme="minorHAnsi" w:cstheme="minorHAnsi"/>
                <w:bCs/>
                <w:sz w:val="20"/>
                <w:szCs w:val="20"/>
              </w:rPr>
              <w:t>4</w:t>
            </w:r>
          </w:p>
        </w:tc>
        <w:tc>
          <w:tcPr>
            <w:tcW w:w="2243" w:type="dxa"/>
            <w:tcBorders>
              <w:top w:val="single" w:sz="4" w:space="0" w:color="auto"/>
              <w:left w:val="single" w:sz="4" w:space="0" w:color="auto"/>
              <w:bottom w:val="single" w:sz="4" w:space="0" w:color="auto"/>
              <w:right w:val="single" w:sz="4" w:space="0" w:color="auto"/>
            </w:tcBorders>
          </w:tcPr>
          <w:p w14:paraId="2D115AA8" w14:textId="7E63524A" w:rsidR="00060527" w:rsidRPr="00BD6987" w:rsidRDefault="00060527" w:rsidP="00060527">
            <w:pPr>
              <w:tabs>
                <w:tab w:val="left" w:pos="1800"/>
              </w:tabs>
              <w:rPr>
                <w:rFonts w:asciiTheme="minorHAnsi" w:hAnsiTheme="minorHAnsi" w:cstheme="minorHAnsi"/>
                <w:b/>
                <w:sz w:val="20"/>
                <w:szCs w:val="20"/>
              </w:rPr>
            </w:pPr>
          </w:p>
        </w:tc>
        <w:tc>
          <w:tcPr>
            <w:tcW w:w="8221" w:type="dxa"/>
            <w:tcBorders>
              <w:top w:val="single" w:sz="4" w:space="0" w:color="auto"/>
              <w:left w:val="single" w:sz="4" w:space="0" w:color="auto"/>
              <w:bottom w:val="single" w:sz="4" w:space="0" w:color="auto"/>
              <w:right w:val="single" w:sz="4" w:space="0" w:color="auto"/>
            </w:tcBorders>
          </w:tcPr>
          <w:p w14:paraId="0DCFAA90" w14:textId="43C6F5B8" w:rsidR="00060527" w:rsidRPr="006922DD" w:rsidRDefault="00060527" w:rsidP="00060527">
            <w:pPr>
              <w:tabs>
                <w:tab w:val="left" w:pos="1800"/>
              </w:tabs>
              <w:rPr>
                <w:rFonts w:ascii="Calibri" w:hAnsi="Calibri" w:cs="Calibri"/>
                <w:sz w:val="20"/>
                <w:szCs w:val="20"/>
              </w:rPr>
            </w:pPr>
            <w:r w:rsidRPr="006922DD">
              <w:rPr>
                <w:rFonts w:ascii="Calibri" w:hAnsi="Calibri" w:cs="Calibri"/>
                <w:sz w:val="20"/>
                <w:szCs w:val="20"/>
              </w:rPr>
              <w:t xml:space="preserve">Some of </w:t>
            </w:r>
            <w:commentRangeStart w:id="9143"/>
            <w:commentRangeStart w:id="9144"/>
            <w:r w:rsidRPr="006922DD">
              <w:rPr>
                <w:rFonts w:ascii="Calibri" w:hAnsi="Calibri" w:cs="Calibri"/>
                <w:sz w:val="20"/>
                <w:szCs w:val="20"/>
              </w:rPr>
              <w:t>these</w:t>
            </w:r>
            <w:commentRangeEnd w:id="9143"/>
            <w:r w:rsidRPr="006922DD">
              <w:rPr>
                <w:rStyle w:val="CommentReference"/>
                <w:rFonts w:ascii="Calibri" w:hAnsi="Calibri" w:cs="Calibri"/>
                <w:sz w:val="20"/>
                <w:szCs w:val="20"/>
              </w:rPr>
              <w:commentReference w:id="9143"/>
            </w:r>
            <w:commentRangeEnd w:id="9144"/>
            <w:r w:rsidRPr="006922DD">
              <w:rPr>
                <w:rStyle w:val="CommentReference"/>
                <w:rFonts w:ascii="Calibri" w:hAnsi="Calibri" w:cs="Calibri"/>
                <w:sz w:val="20"/>
                <w:szCs w:val="20"/>
              </w:rPr>
              <w:commentReference w:id="9144"/>
            </w:r>
            <w:r w:rsidRPr="006922DD">
              <w:rPr>
                <w:rFonts w:ascii="Calibri" w:hAnsi="Calibri" w:cs="Calibri"/>
                <w:sz w:val="20"/>
                <w:szCs w:val="20"/>
              </w:rPr>
              <w:t xml:space="preserve"> </w:t>
            </w:r>
            <w:commentRangeStart w:id="9145"/>
            <w:commentRangeStart w:id="9146"/>
            <w:commentRangeStart w:id="9147"/>
            <w:r w:rsidRPr="006922DD">
              <w:rPr>
                <w:rFonts w:ascii="Calibri" w:hAnsi="Calibri" w:cs="Calibri"/>
                <w:sz w:val="20"/>
                <w:szCs w:val="20"/>
              </w:rPr>
              <w:t>excesses</w:t>
            </w:r>
            <w:commentRangeEnd w:id="9145"/>
            <w:r w:rsidRPr="006922DD">
              <w:rPr>
                <w:rStyle w:val="CommentReference"/>
                <w:rFonts w:ascii="Calibri" w:hAnsi="Calibri" w:cs="Calibri"/>
                <w:sz w:val="20"/>
                <w:szCs w:val="20"/>
              </w:rPr>
              <w:commentReference w:id="9145"/>
            </w:r>
            <w:commentRangeEnd w:id="9146"/>
            <w:r w:rsidRPr="006922DD">
              <w:rPr>
                <w:rStyle w:val="CommentReference"/>
                <w:rFonts w:ascii="Calibri" w:hAnsi="Calibri" w:cs="Calibri"/>
                <w:sz w:val="20"/>
                <w:szCs w:val="20"/>
              </w:rPr>
              <w:commentReference w:id="9146"/>
            </w:r>
            <w:commentRangeEnd w:id="9147"/>
            <w:r w:rsidRPr="006922DD">
              <w:rPr>
                <w:rStyle w:val="CommentReference"/>
                <w:rFonts w:ascii="Calibri" w:hAnsi="Calibri" w:cs="Calibri"/>
                <w:sz w:val="20"/>
                <w:szCs w:val="20"/>
              </w:rPr>
              <w:commentReference w:id="9147"/>
            </w:r>
            <w:r w:rsidRPr="006922DD">
              <w:rPr>
                <w:rFonts w:ascii="Calibri" w:hAnsi="Calibri" w:cs="Calibri"/>
                <w:sz w:val="20"/>
                <w:szCs w:val="20"/>
              </w:rPr>
              <w:t xml:space="preserve"> may not apply if you have a driver age restriction, specified in </w:t>
            </w:r>
            <w:commentRangeStart w:id="9149"/>
            <w:commentRangeStart w:id="9150"/>
            <w:r w:rsidRPr="006922DD">
              <w:rPr>
                <w:rFonts w:ascii="Calibri" w:hAnsi="Calibri" w:cs="Calibri"/>
                <w:sz w:val="20"/>
                <w:szCs w:val="20"/>
              </w:rPr>
              <w:t>‘</w:t>
            </w:r>
            <w:commentRangeEnd w:id="9149"/>
            <w:r w:rsidRPr="006922DD">
              <w:rPr>
                <w:rStyle w:val="CommentReference"/>
                <w:rFonts w:ascii="Calibri" w:hAnsi="Calibri" w:cs="Calibri"/>
                <w:sz w:val="20"/>
                <w:szCs w:val="20"/>
              </w:rPr>
              <w:commentReference w:id="9149"/>
            </w:r>
            <w:commentRangeEnd w:id="9150"/>
            <w:r w:rsidRPr="006922DD">
              <w:rPr>
                <w:rStyle w:val="CommentReference"/>
                <w:rFonts w:ascii="Calibri" w:hAnsi="Calibri" w:cs="Calibri"/>
                <w:sz w:val="20"/>
                <w:szCs w:val="20"/>
              </w:rPr>
              <w:commentReference w:id="9150"/>
            </w:r>
            <w:r w:rsidRPr="006922DD">
              <w:rPr>
                <w:rFonts w:ascii="Calibri" w:hAnsi="Calibri" w:cs="Calibri"/>
                <w:sz w:val="20"/>
                <w:szCs w:val="20"/>
              </w:rPr>
              <w:t xml:space="preserve"> Special conditions and important notices’. If your claim is not covered, you will not be liable to pay any </w:t>
            </w:r>
            <w:commentRangeStart w:id="9151"/>
            <w:commentRangeStart w:id="9152"/>
            <w:commentRangeStart w:id="9153"/>
            <w:r w:rsidRPr="006922DD">
              <w:rPr>
                <w:rFonts w:ascii="Calibri" w:hAnsi="Calibri" w:cs="Calibri"/>
                <w:sz w:val="20"/>
                <w:szCs w:val="20"/>
              </w:rPr>
              <w:t>excess. Please</w:t>
            </w:r>
            <w:commentRangeEnd w:id="9151"/>
            <w:r w:rsidRPr="006922DD">
              <w:rPr>
                <w:rStyle w:val="CommentReference"/>
                <w:rFonts w:ascii="Calibri" w:hAnsi="Calibri" w:cs="Calibri"/>
                <w:sz w:val="20"/>
                <w:szCs w:val="20"/>
              </w:rPr>
              <w:commentReference w:id="9151"/>
            </w:r>
            <w:commentRangeEnd w:id="9152"/>
            <w:r w:rsidRPr="006922DD">
              <w:rPr>
                <w:rStyle w:val="CommentReference"/>
                <w:rFonts w:ascii="Calibri" w:hAnsi="Calibri" w:cs="Calibri"/>
                <w:sz w:val="20"/>
                <w:szCs w:val="20"/>
              </w:rPr>
              <w:commentReference w:id="9152"/>
            </w:r>
            <w:commentRangeEnd w:id="9153"/>
            <w:r w:rsidRPr="006922DD">
              <w:rPr>
                <w:rStyle w:val="CommentReference"/>
                <w:rFonts w:ascii="Calibri" w:hAnsi="Calibri" w:cs="Calibri"/>
                <w:sz w:val="20"/>
                <w:szCs w:val="20"/>
              </w:rPr>
              <w:commentReference w:id="9153"/>
            </w:r>
            <w:r w:rsidRPr="006922DD">
              <w:rPr>
                <w:rFonts w:ascii="Calibri" w:hAnsi="Calibri" w:cs="Calibri"/>
                <w:sz w:val="20"/>
                <w:szCs w:val="20"/>
              </w:rPr>
              <w:t xml:space="preserve"> see our Premium Excess and Discount Guide on our website for more details about each excess at:  &lt;BrandPEDGURL&gt;</w:t>
            </w:r>
            <w:hyperlink r:id="rId46" w:history="1">
              <w:r w:rsidRPr="003F04B7">
                <w:rPr>
                  <w:rStyle w:val="Hyperlink"/>
                  <w:rFonts w:ascii="Calibri" w:hAnsi="Calibri" w:cs="Calibri"/>
                  <w:strike/>
                  <w:sz w:val="20"/>
                  <w:szCs w:val="20"/>
                </w:rPr>
                <w:t>www.commbank.com.au/insurancecar</w:t>
              </w:r>
            </w:hyperlink>
          </w:p>
        </w:tc>
        <w:tc>
          <w:tcPr>
            <w:tcW w:w="1701" w:type="dxa"/>
            <w:tcBorders>
              <w:top w:val="single" w:sz="4" w:space="0" w:color="auto"/>
              <w:left w:val="single" w:sz="4" w:space="0" w:color="auto"/>
              <w:bottom w:val="single" w:sz="4" w:space="0" w:color="auto"/>
              <w:right w:val="single" w:sz="4" w:space="0" w:color="auto"/>
            </w:tcBorders>
          </w:tcPr>
          <w:p w14:paraId="72CF0D62" w14:textId="5CE49088" w:rsidR="00060527" w:rsidRPr="006922DD" w:rsidRDefault="00060527" w:rsidP="00060527">
            <w:pPr>
              <w:tabs>
                <w:tab w:val="left" w:pos="1800"/>
              </w:tabs>
              <w:rPr>
                <w:rFonts w:asciiTheme="minorHAnsi" w:hAnsiTheme="minorHAnsi" w:cstheme="minorHAnsi"/>
                <w:bCs/>
                <w:sz w:val="20"/>
              </w:rPr>
            </w:pPr>
            <w:r w:rsidRPr="006922DD">
              <w:rPr>
                <w:rFonts w:asciiTheme="minorHAnsi" w:hAnsiTheme="minorHAnsi" w:cstheme="minorHAnsi"/>
                <w:bCs/>
                <w:sz w:val="20"/>
              </w:rPr>
              <w:t>Always display</w:t>
            </w:r>
          </w:p>
        </w:tc>
        <w:tc>
          <w:tcPr>
            <w:tcW w:w="1418" w:type="dxa"/>
            <w:tcBorders>
              <w:top w:val="single" w:sz="4" w:space="0" w:color="auto"/>
              <w:left w:val="single" w:sz="4" w:space="0" w:color="auto"/>
              <w:bottom w:val="single" w:sz="4" w:space="0" w:color="auto"/>
              <w:right w:val="single" w:sz="4" w:space="0" w:color="auto"/>
            </w:tcBorders>
          </w:tcPr>
          <w:p w14:paraId="0C4155DA" w14:textId="5E389FA9" w:rsidR="00060527" w:rsidRPr="006B64D2" w:rsidRDefault="00060527" w:rsidP="00060527">
            <w:pPr>
              <w:tabs>
                <w:tab w:val="left" w:pos="1800"/>
              </w:tabs>
              <w:rPr>
                <w:rFonts w:asciiTheme="minorHAnsi" w:hAnsiTheme="minorHAnsi" w:cstheme="minorHAnsi"/>
                <w:bCs/>
                <w:sz w:val="20"/>
                <w:szCs w:val="20"/>
              </w:rPr>
            </w:pPr>
            <w:r w:rsidRPr="00C1020A">
              <w:rPr>
                <w:rStyle w:val="normaltextrun"/>
                <w:rFonts w:asciiTheme="minorHAnsi" w:hAnsiTheme="minorHAnsi" w:cstheme="minorHAnsi"/>
                <w:bCs/>
                <w:sz w:val="20"/>
                <w:szCs w:val="20"/>
              </w:rPr>
              <w:t>Text</w:t>
            </w:r>
            <w:r>
              <w:rPr>
                <w:rStyle w:val="normaltextrun"/>
                <w:rFonts w:asciiTheme="minorHAnsi" w:hAnsiTheme="minorHAnsi" w:cstheme="minorHAnsi"/>
                <w:bCs/>
                <w:sz w:val="20"/>
                <w:szCs w:val="20"/>
              </w:rPr>
              <w:t xml:space="preserve"> </w:t>
            </w:r>
            <w:r w:rsidRPr="00C1020A">
              <w:rPr>
                <w:rStyle w:val="normaltextrun"/>
                <w:rFonts w:asciiTheme="minorHAnsi" w:hAnsiTheme="minorHAnsi" w:cstheme="minorHAnsi"/>
                <w:bCs/>
                <w:sz w:val="20"/>
                <w:szCs w:val="20"/>
              </w:rPr>
              <w:t>Style: </w:t>
            </w:r>
            <w:r w:rsidRPr="009024DE">
              <w:rPr>
                <w:rStyle w:val="bcx0"/>
                <w:rFonts w:asciiTheme="minorHAnsi" w:hAnsiTheme="minorHAnsi" w:cstheme="minorHAnsi"/>
                <w:bCs/>
                <w:sz w:val="20"/>
                <w:szCs w:val="20"/>
              </w:rPr>
              <w:t>Table_Bodycopy_COI</w:t>
            </w:r>
          </w:p>
        </w:tc>
      </w:tr>
    </w:tbl>
    <w:p w14:paraId="45BA4B91" w14:textId="0E2620B1" w:rsidR="003E5162" w:rsidRPr="00720F8E" w:rsidRDefault="003E5162" w:rsidP="003E5162">
      <w:pPr>
        <w:rPr>
          <w:rFonts w:asciiTheme="minorHAnsi" w:hAnsiTheme="minorHAnsi" w:cstheme="minorHAnsi"/>
        </w:rPr>
      </w:pPr>
    </w:p>
    <w:p w14:paraId="32925ED4" w14:textId="67C0E9F5" w:rsidR="003E5162" w:rsidRPr="00720F8E" w:rsidRDefault="003E5162" w:rsidP="0027462B">
      <w:pPr>
        <w:rPr>
          <w:rFonts w:asciiTheme="minorHAnsi" w:hAnsiTheme="minorHAnsi" w:cstheme="minorHAnsi"/>
        </w:rPr>
      </w:pPr>
    </w:p>
    <w:p w14:paraId="59FE21F7" w14:textId="7158835A" w:rsidR="00C37CA4" w:rsidRPr="00720F8E" w:rsidRDefault="00E02227" w:rsidP="00C37CA4">
      <w:pPr>
        <w:pStyle w:val="Heading2"/>
        <w:rPr>
          <w:rFonts w:asciiTheme="minorHAnsi" w:hAnsiTheme="minorHAnsi" w:cstheme="minorHAnsi"/>
        </w:rPr>
      </w:pPr>
      <w:bookmarkStart w:id="9154" w:name="_Toc143871490"/>
      <w:bookmarkStart w:id="9155" w:name="_Toc173483736"/>
      <w:commentRangeStart w:id="9156"/>
      <w:commentRangeStart w:id="9157"/>
      <w:r w:rsidRPr="00720F8E">
        <w:rPr>
          <w:rFonts w:asciiTheme="minorHAnsi" w:hAnsiTheme="minorHAnsi" w:cstheme="minorHAnsi"/>
        </w:rPr>
        <w:lastRenderedPageBreak/>
        <w:t>Security Features</w:t>
      </w:r>
      <w:r w:rsidR="006A2A20" w:rsidRPr="00720F8E">
        <w:rPr>
          <w:rFonts w:asciiTheme="minorHAnsi" w:hAnsiTheme="minorHAnsi" w:cstheme="minorHAnsi"/>
        </w:rPr>
        <w:t xml:space="preserve"> (Home</w:t>
      </w:r>
      <w:r w:rsidR="0079479C" w:rsidRPr="00720F8E">
        <w:rPr>
          <w:rFonts w:asciiTheme="minorHAnsi" w:hAnsiTheme="minorHAnsi" w:cstheme="minorHAnsi"/>
        </w:rPr>
        <w:t>/Landlord</w:t>
      </w:r>
      <w:r w:rsidR="006A2A20" w:rsidRPr="00720F8E">
        <w:rPr>
          <w:rFonts w:asciiTheme="minorHAnsi" w:hAnsiTheme="minorHAnsi" w:cstheme="minorHAnsi"/>
        </w:rPr>
        <w:t>)</w:t>
      </w:r>
      <w:bookmarkEnd w:id="9154"/>
      <w:bookmarkEnd w:id="9155"/>
      <w:commentRangeEnd w:id="9156"/>
      <w:r w:rsidR="008756EE" w:rsidRPr="00720F8E">
        <w:rPr>
          <w:rStyle w:val="CommentReference"/>
          <w:rFonts w:asciiTheme="minorHAnsi" w:hAnsiTheme="minorHAnsi" w:cstheme="minorHAnsi"/>
          <w:sz w:val="22"/>
          <w:szCs w:val="22"/>
        </w:rPr>
        <w:commentReference w:id="9156"/>
      </w:r>
      <w:commentRangeEnd w:id="9157"/>
      <w:r w:rsidR="00EC699A" w:rsidRPr="00720F8E">
        <w:rPr>
          <w:rStyle w:val="CommentReference"/>
          <w:rFonts w:asciiTheme="minorHAnsi" w:hAnsiTheme="minorHAnsi" w:cstheme="minorHAnsi"/>
          <w:sz w:val="22"/>
          <w:szCs w:val="22"/>
        </w:rPr>
        <w:commentReference w:id="9157"/>
      </w:r>
    </w:p>
    <w:p w14:paraId="0569EA02" w14:textId="1A356457" w:rsidR="00C37CA4" w:rsidRDefault="00DD7BBE" w:rsidP="6D5B893E">
      <w:pPr>
        <w:jc w:val="center"/>
        <w:rPr>
          <w:rFonts w:asciiTheme="minorHAnsi" w:hAnsiTheme="minorHAnsi" w:cstheme="minorHAnsi"/>
        </w:rPr>
      </w:pPr>
      <w:r w:rsidRPr="005326D6">
        <w:rPr>
          <w:rFonts w:asciiTheme="minorHAnsi" w:hAnsiTheme="minorHAnsi" w:cstheme="minorHAnsi"/>
          <w:noProof/>
        </w:rPr>
        <w:drawing>
          <wp:anchor distT="0" distB="0" distL="114300" distR="114300" simplePos="0" relativeHeight="251658250" behindDoc="0" locked="0" layoutInCell="1" allowOverlap="1" wp14:anchorId="0FA8F2AD" wp14:editId="7708BFD5">
            <wp:simplePos x="0" y="0"/>
            <wp:positionH relativeFrom="column">
              <wp:posOffset>7772400</wp:posOffset>
            </wp:positionH>
            <wp:positionV relativeFrom="paragraph">
              <wp:posOffset>102226</wp:posOffset>
            </wp:positionV>
            <wp:extent cx="521335" cy="485775"/>
            <wp:effectExtent l="0" t="0" r="0" b="9525"/>
            <wp:wrapNone/>
            <wp:docPr id="40581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41577" name="Picture 1"/>
                    <pic:cNvPicPr/>
                  </pic:nvPicPr>
                  <pic:blipFill>
                    <a:blip r:embed="rId47"/>
                    <a:stretch>
                      <a:fillRect/>
                    </a:stretch>
                  </pic:blipFill>
                  <pic:spPr>
                    <a:xfrm>
                      <a:off x="0" y="0"/>
                      <a:ext cx="521335" cy="485775"/>
                    </a:xfrm>
                    <a:prstGeom prst="rect">
                      <a:avLst/>
                    </a:prstGeom>
                  </pic:spPr>
                </pic:pic>
              </a:graphicData>
            </a:graphic>
            <wp14:sizeRelH relativeFrom="margin">
              <wp14:pctWidth>0</wp14:pctWidth>
            </wp14:sizeRelH>
            <wp14:sizeRelV relativeFrom="margin">
              <wp14:pctHeight>0</wp14:pctHeight>
            </wp14:sizeRelV>
          </wp:anchor>
        </w:drawing>
      </w:r>
      <w:r w:rsidR="00C10AF9" w:rsidRPr="00720F8E">
        <w:rPr>
          <w:rFonts w:asciiTheme="minorHAnsi" w:hAnsiTheme="minorHAnsi" w:cstheme="minorHAnsi"/>
          <w:noProof/>
        </w:rPr>
        <w:drawing>
          <wp:inline distT="0" distB="0" distL="0" distR="0" wp14:anchorId="1304C171" wp14:editId="20FADA1A">
            <wp:extent cx="7696198" cy="1651476"/>
            <wp:effectExtent l="0" t="0" r="0" b="0"/>
            <wp:docPr id="1768431805" name="Picture 176843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7696198" cy="1651476"/>
                    </a:xfrm>
                    <a:prstGeom prst="rect">
                      <a:avLst/>
                    </a:prstGeom>
                  </pic:spPr>
                </pic:pic>
              </a:graphicData>
            </a:graphic>
          </wp:inline>
        </w:drawing>
      </w:r>
    </w:p>
    <w:p w14:paraId="016A732D" w14:textId="77777777" w:rsidR="000A3736" w:rsidRDefault="000A3736" w:rsidP="6D5B893E">
      <w:pPr>
        <w:jc w:val="center"/>
        <w:rPr>
          <w:rFonts w:asciiTheme="minorHAnsi" w:hAnsiTheme="minorHAnsi" w:cstheme="minorHAnsi"/>
        </w:rPr>
      </w:pPr>
    </w:p>
    <w:p w14:paraId="0CE30B01" w14:textId="77777777" w:rsidR="000A3736" w:rsidRDefault="000A3736" w:rsidP="6D5B893E">
      <w:pPr>
        <w:jc w:val="center"/>
        <w:rPr>
          <w:rFonts w:asciiTheme="minorHAnsi" w:hAnsiTheme="minorHAnsi" w:cstheme="minorHAnsi"/>
        </w:rPr>
      </w:pPr>
    </w:p>
    <w:p w14:paraId="23EAEEFD" w14:textId="77777777" w:rsidR="000A3736" w:rsidRDefault="000A3736" w:rsidP="6D5B893E">
      <w:pPr>
        <w:jc w:val="center"/>
        <w:rPr>
          <w:rFonts w:asciiTheme="minorHAnsi" w:hAnsiTheme="minorHAnsi" w:cstheme="minorHAnsi"/>
        </w:rPr>
      </w:pPr>
    </w:p>
    <w:p w14:paraId="382E5BE0" w14:textId="77777777" w:rsidR="000A3736" w:rsidRDefault="000A3736" w:rsidP="00C1020A">
      <w:pPr>
        <w:rPr>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2243"/>
        <w:gridCol w:w="7654"/>
        <w:gridCol w:w="2126"/>
        <w:gridCol w:w="1560"/>
      </w:tblGrid>
      <w:tr w:rsidR="000A3736" w:rsidRPr="00720F8E" w14:paraId="7657F4E7" w14:textId="77777777" w:rsidTr="2F0B737B">
        <w:trPr>
          <w:cantSplit/>
        </w:trPr>
        <w:tc>
          <w:tcPr>
            <w:tcW w:w="1013" w:type="dxa"/>
            <w:tcBorders>
              <w:top w:val="single" w:sz="4" w:space="0" w:color="auto"/>
              <w:left w:val="single" w:sz="4" w:space="0" w:color="auto"/>
              <w:bottom w:val="single" w:sz="4" w:space="0" w:color="auto"/>
              <w:right w:val="single" w:sz="4" w:space="0" w:color="auto"/>
            </w:tcBorders>
          </w:tcPr>
          <w:p w14:paraId="125B01E8" w14:textId="77777777" w:rsidR="000A3736" w:rsidRPr="000A3736" w:rsidRDefault="000A3736">
            <w:pPr>
              <w:tabs>
                <w:tab w:val="left" w:pos="1800"/>
              </w:tabs>
              <w:rPr>
                <w:rFonts w:asciiTheme="minorHAnsi" w:hAnsiTheme="minorHAnsi" w:cstheme="minorHAnsi"/>
                <w:b/>
                <w:sz w:val="20"/>
                <w:szCs w:val="20"/>
              </w:rPr>
            </w:pPr>
            <w:r w:rsidRPr="000A3736">
              <w:rPr>
                <w:rFonts w:asciiTheme="minorHAnsi" w:hAnsiTheme="minorHAnsi" w:cstheme="minorHAnsi"/>
                <w:b/>
                <w:sz w:val="20"/>
                <w:szCs w:val="20"/>
              </w:rPr>
              <w:t>Ref</w:t>
            </w:r>
          </w:p>
        </w:tc>
        <w:tc>
          <w:tcPr>
            <w:tcW w:w="2243" w:type="dxa"/>
            <w:tcBorders>
              <w:top w:val="single" w:sz="4" w:space="0" w:color="auto"/>
              <w:left w:val="single" w:sz="4" w:space="0" w:color="auto"/>
              <w:bottom w:val="single" w:sz="4" w:space="0" w:color="auto"/>
              <w:right w:val="single" w:sz="4" w:space="0" w:color="auto"/>
            </w:tcBorders>
          </w:tcPr>
          <w:p w14:paraId="4864DAAD" w14:textId="77777777" w:rsidR="000A3736" w:rsidRPr="000A3736" w:rsidRDefault="000A3736" w:rsidP="000A3736">
            <w:pPr>
              <w:tabs>
                <w:tab w:val="left" w:pos="1800"/>
              </w:tabs>
              <w:rPr>
                <w:rFonts w:asciiTheme="minorHAnsi" w:hAnsiTheme="minorHAnsi" w:cstheme="minorHAnsi"/>
                <w:b/>
                <w:sz w:val="20"/>
                <w:szCs w:val="20"/>
              </w:rPr>
            </w:pPr>
            <w:r w:rsidRPr="000A3736">
              <w:rPr>
                <w:rFonts w:asciiTheme="minorHAnsi" w:hAnsiTheme="minorHAnsi" w:cstheme="minorHAnsi"/>
                <w:b/>
                <w:sz w:val="20"/>
                <w:szCs w:val="20"/>
              </w:rPr>
              <w:t>Variables</w:t>
            </w:r>
          </w:p>
        </w:tc>
        <w:tc>
          <w:tcPr>
            <w:tcW w:w="7654" w:type="dxa"/>
            <w:tcBorders>
              <w:top w:val="single" w:sz="4" w:space="0" w:color="auto"/>
              <w:left w:val="single" w:sz="4" w:space="0" w:color="auto"/>
              <w:bottom w:val="single" w:sz="4" w:space="0" w:color="auto"/>
              <w:right w:val="single" w:sz="4" w:space="0" w:color="auto"/>
            </w:tcBorders>
          </w:tcPr>
          <w:p w14:paraId="6025FDEE" w14:textId="77777777" w:rsidR="000A3736" w:rsidRPr="000A3736" w:rsidRDefault="000A3736" w:rsidP="000A3736">
            <w:pPr>
              <w:tabs>
                <w:tab w:val="left" w:pos="1800"/>
              </w:tabs>
              <w:rPr>
                <w:rFonts w:ascii="Calibri" w:hAnsi="Calibri" w:cs="Calibri"/>
                <w:b/>
                <w:bCs/>
                <w:sz w:val="22"/>
                <w:szCs w:val="22"/>
              </w:rPr>
            </w:pPr>
            <w:r w:rsidRPr="000A3736">
              <w:rPr>
                <w:rFonts w:ascii="Calibri" w:hAnsi="Calibri" w:cs="Calibri"/>
                <w:b/>
                <w:bCs/>
                <w:sz w:val="22"/>
                <w:szCs w:val="22"/>
              </w:rPr>
              <w:t>Content</w:t>
            </w:r>
          </w:p>
        </w:tc>
        <w:tc>
          <w:tcPr>
            <w:tcW w:w="2126" w:type="dxa"/>
            <w:tcBorders>
              <w:top w:val="single" w:sz="4" w:space="0" w:color="auto"/>
              <w:left w:val="single" w:sz="4" w:space="0" w:color="auto"/>
              <w:bottom w:val="single" w:sz="4" w:space="0" w:color="auto"/>
              <w:right w:val="single" w:sz="4" w:space="0" w:color="auto"/>
            </w:tcBorders>
          </w:tcPr>
          <w:p w14:paraId="2C8B808F" w14:textId="77777777" w:rsidR="000A3736" w:rsidRPr="000A3736" w:rsidRDefault="000A3736" w:rsidP="000A3736">
            <w:pPr>
              <w:tabs>
                <w:tab w:val="left" w:pos="1800"/>
              </w:tabs>
              <w:rPr>
                <w:rFonts w:ascii="Calibri" w:eastAsia="Calibri" w:hAnsi="Calibri" w:cs="Calibri"/>
                <w:b/>
                <w:color w:val="000000" w:themeColor="text1"/>
                <w:sz w:val="20"/>
                <w:szCs w:val="20"/>
              </w:rPr>
            </w:pPr>
            <w:r w:rsidRPr="000A3736">
              <w:rPr>
                <w:rFonts w:ascii="Calibri" w:eastAsia="Calibri" w:hAnsi="Calibri" w:cs="Calibri"/>
                <w:b/>
                <w:color w:val="000000" w:themeColor="text1"/>
                <w:sz w:val="20"/>
                <w:szCs w:val="20"/>
              </w:rPr>
              <w:t>Logic</w:t>
            </w:r>
          </w:p>
        </w:tc>
        <w:tc>
          <w:tcPr>
            <w:tcW w:w="1560" w:type="dxa"/>
            <w:tcBorders>
              <w:top w:val="single" w:sz="4" w:space="0" w:color="auto"/>
              <w:left w:val="single" w:sz="4" w:space="0" w:color="auto"/>
              <w:bottom w:val="single" w:sz="4" w:space="0" w:color="auto"/>
              <w:right w:val="single" w:sz="4" w:space="0" w:color="auto"/>
            </w:tcBorders>
          </w:tcPr>
          <w:p w14:paraId="7ECFB367" w14:textId="77777777" w:rsidR="000A3736" w:rsidRPr="00C1020A" w:rsidRDefault="000A3736" w:rsidP="000A3736">
            <w:pPr>
              <w:tabs>
                <w:tab w:val="left" w:pos="1800"/>
              </w:tabs>
              <w:rPr>
                <w:rFonts w:asciiTheme="minorHAnsi" w:hAnsiTheme="minorHAnsi" w:cstheme="minorHAnsi"/>
                <w:b/>
                <w:sz w:val="20"/>
                <w:szCs w:val="20"/>
              </w:rPr>
            </w:pPr>
            <w:r w:rsidRPr="00C1020A">
              <w:rPr>
                <w:rFonts w:asciiTheme="minorHAnsi" w:hAnsiTheme="minorHAnsi" w:cstheme="minorHAnsi"/>
                <w:b/>
                <w:sz w:val="20"/>
                <w:szCs w:val="20"/>
              </w:rPr>
              <w:t>Style</w:t>
            </w:r>
          </w:p>
        </w:tc>
      </w:tr>
      <w:tr w:rsidR="00A431EA" w:rsidRPr="00BD6987" w14:paraId="08B30A83" w14:textId="77777777" w:rsidTr="2F0B737B">
        <w:trPr>
          <w:cantSplit/>
        </w:trPr>
        <w:tc>
          <w:tcPr>
            <w:tcW w:w="1013" w:type="dxa"/>
            <w:tcBorders>
              <w:top w:val="single" w:sz="4" w:space="0" w:color="auto"/>
              <w:left w:val="single" w:sz="4" w:space="0" w:color="auto"/>
              <w:bottom w:val="single" w:sz="4" w:space="0" w:color="auto"/>
              <w:right w:val="single" w:sz="4" w:space="0" w:color="auto"/>
            </w:tcBorders>
          </w:tcPr>
          <w:p w14:paraId="245E0A5E" w14:textId="31C332A7" w:rsidR="00A431EA" w:rsidRPr="00BD6987" w:rsidRDefault="00A431EA" w:rsidP="00A431EA">
            <w:pPr>
              <w:tabs>
                <w:tab w:val="left" w:pos="1800"/>
              </w:tabs>
              <w:rPr>
                <w:rFonts w:asciiTheme="minorHAnsi" w:hAnsiTheme="minorHAnsi" w:cstheme="minorHAnsi"/>
                <w:b/>
                <w:sz w:val="20"/>
                <w:szCs w:val="20"/>
              </w:rPr>
            </w:pPr>
            <w:r>
              <w:rPr>
                <w:rFonts w:asciiTheme="minorHAnsi" w:hAnsiTheme="minorHAnsi" w:cstheme="minorHAnsi"/>
                <w:bCs/>
                <w:sz w:val="20"/>
                <w:szCs w:val="20"/>
              </w:rPr>
              <w:t>SF 1</w:t>
            </w:r>
          </w:p>
        </w:tc>
        <w:tc>
          <w:tcPr>
            <w:tcW w:w="2243" w:type="dxa"/>
            <w:tcBorders>
              <w:top w:val="single" w:sz="4" w:space="0" w:color="auto"/>
              <w:left w:val="single" w:sz="4" w:space="0" w:color="auto"/>
              <w:bottom w:val="single" w:sz="4" w:space="0" w:color="auto"/>
              <w:right w:val="single" w:sz="4" w:space="0" w:color="auto"/>
            </w:tcBorders>
          </w:tcPr>
          <w:p w14:paraId="46C07B23" w14:textId="44A47203" w:rsidR="00A431EA" w:rsidRPr="00BD6987" w:rsidRDefault="00A431EA" w:rsidP="00A431EA">
            <w:pPr>
              <w:tabs>
                <w:tab w:val="left" w:pos="1800"/>
              </w:tabs>
              <w:rPr>
                <w:rFonts w:asciiTheme="minorHAnsi" w:hAnsiTheme="minorHAnsi" w:cstheme="minorHAnsi"/>
                <w:b/>
                <w:sz w:val="20"/>
                <w:szCs w:val="20"/>
              </w:rPr>
            </w:pPr>
            <w:r w:rsidRPr="00FF3726">
              <w:rPr>
                <w:rFonts w:asciiTheme="minorHAnsi" w:hAnsiTheme="minorHAnsi" w:cstheme="minorHAnsi"/>
                <w:bCs/>
                <w:sz w:val="20"/>
                <w:szCs w:val="20"/>
              </w:rPr>
              <w:t>&lt;HomeCoverTypeCode&gt;</w:t>
            </w:r>
          </w:p>
        </w:tc>
        <w:tc>
          <w:tcPr>
            <w:tcW w:w="7654" w:type="dxa"/>
            <w:tcBorders>
              <w:top w:val="single" w:sz="4" w:space="0" w:color="auto"/>
              <w:left w:val="single" w:sz="4" w:space="0" w:color="auto"/>
              <w:bottom w:val="single" w:sz="4" w:space="0" w:color="auto"/>
              <w:right w:val="single" w:sz="4" w:space="0" w:color="auto"/>
            </w:tcBorders>
          </w:tcPr>
          <w:p w14:paraId="0B67090E" w14:textId="77777777" w:rsidR="00A431EA" w:rsidRPr="000A3736" w:rsidRDefault="00A431EA" w:rsidP="00A431EA">
            <w:pPr>
              <w:tabs>
                <w:tab w:val="left" w:pos="1800"/>
              </w:tabs>
              <w:rPr>
                <w:rFonts w:ascii="Calibri" w:hAnsi="Calibri" w:cs="Calibri"/>
                <w:b/>
                <w:bCs/>
                <w:sz w:val="22"/>
                <w:szCs w:val="22"/>
              </w:rPr>
            </w:pPr>
          </w:p>
          <w:tbl>
            <w:tblPr>
              <w:tblStyle w:val="TableGrid"/>
              <w:tblW w:w="0" w:type="auto"/>
              <w:tblLayout w:type="fixed"/>
              <w:tblLook w:val="04A0" w:firstRow="1" w:lastRow="0" w:firstColumn="1" w:lastColumn="0" w:noHBand="0" w:noVBand="1"/>
            </w:tblPr>
            <w:tblGrid>
              <w:gridCol w:w="3991"/>
              <w:gridCol w:w="2982"/>
            </w:tblGrid>
            <w:tr w:rsidR="00A431EA" w14:paraId="39107D01" w14:textId="77777777" w:rsidTr="414F30D5">
              <w:tc>
                <w:tcPr>
                  <w:tcW w:w="3991" w:type="dxa"/>
                </w:tcPr>
                <w:p w14:paraId="0AD31DDA" w14:textId="77777777" w:rsidR="00A431EA" w:rsidRDefault="00A431EA" w:rsidP="00A431EA">
                  <w:pPr>
                    <w:pStyle w:val="Heading10"/>
                  </w:pPr>
                  <w:r>
                    <w:t>2.a. Security features</w:t>
                  </w:r>
                </w:p>
              </w:tc>
              <w:tc>
                <w:tcPr>
                  <w:tcW w:w="2982" w:type="dxa"/>
                </w:tcPr>
                <w:p w14:paraId="602CFDC6" w14:textId="096AF7F6" w:rsidR="00A431EA" w:rsidRDefault="00A431EA" w:rsidP="00A431EA">
                  <w:pPr>
                    <w:tabs>
                      <w:tab w:val="left" w:pos="1800"/>
                    </w:tabs>
                    <w:jc w:val="right"/>
                    <w:rPr>
                      <w:rFonts w:asciiTheme="minorHAnsi" w:hAnsiTheme="minorHAnsi"/>
                      <w:b/>
                      <w:bCs/>
                      <w:sz w:val="20"/>
                      <w:szCs w:val="20"/>
                    </w:rPr>
                  </w:pPr>
                </w:p>
              </w:tc>
            </w:tr>
          </w:tbl>
          <w:p w14:paraId="489874AB" w14:textId="77777777" w:rsidR="00A431EA" w:rsidRPr="000A3736" w:rsidRDefault="00A431EA" w:rsidP="00A431EA">
            <w:pPr>
              <w:tabs>
                <w:tab w:val="left" w:pos="1800"/>
              </w:tabs>
              <w:rPr>
                <w:rFonts w:ascii="Calibri" w:hAnsi="Calibri" w:cs="Calibri"/>
                <w:b/>
                <w:bCs/>
                <w:sz w:val="22"/>
                <w:szCs w:val="22"/>
              </w:rPr>
            </w:pPr>
          </w:p>
        </w:tc>
        <w:tc>
          <w:tcPr>
            <w:tcW w:w="2126" w:type="dxa"/>
            <w:tcBorders>
              <w:top w:val="single" w:sz="4" w:space="0" w:color="auto"/>
              <w:left w:val="single" w:sz="4" w:space="0" w:color="auto"/>
              <w:bottom w:val="single" w:sz="4" w:space="0" w:color="auto"/>
              <w:right w:val="single" w:sz="4" w:space="0" w:color="auto"/>
            </w:tcBorders>
          </w:tcPr>
          <w:p w14:paraId="2A530259" w14:textId="77777777" w:rsidR="00A431EA" w:rsidRDefault="00A431EA" w:rsidP="00A431EA">
            <w:pPr>
              <w:tabs>
                <w:tab w:val="left" w:pos="1800"/>
              </w:tabs>
              <w:rPr>
                <w:rFonts w:asciiTheme="minorHAnsi" w:hAnsiTheme="minorHAnsi" w:cstheme="minorHAnsi"/>
                <w:bCs/>
                <w:sz w:val="20"/>
                <w:szCs w:val="20"/>
              </w:rPr>
            </w:pPr>
          </w:p>
          <w:p w14:paraId="4D8DE1EE" w14:textId="7B674BD9" w:rsidR="00A431EA" w:rsidRPr="00D43E90" w:rsidRDefault="00A431EA" w:rsidP="00A431EA">
            <w:pPr>
              <w:tabs>
                <w:tab w:val="left" w:pos="1800"/>
              </w:tabs>
              <w:rPr>
                <w:rFonts w:asciiTheme="minorHAnsi" w:hAnsiTheme="minorHAnsi"/>
                <w:sz w:val="14"/>
                <w:szCs w:val="14"/>
              </w:rPr>
            </w:pPr>
            <w:commentRangeStart w:id="9158"/>
            <w:commentRangeStart w:id="9159"/>
            <w:commentRangeStart w:id="9160"/>
            <w:r w:rsidRPr="2F0B737B">
              <w:rPr>
                <w:rFonts w:asciiTheme="minorHAnsi" w:hAnsiTheme="minorHAnsi"/>
                <w:sz w:val="14"/>
                <w:szCs w:val="14"/>
              </w:rPr>
              <w:t>.</w:t>
            </w:r>
            <w:commentRangeEnd w:id="9158"/>
            <w:r w:rsidRPr="00D43E90">
              <w:rPr>
                <w:rStyle w:val="CommentReference"/>
                <w:rFonts w:asciiTheme="minorHAnsi" w:hAnsiTheme="minorHAnsi" w:cstheme="minorBidi"/>
                <w:sz w:val="14"/>
                <w:szCs w:val="14"/>
              </w:rPr>
              <w:commentReference w:id="9158"/>
            </w:r>
            <w:commentRangeEnd w:id="9159"/>
            <w:r w:rsidRPr="00D43E90">
              <w:rPr>
                <w:rStyle w:val="CommentReference"/>
                <w:rFonts w:asciiTheme="minorHAnsi" w:hAnsiTheme="minorHAnsi" w:cstheme="minorBidi"/>
                <w:sz w:val="14"/>
                <w:szCs w:val="14"/>
              </w:rPr>
              <w:commentReference w:id="9159"/>
            </w:r>
            <w:commentRangeEnd w:id="9160"/>
            <w:r w:rsidRPr="00D43E90">
              <w:rPr>
                <w:rStyle w:val="CommentReference"/>
                <w:rFonts w:asciiTheme="minorHAnsi" w:hAnsiTheme="minorHAnsi" w:cstheme="minorBidi"/>
                <w:sz w:val="14"/>
                <w:szCs w:val="14"/>
              </w:rPr>
              <w:commentReference w:id="9160"/>
            </w:r>
          </w:p>
          <w:p w14:paraId="572139E2" w14:textId="56DCE9E1" w:rsidR="00A431EA" w:rsidRDefault="00A431EA" w:rsidP="00A431EA">
            <w:pPr>
              <w:tabs>
                <w:tab w:val="left" w:pos="774"/>
              </w:tabs>
              <w:rPr>
                <w:rFonts w:asciiTheme="minorHAnsi" w:hAnsiTheme="minorHAnsi"/>
                <w:sz w:val="20"/>
                <w:szCs w:val="20"/>
              </w:rPr>
            </w:pPr>
            <w:r w:rsidRPr="2F742AA5">
              <w:rPr>
                <w:rFonts w:asciiTheme="minorHAnsi" w:hAnsiTheme="minorHAnsi"/>
                <w:b/>
                <w:bCs/>
                <w:sz w:val="20"/>
                <w:szCs w:val="20"/>
              </w:rPr>
              <w:t xml:space="preserve">IF </w:t>
            </w:r>
            <w:r w:rsidRPr="2F742AA5">
              <w:rPr>
                <w:rFonts w:asciiTheme="minorHAnsi" w:hAnsiTheme="minorHAnsi"/>
                <w:sz w:val="20"/>
                <w:szCs w:val="20"/>
              </w:rPr>
              <w:t xml:space="preserve">&lt;HomeCoverTypeCodeCoverType&gt; = “5|BuildingAndContents” </w:t>
            </w:r>
            <w:r w:rsidRPr="2F742AA5">
              <w:rPr>
                <w:rFonts w:asciiTheme="minorHAnsi" w:hAnsiTheme="minorHAnsi"/>
                <w:b/>
                <w:bCs/>
                <w:sz w:val="20"/>
                <w:szCs w:val="20"/>
              </w:rPr>
              <w:t>OR</w:t>
            </w:r>
            <w:r w:rsidRPr="2F742AA5">
              <w:rPr>
                <w:rFonts w:asciiTheme="minorHAnsi" w:hAnsiTheme="minorHAnsi"/>
                <w:sz w:val="20"/>
                <w:szCs w:val="20"/>
              </w:rPr>
              <w:t xml:space="preserve"> “3|</w:t>
            </w:r>
            <w:commentRangeStart w:id="9161"/>
            <w:commentRangeStart w:id="9162"/>
            <w:commentRangeStart w:id="9163"/>
            <w:r w:rsidRPr="2F742AA5">
              <w:rPr>
                <w:rFonts w:asciiTheme="minorHAnsi" w:hAnsiTheme="minorHAnsi"/>
                <w:sz w:val="20"/>
                <w:szCs w:val="20"/>
              </w:rPr>
              <w:t>Contents</w:t>
            </w:r>
            <w:commentRangeEnd w:id="9161"/>
            <w:r w:rsidRPr="2F742AA5">
              <w:rPr>
                <w:rStyle w:val="CommentReference"/>
                <w:rFonts w:asciiTheme="minorHAnsi" w:hAnsiTheme="minorHAnsi" w:cstheme="minorBidi"/>
                <w:sz w:val="20"/>
                <w:szCs w:val="20"/>
              </w:rPr>
              <w:commentReference w:id="9161"/>
            </w:r>
            <w:commentRangeEnd w:id="9162"/>
            <w:r w:rsidRPr="2F742AA5">
              <w:rPr>
                <w:rStyle w:val="CommentReference"/>
                <w:rFonts w:asciiTheme="minorHAnsi" w:hAnsiTheme="minorHAnsi" w:cstheme="minorBidi"/>
                <w:sz w:val="20"/>
                <w:szCs w:val="20"/>
              </w:rPr>
              <w:commentReference w:id="9162"/>
            </w:r>
            <w:commentRangeEnd w:id="9163"/>
            <w:r w:rsidRPr="2F742AA5">
              <w:rPr>
                <w:rStyle w:val="CommentReference"/>
                <w:rFonts w:asciiTheme="minorHAnsi" w:hAnsiTheme="minorHAnsi" w:cstheme="minorBidi"/>
                <w:sz w:val="20"/>
                <w:szCs w:val="20"/>
              </w:rPr>
              <w:commentReference w:id="9163"/>
            </w:r>
            <w:r w:rsidRPr="2F742AA5">
              <w:rPr>
                <w:rFonts w:asciiTheme="minorHAnsi" w:hAnsiTheme="minorHAnsi"/>
                <w:sz w:val="20"/>
                <w:szCs w:val="20"/>
              </w:rPr>
              <w:t xml:space="preserve">” </w:t>
            </w:r>
          </w:p>
          <w:p w14:paraId="30B66573" w14:textId="77777777" w:rsidR="00A431EA" w:rsidRDefault="00A431EA" w:rsidP="00A431EA">
            <w:pPr>
              <w:tabs>
                <w:tab w:val="left" w:pos="774"/>
              </w:tabs>
              <w:rPr>
                <w:rFonts w:asciiTheme="minorHAnsi" w:hAnsiTheme="minorHAnsi" w:cstheme="minorHAnsi"/>
                <w:sz w:val="20"/>
              </w:rPr>
            </w:pPr>
            <w:r w:rsidRPr="00720F8E">
              <w:rPr>
                <w:rFonts w:asciiTheme="minorHAnsi" w:hAnsiTheme="minorHAnsi" w:cstheme="minorHAnsi"/>
                <w:b/>
                <w:bCs/>
                <w:sz w:val="20"/>
              </w:rPr>
              <w:t xml:space="preserve">THEN </w:t>
            </w:r>
            <w:r w:rsidRPr="00720F8E">
              <w:rPr>
                <w:rFonts w:asciiTheme="minorHAnsi" w:hAnsiTheme="minorHAnsi" w:cstheme="minorHAnsi"/>
                <w:sz w:val="20"/>
              </w:rPr>
              <w:t xml:space="preserve">display </w:t>
            </w:r>
          </w:p>
          <w:p w14:paraId="605EB827" w14:textId="77777777" w:rsidR="00A431EA" w:rsidRPr="004D121F" w:rsidRDefault="00A431EA" w:rsidP="00A431EA">
            <w:pPr>
              <w:tabs>
                <w:tab w:val="left" w:pos="774"/>
              </w:tabs>
              <w:rPr>
                <w:rFonts w:asciiTheme="minorHAnsi" w:hAnsiTheme="minorHAnsi"/>
                <w:sz w:val="20"/>
              </w:rPr>
            </w:pPr>
            <w:r>
              <w:rPr>
                <w:rFonts w:asciiTheme="minorHAnsi" w:hAnsiTheme="minorHAnsi"/>
                <w:b/>
                <w:bCs/>
                <w:sz w:val="20"/>
              </w:rPr>
              <w:t>ELSE</w:t>
            </w:r>
            <w:r w:rsidRPr="004D121F">
              <w:rPr>
                <w:rFonts w:asciiTheme="minorHAnsi" w:hAnsiTheme="minorHAnsi"/>
                <w:sz w:val="20"/>
              </w:rPr>
              <w:t xml:space="preserve"> Do not display</w:t>
            </w:r>
          </w:p>
          <w:p w14:paraId="2CCBA608" w14:textId="77777777" w:rsidR="00A431EA" w:rsidRPr="00720F8E" w:rsidRDefault="00A431EA" w:rsidP="00A431EA">
            <w:pPr>
              <w:tabs>
                <w:tab w:val="left" w:pos="774"/>
              </w:tabs>
              <w:rPr>
                <w:rFonts w:asciiTheme="minorHAnsi" w:hAnsiTheme="minorHAnsi" w:cstheme="minorHAnsi"/>
                <w:sz w:val="20"/>
              </w:rPr>
            </w:pPr>
            <w:r>
              <w:rPr>
                <w:rFonts w:asciiTheme="minorHAnsi" w:hAnsiTheme="minorHAnsi"/>
                <w:b/>
                <w:bCs/>
                <w:sz w:val="20"/>
              </w:rPr>
              <w:t>ENDIF</w:t>
            </w:r>
          </w:p>
          <w:p w14:paraId="1D47E4F0" w14:textId="77777777" w:rsidR="00A431EA" w:rsidRPr="00C1020A" w:rsidRDefault="00A431EA" w:rsidP="00A431EA">
            <w:pPr>
              <w:tabs>
                <w:tab w:val="left" w:pos="1800"/>
              </w:tabs>
              <w:rPr>
                <w:rFonts w:ascii="Calibri" w:eastAsia="Calibri" w:hAnsi="Calibri" w:cs="Calibri"/>
                <w:bCs/>
                <w:color w:val="000000" w:themeColor="text1"/>
                <w:sz w:val="20"/>
                <w:szCs w:val="20"/>
              </w:rPr>
            </w:pPr>
          </w:p>
        </w:tc>
        <w:tc>
          <w:tcPr>
            <w:tcW w:w="1560" w:type="dxa"/>
            <w:tcBorders>
              <w:top w:val="single" w:sz="4" w:space="0" w:color="auto"/>
              <w:left w:val="single" w:sz="4" w:space="0" w:color="auto"/>
              <w:bottom w:val="single" w:sz="4" w:space="0" w:color="auto"/>
              <w:right w:val="single" w:sz="4" w:space="0" w:color="auto"/>
            </w:tcBorders>
          </w:tcPr>
          <w:p w14:paraId="36E3F831" w14:textId="77777777" w:rsidR="00A431EA" w:rsidRDefault="00643050" w:rsidP="00A431EA">
            <w:pPr>
              <w:tabs>
                <w:tab w:val="left" w:pos="1800"/>
              </w:tabs>
              <w:rPr>
                <w:rStyle w:val="normaltextrun"/>
                <w:rFonts w:asciiTheme="minorHAnsi" w:hAnsiTheme="minorHAnsi" w:cstheme="minorHAnsi"/>
                <w:bCs/>
                <w:sz w:val="20"/>
                <w:szCs w:val="20"/>
              </w:rPr>
            </w:pPr>
            <w:r w:rsidRPr="005A40DF">
              <w:rPr>
                <w:rStyle w:val="normaltextrun"/>
                <w:rFonts w:asciiTheme="minorHAnsi" w:hAnsiTheme="minorHAnsi" w:cstheme="minorHAnsi"/>
                <w:bCs/>
                <w:sz w:val="20"/>
                <w:szCs w:val="20"/>
                <w:rPrChange w:id="9164" w:author="sam sehgal" w:date="2024-12-19T10:27:00Z" w16du:dateUtc="2024-12-18T23:27:00Z">
                  <w:rPr>
                    <w:rStyle w:val="normaltextrun"/>
                    <w:rFonts w:asciiTheme="minorHAnsi" w:hAnsiTheme="minorHAnsi" w:cstheme="minorHAnsi"/>
                    <w:bCs/>
                    <w:sz w:val="20"/>
                    <w:szCs w:val="20"/>
                    <w:highlight w:val="darkYellow"/>
                  </w:rPr>
                </w:rPrChange>
              </w:rPr>
              <w:t>Heading_1_COI</w:t>
            </w:r>
          </w:p>
          <w:p w14:paraId="3CD64E19" w14:textId="77777777" w:rsidR="00FC151A" w:rsidRDefault="00FC151A" w:rsidP="00A431EA">
            <w:pPr>
              <w:tabs>
                <w:tab w:val="left" w:pos="1800"/>
              </w:tabs>
              <w:rPr>
                <w:rStyle w:val="normaltextrun"/>
                <w:rFonts w:asciiTheme="minorHAnsi" w:hAnsiTheme="minorHAnsi" w:cstheme="minorHAnsi"/>
                <w:bCs/>
                <w:sz w:val="20"/>
                <w:szCs w:val="20"/>
              </w:rPr>
            </w:pPr>
          </w:p>
          <w:p w14:paraId="5E2921CB" w14:textId="77777777" w:rsidR="00FC151A" w:rsidRPr="000A3736" w:rsidRDefault="00FC151A" w:rsidP="00FC151A">
            <w:pPr>
              <w:tabs>
                <w:tab w:val="left" w:pos="1800"/>
              </w:tabs>
              <w:rPr>
                <w:rStyle w:val="normaltextrun"/>
                <w:rFonts w:asciiTheme="minorHAnsi" w:hAnsiTheme="minorHAnsi" w:cstheme="minorHAnsi"/>
                <w:bCs/>
                <w:sz w:val="20"/>
                <w:szCs w:val="20"/>
              </w:rPr>
            </w:pPr>
            <w:r w:rsidRPr="000A3736">
              <w:rPr>
                <w:rStyle w:val="normaltextrun"/>
                <w:rFonts w:asciiTheme="minorHAnsi" w:hAnsiTheme="minorHAnsi" w:cstheme="minorHAnsi"/>
                <w:bCs/>
                <w:sz w:val="20"/>
                <w:szCs w:val="20"/>
              </w:rPr>
              <w:t xml:space="preserve">Table style: COI_Table_4 </w:t>
            </w:r>
          </w:p>
          <w:p w14:paraId="6A269B95" w14:textId="74ADE784" w:rsidR="00FC151A" w:rsidRPr="00BD6987" w:rsidRDefault="00FC151A" w:rsidP="00A431EA">
            <w:pPr>
              <w:tabs>
                <w:tab w:val="left" w:pos="1800"/>
              </w:tabs>
              <w:rPr>
                <w:rFonts w:asciiTheme="minorHAnsi" w:hAnsiTheme="minorHAnsi" w:cstheme="minorHAnsi"/>
                <w:bCs/>
                <w:sz w:val="20"/>
                <w:szCs w:val="20"/>
              </w:rPr>
            </w:pPr>
          </w:p>
        </w:tc>
      </w:tr>
      <w:tr w:rsidR="00A431EA" w:rsidRPr="00BD6987" w14:paraId="7D436DE1" w14:textId="77777777" w:rsidTr="2F0B737B">
        <w:trPr>
          <w:cantSplit/>
        </w:trPr>
        <w:tc>
          <w:tcPr>
            <w:tcW w:w="1013" w:type="dxa"/>
            <w:tcBorders>
              <w:top w:val="single" w:sz="4" w:space="0" w:color="auto"/>
              <w:left w:val="single" w:sz="4" w:space="0" w:color="auto"/>
              <w:bottom w:val="single" w:sz="4" w:space="0" w:color="auto"/>
              <w:right w:val="single" w:sz="4" w:space="0" w:color="auto"/>
            </w:tcBorders>
          </w:tcPr>
          <w:p w14:paraId="4704D0EF" w14:textId="287B0E8E" w:rsidR="00A431EA" w:rsidRPr="00BD6987" w:rsidRDefault="00A431EA" w:rsidP="00A431EA">
            <w:pPr>
              <w:tabs>
                <w:tab w:val="left" w:pos="1800"/>
              </w:tabs>
              <w:rPr>
                <w:rFonts w:asciiTheme="minorHAnsi" w:hAnsiTheme="minorHAnsi" w:cstheme="minorHAnsi"/>
                <w:b/>
                <w:sz w:val="20"/>
                <w:szCs w:val="20"/>
              </w:rPr>
            </w:pPr>
            <w:r>
              <w:rPr>
                <w:rFonts w:asciiTheme="minorHAnsi" w:hAnsiTheme="minorHAnsi" w:cstheme="minorHAnsi"/>
                <w:bCs/>
                <w:sz w:val="20"/>
                <w:szCs w:val="20"/>
              </w:rPr>
              <w:lastRenderedPageBreak/>
              <w:t>SF 2</w:t>
            </w:r>
          </w:p>
        </w:tc>
        <w:tc>
          <w:tcPr>
            <w:tcW w:w="2243" w:type="dxa"/>
            <w:tcBorders>
              <w:top w:val="single" w:sz="4" w:space="0" w:color="auto"/>
              <w:left w:val="single" w:sz="4" w:space="0" w:color="auto"/>
              <w:bottom w:val="single" w:sz="4" w:space="0" w:color="auto"/>
              <w:right w:val="single" w:sz="4" w:space="0" w:color="auto"/>
            </w:tcBorders>
          </w:tcPr>
          <w:p w14:paraId="1ED03C64" w14:textId="77777777" w:rsidR="00A431EA" w:rsidRPr="009702AE" w:rsidRDefault="00A431EA" w:rsidP="00A431EA">
            <w:pPr>
              <w:tabs>
                <w:tab w:val="left" w:pos="1800"/>
              </w:tabs>
              <w:rPr>
                <w:rFonts w:asciiTheme="minorHAnsi" w:hAnsiTheme="minorHAnsi" w:cstheme="minorHAnsi"/>
                <w:b/>
                <w:sz w:val="20"/>
                <w:szCs w:val="20"/>
              </w:rPr>
            </w:pPr>
            <w:r w:rsidRPr="009702AE">
              <w:rPr>
                <w:rFonts w:asciiTheme="minorHAnsi" w:hAnsiTheme="minorHAnsi" w:cstheme="minorHAnsi"/>
                <w:b/>
                <w:sz w:val="20"/>
                <w:szCs w:val="20"/>
              </w:rPr>
              <w:t>&lt;HomeCoverTypeCode&gt;</w:t>
            </w:r>
          </w:p>
          <w:p w14:paraId="35A97A75" w14:textId="77777777" w:rsidR="00A431EA" w:rsidRPr="009702AE" w:rsidRDefault="00A431EA" w:rsidP="00A431EA">
            <w:pPr>
              <w:tabs>
                <w:tab w:val="left" w:pos="1800"/>
              </w:tabs>
              <w:rPr>
                <w:rFonts w:asciiTheme="minorHAnsi" w:hAnsiTheme="minorHAnsi" w:cstheme="minorHAnsi"/>
                <w:b/>
                <w:sz w:val="20"/>
                <w:szCs w:val="20"/>
              </w:rPr>
            </w:pPr>
            <w:r w:rsidRPr="009702AE">
              <w:rPr>
                <w:rFonts w:asciiTheme="minorHAnsi" w:hAnsiTheme="minorHAnsi" w:cstheme="minorHAnsi"/>
                <w:b/>
                <w:sz w:val="20"/>
                <w:szCs w:val="20"/>
              </w:rPr>
              <w:t>&lt;ProductCode&gt;</w:t>
            </w:r>
          </w:p>
        </w:tc>
        <w:tc>
          <w:tcPr>
            <w:tcW w:w="7654"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431EA" w:rsidRPr="009702AE" w14:paraId="42A1F2F9" w14:textId="77777777" w:rsidTr="78CABE0F">
              <w:trPr>
                <w:trHeight w:val="300"/>
              </w:trPr>
              <w:tc>
                <w:tcPr>
                  <w:tcW w:w="2861" w:type="dxa"/>
                  <w:noWrap/>
                  <w:vAlign w:val="center"/>
                  <w:hideMark/>
                </w:tcPr>
                <w:p w14:paraId="41CBA1D6" w14:textId="77777777" w:rsidR="00A431EA" w:rsidRPr="009702AE" w:rsidRDefault="00A431EA" w:rsidP="00A431EA">
                  <w:pPr>
                    <w:pStyle w:val="TableBodycopy"/>
                    <w:rPr>
                      <w:rFonts w:asciiTheme="minorHAnsi" w:hAnsiTheme="minorHAnsi" w:cstheme="minorHAnsi"/>
                      <w:noProof/>
                      <w:color w:val="000000" w:themeColor="text1"/>
                    </w:rPr>
                  </w:pPr>
                  <w:r w:rsidRPr="009702AE">
                    <w:rPr>
                      <w:rFonts w:asciiTheme="minorHAnsi" w:hAnsiTheme="minorHAnsi" w:cstheme="minorBidi"/>
                      <w:sz w:val="24"/>
                    </w:rPr>
                    <w:t>Monitored security:</w:t>
                  </w:r>
                </w:p>
              </w:tc>
              <w:tc>
                <w:tcPr>
                  <w:tcW w:w="4546" w:type="dxa"/>
                  <w:noWrap/>
                  <w:vAlign w:val="bottom"/>
                  <w:hideMark/>
                </w:tcPr>
                <w:p w14:paraId="3C0C6596" w14:textId="411579B0" w:rsidR="00A431EA" w:rsidRPr="009702AE" w:rsidRDefault="00A431EA" w:rsidP="00A431EA">
                  <w:pPr>
                    <w:pStyle w:val="TableBodycopy"/>
                    <w:rPr>
                      <w:rFonts w:asciiTheme="minorHAnsi" w:hAnsiTheme="minorHAnsi" w:cstheme="minorBidi"/>
                      <w:b/>
                      <w:bCs/>
                      <w:sz w:val="22"/>
                      <w:szCs w:val="22"/>
                    </w:rPr>
                  </w:pPr>
                  <w:r w:rsidRPr="009702AE">
                    <w:rPr>
                      <w:rFonts w:asciiTheme="minorHAnsi" w:hAnsiTheme="minorHAnsi" w:cstheme="minorBidi"/>
                      <w:b/>
                      <w:bCs/>
                      <w:sz w:val="22"/>
                      <w:szCs w:val="22"/>
                    </w:rPr>
                    <w:t>&lt;</w:t>
                  </w:r>
                  <w:r w:rsidR="000F4E40" w:rsidRPr="009702AE">
                    <w:rPr>
                      <w:rFonts w:asciiTheme="minorHAnsi" w:hAnsiTheme="minorHAnsi" w:cstheme="minorBidi"/>
                      <w:b/>
                      <w:bCs/>
                      <w:sz w:val="22"/>
                      <w:szCs w:val="22"/>
                    </w:rPr>
                    <w:t>AlarmTypeDisplay</w:t>
                  </w:r>
                  <w:r w:rsidRPr="009702AE">
                    <w:rPr>
                      <w:rFonts w:asciiTheme="minorHAnsi" w:hAnsiTheme="minorHAnsi" w:cstheme="minorBidi"/>
                      <w:b/>
                      <w:bCs/>
                      <w:sz w:val="22"/>
                      <w:szCs w:val="22"/>
                    </w:rPr>
                    <w:t>&gt;</w:t>
                  </w:r>
                </w:p>
              </w:tc>
            </w:tr>
          </w:tbl>
          <w:p w14:paraId="59F31F3C" w14:textId="77777777" w:rsidR="00A431EA" w:rsidRPr="009702AE" w:rsidRDefault="00A431EA" w:rsidP="00A431EA">
            <w:pPr>
              <w:tabs>
                <w:tab w:val="left" w:pos="1800"/>
              </w:tabs>
              <w:rPr>
                <w:rFonts w:ascii="Calibri" w:hAnsi="Calibri" w:cs="Calibri"/>
                <w:b/>
                <w:bCs/>
                <w:sz w:val="22"/>
                <w:szCs w:val="22"/>
              </w:rPr>
            </w:pPr>
          </w:p>
        </w:tc>
        <w:tc>
          <w:tcPr>
            <w:tcW w:w="2126" w:type="dxa"/>
            <w:tcBorders>
              <w:top w:val="single" w:sz="4" w:space="0" w:color="auto"/>
              <w:left w:val="single" w:sz="4" w:space="0" w:color="auto"/>
              <w:bottom w:val="single" w:sz="4" w:space="0" w:color="auto"/>
              <w:right w:val="single" w:sz="4" w:space="0" w:color="auto"/>
            </w:tcBorders>
          </w:tcPr>
          <w:p w14:paraId="641FD7FF" w14:textId="74832E20" w:rsidR="00A431EA" w:rsidRPr="009702AE" w:rsidRDefault="00A431EA" w:rsidP="00A431EA">
            <w:pPr>
              <w:tabs>
                <w:tab w:val="left" w:pos="774"/>
              </w:tabs>
              <w:rPr>
                <w:rFonts w:asciiTheme="minorHAnsi" w:hAnsiTheme="minorHAnsi"/>
                <w:b/>
                <w:bCs/>
                <w:sz w:val="20"/>
                <w:szCs w:val="20"/>
              </w:rPr>
            </w:pPr>
            <w:r w:rsidRPr="009702AE">
              <w:rPr>
                <w:rFonts w:asciiTheme="minorHAnsi" w:hAnsiTheme="minorHAnsi"/>
                <w:b/>
                <w:bCs/>
                <w:sz w:val="20"/>
                <w:szCs w:val="20"/>
              </w:rPr>
              <w:t xml:space="preserve">IF </w:t>
            </w:r>
            <w:r w:rsidRPr="009702AE" w:rsidDel="00876A66">
              <w:rPr>
                <w:rFonts w:asciiTheme="minorHAnsi" w:hAnsiTheme="minorHAnsi"/>
                <w:sz w:val="20"/>
                <w:szCs w:val="20"/>
              </w:rPr>
              <w:t>&lt;</w:t>
            </w:r>
            <w:r w:rsidRPr="009702AE">
              <w:rPr>
                <w:rFonts w:asciiTheme="minorHAnsi" w:hAnsiTheme="minorHAnsi"/>
                <w:sz w:val="20"/>
                <w:szCs w:val="20"/>
              </w:rPr>
              <w:t xml:space="preserve">ProductCode&gt; =”Home” </w:t>
            </w:r>
            <w:r w:rsidRPr="009702AE">
              <w:rPr>
                <w:rFonts w:asciiTheme="minorHAnsi" w:hAnsiTheme="minorHAnsi"/>
                <w:b/>
                <w:bCs/>
                <w:sz w:val="20"/>
                <w:szCs w:val="20"/>
              </w:rPr>
              <w:t>OR</w:t>
            </w:r>
            <w:r w:rsidRPr="009702AE">
              <w:rPr>
                <w:rFonts w:asciiTheme="minorHAnsi" w:hAnsiTheme="minorHAnsi"/>
                <w:sz w:val="20"/>
                <w:szCs w:val="20"/>
              </w:rPr>
              <w:t xml:space="preserve"> “Landlord”</w:t>
            </w:r>
            <w:r w:rsidRPr="009702AE">
              <w:rPr>
                <w:rFonts w:asciiTheme="minorHAnsi" w:hAnsiTheme="minorHAnsi"/>
                <w:b/>
                <w:bCs/>
                <w:sz w:val="20"/>
                <w:szCs w:val="20"/>
              </w:rPr>
              <w:t xml:space="preserve"> </w:t>
            </w:r>
          </w:p>
          <w:p w14:paraId="34AE3D89" w14:textId="1901A823" w:rsidR="00A431EA" w:rsidRPr="009702AE" w:rsidRDefault="00A431EA" w:rsidP="00A431EA">
            <w:pPr>
              <w:tabs>
                <w:tab w:val="left" w:pos="774"/>
              </w:tabs>
              <w:rPr>
                <w:rFonts w:asciiTheme="minorHAnsi" w:hAnsiTheme="minorHAnsi"/>
                <w:sz w:val="20"/>
                <w:szCs w:val="20"/>
              </w:rPr>
            </w:pPr>
            <w:r w:rsidRPr="009702AE">
              <w:rPr>
                <w:rFonts w:asciiTheme="minorHAnsi" w:hAnsiTheme="minorHAnsi"/>
                <w:b/>
                <w:bCs/>
                <w:sz w:val="20"/>
                <w:szCs w:val="20"/>
              </w:rPr>
              <w:t xml:space="preserve">AND </w:t>
            </w:r>
            <w:r w:rsidRPr="009702AE">
              <w:rPr>
                <w:rFonts w:asciiTheme="minorHAnsi" w:hAnsiTheme="minorHAnsi"/>
                <w:sz w:val="20"/>
                <w:szCs w:val="20"/>
              </w:rPr>
              <w:t>&lt;HomeCoverTypeCode&gt; = “</w:t>
            </w:r>
            <w:r w:rsidRPr="009702AE">
              <w:rPr>
                <w:rFonts w:asciiTheme="minorHAnsi" w:hAnsiTheme="minorHAnsi" w:cstheme="minorHAnsi"/>
                <w:sz w:val="20"/>
              </w:rPr>
              <w:t xml:space="preserve">5|BuildingAndContents” </w:t>
            </w:r>
            <w:r w:rsidRPr="009702AE">
              <w:rPr>
                <w:rFonts w:asciiTheme="minorHAnsi" w:hAnsiTheme="minorHAnsi" w:cstheme="minorHAnsi"/>
                <w:b/>
                <w:bCs/>
                <w:sz w:val="20"/>
              </w:rPr>
              <w:t>OR</w:t>
            </w:r>
            <w:r w:rsidRPr="009702AE">
              <w:rPr>
                <w:rFonts w:asciiTheme="minorHAnsi" w:hAnsiTheme="minorHAnsi" w:cstheme="minorHAnsi"/>
                <w:sz w:val="20"/>
              </w:rPr>
              <w:t xml:space="preserve"> “3|Contents</w:t>
            </w:r>
            <w:r w:rsidRPr="009702AE" w:rsidDel="009771A3">
              <w:rPr>
                <w:rFonts w:asciiTheme="minorHAnsi" w:hAnsiTheme="minorHAnsi"/>
                <w:sz w:val="20"/>
                <w:szCs w:val="20"/>
              </w:rPr>
              <w:t xml:space="preserve">” </w:t>
            </w:r>
          </w:p>
          <w:p w14:paraId="1B7B79D4" w14:textId="77777777" w:rsidR="00A431EA" w:rsidRPr="009702AE" w:rsidRDefault="00A431EA" w:rsidP="00A431EA">
            <w:pPr>
              <w:tabs>
                <w:tab w:val="left" w:pos="774"/>
              </w:tabs>
              <w:rPr>
                <w:rFonts w:asciiTheme="minorHAnsi" w:hAnsiTheme="minorHAnsi"/>
                <w:sz w:val="20"/>
                <w:szCs w:val="20"/>
              </w:rPr>
            </w:pPr>
            <w:r w:rsidRPr="009702AE">
              <w:rPr>
                <w:rFonts w:asciiTheme="minorHAnsi" w:hAnsiTheme="minorHAnsi"/>
                <w:b/>
                <w:bCs/>
                <w:sz w:val="20"/>
                <w:szCs w:val="20"/>
              </w:rPr>
              <w:t xml:space="preserve">THEN </w:t>
            </w:r>
            <w:r w:rsidRPr="009702AE">
              <w:rPr>
                <w:rFonts w:asciiTheme="minorHAnsi" w:hAnsiTheme="minorHAnsi"/>
                <w:sz w:val="20"/>
                <w:szCs w:val="20"/>
              </w:rPr>
              <w:t>display</w:t>
            </w:r>
          </w:p>
          <w:p w14:paraId="6AFD714F" w14:textId="77777777" w:rsidR="00A431EA" w:rsidRPr="009702AE" w:rsidRDefault="00A431EA" w:rsidP="00A431EA">
            <w:pPr>
              <w:tabs>
                <w:tab w:val="left" w:pos="774"/>
              </w:tabs>
              <w:rPr>
                <w:rFonts w:asciiTheme="minorHAnsi" w:hAnsiTheme="minorHAnsi" w:cstheme="minorHAnsi"/>
                <w:b/>
                <w:bCs/>
                <w:sz w:val="20"/>
              </w:rPr>
            </w:pPr>
            <w:r w:rsidRPr="009702AE">
              <w:rPr>
                <w:rFonts w:asciiTheme="minorHAnsi" w:hAnsiTheme="minorHAnsi" w:cstheme="minorHAnsi"/>
                <w:b/>
                <w:bCs/>
                <w:sz w:val="20"/>
              </w:rPr>
              <w:t xml:space="preserve">ELSE </w:t>
            </w:r>
            <w:r w:rsidRPr="009702AE">
              <w:rPr>
                <w:rFonts w:asciiTheme="minorHAnsi" w:hAnsiTheme="minorHAnsi" w:cstheme="minorHAnsi"/>
                <w:sz w:val="20"/>
              </w:rPr>
              <w:t>do not display</w:t>
            </w:r>
          </w:p>
          <w:p w14:paraId="084D7773" w14:textId="77777777" w:rsidR="00A431EA" w:rsidRPr="009702AE" w:rsidRDefault="00A431EA" w:rsidP="00A431EA">
            <w:pPr>
              <w:tabs>
                <w:tab w:val="left" w:pos="1800"/>
              </w:tabs>
              <w:rPr>
                <w:rFonts w:ascii="Calibri" w:eastAsia="Calibri" w:hAnsi="Calibri" w:cs="Calibri"/>
                <w:bCs/>
                <w:color w:val="000000" w:themeColor="text1"/>
                <w:sz w:val="20"/>
                <w:szCs w:val="20"/>
              </w:rPr>
            </w:pPr>
          </w:p>
        </w:tc>
        <w:tc>
          <w:tcPr>
            <w:tcW w:w="1560" w:type="dxa"/>
            <w:tcBorders>
              <w:top w:val="single" w:sz="4" w:space="0" w:color="auto"/>
              <w:left w:val="single" w:sz="4" w:space="0" w:color="auto"/>
              <w:bottom w:val="single" w:sz="4" w:space="0" w:color="auto"/>
              <w:right w:val="single" w:sz="4" w:space="0" w:color="auto"/>
            </w:tcBorders>
          </w:tcPr>
          <w:p w14:paraId="65B34A8F" w14:textId="77777777" w:rsidR="00A431EA" w:rsidRPr="009702AE" w:rsidRDefault="00A431EA" w:rsidP="00A431EA">
            <w:pPr>
              <w:tabs>
                <w:tab w:val="left" w:pos="1800"/>
              </w:tabs>
              <w:rPr>
                <w:rStyle w:val="bcx0"/>
                <w:rFonts w:asciiTheme="minorHAnsi" w:hAnsiTheme="minorHAnsi" w:cstheme="minorHAnsi"/>
                <w:bCs/>
                <w:sz w:val="20"/>
                <w:szCs w:val="20"/>
              </w:rPr>
            </w:pPr>
          </w:p>
          <w:p w14:paraId="2A40393A" w14:textId="4D54BBFA" w:rsidR="00A431EA" w:rsidRPr="009702AE" w:rsidRDefault="00A431EA" w:rsidP="00A431EA">
            <w:pPr>
              <w:tabs>
                <w:tab w:val="left" w:pos="1800"/>
              </w:tabs>
              <w:rPr>
                <w:rStyle w:val="bcx0"/>
                <w:rFonts w:asciiTheme="minorHAnsi" w:hAnsiTheme="minorHAnsi" w:cstheme="minorHAnsi"/>
                <w:bCs/>
                <w:sz w:val="20"/>
                <w:szCs w:val="20"/>
              </w:rPr>
            </w:pPr>
            <w:r w:rsidRPr="009702AE">
              <w:rPr>
                <w:rStyle w:val="bcx0"/>
                <w:rFonts w:asciiTheme="minorHAnsi" w:hAnsiTheme="minorHAnsi" w:cstheme="minorHAnsi"/>
                <w:bCs/>
                <w:sz w:val="20"/>
                <w:szCs w:val="20"/>
              </w:rPr>
              <w:t xml:space="preserve">Column 1: </w:t>
            </w:r>
            <w:r w:rsidR="00D43176" w:rsidRPr="009702AE">
              <w:rPr>
                <w:rStyle w:val="bcx0"/>
                <w:rFonts w:asciiTheme="minorHAnsi" w:hAnsiTheme="minorHAnsi" w:cstheme="minorHAnsi"/>
                <w:bCs/>
                <w:sz w:val="20"/>
                <w:szCs w:val="20"/>
              </w:rPr>
              <w:t>Bodycopy_</w:t>
            </w:r>
            <w:r w:rsidR="00D43176" w:rsidRPr="009702AE" w:rsidDel="0026416E">
              <w:rPr>
                <w:rStyle w:val="bcx0"/>
                <w:rFonts w:asciiTheme="minorHAnsi" w:hAnsiTheme="minorHAnsi" w:cstheme="minorHAnsi"/>
                <w:bCs/>
                <w:sz w:val="20"/>
                <w:szCs w:val="20"/>
              </w:rPr>
              <w:t xml:space="preserve"> </w:t>
            </w:r>
            <w:r w:rsidR="00D43176" w:rsidRPr="009702AE">
              <w:rPr>
                <w:rStyle w:val="bcx0"/>
                <w:rFonts w:asciiTheme="minorHAnsi" w:hAnsiTheme="minorHAnsi" w:cstheme="minorHAnsi"/>
                <w:bCs/>
                <w:sz w:val="20"/>
                <w:szCs w:val="20"/>
              </w:rPr>
              <w:t>COI</w:t>
            </w:r>
          </w:p>
          <w:p w14:paraId="7CE02169" w14:textId="77777777" w:rsidR="00A431EA" w:rsidRPr="009702AE" w:rsidRDefault="00A431EA" w:rsidP="00A431EA">
            <w:pPr>
              <w:tabs>
                <w:tab w:val="left" w:pos="1800"/>
              </w:tabs>
              <w:rPr>
                <w:rStyle w:val="bcx0"/>
                <w:rFonts w:asciiTheme="minorHAnsi" w:hAnsiTheme="minorHAnsi" w:cstheme="minorHAnsi"/>
                <w:bCs/>
                <w:sz w:val="20"/>
                <w:szCs w:val="20"/>
              </w:rPr>
            </w:pPr>
          </w:p>
          <w:p w14:paraId="3D6EB3F4" w14:textId="77777777" w:rsidR="00A431EA" w:rsidRPr="009702AE" w:rsidRDefault="00A431EA" w:rsidP="00A431EA">
            <w:pPr>
              <w:tabs>
                <w:tab w:val="left" w:pos="1800"/>
              </w:tabs>
              <w:rPr>
                <w:rFonts w:asciiTheme="minorHAnsi" w:hAnsiTheme="minorHAnsi" w:cstheme="minorHAnsi"/>
                <w:bCs/>
                <w:sz w:val="20"/>
                <w:szCs w:val="20"/>
              </w:rPr>
            </w:pPr>
            <w:r w:rsidRPr="009702AE">
              <w:rPr>
                <w:rStyle w:val="bcx0"/>
                <w:rFonts w:asciiTheme="minorHAnsi" w:hAnsiTheme="minorHAnsi" w:cstheme="minorHAnsi"/>
                <w:bCs/>
                <w:sz w:val="20"/>
                <w:szCs w:val="20"/>
              </w:rPr>
              <w:t xml:space="preserve">Column 2: </w:t>
            </w:r>
            <w:r w:rsidRPr="009702AE">
              <w:rPr>
                <w:rStyle w:val="normaltextrun"/>
                <w:rFonts w:asciiTheme="minorHAnsi" w:hAnsiTheme="minorHAnsi" w:cstheme="minorHAnsi"/>
                <w:bCs/>
                <w:sz w:val="20"/>
                <w:szCs w:val="20"/>
              </w:rPr>
              <w:t>Table_Heading_3</w:t>
            </w:r>
          </w:p>
        </w:tc>
      </w:tr>
      <w:tr w:rsidR="00A431EA" w:rsidRPr="00BD6987" w14:paraId="52A6E8FF" w14:textId="77777777" w:rsidTr="2F0B737B">
        <w:trPr>
          <w:cantSplit/>
        </w:trPr>
        <w:tc>
          <w:tcPr>
            <w:tcW w:w="1013" w:type="dxa"/>
            <w:tcBorders>
              <w:top w:val="single" w:sz="4" w:space="0" w:color="auto"/>
              <w:left w:val="single" w:sz="4" w:space="0" w:color="auto"/>
              <w:bottom w:val="single" w:sz="4" w:space="0" w:color="auto"/>
              <w:right w:val="single" w:sz="4" w:space="0" w:color="auto"/>
            </w:tcBorders>
          </w:tcPr>
          <w:p w14:paraId="5336E07F" w14:textId="13EA27EB" w:rsidR="00A431EA" w:rsidRPr="00BD6987" w:rsidRDefault="00A431EA" w:rsidP="00A431EA">
            <w:pPr>
              <w:tabs>
                <w:tab w:val="left" w:pos="1800"/>
              </w:tabs>
              <w:rPr>
                <w:rFonts w:asciiTheme="minorHAnsi" w:hAnsiTheme="minorHAnsi" w:cstheme="minorHAnsi"/>
                <w:b/>
                <w:sz w:val="20"/>
                <w:szCs w:val="20"/>
              </w:rPr>
            </w:pPr>
            <w:r>
              <w:rPr>
                <w:rFonts w:asciiTheme="minorHAnsi" w:hAnsiTheme="minorHAnsi" w:cstheme="minorHAnsi"/>
                <w:bCs/>
                <w:sz w:val="20"/>
                <w:szCs w:val="20"/>
              </w:rPr>
              <w:t>SF 3</w:t>
            </w:r>
          </w:p>
        </w:tc>
        <w:tc>
          <w:tcPr>
            <w:tcW w:w="2243" w:type="dxa"/>
            <w:tcBorders>
              <w:top w:val="single" w:sz="4" w:space="0" w:color="auto"/>
              <w:left w:val="single" w:sz="4" w:space="0" w:color="auto"/>
              <w:bottom w:val="single" w:sz="4" w:space="0" w:color="auto"/>
              <w:right w:val="single" w:sz="4" w:space="0" w:color="auto"/>
            </w:tcBorders>
          </w:tcPr>
          <w:p w14:paraId="7B4F3DA0" w14:textId="77777777" w:rsidR="00A431EA" w:rsidRPr="009702AE" w:rsidRDefault="00A431EA" w:rsidP="00A431EA">
            <w:pPr>
              <w:tabs>
                <w:tab w:val="left" w:pos="1800"/>
              </w:tabs>
              <w:rPr>
                <w:rFonts w:asciiTheme="minorHAnsi" w:hAnsiTheme="minorHAnsi" w:cstheme="minorHAnsi"/>
                <w:b/>
                <w:sz w:val="20"/>
                <w:szCs w:val="20"/>
              </w:rPr>
            </w:pPr>
            <w:r w:rsidRPr="009702AE">
              <w:rPr>
                <w:rFonts w:asciiTheme="minorHAnsi" w:hAnsiTheme="minorHAnsi" w:cstheme="minorHAnsi"/>
                <w:b/>
                <w:sz w:val="20"/>
                <w:szCs w:val="20"/>
              </w:rPr>
              <w:t>&lt;HomeCoverTypeCode&gt;</w:t>
            </w:r>
          </w:p>
          <w:p w14:paraId="168B65CD" w14:textId="77777777" w:rsidR="00A431EA" w:rsidRPr="009702AE" w:rsidRDefault="00A431EA" w:rsidP="00A431EA">
            <w:pPr>
              <w:tabs>
                <w:tab w:val="left" w:pos="1800"/>
              </w:tabs>
              <w:rPr>
                <w:rFonts w:asciiTheme="minorHAnsi" w:hAnsiTheme="minorHAnsi" w:cstheme="minorHAnsi"/>
                <w:b/>
                <w:sz w:val="20"/>
                <w:szCs w:val="20"/>
              </w:rPr>
            </w:pPr>
            <w:r w:rsidRPr="009702AE">
              <w:rPr>
                <w:rFonts w:asciiTheme="minorHAnsi" w:hAnsiTheme="minorHAnsi" w:cstheme="minorHAnsi"/>
                <w:b/>
                <w:sz w:val="20"/>
                <w:szCs w:val="20"/>
              </w:rPr>
              <w:t>&lt;ProductCode&gt;</w:t>
            </w:r>
          </w:p>
          <w:p w14:paraId="29FC2CFF" w14:textId="7CCD21F7" w:rsidR="00954016" w:rsidRPr="009702AE" w:rsidRDefault="00954016" w:rsidP="00A431EA">
            <w:pPr>
              <w:tabs>
                <w:tab w:val="left" w:pos="1800"/>
              </w:tabs>
              <w:rPr>
                <w:rFonts w:asciiTheme="minorHAnsi" w:hAnsiTheme="minorHAnsi" w:cstheme="minorHAnsi"/>
                <w:b/>
                <w:sz w:val="20"/>
                <w:szCs w:val="20"/>
              </w:rPr>
            </w:pPr>
            <w:r w:rsidRPr="009702AE">
              <w:rPr>
                <w:rFonts w:asciiTheme="minorHAnsi" w:hAnsiTheme="minorHAnsi" w:cstheme="minorHAnsi"/>
                <w:sz w:val="20"/>
              </w:rPr>
              <w:t>&lt;DoorlocksCode&gt;</w:t>
            </w:r>
          </w:p>
        </w:tc>
        <w:tc>
          <w:tcPr>
            <w:tcW w:w="7654"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A431EA" w:rsidRPr="009702AE" w14:paraId="5B63F665" w14:textId="77777777" w:rsidTr="78CABE0F">
              <w:trPr>
                <w:trHeight w:val="300"/>
              </w:trPr>
              <w:tc>
                <w:tcPr>
                  <w:tcW w:w="2861" w:type="dxa"/>
                  <w:noWrap/>
                  <w:vAlign w:val="center"/>
                  <w:hideMark/>
                </w:tcPr>
                <w:p w14:paraId="4A56EE81" w14:textId="77777777" w:rsidR="00A431EA" w:rsidRPr="009702AE" w:rsidRDefault="00A431EA" w:rsidP="00A431EA">
                  <w:pPr>
                    <w:pStyle w:val="TableBodycopy"/>
                    <w:rPr>
                      <w:rFonts w:asciiTheme="minorHAnsi" w:hAnsiTheme="minorHAnsi" w:cstheme="minorHAnsi"/>
                      <w:b/>
                      <w:bCs/>
                      <w:noProof/>
                      <w:color w:val="000000" w:themeColor="text1"/>
                    </w:rPr>
                  </w:pPr>
                  <w:r w:rsidRPr="009702AE">
                    <w:rPr>
                      <w:rFonts w:asciiTheme="minorHAnsi" w:hAnsiTheme="minorHAnsi" w:cstheme="minorBidi"/>
                      <w:sz w:val="24"/>
                    </w:rPr>
                    <w:t xml:space="preserve">External door security:  </w:t>
                  </w:r>
                </w:p>
              </w:tc>
              <w:tc>
                <w:tcPr>
                  <w:tcW w:w="4546" w:type="dxa"/>
                  <w:noWrap/>
                  <w:vAlign w:val="bottom"/>
                  <w:hideMark/>
                </w:tcPr>
                <w:p w14:paraId="0408A9BA" w14:textId="17DA3511" w:rsidR="00A431EA" w:rsidRPr="009702AE" w:rsidRDefault="00A431EA" w:rsidP="00A431EA">
                  <w:pPr>
                    <w:pStyle w:val="TableBodycopy"/>
                    <w:rPr>
                      <w:rFonts w:asciiTheme="minorHAnsi" w:hAnsiTheme="minorHAnsi" w:cstheme="minorBidi"/>
                      <w:b/>
                      <w:bCs/>
                      <w:sz w:val="24"/>
                    </w:rPr>
                  </w:pPr>
                  <w:r w:rsidRPr="009702AE">
                    <w:rPr>
                      <w:rFonts w:asciiTheme="minorHAnsi" w:hAnsiTheme="minorHAnsi" w:cstheme="minorBidi"/>
                      <w:b/>
                      <w:bCs/>
                      <w:sz w:val="22"/>
                      <w:szCs w:val="22"/>
                    </w:rPr>
                    <w:t>&lt;</w:t>
                  </w:r>
                  <w:r w:rsidR="00594EAD" w:rsidRPr="009702AE">
                    <w:rPr>
                      <w:rFonts w:asciiTheme="minorHAnsi" w:hAnsiTheme="minorHAnsi" w:cstheme="minorBidi"/>
                      <w:b/>
                      <w:bCs/>
                      <w:sz w:val="22"/>
                      <w:szCs w:val="22"/>
                    </w:rPr>
                    <w:t>DoorlocksDisplay</w:t>
                  </w:r>
                  <w:r w:rsidRPr="009702AE">
                    <w:rPr>
                      <w:rFonts w:asciiTheme="minorHAnsi" w:hAnsiTheme="minorHAnsi" w:cstheme="minorBidi"/>
                      <w:b/>
                      <w:bCs/>
                      <w:sz w:val="22"/>
                      <w:szCs w:val="22"/>
                    </w:rPr>
                    <w:t>&gt;</w:t>
                  </w:r>
                </w:p>
              </w:tc>
            </w:tr>
          </w:tbl>
          <w:p w14:paraId="24F078E1" w14:textId="77777777" w:rsidR="00A431EA" w:rsidRPr="009702AE" w:rsidRDefault="00A431EA" w:rsidP="00A431EA">
            <w:pPr>
              <w:tabs>
                <w:tab w:val="left" w:pos="1800"/>
              </w:tabs>
              <w:rPr>
                <w:rFonts w:ascii="Calibri" w:hAnsi="Calibri" w:cs="Calibri"/>
                <w:b/>
                <w:bCs/>
                <w:sz w:val="22"/>
                <w:szCs w:val="22"/>
              </w:rPr>
            </w:pPr>
          </w:p>
        </w:tc>
        <w:tc>
          <w:tcPr>
            <w:tcW w:w="2126" w:type="dxa"/>
            <w:tcBorders>
              <w:top w:val="single" w:sz="4" w:space="0" w:color="auto"/>
              <w:left w:val="single" w:sz="4" w:space="0" w:color="auto"/>
              <w:bottom w:val="single" w:sz="4" w:space="0" w:color="auto"/>
              <w:right w:val="single" w:sz="4" w:space="0" w:color="auto"/>
            </w:tcBorders>
          </w:tcPr>
          <w:p w14:paraId="5C79E119" w14:textId="12AB82DC" w:rsidR="00A431EA" w:rsidRPr="009702AE" w:rsidRDefault="00A431EA" w:rsidP="00A431EA">
            <w:pPr>
              <w:tabs>
                <w:tab w:val="left" w:pos="774"/>
              </w:tabs>
              <w:rPr>
                <w:rFonts w:asciiTheme="minorHAnsi" w:hAnsiTheme="minorHAnsi" w:cstheme="minorHAnsi"/>
                <w:sz w:val="20"/>
              </w:rPr>
            </w:pPr>
            <w:r w:rsidRPr="009702AE">
              <w:rPr>
                <w:rFonts w:asciiTheme="minorHAnsi" w:hAnsiTheme="minorHAnsi"/>
                <w:b/>
                <w:bCs/>
                <w:sz w:val="20"/>
                <w:szCs w:val="20"/>
              </w:rPr>
              <w:t xml:space="preserve">IF </w:t>
            </w:r>
            <w:r w:rsidRPr="009702AE" w:rsidDel="00876A66">
              <w:rPr>
                <w:rFonts w:asciiTheme="minorHAnsi" w:hAnsiTheme="minorHAnsi"/>
                <w:sz w:val="20"/>
                <w:szCs w:val="20"/>
              </w:rPr>
              <w:t>&lt;</w:t>
            </w:r>
            <w:r w:rsidRPr="009702AE">
              <w:rPr>
                <w:rFonts w:asciiTheme="minorHAnsi" w:hAnsiTheme="minorHAnsi"/>
                <w:sz w:val="20"/>
                <w:szCs w:val="20"/>
              </w:rPr>
              <w:t xml:space="preserve">ProductCode&gt; =”Home” </w:t>
            </w:r>
            <w:r w:rsidRPr="009702AE">
              <w:rPr>
                <w:rFonts w:asciiTheme="minorHAnsi" w:hAnsiTheme="minorHAnsi"/>
                <w:b/>
                <w:bCs/>
                <w:sz w:val="20"/>
                <w:szCs w:val="20"/>
              </w:rPr>
              <w:t>OR</w:t>
            </w:r>
            <w:r w:rsidRPr="009702AE">
              <w:rPr>
                <w:rFonts w:asciiTheme="minorHAnsi" w:hAnsiTheme="minorHAnsi"/>
                <w:sz w:val="20"/>
                <w:szCs w:val="20"/>
              </w:rPr>
              <w:t xml:space="preserve"> “Landlord”</w:t>
            </w:r>
            <w:r w:rsidRPr="009702AE">
              <w:rPr>
                <w:rFonts w:asciiTheme="minorHAnsi" w:hAnsiTheme="minorHAnsi"/>
                <w:b/>
                <w:bCs/>
                <w:sz w:val="20"/>
                <w:szCs w:val="20"/>
              </w:rPr>
              <w:t xml:space="preserve"> AND </w:t>
            </w:r>
            <w:r w:rsidRPr="009702AE">
              <w:rPr>
                <w:rFonts w:asciiTheme="minorHAnsi" w:hAnsiTheme="minorHAnsi"/>
                <w:sz w:val="20"/>
                <w:szCs w:val="20"/>
              </w:rPr>
              <w:t>&lt;</w:t>
            </w:r>
            <w:r w:rsidRPr="009702AE">
              <w:rPr>
                <w:rFonts w:asciiTheme="minorHAnsi" w:hAnsiTheme="minorHAnsi" w:cstheme="minorHAnsi"/>
                <w:bCs/>
                <w:sz w:val="20"/>
                <w:szCs w:val="20"/>
              </w:rPr>
              <w:t>HomeCoverTypeCode</w:t>
            </w:r>
            <w:r w:rsidRPr="009702AE">
              <w:rPr>
                <w:rFonts w:asciiTheme="minorHAnsi" w:hAnsiTheme="minorHAnsi"/>
                <w:sz w:val="20"/>
                <w:szCs w:val="20"/>
              </w:rPr>
              <w:t>&gt; = “</w:t>
            </w:r>
            <w:r w:rsidRPr="009702AE">
              <w:rPr>
                <w:rFonts w:asciiTheme="minorHAnsi" w:hAnsiTheme="minorHAnsi" w:cstheme="minorHAnsi"/>
                <w:sz w:val="20"/>
              </w:rPr>
              <w:t xml:space="preserve">5|BuildingAndContents” </w:t>
            </w:r>
            <w:r w:rsidRPr="009702AE">
              <w:rPr>
                <w:rFonts w:asciiTheme="minorHAnsi" w:hAnsiTheme="minorHAnsi" w:cstheme="minorHAnsi"/>
                <w:b/>
                <w:bCs/>
                <w:sz w:val="20"/>
              </w:rPr>
              <w:t>OR</w:t>
            </w:r>
            <w:r w:rsidRPr="009702AE">
              <w:rPr>
                <w:rFonts w:asciiTheme="minorHAnsi" w:hAnsiTheme="minorHAnsi" w:cstheme="minorHAnsi"/>
                <w:sz w:val="20"/>
              </w:rPr>
              <w:t xml:space="preserve"> “3|Contents</w:t>
            </w:r>
          </w:p>
          <w:p w14:paraId="0CA33FB6" w14:textId="600D1B1F" w:rsidR="004517E2" w:rsidRPr="009702AE" w:rsidRDefault="004517E2" w:rsidP="00A431EA">
            <w:pPr>
              <w:tabs>
                <w:tab w:val="left" w:pos="774"/>
              </w:tabs>
              <w:rPr>
                <w:rFonts w:asciiTheme="minorHAnsi" w:hAnsiTheme="minorHAnsi" w:cstheme="minorHAnsi"/>
                <w:b/>
                <w:bCs/>
                <w:sz w:val="20"/>
              </w:rPr>
            </w:pPr>
            <w:r w:rsidRPr="009702AE">
              <w:rPr>
                <w:rFonts w:asciiTheme="minorHAnsi" w:hAnsiTheme="minorHAnsi" w:cstheme="minorHAnsi"/>
                <w:b/>
                <w:bCs/>
                <w:sz w:val="20"/>
              </w:rPr>
              <w:t>AND</w:t>
            </w:r>
          </w:p>
          <w:p w14:paraId="7734C5B8" w14:textId="4D8F2277" w:rsidR="00FB6B89" w:rsidRPr="009702AE" w:rsidRDefault="00FB6B89" w:rsidP="00A431EA">
            <w:pPr>
              <w:tabs>
                <w:tab w:val="left" w:pos="774"/>
              </w:tabs>
              <w:rPr>
                <w:rFonts w:asciiTheme="minorHAnsi" w:hAnsiTheme="minorHAnsi"/>
                <w:sz w:val="20"/>
                <w:szCs w:val="20"/>
              </w:rPr>
            </w:pPr>
            <w:r w:rsidRPr="00AF38D0">
              <w:rPr>
                <w:rFonts w:asciiTheme="minorHAnsi" w:hAnsiTheme="minorHAnsi" w:cstheme="minorHAnsi"/>
                <w:sz w:val="20"/>
                <w:highlight w:val="cyan"/>
                <w:rPrChange w:id="9165" w:author="Sue Simnor (EXT Idiom)" w:date="2024-08-13T18:32:00Z" w16du:dateUtc="2024-08-13T08:32:00Z">
                  <w:rPr>
                    <w:rFonts w:asciiTheme="minorHAnsi" w:hAnsiTheme="minorHAnsi" w:cstheme="minorHAnsi"/>
                    <w:sz w:val="20"/>
                  </w:rPr>
                </w:rPrChange>
              </w:rPr>
              <w:t>&lt;DoorlocksCode</w:t>
            </w:r>
            <w:r w:rsidR="008526F2" w:rsidRPr="00AF38D0">
              <w:rPr>
                <w:rFonts w:asciiTheme="minorHAnsi" w:hAnsiTheme="minorHAnsi" w:cstheme="minorHAnsi"/>
                <w:sz w:val="20"/>
                <w:highlight w:val="cyan"/>
                <w:rPrChange w:id="9166" w:author="Sue Simnor (EXT Idiom)" w:date="2024-08-13T18:32:00Z" w16du:dateUtc="2024-08-13T08:32:00Z">
                  <w:rPr>
                    <w:rFonts w:asciiTheme="minorHAnsi" w:hAnsiTheme="minorHAnsi" w:cstheme="minorHAnsi"/>
                    <w:sz w:val="20"/>
                  </w:rPr>
                </w:rPrChange>
              </w:rPr>
              <w:t>&gt; != “</w:t>
            </w:r>
            <w:r w:rsidR="002C3239" w:rsidRPr="00AF38D0">
              <w:rPr>
                <w:rFonts w:asciiTheme="minorHAnsi" w:hAnsiTheme="minorHAnsi" w:cstheme="minorHAnsi"/>
                <w:sz w:val="20"/>
                <w:highlight w:val="cyan"/>
                <w:rPrChange w:id="9167" w:author="Sue Simnor (EXT Idiom)" w:date="2024-08-13T18:32:00Z" w16du:dateUtc="2024-08-13T08:32:00Z">
                  <w:rPr>
                    <w:rFonts w:asciiTheme="minorHAnsi" w:hAnsiTheme="minorHAnsi" w:cstheme="minorHAnsi"/>
                    <w:sz w:val="20"/>
                  </w:rPr>
                </w:rPrChange>
              </w:rPr>
              <w:t>5|NotRecordedOnlyForMigration”</w:t>
            </w:r>
          </w:p>
          <w:p w14:paraId="4ABD559F" w14:textId="77777777" w:rsidR="00A431EA" w:rsidRPr="009702AE" w:rsidRDefault="00A431EA" w:rsidP="00A431EA">
            <w:pPr>
              <w:tabs>
                <w:tab w:val="left" w:pos="774"/>
              </w:tabs>
              <w:rPr>
                <w:rFonts w:asciiTheme="minorHAnsi" w:hAnsiTheme="minorHAnsi"/>
                <w:sz w:val="20"/>
                <w:szCs w:val="20"/>
              </w:rPr>
            </w:pPr>
            <w:r w:rsidRPr="009702AE">
              <w:rPr>
                <w:rFonts w:asciiTheme="minorHAnsi" w:hAnsiTheme="minorHAnsi"/>
                <w:b/>
                <w:bCs/>
                <w:sz w:val="20"/>
                <w:szCs w:val="20"/>
              </w:rPr>
              <w:t xml:space="preserve">THEN </w:t>
            </w:r>
            <w:r w:rsidRPr="009702AE">
              <w:rPr>
                <w:rFonts w:asciiTheme="minorHAnsi" w:hAnsiTheme="minorHAnsi"/>
                <w:sz w:val="20"/>
                <w:szCs w:val="20"/>
              </w:rPr>
              <w:t>display</w:t>
            </w:r>
          </w:p>
          <w:p w14:paraId="5C8A90EC" w14:textId="77777777" w:rsidR="00A431EA" w:rsidRPr="009702AE" w:rsidRDefault="00A431EA" w:rsidP="00A431EA">
            <w:pPr>
              <w:tabs>
                <w:tab w:val="left" w:pos="774"/>
              </w:tabs>
              <w:rPr>
                <w:rFonts w:asciiTheme="minorHAnsi" w:hAnsiTheme="minorHAnsi" w:cstheme="minorHAnsi"/>
                <w:b/>
                <w:bCs/>
                <w:sz w:val="20"/>
              </w:rPr>
            </w:pPr>
            <w:r w:rsidRPr="009702AE">
              <w:rPr>
                <w:rFonts w:asciiTheme="minorHAnsi" w:hAnsiTheme="minorHAnsi" w:cstheme="minorHAnsi"/>
                <w:b/>
                <w:bCs/>
                <w:sz w:val="20"/>
              </w:rPr>
              <w:t xml:space="preserve">ELSE </w:t>
            </w:r>
            <w:r w:rsidRPr="009702AE">
              <w:rPr>
                <w:rFonts w:asciiTheme="minorHAnsi" w:hAnsiTheme="minorHAnsi" w:cstheme="minorHAnsi"/>
                <w:sz w:val="20"/>
              </w:rPr>
              <w:t>do not display</w:t>
            </w:r>
          </w:p>
          <w:p w14:paraId="4AE6979C" w14:textId="77777777" w:rsidR="00A431EA" w:rsidRPr="009702AE" w:rsidRDefault="00A431EA" w:rsidP="00A431EA">
            <w:pPr>
              <w:tabs>
                <w:tab w:val="left" w:pos="774"/>
              </w:tabs>
              <w:rPr>
                <w:rFonts w:asciiTheme="minorHAnsi" w:hAnsiTheme="minorHAnsi" w:cstheme="minorHAnsi"/>
                <w:b/>
                <w:bCs/>
                <w:sz w:val="20"/>
              </w:rPr>
            </w:pPr>
            <w:r w:rsidRPr="009702AE">
              <w:rPr>
                <w:rFonts w:asciiTheme="minorHAnsi" w:hAnsiTheme="minorHAnsi" w:cstheme="minorHAnsi"/>
                <w:b/>
                <w:bCs/>
                <w:sz w:val="20"/>
              </w:rPr>
              <w:t>ENDIF</w:t>
            </w:r>
          </w:p>
          <w:p w14:paraId="2C965DE4" w14:textId="77777777" w:rsidR="00A431EA" w:rsidRPr="009702AE" w:rsidRDefault="00A431EA" w:rsidP="00A431EA">
            <w:pPr>
              <w:tabs>
                <w:tab w:val="left" w:pos="1800"/>
              </w:tabs>
              <w:rPr>
                <w:rFonts w:ascii="Calibri" w:eastAsia="Calibri" w:hAnsi="Calibri" w:cs="Calibri"/>
                <w:bCs/>
                <w:color w:val="000000" w:themeColor="text1"/>
                <w:sz w:val="20"/>
                <w:szCs w:val="20"/>
              </w:rPr>
            </w:pPr>
          </w:p>
        </w:tc>
        <w:tc>
          <w:tcPr>
            <w:tcW w:w="1560" w:type="dxa"/>
            <w:tcBorders>
              <w:top w:val="single" w:sz="4" w:space="0" w:color="auto"/>
              <w:left w:val="single" w:sz="4" w:space="0" w:color="auto"/>
              <w:bottom w:val="single" w:sz="4" w:space="0" w:color="auto"/>
              <w:right w:val="single" w:sz="4" w:space="0" w:color="auto"/>
            </w:tcBorders>
          </w:tcPr>
          <w:p w14:paraId="1F9CC7FA" w14:textId="56454DC8" w:rsidR="00A431EA" w:rsidRPr="009702AE" w:rsidRDefault="00A431EA" w:rsidP="00A431EA">
            <w:pPr>
              <w:tabs>
                <w:tab w:val="left" w:pos="1800"/>
              </w:tabs>
              <w:rPr>
                <w:rStyle w:val="bcx0"/>
                <w:rFonts w:asciiTheme="minorHAnsi" w:hAnsiTheme="minorHAnsi" w:cstheme="minorHAnsi"/>
                <w:bCs/>
                <w:sz w:val="20"/>
                <w:szCs w:val="20"/>
              </w:rPr>
            </w:pPr>
            <w:r w:rsidRPr="009702AE">
              <w:rPr>
                <w:rStyle w:val="bcx0"/>
                <w:rFonts w:asciiTheme="minorHAnsi" w:hAnsiTheme="minorHAnsi" w:cstheme="minorHAnsi"/>
                <w:bCs/>
                <w:sz w:val="20"/>
                <w:szCs w:val="20"/>
              </w:rPr>
              <w:t xml:space="preserve">Column 1: </w:t>
            </w:r>
            <w:r w:rsidR="00D43176" w:rsidRPr="009702AE">
              <w:rPr>
                <w:rStyle w:val="bcx0"/>
                <w:rFonts w:asciiTheme="minorHAnsi" w:hAnsiTheme="minorHAnsi" w:cstheme="minorHAnsi"/>
                <w:bCs/>
                <w:sz w:val="20"/>
                <w:szCs w:val="20"/>
              </w:rPr>
              <w:t>Bodycopy_</w:t>
            </w:r>
            <w:r w:rsidR="00D43176" w:rsidRPr="009702AE" w:rsidDel="0026416E">
              <w:rPr>
                <w:rStyle w:val="bcx0"/>
                <w:rFonts w:asciiTheme="minorHAnsi" w:hAnsiTheme="minorHAnsi" w:cstheme="minorHAnsi"/>
                <w:bCs/>
                <w:sz w:val="20"/>
                <w:szCs w:val="20"/>
              </w:rPr>
              <w:t xml:space="preserve"> </w:t>
            </w:r>
            <w:r w:rsidR="00D43176" w:rsidRPr="009702AE">
              <w:rPr>
                <w:rStyle w:val="bcx0"/>
                <w:rFonts w:asciiTheme="minorHAnsi" w:hAnsiTheme="minorHAnsi" w:cstheme="minorHAnsi"/>
                <w:bCs/>
                <w:sz w:val="20"/>
                <w:szCs w:val="20"/>
              </w:rPr>
              <w:t>COI</w:t>
            </w:r>
          </w:p>
          <w:p w14:paraId="5CB0749F" w14:textId="77777777" w:rsidR="00A431EA" w:rsidRPr="009702AE" w:rsidRDefault="00A431EA" w:rsidP="00A431EA">
            <w:pPr>
              <w:tabs>
                <w:tab w:val="left" w:pos="1800"/>
              </w:tabs>
              <w:rPr>
                <w:rStyle w:val="bcx0"/>
                <w:rFonts w:asciiTheme="minorHAnsi" w:hAnsiTheme="minorHAnsi" w:cstheme="minorHAnsi"/>
                <w:bCs/>
                <w:sz w:val="20"/>
                <w:szCs w:val="20"/>
              </w:rPr>
            </w:pPr>
          </w:p>
          <w:p w14:paraId="7876D771" w14:textId="77777777" w:rsidR="00A431EA" w:rsidRPr="009702AE" w:rsidRDefault="00A431EA" w:rsidP="00A431EA">
            <w:pPr>
              <w:tabs>
                <w:tab w:val="left" w:pos="1800"/>
              </w:tabs>
              <w:rPr>
                <w:rFonts w:asciiTheme="minorHAnsi" w:hAnsiTheme="minorHAnsi" w:cstheme="minorHAnsi"/>
                <w:bCs/>
                <w:sz w:val="20"/>
                <w:szCs w:val="20"/>
              </w:rPr>
            </w:pPr>
            <w:r w:rsidRPr="009702AE">
              <w:rPr>
                <w:rStyle w:val="bcx0"/>
                <w:rFonts w:asciiTheme="minorHAnsi" w:hAnsiTheme="minorHAnsi" w:cstheme="minorHAnsi"/>
                <w:bCs/>
                <w:sz w:val="20"/>
                <w:szCs w:val="20"/>
              </w:rPr>
              <w:t xml:space="preserve">Column 2: </w:t>
            </w:r>
            <w:r w:rsidRPr="009702AE">
              <w:rPr>
                <w:rStyle w:val="normaltextrun"/>
                <w:rFonts w:asciiTheme="minorHAnsi" w:hAnsiTheme="minorHAnsi" w:cstheme="minorHAnsi"/>
                <w:bCs/>
                <w:sz w:val="20"/>
                <w:szCs w:val="20"/>
              </w:rPr>
              <w:t>Table_Heading_3</w:t>
            </w:r>
          </w:p>
        </w:tc>
      </w:tr>
      <w:tr w:rsidR="00954016" w:rsidRPr="00BD6987" w14:paraId="3FBE30F2" w14:textId="77777777" w:rsidTr="2F0B737B">
        <w:trPr>
          <w:cantSplit/>
        </w:trPr>
        <w:tc>
          <w:tcPr>
            <w:tcW w:w="1013" w:type="dxa"/>
            <w:tcBorders>
              <w:top w:val="single" w:sz="4" w:space="0" w:color="auto"/>
              <w:left w:val="single" w:sz="4" w:space="0" w:color="auto"/>
              <w:bottom w:val="single" w:sz="4" w:space="0" w:color="auto"/>
              <w:right w:val="single" w:sz="4" w:space="0" w:color="auto"/>
            </w:tcBorders>
          </w:tcPr>
          <w:p w14:paraId="2785E5C8" w14:textId="77777777" w:rsidR="00954016" w:rsidRDefault="00954016" w:rsidP="00954016">
            <w:pPr>
              <w:tabs>
                <w:tab w:val="left" w:pos="1800"/>
              </w:tabs>
              <w:rPr>
                <w:rFonts w:asciiTheme="minorHAnsi" w:hAnsiTheme="minorHAnsi" w:cstheme="minorHAnsi"/>
                <w:bCs/>
                <w:sz w:val="20"/>
                <w:szCs w:val="20"/>
              </w:rPr>
            </w:pPr>
          </w:p>
        </w:tc>
        <w:tc>
          <w:tcPr>
            <w:tcW w:w="2243" w:type="dxa"/>
            <w:tcBorders>
              <w:top w:val="single" w:sz="4" w:space="0" w:color="auto"/>
              <w:left w:val="single" w:sz="4" w:space="0" w:color="auto"/>
              <w:bottom w:val="single" w:sz="4" w:space="0" w:color="auto"/>
              <w:right w:val="single" w:sz="4" w:space="0" w:color="auto"/>
            </w:tcBorders>
          </w:tcPr>
          <w:p w14:paraId="6B463A66" w14:textId="77777777" w:rsidR="00954016" w:rsidRPr="00AF38D0" w:rsidRDefault="00954016" w:rsidP="00954016">
            <w:pPr>
              <w:tabs>
                <w:tab w:val="left" w:pos="1800"/>
              </w:tabs>
              <w:rPr>
                <w:rFonts w:asciiTheme="minorHAnsi" w:hAnsiTheme="minorHAnsi" w:cstheme="minorHAnsi"/>
                <w:b/>
                <w:sz w:val="20"/>
                <w:szCs w:val="20"/>
                <w:highlight w:val="cyan"/>
                <w:rPrChange w:id="9168" w:author="Sue Simnor (EXT Idiom)" w:date="2024-08-13T18:32:00Z" w16du:dateUtc="2024-08-13T08:32:00Z">
                  <w:rPr>
                    <w:rFonts w:asciiTheme="minorHAnsi" w:hAnsiTheme="minorHAnsi" w:cstheme="minorHAnsi"/>
                    <w:b/>
                    <w:sz w:val="20"/>
                    <w:szCs w:val="20"/>
                  </w:rPr>
                </w:rPrChange>
              </w:rPr>
            </w:pPr>
            <w:r w:rsidRPr="00AF38D0">
              <w:rPr>
                <w:rFonts w:asciiTheme="minorHAnsi" w:hAnsiTheme="minorHAnsi" w:cstheme="minorHAnsi"/>
                <w:b/>
                <w:sz w:val="20"/>
                <w:szCs w:val="20"/>
                <w:highlight w:val="cyan"/>
                <w:rPrChange w:id="9169" w:author="Sue Simnor (EXT Idiom)" w:date="2024-08-13T18:32:00Z" w16du:dateUtc="2024-08-13T08:32:00Z">
                  <w:rPr>
                    <w:rFonts w:asciiTheme="minorHAnsi" w:hAnsiTheme="minorHAnsi" w:cstheme="minorHAnsi"/>
                    <w:b/>
                    <w:sz w:val="20"/>
                    <w:szCs w:val="20"/>
                  </w:rPr>
                </w:rPrChange>
              </w:rPr>
              <w:t>&lt;HomeCoverTypeCode&gt;</w:t>
            </w:r>
          </w:p>
          <w:p w14:paraId="75FA656A" w14:textId="77777777" w:rsidR="00954016" w:rsidRPr="00AF38D0" w:rsidRDefault="00954016" w:rsidP="00954016">
            <w:pPr>
              <w:tabs>
                <w:tab w:val="left" w:pos="1800"/>
              </w:tabs>
              <w:rPr>
                <w:rFonts w:asciiTheme="minorHAnsi" w:hAnsiTheme="minorHAnsi" w:cstheme="minorHAnsi"/>
                <w:b/>
                <w:sz w:val="20"/>
                <w:szCs w:val="20"/>
                <w:highlight w:val="cyan"/>
                <w:rPrChange w:id="9170" w:author="Sue Simnor (EXT Idiom)" w:date="2024-08-13T18:32:00Z" w16du:dateUtc="2024-08-13T08:32:00Z">
                  <w:rPr>
                    <w:rFonts w:asciiTheme="minorHAnsi" w:hAnsiTheme="minorHAnsi" w:cstheme="minorHAnsi"/>
                    <w:b/>
                    <w:sz w:val="20"/>
                    <w:szCs w:val="20"/>
                  </w:rPr>
                </w:rPrChange>
              </w:rPr>
            </w:pPr>
            <w:r w:rsidRPr="00AF38D0">
              <w:rPr>
                <w:rFonts w:asciiTheme="minorHAnsi" w:hAnsiTheme="minorHAnsi" w:cstheme="minorHAnsi"/>
                <w:b/>
                <w:sz w:val="20"/>
                <w:szCs w:val="20"/>
                <w:highlight w:val="cyan"/>
                <w:rPrChange w:id="9171" w:author="Sue Simnor (EXT Idiom)" w:date="2024-08-13T18:32:00Z" w16du:dateUtc="2024-08-13T08:32:00Z">
                  <w:rPr>
                    <w:rFonts w:asciiTheme="minorHAnsi" w:hAnsiTheme="minorHAnsi" w:cstheme="minorHAnsi"/>
                    <w:b/>
                    <w:sz w:val="20"/>
                    <w:szCs w:val="20"/>
                  </w:rPr>
                </w:rPrChange>
              </w:rPr>
              <w:t>&lt;ProductCode&gt;</w:t>
            </w:r>
          </w:p>
          <w:p w14:paraId="56CCECDE" w14:textId="221181CE" w:rsidR="00954016" w:rsidRPr="00AF38D0" w:rsidRDefault="00954016" w:rsidP="00954016">
            <w:pPr>
              <w:tabs>
                <w:tab w:val="left" w:pos="1800"/>
              </w:tabs>
              <w:rPr>
                <w:rFonts w:asciiTheme="minorHAnsi" w:hAnsiTheme="minorHAnsi" w:cstheme="minorHAnsi"/>
                <w:b/>
                <w:sz w:val="20"/>
                <w:szCs w:val="20"/>
                <w:highlight w:val="cyan"/>
                <w:rPrChange w:id="9172" w:author="Sue Simnor (EXT Idiom)" w:date="2024-08-13T18:32:00Z" w16du:dateUtc="2024-08-13T08:32:00Z">
                  <w:rPr>
                    <w:rFonts w:asciiTheme="minorHAnsi" w:hAnsiTheme="minorHAnsi" w:cstheme="minorHAnsi"/>
                    <w:b/>
                    <w:sz w:val="20"/>
                    <w:szCs w:val="20"/>
                  </w:rPr>
                </w:rPrChange>
              </w:rPr>
            </w:pPr>
            <w:r w:rsidRPr="00AF38D0">
              <w:rPr>
                <w:rFonts w:asciiTheme="minorHAnsi" w:hAnsiTheme="minorHAnsi" w:cstheme="minorHAnsi"/>
                <w:sz w:val="20"/>
                <w:highlight w:val="cyan"/>
                <w:rPrChange w:id="9173" w:author="Sue Simnor (EXT Idiom)" w:date="2024-08-13T18:32:00Z" w16du:dateUtc="2024-08-13T08:32:00Z">
                  <w:rPr>
                    <w:rFonts w:asciiTheme="minorHAnsi" w:hAnsiTheme="minorHAnsi" w:cstheme="minorHAnsi"/>
                    <w:sz w:val="20"/>
                  </w:rPr>
                </w:rPrChange>
              </w:rPr>
              <w:t>&lt;DoorlocksCode&gt;</w:t>
            </w:r>
          </w:p>
        </w:tc>
        <w:tc>
          <w:tcPr>
            <w:tcW w:w="7654"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954016" w:rsidRPr="00AF38D0" w14:paraId="425BEF29" w14:textId="77777777">
              <w:trPr>
                <w:trHeight w:val="300"/>
              </w:trPr>
              <w:tc>
                <w:tcPr>
                  <w:tcW w:w="2861" w:type="dxa"/>
                  <w:noWrap/>
                  <w:vAlign w:val="center"/>
                  <w:hideMark/>
                </w:tcPr>
                <w:p w14:paraId="7C714F74" w14:textId="77777777" w:rsidR="00954016" w:rsidRPr="00AF38D0" w:rsidRDefault="00954016" w:rsidP="00954016">
                  <w:pPr>
                    <w:pStyle w:val="TableBodycopy"/>
                    <w:rPr>
                      <w:rFonts w:asciiTheme="minorHAnsi" w:hAnsiTheme="minorHAnsi" w:cstheme="minorHAnsi"/>
                      <w:b/>
                      <w:bCs/>
                      <w:noProof/>
                      <w:color w:val="000000" w:themeColor="text1"/>
                      <w:highlight w:val="cyan"/>
                      <w:rPrChange w:id="9174" w:author="Sue Simnor (EXT Idiom)" w:date="2024-08-13T18:32:00Z" w16du:dateUtc="2024-08-13T08:32:00Z">
                        <w:rPr>
                          <w:rFonts w:asciiTheme="minorHAnsi" w:hAnsiTheme="minorHAnsi" w:cstheme="minorHAnsi"/>
                          <w:b/>
                          <w:bCs/>
                          <w:noProof/>
                          <w:color w:val="000000" w:themeColor="text1"/>
                        </w:rPr>
                      </w:rPrChange>
                    </w:rPr>
                  </w:pPr>
                  <w:r w:rsidRPr="00AF38D0">
                    <w:rPr>
                      <w:rFonts w:asciiTheme="minorHAnsi" w:hAnsiTheme="minorHAnsi" w:cstheme="minorBidi"/>
                      <w:sz w:val="24"/>
                      <w:highlight w:val="cyan"/>
                      <w:rPrChange w:id="9175" w:author="Sue Simnor (EXT Idiom)" w:date="2024-08-13T18:32:00Z" w16du:dateUtc="2024-08-13T08:32:00Z">
                        <w:rPr>
                          <w:rFonts w:asciiTheme="minorHAnsi" w:hAnsiTheme="minorHAnsi" w:cstheme="minorBidi"/>
                          <w:sz w:val="24"/>
                        </w:rPr>
                      </w:rPrChange>
                    </w:rPr>
                    <w:t xml:space="preserve">External door security:  </w:t>
                  </w:r>
                </w:p>
              </w:tc>
              <w:tc>
                <w:tcPr>
                  <w:tcW w:w="4546" w:type="dxa"/>
                  <w:noWrap/>
                  <w:vAlign w:val="bottom"/>
                  <w:hideMark/>
                </w:tcPr>
                <w:p w14:paraId="220203E3" w14:textId="6A4625E1" w:rsidR="00954016" w:rsidRPr="00AF38D0" w:rsidRDefault="00954016" w:rsidP="00954016">
                  <w:pPr>
                    <w:pStyle w:val="TableBodycopy"/>
                    <w:rPr>
                      <w:rFonts w:asciiTheme="minorHAnsi" w:hAnsiTheme="minorHAnsi" w:cstheme="minorBidi"/>
                      <w:b/>
                      <w:bCs/>
                      <w:szCs w:val="20"/>
                      <w:highlight w:val="cyan"/>
                      <w:rPrChange w:id="9176" w:author="Sue Simnor (EXT Idiom)" w:date="2024-08-13T18:32:00Z" w16du:dateUtc="2024-08-13T08:32:00Z">
                        <w:rPr>
                          <w:rFonts w:asciiTheme="minorHAnsi" w:hAnsiTheme="minorHAnsi" w:cstheme="minorBidi"/>
                          <w:b/>
                          <w:bCs/>
                          <w:szCs w:val="20"/>
                        </w:rPr>
                      </w:rPrChange>
                    </w:rPr>
                  </w:pPr>
                  <w:r w:rsidRPr="00AF38D0">
                    <w:rPr>
                      <w:rFonts w:asciiTheme="minorHAnsi" w:hAnsiTheme="minorHAnsi" w:cstheme="minorBidi"/>
                      <w:b/>
                      <w:bCs/>
                      <w:szCs w:val="20"/>
                      <w:highlight w:val="cyan"/>
                      <w:rPrChange w:id="9177" w:author="Sue Simnor (EXT Idiom)" w:date="2024-08-13T18:32:00Z" w16du:dateUtc="2024-08-13T08:32:00Z">
                        <w:rPr>
                          <w:rFonts w:asciiTheme="minorHAnsi" w:hAnsiTheme="minorHAnsi" w:cstheme="minorBidi"/>
                          <w:b/>
                          <w:bCs/>
                          <w:szCs w:val="20"/>
                        </w:rPr>
                      </w:rPrChange>
                    </w:rPr>
                    <w:t>Not confirmed</w:t>
                  </w:r>
                </w:p>
              </w:tc>
            </w:tr>
          </w:tbl>
          <w:p w14:paraId="0EA7D7DE" w14:textId="77777777" w:rsidR="00954016" w:rsidRPr="00AF38D0" w:rsidRDefault="00954016" w:rsidP="00954016">
            <w:pPr>
              <w:pStyle w:val="TableBodycopy"/>
              <w:rPr>
                <w:rFonts w:asciiTheme="minorHAnsi" w:hAnsiTheme="minorHAnsi" w:cstheme="minorBidi"/>
                <w:sz w:val="24"/>
                <w:highlight w:val="cyan"/>
                <w:rPrChange w:id="9178" w:author="Sue Simnor (EXT Idiom)" w:date="2024-08-13T18:32:00Z" w16du:dateUtc="2024-08-13T08:32:00Z">
                  <w:rPr>
                    <w:rFonts w:asciiTheme="minorHAnsi" w:hAnsiTheme="minorHAnsi" w:cstheme="minorBidi"/>
                    <w:sz w:val="24"/>
                  </w:rPr>
                </w:rPrChange>
              </w:rPr>
            </w:pPr>
          </w:p>
        </w:tc>
        <w:tc>
          <w:tcPr>
            <w:tcW w:w="2126" w:type="dxa"/>
            <w:tcBorders>
              <w:top w:val="single" w:sz="4" w:space="0" w:color="auto"/>
              <w:left w:val="single" w:sz="4" w:space="0" w:color="auto"/>
              <w:bottom w:val="single" w:sz="4" w:space="0" w:color="auto"/>
              <w:right w:val="single" w:sz="4" w:space="0" w:color="auto"/>
            </w:tcBorders>
          </w:tcPr>
          <w:p w14:paraId="5BF2CD9C" w14:textId="77777777" w:rsidR="00954016" w:rsidRPr="00AF38D0" w:rsidRDefault="00954016" w:rsidP="00954016">
            <w:pPr>
              <w:tabs>
                <w:tab w:val="left" w:pos="774"/>
              </w:tabs>
              <w:rPr>
                <w:rFonts w:asciiTheme="minorHAnsi" w:hAnsiTheme="minorHAnsi" w:cstheme="minorHAnsi"/>
                <w:sz w:val="20"/>
                <w:highlight w:val="cyan"/>
                <w:rPrChange w:id="9179" w:author="Sue Simnor (EXT Idiom)" w:date="2024-08-13T18:32:00Z" w16du:dateUtc="2024-08-13T08:32:00Z">
                  <w:rPr>
                    <w:rFonts w:asciiTheme="minorHAnsi" w:hAnsiTheme="minorHAnsi" w:cstheme="minorHAnsi"/>
                    <w:sz w:val="20"/>
                  </w:rPr>
                </w:rPrChange>
              </w:rPr>
            </w:pPr>
            <w:r w:rsidRPr="00AF38D0">
              <w:rPr>
                <w:rFonts w:asciiTheme="minorHAnsi" w:hAnsiTheme="minorHAnsi"/>
                <w:b/>
                <w:bCs/>
                <w:sz w:val="20"/>
                <w:szCs w:val="20"/>
                <w:highlight w:val="cyan"/>
                <w:rPrChange w:id="9180" w:author="Sue Simnor (EXT Idiom)" w:date="2024-08-13T18:32:00Z" w16du:dateUtc="2024-08-13T08:32:00Z">
                  <w:rPr>
                    <w:rFonts w:asciiTheme="minorHAnsi" w:hAnsiTheme="minorHAnsi"/>
                    <w:b/>
                    <w:bCs/>
                    <w:sz w:val="20"/>
                    <w:szCs w:val="20"/>
                  </w:rPr>
                </w:rPrChange>
              </w:rPr>
              <w:t xml:space="preserve">IF </w:t>
            </w:r>
            <w:r w:rsidRPr="00AF38D0" w:rsidDel="00876A66">
              <w:rPr>
                <w:rFonts w:asciiTheme="minorHAnsi" w:hAnsiTheme="minorHAnsi"/>
                <w:sz w:val="20"/>
                <w:szCs w:val="20"/>
                <w:highlight w:val="cyan"/>
                <w:rPrChange w:id="9181" w:author="Sue Simnor (EXT Idiom)" w:date="2024-08-13T18:32:00Z" w16du:dateUtc="2024-08-13T08:32:00Z">
                  <w:rPr>
                    <w:rFonts w:asciiTheme="minorHAnsi" w:hAnsiTheme="minorHAnsi"/>
                    <w:sz w:val="20"/>
                    <w:szCs w:val="20"/>
                  </w:rPr>
                </w:rPrChange>
              </w:rPr>
              <w:t>&lt;</w:t>
            </w:r>
            <w:r w:rsidRPr="00AF38D0">
              <w:rPr>
                <w:rFonts w:asciiTheme="minorHAnsi" w:hAnsiTheme="minorHAnsi"/>
                <w:sz w:val="20"/>
                <w:szCs w:val="20"/>
                <w:highlight w:val="cyan"/>
                <w:rPrChange w:id="9182" w:author="Sue Simnor (EXT Idiom)" w:date="2024-08-13T18:32:00Z" w16du:dateUtc="2024-08-13T08:32:00Z">
                  <w:rPr>
                    <w:rFonts w:asciiTheme="minorHAnsi" w:hAnsiTheme="minorHAnsi"/>
                    <w:sz w:val="20"/>
                    <w:szCs w:val="20"/>
                  </w:rPr>
                </w:rPrChange>
              </w:rPr>
              <w:t xml:space="preserve">ProductCode&gt; =”Home” </w:t>
            </w:r>
            <w:r w:rsidRPr="00AF38D0">
              <w:rPr>
                <w:rFonts w:asciiTheme="minorHAnsi" w:hAnsiTheme="minorHAnsi"/>
                <w:b/>
                <w:bCs/>
                <w:sz w:val="20"/>
                <w:szCs w:val="20"/>
                <w:highlight w:val="cyan"/>
                <w:rPrChange w:id="9183" w:author="Sue Simnor (EXT Idiom)" w:date="2024-08-13T18:32:00Z" w16du:dateUtc="2024-08-13T08:32:00Z">
                  <w:rPr>
                    <w:rFonts w:asciiTheme="minorHAnsi" w:hAnsiTheme="minorHAnsi"/>
                    <w:b/>
                    <w:bCs/>
                    <w:sz w:val="20"/>
                    <w:szCs w:val="20"/>
                  </w:rPr>
                </w:rPrChange>
              </w:rPr>
              <w:t>OR</w:t>
            </w:r>
            <w:r w:rsidRPr="00AF38D0">
              <w:rPr>
                <w:rFonts w:asciiTheme="minorHAnsi" w:hAnsiTheme="minorHAnsi"/>
                <w:sz w:val="20"/>
                <w:szCs w:val="20"/>
                <w:highlight w:val="cyan"/>
                <w:rPrChange w:id="9184" w:author="Sue Simnor (EXT Idiom)" w:date="2024-08-13T18:32:00Z" w16du:dateUtc="2024-08-13T08:32:00Z">
                  <w:rPr>
                    <w:rFonts w:asciiTheme="minorHAnsi" w:hAnsiTheme="minorHAnsi"/>
                    <w:sz w:val="20"/>
                    <w:szCs w:val="20"/>
                  </w:rPr>
                </w:rPrChange>
              </w:rPr>
              <w:t xml:space="preserve"> “Landlord”</w:t>
            </w:r>
            <w:r w:rsidRPr="00AF38D0">
              <w:rPr>
                <w:rFonts w:asciiTheme="minorHAnsi" w:hAnsiTheme="minorHAnsi"/>
                <w:b/>
                <w:bCs/>
                <w:sz w:val="20"/>
                <w:szCs w:val="20"/>
                <w:highlight w:val="cyan"/>
                <w:rPrChange w:id="9185" w:author="Sue Simnor (EXT Idiom)" w:date="2024-08-13T18:32:00Z" w16du:dateUtc="2024-08-13T08:32:00Z">
                  <w:rPr>
                    <w:rFonts w:asciiTheme="minorHAnsi" w:hAnsiTheme="minorHAnsi"/>
                    <w:b/>
                    <w:bCs/>
                    <w:sz w:val="20"/>
                    <w:szCs w:val="20"/>
                  </w:rPr>
                </w:rPrChange>
              </w:rPr>
              <w:t xml:space="preserve"> AND </w:t>
            </w:r>
            <w:r w:rsidRPr="00AF38D0">
              <w:rPr>
                <w:rFonts w:asciiTheme="minorHAnsi" w:hAnsiTheme="minorHAnsi"/>
                <w:sz w:val="20"/>
                <w:szCs w:val="20"/>
                <w:highlight w:val="cyan"/>
                <w:rPrChange w:id="9186" w:author="Sue Simnor (EXT Idiom)" w:date="2024-08-13T18:32:00Z" w16du:dateUtc="2024-08-13T08:32:00Z">
                  <w:rPr>
                    <w:rFonts w:asciiTheme="minorHAnsi" w:hAnsiTheme="minorHAnsi"/>
                    <w:sz w:val="20"/>
                    <w:szCs w:val="20"/>
                  </w:rPr>
                </w:rPrChange>
              </w:rPr>
              <w:t>&lt;</w:t>
            </w:r>
            <w:r w:rsidRPr="00AF38D0">
              <w:rPr>
                <w:rFonts w:asciiTheme="minorHAnsi" w:hAnsiTheme="minorHAnsi" w:cstheme="minorHAnsi"/>
                <w:bCs/>
                <w:sz w:val="20"/>
                <w:szCs w:val="20"/>
                <w:highlight w:val="cyan"/>
                <w:rPrChange w:id="9187" w:author="Sue Simnor (EXT Idiom)" w:date="2024-08-13T18:32:00Z" w16du:dateUtc="2024-08-13T08:32:00Z">
                  <w:rPr>
                    <w:rFonts w:asciiTheme="minorHAnsi" w:hAnsiTheme="minorHAnsi" w:cstheme="minorHAnsi"/>
                    <w:bCs/>
                    <w:sz w:val="20"/>
                    <w:szCs w:val="20"/>
                  </w:rPr>
                </w:rPrChange>
              </w:rPr>
              <w:t>HomeCoverTypeCode</w:t>
            </w:r>
            <w:r w:rsidRPr="00AF38D0">
              <w:rPr>
                <w:rFonts w:asciiTheme="minorHAnsi" w:hAnsiTheme="minorHAnsi"/>
                <w:sz w:val="20"/>
                <w:szCs w:val="20"/>
                <w:highlight w:val="cyan"/>
                <w:rPrChange w:id="9188" w:author="Sue Simnor (EXT Idiom)" w:date="2024-08-13T18:32:00Z" w16du:dateUtc="2024-08-13T08:32:00Z">
                  <w:rPr>
                    <w:rFonts w:asciiTheme="minorHAnsi" w:hAnsiTheme="minorHAnsi"/>
                    <w:sz w:val="20"/>
                    <w:szCs w:val="20"/>
                  </w:rPr>
                </w:rPrChange>
              </w:rPr>
              <w:t>&gt; = “</w:t>
            </w:r>
            <w:r w:rsidRPr="00AF38D0">
              <w:rPr>
                <w:rFonts w:asciiTheme="minorHAnsi" w:hAnsiTheme="minorHAnsi" w:cstheme="minorHAnsi"/>
                <w:sz w:val="20"/>
                <w:highlight w:val="cyan"/>
                <w:rPrChange w:id="9189" w:author="Sue Simnor (EXT Idiom)" w:date="2024-08-13T18:32:00Z" w16du:dateUtc="2024-08-13T08:32:00Z">
                  <w:rPr>
                    <w:rFonts w:asciiTheme="minorHAnsi" w:hAnsiTheme="minorHAnsi" w:cstheme="minorHAnsi"/>
                    <w:sz w:val="20"/>
                  </w:rPr>
                </w:rPrChange>
              </w:rPr>
              <w:t xml:space="preserve">5|BuildingAndContents” </w:t>
            </w:r>
            <w:r w:rsidRPr="00AF38D0">
              <w:rPr>
                <w:rFonts w:asciiTheme="minorHAnsi" w:hAnsiTheme="minorHAnsi" w:cstheme="minorHAnsi"/>
                <w:b/>
                <w:bCs/>
                <w:sz w:val="20"/>
                <w:highlight w:val="cyan"/>
                <w:rPrChange w:id="9190" w:author="Sue Simnor (EXT Idiom)" w:date="2024-08-13T18:32:00Z" w16du:dateUtc="2024-08-13T08:32:00Z">
                  <w:rPr>
                    <w:rFonts w:asciiTheme="minorHAnsi" w:hAnsiTheme="minorHAnsi" w:cstheme="minorHAnsi"/>
                    <w:b/>
                    <w:bCs/>
                    <w:sz w:val="20"/>
                  </w:rPr>
                </w:rPrChange>
              </w:rPr>
              <w:t>OR</w:t>
            </w:r>
            <w:r w:rsidRPr="00AF38D0">
              <w:rPr>
                <w:rFonts w:asciiTheme="minorHAnsi" w:hAnsiTheme="minorHAnsi" w:cstheme="minorHAnsi"/>
                <w:sz w:val="20"/>
                <w:highlight w:val="cyan"/>
                <w:rPrChange w:id="9191" w:author="Sue Simnor (EXT Idiom)" w:date="2024-08-13T18:32:00Z" w16du:dateUtc="2024-08-13T08:32:00Z">
                  <w:rPr>
                    <w:rFonts w:asciiTheme="minorHAnsi" w:hAnsiTheme="minorHAnsi" w:cstheme="minorHAnsi"/>
                    <w:sz w:val="20"/>
                  </w:rPr>
                </w:rPrChange>
              </w:rPr>
              <w:t xml:space="preserve"> “3|Contents</w:t>
            </w:r>
          </w:p>
          <w:p w14:paraId="0CC6D216" w14:textId="77777777" w:rsidR="00954016" w:rsidRPr="00AF38D0" w:rsidRDefault="00954016" w:rsidP="00954016">
            <w:pPr>
              <w:tabs>
                <w:tab w:val="left" w:pos="774"/>
              </w:tabs>
              <w:rPr>
                <w:rFonts w:asciiTheme="minorHAnsi" w:hAnsiTheme="minorHAnsi" w:cstheme="minorHAnsi"/>
                <w:b/>
                <w:bCs/>
                <w:sz w:val="20"/>
                <w:highlight w:val="cyan"/>
                <w:rPrChange w:id="9192" w:author="Sue Simnor (EXT Idiom)" w:date="2024-08-13T18:32:00Z" w16du:dateUtc="2024-08-13T08:32:00Z">
                  <w:rPr>
                    <w:rFonts w:asciiTheme="minorHAnsi" w:hAnsiTheme="minorHAnsi" w:cstheme="minorHAnsi"/>
                    <w:b/>
                    <w:bCs/>
                    <w:sz w:val="20"/>
                  </w:rPr>
                </w:rPrChange>
              </w:rPr>
            </w:pPr>
            <w:r w:rsidRPr="00AF38D0">
              <w:rPr>
                <w:rFonts w:asciiTheme="minorHAnsi" w:hAnsiTheme="minorHAnsi" w:cstheme="minorHAnsi"/>
                <w:b/>
                <w:bCs/>
                <w:sz w:val="20"/>
                <w:highlight w:val="cyan"/>
                <w:rPrChange w:id="9193" w:author="Sue Simnor (EXT Idiom)" w:date="2024-08-13T18:32:00Z" w16du:dateUtc="2024-08-13T08:32:00Z">
                  <w:rPr>
                    <w:rFonts w:asciiTheme="minorHAnsi" w:hAnsiTheme="minorHAnsi" w:cstheme="minorHAnsi"/>
                    <w:b/>
                    <w:bCs/>
                    <w:sz w:val="20"/>
                  </w:rPr>
                </w:rPrChange>
              </w:rPr>
              <w:t>AND</w:t>
            </w:r>
          </w:p>
          <w:p w14:paraId="4276457F" w14:textId="344162CF" w:rsidR="00954016" w:rsidRPr="00AF38D0" w:rsidRDefault="00954016" w:rsidP="00954016">
            <w:pPr>
              <w:tabs>
                <w:tab w:val="left" w:pos="774"/>
              </w:tabs>
              <w:rPr>
                <w:rFonts w:asciiTheme="minorHAnsi" w:hAnsiTheme="minorHAnsi"/>
                <w:sz w:val="20"/>
                <w:szCs w:val="20"/>
                <w:highlight w:val="cyan"/>
                <w:rPrChange w:id="9194" w:author="Sue Simnor (EXT Idiom)" w:date="2024-08-13T18:32:00Z" w16du:dateUtc="2024-08-13T08:32:00Z">
                  <w:rPr>
                    <w:rFonts w:asciiTheme="minorHAnsi" w:hAnsiTheme="minorHAnsi"/>
                    <w:sz w:val="20"/>
                    <w:szCs w:val="20"/>
                  </w:rPr>
                </w:rPrChange>
              </w:rPr>
            </w:pPr>
            <w:r w:rsidRPr="00AF38D0">
              <w:rPr>
                <w:rFonts w:asciiTheme="minorHAnsi" w:hAnsiTheme="minorHAnsi" w:cstheme="minorHAnsi"/>
                <w:sz w:val="20"/>
                <w:highlight w:val="cyan"/>
                <w:rPrChange w:id="9195" w:author="Sue Simnor (EXT Idiom)" w:date="2024-08-13T18:32:00Z" w16du:dateUtc="2024-08-13T08:32:00Z">
                  <w:rPr>
                    <w:rFonts w:asciiTheme="minorHAnsi" w:hAnsiTheme="minorHAnsi" w:cstheme="minorHAnsi"/>
                    <w:sz w:val="20"/>
                  </w:rPr>
                </w:rPrChange>
              </w:rPr>
              <w:t>&lt;DoorlocksCode&gt; = “5|NotRecordedOnlyForMigration”</w:t>
            </w:r>
          </w:p>
          <w:p w14:paraId="4E54F91F" w14:textId="77777777" w:rsidR="00954016" w:rsidRPr="00AF38D0" w:rsidRDefault="00954016" w:rsidP="00954016">
            <w:pPr>
              <w:tabs>
                <w:tab w:val="left" w:pos="774"/>
              </w:tabs>
              <w:rPr>
                <w:rFonts w:asciiTheme="minorHAnsi" w:hAnsiTheme="minorHAnsi"/>
                <w:sz w:val="20"/>
                <w:szCs w:val="20"/>
                <w:highlight w:val="cyan"/>
                <w:rPrChange w:id="9196" w:author="Sue Simnor (EXT Idiom)" w:date="2024-08-13T18:32:00Z" w16du:dateUtc="2024-08-13T08:32:00Z">
                  <w:rPr>
                    <w:rFonts w:asciiTheme="minorHAnsi" w:hAnsiTheme="minorHAnsi"/>
                    <w:sz w:val="20"/>
                    <w:szCs w:val="20"/>
                  </w:rPr>
                </w:rPrChange>
              </w:rPr>
            </w:pPr>
            <w:r w:rsidRPr="00AF38D0">
              <w:rPr>
                <w:rFonts w:asciiTheme="minorHAnsi" w:hAnsiTheme="minorHAnsi"/>
                <w:b/>
                <w:bCs/>
                <w:sz w:val="20"/>
                <w:szCs w:val="20"/>
                <w:highlight w:val="cyan"/>
                <w:rPrChange w:id="9197" w:author="Sue Simnor (EXT Idiom)" w:date="2024-08-13T18:32:00Z" w16du:dateUtc="2024-08-13T08:32:00Z">
                  <w:rPr>
                    <w:rFonts w:asciiTheme="minorHAnsi" w:hAnsiTheme="minorHAnsi"/>
                    <w:b/>
                    <w:bCs/>
                    <w:sz w:val="20"/>
                    <w:szCs w:val="20"/>
                  </w:rPr>
                </w:rPrChange>
              </w:rPr>
              <w:t xml:space="preserve">THEN </w:t>
            </w:r>
            <w:r w:rsidRPr="00AF38D0">
              <w:rPr>
                <w:rFonts w:asciiTheme="minorHAnsi" w:hAnsiTheme="minorHAnsi"/>
                <w:sz w:val="20"/>
                <w:szCs w:val="20"/>
                <w:highlight w:val="cyan"/>
                <w:rPrChange w:id="9198" w:author="Sue Simnor (EXT Idiom)" w:date="2024-08-13T18:32:00Z" w16du:dateUtc="2024-08-13T08:32:00Z">
                  <w:rPr>
                    <w:rFonts w:asciiTheme="minorHAnsi" w:hAnsiTheme="minorHAnsi"/>
                    <w:sz w:val="20"/>
                    <w:szCs w:val="20"/>
                  </w:rPr>
                </w:rPrChange>
              </w:rPr>
              <w:t>display</w:t>
            </w:r>
          </w:p>
          <w:p w14:paraId="2CE5E7E4" w14:textId="77777777" w:rsidR="00954016" w:rsidRPr="00AF38D0" w:rsidRDefault="00954016" w:rsidP="00954016">
            <w:pPr>
              <w:tabs>
                <w:tab w:val="left" w:pos="774"/>
              </w:tabs>
              <w:rPr>
                <w:rFonts w:asciiTheme="minorHAnsi" w:hAnsiTheme="minorHAnsi" w:cstheme="minorHAnsi"/>
                <w:b/>
                <w:bCs/>
                <w:sz w:val="20"/>
                <w:highlight w:val="cyan"/>
                <w:rPrChange w:id="9199" w:author="Sue Simnor (EXT Idiom)" w:date="2024-08-13T18:32:00Z" w16du:dateUtc="2024-08-13T08:32:00Z">
                  <w:rPr>
                    <w:rFonts w:asciiTheme="minorHAnsi" w:hAnsiTheme="minorHAnsi" w:cstheme="minorHAnsi"/>
                    <w:b/>
                    <w:bCs/>
                    <w:sz w:val="20"/>
                  </w:rPr>
                </w:rPrChange>
              </w:rPr>
            </w:pPr>
            <w:r w:rsidRPr="00AF38D0">
              <w:rPr>
                <w:rFonts w:asciiTheme="minorHAnsi" w:hAnsiTheme="minorHAnsi" w:cstheme="minorHAnsi"/>
                <w:b/>
                <w:bCs/>
                <w:sz w:val="20"/>
                <w:highlight w:val="cyan"/>
                <w:rPrChange w:id="9200" w:author="Sue Simnor (EXT Idiom)" w:date="2024-08-13T18:32:00Z" w16du:dateUtc="2024-08-13T08:32:00Z">
                  <w:rPr>
                    <w:rFonts w:asciiTheme="minorHAnsi" w:hAnsiTheme="minorHAnsi" w:cstheme="minorHAnsi"/>
                    <w:b/>
                    <w:bCs/>
                    <w:sz w:val="20"/>
                  </w:rPr>
                </w:rPrChange>
              </w:rPr>
              <w:t xml:space="preserve">ELSE </w:t>
            </w:r>
            <w:r w:rsidRPr="00AF38D0">
              <w:rPr>
                <w:rFonts w:asciiTheme="minorHAnsi" w:hAnsiTheme="minorHAnsi" w:cstheme="minorHAnsi"/>
                <w:sz w:val="20"/>
                <w:highlight w:val="cyan"/>
                <w:rPrChange w:id="9201" w:author="Sue Simnor (EXT Idiom)" w:date="2024-08-13T18:32:00Z" w16du:dateUtc="2024-08-13T08:32:00Z">
                  <w:rPr>
                    <w:rFonts w:asciiTheme="minorHAnsi" w:hAnsiTheme="minorHAnsi" w:cstheme="minorHAnsi"/>
                    <w:sz w:val="20"/>
                  </w:rPr>
                </w:rPrChange>
              </w:rPr>
              <w:t>do not display</w:t>
            </w:r>
          </w:p>
          <w:p w14:paraId="0AFDD033" w14:textId="77777777" w:rsidR="00954016" w:rsidRPr="00AF38D0" w:rsidRDefault="00954016" w:rsidP="00954016">
            <w:pPr>
              <w:tabs>
                <w:tab w:val="left" w:pos="774"/>
              </w:tabs>
              <w:rPr>
                <w:rFonts w:asciiTheme="minorHAnsi" w:hAnsiTheme="minorHAnsi" w:cstheme="minorHAnsi"/>
                <w:b/>
                <w:bCs/>
                <w:sz w:val="20"/>
                <w:highlight w:val="cyan"/>
                <w:rPrChange w:id="9202" w:author="Sue Simnor (EXT Idiom)" w:date="2024-08-13T18:32:00Z" w16du:dateUtc="2024-08-13T08:32:00Z">
                  <w:rPr>
                    <w:rFonts w:asciiTheme="minorHAnsi" w:hAnsiTheme="minorHAnsi" w:cstheme="minorHAnsi"/>
                    <w:b/>
                    <w:bCs/>
                    <w:sz w:val="20"/>
                  </w:rPr>
                </w:rPrChange>
              </w:rPr>
            </w:pPr>
            <w:r w:rsidRPr="00AF38D0">
              <w:rPr>
                <w:rFonts w:asciiTheme="minorHAnsi" w:hAnsiTheme="minorHAnsi" w:cstheme="minorHAnsi"/>
                <w:b/>
                <w:bCs/>
                <w:sz w:val="20"/>
                <w:highlight w:val="cyan"/>
                <w:rPrChange w:id="9203" w:author="Sue Simnor (EXT Idiom)" w:date="2024-08-13T18:32:00Z" w16du:dateUtc="2024-08-13T08:32:00Z">
                  <w:rPr>
                    <w:rFonts w:asciiTheme="minorHAnsi" w:hAnsiTheme="minorHAnsi" w:cstheme="minorHAnsi"/>
                    <w:b/>
                    <w:bCs/>
                    <w:sz w:val="20"/>
                  </w:rPr>
                </w:rPrChange>
              </w:rPr>
              <w:t>ENDIF</w:t>
            </w:r>
          </w:p>
          <w:p w14:paraId="5811239B" w14:textId="77777777" w:rsidR="00954016" w:rsidRPr="00AF38D0" w:rsidRDefault="00954016" w:rsidP="00954016">
            <w:pPr>
              <w:tabs>
                <w:tab w:val="left" w:pos="774"/>
              </w:tabs>
              <w:rPr>
                <w:rFonts w:asciiTheme="minorHAnsi" w:hAnsiTheme="minorHAnsi"/>
                <w:b/>
                <w:bCs/>
                <w:sz w:val="20"/>
                <w:szCs w:val="20"/>
                <w:highlight w:val="cyan"/>
                <w:rPrChange w:id="9204" w:author="Sue Simnor (EXT Idiom)" w:date="2024-08-13T18:32:00Z" w16du:dateUtc="2024-08-13T08:32:00Z">
                  <w:rPr>
                    <w:rFonts w:asciiTheme="minorHAnsi" w:hAnsiTheme="minorHAnsi"/>
                    <w:b/>
                    <w:bCs/>
                    <w:sz w:val="20"/>
                    <w:szCs w:val="20"/>
                  </w:rPr>
                </w:rPrChange>
              </w:rPr>
            </w:pPr>
          </w:p>
        </w:tc>
        <w:tc>
          <w:tcPr>
            <w:tcW w:w="1560" w:type="dxa"/>
            <w:tcBorders>
              <w:top w:val="single" w:sz="4" w:space="0" w:color="auto"/>
              <w:left w:val="single" w:sz="4" w:space="0" w:color="auto"/>
              <w:bottom w:val="single" w:sz="4" w:space="0" w:color="auto"/>
              <w:right w:val="single" w:sz="4" w:space="0" w:color="auto"/>
            </w:tcBorders>
          </w:tcPr>
          <w:p w14:paraId="4628FB1C" w14:textId="270CCD2F" w:rsidR="00954016" w:rsidRPr="00AF38D0" w:rsidRDefault="00954016" w:rsidP="00954016">
            <w:pPr>
              <w:tabs>
                <w:tab w:val="left" w:pos="1800"/>
              </w:tabs>
              <w:rPr>
                <w:rStyle w:val="bcx0"/>
                <w:rFonts w:asciiTheme="minorHAnsi" w:hAnsiTheme="minorHAnsi" w:cstheme="minorHAnsi"/>
                <w:bCs/>
                <w:sz w:val="20"/>
                <w:szCs w:val="20"/>
                <w:highlight w:val="cyan"/>
                <w:rPrChange w:id="9205" w:author="Sue Simnor (EXT Idiom)" w:date="2024-08-13T18:32:00Z" w16du:dateUtc="2024-08-13T08:32:00Z">
                  <w:rPr>
                    <w:rStyle w:val="bcx0"/>
                    <w:rFonts w:asciiTheme="minorHAnsi" w:hAnsiTheme="minorHAnsi" w:cstheme="minorHAnsi"/>
                    <w:bCs/>
                    <w:sz w:val="20"/>
                    <w:szCs w:val="20"/>
                  </w:rPr>
                </w:rPrChange>
              </w:rPr>
            </w:pPr>
            <w:r w:rsidRPr="00AF38D0">
              <w:rPr>
                <w:rStyle w:val="bcx0"/>
                <w:rFonts w:asciiTheme="minorHAnsi" w:hAnsiTheme="minorHAnsi" w:cstheme="minorHAnsi"/>
                <w:bCs/>
                <w:sz w:val="20"/>
                <w:szCs w:val="20"/>
                <w:highlight w:val="cyan"/>
                <w:rPrChange w:id="9206" w:author="Sue Simnor (EXT Idiom)" w:date="2024-08-13T18:32:00Z" w16du:dateUtc="2024-08-13T08:32:00Z">
                  <w:rPr>
                    <w:rStyle w:val="bcx0"/>
                    <w:rFonts w:asciiTheme="minorHAnsi" w:hAnsiTheme="minorHAnsi" w:cstheme="minorHAnsi"/>
                    <w:bCs/>
                    <w:sz w:val="20"/>
                    <w:szCs w:val="20"/>
                  </w:rPr>
                </w:rPrChange>
              </w:rPr>
              <w:t>Column 1: Bodycopy_</w:t>
            </w:r>
            <w:r w:rsidRPr="00AF38D0" w:rsidDel="0026416E">
              <w:rPr>
                <w:rStyle w:val="bcx0"/>
                <w:rFonts w:asciiTheme="minorHAnsi" w:hAnsiTheme="minorHAnsi" w:cstheme="minorHAnsi"/>
                <w:bCs/>
                <w:sz w:val="20"/>
                <w:szCs w:val="20"/>
                <w:highlight w:val="cyan"/>
                <w:rPrChange w:id="9207" w:author="Sue Simnor (EXT Idiom)" w:date="2024-08-13T18:32:00Z" w16du:dateUtc="2024-08-13T08:32:00Z">
                  <w:rPr>
                    <w:rStyle w:val="bcx0"/>
                    <w:rFonts w:asciiTheme="minorHAnsi" w:hAnsiTheme="minorHAnsi" w:cstheme="minorHAnsi"/>
                    <w:bCs/>
                    <w:sz w:val="20"/>
                    <w:szCs w:val="20"/>
                  </w:rPr>
                </w:rPrChange>
              </w:rPr>
              <w:t xml:space="preserve"> </w:t>
            </w:r>
            <w:r w:rsidRPr="00AF38D0">
              <w:rPr>
                <w:rStyle w:val="bcx0"/>
                <w:rFonts w:asciiTheme="minorHAnsi" w:hAnsiTheme="minorHAnsi" w:cstheme="minorHAnsi"/>
                <w:bCs/>
                <w:sz w:val="20"/>
                <w:szCs w:val="20"/>
                <w:highlight w:val="cyan"/>
                <w:rPrChange w:id="9208" w:author="Sue Simnor (EXT Idiom)" w:date="2024-08-13T18:32:00Z" w16du:dateUtc="2024-08-13T08:32:00Z">
                  <w:rPr>
                    <w:rStyle w:val="bcx0"/>
                    <w:rFonts w:asciiTheme="minorHAnsi" w:hAnsiTheme="minorHAnsi" w:cstheme="minorHAnsi"/>
                    <w:bCs/>
                    <w:sz w:val="20"/>
                    <w:szCs w:val="20"/>
                  </w:rPr>
                </w:rPrChange>
              </w:rPr>
              <w:t>COI</w:t>
            </w:r>
          </w:p>
          <w:p w14:paraId="2D363F0F" w14:textId="77777777" w:rsidR="00954016" w:rsidRPr="00AF38D0" w:rsidRDefault="00954016" w:rsidP="00954016">
            <w:pPr>
              <w:tabs>
                <w:tab w:val="left" w:pos="1800"/>
              </w:tabs>
              <w:rPr>
                <w:rStyle w:val="bcx0"/>
                <w:rFonts w:asciiTheme="minorHAnsi" w:hAnsiTheme="minorHAnsi" w:cstheme="minorHAnsi"/>
                <w:bCs/>
                <w:sz w:val="20"/>
                <w:szCs w:val="20"/>
                <w:highlight w:val="cyan"/>
                <w:rPrChange w:id="9209" w:author="Sue Simnor (EXT Idiom)" w:date="2024-08-13T18:32:00Z" w16du:dateUtc="2024-08-13T08:32:00Z">
                  <w:rPr>
                    <w:rStyle w:val="bcx0"/>
                    <w:rFonts w:asciiTheme="minorHAnsi" w:hAnsiTheme="minorHAnsi" w:cstheme="minorHAnsi"/>
                    <w:bCs/>
                    <w:sz w:val="20"/>
                    <w:szCs w:val="20"/>
                  </w:rPr>
                </w:rPrChange>
              </w:rPr>
            </w:pPr>
          </w:p>
          <w:p w14:paraId="248FE7D9" w14:textId="151DECC8" w:rsidR="00954016" w:rsidRPr="00AF38D0" w:rsidRDefault="00954016" w:rsidP="00954016">
            <w:pPr>
              <w:tabs>
                <w:tab w:val="left" w:pos="1800"/>
              </w:tabs>
              <w:rPr>
                <w:rStyle w:val="bcx0"/>
                <w:rFonts w:asciiTheme="minorHAnsi" w:hAnsiTheme="minorHAnsi" w:cstheme="minorHAnsi"/>
                <w:bCs/>
                <w:sz w:val="20"/>
                <w:szCs w:val="20"/>
                <w:highlight w:val="cyan"/>
                <w:rPrChange w:id="9210" w:author="Sue Simnor (EXT Idiom)" w:date="2024-08-13T18:32:00Z" w16du:dateUtc="2024-08-13T08:32:00Z">
                  <w:rPr>
                    <w:rStyle w:val="bcx0"/>
                    <w:rFonts w:asciiTheme="minorHAnsi" w:hAnsiTheme="minorHAnsi" w:cstheme="minorHAnsi"/>
                    <w:bCs/>
                    <w:sz w:val="20"/>
                    <w:szCs w:val="20"/>
                  </w:rPr>
                </w:rPrChange>
              </w:rPr>
            </w:pPr>
            <w:r w:rsidRPr="00AF38D0">
              <w:rPr>
                <w:rStyle w:val="bcx0"/>
                <w:rFonts w:asciiTheme="minorHAnsi" w:hAnsiTheme="minorHAnsi" w:cstheme="minorHAnsi"/>
                <w:bCs/>
                <w:sz w:val="20"/>
                <w:szCs w:val="20"/>
                <w:highlight w:val="cyan"/>
                <w:rPrChange w:id="9211" w:author="Sue Simnor (EXT Idiom)" w:date="2024-08-13T18:32:00Z" w16du:dateUtc="2024-08-13T08:32:00Z">
                  <w:rPr>
                    <w:rStyle w:val="bcx0"/>
                    <w:rFonts w:asciiTheme="minorHAnsi" w:hAnsiTheme="minorHAnsi" w:cstheme="minorHAnsi"/>
                    <w:bCs/>
                    <w:sz w:val="20"/>
                    <w:szCs w:val="20"/>
                  </w:rPr>
                </w:rPrChange>
              </w:rPr>
              <w:t xml:space="preserve">Column 2: </w:t>
            </w:r>
            <w:r w:rsidRPr="00AF38D0">
              <w:rPr>
                <w:rStyle w:val="normaltextrun"/>
                <w:rFonts w:asciiTheme="minorHAnsi" w:hAnsiTheme="minorHAnsi" w:cstheme="minorHAnsi"/>
                <w:bCs/>
                <w:sz w:val="20"/>
                <w:szCs w:val="20"/>
                <w:highlight w:val="cyan"/>
                <w:rPrChange w:id="9212" w:author="Sue Simnor (EXT Idiom)" w:date="2024-08-13T18:32:00Z" w16du:dateUtc="2024-08-13T08:32:00Z">
                  <w:rPr>
                    <w:rStyle w:val="normaltextrun"/>
                    <w:rFonts w:asciiTheme="minorHAnsi" w:hAnsiTheme="minorHAnsi" w:cstheme="minorHAnsi"/>
                    <w:bCs/>
                    <w:sz w:val="20"/>
                    <w:szCs w:val="20"/>
                  </w:rPr>
                </w:rPrChange>
              </w:rPr>
              <w:t>Table_Heading_3</w:t>
            </w:r>
          </w:p>
        </w:tc>
      </w:tr>
      <w:tr w:rsidR="00712CCB" w:rsidRPr="00BD6987" w14:paraId="6B11A54F" w14:textId="77777777" w:rsidTr="2F0B737B">
        <w:trPr>
          <w:cantSplit/>
        </w:trPr>
        <w:tc>
          <w:tcPr>
            <w:tcW w:w="1013" w:type="dxa"/>
            <w:tcBorders>
              <w:top w:val="single" w:sz="4" w:space="0" w:color="auto"/>
              <w:left w:val="single" w:sz="4" w:space="0" w:color="auto"/>
              <w:bottom w:val="single" w:sz="4" w:space="0" w:color="auto"/>
              <w:right w:val="single" w:sz="4" w:space="0" w:color="auto"/>
            </w:tcBorders>
          </w:tcPr>
          <w:p w14:paraId="21381443" w14:textId="446BF0F7" w:rsidR="00712CCB" w:rsidRPr="00BD6987" w:rsidRDefault="00712CCB" w:rsidP="00712CCB">
            <w:pPr>
              <w:tabs>
                <w:tab w:val="left" w:pos="1800"/>
              </w:tabs>
              <w:rPr>
                <w:rFonts w:asciiTheme="minorHAnsi" w:hAnsiTheme="minorHAnsi" w:cstheme="minorHAnsi"/>
                <w:b/>
                <w:sz w:val="20"/>
                <w:szCs w:val="20"/>
              </w:rPr>
            </w:pPr>
            <w:r>
              <w:rPr>
                <w:rFonts w:asciiTheme="minorHAnsi" w:hAnsiTheme="minorHAnsi" w:cstheme="minorHAnsi"/>
                <w:bCs/>
                <w:sz w:val="20"/>
                <w:szCs w:val="20"/>
              </w:rPr>
              <w:t>SF 4</w:t>
            </w:r>
            <w:r w:rsidR="00BC01F2">
              <w:rPr>
                <w:rFonts w:asciiTheme="minorHAnsi" w:hAnsiTheme="minorHAnsi" w:cstheme="minorHAnsi"/>
                <w:bCs/>
                <w:sz w:val="20"/>
                <w:szCs w:val="20"/>
              </w:rPr>
              <w:t xml:space="preserve"> S1</w:t>
            </w:r>
          </w:p>
        </w:tc>
        <w:tc>
          <w:tcPr>
            <w:tcW w:w="2243" w:type="dxa"/>
            <w:tcBorders>
              <w:top w:val="single" w:sz="4" w:space="0" w:color="auto"/>
              <w:left w:val="single" w:sz="4" w:space="0" w:color="auto"/>
              <w:bottom w:val="single" w:sz="4" w:space="0" w:color="auto"/>
              <w:right w:val="single" w:sz="4" w:space="0" w:color="auto"/>
            </w:tcBorders>
          </w:tcPr>
          <w:p w14:paraId="7F6E136C" w14:textId="77777777" w:rsidR="00712CCB" w:rsidRPr="009702AE" w:rsidRDefault="00712CCB" w:rsidP="00712CCB">
            <w:pPr>
              <w:tabs>
                <w:tab w:val="left" w:pos="1800"/>
              </w:tabs>
              <w:rPr>
                <w:rFonts w:asciiTheme="minorHAnsi" w:hAnsiTheme="minorHAnsi" w:cstheme="minorHAnsi"/>
                <w:b/>
                <w:sz w:val="20"/>
                <w:szCs w:val="20"/>
              </w:rPr>
            </w:pPr>
            <w:r w:rsidRPr="009702AE">
              <w:rPr>
                <w:rFonts w:asciiTheme="minorHAnsi" w:hAnsiTheme="minorHAnsi" w:cstheme="minorHAnsi"/>
                <w:b/>
                <w:sz w:val="20"/>
                <w:szCs w:val="20"/>
              </w:rPr>
              <w:t>&lt;HomeCoverTypeCode&gt;</w:t>
            </w:r>
          </w:p>
          <w:p w14:paraId="732E58F3" w14:textId="77777777" w:rsidR="00712CCB" w:rsidRPr="009702AE" w:rsidRDefault="00712CCB" w:rsidP="00712CCB">
            <w:pPr>
              <w:tabs>
                <w:tab w:val="left" w:pos="1800"/>
              </w:tabs>
              <w:rPr>
                <w:rFonts w:asciiTheme="minorHAnsi" w:hAnsiTheme="minorHAnsi" w:cstheme="minorHAnsi"/>
                <w:b/>
                <w:sz w:val="20"/>
                <w:szCs w:val="20"/>
              </w:rPr>
            </w:pPr>
            <w:r w:rsidRPr="009702AE">
              <w:rPr>
                <w:rFonts w:asciiTheme="minorHAnsi" w:hAnsiTheme="minorHAnsi" w:cstheme="minorHAnsi"/>
                <w:b/>
                <w:sz w:val="20"/>
                <w:szCs w:val="20"/>
              </w:rPr>
              <w:t>&lt;ProductCode&gt;</w:t>
            </w:r>
          </w:p>
          <w:p w14:paraId="3CEC1936" w14:textId="54176866" w:rsidR="00055604" w:rsidRPr="009702AE" w:rsidRDefault="00055604" w:rsidP="00712CCB">
            <w:pPr>
              <w:tabs>
                <w:tab w:val="left" w:pos="1800"/>
              </w:tabs>
              <w:rPr>
                <w:rFonts w:asciiTheme="minorHAnsi" w:hAnsiTheme="minorHAnsi" w:cstheme="minorHAnsi"/>
                <w:b/>
                <w:sz w:val="20"/>
                <w:szCs w:val="20"/>
              </w:rPr>
            </w:pPr>
            <w:r w:rsidRPr="009702AE">
              <w:rPr>
                <w:rFonts w:asciiTheme="minorHAnsi" w:hAnsiTheme="minorHAnsi" w:cstheme="minorHAnsi"/>
                <w:sz w:val="20"/>
              </w:rPr>
              <w:t xml:space="preserve">&lt;WindowlocksCode&gt;    </w:t>
            </w:r>
          </w:p>
        </w:tc>
        <w:tc>
          <w:tcPr>
            <w:tcW w:w="7654"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712CCB" w:rsidRPr="009702AE" w14:paraId="30A8C34B" w14:textId="77777777" w:rsidTr="78CABE0F">
              <w:trPr>
                <w:trHeight w:val="300"/>
              </w:trPr>
              <w:tc>
                <w:tcPr>
                  <w:tcW w:w="2861" w:type="dxa"/>
                  <w:noWrap/>
                  <w:vAlign w:val="center"/>
                  <w:hideMark/>
                </w:tcPr>
                <w:p w14:paraId="488FF393" w14:textId="77777777" w:rsidR="00712CCB" w:rsidRPr="009702AE" w:rsidRDefault="00712CCB" w:rsidP="00712CCB">
                  <w:pPr>
                    <w:pStyle w:val="TableBodycopy"/>
                    <w:rPr>
                      <w:rFonts w:asciiTheme="minorHAnsi" w:hAnsiTheme="minorHAnsi" w:cstheme="minorHAnsi"/>
                      <w:b/>
                      <w:bCs/>
                      <w:noProof/>
                      <w:color w:val="000000" w:themeColor="text1"/>
                    </w:rPr>
                  </w:pPr>
                  <w:r w:rsidRPr="009702AE">
                    <w:rPr>
                      <w:rFonts w:asciiTheme="minorHAnsi" w:hAnsiTheme="minorHAnsi" w:cstheme="minorBidi"/>
                      <w:sz w:val="24"/>
                    </w:rPr>
                    <w:t>Accessible window security:</w:t>
                  </w:r>
                </w:p>
              </w:tc>
              <w:tc>
                <w:tcPr>
                  <w:tcW w:w="4546" w:type="dxa"/>
                  <w:noWrap/>
                  <w:vAlign w:val="bottom"/>
                  <w:hideMark/>
                </w:tcPr>
                <w:p w14:paraId="558028C4" w14:textId="38FD6B04" w:rsidR="00712CCB" w:rsidRPr="009702AE" w:rsidRDefault="00712CCB" w:rsidP="00712CCB">
                  <w:pPr>
                    <w:pStyle w:val="TableBodycopy"/>
                    <w:rPr>
                      <w:rFonts w:asciiTheme="minorHAnsi" w:hAnsiTheme="minorHAnsi" w:cstheme="minorBidi"/>
                      <w:b/>
                      <w:bCs/>
                      <w:sz w:val="24"/>
                    </w:rPr>
                  </w:pPr>
                  <w:r w:rsidRPr="009702AE">
                    <w:rPr>
                      <w:rFonts w:asciiTheme="minorHAnsi" w:hAnsiTheme="minorHAnsi" w:cstheme="minorBidi"/>
                      <w:b/>
                      <w:bCs/>
                      <w:sz w:val="22"/>
                      <w:szCs w:val="22"/>
                    </w:rPr>
                    <w:t>&lt;</w:t>
                  </w:r>
                  <w:r w:rsidR="00FC164C" w:rsidRPr="009702AE">
                    <w:rPr>
                      <w:rFonts w:asciiTheme="minorHAnsi" w:hAnsiTheme="minorHAnsi" w:cstheme="minorBidi"/>
                      <w:b/>
                      <w:bCs/>
                      <w:sz w:val="22"/>
                      <w:szCs w:val="22"/>
                    </w:rPr>
                    <w:t>WindowlocksDisplay</w:t>
                  </w:r>
                  <w:r w:rsidRPr="009702AE">
                    <w:rPr>
                      <w:rFonts w:asciiTheme="minorHAnsi" w:hAnsiTheme="minorHAnsi" w:cstheme="minorBidi"/>
                      <w:b/>
                      <w:bCs/>
                      <w:sz w:val="22"/>
                      <w:szCs w:val="22"/>
                    </w:rPr>
                    <w:t>&gt;</w:t>
                  </w:r>
                </w:p>
              </w:tc>
            </w:tr>
          </w:tbl>
          <w:p w14:paraId="5558D0CA" w14:textId="77777777" w:rsidR="00712CCB" w:rsidRPr="009702AE" w:rsidRDefault="00712CCB" w:rsidP="00712CCB">
            <w:pPr>
              <w:tabs>
                <w:tab w:val="left" w:pos="1800"/>
              </w:tabs>
              <w:rPr>
                <w:rFonts w:ascii="Calibri" w:hAnsi="Calibri" w:cs="Calibri"/>
                <w:b/>
                <w:bCs/>
                <w:sz w:val="22"/>
                <w:szCs w:val="22"/>
              </w:rPr>
            </w:pPr>
          </w:p>
        </w:tc>
        <w:tc>
          <w:tcPr>
            <w:tcW w:w="2126" w:type="dxa"/>
            <w:tcBorders>
              <w:top w:val="single" w:sz="4" w:space="0" w:color="auto"/>
              <w:left w:val="single" w:sz="4" w:space="0" w:color="auto"/>
              <w:bottom w:val="single" w:sz="4" w:space="0" w:color="auto"/>
              <w:right w:val="single" w:sz="4" w:space="0" w:color="auto"/>
            </w:tcBorders>
          </w:tcPr>
          <w:p w14:paraId="1710485E" w14:textId="571CF016" w:rsidR="00712CCB" w:rsidRPr="009702AE" w:rsidRDefault="00712CCB" w:rsidP="00712CCB">
            <w:pPr>
              <w:tabs>
                <w:tab w:val="left" w:pos="774"/>
              </w:tabs>
              <w:rPr>
                <w:rFonts w:asciiTheme="minorHAnsi" w:hAnsiTheme="minorHAnsi"/>
                <w:sz w:val="20"/>
                <w:szCs w:val="20"/>
              </w:rPr>
            </w:pPr>
            <w:r w:rsidRPr="009702AE">
              <w:rPr>
                <w:rFonts w:asciiTheme="minorHAnsi" w:hAnsiTheme="minorHAnsi"/>
                <w:b/>
                <w:bCs/>
                <w:sz w:val="20"/>
                <w:szCs w:val="20"/>
              </w:rPr>
              <w:t xml:space="preserve">IF </w:t>
            </w:r>
            <w:r w:rsidRPr="009702AE" w:rsidDel="00876A66">
              <w:rPr>
                <w:rFonts w:asciiTheme="minorHAnsi" w:hAnsiTheme="minorHAnsi"/>
                <w:sz w:val="20"/>
                <w:szCs w:val="20"/>
              </w:rPr>
              <w:t>&lt;</w:t>
            </w:r>
            <w:r w:rsidRPr="009702AE">
              <w:rPr>
                <w:rFonts w:asciiTheme="minorHAnsi" w:hAnsiTheme="minorHAnsi"/>
                <w:sz w:val="20"/>
                <w:szCs w:val="20"/>
              </w:rPr>
              <w:t xml:space="preserve">ProductCode&gt; =”Home” </w:t>
            </w:r>
            <w:r w:rsidRPr="009702AE">
              <w:rPr>
                <w:rFonts w:asciiTheme="minorHAnsi" w:hAnsiTheme="minorHAnsi"/>
                <w:b/>
                <w:bCs/>
                <w:sz w:val="20"/>
                <w:szCs w:val="20"/>
              </w:rPr>
              <w:t>OR</w:t>
            </w:r>
            <w:r w:rsidRPr="009702AE">
              <w:rPr>
                <w:rFonts w:asciiTheme="minorHAnsi" w:hAnsiTheme="minorHAnsi"/>
                <w:sz w:val="20"/>
                <w:szCs w:val="20"/>
              </w:rPr>
              <w:t xml:space="preserve"> “Landlord”</w:t>
            </w:r>
          </w:p>
          <w:p w14:paraId="66B4FECF" w14:textId="3A6BAC04" w:rsidR="00712CCB" w:rsidRPr="009702AE" w:rsidRDefault="00712CCB" w:rsidP="00712CCB">
            <w:pPr>
              <w:tabs>
                <w:tab w:val="left" w:pos="774"/>
              </w:tabs>
              <w:rPr>
                <w:rFonts w:asciiTheme="minorHAnsi" w:hAnsiTheme="minorHAnsi" w:cstheme="minorHAnsi"/>
                <w:sz w:val="20"/>
              </w:rPr>
            </w:pPr>
            <w:r w:rsidRPr="009702AE">
              <w:rPr>
                <w:rFonts w:asciiTheme="minorHAnsi" w:hAnsiTheme="minorHAnsi"/>
                <w:b/>
                <w:bCs/>
                <w:sz w:val="20"/>
                <w:szCs w:val="20"/>
              </w:rPr>
              <w:t xml:space="preserve">AND </w:t>
            </w:r>
            <w:r w:rsidRPr="009702AE">
              <w:rPr>
                <w:rFonts w:asciiTheme="minorHAnsi" w:hAnsiTheme="minorHAnsi"/>
                <w:sz w:val="20"/>
                <w:szCs w:val="20"/>
              </w:rPr>
              <w:t>&lt;</w:t>
            </w:r>
            <w:r w:rsidRPr="009702AE">
              <w:rPr>
                <w:rFonts w:asciiTheme="minorHAnsi" w:hAnsiTheme="minorHAnsi" w:cstheme="minorHAnsi"/>
                <w:bCs/>
                <w:sz w:val="20"/>
                <w:szCs w:val="20"/>
              </w:rPr>
              <w:t>HomeCoverTypeCode</w:t>
            </w:r>
            <w:r w:rsidRPr="009702AE" w:rsidDel="0092054F">
              <w:rPr>
                <w:rFonts w:asciiTheme="minorHAnsi" w:hAnsiTheme="minorHAnsi"/>
                <w:sz w:val="20"/>
                <w:szCs w:val="20"/>
              </w:rPr>
              <w:t xml:space="preserve"> </w:t>
            </w:r>
            <w:r w:rsidRPr="009702AE">
              <w:rPr>
                <w:rFonts w:asciiTheme="minorHAnsi" w:hAnsiTheme="minorHAnsi"/>
                <w:sz w:val="20"/>
                <w:szCs w:val="20"/>
              </w:rPr>
              <w:t>&gt; = “</w:t>
            </w:r>
            <w:r w:rsidRPr="009702AE">
              <w:rPr>
                <w:rFonts w:asciiTheme="minorHAnsi" w:hAnsiTheme="minorHAnsi" w:cstheme="minorHAnsi"/>
                <w:sz w:val="20"/>
              </w:rPr>
              <w:t xml:space="preserve">5|BuildingAndContents” </w:t>
            </w:r>
            <w:r w:rsidRPr="009702AE">
              <w:rPr>
                <w:rFonts w:asciiTheme="minorHAnsi" w:hAnsiTheme="minorHAnsi" w:cstheme="minorHAnsi"/>
                <w:b/>
                <w:bCs/>
                <w:sz w:val="20"/>
              </w:rPr>
              <w:t>OR</w:t>
            </w:r>
            <w:r w:rsidRPr="009702AE">
              <w:rPr>
                <w:rFonts w:asciiTheme="minorHAnsi" w:hAnsiTheme="minorHAnsi" w:cstheme="minorHAnsi"/>
                <w:sz w:val="20"/>
              </w:rPr>
              <w:t xml:space="preserve"> “3|Contents</w:t>
            </w:r>
          </w:p>
          <w:p w14:paraId="7BBE062D" w14:textId="2093C9BD" w:rsidR="00C71B5B" w:rsidRPr="00AF38D0" w:rsidRDefault="00C71B5B" w:rsidP="00712CCB">
            <w:pPr>
              <w:tabs>
                <w:tab w:val="left" w:pos="774"/>
              </w:tabs>
              <w:rPr>
                <w:rFonts w:asciiTheme="minorHAnsi" w:hAnsiTheme="minorHAnsi" w:cstheme="minorHAnsi"/>
                <w:b/>
                <w:bCs/>
                <w:sz w:val="20"/>
                <w:highlight w:val="cyan"/>
                <w:rPrChange w:id="9213" w:author="Sue Simnor (EXT Idiom)" w:date="2024-08-13T18:33:00Z" w16du:dateUtc="2024-08-13T08:33:00Z">
                  <w:rPr>
                    <w:rFonts w:asciiTheme="minorHAnsi" w:hAnsiTheme="minorHAnsi" w:cstheme="minorHAnsi"/>
                    <w:b/>
                    <w:bCs/>
                    <w:sz w:val="20"/>
                  </w:rPr>
                </w:rPrChange>
              </w:rPr>
            </w:pPr>
            <w:r w:rsidRPr="00AF38D0">
              <w:rPr>
                <w:rFonts w:asciiTheme="minorHAnsi" w:hAnsiTheme="minorHAnsi" w:cstheme="minorHAnsi"/>
                <w:b/>
                <w:bCs/>
                <w:sz w:val="20"/>
                <w:highlight w:val="cyan"/>
                <w:rPrChange w:id="9214" w:author="Sue Simnor (EXT Idiom)" w:date="2024-08-13T18:33:00Z" w16du:dateUtc="2024-08-13T08:33:00Z">
                  <w:rPr>
                    <w:rFonts w:asciiTheme="minorHAnsi" w:hAnsiTheme="minorHAnsi" w:cstheme="minorHAnsi"/>
                    <w:b/>
                    <w:bCs/>
                    <w:sz w:val="20"/>
                  </w:rPr>
                </w:rPrChange>
              </w:rPr>
              <w:t>AND</w:t>
            </w:r>
          </w:p>
          <w:p w14:paraId="159DF3BE" w14:textId="3E2DD0FB" w:rsidR="00C71B5B" w:rsidRPr="009702AE" w:rsidRDefault="00C71B5B" w:rsidP="00C71B5B">
            <w:pPr>
              <w:tabs>
                <w:tab w:val="left" w:pos="774"/>
              </w:tabs>
              <w:rPr>
                <w:rFonts w:asciiTheme="minorHAnsi" w:hAnsiTheme="minorHAnsi"/>
                <w:sz w:val="20"/>
                <w:szCs w:val="20"/>
              </w:rPr>
            </w:pPr>
            <w:r w:rsidRPr="00AF38D0">
              <w:rPr>
                <w:rFonts w:asciiTheme="minorHAnsi" w:hAnsiTheme="minorHAnsi" w:cstheme="minorHAnsi"/>
                <w:sz w:val="20"/>
                <w:highlight w:val="cyan"/>
                <w:rPrChange w:id="9215" w:author="Sue Simnor (EXT Idiom)" w:date="2024-08-13T18:33:00Z" w16du:dateUtc="2024-08-13T08:33:00Z">
                  <w:rPr>
                    <w:rFonts w:asciiTheme="minorHAnsi" w:hAnsiTheme="minorHAnsi" w:cstheme="minorHAnsi"/>
                    <w:sz w:val="20"/>
                  </w:rPr>
                </w:rPrChange>
              </w:rPr>
              <w:t>&lt;</w:t>
            </w:r>
            <w:r w:rsidR="009B0FD3" w:rsidRPr="00AF38D0">
              <w:rPr>
                <w:rFonts w:asciiTheme="minorHAnsi" w:hAnsiTheme="minorHAnsi" w:cstheme="minorHAnsi"/>
                <w:sz w:val="20"/>
                <w:highlight w:val="cyan"/>
                <w:rPrChange w:id="9216" w:author="Sue Simnor (EXT Idiom)" w:date="2024-08-13T18:33:00Z" w16du:dateUtc="2024-08-13T08:33:00Z">
                  <w:rPr>
                    <w:rFonts w:asciiTheme="minorHAnsi" w:hAnsiTheme="minorHAnsi" w:cstheme="minorHAnsi"/>
                    <w:sz w:val="20"/>
                  </w:rPr>
                </w:rPrChange>
              </w:rPr>
              <w:t>WindowlocksCode</w:t>
            </w:r>
            <w:r w:rsidRPr="00AF38D0">
              <w:rPr>
                <w:rFonts w:asciiTheme="minorHAnsi" w:hAnsiTheme="minorHAnsi" w:cstheme="minorHAnsi"/>
                <w:sz w:val="20"/>
                <w:highlight w:val="cyan"/>
                <w:rPrChange w:id="9217" w:author="Sue Simnor (EXT Idiom)" w:date="2024-08-13T18:33:00Z" w16du:dateUtc="2024-08-13T08:33:00Z">
                  <w:rPr>
                    <w:rFonts w:asciiTheme="minorHAnsi" w:hAnsiTheme="minorHAnsi" w:cstheme="minorHAnsi"/>
                    <w:sz w:val="20"/>
                  </w:rPr>
                </w:rPrChange>
              </w:rPr>
              <w:t xml:space="preserve">&gt; </w:t>
            </w:r>
            <w:r w:rsidR="008F5D22" w:rsidRPr="00AF38D0">
              <w:rPr>
                <w:rFonts w:asciiTheme="minorHAnsi" w:hAnsiTheme="minorHAnsi" w:cstheme="minorHAnsi"/>
                <w:sz w:val="20"/>
                <w:highlight w:val="cyan"/>
                <w:rPrChange w:id="9218" w:author="Sue Simnor (EXT Idiom)" w:date="2024-08-13T18:33:00Z" w16du:dateUtc="2024-08-13T08:33:00Z">
                  <w:rPr>
                    <w:rFonts w:asciiTheme="minorHAnsi" w:hAnsiTheme="minorHAnsi" w:cstheme="minorHAnsi"/>
                    <w:sz w:val="20"/>
                  </w:rPr>
                </w:rPrChange>
              </w:rPr>
              <w:t xml:space="preserve">   </w:t>
            </w:r>
            <w:r w:rsidRPr="00AF38D0">
              <w:rPr>
                <w:rFonts w:asciiTheme="minorHAnsi" w:hAnsiTheme="minorHAnsi" w:cstheme="minorHAnsi"/>
                <w:sz w:val="20"/>
                <w:highlight w:val="cyan"/>
                <w:rPrChange w:id="9219" w:author="Sue Simnor (EXT Idiom)" w:date="2024-08-13T18:33:00Z" w16du:dateUtc="2024-08-13T08:33:00Z">
                  <w:rPr>
                    <w:rFonts w:asciiTheme="minorHAnsi" w:hAnsiTheme="minorHAnsi" w:cstheme="minorHAnsi"/>
                    <w:sz w:val="20"/>
                  </w:rPr>
                </w:rPrChange>
              </w:rPr>
              <w:t>!= “</w:t>
            </w:r>
            <w:r w:rsidR="009B0FD3" w:rsidRPr="00AF38D0">
              <w:rPr>
                <w:rFonts w:asciiTheme="minorHAnsi" w:hAnsiTheme="minorHAnsi" w:cstheme="minorHAnsi"/>
                <w:sz w:val="20"/>
                <w:highlight w:val="cyan"/>
                <w:rPrChange w:id="9220" w:author="Sue Simnor (EXT Idiom)" w:date="2024-08-13T18:33:00Z" w16du:dateUtc="2024-08-13T08:33:00Z">
                  <w:rPr>
                    <w:rFonts w:asciiTheme="minorHAnsi" w:hAnsiTheme="minorHAnsi" w:cstheme="minorHAnsi"/>
                    <w:sz w:val="20"/>
                  </w:rPr>
                </w:rPrChange>
              </w:rPr>
              <w:t>7|NotRecordedOnlyForMigration</w:t>
            </w:r>
            <w:r w:rsidRPr="00AF38D0">
              <w:rPr>
                <w:rFonts w:asciiTheme="minorHAnsi" w:hAnsiTheme="minorHAnsi" w:cstheme="minorHAnsi"/>
                <w:sz w:val="20"/>
                <w:highlight w:val="cyan"/>
                <w:rPrChange w:id="9221" w:author="Sue Simnor (EXT Idiom)" w:date="2024-08-13T18:33:00Z" w16du:dateUtc="2024-08-13T08:33:00Z">
                  <w:rPr>
                    <w:rFonts w:asciiTheme="minorHAnsi" w:hAnsiTheme="minorHAnsi" w:cstheme="minorHAnsi"/>
                    <w:sz w:val="20"/>
                  </w:rPr>
                </w:rPrChange>
              </w:rPr>
              <w:t>”</w:t>
            </w:r>
          </w:p>
          <w:p w14:paraId="396FEB2D" w14:textId="77777777" w:rsidR="00C71B5B" w:rsidRPr="009702AE" w:rsidRDefault="00C71B5B" w:rsidP="00712CCB">
            <w:pPr>
              <w:tabs>
                <w:tab w:val="left" w:pos="774"/>
              </w:tabs>
              <w:rPr>
                <w:rFonts w:asciiTheme="minorHAnsi" w:hAnsiTheme="minorHAnsi"/>
                <w:b/>
                <w:bCs/>
                <w:sz w:val="20"/>
                <w:szCs w:val="20"/>
              </w:rPr>
            </w:pPr>
          </w:p>
          <w:p w14:paraId="48A04209" w14:textId="77777777" w:rsidR="00712CCB" w:rsidRPr="009702AE" w:rsidRDefault="00712CCB" w:rsidP="00712CCB">
            <w:pPr>
              <w:tabs>
                <w:tab w:val="left" w:pos="774"/>
              </w:tabs>
              <w:rPr>
                <w:rFonts w:asciiTheme="minorHAnsi" w:hAnsiTheme="minorHAnsi"/>
                <w:sz w:val="20"/>
                <w:szCs w:val="20"/>
              </w:rPr>
            </w:pPr>
            <w:r w:rsidRPr="009702AE">
              <w:rPr>
                <w:rFonts w:asciiTheme="minorHAnsi" w:hAnsiTheme="minorHAnsi"/>
                <w:b/>
                <w:bCs/>
                <w:sz w:val="20"/>
                <w:szCs w:val="20"/>
              </w:rPr>
              <w:t xml:space="preserve">THEN </w:t>
            </w:r>
            <w:r w:rsidRPr="009702AE">
              <w:rPr>
                <w:rFonts w:asciiTheme="minorHAnsi" w:hAnsiTheme="minorHAnsi"/>
                <w:sz w:val="20"/>
                <w:szCs w:val="20"/>
              </w:rPr>
              <w:t>display</w:t>
            </w:r>
          </w:p>
          <w:p w14:paraId="47123041" w14:textId="77777777" w:rsidR="00712CCB" w:rsidRPr="009702AE" w:rsidRDefault="00712CCB" w:rsidP="00712CCB">
            <w:pPr>
              <w:tabs>
                <w:tab w:val="left" w:pos="774"/>
              </w:tabs>
              <w:rPr>
                <w:rFonts w:asciiTheme="minorHAnsi" w:hAnsiTheme="minorHAnsi" w:cstheme="minorHAnsi"/>
                <w:b/>
                <w:bCs/>
                <w:sz w:val="20"/>
              </w:rPr>
            </w:pPr>
            <w:r w:rsidRPr="009702AE">
              <w:rPr>
                <w:rFonts w:asciiTheme="minorHAnsi" w:hAnsiTheme="minorHAnsi" w:cstheme="minorHAnsi"/>
                <w:b/>
                <w:bCs/>
                <w:sz w:val="20"/>
              </w:rPr>
              <w:t xml:space="preserve">ELSE </w:t>
            </w:r>
            <w:r w:rsidRPr="009702AE">
              <w:rPr>
                <w:rFonts w:asciiTheme="minorHAnsi" w:hAnsiTheme="minorHAnsi" w:cstheme="minorHAnsi"/>
                <w:sz w:val="20"/>
              </w:rPr>
              <w:t>do not display</w:t>
            </w:r>
          </w:p>
          <w:p w14:paraId="1FD2176A" w14:textId="77777777" w:rsidR="00712CCB" w:rsidRPr="009702AE" w:rsidRDefault="00712CCB" w:rsidP="00712CCB">
            <w:pPr>
              <w:tabs>
                <w:tab w:val="left" w:pos="774"/>
              </w:tabs>
              <w:rPr>
                <w:rFonts w:asciiTheme="minorHAnsi" w:hAnsiTheme="minorHAnsi" w:cstheme="minorHAnsi"/>
                <w:b/>
                <w:bCs/>
                <w:sz w:val="20"/>
              </w:rPr>
            </w:pPr>
            <w:r w:rsidRPr="009702AE">
              <w:rPr>
                <w:rFonts w:asciiTheme="minorHAnsi" w:hAnsiTheme="minorHAnsi" w:cstheme="minorHAnsi"/>
                <w:b/>
                <w:bCs/>
                <w:sz w:val="20"/>
              </w:rPr>
              <w:t>ENDIF</w:t>
            </w:r>
          </w:p>
          <w:p w14:paraId="7FB0ABFF" w14:textId="77777777" w:rsidR="00712CCB" w:rsidRPr="009702AE" w:rsidRDefault="00712CCB" w:rsidP="00712CCB">
            <w:pPr>
              <w:tabs>
                <w:tab w:val="left" w:pos="1800"/>
              </w:tabs>
              <w:rPr>
                <w:rFonts w:ascii="Calibri" w:eastAsia="Calibri" w:hAnsi="Calibri" w:cs="Calibri"/>
                <w:bCs/>
                <w:color w:val="000000" w:themeColor="text1"/>
                <w:sz w:val="20"/>
                <w:szCs w:val="20"/>
              </w:rPr>
            </w:pPr>
          </w:p>
        </w:tc>
        <w:tc>
          <w:tcPr>
            <w:tcW w:w="1560" w:type="dxa"/>
            <w:tcBorders>
              <w:top w:val="single" w:sz="4" w:space="0" w:color="auto"/>
              <w:left w:val="single" w:sz="4" w:space="0" w:color="auto"/>
              <w:bottom w:val="single" w:sz="4" w:space="0" w:color="auto"/>
              <w:right w:val="single" w:sz="4" w:space="0" w:color="auto"/>
            </w:tcBorders>
          </w:tcPr>
          <w:p w14:paraId="37C36247" w14:textId="7ED6E282" w:rsidR="00712CCB" w:rsidRPr="009702AE" w:rsidRDefault="00712CCB" w:rsidP="00712CCB">
            <w:pPr>
              <w:tabs>
                <w:tab w:val="left" w:pos="1800"/>
              </w:tabs>
              <w:rPr>
                <w:rStyle w:val="bcx0"/>
                <w:rFonts w:asciiTheme="minorHAnsi" w:hAnsiTheme="minorHAnsi" w:cstheme="minorHAnsi"/>
                <w:bCs/>
                <w:sz w:val="20"/>
                <w:szCs w:val="20"/>
              </w:rPr>
            </w:pPr>
            <w:r w:rsidRPr="009702AE">
              <w:rPr>
                <w:rStyle w:val="bcx0"/>
                <w:rFonts w:asciiTheme="minorHAnsi" w:hAnsiTheme="minorHAnsi" w:cstheme="minorHAnsi"/>
                <w:bCs/>
                <w:sz w:val="20"/>
                <w:szCs w:val="20"/>
              </w:rPr>
              <w:t>Column 1: Bodycopy_</w:t>
            </w:r>
            <w:r w:rsidR="0026416E" w:rsidRPr="009702AE" w:rsidDel="0026416E">
              <w:rPr>
                <w:rStyle w:val="bcx0"/>
                <w:rFonts w:asciiTheme="minorHAnsi" w:hAnsiTheme="minorHAnsi" w:cstheme="minorHAnsi"/>
                <w:bCs/>
                <w:sz w:val="20"/>
                <w:szCs w:val="20"/>
              </w:rPr>
              <w:t xml:space="preserve"> </w:t>
            </w:r>
            <w:r w:rsidRPr="009702AE">
              <w:rPr>
                <w:rStyle w:val="bcx0"/>
                <w:rFonts w:asciiTheme="minorHAnsi" w:hAnsiTheme="minorHAnsi" w:cstheme="minorHAnsi"/>
                <w:bCs/>
                <w:sz w:val="20"/>
                <w:szCs w:val="20"/>
              </w:rPr>
              <w:t>COI</w:t>
            </w:r>
          </w:p>
          <w:p w14:paraId="5D9E1562" w14:textId="77777777" w:rsidR="00712CCB" w:rsidRPr="009702AE" w:rsidRDefault="00712CCB" w:rsidP="00712CCB">
            <w:pPr>
              <w:tabs>
                <w:tab w:val="left" w:pos="1800"/>
              </w:tabs>
              <w:rPr>
                <w:rStyle w:val="bcx0"/>
                <w:rFonts w:asciiTheme="minorHAnsi" w:hAnsiTheme="minorHAnsi" w:cstheme="minorHAnsi"/>
                <w:bCs/>
                <w:sz w:val="20"/>
                <w:szCs w:val="20"/>
              </w:rPr>
            </w:pPr>
          </w:p>
          <w:p w14:paraId="14A73768" w14:textId="77777777" w:rsidR="00712CCB" w:rsidRPr="009702AE" w:rsidRDefault="00712CCB" w:rsidP="00712CCB">
            <w:pPr>
              <w:tabs>
                <w:tab w:val="left" w:pos="1800"/>
              </w:tabs>
              <w:rPr>
                <w:rFonts w:asciiTheme="minorHAnsi" w:hAnsiTheme="minorHAnsi" w:cstheme="minorHAnsi"/>
                <w:bCs/>
                <w:sz w:val="20"/>
                <w:szCs w:val="20"/>
              </w:rPr>
            </w:pPr>
            <w:r w:rsidRPr="009702AE">
              <w:rPr>
                <w:rStyle w:val="bcx0"/>
                <w:rFonts w:asciiTheme="minorHAnsi" w:hAnsiTheme="minorHAnsi" w:cstheme="minorHAnsi"/>
                <w:bCs/>
                <w:sz w:val="20"/>
                <w:szCs w:val="20"/>
              </w:rPr>
              <w:t xml:space="preserve">Column 2: </w:t>
            </w:r>
            <w:r w:rsidRPr="009702AE">
              <w:rPr>
                <w:rStyle w:val="normaltextrun"/>
                <w:rFonts w:asciiTheme="minorHAnsi" w:hAnsiTheme="minorHAnsi" w:cstheme="minorHAnsi"/>
                <w:bCs/>
                <w:sz w:val="20"/>
                <w:szCs w:val="20"/>
              </w:rPr>
              <w:t>Table_Heading_3</w:t>
            </w:r>
          </w:p>
        </w:tc>
      </w:tr>
      <w:tr w:rsidR="00055604" w:rsidRPr="00BD6987" w14:paraId="14562B4F" w14:textId="77777777" w:rsidTr="2F0B737B">
        <w:trPr>
          <w:cantSplit/>
        </w:trPr>
        <w:tc>
          <w:tcPr>
            <w:tcW w:w="1013" w:type="dxa"/>
            <w:tcBorders>
              <w:top w:val="single" w:sz="4" w:space="0" w:color="auto"/>
              <w:left w:val="single" w:sz="4" w:space="0" w:color="auto"/>
              <w:bottom w:val="single" w:sz="4" w:space="0" w:color="auto"/>
              <w:right w:val="single" w:sz="4" w:space="0" w:color="auto"/>
            </w:tcBorders>
          </w:tcPr>
          <w:p w14:paraId="206991D8" w14:textId="54D5EAC5" w:rsidR="00055604" w:rsidRDefault="00BC01F2" w:rsidP="00055604">
            <w:pPr>
              <w:tabs>
                <w:tab w:val="left" w:pos="1800"/>
              </w:tabs>
              <w:rPr>
                <w:rFonts w:asciiTheme="minorHAnsi" w:hAnsiTheme="minorHAnsi" w:cstheme="minorHAnsi"/>
                <w:bCs/>
                <w:sz w:val="20"/>
                <w:szCs w:val="20"/>
              </w:rPr>
            </w:pPr>
            <w:r>
              <w:rPr>
                <w:rFonts w:asciiTheme="minorHAnsi" w:hAnsiTheme="minorHAnsi" w:cstheme="minorHAnsi"/>
                <w:bCs/>
                <w:sz w:val="20"/>
                <w:szCs w:val="20"/>
              </w:rPr>
              <w:lastRenderedPageBreak/>
              <w:t>SF 4 S2</w:t>
            </w:r>
          </w:p>
        </w:tc>
        <w:tc>
          <w:tcPr>
            <w:tcW w:w="2243" w:type="dxa"/>
            <w:tcBorders>
              <w:top w:val="single" w:sz="4" w:space="0" w:color="auto"/>
              <w:left w:val="single" w:sz="4" w:space="0" w:color="auto"/>
              <w:bottom w:val="single" w:sz="4" w:space="0" w:color="auto"/>
              <w:right w:val="single" w:sz="4" w:space="0" w:color="auto"/>
            </w:tcBorders>
          </w:tcPr>
          <w:p w14:paraId="7252711A" w14:textId="77777777" w:rsidR="00055604" w:rsidRPr="00E74ED5" w:rsidRDefault="00055604" w:rsidP="00055604">
            <w:pPr>
              <w:tabs>
                <w:tab w:val="left" w:pos="1800"/>
              </w:tabs>
              <w:rPr>
                <w:rFonts w:asciiTheme="minorHAnsi" w:hAnsiTheme="minorHAnsi" w:cstheme="minorHAnsi"/>
                <w:b/>
                <w:sz w:val="20"/>
                <w:szCs w:val="20"/>
                <w:highlight w:val="cyan"/>
                <w:rPrChange w:id="9222" w:author="Sue Simnor (EXT Idiom)" w:date="2024-08-13T18:33:00Z" w16du:dateUtc="2024-08-13T08:33:00Z">
                  <w:rPr>
                    <w:rFonts w:asciiTheme="minorHAnsi" w:hAnsiTheme="minorHAnsi" w:cstheme="minorHAnsi"/>
                    <w:b/>
                    <w:sz w:val="20"/>
                    <w:szCs w:val="20"/>
                  </w:rPr>
                </w:rPrChange>
              </w:rPr>
            </w:pPr>
            <w:r w:rsidRPr="00E74ED5">
              <w:rPr>
                <w:rFonts w:asciiTheme="minorHAnsi" w:hAnsiTheme="minorHAnsi" w:cstheme="minorHAnsi"/>
                <w:b/>
                <w:sz w:val="20"/>
                <w:szCs w:val="20"/>
                <w:highlight w:val="cyan"/>
                <w:rPrChange w:id="9223" w:author="Sue Simnor (EXT Idiom)" w:date="2024-08-13T18:33:00Z" w16du:dateUtc="2024-08-13T08:33:00Z">
                  <w:rPr>
                    <w:rFonts w:asciiTheme="minorHAnsi" w:hAnsiTheme="minorHAnsi" w:cstheme="minorHAnsi"/>
                    <w:b/>
                    <w:sz w:val="20"/>
                    <w:szCs w:val="20"/>
                  </w:rPr>
                </w:rPrChange>
              </w:rPr>
              <w:t>&lt;HomeCoverTypeCode&gt;</w:t>
            </w:r>
          </w:p>
          <w:p w14:paraId="086B1B8E" w14:textId="77777777" w:rsidR="00055604" w:rsidRPr="00E74ED5" w:rsidRDefault="00055604" w:rsidP="00055604">
            <w:pPr>
              <w:tabs>
                <w:tab w:val="left" w:pos="1800"/>
              </w:tabs>
              <w:rPr>
                <w:rFonts w:asciiTheme="minorHAnsi" w:hAnsiTheme="minorHAnsi" w:cstheme="minorHAnsi"/>
                <w:b/>
                <w:sz w:val="20"/>
                <w:szCs w:val="20"/>
                <w:highlight w:val="cyan"/>
                <w:rPrChange w:id="9224" w:author="Sue Simnor (EXT Idiom)" w:date="2024-08-13T18:33:00Z" w16du:dateUtc="2024-08-13T08:33:00Z">
                  <w:rPr>
                    <w:rFonts w:asciiTheme="minorHAnsi" w:hAnsiTheme="minorHAnsi" w:cstheme="minorHAnsi"/>
                    <w:b/>
                    <w:sz w:val="20"/>
                    <w:szCs w:val="20"/>
                  </w:rPr>
                </w:rPrChange>
              </w:rPr>
            </w:pPr>
            <w:r w:rsidRPr="00E74ED5">
              <w:rPr>
                <w:rFonts w:asciiTheme="minorHAnsi" w:hAnsiTheme="minorHAnsi" w:cstheme="minorHAnsi"/>
                <w:b/>
                <w:sz w:val="20"/>
                <w:szCs w:val="20"/>
                <w:highlight w:val="cyan"/>
                <w:rPrChange w:id="9225" w:author="Sue Simnor (EXT Idiom)" w:date="2024-08-13T18:33:00Z" w16du:dateUtc="2024-08-13T08:33:00Z">
                  <w:rPr>
                    <w:rFonts w:asciiTheme="minorHAnsi" w:hAnsiTheme="minorHAnsi" w:cstheme="minorHAnsi"/>
                    <w:b/>
                    <w:sz w:val="20"/>
                    <w:szCs w:val="20"/>
                  </w:rPr>
                </w:rPrChange>
              </w:rPr>
              <w:t>&lt;ProductCode&gt;</w:t>
            </w:r>
          </w:p>
          <w:p w14:paraId="0D0CCAF0" w14:textId="100CD3CE" w:rsidR="00055604" w:rsidRPr="00E74ED5" w:rsidRDefault="00055604" w:rsidP="00055604">
            <w:pPr>
              <w:tabs>
                <w:tab w:val="left" w:pos="1800"/>
              </w:tabs>
              <w:rPr>
                <w:rFonts w:asciiTheme="minorHAnsi" w:hAnsiTheme="minorHAnsi" w:cstheme="minorHAnsi"/>
                <w:b/>
                <w:sz w:val="20"/>
                <w:szCs w:val="20"/>
                <w:highlight w:val="cyan"/>
                <w:rPrChange w:id="9226" w:author="Sue Simnor (EXT Idiom)" w:date="2024-08-13T18:33:00Z" w16du:dateUtc="2024-08-13T08:33:00Z">
                  <w:rPr>
                    <w:rFonts w:asciiTheme="minorHAnsi" w:hAnsiTheme="minorHAnsi" w:cstheme="minorHAnsi"/>
                    <w:b/>
                    <w:sz w:val="20"/>
                    <w:szCs w:val="20"/>
                  </w:rPr>
                </w:rPrChange>
              </w:rPr>
            </w:pPr>
            <w:r w:rsidRPr="00E74ED5">
              <w:rPr>
                <w:rFonts w:asciiTheme="minorHAnsi" w:hAnsiTheme="minorHAnsi" w:cstheme="minorHAnsi"/>
                <w:sz w:val="20"/>
                <w:highlight w:val="cyan"/>
                <w:rPrChange w:id="9227" w:author="Sue Simnor (EXT Idiom)" w:date="2024-08-13T18:33:00Z" w16du:dateUtc="2024-08-13T08:33:00Z">
                  <w:rPr>
                    <w:rFonts w:asciiTheme="minorHAnsi" w:hAnsiTheme="minorHAnsi" w:cstheme="minorHAnsi"/>
                    <w:sz w:val="20"/>
                  </w:rPr>
                </w:rPrChange>
              </w:rPr>
              <w:t xml:space="preserve">&lt;WindowlocksCode&gt;    </w:t>
            </w:r>
          </w:p>
        </w:tc>
        <w:tc>
          <w:tcPr>
            <w:tcW w:w="7654"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055604" w:rsidRPr="00E74ED5" w14:paraId="79C39FAB" w14:textId="77777777">
              <w:trPr>
                <w:trHeight w:val="300"/>
              </w:trPr>
              <w:tc>
                <w:tcPr>
                  <w:tcW w:w="2861" w:type="dxa"/>
                  <w:noWrap/>
                  <w:vAlign w:val="center"/>
                  <w:hideMark/>
                </w:tcPr>
                <w:p w14:paraId="60606835" w14:textId="77777777" w:rsidR="00055604" w:rsidRPr="00E74ED5" w:rsidRDefault="00055604" w:rsidP="00055604">
                  <w:pPr>
                    <w:pStyle w:val="TableBodycopy"/>
                    <w:rPr>
                      <w:rFonts w:asciiTheme="minorHAnsi" w:hAnsiTheme="minorHAnsi" w:cstheme="minorHAnsi"/>
                      <w:b/>
                      <w:bCs/>
                      <w:noProof/>
                      <w:color w:val="000000" w:themeColor="text1"/>
                      <w:highlight w:val="cyan"/>
                      <w:rPrChange w:id="9228" w:author="Sue Simnor (EXT Idiom)" w:date="2024-08-13T18:33:00Z" w16du:dateUtc="2024-08-13T08:33:00Z">
                        <w:rPr>
                          <w:rFonts w:asciiTheme="minorHAnsi" w:hAnsiTheme="minorHAnsi" w:cstheme="minorHAnsi"/>
                          <w:b/>
                          <w:bCs/>
                          <w:noProof/>
                          <w:color w:val="000000" w:themeColor="text1"/>
                        </w:rPr>
                      </w:rPrChange>
                    </w:rPr>
                  </w:pPr>
                  <w:r w:rsidRPr="00E74ED5">
                    <w:rPr>
                      <w:rFonts w:asciiTheme="minorHAnsi" w:hAnsiTheme="minorHAnsi" w:cstheme="minorBidi"/>
                      <w:sz w:val="24"/>
                      <w:highlight w:val="cyan"/>
                      <w:rPrChange w:id="9229" w:author="Sue Simnor (EXT Idiom)" w:date="2024-08-13T18:33:00Z" w16du:dateUtc="2024-08-13T08:33:00Z">
                        <w:rPr>
                          <w:rFonts w:asciiTheme="minorHAnsi" w:hAnsiTheme="minorHAnsi" w:cstheme="minorBidi"/>
                          <w:sz w:val="24"/>
                        </w:rPr>
                      </w:rPrChange>
                    </w:rPr>
                    <w:t>Accessible window security:</w:t>
                  </w:r>
                </w:p>
              </w:tc>
              <w:tc>
                <w:tcPr>
                  <w:tcW w:w="4546" w:type="dxa"/>
                  <w:noWrap/>
                  <w:vAlign w:val="bottom"/>
                  <w:hideMark/>
                </w:tcPr>
                <w:p w14:paraId="6D8A9D5B" w14:textId="486A7F65" w:rsidR="00055604" w:rsidRPr="00E74ED5" w:rsidRDefault="00055604" w:rsidP="00055604">
                  <w:pPr>
                    <w:pStyle w:val="TableBodycopy"/>
                    <w:rPr>
                      <w:rFonts w:asciiTheme="minorHAnsi" w:hAnsiTheme="minorHAnsi" w:cstheme="minorBidi"/>
                      <w:b/>
                      <w:bCs/>
                      <w:sz w:val="24"/>
                      <w:highlight w:val="cyan"/>
                      <w:rPrChange w:id="9230" w:author="Sue Simnor (EXT Idiom)" w:date="2024-08-13T18:33:00Z" w16du:dateUtc="2024-08-13T08:33:00Z">
                        <w:rPr>
                          <w:rFonts w:asciiTheme="minorHAnsi" w:hAnsiTheme="minorHAnsi" w:cstheme="minorBidi"/>
                          <w:b/>
                          <w:bCs/>
                          <w:sz w:val="24"/>
                        </w:rPr>
                      </w:rPrChange>
                    </w:rPr>
                  </w:pPr>
                  <w:r w:rsidRPr="00E74ED5">
                    <w:rPr>
                      <w:rFonts w:asciiTheme="minorHAnsi" w:hAnsiTheme="minorHAnsi" w:cstheme="minorBidi"/>
                      <w:b/>
                      <w:bCs/>
                      <w:szCs w:val="20"/>
                      <w:highlight w:val="cyan"/>
                      <w:rPrChange w:id="9231" w:author="Sue Simnor (EXT Idiom)" w:date="2024-08-13T18:33:00Z" w16du:dateUtc="2024-08-13T08:33:00Z">
                        <w:rPr>
                          <w:rFonts w:asciiTheme="minorHAnsi" w:hAnsiTheme="minorHAnsi" w:cstheme="minorBidi"/>
                          <w:b/>
                          <w:bCs/>
                          <w:szCs w:val="20"/>
                        </w:rPr>
                      </w:rPrChange>
                    </w:rPr>
                    <w:t>Not confirmed</w:t>
                  </w:r>
                </w:p>
              </w:tc>
            </w:tr>
          </w:tbl>
          <w:p w14:paraId="3ED206E5" w14:textId="77777777" w:rsidR="00055604" w:rsidRPr="00E74ED5" w:rsidRDefault="00055604" w:rsidP="00055604">
            <w:pPr>
              <w:pStyle w:val="TableBodycopy"/>
              <w:rPr>
                <w:rFonts w:asciiTheme="minorHAnsi" w:hAnsiTheme="minorHAnsi" w:cstheme="minorBidi"/>
                <w:sz w:val="24"/>
                <w:highlight w:val="cyan"/>
                <w:rPrChange w:id="9232" w:author="Sue Simnor (EXT Idiom)" w:date="2024-08-13T18:33:00Z" w16du:dateUtc="2024-08-13T08:33:00Z">
                  <w:rPr>
                    <w:rFonts w:asciiTheme="minorHAnsi" w:hAnsiTheme="minorHAnsi" w:cstheme="minorBidi"/>
                    <w:sz w:val="24"/>
                  </w:rPr>
                </w:rPrChange>
              </w:rPr>
            </w:pPr>
          </w:p>
        </w:tc>
        <w:tc>
          <w:tcPr>
            <w:tcW w:w="2126" w:type="dxa"/>
            <w:tcBorders>
              <w:top w:val="single" w:sz="4" w:space="0" w:color="auto"/>
              <w:left w:val="single" w:sz="4" w:space="0" w:color="auto"/>
              <w:bottom w:val="single" w:sz="4" w:space="0" w:color="auto"/>
              <w:right w:val="single" w:sz="4" w:space="0" w:color="auto"/>
            </w:tcBorders>
          </w:tcPr>
          <w:p w14:paraId="60D16DD0" w14:textId="77777777" w:rsidR="00055604" w:rsidRPr="00E74ED5" w:rsidRDefault="00055604" w:rsidP="00055604">
            <w:pPr>
              <w:tabs>
                <w:tab w:val="left" w:pos="774"/>
              </w:tabs>
              <w:rPr>
                <w:rFonts w:asciiTheme="minorHAnsi" w:hAnsiTheme="minorHAnsi"/>
                <w:sz w:val="20"/>
                <w:szCs w:val="20"/>
                <w:highlight w:val="cyan"/>
                <w:rPrChange w:id="9233" w:author="Sue Simnor (EXT Idiom)" w:date="2024-08-13T18:33:00Z" w16du:dateUtc="2024-08-13T08:33:00Z">
                  <w:rPr>
                    <w:rFonts w:asciiTheme="minorHAnsi" w:hAnsiTheme="minorHAnsi"/>
                    <w:sz w:val="20"/>
                    <w:szCs w:val="20"/>
                  </w:rPr>
                </w:rPrChange>
              </w:rPr>
            </w:pPr>
            <w:r w:rsidRPr="00E74ED5">
              <w:rPr>
                <w:rFonts w:asciiTheme="minorHAnsi" w:hAnsiTheme="minorHAnsi"/>
                <w:b/>
                <w:bCs/>
                <w:sz w:val="20"/>
                <w:szCs w:val="20"/>
                <w:highlight w:val="cyan"/>
                <w:rPrChange w:id="9234" w:author="Sue Simnor (EXT Idiom)" w:date="2024-08-13T18:33:00Z" w16du:dateUtc="2024-08-13T08:33:00Z">
                  <w:rPr>
                    <w:rFonts w:asciiTheme="minorHAnsi" w:hAnsiTheme="minorHAnsi"/>
                    <w:b/>
                    <w:bCs/>
                    <w:sz w:val="20"/>
                    <w:szCs w:val="20"/>
                  </w:rPr>
                </w:rPrChange>
              </w:rPr>
              <w:t xml:space="preserve">IF </w:t>
            </w:r>
            <w:r w:rsidRPr="00E74ED5" w:rsidDel="00876A66">
              <w:rPr>
                <w:rFonts w:asciiTheme="minorHAnsi" w:hAnsiTheme="minorHAnsi"/>
                <w:sz w:val="20"/>
                <w:szCs w:val="20"/>
                <w:highlight w:val="cyan"/>
                <w:rPrChange w:id="9235" w:author="Sue Simnor (EXT Idiom)" w:date="2024-08-13T18:33:00Z" w16du:dateUtc="2024-08-13T08:33:00Z">
                  <w:rPr>
                    <w:rFonts w:asciiTheme="minorHAnsi" w:hAnsiTheme="minorHAnsi"/>
                    <w:sz w:val="20"/>
                    <w:szCs w:val="20"/>
                  </w:rPr>
                </w:rPrChange>
              </w:rPr>
              <w:t>&lt;</w:t>
            </w:r>
            <w:r w:rsidRPr="00E74ED5">
              <w:rPr>
                <w:rFonts w:asciiTheme="minorHAnsi" w:hAnsiTheme="minorHAnsi"/>
                <w:sz w:val="20"/>
                <w:szCs w:val="20"/>
                <w:highlight w:val="cyan"/>
                <w:rPrChange w:id="9236" w:author="Sue Simnor (EXT Idiom)" w:date="2024-08-13T18:33:00Z" w16du:dateUtc="2024-08-13T08:33:00Z">
                  <w:rPr>
                    <w:rFonts w:asciiTheme="minorHAnsi" w:hAnsiTheme="minorHAnsi"/>
                    <w:sz w:val="20"/>
                    <w:szCs w:val="20"/>
                  </w:rPr>
                </w:rPrChange>
              </w:rPr>
              <w:t xml:space="preserve">ProductCode&gt; =”Home” </w:t>
            </w:r>
            <w:r w:rsidRPr="00E74ED5">
              <w:rPr>
                <w:rFonts w:asciiTheme="minorHAnsi" w:hAnsiTheme="minorHAnsi"/>
                <w:b/>
                <w:bCs/>
                <w:sz w:val="20"/>
                <w:szCs w:val="20"/>
                <w:highlight w:val="cyan"/>
                <w:rPrChange w:id="9237" w:author="Sue Simnor (EXT Idiom)" w:date="2024-08-13T18:33:00Z" w16du:dateUtc="2024-08-13T08:33:00Z">
                  <w:rPr>
                    <w:rFonts w:asciiTheme="minorHAnsi" w:hAnsiTheme="minorHAnsi"/>
                    <w:b/>
                    <w:bCs/>
                    <w:sz w:val="20"/>
                    <w:szCs w:val="20"/>
                  </w:rPr>
                </w:rPrChange>
              </w:rPr>
              <w:t>OR</w:t>
            </w:r>
            <w:r w:rsidRPr="00E74ED5">
              <w:rPr>
                <w:rFonts w:asciiTheme="minorHAnsi" w:hAnsiTheme="minorHAnsi"/>
                <w:sz w:val="20"/>
                <w:szCs w:val="20"/>
                <w:highlight w:val="cyan"/>
                <w:rPrChange w:id="9238" w:author="Sue Simnor (EXT Idiom)" w:date="2024-08-13T18:33:00Z" w16du:dateUtc="2024-08-13T08:33:00Z">
                  <w:rPr>
                    <w:rFonts w:asciiTheme="minorHAnsi" w:hAnsiTheme="minorHAnsi"/>
                    <w:sz w:val="20"/>
                    <w:szCs w:val="20"/>
                  </w:rPr>
                </w:rPrChange>
              </w:rPr>
              <w:t xml:space="preserve"> “Landlord”</w:t>
            </w:r>
          </w:p>
          <w:p w14:paraId="5D6EA6CB" w14:textId="77777777" w:rsidR="00055604" w:rsidRPr="00E74ED5" w:rsidRDefault="00055604" w:rsidP="00055604">
            <w:pPr>
              <w:tabs>
                <w:tab w:val="left" w:pos="774"/>
              </w:tabs>
              <w:rPr>
                <w:rFonts w:asciiTheme="minorHAnsi" w:hAnsiTheme="minorHAnsi" w:cstheme="minorHAnsi"/>
                <w:sz w:val="20"/>
                <w:highlight w:val="cyan"/>
                <w:rPrChange w:id="9239" w:author="Sue Simnor (EXT Idiom)" w:date="2024-08-13T18:33:00Z" w16du:dateUtc="2024-08-13T08:33:00Z">
                  <w:rPr>
                    <w:rFonts w:asciiTheme="minorHAnsi" w:hAnsiTheme="minorHAnsi" w:cstheme="minorHAnsi"/>
                    <w:sz w:val="20"/>
                  </w:rPr>
                </w:rPrChange>
              </w:rPr>
            </w:pPr>
            <w:r w:rsidRPr="00E74ED5">
              <w:rPr>
                <w:rFonts w:asciiTheme="minorHAnsi" w:hAnsiTheme="minorHAnsi"/>
                <w:b/>
                <w:bCs/>
                <w:sz w:val="20"/>
                <w:szCs w:val="20"/>
                <w:highlight w:val="cyan"/>
                <w:rPrChange w:id="9240" w:author="Sue Simnor (EXT Idiom)" w:date="2024-08-13T18:33:00Z" w16du:dateUtc="2024-08-13T08:33:00Z">
                  <w:rPr>
                    <w:rFonts w:asciiTheme="minorHAnsi" w:hAnsiTheme="minorHAnsi"/>
                    <w:b/>
                    <w:bCs/>
                    <w:sz w:val="20"/>
                    <w:szCs w:val="20"/>
                  </w:rPr>
                </w:rPrChange>
              </w:rPr>
              <w:t xml:space="preserve">AND </w:t>
            </w:r>
            <w:r w:rsidRPr="00E74ED5">
              <w:rPr>
                <w:rFonts w:asciiTheme="minorHAnsi" w:hAnsiTheme="minorHAnsi"/>
                <w:sz w:val="20"/>
                <w:szCs w:val="20"/>
                <w:highlight w:val="cyan"/>
                <w:rPrChange w:id="9241" w:author="Sue Simnor (EXT Idiom)" w:date="2024-08-13T18:33:00Z" w16du:dateUtc="2024-08-13T08:33:00Z">
                  <w:rPr>
                    <w:rFonts w:asciiTheme="minorHAnsi" w:hAnsiTheme="minorHAnsi"/>
                    <w:sz w:val="20"/>
                    <w:szCs w:val="20"/>
                  </w:rPr>
                </w:rPrChange>
              </w:rPr>
              <w:t>&lt;</w:t>
            </w:r>
            <w:r w:rsidRPr="00E74ED5">
              <w:rPr>
                <w:rFonts w:asciiTheme="minorHAnsi" w:hAnsiTheme="minorHAnsi" w:cstheme="minorHAnsi"/>
                <w:bCs/>
                <w:sz w:val="20"/>
                <w:szCs w:val="20"/>
                <w:highlight w:val="cyan"/>
                <w:rPrChange w:id="9242" w:author="Sue Simnor (EXT Idiom)" w:date="2024-08-13T18:33:00Z" w16du:dateUtc="2024-08-13T08:33:00Z">
                  <w:rPr>
                    <w:rFonts w:asciiTheme="minorHAnsi" w:hAnsiTheme="minorHAnsi" w:cstheme="minorHAnsi"/>
                    <w:bCs/>
                    <w:sz w:val="20"/>
                    <w:szCs w:val="20"/>
                  </w:rPr>
                </w:rPrChange>
              </w:rPr>
              <w:t>HomeCoverTypeCode</w:t>
            </w:r>
            <w:r w:rsidRPr="00E74ED5" w:rsidDel="0092054F">
              <w:rPr>
                <w:rFonts w:asciiTheme="minorHAnsi" w:hAnsiTheme="minorHAnsi"/>
                <w:sz w:val="20"/>
                <w:szCs w:val="20"/>
                <w:highlight w:val="cyan"/>
                <w:rPrChange w:id="9243" w:author="Sue Simnor (EXT Idiom)" w:date="2024-08-13T18:33:00Z" w16du:dateUtc="2024-08-13T08:33:00Z">
                  <w:rPr>
                    <w:rFonts w:asciiTheme="minorHAnsi" w:hAnsiTheme="minorHAnsi"/>
                    <w:sz w:val="20"/>
                    <w:szCs w:val="20"/>
                  </w:rPr>
                </w:rPrChange>
              </w:rPr>
              <w:t xml:space="preserve"> </w:t>
            </w:r>
            <w:r w:rsidRPr="00E74ED5">
              <w:rPr>
                <w:rFonts w:asciiTheme="minorHAnsi" w:hAnsiTheme="minorHAnsi"/>
                <w:sz w:val="20"/>
                <w:szCs w:val="20"/>
                <w:highlight w:val="cyan"/>
                <w:rPrChange w:id="9244" w:author="Sue Simnor (EXT Idiom)" w:date="2024-08-13T18:33:00Z" w16du:dateUtc="2024-08-13T08:33:00Z">
                  <w:rPr>
                    <w:rFonts w:asciiTheme="minorHAnsi" w:hAnsiTheme="minorHAnsi"/>
                    <w:sz w:val="20"/>
                    <w:szCs w:val="20"/>
                  </w:rPr>
                </w:rPrChange>
              </w:rPr>
              <w:t>&gt; = “</w:t>
            </w:r>
            <w:r w:rsidRPr="00E74ED5">
              <w:rPr>
                <w:rFonts w:asciiTheme="minorHAnsi" w:hAnsiTheme="minorHAnsi" w:cstheme="minorHAnsi"/>
                <w:sz w:val="20"/>
                <w:highlight w:val="cyan"/>
                <w:rPrChange w:id="9245" w:author="Sue Simnor (EXT Idiom)" w:date="2024-08-13T18:33:00Z" w16du:dateUtc="2024-08-13T08:33:00Z">
                  <w:rPr>
                    <w:rFonts w:asciiTheme="minorHAnsi" w:hAnsiTheme="minorHAnsi" w:cstheme="minorHAnsi"/>
                    <w:sz w:val="20"/>
                  </w:rPr>
                </w:rPrChange>
              </w:rPr>
              <w:t xml:space="preserve">5|BuildingAndContents” </w:t>
            </w:r>
            <w:r w:rsidRPr="00E74ED5">
              <w:rPr>
                <w:rFonts w:asciiTheme="minorHAnsi" w:hAnsiTheme="minorHAnsi" w:cstheme="minorHAnsi"/>
                <w:b/>
                <w:bCs/>
                <w:sz w:val="20"/>
                <w:highlight w:val="cyan"/>
                <w:rPrChange w:id="9246" w:author="Sue Simnor (EXT Idiom)" w:date="2024-08-13T18:33:00Z" w16du:dateUtc="2024-08-13T08:33:00Z">
                  <w:rPr>
                    <w:rFonts w:asciiTheme="minorHAnsi" w:hAnsiTheme="minorHAnsi" w:cstheme="minorHAnsi"/>
                    <w:b/>
                    <w:bCs/>
                    <w:sz w:val="20"/>
                  </w:rPr>
                </w:rPrChange>
              </w:rPr>
              <w:t>OR</w:t>
            </w:r>
            <w:r w:rsidRPr="00E74ED5">
              <w:rPr>
                <w:rFonts w:asciiTheme="minorHAnsi" w:hAnsiTheme="minorHAnsi" w:cstheme="minorHAnsi"/>
                <w:sz w:val="20"/>
                <w:highlight w:val="cyan"/>
                <w:rPrChange w:id="9247" w:author="Sue Simnor (EXT Idiom)" w:date="2024-08-13T18:33:00Z" w16du:dateUtc="2024-08-13T08:33:00Z">
                  <w:rPr>
                    <w:rFonts w:asciiTheme="minorHAnsi" w:hAnsiTheme="minorHAnsi" w:cstheme="minorHAnsi"/>
                    <w:sz w:val="20"/>
                  </w:rPr>
                </w:rPrChange>
              </w:rPr>
              <w:t xml:space="preserve"> “3|Contents</w:t>
            </w:r>
          </w:p>
          <w:p w14:paraId="7901989A" w14:textId="77777777" w:rsidR="00055604" w:rsidRPr="00E74ED5" w:rsidRDefault="00055604" w:rsidP="00055604">
            <w:pPr>
              <w:tabs>
                <w:tab w:val="left" w:pos="774"/>
              </w:tabs>
              <w:rPr>
                <w:rFonts w:asciiTheme="minorHAnsi" w:hAnsiTheme="minorHAnsi" w:cstheme="minorHAnsi"/>
                <w:b/>
                <w:bCs/>
                <w:sz w:val="20"/>
                <w:highlight w:val="cyan"/>
                <w:rPrChange w:id="9248" w:author="Sue Simnor (EXT Idiom)" w:date="2024-08-13T18:33:00Z" w16du:dateUtc="2024-08-13T08:33:00Z">
                  <w:rPr>
                    <w:rFonts w:asciiTheme="minorHAnsi" w:hAnsiTheme="minorHAnsi" w:cstheme="minorHAnsi"/>
                    <w:b/>
                    <w:bCs/>
                    <w:sz w:val="20"/>
                  </w:rPr>
                </w:rPrChange>
              </w:rPr>
            </w:pPr>
            <w:r w:rsidRPr="00E74ED5">
              <w:rPr>
                <w:rFonts w:asciiTheme="minorHAnsi" w:hAnsiTheme="minorHAnsi" w:cstheme="minorHAnsi"/>
                <w:b/>
                <w:bCs/>
                <w:sz w:val="20"/>
                <w:highlight w:val="cyan"/>
                <w:rPrChange w:id="9249" w:author="Sue Simnor (EXT Idiom)" w:date="2024-08-13T18:33:00Z" w16du:dateUtc="2024-08-13T08:33:00Z">
                  <w:rPr>
                    <w:rFonts w:asciiTheme="minorHAnsi" w:hAnsiTheme="minorHAnsi" w:cstheme="minorHAnsi"/>
                    <w:b/>
                    <w:bCs/>
                    <w:sz w:val="20"/>
                  </w:rPr>
                </w:rPrChange>
              </w:rPr>
              <w:t>AND</w:t>
            </w:r>
          </w:p>
          <w:p w14:paraId="4D484A80" w14:textId="572648AC" w:rsidR="00055604" w:rsidRPr="00E74ED5" w:rsidRDefault="00055604" w:rsidP="00055604">
            <w:pPr>
              <w:tabs>
                <w:tab w:val="left" w:pos="774"/>
              </w:tabs>
              <w:rPr>
                <w:rFonts w:asciiTheme="minorHAnsi" w:hAnsiTheme="minorHAnsi"/>
                <w:sz w:val="20"/>
                <w:szCs w:val="20"/>
                <w:highlight w:val="cyan"/>
                <w:rPrChange w:id="9250" w:author="Sue Simnor (EXT Idiom)" w:date="2024-08-13T18:33:00Z" w16du:dateUtc="2024-08-13T08:33:00Z">
                  <w:rPr>
                    <w:rFonts w:asciiTheme="minorHAnsi" w:hAnsiTheme="minorHAnsi"/>
                    <w:sz w:val="20"/>
                    <w:szCs w:val="20"/>
                  </w:rPr>
                </w:rPrChange>
              </w:rPr>
            </w:pPr>
            <w:r w:rsidRPr="00E74ED5">
              <w:rPr>
                <w:rFonts w:asciiTheme="minorHAnsi" w:hAnsiTheme="minorHAnsi" w:cstheme="minorHAnsi"/>
                <w:sz w:val="20"/>
                <w:highlight w:val="cyan"/>
                <w:rPrChange w:id="9251" w:author="Sue Simnor (EXT Idiom)" w:date="2024-08-13T18:33:00Z" w16du:dateUtc="2024-08-13T08:33:00Z">
                  <w:rPr>
                    <w:rFonts w:asciiTheme="minorHAnsi" w:hAnsiTheme="minorHAnsi" w:cstheme="minorHAnsi"/>
                    <w:sz w:val="20"/>
                  </w:rPr>
                </w:rPrChange>
              </w:rPr>
              <w:t>&lt;WindowlocksCode&gt;    = “7|NotRecordedOnlyForMigration”</w:t>
            </w:r>
          </w:p>
          <w:p w14:paraId="695EE265" w14:textId="77777777" w:rsidR="00055604" w:rsidRPr="00E74ED5" w:rsidRDefault="00055604" w:rsidP="00055604">
            <w:pPr>
              <w:tabs>
                <w:tab w:val="left" w:pos="774"/>
              </w:tabs>
              <w:rPr>
                <w:rFonts w:asciiTheme="minorHAnsi" w:hAnsiTheme="minorHAnsi"/>
                <w:b/>
                <w:bCs/>
                <w:sz w:val="20"/>
                <w:szCs w:val="20"/>
                <w:highlight w:val="cyan"/>
                <w:rPrChange w:id="9252" w:author="Sue Simnor (EXT Idiom)" w:date="2024-08-13T18:33:00Z" w16du:dateUtc="2024-08-13T08:33:00Z">
                  <w:rPr>
                    <w:rFonts w:asciiTheme="minorHAnsi" w:hAnsiTheme="minorHAnsi"/>
                    <w:b/>
                    <w:bCs/>
                    <w:sz w:val="20"/>
                    <w:szCs w:val="20"/>
                  </w:rPr>
                </w:rPrChange>
              </w:rPr>
            </w:pPr>
          </w:p>
          <w:p w14:paraId="78202AFC" w14:textId="77777777" w:rsidR="00055604" w:rsidRPr="00E74ED5" w:rsidRDefault="00055604" w:rsidP="00055604">
            <w:pPr>
              <w:tabs>
                <w:tab w:val="left" w:pos="774"/>
              </w:tabs>
              <w:rPr>
                <w:rFonts w:asciiTheme="minorHAnsi" w:hAnsiTheme="minorHAnsi"/>
                <w:sz w:val="20"/>
                <w:szCs w:val="20"/>
                <w:highlight w:val="cyan"/>
                <w:rPrChange w:id="9253" w:author="Sue Simnor (EXT Idiom)" w:date="2024-08-13T18:33:00Z" w16du:dateUtc="2024-08-13T08:33:00Z">
                  <w:rPr>
                    <w:rFonts w:asciiTheme="minorHAnsi" w:hAnsiTheme="minorHAnsi"/>
                    <w:sz w:val="20"/>
                    <w:szCs w:val="20"/>
                  </w:rPr>
                </w:rPrChange>
              </w:rPr>
            </w:pPr>
            <w:r w:rsidRPr="00E74ED5">
              <w:rPr>
                <w:rFonts w:asciiTheme="minorHAnsi" w:hAnsiTheme="minorHAnsi"/>
                <w:b/>
                <w:bCs/>
                <w:sz w:val="20"/>
                <w:szCs w:val="20"/>
                <w:highlight w:val="cyan"/>
                <w:rPrChange w:id="9254" w:author="Sue Simnor (EXT Idiom)" w:date="2024-08-13T18:33:00Z" w16du:dateUtc="2024-08-13T08:33:00Z">
                  <w:rPr>
                    <w:rFonts w:asciiTheme="minorHAnsi" w:hAnsiTheme="minorHAnsi"/>
                    <w:b/>
                    <w:bCs/>
                    <w:sz w:val="20"/>
                    <w:szCs w:val="20"/>
                  </w:rPr>
                </w:rPrChange>
              </w:rPr>
              <w:t xml:space="preserve">THEN </w:t>
            </w:r>
            <w:r w:rsidRPr="00E74ED5">
              <w:rPr>
                <w:rFonts w:asciiTheme="minorHAnsi" w:hAnsiTheme="minorHAnsi"/>
                <w:sz w:val="20"/>
                <w:szCs w:val="20"/>
                <w:highlight w:val="cyan"/>
                <w:rPrChange w:id="9255" w:author="Sue Simnor (EXT Idiom)" w:date="2024-08-13T18:33:00Z" w16du:dateUtc="2024-08-13T08:33:00Z">
                  <w:rPr>
                    <w:rFonts w:asciiTheme="minorHAnsi" w:hAnsiTheme="minorHAnsi"/>
                    <w:sz w:val="20"/>
                    <w:szCs w:val="20"/>
                  </w:rPr>
                </w:rPrChange>
              </w:rPr>
              <w:t>display</w:t>
            </w:r>
          </w:p>
          <w:p w14:paraId="051DEDC7" w14:textId="77777777" w:rsidR="00055604" w:rsidRPr="00E74ED5" w:rsidRDefault="00055604" w:rsidP="00055604">
            <w:pPr>
              <w:tabs>
                <w:tab w:val="left" w:pos="774"/>
              </w:tabs>
              <w:rPr>
                <w:rFonts w:asciiTheme="minorHAnsi" w:hAnsiTheme="minorHAnsi" w:cstheme="minorHAnsi"/>
                <w:b/>
                <w:bCs/>
                <w:sz w:val="20"/>
                <w:highlight w:val="cyan"/>
                <w:rPrChange w:id="9256" w:author="Sue Simnor (EXT Idiom)" w:date="2024-08-13T18:33:00Z" w16du:dateUtc="2024-08-13T08:33:00Z">
                  <w:rPr>
                    <w:rFonts w:asciiTheme="minorHAnsi" w:hAnsiTheme="minorHAnsi" w:cstheme="minorHAnsi"/>
                    <w:b/>
                    <w:bCs/>
                    <w:sz w:val="20"/>
                  </w:rPr>
                </w:rPrChange>
              </w:rPr>
            </w:pPr>
            <w:r w:rsidRPr="00E74ED5">
              <w:rPr>
                <w:rFonts w:asciiTheme="minorHAnsi" w:hAnsiTheme="minorHAnsi" w:cstheme="minorHAnsi"/>
                <w:b/>
                <w:bCs/>
                <w:sz w:val="20"/>
                <w:highlight w:val="cyan"/>
                <w:rPrChange w:id="9257" w:author="Sue Simnor (EXT Idiom)" w:date="2024-08-13T18:33:00Z" w16du:dateUtc="2024-08-13T08:33:00Z">
                  <w:rPr>
                    <w:rFonts w:asciiTheme="minorHAnsi" w:hAnsiTheme="minorHAnsi" w:cstheme="minorHAnsi"/>
                    <w:b/>
                    <w:bCs/>
                    <w:sz w:val="20"/>
                  </w:rPr>
                </w:rPrChange>
              </w:rPr>
              <w:t xml:space="preserve">ELSE </w:t>
            </w:r>
            <w:r w:rsidRPr="00E74ED5">
              <w:rPr>
                <w:rFonts w:asciiTheme="minorHAnsi" w:hAnsiTheme="minorHAnsi" w:cstheme="minorHAnsi"/>
                <w:sz w:val="20"/>
                <w:highlight w:val="cyan"/>
                <w:rPrChange w:id="9258" w:author="Sue Simnor (EXT Idiom)" w:date="2024-08-13T18:33:00Z" w16du:dateUtc="2024-08-13T08:33:00Z">
                  <w:rPr>
                    <w:rFonts w:asciiTheme="minorHAnsi" w:hAnsiTheme="minorHAnsi" w:cstheme="minorHAnsi"/>
                    <w:sz w:val="20"/>
                  </w:rPr>
                </w:rPrChange>
              </w:rPr>
              <w:t>do not display</w:t>
            </w:r>
          </w:p>
          <w:p w14:paraId="683791E1" w14:textId="77777777" w:rsidR="00055604" w:rsidRPr="00E74ED5" w:rsidRDefault="00055604" w:rsidP="00055604">
            <w:pPr>
              <w:tabs>
                <w:tab w:val="left" w:pos="774"/>
              </w:tabs>
              <w:rPr>
                <w:rFonts w:asciiTheme="minorHAnsi" w:hAnsiTheme="minorHAnsi" w:cstheme="minorHAnsi"/>
                <w:b/>
                <w:bCs/>
                <w:sz w:val="20"/>
                <w:highlight w:val="cyan"/>
                <w:rPrChange w:id="9259" w:author="Sue Simnor (EXT Idiom)" w:date="2024-08-13T18:33:00Z" w16du:dateUtc="2024-08-13T08:33:00Z">
                  <w:rPr>
                    <w:rFonts w:asciiTheme="minorHAnsi" w:hAnsiTheme="minorHAnsi" w:cstheme="minorHAnsi"/>
                    <w:b/>
                    <w:bCs/>
                    <w:sz w:val="20"/>
                  </w:rPr>
                </w:rPrChange>
              </w:rPr>
            </w:pPr>
            <w:r w:rsidRPr="00E74ED5">
              <w:rPr>
                <w:rFonts w:asciiTheme="minorHAnsi" w:hAnsiTheme="minorHAnsi" w:cstheme="minorHAnsi"/>
                <w:b/>
                <w:bCs/>
                <w:sz w:val="20"/>
                <w:highlight w:val="cyan"/>
                <w:rPrChange w:id="9260" w:author="Sue Simnor (EXT Idiom)" w:date="2024-08-13T18:33:00Z" w16du:dateUtc="2024-08-13T08:33:00Z">
                  <w:rPr>
                    <w:rFonts w:asciiTheme="minorHAnsi" w:hAnsiTheme="minorHAnsi" w:cstheme="minorHAnsi"/>
                    <w:b/>
                    <w:bCs/>
                    <w:sz w:val="20"/>
                  </w:rPr>
                </w:rPrChange>
              </w:rPr>
              <w:t>ENDIF</w:t>
            </w:r>
          </w:p>
          <w:p w14:paraId="1A5F5164" w14:textId="77777777" w:rsidR="00055604" w:rsidRPr="00E74ED5" w:rsidRDefault="00055604" w:rsidP="00055604">
            <w:pPr>
              <w:tabs>
                <w:tab w:val="left" w:pos="774"/>
              </w:tabs>
              <w:rPr>
                <w:rFonts w:asciiTheme="minorHAnsi" w:hAnsiTheme="minorHAnsi"/>
                <w:b/>
                <w:bCs/>
                <w:sz w:val="20"/>
                <w:szCs w:val="20"/>
                <w:highlight w:val="cyan"/>
                <w:rPrChange w:id="9261" w:author="Sue Simnor (EXT Idiom)" w:date="2024-08-13T18:33:00Z" w16du:dateUtc="2024-08-13T08:33:00Z">
                  <w:rPr>
                    <w:rFonts w:asciiTheme="minorHAnsi" w:hAnsiTheme="minorHAnsi"/>
                    <w:b/>
                    <w:bCs/>
                    <w:sz w:val="20"/>
                    <w:szCs w:val="20"/>
                  </w:rPr>
                </w:rPrChange>
              </w:rPr>
            </w:pPr>
          </w:p>
        </w:tc>
        <w:tc>
          <w:tcPr>
            <w:tcW w:w="1560" w:type="dxa"/>
            <w:tcBorders>
              <w:top w:val="single" w:sz="4" w:space="0" w:color="auto"/>
              <w:left w:val="single" w:sz="4" w:space="0" w:color="auto"/>
              <w:bottom w:val="single" w:sz="4" w:space="0" w:color="auto"/>
              <w:right w:val="single" w:sz="4" w:space="0" w:color="auto"/>
            </w:tcBorders>
          </w:tcPr>
          <w:p w14:paraId="36E4537C" w14:textId="690CE5FE" w:rsidR="00055604" w:rsidRPr="00E74ED5" w:rsidRDefault="00055604" w:rsidP="00055604">
            <w:pPr>
              <w:tabs>
                <w:tab w:val="left" w:pos="1800"/>
              </w:tabs>
              <w:rPr>
                <w:rStyle w:val="bcx0"/>
                <w:rFonts w:asciiTheme="minorHAnsi" w:hAnsiTheme="minorHAnsi" w:cstheme="minorHAnsi"/>
                <w:bCs/>
                <w:sz w:val="20"/>
                <w:szCs w:val="20"/>
                <w:highlight w:val="cyan"/>
                <w:rPrChange w:id="9262" w:author="Sue Simnor (EXT Idiom)" w:date="2024-08-13T18:33:00Z" w16du:dateUtc="2024-08-13T08:33:00Z">
                  <w:rPr>
                    <w:rStyle w:val="bcx0"/>
                    <w:rFonts w:asciiTheme="minorHAnsi" w:hAnsiTheme="minorHAnsi" w:cstheme="minorHAnsi"/>
                    <w:bCs/>
                    <w:sz w:val="20"/>
                    <w:szCs w:val="20"/>
                  </w:rPr>
                </w:rPrChange>
              </w:rPr>
            </w:pPr>
            <w:r w:rsidRPr="00E74ED5">
              <w:rPr>
                <w:rStyle w:val="bcx0"/>
                <w:rFonts w:asciiTheme="minorHAnsi" w:hAnsiTheme="minorHAnsi" w:cstheme="minorHAnsi"/>
                <w:bCs/>
                <w:sz w:val="20"/>
                <w:szCs w:val="20"/>
                <w:highlight w:val="cyan"/>
                <w:rPrChange w:id="9263" w:author="Sue Simnor (EXT Idiom)" w:date="2024-08-13T18:33:00Z" w16du:dateUtc="2024-08-13T08:33:00Z">
                  <w:rPr>
                    <w:rStyle w:val="bcx0"/>
                    <w:rFonts w:asciiTheme="minorHAnsi" w:hAnsiTheme="minorHAnsi" w:cstheme="minorHAnsi"/>
                    <w:bCs/>
                    <w:sz w:val="20"/>
                    <w:szCs w:val="20"/>
                  </w:rPr>
                </w:rPrChange>
              </w:rPr>
              <w:t>Column 1: Bodycopy_</w:t>
            </w:r>
            <w:r w:rsidRPr="00E74ED5" w:rsidDel="0026416E">
              <w:rPr>
                <w:rStyle w:val="bcx0"/>
                <w:rFonts w:asciiTheme="minorHAnsi" w:hAnsiTheme="minorHAnsi" w:cstheme="minorHAnsi"/>
                <w:bCs/>
                <w:sz w:val="20"/>
                <w:szCs w:val="20"/>
                <w:highlight w:val="cyan"/>
                <w:rPrChange w:id="9264" w:author="Sue Simnor (EXT Idiom)" w:date="2024-08-13T18:33:00Z" w16du:dateUtc="2024-08-13T08:33:00Z">
                  <w:rPr>
                    <w:rStyle w:val="bcx0"/>
                    <w:rFonts w:asciiTheme="minorHAnsi" w:hAnsiTheme="minorHAnsi" w:cstheme="minorHAnsi"/>
                    <w:bCs/>
                    <w:sz w:val="20"/>
                    <w:szCs w:val="20"/>
                  </w:rPr>
                </w:rPrChange>
              </w:rPr>
              <w:t xml:space="preserve"> </w:t>
            </w:r>
            <w:r w:rsidRPr="00E74ED5">
              <w:rPr>
                <w:rStyle w:val="bcx0"/>
                <w:rFonts w:asciiTheme="minorHAnsi" w:hAnsiTheme="minorHAnsi" w:cstheme="minorHAnsi"/>
                <w:bCs/>
                <w:sz w:val="20"/>
                <w:szCs w:val="20"/>
                <w:highlight w:val="cyan"/>
                <w:rPrChange w:id="9265" w:author="Sue Simnor (EXT Idiom)" w:date="2024-08-13T18:33:00Z" w16du:dateUtc="2024-08-13T08:33:00Z">
                  <w:rPr>
                    <w:rStyle w:val="bcx0"/>
                    <w:rFonts w:asciiTheme="minorHAnsi" w:hAnsiTheme="minorHAnsi" w:cstheme="minorHAnsi"/>
                    <w:bCs/>
                    <w:sz w:val="20"/>
                    <w:szCs w:val="20"/>
                  </w:rPr>
                </w:rPrChange>
              </w:rPr>
              <w:t>COI</w:t>
            </w:r>
          </w:p>
          <w:p w14:paraId="7063815A" w14:textId="77777777" w:rsidR="00055604" w:rsidRPr="00E74ED5" w:rsidRDefault="00055604" w:rsidP="00055604">
            <w:pPr>
              <w:tabs>
                <w:tab w:val="left" w:pos="1800"/>
              </w:tabs>
              <w:rPr>
                <w:rStyle w:val="bcx0"/>
                <w:rFonts w:asciiTheme="minorHAnsi" w:hAnsiTheme="minorHAnsi" w:cstheme="minorHAnsi"/>
                <w:bCs/>
                <w:sz w:val="20"/>
                <w:szCs w:val="20"/>
                <w:highlight w:val="cyan"/>
                <w:rPrChange w:id="9266" w:author="Sue Simnor (EXT Idiom)" w:date="2024-08-13T18:33:00Z" w16du:dateUtc="2024-08-13T08:33:00Z">
                  <w:rPr>
                    <w:rStyle w:val="bcx0"/>
                    <w:rFonts w:asciiTheme="minorHAnsi" w:hAnsiTheme="minorHAnsi" w:cstheme="minorHAnsi"/>
                    <w:bCs/>
                    <w:sz w:val="20"/>
                    <w:szCs w:val="20"/>
                  </w:rPr>
                </w:rPrChange>
              </w:rPr>
            </w:pPr>
          </w:p>
          <w:p w14:paraId="55C226C5" w14:textId="34665A93" w:rsidR="00055604" w:rsidRPr="00E74ED5" w:rsidRDefault="00055604" w:rsidP="00055604">
            <w:pPr>
              <w:tabs>
                <w:tab w:val="left" w:pos="1800"/>
              </w:tabs>
              <w:rPr>
                <w:rStyle w:val="bcx0"/>
                <w:rFonts w:asciiTheme="minorHAnsi" w:hAnsiTheme="minorHAnsi" w:cstheme="minorHAnsi"/>
                <w:bCs/>
                <w:sz w:val="20"/>
                <w:szCs w:val="20"/>
                <w:highlight w:val="cyan"/>
                <w:rPrChange w:id="9267" w:author="Sue Simnor (EXT Idiom)" w:date="2024-08-13T18:33:00Z" w16du:dateUtc="2024-08-13T08:33:00Z">
                  <w:rPr>
                    <w:rStyle w:val="bcx0"/>
                    <w:rFonts w:asciiTheme="minorHAnsi" w:hAnsiTheme="minorHAnsi" w:cstheme="minorHAnsi"/>
                    <w:bCs/>
                    <w:sz w:val="20"/>
                    <w:szCs w:val="20"/>
                  </w:rPr>
                </w:rPrChange>
              </w:rPr>
            </w:pPr>
            <w:r w:rsidRPr="00E74ED5">
              <w:rPr>
                <w:rStyle w:val="bcx0"/>
                <w:rFonts w:asciiTheme="minorHAnsi" w:hAnsiTheme="minorHAnsi" w:cstheme="minorHAnsi"/>
                <w:bCs/>
                <w:sz w:val="20"/>
                <w:szCs w:val="20"/>
                <w:highlight w:val="cyan"/>
                <w:rPrChange w:id="9268" w:author="Sue Simnor (EXT Idiom)" w:date="2024-08-13T18:33:00Z" w16du:dateUtc="2024-08-13T08:33:00Z">
                  <w:rPr>
                    <w:rStyle w:val="bcx0"/>
                    <w:rFonts w:asciiTheme="minorHAnsi" w:hAnsiTheme="minorHAnsi" w:cstheme="minorHAnsi"/>
                    <w:bCs/>
                    <w:sz w:val="20"/>
                    <w:szCs w:val="20"/>
                  </w:rPr>
                </w:rPrChange>
              </w:rPr>
              <w:t xml:space="preserve">Column 2: </w:t>
            </w:r>
            <w:r w:rsidRPr="00E74ED5">
              <w:rPr>
                <w:rStyle w:val="normaltextrun"/>
                <w:rFonts w:asciiTheme="minorHAnsi" w:hAnsiTheme="minorHAnsi" w:cstheme="minorHAnsi"/>
                <w:bCs/>
                <w:sz w:val="20"/>
                <w:szCs w:val="20"/>
                <w:highlight w:val="cyan"/>
                <w:rPrChange w:id="9269" w:author="Sue Simnor (EXT Idiom)" w:date="2024-08-13T18:33:00Z" w16du:dateUtc="2024-08-13T08:33:00Z">
                  <w:rPr>
                    <w:rStyle w:val="normaltextrun"/>
                    <w:rFonts w:asciiTheme="minorHAnsi" w:hAnsiTheme="minorHAnsi" w:cstheme="minorHAnsi"/>
                    <w:bCs/>
                    <w:sz w:val="20"/>
                    <w:szCs w:val="20"/>
                  </w:rPr>
                </w:rPrChange>
              </w:rPr>
              <w:t>Table_Heading_3</w:t>
            </w:r>
          </w:p>
        </w:tc>
      </w:tr>
      <w:tr w:rsidR="00712CCB" w:rsidRPr="00BD6987" w14:paraId="45BA348A" w14:textId="77777777" w:rsidTr="2F0B737B">
        <w:trPr>
          <w:cantSplit/>
        </w:trPr>
        <w:tc>
          <w:tcPr>
            <w:tcW w:w="1013" w:type="dxa"/>
            <w:tcBorders>
              <w:top w:val="single" w:sz="4" w:space="0" w:color="auto"/>
              <w:left w:val="single" w:sz="4" w:space="0" w:color="auto"/>
              <w:bottom w:val="single" w:sz="4" w:space="0" w:color="auto"/>
              <w:right w:val="single" w:sz="4" w:space="0" w:color="auto"/>
            </w:tcBorders>
          </w:tcPr>
          <w:p w14:paraId="5C4EDBAE" w14:textId="5E1BD012" w:rsidR="00712CCB" w:rsidRPr="00BD6987" w:rsidRDefault="00712CCB" w:rsidP="00712CCB">
            <w:pPr>
              <w:tabs>
                <w:tab w:val="left" w:pos="1800"/>
              </w:tabs>
              <w:rPr>
                <w:rFonts w:asciiTheme="minorHAnsi" w:hAnsiTheme="minorHAnsi" w:cstheme="minorHAnsi"/>
                <w:b/>
                <w:sz w:val="20"/>
                <w:szCs w:val="20"/>
              </w:rPr>
            </w:pPr>
            <w:r>
              <w:rPr>
                <w:rFonts w:asciiTheme="minorHAnsi" w:hAnsiTheme="minorHAnsi" w:cstheme="minorHAnsi"/>
                <w:bCs/>
                <w:sz w:val="20"/>
                <w:szCs w:val="20"/>
              </w:rPr>
              <w:t>SF 5</w:t>
            </w:r>
          </w:p>
        </w:tc>
        <w:tc>
          <w:tcPr>
            <w:tcW w:w="2243" w:type="dxa"/>
            <w:tcBorders>
              <w:top w:val="single" w:sz="4" w:space="0" w:color="auto"/>
              <w:left w:val="single" w:sz="4" w:space="0" w:color="auto"/>
              <w:bottom w:val="single" w:sz="4" w:space="0" w:color="auto"/>
              <w:right w:val="single" w:sz="4" w:space="0" w:color="auto"/>
            </w:tcBorders>
          </w:tcPr>
          <w:p w14:paraId="584E8B09" w14:textId="77777777" w:rsidR="00712CCB" w:rsidRPr="000A3736" w:rsidRDefault="00712CCB" w:rsidP="00712CCB">
            <w:pPr>
              <w:tabs>
                <w:tab w:val="left" w:pos="1800"/>
              </w:tabs>
              <w:rPr>
                <w:rFonts w:asciiTheme="minorHAnsi" w:hAnsiTheme="minorHAnsi" w:cstheme="minorHAnsi"/>
                <w:b/>
                <w:sz w:val="20"/>
                <w:szCs w:val="20"/>
              </w:rPr>
            </w:pPr>
          </w:p>
          <w:p w14:paraId="5838B687" w14:textId="77777777" w:rsidR="00712CCB" w:rsidRPr="00BD6987" w:rsidRDefault="00712CCB" w:rsidP="00712CCB">
            <w:pPr>
              <w:tabs>
                <w:tab w:val="left" w:pos="1800"/>
              </w:tabs>
              <w:rPr>
                <w:rFonts w:asciiTheme="minorHAnsi" w:hAnsiTheme="minorHAnsi" w:cstheme="minorHAnsi"/>
                <w:b/>
                <w:sz w:val="20"/>
                <w:szCs w:val="20"/>
              </w:rPr>
            </w:pPr>
            <w:r w:rsidRPr="000A3736">
              <w:rPr>
                <w:rFonts w:asciiTheme="minorHAnsi" w:hAnsiTheme="minorHAnsi" w:cstheme="minorHAnsi"/>
                <w:b/>
                <w:sz w:val="20"/>
                <w:szCs w:val="20"/>
              </w:rPr>
              <w:t>&lt;ProductCode&gt;</w:t>
            </w:r>
          </w:p>
        </w:tc>
        <w:tc>
          <w:tcPr>
            <w:tcW w:w="7654" w:type="dxa"/>
            <w:tcBorders>
              <w:top w:val="single" w:sz="4" w:space="0" w:color="auto"/>
              <w:left w:val="single" w:sz="4" w:space="0" w:color="auto"/>
              <w:bottom w:val="single" w:sz="4" w:space="0" w:color="auto"/>
              <w:right w:val="single" w:sz="4" w:space="0" w:color="auto"/>
            </w:tcBorders>
          </w:tcPr>
          <w:p w14:paraId="12BF4637" w14:textId="1CB17BF4" w:rsidR="00712CCB" w:rsidRPr="006922DD" w:rsidRDefault="00712CCB" w:rsidP="00712CCB">
            <w:pPr>
              <w:tabs>
                <w:tab w:val="left" w:pos="1800"/>
              </w:tabs>
              <w:rPr>
                <w:rFonts w:ascii="Calibri" w:hAnsi="Calibri" w:cs="Calibri"/>
                <w:b/>
                <w:bCs/>
                <w:sz w:val="22"/>
                <w:szCs w:val="22"/>
              </w:rPr>
            </w:pPr>
            <w:r w:rsidRPr="006922DD">
              <w:rPr>
                <w:rFonts w:ascii="Calibri" w:hAnsi="Calibri" w:cs="Calibri"/>
                <w:b/>
                <w:bCs/>
                <w:sz w:val="22"/>
                <w:szCs w:val="22"/>
              </w:rPr>
              <w:t xml:space="preserve">Additional </w:t>
            </w:r>
            <w:commentRangeStart w:id="9270"/>
            <w:commentRangeStart w:id="9271"/>
            <w:r w:rsidRPr="006922DD">
              <w:rPr>
                <w:rFonts w:ascii="Calibri" w:hAnsi="Calibri" w:cs="Calibri"/>
                <w:b/>
                <w:bCs/>
                <w:sz w:val="22"/>
                <w:szCs w:val="22"/>
              </w:rPr>
              <w:t>s</w:t>
            </w:r>
            <w:commentRangeEnd w:id="9270"/>
            <w:r w:rsidRPr="006922DD">
              <w:rPr>
                <w:rStyle w:val="CommentReference"/>
                <w:rFonts w:ascii="Calibri" w:hAnsi="Calibri" w:cs="Calibri"/>
                <w:b/>
                <w:bCs/>
                <w:sz w:val="22"/>
                <w:szCs w:val="22"/>
              </w:rPr>
              <w:commentReference w:id="9270"/>
            </w:r>
            <w:commentRangeEnd w:id="9271"/>
            <w:r w:rsidRPr="006922DD">
              <w:rPr>
                <w:rStyle w:val="CommentReference"/>
                <w:rFonts w:ascii="Calibri" w:hAnsi="Calibri" w:cs="Calibri"/>
                <w:b/>
                <w:bCs/>
                <w:sz w:val="22"/>
                <w:szCs w:val="22"/>
              </w:rPr>
              <w:commentReference w:id="9271"/>
            </w:r>
            <w:r w:rsidRPr="006922DD">
              <w:rPr>
                <w:rFonts w:ascii="Calibri" w:hAnsi="Calibri" w:cs="Calibri"/>
                <w:b/>
                <w:bCs/>
                <w:sz w:val="22"/>
                <w:szCs w:val="22"/>
              </w:rPr>
              <w:t>ecurity</w:t>
            </w:r>
          </w:p>
          <w:p w14:paraId="4EF57868" w14:textId="77777777" w:rsidR="00712CCB" w:rsidRPr="006922DD" w:rsidRDefault="00712CCB" w:rsidP="00712CCB">
            <w:pPr>
              <w:tabs>
                <w:tab w:val="left" w:pos="1800"/>
              </w:tabs>
              <w:rPr>
                <w:rFonts w:ascii="Calibri" w:hAnsi="Calibri" w:cs="Calibri"/>
                <w:b/>
                <w:bCs/>
                <w:sz w:val="22"/>
                <w:szCs w:val="22"/>
              </w:rPr>
            </w:pPr>
          </w:p>
          <w:p w14:paraId="3A19121C" w14:textId="5FECF7F2" w:rsidR="00712CCB" w:rsidRPr="006922DD" w:rsidRDefault="00712CCB" w:rsidP="00712CCB">
            <w:pPr>
              <w:tabs>
                <w:tab w:val="left" w:pos="1800"/>
              </w:tabs>
              <w:rPr>
                <w:rFonts w:ascii="Calibri" w:hAnsi="Calibri" w:cs="Calibri"/>
                <w:sz w:val="22"/>
                <w:szCs w:val="22"/>
              </w:rPr>
            </w:pPr>
            <w:r w:rsidRPr="006922DD">
              <w:rPr>
                <w:rFonts w:ascii="Calibri" w:hAnsi="Calibri" w:cs="Calibri"/>
                <w:sz w:val="22"/>
                <w:szCs w:val="22"/>
              </w:rPr>
              <w:t>You have advised us that the following security features are present on the Insured Address</w:t>
            </w:r>
            <w:commentRangeStart w:id="9272"/>
            <w:commentRangeStart w:id="9273"/>
            <w:commentRangeStart w:id="9274"/>
            <w:commentRangeEnd w:id="9272"/>
            <w:r w:rsidRPr="006922DD">
              <w:rPr>
                <w:rStyle w:val="CommentReference"/>
                <w:rFonts w:ascii="Calibri" w:hAnsi="Calibri" w:cs="Calibri"/>
                <w:sz w:val="22"/>
                <w:szCs w:val="22"/>
              </w:rPr>
              <w:commentReference w:id="9272"/>
            </w:r>
            <w:commentRangeEnd w:id="9273"/>
            <w:r w:rsidRPr="006922DD">
              <w:rPr>
                <w:rStyle w:val="CommentReference"/>
                <w:rFonts w:ascii="Calibri" w:hAnsi="Calibri" w:cs="Calibri"/>
                <w:sz w:val="22"/>
                <w:szCs w:val="22"/>
              </w:rPr>
              <w:commentReference w:id="9273"/>
            </w:r>
            <w:commentRangeEnd w:id="9274"/>
            <w:r w:rsidRPr="006922DD">
              <w:rPr>
                <w:rStyle w:val="CommentReference"/>
                <w:rFonts w:ascii="Calibri" w:hAnsi="Calibri" w:cs="Calibri"/>
                <w:sz w:val="22"/>
                <w:szCs w:val="22"/>
              </w:rPr>
              <w:commentReference w:id="9274"/>
            </w:r>
            <w:r w:rsidRPr="006922DD">
              <w:rPr>
                <w:rFonts w:ascii="Calibri" w:hAnsi="Calibri" w:cs="Calibri"/>
                <w:sz w:val="22"/>
                <w:szCs w:val="22"/>
              </w:rPr>
              <w:t>.</w:t>
            </w:r>
          </w:p>
          <w:p w14:paraId="6ED89E53" w14:textId="77777777" w:rsidR="00712CCB" w:rsidRPr="006922DD" w:rsidRDefault="00712CCB" w:rsidP="00712CCB">
            <w:pPr>
              <w:tabs>
                <w:tab w:val="left" w:pos="1800"/>
              </w:tabs>
              <w:rPr>
                <w:rFonts w:ascii="Calibri" w:hAnsi="Calibri" w:cs="Calibri"/>
                <w:b/>
                <w:bCs/>
                <w:sz w:val="22"/>
                <w:szCs w:val="22"/>
              </w:rPr>
            </w:pPr>
            <w:commentRangeStart w:id="9275"/>
            <w:commentRangeStart w:id="9276"/>
            <w:commentRangeStart w:id="9277"/>
          </w:p>
          <w:p w14:paraId="073ED469" w14:textId="20F0EB1D" w:rsidR="00712CCB" w:rsidRPr="006922DD" w:rsidRDefault="00712CCB" w:rsidP="00712CCB">
            <w:pPr>
              <w:pStyle w:val="TableBodycopy"/>
              <w:numPr>
                <w:ilvl w:val="0"/>
                <w:numId w:val="115"/>
              </w:numPr>
              <w:rPr>
                <w:rFonts w:ascii="Calibri" w:eastAsiaTheme="minorEastAsia" w:hAnsi="Calibri" w:cs="Calibri"/>
                <w:kern w:val="2"/>
                <w:sz w:val="22"/>
                <w:szCs w:val="22"/>
                <w14:ligatures w14:val="standardContextual"/>
              </w:rPr>
            </w:pPr>
            <w:r w:rsidRPr="006922DD">
              <w:rPr>
                <w:rFonts w:ascii="Calibri" w:eastAsiaTheme="minorEastAsia" w:hAnsi="Calibri" w:cs="Calibri"/>
                <w:sz w:val="22"/>
                <w:szCs w:val="22"/>
              </w:rPr>
              <w:t xml:space="preserve">&lt;EndorsementDetails&gt; </w:t>
            </w:r>
            <w:r w:rsidRPr="003F04B7">
              <w:rPr>
                <w:rFonts w:ascii="Calibri" w:eastAsiaTheme="minorEastAsia" w:hAnsi="Calibri" w:cs="Calibri"/>
                <w:strike/>
                <w:sz w:val="22"/>
                <w:szCs w:val="22"/>
              </w:rPr>
              <w:t>(</w:t>
            </w:r>
            <w:r w:rsidRPr="003F04B7">
              <w:rPr>
                <w:rFonts w:ascii="Calibri" w:eastAsiaTheme="minorEastAsia" w:hAnsi="Calibri" w:cs="Calibri"/>
                <w:strike/>
                <w:kern w:val="2"/>
                <w:sz w:val="22"/>
                <w:szCs w:val="22"/>
                <w14:ligatures w14:val="standardContextual"/>
              </w:rPr>
              <w:t xml:space="preserve">Manual entries </w:t>
            </w:r>
            <w:r w:rsidRPr="003F04B7">
              <w:rPr>
                <w:rFonts w:ascii="Calibri" w:eastAsiaTheme="minorEastAsia" w:hAnsi="Calibri" w:cs="Calibri"/>
                <w:strike/>
                <w:sz w:val="22"/>
                <w:szCs w:val="22"/>
              </w:rPr>
              <w:t>entered by agent.)</w:t>
            </w:r>
          </w:p>
          <w:commentRangeEnd w:id="9275"/>
          <w:p w14:paraId="5939EEE1" w14:textId="2CD1FC95" w:rsidR="00712CCB" w:rsidRPr="006922DD" w:rsidRDefault="00712CCB" w:rsidP="003F04B7">
            <w:pPr>
              <w:pStyle w:val="TableBodycopy"/>
              <w:rPr>
                <w:rFonts w:ascii="Calibri" w:eastAsiaTheme="minorEastAsia" w:hAnsi="Calibri" w:cs="Calibri"/>
                <w:sz w:val="22"/>
                <w:szCs w:val="22"/>
              </w:rPr>
            </w:pPr>
            <w:r w:rsidRPr="006922DD">
              <w:rPr>
                <w:rStyle w:val="CommentReference"/>
                <w:rFonts w:ascii="Calibri" w:eastAsiaTheme="minorEastAsia" w:hAnsi="Calibri" w:cs="Calibri"/>
                <w:sz w:val="22"/>
                <w:szCs w:val="22"/>
              </w:rPr>
              <w:commentReference w:id="9275"/>
            </w:r>
            <w:commentRangeEnd w:id="9276"/>
            <w:r w:rsidRPr="006922DD">
              <w:rPr>
                <w:rStyle w:val="CommentReference"/>
                <w:rFonts w:ascii="Calibri" w:eastAsiaTheme="minorEastAsia" w:hAnsi="Calibri" w:cs="Calibri"/>
                <w:sz w:val="22"/>
                <w:szCs w:val="22"/>
              </w:rPr>
              <w:commentReference w:id="9276"/>
            </w:r>
            <w:commentRangeEnd w:id="9277"/>
            <w:r w:rsidRPr="006922DD">
              <w:rPr>
                <w:rStyle w:val="CommentReference"/>
                <w:rFonts w:ascii="Calibri" w:eastAsiaTheme="minorEastAsia" w:hAnsi="Calibri" w:cs="Calibri"/>
                <w:sz w:val="22"/>
                <w:szCs w:val="22"/>
              </w:rPr>
              <w:commentReference w:id="9277"/>
            </w:r>
          </w:p>
          <w:p w14:paraId="6C2D2809" w14:textId="4EEE9EFC" w:rsidR="00712CCB" w:rsidRPr="006922DD" w:rsidRDefault="00712CCB" w:rsidP="00712CCB">
            <w:pPr>
              <w:tabs>
                <w:tab w:val="left" w:pos="1800"/>
              </w:tabs>
              <w:rPr>
                <w:rFonts w:ascii="Calibri" w:hAnsi="Calibri" w:cs="Calibri"/>
                <w:b/>
                <w:bCs/>
                <w:sz w:val="22"/>
                <w:szCs w:val="22"/>
              </w:rPr>
            </w:pPr>
          </w:p>
        </w:tc>
        <w:tc>
          <w:tcPr>
            <w:tcW w:w="2126" w:type="dxa"/>
            <w:tcBorders>
              <w:top w:val="single" w:sz="4" w:space="0" w:color="auto"/>
              <w:left w:val="single" w:sz="4" w:space="0" w:color="auto"/>
              <w:bottom w:val="single" w:sz="4" w:space="0" w:color="auto"/>
              <w:right w:val="single" w:sz="4" w:space="0" w:color="auto"/>
            </w:tcBorders>
          </w:tcPr>
          <w:p w14:paraId="03FF13FA" w14:textId="68CFD420" w:rsidR="00712CCB" w:rsidRPr="006922DD" w:rsidRDefault="00712CCB" w:rsidP="00712CCB">
            <w:pPr>
              <w:tabs>
                <w:tab w:val="left" w:pos="1800"/>
              </w:tabs>
              <w:rPr>
                <w:rFonts w:ascii="Calibri" w:eastAsia="Calibri" w:hAnsi="Calibri" w:cs="Calibri"/>
                <w:color w:val="000000" w:themeColor="text1"/>
                <w:sz w:val="20"/>
                <w:szCs w:val="20"/>
              </w:rPr>
            </w:pPr>
          </w:p>
          <w:p w14:paraId="0A3688B3" w14:textId="23107CE2" w:rsidR="00712CCB" w:rsidRPr="006922DD" w:rsidRDefault="00712CCB" w:rsidP="00712CCB">
            <w:pPr>
              <w:tabs>
                <w:tab w:val="left" w:pos="1800"/>
              </w:tabs>
              <w:rPr>
                <w:rFonts w:ascii="Calibri" w:eastAsia="Calibri" w:hAnsi="Calibri" w:cs="Calibri"/>
                <w:color w:val="000000" w:themeColor="text1"/>
                <w:sz w:val="20"/>
                <w:szCs w:val="20"/>
              </w:rPr>
            </w:pPr>
            <w:r w:rsidRPr="006922DD">
              <w:rPr>
                <w:rFonts w:ascii="Calibri" w:eastAsia="Calibri" w:hAnsi="Calibri" w:cs="Calibri"/>
                <w:color w:val="000000" w:themeColor="text1"/>
                <w:sz w:val="20"/>
                <w:szCs w:val="20"/>
              </w:rPr>
              <w:t xml:space="preserve">IF &lt;EndorsementType&gt; = “2|Manual </w:t>
            </w:r>
          </w:p>
          <w:p w14:paraId="45593D8A" w14:textId="5DF8B328" w:rsidR="00712CCB" w:rsidRPr="006922DD" w:rsidRDefault="00712CCB" w:rsidP="00712CCB">
            <w:pPr>
              <w:tabs>
                <w:tab w:val="left" w:pos="1800"/>
              </w:tabs>
              <w:rPr>
                <w:rFonts w:ascii="Calibri" w:eastAsia="Calibri" w:hAnsi="Calibri" w:cs="Calibri"/>
                <w:color w:val="000000" w:themeColor="text1"/>
                <w:sz w:val="20"/>
                <w:szCs w:val="20"/>
              </w:rPr>
            </w:pPr>
            <w:r w:rsidRPr="006922DD">
              <w:rPr>
                <w:rFonts w:ascii="Calibri" w:eastAsia="Calibri" w:hAnsi="Calibri" w:cs="Calibri"/>
                <w:color w:val="000000" w:themeColor="text1"/>
                <w:sz w:val="20"/>
                <w:szCs w:val="20"/>
              </w:rPr>
              <w:t>THEN Display (iteratively)</w:t>
            </w:r>
          </w:p>
          <w:p w14:paraId="151173F2" w14:textId="40DF2EDB" w:rsidR="00712CCB" w:rsidRPr="006922DD" w:rsidRDefault="00712CCB" w:rsidP="00712CCB">
            <w:pPr>
              <w:tabs>
                <w:tab w:val="left" w:pos="1800"/>
              </w:tabs>
              <w:rPr>
                <w:rFonts w:ascii="Calibri" w:eastAsia="Calibri" w:hAnsi="Calibri" w:cs="Calibri"/>
                <w:color w:val="000000" w:themeColor="text1"/>
                <w:sz w:val="20"/>
                <w:szCs w:val="20"/>
              </w:rPr>
            </w:pPr>
            <w:r w:rsidRPr="006922DD">
              <w:rPr>
                <w:rFonts w:ascii="Calibri" w:eastAsia="Calibri" w:hAnsi="Calibri" w:cs="Calibri"/>
                <w:color w:val="000000" w:themeColor="text1"/>
                <w:sz w:val="20"/>
                <w:szCs w:val="20"/>
              </w:rPr>
              <w:t>&lt;EndorsementDetails&gt;</w:t>
            </w:r>
          </w:p>
          <w:p w14:paraId="310E26ED" w14:textId="0CF0C856" w:rsidR="00712CCB" w:rsidRPr="006922DD" w:rsidRDefault="00712CCB" w:rsidP="00712CCB">
            <w:pPr>
              <w:tabs>
                <w:tab w:val="left" w:pos="1800"/>
              </w:tabs>
              <w:rPr>
                <w:rFonts w:ascii="Calibri" w:eastAsia="Calibri" w:hAnsi="Calibri" w:cs="Calibri"/>
                <w:bCs/>
                <w:color w:val="000000" w:themeColor="text1"/>
                <w:sz w:val="20"/>
                <w:szCs w:val="20"/>
              </w:rPr>
            </w:pPr>
          </w:p>
        </w:tc>
        <w:tc>
          <w:tcPr>
            <w:tcW w:w="1560" w:type="dxa"/>
            <w:tcBorders>
              <w:top w:val="single" w:sz="4" w:space="0" w:color="auto"/>
              <w:left w:val="single" w:sz="4" w:space="0" w:color="auto"/>
              <w:bottom w:val="single" w:sz="4" w:space="0" w:color="auto"/>
              <w:right w:val="single" w:sz="4" w:space="0" w:color="auto"/>
            </w:tcBorders>
          </w:tcPr>
          <w:p w14:paraId="3B3CA59B" w14:textId="77777777" w:rsidR="00712CCB" w:rsidRPr="009702AE" w:rsidRDefault="00B14BD7" w:rsidP="00712CCB">
            <w:pPr>
              <w:tabs>
                <w:tab w:val="left" w:pos="1800"/>
              </w:tabs>
              <w:rPr>
                <w:rFonts w:asciiTheme="minorHAnsi" w:hAnsiTheme="minorHAnsi" w:cstheme="minorHAnsi"/>
                <w:bCs/>
                <w:sz w:val="20"/>
                <w:szCs w:val="20"/>
              </w:rPr>
            </w:pPr>
            <w:r w:rsidRPr="009702AE">
              <w:rPr>
                <w:rFonts w:asciiTheme="minorHAnsi" w:hAnsiTheme="minorHAnsi" w:cstheme="minorHAnsi"/>
                <w:bCs/>
                <w:sz w:val="20"/>
                <w:szCs w:val="20"/>
              </w:rPr>
              <w:t>Heading:</w:t>
            </w:r>
          </w:p>
          <w:p w14:paraId="1C7BA0FB" w14:textId="77777777" w:rsidR="00B14BD7" w:rsidRPr="009702AE" w:rsidRDefault="00B14BD7" w:rsidP="00712CCB">
            <w:pPr>
              <w:tabs>
                <w:tab w:val="left" w:pos="1800"/>
              </w:tabs>
              <w:rPr>
                <w:rFonts w:asciiTheme="minorHAnsi" w:hAnsiTheme="minorHAnsi" w:cstheme="minorHAnsi"/>
                <w:bCs/>
                <w:sz w:val="20"/>
                <w:szCs w:val="20"/>
              </w:rPr>
            </w:pPr>
          </w:p>
          <w:p w14:paraId="769C0E42" w14:textId="77777777" w:rsidR="00B14BD7" w:rsidRPr="009702AE" w:rsidRDefault="00B14BD7" w:rsidP="00712CCB">
            <w:pPr>
              <w:tabs>
                <w:tab w:val="left" w:pos="1800"/>
              </w:tabs>
              <w:rPr>
                <w:rStyle w:val="bcx0"/>
                <w:rFonts w:asciiTheme="minorHAnsi" w:hAnsiTheme="minorHAnsi" w:cstheme="minorHAnsi"/>
                <w:bCs/>
                <w:sz w:val="20"/>
                <w:szCs w:val="20"/>
              </w:rPr>
            </w:pPr>
            <w:r w:rsidRPr="009702AE">
              <w:rPr>
                <w:rStyle w:val="bcx0"/>
                <w:rFonts w:asciiTheme="minorHAnsi" w:hAnsiTheme="minorHAnsi" w:cstheme="minorHAnsi"/>
                <w:bCs/>
                <w:sz w:val="20"/>
                <w:szCs w:val="20"/>
              </w:rPr>
              <w:t>Bodycopy_B_COI</w:t>
            </w:r>
          </w:p>
          <w:p w14:paraId="2061A56A" w14:textId="77777777" w:rsidR="00B14BD7" w:rsidRPr="009702AE" w:rsidRDefault="00B14BD7" w:rsidP="00712CCB">
            <w:pPr>
              <w:tabs>
                <w:tab w:val="left" w:pos="1800"/>
              </w:tabs>
              <w:rPr>
                <w:rStyle w:val="bcx0"/>
              </w:rPr>
            </w:pPr>
          </w:p>
          <w:p w14:paraId="4C358809" w14:textId="77777777" w:rsidR="00B14BD7" w:rsidRPr="009702AE" w:rsidRDefault="00B14BD7" w:rsidP="00712CCB">
            <w:pPr>
              <w:tabs>
                <w:tab w:val="left" w:pos="1800"/>
              </w:tabs>
              <w:rPr>
                <w:rStyle w:val="bcx0"/>
              </w:rPr>
            </w:pPr>
            <w:r w:rsidRPr="009702AE">
              <w:rPr>
                <w:rStyle w:val="bcx0"/>
              </w:rPr>
              <w:t>Text:</w:t>
            </w:r>
          </w:p>
          <w:p w14:paraId="4147A949" w14:textId="77777777" w:rsidR="007B42FC" w:rsidRPr="009702AE" w:rsidRDefault="007B42FC" w:rsidP="00712CCB">
            <w:pPr>
              <w:tabs>
                <w:tab w:val="left" w:pos="1800"/>
              </w:tabs>
              <w:rPr>
                <w:rStyle w:val="bcx0"/>
              </w:rPr>
            </w:pPr>
          </w:p>
          <w:p w14:paraId="2ACD75A9" w14:textId="1A6B5374" w:rsidR="000F7C84" w:rsidRPr="009702AE" w:rsidRDefault="000F7C84" w:rsidP="00712CCB">
            <w:pPr>
              <w:tabs>
                <w:tab w:val="left" w:pos="1800"/>
              </w:tabs>
              <w:rPr>
                <w:rStyle w:val="bcx0"/>
                <w:rFonts w:asciiTheme="minorHAnsi" w:hAnsiTheme="minorHAnsi" w:cstheme="minorHAnsi"/>
                <w:sz w:val="20"/>
                <w:szCs w:val="20"/>
              </w:rPr>
            </w:pPr>
            <w:r w:rsidRPr="003F04B7">
              <w:rPr>
                <w:rStyle w:val="bcx0"/>
                <w:rFonts w:asciiTheme="minorHAnsi" w:hAnsiTheme="minorHAnsi" w:cstheme="minorHAnsi"/>
                <w:sz w:val="20"/>
                <w:szCs w:val="20"/>
              </w:rPr>
              <w:t>Table_Bodycopy_COI</w:t>
            </w:r>
          </w:p>
          <w:p w14:paraId="2B38A1CE" w14:textId="77777777" w:rsidR="007B42FC" w:rsidRPr="003F04B7" w:rsidRDefault="007B42FC" w:rsidP="00712CCB">
            <w:pPr>
              <w:tabs>
                <w:tab w:val="left" w:pos="1800"/>
              </w:tabs>
              <w:rPr>
                <w:rStyle w:val="bcx0"/>
                <w:rFonts w:asciiTheme="minorHAnsi" w:hAnsiTheme="minorHAnsi" w:cstheme="minorHAnsi"/>
                <w:sz w:val="20"/>
                <w:szCs w:val="20"/>
              </w:rPr>
            </w:pPr>
          </w:p>
          <w:p w14:paraId="06F80FEB" w14:textId="1974D9FA" w:rsidR="00B14BD7" w:rsidRPr="00BD6987" w:rsidRDefault="00FB52F0" w:rsidP="00712CCB">
            <w:pPr>
              <w:tabs>
                <w:tab w:val="left" w:pos="1800"/>
              </w:tabs>
              <w:rPr>
                <w:rFonts w:asciiTheme="minorHAnsi" w:hAnsiTheme="minorHAnsi" w:cstheme="minorHAnsi"/>
                <w:bCs/>
                <w:sz w:val="20"/>
                <w:szCs w:val="20"/>
              </w:rPr>
            </w:pPr>
            <w:r w:rsidRPr="009702AE">
              <w:rPr>
                <w:rStyle w:val="bcx0"/>
                <w:rFonts w:asciiTheme="minorHAnsi" w:hAnsiTheme="minorHAnsi" w:cstheme="minorHAnsi"/>
                <w:bCs/>
                <w:sz w:val="20"/>
                <w:szCs w:val="20"/>
              </w:rPr>
              <w:t>Bullet_2_COI</w:t>
            </w:r>
          </w:p>
        </w:tc>
      </w:tr>
    </w:tbl>
    <w:p w14:paraId="7162C8A2" w14:textId="77777777" w:rsidR="00297C96" w:rsidRPr="00720F8E" w:rsidRDefault="00297C96" w:rsidP="00297C96">
      <w:pPr>
        <w:rPr>
          <w:rFonts w:asciiTheme="minorHAnsi" w:hAnsiTheme="minorHAnsi" w:cstheme="minorHAnsi"/>
        </w:rPr>
      </w:pPr>
    </w:p>
    <w:p w14:paraId="0A4A9785" w14:textId="4E0E8B8A" w:rsidR="00242924" w:rsidRPr="00720F8E" w:rsidRDefault="6EF8A806" w:rsidP="414F30D5">
      <w:pPr>
        <w:pStyle w:val="Heading2"/>
        <w:rPr>
          <w:rFonts w:asciiTheme="minorHAnsi" w:hAnsiTheme="minorHAnsi" w:cstheme="minorBidi"/>
        </w:rPr>
      </w:pPr>
      <w:bookmarkStart w:id="9278" w:name="_Toc143871491"/>
      <w:bookmarkStart w:id="9279" w:name="_Toc173483737"/>
      <w:r w:rsidRPr="414F30D5">
        <w:rPr>
          <w:rFonts w:asciiTheme="minorHAnsi" w:hAnsiTheme="minorHAnsi" w:cstheme="minorBidi"/>
        </w:rPr>
        <w:lastRenderedPageBreak/>
        <w:t>Your contents</w:t>
      </w:r>
      <w:r w:rsidR="3C951DE8" w:rsidRPr="414F30D5">
        <w:rPr>
          <w:rFonts w:asciiTheme="minorHAnsi" w:hAnsiTheme="minorHAnsi" w:cstheme="minorBidi"/>
        </w:rPr>
        <w:t xml:space="preserve"> (Home</w:t>
      </w:r>
      <w:r w:rsidR="056EEFE4" w:rsidRPr="414F30D5">
        <w:rPr>
          <w:rFonts w:asciiTheme="minorHAnsi" w:hAnsiTheme="minorHAnsi" w:cstheme="minorBidi"/>
        </w:rPr>
        <w:t>/Landlord</w:t>
      </w:r>
      <w:r w:rsidR="3C951DE8" w:rsidRPr="414F30D5">
        <w:rPr>
          <w:rFonts w:asciiTheme="minorHAnsi" w:hAnsiTheme="minorHAnsi" w:cstheme="minorBidi"/>
        </w:rPr>
        <w:t>)</w:t>
      </w:r>
      <w:bookmarkEnd w:id="9278"/>
      <w:bookmarkEnd w:id="9279"/>
      <w:commentRangeStart w:id="9280"/>
      <w:commentRangeStart w:id="9281"/>
      <w:commentRangeEnd w:id="9280"/>
      <w:r w:rsidR="00242924" w:rsidRPr="00720F8E">
        <w:rPr>
          <w:rStyle w:val="CommentReference"/>
          <w:rFonts w:asciiTheme="minorHAnsi" w:hAnsiTheme="minorHAnsi" w:cstheme="minorBidi"/>
          <w:sz w:val="22"/>
          <w:szCs w:val="22"/>
        </w:rPr>
        <w:commentReference w:id="9280"/>
      </w:r>
      <w:commentRangeEnd w:id="9281"/>
      <w:r w:rsidRPr="00720F8E">
        <w:rPr>
          <w:rStyle w:val="CommentReference"/>
          <w:rFonts w:asciiTheme="minorHAnsi" w:hAnsiTheme="minorHAnsi" w:cstheme="minorBidi"/>
          <w:sz w:val="22"/>
          <w:szCs w:val="22"/>
        </w:rPr>
        <w:commentReference w:id="9281"/>
      </w:r>
    </w:p>
    <w:p w14:paraId="45684BC4" w14:textId="68BC75C9" w:rsidR="2E870521" w:rsidRPr="00720F8E" w:rsidRDefault="00CE7695" w:rsidP="17C48694">
      <w:pPr>
        <w:jc w:val="center"/>
        <w:rPr>
          <w:rFonts w:asciiTheme="minorHAnsi" w:hAnsiTheme="minorHAnsi" w:cstheme="minorHAnsi"/>
        </w:rPr>
      </w:pPr>
      <w:r w:rsidRPr="005326D6">
        <w:rPr>
          <w:rFonts w:asciiTheme="minorHAnsi" w:hAnsiTheme="minorHAnsi" w:cstheme="minorHAnsi"/>
          <w:noProof/>
        </w:rPr>
        <w:drawing>
          <wp:anchor distT="0" distB="0" distL="114300" distR="114300" simplePos="0" relativeHeight="251658249" behindDoc="0" locked="0" layoutInCell="1" allowOverlap="1" wp14:anchorId="020B24F5" wp14:editId="279710B7">
            <wp:simplePos x="0" y="0"/>
            <wp:positionH relativeFrom="column">
              <wp:posOffset>7505700</wp:posOffset>
            </wp:positionH>
            <wp:positionV relativeFrom="paragraph">
              <wp:posOffset>81128</wp:posOffset>
            </wp:positionV>
            <wp:extent cx="311150" cy="292100"/>
            <wp:effectExtent l="0" t="0" r="0" b="0"/>
            <wp:wrapNone/>
            <wp:docPr id="78164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41577" name="Picture 1"/>
                    <pic:cNvPicPr/>
                  </pic:nvPicPr>
                  <pic:blipFill>
                    <a:blip r:embed="rId47"/>
                    <a:stretch>
                      <a:fillRect/>
                    </a:stretch>
                  </pic:blipFill>
                  <pic:spPr>
                    <a:xfrm>
                      <a:off x="0" y="0"/>
                      <a:ext cx="311150" cy="292100"/>
                    </a:xfrm>
                    <a:prstGeom prst="rect">
                      <a:avLst/>
                    </a:prstGeom>
                  </pic:spPr>
                </pic:pic>
              </a:graphicData>
            </a:graphic>
          </wp:anchor>
        </w:drawing>
      </w:r>
      <w:r w:rsidR="00125EC9" w:rsidRPr="00720F8E">
        <w:rPr>
          <w:rFonts w:asciiTheme="minorHAnsi" w:hAnsiTheme="minorHAnsi" w:cstheme="minorHAnsi"/>
          <w:noProof/>
        </w:rPr>
        <w:drawing>
          <wp:inline distT="0" distB="0" distL="0" distR="0" wp14:anchorId="67855D40" wp14:editId="3178CF56">
            <wp:extent cx="6734175" cy="2890084"/>
            <wp:effectExtent l="0" t="0" r="0" b="0"/>
            <wp:docPr id="497671827" name="Picture 49767182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71827" name="Picture 497671827" descr="A screenshot of a computer screen&#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6734175" cy="2890084"/>
                    </a:xfrm>
                    <a:prstGeom prst="rect">
                      <a:avLst/>
                    </a:prstGeom>
                  </pic:spPr>
                </pic:pic>
              </a:graphicData>
            </a:graphic>
          </wp:inline>
        </w:drawing>
      </w:r>
    </w:p>
    <w:p w14:paraId="1256AB70" w14:textId="61DFFD89" w:rsidR="0AA34DAF" w:rsidRDefault="0AA34DAF" w:rsidP="17C48694">
      <w:pPr>
        <w:jc w:val="center"/>
        <w:rPr>
          <w:rFonts w:asciiTheme="minorHAnsi" w:hAnsiTheme="minorHAnsi" w:cstheme="minorHAnsi"/>
        </w:rPr>
      </w:pPr>
    </w:p>
    <w:p w14:paraId="2BC6C644" w14:textId="77777777" w:rsidR="00437E36" w:rsidRDefault="00437E36" w:rsidP="17C48694">
      <w:pPr>
        <w:jc w:val="center"/>
        <w:rPr>
          <w:rFonts w:asciiTheme="minorHAnsi" w:hAnsiTheme="minorHAnsi" w:cstheme="minorHAnsi"/>
        </w:rPr>
      </w:pPr>
    </w:p>
    <w:p w14:paraId="1944FCF6" w14:textId="77777777" w:rsidR="00437E36" w:rsidRDefault="00437E36" w:rsidP="17C48694">
      <w:pPr>
        <w:jc w:val="center"/>
        <w:rPr>
          <w:rFonts w:asciiTheme="minorHAnsi" w:hAnsiTheme="minorHAnsi" w:cstheme="minorHAnsi"/>
        </w:rPr>
      </w:pPr>
    </w:p>
    <w:p w14:paraId="27B83749" w14:textId="77777777" w:rsidR="00437E36" w:rsidRPr="00720F8E" w:rsidRDefault="00437E36" w:rsidP="17C48694">
      <w:pPr>
        <w:jc w:val="center"/>
        <w:rPr>
          <w:rFonts w:asciiTheme="minorHAnsi" w:hAnsiTheme="minorHAnsi" w:cstheme="minorHAnsi"/>
        </w:rPr>
      </w:pPr>
    </w:p>
    <w:p w14:paraId="32617E46" w14:textId="2124215A" w:rsidR="00961367" w:rsidRPr="00720F8E" w:rsidRDefault="00961367" w:rsidP="009621E7">
      <w:pPr>
        <w:rPr>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1817"/>
        <w:gridCol w:w="7938"/>
        <w:gridCol w:w="2127"/>
        <w:gridCol w:w="1701"/>
      </w:tblGrid>
      <w:tr w:rsidR="00437E36" w:rsidRPr="00720F8E" w14:paraId="54D396C4" w14:textId="77777777" w:rsidTr="0472516C">
        <w:trPr>
          <w:cantSplit/>
        </w:trPr>
        <w:tc>
          <w:tcPr>
            <w:tcW w:w="1013" w:type="dxa"/>
          </w:tcPr>
          <w:p w14:paraId="20912AAD" w14:textId="77777777" w:rsidR="00437E36" w:rsidRPr="00720F8E" w:rsidRDefault="00437E36">
            <w:pPr>
              <w:tabs>
                <w:tab w:val="left" w:pos="1800"/>
              </w:tabs>
              <w:rPr>
                <w:rFonts w:asciiTheme="minorHAnsi" w:hAnsiTheme="minorHAnsi" w:cstheme="minorHAnsi"/>
                <w:b/>
                <w:sz w:val="20"/>
              </w:rPr>
            </w:pPr>
            <w:r w:rsidRPr="00720F8E">
              <w:rPr>
                <w:rFonts w:asciiTheme="minorHAnsi" w:hAnsiTheme="minorHAnsi" w:cstheme="minorHAnsi"/>
                <w:b/>
                <w:sz w:val="20"/>
              </w:rPr>
              <w:t>Ref</w:t>
            </w:r>
          </w:p>
        </w:tc>
        <w:tc>
          <w:tcPr>
            <w:tcW w:w="1817" w:type="dxa"/>
          </w:tcPr>
          <w:p w14:paraId="7C1EEFF5" w14:textId="77777777" w:rsidR="00437E36" w:rsidRPr="00720F8E" w:rsidRDefault="00437E36">
            <w:pPr>
              <w:tabs>
                <w:tab w:val="left" w:pos="1800"/>
              </w:tabs>
              <w:jc w:val="center"/>
              <w:rPr>
                <w:rFonts w:asciiTheme="minorHAnsi" w:hAnsiTheme="minorHAnsi" w:cstheme="minorHAnsi"/>
                <w:b/>
                <w:sz w:val="20"/>
              </w:rPr>
            </w:pPr>
            <w:r w:rsidRPr="00720F8E">
              <w:rPr>
                <w:rFonts w:asciiTheme="minorHAnsi" w:hAnsiTheme="minorHAnsi" w:cstheme="minorHAnsi"/>
                <w:b/>
                <w:sz w:val="20"/>
              </w:rPr>
              <w:t>Variables</w:t>
            </w:r>
          </w:p>
        </w:tc>
        <w:tc>
          <w:tcPr>
            <w:tcW w:w="7938" w:type="dxa"/>
          </w:tcPr>
          <w:p w14:paraId="49E88449" w14:textId="77777777" w:rsidR="00437E36" w:rsidRPr="00720F8E" w:rsidRDefault="00437E36">
            <w:pPr>
              <w:tabs>
                <w:tab w:val="left" w:pos="1800"/>
              </w:tabs>
              <w:jc w:val="center"/>
              <w:rPr>
                <w:rFonts w:asciiTheme="minorHAnsi" w:hAnsiTheme="minorHAnsi" w:cstheme="minorHAnsi"/>
                <w:b/>
              </w:rPr>
            </w:pPr>
            <w:r w:rsidRPr="00720F8E">
              <w:rPr>
                <w:rFonts w:asciiTheme="minorHAnsi" w:hAnsiTheme="minorHAnsi" w:cstheme="minorHAnsi"/>
                <w:b/>
                <w:sz w:val="20"/>
                <w:szCs w:val="20"/>
              </w:rPr>
              <w:t>Content</w:t>
            </w:r>
          </w:p>
        </w:tc>
        <w:tc>
          <w:tcPr>
            <w:tcW w:w="2127" w:type="dxa"/>
          </w:tcPr>
          <w:p w14:paraId="7827CF24" w14:textId="77777777" w:rsidR="00437E36" w:rsidRPr="00720F8E" w:rsidRDefault="00437E36">
            <w:pPr>
              <w:tabs>
                <w:tab w:val="left" w:pos="1800"/>
              </w:tabs>
              <w:jc w:val="center"/>
              <w:rPr>
                <w:rFonts w:asciiTheme="minorHAnsi" w:hAnsiTheme="minorHAnsi" w:cstheme="minorHAnsi"/>
                <w:b/>
                <w:sz w:val="20"/>
              </w:rPr>
            </w:pPr>
            <w:r w:rsidRPr="00720F8E">
              <w:rPr>
                <w:rFonts w:asciiTheme="minorHAnsi" w:hAnsiTheme="minorHAnsi" w:cstheme="minorHAnsi"/>
                <w:b/>
                <w:sz w:val="20"/>
              </w:rPr>
              <w:t>Logic</w:t>
            </w:r>
          </w:p>
        </w:tc>
        <w:tc>
          <w:tcPr>
            <w:tcW w:w="1701" w:type="dxa"/>
          </w:tcPr>
          <w:p w14:paraId="2A428420" w14:textId="77777777" w:rsidR="00437E36" w:rsidRPr="00720F8E" w:rsidRDefault="00437E36">
            <w:pPr>
              <w:tabs>
                <w:tab w:val="left" w:pos="1800"/>
              </w:tabs>
              <w:jc w:val="center"/>
              <w:rPr>
                <w:rFonts w:asciiTheme="minorHAnsi" w:hAnsiTheme="minorHAnsi" w:cstheme="minorHAnsi"/>
                <w:b/>
                <w:sz w:val="20"/>
              </w:rPr>
            </w:pPr>
            <w:r w:rsidRPr="00720F8E">
              <w:rPr>
                <w:rFonts w:asciiTheme="minorHAnsi" w:hAnsiTheme="minorHAnsi" w:cstheme="minorHAnsi"/>
                <w:b/>
                <w:sz w:val="20"/>
              </w:rPr>
              <w:t>Style</w:t>
            </w:r>
          </w:p>
        </w:tc>
      </w:tr>
      <w:tr w:rsidR="00E3327B" w:rsidRPr="00BD6987" w14:paraId="38F9A54E" w14:textId="77777777" w:rsidTr="0472516C">
        <w:trPr>
          <w:cantSplit/>
        </w:trPr>
        <w:tc>
          <w:tcPr>
            <w:tcW w:w="1013" w:type="dxa"/>
          </w:tcPr>
          <w:p w14:paraId="544BC08F" w14:textId="62762638" w:rsidR="00E3327B" w:rsidRPr="00BD6987" w:rsidRDefault="00E3327B" w:rsidP="00E3327B">
            <w:pPr>
              <w:tabs>
                <w:tab w:val="left" w:pos="1800"/>
              </w:tabs>
              <w:rPr>
                <w:rFonts w:asciiTheme="minorHAnsi" w:hAnsiTheme="minorHAnsi" w:cstheme="minorHAnsi"/>
                <w:b/>
                <w:sz w:val="20"/>
                <w:szCs w:val="20"/>
              </w:rPr>
            </w:pPr>
            <w:r w:rsidRPr="000916A6">
              <w:rPr>
                <w:rFonts w:asciiTheme="minorHAnsi" w:hAnsiTheme="minorHAnsi" w:cstheme="minorHAnsi"/>
                <w:bCs/>
                <w:sz w:val="20"/>
                <w:szCs w:val="20"/>
              </w:rPr>
              <w:t>Y</w:t>
            </w:r>
            <w:r>
              <w:rPr>
                <w:rFonts w:asciiTheme="minorHAnsi" w:hAnsiTheme="minorHAnsi" w:cstheme="minorHAnsi"/>
                <w:bCs/>
                <w:sz w:val="20"/>
                <w:szCs w:val="20"/>
              </w:rPr>
              <w:t>R</w:t>
            </w:r>
            <w:r w:rsidRPr="000916A6">
              <w:rPr>
                <w:rFonts w:asciiTheme="minorHAnsi" w:hAnsiTheme="minorHAnsi" w:cstheme="minorHAnsi"/>
                <w:bCs/>
                <w:sz w:val="20"/>
                <w:szCs w:val="20"/>
              </w:rPr>
              <w:t>C 1</w:t>
            </w:r>
          </w:p>
        </w:tc>
        <w:tc>
          <w:tcPr>
            <w:tcW w:w="1817" w:type="dxa"/>
          </w:tcPr>
          <w:p w14:paraId="7927023E" w14:textId="77777777" w:rsidR="00E3327B" w:rsidRPr="00BD6987" w:rsidRDefault="00E3327B" w:rsidP="00E3327B">
            <w:pPr>
              <w:tabs>
                <w:tab w:val="left" w:pos="1800"/>
              </w:tabs>
              <w:rPr>
                <w:rFonts w:asciiTheme="minorHAnsi" w:hAnsiTheme="minorHAnsi" w:cstheme="minorHAnsi"/>
                <w:b/>
                <w:sz w:val="20"/>
                <w:szCs w:val="20"/>
              </w:rPr>
            </w:pPr>
            <w:r w:rsidRPr="009B2173">
              <w:rPr>
                <w:rFonts w:asciiTheme="minorHAnsi" w:hAnsiTheme="minorHAnsi"/>
                <w:sz w:val="20"/>
              </w:rPr>
              <w:t>&lt;</w:t>
            </w:r>
            <w:r w:rsidRPr="000B7EA3">
              <w:rPr>
                <w:rFonts w:asciiTheme="minorHAnsi" w:hAnsiTheme="minorHAnsi"/>
                <w:sz w:val="20"/>
              </w:rPr>
              <w:t>HomeCoverTypeCode</w:t>
            </w:r>
            <w:r>
              <w:rPr>
                <w:rFonts w:asciiTheme="minorHAnsi" w:hAnsiTheme="minorHAnsi"/>
                <w:sz w:val="20"/>
              </w:rPr>
              <w:t>&gt;</w:t>
            </w:r>
          </w:p>
        </w:tc>
        <w:tc>
          <w:tcPr>
            <w:tcW w:w="7938" w:type="dxa"/>
          </w:tcPr>
          <w:p w14:paraId="688DEB9F" w14:textId="6AEB6DDC" w:rsidR="00E3327B" w:rsidRDefault="00E3327B" w:rsidP="00E3327B">
            <w:pPr>
              <w:tabs>
                <w:tab w:val="left" w:pos="1800"/>
              </w:tabs>
              <w:rPr>
                <w:rFonts w:asciiTheme="minorHAnsi" w:hAnsiTheme="minorHAnsi" w:cstheme="min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3"/>
              <w:gridCol w:w="3127"/>
            </w:tblGrid>
            <w:tr w:rsidR="00E3327B" w:rsidRPr="009702AE" w14:paraId="57F32BEF" w14:textId="77777777" w:rsidTr="414F30D5">
              <w:tc>
                <w:tcPr>
                  <w:tcW w:w="4423" w:type="dxa"/>
                </w:tcPr>
                <w:p w14:paraId="27953091" w14:textId="77777777" w:rsidR="00E3327B" w:rsidRPr="00D95A56" w:rsidRDefault="00E3327B" w:rsidP="00E3327B">
                  <w:pPr>
                    <w:pStyle w:val="Heading10"/>
                    <w:numPr>
                      <w:ilvl w:val="0"/>
                      <w:numId w:val="160"/>
                    </w:numPr>
                    <w:rPr>
                      <w:rFonts w:asciiTheme="minorHAnsi" w:hAnsiTheme="minorHAnsi" w:cstheme="minorHAnsi"/>
                      <w:sz w:val="20"/>
                      <w:szCs w:val="20"/>
                    </w:rPr>
                  </w:pPr>
                  <w:r>
                    <w:t>Your contents</w:t>
                  </w:r>
                </w:p>
              </w:tc>
              <w:tc>
                <w:tcPr>
                  <w:tcW w:w="3127" w:type="dxa"/>
                </w:tcPr>
                <w:p w14:paraId="2175038B" w14:textId="678C876E" w:rsidR="00E3327B" w:rsidRPr="009702AE" w:rsidRDefault="00E3327B" w:rsidP="00E3327B">
                  <w:pPr>
                    <w:tabs>
                      <w:tab w:val="left" w:pos="1800"/>
                    </w:tabs>
                    <w:jc w:val="right"/>
                    <w:rPr>
                      <w:rFonts w:asciiTheme="minorHAnsi" w:hAnsiTheme="minorHAnsi"/>
                      <w:sz w:val="20"/>
                      <w:szCs w:val="20"/>
                    </w:rPr>
                  </w:pPr>
                  <w:r w:rsidRPr="009702AE" w:rsidDel="000A2521">
                    <w:rPr>
                      <w:rFonts w:asciiTheme="minorHAnsi" w:hAnsiTheme="minorHAnsi"/>
                      <w:sz w:val="20"/>
                      <w:szCs w:val="20"/>
                    </w:rPr>
                    <w:t xml:space="preserve"> </w:t>
                  </w:r>
                </w:p>
                <w:p w14:paraId="2115AF4F" w14:textId="77777777" w:rsidR="00E3327B" w:rsidRPr="009702AE" w:rsidRDefault="00E3327B" w:rsidP="00E3327B">
                  <w:pPr>
                    <w:tabs>
                      <w:tab w:val="left" w:pos="1800"/>
                    </w:tabs>
                    <w:rPr>
                      <w:rFonts w:asciiTheme="minorHAnsi" w:hAnsiTheme="minorHAnsi" w:cstheme="minorHAnsi"/>
                      <w:b/>
                      <w:sz w:val="20"/>
                      <w:szCs w:val="20"/>
                    </w:rPr>
                  </w:pPr>
                </w:p>
              </w:tc>
            </w:tr>
          </w:tbl>
          <w:p w14:paraId="26E95F8B" w14:textId="77777777" w:rsidR="00E3327B" w:rsidRPr="00BD6987" w:rsidRDefault="00E3327B" w:rsidP="00E3327B">
            <w:pPr>
              <w:tabs>
                <w:tab w:val="left" w:pos="1800"/>
              </w:tabs>
              <w:rPr>
                <w:rFonts w:asciiTheme="minorHAnsi" w:hAnsiTheme="minorHAnsi" w:cstheme="minorHAnsi"/>
                <w:b/>
                <w:sz w:val="20"/>
                <w:szCs w:val="20"/>
              </w:rPr>
            </w:pPr>
          </w:p>
          <w:p w14:paraId="62032AAA" w14:textId="77777777" w:rsidR="00E3327B" w:rsidRPr="00BD6987" w:rsidRDefault="00E3327B" w:rsidP="00E3327B">
            <w:pPr>
              <w:tabs>
                <w:tab w:val="left" w:pos="1800"/>
              </w:tabs>
              <w:rPr>
                <w:rFonts w:asciiTheme="minorHAnsi" w:hAnsiTheme="minorHAnsi" w:cstheme="minorHAnsi"/>
                <w:b/>
                <w:sz w:val="20"/>
                <w:szCs w:val="20"/>
              </w:rPr>
            </w:pPr>
          </w:p>
        </w:tc>
        <w:tc>
          <w:tcPr>
            <w:tcW w:w="2127" w:type="dxa"/>
            <w:vMerge w:val="restart"/>
          </w:tcPr>
          <w:p w14:paraId="2E88AD6D" w14:textId="77777777" w:rsidR="00E3327B" w:rsidRDefault="00E3327B" w:rsidP="00E3327B">
            <w:pPr>
              <w:tabs>
                <w:tab w:val="left" w:pos="1800"/>
              </w:tabs>
              <w:rPr>
                <w:rFonts w:asciiTheme="minorHAnsi" w:hAnsiTheme="minorHAnsi" w:cstheme="minorHAnsi"/>
                <w:bCs/>
                <w:sz w:val="20"/>
                <w:szCs w:val="20"/>
              </w:rPr>
            </w:pPr>
            <w:r w:rsidRPr="00BD6987">
              <w:rPr>
                <w:rFonts w:asciiTheme="minorHAnsi" w:hAnsiTheme="minorHAnsi" w:cstheme="minorHAnsi"/>
                <w:bCs/>
                <w:sz w:val="20"/>
                <w:szCs w:val="20"/>
              </w:rPr>
              <w:t>Always display</w:t>
            </w:r>
          </w:p>
          <w:p w14:paraId="4C71F721" w14:textId="7EE49184" w:rsidR="00E3327B" w:rsidRDefault="00E3327B" w:rsidP="00E3327B">
            <w:pPr>
              <w:tabs>
                <w:tab w:val="left" w:pos="774"/>
              </w:tabs>
              <w:rPr>
                <w:rFonts w:asciiTheme="minorHAnsi" w:hAnsiTheme="minorHAnsi"/>
                <w:sz w:val="20"/>
              </w:rPr>
            </w:pPr>
            <w:r>
              <w:rPr>
                <w:rFonts w:asciiTheme="minorHAnsi" w:hAnsiTheme="minorHAnsi" w:cstheme="minorHAnsi"/>
                <w:b/>
                <w:bCs/>
                <w:sz w:val="20"/>
              </w:rPr>
              <w:t xml:space="preserve">IF </w:t>
            </w:r>
            <w:r w:rsidRPr="009B2173">
              <w:rPr>
                <w:rFonts w:asciiTheme="minorHAnsi" w:hAnsiTheme="minorHAnsi"/>
                <w:sz w:val="20"/>
              </w:rPr>
              <w:t>&lt;</w:t>
            </w:r>
            <w:r w:rsidRPr="000B7EA3">
              <w:rPr>
                <w:rFonts w:asciiTheme="minorHAnsi" w:hAnsiTheme="minorHAnsi"/>
                <w:sz w:val="20"/>
              </w:rPr>
              <w:t>HomeCoverTypeCode</w:t>
            </w:r>
            <w:r w:rsidRPr="009B2173">
              <w:rPr>
                <w:rFonts w:asciiTheme="minorHAnsi" w:hAnsiTheme="minorHAnsi"/>
                <w:sz w:val="20"/>
              </w:rPr>
              <w:t>&gt;=</w:t>
            </w:r>
            <w:r>
              <w:rPr>
                <w:rFonts w:asciiTheme="minorHAnsi" w:hAnsiTheme="minorHAnsi"/>
                <w:sz w:val="20"/>
              </w:rPr>
              <w:t xml:space="preserve"> ”</w:t>
            </w:r>
            <w:r w:rsidRPr="004A4DEB">
              <w:rPr>
                <w:rFonts w:asciiTheme="minorHAnsi" w:hAnsiTheme="minorHAnsi" w:cstheme="minorHAnsi"/>
                <w:sz w:val="20"/>
              </w:rPr>
              <w:t>5|BuildingAndContents</w:t>
            </w:r>
            <w:r w:rsidRPr="00720F8E">
              <w:rPr>
                <w:rFonts w:asciiTheme="minorHAnsi" w:hAnsiTheme="minorHAnsi" w:cstheme="minorHAnsi"/>
                <w:sz w:val="20"/>
              </w:rPr>
              <w:t xml:space="preserve">” </w:t>
            </w:r>
            <w:r w:rsidRPr="00720F8E">
              <w:rPr>
                <w:rFonts w:asciiTheme="minorHAnsi" w:hAnsiTheme="minorHAnsi" w:cstheme="minorHAnsi"/>
                <w:b/>
                <w:bCs/>
                <w:sz w:val="20"/>
              </w:rPr>
              <w:t>OR</w:t>
            </w:r>
            <w:r w:rsidRPr="00720F8E">
              <w:rPr>
                <w:rFonts w:asciiTheme="minorHAnsi" w:hAnsiTheme="minorHAnsi" w:cstheme="minorHAnsi"/>
                <w:sz w:val="20"/>
              </w:rPr>
              <w:t xml:space="preserve"> “</w:t>
            </w:r>
            <w:r w:rsidRPr="004A4DEB">
              <w:rPr>
                <w:rFonts w:asciiTheme="minorHAnsi" w:hAnsiTheme="minorHAnsi" w:cstheme="minorHAnsi"/>
                <w:sz w:val="20"/>
              </w:rPr>
              <w:t>3|Contents</w:t>
            </w:r>
            <w:r>
              <w:rPr>
                <w:rFonts w:asciiTheme="minorHAnsi" w:hAnsiTheme="minorHAnsi"/>
                <w:sz w:val="20"/>
              </w:rPr>
              <w:t>”</w:t>
            </w:r>
            <w:r>
              <w:rPr>
                <w:rFonts w:asciiTheme="minorHAnsi" w:hAnsiTheme="minorHAnsi" w:cstheme="minorHAnsi"/>
                <w:b/>
                <w:bCs/>
                <w:sz w:val="20"/>
              </w:rPr>
              <w:t xml:space="preserve"> THEN</w:t>
            </w:r>
            <w:r w:rsidRPr="005C7255">
              <w:rPr>
                <w:rFonts w:asciiTheme="minorHAnsi" w:hAnsiTheme="minorHAnsi" w:cstheme="minorHAnsi"/>
                <w:b/>
                <w:bCs/>
                <w:sz w:val="20"/>
              </w:rPr>
              <w:t xml:space="preserve"> </w:t>
            </w:r>
            <w:r w:rsidRPr="005C7255">
              <w:rPr>
                <w:rFonts w:asciiTheme="minorHAnsi" w:hAnsiTheme="minorHAnsi" w:cstheme="minorHAnsi"/>
                <w:sz w:val="20"/>
              </w:rPr>
              <w:t>display</w:t>
            </w:r>
            <w:r>
              <w:rPr>
                <w:rFonts w:asciiTheme="minorHAnsi" w:hAnsiTheme="minorHAnsi"/>
                <w:sz w:val="20"/>
              </w:rPr>
              <w:t xml:space="preserve"> </w:t>
            </w:r>
          </w:p>
          <w:p w14:paraId="4B22803C" w14:textId="77777777" w:rsidR="00E3327B" w:rsidRPr="00D43E90" w:rsidRDefault="00E3327B" w:rsidP="00E3327B">
            <w:pPr>
              <w:tabs>
                <w:tab w:val="left" w:pos="1800"/>
              </w:tabs>
              <w:rPr>
                <w:rFonts w:asciiTheme="minorHAnsi" w:hAnsiTheme="minorHAnsi" w:cstheme="minorHAnsi"/>
                <w:bCs/>
                <w:sz w:val="14"/>
                <w:szCs w:val="14"/>
              </w:rPr>
            </w:pPr>
          </w:p>
        </w:tc>
        <w:tc>
          <w:tcPr>
            <w:tcW w:w="1701" w:type="dxa"/>
          </w:tcPr>
          <w:p w14:paraId="059E5012" w14:textId="21AF7FF3" w:rsidR="00E3327B" w:rsidRDefault="00E3327B" w:rsidP="00E3327B">
            <w:pPr>
              <w:tabs>
                <w:tab w:val="left" w:pos="1800"/>
              </w:tabs>
              <w:rPr>
                <w:rFonts w:asciiTheme="minorHAnsi" w:hAnsiTheme="minorHAnsi" w:cstheme="minorHAnsi"/>
                <w:bCs/>
                <w:sz w:val="20"/>
                <w:szCs w:val="20"/>
              </w:rPr>
            </w:pPr>
          </w:p>
          <w:p w14:paraId="257286F3" w14:textId="77777777" w:rsidR="00E3327B" w:rsidRDefault="00E3327B" w:rsidP="00E3327B">
            <w:pPr>
              <w:tabs>
                <w:tab w:val="left" w:pos="1800"/>
              </w:tabs>
              <w:rPr>
                <w:rFonts w:asciiTheme="minorHAnsi" w:hAnsiTheme="minorHAnsi" w:cstheme="minorHAnsi"/>
                <w:bCs/>
                <w:sz w:val="20"/>
                <w:szCs w:val="20"/>
              </w:rPr>
            </w:pPr>
          </w:p>
          <w:p w14:paraId="35AFEBE6" w14:textId="77777777" w:rsidR="00E3327B" w:rsidRPr="00BD6987" w:rsidRDefault="00E3327B" w:rsidP="00E3327B">
            <w:pPr>
              <w:tabs>
                <w:tab w:val="left" w:pos="1800"/>
              </w:tabs>
              <w:rPr>
                <w:rFonts w:asciiTheme="minorHAnsi" w:hAnsiTheme="minorHAnsi" w:cstheme="minorHAnsi"/>
                <w:bCs/>
                <w:sz w:val="20"/>
                <w:szCs w:val="20"/>
              </w:rPr>
            </w:pPr>
            <w:r w:rsidRPr="00A619E3">
              <w:rPr>
                <w:rFonts w:asciiTheme="minorHAnsi" w:hAnsiTheme="minorHAnsi" w:cstheme="minorHAnsi"/>
                <w:bCs/>
                <w:sz w:val="20"/>
                <w:szCs w:val="20"/>
              </w:rPr>
              <w:t>Heading_1_COI</w:t>
            </w:r>
          </w:p>
        </w:tc>
      </w:tr>
      <w:tr w:rsidR="00E3327B" w:rsidRPr="00BD6987" w14:paraId="14013B67" w14:textId="77777777" w:rsidTr="0472516C">
        <w:trPr>
          <w:cantSplit/>
        </w:trPr>
        <w:tc>
          <w:tcPr>
            <w:tcW w:w="1013" w:type="dxa"/>
          </w:tcPr>
          <w:p w14:paraId="5C477781" w14:textId="69A52941" w:rsidR="00E3327B" w:rsidRPr="00BD6987" w:rsidRDefault="00E3327B" w:rsidP="00E3327B">
            <w:pPr>
              <w:tabs>
                <w:tab w:val="left" w:pos="1800"/>
              </w:tabs>
              <w:rPr>
                <w:rFonts w:asciiTheme="minorHAnsi" w:hAnsiTheme="minorHAnsi" w:cstheme="minorHAnsi"/>
                <w:b/>
                <w:sz w:val="20"/>
                <w:szCs w:val="20"/>
              </w:rPr>
            </w:pPr>
            <w:ins w:id="9284" w:author="sam sehgal" w:date="2024-07-10T15:09:00Z" w16du:dateUtc="2024-07-10T05:09:00Z">
              <w:r w:rsidRPr="00792974">
                <w:rPr>
                  <w:rFonts w:asciiTheme="minorHAnsi" w:hAnsiTheme="minorHAnsi" w:cstheme="minorHAnsi"/>
                  <w:bCs/>
                  <w:sz w:val="20"/>
                  <w:szCs w:val="20"/>
                </w:rPr>
                <w:t>Y</w:t>
              </w:r>
              <w:r>
                <w:rPr>
                  <w:rFonts w:asciiTheme="minorHAnsi" w:hAnsiTheme="minorHAnsi" w:cstheme="minorHAnsi"/>
                  <w:bCs/>
                  <w:sz w:val="20"/>
                  <w:szCs w:val="20"/>
                </w:rPr>
                <w:t>R</w:t>
              </w:r>
              <w:r w:rsidRPr="00792974">
                <w:rPr>
                  <w:rFonts w:asciiTheme="minorHAnsi" w:hAnsiTheme="minorHAnsi" w:cstheme="minorHAnsi"/>
                  <w:bCs/>
                  <w:sz w:val="20"/>
                  <w:szCs w:val="20"/>
                </w:rPr>
                <w:t xml:space="preserve">C </w:t>
              </w:r>
              <w:r>
                <w:rPr>
                  <w:rFonts w:asciiTheme="minorHAnsi" w:hAnsiTheme="minorHAnsi" w:cstheme="minorHAnsi"/>
                  <w:bCs/>
                  <w:sz w:val="20"/>
                  <w:szCs w:val="20"/>
                </w:rPr>
                <w:t>2</w:t>
              </w:r>
            </w:ins>
          </w:p>
        </w:tc>
        <w:tc>
          <w:tcPr>
            <w:tcW w:w="1817" w:type="dxa"/>
          </w:tcPr>
          <w:p w14:paraId="3CC0655B" w14:textId="77777777" w:rsidR="00E3327B" w:rsidRPr="00BD6987" w:rsidRDefault="00E3327B" w:rsidP="00E3327B">
            <w:pPr>
              <w:tabs>
                <w:tab w:val="left" w:pos="1800"/>
              </w:tabs>
              <w:rPr>
                <w:rFonts w:asciiTheme="minorHAnsi" w:hAnsiTheme="minorHAnsi" w:cstheme="minorHAnsi"/>
                <w:b/>
                <w:sz w:val="20"/>
                <w:szCs w:val="20"/>
              </w:rPr>
            </w:pPr>
          </w:p>
        </w:tc>
        <w:tc>
          <w:tcPr>
            <w:tcW w:w="7938" w:type="dxa"/>
          </w:tcPr>
          <w:p w14:paraId="3BFD3790" w14:textId="77777777" w:rsidR="00E3327B" w:rsidRDefault="00E3327B" w:rsidP="00E3327B">
            <w:pPr>
              <w:tabs>
                <w:tab w:val="left" w:pos="774"/>
              </w:tabs>
            </w:pPr>
            <w:r w:rsidRPr="00BB545C">
              <w:rPr>
                <w:rFonts w:asciiTheme="minorHAnsi" w:hAnsiTheme="minorHAnsi"/>
                <w:sz w:val="20"/>
              </w:rPr>
              <w:t>For a full description of what you are covered for under this policy, please read the Product Disclosure Statement (PDS).</w:t>
            </w:r>
          </w:p>
        </w:tc>
        <w:tc>
          <w:tcPr>
            <w:tcW w:w="2127" w:type="dxa"/>
            <w:vMerge/>
          </w:tcPr>
          <w:p w14:paraId="7C49718A" w14:textId="77777777" w:rsidR="00E3327B" w:rsidRDefault="00E3327B" w:rsidP="00E3327B">
            <w:pPr>
              <w:tabs>
                <w:tab w:val="left" w:pos="774"/>
              </w:tabs>
              <w:rPr>
                <w:rFonts w:asciiTheme="minorHAnsi" w:hAnsiTheme="minorHAnsi" w:cstheme="minorHAnsi"/>
                <w:b/>
                <w:bCs/>
                <w:sz w:val="20"/>
              </w:rPr>
            </w:pPr>
          </w:p>
        </w:tc>
        <w:tc>
          <w:tcPr>
            <w:tcW w:w="1701" w:type="dxa"/>
          </w:tcPr>
          <w:p w14:paraId="2895C05B" w14:textId="77777777" w:rsidR="00E3327B" w:rsidRPr="00BD6987" w:rsidRDefault="00E3327B" w:rsidP="00E3327B">
            <w:pPr>
              <w:tabs>
                <w:tab w:val="left" w:pos="1800"/>
              </w:tabs>
              <w:rPr>
                <w:rFonts w:asciiTheme="minorHAnsi" w:hAnsiTheme="minorHAnsi" w:cstheme="minorHAnsi"/>
                <w:bCs/>
                <w:sz w:val="20"/>
                <w:szCs w:val="20"/>
              </w:rPr>
            </w:pPr>
            <w:r>
              <w:rPr>
                <w:rFonts w:asciiTheme="minorHAnsi" w:hAnsiTheme="minorHAnsi" w:cstheme="minorHAnsi"/>
                <w:bCs/>
                <w:sz w:val="20"/>
                <w:szCs w:val="20"/>
              </w:rPr>
              <w:t>Bodycopy_COI</w:t>
            </w:r>
          </w:p>
        </w:tc>
      </w:tr>
      <w:tr w:rsidR="00E3327B" w:rsidRPr="00BD6987" w14:paraId="73BB8A83" w14:textId="77777777" w:rsidTr="0472516C">
        <w:trPr>
          <w:cantSplit/>
        </w:trPr>
        <w:tc>
          <w:tcPr>
            <w:tcW w:w="1013" w:type="dxa"/>
          </w:tcPr>
          <w:p w14:paraId="0E5097D1" w14:textId="002C8692" w:rsidR="00E3327B" w:rsidRPr="00BD6987" w:rsidRDefault="00E3327B" w:rsidP="00E3327B">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Y</w:t>
            </w:r>
            <w:r>
              <w:rPr>
                <w:rFonts w:asciiTheme="minorHAnsi" w:hAnsiTheme="minorHAnsi" w:cstheme="minorHAnsi"/>
                <w:bCs/>
                <w:sz w:val="20"/>
                <w:szCs w:val="20"/>
              </w:rPr>
              <w:t>R</w:t>
            </w:r>
            <w:r w:rsidRPr="00792974">
              <w:rPr>
                <w:rFonts w:asciiTheme="minorHAnsi" w:hAnsiTheme="minorHAnsi" w:cstheme="minorHAnsi"/>
                <w:bCs/>
                <w:sz w:val="20"/>
                <w:szCs w:val="20"/>
              </w:rPr>
              <w:t xml:space="preserve">C </w:t>
            </w:r>
            <w:r>
              <w:rPr>
                <w:rFonts w:asciiTheme="minorHAnsi" w:hAnsiTheme="minorHAnsi" w:cstheme="minorHAnsi"/>
                <w:bCs/>
                <w:sz w:val="20"/>
                <w:szCs w:val="20"/>
              </w:rPr>
              <w:t>3</w:t>
            </w:r>
          </w:p>
        </w:tc>
        <w:tc>
          <w:tcPr>
            <w:tcW w:w="1817" w:type="dxa"/>
          </w:tcPr>
          <w:p w14:paraId="44DCE5A6" w14:textId="77777777" w:rsidR="00E3327B" w:rsidRDefault="00E3327B" w:rsidP="00E3327B">
            <w:pPr>
              <w:tabs>
                <w:tab w:val="left" w:pos="1800"/>
              </w:tabs>
              <w:rPr>
                <w:rFonts w:asciiTheme="minorHAnsi" w:hAnsiTheme="minorHAnsi"/>
                <w:sz w:val="20"/>
                <w:szCs w:val="20"/>
              </w:rPr>
            </w:pPr>
            <w:r w:rsidRPr="192D62E1">
              <w:rPr>
                <w:rFonts w:asciiTheme="minorHAnsi" w:hAnsiTheme="minorHAnsi"/>
                <w:sz w:val="20"/>
                <w:szCs w:val="20"/>
              </w:rPr>
              <w:t>&lt;</w:t>
            </w:r>
            <w:r w:rsidRPr="00AC7105">
              <w:rPr>
                <w:rFonts w:asciiTheme="minorHAnsi" w:hAnsiTheme="minorHAnsi"/>
                <w:sz w:val="20"/>
                <w:szCs w:val="20"/>
              </w:rPr>
              <w:t>BrandContentsCalculator</w:t>
            </w:r>
            <w:r w:rsidRPr="192D62E1">
              <w:rPr>
                <w:rFonts w:asciiTheme="minorHAnsi" w:hAnsiTheme="minorHAnsi"/>
                <w:sz w:val="20"/>
                <w:szCs w:val="20"/>
              </w:rPr>
              <w:t>&gt;</w:t>
            </w:r>
          </w:p>
          <w:p w14:paraId="1006BD18" w14:textId="6F7B81B1" w:rsidR="00E3327B" w:rsidRDefault="00E3327B" w:rsidP="00E3327B">
            <w:pPr>
              <w:tabs>
                <w:tab w:val="left" w:pos="1800"/>
              </w:tabs>
              <w:rPr>
                <w:rFonts w:asciiTheme="minorHAnsi" w:hAnsiTheme="minorHAnsi"/>
                <w:sz w:val="20"/>
                <w:szCs w:val="20"/>
              </w:rPr>
            </w:pPr>
          </w:p>
          <w:p w14:paraId="6D9103CE" w14:textId="77777777" w:rsidR="00E3327B" w:rsidRDefault="00E3327B" w:rsidP="00E3327B">
            <w:pPr>
              <w:tabs>
                <w:tab w:val="left" w:pos="1800"/>
              </w:tabs>
              <w:rPr>
                <w:rFonts w:asciiTheme="minorHAnsi" w:hAnsiTheme="minorHAnsi"/>
                <w:sz w:val="20"/>
                <w:szCs w:val="20"/>
              </w:rPr>
            </w:pPr>
            <w:r w:rsidRPr="00AC7105">
              <w:rPr>
                <w:rFonts w:asciiTheme="minorHAnsi" w:hAnsiTheme="minorHAnsi"/>
                <w:sz w:val="20"/>
                <w:szCs w:val="20"/>
              </w:rPr>
              <w:t>&lt;SpecifiedItemArray&gt;</w:t>
            </w:r>
          </w:p>
          <w:p w14:paraId="6F4BD79D" w14:textId="77777777" w:rsidR="00E3327B" w:rsidRDefault="00E3327B" w:rsidP="00E3327B">
            <w:pPr>
              <w:tabs>
                <w:tab w:val="left" w:pos="1800"/>
              </w:tabs>
              <w:rPr>
                <w:rFonts w:asciiTheme="minorHAnsi" w:hAnsiTheme="minorHAnsi"/>
                <w:sz w:val="20"/>
              </w:rPr>
            </w:pPr>
            <w:r w:rsidRPr="009B2173">
              <w:rPr>
                <w:rFonts w:asciiTheme="minorHAnsi" w:hAnsiTheme="minorHAnsi"/>
                <w:sz w:val="20"/>
              </w:rPr>
              <w:t>&lt;</w:t>
            </w:r>
            <w:r w:rsidRPr="000B7EA3">
              <w:rPr>
                <w:rFonts w:asciiTheme="minorHAnsi" w:hAnsiTheme="minorHAnsi"/>
                <w:sz w:val="20"/>
              </w:rPr>
              <w:t>HomeCoverTypeCode</w:t>
            </w:r>
            <w:r w:rsidRPr="009B2173">
              <w:rPr>
                <w:rFonts w:asciiTheme="minorHAnsi" w:hAnsiTheme="minorHAnsi"/>
                <w:sz w:val="20"/>
              </w:rPr>
              <w:t>&gt;=</w:t>
            </w:r>
          </w:p>
          <w:p w14:paraId="4B9BA3E3" w14:textId="77777777" w:rsidR="00E3327B" w:rsidRPr="00AC7105" w:rsidRDefault="00E3327B" w:rsidP="00E3327B">
            <w:pPr>
              <w:tabs>
                <w:tab w:val="left" w:pos="1800"/>
              </w:tabs>
              <w:rPr>
                <w:rFonts w:asciiTheme="minorHAnsi" w:hAnsiTheme="minorHAnsi" w:cstheme="minorHAnsi"/>
                <w:bCs/>
                <w:sz w:val="20"/>
                <w:szCs w:val="20"/>
              </w:rPr>
            </w:pPr>
            <w:r w:rsidRPr="00C1020A">
              <w:rPr>
                <w:rFonts w:asciiTheme="minorHAnsi" w:hAnsiTheme="minorHAnsi"/>
                <w:sz w:val="20"/>
                <w:szCs w:val="20"/>
              </w:rPr>
              <w:t>&lt;BrandCode</w:t>
            </w:r>
            <w:r w:rsidRPr="0099132D">
              <w:rPr>
                <w:rFonts w:asciiTheme="minorHAnsi" w:hAnsiTheme="minorHAnsi"/>
                <w:sz w:val="18"/>
                <w:szCs w:val="18"/>
              </w:rPr>
              <w:t>&gt;</w:t>
            </w:r>
          </w:p>
        </w:tc>
        <w:tc>
          <w:tcPr>
            <w:tcW w:w="7938" w:type="dxa"/>
          </w:tcPr>
          <w:p w14:paraId="2CEB0D10" w14:textId="77777777" w:rsidR="00E3327B" w:rsidRDefault="00E3327B" w:rsidP="00E3327B">
            <w:pPr>
              <w:tabs>
                <w:tab w:val="left" w:pos="774"/>
              </w:tabs>
              <w:rPr>
                <w:rFonts w:asciiTheme="minorHAnsi" w:hAnsiTheme="minorHAnsi"/>
                <w:sz w:val="20"/>
              </w:rPr>
            </w:pPr>
          </w:p>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E3327B" w:rsidRPr="006A41CF" w14:paraId="2BE91FD2" w14:textId="77777777" w:rsidTr="0472516C">
              <w:trPr>
                <w:trHeight w:val="300"/>
              </w:trPr>
              <w:tc>
                <w:tcPr>
                  <w:tcW w:w="2861" w:type="dxa"/>
                  <w:noWrap/>
                  <w:vAlign w:val="center"/>
                  <w:hideMark/>
                </w:tcPr>
                <w:p w14:paraId="5060F13C" w14:textId="77777777" w:rsidR="00E3327B" w:rsidRPr="00E02B28" w:rsidRDefault="00E3327B" w:rsidP="00E3327B">
                  <w:pPr>
                    <w:pStyle w:val="BodycopyCOI"/>
                    <w:rPr>
                      <w:rFonts w:cstheme="minorBidi"/>
                      <w:b/>
                      <w:bCs/>
                      <w:noProof/>
                      <w:color w:val="000000" w:themeColor="text1"/>
                    </w:rPr>
                  </w:pPr>
                  <w:commentRangeStart w:id="9285"/>
                  <w:commentRangeStart w:id="9286"/>
                  <w:commentRangeStart w:id="9287"/>
                  <w:r>
                    <w:t>Sum Insured:</w:t>
                  </w:r>
                  <w:commentRangeEnd w:id="9285"/>
                  <w:r>
                    <w:rPr>
                      <w:rStyle w:val="CommentReference"/>
                      <w:sz w:val="18"/>
                      <w:szCs w:val="18"/>
                    </w:rPr>
                    <w:commentReference w:id="9285"/>
                  </w:r>
                  <w:commentRangeEnd w:id="9286"/>
                  <w:r>
                    <w:rPr>
                      <w:rStyle w:val="CommentReference"/>
                      <w:sz w:val="18"/>
                      <w:szCs w:val="18"/>
                    </w:rPr>
                    <w:commentReference w:id="9286"/>
                  </w:r>
                  <w:commentRangeEnd w:id="9287"/>
                  <w:r>
                    <w:rPr>
                      <w:rStyle w:val="CommentReference"/>
                      <w:sz w:val="18"/>
                      <w:szCs w:val="18"/>
                    </w:rPr>
                    <w:commentReference w:id="9287"/>
                  </w:r>
                  <w:r>
                    <w:t xml:space="preserve">  </w:t>
                  </w:r>
                </w:p>
              </w:tc>
              <w:tc>
                <w:tcPr>
                  <w:tcW w:w="4546" w:type="dxa"/>
                  <w:noWrap/>
                  <w:vAlign w:val="bottom"/>
                  <w:hideMark/>
                </w:tcPr>
                <w:p w14:paraId="32135D25" w14:textId="1D5C4B94" w:rsidR="00E3327B" w:rsidRPr="00E02B28" w:rsidRDefault="00E3327B">
                  <w:pPr>
                    <w:pStyle w:val="TableBodycopy"/>
                    <w:spacing w:line="240" w:lineRule="auto"/>
                    <w:rPr>
                      <w:rFonts w:asciiTheme="minorHAnsi" w:hAnsiTheme="minorHAnsi" w:cstheme="minorBidi"/>
                      <w:b/>
                      <w:bCs/>
                      <w:sz w:val="24"/>
                    </w:rPr>
                    <w:pPrChange w:id="9288" w:author="Sue Simnor (EXT Idiom)" w:date="2024-08-12T15:08:00Z" w16du:dateUtc="2024-08-12T05:08:00Z">
                      <w:pPr>
                        <w:pStyle w:val="TableBodycopy"/>
                      </w:pPr>
                    </w:pPrChange>
                  </w:pPr>
                  <w:r w:rsidRPr="78CABE0F">
                    <w:rPr>
                      <w:rFonts w:asciiTheme="minorHAnsi" w:hAnsiTheme="minorHAnsi" w:cstheme="minorBidi"/>
                      <w:b/>
                      <w:bCs/>
                    </w:rPr>
                    <w:t>$&lt;ContentsSumInsured&gt;</w:t>
                  </w:r>
                </w:p>
              </w:tc>
            </w:tr>
          </w:tbl>
          <w:p w14:paraId="29768ACA" w14:textId="77777777" w:rsidR="00E3327B" w:rsidRDefault="00E3327B" w:rsidP="00E3327B">
            <w:pPr>
              <w:tabs>
                <w:tab w:val="left" w:pos="774"/>
              </w:tabs>
              <w:rPr>
                <w:rFonts w:asciiTheme="minorHAnsi" w:hAnsiTheme="minorHAnsi"/>
                <w:sz w:val="20"/>
              </w:rPr>
            </w:pPr>
          </w:p>
          <w:p w14:paraId="43B73682" w14:textId="2BD65EDE" w:rsidR="00E3327B" w:rsidRPr="00BB545C" w:rsidRDefault="00E3327B" w:rsidP="00E3327B">
            <w:pPr>
              <w:tabs>
                <w:tab w:val="left" w:pos="774"/>
              </w:tabs>
              <w:rPr>
                <w:rFonts w:asciiTheme="minorHAnsi" w:hAnsiTheme="minorHAnsi"/>
                <w:sz w:val="20"/>
                <w:szCs w:val="20"/>
              </w:rPr>
            </w:pPr>
            <w:r w:rsidRPr="0472516C">
              <w:rPr>
                <w:rFonts w:asciiTheme="minorHAnsi" w:hAnsiTheme="minorHAnsi"/>
                <w:sz w:val="20"/>
                <w:szCs w:val="20"/>
              </w:rPr>
              <w:t xml:space="preserve">Please check your sum insured to see if your level of insurance cover is still appropriate for you. A calculator can help with estimating </w:t>
            </w:r>
            <w:r w:rsidRPr="00320E93">
              <w:rPr>
                <w:rFonts w:asciiTheme="minorHAnsi" w:hAnsiTheme="minorHAnsi"/>
                <w:sz w:val="20"/>
                <w:szCs w:val="20"/>
              </w:rPr>
              <w:t>your</w:t>
            </w:r>
            <w:commentRangeStart w:id="9289"/>
            <w:commentRangeStart w:id="9290"/>
            <w:commentRangeStart w:id="9291"/>
            <w:r w:rsidRPr="00320E93">
              <w:rPr>
                <w:rFonts w:asciiTheme="minorHAnsi" w:hAnsiTheme="minorHAnsi"/>
                <w:sz w:val="20"/>
                <w:szCs w:val="20"/>
              </w:rPr>
              <w:t xml:space="preserve"> contents</w:t>
            </w:r>
            <w:commentRangeEnd w:id="9289"/>
            <w:r w:rsidRPr="00320E93">
              <w:rPr>
                <w:rStyle w:val="CommentReference"/>
                <w:rFonts w:asciiTheme="minorHAnsi" w:hAnsiTheme="minorHAnsi" w:cstheme="minorBidi"/>
                <w:sz w:val="20"/>
                <w:szCs w:val="20"/>
              </w:rPr>
              <w:commentReference w:id="9289"/>
            </w:r>
            <w:commentRangeEnd w:id="9290"/>
            <w:r w:rsidRPr="00320E93">
              <w:rPr>
                <w:rStyle w:val="CommentReference"/>
                <w:rFonts w:asciiTheme="minorHAnsi" w:hAnsiTheme="minorHAnsi" w:cstheme="minorBidi"/>
                <w:sz w:val="20"/>
                <w:szCs w:val="20"/>
              </w:rPr>
              <w:commentReference w:id="9290"/>
            </w:r>
            <w:commentRangeEnd w:id="9291"/>
            <w:r w:rsidRPr="00320E93">
              <w:rPr>
                <w:rStyle w:val="CommentReference"/>
                <w:rFonts w:asciiTheme="minorHAnsi" w:hAnsiTheme="minorHAnsi" w:cstheme="minorBidi"/>
                <w:sz w:val="20"/>
                <w:szCs w:val="20"/>
              </w:rPr>
              <w:commentReference w:id="9291"/>
            </w:r>
            <w:r w:rsidRPr="00320E93">
              <w:rPr>
                <w:rFonts w:asciiTheme="minorHAnsi" w:hAnsiTheme="minorHAnsi"/>
                <w:sz w:val="20"/>
                <w:szCs w:val="20"/>
              </w:rPr>
              <w:t xml:space="preserve"> value</w:t>
            </w:r>
            <w:r w:rsidRPr="0472516C">
              <w:rPr>
                <w:rFonts w:asciiTheme="minorHAnsi" w:hAnsiTheme="minorHAnsi"/>
                <w:sz w:val="20"/>
                <w:szCs w:val="20"/>
              </w:rPr>
              <w:t xml:space="preserve">, please visit </w:t>
            </w:r>
            <w:commentRangeStart w:id="9292"/>
            <w:commentRangeStart w:id="9293"/>
            <w:commentRangeStart w:id="9294"/>
            <w:r w:rsidRPr="0472516C">
              <w:rPr>
                <w:rFonts w:asciiTheme="minorHAnsi" w:hAnsiTheme="minorHAnsi"/>
                <w:sz w:val="20"/>
                <w:szCs w:val="20"/>
              </w:rPr>
              <w:t>&lt;BrandContentsCalculator&gt;</w:t>
            </w:r>
            <w:commentRangeEnd w:id="9292"/>
            <w:r w:rsidRPr="0472516C">
              <w:rPr>
                <w:rStyle w:val="CommentReference"/>
                <w:rFonts w:asciiTheme="minorHAnsi" w:hAnsiTheme="minorHAnsi" w:cstheme="minorBidi"/>
                <w:sz w:val="20"/>
                <w:szCs w:val="20"/>
              </w:rPr>
              <w:commentReference w:id="9292"/>
            </w:r>
            <w:commentRangeEnd w:id="9293"/>
            <w:r w:rsidRPr="0472516C">
              <w:rPr>
                <w:rStyle w:val="CommentReference"/>
                <w:rFonts w:asciiTheme="minorHAnsi" w:hAnsiTheme="minorHAnsi" w:cstheme="minorBidi"/>
                <w:sz w:val="20"/>
                <w:szCs w:val="20"/>
              </w:rPr>
              <w:commentReference w:id="9293"/>
            </w:r>
            <w:commentRangeEnd w:id="9294"/>
            <w:r w:rsidRPr="0472516C">
              <w:rPr>
                <w:rStyle w:val="CommentReference"/>
                <w:rFonts w:asciiTheme="minorHAnsi" w:hAnsiTheme="minorHAnsi" w:cstheme="minorBidi"/>
                <w:sz w:val="20"/>
                <w:szCs w:val="20"/>
              </w:rPr>
              <w:commentReference w:id="9294"/>
            </w:r>
            <w:r w:rsidRPr="0472516C">
              <w:rPr>
                <w:rFonts w:asciiTheme="minorHAnsi" w:hAnsiTheme="minorHAnsi"/>
                <w:sz w:val="20"/>
                <w:szCs w:val="20"/>
              </w:rPr>
              <w:t>.</w:t>
            </w:r>
          </w:p>
        </w:tc>
        <w:tc>
          <w:tcPr>
            <w:tcW w:w="2127" w:type="dxa"/>
          </w:tcPr>
          <w:p w14:paraId="66B2EBDF" w14:textId="726506B6" w:rsidR="00E3327B" w:rsidRPr="0099132D" w:rsidRDefault="00E3327B" w:rsidP="00E3327B">
            <w:pPr>
              <w:tabs>
                <w:tab w:val="left" w:pos="774"/>
              </w:tabs>
              <w:rPr>
                <w:rFonts w:asciiTheme="minorHAnsi" w:hAnsiTheme="minorHAnsi"/>
                <w:sz w:val="18"/>
                <w:szCs w:val="18"/>
              </w:rPr>
            </w:pPr>
            <w:r w:rsidRPr="0099132D">
              <w:rPr>
                <w:rFonts w:asciiTheme="minorHAnsi" w:hAnsiTheme="minorHAnsi"/>
                <w:b/>
                <w:bCs/>
                <w:sz w:val="18"/>
                <w:szCs w:val="18"/>
              </w:rPr>
              <w:t xml:space="preserve">IF </w:t>
            </w:r>
            <w:r w:rsidRPr="009B2173">
              <w:rPr>
                <w:rFonts w:asciiTheme="minorHAnsi" w:hAnsiTheme="minorHAnsi"/>
                <w:sz w:val="20"/>
              </w:rPr>
              <w:t>&lt;</w:t>
            </w:r>
            <w:r w:rsidRPr="000B7EA3">
              <w:rPr>
                <w:rFonts w:asciiTheme="minorHAnsi" w:hAnsiTheme="minorHAnsi"/>
                <w:sz w:val="20"/>
              </w:rPr>
              <w:t>HomeCoverTypeCode</w:t>
            </w:r>
            <w:r w:rsidRPr="009B2173">
              <w:rPr>
                <w:rFonts w:asciiTheme="minorHAnsi" w:hAnsiTheme="minorHAnsi"/>
                <w:sz w:val="20"/>
              </w:rPr>
              <w:t>&gt;=</w:t>
            </w:r>
            <w:r>
              <w:rPr>
                <w:rFonts w:asciiTheme="minorHAnsi" w:hAnsiTheme="minorHAnsi"/>
                <w:sz w:val="20"/>
              </w:rPr>
              <w:t xml:space="preserve"> ”</w:t>
            </w:r>
            <w:r w:rsidRPr="004A4DEB">
              <w:rPr>
                <w:rFonts w:asciiTheme="minorHAnsi" w:hAnsiTheme="minorHAnsi" w:cstheme="minorHAnsi"/>
                <w:sz w:val="20"/>
              </w:rPr>
              <w:t>5|BuildingAndContents</w:t>
            </w:r>
            <w:r w:rsidRPr="00720F8E">
              <w:rPr>
                <w:rFonts w:asciiTheme="minorHAnsi" w:hAnsiTheme="minorHAnsi" w:cstheme="minorHAnsi"/>
                <w:sz w:val="20"/>
              </w:rPr>
              <w:t xml:space="preserve">” </w:t>
            </w:r>
            <w:r w:rsidRPr="00720F8E">
              <w:rPr>
                <w:rFonts w:asciiTheme="minorHAnsi" w:hAnsiTheme="minorHAnsi" w:cstheme="minorHAnsi"/>
                <w:b/>
                <w:bCs/>
                <w:sz w:val="20"/>
              </w:rPr>
              <w:t>OR</w:t>
            </w:r>
            <w:r w:rsidRPr="00720F8E">
              <w:rPr>
                <w:rFonts w:asciiTheme="minorHAnsi" w:hAnsiTheme="minorHAnsi" w:cstheme="minorHAnsi"/>
                <w:sz w:val="20"/>
              </w:rPr>
              <w:t xml:space="preserve"> “</w:t>
            </w:r>
            <w:r w:rsidRPr="004A4DEB">
              <w:rPr>
                <w:rFonts w:asciiTheme="minorHAnsi" w:hAnsiTheme="minorHAnsi" w:cstheme="minorHAnsi"/>
                <w:sz w:val="20"/>
              </w:rPr>
              <w:t>3|Contents</w:t>
            </w:r>
            <w:r w:rsidRPr="0099132D">
              <w:rPr>
                <w:rFonts w:asciiTheme="minorHAnsi" w:hAnsiTheme="minorHAnsi"/>
                <w:sz w:val="18"/>
                <w:szCs w:val="18"/>
              </w:rPr>
              <w:t xml:space="preserve">”) </w:t>
            </w:r>
          </w:p>
          <w:p w14:paraId="6A103CB7" w14:textId="77777777" w:rsidR="00E3327B" w:rsidRPr="0099132D" w:rsidRDefault="00E3327B" w:rsidP="00E3327B">
            <w:pPr>
              <w:tabs>
                <w:tab w:val="left" w:pos="774"/>
              </w:tabs>
              <w:rPr>
                <w:rFonts w:asciiTheme="minorHAnsi" w:hAnsiTheme="minorHAnsi"/>
                <w:sz w:val="18"/>
                <w:szCs w:val="18"/>
              </w:rPr>
            </w:pPr>
            <w:r w:rsidRPr="0099132D">
              <w:rPr>
                <w:rFonts w:asciiTheme="minorHAnsi" w:hAnsiTheme="minorHAnsi"/>
                <w:b/>
                <w:bCs/>
                <w:sz w:val="18"/>
                <w:szCs w:val="18"/>
              </w:rPr>
              <w:t xml:space="preserve">THEN </w:t>
            </w:r>
            <w:r w:rsidRPr="0099132D">
              <w:rPr>
                <w:rFonts w:asciiTheme="minorHAnsi" w:hAnsiTheme="minorHAnsi"/>
                <w:sz w:val="18"/>
                <w:szCs w:val="18"/>
              </w:rPr>
              <w:t>display</w:t>
            </w:r>
          </w:p>
          <w:p w14:paraId="0BF62F8C" w14:textId="77777777" w:rsidR="00E3327B" w:rsidRPr="0099132D" w:rsidRDefault="00E3327B" w:rsidP="00E3327B">
            <w:pPr>
              <w:tabs>
                <w:tab w:val="left" w:pos="774"/>
              </w:tabs>
              <w:rPr>
                <w:rFonts w:asciiTheme="minorHAnsi" w:hAnsiTheme="minorHAnsi"/>
                <w:sz w:val="18"/>
                <w:szCs w:val="18"/>
              </w:rPr>
            </w:pPr>
          </w:p>
          <w:p w14:paraId="7E8AB305" w14:textId="2498B93C" w:rsidR="00E3327B" w:rsidRPr="0099132D" w:rsidRDefault="00E3327B" w:rsidP="00E3327B">
            <w:pPr>
              <w:tabs>
                <w:tab w:val="left" w:pos="774"/>
              </w:tabs>
              <w:rPr>
                <w:rFonts w:asciiTheme="minorHAnsi" w:hAnsiTheme="minorHAnsi"/>
                <w:sz w:val="18"/>
                <w:szCs w:val="18"/>
              </w:rPr>
            </w:pPr>
            <w:r w:rsidRPr="0099132D">
              <w:rPr>
                <w:rFonts w:asciiTheme="minorHAnsi" w:hAnsiTheme="minorHAnsi"/>
                <w:b/>
                <w:bCs/>
                <w:sz w:val="18"/>
                <w:szCs w:val="18"/>
              </w:rPr>
              <w:t xml:space="preserve">IF </w:t>
            </w:r>
            <w:r w:rsidRPr="008376C9">
              <w:rPr>
                <w:rFonts w:asciiTheme="minorHAnsi" w:hAnsiTheme="minorHAnsi"/>
                <w:sz w:val="20"/>
                <w:szCs w:val="20"/>
              </w:rPr>
              <w:t>&lt;BrandCode</w:t>
            </w:r>
            <w:r w:rsidRPr="0099132D">
              <w:rPr>
                <w:rFonts w:asciiTheme="minorHAnsi" w:hAnsiTheme="minorHAnsi"/>
                <w:sz w:val="18"/>
                <w:szCs w:val="18"/>
              </w:rPr>
              <w:t>&gt;</w:t>
            </w:r>
            <w:r>
              <w:rPr>
                <w:rFonts w:asciiTheme="minorHAnsi" w:hAnsiTheme="minorHAnsi"/>
                <w:sz w:val="18"/>
                <w:szCs w:val="18"/>
              </w:rPr>
              <w:t xml:space="preserve"> </w:t>
            </w:r>
            <w:r w:rsidRPr="0099132D">
              <w:rPr>
                <w:rFonts w:asciiTheme="minorHAnsi" w:hAnsiTheme="minorHAnsi"/>
                <w:sz w:val="18"/>
                <w:szCs w:val="18"/>
              </w:rPr>
              <w:t>= CBA</w:t>
            </w:r>
            <w:r w:rsidRPr="0099132D">
              <w:rPr>
                <w:rFonts w:asciiTheme="minorHAnsi" w:hAnsiTheme="minorHAnsi"/>
                <w:b/>
                <w:bCs/>
                <w:sz w:val="18"/>
                <w:szCs w:val="18"/>
              </w:rPr>
              <w:t xml:space="preserve"> THEN </w:t>
            </w:r>
            <w:r w:rsidRPr="0099132D">
              <w:rPr>
                <w:rFonts w:asciiTheme="minorHAnsi" w:hAnsiTheme="minorHAnsi"/>
                <w:sz w:val="18"/>
                <w:szCs w:val="18"/>
              </w:rPr>
              <w:t>display</w:t>
            </w:r>
            <w:r w:rsidRPr="0099132D">
              <w:rPr>
                <w:rFonts w:asciiTheme="minorHAnsi" w:hAnsiTheme="minorHAnsi"/>
                <w:b/>
                <w:bCs/>
                <w:sz w:val="18"/>
                <w:szCs w:val="18"/>
              </w:rPr>
              <w:t xml:space="preserve"> </w:t>
            </w:r>
            <w:r w:rsidRPr="0099132D">
              <w:rPr>
                <w:rFonts w:asciiTheme="minorHAnsi" w:hAnsiTheme="minorHAnsi"/>
                <w:sz w:val="18"/>
                <w:szCs w:val="18"/>
              </w:rPr>
              <w:t>[“Please check your sum insured to see if your level of insurance cover is still appropriate for you. A calculator can help with estimating your building’s value, please visit &lt;Brand</w:t>
            </w:r>
            <w:r>
              <w:rPr>
                <w:rFonts w:asciiTheme="minorHAnsi" w:hAnsiTheme="minorHAnsi"/>
                <w:sz w:val="18"/>
                <w:szCs w:val="18"/>
              </w:rPr>
              <w:t>Contents</w:t>
            </w:r>
            <w:r w:rsidRPr="0099132D">
              <w:rPr>
                <w:rFonts w:asciiTheme="minorHAnsi" w:hAnsiTheme="minorHAnsi"/>
                <w:sz w:val="18"/>
                <w:szCs w:val="18"/>
              </w:rPr>
              <w:t>Calculator&gt;”</w:t>
            </w:r>
          </w:p>
          <w:p w14:paraId="2A02CA9E" w14:textId="77777777" w:rsidR="00E3327B" w:rsidRPr="0099132D" w:rsidRDefault="00E3327B" w:rsidP="00E3327B">
            <w:pPr>
              <w:tabs>
                <w:tab w:val="left" w:pos="774"/>
              </w:tabs>
              <w:rPr>
                <w:rFonts w:asciiTheme="minorHAnsi" w:hAnsiTheme="minorHAnsi"/>
                <w:sz w:val="18"/>
                <w:szCs w:val="18"/>
              </w:rPr>
            </w:pPr>
            <w:r w:rsidRPr="0099132D">
              <w:rPr>
                <w:rFonts w:asciiTheme="minorHAnsi" w:hAnsiTheme="minorHAnsi"/>
                <w:b/>
                <w:bCs/>
                <w:sz w:val="18"/>
                <w:szCs w:val="18"/>
              </w:rPr>
              <w:t>ELSE</w:t>
            </w:r>
            <w:r w:rsidRPr="0099132D">
              <w:rPr>
                <w:rFonts w:asciiTheme="minorHAnsi" w:hAnsiTheme="minorHAnsi"/>
                <w:sz w:val="18"/>
                <w:szCs w:val="18"/>
              </w:rPr>
              <w:t xml:space="preserve"> do not display</w:t>
            </w:r>
          </w:p>
          <w:p w14:paraId="4823D65B" w14:textId="77777777" w:rsidR="00E3327B" w:rsidRDefault="00E3327B" w:rsidP="00E3327B">
            <w:pPr>
              <w:tabs>
                <w:tab w:val="left" w:pos="774"/>
              </w:tabs>
              <w:rPr>
                <w:rFonts w:asciiTheme="minorHAnsi" w:hAnsiTheme="minorHAnsi" w:cstheme="minorHAnsi"/>
                <w:b/>
                <w:bCs/>
                <w:sz w:val="20"/>
              </w:rPr>
            </w:pPr>
          </w:p>
        </w:tc>
        <w:tc>
          <w:tcPr>
            <w:tcW w:w="1701" w:type="dxa"/>
          </w:tcPr>
          <w:p w14:paraId="21E33B6D" w14:textId="77777777" w:rsidR="00E3327B" w:rsidRPr="008376C9" w:rsidRDefault="00E3327B" w:rsidP="00E3327B">
            <w:pPr>
              <w:tabs>
                <w:tab w:val="left" w:pos="1800"/>
              </w:tabs>
              <w:rPr>
                <w:rStyle w:val="normaltextrun"/>
                <w:rFonts w:ascii="Calibri" w:hAnsi="Calibri" w:cs="Calibri"/>
                <w:color w:val="000000"/>
                <w:position w:val="1"/>
                <w:sz w:val="20"/>
                <w:szCs w:val="20"/>
                <w:bdr w:val="none" w:sz="0" w:space="0" w:color="auto" w:frame="1"/>
              </w:rPr>
            </w:pPr>
            <w:r>
              <w:rPr>
                <w:rStyle w:val="normaltextrun"/>
                <w:rFonts w:ascii="Calibri" w:hAnsi="Calibri" w:cs="Calibri"/>
                <w:color w:val="000000"/>
                <w:position w:val="1"/>
                <w:sz w:val="20"/>
                <w:szCs w:val="20"/>
                <w:bdr w:val="none" w:sz="0" w:space="0" w:color="auto" w:frame="1"/>
              </w:rPr>
              <w:t>T</w:t>
            </w:r>
            <w:r w:rsidRPr="008376C9">
              <w:rPr>
                <w:rStyle w:val="normaltextrun"/>
                <w:rFonts w:ascii="Calibri" w:hAnsi="Calibri" w:cs="Calibri"/>
                <w:color w:val="000000"/>
                <w:position w:val="1"/>
                <w:sz w:val="20"/>
                <w:szCs w:val="20"/>
                <w:bdr w:val="none" w:sz="0" w:space="0" w:color="auto" w:frame="1"/>
              </w:rPr>
              <w:t>able style: COI_Table_6</w:t>
            </w:r>
          </w:p>
          <w:p w14:paraId="256B7A53" w14:textId="77777777" w:rsidR="00E3327B" w:rsidRDefault="00E3327B" w:rsidP="00E3327B">
            <w:pPr>
              <w:tabs>
                <w:tab w:val="left" w:pos="1800"/>
              </w:tabs>
              <w:rPr>
                <w:rStyle w:val="normaltextrun"/>
                <w:rFonts w:ascii="Calibri" w:hAnsi="Calibri" w:cs="Calibri"/>
                <w:color w:val="000000"/>
                <w:position w:val="1"/>
                <w:sz w:val="20"/>
                <w:szCs w:val="20"/>
                <w:shd w:val="clear" w:color="auto" w:fill="EDEBE9"/>
              </w:rPr>
            </w:pPr>
          </w:p>
          <w:p w14:paraId="27407EB2" w14:textId="77777777" w:rsidR="00E3327B" w:rsidRPr="00814BB6" w:rsidRDefault="00E3327B" w:rsidP="00E3327B">
            <w:pPr>
              <w:tabs>
                <w:tab w:val="left" w:pos="1800"/>
              </w:tabs>
              <w:rPr>
                <w:rStyle w:val="eop"/>
                <w:rFonts w:ascii="Calibri" w:hAnsi="Calibri" w:cs="Calibri"/>
                <w:color w:val="000000"/>
                <w:sz w:val="20"/>
                <w:szCs w:val="20"/>
                <w:shd w:val="clear" w:color="auto" w:fill="EDEBE9"/>
              </w:rPr>
            </w:pPr>
            <w:r>
              <w:rPr>
                <w:rStyle w:val="normaltextrun"/>
                <w:rFonts w:ascii="Calibri" w:hAnsi="Calibri" w:cs="Calibri"/>
                <w:color w:val="000000"/>
                <w:position w:val="1"/>
                <w:sz w:val="20"/>
                <w:szCs w:val="20"/>
                <w:shd w:val="clear" w:color="auto" w:fill="EDEBE9"/>
              </w:rPr>
              <w:t xml:space="preserve">Column 1 </w:t>
            </w:r>
            <w:r w:rsidRPr="008376C9">
              <w:rPr>
                <w:rStyle w:val="normaltextrun"/>
                <w:rFonts w:ascii="Calibri" w:hAnsi="Calibri" w:cs="Calibri"/>
                <w:color w:val="000000"/>
                <w:position w:val="1"/>
                <w:sz w:val="20"/>
                <w:szCs w:val="20"/>
                <w:shd w:val="clear" w:color="auto" w:fill="EDEBE9"/>
              </w:rPr>
              <w:t>Text Style: </w:t>
            </w:r>
            <w:r w:rsidRPr="00814BB6">
              <w:rPr>
                <w:rStyle w:val="scxp212606636"/>
                <w:rFonts w:ascii="Calibri" w:hAnsi="Calibri" w:cs="Calibri"/>
                <w:color w:val="000000"/>
                <w:position w:val="1"/>
                <w:sz w:val="20"/>
                <w:szCs w:val="20"/>
                <w:shd w:val="clear" w:color="auto" w:fill="EDEBE9"/>
              </w:rPr>
              <w:t>Bodycopy_COI</w:t>
            </w:r>
            <w:r w:rsidRPr="00814BB6">
              <w:rPr>
                <w:rStyle w:val="eop"/>
                <w:rFonts w:ascii="Calibri" w:hAnsi="Calibri" w:cs="Calibri"/>
                <w:color w:val="000000"/>
                <w:sz w:val="20"/>
                <w:szCs w:val="20"/>
                <w:shd w:val="clear" w:color="auto" w:fill="EDEBE9"/>
              </w:rPr>
              <w:t>​</w:t>
            </w:r>
          </w:p>
          <w:p w14:paraId="70494382" w14:textId="77777777" w:rsidR="00E3327B" w:rsidRDefault="00E3327B" w:rsidP="00E3327B">
            <w:pPr>
              <w:tabs>
                <w:tab w:val="left" w:pos="1800"/>
              </w:tabs>
              <w:rPr>
                <w:rStyle w:val="normaltextrun"/>
                <w:rFonts w:ascii="Calibri" w:hAnsi="Calibri" w:cs="Calibri"/>
                <w:color w:val="000000"/>
                <w:position w:val="1"/>
                <w:sz w:val="20"/>
                <w:szCs w:val="20"/>
                <w:bdr w:val="none" w:sz="0" w:space="0" w:color="auto" w:frame="1"/>
              </w:rPr>
            </w:pPr>
          </w:p>
          <w:p w14:paraId="45AFD20E" w14:textId="77777777" w:rsidR="00E3327B" w:rsidRDefault="00E3327B" w:rsidP="00E3327B">
            <w:pPr>
              <w:tabs>
                <w:tab w:val="left" w:pos="1800"/>
              </w:tabs>
              <w:rPr>
                <w:rStyle w:val="normaltextrun"/>
                <w:rFonts w:ascii="Calibri" w:hAnsi="Calibri" w:cs="Calibri"/>
                <w:color w:val="000000"/>
                <w:position w:val="1"/>
                <w:sz w:val="20"/>
                <w:szCs w:val="20"/>
                <w:bdr w:val="none" w:sz="0" w:space="0" w:color="auto" w:frame="1"/>
              </w:rPr>
            </w:pPr>
            <w:r>
              <w:rPr>
                <w:rStyle w:val="normaltextrun"/>
                <w:rFonts w:ascii="Calibri" w:hAnsi="Calibri" w:cs="Calibri"/>
                <w:color w:val="000000"/>
                <w:position w:val="1"/>
                <w:sz w:val="20"/>
                <w:szCs w:val="20"/>
                <w:bdr w:val="none" w:sz="0" w:space="0" w:color="auto" w:frame="1"/>
              </w:rPr>
              <w:t xml:space="preserve">Column 2 </w:t>
            </w:r>
            <w:r w:rsidRPr="008376C9">
              <w:rPr>
                <w:rStyle w:val="normaltextrun"/>
                <w:rFonts w:ascii="Calibri" w:hAnsi="Calibri" w:cs="Calibri"/>
                <w:color w:val="000000"/>
                <w:position w:val="1"/>
                <w:sz w:val="20"/>
                <w:szCs w:val="20"/>
                <w:bdr w:val="none" w:sz="0" w:space="0" w:color="auto" w:frame="1"/>
              </w:rPr>
              <w:t>Text Style: Table_Heading_3</w:t>
            </w:r>
          </w:p>
          <w:p w14:paraId="051A386F" w14:textId="77777777" w:rsidR="00E3327B" w:rsidRDefault="00E3327B" w:rsidP="00E3327B">
            <w:pPr>
              <w:tabs>
                <w:tab w:val="left" w:pos="1800"/>
              </w:tabs>
              <w:rPr>
                <w:rStyle w:val="normaltextrun"/>
                <w:rFonts w:ascii="Calibri" w:hAnsi="Calibri" w:cs="Calibri"/>
                <w:color w:val="000000"/>
                <w:position w:val="1"/>
                <w:sz w:val="20"/>
                <w:szCs w:val="20"/>
                <w:bdr w:val="none" w:sz="0" w:space="0" w:color="auto" w:frame="1"/>
              </w:rPr>
            </w:pPr>
          </w:p>
          <w:p w14:paraId="59F3A987" w14:textId="77777777" w:rsidR="00E3327B" w:rsidRPr="00BD6987" w:rsidRDefault="00E3327B" w:rsidP="00E3327B">
            <w:pPr>
              <w:tabs>
                <w:tab w:val="left" w:pos="1800"/>
              </w:tabs>
              <w:rPr>
                <w:rFonts w:asciiTheme="minorHAnsi" w:hAnsiTheme="minorHAnsi" w:cstheme="minorHAnsi"/>
                <w:bCs/>
                <w:sz w:val="20"/>
                <w:szCs w:val="20"/>
              </w:rPr>
            </w:pPr>
            <w:r w:rsidRPr="00C1020A">
              <w:rPr>
                <w:rStyle w:val="normaltextrun"/>
                <w:rFonts w:ascii="Calibri" w:hAnsi="Calibri" w:cs="Calibri"/>
                <w:color w:val="000000"/>
                <w:position w:val="1"/>
                <w:sz w:val="20"/>
                <w:szCs w:val="20"/>
                <w:bdr w:val="none" w:sz="0" w:space="0" w:color="auto" w:frame="1"/>
              </w:rPr>
              <w:t>Text style: Bodycopy_COI</w:t>
            </w:r>
          </w:p>
        </w:tc>
      </w:tr>
      <w:tr w:rsidR="00E3327B" w:rsidRPr="00BD6987" w14:paraId="38E5AC9F" w14:textId="77777777" w:rsidTr="0472516C">
        <w:trPr>
          <w:cantSplit/>
        </w:trPr>
        <w:tc>
          <w:tcPr>
            <w:tcW w:w="1013" w:type="dxa"/>
          </w:tcPr>
          <w:p w14:paraId="7CBDC80F" w14:textId="47334E5A" w:rsidR="00E3327B" w:rsidRPr="00BD6987" w:rsidRDefault="00E3327B" w:rsidP="00E3327B">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Y</w:t>
            </w:r>
            <w:r>
              <w:rPr>
                <w:rFonts w:asciiTheme="minorHAnsi" w:hAnsiTheme="minorHAnsi" w:cstheme="minorHAnsi"/>
                <w:bCs/>
                <w:sz w:val="20"/>
                <w:szCs w:val="20"/>
              </w:rPr>
              <w:t>R</w:t>
            </w:r>
            <w:r w:rsidRPr="00792974">
              <w:rPr>
                <w:rFonts w:asciiTheme="minorHAnsi" w:hAnsiTheme="minorHAnsi" w:cstheme="minorHAnsi"/>
                <w:bCs/>
                <w:sz w:val="20"/>
                <w:szCs w:val="20"/>
              </w:rPr>
              <w:t xml:space="preserve">C </w:t>
            </w:r>
            <w:r>
              <w:rPr>
                <w:rFonts w:asciiTheme="minorHAnsi" w:hAnsiTheme="minorHAnsi" w:cstheme="minorHAnsi"/>
                <w:bCs/>
                <w:sz w:val="20"/>
                <w:szCs w:val="20"/>
              </w:rPr>
              <w:t>4</w:t>
            </w:r>
          </w:p>
        </w:tc>
        <w:tc>
          <w:tcPr>
            <w:tcW w:w="1817" w:type="dxa"/>
          </w:tcPr>
          <w:p w14:paraId="17B0ED0D" w14:textId="77777777" w:rsidR="00E3327B" w:rsidRPr="008376C9" w:rsidRDefault="00E3327B" w:rsidP="00E3327B">
            <w:pPr>
              <w:tabs>
                <w:tab w:val="left" w:pos="1800"/>
              </w:tabs>
              <w:rPr>
                <w:rFonts w:asciiTheme="minorHAnsi" w:hAnsiTheme="minorHAnsi"/>
                <w:sz w:val="20"/>
                <w:szCs w:val="20"/>
              </w:rPr>
            </w:pPr>
            <w:r w:rsidRPr="008376C9">
              <w:rPr>
                <w:rFonts w:asciiTheme="minorHAnsi" w:hAnsiTheme="minorHAnsi"/>
                <w:sz w:val="20"/>
                <w:szCs w:val="20"/>
              </w:rPr>
              <w:t>&lt;ProductCode&gt;</w:t>
            </w:r>
          </w:p>
          <w:p w14:paraId="7982BA1A" w14:textId="77777777" w:rsidR="00E3327B" w:rsidRDefault="00E3327B" w:rsidP="00E3327B">
            <w:pPr>
              <w:tabs>
                <w:tab w:val="left" w:pos="1800"/>
              </w:tabs>
              <w:rPr>
                <w:rFonts w:asciiTheme="minorHAnsi" w:hAnsiTheme="minorHAnsi"/>
                <w:sz w:val="20"/>
              </w:rPr>
            </w:pPr>
            <w:r w:rsidRPr="009B2173">
              <w:rPr>
                <w:rFonts w:asciiTheme="minorHAnsi" w:hAnsiTheme="minorHAnsi"/>
                <w:sz w:val="20"/>
              </w:rPr>
              <w:t>&lt;</w:t>
            </w:r>
            <w:r w:rsidRPr="000B7EA3">
              <w:rPr>
                <w:rFonts w:asciiTheme="minorHAnsi" w:hAnsiTheme="minorHAnsi"/>
                <w:sz w:val="20"/>
              </w:rPr>
              <w:t>HomeCoverTypeCode</w:t>
            </w:r>
            <w:r w:rsidRPr="009B2173">
              <w:rPr>
                <w:rFonts w:asciiTheme="minorHAnsi" w:hAnsiTheme="minorHAnsi"/>
                <w:sz w:val="20"/>
              </w:rPr>
              <w:t>&gt;</w:t>
            </w:r>
          </w:p>
          <w:p w14:paraId="6719492E" w14:textId="77777777" w:rsidR="00E3327B" w:rsidRDefault="00E3327B" w:rsidP="00E3327B">
            <w:pPr>
              <w:tabs>
                <w:tab w:val="left" w:pos="1800"/>
              </w:tabs>
              <w:rPr>
                <w:ins w:id="9295" w:author="Sue Simnor (EXT Idiom)" w:date="2024-08-12T15:00:00Z" w16du:dateUtc="2024-08-12T05:00:00Z"/>
                <w:rFonts w:asciiTheme="minorHAnsi" w:hAnsiTheme="minorHAnsi"/>
                <w:sz w:val="18"/>
                <w:szCs w:val="18"/>
              </w:rPr>
            </w:pPr>
            <w:r w:rsidRPr="008376C9">
              <w:rPr>
                <w:rFonts w:asciiTheme="minorHAnsi" w:hAnsiTheme="minorHAnsi"/>
                <w:sz w:val="18"/>
                <w:szCs w:val="18"/>
              </w:rPr>
              <w:t>&lt;</w:t>
            </w:r>
            <w:r w:rsidRPr="008376C9">
              <w:rPr>
                <w:rFonts w:asciiTheme="minorHAnsi" w:hAnsiTheme="minorHAnsi"/>
                <w:sz w:val="20"/>
                <w:szCs w:val="20"/>
              </w:rPr>
              <w:t>ContentsOptionalCoverageType</w:t>
            </w:r>
            <w:r w:rsidRPr="008376C9">
              <w:rPr>
                <w:rFonts w:asciiTheme="minorHAnsi" w:hAnsiTheme="minorHAnsi"/>
                <w:sz w:val="18"/>
                <w:szCs w:val="18"/>
              </w:rPr>
              <w:t>&gt;</w:t>
            </w:r>
          </w:p>
          <w:p w14:paraId="272A61FF" w14:textId="656E2C19" w:rsidR="009A0093" w:rsidRPr="192D62E1" w:rsidRDefault="009A0093" w:rsidP="00E3327B">
            <w:pPr>
              <w:tabs>
                <w:tab w:val="left" w:pos="1800"/>
              </w:tabs>
              <w:rPr>
                <w:rFonts w:asciiTheme="minorHAnsi" w:hAnsiTheme="minorHAnsi"/>
                <w:sz w:val="20"/>
                <w:szCs w:val="20"/>
              </w:rPr>
            </w:pPr>
            <w:r>
              <w:rPr>
                <w:rFonts w:asciiTheme="minorHAnsi" w:hAnsiTheme="minorHAnsi"/>
                <w:sz w:val="18"/>
                <w:szCs w:val="18"/>
              </w:rPr>
              <w:t>&lt;</w:t>
            </w:r>
            <w:r>
              <w:rPr>
                <w:rFonts w:asciiTheme="minorHAnsi" w:hAnsiTheme="minorHAnsi"/>
                <w:b/>
                <w:bCs/>
                <w:color w:val="FF0000"/>
              </w:rPr>
              <w:t xml:space="preserve"> </w:t>
            </w:r>
            <w:r w:rsidRPr="009A0093">
              <w:rPr>
                <w:rFonts w:asciiTheme="minorHAnsi" w:hAnsiTheme="minorHAnsi"/>
                <w:sz w:val="20"/>
                <w:szCs w:val="20"/>
                <w:rPrChange w:id="9296" w:author="Sue Simnor (EXT Idiom)" w:date="2024-08-12T15:01:00Z" w16du:dateUtc="2024-08-12T05:01:00Z">
                  <w:rPr>
                    <w:rFonts w:asciiTheme="minorHAnsi" w:hAnsiTheme="minorHAnsi"/>
                    <w:b/>
                    <w:bCs/>
                    <w:color w:val="FF0000"/>
                  </w:rPr>
                </w:rPrChange>
              </w:rPr>
              <w:t>TotalSumInsuredPortableItems&gt;</w:t>
            </w:r>
          </w:p>
        </w:tc>
        <w:tc>
          <w:tcPr>
            <w:tcW w:w="7938" w:type="dxa"/>
          </w:tcPr>
          <w:p w14:paraId="1FFE3281" w14:textId="77777777" w:rsidR="00E3327B" w:rsidRPr="003419B3" w:rsidRDefault="00E3327B" w:rsidP="00E3327B">
            <w:pPr>
              <w:tabs>
                <w:tab w:val="left" w:pos="774"/>
              </w:tabs>
              <w:rPr>
                <w:rFonts w:asciiTheme="minorHAnsi" w:hAnsiTheme="minorHAnsi"/>
                <w:sz w:val="20"/>
              </w:rPr>
            </w:pPr>
          </w:p>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5556B6" w:rsidRPr="005556B6" w14:paraId="12E94611" w14:textId="77777777" w:rsidTr="005556B6">
              <w:trPr>
                <w:trHeight w:val="574"/>
              </w:trPr>
              <w:tc>
                <w:tcPr>
                  <w:tcW w:w="2861" w:type="dxa"/>
                  <w:noWrap/>
                  <w:vAlign w:val="center"/>
                  <w:hideMark/>
                </w:tcPr>
                <w:p w14:paraId="75E4418C" w14:textId="1DA52F87" w:rsidR="00E3327B" w:rsidRPr="005556B6" w:rsidRDefault="00E3327B" w:rsidP="00E3327B">
                  <w:pPr>
                    <w:pStyle w:val="BodycopyCOI"/>
                    <w:rPr>
                      <w:rFonts w:asciiTheme="minorHAnsi" w:hAnsiTheme="minorHAnsi" w:cstheme="minorBidi"/>
                      <w:b/>
                      <w:bCs/>
                      <w:noProof/>
                      <w:rPrChange w:id="9297" w:author="Sue Simnor (EXT Idiom)" w:date="2024-09-12T16:51:00Z" w16du:dateUtc="2024-09-12T06:51:00Z">
                        <w:rPr>
                          <w:rFonts w:asciiTheme="minorHAnsi" w:hAnsiTheme="minorHAnsi" w:cstheme="minorBidi"/>
                          <w:b/>
                          <w:bCs/>
                          <w:noProof/>
                          <w:color w:val="FF0000"/>
                        </w:rPr>
                      </w:rPrChange>
                    </w:rPr>
                  </w:pPr>
                  <w:r w:rsidRPr="005556B6">
                    <w:rPr>
                      <w:rPrChange w:id="9298" w:author="Sue Simnor (EXT Idiom)" w:date="2024-09-12T16:51:00Z" w16du:dateUtc="2024-09-12T06:51:00Z">
                        <w:rPr>
                          <w:color w:val="FF0000"/>
                        </w:rPr>
                      </w:rPrChange>
                    </w:rPr>
                    <w:t xml:space="preserve">Portable valuables sum </w:t>
                  </w:r>
                  <w:commentRangeStart w:id="9299"/>
                  <w:commentRangeStart w:id="9300"/>
                  <w:commentRangeEnd w:id="9299"/>
                  <w:r w:rsidRPr="005556B6">
                    <w:rPr>
                      <w:rStyle w:val="CommentReference"/>
                      <w:sz w:val="18"/>
                      <w:szCs w:val="18"/>
                      <w:rPrChange w:id="9301" w:author="Sue Simnor (EXT Idiom)" w:date="2024-09-12T16:51:00Z" w16du:dateUtc="2024-09-12T06:51:00Z">
                        <w:rPr>
                          <w:rStyle w:val="CommentReference"/>
                          <w:color w:val="FF0000"/>
                          <w:sz w:val="18"/>
                          <w:szCs w:val="18"/>
                        </w:rPr>
                      </w:rPrChange>
                    </w:rPr>
                    <w:commentReference w:id="9299"/>
                  </w:r>
                  <w:commentRangeEnd w:id="9300"/>
                  <w:r w:rsidRPr="005556B6">
                    <w:rPr>
                      <w:rStyle w:val="CommentReference"/>
                      <w:sz w:val="18"/>
                      <w:szCs w:val="18"/>
                      <w:rPrChange w:id="9302" w:author="Sue Simnor (EXT Idiom)" w:date="2024-09-12T16:51:00Z" w16du:dateUtc="2024-09-12T06:51:00Z">
                        <w:rPr>
                          <w:rStyle w:val="CommentReference"/>
                          <w:color w:val="FF0000"/>
                          <w:sz w:val="18"/>
                          <w:szCs w:val="18"/>
                        </w:rPr>
                      </w:rPrChange>
                    </w:rPr>
                    <w:commentReference w:id="9300"/>
                  </w:r>
                  <w:r w:rsidRPr="005556B6">
                    <w:rPr>
                      <w:rPrChange w:id="9303" w:author="Sue Simnor (EXT Idiom)" w:date="2024-09-12T16:51:00Z" w16du:dateUtc="2024-09-12T06:51:00Z">
                        <w:rPr>
                          <w:color w:val="FF0000"/>
                        </w:rPr>
                      </w:rPrChange>
                    </w:rPr>
                    <w:t>insured:</w:t>
                  </w:r>
                  <w:r w:rsidRPr="005556B6">
                    <w:rPr>
                      <w:rFonts w:asciiTheme="minorHAnsi" w:hAnsiTheme="minorHAnsi" w:cstheme="minorBidi"/>
                      <w:sz w:val="24"/>
                      <w:szCs w:val="24"/>
                      <w:rPrChange w:id="9304" w:author="Sue Simnor (EXT Idiom)" w:date="2024-09-12T16:51:00Z" w16du:dateUtc="2024-09-12T06:51:00Z">
                        <w:rPr>
                          <w:rFonts w:asciiTheme="minorHAnsi" w:hAnsiTheme="minorHAnsi" w:cstheme="minorBidi"/>
                          <w:color w:val="FF0000"/>
                          <w:sz w:val="24"/>
                          <w:szCs w:val="24"/>
                        </w:rPr>
                      </w:rPrChange>
                    </w:rPr>
                    <w:t xml:space="preserve">  </w:t>
                  </w:r>
                </w:p>
              </w:tc>
              <w:tc>
                <w:tcPr>
                  <w:tcW w:w="4546" w:type="dxa"/>
                  <w:noWrap/>
                  <w:hideMark/>
                </w:tcPr>
                <w:p w14:paraId="50B38B06" w14:textId="136F2760" w:rsidR="005B0876" w:rsidRPr="005556B6" w:rsidRDefault="009A0093" w:rsidP="00E3327B">
                  <w:pPr>
                    <w:pStyle w:val="TableBodycopy"/>
                    <w:rPr>
                      <w:rFonts w:asciiTheme="minorHAnsi" w:hAnsiTheme="minorHAnsi" w:cstheme="minorBidi"/>
                      <w:b/>
                      <w:bCs/>
                      <w:sz w:val="24"/>
                      <w:rPrChange w:id="9305" w:author="Sue Simnor (EXT Idiom)" w:date="2024-09-12T16:51:00Z" w16du:dateUtc="2024-09-12T06:51:00Z">
                        <w:rPr>
                          <w:rFonts w:asciiTheme="minorHAnsi" w:hAnsiTheme="minorHAnsi" w:cstheme="minorBidi"/>
                          <w:b/>
                          <w:bCs/>
                          <w:color w:val="FF0000"/>
                          <w:sz w:val="24"/>
                        </w:rPr>
                      </w:rPrChange>
                    </w:rPr>
                  </w:pPr>
                  <w:r w:rsidRPr="005556B6">
                    <w:rPr>
                      <w:rFonts w:asciiTheme="minorHAnsi" w:hAnsiTheme="minorHAnsi" w:cstheme="minorBidi"/>
                      <w:b/>
                      <w:bCs/>
                      <w:rPrChange w:id="9306" w:author="Sue Simnor (EXT Idiom)" w:date="2024-09-12T16:51:00Z" w16du:dateUtc="2024-09-12T06:51:00Z">
                        <w:rPr>
                          <w:rFonts w:asciiTheme="minorHAnsi" w:hAnsiTheme="minorHAnsi" w:cstheme="minorBidi"/>
                          <w:b/>
                          <w:bCs/>
                          <w:color w:val="FF0000"/>
                        </w:rPr>
                      </w:rPrChange>
                    </w:rPr>
                    <w:t>$&lt;</w:t>
                  </w:r>
                  <w:r w:rsidR="005B0876" w:rsidRPr="005556B6">
                    <w:rPr>
                      <w:rFonts w:asciiTheme="minorHAnsi" w:hAnsiTheme="minorHAnsi" w:cstheme="minorBidi"/>
                      <w:b/>
                      <w:bCs/>
                      <w:rPrChange w:id="9307" w:author="Sue Simnor (EXT Idiom)" w:date="2024-09-12T16:51:00Z" w16du:dateUtc="2024-09-12T06:51:00Z">
                        <w:rPr>
                          <w:rFonts w:asciiTheme="minorHAnsi" w:hAnsiTheme="minorHAnsi" w:cstheme="minorBidi"/>
                          <w:b/>
                          <w:bCs/>
                          <w:color w:val="FF0000"/>
                          <w:highlight w:val="yellow"/>
                        </w:rPr>
                      </w:rPrChange>
                    </w:rPr>
                    <w:t>TotalSumInsuredPortableItems</w:t>
                  </w:r>
                  <w:r w:rsidRPr="005556B6">
                    <w:rPr>
                      <w:rFonts w:asciiTheme="minorHAnsi" w:hAnsiTheme="minorHAnsi" w:cstheme="minorBidi"/>
                      <w:b/>
                      <w:bCs/>
                      <w:rPrChange w:id="9308" w:author="Sue Simnor (EXT Idiom)" w:date="2024-09-12T16:51:00Z" w16du:dateUtc="2024-09-12T06:51:00Z">
                        <w:rPr>
                          <w:rFonts w:asciiTheme="minorHAnsi" w:hAnsiTheme="minorHAnsi" w:cstheme="minorBidi"/>
                          <w:b/>
                          <w:bCs/>
                          <w:color w:val="FF0000"/>
                          <w:highlight w:val="yellow"/>
                        </w:rPr>
                      </w:rPrChange>
                    </w:rPr>
                    <w:t>&gt;</w:t>
                  </w:r>
                </w:p>
              </w:tc>
            </w:tr>
          </w:tbl>
          <w:p w14:paraId="7E139A85" w14:textId="6558A093" w:rsidR="00E3327B" w:rsidRPr="003419B3" w:rsidRDefault="00E3327B" w:rsidP="00E3327B">
            <w:pPr>
              <w:tabs>
                <w:tab w:val="left" w:pos="774"/>
              </w:tabs>
              <w:rPr>
                <w:rFonts w:asciiTheme="minorHAnsi" w:hAnsiTheme="minorHAnsi"/>
                <w:sz w:val="20"/>
              </w:rPr>
            </w:pPr>
            <w:r w:rsidRPr="003419B3">
              <w:rPr>
                <w:rFonts w:ascii="Calibri" w:eastAsia="Calibri" w:hAnsi="Calibri" w:cs="Calibri"/>
                <w:color w:val="000000" w:themeColor="text1"/>
                <w:sz w:val="22"/>
                <w:szCs w:val="22"/>
                <w:lang w:val="en-AU"/>
              </w:rPr>
              <w:t xml:space="preserve">You do not need to include the value of your </w:t>
            </w:r>
            <w:commentRangeStart w:id="9309"/>
            <w:commentRangeStart w:id="9310"/>
            <w:commentRangeStart w:id="9311"/>
            <w:commentRangeStart w:id="9312"/>
            <w:r w:rsidRPr="003419B3">
              <w:rPr>
                <w:rFonts w:ascii="Calibri" w:eastAsia="Calibri" w:hAnsi="Calibri" w:cs="Calibri"/>
                <w:color w:val="000000" w:themeColor="text1"/>
                <w:sz w:val="22"/>
                <w:szCs w:val="22"/>
                <w:lang w:val="en-AU"/>
              </w:rPr>
              <w:t xml:space="preserve">Portable </w:t>
            </w:r>
            <w:r w:rsidRPr="003F04B7">
              <w:rPr>
                <w:rFonts w:ascii="Calibri" w:eastAsia="Calibri" w:hAnsi="Calibri" w:cs="Calibri"/>
                <w:color w:val="000000" w:themeColor="text1"/>
                <w:sz w:val="22"/>
                <w:szCs w:val="22"/>
                <w:lang w:val="en-AU"/>
              </w:rPr>
              <w:t>valuables</w:t>
            </w:r>
            <w:commentRangeEnd w:id="9309"/>
            <w:r w:rsidRPr="003419B3">
              <w:rPr>
                <w:rStyle w:val="CommentReference"/>
                <w:rFonts w:ascii="Calibri" w:eastAsia="Calibri" w:hAnsi="Calibri" w:cs="Calibri"/>
                <w:color w:val="000000" w:themeColor="text1"/>
                <w:sz w:val="22"/>
                <w:szCs w:val="22"/>
                <w:lang w:val="en-AU"/>
              </w:rPr>
              <w:commentReference w:id="9309"/>
            </w:r>
            <w:commentRangeEnd w:id="9310"/>
            <w:r w:rsidRPr="003419B3">
              <w:rPr>
                <w:rStyle w:val="CommentReference"/>
                <w:rFonts w:ascii="Calibri" w:eastAsia="Calibri" w:hAnsi="Calibri" w:cs="Calibri"/>
                <w:color w:val="000000" w:themeColor="text1"/>
                <w:sz w:val="22"/>
                <w:szCs w:val="22"/>
                <w:lang w:val="en-AU"/>
              </w:rPr>
              <w:commentReference w:id="9310"/>
            </w:r>
            <w:commentRangeEnd w:id="9311"/>
            <w:r w:rsidRPr="003419B3">
              <w:rPr>
                <w:rStyle w:val="CommentReference"/>
                <w:rFonts w:ascii="Calibri" w:eastAsia="Calibri" w:hAnsi="Calibri" w:cs="Calibri"/>
                <w:color w:val="000000" w:themeColor="text1"/>
                <w:sz w:val="22"/>
                <w:szCs w:val="22"/>
                <w:lang w:val="en-AU"/>
              </w:rPr>
              <w:commentReference w:id="9311"/>
            </w:r>
            <w:commentRangeEnd w:id="9312"/>
            <w:r w:rsidRPr="003419B3">
              <w:rPr>
                <w:rStyle w:val="CommentReference"/>
                <w:rFonts w:ascii="Calibri" w:eastAsia="Calibri" w:hAnsi="Calibri" w:cs="Calibri"/>
                <w:color w:val="000000" w:themeColor="text1"/>
                <w:sz w:val="22"/>
                <w:szCs w:val="22"/>
                <w:lang w:val="en-AU"/>
              </w:rPr>
              <w:commentReference w:id="9312"/>
            </w:r>
            <w:r w:rsidRPr="003419B3">
              <w:rPr>
                <w:rFonts w:ascii="Calibri" w:eastAsia="Calibri" w:hAnsi="Calibri" w:cs="Calibri"/>
                <w:color w:val="000000" w:themeColor="text1"/>
                <w:sz w:val="22"/>
                <w:szCs w:val="22"/>
                <w:lang w:val="en-AU"/>
              </w:rPr>
              <w:t xml:space="preserve"> in your contents sum insured.</w:t>
            </w:r>
          </w:p>
        </w:tc>
        <w:tc>
          <w:tcPr>
            <w:tcW w:w="2127" w:type="dxa"/>
          </w:tcPr>
          <w:p w14:paraId="511BD1C2" w14:textId="2BD48C7E" w:rsidR="00E3327B" w:rsidRPr="003419B3" w:rsidRDefault="00E3327B" w:rsidP="00E3327B">
            <w:pPr>
              <w:tabs>
                <w:tab w:val="left" w:pos="774"/>
              </w:tabs>
              <w:rPr>
                <w:rFonts w:asciiTheme="minorHAnsi" w:hAnsiTheme="minorHAnsi"/>
                <w:sz w:val="18"/>
                <w:szCs w:val="18"/>
              </w:rPr>
            </w:pPr>
            <w:r w:rsidRPr="003419B3">
              <w:rPr>
                <w:rFonts w:asciiTheme="minorHAnsi" w:hAnsiTheme="minorHAnsi"/>
                <w:b/>
                <w:bCs/>
                <w:sz w:val="18"/>
                <w:szCs w:val="18"/>
              </w:rPr>
              <w:t xml:space="preserve">IF </w:t>
            </w:r>
            <w:r w:rsidRPr="003419B3">
              <w:rPr>
                <w:rFonts w:asciiTheme="minorHAnsi" w:hAnsiTheme="minorHAnsi"/>
                <w:sz w:val="20"/>
                <w:szCs w:val="20"/>
              </w:rPr>
              <w:t>&lt;ProductCode&gt;</w:t>
            </w:r>
            <w:r w:rsidRPr="003419B3">
              <w:rPr>
                <w:rFonts w:asciiTheme="minorHAnsi" w:hAnsiTheme="minorHAnsi"/>
                <w:sz w:val="18"/>
                <w:szCs w:val="18"/>
              </w:rPr>
              <w:t xml:space="preserve"> =”Home”</w:t>
            </w:r>
            <w:r w:rsidRPr="003419B3">
              <w:rPr>
                <w:rFonts w:asciiTheme="minorHAnsi" w:hAnsiTheme="minorHAnsi"/>
                <w:b/>
                <w:bCs/>
                <w:sz w:val="18"/>
                <w:szCs w:val="18"/>
              </w:rPr>
              <w:t>AND</w:t>
            </w:r>
            <w:r w:rsidRPr="003419B3">
              <w:rPr>
                <w:rFonts w:asciiTheme="minorHAnsi" w:hAnsiTheme="minorHAnsi"/>
                <w:sz w:val="18"/>
                <w:szCs w:val="18"/>
              </w:rPr>
              <w:t xml:space="preserve"> </w:t>
            </w:r>
            <w:r w:rsidRPr="003419B3">
              <w:rPr>
                <w:rFonts w:asciiTheme="minorHAnsi" w:hAnsiTheme="minorHAnsi"/>
                <w:sz w:val="20"/>
                <w:szCs w:val="20"/>
              </w:rPr>
              <w:t xml:space="preserve">&lt;HomeCoverTypeCode&gt;= ”5|BuildingAndContents” </w:t>
            </w:r>
            <w:r w:rsidRPr="003419B3">
              <w:rPr>
                <w:rFonts w:asciiTheme="minorHAnsi" w:hAnsiTheme="minorHAnsi"/>
                <w:b/>
                <w:bCs/>
                <w:sz w:val="20"/>
                <w:szCs w:val="20"/>
              </w:rPr>
              <w:t>OR</w:t>
            </w:r>
            <w:r w:rsidRPr="003419B3">
              <w:rPr>
                <w:rFonts w:asciiTheme="minorHAnsi" w:hAnsiTheme="minorHAnsi"/>
                <w:sz w:val="20"/>
                <w:szCs w:val="20"/>
              </w:rPr>
              <w:t xml:space="preserve"> “3|Contents</w:t>
            </w:r>
            <w:r w:rsidRPr="003419B3">
              <w:rPr>
                <w:rFonts w:asciiTheme="minorHAnsi" w:hAnsiTheme="minorHAnsi"/>
                <w:sz w:val="18"/>
                <w:szCs w:val="18"/>
              </w:rPr>
              <w:t xml:space="preserve"> </w:t>
            </w:r>
            <w:r w:rsidRPr="003419B3">
              <w:rPr>
                <w:rFonts w:asciiTheme="minorHAnsi" w:hAnsiTheme="minorHAnsi"/>
                <w:b/>
                <w:bCs/>
                <w:sz w:val="18"/>
                <w:szCs w:val="18"/>
              </w:rPr>
              <w:t>AND</w:t>
            </w:r>
            <w:r w:rsidRPr="003419B3">
              <w:rPr>
                <w:rFonts w:asciiTheme="minorHAnsi" w:hAnsiTheme="minorHAnsi"/>
                <w:sz w:val="18"/>
                <w:szCs w:val="18"/>
              </w:rPr>
              <w:t xml:space="preserve"> &lt;</w:t>
            </w:r>
            <w:r w:rsidRPr="003419B3">
              <w:rPr>
                <w:rFonts w:asciiTheme="minorHAnsi" w:hAnsiTheme="minorHAnsi"/>
                <w:sz w:val="20"/>
                <w:szCs w:val="20"/>
              </w:rPr>
              <w:t>ContentsOptionalCoverageType</w:t>
            </w:r>
            <w:r w:rsidRPr="003419B3">
              <w:rPr>
                <w:rFonts w:asciiTheme="minorHAnsi" w:hAnsiTheme="minorHAnsi"/>
                <w:sz w:val="18"/>
                <w:szCs w:val="18"/>
              </w:rPr>
              <w:t xml:space="preserve">&gt; != NULL </w:t>
            </w:r>
            <w:r w:rsidRPr="003419B3">
              <w:rPr>
                <w:rFonts w:asciiTheme="minorHAnsi" w:hAnsiTheme="minorHAnsi"/>
                <w:b/>
                <w:bCs/>
                <w:sz w:val="18"/>
                <w:szCs w:val="18"/>
              </w:rPr>
              <w:t xml:space="preserve">THEN </w:t>
            </w:r>
            <w:r w:rsidRPr="003419B3">
              <w:rPr>
                <w:rFonts w:asciiTheme="minorHAnsi" w:hAnsiTheme="minorHAnsi"/>
                <w:sz w:val="18"/>
                <w:szCs w:val="18"/>
              </w:rPr>
              <w:t>display</w:t>
            </w:r>
            <w:r w:rsidRPr="003419B3">
              <w:rPr>
                <w:rFonts w:asciiTheme="minorHAnsi" w:hAnsiTheme="minorHAnsi"/>
                <w:b/>
                <w:bCs/>
                <w:sz w:val="18"/>
                <w:szCs w:val="18"/>
              </w:rPr>
              <w:t xml:space="preserve"> </w:t>
            </w:r>
            <w:commentRangeStart w:id="9313"/>
            <w:commentRangeStart w:id="9314"/>
            <w:commentRangeEnd w:id="9313"/>
            <w:r w:rsidRPr="003419B3">
              <w:rPr>
                <w:rStyle w:val="CommentReference"/>
                <w:rFonts w:asciiTheme="minorHAnsi" w:hAnsiTheme="minorHAnsi" w:cstheme="minorBidi"/>
                <w:sz w:val="18"/>
                <w:szCs w:val="18"/>
              </w:rPr>
              <w:commentReference w:id="9313"/>
            </w:r>
            <w:commentRangeEnd w:id="9314"/>
            <w:r w:rsidRPr="003419B3">
              <w:rPr>
                <w:rStyle w:val="CommentReference"/>
                <w:rFonts w:asciiTheme="minorHAnsi" w:hAnsiTheme="minorHAnsi" w:cstheme="minorBidi"/>
                <w:sz w:val="18"/>
                <w:szCs w:val="18"/>
              </w:rPr>
              <w:commentReference w:id="9314"/>
            </w:r>
          </w:p>
          <w:p w14:paraId="334AD99E" w14:textId="77777777" w:rsidR="00E3327B" w:rsidRPr="003419B3" w:rsidRDefault="00E3327B" w:rsidP="00E3327B">
            <w:pPr>
              <w:tabs>
                <w:tab w:val="left" w:pos="774"/>
              </w:tabs>
              <w:rPr>
                <w:rFonts w:asciiTheme="minorHAnsi" w:hAnsiTheme="minorHAnsi"/>
                <w:b/>
                <w:bCs/>
                <w:sz w:val="20"/>
                <w:szCs w:val="20"/>
              </w:rPr>
            </w:pPr>
          </w:p>
        </w:tc>
        <w:tc>
          <w:tcPr>
            <w:tcW w:w="1701" w:type="dxa"/>
          </w:tcPr>
          <w:p w14:paraId="598B4994" w14:textId="77777777" w:rsidR="00E3327B" w:rsidRPr="003419B3" w:rsidRDefault="00E3327B" w:rsidP="00E3327B">
            <w:pPr>
              <w:tabs>
                <w:tab w:val="left" w:pos="1800"/>
              </w:tabs>
              <w:rPr>
                <w:rStyle w:val="eop"/>
                <w:rFonts w:ascii="Calibri" w:hAnsi="Calibri" w:cs="Calibri"/>
                <w:color w:val="000000"/>
                <w:sz w:val="20"/>
                <w:szCs w:val="20"/>
                <w:shd w:val="clear" w:color="auto" w:fill="EDEBE9"/>
              </w:rPr>
            </w:pPr>
            <w:r w:rsidRPr="003419B3">
              <w:rPr>
                <w:rStyle w:val="normaltextrun"/>
                <w:rFonts w:ascii="Calibri" w:hAnsi="Calibri" w:cs="Calibri"/>
                <w:color w:val="000000"/>
                <w:position w:val="1"/>
                <w:sz w:val="20"/>
                <w:szCs w:val="20"/>
                <w:shd w:val="clear" w:color="auto" w:fill="EDEBE9"/>
              </w:rPr>
              <w:t>Column 1 Text Style: </w:t>
            </w:r>
            <w:r w:rsidRPr="003419B3">
              <w:rPr>
                <w:rStyle w:val="scxp212606636"/>
                <w:rFonts w:ascii="Calibri" w:hAnsi="Calibri" w:cs="Calibri"/>
                <w:color w:val="000000"/>
                <w:position w:val="1"/>
                <w:sz w:val="20"/>
                <w:szCs w:val="20"/>
                <w:shd w:val="clear" w:color="auto" w:fill="EDEBE9"/>
              </w:rPr>
              <w:t>Bodycopy_COI</w:t>
            </w:r>
            <w:r w:rsidRPr="003419B3">
              <w:rPr>
                <w:rStyle w:val="eop"/>
                <w:rFonts w:ascii="Calibri" w:hAnsi="Calibri" w:cs="Calibri"/>
                <w:color w:val="000000"/>
                <w:sz w:val="20"/>
                <w:szCs w:val="20"/>
                <w:shd w:val="clear" w:color="auto" w:fill="EDEBE9"/>
              </w:rPr>
              <w:t>​</w:t>
            </w:r>
          </w:p>
          <w:p w14:paraId="4F92A209" w14:textId="77777777" w:rsidR="00E3327B" w:rsidRPr="003419B3" w:rsidRDefault="00E3327B" w:rsidP="00E3327B">
            <w:pPr>
              <w:tabs>
                <w:tab w:val="left" w:pos="1800"/>
              </w:tabs>
              <w:rPr>
                <w:rStyle w:val="normaltextrun"/>
                <w:rFonts w:ascii="Calibri" w:hAnsi="Calibri" w:cs="Calibri"/>
                <w:color w:val="000000"/>
                <w:position w:val="1"/>
                <w:sz w:val="20"/>
                <w:szCs w:val="20"/>
                <w:bdr w:val="none" w:sz="0" w:space="0" w:color="auto" w:frame="1"/>
              </w:rPr>
            </w:pPr>
          </w:p>
          <w:p w14:paraId="475F02FE" w14:textId="77777777" w:rsidR="00E3327B" w:rsidRPr="003419B3" w:rsidRDefault="00E3327B" w:rsidP="00E3327B">
            <w:pPr>
              <w:tabs>
                <w:tab w:val="left" w:pos="1800"/>
              </w:tabs>
              <w:rPr>
                <w:rStyle w:val="normaltextrun"/>
                <w:rFonts w:ascii="Calibri" w:hAnsi="Calibri" w:cs="Calibri"/>
                <w:color w:val="000000"/>
                <w:position w:val="1"/>
                <w:sz w:val="20"/>
                <w:szCs w:val="20"/>
                <w:bdr w:val="none" w:sz="0" w:space="0" w:color="auto" w:frame="1"/>
              </w:rPr>
            </w:pPr>
            <w:r w:rsidRPr="003419B3">
              <w:rPr>
                <w:rStyle w:val="normaltextrun"/>
                <w:rFonts w:ascii="Calibri" w:hAnsi="Calibri" w:cs="Calibri"/>
                <w:color w:val="000000"/>
                <w:position w:val="1"/>
                <w:sz w:val="20"/>
                <w:szCs w:val="20"/>
                <w:bdr w:val="none" w:sz="0" w:space="0" w:color="auto" w:frame="1"/>
              </w:rPr>
              <w:t>Column 2 Text Style: Table_Heading_3</w:t>
            </w:r>
          </w:p>
          <w:p w14:paraId="54E2053F" w14:textId="77777777" w:rsidR="00E3327B" w:rsidRPr="003419B3" w:rsidRDefault="00E3327B" w:rsidP="00E3327B">
            <w:pPr>
              <w:tabs>
                <w:tab w:val="left" w:pos="1800"/>
              </w:tabs>
              <w:rPr>
                <w:rFonts w:asciiTheme="minorHAnsi" w:hAnsiTheme="minorHAnsi" w:cstheme="minorHAnsi"/>
                <w:bCs/>
                <w:sz w:val="20"/>
                <w:szCs w:val="20"/>
              </w:rPr>
            </w:pPr>
          </w:p>
          <w:p w14:paraId="2302AE4E" w14:textId="56EC2ADC" w:rsidR="00E3327B" w:rsidRPr="003419B3" w:rsidRDefault="00E3327B" w:rsidP="00E3327B">
            <w:pPr>
              <w:tabs>
                <w:tab w:val="left" w:pos="1800"/>
              </w:tabs>
              <w:rPr>
                <w:rFonts w:asciiTheme="minorHAnsi" w:hAnsiTheme="minorHAnsi" w:cstheme="minorHAnsi"/>
                <w:bCs/>
                <w:sz w:val="20"/>
                <w:szCs w:val="20"/>
              </w:rPr>
            </w:pPr>
            <w:r w:rsidRPr="003419B3">
              <w:rPr>
                <w:rStyle w:val="normaltextrun"/>
                <w:rFonts w:ascii="Calibri" w:hAnsi="Calibri" w:cs="Calibri"/>
                <w:color w:val="000000"/>
                <w:position w:val="1"/>
                <w:sz w:val="20"/>
                <w:szCs w:val="20"/>
                <w:bdr w:val="none" w:sz="0" w:space="0" w:color="auto" w:frame="1"/>
              </w:rPr>
              <w:t>Bodycopy_COI</w:t>
            </w:r>
          </w:p>
        </w:tc>
      </w:tr>
      <w:tr w:rsidR="00E3327B" w:rsidRPr="00BD6987" w14:paraId="59AB6793" w14:textId="77777777" w:rsidTr="0472516C">
        <w:trPr>
          <w:cantSplit/>
        </w:trPr>
        <w:tc>
          <w:tcPr>
            <w:tcW w:w="1013" w:type="dxa"/>
          </w:tcPr>
          <w:p w14:paraId="5E1C11C6" w14:textId="1651BF32" w:rsidR="00E3327B" w:rsidRPr="00BD6987" w:rsidRDefault="00E3327B" w:rsidP="00E3327B">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Y</w:t>
            </w:r>
            <w:r>
              <w:rPr>
                <w:rFonts w:asciiTheme="minorHAnsi" w:hAnsiTheme="minorHAnsi" w:cstheme="minorHAnsi"/>
                <w:bCs/>
                <w:sz w:val="20"/>
                <w:szCs w:val="20"/>
              </w:rPr>
              <w:t>R</w:t>
            </w:r>
            <w:r w:rsidRPr="00792974">
              <w:rPr>
                <w:rFonts w:asciiTheme="minorHAnsi" w:hAnsiTheme="minorHAnsi" w:cstheme="minorHAnsi"/>
                <w:bCs/>
                <w:sz w:val="20"/>
                <w:szCs w:val="20"/>
              </w:rPr>
              <w:t xml:space="preserve">C </w:t>
            </w:r>
            <w:r>
              <w:rPr>
                <w:rFonts w:asciiTheme="minorHAnsi" w:hAnsiTheme="minorHAnsi" w:cstheme="minorHAnsi"/>
                <w:bCs/>
                <w:sz w:val="20"/>
                <w:szCs w:val="20"/>
              </w:rPr>
              <w:t>5</w:t>
            </w:r>
          </w:p>
        </w:tc>
        <w:tc>
          <w:tcPr>
            <w:tcW w:w="1817" w:type="dxa"/>
          </w:tcPr>
          <w:p w14:paraId="75E2B3BD" w14:textId="77777777" w:rsidR="00E3327B" w:rsidRPr="00C1020A" w:rsidRDefault="00E3327B" w:rsidP="00E3327B">
            <w:pPr>
              <w:tabs>
                <w:tab w:val="left" w:pos="1800"/>
              </w:tabs>
              <w:rPr>
                <w:rFonts w:asciiTheme="minorHAnsi" w:hAnsiTheme="minorHAnsi"/>
                <w:sz w:val="20"/>
                <w:szCs w:val="20"/>
              </w:rPr>
            </w:pPr>
            <w:r w:rsidRPr="00C1020A">
              <w:rPr>
                <w:rFonts w:asciiTheme="minorHAnsi" w:hAnsiTheme="minorHAnsi"/>
                <w:sz w:val="20"/>
                <w:szCs w:val="20"/>
              </w:rPr>
              <w:t>&lt;ProductCode&gt;</w:t>
            </w:r>
          </w:p>
          <w:p w14:paraId="15165F8F" w14:textId="77777777" w:rsidR="00E3327B" w:rsidRPr="192D62E1" w:rsidRDefault="00E3327B" w:rsidP="00E3327B">
            <w:pPr>
              <w:tabs>
                <w:tab w:val="left" w:pos="1800"/>
              </w:tabs>
              <w:rPr>
                <w:rFonts w:asciiTheme="minorHAnsi" w:hAnsiTheme="minorHAnsi"/>
                <w:sz w:val="20"/>
                <w:szCs w:val="20"/>
              </w:rPr>
            </w:pPr>
            <w:r w:rsidRPr="009B2173">
              <w:rPr>
                <w:rFonts w:asciiTheme="minorHAnsi" w:hAnsiTheme="minorHAnsi"/>
                <w:sz w:val="20"/>
              </w:rPr>
              <w:t>&lt;</w:t>
            </w:r>
            <w:r w:rsidRPr="000B7EA3">
              <w:rPr>
                <w:rFonts w:asciiTheme="minorHAnsi" w:hAnsiTheme="minorHAnsi"/>
                <w:sz w:val="20"/>
              </w:rPr>
              <w:t>HomeCoverTypeCode</w:t>
            </w:r>
            <w:r w:rsidRPr="009B2173">
              <w:rPr>
                <w:rFonts w:asciiTheme="minorHAnsi" w:hAnsiTheme="minorHAnsi"/>
                <w:sz w:val="20"/>
              </w:rPr>
              <w:t>&gt;=</w:t>
            </w:r>
          </w:p>
        </w:tc>
        <w:tc>
          <w:tcPr>
            <w:tcW w:w="7938" w:type="dxa"/>
          </w:tcPr>
          <w:p w14:paraId="165CBB35" w14:textId="77777777" w:rsidR="00E3327B" w:rsidRDefault="00E3327B" w:rsidP="00E3327B">
            <w:pPr>
              <w:tabs>
                <w:tab w:val="left" w:pos="774"/>
              </w:tabs>
              <w:rPr>
                <w:rFonts w:asciiTheme="minorHAnsi" w:hAnsiTheme="minorHAnsi"/>
                <w:sz w:val="20"/>
              </w:rPr>
            </w:pPr>
          </w:p>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E3327B" w:rsidRPr="006A41CF" w14:paraId="32E7D772" w14:textId="77777777">
              <w:trPr>
                <w:trHeight w:val="300"/>
              </w:trPr>
              <w:tc>
                <w:tcPr>
                  <w:tcW w:w="2861" w:type="dxa"/>
                  <w:noWrap/>
                  <w:vAlign w:val="center"/>
                  <w:hideMark/>
                </w:tcPr>
                <w:p w14:paraId="7E8693F3" w14:textId="77777777" w:rsidR="00E3327B" w:rsidRPr="00E02B28" w:rsidRDefault="00E3327B" w:rsidP="00E3327B">
                  <w:pPr>
                    <w:pStyle w:val="BodycopyCOI"/>
                    <w:rPr>
                      <w:rFonts w:asciiTheme="minorHAnsi" w:hAnsiTheme="minorHAnsi" w:cstheme="minorHAnsi"/>
                      <w:b/>
                      <w:bCs/>
                      <w:noProof/>
                      <w:color w:val="000000" w:themeColor="text1"/>
                    </w:rPr>
                  </w:pPr>
                  <w:r w:rsidRPr="00C1020A">
                    <w:t>Flood cover:</w:t>
                  </w:r>
                </w:p>
              </w:tc>
              <w:tc>
                <w:tcPr>
                  <w:tcW w:w="4546" w:type="dxa"/>
                  <w:noWrap/>
                  <w:vAlign w:val="bottom"/>
                  <w:hideMark/>
                </w:tcPr>
                <w:p w14:paraId="0BE6DE39" w14:textId="77777777" w:rsidR="00E3327B" w:rsidRPr="00E02B28" w:rsidRDefault="00E3327B" w:rsidP="00E3327B">
                  <w:pPr>
                    <w:pStyle w:val="TableBodycopy"/>
                    <w:rPr>
                      <w:rFonts w:asciiTheme="minorHAnsi" w:hAnsiTheme="minorHAnsi" w:cstheme="minorHAnsi"/>
                      <w:b/>
                      <w:bCs/>
                      <w:sz w:val="24"/>
                    </w:rPr>
                  </w:pPr>
                  <w:r>
                    <w:rPr>
                      <w:rFonts w:asciiTheme="minorHAnsi" w:hAnsiTheme="minorHAnsi" w:cstheme="minorBidi"/>
                      <w:b/>
                      <w:bCs/>
                      <w:szCs w:val="20"/>
                    </w:rPr>
                    <w:t>Covered</w:t>
                  </w:r>
                </w:p>
              </w:tc>
            </w:tr>
          </w:tbl>
          <w:p w14:paraId="034106BC" w14:textId="77777777" w:rsidR="00E3327B" w:rsidRDefault="00E3327B" w:rsidP="00E3327B">
            <w:pPr>
              <w:tabs>
                <w:tab w:val="left" w:pos="774"/>
              </w:tabs>
              <w:rPr>
                <w:rFonts w:asciiTheme="minorHAnsi" w:hAnsiTheme="minorHAnsi"/>
                <w:sz w:val="20"/>
              </w:rPr>
            </w:pPr>
          </w:p>
          <w:p w14:paraId="70AC175C" w14:textId="77777777" w:rsidR="00E3327B" w:rsidRDefault="00E3327B" w:rsidP="00E3327B">
            <w:pPr>
              <w:tabs>
                <w:tab w:val="left" w:pos="774"/>
              </w:tabs>
              <w:rPr>
                <w:rFonts w:asciiTheme="minorHAnsi" w:hAnsiTheme="minorHAnsi"/>
                <w:sz w:val="20"/>
              </w:rPr>
            </w:pPr>
          </w:p>
        </w:tc>
        <w:tc>
          <w:tcPr>
            <w:tcW w:w="2127" w:type="dxa"/>
          </w:tcPr>
          <w:p w14:paraId="1509260E" w14:textId="3608FA5F" w:rsidR="00E3327B" w:rsidRPr="0099132D" w:rsidRDefault="00E3327B" w:rsidP="00E3327B">
            <w:pPr>
              <w:tabs>
                <w:tab w:val="left" w:pos="774"/>
              </w:tabs>
              <w:rPr>
                <w:rFonts w:asciiTheme="minorHAnsi" w:hAnsiTheme="minorHAnsi"/>
                <w:sz w:val="18"/>
                <w:szCs w:val="18"/>
              </w:rPr>
            </w:pPr>
            <w:r w:rsidRPr="0099132D">
              <w:rPr>
                <w:rFonts w:asciiTheme="minorHAnsi" w:hAnsiTheme="minorHAnsi"/>
                <w:b/>
                <w:bCs/>
                <w:sz w:val="18"/>
                <w:szCs w:val="18"/>
              </w:rPr>
              <w:t xml:space="preserve">IF </w:t>
            </w:r>
            <w:r w:rsidRPr="00C1020A">
              <w:rPr>
                <w:rFonts w:asciiTheme="minorHAnsi" w:hAnsiTheme="minorHAnsi"/>
                <w:sz w:val="20"/>
                <w:szCs w:val="20"/>
              </w:rPr>
              <w:t>&lt;ProductCode&gt;</w:t>
            </w:r>
            <w:r>
              <w:rPr>
                <w:rFonts w:asciiTheme="minorHAnsi" w:hAnsiTheme="minorHAnsi"/>
                <w:sz w:val="18"/>
                <w:szCs w:val="18"/>
              </w:rPr>
              <w:t xml:space="preserve"> </w:t>
            </w:r>
            <w:r w:rsidRPr="0099132D">
              <w:rPr>
                <w:rFonts w:asciiTheme="minorHAnsi" w:hAnsiTheme="minorHAnsi"/>
                <w:sz w:val="18"/>
                <w:szCs w:val="18"/>
              </w:rPr>
              <w:t xml:space="preserve">=”Home” </w:t>
            </w:r>
            <w:r w:rsidRPr="0099132D">
              <w:rPr>
                <w:rFonts w:asciiTheme="minorHAnsi" w:hAnsiTheme="minorHAnsi"/>
                <w:b/>
                <w:bCs/>
                <w:sz w:val="18"/>
                <w:szCs w:val="18"/>
              </w:rPr>
              <w:t>OR</w:t>
            </w:r>
            <w:r w:rsidRPr="0099132D">
              <w:rPr>
                <w:rFonts w:asciiTheme="minorHAnsi" w:hAnsiTheme="minorHAnsi"/>
                <w:sz w:val="18"/>
                <w:szCs w:val="18"/>
              </w:rPr>
              <w:t xml:space="preserve"> “Landlord”)</w:t>
            </w:r>
            <w:r w:rsidRPr="0099132D">
              <w:rPr>
                <w:rFonts w:asciiTheme="minorHAnsi" w:hAnsiTheme="minorHAnsi"/>
                <w:b/>
                <w:bCs/>
                <w:sz w:val="18"/>
                <w:szCs w:val="18"/>
              </w:rPr>
              <w:t>AND</w:t>
            </w:r>
            <w:r w:rsidRPr="0099132D">
              <w:rPr>
                <w:rFonts w:asciiTheme="minorHAnsi" w:hAnsiTheme="minorHAnsi"/>
                <w:sz w:val="18"/>
                <w:szCs w:val="18"/>
              </w:rPr>
              <w:t xml:space="preserve"> </w:t>
            </w:r>
            <w:r w:rsidRPr="009B2173">
              <w:rPr>
                <w:rFonts w:asciiTheme="minorHAnsi" w:hAnsiTheme="minorHAnsi"/>
                <w:sz w:val="20"/>
              </w:rPr>
              <w:t>&lt;</w:t>
            </w:r>
            <w:r w:rsidRPr="000B7EA3">
              <w:rPr>
                <w:rFonts w:asciiTheme="minorHAnsi" w:hAnsiTheme="minorHAnsi"/>
                <w:sz w:val="20"/>
              </w:rPr>
              <w:t>HomeCoverTypeCode</w:t>
            </w:r>
            <w:r w:rsidRPr="009B2173">
              <w:rPr>
                <w:rFonts w:asciiTheme="minorHAnsi" w:hAnsiTheme="minorHAnsi"/>
                <w:sz w:val="20"/>
              </w:rPr>
              <w:t>&gt;=</w:t>
            </w:r>
            <w:r>
              <w:rPr>
                <w:rFonts w:asciiTheme="minorHAnsi" w:hAnsiTheme="minorHAnsi"/>
                <w:sz w:val="20"/>
              </w:rPr>
              <w:t xml:space="preserve"> ”</w:t>
            </w:r>
            <w:r w:rsidRPr="004A4DEB">
              <w:rPr>
                <w:rFonts w:asciiTheme="minorHAnsi" w:hAnsiTheme="minorHAnsi" w:cstheme="minorHAnsi"/>
                <w:sz w:val="20"/>
              </w:rPr>
              <w:t>5|BuildingAndContents</w:t>
            </w:r>
            <w:r w:rsidRPr="00720F8E">
              <w:rPr>
                <w:rFonts w:asciiTheme="minorHAnsi" w:hAnsiTheme="minorHAnsi" w:cstheme="minorHAnsi"/>
                <w:sz w:val="20"/>
              </w:rPr>
              <w:t xml:space="preserve">” </w:t>
            </w:r>
            <w:r w:rsidRPr="00720F8E">
              <w:rPr>
                <w:rFonts w:asciiTheme="minorHAnsi" w:hAnsiTheme="minorHAnsi" w:cstheme="minorHAnsi"/>
                <w:b/>
                <w:bCs/>
                <w:sz w:val="20"/>
              </w:rPr>
              <w:t>OR</w:t>
            </w:r>
            <w:r w:rsidRPr="00720F8E">
              <w:rPr>
                <w:rFonts w:asciiTheme="minorHAnsi" w:hAnsiTheme="minorHAnsi" w:cstheme="minorHAnsi"/>
                <w:sz w:val="20"/>
              </w:rPr>
              <w:t xml:space="preserve"> “</w:t>
            </w:r>
            <w:r w:rsidRPr="004A4DEB">
              <w:rPr>
                <w:rFonts w:asciiTheme="minorHAnsi" w:hAnsiTheme="minorHAnsi" w:cstheme="minorHAnsi"/>
                <w:sz w:val="20"/>
              </w:rPr>
              <w:t>3|Contents</w:t>
            </w:r>
          </w:p>
          <w:p w14:paraId="1B05946C" w14:textId="77777777" w:rsidR="00E3327B" w:rsidRDefault="00E3327B" w:rsidP="00E3327B">
            <w:pPr>
              <w:tabs>
                <w:tab w:val="left" w:pos="774"/>
              </w:tabs>
              <w:rPr>
                <w:rFonts w:asciiTheme="minorHAnsi" w:hAnsiTheme="minorHAnsi"/>
                <w:b/>
                <w:bCs/>
                <w:sz w:val="18"/>
                <w:szCs w:val="18"/>
              </w:rPr>
            </w:pPr>
            <w:r w:rsidRPr="0099132D">
              <w:rPr>
                <w:rFonts w:asciiTheme="minorHAnsi" w:hAnsiTheme="minorHAnsi"/>
                <w:b/>
                <w:bCs/>
                <w:sz w:val="18"/>
                <w:szCs w:val="18"/>
              </w:rPr>
              <w:t xml:space="preserve">THEN </w:t>
            </w:r>
            <w:r w:rsidRPr="0099132D">
              <w:rPr>
                <w:rFonts w:asciiTheme="minorHAnsi" w:hAnsiTheme="minorHAnsi"/>
                <w:sz w:val="18"/>
                <w:szCs w:val="18"/>
              </w:rPr>
              <w:t>display</w:t>
            </w:r>
            <w:r w:rsidRPr="0099132D">
              <w:rPr>
                <w:rFonts w:asciiTheme="minorHAnsi" w:hAnsiTheme="minorHAnsi"/>
                <w:b/>
                <w:bCs/>
                <w:sz w:val="18"/>
                <w:szCs w:val="18"/>
              </w:rPr>
              <w:t xml:space="preserve"> </w:t>
            </w:r>
          </w:p>
          <w:p w14:paraId="3EF37DA1" w14:textId="77777777" w:rsidR="00E3327B" w:rsidRDefault="00E3327B" w:rsidP="00E3327B">
            <w:pPr>
              <w:tabs>
                <w:tab w:val="left" w:pos="774"/>
              </w:tabs>
              <w:rPr>
                <w:rFonts w:asciiTheme="minorHAnsi" w:hAnsiTheme="minorHAnsi" w:cstheme="minorHAnsi"/>
                <w:sz w:val="20"/>
              </w:rPr>
            </w:pPr>
            <w:r>
              <w:rPr>
                <w:rFonts w:asciiTheme="minorHAnsi" w:hAnsiTheme="minorHAnsi" w:cstheme="minorHAnsi"/>
                <w:b/>
                <w:bCs/>
                <w:sz w:val="20"/>
              </w:rPr>
              <w:t>ELSE</w:t>
            </w:r>
            <w:r w:rsidRPr="004F717F">
              <w:rPr>
                <w:rFonts w:asciiTheme="minorHAnsi" w:hAnsiTheme="minorHAnsi" w:cstheme="minorHAnsi"/>
                <w:sz w:val="20"/>
              </w:rPr>
              <w:t xml:space="preserve"> do not display</w:t>
            </w:r>
          </w:p>
          <w:p w14:paraId="17165982" w14:textId="45C9A453" w:rsidR="00E3327B" w:rsidRDefault="00E3327B" w:rsidP="00E3327B">
            <w:pPr>
              <w:tabs>
                <w:tab w:val="left" w:pos="774"/>
              </w:tabs>
              <w:rPr>
                <w:rFonts w:asciiTheme="minorHAnsi" w:hAnsiTheme="minorHAnsi" w:cstheme="minorHAnsi"/>
                <w:b/>
                <w:bCs/>
                <w:sz w:val="20"/>
              </w:rPr>
            </w:pPr>
            <w:r>
              <w:rPr>
                <w:rFonts w:asciiTheme="minorHAnsi" w:hAnsiTheme="minorHAnsi" w:cstheme="minorHAnsi"/>
                <w:sz w:val="20"/>
              </w:rPr>
              <w:t>ENDIF</w:t>
            </w:r>
          </w:p>
          <w:p w14:paraId="670E8BFB" w14:textId="77777777" w:rsidR="00E3327B" w:rsidRPr="0099132D" w:rsidRDefault="00E3327B" w:rsidP="00E3327B">
            <w:pPr>
              <w:tabs>
                <w:tab w:val="left" w:pos="774"/>
              </w:tabs>
              <w:rPr>
                <w:rFonts w:asciiTheme="minorHAnsi" w:hAnsiTheme="minorHAnsi"/>
                <w:sz w:val="18"/>
                <w:szCs w:val="18"/>
              </w:rPr>
            </w:pPr>
          </w:p>
          <w:p w14:paraId="401BA297" w14:textId="77777777" w:rsidR="00E3327B" w:rsidRPr="3136F1EB" w:rsidRDefault="00E3327B" w:rsidP="00E3327B">
            <w:pPr>
              <w:tabs>
                <w:tab w:val="left" w:pos="774"/>
              </w:tabs>
              <w:rPr>
                <w:rFonts w:asciiTheme="minorHAnsi" w:hAnsiTheme="minorHAnsi"/>
                <w:b/>
                <w:bCs/>
                <w:sz w:val="20"/>
                <w:szCs w:val="20"/>
              </w:rPr>
            </w:pPr>
          </w:p>
        </w:tc>
        <w:tc>
          <w:tcPr>
            <w:tcW w:w="1701" w:type="dxa"/>
          </w:tcPr>
          <w:p w14:paraId="7F394CE6" w14:textId="77777777" w:rsidR="00E3327B" w:rsidRPr="00814BB6" w:rsidRDefault="00E3327B" w:rsidP="00E3327B">
            <w:pPr>
              <w:tabs>
                <w:tab w:val="left" w:pos="1800"/>
              </w:tabs>
              <w:rPr>
                <w:rStyle w:val="eop"/>
                <w:rFonts w:ascii="Calibri" w:hAnsi="Calibri" w:cs="Calibri"/>
                <w:color w:val="000000"/>
                <w:sz w:val="20"/>
                <w:szCs w:val="20"/>
                <w:shd w:val="clear" w:color="auto" w:fill="EDEBE9"/>
              </w:rPr>
            </w:pPr>
            <w:r>
              <w:rPr>
                <w:rStyle w:val="normaltextrun"/>
                <w:rFonts w:ascii="Calibri" w:hAnsi="Calibri" w:cs="Calibri"/>
                <w:color w:val="000000"/>
                <w:position w:val="1"/>
                <w:sz w:val="20"/>
                <w:szCs w:val="20"/>
                <w:shd w:val="clear" w:color="auto" w:fill="EDEBE9"/>
              </w:rPr>
              <w:t xml:space="preserve">Column 1 </w:t>
            </w:r>
            <w:r w:rsidRPr="008376C9">
              <w:rPr>
                <w:rStyle w:val="normaltextrun"/>
                <w:rFonts w:ascii="Calibri" w:hAnsi="Calibri" w:cs="Calibri"/>
                <w:color w:val="000000"/>
                <w:position w:val="1"/>
                <w:sz w:val="20"/>
                <w:szCs w:val="20"/>
                <w:shd w:val="clear" w:color="auto" w:fill="EDEBE9"/>
              </w:rPr>
              <w:t>Text Style: </w:t>
            </w:r>
            <w:r w:rsidRPr="00814BB6">
              <w:rPr>
                <w:rStyle w:val="scxp212606636"/>
                <w:rFonts w:ascii="Calibri" w:hAnsi="Calibri" w:cs="Calibri"/>
                <w:color w:val="000000"/>
                <w:position w:val="1"/>
                <w:sz w:val="20"/>
                <w:szCs w:val="20"/>
                <w:shd w:val="clear" w:color="auto" w:fill="EDEBE9"/>
              </w:rPr>
              <w:t>Bodycopy_COI</w:t>
            </w:r>
            <w:r w:rsidRPr="00814BB6">
              <w:rPr>
                <w:rStyle w:val="eop"/>
                <w:rFonts w:ascii="Calibri" w:hAnsi="Calibri" w:cs="Calibri"/>
                <w:color w:val="000000"/>
                <w:sz w:val="20"/>
                <w:szCs w:val="20"/>
                <w:shd w:val="clear" w:color="auto" w:fill="EDEBE9"/>
              </w:rPr>
              <w:t>​</w:t>
            </w:r>
          </w:p>
          <w:p w14:paraId="54480FC9" w14:textId="77777777" w:rsidR="00E3327B" w:rsidRDefault="00E3327B" w:rsidP="00E3327B">
            <w:pPr>
              <w:tabs>
                <w:tab w:val="left" w:pos="1800"/>
              </w:tabs>
              <w:rPr>
                <w:rStyle w:val="normaltextrun"/>
                <w:rFonts w:ascii="Calibri" w:hAnsi="Calibri" w:cs="Calibri"/>
                <w:color w:val="000000"/>
                <w:position w:val="1"/>
                <w:sz w:val="20"/>
                <w:szCs w:val="20"/>
                <w:bdr w:val="none" w:sz="0" w:space="0" w:color="auto" w:frame="1"/>
              </w:rPr>
            </w:pPr>
          </w:p>
          <w:p w14:paraId="6B927226" w14:textId="77777777" w:rsidR="00E3327B" w:rsidRDefault="00E3327B" w:rsidP="00E3327B">
            <w:pPr>
              <w:tabs>
                <w:tab w:val="left" w:pos="1800"/>
              </w:tabs>
              <w:rPr>
                <w:rStyle w:val="normaltextrun"/>
                <w:rFonts w:ascii="Calibri" w:hAnsi="Calibri" w:cs="Calibri"/>
                <w:color w:val="000000"/>
                <w:position w:val="1"/>
                <w:sz w:val="20"/>
                <w:szCs w:val="20"/>
                <w:bdr w:val="none" w:sz="0" w:space="0" w:color="auto" w:frame="1"/>
              </w:rPr>
            </w:pPr>
            <w:r>
              <w:rPr>
                <w:rStyle w:val="normaltextrun"/>
                <w:rFonts w:ascii="Calibri" w:hAnsi="Calibri" w:cs="Calibri"/>
                <w:color w:val="000000"/>
                <w:position w:val="1"/>
                <w:sz w:val="20"/>
                <w:szCs w:val="20"/>
                <w:bdr w:val="none" w:sz="0" w:space="0" w:color="auto" w:frame="1"/>
              </w:rPr>
              <w:t xml:space="preserve">Column 2 </w:t>
            </w:r>
            <w:r w:rsidRPr="008376C9">
              <w:rPr>
                <w:rStyle w:val="normaltextrun"/>
                <w:rFonts w:ascii="Calibri" w:hAnsi="Calibri" w:cs="Calibri"/>
                <w:color w:val="000000"/>
                <w:position w:val="1"/>
                <w:sz w:val="20"/>
                <w:szCs w:val="20"/>
                <w:bdr w:val="none" w:sz="0" w:space="0" w:color="auto" w:frame="1"/>
              </w:rPr>
              <w:t>Text Style: Table_Heading_3</w:t>
            </w:r>
          </w:p>
          <w:p w14:paraId="6C321DBA" w14:textId="77777777" w:rsidR="00E3327B" w:rsidRPr="00BD6987" w:rsidRDefault="00E3327B" w:rsidP="00E3327B">
            <w:pPr>
              <w:tabs>
                <w:tab w:val="left" w:pos="1800"/>
              </w:tabs>
              <w:rPr>
                <w:rFonts w:asciiTheme="minorHAnsi" w:hAnsiTheme="minorHAnsi" w:cstheme="minorHAnsi"/>
                <w:bCs/>
                <w:sz w:val="20"/>
                <w:szCs w:val="20"/>
              </w:rPr>
            </w:pPr>
          </w:p>
        </w:tc>
      </w:tr>
      <w:tr w:rsidR="0044131A" w:rsidRPr="005556B6" w14:paraId="60049607" w14:textId="77777777" w:rsidTr="0472516C">
        <w:trPr>
          <w:cantSplit/>
        </w:trPr>
        <w:tc>
          <w:tcPr>
            <w:tcW w:w="1013" w:type="dxa"/>
          </w:tcPr>
          <w:p w14:paraId="1FB147BF" w14:textId="5E867815" w:rsidR="0044131A" w:rsidRPr="005556B6" w:rsidRDefault="0044131A" w:rsidP="0044131A">
            <w:pPr>
              <w:tabs>
                <w:tab w:val="left" w:pos="1800"/>
              </w:tabs>
              <w:rPr>
                <w:rFonts w:asciiTheme="minorHAnsi" w:hAnsiTheme="minorHAnsi" w:cstheme="minorHAnsi"/>
                <w:b/>
                <w:sz w:val="20"/>
                <w:szCs w:val="20"/>
              </w:rPr>
            </w:pPr>
            <w:r w:rsidRPr="005556B6">
              <w:rPr>
                <w:rFonts w:asciiTheme="minorHAnsi" w:hAnsiTheme="minorHAnsi" w:cstheme="minorHAnsi"/>
                <w:bCs/>
                <w:sz w:val="20"/>
                <w:szCs w:val="20"/>
              </w:rPr>
              <w:lastRenderedPageBreak/>
              <w:t>YRC 6</w:t>
            </w:r>
          </w:p>
        </w:tc>
        <w:tc>
          <w:tcPr>
            <w:tcW w:w="1817" w:type="dxa"/>
          </w:tcPr>
          <w:p w14:paraId="3D5BE6FC" w14:textId="77777777" w:rsidR="0044131A" w:rsidRPr="005556B6" w:rsidRDefault="0044131A" w:rsidP="0044131A">
            <w:pPr>
              <w:tabs>
                <w:tab w:val="left" w:pos="1800"/>
              </w:tabs>
              <w:rPr>
                <w:rFonts w:asciiTheme="minorHAnsi" w:hAnsiTheme="minorHAnsi"/>
                <w:sz w:val="20"/>
                <w:szCs w:val="20"/>
              </w:rPr>
            </w:pPr>
            <w:r w:rsidRPr="005556B6">
              <w:rPr>
                <w:rFonts w:asciiTheme="minorHAnsi" w:hAnsiTheme="minorHAnsi"/>
                <w:sz w:val="20"/>
                <w:szCs w:val="20"/>
              </w:rPr>
              <w:t>&lt;SpecifiedItemsCategoryCode&gt;</w:t>
            </w:r>
          </w:p>
          <w:p w14:paraId="6F1A3FF4" w14:textId="78C762C6" w:rsidR="00394D35" w:rsidRPr="005556B6" w:rsidRDefault="00394D35" w:rsidP="0044131A">
            <w:pPr>
              <w:tabs>
                <w:tab w:val="left" w:pos="1800"/>
              </w:tabs>
              <w:rPr>
                <w:rFonts w:asciiTheme="minorHAnsi" w:hAnsiTheme="minorHAnsi"/>
                <w:sz w:val="20"/>
                <w:szCs w:val="20"/>
              </w:rPr>
            </w:pPr>
          </w:p>
        </w:tc>
        <w:tc>
          <w:tcPr>
            <w:tcW w:w="7938" w:type="dxa"/>
          </w:tcPr>
          <w:tbl>
            <w:tblPr>
              <w:tblStyle w:val="TableGrid"/>
              <w:tblpPr w:leftFromText="180" w:rightFromText="180" w:vertAnchor="text" w:horzAnchor="margin" w:tblpY="303"/>
              <w:tblOverlap w:val="never"/>
              <w:tblW w:w="89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13"/>
            </w:tblGrid>
            <w:tr w:rsidR="0044131A" w:rsidRPr="005556B6" w14:paraId="6EEFCDE8" w14:textId="77777777">
              <w:trPr>
                <w:trHeight w:val="404"/>
              </w:trPr>
              <w:tc>
                <w:tcPr>
                  <w:tcW w:w="8913" w:type="dxa"/>
                </w:tcPr>
                <w:tbl>
                  <w:tblPr>
                    <w:tblStyle w:val="TableGrid"/>
                    <w:tblpPr w:leftFromText="180" w:rightFromText="180" w:vertAnchor="text" w:horzAnchor="margin" w:tblpY="-89"/>
                    <w:tblOverlap w:val="never"/>
                    <w:tblW w:w="115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564"/>
                  </w:tblGrid>
                  <w:tr w:rsidR="0044131A" w:rsidRPr="005556B6" w14:paraId="716B5CB8" w14:textId="77777777">
                    <w:trPr>
                      <w:trHeight w:val="453"/>
                    </w:trPr>
                    <w:tc>
                      <w:tcPr>
                        <w:tcW w:w="11564" w:type="dxa"/>
                      </w:tcPr>
                      <w:p w14:paraId="5D145E1D" w14:textId="77777777" w:rsidR="0044131A" w:rsidRPr="005556B6" w:rsidRDefault="0044131A" w:rsidP="0044131A">
                        <w:pPr>
                          <w:pStyle w:val="Heading10"/>
                          <w:ind w:left="1080"/>
                          <w:rPr>
                            <w:rFonts w:asciiTheme="minorHAnsi" w:hAnsiTheme="minorHAnsi" w:cstheme="minorHAnsi"/>
                            <w:sz w:val="24"/>
                          </w:rPr>
                        </w:pPr>
                        <w:r w:rsidRPr="005556B6">
                          <w:rPr>
                            <w:sz w:val="24"/>
                          </w:rPr>
                          <w:t>3.a. Portable valuables</w:t>
                        </w:r>
                      </w:p>
                    </w:tc>
                  </w:tr>
                </w:tbl>
                <w:p w14:paraId="3ED0E50C" w14:textId="77777777" w:rsidR="0044131A" w:rsidRPr="005556B6" w:rsidRDefault="0044131A" w:rsidP="0044131A">
                  <w:pPr>
                    <w:pStyle w:val="Heading10"/>
                    <w:ind w:left="720"/>
                    <w:rPr>
                      <w:rFonts w:asciiTheme="minorHAnsi" w:hAnsiTheme="minorHAnsi" w:cstheme="minorHAnsi"/>
                    </w:rPr>
                  </w:pPr>
                </w:p>
              </w:tc>
            </w:tr>
          </w:tbl>
          <w:p w14:paraId="00BB213D" w14:textId="77777777" w:rsidR="0044131A" w:rsidRPr="005556B6" w:rsidRDefault="0044131A" w:rsidP="0044131A">
            <w:pPr>
              <w:tabs>
                <w:tab w:val="left" w:pos="774"/>
              </w:tabs>
              <w:rPr>
                <w:rFonts w:asciiTheme="minorHAnsi" w:hAnsiTheme="minorHAnsi"/>
                <w:sz w:val="20"/>
              </w:rPr>
            </w:pPr>
          </w:p>
        </w:tc>
        <w:tc>
          <w:tcPr>
            <w:tcW w:w="2127" w:type="dxa"/>
          </w:tcPr>
          <w:p w14:paraId="25F6E0A0" w14:textId="1179E428" w:rsidR="0044131A" w:rsidRPr="005556B6" w:rsidRDefault="0044131A" w:rsidP="0044131A">
            <w:pPr>
              <w:tabs>
                <w:tab w:val="left" w:pos="774"/>
              </w:tabs>
              <w:rPr>
                <w:rFonts w:asciiTheme="minorHAnsi" w:hAnsiTheme="minorHAnsi"/>
                <w:color w:val="000000" w:themeColor="text1"/>
                <w:sz w:val="20"/>
                <w:szCs w:val="20"/>
              </w:rPr>
            </w:pPr>
            <w:r w:rsidRPr="005556B6">
              <w:rPr>
                <w:rFonts w:asciiTheme="minorHAnsi" w:hAnsiTheme="minorHAnsi"/>
                <w:color w:val="000000" w:themeColor="text1"/>
                <w:sz w:val="20"/>
                <w:szCs w:val="20"/>
              </w:rPr>
              <w:t>IF</w:t>
            </w:r>
          </w:p>
          <w:p w14:paraId="0B142E33" w14:textId="4616AD2F" w:rsidR="0044131A" w:rsidRPr="005556B6" w:rsidRDefault="0044131A" w:rsidP="0044131A">
            <w:pPr>
              <w:tabs>
                <w:tab w:val="left" w:pos="774"/>
              </w:tabs>
              <w:rPr>
                <w:rFonts w:asciiTheme="minorHAnsi" w:hAnsiTheme="minorHAnsi"/>
                <w:color w:val="000000" w:themeColor="text1"/>
                <w:sz w:val="20"/>
                <w:szCs w:val="20"/>
              </w:rPr>
            </w:pPr>
            <w:r w:rsidRPr="005556B6">
              <w:rPr>
                <w:rFonts w:asciiTheme="minorHAnsi" w:hAnsiTheme="minorHAnsi"/>
                <w:color w:val="000000" w:themeColor="text1"/>
                <w:sz w:val="20"/>
                <w:szCs w:val="20"/>
              </w:rPr>
              <w:t>&lt;</w:t>
            </w:r>
            <w:r w:rsidR="006B4E90" w:rsidRPr="005556B6">
              <w:rPr>
                <w:rFonts w:ascii="Calibri" w:hAnsi="Calibri" w:cs="Calibri"/>
                <w:bCs/>
                <w:color w:val="000000" w:themeColor="text1"/>
                <w:sz w:val="20"/>
                <w:szCs w:val="20"/>
              </w:rPr>
              <w:t>SpecifiedItemsCategory</w:t>
            </w:r>
            <w:r w:rsidRPr="005556B6">
              <w:rPr>
                <w:rFonts w:asciiTheme="minorHAnsi" w:hAnsiTheme="minorHAnsi"/>
                <w:color w:val="000000" w:themeColor="text1"/>
                <w:sz w:val="20"/>
                <w:szCs w:val="20"/>
              </w:rPr>
              <w:t>Code&gt;</w:t>
            </w:r>
            <w:r w:rsidRPr="005556B6">
              <w:rPr>
                <w:rFonts w:asciiTheme="minorHAnsi" w:hAnsiTheme="minorHAnsi"/>
                <w:color w:val="000000" w:themeColor="text1"/>
                <w:sz w:val="20"/>
                <w:szCs w:val="20"/>
                <w:rPrChange w:id="9315" w:author="Sue Simnor (EXT Idiom)" w:date="2024-09-12T16:52:00Z" w16du:dateUtc="2024-09-12T06:52:00Z">
                  <w:rPr>
                    <w:rFonts w:asciiTheme="minorHAnsi" w:hAnsiTheme="minorHAnsi"/>
                    <w:color w:val="000000" w:themeColor="text1"/>
                    <w:sz w:val="20"/>
                    <w:szCs w:val="20"/>
                    <w:highlight w:val="yellow"/>
                  </w:rPr>
                </w:rPrChange>
              </w:rPr>
              <w:t>!=</w:t>
            </w:r>
            <w:r w:rsidRPr="005556B6">
              <w:rPr>
                <w:rFonts w:asciiTheme="minorHAnsi" w:hAnsiTheme="minorHAnsi"/>
                <w:color w:val="000000" w:themeColor="text1"/>
                <w:sz w:val="20"/>
                <w:szCs w:val="20"/>
              </w:rPr>
              <w:t xml:space="preserve"> Null </w:t>
            </w:r>
          </w:p>
          <w:p w14:paraId="4BAA68D9" w14:textId="77777777" w:rsidR="0044131A" w:rsidRPr="005556B6" w:rsidRDefault="0044131A" w:rsidP="0044131A">
            <w:pPr>
              <w:tabs>
                <w:tab w:val="left" w:pos="774"/>
              </w:tabs>
              <w:rPr>
                <w:rFonts w:asciiTheme="minorHAnsi" w:hAnsiTheme="minorHAnsi"/>
                <w:color w:val="000000" w:themeColor="text1"/>
                <w:sz w:val="20"/>
                <w:szCs w:val="20"/>
              </w:rPr>
            </w:pPr>
            <w:r w:rsidRPr="005556B6">
              <w:rPr>
                <w:rFonts w:asciiTheme="minorHAnsi" w:hAnsiTheme="minorHAnsi"/>
                <w:color w:val="000000" w:themeColor="text1"/>
                <w:sz w:val="20"/>
                <w:szCs w:val="20"/>
              </w:rPr>
              <w:t>THEN display</w:t>
            </w:r>
            <w:r w:rsidR="002F3723" w:rsidRPr="005556B6">
              <w:rPr>
                <w:rFonts w:asciiTheme="minorHAnsi" w:hAnsiTheme="minorHAnsi"/>
                <w:color w:val="000000" w:themeColor="text1"/>
                <w:sz w:val="20"/>
                <w:szCs w:val="20"/>
              </w:rPr>
              <w:t xml:space="preserve"> </w:t>
            </w:r>
          </w:p>
          <w:p w14:paraId="203D11DD" w14:textId="5738F760" w:rsidR="00195D31" w:rsidRPr="005556B6" w:rsidRDefault="00195D31" w:rsidP="0044131A">
            <w:pPr>
              <w:tabs>
                <w:tab w:val="left" w:pos="774"/>
              </w:tabs>
              <w:rPr>
                <w:rFonts w:asciiTheme="minorHAnsi" w:hAnsiTheme="minorHAnsi"/>
                <w:color w:val="000000" w:themeColor="text1"/>
                <w:sz w:val="20"/>
                <w:szCs w:val="20"/>
              </w:rPr>
            </w:pPr>
            <w:r w:rsidRPr="005556B6">
              <w:rPr>
                <w:rFonts w:asciiTheme="minorHAnsi" w:hAnsiTheme="minorHAnsi"/>
                <w:color w:val="000000" w:themeColor="text1"/>
                <w:sz w:val="20"/>
                <w:szCs w:val="20"/>
              </w:rPr>
              <w:t>ELSE Do Not Display whole section</w:t>
            </w:r>
          </w:p>
        </w:tc>
        <w:tc>
          <w:tcPr>
            <w:tcW w:w="1701" w:type="dxa"/>
          </w:tcPr>
          <w:p w14:paraId="61E31760" w14:textId="77777777" w:rsidR="0044131A" w:rsidRPr="005556B6" w:rsidRDefault="0044131A" w:rsidP="0044131A">
            <w:pPr>
              <w:tabs>
                <w:tab w:val="left" w:pos="1800"/>
              </w:tabs>
              <w:rPr>
                <w:rFonts w:asciiTheme="minorHAnsi" w:hAnsiTheme="minorHAnsi" w:cstheme="minorHAnsi"/>
                <w:bCs/>
                <w:sz w:val="20"/>
                <w:szCs w:val="20"/>
              </w:rPr>
            </w:pPr>
            <w:r w:rsidRPr="005556B6">
              <w:rPr>
                <w:rFonts w:asciiTheme="minorHAnsi" w:hAnsiTheme="minorHAnsi" w:cstheme="minorHAnsi"/>
                <w:bCs/>
                <w:sz w:val="20"/>
                <w:szCs w:val="20"/>
              </w:rPr>
              <w:t>Heading_1_COI</w:t>
            </w:r>
          </w:p>
        </w:tc>
      </w:tr>
      <w:tr w:rsidR="0044131A" w:rsidRPr="005556B6" w14:paraId="59ED3A86" w14:textId="77777777" w:rsidTr="0472516C">
        <w:trPr>
          <w:cantSplit/>
        </w:trPr>
        <w:tc>
          <w:tcPr>
            <w:tcW w:w="1013" w:type="dxa"/>
          </w:tcPr>
          <w:p w14:paraId="2AFC6C1A" w14:textId="67B996F1" w:rsidR="0044131A" w:rsidRPr="005556B6" w:rsidRDefault="0044131A" w:rsidP="0044131A">
            <w:pPr>
              <w:tabs>
                <w:tab w:val="left" w:pos="1800"/>
              </w:tabs>
              <w:rPr>
                <w:rFonts w:asciiTheme="minorHAnsi" w:hAnsiTheme="minorHAnsi" w:cstheme="minorHAnsi"/>
                <w:b/>
                <w:sz w:val="20"/>
                <w:szCs w:val="20"/>
              </w:rPr>
            </w:pPr>
            <w:r w:rsidRPr="005556B6">
              <w:rPr>
                <w:rFonts w:asciiTheme="minorHAnsi" w:hAnsiTheme="minorHAnsi" w:cstheme="minorHAnsi"/>
                <w:bCs/>
                <w:sz w:val="20"/>
                <w:szCs w:val="20"/>
              </w:rPr>
              <w:t>YRC 7</w:t>
            </w:r>
          </w:p>
        </w:tc>
        <w:tc>
          <w:tcPr>
            <w:tcW w:w="1817" w:type="dxa"/>
          </w:tcPr>
          <w:p w14:paraId="3E41506D" w14:textId="77777777" w:rsidR="0044131A" w:rsidRPr="005556B6" w:rsidRDefault="0044131A" w:rsidP="0044131A">
            <w:pPr>
              <w:tabs>
                <w:tab w:val="left" w:pos="1800"/>
              </w:tabs>
              <w:rPr>
                <w:rFonts w:asciiTheme="minorHAnsi" w:hAnsiTheme="minorHAnsi"/>
                <w:sz w:val="20"/>
                <w:szCs w:val="20"/>
              </w:rPr>
            </w:pPr>
            <w:r w:rsidRPr="005556B6">
              <w:rPr>
                <w:rFonts w:asciiTheme="minorHAnsi" w:hAnsiTheme="minorHAnsi"/>
                <w:sz w:val="20"/>
                <w:szCs w:val="20"/>
              </w:rPr>
              <w:t>&lt;SpecifiedItemsCategoryCode&gt;</w:t>
            </w:r>
          </w:p>
          <w:p w14:paraId="30CBE7F4" w14:textId="6EFEAB2E" w:rsidR="00394D35" w:rsidRPr="005556B6" w:rsidRDefault="00394D35" w:rsidP="0044131A">
            <w:pPr>
              <w:tabs>
                <w:tab w:val="left" w:pos="1800"/>
              </w:tabs>
              <w:rPr>
                <w:rFonts w:asciiTheme="minorHAnsi" w:hAnsiTheme="minorHAnsi"/>
                <w:sz w:val="20"/>
                <w:szCs w:val="20"/>
              </w:rPr>
            </w:pPr>
          </w:p>
        </w:tc>
        <w:tc>
          <w:tcPr>
            <w:tcW w:w="7938" w:type="dxa"/>
          </w:tcPr>
          <w:p w14:paraId="198E528F" w14:textId="56DB2080" w:rsidR="0044131A" w:rsidRPr="005556B6" w:rsidRDefault="0044131A" w:rsidP="0044131A">
            <w:pPr>
              <w:tabs>
                <w:tab w:val="left" w:pos="774"/>
              </w:tabs>
              <w:rPr>
                <w:rFonts w:asciiTheme="minorHAnsi" w:hAnsiTheme="minorHAnsi"/>
                <w:sz w:val="20"/>
                <w:szCs w:val="20"/>
              </w:rPr>
            </w:pPr>
            <w:r w:rsidRPr="005556B6">
              <w:rPr>
                <w:rFonts w:asciiTheme="minorHAnsi" w:hAnsiTheme="minorHAnsi"/>
                <w:sz w:val="20"/>
                <w:szCs w:val="20"/>
              </w:rPr>
              <w:t xml:space="preserve">These listed items are covered for </w:t>
            </w:r>
            <w:commentRangeStart w:id="9316"/>
            <w:commentRangeStart w:id="9317"/>
            <w:r w:rsidRPr="005556B6">
              <w:rPr>
                <w:rFonts w:asciiTheme="minorHAnsi" w:hAnsiTheme="minorHAnsi"/>
                <w:sz w:val="20"/>
                <w:szCs w:val="20"/>
              </w:rPr>
              <w:t>accidental loss or damage</w:t>
            </w:r>
            <w:commentRangeEnd w:id="9316"/>
            <w:r w:rsidRPr="005556B6">
              <w:rPr>
                <w:rStyle w:val="CommentReference"/>
                <w:rFonts w:asciiTheme="minorHAnsi" w:hAnsiTheme="minorHAnsi" w:cstheme="minorBidi"/>
                <w:sz w:val="20"/>
                <w:szCs w:val="20"/>
              </w:rPr>
              <w:commentReference w:id="9316"/>
            </w:r>
            <w:commentRangeEnd w:id="9317"/>
            <w:r w:rsidRPr="005556B6">
              <w:rPr>
                <w:rStyle w:val="CommentReference"/>
                <w:rFonts w:asciiTheme="minorHAnsi" w:hAnsiTheme="minorHAnsi" w:cstheme="minorBidi"/>
                <w:sz w:val="20"/>
                <w:szCs w:val="20"/>
              </w:rPr>
              <w:commentReference w:id="9317"/>
            </w:r>
            <w:r w:rsidRPr="005556B6">
              <w:rPr>
                <w:rFonts w:asciiTheme="minorHAnsi" w:hAnsiTheme="minorHAnsi"/>
                <w:sz w:val="20"/>
                <w:szCs w:val="20"/>
              </w:rPr>
              <w:t xml:space="preserve"> anywhere in Australia and </w:t>
            </w:r>
            <w:commentRangeStart w:id="9318"/>
            <w:commentRangeStart w:id="9319"/>
            <w:commentRangeEnd w:id="9318"/>
            <w:r w:rsidRPr="005556B6">
              <w:rPr>
                <w:rStyle w:val="CommentReference"/>
                <w:rFonts w:asciiTheme="minorHAnsi" w:hAnsiTheme="minorHAnsi" w:cstheme="minorBidi"/>
                <w:sz w:val="20"/>
                <w:szCs w:val="20"/>
              </w:rPr>
              <w:commentReference w:id="9318"/>
            </w:r>
            <w:commentRangeEnd w:id="9319"/>
            <w:r w:rsidRPr="005556B6">
              <w:rPr>
                <w:rStyle w:val="CommentReference"/>
                <w:rFonts w:asciiTheme="minorHAnsi" w:hAnsiTheme="minorHAnsi" w:cstheme="minorBidi"/>
                <w:sz w:val="20"/>
                <w:szCs w:val="20"/>
              </w:rPr>
              <w:commentReference w:id="9319"/>
            </w:r>
            <w:r w:rsidRPr="005556B6">
              <w:rPr>
                <w:rFonts w:asciiTheme="minorHAnsi" w:hAnsiTheme="minorHAnsi"/>
                <w:sz w:val="20"/>
                <w:szCs w:val="20"/>
              </w:rPr>
              <w:t xml:space="preserve">New Zealand, </w:t>
            </w:r>
            <w:commentRangeStart w:id="9320"/>
            <w:commentRangeStart w:id="9321"/>
            <w:r w:rsidRPr="005556B6">
              <w:rPr>
                <w:rFonts w:asciiTheme="minorHAnsi" w:hAnsiTheme="minorHAnsi"/>
                <w:sz w:val="20"/>
                <w:szCs w:val="20"/>
              </w:rPr>
              <w:t>subject to term</w:t>
            </w:r>
            <w:commentRangeEnd w:id="9320"/>
            <w:r w:rsidRPr="005556B6">
              <w:rPr>
                <w:rStyle w:val="CommentReference"/>
                <w:rFonts w:asciiTheme="minorHAnsi" w:hAnsiTheme="minorHAnsi" w:cstheme="minorBidi"/>
                <w:sz w:val="20"/>
                <w:szCs w:val="20"/>
              </w:rPr>
              <w:commentReference w:id="9320"/>
            </w:r>
            <w:commentRangeEnd w:id="9321"/>
            <w:r w:rsidRPr="005556B6">
              <w:rPr>
                <w:rStyle w:val="CommentReference"/>
                <w:rFonts w:asciiTheme="minorHAnsi" w:hAnsiTheme="minorHAnsi" w:cstheme="minorBidi"/>
                <w:sz w:val="20"/>
                <w:szCs w:val="20"/>
              </w:rPr>
              <w:commentReference w:id="9321"/>
            </w:r>
            <w:r w:rsidRPr="005556B6">
              <w:rPr>
                <w:rFonts w:asciiTheme="minorHAnsi" w:hAnsiTheme="minorHAnsi"/>
                <w:sz w:val="20"/>
                <w:szCs w:val="20"/>
              </w:rPr>
              <w:t>s and conditions listed in your PDS.</w:t>
            </w:r>
          </w:p>
        </w:tc>
        <w:tc>
          <w:tcPr>
            <w:tcW w:w="2127" w:type="dxa"/>
          </w:tcPr>
          <w:p w14:paraId="4F67A5A6" w14:textId="77777777" w:rsidR="005B6152" w:rsidRPr="005556B6" w:rsidRDefault="005B6152" w:rsidP="005B6152">
            <w:pPr>
              <w:tabs>
                <w:tab w:val="left" w:pos="774"/>
              </w:tabs>
              <w:rPr>
                <w:rFonts w:asciiTheme="minorHAnsi" w:hAnsiTheme="minorHAnsi"/>
                <w:color w:val="000000" w:themeColor="text1"/>
                <w:sz w:val="20"/>
                <w:szCs w:val="20"/>
              </w:rPr>
            </w:pPr>
            <w:r w:rsidRPr="005556B6">
              <w:rPr>
                <w:rFonts w:asciiTheme="minorHAnsi" w:hAnsiTheme="minorHAnsi"/>
                <w:color w:val="000000" w:themeColor="text1"/>
                <w:sz w:val="20"/>
                <w:szCs w:val="20"/>
              </w:rPr>
              <w:t>IF</w:t>
            </w:r>
          </w:p>
          <w:p w14:paraId="564AA872" w14:textId="65E42E7C" w:rsidR="005B6152" w:rsidRPr="005556B6" w:rsidRDefault="005B6152" w:rsidP="005B6152">
            <w:pPr>
              <w:tabs>
                <w:tab w:val="left" w:pos="774"/>
              </w:tabs>
              <w:rPr>
                <w:rFonts w:asciiTheme="minorHAnsi" w:hAnsiTheme="minorHAnsi"/>
                <w:color w:val="000000" w:themeColor="text1"/>
                <w:sz w:val="20"/>
                <w:szCs w:val="20"/>
              </w:rPr>
            </w:pPr>
            <w:r w:rsidRPr="005556B6">
              <w:rPr>
                <w:rFonts w:asciiTheme="minorHAnsi" w:hAnsiTheme="minorHAnsi"/>
                <w:color w:val="000000" w:themeColor="text1"/>
                <w:sz w:val="20"/>
                <w:szCs w:val="20"/>
              </w:rPr>
              <w:t>&lt;</w:t>
            </w:r>
            <w:r w:rsidRPr="005556B6">
              <w:rPr>
                <w:rFonts w:ascii="Calibri" w:hAnsi="Calibri" w:cs="Calibri"/>
                <w:bCs/>
                <w:color w:val="000000" w:themeColor="text1"/>
                <w:sz w:val="20"/>
                <w:szCs w:val="20"/>
              </w:rPr>
              <w:t>SpecifiedItemsCategory</w:t>
            </w:r>
            <w:r w:rsidRPr="005556B6">
              <w:rPr>
                <w:rFonts w:asciiTheme="minorHAnsi" w:hAnsiTheme="minorHAnsi"/>
                <w:color w:val="000000" w:themeColor="text1"/>
                <w:sz w:val="20"/>
                <w:szCs w:val="20"/>
              </w:rPr>
              <w:t>Code&gt; OR</w:t>
            </w:r>
            <w:r w:rsidRPr="005556B6">
              <w:rPr>
                <w:rFonts w:asciiTheme="minorHAnsi" w:hAnsiTheme="minorHAnsi"/>
                <w:color w:val="000000" w:themeColor="text1"/>
                <w:sz w:val="20"/>
                <w:szCs w:val="20"/>
                <w:rPrChange w:id="9322" w:author="Sue Simnor (EXT Idiom)" w:date="2024-09-12T16:52:00Z" w16du:dateUtc="2024-09-12T06:52:00Z">
                  <w:rPr>
                    <w:rFonts w:asciiTheme="minorHAnsi" w:hAnsiTheme="minorHAnsi"/>
                    <w:color w:val="000000" w:themeColor="text1"/>
                    <w:sz w:val="20"/>
                    <w:szCs w:val="20"/>
                    <w:highlight w:val="yellow"/>
                  </w:rPr>
                </w:rPrChange>
              </w:rPr>
              <w:t>!=</w:t>
            </w:r>
            <w:r w:rsidRPr="005556B6">
              <w:rPr>
                <w:rFonts w:asciiTheme="minorHAnsi" w:hAnsiTheme="minorHAnsi"/>
                <w:color w:val="000000" w:themeColor="text1"/>
                <w:sz w:val="20"/>
                <w:szCs w:val="20"/>
              </w:rPr>
              <w:t xml:space="preserve"> Null </w:t>
            </w:r>
          </w:p>
          <w:p w14:paraId="092D00C6" w14:textId="77777777" w:rsidR="005B6152" w:rsidRPr="005556B6" w:rsidRDefault="005B6152" w:rsidP="005B6152">
            <w:pPr>
              <w:tabs>
                <w:tab w:val="left" w:pos="774"/>
              </w:tabs>
              <w:rPr>
                <w:rFonts w:asciiTheme="minorHAnsi" w:hAnsiTheme="minorHAnsi"/>
                <w:color w:val="000000" w:themeColor="text1"/>
                <w:sz w:val="20"/>
                <w:szCs w:val="20"/>
              </w:rPr>
            </w:pPr>
            <w:r w:rsidRPr="005556B6">
              <w:rPr>
                <w:rFonts w:asciiTheme="minorHAnsi" w:hAnsiTheme="minorHAnsi"/>
                <w:color w:val="000000" w:themeColor="text1"/>
                <w:sz w:val="20"/>
                <w:szCs w:val="20"/>
              </w:rPr>
              <w:t xml:space="preserve">THEN display </w:t>
            </w:r>
          </w:p>
          <w:p w14:paraId="407DC718" w14:textId="2709AABE" w:rsidR="0044131A" w:rsidRPr="005556B6" w:rsidRDefault="005B6152" w:rsidP="005B6152">
            <w:pPr>
              <w:tabs>
                <w:tab w:val="left" w:pos="774"/>
              </w:tabs>
              <w:rPr>
                <w:rFonts w:asciiTheme="minorHAnsi" w:hAnsiTheme="minorHAnsi"/>
                <w:b/>
                <w:bCs/>
                <w:color w:val="000000" w:themeColor="text1"/>
                <w:sz w:val="18"/>
                <w:szCs w:val="18"/>
              </w:rPr>
            </w:pPr>
            <w:r w:rsidRPr="005556B6">
              <w:rPr>
                <w:rFonts w:asciiTheme="minorHAnsi" w:hAnsiTheme="minorHAnsi"/>
                <w:color w:val="000000" w:themeColor="text1"/>
                <w:sz w:val="20"/>
                <w:szCs w:val="20"/>
              </w:rPr>
              <w:t>ELSE Do Not Display</w:t>
            </w:r>
          </w:p>
        </w:tc>
        <w:tc>
          <w:tcPr>
            <w:tcW w:w="1701" w:type="dxa"/>
          </w:tcPr>
          <w:p w14:paraId="344BC5BA" w14:textId="77777777" w:rsidR="0044131A" w:rsidRPr="005556B6" w:rsidRDefault="0044131A" w:rsidP="0044131A">
            <w:pPr>
              <w:tabs>
                <w:tab w:val="left" w:pos="1800"/>
              </w:tabs>
              <w:rPr>
                <w:rFonts w:asciiTheme="minorHAnsi" w:hAnsiTheme="minorHAnsi" w:cstheme="minorHAnsi"/>
                <w:bCs/>
                <w:sz w:val="20"/>
                <w:szCs w:val="20"/>
              </w:rPr>
            </w:pPr>
            <w:r w:rsidRPr="005556B6">
              <w:rPr>
                <w:rStyle w:val="scxp212606636"/>
                <w:rFonts w:ascii="Calibri" w:hAnsi="Calibri" w:cs="Calibri"/>
                <w:color w:val="000000"/>
                <w:position w:val="1"/>
                <w:sz w:val="20"/>
                <w:szCs w:val="20"/>
                <w:shd w:val="clear" w:color="auto" w:fill="EDEBE9"/>
              </w:rPr>
              <w:t>Bodycopy_COI</w:t>
            </w:r>
            <w:r w:rsidRPr="005556B6">
              <w:rPr>
                <w:rStyle w:val="eop"/>
                <w:rFonts w:ascii="Calibri" w:hAnsi="Calibri" w:cs="Calibri"/>
                <w:color w:val="000000"/>
                <w:sz w:val="20"/>
                <w:szCs w:val="20"/>
                <w:shd w:val="clear" w:color="auto" w:fill="EDEBE9"/>
              </w:rPr>
              <w:t>​</w:t>
            </w:r>
          </w:p>
        </w:tc>
      </w:tr>
      <w:tr w:rsidR="0044131A" w:rsidRPr="005556B6" w14:paraId="35AD0D34" w14:textId="77777777" w:rsidTr="0472516C">
        <w:trPr>
          <w:cantSplit/>
        </w:trPr>
        <w:tc>
          <w:tcPr>
            <w:tcW w:w="1013" w:type="dxa"/>
          </w:tcPr>
          <w:p w14:paraId="7CEB0B3B" w14:textId="55E0892B" w:rsidR="0044131A" w:rsidRPr="005556B6" w:rsidRDefault="0044131A" w:rsidP="0044131A">
            <w:pPr>
              <w:tabs>
                <w:tab w:val="left" w:pos="1800"/>
              </w:tabs>
              <w:rPr>
                <w:rFonts w:asciiTheme="minorHAnsi" w:hAnsiTheme="minorHAnsi" w:cstheme="minorHAnsi"/>
                <w:b/>
                <w:sz w:val="20"/>
                <w:szCs w:val="20"/>
              </w:rPr>
            </w:pPr>
            <w:r w:rsidRPr="005556B6">
              <w:rPr>
                <w:rFonts w:asciiTheme="minorHAnsi" w:hAnsiTheme="minorHAnsi" w:cstheme="minorHAnsi"/>
                <w:bCs/>
                <w:sz w:val="20"/>
                <w:szCs w:val="20"/>
              </w:rPr>
              <w:t>YRC 8</w:t>
            </w:r>
          </w:p>
        </w:tc>
        <w:tc>
          <w:tcPr>
            <w:tcW w:w="1817" w:type="dxa"/>
          </w:tcPr>
          <w:p w14:paraId="3EFE8098" w14:textId="2F7AB348" w:rsidR="0044131A" w:rsidRPr="005556B6" w:rsidRDefault="0044131A" w:rsidP="0044131A">
            <w:pPr>
              <w:tabs>
                <w:tab w:val="left" w:pos="1800"/>
              </w:tabs>
              <w:rPr>
                <w:rFonts w:asciiTheme="minorHAnsi" w:hAnsiTheme="minorHAnsi"/>
                <w:color w:val="000000" w:themeColor="text1"/>
                <w:sz w:val="20"/>
                <w:szCs w:val="20"/>
              </w:rPr>
            </w:pPr>
          </w:p>
          <w:p w14:paraId="601ACD7E" w14:textId="6D500D7B" w:rsidR="008D5AA6" w:rsidRPr="005556B6" w:rsidRDefault="00317571" w:rsidP="0044131A">
            <w:pPr>
              <w:tabs>
                <w:tab w:val="left" w:pos="1800"/>
              </w:tabs>
              <w:rPr>
                <w:rFonts w:asciiTheme="minorHAnsi" w:hAnsiTheme="minorHAnsi"/>
                <w:color w:val="000000" w:themeColor="text1"/>
                <w:sz w:val="20"/>
                <w:szCs w:val="20"/>
              </w:rPr>
            </w:pPr>
            <w:r w:rsidRPr="005556B6">
              <w:rPr>
                <w:rFonts w:asciiTheme="minorHAnsi" w:hAnsiTheme="minorHAnsi"/>
                <w:b/>
                <w:bCs/>
                <w:color w:val="000000" w:themeColor="text1"/>
                <w:sz w:val="20"/>
                <w:szCs w:val="20"/>
                <w:rPrChange w:id="9323" w:author="Sue Simnor (EXT Idiom)" w:date="2024-09-12T16:52:00Z" w16du:dateUtc="2024-09-12T06:52:00Z">
                  <w:rPr>
                    <w:rFonts w:asciiTheme="minorHAnsi" w:hAnsiTheme="minorHAnsi"/>
                    <w:b/>
                    <w:bCs/>
                    <w:color w:val="000000" w:themeColor="text1"/>
                    <w:sz w:val="20"/>
                    <w:szCs w:val="20"/>
                    <w:highlight w:val="yellow"/>
                  </w:rPr>
                </w:rPrChange>
              </w:rPr>
              <w:t>&lt;SpecifiedItemsCategoryCode&gt;</w:t>
            </w:r>
          </w:p>
        </w:tc>
        <w:tc>
          <w:tcPr>
            <w:tcW w:w="7938" w:type="dxa"/>
          </w:tcPr>
          <w:tbl>
            <w:tblPr>
              <w:tblStyle w:val="TableGrid"/>
              <w:tblpPr w:leftFromText="180" w:rightFromText="180" w:vertAnchor="text" w:horzAnchor="margin" w:tblpY="176"/>
              <w:tblOverlap w:val="never"/>
              <w:tblW w:w="77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97"/>
              <w:gridCol w:w="2535"/>
            </w:tblGrid>
            <w:tr w:rsidR="00237051" w:rsidRPr="005556B6" w14:paraId="16A3F5F1" w14:textId="77777777" w:rsidTr="00C1020A">
              <w:trPr>
                <w:trHeight w:val="525"/>
              </w:trPr>
              <w:tc>
                <w:tcPr>
                  <w:tcW w:w="5197" w:type="dxa"/>
                </w:tcPr>
                <w:p w14:paraId="7F4A4CBC" w14:textId="5B7C5838" w:rsidR="0044131A" w:rsidRPr="005556B6" w:rsidRDefault="0044131A" w:rsidP="0044131A">
                  <w:pPr>
                    <w:tabs>
                      <w:tab w:val="left" w:pos="1800"/>
                    </w:tabs>
                    <w:rPr>
                      <w:rFonts w:asciiTheme="minorHAnsi" w:hAnsiTheme="minorHAnsi"/>
                      <w:b/>
                      <w:bCs/>
                      <w:color w:val="000000" w:themeColor="text1"/>
                      <w:sz w:val="20"/>
                    </w:rPr>
                  </w:pPr>
                  <w:r w:rsidRPr="005556B6">
                    <w:rPr>
                      <w:rFonts w:asciiTheme="minorHAnsi" w:hAnsiTheme="minorHAnsi"/>
                      <w:b/>
                      <w:bCs/>
                      <w:color w:val="000000" w:themeColor="text1"/>
                      <w:sz w:val="20"/>
                    </w:rPr>
                    <w:t>Group Cover:</w:t>
                  </w:r>
                </w:p>
              </w:tc>
              <w:tc>
                <w:tcPr>
                  <w:tcW w:w="2535" w:type="dxa"/>
                </w:tcPr>
                <w:p w14:paraId="606ED310" w14:textId="34ECD4FD" w:rsidR="0044131A" w:rsidRPr="005556B6" w:rsidRDefault="0044131A" w:rsidP="0044131A">
                  <w:pPr>
                    <w:tabs>
                      <w:tab w:val="left" w:pos="1800"/>
                    </w:tabs>
                    <w:rPr>
                      <w:rFonts w:asciiTheme="minorHAnsi" w:hAnsiTheme="minorHAnsi"/>
                      <w:b/>
                      <w:bCs/>
                      <w:color w:val="000000" w:themeColor="text1"/>
                      <w:sz w:val="20"/>
                    </w:rPr>
                  </w:pPr>
                  <w:r w:rsidRPr="005556B6">
                    <w:rPr>
                      <w:rFonts w:asciiTheme="minorHAnsi" w:hAnsiTheme="minorHAnsi"/>
                      <w:b/>
                      <w:bCs/>
                      <w:color w:val="000000" w:themeColor="text1"/>
                      <w:sz w:val="20"/>
                    </w:rPr>
                    <w:t>Value</w:t>
                  </w:r>
                  <w:r w:rsidR="00A34EBA" w:rsidRPr="005556B6">
                    <w:rPr>
                      <w:rFonts w:asciiTheme="minorHAnsi" w:hAnsiTheme="minorHAnsi"/>
                      <w:b/>
                      <w:bCs/>
                      <w:color w:val="000000" w:themeColor="text1"/>
                      <w:sz w:val="20"/>
                    </w:rPr>
                    <w:t xml:space="preserve"> </w:t>
                  </w:r>
                </w:p>
              </w:tc>
            </w:tr>
          </w:tbl>
          <w:p w14:paraId="2B1ECBF5" w14:textId="77777777" w:rsidR="0044131A" w:rsidRPr="005556B6" w:rsidRDefault="0044131A" w:rsidP="0044131A">
            <w:pPr>
              <w:tabs>
                <w:tab w:val="left" w:pos="774"/>
              </w:tabs>
              <w:rPr>
                <w:rFonts w:asciiTheme="minorHAnsi" w:hAnsiTheme="minorHAnsi"/>
                <w:color w:val="000000" w:themeColor="text1"/>
                <w:sz w:val="20"/>
                <w:szCs w:val="20"/>
              </w:rPr>
            </w:pPr>
          </w:p>
          <w:p w14:paraId="578352B0" w14:textId="77777777" w:rsidR="0044131A" w:rsidRPr="005556B6" w:rsidRDefault="0044131A" w:rsidP="0044131A">
            <w:pPr>
              <w:tabs>
                <w:tab w:val="left" w:pos="774"/>
              </w:tabs>
              <w:rPr>
                <w:rFonts w:asciiTheme="minorHAnsi" w:hAnsiTheme="minorHAnsi"/>
                <w:color w:val="000000" w:themeColor="text1"/>
                <w:sz w:val="20"/>
                <w:szCs w:val="20"/>
              </w:rPr>
            </w:pPr>
          </w:p>
          <w:p w14:paraId="64081E39" w14:textId="440E5F76" w:rsidR="0044131A" w:rsidRPr="005556B6" w:rsidRDefault="0044131A" w:rsidP="0044131A">
            <w:pPr>
              <w:tabs>
                <w:tab w:val="left" w:pos="774"/>
              </w:tabs>
              <w:rPr>
                <w:rFonts w:asciiTheme="minorHAnsi" w:hAnsiTheme="minorHAnsi"/>
                <w:color w:val="000000" w:themeColor="text1"/>
                <w:sz w:val="20"/>
                <w:szCs w:val="20"/>
              </w:rPr>
            </w:pPr>
          </w:p>
          <w:p w14:paraId="267C6D51" w14:textId="77777777" w:rsidR="0044131A" w:rsidRPr="005556B6" w:rsidRDefault="0044131A" w:rsidP="0044131A">
            <w:pPr>
              <w:tabs>
                <w:tab w:val="left" w:pos="774"/>
              </w:tabs>
              <w:rPr>
                <w:rFonts w:asciiTheme="minorHAnsi" w:hAnsiTheme="minorHAnsi"/>
                <w:color w:val="000000" w:themeColor="text1"/>
                <w:sz w:val="20"/>
                <w:szCs w:val="20"/>
              </w:rPr>
            </w:pPr>
          </w:p>
        </w:tc>
        <w:tc>
          <w:tcPr>
            <w:tcW w:w="2127" w:type="dxa"/>
          </w:tcPr>
          <w:p w14:paraId="05B4B687" w14:textId="63C21C5F" w:rsidR="00506CB5" w:rsidRPr="005556B6" w:rsidRDefault="00506CB5" w:rsidP="00506CB5">
            <w:pPr>
              <w:tabs>
                <w:tab w:val="left" w:pos="774"/>
              </w:tabs>
              <w:rPr>
                <w:rFonts w:asciiTheme="minorHAnsi" w:hAnsiTheme="minorHAnsi"/>
                <w:color w:val="000000" w:themeColor="text1"/>
                <w:sz w:val="20"/>
                <w:szCs w:val="20"/>
              </w:rPr>
            </w:pPr>
            <w:r w:rsidRPr="005556B6">
              <w:rPr>
                <w:rFonts w:asciiTheme="minorHAnsi" w:hAnsiTheme="minorHAnsi"/>
                <w:b/>
                <w:bCs/>
                <w:color w:val="000000" w:themeColor="text1"/>
                <w:sz w:val="20"/>
                <w:szCs w:val="20"/>
              </w:rPr>
              <w:t xml:space="preserve">IF </w:t>
            </w:r>
            <w:r w:rsidR="005D768D" w:rsidRPr="005556B6">
              <w:rPr>
                <w:rFonts w:asciiTheme="minorHAnsi" w:hAnsiTheme="minorHAnsi"/>
                <w:b/>
                <w:bCs/>
                <w:color w:val="000000" w:themeColor="text1"/>
                <w:sz w:val="20"/>
                <w:szCs w:val="20"/>
                <w:rPrChange w:id="9324" w:author="Sue Simnor (EXT Idiom)" w:date="2024-09-12T16:52:00Z" w16du:dateUtc="2024-09-12T06:52:00Z">
                  <w:rPr>
                    <w:rFonts w:asciiTheme="minorHAnsi" w:hAnsiTheme="minorHAnsi"/>
                    <w:b/>
                    <w:bCs/>
                    <w:color w:val="000000" w:themeColor="text1"/>
                    <w:sz w:val="20"/>
                    <w:szCs w:val="20"/>
                    <w:highlight w:val="yellow"/>
                  </w:rPr>
                </w:rPrChange>
              </w:rPr>
              <w:t xml:space="preserve">&lt;SpecifiedItemsCategoryCode&gt; </w:t>
            </w:r>
            <w:r w:rsidRPr="005556B6">
              <w:rPr>
                <w:rFonts w:asciiTheme="minorHAnsi" w:hAnsiTheme="minorHAnsi"/>
                <w:color w:val="000000" w:themeColor="text1"/>
                <w:sz w:val="20"/>
                <w:szCs w:val="20"/>
              </w:rPr>
              <w:t>= 13|UnspecifiedGroupCover</w:t>
            </w:r>
          </w:p>
          <w:p w14:paraId="2C8D6E6B" w14:textId="5004B811" w:rsidR="0008572F" w:rsidRPr="005556B6" w:rsidRDefault="0044131A" w:rsidP="0044131A">
            <w:pPr>
              <w:tabs>
                <w:tab w:val="left" w:pos="774"/>
              </w:tabs>
              <w:rPr>
                <w:rFonts w:asciiTheme="minorHAnsi" w:hAnsiTheme="minorHAnsi"/>
                <w:color w:val="000000" w:themeColor="text1"/>
                <w:sz w:val="20"/>
                <w:szCs w:val="20"/>
              </w:rPr>
            </w:pPr>
            <w:r w:rsidRPr="005556B6">
              <w:rPr>
                <w:rFonts w:asciiTheme="minorHAnsi" w:hAnsiTheme="minorHAnsi"/>
                <w:color w:val="000000" w:themeColor="text1"/>
                <w:sz w:val="20"/>
                <w:szCs w:val="20"/>
              </w:rPr>
              <w:t>THEN display</w:t>
            </w:r>
            <w:r w:rsidR="0008572F" w:rsidRPr="005556B6">
              <w:rPr>
                <w:rFonts w:asciiTheme="minorHAnsi" w:hAnsiTheme="minorHAnsi"/>
                <w:color w:val="000000" w:themeColor="text1"/>
                <w:sz w:val="20"/>
                <w:szCs w:val="20"/>
              </w:rPr>
              <w:t xml:space="preserve"> </w:t>
            </w:r>
            <w:r w:rsidR="00634FE9" w:rsidRPr="005556B6">
              <w:rPr>
                <w:rFonts w:asciiTheme="minorHAnsi" w:hAnsiTheme="minorHAnsi"/>
                <w:color w:val="000000" w:themeColor="text1"/>
                <w:sz w:val="20"/>
                <w:szCs w:val="20"/>
              </w:rPr>
              <w:t>table</w:t>
            </w:r>
            <w:r w:rsidR="002E602F" w:rsidRPr="005556B6">
              <w:rPr>
                <w:rFonts w:asciiTheme="minorHAnsi" w:hAnsiTheme="minorHAnsi"/>
                <w:color w:val="000000" w:themeColor="text1"/>
                <w:sz w:val="20"/>
                <w:szCs w:val="20"/>
              </w:rPr>
              <w:t xml:space="preserve"> else do not display table</w:t>
            </w:r>
          </w:p>
        </w:tc>
        <w:tc>
          <w:tcPr>
            <w:tcW w:w="1701" w:type="dxa"/>
          </w:tcPr>
          <w:p w14:paraId="48D1DA35" w14:textId="77777777" w:rsidR="0044131A" w:rsidRPr="005556B6" w:rsidRDefault="0044131A" w:rsidP="0044131A">
            <w:pPr>
              <w:tabs>
                <w:tab w:val="left" w:pos="1800"/>
              </w:tabs>
              <w:rPr>
                <w:rFonts w:asciiTheme="minorHAnsi" w:hAnsiTheme="minorHAnsi" w:cstheme="minorHAnsi"/>
                <w:bCs/>
                <w:sz w:val="20"/>
                <w:szCs w:val="20"/>
              </w:rPr>
            </w:pPr>
            <w:r w:rsidRPr="005556B6">
              <w:rPr>
                <w:rFonts w:asciiTheme="minorHAnsi" w:hAnsiTheme="minorHAnsi" w:cstheme="minorHAnsi"/>
                <w:bCs/>
                <w:sz w:val="20"/>
                <w:szCs w:val="20"/>
              </w:rPr>
              <w:t>Bodycopy_B_COI</w:t>
            </w:r>
          </w:p>
        </w:tc>
      </w:tr>
      <w:tr w:rsidR="0044131A" w:rsidRPr="005556B6" w14:paraId="3122FB9F" w14:textId="77777777" w:rsidTr="0472516C">
        <w:trPr>
          <w:cantSplit/>
        </w:trPr>
        <w:tc>
          <w:tcPr>
            <w:tcW w:w="1013" w:type="dxa"/>
          </w:tcPr>
          <w:p w14:paraId="1DB575C6" w14:textId="21FB2CDC" w:rsidR="0044131A" w:rsidRPr="005556B6" w:rsidRDefault="0044131A" w:rsidP="0044131A">
            <w:pPr>
              <w:tabs>
                <w:tab w:val="left" w:pos="1800"/>
              </w:tabs>
              <w:rPr>
                <w:rFonts w:asciiTheme="minorHAnsi" w:hAnsiTheme="minorHAnsi" w:cstheme="minorHAnsi"/>
                <w:b/>
                <w:sz w:val="20"/>
                <w:szCs w:val="20"/>
              </w:rPr>
            </w:pPr>
            <w:r w:rsidRPr="005556B6">
              <w:rPr>
                <w:rFonts w:asciiTheme="minorHAnsi" w:hAnsiTheme="minorHAnsi" w:cstheme="minorHAnsi"/>
                <w:bCs/>
                <w:sz w:val="20"/>
                <w:szCs w:val="20"/>
              </w:rPr>
              <w:t>YRC 9</w:t>
            </w:r>
          </w:p>
        </w:tc>
        <w:tc>
          <w:tcPr>
            <w:tcW w:w="1817" w:type="dxa"/>
          </w:tcPr>
          <w:p w14:paraId="4107B01B" w14:textId="396227B6" w:rsidR="00477A02" w:rsidRPr="005556B6" w:rsidRDefault="00477A02" w:rsidP="0044131A">
            <w:pPr>
              <w:tabs>
                <w:tab w:val="left" w:pos="1800"/>
              </w:tabs>
              <w:rPr>
                <w:rFonts w:asciiTheme="minorHAnsi" w:hAnsiTheme="minorHAnsi"/>
                <w:color w:val="000000" w:themeColor="text1"/>
                <w:sz w:val="20"/>
                <w:szCs w:val="20"/>
              </w:rPr>
            </w:pPr>
          </w:p>
          <w:p w14:paraId="4B128447" w14:textId="28327768" w:rsidR="00CA6D55" w:rsidRPr="005556B6" w:rsidRDefault="00CA6D55" w:rsidP="002E602F">
            <w:pPr>
              <w:tabs>
                <w:tab w:val="left" w:pos="1800"/>
              </w:tabs>
              <w:rPr>
                <w:rFonts w:asciiTheme="minorHAnsi" w:hAnsiTheme="minorHAnsi"/>
                <w:b/>
                <w:bCs/>
                <w:color w:val="000000" w:themeColor="text1"/>
                <w:sz w:val="20"/>
                <w:szCs w:val="20"/>
                <w:rPrChange w:id="9325" w:author="Sue Simnor (EXT Idiom)" w:date="2024-09-12T16:52:00Z" w16du:dateUtc="2024-09-12T06:52:00Z">
                  <w:rPr>
                    <w:rFonts w:asciiTheme="minorHAnsi" w:hAnsiTheme="minorHAnsi"/>
                    <w:b/>
                    <w:bCs/>
                    <w:color w:val="000000" w:themeColor="text1"/>
                    <w:sz w:val="20"/>
                    <w:szCs w:val="20"/>
                    <w:highlight w:val="yellow"/>
                  </w:rPr>
                </w:rPrChange>
              </w:rPr>
            </w:pPr>
            <w:r w:rsidRPr="005556B6">
              <w:rPr>
                <w:rFonts w:asciiTheme="minorHAnsi" w:hAnsiTheme="minorHAnsi"/>
                <w:b/>
                <w:bCs/>
                <w:color w:val="000000" w:themeColor="text1"/>
                <w:sz w:val="20"/>
                <w:szCs w:val="20"/>
                <w:rPrChange w:id="9326" w:author="Sue Simnor (EXT Idiom)" w:date="2024-09-12T16:52:00Z" w16du:dateUtc="2024-09-12T06:52:00Z">
                  <w:rPr>
                    <w:rFonts w:asciiTheme="minorHAnsi" w:hAnsiTheme="minorHAnsi"/>
                    <w:b/>
                    <w:bCs/>
                    <w:color w:val="000000" w:themeColor="text1"/>
                    <w:sz w:val="20"/>
                    <w:szCs w:val="20"/>
                    <w:highlight w:val="yellow"/>
                  </w:rPr>
                </w:rPrChange>
              </w:rPr>
              <w:t>&lt;SpecifiedItemsCategoryCode&gt;</w:t>
            </w:r>
          </w:p>
          <w:p w14:paraId="20696426" w14:textId="77777777" w:rsidR="00B90ADD" w:rsidRPr="005556B6" w:rsidRDefault="00B90ADD" w:rsidP="00B90ADD">
            <w:pPr>
              <w:tabs>
                <w:tab w:val="left" w:pos="1800"/>
              </w:tabs>
              <w:rPr>
                <w:rFonts w:asciiTheme="minorHAnsi" w:hAnsiTheme="minorHAnsi" w:cstheme="minorHAnsi"/>
                <w:b/>
                <w:bCs/>
                <w:color w:val="000000" w:themeColor="text1"/>
                <w:sz w:val="20"/>
                <w:szCs w:val="20"/>
              </w:rPr>
            </w:pPr>
            <w:r w:rsidRPr="005556B6">
              <w:rPr>
                <w:rFonts w:asciiTheme="minorHAnsi" w:hAnsiTheme="minorHAnsi" w:cstheme="minorHAnsi"/>
                <w:b/>
                <w:bCs/>
                <w:color w:val="000000" w:themeColor="text1"/>
                <w:sz w:val="20"/>
                <w:szCs w:val="20"/>
                <w:rPrChange w:id="9327" w:author="Sue Simnor (EXT Idiom)" w:date="2024-09-12T16:52:00Z" w16du:dateUtc="2024-09-12T06:52:00Z">
                  <w:rPr>
                    <w:rFonts w:asciiTheme="minorHAnsi" w:hAnsiTheme="minorHAnsi" w:cstheme="minorHAnsi"/>
                    <w:b/>
                    <w:bCs/>
                    <w:color w:val="000000" w:themeColor="text1"/>
                    <w:sz w:val="20"/>
                    <w:szCs w:val="20"/>
                    <w:highlight w:val="yellow"/>
                  </w:rPr>
                </w:rPrChange>
              </w:rPr>
              <w:t>&lt;Suminsuredunspecifiedportableitems&gt;</w:t>
            </w:r>
          </w:p>
          <w:p w14:paraId="5573FDDA" w14:textId="23501457" w:rsidR="00B90ADD" w:rsidRPr="005556B6" w:rsidRDefault="00B90ADD" w:rsidP="002E602F">
            <w:pPr>
              <w:tabs>
                <w:tab w:val="left" w:pos="1800"/>
              </w:tabs>
              <w:rPr>
                <w:rFonts w:asciiTheme="minorHAnsi" w:hAnsiTheme="minorHAnsi"/>
                <w:color w:val="000000" w:themeColor="text1"/>
                <w:sz w:val="20"/>
                <w:szCs w:val="20"/>
              </w:rPr>
            </w:pPr>
          </w:p>
        </w:tc>
        <w:tc>
          <w:tcPr>
            <w:tcW w:w="7938" w:type="dxa"/>
          </w:tcPr>
          <w:tbl>
            <w:tblPr>
              <w:tblStyle w:val="TableGrid"/>
              <w:tblpPr w:leftFromText="180" w:rightFromText="180" w:vertAnchor="text" w:horzAnchor="margin" w:tblpY="176"/>
              <w:tblOverlap w:val="never"/>
              <w:tblW w:w="7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66"/>
              <w:gridCol w:w="2520"/>
            </w:tblGrid>
            <w:tr w:rsidR="00237051" w:rsidRPr="005556B6" w14:paraId="75E2B8FC" w14:textId="77777777" w:rsidTr="624AC179">
              <w:trPr>
                <w:trHeight w:val="386"/>
              </w:trPr>
              <w:tc>
                <w:tcPr>
                  <w:tcW w:w="5166" w:type="dxa"/>
                </w:tcPr>
                <w:p w14:paraId="4EB11053" w14:textId="0B169140" w:rsidR="0044131A" w:rsidRPr="005556B6" w:rsidRDefault="0044131A" w:rsidP="003F04B7">
                  <w:pPr>
                    <w:tabs>
                      <w:tab w:val="left" w:pos="1800"/>
                    </w:tabs>
                    <w:rPr>
                      <w:rFonts w:asciiTheme="minorHAnsi" w:hAnsiTheme="minorHAnsi"/>
                      <w:b/>
                      <w:bCs/>
                      <w:color w:val="000000" w:themeColor="text1"/>
                      <w:sz w:val="20"/>
                      <w:szCs w:val="20"/>
                      <w:rPrChange w:id="9328" w:author="Sue Simnor (EXT Idiom)" w:date="2024-09-12T16:52:00Z" w16du:dateUtc="2024-09-12T06:52:00Z">
                        <w:rPr>
                          <w:rFonts w:asciiTheme="minorHAnsi" w:hAnsiTheme="minorHAnsi"/>
                          <w:b/>
                          <w:bCs/>
                          <w:color w:val="000000" w:themeColor="text1"/>
                          <w:sz w:val="20"/>
                          <w:szCs w:val="20"/>
                          <w:highlight w:val="yellow"/>
                        </w:rPr>
                      </w:rPrChange>
                    </w:rPr>
                  </w:pPr>
                </w:p>
                <w:p w14:paraId="3F243B65" w14:textId="521A479D" w:rsidR="00B60EEF" w:rsidRPr="005556B6" w:rsidRDefault="00B60EEF" w:rsidP="003F04B7">
                  <w:pPr>
                    <w:tabs>
                      <w:tab w:val="left" w:pos="1800"/>
                    </w:tabs>
                    <w:rPr>
                      <w:rFonts w:asciiTheme="minorHAnsi" w:hAnsiTheme="minorHAnsi"/>
                      <w:b/>
                      <w:bCs/>
                      <w:color w:val="000000" w:themeColor="text1"/>
                      <w:sz w:val="20"/>
                      <w:szCs w:val="20"/>
                      <w:rPrChange w:id="9329" w:author="Sue Simnor (EXT Idiom)" w:date="2024-09-12T16:52:00Z" w16du:dateUtc="2024-09-12T06:52:00Z">
                        <w:rPr>
                          <w:rFonts w:asciiTheme="minorHAnsi" w:hAnsiTheme="minorHAnsi"/>
                          <w:b/>
                          <w:bCs/>
                          <w:color w:val="000000" w:themeColor="text1"/>
                          <w:sz w:val="20"/>
                          <w:szCs w:val="20"/>
                          <w:highlight w:val="yellow"/>
                        </w:rPr>
                      </w:rPrChange>
                    </w:rPr>
                  </w:pPr>
                  <w:r w:rsidRPr="005556B6">
                    <w:rPr>
                      <w:rFonts w:asciiTheme="minorHAnsi" w:hAnsiTheme="minorHAnsi"/>
                      <w:b/>
                      <w:bCs/>
                      <w:color w:val="000000" w:themeColor="text1"/>
                      <w:sz w:val="20"/>
                      <w:szCs w:val="20"/>
                      <w:rPrChange w:id="9330" w:author="Sue Simnor (EXT Idiom)" w:date="2024-09-12T16:52:00Z" w16du:dateUtc="2024-09-12T06:52:00Z">
                        <w:rPr>
                          <w:rFonts w:asciiTheme="minorHAnsi" w:hAnsiTheme="minorHAnsi"/>
                          <w:b/>
                          <w:bCs/>
                          <w:color w:val="000000" w:themeColor="text1"/>
                          <w:sz w:val="20"/>
                          <w:szCs w:val="20"/>
                          <w:highlight w:val="yellow"/>
                        </w:rPr>
                      </w:rPrChange>
                    </w:rPr>
                    <w:t>&lt;SpecifiedItemsCategoryDisplay&gt;</w:t>
                  </w:r>
                </w:p>
              </w:tc>
              <w:tc>
                <w:tcPr>
                  <w:tcW w:w="2520" w:type="dxa"/>
                </w:tcPr>
                <w:p w14:paraId="0CD7BED6" w14:textId="77777777" w:rsidR="0033713F" w:rsidRPr="005556B6" w:rsidRDefault="0033713F" w:rsidP="0044131A">
                  <w:pPr>
                    <w:tabs>
                      <w:tab w:val="left" w:pos="1800"/>
                    </w:tabs>
                    <w:rPr>
                      <w:rFonts w:asciiTheme="minorHAnsi" w:hAnsiTheme="minorHAnsi" w:cstheme="minorHAnsi"/>
                      <w:b/>
                      <w:bCs/>
                      <w:color w:val="000000" w:themeColor="text1"/>
                      <w:sz w:val="20"/>
                      <w:szCs w:val="20"/>
                    </w:rPr>
                  </w:pPr>
                </w:p>
                <w:p w14:paraId="66295E58" w14:textId="77777777" w:rsidR="0033713F" w:rsidRPr="005556B6" w:rsidRDefault="0033713F" w:rsidP="0044131A">
                  <w:pPr>
                    <w:tabs>
                      <w:tab w:val="left" w:pos="1800"/>
                    </w:tabs>
                    <w:rPr>
                      <w:rFonts w:asciiTheme="minorHAnsi" w:hAnsiTheme="minorHAnsi" w:cstheme="minorHAnsi"/>
                      <w:b/>
                      <w:bCs/>
                      <w:color w:val="000000" w:themeColor="text1"/>
                      <w:sz w:val="20"/>
                      <w:szCs w:val="20"/>
                    </w:rPr>
                  </w:pPr>
                  <w:r w:rsidRPr="005556B6">
                    <w:rPr>
                      <w:rFonts w:asciiTheme="minorHAnsi" w:hAnsiTheme="minorHAnsi" w:cstheme="minorHAnsi"/>
                      <w:b/>
                      <w:bCs/>
                      <w:color w:val="000000" w:themeColor="text1"/>
                      <w:sz w:val="20"/>
                      <w:szCs w:val="20"/>
                      <w:rPrChange w:id="9331" w:author="Sue Simnor (EXT Idiom)" w:date="2024-09-12T16:52:00Z" w16du:dateUtc="2024-09-12T06:52:00Z">
                        <w:rPr>
                          <w:rFonts w:asciiTheme="minorHAnsi" w:hAnsiTheme="minorHAnsi" w:cstheme="minorHAnsi"/>
                          <w:b/>
                          <w:bCs/>
                          <w:color w:val="000000" w:themeColor="text1"/>
                          <w:sz w:val="20"/>
                          <w:szCs w:val="20"/>
                          <w:highlight w:val="yellow"/>
                        </w:rPr>
                      </w:rPrChange>
                    </w:rPr>
                    <w:t>$&lt;Suminsuredunspecifiedportableitems&gt;</w:t>
                  </w:r>
                </w:p>
                <w:p w14:paraId="6C077A10" w14:textId="616C9C62" w:rsidR="00B60EEF" w:rsidRPr="005556B6" w:rsidRDefault="00B60EEF" w:rsidP="0044131A">
                  <w:pPr>
                    <w:tabs>
                      <w:tab w:val="left" w:pos="1800"/>
                    </w:tabs>
                    <w:rPr>
                      <w:rFonts w:asciiTheme="minorHAnsi" w:hAnsiTheme="minorHAnsi" w:cstheme="minorHAnsi"/>
                      <w:b/>
                      <w:bCs/>
                      <w:color w:val="000000" w:themeColor="text1"/>
                      <w:sz w:val="20"/>
                      <w:szCs w:val="20"/>
                      <w:rPrChange w:id="9332" w:author="Sue Simnor (EXT Idiom)" w:date="2024-09-12T16:52:00Z" w16du:dateUtc="2024-09-12T06:52:00Z">
                        <w:rPr>
                          <w:rFonts w:asciiTheme="minorHAnsi" w:hAnsiTheme="minorHAnsi" w:cstheme="minorHAnsi"/>
                          <w:b/>
                          <w:bCs/>
                          <w:color w:val="000000" w:themeColor="text1"/>
                          <w:sz w:val="20"/>
                          <w:szCs w:val="20"/>
                          <w:highlight w:val="yellow"/>
                        </w:rPr>
                      </w:rPrChange>
                    </w:rPr>
                  </w:pPr>
                </w:p>
              </w:tc>
            </w:tr>
          </w:tbl>
          <w:p w14:paraId="55FCBDDE" w14:textId="59EA40BB" w:rsidR="0044131A" w:rsidRPr="005556B6" w:rsidRDefault="0044131A" w:rsidP="0044131A">
            <w:pPr>
              <w:tabs>
                <w:tab w:val="left" w:pos="774"/>
              </w:tabs>
              <w:rPr>
                <w:rFonts w:asciiTheme="minorHAnsi" w:hAnsiTheme="minorHAnsi"/>
                <w:b/>
                <w:bCs/>
                <w:color w:val="000000" w:themeColor="text1"/>
                <w:sz w:val="20"/>
                <w:szCs w:val="20"/>
                <w:rPrChange w:id="9333" w:author="Sue Simnor (EXT Idiom)" w:date="2024-09-12T16:52:00Z" w16du:dateUtc="2024-09-12T06:52:00Z">
                  <w:rPr>
                    <w:rFonts w:asciiTheme="minorHAnsi" w:hAnsiTheme="minorHAnsi"/>
                    <w:b/>
                    <w:bCs/>
                    <w:color w:val="000000" w:themeColor="text1"/>
                    <w:sz w:val="20"/>
                    <w:szCs w:val="20"/>
                    <w:highlight w:val="yellow"/>
                  </w:rPr>
                </w:rPrChange>
              </w:rPr>
            </w:pPr>
            <w:commentRangeStart w:id="9334"/>
            <w:commentRangeStart w:id="9335"/>
            <w:r w:rsidRPr="005556B6">
              <w:rPr>
                <w:rFonts w:asciiTheme="minorHAnsi" w:hAnsiTheme="minorHAnsi"/>
                <w:color w:val="000000" w:themeColor="text1"/>
                <w:sz w:val="20"/>
                <w:szCs w:val="20"/>
                <w:rPrChange w:id="9336" w:author="Sue Simnor (EXT Idiom)" w:date="2024-09-12T16:52:00Z" w16du:dateUtc="2024-09-12T06:52:00Z">
                  <w:rPr>
                    <w:rFonts w:asciiTheme="minorHAnsi" w:hAnsiTheme="minorHAnsi"/>
                    <w:color w:val="000000" w:themeColor="text1"/>
                    <w:sz w:val="20"/>
                    <w:szCs w:val="20"/>
                    <w:highlight w:val="yellow"/>
                  </w:rPr>
                </w:rPrChange>
              </w:rPr>
              <w:t xml:space="preserve">Group Cover has a maximum claim limit of up to $1000 per item, up to an overall Group Cover claim limit selected by you.     </w:t>
            </w:r>
            <w:commentRangeEnd w:id="9334"/>
            <w:r w:rsidRPr="005556B6">
              <w:rPr>
                <w:rStyle w:val="CommentReference"/>
                <w:rFonts w:asciiTheme="minorHAnsi" w:hAnsiTheme="minorHAnsi" w:cstheme="minorBidi"/>
                <w:b/>
                <w:bCs/>
                <w:color w:val="000000" w:themeColor="text1"/>
                <w:sz w:val="20"/>
                <w:szCs w:val="20"/>
                <w:rPrChange w:id="9337" w:author="Sue Simnor (EXT Idiom)" w:date="2024-09-12T16:52:00Z" w16du:dateUtc="2024-09-12T06:52:00Z">
                  <w:rPr>
                    <w:rStyle w:val="CommentReference"/>
                    <w:rFonts w:asciiTheme="minorHAnsi" w:hAnsiTheme="minorHAnsi" w:cstheme="minorBidi"/>
                    <w:b/>
                    <w:bCs/>
                    <w:color w:val="000000" w:themeColor="text1"/>
                    <w:sz w:val="20"/>
                    <w:szCs w:val="20"/>
                    <w:highlight w:val="yellow"/>
                  </w:rPr>
                </w:rPrChange>
              </w:rPr>
              <w:commentReference w:id="9334"/>
            </w:r>
            <w:commentRangeEnd w:id="9335"/>
            <w:r w:rsidRPr="005556B6">
              <w:rPr>
                <w:rStyle w:val="CommentReference"/>
                <w:rFonts w:asciiTheme="minorHAnsi" w:hAnsiTheme="minorHAnsi" w:cstheme="minorBidi"/>
                <w:b/>
                <w:bCs/>
                <w:color w:val="000000" w:themeColor="text1"/>
                <w:sz w:val="20"/>
                <w:szCs w:val="20"/>
                <w:rPrChange w:id="9338" w:author="Sue Simnor (EXT Idiom)" w:date="2024-09-12T16:52:00Z" w16du:dateUtc="2024-09-12T06:52:00Z">
                  <w:rPr>
                    <w:rStyle w:val="CommentReference"/>
                    <w:rFonts w:asciiTheme="minorHAnsi" w:hAnsiTheme="minorHAnsi" w:cstheme="minorBidi"/>
                    <w:b/>
                    <w:bCs/>
                    <w:color w:val="000000" w:themeColor="text1"/>
                    <w:sz w:val="20"/>
                    <w:szCs w:val="20"/>
                    <w:highlight w:val="yellow"/>
                  </w:rPr>
                </w:rPrChange>
              </w:rPr>
              <w:commentReference w:id="9335"/>
            </w:r>
          </w:p>
          <w:p w14:paraId="5DDE74A0" w14:textId="77777777" w:rsidR="0044131A" w:rsidRPr="005556B6" w:rsidDel="008D6E2A" w:rsidRDefault="0044131A" w:rsidP="0044131A">
            <w:pPr>
              <w:tabs>
                <w:tab w:val="left" w:pos="1800"/>
              </w:tabs>
              <w:rPr>
                <w:rFonts w:asciiTheme="minorHAnsi" w:hAnsiTheme="minorHAnsi"/>
                <w:b/>
                <w:bCs/>
                <w:color w:val="000000" w:themeColor="text1"/>
                <w:sz w:val="20"/>
                <w:rPrChange w:id="9339" w:author="Sue Simnor (EXT Idiom)" w:date="2024-09-12T16:52:00Z" w16du:dateUtc="2024-09-12T06:52:00Z">
                  <w:rPr>
                    <w:rFonts w:asciiTheme="minorHAnsi" w:hAnsiTheme="minorHAnsi"/>
                    <w:b/>
                    <w:bCs/>
                    <w:color w:val="000000" w:themeColor="text1"/>
                    <w:sz w:val="20"/>
                    <w:highlight w:val="yellow"/>
                  </w:rPr>
                </w:rPrChange>
              </w:rPr>
            </w:pPr>
          </w:p>
        </w:tc>
        <w:tc>
          <w:tcPr>
            <w:tcW w:w="2127" w:type="dxa"/>
          </w:tcPr>
          <w:p w14:paraId="5A70CEE9" w14:textId="77777777" w:rsidR="0044131A" w:rsidRPr="005556B6" w:rsidRDefault="0044131A" w:rsidP="0044131A">
            <w:pPr>
              <w:tabs>
                <w:tab w:val="left" w:pos="774"/>
              </w:tabs>
              <w:rPr>
                <w:rFonts w:asciiTheme="minorHAnsi" w:hAnsiTheme="minorHAnsi"/>
                <w:color w:val="000000" w:themeColor="text1"/>
                <w:sz w:val="20"/>
                <w:szCs w:val="20"/>
                <w:rPrChange w:id="9340" w:author="Sue Simnor (EXT Idiom)" w:date="2024-09-12T16:52:00Z" w16du:dateUtc="2024-09-12T06:52:00Z">
                  <w:rPr>
                    <w:rFonts w:asciiTheme="minorHAnsi" w:hAnsiTheme="minorHAnsi"/>
                    <w:color w:val="000000" w:themeColor="text1"/>
                    <w:sz w:val="20"/>
                    <w:szCs w:val="20"/>
                    <w:highlight w:val="yellow"/>
                  </w:rPr>
                </w:rPrChange>
              </w:rPr>
            </w:pPr>
          </w:p>
          <w:p w14:paraId="2079044F" w14:textId="69BC8BEA" w:rsidR="0044131A" w:rsidRPr="005556B6" w:rsidRDefault="0044131A" w:rsidP="0044131A">
            <w:pPr>
              <w:tabs>
                <w:tab w:val="left" w:pos="774"/>
              </w:tabs>
              <w:rPr>
                <w:rFonts w:asciiTheme="minorHAnsi" w:hAnsiTheme="minorHAnsi"/>
                <w:color w:val="000000" w:themeColor="text1"/>
                <w:sz w:val="20"/>
                <w:szCs w:val="20"/>
                <w:rPrChange w:id="9341" w:author="Sue Simnor (EXT Idiom)" w:date="2024-09-12T16:52:00Z" w16du:dateUtc="2024-09-12T06:52:00Z">
                  <w:rPr>
                    <w:rFonts w:asciiTheme="minorHAnsi" w:hAnsiTheme="minorHAnsi"/>
                    <w:color w:val="000000" w:themeColor="text1"/>
                    <w:sz w:val="20"/>
                    <w:szCs w:val="20"/>
                    <w:highlight w:val="yellow"/>
                  </w:rPr>
                </w:rPrChange>
              </w:rPr>
            </w:pPr>
            <w:r w:rsidRPr="005556B6">
              <w:rPr>
                <w:rFonts w:asciiTheme="minorHAnsi" w:hAnsiTheme="minorHAnsi"/>
                <w:b/>
                <w:bCs/>
                <w:color w:val="000000" w:themeColor="text1"/>
                <w:sz w:val="20"/>
                <w:szCs w:val="20"/>
                <w:rPrChange w:id="9342" w:author="Sue Simnor (EXT Idiom)" w:date="2024-09-12T16:52:00Z" w16du:dateUtc="2024-09-12T06:52:00Z">
                  <w:rPr>
                    <w:rFonts w:asciiTheme="minorHAnsi" w:hAnsiTheme="minorHAnsi"/>
                    <w:b/>
                    <w:bCs/>
                    <w:color w:val="000000" w:themeColor="text1"/>
                    <w:sz w:val="20"/>
                    <w:szCs w:val="20"/>
                    <w:highlight w:val="yellow"/>
                  </w:rPr>
                </w:rPrChange>
              </w:rPr>
              <w:t xml:space="preserve">IF </w:t>
            </w:r>
            <w:r w:rsidR="00CA6D55" w:rsidRPr="005556B6">
              <w:rPr>
                <w:rFonts w:asciiTheme="minorHAnsi" w:hAnsiTheme="minorHAnsi"/>
                <w:b/>
                <w:bCs/>
                <w:color w:val="000000" w:themeColor="text1"/>
                <w:sz w:val="20"/>
                <w:szCs w:val="20"/>
                <w:rPrChange w:id="9343" w:author="Sue Simnor (EXT Idiom)" w:date="2024-09-12T16:52:00Z" w16du:dateUtc="2024-09-12T06:52:00Z">
                  <w:rPr>
                    <w:rFonts w:asciiTheme="minorHAnsi" w:hAnsiTheme="minorHAnsi"/>
                    <w:b/>
                    <w:bCs/>
                    <w:color w:val="000000" w:themeColor="text1"/>
                    <w:sz w:val="20"/>
                    <w:szCs w:val="20"/>
                    <w:highlight w:val="yellow"/>
                  </w:rPr>
                </w:rPrChange>
              </w:rPr>
              <w:t xml:space="preserve">&lt;SpecifiedItemsCategoryCode&gt; </w:t>
            </w:r>
            <w:r w:rsidR="00506CB5" w:rsidRPr="005556B6">
              <w:rPr>
                <w:rFonts w:asciiTheme="minorHAnsi" w:hAnsiTheme="minorHAnsi"/>
                <w:color w:val="000000" w:themeColor="text1"/>
                <w:sz w:val="20"/>
                <w:szCs w:val="20"/>
                <w:rPrChange w:id="9344" w:author="Sue Simnor (EXT Idiom)" w:date="2024-09-12T16:52:00Z" w16du:dateUtc="2024-09-12T06:52:00Z">
                  <w:rPr>
                    <w:rFonts w:asciiTheme="minorHAnsi" w:hAnsiTheme="minorHAnsi"/>
                    <w:color w:val="000000" w:themeColor="text1"/>
                    <w:sz w:val="20"/>
                    <w:szCs w:val="20"/>
                    <w:highlight w:val="yellow"/>
                  </w:rPr>
                </w:rPrChange>
              </w:rPr>
              <w:t>13|UnspecifiedGroupCover</w:t>
            </w:r>
          </w:p>
          <w:p w14:paraId="5DA6FE19" w14:textId="68464C63" w:rsidR="0044131A" w:rsidRPr="005556B6" w:rsidRDefault="0044131A" w:rsidP="0044131A">
            <w:pPr>
              <w:tabs>
                <w:tab w:val="left" w:pos="774"/>
              </w:tabs>
              <w:rPr>
                <w:rFonts w:asciiTheme="minorHAnsi" w:hAnsiTheme="minorHAnsi"/>
                <w:color w:val="000000" w:themeColor="text1"/>
                <w:sz w:val="20"/>
                <w:szCs w:val="20"/>
                <w:rPrChange w:id="9345" w:author="Sue Simnor (EXT Idiom)" w:date="2024-09-12T16:52:00Z" w16du:dateUtc="2024-09-12T06:52:00Z">
                  <w:rPr>
                    <w:rFonts w:asciiTheme="minorHAnsi" w:hAnsiTheme="minorHAnsi"/>
                    <w:color w:val="000000" w:themeColor="text1"/>
                    <w:sz w:val="20"/>
                    <w:szCs w:val="20"/>
                    <w:highlight w:val="yellow"/>
                  </w:rPr>
                </w:rPrChange>
              </w:rPr>
            </w:pPr>
            <w:r w:rsidRPr="005556B6">
              <w:rPr>
                <w:rFonts w:asciiTheme="minorHAnsi" w:hAnsiTheme="minorHAnsi"/>
                <w:b/>
                <w:bCs/>
                <w:color w:val="000000" w:themeColor="text1"/>
                <w:sz w:val="20"/>
                <w:szCs w:val="20"/>
                <w:rPrChange w:id="9346" w:author="Sue Simnor (EXT Idiom)" w:date="2024-09-12T16:52:00Z" w16du:dateUtc="2024-09-12T06:52:00Z">
                  <w:rPr>
                    <w:rFonts w:asciiTheme="minorHAnsi" w:hAnsiTheme="minorHAnsi"/>
                    <w:b/>
                    <w:bCs/>
                    <w:color w:val="000000" w:themeColor="text1"/>
                    <w:sz w:val="20"/>
                    <w:szCs w:val="20"/>
                    <w:highlight w:val="yellow"/>
                  </w:rPr>
                </w:rPrChange>
              </w:rPr>
              <w:t xml:space="preserve">THEN </w:t>
            </w:r>
            <w:r w:rsidRPr="005556B6">
              <w:rPr>
                <w:rFonts w:asciiTheme="minorHAnsi" w:hAnsiTheme="minorHAnsi"/>
                <w:color w:val="000000" w:themeColor="text1"/>
                <w:sz w:val="20"/>
                <w:szCs w:val="20"/>
                <w:rPrChange w:id="9347" w:author="Sue Simnor (EXT Idiom)" w:date="2024-09-12T16:52:00Z" w16du:dateUtc="2024-09-12T06:52:00Z">
                  <w:rPr>
                    <w:rFonts w:asciiTheme="minorHAnsi" w:hAnsiTheme="minorHAnsi"/>
                    <w:color w:val="000000" w:themeColor="text1"/>
                    <w:sz w:val="20"/>
                    <w:szCs w:val="20"/>
                    <w:highlight w:val="yellow"/>
                  </w:rPr>
                </w:rPrChange>
              </w:rPr>
              <w:t>display</w:t>
            </w:r>
          </w:p>
          <w:p w14:paraId="25003FE2" w14:textId="77777777" w:rsidR="0044131A" w:rsidRPr="005556B6" w:rsidRDefault="0044131A" w:rsidP="0044131A">
            <w:pPr>
              <w:tabs>
                <w:tab w:val="left" w:pos="774"/>
              </w:tabs>
              <w:rPr>
                <w:rFonts w:asciiTheme="minorHAnsi" w:hAnsiTheme="minorHAnsi"/>
                <w:color w:val="000000" w:themeColor="text1"/>
                <w:sz w:val="20"/>
                <w:szCs w:val="20"/>
                <w:rPrChange w:id="9348" w:author="Sue Simnor (EXT Idiom)" w:date="2024-09-12T16:52:00Z" w16du:dateUtc="2024-09-12T06:52:00Z">
                  <w:rPr>
                    <w:rFonts w:asciiTheme="minorHAnsi" w:hAnsiTheme="minorHAnsi"/>
                    <w:color w:val="000000" w:themeColor="text1"/>
                    <w:sz w:val="20"/>
                    <w:szCs w:val="20"/>
                    <w:highlight w:val="yellow"/>
                  </w:rPr>
                </w:rPrChange>
              </w:rPr>
            </w:pPr>
          </w:p>
          <w:p w14:paraId="3A347A62" w14:textId="77777777" w:rsidR="0044131A" w:rsidRPr="005556B6" w:rsidRDefault="0044131A" w:rsidP="0044131A">
            <w:pPr>
              <w:tabs>
                <w:tab w:val="left" w:pos="774"/>
              </w:tabs>
              <w:rPr>
                <w:rFonts w:asciiTheme="minorHAnsi" w:hAnsiTheme="minorHAnsi"/>
                <w:color w:val="000000" w:themeColor="text1"/>
                <w:sz w:val="20"/>
                <w:szCs w:val="20"/>
                <w:rPrChange w:id="9349" w:author="Sue Simnor (EXT Idiom)" w:date="2024-09-12T16:52:00Z" w16du:dateUtc="2024-09-12T06:52:00Z">
                  <w:rPr>
                    <w:rFonts w:asciiTheme="minorHAnsi" w:hAnsiTheme="minorHAnsi"/>
                    <w:color w:val="000000" w:themeColor="text1"/>
                    <w:sz w:val="20"/>
                    <w:szCs w:val="20"/>
                    <w:highlight w:val="yellow"/>
                  </w:rPr>
                </w:rPrChange>
              </w:rPr>
            </w:pPr>
          </w:p>
          <w:p w14:paraId="3A2D1590" w14:textId="77777777" w:rsidR="0044131A" w:rsidRPr="005556B6" w:rsidRDefault="0044131A" w:rsidP="0044131A">
            <w:pPr>
              <w:tabs>
                <w:tab w:val="left" w:pos="774"/>
              </w:tabs>
              <w:rPr>
                <w:rFonts w:asciiTheme="minorHAnsi" w:hAnsiTheme="minorHAnsi"/>
                <w:color w:val="000000" w:themeColor="text1"/>
                <w:sz w:val="20"/>
                <w:szCs w:val="20"/>
                <w:rPrChange w:id="9350" w:author="Sue Simnor (EXT Idiom)" w:date="2024-09-12T16:52:00Z" w16du:dateUtc="2024-09-12T06:52:00Z">
                  <w:rPr>
                    <w:rFonts w:asciiTheme="minorHAnsi" w:hAnsiTheme="minorHAnsi"/>
                    <w:color w:val="000000" w:themeColor="text1"/>
                    <w:sz w:val="20"/>
                    <w:szCs w:val="20"/>
                    <w:highlight w:val="yellow"/>
                  </w:rPr>
                </w:rPrChange>
              </w:rPr>
            </w:pPr>
          </w:p>
        </w:tc>
        <w:tc>
          <w:tcPr>
            <w:tcW w:w="1701" w:type="dxa"/>
          </w:tcPr>
          <w:p w14:paraId="2310B7DA" w14:textId="77777777" w:rsidR="0044131A" w:rsidRPr="005556B6" w:rsidRDefault="0044131A" w:rsidP="0044131A">
            <w:pPr>
              <w:tabs>
                <w:tab w:val="left" w:pos="1800"/>
              </w:tabs>
              <w:rPr>
                <w:rFonts w:asciiTheme="minorHAnsi" w:hAnsiTheme="minorHAnsi" w:cstheme="minorHAnsi"/>
                <w:bCs/>
                <w:color w:val="000000" w:themeColor="text1"/>
                <w:sz w:val="20"/>
                <w:szCs w:val="20"/>
              </w:rPr>
            </w:pPr>
            <w:r w:rsidRPr="005556B6">
              <w:rPr>
                <w:rFonts w:asciiTheme="minorHAnsi" w:hAnsiTheme="minorHAnsi" w:cstheme="minorHAnsi"/>
                <w:bCs/>
                <w:color w:val="000000" w:themeColor="text1"/>
                <w:sz w:val="20"/>
                <w:szCs w:val="20"/>
              </w:rPr>
              <w:t>Column 1: Bodycopy_COI</w:t>
            </w:r>
          </w:p>
          <w:p w14:paraId="5369E5A9" w14:textId="77777777" w:rsidR="0044131A" w:rsidRPr="005556B6" w:rsidRDefault="0044131A" w:rsidP="0044131A">
            <w:pPr>
              <w:tabs>
                <w:tab w:val="left" w:pos="1800"/>
              </w:tabs>
              <w:rPr>
                <w:rFonts w:asciiTheme="minorHAnsi" w:hAnsiTheme="minorHAnsi" w:cstheme="minorHAnsi"/>
                <w:bCs/>
                <w:color w:val="000000" w:themeColor="text1"/>
                <w:sz w:val="20"/>
                <w:szCs w:val="20"/>
              </w:rPr>
            </w:pPr>
          </w:p>
          <w:p w14:paraId="209C5877" w14:textId="77777777" w:rsidR="0044131A" w:rsidRPr="005556B6" w:rsidRDefault="0044131A" w:rsidP="0044131A">
            <w:pPr>
              <w:tabs>
                <w:tab w:val="left" w:pos="1800"/>
              </w:tabs>
              <w:rPr>
                <w:rFonts w:asciiTheme="minorHAnsi" w:hAnsiTheme="minorHAnsi" w:cstheme="minorHAnsi"/>
                <w:bCs/>
                <w:color w:val="000000" w:themeColor="text1"/>
                <w:sz w:val="20"/>
                <w:szCs w:val="20"/>
              </w:rPr>
            </w:pPr>
            <w:r w:rsidRPr="005556B6">
              <w:rPr>
                <w:rFonts w:asciiTheme="minorHAnsi" w:hAnsiTheme="minorHAnsi" w:cstheme="minorHAnsi"/>
                <w:bCs/>
                <w:color w:val="000000" w:themeColor="text1"/>
                <w:sz w:val="20"/>
                <w:szCs w:val="20"/>
              </w:rPr>
              <w:t>Column 2: Table_Heading_3</w:t>
            </w:r>
          </w:p>
          <w:p w14:paraId="28FA9F6E" w14:textId="77777777" w:rsidR="0044131A" w:rsidRPr="005556B6" w:rsidRDefault="0044131A" w:rsidP="0044131A">
            <w:pPr>
              <w:tabs>
                <w:tab w:val="left" w:pos="1800"/>
              </w:tabs>
              <w:rPr>
                <w:rFonts w:asciiTheme="minorHAnsi" w:hAnsiTheme="minorHAnsi" w:cstheme="minorHAnsi"/>
                <w:bCs/>
                <w:color w:val="000000" w:themeColor="text1"/>
                <w:sz w:val="20"/>
                <w:szCs w:val="20"/>
              </w:rPr>
            </w:pPr>
          </w:p>
          <w:p w14:paraId="6EA0FD51" w14:textId="31C2FC67" w:rsidR="0044131A" w:rsidRPr="005556B6" w:rsidRDefault="0044131A" w:rsidP="0044131A">
            <w:pPr>
              <w:tabs>
                <w:tab w:val="left" w:pos="1800"/>
              </w:tabs>
              <w:rPr>
                <w:rFonts w:asciiTheme="minorHAnsi" w:hAnsiTheme="minorHAnsi" w:cstheme="minorHAnsi"/>
                <w:bCs/>
                <w:color w:val="000000" w:themeColor="text1"/>
                <w:sz w:val="20"/>
                <w:szCs w:val="20"/>
              </w:rPr>
            </w:pPr>
            <w:r w:rsidRPr="005556B6">
              <w:rPr>
                <w:rFonts w:asciiTheme="minorHAnsi" w:hAnsiTheme="minorHAnsi" w:cstheme="minorHAnsi"/>
                <w:bCs/>
                <w:color w:val="000000" w:themeColor="text1"/>
                <w:sz w:val="20"/>
                <w:szCs w:val="20"/>
              </w:rPr>
              <w:t>Text: BodyCopy_COI</w:t>
            </w:r>
          </w:p>
        </w:tc>
      </w:tr>
      <w:tr w:rsidR="0044131A" w:rsidRPr="00BD6987" w14:paraId="165353D9" w14:textId="77777777" w:rsidTr="0472516C">
        <w:trPr>
          <w:cantSplit/>
        </w:trPr>
        <w:tc>
          <w:tcPr>
            <w:tcW w:w="1013" w:type="dxa"/>
          </w:tcPr>
          <w:p w14:paraId="78866EBD" w14:textId="1D2D787A" w:rsidR="0044131A" w:rsidRPr="005556B6" w:rsidRDefault="0044131A" w:rsidP="0044131A">
            <w:pPr>
              <w:tabs>
                <w:tab w:val="left" w:pos="1800"/>
              </w:tabs>
              <w:rPr>
                <w:rFonts w:asciiTheme="minorHAnsi" w:hAnsiTheme="minorHAnsi" w:cstheme="minorHAnsi"/>
                <w:b/>
                <w:color w:val="000000" w:themeColor="text1"/>
                <w:sz w:val="20"/>
                <w:szCs w:val="20"/>
              </w:rPr>
            </w:pPr>
            <w:r w:rsidRPr="005556B6">
              <w:rPr>
                <w:rFonts w:asciiTheme="minorHAnsi" w:hAnsiTheme="minorHAnsi" w:cstheme="minorHAnsi"/>
                <w:bCs/>
                <w:color w:val="000000" w:themeColor="text1"/>
                <w:sz w:val="20"/>
                <w:szCs w:val="20"/>
              </w:rPr>
              <w:t>YRC 10</w:t>
            </w:r>
          </w:p>
        </w:tc>
        <w:tc>
          <w:tcPr>
            <w:tcW w:w="1817" w:type="dxa"/>
          </w:tcPr>
          <w:p w14:paraId="58534EDB" w14:textId="7DA71D23" w:rsidR="0044131A" w:rsidRPr="005556B6" w:rsidRDefault="002E602F" w:rsidP="0044131A">
            <w:pPr>
              <w:tabs>
                <w:tab w:val="left" w:pos="1800"/>
              </w:tabs>
              <w:rPr>
                <w:rFonts w:asciiTheme="minorHAnsi" w:hAnsiTheme="minorHAnsi"/>
                <w:color w:val="000000" w:themeColor="text1"/>
                <w:sz w:val="20"/>
                <w:szCs w:val="20"/>
              </w:rPr>
            </w:pPr>
            <w:r w:rsidRPr="005556B6">
              <w:rPr>
                <w:rFonts w:asciiTheme="minorHAnsi" w:hAnsiTheme="minorHAnsi"/>
                <w:color w:val="000000" w:themeColor="text1"/>
                <w:sz w:val="20"/>
                <w:szCs w:val="20"/>
              </w:rPr>
              <w:t>&lt;</w:t>
            </w:r>
            <w:r w:rsidRPr="005556B6">
              <w:rPr>
                <w:rFonts w:ascii="Calibri" w:hAnsi="Calibri" w:cs="Calibri"/>
                <w:color w:val="000000" w:themeColor="text1"/>
                <w:sz w:val="18"/>
                <w:szCs w:val="18"/>
              </w:rPr>
              <w:t>SpecifiedItemsCategoryCode</w:t>
            </w:r>
            <w:r w:rsidRPr="005556B6">
              <w:rPr>
                <w:rFonts w:asciiTheme="minorHAnsi" w:hAnsiTheme="minorHAnsi"/>
                <w:color w:val="000000" w:themeColor="text1"/>
                <w:sz w:val="20"/>
                <w:szCs w:val="20"/>
              </w:rPr>
              <w:t>&gt;</w:t>
            </w:r>
          </w:p>
        </w:tc>
        <w:tc>
          <w:tcPr>
            <w:tcW w:w="7938" w:type="dxa"/>
          </w:tcPr>
          <w:tbl>
            <w:tblPr>
              <w:tblStyle w:val="TableGrid"/>
              <w:tblpPr w:leftFromText="180" w:rightFromText="180" w:vertAnchor="text" w:horzAnchor="margin" w:tblpY="176"/>
              <w:tblOverlap w:val="never"/>
              <w:tblW w:w="77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97"/>
              <w:gridCol w:w="2535"/>
            </w:tblGrid>
            <w:tr w:rsidR="0048119C" w:rsidRPr="0048119C" w14:paraId="6351DCDF" w14:textId="77777777">
              <w:trPr>
                <w:trHeight w:val="525"/>
              </w:trPr>
              <w:tc>
                <w:tcPr>
                  <w:tcW w:w="5197" w:type="dxa"/>
                </w:tcPr>
                <w:p w14:paraId="545EAF94" w14:textId="15456C16" w:rsidR="0044131A" w:rsidRPr="005556B6" w:rsidRDefault="0044131A" w:rsidP="0044131A">
                  <w:pPr>
                    <w:tabs>
                      <w:tab w:val="left" w:pos="1800"/>
                    </w:tabs>
                    <w:rPr>
                      <w:rFonts w:asciiTheme="minorHAnsi" w:hAnsiTheme="minorHAnsi"/>
                      <w:b/>
                      <w:bCs/>
                      <w:color w:val="000000" w:themeColor="text1"/>
                      <w:sz w:val="20"/>
                    </w:rPr>
                  </w:pPr>
                  <w:r w:rsidRPr="005556B6">
                    <w:rPr>
                      <w:rFonts w:asciiTheme="minorHAnsi" w:hAnsiTheme="minorHAnsi"/>
                      <w:b/>
                      <w:bCs/>
                      <w:color w:val="000000" w:themeColor="text1"/>
                      <w:sz w:val="20"/>
                    </w:rPr>
                    <w:t>Itemised Cover:</w:t>
                  </w:r>
                </w:p>
              </w:tc>
              <w:tc>
                <w:tcPr>
                  <w:tcW w:w="2535" w:type="dxa"/>
                </w:tcPr>
                <w:p w14:paraId="4F82ADC9" w14:textId="77777777" w:rsidR="0044131A" w:rsidRPr="005556B6" w:rsidRDefault="0044131A" w:rsidP="0044131A">
                  <w:pPr>
                    <w:tabs>
                      <w:tab w:val="left" w:pos="1800"/>
                    </w:tabs>
                    <w:rPr>
                      <w:rFonts w:asciiTheme="minorHAnsi" w:hAnsiTheme="minorHAnsi"/>
                      <w:b/>
                      <w:bCs/>
                      <w:color w:val="000000" w:themeColor="text1"/>
                      <w:sz w:val="20"/>
                    </w:rPr>
                  </w:pPr>
                  <w:r w:rsidRPr="005556B6">
                    <w:rPr>
                      <w:rFonts w:asciiTheme="minorHAnsi" w:hAnsiTheme="minorHAnsi"/>
                      <w:b/>
                      <w:bCs/>
                      <w:color w:val="000000" w:themeColor="text1"/>
                      <w:sz w:val="20"/>
                    </w:rPr>
                    <w:t>Value</w:t>
                  </w:r>
                </w:p>
              </w:tc>
            </w:tr>
          </w:tbl>
          <w:p w14:paraId="104C6E7D" w14:textId="77777777" w:rsidR="0044131A" w:rsidRPr="005556B6" w:rsidRDefault="0044131A" w:rsidP="0044131A">
            <w:pPr>
              <w:tabs>
                <w:tab w:val="left" w:pos="1800"/>
              </w:tabs>
              <w:rPr>
                <w:rFonts w:asciiTheme="minorHAnsi" w:hAnsiTheme="minorHAnsi"/>
                <w:b/>
                <w:bCs/>
                <w:color w:val="000000" w:themeColor="text1"/>
                <w:sz w:val="20"/>
              </w:rPr>
            </w:pPr>
          </w:p>
          <w:p w14:paraId="6D34FF6D" w14:textId="77777777" w:rsidR="0044131A" w:rsidRPr="005556B6" w:rsidRDefault="0044131A" w:rsidP="0044131A">
            <w:pPr>
              <w:tabs>
                <w:tab w:val="left" w:pos="1800"/>
              </w:tabs>
              <w:rPr>
                <w:rFonts w:asciiTheme="minorHAnsi" w:hAnsiTheme="minorHAnsi"/>
                <w:b/>
                <w:bCs/>
                <w:color w:val="000000" w:themeColor="text1"/>
                <w:sz w:val="20"/>
              </w:rPr>
            </w:pPr>
          </w:p>
          <w:p w14:paraId="0F050DB0" w14:textId="77777777" w:rsidR="0044131A" w:rsidRPr="005556B6" w:rsidRDefault="0044131A" w:rsidP="0044131A">
            <w:pPr>
              <w:tabs>
                <w:tab w:val="left" w:pos="1800"/>
              </w:tabs>
              <w:rPr>
                <w:rFonts w:asciiTheme="minorHAnsi" w:hAnsiTheme="minorHAnsi"/>
                <w:b/>
                <w:bCs/>
                <w:color w:val="000000" w:themeColor="text1"/>
                <w:sz w:val="20"/>
              </w:rPr>
            </w:pPr>
          </w:p>
        </w:tc>
        <w:tc>
          <w:tcPr>
            <w:tcW w:w="2127" w:type="dxa"/>
          </w:tcPr>
          <w:p w14:paraId="2BCEE414" w14:textId="77777777" w:rsidR="0044131A" w:rsidRPr="005556B6" w:rsidRDefault="0044131A" w:rsidP="0044131A">
            <w:pPr>
              <w:tabs>
                <w:tab w:val="left" w:pos="774"/>
              </w:tabs>
              <w:rPr>
                <w:rFonts w:asciiTheme="minorHAnsi" w:hAnsiTheme="minorHAnsi"/>
                <w:color w:val="000000" w:themeColor="text1"/>
                <w:sz w:val="20"/>
                <w:szCs w:val="20"/>
              </w:rPr>
            </w:pPr>
            <w:r w:rsidRPr="005556B6">
              <w:rPr>
                <w:rFonts w:asciiTheme="minorHAnsi" w:hAnsiTheme="minorHAnsi"/>
                <w:b/>
                <w:bCs/>
                <w:color w:val="000000" w:themeColor="text1"/>
                <w:sz w:val="20"/>
                <w:szCs w:val="20"/>
              </w:rPr>
              <w:t xml:space="preserve">IF </w:t>
            </w:r>
            <w:r w:rsidRPr="005556B6">
              <w:rPr>
                <w:rFonts w:asciiTheme="minorHAnsi" w:hAnsiTheme="minorHAnsi"/>
                <w:color w:val="000000" w:themeColor="text1"/>
                <w:sz w:val="20"/>
                <w:szCs w:val="20"/>
              </w:rPr>
              <w:t>&lt;</w:t>
            </w:r>
            <w:r w:rsidRPr="005556B6">
              <w:rPr>
                <w:rFonts w:ascii="Calibri" w:hAnsi="Calibri" w:cs="Calibri"/>
                <w:color w:val="000000" w:themeColor="text1"/>
                <w:sz w:val="18"/>
                <w:szCs w:val="18"/>
              </w:rPr>
              <w:t>SpecifiedItemsCategoryCode</w:t>
            </w:r>
            <w:r w:rsidRPr="005556B6">
              <w:rPr>
                <w:rFonts w:asciiTheme="minorHAnsi" w:hAnsiTheme="minorHAnsi"/>
                <w:color w:val="000000" w:themeColor="text1"/>
                <w:sz w:val="20"/>
                <w:szCs w:val="20"/>
              </w:rPr>
              <w:t xml:space="preserve">&gt;!=NULL </w:t>
            </w:r>
          </w:p>
          <w:p w14:paraId="3B10A490" w14:textId="42F5DF87" w:rsidR="0044131A" w:rsidRPr="005556B6" w:rsidRDefault="0044131A" w:rsidP="0044131A">
            <w:pPr>
              <w:tabs>
                <w:tab w:val="left" w:pos="774"/>
              </w:tabs>
              <w:rPr>
                <w:rFonts w:asciiTheme="minorHAnsi" w:hAnsiTheme="minorHAnsi"/>
                <w:color w:val="000000" w:themeColor="text1"/>
                <w:sz w:val="20"/>
                <w:szCs w:val="20"/>
              </w:rPr>
            </w:pPr>
            <w:r w:rsidRPr="005556B6">
              <w:rPr>
                <w:rFonts w:asciiTheme="minorHAnsi" w:hAnsiTheme="minorHAnsi"/>
                <w:b/>
                <w:bCs/>
                <w:color w:val="000000" w:themeColor="text1"/>
                <w:sz w:val="20"/>
                <w:szCs w:val="20"/>
              </w:rPr>
              <w:t>AND</w:t>
            </w:r>
            <w:r w:rsidRPr="005556B6">
              <w:rPr>
                <w:rFonts w:asciiTheme="minorHAnsi" w:hAnsiTheme="minorHAnsi"/>
                <w:color w:val="000000" w:themeColor="text1"/>
                <w:sz w:val="20"/>
                <w:szCs w:val="20"/>
              </w:rPr>
              <w:t xml:space="preserve"> &lt;</w:t>
            </w:r>
            <w:r w:rsidRPr="005556B6">
              <w:rPr>
                <w:color w:val="000000" w:themeColor="text1"/>
              </w:rPr>
              <w:t xml:space="preserve"> </w:t>
            </w:r>
            <w:r w:rsidRPr="005556B6">
              <w:rPr>
                <w:rFonts w:asciiTheme="minorHAnsi" w:hAnsiTheme="minorHAnsi"/>
                <w:color w:val="000000" w:themeColor="text1"/>
                <w:sz w:val="20"/>
                <w:szCs w:val="20"/>
              </w:rPr>
              <w:t>SpecifiedItemsValue&gt;!=NULL</w:t>
            </w:r>
            <w:r w:rsidR="00AE2E8A" w:rsidRPr="005556B6">
              <w:rPr>
                <w:rFonts w:asciiTheme="minorHAnsi" w:hAnsiTheme="minorHAnsi"/>
                <w:color w:val="000000" w:themeColor="text1"/>
                <w:sz w:val="20"/>
                <w:szCs w:val="20"/>
              </w:rPr>
              <w:t xml:space="preserve"> AND </w:t>
            </w:r>
            <w:r w:rsidR="00AE2E8A" w:rsidRPr="005556B6">
              <w:rPr>
                <w:rFonts w:asciiTheme="minorHAnsi" w:hAnsiTheme="minorHAnsi"/>
                <w:b/>
                <w:bCs/>
                <w:color w:val="000000" w:themeColor="text1"/>
                <w:sz w:val="20"/>
                <w:szCs w:val="20"/>
              </w:rPr>
              <w:t xml:space="preserve">&lt;SpecifiedItemsCategoryCode&gt; </w:t>
            </w:r>
            <w:r w:rsidR="00B15B38" w:rsidRPr="005556B6">
              <w:rPr>
                <w:rFonts w:asciiTheme="minorHAnsi" w:hAnsiTheme="minorHAnsi"/>
                <w:b/>
                <w:bCs/>
                <w:color w:val="000000" w:themeColor="text1"/>
                <w:sz w:val="20"/>
                <w:szCs w:val="20"/>
              </w:rPr>
              <w:t xml:space="preserve">! = </w:t>
            </w:r>
            <w:r w:rsidR="00AE2E8A" w:rsidRPr="005556B6">
              <w:rPr>
                <w:rFonts w:asciiTheme="minorHAnsi" w:hAnsiTheme="minorHAnsi"/>
                <w:color w:val="000000" w:themeColor="text1"/>
                <w:sz w:val="20"/>
                <w:szCs w:val="20"/>
              </w:rPr>
              <w:t>13|UnspecifiedGroupCover</w:t>
            </w:r>
            <w:r w:rsidRPr="005556B6">
              <w:rPr>
                <w:rFonts w:asciiTheme="minorHAnsi" w:hAnsiTheme="minorHAnsi"/>
                <w:color w:val="000000" w:themeColor="text1"/>
                <w:sz w:val="20"/>
                <w:szCs w:val="20"/>
              </w:rPr>
              <w:t xml:space="preserve"> </w:t>
            </w:r>
            <w:r w:rsidRPr="005556B6">
              <w:rPr>
                <w:rFonts w:asciiTheme="minorHAnsi" w:hAnsiTheme="minorHAnsi"/>
                <w:b/>
                <w:bCs/>
                <w:color w:val="000000" w:themeColor="text1"/>
                <w:sz w:val="20"/>
                <w:szCs w:val="20"/>
              </w:rPr>
              <w:t xml:space="preserve">THEN </w:t>
            </w:r>
            <w:r w:rsidRPr="005556B6">
              <w:rPr>
                <w:rFonts w:asciiTheme="minorHAnsi" w:hAnsiTheme="minorHAnsi"/>
                <w:color w:val="000000" w:themeColor="text1"/>
                <w:sz w:val="20"/>
                <w:szCs w:val="20"/>
              </w:rPr>
              <w:t>display</w:t>
            </w:r>
          </w:p>
          <w:p w14:paraId="4FEAE284" w14:textId="77777777" w:rsidR="0044131A" w:rsidRPr="005556B6" w:rsidRDefault="0044131A" w:rsidP="0044131A">
            <w:pPr>
              <w:tabs>
                <w:tab w:val="left" w:pos="774"/>
              </w:tabs>
              <w:rPr>
                <w:rFonts w:asciiTheme="minorHAnsi" w:hAnsiTheme="minorHAnsi"/>
                <w:color w:val="000000" w:themeColor="text1"/>
                <w:sz w:val="20"/>
                <w:szCs w:val="20"/>
              </w:rPr>
            </w:pPr>
          </w:p>
        </w:tc>
        <w:tc>
          <w:tcPr>
            <w:tcW w:w="1701" w:type="dxa"/>
          </w:tcPr>
          <w:p w14:paraId="0100CA08" w14:textId="204047CE" w:rsidR="0044131A" w:rsidRPr="005556B6" w:rsidRDefault="0044131A" w:rsidP="0044131A">
            <w:pPr>
              <w:tabs>
                <w:tab w:val="left" w:pos="1800"/>
              </w:tabs>
              <w:rPr>
                <w:rFonts w:asciiTheme="minorHAnsi" w:hAnsiTheme="minorHAnsi" w:cstheme="minorHAnsi"/>
                <w:bCs/>
                <w:color w:val="000000" w:themeColor="text1"/>
                <w:sz w:val="20"/>
                <w:szCs w:val="20"/>
              </w:rPr>
            </w:pPr>
            <w:r w:rsidRPr="005556B6">
              <w:rPr>
                <w:rFonts w:asciiTheme="minorHAnsi" w:hAnsiTheme="minorHAnsi" w:cstheme="minorHAnsi"/>
                <w:bCs/>
                <w:color w:val="000000" w:themeColor="text1"/>
                <w:sz w:val="20"/>
                <w:szCs w:val="20"/>
              </w:rPr>
              <w:t>Bodycopy_B_COI</w:t>
            </w:r>
          </w:p>
        </w:tc>
      </w:tr>
      <w:tr w:rsidR="00EC636D" w:rsidRPr="00BD6987" w14:paraId="44A05C43" w14:textId="77777777" w:rsidTr="0472516C">
        <w:trPr>
          <w:cantSplit/>
        </w:trPr>
        <w:tc>
          <w:tcPr>
            <w:tcW w:w="1013" w:type="dxa"/>
          </w:tcPr>
          <w:p w14:paraId="18C12E97" w14:textId="30DDCDD9" w:rsidR="00EC636D" w:rsidRPr="00EC636D" w:rsidRDefault="00EC636D" w:rsidP="00EC636D">
            <w:pPr>
              <w:tabs>
                <w:tab w:val="left" w:pos="1800"/>
              </w:tabs>
              <w:rPr>
                <w:rFonts w:asciiTheme="minorHAnsi" w:hAnsiTheme="minorHAnsi" w:cstheme="minorHAnsi"/>
                <w:bCs/>
                <w:sz w:val="20"/>
                <w:szCs w:val="20"/>
              </w:rPr>
            </w:pPr>
            <w:r w:rsidRPr="00CA5DD2">
              <w:rPr>
                <w:rFonts w:asciiTheme="minorHAnsi" w:hAnsiTheme="minorHAnsi" w:cstheme="minorHAnsi"/>
                <w:bCs/>
                <w:sz w:val="20"/>
                <w:szCs w:val="20"/>
              </w:rPr>
              <w:lastRenderedPageBreak/>
              <w:t>YRC 11</w:t>
            </w:r>
            <w:r>
              <w:rPr>
                <w:rFonts w:asciiTheme="minorHAnsi" w:hAnsiTheme="minorHAnsi" w:cstheme="minorHAnsi"/>
                <w:bCs/>
                <w:sz w:val="20"/>
                <w:szCs w:val="20"/>
              </w:rPr>
              <w:t xml:space="preserve"> S1</w:t>
            </w:r>
          </w:p>
        </w:tc>
        <w:tc>
          <w:tcPr>
            <w:tcW w:w="1817" w:type="dxa"/>
          </w:tcPr>
          <w:p w14:paraId="25B78222" w14:textId="77777777" w:rsidR="00EC636D" w:rsidRPr="00CA5DD2" w:rsidRDefault="00EC636D" w:rsidP="00EC636D">
            <w:pPr>
              <w:tabs>
                <w:tab w:val="left" w:pos="1800"/>
              </w:tabs>
              <w:rPr>
                <w:rFonts w:ascii="Calibri" w:hAnsi="Calibri" w:cs="Calibri"/>
                <w:bCs/>
                <w:color w:val="000000" w:themeColor="text1"/>
                <w:sz w:val="20"/>
                <w:szCs w:val="20"/>
              </w:rPr>
            </w:pPr>
            <w:r w:rsidRPr="00CA5DD2">
              <w:rPr>
                <w:rFonts w:ascii="Calibri" w:hAnsi="Calibri" w:cs="Calibri"/>
                <w:bCs/>
                <w:color w:val="000000" w:themeColor="text1"/>
                <w:sz w:val="20"/>
                <w:szCs w:val="20"/>
              </w:rPr>
              <w:t>&lt;SpecifiedItemsCategoryDisplay&gt;</w:t>
            </w:r>
          </w:p>
          <w:p w14:paraId="0C081BDC" w14:textId="77777777" w:rsidR="00EC636D" w:rsidRPr="00CA5DD2" w:rsidRDefault="00EC636D" w:rsidP="00EC636D">
            <w:pPr>
              <w:tabs>
                <w:tab w:val="left" w:pos="1800"/>
              </w:tabs>
              <w:rPr>
                <w:rFonts w:asciiTheme="minorHAnsi" w:hAnsiTheme="minorHAnsi"/>
                <w:color w:val="000000" w:themeColor="text1"/>
                <w:sz w:val="20"/>
              </w:rPr>
            </w:pPr>
            <w:r w:rsidRPr="00CA5DD2">
              <w:rPr>
                <w:rFonts w:asciiTheme="minorHAnsi" w:hAnsiTheme="minorHAnsi"/>
                <w:color w:val="000000" w:themeColor="text1"/>
                <w:sz w:val="20"/>
              </w:rPr>
              <w:t>&lt;SpecifiedItemsValue&gt;</w:t>
            </w:r>
          </w:p>
          <w:p w14:paraId="46252767" w14:textId="2E2181AB" w:rsidR="00EC636D" w:rsidRPr="0087217C" w:rsidRDefault="00EC636D" w:rsidP="00EC636D">
            <w:pPr>
              <w:tabs>
                <w:tab w:val="left" w:pos="1800"/>
              </w:tabs>
              <w:rPr>
                <w:rFonts w:ascii="Calibri" w:hAnsi="Calibri" w:cs="Calibri"/>
                <w:bCs/>
                <w:sz w:val="20"/>
                <w:szCs w:val="20"/>
              </w:rPr>
            </w:pPr>
            <w:r w:rsidRPr="00CA5DD2">
              <w:rPr>
                <w:rFonts w:asciiTheme="minorHAnsi" w:hAnsiTheme="minorHAnsi"/>
                <w:color w:val="000000" w:themeColor="text1"/>
                <w:sz w:val="20"/>
                <w:szCs w:val="20"/>
              </w:rPr>
              <w:t>&lt;SpecifiedItemsDescription&gt;</w:t>
            </w:r>
          </w:p>
        </w:tc>
        <w:tc>
          <w:tcPr>
            <w:tcW w:w="7938" w:type="dxa"/>
          </w:tcPr>
          <w:p w14:paraId="6D8B29A1" w14:textId="77777777" w:rsidR="00EC636D" w:rsidRDefault="00EC636D" w:rsidP="00EC636D">
            <w:pPr>
              <w:tabs>
                <w:tab w:val="left" w:pos="1800"/>
              </w:tabs>
              <w:rPr>
                <w:rFonts w:ascii="Calibri" w:hAnsi="Calibri" w:cs="Calibri"/>
                <w:bCs/>
                <w:sz w:val="20"/>
                <w:szCs w:val="20"/>
              </w:rPr>
            </w:pPr>
          </w:p>
          <w:tbl>
            <w:tblPr>
              <w:tblStyle w:val="TableGrid"/>
              <w:tblW w:w="7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26"/>
              <w:gridCol w:w="2162"/>
            </w:tblGrid>
            <w:tr w:rsidR="00EC636D" w:rsidRPr="0087217C" w14:paraId="63C63612" w14:textId="77777777" w:rsidTr="007C674A">
              <w:trPr>
                <w:trHeight w:val="293"/>
              </w:trPr>
              <w:tc>
                <w:tcPr>
                  <w:tcW w:w="5426" w:type="dxa"/>
                </w:tcPr>
                <w:p w14:paraId="3EA970FE" w14:textId="2439E490" w:rsidR="00EC636D" w:rsidRPr="0087217C" w:rsidRDefault="00EC636D" w:rsidP="00EC636D">
                  <w:pPr>
                    <w:tabs>
                      <w:tab w:val="left" w:pos="1800"/>
                    </w:tabs>
                    <w:rPr>
                      <w:rFonts w:asciiTheme="minorHAnsi" w:hAnsiTheme="minorHAnsi"/>
                      <w:bCs/>
                      <w:sz w:val="20"/>
                    </w:rPr>
                  </w:pPr>
                  <w:r w:rsidRPr="00CA5DD2">
                    <w:rPr>
                      <w:rFonts w:ascii="Calibri" w:hAnsi="Calibri" w:cs="Calibri"/>
                      <w:bCs/>
                      <w:color w:val="000000" w:themeColor="text1"/>
                      <w:sz w:val="20"/>
                      <w:szCs w:val="20"/>
                    </w:rPr>
                    <w:t>&lt;SpecifiedItemsCategoryDisplay&gt;</w:t>
                  </w:r>
                  <w:r>
                    <w:rPr>
                      <w:rFonts w:ascii="Calibri" w:hAnsi="Calibri" w:cs="Calibri"/>
                      <w:bCs/>
                      <w:color w:val="000000" w:themeColor="text1"/>
                      <w:sz w:val="20"/>
                      <w:szCs w:val="20"/>
                    </w:rPr>
                    <w:t xml:space="preserve"> </w:t>
                  </w:r>
                  <w:r w:rsidRPr="00CA5DD2">
                    <w:rPr>
                      <w:rFonts w:ascii="Calibri" w:hAnsi="Calibri" w:cs="Calibri"/>
                      <w:bCs/>
                      <w:color w:val="000000" w:themeColor="text1"/>
                      <w:sz w:val="20"/>
                      <w:szCs w:val="20"/>
                    </w:rPr>
                    <w:t>- &lt;SpecifiedItemsDescription&gt;</w:t>
                  </w:r>
                </w:p>
              </w:tc>
              <w:tc>
                <w:tcPr>
                  <w:tcW w:w="2162" w:type="dxa"/>
                </w:tcPr>
                <w:p w14:paraId="05608B21" w14:textId="77777777" w:rsidR="00EC636D" w:rsidRPr="0087217C" w:rsidRDefault="00EC636D" w:rsidP="00EC636D">
                  <w:pPr>
                    <w:tabs>
                      <w:tab w:val="left" w:pos="1800"/>
                    </w:tabs>
                    <w:rPr>
                      <w:rFonts w:asciiTheme="minorHAnsi" w:hAnsiTheme="minorHAnsi"/>
                      <w:sz w:val="20"/>
                    </w:rPr>
                  </w:pPr>
                  <w:r w:rsidRPr="0087217C">
                    <w:rPr>
                      <w:rFonts w:asciiTheme="minorHAnsi" w:hAnsiTheme="minorHAnsi"/>
                      <w:sz w:val="20"/>
                    </w:rPr>
                    <w:t>$&lt;SpecifiedItemsValue&gt;</w:t>
                  </w:r>
                </w:p>
              </w:tc>
            </w:tr>
            <w:tr w:rsidR="00EC636D" w:rsidRPr="0087217C" w14:paraId="3EAB8993" w14:textId="77777777" w:rsidTr="007C674A">
              <w:trPr>
                <w:trHeight w:val="280"/>
              </w:trPr>
              <w:tc>
                <w:tcPr>
                  <w:tcW w:w="5426" w:type="dxa"/>
                </w:tcPr>
                <w:p w14:paraId="46153C83" w14:textId="59D1EA80" w:rsidR="00EC636D" w:rsidRPr="0087217C" w:rsidRDefault="00EC636D" w:rsidP="00EC636D">
                  <w:pPr>
                    <w:tabs>
                      <w:tab w:val="left" w:pos="1800"/>
                    </w:tabs>
                    <w:rPr>
                      <w:rFonts w:asciiTheme="minorHAnsi" w:hAnsiTheme="minorHAnsi"/>
                      <w:sz w:val="20"/>
                    </w:rPr>
                  </w:pPr>
                  <w:r w:rsidRPr="00CA5DD2">
                    <w:rPr>
                      <w:rFonts w:ascii="Calibri" w:hAnsi="Calibri" w:cs="Calibri"/>
                      <w:bCs/>
                      <w:color w:val="000000" w:themeColor="text1"/>
                      <w:sz w:val="20"/>
                      <w:szCs w:val="20"/>
                    </w:rPr>
                    <w:t>&lt;SpecifiedItemsCategoryDisplay&gt;</w:t>
                  </w:r>
                  <w:r>
                    <w:rPr>
                      <w:rFonts w:ascii="Calibri" w:hAnsi="Calibri" w:cs="Calibri"/>
                      <w:bCs/>
                      <w:color w:val="000000" w:themeColor="text1"/>
                      <w:sz w:val="20"/>
                      <w:szCs w:val="20"/>
                    </w:rPr>
                    <w:t xml:space="preserve"> </w:t>
                  </w:r>
                  <w:r w:rsidRPr="00CA5DD2">
                    <w:rPr>
                      <w:rFonts w:ascii="Calibri" w:hAnsi="Calibri" w:cs="Calibri"/>
                      <w:bCs/>
                      <w:color w:val="000000" w:themeColor="text1"/>
                      <w:sz w:val="20"/>
                      <w:szCs w:val="20"/>
                    </w:rPr>
                    <w:t>- &lt;SpecifiedItemsDescription&gt;</w:t>
                  </w:r>
                </w:p>
              </w:tc>
              <w:tc>
                <w:tcPr>
                  <w:tcW w:w="2162" w:type="dxa"/>
                </w:tcPr>
                <w:p w14:paraId="37BF3D9D" w14:textId="77777777" w:rsidR="00EC636D" w:rsidRPr="0087217C" w:rsidRDefault="00EC636D" w:rsidP="00EC636D">
                  <w:pPr>
                    <w:tabs>
                      <w:tab w:val="left" w:pos="1800"/>
                    </w:tabs>
                    <w:rPr>
                      <w:rFonts w:asciiTheme="minorHAnsi" w:hAnsiTheme="minorHAnsi"/>
                      <w:sz w:val="20"/>
                    </w:rPr>
                  </w:pPr>
                  <w:r w:rsidRPr="0087217C">
                    <w:rPr>
                      <w:rFonts w:asciiTheme="minorHAnsi" w:hAnsiTheme="minorHAnsi"/>
                      <w:sz w:val="20"/>
                    </w:rPr>
                    <w:t>$&lt;SpecifiedItemsValue&gt;</w:t>
                  </w:r>
                </w:p>
              </w:tc>
            </w:tr>
            <w:tr w:rsidR="00EC636D" w:rsidRPr="0087217C" w14:paraId="70C7BDCB" w14:textId="77777777" w:rsidTr="007C674A">
              <w:trPr>
                <w:trHeight w:val="280"/>
              </w:trPr>
              <w:tc>
                <w:tcPr>
                  <w:tcW w:w="5426" w:type="dxa"/>
                </w:tcPr>
                <w:p w14:paraId="5597497A" w14:textId="0E82CBB2" w:rsidR="00EC636D" w:rsidRPr="00CA5DD2" w:rsidRDefault="00EC636D" w:rsidP="00EC636D">
                  <w:pPr>
                    <w:tabs>
                      <w:tab w:val="left" w:pos="1800"/>
                    </w:tabs>
                    <w:rPr>
                      <w:rFonts w:ascii="Calibri" w:hAnsi="Calibri" w:cs="Calibri"/>
                      <w:bCs/>
                      <w:color w:val="000000" w:themeColor="text1"/>
                      <w:sz w:val="20"/>
                      <w:szCs w:val="20"/>
                    </w:rPr>
                  </w:pPr>
                  <w:r w:rsidRPr="00CA5DD2">
                    <w:rPr>
                      <w:rFonts w:ascii="Calibri" w:hAnsi="Calibri" w:cs="Calibri"/>
                      <w:bCs/>
                      <w:color w:val="000000" w:themeColor="text1"/>
                      <w:sz w:val="20"/>
                      <w:szCs w:val="20"/>
                    </w:rPr>
                    <w:t>&lt;SpecifiedItemsCategoryDisplay&gt;</w:t>
                  </w:r>
                  <w:r>
                    <w:rPr>
                      <w:rFonts w:ascii="Calibri" w:hAnsi="Calibri" w:cs="Calibri"/>
                      <w:bCs/>
                      <w:color w:val="000000" w:themeColor="text1"/>
                      <w:sz w:val="20"/>
                      <w:szCs w:val="20"/>
                    </w:rPr>
                    <w:t xml:space="preserve"> </w:t>
                  </w:r>
                  <w:r w:rsidRPr="00CA5DD2">
                    <w:rPr>
                      <w:rFonts w:ascii="Calibri" w:hAnsi="Calibri" w:cs="Calibri"/>
                      <w:bCs/>
                      <w:color w:val="000000" w:themeColor="text1"/>
                      <w:sz w:val="20"/>
                      <w:szCs w:val="20"/>
                    </w:rPr>
                    <w:t>- &lt;SpecifiedItemsDescription&gt;</w:t>
                  </w:r>
                </w:p>
              </w:tc>
              <w:tc>
                <w:tcPr>
                  <w:tcW w:w="2162" w:type="dxa"/>
                </w:tcPr>
                <w:p w14:paraId="27EAABA6" w14:textId="4ACD25CF" w:rsidR="00EC636D" w:rsidRPr="0087217C" w:rsidRDefault="00EC636D" w:rsidP="00EC636D">
                  <w:pPr>
                    <w:tabs>
                      <w:tab w:val="left" w:pos="1800"/>
                    </w:tabs>
                    <w:rPr>
                      <w:rFonts w:asciiTheme="minorHAnsi" w:hAnsiTheme="minorHAnsi"/>
                      <w:sz w:val="20"/>
                    </w:rPr>
                  </w:pPr>
                  <w:r w:rsidRPr="0087217C">
                    <w:rPr>
                      <w:rFonts w:asciiTheme="minorHAnsi" w:hAnsiTheme="minorHAnsi"/>
                      <w:sz w:val="20"/>
                    </w:rPr>
                    <w:t>$&lt;SpecifiedItemsValue&gt;</w:t>
                  </w:r>
                </w:p>
              </w:tc>
            </w:tr>
          </w:tbl>
          <w:p w14:paraId="0ED9A6CD" w14:textId="77777777" w:rsidR="00EC636D" w:rsidRPr="00CA5DD2" w:rsidRDefault="00EC636D" w:rsidP="00EC636D">
            <w:pPr>
              <w:tabs>
                <w:tab w:val="left" w:pos="774"/>
              </w:tabs>
              <w:rPr>
                <w:rFonts w:asciiTheme="minorHAnsi" w:hAnsiTheme="minorHAnsi"/>
                <w:color w:val="000000" w:themeColor="text1"/>
                <w:sz w:val="20"/>
                <w:szCs w:val="20"/>
              </w:rPr>
            </w:pPr>
          </w:p>
          <w:p w14:paraId="4EE0C70F" w14:textId="6E52A9FB" w:rsidR="00EC636D" w:rsidRPr="00CA5DD2" w:rsidRDefault="00EC636D" w:rsidP="00EC636D">
            <w:pPr>
              <w:tabs>
                <w:tab w:val="left" w:pos="774"/>
              </w:tabs>
              <w:rPr>
                <w:rFonts w:asciiTheme="minorHAnsi" w:hAnsiTheme="minorHAnsi"/>
                <w:color w:val="000000" w:themeColor="text1"/>
                <w:sz w:val="20"/>
                <w:szCs w:val="20"/>
              </w:rPr>
            </w:pPr>
            <w:r>
              <w:rPr>
                <w:rFonts w:asciiTheme="minorHAnsi" w:hAnsiTheme="minorHAnsi"/>
                <w:color w:val="000000" w:themeColor="text1"/>
                <w:sz w:val="20"/>
                <w:szCs w:val="20"/>
              </w:rPr>
              <w:t>Example:</w:t>
            </w:r>
          </w:p>
          <w:tbl>
            <w:tblPr>
              <w:tblStyle w:val="TableGrid"/>
              <w:tblW w:w="7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26"/>
              <w:gridCol w:w="2162"/>
            </w:tblGrid>
            <w:tr w:rsidR="00EC636D" w:rsidRPr="0048119C" w14:paraId="5A4A88D4" w14:textId="77777777" w:rsidTr="007C674A">
              <w:trPr>
                <w:trHeight w:val="293"/>
              </w:trPr>
              <w:tc>
                <w:tcPr>
                  <w:tcW w:w="5426" w:type="dxa"/>
                </w:tcPr>
                <w:p w14:paraId="20417A52" w14:textId="4643939C" w:rsidR="00EC636D" w:rsidRPr="00CA5DD2" w:rsidRDefault="00EC636D" w:rsidP="00EC636D">
                  <w:pPr>
                    <w:tabs>
                      <w:tab w:val="left" w:pos="1800"/>
                    </w:tabs>
                    <w:rPr>
                      <w:rFonts w:asciiTheme="minorHAnsi" w:hAnsiTheme="minorHAnsi"/>
                      <w:bCs/>
                      <w:color w:val="000000" w:themeColor="text1"/>
                      <w:sz w:val="20"/>
                    </w:rPr>
                  </w:pPr>
                  <w:r w:rsidRPr="00CA5DD2">
                    <w:rPr>
                      <w:rFonts w:asciiTheme="minorHAnsi" w:hAnsiTheme="minorHAnsi"/>
                      <w:color w:val="000000" w:themeColor="text1"/>
                      <w:sz w:val="20"/>
                      <w:szCs w:val="20"/>
                    </w:rPr>
                    <w:t xml:space="preserve">Baby Equipment    </w:t>
                  </w:r>
                  <w:r w:rsidRPr="00CA5DD2">
                    <w:rPr>
                      <w:rFonts w:ascii="Calibri" w:hAnsi="Calibri" w:cs="Calibri"/>
                      <w:bCs/>
                      <w:color w:val="000000" w:themeColor="text1"/>
                      <w:sz w:val="20"/>
                      <w:szCs w:val="20"/>
                    </w:rPr>
                    <w:t xml:space="preserve">-   </w:t>
                  </w:r>
                  <w:r w:rsidR="00DA7B05" w:rsidRPr="00DA7B05">
                    <w:rPr>
                      <w:rFonts w:asciiTheme="minorHAnsi" w:hAnsiTheme="minorHAnsi"/>
                      <w:color w:val="000000" w:themeColor="text1"/>
                      <w:sz w:val="20"/>
                      <w:szCs w:val="20"/>
                    </w:rPr>
                    <w:t>Baby capsule or child car seat</w:t>
                  </w:r>
                </w:p>
              </w:tc>
              <w:tc>
                <w:tcPr>
                  <w:tcW w:w="2162" w:type="dxa"/>
                </w:tcPr>
                <w:p w14:paraId="0AFE5689" w14:textId="77777777" w:rsidR="00EC636D" w:rsidRPr="00CA5DD2" w:rsidRDefault="00EC636D" w:rsidP="00EC636D">
                  <w:pPr>
                    <w:tabs>
                      <w:tab w:val="left" w:pos="1800"/>
                    </w:tabs>
                    <w:jc w:val="right"/>
                    <w:rPr>
                      <w:rFonts w:asciiTheme="minorHAnsi" w:hAnsiTheme="minorHAnsi"/>
                      <w:color w:val="000000" w:themeColor="text1"/>
                      <w:sz w:val="20"/>
                    </w:rPr>
                  </w:pPr>
                  <w:r w:rsidRPr="00CA5DD2">
                    <w:rPr>
                      <w:rFonts w:asciiTheme="minorHAnsi" w:hAnsiTheme="minorHAnsi"/>
                      <w:color w:val="000000" w:themeColor="text1"/>
                      <w:sz w:val="20"/>
                    </w:rPr>
                    <w:t>$285.00</w:t>
                  </w:r>
                </w:p>
              </w:tc>
            </w:tr>
          </w:tbl>
          <w:p w14:paraId="78701CA8" w14:textId="77777777" w:rsidR="00EC636D" w:rsidRPr="00CA5DD2" w:rsidRDefault="00EC636D" w:rsidP="00EC636D">
            <w:pPr>
              <w:tabs>
                <w:tab w:val="left" w:pos="774"/>
              </w:tabs>
              <w:rPr>
                <w:rFonts w:asciiTheme="minorHAnsi" w:hAnsiTheme="minorHAnsi"/>
                <w:color w:val="000000" w:themeColor="text1"/>
                <w:sz w:val="20"/>
                <w:szCs w:val="20"/>
              </w:rPr>
            </w:pPr>
          </w:p>
          <w:p w14:paraId="1A657E60" w14:textId="77777777" w:rsidR="00EC636D" w:rsidRPr="0087217C" w:rsidRDefault="00EC636D" w:rsidP="00EC636D">
            <w:pPr>
              <w:tabs>
                <w:tab w:val="left" w:pos="1800"/>
              </w:tabs>
              <w:rPr>
                <w:rFonts w:ascii="Calibri" w:hAnsi="Calibri" w:cs="Calibri"/>
                <w:bCs/>
                <w:sz w:val="20"/>
                <w:szCs w:val="20"/>
              </w:rPr>
            </w:pPr>
          </w:p>
        </w:tc>
        <w:tc>
          <w:tcPr>
            <w:tcW w:w="2127" w:type="dxa"/>
          </w:tcPr>
          <w:p w14:paraId="28A8BD0B" w14:textId="77777777" w:rsidR="00EC636D" w:rsidRPr="005556B6" w:rsidRDefault="00EC636D" w:rsidP="00EC636D">
            <w:pPr>
              <w:tabs>
                <w:tab w:val="left" w:pos="774"/>
              </w:tabs>
              <w:rPr>
                <w:rFonts w:asciiTheme="minorHAnsi" w:hAnsiTheme="minorHAnsi"/>
                <w:color w:val="000000" w:themeColor="text1"/>
                <w:sz w:val="20"/>
                <w:szCs w:val="20"/>
              </w:rPr>
            </w:pPr>
            <w:r w:rsidRPr="005556B6">
              <w:rPr>
                <w:rFonts w:asciiTheme="minorHAnsi" w:hAnsiTheme="minorHAnsi"/>
                <w:b/>
                <w:bCs/>
                <w:color w:val="000000" w:themeColor="text1"/>
                <w:sz w:val="20"/>
                <w:szCs w:val="20"/>
              </w:rPr>
              <w:t xml:space="preserve">IF </w:t>
            </w:r>
            <w:r w:rsidRPr="005556B6">
              <w:rPr>
                <w:rFonts w:ascii="Calibri" w:hAnsi="Calibri" w:cs="Calibri"/>
                <w:color w:val="000000" w:themeColor="text1"/>
                <w:sz w:val="18"/>
                <w:szCs w:val="18"/>
              </w:rPr>
              <w:t>SpecifiedItemsCategoryCode</w:t>
            </w:r>
            <w:r w:rsidRPr="005556B6">
              <w:rPr>
                <w:rFonts w:asciiTheme="minorHAnsi" w:hAnsiTheme="minorHAnsi"/>
                <w:color w:val="000000" w:themeColor="text1"/>
                <w:sz w:val="20"/>
                <w:szCs w:val="20"/>
              </w:rPr>
              <w:t xml:space="preserve">&gt;!=NULL </w:t>
            </w:r>
          </w:p>
          <w:p w14:paraId="6C691E0B" w14:textId="77777777" w:rsidR="00EC636D" w:rsidRPr="005556B6" w:rsidRDefault="00EC636D" w:rsidP="00EC636D">
            <w:pPr>
              <w:tabs>
                <w:tab w:val="left" w:pos="774"/>
              </w:tabs>
              <w:rPr>
                <w:rFonts w:asciiTheme="minorHAnsi" w:hAnsiTheme="minorHAnsi"/>
                <w:color w:val="000000" w:themeColor="text1"/>
                <w:sz w:val="20"/>
                <w:szCs w:val="20"/>
              </w:rPr>
            </w:pPr>
            <w:r w:rsidRPr="005556B6">
              <w:rPr>
                <w:rFonts w:asciiTheme="minorHAnsi" w:hAnsiTheme="minorHAnsi"/>
                <w:b/>
                <w:bCs/>
                <w:color w:val="000000" w:themeColor="text1"/>
                <w:sz w:val="20"/>
                <w:szCs w:val="20"/>
              </w:rPr>
              <w:t>AND</w:t>
            </w:r>
            <w:r w:rsidRPr="005556B6">
              <w:rPr>
                <w:rFonts w:asciiTheme="minorHAnsi" w:hAnsiTheme="minorHAnsi"/>
                <w:color w:val="000000" w:themeColor="text1"/>
                <w:sz w:val="20"/>
                <w:szCs w:val="20"/>
              </w:rPr>
              <w:t xml:space="preserve"> &lt;</w:t>
            </w:r>
            <w:r w:rsidRPr="005556B6">
              <w:rPr>
                <w:color w:val="000000" w:themeColor="text1"/>
              </w:rPr>
              <w:t xml:space="preserve"> </w:t>
            </w:r>
            <w:r w:rsidRPr="005556B6">
              <w:rPr>
                <w:rFonts w:asciiTheme="minorHAnsi" w:hAnsiTheme="minorHAnsi"/>
                <w:color w:val="000000" w:themeColor="text1"/>
                <w:sz w:val="20"/>
                <w:szCs w:val="20"/>
              </w:rPr>
              <w:t>SpecifiedItemsValue&gt;!=NULL</w:t>
            </w:r>
          </w:p>
          <w:p w14:paraId="5BD72518" w14:textId="74BFB740" w:rsidR="00B15B38" w:rsidRPr="005556B6" w:rsidRDefault="00EC636D" w:rsidP="00EC636D">
            <w:pPr>
              <w:tabs>
                <w:tab w:val="left" w:pos="774"/>
              </w:tabs>
              <w:rPr>
                <w:rFonts w:asciiTheme="minorHAnsi" w:hAnsiTheme="minorHAnsi"/>
                <w:b/>
                <w:bCs/>
                <w:color w:val="000000" w:themeColor="text1"/>
                <w:sz w:val="20"/>
                <w:szCs w:val="20"/>
              </w:rPr>
            </w:pPr>
            <w:r w:rsidRPr="005556B6">
              <w:rPr>
                <w:rFonts w:asciiTheme="minorHAnsi" w:hAnsiTheme="minorHAnsi"/>
                <w:b/>
                <w:bCs/>
                <w:color w:val="000000" w:themeColor="text1"/>
                <w:sz w:val="20"/>
                <w:szCs w:val="20"/>
              </w:rPr>
              <w:t xml:space="preserve">AND </w:t>
            </w:r>
            <w:r w:rsidRPr="005556B6">
              <w:rPr>
                <w:rFonts w:ascii="Calibri" w:hAnsi="Calibri" w:cs="Calibri"/>
                <w:bCs/>
                <w:color w:val="000000" w:themeColor="text1"/>
                <w:sz w:val="20"/>
                <w:szCs w:val="20"/>
              </w:rPr>
              <w:t>&lt;SpecifiedItemsDescription&gt; !=NULL</w:t>
            </w:r>
            <w:r w:rsidRPr="005556B6">
              <w:rPr>
                <w:rFonts w:asciiTheme="minorHAnsi" w:hAnsiTheme="minorHAnsi"/>
                <w:b/>
                <w:bCs/>
                <w:color w:val="000000" w:themeColor="text1"/>
                <w:sz w:val="20"/>
                <w:szCs w:val="20"/>
              </w:rPr>
              <w:t xml:space="preserve"> </w:t>
            </w:r>
            <w:r w:rsidR="00B15B38" w:rsidRPr="005556B6">
              <w:rPr>
                <w:rFonts w:asciiTheme="minorHAnsi" w:hAnsiTheme="minorHAnsi"/>
                <w:b/>
                <w:bCs/>
                <w:color w:val="000000" w:themeColor="text1"/>
                <w:sz w:val="20"/>
                <w:szCs w:val="20"/>
              </w:rPr>
              <w:t xml:space="preserve">AND &lt;SpecifiedItemsCategoryCode&gt; != </w:t>
            </w:r>
            <w:r w:rsidR="00B15B38" w:rsidRPr="005556B6">
              <w:rPr>
                <w:rFonts w:asciiTheme="minorHAnsi" w:hAnsiTheme="minorHAnsi"/>
                <w:color w:val="000000" w:themeColor="text1"/>
                <w:sz w:val="20"/>
                <w:szCs w:val="20"/>
              </w:rPr>
              <w:t>13|UnspecifiedGroupCover</w:t>
            </w:r>
          </w:p>
          <w:p w14:paraId="05057B8B" w14:textId="77777777" w:rsidR="00B15B38" w:rsidRPr="005556B6" w:rsidRDefault="00B15B38" w:rsidP="00EC636D">
            <w:pPr>
              <w:tabs>
                <w:tab w:val="left" w:pos="774"/>
              </w:tabs>
              <w:rPr>
                <w:rFonts w:asciiTheme="minorHAnsi" w:hAnsiTheme="minorHAnsi"/>
                <w:b/>
                <w:bCs/>
                <w:color w:val="000000" w:themeColor="text1"/>
                <w:sz w:val="20"/>
                <w:szCs w:val="20"/>
              </w:rPr>
            </w:pPr>
          </w:p>
          <w:p w14:paraId="17B27E0A" w14:textId="22287461" w:rsidR="00EC636D" w:rsidRPr="005556B6" w:rsidRDefault="00EC636D" w:rsidP="00EC636D">
            <w:pPr>
              <w:tabs>
                <w:tab w:val="left" w:pos="774"/>
              </w:tabs>
              <w:rPr>
                <w:rFonts w:asciiTheme="minorHAnsi" w:hAnsiTheme="minorHAnsi"/>
                <w:color w:val="000000" w:themeColor="text1"/>
                <w:sz w:val="20"/>
                <w:szCs w:val="20"/>
              </w:rPr>
            </w:pPr>
            <w:r w:rsidRPr="005556B6">
              <w:rPr>
                <w:rFonts w:asciiTheme="minorHAnsi" w:hAnsiTheme="minorHAnsi"/>
                <w:b/>
                <w:bCs/>
                <w:color w:val="000000" w:themeColor="text1"/>
                <w:sz w:val="20"/>
                <w:szCs w:val="20"/>
              </w:rPr>
              <w:t xml:space="preserve">THEN </w:t>
            </w:r>
            <w:r w:rsidRPr="005556B6">
              <w:rPr>
                <w:rFonts w:asciiTheme="minorHAnsi" w:hAnsiTheme="minorHAnsi"/>
                <w:color w:val="000000" w:themeColor="text1"/>
                <w:sz w:val="20"/>
                <w:szCs w:val="20"/>
              </w:rPr>
              <w:t>display</w:t>
            </w:r>
          </w:p>
          <w:p w14:paraId="359A0ACB" w14:textId="77777777" w:rsidR="00EC636D" w:rsidRPr="005556B6" w:rsidRDefault="00EC636D" w:rsidP="00EC636D">
            <w:pPr>
              <w:tabs>
                <w:tab w:val="left" w:pos="774"/>
              </w:tabs>
              <w:rPr>
                <w:rFonts w:asciiTheme="minorHAnsi" w:hAnsiTheme="minorHAnsi"/>
                <w:b/>
                <w:bCs/>
                <w:color w:val="000000" w:themeColor="text1"/>
                <w:sz w:val="20"/>
                <w:szCs w:val="20"/>
              </w:rPr>
            </w:pPr>
            <w:r w:rsidRPr="005556B6">
              <w:rPr>
                <w:rFonts w:asciiTheme="minorHAnsi" w:hAnsiTheme="minorHAnsi"/>
                <w:b/>
                <w:bCs/>
                <w:color w:val="000000" w:themeColor="text1"/>
                <w:sz w:val="20"/>
                <w:szCs w:val="20"/>
              </w:rPr>
              <w:t xml:space="preserve"> </w:t>
            </w:r>
          </w:p>
          <w:p w14:paraId="719CDA52" w14:textId="77777777" w:rsidR="00EC636D" w:rsidRPr="005556B6" w:rsidRDefault="00EC636D" w:rsidP="00EC636D">
            <w:pPr>
              <w:tabs>
                <w:tab w:val="left" w:pos="774"/>
              </w:tabs>
              <w:rPr>
                <w:rFonts w:asciiTheme="minorHAnsi" w:hAnsiTheme="minorHAnsi"/>
                <w:color w:val="000000" w:themeColor="text1"/>
                <w:sz w:val="20"/>
                <w:szCs w:val="20"/>
              </w:rPr>
            </w:pPr>
            <w:r w:rsidRPr="005556B6">
              <w:rPr>
                <w:rFonts w:asciiTheme="minorHAnsi" w:hAnsiTheme="minorHAnsi"/>
                <w:b/>
                <w:bCs/>
                <w:color w:val="000000" w:themeColor="text1"/>
                <w:sz w:val="20"/>
                <w:szCs w:val="20"/>
              </w:rPr>
              <w:t>Note</w:t>
            </w:r>
            <w:r w:rsidRPr="005556B6">
              <w:rPr>
                <w:rFonts w:asciiTheme="minorHAnsi" w:hAnsiTheme="minorHAnsi"/>
                <w:color w:val="000000" w:themeColor="text1"/>
                <w:sz w:val="20"/>
                <w:szCs w:val="20"/>
              </w:rPr>
              <w:t xml:space="preserve">: if any portable valuable item has a prefix then we want to display that prefix when listing the item         </w:t>
            </w:r>
          </w:p>
          <w:p w14:paraId="42ADE831" w14:textId="77777777" w:rsidR="00EC636D" w:rsidRPr="005556B6" w:rsidRDefault="00EC636D" w:rsidP="00EC636D">
            <w:pPr>
              <w:tabs>
                <w:tab w:val="left" w:pos="774"/>
              </w:tabs>
              <w:rPr>
                <w:rFonts w:asciiTheme="minorHAnsi" w:hAnsiTheme="minorHAnsi"/>
                <w:b/>
                <w:bCs/>
                <w:sz w:val="20"/>
                <w:szCs w:val="20"/>
              </w:rPr>
            </w:pPr>
          </w:p>
        </w:tc>
        <w:tc>
          <w:tcPr>
            <w:tcW w:w="1701" w:type="dxa"/>
          </w:tcPr>
          <w:p w14:paraId="29706E0E" w14:textId="77777777" w:rsidR="00EC636D" w:rsidRPr="00CA5DD2" w:rsidRDefault="00EC636D" w:rsidP="00EC636D">
            <w:pPr>
              <w:tabs>
                <w:tab w:val="left" w:pos="1800"/>
              </w:tabs>
              <w:rPr>
                <w:rFonts w:asciiTheme="minorHAnsi" w:hAnsiTheme="minorHAnsi" w:cstheme="minorHAnsi"/>
                <w:bCs/>
                <w:color w:val="000000" w:themeColor="text1"/>
                <w:sz w:val="20"/>
                <w:szCs w:val="20"/>
              </w:rPr>
            </w:pPr>
            <w:r w:rsidRPr="00CA5DD2">
              <w:rPr>
                <w:rFonts w:asciiTheme="minorHAnsi" w:hAnsiTheme="minorHAnsi" w:cstheme="minorHAnsi"/>
                <w:bCs/>
                <w:color w:val="000000" w:themeColor="text1"/>
                <w:sz w:val="20"/>
                <w:szCs w:val="20"/>
              </w:rPr>
              <w:t>Column 1: Bodycopy_COI</w:t>
            </w:r>
          </w:p>
          <w:p w14:paraId="593AE913" w14:textId="77777777" w:rsidR="00EC636D" w:rsidRPr="00CA5DD2" w:rsidRDefault="00EC636D" w:rsidP="00EC636D">
            <w:pPr>
              <w:tabs>
                <w:tab w:val="left" w:pos="1800"/>
              </w:tabs>
              <w:rPr>
                <w:rFonts w:asciiTheme="minorHAnsi" w:hAnsiTheme="minorHAnsi" w:cstheme="minorHAnsi"/>
                <w:bCs/>
                <w:color w:val="000000" w:themeColor="text1"/>
                <w:sz w:val="20"/>
                <w:szCs w:val="20"/>
              </w:rPr>
            </w:pPr>
          </w:p>
          <w:p w14:paraId="440C5D83" w14:textId="77777777" w:rsidR="00EC636D" w:rsidRPr="00CA5DD2" w:rsidRDefault="00EC636D" w:rsidP="00EC636D">
            <w:pPr>
              <w:tabs>
                <w:tab w:val="left" w:pos="1800"/>
              </w:tabs>
              <w:rPr>
                <w:rFonts w:asciiTheme="minorHAnsi" w:hAnsiTheme="minorHAnsi" w:cstheme="minorHAnsi"/>
                <w:bCs/>
                <w:color w:val="000000" w:themeColor="text1"/>
                <w:sz w:val="20"/>
                <w:szCs w:val="20"/>
              </w:rPr>
            </w:pPr>
            <w:r w:rsidRPr="00CA5DD2">
              <w:rPr>
                <w:rFonts w:asciiTheme="minorHAnsi" w:hAnsiTheme="minorHAnsi" w:cstheme="minorHAnsi"/>
                <w:bCs/>
                <w:color w:val="000000" w:themeColor="text1"/>
                <w:sz w:val="20"/>
                <w:szCs w:val="20"/>
              </w:rPr>
              <w:t>Column 2: Table_Heading_3</w:t>
            </w:r>
          </w:p>
          <w:p w14:paraId="296C3BBD" w14:textId="77777777" w:rsidR="00EC636D" w:rsidRPr="00CA5DD2" w:rsidRDefault="00EC636D" w:rsidP="00EC636D">
            <w:pPr>
              <w:tabs>
                <w:tab w:val="left" w:pos="1800"/>
              </w:tabs>
              <w:rPr>
                <w:rFonts w:asciiTheme="minorHAnsi" w:hAnsiTheme="minorHAnsi" w:cstheme="minorHAnsi"/>
                <w:bCs/>
                <w:color w:val="000000" w:themeColor="text1"/>
                <w:sz w:val="20"/>
                <w:szCs w:val="20"/>
              </w:rPr>
            </w:pPr>
          </w:p>
          <w:p w14:paraId="24B165F0" w14:textId="383C90A3" w:rsidR="00EC636D" w:rsidRPr="0087217C" w:rsidRDefault="00EC636D" w:rsidP="00EC636D">
            <w:pPr>
              <w:tabs>
                <w:tab w:val="left" w:pos="1800"/>
              </w:tabs>
              <w:rPr>
                <w:rFonts w:asciiTheme="minorHAnsi" w:hAnsiTheme="minorHAnsi" w:cstheme="minorHAnsi"/>
                <w:bCs/>
                <w:sz w:val="20"/>
                <w:szCs w:val="20"/>
              </w:rPr>
            </w:pPr>
            <w:r w:rsidRPr="00CA5DD2">
              <w:rPr>
                <w:rFonts w:asciiTheme="minorHAnsi" w:hAnsiTheme="minorHAnsi" w:cstheme="minorHAnsi"/>
                <w:bCs/>
                <w:color w:val="000000" w:themeColor="text1"/>
                <w:sz w:val="20"/>
                <w:szCs w:val="20"/>
              </w:rPr>
              <w:t>Text: BodyCopy_COI</w:t>
            </w:r>
          </w:p>
        </w:tc>
      </w:tr>
    </w:tbl>
    <w:p w14:paraId="1CDC905E" w14:textId="439E0520" w:rsidR="00242924" w:rsidRPr="00720F8E" w:rsidRDefault="00242924" w:rsidP="00C1020A">
      <w:pPr>
        <w:rPr>
          <w:rFonts w:asciiTheme="minorHAnsi" w:hAnsiTheme="minorHAnsi" w:cstheme="minorHAnsi"/>
        </w:rPr>
      </w:pPr>
    </w:p>
    <w:p w14:paraId="5A044472" w14:textId="77777777" w:rsidR="00242924" w:rsidRPr="00720F8E" w:rsidRDefault="00242924" w:rsidP="008864E2">
      <w:pPr>
        <w:rPr>
          <w:rFonts w:asciiTheme="minorHAnsi" w:hAnsiTheme="minorHAnsi" w:cstheme="minorHAnsi"/>
        </w:rPr>
      </w:pPr>
    </w:p>
    <w:p w14:paraId="24C5FAAB" w14:textId="77777777" w:rsidR="00242924" w:rsidRPr="00720F8E" w:rsidRDefault="00242924" w:rsidP="00B511DE">
      <w:pPr>
        <w:rPr>
          <w:rFonts w:asciiTheme="minorHAnsi" w:hAnsiTheme="minorHAnsi" w:cstheme="minorHAnsi"/>
        </w:rPr>
      </w:pPr>
    </w:p>
    <w:p w14:paraId="4E6E40EC" w14:textId="71948754" w:rsidR="00657183" w:rsidRPr="00720F8E" w:rsidRDefault="00657183" w:rsidP="00242924">
      <w:pPr>
        <w:pStyle w:val="Heading2"/>
        <w:rPr>
          <w:rFonts w:asciiTheme="minorHAnsi" w:hAnsiTheme="minorHAnsi" w:cstheme="minorHAnsi"/>
        </w:rPr>
      </w:pPr>
      <w:bookmarkStart w:id="9351" w:name="_Toc143871492"/>
      <w:bookmarkStart w:id="9352" w:name="_Toc173483738"/>
      <w:commentRangeStart w:id="9353"/>
      <w:r w:rsidRPr="00720F8E">
        <w:rPr>
          <w:rFonts w:asciiTheme="minorHAnsi" w:hAnsiTheme="minorHAnsi" w:cstheme="minorHAnsi"/>
        </w:rPr>
        <w:t>Special Conditions (</w:t>
      </w:r>
      <w:r w:rsidR="00745425" w:rsidRPr="00720F8E">
        <w:rPr>
          <w:rFonts w:asciiTheme="minorHAnsi" w:hAnsiTheme="minorHAnsi" w:cstheme="minorHAnsi"/>
        </w:rPr>
        <w:t>Home</w:t>
      </w:r>
      <w:r w:rsidR="0079479C" w:rsidRPr="00720F8E">
        <w:rPr>
          <w:rFonts w:asciiTheme="minorHAnsi" w:hAnsiTheme="minorHAnsi" w:cstheme="minorHAnsi"/>
        </w:rPr>
        <w:t>/Landlord</w:t>
      </w:r>
      <w:r w:rsidRPr="00720F8E">
        <w:rPr>
          <w:rFonts w:asciiTheme="minorHAnsi" w:hAnsiTheme="minorHAnsi" w:cstheme="minorHAnsi"/>
        </w:rPr>
        <w:t>)</w:t>
      </w:r>
      <w:bookmarkEnd w:id="9351"/>
      <w:bookmarkEnd w:id="9352"/>
      <w:commentRangeEnd w:id="9353"/>
      <w:r w:rsidR="00843372" w:rsidRPr="00720F8E">
        <w:rPr>
          <w:rStyle w:val="CommentReference"/>
          <w:rFonts w:asciiTheme="minorHAnsi" w:hAnsiTheme="minorHAnsi" w:cstheme="minorHAnsi"/>
          <w:sz w:val="22"/>
          <w:szCs w:val="22"/>
        </w:rPr>
        <w:commentReference w:id="9353"/>
      </w:r>
    </w:p>
    <w:p w14:paraId="53396447" w14:textId="58E80AB9" w:rsidR="00745425" w:rsidRDefault="00565FA3" w:rsidP="496CA879">
      <w:pPr>
        <w:jc w:val="center"/>
        <w:rPr>
          <w:rFonts w:asciiTheme="minorHAnsi" w:hAnsiTheme="minorHAnsi"/>
        </w:rPr>
      </w:pPr>
      <w:r w:rsidRPr="00F40A4F">
        <w:rPr>
          <w:noProof/>
        </w:rPr>
        <w:drawing>
          <wp:inline distT="0" distB="0" distL="0" distR="0" wp14:anchorId="29AB6BAB" wp14:editId="304E560A">
            <wp:extent cx="8343900" cy="1409069"/>
            <wp:effectExtent l="0" t="0" r="0" b="635"/>
            <wp:docPr id="4" name="Picture 3">
              <a:extLst xmlns:a="http://schemas.openxmlformats.org/drawingml/2006/main">
                <a:ext uri="{FF2B5EF4-FFF2-40B4-BE49-F238E27FC236}">
                  <a16:creationId xmlns:a16="http://schemas.microsoft.com/office/drawing/2014/main" id="{F059AB9B-0B07-BDC6-5EE7-08E9352F17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059AB9B-0B07-BDC6-5EE7-08E9352F1714}"/>
                        </a:ext>
                      </a:extLst>
                    </pic:cNvPr>
                    <pic:cNvPicPr>
                      <a:picLocks noChangeAspect="1"/>
                    </pic:cNvPicPr>
                  </pic:nvPicPr>
                  <pic:blipFill rotWithShape="1">
                    <a:blip r:embed="rId50">
                      <a:extLst>
                        <a:ext uri="{28A0092B-C50C-407E-A947-70E740481C1C}">
                          <a14:useLocalDpi xmlns:a14="http://schemas.microsoft.com/office/drawing/2010/main" val="0"/>
                        </a:ext>
                      </a:extLst>
                    </a:blip>
                    <a:srcRect l="19010" t="47333" r="18907" b="45255"/>
                    <a:stretch/>
                  </pic:blipFill>
                  <pic:spPr>
                    <a:xfrm>
                      <a:off x="0" y="0"/>
                      <a:ext cx="8360966" cy="1411951"/>
                    </a:xfrm>
                    <a:prstGeom prst="rect">
                      <a:avLst/>
                    </a:prstGeom>
                  </pic:spPr>
                </pic:pic>
              </a:graphicData>
            </a:graphic>
          </wp:inline>
        </w:drawing>
      </w:r>
    </w:p>
    <w:p w14:paraId="19E626BF" w14:textId="77777777" w:rsidR="00350FFD" w:rsidRDefault="00350FFD" w:rsidP="00350FFD">
      <w:pPr>
        <w:rPr>
          <w:rFonts w:asciiTheme="minorHAnsi" w:hAnsiTheme="minorHAnsi" w:cstheme="minorHAnsi"/>
        </w:rPr>
      </w:pPr>
    </w:p>
    <w:p w14:paraId="2C72D790" w14:textId="77777777" w:rsidR="007944C0" w:rsidRDefault="007944C0" w:rsidP="208F08F8">
      <w:pPr>
        <w:rPr>
          <w:rFonts w:asciiTheme="minorHAnsi" w:hAnsiTheme="minorHAnsi"/>
        </w:rPr>
      </w:pPr>
      <w:commentRangeStart w:id="9354"/>
      <w:commentRangeStart w:id="9355"/>
      <w:commentRangeEnd w:id="9354"/>
      <w:r>
        <w:rPr>
          <w:rStyle w:val="CommentReference"/>
          <w:rFonts w:asciiTheme="minorHAnsi" w:hAnsiTheme="minorHAnsi" w:cstheme="minorBidi"/>
          <w:sz w:val="24"/>
          <w:szCs w:val="24"/>
        </w:rPr>
        <w:commentReference w:id="9354"/>
      </w:r>
      <w:commentRangeEnd w:id="9355"/>
      <w:r w:rsidR="00C21CC7">
        <w:rPr>
          <w:rStyle w:val="CommentReference"/>
          <w:rFonts w:asciiTheme="minorHAnsi" w:hAnsiTheme="minorHAnsi" w:cstheme="minorBidi"/>
          <w:sz w:val="24"/>
          <w:szCs w:val="24"/>
        </w:rPr>
        <w:commentReference w:id="9355"/>
      </w:r>
    </w:p>
    <w:p w14:paraId="6A67C7E0" w14:textId="77777777" w:rsidR="007944C0" w:rsidRDefault="007944C0" w:rsidP="00350FFD">
      <w:pPr>
        <w:rPr>
          <w:rFonts w:asciiTheme="minorHAnsi" w:hAnsiTheme="minorHAnsi" w:cstheme="minorHAnsi"/>
        </w:rPr>
      </w:pPr>
    </w:p>
    <w:p w14:paraId="29124A8E" w14:textId="77777777" w:rsidR="007944C0" w:rsidRPr="00720F8E" w:rsidRDefault="007944C0" w:rsidP="00350FFD">
      <w:pPr>
        <w:rPr>
          <w:rFonts w:asciiTheme="minorHAnsi" w:hAnsiTheme="minorHAnsi" w:cstheme="minorHAnsi"/>
        </w:rPr>
      </w:pPr>
    </w:p>
    <w:p w14:paraId="363ADE8B" w14:textId="77777777" w:rsidR="00DB6ADA" w:rsidRPr="00720F8E" w:rsidRDefault="00DB6ADA" w:rsidP="00DB6ADA">
      <w:pPr>
        <w:rPr>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1817"/>
        <w:gridCol w:w="8222"/>
        <w:gridCol w:w="1701"/>
        <w:gridCol w:w="1843"/>
      </w:tblGrid>
      <w:tr w:rsidR="00235925" w:rsidRPr="00720F8E" w14:paraId="54A45EB1" w14:textId="77777777" w:rsidTr="00B569F6">
        <w:trPr>
          <w:cantSplit/>
        </w:trPr>
        <w:tc>
          <w:tcPr>
            <w:tcW w:w="1013" w:type="dxa"/>
            <w:shd w:val="clear" w:color="auto" w:fill="BFBFBF" w:themeFill="background1" w:themeFillShade="BF"/>
          </w:tcPr>
          <w:p w14:paraId="3B86F33B" w14:textId="77777777" w:rsidR="007944C0" w:rsidRPr="00B569F6" w:rsidRDefault="007944C0">
            <w:pPr>
              <w:tabs>
                <w:tab w:val="left" w:pos="1800"/>
              </w:tabs>
              <w:rPr>
                <w:rFonts w:asciiTheme="minorHAnsi" w:hAnsiTheme="minorHAnsi" w:cstheme="minorHAnsi"/>
                <w:b/>
                <w:rPrChange w:id="9357" w:author="Sue Simnor (EXT Idiom)" w:date="2024-08-07T10:19:00Z" w16du:dateUtc="2024-08-07T00:19:00Z">
                  <w:rPr>
                    <w:rFonts w:asciiTheme="minorHAnsi" w:hAnsiTheme="minorHAnsi" w:cstheme="minorHAnsi"/>
                    <w:b/>
                    <w:sz w:val="20"/>
                  </w:rPr>
                </w:rPrChange>
              </w:rPr>
            </w:pPr>
            <w:r w:rsidRPr="00B569F6">
              <w:rPr>
                <w:rFonts w:asciiTheme="minorHAnsi" w:hAnsiTheme="minorHAnsi" w:cstheme="minorHAnsi"/>
                <w:b/>
                <w:rPrChange w:id="9358" w:author="Sue Simnor (EXT Idiom)" w:date="2024-08-07T10:19:00Z" w16du:dateUtc="2024-08-07T00:19:00Z">
                  <w:rPr>
                    <w:rFonts w:asciiTheme="minorHAnsi" w:hAnsiTheme="minorHAnsi" w:cstheme="minorHAnsi"/>
                    <w:b/>
                    <w:sz w:val="20"/>
                  </w:rPr>
                </w:rPrChange>
              </w:rPr>
              <w:t>Ref</w:t>
            </w:r>
          </w:p>
        </w:tc>
        <w:tc>
          <w:tcPr>
            <w:tcW w:w="1817" w:type="dxa"/>
            <w:shd w:val="clear" w:color="auto" w:fill="BFBFBF" w:themeFill="background1" w:themeFillShade="BF"/>
          </w:tcPr>
          <w:p w14:paraId="432DF8A6" w14:textId="77777777" w:rsidR="007944C0" w:rsidRPr="00B569F6" w:rsidRDefault="007944C0">
            <w:pPr>
              <w:tabs>
                <w:tab w:val="left" w:pos="1800"/>
              </w:tabs>
              <w:jc w:val="center"/>
              <w:rPr>
                <w:rFonts w:asciiTheme="minorHAnsi" w:hAnsiTheme="minorHAnsi" w:cstheme="minorHAnsi"/>
                <w:b/>
                <w:rPrChange w:id="9359" w:author="Sue Simnor (EXT Idiom)" w:date="2024-08-07T10:19:00Z" w16du:dateUtc="2024-08-07T00:19:00Z">
                  <w:rPr>
                    <w:rFonts w:asciiTheme="minorHAnsi" w:hAnsiTheme="minorHAnsi" w:cstheme="minorHAnsi"/>
                    <w:b/>
                    <w:sz w:val="20"/>
                  </w:rPr>
                </w:rPrChange>
              </w:rPr>
            </w:pPr>
            <w:r w:rsidRPr="00B569F6">
              <w:rPr>
                <w:rFonts w:asciiTheme="minorHAnsi" w:hAnsiTheme="minorHAnsi" w:cstheme="minorHAnsi"/>
                <w:b/>
                <w:rPrChange w:id="9360" w:author="Sue Simnor (EXT Idiom)" w:date="2024-08-07T10:19:00Z" w16du:dateUtc="2024-08-07T00:19:00Z">
                  <w:rPr>
                    <w:rFonts w:asciiTheme="minorHAnsi" w:hAnsiTheme="minorHAnsi" w:cstheme="minorHAnsi"/>
                    <w:b/>
                    <w:sz w:val="20"/>
                  </w:rPr>
                </w:rPrChange>
              </w:rPr>
              <w:t>Variables</w:t>
            </w:r>
          </w:p>
        </w:tc>
        <w:tc>
          <w:tcPr>
            <w:tcW w:w="8222" w:type="dxa"/>
            <w:shd w:val="clear" w:color="auto" w:fill="BFBFBF" w:themeFill="background1" w:themeFillShade="BF"/>
          </w:tcPr>
          <w:p w14:paraId="55A8C674" w14:textId="77777777" w:rsidR="007944C0" w:rsidRPr="00B569F6" w:rsidRDefault="007944C0">
            <w:pPr>
              <w:tabs>
                <w:tab w:val="left" w:pos="1800"/>
              </w:tabs>
              <w:jc w:val="center"/>
              <w:rPr>
                <w:rFonts w:asciiTheme="minorHAnsi" w:hAnsiTheme="minorHAnsi" w:cstheme="minorHAnsi"/>
                <w:b/>
              </w:rPr>
            </w:pPr>
            <w:r w:rsidRPr="00B569F6">
              <w:rPr>
                <w:rFonts w:asciiTheme="minorHAnsi" w:hAnsiTheme="minorHAnsi" w:cstheme="minorHAnsi"/>
                <w:b/>
                <w:rPrChange w:id="9361" w:author="Sue Simnor (EXT Idiom)" w:date="2024-08-07T10:19:00Z" w16du:dateUtc="2024-08-07T00:19:00Z">
                  <w:rPr>
                    <w:rFonts w:asciiTheme="minorHAnsi" w:hAnsiTheme="minorHAnsi" w:cstheme="minorHAnsi"/>
                    <w:b/>
                    <w:sz w:val="20"/>
                    <w:szCs w:val="20"/>
                  </w:rPr>
                </w:rPrChange>
              </w:rPr>
              <w:t>Content</w:t>
            </w:r>
          </w:p>
        </w:tc>
        <w:tc>
          <w:tcPr>
            <w:tcW w:w="1701" w:type="dxa"/>
            <w:shd w:val="clear" w:color="auto" w:fill="BFBFBF" w:themeFill="background1" w:themeFillShade="BF"/>
          </w:tcPr>
          <w:p w14:paraId="46D23B4A" w14:textId="77777777" w:rsidR="007944C0" w:rsidRPr="00B569F6" w:rsidRDefault="007944C0">
            <w:pPr>
              <w:tabs>
                <w:tab w:val="left" w:pos="1800"/>
              </w:tabs>
              <w:jc w:val="center"/>
              <w:rPr>
                <w:rFonts w:asciiTheme="minorHAnsi" w:hAnsiTheme="minorHAnsi" w:cstheme="minorHAnsi"/>
                <w:b/>
                <w:rPrChange w:id="9362" w:author="Sue Simnor (EXT Idiom)" w:date="2024-08-07T10:19:00Z" w16du:dateUtc="2024-08-07T00:19:00Z">
                  <w:rPr>
                    <w:rFonts w:asciiTheme="minorHAnsi" w:hAnsiTheme="minorHAnsi" w:cstheme="minorHAnsi"/>
                    <w:b/>
                    <w:sz w:val="20"/>
                  </w:rPr>
                </w:rPrChange>
              </w:rPr>
            </w:pPr>
            <w:r w:rsidRPr="00B569F6">
              <w:rPr>
                <w:rFonts w:asciiTheme="minorHAnsi" w:hAnsiTheme="minorHAnsi" w:cstheme="minorHAnsi"/>
                <w:b/>
                <w:rPrChange w:id="9363" w:author="Sue Simnor (EXT Idiom)" w:date="2024-08-07T10:19:00Z" w16du:dateUtc="2024-08-07T00:19:00Z">
                  <w:rPr>
                    <w:rFonts w:asciiTheme="minorHAnsi" w:hAnsiTheme="minorHAnsi" w:cstheme="minorHAnsi"/>
                    <w:b/>
                    <w:sz w:val="20"/>
                  </w:rPr>
                </w:rPrChange>
              </w:rPr>
              <w:t>Logic</w:t>
            </w:r>
          </w:p>
        </w:tc>
        <w:tc>
          <w:tcPr>
            <w:tcW w:w="1843" w:type="dxa"/>
            <w:shd w:val="clear" w:color="auto" w:fill="BFBFBF" w:themeFill="background1" w:themeFillShade="BF"/>
          </w:tcPr>
          <w:p w14:paraId="0A3955FC" w14:textId="77777777" w:rsidR="007944C0" w:rsidRPr="00B569F6" w:rsidRDefault="007944C0">
            <w:pPr>
              <w:tabs>
                <w:tab w:val="left" w:pos="1800"/>
              </w:tabs>
              <w:jc w:val="center"/>
              <w:rPr>
                <w:rFonts w:asciiTheme="minorHAnsi" w:hAnsiTheme="minorHAnsi" w:cstheme="minorHAnsi"/>
                <w:b/>
                <w:rPrChange w:id="9364" w:author="Sue Simnor (EXT Idiom)" w:date="2024-08-07T10:19:00Z" w16du:dateUtc="2024-08-07T00:19:00Z">
                  <w:rPr>
                    <w:rFonts w:asciiTheme="minorHAnsi" w:hAnsiTheme="minorHAnsi" w:cstheme="minorHAnsi"/>
                    <w:b/>
                    <w:sz w:val="20"/>
                  </w:rPr>
                </w:rPrChange>
              </w:rPr>
            </w:pPr>
            <w:r w:rsidRPr="00B569F6">
              <w:rPr>
                <w:rFonts w:asciiTheme="minorHAnsi" w:hAnsiTheme="minorHAnsi" w:cstheme="minorHAnsi"/>
                <w:b/>
                <w:rPrChange w:id="9365" w:author="Sue Simnor (EXT Idiom)" w:date="2024-08-07T10:19:00Z" w16du:dateUtc="2024-08-07T00:19:00Z">
                  <w:rPr>
                    <w:rFonts w:asciiTheme="minorHAnsi" w:hAnsiTheme="minorHAnsi" w:cstheme="minorHAnsi"/>
                    <w:b/>
                    <w:sz w:val="20"/>
                  </w:rPr>
                </w:rPrChange>
              </w:rPr>
              <w:t>Style</w:t>
            </w:r>
          </w:p>
        </w:tc>
      </w:tr>
      <w:tr w:rsidR="00F247F3" w:rsidRPr="00814BB6" w14:paraId="6ADF1D9E" w14:textId="77777777" w:rsidTr="5DAD8829">
        <w:trPr>
          <w:cantSplit/>
        </w:trPr>
        <w:tc>
          <w:tcPr>
            <w:tcW w:w="1013" w:type="dxa"/>
          </w:tcPr>
          <w:p w14:paraId="40D18458" w14:textId="1A71293F" w:rsidR="00F247F3" w:rsidRPr="00BD6987" w:rsidRDefault="00F247F3" w:rsidP="00F247F3">
            <w:pPr>
              <w:tabs>
                <w:tab w:val="left" w:pos="1800"/>
              </w:tabs>
              <w:rPr>
                <w:rFonts w:asciiTheme="minorHAnsi" w:hAnsiTheme="minorHAnsi" w:cstheme="minorHAnsi"/>
                <w:b/>
                <w:sz w:val="20"/>
                <w:szCs w:val="20"/>
              </w:rPr>
            </w:pPr>
            <w:r>
              <w:rPr>
                <w:rFonts w:asciiTheme="minorHAnsi" w:hAnsiTheme="minorHAnsi" w:cstheme="minorHAnsi"/>
                <w:bCs/>
                <w:sz w:val="20"/>
                <w:szCs w:val="20"/>
              </w:rPr>
              <w:t>SCH 1</w:t>
            </w:r>
          </w:p>
        </w:tc>
        <w:tc>
          <w:tcPr>
            <w:tcW w:w="1817" w:type="dxa"/>
          </w:tcPr>
          <w:p w14:paraId="40CEE7DB" w14:textId="77777777" w:rsidR="00F247F3" w:rsidRPr="00BD6987" w:rsidRDefault="00F247F3" w:rsidP="00F247F3">
            <w:pPr>
              <w:tabs>
                <w:tab w:val="left" w:pos="1800"/>
              </w:tabs>
              <w:rPr>
                <w:rFonts w:asciiTheme="minorHAnsi" w:hAnsiTheme="minorHAnsi" w:cstheme="minorHAnsi"/>
                <w:b/>
                <w:sz w:val="20"/>
                <w:szCs w:val="20"/>
              </w:rPr>
            </w:pPr>
          </w:p>
        </w:tc>
        <w:tc>
          <w:tcPr>
            <w:tcW w:w="822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23"/>
              <w:gridCol w:w="3552"/>
            </w:tblGrid>
            <w:tr w:rsidR="00F247F3" w14:paraId="44B94E94" w14:textId="77777777" w:rsidTr="414F30D5">
              <w:tc>
                <w:tcPr>
                  <w:tcW w:w="4423" w:type="dxa"/>
                </w:tcPr>
                <w:p w14:paraId="3B957570" w14:textId="53B81F02" w:rsidR="00F247F3" w:rsidRPr="00C1020A" w:rsidRDefault="00F247F3" w:rsidP="00F247F3">
                  <w:pPr>
                    <w:pStyle w:val="Heading10"/>
                    <w:numPr>
                      <w:ilvl w:val="0"/>
                      <w:numId w:val="162"/>
                    </w:numPr>
                    <w:rPr>
                      <w:b w:val="0"/>
                    </w:rPr>
                  </w:pPr>
                  <w:commentRangeStart w:id="9366"/>
                  <w:commentRangeStart w:id="9367"/>
                  <w:r>
                    <w:t>Special conditions and important notices</w:t>
                  </w:r>
                  <w:commentRangeEnd w:id="9366"/>
                  <w:r w:rsidRPr="00C1020A">
                    <w:rPr>
                      <w:rStyle w:val="CommentReference"/>
                      <w:b w:val="0"/>
                      <w:sz w:val="26"/>
                      <w:szCs w:val="24"/>
                    </w:rPr>
                    <w:commentReference w:id="9366"/>
                  </w:r>
                  <w:commentRangeEnd w:id="9367"/>
                  <w:r w:rsidRPr="00C1020A">
                    <w:rPr>
                      <w:rStyle w:val="CommentReference"/>
                      <w:b w:val="0"/>
                      <w:sz w:val="26"/>
                      <w:szCs w:val="24"/>
                    </w:rPr>
                    <w:commentReference w:id="9367"/>
                  </w:r>
                </w:p>
              </w:tc>
              <w:tc>
                <w:tcPr>
                  <w:tcW w:w="3552" w:type="dxa"/>
                </w:tcPr>
                <w:p w14:paraId="6FC71D3B" w14:textId="7BCFEA7D" w:rsidR="00F247F3" w:rsidRPr="0087217C" w:rsidRDefault="00F247F3" w:rsidP="00F247F3">
                  <w:pPr>
                    <w:tabs>
                      <w:tab w:val="left" w:pos="1800"/>
                    </w:tabs>
                    <w:jc w:val="right"/>
                    <w:rPr>
                      <w:rFonts w:asciiTheme="minorHAnsi" w:hAnsiTheme="minorHAnsi"/>
                      <w:b/>
                      <w:bCs/>
                      <w:sz w:val="20"/>
                      <w:szCs w:val="20"/>
                    </w:rPr>
                  </w:pPr>
                </w:p>
              </w:tc>
            </w:tr>
          </w:tbl>
          <w:p w14:paraId="14085E35" w14:textId="77777777" w:rsidR="00F247F3" w:rsidRPr="00BD6987" w:rsidRDefault="00F247F3" w:rsidP="00F247F3">
            <w:pPr>
              <w:tabs>
                <w:tab w:val="left" w:pos="1800"/>
              </w:tabs>
              <w:rPr>
                <w:rFonts w:asciiTheme="minorHAnsi" w:hAnsiTheme="minorHAnsi" w:cstheme="minorHAnsi"/>
                <w:b/>
                <w:sz w:val="20"/>
                <w:szCs w:val="20"/>
              </w:rPr>
            </w:pPr>
          </w:p>
          <w:p w14:paraId="2012D3F3" w14:textId="77777777" w:rsidR="00F247F3" w:rsidRPr="00BD6987" w:rsidRDefault="00F247F3" w:rsidP="00F247F3">
            <w:pPr>
              <w:tabs>
                <w:tab w:val="left" w:pos="1800"/>
              </w:tabs>
              <w:rPr>
                <w:rFonts w:asciiTheme="minorHAnsi" w:hAnsiTheme="minorHAnsi" w:cstheme="minorHAnsi"/>
                <w:b/>
                <w:sz w:val="20"/>
                <w:szCs w:val="20"/>
              </w:rPr>
            </w:pPr>
          </w:p>
        </w:tc>
        <w:tc>
          <w:tcPr>
            <w:tcW w:w="1701" w:type="dxa"/>
          </w:tcPr>
          <w:p w14:paraId="0D59C9B4" w14:textId="77777777" w:rsidR="00F247F3" w:rsidRDefault="00F247F3" w:rsidP="00F247F3">
            <w:pPr>
              <w:tabs>
                <w:tab w:val="left" w:pos="1800"/>
              </w:tabs>
              <w:rPr>
                <w:rFonts w:asciiTheme="minorHAnsi" w:hAnsiTheme="minorHAnsi" w:cstheme="minorHAnsi"/>
                <w:bCs/>
                <w:sz w:val="20"/>
                <w:szCs w:val="20"/>
              </w:rPr>
            </w:pPr>
            <w:r w:rsidRPr="00BD6987">
              <w:rPr>
                <w:rFonts w:asciiTheme="minorHAnsi" w:hAnsiTheme="minorHAnsi" w:cstheme="minorHAnsi"/>
                <w:bCs/>
                <w:sz w:val="20"/>
                <w:szCs w:val="20"/>
              </w:rPr>
              <w:t>Always display</w:t>
            </w:r>
          </w:p>
          <w:p w14:paraId="489BA940" w14:textId="77777777" w:rsidR="00F247F3" w:rsidRPr="00D43E90" w:rsidRDefault="00F247F3" w:rsidP="00F247F3">
            <w:pPr>
              <w:tabs>
                <w:tab w:val="left" w:pos="1800"/>
              </w:tabs>
              <w:rPr>
                <w:rFonts w:asciiTheme="minorHAnsi" w:hAnsiTheme="minorHAnsi" w:cstheme="minorHAnsi"/>
                <w:bCs/>
                <w:sz w:val="14"/>
                <w:szCs w:val="14"/>
              </w:rPr>
            </w:pPr>
          </w:p>
        </w:tc>
        <w:tc>
          <w:tcPr>
            <w:tcW w:w="1843" w:type="dxa"/>
          </w:tcPr>
          <w:p w14:paraId="16B8D232" w14:textId="346A685B" w:rsidR="00F247F3" w:rsidRDefault="00F247F3" w:rsidP="00F247F3">
            <w:pPr>
              <w:tabs>
                <w:tab w:val="left" w:pos="1800"/>
              </w:tabs>
              <w:rPr>
                <w:rFonts w:asciiTheme="minorHAnsi" w:hAnsiTheme="minorHAnsi" w:cstheme="minorHAnsi"/>
                <w:bCs/>
                <w:sz w:val="20"/>
                <w:szCs w:val="20"/>
              </w:rPr>
            </w:pPr>
          </w:p>
          <w:p w14:paraId="4B6488C0" w14:textId="77777777" w:rsidR="00F247F3" w:rsidRPr="00814BB6" w:rsidRDefault="00F247F3" w:rsidP="00F247F3">
            <w:pPr>
              <w:tabs>
                <w:tab w:val="left" w:pos="1800"/>
              </w:tabs>
              <w:rPr>
                <w:rFonts w:asciiTheme="minorHAnsi" w:hAnsiTheme="minorHAnsi" w:cstheme="minorHAnsi"/>
                <w:bCs/>
                <w:sz w:val="20"/>
                <w:szCs w:val="20"/>
              </w:rPr>
            </w:pPr>
            <w:r>
              <w:rPr>
                <w:rStyle w:val="normaltextrun"/>
                <w:rFonts w:ascii="Calibri" w:hAnsi="Calibri" w:cs="Calibri"/>
                <w:color w:val="000000"/>
                <w:position w:val="1"/>
                <w:sz w:val="20"/>
                <w:szCs w:val="20"/>
                <w:bdr w:val="none" w:sz="0" w:space="0" w:color="auto" w:frame="1"/>
              </w:rPr>
              <w:t xml:space="preserve">Heading </w:t>
            </w:r>
            <w:r w:rsidRPr="00C1020A">
              <w:rPr>
                <w:rStyle w:val="normaltextrun"/>
                <w:rFonts w:ascii="Calibri" w:hAnsi="Calibri" w:cs="Calibri"/>
                <w:color w:val="000000"/>
                <w:position w:val="1"/>
                <w:sz w:val="20"/>
                <w:szCs w:val="20"/>
                <w:bdr w:val="none" w:sz="0" w:space="0" w:color="auto" w:frame="1"/>
              </w:rPr>
              <w:t>Text Style: Heading_1_COI</w:t>
            </w:r>
          </w:p>
        </w:tc>
      </w:tr>
      <w:tr w:rsidR="00F247F3" w:rsidRPr="00BD6987" w14:paraId="78DC00C4" w14:textId="77777777" w:rsidTr="5DAD8829">
        <w:trPr>
          <w:cantSplit/>
        </w:trPr>
        <w:tc>
          <w:tcPr>
            <w:tcW w:w="1013" w:type="dxa"/>
          </w:tcPr>
          <w:p w14:paraId="36FEA1EF" w14:textId="55E88EB0" w:rsidR="00F247F3" w:rsidRPr="00BD6987" w:rsidRDefault="00F247F3" w:rsidP="00F247F3">
            <w:pPr>
              <w:tabs>
                <w:tab w:val="left" w:pos="1800"/>
              </w:tabs>
              <w:rPr>
                <w:rFonts w:asciiTheme="minorHAnsi" w:hAnsiTheme="minorHAnsi" w:cstheme="minorHAnsi"/>
                <w:b/>
                <w:sz w:val="20"/>
                <w:szCs w:val="20"/>
              </w:rPr>
            </w:pPr>
            <w:r>
              <w:rPr>
                <w:rFonts w:asciiTheme="minorHAnsi" w:hAnsiTheme="minorHAnsi" w:cstheme="minorHAnsi"/>
                <w:bCs/>
                <w:sz w:val="20"/>
                <w:szCs w:val="20"/>
              </w:rPr>
              <w:t xml:space="preserve">SCH </w:t>
            </w:r>
            <w:r w:rsidR="00A9529D">
              <w:rPr>
                <w:rFonts w:asciiTheme="minorHAnsi" w:hAnsiTheme="minorHAnsi" w:cstheme="minorHAnsi"/>
                <w:bCs/>
                <w:sz w:val="20"/>
                <w:szCs w:val="20"/>
              </w:rPr>
              <w:t>2</w:t>
            </w:r>
          </w:p>
        </w:tc>
        <w:tc>
          <w:tcPr>
            <w:tcW w:w="1817" w:type="dxa"/>
          </w:tcPr>
          <w:p w14:paraId="61971B13" w14:textId="77777777" w:rsidR="00F247F3" w:rsidRDefault="00F247F3" w:rsidP="00F247F3">
            <w:pPr>
              <w:tabs>
                <w:tab w:val="left" w:pos="1800"/>
              </w:tabs>
              <w:rPr>
                <w:rFonts w:ascii="Calibri" w:eastAsia="Calibri" w:hAnsi="Calibri" w:cs="Calibri"/>
                <w:color w:val="000000" w:themeColor="text1"/>
                <w:sz w:val="20"/>
                <w:szCs w:val="20"/>
              </w:rPr>
            </w:pPr>
            <w:r w:rsidRPr="008376C9">
              <w:rPr>
                <w:rFonts w:ascii="Calibri" w:eastAsia="Calibri" w:hAnsi="Calibri" w:cs="Calibri"/>
                <w:color w:val="000000" w:themeColor="text1"/>
                <w:sz w:val="20"/>
                <w:szCs w:val="20"/>
              </w:rPr>
              <w:t>&lt;ProductCode&gt;</w:t>
            </w:r>
          </w:p>
          <w:p w14:paraId="30945061" w14:textId="77777777" w:rsidR="00F247F3" w:rsidRDefault="00F247F3" w:rsidP="00F247F3">
            <w:pPr>
              <w:tabs>
                <w:tab w:val="left" w:pos="1800"/>
              </w:tabs>
              <w:rPr>
                <w:ins w:id="9369" w:author="Sue Simnor (EXT Idiom)" w:date="2024-09-23T11:14:00Z" w16du:dateUtc="2024-09-23T01:14:00Z"/>
                <w:rFonts w:ascii="Calibri" w:eastAsia="Calibri" w:hAnsi="Calibri" w:cs="Calibri"/>
                <w:sz w:val="20"/>
                <w:szCs w:val="20"/>
              </w:rPr>
            </w:pPr>
            <w:r w:rsidRPr="008376C9">
              <w:rPr>
                <w:rFonts w:ascii="Calibri" w:eastAsia="Calibri" w:hAnsi="Calibri" w:cs="Calibri"/>
                <w:sz w:val="20"/>
                <w:szCs w:val="20"/>
              </w:rPr>
              <w:t>&lt;</w:t>
            </w:r>
            <w:del w:id="9370" w:author="Sue Simnor (EXT Idiom)" w:date="2024-09-23T11:14:00Z" w16du:dateUtc="2024-09-23T01:14:00Z">
              <w:r w:rsidRPr="008376C9" w:rsidDel="00003343">
                <w:rPr>
                  <w:rFonts w:ascii="Calibri" w:eastAsia="Calibri" w:hAnsi="Calibri" w:cs="Calibri"/>
                  <w:sz w:val="20"/>
                  <w:szCs w:val="20"/>
                </w:rPr>
                <w:delText>EndorsementClause</w:delText>
              </w:r>
            </w:del>
            <w:ins w:id="9371" w:author="Sue Simnor (EXT Idiom)" w:date="2024-09-23T11:14:00Z" w16du:dateUtc="2024-09-23T01:14:00Z">
              <w:r w:rsidR="00003343" w:rsidRPr="008376C9">
                <w:rPr>
                  <w:rFonts w:ascii="Calibri" w:eastAsia="Calibri" w:hAnsi="Calibri" w:cs="Calibri"/>
                  <w:sz w:val="20"/>
                  <w:szCs w:val="20"/>
                </w:rPr>
                <w:t>Endorsement</w:t>
              </w:r>
              <w:r w:rsidR="00003343">
                <w:rPr>
                  <w:rFonts w:ascii="Calibri" w:eastAsia="Calibri" w:hAnsi="Calibri" w:cs="Calibri"/>
                  <w:sz w:val="20"/>
                  <w:szCs w:val="20"/>
                </w:rPr>
                <w:t>Type</w:t>
              </w:r>
            </w:ins>
            <w:r w:rsidRPr="008376C9">
              <w:rPr>
                <w:rFonts w:ascii="Calibri" w:eastAsia="Calibri" w:hAnsi="Calibri" w:cs="Calibri"/>
                <w:sz w:val="20"/>
                <w:szCs w:val="20"/>
              </w:rPr>
              <w:t>&gt;</w:t>
            </w:r>
          </w:p>
          <w:p w14:paraId="7CF6A328" w14:textId="7F763279" w:rsidR="000350A1" w:rsidRPr="00BD6987" w:rsidRDefault="000350A1" w:rsidP="00F247F3">
            <w:pPr>
              <w:tabs>
                <w:tab w:val="left" w:pos="1800"/>
              </w:tabs>
              <w:rPr>
                <w:rFonts w:asciiTheme="minorHAnsi" w:hAnsiTheme="minorHAnsi" w:cstheme="minorHAnsi"/>
                <w:b/>
                <w:sz w:val="20"/>
                <w:szCs w:val="20"/>
              </w:rPr>
            </w:pPr>
            <w:ins w:id="9372" w:author="Sue Simnor (EXT Idiom)" w:date="2024-09-23T11:14:00Z" w16du:dateUtc="2024-09-23T01:14:00Z">
              <w:r>
                <w:rPr>
                  <w:rFonts w:ascii="Calibri" w:eastAsia="Calibri" w:hAnsi="Calibri" w:cs="Calibri"/>
                  <w:sz w:val="20"/>
                  <w:szCs w:val="20"/>
                </w:rPr>
                <w:t>&lt;EndorsementDetails&gt;</w:t>
              </w:r>
            </w:ins>
          </w:p>
        </w:tc>
        <w:tc>
          <w:tcPr>
            <w:tcW w:w="8222"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F247F3" w:rsidRPr="003419B3" w14:paraId="72E7EEBE" w14:textId="77777777" w:rsidTr="78CABE0F">
              <w:trPr>
                <w:trHeight w:val="300"/>
              </w:trPr>
              <w:tc>
                <w:tcPr>
                  <w:tcW w:w="2861" w:type="dxa"/>
                  <w:noWrap/>
                  <w:vAlign w:val="center"/>
                  <w:hideMark/>
                </w:tcPr>
                <w:p w14:paraId="1CDE2E05" w14:textId="77777777" w:rsidR="00F247F3" w:rsidRPr="003419B3" w:rsidRDefault="00F247F3" w:rsidP="00F247F3">
                  <w:pPr>
                    <w:pStyle w:val="TableBodycopy"/>
                    <w:rPr>
                      <w:rFonts w:asciiTheme="minorHAnsi" w:hAnsiTheme="minorHAnsi" w:cstheme="minorHAnsi"/>
                      <w:b/>
                      <w:bCs/>
                      <w:noProof/>
                      <w:color w:val="000000" w:themeColor="text1"/>
                    </w:rPr>
                  </w:pPr>
                  <w:r w:rsidRPr="003419B3">
                    <w:t>Special conditions of your cover</w:t>
                  </w:r>
                  <w:r w:rsidRPr="003419B3">
                    <w:rPr>
                      <w:rFonts w:asciiTheme="minorHAnsi" w:hAnsiTheme="minorHAnsi" w:cstheme="minorBidi"/>
                      <w:sz w:val="24"/>
                    </w:rPr>
                    <w:t xml:space="preserve">:  </w:t>
                  </w:r>
                </w:p>
              </w:tc>
              <w:tc>
                <w:tcPr>
                  <w:tcW w:w="4546" w:type="dxa"/>
                  <w:noWrap/>
                  <w:vAlign w:val="bottom"/>
                  <w:hideMark/>
                </w:tcPr>
                <w:p w14:paraId="12982C4B" w14:textId="0297352A" w:rsidR="00F247F3" w:rsidRPr="003419B3" w:rsidRDefault="00F247F3" w:rsidP="00F247F3">
                  <w:pPr>
                    <w:pStyle w:val="TableBodycopy"/>
                    <w:rPr>
                      <w:rFonts w:asciiTheme="minorHAnsi" w:hAnsiTheme="minorHAnsi" w:cstheme="minorBidi"/>
                      <w:b/>
                      <w:bCs/>
                      <w:sz w:val="24"/>
                    </w:rPr>
                  </w:pPr>
                  <w:r w:rsidRPr="00B569F6">
                    <w:rPr>
                      <w:rFonts w:asciiTheme="minorHAnsi" w:hAnsiTheme="minorHAnsi" w:cstheme="minorBidi"/>
                      <w:b/>
                      <w:bCs/>
                    </w:rPr>
                    <w:t>&lt;EndorsementDetails&gt;</w:t>
                  </w:r>
                  <w:r w:rsidRPr="0076099F">
                    <w:rPr>
                      <w:rFonts w:asciiTheme="minorHAnsi" w:hAnsiTheme="minorHAnsi" w:cstheme="minorBidi"/>
                      <w:b/>
                      <w:bCs/>
                    </w:rPr>
                    <w:t xml:space="preserve"> </w:t>
                  </w:r>
                  <w:r w:rsidRPr="003419B3">
                    <w:rPr>
                      <w:rFonts w:asciiTheme="minorHAnsi" w:hAnsiTheme="minorHAnsi" w:cstheme="minorBidi"/>
                      <w:b/>
                      <w:bCs/>
                    </w:rPr>
                    <w:t xml:space="preserve"> </w:t>
                  </w:r>
                </w:p>
              </w:tc>
            </w:tr>
          </w:tbl>
          <w:p w14:paraId="46BEE363" w14:textId="77777777" w:rsidR="00F247F3" w:rsidRPr="003419B3" w:rsidRDefault="00F247F3" w:rsidP="00F247F3">
            <w:pPr>
              <w:pStyle w:val="TableBodycopy"/>
            </w:pPr>
          </w:p>
        </w:tc>
        <w:tc>
          <w:tcPr>
            <w:tcW w:w="1701" w:type="dxa"/>
          </w:tcPr>
          <w:p w14:paraId="24262A41" w14:textId="069DFB7A" w:rsidR="00F247F3" w:rsidRPr="003419B3" w:rsidRDefault="00F247F3" w:rsidP="00F247F3">
            <w:pPr>
              <w:spacing w:line="257" w:lineRule="auto"/>
              <w:rPr>
                <w:rFonts w:ascii="Calibri" w:eastAsia="Calibri" w:hAnsi="Calibri" w:cs="Calibri"/>
                <w:color w:val="000000" w:themeColor="text1"/>
                <w:sz w:val="20"/>
                <w:szCs w:val="20"/>
              </w:rPr>
            </w:pPr>
            <w:r w:rsidRPr="003419B3">
              <w:rPr>
                <w:rFonts w:ascii="Calibri" w:eastAsia="Calibri" w:hAnsi="Calibri" w:cs="Calibri"/>
                <w:sz w:val="22"/>
                <w:szCs w:val="22"/>
              </w:rPr>
              <w:t xml:space="preserve">IF </w:t>
            </w:r>
            <w:r w:rsidRPr="003419B3">
              <w:rPr>
                <w:rFonts w:ascii="Calibri" w:eastAsia="Calibri" w:hAnsi="Calibri" w:cs="Calibri"/>
                <w:color w:val="000000" w:themeColor="text1"/>
                <w:sz w:val="20"/>
                <w:szCs w:val="20"/>
              </w:rPr>
              <w:t xml:space="preserve">&lt;ProductCode&gt; =”Home” </w:t>
            </w:r>
            <w:r w:rsidRPr="003419B3">
              <w:rPr>
                <w:rFonts w:ascii="Calibri" w:eastAsia="Calibri" w:hAnsi="Calibri" w:cs="Calibri"/>
                <w:b/>
                <w:bCs/>
                <w:color w:val="000000" w:themeColor="text1"/>
                <w:sz w:val="20"/>
                <w:szCs w:val="20"/>
              </w:rPr>
              <w:t>OR</w:t>
            </w:r>
            <w:r w:rsidRPr="003419B3">
              <w:rPr>
                <w:rFonts w:ascii="Calibri" w:eastAsia="Calibri" w:hAnsi="Calibri" w:cs="Calibri"/>
                <w:color w:val="000000" w:themeColor="text1"/>
                <w:sz w:val="20"/>
                <w:szCs w:val="20"/>
              </w:rPr>
              <w:t xml:space="preserve"> “Landlord”)</w:t>
            </w:r>
          </w:p>
          <w:p w14:paraId="672FB88F" w14:textId="77777777" w:rsidR="00F247F3" w:rsidRPr="003419B3" w:rsidRDefault="00F247F3" w:rsidP="00F247F3">
            <w:pPr>
              <w:spacing w:line="257" w:lineRule="auto"/>
              <w:rPr>
                <w:rFonts w:ascii="Calibri" w:eastAsia="Calibri" w:hAnsi="Calibri" w:cs="Calibri"/>
                <w:sz w:val="20"/>
                <w:szCs w:val="20"/>
              </w:rPr>
            </w:pPr>
            <w:r w:rsidRPr="003419B3">
              <w:rPr>
                <w:rFonts w:ascii="Calibri" w:eastAsia="Calibri" w:hAnsi="Calibri" w:cs="Calibri"/>
                <w:b/>
                <w:bCs/>
                <w:color w:val="000000" w:themeColor="text1"/>
                <w:sz w:val="20"/>
                <w:szCs w:val="20"/>
              </w:rPr>
              <w:t>AND</w:t>
            </w:r>
            <w:r w:rsidRPr="003419B3">
              <w:rPr>
                <w:rFonts w:ascii="Calibri" w:eastAsia="Calibri" w:hAnsi="Calibri" w:cs="Calibri"/>
                <w:sz w:val="20"/>
                <w:szCs w:val="20"/>
              </w:rPr>
              <w:t xml:space="preserve"> </w:t>
            </w:r>
          </w:p>
          <w:p w14:paraId="4D6C829D" w14:textId="76637A49" w:rsidR="00F247F3" w:rsidRPr="003419B3" w:rsidRDefault="00F247F3" w:rsidP="00F247F3">
            <w:pPr>
              <w:tabs>
                <w:tab w:val="left" w:pos="1800"/>
              </w:tabs>
              <w:spacing w:line="257" w:lineRule="auto"/>
              <w:rPr>
                <w:rFonts w:ascii="Calibri" w:eastAsia="Calibri" w:hAnsi="Calibri" w:cs="Calibri"/>
                <w:color w:val="000000" w:themeColor="text1"/>
                <w:sz w:val="20"/>
                <w:szCs w:val="20"/>
              </w:rPr>
            </w:pPr>
            <w:r w:rsidRPr="003419B3">
              <w:rPr>
                <w:rFonts w:ascii="Calibri" w:eastAsia="Calibri" w:hAnsi="Calibri" w:cs="Calibri"/>
                <w:color w:val="000000" w:themeColor="text1"/>
                <w:sz w:val="20"/>
                <w:szCs w:val="20"/>
              </w:rPr>
              <w:t xml:space="preserve">&lt;EndorsementType&gt; = </w:t>
            </w:r>
            <w:r w:rsidRPr="005A40DF">
              <w:rPr>
                <w:rFonts w:ascii="Calibri" w:eastAsia="Calibri" w:hAnsi="Calibri" w:cs="Calibri"/>
                <w:color w:val="000000" w:themeColor="text1"/>
                <w:sz w:val="20"/>
                <w:szCs w:val="20"/>
              </w:rPr>
              <w:t>“</w:t>
            </w:r>
            <w:r w:rsidR="007D57B5" w:rsidRPr="005A40DF">
              <w:rPr>
                <w:rFonts w:ascii="Calibri" w:eastAsia="Calibri" w:hAnsi="Calibri" w:cs="Calibri"/>
                <w:color w:val="000000" w:themeColor="text1"/>
                <w:sz w:val="20"/>
                <w:szCs w:val="20"/>
              </w:rPr>
              <w:t>3</w:t>
            </w:r>
            <w:r w:rsidRPr="005A40DF">
              <w:rPr>
                <w:rFonts w:ascii="Calibri" w:eastAsia="Calibri" w:hAnsi="Calibri" w:cs="Calibri"/>
                <w:color w:val="000000" w:themeColor="text1"/>
                <w:sz w:val="20"/>
                <w:szCs w:val="20"/>
              </w:rPr>
              <w:t>|</w:t>
            </w:r>
            <w:r w:rsidR="007D57B5" w:rsidRPr="005A40DF">
              <w:rPr>
                <w:rFonts w:ascii="Calibri" w:eastAsia="Calibri" w:hAnsi="Calibri" w:cs="Calibri"/>
                <w:color w:val="000000" w:themeColor="text1"/>
                <w:sz w:val="20"/>
                <w:szCs w:val="20"/>
              </w:rPr>
              <w:t>Custom</w:t>
            </w:r>
            <w:ins w:id="9373" w:author="sam sehgal" w:date="2024-12-19T10:28:00Z" w16du:dateUtc="2024-12-18T23:28:00Z">
              <w:r w:rsidR="00BD5622">
                <w:rPr>
                  <w:rFonts w:ascii="Calibri" w:eastAsia="Calibri" w:hAnsi="Calibri" w:cs="Calibri"/>
                  <w:color w:val="000000" w:themeColor="text1"/>
                  <w:sz w:val="20"/>
                  <w:szCs w:val="20"/>
                </w:rPr>
                <w:t>”</w:t>
              </w:r>
            </w:ins>
          </w:p>
          <w:p w14:paraId="2DF56D38" w14:textId="5DF8B328" w:rsidR="00F247F3" w:rsidRPr="003419B3" w:rsidRDefault="00F247F3" w:rsidP="00F247F3">
            <w:pPr>
              <w:tabs>
                <w:tab w:val="left" w:pos="1800"/>
              </w:tabs>
              <w:spacing w:line="257" w:lineRule="auto"/>
              <w:rPr>
                <w:rFonts w:ascii="Calibri" w:eastAsia="Calibri" w:hAnsi="Calibri" w:cs="Calibri"/>
                <w:color w:val="000000" w:themeColor="text1"/>
                <w:sz w:val="20"/>
                <w:szCs w:val="20"/>
              </w:rPr>
            </w:pPr>
            <w:r w:rsidRPr="003419B3">
              <w:rPr>
                <w:rFonts w:ascii="Calibri" w:eastAsia="Calibri" w:hAnsi="Calibri" w:cs="Calibri"/>
                <w:color w:val="000000" w:themeColor="text1"/>
                <w:sz w:val="20"/>
                <w:szCs w:val="20"/>
              </w:rPr>
              <w:t>THEN Display (iteratively)</w:t>
            </w:r>
          </w:p>
          <w:p w14:paraId="277540DB" w14:textId="40DF2EDB" w:rsidR="00F247F3" w:rsidRDefault="00F247F3" w:rsidP="00F247F3">
            <w:pPr>
              <w:tabs>
                <w:tab w:val="left" w:pos="1800"/>
              </w:tabs>
              <w:spacing w:line="257" w:lineRule="auto"/>
              <w:rPr>
                <w:rFonts w:ascii="Calibri" w:eastAsia="Calibri" w:hAnsi="Calibri" w:cs="Calibri"/>
                <w:color w:val="000000" w:themeColor="text1"/>
                <w:sz w:val="20"/>
                <w:szCs w:val="20"/>
              </w:rPr>
            </w:pPr>
            <w:r w:rsidRPr="003419B3">
              <w:rPr>
                <w:rFonts w:ascii="Calibri" w:eastAsia="Calibri" w:hAnsi="Calibri" w:cs="Calibri"/>
                <w:color w:val="000000" w:themeColor="text1"/>
                <w:sz w:val="20"/>
                <w:szCs w:val="20"/>
              </w:rPr>
              <w:t>&lt;EndorsementDetails&gt;</w:t>
            </w:r>
          </w:p>
          <w:p w14:paraId="288DCEE8" w14:textId="0A3122F4" w:rsidR="002418BF" w:rsidRPr="003419B3" w:rsidRDefault="002418BF" w:rsidP="00F247F3">
            <w:pPr>
              <w:tabs>
                <w:tab w:val="left" w:pos="1800"/>
              </w:tabs>
              <w:spacing w:line="257" w:lineRule="auto"/>
              <w:rPr>
                <w:rFonts w:ascii="Calibri" w:eastAsia="Calibri" w:hAnsi="Calibri" w:cs="Calibri"/>
                <w:color w:val="000000" w:themeColor="text1"/>
                <w:sz w:val="20"/>
                <w:szCs w:val="20"/>
              </w:rPr>
            </w:pPr>
            <w:r>
              <w:rPr>
                <w:rFonts w:ascii="Calibri" w:eastAsia="Calibri" w:hAnsi="Calibri" w:cs="Calibri"/>
                <w:color w:val="000000" w:themeColor="text1"/>
                <w:sz w:val="20"/>
                <w:szCs w:val="20"/>
              </w:rPr>
              <w:t>ELSE</w:t>
            </w:r>
          </w:p>
          <w:p w14:paraId="2CC82197" w14:textId="29437C6C" w:rsidR="00F247F3" w:rsidRPr="003419B3" w:rsidRDefault="00F247F3" w:rsidP="00F247F3">
            <w:pPr>
              <w:spacing w:line="257" w:lineRule="auto"/>
              <w:rPr>
                <w:rFonts w:ascii="Calibri" w:eastAsia="Calibri" w:hAnsi="Calibri" w:cs="Calibri"/>
                <w:sz w:val="20"/>
                <w:szCs w:val="20"/>
              </w:rPr>
            </w:pPr>
          </w:p>
        </w:tc>
        <w:tc>
          <w:tcPr>
            <w:tcW w:w="1843" w:type="dxa"/>
          </w:tcPr>
          <w:p w14:paraId="14BD56F4" w14:textId="77777777" w:rsidR="00F247F3" w:rsidRDefault="00F247F3" w:rsidP="00F247F3">
            <w:pPr>
              <w:tabs>
                <w:tab w:val="left" w:pos="1800"/>
              </w:tabs>
              <w:rPr>
                <w:rStyle w:val="normaltextrun"/>
                <w:rFonts w:ascii="Calibri" w:hAnsi="Calibri" w:cs="Calibri"/>
                <w:color w:val="000000"/>
                <w:position w:val="1"/>
                <w:sz w:val="20"/>
                <w:szCs w:val="20"/>
                <w:shd w:val="clear" w:color="auto" w:fill="EDEBE9"/>
              </w:rPr>
            </w:pPr>
          </w:p>
          <w:p w14:paraId="3EBD91DA" w14:textId="77777777" w:rsidR="00F247F3" w:rsidRPr="00814BB6" w:rsidRDefault="00F247F3" w:rsidP="00F247F3">
            <w:pPr>
              <w:tabs>
                <w:tab w:val="left" w:pos="1800"/>
              </w:tabs>
              <w:rPr>
                <w:rStyle w:val="eop"/>
                <w:rFonts w:ascii="Calibri" w:hAnsi="Calibri" w:cs="Calibri"/>
                <w:color w:val="000000"/>
                <w:sz w:val="20"/>
                <w:szCs w:val="20"/>
                <w:shd w:val="clear" w:color="auto" w:fill="EDEBE9"/>
              </w:rPr>
            </w:pPr>
            <w:r>
              <w:rPr>
                <w:rStyle w:val="normaltextrun"/>
                <w:rFonts w:ascii="Calibri" w:hAnsi="Calibri" w:cs="Calibri"/>
                <w:color w:val="000000"/>
                <w:position w:val="1"/>
                <w:sz w:val="20"/>
                <w:szCs w:val="20"/>
                <w:shd w:val="clear" w:color="auto" w:fill="EDEBE9"/>
              </w:rPr>
              <w:t>Column 1</w:t>
            </w:r>
            <w:r w:rsidRPr="008376C9">
              <w:rPr>
                <w:rStyle w:val="normaltextrun"/>
                <w:rFonts w:ascii="Calibri" w:hAnsi="Calibri" w:cs="Calibri"/>
                <w:color w:val="000000"/>
                <w:position w:val="1"/>
                <w:sz w:val="20"/>
                <w:szCs w:val="20"/>
                <w:shd w:val="clear" w:color="auto" w:fill="EDEBE9"/>
              </w:rPr>
              <w:t>: </w:t>
            </w:r>
            <w:r w:rsidRPr="00814BB6">
              <w:rPr>
                <w:rStyle w:val="scxp212606636"/>
                <w:rFonts w:ascii="Calibri" w:hAnsi="Calibri" w:cs="Calibri"/>
                <w:color w:val="000000"/>
                <w:position w:val="1"/>
                <w:sz w:val="20"/>
                <w:szCs w:val="20"/>
                <w:shd w:val="clear" w:color="auto" w:fill="EDEBE9"/>
              </w:rPr>
              <w:t>Bodycopy_COI</w:t>
            </w:r>
            <w:r w:rsidRPr="00814BB6">
              <w:rPr>
                <w:rStyle w:val="eop"/>
                <w:rFonts w:ascii="Calibri" w:hAnsi="Calibri" w:cs="Calibri"/>
                <w:color w:val="000000"/>
                <w:sz w:val="20"/>
                <w:szCs w:val="20"/>
                <w:shd w:val="clear" w:color="auto" w:fill="EDEBE9"/>
              </w:rPr>
              <w:t>​</w:t>
            </w:r>
          </w:p>
          <w:p w14:paraId="09912F6A" w14:textId="77777777" w:rsidR="00F247F3" w:rsidRDefault="00F247F3" w:rsidP="00F247F3">
            <w:pPr>
              <w:tabs>
                <w:tab w:val="left" w:pos="1800"/>
              </w:tabs>
              <w:rPr>
                <w:rStyle w:val="normaltextrun"/>
                <w:rFonts w:ascii="Calibri" w:hAnsi="Calibri" w:cs="Calibri"/>
                <w:color w:val="000000"/>
                <w:position w:val="1"/>
                <w:sz w:val="20"/>
                <w:szCs w:val="20"/>
                <w:bdr w:val="none" w:sz="0" w:space="0" w:color="auto" w:frame="1"/>
              </w:rPr>
            </w:pPr>
          </w:p>
          <w:p w14:paraId="21D4B978" w14:textId="77777777" w:rsidR="00F247F3" w:rsidRPr="00BD6987" w:rsidRDefault="00F247F3" w:rsidP="00F247F3">
            <w:pPr>
              <w:tabs>
                <w:tab w:val="left" w:pos="1800"/>
              </w:tabs>
              <w:rPr>
                <w:rFonts w:asciiTheme="minorHAnsi" w:hAnsiTheme="minorHAnsi" w:cstheme="minorHAnsi"/>
                <w:bCs/>
                <w:sz w:val="20"/>
                <w:szCs w:val="20"/>
              </w:rPr>
            </w:pPr>
            <w:r>
              <w:rPr>
                <w:rStyle w:val="normaltextrun"/>
                <w:rFonts w:ascii="Calibri" w:hAnsi="Calibri" w:cs="Calibri"/>
                <w:color w:val="000000"/>
                <w:position w:val="1"/>
                <w:sz w:val="20"/>
                <w:szCs w:val="20"/>
                <w:bdr w:val="none" w:sz="0" w:space="0" w:color="auto" w:frame="1"/>
              </w:rPr>
              <w:t>Column 2</w:t>
            </w:r>
            <w:r w:rsidRPr="008376C9">
              <w:rPr>
                <w:rStyle w:val="normaltextrun"/>
                <w:rFonts w:ascii="Calibri" w:hAnsi="Calibri" w:cs="Calibri"/>
                <w:color w:val="000000"/>
                <w:position w:val="1"/>
                <w:sz w:val="20"/>
                <w:szCs w:val="20"/>
                <w:bdr w:val="none" w:sz="0" w:space="0" w:color="auto" w:frame="1"/>
              </w:rPr>
              <w:t>: Table_Heading_3</w:t>
            </w:r>
          </w:p>
        </w:tc>
      </w:tr>
      <w:tr w:rsidR="007944C0" w:rsidRPr="00BD6987" w14:paraId="38262812" w14:textId="77777777" w:rsidTr="5DAD8829">
        <w:trPr>
          <w:cantSplit/>
        </w:trPr>
        <w:tc>
          <w:tcPr>
            <w:tcW w:w="1013" w:type="dxa"/>
          </w:tcPr>
          <w:p w14:paraId="2B1646AE" w14:textId="55B6D35F" w:rsidR="007944C0" w:rsidRPr="00BD6987" w:rsidRDefault="005A04E1">
            <w:pPr>
              <w:tabs>
                <w:tab w:val="left" w:pos="1800"/>
              </w:tabs>
              <w:rPr>
                <w:rFonts w:asciiTheme="minorHAnsi" w:hAnsiTheme="minorHAnsi" w:cstheme="minorHAnsi"/>
                <w:b/>
                <w:sz w:val="20"/>
                <w:szCs w:val="20"/>
              </w:rPr>
            </w:pPr>
            <w:r>
              <w:rPr>
                <w:rFonts w:asciiTheme="minorHAnsi" w:hAnsiTheme="minorHAnsi" w:cstheme="minorHAnsi"/>
                <w:bCs/>
                <w:sz w:val="20"/>
                <w:szCs w:val="20"/>
              </w:rPr>
              <w:lastRenderedPageBreak/>
              <w:t xml:space="preserve">SCH </w:t>
            </w:r>
            <w:r w:rsidR="00A9529D">
              <w:rPr>
                <w:rFonts w:asciiTheme="minorHAnsi" w:hAnsiTheme="minorHAnsi" w:cstheme="minorHAnsi"/>
                <w:bCs/>
                <w:sz w:val="20"/>
                <w:szCs w:val="20"/>
              </w:rPr>
              <w:t>3</w:t>
            </w:r>
            <w:r w:rsidR="00BB4BEA">
              <w:rPr>
                <w:rFonts w:asciiTheme="minorHAnsi" w:hAnsiTheme="minorHAnsi" w:cstheme="minorHAnsi"/>
                <w:bCs/>
                <w:sz w:val="20"/>
                <w:szCs w:val="20"/>
              </w:rPr>
              <w:t xml:space="preserve"> V1</w:t>
            </w:r>
          </w:p>
        </w:tc>
        <w:tc>
          <w:tcPr>
            <w:tcW w:w="1817" w:type="dxa"/>
          </w:tcPr>
          <w:p w14:paraId="10A25535" w14:textId="77777777" w:rsidR="007944C0" w:rsidRDefault="007944C0">
            <w:pPr>
              <w:tabs>
                <w:tab w:val="left" w:pos="1800"/>
              </w:tabs>
              <w:rPr>
                <w:rFonts w:ascii="Calibri" w:eastAsia="Calibri" w:hAnsi="Calibri" w:cs="Calibri"/>
                <w:color w:val="000000" w:themeColor="text1"/>
                <w:sz w:val="20"/>
                <w:szCs w:val="20"/>
              </w:rPr>
            </w:pPr>
            <w:r w:rsidRPr="008376C9">
              <w:rPr>
                <w:rFonts w:ascii="Calibri" w:eastAsia="Calibri" w:hAnsi="Calibri" w:cs="Calibri"/>
                <w:color w:val="000000" w:themeColor="text1"/>
                <w:sz w:val="20"/>
                <w:szCs w:val="20"/>
              </w:rPr>
              <w:t>&lt;ProductCode&gt;</w:t>
            </w:r>
          </w:p>
          <w:p w14:paraId="3EAB9D7B" w14:textId="77777777" w:rsidR="007944C0" w:rsidRDefault="007944C0">
            <w:pPr>
              <w:tabs>
                <w:tab w:val="left" w:pos="1800"/>
              </w:tabs>
              <w:rPr>
                <w:rFonts w:ascii="Calibri" w:eastAsia="Calibri" w:hAnsi="Calibri" w:cs="Calibri"/>
                <w:color w:val="000000" w:themeColor="text1"/>
                <w:sz w:val="20"/>
                <w:szCs w:val="20"/>
              </w:rPr>
            </w:pPr>
            <w:r w:rsidRPr="008376C9">
              <w:rPr>
                <w:rFonts w:asciiTheme="minorHAnsi" w:hAnsiTheme="minorHAnsi"/>
                <w:sz w:val="20"/>
                <w:szCs w:val="20"/>
              </w:rPr>
              <w:t>UnderConstructionCode</w:t>
            </w:r>
          </w:p>
          <w:p w14:paraId="58C55F9C" w14:textId="77777777" w:rsidR="007944C0" w:rsidRPr="00BD6987" w:rsidRDefault="007944C0">
            <w:pPr>
              <w:tabs>
                <w:tab w:val="left" w:pos="1800"/>
              </w:tabs>
              <w:rPr>
                <w:rFonts w:asciiTheme="minorHAnsi" w:hAnsiTheme="minorHAnsi" w:cstheme="minorHAnsi"/>
                <w:b/>
                <w:sz w:val="20"/>
                <w:szCs w:val="20"/>
              </w:rPr>
            </w:pPr>
            <w:r w:rsidRPr="00814BB6">
              <w:rPr>
                <w:rFonts w:asciiTheme="minorHAnsi" w:hAnsiTheme="minorHAnsi"/>
                <w:sz w:val="20"/>
                <w:szCs w:val="20"/>
              </w:rPr>
              <w:t>&lt;</w:t>
            </w:r>
            <w:r w:rsidRPr="008376C9">
              <w:rPr>
                <w:rFonts w:asciiTheme="minorHAnsi" w:hAnsiTheme="minorHAnsi"/>
                <w:sz w:val="20"/>
                <w:szCs w:val="20"/>
              </w:rPr>
              <w:t>HomeCoverTypeCode</w:t>
            </w:r>
            <w:r w:rsidRPr="00814BB6">
              <w:rPr>
                <w:rFonts w:asciiTheme="minorHAnsi" w:hAnsiTheme="minorHAnsi"/>
                <w:sz w:val="20"/>
                <w:szCs w:val="20"/>
              </w:rPr>
              <w:t xml:space="preserve">&gt;     </w:t>
            </w:r>
          </w:p>
        </w:tc>
        <w:tc>
          <w:tcPr>
            <w:tcW w:w="8222"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7944C0" w:rsidRPr="006C2991" w14:paraId="69D6E570" w14:textId="77777777" w:rsidTr="0472516C">
              <w:trPr>
                <w:trHeight w:val="300"/>
              </w:trPr>
              <w:tc>
                <w:tcPr>
                  <w:tcW w:w="2861" w:type="dxa"/>
                  <w:noWrap/>
                  <w:vAlign w:val="center"/>
                  <w:hideMark/>
                </w:tcPr>
                <w:p w14:paraId="26F1BB0A" w14:textId="77777777" w:rsidR="007944C0" w:rsidRPr="003419B3" w:rsidRDefault="007944C0">
                  <w:pPr>
                    <w:pStyle w:val="TableBodycopy"/>
                    <w:rPr>
                      <w:rFonts w:asciiTheme="minorHAnsi" w:hAnsiTheme="minorHAnsi" w:cstheme="minorHAnsi"/>
                      <w:b/>
                      <w:bCs/>
                      <w:noProof/>
                      <w:color w:val="000000" w:themeColor="text1"/>
                    </w:rPr>
                  </w:pPr>
                  <w:r w:rsidRPr="003419B3">
                    <w:t>Special conditions of your cover</w:t>
                  </w:r>
                  <w:r w:rsidRPr="003419B3">
                    <w:rPr>
                      <w:rFonts w:asciiTheme="minorHAnsi" w:hAnsiTheme="minorHAnsi" w:cstheme="minorBidi"/>
                      <w:sz w:val="24"/>
                    </w:rPr>
                    <w:t xml:space="preserve">:  </w:t>
                  </w:r>
                </w:p>
              </w:tc>
              <w:tc>
                <w:tcPr>
                  <w:tcW w:w="4546" w:type="dxa"/>
                  <w:noWrap/>
                  <w:vAlign w:val="bottom"/>
                  <w:hideMark/>
                </w:tcPr>
                <w:p w14:paraId="22A14088" w14:textId="77777777" w:rsidR="007944C0" w:rsidRPr="003419B3" w:rsidRDefault="007944C0">
                  <w:pPr>
                    <w:tabs>
                      <w:tab w:val="left" w:pos="774"/>
                    </w:tabs>
                    <w:rPr>
                      <w:rFonts w:asciiTheme="minorHAnsi" w:hAnsiTheme="minorHAnsi"/>
                      <w:sz w:val="18"/>
                      <w:szCs w:val="18"/>
                    </w:rPr>
                  </w:pPr>
                  <w:r w:rsidRPr="003419B3">
                    <w:rPr>
                      <w:rFonts w:asciiTheme="minorHAnsi" w:hAnsiTheme="minorHAnsi"/>
                      <w:b/>
                      <w:bCs/>
                      <w:sz w:val="18"/>
                      <w:szCs w:val="18"/>
                    </w:rPr>
                    <w:t>Renovations</w:t>
                  </w:r>
                </w:p>
                <w:p w14:paraId="1F356957" w14:textId="02C4DB0A" w:rsidR="007944C0" w:rsidRPr="003419B3" w:rsidRDefault="68BFEDF1" w:rsidP="0472516C">
                  <w:pPr>
                    <w:spacing w:after="160" w:line="257" w:lineRule="auto"/>
                    <w:rPr>
                      <w:rFonts w:asciiTheme="minorHAnsi" w:hAnsiTheme="minorHAnsi"/>
                      <w:sz w:val="18"/>
                      <w:szCs w:val="18"/>
                    </w:rPr>
                  </w:pPr>
                  <w:r w:rsidRPr="003419B3">
                    <w:rPr>
                      <w:rFonts w:asciiTheme="minorHAnsi" w:hAnsiTheme="minorHAnsi"/>
                      <w:sz w:val="18"/>
                      <w:szCs w:val="18"/>
                    </w:rPr>
                    <w:t xml:space="preserve">You have confirmed that your </w:t>
                  </w:r>
                  <w:r w:rsidR="4FF927F7" w:rsidRPr="003419B3">
                    <w:rPr>
                      <w:rFonts w:asciiTheme="minorHAnsi" w:hAnsiTheme="minorHAnsi"/>
                      <w:sz w:val="18"/>
                      <w:szCs w:val="18"/>
                    </w:rPr>
                    <w:t>Insured Address</w:t>
                  </w:r>
                  <w:commentRangeStart w:id="9374"/>
                  <w:commentRangeStart w:id="9375"/>
                  <w:commentRangeEnd w:id="9374"/>
                  <w:r w:rsidR="5FC40AF9" w:rsidRPr="003419B3">
                    <w:rPr>
                      <w:rStyle w:val="CommentReference"/>
                      <w:rFonts w:asciiTheme="minorHAnsi" w:hAnsiTheme="minorHAnsi" w:cstheme="minorBidi"/>
                      <w:sz w:val="18"/>
                      <w:szCs w:val="18"/>
                    </w:rPr>
                    <w:commentReference w:id="9374"/>
                  </w:r>
                  <w:commentRangeEnd w:id="9375"/>
                  <w:r w:rsidR="5FC40AF9" w:rsidRPr="003419B3">
                    <w:rPr>
                      <w:rStyle w:val="CommentReference"/>
                      <w:rFonts w:asciiTheme="minorHAnsi" w:hAnsiTheme="minorHAnsi" w:cstheme="minorBidi"/>
                      <w:sz w:val="18"/>
                      <w:szCs w:val="18"/>
                    </w:rPr>
                    <w:commentReference w:id="9375"/>
                  </w:r>
                  <w:r w:rsidRPr="003419B3">
                    <w:rPr>
                      <w:rFonts w:asciiTheme="minorHAnsi" w:hAnsiTheme="minorHAnsi"/>
                      <w:sz w:val="18"/>
                      <w:szCs w:val="18"/>
                    </w:rPr>
                    <w:t xml:space="preserve"> will be renovated; and the value of the construction/renovation is expected to be less than $300,000. When you carry out building a</w:t>
                  </w:r>
                  <w:commentRangeStart w:id="9376"/>
                  <w:commentRangeStart w:id="9377"/>
                  <w:r w:rsidRPr="003419B3">
                    <w:rPr>
                      <w:rFonts w:asciiTheme="minorHAnsi" w:hAnsiTheme="minorHAnsi"/>
                      <w:sz w:val="18"/>
                      <w:szCs w:val="18"/>
                    </w:rPr>
                    <w:t>lterations,</w:t>
                  </w:r>
                  <w:commentRangeEnd w:id="9376"/>
                  <w:r w:rsidR="5FC40AF9" w:rsidRPr="003419B3">
                    <w:rPr>
                      <w:rStyle w:val="CommentReference"/>
                      <w:rFonts w:asciiTheme="minorHAnsi" w:hAnsiTheme="minorHAnsi" w:cstheme="minorBidi"/>
                      <w:sz w:val="18"/>
                      <w:szCs w:val="18"/>
                    </w:rPr>
                    <w:commentReference w:id="9376"/>
                  </w:r>
                  <w:commentRangeEnd w:id="9377"/>
                  <w:r w:rsidR="00BD321F" w:rsidRPr="003419B3">
                    <w:rPr>
                      <w:rStyle w:val="CommentReference"/>
                      <w:rFonts w:asciiTheme="minorHAnsi" w:hAnsiTheme="minorHAnsi" w:cstheme="minorBidi"/>
                      <w:sz w:val="18"/>
                      <w:szCs w:val="18"/>
                    </w:rPr>
                    <w:commentReference w:id="9377"/>
                  </w:r>
                  <w:r w:rsidRPr="003419B3">
                    <w:rPr>
                      <w:rFonts w:asciiTheme="minorHAnsi" w:hAnsiTheme="minorHAnsi"/>
                      <w:sz w:val="18"/>
                      <w:szCs w:val="18"/>
                    </w:rPr>
                    <w:t xml:space="preserve"> renovations or additions </w:t>
                  </w:r>
                  <w:r w:rsidR="00767631" w:rsidRPr="003419B3">
                    <w:rPr>
                      <w:rFonts w:asciiTheme="minorHAnsi" w:hAnsiTheme="minorHAnsi"/>
                      <w:sz w:val="18"/>
                      <w:szCs w:val="18"/>
                    </w:rPr>
                    <w:t xml:space="preserve">(of any value) </w:t>
                  </w:r>
                  <w:r w:rsidRPr="003419B3">
                    <w:rPr>
                      <w:rFonts w:asciiTheme="minorHAnsi" w:hAnsiTheme="minorHAnsi"/>
                      <w:sz w:val="18"/>
                      <w:szCs w:val="18"/>
                    </w:rPr>
                    <w:t xml:space="preserve">the cover under this policy is restricted. Below we have highlighted the exclusions that apply while building works are underway. </w:t>
                  </w:r>
                </w:p>
                <w:p w14:paraId="5F16F077" w14:textId="77777777" w:rsidR="007944C0" w:rsidRPr="003419B3" w:rsidRDefault="007944C0">
                  <w:pPr>
                    <w:spacing w:after="160" w:line="257" w:lineRule="auto"/>
                    <w:rPr>
                      <w:rFonts w:asciiTheme="minorHAnsi" w:hAnsiTheme="minorHAnsi"/>
                      <w:sz w:val="18"/>
                      <w:szCs w:val="18"/>
                    </w:rPr>
                  </w:pPr>
                  <w:r w:rsidRPr="003419B3">
                    <w:rPr>
                      <w:rFonts w:asciiTheme="minorHAnsi" w:hAnsiTheme="minorHAnsi"/>
                      <w:sz w:val="18"/>
                      <w:szCs w:val="18"/>
                    </w:rPr>
                    <w:t>You are not covered for:</w:t>
                  </w:r>
                </w:p>
                <w:p w14:paraId="0E13F879" w14:textId="77777777" w:rsidR="007944C0" w:rsidRPr="003419B3" w:rsidRDefault="007944C0">
                  <w:pPr>
                    <w:spacing w:after="160" w:line="257" w:lineRule="auto"/>
                    <w:rPr>
                      <w:sz w:val="18"/>
                      <w:szCs w:val="18"/>
                    </w:rPr>
                  </w:pPr>
                  <w:r w:rsidRPr="003419B3">
                    <w:rPr>
                      <w:rFonts w:ascii="Calibri" w:eastAsia="Calibri" w:hAnsi="Calibri" w:cs="Calibri"/>
                      <w:color w:val="444444"/>
                      <w:sz w:val="18"/>
                      <w:szCs w:val="18"/>
                    </w:rPr>
                    <w:t>•</w:t>
                  </w:r>
                  <w:r w:rsidRPr="003419B3">
                    <w:rPr>
                      <w:rFonts w:asciiTheme="minorHAnsi" w:hAnsiTheme="minorHAnsi"/>
                      <w:sz w:val="18"/>
                      <w:szCs w:val="18"/>
                    </w:rPr>
                    <w:t xml:space="preserve"> Loss or damage caused by water entering your building due to building alterations, renovations or additions;</w:t>
                  </w:r>
                </w:p>
                <w:p w14:paraId="2F2FFB5F" w14:textId="5513C16F" w:rsidR="007944C0" w:rsidRPr="003419B3" w:rsidRDefault="2DF0BF63">
                  <w:pPr>
                    <w:spacing w:after="160" w:line="257" w:lineRule="auto"/>
                    <w:rPr>
                      <w:sz w:val="18"/>
                      <w:szCs w:val="18"/>
                    </w:rPr>
                  </w:pPr>
                  <w:r w:rsidRPr="003419B3">
                    <w:rPr>
                      <w:rFonts w:ascii="Calibri" w:eastAsia="Calibri" w:hAnsi="Calibri" w:cs="Calibri"/>
                      <w:color w:val="444444"/>
                      <w:sz w:val="18"/>
                      <w:szCs w:val="18"/>
                    </w:rPr>
                    <w:t xml:space="preserve">• Loss or damage as a result of theft or attempted theft by a person who is </w:t>
                  </w:r>
                  <w:r w:rsidR="008A1443" w:rsidRPr="003419B3">
                    <w:rPr>
                      <w:rFonts w:ascii="Calibri" w:eastAsia="Calibri" w:hAnsi="Calibri" w:cs="Calibri"/>
                      <w:color w:val="444444"/>
                      <w:sz w:val="18"/>
                      <w:szCs w:val="18"/>
                    </w:rPr>
                    <w:t xml:space="preserve">at the </w:t>
                  </w:r>
                  <w:r w:rsidR="00562A7D" w:rsidRPr="003419B3">
                    <w:rPr>
                      <w:rFonts w:ascii="Calibri" w:eastAsia="Calibri" w:hAnsi="Calibri" w:cs="Calibri"/>
                      <w:color w:val="444444"/>
                      <w:sz w:val="18"/>
                      <w:szCs w:val="18"/>
                    </w:rPr>
                    <w:t>I</w:t>
                  </w:r>
                  <w:r w:rsidR="008A1443" w:rsidRPr="003419B3">
                    <w:rPr>
                      <w:rFonts w:ascii="Calibri" w:eastAsia="Calibri" w:hAnsi="Calibri" w:cs="Calibri"/>
                      <w:color w:val="444444"/>
                      <w:sz w:val="18"/>
                      <w:szCs w:val="18"/>
                    </w:rPr>
                    <w:t xml:space="preserve">nsured </w:t>
                  </w:r>
                  <w:r w:rsidR="00562A7D" w:rsidRPr="003419B3">
                    <w:rPr>
                      <w:rFonts w:ascii="Calibri" w:eastAsia="Calibri" w:hAnsi="Calibri" w:cs="Calibri"/>
                      <w:color w:val="444444"/>
                      <w:sz w:val="18"/>
                      <w:szCs w:val="18"/>
                    </w:rPr>
                    <w:t>A</w:t>
                  </w:r>
                  <w:r w:rsidR="008A1443" w:rsidRPr="003419B3">
                    <w:rPr>
                      <w:rFonts w:ascii="Calibri" w:eastAsia="Calibri" w:hAnsi="Calibri" w:cs="Calibri"/>
                      <w:color w:val="444444"/>
                      <w:sz w:val="18"/>
                      <w:szCs w:val="18"/>
                    </w:rPr>
                    <w:t>ddress</w:t>
                  </w:r>
                  <w:commentRangeStart w:id="9378"/>
                  <w:commentRangeStart w:id="9379"/>
                  <w:commentRangeEnd w:id="9378"/>
                  <w:r w:rsidR="007944C0" w:rsidRPr="003419B3">
                    <w:rPr>
                      <w:rStyle w:val="CommentReference"/>
                      <w:rFonts w:ascii="Calibri" w:eastAsia="Calibri" w:hAnsi="Calibri" w:cs="Calibri"/>
                      <w:color w:val="444444"/>
                      <w:sz w:val="18"/>
                      <w:szCs w:val="18"/>
                    </w:rPr>
                    <w:commentReference w:id="9378"/>
                  </w:r>
                  <w:commentRangeEnd w:id="9379"/>
                  <w:r w:rsidR="008655AE" w:rsidRPr="003419B3">
                    <w:rPr>
                      <w:rStyle w:val="CommentReference"/>
                      <w:rFonts w:ascii="Calibri" w:eastAsia="Calibri" w:hAnsi="Calibri" w:cs="Calibri"/>
                      <w:color w:val="444444"/>
                      <w:sz w:val="18"/>
                      <w:szCs w:val="18"/>
                    </w:rPr>
                    <w:commentReference w:id="9379"/>
                  </w:r>
                  <w:r w:rsidRPr="003419B3">
                    <w:rPr>
                      <w:rFonts w:ascii="Calibri" w:eastAsia="Calibri" w:hAnsi="Calibri" w:cs="Calibri"/>
                      <w:color w:val="444444"/>
                      <w:sz w:val="18"/>
                      <w:szCs w:val="18"/>
                    </w:rPr>
                    <w:t xml:space="preserve"> with your consent or the consent of another person who</w:t>
                  </w:r>
                  <w:commentRangeStart w:id="9380"/>
                  <w:commentRangeStart w:id="9381"/>
                  <w:r w:rsidRPr="003419B3">
                    <w:rPr>
                      <w:rFonts w:ascii="Calibri" w:eastAsia="Calibri" w:hAnsi="Calibri" w:cs="Calibri"/>
                      <w:color w:val="444444"/>
                      <w:sz w:val="18"/>
                      <w:szCs w:val="18"/>
                    </w:rPr>
                    <w:t xml:space="preserve"> normally resides or resided </w:t>
                  </w:r>
                  <w:commentRangeEnd w:id="9380"/>
                  <w:r w:rsidR="007944C0" w:rsidRPr="003419B3">
                    <w:rPr>
                      <w:rStyle w:val="CommentReference"/>
                      <w:rFonts w:ascii="Calibri" w:eastAsia="Calibri" w:hAnsi="Calibri" w:cs="Calibri"/>
                      <w:color w:val="444444"/>
                      <w:sz w:val="18"/>
                      <w:szCs w:val="18"/>
                    </w:rPr>
                    <w:commentReference w:id="9380"/>
                  </w:r>
                  <w:commentRangeEnd w:id="9381"/>
                  <w:r w:rsidR="007944C0" w:rsidRPr="003419B3">
                    <w:rPr>
                      <w:rStyle w:val="CommentReference"/>
                      <w:rFonts w:ascii="Calibri" w:eastAsia="Calibri" w:hAnsi="Calibri" w:cs="Calibri"/>
                      <w:color w:val="444444"/>
                      <w:sz w:val="18"/>
                      <w:szCs w:val="18"/>
                    </w:rPr>
                    <w:commentReference w:id="9381"/>
                  </w:r>
                  <w:r w:rsidRPr="003419B3">
                    <w:rPr>
                      <w:rFonts w:ascii="Calibri" w:eastAsia="Calibri" w:hAnsi="Calibri" w:cs="Calibri"/>
                      <w:color w:val="444444"/>
                      <w:sz w:val="18"/>
                      <w:szCs w:val="18"/>
                    </w:rPr>
                    <w:t xml:space="preserve">at the insured address; </w:t>
                  </w:r>
                </w:p>
                <w:p w14:paraId="5ECB34F1" w14:textId="77777777" w:rsidR="007944C0" w:rsidRPr="003419B3" w:rsidRDefault="007944C0">
                  <w:pPr>
                    <w:spacing w:after="160" w:line="257" w:lineRule="auto"/>
                    <w:rPr>
                      <w:sz w:val="18"/>
                      <w:szCs w:val="18"/>
                    </w:rPr>
                  </w:pPr>
                  <w:r w:rsidRPr="003419B3">
                    <w:rPr>
                      <w:rFonts w:ascii="Calibri" w:eastAsia="Calibri" w:hAnsi="Calibri" w:cs="Calibri"/>
                      <w:color w:val="444444"/>
                      <w:sz w:val="18"/>
                      <w:szCs w:val="18"/>
                    </w:rPr>
                    <w:t xml:space="preserve">• Loss or damage due to theft or attempted theft or where the building or insured address </w:t>
                  </w:r>
                  <w:commentRangeStart w:id="9382"/>
                  <w:commentRangeStart w:id="9383"/>
                  <w:r w:rsidRPr="003419B3">
                    <w:rPr>
                      <w:rFonts w:ascii="Calibri" w:eastAsia="Calibri" w:hAnsi="Calibri" w:cs="Calibri"/>
                      <w:color w:val="444444"/>
                      <w:sz w:val="18"/>
                      <w:szCs w:val="18"/>
                    </w:rPr>
                    <w:t>security</w:t>
                  </w:r>
                  <w:commentRangeEnd w:id="9382"/>
                  <w:r w:rsidRPr="003419B3">
                    <w:rPr>
                      <w:rStyle w:val="CommentReference"/>
                      <w:rFonts w:ascii="Calibri" w:eastAsia="Calibri" w:hAnsi="Calibri" w:cs="Calibri"/>
                      <w:color w:val="444444"/>
                      <w:sz w:val="18"/>
                      <w:szCs w:val="18"/>
                    </w:rPr>
                    <w:commentReference w:id="9382"/>
                  </w:r>
                  <w:commentRangeEnd w:id="9383"/>
                  <w:r w:rsidRPr="003419B3">
                    <w:rPr>
                      <w:rStyle w:val="CommentReference"/>
                      <w:rFonts w:ascii="Calibri" w:eastAsia="Calibri" w:hAnsi="Calibri" w:cs="Calibri"/>
                      <w:color w:val="444444"/>
                      <w:sz w:val="18"/>
                      <w:szCs w:val="18"/>
                    </w:rPr>
                    <w:commentReference w:id="9383"/>
                  </w:r>
                  <w:r w:rsidRPr="003419B3">
                    <w:rPr>
                      <w:rFonts w:ascii="Calibri" w:eastAsia="Calibri" w:hAnsi="Calibri" w:cs="Calibri"/>
                      <w:color w:val="444444"/>
                      <w:sz w:val="18"/>
                      <w:szCs w:val="18"/>
                    </w:rPr>
                    <w:t xml:space="preserve"> has been compromised due to the </w:t>
                  </w:r>
                  <w:commentRangeStart w:id="9384"/>
                  <w:commentRangeStart w:id="9385"/>
                  <w:r w:rsidRPr="003419B3">
                    <w:rPr>
                      <w:rFonts w:ascii="Calibri" w:eastAsia="Calibri" w:hAnsi="Calibri" w:cs="Calibri"/>
                      <w:color w:val="444444"/>
                      <w:sz w:val="18"/>
                      <w:szCs w:val="18"/>
                    </w:rPr>
                    <w:t>works</w:t>
                  </w:r>
                  <w:commentRangeEnd w:id="9384"/>
                  <w:r w:rsidRPr="003419B3">
                    <w:rPr>
                      <w:rStyle w:val="CommentReference"/>
                      <w:rFonts w:ascii="Calibri" w:eastAsia="Calibri" w:hAnsi="Calibri" w:cs="Calibri"/>
                      <w:color w:val="444444"/>
                      <w:sz w:val="18"/>
                      <w:szCs w:val="18"/>
                    </w:rPr>
                    <w:commentReference w:id="9384"/>
                  </w:r>
                  <w:commentRangeEnd w:id="9385"/>
                  <w:r w:rsidRPr="003419B3">
                    <w:rPr>
                      <w:rStyle w:val="CommentReference"/>
                      <w:rFonts w:ascii="Calibri" w:eastAsia="Calibri" w:hAnsi="Calibri" w:cs="Calibri"/>
                      <w:color w:val="444444"/>
                      <w:sz w:val="18"/>
                      <w:szCs w:val="18"/>
                    </w:rPr>
                    <w:commentReference w:id="9385"/>
                  </w:r>
                  <w:r w:rsidRPr="003419B3">
                    <w:rPr>
                      <w:rFonts w:ascii="Calibri" w:eastAsia="Calibri" w:hAnsi="Calibri" w:cs="Calibri"/>
                      <w:color w:val="444444"/>
                      <w:sz w:val="18"/>
                      <w:szCs w:val="18"/>
                    </w:rPr>
                    <w:t xml:space="preserve"> being carried out; </w:t>
                  </w:r>
                </w:p>
                <w:p w14:paraId="34BADBB1" w14:textId="77777777" w:rsidR="007944C0" w:rsidRPr="003419B3" w:rsidRDefault="007944C0">
                  <w:pPr>
                    <w:spacing w:after="160" w:line="257" w:lineRule="auto"/>
                    <w:rPr>
                      <w:sz w:val="18"/>
                      <w:szCs w:val="18"/>
                    </w:rPr>
                  </w:pPr>
                  <w:r w:rsidRPr="003419B3">
                    <w:rPr>
                      <w:rFonts w:ascii="Calibri" w:eastAsia="Calibri" w:hAnsi="Calibri" w:cs="Calibri"/>
                      <w:color w:val="444444"/>
                      <w:sz w:val="18"/>
                      <w:szCs w:val="18"/>
                    </w:rPr>
                    <w:t xml:space="preserve">• Legal liability in respect to any loss or damage caused by or as a consequence of the building renovations, alterations and/or additions if the total value of the project is greater than $50,000; </w:t>
                  </w:r>
                </w:p>
                <w:p w14:paraId="7F8ADC7B" w14:textId="77777777" w:rsidR="007944C0" w:rsidRPr="003419B3" w:rsidRDefault="007944C0">
                  <w:pPr>
                    <w:spacing w:after="160" w:line="257" w:lineRule="auto"/>
                    <w:rPr>
                      <w:sz w:val="18"/>
                      <w:szCs w:val="18"/>
                    </w:rPr>
                  </w:pPr>
                  <w:r w:rsidRPr="003419B3">
                    <w:rPr>
                      <w:rFonts w:ascii="Calibri" w:eastAsia="Calibri" w:hAnsi="Calibri" w:cs="Calibri"/>
                      <w:color w:val="444444"/>
                      <w:sz w:val="18"/>
                      <w:szCs w:val="18"/>
                    </w:rPr>
                    <w:t xml:space="preserve">• Accidental damage caused by or as a consequence of the building alterations, renovations or additions. </w:t>
                  </w:r>
                </w:p>
                <w:p w14:paraId="0D3949F5" w14:textId="48F02D1F" w:rsidR="007944C0" w:rsidRPr="003419B3" w:rsidRDefault="5EDE4553" w:rsidP="0472516C">
                  <w:pPr>
                    <w:pStyle w:val="TableBodycopy"/>
                    <w:rPr>
                      <w:rFonts w:asciiTheme="minorHAnsi" w:hAnsiTheme="minorHAnsi" w:cstheme="minorBidi"/>
                      <w:b/>
                      <w:bCs/>
                      <w:sz w:val="18"/>
                      <w:szCs w:val="18"/>
                    </w:rPr>
                  </w:pPr>
                  <w:r w:rsidRPr="003419B3">
                    <w:rPr>
                      <w:rFonts w:ascii="Calibri" w:hAnsi="Calibri" w:cs="Calibri"/>
                      <w:color w:val="444444"/>
                      <w:sz w:val="18"/>
                      <w:szCs w:val="18"/>
                    </w:rPr>
                    <w:t xml:space="preserve">This policy does not cover you for loss or damage caused by the building </w:t>
                  </w:r>
                  <w:commentRangeStart w:id="9386"/>
                  <w:commentRangeStart w:id="9387"/>
                  <w:r w:rsidRPr="003419B3">
                    <w:rPr>
                      <w:rFonts w:ascii="Calibri" w:hAnsi="Calibri" w:cs="Calibri"/>
                      <w:color w:val="444444"/>
                      <w:sz w:val="18"/>
                      <w:szCs w:val="18"/>
                    </w:rPr>
                    <w:t>works or damage to the building works.</w:t>
                  </w:r>
                  <w:commentRangeEnd w:id="9386"/>
                  <w:r w:rsidR="29ED0DBC" w:rsidRPr="003419B3">
                    <w:rPr>
                      <w:rStyle w:val="CommentReference"/>
                      <w:rFonts w:ascii="Calibri" w:hAnsi="Calibri" w:cs="Calibri"/>
                      <w:color w:val="444444"/>
                      <w:sz w:val="18"/>
                      <w:szCs w:val="18"/>
                    </w:rPr>
                    <w:commentReference w:id="9386"/>
                  </w:r>
                  <w:commentRangeEnd w:id="9387"/>
                  <w:r w:rsidR="29ED0DBC" w:rsidRPr="003419B3">
                    <w:rPr>
                      <w:rStyle w:val="CommentReference"/>
                      <w:rFonts w:ascii="Calibri" w:hAnsi="Calibri" w:cs="Calibri"/>
                      <w:color w:val="444444"/>
                      <w:sz w:val="18"/>
                      <w:szCs w:val="18"/>
                    </w:rPr>
                    <w:commentReference w:id="9387"/>
                  </w:r>
                  <w:r w:rsidRPr="003419B3">
                    <w:rPr>
                      <w:rFonts w:ascii="Calibri" w:hAnsi="Calibri" w:cs="Calibri"/>
                      <w:color w:val="444444"/>
                      <w:sz w:val="18"/>
                      <w:szCs w:val="18"/>
                    </w:rPr>
                    <w:t xml:space="preserve"> If you require cover, you may need to take out a separate insurance product with another insurer</w:t>
                  </w:r>
                  <w:r w:rsidR="008932C0" w:rsidRPr="003419B3">
                    <w:rPr>
                      <w:rFonts w:ascii="Calibri" w:hAnsi="Calibri" w:cs="Calibri"/>
                      <w:color w:val="444444"/>
                      <w:sz w:val="18"/>
                      <w:szCs w:val="18"/>
                    </w:rPr>
                    <w:t>. Hollard does not provide this type of cover</w:t>
                  </w:r>
                  <w:r w:rsidRPr="003419B3">
                    <w:rPr>
                      <w:rFonts w:ascii="Calibri" w:hAnsi="Calibri" w:cs="Calibri"/>
                      <w:color w:val="444444"/>
                      <w:sz w:val="18"/>
                      <w:szCs w:val="18"/>
                    </w:rPr>
                    <w:t>.</w:t>
                  </w:r>
                  <w:commentRangeStart w:id="9388"/>
                  <w:commentRangeStart w:id="9389"/>
                  <w:commentRangeEnd w:id="9388"/>
                  <w:r w:rsidR="29ED0DBC" w:rsidRPr="003419B3">
                    <w:rPr>
                      <w:rStyle w:val="CommentReference"/>
                      <w:rFonts w:asciiTheme="minorHAnsi" w:hAnsiTheme="minorHAnsi" w:cstheme="minorBidi"/>
                      <w:b/>
                      <w:bCs/>
                      <w:sz w:val="18"/>
                      <w:szCs w:val="18"/>
                    </w:rPr>
                    <w:commentReference w:id="9388"/>
                  </w:r>
                  <w:commentRangeEnd w:id="9389"/>
                  <w:r w:rsidR="00393607" w:rsidRPr="003419B3">
                    <w:rPr>
                      <w:rStyle w:val="CommentReference"/>
                      <w:rFonts w:asciiTheme="minorHAnsi" w:hAnsiTheme="minorHAnsi" w:cstheme="minorBidi"/>
                      <w:b/>
                      <w:bCs/>
                      <w:sz w:val="18"/>
                      <w:szCs w:val="18"/>
                    </w:rPr>
                    <w:commentReference w:id="9389"/>
                  </w:r>
                </w:p>
              </w:tc>
            </w:tr>
            <w:tr w:rsidR="003B0FED" w:rsidRPr="006C2991" w14:paraId="33A41C87" w14:textId="77777777" w:rsidTr="0472516C">
              <w:trPr>
                <w:trHeight w:val="300"/>
                <w:ins w:id="9390" w:author="Sue Simnor (EXT Idiom)" w:date="2024-09-23T13:20:00Z"/>
              </w:trPr>
              <w:tc>
                <w:tcPr>
                  <w:tcW w:w="2861" w:type="dxa"/>
                  <w:noWrap/>
                  <w:vAlign w:val="center"/>
                </w:tcPr>
                <w:p w14:paraId="5EFF7753" w14:textId="77777777" w:rsidR="003B0FED" w:rsidRPr="003419B3" w:rsidRDefault="003B0FED">
                  <w:pPr>
                    <w:pStyle w:val="TableBodycopy"/>
                    <w:rPr>
                      <w:ins w:id="9391" w:author="Sue Simnor (EXT Idiom)" w:date="2024-09-23T13:20:00Z" w16du:dateUtc="2024-09-23T03:20:00Z"/>
                    </w:rPr>
                  </w:pPr>
                </w:p>
              </w:tc>
              <w:tc>
                <w:tcPr>
                  <w:tcW w:w="4546" w:type="dxa"/>
                  <w:noWrap/>
                  <w:vAlign w:val="bottom"/>
                </w:tcPr>
                <w:p w14:paraId="0991A643" w14:textId="77777777" w:rsidR="003B0FED" w:rsidRPr="003419B3" w:rsidRDefault="003B0FED">
                  <w:pPr>
                    <w:tabs>
                      <w:tab w:val="left" w:pos="774"/>
                    </w:tabs>
                    <w:rPr>
                      <w:ins w:id="9392" w:author="Sue Simnor (EXT Idiom)" w:date="2024-09-23T13:20:00Z" w16du:dateUtc="2024-09-23T03:20:00Z"/>
                      <w:rFonts w:asciiTheme="minorHAnsi" w:hAnsiTheme="minorHAnsi"/>
                      <w:b/>
                      <w:bCs/>
                      <w:sz w:val="18"/>
                      <w:szCs w:val="18"/>
                    </w:rPr>
                  </w:pPr>
                </w:p>
              </w:tc>
            </w:tr>
          </w:tbl>
          <w:p w14:paraId="742CE4AF" w14:textId="77777777" w:rsidR="007944C0" w:rsidRPr="00350FFD" w:rsidRDefault="007944C0">
            <w:pPr>
              <w:pStyle w:val="TableBodycopy"/>
            </w:pPr>
          </w:p>
        </w:tc>
        <w:tc>
          <w:tcPr>
            <w:tcW w:w="1701" w:type="dxa"/>
          </w:tcPr>
          <w:p w14:paraId="794DF619" w14:textId="4CF336B7" w:rsidR="007944C0" w:rsidRPr="00814BB6" w:rsidRDefault="007944C0">
            <w:pPr>
              <w:spacing w:line="257" w:lineRule="auto"/>
              <w:rPr>
                <w:rFonts w:asciiTheme="minorHAnsi" w:hAnsiTheme="minorHAnsi"/>
                <w:sz w:val="20"/>
                <w:szCs w:val="20"/>
              </w:rPr>
            </w:pPr>
            <w:r w:rsidRPr="00FF6EAE">
              <w:rPr>
                <w:rFonts w:asciiTheme="minorHAnsi" w:hAnsiTheme="minorHAnsi"/>
                <w:b/>
                <w:bCs/>
                <w:sz w:val="20"/>
                <w:szCs w:val="20"/>
              </w:rPr>
              <w:t>IF</w:t>
            </w:r>
            <w:r>
              <w:rPr>
                <w:rFonts w:asciiTheme="minorHAnsi" w:hAnsiTheme="minorHAnsi"/>
                <w:sz w:val="20"/>
                <w:szCs w:val="20"/>
              </w:rPr>
              <w:t xml:space="preserve"> &lt;ProductCode&gt; </w:t>
            </w:r>
            <w:r w:rsidRPr="4B143BAF">
              <w:rPr>
                <w:rFonts w:asciiTheme="minorHAnsi" w:hAnsiTheme="minorHAnsi"/>
                <w:sz w:val="20"/>
                <w:szCs w:val="20"/>
              </w:rPr>
              <w:t xml:space="preserve">=”Home” </w:t>
            </w:r>
            <w:r w:rsidRPr="00C1020A">
              <w:rPr>
                <w:rFonts w:asciiTheme="minorHAnsi" w:hAnsiTheme="minorHAnsi"/>
                <w:sz w:val="20"/>
                <w:szCs w:val="20"/>
              </w:rPr>
              <w:t>OR</w:t>
            </w:r>
            <w:r w:rsidRPr="00814BB6">
              <w:rPr>
                <w:rFonts w:asciiTheme="minorHAnsi" w:hAnsiTheme="minorHAnsi"/>
                <w:sz w:val="20"/>
                <w:szCs w:val="20"/>
              </w:rPr>
              <w:t xml:space="preserve"> “Landlord”</w:t>
            </w:r>
          </w:p>
          <w:p w14:paraId="3FDA739E" w14:textId="71F09F02" w:rsidR="007944C0" w:rsidRPr="0087217C" w:rsidRDefault="007944C0">
            <w:pPr>
              <w:spacing w:line="257" w:lineRule="auto"/>
              <w:rPr>
                <w:rFonts w:asciiTheme="minorHAnsi" w:hAnsiTheme="minorHAnsi"/>
                <w:sz w:val="20"/>
                <w:szCs w:val="20"/>
              </w:rPr>
            </w:pPr>
            <w:r w:rsidRPr="00C1020A">
              <w:rPr>
                <w:rFonts w:asciiTheme="minorHAnsi" w:hAnsiTheme="minorHAnsi"/>
                <w:sz w:val="20"/>
                <w:szCs w:val="20"/>
              </w:rPr>
              <w:t>AND</w:t>
            </w:r>
            <w:r w:rsidRPr="00814BB6">
              <w:rPr>
                <w:rFonts w:asciiTheme="minorHAnsi" w:hAnsiTheme="minorHAnsi"/>
                <w:sz w:val="20"/>
                <w:szCs w:val="20"/>
              </w:rPr>
              <w:t xml:space="preserve"> </w:t>
            </w:r>
            <w:r w:rsidRPr="0087217C">
              <w:rPr>
                <w:rFonts w:asciiTheme="minorHAnsi" w:hAnsiTheme="minorHAnsi"/>
                <w:sz w:val="20"/>
                <w:szCs w:val="20"/>
              </w:rPr>
              <w:t>&lt;UnderConstructionCode&gt;=</w:t>
            </w:r>
            <w:r w:rsidRPr="0087217C">
              <w:t xml:space="preserve"> </w:t>
            </w:r>
            <w:r w:rsidRPr="0087217C">
              <w:rPr>
                <w:rFonts w:asciiTheme="minorHAnsi" w:hAnsiTheme="minorHAnsi"/>
                <w:sz w:val="20"/>
                <w:szCs w:val="20"/>
              </w:rPr>
              <w:t>1|UnderConstructionYes</w:t>
            </w:r>
            <w:r w:rsidRPr="0087217C" w:rsidDel="0027611E">
              <w:rPr>
                <w:rFonts w:asciiTheme="minorHAnsi" w:hAnsiTheme="minorHAnsi"/>
                <w:sz w:val="20"/>
                <w:szCs w:val="20"/>
              </w:rPr>
              <w:t xml:space="preserve"> </w:t>
            </w:r>
          </w:p>
          <w:p w14:paraId="575D2957" w14:textId="77777777" w:rsidR="007944C0" w:rsidRPr="0087217C" w:rsidRDefault="344C80A2">
            <w:pPr>
              <w:spacing w:line="257" w:lineRule="auto"/>
              <w:rPr>
                <w:rFonts w:asciiTheme="minorHAnsi" w:hAnsiTheme="minorHAnsi"/>
                <w:sz w:val="20"/>
                <w:szCs w:val="20"/>
              </w:rPr>
            </w:pPr>
            <w:r w:rsidRPr="0087217C">
              <w:rPr>
                <w:rFonts w:asciiTheme="minorHAnsi" w:hAnsiTheme="minorHAnsi"/>
                <w:b/>
                <w:bCs/>
                <w:sz w:val="20"/>
                <w:szCs w:val="20"/>
              </w:rPr>
              <w:t>THEN</w:t>
            </w:r>
            <w:r w:rsidRPr="0087217C">
              <w:rPr>
                <w:rFonts w:asciiTheme="minorHAnsi" w:hAnsiTheme="minorHAnsi"/>
                <w:sz w:val="20"/>
                <w:szCs w:val="20"/>
              </w:rPr>
              <w:t xml:space="preserve"> display</w:t>
            </w:r>
            <w:commentRangeStart w:id="9393"/>
            <w:commentRangeStart w:id="9394"/>
            <w:commentRangeStart w:id="9395"/>
            <w:commentRangeEnd w:id="9393"/>
            <w:r w:rsidR="2DF0BF63" w:rsidRPr="0087217C">
              <w:rPr>
                <w:rStyle w:val="CommentReference"/>
                <w:rFonts w:asciiTheme="minorHAnsi" w:hAnsiTheme="minorHAnsi" w:cstheme="minorBidi"/>
                <w:sz w:val="20"/>
                <w:szCs w:val="20"/>
              </w:rPr>
              <w:commentReference w:id="9393"/>
            </w:r>
            <w:commentRangeEnd w:id="9394"/>
            <w:r w:rsidR="2DF0BF63" w:rsidRPr="0087217C">
              <w:rPr>
                <w:rStyle w:val="CommentReference"/>
                <w:rFonts w:asciiTheme="minorHAnsi" w:hAnsiTheme="minorHAnsi" w:cstheme="minorBidi"/>
                <w:sz w:val="20"/>
                <w:szCs w:val="20"/>
              </w:rPr>
              <w:commentReference w:id="9394"/>
            </w:r>
            <w:commentRangeEnd w:id="9395"/>
            <w:r w:rsidRPr="0087217C">
              <w:rPr>
                <w:rStyle w:val="CommentReference"/>
                <w:rFonts w:asciiTheme="minorHAnsi" w:hAnsiTheme="minorHAnsi" w:cstheme="minorBidi"/>
                <w:sz w:val="20"/>
                <w:szCs w:val="20"/>
              </w:rPr>
              <w:commentReference w:id="9395"/>
            </w:r>
          </w:p>
          <w:p w14:paraId="180180A8" w14:textId="61D7D0C1" w:rsidR="00427700" w:rsidRPr="00427700" w:rsidRDefault="00427700">
            <w:pPr>
              <w:spacing w:line="257" w:lineRule="auto"/>
              <w:rPr>
                <w:rFonts w:ascii="Calibri" w:eastAsia="Calibri" w:hAnsi="Calibri" w:cs="Calibri"/>
                <w:b/>
                <w:bCs/>
                <w:sz w:val="22"/>
                <w:szCs w:val="22"/>
                <w:highlight w:val="yellow"/>
              </w:rPr>
            </w:pPr>
            <w:r w:rsidRPr="0087217C">
              <w:rPr>
                <w:rFonts w:asciiTheme="minorHAnsi" w:hAnsiTheme="minorHAnsi"/>
                <w:b/>
                <w:bCs/>
                <w:sz w:val="20"/>
                <w:szCs w:val="20"/>
              </w:rPr>
              <w:t>ELSE</w:t>
            </w:r>
          </w:p>
        </w:tc>
        <w:tc>
          <w:tcPr>
            <w:tcW w:w="1843" w:type="dxa"/>
          </w:tcPr>
          <w:p w14:paraId="0CB16B60" w14:textId="77777777" w:rsidR="007944C0" w:rsidRDefault="007944C0">
            <w:pPr>
              <w:tabs>
                <w:tab w:val="left" w:pos="1800"/>
              </w:tabs>
              <w:rPr>
                <w:rStyle w:val="normaltextrun"/>
                <w:rFonts w:ascii="Calibri" w:hAnsi="Calibri" w:cs="Calibri"/>
                <w:color w:val="000000"/>
                <w:position w:val="1"/>
                <w:sz w:val="20"/>
                <w:szCs w:val="20"/>
                <w:shd w:val="clear" w:color="auto" w:fill="EDEBE9"/>
              </w:rPr>
            </w:pPr>
          </w:p>
          <w:p w14:paraId="0D70FA26" w14:textId="77777777" w:rsidR="007944C0" w:rsidRPr="00814BB6" w:rsidRDefault="007944C0">
            <w:pPr>
              <w:tabs>
                <w:tab w:val="left" w:pos="1800"/>
              </w:tabs>
              <w:rPr>
                <w:rStyle w:val="eop"/>
                <w:rFonts w:ascii="Calibri" w:hAnsi="Calibri" w:cs="Calibri"/>
                <w:color w:val="000000"/>
                <w:sz w:val="20"/>
                <w:szCs w:val="20"/>
                <w:shd w:val="clear" w:color="auto" w:fill="EDEBE9"/>
              </w:rPr>
            </w:pPr>
            <w:r>
              <w:rPr>
                <w:rStyle w:val="normaltextrun"/>
                <w:rFonts w:ascii="Calibri" w:hAnsi="Calibri" w:cs="Calibri"/>
                <w:color w:val="000000"/>
                <w:position w:val="1"/>
                <w:sz w:val="20"/>
                <w:szCs w:val="20"/>
                <w:shd w:val="clear" w:color="auto" w:fill="EDEBE9"/>
              </w:rPr>
              <w:t>Column 1</w:t>
            </w:r>
            <w:r w:rsidRPr="008376C9">
              <w:rPr>
                <w:rStyle w:val="normaltextrun"/>
                <w:rFonts w:ascii="Calibri" w:hAnsi="Calibri" w:cs="Calibri"/>
                <w:color w:val="000000"/>
                <w:position w:val="1"/>
                <w:sz w:val="20"/>
                <w:szCs w:val="20"/>
                <w:shd w:val="clear" w:color="auto" w:fill="EDEBE9"/>
              </w:rPr>
              <w:t>: </w:t>
            </w:r>
            <w:r w:rsidRPr="00814BB6">
              <w:rPr>
                <w:rStyle w:val="scxp212606636"/>
                <w:rFonts w:ascii="Calibri" w:hAnsi="Calibri" w:cs="Calibri"/>
                <w:color w:val="000000"/>
                <w:position w:val="1"/>
                <w:sz w:val="20"/>
                <w:szCs w:val="20"/>
                <w:shd w:val="clear" w:color="auto" w:fill="EDEBE9"/>
              </w:rPr>
              <w:t>Bodycopy_COI</w:t>
            </w:r>
            <w:r w:rsidRPr="00814BB6">
              <w:rPr>
                <w:rStyle w:val="eop"/>
                <w:rFonts w:ascii="Calibri" w:hAnsi="Calibri" w:cs="Calibri"/>
                <w:color w:val="000000"/>
                <w:sz w:val="20"/>
                <w:szCs w:val="20"/>
                <w:shd w:val="clear" w:color="auto" w:fill="EDEBE9"/>
              </w:rPr>
              <w:t>​</w:t>
            </w:r>
          </w:p>
          <w:p w14:paraId="42394717" w14:textId="77777777" w:rsidR="007944C0" w:rsidRDefault="007944C0">
            <w:pPr>
              <w:tabs>
                <w:tab w:val="left" w:pos="1800"/>
              </w:tabs>
              <w:rPr>
                <w:rStyle w:val="normaltextrun"/>
                <w:rFonts w:ascii="Calibri" w:hAnsi="Calibri" w:cs="Calibri"/>
                <w:color w:val="000000"/>
                <w:position w:val="1"/>
                <w:sz w:val="20"/>
                <w:szCs w:val="20"/>
                <w:bdr w:val="none" w:sz="0" w:space="0" w:color="auto" w:frame="1"/>
              </w:rPr>
            </w:pPr>
          </w:p>
          <w:p w14:paraId="2A691B8B" w14:textId="77777777" w:rsidR="007944C0" w:rsidRDefault="007944C0">
            <w:pPr>
              <w:tabs>
                <w:tab w:val="left" w:pos="1800"/>
              </w:tabs>
              <w:rPr>
                <w:rStyle w:val="normaltextrun"/>
                <w:rFonts w:ascii="Calibri" w:hAnsi="Calibri" w:cs="Calibri"/>
                <w:color w:val="000000"/>
                <w:position w:val="1"/>
                <w:sz w:val="20"/>
                <w:szCs w:val="20"/>
                <w:bdr w:val="none" w:sz="0" w:space="0" w:color="auto" w:frame="1"/>
              </w:rPr>
            </w:pPr>
            <w:r>
              <w:rPr>
                <w:rStyle w:val="normaltextrun"/>
                <w:rFonts w:ascii="Calibri" w:hAnsi="Calibri" w:cs="Calibri"/>
                <w:color w:val="000000"/>
                <w:position w:val="1"/>
                <w:sz w:val="20"/>
                <w:szCs w:val="20"/>
                <w:bdr w:val="none" w:sz="0" w:space="0" w:color="auto" w:frame="1"/>
              </w:rPr>
              <w:t>Column 2 Heading</w:t>
            </w:r>
            <w:r w:rsidRPr="008376C9">
              <w:rPr>
                <w:rStyle w:val="normaltextrun"/>
                <w:rFonts w:ascii="Calibri" w:hAnsi="Calibri" w:cs="Calibri"/>
                <w:color w:val="000000"/>
                <w:position w:val="1"/>
                <w:sz w:val="20"/>
                <w:szCs w:val="20"/>
                <w:bdr w:val="none" w:sz="0" w:space="0" w:color="auto" w:frame="1"/>
              </w:rPr>
              <w:t>: Table_Heading_3</w:t>
            </w:r>
          </w:p>
          <w:p w14:paraId="1D526356" w14:textId="77777777" w:rsidR="007944C0" w:rsidRDefault="007944C0">
            <w:pPr>
              <w:tabs>
                <w:tab w:val="left" w:pos="1800"/>
              </w:tabs>
              <w:rPr>
                <w:rStyle w:val="normaltextrun"/>
                <w:rFonts w:ascii="Calibri" w:hAnsi="Calibri" w:cs="Calibri"/>
                <w:color w:val="000000"/>
                <w:position w:val="1"/>
                <w:sz w:val="20"/>
                <w:szCs w:val="20"/>
                <w:bdr w:val="none" w:sz="0" w:space="0" w:color="auto" w:frame="1"/>
              </w:rPr>
            </w:pPr>
          </w:p>
          <w:p w14:paraId="7CB9AAC9" w14:textId="77777777" w:rsidR="007944C0" w:rsidRDefault="007944C0">
            <w:pPr>
              <w:tabs>
                <w:tab w:val="left" w:pos="1800"/>
              </w:tabs>
              <w:rPr>
                <w:rStyle w:val="normaltextrun"/>
                <w:rFonts w:ascii="Calibri" w:hAnsi="Calibri" w:cs="Calibri"/>
                <w:color w:val="000000"/>
                <w:position w:val="1"/>
                <w:sz w:val="20"/>
                <w:szCs w:val="20"/>
                <w:bdr w:val="none" w:sz="0" w:space="0" w:color="auto" w:frame="1"/>
              </w:rPr>
            </w:pPr>
            <w:r>
              <w:rPr>
                <w:rStyle w:val="normaltextrun"/>
                <w:rFonts w:ascii="Calibri" w:hAnsi="Calibri" w:cs="Calibri"/>
                <w:color w:val="000000"/>
                <w:position w:val="1"/>
                <w:sz w:val="20"/>
                <w:szCs w:val="20"/>
                <w:bdr w:val="none" w:sz="0" w:space="0" w:color="auto" w:frame="1"/>
              </w:rPr>
              <w:t>Column 2 body: Bodycopy_COI</w:t>
            </w:r>
          </w:p>
          <w:p w14:paraId="79D9EB55" w14:textId="77777777" w:rsidR="007944C0" w:rsidRPr="00BD6987" w:rsidRDefault="007944C0">
            <w:pPr>
              <w:tabs>
                <w:tab w:val="left" w:pos="1800"/>
              </w:tabs>
              <w:rPr>
                <w:rFonts w:asciiTheme="minorHAnsi" w:hAnsiTheme="minorHAnsi" w:cstheme="minorHAnsi"/>
                <w:bCs/>
                <w:sz w:val="20"/>
                <w:szCs w:val="20"/>
              </w:rPr>
            </w:pPr>
          </w:p>
        </w:tc>
      </w:tr>
      <w:tr w:rsidR="00427700" w:rsidRPr="00BD6987" w14:paraId="2878DBFD" w14:textId="77777777" w:rsidTr="5DAD8829">
        <w:trPr>
          <w:cantSplit/>
        </w:trPr>
        <w:tc>
          <w:tcPr>
            <w:tcW w:w="1013" w:type="dxa"/>
          </w:tcPr>
          <w:p w14:paraId="5F5090A0" w14:textId="4DA50E4D" w:rsidR="00427700" w:rsidRDefault="00BB4BEA" w:rsidP="00427700">
            <w:pPr>
              <w:tabs>
                <w:tab w:val="left" w:pos="1800"/>
              </w:tabs>
              <w:rPr>
                <w:rFonts w:asciiTheme="minorHAnsi" w:hAnsiTheme="minorHAnsi" w:cstheme="minorHAnsi"/>
                <w:bCs/>
                <w:sz w:val="20"/>
                <w:szCs w:val="20"/>
              </w:rPr>
            </w:pPr>
            <w:r>
              <w:rPr>
                <w:rFonts w:asciiTheme="minorHAnsi" w:hAnsiTheme="minorHAnsi" w:cstheme="minorHAnsi"/>
                <w:bCs/>
                <w:sz w:val="20"/>
                <w:szCs w:val="20"/>
              </w:rPr>
              <w:lastRenderedPageBreak/>
              <w:t>SCH 3 V2</w:t>
            </w:r>
          </w:p>
        </w:tc>
        <w:tc>
          <w:tcPr>
            <w:tcW w:w="1817" w:type="dxa"/>
          </w:tcPr>
          <w:p w14:paraId="30C92B9C" w14:textId="77777777" w:rsidR="00427700" w:rsidRPr="00E74ED5" w:rsidRDefault="00427700" w:rsidP="00427700">
            <w:pPr>
              <w:tabs>
                <w:tab w:val="left" w:pos="1800"/>
              </w:tabs>
              <w:rPr>
                <w:rFonts w:ascii="Calibri" w:eastAsia="Calibri" w:hAnsi="Calibri" w:cs="Calibri"/>
                <w:color w:val="000000" w:themeColor="text1"/>
                <w:sz w:val="20"/>
                <w:szCs w:val="20"/>
                <w:highlight w:val="cyan"/>
                <w:rPrChange w:id="9396" w:author="Sue Simnor (EXT Idiom)" w:date="2024-08-13T18:33:00Z" w16du:dateUtc="2024-08-13T08:33:00Z">
                  <w:rPr>
                    <w:rFonts w:ascii="Calibri" w:eastAsia="Calibri" w:hAnsi="Calibri" w:cs="Calibri"/>
                    <w:color w:val="000000" w:themeColor="text1"/>
                    <w:sz w:val="20"/>
                    <w:szCs w:val="20"/>
                  </w:rPr>
                </w:rPrChange>
              </w:rPr>
            </w:pPr>
          </w:p>
        </w:tc>
        <w:tc>
          <w:tcPr>
            <w:tcW w:w="8222"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27700" w:rsidRPr="00E74ED5" w14:paraId="1DF82D23" w14:textId="77777777">
              <w:trPr>
                <w:trHeight w:val="300"/>
              </w:trPr>
              <w:tc>
                <w:tcPr>
                  <w:tcW w:w="2861" w:type="dxa"/>
                  <w:noWrap/>
                  <w:vAlign w:val="center"/>
                  <w:hideMark/>
                </w:tcPr>
                <w:p w14:paraId="4F167170" w14:textId="77777777" w:rsidR="00427700" w:rsidRPr="00E74ED5" w:rsidRDefault="00427700" w:rsidP="00427700">
                  <w:pPr>
                    <w:pStyle w:val="TableBodycopy"/>
                    <w:rPr>
                      <w:rFonts w:asciiTheme="minorHAnsi" w:hAnsiTheme="minorHAnsi" w:cstheme="minorHAnsi"/>
                      <w:b/>
                      <w:bCs/>
                      <w:noProof/>
                      <w:color w:val="000000" w:themeColor="text1"/>
                      <w:highlight w:val="cyan"/>
                      <w:rPrChange w:id="9397" w:author="Sue Simnor (EXT Idiom)" w:date="2024-08-13T18:33:00Z" w16du:dateUtc="2024-08-13T08:33:00Z">
                        <w:rPr>
                          <w:rFonts w:asciiTheme="minorHAnsi" w:hAnsiTheme="minorHAnsi" w:cstheme="minorHAnsi"/>
                          <w:b/>
                          <w:bCs/>
                          <w:noProof/>
                          <w:color w:val="000000" w:themeColor="text1"/>
                        </w:rPr>
                      </w:rPrChange>
                    </w:rPr>
                  </w:pPr>
                  <w:r w:rsidRPr="00E74ED5">
                    <w:rPr>
                      <w:highlight w:val="cyan"/>
                      <w:rPrChange w:id="9398" w:author="Sue Simnor (EXT Idiom)" w:date="2024-08-13T18:33:00Z" w16du:dateUtc="2024-08-13T08:33:00Z">
                        <w:rPr/>
                      </w:rPrChange>
                    </w:rPr>
                    <w:t>Special conditions of your cover</w:t>
                  </w:r>
                  <w:r w:rsidRPr="00E74ED5">
                    <w:rPr>
                      <w:rFonts w:asciiTheme="minorHAnsi" w:hAnsiTheme="minorHAnsi" w:cstheme="minorBidi"/>
                      <w:sz w:val="24"/>
                      <w:highlight w:val="cyan"/>
                      <w:rPrChange w:id="9399" w:author="Sue Simnor (EXT Idiom)" w:date="2024-08-13T18:33:00Z" w16du:dateUtc="2024-08-13T08:33:00Z">
                        <w:rPr>
                          <w:rFonts w:asciiTheme="minorHAnsi" w:hAnsiTheme="minorHAnsi" w:cstheme="minorBidi"/>
                          <w:sz w:val="24"/>
                        </w:rPr>
                      </w:rPrChange>
                    </w:rPr>
                    <w:t xml:space="preserve">:  </w:t>
                  </w:r>
                </w:p>
              </w:tc>
              <w:tc>
                <w:tcPr>
                  <w:tcW w:w="4546" w:type="dxa"/>
                  <w:noWrap/>
                  <w:vAlign w:val="bottom"/>
                  <w:hideMark/>
                </w:tcPr>
                <w:p w14:paraId="2B0AA4BD" w14:textId="77777777" w:rsidR="00427700" w:rsidRPr="00E74ED5" w:rsidRDefault="00427700" w:rsidP="00427700">
                  <w:pPr>
                    <w:tabs>
                      <w:tab w:val="left" w:pos="774"/>
                    </w:tabs>
                    <w:rPr>
                      <w:rFonts w:asciiTheme="minorHAnsi" w:hAnsiTheme="minorHAnsi"/>
                      <w:sz w:val="18"/>
                      <w:szCs w:val="18"/>
                      <w:highlight w:val="cyan"/>
                      <w:rPrChange w:id="9400" w:author="Sue Simnor (EXT Idiom)" w:date="2024-08-13T18:33:00Z" w16du:dateUtc="2024-08-13T08:33:00Z">
                        <w:rPr>
                          <w:rFonts w:asciiTheme="minorHAnsi" w:hAnsiTheme="minorHAnsi"/>
                          <w:sz w:val="18"/>
                          <w:szCs w:val="18"/>
                        </w:rPr>
                      </w:rPrChange>
                    </w:rPr>
                  </w:pPr>
                  <w:r w:rsidRPr="00E74ED5">
                    <w:rPr>
                      <w:rFonts w:asciiTheme="minorHAnsi" w:hAnsiTheme="minorHAnsi"/>
                      <w:b/>
                      <w:bCs/>
                      <w:sz w:val="18"/>
                      <w:szCs w:val="18"/>
                      <w:highlight w:val="cyan"/>
                      <w:rPrChange w:id="9401" w:author="Sue Simnor (EXT Idiom)" w:date="2024-08-13T18:33:00Z" w16du:dateUtc="2024-08-13T08:33:00Z">
                        <w:rPr>
                          <w:rFonts w:asciiTheme="minorHAnsi" w:hAnsiTheme="minorHAnsi"/>
                          <w:b/>
                          <w:bCs/>
                          <w:sz w:val="18"/>
                          <w:szCs w:val="18"/>
                        </w:rPr>
                      </w:rPrChange>
                    </w:rPr>
                    <w:t>Renovations</w:t>
                  </w:r>
                </w:p>
                <w:p w14:paraId="229E4C75" w14:textId="77777777" w:rsidR="00566BEC" w:rsidRPr="00E74ED5" w:rsidRDefault="00566BEC" w:rsidP="00566BEC">
                  <w:pPr>
                    <w:spacing w:after="160" w:line="257" w:lineRule="auto"/>
                    <w:rPr>
                      <w:rFonts w:asciiTheme="minorHAnsi" w:hAnsiTheme="minorHAnsi"/>
                      <w:sz w:val="18"/>
                      <w:szCs w:val="18"/>
                      <w:highlight w:val="cyan"/>
                      <w:rPrChange w:id="9402" w:author="Sue Simnor (EXT Idiom)" w:date="2024-08-13T18:33:00Z" w16du:dateUtc="2024-08-13T08:33:00Z">
                        <w:rPr>
                          <w:rFonts w:asciiTheme="minorHAnsi" w:hAnsiTheme="minorHAnsi"/>
                          <w:sz w:val="18"/>
                          <w:szCs w:val="18"/>
                        </w:rPr>
                      </w:rPrChange>
                    </w:rPr>
                  </w:pPr>
                  <w:r w:rsidRPr="00E74ED5">
                    <w:rPr>
                      <w:rFonts w:asciiTheme="minorHAnsi" w:hAnsiTheme="minorHAnsi"/>
                      <w:sz w:val="18"/>
                      <w:szCs w:val="18"/>
                      <w:highlight w:val="cyan"/>
                      <w:rPrChange w:id="9403" w:author="Sue Simnor (EXT Idiom)" w:date="2024-08-13T18:33:00Z" w16du:dateUtc="2024-08-13T08:33:00Z">
                        <w:rPr>
                          <w:rFonts w:asciiTheme="minorHAnsi" w:hAnsiTheme="minorHAnsi"/>
                          <w:sz w:val="18"/>
                          <w:szCs w:val="18"/>
                        </w:rPr>
                      </w:rPrChange>
                    </w:rPr>
                    <w:t xml:space="preserve">You have confirmed that your Insured Address will be renovated. When you carry out building alterations, renovations or additions (of any value) the cover under this policy is restricted. Below we have highlighted the exclusions that apply while building works are underway. </w:t>
                  </w:r>
                </w:p>
                <w:p w14:paraId="2DE7E89D" w14:textId="77777777" w:rsidR="00566BEC" w:rsidRPr="00E74ED5" w:rsidRDefault="00566BEC" w:rsidP="00566BEC">
                  <w:pPr>
                    <w:spacing w:after="160" w:line="257" w:lineRule="auto"/>
                    <w:rPr>
                      <w:rFonts w:asciiTheme="minorHAnsi" w:hAnsiTheme="minorHAnsi"/>
                      <w:sz w:val="18"/>
                      <w:szCs w:val="18"/>
                      <w:highlight w:val="cyan"/>
                      <w:rPrChange w:id="9404" w:author="Sue Simnor (EXT Idiom)" w:date="2024-08-13T18:33:00Z" w16du:dateUtc="2024-08-13T08:33:00Z">
                        <w:rPr>
                          <w:rFonts w:asciiTheme="minorHAnsi" w:hAnsiTheme="minorHAnsi"/>
                          <w:sz w:val="18"/>
                          <w:szCs w:val="18"/>
                        </w:rPr>
                      </w:rPrChange>
                    </w:rPr>
                  </w:pPr>
                  <w:r w:rsidRPr="00E74ED5">
                    <w:rPr>
                      <w:rFonts w:asciiTheme="minorHAnsi" w:hAnsiTheme="minorHAnsi"/>
                      <w:sz w:val="18"/>
                      <w:szCs w:val="18"/>
                      <w:highlight w:val="cyan"/>
                      <w:rPrChange w:id="9405" w:author="Sue Simnor (EXT Idiom)" w:date="2024-08-13T18:33:00Z" w16du:dateUtc="2024-08-13T08:33:00Z">
                        <w:rPr>
                          <w:rFonts w:asciiTheme="minorHAnsi" w:hAnsiTheme="minorHAnsi"/>
                          <w:sz w:val="18"/>
                          <w:szCs w:val="18"/>
                        </w:rPr>
                      </w:rPrChange>
                    </w:rPr>
                    <w:t>You are not covered for:</w:t>
                  </w:r>
                </w:p>
                <w:p w14:paraId="34D3AD25" w14:textId="77777777" w:rsidR="00566BEC" w:rsidRPr="00E74ED5" w:rsidRDefault="00566BEC" w:rsidP="00566BEC">
                  <w:pPr>
                    <w:spacing w:after="160" w:line="257" w:lineRule="auto"/>
                    <w:rPr>
                      <w:rFonts w:asciiTheme="minorHAnsi" w:hAnsiTheme="minorHAnsi"/>
                      <w:sz w:val="18"/>
                      <w:szCs w:val="18"/>
                      <w:highlight w:val="cyan"/>
                      <w:rPrChange w:id="9406" w:author="Sue Simnor (EXT Idiom)" w:date="2024-08-13T18:33:00Z" w16du:dateUtc="2024-08-13T08:33:00Z">
                        <w:rPr>
                          <w:rFonts w:asciiTheme="minorHAnsi" w:hAnsiTheme="minorHAnsi"/>
                          <w:sz w:val="18"/>
                          <w:szCs w:val="18"/>
                        </w:rPr>
                      </w:rPrChange>
                    </w:rPr>
                  </w:pPr>
                  <w:r w:rsidRPr="00E74ED5">
                    <w:rPr>
                      <w:rFonts w:asciiTheme="minorHAnsi" w:hAnsiTheme="minorHAnsi"/>
                      <w:sz w:val="18"/>
                      <w:szCs w:val="18"/>
                      <w:highlight w:val="cyan"/>
                      <w:rPrChange w:id="9407" w:author="Sue Simnor (EXT Idiom)" w:date="2024-08-13T18:33:00Z" w16du:dateUtc="2024-08-13T08:33:00Z">
                        <w:rPr>
                          <w:rFonts w:asciiTheme="minorHAnsi" w:hAnsiTheme="minorHAnsi"/>
                          <w:sz w:val="18"/>
                          <w:szCs w:val="18"/>
                        </w:rPr>
                      </w:rPrChange>
                    </w:rPr>
                    <w:t>• Loss or damage caused by water entering your building due to building alterations, renovations or additions;</w:t>
                  </w:r>
                </w:p>
                <w:p w14:paraId="37A643AD" w14:textId="77777777" w:rsidR="00566BEC" w:rsidRPr="00E74ED5" w:rsidRDefault="00566BEC" w:rsidP="00566BEC">
                  <w:pPr>
                    <w:spacing w:after="160" w:line="257" w:lineRule="auto"/>
                    <w:rPr>
                      <w:rFonts w:asciiTheme="minorHAnsi" w:hAnsiTheme="minorHAnsi"/>
                      <w:sz w:val="18"/>
                      <w:szCs w:val="18"/>
                      <w:highlight w:val="cyan"/>
                      <w:rPrChange w:id="9408" w:author="Sue Simnor (EXT Idiom)" w:date="2024-08-13T18:33:00Z" w16du:dateUtc="2024-08-13T08:33:00Z">
                        <w:rPr>
                          <w:rFonts w:asciiTheme="minorHAnsi" w:hAnsiTheme="minorHAnsi"/>
                          <w:sz w:val="18"/>
                          <w:szCs w:val="18"/>
                        </w:rPr>
                      </w:rPrChange>
                    </w:rPr>
                  </w:pPr>
                  <w:r w:rsidRPr="00E74ED5">
                    <w:rPr>
                      <w:rFonts w:asciiTheme="minorHAnsi" w:hAnsiTheme="minorHAnsi"/>
                      <w:sz w:val="18"/>
                      <w:szCs w:val="18"/>
                      <w:highlight w:val="cyan"/>
                      <w:rPrChange w:id="9409" w:author="Sue Simnor (EXT Idiom)" w:date="2024-08-13T18:33:00Z" w16du:dateUtc="2024-08-13T08:33:00Z">
                        <w:rPr>
                          <w:rFonts w:asciiTheme="minorHAnsi" w:hAnsiTheme="minorHAnsi"/>
                          <w:sz w:val="18"/>
                          <w:szCs w:val="18"/>
                        </w:rPr>
                      </w:rPrChange>
                    </w:rPr>
                    <w:t xml:space="preserve">• Loss or damage as a result of theft or attempted theft by a person who is at the Insured Address with your consent or the consent of another person who normally resides or resided at the insured address; </w:t>
                  </w:r>
                </w:p>
                <w:p w14:paraId="007F1885" w14:textId="77777777" w:rsidR="00566BEC" w:rsidRPr="00E74ED5" w:rsidRDefault="00566BEC" w:rsidP="00566BEC">
                  <w:pPr>
                    <w:spacing w:after="160" w:line="257" w:lineRule="auto"/>
                    <w:rPr>
                      <w:rFonts w:asciiTheme="minorHAnsi" w:hAnsiTheme="minorHAnsi"/>
                      <w:sz w:val="18"/>
                      <w:szCs w:val="18"/>
                      <w:highlight w:val="cyan"/>
                      <w:rPrChange w:id="9410" w:author="Sue Simnor (EXT Idiom)" w:date="2024-08-13T18:33:00Z" w16du:dateUtc="2024-08-13T08:33:00Z">
                        <w:rPr>
                          <w:rFonts w:asciiTheme="minorHAnsi" w:hAnsiTheme="minorHAnsi"/>
                          <w:sz w:val="18"/>
                          <w:szCs w:val="18"/>
                        </w:rPr>
                      </w:rPrChange>
                    </w:rPr>
                  </w:pPr>
                  <w:r w:rsidRPr="00E74ED5">
                    <w:rPr>
                      <w:rFonts w:asciiTheme="minorHAnsi" w:hAnsiTheme="minorHAnsi"/>
                      <w:sz w:val="18"/>
                      <w:szCs w:val="18"/>
                      <w:highlight w:val="cyan"/>
                      <w:rPrChange w:id="9411" w:author="Sue Simnor (EXT Idiom)" w:date="2024-08-13T18:33:00Z" w16du:dateUtc="2024-08-13T08:33:00Z">
                        <w:rPr>
                          <w:rFonts w:asciiTheme="minorHAnsi" w:hAnsiTheme="minorHAnsi"/>
                          <w:sz w:val="18"/>
                          <w:szCs w:val="18"/>
                        </w:rPr>
                      </w:rPrChange>
                    </w:rPr>
                    <w:t xml:space="preserve">• Loss or damage due to theft or attempted theft or where the building or insured address security has been compromised due to the works being carried out; </w:t>
                  </w:r>
                </w:p>
                <w:p w14:paraId="26DC6389" w14:textId="77777777" w:rsidR="00566BEC" w:rsidRPr="00E74ED5" w:rsidRDefault="00566BEC" w:rsidP="00566BEC">
                  <w:pPr>
                    <w:spacing w:after="160" w:line="257" w:lineRule="auto"/>
                    <w:rPr>
                      <w:rFonts w:asciiTheme="minorHAnsi" w:hAnsiTheme="minorHAnsi"/>
                      <w:sz w:val="18"/>
                      <w:szCs w:val="18"/>
                      <w:highlight w:val="cyan"/>
                      <w:rPrChange w:id="9412" w:author="Sue Simnor (EXT Idiom)" w:date="2024-08-13T18:33:00Z" w16du:dateUtc="2024-08-13T08:33:00Z">
                        <w:rPr>
                          <w:rFonts w:asciiTheme="minorHAnsi" w:hAnsiTheme="minorHAnsi"/>
                          <w:sz w:val="18"/>
                          <w:szCs w:val="18"/>
                        </w:rPr>
                      </w:rPrChange>
                    </w:rPr>
                  </w:pPr>
                  <w:r w:rsidRPr="00E74ED5">
                    <w:rPr>
                      <w:rFonts w:asciiTheme="minorHAnsi" w:hAnsiTheme="minorHAnsi"/>
                      <w:sz w:val="18"/>
                      <w:szCs w:val="18"/>
                      <w:highlight w:val="cyan"/>
                      <w:rPrChange w:id="9413" w:author="Sue Simnor (EXT Idiom)" w:date="2024-08-13T18:33:00Z" w16du:dateUtc="2024-08-13T08:33:00Z">
                        <w:rPr>
                          <w:rFonts w:asciiTheme="minorHAnsi" w:hAnsiTheme="minorHAnsi"/>
                          <w:sz w:val="18"/>
                          <w:szCs w:val="18"/>
                        </w:rPr>
                      </w:rPrChange>
                    </w:rPr>
                    <w:t xml:space="preserve">• Legal liability in respect to any loss or damage caused by or as a consequence of the building renovations, alterations and/or additions if the total value of the project is greater than $50,000; </w:t>
                  </w:r>
                </w:p>
                <w:p w14:paraId="6FE3419B" w14:textId="77777777" w:rsidR="00566BEC" w:rsidRPr="00E74ED5" w:rsidRDefault="00566BEC" w:rsidP="00566BEC">
                  <w:pPr>
                    <w:spacing w:after="160" w:line="257" w:lineRule="auto"/>
                    <w:rPr>
                      <w:rFonts w:asciiTheme="minorHAnsi" w:hAnsiTheme="minorHAnsi"/>
                      <w:sz w:val="18"/>
                      <w:szCs w:val="18"/>
                      <w:highlight w:val="cyan"/>
                      <w:rPrChange w:id="9414" w:author="Sue Simnor (EXT Idiom)" w:date="2024-08-13T18:33:00Z" w16du:dateUtc="2024-08-13T08:33:00Z">
                        <w:rPr>
                          <w:rFonts w:asciiTheme="minorHAnsi" w:hAnsiTheme="minorHAnsi"/>
                          <w:sz w:val="18"/>
                          <w:szCs w:val="18"/>
                        </w:rPr>
                      </w:rPrChange>
                    </w:rPr>
                  </w:pPr>
                  <w:r w:rsidRPr="00E74ED5">
                    <w:rPr>
                      <w:rFonts w:asciiTheme="minorHAnsi" w:hAnsiTheme="minorHAnsi"/>
                      <w:sz w:val="18"/>
                      <w:szCs w:val="18"/>
                      <w:highlight w:val="cyan"/>
                      <w:rPrChange w:id="9415" w:author="Sue Simnor (EXT Idiom)" w:date="2024-08-13T18:33:00Z" w16du:dateUtc="2024-08-13T08:33:00Z">
                        <w:rPr>
                          <w:rFonts w:asciiTheme="minorHAnsi" w:hAnsiTheme="minorHAnsi"/>
                          <w:sz w:val="18"/>
                          <w:szCs w:val="18"/>
                        </w:rPr>
                      </w:rPrChange>
                    </w:rPr>
                    <w:t xml:space="preserve">• Accidental damage caused by or as a consequence of the building alterations, renovations or additions. </w:t>
                  </w:r>
                </w:p>
                <w:p w14:paraId="2E8ACD71" w14:textId="7C58BD8B" w:rsidR="00427700" w:rsidRPr="00E74ED5" w:rsidRDefault="00566BEC" w:rsidP="00566BEC">
                  <w:pPr>
                    <w:pStyle w:val="TableBodycopy"/>
                    <w:rPr>
                      <w:rFonts w:asciiTheme="minorHAnsi" w:hAnsiTheme="minorHAnsi" w:cstheme="minorBidi"/>
                      <w:b/>
                      <w:bCs/>
                      <w:sz w:val="18"/>
                      <w:szCs w:val="18"/>
                      <w:highlight w:val="cyan"/>
                      <w:rPrChange w:id="9416" w:author="Sue Simnor (EXT Idiom)" w:date="2024-08-13T18:33:00Z" w16du:dateUtc="2024-08-13T08:33:00Z">
                        <w:rPr>
                          <w:rFonts w:asciiTheme="minorHAnsi" w:hAnsiTheme="minorHAnsi" w:cstheme="minorBidi"/>
                          <w:b/>
                          <w:bCs/>
                          <w:sz w:val="18"/>
                          <w:szCs w:val="18"/>
                        </w:rPr>
                      </w:rPrChange>
                    </w:rPr>
                  </w:pPr>
                  <w:r w:rsidRPr="00E74ED5">
                    <w:rPr>
                      <w:rFonts w:asciiTheme="minorHAnsi" w:hAnsiTheme="minorHAnsi"/>
                      <w:sz w:val="18"/>
                      <w:szCs w:val="18"/>
                      <w:highlight w:val="cyan"/>
                      <w:rPrChange w:id="9417" w:author="Sue Simnor (EXT Idiom)" w:date="2024-08-13T18:33:00Z" w16du:dateUtc="2024-08-13T08:33:00Z">
                        <w:rPr>
                          <w:rFonts w:asciiTheme="minorHAnsi" w:hAnsiTheme="minorHAnsi"/>
                          <w:sz w:val="18"/>
                          <w:szCs w:val="18"/>
                        </w:rPr>
                      </w:rPrChange>
                    </w:rPr>
                    <w:t>This policy does not cover you for loss or damage caused by the building works or damage to the building works. If you require cover, you may need to take out a separate insurance product with another insurer. Hollard does not provide this type of cover.</w:t>
                  </w:r>
                </w:p>
              </w:tc>
            </w:tr>
          </w:tbl>
          <w:p w14:paraId="309ABF36" w14:textId="77777777" w:rsidR="00427700" w:rsidRPr="00E74ED5" w:rsidRDefault="00427700" w:rsidP="00427700">
            <w:pPr>
              <w:pStyle w:val="TableBodycopy"/>
              <w:rPr>
                <w:highlight w:val="cyan"/>
                <w:rPrChange w:id="9418" w:author="Sue Simnor (EXT Idiom)" w:date="2024-08-13T18:33:00Z" w16du:dateUtc="2024-08-13T08:33:00Z">
                  <w:rPr/>
                </w:rPrChange>
              </w:rPr>
            </w:pPr>
          </w:p>
        </w:tc>
        <w:tc>
          <w:tcPr>
            <w:tcW w:w="1701" w:type="dxa"/>
          </w:tcPr>
          <w:p w14:paraId="6F51148B" w14:textId="77777777" w:rsidR="00427700" w:rsidRPr="00E74ED5" w:rsidRDefault="00427700" w:rsidP="00427700">
            <w:pPr>
              <w:spacing w:line="257" w:lineRule="auto"/>
              <w:rPr>
                <w:rFonts w:asciiTheme="minorHAnsi" w:hAnsiTheme="minorHAnsi"/>
                <w:sz w:val="20"/>
                <w:szCs w:val="20"/>
                <w:highlight w:val="cyan"/>
                <w:rPrChange w:id="9419" w:author="Sue Simnor (EXT Idiom)" w:date="2024-08-13T18:33:00Z" w16du:dateUtc="2024-08-13T08:33:00Z">
                  <w:rPr>
                    <w:rFonts w:asciiTheme="minorHAnsi" w:hAnsiTheme="minorHAnsi"/>
                    <w:sz w:val="20"/>
                    <w:szCs w:val="20"/>
                  </w:rPr>
                </w:rPrChange>
              </w:rPr>
            </w:pPr>
            <w:r w:rsidRPr="00E74ED5">
              <w:rPr>
                <w:rFonts w:asciiTheme="minorHAnsi" w:hAnsiTheme="minorHAnsi"/>
                <w:b/>
                <w:bCs/>
                <w:sz w:val="20"/>
                <w:szCs w:val="20"/>
                <w:highlight w:val="cyan"/>
                <w:rPrChange w:id="9420" w:author="Sue Simnor (EXT Idiom)" w:date="2024-08-13T18:33:00Z" w16du:dateUtc="2024-08-13T08:33:00Z">
                  <w:rPr>
                    <w:rFonts w:asciiTheme="minorHAnsi" w:hAnsiTheme="minorHAnsi"/>
                    <w:b/>
                    <w:bCs/>
                    <w:sz w:val="20"/>
                    <w:szCs w:val="20"/>
                  </w:rPr>
                </w:rPrChange>
              </w:rPr>
              <w:t>IF</w:t>
            </w:r>
            <w:r w:rsidRPr="00E74ED5">
              <w:rPr>
                <w:rFonts w:asciiTheme="minorHAnsi" w:hAnsiTheme="minorHAnsi"/>
                <w:sz w:val="20"/>
                <w:szCs w:val="20"/>
                <w:highlight w:val="cyan"/>
                <w:rPrChange w:id="9421" w:author="Sue Simnor (EXT Idiom)" w:date="2024-08-13T18:33:00Z" w16du:dateUtc="2024-08-13T08:33:00Z">
                  <w:rPr>
                    <w:rFonts w:asciiTheme="minorHAnsi" w:hAnsiTheme="minorHAnsi"/>
                    <w:sz w:val="20"/>
                    <w:szCs w:val="20"/>
                  </w:rPr>
                </w:rPrChange>
              </w:rPr>
              <w:t xml:space="preserve"> &lt;ProductCode&gt; =”Home” OR “Landlord”</w:t>
            </w:r>
          </w:p>
          <w:p w14:paraId="148E0EA9" w14:textId="39C7FCD5" w:rsidR="00427700" w:rsidRPr="00E74ED5" w:rsidRDefault="00427700" w:rsidP="00427700">
            <w:pPr>
              <w:spacing w:line="257" w:lineRule="auto"/>
              <w:rPr>
                <w:rFonts w:asciiTheme="minorHAnsi" w:hAnsiTheme="minorHAnsi"/>
                <w:sz w:val="20"/>
                <w:szCs w:val="20"/>
                <w:highlight w:val="cyan"/>
                <w:rPrChange w:id="9422" w:author="Sue Simnor (EXT Idiom)" w:date="2024-08-13T18:33:00Z" w16du:dateUtc="2024-08-13T08:33:00Z">
                  <w:rPr>
                    <w:rFonts w:asciiTheme="minorHAnsi" w:hAnsiTheme="minorHAnsi"/>
                    <w:sz w:val="20"/>
                    <w:szCs w:val="20"/>
                  </w:rPr>
                </w:rPrChange>
              </w:rPr>
            </w:pPr>
            <w:r w:rsidRPr="00E74ED5">
              <w:rPr>
                <w:rFonts w:asciiTheme="minorHAnsi" w:hAnsiTheme="minorHAnsi"/>
                <w:sz w:val="20"/>
                <w:szCs w:val="20"/>
                <w:highlight w:val="cyan"/>
                <w:rPrChange w:id="9423" w:author="Sue Simnor (EXT Idiom)" w:date="2024-08-13T18:33:00Z" w16du:dateUtc="2024-08-13T08:33:00Z">
                  <w:rPr>
                    <w:rFonts w:asciiTheme="minorHAnsi" w:hAnsiTheme="minorHAnsi"/>
                    <w:sz w:val="20"/>
                    <w:szCs w:val="20"/>
                  </w:rPr>
                </w:rPrChange>
              </w:rPr>
              <w:t>AND &lt;UnderConstructionCode&gt;=</w:t>
            </w:r>
            <w:r w:rsidRPr="00E74ED5">
              <w:rPr>
                <w:highlight w:val="cyan"/>
                <w:rPrChange w:id="9424" w:author="Sue Simnor (EXT Idiom)" w:date="2024-08-13T18:33:00Z" w16du:dateUtc="2024-08-13T08:33:00Z">
                  <w:rPr/>
                </w:rPrChange>
              </w:rPr>
              <w:t xml:space="preserve"> </w:t>
            </w:r>
            <w:r w:rsidR="000A5352" w:rsidRPr="00E74ED5">
              <w:rPr>
                <w:rFonts w:asciiTheme="minorHAnsi" w:hAnsiTheme="minorHAnsi"/>
                <w:sz w:val="20"/>
                <w:szCs w:val="20"/>
                <w:highlight w:val="cyan"/>
                <w:rPrChange w:id="9425" w:author="Sue Simnor (EXT Idiom)" w:date="2024-08-13T18:33:00Z" w16du:dateUtc="2024-08-13T08:33:00Z">
                  <w:rPr>
                    <w:rFonts w:asciiTheme="minorHAnsi" w:hAnsiTheme="minorHAnsi"/>
                    <w:sz w:val="20"/>
                    <w:szCs w:val="20"/>
                  </w:rPr>
                </w:rPrChange>
              </w:rPr>
              <w:t>3|YesCommencedBeforeMigrationMigrationOnly</w:t>
            </w:r>
          </w:p>
          <w:p w14:paraId="341CFDD1" w14:textId="77777777" w:rsidR="00427700" w:rsidRDefault="00427700" w:rsidP="00427700">
            <w:pPr>
              <w:spacing w:line="257" w:lineRule="auto"/>
              <w:rPr>
                <w:ins w:id="9426" w:author="Sue Simnor (EXT Idiom)" w:date="2024-09-05T14:00:00Z"/>
                <w:rFonts w:asciiTheme="minorHAnsi" w:hAnsiTheme="minorHAnsi"/>
                <w:sz w:val="20"/>
                <w:szCs w:val="20"/>
                <w:highlight w:val="cyan"/>
              </w:rPr>
            </w:pPr>
            <w:r w:rsidRPr="00E74ED5">
              <w:rPr>
                <w:rFonts w:asciiTheme="minorHAnsi" w:hAnsiTheme="minorHAnsi"/>
                <w:b/>
                <w:bCs/>
                <w:sz w:val="20"/>
                <w:szCs w:val="20"/>
                <w:highlight w:val="cyan"/>
                <w:rPrChange w:id="9427" w:author="Sue Simnor (EXT Idiom)" w:date="2024-08-13T18:33:00Z" w16du:dateUtc="2024-08-13T08:33:00Z">
                  <w:rPr>
                    <w:rFonts w:asciiTheme="minorHAnsi" w:hAnsiTheme="minorHAnsi"/>
                    <w:b/>
                    <w:bCs/>
                    <w:sz w:val="20"/>
                    <w:szCs w:val="20"/>
                  </w:rPr>
                </w:rPrChange>
              </w:rPr>
              <w:t>THEN</w:t>
            </w:r>
            <w:r w:rsidRPr="00E74ED5">
              <w:rPr>
                <w:rFonts w:asciiTheme="minorHAnsi" w:hAnsiTheme="minorHAnsi"/>
                <w:sz w:val="20"/>
                <w:szCs w:val="20"/>
                <w:highlight w:val="cyan"/>
                <w:rPrChange w:id="9428" w:author="Sue Simnor (EXT Idiom)" w:date="2024-08-13T18:33:00Z" w16du:dateUtc="2024-08-13T08:33:00Z">
                  <w:rPr>
                    <w:rFonts w:asciiTheme="minorHAnsi" w:hAnsiTheme="minorHAnsi"/>
                    <w:sz w:val="20"/>
                    <w:szCs w:val="20"/>
                  </w:rPr>
                </w:rPrChange>
              </w:rPr>
              <w:t xml:space="preserve"> display</w:t>
            </w:r>
            <w:commentRangeStart w:id="9429"/>
            <w:commentRangeStart w:id="9430"/>
            <w:commentRangeStart w:id="9431"/>
            <w:commentRangeEnd w:id="9429"/>
            <w:r>
              <w:rPr>
                <w:rStyle w:val="CommentReference"/>
                <w:rFonts w:asciiTheme="minorHAnsi" w:hAnsiTheme="minorHAnsi" w:cstheme="minorBidi"/>
                <w:sz w:val="20"/>
                <w:szCs w:val="20"/>
                <w:highlight w:val="cyan"/>
              </w:rPr>
              <w:commentReference w:id="9429"/>
            </w:r>
            <w:commentRangeEnd w:id="9430"/>
            <w:r>
              <w:rPr>
                <w:rStyle w:val="CommentReference"/>
                <w:rFonts w:asciiTheme="minorHAnsi" w:hAnsiTheme="minorHAnsi" w:cstheme="minorBidi"/>
                <w:sz w:val="20"/>
                <w:szCs w:val="20"/>
                <w:highlight w:val="cyan"/>
              </w:rPr>
              <w:commentReference w:id="9430"/>
            </w:r>
            <w:commentRangeEnd w:id="9431"/>
            <w:r>
              <w:rPr>
                <w:rStyle w:val="CommentReference"/>
                <w:rFonts w:asciiTheme="minorHAnsi" w:hAnsiTheme="minorHAnsi" w:cstheme="minorBidi"/>
                <w:sz w:val="20"/>
                <w:szCs w:val="20"/>
                <w:highlight w:val="cyan"/>
              </w:rPr>
              <w:commentReference w:id="9431"/>
            </w:r>
          </w:p>
          <w:p w14:paraId="56FDF2D4" w14:textId="1489ABAE" w:rsidR="00BB4BEA" w:rsidRPr="002E583D" w:rsidRDefault="00BB4BEA" w:rsidP="00427700">
            <w:pPr>
              <w:spacing w:line="257" w:lineRule="auto"/>
              <w:rPr>
                <w:rFonts w:asciiTheme="minorHAnsi" w:hAnsiTheme="minorHAnsi"/>
                <w:b/>
                <w:bCs/>
                <w:sz w:val="20"/>
                <w:szCs w:val="20"/>
                <w:highlight w:val="cyan"/>
                <w:rPrChange w:id="9432" w:author="Sue Simnor (EXT Idiom)" w:date="2024-09-05T14:01:00Z" w16du:dateUtc="2024-09-05T04:01:00Z">
                  <w:rPr>
                    <w:rFonts w:asciiTheme="minorHAnsi" w:hAnsiTheme="minorHAnsi"/>
                    <w:sz w:val="20"/>
                    <w:szCs w:val="20"/>
                  </w:rPr>
                </w:rPrChange>
              </w:rPr>
            </w:pPr>
            <w:ins w:id="9433" w:author="Sue Simnor (EXT Idiom)" w:date="2024-09-05T14:00:00Z">
              <w:r w:rsidRPr="002E583D">
                <w:rPr>
                  <w:rFonts w:asciiTheme="minorHAnsi" w:hAnsiTheme="minorHAnsi"/>
                  <w:b/>
                  <w:bCs/>
                  <w:sz w:val="20"/>
                  <w:szCs w:val="20"/>
                  <w:highlight w:val="cyan"/>
                  <w:rPrChange w:id="9434" w:author="Sue Simnor (EXT Idiom)" w:date="2024-09-05T14:01:00Z" w16du:dateUtc="2024-09-05T04:01:00Z">
                    <w:rPr>
                      <w:rFonts w:asciiTheme="minorHAnsi" w:hAnsiTheme="minorHAnsi"/>
                      <w:sz w:val="20"/>
                      <w:szCs w:val="20"/>
                      <w:highlight w:val="cyan"/>
                    </w:rPr>
                  </w:rPrChange>
                </w:rPr>
                <w:t>ELSE</w:t>
              </w:r>
            </w:ins>
          </w:p>
          <w:p w14:paraId="3BA655A8" w14:textId="6C6DAEDF" w:rsidR="00427700" w:rsidRPr="00E74ED5" w:rsidRDefault="00427700" w:rsidP="00427700">
            <w:pPr>
              <w:spacing w:line="257" w:lineRule="auto"/>
              <w:rPr>
                <w:rFonts w:asciiTheme="minorHAnsi" w:hAnsiTheme="minorHAnsi"/>
                <w:b/>
                <w:bCs/>
                <w:sz w:val="20"/>
                <w:szCs w:val="20"/>
                <w:highlight w:val="cyan"/>
                <w:rPrChange w:id="9435" w:author="Sue Simnor (EXT Idiom)" w:date="2024-08-13T18:33:00Z" w16du:dateUtc="2024-08-13T08:33:00Z">
                  <w:rPr>
                    <w:rFonts w:asciiTheme="minorHAnsi" w:hAnsiTheme="minorHAnsi"/>
                    <w:b/>
                    <w:bCs/>
                    <w:sz w:val="20"/>
                    <w:szCs w:val="20"/>
                  </w:rPr>
                </w:rPrChange>
              </w:rPr>
            </w:pPr>
          </w:p>
        </w:tc>
        <w:tc>
          <w:tcPr>
            <w:tcW w:w="1843" w:type="dxa"/>
          </w:tcPr>
          <w:p w14:paraId="0DE9B917" w14:textId="77777777" w:rsidR="00427700" w:rsidRPr="00E74ED5" w:rsidRDefault="00427700" w:rsidP="00427700">
            <w:pPr>
              <w:tabs>
                <w:tab w:val="left" w:pos="1800"/>
              </w:tabs>
              <w:rPr>
                <w:rStyle w:val="normaltextrun"/>
                <w:rFonts w:ascii="Calibri" w:hAnsi="Calibri" w:cs="Calibri"/>
                <w:color w:val="000000"/>
                <w:position w:val="1"/>
                <w:sz w:val="20"/>
                <w:szCs w:val="20"/>
                <w:highlight w:val="cyan"/>
                <w:shd w:val="clear" w:color="auto" w:fill="EDEBE9"/>
                <w:rPrChange w:id="9436" w:author="Sue Simnor (EXT Idiom)" w:date="2024-08-13T18:33:00Z" w16du:dateUtc="2024-08-13T08:33:00Z">
                  <w:rPr>
                    <w:rStyle w:val="normaltextrun"/>
                    <w:rFonts w:ascii="Calibri" w:hAnsi="Calibri" w:cs="Calibri"/>
                    <w:color w:val="000000"/>
                    <w:position w:val="1"/>
                    <w:sz w:val="20"/>
                    <w:szCs w:val="20"/>
                    <w:shd w:val="clear" w:color="auto" w:fill="EDEBE9"/>
                  </w:rPr>
                </w:rPrChange>
              </w:rPr>
            </w:pPr>
          </w:p>
          <w:p w14:paraId="5A6E6A0A" w14:textId="77777777" w:rsidR="00427700" w:rsidRPr="00E74ED5" w:rsidRDefault="00427700" w:rsidP="00427700">
            <w:pPr>
              <w:tabs>
                <w:tab w:val="left" w:pos="1800"/>
              </w:tabs>
              <w:rPr>
                <w:rStyle w:val="eop"/>
                <w:rFonts w:ascii="Calibri" w:hAnsi="Calibri" w:cs="Calibri"/>
                <w:color w:val="000000"/>
                <w:sz w:val="20"/>
                <w:szCs w:val="20"/>
                <w:highlight w:val="cyan"/>
                <w:shd w:val="clear" w:color="auto" w:fill="EDEBE9"/>
                <w:rPrChange w:id="9437" w:author="Sue Simnor (EXT Idiom)" w:date="2024-08-13T18:33:00Z" w16du:dateUtc="2024-08-13T08:33:00Z">
                  <w:rPr>
                    <w:rStyle w:val="eop"/>
                    <w:rFonts w:ascii="Calibri" w:hAnsi="Calibri" w:cs="Calibri"/>
                    <w:color w:val="000000"/>
                    <w:sz w:val="20"/>
                    <w:szCs w:val="20"/>
                    <w:shd w:val="clear" w:color="auto" w:fill="EDEBE9"/>
                  </w:rPr>
                </w:rPrChange>
              </w:rPr>
            </w:pPr>
            <w:r w:rsidRPr="00E74ED5">
              <w:rPr>
                <w:rStyle w:val="normaltextrun"/>
                <w:rFonts w:ascii="Calibri" w:hAnsi="Calibri" w:cs="Calibri"/>
                <w:color w:val="000000"/>
                <w:position w:val="1"/>
                <w:sz w:val="20"/>
                <w:szCs w:val="20"/>
                <w:highlight w:val="cyan"/>
                <w:shd w:val="clear" w:color="auto" w:fill="EDEBE9"/>
                <w:rPrChange w:id="9438" w:author="Sue Simnor (EXT Idiom)" w:date="2024-08-13T18:33:00Z" w16du:dateUtc="2024-08-13T08:33:00Z">
                  <w:rPr>
                    <w:rStyle w:val="normaltextrun"/>
                    <w:rFonts w:ascii="Calibri" w:hAnsi="Calibri" w:cs="Calibri"/>
                    <w:color w:val="000000"/>
                    <w:position w:val="1"/>
                    <w:sz w:val="20"/>
                    <w:szCs w:val="20"/>
                    <w:shd w:val="clear" w:color="auto" w:fill="EDEBE9"/>
                  </w:rPr>
                </w:rPrChange>
              </w:rPr>
              <w:t>Column 1: </w:t>
            </w:r>
            <w:r w:rsidRPr="00E74ED5">
              <w:rPr>
                <w:rStyle w:val="scxp212606636"/>
                <w:rFonts w:ascii="Calibri" w:hAnsi="Calibri" w:cs="Calibri"/>
                <w:color w:val="000000"/>
                <w:position w:val="1"/>
                <w:sz w:val="20"/>
                <w:szCs w:val="20"/>
                <w:highlight w:val="cyan"/>
                <w:shd w:val="clear" w:color="auto" w:fill="EDEBE9"/>
                <w:rPrChange w:id="9439" w:author="Sue Simnor (EXT Idiom)" w:date="2024-08-13T18:33:00Z" w16du:dateUtc="2024-08-13T08:33:00Z">
                  <w:rPr>
                    <w:rStyle w:val="scxp212606636"/>
                    <w:rFonts w:ascii="Calibri" w:hAnsi="Calibri" w:cs="Calibri"/>
                    <w:color w:val="000000"/>
                    <w:position w:val="1"/>
                    <w:sz w:val="20"/>
                    <w:szCs w:val="20"/>
                    <w:shd w:val="clear" w:color="auto" w:fill="EDEBE9"/>
                  </w:rPr>
                </w:rPrChange>
              </w:rPr>
              <w:t>Bodycopy_COI</w:t>
            </w:r>
            <w:r w:rsidRPr="00E74ED5">
              <w:rPr>
                <w:rStyle w:val="eop"/>
                <w:rFonts w:ascii="Calibri" w:hAnsi="Calibri" w:cs="Calibri"/>
                <w:color w:val="000000"/>
                <w:sz w:val="20"/>
                <w:szCs w:val="20"/>
                <w:highlight w:val="cyan"/>
                <w:shd w:val="clear" w:color="auto" w:fill="EDEBE9"/>
                <w:rPrChange w:id="9440" w:author="Sue Simnor (EXT Idiom)" w:date="2024-08-13T18:33:00Z" w16du:dateUtc="2024-08-13T08:33:00Z">
                  <w:rPr>
                    <w:rStyle w:val="eop"/>
                    <w:rFonts w:ascii="Calibri" w:hAnsi="Calibri" w:cs="Calibri"/>
                    <w:color w:val="000000"/>
                    <w:sz w:val="20"/>
                    <w:szCs w:val="20"/>
                    <w:shd w:val="clear" w:color="auto" w:fill="EDEBE9"/>
                  </w:rPr>
                </w:rPrChange>
              </w:rPr>
              <w:t>​</w:t>
            </w:r>
          </w:p>
          <w:p w14:paraId="58E6F4CC" w14:textId="77777777" w:rsidR="00427700" w:rsidRPr="00E74ED5" w:rsidRDefault="00427700" w:rsidP="00427700">
            <w:pPr>
              <w:tabs>
                <w:tab w:val="left" w:pos="1800"/>
              </w:tabs>
              <w:rPr>
                <w:rStyle w:val="normaltextrun"/>
                <w:rFonts w:ascii="Calibri" w:hAnsi="Calibri" w:cs="Calibri"/>
                <w:color w:val="000000"/>
                <w:position w:val="1"/>
                <w:sz w:val="20"/>
                <w:szCs w:val="20"/>
                <w:highlight w:val="cyan"/>
                <w:bdr w:val="none" w:sz="0" w:space="0" w:color="auto" w:frame="1"/>
                <w:rPrChange w:id="9441" w:author="Sue Simnor (EXT Idiom)" w:date="2024-08-13T18:33:00Z" w16du:dateUtc="2024-08-13T08:33:00Z">
                  <w:rPr>
                    <w:rStyle w:val="normaltextrun"/>
                    <w:rFonts w:ascii="Calibri" w:hAnsi="Calibri" w:cs="Calibri"/>
                    <w:color w:val="000000"/>
                    <w:position w:val="1"/>
                    <w:sz w:val="20"/>
                    <w:szCs w:val="20"/>
                    <w:bdr w:val="none" w:sz="0" w:space="0" w:color="auto" w:frame="1"/>
                  </w:rPr>
                </w:rPrChange>
              </w:rPr>
            </w:pPr>
          </w:p>
          <w:p w14:paraId="2F4A16EB" w14:textId="77777777" w:rsidR="00427700" w:rsidRPr="00E74ED5" w:rsidRDefault="00427700" w:rsidP="00427700">
            <w:pPr>
              <w:tabs>
                <w:tab w:val="left" w:pos="1800"/>
              </w:tabs>
              <w:rPr>
                <w:rStyle w:val="normaltextrun"/>
                <w:rFonts w:ascii="Calibri" w:hAnsi="Calibri" w:cs="Calibri"/>
                <w:color w:val="000000"/>
                <w:position w:val="1"/>
                <w:sz w:val="20"/>
                <w:szCs w:val="20"/>
                <w:highlight w:val="cyan"/>
                <w:bdr w:val="none" w:sz="0" w:space="0" w:color="auto" w:frame="1"/>
                <w:rPrChange w:id="9442" w:author="Sue Simnor (EXT Idiom)" w:date="2024-08-13T18:33:00Z" w16du:dateUtc="2024-08-13T08:33:00Z">
                  <w:rPr>
                    <w:rStyle w:val="normaltextrun"/>
                    <w:rFonts w:ascii="Calibri" w:hAnsi="Calibri" w:cs="Calibri"/>
                    <w:color w:val="000000"/>
                    <w:position w:val="1"/>
                    <w:sz w:val="20"/>
                    <w:szCs w:val="20"/>
                    <w:bdr w:val="none" w:sz="0" w:space="0" w:color="auto" w:frame="1"/>
                  </w:rPr>
                </w:rPrChange>
              </w:rPr>
            </w:pPr>
            <w:r w:rsidRPr="00E74ED5">
              <w:rPr>
                <w:rStyle w:val="normaltextrun"/>
                <w:rFonts w:ascii="Calibri" w:hAnsi="Calibri" w:cs="Calibri"/>
                <w:color w:val="000000"/>
                <w:position w:val="1"/>
                <w:sz w:val="20"/>
                <w:szCs w:val="20"/>
                <w:highlight w:val="cyan"/>
                <w:bdr w:val="none" w:sz="0" w:space="0" w:color="auto" w:frame="1"/>
                <w:rPrChange w:id="9443" w:author="Sue Simnor (EXT Idiom)" w:date="2024-08-13T18:33:00Z" w16du:dateUtc="2024-08-13T08:33:00Z">
                  <w:rPr>
                    <w:rStyle w:val="normaltextrun"/>
                    <w:rFonts w:ascii="Calibri" w:hAnsi="Calibri" w:cs="Calibri"/>
                    <w:color w:val="000000"/>
                    <w:position w:val="1"/>
                    <w:sz w:val="20"/>
                    <w:szCs w:val="20"/>
                    <w:bdr w:val="none" w:sz="0" w:space="0" w:color="auto" w:frame="1"/>
                  </w:rPr>
                </w:rPrChange>
              </w:rPr>
              <w:t>Column 2 Heading: Table_Heading_3</w:t>
            </w:r>
          </w:p>
          <w:p w14:paraId="485E02EC" w14:textId="77777777" w:rsidR="00427700" w:rsidRPr="00E74ED5" w:rsidRDefault="00427700" w:rsidP="00427700">
            <w:pPr>
              <w:tabs>
                <w:tab w:val="left" w:pos="1800"/>
              </w:tabs>
              <w:rPr>
                <w:rStyle w:val="normaltextrun"/>
                <w:rFonts w:ascii="Calibri" w:hAnsi="Calibri" w:cs="Calibri"/>
                <w:color w:val="000000"/>
                <w:position w:val="1"/>
                <w:sz w:val="20"/>
                <w:szCs w:val="20"/>
                <w:highlight w:val="cyan"/>
                <w:bdr w:val="none" w:sz="0" w:space="0" w:color="auto" w:frame="1"/>
                <w:rPrChange w:id="9444" w:author="Sue Simnor (EXT Idiom)" w:date="2024-08-13T18:33:00Z" w16du:dateUtc="2024-08-13T08:33:00Z">
                  <w:rPr>
                    <w:rStyle w:val="normaltextrun"/>
                    <w:rFonts w:ascii="Calibri" w:hAnsi="Calibri" w:cs="Calibri"/>
                    <w:color w:val="000000"/>
                    <w:position w:val="1"/>
                    <w:sz w:val="20"/>
                    <w:szCs w:val="20"/>
                    <w:bdr w:val="none" w:sz="0" w:space="0" w:color="auto" w:frame="1"/>
                  </w:rPr>
                </w:rPrChange>
              </w:rPr>
            </w:pPr>
          </w:p>
          <w:p w14:paraId="59A2F17F" w14:textId="77777777" w:rsidR="00427700" w:rsidRPr="00E74ED5" w:rsidRDefault="00427700" w:rsidP="00427700">
            <w:pPr>
              <w:tabs>
                <w:tab w:val="left" w:pos="1800"/>
              </w:tabs>
              <w:rPr>
                <w:rStyle w:val="normaltextrun"/>
                <w:rFonts w:ascii="Calibri" w:hAnsi="Calibri" w:cs="Calibri"/>
                <w:color w:val="000000"/>
                <w:position w:val="1"/>
                <w:sz w:val="20"/>
                <w:szCs w:val="20"/>
                <w:highlight w:val="cyan"/>
                <w:bdr w:val="none" w:sz="0" w:space="0" w:color="auto" w:frame="1"/>
                <w:rPrChange w:id="9445" w:author="Sue Simnor (EXT Idiom)" w:date="2024-08-13T18:33:00Z" w16du:dateUtc="2024-08-13T08:33:00Z">
                  <w:rPr>
                    <w:rStyle w:val="normaltextrun"/>
                    <w:rFonts w:ascii="Calibri" w:hAnsi="Calibri" w:cs="Calibri"/>
                    <w:color w:val="000000"/>
                    <w:position w:val="1"/>
                    <w:sz w:val="20"/>
                    <w:szCs w:val="20"/>
                    <w:bdr w:val="none" w:sz="0" w:space="0" w:color="auto" w:frame="1"/>
                  </w:rPr>
                </w:rPrChange>
              </w:rPr>
            </w:pPr>
            <w:r w:rsidRPr="00E74ED5">
              <w:rPr>
                <w:rStyle w:val="normaltextrun"/>
                <w:rFonts w:ascii="Calibri" w:hAnsi="Calibri" w:cs="Calibri"/>
                <w:color w:val="000000"/>
                <w:position w:val="1"/>
                <w:sz w:val="20"/>
                <w:szCs w:val="20"/>
                <w:highlight w:val="cyan"/>
                <w:bdr w:val="none" w:sz="0" w:space="0" w:color="auto" w:frame="1"/>
                <w:rPrChange w:id="9446" w:author="Sue Simnor (EXT Idiom)" w:date="2024-08-13T18:33:00Z" w16du:dateUtc="2024-08-13T08:33:00Z">
                  <w:rPr>
                    <w:rStyle w:val="normaltextrun"/>
                    <w:rFonts w:ascii="Calibri" w:hAnsi="Calibri" w:cs="Calibri"/>
                    <w:color w:val="000000"/>
                    <w:position w:val="1"/>
                    <w:sz w:val="20"/>
                    <w:szCs w:val="20"/>
                    <w:bdr w:val="none" w:sz="0" w:space="0" w:color="auto" w:frame="1"/>
                  </w:rPr>
                </w:rPrChange>
              </w:rPr>
              <w:t>Column 2 body: Bodycopy_COI</w:t>
            </w:r>
          </w:p>
          <w:p w14:paraId="7730DC1A" w14:textId="77777777" w:rsidR="00427700" w:rsidRPr="00E74ED5" w:rsidRDefault="00427700" w:rsidP="00427700">
            <w:pPr>
              <w:tabs>
                <w:tab w:val="left" w:pos="1800"/>
              </w:tabs>
              <w:rPr>
                <w:rStyle w:val="normaltextrun"/>
                <w:rFonts w:ascii="Calibri" w:hAnsi="Calibri" w:cs="Calibri"/>
                <w:color w:val="000000"/>
                <w:position w:val="1"/>
                <w:sz w:val="20"/>
                <w:szCs w:val="20"/>
                <w:highlight w:val="cyan"/>
                <w:shd w:val="clear" w:color="auto" w:fill="EDEBE9"/>
                <w:rPrChange w:id="9447" w:author="Sue Simnor (EXT Idiom)" w:date="2024-08-13T18:33:00Z" w16du:dateUtc="2024-08-13T08:33:00Z">
                  <w:rPr>
                    <w:rStyle w:val="normaltextrun"/>
                    <w:rFonts w:ascii="Calibri" w:hAnsi="Calibri" w:cs="Calibri"/>
                    <w:color w:val="000000"/>
                    <w:position w:val="1"/>
                    <w:sz w:val="20"/>
                    <w:szCs w:val="20"/>
                    <w:shd w:val="clear" w:color="auto" w:fill="EDEBE9"/>
                  </w:rPr>
                </w:rPrChange>
              </w:rPr>
            </w:pPr>
          </w:p>
        </w:tc>
      </w:tr>
      <w:tr w:rsidR="0012330D" w:rsidRPr="00BD6987" w14:paraId="56D51288" w14:textId="77777777" w:rsidTr="5DAD8829">
        <w:trPr>
          <w:cantSplit/>
        </w:trPr>
        <w:tc>
          <w:tcPr>
            <w:tcW w:w="1013" w:type="dxa"/>
          </w:tcPr>
          <w:p w14:paraId="2ADC0EAF" w14:textId="3429A06C" w:rsidR="0012330D" w:rsidRPr="00BD6987" w:rsidRDefault="0012330D" w:rsidP="0012330D">
            <w:pPr>
              <w:tabs>
                <w:tab w:val="left" w:pos="1800"/>
              </w:tabs>
              <w:rPr>
                <w:rFonts w:asciiTheme="minorHAnsi" w:hAnsiTheme="minorHAnsi" w:cstheme="minorHAnsi"/>
                <w:b/>
                <w:sz w:val="20"/>
                <w:szCs w:val="20"/>
              </w:rPr>
            </w:pPr>
            <w:r>
              <w:rPr>
                <w:rFonts w:asciiTheme="minorHAnsi" w:hAnsiTheme="minorHAnsi" w:cstheme="minorHAnsi"/>
                <w:bCs/>
                <w:sz w:val="20"/>
                <w:szCs w:val="20"/>
              </w:rPr>
              <w:lastRenderedPageBreak/>
              <w:t xml:space="preserve">SCH </w:t>
            </w:r>
            <w:r w:rsidR="00BB4BEA">
              <w:rPr>
                <w:rFonts w:asciiTheme="minorHAnsi" w:hAnsiTheme="minorHAnsi" w:cstheme="minorHAnsi"/>
                <w:bCs/>
                <w:sz w:val="20"/>
                <w:szCs w:val="20"/>
              </w:rPr>
              <w:t xml:space="preserve">4 </w:t>
            </w:r>
            <w:r w:rsidR="000B0E0C">
              <w:rPr>
                <w:rFonts w:asciiTheme="minorHAnsi" w:hAnsiTheme="minorHAnsi" w:cstheme="minorHAnsi"/>
                <w:bCs/>
                <w:sz w:val="20"/>
                <w:szCs w:val="20"/>
              </w:rPr>
              <w:t>V1</w:t>
            </w:r>
          </w:p>
        </w:tc>
        <w:tc>
          <w:tcPr>
            <w:tcW w:w="1817" w:type="dxa"/>
          </w:tcPr>
          <w:p w14:paraId="572C28BD" w14:textId="77777777" w:rsidR="0012330D" w:rsidRDefault="0012330D" w:rsidP="0012330D">
            <w:pPr>
              <w:tabs>
                <w:tab w:val="left" w:pos="1800"/>
              </w:tabs>
              <w:rPr>
                <w:rFonts w:ascii="Calibri" w:eastAsia="Calibri" w:hAnsi="Calibri" w:cs="Calibri"/>
                <w:color w:val="000000" w:themeColor="text1"/>
                <w:sz w:val="20"/>
                <w:szCs w:val="20"/>
              </w:rPr>
            </w:pPr>
            <w:r w:rsidRPr="008376C9">
              <w:rPr>
                <w:rFonts w:ascii="Calibri" w:eastAsia="Calibri" w:hAnsi="Calibri" w:cs="Calibri"/>
                <w:color w:val="000000" w:themeColor="text1"/>
                <w:sz w:val="20"/>
                <w:szCs w:val="20"/>
              </w:rPr>
              <w:t>&lt;ProductCode&gt;</w:t>
            </w:r>
          </w:p>
          <w:p w14:paraId="5423BA58" w14:textId="3CA9B368" w:rsidR="0012330D" w:rsidRPr="00BD6987" w:rsidRDefault="00E408C8" w:rsidP="0012330D">
            <w:pPr>
              <w:tabs>
                <w:tab w:val="left" w:pos="1800"/>
              </w:tabs>
              <w:rPr>
                <w:rFonts w:asciiTheme="minorHAnsi" w:hAnsiTheme="minorHAnsi" w:cstheme="minorHAnsi"/>
                <w:b/>
                <w:sz w:val="20"/>
                <w:szCs w:val="20"/>
              </w:rPr>
            </w:pPr>
            <w:r w:rsidRPr="0087217C">
              <w:rPr>
                <w:rFonts w:asciiTheme="minorHAnsi" w:hAnsiTheme="minorHAnsi" w:cstheme="minorHAnsi"/>
                <w:sz w:val="20"/>
                <w:szCs w:val="20"/>
              </w:rPr>
              <w:t>&lt;Unoccupied60daysCode&gt;</w:t>
            </w:r>
          </w:p>
        </w:tc>
        <w:tc>
          <w:tcPr>
            <w:tcW w:w="8222" w:type="dxa"/>
          </w:tcPr>
          <w:p w14:paraId="79B09A15" w14:textId="77777777" w:rsidR="0012330D" w:rsidRPr="0087217C" w:rsidRDefault="0012330D" w:rsidP="0012330D">
            <w:pPr>
              <w:pStyle w:val="TableBodycopy"/>
            </w:pPr>
          </w:p>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12330D" w:rsidRPr="0087217C" w14:paraId="2766DC19" w14:textId="77777777" w:rsidTr="624AC179">
              <w:trPr>
                <w:trHeight w:val="300"/>
              </w:trPr>
              <w:tc>
                <w:tcPr>
                  <w:tcW w:w="2861" w:type="dxa"/>
                  <w:noWrap/>
                  <w:vAlign w:val="center"/>
                  <w:hideMark/>
                </w:tcPr>
                <w:p w14:paraId="071408D9" w14:textId="77777777" w:rsidR="0012330D" w:rsidRPr="0087217C" w:rsidRDefault="0012330D" w:rsidP="0012330D">
                  <w:pPr>
                    <w:pStyle w:val="TableBodycopy"/>
                    <w:rPr>
                      <w:rFonts w:asciiTheme="minorHAnsi" w:hAnsiTheme="minorHAnsi" w:cstheme="minorHAnsi"/>
                      <w:b/>
                      <w:bCs/>
                      <w:noProof/>
                      <w:color w:val="000000" w:themeColor="text1"/>
                    </w:rPr>
                  </w:pPr>
                  <w:r w:rsidRPr="0087217C">
                    <w:t>Special conditions of your cover</w:t>
                  </w:r>
                  <w:r w:rsidRPr="0087217C">
                    <w:rPr>
                      <w:rFonts w:asciiTheme="minorHAnsi" w:hAnsiTheme="minorHAnsi" w:cstheme="minorBidi"/>
                      <w:sz w:val="24"/>
                    </w:rPr>
                    <w:t xml:space="preserve">:  </w:t>
                  </w:r>
                </w:p>
              </w:tc>
              <w:tc>
                <w:tcPr>
                  <w:tcW w:w="4546" w:type="dxa"/>
                  <w:noWrap/>
                  <w:vAlign w:val="bottom"/>
                  <w:hideMark/>
                </w:tcPr>
                <w:p w14:paraId="26A431FE" w14:textId="354927BC" w:rsidR="0012330D" w:rsidRPr="0087217C" w:rsidRDefault="0012330D" w:rsidP="0012330D">
                  <w:pPr>
                    <w:spacing w:after="160" w:line="257" w:lineRule="auto"/>
                    <w:rPr>
                      <w:sz w:val="18"/>
                      <w:szCs w:val="18"/>
                    </w:rPr>
                  </w:pPr>
                  <w:r w:rsidRPr="0087217C">
                    <w:rPr>
                      <w:rFonts w:ascii="Calibri" w:eastAsia="Calibri" w:hAnsi="Calibri" w:cs="Calibri"/>
                      <w:sz w:val="18"/>
                      <w:szCs w:val="18"/>
                    </w:rPr>
                    <w:t>You have confirmed that your Insured Address</w:t>
                  </w:r>
                  <w:commentRangeStart w:id="9448"/>
                  <w:commentRangeStart w:id="9449"/>
                  <w:commentRangeEnd w:id="9448"/>
                  <w:r w:rsidRPr="0087217C">
                    <w:rPr>
                      <w:rStyle w:val="CommentReference"/>
                      <w:rFonts w:ascii="Calibri" w:eastAsia="Calibri" w:hAnsi="Calibri" w:cs="Calibri"/>
                      <w:sz w:val="18"/>
                      <w:szCs w:val="18"/>
                    </w:rPr>
                    <w:commentReference w:id="9448"/>
                  </w:r>
                  <w:commentRangeEnd w:id="9449"/>
                  <w:r w:rsidRPr="0087217C">
                    <w:rPr>
                      <w:rStyle w:val="CommentReference"/>
                      <w:rFonts w:ascii="Calibri" w:eastAsia="Calibri" w:hAnsi="Calibri" w:cs="Calibri"/>
                      <w:sz w:val="18"/>
                      <w:szCs w:val="18"/>
                    </w:rPr>
                    <w:commentReference w:id="9449"/>
                  </w:r>
                  <w:r w:rsidRPr="0087217C">
                    <w:rPr>
                      <w:rFonts w:ascii="Calibri" w:eastAsia="Calibri" w:hAnsi="Calibri" w:cs="Calibri"/>
                      <w:sz w:val="18"/>
                      <w:szCs w:val="18"/>
                    </w:rPr>
                    <w:t xml:space="preserve"> is currently unoccupied and expected to be occupied within 60 days.</w:t>
                  </w:r>
                </w:p>
                <w:p w14:paraId="041EA9DB" w14:textId="52862778" w:rsidR="0012330D" w:rsidRPr="0087217C" w:rsidRDefault="0012330D" w:rsidP="0012330D">
                  <w:pPr>
                    <w:pStyle w:val="TableBodycopy"/>
                    <w:rPr>
                      <w:rFonts w:asciiTheme="minorHAnsi" w:hAnsiTheme="minorHAnsi" w:cstheme="minorHAnsi"/>
                      <w:b/>
                      <w:bCs/>
                      <w:sz w:val="24"/>
                    </w:rPr>
                  </w:pPr>
                  <w:r w:rsidRPr="0087217C">
                    <w:rPr>
                      <w:rFonts w:ascii="Calibri" w:hAnsi="Calibri" w:cs="Calibri"/>
                      <w:sz w:val="18"/>
                      <w:szCs w:val="18"/>
                    </w:rPr>
                    <w:t xml:space="preserve">If your building is unoccupied for longer than 60 consecutive days, cover under this policy is limited to loss or damage caused by  Fire, Storm, Rainwater, Flood, Lightning, Earthquake, Tsunami, Volcanic Eruption and Impact during the period of time in which the building is unoccupied. </w:t>
                  </w:r>
                </w:p>
              </w:tc>
            </w:tr>
          </w:tbl>
          <w:p w14:paraId="301684FF" w14:textId="77777777" w:rsidR="0012330D" w:rsidRPr="0087217C" w:rsidRDefault="0012330D" w:rsidP="0012330D">
            <w:pPr>
              <w:pStyle w:val="TableBodycopy"/>
            </w:pPr>
          </w:p>
          <w:p w14:paraId="6AF90346" w14:textId="77777777" w:rsidR="0012330D" w:rsidRPr="0087217C" w:rsidRDefault="0012330D" w:rsidP="0012330D">
            <w:pPr>
              <w:pStyle w:val="TableBodycopy"/>
            </w:pPr>
          </w:p>
        </w:tc>
        <w:tc>
          <w:tcPr>
            <w:tcW w:w="1701" w:type="dxa"/>
          </w:tcPr>
          <w:p w14:paraId="6DFF900F" w14:textId="60941F65" w:rsidR="0012330D" w:rsidRPr="0087217C" w:rsidRDefault="0012330D" w:rsidP="0012330D">
            <w:pPr>
              <w:tabs>
                <w:tab w:val="left" w:pos="774"/>
              </w:tabs>
              <w:rPr>
                <w:rFonts w:asciiTheme="minorHAnsi" w:hAnsiTheme="minorHAnsi" w:cstheme="minorHAnsi"/>
                <w:sz w:val="20"/>
                <w:szCs w:val="20"/>
              </w:rPr>
            </w:pPr>
            <w:r w:rsidRPr="0087217C">
              <w:rPr>
                <w:rFonts w:asciiTheme="minorHAnsi" w:hAnsiTheme="minorHAnsi"/>
                <w:b/>
                <w:bCs/>
                <w:sz w:val="20"/>
                <w:szCs w:val="20"/>
              </w:rPr>
              <w:t>ELSEIF</w:t>
            </w:r>
            <w:r w:rsidRPr="0087217C">
              <w:rPr>
                <w:rFonts w:asciiTheme="minorHAnsi" w:hAnsiTheme="minorHAnsi"/>
                <w:sz w:val="20"/>
                <w:szCs w:val="20"/>
              </w:rPr>
              <w:t xml:space="preserve"> </w:t>
            </w:r>
            <w:r w:rsidRPr="0087217C">
              <w:rPr>
                <w:rFonts w:asciiTheme="minorHAnsi" w:hAnsiTheme="minorHAnsi" w:cstheme="minorHAnsi"/>
                <w:sz w:val="20"/>
                <w:szCs w:val="20"/>
              </w:rPr>
              <w:t xml:space="preserve">(&lt;ProductCode&gt; =”Home” OR “Landlord”) AND </w:t>
            </w:r>
          </w:p>
          <w:p w14:paraId="00468491" w14:textId="5F5FC1C6" w:rsidR="0012330D" w:rsidRDefault="0012330D" w:rsidP="0012330D">
            <w:pPr>
              <w:tabs>
                <w:tab w:val="left" w:pos="774"/>
              </w:tabs>
              <w:rPr>
                <w:rFonts w:asciiTheme="minorHAnsi" w:hAnsiTheme="minorHAnsi" w:cstheme="minorHAnsi"/>
                <w:b/>
                <w:bCs/>
                <w:sz w:val="20"/>
                <w:szCs w:val="20"/>
              </w:rPr>
            </w:pPr>
            <w:r w:rsidRPr="0087217C">
              <w:rPr>
                <w:rFonts w:asciiTheme="minorHAnsi" w:hAnsiTheme="minorHAnsi" w:cstheme="minorHAnsi"/>
                <w:sz w:val="20"/>
                <w:szCs w:val="20"/>
              </w:rPr>
              <w:t>&lt;</w:t>
            </w:r>
            <w:r w:rsidR="000342C6" w:rsidRPr="0087217C">
              <w:rPr>
                <w:rFonts w:asciiTheme="minorHAnsi" w:hAnsiTheme="minorHAnsi" w:cstheme="minorHAnsi"/>
                <w:sz w:val="20"/>
                <w:szCs w:val="20"/>
              </w:rPr>
              <w:t>Unoccupied60daysCode</w:t>
            </w:r>
            <w:r w:rsidRPr="0087217C">
              <w:rPr>
                <w:rFonts w:asciiTheme="minorHAnsi" w:hAnsiTheme="minorHAnsi" w:cstheme="minorHAnsi"/>
                <w:sz w:val="20"/>
                <w:szCs w:val="20"/>
              </w:rPr>
              <w:t xml:space="preserve">&gt; = </w:t>
            </w:r>
            <w:r w:rsidRPr="00BD5622">
              <w:rPr>
                <w:rFonts w:asciiTheme="minorHAnsi" w:hAnsiTheme="minorHAnsi" w:cstheme="minorHAnsi"/>
                <w:sz w:val="20"/>
                <w:szCs w:val="20"/>
              </w:rPr>
              <w:t>“</w:t>
            </w:r>
            <w:r w:rsidR="00AB14B9" w:rsidRPr="00BD5622">
              <w:rPr>
                <w:rFonts w:asciiTheme="minorHAnsi" w:hAnsiTheme="minorHAnsi" w:cstheme="minorHAnsi"/>
                <w:sz w:val="20"/>
                <w:szCs w:val="20"/>
              </w:rPr>
              <w:t>2|UnoccupiedNo</w:t>
            </w:r>
            <w:r w:rsidRPr="00BD5622">
              <w:rPr>
                <w:rFonts w:asciiTheme="minorHAnsi" w:hAnsiTheme="minorHAnsi" w:cstheme="minorHAnsi"/>
                <w:sz w:val="20"/>
                <w:szCs w:val="20"/>
              </w:rPr>
              <w:t>”</w:t>
            </w:r>
            <w:r w:rsidRPr="0087217C">
              <w:rPr>
                <w:rFonts w:asciiTheme="minorHAnsi" w:hAnsiTheme="minorHAnsi" w:cstheme="minorHAnsi"/>
                <w:sz w:val="20"/>
                <w:szCs w:val="20"/>
              </w:rPr>
              <w:t xml:space="preserve">  </w:t>
            </w:r>
            <w:r w:rsidRPr="0087217C">
              <w:rPr>
                <w:rFonts w:asciiTheme="minorHAnsi" w:hAnsiTheme="minorHAnsi" w:cstheme="minorHAnsi"/>
                <w:b/>
                <w:bCs/>
                <w:sz w:val="20"/>
                <w:szCs w:val="20"/>
              </w:rPr>
              <w:t>THEN display</w:t>
            </w:r>
          </w:p>
          <w:p w14:paraId="57A8A61B" w14:textId="47182A65" w:rsidR="00BB4BEA" w:rsidRPr="00A36E03" w:rsidRDefault="00BB4BEA" w:rsidP="0012330D">
            <w:pPr>
              <w:tabs>
                <w:tab w:val="left" w:pos="774"/>
              </w:tabs>
              <w:rPr>
                <w:rFonts w:asciiTheme="minorHAnsi" w:hAnsiTheme="minorHAnsi" w:cstheme="minorHAnsi"/>
                <w:b/>
                <w:bCs/>
                <w:sz w:val="20"/>
                <w:szCs w:val="20"/>
              </w:rPr>
            </w:pPr>
            <w:r w:rsidRPr="002E583D">
              <w:rPr>
                <w:rFonts w:asciiTheme="minorHAnsi" w:hAnsiTheme="minorHAnsi" w:cstheme="minorHAnsi"/>
                <w:b/>
                <w:bCs/>
                <w:sz w:val="20"/>
                <w:szCs w:val="20"/>
              </w:rPr>
              <w:t>ELSE</w:t>
            </w:r>
          </w:p>
          <w:p w14:paraId="2C585E8E" w14:textId="77777777" w:rsidR="0012330D" w:rsidRPr="0087217C" w:rsidRDefault="0012330D" w:rsidP="0012330D">
            <w:pPr>
              <w:spacing w:line="257" w:lineRule="auto"/>
              <w:rPr>
                <w:rFonts w:asciiTheme="minorHAnsi" w:hAnsiTheme="minorHAnsi"/>
                <w:b/>
                <w:bCs/>
                <w:sz w:val="20"/>
                <w:szCs w:val="20"/>
              </w:rPr>
            </w:pPr>
          </w:p>
        </w:tc>
        <w:tc>
          <w:tcPr>
            <w:tcW w:w="1843" w:type="dxa"/>
          </w:tcPr>
          <w:p w14:paraId="55304A0C" w14:textId="77777777" w:rsidR="0012330D" w:rsidRPr="0087217C" w:rsidRDefault="0012330D" w:rsidP="0012330D">
            <w:pPr>
              <w:tabs>
                <w:tab w:val="left" w:pos="1800"/>
              </w:tabs>
              <w:rPr>
                <w:rStyle w:val="eop"/>
                <w:rFonts w:ascii="Calibri" w:hAnsi="Calibri" w:cs="Calibri"/>
                <w:color w:val="000000"/>
                <w:sz w:val="20"/>
                <w:szCs w:val="20"/>
                <w:shd w:val="clear" w:color="auto" w:fill="EDEBE9"/>
              </w:rPr>
            </w:pPr>
            <w:r w:rsidRPr="0087217C">
              <w:rPr>
                <w:rStyle w:val="normaltextrun"/>
                <w:rFonts w:ascii="Calibri" w:hAnsi="Calibri" w:cs="Calibri"/>
                <w:color w:val="000000"/>
                <w:position w:val="1"/>
                <w:sz w:val="20"/>
                <w:szCs w:val="20"/>
                <w:shd w:val="clear" w:color="auto" w:fill="EDEBE9"/>
              </w:rPr>
              <w:t>Column 1:</w:t>
            </w:r>
            <w:r w:rsidRPr="0087217C">
              <w:rPr>
                <w:rStyle w:val="scxp212606636"/>
                <w:rFonts w:ascii="Calibri" w:hAnsi="Calibri" w:cs="Calibri"/>
                <w:color w:val="000000"/>
                <w:position w:val="1"/>
                <w:sz w:val="20"/>
                <w:szCs w:val="20"/>
                <w:shd w:val="clear" w:color="auto" w:fill="EDEBE9"/>
              </w:rPr>
              <w:t>Bodycopy_COI</w:t>
            </w:r>
            <w:r w:rsidRPr="0087217C">
              <w:rPr>
                <w:rStyle w:val="eop"/>
                <w:rFonts w:ascii="Calibri" w:hAnsi="Calibri" w:cs="Calibri"/>
                <w:color w:val="000000"/>
                <w:sz w:val="20"/>
                <w:szCs w:val="20"/>
                <w:shd w:val="clear" w:color="auto" w:fill="EDEBE9"/>
              </w:rPr>
              <w:t>​</w:t>
            </w:r>
          </w:p>
          <w:p w14:paraId="38959C21" w14:textId="77777777" w:rsidR="0012330D" w:rsidRPr="0087217C" w:rsidRDefault="0012330D" w:rsidP="0012330D">
            <w:pPr>
              <w:tabs>
                <w:tab w:val="left" w:pos="1800"/>
              </w:tabs>
              <w:rPr>
                <w:rStyle w:val="normaltextrun"/>
                <w:rFonts w:ascii="Calibri" w:hAnsi="Calibri" w:cs="Calibri"/>
                <w:color w:val="000000"/>
                <w:position w:val="1"/>
                <w:sz w:val="20"/>
                <w:szCs w:val="20"/>
                <w:bdr w:val="none" w:sz="0" w:space="0" w:color="auto" w:frame="1"/>
              </w:rPr>
            </w:pPr>
          </w:p>
          <w:p w14:paraId="5E937BCC" w14:textId="77777777" w:rsidR="0012330D" w:rsidRPr="0087217C" w:rsidRDefault="0012330D" w:rsidP="0012330D">
            <w:pPr>
              <w:tabs>
                <w:tab w:val="left" w:pos="1800"/>
              </w:tabs>
              <w:rPr>
                <w:rStyle w:val="normaltextrun"/>
                <w:rFonts w:ascii="Calibri" w:hAnsi="Calibri" w:cs="Calibri"/>
                <w:color w:val="000000"/>
                <w:position w:val="1"/>
                <w:sz w:val="20"/>
                <w:szCs w:val="20"/>
                <w:bdr w:val="none" w:sz="0" w:space="0" w:color="auto" w:frame="1"/>
              </w:rPr>
            </w:pPr>
            <w:r w:rsidRPr="0087217C">
              <w:rPr>
                <w:rStyle w:val="normaltextrun"/>
                <w:rFonts w:ascii="Calibri" w:hAnsi="Calibri" w:cs="Calibri"/>
                <w:color w:val="000000"/>
                <w:position w:val="1"/>
                <w:sz w:val="20"/>
                <w:szCs w:val="20"/>
                <w:bdr w:val="none" w:sz="0" w:space="0" w:color="auto" w:frame="1"/>
              </w:rPr>
              <w:t>Column 2: Bodycopy_COI</w:t>
            </w:r>
          </w:p>
          <w:p w14:paraId="5B012AD5" w14:textId="77777777" w:rsidR="0012330D" w:rsidRPr="0087217C" w:rsidRDefault="0012330D" w:rsidP="0012330D">
            <w:pPr>
              <w:tabs>
                <w:tab w:val="left" w:pos="1800"/>
              </w:tabs>
              <w:rPr>
                <w:rFonts w:asciiTheme="minorHAnsi" w:hAnsiTheme="minorHAnsi" w:cstheme="minorHAnsi"/>
                <w:bCs/>
                <w:sz w:val="20"/>
                <w:szCs w:val="20"/>
              </w:rPr>
            </w:pPr>
          </w:p>
        </w:tc>
      </w:tr>
      <w:tr w:rsidR="00644CC3" w:rsidRPr="00BD6987" w14:paraId="47A21540" w14:textId="77777777" w:rsidTr="5DAD8829">
        <w:trPr>
          <w:cantSplit/>
        </w:trPr>
        <w:tc>
          <w:tcPr>
            <w:tcW w:w="1013" w:type="dxa"/>
          </w:tcPr>
          <w:p w14:paraId="165CA4E5" w14:textId="177ACE33" w:rsidR="00644CC3" w:rsidRDefault="00815176" w:rsidP="00644CC3">
            <w:pPr>
              <w:tabs>
                <w:tab w:val="left" w:pos="1800"/>
              </w:tabs>
              <w:rPr>
                <w:rFonts w:asciiTheme="minorHAnsi" w:hAnsiTheme="minorHAnsi" w:cstheme="minorHAnsi"/>
                <w:bCs/>
                <w:sz w:val="20"/>
                <w:szCs w:val="20"/>
              </w:rPr>
            </w:pPr>
            <w:r>
              <w:rPr>
                <w:rFonts w:asciiTheme="minorHAnsi" w:hAnsiTheme="minorHAnsi" w:cstheme="minorHAnsi"/>
                <w:bCs/>
                <w:sz w:val="20"/>
                <w:szCs w:val="20"/>
              </w:rPr>
              <w:t xml:space="preserve">SCH </w:t>
            </w:r>
            <w:del w:id="9450" w:author="Sue Simnor (EXT Idiom)" w:date="2024-09-05T13:59:00Z">
              <w:r w:rsidDel="00BB4BEA">
                <w:rPr>
                  <w:rFonts w:asciiTheme="minorHAnsi" w:hAnsiTheme="minorHAnsi" w:cstheme="minorHAnsi"/>
                  <w:bCs/>
                  <w:sz w:val="20"/>
                  <w:szCs w:val="20"/>
                </w:rPr>
                <w:delText>5</w:delText>
              </w:r>
            </w:del>
            <w:r w:rsidR="00BB4BEA">
              <w:rPr>
                <w:rFonts w:asciiTheme="minorHAnsi" w:hAnsiTheme="minorHAnsi" w:cstheme="minorHAnsi"/>
                <w:bCs/>
                <w:sz w:val="20"/>
                <w:szCs w:val="20"/>
              </w:rPr>
              <w:t>4</w:t>
            </w:r>
            <w:r w:rsidR="000B0E0C">
              <w:rPr>
                <w:rFonts w:asciiTheme="minorHAnsi" w:hAnsiTheme="minorHAnsi" w:cstheme="minorHAnsi"/>
                <w:bCs/>
                <w:sz w:val="20"/>
                <w:szCs w:val="20"/>
              </w:rPr>
              <w:t xml:space="preserve"> V2</w:t>
            </w:r>
          </w:p>
        </w:tc>
        <w:tc>
          <w:tcPr>
            <w:tcW w:w="1817" w:type="dxa"/>
          </w:tcPr>
          <w:p w14:paraId="7B8DD8E3" w14:textId="77777777" w:rsidR="00644CC3" w:rsidRPr="00E74ED5" w:rsidRDefault="00E408C8" w:rsidP="00644CC3">
            <w:pPr>
              <w:tabs>
                <w:tab w:val="left" w:pos="1800"/>
              </w:tabs>
              <w:rPr>
                <w:rFonts w:asciiTheme="minorHAnsi" w:hAnsiTheme="minorHAnsi" w:cstheme="minorHAnsi"/>
                <w:sz w:val="20"/>
                <w:szCs w:val="20"/>
                <w:highlight w:val="cyan"/>
                <w:rPrChange w:id="9451" w:author="Sue Simnor (EXT Idiom)" w:date="2024-08-13T18:33:00Z" w16du:dateUtc="2024-08-13T08:33:00Z">
                  <w:rPr>
                    <w:rFonts w:asciiTheme="minorHAnsi" w:hAnsiTheme="minorHAnsi" w:cstheme="minorHAnsi"/>
                    <w:sz w:val="20"/>
                    <w:szCs w:val="20"/>
                  </w:rPr>
                </w:rPrChange>
              </w:rPr>
            </w:pPr>
            <w:r w:rsidRPr="00E74ED5">
              <w:rPr>
                <w:rFonts w:asciiTheme="minorHAnsi" w:hAnsiTheme="minorHAnsi" w:cstheme="minorHAnsi"/>
                <w:sz w:val="20"/>
                <w:szCs w:val="20"/>
                <w:highlight w:val="cyan"/>
                <w:rPrChange w:id="9452" w:author="Sue Simnor (EXT Idiom)" w:date="2024-08-13T18:33:00Z" w16du:dateUtc="2024-08-13T08:33:00Z">
                  <w:rPr>
                    <w:rFonts w:asciiTheme="minorHAnsi" w:hAnsiTheme="minorHAnsi" w:cstheme="minorHAnsi"/>
                    <w:sz w:val="20"/>
                    <w:szCs w:val="20"/>
                  </w:rPr>
                </w:rPrChange>
              </w:rPr>
              <w:t>&lt;Unoccupied60daysCode&gt;</w:t>
            </w:r>
          </w:p>
          <w:p w14:paraId="7B2E9FC8" w14:textId="56595882" w:rsidR="00E408C8" w:rsidRPr="00E74ED5" w:rsidRDefault="00E408C8" w:rsidP="00644CC3">
            <w:pPr>
              <w:tabs>
                <w:tab w:val="left" w:pos="1800"/>
              </w:tabs>
              <w:rPr>
                <w:rFonts w:ascii="Calibri" w:eastAsia="Calibri" w:hAnsi="Calibri" w:cs="Calibri"/>
                <w:color w:val="000000" w:themeColor="text1"/>
                <w:sz w:val="20"/>
                <w:szCs w:val="20"/>
                <w:highlight w:val="cyan"/>
                <w:rPrChange w:id="9453" w:author="Sue Simnor (EXT Idiom)" w:date="2024-08-13T18:33:00Z" w16du:dateUtc="2024-08-13T08:33:00Z">
                  <w:rPr>
                    <w:rFonts w:ascii="Calibri" w:eastAsia="Calibri" w:hAnsi="Calibri" w:cs="Calibri"/>
                    <w:color w:val="000000" w:themeColor="text1"/>
                    <w:sz w:val="20"/>
                    <w:szCs w:val="20"/>
                  </w:rPr>
                </w:rPrChange>
              </w:rPr>
            </w:pPr>
            <w:r w:rsidRPr="00E74ED5">
              <w:rPr>
                <w:rFonts w:asciiTheme="minorHAnsi" w:hAnsiTheme="minorHAnsi" w:cstheme="minorHAnsi"/>
                <w:sz w:val="20"/>
                <w:szCs w:val="20"/>
                <w:highlight w:val="cyan"/>
                <w:rPrChange w:id="9454" w:author="Sue Simnor (EXT Idiom)" w:date="2024-08-13T18:33:00Z" w16du:dateUtc="2024-08-13T08:33:00Z">
                  <w:rPr>
                    <w:rFonts w:asciiTheme="minorHAnsi" w:hAnsiTheme="minorHAnsi" w:cstheme="minorHAnsi"/>
                    <w:sz w:val="20"/>
                    <w:szCs w:val="20"/>
                  </w:rPr>
                </w:rPrChange>
              </w:rPr>
              <w:t>&lt;ProductCode&gt;</w:t>
            </w:r>
          </w:p>
        </w:tc>
        <w:tc>
          <w:tcPr>
            <w:tcW w:w="8222" w:type="dxa"/>
          </w:tcPr>
          <w:p w14:paraId="6DD5DA7C" w14:textId="77777777" w:rsidR="00644CC3" w:rsidRPr="00E74ED5" w:rsidRDefault="00644CC3" w:rsidP="00644CC3">
            <w:pPr>
              <w:pStyle w:val="TableBodycopy"/>
              <w:rPr>
                <w:highlight w:val="cyan"/>
                <w:rPrChange w:id="9455" w:author="Sue Simnor (EXT Idiom)" w:date="2024-08-13T18:33:00Z" w16du:dateUtc="2024-08-13T08:33:00Z">
                  <w:rPr/>
                </w:rPrChange>
              </w:rPr>
            </w:pPr>
          </w:p>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644CC3" w:rsidRPr="00E74ED5" w14:paraId="193B7FBF" w14:textId="77777777" w:rsidTr="00044FCB">
              <w:trPr>
                <w:trHeight w:val="300"/>
              </w:trPr>
              <w:tc>
                <w:tcPr>
                  <w:tcW w:w="2861" w:type="dxa"/>
                  <w:noWrap/>
                  <w:vAlign w:val="center"/>
                  <w:hideMark/>
                </w:tcPr>
                <w:p w14:paraId="402BB9FD" w14:textId="77777777" w:rsidR="00644CC3" w:rsidRPr="00E74ED5" w:rsidRDefault="00644CC3" w:rsidP="00644CC3">
                  <w:pPr>
                    <w:pStyle w:val="TableBodycopy"/>
                    <w:rPr>
                      <w:rFonts w:asciiTheme="minorHAnsi" w:hAnsiTheme="minorHAnsi" w:cstheme="minorHAnsi"/>
                      <w:b/>
                      <w:bCs/>
                      <w:noProof/>
                      <w:color w:val="000000" w:themeColor="text1"/>
                      <w:highlight w:val="cyan"/>
                      <w:rPrChange w:id="9456" w:author="Sue Simnor (EXT Idiom)" w:date="2024-08-13T18:33:00Z" w16du:dateUtc="2024-08-13T08:33:00Z">
                        <w:rPr>
                          <w:rFonts w:asciiTheme="minorHAnsi" w:hAnsiTheme="minorHAnsi" w:cstheme="minorHAnsi"/>
                          <w:b/>
                          <w:bCs/>
                          <w:noProof/>
                          <w:color w:val="000000" w:themeColor="text1"/>
                        </w:rPr>
                      </w:rPrChange>
                    </w:rPr>
                  </w:pPr>
                  <w:r w:rsidRPr="00E74ED5">
                    <w:rPr>
                      <w:highlight w:val="cyan"/>
                      <w:rPrChange w:id="9457" w:author="Sue Simnor (EXT Idiom)" w:date="2024-08-13T18:33:00Z" w16du:dateUtc="2024-08-13T08:33:00Z">
                        <w:rPr/>
                      </w:rPrChange>
                    </w:rPr>
                    <w:t>Special conditions of your cover</w:t>
                  </w:r>
                  <w:r w:rsidRPr="00E74ED5">
                    <w:rPr>
                      <w:rFonts w:asciiTheme="minorHAnsi" w:hAnsiTheme="minorHAnsi" w:cstheme="minorBidi"/>
                      <w:sz w:val="24"/>
                      <w:highlight w:val="cyan"/>
                      <w:rPrChange w:id="9458" w:author="Sue Simnor (EXT Idiom)" w:date="2024-08-13T18:33:00Z" w16du:dateUtc="2024-08-13T08:33:00Z">
                        <w:rPr>
                          <w:rFonts w:asciiTheme="minorHAnsi" w:hAnsiTheme="minorHAnsi" w:cstheme="minorBidi"/>
                          <w:sz w:val="24"/>
                        </w:rPr>
                      </w:rPrChange>
                    </w:rPr>
                    <w:t xml:space="preserve">:  </w:t>
                  </w:r>
                </w:p>
              </w:tc>
              <w:tc>
                <w:tcPr>
                  <w:tcW w:w="4546" w:type="dxa"/>
                  <w:noWrap/>
                  <w:vAlign w:val="bottom"/>
                </w:tcPr>
                <w:p w14:paraId="2957AABA" w14:textId="77777777" w:rsidR="00044FCB" w:rsidRPr="00E74ED5" w:rsidRDefault="00044FCB" w:rsidP="00044FCB">
                  <w:pPr>
                    <w:pStyle w:val="TableBodycopy"/>
                    <w:rPr>
                      <w:rFonts w:asciiTheme="minorHAnsi" w:hAnsiTheme="minorHAnsi" w:cstheme="minorHAnsi"/>
                      <w:szCs w:val="20"/>
                      <w:highlight w:val="cyan"/>
                      <w:rPrChange w:id="9459" w:author="Sue Simnor (EXT Idiom)" w:date="2024-08-13T18:33:00Z" w16du:dateUtc="2024-08-13T08:33:00Z">
                        <w:rPr>
                          <w:rFonts w:asciiTheme="minorHAnsi" w:hAnsiTheme="minorHAnsi" w:cstheme="minorHAnsi"/>
                          <w:szCs w:val="20"/>
                        </w:rPr>
                      </w:rPrChange>
                    </w:rPr>
                  </w:pPr>
                  <w:r w:rsidRPr="00E74ED5">
                    <w:rPr>
                      <w:rFonts w:asciiTheme="minorHAnsi" w:hAnsiTheme="minorHAnsi" w:cstheme="minorHAnsi"/>
                      <w:szCs w:val="20"/>
                      <w:highlight w:val="cyan"/>
                      <w:rPrChange w:id="9460" w:author="Sue Simnor (EXT Idiom)" w:date="2024-08-13T18:33:00Z" w16du:dateUtc="2024-08-13T08:33:00Z">
                        <w:rPr>
                          <w:rFonts w:asciiTheme="minorHAnsi" w:hAnsiTheme="minorHAnsi" w:cstheme="minorHAnsi"/>
                          <w:szCs w:val="20"/>
                        </w:rPr>
                      </w:rPrChange>
                    </w:rPr>
                    <w:t>You have confirmed that your Insured Address is currently unoccupied.</w:t>
                  </w:r>
                </w:p>
                <w:p w14:paraId="63E3F89C" w14:textId="77777777" w:rsidR="00044FCB" w:rsidRPr="00E74ED5" w:rsidRDefault="00044FCB" w:rsidP="00044FCB">
                  <w:pPr>
                    <w:pStyle w:val="TableBodycopy"/>
                    <w:rPr>
                      <w:rFonts w:asciiTheme="minorHAnsi" w:hAnsiTheme="minorHAnsi" w:cstheme="minorHAnsi"/>
                      <w:szCs w:val="20"/>
                      <w:highlight w:val="cyan"/>
                      <w:rPrChange w:id="9461" w:author="Sue Simnor (EXT Idiom)" w:date="2024-08-13T18:33:00Z" w16du:dateUtc="2024-08-13T08:33:00Z">
                        <w:rPr>
                          <w:rFonts w:asciiTheme="minorHAnsi" w:hAnsiTheme="minorHAnsi" w:cstheme="minorHAnsi"/>
                          <w:szCs w:val="20"/>
                        </w:rPr>
                      </w:rPrChange>
                    </w:rPr>
                  </w:pPr>
                </w:p>
                <w:p w14:paraId="3464C738" w14:textId="3BDD8E8A" w:rsidR="00644CC3" w:rsidRPr="00E74ED5" w:rsidRDefault="00044FCB" w:rsidP="00044FCB">
                  <w:pPr>
                    <w:pStyle w:val="TableBodycopy"/>
                    <w:rPr>
                      <w:rFonts w:asciiTheme="minorHAnsi" w:hAnsiTheme="minorHAnsi" w:cstheme="minorHAnsi"/>
                      <w:b/>
                      <w:bCs/>
                      <w:sz w:val="24"/>
                      <w:highlight w:val="cyan"/>
                      <w:rPrChange w:id="9462" w:author="Sue Simnor (EXT Idiom)" w:date="2024-08-13T18:33:00Z" w16du:dateUtc="2024-08-13T08:33:00Z">
                        <w:rPr>
                          <w:rFonts w:asciiTheme="minorHAnsi" w:hAnsiTheme="minorHAnsi" w:cstheme="minorHAnsi"/>
                          <w:b/>
                          <w:bCs/>
                          <w:sz w:val="24"/>
                        </w:rPr>
                      </w:rPrChange>
                    </w:rPr>
                  </w:pPr>
                  <w:r w:rsidRPr="00E74ED5">
                    <w:rPr>
                      <w:rFonts w:asciiTheme="minorHAnsi" w:hAnsiTheme="minorHAnsi" w:cstheme="minorHAnsi"/>
                      <w:szCs w:val="20"/>
                      <w:highlight w:val="cyan"/>
                      <w:rPrChange w:id="9463" w:author="Sue Simnor (EXT Idiom)" w:date="2024-08-13T18:33:00Z" w16du:dateUtc="2024-08-13T08:33:00Z">
                        <w:rPr>
                          <w:rFonts w:asciiTheme="minorHAnsi" w:hAnsiTheme="minorHAnsi" w:cstheme="minorHAnsi"/>
                          <w:szCs w:val="20"/>
                        </w:rPr>
                      </w:rPrChange>
                    </w:rPr>
                    <w:t>If your building is unoccupied for longer than 60 consecutive days, cover under this policy is limited to loss or damage caused by  Fire, Storm, Rainwater, Flood, Lightning, Earthquake, Tsunami, Volcanic Eruption and Impact during the period of time in which the building is unoccupied</w:t>
                  </w:r>
                  <w:r w:rsidR="00B931AB" w:rsidRPr="00E74ED5">
                    <w:rPr>
                      <w:rFonts w:asciiTheme="minorHAnsi" w:hAnsiTheme="minorHAnsi" w:cstheme="minorHAnsi"/>
                      <w:szCs w:val="20"/>
                      <w:highlight w:val="cyan"/>
                      <w:rPrChange w:id="9464" w:author="Sue Simnor (EXT Idiom)" w:date="2024-08-13T18:33:00Z" w16du:dateUtc="2024-08-13T08:33:00Z">
                        <w:rPr>
                          <w:rFonts w:asciiTheme="minorHAnsi" w:hAnsiTheme="minorHAnsi" w:cstheme="minorHAnsi"/>
                          <w:szCs w:val="20"/>
                        </w:rPr>
                      </w:rPrChange>
                    </w:rPr>
                    <w:t>.</w:t>
                  </w:r>
                </w:p>
              </w:tc>
            </w:tr>
          </w:tbl>
          <w:p w14:paraId="1AA0720B" w14:textId="77777777" w:rsidR="00644CC3" w:rsidRPr="00E74ED5" w:rsidRDefault="00644CC3" w:rsidP="00644CC3">
            <w:pPr>
              <w:pStyle w:val="TableBodycopy"/>
              <w:rPr>
                <w:highlight w:val="cyan"/>
                <w:rPrChange w:id="9465" w:author="Sue Simnor (EXT Idiom)" w:date="2024-08-13T18:33:00Z" w16du:dateUtc="2024-08-13T08:33:00Z">
                  <w:rPr/>
                </w:rPrChange>
              </w:rPr>
            </w:pPr>
          </w:p>
          <w:p w14:paraId="46B4BD82" w14:textId="77777777" w:rsidR="00644CC3" w:rsidRPr="00E74ED5" w:rsidRDefault="00644CC3" w:rsidP="00644CC3">
            <w:pPr>
              <w:pStyle w:val="TableBodycopy"/>
              <w:rPr>
                <w:highlight w:val="cyan"/>
                <w:rPrChange w:id="9466" w:author="Sue Simnor (EXT Idiom)" w:date="2024-08-13T18:33:00Z" w16du:dateUtc="2024-08-13T08:33:00Z">
                  <w:rPr/>
                </w:rPrChange>
              </w:rPr>
            </w:pPr>
          </w:p>
        </w:tc>
        <w:tc>
          <w:tcPr>
            <w:tcW w:w="1701" w:type="dxa"/>
          </w:tcPr>
          <w:p w14:paraId="10573694" w14:textId="77777777" w:rsidR="00644CC3" w:rsidRPr="00E74ED5" w:rsidRDefault="00644CC3" w:rsidP="00644CC3">
            <w:pPr>
              <w:tabs>
                <w:tab w:val="left" w:pos="774"/>
              </w:tabs>
              <w:rPr>
                <w:rFonts w:asciiTheme="minorHAnsi" w:hAnsiTheme="minorHAnsi" w:cstheme="minorHAnsi"/>
                <w:sz w:val="20"/>
                <w:szCs w:val="20"/>
                <w:highlight w:val="cyan"/>
                <w:rPrChange w:id="9467" w:author="Sue Simnor (EXT Idiom)" w:date="2024-08-13T18:33:00Z" w16du:dateUtc="2024-08-13T08:33:00Z">
                  <w:rPr>
                    <w:rFonts w:asciiTheme="minorHAnsi" w:hAnsiTheme="minorHAnsi" w:cstheme="minorHAnsi"/>
                    <w:sz w:val="20"/>
                    <w:szCs w:val="20"/>
                  </w:rPr>
                </w:rPrChange>
              </w:rPr>
            </w:pPr>
            <w:r w:rsidRPr="00E74ED5">
              <w:rPr>
                <w:rFonts w:asciiTheme="minorHAnsi" w:hAnsiTheme="minorHAnsi"/>
                <w:b/>
                <w:bCs/>
                <w:sz w:val="20"/>
                <w:szCs w:val="20"/>
                <w:highlight w:val="cyan"/>
                <w:rPrChange w:id="9468" w:author="Sue Simnor (EXT Idiom)" w:date="2024-08-13T18:33:00Z" w16du:dateUtc="2024-08-13T08:33:00Z">
                  <w:rPr>
                    <w:rFonts w:asciiTheme="minorHAnsi" w:hAnsiTheme="minorHAnsi"/>
                    <w:b/>
                    <w:bCs/>
                    <w:sz w:val="20"/>
                    <w:szCs w:val="20"/>
                  </w:rPr>
                </w:rPrChange>
              </w:rPr>
              <w:t>ELSEIF</w:t>
            </w:r>
            <w:r w:rsidRPr="00E74ED5">
              <w:rPr>
                <w:rFonts w:asciiTheme="minorHAnsi" w:hAnsiTheme="minorHAnsi"/>
                <w:sz w:val="20"/>
                <w:szCs w:val="20"/>
                <w:highlight w:val="cyan"/>
                <w:rPrChange w:id="9469" w:author="Sue Simnor (EXT Idiom)" w:date="2024-08-13T18:33:00Z" w16du:dateUtc="2024-08-13T08:33:00Z">
                  <w:rPr>
                    <w:rFonts w:asciiTheme="minorHAnsi" w:hAnsiTheme="minorHAnsi"/>
                    <w:sz w:val="20"/>
                    <w:szCs w:val="20"/>
                  </w:rPr>
                </w:rPrChange>
              </w:rPr>
              <w:t xml:space="preserve"> </w:t>
            </w:r>
            <w:r w:rsidRPr="00E74ED5">
              <w:rPr>
                <w:rFonts w:asciiTheme="minorHAnsi" w:hAnsiTheme="minorHAnsi" w:cstheme="minorHAnsi"/>
                <w:sz w:val="20"/>
                <w:szCs w:val="20"/>
                <w:highlight w:val="cyan"/>
                <w:rPrChange w:id="9470" w:author="Sue Simnor (EXT Idiom)" w:date="2024-08-13T18:33:00Z" w16du:dateUtc="2024-08-13T08:33:00Z">
                  <w:rPr>
                    <w:rFonts w:asciiTheme="minorHAnsi" w:hAnsiTheme="minorHAnsi" w:cstheme="minorHAnsi"/>
                    <w:sz w:val="20"/>
                    <w:szCs w:val="20"/>
                  </w:rPr>
                </w:rPrChange>
              </w:rPr>
              <w:t xml:space="preserve">(&lt;ProductCode&gt; =”Home” OR “Landlord”) AND </w:t>
            </w:r>
          </w:p>
          <w:p w14:paraId="7CD58B60" w14:textId="66985F15" w:rsidR="00644CC3" w:rsidRDefault="00644CC3" w:rsidP="00644CC3">
            <w:pPr>
              <w:tabs>
                <w:tab w:val="left" w:pos="774"/>
              </w:tabs>
              <w:rPr>
                <w:ins w:id="9471" w:author="Sue Simnor (EXT Idiom)" w:date="2024-09-05T14:00:00Z"/>
                <w:rFonts w:asciiTheme="minorHAnsi" w:hAnsiTheme="minorHAnsi" w:cstheme="minorHAnsi"/>
                <w:b/>
                <w:bCs/>
                <w:sz w:val="20"/>
                <w:szCs w:val="20"/>
                <w:highlight w:val="cyan"/>
              </w:rPr>
            </w:pPr>
            <w:r w:rsidRPr="00E74ED5">
              <w:rPr>
                <w:rFonts w:asciiTheme="minorHAnsi" w:hAnsiTheme="minorHAnsi" w:cstheme="minorHAnsi"/>
                <w:sz w:val="20"/>
                <w:szCs w:val="20"/>
                <w:highlight w:val="cyan"/>
                <w:rPrChange w:id="9472" w:author="Sue Simnor (EXT Idiom)" w:date="2024-08-13T18:33:00Z" w16du:dateUtc="2024-08-13T08:33:00Z">
                  <w:rPr>
                    <w:rFonts w:asciiTheme="minorHAnsi" w:hAnsiTheme="minorHAnsi" w:cstheme="minorHAnsi"/>
                    <w:sz w:val="20"/>
                    <w:szCs w:val="20"/>
                  </w:rPr>
                </w:rPrChange>
              </w:rPr>
              <w:t>&lt;Unoccupied60daysCode&gt; = “</w:t>
            </w:r>
            <w:r w:rsidR="00B931AB" w:rsidRPr="00E74ED5">
              <w:rPr>
                <w:rFonts w:asciiTheme="minorHAnsi" w:hAnsiTheme="minorHAnsi" w:cstheme="minorHAnsi"/>
                <w:sz w:val="20"/>
                <w:szCs w:val="20"/>
                <w:highlight w:val="cyan"/>
                <w:rPrChange w:id="9473" w:author="Sue Simnor (EXT Idiom)" w:date="2024-08-13T18:33:00Z" w16du:dateUtc="2024-08-13T08:33:00Z">
                  <w:rPr>
                    <w:rFonts w:asciiTheme="minorHAnsi" w:hAnsiTheme="minorHAnsi" w:cstheme="minorHAnsi"/>
                    <w:sz w:val="20"/>
                    <w:szCs w:val="20"/>
                  </w:rPr>
                </w:rPrChange>
              </w:rPr>
              <w:t>3|UnoccupancyDurationAcceptedOnlyForMigration</w:t>
            </w:r>
            <w:r w:rsidRPr="00E74ED5">
              <w:rPr>
                <w:rFonts w:asciiTheme="minorHAnsi" w:hAnsiTheme="minorHAnsi" w:cstheme="minorHAnsi"/>
                <w:sz w:val="20"/>
                <w:szCs w:val="20"/>
                <w:highlight w:val="cyan"/>
                <w:rPrChange w:id="9474" w:author="Sue Simnor (EXT Idiom)" w:date="2024-08-13T18:33:00Z" w16du:dateUtc="2024-08-13T08:33:00Z">
                  <w:rPr>
                    <w:rFonts w:asciiTheme="minorHAnsi" w:hAnsiTheme="minorHAnsi" w:cstheme="minorHAnsi"/>
                    <w:sz w:val="20"/>
                    <w:szCs w:val="20"/>
                  </w:rPr>
                </w:rPrChange>
              </w:rPr>
              <w:t xml:space="preserve">”  </w:t>
            </w:r>
            <w:r w:rsidRPr="00E74ED5">
              <w:rPr>
                <w:rFonts w:asciiTheme="minorHAnsi" w:hAnsiTheme="minorHAnsi" w:cstheme="minorHAnsi"/>
                <w:b/>
                <w:bCs/>
                <w:sz w:val="20"/>
                <w:szCs w:val="20"/>
                <w:highlight w:val="cyan"/>
                <w:rPrChange w:id="9475" w:author="Sue Simnor (EXT Idiom)" w:date="2024-08-13T18:33:00Z" w16du:dateUtc="2024-08-13T08:33:00Z">
                  <w:rPr>
                    <w:rFonts w:asciiTheme="minorHAnsi" w:hAnsiTheme="minorHAnsi" w:cstheme="minorHAnsi"/>
                    <w:b/>
                    <w:bCs/>
                    <w:sz w:val="20"/>
                    <w:szCs w:val="20"/>
                  </w:rPr>
                </w:rPrChange>
              </w:rPr>
              <w:t>THEN display</w:t>
            </w:r>
          </w:p>
          <w:p w14:paraId="45C2AC0B" w14:textId="15EAAA3B" w:rsidR="00BB4BEA" w:rsidRPr="002E583D" w:rsidRDefault="00BB4BEA" w:rsidP="00644CC3">
            <w:pPr>
              <w:tabs>
                <w:tab w:val="left" w:pos="774"/>
              </w:tabs>
              <w:rPr>
                <w:rFonts w:asciiTheme="minorHAnsi" w:hAnsiTheme="minorHAnsi" w:cstheme="minorHAnsi"/>
                <w:b/>
                <w:bCs/>
                <w:sz w:val="20"/>
                <w:szCs w:val="20"/>
                <w:highlight w:val="cyan"/>
                <w:rPrChange w:id="9476" w:author="Sue Simnor (EXT Idiom)" w:date="2024-09-05T14:01:00Z" w16du:dateUtc="2024-09-05T04:01:00Z">
                  <w:rPr>
                    <w:rFonts w:asciiTheme="minorHAnsi" w:hAnsiTheme="minorHAnsi" w:cstheme="minorHAnsi"/>
                    <w:sz w:val="20"/>
                    <w:szCs w:val="20"/>
                  </w:rPr>
                </w:rPrChange>
              </w:rPr>
            </w:pPr>
            <w:ins w:id="9477" w:author="Sue Simnor (EXT Idiom)" w:date="2024-09-05T14:00:00Z">
              <w:r w:rsidRPr="002E583D">
                <w:rPr>
                  <w:rFonts w:asciiTheme="minorHAnsi" w:hAnsiTheme="minorHAnsi" w:cstheme="minorHAnsi"/>
                  <w:b/>
                  <w:bCs/>
                  <w:sz w:val="20"/>
                  <w:szCs w:val="20"/>
                  <w:highlight w:val="cyan"/>
                </w:rPr>
                <w:t>ELSE</w:t>
              </w:r>
            </w:ins>
          </w:p>
          <w:p w14:paraId="1ED6F5D3" w14:textId="77777777" w:rsidR="00644CC3" w:rsidRPr="00E74ED5" w:rsidRDefault="00644CC3" w:rsidP="00644CC3">
            <w:pPr>
              <w:tabs>
                <w:tab w:val="left" w:pos="774"/>
              </w:tabs>
              <w:rPr>
                <w:rFonts w:asciiTheme="minorHAnsi" w:hAnsiTheme="minorHAnsi"/>
                <w:b/>
                <w:bCs/>
                <w:sz w:val="20"/>
                <w:szCs w:val="20"/>
                <w:highlight w:val="cyan"/>
                <w:rPrChange w:id="9478" w:author="Sue Simnor (EXT Idiom)" w:date="2024-08-13T18:33:00Z" w16du:dateUtc="2024-08-13T08:33:00Z">
                  <w:rPr>
                    <w:rFonts w:asciiTheme="minorHAnsi" w:hAnsiTheme="minorHAnsi"/>
                    <w:b/>
                    <w:bCs/>
                    <w:sz w:val="20"/>
                    <w:szCs w:val="20"/>
                  </w:rPr>
                </w:rPrChange>
              </w:rPr>
            </w:pPr>
          </w:p>
        </w:tc>
        <w:tc>
          <w:tcPr>
            <w:tcW w:w="1843" w:type="dxa"/>
          </w:tcPr>
          <w:p w14:paraId="2750EA3F" w14:textId="77777777" w:rsidR="00644CC3" w:rsidRPr="00E74ED5" w:rsidRDefault="00644CC3" w:rsidP="00644CC3">
            <w:pPr>
              <w:tabs>
                <w:tab w:val="left" w:pos="1800"/>
              </w:tabs>
              <w:rPr>
                <w:rStyle w:val="eop"/>
                <w:rFonts w:ascii="Calibri" w:hAnsi="Calibri" w:cs="Calibri"/>
                <w:color w:val="000000"/>
                <w:sz w:val="20"/>
                <w:szCs w:val="20"/>
                <w:highlight w:val="cyan"/>
                <w:shd w:val="clear" w:color="auto" w:fill="EDEBE9"/>
                <w:rPrChange w:id="9479" w:author="Sue Simnor (EXT Idiom)" w:date="2024-08-13T18:33:00Z" w16du:dateUtc="2024-08-13T08:33:00Z">
                  <w:rPr>
                    <w:rStyle w:val="eop"/>
                    <w:rFonts w:ascii="Calibri" w:hAnsi="Calibri" w:cs="Calibri"/>
                    <w:color w:val="000000"/>
                    <w:sz w:val="20"/>
                    <w:szCs w:val="20"/>
                    <w:shd w:val="clear" w:color="auto" w:fill="EDEBE9"/>
                  </w:rPr>
                </w:rPrChange>
              </w:rPr>
            </w:pPr>
            <w:r w:rsidRPr="00E74ED5">
              <w:rPr>
                <w:rStyle w:val="normaltextrun"/>
                <w:rFonts w:ascii="Calibri" w:hAnsi="Calibri" w:cs="Calibri"/>
                <w:color w:val="000000"/>
                <w:position w:val="1"/>
                <w:sz w:val="20"/>
                <w:szCs w:val="20"/>
                <w:highlight w:val="cyan"/>
                <w:shd w:val="clear" w:color="auto" w:fill="EDEBE9"/>
                <w:rPrChange w:id="9480" w:author="Sue Simnor (EXT Idiom)" w:date="2024-08-13T18:33:00Z" w16du:dateUtc="2024-08-13T08:33:00Z">
                  <w:rPr>
                    <w:rStyle w:val="normaltextrun"/>
                    <w:rFonts w:ascii="Calibri" w:hAnsi="Calibri" w:cs="Calibri"/>
                    <w:color w:val="000000"/>
                    <w:position w:val="1"/>
                    <w:sz w:val="20"/>
                    <w:szCs w:val="20"/>
                    <w:shd w:val="clear" w:color="auto" w:fill="EDEBE9"/>
                  </w:rPr>
                </w:rPrChange>
              </w:rPr>
              <w:t>Column 1:</w:t>
            </w:r>
            <w:r w:rsidRPr="00E74ED5">
              <w:rPr>
                <w:rStyle w:val="scxp212606636"/>
                <w:rFonts w:ascii="Calibri" w:hAnsi="Calibri" w:cs="Calibri"/>
                <w:color w:val="000000"/>
                <w:position w:val="1"/>
                <w:sz w:val="20"/>
                <w:szCs w:val="20"/>
                <w:highlight w:val="cyan"/>
                <w:shd w:val="clear" w:color="auto" w:fill="EDEBE9"/>
                <w:rPrChange w:id="9481" w:author="Sue Simnor (EXT Idiom)" w:date="2024-08-13T18:33:00Z" w16du:dateUtc="2024-08-13T08:33:00Z">
                  <w:rPr>
                    <w:rStyle w:val="scxp212606636"/>
                    <w:rFonts w:ascii="Calibri" w:hAnsi="Calibri" w:cs="Calibri"/>
                    <w:color w:val="000000"/>
                    <w:position w:val="1"/>
                    <w:sz w:val="20"/>
                    <w:szCs w:val="20"/>
                    <w:shd w:val="clear" w:color="auto" w:fill="EDEBE9"/>
                  </w:rPr>
                </w:rPrChange>
              </w:rPr>
              <w:t>Bodycopy_COI</w:t>
            </w:r>
            <w:r w:rsidRPr="00E74ED5">
              <w:rPr>
                <w:rStyle w:val="eop"/>
                <w:rFonts w:ascii="Calibri" w:hAnsi="Calibri" w:cs="Calibri"/>
                <w:color w:val="000000"/>
                <w:sz w:val="20"/>
                <w:szCs w:val="20"/>
                <w:highlight w:val="cyan"/>
                <w:shd w:val="clear" w:color="auto" w:fill="EDEBE9"/>
                <w:rPrChange w:id="9482" w:author="Sue Simnor (EXT Idiom)" w:date="2024-08-13T18:33:00Z" w16du:dateUtc="2024-08-13T08:33:00Z">
                  <w:rPr>
                    <w:rStyle w:val="eop"/>
                    <w:rFonts w:ascii="Calibri" w:hAnsi="Calibri" w:cs="Calibri"/>
                    <w:color w:val="000000"/>
                    <w:sz w:val="20"/>
                    <w:szCs w:val="20"/>
                    <w:shd w:val="clear" w:color="auto" w:fill="EDEBE9"/>
                  </w:rPr>
                </w:rPrChange>
              </w:rPr>
              <w:t>​</w:t>
            </w:r>
          </w:p>
          <w:p w14:paraId="66373CD7" w14:textId="77777777" w:rsidR="00644CC3" w:rsidRPr="00E74ED5" w:rsidRDefault="00644CC3" w:rsidP="00644CC3">
            <w:pPr>
              <w:tabs>
                <w:tab w:val="left" w:pos="1800"/>
              </w:tabs>
              <w:rPr>
                <w:rStyle w:val="normaltextrun"/>
                <w:rFonts w:ascii="Calibri" w:hAnsi="Calibri" w:cs="Calibri"/>
                <w:color w:val="000000"/>
                <w:position w:val="1"/>
                <w:sz w:val="20"/>
                <w:szCs w:val="20"/>
                <w:highlight w:val="cyan"/>
                <w:bdr w:val="none" w:sz="0" w:space="0" w:color="auto" w:frame="1"/>
                <w:rPrChange w:id="9483" w:author="Sue Simnor (EXT Idiom)" w:date="2024-08-13T18:33:00Z" w16du:dateUtc="2024-08-13T08:33:00Z">
                  <w:rPr>
                    <w:rStyle w:val="normaltextrun"/>
                    <w:rFonts w:ascii="Calibri" w:hAnsi="Calibri" w:cs="Calibri"/>
                    <w:color w:val="000000"/>
                    <w:position w:val="1"/>
                    <w:sz w:val="20"/>
                    <w:szCs w:val="20"/>
                    <w:bdr w:val="none" w:sz="0" w:space="0" w:color="auto" w:frame="1"/>
                  </w:rPr>
                </w:rPrChange>
              </w:rPr>
            </w:pPr>
          </w:p>
          <w:p w14:paraId="7025E8A8" w14:textId="77777777" w:rsidR="00644CC3" w:rsidRPr="00E74ED5" w:rsidRDefault="00644CC3" w:rsidP="00644CC3">
            <w:pPr>
              <w:tabs>
                <w:tab w:val="left" w:pos="1800"/>
              </w:tabs>
              <w:rPr>
                <w:rStyle w:val="normaltextrun"/>
                <w:rFonts w:ascii="Calibri" w:hAnsi="Calibri" w:cs="Calibri"/>
                <w:color w:val="000000"/>
                <w:position w:val="1"/>
                <w:sz w:val="20"/>
                <w:szCs w:val="20"/>
                <w:highlight w:val="cyan"/>
                <w:bdr w:val="none" w:sz="0" w:space="0" w:color="auto" w:frame="1"/>
                <w:rPrChange w:id="9484" w:author="Sue Simnor (EXT Idiom)" w:date="2024-08-13T18:33:00Z" w16du:dateUtc="2024-08-13T08:33:00Z">
                  <w:rPr>
                    <w:rStyle w:val="normaltextrun"/>
                    <w:rFonts w:ascii="Calibri" w:hAnsi="Calibri" w:cs="Calibri"/>
                    <w:color w:val="000000"/>
                    <w:position w:val="1"/>
                    <w:sz w:val="20"/>
                    <w:szCs w:val="20"/>
                    <w:bdr w:val="none" w:sz="0" w:space="0" w:color="auto" w:frame="1"/>
                  </w:rPr>
                </w:rPrChange>
              </w:rPr>
            </w:pPr>
            <w:r w:rsidRPr="00E74ED5">
              <w:rPr>
                <w:rStyle w:val="normaltextrun"/>
                <w:rFonts w:ascii="Calibri" w:hAnsi="Calibri" w:cs="Calibri"/>
                <w:color w:val="000000"/>
                <w:position w:val="1"/>
                <w:sz w:val="20"/>
                <w:szCs w:val="20"/>
                <w:highlight w:val="cyan"/>
                <w:bdr w:val="none" w:sz="0" w:space="0" w:color="auto" w:frame="1"/>
                <w:rPrChange w:id="9485" w:author="Sue Simnor (EXT Idiom)" w:date="2024-08-13T18:33:00Z" w16du:dateUtc="2024-08-13T08:33:00Z">
                  <w:rPr>
                    <w:rStyle w:val="normaltextrun"/>
                    <w:rFonts w:ascii="Calibri" w:hAnsi="Calibri" w:cs="Calibri"/>
                    <w:color w:val="000000"/>
                    <w:position w:val="1"/>
                    <w:sz w:val="20"/>
                    <w:szCs w:val="20"/>
                    <w:bdr w:val="none" w:sz="0" w:space="0" w:color="auto" w:frame="1"/>
                  </w:rPr>
                </w:rPrChange>
              </w:rPr>
              <w:t>Column 2: Bodycopy_COI</w:t>
            </w:r>
          </w:p>
          <w:p w14:paraId="37A17213" w14:textId="77777777" w:rsidR="00644CC3" w:rsidRPr="00E74ED5" w:rsidRDefault="00644CC3" w:rsidP="00644CC3">
            <w:pPr>
              <w:tabs>
                <w:tab w:val="left" w:pos="1800"/>
              </w:tabs>
              <w:rPr>
                <w:rStyle w:val="normaltextrun"/>
                <w:rFonts w:ascii="Calibri" w:hAnsi="Calibri" w:cs="Calibri"/>
                <w:color w:val="000000"/>
                <w:position w:val="1"/>
                <w:sz w:val="20"/>
                <w:szCs w:val="20"/>
                <w:highlight w:val="cyan"/>
                <w:shd w:val="clear" w:color="auto" w:fill="EDEBE9"/>
                <w:rPrChange w:id="9486" w:author="Sue Simnor (EXT Idiom)" w:date="2024-08-13T18:33:00Z" w16du:dateUtc="2024-08-13T08:33:00Z">
                  <w:rPr>
                    <w:rStyle w:val="normaltextrun"/>
                    <w:rFonts w:ascii="Calibri" w:hAnsi="Calibri" w:cs="Calibri"/>
                    <w:color w:val="000000"/>
                    <w:position w:val="1"/>
                    <w:sz w:val="20"/>
                    <w:szCs w:val="20"/>
                    <w:shd w:val="clear" w:color="auto" w:fill="EDEBE9"/>
                  </w:rPr>
                </w:rPrChange>
              </w:rPr>
            </w:pPr>
          </w:p>
        </w:tc>
      </w:tr>
      <w:tr w:rsidR="0012330D" w:rsidRPr="00BD6987" w14:paraId="7C119C61" w14:textId="77777777" w:rsidTr="5DAD8829">
        <w:trPr>
          <w:cantSplit/>
        </w:trPr>
        <w:tc>
          <w:tcPr>
            <w:tcW w:w="1013" w:type="dxa"/>
          </w:tcPr>
          <w:p w14:paraId="4734CD7D" w14:textId="2DDEA0EA" w:rsidR="0012330D" w:rsidRPr="00BD6987" w:rsidRDefault="0012330D" w:rsidP="0012330D">
            <w:pPr>
              <w:tabs>
                <w:tab w:val="left" w:pos="1800"/>
              </w:tabs>
              <w:rPr>
                <w:rFonts w:asciiTheme="minorHAnsi" w:hAnsiTheme="minorHAnsi" w:cstheme="minorHAnsi"/>
                <w:b/>
                <w:sz w:val="20"/>
                <w:szCs w:val="20"/>
              </w:rPr>
            </w:pPr>
            <w:r>
              <w:rPr>
                <w:rFonts w:asciiTheme="minorHAnsi" w:hAnsiTheme="minorHAnsi" w:cstheme="minorHAnsi"/>
                <w:bCs/>
                <w:sz w:val="20"/>
                <w:szCs w:val="20"/>
              </w:rPr>
              <w:t xml:space="preserve">SCH </w:t>
            </w:r>
            <w:ins w:id="9487" w:author="Sue Simnor (EXT Idiom)" w:date="2024-09-05T13:59:00Z">
              <w:r w:rsidR="00BB4BEA">
                <w:rPr>
                  <w:rFonts w:asciiTheme="minorHAnsi" w:hAnsiTheme="minorHAnsi" w:cstheme="minorHAnsi"/>
                  <w:bCs/>
                  <w:sz w:val="20"/>
                  <w:szCs w:val="20"/>
                </w:rPr>
                <w:t>5</w:t>
              </w:r>
            </w:ins>
            <w:del w:id="9488" w:author="Sue Simnor (EXT Idiom)" w:date="2024-09-05T13:59:00Z">
              <w:r w:rsidDel="00BB4BEA">
                <w:rPr>
                  <w:rFonts w:asciiTheme="minorHAnsi" w:hAnsiTheme="minorHAnsi" w:cstheme="minorHAnsi"/>
                  <w:bCs/>
                  <w:sz w:val="20"/>
                  <w:szCs w:val="20"/>
                </w:rPr>
                <w:delText>6</w:delText>
              </w:r>
            </w:del>
          </w:p>
        </w:tc>
        <w:tc>
          <w:tcPr>
            <w:tcW w:w="1817" w:type="dxa"/>
          </w:tcPr>
          <w:p w14:paraId="4FBC0555" w14:textId="77777777" w:rsidR="0012330D" w:rsidRDefault="0012330D" w:rsidP="0012330D">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&lt;BusinessPurposeCode&gt;</w:t>
            </w:r>
          </w:p>
          <w:p w14:paraId="7B256E4F" w14:textId="77777777" w:rsidR="0012330D" w:rsidRPr="00C1020A" w:rsidRDefault="0012330D" w:rsidP="0012330D">
            <w:pPr>
              <w:tabs>
                <w:tab w:val="left" w:pos="1800"/>
              </w:tabs>
              <w:rPr>
                <w:rFonts w:asciiTheme="minorHAnsi" w:hAnsiTheme="minorHAnsi" w:cstheme="minorHAnsi"/>
                <w:bCs/>
                <w:sz w:val="20"/>
                <w:szCs w:val="20"/>
              </w:rPr>
            </w:pPr>
            <w:r w:rsidRPr="008376C9">
              <w:rPr>
                <w:rFonts w:ascii="Calibri" w:eastAsia="Calibri" w:hAnsi="Calibri" w:cs="Calibri"/>
                <w:color w:val="000000" w:themeColor="text1"/>
                <w:sz w:val="20"/>
                <w:szCs w:val="20"/>
              </w:rPr>
              <w:t>&lt;ProductCode&gt;</w:t>
            </w:r>
          </w:p>
        </w:tc>
        <w:tc>
          <w:tcPr>
            <w:tcW w:w="8222"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12330D" w:rsidRPr="006A41CF" w14:paraId="6D6FE02B" w14:textId="77777777" w:rsidTr="78CABE0F">
              <w:trPr>
                <w:trHeight w:val="300"/>
              </w:trPr>
              <w:tc>
                <w:tcPr>
                  <w:tcW w:w="2861" w:type="dxa"/>
                  <w:noWrap/>
                  <w:vAlign w:val="center"/>
                  <w:hideMark/>
                </w:tcPr>
                <w:p w14:paraId="6605C422" w14:textId="35CACD57" w:rsidR="0012330D" w:rsidRPr="00E02B28" w:rsidRDefault="0012330D" w:rsidP="0012330D">
                  <w:pPr>
                    <w:pStyle w:val="TableBodycopy"/>
                    <w:rPr>
                      <w:rFonts w:asciiTheme="minorHAnsi" w:hAnsiTheme="minorHAnsi" w:cstheme="minorHAnsi"/>
                      <w:b/>
                      <w:bCs/>
                      <w:noProof/>
                      <w:color w:val="000000" w:themeColor="text1"/>
                    </w:rPr>
                  </w:pPr>
                  <w:r w:rsidRPr="00350FFD">
                    <w:t>Special conditions of your cover</w:t>
                  </w:r>
                  <w:r w:rsidRPr="006A41CF">
                    <w:rPr>
                      <w:rFonts w:asciiTheme="minorHAnsi" w:hAnsiTheme="minorHAnsi" w:cstheme="minorBidi"/>
                      <w:sz w:val="24"/>
                    </w:rPr>
                    <w:t xml:space="preserve">:  </w:t>
                  </w:r>
                </w:p>
              </w:tc>
              <w:tc>
                <w:tcPr>
                  <w:tcW w:w="4546" w:type="dxa"/>
                  <w:noWrap/>
                  <w:vAlign w:val="bottom"/>
                  <w:hideMark/>
                </w:tcPr>
                <w:p w14:paraId="06423AE0" w14:textId="77777777" w:rsidR="0012330D" w:rsidRPr="002702DB" w:rsidRDefault="0012330D" w:rsidP="0012330D">
                  <w:pPr>
                    <w:spacing w:after="160" w:line="257" w:lineRule="auto"/>
                    <w:rPr>
                      <w:rFonts w:ascii="Calibri" w:eastAsia="Calibri" w:hAnsi="Calibri" w:cs="Calibri"/>
                      <w:b/>
                      <w:bCs/>
                      <w:sz w:val="18"/>
                      <w:szCs w:val="18"/>
                    </w:rPr>
                  </w:pPr>
                  <w:r w:rsidRPr="002702DB">
                    <w:rPr>
                      <w:rFonts w:ascii="Calibri" w:eastAsia="Calibri" w:hAnsi="Calibri" w:cs="Calibri"/>
                      <w:b/>
                      <w:bCs/>
                      <w:sz w:val="18"/>
                      <w:szCs w:val="18"/>
                    </w:rPr>
                    <w:t>Business Use Exclusions</w:t>
                  </w:r>
                </w:p>
                <w:p w14:paraId="35D953C8" w14:textId="4B499E4C" w:rsidR="0012330D" w:rsidRPr="00E02B28" w:rsidRDefault="0012330D" w:rsidP="0012330D">
                  <w:pPr>
                    <w:pStyle w:val="TableBodycopy"/>
                    <w:rPr>
                      <w:rFonts w:asciiTheme="minorHAnsi" w:hAnsiTheme="minorHAnsi" w:cstheme="minorBidi"/>
                      <w:b/>
                      <w:bCs/>
                      <w:sz w:val="24"/>
                    </w:rPr>
                  </w:pPr>
                  <w:r w:rsidRPr="78CABE0F">
                    <w:rPr>
                      <w:rFonts w:ascii="Calibri" w:hAnsi="Calibri" w:cs="Calibri"/>
                      <w:sz w:val="18"/>
                      <w:szCs w:val="18"/>
                    </w:rPr>
                    <w:t>This policy does not cover; stock, liability, interruption, cash, loss of profit, malicious acts, theft, or attempted theft directly or indirectly arising out of or in connection with any business, profession, or occupation.</w:t>
                  </w:r>
                </w:p>
              </w:tc>
            </w:tr>
          </w:tbl>
          <w:p w14:paraId="77F7BA85" w14:textId="77777777" w:rsidR="0012330D" w:rsidRDefault="0012330D" w:rsidP="0012330D">
            <w:pPr>
              <w:pStyle w:val="TableBodycopy"/>
            </w:pPr>
          </w:p>
        </w:tc>
        <w:tc>
          <w:tcPr>
            <w:tcW w:w="1701" w:type="dxa"/>
          </w:tcPr>
          <w:p w14:paraId="75BB658B" w14:textId="27CE1F8B" w:rsidR="0012330D" w:rsidRPr="00C1020A" w:rsidRDefault="0012330D" w:rsidP="0012330D">
            <w:pPr>
              <w:tabs>
                <w:tab w:val="left" w:pos="774"/>
              </w:tabs>
              <w:rPr>
                <w:rFonts w:ascii="Calibri" w:eastAsia="Calibri" w:hAnsi="Calibri" w:cs="Calibri"/>
                <w:sz w:val="20"/>
                <w:szCs w:val="20"/>
              </w:rPr>
            </w:pPr>
            <w:r w:rsidRPr="00C1020A">
              <w:rPr>
                <w:rFonts w:ascii="Calibri" w:eastAsia="Calibri" w:hAnsi="Calibri" w:cs="Calibri"/>
                <w:sz w:val="20"/>
                <w:szCs w:val="20"/>
              </w:rPr>
              <w:t xml:space="preserve">IF </w:t>
            </w:r>
            <w:r w:rsidRPr="00C1020A">
              <w:rPr>
                <w:rFonts w:ascii="Calibri" w:eastAsia="Calibri" w:hAnsi="Calibri" w:cs="Calibri"/>
                <w:color w:val="000000" w:themeColor="text1"/>
                <w:sz w:val="20"/>
                <w:szCs w:val="20"/>
              </w:rPr>
              <w:t>&lt;ProductCode&gt; =”Home”</w:t>
            </w:r>
            <w:ins w:id="9489" w:author="Sam Sehgal (EXT Idiom)" w:date="2025-04-08T10:42:00Z" w16du:dateUtc="2025-04-08T00:42:00Z">
              <w:r w:rsidR="001A2872">
                <w:rPr>
                  <w:rFonts w:ascii="Calibri" w:eastAsia="Calibri" w:hAnsi="Calibri" w:cs="Calibri"/>
                  <w:color w:val="000000" w:themeColor="text1"/>
                  <w:sz w:val="20"/>
                  <w:szCs w:val="20"/>
                </w:rPr>
                <w:t xml:space="preserve"> or </w:t>
              </w:r>
              <w:r w:rsidR="001A2872" w:rsidRPr="000A2F0E">
                <w:rPr>
                  <w:rFonts w:ascii="Calibri" w:eastAsia="Calibri" w:hAnsi="Calibri" w:cs="Calibri"/>
                  <w:color w:val="000000" w:themeColor="text1"/>
                  <w:sz w:val="20"/>
                  <w:szCs w:val="20"/>
                  <w:highlight w:val="yellow"/>
                  <w:rPrChange w:id="9490" w:author="Sam Sehgal (EXT Idiom)" w:date="2025-04-08T10:42:00Z" w16du:dateUtc="2025-04-08T00:42:00Z">
                    <w:rPr>
                      <w:rFonts w:ascii="Calibri" w:eastAsia="Calibri" w:hAnsi="Calibri" w:cs="Calibri"/>
                      <w:color w:val="000000" w:themeColor="text1"/>
                      <w:sz w:val="20"/>
                      <w:szCs w:val="20"/>
                    </w:rPr>
                  </w:rPrChange>
                </w:rPr>
                <w:t>“Landlord”</w:t>
              </w:r>
            </w:ins>
            <w:r w:rsidRPr="00C1020A">
              <w:rPr>
                <w:rFonts w:ascii="Calibri" w:eastAsia="Calibri" w:hAnsi="Calibri" w:cs="Calibri"/>
                <w:sz w:val="20"/>
                <w:szCs w:val="20"/>
              </w:rPr>
              <w:t xml:space="preserve"> </w:t>
            </w:r>
            <w:r w:rsidRPr="00C1020A">
              <w:rPr>
                <w:rFonts w:ascii="Calibri" w:eastAsia="Calibri" w:hAnsi="Calibri" w:cs="Calibri"/>
                <w:b/>
                <w:bCs/>
                <w:sz w:val="20"/>
                <w:szCs w:val="20"/>
              </w:rPr>
              <w:t>AND</w:t>
            </w:r>
            <w:r w:rsidRPr="00C1020A">
              <w:rPr>
                <w:rFonts w:ascii="Calibri" w:eastAsia="Calibri" w:hAnsi="Calibri" w:cs="Calibri"/>
                <w:sz w:val="20"/>
                <w:szCs w:val="20"/>
              </w:rPr>
              <w:t xml:space="preserve"> </w:t>
            </w:r>
            <w:ins w:id="9491" w:author="Sue Simnor (EXT Idiom)" w:date="2025-03-13T16:45:00Z" w16du:dateUtc="2025-03-13T05:45:00Z">
              <w:r w:rsidR="002B7EE1">
                <w:rPr>
                  <w:rFonts w:ascii="Calibri" w:eastAsia="Calibri" w:hAnsi="Calibri" w:cs="Calibri"/>
                  <w:sz w:val="20"/>
                  <w:szCs w:val="20"/>
                </w:rPr>
                <w:t>(</w:t>
              </w:r>
            </w:ins>
            <w:r w:rsidRPr="00BD5622">
              <w:rPr>
                <w:rFonts w:ascii="Calibri" w:eastAsia="Calibri" w:hAnsi="Calibri" w:cs="Calibri"/>
                <w:sz w:val="20"/>
                <w:szCs w:val="20"/>
              </w:rPr>
              <w:t xml:space="preserve">&lt;BusinessPurposeCode&gt; </w:t>
            </w:r>
            <w:r w:rsidR="00E73628" w:rsidRPr="00BD5622">
              <w:rPr>
                <w:rFonts w:ascii="Calibri" w:eastAsia="Calibri" w:hAnsi="Calibri" w:cs="Calibri"/>
                <w:sz w:val="20"/>
                <w:szCs w:val="20"/>
              </w:rPr>
              <w:t>= “1|HomeUsageBusinessUseYe</w:t>
            </w:r>
            <w:r w:rsidR="00E73628" w:rsidRPr="00FA517A">
              <w:rPr>
                <w:rFonts w:ascii="Calibri" w:eastAsia="Calibri" w:hAnsi="Calibri" w:cs="Calibri"/>
                <w:sz w:val="20"/>
                <w:szCs w:val="20"/>
              </w:rPr>
              <w:t>s”</w:t>
            </w:r>
            <w:ins w:id="9492" w:author="Sam Sehgal (EXT Idiom)" w:date="2025-03-17T15:26:00Z" w16du:dateUtc="2025-03-17T04:26:00Z">
              <w:r w:rsidR="0041392E">
                <w:rPr>
                  <w:rFonts w:ascii="Calibri" w:eastAsia="Calibri" w:hAnsi="Calibri" w:cs="Calibri"/>
                  <w:sz w:val="20"/>
                  <w:szCs w:val="20"/>
                </w:rPr>
                <w:t xml:space="preserve"> </w:t>
              </w:r>
            </w:ins>
            <w:ins w:id="9493" w:author="Sam Sehgal (EXT Idiom)" w:date="2025-03-17T15:26:00Z">
              <w:r w:rsidR="0041392E" w:rsidRPr="000A2F0E">
                <w:rPr>
                  <w:rFonts w:ascii="Calibri" w:eastAsia="Calibri" w:hAnsi="Calibri" w:cs="Calibri"/>
                  <w:sz w:val="20"/>
                  <w:szCs w:val="20"/>
                </w:rPr>
                <w:t>or &lt;BusinessPurposeCode&gt; = ‘3|YesDisclosedInLegacyOnlyForMigration’)</w:t>
              </w:r>
            </w:ins>
          </w:p>
          <w:p w14:paraId="671E4578" w14:textId="77777777" w:rsidR="0012330D" w:rsidDel="00A5017D" w:rsidRDefault="0012330D" w:rsidP="0012330D">
            <w:pPr>
              <w:tabs>
                <w:tab w:val="left" w:pos="774"/>
              </w:tabs>
              <w:rPr>
                <w:ins w:id="9494" w:author="Sue Simnor (EXT Idiom)" w:date="2024-09-05T13:59:00Z"/>
                <w:del w:id="9495" w:author="Sam Sehgal (EXT Idiom)" w:date="2024-09-16T13:02:00Z" w16du:dateUtc="2024-09-16T03:02:00Z"/>
                <w:rFonts w:ascii="Calibri" w:eastAsia="Calibri" w:hAnsi="Calibri" w:cs="Calibri"/>
                <w:sz w:val="20"/>
                <w:szCs w:val="20"/>
              </w:rPr>
            </w:pPr>
            <w:r w:rsidRPr="00C1020A">
              <w:rPr>
                <w:rFonts w:ascii="Calibri" w:eastAsia="Calibri" w:hAnsi="Calibri" w:cs="Calibri"/>
                <w:b/>
                <w:bCs/>
                <w:sz w:val="20"/>
                <w:szCs w:val="20"/>
              </w:rPr>
              <w:t>THEN</w:t>
            </w:r>
            <w:r w:rsidRPr="00C1020A">
              <w:rPr>
                <w:rFonts w:ascii="Calibri" w:eastAsia="Calibri" w:hAnsi="Calibri" w:cs="Calibri"/>
                <w:sz w:val="20"/>
                <w:szCs w:val="20"/>
              </w:rPr>
              <w:t xml:space="preserve"> display</w:t>
            </w:r>
          </w:p>
          <w:p w14:paraId="366A0449" w14:textId="77777777" w:rsidR="00BB4BEA" w:rsidRDefault="00BB4BEA" w:rsidP="0012330D">
            <w:pPr>
              <w:tabs>
                <w:tab w:val="left" w:pos="774"/>
              </w:tabs>
              <w:rPr>
                <w:ins w:id="9496" w:author="Sue Simnor (EXT Idiom)" w:date="2024-09-05T13:59:00Z"/>
                <w:rFonts w:ascii="Calibri" w:eastAsia="Calibri" w:hAnsi="Calibri" w:cs="Calibri"/>
                <w:sz w:val="20"/>
                <w:szCs w:val="20"/>
              </w:rPr>
            </w:pPr>
          </w:p>
          <w:p w14:paraId="13D626F7" w14:textId="4ECBA4BB" w:rsidR="00BB4BEA" w:rsidRPr="002E583D" w:rsidRDefault="00BB4BEA" w:rsidP="0012330D">
            <w:pPr>
              <w:tabs>
                <w:tab w:val="left" w:pos="774"/>
              </w:tabs>
              <w:rPr>
                <w:rFonts w:asciiTheme="minorHAnsi" w:hAnsiTheme="minorHAnsi"/>
                <w:b/>
                <w:bCs/>
                <w:sz w:val="20"/>
                <w:szCs w:val="20"/>
              </w:rPr>
            </w:pPr>
            <w:ins w:id="9497" w:author="Sue Simnor (EXT Idiom)" w:date="2024-09-05T14:00:00Z">
              <w:r w:rsidRPr="002E583D">
                <w:rPr>
                  <w:rFonts w:ascii="Calibri" w:eastAsia="Calibri" w:hAnsi="Calibri" w:cs="Calibri"/>
                  <w:b/>
                  <w:bCs/>
                  <w:sz w:val="20"/>
                  <w:szCs w:val="20"/>
                  <w:rPrChange w:id="9498" w:author="Sue Simnor (EXT Idiom)" w:date="2024-09-05T14:01:00Z" w16du:dateUtc="2024-09-05T04:01:00Z">
                    <w:rPr>
                      <w:rFonts w:ascii="Calibri" w:eastAsia="Calibri" w:hAnsi="Calibri" w:cs="Calibri"/>
                      <w:sz w:val="20"/>
                      <w:szCs w:val="20"/>
                    </w:rPr>
                  </w:rPrChange>
                </w:rPr>
                <w:t>ELSE</w:t>
              </w:r>
            </w:ins>
          </w:p>
        </w:tc>
        <w:tc>
          <w:tcPr>
            <w:tcW w:w="1843" w:type="dxa"/>
          </w:tcPr>
          <w:p w14:paraId="19A19B8A" w14:textId="77777777" w:rsidR="0012330D" w:rsidRPr="00814BB6" w:rsidRDefault="0012330D" w:rsidP="0012330D">
            <w:pPr>
              <w:tabs>
                <w:tab w:val="left" w:pos="1800"/>
              </w:tabs>
              <w:rPr>
                <w:rStyle w:val="eop"/>
                <w:rFonts w:ascii="Calibri" w:hAnsi="Calibri" w:cs="Calibri"/>
                <w:color w:val="000000"/>
                <w:sz w:val="20"/>
                <w:szCs w:val="20"/>
                <w:shd w:val="clear" w:color="auto" w:fill="EDEBE9"/>
              </w:rPr>
            </w:pPr>
            <w:r>
              <w:rPr>
                <w:rStyle w:val="normaltextrun"/>
                <w:rFonts w:ascii="Calibri" w:hAnsi="Calibri" w:cs="Calibri"/>
                <w:color w:val="000000"/>
                <w:position w:val="1"/>
                <w:sz w:val="20"/>
                <w:szCs w:val="20"/>
                <w:shd w:val="clear" w:color="auto" w:fill="EDEBE9"/>
              </w:rPr>
              <w:t>Column 1</w:t>
            </w:r>
            <w:r w:rsidRPr="008376C9">
              <w:rPr>
                <w:rStyle w:val="normaltextrun"/>
                <w:rFonts w:ascii="Calibri" w:hAnsi="Calibri" w:cs="Calibri"/>
                <w:color w:val="000000"/>
                <w:position w:val="1"/>
                <w:sz w:val="20"/>
                <w:szCs w:val="20"/>
                <w:shd w:val="clear" w:color="auto" w:fill="EDEBE9"/>
              </w:rPr>
              <w:t>: </w:t>
            </w:r>
            <w:r w:rsidRPr="00814BB6">
              <w:rPr>
                <w:rStyle w:val="scxp212606636"/>
                <w:rFonts w:ascii="Calibri" w:hAnsi="Calibri" w:cs="Calibri"/>
                <w:color w:val="000000"/>
                <w:position w:val="1"/>
                <w:sz w:val="20"/>
                <w:szCs w:val="20"/>
                <w:shd w:val="clear" w:color="auto" w:fill="EDEBE9"/>
              </w:rPr>
              <w:t>Bodycopy_COI</w:t>
            </w:r>
            <w:r w:rsidRPr="00814BB6">
              <w:rPr>
                <w:rStyle w:val="eop"/>
                <w:rFonts w:ascii="Calibri" w:hAnsi="Calibri" w:cs="Calibri"/>
                <w:color w:val="000000"/>
                <w:sz w:val="20"/>
                <w:szCs w:val="20"/>
                <w:shd w:val="clear" w:color="auto" w:fill="EDEBE9"/>
              </w:rPr>
              <w:t>​</w:t>
            </w:r>
          </w:p>
          <w:p w14:paraId="67D8AD62" w14:textId="77777777" w:rsidR="0012330D" w:rsidRDefault="0012330D" w:rsidP="0012330D">
            <w:pPr>
              <w:tabs>
                <w:tab w:val="left" w:pos="1800"/>
              </w:tabs>
              <w:rPr>
                <w:rStyle w:val="normaltextrun"/>
                <w:rFonts w:ascii="Calibri" w:hAnsi="Calibri" w:cs="Calibri"/>
                <w:color w:val="000000"/>
                <w:position w:val="1"/>
                <w:sz w:val="20"/>
                <w:szCs w:val="20"/>
                <w:bdr w:val="none" w:sz="0" w:space="0" w:color="auto" w:frame="1"/>
              </w:rPr>
            </w:pPr>
          </w:p>
          <w:p w14:paraId="7E8087E7" w14:textId="77777777" w:rsidR="0012330D" w:rsidRDefault="0012330D" w:rsidP="0012330D">
            <w:pPr>
              <w:tabs>
                <w:tab w:val="left" w:pos="1800"/>
              </w:tabs>
              <w:rPr>
                <w:rStyle w:val="normaltextrun"/>
                <w:rFonts w:ascii="Calibri" w:hAnsi="Calibri" w:cs="Calibri"/>
                <w:color w:val="000000"/>
                <w:position w:val="1"/>
                <w:sz w:val="20"/>
                <w:szCs w:val="20"/>
                <w:bdr w:val="none" w:sz="0" w:space="0" w:color="auto" w:frame="1"/>
              </w:rPr>
            </w:pPr>
            <w:r>
              <w:rPr>
                <w:rStyle w:val="normaltextrun"/>
                <w:rFonts w:ascii="Calibri" w:hAnsi="Calibri" w:cs="Calibri"/>
                <w:color w:val="000000"/>
                <w:position w:val="1"/>
                <w:sz w:val="20"/>
                <w:szCs w:val="20"/>
                <w:bdr w:val="none" w:sz="0" w:space="0" w:color="auto" w:frame="1"/>
              </w:rPr>
              <w:t>Column 2 Heading T</w:t>
            </w:r>
            <w:r w:rsidRPr="008376C9">
              <w:rPr>
                <w:rStyle w:val="normaltextrun"/>
                <w:rFonts w:ascii="Calibri" w:hAnsi="Calibri" w:cs="Calibri"/>
                <w:color w:val="000000"/>
                <w:position w:val="1"/>
                <w:sz w:val="20"/>
                <w:szCs w:val="20"/>
                <w:bdr w:val="none" w:sz="0" w:space="0" w:color="auto" w:frame="1"/>
              </w:rPr>
              <w:t>ext Style: Table_Heading_3</w:t>
            </w:r>
          </w:p>
          <w:p w14:paraId="23EA9A10" w14:textId="77777777" w:rsidR="0012330D" w:rsidRDefault="0012330D" w:rsidP="0012330D">
            <w:pPr>
              <w:tabs>
                <w:tab w:val="left" w:pos="1800"/>
              </w:tabs>
              <w:rPr>
                <w:rStyle w:val="normaltextrun"/>
                <w:rFonts w:ascii="Calibri" w:hAnsi="Calibri" w:cs="Calibri"/>
                <w:color w:val="000000"/>
                <w:position w:val="1"/>
                <w:sz w:val="20"/>
                <w:szCs w:val="20"/>
                <w:bdr w:val="none" w:sz="0" w:space="0" w:color="auto" w:frame="1"/>
              </w:rPr>
            </w:pPr>
          </w:p>
          <w:p w14:paraId="7A251613" w14:textId="77777777" w:rsidR="0012330D" w:rsidRDefault="0012330D" w:rsidP="0012330D">
            <w:pPr>
              <w:tabs>
                <w:tab w:val="left" w:pos="1800"/>
              </w:tabs>
              <w:rPr>
                <w:rStyle w:val="normaltextrun"/>
                <w:rFonts w:ascii="Calibri" w:hAnsi="Calibri" w:cs="Calibri"/>
                <w:color w:val="000000"/>
                <w:position w:val="1"/>
                <w:sz w:val="20"/>
                <w:szCs w:val="20"/>
                <w:bdr w:val="none" w:sz="0" w:space="0" w:color="auto" w:frame="1"/>
              </w:rPr>
            </w:pPr>
            <w:r>
              <w:rPr>
                <w:rStyle w:val="normaltextrun"/>
                <w:rFonts w:ascii="Calibri" w:hAnsi="Calibri" w:cs="Calibri"/>
                <w:color w:val="000000"/>
                <w:position w:val="1"/>
                <w:sz w:val="20"/>
                <w:szCs w:val="20"/>
                <w:bdr w:val="none" w:sz="0" w:space="0" w:color="auto" w:frame="1"/>
              </w:rPr>
              <w:t>Column 2 body Text style: Bodycopy_COI</w:t>
            </w:r>
          </w:p>
          <w:p w14:paraId="7BCCD4EE" w14:textId="77777777" w:rsidR="0012330D" w:rsidRPr="00BD6987" w:rsidRDefault="0012330D" w:rsidP="0012330D">
            <w:pPr>
              <w:tabs>
                <w:tab w:val="left" w:pos="1800"/>
              </w:tabs>
              <w:rPr>
                <w:rFonts w:asciiTheme="minorHAnsi" w:hAnsiTheme="minorHAnsi" w:cstheme="minorHAnsi"/>
                <w:bCs/>
                <w:sz w:val="20"/>
                <w:szCs w:val="20"/>
              </w:rPr>
            </w:pPr>
          </w:p>
        </w:tc>
      </w:tr>
      <w:tr w:rsidR="004519CC" w:rsidRPr="00BD6987" w14:paraId="119CBAF9" w14:textId="77777777">
        <w:trPr>
          <w:cantSplit/>
        </w:trPr>
        <w:tc>
          <w:tcPr>
            <w:tcW w:w="1013" w:type="dxa"/>
          </w:tcPr>
          <w:p w14:paraId="76E3A63E" w14:textId="65FF70CC" w:rsidR="004519CC" w:rsidRPr="00BD6987" w:rsidRDefault="004519CC">
            <w:pPr>
              <w:tabs>
                <w:tab w:val="left" w:pos="1800"/>
              </w:tabs>
              <w:rPr>
                <w:rFonts w:asciiTheme="minorHAnsi" w:hAnsiTheme="minorHAnsi" w:cstheme="minorHAnsi"/>
                <w:b/>
                <w:sz w:val="20"/>
                <w:szCs w:val="20"/>
              </w:rPr>
            </w:pPr>
            <w:r>
              <w:rPr>
                <w:rFonts w:asciiTheme="minorHAnsi" w:hAnsiTheme="minorHAnsi" w:cstheme="minorHAnsi"/>
                <w:bCs/>
                <w:sz w:val="20"/>
                <w:szCs w:val="20"/>
              </w:rPr>
              <w:lastRenderedPageBreak/>
              <w:t xml:space="preserve">SCH </w:t>
            </w:r>
            <w:r w:rsidR="00BB4BEA">
              <w:rPr>
                <w:rFonts w:asciiTheme="minorHAnsi" w:hAnsiTheme="minorHAnsi" w:cstheme="minorHAnsi"/>
                <w:bCs/>
                <w:sz w:val="20"/>
                <w:szCs w:val="20"/>
              </w:rPr>
              <w:t>6</w:t>
            </w:r>
          </w:p>
        </w:tc>
        <w:tc>
          <w:tcPr>
            <w:tcW w:w="1817" w:type="dxa"/>
          </w:tcPr>
          <w:p w14:paraId="166D8B9E" w14:textId="77777777" w:rsidR="004519CC" w:rsidRDefault="004519CC">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&lt;Endorsement</w:t>
            </w:r>
            <w:r>
              <w:rPr>
                <w:rFonts w:asciiTheme="minorHAnsi" w:hAnsiTheme="minorHAnsi" w:cstheme="minorHAnsi"/>
                <w:bCs/>
                <w:sz w:val="20"/>
                <w:szCs w:val="20"/>
              </w:rPr>
              <w:t>Clause</w:t>
            </w:r>
            <w:r w:rsidRPr="00C1020A">
              <w:rPr>
                <w:rFonts w:asciiTheme="minorHAnsi" w:hAnsiTheme="minorHAnsi" w:cstheme="minorHAnsi"/>
                <w:bCs/>
                <w:sz w:val="20"/>
                <w:szCs w:val="20"/>
              </w:rPr>
              <w:t>&gt;</w:t>
            </w:r>
          </w:p>
          <w:p w14:paraId="0391DFE1" w14:textId="77777777" w:rsidR="004519CC" w:rsidRDefault="004519CC">
            <w:pPr>
              <w:tabs>
                <w:tab w:val="left" w:pos="1800"/>
              </w:tabs>
              <w:rPr>
                <w:rFonts w:asciiTheme="minorHAnsi" w:hAnsiTheme="minorHAnsi" w:cstheme="minorHAnsi"/>
                <w:bCs/>
                <w:sz w:val="20"/>
                <w:szCs w:val="20"/>
              </w:rPr>
            </w:pPr>
            <w:r>
              <w:rPr>
                <w:rFonts w:asciiTheme="minorHAnsi" w:eastAsia="Calibri" w:hAnsiTheme="minorHAnsi" w:cstheme="minorHAnsi"/>
                <w:color w:val="000000" w:themeColor="text1"/>
                <w:sz w:val="20"/>
                <w:szCs w:val="20"/>
              </w:rPr>
              <w:t>&lt;ProductCode&gt;</w:t>
            </w:r>
          </w:p>
          <w:p w14:paraId="0E46660D" w14:textId="77777777" w:rsidR="004519CC" w:rsidRPr="00C1020A" w:rsidRDefault="004519CC">
            <w:pPr>
              <w:tabs>
                <w:tab w:val="left" w:pos="1800"/>
              </w:tabs>
              <w:rPr>
                <w:rFonts w:asciiTheme="minorHAnsi" w:hAnsiTheme="minorHAnsi" w:cstheme="minorHAnsi"/>
                <w:bCs/>
                <w:sz w:val="20"/>
                <w:szCs w:val="20"/>
              </w:rPr>
            </w:pPr>
          </w:p>
        </w:tc>
        <w:tc>
          <w:tcPr>
            <w:tcW w:w="8222"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519CC" w:rsidRPr="006A41CF" w14:paraId="277F3493" w14:textId="77777777">
              <w:trPr>
                <w:trHeight w:val="300"/>
              </w:trPr>
              <w:tc>
                <w:tcPr>
                  <w:tcW w:w="2861" w:type="dxa"/>
                  <w:noWrap/>
                  <w:vAlign w:val="center"/>
                  <w:hideMark/>
                </w:tcPr>
                <w:p w14:paraId="3DC5B3C0" w14:textId="77777777" w:rsidR="004519CC" w:rsidRPr="00E02B28" w:rsidRDefault="004519CC">
                  <w:pPr>
                    <w:pStyle w:val="TableBodycopy"/>
                    <w:rPr>
                      <w:rFonts w:asciiTheme="minorHAnsi" w:hAnsiTheme="minorHAnsi" w:cstheme="minorHAnsi"/>
                      <w:b/>
                      <w:bCs/>
                      <w:noProof/>
                      <w:color w:val="000000" w:themeColor="text1"/>
                    </w:rPr>
                  </w:pPr>
                  <w:r w:rsidRPr="00350FFD">
                    <w:t>Special conditions of your cover</w:t>
                  </w:r>
                  <w:r w:rsidRPr="006A41CF">
                    <w:rPr>
                      <w:rFonts w:asciiTheme="minorHAnsi" w:hAnsiTheme="minorHAnsi" w:cstheme="minorBidi"/>
                      <w:sz w:val="24"/>
                    </w:rPr>
                    <w:t xml:space="preserve">:  </w:t>
                  </w:r>
                </w:p>
              </w:tc>
              <w:tc>
                <w:tcPr>
                  <w:tcW w:w="4546" w:type="dxa"/>
                  <w:noWrap/>
                  <w:vAlign w:val="bottom"/>
                  <w:hideMark/>
                </w:tcPr>
                <w:p w14:paraId="648D9AF9" w14:textId="77777777" w:rsidR="004519CC" w:rsidRPr="00E02B28" w:rsidRDefault="004519CC">
                  <w:pPr>
                    <w:pStyle w:val="TableBodycopy"/>
                    <w:rPr>
                      <w:rFonts w:asciiTheme="minorHAnsi" w:hAnsiTheme="minorHAnsi" w:cstheme="minorHAnsi"/>
                      <w:b/>
                      <w:bCs/>
                      <w:sz w:val="24"/>
                    </w:rPr>
                  </w:pPr>
                  <w:r w:rsidRPr="00F020C5">
                    <w:rPr>
                      <w:rFonts w:asciiTheme="minorHAnsi" w:hAnsiTheme="minorHAnsi" w:cstheme="minorBidi"/>
                      <w:b/>
                      <w:bCs/>
                      <w:szCs w:val="20"/>
                    </w:rPr>
                    <w:t>No special conditions apply</w:t>
                  </w:r>
                </w:p>
              </w:tc>
            </w:tr>
          </w:tbl>
          <w:p w14:paraId="5610B761" w14:textId="77777777" w:rsidR="004519CC" w:rsidRPr="00350FFD" w:rsidRDefault="004519CC">
            <w:pPr>
              <w:pStyle w:val="Heading10"/>
            </w:pPr>
          </w:p>
        </w:tc>
        <w:tc>
          <w:tcPr>
            <w:tcW w:w="1701" w:type="dxa"/>
          </w:tcPr>
          <w:p w14:paraId="02FAF8E3" w14:textId="14890A6F" w:rsidR="004519CC" w:rsidRPr="00A9529D" w:rsidRDefault="004519CC" w:rsidP="004519CC">
            <w:pPr>
              <w:spacing w:line="257" w:lineRule="auto"/>
              <w:rPr>
                <w:rFonts w:ascii="Calibri" w:eastAsia="Calibri" w:hAnsi="Calibri" w:cs="Calibri"/>
                <w:sz w:val="20"/>
                <w:szCs w:val="20"/>
                <w:rPrChange w:id="9499" w:author="Sue Simnor (EXT Idiom)" w:date="2024-09-05T13:58:00Z" w16du:dateUtc="2024-09-05T03:58:00Z">
                  <w:rPr>
                    <w:rFonts w:asciiTheme="minorHAnsi" w:eastAsia="Calibri" w:hAnsiTheme="minorHAnsi" w:cstheme="minorHAnsi"/>
                  </w:rPr>
                </w:rPrChange>
              </w:rPr>
            </w:pPr>
            <w:r w:rsidRPr="00A9529D">
              <w:rPr>
                <w:rFonts w:ascii="Calibri" w:eastAsia="Calibri" w:hAnsi="Calibri" w:cs="Calibri"/>
                <w:sz w:val="20"/>
                <w:szCs w:val="20"/>
                <w:rPrChange w:id="9500" w:author="Sue Simnor (EXT Idiom)" w:date="2024-09-05T13:58:00Z" w16du:dateUtc="2024-09-05T03:58:00Z">
                  <w:rPr>
                    <w:rFonts w:asciiTheme="minorHAnsi" w:eastAsia="Calibri" w:hAnsiTheme="minorHAnsi" w:cstheme="minorHAnsi"/>
                  </w:rPr>
                </w:rPrChange>
              </w:rPr>
              <w:t>Else Display</w:t>
            </w:r>
          </w:p>
          <w:p w14:paraId="106990C9" w14:textId="77777777" w:rsidR="004519CC" w:rsidRPr="00A9529D" w:rsidRDefault="004519CC" w:rsidP="004519CC">
            <w:pPr>
              <w:spacing w:line="257" w:lineRule="auto"/>
              <w:rPr>
                <w:rFonts w:ascii="Calibri" w:eastAsia="Calibri" w:hAnsi="Calibri" w:cs="Calibri"/>
                <w:sz w:val="20"/>
                <w:szCs w:val="20"/>
                <w:rPrChange w:id="9501" w:author="Sue Simnor (EXT Idiom)" w:date="2024-09-05T13:58:00Z" w16du:dateUtc="2024-09-05T03:58:00Z">
                  <w:rPr>
                    <w:rFonts w:asciiTheme="minorHAnsi" w:eastAsia="Calibri" w:hAnsiTheme="minorHAnsi" w:cstheme="minorHAnsi"/>
                  </w:rPr>
                </w:rPrChange>
              </w:rPr>
            </w:pPr>
          </w:p>
          <w:p w14:paraId="78FDAAC7" w14:textId="6B67822B" w:rsidR="004519CC" w:rsidRPr="00BD6987" w:rsidRDefault="004519CC">
            <w:pPr>
              <w:spacing w:line="257" w:lineRule="auto"/>
              <w:rPr>
                <w:rFonts w:asciiTheme="minorHAnsi" w:hAnsiTheme="minorHAnsi" w:cstheme="minorHAnsi"/>
                <w:bCs/>
                <w:sz w:val="20"/>
                <w:szCs w:val="20"/>
              </w:rPr>
              <w:pPrChange w:id="9502" w:author="Sue Simnor (EXT Idiom)" w:date="2024-09-05T13:57:00Z" w16du:dateUtc="2024-09-05T03:57:00Z">
                <w:pPr>
                  <w:tabs>
                    <w:tab w:val="left" w:pos="1800"/>
                  </w:tabs>
                </w:pPr>
              </w:pPrChange>
            </w:pPr>
            <w:r w:rsidRPr="00A9529D">
              <w:rPr>
                <w:rFonts w:ascii="Calibri" w:eastAsia="Calibri" w:hAnsi="Calibri" w:cs="Calibri"/>
                <w:sz w:val="20"/>
                <w:szCs w:val="20"/>
                <w:rPrChange w:id="9503" w:author="Sue Simnor (EXT Idiom)" w:date="2024-09-05T13:58:00Z" w16du:dateUtc="2024-09-05T03:58:00Z">
                  <w:rPr>
                    <w:rFonts w:asciiTheme="minorHAnsi" w:eastAsia="Calibri" w:hAnsiTheme="minorHAnsi" w:cstheme="minorHAnsi"/>
                  </w:rPr>
                </w:rPrChange>
              </w:rPr>
              <w:t>This is the default if no other special conditions apply</w:t>
            </w:r>
          </w:p>
        </w:tc>
        <w:tc>
          <w:tcPr>
            <w:tcW w:w="1843" w:type="dxa"/>
          </w:tcPr>
          <w:p w14:paraId="368D904D" w14:textId="77777777" w:rsidR="004519CC" w:rsidRPr="00C1020A" w:rsidRDefault="004519CC">
            <w:pPr>
              <w:tabs>
                <w:tab w:val="left" w:pos="1800"/>
              </w:tabs>
              <w:rPr>
                <w:rStyle w:val="normaltextrun"/>
                <w:rFonts w:ascii="Calibri" w:hAnsi="Calibri" w:cs="Calibri"/>
                <w:color w:val="000000"/>
                <w:position w:val="1"/>
                <w:sz w:val="20"/>
                <w:szCs w:val="20"/>
                <w:bdr w:val="none" w:sz="0" w:space="0" w:color="auto" w:frame="1"/>
              </w:rPr>
            </w:pPr>
            <w:r w:rsidRPr="00C1020A">
              <w:rPr>
                <w:rStyle w:val="normaltextrun"/>
                <w:rFonts w:ascii="Calibri" w:hAnsi="Calibri" w:cs="Calibri"/>
                <w:color w:val="000000"/>
                <w:position w:val="1"/>
                <w:sz w:val="20"/>
                <w:szCs w:val="20"/>
                <w:bdr w:val="none" w:sz="0" w:space="0" w:color="auto" w:frame="1"/>
              </w:rPr>
              <w:t>Inner table style: COI_Table_6</w:t>
            </w:r>
          </w:p>
          <w:p w14:paraId="6FE5A520" w14:textId="77777777" w:rsidR="004519CC" w:rsidRDefault="004519CC">
            <w:pPr>
              <w:tabs>
                <w:tab w:val="left" w:pos="1800"/>
              </w:tabs>
              <w:rPr>
                <w:rStyle w:val="normaltextrun"/>
                <w:rFonts w:ascii="Calibri" w:hAnsi="Calibri" w:cs="Calibri"/>
                <w:color w:val="000000"/>
                <w:position w:val="1"/>
                <w:sz w:val="20"/>
                <w:szCs w:val="20"/>
                <w:shd w:val="clear" w:color="auto" w:fill="EDEBE9"/>
              </w:rPr>
            </w:pPr>
          </w:p>
          <w:p w14:paraId="57FC9D95" w14:textId="77777777" w:rsidR="004519CC" w:rsidRPr="00814BB6" w:rsidRDefault="004519CC">
            <w:pPr>
              <w:tabs>
                <w:tab w:val="left" w:pos="1800"/>
              </w:tabs>
              <w:rPr>
                <w:rStyle w:val="eop"/>
                <w:rFonts w:ascii="Calibri" w:hAnsi="Calibri" w:cs="Calibri"/>
                <w:color w:val="000000"/>
                <w:sz w:val="20"/>
                <w:szCs w:val="20"/>
                <w:shd w:val="clear" w:color="auto" w:fill="EDEBE9"/>
              </w:rPr>
            </w:pPr>
            <w:r>
              <w:rPr>
                <w:rStyle w:val="normaltextrun"/>
                <w:rFonts w:ascii="Calibri" w:hAnsi="Calibri" w:cs="Calibri"/>
                <w:color w:val="000000"/>
                <w:position w:val="1"/>
                <w:sz w:val="20"/>
                <w:szCs w:val="20"/>
                <w:shd w:val="clear" w:color="auto" w:fill="EDEBE9"/>
              </w:rPr>
              <w:t>Column 1</w:t>
            </w:r>
            <w:r w:rsidRPr="00C1020A">
              <w:rPr>
                <w:rStyle w:val="normaltextrun"/>
                <w:rFonts w:ascii="Calibri" w:hAnsi="Calibri" w:cs="Calibri"/>
                <w:color w:val="000000"/>
                <w:position w:val="1"/>
                <w:sz w:val="20"/>
                <w:szCs w:val="20"/>
                <w:shd w:val="clear" w:color="auto" w:fill="EDEBE9"/>
              </w:rPr>
              <w:t>: </w:t>
            </w:r>
            <w:r w:rsidRPr="00814BB6">
              <w:rPr>
                <w:rStyle w:val="scxp212606636"/>
                <w:rFonts w:ascii="Calibri" w:hAnsi="Calibri" w:cs="Calibri"/>
                <w:color w:val="000000"/>
                <w:position w:val="1"/>
                <w:sz w:val="20"/>
                <w:szCs w:val="20"/>
                <w:shd w:val="clear" w:color="auto" w:fill="EDEBE9"/>
              </w:rPr>
              <w:t>Bodycopy_COI</w:t>
            </w:r>
            <w:r w:rsidRPr="00814BB6">
              <w:rPr>
                <w:rStyle w:val="eop"/>
                <w:rFonts w:ascii="Calibri" w:hAnsi="Calibri" w:cs="Calibri"/>
                <w:color w:val="000000"/>
                <w:sz w:val="20"/>
                <w:szCs w:val="20"/>
                <w:shd w:val="clear" w:color="auto" w:fill="EDEBE9"/>
              </w:rPr>
              <w:t>​</w:t>
            </w:r>
          </w:p>
          <w:p w14:paraId="113638C5" w14:textId="77777777" w:rsidR="004519CC" w:rsidRDefault="004519CC">
            <w:pPr>
              <w:tabs>
                <w:tab w:val="left" w:pos="1800"/>
              </w:tabs>
              <w:rPr>
                <w:rStyle w:val="normaltextrun"/>
                <w:rFonts w:ascii="Calibri" w:hAnsi="Calibri" w:cs="Calibri"/>
                <w:color w:val="000000"/>
                <w:position w:val="1"/>
                <w:sz w:val="20"/>
                <w:szCs w:val="20"/>
                <w:bdr w:val="none" w:sz="0" w:space="0" w:color="auto" w:frame="1"/>
              </w:rPr>
            </w:pPr>
          </w:p>
          <w:p w14:paraId="682C96A9" w14:textId="77777777" w:rsidR="004519CC" w:rsidRPr="00BD6987" w:rsidRDefault="004519CC">
            <w:pPr>
              <w:tabs>
                <w:tab w:val="left" w:pos="1800"/>
              </w:tabs>
              <w:rPr>
                <w:rFonts w:asciiTheme="minorHAnsi" w:hAnsiTheme="minorHAnsi" w:cstheme="minorHAnsi"/>
                <w:bCs/>
                <w:sz w:val="20"/>
                <w:szCs w:val="20"/>
              </w:rPr>
            </w:pPr>
            <w:r>
              <w:rPr>
                <w:rStyle w:val="normaltextrun"/>
                <w:rFonts w:ascii="Calibri" w:hAnsi="Calibri" w:cs="Calibri"/>
                <w:color w:val="000000"/>
                <w:position w:val="1"/>
                <w:sz w:val="20"/>
                <w:szCs w:val="20"/>
                <w:bdr w:val="none" w:sz="0" w:space="0" w:color="auto" w:frame="1"/>
              </w:rPr>
              <w:t>Column 2</w:t>
            </w:r>
            <w:r w:rsidRPr="00C1020A">
              <w:rPr>
                <w:rStyle w:val="normaltextrun"/>
                <w:rFonts w:ascii="Calibri" w:hAnsi="Calibri" w:cs="Calibri"/>
                <w:color w:val="000000"/>
                <w:position w:val="1"/>
                <w:sz w:val="20"/>
                <w:szCs w:val="20"/>
                <w:bdr w:val="none" w:sz="0" w:space="0" w:color="auto" w:frame="1"/>
              </w:rPr>
              <w:t>: Table_Heading_3</w:t>
            </w:r>
          </w:p>
        </w:tc>
      </w:tr>
      <w:tr w:rsidR="0012330D" w:rsidRPr="00BD6987" w14:paraId="30E0CE55" w14:textId="77777777" w:rsidTr="5DAD8829">
        <w:trPr>
          <w:cantSplit/>
        </w:trPr>
        <w:tc>
          <w:tcPr>
            <w:tcW w:w="1013" w:type="dxa"/>
          </w:tcPr>
          <w:p w14:paraId="41415B5F" w14:textId="319C5CE6" w:rsidR="0012330D" w:rsidRPr="00BD6987" w:rsidRDefault="0012330D" w:rsidP="0012330D">
            <w:pPr>
              <w:tabs>
                <w:tab w:val="left" w:pos="1800"/>
              </w:tabs>
              <w:rPr>
                <w:rFonts w:asciiTheme="minorHAnsi" w:hAnsiTheme="minorHAnsi" w:cstheme="minorHAnsi"/>
                <w:b/>
                <w:sz w:val="20"/>
                <w:szCs w:val="20"/>
              </w:rPr>
            </w:pPr>
            <w:r>
              <w:rPr>
                <w:rFonts w:asciiTheme="minorHAnsi" w:hAnsiTheme="minorHAnsi" w:cstheme="minorHAnsi"/>
                <w:bCs/>
                <w:sz w:val="20"/>
                <w:szCs w:val="20"/>
              </w:rPr>
              <w:t>SCH 7</w:t>
            </w:r>
          </w:p>
        </w:tc>
        <w:tc>
          <w:tcPr>
            <w:tcW w:w="1817" w:type="dxa"/>
          </w:tcPr>
          <w:p w14:paraId="035B24FB" w14:textId="77777777" w:rsidR="0012330D" w:rsidRPr="00B569F6" w:rsidRDefault="0012330D" w:rsidP="0012330D">
            <w:pPr>
              <w:tabs>
                <w:tab w:val="left" w:pos="1800"/>
              </w:tabs>
              <w:rPr>
                <w:rFonts w:asciiTheme="minorHAnsi" w:hAnsiTheme="minorHAnsi" w:cstheme="minorHAnsi"/>
                <w:bCs/>
                <w:sz w:val="20"/>
                <w:szCs w:val="20"/>
                <w:highlight w:val="yellow"/>
              </w:rPr>
            </w:pPr>
          </w:p>
        </w:tc>
        <w:tc>
          <w:tcPr>
            <w:tcW w:w="8222" w:type="dxa"/>
          </w:tcPr>
          <w:p w14:paraId="4804043B" w14:textId="36D9A1E4" w:rsidR="0012330D" w:rsidRPr="003419B3" w:rsidRDefault="0012330D" w:rsidP="0012330D">
            <w:pPr>
              <w:spacing w:after="160" w:line="257" w:lineRule="auto"/>
              <w:rPr>
                <w:rFonts w:ascii="Calibri" w:eastAsia="Calibri" w:hAnsi="Calibri" w:cs="Calibri"/>
                <w:sz w:val="22"/>
                <w:szCs w:val="22"/>
              </w:rPr>
            </w:pPr>
            <w:r w:rsidRPr="003419B3">
              <w:rPr>
                <w:rFonts w:ascii="Calibri" w:eastAsia="Calibri" w:hAnsi="Calibri" w:cs="Calibri"/>
                <w:sz w:val="22"/>
                <w:szCs w:val="22"/>
              </w:rPr>
              <w:t xml:space="preserve">Important notices: </w:t>
            </w:r>
          </w:p>
          <w:p w14:paraId="5D2331A2" w14:textId="1A0CA911" w:rsidR="0012330D" w:rsidRPr="003419B3" w:rsidRDefault="0012330D" w:rsidP="0012330D">
            <w:pPr>
              <w:tabs>
                <w:tab w:val="left" w:pos="774"/>
              </w:tabs>
              <w:rPr>
                <w:rFonts w:ascii="Calibri" w:eastAsia="Calibri" w:hAnsi="Calibri" w:cs="Calibri"/>
                <w:sz w:val="22"/>
                <w:szCs w:val="22"/>
              </w:rPr>
            </w:pPr>
            <w:r w:rsidRPr="003419B3">
              <w:rPr>
                <w:rFonts w:ascii="Calibri" w:eastAsia="Calibri" w:hAnsi="Calibri" w:cs="Calibri"/>
                <w:sz w:val="22"/>
                <w:szCs w:val="22"/>
              </w:rPr>
              <w:t xml:space="preserve">You are not covered for bushfire, storm, rainwater or flood that occurs in the 72 hours following the purchase of your policy, unless you are replacing an insurance policy with equivalent levels of cover to ours, </w:t>
            </w:r>
            <w:commentRangeStart w:id="9504"/>
            <w:commentRangeStart w:id="9505"/>
            <w:commentRangeEnd w:id="9504"/>
            <w:r w:rsidRPr="003419B3">
              <w:rPr>
                <w:rStyle w:val="CommentReference"/>
                <w:rFonts w:ascii="Calibri" w:eastAsia="Calibri" w:hAnsi="Calibri" w:cs="Calibri"/>
                <w:sz w:val="22"/>
                <w:szCs w:val="22"/>
              </w:rPr>
              <w:commentReference w:id="9504"/>
            </w:r>
            <w:commentRangeEnd w:id="9505"/>
            <w:r w:rsidRPr="003419B3">
              <w:rPr>
                <w:rStyle w:val="CommentReference"/>
                <w:rFonts w:ascii="Calibri" w:eastAsia="Calibri" w:hAnsi="Calibri" w:cs="Calibri"/>
                <w:sz w:val="22"/>
                <w:szCs w:val="22"/>
              </w:rPr>
              <w:commentReference w:id="9505"/>
            </w:r>
            <w:r w:rsidRPr="003419B3">
              <w:rPr>
                <w:rFonts w:ascii="Calibri" w:eastAsia="Calibri" w:hAnsi="Calibri" w:cs="Calibri"/>
                <w:sz w:val="22"/>
                <w:szCs w:val="22"/>
              </w:rPr>
              <w:t xml:space="preserve"> without a break in cover; or on the same day your cover started you entered into a contract to purchase the home; or moved into the home as a tenant.</w:t>
            </w:r>
            <w:commentRangeStart w:id="9506"/>
            <w:commentRangeStart w:id="9507"/>
            <w:commentRangeEnd w:id="9506"/>
            <w:r w:rsidRPr="003419B3">
              <w:rPr>
                <w:rStyle w:val="CommentReference"/>
                <w:rFonts w:ascii="Calibri" w:eastAsia="Calibri" w:hAnsi="Calibri" w:cs="Calibri"/>
                <w:sz w:val="22"/>
                <w:szCs w:val="22"/>
              </w:rPr>
              <w:commentReference w:id="9506"/>
            </w:r>
            <w:commentRangeEnd w:id="9507"/>
            <w:r w:rsidRPr="003419B3">
              <w:rPr>
                <w:rStyle w:val="CommentReference"/>
                <w:rFonts w:ascii="Calibri" w:eastAsia="Calibri" w:hAnsi="Calibri" w:cs="Calibri"/>
                <w:sz w:val="22"/>
                <w:szCs w:val="22"/>
              </w:rPr>
              <w:commentReference w:id="9507"/>
            </w:r>
          </w:p>
          <w:p w14:paraId="2A340AC4" w14:textId="77777777" w:rsidR="0012330D" w:rsidRPr="003419B3" w:rsidRDefault="0012330D" w:rsidP="0012330D">
            <w:pPr>
              <w:tabs>
                <w:tab w:val="left" w:pos="774"/>
              </w:tabs>
              <w:rPr>
                <w:rFonts w:ascii="Calibri" w:eastAsia="Calibri" w:hAnsi="Calibri" w:cs="Calibri"/>
                <w:sz w:val="22"/>
                <w:szCs w:val="22"/>
              </w:rPr>
            </w:pPr>
          </w:p>
          <w:p w14:paraId="5AA66003" w14:textId="72BEC385" w:rsidR="0012330D" w:rsidRPr="003419B3" w:rsidRDefault="0012330D" w:rsidP="0012330D">
            <w:pPr>
              <w:pStyle w:val="TableBodycopy"/>
            </w:pPr>
            <w:r w:rsidRPr="003419B3">
              <w:rPr>
                <w:rFonts w:ascii="Calibri" w:hAnsi="Calibri" w:cs="Calibri"/>
                <w:sz w:val="22"/>
                <w:szCs w:val="22"/>
              </w:rPr>
              <w:t>If you increase your sum(s) insured with us, or your replacement policy with us has higher sum(s) insured than you had with your previous insurer, you will not be covered for the higher amount/s until 72 hours after the increase was made. Please see</w:t>
            </w:r>
            <w:commentRangeStart w:id="9508"/>
            <w:commentRangeStart w:id="9509"/>
            <w:commentRangeStart w:id="9510"/>
            <w:r w:rsidRPr="003419B3">
              <w:rPr>
                <w:rFonts w:ascii="Calibri" w:hAnsi="Calibri" w:cs="Calibri"/>
                <w:sz w:val="22"/>
                <w:szCs w:val="22"/>
              </w:rPr>
              <w:t xml:space="preserve"> </w:t>
            </w:r>
            <w:r w:rsidRPr="00B569F6">
              <w:rPr>
                <w:rFonts w:ascii="Calibri" w:hAnsi="Calibri" w:cs="Calibri"/>
                <w:sz w:val="22"/>
                <w:szCs w:val="22"/>
              </w:rPr>
              <w:t>the</w:t>
            </w:r>
            <w:r w:rsidRPr="003419B3">
              <w:rPr>
                <w:rFonts w:ascii="Calibri" w:hAnsi="Calibri" w:cs="Calibri"/>
                <w:sz w:val="22"/>
                <w:szCs w:val="22"/>
              </w:rPr>
              <w:t xml:space="preserve"> PD</w:t>
            </w:r>
            <w:commentRangeEnd w:id="9508"/>
            <w:r w:rsidRPr="003419B3">
              <w:rPr>
                <w:rStyle w:val="CommentReference"/>
                <w:rFonts w:ascii="Calibri" w:hAnsi="Calibri" w:cs="Calibri"/>
                <w:sz w:val="22"/>
                <w:szCs w:val="22"/>
              </w:rPr>
              <w:commentReference w:id="9508"/>
            </w:r>
            <w:commentRangeEnd w:id="9509"/>
            <w:r w:rsidRPr="003419B3">
              <w:rPr>
                <w:rStyle w:val="CommentReference"/>
                <w:rFonts w:ascii="Calibri" w:hAnsi="Calibri" w:cs="Calibri"/>
                <w:sz w:val="22"/>
                <w:szCs w:val="22"/>
              </w:rPr>
              <w:commentReference w:id="9509"/>
            </w:r>
            <w:commentRangeEnd w:id="9510"/>
            <w:r w:rsidRPr="003419B3">
              <w:rPr>
                <w:rStyle w:val="CommentReference"/>
                <w:rFonts w:ascii="Calibri" w:hAnsi="Calibri" w:cs="Calibri"/>
                <w:sz w:val="22"/>
                <w:szCs w:val="22"/>
              </w:rPr>
              <w:commentReference w:id="9510"/>
            </w:r>
            <w:r w:rsidRPr="003419B3">
              <w:rPr>
                <w:rFonts w:ascii="Calibri" w:hAnsi="Calibri" w:cs="Calibri"/>
                <w:sz w:val="22"/>
                <w:szCs w:val="22"/>
              </w:rPr>
              <w:t>S for full details.</w:t>
            </w:r>
          </w:p>
        </w:tc>
        <w:tc>
          <w:tcPr>
            <w:tcW w:w="1701" w:type="dxa"/>
          </w:tcPr>
          <w:p w14:paraId="501CA916" w14:textId="0D26878B" w:rsidR="0012330D" w:rsidRDefault="0012330D" w:rsidP="0012330D">
            <w:pPr>
              <w:tabs>
                <w:tab w:val="left" w:pos="774"/>
              </w:tabs>
              <w:rPr>
                <w:ins w:id="9511" w:author="sam sehgal" w:date="2025-07-18T16:15:00Z" w16du:dateUtc="2025-07-18T06:15:00Z"/>
                <w:rFonts w:asciiTheme="minorHAnsi" w:hAnsiTheme="minorHAnsi" w:cstheme="minorHAnsi"/>
                <w:sz w:val="20"/>
                <w:szCs w:val="20"/>
              </w:rPr>
            </w:pPr>
            <w:r w:rsidRPr="003419B3">
              <w:rPr>
                <w:rFonts w:asciiTheme="minorHAnsi" w:hAnsiTheme="minorHAnsi"/>
                <w:b/>
                <w:bCs/>
                <w:sz w:val="20"/>
                <w:szCs w:val="20"/>
              </w:rPr>
              <w:t>IF</w:t>
            </w:r>
            <w:r w:rsidRPr="003419B3">
              <w:rPr>
                <w:rFonts w:asciiTheme="minorHAnsi" w:hAnsiTheme="minorHAnsi"/>
                <w:sz w:val="20"/>
                <w:szCs w:val="20"/>
              </w:rPr>
              <w:t xml:space="preserve"> </w:t>
            </w:r>
            <w:r w:rsidRPr="003419B3">
              <w:rPr>
                <w:rFonts w:asciiTheme="minorHAnsi" w:hAnsiTheme="minorHAnsi" w:cstheme="minorHAnsi"/>
                <w:sz w:val="20"/>
                <w:szCs w:val="20"/>
              </w:rPr>
              <w:t>&lt;ProductCode&gt; =”Home”</w:t>
            </w:r>
          </w:p>
          <w:p w14:paraId="4BCFF1D7" w14:textId="77777777" w:rsidR="00B20117" w:rsidRPr="00B20117" w:rsidRDefault="00B20117" w:rsidP="00B20117">
            <w:pPr>
              <w:tabs>
                <w:tab w:val="left" w:pos="774"/>
              </w:tabs>
              <w:rPr>
                <w:ins w:id="9512" w:author="sam sehgal" w:date="2025-07-18T16:15:00Z"/>
                <w:rFonts w:asciiTheme="minorHAnsi" w:hAnsiTheme="minorHAnsi" w:cstheme="minorHAnsi"/>
                <w:b/>
                <w:sz w:val="20"/>
                <w:szCs w:val="20"/>
                <w:highlight w:val="yellow"/>
                <w:lang w:val="en-AU"/>
                <w:rPrChange w:id="9513" w:author="sam sehgal" w:date="2025-07-18T16:15:00Z" w16du:dateUtc="2025-07-18T06:15:00Z">
                  <w:rPr>
                    <w:ins w:id="9514" w:author="sam sehgal" w:date="2025-07-18T16:15:00Z"/>
                    <w:rFonts w:asciiTheme="minorHAnsi" w:hAnsiTheme="minorHAnsi" w:cstheme="minorHAnsi"/>
                    <w:b/>
                    <w:sz w:val="20"/>
                    <w:szCs w:val="20"/>
                    <w:lang w:val="en-AU"/>
                  </w:rPr>
                </w:rPrChange>
              </w:rPr>
            </w:pPr>
            <w:ins w:id="9515" w:author="sam sehgal" w:date="2025-07-18T16:15:00Z">
              <w:r w:rsidRPr="00B20117">
                <w:rPr>
                  <w:rFonts w:asciiTheme="minorHAnsi" w:hAnsiTheme="minorHAnsi" w:cstheme="minorHAnsi"/>
                  <w:b/>
                  <w:sz w:val="20"/>
                  <w:szCs w:val="20"/>
                  <w:highlight w:val="yellow"/>
                  <w:lang w:val="en-AU"/>
                  <w:rPrChange w:id="9516" w:author="sam sehgal" w:date="2025-07-18T16:15:00Z" w16du:dateUtc="2025-07-18T06:15:00Z">
                    <w:rPr>
                      <w:rFonts w:asciiTheme="minorHAnsi" w:hAnsiTheme="minorHAnsi" w:cstheme="minorHAnsi"/>
                      <w:b/>
                      <w:sz w:val="20"/>
                      <w:szCs w:val="20"/>
                      <w:lang w:val="en-AU"/>
                    </w:rPr>
                  </w:rPrChange>
                </w:rPr>
                <w:t xml:space="preserve">AND </w:t>
              </w:r>
            </w:ins>
          </w:p>
          <w:p w14:paraId="037D98BB" w14:textId="77777777" w:rsidR="00B20117" w:rsidRPr="00B20117" w:rsidRDefault="00B20117" w:rsidP="00B20117">
            <w:pPr>
              <w:tabs>
                <w:tab w:val="left" w:pos="774"/>
              </w:tabs>
              <w:rPr>
                <w:ins w:id="9517" w:author="sam sehgal" w:date="2025-07-18T16:15:00Z"/>
                <w:rFonts w:asciiTheme="minorHAnsi" w:hAnsiTheme="minorHAnsi" w:cstheme="minorHAnsi"/>
                <w:bCs/>
                <w:sz w:val="20"/>
                <w:szCs w:val="20"/>
                <w:lang w:val="en-AU"/>
              </w:rPr>
            </w:pPr>
            <w:ins w:id="9518" w:author="sam sehgal" w:date="2025-07-18T16:15:00Z">
              <w:r w:rsidRPr="00B20117">
                <w:rPr>
                  <w:rFonts w:asciiTheme="minorHAnsi" w:hAnsiTheme="minorHAnsi" w:cstheme="minorHAnsi"/>
                  <w:bCs/>
                  <w:sz w:val="20"/>
                  <w:szCs w:val="20"/>
                  <w:highlight w:val="yellow"/>
                  <w:lang w:val="en-AU"/>
                  <w:rPrChange w:id="9519" w:author="sam sehgal" w:date="2025-07-18T16:15:00Z" w16du:dateUtc="2025-07-18T06:15:00Z">
                    <w:rPr>
                      <w:rFonts w:asciiTheme="minorHAnsi" w:hAnsiTheme="minorHAnsi" w:cstheme="minorHAnsi"/>
                      <w:bCs/>
                      <w:sz w:val="20"/>
                      <w:szCs w:val="20"/>
                      <w:lang w:val="en-AU"/>
                    </w:rPr>
                  </w:rPrChange>
                </w:rPr>
                <w:t>&lt;DocumentSubType&gt; = “New Business”</w:t>
              </w:r>
            </w:ins>
          </w:p>
          <w:p w14:paraId="4088370E" w14:textId="77777777" w:rsidR="00B20117" w:rsidRPr="003419B3" w:rsidRDefault="00B20117" w:rsidP="0012330D">
            <w:pPr>
              <w:tabs>
                <w:tab w:val="left" w:pos="774"/>
              </w:tabs>
              <w:rPr>
                <w:rFonts w:asciiTheme="minorHAnsi" w:hAnsiTheme="minorHAnsi" w:cstheme="minorHAnsi"/>
                <w:sz w:val="20"/>
                <w:szCs w:val="20"/>
              </w:rPr>
            </w:pPr>
          </w:p>
          <w:p w14:paraId="758EACE8" w14:textId="043DEAC3" w:rsidR="00097CE3" w:rsidRPr="003419B3" w:rsidRDefault="00097CE3" w:rsidP="0012330D">
            <w:pPr>
              <w:tabs>
                <w:tab w:val="left" w:pos="774"/>
              </w:tabs>
              <w:rPr>
                <w:rFonts w:asciiTheme="minorHAnsi" w:hAnsiTheme="minorHAnsi" w:cstheme="minorHAnsi"/>
                <w:sz w:val="20"/>
                <w:szCs w:val="20"/>
              </w:rPr>
            </w:pPr>
            <w:r w:rsidRPr="00B569F6">
              <w:rPr>
                <w:rFonts w:asciiTheme="minorHAnsi" w:hAnsiTheme="minorHAnsi" w:cstheme="minorHAnsi"/>
                <w:b/>
                <w:bCs/>
                <w:sz w:val="20"/>
                <w:szCs w:val="20"/>
              </w:rPr>
              <w:t>THEN</w:t>
            </w:r>
            <w:r w:rsidRPr="003419B3">
              <w:rPr>
                <w:rFonts w:asciiTheme="minorHAnsi" w:hAnsiTheme="minorHAnsi" w:cstheme="minorHAnsi"/>
                <w:sz w:val="20"/>
                <w:szCs w:val="20"/>
              </w:rPr>
              <w:t xml:space="preserve"> display</w:t>
            </w:r>
          </w:p>
          <w:p w14:paraId="3BBE4116" w14:textId="5DDF213C" w:rsidR="00097CE3" w:rsidRPr="00B569F6" w:rsidRDefault="00097CE3" w:rsidP="0012330D">
            <w:pPr>
              <w:tabs>
                <w:tab w:val="left" w:pos="774"/>
              </w:tabs>
              <w:rPr>
                <w:rFonts w:ascii="Calibri" w:eastAsia="Calibri" w:hAnsi="Calibri" w:cs="Calibri"/>
                <w:b/>
                <w:bCs/>
                <w:sz w:val="20"/>
                <w:szCs w:val="20"/>
              </w:rPr>
            </w:pPr>
            <w:r w:rsidRPr="00B569F6">
              <w:rPr>
                <w:rFonts w:asciiTheme="minorHAnsi" w:hAnsiTheme="minorHAnsi" w:cstheme="minorHAnsi"/>
                <w:b/>
                <w:bCs/>
                <w:sz w:val="20"/>
                <w:szCs w:val="20"/>
              </w:rPr>
              <w:t>ELSEIF</w:t>
            </w:r>
          </w:p>
        </w:tc>
        <w:tc>
          <w:tcPr>
            <w:tcW w:w="1843" w:type="dxa"/>
          </w:tcPr>
          <w:p w14:paraId="0CD3B559" w14:textId="2D253619" w:rsidR="0012330D" w:rsidRPr="003419B3" w:rsidRDefault="0012330D" w:rsidP="0012330D">
            <w:pPr>
              <w:tabs>
                <w:tab w:val="left" w:pos="1800"/>
              </w:tabs>
              <w:rPr>
                <w:rStyle w:val="normaltextrun"/>
                <w:rFonts w:ascii="Calibri" w:hAnsi="Calibri" w:cs="Calibri"/>
                <w:color w:val="000000"/>
                <w:position w:val="1"/>
                <w:sz w:val="20"/>
                <w:szCs w:val="20"/>
                <w:shd w:val="clear" w:color="auto" w:fill="EDEBE9"/>
              </w:rPr>
            </w:pPr>
            <w:r w:rsidRPr="003419B3">
              <w:rPr>
                <w:rFonts w:asciiTheme="minorHAnsi" w:hAnsiTheme="minorHAnsi" w:cstheme="minorHAnsi"/>
                <w:bCs/>
                <w:sz w:val="20"/>
                <w:szCs w:val="20"/>
              </w:rPr>
              <w:t>BodyCopy_COI</w:t>
            </w:r>
          </w:p>
        </w:tc>
      </w:tr>
      <w:tr w:rsidR="00FB1C4E" w:rsidRPr="00BD6987" w14:paraId="71C02E0B" w14:textId="77777777" w:rsidTr="5DAD8829">
        <w:trPr>
          <w:cantSplit/>
        </w:trPr>
        <w:tc>
          <w:tcPr>
            <w:tcW w:w="1013" w:type="dxa"/>
          </w:tcPr>
          <w:p w14:paraId="5106E058" w14:textId="59899D17" w:rsidR="00FB1C4E" w:rsidRPr="00B569F6" w:rsidRDefault="00097CE3">
            <w:pPr>
              <w:tabs>
                <w:tab w:val="left" w:pos="1800"/>
              </w:tabs>
              <w:rPr>
                <w:rFonts w:asciiTheme="minorHAnsi" w:hAnsiTheme="minorHAnsi" w:cstheme="minorHAnsi"/>
                <w:bCs/>
                <w:sz w:val="20"/>
                <w:szCs w:val="20"/>
              </w:rPr>
            </w:pPr>
            <w:r w:rsidRPr="00B569F6">
              <w:rPr>
                <w:rFonts w:asciiTheme="minorHAnsi" w:hAnsiTheme="minorHAnsi" w:cstheme="minorHAnsi"/>
                <w:bCs/>
                <w:sz w:val="20"/>
                <w:szCs w:val="20"/>
              </w:rPr>
              <w:t>SCH 8</w:t>
            </w:r>
          </w:p>
        </w:tc>
        <w:tc>
          <w:tcPr>
            <w:tcW w:w="1817" w:type="dxa"/>
          </w:tcPr>
          <w:p w14:paraId="0FD960BF" w14:textId="77777777" w:rsidR="00FB1C4E" w:rsidRPr="00FB1C4E" w:rsidRDefault="00FB1C4E">
            <w:pPr>
              <w:tabs>
                <w:tab w:val="left" w:pos="1800"/>
              </w:tabs>
              <w:rPr>
                <w:rFonts w:asciiTheme="minorHAnsi" w:hAnsiTheme="minorHAnsi" w:cstheme="minorHAnsi"/>
                <w:bCs/>
                <w:sz w:val="20"/>
                <w:szCs w:val="20"/>
                <w:highlight w:val="yellow"/>
              </w:rPr>
            </w:pPr>
          </w:p>
        </w:tc>
        <w:tc>
          <w:tcPr>
            <w:tcW w:w="8222" w:type="dxa"/>
          </w:tcPr>
          <w:p w14:paraId="10355640" w14:textId="77777777" w:rsidR="00A0725D" w:rsidRPr="003419B3" w:rsidRDefault="00A0725D" w:rsidP="00A0725D">
            <w:pPr>
              <w:spacing w:after="160" w:line="257" w:lineRule="auto"/>
              <w:rPr>
                <w:rFonts w:ascii="Calibri" w:eastAsia="Calibri" w:hAnsi="Calibri" w:cs="Calibri"/>
                <w:sz w:val="22"/>
                <w:szCs w:val="22"/>
              </w:rPr>
            </w:pPr>
            <w:r w:rsidRPr="003419B3">
              <w:rPr>
                <w:rFonts w:ascii="Calibri" w:eastAsia="Calibri" w:hAnsi="Calibri" w:cs="Calibri"/>
                <w:sz w:val="22"/>
                <w:szCs w:val="22"/>
              </w:rPr>
              <w:t xml:space="preserve">Important notices: </w:t>
            </w:r>
          </w:p>
          <w:p w14:paraId="693A8521" w14:textId="469A5A15" w:rsidR="00A0725D" w:rsidRPr="003419B3" w:rsidRDefault="00A0725D" w:rsidP="00A0725D">
            <w:pPr>
              <w:tabs>
                <w:tab w:val="left" w:pos="774"/>
              </w:tabs>
              <w:rPr>
                <w:rFonts w:ascii="Calibri" w:eastAsia="Calibri" w:hAnsi="Calibri" w:cs="Calibri"/>
                <w:sz w:val="22"/>
                <w:szCs w:val="22"/>
              </w:rPr>
            </w:pPr>
            <w:r w:rsidRPr="003419B3">
              <w:rPr>
                <w:rFonts w:ascii="Calibri" w:eastAsia="Calibri" w:hAnsi="Calibri" w:cs="Calibri"/>
                <w:sz w:val="22"/>
                <w:szCs w:val="22"/>
              </w:rPr>
              <w:t xml:space="preserve">You are not covered for bushfire, storm, rainwater or flood that occurs in the 72 hours following the purchase of your policy, unless you are replacing </w:t>
            </w:r>
            <w:r w:rsidR="00455E22" w:rsidRPr="003419B3">
              <w:rPr>
                <w:rFonts w:ascii="Calibri" w:eastAsia="Calibri" w:hAnsi="Calibri" w:cs="Calibri"/>
                <w:sz w:val="22"/>
                <w:szCs w:val="22"/>
              </w:rPr>
              <w:t xml:space="preserve">an insurance policy with equivalent levels of cover to ours, </w:t>
            </w:r>
            <w:r w:rsidRPr="003419B3">
              <w:rPr>
                <w:rFonts w:ascii="Calibri" w:eastAsia="Calibri" w:hAnsi="Calibri" w:cs="Calibri"/>
                <w:sz w:val="22"/>
                <w:szCs w:val="22"/>
              </w:rPr>
              <w:t>without a break in cover; or on the same day your cover started you entered into a contract to purchase the property.</w:t>
            </w:r>
          </w:p>
          <w:p w14:paraId="05121F74" w14:textId="77777777" w:rsidR="00A0725D" w:rsidRPr="003419B3" w:rsidRDefault="00A0725D" w:rsidP="00A0725D">
            <w:pPr>
              <w:tabs>
                <w:tab w:val="left" w:pos="774"/>
              </w:tabs>
              <w:rPr>
                <w:rFonts w:ascii="Calibri" w:eastAsia="Calibri" w:hAnsi="Calibri" w:cs="Calibri"/>
                <w:sz w:val="22"/>
                <w:szCs w:val="22"/>
              </w:rPr>
            </w:pPr>
          </w:p>
          <w:p w14:paraId="21612B86" w14:textId="234D5E2A" w:rsidR="00FB1C4E" w:rsidRPr="003419B3" w:rsidRDefault="00A0725D" w:rsidP="00A0725D">
            <w:pPr>
              <w:spacing w:after="160" w:line="257" w:lineRule="auto"/>
              <w:rPr>
                <w:rFonts w:ascii="Calibri" w:eastAsia="Calibri" w:hAnsi="Calibri" w:cs="Calibri"/>
                <w:sz w:val="22"/>
                <w:szCs w:val="22"/>
              </w:rPr>
            </w:pPr>
            <w:r w:rsidRPr="003419B3">
              <w:rPr>
                <w:rFonts w:ascii="Calibri" w:hAnsi="Calibri" w:cs="Calibri"/>
                <w:sz w:val="22"/>
                <w:szCs w:val="22"/>
              </w:rPr>
              <w:t>If you increase your sum(s) insured with us, or your replacement policy with us has higher sum(s) insured than you had with your previous insurer, you will not be covered for the higher amount/s until 72 hours after the increase was made. Please see</w:t>
            </w:r>
            <w:commentRangeStart w:id="9520"/>
            <w:commentRangeStart w:id="9521"/>
            <w:commentRangeStart w:id="9522"/>
            <w:r w:rsidRPr="003419B3">
              <w:rPr>
                <w:rFonts w:ascii="Calibri" w:hAnsi="Calibri" w:cs="Calibri"/>
                <w:sz w:val="22"/>
                <w:szCs w:val="22"/>
              </w:rPr>
              <w:t xml:space="preserve"> the PD</w:t>
            </w:r>
            <w:commentRangeEnd w:id="9520"/>
            <w:r w:rsidRPr="003419B3">
              <w:rPr>
                <w:rStyle w:val="CommentReference"/>
                <w:rFonts w:ascii="Calibri" w:hAnsi="Calibri" w:cs="Calibri"/>
                <w:sz w:val="22"/>
                <w:szCs w:val="22"/>
              </w:rPr>
              <w:commentReference w:id="9520"/>
            </w:r>
            <w:commentRangeEnd w:id="9521"/>
            <w:r w:rsidRPr="003419B3">
              <w:rPr>
                <w:rStyle w:val="CommentReference"/>
                <w:rFonts w:ascii="Calibri" w:hAnsi="Calibri" w:cs="Calibri"/>
                <w:sz w:val="22"/>
                <w:szCs w:val="22"/>
              </w:rPr>
              <w:commentReference w:id="9521"/>
            </w:r>
            <w:commentRangeEnd w:id="9522"/>
            <w:r w:rsidRPr="003419B3">
              <w:rPr>
                <w:rStyle w:val="CommentReference"/>
                <w:rFonts w:ascii="Calibri" w:hAnsi="Calibri" w:cs="Calibri"/>
                <w:sz w:val="22"/>
                <w:szCs w:val="22"/>
              </w:rPr>
              <w:commentReference w:id="9522"/>
            </w:r>
            <w:r w:rsidRPr="003419B3">
              <w:rPr>
                <w:rFonts w:ascii="Calibri" w:hAnsi="Calibri" w:cs="Calibri"/>
                <w:sz w:val="22"/>
                <w:szCs w:val="22"/>
              </w:rPr>
              <w:t>S for full details.</w:t>
            </w:r>
          </w:p>
        </w:tc>
        <w:tc>
          <w:tcPr>
            <w:tcW w:w="1701" w:type="dxa"/>
          </w:tcPr>
          <w:p w14:paraId="507946AB" w14:textId="097AA1C6" w:rsidR="00FB1C4E" w:rsidRDefault="00D238AF">
            <w:pPr>
              <w:tabs>
                <w:tab w:val="left" w:pos="774"/>
              </w:tabs>
              <w:rPr>
                <w:ins w:id="9523" w:author="sam sehgal" w:date="2025-07-18T16:16:00Z" w16du:dateUtc="2025-07-18T06:16:00Z"/>
                <w:rFonts w:asciiTheme="minorHAnsi" w:hAnsiTheme="minorHAnsi" w:cstheme="minorHAnsi"/>
                <w:sz w:val="20"/>
                <w:szCs w:val="20"/>
              </w:rPr>
            </w:pPr>
            <w:r w:rsidRPr="00B569F6">
              <w:rPr>
                <w:rFonts w:asciiTheme="minorHAnsi" w:hAnsiTheme="minorHAnsi"/>
                <w:b/>
                <w:bCs/>
                <w:sz w:val="20"/>
                <w:szCs w:val="20"/>
              </w:rPr>
              <w:t>IF</w:t>
            </w:r>
            <w:r w:rsidRPr="00B569F6">
              <w:rPr>
                <w:rFonts w:asciiTheme="minorHAnsi" w:hAnsiTheme="minorHAnsi"/>
                <w:sz w:val="20"/>
                <w:szCs w:val="20"/>
              </w:rPr>
              <w:t xml:space="preserve"> </w:t>
            </w:r>
            <w:r w:rsidRPr="00B569F6">
              <w:rPr>
                <w:rFonts w:asciiTheme="minorHAnsi" w:hAnsiTheme="minorHAnsi" w:cstheme="minorHAnsi"/>
                <w:sz w:val="20"/>
                <w:szCs w:val="20"/>
              </w:rPr>
              <w:t>&lt;ProductCode&gt; = “Landlord”</w:t>
            </w:r>
          </w:p>
          <w:p w14:paraId="2BECA74D" w14:textId="77777777" w:rsidR="00B20117" w:rsidRPr="00B20117" w:rsidRDefault="00B20117" w:rsidP="00B20117">
            <w:pPr>
              <w:tabs>
                <w:tab w:val="left" w:pos="774"/>
              </w:tabs>
              <w:rPr>
                <w:ins w:id="9524" w:author="sam sehgal" w:date="2025-07-18T16:16:00Z"/>
                <w:rFonts w:asciiTheme="minorHAnsi" w:hAnsiTheme="minorHAnsi" w:cstheme="minorHAnsi"/>
                <w:b/>
                <w:sz w:val="20"/>
                <w:szCs w:val="20"/>
                <w:highlight w:val="yellow"/>
                <w:lang w:val="en-AU"/>
                <w:rPrChange w:id="9525" w:author="sam sehgal" w:date="2025-07-18T16:16:00Z" w16du:dateUtc="2025-07-18T06:16:00Z">
                  <w:rPr>
                    <w:ins w:id="9526" w:author="sam sehgal" w:date="2025-07-18T16:16:00Z"/>
                    <w:rFonts w:asciiTheme="minorHAnsi" w:hAnsiTheme="minorHAnsi" w:cstheme="minorHAnsi"/>
                    <w:b/>
                    <w:sz w:val="20"/>
                    <w:szCs w:val="20"/>
                    <w:lang w:val="en-AU"/>
                  </w:rPr>
                </w:rPrChange>
              </w:rPr>
            </w:pPr>
            <w:ins w:id="9527" w:author="sam sehgal" w:date="2025-07-18T16:16:00Z">
              <w:r w:rsidRPr="00B20117">
                <w:rPr>
                  <w:rFonts w:asciiTheme="minorHAnsi" w:hAnsiTheme="minorHAnsi" w:cstheme="minorHAnsi"/>
                  <w:b/>
                  <w:sz w:val="20"/>
                  <w:szCs w:val="20"/>
                  <w:highlight w:val="yellow"/>
                  <w:lang w:val="en-AU"/>
                  <w:rPrChange w:id="9528" w:author="sam sehgal" w:date="2025-07-18T16:16:00Z" w16du:dateUtc="2025-07-18T06:16:00Z">
                    <w:rPr>
                      <w:rFonts w:asciiTheme="minorHAnsi" w:hAnsiTheme="minorHAnsi" w:cstheme="minorHAnsi"/>
                      <w:b/>
                      <w:sz w:val="20"/>
                      <w:szCs w:val="20"/>
                      <w:lang w:val="en-AU"/>
                    </w:rPr>
                  </w:rPrChange>
                </w:rPr>
                <w:t xml:space="preserve">AND </w:t>
              </w:r>
            </w:ins>
          </w:p>
          <w:p w14:paraId="30DB0EBD" w14:textId="77777777" w:rsidR="00B20117" w:rsidRPr="00B20117" w:rsidRDefault="00B20117" w:rsidP="00B20117">
            <w:pPr>
              <w:tabs>
                <w:tab w:val="left" w:pos="774"/>
              </w:tabs>
              <w:rPr>
                <w:ins w:id="9529" w:author="sam sehgal" w:date="2025-07-18T16:16:00Z"/>
                <w:rFonts w:asciiTheme="minorHAnsi" w:hAnsiTheme="minorHAnsi" w:cstheme="minorHAnsi"/>
                <w:bCs/>
                <w:sz w:val="20"/>
                <w:szCs w:val="20"/>
                <w:lang w:val="en-AU"/>
              </w:rPr>
            </w:pPr>
            <w:ins w:id="9530" w:author="sam sehgal" w:date="2025-07-18T16:16:00Z">
              <w:r w:rsidRPr="00B20117">
                <w:rPr>
                  <w:rFonts w:asciiTheme="minorHAnsi" w:hAnsiTheme="minorHAnsi" w:cstheme="minorHAnsi"/>
                  <w:bCs/>
                  <w:sz w:val="20"/>
                  <w:szCs w:val="20"/>
                  <w:highlight w:val="yellow"/>
                  <w:lang w:val="en-AU"/>
                  <w:rPrChange w:id="9531" w:author="sam sehgal" w:date="2025-07-18T16:16:00Z" w16du:dateUtc="2025-07-18T06:16:00Z">
                    <w:rPr>
                      <w:rFonts w:asciiTheme="minorHAnsi" w:hAnsiTheme="minorHAnsi" w:cstheme="minorHAnsi"/>
                      <w:bCs/>
                      <w:sz w:val="20"/>
                      <w:szCs w:val="20"/>
                      <w:lang w:val="en-AU"/>
                    </w:rPr>
                  </w:rPrChange>
                </w:rPr>
                <w:t>&lt;DocumentSubType&gt; = “New Business”</w:t>
              </w:r>
            </w:ins>
          </w:p>
          <w:p w14:paraId="08855152" w14:textId="77777777" w:rsidR="00B20117" w:rsidRPr="003419B3" w:rsidRDefault="00B20117">
            <w:pPr>
              <w:tabs>
                <w:tab w:val="left" w:pos="774"/>
              </w:tabs>
              <w:rPr>
                <w:rFonts w:asciiTheme="minorHAnsi" w:hAnsiTheme="minorHAnsi" w:cstheme="minorHAnsi"/>
                <w:sz w:val="20"/>
                <w:szCs w:val="20"/>
              </w:rPr>
            </w:pPr>
          </w:p>
          <w:p w14:paraId="5798F8E5" w14:textId="77777777" w:rsidR="00097CE3" w:rsidRPr="003419B3" w:rsidRDefault="00097CE3" w:rsidP="00097CE3">
            <w:pPr>
              <w:tabs>
                <w:tab w:val="left" w:pos="774"/>
              </w:tabs>
              <w:rPr>
                <w:rFonts w:asciiTheme="minorHAnsi" w:hAnsiTheme="minorHAnsi" w:cstheme="minorHAnsi"/>
                <w:sz w:val="20"/>
                <w:szCs w:val="20"/>
              </w:rPr>
            </w:pPr>
            <w:r w:rsidRPr="003419B3">
              <w:rPr>
                <w:rFonts w:asciiTheme="minorHAnsi" w:hAnsiTheme="minorHAnsi" w:cstheme="minorHAnsi"/>
                <w:b/>
                <w:bCs/>
                <w:sz w:val="20"/>
                <w:szCs w:val="20"/>
              </w:rPr>
              <w:t>THEN</w:t>
            </w:r>
            <w:r w:rsidRPr="003419B3">
              <w:rPr>
                <w:rFonts w:asciiTheme="minorHAnsi" w:hAnsiTheme="minorHAnsi" w:cstheme="minorHAnsi"/>
                <w:sz w:val="20"/>
                <w:szCs w:val="20"/>
              </w:rPr>
              <w:t xml:space="preserve"> display</w:t>
            </w:r>
          </w:p>
          <w:p w14:paraId="27CF66A2" w14:textId="13E6BC2F" w:rsidR="00097CE3" w:rsidRPr="003419B3" w:rsidRDefault="00D24A34">
            <w:pPr>
              <w:tabs>
                <w:tab w:val="left" w:pos="774"/>
              </w:tabs>
              <w:rPr>
                <w:rFonts w:asciiTheme="minorHAnsi" w:hAnsiTheme="minorHAnsi"/>
                <w:b/>
                <w:bCs/>
                <w:sz w:val="20"/>
                <w:szCs w:val="20"/>
              </w:rPr>
            </w:pPr>
            <w:r w:rsidRPr="00B569F6">
              <w:rPr>
                <w:rFonts w:asciiTheme="minorHAnsi" w:hAnsiTheme="minorHAnsi"/>
                <w:b/>
                <w:bCs/>
                <w:sz w:val="20"/>
                <w:szCs w:val="20"/>
              </w:rPr>
              <w:t>ENDIF</w:t>
            </w:r>
          </w:p>
        </w:tc>
        <w:tc>
          <w:tcPr>
            <w:tcW w:w="1843" w:type="dxa"/>
          </w:tcPr>
          <w:p w14:paraId="5AA11C1B" w14:textId="3C192492" w:rsidR="00FB1C4E" w:rsidRPr="003419B3" w:rsidRDefault="006458C7">
            <w:pPr>
              <w:tabs>
                <w:tab w:val="left" w:pos="1800"/>
              </w:tabs>
              <w:rPr>
                <w:rFonts w:asciiTheme="minorHAnsi" w:hAnsiTheme="minorHAnsi" w:cstheme="minorHAnsi"/>
                <w:bCs/>
                <w:sz w:val="20"/>
                <w:szCs w:val="20"/>
              </w:rPr>
            </w:pPr>
            <w:r w:rsidRPr="003419B3">
              <w:rPr>
                <w:rFonts w:asciiTheme="minorHAnsi" w:hAnsiTheme="minorHAnsi" w:cstheme="minorHAnsi"/>
                <w:bCs/>
                <w:sz w:val="20"/>
                <w:szCs w:val="20"/>
              </w:rPr>
              <w:t>BodyCopy_COI</w:t>
            </w:r>
          </w:p>
        </w:tc>
      </w:tr>
    </w:tbl>
    <w:p w14:paraId="16AC65C3" w14:textId="77777777" w:rsidR="00DB6ADA" w:rsidRPr="00720F8E" w:rsidRDefault="00DB6ADA" w:rsidP="00DB6ADA">
      <w:pPr>
        <w:rPr>
          <w:rFonts w:asciiTheme="minorHAnsi" w:hAnsiTheme="minorHAnsi" w:cstheme="minorHAnsi"/>
        </w:rPr>
      </w:pPr>
    </w:p>
    <w:p w14:paraId="5A2E3F5F" w14:textId="7CF993DB" w:rsidR="00242924" w:rsidRPr="00720F8E" w:rsidRDefault="00242924" w:rsidP="00242924">
      <w:pPr>
        <w:pStyle w:val="Heading2"/>
        <w:rPr>
          <w:rFonts w:asciiTheme="minorHAnsi" w:hAnsiTheme="minorHAnsi" w:cstheme="minorBidi"/>
        </w:rPr>
      </w:pPr>
      <w:bookmarkStart w:id="9532" w:name="_Toc143871493"/>
      <w:bookmarkStart w:id="9533" w:name="_Toc173483739"/>
      <w:commentRangeStart w:id="9534"/>
      <w:commentRangeStart w:id="9535"/>
      <w:r w:rsidRPr="798F2B7C">
        <w:rPr>
          <w:rFonts w:asciiTheme="minorHAnsi" w:hAnsiTheme="minorHAnsi" w:cstheme="minorBidi"/>
        </w:rPr>
        <w:lastRenderedPageBreak/>
        <w:t>Excesses</w:t>
      </w:r>
      <w:r w:rsidR="00D720AA" w:rsidRPr="798F2B7C">
        <w:rPr>
          <w:rFonts w:asciiTheme="minorHAnsi" w:hAnsiTheme="minorHAnsi" w:cstheme="minorBidi"/>
        </w:rPr>
        <w:t xml:space="preserve"> (Home</w:t>
      </w:r>
      <w:r w:rsidR="0079479C" w:rsidRPr="798F2B7C">
        <w:rPr>
          <w:rFonts w:asciiTheme="minorHAnsi" w:hAnsiTheme="minorHAnsi" w:cstheme="minorBidi"/>
        </w:rPr>
        <w:t>/Landlord</w:t>
      </w:r>
      <w:r w:rsidR="00D720AA" w:rsidRPr="798F2B7C">
        <w:rPr>
          <w:rFonts w:asciiTheme="minorHAnsi" w:hAnsiTheme="minorHAnsi" w:cstheme="minorBidi"/>
        </w:rPr>
        <w:t>)</w:t>
      </w:r>
      <w:bookmarkEnd w:id="9532"/>
      <w:bookmarkEnd w:id="9533"/>
      <w:commentRangeEnd w:id="9534"/>
      <w:r w:rsidR="00C73E65" w:rsidRPr="00720F8E">
        <w:rPr>
          <w:rStyle w:val="CommentReference"/>
          <w:rFonts w:asciiTheme="minorHAnsi" w:hAnsiTheme="minorHAnsi" w:cstheme="minorBidi"/>
          <w:sz w:val="22"/>
          <w:szCs w:val="22"/>
        </w:rPr>
        <w:commentReference w:id="9534"/>
      </w:r>
      <w:commentRangeEnd w:id="9535"/>
      <w:r w:rsidRPr="00720F8E">
        <w:rPr>
          <w:rStyle w:val="CommentReference"/>
          <w:rFonts w:asciiTheme="minorHAnsi" w:hAnsiTheme="minorHAnsi" w:cstheme="minorBidi"/>
          <w:sz w:val="22"/>
          <w:szCs w:val="22"/>
        </w:rPr>
        <w:commentReference w:id="9535"/>
      </w:r>
    </w:p>
    <w:p w14:paraId="7BCC4134" w14:textId="2359629D" w:rsidR="00C93E0F" w:rsidRDefault="00532DE6" w:rsidP="496CA879">
      <w:pPr>
        <w:rPr>
          <w:rFonts w:asciiTheme="minorHAnsi" w:hAnsiTheme="minorHAnsi"/>
        </w:rPr>
      </w:pPr>
      <w:r w:rsidRPr="00F40A4F">
        <w:rPr>
          <w:rFonts w:asciiTheme="minorHAnsi" w:hAnsiTheme="minorHAnsi" w:cstheme="minorHAnsi"/>
          <w:noProof/>
        </w:rPr>
        <w:drawing>
          <wp:inline distT="0" distB="0" distL="0" distR="0" wp14:anchorId="0CC82DF2" wp14:editId="76976345">
            <wp:extent cx="8715375" cy="1621464"/>
            <wp:effectExtent l="0" t="0" r="0" b="0"/>
            <wp:docPr id="347783709" name="Picture 3">
              <a:extLst xmlns:a="http://schemas.openxmlformats.org/drawingml/2006/main">
                <a:ext uri="{FF2B5EF4-FFF2-40B4-BE49-F238E27FC236}">
                  <a16:creationId xmlns:a16="http://schemas.microsoft.com/office/drawing/2014/main" id="{E507BC83-E74D-2228-D769-90E47C7AE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507BC83-E74D-2228-D769-90E47C7AEC50}"/>
                        </a:ext>
                      </a:extLst>
                    </pic:cNvPr>
                    <pic:cNvPicPr>
                      <a:picLocks noChangeAspect="1"/>
                    </pic:cNvPicPr>
                  </pic:nvPicPr>
                  <pic:blipFill rotWithShape="1">
                    <a:blip r:embed="rId51">
                      <a:extLst>
                        <a:ext uri="{28A0092B-C50C-407E-A947-70E740481C1C}">
                          <a14:useLocalDpi xmlns:a14="http://schemas.microsoft.com/office/drawing/2010/main" val="0"/>
                        </a:ext>
                      </a:extLst>
                    </a:blip>
                    <a:srcRect l="18838" t="64463" r="18843" b="27340"/>
                    <a:stretch/>
                  </pic:blipFill>
                  <pic:spPr>
                    <a:xfrm>
                      <a:off x="0" y="0"/>
                      <a:ext cx="8726520" cy="1623537"/>
                    </a:xfrm>
                    <a:prstGeom prst="rect">
                      <a:avLst/>
                    </a:prstGeom>
                  </pic:spPr>
                </pic:pic>
              </a:graphicData>
            </a:graphic>
          </wp:inline>
        </w:drawing>
      </w:r>
    </w:p>
    <w:p w14:paraId="314DDBD3" w14:textId="77777777" w:rsidR="00532DE6" w:rsidRDefault="00532DE6" w:rsidP="6D5B893E">
      <w:pPr>
        <w:rPr>
          <w:rFonts w:asciiTheme="minorHAnsi" w:hAnsiTheme="minorHAnsi" w:cstheme="minorHAnsi"/>
        </w:rPr>
      </w:pPr>
    </w:p>
    <w:p w14:paraId="1A62CBE3" w14:textId="77777777" w:rsidR="00532DE6" w:rsidRDefault="00532DE6" w:rsidP="6D5B893E">
      <w:pPr>
        <w:rPr>
          <w:rFonts w:asciiTheme="minorHAnsi" w:hAnsiTheme="minorHAnsi" w:cstheme="minorHAnsi"/>
        </w:rPr>
      </w:pPr>
    </w:p>
    <w:p w14:paraId="43312102" w14:textId="77777777" w:rsidR="00532DE6" w:rsidRDefault="00532DE6" w:rsidP="6D5B893E">
      <w:pPr>
        <w:rPr>
          <w:rFonts w:asciiTheme="minorHAnsi" w:hAnsiTheme="minorHAnsi" w:cstheme="minorHAnsi"/>
        </w:rPr>
      </w:pPr>
    </w:p>
    <w:p w14:paraId="2231F772" w14:textId="77777777" w:rsidR="000A2792" w:rsidRDefault="000A2792" w:rsidP="6D5B893E">
      <w:pPr>
        <w:rPr>
          <w:rFonts w:asciiTheme="minorHAnsi" w:hAnsiTheme="minorHAnsi" w:cstheme="minorHAnsi"/>
        </w:rPr>
      </w:pPr>
    </w:p>
    <w:p w14:paraId="1183AB8F" w14:textId="77777777" w:rsidR="00532DE6" w:rsidRDefault="00532DE6" w:rsidP="6D5B893E">
      <w:pPr>
        <w:rPr>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1817"/>
        <w:gridCol w:w="9072"/>
        <w:gridCol w:w="1843"/>
        <w:gridCol w:w="851"/>
      </w:tblGrid>
      <w:tr w:rsidR="00235925" w:rsidRPr="00720F8E" w14:paraId="596ACC46" w14:textId="77777777" w:rsidTr="00B569F6">
        <w:trPr>
          <w:cantSplit/>
        </w:trPr>
        <w:tc>
          <w:tcPr>
            <w:tcW w:w="101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92FA624" w14:textId="77777777" w:rsidR="00171278" w:rsidRPr="00B569F6" w:rsidRDefault="00171278">
            <w:pPr>
              <w:tabs>
                <w:tab w:val="left" w:pos="1800"/>
              </w:tabs>
              <w:rPr>
                <w:rFonts w:asciiTheme="minorHAnsi" w:hAnsiTheme="minorHAnsi" w:cstheme="minorHAnsi"/>
                <w:b/>
                <w:rPrChange w:id="9537" w:author="Sue Simnor (EXT Idiom)" w:date="2024-08-07T10:20:00Z" w16du:dateUtc="2024-08-07T00:20:00Z">
                  <w:rPr>
                    <w:rFonts w:asciiTheme="minorHAnsi" w:hAnsiTheme="minorHAnsi" w:cstheme="minorHAnsi"/>
                    <w:b/>
                    <w:sz w:val="20"/>
                    <w:szCs w:val="20"/>
                  </w:rPr>
                </w:rPrChange>
              </w:rPr>
            </w:pPr>
            <w:r w:rsidRPr="00B569F6">
              <w:rPr>
                <w:rFonts w:asciiTheme="minorHAnsi" w:hAnsiTheme="minorHAnsi" w:cstheme="minorHAnsi"/>
                <w:b/>
                <w:rPrChange w:id="9538" w:author="Sue Simnor (EXT Idiom)" w:date="2024-08-07T10:20:00Z" w16du:dateUtc="2024-08-07T00:20:00Z">
                  <w:rPr>
                    <w:rFonts w:asciiTheme="minorHAnsi" w:hAnsiTheme="minorHAnsi" w:cstheme="minorHAnsi"/>
                    <w:b/>
                    <w:sz w:val="20"/>
                    <w:szCs w:val="20"/>
                  </w:rPr>
                </w:rPrChange>
              </w:rPr>
              <w:t>Ref</w:t>
            </w:r>
          </w:p>
        </w:tc>
        <w:tc>
          <w:tcPr>
            <w:tcW w:w="181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4058AB0" w14:textId="77777777" w:rsidR="00171278" w:rsidRPr="00B569F6" w:rsidRDefault="00171278" w:rsidP="00171278">
            <w:pPr>
              <w:tabs>
                <w:tab w:val="left" w:pos="1800"/>
              </w:tabs>
              <w:rPr>
                <w:rFonts w:asciiTheme="minorHAnsi" w:hAnsiTheme="minorHAnsi" w:cstheme="minorHAnsi"/>
                <w:b/>
                <w:rPrChange w:id="9539" w:author="Sue Simnor (EXT Idiom)" w:date="2024-08-07T10:20:00Z" w16du:dateUtc="2024-08-07T00:20:00Z">
                  <w:rPr>
                    <w:rFonts w:asciiTheme="minorHAnsi" w:hAnsiTheme="minorHAnsi" w:cstheme="minorHAnsi"/>
                    <w:b/>
                    <w:sz w:val="20"/>
                    <w:szCs w:val="20"/>
                  </w:rPr>
                </w:rPrChange>
              </w:rPr>
            </w:pPr>
            <w:r w:rsidRPr="00B569F6">
              <w:rPr>
                <w:rFonts w:asciiTheme="minorHAnsi" w:hAnsiTheme="minorHAnsi" w:cstheme="minorHAnsi"/>
                <w:b/>
                <w:rPrChange w:id="9540" w:author="Sue Simnor (EXT Idiom)" w:date="2024-08-07T10:20:00Z" w16du:dateUtc="2024-08-07T00:20:00Z">
                  <w:rPr>
                    <w:rFonts w:asciiTheme="minorHAnsi" w:hAnsiTheme="minorHAnsi" w:cstheme="minorHAnsi"/>
                    <w:b/>
                    <w:sz w:val="20"/>
                    <w:szCs w:val="20"/>
                  </w:rPr>
                </w:rPrChange>
              </w:rPr>
              <w:t>Variables</w:t>
            </w:r>
          </w:p>
        </w:tc>
        <w:tc>
          <w:tcPr>
            <w:tcW w:w="9072"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3A660E0" w14:textId="77777777" w:rsidR="00171278" w:rsidRPr="00B569F6" w:rsidRDefault="00171278" w:rsidP="00171278">
            <w:pPr>
              <w:tabs>
                <w:tab w:val="left" w:pos="1800"/>
              </w:tabs>
              <w:rPr>
                <w:rFonts w:asciiTheme="minorHAnsi" w:eastAsia="Tahoma" w:hAnsiTheme="minorHAnsi" w:cstheme="minorHAnsi"/>
              </w:rPr>
            </w:pPr>
            <w:r w:rsidRPr="00B569F6">
              <w:rPr>
                <w:rFonts w:asciiTheme="minorHAnsi" w:eastAsia="Tahoma" w:hAnsiTheme="minorHAnsi" w:cstheme="minorHAnsi"/>
              </w:rPr>
              <w:t>Content</w:t>
            </w:r>
          </w:p>
        </w:tc>
        <w:tc>
          <w:tcPr>
            <w:tcW w:w="184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0DF2A2C" w14:textId="77777777" w:rsidR="00171278" w:rsidRPr="00B569F6" w:rsidRDefault="00171278" w:rsidP="00171278">
            <w:pPr>
              <w:tabs>
                <w:tab w:val="left" w:pos="1800"/>
              </w:tabs>
              <w:rPr>
                <w:rFonts w:asciiTheme="minorHAnsi" w:hAnsiTheme="minorHAnsi"/>
                <w:rPrChange w:id="9541" w:author="Sue Simnor (EXT Idiom)" w:date="2024-08-07T10:20:00Z" w16du:dateUtc="2024-08-07T00:20:00Z">
                  <w:rPr>
                    <w:rFonts w:asciiTheme="minorHAnsi" w:hAnsiTheme="minorHAnsi"/>
                    <w:sz w:val="20"/>
                    <w:szCs w:val="20"/>
                  </w:rPr>
                </w:rPrChange>
              </w:rPr>
            </w:pPr>
            <w:r w:rsidRPr="00B569F6">
              <w:rPr>
                <w:rFonts w:asciiTheme="minorHAnsi" w:hAnsiTheme="minorHAnsi"/>
                <w:rPrChange w:id="9542" w:author="Sue Simnor (EXT Idiom)" w:date="2024-08-07T10:20:00Z" w16du:dateUtc="2024-08-07T00:20:00Z">
                  <w:rPr>
                    <w:rFonts w:asciiTheme="minorHAnsi" w:hAnsiTheme="minorHAnsi"/>
                    <w:sz w:val="20"/>
                    <w:szCs w:val="20"/>
                  </w:rPr>
                </w:rPrChange>
              </w:rPr>
              <w:t>Logic</w:t>
            </w:r>
          </w:p>
        </w:tc>
        <w:tc>
          <w:tcPr>
            <w:tcW w:w="85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C61A7AF" w14:textId="77777777" w:rsidR="00171278" w:rsidRPr="00B569F6" w:rsidRDefault="00171278" w:rsidP="00171278">
            <w:pPr>
              <w:tabs>
                <w:tab w:val="left" w:pos="1800"/>
              </w:tabs>
              <w:rPr>
                <w:rFonts w:asciiTheme="minorHAnsi" w:hAnsiTheme="minorHAnsi" w:cstheme="minorHAnsi"/>
                <w:bCs/>
                <w:rPrChange w:id="9543" w:author="Sue Simnor (EXT Idiom)" w:date="2024-08-07T10:20:00Z" w16du:dateUtc="2024-08-07T00:20:00Z">
                  <w:rPr>
                    <w:rFonts w:asciiTheme="minorHAnsi" w:hAnsiTheme="minorHAnsi" w:cstheme="minorHAnsi"/>
                    <w:bCs/>
                    <w:sz w:val="20"/>
                    <w:szCs w:val="20"/>
                  </w:rPr>
                </w:rPrChange>
              </w:rPr>
            </w:pPr>
            <w:r w:rsidRPr="00B569F6">
              <w:rPr>
                <w:rFonts w:asciiTheme="minorHAnsi" w:hAnsiTheme="minorHAnsi" w:cstheme="minorHAnsi"/>
                <w:bCs/>
                <w:rPrChange w:id="9544" w:author="Sue Simnor (EXT Idiom)" w:date="2024-08-07T10:20:00Z" w16du:dateUtc="2024-08-07T00:20:00Z">
                  <w:rPr>
                    <w:rFonts w:asciiTheme="minorHAnsi" w:hAnsiTheme="minorHAnsi" w:cstheme="minorHAnsi"/>
                    <w:bCs/>
                    <w:sz w:val="20"/>
                    <w:szCs w:val="20"/>
                  </w:rPr>
                </w:rPrChange>
              </w:rPr>
              <w:t>Style</w:t>
            </w:r>
          </w:p>
        </w:tc>
      </w:tr>
      <w:tr w:rsidR="00014299" w:rsidRPr="00BD6987" w14:paraId="67A9017C" w14:textId="77777777" w:rsidTr="00CE70EA">
        <w:trPr>
          <w:cantSplit/>
          <w:trHeight w:val="1106"/>
        </w:trPr>
        <w:tc>
          <w:tcPr>
            <w:tcW w:w="1013" w:type="dxa"/>
            <w:tcBorders>
              <w:top w:val="single" w:sz="4" w:space="0" w:color="auto"/>
              <w:left w:val="single" w:sz="4" w:space="0" w:color="auto"/>
              <w:bottom w:val="single" w:sz="4" w:space="0" w:color="auto"/>
              <w:right w:val="single" w:sz="4" w:space="0" w:color="auto"/>
            </w:tcBorders>
          </w:tcPr>
          <w:p w14:paraId="712B8240" w14:textId="11E60142" w:rsidR="00014299" w:rsidRPr="00BD6987" w:rsidRDefault="00014299" w:rsidP="00014299">
            <w:pPr>
              <w:tabs>
                <w:tab w:val="left" w:pos="1800"/>
              </w:tabs>
              <w:rPr>
                <w:rFonts w:asciiTheme="minorHAnsi" w:hAnsiTheme="minorHAnsi" w:cstheme="minorHAnsi"/>
                <w:b/>
                <w:sz w:val="20"/>
                <w:szCs w:val="20"/>
              </w:rPr>
            </w:pPr>
            <w:r w:rsidRPr="000916A6">
              <w:rPr>
                <w:rFonts w:asciiTheme="minorHAnsi" w:hAnsiTheme="minorHAnsi" w:cstheme="minorHAnsi"/>
                <w:bCs/>
                <w:sz w:val="20"/>
                <w:szCs w:val="20"/>
              </w:rPr>
              <w:t>E</w:t>
            </w:r>
            <w:r>
              <w:rPr>
                <w:rFonts w:asciiTheme="minorHAnsi" w:hAnsiTheme="minorHAnsi" w:cstheme="minorHAnsi"/>
                <w:bCs/>
                <w:sz w:val="20"/>
                <w:szCs w:val="20"/>
              </w:rPr>
              <w:t>X</w:t>
            </w:r>
            <w:r w:rsidRPr="000916A6">
              <w:rPr>
                <w:rFonts w:asciiTheme="minorHAnsi" w:hAnsiTheme="minorHAnsi" w:cstheme="minorHAnsi"/>
                <w:bCs/>
                <w:sz w:val="20"/>
                <w:szCs w:val="20"/>
              </w:rPr>
              <w:t>H 1</w:t>
            </w:r>
          </w:p>
        </w:tc>
        <w:tc>
          <w:tcPr>
            <w:tcW w:w="1817" w:type="dxa"/>
            <w:tcBorders>
              <w:top w:val="single" w:sz="4" w:space="0" w:color="auto"/>
              <w:left w:val="single" w:sz="4" w:space="0" w:color="auto"/>
              <w:bottom w:val="single" w:sz="4" w:space="0" w:color="auto"/>
              <w:right w:val="single" w:sz="4" w:space="0" w:color="auto"/>
            </w:tcBorders>
          </w:tcPr>
          <w:p w14:paraId="2D30D5E0" w14:textId="77777777" w:rsidR="00014299" w:rsidRPr="00BD6987" w:rsidRDefault="00014299" w:rsidP="00014299">
            <w:pPr>
              <w:tabs>
                <w:tab w:val="left" w:pos="1800"/>
              </w:tabs>
              <w:rPr>
                <w:rFonts w:asciiTheme="minorHAnsi" w:hAnsiTheme="minorHAnsi" w:cstheme="minorHAnsi"/>
                <w:b/>
                <w:sz w:val="20"/>
                <w:szCs w:val="20"/>
              </w:rPr>
            </w:pPr>
          </w:p>
        </w:tc>
        <w:tc>
          <w:tcPr>
            <w:tcW w:w="9072" w:type="dxa"/>
            <w:tcBorders>
              <w:top w:val="single" w:sz="4" w:space="0" w:color="auto"/>
              <w:left w:val="single" w:sz="4" w:space="0" w:color="auto"/>
              <w:bottom w:val="single" w:sz="4" w:space="0" w:color="auto"/>
              <w:right w:val="single" w:sz="4" w:space="0" w:color="auto"/>
            </w:tcBorders>
          </w:tcPr>
          <w:p w14:paraId="4589B955" w14:textId="77777777" w:rsidR="00014299" w:rsidRPr="0098760C" w:rsidRDefault="00014299" w:rsidP="00014299">
            <w:pPr>
              <w:tabs>
                <w:tab w:val="left" w:pos="1800"/>
              </w:tabs>
              <w:rPr>
                <w:rFonts w:asciiTheme="minorHAnsi" w:eastAsia="Tahoma"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10"/>
              <w:gridCol w:w="3472"/>
            </w:tblGrid>
            <w:tr w:rsidR="00014299" w:rsidRPr="0098760C" w14:paraId="1B0A279E" w14:textId="77777777" w:rsidTr="414F30D5">
              <w:trPr>
                <w:trHeight w:val="629"/>
              </w:trPr>
              <w:tc>
                <w:tcPr>
                  <w:tcW w:w="4210" w:type="dxa"/>
                </w:tcPr>
                <w:p w14:paraId="4F97CC3E" w14:textId="77777777" w:rsidR="00014299" w:rsidRPr="0098760C" w:rsidRDefault="00014299" w:rsidP="00014299">
                  <w:pPr>
                    <w:pStyle w:val="Heading10"/>
                    <w:numPr>
                      <w:ilvl w:val="0"/>
                      <w:numId w:val="162"/>
                    </w:numPr>
                    <w:rPr>
                      <w:rFonts w:asciiTheme="minorHAnsi" w:hAnsiTheme="minorHAnsi"/>
                      <w:sz w:val="20"/>
                      <w:szCs w:val="20"/>
                    </w:rPr>
                  </w:pPr>
                  <w:r w:rsidRPr="0098760C">
                    <w:t>Excesses</w:t>
                  </w:r>
                </w:p>
              </w:tc>
              <w:tc>
                <w:tcPr>
                  <w:tcW w:w="3472" w:type="dxa"/>
                </w:tcPr>
                <w:p w14:paraId="7F9F3D93" w14:textId="77777777" w:rsidR="00014299" w:rsidRPr="0098760C" w:rsidRDefault="00014299" w:rsidP="00014299">
                  <w:pPr>
                    <w:tabs>
                      <w:tab w:val="left" w:pos="1800"/>
                    </w:tabs>
                    <w:jc w:val="right"/>
                    <w:rPr>
                      <w:rFonts w:asciiTheme="minorHAnsi" w:hAnsiTheme="minorHAnsi" w:cstheme="minorHAnsi"/>
                      <w:b/>
                      <w:sz w:val="20"/>
                      <w:szCs w:val="20"/>
                    </w:rPr>
                  </w:pPr>
                </w:p>
              </w:tc>
            </w:tr>
          </w:tbl>
          <w:p w14:paraId="305D6291" w14:textId="77777777" w:rsidR="00014299" w:rsidRPr="0098760C" w:rsidRDefault="00014299" w:rsidP="00014299">
            <w:pPr>
              <w:tabs>
                <w:tab w:val="left" w:pos="1800"/>
              </w:tabs>
              <w:rPr>
                <w:rFonts w:asciiTheme="minorHAnsi" w:eastAsia="Tahoma" w:hAnsiTheme="minorHAnsi" w:cstheme="minorHAnsi"/>
              </w:rPr>
            </w:pPr>
          </w:p>
        </w:tc>
        <w:tc>
          <w:tcPr>
            <w:tcW w:w="1843" w:type="dxa"/>
            <w:tcBorders>
              <w:top w:val="single" w:sz="4" w:space="0" w:color="auto"/>
              <w:left w:val="single" w:sz="4" w:space="0" w:color="auto"/>
              <w:bottom w:val="single" w:sz="4" w:space="0" w:color="auto"/>
              <w:right w:val="single" w:sz="4" w:space="0" w:color="auto"/>
            </w:tcBorders>
          </w:tcPr>
          <w:p w14:paraId="099B1857" w14:textId="77777777" w:rsidR="00014299" w:rsidRPr="0098760C" w:rsidRDefault="00014299" w:rsidP="00014299">
            <w:pPr>
              <w:tabs>
                <w:tab w:val="left" w:pos="1800"/>
              </w:tabs>
              <w:rPr>
                <w:rFonts w:asciiTheme="minorHAnsi" w:hAnsiTheme="minorHAnsi"/>
                <w:sz w:val="20"/>
                <w:szCs w:val="20"/>
              </w:rPr>
            </w:pPr>
            <w:r w:rsidRPr="0098760C">
              <w:rPr>
                <w:rFonts w:asciiTheme="minorHAnsi" w:hAnsiTheme="minorHAnsi"/>
                <w:sz w:val="20"/>
                <w:szCs w:val="20"/>
              </w:rPr>
              <w:t>IF &lt;ProductCode&gt; =”Home” OR “Landlord”</w:t>
            </w:r>
          </w:p>
          <w:p w14:paraId="1E0175E8" w14:textId="77777777" w:rsidR="00014299" w:rsidRPr="0098760C" w:rsidRDefault="00014299" w:rsidP="00014299">
            <w:pPr>
              <w:tabs>
                <w:tab w:val="left" w:pos="1800"/>
              </w:tabs>
              <w:rPr>
                <w:rFonts w:asciiTheme="minorHAnsi" w:hAnsiTheme="minorHAnsi"/>
                <w:sz w:val="20"/>
                <w:szCs w:val="20"/>
              </w:rPr>
            </w:pPr>
            <w:r w:rsidRPr="0098760C">
              <w:rPr>
                <w:rFonts w:asciiTheme="minorHAnsi" w:hAnsiTheme="minorHAnsi"/>
                <w:sz w:val="20"/>
                <w:szCs w:val="20"/>
              </w:rPr>
              <w:t>THEN Display</w:t>
            </w:r>
          </w:p>
          <w:p w14:paraId="391516E1" w14:textId="77777777" w:rsidR="00014299" w:rsidRPr="0098760C" w:rsidRDefault="00014299" w:rsidP="00014299">
            <w:pPr>
              <w:tabs>
                <w:tab w:val="left" w:pos="1800"/>
              </w:tabs>
              <w:rPr>
                <w:rFonts w:asciiTheme="minorHAnsi" w:hAnsiTheme="minorHAnsi"/>
                <w:sz w:val="20"/>
                <w:szCs w:val="20"/>
              </w:rPr>
            </w:pPr>
            <w:r w:rsidRPr="0098760C">
              <w:rPr>
                <w:rFonts w:asciiTheme="minorHAnsi" w:hAnsiTheme="minorHAnsi"/>
                <w:sz w:val="20"/>
                <w:szCs w:val="20"/>
              </w:rPr>
              <w:t>ELSE do not display</w:t>
            </w:r>
          </w:p>
          <w:p w14:paraId="30435F3E" w14:textId="550BF70F" w:rsidR="00014299" w:rsidRPr="0098760C" w:rsidRDefault="00014299" w:rsidP="00014299">
            <w:pPr>
              <w:tabs>
                <w:tab w:val="left" w:pos="1800"/>
              </w:tabs>
              <w:rPr>
                <w:rFonts w:asciiTheme="minorHAnsi" w:hAnsiTheme="minorHAnsi"/>
                <w:sz w:val="20"/>
                <w:szCs w:val="20"/>
              </w:rPr>
            </w:pPr>
            <w:r w:rsidRPr="0098760C">
              <w:rPr>
                <w:rFonts w:asciiTheme="minorHAnsi" w:hAnsiTheme="minorHAnsi"/>
                <w:sz w:val="20"/>
                <w:szCs w:val="20"/>
              </w:rPr>
              <w:t>ENDIF</w:t>
            </w:r>
            <w:r w:rsidRPr="0098760C" w:rsidDel="00D56F81">
              <w:rPr>
                <w:rFonts w:asciiTheme="minorHAnsi" w:hAnsiTheme="minorHAnsi"/>
                <w:sz w:val="20"/>
                <w:szCs w:val="20"/>
              </w:rPr>
              <w:t xml:space="preserve"> </w:t>
            </w:r>
          </w:p>
        </w:tc>
        <w:tc>
          <w:tcPr>
            <w:tcW w:w="851" w:type="dxa"/>
            <w:tcBorders>
              <w:top w:val="single" w:sz="4" w:space="0" w:color="auto"/>
              <w:left w:val="single" w:sz="4" w:space="0" w:color="auto"/>
              <w:bottom w:val="single" w:sz="4" w:space="0" w:color="auto"/>
              <w:right w:val="single" w:sz="4" w:space="0" w:color="auto"/>
            </w:tcBorders>
          </w:tcPr>
          <w:p w14:paraId="23A998FA" w14:textId="77777777" w:rsidR="00014299" w:rsidRPr="00B569F6" w:rsidRDefault="00014299" w:rsidP="00014299">
            <w:pPr>
              <w:tabs>
                <w:tab w:val="left" w:pos="1800"/>
              </w:tabs>
              <w:rPr>
                <w:rFonts w:asciiTheme="minorHAnsi" w:hAnsiTheme="minorHAnsi" w:cstheme="minorHAnsi"/>
                <w:bCs/>
                <w:strike/>
                <w:sz w:val="20"/>
                <w:szCs w:val="20"/>
              </w:rPr>
            </w:pPr>
            <w:r w:rsidRPr="00B569F6">
              <w:rPr>
                <w:rStyle w:val="normaltextrun"/>
                <w:rFonts w:asciiTheme="minorHAnsi" w:hAnsiTheme="minorHAnsi" w:cstheme="minorHAnsi"/>
                <w:bCs/>
                <w:strike/>
                <w:sz w:val="20"/>
                <w:szCs w:val="20"/>
              </w:rPr>
              <w:t>Brand_icon_attention2.jpg</w:t>
            </w:r>
            <w:r w:rsidRPr="00B569F6" w:rsidDel="000A2521">
              <w:rPr>
                <w:rFonts w:asciiTheme="minorHAnsi" w:hAnsiTheme="minorHAnsi" w:cstheme="minorHAnsi"/>
                <w:bCs/>
                <w:strike/>
                <w:sz w:val="20"/>
                <w:szCs w:val="20"/>
              </w:rPr>
              <w:t xml:space="preserve"> </w:t>
            </w:r>
          </w:p>
          <w:p w14:paraId="3C5E854A" w14:textId="77777777" w:rsidR="00014299" w:rsidRPr="0098760C" w:rsidRDefault="00014299" w:rsidP="00014299">
            <w:pPr>
              <w:tabs>
                <w:tab w:val="left" w:pos="1800"/>
              </w:tabs>
              <w:rPr>
                <w:rFonts w:asciiTheme="minorHAnsi" w:hAnsiTheme="minorHAnsi" w:cstheme="minorHAnsi"/>
                <w:bCs/>
                <w:sz w:val="20"/>
                <w:szCs w:val="20"/>
              </w:rPr>
            </w:pPr>
          </w:p>
          <w:p w14:paraId="112C32E4" w14:textId="4711D03E" w:rsidR="00014299" w:rsidRPr="0098760C" w:rsidRDefault="00014299" w:rsidP="00014299">
            <w:pPr>
              <w:tabs>
                <w:tab w:val="left" w:pos="1800"/>
              </w:tabs>
              <w:rPr>
                <w:rFonts w:asciiTheme="minorHAnsi" w:hAnsiTheme="minorHAnsi" w:cstheme="minorHAnsi"/>
                <w:bCs/>
                <w:sz w:val="20"/>
                <w:szCs w:val="20"/>
              </w:rPr>
            </w:pPr>
            <w:r w:rsidRPr="0098760C">
              <w:rPr>
                <w:rFonts w:asciiTheme="minorHAnsi" w:hAnsiTheme="minorHAnsi" w:cstheme="minorHAnsi"/>
                <w:bCs/>
                <w:sz w:val="20"/>
                <w:szCs w:val="20"/>
              </w:rPr>
              <w:t>Heading_1_COI</w:t>
            </w:r>
            <w:r w:rsidRPr="0098760C" w:rsidDel="00A619E3">
              <w:rPr>
                <w:rFonts w:asciiTheme="minorHAnsi" w:hAnsiTheme="minorHAnsi" w:cstheme="minorHAnsi"/>
                <w:bCs/>
                <w:sz w:val="20"/>
                <w:szCs w:val="20"/>
              </w:rPr>
              <w:t xml:space="preserve"> </w:t>
            </w:r>
          </w:p>
        </w:tc>
      </w:tr>
      <w:tr w:rsidR="00014299" w:rsidRPr="00BD6987" w14:paraId="0D361750" w14:textId="77777777" w:rsidTr="0472516C">
        <w:trPr>
          <w:cantSplit/>
        </w:trPr>
        <w:tc>
          <w:tcPr>
            <w:tcW w:w="1013" w:type="dxa"/>
            <w:tcBorders>
              <w:top w:val="single" w:sz="4" w:space="0" w:color="auto"/>
              <w:left w:val="single" w:sz="4" w:space="0" w:color="auto"/>
              <w:bottom w:val="single" w:sz="4" w:space="0" w:color="auto"/>
              <w:right w:val="single" w:sz="4" w:space="0" w:color="auto"/>
            </w:tcBorders>
          </w:tcPr>
          <w:p w14:paraId="5C45E1C5" w14:textId="3FCAF99F" w:rsidR="00014299" w:rsidRPr="00BD6987" w:rsidRDefault="00014299" w:rsidP="00014299">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E</w:t>
            </w:r>
            <w:r>
              <w:rPr>
                <w:rFonts w:asciiTheme="minorHAnsi" w:hAnsiTheme="minorHAnsi" w:cstheme="minorHAnsi"/>
                <w:bCs/>
                <w:sz w:val="20"/>
                <w:szCs w:val="20"/>
              </w:rPr>
              <w:t>X</w:t>
            </w:r>
            <w:r w:rsidRPr="00792974">
              <w:rPr>
                <w:rFonts w:asciiTheme="minorHAnsi" w:hAnsiTheme="minorHAnsi" w:cstheme="minorHAnsi"/>
                <w:bCs/>
                <w:sz w:val="20"/>
                <w:szCs w:val="20"/>
              </w:rPr>
              <w:t xml:space="preserve">H </w:t>
            </w:r>
            <w:r>
              <w:rPr>
                <w:rFonts w:asciiTheme="minorHAnsi" w:hAnsiTheme="minorHAnsi" w:cstheme="minorHAnsi"/>
                <w:bCs/>
                <w:sz w:val="20"/>
                <w:szCs w:val="20"/>
              </w:rPr>
              <w:t>2</w:t>
            </w:r>
          </w:p>
        </w:tc>
        <w:tc>
          <w:tcPr>
            <w:tcW w:w="1817" w:type="dxa"/>
            <w:tcBorders>
              <w:top w:val="single" w:sz="4" w:space="0" w:color="auto"/>
              <w:left w:val="single" w:sz="4" w:space="0" w:color="auto"/>
              <w:bottom w:val="single" w:sz="4" w:space="0" w:color="auto"/>
              <w:right w:val="single" w:sz="4" w:space="0" w:color="auto"/>
            </w:tcBorders>
          </w:tcPr>
          <w:p w14:paraId="7FF32C83" w14:textId="77777777" w:rsidR="00014299" w:rsidRPr="00BD6987" w:rsidRDefault="00014299" w:rsidP="00014299">
            <w:pPr>
              <w:tabs>
                <w:tab w:val="left" w:pos="1800"/>
              </w:tabs>
              <w:rPr>
                <w:rFonts w:asciiTheme="minorHAnsi" w:hAnsiTheme="minorHAnsi" w:cstheme="minorHAnsi"/>
                <w:b/>
                <w:sz w:val="20"/>
                <w:szCs w:val="20"/>
              </w:rPr>
            </w:pPr>
          </w:p>
        </w:tc>
        <w:tc>
          <w:tcPr>
            <w:tcW w:w="9072" w:type="dxa"/>
            <w:tcBorders>
              <w:top w:val="single" w:sz="4" w:space="0" w:color="auto"/>
              <w:left w:val="single" w:sz="4" w:space="0" w:color="auto"/>
              <w:bottom w:val="single" w:sz="4" w:space="0" w:color="auto"/>
              <w:right w:val="single" w:sz="4" w:space="0" w:color="auto"/>
            </w:tcBorders>
          </w:tcPr>
          <w:p w14:paraId="2EFF97A6" w14:textId="428D0D21" w:rsidR="00014299" w:rsidRPr="00171278" w:rsidRDefault="00014299" w:rsidP="00014299">
            <w:pPr>
              <w:tabs>
                <w:tab w:val="left" w:pos="1800"/>
              </w:tabs>
              <w:rPr>
                <w:rFonts w:asciiTheme="minorHAnsi" w:eastAsia="Tahoma" w:hAnsiTheme="minorHAnsi"/>
              </w:rPr>
            </w:pPr>
            <w:r w:rsidRPr="4CE8043F">
              <w:rPr>
                <w:rFonts w:asciiTheme="minorHAnsi" w:eastAsia="Tahoma" w:hAnsiTheme="minorHAnsi"/>
              </w:rPr>
              <w:t>If you make a claim, the excess is the amount</w:t>
            </w:r>
            <w:r w:rsidRPr="2DB33E44">
              <w:rPr>
                <w:rFonts w:asciiTheme="minorHAnsi" w:eastAsia="Tahoma" w:hAnsiTheme="minorHAnsi"/>
              </w:rPr>
              <w:t>(s)</w:t>
            </w:r>
            <w:r w:rsidRPr="7DEFD448">
              <w:rPr>
                <w:rFonts w:asciiTheme="minorHAnsi" w:eastAsia="Tahoma" w:hAnsiTheme="minorHAnsi"/>
              </w:rPr>
              <w:t xml:space="preserve"> of money</w:t>
            </w:r>
            <w:r w:rsidRPr="4CE8043F">
              <w:rPr>
                <w:rFonts w:asciiTheme="minorHAnsi" w:eastAsia="Tahoma" w:hAnsiTheme="minorHAnsi"/>
              </w:rPr>
              <w:t xml:space="preserve"> </w:t>
            </w:r>
            <w:commentRangeStart w:id="9545"/>
            <w:commentRangeStart w:id="9546"/>
            <w:r w:rsidRPr="4CE8043F">
              <w:rPr>
                <w:rFonts w:asciiTheme="minorHAnsi" w:eastAsia="Tahoma" w:hAnsiTheme="minorHAnsi"/>
              </w:rPr>
              <w:t xml:space="preserve">you pay </w:t>
            </w:r>
            <w:r w:rsidRPr="57CF284B">
              <w:rPr>
                <w:rFonts w:asciiTheme="minorHAnsi" w:eastAsia="Tahoma" w:hAnsiTheme="minorHAnsi"/>
              </w:rPr>
              <w:t xml:space="preserve">or must contribute towards the cost of a claim. </w:t>
            </w:r>
            <w:commentRangeEnd w:id="9545"/>
            <w:r w:rsidRPr="00171278">
              <w:rPr>
                <w:rStyle w:val="CommentReference"/>
                <w:rFonts w:asciiTheme="minorHAnsi" w:eastAsia="Tahoma" w:hAnsiTheme="minorHAnsi" w:cstheme="minorBidi"/>
                <w:sz w:val="24"/>
                <w:szCs w:val="24"/>
              </w:rPr>
              <w:commentReference w:id="9545"/>
            </w:r>
            <w:commentRangeEnd w:id="9546"/>
            <w:r w:rsidRPr="00171278">
              <w:rPr>
                <w:rStyle w:val="CommentReference"/>
                <w:rFonts w:asciiTheme="minorHAnsi" w:eastAsia="Tahoma" w:hAnsiTheme="minorHAnsi" w:cstheme="minorBidi"/>
                <w:sz w:val="24"/>
                <w:szCs w:val="24"/>
              </w:rPr>
              <w:commentReference w:id="9546"/>
            </w:r>
          </w:p>
        </w:tc>
        <w:tc>
          <w:tcPr>
            <w:tcW w:w="1843" w:type="dxa"/>
            <w:tcBorders>
              <w:top w:val="single" w:sz="4" w:space="0" w:color="auto"/>
              <w:left w:val="single" w:sz="4" w:space="0" w:color="auto"/>
              <w:bottom w:val="single" w:sz="4" w:space="0" w:color="auto"/>
              <w:right w:val="single" w:sz="4" w:space="0" w:color="auto"/>
            </w:tcBorders>
          </w:tcPr>
          <w:p w14:paraId="1E69911A" w14:textId="77777777" w:rsidR="00014299" w:rsidRPr="00171278" w:rsidRDefault="00014299" w:rsidP="00014299">
            <w:pPr>
              <w:tabs>
                <w:tab w:val="left" w:pos="1800"/>
              </w:tabs>
              <w:rPr>
                <w:rFonts w:asciiTheme="minorHAnsi" w:hAnsiTheme="minorHAnsi"/>
                <w:sz w:val="20"/>
                <w:szCs w:val="20"/>
              </w:rPr>
            </w:pPr>
            <w:r w:rsidRPr="00171278">
              <w:rPr>
                <w:rFonts w:asciiTheme="minorHAnsi" w:hAnsiTheme="minorHAnsi"/>
                <w:sz w:val="20"/>
                <w:szCs w:val="20"/>
              </w:rPr>
              <w:t>Always display</w:t>
            </w:r>
          </w:p>
          <w:p w14:paraId="52F04519" w14:textId="77777777" w:rsidR="00014299" w:rsidRPr="00171278" w:rsidRDefault="00014299" w:rsidP="00014299">
            <w:pPr>
              <w:tabs>
                <w:tab w:val="left" w:pos="1800"/>
              </w:tabs>
              <w:rPr>
                <w:rFonts w:asciiTheme="minorHAnsi" w:hAnsiTheme="minorHAnsi"/>
                <w:sz w:val="20"/>
                <w:szCs w:val="20"/>
              </w:rPr>
            </w:pPr>
          </w:p>
        </w:tc>
        <w:tc>
          <w:tcPr>
            <w:tcW w:w="851" w:type="dxa"/>
            <w:tcBorders>
              <w:top w:val="single" w:sz="4" w:space="0" w:color="auto"/>
              <w:left w:val="single" w:sz="4" w:space="0" w:color="auto"/>
              <w:bottom w:val="single" w:sz="4" w:space="0" w:color="auto"/>
              <w:right w:val="single" w:sz="4" w:space="0" w:color="auto"/>
            </w:tcBorders>
          </w:tcPr>
          <w:p w14:paraId="6697A1D4" w14:textId="77777777" w:rsidR="00014299" w:rsidRDefault="00014299" w:rsidP="00014299">
            <w:pPr>
              <w:tabs>
                <w:tab w:val="left" w:pos="1800"/>
              </w:tabs>
              <w:rPr>
                <w:rFonts w:asciiTheme="minorHAnsi" w:hAnsiTheme="minorHAnsi" w:cstheme="minorHAnsi"/>
                <w:bCs/>
                <w:sz w:val="20"/>
                <w:szCs w:val="20"/>
              </w:rPr>
            </w:pPr>
            <w:r>
              <w:rPr>
                <w:rFonts w:asciiTheme="minorHAnsi" w:hAnsiTheme="minorHAnsi" w:cstheme="minorHAnsi"/>
                <w:bCs/>
                <w:sz w:val="20"/>
                <w:szCs w:val="20"/>
              </w:rPr>
              <w:t>Text Style: Bodycopy_COI</w:t>
            </w:r>
          </w:p>
          <w:p w14:paraId="6228225F" w14:textId="77777777" w:rsidR="00014299" w:rsidRDefault="00014299" w:rsidP="00014299">
            <w:pPr>
              <w:tabs>
                <w:tab w:val="left" w:pos="1800"/>
              </w:tabs>
              <w:rPr>
                <w:rFonts w:asciiTheme="minorHAnsi" w:hAnsiTheme="minorHAnsi" w:cstheme="minorHAnsi"/>
                <w:bCs/>
                <w:sz w:val="20"/>
                <w:szCs w:val="20"/>
              </w:rPr>
            </w:pPr>
          </w:p>
          <w:p w14:paraId="38BB86FB" w14:textId="77777777" w:rsidR="00014299" w:rsidRPr="00BD6987" w:rsidRDefault="00014299" w:rsidP="00014299">
            <w:pPr>
              <w:tabs>
                <w:tab w:val="left" w:pos="1800"/>
              </w:tabs>
              <w:rPr>
                <w:rFonts w:asciiTheme="minorHAnsi" w:hAnsiTheme="minorHAnsi" w:cstheme="minorHAnsi"/>
                <w:bCs/>
                <w:sz w:val="20"/>
                <w:szCs w:val="20"/>
              </w:rPr>
            </w:pPr>
          </w:p>
        </w:tc>
      </w:tr>
      <w:tr w:rsidR="00014299" w:rsidRPr="00BD6987" w14:paraId="6C49BD57" w14:textId="77777777" w:rsidTr="0472516C">
        <w:trPr>
          <w:cantSplit/>
        </w:trPr>
        <w:tc>
          <w:tcPr>
            <w:tcW w:w="1013" w:type="dxa"/>
            <w:tcBorders>
              <w:top w:val="single" w:sz="4" w:space="0" w:color="auto"/>
              <w:left w:val="single" w:sz="4" w:space="0" w:color="auto"/>
              <w:bottom w:val="single" w:sz="4" w:space="0" w:color="auto"/>
              <w:right w:val="single" w:sz="4" w:space="0" w:color="auto"/>
            </w:tcBorders>
          </w:tcPr>
          <w:p w14:paraId="6F292084" w14:textId="68D72EE3" w:rsidR="00014299" w:rsidRPr="00BD6987" w:rsidRDefault="00014299" w:rsidP="00014299">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E</w:t>
            </w:r>
            <w:r>
              <w:rPr>
                <w:rFonts w:asciiTheme="minorHAnsi" w:hAnsiTheme="minorHAnsi" w:cstheme="minorHAnsi"/>
                <w:bCs/>
                <w:sz w:val="20"/>
                <w:szCs w:val="20"/>
              </w:rPr>
              <w:t>X</w:t>
            </w:r>
            <w:r w:rsidRPr="00792974">
              <w:rPr>
                <w:rFonts w:asciiTheme="minorHAnsi" w:hAnsiTheme="minorHAnsi" w:cstheme="minorHAnsi"/>
                <w:bCs/>
                <w:sz w:val="20"/>
                <w:szCs w:val="20"/>
              </w:rPr>
              <w:t xml:space="preserve">H </w:t>
            </w:r>
            <w:r>
              <w:rPr>
                <w:rFonts w:asciiTheme="minorHAnsi" w:hAnsiTheme="minorHAnsi" w:cstheme="minorHAnsi"/>
                <w:bCs/>
                <w:sz w:val="20"/>
                <w:szCs w:val="20"/>
              </w:rPr>
              <w:t>3</w:t>
            </w:r>
          </w:p>
        </w:tc>
        <w:tc>
          <w:tcPr>
            <w:tcW w:w="1817" w:type="dxa"/>
            <w:tcBorders>
              <w:top w:val="single" w:sz="4" w:space="0" w:color="auto"/>
              <w:left w:val="single" w:sz="4" w:space="0" w:color="auto"/>
              <w:bottom w:val="single" w:sz="4" w:space="0" w:color="auto"/>
              <w:right w:val="single" w:sz="4" w:space="0" w:color="auto"/>
            </w:tcBorders>
          </w:tcPr>
          <w:p w14:paraId="17D15A99" w14:textId="77777777" w:rsidR="00014299" w:rsidRPr="00C1020A" w:rsidRDefault="00014299" w:rsidP="00014299">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&lt;ProductCode&gt;</w:t>
            </w:r>
          </w:p>
          <w:p w14:paraId="7BDA05DD" w14:textId="77777777" w:rsidR="00014299" w:rsidRDefault="00014299" w:rsidP="00014299">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&lt;HomeCoverTypeCode&gt;</w:t>
            </w:r>
          </w:p>
          <w:p w14:paraId="558D4FC3" w14:textId="0B3901D8" w:rsidR="00014299" w:rsidRPr="00C1020A" w:rsidRDefault="00014299" w:rsidP="00014299">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&lt;BuildingExcessAmount&gt;</w:t>
            </w:r>
          </w:p>
        </w:tc>
        <w:tc>
          <w:tcPr>
            <w:tcW w:w="9072"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014299" w:rsidRPr="000135CA" w14:paraId="0312C9FA" w14:textId="77777777" w:rsidTr="78CABE0F">
              <w:trPr>
                <w:trHeight w:val="300"/>
              </w:trPr>
              <w:tc>
                <w:tcPr>
                  <w:tcW w:w="2861" w:type="dxa"/>
                  <w:noWrap/>
                  <w:vAlign w:val="center"/>
                  <w:hideMark/>
                </w:tcPr>
                <w:p w14:paraId="2939BDD0" w14:textId="77777777" w:rsidR="00014299" w:rsidRPr="000135CA" w:rsidRDefault="00014299" w:rsidP="00014299">
                  <w:pPr>
                    <w:pStyle w:val="TableBodycopy"/>
                    <w:rPr>
                      <w:rFonts w:asciiTheme="minorHAnsi" w:hAnsiTheme="minorHAnsi" w:cstheme="minorHAnsi"/>
                      <w:b/>
                      <w:bCs/>
                      <w:noProof/>
                      <w:color w:val="000000" w:themeColor="text1"/>
                      <w:sz w:val="22"/>
                      <w:szCs w:val="22"/>
                    </w:rPr>
                  </w:pPr>
                  <w:r w:rsidRPr="000135CA">
                    <w:rPr>
                      <w:rFonts w:asciiTheme="minorHAnsi" w:eastAsia="Tahoma" w:hAnsiTheme="minorHAnsi" w:cstheme="minorHAnsi"/>
                      <w:b/>
                      <w:bCs/>
                      <w:sz w:val="22"/>
                      <w:szCs w:val="22"/>
                    </w:rPr>
                    <w:t>Building Basic excess:</w:t>
                  </w:r>
                </w:p>
              </w:tc>
              <w:tc>
                <w:tcPr>
                  <w:tcW w:w="4546" w:type="dxa"/>
                  <w:noWrap/>
                  <w:vAlign w:val="bottom"/>
                  <w:hideMark/>
                </w:tcPr>
                <w:p w14:paraId="2733A377" w14:textId="4B499E4C" w:rsidR="00014299" w:rsidRPr="000135CA" w:rsidRDefault="00014299" w:rsidP="00014299">
                  <w:pPr>
                    <w:pStyle w:val="TableBodycopy"/>
                    <w:rPr>
                      <w:rFonts w:asciiTheme="minorHAnsi" w:hAnsiTheme="minorHAnsi" w:cstheme="minorBidi"/>
                      <w:b/>
                      <w:bCs/>
                      <w:sz w:val="22"/>
                      <w:szCs w:val="22"/>
                    </w:rPr>
                  </w:pPr>
                  <w:r w:rsidRPr="78CABE0F">
                    <w:rPr>
                      <w:rFonts w:asciiTheme="minorHAnsi" w:hAnsiTheme="minorHAnsi" w:cstheme="minorBidi"/>
                      <w:b/>
                      <w:bCs/>
                      <w:sz w:val="22"/>
                      <w:szCs w:val="22"/>
                    </w:rPr>
                    <w:t>$&lt;BuildingExcessAmount&gt;</w:t>
                  </w:r>
                </w:p>
              </w:tc>
            </w:tr>
          </w:tbl>
          <w:p w14:paraId="02DB22B6" w14:textId="77777777" w:rsidR="00014299" w:rsidRPr="00171278" w:rsidRDefault="00014299" w:rsidP="00014299">
            <w:pPr>
              <w:tabs>
                <w:tab w:val="left" w:pos="1800"/>
              </w:tabs>
              <w:rPr>
                <w:rFonts w:asciiTheme="minorHAnsi" w:eastAsia="Tahoma" w:hAnsiTheme="minorHAnsi" w:cstheme="minorHAnsi"/>
              </w:rPr>
            </w:pPr>
          </w:p>
        </w:tc>
        <w:tc>
          <w:tcPr>
            <w:tcW w:w="1843" w:type="dxa"/>
            <w:tcBorders>
              <w:top w:val="single" w:sz="4" w:space="0" w:color="auto"/>
              <w:left w:val="single" w:sz="4" w:space="0" w:color="auto"/>
              <w:bottom w:val="single" w:sz="4" w:space="0" w:color="auto"/>
              <w:right w:val="single" w:sz="4" w:space="0" w:color="auto"/>
            </w:tcBorders>
          </w:tcPr>
          <w:p w14:paraId="2BCF5E03" w14:textId="7D397A1B" w:rsidR="00014299" w:rsidRPr="00171278" w:rsidRDefault="00014299" w:rsidP="00014299">
            <w:pPr>
              <w:tabs>
                <w:tab w:val="left" w:pos="1800"/>
              </w:tabs>
              <w:rPr>
                <w:rFonts w:asciiTheme="minorHAnsi" w:hAnsiTheme="minorHAnsi"/>
                <w:sz w:val="20"/>
                <w:szCs w:val="20"/>
              </w:rPr>
            </w:pPr>
            <w:r w:rsidRPr="00171278">
              <w:rPr>
                <w:rFonts w:asciiTheme="minorHAnsi" w:hAnsiTheme="minorHAnsi"/>
                <w:sz w:val="20"/>
                <w:szCs w:val="20"/>
              </w:rPr>
              <w:t>IF &lt;ProductCode&gt; =”Home” OR “Landlord” AND &lt;HomeCoverTypeCode&gt; = “2|Building” OR “5|BuildingAndContents”</w:t>
            </w:r>
          </w:p>
          <w:p w14:paraId="4D5664E9" w14:textId="77777777" w:rsidR="00014299" w:rsidRPr="00171278" w:rsidRDefault="00014299" w:rsidP="00014299">
            <w:pPr>
              <w:tabs>
                <w:tab w:val="left" w:pos="1800"/>
              </w:tabs>
              <w:rPr>
                <w:rFonts w:asciiTheme="minorHAnsi" w:hAnsiTheme="minorHAnsi"/>
                <w:sz w:val="20"/>
                <w:szCs w:val="20"/>
              </w:rPr>
            </w:pPr>
            <w:r w:rsidRPr="00171278">
              <w:rPr>
                <w:rFonts w:asciiTheme="minorHAnsi" w:hAnsiTheme="minorHAnsi"/>
                <w:sz w:val="20"/>
                <w:szCs w:val="20"/>
              </w:rPr>
              <w:t>THEN display</w:t>
            </w:r>
          </w:p>
          <w:p w14:paraId="066A3051" w14:textId="77777777" w:rsidR="00014299" w:rsidRPr="00171278" w:rsidRDefault="00014299" w:rsidP="00014299">
            <w:pPr>
              <w:tabs>
                <w:tab w:val="left" w:pos="1800"/>
              </w:tabs>
              <w:rPr>
                <w:rFonts w:asciiTheme="minorHAnsi" w:hAnsiTheme="minorHAnsi"/>
                <w:sz w:val="20"/>
                <w:szCs w:val="20"/>
              </w:rPr>
            </w:pPr>
            <w:r w:rsidRPr="00171278">
              <w:rPr>
                <w:rFonts w:asciiTheme="minorHAnsi" w:hAnsiTheme="minorHAnsi"/>
                <w:sz w:val="20"/>
                <w:szCs w:val="20"/>
              </w:rPr>
              <w:t>ELSE do not display</w:t>
            </w:r>
          </w:p>
          <w:p w14:paraId="32CC3598" w14:textId="77777777" w:rsidR="00014299" w:rsidRPr="00171278" w:rsidRDefault="00014299" w:rsidP="00014299">
            <w:pPr>
              <w:tabs>
                <w:tab w:val="left" w:pos="1800"/>
              </w:tabs>
              <w:rPr>
                <w:rFonts w:asciiTheme="minorHAnsi" w:hAnsiTheme="minorHAnsi"/>
                <w:sz w:val="20"/>
                <w:szCs w:val="20"/>
              </w:rPr>
            </w:pPr>
            <w:r w:rsidRPr="00171278">
              <w:rPr>
                <w:rFonts w:asciiTheme="minorHAnsi" w:hAnsiTheme="minorHAnsi"/>
                <w:sz w:val="20"/>
                <w:szCs w:val="20"/>
              </w:rPr>
              <w:t>ENDIF</w:t>
            </w:r>
          </w:p>
        </w:tc>
        <w:tc>
          <w:tcPr>
            <w:tcW w:w="851" w:type="dxa"/>
            <w:tcBorders>
              <w:top w:val="single" w:sz="4" w:space="0" w:color="auto"/>
              <w:left w:val="single" w:sz="4" w:space="0" w:color="auto"/>
              <w:bottom w:val="single" w:sz="4" w:space="0" w:color="auto"/>
              <w:right w:val="single" w:sz="4" w:space="0" w:color="auto"/>
            </w:tcBorders>
          </w:tcPr>
          <w:p w14:paraId="5F30DB76" w14:textId="77777777" w:rsidR="00014299" w:rsidRDefault="00014299" w:rsidP="00014299">
            <w:pPr>
              <w:tabs>
                <w:tab w:val="left" w:pos="1800"/>
              </w:tabs>
              <w:rPr>
                <w:rFonts w:asciiTheme="minorHAnsi" w:hAnsiTheme="minorHAnsi" w:cstheme="minorHAnsi"/>
                <w:bCs/>
                <w:sz w:val="20"/>
                <w:szCs w:val="20"/>
              </w:rPr>
            </w:pPr>
            <w:r>
              <w:rPr>
                <w:rFonts w:asciiTheme="minorHAnsi" w:hAnsiTheme="minorHAnsi" w:cstheme="minorHAnsi"/>
                <w:bCs/>
                <w:sz w:val="20"/>
                <w:szCs w:val="20"/>
              </w:rPr>
              <w:t xml:space="preserve">Table Style: </w:t>
            </w:r>
            <w:r w:rsidRPr="00B75BA1">
              <w:rPr>
                <w:rFonts w:asciiTheme="minorHAnsi" w:hAnsiTheme="minorHAnsi" w:cstheme="minorHAnsi"/>
                <w:bCs/>
                <w:sz w:val="20"/>
                <w:szCs w:val="20"/>
              </w:rPr>
              <w:t>COI_Table_4</w:t>
            </w:r>
          </w:p>
          <w:p w14:paraId="70603680" w14:textId="77777777" w:rsidR="00014299" w:rsidRPr="00171278" w:rsidRDefault="00014299" w:rsidP="00014299">
            <w:pPr>
              <w:tabs>
                <w:tab w:val="left" w:pos="1800"/>
              </w:tabs>
              <w:rPr>
                <w:rStyle w:val="normaltextrun"/>
                <w:rFonts w:asciiTheme="minorHAnsi" w:hAnsiTheme="minorHAnsi" w:cstheme="minorHAnsi"/>
                <w:bCs/>
                <w:sz w:val="20"/>
                <w:szCs w:val="20"/>
              </w:rPr>
            </w:pPr>
          </w:p>
          <w:p w14:paraId="3617B746" w14:textId="77777777" w:rsidR="00014299" w:rsidRPr="00171278" w:rsidRDefault="00014299" w:rsidP="00014299">
            <w:pPr>
              <w:tabs>
                <w:tab w:val="left" w:pos="1800"/>
              </w:tabs>
              <w:rPr>
                <w:rStyle w:val="bcx0"/>
                <w:rFonts w:asciiTheme="minorHAnsi" w:hAnsiTheme="minorHAnsi" w:cstheme="minorHAnsi"/>
                <w:bCs/>
                <w:sz w:val="20"/>
                <w:szCs w:val="20"/>
              </w:rPr>
            </w:pPr>
            <w:r w:rsidRPr="00171278">
              <w:rPr>
                <w:rStyle w:val="bcx0"/>
                <w:rFonts w:asciiTheme="minorHAnsi" w:hAnsiTheme="minorHAnsi" w:cstheme="minorHAnsi"/>
                <w:bCs/>
                <w:sz w:val="20"/>
                <w:szCs w:val="20"/>
              </w:rPr>
              <w:t>Column 1: Bodycopy_B_COI</w:t>
            </w:r>
          </w:p>
          <w:p w14:paraId="46DECC20" w14:textId="77777777" w:rsidR="00014299" w:rsidRPr="00BD6987" w:rsidRDefault="00014299" w:rsidP="00014299">
            <w:pPr>
              <w:tabs>
                <w:tab w:val="left" w:pos="1800"/>
              </w:tabs>
              <w:rPr>
                <w:rFonts w:asciiTheme="minorHAnsi" w:hAnsiTheme="minorHAnsi" w:cstheme="minorHAnsi"/>
                <w:bCs/>
                <w:sz w:val="20"/>
                <w:szCs w:val="20"/>
              </w:rPr>
            </w:pPr>
            <w:r w:rsidRPr="00171278">
              <w:rPr>
                <w:rStyle w:val="bcx0"/>
                <w:rFonts w:asciiTheme="minorHAnsi" w:hAnsiTheme="minorHAnsi" w:cstheme="minorHAnsi"/>
                <w:bCs/>
                <w:sz w:val="20"/>
                <w:szCs w:val="20"/>
              </w:rPr>
              <w:t xml:space="preserve">Column 2: </w:t>
            </w:r>
            <w:r w:rsidRPr="00171278">
              <w:rPr>
                <w:rStyle w:val="normaltextrun"/>
                <w:rFonts w:asciiTheme="minorHAnsi" w:hAnsiTheme="minorHAnsi" w:cstheme="minorHAnsi"/>
                <w:bCs/>
                <w:sz w:val="20"/>
                <w:szCs w:val="20"/>
              </w:rPr>
              <w:t>Table_Heading_3</w:t>
            </w:r>
          </w:p>
        </w:tc>
      </w:tr>
      <w:tr w:rsidR="00014299" w:rsidRPr="00BD6987" w14:paraId="0E165D34" w14:textId="77777777" w:rsidTr="0472516C">
        <w:trPr>
          <w:cantSplit/>
        </w:trPr>
        <w:tc>
          <w:tcPr>
            <w:tcW w:w="1013" w:type="dxa"/>
            <w:tcBorders>
              <w:top w:val="single" w:sz="4" w:space="0" w:color="auto"/>
              <w:left w:val="single" w:sz="4" w:space="0" w:color="auto"/>
              <w:bottom w:val="single" w:sz="4" w:space="0" w:color="auto"/>
              <w:right w:val="single" w:sz="4" w:space="0" w:color="auto"/>
            </w:tcBorders>
          </w:tcPr>
          <w:p w14:paraId="63F1AB03" w14:textId="222EAA69" w:rsidR="00014299" w:rsidRPr="00C1020A" w:rsidRDefault="00014299" w:rsidP="00014299">
            <w:pPr>
              <w:tabs>
                <w:tab w:val="left" w:pos="1800"/>
              </w:tabs>
              <w:rPr>
                <w:rFonts w:asciiTheme="minorHAnsi" w:hAnsiTheme="minorHAnsi" w:cstheme="minorHAnsi"/>
                <w:bCs/>
                <w:sz w:val="20"/>
                <w:szCs w:val="20"/>
              </w:rPr>
            </w:pPr>
            <w:r w:rsidRPr="00792974">
              <w:rPr>
                <w:rFonts w:asciiTheme="minorHAnsi" w:hAnsiTheme="minorHAnsi" w:cstheme="minorHAnsi"/>
                <w:bCs/>
                <w:sz w:val="20"/>
                <w:szCs w:val="20"/>
              </w:rPr>
              <w:t>E</w:t>
            </w:r>
            <w:r>
              <w:rPr>
                <w:rFonts w:asciiTheme="minorHAnsi" w:hAnsiTheme="minorHAnsi" w:cstheme="minorHAnsi"/>
                <w:bCs/>
                <w:sz w:val="20"/>
                <w:szCs w:val="20"/>
              </w:rPr>
              <w:t>X</w:t>
            </w:r>
            <w:r w:rsidRPr="00792974">
              <w:rPr>
                <w:rFonts w:asciiTheme="minorHAnsi" w:hAnsiTheme="minorHAnsi" w:cstheme="minorHAnsi"/>
                <w:bCs/>
                <w:sz w:val="20"/>
                <w:szCs w:val="20"/>
              </w:rPr>
              <w:t xml:space="preserve">H </w:t>
            </w:r>
            <w:r>
              <w:rPr>
                <w:rFonts w:asciiTheme="minorHAnsi" w:hAnsiTheme="minorHAnsi" w:cstheme="minorHAnsi"/>
                <w:bCs/>
                <w:sz w:val="20"/>
                <w:szCs w:val="20"/>
              </w:rPr>
              <w:t>4</w:t>
            </w:r>
          </w:p>
        </w:tc>
        <w:tc>
          <w:tcPr>
            <w:tcW w:w="1817" w:type="dxa"/>
            <w:tcBorders>
              <w:top w:val="single" w:sz="4" w:space="0" w:color="auto"/>
              <w:left w:val="single" w:sz="4" w:space="0" w:color="auto"/>
              <w:bottom w:val="single" w:sz="4" w:space="0" w:color="auto"/>
              <w:right w:val="single" w:sz="4" w:space="0" w:color="auto"/>
            </w:tcBorders>
          </w:tcPr>
          <w:p w14:paraId="493A8E65" w14:textId="77777777" w:rsidR="00014299" w:rsidRPr="00C1020A" w:rsidRDefault="00014299" w:rsidP="00014299">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&lt;ProductCode&gt;</w:t>
            </w:r>
          </w:p>
          <w:p w14:paraId="66759FA4" w14:textId="77777777" w:rsidR="00014299" w:rsidRPr="00C1020A" w:rsidRDefault="00014299" w:rsidP="00014299">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&lt; HomeCoverTypeCode</w:t>
            </w:r>
            <w:r w:rsidRPr="00C1020A" w:rsidDel="00F752B2">
              <w:rPr>
                <w:rFonts w:asciiTheme="minorHAnsi" w:hAnsiTheme="minorHAnsi" w:cstheme="minorHAnsi"/>
                <w:bCs/>
                <w:sz w:val="20"/>
                <w:szCs w:val="20"/>
              </w:rPr>
              <w:t xml:space="preserve"> </w:t>
            </w:r>
            <w:r w:rsidRPr="00C1020A">
              <w:rPr>
                <w:rFonts w:asciiTheme="minorHAnsi" w:hAnsiTheme="minorHAnsi" w:cstheme="minorHAnsi"/>
                <w:bCs/>
                <w:sz w:val="20"/>
                <w:szCs w:val="20"/>
              </w:rPr>
              <w:t>&gt;</w:t>
            </w:r>
          </w:p>
        </w:tc>
        <w:tc>
          <w:tcPr>
            <w:tcW w:w="9072"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014299" w:rsidRPr="000135CA" w14:paraId="18362BBE" w14:textId="77777777" w:rsidTr="78CABE0F">
              <w:trPr>
                <w:trHeight w:val="300"/>
              </w:trPr>
              <w:tc>
                <w:tcPr>
                  <w:tcW w:w="2861" w:type="dxa"/>
                  <w:noWrap/>
                  <w:vAlign w:val="center"/>
                  <w:hideMark/>
                </w:tcPr>
                <w:p w14:paraId="497A4672" w14:textId="77777777" w:rsidR="00014299" w:rsidRPr="000135CA" w:rsidRDefault="00014299" w:rsidP="00014299">
                  <w:pPr>
                    <w:pStyle w:val="TableBodycopy"/>
                    <w:rPr>
                      <w:rFonts w:asciiTheme="minorHAnsi" w:hAnsiTheme="minorHAnsi" w:cstheme="minorHAnsi"/>
                      <w:b/>
                      <w:bCs/>
                      <w:noProof/>
                      <w:color w:val="000000" w:themeColor="text1"/>
                      <w:sz w:val="22"/>
                      <w:szCs w:val="22"/>
                    </w:rPr>
                  </w:pPr>
                  <w:r w:rsidRPr="000135CA">
                    <w:rPr>
                      <w:rFonts w:asciiTheme="minorHAnsi" w:eastAsia="Tahoma" w:hAnsiTheme="minorHAnsi" w:cstheme="minorHAnsi"/>
                      <w:b/>
                      <w:bCs/>
                      <w:sz w:val="22"/>
                      <w:szCs w:val="22"/>
                    </w:rPr>
                    <w:t>Contents Basic excess:</w:t>
                  </w:r>
                </w:p>
              </w:tc>
              <w:tc>
                <w:tcPr>
                  <w:tcW w:w="4546" w:type="dxa"/>
                  <w:noWrap/>
                  <w:vAlign w:val="bottom"/>
                  <w:hideMark/>
                </w:tcPr>
                <w:p w14:paraId="72ED6485" w14:textId="4B499E4C" w:rsidR="00014299" w:rsidRPr="000135CA" w:rsidRDefault="00014299" w:rsidP="00014299">
                  <w:pPr>
                    <w:pStyle w:val="TableBodycopy"/>
                    <w:rPr>
                      <w:rFonts w:asciiTheme="minorHAnsi" w:hAnsiTheme="minorHAnsi" w:cstheme="minorBidi"/>
                      <w:b/>
                      <w:bCs/>
                      <w:sz w:val="22"/>
                      <w:szCs w:val="22"/>
                    </w:rPr>
                  </w:pPr>
                  <w:r w:rsidRPr="78CABE0F">
                    <w:rPr>
                      <w:rFonts w:asciiTheme="minorHAnsi" w:hAnsiTheme="minorHAnsi" w:cstheme="minorBidi"/>
                      <w:b/>
                      <w:bCs/>
                      <w:sz w:val="22"/>
                      <w:szCs w:val="22"/>
                    </w:rPr>
                    <w:t>$&lt;ContentsExcessAmount&gt;</w:t>
                  </w:r>
                </w:p>
              </w:tc>
            </w:tr>
          </w:tbl>
          <w:p w14:paraId="7138E160" w14:textId="77777777" w:rsidR="00014299" w:rsidRPr="00171278" w:rsidRDefault="00014299" w:rsidP="00014299">
            <w:pPr>
              <w:tabs>
                <w:tab w:val="left" w:pos="1800"/>
              </w:tabs>
              <w:rPr>
                <w:rFonts w:asciiTheme="minorHAnsi" w:eastAsia="Tahoma" w:hAnsiTheme="minorHAnsi" w:cstheme="minorHAnsi"/>
              </w:rPr>
            </w:pPr>
          </w:p>
        </w:tc>
        <w:tc>
          <w:tcPr>
            <w:tcW w:w="1843" w:type="dxa"/>
            <w:tcBorders>
              <w:top w:val="single" w:sz="4" w:space="0" w:color="auto"/>
              <w:left w:val="single" w:sz="4" w:space="0" w:color="auto"/>
              <w:bottom w:val="single" w:sz="4" w:space="0" w:color="auto"/>
              <w:right w:val="single" w:sz="4" w:space="0" w:color="auto"/>
            </w:tcBorders>
          </w:tcPr>
          <w:p w14:paraId="2E2B1969" w14:textId="3E8FD264" w:rsidR="00014299" w:rsidRPr="00171278" w:rsidRDefault="00014299" w:rsidP="00014299">
            <w:pPr>
              <w:tabs>
                <w:tab w:val="left" w:pos="1800"/>
              </w:tabs>
              <w:rPr>
                <w:rFonts w:asciiTheme="minorHAnsi" w:hAnsiTheme="minorHAnsi"/>
                <w:sz w:val="20"/>
                <w:szCs w:val="20"/>
              </w:rPr>
            </w:pPr>
            <w:r w:rsidRPr="00171278">
              <w:rPr>
                <w:rFonts w:asciiTheme="minorHAnsi" w:hAnsiTheme="minorHAnsi"/>
                <w:sz w:val="20"/>
                <w:szCs w:val="20"/>
              </w:rPr>
              <w:t>IF &lt;ProductCode&gt; =”Home” OR “Landlord”</w:t>
            </w:r>
          </w:p>
          <w:p w14:paraId="467A9C99" w14:textId="67B0A160" w:rsidR="00014299" w:rsidRPr="00171278" w:rsidRDefault="00014299" w:rsidP="00014299">
            <w:pPr>
              <w:tabs>
                <w:tab w:val="left" w:pos="1800"/>
              </w:tabs>
              <w:rPr>
                <w:rFonts w:asciiTheme="minorHAnsi" w:hAnsiTheme="minorHAnsi"/>
                <w:sz w:val="20"/>
                <w:szCs w:val="20"/>
              </w:rPr>
            </w:pPr>
            <w:r w:rsidRPr="00171278">
              <w:rPr>
                <w:rFonts w:asciiTheme="minorHAnsi" w:hAnsiTheme="minorHAnsi"/>
                <w:sz w:val="20"/>
                <w:szCs w:val="20"/>
              </w:rPr>
              <w:t>AND &lt; HomeCoverTypeCode</w:t>
            </w:r>
            <w:r w:rsidRPr="00171278" w:rsidDel="00F752B2">
              <w:rPr>
                <w:rFonts w:asciiTheme="minorHAnsi" w:hAnsiTheme="minorHAnsi"/>
                <w:sz w:val="20"/>
                <w:szCs w:val="20"/>
              </w:rPr>
              <w:t xml:space="preserve"> </w:t>
            </w:r>
            <w:r w:rsidRPr="00171278">
              <w:rPr>
                <w:rFonts w:asciiTheme="minorHAnsi" w:hAnsiTheme="minorHAnsi"/>
                <w:sz w:val="20"/>
                <w:szCs w:val="20"/>
              </w:rPr>
              <w:t>&gt; = “3|Contents” OR “5|BuildingAndContents”</w:t>
            </w:r>
          </w:p>
          <w:p w14:paraId="68D6700C" w14:textId="7E2BC64C" w:rsidR="00014299" w:rsidRPr="00171278" w:rsidRDefault="00014299" w:rsidP="00014299">
            <w:pPr>
              <w:tabs>
                <w:tab w:val="left" w:pos="1800"/>
              </w:tabs>
              <w:rPr>
                <w:rFonts w:asciiTheme="minorHAnsi" w:hAnsiTheme="minorHAnsi"/>
                <w:sz w:val="20"/>
                <w:szCs w:val="20"/>
              </w:rPr>
            </w:pPr>
            <w:r w:rsidRPr="00171278">
              <w:rPr>
                <w:rFonts w:asciiTheme="minorHAnsi" w:hAnsiTheme="minorHAnsi"/>
                <w:sz w:val="20"/>
                <w:szCs w:val="20"/>
              </w:rPr>
              <w:t>THEN display</w:t>
            </w:r>
          </w:p>
          <w:p w14:paraId="05956DBB" w14:textId="77777777" w:rsidR="00014299" w:rsidRPr="00171278" w:rsidRDefault="00014299" w:rsidP="00014299">
            <w:pPr>
              <w:tabs>
                <w:tab w:val="left" w:pos="1800"/>
              </w:tabs>
              <w:rPr>
                <w:rFonts w:asciiTheme="minorHAnsi" w:hAnsiTheme="minorHAnsi"/>
                <w:sz w:val="20"/>
                <w:szCs w:val="20"/>
              </w:rPr>
            </w:pPr>
            <w:r w:rsidRPr="00171278">
              <w:rPr>
                <w:rFonts w:asciiTheme="minorHAnsi" w:hAnsiTheme="minorHAnsi"/>
                <w:sz w:val="20"/>
                <w:szCs w:val="20"/>
              </w:rPr>
              <w:t>ELSE do not display</w:t>
            </w:r>
          </w:p>
          <w:p w14:paraId="509F4B97" w14:textId="77777777" w:rsidR="00014299" w:rsidRPr="00171278" w:rsidRDefault="00014299" w:rsidP="00014299">
            <w:pPr>
              <w:tabs>
                <w:tab w:val="left" w:pos="1800"/>
              </w:tabs>
              <w:rPr>
                <w:rFonts w:asciiTheme="minorHAnsi" w:hAnsiTheme="minorHAnsi"/>
                <w:sz w:val="20"/>
                <w:szCs w:val="20"/>
              </w:rPr>
            </w:pPr>
            <w:r w:rsidRPr="00171278">
              <w:rPr>
                <w:rFonts w:asciiTheme="minorHAnsi" w:hAnsiTheme="minorHAnsi"/>
                <w:sz w:val="20"/>
                <w:szCs w:val="20"/>
              </w:rPr>
              <w:t>ENDIF</w:t>
            </w:r>
          </w:p>
        </w:tc>
        <w:tc>
          <w:tcPr>
            <w:tcW w:w="851" w:type="dxa"/>
            <w:tcBorders>
              <w:top w:val="single" w:sz="4" w:space="0" w:color="auto"/>
              <w:left w:val="single" w:sz="4" w:space="0" w:color="auto"/>
              <w:bottom w:val="single" w:sz="4" w:space="0" w:color="auto"/>
              <w:right w:val="single" w:sz="4" w:space="0" w:color="auto"/>
            </w:tcBorders>
          </w:tcPr>
          <w:p w14:paraId="0A23C397" w14:textId="77777777" w:rsidR="00014299" w:rsidRPr="00171278" w:rsidRDefault="00014299" w:rsidP="00014299">
            <w:pPr>
              <w:tabs>
                <w:tab w:val="left" w:pos="1800"/>
              </w:tabs>
              <w:rPr>
                <w:rStyle w:val="bcx0"/>
                <w:rFonts w:asciiTheme="minorHAnsi" w:hAnsiTheme="minorHAnsi" w:cstheme="minorHAnsi"/>
                <w:bCs/>
                <w:sz w:val="20"/>
                <w:szCs w:val="20"/>
              </w:rPr>
            </w:pPr>
            <w:r w:rsidRPr="00171278">
              <w:rPr>
                <w:rStyle w:val="bcx0"/>
                <w:rFonts w:asciiTheme="minorHAnsi" w:hAnsiTheme="minorHAnsi" w:cstheme="minorHAnsi"/>
                <w:bCs/>
                <w:sz w:val="20"/>
                <w:szCs w:val="20"/>
              </w:rPr>
              <w:t>Column 1: Bodycopy_B_COI</w:t>
            </w:r>
          </w:p>
          <w:p w14:paraId="19132245" w14:textId="77777777" w:rsidR="00014299" w:rsidRPr="00BD6987" w:rsidRDefault="00014299" w:rsidP="00014299">
            <w:pPr>
              <w:tabs>
                <w:tab w:val="left" w:pos="1800"/>
              </w:tabs>
              <w:rPr>
                <w:rFonts w:asciiTheme="minorHAnsi" w:hAnsiTheme="minorHAnsi" w:cstheme="minorHAnsi"/>
                <w:bCs/>
                <w:sz w:val="20"/>
                <w:szCs w:val="20"/>
              </w:rPr>
            </w:pPr>
            <w:r w:rsidRPr="00171278">
              <w:rPr>
                <w:rStyle w:val="bcx0"/>
                <w:rFonts w:asciiTheme="minorHAnsi" w:hAnsiTheme="minorHAnsi" w:cstheme="minorHAnsi"/>
                <w:bCs/>
                <w:sz w:val="20"/>
                <w:szCs w:val="20"/>
              </w:rPr>
              <w:t xml:space="preserve">Column 2: </w:t>
            </w:r>
            <w:r w:rsidRPr="00171278">
              <w:rPr>
                <w:rStyle w:val="normaltextrun"/>
                <w:rFonts w:asciiTheme="minorHAnsi" w:hAnsiTheme="minorHAnsi" w:cstheme="minorHAnsi"/>
                <w:bCs/>
                <w:sz w:val="20"/>
                <w:szCs w:val="20"/>
              </w:rPr>
              <w:t>Table_Heading_3</w:t>
            </w:r>
          </w:p>
        </w:tc>
      </w:tr>
      <w:tr w:rsidR="00791C97" w:rsidRPr="00BD6987" w14:paraId="06CDBF04" w14:textId="77777777" w:rsidTr="0472516C">
        <w:trPr>
          <w:cantSplit/>
        </w:trPr>
        <w:tc>
          <w:tcPr>
            <w:tcW w:w="1013" w:type="dxa"/>
            <w:tcBorders>
              <w:top w:val="single" w:sz="4" w:space="0" w:color="auto"/>
              <w:left w:val="single" w:sz="4" w:space="0" w:color="auto"/>
              <w:bottom w:val="single" w:sz="4" w:space="0" w:color="auto"/>
              <w:right w:val="single" w:sz="4" w:space="0" w:color="auto"/>
            </w:tcBorders>
          </w:tcPr>
          <w:p w14:paraId="0B0246D8" w14:textId="589FF39B" w:rsidR="00791C97" w:rsidRPr="00C1020A" w:rsidRDefault="00791C97" w:rsidP="00791C97">
            <w:pPr>
              <w:tabs>
                <w:tab w:val="left" w:pos="1800"/>
              </w:tabs>
              <w:rPr>
                <w:rFonts w:asciiTheme="minorHAnsi" w:hAnsiTheme="minorHAnsi" w:cstheme="minorHAnsi"/>
                <w:bCs/>
                <w:sz w:val="20"/>
                <w:szCs w:val="20"/>
              </w:rPr>
            </w:pPr>
            <w:r w:rsidRPr="00792974">
              <w:rPr>
                <w:rFonts w:asciiTheme="minorHAnsi" w:hAnsiTheme="minorHAnsi" w:cstheme="minorHAnsi"/>
                <w:bCs/>
                <w:sz w:val="20"/>
                <w:szCs w:val="20"/>
              </w:rPr>
              <w:lastRenderedPageBreak/>
              <w:t>E</w:t>
            </w:r>
            <w:r>
              <w:rPr>
                <w:rFonts w:asciiTheme="minorHAnsi" w:hAnsiTheme="minorHAnsi" w:cstheme="minorHAnsi"/>
                <w:bCs/>
                <w:sz w:val="20"/>
                <w:szCs w:val="20"/>
              </w:rPr>
              <w:t>X</w:t>
            </w:r>
            <w:r w:rsidRPr="00792974">
              <w:rPr>
                <w:rFonts w:asciiTheme="minorHAnsi" w:hAnsiTheme="minorHAnsi" w:cstheme="minorHAnsi"/>
                <w:bCs/>
                <w:sz w:val="20"/>
                <w:szCs w:val="20"/>
              </w:rPr>
              <w:t xml:space="preserve">H </w:t>
            </w:r>
            <w:r>
              <w:rPr>
                <w:rFonts w:asciiTheme="minorHAnsi" w:hAnsiTheme="minorHAnsi" w:cstheme="minorHAnsi"/>
                <w:bCs/>
                <w:sz w:val="20"/>
                <w:szCs w:val="20"/>
              </w:rPr>
              <w:t>5</w:t>
            </w:r>
          </w:p>
        </w:tc>
        <w:tc>
          <w:tcPr>
            <w:tcW w:w="1817" w:type="dxa"/>
            <w:tcBorders>
              <w:top w:val="single" w:sz="4" w:space="0" w:color="auto"/>
              <w:left w:val="single" w:sz="4" w:space="0" w:color="auto"/>
              <w:bottom w:val="single" w:sz="4" w:space="0" w:color="auto"/>
              <w:right w:val="single" w:sz="4" w:space="0" w:color="auto"/>
            </w:tcBorders>
          </w:tcPr>
          <w:p w14:paraId="716493B9" w14:textId="77777777" w:rsidR="00791C97" w:rsidRPr="00C1020A" w:rsidRDefault="00791C97" w:rsidP="00791C97">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&lt;ProductCode&gt;</w:t>
            </w:r>
          </w:p>
          <w:p w14:paraId="3A841672" w14:textId="77777777" w:rsidR="00791C97" w:rsidRPr="00C1020A" w:rsidRDefault="00791C97" w:rsidP="00791C97">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&lt; HomeCoverTypeCode</w:t>
            </w:r>
            <w:r w:rsidRPr="00C1020A" w:rsidDel="00F752B2">
              <w:rPr>
                <w:rFonts w:asciiTheme="minorHAnsi" w:hAnsiTheme="minorHAnsi" w:cstheme="minorHAnsi"/>
                <w:bCs/>
                <w:sz w:val="20"/>
                <w:szCs w:val="20"/>
              </w:rPr>
              <w:t xml:space="preserve"> </w:t>
            </w:r>
            <w:r w:rsidRPr="00C1020A">
              <w:rPr>
                <w:rFonts w:asciiTheme="minorHAnsi" w:hAnsiTheme="minorHAnsi" w:cstheme="minorHAnsi"/>
                <w:bCs/>
                <w:sz w:val="20"/>
                <w:szCs w:val="20"/>
              </w:rPr>
              <w:t>&gt;</w:t>
            </w:r>
          </w:p>
          <w:p w14:paraId="785DDF2A" w14:textId="77777777" w:rsidR="00791C97" w:rsidRPr="00C1020A" w:rsidRDefault="00791C97" w:rsidP="00791C97">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&lt;ContentsSelected CoverInd&gt;</w:t>
            </w:r>
          </w:p>
        </w:tc>
        <w:tc>
          <w:tcPr>
            <w:tcW w:w="9072"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791C97" w:rsidRPr="0098760C" w14:paraId="3DEB7F7E" w14:textId="77777777">
              <w:trPr>
                <w:trHeight w:val="300"/>
              </w:trPr>
              <w:tc>
                <w:tcPr>
                  <w:tcW w:w="2861" w:type="dxa"/>
                  <w:noWrap/>
                  <w:vAlign w:val="center"/>
                  <w:hideMark/>
                </w:tcPr>
                <w:p w14:paraId="44474099" w14:textId="77777777" w:rsidR="00791C97" w:rsidRPr="0098760C" w:rsidRDefault="00791C97" w:rsidP="00791C97">
                  <w:pPr>
                    <w:pStyle w:val="TableBodycopy"/>
                    <w:rPr>
                      <w:rFonts w:asciiTheme="minorHAnsi" w:hAnsiTheme="minorHAnsi" w:cstheme="minorHAnsi"/>
                      <w:b/>
                      <w:bCs/>
                      <w:noProof/>
                      <w:color w:val="000000" w:themeColor="text1"/>
                      <w:sz w:val="22"/>
                      <w:szCs w:val="22"/>
                    </w:rPr>
                  </w:pPr>
                  <w:r w:rsidRPr="0098760C">
                    <w:rPr>
                      <w:rFonts w:asciiTheme="minorHAnsi" w:eastAsia="Tahoma" w:hAnsiTheme="minorHAnsi" w:cstheme="minorHAnsi"/>
                      <w:b/>
                      <w:bCs/>
                      <w:sz w:val="22"/>
                      <w:szCs w:val="22"/>
                    </w:rPr>
                    <w:t>Portable valuables excess:</w:t>
                  </w:r>
                </w:p>
              </w:tc>
              <w:tc>
                <w:tcPr>
                  <w:tcW w:w="4546" w:type="dxa"/>
                  <w:noWrap/>
                  <w:vAlign w:val="bottom"/>
                  <w:hideMark/>
                </w:tcPr>
                <w:p w14:paraId="7C860E9C" w14:textId="77777777" w:rsidR="00791C97" w:rsidRPr="0098760C" w:rsidRDefault="00791C97" w:rsidP="00791C97">
                  <w:pPr>
                    <w:pStyle w:val="TableBodycopy"/>
                    <w:rPr>
                      <w:rFonts w:asciiTheme="minorHAnsi" w:hAnsiTheme="minorHAnsi" w:cstheme="minorHAnsi"/>
                      <w:b/>
                      <w:bCs/>
                      <w:sz w:val="22"/>
                      <w:szCs w:val="22"/>
                    </w:rPr>
                  </w:pPr>
                  <w:r w:rsidRPr="0098760C">
                    <w:rPr>
                      <w:rFonts w:asciiTheme="minorHAnsi" w:hAnsiTheme="minorHAnsi" w:cstheme="minorHAnsi"/>
                      <w:b/>
                      <w:bCs/>
                      <w:sz w:val="22"/>
                      <w:szCs w:val="22"/>
                    </w:rPr>
                    <w:t>$100</w:t>
                  </w:r>
                </w:p>
              </w:tc>
            </w:tr>
          </w:tbl>
          <w:p w14:paraId="0E86D254" w14:textId="77777777" w:rsidR="00791C97" w:rsidRPr="0098760C" w:rsidRDefault="00791C97" w:rsidP="00791C97">
            <w:pPr>
              <w:tabs>
                <w:tab w:val="left" w:pos="1800"/>
              </w:tabs>
              <w:rPr>
                <w:rFonts w:asciiTheme="minorHAnsi" w:eastAsia="Tahoma" w:hAnsiTheme="minorHAnsi" w:cstheme="minorHAnsi"/>
              </w:rPr>
            </w:pPr>
          </w:p>
        </w:tc>
        <w:tc>
          <w:tcPr>
            <w:tcW w:w="1843" w:type="dxa"/>
            <w:tcBorders>
              <w:top w:val="single" w:sz="4" w:space="0" w:color="auto"/>
              <w:left w:val="single" w:sz="4" w:space="0" w:color="auto"/>
              <w:bottom w:val="single" w:sz="4" w:space="0" w:color="auto"/>
              <w:right w:val="single" w:sz="4" w:space="0" w:color="auto"/>
            </w:tcBorders>
          </w:tcPr>
          <w:p w14:paraId="653F93EA" w14:textId="6033B59D" w:rsidR="00791C97" w:rsidRPr="0098760C" w:rsidRDefault="00791C97" w:rsidP="00791C97">
            <w:pPr>
              <w:tabs>
                <w:tab w:val="left" w:pos="1800"/>
              </w:tabs>
              <w:rPr>
                <w:rFonts w:asciiTheme="minorHAnsi" w:hAnsiTheme="minorHAnsi"/>
                <w:sz w:val="20"/>
                <w:szCs w:val="20"/>
              </w:rPr>
            </w:pPr>
            <w:r w:rsidRPr="0098760C">
              <w:rPr>
                <w:rFonts w:asciiTheme="minorHAnsi" w:hAnsiTheme="minorHAnsi"/>
                <w:b/>
                <w:bCs/>
                <w:sz w:val="20"/>
                <w:szCs w:val="20"/>
                <w:rPrChange w:id="9547" w:author="Andrew Froude" w:date="2024-08-01T21:33:00Z" w16du:dateUtc="2024-08-01T11:33:00Z">
                  <w:rPr>
                    <w:rFonts w:asciiTheme="minorHAnsi" w:hAnsiTheme="minorHAnsi"/>
                    <w:sz w:val="20"/>
                    <w:szCs w:val="20"/>
                  </w:rPr>
                </w:rPrChange>
              </w:rPr>
              <w:t>IF</w:t>
            </w:r>
            <w:r w:rsidRPr="0098760C">
              <w:rPr>
                <w:rFonts w:asciiTheme="minorHAnsi" w:hAnsiTheme="minorHAnsi"/>
                <w:sz w:val="20"/>
                <w:szCs w:val="20"/>
              </w:rPr>
              <w:t xml:space="preserve"> &lt;ProductCode&gt; = “Home” </w:t>
            </w:r>
            <w:r w:rsidRPr="0098760C">
              <w:rPr>
                <w:rFonts w:asciiTheme="minorHAnsi" w:hAnsiTheme="minorHAnsi"/>
                <w:b/>
                <w:bCs/>
                <w:sz w:val="20"/>
                <w:szCs w:val="20"/>
                <w:rPrChange w:id="9548" w:author="Andrew Froude" w:date="2024-08-01T21:33:00Z" w16du:dateUtc="2024-08-01T11:33:00Z">
                  <w:rPr>
                    <w:rFonts w:asciiTheme="minorHAnsi" w:hAnsiTheme="minorHAnsi"/>
                    <w:sz w:val="20"/>
                    <w:szCs w:val="20"/>
                  </w:rPr>
                </w:rPrChange>
              </w:rPr>
              <w:t>AND</w:t>
            </w:r>
            <w:r w:rsidRPr="0098760C">
              <w:rPr>
                <w:rFonts w:asciiTheme="minorHAnsi" w:hAnsiTheme="minorHAnsi"/>
                <w:sz w:val="20"/>
                <w:szCs w:val="20"/>
              </w:rPr>
              <w:t xml:space="preserve"> &lt;HomeCoverTypeCode&gt; = “3|Contents” </w:t>
            </w:r>
            <w:r w:rsidRPr="0098760C">
              <w:rPr>
                <w:rFonts w:asciiTheme="minorHAnsi" w:hAnsiTheme="minorHAnsi"/>
                <w:b/>
                <w:bCs/>
                <w:sz w:val="20"/>
                <w:szCs w:val="20"/>
                <w:rPrChange w:id="9549" w:author="Andrew Froude" w:date="2024-08-01T21:33:00Z" w16du:dateUtc="2024-08-01T11:33:00Z">
                  <w:rPr>
                    <w:rFonts w:asciiTheme="minorHAnsi" w:hAnsiTheme="minorHAnsi"/>
                    <w:sz w:val="20"/>
                    <w:szCs w:val="20"/>
                  </w:rPr>
                </w:rPrChange>
              </w:rPr>
              <w:t>OR</w:t>
            </w:r>
            <w:r w:rsidRPr="0098760C">
              <w:rPr>
                <w:rFonts w:asciiTheme="minorHAnsi" w:hAnsiTheme="minorHAnsi"/>
                <w:sz w:val="20"/>
                <w:szCs w:val="20"/>
              </w:rPr>
              <w:t xml:space="preserve"> “5|BuildingAndContents” </w:t>
            </w:r>
            <w:r w:rsidRPr="0098760C">
              <w:rPr>
                <w:rFonts w:asciiTheme="minorHAnsi" w:hAnsiTheme="minorHAnsi"/>
                <w:b/>
                <w:bCs/>
                <w:sz w:val="20"/>
                <w:szCs w:val="20"/>
                <w:rPrChange w:id="9550" w:author="Andrew Froude" w:date="2024-08-01T21:33:00Z" w16du:dateUtc="2024-08-01T11:33:00Z">
                  <w:rPr>
                    <w:rFonts w:asciiTheme="minorHAnsi" w:hAnsiTheme="minorHAnsi"/>
                    <w:sz w:val="20"/>
                    <w:szCs w:val="20"/>
                  </w:rPr>
                </w:rPrChange>
              </w:rPr>
              <w:t>AND IF</w:t>
            </w:r>
            <w:r w:rsidRPr="0098760C">
              <w:rPr>
                <w:rFonts w:asciiTheme="minorHAnsi" w:hAnsiTheme="minorHAnsi"/>
                <w:sz w:val="20"/>
                <w:szCs w:val="20"/>
              </w:rPr>
              <w:t xml:space="preserve"> (&lt;ContentsSelected Cov</w:t>
            </w:r>
            <w:r w:rsidRPr="00236BB0">
              <w:rPr>
                <w:rFonts w:asciiTheme="minorHAnsi" w:hAnsiTheme="minorHAnsi"/>
                <w:sz w:val="20"/>
                <w:szCs w:val="20"/>
              </w:rPr>
              <w:t>er</w:t>
            </w:r>
            <w:r w:rsidR="00C44B3E" w:rsidRPr="00236BB0">
              <w:rPr>
                <w:rFonts w:asciiTheme="minorHAnsi" w:hAnsiTheme="minorHAnsi"/>
                <w:sz w:val="20"/>
                <w:szCs w:val="20"/>
              </w:rPr>
              <w:t>age</w:t>
            </w:r>
            <w:r w:rsidRPr="00236BB0">
              <w:rPr>
                <w:rFonts w:asciiTheme="minorHAnsi" w:hAnsiTheme="minorHAnsi"/>
                <w:sz w:val="20"/>
                <w:szCs w:val="20"/>
              </w:rPr>
              <w:t xml:space="preserve">Ind&gt; = “1” </w:t>
            </w:r>
            <w:r w:rsidR="00BF65E9" w:rsidRPr="00236BB0">
              <w:rPr>
                <w:rFonts w:asciiTheme="minorHAnsi" w:hAnsiTheme="minorHAnsi"/>
                <w:b/>
                <w:bCs/>
                <w:sz w:val="20"/>
                <w:szCs w:val="20"/>
              </w:rPr>
              <w:t>AND</w:t>
            </w:r>
            <w:r w:rsidR="00BF65E9" w:rsidRPr="00236BB0">
              <w:rPr>
                <w:rFonts w:asciiTheme="minorHAnsi" w:hAnsiTheme="minorHAnsi"/>
                <w:sz w:val="20"/>
                <w:szCs w:val="20"/>
              </w:rPr>
              <w:t xml:space="preserve"> </w:t>
            </w:r>
            <w:r w:rsidRPr="00236BB0">
              <w:rPr>
                <w:rFonts w:asciiTheme="minorHAnsi" w:hAnsiTheme="minorHAnsi"/>
                <w:sz w:val="20"/>
                <w:szCs w:val="20"/>
              </w:rPr>
              <w:t>&lt;ContentsOptionalCoverage</w:t>
            </w:r>
            <w:r w:rsidR="00BF65E9" w:rsidRPr="00236BB0">
              <w:rPr>
                <w:rFonts w:asciiTheme="minorHAnsi" w:hAnsiTheme="minorHAnsi"/>
                <w:sz w:val="20"/>
                <w:szCs w:val="20"/>
              </w:rPr>
              <w:t>Ind</w:t>
            </w:r>
            <w:r w:rsidRPr="00236BB0">
              <w:rPr>
                <w:rFonts w:asciiTheme="minorHAnsi" w:hAnsiTheme="minorHAnsi"/>
                <w:sz w:val="20"/>
                <w:szCs w:val="20"/>
              </w:rPr>
              <w:t>&gt; = “0”)</w:t>
            </w:r>
          </w:p>
          <w:p w14:paraId="4BC651B2" w14:textId="77777777" w:rsidR="004938E0" w:rsidRPr="00BD5622" w:rsidRDefault="004938E0" w:rsidP="004938E0">
            <w:pPr>
              <w:tabs>
                <w:tab w:val="left" w:pos="1800"/>
              </w:tabs>
              <w:rPr>
                <w:ins w:id="9551" w:author="Sue Simnor (EXT Idiom)" w:date="2024-11-07T15:48:00Z" w16du:dateUtc="2024-11-07T04:48:00Z"/>
                <w:rFonts w:asciiTheme="minorHAnsi" w:hAnsiTheme="minorHAnsi"/>
                <w:sz w:val="20"/>
                <w:szCs w:val="20"/>
                <w:rPrChange w:id="9552" w:author="sam sehgal" w:date="2024-12-19T10:29:00Z" w16du:dateUtc="2024-12-18T23:29:00Z">
                  <w:rPr>
                    <w:ins w:id="9553" w:author="Sue Simnor (EXT Idiom)" w:date="2024-11-07T15:48:00Z" w16du:dateUtc="2024-11-07T04:48:00Z"/>
                    <w:rFonts w:asciiTheme="minorHAnsi" w:hAnsiTheme="minorHAnsi"/>
                    <w:sz w:val="20"/>
                    <w:szCs w:val="20"/>
                    <w:highlight w:val="yellow"/>
                  </w:rPr>
                </w:rPrChange>
              </w:rPr>
            </w:pPr>
            <w:ins w:id="9554" w:author="Sue Simnor (EXT Idiom)" w:date="2024-11-07T15:48:00Z" w16du:dateUtc="2024-11-07T04:48:00Z">
              <w:r w:rsidRPr="00BD5622">
                <w:rPr>
                  <w:rFonts w:asciiTheme="minorHAnsi" w:hAnsiTheme="minorHAnsi"/>
                  <w:b/>
                  <w:bCs/>
                  <w:sz w:val="20"/>
                  <w:szCs w:val="20"/>
                  <w:rPrChange w:id="9555" w:author="sam sehgal" w:date="2024-12-19T10:29:00Z" w16du:dateUtc="2024-12-18T23:29:00Z">
                    <w:rPr>
                      <w:rFonts w:asciiTheme="minorHAnsi" w:hAnsiTheme="minorHAnsi"/>
                      <w:b/>
                      <w:bCs/>
                      <w:sz w:val="20"/>
                      <w:szCs w:val="20"/>
                      <w:highlight w:val="yellow"/>
                    </w:rPr>
                  </w:rPrChange>
                </w:rPr>
                <w:t>AND</w:t>
              </w:r>
            </w:ins>
          </w:p>
          <w:p w14:paraId="1239026B" w14:textId="1E8445BD" w:rsidR="004938E0" w:rsidRPr="00236BB0" w:rsidRDefault="004938E0" w:rsidP="004938E0">
            <w:pPr>
              <w:tabs>
                <w:tab w:val="left" w:pos="1800"/>
              </w:tabs>
              <w:rPr>
                <w:ins w:id="9556" w:author="Sue Simnor (EXT Idiom)" w:date="2024-11-07T15:48:00Z" w16du:dateUtc="2024-11-07T04:48:00Z"/>
                <w:rFonts w:asciiTheme="minorHAnsi" w:hAnsiTheme="minorHAnsi"/>
                <w:sz w:val="20"/>
                <w:szCs w:val="20"/>
              </w:rPr>
            </w:pPr>
            <w:ins w:id="9557" w:author="Sue Simnor (EXT Idiom)" w:date="2024-11-07T15:48:00Z" w16du:dateUtc="2024-11-07T04:48:00Z">
              <w:r w:rsidRPr="00BD5622">
                <w:rPr>
                  <w:rFonts w:asciiTheme="minorHAnsi" w:hAnsiTheme="minorHAnsi"/>
                  <w:sz w:val="20"/>
                  <w:szCs w:val="20"/>
                  <w:rPrChange w:id="9558" w:author="sam sehgal" w:date="2024-12-19T10:29:00Z" w16du:dateUtc="2024-12-18T23:29:00Z">
                    <w:rPr>
                      <w:rFonts w:asciiTheme="minorHAnsi" w:hAnsiTheme="minorHAnsi"/>
                      <w:sz w:val="20"/>
                      <w:szCs w:val="20"/>
                      <w:highlight w:val="yellow"/>
                    </w:rPr>
                  </w:rPrChange>
                </w:rPr>
                <w:t>&lt;</w:t>
              </w:r>
            </w:ins>
            <w:ins w:id="9559" w:author="Sue Simnor (EXT Idiom)" w:date="2024-11-07T15:49:00Z" w16du:dateUtc="2024-11-07T04:49:00Z">
              <w:r w:rsidR="0003217D" w:rsidRPr="00BD5622">
                <w:rPr>
                  <w:rFonts w:asciiTheme="minorHAnsi" w:hAnsiTheme="minorHAnsi"/>
                  <w:sz w:val="20"/>
                  <w:szCs w:val="20"/>
                  <w:rPrChange w:id="9560" w:author="sam sehgal" w:date="2024-12-19T10:29:00Z" w16du:dateUtc="2024-12-18T23:29:00Z">
                    <w:rPr>
                      <w:rFonts w:asciiTheme="minorHAnsi" w:hAnsiTheme="minorHAnsi"/>
                      <w:sz w:val="20"/>
                      <w:szCs w:val="20"/>
                      <w:highlight w:val="yellow"/>
                    </w:rPr>
                  </w:rPrChange>
                </w:rPr>
                <w:t>Contents</w:t>
              </w:r>
            </w:ins>
            <w:ins w:id="9561" w:author="Sue Simnor (EXT Idiom)" w:date="2024-11-07T15:48:00Z" w16du:dateUtc="2024-11-07T04:48:00Z">
              <w:r w:rsidRPr="00BD5622">
                <w:rPr>
                  <w:rFonts w:asciiTheme="minorHAnsi" w:hAnsiTheme="minorHAnsi"/>
                  <w:sz w:val="20"/>
                  <w:szCs w:val="20"/>
                  <w:rPrChange w:id="9562" w:author="sam sehgal" w:date="2024-12-19T10:29:00Z" w16du:dateUtc="2024-12-18T23:29:00Z">
                    <w:rPr>
                      <w:rFonts w:asciiTheme="minorHAnsi" w:hAnsiTheme="minorHAnsi"/>
                      <w:sz w:val="20"/>
                      <w:szCs w:val="20"/>
                      <w:highlight w:val="yellow"/>
                    </w:rPr>
                  </w:rPrChange>
                </w:rPr>
                <w:t>CoverageCode&gt; = “PortableItemised”</w:t>
              </w:r>
            </w:ins>
          </w:p>
          <w:p w14:paraId="6F5FBEDB" w14:textId="77777777" w:rsidR="00305DF8" w:rsidRDefault="00305DF8" w:rsidP="00791C97">
            <w:pPr>
              <w:tabs>
                <w:tab w:val="left" w:pos="1800"/>
              </w:tabs>
              <w:rPr>
                <w:rFonts w:asciiTheme="minorHAnsi" w:hAnsiTheme="minorHAnsi"/>
                <w:sz w:val="20"/>
                <w:szCs w:val="20"/>
              </w:rPr>
            </w:pPr>
          </w:p>
          <w:p w14:paraId="25E67BB3" w14:textId="3ACB3176" w:rsidR="00791C97" w:rsidRPr="0098760C" w:rsidRDefault="00791C97" w:rsidP="00791C97">
            <w:pPr>
              <w:tabs>
                <w:tab w:val="left" w:pos="1800"/>
              </w:tabs>
              <w:rPr>
                <w:rFonts w:asciiTheme="minorHAnsi" w:hAnsiTheme="minorHAnsi"/>
                <w:sz w:val="20"/>
                <w:szCs w:val="20"/>
              </w:rPr>
            </w:pPr>
            <w:r w:rsidRPr="00236BB0">
              <w:rPr>
                <w:rFonts w:asciiTheme="minorHAnsi" w:hAnsiTheme="minorHAnsi"/>
                <w:b/>
                <w:bCs/>
                <w:sz w:val="20"/>
                <w:szCs w:val="20"/>
              </w:rPr>
              <w:t>THEN</w:t>
            </w:r>
            <w:r w:rsidRPr="0098760C">
              <w:rPr>
                <w:rFonts w:asciiTheme="minorHAnsi" w:hAnsiTheme="minorHAnsi"/>
                <w:sz w:val="20"/>
                <w:szCs w:val="20"/>
              </w:rPr>
              <w:t xml:space="preserve"> </w:t>
            </w:r>
            <w:r w:rsidR="00BF65E9" w:rsidRPr="0098760C">
              <w:rPr>
                <w:rFonts w:asciiTheme="minorHAnsi" w:hAnsiTheme="minorHAnsi"/>
                <w:sz w:val="20"/>
                <w:szCs w:val="20"/>
              </w:rPr>
              <w:t>D</w:t>
            </w:r>
            <w:r w:rsidRPr="0098760C">
              <w:rPr>
                <w:rFonts w:asciiTheme="minorHAnsi" w:hAnsiTheme="minorHAnsi"/>
                <w:sz w:val="20"/>
                <w:szCs w:val="20"/>
              </w:rPr>
              <w:t>isplay</w:t>
            </w:r>
          </w:p>
          <w:p w14:paraId="16243C40" w14:textId="77777777" w:rsidR="00791C97" w:rsidRPr="0098760C" w:rsidRDefault="00791C97" w:rsidP="00791C97">
            <w:pPr>
              <w:tabs>
                <w:tab w:val="left" w:pos="1800"/>
              </w:tabs>
              <w:rPr>
                <w:rFonts w:asciiTheme="minorHAnsi" w:hAnsiTheme="minorHAnsi"/>
                <w:sz w:val="20"/>
                <w:szCs w:val="20"/>
              </w:rPr>
            </w:pPr>
            <w:r w:rsidRPr="0098760C">
              <w:rPr>
                <w:rFonts w:asciiTheme="minorHAnsi" w:hAnsiTheme="minorHAnsi"/>
                <w:b/>
                <w:bCs/>
                <w:sz w:val="20"/>
                <w:szCs w:val="20"/>
                <w:rPrChange w:id="9563" w:author="Andrew Froude" w:date="2024-08-01T21:34:00Z" w16du:dateUtc="2024-08-01T11:34:00Z">
                  <w:rPr>
                    <w:rFonts w:asciiTheme="minorHAnsi" w:hAnsiTheme="minorHAnsi"/>
                    <w:sz w:val="20"/>
                    <w:szCs w:val="20"/>
                  </w:rPr>
                </w:rPrChange>
              </w:rPr>
              <w:t>ELSE</w:t>
            </w:r>
            <w:r w:rsidRPr="0098760C">
              <w:rPr>
                <w:rFonts w:asciiTheme="minorHAnsi" w:hAnsiTheme="minorHAnsi"/>
                <w:sz w:val="20"/>
                <w:szCs w:val="20"/>
              </w:rPr>
              <w:t xml:space="preserve"> do not display</w:t>
            </w:r>
          </w:p>
          <w:p w14:paraId="07281BE6" w14:textId="77777777" w:rsidR="00791C97" w:rsidRPr="0098760C" w:rsidRDefault="00791C97" w:rsidP="00791C97">
            <w:pPr>
              <w:tabs>
                <w:tab w:val="left" w:pos="1800"/>
              </w:tabs>
              <w:rPr>
                <w:rFonts w:asciiTheme="minorHAnsi" w:hAnsiTheme="minorHAnsi"/>
                <w:b/>
                <w:bCs/>
                <w:sz w:val="20"/>
                <w:szCs w:val="20"/>
                <w:rPrChange w:id="9564" w:author="Andrew Froude" w:date="2024-08-01T21:34:00Z" w16du:dateUtc="2024-08-01T11:34:00Z">
                  <w:rPr>
                    <w:rFonts w:asciiTheme="minorHAnsi" w:hAnsiTheme="minorHAnsi"/>
                    <w:sz w:val="20"/>
                    <w:szCs w:val="20"/>
                  </w:rPr>
                </w:rPrChange>
              </w:rPr>
            </w:pPr>
            <w:r w:rsidRPr="0098760C">
              <w:rPr>
                <w:rFonts w:asciiTheme="minorHAnsi" w:hAnsiTheme="minorHAnsi"/>
                <w:b/>
                <w:bCs/>
                <w:sz w:val="20"/>
                <w:szCs w:val="20"/>
                <w:rPrChange w:id="9565" w:author="Andrew Froude" w:date="2024-08-01T21:34:00Z" w16du:dateUtc="2024-08-01T11:34:00Z">
                  <w:rPr>
                    <w:rFonts w:asciiTheme="minorHAnsi" w:hAnsiTheme="minorHAnsi"/>
                    <w:sz w:val="20"/>
                    <w:szCs w:val="20"/>
                  </w:rPr>
                </w:rPrChange>
              </w:rPr>
              <w:t>ENDIF</w:t>
            </w:r>
          </w:p>
        </w:tc>
        <w:tc>
          <w:tcPr>
            <w:tcW w:w="851" w:type="dxa"/>
            <w:tcBorders>
              <w:top w:val="single" w:sz="4" w:space="0" w:color="auto"/>
              <w:left w:val="single" w:sz="4" w:space="0" w:color="auto"/>
              <w:bottom w:val="single" w:sz="4" w:space="0" w:color="auto"/>
              <w:right w:val="single" w:sz="4" w:space="0" w:color="auto"/>
            </w:tcBorders>
          </w:tcPr>
          <w:p w14:paraId="28C30652" w14:textId="77777777" w:rsidR="00791C97" w:rsidRPr="0098760C" w:rsidRDefault="00791C97" w:rsidP="00791C97">
            <w:pPr>
              <w:tabs>
                <w:tab w:val="left" w:pos="1800"/>
              </w:tabs>
              <w:rPr>
                <w:rStyle w:val="bcx0"/>
                <w:rFonts w:asciiTheme="minorHAnsi" w:hAnsiTheme="minorHAnsi" w:cstheme="minorHAnsi"/>
                <w:bCs/>
                <w:sz w:val="20"/>
                <w:szCs w:val="20"/>
              </w:rPr>
            </w:pPr>
          </w:p>
          <w:p w14:paraId="5CD6415E" w14:textId="77777777" w:rsidR="00791C97" w:rsidRPr="0098760C" w:rsidRDefault="00791C97" w:rsidP="00791C97">
            <w:pPr>
              <w:tabs>
                <w:tab w:val="left" w:pos="1800"/>
              </w:tabs>
              <w:rPr>
                <w:rStyle w:val="bcx0"/>
                <w:rFonts w:asciiTheme="minorHAnsi" w:hAnsiTheme="minorHAnsi" w:cstheme="minorHAnsi"/>
                <w:bCs/>
                <w:sz w:val="20"/>
                <w:szCs w:val="20"/>
              </w:rPr>
            </w:pPr>
            <w:r w:rsidRPr="0098760C">
              <w:rPr>
                <w:rStyle w:val="bcx0"/>
                <w:rFonts w:asciiTheme="minorHAnsi" w:hAnsiTheme="minorHAnsi" w:cstheme="minorHAnsi"/>
                <w:bCs/>
                <w:sz w:val="20"/>
                <w:szCs w:val="20"/>
              </w:rPr>
              <w:t>Column 1: Bodycopy_B_COI</w:t>
            </w:r>
          </w:p>
          <w:p w14:paraId="22969B3A" w14:textId="77777777" w:rsidR="00791C97" w:rsidRPr="0098760C" w:rsidRDefault="00791C97" w:rsidP="00791C97">
            <w:pPr>
              <w:tabs>
                <w:tab w:val="left" w:pos="1800"/>
              </w:tabs>
              <w:rPr>
                <w:rFonts w:asciiTheme="minorHAnsi" w:hAnsiTheme="minorHAnsi" w:cstheme="minorHAnsi"/>
                <w:bCs/>
                <w:sz w:val="20"/>
                <w:szCs w:val="20"/>
              </w:rPr>
            </w:pPr>
            <w:r w:rsidRPr="0098760C">
              <w:rPr>
                <w:rStyle w:val="bcx0"/>
                <w:rFonts w:asciiTheme="minorHAnsi" w:hAnsiTheme="minorHAnsi" w:cstheme="minorHAnsi"/>
                <w:bCs/>
                <w:sz w:val="20"/>
                <w:szCs w:val="20"/>
              </w:rPr>
              <w:t xml:space="preserve">Column 2: </w:t>
            </w:r>
            <w:r w:rsidRPr="0098760C">
              <w:rPr>
                <w:rStyle w:val="normaltextrun"/>
                <w:rFonts w:asciiTheme="minorHAnsi" w:hAnsiTheme="minorHAnsi" w:cstheme="minorHAnsi"/>
                <w:bCs/>
                <w:sz w:val="20"/>
                <w:szCs w:val="20"/>
              </w:rPr>
              <w:t>Table_Heading_3</w:t>
            </w:r>
          </w:p>
        </w:tc>
      </w:tr>
      <w:tr w:rsidR="00791C97" w:rsidRPr="00BD6987" w14:paraId="2C573A06" w14:textId="77777777" w:rsidTr="0472516C">
        <w:trPr>
          <w:cantSplit/>
        </w:trPr>
        <w:tc>
          <w:tcPr>
            <w:tcW w:w="1013" w:type="dxa"/>
            <w:tcBorders>
              <w:top w:val="single" w:sz="4" w:space="0" w:color="auto"/>
              <w:left w:val="single" w:sz="4" w:space="0" w:color="auto"/>
              <w:bottom w:val="single" w:sz="4" w:space="0" w:color="auto"/>
              <w:right w:val="single" w:sz="4" w:space="0" w:color="auto"/>
            </w:tcBorders>
          </w:tcPr>
          <w:p w14:paraId="1E259FBF" w14:textId="0B51542F" w:rsidR="00791C97" w:rsidRPr="00BD6987" w:rsidRDefault="00791C97" w:rsidP="00791C9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E</w:t>
            </w:r>
            <w:r>
              <w:rPr>
                <w:rFonts w:asciiTheme="minorHAnsi" w:hAnsiTheme="minorHAnsi" w:cstheme="minorHAnsi"/>
                <w:bCs/>
                <w:sz w:val="20"/>
                <w:szCs w:val="20"/>
              </w:rPr>
              <w:t>X</w:t>
            </w:r>
            <w:r w:rsidRPr="00792974">
              <w:rPr>
                <w:rFonts w:asciiTheme="minorHAnsi" w:hAnsiTheme="minorHAnsi" w:cstheme="minorHAnsi"/>
                <w:bCs/>
                <w:sz w:val="20"/>
                <w:szCs w:val="20"/>
              </w:rPr>
              <w:t xml:space="preserve">H </w:t>
            </w:r>
            <w:r>
              <w:rPr>
                <w:rFonts w:asciiTheme="minorHAnsi" w:hAnsiTheme="minorHAnsi" w:cstheme="minorHAnsi"/>
                <w:bCs/>
                <w:sz w:val="20"/>
                <w:szCs w:val="20"/>
              </w:rPr>
              <w:t>6</w:t>
            </w:r>
          </w:p>
        </w:tc>
        <w:tc>
          <w:tcPr>
            <w:tcW w:w="1817" w:type="dxa"/>
            <w:tcBorders>
              <w:top w:val="single" w:sz="4" w:space="0" w:color="auto"/>
              <w:left w:val="single" w:sz="4" w:space="0" w:color="auto"/>
              <w:bottom w:val="single" w:sz="4" w:space="0" w:color="auto"/>
              <w:right w:val="single" w:sz="4" w:space="0" w:color="auto"/>
            </w:tcBorders>
          </w:tcPr>
          <w:p w14:paraId="246E2B12" w14:textId="77777777" w:rsidR="00791C97" w:rsidRPr="00BD6987" w:rsidRDefault="00791C97" w:rsidP="00791C97">
            <w:pPr>
              <w:tabs>
                <w:tab w:val="left" w:pos="1800"/>
              </w:tabs>
              <w:rPr>
                <w:rFonts w:asciiTheme="minorHAnsi" w:hAnsiTheme="minorHAnsi" w:cstheme="minorHAnsi"/>
                <w:b/>
                <w:sz w:val="20"/>
                <w:szCs w:val="20"/>
              </w:rPr>
            </w:pPr>
          </w:p>
        </w:tc>
        <w:tc>
          <w:tcPr>
            <w:tcW w:w="9072"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791C97" w:rsidRPr="00253110" w14:paraId="13EBFA4D" w14:textId="77777777">
              <w:trPr>
                <w:trHeight w:val="300"/>
              </w:trPr>
              <w:tc>
                <w:tcPr>
                  <w:tcW w:w="2861" w:type="dxa"/>
                  <w:noWrap/>
                  <w:vAlign w:val="center"/>
                  <w:hideMark/>
                </w:tcPr>
                <w:p w14:paraId="31770C5C" w14:textId="77777777" w:rsidR="00791C97" w:rsidRPr="00E02B28" w:rsidRDefault="00791C97" w:rsidP="00791C97">
                  <w:pPr>
                    <w:pStyle w:val="TableBodycopy"/>
                    <w:rPr>
                      <w:rFonts w:asciiTheme="minorHAnsi" w:hAnsiTheme="minorHAnsi" w:cstheme="minorHAnsi"/>
                      <w:b/>
                      <w:bCs/>
                      <w:noProof/>
                      <w:color w:val="000000" w:themeColor="text1"/>
                      <w:sz w:val="22"/>
                      <w:szCs w:val="22"/>
                    </w:rPr>
                  </w:pPr>
                  <w:r w:rsidRPr="00253110">
                    <w:rPr>
                      <w:rFonts w:asciiTheme="minorHAnsi" w:eastAsia="Tahoma" w:hAnsiTheme="minorHAnsi" w:cstheme="minorHAnsi"/>
                      <w:b/>
                      <w:bCs/>
                      <w:sz w:val="22"/>
                      <w:szCs w:val="22"/>
                    </w:rPr>
                    <w:t>Food spoilage excess:</w:t>
                  </w:r>
                </w:p>
              </w:tc>
              <w:tc>
                <w:tcPr>
                  <w:tcW w:w="4546" w:type="dxa"/>
                  <w:noWrap/>
                  <w:vAlign w:val="bottom"/>
                  <w:hideMark/>
                </w:tcPr>
                <w:p w14:paraId="3F21EF74" w14:textId="77777777" w:rsidR="00791C97" w:rsidRPr="00E02B28" w:rsidRDefault="00791C97" w:rsidP="00791C97">
                  <w:pPr>
                    <w:pStyle w:val="TableBodycopy"/>
                    <w:rPr>
                      <w:rFonts w:asciiTheme="minorHAnsi" w:hAnsiTheme="minorHAnsi" w:cstheme="minorHAnsi"/>
                      <w:b/>
                      <w:bCs/>
                      <w:sz w:val="22"/>
                      <w:szCs w:val="22"/>
                    </w:rPr>
                  </w:pPr>
                  <w:r w:rsidRPr="00253110">
                    <w:rPr>
                      <w:rFonts w:asciiTheme="minorHAnsi" w:hAnsiTheme="minorHAnsi" w:cstheme="minorHAnsi"/>
                      <w:b/>
                      <w:bCs/>
                      <w:sz w:val="22"/>
                      <w:szCs w:val="22"/>
                    </w:rPr>
                    <w:t>$100</w:t>
                  </w:r>
                </w:p>
              </w:tc>
            </w:tr>
          </w:tbl>
          <w:p w14:paraId="5EEE288C" w14:textId="77777777" w:rsidR="00791C97" w:rsidRPr="00171278" w:rsidRDefault="00791C97" w:rsidP="00791C97">
            <w:pPr>
              <w:tabs>
                <w:tab w:val="left" w:pos="1800"/>
              </w:tabs>
              <w:rPr>
                <w:rFonts w:asciiTheme="minorHAnsi" w:eastAsia="Tahoma" w:hAnsiTheme="minorHAnsi" w:cstheme="minorHAnsi"/>
              </w:rPr>
            </w:pPr>
          </w:p>
        </w:tc>
        <w:tc>
          <w:tcPr>
            <w:tcW w:w="1843" w:type="dxa"/>
            <w:tcBorders>
              <w:top w:val="single" w:sz="4" w:space="0" w:color="auto"/>
              <w:left w:val="single" w:sz="4" w:space="0" w:color="auto"/>
              <w:bottom w:val="single" w:sz="4" w:space="0" w:color="auto"/>
              <w:right w:val="single" w:sz="4" w:space="0" w:color="auto"/>
            </w:tcBorders>
          </w:tcPr>
          <w:p w14:paraId="7196751F" w14:textId="22BC4E02" w:rsidR="00791C97" w:rsidRPr="00171278" w:rsidRDefault="00791C97" w:rsidP="00791C97">
            <w:pPr>
              <w:tabs>
                <w:tab w:val="left" w:pos="1800"/>
              </w:tabs>
              <w:rPr>
                <w:rFonts w:asciiTheme="minorHAnsi" w:hAnsiTheme="minorHAnsi"/>
                <w:sz w:val="20"/>
                <w:szCs w:val="20"/>
              </w:rPr>
            </w:pPr>
            <w:r w:rsidRPr="00171278">
              <w:rPr>
                <w:rFonts w:asciiTheme="minorHAnsi" w:hAnsiTheme="minorHAnsi"/>
                <w:sz w:val="20"/>
                <w:szCs w:val="20"/>
              </w:rPr>
              <w:t>IF &lt;ProductCode&gt; = “Home” AND &lt;HomeCoverTypeCode&gt; = “3|Contents” OR “5|BuildingAndContents”</w:t>
            </w:r>
          </w:p>
          <w:p w14:paraId="3418268A" w14:textId="77777777" w:rsidR="00791C97" w:rsidRPr="00171278" w:rsidRDefault="00791C97" w:rsidP="00791C97">
            <w:pPr>
              <w:tabs>
                <w:tab w:val="left" w:pos="1800"/>
              </w:tabs>
              <w:rPr>
                <w:rFonts w:asciiTheme="minorHAnsi" w:hAnsiTheme="minorHAnsi"/>
                <w:sz w:val="20"/>
                <w:szCs w:val="20"/>
              </w:rPr>
            </w:pPr>
            <w:r w:rsidRPr="00171278">
              <w:rPr>
                <w:rFonts w:asciiTheme="minorHAnsi" w:hAnsiTheme="minorHAnsi"/>
                <w:sz w:val="20"/>
                <w:szCs w:val="20"/>
              </w:rPr>
              <w:t>THEN display</w:t>
            </w:r>
          </w:p>
          <w:p w14:paraId="1D8B54C7" w14:textId="77777777" w:rsidR="00791C97" w:rsidRPr="00171278" w:rsidRDefault="00791C97" w:rsidP="00791C97">
            <w:pPr>
              <w:tabs>
                <w:tab w:val="left" w:pos="1800"/>
              </w:tabs>
              <w:rPr>
                <w:rFonts w:asciiTheme="minorHAnsi" w:hAnsiTheme="minorHAnsi"/>
                <w:sz w:val="20"/>
                <w:szCs w:val="20"/>
              </w:rPr>
            </w:pPr>
            <w:r w:rsidRPr="00171278">
              <w:rPr>
                <w:rFonts w:asciiTheme="minorHAnsi" w:hAnsiTheme="minorHAnsi"/>
                <w:sz w:val="20"/>
                <w:szCs w:val="20"/>
              </w:rPr>
              <w:t>ELSE do not display</w:t>
            </w:r>
          </w:p>
          <w:p w14:paraId="05400534" w14:textId="77777777" w:rsidR="00791C97" w:rsidRPr="00171278" w:rsidRDefault="00791C97" w:rsidP="00791C97">
            <w:pPr>
              <w:tabs>
                <w:tab w:val="left" w:pos="1800"/>
              </w:tabs>
              <w:rPr>
                <w:rFonts w:asciiTheme="minorHAnsi" w:hAnsiTheme="minorHAnsi"/>
                <w:sz w:val="20"/>
                <w:szCs w:val="20"/>
              </w:rPr>
            </w:pPr>
            <w:r w:rsidRPr="00171278">
              <w:rPr>
                <w:rFonts w:asciiTheme="minorHAnsi" w:hAnsiTheme="minorHAnsi"/>
                <w:sz w:val="20"/>
                <w:szCs w:val="20"/>
              </w:rPr>
              <w:t>ENDIF</w:t>
            </w:r>
          </w:p>
        </w:tc>
        <w:tc>
          <w:tcPr>
            <w:tcW w:w="851" w:type="dxa"/>
            <w:tcBorders>
              <w:top w:val="single" w:sz="4" w:space="0" w:color="auto"/>
              <w:left w:val="single" w:sz="4" w:space="0" w:color="auto"/>
              <w:bottom w:val="single" w:sz="4" w:space="0" w:color="auto"/>
              <w:right w:val="single" w:sz="4" w:space="0" w:color="auto"/>
            </w:tcBorders>
          </w:tcPr>
          <w:p w14:paraId="04144422" w14:textId="77777777" w:rsidR="00791C97" w:rsidRPr="00171278" w:rsidRDefault="00791C97" w:rsidP="00791C97">
            <w:pPr>
              <w:tabs>
                <w:tab w:val="left" w:pos="1800"/>
              </w:tabs>
              <w:rPr>
                <w:rStyle w:val="bcx0"/>
                <w:rFonts w:asciiTheme="minorHAnsi" w:hAnsiTheme="minorHAnsi" w:cstheme="minorHAnsi"/>
                <w:bCs/>
                <w:sz w:val="20"/>
                <w:szCs w:val="20"/>
              </w:rPr>
            </w:pPr>
          </w:p>
          <w:p w14:paraId="18866E39" w14:textId="77777777" w:rsidR="00791C97" w:rsidRPr="00171278" w:rsidRDefault="00791C97" w:rsidP="00791C97">
            <w:pPr>
              <w:tabs>
                <w:tab w:val="left" w:pos="1800"/>
              </w:tabs>
              <w:rPr>
                <w:rStyle w:val="bcx0"/>
                <w:rFonts w:asciiTheme="minorHAnsi" w:hAnsiTheme="minorHAnsi" w:cstheme="minorHAnsi"/>
                <w:bCs/>
                <w:sz w:val="20"/>
                <w:szCs w:val="20"/>
              </w:rPr>
            </w:pPr>
            <w:r w:rsidRPr="00171278">
              <w:rPr>
                <w:rStyle w:val="bcx0"/>
                <w:rFonts w:asciiTheme="minorHAnsi" w:hAnsiTheme="minorHAnsi" w:cstheme="minorHAnsi"/>
                <w:bCs/>
                <w:sz w:val="20"/>
                <w:szCs w:val="20"/>
              </w:rPr>
              <w:t>Column 1: Bodycopy_B_COI</w:t>
            </w:r>
          </w:p>
          <w:p w14:paraId="783F3813" w14:textId="77777777" w:rsidR="00791C97" w:rsidRPr="00BD6987" w:rsidRDefault="00791C97" w:rsidP="00791C97">
            <w:pPr>
              <w:tabs>
                <w:tab w:val="left" w:pos="1800"/>
              </w:tabs>
              <w:rPr>
                <w:rFonts w:asciiTheme="minorHAnsi" w:hAnsiTheme="minorHAnsi" w:cstheme="minorHAnsi"/>
                <w:bCs/>
                <w:sz w:val="20"/>
                <w:szCs w:val="20"/>
              </w:rPr>
            </w:pPr>
            <w:r w:rsidRPr="00171278">
              <w:rPr>
                <w:rStyle w:val="bcx0"/>
                <w:rFonts w:asciiTheme="minorHAnsi" w:hAnsiTheme="minorHAnsi" w:cstheme="minorHAnsi"/>
                <w:bCs/>
                <w:sz w:val="20"/>
                <w:szCs w:val="20"/>
              </w:rPr>
              <w:t xml:space="preserve">Column 2: </w:t>
            </w:r>
            <w:r w:rsidRPr="00171278">
              <w:rPr>
                <w:rStyle w:val="normaltextrun"/>
                <w:rFonts w:asciiTheme="minorHAnsi" w:hAnsiTheme="minorHAnsi" w:cstheme="minorHAnsi"/>
                <w:bCs/>
                <w:sz w:val="20"/>
                <w:szCs w:val="20"/>
              </w:rPr>
              <w:t>Table_Heading_3</w:t>
            </w:r>
          </w:p>
        </w:tc>
      </w:tr>
      <w:tr w:rsidR="00791C97" w:rsidRPr="00236BB0" w14:paraId="56F04318" w14:textId="77777777" w:rsidTr="0472516C">
        <w:trPr>
          <w:cantSplit/>
        </w:trPr>
        <w:tc>
          <w:tcPr>
            <w:tcW w:w="1013" w:type="dxa"/>
            <w:tcBorders>
              <w:top w:val="single" w:sz="4" w:space="0" w:color="auto"/>
              <w:left w:val="single" w:sz="4" w:space="0" w:color="auto"/>
              <w:bottom w:val="single" w:sz="4" w:space="0" w:color="auto"/>
              <w:right w:val="single" w:sz="4" w:space="0" w:color="auto"/>
            </w:tcBorders>
          </w:tcPr>
          <w:p w14:paraId="2959BB3E" w14:textId="4A173E81" w:rsidR="00791C97" w:rsidRPr="00236BB0" w:rsidRDefault="00791C97" w:rsidP="00791C97">
            <w:pPr>
              <w:tabs>
                <w:tab w:val="left" w:pos="1800"/>
              </w:tabs>
              <w:rPr>
                <w:rFonts w:asciiTheme="minorHAnsi" w:hAnsiTheme="minorHAnsi" w:cstheme="minorHAnsi"/>
                <w:b/>
                <w:sz w:val="20"/>
                <w:szCs w:val="20"/>
              </w:rPr>
            </w:pPr>
            <w:r w:rsidRPr="00236BB0">
              <w:rPr>
                <w:rFonts w:asciiTheme="minorHAnsi" w:hAnsiTheme="minorHAnsi" w:cstheme="minorHAnsi"/>
                <w:bCs/>
                <w:sz w:val="20"/>
                <w:szCs w:val="20"/>
              </w:rPr>
              <w:lastRenderedPageBreak/>
              <w:t>EXH 7</w:t>
            </w:r>
          </w:p>
        </w:tc>
        <w:tc>
          <w:tcPr>
            <w:tcW w:w="1817" w:type="dxa"/>
            <w:tcBorders>
              <w:top w:val="single" w:sz="4" w:space="0" w:color="auto"/>
              <w:left w:val="single" w:sz="4" w:space="0" w:color="auto"/>
              <w:bottom w:val="single" w:sz="4" w:space="0" w:color="auto"/>
              <w:right w:val="single" w:sz="4" w:space="0" w:color="auto"/>
            </w:tcBorders>
          </w:tcPr>
          <w:p w14:paraId="727102CD" w14:textId="77777777" w:rsidR="00791C97" w:rsidRPr="00236BB0" w:rsidRDefault="00791C97" w:rsidP="00791C97">
            <w:pPr>
              <w:tabs>
                <w:tab w:val="left" w:pos="1800"/>
              </w:tabs>
              <w:rPr>
                <w:rFonts w:asciiTheme="minorHAnsi" w:hAnsiTheme="minorHAnsi" w:cstheme="minorHAnsi"/>
                <w:b/>
                <w:sz w:val="20"/>
                <w:szCs w:val="20"/>
              </w:rPr>
            </w:pPr>
          </w:p>
        </w:tc>
        <w:tc>
          <w:tcPr>
            <w:tcW w:w="9072"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791C97" w:rsidRPr="00935C1C" w14:paraId="624BE78D" w14:textId="77777777">
              <w:trPr>
                <w:trHeight w:val="300"/>
              </w:trPr>
              <w:tc>
                <w:tcPr>
                  <w:tcW w:w="2861" w:type="dxa"/>
                  <w:noWrap/>
                  <w:vAlign w:val="center"/>
                  <w:hideMark/>
                </w:tcPr>
                <w:p w14:paraId="74856509" w14:textId="77777777" w:rsidR="00791C97" w:rsidRPr="00236BB0" w:rsidRDefault="00791C97" w:rsidP="00791C97">
                  <w:pPr>
                    <w:pStyle w:val="TableBodycopy"/>
                    <w:rPr>
                      <w:rFonts w:asciiTheme="minorHAnsi" w:hAnsiTheme="minorHAnsi" w:cstheme="minorHAnsi"/>
                      <w:b/>
                      <w:bCs/>
                      <w:noProof/>
                      <w:color w:val="000000" w:themeColor="text1"/>
                      <w:sz w:val="22"/>
                      <w:szCs w:val="22"/>
                    </w:rPr>
                  </w:pPr>
                  <w:r w:rsidRPr="00236BB0">
                    <w:rPr>
                      <w:rFonts w:asciiTheme="minorHAnsi" w:eastAsia="Tahoma" w:hAnsiTheme="minorHAnsi" w:cstheme="minorHAnsi"/>
                      <w:b/>
                      <w:bCs/>
                      <w:sz w:val="22"/>
                      <w:szCs w:val="22"/>
                    </w:rPr>
                    <w:t>Motor burnout - Building excess:</w:t>
                  </w:r>
                </w:p>
              </w:tc>
              <w:tc>
                <w:tcPr>
                  <w:tcW w:w="4546" w:type="dxa"/>
                  <w:noWrap/>
                  <w:vAlign w:val="bottom"/>
                  <w:hideMark/>
                </w:tcPr>
                <w:p w14:paraId="3C820022" w14:textId="77777777" w:rsidR="00791C97" w:rsidRPr="00236BB0" w:rsidRDefault="00791C97" w:rsidP="00791C97">
                  <w:pPr>
                    <w:pStyle w:val="TableBodycopy"/>
                    <w:rPr>
                      <w:rFonts w:asciiTheme="minorHAnsi" w:hAnsiTheme="minorHAnsi" w:cstheme="minorHAnsi"/>
                      <w:b/>
                      <w:bCs/>
                      <w:sz w:val="22"/>
                      <w:szCs w:val="22"/>
                    </w:rPr>
                  </w:pPr>
                  <w:r w:rsidRPr="00236BB0">
                    <w:rPr>
                      <w:rFonts w:asciiTheme="minorHAnsi" w:hAnsiTheme="minorHAnsi" w:cstheme="minorHAnsi"/>
                      <w:b/>
                      <w:bCs/>
                      <w:sz w:val="22"/>
                      <w:szCs w:val="22"/>
                    </w:rPr>
                    <w:t>$100</w:t>
                  </w:r>
                </w:p>
              </w:tc>
            </w:tr>
          </w:tbl>
          <w:p w14:paraId="14FEE5D7" w14:textId="77777777" w:rsidR="00791C97" w:rsidRPr="00236BB0" w:rsidRDefault="00791C97" w:rsidP="00791C97">
            <w:pPr>
              <w:tabs>
                <w:tab w:val="left" w:pos="1800"/>
              </w:tabs>
              <w:rPr>
                <w:rFonts w:asciiTheme="minorHAnsi" w:eastAsia="Tahoma" w:hAnsiTheme="minorHAnsi" w:cstheme="minorHAnsi"/>
              </w:rPr>
            </w:pPr>
          </w:p>
        </w:tc>
        <w:tc>
          <w:tcPr>
            <w:tcW w:w="1843" w:type="dxa"/>
            <w:tcBorders>
              <w:top w:val="single" w:sz="4" w:space="0" w:color="auto"/>
              <w:left w:val="single" w:sz="4" w:space="0" w:color="auto"/>
              <w:bottom w:val="single" w:sz="4" w:space="0" w:color="auto"/>
              <w:right w:val="single" w:sz="4" w:space="0" w:color="auto"/>
            </w:tcBorders>
          </w:tcPr>
          <w:p w14:paraId="28E3231F" w14:textId="717755EA" w:rsidR="00A113F6" w:rsidRPr="00236BB0" w:rsidRDefault="00791C97" w:rsidP="00791C97">
            <w:pPr>
              <w:tabs>
                <w:tab w:val="left" w:pos="1800"/>
              </w:tabs>
              <w:rPr>
                <w:rFonts w:asciiTheme="minorHAnsi" w:hAnsiTheme="minorHAnsi"/>
                <w:sz w:val="20"/>
                <w:szCs w:val="20"/>
              </w:rPr>
            </w:pPr>
            <w:r w:rsidRPr="00236BB0">
              <w:rPr>
                <w:rFonts w:asciiTheme="minorHAnsi" w:hAnsiTheme="minorHAnsi"/>
                <w:b/>
                <w:bCs/>
                <w:sz w:val="20"/>
                <w:szCs w:val="20"/>
              </w:rPr>
              <w:t>IF</w:t>
            </w:r>
            <w:r w:rsidRPr="00236BB0">
              <w:rPr>
                <w:rFonts w:asciiTheme="minorHAnsi" w:hAnsiTheme="minorHAnsi"/>
                <w:sz w:val="20"/>
                <w:szCs w:val="20"/>
              </w:rPr>
              <w:t xml:space="preserve"> &lt;ProductCode&gt; = ”Home” </w:t>
            </w:r>
            <w:r w:rsidRPr="00236BB0">
              <w:rPr>
                <w:rFonts w:asciiTheme="minorHAnsi" w:hAnsiTheme="minorHAnsi"/>
                <w:b/>
                <w:bCs/>
                <w:sz w:val="20"/>
                <w:szCs w:val="20"/>
              </w:rPr>
              <w:t>OR</w:t>
            </w:r>
            <w:r w:rsidRPr="00236BB0">
              <w:rPr>
                <w:rFonts w:asciiTheme="minorHAnsi" w:hAnsiTheme="minorHAnsi"/>
                <w:sz w:val="20"/>
                <w:szCs w:val="20"/>
              </w:rPr>
              <w:t xml:space="preserve"> “Landlord” </w:t>
            </w:r>
            <w:r w:rsidRPr="00236BB0">
              <w:rPr>
                <w:rFonts w:asciiTheme="minorHAnsi" w:hAnsiTheme="minorHAnsi"/>
                <w:b/>
                <w:bCs/>
                <w:sz w:val="20"/>
                <w:szCs w:val="20"/>
              </w:rPr>
              <w:t>AND</w:t>
            </w:r>
            <w:r w:rsidRPr="00236BB0">
              <w:rPr>
                <w:rFonts w:asciiTheme="minorHAnsi" w:hAnsiTheme="minorHAnsi"/>
                <w:sz w:val="20"/>
                <w:szCs w:val="20"/>
              </w:rPr>
              <w:t xml:space="preserve"> &lt;HomeCoverTypeCode&gt; = “2|Building” </w:t>
            </w:r>
            <w:r w:rsidRPr="00236BB0">
              <w:rPr>
                <w:rFonts w:asciiTheme="minorHAnsi" w:hAnsiTheme="minorHAnsi"/>
                <w:b/>
                <w:bCs/>
                <w:sz w:val="20"/>
                <w:szCs w:val="20"/>
              </w:rPr>
              <w:t>OR</w:t>
            </w:r>
            <w:r w:rsidRPr="00236BB0">
              <w:rPr>
                <w:rFonts w:asciiTheme="minorHAnsi" w:hAnsiTheme="minorHAnsi"/>
                <w:sz w:val="20"/>
                <w:szCs w:val="20"/>
              </w:rPr>
              <w:t xml:space="preserve"> “5|BuildingAndContents” </w:t>
            </w:r>
            <w:r w:rsidRPr="00236BB0">
              <w:rPr>
                <w:rFonts w:asciiTheme="minorHAnsi" w:hAnsiTheme="minorHAnsi"/>
                <w:b/>
                <w:bCs/>
                <w:sz w:val="20"/>
                <w:szCs w:val="20"/>
              </w:rPr>
              <w:t>AND</w:t>
            </w:r>
            <w:r w:rsidRPr="00236BB0">
              <w:rPr>
                <w:rFonts w:asciiTheme="minorHAnsi" w:hAnsiTheme="minorHAnsi"/>
                <w:sz w:val="20"/>
                <w:szCs w:val="20"/>
              </w:rPr>
              <w:t xml:space="preserve"> </w:t>
            </w:r>
            <w:r w:rsidR="00BF65E9" w:rsidRPr="00236BB0">
              <w:rPr>
                <w:rFonts w:asciiTheme="minorHAnsi" w:hAnsiTheme="minorHAnsi"/>
                <w:b/>
                <w:bCs/>
                <w:sz w:val="20"/>
                <w:szCs w:val="20"/>
              </w:rPr>
              <w:t>I</w:t>
            </w:r>
            <w:r w:rsidR="00A113F6" w:rsidRPr="00236BB0">
              <w:rPr>
                <w:rFonts w:asciiTheme="minorHAnsi" w:hAnsiTheme="minorHAnsi"/>
                <w:b/>
                <w:bCs/>
                <w:sz w:val="20"/>
                <w:szCs w:val="20"/>
              </w:rPr>
              <w:t>F</w:t>
            </w:r>
            <w:r w:rsidR="00A113F6" w:rsidRPr="00236BB0">
              <w:rPr>
                <w:rFonts w:asciiTheme="minorHAnsi" w:hAnsiTheme="minorHAnsi"/>
                <w:sz w:val="20"/>
                <w:szCs w:val="20"/>
              </w:rPr>
              <w:t xml:space="preserve"> (&lt;</w:t>
            </w:r>
            <w:r w:rsidR="00BF65E9" w:rsidRPr="00236BB0">
              <w:rPr>
                <w:rFonts w:asciiTheme="minorHAnsi" w:hAnsiTheme="minorHAnsi"/>
                <w:sz w:val="20"/>
                <w:szCs w:val="20"/>
              </w:rPr>
              <w:t>Building</w:t>
            </w:r>
            <w:r w:rsidR="00A113F6" w:rsidRPr="00236BB0">
              <w:rPr>
                <w:rFonts w:asciiTheme="minorHAnsi" w:hAnsiTheme="minorHAnsi"/>
                <w:sz w:val="20"/>
                <w:szCs w:val="20"/>
              </w:rPr>
              <w:t xml:space="preserve">Selected CoverageInd&gt; = “1” </w:t>
            </w:r>
            <w:r w:rsidR="00BF65E9" w:rsidRPr="00236BB0">
              <w:rPr>
                <w:rFonts w:asciiTheme="minorHAnsi" w:hAnsiTheme="minorHAnsi"/>
                <w:b/>
                <w:bCs/>
                <w:sz w:val="20"/>
                <w:szCs w:val="20"/>
              </w:rPr>
              <w:t>AND</w:t>
            </w:r>
            <w:r w:rsidR="00BF65E9" w:rsidRPr="00236BB0">
              <w:rPr>
                <w:rFonts w:asciiTheme="minorHAnsi" w:hAnsiTheme="minorHAnsi"/>
                <w:sz w:val="20"/>
                <w:szCs w:val="20"/>
              </w:rPr>
              <w:t xml:space="preserve"> </w:t>
            </w:r>
            <w:r w:rsidR="00A113F6" w:rsidRPr="00236BB0">
              <w:rPr>
                <w:rFonts w:asciiTheme="minorHAnsi" w:hAnsiTheme="minorHAnsi"/>
                <w:sz w:val="20"/>
                <w:szCs w:val="20"/>
              </w:rPr>
              <w:t>&lt;</w:t>
            </w:r>
            <w:r w:rsidR="00BF65E9" w:rsidRPr="00236BB0">
              <w:rPr>
                <w:rFonts w:asciiTheme="minorHAnsi" w:hAnsiTheme="minorHAnsi"/>
                <w:sz w:val="20"/>
                <w:szCs w:val="20"/>
                <w:rPrChange w:id="9566" w:author="Sue Simnor (EXT Idiom)" w:date="2024-08-15T13:39:00Z" w16du:dateUtc="2024-08-15T03:39:00Z">
                  <w:rPr>
                    <w:rFonts w:asciiTheme="minorHAnsi" w:hAnsiTheme="minorHAnsi"/>
                    <w:sz w:val="20"/>
                    <w:szCs w:val="20"/>
                    <w:highlight w:val="green"/>
                  </w:rPr>
                </w:rPrChange>
              </w:rPr>
              <w:t>Building</w:t>
            </w:r>
            <w:r w:rsidR="00A113F6" w:rsidRPr="00236BB0">
              <w:rPr>
                <w:rFonts w:asciiTheme="minorHAnsi" w:hAnsiTheme="minorHAnsi"/>
                <w:sz w:val="20"/>
                <w:szCs w:val="20"/>
                <w:rPrChange w:id="9567" w:author="Sue Simnor (EXT Idiom)" w:date="2024-08-15T13:39:00Z" w16du:dateUtc="2024-08-15T03:39:00Z">
                  <w:rPr>
                    <w:rFonts w:asciiTheme="minorHAnsi" w:hAnsiTheme="minorHAnsi"/>
                    <w:sz w:val="20"/>
                    <w:szCs w:val="20"/>
                    <w:highlight w:val="green"/>
                  </w:rPr>
                </w:rPrChange>
              </w:rPr>
              <w:t>OptionalCoverage</w:t>
            </w:r>
            <w:r w:rsidR="003475FD" w:rsidRPr="00236BB0">
              <w:rPr>
                <w:rFonts w:asciiTheme="minorHAnsi" w:hAnsiTheme="minorHAnsi"/>
                <w:sz w:val="20"/>
                <w:szCs w:val="20"/>
                <w:rPrChange w:id="9568" w:author="Sue Simnor (EXT Idiom)" w:date="2024-08-15T13:39:00Z" w16du:dateUtc="2024-08-15T03:39:00Z">
                  <w:rPr>
                    <w:rFonts w:asciiTheme="minorHAnsi" w:hAnsiTheme="minorHAnsi"/>
                    <w:sz w:val="20"/>
                    <w:szCs w:val="20"/>
                    <w:highlight w:val="green"/>
                  </w:rPr>
                </w:rPrChange>
              </w:rPr>
              <w:t>Ind</w:t>
            </w:r>
            <w:r w:rsidR="00A113F6" w:rsidRPr="00236BB0">
              <w:rPr>
                <w:rFonts w:asciiTheme="minorHAnsi" w:hAnsiTheme="minorHAnsi"/>
                <w:sz w:val="20"/>
                <w:szCs w:val="20"/>
                <w:rPrChange w:id="9569" w:author="Sue Simnor (EXT Idiom)" w:date="2024-08-15T13:39:00Z" w16du:dateUtc="2024-08-15T03:39:00Z">
                  <w:rPr>
                    <w:rFonts w:asciiTheme="minorHAnsi" w:hAnsiTheme="minorHAnsi"/>
                    <w:sz w:val="20"/>
                    <w:szCs w:val="20"/>
                    <w:highlight w:val="green"/>
                  </w:rPr>
                </w:rPrChange>
              </w:rPr>
              <w:t>&gt; =</w:t>
            </w:r>
            <w:r w:rsidR="00A113F6" w:rsidRPr="00236BB0">
              <w:rPr>
                <w:rFonts w:asciiTheme="minorHAnsi" w:hAnsiTheme="minorHAnsi"/>
                <w:sz w:val="20"/>
                <w:szCs w:val="20"/>
              </w:rPr>
              <w:t xml:space="preserve"> “0”) </w:t>
            </w:r>
            <w:r w:rsidR="00A113F6" w:rsidRPr="00236BB0">
              <w:rPr>
                <w:rFonts w:asciiTheme="minorHAnsi" w:hAnsiTheme="minorHAnsi"/>
                <w:b/>
                <w:bCs/>
                <w:sz w:val="20"/>
                <w:szCs w:val="20"/>
              </w:rPr>
              <w:t>AND</w:t>
            </w:r>
          </w:p>
          <w:p w14:paraId="2CEDC1C4" w14:textId="6F1A9025" w:rsidR="00791C97" w:rsidRPr="00236BB0" w:rsidRDefault="00791C97" w:rsidP="00791C97">
            <w:pPr>
              <w:tabs>
                <w:tab w:val="left" w:pos="1800"/>
              </w:tabs>
              <w:rPr>
                <w:rFonts w:asciiTheme="minorHAnsi" w:hAnsiTheme="minorHAnsi"/>
                <w:sz w:val="20"/>
                <w:szCs w:val="20"/>
              </w:rPr>
            </w:pPr>
            <w:r w:rsidRPr="00236BB0">
              <w:rPr>
                <w:rFonts w:asciiTheme="minorHAnsi" w:hAnsiTheme="minorHAnsi"/>
                <w:sz w:val="20"/>
                <w:szCs w:val="20"/>
              </w:rPr>
              <w:t>&lt;</w:t>
            </w:r>
            <w:r w:rsidR="003309A3" w:rsidRPr="00236BB0">
              <w:rPr>
                <w:rFonts w:asciiTheme="minorHAnsi" w:hAnsiTheme="minorHAnsi"/>
                <w:sz w:val="20"/>
                <w:szCs w:val="20"/>
              </w:rPr>
              <w:t>BuildingCoverageCode</w:t>
            </w:r>
            <w:r w:rsidRPr="00236BB0">
              <w:rPr>
                <w:rFonts w:asciiTheme="minorHAnsi" w:hAnsiTheme="minorHAnsi"/>
                <w:sz w:val="20"/>
                <w:szCs w:val="20"/>
              </w:rPr>
              <w:t>&gt;</w:t>
            </w:r>
            <w:r w:rsidR="00A113F6" w:rsidRPr="00236BB0">
              <w:rPr>
                <w:rFonts w:asciiTheme="minorHAnsi" w:hAnsiTheme="minorHAnsi"/>
                <w:sz w:val="20"/>
                <w:szCs w:val="20"/>
              </w:rPr>
              <w:t xml:space="preserve"> </w:t>
            </w:r>
            <w:r w:rsidRPr="00236BB0">
              <w:rPr>
                <w:rFonts w:asciiTheme="minorHAnsi" w:hAnsiTheme="minorHAnsi"/>
                <w:sz w:val="20"/>
                <w:szCs w:val="20"/>
              </w:rPr>
              <w:t>= “</w:t>
            </w:r>
            <w:r w:rsidR="00DA5183" w:rsidRPr="00236BB0">
              <w:rPr>
                <w:rFonts w:asciiTheme="minorHAnsi" w:hAnsiTheme="minorHAnsi"/>
                <w:sz w:val="20"/>
                <w:szCs w:val="20"/>
              </w:rPr>
              <w:t>MotorBurnoutBuildings</w:t>
            </w:r>
            <w:r w:rsidRPr="00236BB0">
              <w:rPr>
                <w:rFonts w:asciiTheme="minorHAnsi" w:hAnsiTheme="minorHAnsi"/>
                <w:sz w:val="20"/>
                <w:szCs w:val="20"/>
              </w:rPr>
              <w:t>”</w:t>
            </w:r>
          </w:p>
          <w:p w14:paraId="382F494E" w14:textId="77777777" w:rsidR="00791C97" w:rsidRPr="00236BB0" w:rsidRDefault="00791C97" w:rsidP="00791C97">
            <w:pPr>
              <w:tabs>
                <w:tab w:val="left" w:pos="1800"/>
              </w:tabs>
              <w:rPr>
                <w:rFonts w:asciiTheme="minorHAnsi" w:hAnsiTheme="minorHAnsi"/>
                <w:sz w:val="20"/>
                <w:szCs w:val="20"/>
              </w:rPr>
            </w:pPr>
            <w:r w:rsidRPr="00236BB0">
              <w:rPr>
                <w:rFonts w:asciiTheme="minorHAnsi" w:hAnsiTheme="minorHAnsi"/>
                <w:b/>
                <w:bCs/>
                <w:sz w:val="20"/>
                <w:szCs w:val="20"/>
              </w:rPr>
              <w:t>THEN</w:t>
            </w:r>
            <w:r w:rsidRPr="00236BB0">
              <w:rPr>
                <w:rFonts w:asciiTheme="minorHAnsi" w:hAnsiTheme="minorHAnsi"/>
                <w:sz w:val="20"/>
                <w:szCs w:val="20"/>
              </w:rPr>
              <w:t xml:space="preserve"> display</w:t>
            </w:r>
          </w:p>
          <w:p w14:paraId="091C0BA8" w14:textId="77777777" w:rsidR="00791C97" w:rsidRPr="00236BB0" w:rsidRDefault="00791C97" w:rsidP="00791C97">
            <w:pPr>
              <w:tabs>
                <w:tab w:val="left" w:pos="1800"/>
              </w:tabs>
              <w:rPr>
                <w:rFonts w:asciiTheme="minorHAnsi" w:hAnsiTheme="minorHAnsi"/>
                <w:sz w:val="20"/>
                <w:szCs w:val="20"/>
              </w:rPr>
            </w:pPr>
            <w:r w:rsidRPr="00236BB0">
              <w:rPr>
                <w:rFonts w:asciiTheme="minorHAnsi" w:hAnsiTheme="minorHAnsi"/>
                <w:b/>
                <w:bCs/>
                <w:sz w:val="20"/>
                <w:szCs w:val="20"/>
              </w:rPr>
              <w:t>ELSE</w:t>
            </w:r>
            <w:r w:rsidRPr="00236BB0">
              <w:rPr>
                <w:rFonts w:asciiTheme="minorHAnsi" w:hAnsiTheme="minorHAnsi"/>
                <w:sz w:val="20"/>
                <w:szCs w:val="20"/>
              </w:rPr>
              <w:t xml:space="preserve"> do not display</w:t>
            </w:r>
          </w:p>
          <w:p w14:paraId="13F7E91A" w14:textId="77777777" w:rsidR="00791C97" w:rsidRPr="00236BB0" w:rsidRDefault="00791C97" w:rsidP="00791C97">
            <w:pPr>
              <w:tabs>
                <w:tab w:val="left" w:pos="1800"/>
              </w:tabs>
              <w:rPr>
                <w:rFonts w:asciiTheme="minorHAnsi" w:hAnsiTheme="minorHAnsi"/>
                <w:b/>
                <w:bCs/>
                <w:sz w:val="20"/>
                <w:szCs w:val="20"/>
              </w:rPr>
            </w:pPr>
            <w:r w:rsidRPr="00236BB0">
              <w:rPr>
                <w:rFonts w:asciiTheme="minorHAnsi" w:hAnsiTheme="minorHAnsi"/>
                <w:b/>
                <w:bCs/>
                <w:sz w:val="20"/>
                <w:szCs w:val="20"/>
              </w:rPr>
              <w:t>ENDIF</w:t>
            </w:r>
          </w:p>
        </w:tc>
        <w:tc>
          <w:tcPr>
            <w:tcW w:w="851" w:type="dxa"/>
            <w:tcBorders>
              <w:top w:val="single" w:sz="4" w:space="0" w:color="auto"/>
              <w:left w:val="single" w:sz="4" w:space="0" w:color="auto"/>
              <w:bottom w:val="single" w:sz="4" w:space="0" w:color="auto"/>
              <w:right w:val="single" w:sz="4" w:space="0" w:color="auto"/>
            </w:tcBorders>
          </w:tcPr>
          <w:p w14:paraId="28B63F59" w14:textId="77777777" w:rsidR="00791C97" w:rsidRPr="00236BB0" w:rsidRDefault="00791C97" w:rsidP="00791C97">
            <w:pPr>
              <w:tabs>
                <w:tab w:val="left" w:pos="1800"/>
              </w:tabs>
              <w:rPr>
                <w:rStyle w:val="bcx0"/>
                <w:rFonts w:asciiTheme="minorHAnsi" w:hAnsiTheme="minorHAnsi" w:cstheme="minorHAnsi"/>
                <w:bCs/>
                <w:sz w:val="20"/>
                <w:szCs w:val="20"/>
              </w:rPr>
            </w:pPr>
            <w:r w:rsidRPr="00236BB0">
              <w:rPr>
                <w:rStyle w:val="bcx0"/>
                <w:rFonts w:asciiTheme="minorHAnsi" w:hAnsiTheme="minorHAnsi" w:cstheme="minorHAnsi"/>
                <w:bCs/>
                <w:sz w:val="20"/>
                <w:szCs w:val="20"/>
              </w:rPr>
              <w:t>Column 1: Bodycopy_B_COI</w:t>
            </w:r>
          </w:p>
          <w:p w14:paraId="72A8F5F2" w14:textId="77777777" w:rsidR="00791C97" w:rsidRPr="00236BB0" w:rsidRDefault="00791C97" w:rsidP="00791C97">
            <w:pPr>
              <w:tabs>
                <w:tab w:val="left" w:pos="1800"/>
              </w:tabs>
              <w:rPr>
                <w:rFonts w:asciiTheme="minorHAnsi" w:hAnsiTheme="minorHAnsi" w:cstheme="minorHAnsi"/>
                <w:bCs/>
                <w:sz w:val="20"/>
                <w:szCs w:val="20"/>
              </w:rPr>
            </w:pPr>
            <w:r w:rsidRPr="00236BB0">
              <w:rPr>
                <w:rStyle w:val="bcx0"/>
                <w:rFonts w:asciiTheme="minorHAnsi" w:hAnsiTheme="minorHAnsi" w:cstheme="minorHAnsi"/>
                <w:bCs/>
                <w:sz w:val="20"/>
                <w:szCs w:val="20"/>
              </w:rPr>
              <w:t xml:space="preserve">Column 2: </w:t>
            </w:r>
            <w:r w:rsidRPr="00236BB0">
              <w:rPr>
                <w:rStyle w:val="normaltextrun"/>
                <w:rFonts w:asciiTheme="minorHAnsi" w:hAnsiTheme="minorHAnsi" w:cstheme="minorHAnsi"/>
                <w:bCs/>
                <w:sz w:val="20"/>
                <w:szCs w:val="20"/>
              </w:rPr>
              <w:t>Table_Heading_3</w:t>
            </w:r>
          </w:p>
        </w:tc>
      </w:tr>
      <w:tr w:rsidR="00791C97" w:rsidRPr="00BD6987" w14:paraId="3DD26957" w14:textId="77777777" w:rsidTr="0472516C">
        <w:trPr>
          <w:cantSplit/>
        </w:trPr>
        <w:tc>
          <w:tcPr>
            <w:tcW w:w="1013" w:type="dxa"/>
            <w:tcBorders>
              <w:top w:val="single" w:sz="4" w:space="0" w:color="auto"/>
              <w:left w:val="single" w:sz="4" w:space="0" w:color="auto"/>
              <w:bottom w:val="single" w:sz="4" w:space="0" w:color="auto"/>
              <w:right w:val="single" w:sz="4" w:space="0" w:color="auto"/>
            </w:tcBorders>
          </w:tcPr>
          <w:p w14:paraId="5A4AC510" w14:textId="78C5B3E0" w:rsidR="00791C97" w:rsidRPr="00BD6987" w:rsidRDefault="00791C97" w:rsidP="00791C9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E</w:t>
            </w:r>
            <w:r>
              <w:rPr>
                <w:rFonts w:asciiTheme="minorHAnsi" w:hAnsiTheme="minorHAnsi" w:cstheme="minorHAnsi"/>
                <w:bCs/>
                <w:sz w:val="20"/>
                <w:szCs w:val="20"/>
              </w:rPr>
              <w:t>X</w:t>
            </w:r>
            <w:r w:rsidRPr="00792974">
              <w:rPr>
                <w:rFonts w:asciiTheme="minorHAnsi" w:hAnsiTheme="minorHAnsi" w:cstheme="minorHAnsi"/>
                <w:bCs/>
                <w:sz w:val="20"/>
                <w:szCs w:val="20"/>
              </w:rPr>
              <w:t xml:space="preserve">H </w:t>
            </w:r>
            <w:r>
              <w:rPr>
                <w:rFonts w:asciiTheme="minorHAnsi" w:hAnsiTheme="minorHAnsi" w:cstheme="minorHAnsi"/>
                <w:bCs/>
                <w:sz w:val="20"/>
                <w:szCs w:val="20"/>
              </w:rPr>
              <w:t>8</w:t>
            </w:r>
          </w:p>
        </w:tc>
        <w:tc>
          <w:tcPr>
            <w:tcW w:w="1817" w:type="dxa"/>
            <w:tcBorders>
              <w:top w:val="single" w:sz="4" w:space="0" w:color="auto"/>
              <w:left w:val="single" w:sz="4" w:space="0" w:color="auto"/>
              <w:bottom w:val="single" w:sz="4" w:space="0" w:color="auto"/>
              <w:right w:val="single" w:sz="4" w:space="0" w:color="auto"/>
            </w:tcBorders>
          </w:tcPr>
          <w:p w14:paraId="0176CC62" w14:textId="77777777" w:rsidR="00791C97" w:rsidRPr="00BD6987" w:rsidRDefault="00791C97" w:rsidP="00791C97">
            <w:pPr>
              <w:tabs>
                <w:tab w:val="left" w:pos="1800"/>
              </w:tabs>
              <w:rPr>
                <w:rFonts w:asciiTheme="minorHAnsi" w:hAnsiTheme="minorHAnsi" w:cstheme="minorHAnsi"/>
                <w:b/>
                <w:sz w:val="20"/>
                <w:szCs w:val="20"/>
              </w:rPr>
            </w:pPr>
          </w:p>
        </w:tc>
        <w:tc>
          <w:tcPr>
            <w:tcW w:w="9072"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791C97" w:rsidRPr="00253110" w14:paraId="4228F6C5" w14:textId="77777777">
              <w:trPr>
                <w:trHeight w:val="300"/>
              </w:trPr>
              <w:tc>
                <w:tcPr>
                  <w:tcW w:w="2861" w:type="dxa"/>
                  <w:noWrap/>
                  <w:vAlign w:val="center"/>
                  <w:hideMark/>
                </w:tcPr>
                <w:p w14:paraId="458B8FB6" w14:textId="77777777" w:rsidR="00791C97" w:rsidRPr="00E02B28" w:rsidRDefault="00791C97" w:rsidP="00791C97">
                  <w:pPr>
                    <w:pStyle w:val="TableBodycopy"/>
                    <w:rPr>
                      <w:rFonts w:asciiTheme="minorHAnsi" w:hAnsiTheme="minorHAnsi" w:cstheme="minorHAnsi"/>
                      <w:b/>
                      <w:bCs/>
                      <w:noProof/>
                      <w:color w:val="000000" w:themeColor="text1"/>
                      <w:sz w:val="22"/>
                      <w:szCs w:val="22"/>
                    </w:rPr>
                  </w:pPr>
                  <w:r w:rsidRPr="00253110">
                    <w:rPr>
                      <w:rFonts w:asciiTheme="minorHAnsi" w:eastAsia="Tahoma" w:hAnsiTheme="minorHAnsi" w:cstheme="minorHAnsi"/>
                      <w:b/>
                      <w:bCs/>
                      <w:sz w:val="22"/>
                      <w:szCs w:val="22"/>
                    </w:rPr>
                    <w:t>Motor burnout - Contents excess:</w:t>
                  </w:r>
                </w:p>
              </w:tc>
              <w:tc>
                <w:tcPr>
                  <w:tcW w:w="4546" w:type="dxa"/>
                  <w:noWrap/>
                  <w:vAlign w:val="bottom"/>
                  <w:hideMark/>
                </w:tcPr>
                <w:p w14:paraId="1615173B" w14:textId="77777777" w:rsidR="00791C97" w:rsidRPr="00E02B28" w:rsidRDefault="00791C97" w:rsidP="00791C97">
                  <w:pPr>
                    <w:pStyle w:val="TableBodycopy"/>
                    <w:rPr>
                      <w:rFonts w:asciiTheme="minorHAnsi" w:hAnsiTheme="minorHAnsi" w:cstheme="minorHAnsi"/>
                      <w:b/>
                      <w:bCs/>
                      <w:sz w:val="22"/>
                      <w:szCs w:val="22"/>
                    </w:rPr>
                  </w:pPr>
                  <w:r w:rsidRPr="00253110">
                    <w:rPr>
                      <w:rFonts w:asciiTheme="minorHAnsi" w:hAnsiTheme="minorHAnsi" w:cstheme="minorHAnsi"/>
                      <w:b/>
                      <w:bCs/>
                      <w:sz w:val="22"/>
                      <w:szCs w:val="22"/>
                    </w:rPr>
                    <w:t>$100</w:t>
                  </w:r>
                </w:p>
              </w:tc>
            </w:tr>
          </w:tbl>
          <w:p w14:paraId="388FB038" w14:textId="77777777" w:rsidR="00791C97" w:rsidRPr="00171278" w:rsidRDefault="00791C97" w:rsidP="00791C97">
            <w:pPr>
              <w:tabs>
                <w:tab w:val="left" w:pos="1800"/>
              </w:tabs>
              <w:rPr>
                <w:rFonts w:asciiTheme="minorHAnsi" w:eastAsia="Tahoma" w:hAnsiTheme="minorHAnsi" w:cstheme="minorHAnsi"/>
              </w:rPr>
            </w:pPr>
          </w:p>
        </w:tc>
        <w:tc>
          <w:tcPr>
            <w:tcW w:w="1843" w:type="dxa"/>
            <w:tcBorders>
              <w:top w:val="single" w:sz="4" w:space="0" w:color="auto"/>
              <w:left w:val="single" w:sz="4" w:space="0" w:color="auto"/>
              <w:bottom w:val="single" w:sz="4" w:space="0" w:color="auto"/>
              <w:right w:val="single" w:sz="4" w:space="0" w:color="auto"/>
            </w:tcBorders>
          </w:tcPr>
          <w:p w14:paraId="4B885D94" w14:textId="77777777" w:rsidR="00E41C70" w:rsidRDefault="00791C97" w:rsidP="00B44CC4">
            <w:pPr>
              <w:tabs>
                <w:tab w:val="left" w:pos="1800"/>
              </w:tabs>
              <w:rPr>
                <w:ins w:id="9570" w:author="Andrew Froude" w:date="2024-08-01T21:40:00Z" w16du:dateUtc="2024-08-01T11:40:00Z"/>
                <w:rFonts w:asciiTheme="minorHAnsi" w:hAnsiTheme="minorHAnsi"/>
                <w:sz w:val="20"/>
                <w:szCs w:val="20"/>
              </w:rPr>
            </w:pPr>
            <w:r w:rsidRPr="00E41C70">
              <w:rPr>
                <w:rFonts w:asciiTheme="minorHAnsi" w:hAnsiTheme="minorHAnsi"/>
                <w:b/>
                <w:bCs/>
                <w:sz w:val="20"/>
                <w:szCs w:val="20"/>
                <w:rPrChange w:id="9571" w:author="Andrew Froude" w:date="2024-08-01T21:38:00Z" w16du:dateUtc="2024-08-01T11:38:00Z">
                  <w:rPr>
                    <w:rFonts w:asciiTheme="minorHAnsi" w:hAnsiTheme="minorHAnsi"/>
                    <w:sz w:val="20"/>
                    <w:szCs w:val="20"/>
                  </w:rPr>
                </w:rPrChange>
              </w:rPr>
              <w:t>IF</w:t>
            </w:r>
            <w:r w:rsidRPr="00C1020A">
              <w:rPr>
                <w:rFonts w:asciiTheme="minorHAnsi" w:hAnsiTheme="minorHAnsi"/>
                <w:sz w:val="20"/>
                <w:szCs w:val="20"/>
              </w:rPr>
              <w:t xml:space="preserve"> &lt;ProductCode&gt; = ”Home” </w:t>
            </w:r>
            <w:r w:rsidRPr="00E41C70">
              <w:rPr>
                <w:rFonts w:asciiTheme="minorHAnsi" w:hAnsiTheme="minorHAnsi"/>
                <w:b/>
                <w:bCs/>
                <w:sz w:val="20"/>
                <w:szCs w:val="20"/>
                <w:rPrChange w:id="9572" w:author="Andrew Froude" w:date="2024-08-01T21:38:00Z" w16du:dateUtc="2024-08-01T11:38:00Z">
                  <w:rPr>
                    <w:rFonts w:asciiTheme="minorHAnsi" w:hAnsiTheme="minorHAnsi"/>
                    <w:sz w:val="20"/>
                    <w:szCs w:val="20"/>
                  </w:rPr>
                </w:rPrChange>
              </w:rPr>
              <w:t>OR</w:t>
            </w:r>
            <w:r w:rsidRPr="00C1020A">
              <w:rPr>
                <w:rFonts w:asciiTheme="minorHAnsi" w:hAnsiTheme="minorHAnsi"/>
                <w:sz w:val="20"/>
                <w:szCs w:val="20"/>
              </w:rPr>
              <w:t xml:space="preserve"> “Landlord” </w:t>
            </w:r>
            <w:r w:rsidRPr="00E41C70">
              <w:rPr>
                <w:rFonts w:asciiTheme="minorHAnsi" w:hAnsiTheme="minorHAnsi"/>
                <w:b/>
                <w:bCs/>
                <w:sz w:val="20"/>
                <w:szCs w:val="20"/>
                <w:rPrChange w:id="9573" w:author="Andrew Froude" w:date="2024-08-01T21:38:00Z" w16du:dateUtc="2024-08-01T11:38:00Z">
                  <w:rPr>
                    <w:rFonts w:asciiTheme="minorHAnsi" w:hAnsiTheme="minorHAnsi"/>
                    <w:sz w:val="20"/>
                    <w:szCs w:val="20"/>
                  </w:rPr>
                </w:rPrChange>
              </w:rPr>
              <w:t>AND</w:t>
            </w:r>
            <w:r w:rsidRPr="00C1020A">
              <w:rPr>
                <w:rFonts w:asciiTheme="minorHAnsi" w:hAnsiTheme="minorHAnsi"/>
                <w:sz w:val="20"/>
                <w:szCs w:val="20"/>
              </w:rPr>
              <w:t xml:space="preserve"> &lt;</w:t>
            </w:r>
            <w:r>
              <w:rPr>
                <w:rFonts w:asciiTheme="minorHAnsi" w:hAnsiTheme="minorHAnsi"/>
                <w:sz w:val="20"/>
                <w:szCs w:val="20"/>
              </w:rPr>
              <w:t>Home</w:t>
            </w:r>
            <w:r w:rsidRPr="00FF3726">
              <w:rPr>
                <w:rFonts w:asciiTheme="minorHAnsi" w:hAnsiTheme="minorHAnsi"/>
                <w:sz w:val="20"/>
                <w:szCs w:val="20"/>
              </w:rPr>
              <w:t>CoverType</w:t>
            </w:r>
            <w:r>
              <w:rPr>
                <w:rFonts w:asciiTheme="minorHAnsi" w:hAnsiTheme="minorHAnsi"/>
                <w:sz w:val="20"/>
                <w:szCs w:val="20"/>
              </w:rPr>
              <w:t>Code</w:t>
            </w:r>
            <w:r w:rsidRPr="00C1020A">
              <w:rPr>
                <w:rFonts w:asciiTheme="minorHAnsi" w:hAnsiTheme="minorHAnsi"/>
                <w:sz w:val="20"/>
                <w:szCs w:val="20"/>
              </w:rPr>
              <w:t xml:space="preserve">&gt; = “5|BuildingAndContents”  </w:t>
            </w:r>
            <w:r w:rsidRPr="00E41C70">
              <w:rPr>
                <w:rFonts w:asciiTheme="minorHAnsi" w:hAnsiTheme="minorHAnsi"/>
                <w:b/>
                <w:bCs/>
                <w:sz w:val="20"/>
                <w:szCs w:val="20"/>
                <w:rPrChange w:id="9574" w:author="Andrew Froude" w:date="2024-08-01T21:39:00Z" w16du:dateUtc="2024-08-01T11:39:00Z">
                  <w:rPr>
                    <w:rFonts w:asciiTheme="minorHAnsi" w:hAnsiTheme="minorHAnsi"/>
                    <w:sz w:val="20"/>
                    <w:szCs w:val="20"/>
                  </w:rPr>
                </w:rPrChange>
              </w:rPr>
              <w:t>OR</w:t>
            </w:r>
            <w:r w:rsidRPr="00C1020A">
              <w:rPr>
                <w:rFonts w:asciiTheme="minorHAnsi" w:hAnsiTheme="minorHAnsi"/>
                <w:sz w:val="20"/>
                <w:szCs w:val="20"/>
              </w:rPr>
              <w:t xml:space="preserve"> “3|Contents” </w:t>
            </w:r>
          </w:p>
          <w:p w14:paraId="75360B04" w14:textId="46DDF18C" w:rsidR="00791C97" w:rsidRDefault="00791C97" w:rsidP="00B44CC4">
            <w:pPr>
              <w:tabs>
                <w:tab w:val="left" w:pos="1800"/>
              </w:tabs>
              <w:rPr>
                <w:ins w:id="9575" w:author="Andrew Froude" w:date="2024-08-01T21:41:00Z" w16du:dateUtc="2024-08-01T11:41:00Z"/>
                <w:rFonts w:asciiTheme="minorHAnsi" w:hAnsiTheme="minorHAnsi"/>
                <w:sz w:val="20"/>
                <w:szCs w:val="20"/>
              </w:rPr>
            </w:pPr>
            <w:r w:rsidRPr="00B44CC4">
              <w:rPr>
                <w:rFonts w:asciiTheme="minorHAnsi" w:hAnsiTheme="minorHAnsi"/>
                <w:b/>
                <w:bCs/>
                <w:sz w:val="20"/>
                <w:szCs w:val="20"/>
              </w:rPr>
              <w:t>AND</w:t>
            </w:r>
            <w:r w:rsidRPr="00C1020A">
              <w:rPr>
                <w:rFonts w:asciiTheme="minorHAnsi" w:hAnsiTheme="minorHAnsi"/>
                <w:sz w:val="20"/>
                <w:szCs w:val="20"/>
              </w:rPr>
              <w:t xml:space="preserve"> </w:t>
            </w:r>
          </w:p>
          <w:p w14:paraId="162F18A5" w14:textId="010F6E9D" w:rsidR="00791C97" w:rsidRPr="00C1020A" w:rsidRDefault="00E41C70" w:rsidP="00791C97">
            <w:pPr>
              <w:tabs>
                <w:tab w:val="left" w:pos="1800"/>
              </w:tabs>
              <w:rPr>
                <w:rFonts w:asciiTheme="minorHAnsi" w:hAnsiTheme="minorHAnsi"/>
                <w:sz w:val="20"/>
                <w:szCs w:val="20"/>
              </w:rPr>
            </w:pPr>
            <w:r w:rsidRPr="00527B4D">
              <w:rPr>
                <w:rFonts w:asciiTheme="minorHAnsi" w:hAnsiTheme="minorHAnsi"/>
                <w:sz w:val="20"/>
                <w:szCs w:val="20"/>
                <w:rPrChange w:id="9576" w:author="Sue Simnor (EXT Idiom)" w:date="2024-08-07T14:18:00Z" w16du:dateUtc="2024-08-07T04:18:00Z">
                  <w:rPr>
                    <w:rFonts w:asciiTheme="minorHAnsi" w:hAnsiTheme="minorHAnsi"/>
                    <w:b/>
                    <w:bCs/>
                    <w:sz w:val="20"/>
                    <w:szCs w:val="20"/>
                  </w:rPr>
                </w:rPrChange>
              </w:rPr>
              <w:t>&lt;ContentsSelectedCoverageInd&gt; = “1”</w:t>
            </w:r>
            <w:r w:rsidRPr="00527B4D">
              <w:rPr>
                <w:rFonts w:asciiTheme="minorHAnsi" w:hAnsiTheme="minorHAnsi"/>
                <w:b/>
                <w:bCs/>
                <w:sz w:val="20"/>
                <w:szCs w:val="20"/>
              </w:rPr>
              <w:t xml:space="preserve"> AND </w:t>
            </w:r>
            <w:r w:rsidRPr="00527B4D">
              <w:rPr>
                <w:rFonts w:asciiTheme="minorHAnsi" w:hAnsiTheme="minorHAnsi"/>
                <w:sz w:val="20"/>
                <w:szCs w:val="20"/>
                <w:rPrChange w:id="9577" w:author="Sue Simnor (EXT Idiom)" w:date="2024-08-07T14:18:00Z" w16du:dateUtc="2024-08-07T04:18:00Z">
                  <w:rPr>
                    <w:rFonts w:asciiTheme="minorHAnsi" w:hAnsiTheme="minorHAnsi"/>
                    <w:b/>
                    <w:bCs/>
                    <w:sz w:val="20"/>
                    <w:szCs w:val="20"/>
                  </w:rPr>
                </w:rPrChange>
              </w:rPr>
              <w:t>&lt;</w:t>
            </w:r>
            <w:r w:rsidRPr="00935C1C">
              <w:rPr>
                <w:rFonts w:asciiTheme="minorHAnsi" w:hAnsiTheme="minorHAnsi"/>
                <w:sz w:val="20"/>
                <w:szCs w:val="20"/>
              </w:rPr>
              <w:t>ContentsOptionalCoverageInd&gt; = “</w:t>
            </w:r>
            <w:r w:rsidR="00076597" w:rsidRPr="00935C1C">
              <w:rPr>
                <w:rFonts w:asciiTheme="minorHAnsi" w:hAnsiTheme="minorHAnsi"/>
                <w:sz w:val="20"/>
                <w:szCs w:val="20"/>
              </w:rPr>
              <w:t>0</w:t>
            </w:r>
            <w:r w:rsidRPr="00935C1C">
              <w:rPr>
                <w:rFonts w:asciiTheme="minorHAnsi" w:hAnsiTheme="minorHAnsi"/>
                <w:sz w:val="20"/>
                <w:szCs w:val="20"/>
              </w:rPr>
              <w:t>”</w:t>
            </w:r>
            <w:r w:rsidRPr="00527B4D">
              <w:rPr>
                <w:rFonts w:asciiTheme="minorHAnsi" w:hAnsiTheme="minorHAnsi"/>
                <w:b/>
                <w:bCs/>
                <w:sz w:val="20"/>
                <w:szCs w:val="20"/>
              </w:rPr>
              <w:t xml:space="preserve"> AND </w:t>
            </w:r>
            <w:r w:rsidRPr="003475FD">
              <w:rPr>
                <w:rFonts w:asciiTheme="minorHAnsi" w:hAnsiTheme="minorHAnsi"/>
                <w:sz w:val="20"/>
                <w:szCs w:val="20"/>
              </w:rPr>
              <w:t>&lt;ContentsCoverageCode&gt; = “MotorBurnoutContents”</w:t>
            </w:r>
          </w:p>
          <w:p w14:paraId="27D13C6C" w14:textId="77777777" w:rsidR="00791C97" w:rsidRPr="00C1020A" w:rsidRDefault="00791C97" w:rsidP="00791C97">
            <w:pPr>
              <w:tabs>
                <w:tab w:val="left" w:pos="1800"/>
              </w:tabs>
              <w:rPr>
                <w:rFonts w:asciiTheme="minorHAnsi" w:hAnsiTheme="minorHAnsi"/>
                <w:sz w:val="20"/>
                <w:szCs w:val="20"/>
              </w:rPr>
            </w:pPr>
            <w:r w:rsidRPr="00E41C70">
              <w:rPr>
                <w:rFonts w:asciiTheme="minorHAnsi" w:hAnsiTheme="minorHAnsi"/>
                <w:b/>
                <w:bCs/>
                <w:sz w:val="20"/>
                <w:szCs w:val="20"/>
                <w:rPrChange w:id="9578" w:author="Andrew Froude" w:date="2024-08-01T21:41:00Z" w16du:dateUtc="2024-08-01T11:41:00Z">
                  <w:rPr>
                    <w:rFonts w:asciiTheme="minorHAnsi" w:hAnsiTheme="minorHAnsi"/>
                    <w:sz w:val="20"/>
                    <w:szCs w:val="20"/>
                  </w:rPr>
                </w:rPrChange>
              </w:rPr>
              <w:t>THEN</w:t>
            </w:r>
            <w:r w:rsidRPr="00C1020A">
              <w:rPr>
                <w:rFonts w:asciiTheme="minorHAnsi" w:hAnsiTheme="minorHAnsi"/>
                <w:sz w:val="20"/>
                <w:szCs w:val="20"/>
              </w:rPr>
              <w:t xml:space="preserve"> display</w:t>
            </w:r>
          </w:p>
          <w:p w14:paraId="2107C3D8" w14:textId="77777777" w:rsidR="00791C97" w:rsidRPr="00C1020A" w:rsidRDefault="00791C97" w:rsidP="00791C97">
            <w:pPr>
              <w:tabs>
                <w:tab w:val="left" w:pos="1800"/>
              </w:tabs>
              <w:rPr>
                <w:rFonts w:asciiTheme="minorHAnsi" w:hAnsiTheme="minorHAnsi"/>
                <w:sz w:val="20"/>
                <w:szCs w:val="20"/>
              </w:rPr>
            </w:pPr>
            <w:r w:rsidRPr="00E41C70">
              <w:rPr>
                <w:rFonts w:asciiTheme="minorHAnsi" w:hAnsiTheme="minorHAnsi"/>
                <w:b/>
                <w:bCs/>
                <w:sz w:val="20"/>
                <w:szCs w:val="20"/>
                <w:rPrChange w:id="9579" w:author="Andrew Froude" w:date="2024-08-01T21:41:00Z" w16du:dateUtc="2024-08-01T11:41:00Z">
                  <w:rPr>
                    <w:rFonts w:asciiTheme="minorHAnsi" w:hAnsiTheme="minorHAnsi"/>
                    <w:sz w:val="20"/>
                    <w:szCs w:val="20"/>
                  </w:rPr>
                </w:rPrChange>
              </w:rPr>
              <w:t>ELSE</w:t>
            </w:r>
            <w:r w:rsidRPr="00C1020A">
              <w:rPr>
                <w:rFonts w:asciiTheme="minorHAnsi" w:hAnsiTheme="minorHAnsi"/>
                <w:sz w:val="20"/>
                <w:szCs w:val="20"/>
              </w:rPr>
              <w:t xml:space="preserve"> do not display</w:t>
            </w:r>
          </w:p>
          <w:p w14:paraId="41F0E952" w14:textId="77777777" w:rsidR="00791C97" w:rsidRPr="00E41C70" w:rsidRDefault="00791C97" w:rsidP="00791C97">
            <w:pPr>
              <w:tabs>
                <w:tab w:val="left" w:pos="1800"/>
              </w:tabs>
              <w:rPr>
                <w:rFonts w:asciiTheme="minorHAnsi" w:hAnsiTheme="minorHAnsi"/>
                <w:b/>
                <w:bCs/>
                <w:sz w:val="20"/>
                <w:szCs w:val="20"/>
                <w:rPrChange w:id="9580" w:author="Andrew Froude" w:date="2024-08-01T21:41:00Z" w16du:dateUtc="2024-08-01T11:41:00Z">
                  <w:rPr>
                    <w:rFonts w:asciiTheme="minorHAnsi" w:hAnsiTheme="minorHAnsi"/>
                    <w:sz w:val="20"/>
                    <w:szCs w:val="20"/>
                  </w:rPr>
                </w:rPrChange>
              </w:rPr>
            </w:pPr>
            <w:r w:rsidRPr="00E41C70">
              <w:rPr>
                <w:rFonts w:asciiTheme="minorHAnsi" w:hAnsiTheme="minorHAnsi"/>
                <w:b/>
                <w:bCs/>
                <w:sz w:val="20"/>
                <w:szCs w:val="20"/>
                <w:rPrChange w:id="9581" w:author="Andrew Froude" w:date="2024-08-01T21:41:00Z" w16du:dateUtc="2024-08-01T11:41:00Z">
                  <w:rPr>
                    <w:rFonts w:asciiTheme="minorHAnsi" w:hAnsiTheme="minorHAnsi"/>
                    <w:sz w:val="20"/>
                    <w:szCs w:val="20"/>
                  </w:rPr>
                </w:rPrChange>
              </w:rPr>
              <w:t>ENDIF</w:t>
            </w:r>
          </w:p>
        </w:tc>
        <w:tc>
          <w:tcPr>
            <w:tcW w:w="851" w:type="dxa"/>
            <w:tcBorders>
              <w:top w:val="single" w:sz="4" w:space="0" w:color="auto"/>
              <w:left w:val="single" w:sz="4" w:space="0" w:color="auto"/>
              <w:bottom w:val="single" w:sz="4" w:space="0" w:color="auto"/>
              <w:right w:val="single" w:sz="4" w:space="0" w:color="auto"/>
            </w:tcBorders>
          </w:tcPr>
          <w:p w14:paraId="5233BCF0" w14:textId="77777777" w:rsidR="00791C97" w:rsidRPr="00171278" w:rsidRDefault="00791C97" w:rsidP="00791C97">
            <w:pPr>
              <w:tabs>
                <w:tab w:val="left" w:pos="1800"/>
              </w:tabs>
              <w:rPr>
                <w:rStyle w:val="bcx0"/>
                <w:rFonts w:asciiTheme="minorHAnsi" w:hAnsiTheme="minorHAnsi" w:cstheme="minorHAnsi"/>
                <w:bCs/>
                <w:sz w:val="20"/>
                <w:szCs w:val="20"/>
              </w:rPr>
            </w:pPr>
            <w:r w:rsidRPr="00171278">
              <w:rPr>
                <w:rStyle w:val="bcx0"/>
                <w:rFonts w:asciiTheme="minorHAnsi" w:hAnsiTheme="minorHAnsi" w:cstheme="minorHAnsi"/>
                <w:bCs/>
                <w:sz w:val="20"/>
                <w:szCs w:val="20"/>
              </w:rPr>
              <w:t>Column 1: Bodycopy_B_COI</w:t>
            </w:r>
          </w:p>
          <w:p w14:paraId="25E42E56" w14:textId="77777777" w:rsidR="00791C97" w:rsidRPr="00BD6987" w:rsidRDefault="00791C97" w:rsidP="00791C97">
            <w:pPr>
              <w:tabs>
                <w:tab w:val="left" w:pos="1800"/>
              </w:tabs>
              <w:rPr>
                <w:rFonts w:asciiTheme="minorHAnsi" w:hAnsiTheme="minorHAnsi" w:cstheme="minorHAnsi"/>
                <w:bCs/>
                <w:sz w:val="20"/>
                <w:szCs w:val="20"/>
              </w:rPr>
            </w:pPr>
            <w:r w:rsidRPr="00171278">
              <w:rPr>
                <w:rStyle w:val="bcx0"/>
                <w:rFonts w:asciiTheme="minorHAnsi" w:hAnsiTheme="minorHAnsi" w:cstheme="minorHAnsi"/>
                <w:bCs/>
                <w:sz w:val="20"/>
                <w:szCs w:val="20"/>
              </w:rPr>
              <w:t xml:space="preserve">Column 2: </w:t>
            </w:r>
            <w:r w:rsidRPr="00171278">
              <w:rPr>
                <w:rStyle w:val="normaltextrun"/>
                <w:rFonts w:asciiTheme="minorHAnsi" w:hAnsiTheme="minorHAnsi" w:cstheme="minorHAnsi"/>
                <w:bCs/>
                <w:sz w:val="20"/>
                <w:szCs w:val="20"/>
              </w:rPr>
              <w:t>Table_Heading_3</w:t>
            </w:r>
          </w:p>
        </w:tc>
      </w:tr>
      <w:tr w:rsidR="00791C97" w:rsidRPr="00BD6987" w14:paraId="3840C138" w14:textId="77777777" w:rsidTr="00076597">
        <w:trPr>
          <w:cantSplit/>
          <w:trHeight w:val="309"/>
        </w:trPr>
        <w:tc>
          <w:tcPr>
            <w:tcW w:w="1013" w:type="dxa"/>
            <w:tcBorders>
              <w:top w:val="single" w:sz="4" w:space="0" w:color="auto"/>
              <w:left w:val="single" w:sz="4" w:space="0" w:color="auto"/>
              <w:bottom w:val="single" w:sz="4" w:space="0" w:color="auto"/>
              <w:right w:val="single" w:sz="4" w:space="0" w:color="auto"/>
            </w:tcBorders>
          </w:tcPr>
          <w:p w14:paraId="4C200F1D" w14:textId="5392907C" w:rsidR="00791C97" w:rsidRPr="00BD6987" w:rsidRDefault="00791C97" w:rsidP="00791C9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E</w:t>
            </w:r>
            <w:r>
              <w:rPr>
                <w:rFonts w:asciiTheme="minorHAnsi" w:hAnsiTheme="minorHAnsi" w:cstheme="minorHAnsi"/>
                <w:bCs/>
                <w:sz w:val="20"/>
                <w:szCs w:val="20"/>
              </w:rPr>
              <w:t>X</w:t>
            </w:r>
            <w:r w:rsidRPr="00792974">
              <w:rPr>
                <w:rFonts w:asciiTheme="minorHAnsi" w:hAnsiTheme="minorHAnsi" w:cstheme="minorHAnsi"/>
                <w:bCs/>
                <w:sz w:val="20"/>
                <w:szCs w:val="20"/>
              </w:rPr>
              <w:t xml:space="preserve">H </w:t>
            </w:r>
            <w:r>
              <w:rPr>
                <w:rFonts w:asciiTheme="minorHAnsi" w:hAnsiTheme="minorHAnsi" w:cstheme="minorHAnsi"/>
                <w:bCs/>
                <w:sz w:val="20"/>
                <w:szCs w:val="20"/>
              </w:rPr>
              <w:t>9</w:t>
            </w:r>
          </w:p>
        </w:tc>
        <w:tc>
          <w:tcPr>
            <w:tcW w:w="1817" w:type="dxa"/>
            <w:tcBorders>
              <w:top w:val="single" w:sz="4" w:space="0" w:color="auto"/>
              <w:left w:val="single" w:sz="4" w:space="0" w:color="auto"/>
              <w:bottom w:val="single" w:sz="4" w:space="0" w:color="auto"/>
              <w:right w:val="single" w:sz="4" w:space="0" w:color="auto"/>
            </w:tcBorders>
          </w:tcPr>
          <w:p w14:paraId="04F0A394" w14:textId="77777777" w:rsidR="00791C97" w:rsidRPr="00BD6987" w:rsidRDefault="00791C97" w:rsidP="00791C97">
            <w:pPr>
              <w:tabs>
                <w:tab w:val="left" w:pos="1800"/>
              </w:tabs>
              <w:rPr>
                <w:rFonts w:asciiTheme="minorHAnsi" w:hAnsiTheme="minorHAnsi" w:cstheme="minorHAnsi"/>
                <w:b/>
                <w:sz w:val="20"/>
                <w:szCs w:val="20"/>
              </w:rPr>
            </w:pPr>
          </w:p>
        </w:tc>
        <w:tc>
          <w:tcPr>
            <w:tcW w:w="9072" w:type="dxa"/>
            <w:tcBorders>
              <w:top w:val="single" w:sz="4" w:space="0" w:color="auto"/>
              <w:left w:val="single" w:sz="4" w:space="0" w:color="auto"/>
              <w:bottom w:val="single" w:sz="4" w:space="0" w:color="auto"/>
              <w:right w:val="single" w:sz="4" w:space="0" w:color="auto"/>
            </w:tcBorders>
          </w:tcPr>
          <w:p w14:paraId="1EC028A7" w14:textId="12DB1BD9" w:rsidR="00791C97" w:rsidRPr="00171278" w:rsidRDefault="00791C97" w:rsidP="00791C97">
            <w:pPr>
              <w:tabs>
                <w:tab w:val="left" w:pos="1800"/>
              </w:tabs>
              <w:rPr>
                <w:rFonts w:asciiTheme="minorHAnsi" w:eastAsia="Tahoma" w:hAnsiTheme="minorHAnsi"/>
              </w:rPr>
            </w:pPr>
            <w:commentRangeStart w:id="9582"/>
            <w:commentRangeStart w:id="9583"/>
            <w:commentRangeStart w:id="9584"/>
            <w:r w:rsidRPr="40C9236B">
              <w:rPr>
                <w:rFonts w:asciiTheme="minorHAnsi" w:eastAsia="Tahoma" w:hAnsiTheme="minorHAnsi"/>
              </w:rPr>
              <w:t xml:space="preserve">If you have a claim for </w:t>
            </w:r>
            <w:r w:rsidRPr="003419B3">
              <w:rPr>
                <w:rFonts w:asciiTheme="minorHAnsi" w:eastAsia="Tahoma" w:hAnsiTheme="minorHAnsi"/>
              </w:rPr>
              <w:t xml:space="preserve">one </w:t>
            </w:r>
            <w:r w:rsidRPr="0076099F">
              <w:rPr>
                <w:rFonts w:asciiTheme="minorHAnsi" w:eastAsia="Tahoma" w:hAnsiTheme="minorHAnsi"/>
              </w:rPr>
              <w:t>of</w:t>
            </w:r>
            <w:r w:rsidRPr="003419B3">
              <w:rPr>
                <w:rFonts w:asciiTheme="minorHAnsi" w:eastAsia="Tahoma" w:hAnsiTheme="minorHAnsi"/>
              </w:rPr>
              <w:t xml:space="preserve"> the</w:t>
            </w:r>
            <w:r w:rsidRPr="40C9236B">
              <w:rPr>
                <w:rFonts w:asciiTheme="minorHAnsi" w:eastAsia="Tahoma" w:hAnsiTheme="minorHAnsi"/>
              </w:rPr>
              <w:t xml:space="preserve"> following events, the higher of your basic excess (above) or these fixed excesses will apply</w:t>
            </w:r>
            <w:ins w:id="9585" w:author="William Turner" w:date="2024-05-22T00:02:00Z">
              <w:r w:rsidRPr="1AAA3DD6">
                <w:rPr>
                  <w:rFonts w:asciiTheme="minorHAnsi" w:eastAsia="Tahoma" w:hAnsiTheme="minorHAnsi"/>
                </w:rPr>
                <w:t>.</w:t>
              </w:r>
            </w:ins>
            <w:commentRangeEnd w:id="9582"/>
            <w:r w:rsidRPr="00171278">
              <w:rPr>
                <w:rStyle w:val="CommentReference"/>
                <w:rFonts w:asciiTheme="minorHAnsi" w:eastAsia="Tahoma" w:hAnsiTheme="minorHAnsi" w:cstheme="minorBidi"/>
                <w:sz w:val="24"/>
                <w:szCs w:val="24"/>
              </w:rPr>
              <w:commentReference w:id="9582"/>
            </w:r>
            <w:commentRangeEnd w:id="9583"/>
            <w:r w:rsidRPr="00171278">
              <w:rPr>
                <w:rStyle w:val="CommentReference"/>
                <w:rFonts w:asciiTheme="minorHAnsi" w:eastAsia="Tahoma" w:hAnsiTheme="minorHAnsi" w:cstheme="minorBidi"/>
                <w:sz w:val="24"/>
                <w:szCs w:val="24"/>
              </w:rPr>
              <w:commentReference w:id="9583"/>
            </w:r>
            <w:commentRangeEnd w:id="9584"/>
            <w:r w:rsidRPr="00171278">
              <w:rPr>
                <w:rStyle w:val="CommentReference"/>
                <w:rFonts w:asciiTheme="minorHAnsi" w:eastAsia="Tahoma" w:hAnsiTheme="minorHAnsi" w:cstheme="minorBidi"/>
                <w:sz w:val="24"/>
                <w:szCs w:val="24"/>
              </w:rPr>
              <w:commentReference w:id="9584"/>
            </w:r>
          </w:p>
        </w:tc>
        <w:tc>
          <w:tcPr>
            <w:tcW w:w="1843" w:type="dxa"/>
            <w:tcBorders>
              <w:top w:val="single" w:sz="4" w:space="0" w:color="auto"/>
              <w:left w:val="single" w:sz="4" w:space="0" w:color="auto"/>
              <w:bottom w:val="single" w:sz="4" w:space="0" w:color="auto"/>
              <w:right w:val="single" w:sz="4" w:space="0" w:color="auto"/>
            </w:tcBorders>
          </w:tcPr>
          <w:p w14:paraId="4CE457DF" w14:textId="77777777" w:rsidR="00791C97" w:rsidRPr="000D2020" w:rsidRDefault="00791C97" w:rsidP="00791C97">
            <w:pPr>
              <w:tabs>
                <w:tab w:val="left" w:pos="1800"/>
              </w:tabs>
              <w:rPr>
                <w:rFonts w:asciiTheme="minorHAnsi" w:hAnsiTheme="minorHAnsi"/>
                <w:sz w:val="20"/>
                <w:szCs w:val="20"/>
              </w:rPr>
            </w:pPr>
            <w:r w:rsidRPr="000D2020">
              <w:rPr>
                <w:rFonts w:asciiTheme="minorHAnsi" w:hAnsiTheme="minorHAnsi"/>
                <w:sz w:val="20"/>
                <w:szCs w:val="20"/>
              </w:rPr>
              <w:t>Alwa</w:t>
            </w:r>
            <w:r>
              <w:rPr>
                <w:rFonts w:asciiTheme="minorHAnsi" w:hAnsiTheme="minorHAnsi"/>
                <w:sz w:val="20"/>
                <w:szCs w:val="20"/>
              </w:rPr>
              <w:t>y</w:t>
            </w:r>
            <w:r w:rsidRPr="000D2020">
              <w:rPr>
                <w:rFonts w:asciiTheme="minorHAnsi" w:hAnsiTheme="minorHAnsi"/>
                <w:sz w:val="20"/>
                <w:szCs w:val="20"/>
              </w:rPr>
              <w:t>s display</w:t>
            </w:r>
          </w:p>
        </w:tc>
        <w:tc>
          <w:tcPr>
            <w:tcW w:w="851" w:type="dxa"/>
            <w:tcBorders>
              <w:top w:val="single" w:sz="4" w:space="0" w:color="auto"/>
              <w:left w:val="single" w:sz="4" w:space="0" w:color="auto"/>
              <w:bottom w:val="single" w:sz="4" w:space="0" w:color="auto"/>
              <w:right w:val="single" w:sz="4" w:space="0" w:color="auto"/>
            </w:tcBorders>
          </w:tcPr>
          <w:p w14:paraId="6F0BF19B" w14:textId="38F9E550" w:rsidR="00791C97" w:rsidRPr="00BD6987" w:rsidRDefault="00791C97" w:rsidP="00791C97">
            <w:pPr>
              <w:tabs>
                <w:tab w:val="left" w:pos="1800"/>
              </w:tabs>
              <w:rPr>
                <w:rFonts w:asciiTheme="minorHAnsi" w:hAnsiTheme="minorHAnsi" w:cstheme="minorHAnsi"/>
                <w:bCs/>
                <w:sz w:val="20"/>
                <w:szCs w:val="20"/>
              </w:rPr>
            </w:pPr>
            <w:r w:rsidRPr="00D83AF3">
              <w:rPr>
                <w:rFonts w:asciiTheme="minorHAnsi" w:hAnsiTheme="minorHAnsi" w:cstheme="minorHAnsi"/>
                <w:bCs/>
                <w:sz w:val="20"/>
                <w:szCs w:val="20"/>
              </w:rPr>
              <w:t>Bodycopy</w:t>
            </w:r>
            <w:del w:id="9586" w:author="Andrew Froude" w:date="2024-08-01T20:59:00Z" w16du:dateUtc="2024-08-01T10:59:00Z">
              <w:r w:rsidRPr="00D83AF3" w:rsidDel="003503F6">
                <w:rPr>
                  <w:rFonts w:asciiTheme="minorHAnsi" w:hAnsiTheme="minorHAnsi" w:cstheme="minorHAnsi"/>
                  <w:bCs/>
                  <w:sz w:val="20"/>
                  <w:szCs w:val="20"/>
                </w:rPr>
                <w:delText>_</w:delText>
              </w:r>
            </w:del>
            <w:r w:rsidRPr="00D83AF3">
              <w:rPr>
                <w:rFonts w:asciiTheme="minorHAnsi" w:hAnsiTheme="minorHAnsi" w:cstheme="minorHAnsi"/>
                <w:bCs/>
                <w:sz w:val="20"/>
                <w:szCs w:val="20"/>
              </w:rPr>
              <w:t>_COI</w:t>
            </w:r>
          </w:p>
        </w:tc>
      </w:tr>
      <w:tr w:rsidR="00791C97" w:rsidRPr="00BD6987" w14:paraId="5501E7E5" w14:textId="77777777" w:rsidTr="0472516C">
        <w:trPr>
          <w:cantSplit/>
        </w:trPr>
        <w:tc>
          <w:tcPr>
            <w:tcW w:w="1013" w:type="dxa"/>
            <w:tcBorders>
              <w:top w:val="single" w:sz="4" w:space="0" w:color="auto"/>
              <w:left w:val="single" w:sz="4" w:space="0" w:color="auto"/>
              <w:bottom w:val="single" w:sz="4" w:space="0" w:color="auto"/>
              <w:right w:val="single" w:sz="4" w:space="0" w:color="auto"/>
            </w:tcBorders>
          </w:tcPr>
          <w:p w14:paraId="27414934" w14:textId="38BDC57B" w:rsidR="00791C97" w:rsidRPr="00BD6987" w:rsidRDefault="00791C97" w:rsidP="00791C9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E</w:t>
            </w:r>
            <w:r>
              <w:rPr>
                <w:rFonts w:asciiTheme="minorHAnsi" w:hAnsiTheme="minorHAnsi" w:cstheme="minorHAnsi"/>
                <w:bCs/>
                <w:sz w:val="20"/>
                <w:szCs w:val="20"/>
              </w:rPr>
              <w:t>X</w:t>
            </w:r>
            <w:r w:rsidRPr="00792974">
              <w:rPr>
                <w:rFonts w:asciiTheme="minorHAnsi" w:hAnsiTheme="minorHAnsi" w:cstheme="minorHAnsi"/>
                <w:bCs/>
                <w:sz w:val="20"/>
                <w:szCs w:val="20"/>
              </w:rPr>
              <w:t xml:space="preserve">H </w:t>
            </w:r>
            <w:r>
              <w:rPr>
                <w:rFonts w:asciiTheme="minorHAnsi" w:hAnsiTheme="minorHAnsi" w:cstheme="minorHAnsi"/>
                <w:bCs/>
                <w:sz w:val="20"/>
                <w:szCs w:val="20"/>
              </w:rPr>
              <w:t>10</w:t>
            </w:r>
          </w:p>
        </w:tc>
        <w:tc>
          <w:tcPr>
            <w:tcW w:w="1817" w:type="dxa"/>
            <w:tcBorders>
              <w:top w:val="single" w:sz="4" w:space="0" w:color="auto"/>
              <w:left w:val="single" w:sz="4" w:space="0" w:color="auto"/>
              <w:bottom w:val="single" w:sz="4" w:space="0" w:color="auto"/>
              <w:right w:val="single" w:sz="4" w:space="0" w:color="auto"/>
            </w:tcBorders>
          </w:tcPr>
          <w:p w14:paraId="0EA20ACA" w14:textId="77777777" w:rsidR="00791C97" w:rsidRPr="00BD6987" w:rsidRDefault="00791C97" w:rsidP="00791C97">
            <w:pPr>
              <w:tabs>
                <w:tab w:val="left" w:pos="1800"/>
              </w:tabs>
              <w:rPr>
                <w:rFonts w:asciiTheme="minorHAnsi" w:hAnsiTheme="minorHAnsi" w:cstheme="minorHAnsi"/>
                <w:b/>
                <w:sz w:val="20"/>
                <w:szCs w:val="20"/>
              </w:rPr>
            </w:pPr>
          </w:p>
        </w:tc>
        <w:tc>
          <w:tcPr>
            <w:tcW w:w="9072"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791C97" w:rsidRPr="00253110" w14:paraId="26F5C083" w14:textId="77777777">
              <w:trPr>
                <w:trHeight w:val="300"/>
              </w:trPr>
              <w:tc>
                <w:tcPr>
                  <w:tcW w:w="2861" w:type="dxa"/>
                  <w:noWrap/>
                  <w:vAlign w:val="center"/>
                  <w:hideMark/>
                </w:tcPr>
                <w:p w14:paraId="79849204" w14:textId="77777777" w:rsidR="00791C97" w:rsidRPr="00E02B28" w:rsidRDefault="00791C97" w:rsidP="00791C97">
                  <w:pPr>
                    <w:pStyle w:val="TableBodycopy"/>
                    <w:rPr>
                      <w:rFonts w:asciiTheme="minorHAnsi" w:hAnsiTheme="minorHAnsi" w:cstheme="minorHAnsi"/>
                      <w:b/>
                      <w:bCs/>
                      <w:noProof/>
                      <w:color w:val="000000" w:themeColor="text1"/>
                      <w:sz w:val="22"/>
                      <w:szCs w:val="22"/>
                    </w:rPr>
                  </w:pPr>
                  <w:r w:rsidRPr="00253110">
                    <w:rPr>
                      <w:rFonts w:asciiTheme="minorHAnsi" w:eastAsia="Tahoma" w:hAnsiTheme="minorHAnsi" w:cstheme="minorHAnsi"/>
                      <w:b/>
                      <w:bCs/>
                      <w:sz w:val="22"/>
                      <w:szCs w:val="22"/>
                    </w:rPr>
                    <w:t>Earthquake excess:</w:t>
                  </w:r>
                </w:p>
              </w:tc>
              <w:tc>
                <w:tcPr>
                  <w:tcW w:w="4546" w:type="dxa"/>
                  <w:noWrap/>
                  <w:vAlign w:val="bottom"/>
                  <w:hideMark/>
                </w:tcPr>
                <w:p w14:paraId="6DE28ADA" w14:textId="77777777" w:rsidR="00791C97" w:rsidRPr="00E02B28" w:rsidRDefault="00791C97" w:rsidP="00791C97">
                  <w:pPr>
                    <w:pStyle w:val="TableBodycopy"/>
                    <w:rPr>
                      <w:rFonts w:asciiTheme="minorHAnsi" w:hAnsiTheme="minorHAnsi" w:cstheme="minorHAnsi"/>
                      <w:b/>
                      <w:bCs/>
                      <w:sz w:val="22"/>
                      <w:szCs w:val="22"/>
                    </w:rPr>
                  </w:pPr>
                  <w:r w:rsidRPr="00253110">
                    <w:rPr>
                      <w:rFonts w:asciiTheme="minorHAnsi" w:hAnsiTheme="minorHAnsi" w:cstheme="minorHAnsi"/>
                      <w:b/>
                      <w:bCs/>
                      <w:sz w:val="22"/>
                      <w:szCs w:val="22"/>
                    </w:rPr>
                    <w:t>$500</w:t>
                  </w:r>
                </w:p>
              </w:tc>
            </w:tr>
          </w:tbl>
          <w:p w14:paraId="3CE72A0C" w14:textId="77777777" w:rsidR="00791C97" w:rsidRPr="00171278" w:rsidRDefault="00791C97" w:rsidP="00791C97">
            <w:pPr>
              <w:tabs>
                <w:tab w:val="left" w:pos="1800"/>
              </w:tabs>
              <w:rPr>
                <w:rFonts w:asciiTheme="minorHAnsi" w:eastAsia="Tahoma" w:hAnsiTheme="minorHAnsi" w:cstheme="minorHAnsi"/>
              </w:rPr>
            </w:pPr>
          </w:p>
        </w:tc>
        <w:tc>
          <w:tcPr>
            <w:tcW w:w="1843" w:type="dxa"/>
            <w:tcBorders>
              <w:top w:val="single" w:sz="4" w:space="0" w:color="auto"/>
              <w:left w:val="single" w:sz="4" w:space="0" w:color="auto"/>
              <w:bottom w:val="single" w:sz="4" w:space="0" w:color="auto"/>
              <w:right w:val="single" w:sz="4" w:space="0" w:color="auto"/>
            </w:tcBorders>
          </w:tcPr>
          <w:p w14:paraId="0B44DAA4" w14:textId="77777777" w:rsidR="00791C97" w:rsidRPr="000D2020" w:rsidRDefault="00791C97" w:rsidP="00791C97">
            <w:pPr>
              <w:tabs>
                <w:tab w:val="left" w:pos="1800"/>
              </w:tabs>
              <w:rPr>
                <w:rFonts w:asciiTheme="minorHAnsi" w:hAnsiTheme="minorHAnsi"/>
                <w:sz w:val="20"/>
                <w:szCs w:val="20"/>
              </w:rPr>
            </w:pPr>
            <w:r w:rsidRPr="000D2020">
              <w:rPr>
                <w:rFonts w:asciiTheme="minorHAnsi" w:hAnsiTheme="minorHAnsi"/>
                <w:sz w:val="20"/>
                <w:szCs w:val="20"/>
              </w:rPr>
              <w:t>Alwa</w:t>
            </w:r>
            <w:r>
              <w:rPr>
                <w:rFonts w:asciiTheme="minorHAnsi" w:hAnsiTheme="minorHAnsi"/>
                <w:sz w:val="20"/>
                <w:szCs w:val="20"/>
              </w:rPr>
              <w:t>y</w:t>
            </w:r>
            <w:r w:rsidRPr="000D2020">
              <w:rPr>
                <w:rFonts w:asciiTheme="minorHAnsi" w:hAnsiTheme="minorHAnsi"/>
                <w:sz w:val="20"/>
                <w:szCs w:val="20"/>
              </w:rPr>
              <w:t>s display</w:t>
            </w:r>
          </w:p>
        </w:tc>
        <w:tc>
          <w:tcPr>
            <w:tcW w:w="851" w:type="dxa"/>
            <w:tcBorders>
              <w:top w:val="single" w:sz="4" w:space="0" w:color="auto"/>
              <w:left w:val="single" w:sz="4" w:space="0" w:color="auto"/>
              <w:bottom w:val="single" w:sz="4" w:space="0" w:color="auto"/>
              <w:right w:val="single" w:sz="4" w:space="0" w:color="auto"/>
            </w:tcBorders>
          </w:tcPr>
          <w:p w14:paraId="6B84759B" w14:textId="77777777" w:rsidR="00791C97" w:rsidRPr="00171278" w:rsidRDefault="00791C97" w:rsidP="00791C97">
            <w:pPr>
              <w:tabs>
                <w:tab w:val="left" w:pos="1800"/>
              </w:tabs>
              <w:rPr>
                <w:rStyle w:val="bcx0"/>
                <w:rFonts w:asciiTheme="minorHAnsi" w:hAnsiTheme="minorHAnsi" w:cstheme="minorHAnsi"/>
                <w:bCs/>
                <w:sz w:val="20"/>
                <w:szCs w:val="20"/>
              </w:rPr>
            </w:pPr>
            <w:r w:rsidRPr="00171278">
              <w:rPr>
                <w:rStyle w:val="bcx0"/>
                <w:rFonts w:asciiTheme="minorHAnsi" w:hAnsiTheme="minorHAnsi" w:cstheme="minorHAnsi"/>
                <w:bCs/>
                <w:sz w:val="20"/>
                <w:szCs w:val="20"/>
              </w:rPr>
              <w:t>Column 1: Bodycopy_B_COI</w:t>
            </w:r>
          </w:p>
          <w:p w14:paraId="53A0A5B5" w14:textId="77777777" w:rsidR="00791C97" w:rsidRPr="00BD6987" w:rsidRDefault="00791C97" w:rsidP="00791C97">
            <w:pPr>
              <w:tabs>
                <w:tab w:val="left" w:pos="1800"/>
              </w:tabs>
              <w:rPr>
                <w:rFonts w:asciiTheme="minorHAnsi" w:hAnsiTheme="minorHAnsi" w:cstheme="minorHAnsi"/>
                <w:bCs/>
                <w:sz w:val="20"/>
                <w:szCs w:val="20"/>
              </w:rPr>
            </w:pPr>
            <w:r w:rsidRPr="00171278">
              <w:rPr>
                <w:rStyle w:val="bcx0"/>
                <w:rFonts w:asciiTheme="minorHAnsi" w:hAnsiTheme="minorHAnsi" w:cstheme="minorHAnsi"/>
                <w:bCs/>
                <w:sz w:val="20"/>
                <w:szCs w:val="20"/>
              </w:rPr>
              <w:t xml:space="preserve">Column 2: </w:t>
            </w:r>
            <w:r w:rsidRPr="00171278">
              <w:rPr>
                <w:rStyle w:val="normaltextrun"/>
                <w:rFonts w:asciiTheme="minorHAnsi" w:hAnsiTheme="minorHAnsi" w:cstheme="minorHAnsi"/>
                <w:bCs/>
                <w:sz w:val="20"/>
                <w:szCs w:val="20"/>
              </w:rPr>
              <w:t>Table_Heading_3</w:t>
            </w:r>
          </w:p>
        </w:tc>
      </w:tr>
      <w:tr w:rsidR="00791C97" w:rsidRPr="00BD6987" w14:paraId="6E048D3D" w14:textId="77777777" w:rsidTr="0472516C">
        <w:trPr>
          <w:cantSplit/>
        </w:trPr>
        <w:tc>
          <w:tcPr>
            <w:tcW w:w="1013" w:type="dxa"/>
            <w:tcBorders>
              <w:top w:val="single" w:sz="4" w:space="0" w:color="auto"/>
              <w:left w:val="single" w:sz="4" w:space="0" w:color="auto"/>
              <w:bottom w:val="single" w:sz="4" w:space="0" w:color="auto"/>
              <w:right w:val="single" w:sz="4" w:space="0" w:color="auto"/>
            </w:tcBorders>
          </w:tcPr>
          <w:p w14:paraId="452A1F8C" w14:textId="634DD0C1" w:rsidR="00791C97" w:rsidRPr="00BD6987" w:rsidRDefault="00791C97" w:rsidP="00791C9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E</w:t>
            </w:r>
            <w:r>
              <w:rPr>
                <w:rFonts w:asciiTheme="minorHAnsi" w:hAnsiTheme="minorHAnsi" w:cstheme="minorHAnsi"/>
                <w:bCs/>
                <w:sz w:val="20"/>
                <w:szCs w:val="20"/>
              </w:rPr>
              <w:t>X</w:t>
            </w:r>
            <w:r w:rsidRPr="00792974">
              <w:rPr>
                <w:rFonts w:asciiTheme="minorHAnsi" w:hAnsiTheme="minorHAnsi" w:cstheme="minorHAnsi"/>
                <w:bCs/>
                <w:sz w:val="20"/>
                <w:szCs w:val="20"/>
              </w:rPr>
              <w:t xml:space="preserve">H </w:t>
            </w:r>
            <w:r>
              <w:rPr>
                <w:rFonts w:asciiTheme="minorHAnsi" w:hAnsiTheme="minorHAnsi" w:cstheme="minorHAnsi"/>
                <w:bCs/>
                <w:sz w:val="20"/>
                <w:szCs w:val="20"/>
              </w:rPr>
              <w:t>11</w:t>
            </w:r>
          </w:p>
        </w:tc>
        <w:tc>
          <w:tcPr>
            <w:tcW w:w="1817" w:type="dxa"/>
            <w:tcBorders>
              <w:top w:val="single" w:sz="4" w:space="0" w:color="auto"/>
              <w:left w:val="single" w:sz="4" w:space="0" w:color="auto"/>
              <w:bottom w:val="single" w:sz="4" w:space="0" w:color="auto"/>
              <w:right w:val="single" w:sz="4" w:space="0" w:color="auto"/>
            </w:tcBorders>
          </w:tcPr>
          <w:p w14:paraId="7C091226" w14:textId="77777777" w:rsidR="00791C97" w:rsidRPr="00BD6987" w:rsidRDefault="00791C97" w:rsidP="00791C97">
            <w:pPr>
              <w:tabs>
                <w:tab w:val="left" w:pos="1800"/>
              </w:tabs>
              <w:rPr>
                <w:rFonts w:asciiTheme="minorHAnsi" w:hAnsiTheme="minorHAnsi" w:cstheme="minorHAnsi"/>
                <w:b/>
                <w:sz w:val="20"/>
                <w:szCs w:val="20"/>
              </w:rPr>
            </w:pPr>
          </w:p>
        </w:tc>
        <w:tc>
          <w:tcPr>
            <w:tcW w:w="9072"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791C97" w:rsidRPr="00253110" w14:paraId="55585B18" w14:textId="77777777">
              <w:trPr>
                <w:trHeight w:val="300"/>
              </w:trPr>
              <w:tc>
                <w:tcPr>
                  <w:tcW w:w="2861" w:type="dxa"/>
                  <w:noWrap/>
                  <w:vAlign w:val="center"/>
                  <w:hideMark/>
                </w:tcPr>
                <w:p w14:paraId="030A4946" w14:textId="77777777" w:rsidR="00791C97" w:rsidRPr="00E02B28" w:rsidRDefault="00791C97" w:rsidP="00791C97">
                  <w:pPr>
                    <w:pStyle w:val="TableBodycopy"/>
                    <w:rPr>
                      <w:rFonts w:asciiTheme="minorHAnsi" w:hAnsiTheme="minorHAnsi" w:cstheme="minorHAnsi"/>
                      <w:b/>
                      <w:bCs/>
                      <w:noProof/>
                      <w:color w:val="000000" w:themeColor="text1"/>
                      <w:sz w:val="22"/>
                      <w:szCs w:val="22"/>
                    </w:rPr>
                  </w:pPr>
                  <w:r w:rsidRPr="00253110">
                    <w:rPr>
                      <w:rFonts w:asciiTheme="minorHAnsi" w:eastAsia="Tahoma" w:hAnsiTheme="minorHAnsi" w:cstheme="minorHAnsi"/>
                      <w:b/>
                      <w:bCs/>
                      <w:sz w:val="22"/>
                      <w:szCs w:val="22"/>
                    </w:rPr>
                    <w:t>Flood excess:</w:t>
                  </w:r>
                </w:p>
              </w:tc>
              <w:tc>
                <w:tcPr>
                  <w:tcW w:w="4546" w:type="dxa"/>
                  <w:noWrap/>
                  <w:vAlign w:val="bottom"/>
                  <w:hideMark/>
                </w:tcPr>
                <w:p w14:paraId="3CA9B382" w14:textId="77777777" w:rsidR="00791C97" w:rsidRPr="00E02B28" w:rsidRDefault="00791C97" w:rsidP="00791C97">
                  <w:pPr>
                    <w:pStyle w:val="TableBodycopy"/>
                    <w:rPr>
                      <w:rFonts w:asciiTheme="minorHAnsi" w:hAnsiTheme="minorHAnsi" w:cstheme="minorHAnsi"/>
                      <w:b/>
                      <w:bCs/>
                      <w:sz w:val="22"/>
                      <w:szCs w:val="22"/>
                    </w:rPr>
                  </w:pPr>
                  <w:r w:rsidRPr="00253110">
                    <w:rPr>
                      <w:rFonts w:asciiTheme="minorHAnsi" w:hAnsiTheme="minorHAnsi" w:cstheme="minorHAnsi"/>
                      <w:b/>
                      <w:bCs/>
                      <w:sz w:val="22"/>
                      <w:szCs w:val="22"/>
                    </w:rPr>
                    <w:t>$500</w:t>
                  </w:r>
                </w:p>
              </w:tc>
            </w:tr>
          </w:tbl>
          <w:p w14:paraId="39AB8288" w14:textId="77777777" w:rsidR="00791C97" w:rsidRPr="00171278" w:rsidRDefault="00791C97" w:rsidP="00791C97">
            <w:pPr>
              <w:tabs>
                <w:tab w:val="left" w:pos="1800"/>
              </w:tabs>
              <w:rPr>
                <w:rFonts w:asciiTheme="minorHAnsi" w:eastAsia="Tahoma" w:hAnsiTheme="minorHAnsi" w:cstheme="minorHAnsi"/>
              </w:rPr>
            </w:pPr>
          </w:p>
        </w:tc>
        <w:tc>
          <w:tcPr>
            <w:tcW w:w="1843" w:type="dxa"/>
            <w:tcBorders>
              <w:top w:val="single" w:sz="4" w:space="0" w:color="auto"/>
              <w:left w:val="single" w:sz="4" w:space="0" w:color="auto"/>
              <w:bottom w:val="single" w:sz="4" w:space="0" w:color="auto"/>
              <w:right w:val="single" w:sz="4" w:space="0" w:color="auto"/>
            </w:tcBorders>
          </w:tcPr>
          <w:p w14:paraId="03BB7AF2" w14:textId="77777777" w:rsidR="00791C97" w:rsidRPr="000D2020" w:rsidRDefault="00791C97" w:rsidP="00791C97">
            <w:pPr>
              <w:tabs>
                <w:tab w:val="left" w:pos="1800"/>
              </w:tabs>
              <w:rPr>
                <w:rFonts w:asciiTheme="minorHAnsi" w:hAnsiTheme="minorHAnsi"/>
                <w:sz w:val="20"/>
                <w:szCs w:val="20"/>
              </w:rPr>
            </w:pPr>
            <w:r w:rsidRPr="000D2020">
              <w:rPr>
                <w:rFonts w:asciiTheme="minorHAnsi" w:hAnsiTheme="minorHAnsi"/>
                <w:sz w:val="20"/>
                <w:szCs w:val="20"/>
              </w:rPr>
              <w:t>Alwa</w:t>
            </w:r>
            <w:r>
              <w:rPr>
                <w:rFonts w:asciiTheme="minorHAnsi" w:hAnsiTheme="minorHAnsi"/>
                <w:sz w:val="20"/>
                <w:szCs w:val="20"/>
              </w:rPr>
              <w:t>y</w:t>
            </w:r>
            <w:r w:rsidRPr="000D2020">
              <w:rPr>
                <w:rFonts w:asciiTheme="minorHAnsi" w:hAnsiTheme="minorHAnsi"/>
                <w:sz w:val="20"/>
                <w:szCs w:val="20"/>
              </w:rPr>
              <w:t>s display</w:t>
            </w:r>
          </w:p>
        </w:tc>
        <w:tc>
          <w:tcPr>
            <w:tcW w:w="851" w:type="dxa"/>
            <w:tcBorders>
              <w:top w:val="single" w:sz="4" w:space="0" w:color="auto"/>
              <w:left w:val="single" w:sz="4" w:space="0" w:color="auto"/>
              <w:bottom w:val="single" w:sz="4" w:space="0" w:color="auto"/>
              <w:right w:val="single" w:sz="4" w:space="0" w:color="auto"/>
            </w:tcBorders>
          </w:tcPr>
          <w:p w14:paraId="4A6839BB" w14:textId="77777777" w:rsidR="00791C97" w:rsidRPr="00171278" w:rsidRDefault="00791C97" w:rsidP="00791C97">
            <w:pPr>
              <w:tabs>
                <w:tab w:val="left" w:pos="1800"/>
              </w:tabs>
              <w:rPr>
                <w:rStyle w:val="bcx0"/>
                <w:rFonts w:asciiTheme="minorHAnsi" w:hAnsiTheme="minorHAnsi" w:cstheme="minorHAnsi"/>
                <w:bCs/>
                <w:sz w:val="20"/>
                <w:szCs w:val="20"/>
              </w:rPr>
            </w:pPr>
            <w:r w:rsidRPr="00171278">
              <w:rPr>
                <w:rStyle w:val="bcx0"/>
                <w:rFonts w:asciiTheme="minorHAnsi" w:hAnsiTheme="minorHAnsi" w:cstheme="minorHAnsi"/>
                <w:bCs/>
                <w:sz w:val="20"/>
                <w:szCs w:val="20"/>
              </w:rPr>
              <w:t>Column 1 Heading Text style: Bodycopy_B_COI</w:t>
            </w:r>
          </w:p>
          <w:p w14:paraId="1B7B8E08" w14:textId="77777777" w:rsidR="00791C97" w:rsidRPr="00BD6987" w:rsidRDefault="00791C97" w:rsidP="00791C97">
            <w:pPr>
              <w:tabs>
                <w:tab w:val="left" w:pos="1800"/>
              </w:tabs>
              <w:rPr>
                <w:rFonts w:asciiTheme="minorHAnsi" w:hAnsiTheme="minorHAnsi" w:cstheme="minorHAnsi"/>
                <w:bCs/>
                <w:sz w:val="20"/>
                <w:szCs w:val="20"/>
              </w:rPr>
            </w:pPr>
            <w:r w:rsidRPr="00171278">
              <w:rPr>
                <w:rStyle w:val="bcx0"/>
                <w:rFonts w:asciiTheme="minorHAnsi" w:hAnsiTheme="minorHAnsi" w:cstheme="minorHAnsi"/>
                <w:bCs/>
                <w:sz w:val="20"/>
                <w:szCs w:val="20"/>
              </w:rPr>
              <w:t xml:space="preserve">Column 2 Text Style: </w:t>
            </w:r>
            <w:r w:rsidRPr="00171278">
              <w:rPr>
                <w:rStyle w:val="normaltextrun"/>
                <w:rFonts w:asciiTheme="minorHAnsi" w:hAnsiTheme="minorHAnsi" w:cstheme="minorHAnsi"/>
                <w:bCs/>
                <w:sz w:val="20"/>
                <w:szCs w:val="20"/>
              </w:rPr>
              <w:t>Table_Heading_3</w:t>
            </w:r>
          </w:p>
        </w:tc>
      </w:tr>
      <w:tr w:rsidR="00791C97" w:rsidRPr="00BD6987" w14:paraId="0B0F09B5" w14:textId="77777777" w:rsidTr="0472516C">
        <w:trPr>
          <w:cantSplit/>
        </w:trPr>
        <w:tc>
          <w:tcPr>
            <w:tcW w:w="1013" w:type="dxa"/>
            <w:tcBorders>
              <w:top w:val="single" w:sz="4" w:space="0" w:color="auto"/>
              <w:left w:val="single" w:sz="4" w:space="0" w:color="auto"/>
              <w:bottom w:val="single" w:sz="4" w:space="0" w:color="auto"/>
              <w:right w:val="single" w:sz="4" w:space="0" w:color="auto"/>
            </w:tcBorders>
          </w:tcPr>
          <w:p w14:paraId="3FAB502D" w14:textId="3B4E6A7C" w:rsidR="00791C97" w:rsidRPr="00BD6987" w:rsidRDefault="00791C97" w:rsidP="00791C9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E</w:t>
            </w:r>
            <w:r>
              <w:rPr>
                <w:rFonts w:asciiTheme="minorHAnsi" w:hAnsiTheme="minorHAnsi" w:cstheme="minorHAnsi"/>
                <w:bCs/>
                <w:sz w:val="20"/>
                <w:szCs w:val="20"/>
              </w:rPr>
              <w:t>X</w:t>
            </w:r>
            <w:r w:rsidRPr="00792974">
              <w:rPr>
                <w:rFonts w:asciiTheme="minorHAnsi" w:hAnsiTheme="minorHAnsi" w:cstheme="minorHAnsi"/>
                <w:bCs/>
                <w:sz w:val="20"/>
                <w:szCs w:val="20"/>
              </w:rPr>
              <w:t xml:space="preserve">H </w:t>
            </w:r>
            <w:r>
              <w:rPr>
                <w:rFonts w:asciiTheme="minorHAnsi" w:hAnsiTheme="minorHAnsi" w:cstheme="minorHAnsi"/>
                <w:bCs/>
                <w:sz w:val="20"/>
                <w:szCs w:val="20"/>
              </w:rPr>
              <w:t>12</w:t>
            </w:r>
          </w:p>
        </w:tc>
        <w:tc>
          <w:tcPr>
            <w:tcW w:w="1817" w:type="dxa"/>
            <w:tcBorders>
              <w:top w:val="single" w:sz="4" w:space="0" w:color="auto"/>
              <w:left w:val="single" w:sz="4" w:space="0" w:color="auto"/>
              <w:bottom w:val="single" w:sz="4" w:space="0" w:color="auto"/>
              <w:right w:val="single" w:sz="4" w:space="0" w:color="auto"/>
            </w:tcBorders>
          </w:tcPr>
          <w:p w14:paraId="2A2FA14C" w14:textId="77777777" w:rsidR="00791C97" w:rsidRPr="00C1020A" w:rsidRDefault="00791C97" w:rsidP="00791C97">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&lt;ProductCode&gt;</w:t>
            </w:r>
          </w:p>
          <w:p w14:paraId="004B9703" w14:textId="77777777" w:rsidR="00791C97" w:rsidRPr="00C1020A" w:rsidRDefault="00791C97" w:rsidP="00791C97">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&lt;BuildingSelected &lt;CoverInd&gt;</w:t>
            </w:r>
          </w:p>
          <w:p w14:paraId="6EECFC9E" w14:textId="1CADFABF" w:rsidR="00791C97" w:rsidRPr="00C1020A" w:rsidRDefault="00791C97" w:rsidP="00791C97">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&lt;Building</w:t>
            </w:r>
            <w:r w:rsidR="0093225F">
              <w:rPr>
                <w:rFonts w:asciiTheme="minorHAnsi" w:hAnsiTheme="minorHAnsi" w:cstheme="minorHAnsi"/>
                <w:bCs/>
                <w:sz w:val="20"/>
                <w:szCs w:val="20"/>
              </w:rPr>
              <w:t>OptionalCoverInd</w:t>
            </w:r>
            <w:r w:rsidRPr="00C1020A">
              <w:rPr>
                <w:rFonts w:asciiTheme="minorHAnsi" w:hAnsiTheme="minorHAnsi" w:cstheme="minorHAnsi"/>
                <w:bCs/>
                <w:sz w:val="20"/>
                <w:szCs w:val="20"/>
              </w:rPr>
              <w:t>&gt;</w:t>
            </w:r>
          </w:p>
        </w:tc>
        <w:tc>
          <w:tcPr>
            <w:tcW w:w="9072"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791C97" w:rsidRPr="00253110" w14:paraId="6905C538" w14:textId="77777777">
              <w:trPr>
                <w:trHeight w:val="300"/>
              </w:trPr>
              <w:tc>
                <w:tcPr>
                  <w:tcW w:w="2861" w:type="dxa"/>
                  <w:noWrap/>
                  <w:vAlign w:val="center"/>
                  <w:hideMark/>
                </w:tcPr>
                <w:p w14:paraId="14A431E3" w14:textId="77777777" w:rsidR="00791C97" w:rsidRPr="00E02B28" w:rsidRDefault="00791C97" w:rsidP="00791C97">
                  <w:pPr>
                    <w:pStyle w:val="TableBodycopy"/>
                    <w:rPr>
                      <w:rFonts w:asciiTheme="minorHAnsi" w:hAnsiTheme="minorHAnsi" w:cstheme="minorHAnsi"/>
                      <w:b/>
                      <w:bCs/>
                      <w:noProof/>
                      <w:color w:val="000000" w:themeColor="text1"/>
                      <w:sz w:val="22"/>
                      <w:szCs w:val="22"/>
                    </w:rPr>
                  </w:pPr>
                  <w:r w:rsidRPr="00253110">
                    <w:rPr>
                      <w:rFonts w:asciiTheme="minorHAnsi" w:eastAsia="Tahoma" w:hAnsiTheme="minorHAnsi" w:cstheme="minorHAnsi"/>
                      <w:b/>
                      <w:bCs/>
                      <w:sz w:val="22"/>
                      <w:szCs w:val="22"/>
                    </w:rPr>
                    <w:t>Rent default and legal expenses excess:</w:t>
                  </w:r>
                </w:p>
              </w:tc>
              <w:tc>
                <w:tcPr>
                  <w:tcW w:w="4546" w:type="dxa"/>
                  <w:noWrap/>
                  <w:vAlign w:val="bottom"/>
                  <w:hideMark/>
                </w:tcPr>
                <w:p w14:paraId="7A1A9652" w14:textId="77777777" w:rsidR="00791C97" w:rsidRPr="00E02B28" w:rsidRDefault="00791C97" w:rsidP="00791C97">
                  <w:pPr>
                    <w:pStyle w:val="TableBodycopy"/>
                    <w:rPr>
                      <w:rFonts w:asciiTheme="minorHAnsi" w:hAnsiTheme="minorHAnsi" w:cstheme="minorHAnsi"/>
                      <w:b/>
                      <w:bCs/>
                      <w:sz w:val="22"/>
                      <w:szCs w:val="22"/>
                    </w:rPr>
                  </w:pPr>
                  <w:r w:rsidRPr="00253110">
                    <w:rPr>
                      <w:rFonts w:asciiTheme="minorHAnsi" w:hAnsiTheme="minorHAnsi" w:cstheme="minorHAnsi"/>
                      <w:b/>
                      <w:bCs/>
                      <w:sz w:val="22"/>
                      <w:szCs w:val="22"/>
                    </w:rPr>
                    <w:t>$400</w:t>
                  </w:r>
                </w:p>
              </w:tc>
            </w:tr>
          </w:tbl>
          <w:p w14:paraId="5B2F454C" w14:textId="77777777" w:rsidR="00791C97" w:rsidRDefault="00791C97" w:rsidP="00791C97">
            <w:pPr>
              <w:tabs>
                <w:tab w:val="left" w:pos="1800"/>
              </w:tabs>
              <w:rPr>
                <w:ins w:id="9587" w:author="Andrew Froude" w:date="2024-08-01T21:44:00Z" w16du:dateUtc="2024-08-01T11:44:00Z"/>
                <w:rFonts w:asciiTheme="minorHAnsi" w:eastAsia="Tahoma" w:hAnsiTheme="minorHAnsi" w:cstheme="minorHAnsi"/>
              </w:rPr>
            </w:pPr>
          </w:p>
          <w:p w14:paraId="44F0FC1C" w14:textId="77777777" w:rsidR="00E41C70" w:rsidRDefault="00E41C70" w:rsidP="00791C97">
            <w:pPr>
              <w:tabs>
                <w:tab w:val="left" w:pos="1800"/>
              </w:tabs>
              <w:rPr>
                <w:ins w:id="9588" w:author="Andrew Froude" w:date="2024-08-01T21:45:00Z" w16du:dateUtc="2024-08-01T11:45:00Z"/>
                <w:rFonts w:asciiTheme="minorHAnsi" w:eastAsia="Tahoma" w:hAnsiTheme="minorHAnsi" w:cstheme="minorHAnsi"/>
              </w:rPr>
            </w:pPr>
          </w:p>
          <w:p w14:paraId="1D6BD1E2" w14:textId="5F223EBE" w:rsidR="00E41C70" w:rsidRPr="00171278" w:rsidRDefault="00E41C70" w:rsidP="00791C97">
            <w:pPr>
              <w:tabs>
                <w:tab w:val="left" w:pos="1800"/>
              </w:tabs>
              <w:rPr>
                <w:rFonts w:asciiTheme="minorHAnsi" w:eastAsia="Tahoma" w:hAnsiTheme="minorHAnsi" w:cstheme="minorHAnsi"/>
              </w:rPr>
            </w:pPr>
          </w:p>
        </w:tc>
        <w:tc>
          <w:tcPr>
            <w:tcW w:w="1843" w:type="dxa"/>
            <w:tcBorders>
              <w:top w:val="single" w:sz="4" w:space="0" w:color="auto"/>
              <w:left w:val="single" w:sz="4" w:space="0" w:color="auto"/>
              <w:bottom w:val="single" w:sz="4" w:space="0" w:color="auto"/>
              <w:right w:val="single" w:sz="4" w:space="0" w:color="auto"/>
            </w:tcBorders>
          </w:tcPr>
          <w:p w14:paraId="71D73E11" w14:textId="77777777" w:rsidR="00881D76" w:rsidRDefault="00791C97" w:rsidP="00DD7561">
            <w:pPr>
              <w:tabs>
                <w:tab w:val="left" w:pos="1800"/>
              </w:tabs>
              <w:rPr>
                <w:rFonts w:asciiTheme="minorHAnsi" w:hAnsiTheme="minorHAnsi"/>
                <w:sz w:val="20"/>
                <w:szCs w:val="20"/>
              </w:rPr>
            </w:pPr>
            <w:r w:rsidRPr="00E41C70">
              <w:rPr>
                <w:rFonts w:asciiTheme="minorHAnsi" w:hAnsiTheme="minorHAnsi"/>
                <w:b/>
                <w:bCs/>
                <w:sz w:val="20"/>
                <w:szCs w:val="20"/>
                <w:rPrChange w:id="9589" w:author="Andrew Froude" w:date="2024-08-01T21:43:00Z" w16du:dateUtc="2024-08-01T11:43:00Z">
                  <w:rPr>
                    <w:rFonts w:asciiTheme="minorHAnsi" w:hAnsiTheme="minorHAnsi"/>
                    <w:sz w:val="20"/>
                    <w:szCs w:val="20"/>
                  </w:rPr>
                </w:rPrChange>
              </w:rPr>
              <w:t>IF</w:t>
            </w:r>
            <w:r w:rsidRPr="00171278">
              <w:rPr>
                <w:rFonts w:asciiTheme="minorHAnsi" w:hAnsiTheme="minorHAnsi"/>
                <w:sz w:val="20"/>
                <w:szCs w:val="20"/>
              </w:rPr>
              <w:t xml:space="preserve"> </w:t>
            </w:r>
            <w:r>
              <w:rPr>
                <w:rFonts w:asciiTheme="minorHAnsi" w:hAnsiTheme="minorHAnsi"/>
                <w:sz w:val="20"/>
                <w:szCs w:val="20"/>
              </w:rPr>
              <w:t xml:space="preserve">&lt;ProductCode&gt; </w:t>
            </w:r>
            <w:r w:rsidRPr="462AE7DE">
              <w:rPr>
                <w:rFonts w:asciiTheme="minorHAnsi" w:hAnsiTheme="minorHAnsi"/>
                <w:sz w:val="20"/>
                <w:szCs w:val="20"/>
              </w:rPr>
              <w:t>=</w:t>
            </w:r>
            <w:r>
              <w:rPr>
                <w:rFonts w:asciiTheme="minorHAnsi" w:hAnsiTheme="minorHAnsi"/>
                <w:sz w:val="20"/>
                <w:szCs w:val="20"/>
              </w:rPr>
              <w:t xml:space="preserve"> “</w:t>
            </w:r>
            <w:r w:rsidRPr="462AE7DE">
              <w:rPr>
                <w:rFonts w:asciiTheme="minorHAnsi" w:hAnsiTheme="minorHAnsi"/>
                <w:sz w:val="20"/>
                <w:szCs w:val="20"/>
              </w:rPr>
              <w:t>Landlord”</w:t>
            </w:r>
            <w:r w:rsidRPr="00171278">
              <w:rPr>
                <w:rFonts w:asciiTheme="minorHAnsi" w:hAnsiTheme="minorHAnsi"/>
                <w:sz w:val="20"/>
                <w:szCs w:val="20"/>
              </w:rPr>
              <w:t xml:space="preserve"> </w:t>
            </w:r>
          </w:p>
          <w:p w14:paraId="35A4B026" w14:textId="6908735D" w:rsidR="00791C97" w:rsidRPr="000D2020" w:rsidRDefault="00791C97" w:rsidP="00DD7561">
            <w:pPr>
              <w:tabs>
                <w:tab w:val="left" w:pos="1800"/>
              </w:tabs>
              <w:rPr>
                <w:rFonts w:asciiTheme="minorHAnsi" w:hAnsiTheme="minorHAnsi"/>
                <w:sz w:val="20"/>
                <w:szCs w:val="20"/>
              </w:rPr>
            </w:pPr>
            <w:r w:rsidRPr="00E41C70">
              <w:rPr>
                <w:rFonts w:asciiTheme="minorHAnsi" w:hAnsiTheme="minorHAnsi"/>
                <w:b/>
                <w:bCs/>
                <w:sz w:val="20"/>
                <w:szCs w:val="20"/>
                <w:rPrChange w:id="9590" w:author="Andrew Froude" w:date="2024-08-01T21:43:00Z" w16du:dateUtc="2024-08-01T11:43:00Z">
                  <w:rPr>
                    <w:rFonts w:asciiTheme="minorHAnsi" w:hAnsiTheme="minorHAnsi"/>
                    <w:sz w:val="20"/>
                    <w:szCs w:val="20"/>
                  </w:rPr>
                </w:rPrChange>
              </w:rPr>
              <w:t>AND</w:t>
            </w:r>
            <w:r w:rsidRPr="00171278">
              <w:rPr>
                <w:rFonts w:asciiTheme="minorHAnsi" w:hAnsiTheme="minorHAnsi"/>
                <w:sz w:val="20"/>
                <w:szCs w:val="20"/>
              </w:rPr>
              <w:t xml:space="preserve"> </w:t>
            </w:r>
            <w:r w:rsidR="00881D76">
              <w:rPr>
                <w:rFonts w:asciiTheme="minorHAnsi" w:hAnsiTheme="minorHAnsi"/>
                <w:b/>
                <w:bCs/>
                <w:sz w:val="20"/>
                <w:szCs w:val="20"/>
              </w:rPr>
              <w:t xml:space="preserve">IF </w:t>
            </w:r>
            <w:del w:id="9591" w:author="Andrew Froude" w:date="2024-08-01T21:43:00Z" w16du:dateUtc="2024-08-01T11:43:00Z">
              <w:r w:rsidRPr="00E41C70" w:rsidDel="00E41C70">
                <w:rPr>
                  <w:rFonts w:asciiTheme="minorHAnsi" w:hAnsiTheme="minorHAnsi"/>
                  <w:b/>
                  <w:bCs/>
                  <w:sz w:val="20"/>
                  <w:szCs w:val="20"/>
                  <w:rPrChange w:id="9592" w:author="Andrew Froude" w:date="2024-08-01T21:43:00Z" w16du:dateUtc="2024-08-01T11:43:00Z">
                    <w:rPr>
                      <w:rFonts w:asciiTheme="minorHAnsi" w:hAnsiTheme="minorHAnsi"/>
                      <w:sz w:val="20"/>
                      <w:szCs w:val="20"/>
                    </w:rPr>
                  </w:rPrChange>
                </w:rPr>
                <w:delText>f</w:delText>
              </w:r>
              <w:r w:rsidRPr="00E41C70" w:rsidDel="00E41C70">
                <w:rPr>
                  <w:rFonts w:asciiTheme="minorHAnsi" w:hAnsiTheme="minorHAnsi"/>
                  <w:sz w:val="20"/>
                  <w:szCs w:val="20"/>
                  <w:highlight w:val="darkYellow"/>
                  <w:rPrChange w:id="9593" w:author="Andrew Froude" w:date="2024-08-01T21:43:00Z" w16du:dateUtc="2024-08-01T11:43:00Z">
                    <w:rPr>
                      <w:rFonts w:asciiTheme="minorHAnsi" w:hAnsiTheme="minorHAnsi"/>
                      <w:sz w:val="20"/>
                      <w:szCs w:val="20"/>
                    </w:rPr>
                  </w:rPrChange>
                </w:rPr>
                <w:delText xml:space="preserve"> </w:delText>
              </w:r>
            </w:del>
            <w:r w:rsidRPr="00D83AF3">
              <w:rPr>
                <w:rFonts w:asciiTheme="minorHAnsi" w:hAnsiTheme="minorHAnsi"/>
                <w:sz w:val="20"/>
                <w:szCs w:val="20"/>
              </w:rPr>
              <w:t>(&lt;BuildingSelected Cover</w:t>
            </w:r>
            <w:r w:rsidR="009E1DA7" w:rsidRPr="00D83AF3">
              <w:rPr>
                <w:rFonts w:asciiTheme="minorHAnsi" w:hAnsiTheme="minorHAnsi"/>
                <w:sz w:val="20"/>
                <w:szCs w:val="20"/>
              </w:rPr>
              <w:t>age</w:t>
            </w:r>
            <w:r w:rsidRPr="00D83AF3">
              <w:rPr>
                <w:rFonts w:asciiTheme="minorHAnsi" w:hAnsiTheme="minorHAnsi"/>
                <w:sz w:val="20"/>
                <w:szCs w:val="20"/>
              </w:rPr>
              <w:t>Ind&gt; = “1”</w:t>
            </w:r>
            <w:r w:rsidRPr="00C1020A">
              <w:rPr>
                <w:rFonts w:asciiTheme="minorHAnsi" w:hAnsiTheme="minorHAnsi"/>
                <w:sz w:val="20"/>
                <w:szCs w:val="20"/>
              </w:rPr>
              <w:t xml:space="preserve"> </w:t>
            </w:r>
            <w:r w:rsidR="00E41C70" w:rsidRPr="003475FD">
              <w:rPr>
                <w:rFonts w:asciiTheme="minorHAnsi" w:hAnsiTheme="minorHAnsi"/>
                <w:b/>
                <w:bCs/>
                <w:sz w:val="20"/>
                <w:szCs w:val="20"/>
              </w:rPr>
              <w:t>AND</w:t>
            </w:r>
            <w:r w:rsidR="00E41C70" w:rsidRPr="003475FD">
              <w:rPr>
                <w:rFonts w:asciiTheme="minorHAnsi" w:hAnsiTheme="minorHAnsi"/>
                <w:sz w:val="20"/>
                <w:szCs w:val="20"/>
              </w:rPr>
              <w:t xml:space="preserve"> </w:t>
            </w:r>
            <w:r w:rsidRPr="003475FD">
              <w:rPr>
                <w:rFonts w:asciiTheme="minorHAnsi" w:hAnsiTheme="minorHAnsi"/>
                <w:sz w:val="20"/>
                <w:szCs w:val="20"/>
              </w:rPr>
              <w:t>&lt;Building</w:t>
            </w:r>
            <w:r w:rsidRPr="00935C1C">
              <w:rPr>
                <w:rFonts w:asciiTheme="minorHAnsi" w:hAnsiTheme="minorHAnsi"/>
                <w:sz w:val="20"/>
                <w:szCs w:val="20"/>
              </w:rPr>
              <w:t>OptionalCoverage</w:t>
            </w:r>
            <w:r w:rsidR="008B6380" w:rsidRPr="00935C1C">
              <w:rPr>
                <w:rFonts w:asciiTheme="minorHAnsi" w:hAnsiTheme="minorHAnsi"/>
                <w:sz w:val="20"/>
                <w:szCs w:val="20"/>
              </w:rPr>
              <w:t>In</w:t>
            </w:r>
            <w:r w:rsidR="008B6380" w:rsidRPr="00935C1C">
              <w:rPr>
                <w:rFonts w:asciiTheme="minorHAnsi" w:hAnsiTheme="minorHAnsi"/>
                <w:sz w:val="20"/>
                <w:szCs w:val="20"/>
                <w:rPrChange w:id="9594" w:author="Sue Simnor (EXT Idiom)" w:date="2024-08-15T13:40:00Z" w16du:dateUtc="2024-08-15T03:40:00Z">
                  <w:rPr>
                    <w:rFonts w:asciiTheme="minorHAnsi" w:hAnsiTheme="minorHAnsi"/>
                    <w:sz w:val="20"/>
                    <w:szCs w:val="20"/>
                    <w:highlight w:val="green"/>
                  </w:rPr>
                </w:rPrChange>
              </w:rPr>
              <w:t>d</w:t>
            </w:r>
            <w:r w:rsidRPr="00935C1C">
              <w:rPr>
                <w:rFonts w:asciiTheme="minorHAnsi" w:hAnsiTheme="minorHAnsi"/>
                <w:sz w:val="20"/>
                <w:szCs w:val="20"/>
                <w:rPrChange w:id="9595" w:author="Sue Simnor (EXT Idiom)" w:date="2024-08-15T13:40:00Z" w16du:dateUtc="2024-08-15T03:40:00Z">
                  <w:rPr>
                    <w:rFonts w:asciiTheme="minorHAnsi" w:hAnsiTheme="minorHAnsi"/>
                    <w:sz w:val="20"/>
                    <w:szCs w:val="20"/>
                    <w:highlight w:val="green"/>
                  </w:rPr>
                </w:rPrChange>
              </w:rPr>
              <w:t>&gt; = “</w:t>
            </w:r>
            <w:r w:rsidR="00BB7FB4" w:rsidRPr="00935C1C">
              <w:rPr>
                <w:rFonts w:asciiTheme="minorHAnsi" w:hAnsiTheme="minorHAnsi"/>
                <w:sz w:val="20"/>
                <w:szCs w:val="20"/>
                <w:rPrChange w:id="9596" w:author="Sue Simnor (EXT Idiom)" w:date="2024-08-15T13:40:00Z" w16du:dateUtc="2024-08-15T03:40:00Z">
                  <w:rPr>
                    <w:rFonts w:asciiTheme="minorHAnsi" w:hAnsiTheme="minorHAnsi"/>
                    <w:sz w:val="20"/>
                    <w:szCs w:val="20"/>
                    <w:highlight w:val="green"/>
                  </w:rPr>
                </w:rPrChange>
              </w:rPr>
              <w:t>0</w:t>
            </w:r>
            <w:r w:rsidRPr="00935C1C">
              <w:rPr>
                <w:rFonts w:asciiTheme="minorHAnsi" w:hAnsiTheme="minorHAnsi"/>
                <w:sz w:val="20"/>
                <w:szCs w:val="20"/>
                <w:rPrChange w:id="9597" w:author="Sue Simnor (EXT Idiom)" w:date="2024-08-15T13:40:00Z" w16du:dateUtc="2024-08-15T03:40:00Z">
                  <w:rPr>
                    <w:rFonts w:asciiTheme="minorHAnsi" w:hAnsiTheme="minorHAnsi"/>
                    <w:sz w:val="20"/>
                    <w:szCs w:val="20"/>
                    <w:highlight w:val="green"/>
                  </w:rPr>
                </w:rPrChange>
              </w:rPr>
              <w:t>”)</w:t>
            </w:r>
            <w:r w:rsidRPr="00935C1C">
              <w:rPr>
                <w:rFonts w:asciiTheme="minorHAnsi" w:hAnsiTheme="minorHAnsi"/>
                <w:sz w:val="20"/>
                <w:szCs w:val="20"/>
              </w:rPr>
              <w:t xml:space="preserve"> </w:t>
            </w:r>
            <w:r w:rsidRPr="00935C1C">
              <w:rPr>
                <w:rFonts w:asciiTheme="minorHAnsi" w:hAnsiTheme="minorHAnsi"/>
                <w:b/>
                <w:bCs/>
                <w:sz w:val="20"/>
                <w:szCs w:val="20"/>
              </w:rPr>
              <w:t>THEN</w:t>
            </w:r>
            <w:r w:rsidRPr="00935C1C">
              <w:rPr>
                <w:rFonts w:asciiTheme="minorHAnsi" w:hAnsiTheme="minorHAnsi"/>
                <w:sz w:val="20"/>
                <w:szCs w:val="20"/>
              </w:rPr>
              <w:t xml:space="preserve"> </w:t>
            </w:r>
            <w:r w:rsidR="00E41C70" w:rsidRPr="00935C1C">
              <w:rPr>
                <w:rFonts w:asciiTheme="minorHAnsi" w:hAnsiTheme="minorHAnsi"/>
                <w:sz w:val="20"/>
                <w:szCs w:val="20"/>
              </w:rPr>
              <w:t>D</w:t>
            </w:r>
            <w:r w:rsidRPr="00935C1C">
              <w:rPr>
                <w:rFonts w:asciiTheme="minorHAnsi" w:hAnsiTheme="minorHAnsi"/>
                <w:sz w:val="20"/>
                <w:szCs w:val="20"/>
              </w:rPr>
              <w:t>isplay</w:t>
            </w:r>
            <w:r w:rsidRPr="00C1020A">
              <w:rPr>
                <w:rFonts w:asciiTheme="minorHAnsi" w:hAnsiTheme="minorHAnsi"/>
                <w:sz w:val="20"/>
                <w:szCs w:val="20"/>
              </w:rPr>
              <w:t xml:space="preserve"> </w:t>
            </w:r>
          </w:p>
        </w:tc>
        <w:tc>
          <w:tcPr>
            <w:tcW w:w="851" w:type="dxa"/>
            <w:tcBorders>
              <w:top w:val="single" w:sz="4" w:space="0" w:color="auto"/>
              <w:left w:val="single" w:sz="4" w:space="0" w:color="auto"/>
              <w:bottom w:val="single" w:sz="4" w:space="0" w:color="auto"/>
              <w:right w:val="single" w:sz="4" w:space="0" w:color="auto"/>
            </w:tcBorders>
          </w:tcPr>
          <w:p w14:paraId="0A067966" w14:textId="77777777" w:rsidR="00791C97" w:rsidRPr="00171278" w:rsidRDefault="00791C97" w:rsidP="00791C97">
            <w:pPr>
              <w:tabs>
                <w:tab w:val="left" w:pos="1800"/>
              </w:tabs>
              <w:rPr>
                <w:rStyle w:val="bcx0"/>
                <w:rFonts w:asciiTheme="minorHAnsi" w:hAnsiTheme="minorHAnsi" w:cstheme="minorHAnsi"/>
                <w:bCs/>
                <w:sz w:val="20"/>
                <w:szCs w:val="20"/>
              </w:rPr>
            </w:pPr>
            <w:r w:rsidRPr="00171278">
              <w:rPr>
                <w:rStyle w:val="bcx0"/>
                <w:rFonts w:asciiTheme="minorHAnsi" w:hAnsiTheme="minorHAnsi" w:cstheme="minorHAnsi"/>
                <w:bCs/>
                <w:sz w:val="20"/>
                <w:szCs w:val="20"/>
              </w:rPr>
              <w:t>Column 1: Bodycopy_B_COI</w:t>
            </w:r>
          </w:p>
          <w:p w14:paraId="356BFE7E" w14:textId="77777777" w:rsidR="00791C97" w:rsidRPr="00BD6987" w:rsidRDefault="00791C97" w:rsidP="00791C97">
            <w:pPr>
              <w:tabs>
                <w:tab w:val="left" w:pos="1800"/>
              </w:tabs>
              <w:rPr>
                <w:rFonts w:asciiTheme="minorHAnsi" w:hAnsiTheme="minorHAnsi" w:cstheme="minorHAnsi"/>
                <w:bCs/>
                <w:sz w:val="20"/>
                <w:szCs w:val="20"/>
              </w:rPr>
            </w:pPr>
            <w:r w:rsidRPr="00171278">
              <w:rPr>
                <w:rStyle w:val="bcx0"/>
                <w:rFonts w:asciiTheme="minorHAnsi" w:hAnsiTheme="minorHAnsi" w:cstheme="minorHAnsi"/>
                <w:bCs/>
                <w:sz w:val="20"/>
                <w:szCs w:val="20"/>
              </w:rPr>
              <w:t xml:space="preserve">Column 2: </w:t>
            </w:r>
            <w:r w:rsidRPr="00171278">
              <w:rPr>
                <w:rStyle w:val="normaltextrun"/>
                <w:rFonts w:asciiTheme="minorHAnsi" w:hAnsiTheme="minorHAnsi" w:cstheme="minorHAnsi"/>
                <w:bCs/>
                <w:sz w:val="20"/>
                <w:szCs w:val="20"/>
              </w:rPr>
              <w:t>Table_Heading_3</w:t>
            </w:r>
          </w:p>
        </w:tc>
      </w:tr>
      <w:tr w:rsidR="00791C97" w:rsidRPr="00BD6987" w14:paraId="75498BEB" w14:textId="77777777" w:rsidTr="0472516C">
        <w:trPr>
          <w:cantSplit/>
        </w:trPr>
        <w:tc>
          <w:tcPr>
            <w:tcW w:w="1013" w:type="dxa"/>
            <w:tcBorders>
              <w:top w:val="single" w:sz="4" w:space="0" w:color="auto"/>
              <w:left w:val="single" w:sz="4" w:space="0" w:color="auto"/>
              <w:bottom w:val="single" w:sz="4" w:space="0" w:color="auto"/>
              <w:right w:val="single" w:sz="4" w:space="0" w:color="auto"/>
            </w:tcBorders>
          </w:tcPr>
          <w:p w14:paraId="5AF427BD" w14:textId="4A57DFE0" w:rsidR="00791C97" w:rsidRPr="00BD6987" w:rsidRDefault="00791C97" w:rsidP="00791C9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E</w:t>
            </w:r>
            <w:r>
              <w:rPr>
                <w:rFonts w:asciiTheme="minorHAnsi" w:hAnsiTheme="minorHAnsi" w:cstheme="minorHAnsi"/>
                <w:bCs/>
                <w:sz w:val="20"/>
                <w:szCs w:val="20"/>
              </w:rPr>
              <w:t>X</w:t>
            </w:r>
            <w:r w:rsidRPr="00792974">
              <w:rPr>
                <w:rFonts w:asciiTheme="minorHAnsi" w:hAnsiTheme="minorHAnsi" w:cstheme="minorHAnsi"/>
                <w:bCs/>
                <w:sz w:val="20"/>
                <w:szCs w:val="20"/>
              </w:rPr>
              <w:t xml:space="preserve">H </w:t>
            </w:r>
            <w:r>
              <w:rPr>
                <w:rFonts w:asciiTheme="minorHAnsi" w:hAnsiTheme="minorHAnsi" w:cstheme="minorHAnsi"/>
                <w:bCs/>
                <w:sz w:val="20"/>
                <w:szCs w:val="20"/>
              </w:rPr>
              <w:t>13</w:t>
            </w:r>
          </w:p>
        </w:tc>
        <w:tc>
          <w:tcPr>
            <w:tcW w:w="1817" w:type="dxa"/>
            <w:tcBorders>
              <w:top w:val="single" w:sz="4" w:space="0" w:color="auto"/>
              <w:left w:val="single" w:sz="4" w:space="0" w:color="auto"/>
              <w:bottom w:val="single" w:sz="4" w:space="0" w:color="auto"/>
              <w:right w:val="single" w:sz="4" w:space="0" w:color="auto"/>
            </w:tcBorders>
          </w:tcPr>
          <w:p w14:paraId="63A56655" w14:textId="77777777" w:rsidR="00791C97" w:rsidRPr="00C1020A" w:rsidRDefault="00791C97" w:rsidP="00791C97">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&lt;ProductCode&gt;</w:t>
            </w:r>
          </w:p>
        </w:tc>
        <w:tc>
          <w:tcPr>
            <w:tcW w:w="9072" w:type="dxa"/>
            <w:tcBorders>
              <w:top w:val="single" w:sz="4" w:space="0" w:color="auto"/>
              <w:left w:val="single" w:sz="4" w:space="0" w:color="auto"/>
              <w:bottom w:val="single" w:sz="4" w:space="0" w:color="auto"/>
              <w:right w:val="single" w:sz="4" w:space="0" w:color="auto"/>
            </w:tcBorders>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791C97" w:rsidRPr="003419B3" w14:paraId="2049F940" w14:textId="77777777">
              <w:trPr>
                <w:trHeight w:val="300"/>
              </w:trPr>
              <w:tc>
                <w:tcPr>
                  <w:tcW w:w="2861" w:type="dxa"/>
                  <w:noWrap/>
                  <w:vAlign w:val="center"/>
                  <w:hideMark/>
                </w:tcPr>
                <w:p w14:paraId="5B53C190" w14:textId="7C13B288" w:rsidR="00791C97" w:rsidRPr="003419B3" w:rsidRDefault="00791C97" w:rsidP="00791C97">
                  <w:pPr>
                    <w:pStyle w:val="TableBodycopy"/>
                    <w:rPr>
                      <w:rFonts w:asciiTheme="minorHAnsi" w:hAnsiTheme="minorHAnsi" w:cstheme="minorHAnsi"/>
                      <w:b/>
                      <w:bCs/>
                      <w:noProof/>
                      <w:color w:val="000000" w:themeColor="text1"/>
                      <w:sz w:val="22"/>
                      <w:szCs w:val="22"/>
                    </w:rPr>
                  </w:pPr>
                  <w:r w:rsidRPr="003419B3">
                    <w:rPr>
                      <w:rFonts w:asciiTheme="minorHAnsi" w:eastAsia="Tahoma" w:hAnsiTheme="minorHAnsi" w:cstheme="minorHAnsi"/>
                      <w:b/>
                      <w:bCs/>
                      <w:sz w:val="22"/>
                      <w:szCs w:val="22"/>
                    </w:rPr>
                    <w:t>Malicious Acts and Theft by Tenants excess:</w:t>
                  </w:r>
                </w:p>
              </w:tc>
              <w:tc>
                <w:tcPr>
                  <w:tcW w:w="4546" w:type="dxa"/>
                  <w:noWrap/>
                  <w:vAlign w:val="bottom"/>
                  <w:hideMark/>
                </w:tcPr>
                <w:p w14:paraId="3735A6BA" w14:textId="77777777" w:rsidR="00791C97" w:rsidRPr="003419B3" w:rsidRDefault="00791C97" w:rsidP="00791C97">
                  <w:pPr>
                    <w:pStyle w:val="TableBodycopy"/>
                    <w:rPr>
                      <w:rFonts w:asciiTheme="minorHAnsi" w:hAnsiTheme="minorHAnsi" w:cstheme="minorHAnsi"/>
                      <w:b/>
                      <w:bCs/>
                      <w:sz w:val="22"/>
                      <w:szCs w:val="22"/>
                    </w:rPr>
                  </w:pPr>
                  <w:r w:rsidRPr="003419B3">
                    <w:rPr>
                      <w:rFonts w:asciiTheme="minorHAnsi" w:hAnsiTheme="minorHAnsi" w:cstheme="minorHAnsi"/>
                      <w:b/>
                      <w:bCs/>
                      <w:sz w:val="22"/>
                      <w:szCs w:val="22"/>
                    </w:rPr>
                    <w:t>$500</w:t>
                  </w:r>
                </w:p>
              </w:tc>
            </w:tr>
          </w:tbl>
          <w:p w14:paraId="50EBD142" w14:textId="77777777" w:rsidR="00791C97" w:rsidRPr="003419B3" w:rsidRDefault="00791C97" w:rsidP="00791C97">
            <w:pPr>
              <w:tabs>
                <w:tab w:val="left" w:pos="1800"/>
              </w:tabs>
              <w:rPr>
                <w:rFonts w:asciiTheme="minorHAnsi" w:eastAsia="Tahoma" w:hAnsiTheme="minorHAnsi" w:cstheme="minorHAnsi"/>
              </w:rPr>
            </w:pPr>
          </w:p>
        </w:tc>
        <w:tc>
          <w:tcPr>
            <w:tcW w:w="1843" w:type="dxa"/>
            <w:tcBorders>
              <w:top w:val="single" w:sz="4" w:space="0" w:color="auto"/>
              <w:left w:val="single" w:sz="4" w:space="0" w:color="auto"/>
              <w:bottom w:val="single" w:sz="4" w:space="0" w:color="auto"/>
              <w:right w:val="single" w:sz="4" w:space="0" w:color="auto"/>
            </w:tcBorders>
          </w:tcPr>
          <w:p w14:paraId="01C7B5FC" w14:textId="100404E5" w:rsidR="00791C97" w:rsidRPr="00171278" w:rsidRDefault="00791C97" w:rsidP="00791C97">
            <w:pPr>
              <w:tabs>
                <w:tab w:val="left" w:pos="1800"/>
              </w:tabs>
              <w:rPr>
                <w:rFonts w:asciiTheme="minorHAnsi" w:hAnsiTheme="minorHAnsi"/>
                <w:sz w:val="20"/>
                <w:szCs w:val="20"/>
              </w:rPr>
            </w:pPr>
            <w:r w:rsidRPr="00881D76">
              <w:rPr>
                <w:rFonts w:asciiTheme="minorHAnsi" w:hAnsiTheme="minorHAnsi"/>
                <w:b/>
                <w:bCs/>
                <w:sz w:val="20"/>
                <w:szCs w:val="20"/>
              </w:rPr>
              <w:t>IF</w:t>
            </w:r>
            <w:r w:rsidRPr="00171278">
              <w:rPr>
                <w:rFonts w:asciiTheme="minorHAnsi" w:hAnsiTheme="minorHAnsi"/>
                <w:sz w:val="20"/>
                <w:szCs w:val="20"/>
              </w:rPr>
              <w:t xml:space="preserve"> &lt;ProductCode&gt; = “Landlord”</w:t>
            </w:r>
          </w:p>
          <w:p w14:paraId="659D3253" w14:textId="77777777" w:rsidR="00791C97" w:rsidRDefault="00791C97" w:rsidP="00791C97">
            <w:pPr>
              <w:tabs>
                <w:tab w:val="left" w:pos="1800"/>
              </w:tabs>
              <w:rPr>
                <w:rFonts w:asciiTheme="minorHAnsi" w:hAnsiTheme="minorHAnsi"/>
                <w:sz w:val="20"/>
                <w:szCs w:val="20"/>
              </w:rPr>
            </w:pPr>
            <w:r w:rsidRPr="00881D76">
              <w:rPr>
                <w:rFonts w:asciiTheme="minorHAnsi" w:hAnsiTheme="minorHAnsi"/>
                <w:b/>
                <w:bCs/>
                <w:sz w:val="20"/>
                <w:szCs w:val="20"/>
              </w:rPr>
              <w:t>THEN</w:t>
            </w:r>
            <w:r w:rsidRPr="00171278">
              <w:rPr>
                <w:rFonts w:asciiTheme="minorHAnsi" w:hAnsiTheme="minorHAnsi"/>
                <w:sz w:val="20"/>
                <w:szCs w:val="20"/>
              </w:rPr>
              <w:t xml:space="preserve"> </w:t>
            </w:r>
            <w:r w:rsidRPr="462AE7DE">
              <w:rPr>
                <w:rFonts w:asciiTheme="minorHAnsi" w:hAnsiTheme="minorHAnsi"/>
                <w:sz w:val="20"/>
                <w:szCs w:val="20"/>
              </w:rPr>
              <w:t>display</w:t>
            </w:r>
          </w:p>
          <w:p w14:paraId="5AA099AE" w14:textId="77777777" w:rsidR="00791C97" w:rsidRPr="00171278" w:rsidRDefault="00791C97" w:rsidP="00791C97">
            <w:pPr>
              <w:tabs>
                <w:tab w:val="left" w:pos="1800"/>
              </w:tabs>
              <w:rPr>
                <w:rFonts w:asciiTheme="minorHAnsi" w:hAnsiTheme="minorHAnsi"/>
                <w:sz w:val="20"/>
                <w:szCs w:val="20"/>
              </w:rPr>
            </w:pPr>
            <w:r w:rsidRPr="00881D76">
              <w:rPr>
                <w:rFonts w:asciiTheme="minorHAnsi" w:hAnsiTheme="minorHAnsi"/>
                <w:b/>
                <w:bCs/>
                <w:sz w:val="20"/>
                <w:szCs w:val="20"/>
              </w:rPr>
              <w:t>ELSE</w:t>
            </w:r>
            <w:r w:rsidRPr="00171278">
              <w:rPr>
                <w:rFonts w:asciiTheme="minorHAnsi" w:hAnsiTheme="minorHAnsi"/>
                <w:sz w:val="20"/>
                <w:szCs w:val="20"/>
              </w:rPr>
              <w:t xml:space="preserve"> do not display</w:t>
            </w:r>
          </w:p>
          <w:p w14:paraId="5E349EE5" w14:textId="77777777" w:rsidR="00791C97" w:rsidRPr="00881D76" w:rsidRDefault="00791C97" w:rsidP="00791C97">
            <w:pPr>
              <w:tabs>
                <w:tab w:val="left" w:pos="1800"/>
              </w:tabs>
              <w:rPr>
                <w:rFonts w:asciiTheme="minorHAnsi" w:hAnsiTheme="minorHAnsi"/>
                <w:b/>
                <w:bCs/>
                <w:sz w:val="20"/>
                <w:szCs w:val="20"/>
              </w:rPr>
            </w:pPr>
            <w:r w:rsidRPr="00881D76">
              <w:rPr>
                <w:rFonts w:asciiTheme="minorHAnsi" w:hAnsiTheme="minorHAnsi"/>
                <w:b/>
                <w:bCs/>
                <w:sz w:val="20"/>
                <w:szCs w:val="20"/>
              </w:rPr>
              <w:t>ENDIF</w:t>
            </w:r>
          </w:p>
        </w:tc>
        <w:tc>
          <w:tcPr>
            <w:tcW w:w="851" w:type="dxa"/>
            <w:tcBorders>
              <w:top w:val="single" w:sz="4" w:space="0" w:color="auto"/>
              <w:left w:val="single" w:sz="4" w:space="0" w:color="auto"/>
              <w:bottom w:val="single" w:sz="4" w:space="0" w:color="auto"/>
              <w:right w:val="single" w:sz="4" w:space="0" w:color="auto"/>
            </w:tcBorders>
          </w:tcPr>
          <w:p w14:paraId="23C0AC9B" w14:textId="77777777" w:rsidR="00791C97" w:rsidRPr="00171278" w:rsidRDefault="00791C97" w:rsidP="00791C97">
            <w:pPr>
              <w:tabs>
                <w:tab w:val="left" w:pos="1800"/>
              </w:tabs>
              <w:rPr>
                <w:rStyle w:val="bcx0"/>
                <w:rFonts w:asciiTheme="minorHAnsi" w:hAnsiTheme="minorHAnsi" w:cstheme="minorHAnsi"/>
                <w:bCs/>
                <w:sz w:val="20"/>
                <w:szCs w:val="20"/>
              </w:rPr>
            </w:pPr>
            <w:r w:rsidRPr="00171278">
              <w:rPr>
                <w:rStyle w:val="bcx0"/>
                <w:rFonts w:asciiTheme="minorHAnsi" w:hAnsiTheme="minorHAnsi" w:cstheme="minorHAnsi"/>
                <w:bCs/>
                <w:sz w:val="20"/>
                <w:szCs w:val="20"/>
              </w:rPr>
              <w:t>Column 1: Bodycopy_B_COI</w:t>
            </w:r>
          </w:p>
          <w:p w14:paraId="31AA81FD" w14:textId="77777777" w:rsidR="00791C97" w:rsidRPr="00BD6987" w:rsidRDefault="00791C97" w:rsidP="00791C97">
            <w:pPr>
              <w:tabs>
                <w:tab w:val="left" w:pos="1800"/>
              </w:tabs>
              <w:rPr>
                <w:rFonts w:asciiTheme="minorHAnsi" w:hAnsiTheme="minorHAnsi" w:cstheme="minorHAnsi"/>
                <w:bCs/>
                <w:sz w:val="20"/>
                <w:szCs w:val="20"/>
              </w:rPr>
            </w:pPr>
            <w:r w:rsidRPr="00171278">
              <w:rPr>
                <w:rStyle w:val="bcx0"/>
                <w:rFonts w:asciiTheme="minorHAnsi" w:hAnsiTheme="minorHAnsi" w:cstheme="minorHAnsi"/>
                <w:bCs/>
                <w:sz w:val="20"/>
                <w:szCs w:val="20"/>
              </w:rPr>
              <w:t xml:space="preserve">Column 2: </w:t>
            </w:r>
            <w:r w:rsidRPr="00171278">
              <w:rPr>
                <w:rStyle w:val="normaltextrun"/>
                <w:rFonts w:asciiTheme="minorHAnsi" w:hAnsiTheme="minorHAnsi" w:cstheme="minorHAnsi"/>
                <w:bCs/>
                <w:sz w:val="20"/>
                <w:szCs w:val="20"/>
              </w:rPr>
              <w:t>Table_Heading_3</w:t>
            </w:r>
          </w:p>
        </w:tc>
      </w:tr>
      <w:tr w:rsidR="00791C97" w:rsidRPr="00BD6987" w14:paraId="4DD7100E" w14:textId="77777777" w:rsidTr="0472516C">
        <w:trPr>
          <w:cantSplit/>
        </w:trPr>
        <w:tc>
          <w:tcPr>
            <w:tcW w:w="1013" w:type="dxa"/>
            <w:tcBorders>
              <w:top w:val="single" w:sz="4" w:space="0" w:color="auto"/>
              <w:left w:val="single" w:sz="4" w:space="0" w:color="auto"/>
              <w:bottom w:val="single" w:sz="4" w:space="0" w:color="auto"/>
              <w:right w:val="single" w:sz="4" w:space="0" w:color="auto"/>
            </w:tcBorders>
          </w:tcPr>
          <w:p w14:paraId="21899B60" w14:textId="2834837F" w:rsidR="00791C97" w:rsidRPr="00BD6987" w:rsidRDefault="00791C97" w:rsidP="00791C97">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E</w:t>
            </w:r>
            <w:r>
              <w:rPr>
                <w:rFonts w:asciiTheme="minorHAnsi" w:hAnsiTheme="minorHAnsi" w:cstheme="minorHAnsi"/>
                <w:bCs/>
                <w:sz w:val="20"/>
                <w:szCs w:val="20"/>
              </w:rPr>
              <w:t>X</w:t>
            </w:r>
            <w:r w:rsidRPr="00792974">
              <w:rPr>
                <w:rFonts w:asciiTheme="minorHAnsi" w:hAnsiTheme="minorHAnsi" w:cstheme="minorHAnsi"/>
                <w:bCs/>
                <w:sz w:val="20"/>
                <w:szCs w:val="20"/>
              </w:rPr>
              <w:t xml:space="preserve">H </w:t>
            </w:r>
            <w:r>
              <w:rPr>
                <w:rFonts w:asciiTheme="minorHAnsi" w:hAnsiTheme="minorHAnsi" w:cstheme="minorHAnsi"/>
                <w:bCs/>
                <w:sz w:val="20"/>
                <w:szCs w:val="20"/>
              </w:rPr>
              <w:t>14</w:t>
            </w:r>
          </w:p>
        </w:tc>
        <w:tc>
          <w:tcPr>
            <w:tcW w:w="1817" w:type="dxa"/>
            <w:tcBorders>
              <w:top w:val="single" w:sz="4" w:space="0" w:color="auto"/>
              <w:left w:val="single" w:sz="4" w:space="0" w:color="auto"/>
              <w:bottom w:val="single" w:sz="4" w:space="0" w:color="auto"/>
              <w:right w:val="single" w:sz="4" w:space="0" w:color="auto"/>
            </w:tcBorders>
          </w:tcPr>
          <w:p w14:paraId="371A8605" w14:textId="77777777" w:rsidR="00791C97" w:rsidRPr="00BD6987" w:rsidRDefault="00791C97" w:rsidP="00791C97">
            <w:pPr>
              <w:tabs>
                <w:tab w:val="left" w:pos="1800"/>
              </w:tabs>
              <w:rPr>
                <w:rFonts w:asciiTheme="minorHAnsi" w:hAnsiTheme="minorHAnsi" w:cstheme="minorHAnsi"/>
                <w:b/>
                <w:sz w:val="20"/>
                <w:szCs w:val="20"/>
              </w:rPr>
            </w:pPr>
          </w:p>
        </w:tc>
        <w:tc>
          <w:tcPr>
            <w:tcW w:w="9072" w:type="dxa"/>
            <w:tcBorders>
              <w:top w:val="single" w:sz="4" w:space="0" w:color="auto"/>
              <w:left w:val="single" w:sz="4" w:space="0" w:color="auto"/>
              <w:bottom w:val="single" w:sz="4" w:space="0" w:color="auto"/>
              <w:right w:val="single" w:sz="4" w:space="0" w:color="auto"/>
            </w:tcBorders>
          </w:tcPr>
          <w:p w14:paraId="0F9446FC" w14:textId="1EBD9E65" w:rsidR="00791C97" w:rsidRPr="003419B3" w:rsidRDefault="00791C97" w:rsidP="00791C97">
            <w:pPr>
              <w:tabs>
                <w:tab w:val="left" w:pos="1800"/>
              </w:tabs>
              <w:rPr>
                <w:rFonts w:asciiTheme="minorHAnsi" w:eastAsia="Tahoma" w:hAnsiTheme="minorHAnsi"/>
              </w:rPr>
            </w:pPr>
            <w:r w:rsidRPr="003419B3">
              <w:rPr>
                <w:rFonts w:asciiTheme="minorHAnsi" w:eastAsia="Tahoma" w:hAnsiTheme="minorHAnsi"/>
              </w:rPr>
              <w:t>Please see the Premium Excess and Discount Guide</w:t>
            </w:r>
            <w:commentRangeStart w:id="9598"/>
            <w:commentRangeStart w:id="9599"/>
            <w:commentRangeStart w:id="9600"/>
            <w:commentRangeEnd w:id="9598"/>
            <w:r w:rsidRPr="003419B3">
              <w:rPr>
                <w:rStyle w:val="CommentReference"/>
                <w:rFonts w:asciiTheme="minorHAnsi" w:eastAsia="Tahoma" w:hAnsiTheme="minorHAnsi" w:cstheme="minorBidi"/>
                <w:sz w:val="24"/>
                <w:szCs w:val="24"/>
              </w:rPr>
              <w:commentReference w:id="9598"/>
            </w:r>
            <w:commentRangeEnd w:id="9599"/>
            <w:r w:rsidRPr="003419B3">
              <w:rPr>
                <w:rStyle w:val="CommentReference"/>
                <w:rFonts w:asciiTheme="minorHAnsi" w:eastAsia="Tahoma" w:hAnsiTheme="minorHAnsi" w:cstheme="minorBidi"/>
                <w:sz w:val="24"/>
                <w:szCs w:val="24"/>
              </w:rPr>
              <w:commentReference w:id="9599"/>
            </w:r>
            <w:commentRangeEnd w:id="9600"/>
            <w:r w:rsidRPr="003419B3">
              <w:rPr>
                <w:rStyle w:val="CommentReference"/>
                <w:rFonts w:asciiTheme="minorHAnsi" w:eastAsia="Tahoma" w:hAnsiTheme="minorHAnsi" w:cstheme="minorBidi"/>
                <w:sz w:val="24"/>
                <w:szCs w:val="24"/>
              </w:rPr>
              <w:commentReference w:id="9600"/>
            </w:r>
            <w:r w:rsidRPr="003419B3">
              <w:rPr>
                <w:rFonts w:asciiTheme="minorHAnsi" w:eastAsia="Tahoma" w:hAnsiTheme="minorHAnsi"/>
              </w:rPr>
              <w:t xml:space="preserve"> for more details about each excess at: </w:t>
            </w:r>
            <w:r w:rsidRPr="003419B3">
              <w:rPr>
                <w:rFonts w:asciiTheme="minorHAnsi" w:hAnsiTheme="minorHAnsi"/>
                <w:sz w:val="20"/>
                <w:szCs w:val="20"/>
              </w:rPr>
              <w:t>&lt;BrandPEDGURL&gt;</w:t>
            </w:r>
          </w:p>
        </w:tc>
        <w:tc>
          <w:tcPr>
            <w:tcW w:w="1843" w:type="dxa"/>
            <w:tcBorders>
              <w:top w:val="single" w:sz="4" w:space="0" w:color="auto"/>
              <w:left w:val="single" w:sz="4" w:space="0" w:color="auto"/>
              <w:bottom w:val="single" w:sz="4" w:space="0" w:color="auto"/>
              <w:right w:val="single" w:sz="4" w:space="0" w:color="auto"/>
            </w:tcBorders>
          </w:tcPr>
          <w:p w14:paraId="4673EADE" w14:textId="77777777" w:rsidR="00791C97" w:rsidRPr="000D2020" w:rsidRDefault="00791C97" w:rsidP="00791C97">
            <w:pPr>
              <w:tabs>
                <w:tab w:val="left" w:pos="1800"/>
              </w:tabs>
              <w:rPr>
                <w:rFonts w:asciiTheme="minorHAnsi" w:hAnsiTheme="minorHAnsi"/>
                <w:sz w:val="20"/>
                <w:szCs w:val="20"/>
              </w:rPr>
            </w:pPr>
            <w:r w:rsidRPr="000D2020">
              <w:rPr>
                <w:rFonts w:asciiTheme="minorHAnsi" w:hAnsiTheme="minorHAnsi"/>
                <w:sz w:val="20"/>
                <w:szCs w:val="20"/>
              </w:rPr>
              <w:t>Alwa</w:t>
            </w:r>
            <w:r>
              <w:rPr>
                <w:rFonts w:asciiTheme="minorHAnsi" w:hAnsiTheme="minorHAnsi"/>
                <w:sz w:val="20"/>
                <w:szCs w:val="20"/>
              </w:rPr>
              <w:t>y</w:t>
            </w:r>
            <w:r w:rsidRPr="000D2020">
              <w:rPr>
                <w:rFonts w:asciiTheme="minorHAnsi" w:hAnsiTheme="minorHAnsi"/>
                <w:sz w:val="20"/>
                <w:szCs w:val="20"/>
              </w:rPr>
              <w:t>s display</w:t>
            </w:r>
          </w:p>
        </w:tc>
        <w:tc>
          <w:tcPr>
            <w:tcW w:w="851" w:type="dxa"/>
            <w:tcBorders>
              <w:top w:val="single" w:sz="4" w:space="0" w:color="auto"/>
              <w:left w:val="single" w:sz="4" w:space="0" w:color="auto"/>
              <w:bottom w:val="single" w:sz="4" w:space="0" w:color="auto"/>
              <w:right w:val="single" w:sz="4" w:space="0" w:color="auto"/>
            </w:tcBorders>
          </w:tcPr>
          <w:p w14:paraId="68061EC3" w14:textId="77777777" w:rsidR="00791C97" w:rsidRPr="00BD6987" w:rsidRDefault="00791C97" w:rsidP="00791C97">
            <w:pPr>
              <w:tabs>
                <w:tab w:val="left" w:pos="1800"/>
              </w:tabs>
              <w:rPr>
                <w:rFonts w:asciiTheme="minorHAnsi" w:hAnsiTheme="minorHAnsi" w:cstheme="minorHAnsi"/>
                <w:bCs/>
                <w:sz w:val="20"/>
                <w:szCs w:val="20"/>
              </w:rPr>
            </w:pPr>
            <w:r w:rsidRPr="009F4903">
              <w:rPr>
                <w:rFonts w:asciiTheme="minorHAnsi" w:hAnsiTheme="minorHAnsi" w:cstheme="minorHAnsi"/>
                <w:bCs/>
                <w:sz w:val="20"/>
                <w:szCs w:val="20"/>
              </w:rPr>
              <w:t>Bodycopy</w:t>
            </w:r>
            <w:r>
              <w:rPr>
                <w:rFonts w:asciiTheme="minorHAnsi" w:hAnsiTheme="minorHAnsi" w:cstheme="minorHAnsi"/>
                <w:bCs/>
                <w:sz w:val="20"/>
                <w:szCs w:val="20"/>
              </w:rPr>
              <w:t>_</w:t>
            </w:r>
            <w:r w:rsidRPr="009F4903">
              <w:rPr>
                <w:rFonts w:asciiTheme="minorHAnsi" w:hAnsiTheme="minorHAnsi" w:cstheme="minorHAnsi"/>
                <w:bCs/>
                <w:sz w:val="20"/>
                <w:szCs w:val="20"/>
              </w:rPr>
              <w:t>COI</w:t>
            </w:r>
          </w:p>
        </w:tc>
      </w:tr>
    </w:tbl>
    <w:p w14:paraId="568A4525" w14:textId="77777777" w:rsidR="00535EE0" w:rsidRPr="00720F8E" w:rsidRDefault="00535EE0" w:rsidP="6D5B893E">
      <w:pPr>
        <w:rPr>
          <w:rFonts w:asciiTheme="minorHAnsi" w:hAnsiTheme="minorHAnsi" w:cstheme="minorHAnsi"/>
        </w:rPr>
      </w:pPr>
    </w:p>
    <w:p w14:paraId="50E3CFE5" w14:textId="77777777" w:rsidR="00BA1964" w:rsidRPr="00720F8E" w:rsidRDefault="00BA1964" w:rsidP="00214E0E">
      <w:pPr>
        <w:rPr>
          <w:rFonts w:asciiTheme="minorHAnsi" w:hAnsiTheme="minorHAnsi" w:cstheme="minorHAnsi"/>
        </w:rPr>
      </w:pPr>
    </w:p>
    <w:p w14:paraId="51626C18" w14:textId="1BA493EB" w:rsidR="003F3862" w:rsidRPr="00720F8E" w:rsidRDefault="003F3862" w:rsidP="003F3862">
      <w:pPr>
        <w:pStyle w:val="Heading2"/>
        <w:rPr>
          <w:rFonts w:asciiTheme="minorHAnsi" w:hAnsiTheme="minorHAnsi" w:cstheme="minorHAnsi"/>
        </w:rPr>
      </w:pPr>
      <w:bookmarkStart w:id="9601" w:name="_Toc143871494"/>
      <w:bookmarkStart w:id="9602" w:name="_Toc173483740"/>
      <w:r w:rsidRPr="00720F8E">
        <w:rPr>
          <w:rFonts w:asciiTheme="minorHAnsi" w:hAnsiTheme="minorHAnsi" w:cstheme="minorHAnsi"/>
        </w:rPr>
        <w:lastRenderedPageBreak/>
        <w:t>Special Conditions (Motor)</w:t>
      </w:r>
      <w:bookmarkEnd w:id="9601"/>
      <w:bookmarkEnd w:id="9602"/>
    </w:p>
    <w:p w14:paraId="47D9A651" w14:textId="66FF48B5" w:rsidR="003F3862" w:rsidRDefault="00701FE2" w:rsidP="496CA879">
      <w:pPr>
        <w:rPr>
          <w:rFonts w:asciiTheme="minorHAnsi" w:hAnsiTheme="minorHAnsi"/>
        </w:rPr>
      </w:pPr>
      <w:r w:rsidRPr="00F40A4F">
        <w:rPr>
          <w:noProof/>
        </w:rPr>
        <w:drawing>
          <wp:inline distT="0" distB="0" distL="0" distR="0" wp14:anchorId="2E616D25" wp14:editId="6AA4E21B">
            <wp:extent cx="8486775" cy="1433197"/>
            <wp:effectExtent l="0" t="0" r="0" b="0"/>
            <wp:docPr id="488742531" name="Picture 3">
              <a:extLst xmlns:a="http://schemas.openxmlformats.org/drawingml/2006/main">
                <a:ext uri="{FF2B5EF4-FFF2-40B4-BE49-F238E27FC236}">
                  <a16:creationId xmlns:a16="http://schemas.microsoft.com/office/drawing/2014/main" id="{F059AB9B-0B07-BDC6-5EE7-08E9352F17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059AB9B-0B07-BDC6-5EE7-08E9352F1714}"/>
                        </a:ext>
                      </a:extLst>
                    </pic:cNvPr>
                    <pic:cNvPicPr>
                      <a:picLocks noChangeAspect="1"/>
                    </pic:cNvPicPr>
                  </pic:nvPicPr>
                  <pic:blipFill rotWithShape="1">
                    <a:blip r:embed="rId50">
                      <a:extLst>
                        <a:ext uri="{28A0092B-C50C-407E-A947-70E740481C1C}">
                          <a14:useLocalDpi xmlns:a14="http://schemas.microsoft.com/office/drawing/2010/main" val="0"/>
                        </a:ext>
                      </a:extLst>
                    </a:blip>
                    <a:srcRect l="19010" t="47333" r="18907" b="45255"/>
                    <a:stretch/>
                  </pic:blipFill>
                  <pic:spPr>
                    <a:xfrm>
                      <a:off x="0" y="0"/>
                      <a:ext cx="8501206" cy="1435634"/>
                    </a:xfrm>
                    <a:prstGeom prst="rect">
                      <a:avLst/>
                    </a:prstGeom>
                  </pic:spPr>
                </pic:pic>
              </a:graphicData>
            </a:graphic>
          </wp:inline>
        </w:drawing>
      </w:r>
    </w:p>
    <w:p w14:paraId="0E1FE2D7" w14:textId="6A952470" w:rsidR="00067026" w:rsidRDefault="00067026" w:rsidP="6D5B893E">
      <w:pPr>
        <w:rPr>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1817"/>
        <w:gridCol w:w="8080"/>
        <w:gridCol w:w="1701"/>
        <w:gridCol w:w="1985"/>
      </w:tblGrid>
      <w:tr w:rsidR="001E13F9" w:rsidRPr="00720F8E" w14:paraId="6AF23BBE" w14:textId="77777777" w:rsidTr="0472516C">
        <w:trPr>
          <w:cantSplit/>
        </w:trPr>
        <w:tc>
          <w:tcPr>
            <w:tcW w:w="1013" w:type="dxa"/>
          </w:tcPr>
          <w:p w14:paraId="753AFFB7" w14:textId="0594DD11" w:rsidR="001E13F9" w:rsidRPr="00720F8E" w:rsidRDefault="001E13F9">
            <w:pPr>
              <w:tabs>
                <w:tab w:val="left" w:pos="1800"/>
              </w:tabs>
              <w:rPr>
                <w:rFonts w:asciiTheme="minorHAnsi" w:hAnsiTheme="minorHAnsi" w:cstheme="minorHAnsi"/>
                <w:b/>
                <w:sz w:val="20"/>
              </w:rPr>
            </w:pPr>
            <w:r w:rsidRPr="00720F8E">
              <w:rPr>
                <w:rFonts w:asciiTheme="minorHAnsi" w:hAnsiTheme="minorHAnsi" w:cstheme="minorHAnsi"/>
                <w:b/>
                <w:sz w:val="20"/>
              </w:rPr>
              <w:t>Ref</w:t>
            </w:r>
          </w:p>
        </w:tc>
        <w:tc>
          <w:tcPr>
            <w:tcW w:w="1817" w:type="dxa"/>
          </w:tcPr>
          <w:p w14:paraId="7370FE12" w14:textId="5F7BBBAF" w:rsidR="001E13F9" w:rsidRPr="00720F8E" w:rsidRDefault="001E13F9">
            <w:pPr>
              <w:tabs>
                <w:tab w:val="left" w:pos="1800"/>
              </w:tabs>
              <w:jc w:val="center"/>
              <w:rPr>
                <w:rFonts w:asciiTheme="minorHAnsi" w:hAnsiTheme="minorHAnsi" w:cstheme="minorHAnsi"/>
                <w:b/>
                <w:sz w:val="20"/>
              </w:rPr>
            </w:pPr>
            <w:r w:rsidRPr="00720F8E">
              <w:rPr>
                <w:rFonts w:asciiTheme="minorHAnsi" w:hAnsiTheme="minorHAnsi" w:cstheme="minorHAnsi"/>
                <w:b/>
                <w:sz w:val="20"/>
              </w:rPr>
              <w:t>Variables</w:t>
            </w:r>
          </w:p>
        </w:tc>
        <w:tc>
          <w:tcPr>
            <w:tcW w:w="8080" w:type="dxa"/>
          </w:tcPr>
          <w:p w14:paraId="50CFFCA3" w14:textId="1C07A62A" w:rsidR="001E13F9" w:rsidRPr="00720F8E" w:rsidRDefault="001E13F9">
            <w:pPr>
              <w:tabs>
                <w:tab w:val="left" w:pos="1800"/>
              </w:tabs>
              <w:jc w:val="center"/>
              <w:rPr>
                <w:rFonts w:asciiTheme="minorHAnsi" w:hAnsiTheme="minorHAnsi" w:cstheme="minorHAnsi"/>
                <w:b/>
              </w:rPr>
            </w:pPr>
            <w:r w:rsidRPr="00720F8E">
              <w:rPr>
                <w:rFonts w:asciiTheme="minorHAnsi" w:hAnsiTheme="minorHAnsi" w:cstheme="minorHAnsi"/>
                <w:b/>
                <w:sz w:val="20"/>
                <w:szCs w:val="20"/>
              </w:rPr>
              <w:t>Content</w:t>
            </w:r>
          </w:p>
        </w:tc>
        <w:tc>
          <w:tcPr>
            <w:tcW w:w="1701" w:type="dxa"/>
          </w:tcPr>
          <w:p w14:paraId="561BDC0B" w14:textId="4635843E" w:rsidR="001E13F9" w:rsidRPr="00720F8E" w:rsidRDefault="001E13F9">
            <w:pPr>
              <w:tabs>
                <w:tab w:val="left" w:pos="1800"/>
              </w:tabs>
              <w:jc w:val="center"/>
              <w:rPr>
                <w:rFonts w:asciiTheme="minorHAnsi" w:hAnsiTheme="minorHAnsi" w:cstheme="minorHAnsi"/>
                <w:b/>
                <w:sz w:val="20"/>
              </w:rPr>
            </w:pPr>
            <w:r w:rsidRPr="00720F8E">
              <w:rPr>
                <w:rFonts w:asciiTheme="minorHAnsi" w:hAnsiTheme="minorHAnsi" w:cstheme="minorHAnsi"/>
                <w:b/>
                <w:sz w:val="20"/>
              </w:rPr>
              <w:t>Logic</w:t>
            </w:r>
          </w:p>
        </w:tc>
        <w:tc>
          <w:tcPr>
            <w:tcW w:w="1985" w:type="dxa"/>
          </w:tcPr>
          <w:p w14:paraId="05D5823E" w14:textId="59A5FD14" w:rsidR="001E13F9" w:rsidRPr="00720F8E" w:rsidRDefault="001E13F9">
            <w:pPr>
              <w:tabs>
                <w:tab w:val="left" w:pos="1800"/>
              </w:tabs>
              <w:jc w:val="center"/>
              <w:rPr>
                <w:rFonts w:asciiTheme="minorHAnsi" w:hAnsiTheme="minorHAnsi" w:cstheme="minorHAnsi"/>
                <w:b/>
                <w:sz w:val="20"/>
              </w:rPr>
            </w:pPr>
            <w:r w:rsidRPr="00720F8E">
              <w:rPr>
                <w:rFonts w:asciiTheme="minorHAnsi" w:hAnsiTheme="minorHAnsi" w:cstheme="minorHAnsi"/>
                <w:b/>
                <w:sz w:val="20"/>
              </w:rPr>
              <w:t>Style</w:t>
            </w:r>
          </w:p>
        </w:tc>
      </w:tr>
      <w:tr w:rsidR="00F40A93" w:rsidRPr="00BD6987" w14:paraId="7878B35F" w14:textId="77777777" w:rsidTr="0472516C">
        <w:trPr>
          <w:cantSplit/>
        </w:trPr>
        <w:tc>
          <w:tcPr>
            <w:tcW w:w="1013" w:type="dxa"/>
          </w:tcPr>
          <w:p w14:paraId="69EAE334" w14:textId="630D0F4A" w:rsidR="00F40A93" w:rsidRPr="00BD6987" w:rsidRDefault="00F40A93" w:rsidP="00F40A93">
            <w:pPr>
              <w:tabs>
                <w:tab w:val="left" w:pos="1800"/>
              </w:tabs>
              <w:rPr>
                <w:rFonts w:asciiTheme="minorHAnsi" w:hAnsiTheme="minorHAnsi" w:cstheme="minorHAnsi"/>
                <w:b/>
                <w:sz w:val="20"/>
                <w:szCs w:val="20"/>
              </w:rPr>
            </w:pPr>
            <w:r w:rsidRPr="000916A6">
              <w:rPr>
                <w:rFonts w:asciiTheme="minorHAnsi" w:hAnsiTheme="minorHAnsi" w:cstheme="minorHAnsi"/>
                <w:bCs/>
                <w:sz w:val="20"/>
                <w:szCs w:val="20"/>
              </w:rPr>
              <w:t>SCM 1</w:t>
            </w:r>
          </w:p>
        </w:tc>
        <w:tc>
          <w:tcPr>
            <w:tcW w:w="1817" w:type="dxa"/>
          </w:tcPr>
          <w:p w14:paraId="731B3367" w14:textId="07107DCD" w:rsidR="00F40A93" w:rsidRPr="00BD6987" w:rsidRDefault="00F40A93" w:rsidP="00F40A93">
            <w:pPr>
              <w:tabs>
                <w:tab w:val="left" w:pos="1800"/>
              </w:tabs>
              <w:rPr>
                <w:rFonts w:asciiTheme="minorHAnsi" w:hAnsiTheme="minorHAnsi" w:cstheme="minorHAnsi"/>
                <w:b/>
                <w:sz w:val="20"/>
                <w:szCs w:val="20"/>
              </w:rPr>
            </w:pPr>
          </w:p>
        </w:tc>
        <w:tc>
          <w:tcPr>
            <w:tcW w:w="8080" w:type="dxa"/>
          </w:tcPr>
          <w:p w14:paraId="758FFDBC" w14:textId="1EB6D4E0" w:rsidR="00F40A93" w:rsidRDefault="00F40A93" w:rsidP="00F40A93">
            <w:pPr>
              <w:tabs>
                <w:tab w:val="left" w:pos="1800"/>
              </w:tabs>
              <w:rPr>
                <w:rFonts w:asciiTheme="minorHAnsi" w:hAnsiTheme="minorHAnsi" w:cstheme="minorHAnsi"/>
                <w:sz w:val="20"/>
                <w:szCs w:val="20"/>
              </w:rPr>
            </w:pPr>
          </w:p>
          <w:tbl>
            <w:tblPr>
              <w:tblStyle w:val="TableGrid"/>
              <w:tblW w:w="0" w:type="auto"/>
              <w:tblLayout w:type="fixed"/>
              <w:tblLook w:val="04A0" w:firstRow="1" w:lastRow="0" w:firstColumn="1" w:lastColumn="0" w:noHBand="0" w:noVBand="1"/>
            </w:tblPr>
            <w:tblGrid>
              <w:gridCol w:w="4423"/>
              <w:gridCol w:w="3269"/>
            </w:tblGrid>
            <w:tr w:rsidR="00F40A93" w14:paraId="7D059601" w14:textId="77777777" w:rsidTr="414F30D5">
              <w:tc>
                <w:tcPr>
                  <w:tcW w:w="4423" w:type="dxa"/>
                  <w:tcBorders>
                    <w:top w:val="nil"/>
                    <w:left w:val="nil"/>
                    <w:bottom w:val="nil"/>
                    <w:right w:val="nil"/>
                  </w:tcBorders>
                </w:tcPr>
                <w:p w14:paraId="3006174C" w14:textId="1C8516B8" w:rsidR="00F40A93" w:rsidRPr="00C1020A" w:rsidRDefault="00F40A93" w:rsidP="00F40A93">
                  <w:pPr>
                    <w:pStyle w:val="Heading10"/>
                    <w:numPr>
                      <w:ilvl w:val="0"/>
                      <w:numId w:val="158"/>
                    </w:numPr>
                    <w:rPr>
                      <w:rFonts w:asciiTheme="minorHAnsi" w:hAnsiTheme="minorHAnsi"/>
                    </w:rPr>
                  </w:pPr>
                  <w:commentRangeStart w:id="9603"/>
                  <w:commentRangeStart w:id="9604"/>
                  <w:r w:rsidRPr="003419B3">
                    <w:t>Special conditions and important notices</w:t>
                  </w:r>
                  <w:commentRangeEnd w:id="9603"/>
                  <w:r w:rsidRPr="00C1020A">
                    <w:rPr>
                      <w:rStyle w:val="CommentReference"/>
                      <w:rFonts w:asciiTheme="minorHAnsi" w:hAnsiTheme="minorHAnsi"/>
                      <w:sz w:val="26"/>
                      <w:szCs w:val="24"/>
                    </w:rPr>
                    <w:commentReference w:id="9603"/>
                  </w:r>
                  <w:commentRangeEnd w:id="9604"/>
                  <w:r w:rsidRPr="00C1020A">
                    <w:rPr>
                      <w:rStyle w:val="CommentReference"/>
                      <w:rFonts w:asciiTheme="minorHAnsi" w:hAnsiTheme="minorHAnsi"/>
                      <w:sz w:val="26"/>
                      <w:szCs w:val="24"/>
                    </w:rPr>
                    <w:commentReference w:id="9604"/>
                  </w:r>
                </w:p>
              </w:tc>
              <w:tc>
                <w:tcPr>
                  <w:tcW w:w="3269" w:type="dxa"/>
                  <w:tcBorders>
                    <w:left w:val="nil"/>
                  </w:tcBorders>
                </w:tcPr>
                <w:p w14:paraId="6997BB9E" w14:textId="38C54B10" w:rsidR="00F40A93" w:rsidRDefault="00F40A93" w:rsidP="00F40A93">
                  <w:pPr>
                    <w:tabs>
                      <w:tab w:val="left" w:pos="1800"/>
                    </w:tabs>
                    <w:jc w:val="right"/>
                    <w:rPr>
                      <w:rFonts w:asciiTheme="minorHAnsi" w:hAnsiTheme="minorHAnsi" w:cstheme="minorHAnsi"/>
                      <w:b/>
                      <w:sz w:val="20"/>
                      <w:szCs w:val="20"/>
                    </w:rPr>
                  </w:pPr>
                </w:p>
              </w:tc>
            </w:tr>
          </w:tbl>
          <w:p w14:paraId="5A589CFF" w14:textId="6416F56A" w:rsidR="00F40A93" w:rsidRPr="00BD6987" w:rsidRDefault="00F40A93" w:rsidP="00F40A93">
            <w:pPr>
              <w:tabs>
                <w:tab w:val="left" w:pos="1800"/>
              </w:tabs>
              <w:rPr>
                <w:rFonts w:asciiTheme="minorHAnsi" w:hAnsiTheme="minorHAnsi" w:cstheme="minorHAnsi"/>
                <w:b/>
                <w:sz w:val="20"/>
                <w:szCs w:val="20"/>
              </w:rPr>
            </w:pPr>
          </w:p>
          <w:p w14:paraId="148BCD90" w14:textId="5FD1D373" w:rsidR="00F40A93" w:rsidRPr="00BD6987" w:rsidRDefault="00F40A93" w:rsidP="00F40A93">
            <w:pPr>
              <w:tabs>
                <w:tab w:val="left" w:pos="1800"/>
              </w:tabs>
              <w:rPr>
                <w:rFonts w:asciiTheme="minorHAnsi" w:hAnsiTheme="minorHAnsi" w:cstheme="minorHAnsi"/>
                <w:b/>
                <w:sz w:val="20"/>
                <w:szCs w:val="20"/>
              </w:rPr>
            </w:pPr>
          </w:p>
        </w:tc>
        <w:tc>
          <w:tcPr>
            <w:tcW w:w="1701" w:type="dxa"/>
          </w:tcPr>
          <w:p w14:paraId="5259C881" w14:textId="7FD7F27F" w:rsidR="00F40A93" w:rsidRDefault="00F40A93" w:rsidP="00F40A93">
            <w:pPr>
              <w:tabs>
                <w:tab w:val="left" w:pos="1800"/>
              </w:tabs>
              <w:rPr>
                <w:rFonts w:asciiTheme="minorHAnsi" w:hAnsiTheme="minorHAnsi" w:cstheme="minorHAnsi"/>
                <w:bCs/>
                <w:sz w:val="20"/>
                <w:szCs w:val="20"/>
              </w:rPr>
            </w:pPr>
            <w:r w:rsidRPr="00BD6987">
              <w:rPr>
                <w:rFonts w:asciiTheme="minorHAnsi" w:hAnsiTheme="minorHAnsi" w:cstheme="minorHAnsi"/>
                <w:bCs/>
                <w:sz w:val="20"/>
                <w:szCs w:val="20"/>
              </w:rPr>
              <w:t>Always display</w:t>
            </w:r>
          </w:p>
          <w:p w14:paraId="596DE9BC" w14:textId="1A7EE228" w:rsidR="00F40A93" w:rsidRPr="00D43E90" w:rsidRDefault="00F40A93" w:rsidP="00F40A93">
            <w:pPr>
              <w:tabs>
                <w:tab w:val="left" w:pos="1800"/>
              </w:tabs>
              <w:rPr>
                <w:rFonts w:asciiTheme="minorHAnsi" w:hAnsiTheme="minorHAnsi" w:cstheme="minorHAnsi"/>
                <w:bCs/>
                <w:sz w:val="14"/>
                <w:szCs w:val="14"/>
              </w:rPr>
            </w:pPr>
          </w:p>
        </w:tc>
        <w:tc>
          <w:tcPr>
            <w:tcW w:w="1985" w:type="dxa"/>
          </w:tcPr>
          <w:p w14:paraId="68ACA836" w14:textId="10B6E14A" w:rsidR="00F40A93" w:rsidRDefault="00F40A93" w:rsidP="00F40A93">
            <w:pPr>
              <w:tabs>
                <w:tab w:val="left" w:pos="1800"/>
              </w:tabs>
              <w:rPr>
                <w:rFonts w:asciiTheme="minorHAnsi" w:hAnsiTheme="minorHAnsi" w:cstheme="minorHAnsi"/>
                <w:bCs/>
                <w:sz w:val="20"/>
                <w:szCs w:val="20"/>
              </w:rPr>
            </w:pPr>
          </w:p>
          <w:p w14:paraId="42BE146E" w14:textId="52ED95AB" w:rsidR="00F40A93" w:rsidRDefault="00F40A93" w:rsidP="00F40A93">
            <w:pPr>
              <w:tabs>
                <w:tab w:val="left" w:pos="1800"/>
              </w:tabs>
              <w:rPr>
                <w:rFonts w:asciiTheme="minorHAnsi" w:hAnsiTheme="minorHAnsi" w:cstheme="minorHAnsi"/>
                <w:bCs/>
                <w:sz w:val="20"/>
                <w:szCs w:val="20"/>
              </w:rPr>
            </w:pPr>
          </w:p>
          <w:p w14:paraId="1122A09F" w14:textId="5F6FC139" w:rsidR="00F40A93" w:rsidRPr="00BD6987" w:rsidRDefault="00F40A93" w:rsidP="00F40A93">
            <w:pPr>
              <w:tabs>
                <w:tab w:val="left" w:pos="1800"/>
              </w:tabs>
              <w:rPr>
                <w:rFonts w:asciiTheme="minorHAnsi" w:hAnsiTheme="minorHAnsi" w:cstheme="minorHAnsi"/>
                <w:bCs/>
                <w:sz w:val="20"/>
                <w:szCs w:val="20"/>
              </w:rPr>
            </w:pPr>
            <w:r>
              <w:rPr>
                <w:rFonts w:asciiTheme="minorHAnsi" w:hAnsiTheme="minorHAnsi" w:cstheme="minorHAnsi"/>
                <w:bCs/>
                <w:sz w:val="20"/>
                <w:szCs w:val="20"/>
              </w:rPr>
              <w:t>Heading_1_COI</w:t>
            </w:r>
          </w:p>
        </w:tc>
      </w:tr>
      <w:tr w:rsidR="00F40A93" w:rsidRPr="00BD6987" w14:paraId="4BA9AE83" w14:textId="77777777" w:rsidTr="0472516C">
        <w:trPr>
          <w:cantSplit/>
        </w:trPr>
        <w:tc>
          <w:tcPr>
            <w:tcW w:w="1013" w:type="dxa"/>
          </w:tcPr>
          <w:p w14:paraId="0DDAD7A9" w14:textId="1FE4A8F7" w:rsidR="00F40A93" w:rsidRPr="00BD6987" w:rsidRDefault="00F40A93" w:rsidP="00F40A93">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SCM </w:t>
            </w:r>
            <w:ins w:id="9607" w:author="Sue Simnor (EXT Idiom)" w:date="2024-09-05T13:53:00Z">
              <w:r w:rsidR="00151CD4">
                <w:rPr>
                  <w:rFonts w:asciiTheme="minorHAnsi" w:hAnsiTheme="minorHAnsi" w:cstheme="minorHAnsi"/>
                  <w:bCs/>
                  <w:sz w:val="20"/>
                  <w:szCs w:val="20"/>
                </w:rPr>
                <w:t>2</w:t>
              </w:r>
            </w:ins>
            <w:del w:id="9608" w:author="Sue Simnor (EXT Idiom)" w:date="2024-09-05T13:53:00Z">
              <w:r w:rsidDel="00151CD4">
                <w:rPr>
                  <w:rFonts w:asciiTheme="minorHAnsi" w:hAnsiTheme="minorHAnsi" w:cstheme="minorHAnsi"/>
                  <w:bCs/>
                  <w:sz w:val="20"/>
                  <w:szCs w:val="20"/>
                </w:rPr>
                <w:delText>3</w:delText>
              </w:r>
            </w:del>
          </w:p>
        </w:tc>
        <w:tc>
          <w:tcPr>
            <w:tcW w:w="1817" w:type="dxa"/>
          </w:tcPr>
          <w:p w14:paraId="1F90197B" w14:textId="0CFB646E" w:rsidR="00F40A93" w:rsidRDefault="00F40A93" w:rsidP="00F40A93">
            <w:pPr>
              <w:tabs>
                <w:tab w:val="left" w:pos="1800"/>
              </w:tabs>
              <w:rPr>
                <w:rFonts w:asciiTheme="minorHAnsi" w:eastAsia="Calibri" w:hAnsiTheme="minorHAnsi" w:cstheme="minorHAnsi"/>
                <w:color w:val="000000" w:themeColor="text1"/>
                <w:sz w:val="20"/>
                <w:szCs w:val="20"/>
              </w:rPr>
            </w:pPr>
            <w:r>
              <w:rPr>
                <w:rFonts w:asciiTheme="minorHAnsi" w:eastAsia="Calibri" w:hAnsiTheme="minorHAnsi" w:cstheme="minorHAnsi"/>
                <w:color w:val="000000" w:themeColor="text1"/>
                <w:sz w:val="20"/>
                <w:szCs w:val="20"/>
              </w:rPr>
              <w:t>&lt;ProductCode&gt;</w:t>
            </w:r>
          </w:p>
          <w:p w14:paraId="67EA252D" w14:textId="77777777" w:rsidR="00F40A93" w:rsidRDefault="00F40A93" w:rsidP="00F40A93">
            <w:pPr>
              <w:tabs>
                <w:tab w:val="left" w:pos="1800"/>
              </w:tabs>
              <w:rPr>
                <w:ins w:id="9609" w:author="Sue Simnor (EXT Idiom)" w:date="2024-09-23T11:14:00Z" w16du:dateUtc="2024-09-23T01:14:00Z"/>
                <w:rFonts w:ascii="Calibri" w:hAnsi="Calibri" w:cs="Calibri"/>
                <w:color w:val="000000"/>
                <w:sz w:val="20"/>
                <w:szCs w:val="20"/>
                <w:shd w:val="clear" w:color="auto" w:fill="FFFFFF"/>
              </w:rPr>
            </w:pPr>
            <w:r w:rsidRPr="0073792F">
              <w:rPr>
                <w:rFonts w:asciiTheme="minorHAnsi" w:eastAsia="Calibri" w:hAnsiTheme="minorHAnsi" w:cstheme="minorHAnsi"/>
                <w:color w:val="000000" w:themeColor="text1"/>
                <w:sz w:val="20"/>
                <w:szCs w:val="20"/>
              </w:rPr>
              <w:t>&lt;</w:t>
            </w:r>
            <w:r w:rsidRPr="00E02C09">
              <w:rPr>
                <w:rFonts w:ascii="Calibri" w:hAnsi="Calibri" w:cs="Calibri"/>
                <w:color w:val="000000"/>
                <w:sz w:val="20"/>
                <w:szCs w:val="20"/>
                <w:shd w:val="clear" w:color="auto" w:fill="FFFFFF"/>
              </w:rPr>
              <w:t>EndorsementType</w:t>
            </w:r>
            <w:r w:rsidRPr="0073792F">
              <w:rPr>
                <w:rFonts w:ascii="Calibri" w:hAnsi="Calibri" w:cs="Calibri"/>
                <w:color w:val="000000"/>
                <w:sz w:val="20"/>
                <w:szCs w:val="20"/>
                <w:shd w:val="clear" w:color="auto" w:fill="FFFFFF"/>
              </w:rPr>
              <w:t>&gt;</w:t>
            </w:r>
          </w:p>
          <w:p w14:paraId="762E482A" w14:textId="1CA13087" w:rsidR="00446CB2" w:rsidRPr="00BD6987" w:rsidRDefault="00446CB2" w:rsidP="00F40A93">
            <w:pPr>
              <w:tabs>
                <w:tab w:val="left" w:pos="1800"/>
              </w:tabs>
              <w:rPr>
                <w:rFonts w:asciiTheme="minorHAnsi" w:hAnsiTheme="minorHAnsi" w:cstheme="minorHAnsi"/>
                <w:b/>
                <w:sz w:val="20"/>
                <w:szCs w:val="20"/>
              </w:rPr>
            </w:pPr>
            <w:ins w:id="9610" w:author="Sue Simnor (EXT Idiom)" w:date="2024-09-23T11:14:00Z" w16du:dateUtc="2024-09-23T01:14:00Z">
              <w:r>
                <w:rPr>
                  <w:rFonts w:ascii="Calibri" w:eastAsia="Calibri" w:hAnsi="Calibri" w:cs="Calibri"/>
                  <w:sz w:val="20"/>
                  <w:szCs w:val="20"/>
                </w:rPr>
                <w:t>&lt;EndorsementDetails&gt;</w:t>
              </w:r>
            </w:ins>
          </w:p>
        </w:tc>
        <w:tc>
          <w:tcPr>
            <w:tcW w:w="8080"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F40A93" w:rsidRPr="00D83AF3" w14:paraId="0FA5554E" w14:textId="77777777" w:rsidTr="78CABE0F">
              <w:trPr>
                <w:trHeight w:val="300"/>
              </w:trPr>
              <w:tc>
                <w:tcPr>
                  <w:tcW w:w="2861" w:type="dxa"/>
                  <w:noWrap/>
                  <w:vAlign w:val="center"/>
                  <w:hideMark/>
                </w:tcPr>
                <w:p w14:paraId="68937435" w14:textId="38692D7F" w:rsidR="00F40A93" w:rsidRPr="00D83AF3" w:rsidRDefault="00F40A93" w:rsidP="00F40A93">
                  <w:pPr>
                    <w:pStyle w:val="TableBodycopy"/>
                    <w:rPr>
                      <w:rFonts w:asciiTheme="minorHAnsi" w:hAnsiTheme="minorHAnsi" w:cstheme="minorHAnsi"/>
                      <w:b/>
                      <w:bCs/>
                      <w:noProof/>
                      <w:color w:val="000000" w:themeColor="text1"/>
                    </w:rPr>
                  </w:pPr>
                  <w:r w:rsidRPr="00D83AF3">
                    <w:t>Special conditions of your cover</w:t>
                  </w:r>
                  <w:r w:rsidRPr="00D83AF3">
                    <w:rPr>
                      <w:rFonts w:asciiTheme="minorHAnsi" w:hAnsiTheme="minorHAnsi" w:cstheme="minorBidi"/>
                      <w:sz w:val="24"/>
                    </w:rPr>
                    <w:t xml:space="preserve">:  </w:t>
                  </w:r>
                </w:p>
              </w:tc>
              <w:tc>
                <w:tcPr>
                  <w:tcW w:w="4546" w:type="dxa"/>
                  <w:noWrap/>
                  <w:vAlign w:val="bottom"/>
                  <w:hideMark/>
                </w:tcPr>
                <w:p w14:paraId="7BDE0651" w14:textId="3211DBFD" w:rsidR="00F40A93" w:rsidRPr="00D83AF3" w:rsidRDefault="00F40A93" w:rsidP="00F40A93">
                  <w:pPr>
                    <w:pStyle w:val="TableBodycopy"/>
                    <w:rPr>
                      <w:rFonts w:asciiTheme="minorHAnsi" w:hAnsiTheme="minorHAnsi" w:cstheme="minorBidi"/>
                      <w:b/>
                      <w:bCs/>
                      <w:sz w:val="24"/>
                    </w:rPr>
                  </w:pPr>
                  <w:r w:rsidRPr="00D83AF3">
                    <w:rPr>
                      <w:rFonts w:asciiTheme="minorHAnsi" w:hAnsiTheme="minorHAnsi" w:cstheme="minorBidi"/>
                      <w:b/>
                      <w:bCs/>
                    </w:rPr>
                    <w:t xml:space="preserve">&lt;EndorsementDetails&gt; </w:t>
                  </w:r>
                </w:p>
              </w:tc>
            </w:tr>
          </w:tbl>
          <w:p w14:paraId="54C638D2" w14:textId="68298DF7" w:rsidR="00F40A93" w:rsidRPr="00D83AF3" w:rsidRDefault="00F40A93" w:rsidP="00F40A93">
            <w:pPr>
              <w:pStyle w:val="TableBodycopy"/>
            </w:pPr>
          </w:p>
        </w:tc>
        <w:tc>
          <w:tcPr>
            <w:tcW w:w="1701" w:type="dxa"/>
          </w:tcPr>
          <w:p w14:paraId="537EC5ED" w14:textId="60D78708" w:rsidR="00F40A93" w:rsidRPr="00D83AF3" w:rsidRDefault="00F40A93" w:rsidP="00F40A93">
            <w:pPr>
              <w:spacing w:line="257" w:lineRule="auto"/>
              <w:rPr>
                <w:rFonts w:ascii="Calibri" w:eastAsia="Calibri" w:hAnsi="Calibri" w:cs="Calibri"/>
                <w:color w:val="000000" w:themeColor="text1"/>
                <w:sz w:val="20"/>
                <w:szCs w:val="20"/>
              </w:rPr>
            </w:pPr>
            <w:commentRangeStart w:id="9611"/>
            <w:commentRangeStart w:id="9612"/>
            <w:r w:rsidRPr="00D83AF3">
              <w:rPr>
                <w:rFonts w:ascii="Calibri" w:eastAsia="Calibri" w:hAnsi="Calibri" w:cs="Calibri"/>
                <w:sz w:val="22"/>
                <w:szCs w:val="22"/>
              </w:rPr>
              <w:t xml:space="preserve">IF </w:t>
            </w:r>
            <w:r w:rsidRPr="00D83AF3">
              <w:rPr>
                <w:rFonts w:ascii="Calibri" w:eastAsia="Calibri" w:hAnsi="Calibri" w:cs="Calibri"/>
                <w:color w:val="000000" w:themeColor="text1"/>
                <w:sz w:val="20"/>
                <w:szCs w:val="20"/>
              </w:rPr>
              <w:t>&lt;ProductCode&gt; =”</w:t>
            </w:r>
            <w:r w:rsidR="006620DD" w:rsidRPr="00D83AF3">
              <w:rPr>
                <w:rFonts w:ascii="Calibri" w:eastAsia="Calibri" w:hAnsi="Calibri" w:cs="Calibri"/>
                <w:color w:val="000000" w:themeColor="text1"/>
                <w:sz w:val="20"/>
                <w:szCs w:val="20"/>
              </w:rPr>
              <w:t>Auto”</w:t>
            </w:r>
          </w:p>
          <w:p w14:paraId="417BF5AE" w14:textId="21837CF1" w:rsidR="00F40A93" w:rsidRPr="00D83AF3" w:rsidRDefault="00F40A93" w:rsidP="00F40A93">
            <w:pPr>
              <w:spacing w:line="257" w:lineRule="auto"/>
              <w:rPr>
                <w:rFonts w:ascii="Calibri" w:eastAsia="Calibri" w:hAnsi="Calibri" w:cs="Calibri"/>
                <w:sz w:val="20"/>
                <w:szCs w:val="20"/>
              </w:rPr>
            </w:pPr>
            <w:r w:rsidRPr="00D83AF3">
              <w:rPr>
                <w:rFonts w:ascii="Calibri" w:eastAsia="Calibri" w:hAnsi="Calibri" w:cs="Calibri"/>
                <w:b/>
                <w:bCs/>
                <w:color w:val="000000" w:themeColor="text1"/>
                <w:sz w:val="20"/>
                <w:szCs w:val="20"/>
              </w:rPr>
              <w:t>AND</w:t>
            </w:r>
            <w:r w:rsidRPr="00D83AF3">
              <w:rPr>
                <w:rFonts w:ascii="Calibri" w:eastAsia="Calibri" w:hAnsi="Calibri" w:cs="Calibri"/>
                <w:sz w:val="20"/>
                <w:szCs w:val="20"/>
              </w:rPr>
              <w:t xml:space="preserve"> </w:t>
            </w:r>
          </w:p>
          <w:commentRangeEnd w:id="9611"/>
          <w:p w14:paraId="19BA47B0" w14:textId="3DF30C9C" w:rsidR="00F40A93" w:rsidRPr="00D83AF3" w:rsidRDefault="00F40A93" w:rsidP="00F40A93">
            <w:pPr>
              <w:tabs>
                <w:tab w:val="left" w:pos="1800"/>
              </w:tabs>
              <w:spacing w:line="257" w:lineRule="auto"/>
              <w:rPr>
                <w:rFonts w:ascii="Calibri" w:eastAsia="Calibri" w:hAnsi="Calibri" w:cs="Calibri"/>
                <w:color w:val="000000" w:themeColor="text1"/>
                <w:sz w:val="20"/>
                <w:szCs w:val="20"/>
              </w:rPr>
            </w:pPr>
            <w:r w:rsidRPr="00D83AF3">
              <w:rPr>
                <w:rStyle w:val="CommentReference"/>
                <w:rFonts w:ascii="Calibri" w:eastAsia="Calibri" w:hAnsi="Calibri" w:cs="Calibri"/>
                <w:color w:val="000000" w:themeColor="text1"/>
                <w:sz w:val="20"/>
                <w:szCs w:val="20"/>
              </w:rPr>
              <w:commentReference w:id="9611"/>
            </w:r>
            <w:commentRangeEnd w:id="9612"/>
            <w:r w:rsidRPr="00D83AF3">
              <w:rPr>
                <w:rStyle w:val="CommentReference"/>
                <w:rFonts w:ascii="Calibri" w:eastAsia="Calibri" w:hAnsi="Calibri" w:cs="Calibri"/>
                <w:color w:val="000000" w:themeColor="text1"/>
                <w:sz w:val="20"/>
                <w:szCs w:val="20"/>
              </w:rPr>
              <w:commentReference w:id="9612"/>
            </w:r>
            <w:r w:rsidRPr="00D83AF3">
              <w:rPr>
                <w:rFonts w:ascii="Calibri" w:eastAsia="Calibri" w:hAnsi="Calibri" w:cs="Calibri"/>
                <w:color w:val="000000" w:themeColor="text1"/>
                <w:sz w:val="20"/>
                <w:szCs w:val="20"/>
              </w:rPr>
              <w:t xml:space="preserve"> &lt;EndorsementType&gt; = “</w:t>
            </w:r>
            <w:r w:rsidR="00FC7D15" w:rsidRPr="00BD5622">
              <w:rPr>
                <w:rFonts w:ascii="Calibri" w:eastAsia="Calibri" w:hAnsi="Calibri" w:cs="Calibri"/>
                <w:color w:val="000000" w:themeColor="text1"/>
                <w:sz w:val="20"/>
                <w:szCs w:val="20"/>
                <w:rPrChange w:id="9613" w:author="sam sehgal" w:date="2024-12-19T10:30:00Z" w16du:dateUtc="2024-12-18T23:30:00Z">
                  <w:rPr>
                    <w:rFonts w:ascii="Calibri" w:eastAsia="Calibri" w:hAnsi="Calibri" w:cs="Calibri"/>
                    <w:color w:val="000000" w:themeColor="text1"/>
                    <w:sz w:val="20"/>
                    <w:szCs w:val="20"/>
                    <w:highlight w:val="yellow"/>
                  </w:rPr>
                </w:rPrChange>
              </w:rPr>
              <w:t>3</w:t>
            </w:r>
            <w:r w:rsidRPr="00BD5622">
              <w:rPr>
                <w:rFonts w:ascii="Calibri" w:eastAsia="Calibri" w:hAnsi="Calibri" w:cs="Calibri"/>
                <w:color w:val="000000" w:themeColor="text1"/>
                <w:sz w:val="20"/>
                <w:szCs w:val="20"/>
                <w:rPrChange w:id="9614" w:author="sam sehgal" w:date="2024-12-19T10:30:00Z" w16du:dateUtc="2024-12-18T23:30:00Z">
                  <w:rPr>
                    <w:rFonts w:ascii="Calibri" w:eastAsia="Calibri" w:hAnsi="Calibri" w:cs="Calibri"/>
                    <w:color w:val="000000" w:themeColor="text1"/>
                    <w:sz w:val="20"/>
                    <w:szCs w:val="20"/>
                    <w:highlight w:val="yellow"/>
                  </w:rPr>
                </w:rPrChange>
              </w:rPr>
              <w:t>|</w:t>
            </w:r>
            <w:r w:rsidR="00FC7D15" w:rsidRPr="00BD5622">
              <w:rPr>
                <w:rFonts w:ascii="Calibri" w:eastAsia="Calibri" w:hAnsi="Calibri" w:cs="Calibri"/>
                <w:color w:val="000000" w:themeColor="text1"/>
                <w:sz w:val="20"/>
                <w:szCs w:val="20"/>
                <w:rPrChange w:id="9615" w:author="sam sehgal" w:date="2024-12-19T10:30:00Z" w16du:dateUtc="2024-12-18T23:30:00Z">
                  <w:rPr>
                    <w:rFonts w:ascii="Calibri" w:eastAsia="Calibri" w:hAnsi="Calibri" w:cs="Calibri"/>
                    <w:color w:val="000000" w:themeColor="text1"/>
                    <w:sz w:val="20"/>
                    <w:szCs w:val="20"/>
                    <w:highlight w:val="yellow"/>
                  </w:rPr>
                </w:rPrChange>
              </w:rPr>
              <w:t>Custom</w:t>
            </w:r>
            <w:ins w:id="9616" w:author="sam sehgal" w:date="2024-12-19T10:30:00Z" w16du:dateUtc="2024-12-18T23:30:00Z">
              <w:r w:rsidR="00BD5622">
                <w:rPr>
                  <w:rFonts w:ascii="Calibri" w:eastAsia="Calibri" w:hAnsi="Calibri" w:cs="Calibri"/>
                  <w:color w:val="000000" w:themeColor="text1"/>
                  <w:sz w:val="20"/>
                  <w:szCs w:val="20"/>
                </w:rPr>
                <w:t>”</w:t>
              </w:r>
            </w:ins>
            <w:del w:id="9617" w:author="sam sehgal" w:date="2024-12-19T10:30:00Z" w16du:dateUtc="2024-12-18T23:30:00Z">
              <w:r w:rsidR="00FC7D15" w:rsidRPr="00D83AF3" w:rsidDel="00BD5622">
                <w:rPr>
                  <w:rFonts w:ascii="Calibri" w:eastAsia="Calibri" w:hAnsi="Calibri" w:cs="Calibri"/>
                  <w:color w:val="000000" w:themeColor="text1"/>
                  <w:sz w:val="20"/>
                  <w:szCs w:val="20"/>
                </w:rPr>
                <w:delText xml:space="preserve"> </w:delText>
              </w:r>
            </w:del>
          </w:p>
          <w:p w14:paraId="491FC3DA" w14:textId="7C793AC0" w:rsidR="00F40A93" w:rsidRPr="00D83AF3" w:rsidRDefault="00F40A93" w:rsidP="00F40A93">
            <w:pPr>
              <w:tabs>
                <w:tab w:val="left" w:pos="1800"/>
              </w:tabs>
              <w:spacing w:line="257" w:lineRule="auto"/>
              <w:rPr>
                <w:rFonts w:ascii="Calibri" w:eastAsia="Calibri" w:hAnsi="Calibri" w:cs="Calibri"/>
                <w:color w:val="000000" w:themeColor="text1"/>
                <w:sz w:val="20"/>
                <w:szCs w:val="20"/>
              </w:rPr>
            </w:pPr>
            <w:r w:rsidRPr="00D83AF3">
              <w:rPr>
                <w:rFonts w:ascii="Calibri" w:eastAsia="Calibri" w:hAnsi="Calibri" w:cs="Calibri"/>
                <w:color w:val="000000" w:themeColor="text1"/>
                <w:sz w:val="20"/>
                <w:szCs w:val="20"/>
              </w:rPr>
              <w:t>THEN Display (iteratively)</w:t>
            </w:r>
          </w:p>
          <w:p w14:paraId="5F289811" w14:textId="2B9714AB" w:rsidR="00F40A93" w:rsidRDefault="00F40A93" w:rsidP="00F40A93">
            <w:pPr>
              <w:tabs>
                <w:tab w:val="left" w:pos="1800"/>
              </w:tabs>
              <w:spacing w:line="257" w:lineRule="auto"/>
              <w:rPr>
                <w:rFonts w:ascii="Calibri" w:eastAsia="Calibri" w:hAnsi="Calibri" w:cs="Calibri"/>
                <w:color w:val="000000" w:themeColor="text1"/>
                <w:sz w:val="20"/>
                <w:szCs w:val="20"/>
              </w:rPr>
            </w:pPr>
            <w:r w:rsidRPr="00D83AF3">
              <w:rPr>
                <w:rFonts w:ascii="Calibri" w:eastAsia="Calibri" w:hAnsi="Calibri" w:cs="Calibri"/>
                <w:color w:val="000000" w:themeColor="text1"/>
                <w:sz w:val="20"/>
                <w:szCs w:val="20"/>
              </w:rPr>
              <w:t>&lt;EndorsementDetails&gt;</w:t>
            </w:r>
          </w:p>
          <w:p w14:paraId="65D08700" w14:textId="3F8370C2" w:rsidR="008B050A" w:rsidRPr="0039602A" w:rsidRDefault="008B050A">
            <w:pPr>
              <w:spacing w:line="257" w:lineRule="auto"/>
              <w:rPr>
                <w:rFonts w:ascii="Calibri" w:hAnsi="Calibri" w:cs="Calibri"/>
                <w:sz w:val="20"/>
                <w:szCs w:val="20"/>
                <w:rPrChange w:id="9618" w:author="Sue Simnor (EXT Idiom)" w:date="2024-09-16T11:41:00Z" w16du:dateUtc="2024-09-16T01:41:00Z">
                  <w:rPr>
                    <w:rFonts w:ascii="Calibri" w:eastAsia="Calibri" w:hAnsi="Calibri" w:cs="Calibri"/>
                    <w:color w:val="000000" w:themeColor="text1"/>
                    <w:sz w:val="20"/>
                    <w:szCs w:val="20"/>
                  </w:rPr>
                </w:rPrChange>
              </w:rPr>
              <w:pPrChange w:id="9619" w:author="Sue Simnor (EXT Idiom)" w:date="2024-09-05T13:56:00Z" w16du:dateUtc="2024-09-05T03:56:00Z">
                <w:pPr>
                  <w:tabs>
                    <w:tab w:val="left" w:pos="1800"/>
                  </w:tabs>
                  <w:spacing w:line="257" w:lineRule="auto"/>
                </w:pPr>
              </w:pPrChange>
            </w:pPr>
            <w:r w:rsidRPr="0039602A">
              <w:rPr>
                <w:rFonts w:ascii="Calibri" w:hAnsi="Calibri" w:cs="Calibri"/>
                <w:b/>
                <w:bCs/>
                <w:sz w:val="20"/>
                <w:szCs w:val="20"/>
              </w:rPr>
              <w:t>THEN</w:t>
            </w:r>
            <w:r w:rsidRPr="0039602A">
              <w:rPr>
                <w:rFonts w:ascii="Calibri" w:hAnsi="Calibri" w:cs="Calibri"/>
                <w:sz w:val="20"/>
                <w:szCs w:val="20"/>
              </w:rPr>
              <w:t xml:space="preserve"> display</w:t>
            </w:r>
          </w:p>
          <w:p w14:paraId="0A6E8B2A" w14:textId="661C7BA5" w:rsidR="00E76838" w:rsidRPr="00D83AF3" w:rsidRDefault="00E76838" w:rsidP="00F40A93">
            <w:pPr>
              <w:tabs>
                <w:tab w:val="left" w:pos="1800"/>
              </w:tabs>
              <w:spacing w:line="257" w:lineRule="auto"/>
              <w:rPr>
                <w:rFonts w:ascii="Calibri" w:eastAsia="Calibri" w:hAnsi="Calibri" w:cs="Calibri"/>
                <w:color w:val="000000" w:themeColor="text1"/>
                <w:sz w:val="20"/>
                <w:szCs w:val="20"/>
              </w:rPr>
            </w:pPr>
            <w:r w:rsidRPr="0039602A">
              <w:rPr>
                <w:rFonts w:ascii="Calibri" w:eastAsia="Calibri" w:hAnsi="Calibri" w:cs="Calibri"/>
                <w:color w:val="000000" w:themeColor="text1"/>
                <w:sz w:val="20"/>
                <w:szCs w:val="20"/>
              </w:rPr>
              <w:t>ELSE</w:t>
            </w:r>
          </w:p>
          <w:p w14:paraId="4B8CF338" w14:textId="5E00AB00" w:rsidR="00F40A93" w:rsidRPr="00D83AF3" w:rsidRDefault="00F40A93" w:rsidP="00F40A93">
            <w:pPr>
              <w:spacing w:line="257" w:lineRule="auto"/>
              <w:rPr>
                <w:rFonts w:ascii="Calibri" w:eastAsia="Calibri" w:hAnsi="Calibri" w:cs="Calibri"/>
                <w:sz w:val="20"/>
                <w:szCs w:val="20"/>
              </w:rPr>
            </w:pPr>
          </w:p>
        </w:tc>
        <w:tc>
          <w:tcPr>
            <w:tcW w:w="1985" w:type="dxa"/>
          </w:tcPr>
          <w:p w14:paraId="795B9178" w14:textId="3D9BAAAF" w:rsidR="00F40A93" w:rsidRDefault="00F40A93" w:rsidP="00F40A93">
            <w:pPr>
              <w:tabs>
                <w:tab w:val="left" w:pos="1800"/>
              </w:tabs>
              <w:rPr>
                <w:rFonts w:asciiTheme="minorHAnsi" w:hAnsiTheme="minorHAnsi" w:cstheme="minorHAnsi"/>
                <w:bCs/>
                <w:sz w:val="20"/>
                <w:szCs w:val="20"/>
              </w:rPr>
            </w:pPr>
            <w:r>
              <w:rPr>
                <w:rFonts w:asciiTheme="minorHAnsi" w:hAnsiTheme="minorHAnsi" w:cstheme="minorHAnsi"/>
                <w:bCs/>
                <w:sz w:val="20"/>
                <w:szCs w:val="20"/>
              </w:rPr>
              <w:t>Column 1: Bodycopy_COI</w:t>
            </w:r>
          </w:p>
          <w:p w14:paraId="48E89889" w14:textId="17EFDE1C" w:rsidR="00F40A93" w:rsidRDefault="00F40A93" w:rsidP="00F40A93">
            <w:pPr>
              <w:tabs>
                <w:tab w:val="left" w:pos="1800"/>
              </w:tabs>
              <w:rPr>
                <w:rFonts w:asciiTheme="minorHAnsi" w:hAnsiTheme="minorHAnsi" w:cstheme="minorHAnsi"/>
                <w:bCs/>
                <w:sz w:val="20"/>
                <w:szCs w:val="20"/>
              </w:rPr>
            </w:pPr>
          </w:p>
          <w:p w14:paraId="1E30A7FF" w14:textId="75B05A6A" w:rsidR="00F40A93" w:rsidRPr="00BD6987" w:rsidRDefault="00F40A93" w:rsidP="00F40A93">
            <w:pPr>
              <w:tabs>
                <w:tab w:val="left" w:pos="1800"/>
              </w:tabs>
              <w:rPr>
                <w:rFonts w:asciiTheme="minorHAnsi" w:hAnsiTheme="minorHAnsi" w:cstheme="minorHAnsi"/>
                <w:bCs/>
                <w:sz w:val="20"/>
                <w:szCs w:val="20"/>
              </w:rPr>
            </w:pPr>
            <w:r>
              <w:rPr>
                <w:rFonts w:asciiTheme="minorHAnsi" w:hAnsiTheme="minorHAnsi" w:cstheme="minorHAnsi"/>
                <w:bCs/>
                <w:sz w:val="20"/>
                <w:szCs w:val="20"/>
              </w:rPr>
              <w:t>Column 2: Table_Heading_3</w:t>
            </w:r>
          </w:p>
        </w:tc>
      </w:tr>
      <w:tr w:rsidR="00F40A93" w:rsidRPr="00BD6987" w14:paraId="340AAF13" w14:textId="77777777" w:rsidTr="0472516C">
        <w:trPr>
          <w:cantSplit/>
        </w:trPr>
        <w:tc>
          <w:tcPr>
            <w:tcW w:w="1013" w:type="dxa"/>
          </w:tcPr>
          <w:p w14:paraId="4798BF5E" w14:textId="5C191EE5" w:rsidR="00F40A93" w:rsidRPr="00BD6987" w:rsidRDefault="00F40A93" w:rsidP="00F40A93">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SCM </w:t>
            </w:r>
            <w:r w:rsidR="00151CD4">
              <w:rPr>
                <w:rFonts w:asciiTheme="minorHAnsi" w:hAnsiTheme="minorHAnsi" w:cstheme="minorHAnsi"/>
                <w:bCs/>
                <w:sz w:val="20"/>
                <w:szCs w:val="20"/>
              </w:rPr>
              <w:t>3</w:t>
            </w:r>
          </w:p>
        </w:tc>
        <w:tc>
          <w:tcPr>
            <w:tcW w:w="1817" w:type="dxa"/>
          </w:tcPr>
          <w:p w14:paraId="49F24294" w14:textId="4673405D" w:rsidR="00F40A93" w:rsidRDefault="00F40A93" w:rsidP="00F40A93">
            <w:pPr>
              <w:tabs>
                <w:tab w:val="left" w:pos="1800"/>
              </w:tabs>
              <w:rPr>
                <w:rFonts w:asciiTheme="minorHAnsi" w:eastAsia="Calibri" w:hAnsiTheme="minorHAnsi" w:cstheme="minorHAnsi"/>
                <w:color w:val="000000" w:themeColor="text1"/>
                <w:sz w:val="20"/>
                <w:szCs w:val="20"/>
              </w:rPr>
            </w:pPr>
            <w:r>
              <w:rPr>
                <w:rFonts w:asciiTheme="minorHAnsi" w:eastAsia="Calibri" w:hAnsiTheme="minorHAnsi" w:cstheme="minorHAnsi"/>
                <w:color w:val="000000" w:themeColor="text1"/>
                <w:sz w:val="20"/>
                <w:szCs w:val="20"/>
              </w:rPr>
              <w:t>&lt;ProductCode&gt;</w:t>
            </w:r>
          </w:p>
          <w:p w14:paraId="6DF101E7" w14:textId="149E2EDC" w:rsidR="00F40A93" w:rsidRDefault="00F40A93" w:rsidP="00F40A93">
            <w:pPr>
              <w:tabs>
                <w:tab w:val="left" w:pos="1800"/>
              </w:tabs>
              <w:rPr>
                <w:rFonts w:ascii="Calibri" w:hAnsi="Calibri" w:cs="Calibri"/>
                <w:sz w:val="20"/>
                <w:szCs w:val="20"/>
              </w:rPr>
            </w:pPr>
            <w:r w:rsidRPr="008376C9">
              <w:rPr>
                <w:rFonts w:ascii="Calibri" w:hAnsi="Calibri" w:cs="Calibri"/>
                <w:sz w:val="20"/>
                <w:szCs w:val="20"/>
              </w:rPr>
              <w:t>&lt;DriverAgeRestrictions&gt;</w:t>
            </w:r>
          </w:p>
          <w:p w14:paraId="51E2E876" w14:textId="4AC31B5F" w:rsidR="00F40A93" w:rsidRPr="00C1020A" w:rsidRDefault="00F40A93" w:rsidP="00F40A93">
            <w:pPr>
              <w:tabs>
                <w:tab w:val="left" w:pos="1800"/>
              </w:tabs>
              <w:rPr>
                <w:rFonts w:asciiTheme="minorHAnsi" w:hAnsiTheme="minorHAnsi" w:cstheme="minorHAnsi"/>
                <w:sz w:val="20"/>
                <w:szCs w:val="20"/>
              </w:rPr>
            </w:pPr>
          </w:p>
        </w:tc>
        <w:tc>
          <w:tcPr>
            <w:tcW w:w="8080"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F40A93" w:rsidRPr="00D83AF3" w14:paraId="59AC2C7F" w14:textId="77777777" w:rsidTr="0472516C">
              <w:trPr>
                <w:trHeight w:val="300"/>
              </w:trPr>
              <w:tc>
                <w:tcPr>
                  <w:tcW w:w="2861" w:type="dxa"/>
                  <w:noWrap/>
                  <w:vAlign w:val="center"/>
                  <w:hideMark/>
                </w:tcPr>
                <w:p w14:paraId="08FCE64A" w14:textId="63CE3B30" w:rsidR="00F40A93" w:rsidRPr="00D83AF3" w:rsidRDefault="00F40A93" w:rsidP="00F40A93">
                  <w:pPr>
                    <w:pStyle w:val="TableBodycopy"/>
                    <w:rPr>
                      <w:rFonts w:asciiTheme="minorHAnsi" w:hAnsiTheme="minorHAnsi" w:cstheme="minorHAnsi"/>
                      <w:b/>
                      <w:bCs/>
                      <w:noProof/>
                      <w:color w:val="000000" w:themeColor="text1"/>
                    </w:rPr>
                  </w:pPr>
                  <w:r w:rsidRPr="00D83AF3">
                    <w:t>Special conditions of your cover</w:t>
                  </w:r>
                  <w:r w:rsidRPr="00D83AF3">
                    <w:rPr>
                      <w:rFonts w:asciiTheme="minorHAnsi" w:hAnsiTheme="minorHAnsi" w:cstheme="minorBidi"/>
                      <w:sz w:val="24"/>
                    </w:rPr>
                    <w:t xml:space="preserve">:  </w:t>
                  </w:r>
                </w:p>
              </w:tc>
              <w:tc>
                <w:tcPr>
                  <w:tcW w:w="4546" w:type="dxa"/>
                  <w:noWrap/>
                  <w:vAlign w:val="bottom"/>
                  <w:hideMark/>
                </w:tcPr>
                <w:p w14:paraId="691B5C2D" w14:textId="1A1B9495" w:rsidR="00F40A93" w:rsidRPr="00D83AF3" w:rsidRDefault="00F40A93" w:rsidP="00F40A93">
                  <w:pPr>
                    <w:pStyle w:val="TableBodycopy"/>
                    <w:rPr>
                      <w:rFonts w:asciiTheme="minorHAnsi" w:hAnsiTheme="minorHAnsi" w:cstheme="minorBidi"/>
                      <w:b/>
                      <w:bCs/>
                      <w:sz w:val="24"/>
                    </w:rPr>
                  </w:pPr>
                  <w:r w:rsidRPr="00D83AF3">
                    <w:rPr>
                      <w:rFonts w:ascii="Calibri" w:hAnsi="Calibri" w:cs="Calibri"/>
                      <w:b/>
                      <w:bCs/>
                      <w:sz w:val="22"/>
                      <w:szCs w:val="22"/>
                    </w:rPr>
                    <w:t>Driver age restriction as selected by you</w:t>
                  </w:r>
                  <w:r w:rsidRPr="00D83AF3">
                    <w:br/>
                  </w:r>
                  <w:commentRangeStart w:id="9620"/>
                  <w:commentRangeStart w:id="9621"/>
                  <w:r w:rsidRPr="00D83AF3">
                    <w:rPr>
                      <w:rFonts w:ascii="Calibri" w:hAnsi="Calibri" w:cs="Calibri"/>
                      <w:sz w:val="22"/>
                      <w:szCs w:val="22"/>
                    </w:rPr>
                    <w:t>There is no cover when the car is being driven, where t</w:t>
                  </w:r>
                  <w:commentRangeEnd w:id="9620"/>
                  <w:r w:rsidRPr="00D83AF3">
                    <w:rPr>
                      <w:rStyle w:val="CommentReference"/>
                      <w:rFonts w:ascii="Calibri" w:hAnsi="Calibri" w:cs="Calibri"/>
                      <w:sz w:val="22"/>
                      <w:szCs w:val="22"/>
                    </w:rPr>
                    <w:commentReference w:id="9620"/>
                  </w:r>
                  <w:commentRangeEnd w:id="9621"/>
                  <w:r w:rsidRPr="00D83AF3">
                    <w:rPr>
                      <w:rStyle w:val="CommentReference"/>
                      <w:rFonts w:ascii="Calibri" w:hAnsi="Calibri" w:cs="Calibri"/>
                      <w:sz w:val="22"/>
                      <w:szCs w:val="22"/>
                    </w:rPr>
                    <w:commentReference w:id="9621"/>
                  </w:r>
                  <w:r w:rsidRPr="00D83AF3">
                    <w:rPr>
                      <w:rFonts w:ascii="Calibri" w:hAnsi="Calibri" w:cs="Calibri"/>
                      <w:sz w:val="22"/>
                      <w:szCs w:val="22"/>
                    </w:rPr>
                    <w:t>he driver, learner driver, or supervising driver is under 25 years of age. In all other respects the policy conditions, exclusions, and limitations remain unaltered.</w:t>
                  </w:r>
                </w:p>
              </w:tc>
            </w:tr>
          </w:tbl>
          <w:p w14:paraId="3D33F188" w14:textId="73F21289" w:rsidR="00F40A93" w:rsidRPr="00D83AF3" w:rsidRDefault="00F40A93" w:rsidP="00F40A93">
            <w:pPr>
              <w:pStyle w:val="TableBodycopy"/>
            </w:pPr>
          </w:p>
        </w:tc>
        <w:tc>
          <w:tcPr>
            <w:tcW w:w="1701" w:type="dxa"/>
          </w:tcPr>
          <w:p w14:paraId="384EDB17" w14:textId="77777777" w:rsidR="00FD567B" w:rsidRPr="00FD567B" w:rsidRDefault="00F40A93" w:rsidP="00FD567B">
            <w:pPr>
              <w:tabs>
                <w:tab w:val="left" w:pos="774"/>
              </w:tabs>
              <w:rPr>
                <w:ins w:id="9622" w:author="Sue Simnor (EXT Idiom)" w:date="2024-09-16T11:21:00Z" w16du:dateUtc="2024-09-16T01:21:00Z"/>
                <w:rFonts w:ascii="Calibri" w:eastAsia="Calibri" w:hAnsi="Calibri" w:cs="Calibri"/>
                <w:sz w:val="22"/>
                <w:szCs w:val="22"/>
                <w:highlight w:val="yellow"/>
                <w:rPrChange w:id="9623" w:author="Sue Simnor (EXT Idiom)" w:date="2024-09-16T11:21:00Z" w16du:dateUtc="2024-09-16T01:21:00Z">
                  <w:rPr>
                    <w:ins w:id="9624" w:author="Sue Simnor (EXT Idiom)" w:date="2024-09-16T11:21:00Z" w16du:dateUtc="2024-09-16T01:21:00Z"/>
                    <w:rFonts w:ascii="Calibri" w:eastAsia="Calibri" w:hAnsi="Calibri" w:cs="Calibri"/>
                    <w:sz w:val="22"/>
                    <w:szCs w:val="22"/>
                  </w:rPr>
                </w:rPrChange>
              </w:rPr>
            </w:pPr>
            <w:r w:rsidRPr="00D83AF3">
              <w:br/>
            </w:r>
            <w:r w:rsidRPr="00D83AF3">
              <w:rPr>
                <w:rFonts w:ascii="Calibri" w:hAnsi="Calibri" w:cs="Calibri"/>
                <w:b/>
                <w:bCs/>
                <w:sz w:val="20"/>
                <w:szCs w:val="20"/>
              </w:rPr>
              <w:t>IF</w:t>
            </w:r>
            <w:r w:rsidRPr="00D83AF3">
              <w:rPr>
                <w:rFonts w:asciiTheme="minorHAnsi" w:eastAsia="Calibri" w:hAnsiTheme="minorHAnsi" w:cstheme="minorHAnsi"/>
                <w:sz w:val="20"/>
                <w:szCs w:val="20"/>
              </w:rPr>
              <w:t xml:space="preserve"> </w:t>
            </w:r>
            <w:r w:rsidRPr="00D83AF3">
              <w:rPr>
                <w:rFonts w:asciiTheme="minorHAnsi" w:eastAsia="Calibri" w:hAnsiTheme="minorHAnsi" w:cstheme="minorHAnsi"/>
                <w:color w:val="000000" w:themeColor="text1"/>
                <w:sz w:val="20"/>
                <w:szCs w:val="20"/>
              </w:rPr>
              <w:t xml:space="preserve">&lt;ProductCode&gt; = “Auto” </w:t>
            </w:r>
            <w:r w:rsidRPr="00D83AF3">
              <w:rPr>
                <w:rFonts w:asciiTheme="minorHAnsi" w:eastAsia="Calibri" w:hAnsiTheme="minorHAnsi" w:cstheme="minorHAnsi"/>
                <w:b/>
                <w:bCs/>
                <w:color w:val="000000" w:themeColor="text1"/>
                <w:sz w:val="20"/>
                <w:szCs w:val="20"/>
              </w:rPr>
              <w:t>AND</w:t>
            </w:r>
            <w:r w:rsidRPr="00D83AF3">
              <w:rPr>
                <w:rFonts w:ascii="Calibri" w:hAnsi="Calibri" w:cs="Calibri"/>
                <w:sz w:val="20"/>
                <w:szCs w:val="20"/>
              </w:rPr>
              <w:t xml:space="preserve"> </w:t>
            </w:r>
            <w:ins w:id="9625" w:author="Sue Simnor (EXT Idiom)" w:date="2024-09-16T11:21:00Z" w16du:dateUtc="2024-09-16T01:21:00Z">
              <w:r w:rsidR="00FD567B" w:rsidRPr="00BD5622">
                <w:rPr>
                  <w:rFonts w:asciiTheme="minorHAnsi" w:hAnsiTheme="minorHAnsi"/>
                  <w:sz w:val="20"/>
                  <w:szCs w:val="20"/>
                </w:rPr>
                <w:t>&lt;EndorsementClause&gt; =</w:t>
              </w:r>
              <w:r w:rsidR="00FD567B" w:rsidRPr="00BD5622">
                <w:rPr>
                  <w:rFonts w:asciiTheme="minorHAnsi" w:hAnsiTheme="minorHAnsi"/>
                  <w:b/>
                  <w:bCs/>
                  <w:sz w:val="20"/>
                  <w:szCs w:val="20"/>
                </w:rPr>
                <w:t xml:space="preserve"> </w:t>
              </w:r>
              <w:r w:rsidR="00FD567B" w:rsidRPr="00BD5622">
                <w:rPr>
                  <w:rFonts w:asciiTheme="minorHAnsi" w:hAnsiTheme="minorHAnsi"/>
                  <w:sz w:val="20"/>
                  <w:szCs w:val="20"/>
                </w:rPr>
                <w:t>“AUTOEND01”</w:t>
              </w:r>
            </w:ins>
          </w:p>
          <w:p w14:paraId="1777A668" w14:textId="6EC054FA" w:rsidR="00F40A93" w:rsidRPr="00D83AF3" w:rsidRDefault="00F40A93" w:rsidP="00F40A93">
            <w:pPr>
              <w:spacing w:line="257" w:lineRule="auto"/>
              <w:rPr>
                <w:rFonts w:ascii="Calibri" w:hAnsi="Calibri" w:cs="Calibri"/>
                <w:sz w:val="20"/>
                <w:szCs w:val="20"/>
              </w:rPr>
            </w:pPr>
          </w:p>
          <w:p w14:paraId="6437B11B" w14:textId="7AC0A55E" w:rsidR="00F40A93" w:rsidRPr="00D83AF3" w:rsidRDefault="00F40A93" w:rsidP="00F40A93">
            <w:pPr>
              <w:spacing w:line="257" w:lineRule="auto"/>
              <w:rPr>
                <w:rFonts w:ascii="Calibri" w:hAnsi="Calibri" w:cs="Calibri"/>
                <w:sz w:val="20"/>
                <w:szCs w:val="20"/>
              </w:rPr>
            </w:pPr>
            <w:r w:rsidRPr="00D83AF3">
              <w:rPr>
                <w:rFonts w:ascii="Calibri" w:hAnsi="Calibri" w:cs="Calibri"/>
                <w:b/>
                <w:bCs/>
                <w:sz w:val="20"/>
                <w:szCs w:val="20"/>
              </w:rPr>
              <w:t>THEN</w:t>
            </w:r>
            <w:r w:rsidRPr="00D83AF3">
              <w:rPr>
                <w:rFonts w:ascii="Calibri" w:hAnsi="Calibri" w:cs="Calibri"/>
                <w:sz w:val="20"/>
                <w:szCs w:val="20"/>
              </w:rPr>
              <w:t xml:space="preserve"> display</w:t>
            </w:r>
          </w:p>
          <w:p w14:paraId="5148BDF9" w14:textId="15BF762D" w:rsidR="00F40A93" w:rsidRPr="00D83AF3" w:rsidRDefault="00F40A93" w:rsidP="00A36E03">
            <w:pPr>
              <w:tabs>
                <w:tab w:val="left" w:pos="774"/>
              </w:tabs>
              <w:rPr>
                <w:rFonts w:ascii="Calibri" w:eastAsia="Calibri" w:hAnsi="Calibri" w:cs="Calibri"/>
                <w:sz w:val="22"/>
                <w:szCs w:val="22"/>
              </w:rPr>
            </w:pPr>
            <w:r w:rsidRPr="00D83AF3">
              <w:rPr>
                <w:rFonts w:asciiTheme="minorHAnsi" w:hAnsiTheme="minorHAnsi"/>
                <w:b/>
                <w:bCs/>
                <w:sz w:val="20"/>
                <w:szCs w:val="20"/>
              </w:rPr>
              <w:t>ELSE</w:t>
            </w:r>
            <w:r w:rsidRPr="00D83AF3">
              <w:rPr>
                <w:rFonts w:asciiTheme="minorHAnsi" w:hAnsiTheme="minorHAnsi"/>
                <w:sz w:val="20"/>
                <w:szCs w:val="20"/>
              </w:rPr>
              <w:t xml:space="preserve"> </w:t>
            </w:r>
          </w:p>
        </w:tc>
        <w:tc>
          <w:tcPr>
            <w:tcW w:w="1985" w:type="dxa"/>
          </w:tcPr>
          <w:p w14:paraId="6EACD5D7" w14:textId="42D3A5B1" w:rsidR="00F40A93" w:rsidRDefault="00F40A93" w:rsidP="00F40A93">
            <w:pPr>
              <w:tabs>
                <w:tab w:val="left" w:pos="1800"/>
              </w:tabs>
              <w:rPr>
                <w:rFonts w:asciiTheme="minorHAnsi" w:hAnsiTheme="minorHAnsi" w:cstheme="minorHAnsi"/>
                <w:bCs/>
                <w:sz w:val="20"/>
                <w:szCs w:val="20"/>
              </w:rPr>
            </w:pPr>
            <w:r>
              <w:rPr>
                <w:rFonts w:asciiTheme="minorHAnsi" w:hAnsiTheme="minorHAnsi" w:cstheme="minorHAnsi"/>
                <w:bCs/>
                <w:sz w:val="20"/>
                <w:szCs w:val="20"/>
              </w:rPr>
              <w:t>Column 1: Bodycopy_COI</w:t>
            </w:r>
          </w:p>
          <w:p w14:paraId="779497E2" w14:textId="4C88612D" w:rsidR="00F40A93" w:rsidRDefault="00F40A93" w:rsidP="00F40A93">
            <w:pPr>
              <w:tabs>
                <w:tab w:val="left" w:pos="1800"/>
              </w:tabs>
              <w:rPr>
                <w:rFonts w:asciiTheme="minorHAnsi" w:hAnsiTheme="minorHAnsi" w:cstheme="minorHAnsi"/>
                <w:bCs/>
                <w:sz w:val="20"/>
                <w:szCs w:val="20"/>
              </w:rPr>
            </w:pPr>
          </w:p>
          <w:p w14:paraId="1A939FD5" w14:textId="7D7C5ABD" w:rsidR="00F40A93" w:rsidRDefault="00F40A93" w:rsidP="00F40A93">
            <w:pPr>
              <w:tabs>
                <w:tab w:val="left" w:pos="1800"/>
              </w:tabs>
              <w:rPr>
                <w:rFonts w:asciiTheme="minorHAnsi" w:hAnsiTheme="minorHAnsi" w:cstheme="minorHAnsi"/>
                <w:bCs/>
                <w:sz w:val="20"/>
                <w:szCs w:val="20"/>
              </w:rPr>
            </w:pPr>
            <w:r>
              <w:rPr>
                <w:rFonts w:asciiTheme="minorHAnsi" w:hAnsiTheme="minorHAnsi" w:cstheme="minorHAnsi"/>
                <w:bCs/>
                <w:sz w:val="20"/>
                <w:szCs w:val="20"/>
              </w:rPr>
              <w:t>Column 2 heading: Table_Heading_3</w:t>
            </w:r>
          </w:p>
          <w:p w14:paraId="2C67630E" w14:textId="26B1FCB2" w:rsidR="00F40A93" w:rsidRDefault="00F40A93" w:rsidP="00F40A93">
            <w:pPr>
              <w:tabs>
                <w:tab w:val="left" w:pos="1800"/>
              </w:tabs>
              <w:rPr>
                <w:rFonts w:asciiTheme="minorHAnsi" w:hAnsiTheme="minorHAnsi" w:cstheme="minorHAnsi"/>
                <w:bCs/>
                <w:sz w:val="20"/>
                <w:szCs w:val="20"/>
              </w:rPr>
            </w:pPr>
          </w:p>
          <w:p w14:paraId="154FDE2A" w14:textId="231F310E" w:rsidR="00F40A93" w:rsidRPr="00BD6987" w:rsidRDefault="00F40A93" w:rsidP="00F40A93">
            <w:pPr>
              <w:tabs>
                <w:tab w:val="left" w:pos="1800"/>
              </w:tabs>
              <w:rPr>
                <w:rFonts w:asciiTheme="minorHAnsi" w:hAnsiTheme="minorHAnsi" w:cstheme="minorHAnsi"/>
                <w:bCs/>
                <w:sz w:val="20"/>
                <w:szCs w:val="20"/>
              </w:rPr>
            </w:pPr>
            <w:r>
              <w:rPr>
                <w:rFonts w:asciiTheme="minorHAnsi" w:hAnsiTheme="minorHAnsi" w:cstheme="minorHAnsi"/>
                <w:bCs/>
                <w:sz w:val="20"/>
                <w:szCs w:val="20"/>
              </w:rPr>
              <w:t>Column 2 body: Bodycopy_COI</w:t>
            </w:r>
          </w:p>
        </w:tc>
      </w:tr>
      <w:tr w:rsidR="00F40A93" w:rsidRPr="00BD6987" w14:paraId="5B87C719" w14:textId="77777777" w:rsidTr="0472516C">
        <w:trPr>
          <w:cantSplit/>
        </w:trPr>
        <w:tc>
          <w:tcPr>
            <w:tcW w:w="1013" w:type="dxa"/>
          </w:tcPr>
          <w:p w14:paraId="18EB4020" w14:textId="6D2561F4" w:rsidR="00F40A93" w:rsidRPr="00BD6987" w:rsidRDefault="00F40A93" w:rsidP="00F40A93">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SCM </w:t>
            </w:r>
            <w:r w:rsidR="00151CD4">
              <w:rPr>
                <w:rFonts w:asciiTheme="minorHAnsi" w:hAnsiTheme="minorHAnsi" w:cstheme="minorHAnsi"/>
                <w:bCs/>
                <w:sz w:val="20"/>
                <w:szCs w:val="20"/>
              </w:rPr>
              <w:t>4</w:t>
            </w:r>
          </w:p>
        </w:tc>
        <w:tc>
          <w:tcPr>
            <w:tcW w:w="1817" w:type="dxa"/>
          </w:tcPr>
          <w:p w14:paraId="1407C566" w14:textId="2280CD4C" w:rsidR="00F40A93" w:rsidRDefault="00F40A93" w:rsidP="00F40A93">
            <w:pPr>
              <w:tabs>
                <w:tab w:val="left" w:pos="1800"/>
              </w:tabs>
              <w:rPr>
                <w:rFonts w:asciiTheme="minorHAnsi" w:hAnsiTheme="minorHAnsi"/>
                <w:sz w:val="20"/>
                <w:szCs w:val="20"/>
              </w:rPr>
            </w:pPr>
            <w:r w:rsidRPr="008376C9">
              <w:rPr>
                <w:rFonts w:asciiTheme="minorHAnsi" w:hAnsiTheme="minorHAnsi"/>
                <w:sz w:val="20"/>
                <w:szCs w:val="20"/>
              </w:rPr>
              <w:t>&lt;EndorsementClause&gt;</w:t>
            </w:r>
          </w:p>
          <w:p w14:paraId="092C8F42" w14:textId="2B57C3C4" w:rsidR="00F40A93" w:rsidRPr="00BD6987" w:rsidRDefault="00F40A93" w:rsidP="00F40A93">
            <w:pPr>
              <w:tabs>
                <w:tab w:val="left" w:pos="1800"/>
              </w:tabs>
              <w:rPr>
                <w:rFonts w:asciiTheme="minorHAnsi" w:hAnsiTheme="minorHAnsi" w:cstheme="minorHAnsi"/>
                <w:b/>
                <w:sz w:val="20"/>
                <w:szCs w:val="20"/>
              </w:rPr>
            </w:pPr>
            <w:r>
              <w:rPr>
                <w:rFonts w:asciiTheme="minorHAnsi" w:eastAsia="Calibri" w:hAnsiTheme="minorHAnsi" w:cstheme="minorHAnsi"/>
                <w:color w:val="000000" w:themeColor="text1"/>
                <w:sz w:val="20"/>
                <w:szCs w:val="20"/>
              </w:rPr>
              <w:t>&lt;ProductCode&gt;</w:t>
            </w:r>
          </w:p>
        </w:tc>
        <w:tc>
          <w:tcPr>
            <w:tcW w:w="8080"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F40A93" w:rsidRPr="003419B3" w14:paraId="259173EC" w14:textId="77777777" w:rsidTr="0472516C">
              <w:trPr>
                <w:trHeight w:val="300"/>
              </w:trPr>
              <w:tc>
                <w:tcPr>
                  <w:tcW w:w="2861" w:type="dxa"/>
                  <w:noWrap/>
                  <w:vAlign w:val="center"/>
                  <w:hideMark/>
                </w:tcPr>
                <w:p w14:paraId="0D80891B" w14:textId="12222F10" w:rsidR="00F40A93" w:rsidRPr="003419B3" w:rsidRDefault="00F40A93" w:rsidP="00F40A93">
                  <w:pPr>
                    <w:pStyle w:val="TableBodycopy"/>
                    <w:rPr>
                      <w:rFonts w:asciiTheme="minorHAnsi" w:hAnsiTheme="minorHAnsi" w:cstheme="minorHAnsi"/>
                      <w:b/>
                      <w:bCs/>
                      <w:noProof/>
                      <w:color w:val="000000" w:themeColor="text1"/>
                    </w:rPr>
                  </w:pPr>
                  <w:r w:rsidRPr="003419B3">
                    <w:t>Special conditions of your cover</w:t>
                  </w:r>
                  <w:r w:rsidRPr="003419B3">
                    <w:rPr>
                      <w:rFonts w:asciiTheme="minorHAnsi" w:hAnsiTheme="minorHAnsi" w:cstheme="minorBidi"/>
                      <w:sz w:val="24"/>
                    </w:rPr>
                    <w:t xml:space="preserve">:  </w:t>
                  </w:r>
                </w:p>
              </w:tc>
              <w:tc>
                <w:tcPr>
                  <w:tcW w:w="4546" w:type="dxa"/>
                  <w:noWrap/>
                  <w:vAlign w:val="bottom"/>
                  <w:hideMark/>
                </w:tcPr>
                <w:p w14:paraId="17189825" w14:textId="548B4916" w:rsidR="00F40A93" w:rsidRPr="003419B3" w:rsidRDefault="00F40A93" w:rsidP="00F40A93">
                  <w:pPr>
                    <w:pStyle w:val="TableBodycopy"/>
                    <w:rPr>
                      <w:rFonts w:asciiTheme="minorHAnsi" w:hAnsiTheme="minorHAnsi" w:cstheme="minorBidi"/>
                      <w:b/>
                      <w:bCs/>
                      <w:sz w:val="24"/>
                    </w:rPr>
                  </w:pPr>
                  <w:r w:rsidRPr="003419B3">
                    <w:rPr>
                      <w:rFonts w:ascii="Calibri" w:hAnsi="Calibri" w:cs="Calibri"/>
                      <w:b/>
                      <w:bCs/>
                      <w:sz w:val="22"/>
                      <w:szCs w:val="22"/>
                    </w:rPr>
                    <w:t>Under 25 Driver Age Exclusion</w:t>
                  </w:r>
                  <w:r w:rsidRPr="003419B3">
                    <w:br/>
                  </w:r>
                  <w:commentRangeStart w:id="9626"/>
                  <w:commentRangeStart w:id="9627"/>
                  <w:r w:rsidRPr="003419B3">
                    <w:rPr>
                      <w:rFonts w:ascii="Calibri" w:hAnsi="Calibri" w:cs="Calibri"/>
                      <w:sz w:val="22"/>
                      <w:szCs w:val="22"/>
                    </w:rPr>
                    <w:t xml:space="preserve">There is no cover when the car is being driven </w:t>
                  </w:r>
                  <w:commentRangeEnd w:id="9626"/>
                  <w:r w:rsidRPr="003419B3">
                    <w:rPr>
                      <w:rStyle w:val="CommentReference"/>
                      <w:rFonts w:ascii="Calibri" w:hAnsi="Calibri" w:cs="Calibri"/>
                      <w:sz w:val="22"/>
                      <w:szCs w:val="22"/>
                    </w:rPr>
                    <w:commentReference w:id="9626"/>
                  </w:r>
                  <w:commentRangeEnd w:id="9627"/>
                  <w:r w:rsidRPr="003419B3">
                    <w:rPr>
                      <w:rStyle w:val="CommentReference"/>
                      <w:rFonts w:ascii="Calibri" w:hAnsi="Calibri" w:cs="Calibri"/>
                      <w:sz w:val="22"/>
                      <w:szCs w:val="22"/>
                    </w:rPr>
                    <w:commentReference w:id="9627"/>
                  </w:r>
                  <w:r w:rsidRPr="003419B3">
                    <w:rPr>
                      <w:rFonts w:ascii="Calibri" w:hAnsi="Calibri" w:cs="Calibri"/>
                      <w:sz w:val="22"/>
                      <w:szCs w:val="22"/>
                    </w:rPr>
                    <w:t>where the driver, learner driver, or supervising driver is under 25 years of age. In all other respects the policy conditions, exclusions, and limitations remain unaltered.</w:t>
                  </w:r>
                </w:p>
              </w:tc>
            </w:tr>
          </w:tbl>
          <w:p w14:paraId="5818EC37" w14:textId="02E91DA2" w:rsidR="00F40A93" w:rsidRPr="003419B3" w:rsidRDefault="00F40A93" w:rsidP="00F40A93">
            <w:pPr>
              <w:pStyle w:val="TableBodycopy"/>
            </w:pPr>
          </w:p>
        </w:tc>
        <w:tc>
          <w:tcPr>
            <w:tcW w:w="1701" w:type="dxa"/>
          </w:tcPr>
          <w:p w14:paraId="4F2ADEC2" w14:textId="085FEDCE" w:rsidR="00F40A93" w:rsidRPr="00C1020A" w:rsidRDefault="00F40A93" w:rsidP="00F40A93">
            <w:pPr>
              <w:spacing w:line="257" w:lineRule="auto"/>
              <w:rPr>
                <w:rFonts w:asciiTheme="minorHAnsi" w:hAnsiTheme="minorHAnsi"/>
                <w:b/>
                <w:bCs/>
                <w:sz w:val="20"/>
                <w:szCs w:val="20"/>
              </w:rPr>
            </w:pPr>
            <w:r>
              <w:br/>
            </w:r>
            <w:r w:rsidRPr="3136F1EB">
              <w:rPr>
                <w:rFonts w:ascii="Calibri" w:hAnsi="Calibri" w:cs="Calibri"/>
                <w:b/>
                <w:bCs/>
                <w:sz w:val="20"/>
                <w:szCs w:val="20"/>
              </w:rPr>
              <w:t>IF</w:t>
            </w:r>
            <w:r w:rsidRPr="0073792F">
              <w:rPr>
                <w:rFonts w:asciiTheme="minorHAnsi" w:eastAsia="Calibri" w:hAnsiTheme="minorHAnsi" w:cstheme="minorHAnsi"/>
                <w:sz w:val="20"/>
                <w:szCs w:val="20"/>
              </w:rPr>
              <w:t xml:space="preserve"> </w:t>
            </w:r>
            <w:r>
              <w:rPr>
                <w:rFonts w:asciiTheme="minorHAnsi" w:eastAsia="Calibri" w:hAnsiTheme="minorHAnsi" w:cstheme="minorHAnsi"/>
                <w:color w:val="000000" w:themeColor="text1"/>
                <w:sz w:val="20"/>
                <w:szCs w:val="20"/>
              </w:rPr>
              <w:t xml:space="preserve">&lt;ProductCode&gt; </w:t>
            </w:r>
            <w:r w:rsidRPr="00F240A5">
              <w:rPr>
                <w:rFonts w:asciiTheme="minorHAnsi" w:eastAsia="Calibri" w:hAnsiTheme="minorHAnsi" w:cstheme="minorHAnsi"/>
                <w:color w:val="000000" w:themeColor="text1"/>
                <w:sz w:val="20"/>
                <w:szCs w:val="20"/>
              </w:rPr>
              <w:t xml:space="preserve">= </w:t>
            </w:r>
            <w:r w:rsidRPr="0073792F">
              <w:rPr>
                <w:rFonts w:asciiTheme="minorHAnsi" w:eastAsia="Calibri" w:hAnsiTheme="minorHAnsi" w:cstheme="minorHAnsi"/>
                <w:color w:val="000000" w:themeColor="text1"/>
                <w:sz w:val="20"/>
                <w:szCs w:val="20"/>
              </w:rPr>
              <w:t>“</w:t>
            </w:r>
            <w:r w:rsidRPr="00BB13B0">
              <w:rPr>
                <w:rFonts w:asciiTheme="minorHAnsi" w:eastAsia="Calibri" w:hAnsiTheme="minorHAnsi" w:cstheme="minorHAnsi"/>
                <w:color w:val="000000" w:themeColor="text1"/>
                <w:sz w:val="20"/>
                <w:szCs w:val="20"/>
              </w:rPr>
              <w:t xml:space="preserve">Auto” </w:t>
            </w:r>
            <w:r w:rsidRPr="00BB13B0">
              <w:rPr>
                <w:rFonts w:asciiTheme="minorHAnsi" w:eastAsia="Calibri" w:hAnsiTheme="minorHAnsi" w:cstheme="minorHAnsi"/>
                <w:b/>
                <w:bCs/>
                <w:color w:val="000000" w:themeColor="text1"/>
                <w:sz w:val="20"/>
                <w:szCs w:val="20"/>
              </w:rPr>
              <w:t>AND</w:t>
            </w:r>
            <w:r w:rsidRPr="00BB13B0">
              <w:rPr>
                <w:rFonts w:ascii="Calibri" w:hAnsi="Calibri" w:cs="Calibri"/>
                <w:sz w:val="20"/>
                <w:szCs w:val="20"/>
              </w:rPr>
              <w:t xml:space="preserve"> </w:t>
            </w:r>
          </w:p>
          <w:p w14:paraId="3AB09E14" w14:textId="0F895BFE" w:rsidR="00F40A93" w:rsidRPr="00C1020A" w:rsidRDefault="00F40A93" w:rsidP="00F40A93">
            <w:pPr>
              <w:tabs>
                <w:tab w:val="left" w:pos="774"/>
              </w:tabs>
              <w:rPr>
                <w:rFonts w:ascii="Calibri" w:eastAsia="Calibri" w:hAnsi="Calibri" w:cs="Calibri"/>
                <w:sz w:val="22"/>
                <w:szCs w:val="22"/>
              </w:rPr>
            </w:pPr>
            <w:r w:rsidRPr="00BD5622">
              <w:rPr>
                <w:rFonts w:asciiTheme="minorHAnsi" w:hAnsiTheme="minorHAnsi"/>
                <w:sz w:val="20"/>
                <w:szCs w:val="20"/>
              </w:rPr>
              <w:t>&lt;EndorsementClause&gt; =</w:t>
            </w:r>
            <w:r w:rsidRPr="00BD5622">
              <w:rPr>
                <w:rFonts w:asciiTheme="minorHAnsi" w:hAnsiTheme="minorHAnsi"/>
                <w:b/>
                <w:bCs/>
                <w:sz w:val="20"/>
                <w:szCs w:val="20"/>
              </w:rPr>
              <w:t xml:space="preserve"> </w:t>
            </w:r>
            <w:r w:rsidRPr="00BD5622">
              <w:rPr>
                <w:rFonts w:asciiTheme="minorHAnsi" w:hAnsiTheme="minorHAnsi"/>
                <w:sz w:val="20"/>
                <w:szCs w:val="20"/>
              </w:rPr>
              <w:t>“</w:t>
            </w:r>
            <w:ins w:id="9628" w:author="Sue Simnor (EXT Idiom)" w:date="2024-09-16T11:21:00Z" w16du:dateUtc="2024-09-16T01:21:00Z">
              <w:r w:rsidR="00F5570A" w:rsidRPr="00BD5622">
                <w:rPr>
                  <w:rFonts w:asciiTheme="minorHAnsi" w:hAnsiTheme="minorHAnsi"/>
                  <w:sz w:val="20"/>
                  <w:szCs w:val="20"/>
                </w:rPr>
                <w:t>AUTOEND02</w:t>
              </w:r>
            </w:ins>
            <w:r w:rsidRPr="00BD5622">
              <w:rPr>
                <w:rFonts w:asciiTheme="minorHAnsi" w:hAnsiTheme="minorHAnsi"/>
                <w:sz w:val="20"/>
                <w:szCs w:val="20"/>
              </w:rPr>
              <w:t>”</w:t>
            </w:r>
          </w:p>
          <w:p w14:paraId="24AD4ACC" w14:textId="08A1A946" w:rsidR="00F40A93" w:rsidRDefault="00F40A93" w:rsidP="00F40A93">
            <w:pPr>
              <w:spacing w:line="257" w:lineRule="auto"/>
              <w:rPr>
                <w:rFonts w:ascii="Calibri" w:hAnsi="Calibri" w:cs="Calibri"/>
                <w:sz w:val="20"/>
                <w:szCs w:val="20"/>
              </w:rPr>
            </w:pPr>
          </w:p>
          <w:p w14:paraId="271B2C4F" w14:textId="776E9F48" w:rsidR="00F40A93" w:rsidRDefault="00F40A93" w:rsidP="00F40A93">
            <w:pPr>
              <w:spacing w:line="257" w:lineRule="auto"/>
              <w:rPr>
                <w:rFonts w:ascii="Calibri" w:hAnsi="Calibri" w:cs="Calibri"/>
                <w:sz w:val="20"/>
                <w:szCs w:val="20"/>
              </w:rPr>
            </w:pPr>
            <w:r w:rsidRPr="3136F1EB">
              <w:rPr>
                <w:rFonts w:ascii="Calibri" w:hAnsi="Calibri" w:cs="Calibri"/>
                <w:b/>
                <w:bCs/>
                <w:sz w:val="20"/>
                <w:szCs w:val="20"/>
              </w:rPr>
              <w:t>THEN</w:t>
            </w:r>
            <w:r w:rsidRPr="3136F1EB">
              <w:rPr>
                <w:rFonts w:ascii="Calibri" w:hAnsi="Calibri" w:cs="Calibri"/>
                <w:sz w:val="20"/>
                <w:szCs w:val="20"/>
              </w:rPr>
              <w:t xml:space="preserve"> display</w:t>
            </w:r>
          </w:p>
          <w:p w14:paraId="309E6EC3" w14:textId="2ED3F642" w:rsidR="00F40A93" w:rsidRDefault="00F40A93" w:rsidP="00F40A93">
            <w:pPr>
              <w:spacing w:line="257" w:lineRule="auto"/>
            </w:pPr>
            <w:r w:rsidRPr="00415F21">
              <w:rPr>
                <w:rFonts w:asciiTheme="minorHAnsi" w:hAnsiTheme="minorHAnsi"/>
                <w:b/>
                <w:bCs/>
                <w:sz w:val="20"/>
                <w:szCs w:val="20"/>
              </w:rPr>
              <w:t>ELSE</w:t>
            </w:r>
          </w:p>
        </w:tc>
        <w:tc>
          <w:tcPr>
            <w:tcW w:w="1985" w:type="dxa"/>
          </w:tcPr>
          <w:p w14:paraId="490BEE4E" w14:textId="27DC3B61" w:rsidR="00F40A93" w:rsidRDefault="00F40A93" w:rsidP="00F40A93">
            <w:pPr>
              <w:tabs>
                <w:tab w:val="left" w:pos="1800"/>
              </w:tabs>
              <w:rPr>
                <w:rFonts w:asciiTheme="minorHAnsi" w:hAnsiTheme="minorHAnsi" w:cstheme="minorHAnsi"/>
                <w:bCs/>
                <w:sz w:val="20"/>
                <w:szCs w:val="20"/>
              </w:rPr>
            </w:pPr>
            <w:r>
              <w:rPr>
                <w:rFonts w:asciiTheme="minorHAnsi" w:hAnsiTheme="minorHAnsi" w:cstheme="minorHAnsi"/>
                <w:bCs/>
                <w:sz w:val="20"/>
                <w:szCs w:val="20"/>
              </w:rPr>
              <w:t>Column 1: Bodycopy_COI</w:t>
            </w:r>
          </w:p>
          <w:p w14:paraId="69C1FA67" w14:textId="46DEB6CE" w:rsidR="00F40A93" w:rsidRDefault="00F40A93" w:rsidP="00F40A93">
            <w:pPr>
              <w:tabs>
                <w:tab w:val="left" w:pos="1800"/>
              </w:tabs>
              <w:rPr>
                <w:rFonts w:asciiTheme="minorHAnsi" w:hAnsiTheme="minorHAnsi" w:cstheme="minorHAnsi"/>
                <w:bCs/>
                <w:sz w:val="20"/>
                <w:szCs w:val="20"/>
              </w:rPr>
            </w:pPr>
          </w:p>
          <w:p w14:paraId="51B039FA" w14:textId="50ADB260" w:rsidR="00F40A93" w:rsidRDefault="00F40A93" w:rsidP="00F40A93">
            <w:pPr>
              <w:tabs>
                <w:tab w:val="left" w:pos="1800"/>
              </w:tabs>
              <w:rPr>
                <w:rFonts w:asciiTheme="minorHAnsi" w:hAnsiTheme="minorHAnsi" w:cstheme="minorHAnsi"/>
                <w:bCs/>
                <w:sz w:val="20"/>
                <w:szCs w:val="20"/>
              </w:rPr>
            </w:pPr>
            <w:r>
              <w:rPr>
                <w:rFonts w:asciiTheme="minorHAnsi" w:hAnsiTheme="minorHAnsi" w:cstheme="minorHAnsi"/>
                <w:bCs/>
                <w:sz w:val="20"/>
                <w:szCs w:val="20"/>
              </w:rPr>
              <w:t>Column 2 heading: Table_Heading_3</w:t>
            </w:r>
          </w:p>
          <w:p w14:paraId="70AD0F9F" w14:textId="32A0EC2F" w:rsidR="00F40A93" w:rsidRDefault="00F40A93" w:rsidP="00F40A93">
            <w:pPr>
              <w:tabs>
                <w:tab w:val="left" w:pos="1800"/>
              </w:tabs>
              <w:rPr>
                <w:rFonts w:asciiTheme="minorHAnsi" w:hAnsiTheme="minorHAnsi" w:cstheme="minorHAnsi"/>
                <w:bCs/>
                <w:sz w:val="20"/>
                <w:szCs w:val="20"/>
              </w:rPr>
            </w:pPr>
          </w:p>
          <w:p w14:paraId="3A3D44DE" w14:textId="081BFF94" w:rsidR="00F40A93" w:rsidRPr="00BD6987" w:rsidRDefault="00F40A93" w:rsidP="00F40A93">
            <w:pPr>
              <w:tabs>
                <w:tab w:val="left" w:pos="1800"/>
              </w:tabs>
              <w:rPr>
                <w:rFonts w:asciiTheme="minorHAnsi" w:hAnsiTheme="minorHAnsi" w:cstheme="minorHAnsi"/>
                <w:bCs/>
                <w:sz w:val="20"/>
                <w:szCs w:val="20"/>
              </w:rPr>
            </w:pPr>
            <w:r>
              <w:rPr>
                <w:rFonts w:asciiTheme="minorHAnsi" w:hAnsiTheme="minorHAnsi" w:cstheme="minorHAnsi"/>
                <w:bCs/>
                <w:sz w:val="20"/>
                <w:szCs w:val="20"/>
              </w:rPr>
              <w:t>Column 2 body: Bodycopy_COI</w:t>
            </w:r>
          </w:p>
        </w:tc>
      </w:tr>
      <w:tr w:rsidR="00F40A93" w:rsidRPr="00BD6987" w14:paraId="6045CB45" w14:textId="77777777" w:rsidTr="0472516C">
        <w:trPr>
          <w:cantSplit/>
        </w:trPr>
        <w:tc>
          <w:tcPr>
            <w:tcW w:w="1013" w:type="dxa"/>
          </w:tcPr>
          <w:p w14:paraId="02EDEABE" w14:textId="410BAFAB" w:rsidR="00F40A93" w:rsidRPr="00BD6987" w:rsidRDefault="00F40A93" w:rsidP="00F40A93">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SCM </w:t>
            </w:r>
            <w:r w:rsidR="00151CD4">
              <w:rPr>
                <w:rFonts w:asciiTheme="minorHAnsi" w:hAnsiTheme="minorHAnsi" w:cstheme="minorHAnsi"/>
                <w:bCs/>
                <w:sz w:val="20"/>
                <w:szCs w:val="20"/>
              </w:rPr>
              <w:t>5</w:t>
            </w:r>
          </w:p>
        </w:tc>
        <w:tc>
          <w:tcPr>
            <w:tcW w:w="1817" w:type="dxa"/>
          </w:tcPr>
          <w:p w14:paraId="7C533AA2" w14:textId="474936A5" w:rsidR="00F40A93" w:rsidRPr="008D2B3D" w:rsidRDefault="00F40A93" w:rsidP="00F40A93">
            <w:pPr>
              <w:tabs>
                <w:tab w:val="left" w:pos="1800"/>
              </w:tabs>
              <w:rPr>
                <w:rFonts w:asciiTheme="minorHAnsi" w:hAnsiTheme="minorHAnsi"/>
                <w:sz w:val="20"/>
                <w:szCs w:val="20"/>
              </w:rPr>
            </w:pPr>
            <w:r w:rsidRPr="008D2B3D">
              <w:rPr>
                <w:rFonts w:asciiTheme="minorHAnsi" w:hAnsiTheme="minorHAnsi"/>
                <w:sz w:val="20"/>
                <w:szCs w:val="20"/>
              </w:rPr>
              <w:t>&lt;EndorsementClause&gt;</w:t>
            </w:r>
          </w:p>
          <w:p w14:paraId="1FFD613A" w14:textId="5D8ED9B6" w:rsidR="00F40A93" w:rsidRPr="008D2B3D" w:rsidRDefault="00F40A93" w:rsidP="00F40A93">
            <w:pPr>
              <w:tabs>
                <w:tab w:val="left" w:pos="1800"/>
              </w:tabs>
              <w:rPr>
                <w:rFonts w:asciiTheme="minorHAnsi" w:hAnsiTheme="minorHAnsi" w:cstheme="minorHAnsi"/>
                <w:b/>
                <w:sz w:val="20"/>
                <w:szCs w:val="20"/>
              </w:rPr>
            </w:pPr>
            <w:r w:rsidRPr="008D2B3D">
              <w:rPr>
                <w:rFonts w:asciiTheme="minorHAnsi" w:eastAsia="Calibri" w:hAnsiTheme="minorHAnsi" w:cstheme="minorHAnsi"/>
                <w:color w:val="000000" w:themeColor="text1"/>
                <w:sz w:val="20"/>
                <w:szCs w:val="20"/>
              </w:rPr>
              <w:t>&lt;ProductCode&gt;</w:t>
            </w:r>
          </w:p>
        </w:tc>
        <w:tc>
          <w:tcPr>
            <w:tcW w:w="8080"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F40A93" w:rsidRPr="003419B3" w14:paraId="0672754E" w14:textId="77777777" w:rsidTr="0472516C">
              <w:trPr>
                <w:trHeight w:val="300"/>
              </w:trPr>
              <w:tc>
                <w:tcPr>
                  <w:tcW w:w="2861" w:type="dxa"/>
                  <w:noWrap/>
                  <w:vAlign w:val="center"/>
                  <w:hideMark/>
                </w:tcPr>
                <w:p w14:paraId="5687A8BD" w14:textId="69C7127A" w:rsidR="00F40A93" w:rsidRPr="003419B3" w:rsidRDefault="00F40A93" w:rsidP="00F40A93">
                  <w:pPr>
                    <w:pStyle w:val="TableBodycopy"/>
                    <w:rPr>
                      <w:rFonts w:asciiTheme="minorHAnsi" w:hAnsiTheme="minorHAnsi" w:cstheme="minorHAnsi"/>
                      <w:b/>
                      <w:bCs/>
                      <w:noProof/>
                      <w:color w:val="000000" w:themeColor="text1"/>
                    </w:rPr>
                  </w:pPr>
                  <w:r w:rsidRPr="003419B3">
                    <w:t>Special conditions of your cover</w:t>
                  </w:r>
                  <w:r w:rsidRPr="003419B3">
                    <w:rPr>
                      <w:rFonts w:asciiTheme="minorHAnsi" w:hAnsiTheme="minorHAnsi" w:cstheme="minorBidi"/>
                      <w:sz w:val="24"/>
                    </w:rPr>
                    <w:t xml:space="preserve">:  </w:t>
                  </w:r>
                </w:p>
              </w:tc>
              <w:tc>
                <w:tcPr>
                  <w:tcW w:w="4546" w:type="dxa"/>
                  <w:noWrap/>
                  <w:vAlign w:val="bottom"/>
                  <w:hideMark/>
                </w:tcPr>
                <w:p w14:paraId="2D613D1E" w14:textId="57645AE9" w:rsidR="00F40A93" w:rsidRPr="003419B3" w:rsidRDefault="00F40A93" w:rsidP="00F40A93">
                  <w:pPr>
                    <w:pStyle w:val="TableBodycopy"/>
                    <w:rPr>
                      <w:rFonts w:ascii="Calibri" w:hAnsi="Calibri" w:cs="Calibri"/>
                      <w:sz w:val="22"/>
                      <w:szCs w:val="22"/>
                    </w:rPr>
                  </w:pPr>
                  <w:r w:rsidRPr="003419B3">
                    <w:rPr>
                      <w:rFonts w:ascii="Calibri" w:hAnsi="Calibri" w:cs="Calibri"/>
                      <w:b/>
                      <w:bCs/>
                      <w:sz w:val="22"/>
                      <w:szCs w:val="22"/>
                    </w:rPr>
                    <w:t>Under 30 Driver Age Exclusion</w:t>
                  </w:r>
                  <w:r w:rsidRPr="003419B3">
                    <w:br/>
                  </w:r>
                  <w:commentRangeStart w:id="9629"/>
                  <w:commentRangeStart w:id="9630"/>
                  <w:r w:rsidRPr="003419B3">
                    <w:rPr>
                      <w:rFonts w:ascii="Calibri" w:hAnsi="Calibri" w:cs="Calibri"/>
                      <w:sz w:val="22"/>
                      <w:szCs w:val="22"/>
                    </w:rPr>
                    <w:t>There is no cover when</w:t>
                  </w:r>
                  <w:commentRangeEnd w:id="9629"/>
                  <w:r w:rsidRPr="003419B3">
                    <w:rPr>
                      <w:rStyle w:val="CommentReference"/>
                      <w:rFonts w:ascii="Calibri" w:hAnsi="Calibri" w:cs="Calibri"/>
                      <w:sz w:val="22"/>
                      <w:szCs w:val="22"/>
                    </w:rPr>
                    <w:commentReference w:id="9629"/>
                  </w:r>
                  <w:commentRangeEnd w:id="9630"/>
                  <w:r w:rsidRPr="003419B3">
                    <w:rPr>
                      <w:rStyle w:val="CommentReference"/>
                      <w:rFonts w:ascii="Calibri" w:hAnsi="Calibri" w:cs="Calibri"/>
                      <w:sz w:val="22"/>
                      <w:szCs w:val="22"/>
                    </w:rPr>
                    <w:commentReference w:id="9630"/>
                  </w:r>
                  <w:r w:rsidRPr="003419B3">
                    <w:rPr>
                      <w:rFonts w:ascii="Calibri" w:hAnsi="Calibri" w:cs="Calibri"/>
                      <w:sz w:val="22"/>
                      <w:szCs w:val="22"/>
                    </w:rPr>
                    <w:t xml:space="preserve"> the car is being driven where the driver, learner driver, or supervising driver is under 30 years of age. In all other respects the policy conditions, exclusions, and limitations remain unaltered</w:t>
                  </w:r>
                </w:p>
              </w:tc>
            </w:tr>
          </w:tbl>
          <w:p w14:paraId="700AD6CC" w14:textId="6E9D0FE5" w:rsidR="00F40A93" w:rsidRPr="003419B3" w:rsidRDefault="00F40A93" w:rsidP="00F40A93">
            <w:pPr>
              <w:pStyle w:val="TableBodycopy"/>
            </w:pPr>
          </w:p>
        </w:tc>
        <w:tc>
          <w:tcPr>
            <w:tcW w:w="1701" w:type="dxa"/>
          </w:tcPr>
          <w:p w14:paraId="6ADF496A" w14:textId="09801419" w:rsidR="00F40A93" w:rsidRPr="004F2ABC" w:rsidRDefault="00F40A93" w:rsidP="00F40A93">
            <w:pPr>
              <w:spacing w:line="257" w:lineRule="auto"/>
              <w:rPr>
                <w:rFonts w:asciiTheme="minorHAnsi" w:hAnsiTheme="minorHAnsi"/>
                <w:b/>
                <w:bCs/>
                <w:sz w:val="20"/>
                <w:szCs w:val="20"/>
                <w:highlight w:val="yellow"/>
              </w:rPr>
            </w:pPr>
            <w:r>
              <w:br/>
            </w:r>
            <w:r w:rsidRPr="3136F1EB">
              <w:rPr>
                <w:rFonts w:ascii="Calibri" w:hAnsi="Calibri" w:cs="Calibri"/>
                <w:b/>
                <w:bCs/>
                <w:sz w:val="20"/>
                <w:szCs w:val="20"/>
              </w:rPr>
              <w:t>IF</w:t>
            </w:r>
            <w:r w:rsidRPr="0073792F">
              <w:rPr>
                <w:rFonts w:asciiTheme="minorHAnsi" w:eastAsia="Calibri" w:hAnsiTheme="minorHAnsi" w:cstheme="minorHAnsi"/>
                <w:sz w:val="20"/>
                <w:szCs w:val="20"/>
              </w:rPr>
              <w:t xml:space="preserve"> </w:t>
            </w:r>
            <w:r>
              <w:rPr>
                <w:rFonts w:asciiTheme="minorHAnsi" w:eastAsia="Calibri" w:hAnsiTheme="minorHAnsi" w:cstheme="minorHAnsi"/>
                <w:color w:val="000000" w:themeColor="text1"/>
                <w:sz w:val="20"/>
                <w:szCs w:val="20"/>
              </w:rPr>
              <w:t xml:space="preserve">&lt;ProductCode&gt; </w:t>
            </w:r>
            <w:r w:rsidRPr="00F240A5">
              <w:rPr>
                <w:rFonts w:asciiTheme="minorHAnsi" w:eastAsia="Calibri" w:hAnsiTheme="minorHAnsi" w:cstheme="minorHAnsi"/>
                <w:color w:val="000000" w:themeColor="text1"/>
                <w:sz w:val="20"/>
                <w:szCs w:val="20"/>
              </w:rPr>
              <w:t xml:space="preserve">= </w:t>
            </w:r>
            <w:r w:rsidRPr="0073792F">
              <w:rPr>
                <w:rFonts w:asciiTheme="minorHAnsi" w:eastAsia="Calibri" w:hAnsiTheme="minorHAnsi" w:cstheme="minorHAnsi"/>
                <w:color w:val="000000" w:themeColor="text1"/>
                <w:sz w:val="20"/>
                <w:szCs w:val="20"/>
              </w:rPr>
              <w:t>“</w:t>
            </w:r>
            <w:r>
              <w:rPr>
                <w:rFonts w:asciiTheme="minorHAnsi" w:eastAsia="Calibri" w:hAnsiTheme="minorHAnsi" w:cstheme="minorHAnsi"/>
                <w:color w:val="000000" w:themeColor="text1"/>
                <w:sz w:val="20"/>
                <w:szCs w:val="20"/>
              </w:rPr>
              <w:t>Auto</w:t>
            </w:r>
            <w:r w:rsidRPr="0073792F">
              <w:rPr>
                <w:rFonts w:asciiTheme="minorHAnsi" w:eastAsia="Calibri" w:hAnsiTheme="minorHAnsi" w:cstheme="minorHAnsi"/>
                <w:color w:val="000000" w:themeColor="text1"/>
                <w:sz w:val="20"/>
                <w:szCs w:val="20"/>
              </w:rPr>
              <w:t xml:space="preserve">” </w:t>
            </w:r>
            <w:r w:rsidRPr="0073792F">
              <w:rPr>
                <w:rFonts w:asciiTheme="minorHAnsi" w:eastAsia="Calibri" w:hAnsiTheme="minorHAnsi" w:cstheme="minorHAnsi"/>
                <w:b/>
                <w:bCs/>
                <w:color w:val="000000" w:themeColor="text1"/>
                <w:sz w:val="20"/>
                <w:szCs w:val="20"/>
              </w:rPr>
              <w:t>AND</w:t>
            </w:r>
            <w:r w:rsidRPr="3136F1EB">
              <w:rPr>
                <w:rFonts w:ascii="Calibri" w:hAnsi="Calibri" w:cs="Calibri"/>
                <w:sz w:val="20"/>
                <w:szCs w:val="20"/>
              </w:rPr>
              <w:t xml:space="preserve"> </w:t>
            </w:r>
          </w:p>
          <w:p w14:paraId="13106AB6" w14:textId="6F36A56B" w:rsidR="00F40A93" w:rsidRPr="00C1020A" w:rsidRDefault="00F40A93" w:rsidP="00F40A93">
            <w:pPr>
              <w:tabs>
                <w:tab w:val="left" w:pos="774"/>
              </w:tabs>
              <w:rPr>
                <w:rFonts w:ascii="Calibri" w:eastAsia="Calibri" w:hAnsi="Calibri" w:cs="Calibri"/>
                <w:sz w:val="22"/>
                <w:szCs w:val="22"/>
              </w:rPr>
            </w:pPr>
            <w:r w:rsidRPr="00C1020A">
              <w:rPr>
                <w:rFonts w:asciiTheme="minorHAnsi" w:hAnsiTheme="minorHAnsi"/>
                <w:sz w:val="20"/>
                <w:szCs w:val="20"/>
              </w:rPr>
              <w:t>&lt;EndorsementClause&gt; =</w:t>
            </w:r>
            <w:r w:rsidRPr="00C1020A">
              <w:rPr>
                <w:rFonts w:asciiTheme="minorHAnsi" w:hAnsiTheme="minorHAnsi"/>
                <w:b/>
                <w:bCs/>
                <w:sz w:val="20"/>
                <w:szCs w:val="20"/>
              </w:rPr>
              <w:t xml:space="preserve"> </w:t>
            </w:r>
            <w:r w:rsidR="00FE2434" w:rsidRPr="00A36E03">
              <w:rPr>
                <w:rFonts w:asciiTheme="minorHAnsi" w:hAnsiTheme="minorHAnsi"/>
                <w:sz w:val="20"/>
                <w:szCs w:val="20"/>
                <w:rPrChange w:id="9631" w:author="Sue Simnor (EXT Idiom)" w:date="2024-09-12T16:54:00Z" w16du:dateUtc="2024-09-12T06:54:00Z">
                  <w:rPr>
                    <w:rFonts w:asciiTheme="minorHAnsi" w:hAnsiTheme="minorHAnsi"/>
                    <w:sz w:val="20"/>
                    <w:szCs w:val="20"/>
                    <w:highlight w:val="green"/>
                  </w:rPr>
                </w:rPrChange>
              </w:rPr>
              <w:t>“AUTOEND04”</w:t>
            </w:r>
          </w:p>
          <w:p w14:paraId="77DA7DB0" w14:textId="440A38C7" w:rsidR="00F40A93" w:rsidRDefault="00F40A93" w:rsidP="00F40A93">
            <w:pPr>
              <w:spacing w:line="257" w:lineRule="auto"/>
              <w:rPr>
                <w:rFonts w:ascii="Calibri" w:hAnsi="Calibri" w:cs="Calibri"/>
                <w:sz w:val="20"/>
                <w:szCs w:val="20"/>
              </w:rPr>
            </w:pPr>
          </w:p>
          <w:p w14:paraId="1414C446" w14:textId="686C34BF" w:rsidR="00F40A93" w:rsidRDefault="00F40A93" w:rsidP="00F40A93">
            <w:pPr>
              <w:spacing w:line="257" w:lineRule="auto"/>
              <w:rPr>
                <w:rFonts w:ascii="Calibri" w:hAnsi="Calibri" w:cs="Calibri"/>
                <w:sz w:val="20"/>
                <w:szCs w:val="20"/>
              </w:rPr>
            </w:pPr>
            <w:r w:rsidRPr="3136F1EB">
              <w:rPr>
                <w:rFonts w:ascii="Calibri" w:hAnsi="Calibri" w:cs="Calibri"/>
                <w:b/>
                <w:bCs/>
                <w:sz w:val="20"/>
                <w:szCs w:val="20"/>
              </w:rPr>
              <w:t>THEN</w:t>
            </w:r>
            <w:r w:rsidRPr="3136F1EB">
              <w:rPr>
                <w:rFonts w:ascii="Calibri" w:hAnsi="Calibri" w:cs="Calibri"/>
                <w:sz w:val="20"/>
                <w:szCs w:val="20"/>
              </w:rPr>
              <w:t xml:space="preserve"> display</w:t>
            </w:r>
          </w:p>
          <w:p w14:paraId="38A6EAFD" w14:textId="23755622" w:rsidR="00F40A93" w:rsidRDefault="00F40A93" w:rsidP="00A36E03">
            <w:pPr>
              <w:tabs>
                <w:tab w:val="left" w:pos="774"/>
              </w:tabs>
            </w:pPr>
            <w:r w:rsidRPr="00415F21">
              <w:rPr>
                <w:rFonts w:asciiTheme="minorHAnsi" w:hAnsiTheme="minorHAnsi"/>
                <w:b/>
                <w:bCs/>
                <w:sz w:val="20"/>
                <w:szCs w:val="20"/>
              </w:rPr>
              <w:t>ELSE</w:t>
            </w:r>
            <w:r>
              <w:rPr>
                <w:rFonts w:asciiTheme="minorHAnsi" w:hAnsiTheme="minorHAnsi"/>
                <w:sz w:val="20"/>
                <w:szCs w:val="20"/>
              </w:rPr>
              <w:t xml:space="preserve"> </w:t>
            </w:r>
          </w:p>
        </w:tc>
        <w:tc>
          <w:tcPr>
            <w:tcW w:w="1985" w:type="dxa"/>
          </w:tcPr>
          <w:p w14:paraId="7691C00D" w14:textId="02723492" w:rsidR="00F40A93" w:rsidRDefault="00F40A93" w:rsidP="00F40A93">
            <w:pPr>
              <w:tabs>
                <w:tab w:val="left" w:pos="1800"/>
              </w:tabs>
              <w:rPr>
                <w:rFonts w:asciiTheme="minorHAnsi" w:hAnsiTheme="minorHAnsi" w:cstheme="minorHAnsi"/>
                <w:bCs/>
                <w:sz w:val="20"/>
                <w:szCs w:val="20"/>
              </w:rPr>
            </w:pPr>
            <w:r>
              <w:rPr>
                <w:rFonts w:asciiTheme="minorHAnsi" w:hAnsiTheme="minorHAnsi" w:cstheme="minorHAnsi"/>
                <w:bCs/>
                <w:sz w:val="20"/>
                <w:szCs w:val="20"/>
              </w:rPr>
              <w:t>Column 1: Bodycopy_COI</w:t>
            </w:r>
          </w:p>
          <w:p w14:paraId="5081B240" w14:textId="72576D59" w:rsidR="00F40A93" w:rsidRDefault="00F40A93" w:rsidP="00F40A93">
            <w:pPr>
              <w:tabs>
                <w:tab w:val="left" w:pos="1800"/>
              </w:tabs>
              <w:rPr>
                <w:rFonts w:asciiTheme="minorHAnsi" w:hAnsiTheme="minorHAnsi" w:cstheme="minorHAnsi"/>
                <w:bCs/>
                <w:sz w:val="20"/>
                <w:szCs w:val="20"/>
              </w:rPr>
            </w:pPr>
          </w:p>
          <w:p w14:paraId="1AA02116" w14:textId="0223731D" w:rsidR="00F40A93" w:rsidRDefault="00F40A93" w:rsidP="00F40A93">
            <w:pPr>
              <w:tabs>
                <w:tab w:val="left" w:pos="1800"/>
              </w:tabs>
              <w:rPr>
                <w:rFonts w:asciiTheme="minorHAnsi" w:hAnsiTheme="minorHAnsi" w:cstheme="minorHAnsi"/>
                <w:bCs/>
                <w:sz w:val="20"/>
                <w:szCs w:val="20"/>
              </w:rPr>
            </w:pPr>
            <w:r>
              <w:rPr>
                <w:rFonts w:asciiTheme="minorHAnsi" w:hAnsiTheme="minorHAnsi" w:cstheme="minorHAnsi"/>
                <w:bCs/>
                <w:sz w:val="20"/>
                <w:szCs w:val="20"/>
              </w:rPr>
              <w:t>Column 2 heading: Table_Heading_3</w:t>
            </w:r>
          </w:p>
          <w:p w14:paraId="0C2208AF" w14:textId="2503D93B" w:rsidR="00F40A93" w:rsidRDefault="00F40A93" w:rsidP="00F40A93">
            <w:pPr>
              <w:tabs>
                <w:tab w:val="left" w:pos="1800"/>
              </w:tabs>
              <w:rPr>
                <w:rFonts w:asciiTheme="minorHAnsi" w:hAnsiTheme="minorHAnsi" w:cstheme="minorHAnsi"/>
                <w:bCs/>
                <w:sz w:val="20"/>
                <w:szCs w:val="20"/>
              </w:rPr>
            </w:pPr>
          </w:p>
          <w:p w14:paraId="10B3E430" w14:textId="77AFDD27" w:rsidR="00F40A93" w:rsidRPr="00BD6987" w:rsidRDefault="00F40A93" w:rsidP="00F40A93">
            <w:pPr>
              <w:tabs>
                <w:tab w:val="left" w:pos="1800"/>
              </w:tabs>
              <w:rPr>
                <w:rFonts w:asciiTheme="minorHAnsi" w:hAnsiTheme="minorHAnsi" w:cstheme="minorHAnsi"/>
                <w:bCs/>
                <w:sz w:val="20"/>
                <w:szCs w:val="20"/>
              </w:rPr>
            </w:pPr>
            <w:r>
              <w:rPr>
                <w:rFonts w:asciiTheme="minorHAnsi" w:hAnsiTheme="minorHAnsi" w:cstheme="minorHAnsi"/>
                <w:bCs/>
                <w:sz w:val="20"/>
                <w:szCs w:val="20"/>
              </w:rPr>
              <w:t>Column 2 body: Bodycopy_COI</w:t>
            </w:r>
          </w:p>
        </w:tc>
      </w:tr>
      <w:tr w:rsidR="00572B4B" w:rsidRPr="00A36E03" w14:paraId="3B069CF4" w14:textId="77777777" w:rsidTr="0472516C">
        <w:trPr>
          <w:cantSplit/>
        </w:trPr>
        <w:tc>
          <w:tcPr>
            <w:tcW w:w="1013" w:type="dxa"/>
          </w:tcPr>
          <w:p w14:paraId="36281DCB" w14:textId="7FD779A7" w:rsidR="00572B4B" w:rsidRPr="00A36E03" w:rsidRDefault="008D2B3D" w:rsidP="00A50F04">
            <w:pPr>
              <w:tabs>
                <w:tab w:val="left" w:pos="1800"/>
              </w:tabs>
              <w:rPr>
                <w:rFonts w:asciiTheme="minorHAnsi" w:hAnsiTheme="minorHAnsi" w:cstheme="minorHAnsi"/>
                <w:bCs/>
                <w:sz w:val="20"/>
                <w:szCs w:val="20"/>
              </w:rPr>
            </w:pPr>
            <w:r w:rsidRPr="00A36E03">
              <w:rPr>
                <w:rFonts w:asciiTheme="minorHAnsi" w:hAnsiTheme="minorHAnsi" w:cstheme="minorHAnsi"/>
                <w:bCs/>
                <w:sz w:val="20"/>
                <w:szCs w:val="20"/>
              </w:rPr>
              <w:t xml:space="preserve">SCM </w:t>
            </w:r>
            <w:r w:rsidR="00151CD4" w:rsidRPr="00A36E03">
              <w:rPr>
                <w:rFonts w:asciiTheme="minorHAnsi" w:hAnsiTheme="minorHAnsi" w:cstheme="minorHAnsi"/>
                <w:bCs/>
                <w:sz w:val="20"/>
                <w:szCs w:val="20"/>
                <w:rPrChange w:id="9632" w:author="Sue Simnor (EXT Idiom)" w:date="2024-09-12T16:54:00Z" w16du:dateUtc="2024-09-12T06:54:00Z">
                  <w:rPr>
                    <w:rFonts w:asciiTheme="minorHAnsi" w:hAnsiTheme="minorHAnsi" w:cstheme="minorHAnsi"/>
                    <w:bCs/>
                    <w:sz w:val="20"/>
                    <w:szCs w:val="20"/>
                    <w:highlight w:val="yellow"/>
                  </w:rPr>
                </w:rPrChange>
              </w:rPr>
              <w:t>6</w:t>
            </w:r>
          </w:p>
        </w:tc>
        <w:tc>
          <w:tcPr>
            <w:tcW w:w="1817" w:type="dxa"/>
          </w:tcPr>
          <w:p w14:paraId="57C5691E" w14:textId="77777777" w:rsidR="00572B4B" w:rsidRPr="00A36E03" w:rsidRDefault="008D2B3D" w:rsidP="00A50F04">
            <w:pPr>
              <w:tabs>
                <w:tab w:val="left" w:pos="1800"/>
              </w:tabs>
              <w:rPr>
                <w:rFonts w:ascii="Calibri" w:eastAsia="Calibri" w:hAnsi="Calibri" w:cs="Calibri"/>
                <w:color w:val="000000" w:themeColor="text1"/>
                <w:sz w:val="20"/>
                <w:szCs w:val="20"/>
              </w:rPr>
            </w:pPr>
            <w:r w:rsidRPr="00A36E03">
              <w:rPr>
                <w:rFonts w:ascii="Calibri" w:eastAsia="Calibri" w:hAnsi="Calibri" w:cs="Calibri"/>
                <w:color w:val="000000" w:themeColor="text1"/>
                <w:sz w:val="20"/>
                <w:szCs w:val="20"/>
              </w:rPr>
              <w:t>&lt;ProductCode&gt;</w:t>
            </w:r>
          </w:p>
          <w:p w14:paraId="3C0BB389" w14:textId="04C3BBFB" w:rsidR="008D2B3D" w:rsidRPr="00A36E03" w:rsidRDefault="008D2B3D" w:rsidP="00A50F04">
            <w:pPr>
              <w:tabs>
                <w:tab w:val="left" w:pos="1800"/>
              </w:tabs>
              <w:rPr>
                <w:rFonts w:ascii="Calibri" w:eastAsia="Calibri" w:hAnsi="Calibri" w:cs="Calibri"/>
                <w:color w:val="000000" w:themeColor="text1"/>
                <w:sz w:val="20"/>
                <w:szCs w:val="20"/>
              </w:rPr>
            </w:pPr>
            <w:r w:rsidRPr="00A36E03">
              <w:rPr>
                <w:rFonts w:ascii="Calibri" w:eastAsia="Calibri" w:hAnsi="Calibri" w:cs="Calibri"/>
                <w:color w:val="000000" w:themeColor="text1"/>
                <w:sz w:val="20"/>
                <w:szCs w:val="20"/>
                <w:rPrChange w:id="9633" w:author="Sue Simnor (EXT Idiom)" w:date="2024-09-12T16:54:00Z" w16du:dateUtc="2024-09-12T06:54:00Z">
                  <w:rPr>
                    <w:rFonts w:ascii="Calibri" w:eastAsia="Calibri" w:hAnsi="Calibri" w:cs="Calibri"/>
                    <w:color w:val="000000" w:themeColor="text1"/>
                    <w:sz w:val="20"/>
                    <w:szCs w:val="20"/>
                    <w:highlight w:val="green"/>
                  </w:rPr>
                </w:rPrChange>
              </w:rPr>
              <w:t>&lt;EndorsementClause&gt;</w:t>
            </w:r>
          </w:p>
        </w:tc>
        <w:tc>
          <w:tcPr>
            <w:tcW w:w="8080"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572B4B" w:rsidRPr="00A36E03" w14:paraId="1364EC46" w14:textId="77777777">
              <w:trPr>
                <w:trHeight w:val="300"/>
              </w:trPr>
              <w:tc>
                <w:tcPr>
                  <w:tcW w:w="2861" w:type="dxa"/>
                  <w:noWrap/>
                  <w:vAlign w:val="center"/>
                  <w:hideMark/>
                </w:tcPr>
                <w:p w14:paraId="27B73922" w14:textId="77777777" w:rsidR="00572B4B" w:rsidRPr="00A36E03" w:rsidRDefault="00572B4B" w:rsidP="00572B4B">
                  <w:pPr>
                    <w:pStyle w:val="TableBodycopy"/>
                    <w:rPr>
                      <w:rFonts w:asciiTheme="minorHAnsi" w:hAnsiTheme="minorHAnsi" w:cstheme="minorHAnsi"/>
                      <w:b/>
                      <w:bCs/>
                      <w:noProof/>
                      <w:color w:val="000000" w:themeColor="text1"/>
                    </w:rPr>
                  </w:pPr>
                  <w:r w:rsidRPr="00A36E03">
                    <w:t>Special conditions of your cover</w:t>
                  </w:r>
                  <w:r w:rsidRPr="00A36E03">
                    <w:rPr>
                      <w:rFonts w:asciiTheme="minorHAnsi" w:hAnsiTheme="minorHAnsi" w:cstheme="minorBidi"/>
                      <w:sz w:val="24"/>
                    </w:rPr>
                    <w:t xml:space="preserve">:  </w:t>
                  </w:r>
                </w:p>
              </w:tc>
              <w:tc>
                <w:tcPr>
                  <w:tcW w:w="4546" w:type="dxa"/>
                  <w:noWrap/>
                  <w:vAlign w:val="bottom"/>
                  <w:hideMark/>
                </w:tcPr>
                <w:p w14:paraId="0B3A1C9D" w14:textId="77777777" w:rsidR="00572B4B" w:rsidRPr="00A36E03" w:rsidRDefault="00572B4B" w:rsidP="00572B4B">
                  <w:pPr>
                    <w:spacing w:after="160" w:line="257" w:lineRule="auto"/>
                    <w:rPr>
                      <w:rFonts w:ascii="Calibri" w:eastAsia="Calibri" w:hAnsi="Calibri" w:cs="Calibri"/>
                      <w:sz w:val="22"/>
                      <w:szCs w:val="22"/>
                    </w:rPr>
                  </w:pPr>
                  <w:r w:rsidRPr="00A36E03">
                    <w:rPr>
                      <w:rFonts w:ascii="Calibri" w:eastAsia="Calibri" w:hAnsi="Calibri" w:cs="Calibri"/>
                      <w:b/>
                      <w:bCs/>
                      <w:sz w:val="22"/>
                      <w:szCs w:val="22"/>
                    </w:rPr>
                    <w:t>Named Driver Limitation</w:t>
                  </w:r>
                  <w:r w:rsidRPr="00A36E03">
                    <w:br/>
                  </w:r>
                  <w:commentRangeStart w:id="9634"/>
                  <w:commentRangeStart w:id="9635"/>
                  <w:r w:rsidRPr="00A36E03">
                    <w:rPr>
                      <w:rFonts w:ascii="Calibri" w:eastAsia="Calibri" w:hAnsi="Calibri" w:cs="Calibri"/>
                      <w:sz w:val="22"/>
                      <w:szCs w:val="22"/>
                    </w:rPr>
                    <w:t>There is no cover when</w:t>
                  </w:r>
                  <w:commentRangeEnd w:id="9634"/>
                  <w:r w:rsidRPr="00A36E03">
                    <w:rPr>
                      <w:rStyle w:val="CommentReference"/>
                      <w:rFonts w:ascii="Calibri" w:eastAsia="Calibri" w:hAnsi="Calibri" w:cs="Calibri"/>
                      <w:sz w:val="22"/>
                      <w:szCs w:val="22"/>
                    </w:rPr>
                    <w:commentReference w:id="9634"/>
                  </w:r>
                  <w:commentRangeEnd w:id="9635"/>
                  <w:r w:rsidRPr="00A36E03">
                    <w:rPr>
                      <w:rStyle w:val="CommentReference"/>
                      <w:rFonts w:ascii="Calibri" w:eastAsia="Calibri" w:hAnsi="Calibri" w:cs="Calibri"/>
                      <w:sz w:val="22"/>
                      <w:szCs w:val="22"/>
                    </w:rPr>
                    <w:commentReference w:id="9635"/>
                  </w:r>
                  <w:r w:rsidRPr="00A36E03">
                    <w:rPr>
                      <w:rFonts w:ascii="Calibri" w:eastAsia="Calibri" w:hAnsi="Calibri" w:cs="Calibri"/>
                      <w:sz w:val="22"/>
                      <w:szCs w:val="22"/>
                    </w:rPr>
                    <w:t xml:space="preserve"> the car is being driven by a learner driver, or anyone other than the declared </w:t>
                  </w:r>
                  <w:commentRangeStart w:id="9636"/>
                  <w:commentRangeStart w:id="9637"/>
                  <w:r w:rsidRPr="00A36E03">
                    <w:rPr>
                      <w:rFonts w:ascii="Calibri" w:eastAsia="Calibri" w:hAnsi="Calibri" w:cs="Calibri"/>
                      <w:sz w:val="22"/>
                      <w:szCs w:val="22"/>
                    </w:rPr>
                    <w:t>drivers</w:t>
                  </w:r>
                  <w:commentRangeEnd w:id="9636"/>
                  <w:r w:rsidRPr="00A36E03">
                    <w:rPr>
                      <w:rStyle w:val="CommentReference"/>
                      <w:rFonts w:ascii="Calibri" w:eastAsia="Calibri" w:hAnsi="Calibri" w:cs="Calibri"/>
                      <w:sz w:val="22"/>
                      <w:szCs w:val="22"/>
                    </w:rPr>
                    <w:commentReference w:id="9636"/>
                  </w:r>
                  <w:commentRangeEnd w:id="9637"/>
                  <w:r w:rsidRPr="00A36E03">
                    <w:rPr>
                      <w:rStyle w:val="CommentReference"/>
                      <w:rFonts w:ascii="Calibri" w:eastAsia="Calibri" w:hAnsi="Calibri" w:cs="Calibri"/>
                      <w:sz w:val="22"/>
                      <w:szCs w:val="22"/>
                    </w:rPr>
                    <w:commentReference w:id="9637"/>
                  </w:r>
                  <w:r w:rsidRPr="00A36E03">
                    <w:rPr>
                      <w:rFonts w:ascii="Calibri" w:eastAsia="Calibri" w:hAnsi="Calibri" w:cs="Calibri"/>
                      <w:sz w:val="22"/>
                      <w:szCs w:val="22"/>
                    </w:rPr>
                    <w:t xml:space="preserve"> listed on the policy. In all other respects the policy conditions, exclusions, and limitations remain </w:t>
                  </w:r>
                  <w:commentRangeStart w:id="9638"/>
                  <w:commentRangeStart w:id="9639"/>
                  <w:commentRangeStart w:id="9640"/>
                  <w:r w:rsidRPr="00A36E03">
                    <w:rPr>
                      <w:rFonts w:ascii="Calibri" w:eastAsia="Calibri" w:hAnsi="Calibri" w:cs="Calibri"/>
                      <w:sz w:val="22"/>
                      <w:szCs w:val="22"/>
                    </w:rPr>
                    <w:t>unchanged.</w:t>
                  </w:r>
                  <w:commentRangeStart w:id="9641"/>
                  <w:commentRangeStart w:id="9642"/>
                  <w:commentRangeEnd w:id="9638"/>
                  <w:r w:rsidRPr="00A36E03">
                    <w:rPr>
                      <w:rStyle w:val="CommentReference"/>
                      <w:rFonts w:ascii="Calibri" w:eastAsia="Calibri" w:hAnsi="Calibri" w:cs="Calibri"/>
                      <w:sz w:val="22"/>
                      <w:szCs w:val="22"/>
                    </w:rPr>
                    <w:commentReference w:id="9638"/>
                  </w:r>
                  <w:commentRangeEnd w:id="9639"/>
                  <w:r w:rsidRPr="00A36E03">
                    <w:rPr>
                      <w:rStyle w:val="CommentReference"/>
                      <w:rFonts w:ascii="Calibri" w:eastAsia="Calibri" w:hAnsi="Calibri" w:cs="Calibri"/>
                      <w:sz w:val="22"/>
                      <w:szCs w:val="22"/>
                    </w:rPr>
                    <w:commentReference w:id="9639"/>
                  </w:r>
                  <w:commentRangeEnd w:id="9640"/>
                  <w:r w:rsidRPr="00A36E03">
                    <w:rPr>
                      <w:rStyle w:val="CommentReference"/>
                      <w:rFonts w:ascii="Calibri" w:eastAsia="Calibri" w:hAnsi="Calibri" w:cs="Calibri"/>
                      <w:sz w:val="22"/>
                      <w:szCs w:val="22"/>
                    </w:rPr>
                    <w:commentReference w:id="9640"/>
                  </w:r>
                  <w:commentRangeEnd w:id="9641"/>
                  <w:r w:rsidRPr="00A36E03">
                    <w:rPr>
                      <w:rStyle w:val="CommentReference"/>
                      <w:rFonts w:ascii="Calibri" w:eastAsia="Calibri" w:hAnsi="Calibri" w:cs="Calibri"/>
                      <w:sz w:val="22"/>
                      <w:szCs w:val="22"/>
                    </w:rPr>
                    <w:commentReference w:id="9641"/>
                  </w:r>
                  <w:commentRangeEnd w:id="9642"/>
                  <w:r w:rsidRPr="00A36E03">
                    <w:rPr>
                      <w:rStyle w:val="CommentReference"/>
                      <w:rFonts w:ascii="Calibri" w:eastAsia="Calibri" w:hAnsi="Calibri" w:cs="Calibri"/>
                      <w:sz w:val="22"/>
                      <w:szCs w:val="22"/>
                    </w:rPr>
                    <w:commentReference w:id="9642"/>
                  </w:r>
                </w:p>
                <w:p w14:paraId="3B179968" w14:textId="61120441" w:rsidR="00572B4B" w:rsidRPr="00A36E03" w:rsidRDefault="00572B4B" w:rsidP="00572B4B">
                  <w:pPr>
                    <w:pStyle w:val="TableBodycopy"/>
                    <w:rPr>
                      <w:rFonts w:ascii="Calibri" w:hAnsi="Calibri" w:cs="Calibri"/>
                      <w:sz w:val="22"/>
                      <w:szCs w:val="22"/>
                    </w:rPr>
                  </w:pPr>
                </w:p>
              </w:tc>
            </w:tr>
          </w:tbl>
          <w:p w14:paraId="27F370DA" w14:textId="77777777" w:rsidR="00572B4B" w:rsidRPr="00A36E03" w:rsidRDefault="00572B4B" w:rsidP="00A50F04">
            <w:pPr>
              <w:spacing w:after="160" w:line="257" w:lineRule="auto"/>
              <w:rPr>
                <w:rFonts w:ascii="Calibri" w:eastAsia="Calibri" w:hAnsi="Calibri" w:cs="Calibri"/>
                <w:b/>
                <w:bCs/>
                <w:sz w:val="22"/>
                <w:szCs w:val="22"/>
              </w:rPr>
            </w:pPr>
          </w:p>
        </w:tc>
        <w:tc>
          <w:tcPr>
            <w:tcW w:w="1701" w:type="dxa"/>
          </w:tcPr>
          <w:p w14:paraId="0A117B2D" w14:textId="77777777" w:rsidR="008D2B3D" w:rsidRPr="00A36E03" w:rsidRDefault="008D2B3D" w:rsidP="008D2B3D">
            <w:pPr>
              <w:spacing w:line="257" w:lineRule="auto"/>
              <w:rPr>
                <w:rFonts w:ascii="Calibri" w:hAnsi="Calibri" w:cs="Calibri"/>
                <w:sz w:val="20"/>
                <w:szCs w:val="20"/>
              </w:rPr>
            </w:pPr>
            <w:r w:rsidRPr="00A36E03">
              <w:rPr>
                <w:rFonts w:ascii="Calibri" w:hAnsi="Calibri" w:cs="Calibri"/>
                <w:b/>
                <w:bCs/>
                <w:sz w:val="20"/>
                <w:szCs w:val="20"/>
              </w:rPr>
              <w:t>IF</w:t>
            </w:r>
            <w:r w:rsidRPr="00A36E03">
              <w:rPr>
                <w:rFonts w:asciiTheme="minorHAnsi" w:eastAsia="Calibri" w:hAnsiTheme="minorHAnsi"/>
                <w:sz w:val="20"/>
                <w:szCs w:val="20"/>
              </w:rPr>
              <w:t xml:space="preserve"> </w:t>
            </w:r>
            <w:r w:rsidRPr="00A36E03">
              <w:rPr>
                <w:rFonts w:ascii="Calibri" w:eastAsia="Calibri" w:hAnsi="Calibri" w:cs="Calibri"/>
                <w:color w:val="000000" w:themeColor="text1"/>
                <w:sz w:val="20"/>
                <w:szCs w:val="20"/>
              </w:rPr>
              <w:t>&lt;ProductCode&gt; =”Auto”</w:t>
            </w:r>
          </w:p>
          <w:p w14:paraId="5BAF1163" w14:textId="77777777" w:rsidR="008D2B3D" w:rsidRPr="00A36E03" w:rsidRDefault="008D2B3D" w:rsidP="008D2B3D">
            <w:pPr>
              <w:spacing w:line="257" w:lineRule="auto"/>
              <w:rPr>
                <w:rFonts w:ascii="Calibri" w:hAnsi="Calibri" w:cs="Calibri"/>
                <w:b/>
                <w:sz w:val="20"/>
                <w:szCs w:val="20"/>
              </w:rPr>
            </w:pPr>
            <w:r w:rsidRPr="00A36E03">
              <w:rPr>
                <w:rFonts w:ascii="Calibri" w:eastAsia="Calibri" w:hAnsi="Calibri" w:cs="Calibri"/>
                <w:b/>
                <w:bCs/>
                <w:color w:val="000000" w:themeColor="text1"/>
                <w:sz w:val="20"/>
                <w:szCs w:val="20"/>
              </w:rPr>
              <w:t>AND</w:t>
            </w:r>
            <w:r w:rsidRPr="00A36E03">
              <w:rPr>
                <w:rFonts w:ascii="Calibri" w:eastAsia="Calibri" w:hAnsi="Calibri" w:cs="Calibri"/>
                <w:b/>
                <w:color w:val="000000" w:themeColor="text1"/>
                <w:sz w:val="20"/>
                <w:szCs w:val="20"/>
              </w:rPr>
              <w:t xml:space="preserve"> </w:t>
            </w:r>
          </w:p>
          <w:p w14:paraId="663AEAF7" w14:textId="77777777" w:rsidR="008D2B3D" w:rsidRPr="00A36E03" w:rsidRDefault="008D2B3D" w:rsidP="008D2B3D">
            <w:pPr>
              <w:spacing w:line="257" w:lineRule="auto"/>
              <w:rPr>
                <w:rFonts w:ascii="Calibri" w:eastAsia="Calibri" w:hAnsi="Calibri" w:cs="Calibri"/>
                <w:color w:val="000000" w:themeColor="text1"/>
                <w:sz w:val="20"/>
                <w:szCs w:val="20"/>
              </w:rPr>
            </w:pPr>
            <w:r w:rsidRPr="00A36E03">
              <w:rPr>
                <w:rFonts w:ascii="Calibri" w:eastAsia="Calibri" w:hAnsi="Calibri" w:cs="Calibri"/>
                <w:color w:val="000000" w:themeColor="text1"/>
                <w:sz w:val="20"/>
                <w:szCs w:val="20"/>
                <w:rPrChange w:id="9643" w:author="Sue Simnor (EXT Idiom)" w:date="2024-09-12T16:54:00Z" w16du:dateUtc="2024-09-12T06:54:00Z">
                  <w:rPr>
                    <w:rFonts w:ascii="Calibri" w:eastAsia="Calibri" w:hAnsi="Calibri" w:cs="Calibri"/>
                    <w:color w:val="000000" w:themeColor="text1"/>
                    <w:sz w:val="20"/>
                    <w:szCs w:val="20"/>
                    <w:highlight w:val="green"/>
                  </w:rPr>
                </w:rPrChange>
              </w:rPr>
              <w:t>&lt;EndorsementClause&gt; = “</w:t>
            </w:r>
            <w:del w:id="9644" w:author="Sue Simnor (EXT Idiom)" w:date="2024-09-24T12:38:00Z" w16du:dateUtc="2024-09-24T02:38:00Z">
              <w:r w:rsidRPr="00A36E03" w:rsidDel="00170FBA">
                <w:rPr>
                  <w:rFonts w:ascii="Calibri" w:eastAsia="Calibri" w:hAnsi="Calibri" w:cs="Calibri"/>
                  <w:color w:val="000000" w:themeColor="text1"/>
                  <w:sz w:val="20"/>
                  <w:szCs w:val="20"/>
                  <w:rPrChange w:id="9645" w:author="Sue Simnor (EXT Idiom)" w:date="2024-09-12T16:54:00Z" w16du:dateUtc="2024-09-12T06:54:00Z">
                    <w:rPr>
                      <w:rFonts w:ascii="Calibri" w:eastAsia="Calibri" w:hAnsi="Calibri" w:cs="Calibri"/>
                      <w:color w:val="000000" w:themeColor="text1"/>
                      <w:sz w:val="20"/>
                      <w:szCs w:val="20"/>
                      <w:highlight w:val="green"/>
                    </w:rPr>
                  </w:rPrChange>
                </w:rPr>
                <w:delText>4|</w:delText>
              </w:r>
            </w:del>
            <w:r w:rsidRPr="00A36E03">
              <w:rPr>
                <w:rFonts w:ascii="Calibri" w:eastAsia="Calibri" w:hAnsi="Calibri" w:cs="Calibri"/>
                <w:color w:val="000000" w:themeColor="text1"/>
                <w:sz w:val="20"/>
                <w:szCs w:val="20"/>
                <w:rPrChange w:id="9646" w:author="Sue Simnor (EXT Idiom)" w:date="2024-09-12T16:54:00Z" w16du:dateUtc="2024-09-12T06:54:00Z">
                  <w:rPr>
                    <w:rFonts w:ascii="Calibri" w:eastAsia="Calibri" w:hAnsi="Calibri" w:cs="Calibri"/>
                    <w:color w:val="000000" w:themeColor="text1"/>
                    <w:sz w:val="20"/>
                    <w:szCs w:val="20"/>
                    <w:highlight w:val="green"/>
                  </w:rPr>
                </w:rPrChange>
              </w:rPr>
              <w:t>MANUEND04”</w:t>
            </w:r>
          </w:p>
          <w:p w14:paraId="7D54E410" w14:textId="77777777" w:rsidR="008D2B3D" w:rsidRPr="00A36E03" w:rsidRDefault="008D2B3D" w:rsidP="008D2B3D">
            <w:pPr>
              <w:spacing w:line="257" w:lineRule="auto"/>
              <w:rPr>
                <w:rFonts w:ascii="Calibri" w:hAnsi="Calibri" w:cs="Calibri"/>
                <w:sz w:val="20"/>
                <w:szCs w:val="20"/>
              </w:rPr>
            </w:pPr>
            <w:r w:rsidRPr="00A36E03">
              <w:rPr>
                <w:rFonts w:ascii="Calibri" w:hAnsi="Calibri" w:cs="Calibri"/>
                <w:b/>
                <w:bCs/>
                <w:sz w:val="20"/>
                <w:szCs w:val="20"/>
              </w:rPr>
              <w:t>THEN</w:t>
            </w:r>
            <w:r w:rsidRPr="00A36E03">
              <w:rPr>
                <w:rFonts w:ascii="Calibri" w:hAnsi="Calibri" w:cs="Calibri"/>
                <w:sz w:val="20"/>
                <w:szCs w:val="20"/>
              </w:rPr>
              <w:t xml:space="preserve"> display</w:t>
            </w:r>
          </w:p>
          <w:p w14:paraId="413D2C1E" w14:textId="30A18DB6" w:rsidR="00572B4B" w:rsidRPr="00A36E03" w:rsidRDefault="008D2B3D">
            <w:pPr>
              <w:tabs>
                <w:tab w:val="left" w:pos="774"/>
              </w:tabs>
              <w:rPr>
                <w:rFonts w:ascii="Calibri" w:hAnsi="Calibri" w:cs="Calibri"/>
                <w:b/>
                <w:bCs/>
                <w:sz w:val="20"/>
                <w:szCs w:val="20"/>
              </w:rPr>
              <w:pPrChange w:id="9647" w:author="Sue Simnor (EXT Idiom)" w:date="2024-09-05T13:55:00Z" w16du:dateUtc="2024-09-05T03:55:00Z">
                <w:pPr>
                  <w:spacing w:line="257" w:lineRule="auto"/>
                </w:pPr>
              </w:pPrChange>
            </w:pPr>
            <w:r w:rsidRPr="00A36E03">
              <w:rPr>
                <w:rFonts w:asciiTheme="minorHAnsi" w:hAnsiTheme="minorHAnsi"/>
                <w:b/>
                <w:bCs/>
                <w:sz w:val="20"/>
                <w:szCs w:val="20"/>
              </w:rPr>
              <w:t>ELSE</w:t>
            </w:r>
            <w:r w:rsidRPr="00A36E03">
              <w:rPr>
                <w:rFonts w:asciiTheme="minorHAnsi" w:hAnsiTheme="minorHAnsi"/>
                <w:sz w:val="20"/>
                <w:szCs w:val="20"/>
              </w:rPr>
              <w:t xml:space="preserve"> </w:t>
            </w:r>
          </w:p>
        </w:tc>
        <w:tc>
          <w:tcPr>
            <w:tcW w:w="1985" w:type="dxa"/>
          </w:tcPr>
          <w:p w14:paraId="0577D945" w14:textId="77777777" w:rsidR="008D2B3D" w:rsidRPr="00A36E03" w:rsidRDefault="008D2B3D" w:rsidP="008D2B3D">
            <w:pPr>
              <w:tabs>
                <w:tab w:val="left" w:pos="1800"/>
              </w:tabs>
              <w:rPr>
                <w:rFonts w:asciiTheme="minorHAnsi" w:hAnsiTheme="minorHAnsi" w:cstheme="minorHAnsi"/>
                <w:bCs/>
                <w:sz w:val="20"/>
                <w:szCs w:val="20"/>
              </w:rPr>
            </w:pPr>
            <w:r w:rsidRPr="00A36E03">
              <w:rPr>
                <w:rFonts w:asciiTheme="minorHAnsi" w:hAnsiTheme="minorHAnsi" w:cstheme="minorHAnsi"/>
                <w:bCs/>
                <w:sz w:val="20"/>
                <w:szCs w:val="20"/>
              </w:rPr>
              <w:t>Table_Heading_3</w:t>
            </w:r>
          </w:p>
          <w:p w14:paraId="61D6D606" w14:textId="77777777" w:rsidR="008D2B3D" w:rsidRPr="00A36E03" w:rsidRDefault="008D2B3D" w:rsidP="008D2B3D">
            <w:pPr>
              <w:tabs>
                <w:tab w:val="left" w:pos="1800"/>
              </w:tabs>
              <w:rPr>
                <w:rFonts w:asciiTheme="minorHAnsi" w:hAnsiTheme="minorHAnsi" w:cstheme="minorHAnsi"/>
                <w:bCs/>
                <w:sz w:val="20"/>
                <w:szCs w:val="20"/>
              </w:rPr>
            </w:pPr>
          </w:p>
          <w:p w14:paraId="62D25B54" w14:textId="09DD9999" w:rsidR="00572B4B" w:rsidRPr="00A36E03" w:rsidRDefault="008D2B3D" w:rsidP="008D2B3D">
            <w:pPr>
              <w:tabs>
                <w:tab w:val="left" w:pos="1800"/>
              </w:tabs>
              <w:rPr>
                <w:rFonts w:asciiTheme="minorHAnsi" w:hAnsiTheme="minorHAnsi" w:cstheme="minorHAnsi"/>
                <w:bCs/>
                <w:sz w:val="20"/>
                <w:szCs w:val="20"/>
              </w:rPr>
            </w:pPr>
            <w:r w:rsidRPr="00A36E03">
              <w:rPr>
                <w:rFonts w:asciiTheme="minorHAnsi" w:hAnsiTheme="minorHAnsi" w:cstheme="minorHAnsi"/>
                <w:bCs/>
                <w:sz w:val="20"/>
                <w:szCs w:val="20"/>
              </w:rPr>
              <w:t>Bodycopy_COI</w:t>
            </w:r>
          </w:p>
        </w:tc>
      </w:tr>
      <w:tr w:rsidR="00E77B00" w:rsidRPr="00A36E03" w14:paraId="380689A8" w14:textId="77777777">
        <w:trPr>
          <w:cantSplit/>
        </w:trPr>
        <w:tc>
          <w:tcPr>
            <w:tcW w:w="1013" w:type="dxa"/>
          </w:tcPr>
          <w:p w14:paraId="2E15EE1C" w14:textId="135831D7" w:rsidR="00E77B00" w:rsidRPr="00A36E03" w:rsidRDefault="00E77B00">
            <w:pPr>
              <w:tabs>
                <w:tab w:val="left" w:pos="1800"/>
              </w:tabs>
              <w:rPr>
                <w:rFonts w:asciiTheme="minorHAnsi" w:hAnsiTheme="minorHAnsi" w:cstheme="minorHAnsi"/>
                <w:bCs/>
                <w:sz w:val="20"/>
                <w:szCs w:val="20"/>
                <w:rPrChange w:id="9648" w:author="Sue Simnor (EXT Idiom)" w:date="2024-09-12T16:54:00Z" w16du:dateUtc="2024-09-12T06:54:00Z">
                  <w:rPr>
                    <w:rFonts w:asciiTheme="minorHAnsi" w:hAnsiTheme="minorHAnsi" w:cstheme="minorHAnsi"/>
                    <w:bCs/>
                    <w:sz w:val="20"/>
                    <w:szCs w:val="20"/>
                    <w:highlight w:val="yellow"/>
                  </w:rPr>
                </w:rPrChange>
              </w:rPr>
            </w:pPr>
            <w:r w:rsidRPr="00A36E03">
              <w:rPr>
                <w:rFonts w:asciiTheme="minorHAnsi" w:hAnsiTheme="minorHAnsi" w:cstheme="minorHAnsi"/>
                <w:bCs/>
                <w:sz w:val="20"/>
                <w:szCs w:val="20"/>
                <w:rPrChange w:id="9649" w:author="Sue Simnor (EXT Idiom)" w:date="2024-09-12T16:54:00Z" w16du:dateUtc="2024-09-12T06:54:00Z">
                  <w:rPr>
                    <w:rFonts w:asciiTheme="minorHAnsi" w:hAnsiTheme="minorHAnsi" w:cstheme="minorHAnsi"/>
                    <w:bCs/>
                    <w:sz w:val="20"/>
                    <w:szCs w:val="20"/>
                    <w:highlight w:val="yellow"/>
                  </w:rPr>
                </w:rPrChange>
              </w:rPr>
              <w:lastRenderedPageBreak/>
              <w:t xml:space="preserve">SCM </w:t>
            </w:r>
            <w:r w:rsidR="00151CD4" w:rsidRPr="00A36E03">
              <w:rPr>
                <w:rFonts w:asciiTheme="minorHAnsi" w:hAnsiTheme="minorHAnsi" w:cstheme="minorHAnsi"/>
                <w:bCs/>
                <w:sz w:val="20"/>
                <w:szCs w:val="20"/>
                <w:rPrChange w:id="9650" w:author="Sue Simnor (EXT Idiom)" w:date="2024-09-12T16:54:00Z" w16du:dateUtc="2024-09-12T06:54:00Z">
                  <w:rPr>
                    <w:rFonts w:asciiTheme="minorHAnsi" w:hAnsiTheme="minorHAnsi" w:cstheme="minorHAnsi"/>
                    <w:bCs/>
                    <w:sz w:val="20"/>
                    <w:szCs w:val="20"/>
                    <w:highlight w:val="yellow"/>
                  </w:rPr>
                </w:rPrChange>
              </w:rPr>
              <w:t>7</w:t>
            </w:r>
          </w:p>
        </w:tc>
        <w:tc>
          <w:tcPr>
            <w:tcW w:w="1817" w:type="dxa"/>
          </w:tcPr>
          <w:p w14:paraId="03F27EAF" w14:textId="77777777" w:rsidR="00D574AC" w:rsidRPr="00A36E03" w:rsidRDefault="00D574AC" w:rsidP="00D574AC">
            <w:pPr>
              <w:tabs>
                <w:tab w:val="left" w:pos="1800"/>
              </w:tabs>
              <w:rPr>
                <w:rFonts w:asciiTheme="minorHAnsi" w:hAnsiTheme="minorHAnsi" w:cstheme="minorHAnsi"/>
                <w:bCs/>
                <w:sz w:val="20"/>
                <w:szCs w:val="20"/>
              </w:rPr>
            </w:pPr>
            <w:r w:rsidRPr="00A36E03">
              <w:rPr>
                <w:rFonts w:asciiTheme="minorHAnsi" w:hAnsiTheme="minorHAnsi" w:cstheme="minorHAnsi"/>
                <w:bCs/>
                <w:sz w:val="20"/>
                <w:szCs w:val="20"/>
              </w:rPr>
              <w:t>&lt;ProductCode&gt;</w:t>
            </w:r>
          </w:p>
          <w:p w14:paraId="08F2B0E1" w14:textId="77777777" w:rsidR="00D574AC" w:rsidRPr="00A36E03" w:rsidRDefault="00D574AC" w:rsidP="00D574AC">
            <w:pPr>
              <w:tabs>
                <w:tab w:val="left" w:pos="1800"/>
              </w:tabs>
              <w:rPr>
                <w:rFonts w:ascii="Calibri" w:eastAsia="Times New Roman" w:hAnsi="Calibri" w:cs="Calibri"/>
                <w:kern w:val="0"/>
                <w:sz w:val="20"/>
                <w:szCs w:val="20"/>
                <w:lang w:eastAsia="en-US"/>
                <w14:ligatures w14:val="none"/>
              </w:rPr>
            </w:pPr>
            <w:r w:rsidRPr="00A36E03">
              <w:rPr>
                <w:rFonts w:ascii="Calibri" w:eastAsia="Calibri" w:hAnsi="Calibri" w:cs="Calibri"/>
                <w:color w:val="000000" w:themeColor="text1"/>
                <w:sz w:val="20"/>
                <w:szCs w:val="20"/>
              </w:rPr>
              <w:t>&lt;</w:t>
            </w:r>
            <w:r w:rsidRPr="00A36E03">
              <w:rPr>
                <w:rFonts w:ascii="Calibri" w:hAnsi="Calibri" w:cs="Calibri"/>
                <w:sz w:val="20"/>
                <w:szCs w:val="20"/>
              </w:rPr>
              <w:t>DriverTypeCode</w:t>
            </w:r>
            <w:r w:rsidRPr="00A36E03">
              <w:rPr>
                <w:rFonts w:ascii="Calibri" w:eastAsia="Times New Roman" w:hAnsi="Calibri" w:cs="Calibri"/>
                <w:kern w:val="0"/>
                <w:sz w:val="20"/>
                <w:szCs w:val="20"/>
                <w:lang w:eastAsia="en-US"/>
                <w14:ligatures w14:val="none"/>
              </w:rPr>
              <w:t xml:space="preserve">&gt; </w:t>
            </w:r>
          </w:p>
          <w:p w14:paraId="61786F25" w14:textId="77777777" w:rsidR="00D574AC" w:rsidRPr="00A36E03" w:rsidRDefault="00D574AC" w:rsidP="00D574AC">
            <w:pPr>
              <w:tabs>
                <w:tab w:val="left" w:pos="1800"/>
              </w:tabs>
              <w:rPr>
                <w:rFonts w:ascii="Calibri" w:eastAsia="Calibri" w:hAnsi="Calibri" w:cs="Calibri"/>
                <w:sz w:val="20"/>
                <w:szCs w:val="20"/>
              </w:rPr>
            </w:pPr>
            <w:r w:rsidRPr="00A36E03">
              <w:rPr>
                <w:rFonts w:ascii="Calibri" w:eastAsia="Calibri" w:hAnsi="Calibri" w:cs="Calibri"/>
                <w:sz w:val="20"/>
                <w:szCs w:val="20"/>
              </w:rPr>
              <w:t>&lt;AdditionalDriverFirstname&gt;</w:t>
            </w:r>
          </w:p>
          <w:p w14:paraId="644CBC40" w14:textId="77777777" w:rsidR="00D574AC" w:rsidRPr="00A36E03" w:rsidRDefault="00D574AC" w:rsidP="00D574AC">
            <w:pPr>
              <w:tabs>
                <w:tab w:val="left" w:pos="1800"/>
              </w:tabs>
              <w:rPr>
                <w:rFonts w:ascii="Calibri" w:eastAsia="Calibri" w:hAnsi="Calibri" w:cs="Calibri"/>
                <w:sz w:val="20"/>
                <w:szCs w:val="20"/>
              </w:rPr>
            </w:pPr>
            <w:r w:rsidRPr="00A36E03">
              <w:rPr>
                <w:rFonts w:ascii="Calibri" w:eastAsia="Calibri" w:hAnsi="Calibri" w:cs="Calibri"/>
                <w:sz w:val="20"/>
                <w:szCs w:val="20"/>
              </w:rPr>
              <w:t>&lt;AdditionalDriverSurname&gt;]</w:t>
            </w:r>
          </w:p>
          <w:p w14:paraId="6756BCE4" w14:textId="1FBBA340" w:rsidR="00E77B00" w:rsidRPr="00A36E03" w:rsidRDefault="00D574AC" w:rsidP="00D574AC">
            <w:pPr>
              <w:tabs>
                <w:tab w:val="left" w:pos="1800"/>
              </w:tabs>
              <w:rPr>
                <w:rFonts w:ascii="Calibri" w:eastAsia="Calibri" w:hAnsi="Calibri" w:cs="Calibri"/>
                <w:color w:val="000000" w:themeColor="text1"/>
                <w:sz w:val="20"/>
                <w:szCs w:val="20"/>
                <w:rPrChange w:id="9651" w:author="Sue Simnor (EXT Idiom)" w:date="2024-09-12T16:54:00Z" w16du:dateUtc="2024-09-12T06:54:00Z">
                  <w:rPr>
                    <w:rFonts w:ascii="Calibri" w:eastAsia="Calibri" w:hAnsi="Calibri" w:cs="Calibri"/>
                    <w:color w:val="000000" w:themeColor="text1"/>
                    <w:sz w:val="20"/>
                    <w:szCs w:val="20"/>
                    <w:highlight w:val="yellow"/>
                  </w:rPr>
                </w:rPrChange>
              </w:rPr>
            </w:pPr>
            <w:r w:rsidRPr="00A36E03">
              <w:rPr>
                <w:rFonts w:ascii="Calibri" w:eastAsia="Calibri" w:hAnsi="Calibri" w:cs="Calibri"/>
                <w:sz w:val="20"/>
                <w:szCs w:val="20"/>
              </w:rPr>
              <w:t>&lt;AdditionalDriverDOB&gt;</w:t>
            </w:r>
          </w:p>
        </w:tc>
        <w:tc>
          <w:tcPr>
            <w:tcW w:w="8080"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E77B00" w:rsidRPr="00A36E03" w14:paraId="7071A0BA" w14:textId="77777777">
              <w:trPr>
                <w:trHeight w:val="300"/>
              </w:trPr>
              <w:tc>
                <w:tcPr>
                  <w:tcW w:w="2861" w:type="dxa"/>
                  <w:noWrap/>
                  <w:vAlign w:val="center"/>
                  <w:hideMark/>
                </w:tcPr>
                <w:p w14:paraId="059977B5" w14:textId="77777777" w:rsidR="00E77B00" w:rsidRPr="00A36E03" w:rsidRDefault="00E77B00">
                  <w:pPr>
                    <w:pStyle w:val="TableBodycopy"/>
                    <w:rPr>
                      <w:rFonts w:asciiTheme="minorHAnsi" w:hAnsiTheme="minorHAnsi" w:cstheme="minorHAnsi"/>
                      <w:b/>
                      <w:bCs/>
                      <w:noProof/>
                      <w:color w:val="000000" w:themeColor="text1"/>
                      <w:rPrChange w:id="9652" w:author="Sue Simnor (EXT Idiom)" w:date="2024-09-12T16:54:00Z" w16du:dateUtc="2024-09-12T06:54:00Z">
                        <w:rPr>
                          <w:rFonts w:asciiTheme="minorHAnsi" w:hAnsiTheme="minorHAnsi" w:cstheme="minorHAnsi"/>
                          <w:b/>
                          <w:bCs/>
                          <w:noProof/>
                          <w:color w:val="000000" w:themeColor="text1"/>
                          <w:highlight w:val="yellow"/>
                        </w:rPr>
                      </w:rPrChange>
                    </w:rPr>
                  </w:pPr>
                  <w:r w:rsidRPr="00A36E03">
                    <w:rPr>
                      <w:rPrChange w:id="9653" w:author="Sue Simnor (EXT Idiom)" w:date="2024-09-12T16:54:00Z" w16du:dateUtc="2024-09-12T06:54:00Z">
                        <w:rPr>
                          <w:highlight w:val="yellow"/>
                        </w:rPr>
                      </w:rPrChange>
                    </w:rPr>
                    <w:t>Special conditions of your cover</w:t>
                  </w:r>
                  <w:r w:rsidRPr="00A36E03">
                    <w:rPr>
                      <w:rFonts w:asciiTheme="minorHAnsi" w:hAnsiTheme="minorHAnsi" w:cstheme="minorBidi"/>
                      <w:sz w:val="24"/>
                      <w:rPrChange w:id="9654" w:author="Sue Simnor (EXT Idiom)" w:date="2024-09-12T16:54:00Z" w16du:dateUtc="2024-09-12T06:54:00Z">
                        <w:rPr>
                          <w:rFonts w:asciiTheme="minorHAnsi" w:hAnsiTheme="minorHAnsi" w:cstheme="minorBidi"/>
                          <w:sz w:val="24"/>
                          <w:highlight w:val="yellow"/>
                        </w:rPr>
                      </w:rPrChange>
                    </w:rPr>
                    <w:t xml:space="preserve">:  </w:t>
                  </w:r>
                </w:p>
              </w:tc>
              <w:tc>
                <w:tcPr>
                  <w:tcW w:w="4546" w:type="dxa"/>
                  <w:noWrap/>
                  <w:vAlign w:val="bottom"/>
                  <w:hideMark/>
                </w:tcPr>
                <w:p w14:paraId="3DE2B426" w14:textId="77777777" w:rsidR="00E77B00" w:rsidRPr="00A36E03" w:rsidRDefault="00E77B00" w:rsidP="00E77B00">
                  <w:pPr>
                    <w:spacing w:after="160" w:line="257" w:lineRule="auto"/>
                  </w:pPr>
                  <w:commentRangeStart w:id="9655"/>
                  <w:commentRangeStart w:id="9656"/>
                  <w:r w:rsidRPr="00A36E03">
                    <w:rPr>
                      <w:rFonts w:ascii="Calibri" w:eastAsia="Calibri" w:hAnsi="Calibri" w:cs="Calibri"/>
                      <w:sz w:val="22"/>
                      <w:szCs w:val="22"/>
                    </w:rPr>
                    <w:t>There is no cover when</w:t>
                  </w:r>
                  <w:commentRangeEnd w:id="9655"/>
                  <w:r w:rsidRPr="00A36E03">
                    <w:rPr>
                      <w:rStyle w:val="CommentReference"/>
                      <w:rFonts w:ascii="Calibri" w:eastAsia="Calibri" w:hAnsi="Calibri" w:cs="Calibri"/>
                      <w:sz w:val="22"/>
                      <w:szCs w:val="22"/>
                    </w:rPr>
                    <w:commentReference w:id="9655"/>
                  </w:r>
                  <w:commentRangeEnd w:id="9656"/>
                  <w:r w:rsidRPr="00A36E03">
                    <w:rPr>
                      <w:rStyle w:val="CommentReference"/>
                      <w:rFonts w:ascii="Calibri" w:eastAsia="Calibri" w:hAnsi="Calibri" w:cs="Calibri"/>
                      <w:sz w:val="22"/>
                      <w:szCs w:val="22"/>
                    </w:rPr>
                    <w:commentReference w:id="9656"/>
                  </w:r>
                  <w:r w:rsidRPr="00A36E03">
                    <w:rPr>
                      <w:rFonts w:ascii="Calibri" w:eastAsia="Calibri" w:hAnsi="Calibri" w:cs="Calibri"/>
                      <w:sz w:val="22"/>
                      <w:szCs w:val="22"/>
                    </w:rPr>
                    <w:t xml:space="preserve"> the car is being driven by:  </w:t>
                  </w:r>
                </w:p>
                <w:p w14:paraId="3D25FDA8" w14:textId="77777777" w:rsidR="00E77B00" w:rsidRPr="00A36E03" w:rsidRDefault="00E77B00" w:rsidP="00E77B00">
                  <w:pPr>
                    <w:spacing w:after="160" w:line="257" w:lineRule="auto"/>
                  </w:pPr>
                  <w:r w:rsidRPr="00A36E03">
                    <w:rPr>
                      <w:rFonts w:ascii="Calibri" w:eastAsia="Calibri" w:hAnsi="Calibri" w:cs="Calibri"/>
                      <w:sz w:val="22"/>
                      <w:szCs w:val="22"/>
                    </w:rPr>
                    <w:t xml:space="preserve">• [&lt;AdditionalDriverFirstname&gt; &lt;AdditionalDriverSurname&gt;] – [&lt;AdditionalDriverDOB&gt;] </w:t>
                  </w:r>
                </w:p>
                <w:p w14:paraId="5FA5A32B" w14:textId="7580E66D" w:rsidR="00E77B00" w:rsidRPr="00A36E03" w:rsidRDefault="00E77B00">
                  <w:pPr>
                    <w:spacing w:after="160" w:line="257" w:lineRule="auto"/>
                    <w:rPr>
                      <w:rFonts w:ascii="Calibri" w:hAnsi="Calibri" w:cs="Calibri"/>
                      <w:sz w:val="22"/>
                      <w:szCs w:val="22"/>
                      <w:rPrChange w:id="9657" w:author="Sue Simnor (EXT Idiom)" w:date="2024-09-12T16:54:00Z" w16du:dateUtc="2024-09-12T06:54:00Z">
                        <w:rPr>
                          <w:rFonts w:ascii="Calibri" w:hAnsi="Calibri" w:cs="Calibri"/>
                          <w:sz w:val="22"/>
                          <w:szCs w:val="22"/>
                          <w:highlight w:val="yellow"/>
                        </w:rPr>
                      </w:rPrChange>
                    </w:rPr>
                    <w:pPrChange w:id="9658" w:author="Sue Simnor (EXT Idiom)" w:date="2024-09-05T13:50:00Z" w16du:dateUtc="2024-09-05T03:50:00Z">
                      <w:pPr>
                        <w:pStyle w:val="TableBodycopy"/>
                      </w:pPr>
                    </w:pPrChange>
                  </w:pPr>
                  <w:r w:rsidRPr="00A36E03">
                    <w:rPr>
                      <w:rFonts w:ascii="Calibri" w:hAnsi="Calibri" w:cs="Calibri"/>
                      <w:sz w:val="22"/>
                      <w:szCs w:val="22"/>
                    </w:rPr>
                    <w:t>• [&lt;AdditionalDriverFirstname&gt; &lt;AdditionalDriverSurname&gt;] – [&lt;AdditionalDriverDOB&gt;]</w:t>
                  </w:r>
                </w:p>
              </w:tc>
            </w:tr>
          </w:tbl>
          <w:p w14:paraId="5230064A" w14:textId="77777777" w:rsidR="00E77B00" w:rsidRPr="00A36E03" w:rsidRDefault="00E77B00">
            <w:pPr>
              <w:spacing w:after="160" w:line="257" w:lineRule="auto"/>
              <w:rPr>
                <w:rFonts w:ascii="Calibri" w:eastAsia="Calibri" w:hAnsi="Calibri" w:cs="Calibri"/>
                <w:b/>
                <w:bCs/>
                <w:sz w:val="22"/>
                <w:szCs w:val="22"/>
                <w:rPrChange w:id="9659" w:author="Sue Simnor (EXT Idiom)" w:date="2024-09-12T16:54:00Z" w16du:dateUtc="2024-09-12T06:54:00Z">
                  <w:rPr>
                    <w:rFonts w:ascii="Calibri" w:eastAsia="Calibri" w:hAnsi="Calibri" w:cs="Calibri"/>
                    <w:b/>
                    <w:bCs/>
                    <w:sz w:val="22"/>
                    <w:szCs w:val="22"/>
                    <w:highlight w:val="yellow"/>
                  </w:rPr>
                </w:rPrChange>
              </w:rPr>
            </w:pPr>
          </w:p>
        </w:tc>
        <w:tc>
          <w:tcPr>
            <w:tcW w:w="1701" w:type="dxa"/>
          </w:tcPr>
          <w:p w14:paraId="5A63C50F" w14:textId="77777777" w:rsidR="006C2472" w:rsidRPr="00BD5622" w:rsidRDefault="00D574AC" w:rsidP="00D574AC">
            <w:pPr>
              <w:spacing w:line="257" w:lineRule="auto"/>
              <w:rPr>
                <w:ins w:id="9660" w:author="Sue Simnor (EXT Idiom)" w:date="2024-09-24T12:37:00Z" w16du:dateUtc="2024-09-24T02:37:00Z"/>
                <w:rFonts w:ascii="Calibri" w:eastAsia="Calibri" w:hAnsi="Calibri" w:cs="Calibri"/>
                <w:color w:val="000000" w:themeColor="text1"/>
                <w:sz w:val="20"/>
                <w:szCs w:val="20"/>
              </w:rPr>
            </w:pPr>
            <w:r w:rsidRPr="00BD5622">
              <w:rPr>
                <w:rFonts w:ascii="Calibri" w:hAnsi="Calibri" w:cs="Calibri"/>
                <w:b/>
                <w:bCs/>
                <w:sz w:val="20"/>
                <w:szCs w:val="20"/>
              </w:rPr>
              <w:t>IF</w:t>
            </w:r>
            <w:r w:rsidRPr="00BD5622">
              <w:rPr>
                <w:rFonts w:asciiTheme="minorHAnsi" w:eastAsia="Calibri" w:hAnsiTheme="minorHAnsi" w:cstheme="minorHAnsi"/>
                <w:sz w:val="20"/>
                <w:szCs w:val="20"/>
              </w:rPr>
              <w:t xml:space="preserve"> </w:t>
            </w:r>
            <w:r w:rsidRPr="00BD5622">
              <w:rPr>
                <w:rFonts w:ascii="Calibri" w:eastAsia="Calibri" w:hAnsi="Calibri" w:cs="Calibri"/>
                <w:color w:val="000000" w:themeColor="text1"/>
                <w:sz w:val="20"/>
                <w:szCs w:val="20"/>
              </w:rPr>
              <w:t xml:space="preserve">&lt;ProductCode&gt; =”Auto” </w:t>
            </w:r>
            <w:r w:rsidRPr="00BD5622">
              <w:rPr>
                <w:rFonts w:ascii="Calibri" w:eastAsia="Calibri" w:hAnsi="Calibri" w:cs="Calibri"/>
                <w:b/>
                <w:bCs/>
                <w:color w:val="000000" w:themeColor="text1"/>
                <w:sz w:val="20"/>
                <w:szCs w:val="20"/>
              </w:rPr>
              <w:t>AND</w:t>
            </w:r>
            <w:r w:rsidRPr="00BD5622">
              <w:rPr>
                <w:rFonts w:ascii="Calibri" w:eastAsia="Calibri" w:hAnsi="Calibri" w:cs="Calibri"/>
                <w:color w:val="000000" w:themeColor="text1"/>
                <w:sz w:val="20"/>
                <w:szCs w:val="20"/>
              </w:rPr>
              <w:t xml:space="preserve"> </w:t>
            </w:r>
            <w:ins w:id="9661" w:author="Sue Simnor (EXT Idiom)" w:date="2024-09-24T12:37:00Z" w16du:dateUtc="2024-09-24T02:37:00Z">
              <w:r w:rsidR="006C2472" w:rsidRPr="00BD5622">
                <w:rPr>
                  <w:rFonts w:ascii="Calibri" w:eastAsia="Calibri" w:hAnsi="Calibri" w:cs="Calibri"/>
                  <w:color w:val="000000" w:themeColor="text1"/>
                  <w:sz w:val="20"/>
                  <w:szCs w:val="20"/>
                </w:rPr>
                <w:t xml:space="preserve">&lt;EndorsementClause&gt; = ‘AUTOEND03’ </w:t>
              </w:r>
              <w:r w:rsidR="006C2472" w:rsidRPr="00BD5622">
                <w:rPr>
                  <w:rFonts w:ascii="Calibri" w:eastAsia="Calibri" w:hAnsi="Calibri" w:cs="Calibri"/>
                  <w:b/>
                  <w:bCs/>
                  <w:color w:val="000000" w:themeColor="text1"/>
                  <w:sz w:val="20"/>
                  <w:szCs w:val="20"/>
                  <w:rPrChange w:id="9662" w:author="sam sehgal" w:date="2024-12-19T10:30:00Z" w16du:dateUtc="2024-12-18T23:30:00Z">
                    <w:rPr>
                      <w:rFonts w:ascii="Calibri" w:eastAsia="Calibri" w:hAnsi="Calibri" w:cs="Calibri"/>
                      <w:color w:val="000000" w:themeColor="text1"/>
                      <w:sz w:val="20"/>
                      <w:szCs w:val="20"/>
                    </w:rPr>
                  </w:rPrChange>
                </w:rPr>
                <w:t>AND</w:t>
              </w:r>
            </w:ins>
          </w:p>
          <w:p w14:paraId="5C8D0EA1" w14:textId="7FE39F50" w:rsidR="00D574AC" w:rsidRPr="00BD5622" w:rsidRDefault="00D574AC" w:rsidP="00D574AC">
            <w:pPr>
              <w:spacing w:line="257" w:lineRule="auto"/>
              <w:rPr>
                <w:rFonts w:ascii="Calibri" w:hAnsi="Calibri" w:cs="Calibri"/>
                <w:sz w:val="20"/>
                <w:szCs w:val="20"/>
              </w:rPr>
            </w:pPr>
            <w:r w:rsidRPr="00BD5622">
              <w:rPr>
                <w:rFonts w:ascii="Calibri" w:eastAsia="Calibri" w:hAnsi="Calibri" w:cs="Calibri"/>
                <w:color w:val="000000" w:themeColor="text1"/>
                <w:sz w:val="20"/>
                <w:szCs w:val="20"/>
              </w:rPr>
              <w:t>&lt;</w:t>
            </w:r>
            <w:r w:rsidRPr="00BD5622">
              <w:rPr>
                <w:rFonts w:ascii="Calibri" w:hAnsi="Calibri" w:cs="Calibri"/>
                <w:sz w:val="20"/>
                <w:szCs w:val="20"/>
              </w:rPr>
              <w:t>DriverTypeCode</w:t>
            </w:r>
            <w:r w:rsidRPr="00BD5622">
              <w:rPr>
                <w:rFonts w:ascii="Calibri" w:eastAsia="Times New Roman" w:hAnsi="Calibri" w:cs="Calibri"/>
                <w:kern w:val="0"/>
                <w:sz w:val="20"/>
                <w:szCs w:val="20"/>
                <w:lang w:eastAsia="en-US"/>
                <w14:ligatures w14:val="none"/>
              </w:rPr>
              <w:t>&gt; = “2|ExcludedDriver”</w:t>
            </w:r>
          </w:p>
          <w:p w14:paraId="2A772A1B" w14:textId="77777777" w:rsidR="00D574AC" w:rsidRPr="00BD5622" w:rsidRDefault="00D574AC" w:rsidP="00D574AC">
            <w:pPr>
              <w:spacing w:line="257" w:lineRule="auto"/>
              <w:rPr>
                <w:rFonts w:ascii="Calibri" w:hAnsi="Calibri" w:cs="Calibri"/>
                <w:sz w:val="20"/>
                <w:szCs w:val="20"/>
              </w:rPr>
            </w:pPr>
            <w:r w:rsidRPr="00BD5622">
              <w:rPr>
                <w:rFonts w:ascii="Calibri" w:hAnsi="Calibri" w:cs="Calibri"/>
                <w:b/>
                <w:bCs/>
                <w:sz w:val="20"/>
                <w:szCs w:val="20"/>
              </w:rPr>
              <w:t>THEN</w:t>
            </w:r>
            <w:r w:rsidRPr="00BD5622">
              <w:rPr>
                <w:rFonts w:ascii="Calibri" w:hAnsi="Calibri" w:cs="Calibri"/>
                <w:sz w:val="20"/>
                <w:szCs w:val="20"/>
              </w:rPr>
              <w:t xml:space="preserve"> display</w:t>
            </w:r>
          </w:p>
          <w:p w14:paraId="777EADF9" w14:textId="77777777" w:rsidR="00E77B00" w:rsidRPr="00BD5622" w:rsidRDefault="00D574AC">
            <w:pPr>
              <w:tabs>
                <w:tab w:val="left" w:pos="774"/>
              </w:tabs>
              <w:rPr>
                <w:ins w:id="9663" w:author="Sue Simnor (EXT Idiom)" w:date="2024-09-23T12:56:00Z" w16du:dateUtc="2024-09-23T02:56:00Z"/>
                <w:rFonts w:asciiTheme="minorHAnsi" w:hAnsiTheme="minorHAnsi"/>
                <w:sz w:val="20"/>
                <w:szCs w:val="20"/>
              </w:rPr>
            </w:pPr>
            <w:r w:rsidRPr="00BD5622">
              <w:rPr>
                <w:rFonts w:asciiTheme="minorHAnsi" w:hAnsiTheme="minorHAnsi"/>
                <w:b/>
                <w:bCs/>
                <w:sz w:val="20"/>
                <w:szCs w:val="20"/>
              </w:rPr>
              <w:t>ELSE</w:t>
            </w:r>
            <w:r w:rsidRPr="00BD5622">
              <w:rPr>
                <w:rFonts w:asciiTheme="minorHAnsi" w:hAnsiTheme="minorHAnsi"/>
                <w:sz w:val="20"/>
                <w:szCs w:val="20"/>
              </w:rPr>
              <w:t xml:space="preserve"> </w:t>
            </w:r>
          </w:p>
          <w:p w14:paraId="5D4003CD" w14:textId="77777777" w:rsidR="006711F7" w:rsidRPr="00BD5622" w:rsidRDefault="006711F7">
            <w:pPr>
              <w:tabs>
                <w:tab w:val="left" w:pos="774"/>
              </w:tabs>
              <w:rPr>
                <w:ins w:id="9664" w:author="Sue Simnor (EXT Idiom)" w:date="2024-09-23T12:56:00Z" w16du:dateUtc="2024-09-23T02:56:00Z"/>
                <w:rFonts w:asciiTheme="minorHAnsi" w:hAnsiTheme="minorHAnsi"/>
                <w:sz w:val="20"/>
                <w:szCs w:val="20"/>
              </w:rPr>
            </w:pPr>
          </w:p>
          <w:p w14:paraId="0DD82697" w14:textId="502DA496" w:rsidR="006711F7" w:rsidRPr="00BD5622" w:rsidRDefault="00170FBA">
            <w:pPr>
              <w:tabs>
                <w:tab w:val="left" w:pos="774"/>
              </w:tabs>
              <w:rPr>
                <w:rFonts w:asciiTheme="minorHAnsi" w:hAnsiTheme="minorHAnsi"/>
                <w:sz w:val="20"/>
                <w:szCs w:val="20"/>
              </w:rPr>
            </w:pPr>
            <w:ins w:id="9665" w:author="Sue Simnor (EXT Idiom)" w:date="2024-09-24T12:39:00Z" w16du:dateUtc="2024-09-24T02:39:00Z">
              <w:r w:rsidRPr="00BD5622">
                <w:rPr>
                  <w:rFonts w:asciiTheme="minorHAnsi" w:hAnsiTheme="minorHAnsi"/>
                  <w:sz w:val="20"/>
                  <w:szCs w:val="20"/>
                </w:rPr>
                <w:t>Dev</w:t>
              </w:r>
            </w:ins>
            <w:ins w:id="9666" w:author="Sue Simnor (EXT Idiom)" w:date="2024-09-24T12:40:00Z" w16du:dateUtc="2024-09-24T02:40:00Z">
              <w:r w:rsidRPr="00BD5622">
                <w:rPr>
                  <w:rFonts w:asciiTheme="minorHAnsi" w:hAnsiTheme="minorHAnsi"/>
                  <w:sz w:val="20"/>
                  <w:szCs w:val="20"/>
                </w:rPr>
                <w:t xml:space="preserve"> Note: If </w:t>
              </w:r>
              <w:r w:rsidRPr="00BD5622">
                <w:rPr>
                  <w:rFonts w:ascii="Calibri" w:eastAsia="Calibri" w:hAnsi="Calibri" w:cs="Calibri"/>
                  <w:color w:val="000000" w:themeColor="text1"/>
                  <w:sz w:val="20"/>
                  <w:szCs w:val="20"/>
                  <w:rPrChange w:id="9667" w:author="sam sehgal" w:date="2024-12-19T10:30:00Z" w16du:dateUtc="2024-12-18T23:30:00Z">
                    <w:rPr>
                      <w:rFonts w:ascii="Calibri" w:eastAsia="Calibri" w:hAnsi="Calibri" w:cs="Calibri"/>
                      <w:color w:val="000000" w:themeColor="text1"/>
                      <w:sz w:val="20"/>
                      <w:szCs w:val="20"/>
                      <w:highlight w:val="yellow"/>
                    </w:rPr>
                  </w:rPrChange>
                </w:rPr>
                <w:t>‘AUTOEND03’</w:t>
              </w:r>
              <w:r w:rsidRPr="00BD5622">
                <w:rPr>
                  <w:rFonts w:ascii="Calibri" w:eastAsia="Calibri" w:hAnsi="Calibri" w:cs="Calibri"/>
                  <w:color w:val="000000" w:themeColor="text1"/>
                  <w:sz w:val="20"/>
                  <w:szCs w:val="20"/>
                </w:rPr>
                <w:t xml:space="preserve"> passed</w:t>
              </w:r>
            </w:ins>
            <w:ins w:id="9668" w:author="Sue Simnor (EXT Idiom)" w:date="2024-09-24T12:41:00Z" w16du:dateUtc="2024-09-24T02:41:00Z">
              <w:r w:rsidR="0031156F" w:rsidRPr="00BD5622">
                <w:rPr>
                  <w:rFonts w:ascii="Calibri" w:eastAsia="Calibri" w:hAnsi="Calibri" w:cs="Calibri"/>
                  <w:color w:val="000000" w:themeColor="text1"/>
                  <w:sz w:val="20"/>
                  <w:szCs w:val="20"/>
                </w:rPr>
                <w:t xml:space="preserve"> for the policy</w:t>
              </w:r>
            </w:ins>
            <w:ins w:id="9669" w:author="Sue Simnor (EXT Idiom)" w:date="2024-09-24T12:40:00Z" w16du:dateUtc="2024-09-24T02:40:00Z">
              <w:r w:rsidRPr="00BD5622">
                <w:rPr>
                  <w:rFonts w:ascii="Calibri" w:eastAsia="Calibri" w:hAnsi="Calibri" w:cs="Calibri"/>
                  <w:color w:val="000000" w:themeColor="text1"/>
                  <w:sz w:val="20"/>
                  <w:szCs w:val="20"/>
                </w:rPr>
                <w:t xml:space="preserve">, check each </w:t>
              </w:r>
              <w:r w:rsidR="0031156F" w:rsidRPr="00BD5622">
                <w:rPr>
                  <w:rFonts w:ascii="Calibri" w:eastAsia="Calibri" w:hAnsi="Calibri" w:cs="Calibri"/>
                  <w:color w:val="000000" w:themeColor="text1"/>
                  <w:sz w:val="20"/>
                  <w:szCs w:val="20"/>
                </w:rPr>
                <w:t xml:space="preserve">of the </w:t>
              </w:r>
              <w:r w:rsidRPr="00BD5622">
                <w:rPr>
                  <w:rFonts w:ascii="Calibri" w:eastAsia="Calibri" w:hAnsi="Calibri" w:cs="Calibri"/>
                  <w:color w:val="000000" w:themeColor="text1"/>
                  <w:sz w:val="20"/>
                  <w:szCs w:val="20"/>
                </w:rPr>
                <w:t>driver</w:t>
              </w:r>
              <w:r w:rsidR="0031156F" w:rsidRPr="00BD5622">
                <w:rPr>
                  <w:rFonts w:ascii="Calibri" w:eastAsia="Calibri" w:hAnsi="Calibri" w:cs="Calibri"/>
                  <w:color w:val="000000" w:themeColor="text1"/>
                  <w:sz w:val="20"/>
                  <w:szCs w:val="20"/>
                </w:rPr>
                <w:t>s</w:t>
              </w:r>
              <w:r w:rsidRPr="00BD5622">
                <w:rPr>
                  <w:rFonts w:ascii="Calibri" w:eastAsia="Calibri" w:hAnsi="Calibri" w:cs="Calibri"/>
                  <w:color w:val="000000" w:themeColor="text1"/>
                  <w:sz w:val="20"/>
                  <w:szCs w:val="20"/>
                </w:rPr>
                <w:t xml:space="preserve"> and only display the names of the EXCLUDED driver</w:t>
              </w:r>
              <w:r w:rsidR="0031156F" w:rsidRPr="00BD5622">
                <w:rPr>
                  <w:rFonts w:ascii="Calibri" w:eastAsia="Calibri" w:hAnsi="Calibri" w:cs="Calibri"/>
                  <w:color w:val="000000" w:themeColor="text1"/>
                  <w:sz w:val="20"/>
                  <w:szCs w:val="20"/>
                </w:rPr>
                <w:t xml:space="preserve">(s) here. </w:t>
              </w:r>
            </w:ins>
          </w:p>
          <w:p w14:paraId="7C97D78B" w14:textId="56F13089" w:rsidR="006C2472" w:rsidRPr="00BD5622" w:rsidRDefault="006C2472">
            <w:pPr>
              <w:tabs>
                <w:tab w:val="left" w:pos="774"/>
              </w:tabs>
              <w:rPr>
                <w:rFonts w:ascii="Calibri" w:hAnsi="Calibri" w:cs="Calibri"/>
                <w:b/>
                <w:bCs/>
                <w:sz w:val="20"/>
                <w:szCs w:val="20"/>
                <w:rPrChange w:id="9670" w:author="sam sehgal" w:date="2024-12-19T10:30:00Z" w16du:dateUtc="2024-12-18T23:30:00Z">
                  <w:rPr>
                    <w:rFonts w:ascii="Calibri" w:hAnsi="Calibri" w:cs="Calibri"/>
                    <w:b/>
                    <w:bCs/>
                    <w:sz w:val="20"/>
                    <w:szCs w:val="20"/>
                    <w:highlight w:val="yellow"/>
                  </w:rPr>
                </w:rPrChange>
              </w:rPr>
              <w:pPrChange w:id="9671" w:author="Sue Simnor (EXT Idiom)" w:date="2024-09-05T13:55:00Z" w16du:dateUtc="2024-09-05T03:55:00Z">
                <w:pPr>
                  <w:spacing w:line="257" w:lineRule="auto"/>
                </w:pPr>
              </w:pPrChange>
            </w:pPr>
          </w:p>
        </w:tc>
        <w:tc>
          <w:tcPr>
            <w:tcW w:w="1985" w:type="dxa"/>
          </w:tcPr>
          <w:p w14:paraId="6DB1A222" w14:textId="77777777" w:rsidR="00501045" w:rsidRPr="00BD5622" w:rsidRDefault="00501045" w:rsidP="00501045">
            <w:pPr>
              <w:tabs>
                <w:tab w:val="left" w:pos="1800"/>
              </w:tabs>
              <w:rPr>
                <w:ins w:id="9672" w:author="Sam Sehgal (EXT Idiom)" w:date="2024-11-07T16:37:00Z" w16du:dateUtc="2024-11-07T05:37:00Z"/>
                <w:rFonts w:asciiTheme="minorHAnsi" w:hAnsiTheme="minorHAnsi" w:cstheme="minorHAnsi"/>
                <w:bCs/>
                <w:sz w:val="20"/>
                <w:szCs w:val="20"/>
                <w:rPrChange w:id="9673" w:author="sam sehgal" w:date="2024-12-19T10:30:00Z" w16du:dateUtc="2024-12-18T23:30:00Z">
                  <w:rPr>
                    <w:ins w:id="9674" w:author="Sam Sehgal (EXT Idiom)" w:date="2024-11-07T16:37:00Z" w16du:dateUtc="2024-11-07T05:37:00Z"/>
                    <w:rFonts w:asciiTheme="minorHAnsi" w:hAnsiTheme="minorHAnsi" w:cstheme="minorHAnsi"/>
                    <w:bCs/>
                    <w:sz w:val="20"/>
                    <w:szCs w:val="20"/>
                    <w:highlight w:val="green"/>
                  </w:rPr>
                </w:rPrChange>
              </w:rPr>
            </w:pPr>
            <w:ins w:id="9675" w:author="Sam Sehgal (EXT Idiom)" w:date="2024-11-07T16:37:00Z" w16du:dateUtc="2024-11-07T05:37:00Z">
              <w:r w:rsidRPr="00BD5622">
                <w:rPr>
                  <w:rFonts w:asciiTheme="minorHAnsi" w:hAnsiTheme="minorHAnsi" w:cstheme="minorHAnsi"/>
                  <w:bCs/>
                  <w:sz w:val="20"/>
                  <w:szCs w:val="20"/>
                  <w:rPrChange w:id="9676" w:author="sam sehgal" w:date="2024-12-19T10:30:00Z" w16du:dateUtc="2024-12-18T23:30:00Z">
                    <w:rPr>
                      <w:rFonts w:asciiTheme="minorHAnsi" w:hAnsiTheme="minorHAnsi" w:cstheme="minorHAnsi"/>
                      <w:bCs/>
                      <w:sz w:val="20"/>
                      <w:szCs w:val="20"/>
                      <w:highlight w:val="green"/>
                    </w:rPr>
                  </w:rPrChange>
                </w:rPr>
                <w:t>Bodycopy_COI</w:t>
              </w:r>
            </w:ins>
          </w:p>
          <w:p w14:paraId="52A5E4EB" w14:textId="77777777" w:rsidR="00501045" w:rsidRPr="00BD5622" w:rsidRDefault="00501045" w:rsidP="00501045">
            <w:pPr>
              <w:tabs>
                <w:tab w:val="left" w:pos="1800"/>
              </w:tabs>
              <w:rPr>
                <w:ins w:id="9677" w:author="Sam Sehgal (EXT Idiom)" w:date="2024-11-07T16:37:00Z" w16du:dateUtc="2024-11-07T05:37:00Z"/>
                <w:rFonts w:asciiTheme="minorHAnsi" w:hAnsiTheme="minorHAnsi" w:cstheme="minorHAnsi"/>
                <w:bCs/>
                <w:sz w:val="20"/>
                <w:szCs w:val="20"/>
                <w:rPrChange w:id="9678" w:author="sam sehgal" w:date="2024-12-19T10:30:00Z" w16du:dateUtc="2024-12-18T23:30:00Z">
                  <w:rPr>
                    <w:ins w:id="9679" w:author="Sam Sehgal (EXT Idiom)" w:date="2024-11-07T16:37:00Z" w16du:dateUtc="2024-11-07T05:37:00Z"/>
                    <w:rFonts w:asciiTheme="minorHAnsi" w:hAnsiTheme="minorHAnsi" w:cstheme="minorHAnsi"/>
                    <w:bCs/>
                    <w:sz w:val="20"/>
                    <w:szCs w:val="20"/>
                    <w:highlight w:val="green"/>
                  </w:rPr>
                </w:rPrChange>
              </w:rPr>
            </w:pPr>
          </w:p>
          <w:p w14:paraId="223DCDA2" w14:textId="65B410A9" w:rsidR="00E77B00" w:rsidRPr="00BD5622" w:rsidRDefault="00501045">
            <w:pPr>
              <w:tabs>
                <w:tab w:val="left" w:pos="1800"/>
              </w:tabs>
              <w:rPr>
                <w:rFonts w:asciiTheme="minorHAnsi" w:hAnsiTheme="minorHAnsi" w:cstheme="minorHAnsi"/>
                <w:bCs/>
                <w:sz w:val="20"/>
                <w:szCs w:val="20"/>
              </w:rPr>
            </w:pPr>
            <w:ins w:id="9680" w:author="Sam Sehgal (EXT Idiom)" w:date="2024-11-07T16:37:00Z" w16du:dateUtc="2024-11-07T05:37:00Z">
              <w:r w:rsidRPr="00BD5622">
                <w:rPr>
                  <w:rStyle w:val="bcx0"/>
                  <w:rFonts w:asciiTheme="minorHAnsi" w:hAnsiTheme="minorHAnsi" w:cstheme="minorHAnsi"/>
                  <w:bCs/>
                  <w:sz w:val="20"/>
                  <w:szCs w:val="20"/>
                  <w:rPrChange w:id="9681" w:author="sam sehgal" w:date="2024-12-19T10:30:00Z" w16du:dateUtc="2024-12-18T23:30:00Z">
                    <w:rPr>
                      <w:rStyle w:val="bcx0"/>
                      <w:rFonts w:asciiTheme="minorHAnsi" w:hAnsiTheme="minorHAnsi" w:cstheme="minorHAnsi"/>
                      <w:bCs/>
                      <w:sz w:val="20"/>
                      <w:szCs w:val="20"/>
                      <w:highlight w:val="green"/>
                    </w:rPr>
                  </w:rPrChange>
                </w:rPr>
                <w:t>Bullet_2_COI</w:t>
              </w:r>
            </w:ins>
          </w:p>
        </w:tc>
      </w:tr>
      <w:tr w:rsidR="00151CD4" w:rsidRPr="00A36E03" w14:paraId="2D6B2187" w14:textId="77777777">
        <w:trPr>
          <w:cantSplit/>
        </w:trPr>
        <w:tc>
          <w:tcPr>
            <w:tcW w:w="1013" w:type="dxa"/>
          </w:tcPr>
          <w:p w14:paraId="056A7EF6" w14:textId="2038ED7A" w:rsidR="00151CD4" w:rsidRPr="00A36E03" w:rsidRDefault="00151CD4" w:rsidP="00151CD4">
            <w:pPr>
              <w:tabs>
                <w:tab w:val="left" w:pos="1800"/>
              </w:tabs>
              <w:rPr>
                <w:rFonts w:asciiTheme="minorHAnsi" w:hAnsiTheme="minorHAnsi" w:cstheme="minorHAnsi"/>
                <w:bCs/>
                <w:sz w:val="20"/>
                <w:szCs w:val="20"/>
                <w:rPrChange w:id="9682" w:author="Sue Simnor (EXT Idiom)" w:date="2024-09-12T16:54:00Z" w16du:dateUtc="2024-09-12T06:54:00Z">
                  <w:rPr>
                    <w:rFonts w:asciiTheme="minorHAnsi" w:hAnsiTheme="minorHAnsi" w:cstheme="minorHAnsi"/>
                    <w:bCs/>
                    <w:sz w:val="20"/>
                    <w:szCs w:val="20"/>
                    <w:highlight w:val="yellow"/>
                  </w:rPr>
                </w:rPrChange>
              </w:rPr>
            </w:pPr>
            <w:r w:rsidRPr="00A36E03">
              <w:rPr>
                <w:rFonts w:asciiTheme="minorHAnsi" w:hAnsiTheme="minorHAnsi" w:cstheme="minorHAnsi"/>
                <w:bCs/>
                <w:sz w:val="20"/>
                <w:szCs w:val="20"/>
              </w:rPr>
              <w:t>SCM 8</w:t>
            </w:r>
          </w:p>
        </w:tc>
        <w:tc>
          <w:tcPr>
            <w:tcW w:w="1817" w:type="dxa"/>
          </w:tcPr>
          <w:p w14:paraId="2AF0528C" w14:textId="77777777" w:rsidR="00151CD4" w:rsidRPr="00A36E03" w:rsidRDefault="00151CD4" w:rsidP="00151CD4">
            <w:pPr>
              <w:tabs>
                <w:tab w:val="left" w:pos="1800"/>
              </w:tabs>
              <w:rPr>
                <w:rFonts w:asciiTheme="minorHAnsi" w:eastAsia="Calibri" w:hAnsiTheme="minorHAnsi" w:cstheme="minorHAnsi"/>
                <w:color w:val="000000" w:themeColor="text1"/>
                <w:sz w:val="20"/>
                <w:szCs w:val="20"/>
              </w:rPr>
            </w:pPr>
            <w:r w:rsidRPr="00A36E03">
              <w:rPr>
                <w:rFonts w:asciiTheme="minorHAnsi" w:eastAsia="Calibri" w:hAnsiTheme="minorHAnsi" w:cstheme="minorHAnsi"/>
                <w:color w:val="000000" w:themeColor="text1"/>
                <w:sz w:val="20"/>
                <w:szCs w:val="20"/>
              </w:rPr>
              <w:t>&lt;ProductCode&gt;</w:t>
            </w:r>
          </w:p>
          <w:p w14:paraId="61955EDC" w14:textId="609B843F" w:rsidR="00151CD4" w:rsidRPr="00A36E03" w:rsidRDefault="00151CD4" w:rsidP="00151CD4">
            <w:pPr>
              <w:tabs>
                <w:tab w:val="left" w:pos="1800"/>
              </w:tabs>
              <w:rPr>
                <w:rFonts w:asciiTheme="minorHAnsi" w:hAnsiTheme="minorHAnsi" w:cstheme="minorHAnsi"/>
                <w:bCs/>
                <w:sz w:val="20"/>
                <w:szCs w:val="20"/>
              </w:rPr>
            </w:pPr>
            <w:r w:rsidRPr="00A36E03">
              <w:rPr>
                <w:rFonts w:asciiTheme="minorHAnsi" w:eastAsia="Calibri" w:hAnsiTheme="minorHAnsi" w:cstheme="minorHAnsi"/>
                <w:color w:val="000000" w:themeColor="text1"/>
                <w:sz w:val="20"/>
                <w:szCs w:val="20"/>
              </w:rPr>
              <w:t>&lt;</w:t>
            </w:r>
            <w:r w:rsidRPr="00A36E03">
              <w:rPr>
                <w:rFonts w:ascii="Calibri" w:hAnsi="Calibri" w:cs="Calibri"/>
                <w:color w:val="000000"/>
                <w:sz w:val="20"/>
                <w:szCs w:val="20"/>
                <w:shd w:val="clear" w:color="auto" w:fill="FFFFFF"/>
              </w:rPr>
              <w:t>EndorsementClause&gt;</w:t>
            </w:r>
          </w:p>
        </w:tc>
        <w:tc>
          <w:tcPr>
            <w:tcW w:w="8080"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151CD4" w:rsidRPr="00A36E03" w14:paraId="72819584" w14:textId="77777777">
              <w:trPr>
                <w:trHeight w:val="300"/>
              </w:trPr>
              <w:tc>
                <w:tcPr>
                  <w:tcW w:w="2861" w:type="dxa"/>
                  <w:noWrap/>
                  <w:vAlign w:val="center"/>
                  <w:hideMark/>
                </w:tcPr>
                <w:p w14:paraId="492D585A" w14:textId="77777777" w:rsidR="00151CD4" w:rsidRPr="00A36E03" w:rsidRDefault="00151CD4" w:rsidP="00151CD4">
                  <w:pPr>
                    <w:pStyle w:val="TableBodycopy"/>
                    <w:rPr>
                      <w:rFonts w:asciiTheme="minorHAnsi" w:hAnsiTheme="minorHAnsi" w:cstheme="minorHAnsi"/>
                      <w:b/>
                      <w:bCs/>
                      <w:noProof/>
                      <w:color w:val="000000" w:themeColor="text1"/>
                    </w:rPr>
                  </w:pPr>
                  <w:r w:rsidRPr="00A36E03">
                    <w:t>Special conditions of your cover</w:t>
                  </w:r>
                  <w:r w:rsidRPr="00A36E03">
                    <w:rPr>
                      <w:rFonts w:asciiTheme="minorHAnsi" w:hAnsiTheme="minorHAnsi" w:cstheme="minorBidi"/>
                      <w:sz w:val="24"/>
                    </w:rPr>
                    <w:t xml:space="preserve">:  </w:t>
                  </w:r>
                </w:p>
              </w:tc>
              <w:tc>
                <w:tcPr>
                  <w:tcW w:w="4546" w:type="dxa"/>
                  <w:noWrap/>
                  <w:vAlign w:val="bottom"/>
                  <w:hideMark/>
                </w:tcPr>
                <w:p w14:paraId="6BA34B03" w14:textId="77777777" w:rsidR="00151CD4" w:rsidRPr="00A36E03" w:rsidRDefault="00151CD4" w:rsidP="00151CD4">
                  <w:pPr>
                    <w:pStyle w:val="TableBodycopy"/>
                    <w:rPr>
                      <w:rFonts w:asciiTheme="minorHAnsi" w:hAnsiTheme="minorHAnsi" w:cstheme="minorHAnsi"/>
                      <w:b/>
                      <w:bCs/>
                      <w:sz w:val="24"/>
                    </w:rPr>
                  </w:pPr>
                  <w:r w:rsidRPr="00A36E03">
                    <w:rPr>
                      <w:rFonts w:asciiTheme="minorHAnsi" w:hAnsiTheme="minorHAnsi" w:cstheme="minorBidi"/>
                      <w:b/>
                      <w:bCs/>
                      <w:szCs w:val="20"/>
                    </w:rPr>
                    <w:t>No special conditions apply</w:t>
                  </w:r>
                </w:p>
              </w:tc>
            </w:tr>
          </w:tbl>
          <w:p w14:paraId="3A65004E" w14:textId="77777777" w:rsidR="00151CD4" w:rsidRPr="00A36E03" w:rsidRDefault="00151CD4" w:rsidP="00151CD4">
            <w:pPr>
              <w:pStyle w:val="TableBodycopy"/>
              <w:rPr>
                <w:rPrChange w:id="9683" w:author="Sue Simnor (EXT Idiom)" w:date="2024-09-12T16:54:00Z" w16du:dateUtc="2024-09-12T06:54:00Z">
                  <w:rPr>
                    <w:highlight w:val="yellow"/>
                  </w:rPr>
                </w:rPrChange>
              </w:rPr>
            </w:pPr>
          </w:p>
        </w:tc>
        <w:tc>
          <w:tcPr>
            <w:tcW w:w="1701" w:type="dxa"/>
          </w:tcPr>
          <w:p w14:paraId="42259733" w14:textId="23BB14F7" w:rsidR="00151CD4" w:rsidRPr="00A36E03" w:rsidRDefault="00151CD4" w:rsidP="00151CD4">
            <w:pPr>
              <w:spacing w:line="257" w:lineRule="auto"/>
              <w:rPr>
                <w:rFonts w:asciiTheme="minorHAnsi" w:eastAsia="Calibri" w:hAnsiTheme="minorHAnsi" w:cstheme="minorHAnsi"/>
                <w:sz w:val="20"/>
                <w:szCs w:val="20"/>
              </w:rPr>
            </w:pPr>
            <w:r w:rsidRPr="00A36E03">
              <w:rPr>
                <w:rFonts w:asciiTheme="minorHAnsi" w:eastAsia="Calibri" w:hAnsiTheme="minorHAnsi" w:cstheme="minorHAnsi"/>
                <w:sz w:val="20"/>
                <w:szCs w:val="20"/>
              </w:rPr>
              <w:t xml:space="preserve">Else if none of the above apply display </w:t>
            </w:r>
          </w:p>
          <w:p w14:paraId="5523CEF7" w14:textId="77777777" w:rsidR="00E76838" w:rsidRPr="00A36E03" w:rsidRDefault="00E76838" w:rsidP="00151CD4">
            <w:pPr>
              <w:spacing w:line="257" w:lineRule="auto"/>
              <w:rPr>
                <w:rFonts w:asciiTheme="minorHAnsi" w:eastAsia="Calibri" w:hAnsiTheme="minorHAnsi" w:cstheme="minorHAnsi"/>
                <w:sz w:val="20"/>
                <w:szCs w:val="20"/>
              </w:rPr>
            </w:pPr>
          </w:p>
          <w:p w14:paraId="5D40B9B6" w14:textId="4C0DD051" w:rsidR="00E76838" w:rsidRPr="00A36E03" w:rsidRDefault="00E76838" w:rsidP="00151CD4">
            <w:pPr>
              <w:spacing w:line="257" w:lineRule="auto"/>
              <w:rPr>
                <w:rFonts w:asciiTheme="minorHAnsi" w:hAnsiTheme="minorHAnsi" w:cstheme="minorHAnsi"/>
                <w:sz w:val="20"/>
                <w:szCs w:val="20"/>
              </w:rPr>
            </w:pPr>
            <w:r w:rsidRPr="00A36E03">
              <w:rPr>
                <w:rFonts w:asciiTheme="minorHAnsi" w:eastAsia="Calibri" w:hAnsiTheme="minorHAnsi" w:cstheme="minorHAnsi"/>
                <w:sz w:val="20"/>
                <w:szCs w:val="20"/>
              </w:rPr>
              <w:t>This is the default if no special conditions apply</w:t>
            </w:r>
          </w:p>
          <w:p w14:paraId="4FC976C5" w14:textId="77777777" w:rsidR="00151CD4" w:rsidRPr="00A36E03" w:rsidRDefault="00151CD4" w:rsidP="00151CD4">
            <w:pPr>
              <w:spacing w:line="257" w:lineRule="auto"/>
              <w:rPr>
                <w:rFonts w:ascii="Calibri" w:hAnsi="Calibri" w:cs="Calibri"/>
                <w:b/>
                <w:bCs/>
                <w:sz w:val="20"/>
                <w:szCs w:val="20"/>
              </w:rPr>
            </w:pPr>
          </w:p>
        </w:tc>
        <w:tc>
          <w:tcPr>
            <w:tcW w:w="1985" w:type="dxa"/>
          </w:tcPr>
          <w:p w14:paraId="37264DD4" w14:textId="77777777" w:rsidR="00151CD4" w:rsidRPr="00A36E03" w:rsidRDefault="00151CD4" w:rsidP="00151CD4">
            <w:pPr>
              <w:tabs>
                <w:tab w:val="left" w:pos="1800"/>
              </w:tabs>
              <w:rPr>
                <w:rFonts w:asciiTheme="minorHAnsi" w:hAnsiTheme="minorHAnsi" w:cstheme="minorHAnsi"/>
                <w:bCs/>
                <w:sz w:val="20"/>
                <w:szCs w:val="20"/>
              </w:rPr>
            </w:pPr>
            <w:r w:rsidRPr="00A36E03">
              <w:rPr>
                <w:rFonts w:asciiTheme="minorHAnsi" w:hAnsiTheme="minorHAnsi" w:cstheme="minorHAnsi"/>
                <w:bCs/>
                <w:sz w:val="20"/>
                <w:szCs w:val="20"/>
              </w:rPr>
              <w:t>Table style: COI_Table_6</w:t>
            </w:r>
          </w:p>
          <w:p w14:paraId="538490BC" w14:textId="77777777" w:rsidR="00151CD4" w:rsidRPr="00A36E03" w:rsidRDefault="00151CD4" w:rsidP="00151CD4">
            <w:pPr>
              <w:tabs>
                <w:tab w:val="left" w:pos="1800"/>
              </w:tabs>
              <w:rPr>
                <w:rFonts w:asciiTheme="minorHAnsi" w:hAnsiTheme="minorHAnsi" w:cstheme="minorHAnsi"/>
                <w:bCs/>
                <w:sz w:val="20"/>
                <w:szCs w:val="20"/>
              </w:rPr>
            </w:pPr>
          </w:p>
          <w:p w14:paraId="1FB16A85" w14:textId="77777777" w:rsidR="00151CD4" w:rsidRPr="00A36E03" w:rsidRDefault="00151CD4" w:rsidP="00151CD4">
            <w:pPr>
              <w:tabs>
                <w:tab w:val="left" w:pos="1800"/>
              </w:tabs>
              <w:rPr>
                <w:rFonts w:asciiTheme="minorHAnsi" w:hAnsiTheme="minorHAnsi" w:cstheme="minorHAnsi"/>
                <w:bCs/>
                <w:sz w:val="20"/>
                <w:szCs w:val="20"/>
              </w:rPr>
            </w:pPr>
            <w:r w:rsidRPr="00A36E03">
              <w:rPr>
                <w:rFonts w:asciiTheme="minorHAnsi" w:hAnsiTheme="minorHAnsi" w:cstheme="minorHAnsi"/>
                <w:bCs/>
                <w:sz w:val="20"/>
                <w:szCs w:val="20"/>
              </w:rPr>
              <w:t>Column 1: Bodycopy_COI</w:t>
            </w:r>
          </w:p>
          <w:p w14:paraId="74502B35" w14:textId="77777777" w:rsidR="00151CD4" w:rsidRPr="00A36E03" w:rsidRDefault="00151CD4" w:rsidP="00151CD4">
            <w:pPr>
              <w:tabs>
                <w:tab w:val="left" w:pos="1800"/>
              </w:tabs>
              <w:rPr>
                <w:rFonts w:asciiTheme="minorHAnsi" w:hAnsiTheme="minorHAnsi" w:cstheme="minorHAnsi"/>
                <w:bCs/>
                <w:sz w:val="20"/>
                <w:szCs w:val="20"/>
              </w:rPr>
            </w:pPr>
          </w:p>
          <w:p w14:paraId="7EDE3383" w14:textId="4296879D" w:rsidR="00151CD4" w:rsidRPr="00A36E03" w:rsidRDefault="00151CD4" w:rsidP="00151CD4">
            <w:pPr>
              <w:tabs>
                <w:tab w:val="left" w:pos="1800"/>
              </w:tabs>
              <w:rPr>
                <w:rFonts w:asciiTheme="minorHAnsi" w:hAnsiTheme="minorHAnsi" w:cstheme="minorHAnsi"/>
                <w:bCs/>
                <w:sz w:val="20"/>
                <w:szCs w:val="20"/>
                <w:rPrChange w:id="9684" w:author="Sue Simnor (EXT Idiom)" w:date="2024-09-12T16:54:00Z" w16du:dateUtc="2024-09-12T06:54:00Z">
                  <w:rPr>
                    <w:rFonts w:asciiTheme="minorHAnsi" w:hAnsiTheme="minorHAnsi" w:cstheme="minorHAnsi"/>
                    <w:bCs/>
                    <w:sz w:val="20"/>
                    <w:szCs w:val="20"/>
                    <w:highlight w:val="yellow"/>
                  </w:rPr>
                </w:rPrChange>
              </w:rPr>
            </w:pPr>
            <w:r w:rsidRPr="00A36E03">
              <w:rPr>
                <w:rFonts w:asciiTheme="minorHAnsi" w:hAnsiTheme="minorHAnsi" w:cstheme="minorHAnsi"/>
                <w:bCs/>
                <w:sz w:val="20"/>
                <w:szCs w:val="20"/>
              </w:rPr>
              <w:t>Column 2: Table_Heading_3</w:t>
            </w:r>
          </w:p>
        </w:tc>
      </w:tr>
      <w:tr w:rsidR="00151CD4" w:rsidRPr="00BD6987" w14:paraId="1AE93B2A" w14:textId="77777777" w:rsidTr="0472516C">
        <w:trPr>
          <w:cantSplit/>
        </w:trPr>
        <w:tc>
          <w:tcPr>
            <w:tcW w:w="1013" w:type="dxa"/>
          </w:tcPr>
          <w:p w14:paraId="59A4FA16" w14:textId="4CED2171" w:rsidR="00151CD4" w:rsidRPr="00BD6987" w:rsidRDefault="00151CD4" w:rsidP="00151CD4">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SCM </w:t>
            </w:r>
            <w:r w:rsidR="00A36E03">
              <w:rPr>
                <w:rFonts w:asciiTheme="minorHAnsi" w:hAnsiTheme="minorHAnsi" w:cstheme="minorHAnsi"/>
                <w:bCs/>
                <w:sz w:val="20"/>
                <w:szCs w:val="20"/>
              </w:rPr>
              <w:t>9</w:t>
            </w:r>
          </w:p>
        </w:tc>
        <w:tc>
          <w:tcPr>
            <w:tcW w:w="1817" w:type="dxa"/>
          </w:tcPr>
          <w:p w14:paraId="291B0B3D" w14:textId="3D6C2EC9" w:rsidR="00151CD4" w:rsidRPr="00C1020A" w:rsidRDefault="00151CD4" w:rsidP="00151CD4">
            <w:pPr>
              <w:tabs>
                <w:tab w:val="left" w:pos="1800"/>
              </w:tabs>
              <w:rPr>
                <w:rFonts w:ascii="Calibri" w:hAnsi="Calibri" w:cs="Calibri"/>
                <w:sz w:val="20"/>
                <w:szCs w:val="20"/>
              </w:rPr>
            </w:pPr>
          </w:p>
        </w:tc>
        <w:tc>
          <w:tcPr>
            <w:tcW w:w="8080" w:type="dxa"/>
          </w:tcPr>
          <w:p w14:paraId="736B5D3A" w14:textId="446BE080" w:rsidR="00151CD4" w:rsidRPr="003419B3" w:rsidRDefault="00151CD4" w:rsidP="00151CD4">
            <w:pPr>
              <w:spacing w:after="160" w:line="257" w:lineRule="auto"/>
              <w:rPr>
                <w:rFonts w:ascii="Calibri" w:eastAsia="Calibri" w:hAnsi="Calibri" w:cs="Calibri"/>
                <w:sz w:val="22"/>
                <w:szCs w:val="22"/>
              </w:rPr>
            </w:pPr>
            <w:commentRangeStart w:id="9685"/>
            <w:commentRangeStart w:id="9686"/>
            <w:r w:rsidRPr="003419B3">
              <w:rPr>
                <w:rFonts w:ascii="Calibri" w:eastAsia="Calibri" w:hAnsi="Calibri" w:cs="Calibri"/>
                <w:sz w:val="22"/>
                <w:szCs w:val="22"/>
              </w:rPr>
              <w:t xml:space="preserve">Important notices: </w:t>
            </w:r>
          </w:p>
          <w:p w14:paraId="0D8AF68F" w14:textId="79905E72" w:rsidR="00151CD4" w:rsidRPr="003419B3" w:rsidRDefault="00151CD4" w:rsidP="00151CD4">
            <w:pPr>
              <w:spacing w:after="160" w:line="257" w:lineRule="auto"/>
              <w:rPr>
                <w:rFonts w:ascii="Calibri" w:hAnsi="Calibri" w:cs="Calibri"/>
                <w:sz w:val="20"/>
                <w:szCs w:val="20"/>
              </w:rPr>
            </w:pPr>
          </w:p>
        </w:tc>
        <w:tc>
          <w:tcPr>
            <w:tcW w:w="1701" w:type="dxa"/>
          </w:tcPr>
          <w:p w14:paraId="37E85625" w14:textId="493245CC" w:rsidR="00151CD4" w:rsidRPr="003419B3" w:rsidRDefault="00151CD4" w:rsidP="00151CD4">
            <w:pPr>
              <w:spacing w:line="257" w:lineRule="auto"/>
              <w:rPr>
                <w:rFonts w:ascii="Calibri" w:hAnsi="Calibri" w:cs="Calibri"/>
                <w:sz w:val="20"/>
                <w:szCs w:val="20"/>
              </w:rPr>
            </w:pPr>
            <w:r w:rsidRPr="003419B3">
              <w:rPr>
                <w:rFonts w:ascii="Calibri" w:hAnsi="Calibri" w:cs="Calibri"/>
                <w:b/>
                <w:bCs/>
                <w:sz w:val="20"/>
                <w:szCs w:val="20"/>
              </w:rPr>
              <w:t>IF</w:t>
            </w:r>
            <w:r w:rsidRPr="003419B3">
              <w:rPr>
                <w:rFonts w:asciiTheme="minorHAnsi" w:eastAsia="Calibri" w:hAnsiTheme="minorHAnsi" w:cstheme="minorHAnsi"/>
                <w:sz w:val="20"/>
                <w:szCs w:val="20"/>
              </w:rPr>
              <w:t xml:space="preserve"> </w:t>
            </w:r>
            <w:r w:rsidRPr="003419B3">
              <w:rPr>
                <w:rFonts w:ascii="Calibri" w:eastAsia="Calibri" w:hAnsi="Calibri" w:cs="Calibri"/>
                <w:color w:val="000000" w:themeColor="text1"/>
                <w:sz w:val="20"/>
                <w:szCs w:val="20"/>
              </w:rPr>
              <w:t xml:space="preserve">&lt;ProductCode&gt; =”Auto” </w:t>
            </w:r>
          </w:p>
          <w:p w14:paraId="673D9C4F" w14:textId="7C6199FC" w:rsidR="00151CD4" w:rsidRPr="003419B3" w:rsidRDefault="00151CD4" w:rsidP="00151CD4">
            <w:pPr>
              <w:spacing w:line="257" w:lineRule="auto"/>
              <w:rPr>
                <w:rFonts w:ascii="Calibri" w:hAnsi="Calibri" w:cs="Calibri"/>
                <w:sz w:val="20"/>
                <w:szCs w:val="20"/>
              </w:rPr>
            </w:pPr>
            <w:r w:rsidRPr="003419B3">
              <w:rPr>
                <w:rFonts w:ascii="Calibri" w:hAnsi="Calibri" w:cs="Calibri"/>
                <w:b/>
                <w:bCs/>
                <w:sz w:val="20"/>
                <w:szCs w:val="20"/>
              </w:rPr>
              <w:t>THEN</w:t>
            </w:r>
            <w:r w:rsidRPr="003419B3">
              <w:rPr>
                <w:rFonts w:ascii="Calibri" w:hAnsi="Calibri" w:cs="Calibri"/>
                <w:sz w:val="20"/>
                <w:szCs w:val="20"/>
              </w:rPr>
              <w:t xml:space="preserve"> display</w:t>
            </w:r>
            <w:commentRangeEnd w:id="9685"/>
            <w:r w:rsidRPr="003419B3">
              <w:rPr>
                <w:rStyle w:val="CommentReference"/>
                <w:rFonts w:ascii="Calibri" w:hAnsi="Calibri" w:cs="Calibri"/>
                <w:sz w:val="20"/>
                <w:szCs w:val="20"/>
              </w:rPr>
              <w:commentReference w:id="9685"/>
            </w:r>
            <w:commentRangeEnd w:id="9686"/>
            <w:r w:rsidRPr="003419B3">
              <w:rPr>
                <w:rStyle w:val="CommentReference"/>
                <w:rFonts w:ascii="Calibri" w:hAnsi="Calibri" w:cs="Calibri"/>
                <w:sz w:val="20"/>
                <w:szCs w:val="20"/>
              </w:rPr>
              <w:commentReference w:id="9686"/>
            </w:r>
          </w:p>
          <w:p w14:paraId="272185CC" w14:textId="475D663C" w:rsidR="00151CD4" w:rsidRPr="003419B3" w:rsidRDefault="00151CD4" w:rsidP="00151CD4">
            <w:pPr>
              <w:spacing w:line="257" w:lineRule="auto"/>
              <w:rPr>
                <w:rFonts w:ascii="Calibri" w:hAnsi="Calibri" w:cs="Calibri"/>
                <w:sz w:val="20"/>
                <w:szCs w:val="20"/>
              </w:rPr>
            </w:pPr>
          </w:p>
        </w:tc>
        <w:tc>
          <w:tcPr>
            <w:tcW w:w="1985" w:type="dxa"/>
          </w:tcPr>
          <w:p w14:paraId="4C169F47" w14:textId="496A4FD0" w:rsidR="00151CD4" w:rsidRPr="003419B3" w:rsidRDefault="00151CD4" w:rsidP="00151CD4">
            <w:pPr>
              <w:tabs>
                <w:tab w:val="left" w:pos="1800"/>
              </w:tabs>
              <w:rPr>
                <w:rFonts w:asciiTheme="minorHAnsi" w:hAnsiTheme="minorHAnsi" w:cstheme="minorHAnsi"/>
                <w:bCs/>
                <w:sz w:val="20"/>
                <w:szCs w:val="20"/>
              </w:rPr>
            </w:pPr>
            <w:r w:rsidRPr="003419B3">
              <w:rPr>
                <w:rFonts w:asciiTheme="minorHAnsi" w:hAnsiTheme="minorHAnsi" w:cstheme="minorHAnsi"/>
                <w:bCs/>
                <w:sz w:val="20"/>
                <w:szCs w:val="20"/>
              </w:rPr>
              <w:t>Bodycopy_COI</w:t>
            </w:r>
          </w:p>
        </w:tc>
      </w:tr>
      <w:tr w:rsidR="00151CD4" w:rsidRPr="00BD6987" w14:paraId="6CD24A99" w14:textId="77777777" w:rsidTr="0472516C">
        <w:trPr>
          <w:cantSplit/>
        </w:trPr>
        <w:tc>
          <w:tcPr>
            <w:tcW w:w="1013" w:type="dxa"/>
          </w:tcPr>
          <w:p w14:paraId="5F296249" w14:textId="4028BCF9" w:rsidR="00151CD4" w:rsidRPr="00BD6987" w:rsidRDefault="00151CD4" w:rsidP="00151CD4">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SCM </w:t>
            </w:r>
            <w:r w:rsidR="00A36E03">
              <w:rPr>
                <w:rFonts w:asciiTheme="minorHAnsi" w:hAnsiTheme="minorHAnsi" w:cstheme="minorHAnsi"/>
                <w:bCs/>
                <w:sz w:val="20"/>
                <w:szCs w:val="20"/>
              </w:rPr>
              <w:t>10</w:t>
            </w:r>
          </w:p>
        </w:tc>
        <w:tc>
          <w:tcPr>
            <w:tcW w:w="1817" w:type="dxa"/>
          </w:tcPr>
          <w:p w14:paraId="51AC6FAC" w14:textId="65160B9E" w:rsidR="00151CD4" w:rsidRPr="00C1020A" w:rsidRDefault="00151CD4" w:rsidP="00151CD4">
            <w:pPr>
              <w:tabs>
                <w:tab w:val="left" w:pos="1800"/>
              </w:tabs>
              <w:rPr>
                <w:rFonts w:ascii="Calibri" w:hAnsi="Calibri" w:cs="Calibri"/>
                <w:sz w:val="20"/>
                <w:szCs w:val="20"/>
              </w:rPr>
            </w:pPr>
          </w:p>
        </w:tc>
        <w:tc>
          <w:tcPr>
            <w:tcW w:w="8080" w:type="dxa"/>
          </w:tcPr>
          <w:p w14:paraId="03594D38" w14:textId="0BB3D3B7" w:rsidR="00151CD4" w:rsidRPr="003419B3" w:rsidRDefault="00151CD4" w:rsidP="00151CD4">
            <w:pPr>
              <w:tabs>
                <w:tab w:val="left" w:pos="774"/>
              </w:tabs>
              <w:rPr>
                <w:rFonts w:ascii="Calibri" w:eastAsia="Calibri" w:hAnsi="Calibri" w:cs="Calibri"/>
                <w:sz w:val="22"/>
                <w:szCs w:val="22"/>
              </w:rPr>
            </w:pPr>
            <w:r w:rsidRPr="003419B3">
              <w:rPr>
                <w:rFonts w:ascii="Calibri" w:eastAsia="Calibri" w:hAnsi="Calibri" w:cs="Calibri"/>
                <w:sz w:val="22"/>
                <w:szCs w:val="22"/>
              </w:rPr>
              <w:t xml:space="preserve">You are not covered as a result of a fire (including bushfire) or weather events that occur in the 24 hours following the purchase of your policy, unless you are replacing </w:t>
            </w:r>
            <w:commentRangeStart w:id="9687"/>
            <w:commentRangeStart w:id="9688"/>
            <w:r w:rsidRPr="00647503">
              <w:rPr>
                <w:rFonts w:ascii="Calibri" w:eastAsia="Calibri" w:hAnsi="Calibri" w:cs="Calibri"/>
                <w:sz w:val="22"/>
                <w:szCs w:val="22"/>
              </w:rPr>
              <w:t>an  insurance policy</w:t>
            </w:r>
            <w:commentRangeEnd w:id="9687"/>
            <w:r w:rsidRPr="00647503">
              <w:rPr>
                <w:rStyle w:val="CommentReference"/>
                <w:rFonts w:ascii="Calibri" w:eastAsia="Calibri" w:hAnsi="Calibri" w:cs="Calibri"/>
                <w:sz w:val="22"/>
                <w:szCs w:val="22"/>
              </w:rPr>
              <w:commentReference w:id="9687"/>
            </w:r>
            <w:commentRangeEnd w:id="9688"/>
            <w:r w:rsidRPr="00647503">
              <w:rPr>
                <w:rStyle w:val="CommentReference"/>
                <w:rFonts w:ascii="Calibri" w:eastAsia="Calibri" w:hAnsi="Calibri" w:cs="Calibri"/>
                <w:sz w:val="22"/>
                <w:szCs w:val="22"/>
              </w:rPr>
              <w:commentReference w:id="9688"/>
            </w:r>
            <w:r w:rsidRPr="00647503">
              <w:rPr>
                <w:rFonts w:ascii="Calibri" w:eastAsia="Calibri" w:hAnsi="Calibri" w:cs="Calibri"/>
                <w:sz w:val="22"/>
                <w:szCs w:val="22"/>
              </w:rPr>
              <w:t xml:space="preserve"> with equivalent levels of cover to ours, </w:t>
            </w:r>
            <w:r w:rsidRPr="003419B3">
              <w:rPr>
                <w:rFonts w:ascii="Calibri" w:eastAsia="Calibri" w:hAnsi="Calibri" w:cs="Calibri"/>
                <w:sz w:val="22"/>
                <w:szCs w:val="22"/>
              </w:rPr>
              <w:t>without a break in cover; or you have owned your car for less than 24 hours prior to the commencement of this cover.</w:t>
            </w:r>
          </w:p>
          <w:p w14:paraId="5F44FB90" w14:textId="0CCDCFBA" w:rsidR="00151CD4" w:rsidRPr="003419B3" w:rsidRDefault="00151CD4" w:rsidP="00151CD4">
            <w:pPr>
              <w:spacing w:after="160" w:line="257" w:lineRule="auto"/>
              <w:rPr>
                <w:rFonts w:ascii="Calibri" w:hAnsi="Calibri" w:cs="Calibri"/>
                <w:sz w:val="20"/>
                <w:szCs w:val="20"/>
              </w:rPr>
            </w:pPr>
          </w:p>
        </w:tc>
        <w:tc>
          <w:tcPr>
            <w:tcW w:w="1701" w:type="dxa"/>
          </w:tcPr>
          <w:p w14:paraId="512ACF03" w14:textId="702D72B5" w:rsidR="00151CD4" w:rsidRPr="00647503" w:rsidRDefault="00151CD4" w:rsidP="00151CD4">
            <w:pPr>
              <w:spacing w:line="257" w:lineRule="auto"/>
              <w:rPr>
                <w:rFonts w:ascii="Calibri" w:hAnsi="Calibri" w:cs="Calibri"/>
                <w:sz w:val="20"/>
                <w:szCs w:val="20"/>
              </w:rPr>
            </w:pPr>
            <w:r w:rsidRPr="003419B3">
              <w:rPr>
                <w:rFonts w:ascii="Calibri" w:hAnsi="Calibri" w:cs="Calibri"/>
                <w:b/>
                <w:bCs/>
                <w:sz w:val="20"/>
                <w:szCs w:val="20"/>
              </w:rPr>
              <w:t>IF</w:t>
            </w:r>
            <w:r w:rsidRPr="003419B3">
              <w:rPr>
                <w:rFonts w:asciiTheme="minorHAnsi" w:eastAsia="Calibri" w:hAnsiTheme="minorHAnsi"/>
                <w:sz w:val="20"/>
                <w:szCs w:val="20"/>
              </w:rPr>
              <w:t xml:space="preserve"> </w:t>
            </w:r>
            <w:r w:rsidRPr="003419B3">
              <w:rPr>
                <w:rFonts w:ascii="Calibri" w:eastAsia="Calibri" w:hAnsi="Calibri" w:cs="Calibri"/>
                <w:color w:val="000000" w:themeColor="text1"/>
                <w:sz w:val="20"/>
                <w:szCs w:val="20"/>
              </w:rPr>
              <w:t>&lt;ProductCode&gt; =”Auto”</w:t>
            </w:r>
            <w:commentRangeStart w:id="9689"/>
            <w:commentRangeStart w:id="9690"/>
            <w:commentRangeEnd w:id="9689"/>
            <w:r w:rsidRPr="00647503">
              <w:rPr>
                <w:rStyle w:val="CommentReference"/>
                <w:rFonts w:ascii="Calibri" w:eastAsia="Calibri" w:hAnsi="Calibri" w:cs="Calibri"/>
                <w:color w:val="000000" w:themeColor="text1"/>
                <w:sz w:val="20"/>
                <w:szCs w:val="20"/>
              </w:rPr>
              <w:commentReference w:id="9689"/>
            </w:r>
            <w:commentRangeEnd w:id="9690"/>
            <w:r w:rsidRPr="00647503">
              <w:rPr>
                <w:rStyle w:val="CommentReference"/>
                <w:rFonts w:ascii="Calibri" w:eastAsia="Calibri" w:hAnsi="Calibri" w:cs="Calibri"/>
                <w:color w:val="000000" w:themeColor="text1"/>
                <w:sz w:val="20"/>
                <w:szCs w:val="20"/>
              </w:rPr>
              <w:commentReference w:id="9690"/>
            </w:r>
            <w:r w:rsidRPr="00647503">
              <w:rPr>
                <w:rFonts w:ascii="Calibri" w:eastAsia="Calibri" w:hAnsi="Calibri" w:cs="Calibri"/>
                <w:color w:val="000000" w:themeColor="text1"/>
                <w:sz w:val="20"/>
                <w:szCs w:val="20"/>
              </w:rPr>
              <w:t xml:space="preserve"> </w:t>
            </w:r>
          </w:p>
          <w:p w14:paraId="72548519" w14:textId="1AEBC212" w:rsidR="00151CD4" w:rsidRPr="003419B3" w:rsidRDefault="00151CD4" w:rsidP="00151CD4">
            <w:pPr>
              <w:spacing w:line="257" w:lineRule="auto"/>
              <w:rPr>
                <w:rFonts w:ascii="Calibri" w:hAnsi="Calibri" w:cs="Calibri"/>
                <w:sz w:val="20"/>
                <w:szCs w:val="20"/>
              </w:rPr>
            </w:pPr>
            <w:r w:rsidRPr="003419B3">
              <w:rPr>
                <w:rFonts w:ascii="Calibri" w:hAnsi="Calibri" w:cs="Calibri"/>
                <w:b/>
                <w:bCs/>
                <w:sz w:val="20"/>
                <w:szCs w:val="20"/>
              </w:rPr>
              <w:t>THEN</w:t>
            </w:r>
            <w:r w:rsidRPr="003419B3">
              <w:rPr>
                <w:rFonts w:ascii="Calibri" w:hAnsi="Calibri" w:cs="Calibri"/>
                <w:sz w:val="20"/>
                <w:szCs w:val="20"/>
              </w:rPr>
              <w:t xml:space="preserve"> display </w:t>
            </w:r>
          </w:p>
          <w:p w14:paraId="2DEC9CD7" w14:textId="2B38276F" w:rsidR="00151CD4" w:rsidRPr="00647503" w:rsidRDefault="00151CD4" w:rsidP="00151CD4">
            <w:pPr>
              <w:spacing w:line="257" w:lineRule="auto"/>
              <w:rPr>
                <w:rFonts w:ascii="Calibri" w:hAnsi="Calibri" w:cs="Calibri"/>
                <w:b/>
                <w:bCs/>
                <w:sz w:val="20"/>
                <w:szCs w:val="20"/>
              </w:rPr>
            </w:pPr>
            <w:r w:rsidRPr="00647503">
              <w:rPr>
                <w:rFonts w:ascii="Calibri" w:hAnsi="Calibri" w:cs="Calibri"/>
                <w:b/>
                <w:bCs/>
                <w:sz w:val="20"/>
                <w:szCs w:val="20"/>
              </w:rPr>
              <w:t>ELSEIF</w:t>
            </w:r>
          </w:p>
          <w:p w14:paraId="7473BA98" w14:textId="244D8DD7" w:rsidR="00151CD4" w:rsidRPr="003419B3" w:rsidRDefault="00151CD4" w:rsidP="00151CD4">
            <w:pPr>
              <w:spacing w:line="257" w:lineRule="auto"/>
              <w:rPr>
                <w:rFonts w:ascii="Calibri" w:hAnsi="Calibri" w:cs="Calibri"/>
                <w:sz w:val="20"/>
                <w:szCs w:val="20"/>
              </w:rPr>
            </w:pPr>
          </w:p>
        </w:tc>
        <w:tc>
          <w:tcPr>
            <w:tcW w:w="1985" w:type="dxa"/>
          </w:tcPr>
          <w:p w14:paraId="16CA6005" w14:textId="1C94FFCF" w:rsidR="00151CD4" w:rsidRPr="003419B3" w:rsidRDefault="00151CD4" w:rsidP="00151CD4">
            <w:pPr>
              <w:tabs>
                <w:tab w:val="left" w:pos="1800"/>
              </w:tabs>
              <w:rPr>
                <w:rFonts w:asciiTheme="minorHAnsi" w:hAnsiTheme="minorHAnsi" w:cstheme="minorHAnsi"/>
                <w:bCs/>
                <w:sz w:val="20"/>
                <w:szCs w:val="20"/>
              </w:rPr>
            </w:pPr>
            <w:r w:rsidRPr="003419B3">
              <w:rPr>
                <w:rFonts w:asciiTheme="minorHAnsi" w:hAnsiTheme="minorHAnsi" w:cstheme="minorHAnsi"/>
                <w:bCs/>
                <w:sz w:val="20"/>
                <w:szCs w:val="20"/>
              </w:rPr>
              <w:t>Bodycopy_COI</w:t>
            </w:r>
          </w:p>
        </w:tc>
      </w:tr>
      <w:tr w:rsidR="00151CD4" w:rsidRPr="00BD6987" w14:paraId="296E1579" w14:textId="77777777" w:rsidTr="0472516C">
        <w:trPr>
          <w:cantSplit/>
        </w:trPr>
        <w:tc>
          <w:tcPr>
            <w:tcW w:w="1013" w:type="dxa"/>
          </w:tcPr>
          <w:p w14:paraId="7C252903" w14:textId="0770C069" w:rsidR="00151CD4" w:rsidRPr="00647503" w:rsidRDefault="00151CD4" w:rsidP="00151CD4">
            <w:pPr>
              <w:tabs>
                <w:tab w:val="left" w:pos="1800"/>
              </w:tabs>
              <w:rPr>
                <w:rFonts w:asciiTheme="minorHAnsi" w:hAnsiTheme="minorHAnsi" w:cstheme="minorHAnsi"/>
                <w:b/>
                <w:sz w:val="20"/>
                <w:szCs w:val="20"/>
                <w:highlight w:val="yellow"/>
              </w:rPr>
            </w:pPr>
            <w:r w:rsidRPr="000916A6">
              <w:rPr>
                <w:rFonts w:asciiTheme="minorHAnsi" w:hAnsiTheme="minorHAnsi" w:cstheme="minorHAnsi"/>
                <w:bCs/>
                <w:sz w:val="20"/>
                <w:szCs w:val="20"/>
              </w:rPr>
              <w:t xml:space="preserve">SCM </w:t>
            </w:r>
            <w:r w:rsidR="00A36E03" w:rsidRPr="000916A6">
              <w:rPr>
                <w:rFonts w:asciiTheme="minorHAnsi" w:hAnsiTheme="minorHAnsi" w:cstheme="minorHAnsi"/>
                <w:bCs/>
                <w:sz w:val="20"/>
                <w:szCs w:val="20"/>
              </w:rPr>
              <w:t>1</w:t>
            </w:r>
            <w:r w:rsidR="00A36E03">
              <w:rPr>
                <w:rFonts w:asciiTheme="minorHAnsi" w:hAnsiTheme="minorHAnsi" w:cstheme="minorHAnsi"/>
                <w:bCs/>
                <w:sz w:val="20"/>
                <w:szCs w:val="20"/>
              </w:rPr>
              <w:t>1</w:t>
            </w:r>
          </w:p>
        </w:tc>
        <w:tc>
          <w:tcPr>
            <w:tcW w:w="1817" w:type="dxa"/>
          </w:tcPr>
          <w:p w14:paraId="38A354EC" w14:textId="7F3289D7" w:rsidR="00151CD4" w:rsidRPr="00647503" w:rsidRDefault="00151CD4" w:rsidP="00151CD4">
            <w:pPr>
              <w:tabs>
                <w:tab w:val="left" w:pos="1800"/>
              </w:tabs>
              <w:rPr>
                <w:rFonts w:ascii="Calibri" w:hAnsi="Calibri" w:cs="Calibri"/>
                <w:sz w:val="20"/>
                <w:szCs w:val="20"/>
                <w:highlight w:val="yellow"/>
              </w:rPr>
            </w:pPr>
          </w:p>
        </w:tc>
        <w:tc>
          <w:tcPr>
            <w:tcW w:w="8080" w:type="dxa"/>
          </w:tcPr>
          <w:p w14:paraId="12A45933" w14:textId="50DEEE2C" w:rsidR="00151CD4" w:rsidRPr="00D83AF3" w:rsidRDefault="00151CD4" w:rsidP="00151CD4">
            <w:pPr>
              <w:tabs>
                <w:tab w:val="left" w:pos="774"/>
              </w:tabs>
              <w:rPr>
                <w:rFonts w:ascii="Calibri" w:eastAsia="Calibri" w:hAnsi="Calibri" w:cs="Calibri"/>
                <w:sz w:val="22"/>
                <w:szCs w:val="22"/>
              </w:rPr>
            </w:pPr>
          </w:p>
          <w:p w14:paraId="45FEB372" w14:textId="2200944B" w:rsidR="00151CD4" w:rsidRPr="00D83AF3" w:rsidRDefault="00151CD4" w:rsidP="00151CD4">
            <w:pPr>
              <w:tabs>
                <w:tab w:val="left" w:pos="774"/>
              </w:tabs>
              <w:rPr>
                <w:rFonts w:ascii="Calibri" w:eastAsia="Calibri" w:hAnsi="Calibri" w:cs="Calibri"/>
                <w:sz w:val="22"/>
                <w:szCs w:val="22"/>
              </w:rPr>
            </w:pPr>
            <w:r w:rsidRPr="00D83AF3">
              <w:rPr>
                <w:rFonts w:ascii="Calibri" w:eastAsia="Calibri" w:hAnsi="Calibri" w:cs="Calibri"/>
                <w:sz w:val="22"/>
                <w:szCs w:val="22"/>
              </w:rPr>
              <w:t xml:space="preserve">This policy does not offer a choice of repairer option. In the event of a claim, we will work with you to appoint a recommended repairer. </w:t>
            </w:r>
            <w:commentRangeStart w:id="9691"/>
            <w:commentRangeStart w:id="9692"/>
            <w:r w:rsidRPr="00D83AF3">
              <w:rPr>
                <w:rFonts w:ascii="Calibri" w:eastAsia="Calibri" w:hAnsi="Calibri" w:cs="Calibri"/>
                <w:sz w:val="22"/>
                <w:szCs w:val="22"/>
              </w:rPr>
              <w:t>We will only guarantee materials and workmanship on repairs done by a repairer appointed or approved by us.</w:t>
            </w:r>
            <w:commentRangeEnd w:id="9691"/>
            <w:r w:rsidRPr="00D83AF3">
              <w:rPr>
                <w:rStyle w:val="CommentReference"/>
                <w:rFonts w:ascii="Calibri" w:eastAsia="Calibri" w:hAnsi="Calibri" w:cs="Calibri"/>
                <w:sz w:val="22"/>
                <w:szCs w:val="22"/>
              </w:rPr>
              <w:commentReference w:id="9691"/>
            </w:r>
            <w:commentRangeEnd w:id="9692"/>
            <w:r w:rsidRPr="00D83AF3">
              <w:rPr>
                <w:rStyle w:val="CommentReference"/>
                <w:rFonts w:ascii="Calibri" w:eastAsia="Calibri" w:hAnsi="Calibri" w:cs="Calibri"/>
                <w:sz w:val="22"/>
                <w:szCs w:val="22"/>
              </w:rPr>
              <w:commentReference w:id="9692"/>
            </w:r>
            <w:r w:rsidRPr="00D83AF3">
              <w:rPr>
                <w:rFonts w:ascii="Calibri" w:eastAsia="Calibri" w:hAnsi="Calibri" w:cs="Calibri"/>
                <w:sz w:val="22"/>
                <w:szCs w:val="22"/>
              </w:rPr>
              <w:t xml:space="preserve"> Please see </w:t>
            </w:r>
            <w:r w:rsidRPr="00647503">
              <w:rPr>
                <w:rFonts w:ascii="Calibri" w:eastAsia="Calibri" w:hAnsi="Calibri" w:cs="Calibri"/>
                <w:sz w:val="22"/>
                <w:szCs w:val="22"/>
              </w:rPr>
              <w:t>the</w:t>
            </w:r>
            <w:commentRangeStart w:id="9693"/>
            <w:commentRangeStart w:id="9694"/>
            <w:commentRangeEnd w:id="9693"/>
            <w:r w:rsidRPr="00D83AF3">
              <w:rPr>
                <w:rStyle w:val="CommentReference"/>
                <w:rFonts w:ascii="Calibri" w:eastAsia="Calibri" w:hAnsi="Calibri" w:cs="Calibri"/>
                <w:sz w:val="22"/>
                <w:szCs w:val="22"/>
              </w:rPr>
              <w:commentReference w:id="9693"/>
            </w:r>
            <w:commentRangeEnd w:id="9694"/>
            <w:r w:rsidRPr="00D83AF3">
              <w:rPr>
                <w:rStyle w:val="CommentReference"/>
                <w:rFonts w:ascii="Calibri" w:eastAsia="Calibri" w:hAnsi="Calibri" w:cs="Calibri"/>
                <w:sz w:val="22"/>
                <w:szCs w:val="22"/>
              </w:rPr>
              <w:commentReference w:id="9694"/>
            </w:r>
            <w:r w:rsidRPr="00D83AF3">
              <w:rPr>
                <w:rFonts w:ascii="Calibri" w:eastAsia="Calibri" w:hAnsi="Calibri" w:cs="Calibri"/>
                <w:sz w:val="22"/>
                <w:szCs w:val="22"/>
              </w:rPr>
              <w:t xml:space="preserve"> PDS for full details.</w:t>
            </w:r>
          </w:p>
          <w:p w14:paraId="6CFDACE3" w14:textId="0B45C18A" w:rsidR="00151CD4" w:rsidRPr="00D83AF3" w:rsidRDefault="00151CD4" w:rsidP="00151CD4">
            <w:pPr>
              <w:spacing w:after="160" w:line="257" w:lineRule="auto"/>
              <w:rPr>
                <w:rFonts w:ascii="Calibri" w:hAnsi="Calibri" w:cs="Calibri"/>
                <w:sz w:val="20"/>
                <w:szCs w:val="20"/>
              </w:rPr>
            </w:pPr>
          </w:p>
        </w:tc>
        <w:tc>
          <w:tcPr>
            <w:tcW w:w="1701" w:type="dxa"/>
          </w:tcPr>
          <w:p w14:paraId="7AAAD1FD" w14:textId="5130E3A8" w:rsidR="00151CD4" w:rsidRPr="00D83AF3" w:rsidRDefault="00151CD4" w:rsidP="00151CD4">
            <w:pPr>
              <w:spacing w:line="257" w:lineRule="auto"/>
              <w:rPr>
                <w:rFonts w:ascii="Calibri" w:hAnsi="Calibri" w:cs="Calibri"/>
                <w:sz w:val="20"/>
                <w:szCs w:val="20"/>
              </w:rPr>
            </w:pPr>
            <w:r w:rsidRPr="00D83AF3">
              <w:rPr>
                <w:rFonts w:ascii="Calibri" w:hAnsi="Calibri" w:cs="Calibri"/>
                <w:b/>
                <w:bCs/>
                <w:sz w:val="20"/>
                <w:szCs w:val="20"/>
              </w:rPr>
              <w:t>IF</w:t>
            </w:r>
            <w:r w:rsidRPr="00D83AF3">
              <w:rPr>
                <w:rFonts w:asciiTheme="minorHAnsi" w:eastAsia="Calibri" w:hAnsiTheme="minorHAnsi"/>
                <w:sz w:val="20"/>
                <w:szCs w:val="20"/>
              </w:rPr>
              <w:t xml:space="preserve"> </w:t>
            </w:r>
            <w:r w:rsidRPr="00D83AF3">
              <w:rPr>
                <w:rFonts w:ascii="Calibri" w:eastAsia="Calibri" w:hAnsi="Calibri" w:cs="Calibri"/>
                <w:color w:val="000000" w:themeColor="text1"/>
                <w:sz w:val="20"/>
                <w:szCs w:val="20"/>
              </w:rPr>
              <w:t xml:space="preserve">&lt;ProductCode&gt; =”Auto” </w:t>
            </w:r>
            <w:r w:rsidRPr="00D83AF3">
              <w:rPr>
                <w:rFonts w:ascii="Calibri" w:eastAsia="Calibri" w:hAnsi="Calibri" w:cs="Calibri"/>
                <w:b/>
                <w:bCs/>
                <w:color w:val="000000" w:themeColor="text1"/>
                <w:sz w:val="20"/>
                <w:szCs w:val="20"/>
              </w:rPr>
              <w:t>AND</w:t>
            </w:r>
            <w:r w:rsidRPr="00D83AF3">
              <w:rPr>
                <w:rFonts w:ascii="Calibri" w:eastAsia="Calibri" w:hAnsi="Calibri" w:cs="Calibri"/>
                <w:color w:val="000000" w:themeColor="text1"/>
                <w:sz w:val="20"/>
                <w:szCs w:val="20"/>
              </w:rPr>
              <w:t xml:space="preserve"> &lt;VehicleCoverTypeCode</w:t>
            </w:r>
            <w:r w:rsidRPr="00647503">
              <w:rPr>
                <w:rFonts w:ascii="Calibri" w:eastAsia="Calibri" w:hAnsi="Calibri" w:cs="Calibri"/>
                <w:color w:val="000000" w:themeColor="text1"/>
                <w:sz w:val="20"/>
                <w:szCs w:val="20"/>
              </w:rPr>
              <w:t>&gt;&lt;&gt;</w:t>
            </w:r>
            <w:r w:rsidRPr="00D83AF3">
              <w:rPr>
                <w:rFonts w:ascii="Calibri" w:eastAsia="Calibri" w:hAnsi="Calibri" w:cs="Calibri"/>
                <w:color w:val="000000" w:themeColor="text1"/>
                <w:sz w:val="20"/>
                <w:szCs w:val="20"/>
              </w:rPr>
              <w:t>ThirdPartyPropertyDamage</w:t>
            </w:r>
          </w:p>
          <w:p w14:paraId="0646BF24" w14:textId="75E9BCFA" w:rsidR="00151CD4" w:rsidRPr="00D83AF3" w:rsidRDefault="00151CD4" w:rsidP="00151CD4">
            <w:pPr>
              <w:spacing w:line="257" w:lineRule="auto"/>
              <w:rPr>
                <w:rFonts w:ascii="Calibri" w:hAnsi="Calibri" w:cs="Calibri"/>
                <w:sz w:val="20"/>
                <w:szCs w:val="20"/>
              </w:rPr>
            </w:pPr>
            <w:r w:rsidRPr="00D83AF3">
              <w:rPr>
                <w:rFonts w:ascii="Calibri" w:hAnsi="Calibri" w:cs="Calibri"/>
                <w:b/>
                <w:bCs/>
                <w:sz w:val="20"/>
                <w:szCs w:val="20"/>
              </w:rPr>
              <w:t>THEN</w:t>
            </w:r>
            <w:r w:rsidRPr="00D83AF3">
              <w:rPr>
                <w:rFonts w:ascii="Calibri" w:hAnsi="Calibri" w:cs="Calibri"/>
                <w:sz w:val="20"/>
                <w:szCs w:val="20"/>
              </w:rPr>
              <w:t xml:space="preserve"> display</w:t>
            </w:r>
          </w:p>
          <w:p w14:paraId="5ADE616C" w14:textId="2303BAC8" w:rsidR="00151CD4" w:rsidRPr="00D83AF3" w:rsidRDefault="00151CD4" w:rsidP="00151CD4">
            <w:pPr>
              <w:spacing w:line="257" w:lineRule="auto"/>
              <w:rPr>
                <w:rFonts w:ascii="Calibri" w:hAnsi="Calibri" w:cs="Calibri"/>
                <w:sz w:val="20"/>
                <w:szCs w:val="20"/>
              </w:rPr>
            </w:pPr>
          </w:p>
        </w:tc>
        <w:tc>
          <w:tcPr>
            <w:tcW w:w="1985" w:type="dxa"/>
          </w:tcPr>
          <w:p w14:paraId="34B6DCD7" w14:textId="57FF7A7B" w:rsidR="00151CD4" w:rsidRPr="00D83AF3" w:rsidRDefault="00151CD4" w:rsidP="00151CD4">
            <w:pPr>
              <w:tabs>
                <w:tab w:val="left" w:pos="1800"/>
              </w:tabs>
              <w:rPr>
                <w:rFonts w:asciiTheme="minorHAnsi" w:hAnsiTheme="minorHAnsi" w:cstheme="minorHAnsi"/>
                <w:bCs/>
                <w:sz w:val="20"/>
                <w:szCs w:val="20"/>
              </w:rPr>
            </w:pPr>
            <w:r w:rsidRPr="00D83AF3">
              <w:rPr>
                <w:rFonts w:asciiTheme="minorHAnsi" w:hAnsiTheme="minorHAnsi" w:cstheme="minorHAnsi"/>
                <w:bCs/>
                <w:sz w:val="20"/>
                <w:szCs w:val="20"/>
              </w:rPr>
              <w:t>Bodycopy_COI</w:t>
            </w:r>
          </w:p>
          <w:p w14:paraId="204C47E0" w14:textId="7F0AAE4D" w:rsidR="00151CD4" w:rsidRPr="00D83AF3" w:rsidRDefault="00151CD4" w:rsidP="00151CD4">
            <w:pPr>
              <w:tabs>
                <w:tab w:val="left" w:pos="1800"/>
              </w:tabs>
              <w:rPr>
                <w:rFonts w:asciiTheme="minorHAnsi" w:hAnsiTheme="minorHAnsi" w:cstheme="minorHAnsi"/>
                <w:bCs/>
                <w:sz w:val="20"/>
                <w:szCs w:val="20"/>
              </w:rPr>
            </w:pPr>
          </w:p>
        </w:tc>
      </w:tr>
    </w:tbl>
    <w:p w14:paraId="21672D00" w14:textId="09D40160" w:rsidR="00770D6B" w:rsidRDefault="00770D6B" w:rsidP="6D5B893E">
      <w:pPr>
        <w:rPr>
          <w:rFonts w:asciiTheme="minorHAnsi" w:hAnsiTheme="minorHAnsi" w:cstheme="minorHAnsi"/>
        </w:rPr>
      </w:pPr>
    </w:p>
    <w:p w14:paraId="02A60A46" w14:textId="2545657E" w:rsidR="00770D6B" w:rsidRDefault="00770D6B" w:rsidP="6D5B893E">
      <w:pPr>
        <w:rPr>
          <w:rFonts w:asciiTheme="minorHAnsi" w:hAnsiTheme="minorHAnsi" w:cstheme="minorHAnsi"/>
        </w:rPr>
      </w:pPr>
    </w:p>
    <w:p w14:paraId="13088ECC" w14:textId="72534D4A" w:rsidR="00770D6B" w:rsidRDefault="00770D6B" w:rsidP="6D5B893E">
      <w:pPr>
        <w:rPr>
          <w:rFonts w:asciiTheme="minorHAnsi" w:hAnsiTheme="minorHAnsi" w:cstheme="minorHAnsi"/>
        </w:rPr>
      </w:pPr>
    </w:p>
    <w:p w14:paraId="12930F12" w14:textId="00C90AC5" w:rsidR="00770D6B" w:rsidRDefault="00770D6B" w:rsidP="6D5B893E">
      <w:pPr>
        <w:rPr>
          <w:rFonts w:asciiTheme="minorHAnsi" w:hAnsiTheme="minorHAnsi" w:cstheme="minorHAnsi"/>
        </w:rPr>
      </w:pPr>
    </w:p>
    <w:p w14:paraId="710677E5" w14:textId="3BAED6D9" w:rsidR="00770D6B" w:rsidRDefault="00770D6B" w:rsidP="6D5B893E">
      <w:pPr>
        <w:rPr>
          <w:rFonts w:asciiTheme="minorHAnsi" w:hAnsiTheme="minorHAnsi" w:cstheme="minorHAnsi"/>
        </w:rPr>
      </w:pPr>
    </w:p>
    <w:p w14:paraId="06AB5B48" w14:textId="4EA38919" w:rsidR="00C378A5" w:rsidRDefault="00C378A5">
      <w:pPr>
        <w:rPr>
          <w:ins w:id="9695" w:author="Sue Simnor" w:date="2024-04-22T14:47:00Z"/>
          <w:rFonts w:asciiTheme="minorHAnsi" w:eastAsia="Times New Roman" w:hAnsiTheme="minorHAnsi" w:cstheme="minorHAnsi"/>
          <w:b/>
          <w:bCs/>
          <w:kern w:val="0"/>
          <w:sz w:val="22"/>
          <w:szCs w:val="22"/>
          <w14:ligatures w14:val="none"/>
        </w:rPr>
      </w:pPr>
      <w:ins w:id="9696" w:author="Sue Simnor" w:date="2024-04-22T14:47:00Z">
        <w:r>
          <w:rPr>
            <w:rFonts w:asciiTheme="minorHAnsi" w:hAnsiTheme="minorHAnsi" w:cstheme="minorHAnsi"/>
          </w:rPr>
          <w:br w:type="page"/>
        </w:r>
      </w:ins>
    </w:p>
    <w:p w14:paraId="3C24EA4F" w14:textId="50C7BDA6" w:rsidR="00C378A5" w:rsidRDefault="38E2F227" w:rsidP="0472516C">
      <w:pPr>
        <w:pStyle w:val="Heading2"/>
        <w:rPr>
          <w:rFonts w:asciiTheme="minorHAnsi" w:hAnsiTheme="minorHAnsi" w:cstheme="minorBidi"/>
        </w:rPr>
      </w:pPr>
      <w:bookmarkStart w:id="9697" w:name="_Toc173483741"/>
      <w:r w:rsidRPr="0472516C">
        <w:rPr>
          <w:rFonts w:asciiTheme="minorHAnsi" w:hAnsiTheme="minorHAnsi" w:cstheme="minorBidi"/>
        </w:rPr>
        <w:lastRenderedPageBreak/>
        <w:t xml:space="preserve">Cost Breakdown </w:t>
      </w:r>
      <w:commentRangeStart w:id="9698"/>
      <w:commentRangeStart w:id="9699"/>
      <w:commentRangeStart w:id="9700"/>
      <w:r w:rsidRPr="0472516C">
        <w:rPr>
          <w:rFonts w:asciiTheme="minorHAnsi" w:hAnsiTheme="minorHAnsi" w:cstheme="minorBidi"/>
        </w:rPr>
        <w:t>(A</w:t>
      </w:r>
      <w:r w:rsidR="6139126E" w:rsidRPr="0472516C">
        <w:rPr>
          <w:rFonts w:asciiTheme="minorHAnsi" w:hAnsiTheme="minorHAnsi" w:cstheme="minorBidi"/>
        </w:rPr>
        <w:t>LL</w:t>
      </w:r>
      <w:r w:rsidRPr="0472516C">
        <w:rPr>
          <w:rFonts w:asciiTheme="minorHAnsi" w:hAnsiTheme="minorHAnsi" w:cstheme="minorBidi"/>
        </w:rPr>
        <w:t xml:space="preserve">) </w:t>
      </w:r>
      <w:bookmarkEnd w:id="9697"/>
      <w:commentRangeEnd w:id="9698"/>
      <w:r w:rsidR="00C378A5">
        <w:rPr>
          <w:rStyle w:val="CommentReference"/>
          <w:rFonts w:asciiTheme="minorHAnsi" w:hAnsiTheme="minorHAnsi" w:cstheme="minorBidi"/>
          <w:sz w:val="22"/>
          <w:szCs w:val="22"/>
        </w:rPr>
        <w:commentReference w:id="9698"/>
      </w:r>
      <w:commentRangeEnd w:id="9699"/>
      <w:r w:rsidR="00C378A5">
        <w:rPr>
          <w:rStyle w:val="CommentReference"/>
          <w:rFonts w:asciiTheme="minorHAnsi" w:hAnsiTheme="minorHAnsi" w:cstheme="minorBidi"/>
          <w:sz w:val="22"/>
          <w:szCs w:val="22"/>
        </w:rPr>
        <w:commentReference w:id="9699"/>
      </w:r>
      <w:commentRangeEnd w:id="9700"/>
      <w:r w:rsidR="00C378A5">
        <w:rPr>
          <w:rStyle w:val="CommentReference"/>
          <w:rFonts w:asciiTheme="minorHAnsi" w:hAnsiTheme="minorHAnsi" w:cstheme="minorBidi"/>
          <w:sz w:val="22"/>
          <w:szCs w:val="22"/>
        </w:rPr>
        <w:commentReference w:id="9700"/>
      </w:r>
    </w:p>
    <w:p w14:paraId="5943C379" w14:textId="5641568B" w:rsidR="00770D6B" w:rsidRPr="00647503" w:rsidRDefault="7D16C17C" w:rsidP="0472516C">
      <w:commentRangeStart w:id="9701"/>
      <w:commentRangeStart w:id="9702"/>
      <w:r>
        <w:rPr>
          <w:noProof/>
        </w:rPr>
        <w:drawing>
          <wp:inline distT="0" distB="0" distL="0" distR="0" wp14:anchorId="2EF7F72C" wp14:editId="2E4427EB">
            <wp:extent cx="6724648" cy="4486275"/>
            <wp:effectExtent l="0" t="0" r="0" b="0"/>
            <wp:docPr id="1998908646" name="Picture 1998908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8908646"/>
                    <pic:cNvPicPr/>
                  </pic:nvPicPr>
                  <pic:blipFill>
                    <a:blip r:embed="rId52">
                      <a:extLst>
                        <a:ext uri="{28A0092B-C50C-407E-A947-70E740481C1C}">
                          <a14:useLocalDpi xmlns:a14="http://schemas.microsoft.com/office/drawing/2010/main" val="0"/>
                        </a:ext>
                      </a:extLst>
                    </a:blip>
                    <a:stretch>
                      <a:fillRect/>
                    </a:stretch>
                  </pic:blipFill>
                  <pic:spPr>
                    <a:xfrm>
                      <a:off x="0" y="0"/>
                      <a:ext cx="6724648" cy="4486275"/>
                    </a:xfrm>
                    <a:prstGeom prst="rect">
                      <a:avLst/>
                    </a:prstGeom>
                  </pic:spPr>
                </pic:pic>
              </a:graphicData>
            </a:graphic>
          </wp:inline>
        </w:drawing>
      </w:r>
      <w:commentRangeStart w:id="9703"/>
      <w:commentRangeStart w:id="9704"/>
      <w:commentRangeEnd w:id="9701"/>
      <w:r w:rsidR="00C378A5" w:rsidRPr="00647503">
        <w:rPr>
          <w:rStyle w:val="CommentReference"/>
          <w:rFonts w:cstheme="minorBidi"/>
          <w:sz w:val="24"/>
          <w:szCs w:val="24"/>
        </w:rPr>
        <w:commentReference w:id="9701"/>
      </w:r>
      <w:commentRangeEnd w:id="9702"/>
      <w:r w:rsidR="00C378A5" w:rsidRPr="00647503">
        <w:rPr>
          <w:rStyle w:val="CommentReference"/>
          <w:rFonts w:cstheme="minorBidi"/>
          <w:sz w:val="24"/>
          <w:szCs w:val="24"/>
        </w:rPr>
        <w:commentReference w:id="9702"/>
      </w:r>
      <w:commentRangeEnd w:id="9703"/>
      <w:r w:rsidR="00C378A5" w:rsidRPr="00647503">
        <w:rPr>
          <w:rStyle w:val="CommentReference"/>
          <w:rFonts w:cstheme="minorBidi"/>
          <w:sz w:val="24"/>
          <w:szCs w:val="24"/>
        </w:rPr>
        <w:commentReference w:id="9703"/>
      </w:r>
      <w:commentRangeEnd w:id="9704"/>
      <w:r w:rsidR="00E833B1" w:rsidRPr="00647503">
        <w:rPr>
          <w:rStyle w:val="CommentReference"/>
          <w:rFonts w:cstheme="minorBidi"/>
          <w:sz w:val="24"/>
          <w:szCs w:val="24"/>
        </w:rPr>
        <w:commentReference w:id="9704"/>
      </w:r>
    </w:p>
    <w:p w14:paraId="62F5B0F0" w14:textId="1D7AF685" w:rsidR="009C6D20" w:rsidRDefault="37B84E9E" w:rsidP="2F2DDF86">
      <w:pPr>
        <w:rPr>
          <w:rFonts w:asciiTheme="minorHAnsi" w:hAnsiTheme="minorHAnsi"/>
        </w:rPr>
      </w:pPr>
      <w:commentRangeStart w:id="9705"/>
      <w:commentRangeStart w:id="9706"/>
      <w:commentRangeStart w:id="9707"/>
      <w:commentRangeStart w:id="9708"/>
      <w:commentRangeStart w:id="9709"/>
      <w:commentRangeStart w:id="9710"/>
      <w:commentRangeStart w:id="9711"/>
      <w:commentRangeStart w:id="9712"/>
      <w:commentRangeStart w:id="9713"/>
      <w:commentRangeStart w:id="9714"/>
      <w:commentRangeStart w:id="9715"/>
      <w:commentRangeEnd w:id="9705"/>
      <w:r>
        <w:rPr>
          <w:rStyle w:val="CommentReference"/>
          <w:rFonts w:asciiTheme="minorHAnsi" w:hAnsiTheme="minorHAnsi" w:cstheme="minorBidi"/>
          <w:sz w:val="24"/>
          <w:szCs w:val="24"/>
        </w:rPr>
        <w:commentReference w:id="9705"/>
      </w:r>
      <w:commentRangeEnd w:id="9706"/>
      <w:r>
        <w:rPr>
          <w:rStyle w:val="CommentReference"/>
          <w:rFonts w:asciiTheme="minorHAnsi" w:hAnsiTheme="minorHAnsi" w:cstheme="minorBidi"/>
          <w:sz w:val="24"/>
          <w:szCs w:val="24"/>
        </w:rPr>
        <w:commentReference w:id="9706"/>
      </w:r>
      <w:commentRangeEnd w:id="9707"/>
      <w:r>
        <w:rPr>
          <w:rStyle w:val="CommentReference"/>
          <w:rFonts w:asciiTheme="minorHAnsi" w:hAnsiTheme="minorHAnsi" w:cstheme="minorBidi"/>
          <w:sz w:val="24"/>
          <w:szCs w:val="24"/>
        </w:rPr>
        <w:commentReference w:id="9707"/>
      </w:r>
      <w:commentRangeEnd w:id="9708"/>
      <w:r>
        <w:rPr>
          <w:rStyle w:val="CommentReference"/>
          <w:rFonts w:asciiTheme="minorHAnsi" w:hAnsiTheme="minorHAnsi" w:cstheme="minorBidi"/>
          <w:sz w:val="24"/>
          <w:szCs w:val="24"/>
        </w:rPr>
        <w:commentReference w:id="9708"/>
      </w:r>
      <w:commentRangeEnd w:id="9709"/>
      <w:r>
        <w:rPr>
          <w:rStyle w:val="CommentReference"/>
          <w:rFonts w:asciiTheme="minorHAnsi" w:hAnsiTheme="minorHAnsi" w:cstheme="minorBidi"/>
          <w:sz w:val="24"/>
          <w:szCs w:val="24"/>
        </w:rPr>
        <w:commentReference w:id="9709"/>
      </w:r>
      <w:commentRangeEnd w:id="9710"/>
      <w:r>
        <w:rPr>
          <w:rStyle w:val="CommentReference"/>
          <w:rFonts w:asciiTheme="minorHAnsi" w:hAnsiTheme="minorHAnsi" w:cstheme="minorBidi"/>
          <w:sz w:val="24"/>
          <w:szCs w:val="24"/>
        </w:rPr>
        <w:commentReference w:id="9710"/>
      </w:r>
      <w:commentRangeEnd w:id="9711"/>
      <w:r>
        <w:rPr>
          <w:rStyle w:val="CommentReference"/>
          <w:rFonts w:asciiTheme="minorHAnsi" w:hAnsiTheme="minorHAnsi" w:cstheme="minorBidi"/>
          <w:sz w:val="24"/>
          <w:szCs w:val="24"/>
        </w:rPr>
        <w:commentReference w:id="9711"/>
      </w:r>
      <w:commentRangeEnd w:id="9712"/>
      <w:r>
        <w:rPr>
          <w:rStyle w:val="CommentReference"/>
          <w:rFonts w:asciiTheme="minorHAnsi" w:hAnsiTheme="minorHAnsi" w:cstheme="minorBidi"/>
          <w:sz w:val="24"/>
          <w:szCs w:val="24"/>
        </w:rPr>
        <w:commentReference w:id="9712"/>
      </w:r>
      <w:commentRangeEnd w:id="9713"/>
      <w:r>
        <w:rPr>
          <w:rStyle w:val="CommentReference"/>
          <w:rFonts w:asciiTheme="minorHAnsi" w:hAnsiTheme="minorHAnsi" w:cstheme="minorBidi"/>
          <w:sz w:val="24"/>
          <w:szCs w:val="24"/>
        </w:rPr>
        <w:commentReference w:id="9713"/>
      </w:r>
      <w:commentRangeEnd w:id="9714"/>
      <w:r>
        <w:rPr>
          <w:rStyle w:val="CommentReference"/>
          <w:rFonts w:asciiTheme="minorHAnsi" w:hAnsiTheme="minorHAnsi" w:cstheme="minorBidi"/>
          <w:sz w:val="24"/>
          <w:szCs w:val="24"/>
        </w:rPr>
        <w:commentReference w:id="9714"/>
      </w:r>
      <w:commentRangeEnd w:id="9715"/>
      <w:r>
        <w:rPr>
          <w:rStyle w:val="CommentReference"/>
          <w:rFonts w:asciiTheme="minorHAnsi" w:hAnsiTheme="minorHAnsi" w:cstheme="minorBidi"/>
          <w:sz w:val="24"/>
          <w:szCs w:val="24"/>
        </w:rPr>
        <w:commentReference w:id="9715"/>
      </w:r>
    </w:p>
    <w:p w14:paraId="3EAC5B4B" w14:textId="77777777" w:rsidR="00E8589D" w:rsidRDefault="00E8589D" w:rsidP="0472516C">
      <w:pPr>
        <w:rPr>
          <w:rFonts w:asciiTheme="minorHAnsi" w:hAnsiTheme="minorHAnsi"/>
        </w:rPr>
      </w:pPr>
      <w:commentRangeStart w:id="9716"/>
      <w:commentRangeStart w:id="9717"/>
      <w:commentRangeEnd w:id="9716"/>
      <w:r>
        <w:rPr>
          <w:rStyle w:val="CommentReference"/>
          <w:rFonts w:asciiTheme="minorHAnsi" w:hAnsiTheme="minorHAnsi" w:cstheme="minorBidi"/>
          <w:sz w:val="24"/>
          <w:szCs w:val="24"/>
        </w:rPr>
        <w:commentReference w:id="9716"/>
      </w:r>
      <w:commentRangeEnd w:id="9717"/>
      <w:r w:rsidR="00E833B1">
        <w:rPr>
          <w:rStyle w:val="CommentReference"/>
          <w:rFonts w:asciiTheme="minorHAnsi" w:hAnsiTheme="minorHAnsi" w:cstheme="minorBidi"/>
          <w:sz w:val="24"/>
          <w:szCs w:val="24"/>
        </w:rPr>
        <w:commentReference w:id="9717"/>
      </w:r>
    </w:p>
    <w:p w14:paraId="5E109EEF" w14:textId="77777777" w:rsidR="00E8589D" w:rsidRDefault="00E8589D" w:rsidP="3136F1EB">
      <w:pPr>
        <w:rPr>
          <w:rFonts w:asciiTheme="minorHAnsi" w:hAnsiTheme="minorHAnsi" w:cstheme="minorHAnsi"/>
        </w:rPr>
      </w:pPr>
    </w:p>
    <w:p w14:paraId="36BC5BB0" w14:textId="77777777" w:rsidR="00E8589D" w:rsidRDefault="00E8589D" w:rsidP="3136F1EB">
      <w:pPr>
        <w:rPr>
          <w:rFonts w:asciiTheme="minorHAnsi" w:hAnsiTheme="minorHAnsi" w:cstheme="minorHAnsi"/>
        </w:rPr>
      </w:pPr>
    </w:p>
    <w:p w14:paraId="3A1DBE84" w14:textId="77777777" w:rsidR="00E8589D" w:rsidRDefault="00E8589D" w:rsidP="3136F1EB">
      <w:pPr>
        <w:rPr>
          <w:rFonts w:asciiTheme="minorHAnsi" w:hAnsiTheme="minorHAnsi" w:cstheme="minorHAnsi"/>
        </w:rPr>
      </w:pPr>
    </w:p>
    <w:p w14:paraId="25837451" w14:textId="77777777" w:rsidR="00E8589D" w:rsidRDefault="00E8589D" w:rsidP="3136F1EB">
      <w:pPr>
        <w:rPr>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2126"/>
        <w:gridCol w:w="19"/>
        <w:gridCol w:w="6"/>
        <w:gridCol w:w="9331"/>
        <w:gridCol w:w="1560"/>
        <w:gridCol w:w="19"/>
        <w:gridCol w:w="6"/>
        <w:gridCol w:w="800"/>
        <w:gridCol w:w="19"/>
        <w:gridCol w:w="6"/>
      </w:tblGrid>
      <w:tr w:rsidR="004A1629" w:rsidRPr="00720F8E" w14:paraId="41D44CDF" w14:textId="77777777" w:rsidTr="00E101E6">
        <w:trPr>
          <w:cantSplit/>
          <w:trHeight w:val="300"/>
        </w:trPr>
        <w:tc>
          <w:tcPr>
            <w:tcW w:w="704" w:type="dxa"/>
            <w:shd w:val="clear" w:color="auto" w:fill="BFBFBF" w:themeFill="background1" w:themeFillShade="BF"/>
          </w:tcPr>
          <w:p w14:paraId="2491170F" w14:textId="77777777" w:rsidR="00E8589D" w:rsidRPr="00647503" w:rsidRDefault="00E8589D">
            <w:pPr>
              <w:tabs>
                <w:tab w:val="left" w:pos="1800"/>
              </w:tabs>
              <w:rPr>
                <w:rFonts w:asciiTheme="minorHAnsi" w:hAnsiTheme="minorHAnsi" w:cstheme="minorHAnsi"/>
                <w:b/>
                <w:rPrChange w:id="9718" w:author="Sue Simnor (EXT Idiom)" w:date="2024-08-07T10:25:00Z" w16du:dateUtc="2024-08-07T00:25:00Z">
                  <w:rPr>
                    <w:rFonts w:asciiTheme="minorHAnsi" w:hAnsiTheme="minorHAnsi" w:cstheme="minorHAnsi"/>
                    <w:b/>
                    <w:sz w:val="20"/>
                  </w:rPr>
                </w:rPrChange>
              </w:rPr>
            </w:pPr>
            <w:r w:rsidRPr="00647503">
              <w:rPr>
                <w:rFonts w:asciiTheme="minorHAnsi" w:hAnsiTheme="minorHAnsi" w:cstheme="minorHAnsi"/>
                <w:b/>
                <w:rPrChange w:id="9719" w:author="Sue Simnor (EXT Idiom)" w:date="2024-08-07T10:25:00Z" w16du:dateUtc="2024-08-07T00:25:00Z">
                  <w:rPr>
                    <w:rFonts w:asciiTheme="minorHAnsi" w:hAnsiTheme="minorHAnsi" w:cstheme="minorHAnsi"/>
                    <w:b/>
                    <w:sz w:val="20"/>
                  </w:rPr>
                </w:rPrChange>
              </w:rPr>
              <w:lastRenderedPageBreak/>
              <w:t>Ref</w:t>
            </w:r>
          </w:p>
        </w:tc>
        <w:tc>
          <w:tcPr>
            <w:tcW w:w="2151" w:type="dxa"/>
            <w:gridSpan w:val="3"/>
            <w:shd w:val="clear" w:color="auto" w:fill="BFBFBF" w:themeFill="background1" w:themeFillShade="BF"/>
          </w:tcPr>
          <w:p w14:paraId="6D2E5531" w14:textId="77777777" w:rsidR="00E8589D" w:rsidRPr="00647503" w:rsidRDefault="00E8589D">
            <w:pPr>
              <w:tabs>
                <w:tab w:val="left" w:pos="1800"/>
              </w:tabs>
              <w:jc w:val="center"/>
              <w:rPr>
                <w:rFonts w:asciiTheme="minorHAnsi" w:hAnsiTheme="minorHAnsi" w:cstheme="minorHAnsi"/>
                <w:b/>
                <w:rPrChange w:id="9720" w:author="Sue Simnor (EXT Idiom)" w:date="2024-08-07T10:25:00Z" w16du:dateUtc="2024-08-07T00:25:00Z">
                  <w:rPr>
                    <w:rFonts w:asciiTheme="minorHAnsi" w:hAnsiTheme="minorHAnsi" w:cstheme="minorHAnsi"/>
                    <w:b/>
                    <w:sz w:val="20"/>
                  </w:rPr>
                </w:rPrChange>
              </w:rPr>
            </w:pPr>
            <w:r w:rsidRPr="00647503">
              <w:rPr>
                <w:rFonts w:asciiTheme="minorHAnsi" w:hAnsiTheme="minorHAnsi" w:cstheme="minorHAnsi"/>
                <w:b/>
                <w:rPrChange w:id="9721" w:author="Sue Simnor (EXT Idiom)" w:date="2024-08-07T10:25:00Z" w16du:dateUtc="2024-08-07T00:25:00Z">
                  <w:rPr>
                    <w:rFonts w:asciiTheme="minorHAnsi" w:hAnsiTheme="minorHAnsi" w:cstheme="minorHAnsi"/>
                    <w:b/>
                    <w:sz w:val="20"/>
                  </w:rPr>
                </w:rPrChange>
              </w:rPr>
              <w:t>Variables</w:t>
            </w:r>
          </w:p>
        </w:tc>
        <w:tc>
          <w:tcPr>
            <w:tcW w:w="9331" w:type="dxa"/>
            <w:shd w:val="clear" w:color="auto" w:fill="BFBFBF" w:themeFill="background1" w:themeFillShade="BF"/>
          </w:tcPr>
          <w:p w14:paraId="2587223A" w14:textId="77777777" w:rsidR="00E8589D" w:rsidRPr="00647503" w:rsidRDefault="00E8589D">
            <w:pPr>
              <w:tabs>
                <w:tab w:val="left" w:pos="1800"/>
              </w:tabs>
              <w:jc w:val="center"/>
              <w:rPr>
                <w:rFonts w:asciiTheme="minorHAnsi" w:hAnsiTheme="minorHAnsi" w:cstheme="minorHAnsi"/>
                <w:b/>
              </w:rPr>
            </w:pPr>
            <w:r w:rsidRPr="00647503">
              <w:rPr>
                <w:rFonts w:asciiTheme="minorHAnsi" w:hAnsiTheme="minorHAnsi" w:cstheme="minorHAnsi"/>
                <w:b/>
                <w:rPrChange w:id="9722" w:author="Sue Simnor (EXT Idiom)" w:date="2024-08-07T10:25:00Z" w16du:dateUtc="2024-08-07T00:25:00Z">
                  <w:rPr>
                    <w:rFonts w:asciiTheme="minorHAnsi" w:hAnsiTheme="minorHAnsi" w:cstheme="minorHAnsi"/>
                    <w:b/>
                    <w:sz w:val="20"/>
                    <w:szCs w:val="20"/>
                  </w:rPr>
                </w:rPrChange>
              </w:rPr>
              <w:t>Content</w:t>
            </w:r>
          </w:p>
        </w:tc>
        <w:tc>
          <w:tcPr>
            <w:tcW w:w="1585" w:type="dxa"/>
            <w:gridSpan w:val="3"/>
            <w:shd w:val="clear" w:color="auto" w:fill="BFBFBF" w:themeFill="background1" w:themeFillShade="BF"/>
          </w:tcPr>
          <w:p w14:paraId="4C38D46D" w14:textId="77777777" w:rsidR="00E8589D" w:rsidRPr="00647503" w:rsidRDefault="00E8589D">
            <w:pPr>
              <w:tabs>
                <w:tab w:val="left" w:pos="1800"/>
              </w:tabs>
              <w:jc w:val="center"/>
              <w:rPr>
                <w:rFonts w:asciiTheme="minorHAnsi" w:hAnsiTheme="minorHAnsi" w:cstheme="minorHAnsi"/>
                <w:b/>
                <w:rPrChange w:id="9723" w:author="Sue Simnor (EXT Idiom)" w:date="2024-08-07T10:25:00Z" w16du:dateUtc="2024-08-07T00:25:00Z">
                  <w:rPr>
                    <w:rFonts w:asciiTheme="minorHAnsi" w:hAnsiTheme="minorHAnsi" w:cstheme="minorHAnsi"/>
                    <w:b/>
                    <w:sz w:val="20"/>
                  </w:rPr>
                </w:rPrChange>
              </w:rPr>
            </w:pPr>
            <w:r w:rsidRPr="00647503">
              <w:rPr>
                <w:rFonts w:asciiTheme="minorHAnsi" w:hAnsiTheme="minorHAnsi" w:cstheme="minorHAnsi"/>
                <w:b/>
                <w:rPrChange w:id="9724" w:author="Sue Simnor (EXT Idiom)" w:date="2024-08-07T10:25:00Z" w16du:dateUtc="2024-08-07T00:25:00Z">
                  <w:rPr>
                    <w:rFonts w:asciiTheme="minorHAnsi" w:hAnsiTheme="minorHAnsi" w:cstheme="minorHAnsi"/>
                    <w:b/>
                    <w:sz w:val="20"/>
                  </w:rPr>
                </w:rPrChange>
              </w:rPr>
              <w:t>Logic</w:t>
            </w:r>
          </w:p>
        </w:tc>
        <w:tc>
          <w:tcPr>
            <w:tcW w:w="825" w:type="dxa"/>
            <w:gridSpan w:val="3"/>
            <w:shd w:val="clear" w:color="auto" w:fill="BFBFBF" w:themeFill="background1" w:themeFillShade="BF"/>
          </w:tcPr>
          <w:p w14:paraId="3B3A2CC5" w14:textId="77777777" w:rsidR="00E8589D" w:rsidRPr="00647503" w:rsidRDefault="00E8589D">
            <w:pPr>
              <w:tabs>
                <w:tab w:val="left" w:pos="1800"/>
              </w:tabs>
              <w:jc w:val="center"/>
              <w:rPr>
                <w:rFonts w:asciiTheme="minorHAnsi" w:hAnsiTheme="minorHAnsi" w:cstheme="minorHAnsi"/>
                <w:b/>
                <w:rPrChange w:id="9725" w:author="Sue Simnor (EXT Idiom)" w:date="2024-08-07T10:25:00Z" w16du:dateUtc="2024-08-07T00:25:00Z">
                  <w:rPr>
                    <w:rFonts w:asciiTheme="minorHAnsi" w:hAnsiTheme="minorHAnsi" w:cstheme="minorHAnsi"/>
                    <w:b/>
                    <w:sz w:val="20"/>
                  </w:rPr>
                </w:rPrChange>
              </w:rPr>
            </w:pPr>
            <w:r w:rsidRPr="00647503">
              <w:rPr>
                <w:rFonts w:asciiTheme="minorHAnsi" w:hAnsiTheme="minorHAnsi" w:cstheme="minorHAnsi"/>
                <w:b/>
                <w:rPrChange w:id="9726" w:author="Sue Simnor (EXT Idiom)" w:date="2024-08-07T10:25:00Z" w16du:dateUtc="2024-08-07T00:25:00Z">
                  <w:rPr>
                    <w:rFonts w:asciiTheme="minorHAnsi" w:hAnsiTheme="minorHAnsi" w:cstheme="minorHAnsi"/>
                    <w:b/>
                    <w:sz w:val="20"/>
                  </w:rPr>
                </w:rPrChange>
              </w:rPr>
              <w:t>Style</w:t>
            </w:r>
          </w:p>
        </w:tc>
      </w:tr>
      <w:tr w:rsidR="009F26EC" w:rsidRPr="00BD6987" w14:paraId="60B36F25" w14:textId="77777777" w:rsidTr="00E101E6">
        <w:trPr>
          <w:gridAfter w:val="2"/>
          <w:wAfter w:w="25" w:type="dxa"/>
          <w:cantSplit/>
          <w:trHeight w:val="300"/>
        </w:trPr>
        <w:tc>
          <w:tcPr>
            <w:tcW w:w="704" w:type="dxa"/>
          </w:tcPr>
          <w:p w14:paraId="5F0EB1EE" w14:textId="639C25C7" w:rsidR="0084057F" w:rsidRPr="00BD6987" w:rsidRDefault="0084057F" w:rsidP="0084057F">
            <w:pPr>
              <w:tabs>
                <w:tab w:val="left" w:pos="1800"/>
              </w:tabs>
              <w:rPr>
                <w:rFonts w:asciiTheme="minorHAnsi" w:hAnsiTheme="minorHAnsi" w:cstheme="minorHAnsi"/>
                <w:b/>
                <w:sz w:val="20"/>
                <w:szCs w:val="20"/>
              </w:rPr>
            </w:pPr>
            <w:r w:rsidRPr="000916A6">
              <w:rPr>
                <w:rFonts w:asciiTheme="minorHAnsi" w:hAnsiTheme="minorHAnsi" w:cstheme="minorHAnsi"/>
                <w:bCs/>
                <w:sz w:val="20"/>
                <w:szCs w:val="20"/>
              </w:rPr>
              <w:t>CB 1</w:t>
            </w:r>
          </w:p>
        </w:tc>
        <w:tc>
          <w:tcPr>
            <w:tcW w:w="2126" w:type="dxa"/>
          </w:tcPr>
          <w:p w14:paraId="51CCDDE3" w14:textId="77777777" w:rsidR="0084057F" w:rsidRPr="00AC68BD" w:rsidRDefault="0084057F" w:rsidP="0084057F">
            <w:pPr>
              <w:tabs>
                <w:tab w:val="left" w:pos="1800"/>
              </w:tabs>
              <w:rPr>
                <w:rFonts w:asciiTheme="minorHAnsi" w:hAnsiTheme="minorHAnsi" w:cstheme="minorHAnsi"/>
                <w:b/>
                <w:sz w:val="20"/>
                <w:szCs w:val="20"/>
              </w:rPr>
            </w:pPr>
          </w:p>
        </w:tc>
        <w:tc>
          <w:tcPr>
            <w:tcW w:w="9356" w:type="dxa"/>
            <w:gridSpan w:val="3"/>
          </w:tcPr>
          <w:tbl>
            <w:tblPr>
              <w:tblStyle w:val="TableGrid"/>
              <w:tblpPr w:leftFromText="180" w:rightFromText="180" w:vertAnchor="text" w:horzAnchor="margin" w:tblpY="303"/>
              <w:tblOverlap w:val="never"/>
              <w:tblW w:w="89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13"/>
            </w:tblGrid>
            <w:tr w:rsidR="0084057F" w14:paraId="326E7F8E" w14:textId="77777777" w:rsidTr="23A49795">
              <w:trPr>
                <w:trHeight w:val="404"/>
              </w:trPr>
              <w:tc>
                <w:tcPr>
                  <w:tcW w:w="8913" w:type="dxa"/>
                </w:tcPr>
                <w:tbl>
                  <w:tblPr>
                    <w:tblStyle w:val="TableGrid"/>
                    <w:tblpPr w:leftFromText="180" w:rightFromText="180" w:vertAnchor="text" w:horzAnchor="margin" w:tblpX="-4395" w:tblpY="-89"/>
                    <w:tblOverlap w:val="never"/>
                    <w:tblW w:w="15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959"/>
                  </w:tblGrid>
                  <w:tr w:rsidR="0084057F" w14:paraId="4DD338F6" w14:textId="77777777" w:rsidTr="23A49795">
                    <w:trPr>
                      <w:trHeight w:val="453"/>
                    </w:trPr>
                    <w:tc>
                      <w:tcPr>
                        <w:tcW w:w="15959" w:type="dxa"/>
                      </w:tcPr>
                      <w:p w14:paraId="3B6932EB" w14:textId="2C5CA4B5" w:rsidR="0084057F" w:rsidRDefault="0084057F" w:rsidP="0084057F">
                        <w:pPr>
                          <w:pStyle w:val="Heading10"/>
                          <w:numPr>
                            <w:ilvl w:val="0"/>
                            <w:numId w:val="111"/>
                          </w:numPr>
                          <w:rPr>
                            <w:rFonts w:asciiTheme="minorHAnsi" w:hAnsiTheme="minorHAnsi" w:cstheme="minorBidi"/>
                          </w:rPr>
                        </w:pPr>
                        <w:commentRangeStart w:id="9727"/>
                        <w:r>
                          <w:t>Cost breakdown</w:t>
                        </w:r>
                        <w:commentRangeEnd w:id="9727"/>
                        <w:r>
                          <w:rPr>
                            <w:rStyle w:val="CommentReference"/>
                            <w:rFonts w:asciiTheme="minorHAnsi" w:hAnsiTheme="minorHAnsi" w:cstheme="minorBidi"/>
                            <w:sz w:val="26"/>
                            <w:szCs w:val="24"/>
                          </w:rPr>
                          <w:commentReference w:id="9727"/>
                        </w:r>
                      </w:p>
                    </w:tc>
                  </w:tr>
                </w:tbl>
                <w:p w14:paraId="3B3D1C2B" w14:textId="77777777" w:rsidR="0084057F" w:rsidRDefault="0084057F" w:rsidP="0084057F">
                  <w:pPr>
                    <w:pStyle w:val="Heading10"/>
                    <w:ind w:left="720"/>
                    <w:rPr>
                      <w:rFonts w:asciiTheme="minorHAnsi" w:hAnsiTheme="minorHAnsi" w:cstheme="minorHAnsi"/>
                    </w:rPr>
                  </w:pPr>
                </w:p>
              </w:tc>
            </w:tr>
          </w:tbl>
          <w:p w14:paraId="54202D92" w14:textId="77777777" w:rsidR="0084057F" w:rsidRPr="00BD6987" w:rsidRDefault="0084057F" w:rsidP="0084057F">
            <w:pPr>
              <w:tabs>
                <w:tab w:val="left" w:pos="1800"/>
              </w:tabs>
              <w:rPr>
                <w:rFonts w:asciiTheme="minorHAnsi" w:hAnsiTheme="minorHAnsi" w:cstheme="minorHAnsi"/>
                <w:noProof/>
                <w:sz w:val="20"/>
                <w:szCs w:val="20"/>
              </w:rPr>
            </w:pPr>
          </w:p>
        </w:tc>
        <w:tc>
          <w:tcPr>
            <w:tcW w:w="1560" w:type="dxa"/>
          </w:tcPr>
          <w:p w14:paraId="718122B6" w14:textId="77777777" w:rsidR="0084057F" w:rsidRDefault="0084057F" w:rsidP="0084057F">
            <w:pPr>
              <w:tabs>
                <w:tab w:val="left" w:pos="1800"/>
              </w:tabs>
              <w:rPr>
                <w:rFonts w:asciiTheme="minorHAnsi" w:hAnsiTheme="minorHAnsi" w:cstheme="minorHAnsi"/>
                <w:bCs/>
                <w:sz w:val="20"/>
                <w:szCs w:val="20"/>
              </w:rPr>
            </w:pPr>
            <w:r w:rsidRPr="00BD6987">
              <w:rPr>
                <w:rFonts w:asciiTheme="minorHAnsi" w:hAnsiTheme="minorHAnsi" w:cstheme="minorHAnsi"/>
                <w:bCs/>
                <w:sz w:val="20"/>
                <w:szCs w:val="20"/>
              </w:rPr>
              <w:t>Always display</w:t>
            </w:r>
          </w:p>
          <w:p w14:paraId="021D96CF" w14:textId="77777777" w:rsidR="0084057F" w:rsidRPr="00BD6987" w:rsidRDefault="0084057F" w:rsidP="0084057F">
            <w:pPr>
              <w:tabs>
                <w:tab w:val="left" w:pos="1800"/>
              </w:tabs>
              <w:rPr>
                <w:rFonts w:asciiTheme="minorHAnsi" w:hAnsiTheme="minorHAnsi" w:cstheme="minorHAnsi"/>
                <w:bCs/>
                <w:sz w:val="20"/>
                <w:szCs w:val="20"/>
              </w:rPr>
            </w:pPr>
          </w:p>
        </w:tc>
        <w:tc>
          <w:tcPr>
            <w:tcW w:w="825" w:type="dxa"/>
            <w:gridSpan w:val="3"/>
          </w:tcPr>
          <w:p w14:paraId="442F2BE3" w14:textId="6073A5CB" w:rsidR="0084057F" w:rsidRPr="00BD6987" w:rsidRDefault="0084057F" w:rsidP="0084057F">
            <w:pPr>
              <w:tabs>
                <w:tab w:val="left" w:pos="1800"/>
              </w:tabs>
              <w:rPr>
                <w:rFonts w:asciiTheme="minorHAnsi" w:hAnsiTheme="minorHAnsi" w:cstheme="minorHAnsi"/>
                <w:bCs/>
                <w:sz w:val="20"/>
                <w:szCs w:val="20"/>
              </w:rPr>
            </w:pPr>
            <w:r>
              <w:rPr>
                <w:rFonts w:asciiTheme="minorHAnsi" w:hAnsiTheme="minorHAnsi" w:cstheme="minorHAnsi"/>
                <w:bCs/>
                <w:sz w:val="20"/>
                <w:szCs w:val="20"/>
              </w:rPr>
              <w:t>Heading_1_COI</w:t>
            </w:r>
          </w:p>
        </w:tc>
      </w:tr>
      <w:tr w:rsidR="009F26EC" w:rsidRPr="00BD6987" w14:paraId="1C6FAED1" w14:textId="77777777" w:rsidTr="00E101E6">
        <w:trPr>
          <w:gridAfter w:val="2"/>
          <w:wAfter w:w="25" w:type="dxa"/>
          <w:cantSplit/>
          <w:trHeight w:val="300"/>
        </w:trPr>
        <w:tc>
          <w:tcPr>
            <w:tcW w:w="704" w:type="dxa"/>
          </w:tcPr>
          <w:p w14:paraId="4B242260" w14:textId="78623F12" w:rsidR="0084057F" w:rsidRPr="00BD6987" w:rsidRDefault="0084057F" w:rsidP="0084057F">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CB </w:t>
            </w:r>
            <w:r>
              <w:rPr>
                <w:rFonts w:asciiTheme="minorHAnsi" w:hAnsiTheme="minorHAnsi" w:cstheme="minorHAnsi"/>
                <w:bCs/>
                <w:sz w:val="20"/>
                <w:szCs w:val="20"/>
              </w:rPr>
              <w:t>2</w:t>
            </w:r>
          </w:p>
        </w:tc>
        <w:tc>
          <w:tcPr>
            <w:tcW w:w="2126" w:type="dxa"/>
          </w:tcPr>
          <w:p w14:paraId="4447A852" w14:textId="52AEF715" w:rsidR="0084057F" w:rsidRPr="00AC68BD" w:rsidRDefault="0084057F" w:rsidP="0084057F">
            <w:pPr>
              <w:tabs>
                <w:tab w:val="left" w:pos="1800"/>
              </w:tabs>
              <w:rPr>
                <w:rFonts w:asciiTheme="minorHAnsi" w:hAnsiTheme="minorHAnsi" w:cstheme="minorHAnsi"/>
                <w:b/>
                <w:sz w:val="20"/>
                <w:szCs w:val="20"/>
              </w:rPr>
            </w:pPr>
            <w:r w:rsidRPr="00AC68BD">
              <w:rPr>
                <w:rFonts w:asciiTheme="minorHAnsi" w:hAnsiTheme="minorHAnsi" w:cstheme="minorHAnsi"/>
                <w:sz w:val="20"/>
              </w:rPr>
              <w:t>&lt;DocumentSubType&gt;</w:t>
            </w:r>
          </w:p>
        </w:tc>
        <w:tc>
          <w:tcPr>
            <w:tcW w:w="9356" w:type="dxa"/>
            <w:gridSpan w:val="3"/>
          </w:tcPr>
          <w:p w14:paraId="0C113DC4" w14:textId="2402B71E" w:rsidR="0084057F" w:rsidRPr="006C5A02" w:rsidRDefault="0084057F" w:rsidP="0084057F">
            <w:pPr>
              <w:pStyle w:val="Heading10"/>
              <w:rPr>
                <w:b w:val="0"/>
                <w:bCs/>
                <w:sz w:val="20"/>
                <w:szCs w:val="20"/>
              </w:rPr>
            </w:pPr>
            <w:r w:rsidRPr="00477154">
              <w:rPr>
                <w:b w:val="0"/>
                <w:bCs/>
                <w:sz w:val="20"/>
                <w:szCs w:val="20"/>
              </w:rPr>
              <w:t>Below we have included a breakdown of how much your policy will cost, including all levies and Government charges.</w:t>
            </w:r>
            <w:r>
              <w:rPr>
                <w:b w:val="0"/>
                <w:bCs/>
                <w:sz w:val="20"/>
                <w:szCs w:val="20"/>
              </w:rPr>
              <w:t xml:space="preserve"> </w:t>
            </w:r>
            <w:r w:rsidRPr="00477154">
              <w:rPr>
                <w:b w:val="0"/>
                <w:bCs/>
                <w:sz w:val="20"/>
                <w:szCs w:val="20"/>
              </w:rPr>
              <w:t>Please note that if you have made changes to your policy or made a claim during or since the last policy period this may affect how your premiums compare in the below table.</w:t>
            </w:r>
          </w:p>
        </w:tc>
        <w:tc>
          <w:tcPr>
            <w:tcW w:w="1560" w:type="dxa"/>
          </w:tcPr>
          <w:p w14:paraId="7BB75405" w14:textId="6DCB435E" w:rsidR="0084057F" w:rsidRDefault="0084057F" w:rsidP="0084057F">
            <w:pPr>
              <w:tabs>
                <w:tab w:val="left" w:pos="774"/>
              </w:tabs>
              <w:rPr>
                <w:rFonts w:asciiTheme="minorHAnsi" w:hAnsiTheme="minorHAnsi" w:cstheme="minorHAnsi"/>
                <w:sz w:val="20"/>
              </w:rPr>
            </w:pPr>
            <w:r>
              <w:rPr>
                <w:rFonts w:asciiTheme="minorHAnsi" w:hAnsiTheme="minorHAnsi" w:cstheme="minorHAnsi"/>
                <w:b/>
                <w:bCs/>
                <w:sz w:val="20"/>
              </w:rPr>
              <w:t xml:space="preserve">IF </w:t>
            </w:r>
            <w:r w:rsidRPr="00C1020A">
              <w:rPr>
                <w:rFonts w:asciiTheme="minorHAnsi" w:hAnsiTheme="minorHAnsi" w:cstheme="minorHAnsi"/>
                <w:sz w:val="20"/>
              </w:rPr>
              <w:t>&lt;DocumentSubType&gt;</w:t>
            </w:r>
          </w:p>
          <w:p w14:paraId="730AD6E3" w14:textId="6ADE91BE" w:rsidR="0084057F" w:rsidRDefault="0084057F" w:rsidP="0084057F">
            <w:pPr>
              <w:tabs>
                <w:tab w:val="left" w:pos="774"/>
              </w:tabs>
              <w:rPr>
                <w:rFonts w:asciiTheme="minorHAnsi" w:hAnsiTheme="minorHAnsi"/>
                <w:sz w:val="20"/>
              </w:rPr>
            </w:pPr>
            <w:r>
              <w:rPr>
                <w:rFonts w:asciiTheme="minorHAnsi" w:hAnsiTheme="minorHAnsi" w:cstheme="minorHAnsi"/>
                <w:sz w:val="20"/>
              </w:rPr>
              <w:t>&lt;&gt;</w:t>
            </w:r>
            <w:r w:rsidRPr="00E02B28">
              <w:rPr>
                <w:rFonts w:asciiTheme="minorHAnsi" w:hAnsiTheme="minorHAnsi" w:cstheme="minorHAnsi"/>
                <w:sz w:val="20"/>
              </w:rPr>
              <w:t xml:space="preserve"> “New Business”</w:t>
            </w:r>
            <w:r>
              <w:rPr>
                <w:rFonts w:asciiTheme="minorHAnsi" w:hAnsiTheme="minorHAnsi" w:cstheme="minorHAnsi"/>
                <w:b/>
                <w:bCs/>
                <w:sz w:val="20"/>
              </w:rPr>
              <w:t xml:space="preserve"> THEN</w:t>
            </w:r>
            <w:r w:rsidRPr="005C7255">
              <w:rPr>
                <w:rFonts w:asciiTheme="minorHAnsi" w:hAnsiTheme="minorHAnsi" w:cstheme="minorHAnsi"/>
                <w:b/>
                <w:bCs/>
                <w:sz w:val="20"/>
              </w:rPr>
              <w:t xml:space="preserve"> </w:t>
            </w:r>
            <w:r w:rsidRPr="005C7255">
              <w:rPr>
                <w:rFonts w:asciiTheme="minorHAnsi" w:hAnsiTheme="minorHAnsi" w:cstheme="minorHAnsi"/>
                <w:sz w:val="20"/>
              </w:rPr>
              <w:t>display</w:t>
            </w:r>
            <w:r>
              <w:rPr>
                <w:rFonts w:asciiTheme="minorHAnsi" w:hAnsiTheme="minorHAnsi"/>
                <w:sz w:val="20"/>
              </w:rPr>
              <w:t xml:space="preserve"> </w:t>
            </w:r>
          </w:p>
          <w:p w14:paraId="65835BB0" w14:textId="77777777" w:rsidR="00A14133" w:rsidRDefault="00A14133" w:rsidP="0084057F">
            <w:pPr>
              <w:tabs>
                <w:tab w:val="left" w:pos="774"/>
              </w:tabs>
              <w:rPr>
                <w:rFonts w:asciiTheme="minorHAnsi" w:hAnsiTheme="minorHAnsi"/>
                <w:sz w:val="20"/>
              </w:rPr>
            </w:pPr>
          </w:p>
          <w:p w14:paraId="0C7B31DE" w14:textId="77777777" w:rsidR="0084057F" w:rsidRPr="00BD6987" w:rsidRDefault="0084057F">
            <w:pPr>
              <w:tabs>
                <w:tab w:val="left" w:pos="774"/>
              </w:tabs>
              <w:rPr>
                <w:rFonts w:asciiTheme="minorHAnsi" w:hAnsiTheme="minorHAnsi" w:cstheme="minorHAnsi"/>
                <w:bCs/>
                <w:sz w:val="20"/>
                <w:szCs w:val="20"/>
              </w:rPr>
              <w:pPrChange w:id="9729" w:author="Sue Simnor (EXT Idiom)" w:date="2024-09-12T16:13:00Z" w16du:dateUtc="2024-09-12T06:13:00Z">
                <w:pPr>
                  <w:tabs>
                    <w:tab w:val="left" w:pos="1800"/>
                  </w:tabs>
                </w:pPr>
              </w:pPrChange>
            </w:pPr>
          </w:p>
        </w:tc>
        <w:tc>
          <w:tcPr>
            <w:tcW w:w="825" w:type="dxa"/>
            <w:gridSpan w:val="3"/>
          </w:tcPr>
          <w:p w14:paraId="6D34C4D2" w14:textId="4FAC4D10" w:rsidR="0084057F" w:rsidRPr="00BD6987" w:rsidRDefault="0084057F" w:rsidP="0084057F">
            <w:pPr>
              <w:tabs>
                <w:tab w:val="left" w:pos="1800"/>
              </w:tabs>
              <w:rPr>
                <w:rFonts w:asciiTheme="minorHAnsi" w:hAnsiTheme="minorHAnsi" w:cstheme="minorHAnsi"/>
                <w:bCs/>
                <w:sz w:val="20"/>
                <w:szCs w:val="20"/>
              </w:rPr>
            </w:pPr>
            <w:r>
              <w:rPr>
                <w:rFonts w:asciiTheme="minorHAnsi" w:hAnsiTheme="minorHAnsi" w:cstheme="minorHAnsi"/>
                <w:bCs/>
                <w:sz w:val="20"/>
                <w:szCs w:val="20"/>
              </w:rPr>
              <w:t>Bodycopy_COI</w:t>
            </w:r>
          </w:p>
        </w:tc>
      </w:tr>
      <w:tr w:rsidR="009F26EC" w:rsidRPr="00BD6987" w14:paraId="75B8B98A" w14:textId="77777777" w:rsidTr="00E101E6">
        <w:trPr>
          <w:gridAfter w:val="2"/>
          <w:wAfter w:w="25" w:type="dxa"/>
          <w:cantSplit/>
          <w:trHeight w:val="300"/>
        </w:trPr>
        <w:tc>
          <w:tcPr>
            <w:tcW w:w="704" w:type="dxa"/>
          </w:tcPr>
          <w:p w14:paraId="77F1C783" w14:textId="6C1A9870" w:rsidR="0084057F" w:rsidRPr="00BD6987" w:rsidRDefault="0084057F" w:rsidP="0084057F">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CB </w:t>
            </w:r>
            <w:r>
              <w:rPr>
                <w:rFonts w:asciiTheme="minorHAnsi" w:hAnsiTheme="minorHAnsi" w:cstheme="minorHAnsi"/>
                <w:bCs/>
                <w:sz w:val="20"/>
                <w:szCs w:val="20"/>
              </w:rPr>
              <w:t>3</w:t>
            </w:r>
          </w:p>
        </w:tc>
        <w:tc>
          <w:tcPr>
            <w:tcW w:w="2126" w:type="dxa"/>
          </w:tcPr>
          <w:p w14:paraId="117FE886" w14:textId="3306F9EA" w:rsidR="0084057F" w:rsidRPr="00AC68BD" w:rsidRDefault="0084057F" w:rsidP="0084057F">
            <w:pPr>
              <w:tabs>
                <w:tab w:val="left" w:pos="1800"/>
              </w:tabs>
              <w:rPr>
                <w:rFonts w:asciiTheme="minorHAnsi" w:hAnsiTheme="minorHAnsi" w:cstheme="minorHAnsi"/>
                <w:b/>
                <w:sz w:val="20"/>
                <w:szCs w:val="20"/>
              </w:rPr>
            </w:pPr>
            <w:r w:rsidRPr="00AC68BD">
              <w:rPr>
                <w:rFonts w:asciiTheme="minorHAnsi" w:hAnsiTheme="minorHAnsi" w:cstheme="minorHAnsi"/>
                <w:sz w:val="20"/>
              </w:rPr>
              <w:t>&lt;DocumentSubType&gt;</w:t>
            </w:r>
          </w:p>
        </w:tc>
        <w:tc>
          <w:tcPr>
            <w:tcW w:w="9356" w:type="dxa"/>
            <w:gridSpan w:val="3"/>
          </w:tcPr>
          <w:p w14:paraId="730820F0" w14:textId="2085A243" w:rsidR="0084057F" w:rsidRPr="00477154" w:rsidRDefault="0084057F" w:rsidP="0084057F">
            <w:pPr>
              <w:pStyle w:val="Heading10"/>
              <w:rPr>
                <w:b w:val="0"/>
                <w:bCs/>
                <w:sz w:val="20"/>
                <w:szCs w:val="20"/>
              </w:rPr>
            </w:pPr>
            <w:r w:rsidRPr="007D4F72">
              <w:rPr>
                <w:b w:val="0"/>
                <w:bCs/>
                <w:sz w:val="20"/>
                <w:szCs w:val="20"/>
              </w:rPr>
              <w:t>Below we have included a breakdown of how much your policy will cost, including all levies and Government charges.</w:t>
            </w:r>
          </w:p>
        </w:tc>
        <w:tc>
          <w:tcPr>
            <w:tcW w:w="1560" w:type="dxa"/>
          </w:tcPr>
          <w:p w14:paraId="34EA265E" w14:textId="29E471A0" w:rsidR="0084057F" w:rsidRDefault="0084057F" w:rsidP="0084057F">
            <w:pPr>
              <w:tabs>
                <w:tab w:val="left" w:pos="774"/>
              </w:tabs>
              <w:rPr>
                <w:rFonts w:asciiTheme="minorHAnsi" w:hAnsiTheme="minorHAnsi" w:cstheme="minorHAnsi"/>
                <w:sz w:val="20"/>
              </w:rPr>
            </w:pPr>
            <w:r w:rsidRPr="00E02B28">
              <w:rPr>
                <w:rFonts w:asciiTheme="minorHAnsi" w:hAnsiTheme="minorHAnsi"/>
                <w:b/>
                <w:bCs/>
                <w:sz w:val="20"/>
              </w:rPr>
              <w:t>ELSE</w:t>
            </w:r>
            <w:r>
              <w:rPr>
                <w:rFonts w:asciiTheme="minorHAnsi" w:hAnsiTheme="minorHAnsi" w:cstheme="minorHAnsi"/>
                <w:b/>
                <w:bCs/>
                <w:sz w:val="20"/>
              </w:rPr>
              <w:t xml:space="preserve">IF = </w:t>
            </w:r>
            <w:r>
              <w:rPr>
                <w:rFonts w:asciiTheme="minorHAnsi" w:hAnsiTheme="minorHAnsi" w:cstheme="minorHAnsi"/>
                <w:sz w:val="20"/>
              </w:rPr>
              <w:t>&lt;DocumentSubType&gt;</w:t>
            </w:r>
            <w:r w:rsidRPr="00E02B28">
              <w:rPr>
                <w:rFonts w:asciiTheme="minorHAnsi" w:hAnsiTheme="minorHAnsi" w:cstheme="minorHAnsi"/>
                <w:sz w:val="20"/>
              </w:rPr>
              <w:t xml:space="preserve"> </w:t>
            </w:r>
          </w:p>
          <w:p w14:paraId="19E4833D" w14:textId="140C3F6E" w:rsidR="0084057F" w:rsidRPr="00BD6987" w:rsidRDefault="0084057F" w:rsidP="0084057F">
            <w:pPr>
              <w:tabs>
                <w:tab w:val="left" w:pos="774"/>
              </w:tabs>
              <w:rPr>
                <w:rFonts w:asciiTheme="minorHAnsi" w:hAnsiTheme="minorHAnsi" w:cstheme="minorHAnsi"/>
                <w:bCs/>
                <w:sz w:val="20"/>
                <w:szCs w:val="20"/>
              </w:rPr>
            </w:pPr>
            <w:r>
              <w:rPr>
                <w:rFonts w:asciiTheme="minorHAnsi" w:hAnsiTheme="minorHAnsi" w:cstheme="minorHAnsi"/>
                <w:sz w:val="20"/>
              </w:rPr>
              <w:t xml:space="preserve">= </w:t>
            </w:r>
            <w:r w:rsidRPr="00E02B28">
              <w:rPr>
                <w:rFonts w:asciiTheme="minorHAnsi" w:hAnsiTheme="minorHAnsi" w:cstheme="minorHAnsi"/>
                <w:sz w:val="20"/>
              </w:rPr>
              <w:t>“New Business”</w:t>
            </w:r>
            <w:r>
              <w:rPr>
                <w:rFonts w:asciiTheme="minorHAnsi" w:hAnsiTheme="minorHAnsi" w:cstheme="minorHAnsi"/>
                <w:b/>
                <w:bCs/>
                <w:sz w:val="20"/>
              </w:rPr>
              <w:t xml:space="preserve">  THEN </w:t>
            </w:r>
            <w:r>
              <w:rPr>
                <w:rFonts w:asciiTheme="minorHAnsi" w:hAnsiTheme="minorHAnsi"/>
                <w:sz w:val="20"/>
              </w:rPr>
              <w:t>display</w:t>
            </w:r>
          </w:p>
        </w:tc>
        <w:tc>
          <w:tcPr>
            <w:tcW w:w="825" w:type="dxa"/>
            <w:gridSpan w:val="3"/>
          </w:tcPr>
          <w:p w14:paraId="6E8B6BF0" w14:textId="2015435E" w:rsidR="0084057F" w:rsidRPr="00BD6987" w:rsidRDefault="0084057F" w:rsidP="0084057F">
            <w:pPr>
              <w:tabs>
                <w:tab w:val="left" w:pos="1800"/>
              </w:tabs>
              <w:rPr>
                <w:rFonts w:asciiTheme="minorHAnsi" w:hAnsiTheme="minorHAnsi" w:cstheme="minorHAnsi"/>
                <w:bCs/>
                <w:sz w:val="20"/>
                <w:szCs w:val="20"/>
              </w:rPr>
            </w:pPr>
            <w:r>
              <w:rPr>
                <w:rFonts w:asciiTheme="minorHAnsi" w:hAnsiTheme="minorHAnsi" w:cstheme="minorHAnsi"/>
                <w:bCs/>
                <w:sz w:val="20"/>
                <w:szCs w:val="20"/>
              </w:rPr>
              <w:t>Bodycopy_COI</w:t>
            </w:r>
          </w:p>
        </w:tc>
      </w:tr>
      <w:tr w:rsidR="009F26EC" w:rsidRPr="00BD6987" w14:paraId="1C6C138E" w14:textId="77777777" w:rsidTr="00E101E6">
        <w:trPr>
          <w:gridAfter w:val="2"/>
          <w:wAfter w:w="25" w:type="dxa"/>
          <w:cantSplit/>
          <w:trHeight w:val="300"/>
        </w:trPr>
        <w:tc>
          <w:tcPr>
            <w:tcW w:w="704" w:type="dxa"/>
          </w:tcPr>
          <w:p w14:paraId="366A8D85" w14:textId="5356E71D" w:rsidR="0084057F" w:rsidRPr="00BD6987" w:rsidRDefault="0084057F" w:rsidP="0084057F">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CB </w:t>
            </w:r>
            <w:r>
              <w:rPr>
                <w:rFonts w:asciiTheme="minorHAnsi" w:hAnsiTheme="minorHAnsi" w:cstheme="minorHAnsi"/>
                <w:bCs/>
                <w:sz w:val="20"/>
                <w:szCs w:val="20"/>
              </w:rPr>
              <w:t>4</w:t>
            </w:r>
          </w:p>
        </w:tc>
        <w:tc>
          <w:tcPr>
            <w:tcW w:w="2126" w:type="dxa"/>
          </w:tcPr>
          <w:p w14:paraId="05DC6E56" w14:textId="77777777" w:rsidR="0084057F" w:rsidRPr="00AC68BD" w:rsidRDefault="0084057F" w:rsidP="0084057F">
            <w:pPr>
              <w:tabs>
                <w:tab w:val="left" w:pos="1800"/>
              </w:tabs>
              <w:rPr>
                <w:rFonts w:asciiTheme="minorHAnsi" w:hAnsiTheme="minorHAnsi" w:cstheme="minorHAnsi"/>
                <w:sz w:val="20"/>
              </w:rPr>
            </w:pPr>
            <w:r w:rsidRPr="00AC68BD">
              <w:rPr>
                <w:rFonts w:asciiTheme="minorHAnsi" w:hAnsiTheme="minorHAnsi" w:cstheme="minorHAnsi"/>
                <w:sz w:val="20"/>
              </w:rPr>
              <w:t>&lt;DocumentSubType&gt;</w:t>
            </w:r>
          </w:p>
          <w:p w14:paraId="709612BD" w14:textId="77777777" w:rsidR="0084057F" w:rsidRDefault="0084057F" w:rsidP="0084057F">
            <w:pPr>
              <w:tabs>
                <w:tab w:val="left" w:pos="1800"/>
              </w:tabs>
              <w:rPr>
                <w:ins w:id="9730" w:author="Sue Simnor (EXT Idiom)" w:date="2024-09-12T16:13:00Z" w16du:dateUtc="2024-09-12T06:13:00Z"/>
                <w:rFonts w:asciiTheme="minorHAnsi" w:hAnsiTheme="minorHAnsi" w:cstheme="minorHAnsi"/>
                <w:bCs/>
                <w:sz w:val="20"/>
                <w:szCs w:val="20"/>
              </w:rPr>
            </w:pPr>
            <w:r w:rsidRPr="00C1020A">
              <w:rPr>
                <w:rFonts w:asciiTheme="minorHAnsi" w:hAnsiTheme="minorHAnsi" w:cstheme="minorHAnsi"/>
                <w:bCs/>
                <w:sz w:val="20"/>
                <w:szCs w:val="20"/>
              </w:rPr>
              <w:t>&lt;PolicyInceptionDate&gt; &lt;PolicyExpiryDate&gt;</w:t>
            </w:r>
          </w:p>
          <w:p w14:paraId="2EDA0C36" w14:textId="141CB4C0" w:rsidR="00C705B5" w:rsidRPr="009B78D0" w:rsidRDefault="00C705B5" w:rsidP="0084057F">
            <w:pPr>
              <w:tabs>
                <w:tab w:val="left" w:pos="1800"/>
              </w:tabs>
              <w:rPr>
                <w:rFonts w:asciiTheme="minorHAnsi" w:hAnsiTheme="minorHAnsi" w:cstheme="minorHAnsi"/>
                <w:sz w:val="20"/>
                <w:szCs w:val="20"/>
              </w:rPr>
            </w:pPr>
            <w:r w:rsidRPr="00A050BC">
              <w:rPr>
                <w:rFonts w:asciiTheme="minorHAnsi" w:hAnsiTheme="minorHAnsi" w:cstheme="minorHAnsi"/>
                <w:sz w:val="20"/>
                <w:szCs w:val="20"/>
                <w:rPrChange w:id="9731" w:author="Sam Sehgal (EXT Idiom)" w:date="2024-10-01T13:31:00Z" w16du:dateUtc="2024-10-01T03:31:00Z">
                  <w:rPr>
                    <w:b/>
                    <w:bCs/>
                    <w:highlight w:val="green"/>
                  </w:rPr>
                </w:rPrChange>
              </w:rPr>
              <w:t>&lt;</w:t>
            </w:r>
            <w:r w:rsidRPr="00A050BC">
              <w:rPr>
                <w:rFonts w:asciiTheme="minorHAnsi" w:hAnsiTheme="minorHAnsi" w:cstheme="minorHAnsi"/>
                <w:sz w:val="20"/>
                <w:szCs w:val="20"/>
                <w:rPrChange w:id="9732" w:author="Sam Sehgal (EXT Idiom)" w:date="2024-10-01T13:31:00Z" w16du:dateUtc="2024-10-01T03:31:00Z">
                  <w:rPr>
                    <w:rFonts w:ascii="Arial" w:hAnsi="Arial" w:cs="Times New Roman"/>
                    <w:b/>
                    <w:bCs/>
                    <w:sz w:val="20"/>
                    <w:highlight w:val="green"/>
                  </w:rPr>
                </w:rPrChange>
              </w:rPr>
              <w:t>CurrentTermEffectiveDate&gt;</w:t>
            </w:r>
          </w:p>
          <w:p w14:paraId="30C4067A" w14:textId="2C4EF162" w:rsidR="00C705B5" w:rsidRPr="00C1020A" w:rsidRDefault="00C705B5" w:rsidP="0084057F">
            <w:pPr>
              <w:tabs>
                <w:tab w:val="left" w:pos="1800"/>
              </w:tabs>
              <w:rPr>
                <w:rFonts w:asciiTheme="minorHAnsi" w:hAnsiTheme="minorHAnsi" w:cstheme="minorHAnsi"/>
                <w:bCs/>
                <w:sz w:val="20"/>
                <w:szCs w:val="20"/>
              </w:rPr>
            </w:pPr>
            <w:r w:rsidRPr="009B78D0">
              <w:rPr>
                <w:rFonts w:asciiTheme="minorHAnsi" w:hAnsiTheme="minorHAnsi" w:cstheme="minorHAnsi"/>
                <w:sz w:val="20"/>
                <w:szCs w:val="20"/>
              </w:rPr>
              <w:t>&lt;CurrentTermExpiryDate&gt;</w:t>
            </w:r>
          </w:p>
        </w:tc>
        <w:tc>
          <w:tcPr>
            <w:tcW w:w="9356" w:type="dxa"/>
            <w:gridSpan w:val="3"/>
          </w:tcPr>
          <w:tbl>
            <w:tblPr>
              <w:tblpPr w:leftFromText="180" w:rightFromText="180" w:vertAnchor="page" w:horzAnchor="margin" w:tblpY="93"/>
              <w:tblOverlap w:val="never"/>
              <w:tblW w:w="7371" w:type="dxa"/>
              <w:tblBorders>
                <w:bottom w:val="single" w:sz="4" w:space="0" w:color="auto"/>
              </w:tblBorders>
              <w:tblLayout w:type="fixed"/>
              <w:tblLook w:val="04A0" w:firstRow="1" w:lastRow="0" w:firstColumn="1" w:lastColumn="0" w:noHBand="0" w:noVBand="1"/>
            </w:tblPr>
            <w:tblGrid>
              <w:gridCol w:w="1134"/>
              <w:gridCol w:w="6237"/>
            </w:tblGrid>
            <w:tr w:rsidR="0084057F" w:rsidRPr="00253110" w14:paraId="5718A387" w14:textId="77777777" w:rsidTr="78CABE0F">
              <w:trPr>
                <w:trHeight w:val="300"/>
              </w:trPr>
              <w:tc>
                <w:tcPr>
                  <w:tcW w:w="1134" w:type="dxa"/>
                  <w:noWrap/>
                  <w:vAlign w:val="center"/>
                  <w:hideMark/>
                </w:tcPr>
                <w:p w14:paraId="23305AF7" w14:textId="3C693C72" w:rsidR="0084057F" w:rsidRPr="00E02B28" w:rsidRDefault="0084057F" w:rsidP="0084057F">
                  <w:pPr>
                    <w:pStyle w:val="TableBodycopy"/>
                    <w:rPr>
                      <w:rFonts w:asciiTheme="minorHAnsi" w:hAnsiTheme="minorHAnsi" w:cstheme="minorHAnsi"/>
                      <w:b/>
                      <w:bCs/>
                      <w:noProof/>
                      <w:color w:val="000000" w:themeColor="text1"/>
                      <w:szCs w:val="20"/>
                    </w:rPr>
                  </w:pPr>
                  <w:r w:rsidRPr="00DE244F">
                    <w:rPr>
                      <w:b/>
                      <w:bCs/>
                      <w:szCs w:val="20"/>
                    </w:rPr>
                    <w:t>&lt;Blank&gt;</w:t>
                  </w:r>
                </w:p>
              </w:tc>
              <w:tc>
                <w:tcPr>
                  <w:tcW w:w="6237" w:type="dxa"/>
                  <w:noWrap/>
                  <w:vAlign w:val="bottom"/>
                  <w:hideMark/>
                </w:tcPr>
                <w:p w14:paraId="111E6BC2" w14:textId="62AE5D0D" w:rsidR="0084057F" w:rsidRPr="00E02B28" w:rsidRDefault="005C6C2D" w:rsidP="0084057F">
                  <w:pPr>
                    <w:pStyle w:val="TableBodycopy"/>
                    <w:rPr>
                      <w:rFonts w:asciiTheme="minorHAnsi" w:hAnsiTheme="minorHAnsi" w:cstheme="minorBidi"/>
                      <w:b/>
                      <w:bCs/>
                    </w:rPr>
                  </w:pPr>
                  <w:r w:rsidRPr="005C6C2D">
                    <w:rPr>
                      <w:rFonts w:asciiTheme="minorHAnsi" w:hAnsiTheme="minorHAnsi" w:cstheme="minorBidi"/>
                      <w:b/>
                      <w:bCs/>
                    </w:rPr>
                    <w:t>{StartYear} – {ExpiryYear}</w:t>
                  </w:r>
                </w:p>
              </w:tc>
            </w:tr>
          </w:tbl>
          <w:p w14:paraId="6B394405" w14:textId="77777777" w:rsidR="0084057F" w:rsidRDefault="0084057F" w:rsidP="0084057F">
            <w:pPr>
              <w:pStyle w:val="Heading10"/>
              <w:spacing w:after="0"/>
              <w:rPr>
                <w:b w:val="0"/>
                <w:bCs/>
                <w:sz w:val="20"/>
                <w:szCs w:val="20"/>
              </w:rPr>
            </w:pPr>
          </w:p>
        </w:tc>
        <w:tc>
          <w:tcPr>
            <w:tcW w:w="1560" w:type="dxa"/>
          </w:tcPr>
          <w:p w14:paraId="7FADC64C" w14:textId="77777777" w:rsidR="0084057F" w:rsidRDefault="0084057F" w:rsidP="0084057F">
            <w:pPr>
              <w:tabs>
                <w:tab w:val="left" w:pos="774"/>
              </w:tabs>
              <w:rPr>
                <w:rFonts w:asciiTheme="minorHAnsi" w:hAnsiTheme="minorHAnsi"/>
                <w:sz w:val="20"/>
              </w:rPr>
            </w:pPr>
            <w:r w:rsidRPr="00F30D1F">
              <w:rPr>
                <w:rFonts w:asciiTheme="minorHAnsi" w:hAnsiTheme="minorHAnsi"/>
                <w:b/>
                <w:bCs/>
                <w:sz w:val="20"/>
              </w:rPr>
              <w:t>IF</w:t>
            </w:r>
            <w:r w:rsidRPr="001B51FB">
              <w:rPr>
                <w:rFonts w:asciiTheme="minorHAnsi" w:hAnsiTheme="minorHAnsi"/>
                <w:sz w:val="20"/>
              </w:rPr>
              <w:t xml:space="preserve"> </w:t>
            </w:r>
            <w:r>
              <w:rPr>
                <w:rFonts w:asciiTheme="minorHAnsi" w:hAnsiTheme="minorHAnsi"/>
                <w:sz w:val="20"/>
              </w:rPr>
              <w:t xml:space="preserve">&lt;DocumentSubType&gt;= </w:t>
            </w:r>
            <w:r w:rsidRPr="001B51FB">
              <w:rPr>
                <w:rFonts w:asciiTheme="minorHAnsi" w:hAnsiTheme="minorHAnsi"/>
                <w:sz w:val="20"/>
              </w:rPr>
              <w:t xml:space="preserve">“New Business” </w:t>
            </w:r>
            <w:r w:rsidRPr="00F30D1F">
              <w:rPr>
                <w:rFonts w:asciiTheme="minorHAnsi" w:hAnsiTheme="minorHAnsi"/>
                <w:b/>
                <w:bCs/>
                <w:sz w:val="20"/>
              </w:rPr>
              <w:t>OR</w:t>
            </w:r>
            <w:r>
              <w:rPr>
                <w:rFonts w:asciiTheme="minorHAnsi" w:hAnsiTheme="minorHAnsi"/>
                <w:sz w:val="20"/>
              </w:rPr>
              <w:t xml:space="preserve"> </w:t>
            </w:r>
            <w:r w:rsidRPr="001B51FB">
              <w:rPr>
                <w:rFonts w:asciiTheme="minorHAnsi" w:hAnsiTheme="minorHAnsi"/>
                <w:sz w:val="20"/>
              </w:rPr>
              <w:t>“</w:t>
            </w:r>
            <w:r>
              <w:rPr>
                <w:rFonts w:asciiTheme="minorHAnsi" w:hAnsiTheme="minorHAnsi"/>
                <w:sz w:val="20"/>
              </w:rPr>
              <w:t>Endorsement</w:t>
            </w:r>
            <w:r w:rsidRPr="001B51FB">
              <w:rPr>
                <w:rFonts w:asciiTheme="minorHAnsi" w:hAnsiTheme="minorHAnsi"/>
                <w:sz w:val="20"/>
              </w:rPr>
              <w:t>”</w:t>
            </w:r>
            <w:r>
              <w:rPr>
                <w:rFonts w:asciiTheme="minorHAnsi" w:hAnsiTheme="minorHAnsi"/>
                <w:sz w:val="20"/>
              </w:rPr>
              <w:t xml:space="preserve"> </w:t>
            </w:r>
            <w:r>
              <w:rPr>
                <w:rFonts w:asciiTheme="minorHAnsi" w:hAnsiTheme="minorHAnsi"/>
                <w:b/>
                <w:bCs/>
                <w:sz w:val="20"/>
              </w:rPr>
              <w:t xml:space="preserve">THEN </w:t>
            </w:r>
            <w:r w:rsidRPr="0074334D">
              <w:rPr>
                <w:rFonts w:asciiTheme="minorHAnsi" w:hAnsiTheme="minorHAnsi"/>
                <w:sz w:val="20"/>
              </w:rPr>
              <w:t>display</w:t>
            </w:r>
          </w:p>
          <w:p w14:paraId="459C1B05" w14:textId="77777777" w:rsidR="00CA45E6" w:rsidRDefault="00CA45E6" w:rsidP="0084057F">
            <w:pPr>
              <w:tabs>
                <w:tab w:val="left" w:pos="774"/>
              </w:tabs>
              <w:rPr>
                <w:rFonts w:asciiTheme="minorHAnsi" w:hAnsiTheme="minorHAnsi"/>
                <w:sz w:val="20"/>
              </w:rPr>
            </w:pPr>
          </w:p>
          <w:p w14:paraId="7E361EC1" w14:textId="2CC0A10A" w:rsidR="00DD0B10" w:rsidRDefault="00DD0B10" w:rsidP="00DD0B10">
            <w:pPr>
              <w:tabs>
                <w:tab w:val="left" w:pos="774"/>
              </w:tabs>
              <w:rPr>
                <w:rFonts w:asciiTheme="minorHAnsi" w:hAnsiTheme="minorHAnsi"/>
                <w:sz w:val="20"/>
              </w:rPr>
            </w:pPr>
            <w:r w:rsidRPr="00A14133">
              <w:rPr>
                <w:rFonts w:asciiTheme="minorHAnsi" w:hAnsiTheme="minorHAnsi"/>
                <w:b/>
                <w:bCs/>
                <w:sz w:val="20"/>
              </w:rPr>
              <w:t>Dev Note</w:t>
            </w:r>
            <w:r w:rsidRPr="00A14133">
              <w:rPr>
                <w:rFonts w:asciiTheme="minorHAnsi" w:hAnsiTheme="minorHAnsi"/>
                <w:sz w:val="20"/>
              </w:rPr>
              <w:t xml:space="preserve"> – Use the 4 digit YYYY </w:t>
            </w:r>
            <w:r w:rsidRPr="00BD5622">
              <w:rPr>
                <w:rFonts w:asciiTheme="minorHAnsi" w:hAnsiTheme="minorHAnsi"/>
                <w:sz w:val="20"/>
              </w:rPr>
              <w:t xml:space="preserve">from </w:t>
            </w:r>
            <w:r w:rsidR="00C705B5" w:rsidRPr="00BD5622">
              <w:rPr>
                <w:rFonts w:asciiTheme="minorHAnsi" w:hAnsiTheme="minorHAnsi" w:cstheme="minorHAnsi"/>
                <w:bCs/>
                <w:sz w:val="20"/>
                <w:szCs w:val="20"/>
              </w:rPr>
              <w:t>&lt;CurrentTermEffectiveDate&gt;</w:t>
            </w:r>
            <w:r w:rsidRPr="00BD5622">
              <w:rPr>
                <w:rFonts w:asciiTheme="minorHAnsi" w:hAnsiTheme="minorHAnsi"/>
                <w:sz w:val="20"/>
              </w:rPr>
              <w:t xml:space="preserve">to display the {StartYear} variable and </w:t>
            </w:r>
            <w:r w:rsidR="00C705B5" w:rsidRPr="00BD5622">
              <w:rPr>
                <w:rFonts w:asciiTheme="minorHAnsi" w:hAnsiTheme="minorHAnsi" w:cstheme="minorHAnsi"/>
                <w:bCs/>
                <w:sz w:val="20"/>
                <w:szCs w:val="20"/>
              </w:rPr>
              <w:t xml:space="preserve">CurrentTermExpiryDate&gt; </w:t>
            </w:r>
            <w:r w:rsidRPr="00BD5622">
              <w:rPr>
                <w:rFonts w:asciiTheme="minorHAnsi" w:hAnsiTheme="minorHAnsi"/>
                <w:sz w:val="20"/>
              </w:rPr>
              <w:t>to</w:t>
            </w:r>
            <w:r w:rsidRPr="00A14133">
              <w:rPr>
                <w:rFonts w:asciiTheme="minorHAnsi" w:hAnsiTheme="minorHAnsi"/>
                <w:sz w:val="20"/>
              </w:rPr>
              <w:t xml:space="preserve"> display the {ExpiryYear} variable</w:t>
            </w:r>
          </w:p>
          <w:p w14:paraId="0EF35B85" w14:textId="5A7E1FB6" w:rsidR="00DD0B10" w:rsidRDefault="00DD0B10" w:rsidP="0084057F">
            <w:pPr>
              <w:tabs>
                <w:tab w:val="left" w:pos="774"/>
              </w:tabs>
              <w:rPr>
                <w:rFonts w:asciiTheme="minorHAnsi" w:hAnsiTheme="minorHAnsi"/>
                <w:b/>
                <w:bCs/>
                <w:sz w:val="20"/>
              </w:rPr>
            </w:pPr>
          </w:p>
        </w:tc>
        <w:tc>
          <w:tcPr>
            <w:tcW w:w="825" w:type="dxa"/>
            <w:gridSpan w:val="3"/>
          </w:tcPr>
          <w:p w14:paraId="0913D87A" w14:textId="77777777" w:rsidR="0084057F" w:rsidRDefault="0084057F" w:rsidP="0084057F">
            <w:pPr>
              <w:tabs>
                <w:tab w:val="left" w:pos="1800"/>
              </w:tabs>
              <w:rPr>
                <w:rFonts w:asciiTheme="minorHAnsi" w:hAnsiTheme="minorHAnsi" w:cstheme="minorHAnsi"/>
                <w:bCs/>
                <w:sz w:val="20"/>
                <w:szCs w:val="20"/>
              </w:rPr>
            </w:pPr>
            <w:r>
              <w:rPr>
                <w:rFonts w:asciiTheme="minorHAnsi" w:hAnsiTheme="minorHAnsi" w:cstheme="minorHAnsi"/>
                <w:bCs/>
                <w:sz w:val="20"/>
                <w:szCs w:val="20"/>
              </w:rPr>
              <w:t>Table Style: COI_Table_7</w:t>
            </w:r>
          </w:p>
          <w:p w14:paraId="59647093" w14:textId="77777777" w:rsidR="0084057F" w:rsidRDefault="0084057F" w:rsidP="0084057F">
            <w:pPr>
              <w:tabs>
                <w:tab w:val="left" w:pos="1800"/>
              </w:tabs>
              <w:rPr>
                <w:rFonts w:asciiTheme="minorHAnsi" w:hAnsiTheme="minorHAnsi" w:cstheme="minorHAnsi"/>
                <w:bCs/>
                <w:sz w:val="20"/>
                <w:szCs w:val="20"/>
              </w:rPr>
            </w:pPr>
          </w:p>
          <w:p w14:paraId="7D3F9057" w14:textId="77777777" w:rsidR="0084057F" w:rsidRDefault="0084057F" w:rsidP="0084057F">
            <w:pPr>
              <w:tabs>
                <w:tab w:val="left" w:pos="1800"/>
              </w:tabs>
              <w:rPr>
                <w:rFonts w:asciiTheme="minorHAnsi" w:hAnsiTheme="minorHAnsi" w:cstheme="minorHAnsi"/>
                <w:bCs/>
                <w:sz w:val="20"/>
                <w:szCs w:val="20"/>
              </w:rPr>
            </w:pPr>
            <w:r>
              <w:rPr>
                <w:rFonts w:asciiTheme="minorHAnsi" w:hAnsiTheme="minorHAnsi" w:cstheme="minorHAnsi"/>
                <w:bCs/>
                <w:sz w:val="20"/>
                <w:szCs w:val="20"/>
              </w:rPr>
              <w:t xml:space="preserve">Column 1: </w:t>
            </w:r>
            <w:r w:rsidRPr="00783A6F">
              <w:rPr>
                <w:rFonts w:asciiTheme="minorHAnsi" w:hAnsiTheme="minorHAnsi" w:cstheme="minorHAnsi"/>
                <w:bCs/>
                <w:sz w:val="20"/>
                <w:szCs w:val="20"/>
              </w:rPr>
              <w:t>Table_Bodycopy_COI​</w:t>
            </w:r>
          </w:p>
          <w:p w14:paraId="0A914AC0" w14:textId="77777777" w:rsidR="0084057F" w:rsidRDefault="0084057F" w:rsidP="0084057F">
            <w:pPr>
              <w:tabs>
                <w:tab w:val="left" w:pos="1800"/>
              </w:tabs>
              <w:rPr>
                <w:rFonts w:asciiTheme="minorHAnsi" w:hAnsiTheme="minorHAnsi" w:cstheme="minorHAnsi"/>
                <w:bCs/>
                <w:sz w:val="20"/>
                <w:szCs w:val="20"/>
              </w:rPr>
            </w:pPr>
          </w:p>
          <w:p w14:paraId="290ABFC8" w14:textId="02ED6605" w:rsidR="0084057F" w:rsidRPr="00BD6987" w:rsidRDefault="0084057F" w:rsidP="0084057F">
            <w:pPr>
              <w:tabs>
                <w:tab w:val="left" w:pos="1800"/>
              </w:tabs>
              <w:rPr>
                <w:rFonts w:asciiTheme="minorHAnsi" w:hAnsiTheme="minorHAnsi" w:cstheme="minorHAnsi"/>
                <w:bCs/>
                <w:sz w:val="20"/>
                <w:szCs w:val="20"/>
              </w:rPr>
            </w:pPr>
            <w:r>
              <w:rPr>
                <w:rFonts w:asciiTheme="minorHAnsi" w:hAnsiTheme="minorHAnsi" w:cstheme="minorHAnsi"/>
                <w:bCs/>
                <w:sz w:val="20"/>
                <w:szCs w:val="20"/>
              </w:rPr>
              <w:t xml:space="preserve">Column 2: </w:t>
            </w:r>
            <w:r w:rsidRPr="00783A6F">
              <w:rPr>
                <w:rFonts w:asciiTheme="minorHAnsi" w:hAnsiTheme="minorHAnsi" w:cstheme="minorHAnsi"/>
                <w:bCs/>
                <w:sz w:val="20"/>
                <w:szCs w:val="20"/>
              </w:rPr>
              <w:t>Table_Heading_3_R</w:t>
            </w:r>
          </w:p>
        </w:tc>
      </w:tr>
      <w:tr w:rsidR="009F26EC" w:rsidRPr="00BD6987" w14:paraId="01DE987A" w14:textId="77777777" w:rsidTr="00E101E6">
        <w:trPr>
          <w:gridAfter w:val="2"/>
          <w:wAfter w:w="25" w:type="dxa"/>
          <w:cantSplit/>
          <w:trHeight w:val="300"/>
        </w:trPr>
        <w:tc>
          <w:tcPr>
            <w:tcW w:w="704" w:type="dxa"/>
          </w:tcPr>
          <w:p w14:paraId="4EC6434C" w14:textId="47ED2910" w:rsidR="0084057F" w:rsidRPr="00BD6987" w:rsidRDefault="0084057F" w:rsidP="0084057F">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CB </w:t>
            </w:r>
            <w:r>
              <w:rPr>
                <w:rFonts w:asciiTheme="minorHAnsi" w:hAnsiTheme="minorHAnsi" w:cstheme="minorHAnsi"/>
                <w:bCs/>
                <w:sz w:val="20"/>
                <w:szCs w:val="20"/>
              </w:rPr>
              <w:t>5</w:t>
            </w:r>
          </w:p>
        </w:tc>
        <w:tc>
          <w:tcPr>
            <w:tcW w:w="2126" w:type="dxa"/>
          </w:tcPr>
          <w:p w14:paraId="7B8EFD0D" w14:textId="77777777" w:rsidR="0084057F" w:rsidRPr="00AC68BD" w:rsidRDefault="0084057F" w:rsidP="0084057F">
            <w:pPr>
              <w:tabs>
                <w:tab w:val="left" w:pos="1800"/>
              </w:tabs>
              <w:rPr>
                <w:rFonts w:asciiTheme="minorHAnsi" w:hAnsiTheme="minorHAnsi" w:cstheme="minorHAnsi"/>
                <w:sz w:val="20"/>
              </w:rPr>
            </w:pPr>
            <w:r w:rsidRPr="00AC68BD">
              <w:rPr>
                <w:rFonts w:asciiTheme="minorHAnsi" w:hAnsiTheme="minorHAnsi" w:cstheme="minorHAnsi"/>
                <w:sz w:val="20"/>
              </w:rPr>
              <w:t>&lt;DocumentSubType&gt;</w:t>
            </w:r>
          </w:p>
          <w:p w14:paraId="31A1E5A9" w14:textId="79197376" w:rsidR="0084057F" w:rsidRDefault="0084057F" w:rsidP="0084057F">
            <w:pPr>
              <w:tabs>
                <w:tab w:val="left" w:pos="1800"/>
              </w:tabs>
              <w:rPr>
                <w:ins w:id="9733" w:author="Sue Simnor (EXT Idiom)" w:date="2024-09-12T16:14:00Z" w16du:dateUtc="2024-09-12T06:14:00Z"/>
                <w:rFonts w:asciiTheme="minorHAnsi" w:hAnsiTheme="minorHAnsi" w:cstheme="minorHAnsi"/>
                <w:bCs/>
                <w:sz w:val="20"/>
                <w:szCs w:val="20"/>
              </w:rPr>
            </w:pPr>
          </w:p>
          <w:p w14:paraId="4E541ABB" w14:textId="5EA6A62F" w:rsidR="00C705B5" w:rsidRDefault="00C705B5" w:rsidP="00C705B5">
            <w:pPr>
              <w:tabs>
                <w:tab w:val="left" w:pos="1800"/>
              </w:tabs>
              <w:rPr>
                <w:rFonts w:asciiTheme="minorHAnsi" w:hAnsiTheme="minorHAnsi" w:cstheme="minorHAnsi"/>
                <w:bCs/>
                <w:sz w:val="20"/>
                <w:szCs w:val="20"/>
              </w:rPr>
            </w:pPr>
            <w:r w:rsidRPr="00382443">
              <w:rPr>
                <w:rFonts w:asciiTheme="minorHAnsi" w:hAnsiTheme="minorHAnsi" w:cstheme="minorHAnsi"/>
                <w:bCs/>
                <w:sz w:val="20"/>
                <w:szCs w:val="20"/>
              </w:rPr>
              <w:t>&lt;</w:t>
            </w:r>
            <w:r w:rsidR="006421B2">
              <w:rPr>
                <w:rFonts w:asciiTheme="minorHAnsi" w:hAnsiTheme="minorHAnsi" w:cstheme="minorHAnsi"/>
                <w:bCs/>
                <w:sz w:val="20"/>
                <w:szCs w:val="20"/>
              </w:rPr>
              <w:t>Previous</w:t>
            </w:r>
            <w:r w:rsidRPr="00382443">
              <w:rPr>
                <w:rFonts w:asciiTheme="minorHAnsi" w:hAnsiTheme="minorHAnsi" w:cstheme="minorHAnsi"/>
                <w:bCs/>
                <w:sz w:val="20"/>
                <w:szCs w:val="20"/>
              </w:rPr>
              <w:t>TermEffectiveDate&gt;</w:t>
            </w:r>
          </w:p>
          <w:p w14:paraId="23A78BF3" w14:textId="7C27EED6" w:rsidR="00C705B5" w:rsidRDefault="00C705B5" w:rsidP="00C705B5">
            <w:pPr>
              <w:tabs>
                <w:tab w:val="left" w:pos="1800"/>
              </w:tabs>
              <w:rPr>
                <w:rFonts w:asciiTheme="minorHAnsi" w:hAnsiTheme="minorHAnsi" w:cstheme="minorHAnsi"/>
                <w:bCs/>
                <w:sz w:val="20"/>
                <w:szCs w:val="20"/>
              </w:rPr>
            </w:pPr>
            <w:r w:rsidRPr="00382443">
              <w:rPr>
                <w:rFonts w:asciiTheme="minorHAnsi" w:hAnsiTheme="minorHAnsi" w:cstheme="minorHAnsi"/>
                <w:bCs/>
                <w:sz w:val="20"/>
                <w:szCs w:val="20"/>
              </w:rPr>
              <w:t>&lt;</w:t>
            </w:r>
            <w:r w:rsidR="006421B2">
              <w:rPr>
                <w:rFonts w:asciiTheme="minorHAnsi" w:hAnsiTheme="minorHAnsi" w:cstheme="minorHAnsi"/>
                <w:bCs/>
                <w:sz w:val="20"/>
                <w:szCs w:val="20"/>
              </w:rPr>
              <w:t>Previous</w:t>
            </w:r>
            <w:r w:rsidRPr="00382443">
              <w:rPr>
                <w:rFonts w:asciiTheme="minorHAnsi" w:hAnsiTheme="minorHAnsi" w:cstheme="minorHAnsi"/>
                <w:bCs/>
                <w:sz w:val="20"/>
                <w:szCs w:val="20"/>
              </w:rPr>
              <w:t>TermE</w:t>
            </w:r>
            <w:r>
              <w:rPr>
                <w:rFonts w:asciiTheme="minorHAnsi" w:hAnsiTheme="minorHAnsi" w:cstheme="minorHAnsi"/>
                <w:bCs/>
                <w:sz w:val="20"/>
                <w:szCs w:val="20"/>
              </w:rPr>
              <w:t>xpiry</w:t>
            </w:r>
            <w:r w:rsidRPr="00382443">
              <w:rPr>
                <w:rFonts w:asciiTheme="minorHAnsi" w:hAnsiTheme="minorHAnsi" w:cstheme="minorHAnsi"/>
                <w:bCs/>
                <w:sz w:val="20"/>
                <w:szCs w:val="20"/>
              </w:rPr>
              <w:t>Date&gt;</w:t>
            </w:r>
          </w:p>
          <w:p w14:paraId="4DB4B476" w14:textId="77777777" w:rsidR="00EA2A0C" w:rsidRPr="00EA2A0C" w:rsidRDefault="00EA2A0C" w:rsidP="00EA2A0C">
            <w:pPr>
              <w:tabs>
                <w:tab w:val="left" w:pos="1800"/>
              </w:tabs>
              <w:rPr>
                <w:rFonts w:asciiTheme="minorHAnsi" w:hAnsiTheme="minorHAnsi" w:cstheme="minorHAnsi"/>
                <w:bCs/>
                <w:sz w:val="20"/>
                <w:szCs w:val="20"/>
              </w:rPr>
            </w:pPr>
            <w:r w:rsidRPr="00EA2A0C">
              <w:rPr>
                <w:rFonts w:asciiTheme="minorHAnsi" w:hAnsiTheme="minorHAnsi" w:cstheme="minorHAnsi"/>
                <w:bCs/>
                <w:sz w:val="20"/>
                <w:szCs w:val="20"/>
              </w:rPr>
              <w:t xml:space="preserve">&lt;CurrentTermEffectiveDate&gt; </w:t>
            </w:r>
          </w:p>
          <w:p w14:paraId="48B0BC5F" w14:textId="77777777" w:rsidR="006421B2" w:rsidRDefault="00EA2A0C" w:rsidP="00EA2A0C">
            <w:pPr>
              <w:tabs>
                <w:tab w:val="left" w:pos="1800"/>
              </w:tabs>
              <w:rPr>
                <w:rFonts w:asciiTheme="minorHAnsi" w:hAnsiTheme="minorHAnsi" w:cstheme="minorHAnsi"/>
                <w:bCs/>
                <w:sz w:val="20"/>
                <w:szCs w:val="20"/>
              </w:rPr>
            </w:pPr>
            <w:r w:rsidRPr="00EA2A0C">
              <w:rPr>
                <w:rFonts w:asciiTheme="minorHAnsi" w:hAnsiTheme="minorHAnsi" w:cstheme="minorHAnsi"/>
                <w:bCs/>
                <w:sz w:val="20"/>
                <w:szCs w:val="20"/>
              </w:rPr>
              <w:t>&lt;CurrentTermExpiryDate&gt;</w:t>
            </w:r>
          </w:p>
          <w:p w14:paraId="27108C82" w14:textId="0D599FC7" w:rsidR="00120308" w:rsidRPr="00C1020A" w:rsidRDefault="00120308" w:rsidP="00120308">
            <w:pPr>
              <w:tabs>
                <w:tab w:val="left" w:pos="1800"/>
              </w:tabs>
              <w:rPr>
                <w:rFonts w:asciiTheme="minorHAnsi" w:hAnsiTheme="minorHAnsi" w:cstheme="minorHAnsi"/>
                <w:bCs/>
                <w:sz w:val="20"/>
                <w:szCs w:val="20"/>
              </w:rPr>
            </w:pPr>
          </w:p>
        </w:tc>
        <w:tc>
          <w:tcPr>
            <w:tcW w:w="9356" w:type="dxa"/>
            <w:gridSpan w:val="3"/>
          </w:tcPr>
          <w:tbl>
            <w:tblPr>
              <w:tblpPr w:leftFromText="180" w:rightFromText="180" w:vertAnchor="page" w:horzAnchor="margin" w:tblpY="93"/>
              <w:tblOverlap w:val="never"/>
              <w:tblW w:w="9111" w:type="dxa"/>
              <w:tblBorders>
                <w:bottom w:val="single" w:sz="4" w:space="0" w:color="auto"/>
              </w:tblBorders>
              <w:tblLayout w:type="fixed"/>
              <w:tblLook w:val="04A0" w:firstRow="1" w:lastRow="0" w:firstColumn="1" w:lastColumn="0" w:noHBand="0" w:noVBand="1"/>
            </w:tblPr>
            <w:tblGrid>
              <w:gridCol w:w="1121"/>
              <w:gridCol w:w="4066"/>
              <w:gridCol w:w="280"/>
              <w:gridCol w:w="3644"/>
            </w:tblGrid>
            <w:tr w:rsidR="0084057F" w:rsidRPr="00FB3302" w14:paraId="55A3F6F4" w14:textId="025E98AB" w:rsidTr="78CABE0F">
              <w:trPr>
                <w:trHeight w:val="298"/>
              </w:trPr>
              <w:tc>
                <w:tcPr>
                  <w:tcW w:w="1121" w:type="dxa"/>
                  <w:noWrap/>
                  <w:vAlign w:val="center"/>
                  <w:hideMark/>
                </w:tcPr>
                <w:p w14:paraId="7A48ED82" w14:textId="77777777" w:rsidR="0084057F" w:rsidRPr="00BD5622" w:rsidRDefault="0084057F" w:rsidP="0084057F">
                  <w:pPr>
                    <w:pStyle w:val="TableBodycopy"/>
                    <w:rPr>
                      <w:rFonts w:asciiTheme="minorHAnsi" w:hAnsiTheme="minorHAnsi" w:cstheme="minorHAnsi"/>
                      <w:b/>
                      <w:bCs/>
                      <w:noProof/>
                      <w:color w:val="000000" w:themeColor="text1"/>
                      <w:sz w:val="22"/>
                      <w:szCs w:val="22"/>
                    </w:rPr>
                  </w:pPr>
                  <w:r w:rsidRPr="00BD5622">
                    <w:rPr>
                      <w:b/>
                      <w:bCs/>
                      <w:szCs w:val="20"/>
                    </w:rPr>
                    <w:t>&lt;Blank&gt;</w:t>
                  </w:r>
                </w:p>
              </w:tc>
              <w:tc>
                <w:tcPr>
                  <w:tcW w:w="4066" w:type="dxa"/>
                  <w:noWrap/>
                  <w:vAlign w:val="bottom"/>
                  <w:hideMark/>
                </w:tcPr>
                <w:p w14:paraId="5ACC7BC7" w14:textId="07552282" w:rsidR="0084057F" w:rsidRPr="00BD5622" w:rsidRDefault="005C6C2D" w:rsidP="0084057F">
                  <w:pPr>
                    <w:pStyle w:val="TableBodycopy"/>
                    <w:rPr>
                      <w:rFonts w:asciiTheme="minorHAnsi" w:hAnsiTheme="minorHAnsi" w:cstheme="minorBidi"/>
                      <w:b/>
                      <w:bCs/>
                    </w:rPr>
                  </w:pPr>
                  <w:r w:rsidRPr="00BD5622">
                    <w:rPr>
                      <w:rFonts w:asciiTheme="minorHAnsi" w:hAnsiTheme="minorHAnsi" w:cstheme="minorBidi"/>
                      <w:b/>
                      <w:bCs/>
                    </w:rPr>
                    <w:t>{StartYear} – {ExpiryYear}</w:t>
                  </w:r>
                </w:p>
              </w:tc>
              <w:tc>
                <w:tcPr>
                  <w:tcW w:w="280" w:type="dxa"/>
                </w:tcPr>
                <w:p w14:paraId="61B24C51" w14:textId="77777777" w:rsidR="0084057F" w:rsidRPr="00BD5622" w:rsidRDefault="0084057F" w:rsidP="0084057F">
                  <w:pPr>
                    <w:pStyle w:val="TableBodycopy"/>
                    <w:rPr>
                      <w:rFonts w:asciiTheme="minorHAnsi" w:hAnsiTheme="minorHAnsi" w:cstheme="minorBidi"/>
                      <w:b/>
                      <w:bCs/>
                      <w:szCs w:val="20"/>
                    </w:rPr>
                  </w:pPr>
                </w:p>
              </w:tc>
              <w:tc>
                <w:tcPr>
                  <w:tcW w:w="3644" w:type="dxa"/>
                </w:tcPr>
                <w:p w14:paraId="0213903F" w14:textId="783013F5" w:rsidR="0084057F" w:rsidRPr="00BD5622" w:rsidRDefault="005C6C2D" w:rsidP="0084057F">
                  <w:pPr>
                    <w:pStyle w:val="TableBodycopy"/>
                    <w:rPr>
                      <w:rFonts w:asciiTheme="minorHAnsi" w:hAnsiTheme="minorHAnsi" w:cstheme="minorBidi"/>
                      <w:rPrChange w:id="9734" w:author="sam sehgal" w:date="2024-12-19T10:31:00Z" w16du:dateUtc="2024-12-18T23:31:00Z">
                        <w:rPr>
                          <w:rFonts w:asciiTheme="minorHAnsi" w:hAnsiTheme="minorHAnsi" w:cstheme="minorBidi"/>
                          <w:b/>
                          <w:bCs/>
                          <w:highlight w:val="yellow"/>
                        </w:rPr>
                      </w:rPrChange>
                    </w:rPr>
                  </w:pPr>
                  <w:r w:rsidRPr="00BD5622">
                    <w:rPr>
                      <w:rFonts w:asciiTheme="minorHAnsi" w:hAnsiTheme="minorHAnsi" w:cstheme="minorBidi"/>
                    </w:rPr>
                    <w:t>{StartYear} – {ExpiryYear}</w:t>
                  </w:r>
                </w:p>
              </w:tc>
            </w:tr>
          </w:tbl>
          <w:p w14:paraId="40EB1F28" w14:textId="77777777" w:rsidR="0084057F" w:rsidRPr="00BD5622" w:rsidRDefault="0084057F" w:rsidP="0084057F">
            <w:pPr>
              <w:pStyle w:val="TableBodycopy"/>
              <w:rPr>
                <w:b/>
                <w:bCs/>
                <w:szCs w:val="20"/>
              </w:rPr>
            </w:pPr>
          </w:p>
        </w:tc>
        <w:tc>
          <w:tcPr>
            <w:tcW w:w="1560" w:type="dxa"/>
          </w:tcPr>
          <w:p w14:paraId="3D7207DC" w14:textId="77777777" w:rsidR="0084057F" w:rsidRPr="00BD5622" w:rsidRDefault="0084057F" w:rsidP="0084057F">
            <w:pPr>
              <w:tabs>
                <w:tab w:val="left" w:pos="774"/>
              </w:tabs>
              <w:rPr>
                <w:ins w:id="9735" w:author="Sam Sehgal (EXT Idiom)" w:date="2024-09-30T16:52:00Z" w16du:dateUtc="2024-09-30T06:52:00Z"/>
                <w:rFonts w:asciiTheme="minorHAnsi" w:hAnsiTheme="minorHAnsi"/>
                <w:sz w:val="20"/>
              </w:rPr>
            </w:pPr>
            <w:r w:rsidRPr="00BD5622">
              <w:rPr>
                <w:rFonts w:asciiTheme="minorHAnsi" w:hAnsiTheme="minorHAnsi"/>
                <w:b/>
                <w:bCs/>
                <w:sz w:val="20"/>
              </w:rPr>
              <w:t>ELSEIF</w:t>
            </w:r>
            <w:r w:rsidRPr="00BD5622">
              <w:rPr>
                <w:rFonts w:asciiTheme="minorHAnsi" w:hAnsiTheme="minorHAnsi"/>
                <w:sz w:val="20"/>
              </w:rPr>
              <w:t xml:space="preserve"> &lt;DocumentSubType&gt;= “Renewal” </w:t>
            </w:r>
            <w:r w:rsidRPr="00BD5622">
              <w:rPr>
                <w:rFonts w:asciiTheme="minorHAnsi" w:hAnsiTheme="minorHAnsi"/>
                <w:b/>
                <w:bCs/>
                <w:sz w:val="20"/>
              </w:rPr>
              <w:t xml:space="preserve">THEN </w:t>
            </w:r>
            <w:r w:rsidRPr="00BD5622">
              <w:rPr>
                <w:rFonts w:asciiTheme="minorHAnsi" w:hAnsiTheme="minorHAnsi"/>
                <w:sz w:val="20"/>
              </w:rPr>
              <w:t>display</w:t>
            </w:r>
          </w:p>
          <w:p w14:paraId="1D6A44A6" w14:textId="77777777" w:rsidR="00943D65" w:rsidRPr="00BD5622" w:rsidRDefault="00943D65" w:rsidP="0084057F">
            <w:pPr>
              <w:tabs>
                <w:tab w:val="left" w:pos="774"/>
              </w:tabs>
              <w:rPr>
                <w:rFonts w:asciiTheme="minorHAnsi" w:hAnsiTheme="minorHAnsi"/>
                <w:sz w:val="20"/>
              </w:rPr>
            </w:pPr>
          </w:p>
          <w:p w14:paraId="6E81B6C5" w14:textId="2696FC82" w:rsidR="005C6C2D" w:rsidRPr="00BD5622" w:rsidRDefault="00943D65" w:rsidP="0084057F">
            <w:pPr>
              <w:tabs>
                <w:tab w:val="left" w:pos="774"/>
              </w:tabs>
              <w:rPr>
                <w:rFonts w:asciiTheme="minorHAnsi" w:hAnsiTheme="minorHAnsi"/>
                <w:b/>
                <w:bCs/>
                <w:sz w:val="20"/>
                <w:rPrChange w:id="9736" w:author="sam sehgal" w:date="2024-12-19T10:31:00Z" w16du:dateUtc="2024-12-18T23:31:00Z">
                  <w:rPr>
                    <w:rFonts w:asciiTheme="minorHAnsi" w:hAnsiTheme="minorHAnsi"/>
                    <w:sz w:val="20"/>
                  </w:rPr>
                </w:rPrChange>
              </w:rPr>
            </w:pPr>
            <w:r w:rsidRPr="00BD5622">
              <w:rPr>
                <w:rFonts w:asciiTheme="minorHAnsi" w:hAnsiTheme="minorHAnsi"/>
                <w:b/>
                <w:bCs/>
                <w:sz w:val="20"/>
                <w:rPrChange w:id="9737" w:author="sam sehgal" w:date="2024-12-19T10:31:00Z" w16du:dateUtc="2024-12-18T23:31:00Z">
                  <w:rPr>
                    <w:rFonts w:asciiTheme="minorHAnsi" w:hAnsiTheme="minorHAnsi"/>
                    <w:sz w:val="20"/>
                  </w:rPr>
                </w:rPrChange>
              </w:rPr>
              <w:t>Column 1:</w:t>
            </w:r>
          </w:p>
          <w:p w14:paraId="44A1D606" w14:textId="5FC01B77" w:rsidR="00133687" w:rsidRPr="00D61459" w:rsidRDefault="00133687" w:rsidP="00133687">
            <w:pPr>
              <w:tabs>
                <w:tab w:val="left" w:pos="774"/>
              </w:tabs>
              <w:rPr>
                <w:rFonts w:asciiTheme="minorHAnsi" w:hAnsiTheme="minorHAnsi"/>
                <w:sz w:val="20"/>
                <w:highlight w:val="cyan"/>
                <w:rPrChange w:id="9738" w:author="Sam Sehgal (EXT Idiom)" w:date="2025-04-29T15:24:00Z" w16du:dateUtc="2025-04-29T05:24:00Z">
                  <w:rPr>
                    <w:rFonts w:asciiTheme="minorHAnsi" w:hAnsiTheme="minorHAnsi"/>
                    <w:sz w:val="20"/>
                  </w:rPr>
                </w:rPrChange>
              </w:rPr>
            </w:pPr>
            <w:r w:rsidRPr="00BD5622">
              <w:rPr>
                <w:rFonts w:asciiTheme="minorHAnsi" w:hAnsiTheme="minorHAnsi"/>
                <w:b/>
                <w:bCs/>
                <w:sz w:val="20"/>
              </w:rPr>
              <w:t>Dev Note</w:t>
            </w:r>
            <w:r w:rsidRPr="00FB3302">
              <w:rPr>
                <w:rFonts w:asciiTheme="minorHAnsi" w:hAnsiTheme="minorHAnsi"/>
                <w:sz w:val="20"/>
              </w:rPr>
              <w:t xml:space="preserve"> – Use the 4 digit YYYY </w:t>
            </w:r>
            <w:r w:rsidRPr="00BD5622">
              <w:rPr>
                <w:rFonts w:asciiTheme="minorHAnsi" w:hAnsiTheme="minorHAnsi"/>
                <w:sz w:val="20"/>
                <w:rPrChange w:id="9739" w:author="sam sehgal" w:date="2024-12-19T10:31:00Z" w16du:dateUtc="2024-12-18T23:31:00Z">
                  <w:rPr>
                    <w:rFonts w:asciiTheme="minorHAnsi" w:hAnsiTheme="minorHAnsi"/>
                    <w:sz w:val="20"/>
                    <w:highlight w:val="green"/>
                  </w:rPr>
                </w:rPrChange>
              </w:rPr>
              <w:t xml:space="preserve">from </w:t>
            </w:r>
            <w:r w:rsidRPr="00D61459">
              <w:rPr>
                <w:rFonts w:asciiTheme="minorHAnsi" w:hAnsiTheme="minorHAnsi" w:cstheme="minorHAnsi"/>
                <w:bCs/>
                <w:sz w:val="20"/>
                <w:szCs w:val="20"/>
                <w:highlight w:val="cyan"/>
                <w:rPrChange w:id="9740" w:author="Sam Sehgal (EXT Idiom)" w:date="2025-04-29T15:24:00Z" w16du:dateUtc="2025-04-29T05:24:00Z">
                  <w:rPr>
                    <w:rFonts w:asciiTheme="minorHAnsi" w:hAnsiTheme="minorHAnsi" w:cstheme="minorHAnsi"/>
                    <w:bCs/>
                    <w:sz w:val="20"/>
                    <w:szCs w:val="20"/>
                    <w:highlight w:val="green"/>
                  </w:rPr>
                </w:rPrChange>
              </w:rPr>
              <w:t>&lt;</w:t>
            </w:r>
            <w:ins w:id="9741" w:author="Sam Sehgal (EXT Idiom)" w:date="2025-04-29T15:23:00Z" w16du:dateUtc="2025-04-29T05:23:00Z">
              <w:r w:rsidR="0008747B" w:rsidRPr="00D61459">
                <w:rPr>
                  <w:rFonts w:asciiTheme="minorHAnsi" w:hAnsiTheme="minorHAnsi" w:cstheme="minorHAnsi"/>
                  <w:bCs/>
                  <w:sz w:val="20"/>
                  <w:szCs w:val="20"/>
                  <w:highlight w:val="cyan"/>
                  <w:rPrChange w:id="9742" w:author="Sam Sehgal (EXT Idiom)" w:date="2025-04-29T15:24:00Z" w16du:dateUtc="2025-04-29T05:24:00Z">
                    <w:rPr>
                      <w:rFonts w:asciiTheme="minorHAnsi" w:hAnsiTheme="minorHAnsi" w:cstheme="minorHAnsi"/>
                      <w:bCs/>
                      <w:sz w:val="20"/>
                      <w:szCs w:val="20"/>
                    </w:rPr>
                  </w:rPrChange>
                </w:rPr>
                <w:t>CurrentTermEffectiveDate</w:t>
              </w:r>
            </w:ins>
            <w:del w:id="9743" w:author="Sam Sehgal (EXT Idiom)" w:date="2025-04-29T15:23:00Z" w16du:dateUtc="2025-04-29T05:23:00Z">
              <w:r w:rsidRPr="00D61459" w:rsidDel="0008747B">
                <w:rPr>
                  <w:rFonts w:asciiTheme="minorHAnsi" w:hAnsiTheme="minorHAnsi" w:cstheme="minorHAnsi"/>
                  <w:bCs/>
                  <w:sz w:val="20"/>
                  <w:szCs w:val="20"/>
                  <w:highlight w:val="cyan"/>
                  <w:rPrChange w:id="9744" w:author="Sam Sehgal (EXT Idiom)" w:date="2025-04-29T15:24:00Z" w16du:dateUtc="2025-04-29T05:24:00Z">
                    <w:rPr>
                      <w:rFonts w:asciiTheme="minorHAnsi" w:hAnsiTheme="minorHAnsi" w:cstheme="minorHAnsi"/>
                      <w:bCs/>
                      <w:sz w:val="20"/>
                      <w:szCs w:val="20"/>
                      <w:highlight w:val="green"/>
                    </w:rPr>
                  </w:rPrChange>
                </w:rPr>
                <w:delText>NextTermEffectiveDate</w:delText>
              </w:r>
            </w:del>
            <w:r w:rsidRPr="00D61459">
              <w:rPr>
                <w:rFonts w:asciiTheme="minorHAnsi" w:hAnsiTheme="minorHAnsi" w:cstheme="minorHAnsi"/>
                <w:bCs/>
                <w:sz w:val="20"/>
                <w:szCs w:val="20"/>
                <w:highlight w:val="cyan"/>
                <w:rPrChange w:id="9745" w:author="Sam Sehgal (EXT Idiom)" w:date="2025-04-29T15:24:00Z" w16du:dateUtc="2025-04-29T05:24:00Z">
                  <w:rPr>
                    <w:rFonts w:asciiTheme="minorHAnsi" w:hAnsiTheme="minorHAnsi" w:cstheme="minorHAnsi"/>
                    <w:bCs/>
                    <w:sz w:val="20"/>
                    <w:szCs w:val="20"/>
                    <w:highlight w:val="green"/>
                  </w:rPr>
                </w:rPrChange>
              </w:rPr>
              <w:t xml:space="preserve">&gt; </w:t>
            </w:r>
            <w:r w:rsidRPr="00D61459">
              <w:rPr>
                <w:rFonts w:asciiTheme="minorHAnsi" w:hAnsiTheme="minorHAnsi"/>
                <w:sz w:val="20"/>
                <w:highlight w:val="cyan"/>
                <w:rPrChange w:id="9746" w:author="Sam Sehgal (EXT Idiom)" w:date="2025-04-29T15:24:00Z" w16du:dateUtc="2025-04-29T05:24:00Z">
                  <w:rPr>
                    <w:rFonts w:asciiTheme="minorHAnsi" w:hAnsiTheme="minorHAnsi"/>
                    <w:sz w:val="20"/>
                    <w:highlight w:val="green"/>
                  </w:rPr>
                </w:rPrChange>
              </w:rPr>
              <w:t xml:space="preserve">to display the {StartYear} variable and </w:t>
            </w:r>
            <w:r w:rsidRPr="00D61459">
              <w:rPr>
                <w:rFonts w:asciiTheme="minorHAnsi" w:hAnsiTheme="minorHAnsi" w:cstheme="minorHAnsi"/>
                <w:bCs/>
                <w:sz w:val="20"/>
                <w:szCs w:val="20"/>
                <w:highlight w:val="cyan"/>
                <w:rPrChange w:id="9747" w:author="Sam Sehgal (EXT Idiom)" w:date="2025-04-29T15:24:00Z" w16du:dateUtc="2025-04-29T05:24:00Z">
                  <w:rPr>
                    <w:rFonts w:asciiTheme="minorHAnsi" w:hAnsiTheme="minorHAnsi" w:cstheme="minorHAnsi"/>
                    <w:bCs/>
                    <w:sz w:val="20"/>
                    <w:szCs w:val="20"/>
                    <w:highlight w:val="green"/>
                  </w:rPr>
                </w:rPrChange>
              </w:rPr>
              <w:t>&lt;</w:t>
            </w:r>
            <w:ins w:id="9748" w:author="Sam Sehgal (EXT Idiom)" w:date="2025-04-29T15:24:00Z" w16du:dateUtc="2025-04-29T05:24:00Z">
              <w:r w:rsidR="00D61459" w:rsidRPr="00D61459">
                <w:rPr>
                  <w:rFonts w:asciiTheme="minorHAnsi" w:hAnsiTheme="minorHAnsi" w:cstheme="minorHAnsi"/>
                  <w:bCs/>
                  <w:sz w:val="20"/>
                  <w:szCs w:val="20"/>
                  <w:highlight w:val="cyan"/>
                  <w:rPrChange w:id="9749" w:author="Sam Sehgal (EXT Idiom)" w:date="2025-04-29T15:24:00Z" w16du:dateUtc="2025-04-29T05:24:00Z">
                    <w:rPr>
                      <w:rFonts w:asciiTheme="minorHAnsi" w:hAnsiTheme="minorHAnsi" w:cstheme="minorHAnsi"/>
                      <w:bCs/>
                      <w:sz w:val="20"/>
                      <w:szCs w:val="20"/>
                    </w:rPr>
                  </w:rPrChange>
                </w:rPr>
                <w:t>CurrentTermExpiryDate</w:t>
              </w:r>
            </w:ins>
            <w:del w:id="9750" w:author="Sam Sehgal (EXT Idiom)" w:date="2025-04-29T15:24:00Z" w16du:dateUtc="2025-04-29T05:24:00Z">
              <w:r w:rsidRPr="00D61459" w:rsidDel="00D61459">
                <w:rPr>
                  <w:rFonts w:asciiTheme="minorHAnsi" w:hAnsiTheme="minorHAnsi" w:cstheme="minorHAnsi"/>
                  <w:bCs/>
                  <w:sz w:val="20"/>
                  <w:szCs w:val="20"/>
                  <w:highlight w:val="cyan"/>
                  <w:rPrChange w:id="9751" w:author="Sam Sehgal (EXT Idiom)" w:date="2025-04-29T15:24:00Z" w16du:dateUtc="2025-04-29T05:24:00Z">
                    <w:rPr>
                      <w:rFonts w:asciiTheme="minorHAnsi" w:hAnsiTheme="minorHAnsi" w:cstheme="minorHAnsi"/>
                      <w:bCs/>
                      <w:sz w:val="20"/>
                      <w:szCs w:val="20"/>
                      <w:highlight w:val="green"/>
                    </w:rPr>
                  </w:rPrChange>
                </w:rPr>
                <w:delText>NextTermExpiryDate</w:delText>
              </w:r>
            </w:del>
            <w:r w:rsidRPr="00D61459">
              <w:rPr>
                <w:rFonts w:asciiTheme="minorHAnsi" w:hAnsiTheme="minorHAnsi" w:cstheme="minorHAnsi"/>
                <w:bCs/>
                <w:sz w:val="20"/>
                <w:szCs w:val="20"/>
                <w:highlight w:val="cyan"/>
                <w:rPrChange w:id="9752" w:author="Sam Sehgal (EXT Idiom)" w:date="2025-04-29T15:24:00Z" w16du:dateUtc="2025-04-29T05:24:00Z">
                  <w:rPr>
                    <w:rFonts w:asciiTheme="minorHAnsi" w:hAnsiTheme="minorHAnsi" w:cstheme="minorHAnsi"/>
                    <w:bCs/>
                    <w:sz w:val="20"/>
                    <w:szCs w:val="20"/>
                    <w:highlight w:val="green"/>
                  </w:rPr>
                </w:rPrChange>
              </w:rPr>
              <w:t>&gt;</w:t>
            </w:r>
            <w:r w:rsidRPr="00D61459">
              <w:rPr>
                <w:rFonts w:asciiTheme="minorHAnsi" w:hAnsiTheme="minorHAnsi" w:cstheme="minorHAnsi"/>
                <w:bCs/>
                <w:sz w:val="20"/>
                <w:szCs w:val="20"/>
                <w:highlight w:val="cyan"/>
                <w:rPrChange w:id="9753" w:author="Sam Sehgal (EXT Idiom)" w:date="2025-04-29T15:24:00Z" w16du:dateUtc="2025-04-29T05:24:00Z">
                  <w:rPr>
                    <w:rFonts w:asciiTheme="minorHAnsi" w:hAnsiTheme="minorHAnsi" w:cstheme="minorHAnsi"/>
                    <w:bCs/>
                    <w:sz w:val="20"/>
                    <w:szCs w:val="20"/>
                  </w:rPr>
                </w:rPrChange>
              </w:rPr>
              <w:t xml:space="preserve"> </w:t>
            </w:r>
            <w:r w:rsidRPr="00D61459">
              <w:rPr>
                <w:rFonts w:asciiTheme="minorHAnsi" w:hAnsiTheme="minorHAnsi"/>
                <w:sz w:val="20"/>
                <w:highlight w:val="cyan"/>
                <w:rPrChange w:id="9754" w:author="Sam Sehgal (EXT Idiom)" w:date="2025-04-29T15:24:00Z" w16du:dateUtc="2025-04-29T05:24:00Z">
                  <w:rPr>
                    <w:rFonts w:asciiTheme="minorHAnsi" w:hAnsiTheme="minorHAnsi"/>
                    <w:sz w:val="20"/>
                  </w:rPr>
                </w:rPrChange>
              </w:rPr>
              <w:t>to display the {ExpiryYear} variable</w:t>
            </w:r>
          </w:p>
          <w:p w14:paraId="382F3501" w14:textId="77777777" w:rsidR="00133687" w:rsidRPr="00D61459" w:rsidRDefault="00133687" w:rsidP="0084057F">
            <w:pPr>
              <w:tabs>
                <w:tab w:val="left" w:pos="774"/>
              </w:tabs>
              <w:rPr>
                <w:rFonts w:asciiTheme="minorHAnsi" w:hAnsiTheme="minorHAnsi"/>
                <w:sz w:val="20"/>
                <w:highlight w:val="cyan"/>
                <w:rPrChange w:id="9755" w:author="Sam Sehgal (EXT Idiom)" w:date="2025-04-29T15:24:00Z" w16du:dateUtc="2025-04-29T05:24:00Z">
                  <w:rPr>
                    <w:rFonts w:asciiTheme="minorHAnsi" w:hAnsiTheme="minorHAnsi"/>
                    <w:sz w:val="20"/>
                  </w:rPr>
                </w:rPrChange>
              </w:rPr>
            </w:pPr>
          </w:p>
          <w:p w14:paraId="4834ED38" w14:textId="5C6611AF" w:rsidR="00943D65" w:rsidRPr="00D61459" w:rsidRDefault="00943D65" w:rsidP="0084057F">
            <w:pPr>
              <w:tabs>
                <w:tab w:val="left" w:pos="774"/>
              </w:tabs>
              <w:rPr>
                <w:rFonts w:asciiTheme="minorHAnsi" w:hAnsiTheme="minorHAnsi"/>
                <w:b/>
                <w:bCs/>
                <w:sz w:val="20"/>
                <w:highlight w:val="cyan"/>
                <w:rPrChange w:id="9756" w:author="Sam Sehgal (EXT Idiom)" w:date="2025-04-29T15:24:00Z" w16du:dateUtc="2025-04-29T05:24:00Z">
                  <w:rPr>
                    <w:rFonts w:asciiTheme="minorHAnsi" w:hAnsiTheme="minorHAnsi"/>
                    <w:sz w:val="20"/>
                  </w:rPr>
                </w:rPrChange>
              </w:rPr>
            </w:pPr>
            <w:r w:rsidRPr="00D61459">
              <w:rPr>
                <w:rFonts w:asciiTheme="minorHAnsi" w:hAnsiTheme="minorHAnsi"/>
                <w:b/>
                <w:bCs/>
                <w:sz w:val="20"/>
                <w:highlight w:val="cyan"/>
                <w:rPrChange w:id="9757" w:author="Sam Sehgal (EXT Idiom)" w:date="2025-04-29T15:24:00Z" w16du:dateUtc="2025-04-29T05:24:00Z">
                  <w:rPr>
                    <w:rFonts w:asciiTheme="minorHAnsi" w:hAnsiTheme="minorHAnsi"/>
                    <w:sz w:val="20"/>
                  </w:rPr>
                </w:rPrChange>
              </w:rPr>
              <w:t>Column 2:</w:t>
            </w:r>
          </w:p>
          <w:p w14:paraId="26250C40" w14:textId="5370CA61" w:rsidR="006421B2" w:rsidRPr="00D61459" w:rsidRDefault="005C6C2D" w:rsidP="006421B2">
            <w:pPr>
              <w:tabs>
                <w:tab w:val="left" w:pos="1800"/>
              </w:tabs>
              <w:rPr>
                <w:ins w:id="9758" w:author="Sue Simnor (EXT Idiom)" w:date="2024-09-12T16:15:00Z" w16du:dateUtc="2024-09-12T06:15:00Z"/>
                <w:rFonts w:asciiTheme="minorHAnsi" w:hAnsiTheme="minorHAnsi" w:cstheme="minorHAnsi"/>
                <w:bCs/>
                <w:sz w:val="20"/>
                <w:szCs w:val="20"/>
                <w:highlight w:val="cyan"/>
                <w:rPrChange w:id="9759" w:author="Sam Sehgal (EXT Idiom)" w:date="2025-04-29T15:24:00Z" w16du:dateUtc="2025-04-29T05:24:00Z">
                  <w:rPr>
                    <w:ins w:id="9760" w:author="Sue Simnor (EXT Idiom)" w:date="2024-09-12T16:15:00Z" w16du:dateUtc="2024-09-12T06:15:00Z"/>
                    <w:rFonts w:asciiTheme="minorHAnsi" w:hAnsiTheme="minorHAnsi" w:cstheme="minorHAnsi"/>
                    <w:bCs/>
                    <w:sz w:val="20"/>
                    <w:szCs w:val="20"/>
                  </w:rPr>
                </w:rPrChange>
              </w:rPr>
            </w:pPr>
            <w:r w:rsidRPr="00D61459">
              <w:rPr>
                <w:rFonts w:asciiTheme="minorHAnsi" w:hAnsiTheme="minorHAnsi"/>
                <w:b/>
                <w:bCs/>
                <w:sz w:val="20"/>
                <w:highlight w:val="cyan"/>
                <w:rPrChange w:id="9761" w:author="Sam Sehgal (EXT Idiom)" w:date="2025-04-29T15:24:00Z" w16du:dateUtc="2025-04-29T05:24:00Z">
                  <w:rPr>
                    <w:rFonts w:asciiTheme="minorHAnsi" w:hAnsiTheme="minorHAnsi"/>
                    <w:b/>
                    <w:bCs/>
                    <w:sz w:val="20"/>
                  </w:rPr>
                </w:rPrChange>
              </w:rPr>
              <w:t>Dev Note</w:t>
            </w:r>
            <w:r w:rsidRPr="00D61459">
              <w:rPr>
                <w:rFonts w:asciiTheme="minorHAnsi" w:hAnsiTheme="minorHAnsi"/>
                <w:sz w:val="20"/>
                <w:highlight w:val="cyan"/>
                <w:rPrChange w:id="9762" w:author="Sam Sehgal (EXT Idiom)" w:date="2025-04-29T15:24:00Z" w16du:dateUtc="2025-04-29T05:24:00Z">
                  <w:rPr>
                    <w:rFonts w:asciiTheme="minorHAnsi" w:hAnsiTheme="minorHAnsi"/>
                    <w:sz w:val="20"/>
                  </w:rPr>
                </w:rPrChange>
              </w:rPr>
              <w:t xml:space="preserve"> – Use the 4 digit YYYY from </w:t>
            </w:r>
            <w:r w:rsidR="003C1A88" w:rsidRPr="00D61459">
              <w:rPr>
                <w:rFonts w:asciiTheme="minorHAnsi" w:hAnsiTheme="minorHAnsi" w:cstheme="minorHAnsi"/>
                <w:bCs/>
                <w:sz w:val="20"/>
                <w:szCs w:val="20"/>
                <w:highlight w:val="cyan"/>
                <w:rPrChange w:id="9763" w:author="Sam Sehgal (EXT Idiom)" w:date="2025-04-29T15:24:00Z" w16du:dateUtc="2025-04-29T05:24:00Z">
                  <w:rPr>
                    <w:rFonts w:asciiTheme="minorHAnsi" w:hAnsiTheme="minorHAnsi" w:cstheme="minorHAnsi"/>
                    <w:bCs/>
                    <w:sz w:val="20"/>
                    <w:szCs w:val="20"/>
                  </w:rPr>
                </w:rPrChange>
              </w:rPr>
              <w:t>&lt;</w:t>
            </w:r>
            <w:ins w:id="9764" w:author="Sue Simnor (EXT Idiom)" w:date="2024-09-12T16:15:00Z" w16du:dateUtc="2024-09-12T06:15:00Z">
              <w:r w:rsidR="006421B2" w:rsidRPr="00D61459">
                <w:rPr>
                  <w:rFonts w:asciiTheme="minorHAnsi" w:hAnsiTheme="minorHAnsi" w:cstheme="minorHAnsi"/>
                  <w:bCs/>
                  <w:sz w:val="20"/>
                  <w:szCs w:val="20"/>
                  <w:highlight w:val="cyan"/>
                  <w:rPrChange w:id="9765" w:author="Sam Sehgal (EXT Idiom)" w:date="2025-04-29T15:24:00Z" w16du:dateUtc="2025-04-29T05:24:00Z">
                    <w:rPr>
                      <w:rFonts w:asciiTheme="minorHAnsi" w:hAnsiTheme="minorHAnsi" w:cstheme="minorHAnsi"/>
                      <w:bCs/>
                      <w:sz w:val="20"/>
                      <w:szCs w:val="20"/>
                    </w:rPr>
                  </w:rPrChange>
                </w:rPr>
                <w:t>PreviousTermEffectiveDate&gt;</w:t>
              </w:r>
            </w:ins>
          </w:p>
          <w:p w14:paraId="26655337" w14:textId="09240F5C" w:rsidR="006421B2" w:rsidRPr="00D61459" w:rsidRDefault="005C6C2D" w:rsidP="006421B2">
            <w:pPr>
              <w:tabs>
                <w:tab w:val="left" w:pos="1800"/>
              </w:tabs>
              <w:rPr>
                <w:ins w:id="9766" w:author="Sue Simnor (EXT Idiom)" w:date="2024-09-12T16:15:00Z" w16du:dateUtc="2024-09-12T06:15:00Z"/>
                <w:rFonts w:asciiTheme="minorHAnsi" w:hAnsiTheme="minorHAnsi" w:cstheme="minorHAnsi"/>
                <w:bCs/>
                <w:sz w:val="20"/>
                <w:szCs w:val="20"/>
                <w:highlight w:val="cyan"/>
                <w:rPrChange w:id="9767" w:author="Sam Sehgal (EXT Idiom)" w:date="2025-04-29T15:24:00Z" w16du:dateUtc="2025-04-29T05:24:00Z">
                  <w:rPr>
                    <w:ins w:id="9768" w:author="Sue Simnor (EXT Idiom)" w:date="2024-09-12T16:15:00Z" w16du:dateUtc="2024-09-12T06:15:00Z"/>
                    <w:rFonts w:asciiTheme="minorHAnsi" w:hAnsiTheme="minorHAnsi" w:cstheme="minorHAnsi"/>
                    <w:bCs/>
                    <w:sz w:val="20"/>
                    <w:szCs w:val="20"/>
                  </w:rPr>
                </w:rPrChange>
              </w:rPr>
            </w:pPr>
            <w:r w:rsidRPr="00D61459">
              <w:rPr>
                <w:rFonts w:asciiTheme="minorHAnsi" w:hAnsiTheme="minorHAnsi"/>
                <w:sz w:val="20"/>
                <w:highlight w:val="cyan"/>
                <w:rPrChange w:id="9769" w:author="Sam Sehgal (EXT Idiom)" w:date="2025-04-29T15:24:00Z" w16du:dateUtc="2025-04-29T05:24:00Z">
                  <w:rPr>
                    <w:rFonts w:asciiTheme="minorHAnsi" w:hAnsiTheme="minorHAnsi"/>
                    <w:sz w:val="20"/>
                  </w:rPr>
                </w:rPrChange>
              </w:rPr>
              <w:t>to display the {</w:t>
            </w:r>
            <w:r w:rsidR="00320BA7" w:rsidRPr="00D61459">
              <w:rPr>
                <w:rFonts w:asciiTheme="minorHAnsi" w:hAnsiTheme="minorHAnsi"/>
                <w:sz w:val="20"/>
                <w:highlight w:val="cyan"/>
                <w:rPrChange w:id="9770" w:author="Sam Sehgal (EXT Idiom)" w:date="2025-04-29T15:24:00Z" w16du:dateUtc="2025-04-29T05:24:00Z">
                  <w:rPr>
                    <w:rFonts w:asciiTheme="minorHAnsi" w:hAnsiTheme="minorHAnsi"/>
                    <w:sz w:val="20"/>
                  </w:rPr>
                </w:rPrChange>
              </w:rPr>
              <w:t>E</w:t>
            </w:r>
            <w:r w:rsidR="006F7EB9" w:rsidRPr="00D61459">
              <w:rPr>
                <w:rFonts w:asciiTheme="minorHAnsi" w:hAnsiTheme="minorHAnsi"/>
                <w:sz w:val="20"/>
                <w:highlight w:val="cyan"/>
                <w:rPrChange w:id="9771" w:author="Sam Sehgal (EXT Idiom)" w:date="2025-04-29T15:24:00Z" w16du:dateUtc="2025-04-29T05:24:00Z">
                  <w:rPr>
                    <w:rFonts w:asciiTheme="minorHAnsi" w:hAnsiTheme="minorHAnsi"/>
                    <w:sz w:val="20"/>
                  </w:rPr>
                </w:rPrChange>
              </w:rPr>
              <w:t>ffective</w:t>
            </w:r>
            <w:r w:rsidRPr="00D61459">
              <w:rPr>
                <w:rFonts w:asciiTheme="minorHAnsi" w:hAnsiTheme="minorHAnsi"/>
                <w:sz w:val="20"/>
                <w:highlight w:val="cyan"/>
                <w:rPrChange w:id="9772" w:author="Sam Sehgal (EXT Idiom)" w:date="2025-04-29T15:24:00Z" w16du:dateUtc="2025-04-29T05:24:00Z">
                  <w:rPr>
                    <w:rFonts w:asciiTheme="minorHAnsi" w:hAnsiTheme="minorHAnsi"/>
                    <w:sz w:val="20"/>
                  </w:rPr>
                </w:rPrChange>
              </w:rPr>
              <w:t xml:space="preserve">Year} variable and </w:t>
            </w:r>
            <w:ins w:id="9773" w:author="Sue Simnor (EXT Idiom)" w:date="2024-09-12T16:15:00Z" w16du:dateUtc="2024-09-12T06:15:00Z">
              <w:r w:rsidR="006421B2" w:rsidRPr="00D61459">
                <w:rPr>
                  <w:rFonts w:asciiTheme="minorHAnsi" w:hAnsiTheme="minorHAnsi" w:cstheme="minorHAnsi"/>
                  <w:bCs/>
                  <w:sz w:val="20"/>
                  <w:szCs w:val="20"/>
                  <w:highlight w:val="cyan"/>
                  <w:rPrChange w:id="9774" w:author="Sam Sehgal (EXT Idiom)" w:date="2025-04-29T15:24:00Z" w16du:dateUtc="2025-04-29T05:24:00Z">
                    <w:rPr>
                      <w:rFonts w:asciiTheme="minorHAnsi" w:hAnsiTheme="minorHAnsi" w:cstheme="minorHAnsi"/>
                      <w:bCs/>
                      <w:sz w:val="20"/>
                      <w:szCs w:val="20"/>
                    </w:rPr>
                  </w:rPrChange>
                </w:rPr>
                <w:t>&lt;PreviousTermExpiryDate&gt;</w:t>
              </w:r>
            </w:ins>
          </w:p>
          <w:p w14:paraId="014D8534" w14:textId="36BFFD5E" w:rsidR="005C6C2D" w:rsidRPr="00BD5622" w:rsidRDefault="005C6C2D" w:rsidP="005C6C2D">
            <w:pPr>
              <w:tabs>
                <w:tab w:val="left" w:pos="774"/>
              </w:tabs>
              <w:rPr>
                <w:rFonts w:asciiTheme="minorHAnsi" w:hAnsiTheme="minorHAnsi"/>
                <w:sz w:val="20"/>
              </w:rPr>
            </w:pPr>
            <w:r w:rsidRPr="00D61459">
              <w:rPr>
                <w:rFonts w:asciiTheme="minorHAnsi" w:hAnsiTheme="minorHAnsi"/>
                <w:sz w:val="20"/>
                <w:highlight w:val="cyan"/>
                <w:rPrChange w:id="9775" w:author="Sam Sehgal (EXT Idiom)" w:date="2025-04-29T15:24:00Z" w16du:dateUtc="2025-04-29T05:24:00Z">
                  <w:rPr>
                    <w:rFonts w:asciiTheme="minorHAnsi" w:hAnsiTheme="minorHAnsi"/>
                    <w:sz w:val="20"/>
                  </w:rPr>
                </w:rPrChange>
              </w:rPr>
              <w:t>to display the {ExpiryYear} variable</w:t>
            </w:r>
          </w:p>
          <w:p w14:paraId="29E838E1" w14:textId="77777777" w:rsidR="00026093" w:rsidRPr="00BD5622" w:rsidRDefault="00026093" w:rsidP="005C6C2D">
            <w:pPr>
              <w:tabs>
                <w:tab w:val="left" w:pos="774"/>
              </w:tabs>
              <w:rPr>
                <w:rFonts w:asciiTheme="minorHAnsi" w:hAnsiTheme="minorHAnsi"/>
                <w:sz w:val="20"/>
              </w:rPr>
            </w:pPr>
          </w:p>
          <w:p w14:paraId="171729C2" w14:textId="695B733E" w:rsidR="005C6C2D" w:rsidRPr="00BD5622" w:rsidRDefault="005C6C2D" w:rsidP="00026093">
            <w:pPr>
              <w:tabs>
                <w:tab w:val="left" w:pos="774"/>
              </w:tabs>
              <w:rPr>
                <w:rFonts w:asciiTheme="minorHAnsi" w:hAnsiTheme="minorHAnsi"/>
                <w:b/>
                <w:bCs/>
                <w:sz w:val="20"/>
              </w:rPr>
            </w:pPr>
          </w:p>
        </w:tc>
        <w:tc>
          <w:tcPr>
            <w:tcW w:w="825" w:type="dxa"/>
            <w:gridSpan w:val="3"/>
          </w:tcPr>
          <w:p w14:paraId="614C053E" w14:textId="77777777" w:rsidR="0084057F" w:rsidRPr="00BD5622" w:rsidRDefault="0084057F" w:rsidP="0084057F">
            <w:pPr>
              <w:tabs>
                <w:tab w:val="left" w:pos="1800"/>
              </w:tabs>
              <w:rPr>
                <w:rFonts w:asciiTheme="minorHAnsi" w:hAnsiTheme="minorHAnsi" w:cstheme="minorHAnsi"/>
                <w:bCs/>
                <w:sz w:val="20"/>
                <w:szCs w:val="20"/>
              </w:rPr>
            </w:pPr>
            <w:r w:rsidRPr="00BD5622">
              <w:rPr>
                <w:rFonts w:asciiTheme="minorHAnsi" w:hAnsiTheme="minorHAnsi" w:cstheme="minorHAnsi"/>
                <w:bCs/>
                <w:sz w:val="20"/>
                <w:szCs w:val="20"/>
              </w:rPr>
              <w:t>Column 1: Table_Bodycopy_COI​</w:t>
            </w:r>
          </w:p>
          <w:p w14:paraId="3C7206E5" w14:textId="77777777" w:rsidR="0084057F" w:rsidRPr="00BD5622" w:rsidRDefault="0084057F" w:rsidP="0084057F">
            <w:pPr>
              <w:tabs>
                <w:tab w:val="left" w:pos="1800"/>
              </w:tabs>
              <w:rPr>
                <w:rFonts w:asciiTheme="minorHAnsi" w:hAnsiTheme="minorHAnsi" w:cstheme="minorHAnsi"/>
                <w:bCs/>
                <w:sz w:val="20"/>
                <w:szCs w:val="20"/>
              </w:rPr>
            </w:pPr>
          </w:p>
          <w:p w14:paraId="6EA9C45A" w14:textId="7D7F6431" w:rsidR="0084057F" w:rsidRPr="00BD5622" w:rsidRDefault="0084057F" w:rsidP="0084057F">
            <w:pPr>
              <w:tabs>
                <w:tab w:val="left" w:pos="1800"/>
              </w:tabs>
              <w:rPr>
                <w:rFonts w:asciiTheme="minorHAnsi" w:hAnsiTheme="minorHAnsi" w:cstheme="minorHAnsi"/>
                <w:bCs/>
                <w:sz w:val="20"/>
                <w:szCs w:val="20"/>
              </w:rPr>
            </w:pPr>
            <w:r w:rsidRPr="00BD5622">
              <w:rPr>
                <w:rFonts w:asciiTheme="minorHAnsi" w:hAnsiTheme="minorHAnsi" w:cstheme="minorHAnsi"/>
                <w:bCs/>
                <w:sz w:val="20"/>
                <w:szCs w:val="20"/>
              </w:rPr>
              <w:t>Column 2 &amp; 4: Table_Heading_3_R</w:t>
            </w:r>
          </w:p>
        </w:tc>
      </w:tr>
      <w:tr w:rsidR="009F26EC" w:rsidRPr="00972BE1" w14:paraId="5386016D" w14:textId="77777777" w:rsidTr="00E101E6">
        <w:trPr>
          <w:gridAfter w:val="2"/>
          <w:wAfter w:w="25" w:type="dxa"/>
          <w:cantSplit/>
          <w:trHeight w:val="300"/>
        </w:trPr>
        <w:tc>
          <w:tcPr>
            <w:tcW w:w="704" w:type="dxa"/>
          </w:tcPr>
          <w:p w14:paraId="3214E200" w14:textId="3562AE2F" w:rsidR="0084057F" w:rsidRPr="00972BE1" w:rsidRDefault="0084057F" w:rsidP="0084057F">
            <w:pPr>
              <w:tabs>
                <w:tab w:val="left" w:pos="1800"/>
              </w:tabs>
              <w:rPr>
                <w:rFonts w:asciiTheme="minorHAnsi" w:hAnsiTheme="minorHAnsi" w:cstheme="minorHAnsi"/>
                <w:b/>
                <w:sz w:val="20"/>
                <w:szCs w:val="20"/>
              </w:rPr>
            </w:pPr>
            <w:r w:rsidRPr="00972BE1">
              <w:rPr>
                <w:rFonts w:asciiTheme="minorHAnsi" w:hAnsiTheme="minorHAnsi" w:cstheme="minorHAnsi"/>
                <w:bCs/>
                <w:sz w:val="20"/>
                <w:szCs w:val="20"/>
              </w:rPr>
              <w:lastRenderedPageBreak/>
              <w:t>CB 8</w:t>
            </w:r>
          </w:p>
        </w:tc>
        <w:tc>
          <w:tcPr>
            <w:tcW w:w="2126" w:type="dxa"/>
          </w:tcPr>
          <w:p w14:paraId="172A7240" w14:textId="77777777" w:rsidR="0084057F" w:rsidRPr="00972BE1" w:rsidRDefault="0084057F" w:rsidP="0084057F">
            <w:pPr>
              <w:tabs>
                <w:tab w:val="left" w:pos="1800"/>
              </w:tabs>
              <w:rPr>
                <w:rFonts w:asciiTheme="minorHAnsi" w:hAnsiTheme="minorHAnsi" w:cstheme="minorHAnsi"/>
                <w:sz w:val="20"/>
                <w:szCs w:val="20"/>
              </w:rPr>
            </w:pPr>
            <w:r w:rsidRPr="00972BE1">
              <w:rPr>
                <w:rFonts w:asciiTheme="minorHAnsi" w:hAnsiTheme="minorHAnsi" w:cstheme="minorHAnsi"/>
                <w:sz w:val="20"/>
                <w:szCs w:val="20"/>
              </w:rPr>
              <w:t>&lt;DocumentSubType&gt;</w:t>
            </w:r>
          </w:p>
          <w:p w14:paraId="526DC283" w14:textId="28ABCC68" w:rsidR="0084057F" w:rsidRPr="00972BE1" w:rsidRDefault="0084057F" w:rsidP="0084057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&lt;</w:t>
            </w:r>
            <w:r w:rsidR="005B5A88" w:rsidRPr="00972BE1">
              <w:rPr>
                <w:rFonts w:asciiTheme="minorHAnsi" w:hAnsiTheme="minorHAnsi" w:cstheme="minorHAnsi"/>
                <w:bCs/>
                <w:sz w:val="20"/>
                <w:szCs w:val="20"/>
              </w:rPr>
              <w:t>CurrentAnnualNetPremium</w:t>
            </w:r>
            <w:r w:rsidRPr="00972BE1">
              <w:rPr>
                <w:rFonts w:asciiTheme="minorHAnsi" w:hAnsiTheme="minorHAnsi" w:cstheme="minorHAnsi"/>
                <w:bCs/>
                <w:sz w:val="20"/>
                <w:szCs w:val="20"/>
              </w:rPr>
              <w:t>&gt;</w:t>
            </w:r>
          </w:p>
          <w:p w14:paraId="662EF09E" w14:textId="77777777" w:rsidR="0084057F" w:rsidRPr="00972BE1" w:rsidRDefault="0084057F" w:rsidP="0084057F">
            <w:pPr>
              <w:tabs>
                <w:tab w:val="left" w:pos="1800"/>
              </w:tabs>
              <w:rPr>
                <w:rFonts w:asciiTheme="minorHAnsi" w:hAnsiTheme="minorHAnsi" w:cstheme="minorHAnsi"/>
                <w:b/>
                <w:sz w:val="20"/>
                <w:szCs w:val="20"/>
              </w:rPr>
            </w:pPr>
          </w:p>
        </w:tc>
        <w:tc>
          <w:tcPr>
            <w:tcW w:w="9356" w:type="dxa"/>
            <w:gridSpan w:val="3"/>
          </w:tcPr>
          <w:tbl>
            <w:tblPr>
              <w:tblpPr w:leftFromText="180" w:rightFromText="180" w:vertAnchor="page" w:horzAnchor="margin" w:tblpY="93"/>
              <w:tblOverlap w:val="never"/>
              <w:tblW w:w="6237" w:type="dxa"/>
              <w:tblBorders>
                <w:bottom w:val="single" w:sz="4" w:space="0" w:color="auto"/>
              </w:tblBorders>
              <w:tblLayout w:type="fixed"/>
              <w:tblLook w:val="04A0" w:firstRow="1" w:lastRow="0" w:firstColumn="1" w:lastColumn="0" w:noHBand="0" w:noVBand="1"/>
            </w:tblPr>
            <w:tblGrid>
              <w:gridCol w:w="1134"/>
              <w:gridCol w:w="5103"/>
            </w:tblGrid>
            <w:tr w:rsidR="0084057F" w:rsidRPr="00972BE1" w14:paraId="06DBFDA2" w14:textId="1A41E4E0" w:rsidTr="47DEB919">
              <w:trPr>
                <w:trHeight w:val="300"/>
              </w:trPr>
              <w:tc>
                <w:tcPr>
                  <w:tcW w:w="1134" w:type="dxa"/>
                  <w:noWrap/>
                  <w:vAlign w:val="center"/>
                  <w:hideMark/>
                </w:tcPr>
                <w:p w14:paraId="05E47D1C" w14:textId="28473D17" w:rsidR="0084057F" w:rsidRPr="00972BE1" w:rsidRDefault="0084057F" w:rsidP="0084057F">
                  <w:pPr>
                    <w:pStyle w:val="TableBodycopy"/>
                    <w:rPr>
                      <w:rFonts w:asciiTheme="minorHAnsi" w:hAnsiTheme="minorHAnsi" w:cstheme="minorBidi"/>
                      <w:b/>
                      <w:bCs/>
                      <w:noProof/>
                      <w:color w:val="000000" w:themeColor="text1"/>
                    </w:rPr>
                  </w:pPr>
                  <w:r w:rsidRPr="00972BE1">
                    <w:rPr>
                      <w:rFonts w:asciiTheme="minorHAnsi" w:hAnsiTheme="minorHAnsi" w:cstheme="minorBidi"/>
                      <w:b/>
                      <w:bCs/>
                      <w:noProof/>
                      <w:color w:val="000000" w:themeColor="text1"/>
                    </w:rPr>
                    <w:t xml:space="preserve">Base premium: </w:t>
                  </w:r>
                </w:p>
              </w:tc>
              <w:tc>
                <w:tcPr>
                  <w:tcW w:w="5103" w:type="dxa"/>
                  <w:noWrap/>
                  <w:vAlign w:val="bottom"/>
                  <w:hideMark/>
                </w:tcPr>
                <w:p w14:paraId="29A054A5" w14:textId="40B1FE3F" w:rsidR="0084057F" w:rsidRPr="00972BE1" w:rsidRDefault="0084057F" w:rsidP="0084057F">
                  <w:pPr>
                    <w:pStyle w:val="TableBodycopy"/>
                    <w:rPr>
                      <w:rFonts w:asciiTheme="minorHAnsi" w:hAnsiTheme="minorHAnsi" w:cstheme="minorBidi"/>
                      <w:b/>
                      <w:bCs/>
                    </w:rPr>
                  </w:pPr>
                  <w:r w:rsidRPr="00972BE1">
                    <w:rPr>
                      <w:b/>
                      <w:bCs/>
                    </w:rPr>
                    <w:t>&lt;</w:t>
                  </w:r>
                  <w:r w:rsidR="005B5A88" w:rsidRPr="00972BE1">
                    <w:rPr>
                      <w:b/>
                      <w:bCs/>
                    </w:rPr>
                    <w:t>CurrentAnnualNetPremium</w:t>
                  </w:r>
                  <w:r w:rsidRPr="00972BE1">
                    <w:rPr>
                      <w:b/>
                      <w:bCs/>
                    </w:rPr>
                    <w:t>&gt;</w:t>
                  </w:r>
                  <w:ins w:id="9776" w:author="sam sehgal" w:date="2025-02-05T14:52:00Z" w16du:dateUtc="2025-02-05T03:52:00Z">
                    <w:r w:rsidR="00F00D5C">
                      <w:rPr>
                        <w:b/>
                        <w:bCs/>
                      </w:rPr>
                      <w:t xml:space="preserve">/ </w:t>
                    </w:r>
                  </w:ins>
                  <w:r w:rsidR="00F00D5C" w:rsidRPr="004663CC">
                    <w:rPr>
                      <w:b/>
                      <w:bCs/>
                    </w:rPr>
                    <w:t>&lt;CurrentPremiumWrittenWithoutRA&gt;</w:t>
                  </w:r>
                </w:p>
              </w:tc>
            </w:tr>
          </w:tbl>
          <w:p w14:paraId="31D1C1D7" w14:textId="77777777" w:rsidR="0084057F" w:rsidRPr="00972BE1" w:rsidRDefault="0084057F" w:rsidP="0084057F">
            <w:pPr>
              <w:pStyle w:val="TableBodycopy"/>
              <w:rPr>
                <w:b/>
                <w:bCs/>
                <w:szCs w:val="20"/>
              </w:rPr>
            </w:pPr>
          </w:p>
        </w:tc>
        <w:tc>
          <w:tcPr>
            <w:tcW w:w="1560" w:type="dxa"/>
          </w:tcPr>
          <w:p w14:paraId="53E22A4A" w14:textId="77777777" w:rsidR="00B813AA" w:rsidRDefault="0084057F" w:rsidP="0084057F">
            <w:pPr>
              <w:tabs>
                <w:tab w:val="left" w:pos="774"/>
              </w:tabs>
              <w:rPr>
                <w:rFonts w:asciiTheme="minorHAnsi" w:hAnsiTheme="minorHAnsi"/>
                <w:sz w:val="20"/>
                <w:szCs w:val="20"/>
              </w:rPr>
            </w:pPr>
            <w:r w:rsidRPr="00972BE1">
              <w:rPr>
                <w:rFonts w:asciiTheme="minorHAnsi" w:hAnsiTheme="minorHAnsi"/>
                <w:b/>
                <w:bCs/>
                <w:sz w:val="20"/>
                <w:szCs w:val="20"/>
              </w:rPr>
              <w:t>IF</w:t>
            </w:r>
            <w:r w:rsidRPr="00972BE1">
              <w:rPr>
                <w:rFonts w:asciiTheme="minorHAnsi" w:hAnsiTheme="minorHAnsi"/>
                <w:sz w:val="20"/>
                <w:szCs w:val="20"/>
              </w:rPr>
              <w:t xml:space="preserve"> &lt;DocumentSubType&gt;= “New Business” </w:t>
            </w:r>
            <w:r w:rsidRPr="00972BE1">
              <w:rPr>
                <w:rFonts w:asciiTheme="minorHAnsi" w:hAnsiTheme="minorHAnsi"/>
                <w:b/>
                <w:bCs/>
                <w:sz w:val="20"/>
                <w:szCs w:val="20"/>
              </w:rPr>
              <w:t>OR</w:t>
            </w:r>
            <w:r w:rsidRPr="00972BE1">
              <w:rPr>
                <w:rFonts w:asciiTheme="minorHAnsi" w:hAnsiTheme="minorHAnsi"/>
                <w:sz w:val="20"/>
                <w:szCs w:val="20"/>
              </w:rPr>
              <w:t xml:space="preserve"> “</w:t>
            </w:r>
            <w:r w:rsidRPr="00972BE1">
              <w:rPr>
                <w:rFonts w:asciiTheme="minorHAnsi" w:hAnsiTheme="minorHAnsi"/>
                <w:sz w:val="20"/>
              </w:rPr>
              <w:t>Endorsement</w:t>
            </w:r>
            <w:r w:rsidRPr="00972BE1">
              <w:rPr>
                <w:rFonts w:asciiTheme="minorHAnsi" w:hAnsiTheme="minorHAnsi"/>
                <w:sz w:val="20"/>
                <w:szCs w:val="20"/>
              </w:rPr>
              <w:t xml:space="preserve">” </w:t>
            </w:r>
            <w:r w:rsidRPr="00972BE1">
              <w:rPr>
                <w:rFonts w:asciiTheme="minorHAnsi" w:hAnsiTheme="minorHAnsi"/>
                <w:b/>
                <w:bCs/>
                <w:sz w:val="20"/>
                <w:szCs w:val="20"/>
              </w:rPr>
              <w:t>AND</w:t>
            </w:r>
          </w:p>
          <w:p w14:paraId="00F788D4" w14:textId="77777777" w:rsidR="00B813AA" w:rsidRPr="004663CC" w:rsidRDefault="00B813AA" w:rsidP="00B813AA">
            <w:pPr>
              <w:tabs>
                <w:tab w:val="left" w:pos="774"/>
              </w:tabs>
              <w:rPr>
                <w:rFonts w:asciiTheme="minorHAnsi" w:hAnsiTheme="minorHAnsi" w:cstheme="minorHAnsi"/>
                <w:sz w:val="20"/>
                <w:szCs w:val="20"/>
              </w:rPr>
            </w:pPr>
            <w:r w:rsidRPr="004663CC">
              <w:rPr>
                <w:rFonts w:asciiTheme="minorHAnsi" w:hAnsiTheme="minorHAnsi" w:cstheme="minorHAnsi"/>
                <w:b/>
                <w:bCs/>
                <w:sz w:val="20"/>
                <w:szCs w:val="20"/>
                <w:rPrChange w:id="9777" w:author="Sam Sehgal (EXT Idiom)" w:date="2025-04-30T12:12:00Z" w16du:dateUtc="2025-04-30T02:12:00Z">
                  <w:rPr>
                    <w:rFonts w:asciiTheme="minorHAnsi" w:hAnsiTheme="minorHAnsi" w:cstheme="minorHAnsi"/>
                    <w:b/>
                    <w:bCs/>
                    <w:sz w:val="20"/>
                    <w:szCs w:val="20"/>
                    <w:highlight w:val="cyan"/>
                  </w:rPr>
                </w:rPrChange>
              </w:rPr>
              <w:t xml:space="preserve">&lt;ProductCode&gt;  </w:t>
            </w:r>
            <w:r w:rsidRPr="004663CC">
              <w:rPr>
                <w:rFonts w:asciiTheme="minorHAnsi" w:hAnsiTheme="minorHAnsi" w:cstheme="minorHAnsi"/>
                <w:sz w:val="20"/>
                <w:szCs w:val="20"/>
                <w:rPrChange w:id="9778" w:author="Sam Sehgal (EXT Idiom)" w:date="2025-04-30T12:12:00Z" w16du:dateUtc="2025-04-30T02:12:00Z">
                  <w:rPr>
                    <w:rFonts w:asciiTheme="minorHAnsi" w:hAnsiTheme="minorHAnsi" w:cstheme="minorHAnsi"/>
                    <w:sz w:val="20"/>
                    <w:szCs w:val="20"/>
                    <w:highlight w:val="cyan"/>
                  </w:rPr>
                </w:rPrChange>
              </w:rPr>
              <w:t>= ”Auto”</w:t>
            </w:r>
          </w:p>
          <w:p w14:paraId="3348D1BB" w14:textId="77777777" w:rsidR="00B813AA" w:rsidRPr="004663CC" w:rsidRDefault="00B813AA" w:rsidP="00B813AA">
            <w:pPr>
              <w:tabs>
                <w:tab w:val="left" w:pos="774"/>
              </w:tabs>
              <w:rPr>
                <w:rFonts w:asciiTheme="minorHAnsi" w:hAnsiTheme="minorHAnsi"/>
                <w:b/>
                <w:bCs/>
                <w:sz w:val="20"/>
                <w:szCs w:val="20"/>
                <w:rPrChange w:id="9779" w:author="Sam Sehgal (EXT Idiom)" w:date="2025-04-30T12:12:00Z" w16du:dateUtc="2025-04-30T02:12:00Z">
                  <w:rPr>
                    <w:rFonts w:asciiTheme="minorHAnsi" w:hAnsiTheme="minorHAnsi"/>
                    <w:b/>
                    <w:bCs/>
                    <w:sz w:val="20"/>
                    <w:szCs w:val="20"/>
                    <w:highlight w:val="cyan"/>
                  </w:rPr>
                </w:rPrChange>
              </w:rPr>
            </w:pPr>
            <w:r w:rsidRPr="004663CC">
              <w:rPr>
                <w:rFonts w:asciiTheme="minorHAnsi" w:hAnsiTheme="minorHAnsi" w:cstheme="minorHAnsi"/>
                <w:b/>
                <w:bCs/>
                <w:sz w:val="20"/>
                <w:szCs w:val="20"/>
                <w:rPrChange w:id="9780" w:author="Sam Sehgal (EXT Idiom)" w:date="2025-04-30T12:12:00Z" w16du:dateUtc="2025-04-30T02:12:00Z">
                  <w:rPr>
                    <w:rFonts w:asciiTheme="minorHAnsi" w:hAnsiTheme="minorHAnsi" w:cstheme="minorHAnsi"/>
                    <w:b/>
                    <w:bCs/>
                    <w:sz w:val="20"/>
                    <w:szCs w:val="20"/>
                    <w:highlight w:val="cyan"/>
                  </w:rPr>
                </w:rPrChange>
              </w:rPr>
              <w:t>AND</w:t>
            </w:r>
          </w:p>
          <w:p w14:paraId="0BA2CCED" w14:textId="77777777" w:rsidR="00B813AA" w:rsidRPr="004663CC" w:rsidRDefault="00B813AA" w:rsidP="00B813AA">
            <w:pPr>
              <w:tabs>
                <w:tab w:val="left" w:pos="774"/>
              </w:tabs>
              <w:rPr>
                <w:rFonts w:asciiTheme="minorHAnsi" w:hAnsiTheme="minorHAnsi"/>
                <w:sz w:val="20"/>
                <w:szCs w:val="20"/>
                <w:rPrChange w:id="9781" w:author="Sam Sehgal (EXT Idiom)" w:date="2025-04-30T12:12:00Z" w16du:dateUtc="2025-04-30T02:12:00Z">
                  <w:rPr>
                    <w:rFonts w:asciiTheme="minorHAnsi" w:hAnsiTheme="minorHAnsi"/>
                    <w:sz w:val="20"/>
                    <w:szCs w:val="20"/>
                    <w:highlight w:val="cyan"/>
                  </w:rPr>
                </w:rPrChange>
              </w:rPr>
            </w:pPr>
            <w:r w:rsidRPr="004663CC">
              <w:rPr>
                <w:rFonts w:asciiTheme="minorHAnsi" w:hAnsiTheme="minorHAnsi"/>
                <w:sz w:val="20"/>
                <w:szCs w:val="20"/>
                <w:rPrChange w:id="9782" w:author="Sam Sehgal (EXT Idiom)" w:date="2025-04-30T12:12:00Z" w16du:dateUtc="2025-04-30T02:12:00Z">
                  <w:rPr>
                    <w:rFonts w:asciiTheme="minorHAnsi" w:hAnsiTheme="minorHAnsi"/>
                    <w:sz w:val="20"/>
                    <w:szCs w:val="20"/>
                    <w:highlight w:val="cyan"/>
                  </w:rPr>
                </w:rPrChange>
              </w:rPr>
              <w:t>&lt;VehicleCoverageCode&gt;</w:t>
            </w:r>
          </w:p>
          <w:p w14:paraId="7F9C64D7" w14:textId="77777777" w:rsidR="00B813AA" w:rsidRPr="004663CC" w:rsidRDefault="00B813AA" w:rsidP="00B813AA">
            <w:pPr>
              <w:tabs>
                <w:tab w:val="left" w:pos="774"/>
              </w:tabs>
              <w:rPr>
                <w:rFonts w:asciiTheme="minorHAnsi" w:hAnsiTheme="minorHAnsi"/>
                <w:sz w:val="20"/>
                <w:szCs w:val="20"/>
                <w:rPrChange w:id="9783" w:author="Sam Sehgal (EXT Idiom)" w:date="2025-04-30T12:12:00Z" w16du:dateUtc="2025-04-30T02:12:00Z">
                  <w:rPr>
                    <w:rFonts w:asciiTheme="minorHAnsi" w:hAnsiTheme="minorHAnsi"/>
                    <w:sz w:val="20"/>
                    <w:szCs w:val="20"/>
                    <w:highlight w:val="cyan"/>
                  </w:rPr>
                </w:rPrChange>
              </w:rPr>
            </w:pPr>
            <w:r w:rsidRPr="004663CC">
              <w:rPr>
                <w:rFonts w:asciiTheme="minorHAnsi" w:hAnsiTheme="minorHAnsi"/>
                <w:sz w:val="20"/>
                <w:szCs w:val="20"/>
                <w:rPrChange w:id="9784" w:author="Sam Sehgal (EXT Idiom)" w:date="2025-04-30T12:12:00Z" w16du:dateUtc="2025-04-30T02:12:00Z">
                  <w:rPr>
                    <w:rFonts w:asciiTheme="minorHAnsi" w:hAnsiTheme="minorHAnsi"/>
                    <w:sz w:val="20"/>
                    <w:szCs w:val="20"/>
                    <w:highlight w:val="cyan"/>
                  </w:rPr>
                </w:rPrChange>
              </w:rPr>
              <w:t>= “RA”</w:t>
            </w:r>
          </w:p>
          <w:p w14:paraId="2DD59244" w14:textId="77777777" w:rsidR="00B813AA" w:rsidRPr="004663CC" w:rsidRDefault="00B813AA" w:rsidP="00B813AA">
            <w:pPr>
              <w:tabs>
                <w:tab w:val="left" w:pos="774"/>
              </w:tabs>
              <w:rPr>
                <w:rFonts w:asciiTheme="minorHAnsi" w:hAnsiTheme="minorHAnsi"/>
                <w:b/>
                <w:bCs/>
                <w:sz w:val="20"/>
                <w:szCs w:val="20"/>
                <w:rPrChange w:id="9785" w:author="Sam Sehgal (EXT Idiom)" w:date="2025-04-30T12:12:00Z" w16du:dateUtc="2025-04-30T02:12:00Z">
                  <w:rPr>
                    <w:rFonts w:asciiTheme="minorHAnsi" w:hAnsiTheme="minorHAnsi"/>
                    <w:b/>
                    <w:bCs/>
                    <w:sz w:val="20"/>
                    <w:szCs w:val="20"/>
                    <w:highlight w:val="cyan"/>
                  </w:rPr>
                </w:rPrChange>
              </w:rPr>
            </w:pPr>
            <w:r w:rsidRPr="004663CC">
              <w:rPr>
                <w:rFonts w:asciiTheme="minorHAnsi" w:hAnsiTheme="minorHAnsi"/>
                <w:b/>
                <w:bCs/>
                <w:sz w:val="20"/>
                <w:szCs w:val="20"/>
                <w:rPrChange w:id="9786" w:author="Sam Sehgal (EXT Idiom)" w:date="2025-04-30T12:12:00Z" w16du:dateUtc="2025-04-30T02:12:00Z">
                  <w:rPr>
                    <w:rFonts w:asciiTheme="minorHAnsi" w:hAnsiTheme="minorHAnsi"/>
                    <w:b/>
                    <w:bCs/>
                    <w:sz w:val="20"/>
                    <w:szCs w:val="20"/>
                    <w:highlight w:val="cyan"/>
                  </w:rPr>
                </w:rPrChange>
              </w:rPr>
              <w:t>AND</w:t>
            </w:r>
          </w:p>
          <w:p w14:paraId="75590A33" w14:textId="099C17F9" w:rsidR="00B813AA" w:rsidRPr="004663CC" w:rsidRDefault="00B813AA" w:rsidP="00B813AA">
            <w:pPr>
              <w:tabs>
                <w:tab w:val="left" w:pos="774"/>
              </w:tabs>
              <w:rPr>
                <w:rStyle w:val="ui-provider"/>
                <w:rFonts w:ascii="Calibri" w:hAnsi="Calibri" w:cs="Calibri"/>
                <w:sz w:val="18"/>
                <w:szCs w:val="18"/>
                <w:rPrChange w:id="9787" w:author="Sam Sehgal (EXT Idiom)" w:date="2025-04-30T12:12:00Z" w16du:dateUtc="2025-04-30T02:12:00Z">
                  <w:rPr>
                    <w:rStyle w:val="ui-provider"/>
                    <w:rFonts w:ascii="Calibri" w:hAnsi="Calibri" w:cs="Calibri"/>
                    <w:sz w:val="18"/>
                    <w:szCs w:val="18"/>
                    <w:highlight w:val="cyan"/>
                  </w:rPr>
                </w:rPrChange>
              </w:rPr>
            </w:pPr>
            <w:r w:rsidRPr="004663CC">
              <w:rPr>
                <w:rStyle w:val="ui-provider"/>
                <w:rFonts w:ascii="Calibri" w:hAnsi="Calibri" w:cs="Calibri"/>
                <w:sz w:val="18"/>
                <w:szCs w:val="18"/>
                <w:rPrChange w:id="9788" w:author="Sam Sehgal (EXT Idiom)" w:date="2025-04-30T12:12:00Z" w16du:dateUtc="2025-04-30T02:12:00Z">
                  <w:rPr>
                    <w:rStyle w:val="ui-provider"/>
                    <w:rFonts w:ascii="Calibri" w:hAnsi="Calibri" w:cs="Calibri"/>
                    <w:sz w:val="18"/>
                    <w:szCs w:val="18"/>
                    <w:highlight w:val="cyan"/>
                  </w:rPr>
                </w:rPrChange>
              </w:rPr>
              <w:t xml:space="preserve">(VehicleOptionalCoverageInd = ‘0’ and </w:t>
            </w:r>
            <w:r w:rsidRPr="004663CC">
              <w:rPr>
                <w:rFonts w:ascii="Calibri" w:hAnsi="Calibri" w:cs="Calibri"/>
                <w:sz w:val="18"/>
                <w:szCs w:val="18"/>
                <w:shd w:val="clear" w:color="auto" w:fill="FFFFFF"/>
                <w:rPrChange w:id="9789" w:author="Sam Sehgal (EXT Idiom)" w:date="2025-04-30T12:12:00Z" w16du:dateUtc="2025-04-30T02:12:00Z">
                  <w:rPr>
                    <w:rFonts w:ascii="Calibri" w:hAnsi="Calibri" w:cs="Calibri"/>
                    <w:sz w:val="18"/>
                    <w:szCs w:val="18"/>
                    <w:highlight w:val="cyan"/>
                    <w:shd w:val="clear" w:color="auto" w:fill="FFFFFF"/>
                  </w:rPr>
                </w:rPrChange>
              </w:rPr>
              <w:t>(&lt;</w:t>
            </w:r>
            <w:r w:rsidRPr="004663CC">
              <w:rPr>
                <w:rStyle w:val="ui-provider"/>
                <w:rFonts w:ascii="Calibri" w:hAnsi="Calibri" w:cs="Calibri"/>
                <w:sz w:val="18"/>
                <w:szCs w:val="18"/>
                <w:rPrChange w:id="9790" w:author="Sam Sehgal (EXT Idiom)" w:date="2025-04-30T12:12:00Z" w16du:dateUtc="2025-04-30T02:12:00Z">
                  <w:rPr>
                    <w:rStyle w:val="ui-provider"/>
                    <w:rFonts w:ascii="Calibri" w:hAnsi="Calibri" w:cs="Calibri"/>
                    <w:sz w:val="18"/>
                    <w:szCs w:val="18"/>
                    <w:highlight w:val="cyan"/>
                  </w:rPr>
                </w:rPrChange>
              </w:rPr>
              <w:t>VehicleSelectedCoverageInd&gt;</w:t>
            </w:r>
            <w:r w:rsidRPr="004663CC">
              <w:rPr>
                <w:rFonts w:ascii="Calibri" w:hAnsi="Calibri" w:cs="Calibri"/>
                <w:sz w:val="18"/>
                <w:szCs w:val="18"/>
                <w:shd w:val="clear" w:color="auto" w:fill="FFFFFF"/>
                <w:rPrChange w:id="9791" w:author="Sam Sehgal (EXT Idiom)" w:date="2025-04-30T12:12:00Z" w16du:dateUtc="2025-04-30T02:12:00Z">
                  <w:rPr>
                    <w:rFonts w:ascii="Calibri" w:hAnsi="Calibri" w:cs="Calibri"/>
                    <w:sz w:val="18"/>
                    <w:szCs w:val="18"/>
                    <w:highlight w:val="cyan"/>
                    <w:shd w:val="clear" w:color="auto" w:fill="FFFFFF"/>
                  </w:rPr>
                </w:rPrChange>
              </w:rPr>
              <w:t xml:space="preserve"> </w:t>
            </w:r>
            <w:r w:rsidRPr="004663CC">
              <w:rPr>
                <w:rStyle w:val="ui-provider"/>
                <w:rFonts w:ascii="Calibri" w:hAnsi="Calibri" w:cs="Calibri"/>
                <w:sz w:val="18"/>
                <w:szCs w:val="18"/>
                <w:rPrChange w:id="9792" w:author="Sam Sehgal (EXT Idiom)" w:date="2025-04-30T12:12:00Z" w16du:dateUtc="2025-04-30T02:12:00Z">
                  <w:rPr>
                    <w:rStyle w:val="ui-provider"/>
                    <w:rFonts w:ascii="Calibri" w:hAnsi="Calibri" w:cs="Calibri"/>
                    <w:sz w:val="18"/>
                    <w:szCs w:val="18"/>
                    <w:highlight w:val="cyan"/>
                  </w:rPr>
                </w:rPrChange>
              </w:rPr>
              <w:t xml:space="preserve"> =</w:t>
            </w:r>
            <w:r w:rsidR="009A106F" w:rsidRPr="004663CC">
              <w:rPr>
                <w:rStyle w:val="ui-provider"/>
                <w:rFonts w:ascii="Calibri" w:hAnsi="Calibri" w:cs="Calibri"/>
                <w:sz w:val="18"/>
                <w:szCs w:val="18"/>
                <w:rPrChange w:id="9793" w:author="Sam Sehgal (EXT Idiom)" w:date="2025-04-30T12:12:00Z" w16du:dateUtc="2025-04-30T02:12:00Z">
                  <w:rPr>
                    <w:rStyle w:val="ui-provider"/>
                    <w:rFonts w:ascii="Calibri" w:hAnsi="Calibri" w:cs="Calibri"/>
                    <w:sz w:val="18"/>
                    <w:szCs w:val="18"/>
                    <w:highlight w:val="cyan"/>
                  </w:rPr>
                </w:rPrChange>
              </w:rPr>
              <w:t xml:space="preserve"> ‘0’ or</w:t>
            </w:r>
            <w:r w:rsidRPr="004663CC">
              <w:rPr>
                <w:rStyle w:val="ui-provider"/>
                <w:rFonts w:ascii="Calibri" w:hAnsi="Calibri" w:cs="Calibri"/>
                <w:sz w:val="18"/>
                <w:szCs w:val="18"/>
                <w:rPrChange w:id="9794" w:author="Sam Sehgal (EXT Idiom)" w:date="2025-04-30T12:12:00Z" w16du:dateUtc="2025-04-30T02:12:00Z">
                  <w:rPr>
                    <w:rStyle w:val="ui-provider"/>
                    <w:rFonts w:ascii="Calibri" w:hAnsi="Calibri" w:cs="Calibri"/>
                    <w:sz w:val="18"/>
                    <w:szCs w:val="18"/>
                    <w:highlight w:val="cyan"/>
                  </w:rPr>
                </w:rPrChange>
              </w:rPr>
              <w:t xml:space="preserve"> ‘1’)</w:t>
            </w:r>
          </w:p>
          <w:p w14:paraId="6473929B" w14:textId="56DBB03D" w:rsidR="009A106F" w:rsidRPr="004663CC" w:rsidRDefault="00AA5BCD" w:rsidP="00B813AA">
            <w:pPr>
              <w:tabs>
                <w:tab w:val="left" w:pos="774"/>
              </w:tabs>
              <w:rPr>
                <w:rStyle w:val="ui-provider"/>
                <w:rFonts w:ascii="Calibri" w:hAnsi="Calibri" w:cs="Calibri"/>
                <w:b/>
                <w:bCs/>
                <w:sz w:val="18"/>
                <w:szCs w:val="18"/>
                <w:rPrChange w:id="9795" w:author="Sam Sehgal (EXT Idiom)" w:date="2025-04-30T12:12:00Z" w16du:dateUtc="2025-04-30T02:12:00Z">
                  <w:rPr>
                    <w:rStyle w:val="ui-provider"/>
                    <w:rFonts w:ascii="Calibri" w:hAnsi="Calibri" w:cs="Calibri"/>
                    <w:b/>
                    <w:bCs/>
                    <w:sz w:val="18"/>
                    <w:szCs w:val="18"/>
                    <w:highlight w:val="cyan"/>
                  </w:rPr>
                </w:rPrChange>
              </w:rPr>
            </w:pPr>
            <w:r w:rsidRPr="004663CC">
              <w:rPr>
                <w:rStyle w:val="ui-provider"/>
                <w:rFonts w:ascii="Calibri" w:hAnsi="Calibri" w:cs="Calibri"/>
                <w:b/>
                <w:bCs/>
                <w:sz w:val="18"/>
                <w:szCs w:val="18"/>
                <w:rPrChange w:id="9796" w:author="Sam Sehgal (EXT Idiom)" w:date="2025-04-30T12:12:00Z" w16du:dateUtc="2025-04-30T02:12:00Z">
                  <w:rPr>
                    <w:rStyle w:val="ui-provider"/>
                    <w:rFonts w:ascii="Calibri" w:hAnsi="Calibri" w:cs="Calibri"/>
                    <w:sz w:val="18"/>
                    <w:szCs w:val="18"/>
                    <w:highlight w:val="cyan"/>
                  </w:rPr>
                </w:rPrChange>
              </w:rPr>
              <w:t>AND</w:t>
            </w:r>
          </w:p>
          <w:p w14:paraId="290A80A1" w14:textId="3EA0824D" w:rsidR="00020F35" w:rsidRPr="004663CC" w:rsidRDefault="00020F35" w:rsidP="00B813AA">
            <w:pPr>
              <w:tabs>
                <w:tab w:val="left" w:pos="774"/>
              </w:tabs>
              <w:rPr>
                <w:rStyle w:val="ui-provider"/>
                <w:rFonts w:ascii="Calibri" w:hAnsi="Calibri" w:cs="Calibri"/>
                <w:sz w:val="18"/>
                <w:szCs w:val="18"/>
                <w:rPrChange w:id="9797" w:author="Sam Sehgal (EXT Idiom)" w:date="2025-04-30T12:12:00Z" w16du:dateUtc="2025-04-30T02:12:00Z">
                  <w:rPr>
                    <w:rStyle w:val="ui-provider"/>
                    <w:rFonts w:ascii="Calibri" w:hAnsi="Calibri" w:cs="Calibri"/>
                    <w:b/>
                    <w:bCs/>
                    <w:sz w:val="18"/>
                    <w:szCs w:val="18"/>
                    <w:highlight w:val="cyan"/>
                  </w:rPr>
                </w:rPrChange>
              </w:rPr>
            </w:pPr>
            <w:r w:rsidRPr="004663CC">
              <w:rPr>
                <w:rStyle w:val="ui-provider"/>
                <w:rFonts w:ascii="Calibri" w:hAnsi="Calibri" w:cs="Calibri"/>
                <w:sz w:val="18"/>
                <w:szCs w:val="18"/>
                <w:rPrChange w:id="9798" w:author="Sam Sehgal (EXT Idiom)" w:date="2025-04-30T12:12:00Z" w16du:dateUtc="2025-04-30T02:12:00Z">
                  <w:rPr>
                    <w:rStyle w:val="ui-provider"/>
                    <w:rFonts w:ascii="Calibri" w:hAnsi="Calibri" w:cs="Calibri"/>
                    <w:b/>
                    <w:bCs/>
                    <w:sz w:val="18"/>
                    <w:szCs w:val="18"/>
                    <w:highlight w:val="cyan"/>
                  </w:rPr>
                </w:rPrChange>
              </w:rPr>
              <w:t xml:space="preserve">&lt;TotalRSAFee&gt; != </w:t>
            </w:r>
            <w:r w:rsidR="00961B1E" w:rsidRPr="004663CC">
              <w:rPr>
                <w:rStyle w:val="ui-provider"/>
                <w:rFonts w:ascii="Calibri" w:hAnsi="Calibri" w:cs="Calibri"/>
                <w:sz w:val="18"/>
                <w:szCs w:val="18"/>
                <w:rPrChange w:id="9799" w:author="Sam Sehgal (EXT Idiom)" w:date="2025-04-30T12:12:00Z" w16du:dateUtc="2025-04-30T02:12:00Z">
                  <w:rPr>
                    <w:rStyle w:val="ui-provider"/>
                    <w:rFonts w:ascii="Calibri" w:hAnsi="Calibri" w:cs="Calibri"/>
                    <w:sz w:val="18"/>
                    <w:szCs w:val="18"/>
                    <w:highlight w:val="cyan"/>
                  </w:rPr>
                </w:rPrChange>
              </w:rPr>
              <w:t>‘0’</w:t>
            </w:r>
          </w:p>
          <w:p w14:paraId="37185633" w14:textId="77777777" w:rsidR="009A106F" w:rsidRPr="004663CC" w:rsidRDefault="009A106F" w:rsidP="00B813AA">
            <w:pPr>
              <w:tabs>
                <w:tab w:val="left" w:pos="774"/>
              </w:tabs>
              <w:rPr>
                <w:rFonts w:asciiTheme="minorHAnsi" w:hAnsiTheme="minorHAnsi"/>
                <w:b/>
                <w:bCs/>
                <w:sz w:val="20"/>
                <w:szCs w:val="20"/>
                <w:rPrChange w:id="9800" w:author="Sam Sehgal (EXT Idiom)" w:date="2025-04-30T12:12:00Z" w16du:dateUtc="2025-04-30T02:12:00Z">
                  <w:rPr>
                    <w:rFonts w:asciiTheme="minorHAnsi" w:hAnsiTheme="minorHAnsi"/>
                    <w:sz w:val="20"/>
                    <w:szCs w:val="20"/>
                    <w:highlight w:val="cyan"/>
                  </w:rPr>
                </w:rPrChange>
              </w:rPr>
            </w:pPr>
          </w:p>
          <w:p w14:paraId="232CA5CB" w14:textId="77777777" w:rsidR="00F00D5C" w:rsidRPr="004663CC" w:rsidRDefault="00B813AA" w:rsidP="0084057F">
            <w:pPr>
              <w:tabs>
                <w:tab w:val="left" w:pos="774"/>
              </w:tabs>
              <w:rPr>
                <w:rFonts w:asciiTheme="minorHAnsi" w:hAnsiTheme="minorHAnsi"/>
                <w:sz w:val="20"/>
                <w:szCs w:val="20"/>
              </w:rPr>
            </w:pPr>
            <w:r w:rsidRPr="004663CC">
              <w:rPr>
                <w:rFonts w:asciiTheme="minorHAnsi" w:hAnsiTheme="minorHAnsi"/>
                <w:b/>
                <w:bCs/>
                <w:sz w:val="20"/>
                <w:szCs w:val="20"/>
                <w:rPrChange w:id="9801" w:author="Sam Sehgal (EXT Idiom)" w:date="2025-04-30T12:12:00Z" w16du:dateUtc="2025-04-30T02:12:00Z">
                  <w:rPr>
                    <w:rFonts w:asciiTheme="minorHAnsi" w:hAnsiTheme="minorHAnsi"/>
                    <w:sz w:val="20"/>
                    <w:szCs w:val="20"/>
                  </w:rPr>
                </w:rPrChange>
              </w:rPr>
              <w:t>Then</w:t>
            </w:r>
            <w:r w:rsidRPr="004663CC">
              <w:rPr>
                <w:rFonts w:asciiTheme="minorHAnsi" w:hAnsiTheme="minorHAnsi"/>
                <w:sz w:val="20"/>
                <w:szCs w:val="20"/>
              </w:rPr>
              <w:t xml:space="preserve"> Display</w:t>
            </w:r>
          </w:p>
          <w:p w14:paraId="693632CF" w14:textId="77777777" w:rsidR="00F00D5C" w:rsidRPr="004663CC" w:rsidRDefault="00F00D5C" w:rsidP="00F00D5C">
            <w:pPr>
              <w:tabs>
                <w:tab w:val="left" w:pos="774"/>
              </w:tabs>
              <w:rPr>
                <w:rFonts w:asciiTheme="minorHAnsi" w:hAnsiTheme="minorHAnsi"/>
                <w:sz w:val="20"/>
                <w:szCs w:val="20"/>
              </w:rPr>
            </w:pPr>
            <w:r w:rsidRPr="004663CC">
              <w:rPr>
                <w:rFonts w:asciiTheme="minorHAnsi" w:hAnsiTheme="minorHAnsi"/>
                <w:sz w:val="20"/>
                <w:szCs w:val="20"/>
              </w:rPr>
              <w:t>&lt;CurrentPremiumWrittenWithoutRA&gt;</w:t>
            </w:r>
            <w:del w:id="9802" w:author="sam sehgal" w:date="2025-02-05T14:52:00Z" w16du:dateUtc="2025-02-05T03:52:00Z">
              <w:r w:rsidR="0084057F" w:rsidRPr="004663CC" w:rsidDel="00B813AA">
                <w:rPr>
                  <w:rFonts w:asciiTheme="minorHAnsi" w:hAnsiTheme="minorHAnsi"/>
                  <w:sz w:val="20"/>
                  <w:szCs w:val="20"/>
                </w:rPr>
                <w:delText xml:space="preserve"> </w:delText>
              </w:r>
            </w:del>
          </w:p>
          <w:p w14:paraId="4130EC43" w14:textId="77777777" w:rsidR="00F00D5C" w:rsidRPr="004663CC" w:rsidRDefault="00F00D5C" w:rsidP="00F00D5C">
            <w:pPr>
              <w:tabs>
                <w:tab w:val="left" w:pos="774"/>
              </w:tabs>
              <w:rPr>
                <w:rFonts w:asciiTheme="minorHAnsi" w:hAnsiTheme="minorHAnsi"/>
                <w:sz w:val="20"/>
                <w:szCs w:val="20"/>
              </w:rPr>
            </w:pPr>
          </w:p>
          <w:p w14:paraId="35D58145" w14:textId="77777777" w:rsidR="00F00D5C" w:rsidRPr="004663CC" w:rsidRDefault="00F00D5C" w:rsidP="00F00D5C">
            <w:pPr>
              <w:tabs>
                <w:tab w:val="left" w:pos="774"/>
              </w:tabs>
              <w:rPr>
                <w:rFonts w:asciiTheme="minorHAnsi" w:hAnsiTheme="minorHAnsi"/>
                <w:b/>
                <w:bCs/>
                <w:sz w:val="20"/>
                <w:szCs w:val="20"/>
                <w:rPrChange w:id="9803" w:author="Sam Sehgal (EXT Idiom)" w:date="2025-04-30T12:12:00Z" w16du:dateUtc="2025-04-30T02:12:00Z">
                  <w:rPr>
                    <w:rFonts w:asciiTheme="minorHAnsi" w:hAnsiTheme="minorHAnsi"/>
                    <w:b/>
                    <w:bCs/>
                    <w:sz w:val="20"/>
                    <w:szCs w:val="20"/>
                    <w:highlight w:val="cyan"/>
                  </w:rPr>
                </w:rPrChange>
              </w:rPr>
            </w:pPr>
            <w:r w:rsidRPr="004663CC">
              <w:rPr>
                <w:rFonts w:asciiTheme="minorHAnsi" w:hAnsiTheme="minorHAnsi"/>
                <w:b/>
                <w:bCs/>
                <w:sz w:val="20"/>
                <w:szCs w:val="20"/>
                <w:rPrChange w:id="9804" w:author="Sam Sehgal (EXT Idiom)" w:date="2025-04-30T12:12:00Z" w16du:dateUtc="2025-04-30T02:12:00Z">
                  <w:rPr>
                    <w:rFonts w:asciiTheme="minorHAnsi" w:hAnsiTheme="minorHAnsi"/>
                    <w:b/>
                    <w:bCs/>
                    <w:sz w:val="20"/>
                    <w:szCs w:val="20"/>
                    <w:highlight w:val="cyan"/>
                  </w:rPr>
                </w:rPrChange>
              </w:rPr>
              <w:t>ELSE IF</w:t>
            </w:r>
          </w:p>
          <w:p w14:paraId="528223C3" w14:textId="3157C0C8" w:rsidR="00F00D5C" w:rsidRDefault="00F00D5C" w:rsidP="00F00D5C">
            <w:pPr>
              <w:tabs>
                <w:tab w:val="left" w:pos="774"/>
              </w:tabs>
              <w:rPr>
                <w:rFonts w:asciiTheme="minorHAnsi" w:hAnsiTheme="minorHAnsi"/>
                <w:sz w:val="20"/>
                <w:szCs w:val="20"/>
              </w:rPr>
            </w:pPr>
            <w:r w:rsidRPr="004663CC">
              <w:rPr>
                <w:rFonts w:asciiTheme="minorHAnsi" w:hAnsiTheme="minorHAnsi" w:cstheme="minorHAnsi"/>
                <w:sz w:val="20"/>
                <w:szCs w:val="20"/>
                <w:rPrChange w:id="9805" w:author="Sam Sehgal (EXT Idiom)" w:date="2025-04-30T12:12:00Z" w16du:dateUtc="2025-04-30T02:12:00Z">
                  <w:rPr>
                    <w:rFonts w:asciiTheme="minorHAnsi" w:hAnsiTheme="minorHAnsi" w:cstheme="minorHAnsi"/>
                    <w:sz w:val="20"/>
                    <w:szCs w:val="20"/>
                    <w:highlight w:val="cyan"/>
                  </w:rPr>
                </w:rPrChange>
              </w:rPr>
              <w:t>Display</w:t>
            </w:r>
          </w:p>
          <w:p w14:paraId="57062E92" w14:textId="23AB33C5" w:rsidR="0084057F" w:rsidRPr="00972BE1" w:rsidRDefault="00F00D5C" w:rsidP="00F00D5C">
            <w:pPr>
              <w:tabs>
                <w:tab w:val="left" w:pos="774"/>
              </w:tabs>
              <w:rPr>
                <w:rFonts w:asciiTheme="minorHAnsi" w:hAnsiTheme="minorHAnsi"/>
                <w:b/>
                <w:bCs/>
                <w:sz w:val="20"/>
              </w:rPr>
            </w:pPr>
            <w:r w:rsidRPr="00F00D5C">
              <w:rPr>
                <w:rFonts w:asciiTheme="minorHAnsi" w:hAnsiTheme="minorHAnsi"/>
                <w:sz w:val="20"/>
                <w:szCs w:val="20"/>
              </w:rPr>
              <w:t>&lt;CurrentAnnualNetPremium&gt;</w:t>
            </w:r>
          </w:p>
        </w:tc>
        <w:tc>
          <w:tcPr>
            <w:tcW w:w="825" w:type="dxa"/>
            <w:gridSpan w:val="3"/>
          </w:tcPr>
          <w:p w14:paraId="4B17944B" w14:textId="77777777" w:rsidR="0084057F" w:rsidRPr="00972BE1" w:rsidRDefault="0084057F" w:rsidP="0084057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Column 1: Table_Bodycopy_COI​</w:t>
            </w:r>
          </w:p>
          <w:p w14:paraId="62A0E3DA" w14:textId="77777777" w:rsidR="0084057F" w:rsidRPr="00972BE1" w:rsidRDefault="0084057F" w:rsidP="0084057F">
            <w:pPr>
              <w:tabs>
                <w:tab w:val="left" w:pos="1800"/>
              </w:tabs>
              <w:rPr>
                <w:rFonts w:asciiTheme="minorHAnsi" w:hAnsiTheme="minorHAnsi" w:cstheme="minorHAnsi"/>
                <w:bCs/>
                <w:sz w:val="20"/>
                <w:szCs w:val="20"/>
              </w:rPr>
            </w:pPr>
          </w:p>
          <w:p w14:paraId="23356C3C" w14:textId="5151FD88" w:rsidR="0084057F" w:rsidRPr="00972BE1" w:rsidRDefault="0084057F" w:rsidP="0084057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Column 2: Table_Heading_3_R</w:t>
            </w:r>
          </w:p>
        </w:tc>
      </w:tr>
      <w:tr w:rsidR="009F26EC" w:rsidRPr="00BD6987" w14:paraId="1BC25139" w14:textId="77777777" w:rsidTr="00E101E6">
        <w:trPr>
          <w:gridAfter w:val="2"/>
          <w:wAfter w:w="25" w:type="dxa"/>
          <w:cantSplit/>
          <w:trHeight w:val="300"/>
        </w:trPr>
        <w:tc>
          <w:tcPr>
            <w:tcW w:w="704" w:type="dxa"/>
          </w:tcPr>
          <w:p w14:paraId="19C41804" w14:textId="25C10782" w:rsidR="0084057F" w:rsidRPr="00972BE1" w:rsidRDefault="0084057F" w:rsidP="0084057F">
            <w:pPr>
              <w:tabs>
                <w:tab w:val="left" w:pos="1800"/>
              </w:tabs>
              <w:rPr>
                <w:rFonts w:asciiTheme="minorHAnsi" w:hAnsiTheme="minorHAnsi" w:cstheme="minorHAnsi"/>
                <w:b/>
                <w:sz w:val="20"/>
                <w:szCs w:val="20"/>
              </w:rPr>
            </w:pPr>
            <w:r w:rsidRPr="00972BE1">
              <w:rPr>
                <w:rFonts w:asciiTheme="minorHAnsi" w:hAnsiTheme="minorHAnsi" w:cstheme="minorHAnsi"/>
                <w:bCs/>
                <w:sz w:val="20"/>
                <w:szCs w:val="20"/>
              </w:rPr>
              <w:lastRenderedPageBreak/>
              <w:t>CB 9</w:t>
            </w:r>
          </w:p>
        </w:tc>
        <w:tc>
          <w:tcPr>
            <w:tcW w:w="2126" w:type="dxa"/>
          </w:tcPr>
          <w:p w14:paraId="4F275DD6" w14:textId="77777777" w:rsidR="0084057F" w:rsidRPr="00972BE1" w:rsidRDefault="0084057F" w:rsidP="0084057F">
            <w:pPr>
              <w:tabs>
                <w:tab w:val="left" w:pos="1800"/>
              </w:tabs>
              <w:rPr>
                <w:rFonts w:asciiTheme="minorHAnsi" w:hAnsiTheme="minorHAnsi" w:cstheme="minorHAnsi"/>
                <w:sz w:val="20"/>
                <w:szCs w:val="20"/>
              </w:rPr>
            </w:pPr>
            <w:r w:rsidRPr="00972BE1">
              <w:rPr>
                <w:rFonts w:asciiTheme="minorHAnsi" w:hAnsiTheme="minorHAnsi" w:cstheme="minorHAnsi"/>
                <w:sz w:val="20"/>
                <w:szCs w:val="20"/>
              </w:rPr>
              <w:t>&lt;DocumentSubType&gt;</w:t>
            </w:r>
          </w:p>
          <w:p w14:paraId="782997E5" w14:textId="2CB1A5CE" w:rsidR="0084057F" w:rsidRPr="00972BE1" w:rsidRDefault="0084057F" w:rsidP="0084057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&lt;</w:t>
            </w:r>
            <w:r w:rsidR="005B5A88" w:rsidRPr="00972BE1">
              <w:rPr>
                <w:rFonts w:asciiTheme="minorHAnsi" w:hAnsiTheme="minorHAnsi" w:cstheme="minorHAnsi"/>
                <w:bCs/>
                <w:sz w:val="20"/>
                <w:szCs w:val="20"/>
              </w:rPr>
              <w:t>CurrentAnnualNetPremium</w:t>
            </w:r>
            <w:r w:rsidRPr="00972BE1">
              <w:rPr>
                <w:rFonts w:asciiTheme="minorHAnsi" w:hAnsiTheme="minorHAnsi" w:cstheme="minorHAnsi"/>
                <w:bCs/>
                <w:sz w:val="20"/>
                <w:szCs w:val="20"/>
              </w:rPr>
              <w:t>&gt;</w:t>
            </w:r>
          </w:p>
          <w:p w14:paraId="12DA00AA" w14:textId="633E4EAE" w:rsidR="0084057F" w:rsidRPr="00972BE1" w:rsidRDefault="0084057F" w:rsidP="0084057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&lt;</w:t>
            </w:r>
            <w:r w:rsidR="007453B1" w:rsidRPr="00972BE1">
              <w:rPr>
                <w:rFonts w:asciiTheme="minorHAnsi" w:hAnsiTheme="minorHAnsi" w:cstheme="minorHAnsi"/>
                <w:bCs/>
                <w:sz w:val="20"/>
                <w:szCs w:val="20"/>
              </w:rPr>
              <w:t>PreviousAnnualNetPremium</w:t>
            </w:r>
            <w:r w:rsidRPr="00972BE1">
              <w:rPr>
                <w:rFonts w:asciiTheme="minorHAnsi" w:hAnsiTheme="minorHAnsi" w:cstheme="minorHAnsi"/>
                <w:bCs/>
                <w:sz w:val="20"/>
                <w:szCs w:val="20"/>
              </w:rPr>
              <w:t>&gt;</w:t>
            </w:r>
          </w:p>
        </w:tc>
        <w:tc>
          <w:tcPr>
            <w:tcW w:w="9356" w:type="dxa"/>
            <w:gridSpan w:val="3"/>
          </w:tcPr>
          <w:tbl>
            <w:tblPr>
              <w:tblpPr w:leftFromText="180" w:rightFromText="180" w:vertAnchor="page" w:horzAnchor="margin" w:tblpY="93"/>
              <w:tblOverlap w:val="never"/>
              <w:tblW w:w="9141" w:type="dxa"/>
              <w:tblBorders>
                <w:bottom w:val="single" w:sz="4" w:space="0" w:color="auto"/>
              </w:tblBorders>
              <w:tblLayout w:type="fixed"/>
              <w:tblLook w:val="04A0" w:firstRow="1" w:lastRow="0" w:firstColumn="1" w:lastColumn="0" w:noHBand="0" w:noVBand="1"/>
            </w:tblPr>
            <w:tblGrid>
              <w:gridCol w:w="1125"/>
              <w:gridCol w:w="4079"/>
              <w:gridCol w:w="281"/>
              <w:gridCol w:w="3656"/>
            </w:tblGrid>
            <w:tr w:rsidR="0084057F" w:rsidRPr="00972BE1" w14:paraId="1325D87C" w14:textId="77777777" w:rsidTr="47DEB919">
              <w:trPr>
                <w:trHeight w:val="274"/>
              </w:trPr>
              <w:tc>
                <w:tcPr>
                  <w:tcW w:w="1125" w:type="dxa"/>
                  <w:noWrap/>
                  <w:vAlign w:val="center"/>
                  <w:hideMark/>
                </w:tcPr>
                <w:p w14:paraId="358B6CDD" w14:textId="7964742A" w:rsidR="0084057F" w:rsidRPr="00972BE1" w:rsidRDefault="0084057F" w:rsidP="0084057F">
                  <w:pPr>
                    <w:pStyle w:val="TableBodycopy"/>
                    <w:rPr>
                      <w:rFonts w:asciiTheme="minorHAnsi" w:hAnsiTheme="minorHAnsi" w:cstheme="minorBidi"/>
                      <w:b/>
                      <w:bCs/>
                      <w:noProof/>
                      <w:color w:val="000000" w:themeColor="text1"/>
                    </w:rPr>
                  </w:pPr>
                  <w:r w:rsidRPr="00972BE1">
                    <w:rPr>
                      <w:rFonts w:asciiTheme="minorHAnsi" w:hAnsiTheme="minorHAnsi" w:cstheme="minorBidi"/>
                      <w:b/>
                      <w:bCs/>
                      <w:noProof/>
                      <w:color w:val="000000" w:themeColor="text1"/>
                    </w:rPr>
                    <w:t>Base premium:</w:t>
                  </w:r>
                </w:p>
              </w:tc>
              <w:tc>
                <w:tcPr>
                  <w:tcW w:w="4079" w:type="dxa"/>
                  <w:noWrap/>
                  <w:vAlign w:val="bottom"/>
                  <w:hideMark/>
                </w:tcPr>
                <w:p w14:paraId="40DC2570" w14:textId="06CB57B2" w:rsidR="0084057F" w:rsidRPr="004663CC" w:rsidRDefault="0084057F" w:rsidP="0084057F">
                  <w:pPr>
                    <w:pStyle w:val="TableBodycopy"/>
                    <w:rPr>
                      <w:rFonts w:asciiTheme="minorHAnsi" w:hAnsiTheme="minorHAnsi" w:cstheme="minorBidi"/>
                      <w:b/>
                      <w:bCs/>
                    </w:rPr>
                  </w:pPr>
                  <w:r w:rsidRPr="004663CC">
                    <w:rPr>
                      <w:b/>
                      <w:bCs/>
                    </w:rPr>
                    <w:t>&lt;</w:t>
                  </w:r>
                  <w:r w:rsidR="005B5A88" w:rsidRPr="004663CC">
                    <w:rPr>
                      <w:b/>
                      <w:bCs/>
                    </w:rPr>
                    <w:t>CurrentAnnualNetPremium</w:t>
                  </w:r>
                  <w:r w:rsidRPr="004663CC">
                    <w:rPr>
                      <w:b/>
                      <w:bCs/>
                    </w:rPr>
                    <w:t>&gt;</w:t>
                  </w:r>
                  <w:ins w:id="9806" w:author="sam sehgal" w:date="2025-02-05T14:55:00Z" w16du:dateUtc="2025-02-05T03:55:00Z">
                    <w:r w:rsidR="00F84001" w:rsidRPr="004663CC">
                      <w:rPr>
                        <w:b/>
                        <w:bCs/>
                      </w:rPr>
                      <w:t xml:space="preserve">/ </w:t>
                    </w:r>
                    <w:r w:rsidR="00F84001" w:rsidRPr="004663CC">
                      <w:rPr>
                        <w:b/>
                        <w:bCs/>
                        <w:rPrChange w:id="9807" w:author="Sam Sehgal (EXT Idiom)" w:date="2025-04-30T12:13:00Z" w16du:dateUtc="2025-04-30T02:13:00Z">
                          <w:rPr>
                            <w:b/>
                            <w:bCs/>
                            <w:highlight w:val="cyan"/>
                          </w:rPr>
                        </w:rPrChange>
                      </w:rPr>
                      <w:t>&lt;CurrentPremiumWrittenWithoutRA&gt;</w:t>
                    </w:r>
                  </w:ins>
                </w:p>
              </w:tc>
              <w:tc>
                <w:tcPr>
                  <w:tcW w:w="281" w:type="dxa"/>
                </w:tcPr>
                <w:p w14:paraId="58951AA5" w14:textId="77777777" w:rsidR="0084057F" w:rsidRPr="004663CC" w:rsidRDefault="0084057F" w:rsidP="0084057F">
                  <w:pPr>
                    <w:pStyle w:val="TableBodycopy"/>
                    <w:rPr>
                      <w:rFonts w:asciiTheme="minorHAnsi" w:hAnsiTheme="minorHAnsi" w:cstheme="minorBidi"/>
                      <w:b/>
                      <w:bCs/>
                      <w:szCs w:val="20"/>
                    </w:rPr>
                  </w:pPr>
                </w:p>
              </w:tc>
              <w:tc>
                <w:tcPr>
                  <w:tcW w:w="3656" w:type="dxa"/>
                </w:tcPr>
                <w:p w14:paraId="6B2C076D" w14:textId="1490549A" w:rsidR="0084057F" w:rsidRPr="004663CC" w:rsidRDefault="0084057F" w:rsidP="0084057F">
                  <w:pPr>
                    <w:pStyle w:val="TableBodycopy"/>
                    <w:rPr>
                      <w:rFonts w:asciiTheme="minorHAnsi" w:hAnsiTheme="minorHAnsi" w:cstheme="minorBidi"/>
                      <w:b/>
                      <w:bCs/>
                    </w:rPr>
                  </w:pPr>
                  <w:r w:rsidRPr="004663CC">
                    <w:rPr>
                      <w:rFonts w:asciiTheme="minorHAnsi" w:hAnsiTheme="minorHAnsi" w:cstheme="minorBidi"/>
                      <w:b/>
                      <w:bCs/>
                    </w:rPr>
                    <w:t>&lt;</w:t>
                  </w:r>
                  <w:r w:rsidR="007453B1" w:rsidRPr="004663CC">
                    <w:rPr>
                      <w:rFonts w:asciiTheme="minorHAnsi" w:hAnsiTheme="minorHAnsi" w:cstheme="minorBidi"/>
                      <w:b/>
                      <w:bCs/>
                    </w:rPr>
                    <w:t>PreviousAnnualNetPremium</w:t>
                  </w:r>
                  <w:r w:rsidRPr="004663CC">
                    <w:rPr>
                      <w:rFonts w:asciiTheme="minorHAnsi" w:hAnsiTheme="minorHAnsi" w:cstheme="minorBidi"/>
                      <w:b/>
                      <w:bCs/>
                    </w:rPr>
                    <w:t>&gt;</w:t>
                  </w:r>
                  <w:ins w:id="9808" w:author="sam sehgal" w:date="2025-02-14T16:24:00Z" w16du:dateUtc="2025-02-14T05:24:00Z">
                    <w:r w:rsidR="00B05A1C" w:rsidRPr="004663CC">
                      <w:rPr>
                        <w:rFonts w:asciiTheme="minorHAnsi" w:hAnsiTheme="minorHAnsi" w:cstheme="minorBidi"/>
                        <w:b/>
                        <w:bCs/>
                      </w:rPr>
                      <w:t>/&lt;</w:t>
                    </w:r>
                  </w:ins>
                  <w:ins w:id="9809" w:author="sam sehgal" w:date="2025-02-14T16:25:00Z" w16du:dateUtc="2025-02-14T05:25:00Z">
                    <w:r w:rsidR="00B05A1C" w:rsidRPr="004663CC">
                      <w:rPr>
                        <w:rFonts w:asciiTheme="minorHAnsi" w:hAnsiTheme="minorHAnsi" w:cstheme="minorBidi"/>
                        <w:b/>
                        <w:bCs/>
                      </w:rPr>
                      <w:t>PreviousPremiumWrittenWithoutRA&gt;</w:t>
                    </w:r>
                  </w:ins>
                </w:p>
              </w:tc>
            </w:tr>
          </w:tbl>
          <w:p w14:paraId="50582E82" w14:textId="77777777" w:rsidR="0084057F" w:rsidRPr="00972BE1" w:rsidRDefault="0084057F" w:rsidP="0084057F">
            <w:pPr>
              <w:pStyle w:val="TableBodycopy"/>
              <w:rPr>
                <w:rFonts w:asciiTheme="minorHAnsi" w:hAnsiTheme="minorHAnsi" w:cstheme="minorHAnsi"/>
                <w:b/>
                <w:bCs/>
                <w:noProof/>
                <w:color w:val="000000" w:themeColor="text1"/>
                <w:szCs w:val="20"/>
              </w:rPr>
            </w:pPr>
          </w:p>
        </w:tc>
        <w:tc>
          <w:tcPr>
            <w:tcW w:w="1560" w:type="dxa"/>
          </w:tcPr>
          <w:p w14:paraId="5A282C01" w14:textId="77777777" w:rsidR="00E101E6" w:rsidRPr="00E101E6" w:rsidRDefault="00E101E6" w:rsidP="0084057F">
            <w:pPr>
              <w:tabs>
                <w:tab w:val="left" w:pos="774"/>
              </w:tabs>
              <w:rPr>
                <w:rFonts w:asciiTheme="minorHAnsi" w:hAnsiTheme="minorHAnsi"/>
                <w:b/>
                <w:bCs/>
                <w:sz w:val="20"/>
                <w:szCs w:val="20"/>
              </w:rPr>
            </w:pPr>
            <w:r w:rsidRPr="00E101E6">
              <w:rPr>
                <w:rFonts w:asciiTheme="minorHAnsi" w:hAnsiTheme="minorHAnsi"/>
                <w:b/>
                <w:bCs/>
                <w:sz w:val="20"/>
                <w:szCs w:val="20"/>
              </w:rPr>
              <w:t>Previous term logic:</w:t>
            </w:r>
          </w:p>
          <w:p w14:paraId="4CC5886E" w14:textId="77777777" w:rsidR="00E101E6" w:rsidRDefault="00E101E6" w:rsidP="0084057F">
            <w:pPr>
              <w:tabs>
                <w:tab w:val="left" w:pos="774"/>
              </w:tabs>
              <w:rPr>
                <w:rFonts w:asciiTheme="minorHAnsi" w:hAnsiTheme="minorHAnsi"/>
                <w:b/>
                <w:bCs/>
                <w:sz w:val="20"/>
                <w:szCs w:val="20"/>
              </w:rPr>
            </w:pPr>
          </w:p>
          <w:p w14:paraId="35A8B38E" w14:textId="4E5923F7" w:rsidR="0084057F" w:rsidRPr="00972BE1" w:rsidRDefault="0084057F" w:rsidP="0084057F">
            <w:pPr>
              <w:tabs>
                <w:tab w:val="left" w:pos="774"/>
              </w:tabs>
              <w:rPr>
                <w:rFonts w:asciiTheme="minorHAnsi" w:hAnsiTheme="minorHAnsi"/>
                <w:sz w:val="20"/>
                <w:szCs w:val="20"/>
              </w:rPr>
            </w:pPr>
            <w:r w:rsidRPr="00972BE1">
              <w:rPr>
                <w:rFonts w:asciiTheme="minorHAnsi" w:hAnsiTheme="minorHAnsi"/>
                <w:b/>
                <w:bCs/>
                <w:sz w:val="20"/>
                <w:szCs w:val="20"/>
              </w:rPr>
              <w:t>IF</w:t>
            </w:r>
            <w:r w:rsidRPr="00972BE1">
              <w:rPr>
                <w:rFonts w:asciiTheme="minorHAnsi" w:hAnsiTheme="minorHAnsi"/>
                <w:sz w:val="20"/>
                <w:szCs w:val="20"/>
              </w:rPr>
              <w:t xml:space="preserve"> &lt;DocumentSubType&gt;= “Renewal” </w:t>
            </w:r>
          </w:p>
          <w:p w14:paraId="5AB4479F" w14:textId="77777777" w:rsidR="00E101E6" w:rsidRPr="004663CC" w:rsidRDefault="0084057F" w:rsidP="00E101E6">
            <w:pPr>
              <w:tabs>
                <w:tab w:val="left" w:pos="774"/>
              </w:tabs>
              <w:rPr>
                <w:ins w:id="9810" w:author="sam sehgal" w:date="2025-02-14T16:14:00Z" w16du:dateUtc="2025-02-14T05:14:00Z"/>
                <w:rFonts w:asciiTheme="minorHAnsi" w:hAnsiTheme="minorHAnsi" w:cstheme="minorHAnsi"/>
                <w:bCs/>
                <w:sz w:val="20"/>
                <w:szCs w:val="20"/>
              </w:rPr>
            </w:pPr>
            <w:r w:rsidRPr="00972BE1">
              <w:rPr>
                <w:rFonts w:asciiTheme="minorHAnsi" w:hAnsiTheme="minorHAnsi"/>
                <w:b/>
                <w:bCs/>
                <w:sz w:val="20"/>
                <w:szCs w:val="20"/>
              </w:rPr>
              <w:t>AND</w:t>
            </w:r>
            <w:del w:id="9811" w:author="sam sehgal" w:date="2025-02-05T14:52:00Z" w16du:dateUtc="2025-02-05T03:52:00Z">
              <w:r w:rsidRPr="00972BE1" w:rsidDel="00B813AA">
                <w:rPr>
                  <w:rFonts w:asciiTheme="minorHAnsi" w:hAnsiTheme="minorHAnsi"/>
                  <w:sz w:val="20"/>
                  <w:szCs w:val="20"/>
                </w:rPr>
                <w:delText xml:space="preserve"> </w:delText>
              </w:r>
            </w:del>
            <w:ins w:id="9812" w:author="sam sehgal" w:date="2025-02-14T16:14:00Z" w16du:dateUtc="2025-02-14T05:14:00Z">
              <w:r w:rsidR="00E101E6" w:rsidRPr="004663CC">
                <w:rPr>
                  <w:rFonts w:asciiTheme="minorHAnsi" w:hAnsiTheme="minorHAnsi" w:cstheme="minorHAnsi"/>
                  <w:bCs/>
                  <w:sz w:val="20"/>
                  <w:szCs w:val="20"/>
                </w:rPr>
                <w:t>&lt;ProductCode&gt;= “Auto”</w:t>
              </w:r>
            </w:ins>
          </w:p>
          <w:p w14:paraId="512C7621" w14:textId="77777777" w:rsidR="00E101E6" w:rsidRPr="004663CC" w:rsidRDefault="00E101E6" w:rsidP="00E101E6">
            <w:pPr>
              <w:tabs>
                <w:tab w:val="left" w:pos="774"/>
              </w:tabs>
              <w:rPr>
                <w:ins w:id="9813" w:author="sam sehgal" w:date="2025-02-14T16:14:00Z" w16du:dateUtc="2025-02-14T05:14:00Z"/>
                <w:rFonts w:asciiTheme="minorHAnsi" w:hAnsiTheme="minorHAnsi" w:cstheme="minorHAnsi"/>
                <w:bCs/>
                <w:sz w:val="20"/>
                <w:szCs w:val="20"/>
              </w:rPr>
            </w:pPr>
            <w:ins w:id="9814" w:author="sam sehgal" w:date="2025-02-14T16:14:00Z" w16du:dateUtc="2025-02-14T05:14:00Z">
              <w:r w:rsidRPr="004663CC">
                <w:rPr>
                  <w:rFonts w:asciiTheme="minorHAnsi" w:hAnsiTheme="minorHAnsi" w:cstheme="minorHAnsi"/>
                  <w:bCs/>
                  <w:sz w:val="20"/>
                  <w:szCs w:val="20"/>
                </w:rPr>
                <w:t>AND</w:t>
              </w:r>
            </w:ins>
          </w:p>
          <w:p w14:paraId="31BCA1E3" w14:textId="77777777" w:rsidR="00E101E6" w:rsidRPr="004663CC" w:rsidRDefault="00E101E6" w:rsidP="00E101E6">
            <w:pPr>
              <w:tabs>
                <w:tab w:val="left" w:pos="774"/>
              </w:tabs>
              <w:rPr>
                <w:ins w:id="9815" w:author="sam sehgal" w:date="2025-02-14T16:14:00Z" w16du:dateUtc="2025-02-14T05:14:00Z"/>
                <w:rFonts w:asciiTheme="minorHAnsi" w:hAnsiTheme="minorHAnsi" w:cstheme="minorHAnsi"/>
                <w:bCs/>
                <w:sz w:val="20"/>
                <w:szCs w:val="20"/>
              </w:rPr>
            </w:pPr>
            <w:ins w:id="9816" w:author="sam sehgal" w:date="2025-02-14T16:14:00Z" w16du:dateUtc="2025-02-14T05:14:00Z">
              <w:r w:rsidRPr="004663CC">
                <w:rPr>
                  <w:rFonts w:asciiTheme="minorHAnsi" w:hAnsiTheme="minorHAnsi" w:cstheme="minorHAnsi"/>
                  <w:bCs/>
                  <w:sz w:val="20"/>
                  <w:szCs w:val="20"/>
                </w:rPr>
                <w:t>&lt;VehicleCoverageCode&gt;</w:t>
              </w:r>
            </w:ins>
          </w:p>
          <w:p w14:paraId="2C9B4966" w14:textId="77777777" w:rsidR="00E101E6" w:rsidRPr="004663CC" w:rsidRDefault="00E101E6" w:rsidP="00E101E6">
            <w:pPr>
              <w:tabs>
                <w:tab w:val="left" w:pos="774"/>
              </w:tabs>
              <w:rPr>
                <w:ins w:id="9817" w:author="sam sehgal" w:date="2025-02-14T16:14:00Z" w16du:dateUtc="2025-02-14T05:14:00Z"/>
                <w:rFonts w:asciiTheme="minorHAnsi" w:hAnsiTheme="minorHAnsi" w:cstheme="minorHAnsi"/>
                <w:bCs/>
                <w:sz w:val="20"/>
                <w:szCs w:val="20"/>
              </w:rPr>
            </w:pPr>
            <w:ins w:id="9818" w:author="sam sehgal" w:date="2025-02-14T16:14:00Z" w16du:dateUtc="2025-02-14T05:14:00Z">
              <w:r w:rsidRPr="004663CC">
                <w:rPr>
                  <w:rFonts w:asciiTheme="minorHAnsi" w:hAnsiTheme="minorHAnsi" w:cstheme="minorHAnsi"/>
                  <w:bCs/>
                  <w:sz w:val="20"/>
                  <w:szCs w:val="20"/>
                </w:rPr>
                <w:t>= “RA”</w:t>
              </w:r>
            </w:ins>
          </w:p>
          <w:p w14:paraId="5C5B8FEA" w14:textId="77777777" w:rsidR="00E101E6" w:rsidRPr="004663CC" w:rsidRDefault="00E101E6" w:rsidP="00E101E6">
            <w:pPr>
              <w:tabs>
                <w:tab w:val="left" w:pos="774"/>
              </w:tabs>
              <w:rPr>
                <w:ins w:id="9819" w:author="sam sehgal" w:date="2025-02-14T16:14:00Z" w16du:dateUtc="2025-02-14T05:14:00Z"/>
                <w:rFonts w:asciiTheme="minorHAnsi" w:hAnsiTheme="minorHAnsi" w:cstheme="minorHAnsi"/>
                <w:bCs/>
                <w:sz w:val="20"/>
                <w:szCs w:val="20"/>
              </w:rPr>
            </w:pPr>
            <w:ins w:id="9820" w:author="sam sehgal" w:date="2025-02-14T16:14:00Z" w16du:dateUtc="2025-02-14T05:14:00Z">
              <w:r w:rsidRPr="004663CC">
                <w:rPr>
                  <w:rFonts w:asciiTheme="minorHAnsi" w:hAnsiTheme="minorHAnsi" w:cstheme="minorHAnsi"/>
                  <w:bCs/>
                  <w:sz w:val="20"/>
                  <w:szCs w:val="20"/>
                </w:rPr>
                <w:t>AND</w:t>
              </w:r>
            </w:ins>
          </w:p>
          <w:p w14:paraId="3FACF73F" w14:textId="77777777" w:rsidR="00E101E6" w:rsidRPr="004663CC" w:rsidRDefault="00E101E6" w:rsidP="00E101E6">
            <w:pPr>
              <w:tabs>
                <w:tab w:val="left" w:pos="774"/>
              </w:tabs>
              <w:rPr>
                <w:ins w:id="9821" w:author="sam sehgal" w:date="2025-02-14T16:14:00Z" w16du:dateUtc="2025-02-14T05:14:00Z"/>
                <w:rFonts w:asciiTheme="minorHAnsi" w:hAnsiTheme="minorHAnsi" w:cstheme="minorHAnsi"/>
                <w:bCs/>
                <w:sz w:val="20"/>
                <w:szCs w:val="20"/>
              </w:rPr>
            </w:pPr>
            <w:ins w:id="9822" w:author="sam sehgal" w:date="2025-02-14T16:14:00Z" w16du:dateUtc="2025-02-14T05:14:00Z">
              <w:r w:rsidRPr="004663CC">
                <w:rPr>
                  <w:rFonts w:asciiTheme="minorHAnsi" w:hAnsiTheme="minorHAnsi" w:cstheme="minorHAnsi"/>
                  <w:bCs/>
                  <w:sz w:val="20"/>
                  <w:szCs w:val="20"/>
                </w:rPr>
                <w:t>(VehicleOptionalCoverageInd = ‘0’ and (&lt;VehicleSelectedCoverageInd&gt; = ‘0’ or ‘1’)</w:t>
              </w:r>
            </w:ins>
          </w:p>
          <w:p w14:paraId="699613A9" w14:textId="77777777" w:rsidR="00E101E6" w:rsidRPr="004663CC" w:rsidRDefault="00E101E6" w:rsidP="00E101E6">
            <w:pPr>
              <w:tabs>
                <w:tab w:val="left" w:pos="774"/>
              </w:tabs>
              <w:rPr>
                <w:ins w:id="9823" w:author="sam sehgal" w:date="2025-02-14T16:14:00Z" w16du:dateUtc="2025-02-14T05:14:00Z"/>
                <w:rFonts w:asciiTheme="minorHAnsi" w:hAnsiTheme="minorHAnsi" w:cstheme="minorHAnsi"/>
                <w:bCs/>
                <w:sz w:val="20"/>
                <w:szCs w:val="20"/>
              </w:rPr>
            </w:pPr>
            <w:ins w:id="9824" w:author="sam sehgal" w:date="2025-02-14T16:14:00Z" w16du:dateUtc="2025-02-14T05:14:00Z">
              <w:r w:rsidRPr="004663CC">
                <w:rPr>
                  <w:rFonts w:asciiTheme="minorHAnsi" w:hAnsiTheme="minorHAnsi" w:cstheme="minorHAnsi"/>
                  <w:bCs/>
                  <w:sz w:val="20"/>
                  <w:szCs w:val="20"/>
                </w:rPr>
                <w:t>AND</w:t>
              </w:r>
            </w:ins>
          </w:p>
          <w:p w14:paraId="3D7D2A30" w14:textId="77777777" w:rsidR="00E101E6" w:rsidRPr="004663CC" w:rsidRDefault="00E101E6" w:rsidP="00E101E6">
            <w:pPr>
              <w:tabs>
                <w:tab w:val="left" w:pos="774"/>
              </w:tabs>
              <w:rPr>
                <w:ins w:id="9825" w:author="sam sehgal" w:date="2025-02-14T16:14:00Z" w16du:dateUtc="2025-02-14T05:14:00Z"/>
                <w:rFonts w:asciiTheme="minorHAnsi" w:hAnsiTheme="minorHAnsi" w:cstheme="minorHAnsi"/>
                <w:bCs/>
                <w:sz w:val="20"/>
                <w:szCs w:val="20"/>
              </w:rPr>
            </w:pPr>
            <w:ins w:id="9826" w:author="sam sehgal" w:date="2025-02-14T16:14:00Z" w16du:dateUtc="2025-02-14T05:14:00Z">
              <w:r w:rsidRPr="004663CC">
                <w:rPr>
                  <w:rFonts w:asciiTheme="minorHAnsi" w:hAnsiTheme="minorHAnsi" w:cstheme="minorHAnsi"/>
                  <w:bCs/>
                  <w:sz w:val="20"/>
                  <w:szCs w:val="20"/>
                </w:rPr>
                <w:t>&lt;TotalRSAFee&gt; != ‘0’</w:t>
              </w:r>
            </w:ins>
          </w:p>
          <w:p w14:paraId="7054EDF2" w14:textId="77777777" w:rsidR="00E101E6" w:rsidRPr="004663CC" w:rsidRDefault="00E101E6" w:rsidP="00E101E6">
            <w:pPr>
              <w:tabs>
                <w:tab w:val="left" w:pos="774"/>
              </w:tabs>
              <w:rPr>
                <w:ins w:id="9827" w:author="sam sehgal" w:date="2025-02-14T16:14:00Z" w16du:dateUtc="2025-02-14T05:14:00Z"/>
                <w:rFonts w:asciiTheme="minorHAnsi" w:hAnsiTheme="minorHAnsi" w:cstheme="minorHAnsi"/>
                <w:b/>
                <w:sz w:val="20"/>
                <w:szCs w:val="20"/>
                <w:rPrChange w:id="9828" w:author="Sam Sehgal (EXT Idiom)" w:date="2025-04-30T12:13:00Z" w16du:dateUtc="2025-04-30T02:13:00Z">
                  <w:rPr>
                    <w:ins w:id="9829" w:author="sam sehgal" w:date="2025-02-14T16:14:00Z" w16du:dateUtc="2025-02-14T05:14:00Z"/>
                    <w:rFonts w:asciiTheme="minorHAnsi" w:hAnsiTheme="minorHAnsi" w:cstheme="minorHAnsi"/>
                    <w:bCs/>
                    <w:sz w:val="20"/>
                    <w:szCs w:val="20"/>
                  </w:rPr>
                </w:rPrChange>
              </w:rPr>
            </w:pPr>
            <w:ins w:id="9830" w:author="sam sehgal" w:date="2025-02-14T16:14:00Z" w16du:dateUtc="2025-02-14T05:14:00Z">
              <w:r w:rsidRPr="004663CC">
                <w:rPr>
                  <w:rFonts w:asciiTheme="minorHAnsi" w:hAnsiTheme="minorHAnsi" w:cstheme="minorHAnsi"/>
                  <w:b/>
                  <w:sz w:val="20"/>
                  <w:szCs w:val="20"/>
                  <w:rPrChange w:id="9831" w:author="Sam Sehgal (EXT Idiom)" w:date="2025-04-30T12:13:00Z" w16du:dateUtc="2025-04-30T02:13:00Z">
                    <w:rPr>
                      <w:rFonts w:asciiTheme="minorHAnsi" w:hAnsiTheme="minorHAnsi" w:cstheme="minorHAnsi"/>
                      <w:bCs/>
                      <w:sz w:val="20"/>
                      <w:szCs w:val="20"/>
                    </w:rPr>
                  </w:rPrChange>
                </w:rPr>
                <w:t>Then Display</w:t>
              </w:r>
            </w:ins>
          </w:p>
          <w:p w14:paraId="75A8C242" w14:textId="77777777" w:rsidR="00E101E6" w:rsidRPr="004663CC" w:rsidRDefault="00E101E6" w:rsidP="00E101E6">
            <w:pPr>
              <w:tabs>
                <w:tab w:val="left" w:pos="774"/>
              </w:tabs>
              <w:rPr>
                <w:ins w:id="9832" w:author="sam sehgal" w:date="2025-02-14T16:17:00Z" w16du:dateUtc="2025-02-14T05:17:00Z"/>
                <w:rFonts w:asciiTheme="minorHAnsi" w:hAnsiTheme="minorHAnsi" w:cstheme="minorHAnsi"/>
                <w:bCs/>
                <w:sz w:val="20"/>
                <w:szCs w:val="20"/>
              </w:rPr>
            </w:pPr>
            <w:ins w:id="9833" w:author="sam sehgal" w:date="2025-02-14T16:14:00Z" w16du:dateUtc="2025-02-14T05:14:00Z">
              <w:r w:rsidRPr="004663CC">
                <w:rPr>
                  <w:rFonts w:asciiTheme="minorHAnsi" w:hAnsiTheme="minorHAnsi" w:cstheme="minorHAnsi"/>
                  <w:bCs/>
                  <w:sz w:val="20"/>
                  <w:szCs w:val="20"/>
                </w:rPr>
                <w:t>&lt;</w:t>
              </w:r>
            </w:ins>
            <w:ins w:id="9834" w:author="sam sehgal" w:date="2025-02-14T16:15:00Z" w16du:dateUtc="2025-02-14T05:15:00Z">
              <w:r w:rsidRPr="004663CC">
                <w:rPr>
                  <w:rFonts w:asciiTheme="minorHAnsi" w:hAnsiTheme="minorHAnsi" w:cstheme="minorHAnsi"/>
                  <w:bCs/>
                  <w:sz w:val="20"/>
                  <w:szCs w:val="20"/>
                </w:rPr>
                <w:t>PreviousPremiumWrittenWithoutRA</w:t>
              </w:r>
            </w:ins>
            <w:ins w:id="9835" w:author="sam sehgal" w:date="2025-02-14T16:14:00Z" w16du:dateUtc="2025-02-14T05:14:00Z">
              <w:r w:rsidRPr="004663CC">
                <w:rPr>
                  <w:rFonts w:asciiTheme="minorHAnsi" w:hAnsiTheme="minorHAnsi" w:cstheme="minorHAnsi"/>
                  <w:bCs/>
                  <w:sz w:val="20"/>
                  <w:szCs w:val="20"/>
                </w:rPr>
                <w:t xml:space="preserve">&gt; </w:t>
              </w:r>
            </w:ins>
          </w:p>
          <w:p w14:paraId="6DAD1940" w14:textId="236706A5" w:rsidR="00E101E6" w:rsidRPr="004663CC" w:rsidRDefault="00E101E6" w:rsidP="00E101E6">
            <w:pPr>
              <w:tabs>
                <w:tab w:val="left" w:pos="774"/>
              </w:tabs>
              <w:rPr>
                <w:ins w:id="9836" w:author="sam sehgal" w:date="2025-02-14T16:14:00Z" w16du:dateUtc="2025-02-14T05:14:00Z"/>
                <w:rFonts w:asciiTheme="minorHAnsi" w:hAnsiTheme="minorHAnsi" w:cstheme="minorHAnsi"/>
                <w:b/>
                <w:sz w:val="20"/>
                <w:szCs w:val="20"/>
                <w:rPrChange w:id="9837" w:author="Sam Sehgal (EXT Idiom)" w:date="2025-04-30T12:13:00Z" w16du:dateUtc="2025-04-30T02:13:00Z">
                  <w:rPr>
                    <w:ins w:id="9838" w:author="sam sehgal" w:date="2025-02-14T16:14:00Z" w16du:dateUtc="2025-02-14T05:14:00Z"/>
                    <w:rFonts w:asciiTheme="minorHAnsi" w:hAnsiTheme="minorHAnsi" w:cstheme="minorHAnsi"/>
                    <w:bCs/>
                    <w:sz w:val="20"/>
                    <w:szCs w:val="20"/>
                  </w:rPr>
                </w:rPrChange>
              </w:rPr>
            </w:pPr>
            <w:ins w:id="9839" w:author="sam sehgal" w:date="2025-02-14T16:14:00Z" w16du:dateUtc="2025-02-14T05:14:00Z">
              <w:r w:rsidRPr="004663CC">
                <w:rPr>
                  <w:rFonts w:asciiTheme="minorHAnsi" w:hAnsiTheme="minorHAnsi" w:cstheme="minorHAnsi"/>
                  <w:b/>
                  <w:sz w:val="20"/>
                  <w:szCs w:val="20"/>
                  <w:rPrChange w:id="9840" w:author="Sam Sehgal (EXT Idiom)" w:date="2025-04-30T12:13:00Z" w16du:dateUtc="2025-04-30T02:13:00Z">
                    <w:rPr>
                      <w:rFonts w:asciiTheme="minorHAnsi" w:hAnsiTheme="minorHAnsi" w:cstheme="minorHAnsi"/>
                      <w:bCs/>
                      <w:sz w:val="20"/>
                      <w:szCs w:val="20"/>
                    </w:rPr>
                  </w:rPrChange>
                </w:rPr>
                <w:t>ELSE IF</w:t>
              </w:r>
            </w:ins>
            <w:ins w:id="9841" w:author="sam sehgal" w:date="2025-02-14T16:17:00Z" w16du:dateUtc="2025-02-14T05:17:00Z">
              <w:r w:rsidRPr="004663CC">
                <w:rPr>
                  <w:rFonts w:asciiTheme="minorHAnsi" w:hAnsiTheme="minorHAnsi" w:cstheme="minorHAnsi"/>
                  <w:b/>
                  <w:sz w:val="20"/>
                  <w:szCs w:val="20"/>
                  <w:rPrChange w:id="9842" w:author="Sam Sehgal (EXT Idiom)" w:date="2025-04-30T12:13:00Z" w16du:dateUtc="2025-04-30T02:13:00Z">
                    <w:rPr>
                      <w:rFonts w:asciiTheme="minorHAnsi" w:hAnsiTheme="minorHAnsi" w:cstheme="minorHAnsi"/>
                      <w:bCs/>
                      <w:sz w:val="20"/>
                      <w:szCs w:val="20"/>
                    </w:rPr>
                  </w:rPrChange>
                </w:rPr>
                <w:t xml:space="preserve"> </w:t>
              </w:r>
            </w:ins>
            <w:ins w:id="9843" w:author="sam sehgal" w:date="2025-02-14T16:14:00Z" w16du:dateUtc="2025-02-14T05:14:00Z">
              <w:r w:rsidRPr="004663CC">
                <w:rPr>
                  <w:rFonts w:asciiTheme="minorHAnsi" w:hAnsiTheme="minorHAnsi" w:cstheme="minorHAnsi"/>
                  <w:b/>
                  <w:sz w:val="20"/>
                  <w:szCs w:val="20"/>
                  <w:rPrChange w:id="9844" w:author="Sam Sehgal (EXT Idiom)" w:date="2025-04-30T12:13:00Z" w16du:dateUtc="2025-04-30T02:13:00Z">
                    <w:rPr>
                      <w:rFonts w:asciiTheme="minorHAnsi" w:hAnsiTheme="minorHAnsi" w:cstheme="minorHAnsi"/>
                      <w:bCs/>
                      <w:sz w:val="20"/>
                      <w:szCs w:val="20"/>
                    </w:rPr>
                  </w:rPrChange>
                </w:rPr>
                <w:t>Display</w:t>
              </w:r>
            </w:ins>
          </w:p>
          <w:p w14:paraId="48E845F2" w14:textId="2A83F664" w:rsidR="0084057F" w:rsidRPr="00972BE1" w:rsidDel="00E101E6" w:rsidRDefault="00E101E6" w:rsidP="00E101E6">
            <w:pPr>
              <w:tabs>
                <w:tab w:val="left" w:pos="774"/>
              </w:tabs>
              <w:rPr>
                <w:del w:id="9845" w:author="sam sehgal" w:date="2025-02-14T16:14:00Z" w16du:dateUtc="2025-02-14T05:14:00Z"/>
                <w:rFonts w:asciiTheme="minorHAnsi" w:hAnsiTheme="minorHAnsi"/>
                <w:sz w:val="20"/>
                <w:szCs w:val="20"/>
              </w:rPr>
            </w:pPr>
            <w:ins w:id="9846" w:author="sam sehgal" w:date="2025-02-14T16:14:00Z" w16du:dateUtc="2025-02-14T05:14:00Z">
              <w:r w:rsidRPr="004663CC">
                <w:rPr>
                  <w:rFonts w:asciiTheme="minorHAnsi" w:hAnsiTheme="minorHAnsi" w:cstheme="minorHAnsi"/>
                  <w:bCs/>
                  <w:sz w:val="20"/>
                  <w:szCs w:val="20"/>
                </w:rPr>
                <w:t>&lt;</w:t>
              </w:r>
            </w:ins>
            <w:ins w:id="9847" w:author="sam sehgal" w:date="2025-02-14T16:16:00Z" w16du:dateUtc="2025-02-14T05:16:00Z">
              <w:r w:rsidRPr="004663CC">
                <w:rPr>
                  <w:rFonts w:asciiTheme="minorHAnsi" w:hAnsiTheme="minorHAnsi" w:cstheme="minorHAnsi"/>
                  <w:bCs/>
                  <w:sz w:val="20"/>
                  <w:szCs w:val="20"/>
                </w:rPr>
                <w:t>PreviousAnnualNetPremium</w:t>
              </w:r>
            </w:ins>
            <w:ins w:id="9848" w:author="sam sehgal" w:date="2025-02-14T16:14:00Z" w16du:dateUtc="2025-02-14T05:14:00Z">
              <w:r w:rsidRPr="004663CC">
                <w:rPr>
                  <w:rFonts w:asciiTheme="minorHAnsi" w:hAnsiTheme="minorHAnsi" w:cstheme="minorHAnsi"/>
                  <w:bCs/>
                  <w:sz w:val="20"/>
                  <w:szCs w:val="20"/>
                </w:rPr>
                <w:t>&gt;</w:t>
              </w:r>
            </w:ins>
            <w:del w:id="9849" w:author="sam sehgal" w:date="2025-02-14T16:14:00Z" w16du:dateUtc="2025-02-14T05:14:00Z">
              <w:r w:rsidR="0084057F" w:rsidRPr="004663CC" w:rsidDel="00E101E6">
                <w:rPr>
                  <w:rFonts w:asciiTheme="minorHAnsi" w:hAnsiTheme="minorHAnsi" w:cstheme="minorHAnsi"/>
                  <w:bCs/>
                  <w:sz w:val="20"/>
                  <w:szCs w:val="20"/>
                </w:rPr>
                <w:delText>&lt;</w:delText>
              </w:r>
              <w:r w:rsidR="001D6529" w:rsidRPr="004663CC" w:rsidDel="00E101E6">
                <w:rPr>
                  <w:rFonts w:asciiTheme="minorHAnsi" w:hAnsiTheme="minorHAnsi" w:cstheme="minorHAnsi"/>
                  <w:bCs/>
                  <w:sz w:val="20"/>
                  <w:szCs w:val="20"/>
                </w:rPr>
                <w:delText>PreviousAnnualNetPremium</w:delText>
              </w:r>
              <w:r w:rsidR="0084057F" w:rsidRPr="00972BE1" w:rsidDel="00E101E6">
                <w:rPr>
                  <w:rFonts w:asciiTheme="minorHAnsi" w:hAnsiTheme="minorHAnsi" w:cstheme="minorHAnsi"/>
                  <w:bCs/>
                  <w:sz w:val="20"/>
                  <w:szCs w:val="20"/>
                </w:rPr>
                <w:delText>&gt;</w:delText>
              </w:r>
            </w:del>
          </w:p>
          <w:p w14:paraId="78AA4A49" w14:textId="4D324D46" w:rsidR="0084057F" w:rsidRPr="00972BE1" w:rsidDel="00E101E6" w:rsidRDefault="0084057F" w:rsidP="0084057F">
            <w:pPr>
              <w:tabs>
                <w:tab w:val="left" w:pos="774"/>
              </w:tabs>
              <w:rPr>
                <w:del w:id="9850" w:author="sam sehgal" w:date="2025-02-14T16:14:00Z" w16du:dateUtc="2025-02-14T05:14:00Z"/>
                <w:rFonts w:asciiTheme="minorHAnsi" w:hAnsiTheme="minorHAnsi"/>
                <w:sz w:val="20"/>
                <w:szCs w:val="20"/>
              </w:rPr>
            </w:pPr>
            <w:del w:id="9851" w:author="sam sehgal" w:date="2025-02-14T16:14:00Z" w16du:dateUtc="2025-02-14T05:14:00Z">
              <w:r w:rsidRPr="00972BE1" w:rsidDel="00E101E6">
                <w:rPr>
                  <w:rFonts w:asciiTheme="minorHAnsi" w:hAnsiTheme="minorHAnsi"/>
                  <w:sz w:val="20"/>
                  <w:szCs w:val="20"/>
                </w:rPr>
                <w:delText xml:space="preserve">!=NULL </w:delText>
              </w:r>
            </w:del>
          </w:p>
          <w:p w14:paraId="133C4842" w14:textId="3A3D3F5B" w:rsidR="0084057F" w:rsidRPr="00972BE1" w:rsidDel="00E101E6" w:rsidRDefault="0084057F" w:rsidP="0084057F">
            <w:pPr>
              <w:tabs>
                <w:tab w:val="left" w:pos="774"/>
              </w:tabs>
              <w:rPr>
                <w:del w:id="9852" w:author="sam sehgal" w:date="2025-02-14T16:14:00Z" w16du:dateUtc="2025-02-14T05:14:00Z"/>
                <w:rFonts w:asciiTheme="minorHAnsi" w:hAnsiTheme="minorHAnsi"/>
                <w:sz w:val="20"/>
              </w:rPr>
            </w:pPr>
            <w:del w:id="9853" w:author="sam sehgal" w:date="2025-02-14T16:14:00Z" w16du:dateUtc="2025-02-14T05:14:00Z">
              <w:r w:rsidRPr="00972BE1" w:rsidDel="00E101E6">
                <w:rPr>
                  <w:rFonts w:asciiTheme="minorHAnsi" w:hAnsiTheme="minorHAnsi"/>
                  <w:b/>
                  <w:bCs/>
                  <w:sz w:val="20"/>
                  <w:szCs w:val="20"/>
                </w:rPr>
                <w:delText xml:space="preserve">THEN </w:delText>
              </w:r>
              <w:r w:rsidRPr="00972BE1" w:rsidDel="00E101E6">
                <w:rPr>
                  <w:rFonts w:asciiTheme="minorHAnsi" w:hAnsiTheme="minorHAnsi"/>
                  <w:sz w:val="20"/>
                  <w:szCs w:val="20"/>
                </w:rPr>
                <w:delText xml:space="preserve">display </w:delText>
              </w:r>
            </w:del>
          </w:p>
          <w:p w14:paraId="1F4541CF" w14:textId="187D943E" w:rsidR="0084057F" w:rsidRPr="00972BE1" w:rsidDel="00E101E6" w:rsidRDefault="0084057F" w:rsidP="0084057F">
            <w:pPr>
              <w:tabs>
                <w:tab w:val="left" w:pos="774"/>
              </w:tabs>
              <w:rPr>
                <w:del w:id="9854" w:author="sam sehgal" w:date="2025-02-14T16:18:00Z" w16du:dateUtc="2025-02-14T05:18:00Z"/>
                <w:rFonts w:asciiTheme="minorHAnsi" w:hAnsiTheme="minorHAnsi" w:cstheme="minorHAnsi"/>
                <w:b/>
                <w:bCs/>
                <w:sz w:val="20"/>
              </w:rPr>
            </w:pPr>
            <w:del w:id="9855" w:author="sam sehgal" w:date="2025-02-14T16:18:00Z" w16du:dateUtc="2025-02-14T05:18:00Z">
              <w:r w:rsidRPr="00972BE1" w:rsidDel="00E101E6">
                <w:rPr>
                  <w:rFonts w:asciiTheme="minorHAnsi" w:hAnsiTheme="minorHAnsi" w:cstheme="minorHAnsi"/>
                  <w:b/>
                  <w:bCs/>
                  <w:sz w:val="20"/>
                </w:rPr>
                <w:delText xml:space="preserve">ELSE </w:delText>
              </w:r>
              <w:r w:rsidRPr="00972BE1" w:rsidDel="00E101E6">
                <w:rPr>
                  <w:rFonts w:asciiTheme="minorHAnsi" w:hAnsiTheme="minorHAnsi" w:cstheme="minorHAnsi"/>
                  <w:sz w:val="20"/>
                </w:rPr>
                <w:delText>do not display</w:delText>
              </w:r>
            </w:del>
          </w:p>
          <w:p w14:paraId="61FD0645" w14:textId="77777777" w:rsidR="0084057F" w:rsidRPr="00972BE1" w:rsidRDefault="0084057F" w:rsidP="00E101E6">
            <w:pPr>
              <w:tabs>
                <w:tab w:val="left" w:pos="774"/>
              </w:tabs>
              <w:rPr>
                <w:rFonts w:asciiTheme="minorHAnsi" w:hAnsiTheme="minorHAnsi"/>
                <w:b/>
                <w:bCs/>
                <w:sz w:val="20"/>
                <w:szCs w:val="20"/>
              </w:rPr>
            </w:pPr>
          </w:p>
        </w:tc>
        <w:tc>
          <w:tcPr>
            <w:tcW w:w="825" w:type="dxa"/>
            <w:gridSpan w:val="3"/>
          </w:tcPr>
          <w:p w14:paraId="3A4559CE" w14:textId="77777777" w:rsidR="0084057F" w:rsidRPr="00972BE1" w:rsidRDefault="0084057F" w:rsidP="0084057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Column 1: Table_Bodycopy_COI</w:t>
            </w:r>
          </w:p>
          <w:p w14:paraId="1192F52D" w14:textId="77777777" w:rsidR="0084057F" w:rsidRPr="00972BE1" w:rsidRDefault="0084057F" w:rsidP="0084057F">
            <w:pPr>
              <w:tabs>
                <w:tab w:val="left" w:pos="1800"/>
              </w:tabs>
              <w:rPr>
                <w:rFonts w:asciiTheme="minorHAnsi" w:hAnsiTheme="minorHAnsi" w:cstheme="minorHAnsi"/>
                <w:bCs/>
                <w:sz w:val="20"/>
                <w:szCs w:val="20"/>
              </w:rPr>
            </w:pPr>
          </w:p>
          <w:p w14:paraId="42E66520" w14:textId="4DD481CF" w:rsidR="0084057F" w:rsidRPr="00BD6987" w:rsidRDefault="0084057F" w:rsidP="0084057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Column 2: Table_Heading_3_R</w:t>
            </w:r>
          </w:p>
        </w:tc>
      </w:tr>
      <w:tr w:rsidR="009F26EC" w:rsidRPr="00972BE1" w14:paraId="4D216C83" w14:textId="77777777" w:rsidTr="00E101E6">
        <w:trPr>
          <w:gridAfter w:val="2"/>
          <w:wAfter w:w="25" w:type="dxa"/>
          <w:cantSplit/>
          <w:trHeight w:val="300"/>
        </w:trPr>
        <w:tc>
          <w:tcPr>
            <w:tcW w:w="704" w:type="dxa"/>
          </w:tcPr>
          <w:p w14:paraId="129FB3EE" w14:textId="7949D62C" w:rsidR="0084057F" w:rsidRPr="00972BE1" w:rsidRDefault="0084057F" w:rsidP="0084057F">
            <w:pPr>
              <w:tabs>
                <w:tab w:val="left" w:pos="1800"/>
              </w:tabs>
              <w:rPr>
                <w:rFonts w:asciiTheme="minorHAnsi" w:hAnsiTheme="minorHAnsi" w:cstheme="minorHAnsi"/>
                <w:b/>
                <w:sz w:val="20"/>
                <w:szCs w:val="20"/>
              </w:rPr>
            </w:pPr>
            <w:r w:rsidRPr="00972BE1">
              <w:rPr>
                <w:rFonts w:asciiTheme="minorHAnsi" w:hAnsiTheme="minorHAnsi" w:cstheme="minorHAnsi"/>
                <w:bCs/>
                <w:sz w:val="20"/>
                <w:szCs w:val="20"/>
              </w:rPr>
              <w:lastRenderedPageBreak/>
              <w:t>CB 10</w:t>
            </w:r>
          </w:p>
        </w:tc>
        <w:tc>
          <w:tcPr>
            <w:tcW w:w="2126" w:type="dxa"/>
          </w:tcPr>
          <w:p w14:paraId="77302BD1" w14:textId="77777777" w:rsidR="0084057F" w:rsidRPr="00972BE1" w:rsidRDefault="0084057F" w:rsidP="0084057F">
            <w:pPr>
              <w:tabs>
                <w:tab w:val="left" w:pos="1800"/>
              </w:tabs>
              <w:rPr>
                <w:rFonts w:asciiTheme="minorHAnsi" w:hAnsiTheme="minorHAnsi" w:cstheme="minorHAnsi"/>
                <w:sz w:val="20"/>
                <w:szCs w:val="20"/>
              </w:rPr>
            </w:pPr>
            <w:r w:rsidRPr="00972BE1">
              <w:rPr>
                <w:rFonts w:asciiTheme="minorHAnsi" w:hAnsiTheme="minorHAnsi" w:cstheme="minorHAnsi"/>
                <w:sz w:val="20"/>
                <w:szCs w:val="20"/>
              </w:rPr>
              <w:t>&lt;DocumentSubType&gt;</w:t>
            </w:r>
          </w:p>
          <w:p w14:paraId="13C67DE4" w14:textId="4798AC2B" w:rsidR="0084057F" w:rsidRPr="00972BE1" w:rsidRDefault="0084057F" w:rsidP="0084057F">
            <w:pPr>
              <w:tabs>
                <w:tab w:val="left" w:pos="1800"/>
              </w:tabs>
              <w:rPr>
                <w:rFonts w:asciiTheme="minorHAnsi" w:hAnsiTheme="minorHAnsi" w:cstheme="minorHAnsi"/>
                <w:sz w:val="20"/>
                <w:szCs w:val="20"/>
              </w:rPr>
            </w:pPr>
            <w:r w:rsidRPr="00972BE1">
              <w:rPr>
                <w:rFonts w:asciiTheme="minorHAnsi" w:hAnsiTheme="minorHAnsi" w:cstheme="minorHAnsi"/>
                <w:sz w:val="20"/>
                <w:szCs w:val="20"/>
              </w:rPr>
              <w:t>&lt;</w:t>
            </w:r>
            <w:r w:rsidR="001D6529" w:rsidRPr="00972BE1">
              <w:rPr>
                <w:rFonts w:asciiTheme="minorHAnsi" w:hAnsiTheme="minorHAnsi" w:cstheme="minorHAnsi"/>
                <w:sz w:val="20"/>
                <w:szCs w:val="20"/>
              </w:rPr>
              <w:t>CurrentAnnualESL</w:t>
            </w:r>
            <w:r w:rsidRPr="00972BE1">
              <w:rPr>
                <w:rFonts w:asciiTheme="minorHAnsi" w:hAnsiTheme="minorHAnsi" w:cstheme="minorHAnsi"/>
                <w:sz w:val="20"/>
                <w:szCs w:val="20"/>
              </w:rPr>
              <w:t>&gt;</w:t>
            </w:r>
          </w:p>
        </w:tc>
        <w:tc>
          <w:tcPr>
            <w:tcW w:w="9356" w:type="dxa"/>
            <w:gridSpan w:val="3"/>
          </w:tcPr>
          <w:tbl>
            <w:tblPr>
              <w:tblpPr w:leftFromText="180" w:rightFromText="180" w:vertAnchor="page" w:horzAnchor="margin" w:tblpY="93"/>
              <w:tblOverlap w:val="never"/>
              <w:tblW w:w="6688" w:type="dxa"/>
              <w:tblBorders>
                <w:bottom w:val="single" w:sz="4" w:space="0" w:color="auto"/>
              </w:tblBorders>
              <w:tblLayout w:type="fixed"/>
              <w:tblLook w:val="04A0" w:firstRow="1" w:lastRow="0" w:firstColumn="1" w:lastColumn="0" w:noHBand="0" w:noVBand="1"/>
            </w:tblPr>
            <w:tblGrid>
              <w:gridCol w:w="2552"/>
              <w:gridCol w:w="4136"/>
            </w:tblGrid>
            <w:tr w:rsidR="0084057F" w:rsidRPr="004663CC" w14:paraId="0ED5193D" w14:textId="77777777" w:rsidTr="78CABE0F">
              <w:trPr>
                <w:trHeight w:val="160"/>
              </w:trPr>
              <w:tc>
                <w:tcPr>
                  <w:tcW w:w="2552" w:type="dxa"/>
                  <w:noWrap/>
                  <w:vAlign w:val="center"/>
                  <w:hideMark/>
                </w:tcPr>
                <w:p w14:paraId="4AFEE30D" w14:textId="5D3CD72D" w:rsidR="0084057F" w:rsidRPr="004663CC" w:rsidRDefault="0084057F" w:rsidP="0084057F">
                  <w:pPr>
                    <w:pStyle w:val="TableBodycopy"/>
                    <w:rPr>
                      <w:rFonts w:asciiTheme="minorHAnsi" w:hAnsiTheme="minorHAnsi" w:cstheme="minorHAnsi"/>
                      <w:b/>
                      <w:bCs/>
                      <w:noProof/>
                      <w:color w:val="000000" w:themeColor="text1"/>
                      <w:szCs w:val="20"/>
                    </w:rPr>
                  </w:pPr>
                  <w:r w:rsidRPr="004663CC">
                    <w:rPr>
                      <w:rFonts w:asciiTheme="minorHAnsi" w:hAnsiTheme="minorHAnsi" w:cstheme="minorHAnsi"/>
                      <w:b/>
                      <w:bCs/>
                      <w:noProof/>
                      <w:color w:val="000000" w:themeColor="text1"/>
                      <w:szCs w:val="20"/>
                    </w:rPr>
                    <w:t xml:space="preserve">Emergency services levy: </w:t>
                  </w:r>
                </w:p>
              </w:tc>
              <w:tc>
                <w:tcPr>
                  <w:tcW w:w="4136" w:type="dxa"/>
                  <w:noWrap/>
                  <w:vAlign w:val="bottom"/>
                  <w:hideMark/>
                </w:tcPr>
                <w:p w14:paraId="2F5945BC" w14:textId="71A52219" w:rsidR="0084057F" w:rsidRPr="004663CC" w:rsidRDefault="0084057F" w:rsidP="0084057F">
                  <w:pPr>
                    <w:pStyle w:val="TableBodycopy"/>
                    <w:rPr>
                      <w:rFonts w:asciiTheme="minorHAnsi" w:hAnsiTheme="minorHAnsi" w:cstheme="minorBidi"/>
                      <w:b/>
                      <w:bCs/>
                    </w:rPr>
                  </w:pPr>
                  <w:r w:rsidRPr="004663CC">
                    <w:rPr>
                      <w:b/>
                      <w:bCs/>
                    </w:rPr>
                    <w:t>&lt;</w:t>
                  </w:r>
                  <w:r w:rsidR="001D6529" w:rsidRPr="004663CC">
                    <w:rPr>
                      <w:b/>
                      <w:bCs/>
                    </w:rPr>
                    <w:t>CurrentAnnualESL</w:t>
                  </w:r>
                  <w:r w:rsidRPr="004663CC">
                    <w:rPr>
                      <w:b/>
                      <w:bCs/>
                    </w:rPr>
                    <w:t>&gt;</w:t>
                  </w:r>
                  <w:ins w:id="9856" w:author="sam sehgal" w:date="2025-01-31T13:50:00Z" w16du:dateUtc="2025-01-31T02:50:00Z">
                    <w:r w:rsidR="009B5604" w:rsidRPr="004663CC">
                      <w:rPr>
                        <w:b/>
                        <w:bCs/>
                      </w:rPr>
                      <w:t>/ &lt;</w:t>
                    </w:r>
                    <w:r w:rsidR="009654E3" w:rsidRPr="004663CC">
                      <w:rPr>
                        <w:b/>
                        <w:bCs/>
                      </w:rPr>
                      <w:t>CurrentESLPremWithoutRA&gt;</w:t>
                    </w:r>
                  </w:ins>
                </w:p>
              </w:tc>
            </w:tr>
          </w:tbl>
          <w:p w14:paraId="40D851CB" w14:textId="77777777" w:rsidR="0084057F" w:rsidRPr="004663CC" w:rsidRDefault="0084057F" w:rsidP="0084057F">
            <w:pPr>
              <w:pStyle w:val="TableBodycopy"/>
              <w:rPr>
                <w:rFonts w:asciiTheme="minorHAnsi" w:hAnsiTheme="minorHAnsi" w:cstheme="minorHAnsi"/>
                <w:b/>
                <w:bCs/>
                <w:noProof/>
                <w:color w:val="000000" w:themeColor="text1"/>
                <w:sz w:val="22"/>
                <w:szCs w:val="22"/>
              </w:rPr>
            </w:pPr>
          </w:p>
        </w:tc>
        <w:tc>
          <w:tcPr>
            <w:tcW w:w="1560" w:type="dxa"/>
          </w:tcPr>
          <w:p w14:paraId="039F3410" w14:textId="77777777" w:rsidR="00B13329" w:rsidRPr="004663CC" w:rsidRDefault="0084057F" w:rsidP="000C1948">
            <w:pPr>
              <w:tabs>
                <w:tab w:val="left" w:pos="774"/>
              </w:tabs>
              <w:rPr>
                <w:ins w:id="9857" w:author="sam sehgal" w:date="2025-01-31T16:57:00Z" w16du:dateUtc="2025-01-31T05:57:00Z"/>
                <w:rFonts w:asciiTheme="minorHAnsi" w:hAnsiTheme="minorHAnsi"/>
                <w:sz w:val="20"/>
                <w:szCs w:val="20"/>
                <w:rPrChange w:id="9858" w:author="Sam Sehgal (EXT Idiom)" w:date="2025-04-30T12:13:00Z" w16du:dateUtc="2025-04-30T02:13:00Z">
                  <w:rPr>
                    <w:ins w:id="9859" w:author="sam sehgal" w:date="2025-01-31T16:57:00Z" w16du:dateUtc="2025-01-31T05:57:00Z"/>
                    <w:rFonts w:asciiTheme="minorHAnsi" w:hAnsiTheme="minorHAnsi"/>
                    <w:sz w:val="20"/>
                    <w:szCs w:val="20"/>
                    <w:highlight w:val="cyan"/>
                  </w:rPr>
                </w:rPrChange>
              </w:rPr>
            </w:pPr>
            <w:r w:rsidRPr="004663CC">
              <w:rPr>
                <w:rFonts w:asciiTheme="minorHAnsi" w:hAnsiTheme="minorHAnsi"/>
                <w:b/>
                <w:bCs/>
                <w:sz w:val="20"/>
                <w:szCs w:val="20"/>
              </w:rPr>
              <w:t>IF</w:t>
            </w:r>
            <w:r w:rsidRPr="004663CC">
              <w:rPr>
                <w:rFonts w:asciiTheme="minorHAnsi" w:hAnsiTheme="minorHAnsi"/>
                <w:sz w:val="20"/>
                <w:szCs w:val="20"/>
              </w:rPr>
              <w:t xml:space="preserve"> &lt;DocumentSubType&gt;= “New Business” </w:t>
            </w:r>
            <w:r w:rsidRPr="004663CC">
              <w:rPr>
                <w:rFonts w:asciiTheme="minorHAnsi" w:hAnsiTheme="minorHAnsi"/>
                <w:b/>
                <w:bCs/>
                <w:sz w:val="20"/>
                <w:szCs w:val="20"/>
              </w:rPr>
              <w:t>OR</w:t>
            </w:r>
            <w:r w:rsidRPr="004663CC">
              <w:rPr>
                <w:rFonts w:asciiTheme="minorHAnsi" w:hAnsiTheme="minorHAnsi"/>
                <w:sz w:val="20"/>
                <w:szCs w:val="20"/>
              </w:rPr>
              <w:t xml:space="preserve"> “</w:t>
            </w:r>
            <w:r w:rsidRPr="004663CC">
              <w:rPr>
                <w:rFonts w:asciiTheme="minorHAnsi" w:hAnsiTheme="minorHAnsi"/>
                <w:sz w:val="20"/>
              </w:rPr>
              <w:t>Endorsement</w:t>
            </w:r>
            <w:r w:rsidRPr="004663CC">
              <w:rPr>
                <w:rFonts w:asciiTheme="minorHAnsi" w:hAnsiTheme="minorHAnsi"/>
                <w:sz w:val="20"/>
                <w:szCs w:val="20"/>
              </w:rPr>
              <w:t xml:space="preserve">” </w:t>
            </w:r>
            <w:r w:rsidRPr="004663CC">
              <w:rPr>
                <w:rFonts w:asciiTheme="minorHAnsi" w:hAnsiTheme="minorHAnsi"/>
                <w:b/>
                <w:bCs/>
                <w:sz w:val="20"/>
                <w:szCs w:val="20"/>
              </w:rPr>
              <w:t>AND</w:t>
            </w:r>
            <w:r w:rsidRPr="004663CC">
              <w:rPr>
                <w:rFonts w:asciiTheme="minorHAnsi" w:hAnsiTheme="minorHAnsi"/>
                <w:sz w:val="20"/>
                <w:szCs w:val="20"/>
              </w:rPr>
              <w:t xml:space="preserve"> </w:t>
            </w:r>
          </w:p>
          <w:p w14:paraId="42FFA5DB" w14:textId="150B15DE" w:rsidR="00B13329" w:rsidRPr="004663CC" w:rsidRDefault="00AF7C4B" w:rsidP="000C1948">
            <w:pPr>
              <w:tabs>
                <w:tab w:val="left" w:pos="774"/>
              </w:tabs>
              <w:rPr>
                <w:ins w:id="9860" w:author="sam sehgal" w:date="2025-01-31T17:11:00Z" w16du:dateUtc="2025-01-31T06:11:00Z"/>
                <w:rFonts w:asciiTheme="minorHAnsi" w:hAnsiTheme="minorHAnsi" w:cstheme="minorHAnsi"/>
                <w:sz w:val="20"/>
                <w:szCs w:val="20"/>
              </w:rPr>
            </w:pPr>
            <w:ins w:id="9861" w:author="sam sehgal" w:date="2025-01-31T17:11:00Z" w16du:dateUtc="2025-01-31T06:11:00Z">
              <w:r w:rsidRPr="004663CC">
                <w:rPr>
                  <w:rFonts w:asciiTheme="minorHAnsi" w:hAnsiTheme="minorHAnsi" w:cstheme="minorHAnsi"/>
                  <w:b/>
                  <w:bCs/>
                  <w:sz w:val="20"/>
                  <w:szCs w:val="20"/>
                </w:rPr>
                <w:t xml:space="preserve">&lt;ProductCode&gt;  </w:t>
              </w:r>
              <w:r w:rsidRPr="004663CC">
                <w:rPr>
                  <w:rFonts w:asciiTheme="minorHAnsi" w:hAnsiTheme="minorHAnsi" w:cstheme="minorHAnsi"/>
                  <w:sz w:val="20"/>
                  <w:szCs w:val="20"/>
                </w:rPr>
                <w:t>= ”Auto”</w:t>
              </w:r>
            </w:ins>
          </w:p>
          <w:p w14:paraId="27D2E515" w14:textId="39D8AB27" w:rsidR="00AF7C4B" w:rsidRPr="004663CC" w:rsidRDefault="00AF7C4B" w:rsidP="000C1948">
            <w:pPr>
              <w:tabs>
                <w:tab w:val="left" w:pos="774"/>
              </w:tabs>
              <w:rPr>
                <w:ins w:id="9862" w:author="sam sehgal" w:date="2025-01-31T16:57:00Z" w16du:dateUtc="2025-01-31T05:57:00Z"/>
                <w:rFonts w:asciiTheme="minorHAnsi" w:hAnsiTheme="minorHAnsi"/>
                <w:b/>
                <w:bCs/>
                <w:sz w:val="20"/>
                <w:szCs w:val="20"/>
                <w:rPrChange w:id="9863" w:author="Sam Sehgal (EXT Idiom)" w:date="2025-04-30T12:13:00Z" w16du:dateUtc="2025-04-30T02:13:00Z">
                  <w:rPr>
                    <w:ins w:id="9864" w:author="sam sehgal" w:date="2025-01-31T16:57:00Z" w16du:dateUtc="2025-01-31T05:57:00Z"/>
                    <w:rFonts w:asciiTheme="minorHAnsi" w:hAnsiTheme="minorHAnsi"/>
                    <w:sz w:val="20"/>
                    <w:szCs w:val="20"/>
                    <w:highlight w:val="cyan"/>
                  </w:rPr>
                </w:rPrChange>
              </w:rPr>
            </w:pPr>
            <w:ins w:id="9865" w:author="sam sehgal" w:date="2025-01-31T17:11:00Z" w16du:dateUtc="2025-01-31T06:11:00Z">
              <w:r w:rsidRPr="004663CC">
                <w:rPr>
                  <w:rFonts w:asciiTheme="minorHAnsi" w:hAnsiTheme="minorHAnsi" w:cstheme="minorHAnsi"/>
                  <w:b/>
                  <w:bCs/>
                  <w:sz w:val="20"/>
                  <w:szCs w:val="20"/>
                  <w:rPrChange w:id="9866" w:author="Sam Sehgal (EXT Idiom)" w:date="2025-04-30T12:13:00Z" w16du:dateUtc="2025-04-30T02:13:00Z">
                    <w:rPr>
                      <w:rFonts w:asciiTheme="minorHAnsi" w:hAnsiTheme="minorHAnsi" w:cstheme="minorHAnsi"/>
                      <w:sz w:val="20"/>
                      <w:szCs w:val="20"/>
                    </w:rPr>
                  </w:rPrChange>
                </w:rPr>
                <w:t>AND</w:t>
              </w:r>
            </w:ins>
          </w:p>
          <w:p w14:paraId="11C6761D" w14:textId="483C0E5B" w:rsidR="000C1948" w:rsidRPr="004663CC" w:rsidRDefault="000C1948" w:rsidP="000C1948">
            <w:pPr>
              <w:tabs>
                <w:tab w:val="left" w:pos="774"/>
              </w:tabs>
              <w:rPr>
                <w:ins w:id="9867" w:author="sam sehgal" w:date="2025-01-31T13:54:00Z" w16du:dateUtc="2025-01-31T02:54:00Z"/>
                <w:rFonts w:asciiTheme="minorHAnsi" w:hAnsiTheme="minorHAnsi"/>
                <w:sz w:val="20"/>
                <w:szCs w:val="20"/>
              </w:rPr>
            </w:pPr>
            <w:ins w:id="9868" w:author="sam sehgal" w:date="2025-01-31T13:54:00Z" w16du:dateUtc="2025-01-31T02:54:00Z">
              <w:r w:rsidRPr="004663CC">
                <w:rPr>
                  <w:rFonts w:asciiTheme="minorHAnsi" w:hAnsiTheme="minorHAnsi"/>
                  <w:sz w:val="20"/>
                  <w:szCs w:val="20"/>
                </w:rPr>
                <w:t>&lt;VehicleCoverageCode&gt;</w:t>
              </w:r>
            </w:ins>
          </w:p>
          <w:p w14:paraId="05ADF734" w14:textId="77777777" w:rsidR="000C1948" w:rsidRPr="004663CC" w:rsidRDefault="000C1948" w:rsidP="000C1948">
            <w:pPr>
              <w:tabs>
                <w:tab w:val="left" w:pos="774"/>
              </w:tabs>
              <w:rPr>
                <w:ins w:id="9869" w:author="sam sehgal" w:date="2025-01-31T13:54:00Z" w16du:dateUtc="2025-01-31T02:54:00Z"/>
                <w:rFonts w:asciiTheme="minorHAnsi" w:hAnsiTheme="minorHAnsi"/>
                <w:sz w:val="20"/>
                <w:szCs w:val="20"/>
              </w:rPr>
            </w:pPr>
            <w:ins w:id="9870" w:author="sam sehgal" w:date="2025-01-31T13:54:00Z" w16du:dateUtc="2025-01-31T02:54:00Z">
              <w:r w:rsidRPr="004663CC">
                <w:rPr>
                  <w:rFonts w:asciiTheme="minorHAnsi" w:hAnsiTheme="minorHAnsi"/>
                  <w:sz w:val="20"/>
                  <w:szCs w:val="20"/>
                </w:rPr>
                <w:t>= “RA”</w:t>
              </w:r>
            </w:ins>
          </w:p>
          <w:p w14:paraId="7DF12FFF" w14:textId="77777777" w:rsidR="000C1948" w:rsidRPr="004663CC" w:rsidRDefault="000C1948" w:rsidP="000C1948">
            <w:pPr>
              <w:tabs>
                <w:tab w:val="left" w:pos="774"/>
              </w:tabs>
              <w:rPr>
                <w:ins w:id="9871" w:author="sam sehgal" w:date="2025-01-31T13:54:00Z" w16du:dateUtc="2025-01-31T02:54:00Z"/>
                <w:rFonts w:asciiTheme="minorHAnsi" w:hAnsiTheme="minorHAnsi"/>
                <w:b/>
                <w:bCs/>
                <w:sz w:val="20"/>
                <w:szCs w:val="20"/>
              </w:rPr>
            </w:pPr>
            <w:ins w:id="9872" w:author="sam sehgal" w:date="2025-01-31T13:54:00Z" w16du:dateUtc="2025-01-31T02:54:00Z">
              <w:r w:rsidRPr="004663CC">
                <w:rPr>
                  <w:rFonts w:asciiTheme="minorHAnsi" w:hAnsiTheme="minorHAnsi"/>
                  <w:b/>
                  <w:bCs/>
                  <w:sz w:val="20"/>
                  <w:szCs w:val="20"/>
                </w:rPr>
                <w:t>AND</w:t>
              </w:r>
            </w:ins>
          </w:p>
          <w:p w14:paraId="209293F8" w14:textId="77777777" w:rsidR="00961B1E" w:rsidRPr="004663CC" w:rsidRDefault="000C1948" w:rsidP="00961B1E">
            <w:pPr>
              <w:tabs>
                <w:tab w:val="left" w:pos="774"/>
              </w:tabs>
              <w:rPr>
                <w:ins w:id="9873" w:author="sam sehgal" w:date="2025-02-05T16:35:00Z" w16du:dateUtc="2025-02-05T05:35:00Z"/>
                <w:rStyle w:val="ui-provider"/>
                <w:rFonts w:ascii="Calibri" w:hAnsi="Calibri" w:cs="Calibri"/>
                <w:sz w:val="18"/>
                <w:szCs w:val="18"/>
                <w:rPrChange w:id="9874" w:author="Sam Sehgal (EXT Idiom)" w:date="2025-04-30T12:13:00Z" w16du:dateUtc="2025-04-30T02:13:00Z">
                  <w:rPr>
                    <w:ins w:id="9875" w:author="sam sehgal" w:date="2025-02-05T16:35:00Z" w16du:dateUtc="2025-02-05T05:35:00Z"/>
                    <w:rStyle w:val="ui-provider"/>
                    <w:rFonts w:ascii="Calibri" w:hAnsi="Calibri" w:cs="Calibri"/>
                    <w:sz w:val="18"/>
                    <w:szCs w:val="18"/>
                    <w:highlight w:val="cyan"/>
                  </w:rPr>
                </w:rPrChange>
              </w:rPr>
            </w:pPr>
            <w:ins w:id="9876" w:author="sam sehgal" w:date="2025-01-31T13:54:00Z" w16du:dateUtc="2025-01-31T02:54:00Z">
              <w:r w:rsidRPr="004663CC">
                <w:rPr>
                  <w:rStyle w:val="ui-provider"/>
                  <w:rFonts w:ascii="Calibri" w:hAnsi="Calibri" w:cs="Calibri"/>
                  <w:sz w:val="18"/>
                  <w:szCs w:val="18"/>
                </w:rPr>
                <w:t xml:space="preserve">(VehicleOptionalCoverageInd = ‘0’ and </w:t>
              </w:r>
            </w:ins>
            <w:ins w:id="9877" w:author="sam sehgal" w:date="2025-02-05T16:35:00Z" w16du:dateUtc="2025-02-05T05:35:00Z">
              <w:r w:rsidR="00961B1E" w:rsidRPr="004663CC">
                <w:rPr>
                  <w:rFonts w:ascii="Calibri" w:hAnsi="Calibri" w:cs="Calibri"/>
                  <w:sz w:val="18"/>
                  <w:szCs w:val="18"/>
                  <w:shd w:val="clear" w:color="auto" w:fill="FFFFFF"/>
                  <w:rPrChange w:id="9878" w:author="Sam Sehgal (EXT Idiom)" w:date="2025-04-30T12:13:00Z" w16du:dateUtc="2025-04-30T02:13:00Z">
                    <w:rPr>
                      <w:rFonts w:ascii="Calibri" w:hAnsi="Calibri" w:cs="Calibri"/>
                      <w:sz w:val="18"/>
                      <w:szCs w:val="18"/>
                      <w:highlight w:val="cyan"/>
                      <w:shd w:val="clear" w:color="auto" w:fill="FFFFFF"/>
                    </w:rPr>
                  </w:rPrChange>
                </w:rPr>
                <w:t>(&lt;</w:t>
              </w:r>
              <w:r w:rsidR="00961B1E" w:rsidRPr="004663CC">
                <w:rPr>
                  <w:rStyle w:val="ui-provider"/>
                  <w:rFonts w:ascii="Calibri" w:hAnsi="Calibri" w:cs="Calibri"/>
                  <w:sz w:val="18"/>
                  <w:szCs w:val="18"/>
                  <w:rPrChange w:id="9879" w:author="Sam Sehgal (EXT Idiom)" w:date="2025-04-30T12:13:00Z" w16du:dateUtc="2025-04-30T02:13:00Z">
                    <w:rPr>
                      <w:rStyle w:val="ui-provider"/>
                      <w:rFonts w:ascii="Calibri" w:hAnsi="Calibri" w:cs="Calibri"/>
                      <w:sz w:val="18"/>
                      <w:szCs w:val="18"/>
                      <w:highlight w:val="cyan"/>
                    </w:rPr>
                  </w:rPrChange>
                </w:rPr>
                <w:t>VehicleSelectedCoverageInd&gt;</w:t>
              </w:r>
              <w:r w:rsidR="00961B1E" w:rsidRPr="004663CC">
                <w:rPr>
                  <w:rFonts w:ascii="Calibri" w:hAnsi="Calibri" w:cs="Calibri"/>
                  <w:sz w:val="18"/>
                  <w:szCs w:val="18"/>
                  <w:shd w:val="clear" w:color="auto" w:fill="FFFFFF"/>
                  <w:rPrChange w:id="9880" w:author="Sam Sehgal (EXT Idiom)" w:date="2025-04-30T12:13:00Z" w16du:dateUtc="2025-04-30T02:13:00Z">
                    <w:rPr>
                      <w:rFonts w:ascii="Calibri" w:hAnsi="Calibri" w:cs="Calibri"/>
                      <w:sz w:val="18"/>
                      <w:szCs w:val="18"/>
                      <w:highlight w:val="cyan"/>
                      <w:shd w:val="clear" w:color="auto" w:fill="FFFFFF"/>
                    </w:rPr>
                  </w:rPrChange>
                </w:rPr>
                <w:t xml:space="preserve"> </w:t>
              </w:r>
              <w:r w:rsidR="00961B1E" w:rsidRPr="004663CC">
                <w:rPr>
                  <w:rStyle w:val="ui-provider"/>
                  <w:rFonts w:ascii="Calibri" w:hAnsi="Calibri" w:cs="Calibri"/>
                  <w:sz w:val="18"/>
                  <w:szCs w:val="18"/>
                  <w:rPrChange w:id="9881" w:author="Sam Sehgal (EXT Idiom)" w:date="2025-04-30T12:13:00Z" w16du:dateUtc="2025-04-30T02:13:00Z">
                    <w:rPr>
                      <w:rStyle w:val="ui-provider"/>
                      <w:rFonts w:ascii="Calibri" w:hAnsi="Calibri" w:cs="Calibri"/>
                      <w:sz w:val="18"/>
                      <w:szCs w:val="18"/>
                      <w:highlight w:val="cyan"/>
                    </w:rPr>
                  </w:rPrChange>
                </w:rPr>
                <w:t xml:space="preserve"> = ‘0’ or ‘1’)</w:t>
              </w:r>
            </w:ins>
          </w:p>
          <w:p w14:paraId="32434EC3" w14:textId="77777777" w:rsidR="00961B1E" w:rsidRPr="004663CC" w:rsidRDefault="00961B1E" w:rsidP="00961B1E">
            <w:pPr>
              <w:tabs>
                <w:tab w:val="left" w:pos="774"/>
              </w:tabs>
              <w:rPr>
                <w:ins w:id="9882" w:author="sam sehgal" w:date="2025-02-05T16:35:00Z" w16du:dateUtc="2025-02-05T05:35:00Z"/>
                <w:rStyle w:val="ui-provider"/>
                <w:rFonts w:ascii="Calibri" w:hAnsi="Calibri" w:cs="Calibri"/>
                <w:b/>
                <w:bCs/>
                <w:sz w:val="18"/>
                <w:szCs w:val="18"/>
                <w:rPrChange w:id="9883" w:author="Sam Sehgal (EXT Idiom)" w:date="2025-04-30T12:13:00Z" w16du:dateUtc="2025-04-30T02:13:00Z">
                  <w:rPr>
                    <w:ins w:id="9884" w:author="sam sehgal" w:date="2025-02-05T16:35:00Z" w16du:dateUtc="2025-02-05T05:35:00Z"/>
                    <w:rStyle w:val="ui-provider"/>
                    <w:rFonts w:ascii="Calibri" w:hAnsi="Calibri" w:cs="Calibri"/>
                    <w:b/>
                    <w:bCs/>
                    <w:sz w:val="18"/>
                    <w:szCs w:val="18"/>
                    <w:highlight w:val="cyan"/>
                  </w:rPr>
                </w:rPrChange>
              </w:rPr>
            </w:pPr>
            <w:ins w:id="9885" w:author="sam sehgal" w:date="2025-02-05T16:35:00Z" w16du:dateUtc="2025-02-05T05:35:00Z">
              <w:r w:rsidRPr="004663CC">
                <w:rPr>
                  <w:rStyle w:val="ui-provider"/>
                  <w:rFonts w:ascii="Calibri" w:hAnsi="Calibri" w:cs="Calibri"/>
                  <w:b/>
                  <w:bCs/>
                  <w:sz w:val="18"/>
                  <w:szCs w:val="18"/>
                  <w:rPrChange w:id="9886" w:author="Sam Sehgal (EXT Idiom)" w:date="2025-04-30T12:13:00Z" w16du:dateUtc="2025-04-30T02:13:00Z">
                    <w:rPr>
                      <w:rStyle w:val="ui-provider"/>
                      <w:rFonts w:ascii="Calibri" w:hAnsi="Calibri" w:cs="Calibri"/>
                      <w:b/>
                      <w:bCs/>
                      <w:sz w:val="18"/>
                      <w:szCs w:val="18"/>
                      <w:highlight w:val="cyan"/>
                    </w:rPr>
                  </w:rPrChange>
                </w:rPr>
                <w:t>AND</w:t>
              </w:r>
            </w:ins>
          </w:p>
          <w:p w14:paraId="5B31551F" w14:textId="77777777" w:rsidR="00961B1E" w:rsidRPr="004663CC" w:rsidRDefault="00961B1E" w:rsidP="00961B1E">
            <w:pPr>
              <w:tabs>
                <w:tab w:val="left" w:pos="774"/>
              </w:tabs>
              <w:rPr>
                <w:ins w:id="9887" w:author="sam sehgal" w:date="2025-02-05T16:35:00Z" w16du:dateUtc="2025-02-05T05:35:00Z"/>
                <w:rStyle w:val="ui-provider"/>
                <w:rFonts w:ascii="Calibri" w:hAnsi="Calibri" w:cs="Calibri"/>
                <w:sz w:val="18"/>
                <w:szCs w:val="18"/>
                <w:rPrChange w:id="9888" w:author="Sam Sehgal (EXT Idiom)" w:date="2025-04-30T12:13:00Z" w16du:dateUtc="2025-04-30T02:13:00Z">
                  <w:rPr>
                    <w:ins w:id="9889" w:author="sam sehgal" w:date="2025-02-05T16:35:00Z" w16du:dateUtc="2025-02-05T05:35:00Z"/>
                    <w:rStyle w:val="ui-provider"/>
                    <w:rFonts w:ascii="Calibri" w:hAnsi="Calibri" w:cs="Calibri"/>
                    <w:sz w:val="18"/>
                    <w:szCs w:val="18"/>
                    <w:highlight w:val="cyan"/>
                  </w:rPr>
                </w:rPrChange>
              </w:rPr>
            </w:pPr>
            <w:ins w:id="9890" w:author="sam sehgal" w:date="2025-02-05T16:35:00Z" w16du:dateUtc="2025-02-05T05:35:00Z">
              <w:r w:rsidRPr="004663CC">
                <w:rPr>
                  <w:rStyle w:val="ui-provider"/>
                  <w:rFonts w:ascii="Calibri" w:hAnsi="Calibri" w:cs="Calibri"/>
                  <w:sz w:val="18"/>
                  <w:szCs w:val="18"/>
                  <w:rPrChange w:id="9891" w:author="Sam Sehgal (EXT Idiom)" w:date="2025-04-30T12:13:00Z" w16du:dateUtc="2025-04-30T02:13:00Z">
                    <w:rPr>
                      <w:rStyle w:val="ui-provider"/>
                      <w:rFonts w:ascii="Calibri" w:hAnsi="Calibri" w:cs="Calibri"/>
                      <w:sz w:val="18"/>
                      <w:szCs w:val="18"/>
                      <w:highlight w:val="cyan"/>
                    </w:rPr>
                  </w:rPrChange>
                </w:rPr>
                <w:t>&lt;TotalRSAFee&gt; != ‘0’</w:t>
              </w:r>
            </w:ins>
          </w:p>
          <w:p w14:paraId="262A6C16" w14:textId="0E9B6EA4" w:rsidR="00AE3AE6" w:rsidRPr="004663CC" w:rsidRDefault="00AE3AE6" w:rsidP="000C1948">
            <w:pPr>
              <w:tabs>
                <w:tab w:val="left" w:pos="774"/>
              </w:tabs>
              <w:rPr>
                <w:ins w:id="9892" w:author="sam sehgal" w:date="2025-01-31T13:54:00Z" w16du:dateUtc="2025-01-31T02:54:00Z"/>
                <w:rFonts w:asciiTheme="minorHAnsi" w:hAnsiTheme="minorHAnsi"/>
                <w:sz w:val="20"/>
                <w:szCs w:val="20"/>
              </w:rPr>
            </w:pPr>
          </w:p>
          <w:p w14:paraId="2035E7C5" w14:textId="1A55496C" w:rsidR="0084057F" w:rsidRPr="004663CC" w:rsidDel="000C1948" w:rsidRDefault="0084057F" w:rsidP="0084057F">
            <w:pPr>
              <w:tabs>
                <w:tab w:val="left" w:pos="774"/>
              </w:tabs>
              <w:rPr>
                <w:del w:id="9893" w:author="sam sehgal" w:date="2025-01-31T13:54:00Z" w16du:dateUtc="2025-01-31T02:54:00Z"/>
                <w:rFonts w:asciiTheme="minorHAnsi" w:hAnsiTheme="minorHAnsi"/>
                <w:sz w:val="20"/>
                <w:szCs w:val="20"/>
              </w:rPr>
            </w:pPr>
            <w:del w:id="9894" w:author="sam sehgal" w:date="2025-01-31T13:54:00Z" w16du:dateUtc="2025-01-31T02:54:00Z">
              <w:r w:rsidRPr="004663CC" w:rsidDel="000C1948">
                <w:rPr>
                  <w:rFonts w:asciiTheme="minorHAnsi" w:hAnsiTheme="minorHAnsi"/>
                  <w:sz w:val="20"/>
                  <w:szCs w:val="20"/>
                </w:rPr>
                <w:delText>&lt;</w:delText>
              </w:r>
              <w:r w:rsidR="001D6529" w:rsidRPr="004663CC" w:rsidDel="000C1948">
                <w:rPr>
                  <w:rFonts w:asciiTheme="minorHAnsi" w:hAnsiTheme="minorHAnsi"/>
                  <w:sz w:val="20"/>
                  <w:szCs w:val="20"/>
                </w:rPr>
                <w:delText>CurrentAnnualESL</w:delText>
              </w:r>
              <w:r w:rsidRPr="004663CC" w:rsidDel="000C1948">
                <w:rPr>
                  <w:rFonts w:asciiTheme="minorHAnsi" w:hAnsiTheme="minorHAnsi"/>
                  <w:sz w:val="20"/>
                  <w:szCs w:val="20"/>
                </w:rPr>
                <w:delText>&gt;</w:delText>
              </w:r>
            </w:del>
          </w:p>
          <w:p w14:paraId="4F09234B" w14:textId="38E05916" w:rsidR="0084057F" w:rsidRPr="004663CC" w:rsidDel="000C1948" w:rsidRDefault="0084057F" w:rsidP="0084057F">
            <w:pPr>
              <w:tabs>
                <w:tab w:val="left" w:pos="774"/>
              </w:tabs>
              <w:rPr>
                <w:del w:id="9895" w:author="sam sehgal" w:date="2025-01-31T13:54:00Z" w16du:dateUtc="2025-01-31T02:54:00Z"/>
                <w:rFonts w:asciiTheme="minorHAnsi" w:hAnsiTheme="minorHAnsi"/>
                <w:sz w:val="20"/>
                <w:szCs w:val="20"/>
              </w:rPr>
            </w:pPr>
            <w:del w:id="9896" w:author="sam sehgal" w:date="2025-01-31T13:54:00Z" w16du:dateUtc="2025-01-31T02:54:00Z">
              <w:r w:rsidRPr="004663CC" w:rsidDel="000C1948">
                <w:rPr>
                  <w:rFonts w:asciiTheme="minorHAnsi" w:hAnsiTheme="minorHAnsi"/>
                  <w:sz w:val="20"/>
                  <w:szCs w:val="20"/>
                </w:rPr>
                <w:delText xml:space="preserve">!=NULL </w:delText>
              </w:r>
            </w:del>
          </w:p>
          <w:p w14:paraId="6DF2799A" w14:textId="77777777" w:rsidR="004A41A0" w:rsidRPr="004663CC" w:rsidRDefault="0084057F" w:rsidP="0084057F">
            <w:pPr>
              <w:tabs>
                <w:tab w:val="left" w:pos="774"/>
              </w:tabs>
              <w:rPr>
                <w:ins w:id="9897" w:author="sam sehgal" w:date="2025-01-31T13:55:00Z" w16du:dateUtc="2025-01-31T02:55:00Z"/>
                <w:rFonts w:asciiTheme="minorHAnsi" w:hAnsiTheme="minorHAnsi"/>
                <w:sz w:val="20"/>
                <w:szCs w:val="20"/>
              </w:rPr>
            </w:pPr>
            <w:r w:rsidRPr="004663CC">
              <w:rPr>
                <w:rFonts w:asciiTheme="minorHAnsi" w:hAnsiTheme="minorHAnsi"/>
                <w:b/>
                <w:bCs/>
                <w:sz w:val="20"/>
                <w:szCs w:val="20"/>
              </w:rPr>
              <w:t xml:space="preserve">THEN </w:t>
            </w:r>
            <w:r w:rsidRPr="004663CC">
              <w:rPr>
                <w:rFonts w:asciiTheme="minorHAnsi" w:hAnsiTheme="minorHAnsi"/>
                <w:sz w:val="20"/>
                <w:szCs w:val="20"/>
              </w:rPr>
              <w:t>display</w:t>
            </w:r>
            <w:ins w:id="9898" w:author="sam sehgal" w:date="2025-01-31T13:54:00Z" w16du:dateUtc="2025-01-31T02:54:00Z">
              <w:r w:rsidR="004A41A0" w:rsidRPr="004663CC">
                <w:rPr>
                  <w:rFonts w:asciiTheme="minorHAnsi" w:hAnsiTheme="minorHAnsi"/>
                  <w:sz w:val="20"/>
                  <w:szCs w:val="20"/>
                </w:rPr>
                <w:t xml:space="preserve"> &lt;CurrentESLPremWithoutRA&gt; </w:t>
              </w:r>
            </w:ins>
          </w:p>
          <w:p w14:paraId="4610A883" w14:textId="77777777" w:rsidR="004A41A0" w:rsidRPr="004663CC" w:rsidRDefault="004A41A0" w:rsidP="0084057F">
            <w:pPr>
              <w:tabs>
                <w:tab w:val="left" w:pos="774"/>
              </w:tabs>
              <w:rPr>
                <w:ins w:id="9899" w:author="sam sehgal" w:date="2025-01-31T13:54:00Z" w16du:dateUtc="2025-01-31T02:54:00Z"/>
                <w:rFonts w:asciiTheme="minorHAnsi" w:hAnsiTheme="minorHAnsi"/>
                <w:sz w:val="20"/>
                <w:szCs w:val="20"/>
              </w:rPr>
            </w:pPr>
          </w:p>
          <w:p w14:paraId="1FBAA55C" w14:textId="77777777" w:rsidR="00AF7C4B" w:rsidRPr="004663CC" w:rsidRDefault="004A41A0" w:rsidP="0084057F">
            <w:pPr>
              <w:tabs>
                <w:tab w:val="left" w:pos="774"/>
              </w:tabs>
              <w:rPr>
                <w:ins w:id="9900" w:author="sam sehgal" w:date="2025-01-31T17:12:00Z" w16du:dateUtc="2025-01-31T06:12:00Z"/>
                <w:rFonts w:asciiTheme="minorHAnsi" w:hAnsiTheme="minorHAnsi"/>
                <w:b/>
                <w:bCs/>
                <w:sz w:val="20"/>
                <w:szCs w:val="20"/>
                <w:rPrChange w:id="9901" w:author="Sam Sehgal (EXT Idiom)" w:date="2025-04-30T12:13:00Z" w16du:dateUtc="2025-04-30T02:13:00Z">
                  <w:rPr>
                    <w:ins w:id="9902" w:author="sam sehgal" w:date="2025-01-31T17:12:00Z" w16du:dateUtc="2025-01-31T06:12:00Z"/>
                    <w:rFonts w:asciiTheme="minorHAnsi" w:hAnsiTheme="minorHAnsi"/>
                    <w:b/>
                    <w:bCs/>
                    <w:sz w:val="20"/>
                    <w:szCs w:val="20"/>
                    <w:highlight w:val="cyan"/>
                  </w:rPr>
                </w:rPrChange>
              </w:rPr>
            </w:pPr>
            <w:ins w:id="9903" w:author="sam sehgal" w:date="2025-01-31T13:54:00Z" w16du:dateUtc="2025-01-31T02:54:00Z">
              <w:r w:rsidRPr="004663CC">
                <w:rPr>
                  <w:rFonts w:asciiTheme="minorHAnsi" w:hAnsiTheme="minorHAnsi"/>
                  <w:b/>
                  <w:bCs/>
                  <w:sz w:val="20"/>
                  <w:szCs w:val="20"/>
                  <w:rPrChange w:id="9904" w:author="Sam Sehgal (EXT Idiom)" w:date="2025-04-30T12:13:00Z" w16du:dateUtc="2025-04-30T02:13:00Z">
                    <w:rPr>
                      <w:rFonts w:asciiTheme="minorHAnsi" w:hAnsiTheme="minorHAnsi"/>
                      <w:sz w:val="20"/>
                      <w:szCs w:val="20"/>
                    </w:rPr>
                  </w:rPrChange>
                </w:rPr>
                <w:t>E</w:t>
              </w:r>
            </w:ins>
            <w:ins w:id="9905" w:author="sam sehgal" w:date="2025-01-31T13:55:00Z" w16du:dateUtc="2025-01-31T02:55:00Z">
              <w:r w:rsidRPr="004663CC">
                <w:rPr>
                  <w:rFonts w:asciiTheme="minorHAnsi" w:hAnsiTheme="minorHAnsi"/>
                  <w:b/>
                  <w:bCs/>
                  <w:sz w:val="20"/>
                  <w:szCs w:val="20"/>
                  <w:rPrChange w:id="9906" w:author="Sam Sehgal (EXT Idiom)" w:date="2025-04-30T12:13:00Z" w16du:dateUtc="2025-04-30T02:13:00Z">
                    <w:rPr>
                      <w:rFonts w:asciiTheme="minorHAnsi" w:hAnsiTheme="minorHAnsi"/>
                      <w:sz w:val="20"/>
                      <w:szCs w:val="20"/>
                    </w:rPr>
                  </w:rPrChange>
                </w:rPr>
                <w:t>LSE</w:t>
              </w:r>
            </w:ins>
            <w:ins w:id="9907" w:author="sam sehgal" w:date="2025-01-31T17:12:00Z" w16du:dateUtc="2025-01-31T06:12:00Z">
              <w:r w:rsidR="00AF7C4B" w:rsidRPr="004663CC">
                <w:rPr>
                  <w:rFonts w:asciiTheme="minorHAnsi" w:hAnsiTheme="minorHAnsi"/>
                  <w:b/>
                  <w:bCs/>
                  <w:sz w:val="20"/>
                  <w:szCs w:val="20"/>
                  <w:rPrChange w:id="9908" w:author="Sam Sehgal (EXT Idiom)" w:date="2025-04-30T12:13:00Z" w16du:dateUtc="2025-04-30T02:13:00Z">
                    <w:rPr>
                      <w:rFonts w:asciiTheme="minorHAnsi" w:hAnsiTheme="minorHAnsi"/>
                      <w:b/>
                      <w:bCs/>
                      <w:sz w:val="20"/>
                      <w:szCs w:val="20"/>
                      <w:highlight w:val="cyan"/>
                    </w:rPr>
                  </w:rPrChange>
                </w:rPr>
                <w:t xml:space="preserve"> IF</w:t>
              </w:r>
            </w:ins>
          </w:p>
          <w:p w14:paraId="2C9BCCF6" w14:textId="2029A027" w:rsidR="0084057F" w:rsidRPr="004663CC" w:rsidRDefault="00AF7C4B" w:rsidP="0084057F">
            <w:pPr>
              <w:tabs>
                <w:tab w:val="left" w:pos="774"/>
              </w:tabs>
              <w:rPr>
                <w:rFonts w:asciiTheme="minorHAnsi" w:hAnsiTheme="minorHAnsi"/>
                <w:sz w:val="20"/>
                <w:szCs w:val="20"/>
              </w:rPr>
            </w:pPr>
            <w:ins w:id="9909" w:author="sam sehgal" w:date="2025-01-31T17:12:00Z" w16du:dateUtc="2025-01-31T06:12:00Z">
              <w:r w:rsidRPr="004663CC">
                <w:rPr>
                  <w:rFonts w:asciiTheme="minorHAnsi" w:hAnsiTheme="minorHAnsi" w:cstheme="minorHAnsi"/>
                  <w:sz w:val="20"/>
                  <w:szCs w:val="20"/>
                </w:rPr>
                <w:t>Display</w:t>
              </w:r>
            </w:ins>
            <w:del w:id="9910" w:author="sam sehgal" w:date="2025-01-31T13:55:00Z" w16du:dateUtc="2025-01-31T02:55:00Z">
              <w:r w:rsidR="0084057F" w:rsidRPr="004663CC" w:rsidDel="004A41A0">
                <w:rPr>
                  <w:rFonts w:asciiTheme="minorHAnsi" w:hAnsiTheme="minorHAnsi"/>
                  <w:sz w:val="20"/>
                  <w:szCs w:val="20"/>
                </w:rPr>
                <w:delText xml:space="preserve"> </w:delText>
              </w:r>
            </w:del>
            <w:ins w:id="9911" w:author="sam sehgal" w:date="2025-01-31T13:55:00Z" w16du:dateUtc="2025-01-31T02:55:00Z">
              <w:r w:rsidR="004A41A0" w:rsidRPr="004663CC">
                <w:rPr>
                  <w:rFonts w:asciiTheme="minorHAnsi" w:hAnsiTheme="minorHAnsi"/>
                  <w:sz w:val="20"/>
                  <w:szCs w:val="20"/>
                </w:rPr>
                <w:t>&lt;CurrentAnnualESL&gt;</w:t>
              </w:r>
            </w:ins>
          </w:p>
          <w:p w14:paraId="45C6BAE7" w14:textId="77777777" w:rsidR="0084057F" w:rsidRPr="004663CC" w:rsidRDefault="0084057F" w:rsidP="0084057F">
            <w:pPr>
              <w:tabs>
                <w:tab w:val="left" w:pos="774"/>
              </w:tabs>
              <w:rPr>
                <w:rFonts w:asciiTheme="minorHAnsi" w:hAnsiTheme="minorHAnsi"/>
                <w:b/>
                <w:bCs/>
                <w:sz w:val="20"/>
                <w:szCs w:val="20"/>
              </w:rPr>
            </w:pPr>
          </w:p>
        </w:tc>
        <w:tc>
          <w:tcPr>
            <w:tcW w:w="825" w:type="dxa"/>
            <w:gridSpan w:val="3"/>
          </w:tcPr>
          <w:p w14:paraId="2ADBAF04" w14:textId="77777777" w:rsidR="0084057F" w:rsidRPr="00972BE1" w:rsidRDefault="0084057F" w:rsidP="0084057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Column 1: Table_Bodycopy_COI</w:t>
            </w:r>
          </w:p>
          <w:p w14:paraId="48D5E8FF" w14:textId="77777777" w:rsidR="0084057F" w:rsidRPr="00972BE1" w:rsidRDefault="0084057F" w:rsidP="0084057F">
            <w:pPr>
              <w:tabs>
                <w:tab w:val="left" w:pos="1800"/>
              </w:tabs>
              <w:rPr>
                <w:rFonts w:asciiTheme="minorHAnsi" w:hAnsiTheme="minorHAnsi" w:cstheme="minorHAnsi"/>
                <w:bCs/>
                <w:sz w:val="20"/>
                <w:szCs w:val="20"/>
              </w:rPr>
            </w:pPr>
          </w:p>
          <w:p w14:paraId="73FD07CE" w14:textId="51584F7C" w:rsidR="0084057F" w:rsidRPr="00972BE1" w:rsidRDefault="0084057F" w:rsidP="0084057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Column 2: Table_Heading_3_R</w:t>
            </w:r>
          </w:p>
        </w:tc>
      </w:tr>
      <w:tr w:rsidR="009F26EC" w:rsidRPr="00972BE1" w14:paraId="65C8565D" w14:textId="77777777" w:rsidTr="00E101E6">
        <w:trPr>
          <w:gridAfter w:val="2"/>
          <w:wAfter w:w="25" w:type="dxa"/>
          <w:cantSplit/>
          <w:trHeight w:val="300"/>
        </w:trPr>
        <w:tc>
          <w:tcPr>
            <w:tcW w:w="704" w:type="dxa"/>
          </w:tcPr>
          <w:p w14:paraId="0D6D0E59" w14:textId="20AA4EEC" w:rsidR="0084057F" w:rsidRPr="00972BE1" w:rsidRDefault="0084057F" w:rsidP="0084057F">
            <w:pPr>
              <w:tabs>
                <w:tab w:val="left" w:pos="1800"/>
              </w:tabs>
              <w:rPr>
                <w:rFonts w:asciiTheme="minorHAnsi" w:hAnsiTheme="minorHAnsi" w:cstheme="minorHAnsi"/>
                <w:b/>
                <w:sz w:val="20"/>
                <w:szCs w:val="20"/>
              </w:rPr>
            </w:pPr>
            <w:r w:rsidRPr="00972BE1">
              <w:rPr>
                <w:rFonts w:asciiTheme="minorHAnsi" w:hAnsiTheme="minorHAnsi" w:cstheme="minorHAnsi"/>
                <w:bCs/>
                <w:sz w:val="20"/>
                <w:szCs w:val="20"/>
              </w:rPr>
              <w:lastRenderedPageBreak/>
              <w:t>CB 11</w:t>
            </w:r>
          </w:p>
        </w:tc>
        <w:tc>
          <w:tcPr>
            <w:tcW w:w="2126" w:type="dxa"/>
          </w:tcPr>
          <w:p w14:paraId="4A5A99E5" w14:textId="77777777" w:rsidR="0084057F" w:rsidRPr="00972BE1" w:rsidRDefault="0084057F" w:rsidP="0084057F">
            <w:pPr>
              <w:tabs>
                <w:tab w:val="left" w:pos="1800"/>
              </w:tabs>
              <w:rPr>
                <w:rFonts w:asciiTheme="minorHAnsi" w:hAnsiTheme="minorHAnsi" w:cstheme="minorHAnsi"/>
                <w:sz w:val="20"/>
                <w:szCs w:val="20"/>
              </w:rPr>
            </w:pPr>
            <w:r w:rsidRPr="00972BE1">
              <w:rPr>
                <w:rFonts w:asciiTheme="minorHAnsi" w:hAnsiTheme="minorHAnsi" w:cstheme="minorHAnsi"/>
                <w:sz w:val="20"/>
                <w:szCs w:val="20"/>
              </w:rPr>
              <w:t>&lt;DocumentSubType&gt;</w:t>
            </w:r>
          </w:p>
          <w:p w14:paraId="10CEB193" w14:textId="0B4D6A0B" w:rsidR="0084057F" w:rsidRPr="00972BE1" w:rsidRDefault="0084057F" w:rsidP="0084057F">
            <w:pPr>
              <w:tabs>
                <w:tab w:val="left" w:pos="1800"/>
              </w:tabs>
              <w:rPr>
                <w:rFonts w:asciiTheme="minorHAnsi" w:hAnsiTheme="minorHAnsi" w:cstheme="minorHAnsi"/>
                <w:sz w:val="20"/>
                <w:szCs w:val="20"/>
              </w:rPr>
            </w:pPr>
            <w:r w:rsidRPr="00972BE1">
              <w:rPr>
                <w:rFonts w:asciiTheme="minorHAnsi" w:hAnsiTheme="minorHAnsi" w:cstheme="minorHAnsi"/>
                <w:sz w:val="20"/>
                <w:szCs w:val="20"/>
              </w:rPr>
              <w:t>&lt;</w:t>
            </w:r>
            <w:r w:rsidR="009E4523" w:rsidRPr="00972BE1">
              <w:rPr>
                <w:rFonts w:asciiTheme="minorHAnsi" w:hAnsiTheme="minorHAnsi" w:cstheme="minorHAnsi"/>
                <w:sz w:val="20"/>
                <w:szCs w:val="20"/>
              </w:rPr>
              <w:t>CurrentAnnualESL</w:t>
            </w:r>
            <w:r w:rsidRPr="00972BE1">
              <w:rPr>
                <w:rFonts w:asciiTheme="minorHAnsi" w:hAnsiTheme="minorHAnsi" w:cstheme="minorHAnsi"/>
                <w:sz w:val="20"/>
                <w:szCs w:val="20"/>
              </w:rPr>
              <w:t>&gt;</w:t>
            </w:r>
          </w:p>
          <w:p w14:paraId="647EFD89" w14:textId="33E9D807" w:rsidR="0084057F" w:rsidRPr="00972BE1" w:rsidRDefault="0084057F" w:rsidP="0084057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&lt;</w:t>
            </w:r>
            <w:r w:rsidR="00345C96" w:rsidRPr="00972BE1">
              <w:rPr>
                <w:rFonts w:asciiTheme="minorHAnsi" w:hAnsiTheme="minorHAnsi" w:cstheme="minorHAnsi"/>
                <w:bCs/>
                <w:sz w:val="20"/>
                <w:szCs w:val="20"/>
              </w:rPr>
              <w:t>PreviousAnnualESL</w:t>
            </w:r>
            <w:r w:rsidRPr="00972BE1">
              <w:rPr>
                <w:rFonts w:asciiTheme="minorHAnsi" w:hAnsiTheme="minorHAnsi" w:cstheme="minorHAnsi"/>
                <w:bCs/>
                <w:sz w:val="20"/>
                <w:szCs w:val="20"/>
              </w:rPr>
              <w:t>&gt;</w:t>
            </w:r>
          </w:p>
          <w:p w14:paraId="2BCC176B" w14:textId="77777777" w:rsidR="0084057F" w:rsidRPr="00972BE1" w:rsidRDefault="0084057F" w:rsidP="0084057F">
            <w:pPr>
              <w:tabs>
                <w:tab w:val="left" w:pos="1800"/>
              </w:tabs>
              <w:rPr>
                <w:rFonts w:asciiTheme="minorHAnsi" w:hAnsiTheme="minorHAnsi" w:cstheme="minorHAnsi"/>
                <w:b/>
                <w:sz w:val="20"/>
                <w:szCs w:val="20"/>
              </w:rPr>
            </w:pPr>
          </w:p>
        </w:tc>
        <w:tc>
          <w:tcPr>
            <w:tcW w:w="9356" w:type="dxa"/>
            <w:gridSpan w:val="3"/>
          </w:tcPr>
          <w:tbl>
            <w:tblPr>
              <w:tblpPr w:leftFromText="180" w:rightFromText="180" w:vertAnchor="page" w:horzAnchor="margin" w:tblpY="93"/>
              <w:tblOverlap w:val="never"/>
              <w:tblW w:w="9214" w:type="dxa"/>
              <w:tblBorders>
                <w:bottom w:val="single" w:sz="4" w:space="0" w:color="auto"/>
              </w:tblBorders>
              <w:tblLayout w:type="fixed"/>
              <w:tblLook w:val="04A0" w:firstRow="1" w:lastRow="0" w:firstColumn="1" w:lastColumn="0" w:noHBand="0" w:noVBand="1"/>
            </w:tblPr>
            <w:tblGrid>
              <w:gridCol w:w="2552"/>
              <w:gridCol w:w="2693"/>
              <w:gridCol w:w="284"/>
              <w:gridCol w:w="3685"/>
            </w:tblGrid>
            <w:tr w:rsidR="0084057F" w:rsidRPr="004663CC" w14:paraId="5C74CF8E" w14:textId="77777777" w:rsidTr="78CABE0F">
              <w:trPr>
                <w:trHeight w:val="220"/>
              </w:trPr>
              <w:tc>
                <w:tcPr>
                  <w:tcW w:w="2552" w:type="dxa"/>
                  <w:noWrap/>
                  <w:vAlign w:val="center"/>
                  <w:hideMark/>
                </w:tcPr>
                <w:p w14:paraId="7012D59A" w14:textId="0AE5226D" w:rsidR="0084057F" w:rsidRPr="004663CC" w:rsidRDefault="0084057F" w:rsidP="0084057F">
                  <w:pPr>
                    <w:pStyle w:val="TableBodycopy"/>
                    <w:rPr>
                      <w:rFonts w:asciiTheme="minorHAnsi" w:hAnsiTheme="minorHAnsi" w:cstheme="minorHAnsi"/>
                      <w:b/>
                      <w:bCs/>
                      <w:noProof/>
                      <w:color w:val="000000" w:themeColor="text1"/>
                      <w:sz w:val="22"/>
                      <w:szCs w:val="22"/>
                    </w:rPr>
                  </w:pPr>
                  <w:r w:rsidRPr="004663CC">
                    <w:rPr>
                      <w:rFonts w:asciiTheme="minorHAnsi" w:hAnsiTheme="minorHAnsi" w:cstheme="minorHAnsi"/>
                      <w:b/>
                      <w:bCs/>
                      <w:noProof/>
                      <w:color w:val="000000" w:themeColor="text1"/>
                      <w:szCs w:val="20"/>
                    </w:rPr>
                    <w:t xml:space="preserve">Emergency services levy: </w:t>
                  </w:r>
                </w:p>
              </w:tc>
              <w:tc>
                <w:tcPr>
                  <w:tcW w:w="2693" w:type="dxa"/>
                  <w:noWrap/>
                  <w:vAlign w:val="bottom"/>
                  <w:hideMark/>
                </w:tcPr>
                <w:p w14:paraId="1D9965CA" w14:textId="6E5F5467" w:rsidR="0084057F" w:rsidRPr="004663CC" w:rsidRDefault="0084057F" w:rsidP="0084057F">
                  <w:pPr>
                    <w:pStyle w:val="TableBodycopy"/>
                    <w:rPr>
                      <w:rFonts w:asciiTheme="minorHAnsi" w:hAnsiTheme="minorHAnsi" w:cstheme="minorBidi"/>
                      <w:b/>
                      <w:bCs/>
                    </w:rPr>
                  </w:pPr>
                  <w:r w:rsidRPr="004663CC">
                    <w:rPr>
                      <w:b/>
                      <w:bCs/>
                    </w:rPr>
                    <w:t>&lt;</w:t>
                  </w:r>
                  <w:r w:rsidR="009E4523" w:rsidRPr="004663CC">
                    <w:rPr>
                      <w:b/>
                      <w:bCs/>
                    </w:rPr>
                    <w:t>CurrentAnnualESL</w:t>
                  </w:r>
                  <w:r w:rsidRPr="004663CC">
                    <w:rPr>
                      <w:b/>
                      <w:bCs/>
                    </w:rPr>
                    <w:t>&gt;</w:t>
                  </w:r>
                  <w:ins w:id="9912" w:author="sam sehgal" w:date="2025-01-31T13:57:00Z" w16du:dateUtc="2025-01-31T02:57:00Z">
                    <w:r w:rsidR="00FA17AC" w:rsidRPr="004663CC">
                      <w:rPr>
                        <w:b/>
                        <w:bCs/>
                        <w:rPrChange w:id="9913" w:author="Sam Sehgal (EXT Idiom)" w:date="2025-04-30T12:13:00Z" w16du:dateUtc="2025-04-30T02:13:00Z">
                          <w:rPr>
                            <w:b/>
                            <w:bCs/>
                            <w:highlight w:val="cyan"/>
                          </w:rPr>
                        </w:rPrChange>
                      </w:rPr>
                      <w:t>/ &lt;CurrentESLPremWithoutRA&gt;</w:t>
                    </w:r>
                  </w:ins>
                </w:p>
              </w:tc>
              <w:tc>
                <w:tcPr>
                  <w:tcW w:w="284" w:type="dxa"/>
                </w:tcPr>
                <w:p w14:paraId="20E2BF24" w14:textId="77777777" w:rsidR="0084057F" w:rsidRPr="004663CC" w:rsidRDefault="0084057F" w:rsidP="0084057F">
                  <w:pPr>
                    <w:pStyle w:val="TableBodycopy"/>
                    <w:rPr>
                      <w:rFonts w:asciiTheme="minorHAnsi" w:hAnsiTheme="minorHAnsi" w:cstheme="minorBidi"/>
                      <w:b/>
                      <w:bCs/>
                      <w:szCs w:val="20"/>
                    </w:rPr>
                  </w:pPr>
                </w:p>
              </w:tc>
              <w:tc>
                <w:tcPr>
                  <w:tcW w:w="3685" w:type="dxa"/>
                </w:tcPr>
                <w:p w14:paraId="35CB89DE" w14:textId="6DF04D40" w:rsidR="0084057F" w:rsidRPr="004663CC" w:rsidRDefault="0084057F" w:rsidP="0084057F">
                  <w:pPr>
                    <w:pStyle w:val="TableBodycopy"/>
                    <w:rPr>
                      <w:rFonts w:asciiTheme="minorHAnsi" w:hAnsiTheme="minorHAnsi" w:cstheme="minorBidi"/>
                      <w:b/>
                      <w:bCs/>
                    </w:rPr>
                  </w:pPr>
                  <w:r w:rsidRPr="004663CC">
                    <w:rPr>
                      <w:rFonts w:asciiTheme="minorHAnsi" w:hAnsiTheme="minorHAnsi" w:cstheme="minorBidi"/>
                      <w:b/>
                      <w:bCs/>
                    </w:rPr>
                    <w:t>&lt;</w:t>
                  </w:r>
                  <w:r w:rsidR="00345C96" w:rsidRPr="004663CC">
                    <w:rPr>
                      <w:rFonts w:asciiTheme="minorHAnsi" w:hAnsiTheme="minorHAnsi" w:cstheme="minorBidi"/>
                      <w:b/>
                      <w:bCs/>
                    </w:rPr>
                    <w:t>PreviousAnnualESL</w:t>
                  </w:r>
                  <w:r w:rsidRPr="004663CC">
                    <w:rPr>
                      <w:rFonts w:asciiTheme="minorHAnsi" w:hAnsiTheme="minorHAnsi" w:cstheme="minorBidi"/>
                      <w:b/>
                      <w:bCs/>
                    </w:rPr>
                    <w:t>&gt;</w:t>
                  </w:r>
                  <w:ins w:id="9914" w:author="sam sehgal" w:date="2025-02-14T16:24:00Z" w16du:dateUtc="2025-02-14T05:24:00Z">
                    <w:r w:rsidR="00B05A1C" w:rsidRPr="004663CC">
                      <w:rPr>
                        <w:rFonts w:asciiTheme="minorHAnsi" w:hAnsiTheme="minorHAnsi" w:cstheme="minorBidi"/>
                        <w:b/>
                        <w:bCs/>
                      </w:rPr>
                      <w:t>/&lt;PreviousESLPremWithoutRA&gt;</w:t>
                    </w:r>
                  </w:ins>
                </w:p>
              </w:tc>
            </w:tr>
          </w:tbl>
          <w:p w14:paraId="4FAB285B" w14:textId="77777777" w:rsidR="0084057F" w:rsidRPr="004663CC" w:rsidRDefault="0084057F" w:rsidP="0084057F">
            <w:pPr>
              <w:pStyle w:val="TableBodycopy"/>
              <w:rPr>
                <w:rFonts w:asciiTheme="minorHAnsi" w:hAnsiTheme="minorHAnsi" w:cstheme="minorHAnsi"/>
                <w:b/>
                <w:bCs/>
                <w:noProof/>
                <w:color w:val="000000" w:themeColor="text1"/>
                <w:sz w:val="22"/>
                <w:szCs w:val="22"/>
              </w:rPr>
            </w:pPr>
          </w:p>
        </w:tc>
        <w:tc>
          <w:tcPr>
            <w:tcW w:w="1560" w:type="dxa"/>
          </w:tcPr>
          <w:p w14:paraId="084B667D" w14:textId="445CB7B3"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IF</w:t>
            </w:r>
            <w:r w:rsidRPr="004663CC">
              <w:rPr>
                <w:rFonts w:asciiTheme="minorHAnsi" w:hAnsiTheme="minorHAnsi"/>
                <w:sz w:val="20"/>
                <w:szCs w:val="20"/>
              </w:rPr>
              <w:t xml:space="preserve"> &lt;DocumentSubType&gt;= “Renewal” </w:t>
            </w:r>
          </w:p>
          <w:p w14:paraId="74DA0067" w14:textId="77777777" w:rsidR="00E101E6" w:rsidRPr="004663CC" w:rsidRDefault="0084057F" w:rsidP="00E101E6">
            <w:pPr>
              <w:tabs>
                <w:tab w:val="left" w:pos="774"/>
              </w:tabs>
              <w:rPr>
                <w:ins w:id="9915" w:author="sam sehgal" w:date="2025-02-14T16:19:00Z" w16du:dateUtc="2025-02-14T05:19:00Z"/>
                <w:rFonts w:asciiTheme="minorHAnsi" w:hAnsiTheme="minorHAnsi"/>
                <w:sz w:val="20"/>
                <w:szCs w:val="20"/>
              </w:rPr>
            </w:pPr>
            <w:r w:rsidRPr="004663CC">
              <w:rPr>
                <w:rFonts w:asciiTheme="minorHAnsi" w:hAnsiTheme="minorHAnsi"/>
                <w:b/>
                <w:bCs/>
                <w:sz w:val="20"/>
                <w:szCs w:val="20"/>
              </w:rPr>
              <w:t>AND</w:t>
            </w:r>
            <w:r w:rsidRPr="004663CC">
              <w:rPr>
                <w:rFonts w:asciiTheme="minorHAnsi" w:hAnsiTheme="minorHAnsi"/>
                <w:sz w:val="20"/>
                <w:szCs w:val="20"/>
              </w:rPr>
              <w:t xml:space="preserve"> </w:t>
            </w:r>
            <w:ins w:id="9916" w:author="sam sehgal" w:date="2025-02-14T16:19:00Z" w16du:dateUtc="2025-02-14T05:19:00Z">
              <w:r w:rsidR="00E101E6" w:rsidRPr="004663CC">
                <w:rPr>
                  <w:rFonts w:asciiTheme="minorHAnsi" w:hAnsiTheme="minorHAnsi"/>
                  <w:sz w:val="20"/>
                  <w:szCs w:val="20"/>
                </w:rPr>
                <w:t>&lt;ProductCode&gt;= “Auto”</w:t>
              </w:r>
            </w:ins>
          </w:p>
          <w:p w14:paraId="6A4E583E" w14:textId="77777777" w:rsidR="00E101E6" w:rsidRPr="004663CC" w:rsidRDefault="00E101E6" w:rsidP="00E101E6">
            <w:pPr>
              <w:tabs>
                <w:tab w:val="left" w:pos="774"/>
              </w:tabs>
              <w:rPr>
                <w:ins w:id="9917" w:author="sam sehgal" w:date="2025-02-14T16:19:00Z" w16du:dateUtc="2025-02-14T05:19:00Z"/>
                <w:rFonts w:asciiTheme="minorHAnsi" w:hAnsiTheme="minorHAnsi"/>
                <w:sz w:val="20"/>
                <w:szCs w:val="20"/>
              </w:rPr>
            </w:pPr>
            <w:ins w:id="9918" w:author="sam sehgal" w:date="2025-02-14T16:19:00Z" w16du:dateUtc="2025-02-14T05:19:00Z">
              <w:r w:rsidRPr="004663CC">
                <w:rPr>
                  <w:rFonts w:asciiTheme="minorHAnsi" w:hAnsiTheme="minorHAnsi"/>
                  <w:sz w:val="20"/>
                  <w:szCs w:val="20"/>
                </w:rPr>
                <w:t>AND</w:t>
              </w:r>
            </w:ins>
          </w:p>
          <w:p w14:paraId="5A9C20DB" w14:textId="77777777" w:rsidR="00E101E6" w:rsidRPr="004663CC" w:rsidRDefault="00E101E6" w:rsidP="00E101E6">
            <w:pPr>
              <w:tabs>
                <w:tab w:val="left" w:pos="774"/>
              </w:tabs>
              <w:rPr>
                <w:ins w:id="9919" w:author="sam sehgal" w:date="2025-02-14T16:19:00Z" w16du:dateUtc="2025-02-14T05:19:00Z"/>
                <w:rFonts w:asciiTheme="minorHAnsi" w:hAnsiTheme="minorHAnsi"/>
                <w:sz w:val="20"/>
                <w:szCs w:val="20"/>
              </w:rPr>
            </w:pPr>
            <w:ins w:id="9920" w:author="sam sehgal" w:date="2025-02-14T16:19:00Z" w16du:dateUtc="2025-02-14T05:19:00Z">
              <w:r w:rsidRPr="004663CC">
                <w:rPr>
                  <w:rFonts w:asciiTheme="minorHAnsi" w:hAnsiTheme="minorHAnsi"/>
                  <w:sz w:val="20"/>
                  <w:szCs w:val="20"/>
                </w:rPr>
                <w:t>&lt;VehicleCoverageCode&gt;</w:t>
              </w:r>
            </w:ins>
          </w:p>
          <w:p w14:paraId="32A565B3" w14:textId="77777777" w:rsidR="00E101E6" w:rsidRPr="004663CC" w:rsidRDefault="00E101E6" w:rsidP="00E101E6">
            <w:pPr>
              <w:tabs>
                <w:tab w:val="left" w:pos="774"/>
              </w:tabs>
              <w:rPr>
                <w:ins w:id="9921" w:author="sam sehgal" w:date="2025-02-14T16:19:00Z" w16du:dateUtc="2025-02-14T05:19:00Z"/>
                <w:rFonts w:asciiTheme="minorHAnsi" w:hAnsiTheme="minorHAnsi"/>
                <w:sz w:val="20"/>
                <w:szCs w:val="20"/>
              </w:rPr>
            </w:pPr>
            <w:ins w:id="9922" w:author="sam sehgal" w:date="2025-02-14T16:19:00Z" w16du:dateUtc="2025-02-14T05:19:00Z">
              <w:r w:rsidRPr="004663CC">
                <w:rPr>
                  <w:rFonts w:asciiTheme="minorHAnsi" w:hAnsiTheme="minorHAnsi"/>
                  <w:sz w:val="20"/>
                  <w:szCs w:val="20"/>
                </w:rPr>
                <w:t>= “RA”</w:t>
              </w:r>
            </w:ins>
          </w:p>
          <w:p w14:paraId="0E3B4C56" w14:textId="77777777" w:rsidR="00E101E6" w:rsidRPr="004663CC" w:rsidRDefault="00E101E6" w:rsidP="00E101E6">
            <w:pPr>
              <w:tabs>
                <w:tab w:val="left" w:pos="774"/>
              </w:tabs>
              <w:rPr>
                <w:ins w:id="9923" w:author="sam sehgal" w:date="2025-02-14T16:19:00Z" w16du:dateUtc="2025-02-14T05:19:00Z"/>
                <w:rFonts w:asciiTheme="minorHAnsi" w:hAnsiTheme="minorHAnsi"/>
                <w:b/>
                <w:bCs/>
                <w:sz w:val="20"/>
                <w:szCs w:val="20"/>
                <w:rPrChange w:id="9924" w:author="Sam Sehgal (EXT Idiom)" w:date="2025-04-30T12:13:00Z" w16du:dateUtc="2025-04-30T02:13:00Z">
                  <w:rPr>
                    <w:ins w:id="9925" w:author="sam sehgal" w:date="2025-02-14T16:19:00Z" w16du:dateUtc="2025-02-14T05:19:00Z"/>
                    <w:rFonts w:asciiTheme="minorHAnsi" w:hAnsiTheme="minorHAnsi"/>
                    <w:sz w:val="20"/>
                    <w:szCs w:val="20"/>
                  </w:rPr>
                </w:rPrChange>
              </w:rPr>
            </w:pPr>
            <w:ins w:id="9926" w:author="sam sehgal" w:date="2025-02-14T16:19:00Z" w16du:dateUtc="2025-02-14T05:19:00Z">
              <w:r w:rsidRPr="004663CC">
                <w:rPr>
                  <w:rFonts w:asciiTheme="minorHAnsi" w:hAnsiTheme="minorHAnsi"/>
                  <w:b/>
                  <w:bCs/>
                  <w:sz w:val="20"/>
                  <w:szCs w:val="20"/>
                  <w:rPrChange w:id="9927" w:author="Sam Sehgal (EXT Idiom)" w:date="2025-04-30T12:13:00Z" w16du:dateUtc="2025-04-30T02:13:00Z">
                    <w:rPr>
                      <w:rFonts w:asciiTheme="minorHAnsi" w:hAnsiTheme="minorHAnsi"/>
                      <w:sz w:val="20"/>
                      <w:szCs w:val="20"/>
                    </w:rPr>
                  </w:rPrChange>
                </w:rPr>
                <w:t>AND</w:t>
              </w:r>
            </w:ins>
          </w:p>
          <w:p w14:paraId="13EC3D96" w14:textId="77777777" w:rsidR="00E101E6" w:rsidRPr="004663CC" w:rsidRDefault="00E101E6" w:rsidP="00E101E6">
            <w:pPr>
              <w:tabs>
                <w:tab w:val="left" w:pos="774"/>
              </w:tabs>
              <w:rPr>
                <w:ins w:id="9928" w:author="sam sehgal" w:date="2025-02-14T16:19:00Z" w16du:dateUtc="2025-02-14T05:19:00Z"/>
                <w:rFonts w:asciiTheme="minorHAnsi" w:hAnsiTheme="minorHAnsi"/>
                <w:sz w:val="20"/>
                <w:szCs w:val="20"/>
              </w:rPr>
            </w:pPr>
            <w:ins w:id="9929" w:author="sam sehgal" w:date="2025-02-14T16:19:00Z" w16du:dateUtc="2025-02-14T05:19:00Z">
              <w:r w:rsidRPr="004663CC">
                <w:rPr>
                  <w:rFonts w:asciiTheme="minorHAnsi" w:hAnsiTheme="minorHAnsi"/>
                  <w:sz w:val="20"/>
                  <w:szCs w:val="20"/>
                </w:rPr>
                <w:t>(VehicleOptionalCoverageInd = ‘0’ and (&lt;VehicleSelectedCoverageInd&gt; = ‘0’ or ‘1’)</w:t>
              </w:r>
            </w:ins>
          </w:p>
          <w:p w14:paraId="69035BC3" w14:textId="77777777" w:rsidR="00E101E6" w:rsidRPr="004663CC" w:rsidRDefault="00E101E6" w:rsidP="00E101E6">
            <w:pPr>
              <w:tabs>
                <w:tab w:val="left" w:pos="774"/>
              </w:tabs>
              <w:rPr>
                <w:ins w:id="9930" w:author="sam sehgal" w:date="2025-02-14T16:19:00Z" w16du:dateUtc="2025-02-14T05:19:00Z"/>
                <w:rFonts w:asciiTheme="minorHAnsi" w:hAnsiTheme="minorHAnsi"/>
                <w:b/>
                <w:bCs/>
                <w:sz w:val="20"/>
                <w:szCs w:val="20"/>
                <w:rPrChange w:id="9931" w:author="Sam Sehgal (EXT Idiom)" w:date="2025-04-30T12:13:00Z" w16du:dateUtc="2025-04-30T02:13:00Z">
                  <w:rPr>
                    <w:ins w:id="9932" w:author="sam sehgal" w:date="2025-02-14T16:19:00Z" w16du:dateUtc="2025-02-14T05:19:00Z"/>
                    <w:rFonts w:asciiTheme="minorHAnsi" w:hAnsiTheme="minorHAnsi"/>
                    <w:sz w:val="20"/>
                    <w:szCs w:val="20"/>
                  </w:rPr>
                </w:rPrChange>
              </w:rPr>
            </w:pPr>
            <w:ins w:id="9933" w:author="sam sehgal" w:date="2025-02-14T16:19:00Z" w16du:dateUtc="2025-02-14T05:19:00Z">
              <w:r w:rsidRPr="004663CC">
                <w:rPr>
                  <w:rFonts w:asciiTheme="minorHAnsi" w:hAnsiTheme="minorHAnsi"/>
                  <w:b/>
                  <w:bCs/>
                  <w:sz w:val="20"/>
                  <w:szCs w:val="20"/>
                  <w:rPrChange w:id="9934" w:author="Sam Sehgal (EXT Idiom)" w:date="2025-04-30T12:13:00Z" w16du:dateUtc="2025-04-30T02:13:00Z">
                    <w:rPr>
                      <w:rFonts w:asciiTheme="minorHAnsi" w:hAnsiTheme="minorHAnsi"/>
                      <w:sz w:val="20"/>
                      <w:szCs w:val="20"/>
                    </w:rPr>
                  </w:rPrChange>
                </w:rPr>
                <w:t>AND</w:t>
              </w:r>
            </w:ins>
          </w:p>
          <w:p w14:paraId="40E4317D" w14:textId="77777777" w:rsidR="00E101E6" w:rsidRPr="004663CC" w:rsidRDefault="00E101E6" w:rsidP="00E101E6">
            <w:pPr>
              <w:tabs>
                <w:tab w:val="left" w:pos="774"/>
              </w:tabs>
              <w:rPr>
                <w:ins w:id="9935" w:author="sam sehgal" w:date="2025-02-14T16:19:00Z" w16du:dateUtc="2025-02-14T05:19:00Z"/>
                <w:rFonts w:asciiTheme="minorHAnsi" w:hAnsiTheme="minorHAnsi"/>
                <w:sz w:val="20"/>
                <w:szCs w:val="20"/>
              </w:rPr>
            </w:pPr>
            <w:ins w:id="9936" w:author="sam sehgal" w:date="2025-02-14T16:19:00Z" w16du:dateUtc="2025-02-14T05:19:00Z">
              <w:r w:rsidRPr="004663CC">
                <w:rPr>
                  <w:rFonts w:asciiTheme="minorHAnsi" w:hAnsiTheme="minorHAnsi"/>
                  <w:sz w:val="20"/>
                  <w:szCs w:val="20"/>
                </w:rPr>
                <w:t>&lt;TotalRSAFee&gt; != ‘0’</w:t>
              </w:r>
            </w:ins>
          </w:p>
          <w:p w14:paraId="0D4B6699" w14:textId="77777777" w:rsidR="00E101E6" w:rsidRPr="004663CC" w:rsidRDefault="00E101E6" w:rsidP="00E101E6">
            <w:pPr>
              <w:tabs>
                <w:tab w:val="left" w:pos="774"/>
              </w:tabs>
              <w:rPr>
                <w:ins w:id="9937" w:author="sam sehgal" w:date="2025-02-14T16:19:00Z" w16du:dateUtc="2025-02-14T05:19:00Z"/>
                <w:rFonts w:asciiTheme="minorHAnsi" w:hAnsiTheme="minorHAnsi"/>
                <w:b/>
                <w:bCs/>
                <w:sz w:val="20"/>
                <w:szCs w:val="20"/>
                <w:rPrChange w:id="9938" w:author="Sam Sehgal (EXT Idiom)" w:date="2025-04-30T12:13:00Z" w16du:dateUtc="2025-04-30T02:13:00Z">
                  <w:rPr>
                    <w:ins w:id="9939" w:author="sam sehgal" w:date="2025-02-14T16:19:00Z" w16du:dateUtc="2025-02-14T05:19:00Z"/>
                    <w:rFonts w:asciiTheme="minorHAnsi" w:hAnsiTheme="minorHAnsi"/>
                    <w:sz w:val="20"/>
                    <w:szCs w:val="20"/>
                  </w:rPr>
                </w:rPrChange>
              </w:rPr>
            </w:pPr>
            <w:ins w:id="9940" w:author="sam sehgal" w:date="2025-02-14T16:19:00Z" w16du:dateUtc="2025-02-14T05:19:00Z">
              <w:r w:rsidRPr="004663CC">
                <w:rPr>
                  <w:rFonts w:asciiTheme="minorHAnsi" w:hAnsiTheme="minorHAnsi"/>
                  <w:b/>
                  <w:bCs/>
                  <w:sz w:val="20"/>
                  <w:szCs w:val="20"/>
                  <w:rPrChange w:id="9941" w:author="Sam Sehgal (EXT Idiom)" w:date="2025-04-30T12:13:00Z" w16du:dateUtc="2025-04-30T02:13:00Z">
                    <w:rPr>
                      <w:rFonts w:asciiTheme="minorHAnsi" w:hAnsiTheme="minorHAnsi"/>
                      <w:sz w:val="20"/>
                      <w:szCs w:val="20"/>
                    </w:rPr>
                  </w:rPrChange>
                </w:rPr>
                <w:t>Then Display</w:t>
              </w:r>
            </w:ins>
          </w:p>
          <w:p w14:paraId="20ABBB6C" w14:textId="65A0F0C3" w:rsidR="00E101E6" w:rsidRPr="004663CC" w:rsidRDefault="00E101E6" w:rsidP="00E101E6">
            <w:pPr>
              <w:tabs>
                <w:tab w:val="left" w:pos="774"/>
              </w:tabs>
              <w:rPr>
                <w:ins w:id="9942" w:author="sam sehgal" w:date="2025-02-14T16:19:00Z" w16du:dateUtc="2025-02-14T05:19:00Z"/>
                <w:rFonts w:asciiTheme="minorHAnsi" w:hAnsiTheme="minorHAnsi"/>
                <w:sz w:val="20"/>
                <w:szCs w:val="20"/>
              </w:rPr>
            </w:pPr>
            <w:ins w:id="9943" w:author="sam sehgal" w:date="2025-02-14T16:19:00Z" w16du:dateUtc="2025-02-14T05:19:00Z">
              <w:r w:rsidRPr="004663CC">
                <w:rPr>
                  <w:rFonts w:asciiTheme="minorHAnsi" w:hAnsiTheme="minorHAnsi"/>
                  <w:sz w:val="20"/>
                  <w:szCs w:val="20"/>
                </w:rPr>
                <w:t>&lt;</w:t>
              </w:r>
            </w:ins>
            <w:ins w:id="9944" w:author="sam sehgal" w:date="2025-02-14T16:20:00Z" w16du:dateUtc="2025-02-14T05:20:00Z">
              <w:r w:rsidRPr="004663CC">
                <w:rPr>
                  <w:rFonts w:asciiTheme="minorHAnsi" w:hAnsiTheme="minorHAnsi"/>
                  <w:sz w:val="20"/>
                  <w:szCs w:val="20"/>
                </w:rPr>
                <w:t>PreviousESLPremWithoutRA</w:t>
              </w:r>
            </w:ins>
            <w:ins w:id="9945" w:author="sam sehgal" w:date="2025-02-14T16:19:00Z" w16du:dateUtc="2025-02-14T05:19:00Z">
              <w:r w:rsidRPr="004663CC">
                <w:rPr>
                  <w:rFonts w:asciiTheme="minorHAnsi" w:hAnsiTheme="minorHAnsi"/>
                  <w:sz w:val="20"/>
                  <w:szCs w:val="20"/>
                </w:rPr>
                <w:t xml:space="preserve">&gt; </w:t>
              </w:r>
            </w:ins>
          </w:p>
          <w:p w14:paraId="7741EEC7" w14:textId="77777777" w:rsidR="00E101E6" w:rsidRPr="004663CC" w:rsidRDefault="00E101E6" w:rsidP="00E101E6">
            <w:pPr>
              <w:tabs>
                <w:tab w:val="left" w:pos="774"/>
              </w:tabs>
              <w:rPr>
                <w:ins w:id="9946" w:author="sam sehgal" w:date="2025-02-14T16:19:00Z" w16du:dateUtc="2025-02-14T05:19:00Z"/>
                <w:rFonts w:asciiTheme="minorHAnsi" w:hAnsiTheme="minorHAnsi"/>
                <w:sz w:val="20"/>
                <w:szCs w:val="20"/>
              </w:rPr>
            </w:pPr>
            <w:ins w:id="9947" w:author="sam sehgal" w:date="2025-02-14T16:19:00Z" w16du:dateUtc="2025-02-14T05:19:00Z">
              <w:r w:rsidRPr="004663CC">
                <w:rPr>
                  <w:rFonts w:asciiTheme="minorHAnsi" w:hAnsiTheme="minorHAnsi"/>
                  <w:sz w:val="20"/>
                  <w:szCs w:val="20"/>
                </w:rPr>
                <w:t>ELSE IF Display</w:t>
              </w:r>
            </w:ins>
          </w:p>
          <w:p w14:paraId="4FA76C1A" w14:textId="144A92D8" w:rsidR="0084057F" w:rsidRPr="004663CC" w:rsidDel="00E101E6" w:rsidRDefault="00E101E6" w:rsidP="00E101E6">
            <w:pPr>
              <w:tabs>
                <w:tab w:val="left" w:pos="774"/>
              </w:tabs>
              <w:rPr>
                <w:del w:id="9948" w:author="sam sehgal" w:date="2025-02-14T16:19:00Z" w16du:dateUtc="2025-02-14T05:19:00Z"/>
                <w:rFonts w:asciiTheme="minorHAnsi" w:hAnsiTheme="minorHAnsi"/>
                <w:sz w:val="20"/>
                <w:szCs w:val="20"/>
              </w:rPr>
            </w:pPr>
            <w:ins w:id="9949" w:author="sam sehgal" w:date="2025-02-14T16:19:00Z" w16du:dateUtc="2025-02-14T05:19:00Z">
              <w:r w:rsidRPr="004663CC">
                <w:rPr>
                  <w:rFonts w:asciiTheme="minorHAnsi" w:hAnsiTheme="minorHAnsi"/>
                  <w:sz w:val="20"/>
                  <w:szCs w:val="20"/>
                </w:rPr>
                <w:t>&lt;PreviousAnnualESL&gt;</w:t>
              </w:r>
            </w:ins>
            <w:del w:id="9950" w:author="sam sehgal" w:date="2025-02-14T16:19:00Z" w16du:dateUtc="2025-02-14T05:19:00Z">
              <w:r w:rsidR="0084057F" w:rsidRPr="004663CC" w:rsidDel="00E101E6">
                <w:rPr>
                  <w:rFonts w:asciiTheme="minorHAnsi" w:hAnsiTheme="minorHAnsi"/>
                  <w:sz w:val="20"/>
                  <w:szCs w:val="20"/>
                </w:rPr>
                <w:delText>&lt;</w:delText>
              </w:r>
              <w:r w:rsidR="00345C96" w:rsidRPr="004663CC" w:rsidDel="00E101E6">
                <w:rPr>
                  <w:rFonts w:asciiTheme="minorHAnsi" w:hAnsiTheme="minorHAnsi"/>
                  <w:sz w:val="20"/>
                  <w:szCs w:val="20"/>
                </w:rPr>
                <w:delText>PreviousAnnualESL</w:delText>
              </w:r>
              <w:r w:rsidR="0084057F" w:rsidRPr="004663CC" w:rsidDel="00E101E6">
                <w:rPr>
                  <w:rFonts w:asciiTheme="minorHAnsi" w:hAnsiTheme="minorHAnsi"/>
                  <w:sz w:val="20"/>
                  <w:szCs w:val="20"/>
                </w:rPr>
                <w:delText>&gt;</w:delText>
              </w:r>
            </w:del>
          </w:p>
          <w:p w14:paraId="64EAFF1B" w14:textId="63A4619D" w:rsidR="0084057F" w:rsidRPr="004663CC" w:rsidDel="00E101E6" w:rsidRDefault="0084057F" w:rsidP="0084057F">
            <w:pPr>
              <w:tabs>
                <w:tab w:val="left" w:pos="774"/>
              </w:tabs>
              <w:rPr>
                <w:del w:id="9951" w:author="sam sehgal" w:date="2025-02-14T16:19:00Z" w16du:dateUtc="2025-02-14T05:19:00Z"/>
                <w:rFonts w:asciiTheme="minorHAnsi" w:hAnsiTheme="minorHAnsi"/>
                <w:sz w:val="20"/>
                <w:szCs w:val="20"/>
              </w:rPr>
            </w:pPr>
            <w:del w:id="9952" w:author="sam sehgal" w:date="2025-02-14T16:19:00Z" w16du:dateUtc="2025-02-14T05:19:00Z">
              <w:r w:rsidRPr="004663CC" w:rsidDel="00E101E6">
                <w:rPr>
                  <w:rFonts w:asciiTheme="minorHAnsi" w:hAnsiTheme="minorHAnsi"/>
                  <w:sz w:val="20"/>
                  <w:szCs w:val="20"/>
                </w:rPr>
                <w:delText xml:space="preserve">!=NULL </w:delText>
              </w:r>
            </w:del>
          </w:p>
          <w:p w14:paraId="26498A99" w14:textId="04AF745A" w:rsidR="0084057F" w:rsidRPr="004663CC" w:rsidDel="00E101E6" w:rsidRDefault="0084057F" w:rsidP="0084057F">
            <w:pPr>
              <w:tabs>
                <w:tab w:val="left" w:pos="774"/>
              </w:tabs>
              <w:rPr>
                <w:del w:id="9953" w:author="sam sehgal" w:date="2025-02-14T16:19:00Z" w16du:dateUtc="2025-02-14T05:19:00Z"/>
                <w:rFonts w:asciiTheme="minorHAnsi" w:hAnsiTheme="minorHAnsi"/>
                <w:sz w:val="20"/>
              </w:rPr>
            </w:pPr>
            <w:del w:id="9954" w:author="sam sehgal" w:date="2025-02-14T16:19:00Z" w16du:dateUtc="2025-02-14T05:19:00Z">
              <w:r w:rsidRPr="004663CC" w:rsidDel="00E101E6">
                <w:rPr>
                  <w:rFonts w:asciiTheme="minorHAnsi" w:hAnsiTheme="minorHAnsi"/>
                  <w:b/>
                  <w:bCs/>
                  <w:sz w:val="20"/>
                  <w:szCs w:val="20"/>
                </w:rPr>
                <w:delText xml:space="preserve">THEN </w:delText>
              </w:r>
              <w:r w:rsidRPr="004663CC" w:rsidDel="00E101E6">
                <w:rPr>
                  <w:rFonts w:asciiTheme="minorHAnsi" w:hAnsiTheme="minorHAnsi"/>
                  <w:sz w:val="20"/>
                  <w:szCs w:val="20"/>
                </w:rPr>
                <w:delText xml:space="preserve">display </w:delText>
              </w:r>
            </w:del>
          </w:p>
          <w:p w14:paraId="6E56D69D" w14:textId="6EA61755" w:rsidR="0084057F" w:rsidRPr="004663CC" w:rsidDel="00E101E6" w:rsidRDefault="0084057F" w:rsidP="0084057F">
            <w:pPr>
              <w:tabs>
                <w:tab w:val="left" w:pos="774"/>
              </w:tabs>
              <w:rPr>
                <w:del w:id="9955" w:author="sam sehgal" w:date="2025-02-14T16:19:00Z" w16du:dateUtc="2025-02-14T05:19:00Z"/>
                <w:rFonts w:asciiTheme="minorHAnsi" w:hAnsiTheme="minorHAnsi" w:cstheme="minorHAnsi"/>
                <w:b/>
                <w:bCs/>
                <w:sz w:val="20"/>
              </w:rPr>
            </w:pPr>
            <w:del w:id="9956" w:author="sam sehgal" w:date="2025-02-14T16:19:00Z" w16du:dateUtc="2025-02-14T05:19:00Z">
              <w:r w:rsidRPr="004663CC" w:rsidDel="00E101E6">
                <w:rPr>
                  <w:rFonts w:asciiTheme="minorHAnsi" w:hAnsiTheme="minorHAnsi" w:cstheme="minorHAnsi"/>
                  <w:b/>
                  <w:bCs/>
                  <w:sz w:val="20"/>
                </w:rPr>
                <w:delText xml:space="preserve">ELSE </w:delText>
              </w:r>
              <w:r w:rsidRPr="004663CC" w:rsidDel="00E101E6">
                <w:rPr>
                  <w:rFonts w:asciiTheme="minorHAnsi" w:hAnsiTheme="minorHAnsi" w:cstheme="minorHAnsi"/>
                  <w:sz w:val="20"/>
                </w:rPr>
                <w:delText>do not display</w:delText>
              </w:r>
            </w:del>
          </w:p>
          <w:p w14:paraId="743805A5" w14:textId="77777777" w:rsidR="0084057F" w:rsidRPr="004663CC" w:rsidRDefault="0084057F" w:rsidP="0084057F">
            <w:pPr>
              <w:tabs>
                <w:tab w:val="left" w:pos="774"/>
              </w:tabs>
              <w:rPr>
                <w:rFonts w:asciiTheme="minorHAnsi" w:hAnsiTheme="minorHAnsi"/>
                <w:b/>
                <w:bCs/>
                <w:sz w:val="20"/>
                <w:szCs w:val="20"/>
              </w:rPr>
            </w:pPr>
          </w:p>
        </w:tc>
        <w:tc>
          <w:tcPr>
            <w:tcW w:w="825" w:type="dxa"/>
            <w:gridSpan w:val="3"/>
          </w:tcPr>
          <w:p w14:paraId="1556D6B1" w14:textId="77777777" w:rsidR="0084057F" w:rsidRPr="00972BE1" w:rsidRDefault="0084057F" w:rsidP="0084057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Column 1: Table_Bodycopy_COI</w:t>
            </w:r>
          </w:p>
          <w:p w14:paraId="3F76FA66" w14:textId="77777777" w:rsidR="0084057F" w:rsidRPr="00972BE1" w:rsidRDefault="0084057F" w:rsidP="0084057F">
            <w:pPr>
              <w:tabs>
                <w:tab w:val="left" w:pos="1800"/>
              </w:tabs>
              <w:rPr>
                <w:rFonts w:asciiTheme="minorHAnsi" w:hAnsiTheme="minorHAnsi" w:cstheme="minorHAnsi"/>
                <w:bCs/>
                <w:sz w:val="20"/>
                <w:szCs w:val="20"/>
              </w:rPr>
            </w:pPr>
          </w:p>
          <w:p w14:paraId="243D7BEF" w14:textId="5270FA70" w:rsidR="0084057F" w:rsidRPr="00972BE1" w:rsidRDefault="0084057F" w:rsidP="0084057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Column 2 &amp; 4: Table_Heading_3_R</w:t>
            </w:r>
          </w:p>
        </w:tc>
      </w:tr>
      <w:tr w:rsidR="009F26EC" w:rsidRPr="00BD6987" w14:paraId="17DE0B77" w14:textId="77777777" w:rsidTr="00E101E6">
        <w:trPr>
          <w:gridAfter w:val="2"/>
          <w:wAfter w:w="25" w:type="dxa"/>
          <w:cantSplit/>
          <w:trHeight w:val="300"/>
        </w:trPr>
        <w:tc>
          <w:tcPr>
            <w:tcW w:w="704" w:type="dxa"/>
          </w:tcPr>
          <w:p w14:paraId="75B29571" w14:textId="40A26DCE" w:rsidR="0084057F" w:rsidRPr="00972BE1" w:rsidRDefault="0084057F" w:rsidP="0084057F">
            <w:pPr>
              <w:tabs>
                <w:tab w:val="left" w:pos="1800"/>
              </w:tabs>
              <w:rPr>
                <w:rFonts w:asciiTheme="minorHAnsi" w:hAnsiTheme="minorHAnsi" w:cstheme="minorHAnsi"/>
                <w:b/>
                <w:sz w:val="20"/>
                <w:szCs w:val="20"/>
              </w:rPr>
            </w:pPr>
            <w:r w:rsidRPr="00972BE1">
              <w:rPr>
                <w:rFonts w:asciiTheme="minorHAnsi" w:hAnsiTheme="minorHAnsi" w:cstheme="minorHAnsi"/>
                <w:bCs/>
                <w:sz w:val="20"/>
                <w:szCs w:val="20"/>
              </w:rPr>
              <w:lastRenderedPageBreak/>
              <w:t>CB 12</w:t>
            </w:r>
          </w:p>
        </w:tc>
        <w:tc>
          <w:tcPr>
            <w:tcW w:w="2126" w:type="dxa"/>
          </w:tcPr>
          <w:p w14:paraId="7DD975DD" w14:textId="77777777" w:rsidR="0084057F" w:rsidRPr="00972BE1" w:rsidRDefault="0084057F" w:rsidP="0084057F">
            <w:pPr>
              <w:tabs>
                <w:tab w:val="left" w:pos="1800"/>
              </w:tabs>
              <w:rPr>
                <w:rFonts w:asciiTheme="minorHAnsi" w:hAnsiTheme="minorHAnsi" w:cstheme="minorHAnsi"/>
                <w:sz w:val="20"/>
                <w:szCs w:val="20"/>
              </w:rPr>
            </w:pPr>
            <w:r w:rsidRPr="00972BE1">
              <w:rPr>
                <w:rFonts w:asciiTheme="minorHAnsi" w:hAnsiTheme="minorHAnsi" w:cstheme="minorHAnsi"/>
                <w:sz w:val="20"/>
                <w:szCs w:val="20"/>
              </w:rPr>
              <w:t>&lt;DocumentSubType&gt;</w:t>
            </w:r>
          </w:p>
          <w:p w14:paraId="1A8B9719" w14:textId="70079954" w:rsidR="0084057F" w:rsidRPr="00972BE1" w:rsidRDefault="0084057F" w:rsidP="0084057F">
            <w:pPr>
              <w:tabs>
                <w:tab w:val="left" w:pos="1800"/>
              </w:tabs>
              <w:rPr>
                <w:rFonts w:asciiTheme="minorHAnsi" w:hAnsiTheme="minorHAnsi" w:cstheme="minorHAnsi"/>
                <w:sz w:val="20"/>
                <w:szCs w:val="20"/>
              </w:rPr>
            </w:pPr>
            <w:r w:rsidRPr="00972BE1">
              <w:rPr>
                <w:rFonts w:asciiTheme="minorHAnsi" w:hAnsiTheme="minorHAnsi" w:cstheme="minorHAnsi"/>
                <w:sz w:val="20"/>
                <w:szCs w:val="20"/>
              </w:rPr>
              <w:t>&lt;</w:t>
            </w:r>
            <w:r w:rsidR="00EC77D9" w:rsidRPr="00972BE1">
              <w:rPr>
                <w:rFonts w:asciiTheme="minorHAnsi" w:hAnsiTheme="minorHAnsi" w:cstheme="minorHAnsi"/>
                <w:sz w:val="20"/>
                <w:szCs w:val="20"/>
              </w:rPr>
              <w:t>CurrentAnnualGST</w:t>
            </w:r>
            <w:r w:rsidRPr="00972BE1">
              <w:rPr>
                <w:rFonts w:asciiTheme="minorHAnsi" w:hAnsiTheme="minorHAnsi" w:cstheme="minorHAnsi"/>
                <w:sz w:val="20"/>
                <w:szCs w:val="20"/>
              </w:rPr>
              <w:t>&gt;</w:t>
            </w:r>
          </w:p>
          <w:p w14:paraId="5F1C19B1" w14:textId="77777777" w:rsidR="0084057F" w:rsidRPr="00972BE1" w:rsidRDefault="0084057F" w:rsidP="0084057F">
            <w:pPr>
              <w:tabs>
                <w:tab w:val="left" w:pos="1800"/>
              </w:tabs>
              <w:rPr>
                <w:rFonts w:asciiTheme="minorHAnsi" w:hAnsiTheme="minorHAnsi" w:cstheme="minorHAnsi"/>
                <w:b/>
                <w:sz w:val="20"/>
                <w:szCs w:val="20"/>
              </w:rPr>
            </w:pPr>
          </w:p>
        </w:tc>
        <w:tc>
          <w:tcPr>
            <w:tcW w:w="9356" w:type="dxa"/>
            <w:gridSpan w:val="3"/>
          </w:tcPr>
          <w:tbl>
            <w:tblPr>
              <w:tblpPr w:leftFromText="180" w:rightFromText="180" w:vertAnchor="page" w:horzAnchor="margin" w:tblpY="93"/>
              <w:tblOverlap w:val="never"/>
              <w:tblW w:w="6688" w:type="dxa"/>
              <w:tblBorders>
                <w:bottom w:val="single" w:sz="4" w:space="0" w:color="auto"/>
              </w:tblBorders>
              <w:tblLayout w:type="fixed"/>
              <w:tblLook w:val="04A0" w:firstRow="1" w:lastRow="0" w:firstColumn="1" w:lastColumn="0" w:noHBand="0" w:noVBand="1"/>
            </w:tblPr>
            <w:tblGrid>
              <w:gridCol w:w="2552"/>
              <w:gridCol w:w="4136"/>
            </w:tblGrid>
            <w:tr w:rsidR="0084057F" w:rsidRPr="004663CC" w14:paraId="61092C26" w14:textId="77777777" w:rsidTr="78CABE0F">
              <w:trPr>
                <w:trHeight w:val="160"/>
              </w:trPr>
              <w:tc>
                <w:tcPr>
                  <w:tcW w:w="2552" w:type="dxa"/>
                  <w:noWrap/>
                  <w:vAlign w:val="center"/>
                  <w:hideMark/>
                </w:tcPr>
                <w:p w14:paraId="55F98FCD" w14:textId="0571C805" w:rsidR="0084057F" w:rsidRPr="004663CC" w:rsidRDefault="0084057F" w:rsidP="0084057F">
                  <w:pPr>
                    <w:pStyle w:val="TableBodycopy"/>
                    <w:rPr>
                      <w:rFonts w:asciiTheme="minorHAnsi" w:hAnsiTheme="minorHAnsi" w:cstheme="minorHAnsi"/>
                      <w:b/>
                      <w:bCs/>
                      <w:noProof/>
                      <w:color w:val="000000" w:themeColor="text1"/>
                      <w:szCs w:val="20"/>
                    </w:rPr>
                  </w:pPr>
                  <w:r w:rsidRPr="004663CC">
                    <w:rPr>
                      <w:rFonts w:asciiTheme="minorHAnsi" w:hAnsiTheme="minorHAnsi" w:cstheme="minorHAnsi"/>
                      <w:b/>
                      <w:bCs/>
                      <w:noProof/>
                      <w:color w:val="000000" w:themeColor="text1"/>
                      <w:szCs w:val="20"/>
                    </w:rPr>
                    <w:t xml:space="preserve">GST: </w:t>
                  </w:r>
                </w:p>
              </w:tc>
              <w:tc>
                <w:tcPr>
                  <w:tcW w:w="4136" w:type="dxa"/>
                  <w:noWrap/>
                  <w:vAlign w:val="bottom"/>
                  <w:hideMark/>
                </w:tcPr>
                <w:p w14:paraId="620E7E1E" w14:textId="0840688A" w:rsidR="0084057F" w:rsidRPr="004663CC" w:rsidRDefault="0084057F" w:rsidP="0084057F">
                  <w:pPr>
                    <w:pStyle w:val="TableBodycopy"/>
                    <w:rPr>
                      <w:rFonts w:asciiTheme="minorHAnsi" w:hAnsiTheme="minorHAnsi" w:cstheme="minorBidi"/>
                      <w:b/>
                      <w:bCs/>
                    </w:rPr>
                  </w:pPr>
                  <w:r w:rsidRPr="004663CC">
                    <w:rPr>
                      <w:rFonts w:asciiTheme="minorHAnsi" w:hAnsiTheme="minorHAnsi" w:cstheme="minorBidi"/>
                      <w:b/>
                      <w:bCs/>
                    </w:rPr>
                    <w:t>&lt;</w:t>
                  </w:r>
                  <w:r w:rsidR="00EC77D9" w:rsidRPr="004663CC">
                    <w:rPr>
                      <w:rFonts w:asciiTheme="minorHAnsi" w:hAnsiTheme="minorHAnsi" w:cstheme="minorBidi"/>
                      <w:b/>
                      <w:bCs/>
                    </w:rPr>
                    <w:t>CurrentAnnualGST</w:t>
                  </w:r>
                  <w:r w:rsidRPr="004663CC">
                    <w:rPr>
                      <w:rFonts w:asciiTheme="minorHAnsi" w:hAnsiTheme="minorHAnsi" w:cstheme="minorBidi"/>
                      <w:b/>
                      <w:bCs/>
                    </w:rPr>
                    <w:t>&gt;</w:t>
                  </w:r>
                  <w:ins w:id="9957" w:author="sam sehgal" w:date="2025-01-31T13:58:00Z" w16du:dateUtc="2025-01-31T02:58:00Z">
                    <w:r w:rsidR="006B3DCE" w:rsidRPr="004663CC">
                      <w:rPr>
                        <w:rFonts w:asciiTheme="minorHAnsi" w:hAnsiTheme="minorHAnsi" w:cstheme="minorBidi"/>
                        <w:b/>
                        <w:bCs/>
                      </w:rPr>
                      <w:t>/&lt;CurrentGSTPremWithoutRA&gt;</w:t>
                    </w:r>
                  </w:ins>
                </w:p>
              </w:tc>
            </w:tr>
          </w:tbl>
          <w:p w14:paraId="54128F10" w14:textId="77777777" w:rsidR="0084057F" w:rsidRPr="004663CC" w:rsidRDefault="0084057F" w:rsidP="0084057F">
            <w:pPr>
              <w:pStyle w:val="TableBodycopy"/>
              <w:rPr>
                <w:rFonts w:asciiTheme="minorHAnsi" w:hAnsiTheme="minorHAnsi" w:cstheme="minorHAnsi"/>
                <w:b/>
                <w:bCs/>
                <w:noProof/>
                <w:color w:val="000000" w:themeColor="text1"/>
                <w:szCs w:val="20"/>
              </w:rPr>
            </w:pPr>
          </w:p>
        </w:tc>
        <w:tc>
          <w:tcPr>
            <w:tcW w:w="1560" w:type="dxa"/>
          </w:tcPr>
          <w:p w14:paraId="05B1641E" w14:textId="77777777" w:rsidR="00D55C27" w:rsidRPr="004663CC" w:rsidRDefault="0084057F" w:rsidP="00FA17AC">
            <w:pPr>
              <w:tabs>
                <w:tab w:val="left" w:pos="774"/>
              </w:tabs>
              <w:rPr>
                <w:ins w:id="9958" w:author="sam sehgal" w:date="2025-01-31T17:13:00Z" w16du:dateUtc="2025-01-31T06:13:00Z"/>
                <w:rFonts w:asciiTheme="minorHAnsi" w:hAnsiTheme="minorHAnsi"/>
                <w:sz w:val="20"/>
                <w:szCs w:val="20"/>
                <w:rPrChange w:id="9959" w:author="Sam Sehgal (EXT Idiom)" w:date="2025-04-30T12:14:00Z" w16du:dateUtc="2025-04-30T02:14:00Z">
                  <w:rPr>
                    <w:ins w:id="9960" w:author="sam sehgal" w:date="2025-01-31T17:13:00Z" w16du:dateUtc="2025-01-31T06:13:00Z"/>
                    <w:rFonts w:asciiTheme="minorHAnsi" w:hAnsiTheme="minorHAnsi"/>
                    <w:sz w:val="20"/>
                    <w:szCs w:val="20"/>
                    <w:highlight w:val="cyan"/>
                  </w:rPr>
                </w:rPrChange>
              </w:rPr>
            </w:pPr>
            <w:r w:rsidRPr="004663CC">
              <w:rPr>
                <w:rFonts w:asciiTheme="minorHAnsi" w:hAnsiTheme="minorHAnsi"/>
                <w:b/>
                <w:bCs/>
                <w:sz w:val="20"/>
                <w:szCs w:val="20"/>
              </w:rPr>
              <w:t>IF</w:t>
            </w:r>
            <w:r w:rsidRPr="004663CC">
              <w:rPr>
                <w:rFonts w:asciiTheme="minorHAnsi" w:hAnsiTheme="minorHAnsi"/>
                <w:sz w:val="20"/>
                <w:szCs w:val="20"/>
              </w:rPr>
              <w:t xml:space="preserve"> &lt;DocumentSubType&gt;= “New Business” </w:t>
            </w:r>
            <w:r w:rsidRPr="004663CC">
              <w:rPr>
                <w:rFonts w:asciiTheme="minorHAnsi" w:hAnsiTheme="minorHAnsi"/>
                <w:b/>
                <w:bCs/>
                <w:sz w:val="20"/>
                <w:szCs w:val="20"/>
              </w:rPr>
              <w:t>OR</w:t>
            </w:r>
            <w:r w:rsidRPr="004663CC">
              <w:rPr>
                <w:rFonts w:asciiTheme="minorHAnsi" w:hAnsiTheme="minorHAnsi"/>
                <w:sz w:val="20"/>
                <w:szCs w:val="20"/>
              </w:rPr>
              <w:t xml:space="preserve"> “</w:t>
            </w:r>
            <w:r w:rsidRPr="004663CC">
              <w:rPr>
                <w:rFonts w:asciiTheme="minorHAnsi" w:hAnsiTheme="minorHAnsi"/>
                <w:sz w:val="20"/>
              </w:rPr>
              <w:t>Endorsement</w:t>
            </w:r>
            <w:r w:rsidRPr="004663CC">
              <w:rPr>
                <w:rFonts w:asciiTheme="minorHAnsi" w:hAnsiTheme="minorHAnsi"/>
                <w:sz w:val="20"/>
                <w:szCs w:val="20"/>
              </w:rPr>
              <w:t xml:space="preserve">” </w:t>
            </w:r>
            <w:r w:rsidRPr="004663CC">
              <w:rPr>
                <w:rFonts w:asciiTheme="minorHAnsi" w:hAnsiTheme="minorHAnsi"/>
                <w:b/>
                <w:bCs/>
                <w:sz w:val="20"/>
                <w:szCs w:val="20"/>
              </w:rPr>
              <w:t>AND</w:t>
            </w:r>
            <w:r w:rsidRPr="004663CC">
              <w:rPr>
                <w:rFonts w:asciiTheme="minorHAnsi" w:hAnsiTheme="minorHAnsi"/>
                <w:sz w:val="20"/>
                <w:szCs w:val="20"/>
              </w:rPr>
              <w:t xml:space="preserve"> </w:t>
            </w:r>
          </w:p>
          <w:p w14:paraId="3C979485" w14:textId="20B53BB3" w:rsidR="00D55C27" w:rsidRPr="004663CC" w:rsidRDefault="00D55C27" w:rsidP="00D55C27">
            <w:pPr>
              <w:tabs>
                <w:tab w:val="left" w:pos="774"/>
              </w:tabs>
              <w:rPr>
                <w:ins w:id="9961" w:author="sam sehgal" w:date="2025-01-31T17:13:00Z" w16du:dateUtc="2025-01-31T06:13:00Z"/>
                <w:rFonts w:asciiTheme="minorHAnsi" w:hAnsiTheme="minorHAnsi" w:cstheme="minorHAnsi"/>
                <w:sz w:val="20"/>
                <w:szCs w:val="20"/>
              </w:rPr>
            </w:pPr>
            <w:ins w:id="9962" w:author="sam sehgal" w:date="2025-01-31T17:13:00Z" w16du:dateUtc="2025-01-31T06:13:00Z">
              <w:r w:rsidRPr="004663CC">
                <w:rPr>
                  <w:rFonts w:asciiTheme="minorHAnsi" w:hAnsiTheme="minorHAnsi" w:cstheme="minorHAnsi"/>
                  <w:b/>
                  <w:bCs/>
                  <w:sz w:val="20"/>
                  <w:szCs w:val="20"/>
                  <w:rPrChange w:id="9963" w:author="Sam Sehgal (EXT Idiom)" w:date="2025-04-30T12:14:00Z" w16du:dateUtc="2025-04-30T02:14:00Z">
                    <w:rPr>
                      <w:rFonts w:asciiTheme="minorHAnsi" w:hAnsiTheme="minorHAnsi" w:cstheme="minorHAnsi"/>
                      <w:b/>
                      <w:bCs/>
                      <w:sz w:val="20"/>
                      <w:szCs w:val="20"/>
                      <w:highlight w:val="cyan"/>
                    </w:rPr>
                  </w:rPrChange>
                </w:rPr>
                <w:t xml:space="preserve">&lt;ProductCode&gt;  </w:t>
              </w:r>
              <w:r w:rsidRPr="004663CC">
                <w:rPr>
                  <w:rFonts w:asciiTheme="minorHAnsi" w:hAnsiTheme="minorHAnsi" w:cstheme="minorHAnsi"/>
                  <w:sz w:val="20"/>
                  <w:szCs w:val="20"/>
                  <w:rPrChange w:id="9964" w:author="Sam Sehgal (EXT Idiom)" w:date="2025-04-30T12:14:00Z" w16du:dateUtc="2025-04-30T02:14:00Z">
                    <w:rPr>
                      <w:rFonts w:asciiTheme="minorHAnsi" w:hAnsiTheme="minorHAnsi" w:cstheme="minorHAnsi"/>
                      <w:sz w:val="20"/>
                      <w:szCs w:val="20"/>
                      <w:highlight w:val="cyan"/>
                    </w:rPr>
                  </w:rPrChange>
                </w:rPr>
                <w:t>= ”Auto”</w:t>
              </w:r>
            </w:ins>
            <w:ins w:id="9965" w:author="sam sehgal" w:date="2025-01-31T17:14:00Z" w16du:dateUtc="2025-01-31T06:14:00Z">
              <w:r w:rsidRPr="004663CC">
                <w:rPr>
                  <w:rFonts w:asciiTheme="minorHAnsi" w:hAnsiTheme="minorHAnsi" w:cstheme="minorHAnsi"/>
                  <w:sz w:val="20"/>
                  <w:szCs w:val="20"/>
                </w:rPr>
                <w:t xml:space="preserve"> </w:t>
              </w:r>
              <w:r w:rsidRPr="004663CC">
                <w:rPr>
                  <w:rFonts w:asciiTheme="minorHAnsi" w:hAnsiTheme="minorHAnsi" w:cstheme="minorHAnsi"/>
                  <w:b/>
                  <w:bCs/>
                  <w:sz w:val="20"/>
                  <w:szCs w:val="20"/>
                  <w:rPrChange w:id="9966" w:author="Sam Sehgal (EXT Idiom)" w:date="2025-04-30T12:14:00Z" w16du:dateUtc="2025-04-30T02:14:00Z">
                    <w:rPr>
                      <w:rFonts w:asciiTheme="minorHAnsi" w:hAnsiTheme="minorHAnsi" w:cstheme="minorHAnsi"/>
                      <w:sz w:val="20"/>
                      <w:szCs w:val="20"/>
                    </w:rPr>
                  </w:rPrChange>
                </w:rPr>
                <w:t>AND</w:t>
              </w:r>
            </w:ins>
          </w:p>
          <w:p w14:paraId="0CE45E01" w14:textId="2CF31D22" w:rsidR="00FA17AC" w:rsidRPr="004663CC" w:rsidRDefault="00FA17AC" w:rsidP="00FA17AC">
            <w:pPr>
              <w:tabs>
                <w:tab w:val="left" w:pos="774"/>
              </w:tabs>
              <w:rPr>
                <w:ins w:id="9967" w:author="sam sehgal" w:date="2025-01-31T13:57:00Z" w16du:dateUtc="2025-01-31T02:57:00Z"/>
                <w:rFonts w:asciiTheme="minorHAnsi" w:hAnsiTheme="minorHAnsi"/>
                <w:sz w:val="20"/>
                <w:szCs w:val="20"/>
              </w:rPr>
            </w:pPr>
            <w:ins w:id="9968" w:author="sam sehgal" w:date="2025-01-31T13:57:00Z" w16du:dateUtc="2025-01-31T02:57:00Z">
              <w:r w:rsidRPr="004663CC">
                <w:rPr>
                  <w:rFonts w:asciiTheme="minorHAnsi" w:hAnsiTheme="minorHAnsi"/>
                  <w:sz w:val="20"/>
                  <w:szCs w:val="20"/>
                </w:rPr>
                <w:t>&lt;VehicleCoverageCode&gt;</w:t>
              </w:r>
            </w:ins>
          </w:p>
          <w:p w14:paraId="2FF70EC0" w14:textId="77777777" w:rsidR="00FA17AC" w:rsidRPr="004663CC" w:rsidRDefault="00FA17AC" w:rsidP="00FA17AC">
            <w:pPr>
              <w:tabs>
                <w:tab w:val="left" w:pos="774"/>
              </w:tabs>
              <w:rPr>
                <w:ins w:id="9969" w:author="sam sehgal" w:date="2025-01-31T13:57:00Z" w16du:dateUtc="2025-01-31T02:57:00Z"/>
                <w:rFonts w:asciiTheme="minorHAnsi" w:hAnsiTheme="minorHAnsi"/>
                <w:sz w:val="20"/>
                <w:szCs w:val="20"/>
              </w:rPr>
            </w:pPr>
            <w:ins w:id="9970" w:author="sam sehgal" w:date="2025-01-31T13:57:00Z" w16du:dateUtc="2025-01-31T02:57:00Z">
              <w:r w:rsidRPr="004663CC">
                <w:rPr>
                  <w:rFonts w:asciiTheme="minorHAnsi" w:hAnsiTheme="minorHAnsi"/>
                  <w:sz w:val="20"/>
                  <w:szCs w:val="20"/>
                </w:rPr>
                <w:t>= “RA”</w:t>
              </w:r>
            </w:ins>
          </w:p>
          <w:p w14:paraId="33FDB30B" w14:textId="77777777" w:rsidR="00FA17AC" w:rsidRPr="004663CC" w:rsidRDefault="00FA17AC" w:rsidP="00FA17AC">
            <w:pPr>
              <w:tabs>
                <w:tab w:val="left" w:pos="774"/>
              </w:tabs>
              <w:rPr>
                <w:ins w:id="9971" w:author="sam sehgal" w:date="2025-01-31T13:57:00Z" w16du:dateUtc="2025-01-31T02:57:00Z"/>
                <w:rFonts w:asciiTheme="minorHAnsi" w:hAnsiTheme="minorHAnsi"/>
                <w:b/>
                <w:bCs/>
                <w:sz w:val="20"/>
                <w:szCs w:val="20"/>
              </w:rPr>
            </w:pPr>
            <w:ins w:id="9972" w:author="sam sehgal" w:date="2025-01-31T13:57:00Z" w16du:dateUtc="2025-01-31T02:57:00Z">
              <w:r w:rsidRPr="004663CC">
                <w:rPr>
                  <w:rFonts w:asciiTheme="minorHAnsi" w:hAnsiTheme="minorHAnsi"/>
                  <w:b/>
                  <w:bCs/>
                  <w:sz w:val="20"/>
                  <w:szCs w:val="20"/>
                </w:rPr>
                <w:t>AND</w:t>
              </w:r>
            </w:ins>
          </w:p>
          <w:p w14:paraId="5A4C7903" w14:textId="77777777" w:rsidR="00961B1E" w:rsidRPr="004663CC" w:rsidRDefault="00FA17AC" w:rsidP="00961B1E">
            <w:pPr>
              <w:tabs>
                <w:tab w:val="left" w:pos="774"/>
              </w:tabs>
              <w:rPr>
                <w:ins w:id="9973" w:author="sam sehgal" w:date="2025-02-05T16:36:00Z" w16du:dateUtc="2025-02-05T05:36:00Z"/>
                <w:rStyle w:val="ui-provider"/>
                <w:rFonts w:ascii="Calibri" w:hAnsi="Calibri" w:cs="Calibri"/>
                <w:sz w:val="18"/>
                <w:szCs w:val="18"/>
                <w:rPrChange w:id="9974" w:author="Sam Sehgal (EXT Idiom)" w:date="2025-04-30T12:14:00Z" w16du:dateUtc="2025-04-30T02:14:00Z">
                  <w:rPr>
                    <w:ins w:id="9975" w:author="sam sehgal" w:date="2025-02-05T16:36:00Z" w16du:dateUtc="2025-02-05T05:36:00Z"/>
                    <w:rStyle w:val="ui-provider"/>
                    <w:rFonts w:ascii="Calibri" w:hAnsi="Calibri" w:cs="Calibri"/>
                    <w:sz w:val="18"/>
                    <w:szCs w:val="18"/>
                    <w:highlight w:val="cyan"/>
                  </w:rPr>
                </w:rPrChange>
              </w:rPr>
            </w:pPr>
            <w:ins w:id="9976" w:author="sam sehgal" w:date="2025-01-31T13:57:00Z" w16du:dateUtc="2025-01-31T02:57:00Z">
              <w:r w:rsidRPr="004663CC">
                <w:rPr>
                  <w:rStyle w:val="ui-provider"/>
                  <w:rFonts w:ascii="Calibri" w:hAnsi="Calibri" w:cs="Calibri"/>
                  <w:sz w:val="18"/>
                  <w:szCs w:val="18"/>
                </w:rPr>
                <w:t xml:space="preserve">(VehicleOptionalCoverageInd = ‘0’ and </w:t>
              </w:r>
            </w:ins>
            <w:ins w:id="9977" w:author="sam sehgal" w:date="2025-02-05T16:36:00Z" w16du:dateUtc="2025-02-05T05:36:00Z">
              <w:r w:rsidR="00961B1E" w:rsidRPr="004663CC">
                <w:rPr>
                  <w:rFonts w:ascii="Calibri" w:hAnsi="Calibri" w:cs="Calibri"/>
                  <w:sz w:val="18"/>
                  <w:szCs w:val="18"/>
                  <w:shd w:val="clear" w:color="auto" w:fill="FFFFFF"/>
                  <w:rPrChange w:id="9978" w:author="Sam Sehgal (EXT Idiom)" w:date="2025-04-30T12:14:00Z" w16du:dateUtc="2025-04-30T02:14:00Z">
                    <w:rPr>
                      <w:rFonts w:ascii="Calibri" w:hAnsi="Calibri" w:cs="Calibri"/>
                      <w:sz w:val="18"/>
                      <w:szCs w:val="18"/>
                      <w:highlight w:val="cyan"/>
                      <w:shd w:val="clear" w:color="auto" w:fill="FFFFFF"/>
                    </w:rPr>
                  </w:rPrChange>
                </w:rPr>
                <w:t>(&lt;</w:t>
              </w:r>
              <w:r w:rsidR="00961B1E" w:rsidRPr="004663CC">
                <w:rPr>
                  <w:rStyle w:val="ui-provider"/>
                  <w:rFonts w:ascii="Calibri" w:hAnsi="Calibri" w:cs="Calibri"/>
                  <w:sz w:val="18"/>
                  <w:szCs w:val="18"/>
                  <w:rPrChange w:id="9979" w:author="Sam Sehgal (EXT Idiom)" w:date="2025-04-30T12:14:00Z" w16du:dateUtc="2025-04-30T02:14:00Z">
                    <w:rPr>
                      <w:rStyle w:val="ui-provider"/>
                      <w:rFonts w:ascii="Calibri" w:hAnsi="Calibri" w:cs="Calibri"/>
                      <w:sz w:val="18"/>
                      <w:szCs w:val="18"/>
                      <w:highlight w:val="cyan"/>
                    </w:rPr>
                  </w:rPrChange>
                </w:rPr>
                <w:t>VehicleSelectedCoverageInd&gt;</w:t>
              </w:r>
              <w:r w:rsidR="00961B1E" w:rsidRPr="004663CC">
                <w:rPr>
                  <w:rFonts w:ascii="Calibri" w:hAnsi="Calibri" w:cs="Calibri"/>
                  <w:sz w:val="18"/>
                  <w:szCs w:val="18"/>
                  <w:shd w:val="clear" w:color="auto" w:fill="FFFFFF"/>
                  <w:rPrChange w:id="9980" w:author="Sam Sehgal (EXT Idiom)" w:date="2025-04-30T12:14:00Z" w16du:dateUtc="2025-04-30T02:14:00Z">
                    <w:rPr>
                      <w:rFonts w:ascii="Calibri" w:hAnsi="Calibri" w:cs="Calibri"/>
                      <w:sz w:val="18"/>
                      <w:szCs w:val="18"/>
                      <w:highlight w:val="cyan"/>
                      <w:shd w:val="clear" w:color="auto" w:fill="FFFFFF"/>
                    </w:rPr>
                  </w:rPrChange>
                </w:rPr>
                <w:t xml:space="preserve"> </w:t>
              </w:r>
              <w:r w:rsidR="00961B1E" w:rsidRPr="004663CC">
                <w:rPr>
                  <w:rStyle w:val="ui-provider"/>
                  <w:rFonts w:ascii="Calibri" w:hAnsi="Calibri" w:cs="Calibri"/>
                  <w:sz w:val="18"/>
                  <w:szCs w:val="18"/>
                  <w:rPrChange w:id="9981" w:author="Sam Sehgal (EXT Idiom)" w:date="2025-04-30T12:14:00Z" w16du:dateUtc="2025-04-30T02:14:00Z">
                    <w:rPr>
                      <w:rStyle w:val="ui-provider"/>
                      <w:rFonts w:ascii="Calibri" w:hAnsi="Calibri" w:cs="Calibri"/>
                      <w:sz w:val="18"/>
                      <w:szCs w:val="18"/>
                      <w:highlight w:val="cyan"/>
                    </w:rPr>
                  </w:rPrChange>
                </w:rPr>
                <w:t xml:space="preserve"> = ‘0’ or ‘1’)</w:t>
              </w:r>
            </w:ins>
          </w:p>
          <w:p w14:paraId="42CB3F88" w14:textId="77777777" w:rsidR="00961B1E" w:rsidRPr="004663CC" w:rsidRDefault="00961B1E" w:rsidP="00961B1E">
            <w:pPr>
              <w:tabs>
                <w:tab w:val="left" w:pos="774"/>
              </w:tabs>
              <w:rPr>
                <w:ins w:id="9982" w:author="sam sehgal" w:date="2025-02-05T16:36:00Z" w16du:dateUtc="2025-02-05T05:36:00Z"/>
                <w:rStyle w:val="ui-provider"/>
                <w:rFonts w:ascii="Calibri" w:hAnsi="Calibri" w:cs="Calibri"/>
                <w:b/>
                <w:bCs/>
                <w:sz w:val="18"/>
                <w:szCs w:val="18"/>
                <w:rPrChange w:id="9983" w:author="Sam Sehgal (EXT Idiom)" w:date="2025-04-30T12:14:00Z" w16du:dateUtc="2025-04-30T02:14:00Z">
                  <w:rPr>
                    <w:ins w:id="9984" w:author="sam sehgal" w:date="2025-02-05T16:36:00Z" w16du:dateUtc="2025-02-05T05:36:00Z"/>
                    <w:rStyle w:val="ui-provider"/>
                    <w:rFonts w:ascii="Calibri" w:hAnsi="Calibri" w:cs="Calibri"/>
                    <w:b/>
                    <w:bCs/>
                    <w:sz w:val="18"/>
                    <w:szCs w:val="18"/>
                    <w:highlight w:val="cyan"/>
                  </w:rPr>
                </w:rPrChange>
              </w:rPr>
            </w:pPr>
            <w:ins w:id="9985" w:author="sam sehgal" w:date="2025-02-05T16:36:00Z" w16du:dateUtc="2025-02-05T05:36:00Z">
              <w:r w:rsidRPr="004663CC">
                <w:rPr>
                  <w:rStyle w:val="ui-provider"/>
                  <w:rFonts w:ascii="Calibri" w:hAnsi="Calibri" w:cs="Calibri"/>
                  <w:b/>
                  <w:bCs/>
                  <w:sz w:val="18"/>
                  <w:szCs w:val="18"/>
                  <w:rPrChange w:id="9986" w:author="Sam Sehgal (EXT Idiom)" w:date="2025-04-30T12:14:00Z" w16du:dateUtc="2025-04-30T02:14:00Z">
                    <w:rPr>
                      <w:rStyle w:val="ui-provider"/>
                      <w:rFonts w:ascii="Calibri" w:hAnsi="Calibri" w:cs="Calibri"/>
                      <w:b/>
                      <w:bCs/>
                      <w:sz w:val="18"/>
                      <w:szCs w:val="18"/>
                      <w:highlight w:val="cyan"/>
                    </w:rPr>
                  </w:rPrChange>
                </w:rPr>
                <w:t>AND</w:t>
              </w:r>
            </w:ins>
          </w:p>
          <w:p w14:paraId="0A511D46" w14:textId="77777777" w:rsidR="00961B1E" w:rsidRPr="004663CC" w:rsidRDefault="00961B1E" w:rsidP="00961B1E">
            <w:pPr>
              <w:tabs>
                <w:tab w:val="left" w:pos="774"/>
              </w:tabs>
              <w:rPr>
                <w:ins w:id="9987" w:author="sam sehgal" w:date="2025-02-05T16:36:00Z" w16du:dateUtc="2025-02-05T05:36:00Z"/>
                <w:rStyle w:val="ui-provider"/>
                <w:rFonts w:ascii="Calibri" w:hAnsi="Calibri" w:cs="Calibri"/>
                <w:sz w:val="18"/>
                <w:szCs w:val="18"/>
                <w:rPrChange w:id="9988" w:author="Sam Sehgal (EXT Idiom)" w:date="2025-04-30T12:14:00Z" w16du:dateUtc="2025-04-30T02:14:00Z">
                  <w:rPr>
                    <w:ins w:id="9989" w:author="sam sehgal" w:date="2025-02-05T16:36:00Z" w16du:dateUtc="2025-02-05T05:36:00Z"/>
                    <w:rStyle w:val="ui-provider"/>
                    <w:rFonts w:ascii="Calibri" w:hAnsi="Calibri" w:cs="Calibri"/>
                    <w:sz w:val="18"/>
                    <w:szCs w:val="18"/>
                    <w:highlight w:val="cyan"/>
                  </w:rPr>
                </w:rPrChange>
              </w:rPr>
            </w:pPr>
            <w:ins w:id="9990" w:author="sam sehgal" w:date="2025-02-05T16:36:00Z" w16du:dateUtc="2025-02-05T05:36:00Z">
              <w:r w:rsidRPr="004663CC">
                <w:rPr>
                  <w:rStyle w:val="ui-provider"/>
                  <w:rFonts w:ascii="Calibri" w:hAnsi="Calibri" w:cs="Calibri"/>
                  <w:sz w:val="18"/>
                  <w:szCs w:val="18"/>
                  <w:rPrChange w:id="9991" w:author="Sam Sehgal (EXT Idiom)" w:date="2025-04-30T12:14:00Z" w16du:dateUtc="2025-04-30T02:14:00Z">
                    <w:rPr>
                      <w:rStyle w:val="ui-provider"/>
                      <w:rFonts w:ascii="Calibri" w:hAnsi="Calibri" w:cs="Calibri"/>
                      <w:sz w:val="18"/>
                      <w:szCs w:val="18"/>
                      <w:highlight w:val="cyan"/>
                    </w:rPr>
                  </w:rPrChange>
                </w:rPr>
                <w:t>&lt;TotalRSAFee&gt; != ‘0’</w:t>
              </w:r>
            </w:ins>
          </w:p>
          <w:p w14:paraId="3EC6F97E" w14:textId="64DCCA3D" w:rsidR="00AE3AE6" w:rsidRPr="004663CC" w:rsidRDefault="00AE3AE6" w:rsidP="00FA17AC">
            <w:pPr>
              <w:tabs>
                <w:tab w:val="left" w:pos="774"/>
              </w:tabs>
              <w:rPr>
                <w:ins w:id="9992" w:author="sam sehgal" w:date="2025-01-31T13:57:00Z" w16du:dateUtc="2025-01-31T02:57:00Z"/>
                <w:rFonts w:asciiTheme="minorHAnsi" w:hAnsiTheme="minorHAnsi"/>
                <w:sz w:val="20"/>
                <w:szCs w:val="20"/>
              </w:rPr>
            </w:pPr>
          </w:p>
          <w:p w14:paraId="37EF932F" w14:textId="40678B26" w:rsidR="0084057F" w:rsidRPr="004663CC" w:rsidDel="00FA17AC" w:rsidRDefault="0084057F" w:rsidP="0084057F">
            <w:pPr>
              <w:tabs>
                <w:tab w:val="left" w:pos="774"/>
              </w:tabs>
              <w:rPr>
                <w:del w:id="9993" w:author="sam sehgal" w:date="2025-01-31T13:57:00Z" w16du:dateUtc="2025-01-31T02:57:00Z"/>
                <w:rFonts w:asciiTheme="minorHAnsi" w:hAnsiTheme="minorHAnsi"/>
                <w:sz w:val="20"/>
                <w:szCs w:val="20"/>
              </w:rPr>
            </w:pPr>
            <w:del w:id="9994" w:author="sam sehgal" w:date="2025-01-31T13:57:00Z" w16du:dateUtc="2025-01-31T02:57:00Z">
              <w:r w:rsidRPr="004663CC" w:rsidDel="00FA17AC">
                <w:rPr>
                  <w:rFonts w:asciiTheme="minorHAnsi" w:hAnsiTheme="minorHAnsi"/>
                  <w:sz w:val="20"/>
                  <w:szCs w:val="20"/>
                </w:rPr>
                <w:delText>&lt;</w:delText>
              </w:r>
              <w:r w:rsidR="00EC77D9" w:rsidRPr="004663CC" w:rsidDel="00FA17AC">
                <w:rPr>
                  <w:rFonts w:asciiTheme="minorHAnsi" w:hAnsiTheme="minorHAnsi"/>
                  <w:sz w:val="20"/>
                  <w:szCs w:val="20"/>
                </w:rPr>
                <w:delText>CurrentAnnualGST</w:delText>
              </w:r>
              <w:r w:rsidRPr="004663CC" w:rsidDel="00FA17AC">
                <w:rPr>
                  <w:rFonts w:asciiTheme="minorHAnsi" w:hAnsiTheme="minorHAnsi"/>
                  <w:sz w:val="20"/>
                  <w:szCs w:val="20"/>
                </w:rPr>
                <w:delText>&gt;</w:delText>
              </w:r>
            </w:del>
          </w:p>
          <w:p w14:paraId="7CEE42B2" w14:textId="41D7BFC2" w:rsidR="0084057F" w:rsidRPr="004663CC" w:rsidDel="00FA17AC" w:rsidRDefault="0084057F" w:rsidP="0084057F">
            <w:pPr>
              <w:tabs>
                <w:tab w:val="left" w:pos="774"/>
              </w:tabs>
              <w:rPr>
                <w:del w:id="9995" w:author="sam sehgal" w:date="2025-01-31T13:57:00Z" w16du:dateUtc="2025-01-31T02:57:00Z"/>
                <w:rFonts w:asciiTheme="minorHAnsi" w:hAnsiTheme="minorHAnsi"/>
                <w:sz w:val="20"/>
                <w:szCs w:val="20"/>
              </w:rPr>
            </w:pPr>
            <w:del w:id="9996" w:author="sam sehgal" w:date="2025-01-31T13:57:00Z" w16du:dateUtc="2025-01-31T02:57:00Z">
              <w:r w:rsidRPr="004663CC" w:rsidDel="00FA17AC">
                <w:rPr>
                  <w:rFonts w:asciiTheme="minorHAnsi" w:hAnsiTheme="minorHAnsi"/>
                  <w:sz w:val="20"/>
                  <w:szCs w:val="20"/>
                </w:rPr>
                <w:delText xml:space="preserve">!=NULL </w:delText>
              </w:r>
            </w:del>
          </w:p>
          <w:p w14:paraId="4C2D78B4" w14:textId="77777777" w:rsidR="006B3DCE" w:rsidRPr="004663CC" w:rsidRDefault="0084057F" w:rsidP="0084057F">
            <w:pPr>
              <w:tabs>
                <w:tab w:val="left" w:pos="774"/>
              </w:tabs>
              <w:rPr>
                <w:ins w:id="9997" w:author="sam sehgal" w:date="2025-01-31T13:58:00Z" w16du:dateUtc="2025-01-31T02:58:00Z"/>
                <w:rFonts w:asciiTheme="minorHAnsi" w:hAnsiTheme="minorHAnsi"/>
                <w:sz w:val="20"/>
                <w:szCs w:val="20"/>
              </w:rPr>
            </w:pPr>
            <w:r w:rsidRPr="004663CC">
              <w:rPr>
                <w:rFonts w:asciiTheme="minorHAnsi" w:hAnsiTheme="minorHAnsi"/>
                <w:b/>
                <w:bCs/>
                <w:sz w:val="20"/>
                <w:szCs w:val="20"/>
              </w:rPr>
              <w:t xml:space="preserve">THEN </w:t>
            </w:r>
            <w:r w:rsidRPr="004663CC">
              <w:rPr>
                <w:rFonts w:asciiTheme="minorHAnsi" w:hAnsiTheme="minorHAnsi"/>
                <w:sz w:val="20"/>
                <w:szCs w:val="20"/>
              </w:rPr>
              <w:t>display</w:t>
            </w:r>
          </w:p>
          <w:p w14:paraId="0C61BFC9" w14:textId="77777777" w:rsidR="006B3DCE" w:rsidRPr="004663CC" w:rsidRDefault="006B3DCE" w:rsidP="0084057F">
            <w:pPr>
              <w:tabs>
                <w:tab w:val="left" w:pos="774"/>
              </w:tabs>
              <w:rPr>
                <w:ins w:id="9998" w:author="sam sehgal" w:date="2025-01-31T13:58:00Z" w16du:dateUtc="2025-01-31T02:58:00Z"/>
                <w:rFonts w:asciiTheme="minorHAnsi" w:hAnsiTheme="minorHAnsi"/>
                <w:sz w:val="20"/>
                <w:szCs w:val="20"/>
              </w:rPr>
            </w:pPr>
            <w:ins w:id="9999" w:author="sam sehgal" w:date="2025-01-31T13:58:00Z" w16du:dateUtc="2025-01-31T02:58:00Z">
              <w:r w:rsidRPr="004663CC">
                <w:rPr>
                  <w:rFonts w:asciiTheme="minorHAnsi" w:hAnsiTheme="minorHAnsi"/>
                  <w:sz w:val="20"/>
                  <w:szCs w:val="20"/>
                </w:rPr>
                <w:t>&lt;CurrentGSTPremWithoutRA&gt;</w:t>
              </w:r>
            </w:ins>
          </w:p>
          <w:p w14:paraId="04A73461" w14:textId="77777777" w:rsidR="0084520F" w:rsidRPr="004663CC" w:rsidRDefault="0084520F" w:rsidP="0084520F">
            <w:pPr>
              <w:tabs>
                <w:tab w:val="left" w:pos="774"/>
              </w:tabs>
              <w:rPr>
                <w:ins w:id="10000" w:author="sam sehgal" w:date="2025-01-31T17:14:00Z" w16du:dateUtc="2025-01-31T06:14:00Z"/>
                <w:rFonts w:asciiTheme="minorHAnsi" w:hAnsiTheme="minorHAnsi"/>
                <w:b/>
                <w:bCs/>
                <w:sz w:val="20"/>
                <w:szCs w:val="20"/>
                <w:rPrChange w:id="10001" w:author="Sam Sehgal (EXT Idiom)" w:date="2025-04-30T12:14:00Z" w16du:dateUtc="2025-04-30T02:14:00Z">
                  <w:rPr>
                    <w:ins w:id="10002" w:author="sam sehgal" w:date="2025-01-31T17:14:00Z" w16du:dateUtc="2025-01-31T06:14:00Z"/>
                    <w:rFonts w:asciiTheme="minorHAnsi" w:hAnsiTheme="minorHAnsi"/>
                    <w:b/>
                    <w:bCs/>
                    <w:sz w:val="20"/>
                    <w:szCs w:val="20"/>
                    <w:highlight w:val="cyan"/>
                  </w:rPr>
                </w:rPrChange>
              </w:rPr>
            </w:pPr>
          </w:p>
          <w:p w14:paraId="2D5EE62F" w14:textId="41D0DC7B" w:rsidR="0084520F" w:rsidRPr="004663CC" w:rsidRDefault="0084520F" w:rsidP="0084520F">
            <w:pPr>
              <w:tabs>
                <w:tab w:val="left" w:pos="774"/>
              </w:tabs>
              <w:rPr>
                <w:ins w:id="10003" w:author="sam sehgal" w:date="2025-01-31T17:14:00Z" w16du:dateUtc="2025-01-31T06:14:00Z"/>
                <w:rFonts w:asciiTheme="minorHAnsi" w:hAnsiTheme="minorHAnsi"/>
                <w:b/>
                <w:bCs/>
                <w:sz w:val="20"/>
                <w:szCs w:val="20"/>
                <w:rPrChange w:id="10004" w:author="Sam Sehgal (EXT Idiom)" w:date="2025-04-30T12:14:00Z" w16du:dateUtc="2025-04-30T02:14:00Z">
                  <w:rPr>
                    <w:ins w:id="10005" w:author="sam sehgal" w:date="2025-01-31T17:14:00Z" w16du:dateUtc="2025-01-31T06:14:00Z"/>
                    <w:rFonts w:asciiTheme="minorHAnsi" w:hAnsiTheme="minorHAnsi"/>
                    <w:b/>
                    <w:bCs/>
                    <w:sz w:val="20"/>
                    <w:szCs w:val="20"/>
                    <w:highlight w:val="cyan"/>
                  </w:rPr>
                </w:rPrChange>
              </w:rPr>
            </w:pPr>
            <w:ins w:id="10006" w:author="sam sehgal" w:date="2025-01-31T17:14:00Z" w16du:dateUtc="2025-01-31T06:14:00Z">
              <w:r w:rsidRPr="004663CC">
                <w:rPr>
                  <w:rFonts w:asciiTheme="minorHAnsi" w:hAnsiTheme="minorHAnsi"/>
                  <w:b/>
                  <w:bCs/>
                  <w:sz w:val="20"/>
                  <w:szCs w:val="20"/>
                  <w:rPrChange w:id="10007" w:author="Sam Sehgal (EXT Idiom)" w:date="2025-04-30T12:14:00Z" w16du:dateUtc="2025-04-30T02:14:00Z">
                    <w:rPr>
                      <w:rFonts w:asciiTheme="minorHAnsi" w:hAnsiTheme="minorHAnsi"/>
                      <w:b/>
                      <w:bCs/>
                      <w:sz w:val="20"/>
                      <w:szCs w:val="20"/>
                      <w:highlight w:val="cyan"/>
                    </w:rPr>
                  </w:rPrChange>
                </w:rPr>
                <w:t>ELSE IF</w:t>
              </w:r>
            </w:ins>
          </w:p>
          <w:p w14:paraId="5B819196" w14:textId="1C792C51" w:rsidR="0084057F" w:rsidRPr="004663CC" w:rsidRDefault="0084520F" w:rsidP="0084520F">
            <w:pPr>
              <w:tabs>
                <w:tab w:val="left" w:pos="774"/>
              </w:tabs>
              <w:rPr>
                <w:rFonts w:asciiTheme="minorHAnsi" w:hAnsiTheme="minorHAnsi"/>
                <w:sz w:val="20"/>
                <w:szCs w:val="20"/>
              </w:rPr>
            </w:pPr>
            <w:ins w:id="10008" w:author="sam sehgal" w:date="2025-01-31T17:14:00Z" w16du:dateUtc="2025-01-31T06:14:00Z">
              <w:r w:rsidRPr="004663CC">
                <w:rPr>
                  <w:rFonts w:asciiTheme="minorHAnsi" w:hAnsiTheme="minorHAnsi" w:cstheme="minorHAnsi"/>
                  <w:sz w:val="20"/>
                  <w:szCs w:val="20"/>
                  <w:rPrChange w:id="10009" w:author="Sam Sehgal (EXT Idiom)" w:date="2025-04-30T12:14:00Z" w16du:dateUtc="2025-04-30T02:14:00Z">
                    <w:rPr>
                      <w:rFonts w:asciiTheme="minorHAnsi" w:hAnsiTheme="minorHAnsi" w:cstheme="minorHAnsi"/>
                      <w:sz w:val="20"/>
                      <w:szCs w:val="20"/>
                      <w:highlight w:val="cyan"/>
                    </w:rPr>
                  </w:rPrChange>
                </w:rPr>
                <w:t>Display</w:t>
              </w:r>
              <w:r w:rsidRPr="004663CC">
                <w:rPr>
                  <w:rFonts w:asciiTheme="minorHAnsi" w:hAnsiTheme="minorHAnsi"/>
                  <w:sz w:val="20"/>
                  <w:szCs w:val="20"/>
                  <w:rPrChange w:id="10010" w:author="Sam Sehgal (EXT Idiom)" w:date="2025-04-30T12:14:00Z" w16du:dateUtc="2025-04-30T02:14:00Z">
                    <w:rPr>
                      <w:rFonts w:asciiTheme="minorHAnsi" w:hAnsiTheme="minorHAnsi"/>
                      <w:sz w:val="20"/>
                      <w:szCs w:val="20"/>
                      <w:highlight w:val="cyan"/>
                    </w:rPr>
                  </w:rPrChange>
                </w:rPr>
                <w:t xml:space="preserve"> </w:t>
              </w:r>
            </w:ins>
            <w:ins w:id="10011" w:author="sam sehgal" w:date="2025-01-31T13:58:00Z" w16du:dateUtc="2025-01-31T02:58:00Z">
              <w:r w:rsidR="006B3DCE" w:rsidRPr="004663CC">
                <w:rPr>
                  <w:rFonts w:asciiTheme="minorHAnsi" w:hAnsiTheme="minorHAnsi"/>
                  <w:sz w:val="20"/>
                  <w:szCs w:val="20"/>
                </w:rPr>
                <w:t>&lt;CurrentAnnualGST&gt;</w:t>
              </w:r>
            </w:ins>
            <w:del w:id="10012" w:author="sam sehgal" w:date="2025-01-31T13:58:00Z" w16du:dateUtc="2025-01-31T02:58:00Z">
              <w:r w:rsidR="0084057F" w:rsidRPr="004663CC" w:rsidDel="006B3DCE">
                <w:rPr>
                  <w:rFonts w:asciiTheme="minorHAnsi" w:hAnsiTheme="minorHAnsi"/>
                  <w:sz w:val="20"/>
                  <w:szCs w:val="20"/>
                </w:rPr>
                <w:delText xml:space="preserve"> </w:delText>
              </w:r>
            </w:del>
          </w:p>
          <w:p w14:paraId="67074B00" w14:textId="77777777" w:rsidR="0084057F" w:rsidRPr="004663CC" w:rsidRDefault="0084057F" w:rsidP="0084057F">
            <w:pPr>
              <w:tabs>
                <w:tab w:val="left" w:pos="774"/>
              </w:tabs>
              <w:rPr>
                <w:rFonts w:asciiTheme="minorHAnsi" w:hAnsiTheme="minorHAnsi"/>
                <w:b/>
                <w:bCs/>
                <w:sz w:val="20"/>
                <w:szCs w:val="20"/>
              </w:rPr>
            </w:pPr>
          </w:p>
        </w:tc>
        <w:tc>
          <w:tcPr>
            <w:tcW w:w="825" w:type="dxa"/>
            <w:gridSpan w:val="3"/>
          </w:tcPr>
          <w:p w14:paraId="57074A5D" w14:textId="77777777"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1: Table_Bodycopy_COI​</w:t>
            </w:r>
          </w:p>
          <w:p w14:paraId="4DBCAE79" w14:textId="77777777" w:rsidR="0084057F" w:rsidRPr="004663CC" w:rsidRDefault="0084057F" w:rsidP="0084057F">
            <w:pPr>
              <w:tabs>
                <w:tab w:val="left" w:pos="1800"/>
              </w:tabs>
              <w:rPr>
                <w:rFonts w:asciiTheme="minorHAnsi" w:hAnsiTheme="minorHAnsi" w:cstheme="minorHAnsi"/>
                <w:bCs/>
                <w:sz w:val="20"/>
                <w:szCs w:val="20"/>
              </w:rPr>
            </w:pPr>
          </w:p>
          <w:p w14:paraId="1DD53850" w14:textId="5A7E25E2"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2: Table_Heading_3_R</w:t>
            </w:r>
          </w:p>
        </w:tc>
      </w:tr>
      <w:tr w:rsidR="009F26EC" w:rsidRPr="00972BE1" w14:paraId="1E60D0AC" w14:textId="77777777" w:rsidTr="00E101E6">
        <w:trPr>
          <w:gridAfter w:val="2"/>
          <w:wAfter w:w="25" w:type="dxa"/>
          <w:cantSplit/>
          <w:trHeight w:val="300"/>
        </w:trPr>
        <w:tc>
          <w:tcPr>
            <w:tcW w:w="704" w:type="dxa"/>
          </w:tcPr>
          <w:p w14:paraId="0F4D43C0" w14:textId="325B48E9" w:rsidR="0084057F" w:rsidRPr="00972BE1" w:rsidRDefault="0084057F" w:rsidP="0084057F">
            <w:pPr>
              <w:tabs>
                <w:tab w:val="left" w:pos="1800"/>
              </w:tabs>
              <w:rPr>
                <w:rFonts w:asciiTheme="minorHAnsi" w:hAnsiTheme="minorHAnsi" w:cstheme="minorHAnsi"/>
                <w:b/>
                <w:sz w:val="20"/>
                <w:szCs w:val="20"/>
              </w:rPr>
            </w:pPr>
            <w:r w:rsidRPr="00972BE1">
              <w:rPr>
                <w:rFonts w:asciiTheme="minorHAnsi" w:hAnsiTheme="minorHAnsi" w:cstheme="minorHAnsi"/>
                <w:bCs/>
                <w:sz w:val="20"/>
                <w:szCs w:val="20"/>
              </w:rPr>
              <w:lastRenderedPageBreak/>
              <w:t>CB 13</w:t>
            </w:r>
          </w:p>
        </w:tc>
        <w:tc>
          <w:tcPr>
            <w:tcW w:w="2126" w:type="dxa"/>
          </w:tcPr>
          <w:p w14:paraId="50346D76" w14:textId="77777777" w:rsidR="0084057F" w:rsidRPr="00972BE1" w:rsidRDefault="0084057F" w:rsidP="0084057F">
            <w:pPr>
              <w:tabs>
                <w:tab w:val="left" w:pos="1800"/>
              </w:tabs>
              <w:rPr>
                <w:rFonts w:asciiTheme="minorHAnsi" w:hAnsiTheme="minorHAnsi" w:cstheme="minorHAnsi"/>
                <w:sz w:val="20"/>
                <w:szCs w:val="20"/>
              </w:rPr>
            </w:pPr>
            <w:r w:rsidRPr="00972BE1">
              <w:rPr>
                <w:rFonts w:asciiTheme="minorHAnsi" w:hAnsiTheme="minorHAnsi" w:cstheme="minorHAnsi"/>
                <w:sz w:val="20"/>
                <w:szCs w:val="20"/>
              </w:rPr>
              <w:t>&lt;DocumentSubType&gt;</w:t>
            </w:r>
          </w:p>
          <w:p w14:paraId="3607A559" w14:textId="60B7DD89" w:rsidR="0084057F" w:rsidRPr="00972BE1" w:rsidRDefault="0084057F" w:rsidP="0084057F">
            <w:pPr>
              <w:tabs>
                <w:tab w:val="left" w:pos="1800"/>
              </w:tabs>
              <w:rPr>
                <w:rFonts w:asciiTheme="minorHAnsi" w:hAnsiTheme="minorHAnsi" w:cstheme="minorHAnsi"/>
                <w:sz w:val="20"/>
                <w:szCs w:val="20"/>
              </w:rPr>
            </w:pPr>
            <w:r w:rsidRPr="00972BE1">
              <w:rPr>
                <w:rFonts w:asciiTheme="minorHAnsi" w:hAnsiTheme="minorHAnsi" w:cstheme="minorHAnsi"/>
                <w:sz w:val="20"/>
                <w:szCs w:val="20"/>
              </w:rPr>
              <w:t>&lt;</w:t>
            </w:r>
            <w:r w:rsidR="00EC77D9" w:rsidRPr="00972BE1">
              <w:rPr>
                <w:rFonts w:asciiTheme="minorHAnsi" w:hAnsiTheme="minorHAnsi" w:cstheme="minorHAnsi"/>
                <w:sz w:val="20"/>
                <w:szCs w:val="20"/>
              </w:rPr>
              <w:t>CurrentAnnualGST</w:t>
            </w:r>
            <w:r w:rsidRPr="00972BE1">
              <w:rPr>
                <w:rFonts w:asciiTheme="minorHAnsi" w:hAnsiTheme="minorHAnsi" w:cstheme="minorHAnsi"/>
                <w:sz w:val="20"/>
                <w:szCs w:val="20"/>
              </w:rPr>
              <w:t>&gt;</w:t>
            </w:r>
          </w:p>
          <w:p w14:paraId="02DD6EDD" w14:textId="08BAC49D" w:rsidR="0084057F" w:rsidRPr="00972BE1" w:rsidRDefault="0084057F" w:rsidP="0084057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&lt;</w:t>
            </w:r>
            <w:r w:rsidR="00834007" w:rsidRPr="00972BE1">
              <w:rPr>
                <w:rFonts w:asciiTheme="minorHAnsi" w:hAnsiTheme="minorHAnsi" w:cstheme="minorHAnsi"/>
                <w:bCs/>
                <w:sz w:val="20"/>
                <w:szCs w:val="20"/>
              </w:rPr>
              <w:t>PreviousAnnualGST</w:t>
            </w:r>
            <w:r w:rsidRPr="00972BE1">
              <w:rPr>
                <w:rFonts w:asciiTheme="minorHAnsi" w:hAnsiTheme="minorHAnsi" w:cstheme="minorHAnsi"/>
                <w:bCs/>
                <w:sz w:val="20"/>
                <w:szCs w:val="20"/>
              </w:rPr>
              <w:t>&gt;</w:t>
            </w:r>
          </w:p>
          <w:p w14:paraId="222CCEBB" w14:textId="5C4B0290" w:rsidR="0084057F" w:rsidRPr="00972BE1" w:rsidRDefault="0084057F" w:rsidP="0084057F">
            <w:pPr>
              <w:tabs>
                <w:tab w:val="left" w:pos="1800"/>
              </w:tabs>
              <w:rPr>
                <w:rFonts w:asciiTheme="minorHAnsi" w:hAnsiTheme="minorHAnsi" w:cstheme="minorHAnsi"/>
                <w:b/>
                <w:sz w:val="20"/>
                <w:szCs w:val="20"/>
              </w:rPr>
            </w:pPr>
          </w:p>
        </w:tc>
        <w:tc>
          <w:tcPr>
            <w:tcW w:w="9356" w:type="dxa"/>
            <w:gridSpan w:val="3"/>
          </w:tcPr>
          <w:tbl>
            <w:tblPr>
              <w:tblpPr w:leftFromText="180" w:rightFromText="180" w:vertAnchor="page" w:horzAnchor="margin" w:tblpY="93"/>
              <w:tblOverlap w:val="never"/>
              <w:tblW w:w="9214" w:type="dxa"/>
              <w:tblBorders>
                <w:bottom w:val="single" w:sz="4" w:space="0" w:color="auto"/>
              </w:tblBorders>
              <w:tblLayout w:type="fixed"/>
              <w:tblLook w:val="04A0" w:firstRow="1" w:lastRow="0" w:firstColumn="1" w:lastColumn="0" w:noHBand="0" w:noVBand="1"/>
            </w:tblPr>
            <w:tblGrid>
              <w:gridCol w:w="2552"/>
              <w:gridCol w:w="2693"/>
              <w:gridCol w:w="284"/>
              <w:gridCol w:w="3685"/>
            </w:tblGrid>
            <w:tr w:rsidR="0084057F" w:rsidRPr="004663CC" w14:paraId="49011678" w14:textId="77777777" w:rsidTr="78CABE0F">
              <w:trPr>
                <w:trHeight w:val="220"/>
              </w:trPr>
              <w:tc>
                <w:tcPr>
                  <w:tcW w:w="2552" w:type="dxa"/>
                  <w:noWrap/>
                  <w:vAlign w:val="center"/>
                  <w:hideMark/>
                </w:tcPr>
                <w:p w14:paraId="14BB0920" w14:textId="7C84506F" w:rsidR="0084057F" w:rsidRPr="004663CC" w:rsidRDefault="0084057F" w:rsidP="0084057F">
                  <w:pPr>
                    <w:pStyle w:val="TableBodycopy"/>
                    <w:rPr>
                      <w:rFonts w:asciiTheme="minorHAnsi" w:hAnsiTheme="minorHAnsi" w:cstheme="minorHAnsi"/>
                      <w:b/>
                      <w:bCs/>
                      <w:noProof/>
                      <w:color w:val="000000" w:themeColor="text1"/>
                      <w:sz w:val="22"/>
                      <w:szCs w:val="22"/>
                    </w:rPr>
                  </w:pPr>
                  <w:r w:rsidRPr="004663CC">
                    <w:rPr>
                      <w:rFonts w:asciiTheme="minorHAnsi" w:hAnsiTheme="minorHAnsi" w:cstheme="minorHAnsi"/>
                      <w:b/>
                      <w:bCs/>
                      <w:noProof/>
                      <w:color w:val="000000" w:themeColor="text1"/>
                      <w:szCs w:val="20"/>
                    </w:rPr>
                    <w:t xml:space="preserve">GST: </w:t>
                  </w:r>
                </w:p>
              </w:tc>
              <w:tc>
                <w:tcPr>
                  <w:tcW w:w="2693" w:type="dxa"/>
                  <w:noWrap/>
                  <w:vAlign w:val="bottom"/>
                  <w:hideMark/>
                </w:tcPr>
                <w:p w14:paraId="6659DE19" w14:textId="23E020F2" w:rsidR="0084057F" w:rsidRPr="004663CC" w:rsidRDefault="0084057F" w:rsidP="0084057F">
                  <w:pPr>
                    <w:pStyle w:val="TableBodycopy"/>
                    <w:rPr>
                      <w:rFonts w:asciiTheme="minorHAnsi" w:hAnsiTheme="minorHAnsi" w:cstheme="minorBidi"/>
                      <w:b/>
                      <w:bCs/>
                    </w:rPr>
                  </w:pPr>
                  <w:r w:rsidRPr="004663CC">
                    <w:rPr>
                      <w:rFonts w:asciiTheme="minorHAnsi" w:hAnsiTheme="minorHAnsi" w:cstheme="minorBidi"/>
                      <w:b/>
                      <w:bCs/>
                    </w:rPr>
                    <w:t>&lt;</w:t>
                  </w:r>
                  <w:r w:rsidR="00EC77D9" w:rsidRPr="004663CC">
                    <w:rPr>
                      <w:rFonts w:asciiTheme="minorHAnsi" w:hAnsiTheme="minorHAnsi" w:cstheme="minorBidi"/>
                      <w:b/>
                      <w:bCs/>
                    </w:rPr>
                    <w:t>CurrentAnnualGST</w:t>
                  </w:r>
                  <w:r w:rsidRPr="004663CC">
                    <w:rPr>
                      <w:rFonts w:asciiTheme="minorHAnsi" w:hAnsiTheme="minorHAnsi" w:cstheme="minorBidi"/>
                      <w:b/>
                      <w:bCs/>
                    </w:rPr>
                    <w:t>&gt;</w:t>
                  </w:r>
                  <w:ins w:id="10013" w:author="sam sehgal" w:date="2025-01-31T13:59:00Z" w16du:dateUtc="2025-01-31T02:59:00Z">
                    <w:r w:rsidR="000136B0" w:rsidRPr="004663CC">
                      <w:rPr>
                        <w:rFonts w:asciiTheme="minorHAnsi" w:hAnsiTheme="minorHAnsi" w:cstheme="minorBidi"/>
                        <w:b/>
                        <w:bCs/>
                        <w:rPrChange w:id="10014" w:author="Sam Sehgal (EXT Idiom)" w:date="2025-04-30T12:14:00Z" w16du:dateUtc="2025-04-30T02:14:00Z">
                          <w:rPr>
                            <w:rFonts w:asciiTheme="minorHAnsi" w:hAnsiTheme="minorHAnsi" w:cstheme="minorBidi"/>
                            <w:b/>
                            <w:bCs/>
                            <w:highlight w:val="cyan"/>
                          </w:rPr>
                        </w:rPrChange>
                      </w:rPr>
                      <w:t>&gt;/&lt;CurrentGSTPremWithoutRA&gt;</w:t>
                    </w:r>
                  </w:ins>
                </w:p>
              </w:tc>
              <w:tc>
                <w:tcPr>
                  <w:tcW w:w="284" w:type="dxa"/>
                </w:tcPr>
                <w:p w14:paraId="20AA5E3E" w14:textId="77777777" w:rsidR="0084057F" w:rsidRPr="004663CC" w:rsidRDefault="0084057F" w:rsidP="0084057F">
                  <w:pPr>
                    <w:pStyle w:val="TableBodycopy"/>
                    <w:rPr>
                      <w:rFonts w:asciiTheme="minorHAnsi" w:hAnsiTheme="minorHAnsi" w:cstheme="minorBidi"/>
                      <w:b/>
                      <w:bCs/>
                      <w:szCs w:val="20"/>
                    </w:rPr>
                  </w:pPr>
                </w:p>
              </w:tc>
              <w:tc>
                <w:tcPr>
                  <w:tcW w:w="3685" w:type="dxa"/>
                </w:tcPr>
                <w:p w14:paraId="42EE3F59" w14:textId="4DBD87DC" w:rsidR="0084057F" w:rsidRPr="004663CC" w:rsidRDefault="0084057F" w:rsidP="0084057F">
                  <w:pPr>
                    <w:pStyle w:val="TableBodycopy"/>
                    <w:rPr>
                      <w:rFonts w:asciiTheme="minorHAnsi" w:hAnsiTheme="minorHAnsi" w:cstheme="minorBidi"/>
                      <w:b/>
                      <w:bCs/>
                    </w:rPr>
                  </w:pPr>
                  <w:r w:rsidRPr="004663CC">
                    <w:rPr>
                      <w:rFonts w:asciiTheme="minorHAnsi" w:hAnsiTheme="minorHAnsi" w:cstheme="minorBidi"/>
                      <w:b/>
                      <w:bCs/>
                    </w:rPr>
                    <w:t>&lt;</w:t>
                  </w:r>
                  <w:r w:rsidR="00834007" w:rsidRPr="004663CC">
                    <w:rPr>
                      <w:rFonts w:asciiTheme="minorHAnsi" w:hAnsiTheme="minorHAnsi" w:cstheme="minorBidi"/>
                      <w:b/>
                      <w:bCs/>
                    </w:rPr>
                    <w:t>PreviousAnnualGST</w:t>
                  </w:r>
                  <w:r w:rsidRPr="004663CC">
                    <w:rPr>
                      <w:rFonts w:asciiTheme="minorHAnsi" w:hAnsiTheme="minorHAnsi" w:cstheme="minorBidi"/>
                      <w:b/>
                      <w:bCs/>
                    </w:rPr>
                    <w:t>&gt;</w:t>
                  </w:r>
                  <w:ins w:id="10015" w:author="sam sehgal" w:date="2025-02-14T16:24:00Z" w16du:dateUtc="2025-02-14T05:24:00Z">
                    <w:r w:rsidR="00B05A1C" w:rsidRPr="004663CC">
                      <w:rPr>
                        <w:rFonts w:asciiTheme="minorHAnsi" w:hAnsiTheme="minorHAnsi" w:cstheme="minorBidi"/>
                        <w:b/>
                        <w:bCs/>
                      </w:rPr>
                      <w:t>/&lt;PreviousGSTPremWithoutRA&gt;</w:t>
                    </w:r>
                  </w:ins>
                </w:p>
              </w:tc>
            </w:tr>
          </w:tbl>
          <w:p w14:paraId="2C039555" w14:textId="77777777" w:rsidR="0084057F" w:rsidRPr="004663CC" w:rsidRDefault="0084057F" w:rsidP="0084057F">
            <w:pPr>
              <w:pStyle w:val="TableBodycopy"/>
              <w:rPr>
                <w:rFonts w:asciiTheme="minorHAnsi" w:hAnsiTheme="minorHAnsi" w:cstheme="minorHAnsi"/>
                <w:b/>
                <w:bCs/>
                <w:noProof/>
                <w:color w:val="000000" w:themeColor="text1"/>
                <w:szCs w:val="20"/>
              </w:rPr>
            </w:pPr>
          </w:p>
        </w:tc>
        <w:tc>
          <w:tcPr>
            <w:tcW w:w="1560" w:type="dxa"/>
          </w:tcPr>
          <w:p w14:paraId="49C7CAF7" w14:textId="76CA7270"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IF</w:t>
            </w:r>
            <w:r w:rsidRPr="004663CC">
              <w:rPr>
                <w:rFonts w:asciiTheme="minorHAnsi" w:hAnsiTheme="minorHAnsi"/>
                <w:sz w:val="20"/>
                <w:szCs w:val="20"/>
              </w:rPr>
              <w:t xml:space="preserve"> &lt;DocumentSubType&gt;= “Renewal” </w:t>
            </w:r>
          </w:p>
          <w:p w14:paraId="71C8CD75" w14:textId="77777777" w:rsidR="00E101E6" w:rsidRPr="004663CC" w:rsidRDefault="0084057F" w:rsidP="00E101E6">
            <w:pPr>
              <w:tabs>
                <w:tab w:val="left" w:pos="774"/>
              </w:tabs>
              <w:rPr>
                <w:ins w:id="10016" w:author="sam sehgal" w:date="2025-02-14T16:21:00Z" w16du:dateUtc="2025-02-14T05:21:00Z"/>
                <w:rFonts w:asciiTheme="minorHAnsi" w:hAnsiTheme="minorHAnsi"/>
                <w:sz w:val="20"/>
                <w:szCs w:val="20"/>
              </w:rPr>
            </w:pPr>
            <w:r w:rsidRPr="004663CC">
              <w:rPr>
                <w:rFonts w:asciiTheme="minorHAnsi" w:hAnsiTheme="minorHAnsi"/>
                <w:b/>
                <w:bCs/>
                <w:sz w:val="20"/>
                <w:szCs w:val="20"/>
              </w:rPr>
              <w:t>AND</w:t>
            </w:r>
            <w:r w:rsidRPr="004663CC">
              <w:rPr>
                <w:rFonts w:asciiTheme="minorHAnsi" w:hAnsiTheme="minorHAnsi"/>
                <w:sz w:val="20"/>
                <w:szCs w:val="20"/>
              </w:rPr>
              <w:t xml:space="preserve"> </w:t>
            </w:r>
            <w:ins w:id="10017" w:author="sam sehgal" w:date="2025-02-14T16:21:00Z" w16du:dateUtc="2025-02-14T05:21:00Z">
              <w:r w:rsidR="00E101E6" w:rsidRPr="004663CC">
                <w:rPr>
                  <w:rFonts w:asciiTheme="minorHAnsi" w:hAnsiTheme="minorHAnsi"/>
                  <w:sz w:val="20"/>
                  <w:szCs w:val="20"/>
                </w:rPr>
                <w:t>&lt;ProductCode&gt;= “Auto”</w:t>
              </w:r>
            </w:ins>
          </w:p>
          <w:p w14:paraId="3F7EF56B" w14:textId="77777777" w:rsidR="00E101E6" w:rsidRPr="004663CC" w:rsidRDefault="00E101E6" w:rsidP="00E101E6">
            <w:pPr>
              <w:tabs>
                <w:tab w:val="left" w:pos="774"/>
              </w:tabs>
              <w:rPr>
                <w:ins w:id="10018" w:author="sam sehgal" w:date="2025-02-14T16:21:00Z" w16du:dateUtc="2025-02-14T05:21:00Z"/>
                <w:rFonts w:asciiTheme="minorHAnsi" w:hAnsiTheme="minorHAnsi"/>
                <w:sz w:val="20"/>
                <w:szCs w:val="20"/>
              </w:rPr>
            </w:pPr>
            <w:ins w:id="10019" w:author="sam sehgal" w:date="2025-02-14T16:21:00Z" w16du:dateUtc="2025-02-14T05:21:00Z">
              <w:r w:rsidRPr="004663CC">
                <w:rPr>
                  <w:rFonts w:asciiTheme="minorHAnsi" w:hAnsiTheme="minorHAnsi"/>
                  <w:sz w:val="20"/>
                  <w:szCs w:val="20"/>
                </w:rPr>
                <w:t>AND</w:t>
              </w:r>
            </w:ins>
          </w:p>
          <w:p w14:paraId="0499E3B7" w14:textId="77777777" w:rsidR="00E101E6" w:rsidRPr="004663CC" w:rsidRDefault="00E101E6" w:rsidP="00E101E6">
            <w:pPr>
              <w:tabs>
                <w:tab w:val="left" w:pos="774"/>
              </w:tabs>
              <w:rPr>
                <w:ins w:id="10020" w:author="sam sehgal" w:date="2025-02-14T16:21:00Z" w16du:dateUtc="2025-02-14T05:21:00Z"/>
                <w:rFonts w:asciiTheme="minorHAnsi" w:hAnsiTheme="minorHAnsi"/>
                <w:sz w:val="20"/>
                <w:szCs w:val="20"/>
              </w:rPr>
            </w:pPr>
            <w:ins w:id="10021" w:author="sam sehgal" w:date="2025-02-14T16:21:00Z" w16du:dateUtc="2025-02-14T05:21:00Z">
              <w:r w:rsidRPr="004663CC">
                <w:rPr>
                  <w:rFonts w:asciiTheme="minorHAnsi" w:hAnsiTheme="minorHAnsi"/>
                  <w:sz w:val="20"/>
                  <w:szCs w:val="20"/>
                </w:rPr>
                <w:t>&lt;VehicleCoverageCode&gt;</w:t>
              </w:r>
            </w:ins>
          </w:p>
          <w:p w14:paraId="1EC18ECB" w14:textId="77777777" w:rsidR="00E101E6" w:rsidRPr="004663CC" w:rsidRDefault="00E101E6" w:rsidP="00E101E6">
            <w:pPr>
              <w:tabs>
                <w:tab w:val="left" w:pos="774"/>
              </w:tabs>
              <w:rPr>
                <w:ins w:id="10022" w:author="sam sehgal" w:date="2025-02-14T16:21:00Z" w16du:dateUtc="2025-02-14T05:21:00Z"/>
                <w:rFonts w:asciiTheme="minorHAnsi" w:hAnsiTheme="minorHAnsi"/>
                <w:sz w:val="20"/>
                <w:szCs w:val="20"/>
              </w:rPr>
            </w:pPr>
            <w:ins w:id="10023" w:author="sam sehgal" w:date="2025-02-14T16:21:00Z" w16du:dateUtc="2025-02-14T05:21:00Z">
              <w:r w:rsidRPr="004663CC">
                <w:rPr>
                  <w:rFonts w:asciiTheme="minorHAnsi" w:hAnsiTheme="minorHAnsi"/>
                  <w:sz w:val="20"/>
                  <w:szCs w:val="20"/>
                </w:rPr>
                <w:t>= “RA”</w:t>
              </w:r>
            </w:ins>
          </w:p>
          <w:p w14:paraId="028FB4C7" w14:textId="77777777" w:rsidR="00E101E6" w:rsidRPr="004663CC" w:rsidRDefault="00E101E6" w:rsidP="00E101E6">
            <w:pPr>
              <w:tabs>
                <w:tab w:val="left" w:pos="774"/>
              </w:tabs>
              <w:rPr>
                <w:ins w:id="10024" w:author="sam sehgal" w:date="2025-02-14T16:21:00Z" w16du:dateUtc="2025-02-14T05:21:00Z"/>
                <w:rFonts w:asciiTheme="minorHAnsi" w:hAnsiTheme="minorHAnsi"/>
                <w:b/>
                <w:bCs/>
                <w:sz w:val="20"/>
                <w:szCs w:val="20"/>
              </w:rPr>
            </w:pPr>
            <w:ins w:id="10025" w:author="sam sehgal" w:date="2025-02-14T16:21:00Z" w16du:dateUtc="2025-02-14T05:21:00Z">
              <w:r w:rsidRPr="004663CC">
                <w:rPr>
                  <w:rFonts w:asciiTheme="minorHAnsi" w:hAnsiTheme="minorHAnsi"/>
                  <w:b/>
                  <w:bCs/>
                  <w:sz w:val="20"/>
                  <w:szCs w:val="20"/>
                </w:rPr>
                <w:t>AND</w:t>
              </w:r>
            </w:ins>
          </w:p>
          <w:p w14:paraId="5E16DE27" w14:textId="77777777" w:rsidR="00E101E6" w:rsidRPr="004663CC" w:rsidRDefault="00E101E6" w:rsidP="00E101E6">
            <w:pPr>
              <w:tabs>
                <w:tab w:val="left" w:pos="774"/>
              </w:tabs>
              <w:rPr>
                <w:ins w:id="10026" w:author="sam sehgal" w:date="2025-02-14T16:21:00Z" w16du:dateUtc="2025-02-14T05:21:00Z"/>
                <w:rFonts w:asciiTheme="minorHAnsi" w:hAnsiTheme="minorHAnsi"/>
                <w:sz w:val="20"/>
                <w:szCs w:val="20"/>
              </w:rPr>
            </w:pPr>
            <w:ins w:id="10027" w:author="sam sehgal" w:date="2025-02-14T16:21:00Z" w16du:dateUtc="2025-02-14T05:21:00Z">
              <w:r w:rsidRPr="004663CC">
                <w:rPr>
                  <w:rFonts w:asciiTheme="minorHAnsi" w:hAnsiTheme="minorHAnsi"/>
                  <w:sz w:val="20"/>
                  <w:szCs w:val="20"/>
                </w:rPr>
                <w:t>(VehicleOptionalCoverageInd = ‘0’ and (&lt;VehicleSelectedCoverageInd&gt; = ‘0’ or ‘1’)</w:t>
              </w:r>
            </w:ins>
          </w:p>
          <w:p w14:paraId="2E55704A" w14:textId="77777777" w:rsidR="00E101E6" w:rsidRPr="004663CC" w:rsidRDefault="00E101E6" w:rsidP="00E101E6">
            <w:pPr>
              <w:tabs>
                <w:tab w:val="left" w:pos="774"/>
              </w:tabs>
              <w:rPr>
                <w:ins w:id="10028" w:author="sam sehgal" w:date="2025-02-14T16:21:00Z" w16du:dateUtc="2025-02-14T05:21:00Z"/>
                <w:rFonts w:asciiTheme="minorHAnsi" w:hAnsiTheme="minorHAnsi"/>
                <w:b/>
                <w:bCs/>
                <w:sz w:val="20"/>
                <w:szCs w:val="20"/>
              </w:rPr>
            </w:pPr>
            <w:ins w:id="10029" w:author="sam sehgal" w:date="2025-02-14T16:21:00Z" w16du:dateUtc="2025-02-14T05:21:00Z">
              <w:r w:rsidRPr="004663CC">
                <w:rPr>
                  <w:rFonts w:asciiTheme="minorHAnsi" w:hAnsiTheme="minorHAnsi"/>
                  <w:b/>
                  <w:bCs/>
                  <w:sz w:val="20"/>
                  <w:szCs w:val="20"/>
                </w:rPr>
                <w:t>AND</w:t>
              </w:r>
            </w:ins>
          </w:p>
          <w:p w14:paraId="1EC18381" w14:textId="77777777" w:rsidR="00E101E6" w:rsidRPr="004663CC" w:rsidRDefault="00E101E6" w:rsidP="00E101E6">
            <w:pPr>
              <w:tabs>
                <w:tab w:val="left" w:pos="774"/>
              </w:tabs>
              <w:rPr>
                <w:ins w:id="10030" w:author="sam sehgal" w:date="2025-02-14T16:21:00Z" w16du:dateUtc="2025-02-14T05:21:00Z"/>
                <w:rFonts w:asciiTheme="minorHAnsi" w:hAnsiTheme="minorHAnsi"/>
                <w:sz w:val="20"/>
                <w:szCs w:val="20"/>
              </w:rPr>
            </w:pPr>
            <w:ins w:id="10031" w:author="sam sehgal" w:date="2025-02-14T16:21:00Z" w16du:dateUtc="2025-02-14T05:21:00Z">
              <w:r w:rsidRPr="004663CC">
                <w:rPr>
                  <w:rFonts w:asciiTheme="minorHAnsi" w:hAnsiTheme="minorHAnsi"/>
                  <w:sz w:val="20"/>
                  <w:szCs w:val="20"/>
                </w:rPr>
                <w:t>&lt;TotalRSAFee&gt; != ‘0’</w:t>
              </w:r>
            </w:ins>
          </w:p>
          <w:p w14:paraId="00DE9D52" w14:textId="77777777" w:rsidR="00E101E6" w:rsidRPr="004663CC" w:rsidRDefault="00E101E6" w:rsidP="00E101E6">
            <w:pPr>
              <w:tabs>
                <w:tab w:val="left" w:pos="774"/>
              </w:tabs>
              <w:rPr>
                <w:ins w:id="10032" w:author="sam sehgal" w:date="2025-02-14T16:21:00Z" w16du:dateUtc="2025-02-14T05:21:00Z"/>
                <w:rFonts w:asciiTheme="minorHAnsi" w:hAnsiTheme="minorHAnsi"/>
                <w:b/>
                <w:bCs/>
                <w:sz w:val="20"/>
                <w:szCs w:val="20"/>
              </w:rPr>
            </w:pPr>
            <w:ins w:id="10033" w:author="sam sehgal" w:date="2025-02-14T16:21:00Z" w16du:dateUtc="2025-02-14T05:21:00Z">
              <w:r w:rsidRPr="004663CC">
                <w:rPr>
                  <w:rFonts w:asciiTheme="minorHAnsi" w:hAnsiTheme="minorHAnsi"/>
                  <w:b/>
                  <w:bCs/>
                  <w:sz w:val="20"/>
                  <w:szCs w:val="20"/>
                </w:rPr>
                <w:t>Then Display</w:t>
              </w:r>
            </w:ins>
          </w:p>
          <w:p w14:paraId="774601C4" w14:textId="07E8BE44" w:rsidR="00E101E6" w:rsidRPr="004663CC" w:rsidRDefault="00E101E6" w:rsidP="00E101E6">
            <w:pPr>
              <w:tabs>
                <w:tab w:val="left" w:pos="774"/>
              </w:tabs>
              <w:rPr>
                <w:ins w:id="10034" w:author="sam sehgal" w:date="2025-02-14T16:21:00Z" w16du:dateUtc="2025-02-14T05:21:00Z"/>
                <w:rFonts w:asciiTheme="minorHAnsi" w:hAnsiTheme="minorHAnsi"/>
                <w:sz w:val="20"/>
                <w:szCs w:val="20"/>
              </w:rPr>
            </w:pPr>
            <w:ins w:id="10035" w:author="sam sehgal" w:date="2025-02-14T16:21:00Z" w16du:dateUtc="2025-02-14T05:21:00Z">
              <w:r w:rsidRPr="004663CC">
                <w:rPr>
                  <w:rFonts w:asciiTheme="minorHAnsi" w:hAnsiTheme="minorHAnsi"/>
                  <w:sz w:val="20"/>
                  <w:szCs w:val="20"/>
                </w:rPr>
                <w:t xml:space="preserve">&lt;PreviousGSTPremWithoutRA&gt; </w:t>
              </w:r>
            </w:ins>
          </w:p>
          <w:p w14:paraId="53BEB823" w14:textId="77777777" w:rsidR="00E101E6" w:rsidRPr="004663CC" w:rsidRDefault="00E101E6" w:rsidP="00E101E6">
            <w:pPr>
              <w:tabs>
                <w:tab w:val="left" w:pos="774"/>
              </w:tabs>
              <w:rPr>
                <w:ins w:id="10036" w:author="sam sehgal" w:date="2025-02-14T16:21:00Z" w16du:dateUtc="2025-02-14T05:21:00Z"/>
                <w:rFonts w:asciiTheme="minorHAnsi" w:hAnsiTheme="minorHAnsi"/>
                <w:sz w:val="20"/>
                <w:szCs w:val="20"/>
              </w:rPr>
            </w:pPr>
            <w:ins w:id="10037" w:author="sam sehgal" w:date="2025-02-14T16:21:00Z" w16du:dateUtc="2025-02-14T05:21:00Z">
              <w:r w:rsidRPr="004663CC">
                <w:rPr>
                  <w:rFonts w:asciiTheme="minorHAnsi" w:hAnsiTheme="minorHAnsi"/>
                  <w:sz w:val="20"/>
                  <w:szCs w:val="20"/>
                </w:rPr>
                <w:t>ELSE IF Display</w:t>
              </w:r>
            </w:ins>
          </w:p>
          <w:p w14:paraId="10C2499D" w14:textId="4F177B79" w:rsidR="0084057F" w:rsidRPr="004663CC" w:rsidDel="00E101E6" w:rsidRDefault="00E101E6" w:rsidP="00E101E6">
            <w:pPr>
              <w:tabs>
                <w:tab w:val="left" w:pos="774"/>
              </w:tabs>
              <w:rPr>
                <w:del w:id="10038" w:author="sam sehgal" w:date="2025-02-14T16:21:00Z" w16du:dateUtc="2025-02-14T05:21:00Z"/>
                <w:rFonts w:asciiTheme="minorHAnsi" w:hAnsiTheme="minorHAnsi"/>
                <w:sz w:val="20"/>
                <w:szCs w:val="20"/>
              </w:rPr>
            </w:pPr>
            <w:ins w:id="10039" w:author="sam sehgal" w:date="2025-02-14T16:21:00Z" w16du:dateUtc="2025-02-14T05:21:00Z">
              <w:r w:rsidRPr="004663CC">
                <w:rPr>
                  <w:rFonts w:asciiTheme="minorHAnsi" w:hAnsiTheme="minorHAnsi"/>
                  <w:sz w:val="20"/>
                  <w:szCs w:val="20"/>
                </w:rPr>
                <w:t>&lt;PreviousAnnualGST&gt;</w:t>
              </w:r>
            </w:ins>
            <w:del w:id="10040" w:author="sam sehgal" w:date="2025-02-14T16:21:00Z" w16du:dateUtc="2025-02-14T05:21:00Z">
              <w:r w:rsidR="0084057F" w:rsidRPr="004663CC" w:rsidDel="00E101E6">
                <w:rPr>
                  <w:rFonts w:asciiTheme="minorHAnsi" w:hAnsiTheme="minorHAnsi"/>
                  <w:sz w:val="20"/>
                  <w:szCs w:val="20"/>
                </w:rPr>
                <w:delText>&lt;</w:delText>
              </w:r>
              <w:r w:rsidR="00834007" w:rsidRPr="004663CC" w:rsidDel="00E101E6">
                <w:rPr>
                  <w:rFonts w:asciiTheme="minorHAnsi" w:hAnsiTheme="minorHAnsi"/>
                  <w:sz w:val="20"/>
                  <w:szCs w:val="20"/>
                </w:rPr>
                <w:delText>PreviousAnnualGST</w:delText>
              </w:r>
              <w:r w:rsidR="0084057F" w:rsidRPr="004663CC" w:rsidDel="00E101E6">
                <w:rPr>
                  <w:rFonts w:asciiTheme="minorHAnsi" w:hAnsiTheme="minorHAnsi"/>
                  <w:sz w:val="20"/>
                  <w:szCs w:val="20"/>
                </w:rPr>
                <w:delText>&gt;</w:delText>
              </w:r>
            </w:del>
          </w:p>
          <w:p w14:paraId="088EC463" w14:textId="008927C4" w:rsidR="0084057F" w:rsidRPr="004663CC" w:rsidDel="00E101E6" w:rsidRDefault="0084057F" w:rsidP="0084057F">
            <w:pPr>
              <w:tabs>
                <w:tab w:val="left" w:pos="774"/>
              </w:tabs>
              <w:rPr>
                <w:del w:id="10041" w:author="sam sehgal" w:date="2025-02-14T16:21:00Z" w16du:dateUtc="2025-02-14T05:21:00Z"/>
                <w:rFonts w:asciiTheme="minorHAnsi" w:hAnsiTheme="minorHAnsi"/>
                <w:sz w:val="20"/>
                <w:szCs w:val="20"/>
              </w:rPr>
            </w:pPr>
            <w:del w:id="10042" w:author="sam sehgal" w:date="2025-02-14T16:21:00Z" w16du:dateUtc="2025-02-14T05:21:00Z">
              <w:r w:rsidRPr="004663CC" w:rsidDel="00E101E6">
                <w:rPr>
                  <w:rFonts w:asciiTheme="minorHAnsi" w:hAnsiTheme="minorHAnsi"/>
                  <w:sz w:val="20"/>
                  <w:szCs w:val="20"/>
                </w:rPr>
                <w:delText xml:space="preserve">!=NULL </w:delText>
              </w:r>
            </w:del>
          </w:p>
          <w:p w14:paraId="6810ADDA" w14:textId="193B9928" w:rsidR="0084057F" w:rsidRPr="004663CC" w:rsidDel="00E101E6" w:rsidRDefault="0084057F" w:rsidP="0084057F">
            <w:pPr>
              <w:tabs>
                <w:tab w:val="left" w:pos="774"/>
              </w:tabs>
              <w:rPr>
                <w:del w:id="10043" w:author="sam sehgal" w:date="2025-02-14T16:21:00Z" w16du:dateUtc="2025-02-14T05:21:00Z"/>
                <w:rFonts w:asciiTheme="minorHAnsi" w:hAnsiTheme="minorHAnsi"/>
                <w:sz w:val="20"/>
              </w:rPr>
            </w:pPr>
            <w:del w:id="10044" w:author="sam sehgal" w:date="2025-02-14T16:21:00Z" w16du:dateUtc="2025-02-14T05:21:00Z">
              <w:r w:rsidRPr="004663CC" w:rsidDel="00E101E6">
                <w:rPr>
                  <w:rFonts w:asciiTheme="minorHAnsi" w:hAnsiTheme="minorHAnsi"/>
                  <w:b/>
                  <w:bCs/>
                  <w:sz w:val="20"/>
                  <w:szCs w:val="20"/>
                </w:rPr>
                <w:delText xml:space="preserve">THEN </w:delText>
              </w:r>
              <w:r w:rsidRPr="004663CC" w:rsidDel="00E101E6">
                <w:rPr>
                  <w:rFonts w:asciiTheme="minorHAnsi" w:hAnsiTheme="minorHAnsi"/>
                  <w:sz w:val="20"/>
                  <w:szCs w:val="20"/>
                </w:rPr>
                <w:delText xml:space="preserve">display </w:delText>
              </w:r>
            </w:del>
          </w:p>
          <w:p w14:paraId="62EA849F" w14:textId="60ECA6D3" w:rsidR="0084057F" w:rsidRPr="004663CC" w:rsidDel="00E101E6" w:rsidRDefault="0084057F" w:rsidP="0084057F">
            <w:pPr>
              <w:tabs>
                <w:tab w:val="left" w:pos="774"/>
              </w:tabs>
              <w:rPr>
                <w:del w:id="10045" w:author="sam sehgal" w:date="2025-02-14T16:21:00Z" w16du:dateUtc="2025-02-14T05:21:00Z"/>
                <w:rFonts w:asciiTheme="minorHAnsi" w:hAnsiTheme="minorHAnsi" w:cstheme="minorHAnsi"/>
                <w:b/>
                <w:bCs/>
                <w:sz w:val="20"/>
              </w:rPr>
            </w:pPr>
            <w:del w:id="10046" w:author="sam sehgal" w:date="2025-02-14T16:21:00Z" w16du:dateUtc="2025-02-14T05:21:00Z">
              <w:r w:rsidRPr="004663CC" w:rsidDel="00E101E6">
                <w:rPr>
                  <w:rFonts w:asciiTheme="minorHAnsi" w:hAnsiTheme="minorHAnsi" w:cstheme="minorHAnsi"/>
                  <w:b/>
                  <w:bCs/>
                  <w:sz w:val="20"/>
                </w:rPr>
                <w:delText xml:space="preserve">ELSE </w:delText>
              </w:r>
              <w:r w:rsidRPr="004663CC" w:rsidDel="00E101E6">
                <w:rPr>
                  <w:rFonts w:asciiTheme="minorHAnsi" w:hAnsiTheme="minorHAnsi" w:cstheme="minorHAnsi"/>
                  <w:sz w:val="20"/>
                </w:rPr>
                <w:delText>do not display</w:delText>
              </w:r>
            </w:del>
          </w:p>
          <w:p w14:paraId="2084969A" w14:textId="77777777" w:rsidR="0084057F" w:rsidRPr="004663CC" w:rsidRDefault="0084057F" w:rsidP="0084057F">
            <w:pPr>
              <w:tabs>
                <w:tab w:val="left" w:pos="774"/>
              </w:tabs>
              <w:rPr>
                <w:rFonts w:asciiTheme="minorHAnsi" w:hAnsiTheme="minorHAnsi"/>
                <w:b/>
                <w:bCs/>
                <w:sz w:val="20"/>
                <w:szCs w:val="20"/>
              </w:rPr>
            </w:pPr>
          </w:p>
        </w:tc>
        <w:tc>
          <w:tcPr>
            <w:tcW w:w="825" w:type="dxa"/>
            <w:gridSpan w:val="3"/>
          </w:tcPr>
          <w:p w14:paraId="0B89609B" w14:textId="77777777"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1: Table_Bodycopy_COI</w:t>
            </w:r>
          </w:p>
          <w:p w14:paraId="304BD175" w14:textId="77777777" w:rsidR="0084057F" w:rsidRPr="004663CC" w:rsidRDefault="0084057F" w:rsidP="0084057F">
            <w:pPr>
              <w:tabs>
                <w:tab w:val="left" w:pos="1800"/>
              </w:tabs>
              <w:rPr>
                <w:rFonts w:asciiTheme="minorHAnsi" w:hAnsiTheme="minorHAnsi" w:cstheme="minorHAnsi"/>
                <w:bCs/>
                <w:sz w:val="20"/>
                <w:szCs w:val="20"/>
              </w:rPr>
            </w:pPr>
          </w:p>
          <w:p w14:paraId="199258AE" w14:textId="67AF435A"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2 &amp; 4: Table_Heading_3_R</w:t>
            </w:r>
          </w:p>
        </w:tc>
      </w:tr>
      <w:tr w:rsidR="009F26EC" w:rsidRPr="00BD6987" w14:paraId="7A4EB54A" w14:textId="77777777" w:rsidTr="00E101E6">
        <w:trPr>
          <w:gridAfter w:val="2"/>
          <w:wAfter w:w="25" w:type="dxa"/>
          <w:cantSplit/>
          <w:trHeight w:val="300"/>
        </w:trPr>
        <w:tc>
          <w:tcPr>
            <w:tcW w:w="704" w:type="dxa"/>
          </w:tcPr>
          <w:p w14:paraId="40A2C1F9" w14:textId="7308DAA6" w:rsidR="0084057F" w:rsidRPr="00972BE1" w:rsidRDefault="0084057F" w:rsidP="0084057F">
            <w:pPr>
              <w:tabs>
                <w:tab w:val="left" w:pos="1800"/>
              </w:tabs>
              <w:rPr>
                <w:rFonts w:asciiTheme="minorHAnsi" w:hAnsiTheme="minorHAnsi" w:cstheme="minorHAnsi"/>
                <w:b/>
                <w:sz w:val="20"/>
                <w:szCs w:val="20"/>
              </w:rPr>
            </w:pPr>
            <w:r w:rsidRPr="00972BE1">
              <w:rPr>
                <w:rFonts w:asciiTheme="minorHAnsi" w:hAnsiTheme="minorHAnsi" w:cstheme="minorHAnsi"/>
                <w:bCs/>
                <w:sz w:val="20"/>
                <w:szCs w:val="20"/>
              </w:rPr>
              <w:lastRenderedPageBreak/>
              <w:t>CB 14</w:t>
            </w:r>
          </w:p>
        </w:tc>
        <w:tc>
          <w:tcPr>
            <w:tcW w:w="2126" w:type="dxa"/>
          </w:tcPr>
          <w:p w14:paraId="11B4A304" w14:textId="77777777" w:rsidR="0084057F" w:rsidRPr="00972BE1" w:rsidRDefault="0084057F" w:rsidP="0084057F">
            <w:pPr>
              <w:tabs>
                <w:tab w:val="left" w:pos="1800"/>
              </w:tabs>
              <w:rPr>
                <w:rFonts w:asciiTheme="minorHAnsi" w:hAnsiTheme="minorHAnsi" w:cstheme="minorHAnsi"/>
                <w:sz w:val="20"/>
                <w:szCs w:val="20"/>
              </w:rPr>
            </w:pPr>
            <w:r w:rsidRPr="00972BE1">
              <w:rPr>
                <w:rFonts w:asciiTheme="minorHAnsi" w:hAnsiTheme="minorHAnsi" w:cstheme="minorHAnsi"/>
                <w:sz w:val="20"/>
                <w:szCs w:val="20"/>
              </w:rPr>
              <w:t>&lt;DocumentSubType&gt;</w:t>
            </w:r>
          </w:p>
          <w:p w14:paraId="59DE832E" w14:textId="08EB7BDC" w:rsidR="0084057F" w:rsidRPr="00972BE1" w:rsidRDefault="0084057F" w:rsidP="0084057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&lt;</w:t>
            </w:r>
            <w:r w:rsidR="00F53E95" w:rsidRPr="00972BE1">
              <w:rPr>
                <w:rFonts w:asciiTheme="minorHAnsi" w:hAnsiTheme="minorHAnsi" w:cstheme="minorHAnsi"/>
                <w:bCs/>
                <w:sz w:val="20"/>
                <w:szCs w:val="20"/>
              </w:rPr>
              <w:t>CurrentAnnualStampDuty</w:t>
            </w:r>
            <w:r w:rsidRPr="00972BE1">
              <w:rPr>
                <w:rFonts w:asciiTheme="minorHAnsi" w:hAnsiTheme="minorHAnsi" w:cstheme="minorHAnsi"/>
                <w:bCs/>
                <w:sz w:val="20"/>
                <w:szCs w:val="20"/>
              </w:rPr>
              <w:t>&gt;</w:t>
            </w:r>
          </w:p>
          <w:p w14:paraId="3EF8358A" w14:textId="77777777" w:rsidR="0084057F" w:rsidRPr="00972BE1" w:rsidRDefault="0084057F" w:rsidP="0084057F">
            <w:pPr>
              <w:tabs>
                <w:tab w:val="left" w:pos="1800"/>
              </w:tabs>
              <w:rPr>
                <w:rFonts w:asciiTheme="minorHAnsi" w:hAnsiTheme="minorHAnsi" w:cstheme="minorHAnsi"/>
                <w:b/>
                <w:sz w:val="20"/>
                <w:szCs w:val="20"/>
              </w:rPr>
            </w:pPr>
          </w:p>
        </w:tc>
        <w:tc>
          <w:tcPr>
            <w:tcW w:w="9356" w:type="dxa"/>
            <w:gridSpan w:val="3"/>
          </w:tcPr>
          <w:tbl>
            <w:tblPr>
              <w:tblpPr w:leftFromText="180" w:rightFromText="180" w:vertAnchor="page" w:horzAnchor="margin" w:tblpY="93"/>
              <w:tblOverlap w:val="never"/>
              <w:tblW w:w="6688" w:type="dxa"/>
              <w:tblBorders>
                <w:bottom w:val="single" w:sz="4" w:space="0" w:color="auto"/>
              </w:tblBorders>
              <w:tblLayout w:type="fixed"/>
              <w:tblLook w:val="04A0" w:firstRow="1" w:lastRow="0" w:firstColumn="1" w:lastColumn="0" w:noHBand="0" w:noVBand="1"/>
            </w:tblPr>
            <w:tblGrid>
              <w:gridCol w:w="2552"/>
              <w:gridCol w:w="4136"/>
            </w:tblGrid>
            <w:tr w:rsidR="0084057F" w:rsidRPr="004663CC" w14:paraId="1D2B43D2" w14:textId="77777777" w:rsidTr="78CABE0F">
              <w:trPr>
                <w:trHeight w:val="160"/>
              </w:trPr>
              <w:tc>
                <w:tcPr>
                  <w:tcW w:w="2552" w:type="dxa"/>
                  <w:noWrap/>
                  <w:vAlign w:val="center"/>
                  <w:hideMark/>
                </w:tcPr>
                <w:p w14:paraId="4E461181" w14:textId="2C92AEDF" w:rsidR="0084057F" w:rsidRPr="004663CC" w:rsidRDefault="0084057F" w:rsidP="0084057F">
                  <w:pPr>
                    <w:pStyle w:val="TableBodycopy"/>
                    <w:rPr>
                      <w:rFonts w:asciiTheme="minorHAnsi" w:hAnsiTheme="minorHAnsi" w:cstheme="minorHAnsi"/>
                      <w:b/>
                      <w:bCs/>
                      <w:noProof/>
                      <w:color w:val="000000" w:themeColor="text1"/>
                      <w:szCs w:val="20"/>
                    </w:rPr>
                  </w:pPr>
                  <w:r w:rsidRPr="004663CC">
                    <w:rPr>
                      <w:rFonts w:asciiTheme="minorHAnsi" w:hAnsiTheme="minorHAnsi" w:cstheme="minorHAnsi"/>
                      <w:b/>
                      <w:bCs/>
                      <w:noProof/>
                      <w:color w:val="000000" w:themeColor="text1"/>
                      <w:szCs w:val="20"/>
                    </w:rPr>
                    <w:t xml:space="preserve">Stamp duty: </w:t>
                  </w:r>
                </w:p>
              </w:tc>
              <w:tc>
                <w:tcPr>
                  <w:tcW w:w="4136" w:type="dxa"/>
                  <w:noWrap/>
                  <w:vAlign w:val="bottom"/>
                  <w:hideMark/>
                </w:tcPr>
                <w:p w14:paraId="711A6896" w14:textId="65AF253F" w:rsidR="0084057F" w:rsidRPr="004663CC" w:rsidRDefault="0084057F" w:rsidP="0084057F">
                  <w:pPr>
                    <w:pStyle w:val="TableBodycopy"/>
                    <w:rPr>
                      <w:rFonts w:asciiTheme="minorHAnsi" w:hAnsiTheme="minorHAnsi" w:cstheme="minorBidi"/>
                      <w:b/>
                      <w:bCs/>
                    </w:rPr>
                  </w:pPr>
                  <w:r w:rsidRPr="004663CC">
                    <w:rPr>
                      <w:rFonts w:asciiTheme="minorHAnsi" w:hAnsiTheme="minorHAnsi" w:cstheme="minorBidi"/>
                      <w:b/>
                      <w:bCs/>
                    </w:rPr>
                    <w:t>&lt;</w:t>
                  </w:r>
                  <w:r w:rsidR="00F53E95" w:rsidRPr="004663CC">
                    <w:rPr>
                      <w:rFonts w:asciiTheme="minorHAnsi" w:hAnsiTheme="minorHAnsi" w:cstheme="minorBidi"/>
                      <w:b/>
                      <w:bCs/>
                    </w:rPr>
                    <w:t>CurrentAnnualStampDuty</w:t>
                  </w:r>
                  <w:r w:rsidRPr="004663CC">
                    <w:rPr>
                      <w:rFonts w:asciiTheme="minorHAnsi" w:hAnsiTheme="minorHAnsi" w:cstheme="minorBidi"/>
                      <w:b/>
                      <w:bCs/>
                    </w:rPr>
                    <w:t>&gt;</w:t>
                  </w:r>
                  <w:ins w:id="10047" w:author="sam sehgal" w:date="2025-01-31T13:59:00Z" w16du:dateUtc="2025-01-31T02:59:00Z">
                    <w:r w:rsidR="000136B0" w:rsidRPr="004663CC">
                      <w:rPr>
                        <w:rFonts w:asciiTheme="minorHAnsi" w:hAnsiTheme="minorHAnsi" w:cstheme="minorBidi"/>
                        <w:b/>
                        <w:bCs/>
                      </w:rPr>
                      <w:t>/ &lt;CurrentStampDutyPremWithoutRA&gt;</w:t>
                    </w:r>
                  </w:ins>
                </w:p>
              </w:tc>
            </w:tr>
          </w:tbl>
          <w:p w14:paraId="532ABEEE" w14:textId="77777777" w:rsidR="0084057F" w:rsidRPr="004663CC" w:rsidRDefault="0084057F" w:rsidP="0084057F">
            <w:pPr>
              <w:pStyle w:val="TableBodycopy"/>
              <w:rPr>
                <w:rFonts w:asciiTheme="minorHAnsi" w:hAnsiTheme="minorHAnsi" w:cstheme="minorHAnsi"/>
                <w:b/>
                <w:bCs/>
                <w:noProof/>
                <w:color w:val="000000" w:themeColor="text1"/>
                <w:szCs w:val="20"/>
              </w:rPr>
            </w:pPr>
          </w:p>
        </w:tc>
        <w:tc>
          <w:tcPr>
            <w:tcW w:w="1560" w:type="dxa"/>
          </w:tcPr>
          <w:p w14:paraId="7F73AFB8" w14:textId="77777777" w:rsidR="00CA566F" w:rsidRPr="004663CC" w:rsidRDefault="0084057F" w:rsidP="00277ACB">
            <w:pPr>
              <w:tabs>
                <w:tab w:val="left" w:pos="774"/>
              </w:tabs>
              <w:rPr>
                <w:ins w:id="10048" w:author="sam sehgal" w:date="2025-01-31T17:15:00Z" w16du:dateUtc="2025-01-31T06:15:00Z"/>
                <w:rFonts w:asciiTheme="minorHAnsi" w:hAnsiTheme="minorHAnsi"/>
                <w:sz w:val="20"/>
                <w:szCs w:val="20"/>
                <w:rPrChange w:id="10049" w:author="Sam Sehgal (EXT Idiom)" w:date="2025-04-30T12:14:00Z" w16du:dateUtc="2025-04-30T02:14:00Z">
                  <w:rPr>
                    <w:ins w:id="10050" w:author="sam sehgal" w:date="2025-01-31T17:15:00Z" w16du:dateUtc="2025-01-31T06:15:00Z"/>
                    <w:rFonts w:asciiTheme="minorHAnsi" w:hAnsiTheme="minorHAnsi"/>
                    <w:sz w:val="20"/>
                    <w:szCs w:val="20"/>
                    <w:highlight w:val="cyan"/>
                  </w:rPr>
                </w:rPrChange>
              </w:rPr>
            </w:pPr>
            <w:r w:rsidRPr="004663CC">
              <w:rPr>
                <w:rFonts w:asciiTheme="minorHAnsi" w:hAnsiTheme="minorHAnsi"/>
                <w:b/>
                <w:bCs/>
                <w:sz w:val="20"/>
                <w:szCs w:val="20"/>
              </w:rPr>
              <w:t>IF</w:t>
            </w:r>
            <w:r w:rsidRPr="004663CC">
              <w:rPr>
                <w:rFonts w:asciiTheme="minorHAnsi" w:hAnsiTheme="minorHAnsi"/>
                <w:sz w:val="20"/>
                <w:szCs w:val="20"/>
              </w:rPr>
              <w:t xml:space="preserve"> &lt;DocumentSubType&gt;= “New Business” </w:t>
            </w:r>
            <w:r w:rsidRPr="004663CC">
              <w:rPr>
                <w:rFonts w:asciiTheme="minorHAnsi" w:hAnsiTheme="minorHAnsi"/>
                <w:b/>
                <w:bCs/>
                <w:sz w:val="20"/>
                <w:szCs w:val="20"/>
              </w:rPr>
              <w:t>OR</w:t>
            </w:r>
            <w:r w:rsidRPr="004663CC">
              <w:rPr>
                <w:rFonts w:asciiTheme="minorHAnsi" w:hAnsiTheme="minorHAnsi"/>
                <w:sz w:val="20"/>
                <w:szCs w:val="20"/>
              </w:rPr>
              <w:t xml:space="preserve"> “</w:t>
            </w:r>
            <w:r w:rsidRPr="004663CC">
              <w:rPr>
                <w:rFonts w:asciiTheme="minorHAnsi" w:hAnsiTheme="minorHAnsi"/>
                <w:sz w:val="20"/>
              </w:rPr>
              <w:t>Endorsement</w:t>
            </w:r>
            <w:r w:rsidRPr="004663CC">
              <w:rPr>
                <w:rFonts w:asciiTheme="minorHAnsi" w:hAnsiTheme="minorHAnsi"/>
                <w:sz w:val="20"/>
                <w:szCs w:val="20"/>
              </w:rPr>
              <w:t xml:space="preserve">” </w:t>
            </w:r>
            <w:r w:rsidRPr="004663CC">
              <w:rPr>
                <w:rFonts w:asciiTheme="minorHAnsi" w:hAnsiTheme="minorHAnsi"/>
                <w:b/>
                <w:bCs/>
                <w:sz w:val="20"/>
                <w:szCs w:val="20"/>
              </w:rPr>
              <w:t>AND</w:t>
            </w:r>
            <w:r w:rsidRPr="004663CC">
              <w:rPr>
                <w:rFonts w:asciiTheme="minorHAnsi" w:hAnsiTheme="minorHAnsi"/>
                <w:sz w:val="20"/>
                <w:szCs w:val="20"/>
              </w:rPr>
              <w:t xml:space="preserve"> </w:t>
            </w:r>
          </w:p>
          <w:p w14:paraId="663D46EC" w14:textId="77777777" w:rsidR="00CA566F" w:rsidRPr="004663CC" w:rsidRDefault="00CA566F" w:rsidP="00CA566F">
            <w:pPr>
              <w:tabs>
                <w:tab w:val="left" w:pos="774"/>
              </w:tabs>
              <w:rPr>
                <w:ins w:id="10051" w:author="sam sehgal" w:date="2025-01-31T17:15:00Z" w16du:dateUtc="2025-01-31T06:15:00Z"/>
                <w:rFonts w:asciiTheme="minorHAnsi" w:hAnsiTheme="minorHAnsi" w:cstheme="minorHAnsi"/>
                <w:sz w:val="20"/>
                <w:szCs w:val="20"/>
              </w:rPr>
            </w:pPr>
            <w:ins w:id="10052" w:author="sam sehgal" w:date="2025-01-31T17:15:00Z" w16du:dateUtc="2025-01-31T06:15:00Z">
              <w:r w:rsidRPr="004663CC">
                <w:rPr>
                  <w:rFonts w:asciiTheme="minorHAnsi" w:hAnsiTheme="minorHAnsi" w:cstheme="minorHAnsi"/>
                  <w:b/>
                  <w:bCs/>
                  <w:sz w:val="20"/>
                  <w:szCs w:val="20"/>
                  <w:rPrChange w:id="10053" w:author="Sam Sehgal (EXT Idiom)" w:date="2025-04-30T12:14:00Z" w16du:dateUtc="2025-04-30T02:14:00Z">
                    <w:rPr>
                      <w:rFonts w:asciiTheme="minorHAnsi" w:hAnsiTheme="minorHAnsi" w:cstheme="minorHAnsi"/>
                      <w:b/>
                      <w:bCs/>
                      <w:sz w:val="20"/>
                      <w:szCs w:val="20"/>
                      <w:highlight w:val="cyan"/>
                    </w:rPr>
                  </w:rPrChange>
                </w:rPr>
                <w:t xml:space="preserve">&lt;ProductCode&gt;  </w:t>
              </w:r>
              <w:r w:rsidRPr="004663CC">
                <w:rPr>
                  <w:rFonts w:asciiTheme="minorHAnsi" w:hAnsiTheme="minorHAnsi" w:cstheme="minorHAnsi"/>
                  <w:sz w:val="20"/>
                  <w:szCs w:val="20"/>
                  <w:rPrChange w:id="10054" w:author="Sam Sehgal (EXT Idiom)" w:date="2025-04-30T12:14:00Z" w16du:dateUtc="2025-04-30T02:14:00Z">
                    <w:rPr>
                      <w:rFonts w:asciiTheme="minorHAnsi" w:hAnsiTheme="minorHAnsi" w:cstheme="minorHAnsi"/>
                      <w:sz w:val="20"/>
                      <w:szCs w:val="20"/>
                      <w:highlight w:val="cyan"/>
                    </w:rPr>
                  </w:rPrChange>
                </w:rPr>
                <w:t>= ”Auto”</w:t>
              </w:r>
            </w:ins>
          </w:p>
          <w:p w14:paraId="57D6A8B8" w14:textId="77777777" w:rsidR="00CA566F" w:rsidRPr="004663CC" w:rsidRDefault="00CA566F" w:rsidP="00CA566F">
            <w:pPr>
              <w:tabs>
                <w:tab w:val="left" w:pos="774"/>
              </w:tabs>
              <w:rPr>
                <w:ins w:id="10055" w:author="sam sehgal" w:date="2025-01-31T17:15:00Z" w16du:dateUtc="2025-01-31T06:15:00Z"/>
                <w:rFonts w:asciiTheme="minorHAnsi" w:hAnsiTheme="minorHAnsi"/>
                <w:b/>
                <w:bCs/>
                <w:sz w:val="20"/>
                <w:szCs w:val="20"/>
                <w:rPrChange w:id="10056" w:author="Sam Sehgal (EXT Idiom)" w:date="2025-04-30T12:14:00Z" w16du:dateUtc="2025-04-30T02:14:00Z">
                  <w:rPr>
                    <w:ins w:id="10057" w:author="sam sehgal" w:date="2025-01-31T17:15:00Z" w16du:dateUtc="2025-01-31T06:15:00Z"/>
                    <w:rFonts w:asciiTheme="minorHAnsi" w:hAnsiTheme="minorHAnsi"/>
                    <w:b/>
                    <w:bCs/>
                    <w:sz w:val="20"/>
                    <w:szCs w:val="20"/>
                    <w:highlight w:val="cyan"/>
                  </w:rPr>
                </w:rPrChange>
              </w:rPr>
            </w:pPr>
            <w:ins w:id="10058" w:author="sam sehgal" w:date="2025-01-31T17:15:00Z" w16du:dateUtc="2025-01-31T06:15:00Z">
              <w:r w:rsidRPr="004663CC">
                <w:rPr>
                  <w:rFonts w:asciiTheme="minorHAnsi" w:hAnsiTheme="minorHAnsi" w:cstheme="minorHAnsi"/>
                  <w:b/>
                  <w:bCs/>
                  <w:sz w:val="20"/>
                  <w:szCs w:val="20"/>
                  <w:rPrChange w:id="10059" w:author="Sam Sehgal (EXT Idiom)" w:date="2025-04-30T12:14:00Z" w16du:dateUtc="2025-04-30T02:14:00Z">
                    <w:rPr>
                      <w:rFonts w:asciiTheme="minorHAnsi" w:hAnsiTheme="minorHAnsi" w:cstheme="minorHAnsi"/>
                      <w:b/>
                      <w:bCs/>
                      <w:sz w:val="20"/>
                      <w:szCs w:val="20"/>
                      <w:highlight w:val="cyan"/>
                    </w:rPr>
                  </w:rPrChange>
                </w:rPr>
                <w:t>AND</w:t>
              </w:r>
            </w:ins>
          </w:p>
          <w:p w14:paraId="2F728CCB" w14:textId="651C0834" w:rsidR="00277ACB" w:rsidRPr="004663CC" w:rsidRDefault="00277ACB" w:rsidP="00277ACB">
            <w:pPr>
              <w:tabs>
                <w:tab w:val="left" w:pos="774"/>
              </w:tabs>
              <w:rPr>
                <w:ins w:id="10060" w:author="sam sehgal" w:date="2025-01-31T14:00:00Z" w16du:dateUtc="2025-01-31T03:00:00Z"/>
                <w:rFonts w:asciiTheme="minorHAnsi" w:hAnsiTheme="minorHAnsi"/>
                <w:sz w:val="20"/>
                <w:szCs w:val="20"/>
              </w:rPr>
            </w:pPr>
            <w:ins w:id="10061" w:author="sam sehgal" w:date="2025-01-31T14:00:00Z" w16du:dateUtc="2025-01-31T03:00:00Z">
              <w:r w:rsidRPr="004663CC">
                <w:rPr>
                  <w:rFonts w:asciiTheme="minorHAnsi" w:hAnsiTheme="minorHAnsi"/>
                  <w:sz w:val="20"/>
                  <w:szCs w:val="20"/>
                </w:rPr>
                <w:t>&lt;VehicleCoverageCode&gt;</w:t>
              </w:r>
            </w:ins>
          </w:p>
          <w:p w14:paraId="58901991" w14:textId="77777777" w:rsidR="00277ACB" w:rsidRPr="004663CC" w:rsidRDefault="00277ACB" w:rsidP="00277ACB">
            <w:pPr>
              <w:tabs>
                <w:tab w:val="left" w:pos="774"/>
              </w:tabs>
              <w:rPr>
                <w:ins w:id="10062" w:author="sam sehgal" w:date="2025-01-31T14:00:00Z" w16du:dateUtc="2025-01-31T03:00:00Z"/>
                <w:rFonts w:asciiTheme="minorHAnsi" w:hAnsiTheme="minorHAnsi"/>
                <w:sz w:val="20"/>
                <w:szCs w:val="20"/>
              </w:rPr>
            </w:pPr>
            <w:ins w:id="10063" w:author="sam sehgal" w:date="2025-01-31T14:00:00Z" w16du:dateUtc="2025-01-31T03:00:00Z">
              <w:r w:rsidRPr="004663CC">
                <w:rPr>
                  <w:rFonts w:asciiTheme="minorHAnsi" w:hAnsiTheme="minorHAnsi"/>
                  <w:sz w:val="20"/>
                  <w:szCs w:val="20"/>
                </w:rPr>
                <w:t>= “RA”</w:t>
              </w:r>
            </w:ins>
          </w:p>
          <w:p w14:paraId="2B31B701" w14:textId="77777777" w:rsidR="00277ACB" w:rsidRPr="004663CC" w:rsidRDefault="00277ACB" w:rsidP="00277ACB">
            <w:pPr>
              <w:tabs>
                <w:tab w:val="left" w:pos="774"/>
              </w:tabs>
              <w:rPr>
                <w:ins w:id="10064" w:author="sam sehgal" w:date="2025-01-31T14:00:00Z" w16du:dateUtc="2025-01-31T03:00:00Z"/>
                <w:rFonts w:asciiTheme="minorHAnsi" w:hAnsiTheme="minorHAnsi"/>
                <w:b/>
                <w:bCs/>
                <w:sz w:val="20"/>
                <w:szCs w:val="20"/>
              </w:rPr>
            </w:pPr>
            <w:ins w:id="10065" w:author="sam sehgal" w:date="2025-01-31T14:00:00Z" w16du:dateUtc="2025-01-31T03:00:00Z">
              <w:r w:rsidRPr="004663CC">
                <w:rPr>
                  <w:rFonts w:asciiTheme="minorHAnsi" w:hAnsiTheme="minorHAnsi"/>
                  <w:b/>
                  <w:bCs/>
                  <w:sz w:val="20"/>
                  <w:szCs w:val="20"/>
                </w:rPr>
                <w:t>AND</w:t>
              </w:r>
            </w:ins>
          </w:p>
          <w:p w14:paraId="5FB3FF1C" w14:textId="77777777" w:rsidR="00B75F6D" w:rsidRPr="004663CC" w:rsidRDefault="00277ACB" w:rsidP="00B75F6D">
            <w:pPr>
              <w:tabs>
                <w:tab w:val="left" w:pos="774"/>
              </w:tabs>
              <w:rPr>
                <w:ins w:id="10066" w:author="sam sehgal" w:date="2025-02-05T16:36:00Z" w16du:dateUtc="2025-02-05T05:36:00Z"/>
                <w:rStyle w:val="ui-provider"/>
                <w:rFonts w:ascii="Calibri" w:hAnsi="Calibri" w:cs="Calibri"/>
                <w:sz w:val="18"/>
                <w:szCs w:val="18"/>
                <w:rPrChange w:id="10067" w:author="Sam Sehgal (EXT Idiom)" w:date="2025-04-30T12:14:00Z" w16du:dateUtc="2025-04-30T02:14:00Z">
                  <w:rPr>
                    <w:ins w:id="10068" w:author="sam sehgal" w:date="2025-02-05T16:36:00Z" w16du:dateUtc="2025-02-05T05:36:00Z"/>
                    <w:rStyle w:val="ui-provider"/>
                    <w:rFonts w:ascii="Calibri" w:hAnsi="Calibri" w:cs="Calibri"/>
                    <w:sz w:val="18"/>
                    <w:szCs w:val="18"/>
                    <w:highlight w:val="cyan"/>
                  </w:rPr>
                </w:rPrChange>
              </w:rPr>
            </w:pPr>
            <w:ins w:id="10069" w:author="sam sehgal" w:date="2025-01-31T14:00:00Z" w16du:dateUtc="2025-01-31T03:00:00Z">
              <w:r w:rsidRPr="004663CC">
                <w:rPr>
                  <w:rStyle w:val="ui-provider"/>
                  <w:rFonts w:ascii="Calibri" w:hAnsi="Calibri" w:cs="Calibri"/>
                  <w:sz w:val="18"/>
                  <w:szCs w:val="18"/>
                </w:rPr>
                <w:t xml:space="preserve">(VehicleOptionalCoverageInd = ‘0’ and </w:t>
              </w:r>
            </w:ins>
            <w:ins w:id="10070" w:author="sam sehgal" w:date="2025-02-05T16:36:00Z" w16du:dateUtc="2025-02-05T05:36:00Z">
              <w:r w:rsidR="00B75F6D" w:rsidRPr="004663CC">
                <w:rPr>
                  <w:rFonts w:ascii="Calibri" w:hAnsi="Calibri" w:cs="Calibri"/>
                  <w:sz w:val="18"/>
                  <w:szCs w:val="18"/>
                  <w:shd w:val="clear" w:color="auto" w:fill="FFFFFF"/>
                  <w:rPrChange w:id="10071" w:author="Sam Sehgal (EXT Idiom)" w:date="2025-04-30T12:14:00Z" w16du:dateUtc="2025-04-30T02:14:00Z">
                    <w:rPr>
                      <w:rFonts w:ascii="Calibri" w:hAnsi="Calibri" w:cs="Calibri"/>
                      <w:sz w:val="18"/>
                      <w:szCs w:val="18"/>
                      <w:highlight w:val="cyan"/>
                      <w:shd w:val="clear" w:color="auto" w:fill="FFFFFF"/>
                    </w:rPr>
                  </w:rPrChange>
                </w:rPr>
                <w:t>(&lt;</w:t>
              </w:r>
              <w:r w:rsidR="00B75F6D" w:rsidRPr="004663CC">
                <w:rPr>
                  <w:rStyle w:val="ui-provider"/>
                  <w:rFonts w:ascii="Calibri" w:hAnsi="Calibri" w:cs="Calibri"/>
                  <w:sz w:val="18"/>
                  <w:szCs w:val="18"/>
                  <w:rPrChange w:id="10072" w:author="Sam Sehgal (EXT Idiom)" w:date="2025-04-30T12:14:00Z" w16du:dateUtc="2025-04-30T02:14:00Z">
                    <w:rPr>
                      <w:rStyle w:val="ui-provider"/>
                      <w:rFonts w:ascii="Calibri" w:hAnsi="Calibri" w:cs="Calibri"/>
                      <w:sz w:val="18"/>
                      <w:szCs w:val="18"/>
                      <w:highlight w:val="cyan"/>
                    </w:rPr>
                  </w:rPrChange>
                </w:rPr>
                <w:t>VehicleSelectedCoverageInd&gt;</w:t>
              </w:r>
              <w:r w:rsidR="00B75F6D" w:rsidRPr="004663CC">
                <w:rPr>
                  <w:rFonts w:ascii="Calibri" w:hAnsi="Calibri" w:cs="Calibri"/>
                  <w:sz w:val="18"/>
                  <w:szCs w:val="18"/>
                  <w:shd w:val="clear" w:color="auto" w:fill="FFFFFF"/>
                  <w:rPrChange w:id="10073" w:author="Sam Sehgal (EXT Idiom)" w:date="2025-04-30T12:14:00Z" w16du:dateUtc="2025-04-30T02:14:00Z">
                    <w:rPr>
                      <w:rFonts w:ascii="Calibri" w:hAnsi="Calibri" w:cs="Calibri"/>
                      <w:sz w:val="18"/>
                      <w:szCs w:val="18"/>
                      <w:highlight w:val="cyan"/>
                      <w:shd w:val="clear" w:color="auto" w:fill="FFFFFF"/>
                    </w:rPr>
                  </w:rPrChange>
                </w:rPr>
                <w:t xml:space="preserve"> </w:t>
              </w:r>
              <w:r w:rsidR="00B75F6D" w:rsidRPr="004663CC">
                <w:rPr>
                  <w:rStyle w:val="ui-provider"/>
                  <w:rFonts w:ascii="Calibri" w:hAnsi="Calibri" w:cs="Calibri"/>
                  <w:sz w:val="18"/>
                  <w:szCs w:val="18"/>
                  <w:rPrChange w:id="10074" w:author="Sam Sehgal (EXT Idiom)" w:date="2025-04-30T12:14:00Z" w16du:dateUtc="2025-04-30T02:14:00Z">
                    <w:rPr>
                      <w:rStyle w:val="ui-provider"/>
                      <w:rFonts w:ascii="Calibri" w:hAnsi="Calibri" w:cs="Calibri"/>
                      <w:sz w:val="18"/>
                      <w:szCs w:val="18"/>
                      <w:highlight w:val="cyan"/>
                    </w:rPr>
                  </w:rPrChange>
                </w:rPr>
                <w:t xml:space="preserve"> = ‘0’ or ‘1’)</w:t>
              </w:r>
            </w:ins>
          </w:p>
          <w:p w14:paraId="174EBCE1" w14:textId="77777777" w:rsidR="00B75F6D" w:rsidRPr="004663CC" w:rsidRDefault="00B75F6D" w:rsidP="00B75F6D">
            <w:pPr>
              <w:tabs>
                <w:tab w:val="left" w:pos="774"/>
              </w:tabs>
              <w:rPr>
                <w:ins w:id="10075" w:author="sam sehgal" w:date="2025-02-05T16:36:00Z" w16du:dateUtc="2025-02-05T05:36:00Z"/>
                <w:rStyle w:val="ui-provider"/>
                <w:rFonts w:ascii="Calibri" w:hAnsi="Calibri" w:cs="Calibri"/>
                <w:b/>
                <w:bCs/>
                <w:sz w:val="18"/>
                <w:szCs w:val="18"/>
                <w:rPrChange w:id="10076" w:author="Sam Sehgal (EXT Idiom)" w:date="2025-04-30T12:14:00Z" w16du:dateUtc="2025-04-30T02:14:00Z">
                  <w:rPr>
                    <w:ins w:id="10077" w:author="sam sehgal" w:date="2025-02-05T16:36:00Z" w16du:dateUtc="2025-02-05T05:36:00Z"/>
                    <w:rStyle w:val="ui-provider"/>
                    <w:rFonts w:ascii="Calibri" w:hAnsi="Calibri" w:cs="Calibri"/>
                    <w:b/>
                    <w:bCs/>
                    <w:sz w:val="18"/>
                    <w:szCs w:val="18"/>
                    <w:highlight w:val="cyan"/>
                  </w:rPr>
                </w:rPrChange>
              </w:rPr>
            </w:pPr>
            <w:ins w:id="10078" w:author="sam sehgal" w:date="2025-02-05T16:36:00Z" w16du:dateUtc="2025-02-05T05:36:00Z">
              <w:r w:rsidRPr="004663CC">
                <w:rPr>
                  <w:rStyle w:val="ui-provider"/>
                  <w:rFonts w:ascii="Calibri" w:hAnsi="Calibri" w:cs="Calibri"/>
                  <w:b/>
                  <w:bCs/>
                  <w:sz w:val="18"/>
                  <w:szCs w:val="18"/>
                  <w:rPrChange w:id="10079" w:author="Sam Sehgal (EXT Idiom)" w:date="2025-04-30T12:14:00Z" w16du:dateUtc="2025-04-30T02:14:00Z">
                    <w:rPr>
                      <w:rStyle w:val="ui-provider"/>
                      <w:rFonts w:ascii="Calibri" w:hAnsi="Calibri" w:cs="Calibri"/>
                      <w:b/>
                      <w:bCs/>
                      <w:sz w:val="18"/>
                      <w:szCs w:val="18"/>
                      <w:highlight w:val="cyan"/>
                    </w:rPr>
                  </w:rPrChange>
                </w:rPr>
                <w:t>AND</w:t>
              </w:r>
            </w:ins>
          </w:p>
          <w:p w14:paraId="42B0B6D7" w14:textId="77777777" w:rsidR="00B75F6D" w:rsidRPr="004663CC" w:rsidRDefault="00B75F6D" w:rsidP="00B75F6D">
            <w:pPr>
              <w:tabs>
                <w:tab w:val="left" w:pos="774"/>
              </w:tabs>
              <w:rPr>
                <w:ins w:id="10080" w:author="sam sehgal" w:date="2025-02-05T16:36:00Z" w16du:dateUtc="2025-02-05T05:36:00Z"/>
                <w:rStyle w:val="ui-provider"/>
                <w:rFonts w:ascii="Calibri" w:hAnsi="Calibri" w:cs="Calibri"/>
                <w:sz w:val="18"/>
                <w:szCs w:val="18"/>
                <w:rPrChange w:id="10081" w:author="Sam Sehgal (EXT Idiom)" w:date="2025-04-30T12:14:00Z" w16du:dateUtc="2025-04-30T02:14:00Z">
                  <w:rPr>
                    <w:ins w:id="10082" w:author="sam sehgal" w:date="2025-02-05T16:36:00Z" w16du:dateUtc="2025-02-05T05:36:00Z"/>
                    <w:rStyle w:val="ui-provider"/>
                    <w:rFonts w:ascii="Calibri" w:hAnsi="Calibri" w:cs="Calibri"/>
                    <w:sz w:val="18"/>
                    <w:szCs w:val="18"/>
                    <w:highlight w:val="cyan"/>
                  </w:rPr>
                </w:rPrChange>
              </w:rPr>
            </w:pPr>
            <w:ins w:id="10083" w:author="sam sehgal" w:date="2025-02-05T16:36:00Z" w16du:dateUtc="2025-02-05T05:36:00Z">
              <w:r w:rsidRPr="004663CC">
                <w:rPr>
                  <w:rStyle w:val="ui-provider"/>
                  <w:rFonts w:ascii="Calibri" w:hAnsi="Calibri" w:cs="Calibri"/>
                  <w:sz w:val="18"/>
                  <w:szCs w:val="18"/>
                  <w:rPrChange w:id="10084" w:author="Sam Sehgal (EXT Idiom)" w:date="2025-04-30T12:14:00Z" w16du:dateUtc="2025-04-30T02:14:00Z">
                    <w:rPr>
                      <w:rStyle w:val="ui-provider"/>
                      <w:rFonts w:ascii="Calibri" w:hAnsi="Calibri" w:cs="Calibri"/>
                      <w:sz w:val="18"/>
                      <w:szCs w:val="18"/>
                      <w:highlight w:val="cyan"/>
                    </w:rPr>
                  </w:rPrChange>
                </w:rPr>
                <w:t>&lt;TotalRSAFee&gt; != ‘0’</w:t>
              </w:r>
            </w:ins>
          </w:p>
          <w:p w14:paraId="465EAECE" w14:textId="10632B4D" w:rsidR="00AE3AE6" w:rsidRPr="004663CC" w:rsidRDefault="00AE3AE6" w:rsidP="00277ACB">
            <w:pPr>
              <w:tabs>
                <w:tab w:val="left" w:pos="774"/>
              </w:tabs>
              <w:rPr>
                <w:ins w:id="10085" w:author="sam sehgal" w:date="2025-01-31T14:00:00Z" w16du:dateUtc="2025-01-31T03:00:00Z"/>
                <w:rFonts w:asciiTheme="minorHAnsi" w:hAnsiTheme="minorHAnsi"/>
                <w:sz w:val="20"/>
                <w:szCs w:val="20"/>
              </w:rPr>
            </w:pPr>
          </w:p>
          <w:p w14:paraId="1FD5968C" w14:textId="00F78DD7" w:rsidR="0084057F" w:rsidRPr="004663CC" w:rsidDel="00277ACB" w:rsidRDefault="0084057F" w:rsidP="0084057F">
            <w:pPr>
              <w:tabs>
                <w:tab w:val="left" w:pos="774"/>
              </w:tabs>
              <w:rPr>
                <w:del w:id="10086" w:author="sam sehgal" w:date="2025-01-31T14:00:00Z" w16du:dateUtc="2025-01-31T03:00:00Z"/>
                <w:rFonts w:asciiTheme="minorHAnsi" w:hAnsiTheme="minorHAnsi"/>
                <w:sz w:val="20"/>
                <w:szCs w:val="20"/>
              </w:rPr>
            </w:pPr>
            <w:del w:id="10087" w:author="sam sehgal" w:date="2025-01-31T14:00:00Z" w16du:dateUtc="2025-01-31T03:00:00Z">
              <w:r w:rsidRPr="004663CC" w:rsidDel="00277ACB">
                <w:rPr>
                  <w:rFonts w:asciiTheme="minorHAnsi" w:hAnsiTheme="minorHAnsi"/>
                  <w:sz w:val="20"/>
                  <w:szCs w:val="20"/>
                </w:rPr>
                <w:delText>&lt;</w:delText>
              </w:r>
              <w:r w:rsidR="00F53E95" w:rsidRPr="004663CC" w:rsidDel="00277ACB">
                <w:rPr>
                  <w:rFonts w:asciiTheme="minorHAnsi" w:hAnsiTheme="minorHAnsi"/>
                  <w:sz w:val="20"/>
                  <w:szCs w:val="20"/>
                </w:rPr>
                <w:delText>CurrentAnnualStampDuty</w:delText>
              </w:r>
              <w:r w:rsidRPr="004663CC" w:rsidDel="00277ACB">
                <w:rPr>
                  <w:rFonts w:asciiTheme="minorHAnsi" w:hAnsiTheme="minorHAnsi"/>
                  <w:sz w:val="20"/>
                  <w:szCs w:val="20"/>
                </w:rPr>
                <w:delText>&gt;</w:delText>
              </w:r>
            </w:del>
          </w:p>
          <w:p w14:paraId="5FFD48BB" w14:textId="504CDACB" w:rsidR="0084057F" w:rsidRPr="004663CC" w:rsidDel="00277ACB" w:rsidRDefault="0084057F" w:rsidP="0084057F">
            <w:pPr>
              <w:tabs>
                <w:tab w:val="left" w:pos="774"/>
              </w:tabs>
              <w:rPr>
                <w:del w:id="10088" w:author="sam sehgal" w:date="2025-01-31T14:00:00Z" w16du:dateUtc="2025-01-31T03:00:00Z"/>
                <w:rFonts w:asciiTheme="minorHAnsi" w:hAnsiTheme="minorHAnsi"/>
                <w:sz w:val="20"/>
                <w:szCs w:val="20"/>
              </w:rPr>
            </w:pPr>
            <w:del w:id="10089" w:author="sam sehgal" w:date="2025-01-31T14:00:00Z" w16du:dateUtc="2025-01-31T03:00:00Z">
              <w:r w:rsidRPr="004663CC" w:rsidDel="00277ACB">
                <w:rPr>
                  <w:rFonts w:asciiTheme="minorHAnsi" w:hAnsiTheme="minorHAnsi"/>
                  <w:sz w:val="20"/>
                  <w:szCs w:val="20"/>
                </w:rPr>
                <w:delText xml:space="preserve">!=NULL </w:delText>
              </w:r>
            </w:del>
          </w:p>
          <w:p w14:paraId="12DC1FE7" w14:textId="77777777" w:rsidR="0084057F" w:rsidRPr="004663CC" w:rsidRDefault="0084057F" w:rsidP="0084057F">
            <w:pPr>
              <w:tabs>
                <w:tab w:val="left" w:pos="774"/>
              </w:tabs>
              <w:rPr>
                <w:ins w:id="10090" w:author="sam sehgal" w:date="2025-01-31T14:00:00Z" w16du:dateUtc="2025-01-31T03:00:00Z"/>
                <w:rFonts w:asciiTheme="minorHAnsi" w:hAnsiTheme="minorHAnsi"/>
                <w:sz w:val="20"/>
                <w:szCs w:val="20"/>
              </w:rPr>
            </w:pPr>
            <w:r w:rsidRPr="004663CC">
              <w:rPr>
                <w:rFonts w:asciiTheme="minorHAnsi" w:hAnsiTheme="minorHAnsi"/>
                <w:b/>
                <w:bCs/>
                <w:sz w:val="20"/>
                <w:szCs w:val="20"/>
              </w:rPr>
              <w:t xml:space="preserve">THEN </w:t>
            </w:r>
            <w:r w:rsidRPr="004663CC">
              <w:rPr>
                <w:rFonts w:asciiTheme="minorHAnsi" w:hAnsiTheme="minorHAnsi"/>
                <w:sz w:val="20"/>
                <w:szCs w:val="20"/>
              </w:rPr>
              <w:t xml:space="preserve">display </w:t>
            </w:r>
          </w:p>
          <w:p w14:paraId="0871EF69" w14:textId="2B8B69AF" w:rsidR="00277ACB" w:rsidRPr="004663CC" w:rsidRDefault="00277ACB" w:rsidP="0084057F">
            <w:pPr>
              <w:tabs>
                <w:tab w:val="left" w:pos="774"/>
              </w:tabs>
              <w:rPr>
                <w:ins w:id="10091" w:author="sam sehgal" w:date="2025-01-31T14:00:00Z" w16du:dateUtc="2025-01-31T03:00:00Z"/>
                <w:rFonts w:asciiTheme="minorHAnsi" w:hAnsiTheme="minorHAnsi"/>
                <w:sz w:val="20"/>
                <w:szCs w:val="20"/>
              </w:rPr>
            </w:pPr>
            <w:ins w:id="10092" w:author="sam sehgal" w:date="2025-01-31T14:00:00Z" w16du:dateUtc="2025-01-31T03:00:00Z">
              <w:r w:rsidRPr="004663CC">
                <w:rPr>
                  <w:rFonts w:asciiTheme="minorHAnsi" w:hAnsiTheme="minorHAnsi"/>
                  <w:sz w:val="20"/>
                  <w:szCs w:val="20"/>
                </w:rPr>
                <w:t>&lt;CurrentStampDutyPremWithoutRA&gt;</w:t>
              </w:r>
            </w:ins>
          </w:p>
          <w:p w14:paraId="0CC4B6AC" w14:textId="77777777" w:rsidR="00277ACB" w:rsidRPr="004663CC" w:rsidRDefault="00277ACB" w:rsidP="0084057F">
            <w:pPr>
              <w:tabs>
                <w:tab w:val="left" w:pos="774"/>
              </w:tabs>
              <w:rPr>
                <w:ins w:id="10093" w:author="sam sehgal" w:date="2025-01-31T14:00:00Z" w16du:dateUtc="2025-01-31T03:00:00Z"/>
                <w:rFonts w:asciiTheme="minorHAnsi" w:hAnsiTheme="minorHAnsi"/>
                <w:sz w:val="20"/>
                <w:szCs w:val="20"/>
              </w:rPr>
            </w:pPr>
          </w:p>
          <w:p w14:paraId="589BB006" w14:textId="77777777" w:rsidR="004407F9" w:rsidRPr="004663CC" w:rsidRDefault="004407F9" w:rsidP="004407F9">
            <w:pPr>
              <w:tabs>
                <w:tab w:val="left" w:pos="774"/>
              </w:tabs>
              <w:rPr>
                <w:ins w:id="10094" w:author="sam sehgal" w:date="2025-01-31T17:15:00Z" w16du:dateUtc="2025-01-31T06:15:00Z"/>
                <w:rFonts w:asciiTheme="minorHAnsi" w:hAnsiTheme="minorHAnsi"/>
                <w:b/>
                <w:bCs/>
                <w:sz w:val="20"/>
                <w:szCs w:val="20"/>
                <w:rPrChange w:id="10095" w:author="Sam Sehgal (EXT Idiom)" w:date="2025-04-30T12:14:00Z" w16du:dateUtc="2025-04-30T02:14:00Z">
                  <w:rPr>
                    <w:ins w:id="10096" w:author="sam sehgal" w:date="2025-01-31T17:15:00Z" w16du:dateUtc="2025-01-31T06:15:00Z"/>
                    <w:rFonts w:asciiTheme="minorHAnsi" w:hAnsiTheme="minorHAnsi"/>
                    <w:b/>
                    <w:bCs/>
                    <w:sz w:val="20"/>
                    <w:szCs w:val="20"/>
                    <w:highlight w:val="cyan"/>
                  </w:rPr>
                </w:rPrChange>
              </w:rPr>
            </w:pPr>
            <w:ins w:id="10097" w:author="sam sehgal" w:date="2025-01-31T17:15:00Z" w16du:dateUtc="2025-01-31T06:15:00Z">
              <w:r w:rsidRPr="004663CC">
                <w:rPr>
                  <w:rFonts w:asciiTheme="minorHAnsi" w:hAnsiTheme="minorHAnsi"/>
                  <w:b/>
                  <w:bCs/>
                  <w:sz w:val="20"/>
                  <w:szCs w:val="20"/>
                  <w:rPrChange w:id="10098" w:author="Sam Sehgal (EXT Idiom)" w:date="2025-04-30T12:14:00Z" w16du:dateUtc="2025-04-30T02:14:00Z">
                    <w:rPr>
                      <w:rFonts w:asciiTheme="minorHAnsi" w:hAnsiTheme="minorHAnsi"/>
                      <w:b/>
                      <w:bCs/>
                      <w:sz w:val="20"/>
                      <w:szCs w:val="20"/>
                      <w:highlight w:val="cyan"/>
                    </w:rPr>
                  </w:rPrChange>
                </w:rPr>
                <w:t>ELSE IF</w:t>
              </w:r>
            </w:ins>
          </w:p>
          <w:p w14:paraId="67BCC9CB" w14:textId="64FDD29F" w:rsidR="004407F9" w:rsidRPr="004663CC" w:rsidRDefault="00FD036B" w:rsidP="004407F9">
            <w:pPr>
              <w:tabs>
                <w:tab w:val="left" w:pos="774"/>
              </w:tabs>
              <w:rPr>
                <w:ins w:id="10099" w:author="sam sehgal" w:date="2025-01-31T17:15:00Z" w16du:dateUtc="2025-01-31T06:15:00Z"/>
                <w:rFonts w:asciiTheme="minorHAnsi" w:hAnsiTheme="minorHAnsi" w:cstheme="minorHAnsi"/>
                <w:sz w:val="20"/>
                <w:szCs w:val="20"/>
                <w:rPrChange w:id="10100" w:author="Sam Sehgal (EXT Idiom)" w:date="2025-04-30T12:14:00Z" w16du:dateUtc="2025-04-30T02:14:00Z">
                  <w:rPr>
                    <w:ins w:id="10101" w:author="sam sehgal" w:date="2025-01-31T17:15:00Z" w16du:dateUtc="2025-01-31T06:15:00Z"/>
                    <w:rFonts w:asciiTheme="minorHAnsi" w:hAnsiTheme="minorHAnsi" w:cstheme="minorHAnsi"/>
                    <w:sz w:val="20"/>
                    <w:szCs w:val="20"/>
                    <w:highlight w:val="cyan"/>
                  </w:rPr>
                </w:rPrChange>
              </w:rPr>
            </w:pPr>
            <w:ins w:id="10102" w:author="sam sehgal" w:date="2025-02-05T15:07:00Z" w16du:dateUtc="2025-02-05T04:07:00Z">
              <w:r w:rsidRPr="004663CC">
                <w:rPr>
                  <w:rFonts w:asciiTheme="minorHAnsi" w:hAnsiTheme="minorHAnsi" w:cstheme="minorHAnsi"/>
                  <w:b/>
                  <w:bCs/>
                  <w:sz w:val="20"/>
                  <w:szCs w:val="20"/>
                  <w:rPrChange w:id="10103" w:author="Sam Sehgal (EXT Idiom)" w:date="2025-04-30T12:14:00Z" w16du:dateUtc="2025-04-30T02:14:00Z">
                    <w:rPr>
                      <w:rFonts w:asciiTheme="minorHAnsi" w:hAnsiTheme="minorHAnsi" w:cstheme="minorHAnsi"/>
                      <w:b/>
                      <w:bCs/>
                      <w:sz w:val="20"/>
                      <w:szCs w:val="20"/>
                      <w:highlight w:val="cyan"/>
                    </w:rPr>
                  </w:rPrChange>
                </w:rPr>
                <w:t>Display</w:t>
              </w:r>
            </w:ins>
          </w:p>
          <w:p w14:paraId="55756E92" w14:textId="67E14317" w:rsidR="00277ACB" w:rsidRPr="004663CC" w:rsidRDefault="00277ACB" w:rsidP="0084057F">
            <w:pPr>
              <w:tabs>
                <w:tab w:val="left" w:pos="774"/>
              </w:tabs>
              <w:rPr>
                <w:rFonts w:asciiTheme="minorHAnsi" w:hAnsiTheme="minorHAnsi"/>
                <w:sz w:val="20"/>
                <w:szCs w:val="20"/>
              </w:rPr>
            </w:pPr>
            <w:ins w:id="10104" w:author="sam sehgal" w:date="2025-01-31T14:00:00Z" w16du:dateUtc="2025-01-31T03:00:00Z">
              <w:r w:rsidRPr="004663CC">
                <w:rPr>
                  <w:rFonts w:asciiTheme="minorHAnsi" w:hAnsiTheme="minorHAnsi"/>
                  <w:sz w:val="20"/>
                  <w:szCs w:val="20"/>
                </w:rPr>
                <w:t>&lt;CurrentAnnualStampDuty&gt;</w:t>
              </w:r>
            </w:ins>
          </w:p>
          <w:p w14:paraId="29EB9B76" w14:textId="77777777" w:rsidR="0084057F" w:rsidRPr="004663CC" w:rsidRDefault="0084057F" w:rsidP="0084057F">
            <w:pPr>
              <w:tabs>
                <w:tab w:val="left" w:pos="774"/>
              </w:tabs>
              <w:rPr>
                <w:rFonts w:asciiTheme="minorHAnsi" w:hAnsiTheme="minorHAnsi"/>
                <w:b/>
                <w:bCs/>
                <w:sz w:val="20"/>
                <w:szCs w:val="20"/>
              </w:rPr>
            </w:pPr>
          </w:p>
        </w:tc>
        <w:tc>
          <w:tcPr>
            <w:tcW w:w="825" w:type="dxa"/>
            <w:gridSpan w:val="3"/>
          </w:tcPr>
          <w:p w14:paraId="30133A4E" w14:textId="77777777"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1: Table_Bodycopy_COI​</w:t>
            </w:r>
          </w:p>
          <w:p w14:paraId="6CB09E92" w14:textId="77777777" w:rsidR="0084057F" w:rsidRPr="004663CC" w:rsidRDefault="0084057F" w:rsidP="0084057F">
            <w:pPr>
              <w:tabs>
                <w:tab w:val="left" w:pos="1800"/>
              </w:tabs>
              <w:rPr>
                <w:rFonts w:asciiTheme="minorHAnsi" w:hAnsiTheme="minorHAnsi" w:cstheme="minorHAnsi"/>
                <w:bCs/>
                <w:sz w:val="20"/>
                <w:szCs w:val="20"/>
              </w:rPr>
            </w:pPr>
          </w:p>
          <w:p w14:paraId="4EB7C007" w14:textId="4EC037E1"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2: Table_Heading_3_R</w:t>
            </w:r>
          </w:p>
        </w:tc>
      </w:tr>
      <w:tr w:rsidR="009F26EC" w:rsidRPr="00BD6987" w14:paraId="241C8848" w14:textId="77777777" w:rsidTr="00E101E6">
        <w:trPr>
          <w:gridAfter w:val="2"/>
          <w:wAfter w:w="25" w:type="dxa"/>
          <w:cantSplit/>
          <w:trHeight w:val="300"/>
        </w:trPr>
        <w:tc>
          <w:tcPr>
            <w:tcW w:w="704" w:type="dxa"/>
          </w:tcPr>
          <w:p w14:paraId="415FFDCB" w14:textId="35B90180" w:rsidR="0084057F" w:rsidRPr="00972BE1" w:rsidRDefault="0084057F" w:rsidP="0084057F">
            <w:pPr>
              <w:tabs>
                <w:tab w:val="left" w:pos="1800"/>
              </w:tabs>
              <w:rPr>
                <w:rFonts w:asciiTheme="minorHAnsi" w:hAnsiTheme="minorHAnsi" w:cstheme="minorHAnsi"/>
                <w:b/>
                <w:sz w:val="20"/>
                <w:szCs w:val="20"/>
              </w:rPr>
            </w:pPr>
            <w:r w:rsidRPr="00972BE1">
              <w:rPr>
                <w:rFonts w:asciiTheme="minorHAnsi" w:hAnsiTheme="minorHAnsi" w:cstheme="minorHAnsi"/>
                <w:bCs/>
                <w:sz w:val="20"/>
                <w:szCs w:val="20"/>
              </w:rPr>
              <w:lastRenderedPageBreak/>
              <w:t>CB 15</w:t>
            </w:r>
          </w:p>
        </w:tc>
        <w:tc>
          <w:tcPr>
            <w:tcW w:w="2126" w:type="dxa"/>
          </w:tcPr>
          <w:p w14:paraId="4C48487E" w14:textId="77777777" w:rsidR="0084057F" w:rsidRPr="00972BE1" w:rsidRDefault="0084057F" w:rsidP="0084057F">
            <w:pPr>
              <w:tabs>
                <w:tab w:val="left" w:pos="1800"/>
              </w:tabs>
              <w:rPr>
                <w:rFonts w:asciiTheme="minorHAnsi" w:hAnsiTheme="minorHAnsi" w:cstheme="minorHAnsi"/>
                <w:sz w:val="20"/>
                <w:szCs w:val="20"/>
              </w:rPr>
            </w:pPr>
            <w:r w:rsidRPr="00972BE1">
              <w:rPr>
                <w:rFonts w:asciiTheme="minorHAnsi" w:hAnsiTheme="minorHAnsi" w:cstheme="minorHAnsi"/>
                <w:sz w:val="20"/>
                <w:szCs w:val="20"/>
              </w:rPr>
              <w:t>&lt;DocumentSubType&gt;</w:t>
            </w:r>
          </w:p>
          <w:p w14:paraId="4527F338" w14:textId="59B12A60" w:rsidR="0084057F" w:rsidRPr="00972BE1" w:rsidRDefault="0084057F" w:rsidP="0084057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&lt;</w:t>
            </w:r>
            <w:r w:rsidR="00F53E95" w:rsidRPr="00972BE1">
              <w:rPr>
                <w:rFonts w:asciiTheme="minorHAnsi" w:hAnsiTheme="minorHAnsi" w:cstheme="minorHAnsi"/>
                <w:bCs/>
                <w:sz w:val="20"/>
                <w:szCs w:val="20"/>
              </w:rPr>
              <w:t>CurrentAnnualStampDuty</w:t>
            </w:r>
            <w:r w:rsidRPr="00972BE1">
              <w:rPr>
                <w:rFonts w:asciiTheme="minorHAnsi" w:hAnsiTheme="minorHAnsi" w:cstheme="minorHAnsi"/>
                <w:bCs/>
                <w:sz w:val="20"/>
                <w:szCs w:val="20"/>
              </w:rPr>
              <w:t>&gt;</w:t>
            </w:r>
          </w:p>
          <w:p w14:paraId="1A9829F1" w14:textId="7CB37E90" w:rsidR="0084057F" w:rsidRPr="00972BE1" w:rsidRDefault="0084057F" w:rsidP="0084057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&lt;</w:t>
            </w:r>
            <w:r w:rsidR="00B051B4" w:rsidRPr="00972BE1">
              <w:rPr>
                <w:rFonts w:asciiTheme="minorHAnsi" w:hAnsiTheme="minorHAnsi" w:cstheme="minorHAnsi"/>
                <w:bCs/>
                <w:sz w:val="20"/>
                <w:szCs w:val="20"/>
              </w:rPr>
              <w:t>PreviousAnnualStampDuty</w:t>
            </w:r>
            <w:r w:rsidRPr="00972BE1">
              <w:rPr>
                <w:rFonts w:asciiTheme="minorHAnsi" w:hAnsiTheme="minorHAnsi" w:cstheme="minorHAnsi"/>
                <w:bCs/>
                <w:sz w:val="20"/>
                <w:szCs w:val="20"/>
              </w:rPr>
              <w:t>&gt;</w:t>
            </w:r>
          </w:p>
        </w:tc>
        <w:tc>
          <w:tcPr>
            <w:tcW w:w="9356" w:type="dxa"/>
            <w:gridSpan w:val="3"/>
          </w:tcPr>
          <w:tbl>
            <w:tblPr>
              <w:tblpPr w:leftFromText="180" w:rightFromText="180" w:vertAnchor="page" w:horzAnchor="margin" w:tblpY="93"/>
              <w:tblOverlap w:val="never"/>
              <w:tblW w:w="9214" w:type="dxa"/>
              <w:tblBorders>
                <w:bottom w:val="single" w:sz="4" w:space="0" w:color="auto"/>
              </w:tblBorders>
              <w:tblLayout w:type="fixed"/>
              <w:tblLook w:val="04A0" w:firstRow="1" w:lastRow="0" w:firstColumn="1" w:lastColumn="0" w:noHBand="0" w:noVBand="1"/>
            </w:tblPr>
            <w:tblGrid>
              <w:gridCol w:w="2552"/>
              <w:gridCol w:w="2693"/>
              <w:gridCol w:w="284"/>
              <w:gridCol w:w="3685"/>
            </w:tblGrid>
            <w:tr w:rsidR="0084057F" w:rsidRPr="004663CC" w14:paraId="07FE7701" w14:textId="77777777" w:rsidTr="78CABE0F">
              <w:trPr>
                <w:trHeight w:val="220"/>
              </w:trPr>
              <w:tc>
                <w:tcPr>
                  <w:tcW w:w="2552" w:type="dxa"/>
                  <w:noWrap/>
                  <w:vAlign w:val="center"/>
                  <w:hideMark/>
                </w:tcPr>
                <w:p w14:paraId="21C09EF6" w14:textId="7979B09E" w:rsidR="0084057F" w:rsidRPr="004663CC" w:rsidRDefault="0084057F" w:rsidP="0084057F">
                  <w:pPr>
                    <w:pStyle w:val="TableBodycopy"/>
                    <w:rPr>
                      <w:rFonts w:asciiTheme="minorHAnsi" w:hAnsiTheme="minorHAnsi" w:cstheme="minorHAnsi"/>
                      <w:b/>
                      <w:bCs/>
                      <w:noProof/>
                      <w:color w:val="000000" w:themeColor="text1"/>
                      <w:sz w:val="22"/>
                      <w:szCs w:val="22"/>
                    </w:rPr>
                  </w:pPr>
                  <w:r w:rsidRPr="004663CC">
                    <w:rPr>
                      <w:rFonts w:asciiTheme="minorHAnsi" w:hAnsiTheme="minorHAnsi" w:cstheme="minorHAnsi"/>
                      <w:b/>
                      <w:bCs/>
                      <w:noProof/>
                      <w:color w:val="000000" w:themeColor="text1"/>
                      <w:szCs w:val="20"/>
                    </w:rPr>
                    <w:t>Stamp duty:</w:t>
                  </w:r>
                </w:p>
              </w:tc>
              <w:tc>
                <w:tcPr>
                  <w:tcW w:w="2693" w:type="dxa"/>
                  <w:noWrap/>
                  <w:vAlign w:val="bottom"/>
                  <w:hideMark/>
                </w:tcPr>
                <w:p w14:paraId="759F0620" w14:textId="38788125" w:rsidR="0084057F" w:rsidRPr="004663CC" w:rsidRDefault="0084057F" w:rsidP="0084057F">
                  <w:pPr>
                    <w:pStyle w:val="TableBodycopy"/>
                    <w:rPr>
                      <w:rFonts w:asciiTheme="minorHAnsi" w:hAnsiTheme="minorHAnsi" w:cstheme="minorBidi"/>
                      <w:b/>
                      <w:bCs/>
                    </w:rPr>
                  </w:pPr>
                  <w:r w:rsidRPr="004663CC">
                    <w:rPr>
                      <w:rFonts w:asciiTheme="minorHAnsi" w:hAnsiTheme="minorHAnsi" w:cstheme="minorBidi"/>
                      <w:b/>
                      <w:bCs/>
                    </w:rPr>
                    <w:t>&lt;</w:t>
                  </w:r>
                  <w:r w:rsidR="00F53E95" w:rsidRPr="004663CC">
                    <w:rPr>
                      <w:rFonts w:asciiTheme="minorHAnsi" w:hAnsiTheme="minorHAnsi" w:cstheme="minorBidi"/>
                      <w:b/>
                      <w:bCs/>
                    </w:rPr>
                    <w:t>CurrentAnnualStampDuty</w:t>
                  </w:r>
                  <w:r w:rsidRPr="004663CC">
                    <w:rPr>
                      <w:rFonts w:asciiTheme="minorHAnsi" w:hAnsiTheme="minorHAnsi" w:cstheme="minorBidi"/>
                      <w:b/>
                      <w:bCs/>
                    </w:rPr>
                    <w:t>&gt;</w:t>
                  </w:r>
                  <w:ins w:id="10105" w:author="sam sehgal" w:date="2025-01-31T13:59:00Z" w16du:dateUtc="2025-01-31T02:59:00Z">
                    <w:r w:rsidR="000136B0" w:rsidRPr="004663CC">
                      <w:rPr>
                        <w:rFonts w:asciiTheme="minorHAnsi" w:hAnsiTheme="minorHAnsi" w:cstheme="minorBidi"/>
                        <w:b/>
                        <w:bCs/>
                      </w:rPr>
                      <w:t>/ &lt;</w:t>
                    </w:r>
                    <w:r w:rsidR="00277ACB" w:rsidRPr="004663CC">
                      <w:rPr>
                        <w:rFonts w:asciiTheme="minorHAnsi" w:hAnsiTheme="minorHAnsi" w:cstheme="minorBidi"/>
                        <w:b/>
                        <w:bCs/>
                      </w:rPr>
                      <w:t>CurrentStampDutyPremWithoutRA</w:t>
                    </w:r>
                  </w:ins>
                  <w:ins w:id="10106" w:author="sam sehgal" w:date="2025-01-31T14:00:00Z" w16du:dateUtc="2025-01-31T03:00:00Z">
                    <w:r w:rsidR="00277ACB" w:rsidRPr="004663CC">
                      <w:rPr>
                        <w:rFonts w:asciiTheme="minorHAnsi" w:hAnsiTheme="minorHAnsi" w:cstheme="minorBidi"/>
                        <w:b/>
                        <w:bCs/>
                      </w:rPr>
                      <w:t>&gt;</w:t>
                    </w:r>
                  </w:ins>
                </w:p>
              </w:tc>
              <w:tc>
                <w:tcPr>
                  <w:tcW w:w="284" w:type="dxa"/>
                </w:tcPr>
                <w:p w14:paraId="70BAF3C1" w14:textId="77777777" w:rsidR="0084057F" w:rsidRPr="004663CC" w:rsidRDefault="0084057F" w:rsidP="0084057F">
                  <w:pPr>
                    <w:pStyle w:val="TableBodycopy"/>
                    <w:rPr>
                      <w:rFonts w:asciiTheme="minorHAnsi" w:hAnsiTheme="minorHAnsi" w:cstheme="minorBidi"/>
                      <w:b/>
                      <w:bCs/>
                      <w:szCs w:val="20"/>
                    </w:rPr>
                  </w:pPr>
                </w:p>
              </w:tc>
              <w:tc>
                <w:tcPr>
                  <w:tcW w:w="3685" w:type="dxa"/>
                </w:tcPr>
                <w:p w14:paraId="4F263650" w14:textId="465DDA88" w:rsidR="0084057F" w:rsidRPr="004663CC" w:rsidRDefault="0084057F" w:rsidP="0084057F">
                  <w:pPr>
                    <w:pStyle w:val="TableBodycopy"/>
                    <w:rPr>
                      <w:rFonts w:asciiTheme="minorHAnsi" w:hAnsiTheme="minorHAnsi" w:cstheme="minorBidi"/>
                      <w:b/>
                      <w:bCs/>
                    </w:rPr>
                  </w:pPr>
                  <w:r w:rsidRPr="004663CC">
                    <w:rPr>
                      <w:rFonts w:asciiTheme="minorHAnsi" w:hAnsiTheme="minorHAnsi" w:cstheme="minorBidi"/>
                      <w:b/>
                      <w:bCs/>
                    </w:rPr>
                    <w:t>&lt;</w:t>
                  </w:r>
                  <w:r w:rsidR="00B051B4" w:rsidRPr="004663CC">
                    <w:rPr>
                      <w:rFonts w:asciiTheme="minorHAnsi" w:hAnsiTheme="minorHAnsi" w:cstheme="minorBidi"/>
                      <w:b/>
                      <w:bCs/>
                    </w:rPr>
                    <w:t>PreviousAnnualStampDuty</w:t>
                  </w:r>
                  <w:r w:rsidRPr="004663CC">
                    <w:rPr>
                      <w:rFonts w:asciiTheme="minorHAnsi" w:hAnsiTheme="minorHAnsi" w:cstheme="minorBidi"/>
                      <w:b/>
                      <w:bCs/>
                    </w:rPr>
                    <w:t>&gt;</w:t>
                  </w:r>
                  <w:ins w:id="10107" w:author="sam sehgal" w:date="2025-02-14T16:23:00Z" w16du:dateUtc="2025-02-14T05:23:00Z">
                    <w:r w:rsidR="00B05A1C" w:rsidRPr="004663CC">
                      <w:rPr>
                        <w:rFonts w:asciiTheme="minorHAnsi" w:hAnsiTheme="minorHAnsi" w:cstheme="minorBidi"/>
                        <w:b/>
                        <w:bCs/>
                      </w:rPr>
                      <w:t>/&lt;PreviousStampDutyPremWithoutRA&gt;</w:t>
                    </w:r>
                  </w:ins>
                </w:p>
              </w:tc>
            </w:tr>
          </w:tbl>
          <w:p w14:paraId="5A8DCA2E" w14:textId="77777777" w:rsidR="0084057F" w:rsidRPr="004663CC" w:rsidRDefault="0084057F" w:rsidP="0084057F">
            <w:pPr>
              <w:pStyle w:val="TableBodycopy"/>
              <w:rPr>
                <w:rFonts w:asciiTheme="minorHAnsi" w:hAnsiTheme="minorHAnsi" w:cstheme="minorHAnsi"/>
                <w:b/>
                <w:bCs/>
                <w:noProof/>
                <w:color w:val="000000" w:themeColor="text1"/>
                <w:szCs w:val="20"/>
              </w:rPr>
            </w:pPr>
          </w:p>
        </w:tc>
        <w:tc>
          <w:tcPr>
            <w:tcW w:w="1560" w:type="dxa"/>
          </w:tcPr>
          <w:p w14:paraId="48280FF8" w14:textId="6F94B518"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IF</w:t>
            </w:r>
            <w:r w:rsidRPr="004663CC">
              <w:rPr>
                <w:rFonts w:asciiTheme="minorHAnsi" w:hAnsiTheme="minorHAnsi"/>
                <w:sz w:val="20"/>
                <w:szCs w:val="20"/>
              </w:rPr>
              <w:t xml:space="preserve"> &lt;DocumentSubType&gt;= “Renewal” </w:t>
            </w:r>
          </w:p>
          <w:p w14:paraId="39F863D6" w14:textId="77777777" w:rsidR="00E101E6" w:rsidRPr="004663CC" w:rsidRDefault="0084057F" w:rsidP="00E101E6">
            <w:pPr>
              <w:tabs>
                <w:tab w:val="left" w:pos="774"/>
              </w:tabs>
              <w:rPr>
                <w:ins w:id="10108" w:author="sam sehgal" w:date="2025-02-14T16:22:00Z" w16du:dateUtc="2025-02-14T05:22:00Z"/>
                <w:rFonts w:asciiTheme="minorHAnsi" w:hAnsiTheme="minorHAnsi"/>
                <w:sz w:val="20"/>
                <w:szCs w:val="20"/>
                <w:rPrChange w:id="10109" w:author="Sam Sehgal (EXT Idiom)" w:date="2025-04-30T12:14:00Z" w16du:dateUtc="2025-04-30T02:14:00Z">
                  <w:rPr>
                    <w:ins w:id="10110" w:author="sam sehgal" w:date="2025-02-14T16:22:00Z" w16du:dateUtc="2025-02-14T05:22:00Z"/>
                    <w:rFonts w:asciiTheme="minorHAnsi" w:hAnsiTheme="minorHAnsi"/>
                    <w:sz w:val="20"/>
                    <w:szCs w:val="20"/>
                    <w:highlight w:val="cyan"/>
                  </w:rPr>
                </w:rPrChange>
              </w:rPr>
            </w:pPr>
            <w:r w:rsidRPr="004663CC">
              <w:rPr>
                <w:rFonts w:asciiTheme="minorHAnsi" w:hAnsiTheme="minorHAnsi"/>
                <w:b/>
                <w:bCs/>
                <w:sz w:val="20"/>
                <w:szCs w:val="20"/>
              </w:rPr>
              <w:t>AND</w:t>
            </w:r>
            <w:r w:rsidRPr="004663CC">
              <w:rPr>
                <w:rFonts w:asciiTheme="minorHAnsi" w:hAnsiTheme="minorHAnsi"/>
                <w:sz w:val="20"/>
                <w:szCs w:val="20"/>
              </w:rPr>
              <w:t xml:space="preserve"> </w:t>
            </w:r>
            <w:ins w:id="10111" w:author="sam sehgal" w:date="2025-02-14T16:22:00Z" w16du:dateUtc="2025-02-14T05:22:00Z">
              <w:r w:rsidR="00E101E6" w:rsidRPr="004663CC">
                <w:rPr>
                  <w:rFonts w:asciiTheme="minorHAnsi" w:hAnsiTheme="minorHAnsi"/>
                  <w:sz w:val="20"/>
                  <w:szCs w:val="20"/>
                  <w:rPrChange w:id="10112" w:author="Sam Sehgal (EXT Idiom)" w:date="2025-04-30T12:14:00Z" w16du:dateUtc="2025-04-30T02:14:00Z">
                    <w:rPr>
                      <w:rFonts w:asciiTheme="minorHAnsi" w:hAnsiTheme="minorHAnsi"/>
                      <w:sz w:val="20"/>
                      <w:szCs w:val="20"/>
                      <w:highlight w:val="cyan"/>
                    </w:rPr>
                  </w:rPrChange>
                </w:rPr>
                <w:t>&lt;ProductCode&gt;= “Auto”</w:t>
              </w:r>
            </w:ins>
          </w:p>
          <w:p w14:paraId="091AEDF0" w14:textId="77777777" w:rsidR="00E101E6" w:rsidRPr="004663CC" w:rsidRDefault="00E101E6" w:rsidP="00E101E6">
            <w:pPr>
              <w:tabs>
                <w:tab w:val="left" w:pos="774"/>
              </w:tabs>
              <w:rPr>
                <w:ins w:id="10113" w:author="sam sehgal" w:date="2025-02-14T16:22:00Z" w16du:dateUtc="2025-02-14T05:22:00Z"/>
                <w:rFonts w:asciiTheme="minorHAnsi" w:hAnsiTheme="minorHAnsi"/>
                <w:sz w:val="20"/>
                <w:szCs w:val="20"/>
                <w:rPrChange w:id="10114" w:author="Sam Sehgal (EXT Idiom)" w:date="2025-04-30T12:14:00Z" w16du:dateUtc="2025-04-30T02:14:00Z">
                  <w:rPr>
                    <w:ins w:id="10115" w:author="sam sehgal" w:date="2025-02-14T16:22:00Z" w16du:dateUtc="2025-02-14T05:22:00Z"/>
                    <w:rFonts w:asciiTheme="minorHAnsi" w:hAnsiTheme="minorHAnsi"/>
                    <w:sz w:val="20"/>
                    <w:szCs w:val="20"/>
                    <w:highlight w:val="cyan"/>
                  </w:rPr>
                </w:rPrChange>
              </w:rPr>
            </w:pPr>
            <w:ins w:id="10116" w:author="sam sehgal" w:date="2025-02-14T16:22:00Z" w16du:dateUtc="2025-02-14T05:22:00Z">
              <w:r w:rsidRPr="004663CC">
                <w:rPr>
                  <w:rFonts w:asciiTheme="minorHAnsi" w:hAnsiTheme="minorHAnsi"/>
                  <w:sz w:val="20"/>
                  <w:szCs w:val="20"/>
                  <w:rPrChange w:id="10117" w:author="Sam Sehgal (EXT Idiom)" w:date="2025-04-30T12:14:00Z" w16du:dateUtc="2025-04-30T02:14:00Z">
                    <w:rPr>
                      <w:rFonts w:asciiTheme="minorHAnsi" w:hAnsiTheme="minorHAnsi"/>
                      <w:sz w:val="20"/>
                      <w:szCs w:val="20"/>
                      <w:highlight w:val="cyan"/>
                    </w:rPr>
                  </w:rPrChange>
                </w:rPr>
                <w:t>AND</w:t>
              </w:r>
            </w:ins>
          </w:p>
          <w:p w14:paraId="6926BC3E" w14:textId="77777777" w:rsidR="00E101E6" w:rsidRPr="004663CC" w:rsidRDefault="00E101E6" w:rsidP="00E101E6">
            <w:pPr>
              <w:tabs>
                <w:tab w:val="left" w:pos="774"/>
              </w:tabs>
              <w:rPr>
                <w:ins w:id="10118" w:author="sam sehgal" w:date="2025-02-14T16:22:00Z" w16du:dateUtc="2025-02-14T05:22:00Z"/>
                <w:rFonts w:asciiTheme="minorHAnsi" w:hAnsiTheme="minorHAnsi"/>
                <w:sz w:val="20"/>
                <w:szCs w:val="20"/>
                <w:rPrChange w:id="10119" w:author="Sam Sehgal (EXT Idiom)" w:date="2025-04-30T12:14:00Z" w16du:dateUtc="2025-04-30T02:14:00Z">
                  <w:rPr>
                    <w:ins w:id="10120" w:author="sam sehgal" w:date="2025-02-14T16:22:00Z" w16du:dateUtc="2025-02-14T05:22:00Z"/>
                    <w:rFonts w:asciiTheme="minorHAnsi" w:hAnsiTheme="minorHAnsi"/>
                    <w:sz w:val="20"/>
                    <w:szCs w:val="20"/>
                    <w:highlight w:val="cyan"/>
                  </w:rPr>
                </w:rPrChange>
              </w:rPr>
            </w:pPr>
            <w:ins w:id="10121" w:author="sam sehgal" w:date="2025-02-14T16:22:00Z" w16du:dateUtc="2025-02-14T05:22:00Z">
              <w:r w:rsidRPr="004663CC">
                <w:rPr>
                  <w:rFonts w:asciiTheme="minorHAnsi" w:hAnsiTheme="minorHAnsi"/>
                  <w:sz w:val="20"/>
                  <w:szCs w:val="20"/>
                  <w:rPrChange w:id="10122" w:author="Sam Sehgal (EXT Idiom)" w:date="2025-04-30T12:14:00Z" w16du:dateUtc="2025-04-30T02:14:00Z">
                    <w:rPr>
                      <w:rFonts w:asciiTheme="minorHAnsi" w:hAnsiTheme="minorHAnsi"/>
                      <w:sz w:val="20"/>
                      <w:szCs w:val="20"/>
                      <w:highlight w:val="cyan"/>
                    </w:rPr>
                  </w:rPrChange>
                </w:rPr>
                <w:t>&lt;VehicleCoverageCode&gt;</w:t>
              </w:r>
            </w:ins>
          </w:p>
          <w:p w14:paraId="0E108F3C" w14:textId="77777777" w:rsidR="00E101E6" w:rsidRPr="004663CC" w:rsidRDefault="00E101E6" w:rsidP="00E101E6">
            <w:pPr>
              <w:tabs>
                <w:tab w:val="left" w:pos="774"/>
              </w:tabs>
              <w:rPr>
                <w:ins w:id="10123" w:author="sam sehgal" w:date="2025-02-14T16:22:00Z" w16du:dateUtc="2025-02-14T05:22:00Z"/>
                <w:rFonts w:asciiTheme="minorHAnsi" w:hAnsiTheme="minorHAnsi"/>
                <w:sz w:val="20"/>
                <w:szCs w:val="20"/>
                <w:rPrChange w:id="10124" w:author="Sam Sehgal (EXT Idiom)" w:date="2025-04-30T12:14:00Z" w16du:dateUtc="2025-04-30T02:14:00Z">
                  <w:rPr>
                    <w:ins w:id="10125" w:author="sam sehgal" w:date="2025-02-14T16:22:00Z" w16du:dateUtc="2025-02-14T05:22:00Z"/>
                    <w:rFonts w:asciiTheme="minorHAnsi" w:hAnsiTheme="minorHAnsi"/>
                    <w:sz w:val="20"/>
                    <w:szCs w:val="20"/>
                    <w:highlight w:val="cyan"/>
                  </w:rPr>
                </w:rPrChange>
              </w:rPr>
            </w:pPr>
            <w:ins w:id="10126" w:author="sam sehgal" w:date="2025-02-14T16:22:00Z" w16du:dateUtc="2025-02-14T05:22:00Z">
              <w:r w:rsidRPr="004663CC">
                <w:rPr>
                  <w:rFonts w:asciiTheme="minorHAnsi" w:hAnsiTheme="minorHAnsi"/>
                  <w:sz w:val="20"/>
                  <w:szCs w:val="20"/>
                  <w:rPrChange w:id="10127" w:author="Sam Sehgal (EXT Idiom)" w:date="2025-04-30T12:14:00Z" w16du:dateUtc="2025-04-30T02:14:00Z">
                    <w:rPr>
                      <w:rFonts w:asciiTheme="minorHAnsi" w:hAnsiTheme="minorHAnsi"/>
                      <w:sz w:val="20"/>
                      <w:szCs w:val="20"/>
                      <w:highlight w:val="cyan"/>
                    </w:rPr>
                  </w:rPrChange>
                </w:rPr>
                <w:t>= “RA”</w:t>
              </w:r>
            </w:ins>
          </w:p>
          <w:p w14:paraId="2C53BC2D" w14:textId="77777777" w:rsidR="00E101E6" w:rsidRPr="004663CC" w:rsidRDefault="00E101E6" w:rsidP="00E101E6">
            <w:pPr>
              <w:tabs>
                <w:tab w:val="left" w:pos="774"/>
              </w:tabs>
              <w:rPr>
                <w:ins w:id="10128" w:author="sam sehgal" w:date="2025-02-14T16:22:00Z" w16du:dateUtc="2025-02-14T05:22:00Z"/>
                <w:rFonts w:asciiTheme="minorHAnsi" w:hAnsiTheme="minorHAnsi"/>
                <w:b/>
                <w:bCs/>
                <w:sz w:val="20"/>
                <w:szCs w:val="20"/>
                <w:rPrChange w:id="10129" w:author="Sam Sehgal (EXT Idiom)" w:date="2025-04-30T12:14:00Z" w16du:dateUtc="2025-04-30T02:14:00Z">
                  <w:rPr>
                    <w:ins w:id="10130" w:author="sam sehgal" w:date="2025-02-14T16:22:00Z" w16du:dateUtc="2025-02-14T05:22:00Z"/>
                    <w:rFonts w:asciiTheme="minorHAnsi" w:hAnsiTheme="minorHAnsi"/>
                    <w:b/>
                    <w:bCs/>
                    <w:sz w:val="20"/>
                    <w:szCs w:val="20"/>
                    <w:highlight w:val="cyan"/>
                  </w:rPr>
                </w:rPrChange>
              </w:rPr>
            </w:pPr>
            <w:ins w:id="10131" w:author="sam sehgal" w:date="2025-02-14T16:22:00Z" w16du:dateUtc="2025-02-14T05:22:00Z">
              <w:r w:rsidRPr="004663CC">
                <w:rPr>
                  <w:rFonts w:asciiTheme="minorHAnsi" w:hAnsiTheme="minorHAnsi"/>
                  <w:b/>
                  <w:bCs/>
                  <w:sz w:val="20"/>
                  <w:szCs w:val="20"/>
                  <w:rPrChange w:id="10132" w:author="Sam Sehgal (EXT Idiom)" w:date="2025-04-30T12:14:00Z" w16du:dateUtc="2025-04-30T02:14:00Z">
                    <w:rPr>
                      <w:rFonts w:asciiTheme="minorHAnsi" w:hAnsiTheme="minorHAnsi"/>
                      <w:b/>
                      <w:bCs/>
                      <w:sz w:val="20"/>
                      <w:szCs w:val="20"/>
                      <w:highlight w:val="cyan"/>
                    </w:rPr>
                  </w:rPrChange>
                </w:rPr>
                <w:t>AND</w:t>
              </w:r>
            </w:ins>
          </w:p>
          <w:p w14:paraId="2366D9D9" w14:textId="77777777" w:rsidR="00E101E6" w:rsidRPr="004663CC" w:rsidRDefault="00E101E6" w:rsidP="00E101E6">
            <w:pPr>
              <w:tabs>
                <w:tab w:val="left" w:pos="774"/>
              </w:tabs>
              <w:rPr>
                <w:ins w:id="10133" w:author="sam sehgal" w:date="2025-02-14T16:22:00Z" w16du:dateUtc="2025-02-14T05:22:00Z"/>
                <w:rFonts w:asciiTheme="minorHAnsi" w:hAnsiTheme="minorHAnsi"/>
                <w:sz w:val="20"/>
                <w:szCs w:val="20"/>
                <w:rPrChange w:id="10134" w:author="Sam Sehgal (EXT Idiom)" w:date="2025-04-30T12:14:00Z" w16du:dateUtc="2025-04-30T02:14:00Z">
                  <w:rPr>
                    <w:ins w:id="10135" w:author="sam sehgal" w:date="2025-02-14T16:22:00Z" w16du:dateUtc="2025-02-14T05:22:00Z"/>
                    <w:rFonts w:asciiTheme="minorHAnsi" w:hAnsiTheme="minorHAnsi"/>
                    <w:sz w:val="20"/>
                    <w:szCs w:val="20"/>
                    <w:highlight w:val="cyan"/>
                  </w:rPr>
                </w:rPrChange>
              </w:rPr>
            </w:pPr>
            <w:ins w:id="10136" w:author="sam sehgal" w:date="2025-02-14T16:22:00Z" w16du:dateUtc="2025-02-14T05:22:00Z">
              <w:r w:rsidRPr="004663CC">
                <w:rPr>
                  <w:rFonts w:asciiTheme="minorHAnsi" w:hAnsiTheme="minorHAnsi"/>
                  <w:sz w:val="20"/>
                  <w:szCs w:val="20"/>
                  <w:rPrChange w:id="10137" w:author="Sam Sehgal (EXT Idiom)" w:date="2025-04-30T12:14:00Z" w16du:dateUtc="2025-04-30T02:14:00Z">
                    <w:rPr>
                      <w:rFonts w:asciiTheme="minorHAnsi" w:hAnsiTheme="minorHAnsi"/>
                      <w:sz w:val="20"/>
                      <w:szCs w:val="20"/>
                      <w:highlight w:val="cyan"/>
                    </w:rPr>
                  </w:rPrChange>
                </w:rPr>
                <w:t>(VehicleOptionalCoverageInd = ‘0’ and (&lt;VehicleSelectedCoverageInd&gt; = ‘0’ or ‘1’)</w:t>
              </w:r>
            </w:ins>
          </w:p>
          <w:p w14:paraId="3BC028F5" w14:textId="77777777" w:rsidR="00E101E6" w:rsidRPr="004663CC" w:rsidRDefault="00E101E6" w:rsidP="00E101E6">
            <w:pPr>
              <w:tabs>
                <w:tab w:val="left" w:pos="774"/>
              </w:tabs>
              <w:rPr>
                <w:ins w:id="10138" w:author="sam sehgal" w:date="2025-02-14T16:22:00Z" w16du:dateUtc="2025-02-14T05:22:00Z"/>
                <w:rFonts w:asciiTheme="minorHAnsi" w:hAnsiTheme="minorHAnsi"/>
                <w:b/>
                <w:bCs/>
                <w:sz w:val="20"/>
                <w:szCs w:val="20"/>
                <w:rPrChange w:id="10139" w:author="Sam Sehgal (EXT Idiom)" w:date="2025-04-30T12:14:00Z" w16du:dateUtc="2025-04-30T02:14:00Z">
                  <w:rPr>
                    <w:ins w:id="10140" w:author="sam sehgal" w:date="2025-02-14T16:22:00Z" w16du:dateUtc="2025-02-14T05:22:00Z"/>
                    <w:rFonts w:asciiTheme="minorHAnsi" w:hAnsiTheme="minorHAnsi"/>
                    <w:b/>
                    <w:bCs/>
                    <w:sz w:val="20"/>
                    <w:szCs w:val="20"/>
                    <w:highlight w:val="cyan"/>
                  </w:rPr>
                </w:rPrChange>
              </w:rPr>
            </w:pPr>
            <w:ins w:id="10141" w:author="sam sehgal" w:date="2025-02-14T16:22:00Z" w16du:dateUtc="2025-02-14T05:22:00Z">
              <w:r w:rsidRPr="004663CC">
                <w:rPr>
                  <w:rFonts w:asciiTheme="minorHAnsi" w:hAnsiTheme="minorHAnsi"/>
                  <w:b/>
                  <w:bCs/>
                  <w:sz w:val="20"/>
                  <w:szCs w:val="20"/>
                  <w:rPrChange w:id="10142" w:author="Sam Sehgal (EXT Idiom)" w:date="2025-04-30T12:14:00Z" w16du:dateUtc="2025-04-30T02:14:00Z">
                    <w:rPr>
                      <w:rFonts w:asciiTheme="minorHAnsi" w:hAnsiTheme="minorHAnsi"/>
                      <w:b/>
                      <w:bCs/>
                      <w:sz w:val="20"/>
                      <w:szCs w:val="20"/>
                      <w:highlight w:val="cyan"/>
                    </w:rPr>
                  </w:rPrChange>
                </w:rPr>
                <w:t>AND</w:t>
              </w:r>
            </w:ins>
          </w:p>
          <w:p w14:paraId="55F011A6" w14:textId="77777777" w:rsidR="00E101E6" w:rsidRPr="004663CC" w:rsidRDefault="00E101E6" w:rsidP="00E101E6">
            <w:pPr>
              <w:tabs>
                <w:tab w:val="left" w:pos="774"/>
              </w:tabs>
              <w:rPr>
                <w:ins w:id="10143" w:author="sam sehgal" w:date="2025-02-14T16:22:00Z" w16du:dateUtc="2025-02-14T05:22:00Z"/>
                <w:rFonts w:asciiTheme="minorHAnsi" w:hAnsiTheme="minorHAnsi"/>
                <w:sz w:val="20"/>
                <w:szCs w:val="20"/>
                <w:rPrChange w:id="10144" w:author="Sam Sehgal (EXT Idiom)" w:date="2025-04-30T12:14:00Z" w16du:dateUtc="2025-04-30T02:14:00Z">
                  <w:rPr>
                    <w:ins w:id="10145" w:author="sam sehgal" w:date="2025-02-14T16:22:00Z" w16du:dateUtc="2025-02-14T05:22:00Z"/>
                    <w:rFonts w:asciiTheme="minorHAnsi" w:hAnsiTheme="minorHAnsi"/>
                    <w:sz w:val="20"/>
                    <w:szCs w:val="20"/>
                    <w:highlight w:val="cyan"/>
                  </w:rPr>
                </w:rPrChange>
              </w:rPr>
            </w:pPr>
            <w:ins w:id="10146" w:author="sam sehgal" w:date="2025-02-14T16:22:00Z" w16du:dateUtc="2025-02-14T05:22:00Z">
              <w:r w:rsidRPr="004663CC">
                <w:rPr>
                  <w:rFonts w:asciiTheme="minorHAnsi" w:hAnsiTheme="minorHAnsi"/>
                  <w:sz w:val="20"/>
                  <w:szCs w:val="20"/>
                  <w:rPrChange w:id="10147" w:author="Sam Sehgal (EXT Idiom)" w:date="2025-04-30T12:14:00Z" w16du:dateUtc="2025-04-30T02:14:00Z">
                    <w:rPr>
                      <w:rFonts w:asciiTheme="minorHAnsi" w:hAnsiTheme="minorHAnsi"/>
                      <w:sz w:val="20"/>
                      <w:szCs w:val="20"/>
                      <w:highlight w:val="cyan"/>
                    </w:rPr>
                  </w:rPrChange>
                </w:rPr>
                <w:t>&lt;TotalRSAFee&gt; != ‘0’</w:t>
              </w:r>
            </w:ins>
          </w:p>
          <w:p w14:paraId="75E1F48E" w14:textId="77777777" w:rsidR="00E101E6" w:rsidRPr="004663CC" w:rsidRDefault="00E101E6" w:rsidP="00E101E6">
            <w:pPr>
              <w:tabs>
                <w:tab w:val="left" w:pos="774"/>
              </w:tabs>
              <w:rPr>
                <w:ins w:id="10148" w:author="sam sehgal" w:date="2025-02-14T16:22:00Z" w16du:dateUtc="2025-02-14T05:22:00Z"/>
                <w:rFonts w:asciiTheme="minorHAnsi" w:hAnsiTheme="minorHAnsi"/>
                <w:b/>
                <w:bCs/>
                <w:sz w:val="20"/>
                <w:szCs w:val="20"/>
                <w:rPrChange w:id="10149" w:author="Sam Sehgal (EXT Idiom)" w:date="2025-04-30T12:14:00Z" w16du:dateUtc="2025-04-30T02:14:00Z">
                  <w:rPr>
                    <w:ins w:id="10150" w:author="sam sehgal" w:date="2025-02-14T16:22:00Z" w16du:dateUtc="2025-02-14T05:22:00Z"/>
                    <w:rFonts w:asciiTheme="minorHAnsi" w:hAnsiTheme="minorHAnsi"/>
                    <w:b/>
                    <w:bCs/>
                    <w:sz w:val="20"/>
                    <w:szCs w:val="20"/>
                    <w:highlight w:val="cyan"/>
                  </w:rPr>
                </w:rPrChange>
              </w:rPr>
            </w:pPr>
            <w:ins w:id="10151" w:author="sam sehgal" w:date="2025-02-14T16:22:00Z" w16du:dateUtc="2025-02-14T05:22:00Z">
              <w:r w:rsidRPr="004663CC">
                <w:rPr>
                  <w:rFonts w:asciiTheme="minorHAnsi" w:hAnsiTheme="minorHAnsi"/>
                  <w:b/>
                  <w:bCs/>
                  <w:sz w:val="20"/>
                  <w:szCs w:val="20"/>
                  <w:rPrChange w:id="10152" w:author="Sam Sehgal (EXT Idiom)" w:date="2025-04-30T12:14:00Z" w16du:dateUtc="2025-04-30T02:14:00Z">
                    <w:rPr>
                      <w:rFonts w:asciiTheme="minorHAnsi" w:hAnsiTheme="minorHAnsi"/>
                      <w:b/>
                      <w:bCs/>
                      <w:sz w:val="20"/>
                      <w:szCs w:val="20"/>
                      <w:highlight w:val="cyan"/>
                    </w:rPr>
                  </w:rPrChange>
                </w:rPr>
                <w:t>Then Display</w:t>
              </w:r>
            </w:ins>
          </w:p>
          <w:p w14:paraId="786FD0F6" w14:textId="3985104E" w:rsidR="00E101E6" w:rsidRPr="004663CC" w:rsidRDefault="00E101E6" w:rsidP="00E101E6">
            <w:pPr>
              <w:tabs>
                <w:tab w:val="left" w:pos="774"/>
              </w:tabs>
              <w:rPr>
                <w:ins w:id="10153" w:author="sam sehgal" w:date="2025-02-14T16:22:00Z" w16du:dateUtc="2025-02-14T05:22:00Z"/>
                <w:rFonts w:asciiTheme="minorHAnsi" w:hAnsiTheme="minorHAnsi"/>
                <w:sz w:val="20"/>
                <w:szCs w:val="20"/>
                <w:rPrChange w:id="10154" w:author="Sam Sehgal (EXT Idiom)" w:date="2025-04-30T12:14:00Z" w16du:dateUtc="2025-04-30T02:14:00Z">
                  <w:rPr>
                    <w:ins w:id="10155" w:author="sam sehgal" w:date="2025-02-14T16:22:00Z" w16du:dateUtc="2025-02-14T05:22:00Z"/>
                    <w:rFonts w:asciiTheme="minorHAnsi" w:hAnsiTheme="minorHAnsi"/>
                    <w:sz w:val="20"/>
                    <w:szCs w:val="20"/>
                    <w:highlight w:val="cyan"/>
                  </w:rPr>
                </w:rPrChange>
              </w:rPr>
            </w:pPr>
            <w:ins w:id="10156" w:author="sam sehgal" w:date="2025-02-14T16:22:00Z" w16du:dateUtc="2025-02-14T05:22:00Z">
              <w:r w:rsidRPr="004663CC">
                <w:rPr>
                  <w:rFonts w:asciiTheme="minorHAnsi" w:hAnsiTheme="minorHAnsi"/>
                  <w:sz w:val="20"/>
                  <w:szCs w:val="20"/>
                  <w:rPrChange w:id="10157" w:author="Sam Sehgal (EXT Idiom)" w:date="2025-04-30T12:14:00Z" w16du:dateUtc="2025-04-30T02:14:00Z">
                    <w:rPr>
                      <w:rFonts w:asciiTheme="minorHAnsi" w:hAnsiTheme="minorHAnsi"/>
                      <w:sz w:val="20"/>
                      <w:szCs w:val="20"/>
                      <w:highlight w:val="cyan"/>
                    </w:rPr>
                  </w:rPrChange>
                </w:rPr>
                <w:t>&lt;</w:t>
              </w:r>
              <w:r w:rsidRPr="004663CC">
                <w:rPr>
                  <w:rFonts w:asciiTheme="minorHAnsi" w:hAnsiTheme="minorHAnsi"/>
                  <w:sz w:val="20"/>
                  <w:szCs w:val="20"/>
                </w:rPr>
                <w:t>PreviousStampDutyPremWithoutRA</w:t>
              </w:r>
              <w:r w:rsidRPr="004663CC">
                <w:rPr>
                  <w:rFonts w:asciiTheme="minorHAnsi" w:hAnsiTheme="minorHAnsi"/>
                  <w:sz w:val="20"/>
                  <w:szCs w:val="20"/>
                  <w:rPrChange w:id="10158" w:author="Sam Sehgal (EXT Idiom)" w:date="2025-04-30T12:14:00Z" w16du:dateUtc="2025-04-30T02:14:00Z">
                    <w:rPr>
                      <w:rFonts w:asciiTheme="minorHAnsi" w:hAnsiTheme="minorHAnsi"/>
                      <w:sz w:val="20"/>
                      <w:szCs w:val="20"/>
                      <w:highlight w:val="cyan"/>
                    </w:rPr>
                  </w:rPrChange>
                </w:rPr>
                <w:t xml:space="preserve">&gt; </w:t>
              </w:r>
            </w:ins>
          </w:p>
          <w:p w14:paraId="74B0646D" w14:textId="77777777" w:rsidR="00E101E6" w:rsidRPr="004663CC" w:rsidRDefault="00E101E6" w:rsidP="00E101E6">
            <w:pPr>
              <w:tabs>
                <w:tab w:val="left" w:pos="774"/>
              </w:tabs>
              <w:rPr>
                <w:ins w:id="10159" w:author="sam sehgal" w:date="2025-02-14T16:22:00Z" w16du:dateUtc="2025-02-14T05:22:00Z"/>
                <w:rFonts w:asciiTheme="minorHAnsi" w:hAnsiTheme="minorHAnsi"/>
                <w:sz w:val="20"/>
                <w:szCs w:val="20"/>
                <w:rPrChange w:id="10160" w:author="Sam Sehgal (EXT Idiom)" w:date="2025-04-30T12:14:00Z" w16du:dateUtc="2025-04-30T02:14:00Z">
                  <w:rPr>
                    <w:ins w:id="10161" w:author="sam sehgal" w:date="2025-02-14T16:22:00Z" w16du:dateUtc="2025-02-14T05:22:00Z"/>
                    <w:rFonts w:asciiTheme="minorHAnsi" w:hAnsiTheme="minorHAnsi"/>
                    <w:sz w:val="20"/>
                    <w:szCs w:val="20"/>
                    <w:highlight w:val="cyan"/>
                  </w:rPr>
                </w:rPrChange>
              </w:rPr>
            </w:pPr>
            <w:ins w:id="10162" w:author="sam sehgal" w:date="2025-02-14T16:22:00Z" w16du:dateUtc="2025-02-14T05:22:00Z">
              <w:r w:rsidRPr="004663CC">
                <w:rPr>
                  <w:rFonts w:asciiTheme="minorHAnsi" w:hAnsiTheme="minorHAnsi"/>
                  <w:sz w:val="20"/>
                  <w:szCs w:val="20"/>
                  <w:rPrChange w:id="10163" w:author="Sam Sehgal (EXT Idiom)" w:date="2025-04-30T12:14:00Z" w16du:dateUtc="2025-04-30T02:14:00Z">
                    <w:rPr>
                      <w:rFonts w:asciiTheme="minorHAnsi" w:hAnsiTheme="minorHAnsi"/>
                      <w:sz w:val="20"/>
                      <w:szCs w:val="20"/>
                      <w:highlight w:val="cyan"/>
                    </w:rPr>
                  </w:rPrChange>
                </w:rPr>
                <w:t>ELSE IF Display</w:t>
              </w:r>
            </w:ins>
          </w:p>
          <w:p w14:paraId="43F9762F" w14:textId="52069DA8" w:rsidR="0084057F" w:rsidRPr="004663CC" w:rsidDel="00E101E6" w:rsidRDefault="00E101E6" w:rsidP="00E101E6">
            <w:pPr>
              <w:tabs>
                <w:tab w:val="left" w:pos="774"/>
              </w:tabs>
              <w:rPr>
                <w:del w:id="10164" w:author="sam sehgal" w:date="2025-02-14T16:22:00Z" w16du:dateUtc="2025-02-14T05:22:00Z"/>
                <w:rFonts w:asciiTheme="minorHAnsi" w:hAnsiTheme="minorHAnsi"/>
                <w:sz w:val="20"/>
                <w:szCs w:val="20"/>
              </w:rPr>
            </w:pPr>
            <w:ins w:id="10165" w:author="sam sehgal" w:date="2025-02-14T16:22:00Z" w16du:dateUtc="2025-02-14T05:22:00Z">
              <w:r w:rsidRPr="004663CC">
                <w:rPr>
                  <w:rFonts w:asciiTheme="minorHAnsi" w:hAnsiTheme="minorHAnsi"/>
                  <w:sz w:val="20"/>
                  <w:szCs w:val="20"/>
                  <w:rPrChange w:id="10166" w:author="Sam Sehgal (EXT Idiom)" w:date="2025-04-30T12:14:00Z" w16du:dateUtc="2025-04-30T02:14:00Z">
                    <w:rPr>
                      <w:rFonts w:asciiTheme="minorHAnsi" w:hAnsiTheme="minorHAnsi"/>
                      <w:sz w:val="20"/>
                      <w:szCs w:val="20"/>
                      <w:highlight w:val="cyan"/>
                    </w:rPr>
                  </w:rPrChange>
                </w:rPr>
                <w:t>&lt;</w:t>
              </w:r>
              <w:r w:rsidRPr="004663CC">
                <w:rPr>
                  <w:rFonts w:asciiTheme="minorHAnsi" w:hAnsiTheme="minorHAnsi"/>
                  <w:sz w:val="20"/>
                  <w:szCs w:val="20"/>
                </w:rPr>
                <w:t>PreviousAnnualStampDuty</w:t>
              </w:r>
              <w:r w:rsidRPr="004663CC">
                <w:rPr>
                  <w:rFonts w:asciiTheme="minorHAnsi" w:hAnsiTheme="minorHAnsi"/>
                  <w:sz w:val="20"/>
                  <w:szCs w:val="20"/>
                  <w:rPrChange w:id="10167" w:author="Sam Sehgal (EXT Idiom)" w:date="2025-04-30T12:14:00Z" w16du:dateUtc="2025-04-30T02:14:00Z">
                    <w:rPr>
                      <w:rFonts w:asciiTheme="minorHAnsi" w:hAnsiTheme="minorHAnsi"/>
                      <w:sz w:val="20"/>
                      <w:szCs w:val="20"/>
                      <w:highlight w:val="cyan"/>
                    </w:rPr>
                  </w:rPrChange>
                </w:rPr>
                <w:t>&gt;</w:t>
              </w:r>
            </w:ins>
            <w:del w:id="10168" w:author="sam sehgal" w:date="2025-02-14T16:22:00Z" w16du:dateUtc="2025-02-14T05:22:00Z">
              <w:r w:rsidR="0084057F" w:rsidRPr="004663CC" w:rsidDel="00E101E6">
                <w:rPr>
                  <w:rFonts w:asciiTheme="minorHAnsi" w:hAnsiTheme="minorHAnsi"/>
                  <w:sz w:val="20"/>
                  <w:szCs w:val="20"/>
                </w:rPr>
                <w:delText>&lt;</w:delText>
              </w:r>
              <w:r w:rsidR="00B051B4" w:rsidRPr="004663CC" w:rsidDel="00E101E6">
                <w:rPr>
                  <w:rFonts w:asciiTheme="minorHAnsi" w:hAnsiTheme="minorHAnsi"/>
                  <w:sz w:val="20"/>
                  <w:szCs w:val="20"/>
                </w:rPr>
                <w:delText>PreviousAnnualStampDuty</w:delText>
              </w:r>
              <w:r w:rsidR="0084057F" w:rsidRPr="004663CC" w:rsidDel="00E101E6">
                <w:rPr>
                  <w:rFonts w:asciiTheme="minorHAnsi" w:hAnsiTheme="minorHAnsi"/>
                  <w:sz w:val="20"/>
                  <w:szCs w:val="20"/>
                </w:rPr>
                <w:delText>&gt;</w:delText>
              </w:r>
            </w:del>
          </w:p>
          <w:p w14:paraId="5437C1CA" w14:textId="75E8706B" w:rsidR="0084057F" w:rsidRPr="004663CC" w:rsidDel="00E101E6" w:rsidRDefault="0084057F" w:rsidP="0084057F">
            <w:pPr>
              <w:tabs>
                <w:tab w:val="left" w:pos="774"/>
              </w:tabs>
              <w:rPr>
                <w:del w:id="10169" w:author="sam sehgal" w:date="2025-02-14T16:22:00Z" w16du:dateUtc="2025-02-14T05:22:00Z"/>
                <w:rFonts w:asciiTheme="minorHAnsi" w:hAnsiTheme="minorHAnsi"/>
                <w:sz w:val="20"/>
                <w:szCs w:val="20"/>
              </w:rPr>
            </w:pPr>
            <w:del w:id="10170" w:author="sam sehgal" w:date="2025-02-14T16:22:00Z" w16du:dateUtc="2025-02-14T05:22:00Z">
              <w:r w:rsidRPr="004663CC" w:rsidDel="00E101E6">
                <w:rPr>
                  <w:rFonts w:asciiTheme="minorHAnsi" w:hAnsiTheme="minorHAnsi"/>
                  <w:sz w:val="20"/>
                  <w:szCs w:val="20"/>
                </w:rPr>
                <w:delText xml:space="preserve">!=NULL </w:delText>
              </w:r>
            </w:del>
          </w:p>
          <w:p w14:paraId="7A123E9E" w14:textId="414CCF64" w:rsidR="0084057F" w:rsidRPr="004663CC" w:rsidDel="00E101E6" w:rsidRDefault="0084057F" w:rsidP="0084057F">
            <w:pPr>
              <w:tabs>
                <w:tab w:val="left" w:pos="774"/>
              </w:tabs>
              <w:rPr>
                <w:del w:id="10171" w:author="sam sehgal" w:date="2025-02-14T16:22:00Z" w16du:dateUtc="2025-02-14T05:22:00Z"/>
                <w:rFonts w:asciiTheme="minorHAnsi" w:hAnsiTheme="minorHAnsi"/>
                <w:sz w:val="20"/>
              </w:rPr>
            </w:pPr>
            <w:del w:id="10172" w:author="sam sehgal" w:date="2025-02-14T16:22:00Z" w16du:dateUtc="2025-02-14T05:22:00Z">
              <w:r w:rsidRPr="004663CC" w:rsidDel="00E101E6">
                <w:rPr>
                  <w:rFonts w:asciiTheme="minorHAnsi" w:hAnsiTheme="minorHAnsi"/>
                  <w:b/>
                  <w:bCs/>
                  <w:sz w:val="20"/>
                  <w:szCs w:val="20"/>
                </w:rPr>
                <w:delText xml:space="preserve">THEN </w:delText>
              </w:r>
              <w:r w:rsidRPr="004663CC" w:rsidDel="00E101E6">
                <w:rPr>
                  <w:rFonts w:asciiTheme="minorHAnsi" w:hAnsiTheme="minorHAnsi"/>
                  <w:sz w:val="20"/>
                  <w:szCs w:val="20"/>
                </w:rPr>
                <w:delText xml:space="preserve">display </w:delText>
              </w:r>
            </w:del>
          </w:p>
          <w:p w14:paraId="28F9243E" w14:textId="1632E7EE" w:rsidR="0084057F" w:rsidRPr="004663CC" w:rsidDel="00E101E6" w:rsidRDefault="0084057F" w:rsidP="0084057F">
            <w:pPr>
              <w:tabs>
                <w:tab w:val="left" w:pos="774"/>
              </w:tabs>
              <w:rPr>
                <w:del w:id="10173" w:author="sam sehgal" w:date="2025-02-14T16:22:00Z" w16du:dateUtc="2025-02-14T05:22:00Z"/>
                <w:rFonts w:asciiTheme="minorHAnsi" w:hAnsiTheme="minorHAnsi" w:cstheme="minorHAnsi"/>
                <w:b/>
                <w:bCs/>
                <w:sz w:val="20"/>
              </w:rPr>
            </w:pPr>
            <w:del w:id="10174" w:author="sam sehgal" w:date="2025-02-14T16:22:00Z" w16du:dateUtc="2025-02-14T05:22:00Z">
              <w:r w:rsidRPr="004663CC" w:rsidDel="00E101E6">
                <w:rPr>
                  <w:rFonts w:asciiTheme="minorHAnsi" w:hAnsiTheme="minorHAnsi" w:cstheme="minorHAnsi"/>
                  <w:b/>
                  <w:bCs/>
                  <w:sz w:val="20"/>
                </w:rPr>
                <w:delText xml:space="preserve">ELSE </w:delText>
              </w:r>
              <w:r w:rsidRPr="004663CC" w:rsidDel="00E101E6">
                <w:rPr>
                  <w:rFonts w:asciiTheme="minorHAnsi" w:hAnsiTheme="minorHAnsi" w:cstheme="minorHAnsi"/>
                  <w:sz w:val="20"/>
                </w:rPr>
                <w:delText>do not display</w:delText>
              </w:r>
            </w:del>
          </w:p>
          <w:p w14:paraId="0C92396E" w14:textId="77777777" w:rsidR="0084057F" w:rsidRPr="004663CC" w:rsidRDefault="0084057F" w:rsidP="0084057F">
            <w:pPr>
              <w:tabs>
                <w:tab w:val="left" w:pos="774"/>
              </w:tabs>
              <w:rPr>
                <w:rFonts w:asciiTheme="minorHAnsi" w:hAnsiTheme="minorHAnsi"/>
                <w:b/>
                <w:bCs/>
                <w:sz w:val="20"/>
                <w:szCs w:val="20"/>
              </w:rPr>
            </w:pPr>
          </w:p>
        </w:tc>
        <w:tc>
          <w:tcPr>
            <w:tcW w:w="825" w:type="dxa"/>
            <w:gridSpan w:val="3"/>
          </w:tcPr>
          <w:p w14:paraId="40814C61" w14:textId="77777777"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1: Table_Bodycopy_COI​</w:t>
            </w:r>
          </w:p>
          <w:p w14:paraId="3B5C0A2B" w14:textId="77777777" w:rsidR="0084057F" w:rsidRPr="004663CC" w:rsidRDefault="0084057F" w:rsidP="0084057F">
            <w:pPr>
              <w:tabs>
                <w:tab w:val="left" w:pos="1800"/>
              </w:tabs>
              <w:rPr>
                <w:rFonts w:asciiTheme="minorHAnsi" w:hAnsiTheme="minorHAnsi" w:cstheme="minorHAnsi"/>
                <w:bCs/>
                <w:sz w:val="20"/>
                <w:szCs w:val="20"/>
              </w:rPr>
            </w:pPr>
          </w:p>
          <w:p w14:paraId="60B1E7F5" w14:textId="54FEE0CC"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4: Table_Heading_3_R</w:t>
            </w:r>
          </w:p>
        </w:tc>
      </w:tr>
      <w:tr w:rsidR="009F26EC" w:rsidRPr="00BD6987" w14:paraId="37B36A5A" w14:textId="77777777" w:rsidTr="00E101E6">
        <w:trPr>
          <w:gridAfter w:val="2"/>
          <w:wAfter w:w="25" w:type="dxa"/>
          <w:cantSplit/>
          <w:trHeight w:val="300"/>
        </w:trPr>
        <w:tc>
          <w:tcPr>
            <w:tcW w:w="704" w:type="dxa"/>
          </w:tcPr>
          <w:p w14:paraId="6887D114" w14:textId="157B5442" w:rsidR="0084057F" w:rsidRPr="00972BE1" w:rsidRDefault="0084057F" w:rsidP="0084057F">
            <w:pPr>
              <w:tabs>
                <w:tab w:val="left" w:pos="1800"/>
              </w:tabs>
              <w:rPr>
                <w:rFonts w:asciiTheme="minorHAnsi" w:hAnsiTheme="minorHAnsi" w:cstheme="minorHAnsi"/>
                <w:b/>
                <w:sz w:val="20"/>
                <w:szCs w:val="20"/>
              </w:rPr>
            </w:pPr>
            <w:r w:rsidRPr="00972BE1">
              <w:rPr>
                <w:rFonts w:asciiTheme="minorHAnsi" w:hAnsiTheme="minorHAnsi" w:cstheme="minorHAnsi"/>
                <w:bCs/>
                <w:sz w:val="20"/>
                <w:szCs w:val="20"/>
              </w:rPr>
              <w:lastRenderedPageBreak/>
              <w:t>CB 16</w:t>
            </w:r>
          </w:p>
        </w:tc>
        <w:tc>
          <w:tcPr>
            <w:tcW w:w="2126" w:type="dxa"/>
          </w:tcPr>
          <w:p w14:paraId="61DAE06F" w14:textId="77777777" w:rsidR="0084057F" w:rsidRPr="00677D1B"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sz w:val="20"/>
                <w:szCs w:val="20"/>
              </w:rPr>
              <w:t>&lt;DocumentSubType&gt;</w:t>
            </w:r>
          </w:p>
          <w:p w14:paraId="24E0FF4E" w14:textId="77777777" w:rsidR="0084057F" w:rsidRPr="00677D1B" w:rsidRDefault="0084057F" w:rsidP="0084057F">
            <w:pPr>
              <w:tabs>
                <w:tab w:val="left" w:pos="1800"/>
              </w:tabs>
              <w:rPr>
                <w:rFonts w:asciiTheme="minorHAnsi" w:hAnsiTheme="minorHAnsi"/>
                <w:sz w:val="20"/>
                <w:szCs w:val="20"/>
              </w:rPr>
            </w:pPr>
            <w:r w:rsidRPr="00677D1B">
              <w:rPr>
                <w:rFonts w:asciiTheme="minorHAnsi" w:hAnsiTheme="minorHAnsi"/>
                <w:sz w:val="20"/>
                <w:szCs w:val="20"/>
              </w:rPr>
              <w:t>&lt;VehicleCoverageName&gt;</w:t>
            </w:r>
          </w:p>
          <w:p w14:paraId="3D6CD132" w14:textId="369405B7" w:rsidR="0084057F" w:rsidRPr="00972BE1"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sz w:val="20"/>
                <w:szCs w:val="20"/>
              </w:rPr>
              <w:t>&lt;</w:t>
            </w:r>
            <w:r w:rsidR="00E20CF5" w:rsidRPr="00972BE1">
              <w:rPr>
                <w:rFonts w:asciiTheme="minorHAnsi" w:hAnsiTheme="minorHAnsi" w:cstheme="minorHAnsi"/>
                <w:sz w:val="20"/>
                <w:szCs w:val="20"/>
              </w:rPr>
              <w:t>CurrentAnnualGrossTotalWithoutRSA</w:t>
            </w:r>
            <w:r w:rsidRPr="00677D1B">
              <w:rPr>
                <w:rFonts w:asciiTheme="minorHAnsi" w:hAnsiTheme="minorHAnsi" w:cstheme="minorHAnsi"/>
                <w:sz w:val="20"/>
                <w:szCs w:val="20"/>
              </w:rPr>
              <w:t>&gt;</w:t>
            </w:r>
          </w:p>
        </w:tc>
        <w:tc>
          <w:tcPr>
            <w:tcW w:w="9356" w:type="dxa"/>
            <w:gridSpan w:val="3"/>
          </w:tcPr>
          <w:tbl>
            <w:tblPr>
              <w:tblpPr w:leftFromText="180" w:rightFromText="180" w:vertAnchor="page" w:horzAnchor="margin" w:tblpY="93"/>
              <w:tblOverlap w:val="never"/>
              <w:tblW w:w="6688" w:type="dxa"/>
              <w:tblBorders>
                <w:bottom w:val="single" w:sz="4" w:space="0" w:color="auto"/>
              </w:tblBorders>
              <w:tblLayout w:type="fixed"/>
              <w:tblLook w:val="04A0" w:firstRow="1" w:lastRow="0" w:firstColumn="1" w:lastColumn="0" w:noHBand="0" w:noVBand="1"/>
            </w:tblPr>
            <w:tblGrid>
              <w:gridCol w:w="2552"/>
              <w:gridCol w:w="4136"/>
            </w:tblGrid>
            <w:tr w:rsidR="0084057F" w:rsidRPr="004663CC" w14:paraId="6367830B" w14:textId="77777777" w:rsidTr="00CF255D">
              <w:trPr>
                <w:trHeight w:val="160"/>
              </w:trPr>
              <w:tc>
                <w:tcPr>
                  <w:tcW w:w="2552" w:type="dxa"/>
                  <w:noWrap/>
                  <w:vAlign w:val="center"/>
                  <w:hideMark/>
                </w:tcPr>
                <w:p w14:paraId="69426A92" w14:textId="77777777" w:rsidR="0084057F" w:rsidRPr="004663CC" w:rsidRDefault="0084057F" w:rsidP="0084057F">
                  <w:pPr>
                    <w:pStyle w:val="TableBodycopy"/>
                    <w:rPr>
                      <w:rFonts w:asciiTheme="minorHAnsi" w:hAnsiTheme="minorHAnsi" w:cstheme="minorHAnsi"/>
                      <w:b/>
                      <w:bCs/>
                      <w:noProof/>
                      <w:color w:val="000000" w:themeColor="text1"/>
                      <w:szCs w:val="20"/>
                    </w:rPr>
                  </w:pPr>
                  <w:r w:rsidRPr="004663CC">
                    <w:rPr>
                      <w:rFonts w:asciiTheme="minorHAnsi" w:hAnsiTheme="minorHAnsi" w:cstheme="minorHAnsi"/>
                      <w:b/>
                      <w:bCs/>
                      <w:noProof/>
                      <w:color w:val="000000" w:themeColor="text1"/>
                      <w:szCs w:val="20"/>
                    </w:rPr>
                    <w:t>Annual Premium:</w:t>
                  </w:r>
                </w:p>
              </w:tc>
              <w:tc>
                <w:tcPr>
                  <w:tcW w:w="4136" w:type="dxa"/>
                  <w:noWrap/>
                  <w:vAlign w:val="bottom"/>
                  <w:hideMark/>
                </w:tcPr>
                <w:p w14:paraId="33FF4785" w14:textId="5157C754" w:rsidR="0084057F" w:rsidRPr="004663CC" w:rsidRDefault="0084057F" w:rsidP="0084057F">
                  <w:pPr>
                    <w:pStyle w:val="TableBodycopy"/>
                    <w:rPr>
                      <w:rFonts w:asciiTheme="minorHAnsi" w:hAnsiTheme="minorHAnsi" w:cstheme="minorHAnsi"/>
                      <w:b/>
                      <w:bCs/>
                      <w:szCs w:val="20"/>
                    </w:rPr>
                  </w:pPr>
                  <w:r w:rsidRPr="004663CC">
                    <w:rPr>
                      <w:rFonts w:asciiTheme="minorHAnsi" w:hAnsiTheme="minorHAnsi" w:cstheme="minorHAnsi"/>
                      <w:b/>
                      <w:bCs/>
                      <w:szCs w:val="20"/>
                    </w:rPr>
                    <w:t>&lt;</w:t>
                  </w:r>
                  <w:r w:rsidR="00E20CF5" w:rsidRPr="004663CC">
                    <w:rPr>
                      <w:rFonts w:asciiTheme="minorHAnsi" w:hAnsiTheme="minorHAnsi" w:cstheme="minorHAnsi"/>
                      <w:b/>
                      <w:bCs/>
                      <w:szCs w:val="20"/>
                    </w:rPr>
                    <w:t>CurrentAnnualGrossTotalWithoutRSA</w:t>
                  </w:r>
                  <w:r w:rsidRPr="004663CC">
                    <w:rPr>
                      <w:rFonts w:asciiTheme="minorHAnsi" w:hAnsiTheme="minorHAnsi" w:cstheme="minorHAnsi"/>
                      <w:b/>
                      <w:bCs/>
                      <w:szCs w:val="20"/>
                    </w:rPr>
                    <w:t>&gt;</w:t>
                  </w:r>
                </w:p>
              </w:tc>
            </w:tr>
          </w:tbl>
          <w:p w14:paraId="12A23858" w14:textId="77777777" w:rsidR="0084057F" w:rsidRPr="004663CC" w:rsidRDefault="0084057F" w:rsidP="0084057F">
            <w:pPr>
              <w:pStyle w:val="TableBodycopy"/>
              <w:rPr>
                <w:rFonts w:asciiTheme="minorHAnsi" w:hAnsiTheme="minorHAnsi" w:cstheme="minorHAnsi"/>
                <w:b/>
                <w:bCs/>
                <w:noProof/>
                <w:color w:val="000000" w:themeColor="text1"/>
                <w:szCs w:val="20"/>
              </w:rPr>
            </w:pPr>
          </w:p>
        </w:tc>
        <w:tc>
          <w:tcPr>
            <w:tcW w:w="1560" w:type="dxa"/>
          </w:tcPr>
          <w:p w14:paraId="151B3303" w14:textId="2F86CB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IF</w:t>
            </w:r>
            <w:r w:rsidRPr="004663CC">
              <w:rPr>
                <w:rFonts w:asciiTheme="minorHAnsi" w:hAnsiTheme="minorHAnsi"/>
                <w:sz w:val="20"/>
                <w:szCs w:val="20"/>
              </w:rPr>
              <w:t xml:space="preserve"> &lt;DocumentSubType&gt;= “New Business” </w:t>
            </w:r>
            <w:r w:rsidRPr="004663CC">
              <w:rPr>
                <w:rFonts w:asciiTheme="minorHAnsi" w:hAnsiTheme="minorHAnsi"/>
                <w:b/>
                <w:bCs/>
                <w:sz w:val="20"/>
                <w:szCs w:val="20"/>
              </w:rPr>
              <w:t>OR</w:t>
            </w:r>
            <w:r w:rsidRPr="004663CC">
              <w:rPr>
                <w:rFonts w:asciiTheme="minorHAnsi" w:hAnsiTheme="minorHAnsi"/>
                <w:sz w:val="20"/>
                <w:szCs w:val="20"/>
              </w:rPr>
              <w:t xml:space="preserve"> “</w:t>
            </w:r>
            <w:r w:rsidRPr="004663CC">
              <w:rPr>
                <w:rFonts w:asciiTheme="minorHAnsi" w:hAnsiTheme="minorHAnsi"/>
                <w:sz w:val="20"/>
              </w:rPr>
              <w:t>Endorsement</w:t>
            </w:r>
            <w:r w:rsidRPr="004663CC">
              <w:rPr>
                <w:rFonts w:asciiTheme="minorHAnsi" w:hAnsiTheme="minorHAnsi"/>
                <w:sz w:val="20"/>
                <w:szCs w:val="20"/>
              </w:rPr>
              <w:t xml:space="preserve">” </w:t>
            </w:r>
            <w:r w:rsidRPr="004663CC">
              <w:rPr>
                <w:rFonts w:asciiTheme="minorHAnsi" w:hAnsiTheme="minorHAnsi"/>
                <w:b/>
                <w:bCs/>
                <w:sz w:val="20"/>
                <w:szCs w:val="20"/>
              </w:rPr>
              <w:t>AND</w:t>
            </w:r>
            <w:r w:rsidRPr="004663CC">
              <w:rPr>
                <w:rFonts w:asciiTheme="minorHAnsi" w:hAnsiTheme="minorHAnsi"/>
                <w:sz w:val="20"/>
                <w:szCs w:val="20"/>
              </w:rPr>
              <w:t xml:space="preserve"> &lt;</w:t>
            </w:r>
            <w:r w:rsidR="007F261B" w:rsidRPr="004663CC">
              <w:rPr>
                <w:rFonts w:asciiTheme="minorHAnsi" w:hAnsiTheme="minorHAnsi"/>
                <w:sz w:val="20"/>
                <w:szCs w:val="20"/>
              </w:rPr>
              <w:t>VehicleCoverageCode</w:t>
            </w:r>
            <w:r w:rsidRPr="004663CC">
              <w:rPr>
                <w:rFonts w:asciiTheme="minorHAnsi" w:hAnsiTheme="minorHAnsi"/>
                <w:sz w:val="20"/>
                <w:szCs w:val="20"/>
              </w:rPr>
              <w:t>&gt;</w:t>
            </w:r>
          </w:p>
          <w:p w14:paraId="4F80B0C9" w14:textId="613867EC" w:rsidR="0084057F" w:rsidRPr="004663CC" w:rsidRDefault="0084057F" w:rsidP="0084057F">
            <w:pPr>
              <w:tabs>
                <w:tab w:val="left" w:pos="774"/>
              </w:tabs>
              <w:rPr>
                <w:rFonts w:asciiTheme="minorHAnsi" w:hAnsiTheme="minorHAnsi"/>
                <w:sz w:val="20"/>
                <w:szCs w:val="20"/>
              </w:rPr>
            </w:pPr>
            <w:r w:rsidRPr="004663CC">
              <w:rPr>
                <w:rFonts w:asciiTheme="minorHAnsi" w:hAnsiTheme="minorHAnsi"/>
                <w:sz w:val="20"/>
                <w:szCs w:val="20"/>
              </w:rPr>
              <w:t>= “R</w:t>
            </w:r>
            <w:r w:rsidR="007F261B" w:rsidRPr="004663CC">
              <w:rPr>
                <w:rFonts w:asciiTheme="minorHAnsi" w:hAnsiTheme="minorHAnsi"/>
                <w:sz w:val="20"/>
                <w:szCs w:val="20"/>
              </w:rPr>
              <w:t>A</w:t>
            </w:r>
            <w:r w:rsidRPr="004663CC">
              <w:rPr>
                <w:rFonts w:asciiTheme="minorHAnsi" w:hAnsiTheme="minorHAnsi"/>
                <w:sz w:val="20"/>
                <w:szCs w:val="20"/>
              </w:rPr>
              <w:t>”</w:t>
            </w:r>
          </w:p>
          <w:p w14:paraId="024B5039" w14:textId="77777777" w:rsidR="008B5E04" w:rsidRPr="004663CC" w:rsidRDefault="008B5E04" w:rsidP="008B5E04">
            <w:pPr>
              <w:tabs>
                <w:tab w:val="left" w:pos="774"/>
              </w:tabs>
              <w:rPr>
                <w:rFonts w:asciiTheme="minorHAnsi" w:hAnsiTheme="minorHAnsi"/>
                <w:b/>
                <w:bCs/>
                <w:sz w:val="20"/>
                <w:szCs w:val="20"/>
              </w:rPr>
            </w:pPr>
            <w:r w:rsidRPr="004663CC">
              <w:rPr>
                <w:rFonts w:asciiTheme="minorHAnsi" w:hAnsiTheme="minorHAnsi"/>
                <w:b/>
                <w:bCs/>
                <w:sz w:val="20"/>
                <w:szCs w:val="20"/>
              </w:rPr>
              <w:t>AND</w:t>
            </w:r>
          </w:p>
          <w:p w14:paraId="783AC959" w14:textId="6DC65072" w:rsidR="008B5E04" w:rsidRPr="004663CC" w:rsidRDefault="008B5E04" w:rsidP="0084057F">
            <w:pPr>
              <w:tabs>
                <w:tab w:val="left" w:pos="774"/>
              </w:tabs>
              <w:rPr>
                <w:ins w:id="10175" w:author="sam sehgal" w:date="2025-02-05T16:02:00Z" w16du:dateUtc="2025-02-05T05:02:00Z"/>
                <w:rStyle w:val="ui-provider"/>
                <w:rFonts w:ascii="Calibri" w:hAnsi="Calibri" w:cs="Calibri"/>
                <w:sz w:val="18"/>
                <w:szCs w:val="18"/>
              </w:rPr>
            </w:pPr>
            <w:r w:rsidRPr="004663CC">
              <w:rPr>
                <w:rStyle w:val="ui-provider"/>
                <w:rFonts w:ascii="Calibri" w:hAnsi="Calibri" w:cs="Calibri"/>
                <w:sz w:val="18"/>
                <w:szCs w:val="18"/>
              </w:rPr>
              <w:t xml:space="preserve">(VehicleOptionalCoverageInd = ‘0’ and </w:t>
            </w:r>
            <w:r w:rsidRPr="004663CC">
              <w:rPr>
                <w:rFonts w:ascii="Calibri" w:hAnsi="Calibri" w:cs="Calibri"/>
                <w:sz w:val="18"/>
                <w:szCs w:val="18"/>
                <w:shd w:val="clear" w:color="auto" w:fill="FFFFFF"/>
              </w:rPr>
              <w:t>(&lt;</w:t>
            </w:r>
            <w:r w:rsidRPr="004663CC">
              <w:rPr>
                <w:rStyle w:val="ui-provider"/>
                <w:rFonts w:ascii="Calibri" w:hAnsi="Calibri" w:cs="Calibri"/>
                <w:sz w:val="18"/>
                <w:szCs w:val="18"/>
              </w:rPr>
              <w:t>VehicleSelectedCoverageInd&gt;</w:t>
            </w:r>
            <w:r w:rsidRPr="004663CC">
              <w:rPr>
                <w:rFonts w:ascii="Calibri" w:hAnsi="Calibri" w:cs="Calibri"/>
                <w:sz w:val="18"/>
                <w:szCs w:val="18"/>
                <w:shd w:val="clear" w:color="auto" w:fill="FFFFFF"/>
              </w:rPr>
              <w:t xml:space="preserve"> </w:t>
            </w:r>
            <w:r w:rsidRPr="004663CC">
              <w:rPr>
                <w:rStyle w:val="ui-provider"/>
                <w:rFonts w:ascii="Calibri" w:hAnsi="Calibri" w:cs="Calibri"/>
                <w:sz w:val="18"/>
                <w:szCs w:val="18"/>
              </w:rPr>
              <w:t xml:space="preserve"> = </w:t>
            </w:r>
            <w:ins w:id="10176" w:author="sam sehgal" w:date="2025-02-06T12:12:00Z" w16du:dateUtc="2025-02-06T01:12:00Z">
              <w:r w:rsidR="001C53A3" w:rsidRPr="004663CC">
                <w:rPr>
                  <w:rStyle w:val="ui-provider"/>
                  <w:rFonts w:ascii="Calibri" w:hAnsi="Calibri" w:cs="Calibri"/>
                  <w:sz w:val="18"/>
                  <w:szCs w:val="18"/>
                </w:rPr>
                <w:t>‘0’ or</w:t>
              </w:r>
            </w:ins>
            <w:r w:rsidRPr="004663CC">
              <w:rPr>
                <w:rStyle w:val="ui-provider"/>
                <w:rFonts w:ascii="Calibri" w:hAnsi="Calibri" w:cs="Calibri"/>
                <w:sz w:val="18"/>
                <w:szCs w:val="18"/>
              </w:rPr>
              <w:t>‘1’)</w:t>
            </w:r>
          </w:p>
          <w:p w14:paraId="48A62523" w14:textId="77777777" w:rsidR="00EA3FAF" w:rsidRPr="004663CC" w:rsidRDefault="00EA3FAF" w:rsidP="00EA3FAF">
            <w:pPr>
              <w:tabs>
                <w:tab w:val="left" w:pos="774"/>
              </w:tabs>
              <w:rPr>
                <w:ins w:id="10177" w:author="sam sehgal" w:date="2025-02-05T16:02:00Z" w16du:dateUtc="2025-02-05T05:02:00Z"/>
                <w:rStyle w:val="ui-provider"/>
                <w:rFonts w:ascii="Calibri" w:hAnsi="Calibri" w:cs="Calibri"/>
                <w:b/>
                <w:bCs/>
                <w:sz w:val="18"/>
                <w:szCs w:val="18"/>
                <w:rPrChange w:id="10178" w:author="Sam Sehgal (EXT Idiom)" w:date="2025-04-30T12:14:00Z" w16du:dateUtc="2025-04-30T02:14:00Z">
                  <w:rPr>
                    <w:ins w:id="10179" w:author="sam sehgal" w:date="2025-02-05T16:02:00Z" w16du:dateUtc="2025-02-05T05:02:00Z"/>
                    <w:rStyle w:val="ui-provider"/>
                    <w:rFonts w:ascii="Calibri" w:hAnsi="Calibri" w:cs="Calibri"/>
                    <w:b/>
                    <w:bCs/>
                    <w:sz w:val="18"/>
                    <w:szCs w:val="18"/>
                    <w:highlight w:val="cyan"/>
                  </w:rPr>
                </w:rPrChange>
              </w:rPr>
            </w:pPr>
            <w:ins w:id="10180" w:author="sam sehgal" w:date="2025-02-05T16:02:00Z" w16du:dateUtc="2025-02-05T05:02:00Z">
              <w:r w:rsidRPr="004663CC">
                <w:rPr>
                  <w:rStyle w:val="ui-provider"/>
                  <w:rFonts w:ascii="Calibri" w:hAnsi="Calibri" w:cs="Calibri"/>
                  <w:b/>
                  <w:bCs/>
                  <w:sz w:val="18"/>
                  <w:szCs w:val="18"/>
                  <w:rPrChange w:id="10181" w:author="Sam Sehgal (EXT Idiom)" w:date="2025-04-30T12:14:00Z" w16du:dateUtc="2025-04-30T02:14:00Z">
                    <w:rPr>
                      <w:rStyle w:val="ui-provider"/>
                      <w:rFonts w:ascii="Calibri" w:hAnsi="Calibri" w:cs="Calibri"/>
                      <w:b/>
                      <w:bCs/>
                      <w:sz w:val="18"/>
                      <w:szCs w:val="18"/>
                      <w:highlight w:val="cyan"/>
                    </w:rPr>
                  </w:rPrChange>
                </w:rPr>
                <w:t>AND</w:t>
              </w:r>
            </w:ins>
          </w:p>
          <w:p w14:paraId="28EB7FBD" w14:textId="3DB3FCF4" w:rsidR="00EA3FAF" w:rsidRPr="004663CC" w:rsidRDefault="00EA3FAF" w:rsidP="00EA3FAF">
            <w:pPr>
              <w:tabs>
                <w:tab w:val="left" w:pos="774"/>
              </w:tabs>
              <w:rPr>
                <w:ins w:id="10182" w:author="sam sehgal" w:date="2025-02-05T16:02:00Z" w16du:dateUtc="2025-02-05T05:02:00Z"/>
                <w:rStyle w:val="ui-provider"/>
                <w:rFonts w:ascii="Calibri" w:hAnsi="Calibri" w:cs="Calibri"/>
                <w:sz w:val="18"/>
                <w:szCs w:val="18"/>
                <w:rPrChange w:id="10183" w:author="Sam Sehgal (EXT Idiom)" w:date="2025-04-30T12:14:00Z" w16du:dateUtc="2025-04-30T02:14:00Z">
                  <w:rPr>
                    <w:ins w:id="10184" w:author="sam sehgal" w:date="2025-02-05T16:02:00Z" w16du:dateUtc="2025-02-05T05:02:00Z"/>
                    <w:rStyle w:val="ui-provider"/>
                    <w:rFonts w:ascii="Calibri" w:hAnsi="Calibri" w:cs="Calibri"/>
                    <w:sz w:val="18"/>
                    <w:szCs w:val="18"/>
                    <w:highlight w:val="cyan"/>
                  </w:rPr>
                </w:rPrChange>
              </w:rPr>
            </w:pPr>
            <w:ins w:id="10185" w:author="sam sehgal" w:date="2025-02-05T16:02:00Z" w16du:dateUtc="2025-02-05T05:02:00Z">
              <w:r w:rsidRPr="004663CC">
                <w:rPr>
                  <w:rStyle w:val="ui-provider"/>
                  <w:rFonts w:ascii="Calibri" w:hAnsi="Calibri" w:cs="Calibri"/>
                  <w:sz w:val="18"/>
                  <w:szCs w:val="18"/>
                  <w:rPrChange w:id="10186" w:author="Sam Sehgal (EXT Idiom)" w:date="2025-04-30T12:14:00Z" w16du:dateUtc="2025-04-30T02:14:00Z">
                    <w:rPr>
                      <w:rStyle w:val="ui-provider"/>
                      <w:rFonts w:ascii="Calibri" w:hAnsi="Calibri" w:cs="Calibri"/>
                      <w:sz w:val="18"/>
                      <w:szCs w:val="18"/>
                      <w:highlight w:val="cyan"/>
                    </w:rPr>
                  </w:rPrChange>
                </w:rPr>
                <w:t xml:space="preserve">&lt;TotalRSAFee&gt; != </w:t>
              </w:r>
            </w:ins>
            <w:ins w:id="10187" w:author="sam sehgal" w:date="2025-02-05T16:36:00Z" w16du:dateUtc="2025-02-05T05:36:00Z">
              <w:r w:rsidR="00B75F6D" w:rsidRPr="004663CC">
                <w:rPr>
                  <w:rStyle w:val="ui-provider"/>
                  <w:rFonts w:ascii="Calibri" w:hAnsi="Calibri" w:cs="Calibri"/>
                  <w:sz w:val="18"/>
                  <w:szCs w:val="18"/>
                  <w:rPrChange w:id="10188" w:author="Sam Sehgal (EXT Idiom)" w:date="2025-04-30T12:14:00Z" w16du:dateUtc="2025-04-30T02:14:00Z">
                    <w:rPr>
                      <w:rStyle w:val="ui-provider"/>
                      <w:rFonts w:ascii="Calibri" w:hAnsi="Calibri" w:cs="Calibri"/>
                      <w:sz w:val="18"/>
                      <w:szCs w:val="18"/>
                      <w:highlight w:val="cyan"/>
                    </w:rPr>
                  </w:rPrChange>
                </w:rPr>
                <w:t>‘0’</w:t>
              </w:r>
            </w:ins>
          </w:p>
          <w:p w14:paraId="1437A85C" w14:textId="77777777" w:rsidR="00EA3FAF" w:rsidRPr="004663CC" w:rsidRDefault="00EA3FAF" w:rsidP="0084057F">
            <w:pPr>
              <w:tabs>
                <w:tab w:val="left" w:pos="774"/>
              </w:tabs>
              <w:rPr>
                <w:rFonts w:asciiTheme="minorHAnsi" w:hAnsiTheme="minorHAnsi"/>
                <w:sz w:val="20"/>
                <w:szCs w:val="20"/>
              </w:rPr>
            </w:pPr>
          </w:p>
          <w:p w14:paraId="170AFFCA" w14:textId="777777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 xml:space="preserve">THEN </w:t>
            </w:r>
            <w:r w:rsidRPr="004663CC">
              <w:rPr>
                <w:rFonts w:asciiTheme="minorHAnsi" w:hAnsiTheme="minorHAnsi"/>
                <w:sz w:val="20"/>
                <w:szCs w:val="20"/>
              </w:rPr>
              <w:t xml:space="preserve">display </w:t>
            </w:r>
          </w:p>
          <w:p w14:paraId="1C03AA06" w14:textId="77777777" w:rsidR="0084057F" w:rsidRPr="004663CC" w:rsidRDefault="0084057F" w:rsidP="0084057F">
            <w:pPr>
              <w:tabs>
                <w:tab w:val="left" w:pos="774"/>
              </w:tabs>
              <w:rPr>
                <w:rFonts w:asciiTheme="minorHAnsi" w:hAnsiTheme="minorHAnsi"/>
                <w:b/>
                <w:bCs/>
                <w:sz w:val="20"/>
                <w:szCs w:val="20"/>
              </w:rPr>
            </w:pPr>
            <w:r w:rsidRPr="004663CC">
              <w:rPr>
                <w:rFonts w:asciiTheme="minorHAnsi" w:hAnsiTheme="minorHAnsi"/>
                <w:b/>
                <w:bCs/>
                <w:sz w:val="20"/>
                <w:szCs w:val="20"/>
              </w:rPr>
              <w:t>ELSE</w:t>
            </w:r>
            <w:r w:rsidRPr="004663CC">
              <w:rPr>
                <w:rFonts w:asciiTheme="minorHAnsi" w:hAnsiTheme="minorHAnsi"/>
                <w:sz w:val="20"/>
                <w:szCs w:val="20"/>
              </w:rPr>
              <w:t xml:space="preserve"> Do Not Display</w:t>
            </w:r>
          </w:p>
          <w:p w14:paraId="74583EE3" w14:textId="77777777" w:rsidR="0084057F" w:rsidRPr="004663CC" w:rsidRDefault="0084057F" w:rsidP="0084057F">
            <w:pPr>
              <w:tabs>
                <w:tab w:val="left" w:pos="774"/>
              </w:tabs>
              <w:rPr>
                <w:rFonts w:asciiTheme="minorHAnsi" w:hAnsiTheme="minorHAnsi"/>
                <w:b/>
                <w:bCs/>
                <w:sz w:val="20"/>
                <w:szCs w:val="20"/>
              </w:rPr>
            </w:pPr>
          </w:p>
        </w:tc>
        <w:tc>
          <w:tcPr>
            <w:tcW w:w="825" w:type="dxa"/>
            <w:gridSpan w:val="3"/>
          </w:tcPr>
          <w:p w14:paraId="539E6026" w14:textId="77777777"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1: Table_Bodycopy_COI​</w:t>
            </w:r>
          </w:p>
          <w:p w14:paraId="7DDB85F1" w14:textId="77777777" w:rsidR="0084057F" w:rsidRPr="004663CC" w:rsidRDefault="0084057F" w:rsidP="0084057F">
            <w:pPr>
              <w:tabs>
                <w:tab w:val="left" w:pos="1800"/>
              </w:tabs>
              <w:rPr>
                <w:rFonts w:asciiTheme="minorHAnsi" w:hAnsiTheme="minorHAnsi" w:cstheme="minorHAnsi"/>
                <w:bCs/>
                <w:sz w:val="20"/>
                <w:szCs w:val="20"/>
              </w:rPr>
            </w:pPr>
          </w:p>
          <w:p w14:paraId="78719022" w14:textId="69AE5D38"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2: Table_Heading_3_R</w:t>
            </w:r>
          </w:p>
        </w:tc>
      </w:tr>
      <w:tr w:rsidR="009F26EC" w:rsidRPr="00BD6987" w14:paraId="7A115E16" w14:textId="77777777" w:rsidTr="00E101E6">
        <w:trPr>
          <w:gridAfter w:val="2"/>
          <w:wAfter w:w="25" w:type="dxa"/>
          <w:cantSplit/>
          <w:trHeight w:val="300"/>
        </w:trPr>
        <w:tc>
          <w:tcPr>
            <w:tcW w:w="704" w:type="dxa"/>
          </w:tcPr>
          <w:p w14:paraId="34028522" w14:textId="375C29C4" w:rsidR="0084057F" w:rsidRPr="00BD6987" w:rsidRDefault="0084057F" w:rsidP="0084057F">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CB 1</w:t>
            </w:r>
            <w:r>
              <w:rPr>
                <w:rFonts w:asciiTheme="minorHAnsi" w:hAnsiTheme="minorHAnsi" w:cstheme="minorHAnsi"/>
                <w:bCs/>
                <w:sz w:val="20"/>
                <w:szCs w:val="20"/>
              </w:rPr>
              <w:t>7</w:t>
            </w:r>
          </w:p>
        </w:tc>
        <w:tc>
          <w:tcPr>
            <w:tcW w:w="2126" w:type="dxa"/>
          </w:tcPr>
          <w:p w14:paraId="613B121F" w14:textId="77777777" w:rsidR="0084057F" w:rsidRPr="00677D1B"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sz w:val="20"/>
                <w:szCs w:val="20"/>
              </w:rPr>
              <w:t>&lt;DocumentSubType&gt;</w:t>
            </w:r>
          </w:p>
          <w:p w14:paraId="323314DE" w14:textId="77777777" w:rsidR="0084057F" w:rsidRPr="00677D1B" w:rsidRDefault="0084057F" w:rsidP="0084057F">
            <w:pPr>
              <w:tabs>
                <w:tab w:val="left" w:pos="1800"/>
              </w:tabs>
              <w:rPr>
                <w:rFonts w:asciiTheme="minorHAnsi" w:hAnsiTheme="minorHAnsi" w:cstheme="minorHAnsi"/>
                <w:sz w:val="20"/>
                <w:szCs w:val="20"/>
              </w:rPr>
            </w:pPr>
            <w:r w:rsidRPr="00677D1B">
              <w:rPr>
                <w:rFonts w:asciiTheme="minorHAnsi" w:hAnsiTheme="minorHAnsi"/>
                <w:sz w:val="20"/>
                <w:szCs w:val="20"/>
              </w:rPr>
              <w:t>&lt;VehicleCoverageName&gt;</w:t>
            </w:r>
          </w:p>
          <w:p w14:paraId="6CB447D0" w14:textId="00FAFF91" w:rsidR="0084057F" w:rsidRPr="00677D1B" w:rsidRDefault="0084057F" w:rsidP="0084057F">
            <w:pPr>
              <w:tabs>
                <w:tab w:val="left" w:pos="1800"/>
              </w:tabs>
              <w:rPr>
                <w:rFonts w:asciiTheme="minorHAnsi" w:hAnsiTheme="minorHAnsi" w:cstheme="minorHAnsi"/>
                <w:bCs/>
                <w:sz w:val="20"/>
                <w:szCs w:val="20"/>
              </w:rPr>
            </w:pPr>
            <w:r w:rsidRPr="00677D1B">
              <w:rPr>
                <w:rFonts w:asciiTheme="minorHAnsi" w:hAnsiTheme="minorHAnsi" w:cstheme="minorHAnsi"/>
                <w:bCs/>
                <w:sz w:val="20"/>
                <w:szCs w:val="20"/>
              </w:rPr>
              <w:t>&lt;</w:t>
            </w:r>
            <w:r w:rsidR="008F00C4" w:rsidRPr="008F00C4">
              <w:rPr>
                <w:rFonts w:asciiTheme="minorHAnsi" w:hAnsiTheme="minorHAnsi" w:cstheme="minorHAnsi"/>
                <w:bCs/>
                <w:sz w:val="20"/>
                <w:szCs w:val="20"/>
              </w:rPr>
              <w:t>CurrentAnnualGrossTotalWithoutRSA</w:t>
            </w:r>
            <w:r w:rsidRPr="00677D1B">
              <w:rPr>
                <w:rFonts w:asciiTheme="minorHAnsi" w:hAnsiTheme="minorHAnsi" w:cstheme="minorHAnsi"/>
                <w:bCs/>
                <w:sz w:val="20"/>
                <w:szCs w:val="20"/>
              </w:rPr>
              <w:t>&gt;</w:t>
            </w:r>
          </w:p>
          <w:p w14:paraId="5FBA3819" w14:textId="382B1473" w:rsidR="0084057F" w:rsidRPr="003F161C"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bCs/>
                <w:sz w:val="20"/>
                <w:szCs w:val="20"/>
              </w:rPr>
              <w:t>&lt;</w:t>
            </w:r>
            <w:r w:rsidR="008F00C4" w:rsidRPr="008F00C4">
              <w:rPr>
                <w:rFonts w:asciiTheme="minorHAnsi" w:hAnsiTheme="minorHAnsi" w:cstheme="minorHAnsi"/>
                <w:bCs/>
                <w:sz w:val="20"/>
                <w:szCs w:val="20"/>
              </w:rPr>
              <w:t>PreviousAnnualGrossTotalWithoutRSA</w:t>
            </w:r>
            <w:r w:rsidRPr="00677D1B">
              <w:rPr>
                <w:rFonts w:asciiTheme="minorHAnsi" w:hAnsiTheme="minorHAnsi" w:cstheme="minorHAnsi"/>
                <w:bCs/>
                <w:sz w:val="20"/>
                <w:szCs w:val="20"/>
              </w:rPr>
              <w:t>&gt;</w:t>
            </w:r>
          </w:p>
        </w:tc>
        <w:tc>
          <w:tcPr>
            <w:tcW w:w="9356" w:type="dxa"/>
            <w:gridSpan w:val="3"/>
          </w:tcPr>
          <w:tbl>
            <w:tblPr>
              <w:tblpPr w:leftFromText="180" w:rightFromText="180" w:vertAnchor="page" w:horzAnchor="margin" w:tblpY="93"/>
              <w:tblOverlap w:val="never"/>
              <w:tblW w:w="9214" w:type="dxa"/>
              <w:tblBorders>
                <w:bottom w:val="single" w:sz="4" w:space="0" w:color="auto"/>
              </w:tblBorders>
              <w:tblLayout w:type="fixed"/>
              <w:tblLook w:val="04A0" w:firstRow="1" w:lastRow="0" w:firstColumn="1" w:lastColumn="0" w:noHBand="0" w:noVBand="1"/>
            </w:tblPr>
            <w:tblGrid>
              <w:gridCol w:w="2552"/>
              <w:gridCol w:w="2693"/>
              <w:gridCol w:w="284"/>
              <w:gridCol w:w="3685"/>
            </w:tblGrid>
            <w:tr w:rsidR="0084057F" w:rsidRPr="004663CC" w14:paraId="615A81FC" w14:textId="77777777" w:rsidTr="00CF255D">
              <w:trPr>
                <w:trHeight w:val="220"/>
              </w:trPr>
              <w:tc>
                <w:tcPr>
                  <w:tcW w:w="2552" w:type="dxa"/>
                  <w:noWrap/>
                  <w:vAlign w:val="center"/>
                  <w:hideMark/>
                </w:tcPr>
                <w:p w14:paraId="6E83E917" w14:textId="77777777" w:rsidR="0084057F" w:rsidRPr="004663CC" w:rsidRDefault="0084057F" w:rsidP="0084057F">
                  <w:pPr>
                    <w:pStyle w:val="TableBodycopy"/>
                    <w:rPr>
                      <w:rFonts w:asciiTheme="minorHAnsi" w:hAnsiTheme="minorHAnsi" w:cstheme="minorHAnsi"/>
                      <w:b/>
                      <w:bCs/>
                      <w:noProof/>
                      <w:color w:val="000000" w:themeColor="text1"/>
                      <w:sz w:val="22"/>
                      <w:szCs w:val="22"/>
                    </w:rPr>
                  </w:pPr>
                  <w:r w:rsidRPr="004663CC">
                    <w:rPr>
                      <w:rFonts w:asciiTheme="minorHAnsi" w:hAnsiTheme="minorHAnsi" w:cstheme="minorHAnsi"/>
                      <w:b/>
                      <w:bCs/>
                      <w:noProof/>
                      <w:color w:val="000000" w:themeColor="text1"/>
                      <w:szCs w:val="20"/>
                    </w:rPr>
                    <w:t>Annual Premium:</w:t>
                  </w:r>
                </w:p>
              </w:tc>
              <w:tc>
                <w:tcPr>
                  <w:tcW w:w="2693" w:type="dxa"/>
                  <w:noWrap/>
                  <w:vAlign w:val="bottom"/>
                  <w:hideMark/>
                </w:tcPr>
                <w:p w14:paraId="55920799" w14:textId="67BC5126" w:rsidR="0084057F" w:rsidRPr="004663CC" w:rsidRDefault="0084057F" w:rsidP="0084057F">
                  <w:pPr>
                    <w:pStyle w:val="TableBodycopy"/>
                    <w:rPr>
                      <w:rFonts w:asciiTheme="minorHAnsi" w:hAnsiTheme="minorHAnsi" w:cstheme="minorHAnsi"/>
                      <w:b/>
                      <w:bCs/>
                      <w:szCs w:val="20"/>
                    </w:rPr>
                  </w:pPr>
                  <w:r w:rsidRPr="004663CC">
                    <w:rPr>
                      <w:rFonts w:asciiTheme="minorHAnsi" w:hAnsiTheme="minorHAnsi" w:cstheme="minorHAnsi"/>
                      <w:b/>
                      <w:bCs/>
                      <w:szCs w:val="20"/>
                    </w:rPr>
                    <w:t>&lt;</w:t>
                  </w:r>
                  <w:r w:rsidR="008F00C4" w:rsidRPr="004663CC">
                    <w:rPr>
                      <w:rFonts w:asciiTheme="minorHAnsi" w:hAnsiTheme="minorHAnsi" w:cstheme="minorHAnsi"/>
                      <w:b/>
                      <w:bCs/>
                      <w:szCs w:val="20"/>
                    </w:rPr>
                    <w:t>CurrentAnnualGrossTotalWithoutRSA</w:t>
                  </w:r>
                  <w:r w:rsidRPr="004663CC">
                    <w:rPr>
                      <w:rFonts w:asciiTheme="minorHAnsi" w:hAnsiTheme="minorHAnsi" w:cstheme="minorHAnsi"/>
                      <w:b/>
                      <w:bCs/>
                      <w:szCs w:val="20"/>
                    </w:rPr>
                    <w:t>&gt;</w:t>
                  </w:r>
                </w:p>
              </w:tc>
              <w:tc>
                <w:tcPr>
                  <w:tcW w:w="284" w:type="dxa"/>
                </w:tcPr>
                <w:p w14:paraId="5E3A5651" w14:textId="77777777" w:rsidR="0084057F" w:rsidRPr="004663CC" w:rsidRDefault="0084057F" w:rsidP="0084057F">
                  <w:pPr>
                    <w:pStyle w:val="TableBodycopy"/>
                    <w:rPr>
                      <w:rFonts w:asciiTheme="minorHAnsi" w:hAnsiTheme="minorHAnsi" w:cstheme="minorBidi"/>
                      <w:b/>
                      <w:bCs/>
                      <w:szCs w:val="20"/>
                    </w:rPr>
                  </w:pPr>
                </w:p>
              </w:tc>
              <w:tc>
                <w:tcPr>
                  <w:tcW w:w="3685" w:type="dxa"/>
                </w:tcPr>
                <w:p w14:paraId="7F0E442E" w14:textId="3E820E26" w:rsidR="0084057F" w:rsidRPr="004663CC" w:rsidRDefault="0084057F" w:rsidP="0084057F">
                  <w:pPr>
                    <w:pStyle w:val="TableBodycopy"/>
                    <w:rPr>
                      <w:rFonts w:asciiTheme="minorHAnsi" w:hAnsiTheme="minorHAnsi" w:cstheme="minorBidi"/>
                      <w:b/>
                      <w:bCs/>
                      <w:szCs w:val="20"/>
                    </w:rPr>
                  </w:pPr>
                  <w:r w:rsidRPr="004663CC">
                    <w:rPr>
                      <w:rFonts w:asciiTheme="minorHAnsi" w:hAnsiTheme="minorHAnsi" w:cstheme="minorBidi"/>
                      <w:b/>
                      <w:bCs/>
                      <w:szCs w:val="20"/>
                    </w:rPr>
                    <w:t>&lt;</w:t>
                  </w:r>
                  <w:r w:rsidR="008F00C4" w:rsidRPr="004663CC">
                    <w:rPr>
                      <w:rFonts w:asciiTheme="minorHAnsi" w:hAnsiTheme="minorHAnsi" w:cstheme="minorBidi"/>
                      <w:b/>
                      <w:bCs/>
                      <w:szCs w:val="20"/>
                    </w:rPr>
                    <w:t>PreviousAnnualGrossTotalWithoutRSA</w:t>
                  </w:r>
                  <w:r w:rsidRPr="004663CC">
                    <w:rPr>
                      <w:rFonts w:asciiTheme="minorHAnsi" w:hAnsiTheme="minorHAnsi" w:cstheme="minorBidi"/>
                      <w:b/>
                      <w:bCs/>
                      <w:szCs w:val="20"/>
                    </w:rPr>
                    <w:t>&gt;</w:t>
                  </w:r>
                </w:p>
              </w:tc>
            </w:tr>
          </w:tbl>
          <w:p w14:paraId="0607139E" w14:textId="77777777" w:rsidR="0084057F" w:rsidRPr="004663CC" w:rsidRDefault="0084057F" w:rsidP="0084057F">
            <w:pPr>
              <w:pStyle w:val="TableBodycopy"/>
              <w:rPr>
                <w:rFonts w:asciiTheme="minorHAnsi" w:hAnsiTheme="minorHAnsi" w:cstheme="minorHAnsi"/>
                <w:b/>
                <w:bCs/>
                <w:noProof/>
                <w:color w:val="000000" w:themeColor="text1"/>
                <w:szCs w:val="20"/>
              </w:rPr>
            </w:pPr>
          </w:p>
        </w:tc>
        <w:tc>
          <w:tcPr>
            <w:tcW w:w="1560" w:type="dxa"/>
          </w:tcPr>
          <w:p w14:paraId="68398253" w14:textId="777777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IF</w:t>
            </w:r>
            <w:r w:rsidRPr="004663CC">
              <w:rPr>
                <w:rFonts w:asciiTheme="minorHAnsi" w:hAnsiTheme="minorHAnsi"/>
                <w:sz w:val="20"/>
                <w:szCs w:val="20"/>
              </w:rPr>
              <w:t xml:space="preserve"> &lt;DocumentSubType&gt;= “Renewal” </w:t>
            </w:r>
          </w:p>
          <w:p w14:paraId="5D20ECB5" w14:textId="77777777" w:rsidR="007F261B" w:rsidRPr="004663CC" w:rsidRDefault="0084057F" w:rsidP="007F261B">
            <w:pPr>
              <w:tabs>
                <w:tab w:val="left" w:pos="774"/>
              </w:tabs>
              <w:rPr>
                <w:rFonts w:asciiTheme="minorHAnsi" w:hAnsiTheme="minorHAnsi"/>
                <w:sz w:val="20"/>
                <w:szCs w:val="20"/>
              </w:rPr>
            </w:pPr>
            <w:r w:rsidRPr="004663CC">
              <w:rPr>
                <w:rFonts w:asciiTheme="minorHAnsi" w:hAnsiTheme="minorHAnsi"/>
                <w:b/>
                <w:bCs/>
                <w:sz w:val="20"/>
                <w:szCs w:val="20"/>
              </w:rPr>
              <w:t>AND</w:t>
            </w:r>
            <w:r w:rsidRPr="004663CC">
              <w:rPr>
                <w:rFonts w:asciiTheme="minorHAnsi" w:hAnsiTheme="minorHAnsi"/>
                <w:sz w:val="20"/>
                <w:szCs w:val="20"/>
              </w:rPr>
              <w:t xml:space="preserve"> </w:t>
            </w:r>
            <w:r w:rsidR="007F261B" w:rsidRPr="004663CC">
              <w:rPr>
                <w:rFonts w:asciiTheme="minorHAnsi" w:hAnsiTheme="minorHAnsi"/>
                <w:sz w:val="20"/>
                <w:szCs w:val="20"/>
              </w:rPr>
              <w:t>&lt;VehicleCoverageCode&gt;</w:t>
            </w:r>
          </w:p>
          <w:p w14:paraId="5325D031" w14:textId="77777777" w:rsidR="007F261B" w:rsidRPr="004663CC" w:rsidRDefault="007F261B" w:rsidP="007F261B">
            <w:pPr>
              <w:tabs>
                <w:tab w:val="left" w:pos="774"/>
              </w:tabs>
              <w:rPr>
                <w:rFonts w:asciiTheme="minorHAnsi" w:hAnsiTheme="minorHAnsi"/>
                <w:sz w:val="20"/>
                <w:szCs w:val="20"/>
              </w:rPr>
            </w:pPr>
            <w:r w:rsidRPr="004663CC">
              <w:rPr>
                <w:rFonts w:asciiTheme="minorHAnsi" w:hAnsiTheme="minorHAnsi"/>
                <w:sz w:val="20"/>
                <w:szCs w:val="20"/>
              </w:rPr>
              <w:t>= “RA”</w:t>
            </w:r>
          </w:p>
          <w:p w14:paraId="1BBBD29C" w14:textId="77777777" w:rsidR="008B5E04" w:rsidRPr="004663CC" w:rsidRDefault="008B5E04" w:rsidP="008B5E04">
            <w:pPr>
              <w:tabs>
                <w:tab w:val="left" w:pos="774"/>
              </w:tabs>
              <w:rPr>
                <w:rFonts w:asciiTheme="minorHAnsi" w:hAnsiTheme="minorHAnsi"/>
                <w:b/>
                <w:bCs/>
                <w:sz w:val="20"/>
                <w:szCs w:val="20"/>
              </w:rPr>
            </w:pPr>
            <w:r w:rsidRPr="004663CC">
              <w:rPr>
                <w:rFonts w:asciiTheme="minorHAnsi" w:hAnsiTheme="minorHAnsi"/>
                <w:b/>
                <w:bCs/>
                <w:sz w:val="20"/>
                <w:szCs w:val="20"/>
              </w:rPr>
              <w:t>AND</w:t>
            </w:r>
          </w:p>
          <w:p w14:paraId="2EAF722C" w14:textId="3E13540F" w:rsidR="008B5E04" w:rsidRPr="004663CC" w:rsidRDefault="008B5E04" w:rsidP="007F261B">
            <w:pPr>
              <w:tabs>
                <w:tab w:val="left" w:pos="774"/>
              </w:tabs>
              <w:rPr>
                <w:ins w:id="10189" w:author="sam sehgal" w:date="2025-02-05T16:02:00Z" w16du:dateUtc="2025-02-05T05:02:00Z"/>
                <w:rStyle w:val="ui-provider"/>
                <w:rFonts w:ascii="Calibri" w:hAnsi="Calibri" w:cs="Calibri"/>
                <w:sz w:val="18"/>
                <w:szCs w:val="18"/>
              </w:rPr>
            </w:pPr>
            <w:r w:rsidRPr="004663CC">
              <w:rPr>
                <w:rStyle w:val="ui-provider"/>
                <w:rFonts w:ascii="Calibri" w:hAnsi="Calibri" w:cs="Calibri"/>
                <w:sz w:val="18"/>
                <w:szCs w:val="18"/>
              </w:rPr>
              <w:t xml:space="preserve">(VehicleOptionalCoverageInd = ‘0’ and </w:t>
            </w:r>
            <w:r w:rsidRPr="004663CC">
              <w:rPr>
                <w:rFonts w:ascii="Calibri" w:hAnsi="Calibri" w:cs="Calibri"/>
                <w:sz w:val="18"/>
                <w:szCs w:val="18"/>
                <w:shd w:val="clear" w:color="auto" w:fill="FFFFFF"/>
              </w:rPr>
              <w:t>(&lt;</w:t>
            </w:r>
            <w:r w:rsidRPr="004663CC">
              <w:rPr>
                <w:rStyle w:val="ui-provider"/>
                <w:rFonts w:ascii="Calibri" w:hAnsi="Calibri" w:cs="Calibri"/>
                <w:sz w:val="18"/>
                <w:szCs w:val="18"/>
              </w:rPr>
              <w:t>VehicleSelectedCoverageInd&gt;</w:t>
            </w:r>
            <w:r w:rsidRPr="004663CC">
              <w:rPr>
                <w:rFonts w:ascii="Calibri" w:hAnsi="Calibri" w:cs="Calibri"/>
                <w:sz w:val="18"/>
                <w:szCs w:val="18"/>
                <w:shd w:val="clear" w:color="auto" w:fill="FFFFFF"/>
              </w:rPr>
              <w:t xml:space="preserve"> </w:t>
            </w:r>
            <w:r w:rsidRPr="004663CC">
              <w:rPr>
                <w:rStyle w:val="ui-provider"/>
                <w:rFonts w:ascii="Calibri" w:hAnsi="Calibri" w:cs="Calibri"/>
                <w:sz w:val="18"/>
                <w:szCs w:val="18"/>
              </w:rPr>
              <w:t xml:space="preserve"> = ‘1’)</w:t>
            </w:r>
          </w:p>
          <w:p w14:paraId="5D896760" w14:textId="77777777" w:rsidR="00256CF9" w:rsidRPr="004663CC" w:rsidRDefault="00256CF9" w:rsidP="00256CF9">
            <w:pPr>
              <w:tabs>
                <w:tab w:val="left" w:pos="774"/>
              </w:tabs>
              <w:rPr>
                <w:ins w:id="10190" w:author="sam sehgal" w:date="2025-02-05T16:02:00Z" w16du:dateUtc="2025-02-05T05:02:00Z"/>
                <w:rStyle w:val="ui-provider"/>
                <w:rFonts w:ascii="Calibri" w:hAnsi="Calibri" w:cs="Calibri"/>
                <w:b/>
                <w:bCs/>
                <w:sz w:val="18"/>
                <w:szCs w:val="18"/>
                <w:rPrChange w:id="10191" w:author="Sam Sehgal (EXT Idiom)" w:date="2025-04-30T12:14:00Z" w16du:dateUtc="2025-04-30T02:14:00Z">
                  <w:rPr>
                    <w:ins w:id="10192" w:author="sam sehgal" w:date="2025-02-05T16:02:00Z" w16du:dateUtc="2025-02-05T05:02:00Z"/>
                    <w:rStyle w:val="ui-provider"/>
                    <w:rFonts w:ascii="Calibri" w:hAnsi="Calibri" w:cs="Calibri"/>
                    <w:b/>
                    <w:bCs/>
                    <w:sz w:val="18"/>
                    <w:szCs w:val="18"/>
                    <w:highlight w:val="cyan"/>
                  </w:rPr>
                </w:rPrChange>
              </w:rPr>
            </w:pPr>
            <w:ins w:id="10193" w:author="sam sehgal" w:date="2025-02-05T16:02:00Z" w16du:dateUtc="2025-02-05T05:02:00Z">
              <w:r w:rsidRPr="004663CC">
                <w:rPr>
                  <w:rStyle w:val="ui-provider"/>
                  <w:rFonts w:ascii="Calibri" w:hAnsi="Calibri" w:cs="Calibri"/>
                  <w:b/>
                  <w:bCs/>
                  <w:sz w:val="18"/>
                  <w:szCs w:val="18"/>
                  <w:rPrChange w:id="10194" w:author="Sam Sehgal (EXT Idiom)" w:date="2025-04-30T12:14:00Z" w16du:dateUtc="2025-04-30T02:14:00Z">
                    <w:rPr>
                      <w:rStyle w:val="ui-provider"/>
                      <w:rFonts w:ascii="Calibri" w:hAnsi="Calibri" w:cs="Calibri"/>
                      <w:b/>
                      <w:bCs/>
                      <w:sz w:val="18"/>
                      <w:szCs w:val="18"/>
                      <w:highlight w:val="cyan"/>
                    </w:rPr>
                  </w:rPrChange>
                </w:rPr>
                <w:t>AND</w:t>
              </w:r>
            </w:ins>
          </w:p>
          <w:p w14:paraId="7B4FB50C" w14:textId="78C8ED4B" w:rsidR="00256CF9" w:rsidRPr="004663CC" w:rsidRDefault="00256CF9" w:rsidP="00256CF9">
            <w:pPr>
              <w:tabs>
                <w:tab w:val="left" w:pos="774"/>
              </w:tabs>
              <w:rPr>
                <w:ins w:id="10195" w:author="sam sehgal" w:date="2025-02-05T16:02:00Z" w16du:dateUtc="2025-02-05T05:02:00Z"/>
                <w:rStyle w:val="ui-provider"/>
                <w:rFonts w:ascii="Calibri" w:hAnsi="Calibri" w:cs="Calibri"/>
                <w:sz w:val="18"/>
                <w:szCs w:val="18"/>
                <w:rPrChange w:id="10196" w:author="Sam Sehgal (EXT Idiom)" w:date="2025-04-30T12:14:00Z" w16du:dateUtc="2025-04-30T02:14:00Z">
                  <w:rPr>
                    <w:ins w:id="10197" w:author="sam sehgal" w:date="2025-02-05T16:02:00Z" w16du:dateUtc="2025-02-05T05:02:00Z"/>
                    <w:rStyle w:val="ui-provider"/>
                    <w:rFonts w:ascii="Calibri" w:hAnsi="Calibri" w:cs="Calibri"/>
                    <w:sz w:val="18"/>
                    <w:szCs w:val="18"/>
                    <w:highlight w:val="cyan"/>
                  </w:rPr>
                </w:rPrChange>
              </w:rPr>
            </w:pPr>
            <w:ins w:id="10198" w:author="sam sehgal" w:date="2025-02-05T16:02:00Z" w16du:dateUtc="2025-02-05T05:02:00Z">
              <w:r w:rsidRPr="004663CC">
                <w:rPr>
                  <w:rStyle w:val="ui-provider"/>
                  <w:rFonts w:ascii="Calibri" w:hAnsi="Calibri" w:cs="Calibri"/>
                  <w:sz w:val="18"/>
                  <w:szCs w:val="18"/>
                  <w:rPrChange w:id="10199" w:author="Sam Sehgal (EXT Idiom)" w:date="2025-04-30T12:14:00Z" w16du:dateUtc="2025-04-30T02:14:00Z">
                    <w:rPr>
                      <w:rStyle w:val="ui-provider"/>
                      <w:rFonts w:ascii="Calibri" w:hAnsi="Calibri" w:cs="Calibri"/>
                      <w:sz w:val="18"/>
                      <w:szCs w:val="18"/>
                      <w:highlight w:val="cyan"/>
                    </w:rPr>
                  </w:rPrChange>
                </w:rPr>
                <w:t xml:space="preserve">&lt;TotalRSAFee&gt; != </w:t>
              </w:r>
            </w:ins>
            <w:ins w:id="10200" w:author="sam sehgal" w:date="2025-02-05T16:37:00Z" w16du:dateUtc="2025-02-05T05:37:00Z">
              <w:r w:rsidR="00E230D4" w:rsidRPr="004663CC">
                <w:rPr>
                  <w:rStyle w:val="ui-provider"/>
                  <w:rFonts w:ascii="Calibri" w:hAnsi="Calibri" w:cs="Calibri"/>
                  <w:sz w:val="18"/>
                  <w:szCs w:val="18"/>
                  <w:rPrChange w:id="10201" w:author="Sam Sehgal (EXT Idiom)" w:date="2025-04-30T12:14:00Z" w16du:dateUtc="2025-04-30T02:14:00Z">
                    <w:rPr>
                      <w:rStyle w:val="ui-provider"/>
                      <w:rFonts w:ascii="Calibri" w:hAnsi="Calibri" w:cs="Calibri"/>
                      <w:sz w:val="18"/>
                      <w:szCs w:val="18"/>
                      <w:highlight w:val="cyan"/>
                    </w:rPr>
                  </w:rPrChange>
                </w:rPr>
                <w:t>‘0’</w:t>
              </w:r>
            </w:ins>
          </w:p>
          <w:p w14:paraId="738551A1" w14:textId="77777777" w:rsidR="00256CF9" w:rsidRPr="004663CC" w:rsidRDefault="00256CF9" w:rsidP="007F261B">
            <w:pPr>
              <w:tabs>
                <w:tab w:val="left" w:pos="774"/>
              </w:tabs>
              <w:rPr>
                <w:rFonts w:asciiTheme="minorHAnsi" w:hAnsiTheme="minorHAnsi"/>
                <w:sz w:val="20"/>
                <w:szCs w:val="20"/>
              </w:rPr>
            </w:pPr>
          </w:p>
          <w:p w14:paraId="281C2D08" w14:textId="777777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 xml:space="preserve">THEN </w:t>
            </w:r>
            <w:r w:rsidRPr="004663CC">
              <w:rPr>
                <w:rFonts w:asciiTheme="minorHAnsi" w:hAnsiTheme="minorHAnsi"/>
                <w:sz w:val="20"/>
                <w:szCs w:val="20"/>
              </w:rPr>
              <w:t xml:space="preserve">display </w:t>
            </w:r>
          </w:p>
          <w:p w14:paraId="58884387" w14:textId="5BF84722" w:rsidR="0084057F" w:rsidRPr="004663CC" w:rsidRDefault="0084057F" w:rsidP="0084057F">
            <w:pPr>
              <w:tabs>
                <w:tab w:val="left" w:pos="774"/>
              </w:tabs>
              <w:rPr>
                <w:rFonts w:asciiTheme="minorHAnsi" w:hAnsiTheme="minorHAnsi"/>
                <w:b/>
                <w:bCs/>
                <w:sz w:val="20"/>
                <w:szCs w:val="20"/>
              </w:rPr>
            </w:pPr>
            <w:r w:rsidRPr="004663CC">
              <w:rPr>
                <w:rFonts w:asciiTheme="minorHAnsi" w:hAnsiTheme="minorHAnsi"/>
                <w:b/>
                <w:bCs/>
                <w:sz w:val="20"/>
                <w:szCs w:val="20"/>
              </w:rPr>
              <w:t xml:space="preserve">ELSE </w:t>
            </w:r>
            <w:r w:rsidRPr="004663CC">
              <w:rPr>
                <w:rFonts w:asciiTheme="minorHAnsi" w:hAnsiTheme="minorHAnsi"/>
                <w:sz w:val="20"/>
                <w:szCs w:val="20"/>
              </w:rPr>
              <w:t>Do Not Display</w:t>
            </w:r>
          </w:p>
        </w:tc>
        <w:tc>
          <w:tcPr>
            <w:tcW w:w="825" w:type="dxa"/>
            <w:gridSpan w:val="3"/>
          </w:tcPr>
          <w:p w14:paraId="5ECDCFE2" w14:textId="77777777"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1: Table_Bodycopy_COI​</w:t>
            </w:r>
          </w:p>
          <w:p w14:paraId="18AD023F" w14:textId="77777777" w:rsidR="0084057F" w:rsidRPr="004663CC" w:rsidRDefault="0084057F" w:rsidP="0084057F">
            <w:pPr>
              <w:tabs>
                <w:tab w:val="left" w:pos="1800"/>
              </w:tabs>
              <w:rPr>
                <w:rFonts w:asciiTheme="minorHAnsi" w:hAnsiTheme="minorHAnsi" w:cstheme="minorHAnsi"/>
                <w:bCs/>
                <w:sz w:val="20"/>
                <w:szCs w:val="20"/>
              </w:rPr>
            </w:pPr>
          </w:p>
          <w:p w14:paraId="7E93758B" w14:textId="403BE901"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4: Table_Heading_3_R</w:t>
            </w:r>
          </w:p>
        </w:tc>
      </w:tr>
      <w:tr w:rsidR="009F26EC" w:rsidRPr="00BD6987" w14:paraId="330AA8B8" w14:textId="77777777" w:rsidTr="00E101E6">
        <w:trPr>
          <w:gridAfter w:val="2"/>
          <w:wAfter w:w="25" w:type="dxa"/>
          <w:cantSplit/>
          <w:trHeight w:val="300"/>
        </w:trPr>
        <w:tc>
          <w:tcPr>
            <w:tcW w:w="704" w:type="dxa"/>
          </w:tcPr>
          <w:p w14:paraId="7F40024C" w14:textId="65BB0A1C" w:rsidR="0084057F" w:rsidRPr="00BD6987" w:rsidRDefault="0084057F" w:rsidP="0084057F">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CB 1</w:t>
            </w:r>
            <w:r>
              <w:rPr>
                <w:rFonts w:asciiTheme="minorHAnsi" w:hAnsiTheme="minorHAnsi" w:cstheme="minorHAnsi"/>
                <w:bCs/>
                <w:sz w:val="20"/>
                <w:szCs w:val="20"/>
              </w:rPr>
              <w:t>8</w:t>
            </w:r>
          </w:p>
        </w:tc>
        <w:tc>
          <w:tcPr>
            <w:tcW w:w="2126" w:type="dxa"/>
          </w:tcPr>
          <w:p w14:paraId="55669517" w14:textId="77777777" w:rsidR="0084057F" w:rsidRPr="00677D1B"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sz w:val="20"/>
                <w:szCs w:val="20"/>
              </w:rPr>
              <w:t>&lt;DocumentSubType&gt;</w:t>
            </w:r>
          </w:p>
          <w:p w14:paraId="5B72895E" w14:textId="77777777" w:rsidR="0084057F" w:rsidRPr="00677D1B" w:rsidRDefault="0084057F" w:rsidP="0084057F">
            <w:pPr>
              <w:tabs>
                <w:tab w:val="left" w:pos="1800"/>
              </w:tabs>
              <w:rPr>
                <w:rFonts w:asciiTheme="minorHAnsi" w:hAnsiTheme="minorHAnsi"/>
                <w:sz w:val="20"/>
                <w:szCs w:val="20"/>
              </w:rPr>
            </w:pPr>
            <w:r w:rsidRPr="00677D1B">
              <w:rPr>
                <w:rFonts w:asciiTheme="minorHAnsi" w:hAnsiTheme="minorHAnsi"/>
                <w:sz w:val="20"/>
                <w:szCs w:val="20"/>
              </w:rPr>
              <w:t>&lt;VehicleCoverageName&gt;</w:t>
            </w:r>
          </w:p>
          <w:p w14:paraId="55A51C89" w14:textId="1D99432B" w:rsidR="0084057F" w:rsidRPr="00366A77"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sz w:val="20"/>
                <w:szCs w:val="20"/>
              </w:rPr>
              <w:t>&lt;</w:t>
            </w:r>
            <w:r w:rsidR="00366A77" w:rsidRPr="00366A77">
              <w:rPr>
                <w:rFonts w:asciiTheme="minorHAnsi" w:hAnsiTheme="minorHAnsi" w:cstheme="minorHAnsi"/>
                <w:sz w:val="20"/>
                <w:szCs w:val="20"/>
              </w:rPr>
              <w:t>CurrentAnnualBaseRSA</w:t>
            </w:r>
            <w:r w:rsidRPr="00677D1B">
              <w:rPr>
                <w:rFonts w:asciiTheme="minorHAnsi" w:hAnsiTheme="minorHAnsi" w:cstheme="minorHAnsi"/>
                <w:sz w:val="20"/>
                <w:szCs w:val="20"/>
              </w:rPr>
              <w:t>&gt;</w:t>
            </w:r>
          </w:p>
        </w:tc>
        <w:tc>
          <w:tcPr>
            <w:tcW w:w="9356" w:type="dxa"/>
            <w:gridSpan w:val="3"/>
          </w:tcPr>
          <w:tbl>
            <w:tblPr>
              <w:tblpPr w:leftFromText="180" w:rightFromText="180" w:vertAnchor="page" w:horzAnchor="margin" w:tblpY="93"/>
              <w:tblOverlap w:val="never"/>
              <w:tblW w:w="6688" w:type="dxa"/>
              <w:tblBorders>
                <w:bottom w:val="single" w:sz="4" w:space="0" w:color="auto"/>
              </w:tblBorders>
              <w:tblLayout w:type="fixed"/>
              <w:tblLook w:val="04A0" w:firstRow="1" w:lastRow="0" w:firstColumn="1" w:lastColumn="0" w:noHBand="0" w:noVBand="1"/>
            </w:tblPr>
            <w:tblGrid>
              <w:gridCol w:w="2552"/>
              <w:gridCol w:w="4136"/>
            </w:tblGrid>
            <w:tr w:rsidR="0084057F" w:rsidRPr="004663CC" w14:paraId="7E2AE542" w14:textId="77777777" w:rsidTr="00CF255D">
              <w:trPr>
                <w:trHeight w:val="160"/>
              </w:trPr>
              <w:tc>
                <w:tcPr>
                  <w:tcW w:w="2552" w:type="dxa"/>
                  <w:noWrap/>
                  <w:vAlign w:val="center"/>
                  <w:hideMark/>
                </w:tcPr>
                <w:p w14:paraId="0703BA06" w14:textId="77777777" w:rsidR="0084057F" w:rsidRPr="004663CC" w:rsidRDefault="0084057F" w:rsidP="0084057F">
                  <w:pPr>
                    <w:pStyle w:val="TableBodycopy"/>
                    <w:rPr>
                      <w:rFonts w:asciiTheme="minorHAnsi" w:hAnsiTheme="minorHAnsi" w:cstheme="minorHAnsi"/>
                      <w:b/>
                      <w:bCs/>
                      <w:noProof/>
                      <w:color w:val="000000" w:themeColor="text1"/>
                      <w:szCs w:val="20"/>
                    </w:rPr>
                  </w:pPr>
                  <w:r w:rsidRPr="004663CC">
                    <w:rPr>
                      <w:rFonts w:asciiTheme="minorHAnsi" w:hAnsiTheme="minorHAnsi" w:cstheme="minorHAnsi"/>
                      <w:b/>
                      <w:bCs/>
                      <w:noProof/>
                      <w:color w:val="000000" w:themeColor="text1"/>
                      <w:szCs w:val="20"/>
                    </w:rPr>
                    <w:t>Roadside Assistance fee:</w:t>
                  </w:r>
                </w:p>
              </w:tc>
              <w:tc>
                <w:tcPr>
                  <w:tcW w:w="4136" w:type="dxa"/>
                  <w:noWrap/>
                  <w:vAlign w:val="bottom"/>
                  <w:hideMark/>
                </w:tcPr>
                <w:p w14:paraId="350439D1" w14:textId="1BB27EDF" w:rsidR="0084057F" w:rsidRPr="004663CC" w:rsidRDefault="0084057F" w:rsidP="0084057F">
                  <w:pPr>
                    <w:pStyle w:val="TableBodycopy"/>
                    <w:rPr>
                      <w:rFonts w:asciiTheme="minorHAnsi" w:hAnsiTheme="minorHAnsi" w:cstheme="minorHAnsi"/>
                      <w:b/>
                      <w:bCs/>
                      <w:szCs w:val="20"/>
                    </w:rPr>
                  </w:pPr>
                  <w:r w:rsidRPr="004663CC">
                    <w:rPr>
                      <w:rFonts w:asciiTheme="minorHAnsi" w:hAnsiTheme="minorHAnsi" w:cstheme="minorHAnsi"/>
                      <w:b/>
                      <w:bCs/>
                      <w:szCs w:val="20"/>
                    </w:rPr>
                    <w:t>&lt;</w:t>
                  </w:r>
                  <w:r w:rsidR="00366A77" w:rsidRPr="004663CC">
                    <w:rPr>
                      <w:rFonts w:asciiTheme="minorHAnsi" w:hAnsiTheme="minorHAnsi" w:cstheme="minorHAnsi"/>
                      <w:b/>
                      <w:bCs/>
                      <w:szCs w:val="20"/>
                    </w:rPr>
                    <w:t>CurrentAnnualBaseRSA</w:t>
                  </w:r>
                  <w:r w:rsidRPr="004663CC">
                    <w:rPr>
                      <w:rFonts w:asciiTheme="minorHAnsi" w:hAnsiTheme="minorHAnsi" w:cstheme="minorHAnsi"/>
                      <w:b/>
                      <w:bCs/>
                      <w:szCs w:val="20"/>
                    </w:rPr>
                    <w:t>&gt;</w:t>
                  </w:r>
                </w:p>
              </w:tc>
            </w:tr>
          </w:tbl>
          <w:p w14:paraId="3A44A895" w14:textId="77777777" w:rsidR="0084057F" w:rsidRPr="004663CC" w:rsidRDefault="0084057F" w:rsidP="0084057F">
            <w:pPr>
              <w:pStyle w:val="TableBodycopy"/>
              <w:rPr>
                <w:rFonts w:asciiTheme="minorHAnsi" w:hAnsiTheme="minorHAnsi" w:cstheme="minorHAnsi"/>
                <w:b/>
                <w:bCs/>
                <w:noProof/>
                <w:color w:val="000000" w:themeColor="text1"/>
                <w:szCs w:val="20"/>
              </w:rPr>
            </w:pPr>
          </w:p>
        </w:tc>
        <w:tc>
          <w:tcPr>
            <w:tcW w:w="1560" w:type="dxa"/>
          </w:tcPr>
          <w:p w14:paraId="4A774DA5" w14:textId="77777777" w:rsidR="007F261B" w:rsidRPr="004663CC" w:rsidRDefault="0084057F" w:rsidP="007F261B">
            <w:pPr>
              <w:tabs>
                <w:tab w:val="left" w:pos="774"/>
              </w:tabs>
              <w:rPr>
                <w:rFonts w:asciiTheme="minorHAnsi" w:hAnsiTheme="minorHAnsi"/>
                <w:sz w:val="20"/>
                <w:szCs w:val="20"/>
              </w:rPr>
            </w:pPr>
            <w:r w:rsidRPr="004663CC">
              <w:rPr>
                <w:rFonts w:asciiTheme="minorHAnsi" w:hAnsiTheme="minorHAnsi"/>
                <w:b/>
                <w:bCs/>
                <w:sz w:val="20"/>
                <w:szCs w:val="20"/>
              </w:rPr>
              <w:t>IF</w:t>
            </w:r>
            <w:r w:rsidRPr="004663CC">
              <w:rPr>
                <w:rFonts w:asciiTheme="minorHAnsi" w:hAnsiTheme="minorHAnsi"/>
                <w:sz w:val="20"/>
                <w:szCs w:val="20"/>
              </w:rPr>
              <w:t xml:space="preserve"> &lt;DocumentSubType&gt;= “New Business” </w:t>
            </w:r>
            <w:r w:rsidRPr="004663CC">
              <w:rPr>
                <w:rFonts w:asciiTheme="minorHAnsi" w:hAnsiTheme="minorHAnsi"/>
                <w:b/>
                <w:bCs/>
                <w:sz w:val="20"/>
                <w:szCs w:val="20"/>
              </w:rPr>
              <w:t>OR</w:t>
            </w:r>
            <w:r w:rsidRPr="004663CC">
              <w:rPr>
                <w:rFonts w:asciiTheme="minorHAnsi" w:hAnsiTheme="minorHAnsi"/>
                <w:sz w:val="20"/>
                <w:szCs w:val="20"/>
              </w:rPr>
              <w:t xml:space="preserve"> “</w:t>
            </w:r>
            <w:r w:rsidRPr="004663CC">
              <w:rPr>
                <w:rFonts w:asciiTheme="minorHAnsi" w:hAnsiTheme="minorHAnsi"/>
                <w:sz w:val="20"/>
              </w:rPr>
              <w:t>Endorsement</w:t>
            </w:r>
            <w:r w:rsidRPr="004663CC">
              <w:rPr>
                <w:rFonts w:asciiTheme="minorHAnsi" w:hAnsiTheme="minorHAnsi"/>
                <w:sz w:val="20"/>
                <w:szCs w:val="20"/>
              </w:rPr>
              <w:t xml:space="preserve">” </w:t>
            </w:r>
            <w:r w:rsidRPr="004663CC">
              <w:rPr>
                <w:rFonts w:asciiTheme="minorHAnsi" w:hAnsiTheme="minorHAnsi"/>
                <w:b/>
                <w:bCs/>
                <w:sz w:val="20"/>
                <w:szCs w:val="20"/>
              </w:rPr>
              <w:t>AND</w:t>
            </w:r>
            <w:r w:rsidRPr="004663CC">
              <w:rPr>
                <w:rFonts w:asciiTheme="minorHAnsi" w:hAnsiTheme="minorHAnsi"/>
                <w:sz w:val="20"/>
                <w:szCs w:val="20"/>
              </w:rPr>
              <w:t xml:space="preserve"> </w:t>
            </w:r>
            <w:r w:rsidR="007F261B" w:rsidRPr="004663CC">
              <w:rPr>
                <w:rFonts w:asciiTheme="minorHAnsi" w:hAnsiTheme="minorHAnsi"/>
                <w:sz w:val="20"/>
                <w:szCs w:val="20"/>
              </w:rPr>
              <w:t>&lt;VehicleCoverageCode&gt;</w:t>
            </w:r>
          </w:p>
          <w:p w14:paraId="5DEA7EEB" w14:textId="77777777" w:rsidR="007F261B" w:rsidRPr="004663CC" w:rsidRDefault="007F261B" w:rsidP="007F261B">
            <w:pPr>
              <w:tabs>
                <w:tab w:val="left" w:pos="774"/>
              </w:tabs>
              <w:rPr>
                <w:rFonts w:asciiTheme="minorHAnsi" w:hAnsiTheme="minorHAnsi"/>
                <w:sz w:val="20"/>
                <w:szCs w:val="20"/>
              </w:rPr>
            </w:pPr>
            <w:r w:rsidRPr="004663CC">
              <w:rPr>
                <w:rFonts w:asciiTheme="minorHAnsi" w:hAnsiTheme="minorHAnsi"/>
                <w:sz w:val="20"/>
                <w:szCs w:val="20"/>
              </w:rPr>
              <w:t>= “RA”</w:t>
            </w:r>
          </w:p>
          <w:p w14:paraId="40738D60" w14:textId="77777777" w:rsidR="008B5E04" w:rsidRPr="004663CC" w:rsidRDefault="008B5E04" w:rsidP="008B5E04">
            <w:pPr>
              <w:tabs>
                <w:tab w:val="left" w:pos="774"/>
              </w:tabs>
              <w:rPr>
                <w:rFonts w:asciiTheme="minorHAnsi" w:hAnsiTheme="minorHAnsi"/>
                <w:b/>
                <w:bCs/>
                <w:sz w:val="20"/>
                <w:szCs w:val="20"/>
              </w:rPr>
            </w:pPr>
            <w:r w:rsidRPr="004663CC">
              <w:rPr>
                <w:rFonts w:asciiTheme="minorHAnsi" w:hAnsiTheme="minorHAnsi"/>
                <w:b/>
                <w:bCs/>
                <w:sz w:val="20"/>
                <w:szCs w:val="20"/>
              </w:rPr>
              <w:t>AND</w:t>
            </w:r>
          </w:p>
          <w:p w14:paraId="2BFE5C3B" w14:textId="77777777" w:rsidR="000C74D0" w:rsidRPr="004663CC" w:rsidRDefault="008B5E04" w:rsidP="000C74D0">
            <w:pPr>
              <w:tabs>
                <w:tab w:val="left" w:pos="774"/>
              </w:tabs>
              <w:rPr>
                <w:ins w:id="10202" w:author="sam sehgal" w:date="2025-02-06T12:15:00Z" w16du:dateUtc="2025-02-06T01:15:00Z"/>
                <w:rStyle w:val="ui-provider"/>
                <w:rFonts w:ascii="Calibri" w:hAnsi="Calibri" w:cs="Calibri"/>
                <w:sz w:val="18"/>
                <w:szCs w:val="18"/>
              </w:rPr>
            </w:pPr>
            <w:r w:rsidRPr="004663CC">
              <w:rPr>
                <w:rStyle w:val="ui-provider"/>
                <w:rFonts w:ascii="Calibri" w:hAnsi="Calibri" w:cs="Calibri"/>
                <w:sz w:val="18"/>
                <w:szCs w:val="18"/>
              </w:rPr>
              <w:t xml:space="preserve">(VehicleOptionalCoverageInd = ‘0’ and </w:t>
            </w:r>
            <w:r w:rsidRPr="004663CC">
              <w:rPr>
                <w:rFonts w:ascii="Calibri" w:hAnsi="Calibri" w:cs="Calibri"/>
                <w:sz w:val="18"/>
                <w:szCs w:val="18"/>
                <w:shd w:val="clear" w:color="auto" w:fill="FFFFFF"/>
              </w:rPr>
              <w:t>(&lt;</w:t>
            </w:r>
            <w:r w:rsidRPr="004663CC">
              <w:rPr>
                <w:rStyle w:val="ui-provider"/>
                <w:rFonts w:ascii="Calibri" w:hAnsi="Calibri" w:cs="Calibri"/>
                <w:sz w:val="18"/>
                <w:szCs w:val="18"/>
              </w:rPr>
              <w:t>VehicleSelectedCoverageInd&gt;</w:t>
            </w:r>
            <w:r w:rsidRPr="004663CC">
              <w:rPr>
                <w:rFonts w:ascii="Calibri" w:hAnsi="Calibri" w:cs="Calibri"/>
                <w:sz w:val="18"/>
                <w:szCs w:val="18"/>
                <w:shd w:val="clear" w:color="auto" w:fill="FFFFFF"/>
              </w:rPr>
              <w:t xml:space="preserve"> </w:t>
            </w:r>
            <w:r w:rsidRPr="004663CC">
              <w:rPr>
                <w:rStyle w:val="ui-provider"/>
                <w:rFonts w:ascii="Calibri" w:hAnsi="Calibri" w:cs="Calibri"/>
                <w:sz w:val="18"/>
                <w:szCs w:val="18"/>
              </w:rPr>
              <w:t xml:space="preserve"> = </w:t>
            </w:r>
            <w:ins w:id="10203" w:author="sam sehgal" w:date="2025-02-06T12:15:00Z" w16du:dateUtc="2025-02-06T01:15:00Z">
              <w:r w:rsidR="000C74D0" w:rsidRPr="004663CC">
                <w:rPr>
                  <w:rStyle w:val="ui-provider"/>
                  <w:rFonts w:ascii="Calibri" w:hAnsi="Calibri" w:cs="Calibri"/>
                  <w:sz w:val="18"/>
                  <w:szCs w:val="18"/>
                  <w:rPrChange w:id="10204" w:author="Sam Sehgal (EXT Idiom)" w:date="2025-04-30T12:14:00Z" w16du:dateUtc="2025-04-30T02:14:00Z">
                    <w:rPr>
                      <w:rStyle w:val="ui-provider"/>
                      <w:rFonts w:ascii="Calibri" w:hAnsi="Calibri" w:cs="Calibri"/>
                      <w:sz w:val="18"/>
                      <w:szCs w:val="18"/>
                      <w:highlight w:val="cyan"/>
                    </w:rPr>
                  </w:rPrChange>
                </w:rPr>
                <w:t>‘0’ or‘1’</w:t>
              </w:r>
              <w:r w:rsidR="000C74D0" w:rsidRPr="004663CC">
                <w:rPr>
                  <w:rStyle w:val="ui-provider"/>
                  <w:rFonts w:ascii="Calibri" w:hAnsi="Calibri" w:cs="Calibri"/>
                  <w:sz w:val="18"/>
                  <w:szCs w:val="18"/>
                </w:rPr>
                <w:t>)</w:t>
              </w:r>
            </w:ins>
          </w:p>
          <w:p w14:paraId="27B406BF" w14:textId="582516AE" w:rsidR="008B5E04" w:rsidRPr="004663CC" w:rsidRDefault="008B5E04" w:rsidP="007F261B">
            <w:pPr>
              <w:tabs>
                <w:tab w:val="left" w:pos="774"/>
              </w:tabs>
              <w:rPr>
                <w:ins w:id="10205" w:author="sam sehgal" w:date="2025-02-05T16:03:00Z" w16du:dateUtc="2025-02-05T05:03:00Z"/>
                <w:rStyle w:val="ui-provider"/>
                <w:rFonts w:ascii="Calibri" w:hAnsi="Calibri" w:cs="Calibri"/>
                <w:sz w:val="18"/>
                <w:szCs w:val="18"/>
              </w:rPr>
            </w:pPr>
            <w:del w:id="10206" w:author="sam sehgal" w:date="2025-02-06T12:15:00Z" w16du:dateUtc="2025-02-06T01:15:00Z">
              <w:r w:rsidRPr="004663CC" w:rsidDel="000C74D0">
                <w:rPr>
                  <w:rStyle w:val="ui-provider"/>
                  <w:rFonts w:ascii="Calibri" w:hAnsi="Calibri" w:cs="Calibri"/>
                  <w:sz w:val="18"/>
                  <w:szCs w:val="18"/>
                </w:rPr>
                <w:delText>‘1’)</w:delText>
              </w:r>
            </w:del>
          </w:p>
          <w:p w14:paraId="76B89E96" w14:textId="77777777" w:rsidR="00256CF9" w:rsidRPr="004663CC" w:rsidRDefault="00256CF9" w:rsidP="00256CF9">
            <w:pPr>
              <w:tabs>
                <w:tab w:val="left" w:pos="774"/>
              </w:tabs>
              <w:rPr>
                <w:ins w:id="10207" w:author="sam sehgal" w:date="2025-02-05T16:03:00Z" w16du:dateUtc="2025-02-05T05:03:00Z"/>
                <w:rStyle w:val="ui-provider"/>
                <w:rFonts w:ascii="Calibri" w:hAnsi="Calibri" w:cs="Calibri"/>
                <w:b/>
                <w:bCs/>
                <w:sz w:val="18"/>
                <w:szCs w:val="18"/>
                <w:rPrChange w:id="10208" w:author="Sam Sehgal (EXT Idiom)" w:date="2025-04-30T12:14:00Z" w16du:dateUtc="2025-04-30T02:14:00Z">
                  <w:rPr>
                    <w:ins w:id="10209" w:author="sam sehgal" w:date="2025-02-05T16:03:00Z" w16du:dateUtc="2025-02-05T05:03:00Z"/>
                    <w:rStyle w:val="ui-provider"/>
                    <w:rFonts w:ascii="Calibri" w:hAnsi="Calibri" w:cs="Calibri"/>
                    <w:b/>
                    <w:bCs/>
                    <w:sz w:val="18"/>
                    <w:szCs w:val="18"/>
                    <w:highlight w:val="cyan"/>
                  </w:rPr>
                </w:rPrChange>
              </w:rPr>
            </w:pPr>
            <w:ins w:id="10210" w:author="sam sehgal" w:date="2025-02-05T16:03:00Z" w16du:dateUtc="2025-02-05T05:03:00Z">
              <w:r w:rsidRPr="004663CC">
                <w:rPr>
                  <w:rStyle w:val="ui-provider"/>
                  <w:rFonts w:ascii="Calibri" w:hAnsi="Calibri" w:cs="Calibri"/>
                  <w:b/>
                  <w:bCs/>
                  <w:sz w:val="18"/>
                  <w:szCs w:val="18"/>
                  <w:rPrChange w:id="10211" w:author="Sam Sehgal (EXT Idiom)" w:date="2025-04-30T12:14:00Z" w16du:dateUtc="2025-04-30T02:14:00Z">
                    <w:rPr>
                      <w:rStyle w:val="ui-provider"/>
                      <w:rFonts w:ascii="Calibri" w:hAnsi="Calibri" w:cs="Calibri"/>
                      <w:b/>
                      <w:bCs/>
                      <w:sz w:val="18"/>
                      <w:szCs w:val="18"/>
                      <w:highlight w:val="cyan"/>
                    </w:rPr>
                  </w:rPrChange>
                </w:rPr>
                <w:t>AND</w:t>
              </w:r>
            </w:ins>
          </w:p>
          <w:p w14:paraId="23A8DF0C" w14:textId="0E3FDECA" w:rsidR="00256CF9" w:rsidRPr="004663CC" w:rsidRDefault="00256CF9" w:rsidP="00256CF9">
            <w:pPr>
              <w:tabs>
                <w:tab w:val="left" w:pos="774"/>
              </w:tabs>
              <w:rPr>
                <w:ins w:id="10212" w:author="sam sehgal" w:date="2025-02-05T16:03:00Z" w16du:dateUtc="2025-02-05T05:03:00Z"/>
                <w:rStyle w:val="ui-provider"/>
                <w:rFonts w:ascii="Calibri" w:hAnsi="Calibri" w:cs="Calibri"/>
                <w:sz w:val="18"/>
                <w:szCs w:val="18"/>
                <w:rPrChange w:id="10213" w:author="Sam Sehgal (EXT Idiom)" w:date="2025-04-30T12:14:00Z" w16du:dateUtc="2025-04-30T02:14:00Z">
                  <w:rPr>
                    <w:ins w:id="10214" w:author="sam sehgal" w:date="2025-02-05T16:03:00Z" w16du:dateUtc="2025-02-05T05:03:00Z"/>
                    <w:rStyle w:val="ui-provider"/>
                    <w:rFonts w:ascii="Calibri" w:hAnsi="Calibri" w:cs="Calibri"/>
                    <w:sz w:val="18"/>
                    <w:szCs w:val="18"/>
                    <w:highlight w:val="cyan"/>
                  </w:rPr>
                </w:rPrChange>
              </w:rPr>
            </w:pPr>
            <w:ins w:id="10215" w:author="sam sehgal" w:date="2025-02-05T16:03:00Z" w16du:dateUtc="2025-02-05T05:03:00Z">
              <w:r w:rsidRPr="004663CC">
                <w:rPr>
                  <w:rStyle w:val="ui-provider"/>
                  <w:rFonts w:ascii="Calibri" w:hAnsi="Calibri" w:cs="Calibri"/>
                  <w:sz w:val="18"/>
                  <w:szCs w:val="18"/>
                  <w:rPrChange w:id="10216" w:author="Sam Sehgal (EXT Idiom)" w:date="2025-04-30T12:14:00Z" w16du:dateUtc="2025-04-30T02:14:00Z">
                    <w:rPr>
                      <w:rStyle w:val="ui-provider"/>
                      <w:rFonts w:ascii="Calibri" w:hAnsi="Calibri" w:cs="Calibri"/>
                      <w:sz w:val="18"/>
                      <w:szCs w:val="18"/>
                      <w:highlight w:val="cyan"/>
                    </w:rPr>
                  </w:rPrChange>
                </w:rPr>
                <w:t xml:space="preserve">&lt;TotalRSAFee&gt; != </w:t>
              </w:r>
            </w:ins>
            <w:ins w:id="10217" w:author="sam sehgal" w:date="2025-02-05T16:41:00Z" w16du:dateUtc="2025-02-05T05:41:00Z">
              <w:r w:rsidR="00F65A5E" w:rsidRPr="004663CC">
                <w:rPr>
                  <w:rStyle w:val="ui-provider"/>
                  <w:rFonts w:ascii="Calibri" w:hAnsi="Calibri" w:cs="Calibri"/>
                  <w:sz w:val="18"/>
                  <w:szCs w:val="18"/>
                  <w:rPrChange w:id="10218" w:author="Sam Sehgal (EXT Idiom)" w:date="2025-04-30T12:14:00Z" w16du:dateUtc="2025-04-30T02:14:00Z">
                    <w:rPr>
                      <w:rStyle w:val="ui-provider"/>
                      <w:rFonts w:ascii="Calibri" w:hAnsi="Calibri" w:cs="Calibri"/>
                      <w:sz w:val="18"/>
                      <w:szCs w:val="18"/>
                      <w:highlight w:val="cyan"/>
                    </w:rPr>
                  </w:rPrChange>
                </w:rPr>
                <w:t>‘0’</w:t>
              </w:r>
            </w:ins>
          </w:p>
          <w:p w14:paraId="595650A1" w14:textId="77777777" w:rsidR="00256CF9" w:rsidRPr="004663CC" w:rsidRDefault="00256CF9" w:rsidP="007F261B">
            <w:pPr>
              <w:tabs>
                <w:tab w:val="left" w:pos="774"/>
              </w:tabs>
              <w:rPr>
                <w:rFonts w:asciiTheme="minorHAnsi" w:hAnsiTheme="minorHAnsi"/>
                <w:sz w:val="20"/>
                <w:szCs w:val="20"/>
              </w:rPr>
            </w:pPr>
          </w:p>
          <w:p w14:paraId="04114B57" w14:textId="777777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 xml:space="preserve">THEN </w:t>
            </w:r>
            <w:r w:rsidRPr="004663CC">
              <w:rPr>
                <w:rFonts w:asciiTheme="minorHAnsi" w:hAnsiTheme="minorHAnsi"/>
                <w:sz w:val="20"/>
                <w:szCs w:val="20"/>
              </w:rPr>
              <w:t xml:space="preserve">display </w:t>
            </w:r>
          </w:p>
          <w:p w14:paraId="2683F8C9" w14:textId="77777777" w:rsidR="0084057F" w:rsidRPr="004663CC" w:rsidRDefault="0084057F" w:rsidP="0084057F">
            <w:pPr>
              <w:tabs>
                <w:tab w:val="left" w:pos="774"/>
              </w:tabs>
              <w:rPr>
                <w:rFonts w:asciiTheme="minorHAnsi" w:hAnsiTheme="minorHAnsi"/>
                <w:b/>
                <w:bCs/>
                <w:sz w:val="20"/>
                <w:szCs w:val="20"/>
              </w:rPr>
            </w:pPr>
            <w:r w:rsidRPr="004663CC">
              <w:rPr>
                <w:rFonts w:asciiTheme="minorHAnsi" w:hAnsiTheme="minorHAnsi"/>
                <w:b/>
                <w:bCs/>
                <w:sz w:val="20"/>
                <w:szCs w:val="20"/>
              </w:rPr>
              <w:t>ELSE</w:t>
            </w:r>
            <w:r w:rsidRPr="004663CC">
              <w:rPr>
                <w:rFonts w:asciiTheme="minorHAnsi" w:hAnsiTheme="minorHAnsi"/>
                <w:sz w:val="20"/>
                <w:szCs w:val="20"/>
              </w:rPr>
              <w:t xml:space="preserve"> Do Not Display</w:t>
            </w:r>
          </w:p>
          <w:p w14:paraId="77043CC9" w14:textId="77777777" w:rsidR="0084057F" w:rsidRPr="004663CC" w:rsidRDefault="0084057F" w:rsidP="0084057F">
            <w:pPr>
              <w:tabs>
                <w:tab w:val="left" w:pos="774"/>
              </w:tabs>
              <w:rPr>
                <w:rFonts w:asciiTheme="minorHAnsi" w:hAnsiTheme="minorHAnsi"/>
                <w:b/>
                <w:bCs/>
                <w:sz w:val="20"/>
                <w:szCs w:val="20"/>
              </w:rPr>
            </w:pPr>
          </w:p>
        </w:tc>
        <w:tc>
          <w:tcPr>
            <w:tcW w:w="825" w:type="dxa"/>
            <w:gridSpan w:val="3"/>
          </w:tcPr>
          <w:p w14:paraId="2FEC08FE" w14:textId="77777777"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1: Table_Bodycopy_COI​</w:t>
            </w:r>
          </w:p>
          <w:p w14:paraId="0D21C72D" w14:textId="77777777" w:rsidR="0084057F" w:rsidRPr="004663CC" w:rsidRDefault="0084057F" w:rsidP="0084057F">
            <w:pPr>
              <w:tabs>
                <w:tab w:val="left" w:pos="1800"/>
              </w:tabs>
              <w:rPr>
                <w:rFonts w:asciiTheme="minorHAnsi" w:hAnsiTheme="minorHAnsi" w:cstheme="minorHAnsi"/>
                <w:bCs/>
                <w:sz w:val="20"/>
                <w:szCs w:val="20"/>
              </w:rPr>
            </w:pPr>
          </w:p>
          <w:p w14:paraId="789CD0FE" w14:textId="63E2C716"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2: Table_Heading_3_R</w:t>
            </w:r>
          </w:p>
        </w:tc>
      </w:tr>
      <w:tr w:rsidR="009F26EC" w:rsidRPr="00BD6987" w14:paraId="354ABD33" w14:textId="77777777" w:rsidTr="00E101E6">
        <w:trPr>
          <w:gridAfter w:val="2"/>
          <w:wAfter w:w="25" w:type="dxa"/>
          <w:cantSplit/>
          <w:trHeight w:val="300"/>
        </w:trPr>
        <w:tc>
          <w:tcPr>
            <w:tcW w:w="704" w:type="dxa"/>
          </w:tcPr>
          <w:p w14:paraId="0CF867CD" w14:textId="537FC011" w:rsidR="0084057F" w:rsidRPr="00BD6987" w:rsidRDefault="0084057F" w:rsidP="0084057F">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CB 1</w:t>
            </w:r>
            <w:r>
              <w:rPr>
                <w:rFonts w:asciiTheme="minorHAnsi" w:hAnsiTheme="minorHAnsi" w:cstheme="minorHAnsi"/>
                <w:bCs/>
                <w:sz w:val="20"/>
                <w:szCs w:val="20"/>
              </w:rPr>
              <w:t>9</w:t>
            </w:r>
          </w:p>
        </w:tc>
        <w:tc>
          <w:tcPr>
            <w:tcW w:w="2126" w:type="dxa"/>
          </w:tcPr>
          <w:p w14:paraId="0DFC8A9C" w14:textId="77777777" w:rsidR="0084057F" w:rsidRPr="00677D1B"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sz w:val="20"/>
                <w:szCs w:val="20"/>
              </w:rPr>
              <w:t>&lt;DocumentSubType&gt;</w:t>
            </w:r>
          </w:p>
          <w:p w14:paraId="2C5E4090" w14:textId="77777777" w:rsidR="0084057F" w:rsidRPr="00677D1B" w:rsidRDefault="0084057F" w:rsidP="0084057F">
            <w:pPr>
              <w:tabs>
                <w:tab w:val="left" w:pos="1800"/>
              </w:tabs>
              <w:rPr>
                <w:rFonts w:asciiTheme="minorHAnsi" w:hAnsiTheme="minorHAnsi" w:cstheme="minorHAnsi"/>
                <w:sz w:val="20"/>
                <w:szCs w:val="20"/>
              </w:rPr>
            </w:pPr>
            <w:r w:rsidRPr="00677D1B">
              <w:rPr>
                <w:rFonts w:asciiTheme="minorHAnsi" w:hAnsiTheme="minorHAnsi"/>
                <w:sz w:val="20"/>
                <w:szCs w:val="20"/>
              </w:rPr>
              <w:t>&lt;VehicleCoverageName&gt;</w:t>
            </w:r>
          </w:p>
          <w:p w14:paraId="36DFAF80" w14:textId="456349AD" w:rsidR="0084057F" w:rsidRPr="00677D1B" w:rsidRDefault="0084057F" w:rsidP="0084057F">
            <w:pPr>
              <w:tabs>
                <w:tab w:val="left" w:pos="1800"/>
              </w:tabs>
              <w:rPr>
                <w:rFonts w:asciiTheme="minorHAnsi" w:hAnsiTheme="minorHAnsi" w:cstheme="minorHAnsi"/>
                <w:bCs/>
                <w:sz w:val="20"/>
                <w:szCs w:val="20"/>
              </w:rPr>
            </w:pPr>
            <w:r w:rsidRPr="00677D1B">
              <w:rPr>
                <w:rFonts w:asciiTheme="minorHAnsi" w:hAnsiTheme="minorHAnsi" w:cstheme="minorHAnsi"/>
                <w:bCs/>
                <w:sz w:val="20"/>
                <w:szCs w:val="20"/>
              </w:rPr>
              <w:t>&lt;</w:t>
            </w:r>
            <w:r w:rsidR="00366A77" w:rsidRPr="00972BE1">
              <w:rPr>
                <w:rFonts w:asciiTheme="minorHAnsi" w:hAnsiTheme="minorHAnsi" w:cstheme="minorHAnsi"/>
                <w:bCs/>
                <w:sz w:val="20"/>
                <w:szCs w:val="20"/>
              </w:rPr>
              <w:t>CurrentAnnualBaseRSA</w:t>
            </w:r>
            <w:r w:rsidRPr="00677D1B">
              <w:rPr>
                <w:rFonts w:asciiTheme="minorHAnsi" w:hAnsiTheme="minorHAnsi" w:cstheme="minorHAnsi"/>
                <w:bCs/>
                <w:sz w:val="20"/>
                <w:szCs w:val="20"/>
              </w:rPr>
              <w:t>&gt;</w:t>
            </w:r>
          </w:p>
          <w:p w14:paraId="30B2DEE4" w14:textId="0D0E49D1" w:rsidR="0084057F" w:rsidRPr="00972BE1"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bCs/>
                <w:sz w:val="20"/>
                <w:szCs w:val="20"/>
              </w:rPr>
              <w:t>&lt;</w:t>
            </w:r>
            <w:r w:rsidR="0007173C" w:rsidRPr="00972BE1">
              <w:rPr>
                <w:rFonts w:asciiTheme="minorHAnsi" w:hAnsiTheme="minorHAnsi" w:cstheme="minorHAnsi"/>
                <w:bCs/>
                <w:sz w:val="20"/>
                <w:szCs w:val="20"/>
              </w:rPr>
              <w:t>PreviousAnnualBaseRSA</w:t>
            </w:r>
            <w:r w:rsidRPr="00677D1B">
              <w:rPr>
                <w:rFonts w:asciiTheme="minorHAnsi" w:hAnsiTheme="minorHAnsi" w:cstheme="minorHAnsi"/>
                <w:bCs/>
                <w:sz w:val="20"/>
                <w:szCs w:val="20"/>
              </w:rPr>
              <w:t>&gt;</w:t>
            </w:r>
          </w:p>
        </w:tc>
        <w:tc>
          <w:tcPr>
            <w:tcW w:w="9356" w:type="dxa"/>
            <w:gridSpan w:val="3"/>
          </w:tcPr>
          <w:tbl>
            <w:tblPr>
              <w:tblpPr w:leftFromText="180" w:rightFromText="180" w:vertAnchor="page" w:horzAnchor="margin" w:tblpY="93"/>
              <w:tblOverlap w:val="never"/>
              <w:tblW w:w="9214" w:type="dxa"/>
              <w:tblBorders>
                <w:bottom w:val="single" w:sz="4" w:space="0" w:color="auto"/>
              </w:tblBorders>
              <w:tblLayout w:type="fixed"/>
              <w:tblLook w:val="04A0" w:firstRow="1" w:lastRow="0" w:firstColumn="1" w:lastColumn="0" w:noHBand="0" w:noVBand="1"/>
            </w:tblPr>
            <w:tblGrid>
              <w:gridCol w:w="2552"/>
              <w:gridCol w:w="2693"/>
              <w:gridCol w:w="284"/>
              <w:gridCol w:w="3685"/>
            </w:tblGrid>
            <w:tr w:rsidR="0084057F" w:rsidRPr="004663CC" w14:paraId="7E55B521" w14:textId="77777777" w:rsidTr="624AC179">
              <w:trPr>
                <w:trHeight w:val="220"/>
              </w:trPr>
              <w:tc>
                <w:tcPr>
                  <w:tcW w:w="2552" w:type="dxa"/>
                  <w:noWrap/>
                  <w:vAlign w:val="center"/>
                  <w:hideMark/>
                </w:tcPr>
                <w:p w14:paraId="02138688" w14:textId="77777777" w:rsidR="0084057F" w:rsidRPr="004663CC" w:rsidRDefault="0084057F" w:rsidP="0084057F">
                  <w:pPr>
                    <w:pStyle w:val="TableBodycopy"/>
                    <w:rPr>
                      <w:rFonts w:asciiTheme="minorHAnsi" w:hAnsiTheme="minorHAnsi" w:cstheme="minorBidi"/>
                      <w:b/>
                      <w:bCs/>
                      <w:noProof/>
                      <w:color w:val="000000" w:themeColor="text1"/>
                      <w:sz w:val="22"/>
                      <w:szCs w:val="22"/>
                    </w:rPr>
                  </w:pPr>
                  <w:commentRangeStart w:id="10219"/>
                  <w:commentRangeStart w:id="10220"/>
                  <w:r w:rsidRPr="004663CC">
                    <w:rPr>
                      <w:rFonts w:asciiTheme="minorHAnsi" w:hAnsiTheme="minorHAnsi" w:cstheme="minorBidi"/>
                      <w:b/>
                      <w:bCs/>
                      <w:noProof/>
                      <w:color w:val="000000" w:themeColor="text1"/>
                    </w:rPr>
                    <w:t>Roadside Assistance fee:</w:t>
                  </w:r>
                  <w:commentRangeEnd w:id="10219"/>
                  <w:r w:rsidRPr="004663CC">
                    <w:rPr>
                      <w:rStyle w:val="CommentReference"/>
                      <w:rFonts w:asciiTheme="minorHAnsi" w:hAnsiTheme="minorHAnsi" w:cstheme="minorBidi"/>
                      <w:b/>
                      <w:bCs/>
                      <w:noProof/>
                      <w:color w:val="000000" w:themeColor="text1"/>
                      <w:sz w:val="22"/>
                      <w:szCs w:val="22"/>
                    </w:rPr>
                    <w:commentReference w:id="10219"/>
                  </w:r>
                  <w:commentRangeEnd w:id="10220"/>
                  <w:r w:rsidRPr="004663CC">
                    <w:rPr>
                      <w:rStyle w:val="CommentReference"/>
                      <w:rFonts w:asciiTheme="minorHAnsi" w:hAnsiTheme="minorHAnsi" w:cstheme="minorBidi"/>
                      <w:b/>
                      <w:bCs/>
                      <w:noProof/>
                      <w:color w:val="000000" w:themeColor="text1"/>
                      <w:sz w:val="22"/>
                      <w:szCs w:val="22"/>
                    </w:rPr>
                    <w:commentReference w:id="10220"/>
                  </w:r>
                </w:p>
              </w:tc>
              <w:tc>
                <w:tcPr>
                  <w:tcW w:w="2693" w:type="dxa"/>
                  <w:noWrap/>
                  <w:vAlign w:val="bottom"/>
                  <w:hideMark/>
                </w:tcPr>
                <w:p w14:paraId="421CBE03" w14:textId="783293D7" w:rsidR="0084057F" w:rsidRPr="004663CC" w:rsidRDefault="0084057F" w:rsidP="0084057F">
                  <w:pPr>
                    <w:pStyle w:val="TableBodycopy"/>
                    <w:rPr>
                      <w:rFonts w:asciiTheme="minorHAnsi" w:hAnsiTheme="minorHAnsi" w:cstheme="minorHAnsi"/>
                      <w:b/>
                      <w:bCs/>
                      <w:szCs w:val="20"/>
                    </w:rPr>
                  </w:pPr>
                  <w:r w:rsidRPr="004663CC">
                    <w:rPr>
                      <w:rFonts w:asciiTheme="minorHAnsi" w:hAnsiTheme="minorHAnsi" w:cstheme="minorHAnsi"/>
                      <w:b/>
                      <w:bCs/>
                      <w:szCs w:val="20"/>
                    </w:rPr>
                    <w:t>&lt;</w:t>
                  </w:r>
                  <w:r w:rsidR="00366A77" w:rsidRPr="004663CC">
                    <w:rPr>
                      <w:rFonts w:asciiTheme="minorHAnsi" w:hAnsiTheme="minorHAnsi" w:cstheme="minorHAnsi"/>
                      <w:b/>
                      <w:bCs/>
                      <w:szCs w:val="20"/>
                    </w:rPr>
                    <w:t>CurrentAnnualBaseRSA</w:t>
                  </w:r>
                  <w:r w:rsidRPr="004663CC">
                    <w:rPr>
                      <w:rFonts w:asciiTheme="minorHAnsi" w:hAnsiTheme="minorHAnsi" w:cstheme="minorHAnsi"/>
                      <w:b/>
                      <w:bCs/>
                      <w:szCs w:val="20"/>
                    </w:rPr>
                    <w:t>&gt;</w:t>
                  </w:r>
                </w:p>
              </w:tc>
              <w:tc>
                <w:tcPr>
                  <w:tcW w:w="284" w:type="dxa"/>
                </w:tcPr>
                <w:p w14:paraId="63B2522E" w14:textId="77777777" w:rsidR="0084057F" w:rsidRPr="004663CC" w:rsidRDefault="0084057F" w:rsidP="0084057F">
                  <w:pPr>
                    <w:pStyle w:val="TableBodycopy"/>
                    <w:rPr>
                      <w:rFonts w:asciiTheme="minorHAnsi" w:hAnsiTheme="minorHAnsi" w:cstheme="minorBidi"/>
                      <w:b/>
                      <w:bCs/>
                      <w:szCs w:val="20"/>
                    </w:rPr>
                  </w:pPr>
                </w:p>
              </w:tc>
              <w:tc>
                <w:tcPr>
                  <w:tcW w:w="3685" w:type="dxa"/>
                </w:tcPr>
                <w:p w14:paraId="4B079E6E" w14:textId="475E92CB" w:rsidR="0084057F" w:rsidRPr="004663CC" w:rsidRDefault="0084057F" w:rsidP="0084057F">
                  <w:pPr>
                    <w:pStyle w:val="TableBodycopy"/>
                    <w:rPr>
                      <w:rFonts w:asciiTheme="minorHAnsi" w:hAnsiTheme="minorHAnsi" w:cstheme="minorBidi"/>
                      <w:b/>
                      <w:bCs/>
                      <w:szCs w:val="20"/>
                    </w:rPr>
                  </w:pPr>
                  <w:r w:rsidRPr="004663CC">
                    <w:rPr>
                      <w:rFonts w:asciiTheme="minorHAnsi" w:hAnsiTheme="minorHAnsi" w:cstheme="minorBidi"/>
                      <w:b/>
                      <w:bCs/>
                      <w:szCs w:val="20"/>
                    </w:rPr>
                    <w:t>&lt;</w:t>
                  </w:r>
                  <w:r w:rsidR="0007173C" w:rsidRPr="004663CC">
                    <w:rPr>
                      <w:rFonts w:asciiTheme="minorHAnsi" w:hAnsiTheme="minorHAnsi" w:cstheme="minorBidi"/>
                      <w:b/>
                      <w:bCs/>
                      <w:szCs w:val="20"/>
                    </w:rPr>
                    <w:t>PreviousAnnualBaseRSA</w:t>
                  </w:r>
                  <w:r w:rsidRPr="004663CC">
                    <w:rPr>
                      <w:rFonts w:asciiTheme="minorHAnsi" w:hAnsiTheme="minorHAnsi" w:cstheme="minorBidi"/>
                      <w:b/>
                      <w:bCs/>
                      <w:szCs w:val="20"/>
                    </w:rPr>
                    <w:t>&gt;</w:t>
                  </w:r>
                </w:p>
              </w:tc>
            </w:tr>
          </w:tbl>
          <w:p w14:paraId="591DAC3D" w14:textId="77777777" w:rsidR="0084057F" w:rsidRPr="004663CC" w:rsidRDefault="0084057F" w:rsidP="0084057F">
            <w:pPr>
              <w:pStyle w:val="TableBodycopy"/>
              <w:rPr>
                <w:rFonts w:asciiTheme="minorHAnsi" w:hAnsiTheme="minorHAnsi" w:cstheme="minorHAnsi"/>
                <w:b/>
                <w:bCs/>
                <w:noProof/>
                <w:color w:val="000000" w:themeColor="text1"/>
                <w:szCs w:val="20"/>
              </w:rPr>
            </w:pPr>
          </w:p>
        </w:tc>
        <w:tc>
          <w:tcPr>
            <w:tcW w:w="1560" w:type="dxa"/>
          </w:tcPr>
          <w:p w14:paraId="3912A4A8" w14:textId="777777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IF</w:t>
            </w:r>
            <w:r w:rsidRPr="004663CC">
              <w:rPr>
                <w:rFonts w:asciiTheme="minorHAnsi" w:hAnsiTheme="minorHAnsi"/>
                <w:sz w:val="20"/>
                <w:szCs w:val="20"/>
              </w:rPr>
              <w:t xml:space="preserve"> &lt;DocumentSubType&gt;= “Renewal” </w:t>
            </w:r>
          </w:p>
          <w:p w14:paraId="6B1C51FE" w14:textId="77777777" w:rsidR="007F261B" w:rsidRPr="004663CC" w:rsidRDefault="0084057F" w:rsidP="007F261B">
            <w:pPr>
              <w:tabs>
                <w:tab w:val="left" w:pos="774"/>
              </w:tabs>
              <w:rPr>
                <w:rFonts w:asciiTheme="minorHAnsi" w:hAnsiTheme="minorHAnsi"/>
                <w:sz w:val="20"/>
                <w:szCs w:val="20"/>
              </w:rPr>
            </w:pPr>
            <w:r w:rsidRPr="004663CC">
              <w:rPr>
                <w:rFonts w:asciiTheme="minorHAnsi" w:hAnsiTheme="minorHAnsi"/>
                <w:b/>
                <w:bCs/>
                <w:sz w:val="20"/>
                <w:szCs w:val="20"/>
              </w:rPr>
              <w:t>AND</w:t>
            </w:r>
            <w:r w:rsidRPr="004663CC">
              <w:rPr>
                <w:rFonts w:asciiTheme="minorHAnsi" w:hAnsiTheme="minorHAnsi"/>
                <w:sz w:val="20"/>
                <w:szCs w:val="20"/>
              </w:rPr>
              <w:t xml:space="preserve"> </w:t>
            </w:r>
            <w:r w:rsidR="007F261B" w:rsidRPr="004663CC">
              <w:rPr>
                <w:rFonts w:asciiTheme="minorHAnsi" w:hAnsiTheme="minorHAnsi"/>
                <w:sz w:val="20"/>
                <w:szCs w:val="20"/>
              </w:rPr>
              <w:t>&lt;VehicleCoverageCode&gt;</w:t>
            </w:r>
          </w:p>
          <w:p w14:paraId="388266A0" w14:textId="77777777" w:rsidR="007F261B" w:rsidRPr="004663CC" w:rsidRDefault="007F261B" w:rsidP="007F261B">
            <w:pPr>
              <w:tabs>
                <w:tab w:val="left" w:pos="774"/>
              </w:tabs>
              <w:rPr>
                <w:rFonts w:asciiTheme="minorHAnsi" w:hAnsiTheme="minorHAnsi"/>
                <w:sz w:val="20"/>
                <w:szCs w:val="20"/>
              </w:rPr>
            </w:pPr>
            <w:r w:rsidRPr="004663CC">
              <w:rPr>
                <w:rFonts w:asciiTheme="minorHAnsi" w:hAnsiTheme="minorHAnsi"/>
                <w:sz w:val="20"/>
                <w:szCs w:val="20"/>
              </w:rPr>
              <w:t>= “RA”</w:t>
            </w:r>
          </w:p>
          <w:p w14:paraId="12E7C0B2" w14:textId="77777777" w:rsidR="008B5E04" w:rsidRPr="004663CC" w:rsidRDefault="008B5E04" w:rsidP="008B5E04">
            <w:pPr>
              <w:tabs>
                <w:tab w:val="left" w:pos="774"/>
              </w:tabs>
              <w:rPr>
                <w:rFonts w:asciiTheme="minorHAnsi" w:hAnsiTheme="minorHAnsi"/>
                <w:b/>
                <w:bCs/>
                <w:sz w:val="20"/>
                <w:szCs w:val="20"/>
              </w:rPr>
            </w:pPr>
            <w:r w:rsidRPr="004663CC">
              <w:rPr>
                <w:rFonts w:asciiTheme="minorHAnsi" w:hAnsiTheme="minorHAnsi"/>
                <w:b/>
                <w:bCs/>
                <w:sz w:val="20"/>
                <w:szCs w:val="20"/>
              </w:rPr>
              <w:t>AND</w:t>
            </w:r>
          </w:p>
          <w:p w14:paraId="292887A0" w14:textId="1D20A893" w:rsidR="008B5E04" w:rsidRPr="004663CC" w:rsidRDefault="008B5E04" w:rsidP="007F261B">
            <w:pPr>
              <w:tabs>
                <w:tab w:val="left" w:pos="774"/>
              </w:tabs>
              <w:rPr>
                <w:ins w:id="10221" w:author="sam sehgal" w:date="2025-02-05T16:04:00Z" w16du:dateUtc="2025-02-05T05:04:00Z"/>
                <w:rStyle w:val="ui-provider"/>
                <w:rFonts w:ascii="Calibri" w:hAnsi="Calibri" w:cs="Calibri"/>
                <w:sz w:val="18"/>
                <w:szCs w:val="18"/>
              </w:rPr>
            </w:pPr>
            <w:r w:rsidRPr="004663CC">
              <w:rPr>
                <w:rStyle w:val="ui-provider"/>
                <w:rFonts w:ascii="Calibri" w:hAnsi="Calibri" w:cs="Calibri"/>
                <w:sz w:val="18"/>
                <w:szCs w:val="18"/>
              </w:rPr>
              <w:t xml:space="preserve">(VehicleOptionalCoverageInd = ‘0’ and </w:t>
            </w:r>
            <w:r w:rsidRPr="004663CC">
              <w:rPr>
                <w:rFonts w:ascii="Calibri" w:hAnsi="Calibri" w:cs="Calibri"/>
                <w:sz w:val="18"/>
                <w:szCs w:val="18"/>
                <w:shd w:val="clear" w:color="auto" w:fill="FFFFFF"/>
              </w:rPr>
              <w:t>(&lt;</w:t>
            </w:r>
            <w:r w:rsidRPr="004663CC">
              <w:rPr>
                <w:rStyle w:val="ui-provider"/>
                <w:rFonts w:ascii="Calibri" w:hAnsi="Calibri" w:cs="Calibri"/>
                <w:sz w:val="18"/>
                <w:szCs w:val="18"/>
              </w:rPr>
              <w:t>VehicleSelectedCoverageInd&gt;</w:t>
            </w:r>
            <w:r w:rsidRPr="004663CC">
              <w:rPr>
                <w:rFonts w:ascii="Calibri" w:hAnsi="Calibri" w:cs="Calibri"/>
                <w:sz w:val="18"/>
                <w:szCs w:val="18"/>
                <w:shd w:val="clear" w:color="auto" w:fill="FFFFFF"/>
              </w:rPr>
              <w:t xml:space="preserve"> </w:t>
            </w:r>
            <w:r w:rsidRPr="004663CC">
              <w:rPr>
                <w:rStyle w:val="ui-provider"/>
                <w:rFonts w:ascii="Calibri" w:hAnsi="Calibri" w:cs="Calibri"/>
                <w:sz w:val="18"/>
                <w:szCs w:val="18"/>
              </w:rPr>
              <w:t xml:space="preserve"> = ‘1’)</w:t>
            </w:r>
          </w:p>
          <w:p w14:paraId="4AB23FED" w14:textId="77777777" w:rsidR="00022E96" w:rsidRPr="004663CC" w:rsidRDefault="00022E96" w:rsidP="00022E96">
            <w:pPr>
              <w:tabs>
                <w:tab w:val="left" w:pos="774"/>
              </w:tabs>
              <w:rPr>
                <w:ins w:id="10222" w:author="sam sehgal" w:date="2025-02-05T16:04:00Z" w16du:dateUtc="2025-02-05T05:04:00Z"/>
                <w:rStyle w:val="ui-provider"/>
                <w:rFonts w:ascii="Calibri" w:hAnsi="Calibri" w:cs="Calibri"/>
                <w:b/>
                <w:bCs/>
                <w:sz w:val="18"/>
                <w:szCs w:val="18"/>
                <w:rPrChange w:id="10223" w:author="Sam Sehgal (EXT Idiom)" w:date="2025-04-30T12:14:00Z" w16du:dateUtc="2025-04-30T02:14:00Z">
                  <w:rPr>
                    <w:ins w:id="10224" w:author="sam sehgal" w:date="2025-02-05T16:04:00Z" w16du:dateUtc="2025-02-05T05:04:00Z"/>
                    <w:rStyle w:val="ui-provider"/>
                    <w:rFonts w:ascii="Calibri" w:hAnsi="Calibri" w:cs="Calibri"/>
                    <w:b/>
                    <w:bCs/>
                    <w:sz w:val="18"/>
                    <w:szCs w:val="18"/>
                    <w:highlight w:val="cyan"/>
                  </w:rPr>
                </w:rPrChange>
              </w:rPr>
            </w:pPr>
            <w:ins w:id="10225" w:author="sam sehgal" w:date="2025-02-05T16:04:00Z" w16du:dateUtc="2025-02-05T05:04:00Z">
              <w:r w:rsidRPr="004663CC">
                <w:rPr>
                  <w:rStyle w:val="ui-provider"/>
                  <w:rFonts w:ascii="Calibri" w:hAnsi="Calibri" w:cs="Calibri"/>
                  <w:b/>
                  <w:bCs/>
                  <w:sz w:val="18"/>
                  <w:szCs w:val="18"/>
                  <w:rPrChange w:id="10226" w:author="Sam Sehgal (EXT Idiom)" w:date="2025-04-30T12:14:00Z" w16du:dateUtc="2025-04-30T02:14:00Z">
                    <w:rPr>
                      <w:rStyle w:val="ui-provider"/>
                      <w:rFonts w:ascii="Calibri" w:hAnsi="Calibri" w:cs="Calibri"/>
                      <w:b/>
                      <w:bCs/>
                      <w:sz w:val="18"/>
                      <w:szCs w:val="18"/>
                      <w:highlight w:val="cyan"/>
                    </w:rPr>
                  </w:rPrChange>
                </w:rPr>
                <w:t>AND</w:t>
              </w:r>
            </w:ins>
          </w:p>
          <w:p w14:paraId="334B3147" w14:textId="1DAD228D" w:rsidR="00022E96" w:rsidRPr="004663CC" w:rsidRDefault="00022E96" w:rsidP="00022E96">
            <w:pPr>
              <w:tabs>
                <w:tab w:val="left" w:pos="774"/>
              </w:tabs>
              <w:rPr>
                <w:ins w:id="10227" w:author="sam sehgal" w:date="2025-02-05T16:04:00Z" w16du:dateUtc="2025-02-05T05:04:00Z"/>
                <w:rStyle w:val="ui-provider"/>
                <w:rFonts w:ascii="Calibri" w:hAnsi="Calibri" w:cs="Calibri"/>
                <w:sz w:val="18"/>
                <w:szCs w:val="18"/>
                <w:rPrChange w:id="10228" w:author="Sam Sehgal (EXT Idiom)" w:date="2025-04-30T12:14:00Z" w16du:dateUtc="2025-04-30T02:14:00Z">
                  <w:rPr>
                    <w:ins w:id="10229" w:author="sam sehgal" w:date="2025-02-05T16:04:00Z" w16du:dateUtc="2025-02-05T05:04:00Z"/>
                    <w:rStyle w:val="ui-provider"/>
                    <w:rFonts w:ascii="Calibri" w:hAnsi="Calibri" w:cs="Calibri"/>
                    <w:sz w:val="18"/>
                    <w:szCs w:val="18"/>
                    <w:highlight w:val="cyan"/>
                  </w:rPr>
                </w:rPrChange>
              </w:rPr>
            </w:pPr>
            <w:ins w:id="10230" w:author="sam sehgal" w:date="2025-02-05T16:04:00Z" w16du:dateUtc="2025-02-05T05:04:00Z">
              <w:r w:rsidRPr="004663CC">
                <w:rPr>
                  <w:rStyle w:val="ui-provider"/>
                  <w:rFonts w:ascii="Calibri" w:hAnsi="Calibri" w:cs="Calibri"/>
                  <w:sz w:val="18"/>
                  <w:szCs w:val="18"/>
                  <w:rPrChange w:id="10231" w:author="Sam Sehgal (EXT Idiom)" w:date="2025-04-30T12:14:00Z" w16du:dateUtc="2025-04-30T02:14:00Z">
                    <w:rPr>
                      <w:rStyle w:val="ui-provider"/>
                      <w:rFonts w:ascii="Calibri" w:hAnsi="Calibri" w:cs="Calibri"/>
                      <w:sz w:val="18"/>
                      <w:szCs w:val="18"/>
                      <w:highlight w:val="cyan"/>
                    </w:rPr>
                  </w:rPrChange>
                </w:rPr>
                <w:t xml:space="preserve">&lt;TotalRSAFee&gt; != </w:t>
              </w:r>
            </w:ins>
            <w:ins w:id="10232" w:author="sam sehgal" w:date="2025-02-05T16:41:00Z" w16du:dateUtc="2025-02-05T05:41:00Z">
              <w:r w:rsidR="00F65A5E" w:rsidRPr="004663CC">
                <w:rPr>
                  <w:rStyle w:val="ui-provider"/>
                  <w:rFonts w:ascii="Calibri" w:hAnsi="Calibri" w:cs="Calibri"/>
                  <w:sz w:val="18"/>
                  <w:szCs w:val="18"/>
                  <w:rPrChange w:id="10233" w:author="Sam Sehgal (EXT Idiom)" w:date="2025-04-30T12:14:00Z" w16du:dateUtc="2025-04-30T02:14:00Z">
                    <w:rPr>
                      <w:rStyle w:val="ui-provider"/>
                      <w:rFonts w:ascii="Calibri" w:hAnsi="Calibri" w:cs="Calibri"/>
                      <w:sz w:val="18"/>
                      <w:szCs w:val="18"/>
                      <w:highlight w:val="cyan"/>
                    </w:rPr>
                  </w:rPrChange>
                </w:rPr>
                <w:t>‘0’</w:t>
              </w:r>
            </w:ins>
          </w:p>
          <w:p w14:paraId="51189A00" w14:textId="77777777" w:rsidR="00022E96" w:rsidRPr="004663CC" w:rsidRDefault="00022E96" w:rsidP="007F261B">
            <w:pPr>
              <w:tabs>
                <w:tab w:val="left" w:pos="774"/>
              </w:tabs>
              <w:rPr>
                <w:rFonts w:asciiTheme="minorHAnsi" w:hAnsiTheme="minorHAnsi"/>
                <w:sz w:val="20"/>
                <w:szCs w:val="20"/>
              </w:rPr>
            </w:pPr>
          </w:p>
          <w:p w14:paraId="7B5DA61C" w14:textId="777777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 xml:space="preserve">THEN </w:t>
            </w:r>
            <w:r w:rsidRPr="004663CC">
              <w:rPr>
                <w:rFonts w:asciiTheme="minorHAnsi" w:hAnsiTheme="minorHAnsi"/>
                <w:sz w:val="20"/>
                <w:szCs w:val="20"/>
              </w:rPr>
              <w:t xml:space="preserve">display </w:t>
            </w:r>
          </w:p>
          <w:p w14:paraId="62659113" w14:textId="52BA6B52" w:rsidR="0084057F" w:rsidRPr="004663CC" w:rsidRDefault="0084057F" w:rsidP="0084057F">
            <w:pPr>
              <w:tabs>
                <w:tab w:val="left" w:pos="774"/>
              </w:tabs>
              <w:rPr>
                <w:rFonts w:asciiTheme="minorHAnsi" w:hAnsiTheme="minorHAnsi"/>
                <w:b/>
                <w:bCs/>
                <w:sz w:val="20"/>
                <w:szCs w:val="20"/>
              </w:rPr>
            </w:pPr>
            <w:r w:rsidRPr="004663CC">
              <w:rPr>
                <w:rFonts w:asciiTheme="minorHAnsi" w:hAnsiTheme="minorHAnsi"/>
                <w:b/>
                <w:bCs/>
                <w:sz w:val="20"/>
                <w:szCs w:val="20"/>
              </w:rPr>
              <w:t xml:space="preserve">ELSE </w:t>
            </w:r>
            <w:r w:rsidRPr="004663CC">
              <w:rPr>
                <w:rFonts w:asciiTheme="minorHAnsi" w:hAnsiTheme="minorHAnsi"/>
                <w:sz w:val="20"/>
                <w:szCs w:val="20"/>
              </w:rPr>
              <w:t>Do Not Display</w:t>
            </w:r>
          </w:p>
        </w:tc>
        <w:tc>
          <w:tcPr>
            <w:tcW w:w="825" w:type="dxa"/>
            <w:gridSpan w:val="3"/>
          </w:tcPr>
          <w:p w14:paraId="54B3F909" w14:textId="77777777"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1: Table_Bodycopy_COI​</w:t>
            </w:r>
          </w:p>
          <w:p w14:paraId="1765BCB7" w14:textId="77777777" w:rsidR="0084057F" w:rsidRPr="004663CC" w:rsidRDefault="0084057F" w:rsidP="0084057F">
            <w:pPr>
              <w:tabs>
                <w:tab w:val="left" w:pos="1800"/>
              </w:tabs>
              <w:rPr>
                <w:rFonts w:asciiTheme="minorHAnsi" w:hAnsiTheme="minorHAnsi" w:cstheme="minorHAnsi"/>
                <w:bCs/>
                <w:sz w:val="20"/>
                <w:szCs w:val="20"/>
              </w:rPr>
            </w:pPr>
          </w:p>
          <w:p w14:paraId="6D7B7BD6" w14:textId="35058848"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4: Table_Heading_3_R</w:t>
            </w:r>
          </w:p>
        </w:tc>
      </w:tr>
      <w:tr w:rsidR="009F26EC" w:rsidRPr="00BD6987" w14:paraId="4400033F" w14:textId="77777777" w:rsidTr="00E101E6">
        <w:trPr>
          <w:gridAfter w:val="2"/>
          <w:wAfter w:w="25" w:type="dxa"/>
          <w:cantSplit/>
          <w:trHeight w:val="300"/>
        </w:trPr>
        <w:tc>
          <w:tcPr>
            <w:tcW w:w="704" w:type="dxa"/>
          </w:tcPr>
          <w:p w14:paraId="746C933A" w14:textId="66F83B98" w:rsidR="0084057F" w:rsidRPr="00BD6987" w:rsidRDefault="0084057F" w:rsidP="0084057F">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CB </w:t>
            </w:r>
            <w:r>
              <w:rPr>
                <w:rFonts w:asciiTheme="minorHAnsi" w:hAnsiTheme="minorHAnsi" w:cstheme="minorHAnsi"/>
                <w:bCs/>
                <w:sz w:val="20"/>
                <w:szCs w:val="20"/>
              </w:rPr>
              <w:t>20</w:t>
            </w:r>
          </w:p>
        </w:tc>
        <w:tc>
          <w:tcPr>
            <w:tcW w:w="2126" w:type="dxa"/>
          </w:tcPr>
          <w:p w14:paraId="3049F6CB" w14:textId="77777777" w:rsidR="0084057F" w:rsidRPr="00677D1B"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sz w:val="20"/>
                <w:szCs w:val="20"/>
              </w:rPr>
              <w:t>&lt;DocumentSubType&gt;</w:t>
            </w:r>
          </w:p>
          <w:p w14:paraId="208D8BE9" w14:textId="77777777" w:rsidR="0084057F" w:rsidRPr="00677D1B" w:rsidRDefault="0084057F" w:rsidP="0084057F">
            <w:pPr>
              <w:tabs>
                <w:tab w:val="left" w:pos="1800"/>
              </w:tabs>
              <w:rPr>
                <w:rFonts w:asciiTheme="minorHAnsi" w:hAnsiTheme="minorHAnsi"/>
                <w:sz w:val="20"/>
                <w:szCs w:val="20"/>
              </w:rPr>
            </w:pPr>
            <w:r w:rsidRPr="00677D1B">
              <w:rPr>
                <w:rFonts w:asciiTheme="minorHAnsi" w:hAnsiTheme="minorHAnsi"/>
                <w:sz w:val="20"/>
                <w:szCs w:val="20"/>
              </w:rPr>
              <w:t>&lt;VehicleCoverageName&gt;</w:t>
            </w:r>
          </w:p>
          <w:p w14:paraId="04590F96" w14:textId="24DBBADA" w:rsidR="0084057F" w:rsidRPr="003F6C73"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sz w:val="20"/>
                <w:szCs w:val="20"/>
              </w:rPr>
              <w:t>&lt;</w:t>
            </w:r>
            <w:r w:rsidR="003F6C73" w:rsidRPr="003F6C73">
              <w:rPr>
                <w:rFonts w:asciiTheme="minorHAnsi" w:hAnsiTheme="minorHAnsi" w:cstheme="minorHAnsi"/>
                <w:sz w:val="20"/>
                <w:szCs w:val="20"/>
              </w:rPr>
              <w:t>CurrentAnnualRSAGST</w:t>
            </w:r>
            <w:r w:rsidRPr="00677D1B">
              <w:rPr>
                <w:rFonts w:asciiTheme="minorHAnsi" w:hAnsiTheme="minorHAnsi" w:cstheme="minorHAnsi"/>
                <w:sz w:val="20"/>
                <w:szCs w:val="20"/>
              </w:rPr>
              <w:t>&gt;</w:t>
            </w:r>
          </w:p>
        </w:tc>
        <w:tc>
          <w:tcPr>
            <w:tcW w:w="9356" w:type="dxa"/>
            <w:gridSpan w:val="3"/>
          </w:tcPr>
          <w:tbl>
            <w:tblPr>
              <w:tblpPr w:leftFromText="180" w:rightFromText="180" w:vertAnchor="page" w:horzAnchor="margin" w:tblpY="93"/>
              <w:tblOverlap w:val="never"/>
              <w:tblW w:w="6688" w:type="dxa"/>
              <w:tblBorders>
                <w:bottom w:val="single" w:sz="4" w:space="0" w:color="auto"/>
              </w:tblBorders>
              <w:tblLayout w:type="fixed"/>
              <w:tblLook w:val="04A0" w:firstRow="1" w:lastRow="0" w:firstColumn="1" w:lastColumn="0" w:noHBand="0" w:noVBand="1"/>
            </w:tblPr>
            <w:tblGrid>
              <w:gridCol w:w="2552"/>
              <w:gridCol w:w="4136"/>
            </w:tblGrid>
            <w:tr w:rsidR="0084057F" w:rsidRPr="004663CC" w14:paraId="50013D6D" w14:textId="77777777" w:rsidTr="00CF255D">
              <w:trPr>
                <w:trHeight w:val="160"/>
              </w:trPr>
              <w:tc>
                <w:tcPr>
                  <w:tcW w:w="2552" w:type="dxa"/>
                  <w:noWrap/>
                  <w:vAlign w:val="center"/>
                  <w:hideMark/>
                </w:tcPr>
                <w:p w14:paraId="52CF0632" w14:textId="77777777" w:rsidR="0084057F" w:rsidRPr="004663CC" w:rsidRDefault="0084057F" w:rsidP="0084057F">
                  <w:pPr>
                    <w:pStyle w:val="TableBodycopy"/>
                    <w:rPr>
                      <w:rFonts w:asciiTheme="minorHAnsi" w:hAnsiTheme="minorHAnsi" w:cstheme="minorHAnsi"/>
                      <w:b/>
                      <w:bCs/>
                      <w:noProof/>
                      <w:color w:val="000000" w:themeColor="text1"/>
                      <w:szCs w:val="20"/>
                    </w:rPr>
                  </w:pPr>
                  <w:r w:rsidRPr="004663CC">
                    <w:rPr>
                      <w:rFonts w:asciiTheme="minorHAnsi" w:hAnsiTheme="minorHAnsi" w:cstheme="minorHAnsi"/>
                      <w:b/>
                      <w:bCs/>
                      <w:noProof/>
                      <w:color w:val="000000" w:themeColor="text1"/>
                      <w:szCs w:val="20"/>
                    </w:rPr>
                    <w:t>Roadside Assistance GST:</w:t>
                  </w:r>
                </w:p>
              </w:tc>
              <w:tc>
                <w:tcPr>
                  <w:tcW w:w="4136" w:type="dxa"/>
                  <w:noWrap/>
                  <w:vAlign w:val="bottom"/>
                  <w:hideMark/>
                </w:tcPr>
                <w:p w14:paraId="6B2D9D87" w14:textId="1C9BF266" w:rsidR="0084057F" w:rsidRPr="004663CC" w:rsidRDefault="0084057F" w:rsidP="0084057F">
                  <w:pPr>
                    <w:pStyle w:val="TableBodycopy"/>
                    <w:rPr>
                      <w:rFonts w:asciiTheme="minorHAnsi" w:hAnsiTheme="minorHAnsi" w:cstheme="minorHAnsi"/>
                      <w:b/>
                      <w:bCs/>
                      <w:szCs w:val="20"/>
                    </w:rPr>
                  </w:pPr>
                  <w:r w:rsidRPr="004663CC">
                    <w:rPr>
                      <w:rFonts w:asciiTheme="minorHAnsi" w:hAnsiTheme="minorHAnsi" w:cstheme="minorHAnsi"/>
                      <w:b/>
                      <w:bCs/>
                      <w:szCs w:val="20"/>
                    </w:rPr>
                    <w:t>&lt;</w:t>
                  </w:r>
                  <w:r w:rsidR="003F6C73" w:rsidRPr="004663CC">
                    <w:rPr>
                      <w:rFonts w:asciiTheme="minorHAnsi" w:hAnsiTheme="minorHAnsi" w:cstheme="minorHAnsi"/>
                      <w:b/>
                      <w:bCs/>
                      <w:szCs w:val="20"/>
                    </w:rPr>
                    <w:t>CurrentAnnualRSAGST</w:t>
                  </w:r>
                  <w:r w:rsidRPr="004663CC">
                    <w:rPr>
                      <w:rFonts w:asciiTheme="minorHAnsi" w:hAnsiTheme="minorHAnsi" w:cstheme="minorHAnsi"/>
                      <w:b/>
                      <w:bCs/>
                      <w:szCs w:val="20"/>
                    </w:rPr>
                    <w:t>&gt;</w:t>
                  </w:r>
                </w:p>
              </w:tc>
            </w:tr>
          </w:tbl>
          <w:p w14:paraId="67B7962D" w14:textId="77777777" w:rsidR="0084057F" w:rsidRPr="004663CC" w:rsidRDefault="0084057F" w:rsidP="0084057F">
            <w:pPr>
              <w:pStyle w:val="TableBodycopy"/>
              <w:rPr>
                <w:rFonts w:asciiTheme="minorHAnsi" w:hAnsiTheme="minorHAnsi" w:cstheme="minorHAnsi"/>
                <w:b/>
                <w:bCs/>
                <w:noProof/>
                <w:color w:val="000000" w:themeColor="text1"/>
                <w:szCs w:val="20"/>
              </w:rPr>
            </w:pPr>
          </w:p>
        </w:tc>
        <w:tc>
          <w:tcPr>
            <w:tcW w:w="1560" w:type="dxa"/>
          </w:tcPr>
          <w:p w14:paraId="6101E936" w14:textId="77777777" w:rsidR="007F261B" w:rsidRPr="004663CC" w:rsidRDefault="0084057F" w:rsidP="007F261B">
            <w:pPr>
              <w:tabs>
                <w:tab w:val="left" w:pos="774"/>
              </w:tabs>
              <w:rPr>
                <w:rFonts w:asciiTheme="minorHAnsi" w:hAnsiTheme="minorHAnsi"/>
                <w:sz w:val="20"/>
                <w:szCs w:val="20"/>
              </w:rPr>
            </w:pPr>
            <w:r w:rsidRPr="004663CC">
              <w:rPr>
                <w:rFonts w:asciiTheme="minorHAnsi" w:hAnsiTheme="minorHAnsi"/>
                <w:b/>
                <w:bCs/>
                <w:sz w:val="20"/>
                <w:szCs w:val="20"/>
              </w:rPr>
              <w:t>IF</w:t>
            </w:r>
            <w:r w:rsidRPr="004663CC">
              <w:rPr>
                <w:rFonts w:asciiTheme="minorHAnsi" w:hAnsiTheme="minorHAnsi"/>
                <w:sz w:val="20"/>
                <w:szCs w:val="20"/>
              </w:rPr>
              <w:t xml:space="preserve"> &lt;DocumentSubType&gt;= “New Business” </w:t>
            </w:r>
            <w:r w:rsidRPr="004663CC">
              <w:rPr>
                <w:rFonts w:asciiTheme="minorHAnsi" w:hAnsiTheme="minorHAnsi"/>
                <w:b/>
                <w:bCs/>
                <w:sz w:val="20"/>
                <w:szCs w:val="20"/>
              </w:rPr>
              <w:t>OR</w:t>
            </w:r>
            <w:r w:rsidRPr="004663CC">
              <w:rPr>
                <w:rFonts w:asciiTheme="minorHAnsi" w:hAnsiTheme="minorHAnsi"/>
                <w:sz w:val="20"/>
                <w:szCs w:val="20"/>
              </w:rPr>
              <w:t xml:space="preserve"> “</w:t>
            </w:r>
            <w:r w:rsidRPr="004663CC">
              <w:rPr>
                <w:rFonts w:asciiTheme="minorHAnsi" w:hAnsiTheme="minorHAnsi"/>
                <w:sz w:val="20"/>
              </w:rPr>
              <w:t>Endorsement</w:t>
            </w:r>
            <w:r w:rsidRPr="004663CC">
              <w:rPr>
                <w:rFonts w:asciiTheme="minorHAnsi" w:hAnsiTheme="minorHAnsi"/>
                <w:sz w:val="20"/>
                <w:szCs w:val="20"/>
              </w:rPr>
              <w:t xml:space="preserve">” </w:t>
            </w:r>
            <w:r w:rsidRPr="004663CC">
              <w:rPr>
                <w:rFonts w:asciiTheme="minorHAnsi" w:hAnsiTheme="minorHAnsi"/>
                <w:b/>
                <w:bCs/>
                <w:sz w:val="20"/>
                <w:szCs w:val="20"/>
              </w:rPr>
              <w:t>AND</w:t>
            </w:r>
            <w:r w:rsidRPr="004663CC">
              <w:rPr>
                <w:rFonts w:asciiTheme="minorHAnsi" w:hAnsiTheme="minorHAnsi"/>
                <w:sz w:val="20"/>
                <w:szCs w:val="20"/>
              </w:rPr>
              <w:t xml:space="preserve"> </w:t>
            </w:r>
            <w:r w:rsidR="007F261B" w:rsidRPr="004663CC">
              <w:rPr>
                <w:rFonts w:asciiTheme="minorHAnsi" w:hAnsiTheme="minorHAnsi"/>
                <w:sz w:val="20"/>
                <w:szCs w:val="20"/>
              </w:rPr>
              <w:t>&lt;VehicleCoverageCode&gt;</w:t>
            </w:r>
          </w:p>
          <w:p w14:paraId="215C9B41" w14:textId="77777777" w:rsidR="007F261B" w:rsidRPr="004663CC" w:rsidRDefault="007F261B" w:rsidP="007F261B">
            <w:pPr>
              <w:tabs>
                <w:tab w:val="left" w:pos="774"/>
              </w:tabs>
              <w:rPr>
                <w:rFonts w:asciiTheme="minorHAnsi" w:hAnsiTheme="minorHAnsi"/>
                <w:sz w:val="20"/>
                <w:szCs w:val="20"/>
              </w:rPr>
            </w:pPr>
            <w:r w:rsidRPr="004663CC">
              <w:rPr>
                <w:rFonts w:asciiTheme="minorHAnsi" w:hAnsiTheme="minorHAnsi"/>
                <w:sz w:val="20"/>
                <w:szCs w:val="20"/>
              </w:rPr>
              <w:t>= “RA”</w:t>
            </w:r>
          </w:p>
          <w:p w14:paraId="0C91F433" w14:textId="77777777" w:rsidR="008B5E04" w:rsidRPr="004663CC" w:rsidRDefault="008B5E04" w:rsidP="008B5E04">
            <w:pPr>
              <w:tabs>
                <w:tab w:val="left" w:pos="774"/>
              </w:tabs>
              <w:rPr>
                <w:rFonts w:asciiTheme="minorHAnsi" w:hAnsiTheme="minorHAnsi"/>
                <w:b/>
                <w:bCs/>
                <w:sz w:val="20"/>
                <w:szCs w:val="20"/>
              </w:rPr>
            </w:pPr>
            <w:r w:rsidRPr="004663CC">
              <w:rPr>
                <w:rFonts w:asciiTheme="minorHAnsi" w:hAnsiTheme="minorHAnsi"/>
                <w:b/>
                <w:bCs/>
                <w:sz w:val="20"/>
                <w:szCs w:val="20"/>
              </w:rPr>
              <w:t>AND</w:t>
            </w:r>
          </w:p>
          <w:p w14:paraId="1545C9B7" w14:textId="77777777" w:rsidR="000C74D0" w:rsidRPr="004663CC" w:rsidRDefault="008B5E04" w:rsidP="000C74D0">
            <w:pPr>
              <w:tabs>
                <w:tab w:val="left" w:pos="774"/>
              </w:tabs>
              <w:rPr>
                <w:ins w:id="10234" w:author="sam sehgal" w:date="2025-02-06T12:15:00Z" w16du:dateUtc="2025-02-06T01:15:00Z"/>
                <w:rStyle w:val="ui-provider"/>
                <w:rFonts w:ascii="Calibri" w:hAnsi="Calibri" w:cs="Calibri"/>
                <w:sz w:val="18"/>
                <w:szCs w:val="18"/>
              </w:rPr>
            </w:pPr>
            <w:r w:rsidRPr="004663CC">
              <w:rPr>
                <w:rStyle w:val="ui-provider"/>
                <w:rFonts w:ascii="Calibri" w:hAnsi="Calibri" w:cs="Calibri"/>
                <w:sz w:val="18"/>
                <w:szCs w:val="18"/>
              </w:rPr>
              <w:t xml:space="preserve">(VehicleOptionalCoverageInd = ‘0’ and </w:t>
            </w:r>
            <w:r w:rsidRPr="004663CC">
              <w:rPr>
                <w:rFonts w:ascii="Calibri" w:hAnsi="Calibri" w:cs="Calibri"/>
                <w:sz w:val="18"/>
                <w:szCs w:val="18"/>
                <w:shd w:val="clear" w:color="auto" w:fill="FFFFFF"/>
              </w:rPr>
              <w:t>(&lt;</w:t>
            </w:r>
            <w:r w:rsidRPr="004663CC">
              <w:rPr>
                <w:rStyle w:val="ui-provider"/>
                <w:rFonts w:ascii="Calibri" w:hAnsi="Calibri" w:cs="Calibri"/>
                <w:sz w:val="18"/>
                <w:szCs w:val="18"/>
              </w:rPr>
              <w:t>VehicleSelectedCoverageInd&gt;</w:t>
            </w:r>
            <w:r w:rsidRPr="004663CC">
              <w:rPr>
                <w:rFonts w:ascii="Calibri" w:hAnsi="Calibri" w:cs="Calibri"/>
                <w:sz w:val="18"/>
                <w:szCs w:val="18"/>
                <w:shd w:val="clear" w:color="auto" w:fill="FFFFFF"/>
              </w:rPr>
              <w:t xml:space="preserve"> </w:t>
            </w:r>
            <w:r w:rsidRPr="004663CC">
              <w:rPr>
                <w:rStyle w:val="ui-provider"/>
                <w:rFonts w:ascii="Calibri" w:hAnsi="Calibri" w:cs="Calibri"/>
                <w:sz w:val="18"/>
                <w:szCs w:val="18"/>
              </w:rPr>
              <w:t xml:space="preserve"> = </w:t>
            </w:r>
            <w:ins w:id="10235" w:author="sam sehgal" w:date="2025-02-06T12:15:00Z" w16du:dateUtc="2025-02-06T01:15:00Z">
              <w:r w:rsidR="000C74D0" w:rsidRPr="004663CC">
                <w:rPr>
                  <w:rStyle w:val="ui-provider"/>
                  <w:rFonts w:ascii="Calibri" w:hAnsi="Calibri" w:cs="Calibri"/>
                  <w:sz w:val="18"/>
                  <w:szCs w:val="18"/>
                  <w:rPrChange w:id="10236" w:author="Sam Sehgal (EXT Idiom)" w:date="2025-04-30T12:14:00Z" w16du:dateUtc="2025-04-30T02:14:00Z">
                    <w:rPr>
                      <w:rStyle w:val="ui-provider"/>
                      <w:rFonts w:ascii="Calibri" w:hAnsi="Calibri" w:cs="Calibri"/>
                      <w:sz w:val="18"/>
                      <w:szCs w:val="18"/>
                      <w:highlight w:val="cyan"/>
                    </w:rPr>
                  </w:rPrChange>
                </w:rPr>
                <w:t>‘0’ or‘1’</w:t>
              </w:r>
              <w:r w:rsidR="000C74D0" w:rsidRPr="004663CC">
                <w:rPr>
                  <w:rStyle w:val="ui-provider"/>
                  <w:rFonts w:ascii="Calibri" w:hAnsi="Calibri" w:cs="Calibri"/>
                  <w:sz w:val="18"/>
                  <w:szCs w:val="18"/>
                </w:rPr>
                <w:t>)</w:t>
              </w:r>
            </w:ins>
          </w:p>
          <w:p w14:paraId="57344D9A" w14:textId="31582EC6" w:rsidR="008B5E04" w:rsidRPr="004663CC" w:rsidRDefault="008B5E04" w:rsidP="007F261B">
            <w:pPr>
              <w:tabs>
                <w:tab w:val="left" w:pos="774"/>
              </w:tabs>
              <w:rPr>
                <w:ins w:id="10237" w:author="sam sehgal" w:date="2025-02-05T16:04:00Z" w16du:dateUtc="2025-02-05T05:04:00Z"/>
                <w:rStyle w:val="ui-provider"/>
                <w:rFonts w:ascii="Calibri" w:hAnsi="Calibri" w:cs="Calibri"/>
                <w:sz w:val="18"/>
                <w:szCs w:val="18"/>
              </w:rPr>
            </w:pPr>
            <w:del w:id="10238" w:author="sam sehgal" w:date="2025-02-06T12:15:00Z" w16du:dateUtc="2025-02-06T01:15:00Z">
              <w:r w:rsidRPr="004663CC" w:rsidDel="000C74D0">
                <w:rPr>
                  <w:rStyle w:val="ui-provider"/>
                  <w:rFonts w:ascii="Calibri" w:hAnsi="Calibri" w:cs="Calibri"/>
                  <w:sz w:val="18"/>
                  <w:szCs w:val="18"/>
                </w:rPr>
                <w:delText>‘1’)</w:delText>
              </w:r>
            </w:del>
          </w:p>
          <w:p w14:paraId="6B77D414" w14:textId="77777777" w:rsidR="00022E96" w:rsidRPr="004663CC" w:rsidRDefault="00022E96" w:rsidP="00022E96">
            <w:pPr>
              <w:tabs>
                <w:tab w:val="left" w:pos="774"/>
              </w:tabs>
              <w:rPr>
                <w:ins w:id="10239" w:author="sam sehgal" w:date="2025-02-05T16:04:00Z" w16du:dateUtc="2025-02-05T05:04:00Z"/>
                <w:rStyle w:val="ui-provider"/>
                <w:rFonts w:ascii="Calibri" w:hAnsi="Calibri" w:cs="Calibri"/>
                <w:b/>
                <w:bCs/>
                <w:sz w:val="18"/>
                <w:szCs w:val="18"/>
                <w:rPrChange w:id="10240" w:author="Sam Sehgal (EXT Idiom)" w:date="2025-04-30T12:14:00Z" w16du:dateUtc="2025-04-30T02:14:00Z">
                  <w:rPr>
                    <w:ins w:id="10241" w:author="sam sehgal" w:date="2025-02-05T16:04:00Z" w16du:dateUtc="2025-02-05T05:04:00Z"/>
                    <w:rStyle w:val="ui-provider"/>
                    <w:rFonts w:ascii="Calibri" w:hAnsi="Calibri" w:cs="Calibri"/>
                    <w:b/>
                    <w:bCs/>
                    <w:sz w:val="18"/>
                    <w:szCs w:val="18"/>
                    <w:highlight w:val="cyan"/>
                  </w:rPr>
                </w:rPrChange>
              </w:rPr>
            </w:pPr>
            <w:ins w:id="10242" w:author="sam sehgal" w:date="2025-02-05T16:04:00Z" w16du:dateUtc="2025-02-05T05:04:00Z">
              <w:r w:rsidRPr="004663CC">
                <w:rPr>
                  <w:rStyle w:val="ui-provider"/>
                  <w:rFonts w:ascii="Calibri" w:hAnsi="Calibri" w:cs="Calibri"/>
                  <w:b/>
                  <w:bCs/>
                  <w:sz w:val="18"/>
                  <w:szCs w:val="18"/>
                  <w:rPrChange w:id="10243" w:author="Sam Sehgal (EXT Idiom)" w:date="2025-04-30T12:14:00Z" w16du:dateUtc="2025-04-30T02:14:00Z">
                    <w:rPr>
                      <w:rStyle w:val="ui-provider"/>
                      <w:rFonts w:ascii="Calibri" w:hAnsi="Calibri" w:cs="Calibri"/>
                      <w:b/>
                      <w:bCs/>
                      <w:sz w:val="18"/>
                      <w:szCs w:val="18"/>
                      <w:highlight w:val="cyan"/>
                    </w:rPr>
                  </w:rPrChange>
                </w:rPr>
                <w:t>AND</w:t>
              </w:r>
            </w:ins>
          </w:p>
          <w:p w14:paraId="6F0FE74B" w14:textId="78EE0711" w:rsidR="00022E96" w:rsidRPr="004663CC" w:rsidRDefault="00022E96" w:rsidP="00022E96">
            <w:pPr>
              <w:tabs>
                <w:tab w:val="left" w:pos="774"/>
              </w:tabs>
              <w:rPr>
                <w:ins w:id="10244" w:author="sam sehgal" w:date="2025-02-05T16:04:00Z" w16du:dateUtc="2025-02-05T05:04:00Z"/>
                <w:rStyle w:val="ui-provider"/>
                <w:rFonts w:ascii="Calibri" w:hAnsi="Calibri" w:cs="Calibri"/>
                <w:sz w:val="18"/>
                <w:szCs w:val="18"/>
                <w:rPrChange w:id="10245" w:author="Sam Sehgal (EXT Idiom)" w:date="2025-04-30T12:14:00Z" w16du:dateUtc="2025-04-30T02:14:00Z">
                  <w:rPr>
                    <w:ins w:id="10246" w:author="sam sehgal" w:date="2025-02-05T16:04:00Z" w16du:dateUtc="2025-02-05T05:04:00Z"/>
                    <w:rStyle w:val="ui-provider"/>
                    <w:rFonts w:ascii="Calibri" w:hAnsi="Calibri" w:cs="Calibri"/>
                    <w:sz w:val="18"/>
                    <w:szCs w:val="18"/>
                    <w:highlight w:val="cyan"/>
                  </w:rPr>
                </w:rPrChange>
              </w:rPr>
            </w:pPr>
            <w:ins w:id="10247" w:author="sam sehgal" w:date="2025-02-05T16:04:00Z" w16du:dateUtc="2025-02-05T05:04:00Z">
              <w:r w:rsidRPr="004663CC">
                <w:rPr>
                  <w:rStyle w:val="ui-provider"/>
                  <w:rFonts w:ascii="Calibri" w:hAnsi="Calibri" w:cs="Calibri"/>
                  <w:sz w:val="18"/>
                  <w:szCs w:val="18"/>
                  <w:rPrChange w:id="10248" w:author="Sam Sehgal (EXT Idiom)" w:date="2025-04-30T12:14:00Z" w16du:dateUtc="2025-04-30T02:14:00Z">
                    <w:rPr>
                      <w:rStyle w:val="ui-provider"/>
                      <w:rFonts w:ascii="Calibri" w:hAnsi="Calibri" w:cs="Calibri"/>
                      <w:sz w:val="18"/>
                      <w:szCs w:val="18"/>
                      <w:highlight w:val="cyan"/>
                    </w:rPr>
                  </w:rPrChange>
                </w:rPr>
                <w:t xml:space="preserve">&lt;TotalRSAFee&gt; != </w:t>
              </w:r>
            </w:ins>
            <w:ins w:id="10249" w:author="sam sehgal" w:date="2025-02-05T16:41:00Z" w16du:dateUtc="2025-02-05T05:41:00Z">
              <w:r w:rsidR="00F65A5E" w:rsidRPr="004663CC">
                <w:rPr>
                  <w:rStyle w:val="ui-provider"/>
                  <w:rFonts w:ascii="Calibri" w:hAnsi="Calibri" w:cs="Calibri"/>
                  <w:sz w:val="18"/>
                  <w:szCs w:val="18"/>
                  <w:rPrChange w:id="10250" w:author="Sam Sehgal (EXT Idiom)" w:date="2025-04-30T12:14:00Z" w16du:dateUtc="2025-04-30T02:14:00Z">
                    <w:rPr>
                      <w:rStyle w:val="ui-provider"/>
                      <w:rFonts w:ascii="Calibri" w:hAnsi="Calibri" w:cs="Calibri"/>
                      <w:sz w:val="18"/>
                      <w:szCs w:val="18"/>
                      <w:highlight w:val="cyan"/>
                    </w:rPr>
                  </w:rPrChange>
                </w:rPr>
                <w:t>‘0’</w:t>
              </w:r>
            </w:ins>
          </w:p>
          <w:p w14:paraId="7D94B580" w14:textId="77777777" w:rsidR="00022E96" w:rsidRPr="004663CC" w:rsidRDefault="00022E96" w:rsidP="007F261B">
            <w:pPr>
              <w:tabs>
                <w:tab w:val="left" w:pos="774"/>
              </w:tabs>
              <w:rPr>
                <w:rFonts w:asciiTheme="minorHAnsi" w:hAnsiTheme="minorHAnsi"/>
                <w:sz w:val="20"/>
                <w:szCs w:val="20"/>
              </w:rPr>
            </w:pPr>
          </w:p>
          <w:p w14:paraId="6B514660" w14:textId="777777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 xml:space="preserve">THEN </w:t>
            </w:r>
            <w:r w:rsidRPr="004663CC">
              <w:rPr>
                <w:rFonts w:asciiTheme="minorHAnsi" w:hAnsiTheme="minorHAnsi"/>
                <w:sz w:val="20"/>
                <w:szCs w:val="20"/>
              </w:rPr>
              <w:t xml:space="preserve">display </w:t>
            </w:r>
          </w:p>
          <w:p w14:paraId="2805D08E" w14:textId="77777777" w:rsidR="0084057F" w:rsidRPr="004663CC" w:rsidRDefault="0084057F" w:rsidP="0084057F">
            <w:pPr>
              <w:tabs>
                <w:tab w:val="left" w:pos="774"/>
              </w:tabs>
              <w:rPr>
                <w:rFonts w:asciiTheme="minorHAnsi" w:hAnsiTheme="minorHAnsi"/>
                <w:b/>
                <w:bCs/>
                <w:sz w:val="20"/>
                <w:szCs w:val="20"/>
              </w:rPr>
            </w:pPr>
            <w:r w:rsidRPr="004663CC">
              <w:rPr>
                <w:rFonts w:asciiTheme="minorHAnsi" w:hAnsiTheme="minorHAnsi"/>
                <w:b/>
                <w:bCs/>
                <w:sz w:val="20"/>
                <w:szCs w:val="20"/>
              </w:rPr>
              <w:t>ELSE</w:t>
            </w:r>
            <w:r w:rsidRPr="004663CC">
              <w:rPr>
                <w:rFonts w:asciiTheme="minorHAnsi" w:hAnsiTheme="minorHAnsi"/>
                <w:sz w:val="20"/>
                <w:szCs w:val="20"/>
              </w:rPr>
              <w:t xml:space="preserve"> Do Not Display</w:t>
            </w:r>
          </w:p>
          <w:p w14:paraId="09092E64" w14:textId="77777777" w:rsidR="0084057F" w:rsidRPr="004663CC" w:rsidRDefault="0084057F" w:rsidP="0084057F">
            <w:pPr>
              <w:tabs>
                <w:tab w:val="left" w:pos="774"/>
              </w:tabs>
              <w:rPr>
                <w:rFonts w:asciiTheme="minorHAnsi" w:hAnsiTheme="minorHAnsi"/>
                <w:b/>
                <w:bCs/>
                <w:sz w:val="20"/>
                <w:szCs w:val="20"/>
              </w:rPr>
            </w:pPr>
          </w:p>
        </w:tc>
        <w:tc>
          <w:tcPr>
            <w:tcW w:w="825" w:type="dxa"/>
            <w:gridSpan w:val="3"/>
          </w:tcPr>
          <w:p w14:paraId="021E9ED9" w14:textId="77777777"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1: Table_Bodycopy_COI​</w:t>
            </w:r>
          </w:p>
          <w:p w14:paraId="6BC09457" w14:textId="77777777" w:rsidR="0084057F" w:rsidRPr="004663CC" w:rsidRDefault="0084057F" w:rsidP="0084057F">
            <w:pPr>
              <w:tabs>
                <w:tab w:val="left" w:pos="1800"/>
              </w:tabs>
              <w:rPr>
                <w:rFonts w:asciiTheme="minorHAnsi" w:hAnsiTheme="minorHAnsi" w:cstheme="minorHAnsi"/>
                <w:bCs/>
                <w:sz w:val="20"/>
                <w:szCs w:val="20"/>
              </w:rPr>
            </w:pPr>
          </w:p>
          <w:p w14:paraId="40457756" w14:textId="5607BF93"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2: Table_Heading_3_R</w:t>
            </w:r>
          </w:p>
        </w:tc>
      </w:tr>
      <w:tr w:rsidR="009F26EC" w:rsidRPr="00BD6987" w14:paraId="3346403D" w14:textId="77777777" w:rsidTr="00E101E6">
        <w:trPr>
          <w:gridAfter w:val="2"/>
          <w:wAfter w:w="25" w:type="dxa"/>
          <w:cantSplit/>
          <w:trHeight w:val="300"/>
        </w:trPr>
        <w:tc>
          <w:tcPr>
            <w:tcW w:w="704" w:type="dxa"/>
          </w:tcPr>
          <w:p w14:paraId="0B602951" w14:textId="5C1313E1" w:rsidR="0084057F" w:rsidRPr="00BD6987" w:rsidRDefault="0084057F" w:rsidP="0084057F">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CB </w:t>
            </w:r>
            <w:r>
              <w:rPr>
                <w:rFonts w:asciiTheme="minorHAnsi" w:hAnsiTheme="minorHAnsi" w:cstheme="minorHAnsi"/>
                <w:bCs/>
                <w:sz w:val="20"/>
                <w:szCs w:val="20"/>
              </w:rPr>
              <w:t>21</w:t>
            </w:r>
          </w:p>
        </w:tc>
        <w:tc>
          <w:tcPr>
            <w:tcW w:w="2126" w:type="dxa"/>
          </w:tcPr>
          <w:p w14:paraId="024D3F73" w14:textId="77777777" w:rsidR="0084057F" w:rsidRPr="00677D1B"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sz w:val="20"/>
                <w:szCs w:val="20"/>
              </w:rPr>
              <w:t>&lt;DocumentSubType&gt;</w:t>
            </w:r>
          </w:p>
          <w:p w14:paraId="6887D878" w14:textId="77777777" w:rsidR="0084057F" w:rsidRPr="00677D1B" w:rsidRDefault="0084057F" w:rsidP="0084057F">
            <w:pPr>
              <w:tabs>
                <w:tab w:val="left" w:pos="1800"/>
              </w:tabs>
              <w:rPr>
                <w:rFonts w:asciiTheme="minorHAnsi" w:hAnsiTheme="minorHAnsi" w:cstheme="minorHAnsi"/>
                <w:sz w:val="20"/>
                <w:szCs w:val="20"/>
              </w:rPr>
            </w:pPr>
            <w:r w:rsidRPr="00677D1B">
              <w:rPr>
                <w:rFonts w:asciiTheme="minorHAnsi" w:hAnsiTheme="minorHAnsi"/>
                <w:sz w:val="20"/>
                <w:szCs w:val="20"/>
              </w:rPr>
              <w:t>&lt;VehicleCoverageName&gt;</w:t>
            </w:r>
          </w:p>
          <w:p w14:paraId="3E886E8E" w14:textId="3339818D" w:rsidR="0084057F" w:rsidRPr="00677D1B"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sz w:val="20"/>
                <w:szCs w:val="20"/>
              </w:rPr>
              <w:t>&lt;</w:t>
            </w:r>
            <w:r w:rsidR="003F6C73" w:rsidRPr="003F6C73">
              <w:rPr>
                <w:rFonts w:asciiTheme="minorHAnsi" w:hAnsiTheme="minorHAnsi" w:cstheme="minorHAnsi"/>
                <w:sz w:val="20"/>
                <w:szCs w:val="20"/>
              </w:rPr>
              <w:t>CurrentAnnualRSAGST</w:t>
            </w:r>
            <w:r w:rsidRPr="00677D1B">
              <w:rPr>
                <w:rFonts w:asciiTheme="minorHAnsi" w:hAnsiTheme="minorHAnsi" w:cstheme="minorHAnsi"/>
                <w:sz w:val="20"/>
                <w:szCs w:val="20"/>
              </w:rPr>
              <w:t>&gt;</w:t>
            </w:r>
          </w:p>
          <w:p w14:paraId="031DBEAE" w14:textId="402BC122" w:rsidR="0084057F" w:rsidRPr="003F6C73"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bCs/>
                <w:sz w:val="20"/>
                <w:szCs w:val="20"/>
              </w:rPr>
              <w:t>&lt;</w:t>
            </w:r>
            <w:r w:rsidR="009C545A" w:rsidRPr="009C545A">
              <w:rPr>
                <w:rFonts w:asciiTheme="minorHAnsi" w:hAnsiTheme="minorHAnsi" w:cstheme="minorHAnsi"/>
                <w:bCs/>
                <w:sz w:val="20"/>
                <w:szCs w:val="20"/>
              </w:rPr>
              <w:t>PreviousAnnualRSAGST</w:t>
            </w:r>
            <w:r w:rsidRPr="00677D1B">
              <w:rPr>
                <w:rFonts w:asciiTheme="minorHAnsi" w:hAnsiTheme="minorHAnsi" w:cstheme="minorHAnsi"/>
                <w:bCs/>
                <w:sz w:val="20"/>
                <w:szCs w:val="20"/>
              </w:rPr>
              <w:t>&gt;</w:t>
            </w:r>
          </w:p>
        </w:tc>
        <w:tc>
          <w:tcPr>
            <w:tcW w:w="9356" w:type="dxa"/>
            <w:gridSpan w:val="3"/>
          </w:tcPr>
          <w:tbl>
            <w:tblPr>
              <w:tblpPr w:leftFromText="180" w:rightFromText="180" w:vertAnchor="page" w:horzAnchor="margin" w:tblpY="93"/>
              <w:tblOverlap w:val="never"/>
              <w:tblW w:w="9214" w:type="dxa"/>
              <w:tblBorders>
                <w:bottom w:val="single" w:sz="4" w:space="0" w:color="auto"/>
              </w:tblBorders>
              <w:tblLayout w:type="fixed"/>
              <w:tblLook w:val="04A0" w:firstRow="1" w:lastRow="0" w:firstColumn="1" w:lastColumn="0" w:noHBand="0" w:noVBand="1"/>
            </w:tblPr>
            <w:tblGrid>
              <w:gridCol w:w="2552"/>
              <w:gridCol w:w="2693"/>
              <w:gridCol w:w="284"/>
              <w:gridCol w:w="3685"/>
            </w:tblGrid>
            <w:tr w:rsidR="0084057F" w:rsidRPr="004663CC" w14:paraId="092DDFA4" w14:textId="77777777" w:rsidTr="00CF255D">
              <w:trPr>
                <w:trHeight w:val="220"/>
              </w:trPr>
              <w:tc>
                <w:tcPr>
                  <w:tcW w:w="2552" w:type="dxa"/>
                  <w:noWrap/>
                  <w:vAlign w:val="center"/>
                  <w:hideMark/>
                </w:tcPr>
                <w:p w14:paraId="69DA97FE" w14:textId="77777777" w:rsidR="0084057F" w:rsidRPr="004663CC" w:rsidRDefault="0084057F" w:rsidP="0084057F">
                  <w:pPr>
                    <w:pStyle w:val="TableBodycopy"/>
                    <w:rPr>
                      <w:rFonts w:asciiTheme="minorHAnsi" w:hAnsiTheme="minorHAnsi" w:cstheme="minorHAnsi"/>
                      <w:b/>
                      <w:bCs/>
                      <w:noProof/>
                      <w:color w:val="000000" w:themeColor="text1"/>
                      <w:sz w:val="22"/>
                      <w:szCs w:val="22"/>
                    </w:rPr>
                  </w:pPr>
                  <w:r w:rsidRPr="004663CC">
                    <w:rPr>
                      <w:rFonts w:asciiTheme="minorHAnsi" w:hAnsiTheme="minorHAnsi" w:cstheme="minorHAnsi"/>
                      <w:b/>
                      <w:bCs/>
                      <w:noProof/>
                      <w:color w:val="000000" w:themeColor="text1"/>
                      <w:szCs w:val="20"/>
                    </w:rPr>
                    <w:t>Roadside Assistance GST:</w:t>
                  </w:r>
                </w:p>
              </w:tc>
              <w:tc>
                <w:tcPr>
                  <w:tcW w:w="2693" w:type="dxa"/>
                  <w:noWrap/>
                  <w:vAlign w:val="bottom"/>
                  <w:hideMark/>
                </w:tcPr>
                <w:p w14:paraId="0205ECD4" w14:textId="699D170E" w:rsidR="0084057F" w:rsidRPr="004663CC" w:rsidRDefault="0084057F" w:rsidP="0084057F">
                  <w:pPr>
                    <w:pStyle w:val="TableBodycopy"/>
                    <w:rPr>
                      <w:rFonts w:asciiTheme="minorHAnsi" w:hAnsiTheme="minorHAnsi" w:cstheme="minorHAnsi"/>
                      <w:b/>
                      <w:bCs/>
                      <w:szCs w:val="20"/>
                    </w:rPr>
                  </w:pPr>
                  <w:r w:rsidRPr="004663CC">
                    <w:rPr>
                      <w:rFonts w:asciiTheme="minorHAnsi" w:hAnsiTheme="minorHAnsi" w:cstheme="minorHAnsi"/>
                      <w:b/>
                      <w:bCs/>
                      <w:szCs w:val="20"/>
                    </w:rPr>
                    <w:t>&lt;</w:t>
                  </w:r>
                  <w:r w:rsidR="003F6C73" w:rsidRPr="004663CC">
                    <w:rPr>
                      <w:rFonts w:asciiTheme="minorHAnsi" w:hAnsiTheme="minorHAnsi" w:cstheme="minorHAnsi"/>
                      <w:b/>
                      <w:bCs/>
                      <w:szCs w:val="20"/>
                    </w:rPr>
                    <w:t>CurrentAnnualRSAGST</w:t>
                  </w:r>
                  <w:r w:rsidRPr="004663CC">
                    <w:rPr>
                      <w:rFonts w:asciiTheme="minorHAnsi" w:hAnsiTheme="minorHAnsi" w:cstheme="minorHAnsi"/>
                      <w:b/>
                      <w:bCs/>
                      <w:szCs w:val="20"/>
                    </w:rPr>
                    <w:t>&gt;</w:t>
                  </w:r>
                </w:p>
              </w:tc>
              <w:tc>
                <w:tcPr>
                  <w:tcW w:w="284" w:type="dxa"/>
                </w:tcPr>
                <w:p w14:paraId="385B36AA" w14:textId="77777777" w:rsidR="0084057F" w:rsidRPr="004663CC" w:rsidRDefault="0084057F" w:rsidP="0084057F">
                  <w:pPr>
                    <w:pStyle w:val="TableBodycopy"/>
                    <w:rPr>
                      <w:rFonts w:asciiTheme="minorHAnsi" w:hAnsiTheme="minorHAnsi" w:cstheme="minorBidi"/>
                      <w:b/>
                      <w:bCs/>
                      <w:szCs w:val="20"/>
                    </w:rPr>
                  </w:pPr>
                </w:p>
              </w:tc>
              <w:tc>
                <w:tcPr>
                  <w:tcW w:w="3685" w:type="dxa"/>
                </w:tcPr>
                <w:p w14:paraId="1E4CF3B3" w14:textId="4A8A6EE5" w:rsidR="0084057F" w:rsidRPr="004663CC" w:rsidRDefault="0084057F" w:rsidP="0084057F">
                  <w:pPr>
                    <w:pStyle w:val="TableBodycopy"/>
                    <w:rPr>
                      <w:rFonts w:asciiTheme="minorHAnsi" w:hAnsiTheme="minorHAnsi" w:cstheme="minorBidi"/>
                      <w:b/>
                      <w:bCs/>
                      <w:szCs w:val="20"/>
                    </w:rPr>
                  </w:pPr>
                  <w:r w:rsidRPr="004663CC">
                    <w:rPr>
                      <w:rFonts w:asciiTheme="minorHAnsi" w:hAnsiTheme="minorHAnsi" w:cstheme="minorBidi"/>
                      <w:b/>
                      <w:bCs/>
                      <w:szCs w:val="20"/>
                    </w:rPr>
                    <w:t>&lt;</w:t>
                  </w:r>
                  <w:r w:rsidR="009C545A" w:rsidRPr="004663CC">
                    <w:rPr>
                      <w:rFonts w:asciiTheme="minorHAnsi" w:hAnsiTheme="minorHAnsi" w:cstheme="minorBidi"/>
                      <w:b/>
                      <w:bCs/>
                      <w:szCs w:val="20"/>
                    </w:rPr>
                    <w:t>PreviousAnnualRSAGST</w:t>
                  </w:r>
                  <w:r w:rsidRPr="004663CC">
                    <w:rPr>
                      <w:rFonts w:asciiTheme="minorHAnsi" w:hAnsiTheme="minorHAnsi" w:cstheme="minorBidi"/>
                      <w:b/>
                      <w:bCs/>
                      <w:szCs w:val="20"/>
                    </w:rPr>
                    <w:t>&gt;</w:t>
                  </w:r>
                </w:p>
              </w:tc>
            </w:tr>
          </w:tbl>
          <w:p w14:paraId="2728B9CE" w14:textId="77777777" w:rsidR="0084057F" w:rsidRPr="004663CC" w:rsidRDefault="0084057F" w:rsidP="0084057F">
            <w:pPr>
              <w:pStyle w:val="TableBodycopy"/>
              <w:rPr>
                <w:rFonts w:asciiTheme="minorHAnsi" w:hAnsiTheme="minorHAnsi" w:cstheme="minorHAnsi"/>
                <w:b/>
                <w:bCs/>
                <w:noProof/>
                <w:color w:val="000000" w:themeColor="text1"/>
                <w:szCs w:val="20"/>
              </w:rPr>
            </w:pPr>
          </w:p>
        </w:tc>
        <w:tc>
          <w:tcPr>
            <w:tcW w:w="1560" w:type="dxa"/>
          </w:tcPr>
          <w:p w14:paraId="3FE9403D" w14:textId="777777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IF</w:t>
            </w:r>
            <w:r w:rsidRPr="004663CC">
              <w:rPr>
                <w:rFonts w:asciiTheme="minorHAnsi" w:hAnsiTheme="minorHAnsi"/>
                <w:sz w:val="20"/>
                <w:szCs w:val="20"/>
              </w:rPr>
              <w:t xml:space="preserve"> &lt;DocumentSubType&gt;= “Renewal” </w:t>
            </w:r>
          </w:p>
          <w:p w14:paraId="40DE80B4" w14:textId="77777777" w:rsidR="007F261B" w:rsidRPr="004663CC" w:rsidRDefault="0084057F" w:rsidP="007F261B">
            <w:pPr>
              <w:tabs>
                <w:tab w:val="left" w:pos="774"/>
              </w:tabs>
              <w:rPr>
                <w:rFonts w:asciiTheme="minorHAnsi" w:hAnsiTheme="minorHAnsi"/>
                <w:sz w:val="20"/>
                <w:szCs w:val="20"/>
              </w:rPr>
            </w:pPr>
            <w:r w:rsidRPr="004663CC">
              <w:rPr>
                <w:rFonts w:asciiTheme="minorHAnsi" w:hAnsiTheme="minorHAnsi"/>
                <w:b/>
                <w:bCs/>
                <w:sz w:val="20"/>
                <w:szCs w:val="20"/>
              </w:rPr>
              <w:t>AND</w:t>
            </w:r>
            <w:r w:rsidRPr="004663CC">
              <w:rPr>
                <w:rFonts w:asciiTheme="minorHAnsi" w:hAnsiTheme="minorHAnsi"/>
                <w:sz w:val="20"/>
                <w:szCs w:val="20"/>
              </w:rPr>
              <w:t xml:space="preserve"> </w:t>
            </w:r>
            <w:r w:rsidR="007F261B" w:rsidRPr="004663CC">
              <w:rPr>
                <w:rFonts w:asciiTheme="minorHAnsi" w:hAnsiTheme="minorHAnsi"/>
                <w:sz w:val="20"/>
                <w:szCs w:val="20"/>
              </w:rPr>
              <w:t>&lt;VehicleCoverageCode&gt;</w:t>
            </w:r>
          </w:p>
          <w:p w14:paraId="32FC44D8" w14:textId="77777777" w:rsidR="007F261B" w:rsidRPr="004663CC" w:rsidRDefault="007F261B" w:rsidP="007F261B">
            <w:pPr>
              <w:tabs>
                <w:tab w:val="left" w:pos="774"/>
              </w:tabs>
              <w:rPr>
                <w:rFonts w:asciiTheme="minorHAnsi" w:hAnsiTheme="minorHAnsi"/>
                <w:sz w:val="20"/>
                <w:szCs w:val="20"/>
              </w:rPr>
            </w:pPr>
            <w:r w:rsidRPr="004663CC">
              <w:rPr>
                <w:rFonts w:asciiTheme="minorHAnsi" w:hAnsiTheme="minorHAnsi"/>
                <w:sz w:val="20"/>
                <w:szCs w:val="20"/>
              </w:rPr>
              <w:t>= “RA”</w:t>
            </w:r>
          </w:p>
          <w:p w14:paraId="79960C20" w14:textId="77777777" w:rsidR="008B5E04" w:rsidRPr="004663CC" w:rsidRDefault="008B5E04" w:rsidP="008B5E04">
            <w:pPr>
              <w:tabs>
                <w:tab w:val="left" w:pos="774"/>
              </w:tabs>
              <w:rPr>
                <w:rFonts w:asciiTheme="minorHAnsi" w:hAnsiTheme="minorHAnsi"/>
                <w:b/>
                <w:bCs/>
                <w:sz w:val="20"/>
                <w:szCs w:val="20"/>
              </w:rPr>
            </w:pPr>
            <w:r w:rsidRPr="004663CC">
              <w:rPr>
                <w:rFonts w:asciiTheme="minorHAnsi" w:hAnsiTheme="minorHAnsi"/>
                <w:b/>
                <w:bCs/>
                <w:sz w:val="20"/>
                <w:szCs w:val="20"/>
              </w:rPr>
              <w:t>AND</w:t>
            </w:r>
          </w:p>
          <w:p w14:paraId="10FE80F7" w14:textId="77777777" w:rsidR="000C74D0" w:rsidRPr="004663CC" w:rsidRDefault="008B5E04" w:rsidP="000C74D0">
            <w:pPr>
              <w:tabs>
                <w:tab w:val="left" w:pos="774"/>
              </w:tabs>
              <w:rPr>
                <w:ins w:id="10251" w:author="sam sehgal" w:date="2025-02-06T12:16:00Z" w16du:dateUtc="2025-02-06T01:16:00Z"/>
                <w:rStyle w:val="ui-provider"/>
                <w:rFonts w:ascii="Calibri" w:hAnsi="Calibri" w:cs="Calibri"/>
                <w:sz w:val="18"/>
                <w:szCs w:val="18"/>
              </w:rPr>
            </w:pPr>
            <w:r w:rsidRPr="004663CC">
              <w:rPr>
                <w:rStyle w:val="ui-provider"/>
                <w:rFonts w:ascii="Calibri" w:hAnsi="Calibri" w:cs="Calibri"/>
                <w:sz w:val="18"/>
                <w:szCs w:val="18"/>
              </w:rPr>
              <w:t xml:space="preserve">(VehicleOptionalCoverageInd = ‘0’ and </w:t>
            </w:r>
            <w:r w:rsidRPr="004663CC">
              <w:rPr>
                <w:rFonts w:ascii="Calibri" w:hAnsi="Calibri" w:cs="Calibri"/>
                <w:sz w:val="18"/>
                <w:szCs w:val="18"/>
                <w:shd w:val="clear" w:color="auto" w:fill="FFFFFF"/>
              </w:rPr>
              <w:t>(&lt;</w:t>
            </w:r>
            <w:r w:rsidRPr="004663CC">
              <w:rPr>
                <w:rStyle w:val="ui-provider"/>
                <w:rFonts w:ascii="Calibri" w:hAnsi="Calibri" w:cs="Calibri"/>
                <w:sz w:val="18"/>
                <w:szCs w:val="18"/>
              </w:rPr>
              <w:t>VehicleSelectedCoverageInd&gt;</w:t>
            </w:r>
            <w:r w:rsidRPr="004663CC">
              <w:rPr>
                <w:rFonts w:ascii="Calibri" w:hAnsi="Calibri" w:cs="Calibri"/>
                <w:sz w:val="18"/>
                <w:szCs w:val="18"/>
                <w:shd w:val="clear" w:color="auto" w:fill="FFFFFF"/>
              </w:rPr>
              <w:t xml:space="preserve"> </w:t>
            </w:r>
            <w:r w:rsidRPr="004663CC">
              <w:rPr>
                <w:rStyle w:val="ui-provider"/>
                <w:rFonts w:ascii="Calibri" w:hAnsi="Calibri" w:cs="Calibri"/>
                <w:sz w:val="18"/>
                <w:szCs w:val="18"/>
              </w:rPr>
              <w:t xml:space="preserve"> = </w:t>
            </w:r>
            <w:ins w:id="10252" w:author="sam sehgal" w:date="2025-02-06T12:16:00Z" w16du:dateUtc="2025-02-06T01:16:00Z">
              <w:r w:rsidR="000C74D0" w:rsidRPr="004663CC">
                <w:rPr>
                  <w:rStyle w:val="ui-provider"/>
                  <w:rFonts w:ascii="Calibri" w:hAnsi="Calibri" w:cs="Calibri"/>
                  <w:sz w:val="18"/>
                  <w:szCs w:val="18"/>
                  <w:rPrChange w:id="10253" w:author="Sam Sehgal (EXT Idiom)" w:date="2025-04-30T12:14:00Z" w16du:dateUtc="2025-04-30T02:14:00Z">
                    <w:rPr>
                      <w:rStyle w:val="ui-provider"/>
                      <w:rFonts w:ascii="Calibri" w:hAnsi="Calibri" w:cs="Calibri"/>
                      <w:sz w:val="18"/>
                      <w:szCs w:val="18"/>
                      <w:highlight w:val="cyan"/>
                    </w:rPr>
                  </w:rPrChange>
                </w:rPr>
                <w:t>‘0’ or‘1’</w:t>
              </w:r>
              <w:r w:rsidR="000C74D0" w:rsidRPr="004663CC">
                <w:rPr>
                  <w:rStyle w:val="ui-provider"/>
                  <w:rFonts w:ascii="Calibri" w:hAnsi="Calibri" w:cs="Calibri"/>
                  <w:sz w:val="18"/>
                  <w:szCs w:val="18"/>
                </w:rPr>
                <w:t>)</w:t>
              </w:r>
            </w:ins>
          </w:p>
          <w:p w14:paraId="13853D86" w14:textId="0EA62FF1" w:rsidR="008B5E04" w:rsidRPr="00BF4381" w:rsidRDefault="008B5E04" w:rsidP="007F261B">
            <w:pPr>
              <w:tabs>
                <w:tab w:val="left" w:pos="774"/>
              </w:tabs>
              <w:rPr>
                <w:ins w:id="10254" w:author="sam sehgal" w:date="2025-02-05T16:04:00Z" w16du:dateUtc="2025-02-05T05:04:00Z"/>
                <w:rStyle w:val="ui-provider"/>
                <w:rFonts w:ascii="Calibri" w:hAnsi="Calibri" w:cs="Calibri"/>
                <w:sz w:val="18"/>
                <w:szCs w:val="18"/>
              </w:rPr>
            </w:pPr>
            <w:del w:id="10255" w:author="sam sehgal" w:date="2025-02-06T12:16:00Z" w16du:dateUtc="2025-02-06T01:16:00Z">
              <w:r w:rsidRPr="00BF4381" w:rsidDel="000C74D0">
                <w:rPr>
                  <w:rStyle w:val="ui-provider"/>
                  <w:rFonts w:ascii="Calibri" w:hAnsi="Calibri" w:cs="Calibri"/>
                  <w:sz w:val="18"/>
                  <w:szCs w:val="18"/>
                </w:rPr>
                <w:delText>‘1’)</w:delText>
              </w:r>
            </w:del>
          </w:p>
          <w:p w14:paraId="0D2C5138" w14:textId="77777777" w:rsidR="00022E96" w:rsidRPr="004663CC" w:rsidRDefault="00022E96" w:rsidP="00022E96">
            <w:pPr>
              <w:tabs>
                <w:tab w:val="left" w:pos="774"/>
              </w:tabs>
              <w:rPr>
                <w:ins w:id="10256" w:author="sam sehgal" w:date="2025-02-05T16:04:00Z" w16du:dateUtc="2025-02-05T05:04:00Z"/>
                <w:rStyle w:val="ui-provider"/>
                <w:rFonts w:ascii="Calibri" w:hAnsi="Calibri" w:cs="Calibri"/>
                <w:b/>
                <w:bCs/>
                <w:sz w:val="18"/>
                <w:szCs w:val="18"/>
                <w:rPrChange w:id="10257" w:author="Sam Sehgal (EXT Idiom)" w:date="2025-04-30T12:14:00Z" w16du:dateUtc="2025-04-30T02:14:00Z">
                  <w:rPr>
                    <w:ins w:id="10258" w:author="sam sehgal" w:date="2025-02-05T16:04:00Z" w16du:dateUtc="2025-02-05T05:04:00Z"/>
                    <w:rStyle w:val="ui-provider"/>
                    <w:rFonts w:ascii="Calibri" w:hAnsi="Calibri" w:cs="Calibri"/>
                    <w:b/>
                    <w:bCs/>
                    <w:sz w:val="18"/>
                    <w:szCs w:val="18"/>
                    <w:highlight w:val="cyan"/>
                  </w:rPr>
                </w:rPrChange>
              </w:rPr>
            </w:pPr>
            <w:ins w:id="10259" w:author="sam sehgal" w:date="2025-02-05T16:04:00Z" w16du:dateUtc="2025-02-05T05:04:00Z">
              <w:r w:rsidRPr="004663CC">
                <w:rPr>
                  <w:rStyle w:val="ui-provider"/>
                  <w:rFonts w:ascii="Calibri" w:hAnsi="Calibri" w:cs="Calibri"/>
                  <w:b/>
                  <w:bCs/>
                  <w:sz w:val="18"/>
                  <w:szCs w:val="18"/>
                  <w:rPrChange w:id="10260" w:author="Sam Sehgal (EXT Idiom)" w:date="2025-04-30T12:14:00Z" w16du:dateUtc="2025-04-30T02:14:00Z">
                    <w:rPr>
                      <w:rStyle w:val="ui-provider"/>
                      <w:rFonts w:ascii="Calibri" w:hAnsi="Calibri" w:cs="Calibri"/>
                      <w:b/>
                      <w:bCs/>
                      <w:sz w:val="18"/>
                      <w:szCs w:val="18"/>
                      <w:highlight w:val="cyan"/>
                    </w:rPr>
                  </w:rPrChange>
                </w:rPr>
                <w:t>AND</w:t>
              </w:r>
            </w:ins>
          </w:p>
          <w:p w14:paraId="78348531" w14:textId="4F3ED59D" w:rsidR="00022E96" w:rsidRPr="004663CC" w:rsidRDefault="00022E96" w:rsidP="00022E96">
            <w:pPr>
              <w:tabs>
                <w:tab w:val="left" w:pos="774"/>
              </w:tabs>
              <w:rPr>
                <w:ins w:id="10261" w:author="sam sehgal" w:date="2025-02-05T16:04:00Z" w16du:dateUtc="2025-02-05T05:04:00Z"/>
                <w:rStyle w:val="ui-provider"/>
                <w:rFonts w:ascii="Calibri" w:hAnsi="Calibri" w:cs="Calibri"/>
                <w:sz w:val="18"/>
                <w:szCs w:val="18"/>
                <w:rPrChange w:id="10262" w:author="Sam Sehgal (EXT Idiom)" w:date="2025-04-30T12:14:00Z" w16du:dateUtc="2025-04-30T02:14:00Z">
                  <w:rPr>
                    <w:ins w:id="10263" w:author="sam sehgal" w:date="2025-02-05T16:04:00Z" w16du:dateUtc="2025-02-05T05:04:00Z"/>
                    <w:rStyle w:val="ui-provider"/>
                    <w:rFonts w:ascii="Calibri" w:hAnsi="Calibri" w:cs="Calibri"/>
                    <w:sz w:val="18"/>
                    <w:szCs w:val="18"/>
                    <w:highlight w:val="cyan"/>
                  </w:rPr>
                </w:rPrChange>
              </w:rPr>
            </w:pPr>
            <w:ins w:id="10264" w:author="sam sehgal" w:date="2025-02-05T16:04:00Z" w16du:dateUtc="2025-02-05T05:04:00Z">
              <w:r w:rsidRPr="004663CC">
                <w:rPr>
                  <w:rStyle w:val="ui-provider"/>
                  <w:rFonts w:ascii="Calibri" w:hAnsi="Calibri" w:cs="Calibri"/>
                  <w:sz w:val="18"/>
                  <w:szCs w:val="18"/>
                  <w:rPrChange w:id="10265" w:author="Sam Sehgal (EXT Idiom)" w:date="2025-04-30T12:14:00Z" w16du:dateUtc="2025-04-30T02:14:00Z">
                    <w:rPr>
                      <w:rStyle w:val="ui-provider"/>
                      <w:rFonts w:ascii="Calibri" w:hAnsi="Calibri" w:cs="Calibri"/>
                      <w:sz w:val="18"/>
                      <w:szCs w:val="18"/>
                      <w:highlight w:val="cyan"/>
                    </w:rPr>
                  </w:rPrChange>
                </w:rPr>
                <w:t xml:space="preserve">&lt;TotalRSAFee&gt; != </w:t>
              </w:r>
            </w:ins>
            <w:ins w:id="10266" w:author="sam sehgal" w:date="2025-02-05T16:42:00Z" w16du:dateUtc="2025-02-05T05:42:00Z">
              <w:r w:rsidR="00F65A5E" w:rsidRPr="004663CC">
                <w:rPr>
                  <w:rStyle w:val="ui-provider"/>
                  <w:rFonts w:ascii="Calibri" w:hAnsi="Calibri" w:cs="Calibri"/>
                  <w:sz w:val="18"/>
                  <w:szCs w:val="18"/>
                  <w:rPrChange w:id="10267" w:author="Sam Sehgal (EXT Idiom)" w:date="2025-04-30T12:14:00Z" w16du:dateUtc="2025-04-30T02:14:00Z">
                    <w:rPr>
                      <w:rStyle w:val="ui-provider"/>
                      <w:rFonts w:ascii="Calibri" w:hAnsi="Calibri" w:cs="Calibri"/>
                      <w:sz w:val="18"/>
                      <w:szCs w:val="18"/>
                      <w:highlight w:val="cyan"/>
                    </w:rPr>
                  </w:rPrChange>
                </w:rPr>
                <w:t>‘0’</w:t>
              </w:r>
            </w:ins>
          </w:p>
          <w:p w14:paraId="37B1CBB8" w14:textId="77777777" w:rsidR="00022E96" w:rsidRPr="004663CC" w:rsidRDefault="00022E96" w:rsidP="007F261B">
            <w:pPr>
              <w:tabs>
                <w:tab w:val="left" w:pos="774"/>
              </w:tabs>
              <w:rPr>
                <w:rFonts w:asciiTheme="minorHAnsi" w:hAnsiTheme="minorHAnsi"/>
                <w:sz w:val="20"/>
                <w:szCs w:val="20"/>
              </w:rPr>
            </w:pPr>
          </w:p>
          <w:p w14:paraId="59139376" w14:textId="777777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 xml:space="preserve">THEN </w:t>
            </w:r>
            <w:r w:rsidRPr="004663CC">
              <w:rPr>
                <w:rFonts w:asciiTheme="minorHAnsi" w:hAnsiTheme="minorHAnsi"/>
                <w:sz w:val="20"/>
                <w:szCs w:val="20"/>
              </w:rPr>
              <w:t xml:space="preserve">display </w:t>
            </w:r>
          </w:p>
          <w:p w14:paraId="606CEE33" w14:textId="5F0CF087" w:rsidR="0084057F" w:rsidRPr="004663CC" w:rsidRDefault="0084057F" w:rsidP="0084057F">
            <w:pPr>
              <w:tabs>
                <w:tab w:val="left" w:pos="774"/>
              </w:tabs>
              <w:rPr>
                <w:rFonts w:asciiTheme="minorHAnsi" w:hAnsiTheme="minorHAnsi"/>
                <w:b/>
                <w:bCs/>
                <w:sz w:val="20"/>
                <w:szCs w:val="20"/>
              </w:rPr>
            </w:pPr>
            <w:r w:rsidRPr="004663CC">
              <w:rPr>
                <w:rFonts w:asciiTheme="minorHAnsi" w:hAnsiTheme="minorHAnsi"/>
                <w:b/>
                <w:bCs/>
                <w:sz w:val="20"/>
                <w:szCs w:val="20"/>
              </w:rPr>
              <w:t xml:space="preserve">ELSE </w:t>
            </w:r>
            <w:r w:rsidRPr="004663CC">
              <w:rPr>
                <w:rFonts w:asciiTheme="minorHAnsi" w:hAnsiTheme="minorHAnsi"/>
                <w:sz w:val="20"/>
                <w:szCs w:val="20"/>
              </w:rPr>
              <w:t>Do Not Display</w:t>
            </w:r>
          </w:p>
        </w:tc>
        <w:tc>
          <w:tcPr>
            <w:tcW w:w="825" w:type="dxa"/>
            <w:gridSpan w:val="3"/>
          </w:tcPr>
          <w:p w14:paraId="0E746302" w14:textId="77777777"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1: Table_Bodycopy_COI​</w:t>
            </w:r>
          </w:p>
          <w:p w14:paraId="2206EFC9" w14:textId="77777777" w:rsidR="0084057F" w:rsidRPr="004663CC" w:rsidRDefault="0084057F" w:rsidP="0084057F">
            <w:pPr>
              <w:tabs>
                <w:tab w:val="left" w:pos="1800"/>
              </w:tabs>
              <w:rPr>
                <w:rFonts w:asciiTheme="minorHAnsi" w:hAnsiTheme="minorHAnsi" w:cstheme="minorHAnsi"/>
                <w:bCs/>
                <w:sz w:val="20"/>
                <w:szCs w:val="20"/>
              </w:rPr>
            </w:pPr>
          </w:p>
          <w:p w14:paraId="4DFB0D9E" w14:textId="7F29C45D"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4: Table_Heading_3_R</w:t>
            </w:r>
          </w:p>
        </w:tc>
      </w:tr>
      <w:tr w:rsidR="009F26EC" w:rsidRPr="004A367A" w14:paraId="33CCD33E" w14:textId="77777777" w:rsidTr="00E101E6">
        <w:trPr>
          <w:gridAfter w:val="2"/>
          <w:wAfter w:w="25" w:type="dxa"/>
          <w:cantSplit/>
          <w:trHeight w:val="300"/>
        </w:trPr>
        <w:tc>
          <w:tcPr>
            <w:tcW w:w="704" w:type="dxa"/>
          </w:tcPr>
          <w:p w14:paraId="3D91DE34" w14:textId="62EE7A86" w:rsidR="0084057F" w:rsidRPr="00BD6987" w:rsidRDefault="0084057F" w:rsidP="0084057F">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CB </w:t>
            </w:r>
            <w:r>
              <w:rPr>
                <w:rFonts w:asciiTheme="minorHAnsi" w:hAnsiTheme="minorHAnsi" w:cstheme="minorHAnsi"/>
                <w:bCs/>
                <w:sz w:val="20"/>
                <w:szCs w:val="20"/>
              </w:rPr>
              <w:t>22</w:t>
            </w:r>
          </w:p>
        </w:tc>
        <w:tc>
          <w:tcPr>
            <w:tcW w:w="2126" w:type="dxa"/>
          </w:tcPr>
          <w:p w14:paraId="005F1588" w14:textId="77777777" w:rsidR="0084057F" w:rsidRPr="00677D1B"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sz w:val="20"/>
                <w:szCs w:val="20"/>
              </w:rPr>
              <w:t>&lt;DocumentSubType&gt;</w:t>
            </w:r>
          </w:p>
          <w:p w14:paraId="5AC9ABB1" w14:textId="77777777" w:rsidR="0084057F" w:rsidRPr="00677D1B" w:rsidRDefault="0084057F" w:rsidP="0084057F">
            <w:pPr>
              <w:tabs>
                <w:tab w:val="left" w:pos="1800"/>
              </w:tabs>
              <w:rPr>
                <w:rFonts w:asciiTheme="minorHAnsi" w:hAnsiTheme="minorHAnsi"/>
                <w:sz w:val="20"/>
                <w:szCs w:val="20"/>
              </w:rPr>
            </w:pPr>
            <w:r w:rsidRPr="00677D1B">
              <w:rPr>
                <w:rFonts w:asciiTheme="minorHAnsi" w:hAnsiTheme="minorHAnsi"/>
                <w:sz w:val="20"/>
                <w:szCs w:val="20"/>
              </w:rPr>
              <w:t>&lt;VehicleCoverageName&gt;</w:t>
            </w:r>
          </w:p>
          <w:p w14:paraId="20064569" w14:textId="262C34B4" w:rsidR="0084057F" w:rsidRPr="004A367A"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sz w:val="20"/>
                <w:szCs w:val="20"/>
              </w:rPr>
              <w:t>&lt;</w:t>
            </w:r>
            <w:r w:rsidR="0006455E" w:rsidRPr="0006455E">
              <w:rPr>
                <w:rFonts w:asciiTheme="minorHAnsi" w:hAnsiTheme="minorHAnsi" w:cstheme="minorHAnsi"/>
                <w:sz w:val="20"/>
                <w:szCs w:val="20"/>
              </w:rPr>
              <w:t>CurrentAnnualTotalRSA</w:t>
            </w:r>
            <w:r w:rsidRPr="00677D1B">
              <w:rPr>
                <w:rFonts w:asciiTheme="minorHAnsi" w:hAnsiTheme="minorHAnsi" w:cstheme="minorHAnsi"/>
                <w:sz w:val="20"/>
                <w:szCs w:val="20"/>
              </w:rPr>
              <w:t>&gt;</w:t>
            </w:r>
          </w:p>
        </w:tc>
        <w:tc>
          <w:tcPr>
            <w:tcW w:w="9356" w:type="dxa"/>
            <w:gridSpan w:val="3"/>
          </w:tcPr>
          <w:tbl>
            <w:tblPr>
              <w:tblpPr w:leftFromText="180" w:rightFromText="180" w:vertAnchor="page" w:horzAnchor="margin" w:tblpY="93"/>
              <w:tblOverlap w:val="never"/>
              <w:tblW w:w="6688" w:type="dxa"/>
              <w:tblBorders>
                <w:bottom w:val="single" w:sz="4" w:space="0" w:color="auto"/>
              </w:tblBorders>
              <w:tblLayout w:type="fixed"/>
              <w:tblLook w:val="04A0" w:firstRow="1" w:lastRow="0" w:firstColumn="1" w:lastColumn="0" w:noHBand="0" w:noVBand="1"/>
            </w:tblPr>
            <w:tblGrid>
              <w:gridCol w:w="2552"/>
              <w:gridCol w:w="4136"/>
            </w:tblGrid>
            <w:tr w:rsidR="0084057F" w:rsidRPr="00BF4381" w14:paraId="73CCBB07" w14:textId="77777777" w:rsidTr="00CF255D">
              <w:trPr>
                <w:trHeight w:val="160"/>
              </w:trPr>
              <w:tc>
                <w:tcPr>
                  <w:tcW w:w="2552" w:type="dxa"/>
                  <w:noWrap/>
                  <w:vAlign w:val="center"/>
                  <w:hideMark/>
                </w:tcPr>
                <w:p w14:paraId="11B20294" w14:textId="77777777" w:rsidR="0084057F" w:rsidRPr="004663CC" w:rsidRDefault="0084057F" w:rsidP="0084057F">
                  <w:pPr>
                    <w:pStyle w:val="TableBodycopy"/>
                    <w:rPr>
                      <w:rFonts w:asciiTheme="minorHAnsi" w:hAnsiTheme="minorHAnsi" w:cstheme="minorHAnsi"/>
                      <w:b/>
                      <w:bCs/>
                      <w:noProof/>
                      <w:color w:val="000000" w:themeColor="text1"/>
                      <w:szCs w:val="20"/>
                    </w:rPr>
                  </w:pPr>
                  <w:r w:rsidRPr="004663CC">
                    <w:rPr>
                      <w:rFonts w:asciiTheme="minorHAnsi" w:hAnsiTheme="minorHAnsi" w:cstheme="minorHAnsi"/>
                      <w:b/>
                      <w:bCs/>
                      <w:noProof/>
                      <w:color w:val="000000" w:themeColor="text1"/>
                      <w:szCs w:val="20"/>
                    </w:rPr>
                    <w:t>Annual Roadside Assistance fee incl. GST:</w:t>
                  </w:r>
                </w:p>
              </w:tc>
              <w:tc>
                <w:tcPr>
                  <w:tcW w:w="4136" w:type="dxa"/>
                  <w:noWrap/>
                  <w:vAlign w:val="bottom"/>
                  <w:hideMark/>
                </w:tcPr>
                <w:p w14:paraId="7519A49B" w14:textId="08EE94B1" w:rsidR="0084057F" w:rsidRPr="004663CC" w:rsidRDefault="0084057F" w:rsidP="0084057F">
                  <w:pPr>
                    <w:pStyle w:val="TableBodycopy"/>
                    <w:rPr>
                      <w:rFonts w:asciiTheme="minorHAnsi" w:hAnsiTheme="minorHAnsi" w:cstheme="minorHAnsi"/>
                      <w:b/>
                      <w:bCs/>
                      <w:szCs w:val="20"/>
                    </w:rPr>
                  </w:pPr>
                  <w:r w:rsidRPr="004663CC">
                    <w:rPr>
                      <w:rFonts w:asciiTheme="minorHAnsi" w:hAnsiTheme="minorHAnsi" w:cstheme="minorHAnsi"/>
                      <w:b/>
                      <w:bCs/>
                      <w:szCs w:val="20"/>
                    </w:rPr>
                    <w:t>&lt;</w:t>
                  </w:r>
                  <w:r w:rsidR="0006455E" w:rsidRPr="004663CC">
                    <w:rPr>
                      <w:rFonts w:asciiTheme="minorHAnsi" w:hAnsiTheme="minorHAnsi" w:cstheme="minorHAnsi"/>
                      <w:b/>
                      <w:bCs/>
                      <w:szCs w:val="20"/>
                    </w:rPr>
                    <w:t>CurrentAnnualTotalRSA</w:t>
                  </w:r>
                  <w:r w:rsidRPr="004663CC">
                    <w:rPr>
                      <w:rFonts w:asciiTheme="minorHAnsi" w:hAnsiTheme="minorHAnsi" w:cstheme="minorHAnsi"/>
                      <w:b/>
                      <w:bCs/>
                      <w:szCs w:val="20"/>
                    </w:rPr>
                    <w:t>&gt;</w:t>
                  </w:r>
                </w:p>
              </w:tc>
            </w:tr>
          </w:tbl>
          <w:p w14:paraId="2BA1A2CA" w14:textId="77777777" w:rsidR="0084057F" w:rsidRPr="004663CC" w:rsidRDefault="0084057F" w:rsidP="0084057F">
            <w:pPr>
              <w:pStyle w:val="TableBodycopy"/>
              <w:rPr>
                <w:rFonts w:asciiTheme="minorHAnsi" w:hAnsiTheme="minorHAnsi" w:cstheme="minorHAnsi"/>
                <w:b/>
                <w:bCs/>
                <w:noProof/>
                <w:color w:val="000000" w:themeColor="text1"/>
                <w:szCs w:val="20"/>
              </w:rPr>
            </w:pPr>
          </w:p>
        </w:tc>
        <w:tc>
          <w:tcPr>
            <w:tcW w:w="1560" w:type="dxa"/>
          </w:tcPr>
          <w:p w14:paraId="4AD5080C" w14:textId="77777777" w:rsidR="007F261B" w:rsidRPr="004663CC" w:rsidRDefault="0084057F" w:rsidP="007F261B">
            <w:pPr>
              <w:tabs>
                <w:tab w:val="left" w:pos="774"/>
              </w:tabs>
              <w:rPr>
                <w:rFonts w:asciiTheme="minorHAnsi" w:hAnsiTheme="minorHAnsi"/>
                <w:sz w:val="20"/>
                <w:szCs w:val="20"/>
              </w:rPr>
            </w:pPr>
            <w:r w:rsidRPr="004663CC">
              <w:rPr>
                <w:rFonts w:asciiTheme="minorHAnsi" w:hAnsiTheme="minorHAnsi"/>
                <w:b/>
                <w:bCs/>
                <w:sz w:val="20"/>
                <w:szCs w:val="20"/>
              </w:rPr>
              <w:t>IF</w:t>
            </w:r>
            <w:r w:rsidRPr="004663CC">
              <w:rPr>
                <w:rFonts w:asciiTheme="minorHAnsi" w:hAnsiTheme="minorHAnsi"/>
                <w:sz w:val="20"/>
                <w:szCs w:val="20"/>
              </w:rPr>
              <w:t xml:space="preserve"> &lt;DocumentSubType&gt;= “New Business” </w:t>
            </w:r>
            <w:r w:rsidRPr="004663CC">
              <w:rPr>
                <w:rFonts w:asciiTheme="minorHAnsi" w:hAnsiTheme="minorHAnsi"/>
                <w:b/>
                <w:bCs/>
                <w:sz w:val="20"/>
                <w:szCs w:val="20"/>
              </w:rPr>
              <w:t>OR</w:t>
            </w:r>
            <w:r w:rsidRPr="004663CC">
              <w:rPr>
                <w:rFonts w:asciiTheme="minorHAnsi" w:hAnsiTheme="minorHAnsi"/>
                <w:sz w:val="20"/>
                <w:szCs w:val="20"/>
              </w:rPr>
              <w:t xml:space="preserve"> “</w:t>
            </w:r>
            <w:r w:rsidRPr="004663CC">
              <w:rPr>
                <w:rFonts w:asciiTheme="minorHAnsi" w:hAnsiTheme="minorHAnsi"/>
                <w:sz w:val="20"/>
              </w:rPr>
              <w:t>Endorsement</w:t>
            </w:r>
            <w:r w:rsidRPr="004663CC">
              <w:rPr>
                <w:rFonts w:asciiTheme="minorHAnsi" w:hAnsiTheme="minorHAnsi"/>
                <w:sz w:val="20"/>
                <w:szCs w:val="20"/>
              </w:rPr>
              <w:t xml:space="preserve">” </w:t>
            </w:r>
            <w:r w:rsidRPr="004663CC">
              <w:rPr>
                <w:rFonts w:asciiTheme="minorHAnsi" w:hAnsiTheme="minorHAnsi"/>
                <w:b/>
                <w:bCs/>
                <w:sz w:val="20"/>
                <w:szCs w:val="20"/>
              </w:rPr>
              <w:t>AND</w:t>
            </w:r>
            <w:r w:rsidRPr="004663CC">
              <w:rPr>
                <w:rFonts w:asciiTheme="minorHAnsi" w:hAnsiTheme="minorHAnsi"/>
                <w:sz w:val="20"/>
                <w:szCs w:val="20"/>
              </w:rPr>
              <w:t xml:space="preserve"> </w:t>
            </w:r>
            <w:r w:rsidR="007F261B" w:rsidRPr="004663CC">
              <w:rPr>
                <w:rFonts w:asciiTheme="minorHAnsi" w:hAnsiTheme="minorHAnsi"/>
                <w:sz w:val="20"/>
                <w:szCs w:val="20"/>
              </w:rPr>
              <w:t>&lt;VehicleCoverageCode&gt;</w:t>
            </w:r>
          </w:p>
          <w:p w14:paraId="69A2819C" w14:textId="77777777" w:rsidR="007F261B" w:rsidRPr="004663CC" w:rsidRDefault="007F261B" w:rsidP="007F261B">
            <w:pPr>
              <w:tabs>
                <w:tab w:val="left" w:pos="774"/>
              </w:tabs>
              <w:rPr>
                <w:rFonts w:asciiTheme="minorHAnsi" w:hAnsiTheme="minorHAnsi"/>
                <w:sz w:val="20"/>
                <w:szCs w:val="20"/>
              </w:rPr>
            </w:pPr>
            <w:r w:rsidRPr="004663CC">
              <w:rPr>
                <w:rFonts w:asciiTheme="minorHAnsi" w:hAnsiTheme="minorHAnsi"/>
                <w:sz w:val="20"/>
                <w:szCs w:val="20"/>
              </w:rPr>
              <w:t>= “RA”</w:t>
            </w:r>
          </w:p>
          <w:p w14:paraId="337FFFE5" w14:textId="77777777" w:rsidR="008B5E04" w:rsidRPr="004663CC" w:rsidRDefault="008B5E04" w:rsidP="008B5E04">
            <w:pPr>
              <w:tabs>
                <w:tab w:val="left" w:pos="774"/>
              </w:tabs>
              <w:rPr>
                <w:rFonts w:asciiTheme="minorHAnsi" w:hAnsiTheme="minorHAnsi"/>
                <w:b/>
                <w:bCs/>
                <w:sz w:val="20"/>
                <w:szCs w:val="20"/>
              </w:rPr>
            </w:pPr>
            <w:r w:rsidRPr="004663CC">
              <w:rPr>
                <w:rFonts w:asciiTheme="minorHAnsi" w:hAnsiTheme="minorHAnsi"/>
                <w:b/>
                <w:bCs/>
                <w:sz w:val="20"/>
                <w:szCs w:val="20"/>
              </w:rPr>
              <w:t>AND</w:t>
            </w:r>
          </w:p>
          <w:p w14:paraId="1658F741" w14:textId="77777777" w:rsidR="000C74D0" w:rsidRPr="00BF4381" w:rsidRDefault="008B5E04" w:rsidP="000C74D0">
            <w:pPr>
              <w:tabs>
                <w:tab w:val="left" w:pos="774"/>
              </w:tabs>
              <w:rPr>
                <w:ins w:id="10268" w:author="sam sehgal" w:date="2025-02-06T12:16:00Z" w16du:dateUtc="2025-02-06T01:16:00Z"/>
                <w:rStyle w:val="ui-provider"/>
                <w:rFonts w:ascii="Calibri" w:hAnsi="Calibri" w:cs="Calibri"/>
                <w:sz w:val="18"/>
                <w:szCs w:val="18"/>
              </w:rPr>
            </w:pPr>
            <w:r w:rsidRPr="004663CC">
              <w:rPr>
                <w:rStyle w:val="ui-provider"/>
                <w:rFonts w:ascii="Calibri" w:hAnsi="Calibri" w:cs="Calibri"/>
                <w:sz w:val="18"/>
                <w:szCs w:val="18"/>
              </w:rPr>
              <w:t xml:space="preserve">(VehicleOptionalCoverageInd = ‘0’ and </w:t>
            </w:r>
            <w:r w:rsidRPr="004663CC">
              <w:rPr>
                <w:rFonts w:ascii="Calibri" w:hAnsi="Calibri" w:cs="Calibri"/>
                <w:sz w:val="18"/>
                <w:szCs w:val="18"/>
                <w:shd w:val="clear" w:color="auto" w:fill="FFFFFF"/>
              </w:rPr>
              <w:t>(&lt;</w:t>
            </w:r>
            <w:r w:rsidRPr="004663CC">
              <w:rPr>
                <w:rStyle w:val="ui-provider"/>
                <w:rFonts w:ascii="Calibri" w:hAnsi="Calibri" w:cs="Calibri"/>
                <w:sz w:val="18"/>
                <w:szCs w:val="18"/>
              </w:rPr>
              <w:t>VehicleSelectedCoverageInd&gt;</w:t>
            </w:r>
            <w:r w:rsidRPr="004663CC">
              <w:rPr>
                <w:rFonts w:ascii="Calibri" w:hAnsi="Calibri" w:cs="Calibri"/>
                <w:sz w:val="18"/>
                <w:szCs w:val="18"/>
                <w:shd w:val="clear" w:color="auto" w:fill="FFFFFF"/>
              </w:rPr>
              <w:t xml:space="preserve"> </w:t>
            </w:r>
            <w:r w:rsidRPr="004663CC">
              <w:rPr>
                <w:rStyle w:val="ui-provider"/>
                <w:rFonts w:ascii="Calibri" w:hAnsi="Calibri" w:cs="Calibri"/>
                <w:sz w:val="18"/>
                <w:szCs w:val="18"/>
              </w:rPr>
              <w:t xml:space="preserve"> = </w:t>
            </w:r>
            <w:ins w:id="10269" w:author="sam sehgal" w:date="2025-02-06T12:16:00Z" w16du:dateUtc="2025-02-06T01:16:00Z">
              <w:r w:rsidR="000C74D0" w:rsidRPr="004663CC">
                <w:rPr>
                  <w:rStyle w:val="ui-provider"/>
                  <w:rFonts w:ascii="Calibri" w:hAnsi="Calibri" w:cs="Calibri"/>
                  <w:sz w:val="18"/>
                  <w:szCs w:val="18"/>
                  <w:rPrChange w:id="10270" w:author="Sam Sehgal (EXT Idiom)" w:date="2025-04-30T12:14:00Z" w16du:dateUtc="2025-04-30T02:14:00Z">
                    <w:rPr>
                      <w:rStyle w:val="ui-provider"/>
                      <w:rFonts w:ascii="Calibri" w:hAnsi="Calibri" w:cs="Calibri"/>
                      <w:sz w:val="18"/>
                      <w:szCs w:val="18"/>
                      <w:highlight w:val="cyan"/>
                    </w:rPr>
                  </w:rPrChange>
                </w:rPr>
                <w:t>‘0’ or‘1’</w:t>
              </w:r>
              <w:r w:rsidR="000C74D0" w:rsidRPr="004663CC">
                <w:rPr>
                  <w:rStyle w:val="ui-provider"/>
                  <w:rFonts w:ascii="Calibri" w:hAnsi="Calibri" w:cs="Calibri"/>
                  <w:sz w:val="18"/>
                  <w:szCs w:val="18"/>
                </w:rPr>
                <w:t>)</w:t>
              </w:r>
            </w:ins>
          </w:p>
          <w:p w14:paraId="2B9FFB7F" w14:textId="6E123EF8" w:rsidR="008B5E04" w:rsidRPr="00BF4381" w:rsidRDefault="008B5E04" w:rsidP="007F261B">
            <w:pPr>
              <w:tabs>
                <w:tab w:val="left" w:pos="774"/>
              </w:tabs>
              <w:rPr>
                <w:ins w:id="10271" w:author="sam sehgal" w:date="2025-02-05T16:04:00Z" w16du:dateUtc="2025-02-05T05:04:00Z"/>
                <w:rStyle w:val="ui-provider"/>
                <w:rFonts w:ascii="Calibri" w:hAnsi="Calibri" w:cs="Calibri"/>
                <w:sz w:val="18"/>
                <w:szCs w:val="18"/>
              </w:rPr>
            </w:pPr>
            <w:del w:id="10272" w:author="sam sehgal" w:date="2025-02-06T12:16:00Z" w16du:dateUtc="2025-02-06T01:16:00Z">
              <w:r w:rsidRPr="00BF4381" w:rsidDel="000C74D0">
                <w:rPr>
                  <w:rStyle w:val="ui-provider"/>
                  <w:rFonts w:ascii="Calibri" w:hAnsi="Calibri" w:cs="Calibri"/>
                  <w:sz w:val="18"/>
                  <w:szCs w:val="18"/>
                </w:rPr>
                <w:delText>‘1’)</w:delText>
              </w:r>
            </w:del>
          </w:p>
          <w:p w14:paraId="250F7103" w14:textId="77777777" w:rsidR="00022E96" w:rsidRPr="004663CC" w:rsidRDefault="00022E96" w:rsidP="00022E96">
            <w:pPr>
              <w:tabs>
                <w:tab w:val="left" w:pos="774"/>
              </w:tabs>
              <w:rPr>
                <w:ins w:id="10273" w:author="sam sehgal" w:date="2025-02-05T16:04:00Z" w16du:dateUtc="2025-02-05T05:04:00Z"/>
                <w:rStyle w:val="ui-provider"/>
                <w:rFonts w:ascii="Calibri" w:hAnsi="Calibri" w:cs="Calibri"/>
                <w:b/>
                <w:bCs/>
                <w:sz w:val="18"/>
                <w:szCs w:val="18"/>
                <w:rPrChange w:id="10274" w:author="Sam Sehgal (EXT Idiom)" w:date="2025-04-30T12:14:00Z" w16du:dateUtc="2025-04-30T02:14:00Z">
                  <w:rPr>
                    <w:ins w:id="10275" w:author="sam sehgal" w:date="2025-02-05T16:04:00Z" w16du:dateUtc="2025-02-05T05:04:00Z"/>
                    <w:rStyle w:val="ui-provider"/>
                    <w:rFonts w:ascii="Calibri" w:hAnsi="Calibri" w:cs="Calibri"/>
                    <w:b/>
                    <w:bCs/>
                    <w:sz w:val="18"/>
                    <w:szCs w:val="18"/>
                    <w:highlight w:val="cyan"/>
                  </w:rPr>
                </w:rPrChange>
              </w:rPr>
            </w:pPr>
            <w:ins w:id="10276" w:author="sam sehgal" w:date="2025-02-05T16:04:00Z" w16du:dateUtc="2025-02-05T05:04:00Z">
              <w:r w:rsidRPr="004663CC">
                <w:rPr>
                  <w:rStyle w:val="ui-provider"/>
                  <w:rFonts w:ascii="Calibri" w:hAnsi="Calibri" w:cs="Calibri"/>
                  <w:b/>
                  <w:bCs/>
                  <w:sz w:val="18"/>
                  <w:szCs w:val="18"/>
                  <w:rPrChange w:id="10277" w:author="Sam Sehgal (EXT Idiom)" w:date="2025-04-30T12:14:00Z" w16du:dateUtc="2025-04-30T02:14:00Z">
                    <w:rPr>
                      <w:rStyle w:val="ui-provider"/>
                      <w:rFonts w:ascii="Calibri" w:hAnsi="Calibri" w:cs="Calibri"/>
                      <w:b/>
                      <w:bCs/>
                      <w:sz w:val="18"/>
                      <w:szCs w:val="18"/>
                      <w:highlight w:val="cyan"/>
                    </w:rPr>
                  </w:rPrChange>
                </w:rPr>
                <w:t>AND</w:t>
              </w:r>
            </w:ins>
          </w:p>
          <w:p w14:paraId="5C6F44DF" w14:textId="578D86AF" w:rsidR="00022E96" w:rsidRPr="004663CC" w:rsidRDefault="00022E96" w:rsidP="00022E96">
            <w:pPr>
              <w:tabs>
                <w:tab w:val="left" w:pos="774"/>
              </w:tabs>
              <w:rPr>
                <w:ins w:id="10278" w:author="sam sehgal" w:date="2025-02-05T16:04:00Z" w16du:dateUtc="2025-02-05T05:04:00Z"/>
                <w:rStyle w:val="ui-provider"/>
                <w:rFonts w:ascii="Calibri" w:hAnsi="Calibri" w:cs="Calibri"/>
                <w:sz w:val="18"/>
                <w:szCs w:val="18"/>
                <w:rPrChange w:id="10279" w:author="Sam Sehgal (EXT Idiom)" w:date="2025-04-30T12:14:00Z" w16du:dateUtc="2025-04-30T02:14:00Z">
                  <w:rPr>
                    <w:ins w:id="10280" w:author="sam sehgal" w:date="2025-02-05T16:04:00Z" w16du:dateUtc="2025-02-05T05:04:00Z"/>
                    <w:rStyle w:val="ui-provider"/>
                    <w:rFonts w:ascii="Calibri" w:hAnsi="Calibri" w:cs="Calibri"/>
                    <w:sz w:val="18"/>
                    <w:szCs w:val="18"/>
                    <w:highlight w:val="cyan"/>
                  </w:rPr>
                </w:rPrChange>
              </w:rPr>
            </w:pPr>
            <w:ins w:id="10281" w:author="sam sehgal" w:date="2025-02-05T16:04:00Z" w16du:dateUtc="2025-02-05T05:04:00Z">
              <w:r w:rsidRPr="004663CC">
                <w:rPr>
                  <w:rStyle w:val="ui-provider"/>
                  <w:rFonts w:ascii="Calibri" w:hAnsi="Calibri" w:cs="Calibri"/>
                  <w:sz w:val="18"/>
                  <w:szCs w:val="18"/>
                  <w:rPrChange w:id="10282" w:author="Sam Sehgal (EXT Idiom)" w:date="2025-04-30T12:14:00Z" w16du:dateUtc="2025-04-30T02:14:00Z">
                    <w:rPr>
                      <w:rStyle w:val="ui-provider"/>
                      <w:rFonts w:ascii="Calibri" w:hAnsi="Calibri" w:cs="Calibri"/>
                      <w:sz w:val="18"/>
                      <w:szCs w:val="18"/>
                      <w:highlight w:val="cyan"/>
                    </w:rPr>
                  </w:rPrChange>
                </w:rPr>
                <w:t xml:space="preserve">&lt;TotalRSAFee&gt; != </w:t>
              </w:r>
            </w:ins>
            <w:ins w:id="10283" w:author="sam sehgal" w:date="2025-02-05T16:42:00Z" w16du:dateUtc="2025-02-05T05:42:00Z">
              <w:r w:rsidR="00F65A5E" w:rsidRPr="004663CC">
                <w:rPr>
                  <w:rStyle w:val="ui-provider"/>
                  <w:rFonts w:ascii="Calibri" w:hAnsi="Calibri" w:cs="Calibri"/>
                  <w:sz w:val="18"/>
                  <w:szCs w:val="18"/>
                  <w:rPrChange w:id="10284" w:author="Sam Sehgal (EXT Idiom)" w:date="2025-04-30T12:14:00Z" w16du:dateUtc="2025-04-30T02:14:00Z">
                    <w:rPr>
                      <w:rStyle w:val="ui-provider"/>
                      <w:rFonts w:ascii="Calibri" w:hAnsi="Calibri" w:cs="Calibri"/>
                      <w:sz w:val="18"/>
                      <w:szCs w:val="18"/>
                      <w:highlight w:val="cyan"/>
                    </w:rPr>
                  </w:rPrChange>
                </w:rPr>
                <w:t>‘0’</w:t>
              </w:r>
            </w:ins>
          </w:p>
          <w:p w14:paraId="5279C88B" w14:textId="77777777" w:rsidR="00022E96" w:rsidRPr="004663CC" w:rsidRDefault="00022E96" w:rsidP="007F261B">
            <w:pPr>
              <w:tabs>
                <w:tab w:val="left" w:pos="774"/>
              </w:tabs>
              <w:rPr>
                <w:rFonts w:asciiTheme="minorHAnsi" w:hAnsiTheme="minorHAnsi"/>
                <w:sz w:val="20"/>
                <w:szCs w:val="20"/>
              </w:rPr>
            </w:pPr>
          </w:p>
          <w:p w14:paraId="09447134" w14:textId="777777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 xml:space="preserve">THEN </w:t>
            </w:r>
            <w:r w:rsidRPr="004663CC">
              <w:rPr>
                <w:rFonts w:asciiTheme="minorHAnsi" w:hAnsiTheme="minorHAnsi"/>
                <w:sz w:val="20"/>
                <w:szCs w:val="20"/>
              </w:rPr>
              <w:t xml:space="preserve">display </w:t>
            </w:r>
          </w:p>
          <w:p w14:paraId="21B79ACE" w14:textId="77777777" w:rsidR="0084057F" w:rsidRPr="004663CC" w:rsidRDefault="0084057F" w:rsidP="0084057F">
            <w:pPr>
              <w:tabs>
                <w:tab w:val="left" w:pos="774"/>
              </w:tabs>
              <w:rPr>
                <w:rFonts w:asciiTheme="minorHAnsi" w:hAnsiTheme="minorHAnsi"/>
                <w:b/>
                <w:bCs/>
                <w:sz w:val="20"/>
                <w:szCs w:val="20"/>
              </w:rPr>
            </w:pPr>
            <w:r w:rsidRPr="004663CC">
              <w:rPr>
                <w:rFonts w:asciiTheme="minorHAnsi" w:hAnsiTheme="minorHAnsi"/>
                <w:b/>
                <w:bCs/>
                <w:sz w:val="20"/>
                <w:szCs w:val="20"/>
              </w:rPr>
              <w:t>ELSE</w:t>
            </w:r>
            <w:r w:rsidRPr="004663CC">
              <w:rPr>
                <w:rFonts w:asciiTheme="minorHAnsi" w:hAnsiTheme="minorHAnsi"/>
                <w:sz w:val="20"/>
                <w:szCs w:val="20"/>
              </w:rPr>
              <w:t xml:space="preserve"> Do Not Display</w:t>
            </w:r>
          </w:p>
          <w:p w14:paraId="72EEEA75" w14:textId="77777777" w:rsidR="0084057F" w:rsidRPr="004663CC" w:rsidRDefault="0084057F" w:rsidP="0084057F">
            <w:pPr>
              <w:tabs>
                <w:tab w:val="left" w:pos="774"/>
              </w:tabs>
              <w:rPr>
                <w:rFonts w:asciiTheme="minorHAnsi" w:hAnsiTheme="minorHAnsi"/>
                <w:b/>
                <w:bCs/>
                <w:sz w:val="20"/>
                <w:szCs w:val="20"/>
              </w:rPr>
            </w:pPr>
          </w:p>
        </w:tc>
        <w:tc>
          <w:tcPr>
            <w:tcW w:w="825" w:type="dxa"/>
            <w:gridSpan w:val="3"/>
          </w:tcPr>
          <w:p w14:paraId="1BBA8C2F" w14:textId="77777777"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1: Table_Bodycopy_COI​</w:t>
            </w:r>
          </w:p>
          <w:p w14:paraId="5EA09527" w14:textId="77777777" w:rsidR="0084057F" w:rsidRPr="004663CC" w:rsidRDefault="0084057F" w:rsidP="0084057F">
            <w:pPr>
              <w:tabs>
                <w:tab w:val="left" w:pos="1800"/>
              </w:tabs>
              <w:rPr>
                <w:rFonts w:asciiTheme="minorHAnsi" w:hAnsiTheme="minorHAnsi" w:cstheme="minorHAnsi"/>
                <w:bCs/>
                <w:sz w:val="20"/>
                <w:szCs w:val="20"/>
              </w:rPr>
            </w:pPr>
          </w:p>
          <w:p w14:paraId="52A58ADB" w14:textId="5186EE35"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2: Table_Heading_3_R</w:t>
            </w:r>
          </w:p>
        </w:tc>
      </w:tr>
      <w:tr w:rsidR="009F26EC" w:rsidRPr="004A367A" w14:paraId="1DFFC780" w14:textId="77777777" w:rsidTr="00E101E6">
        <w:trPr>
          <w:gridAfter w:val="2"/>
          <w:wAfter w:w="25" w:type="dxa"/>
          <w:cantSplit/>
          <w:trHeight w:val="300"/>
        </w:trPr>
        <w:tc>
          <w:tcPr>
            <w:tcW w:w="704" w:type="dxa"/>
          </w:tcPr>
          <w:p w14:paraId="20096321" w14:textId="71DF5413" w:rsidR="0084057F" w:rsidRPr="00BD6987" w:rsidRDefault="0084057F" w:rsidP="0084057F">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CB </w:t>
            </w:r>
            <w:r>
              <w:rPr>
                <w:rFonts w:asciiTheme="minorHAnsi" w:hAnsiTheme="minorHAnsi" w:cstheme="minorHAnsi"/>
                <w:bCs/>
                <w:sz w:val="20"/>
                <w:szCs w:val="20"/>
              </w:rPr>
              <w:t>23</w:t>
            </w:r>
          </w:p>
        </w:tc>
        <w:tc>
          <w:tcPr>
            <w:tcW w:w="2126" w:type="dxa"/>
          </w:tcPr>
          <w:p w14:paraId="406D3674" w14:textId="77777777" w:rsidR="0084057F" w:rsidRPr="00677D1B"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sz w:val="20"/>
                <w:szCs w:val="20"/>
              </w:rPr>
              <w:t>&lt;DocumentSubType&gt;</w:t>
            </w:r>
          </w:p>
          <w:p w14:paraId="38CED9C1" w14:textId="77777777" w:rsidR="0084057F" w:rsidRPr="00677D1B" w:rsidRDefault="0084057F" w:rsidP="0084057F">
            <w:pPr>
              <w:tabs>
                <w:tab w:val="left" w:pos="1800"/>
              </w:tabs>
              <w:rPr>
                <w:rFonts w:asciiTheme="minorHAnsi" w:hAnsiTheme="minorHAnsi" w:cstheme="minorHAnsi"/>
                <w:sz w:val="20"/>
                <w:szCs w:val="20"/>
              </w:rPr>
            </w:pPr>
            <w:r w:rsidRPr="00677D1B">
              <w:rPr>
                <w:rFonts w:asciiTheme="minorHAnsi" w:hAnsiTheme="minorHAnsi"/>
                <w:sz w:val="20"/>
                <w:szCs w:val="20"/>
              </w:rPr>
              <w:t>&lt;VehicleCoverageName&gt;</w:t>
            </w:r>
          </w:p>
          <w:p w14:paraId="7284A43E" w14:textId="270320FC" w:rsidR="0084057F" w:rsidRPr="00677D1B"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sz w:val="20"/>
                <w:szCs w:val="20"/>
              </w:rPr>
              <w:t>&lt;</w:t>
            </w:r>
            <w:r w:rsidR="0006455E" w:rsidRPr="0006455E">
              <w:rPr>
                <w:rFonts w:asciiTheme="minorHAnsi" w:hAnsiTheme="minorHAnsi" w:cstheme="minorHAnsi"/>
                <w:sz w:val="20"/>
                <w:szCs w:val="20"/>
              </w:rPr>
              <w:t>CurrentAnnualTotalRSA</w:t>
            </w:r>
            <w:r w:rsidRPr="00677D1B">
              <w:rPr>
                <w:rFonts w:asciiTheme="minorHAnsi" w:hAnsiTheme="minorHAnsi" w:cstheme="minorHAnsi"/>
                <w:sz w:val="20"/>
                <w:szCs w:val="20"/>
              </w:rPr>
              <w:t>&gt;</w:t>
            </w:r>
          </w:p>
          <w:p w14:paraId="232C9AAB" w14:textId="3E153C56" w:rsidR="0084057F" w:rsidRPr="004A367A" w:rsidRDefault="0084057F" w:rsidP="0084057F">
            <w:pPr>
              <w:tabs>
                <w:tab w:val="left" w:pos="1800"/>
              </w:tabs>
              <w:rPr>
                <w:rFonts w:asciiTheme="minorHAnsi" w:hAnsiTheme="minorHAnsi" w:cstheme="minorHAnsi"/>
                <w:sz w:val="20"/>
                <w:szCs w:val="20"/>
              </w:rPr>
            </w:pPr>
            <w:r w:rsidRPr="00677D1B">
              <w:rPr>
                <w:rFonts w:asciiTheme="minorHAnsi" w:hAnsiTheme="minorHAnsi" w:cstheme="minorHAnsi"/>
                <w:bCs/>
                <w:sz w:val="20"/>
                <w:szCs w:val="20"/>
              </w:rPr>
              <w:t>&lt;</w:t>
            </w:r>
            <w:r w:rsidR="00BD1E86" w:rsidRPr="00BD1E86">
              <w:rPr>
                <w:rFonts w:asciiTheme="minorHAnsi" w:hAnsiTheme="minorHAnsi" w:cstheme="minorHAnsi"/>
                <w:bCs/>
                <w:sz w:val="20"/>
                <w:szCs w:val="20"/>
              </w:rPr>
              <w:t>PreviousAnnualTotalRSA</w:t>
            </w:r>
            <w:r w:rsidRPr="00677D1B">
              <w:rPr>
                <w:rFonts w:asciiTheme="minorHAnsi" w:hAnsiTheme="minorHAnsi" w:cstheme="minorHAnsi"/>
                <w:bCs/>
                <w:sz w:val="20"/>
                <w:szCs w:val="20"/>
              </w:rPr>
              <w:t>&gt;</w:t>
            </w:r>
          </w:p>
        </w:tc>
        <w:tc>
          <w:tcPr>
            <w:tcW w:w="9356" w:type="dxa"/>
            <w:gridSpan w:val="3"/>
          </w:tcPr>
          <w:tbl>
            <w:tblPr>
              <w:tblpPr w:leftFromText="180" w:rightFromText="180" w:vertAnchor="page" w:horzAnchor="margin" w:tblpY="93"/>
              <w:tblOverlap w:val="never"/>
              <w:tblW w:w="9214" w:type="dxa"/>
              <w:tblBorders>
                <w:bottom w:val="single" w:sz="4" w:space="0" w:color="auto"/>
              </w:tblBorders>
              <w:tblLayout w:type="fixed"/>
              <w:tblLook w:val="04A0" w:firstRow="1" w:lastRow="0" w:firstColumn="1" w:lastColumn="0" w:noHBand="0" w:noVBand="1"/>
            </w:tblPr>
            <w:tblGrid>
              <w:gridCol w:w="2552"/>
              <w:gridCol w:w="2693"/>
              <w:gridCol w:w="284"/>
              <w:gridCol w:w="3685"/>
            </w:tblGrid>
            <w:tr w:rsidR="0084057F" w:rsidRPr="00BF4381" w14:paraId="114EDF9F" w14:textId="77777777" w:rsidTr="00CF255D">
              <w:trPr>
                <w:trHeight w:val="220"/>
              </w:trPr>
              <w:tc>
                <w:tcPr>
                  <w:tcW w:w="2552" w:type="dxa"/>
                  <w:noWrap/>
                  <w:vAlign w:val="center"/>
                  <w:hideMark/>
                </w:tcPr>
                <w:p w14:paraId="707FA50B" w14:textId="77777777" w:rsidR="0084057F" w:rsidRPr="004663CC" w:rsidRDefault="0084057F" w:rsidP="0084057F">
                  <w:pPr>
                    <w:pStyle w:val="TableBodycopy"/>
                    <w:rPr>
                      <w:rFonts w:asciiTheme="minorHAnsi" w:hAnsiTheme="minorHAnsi" w:cstheme="minorHAnsi"/>
                      <w:b/>
                      <w:bCs/>
                      <w:noProof/>
                      <w:color w:val="000000" w:themeColor="text1"/>
                      <w:sz w:val="22"/>
                      <w:szCs w:val="22"/>
                    </w:rPr>
                  </w:pPr>
                  <w:r w:rsidRPr="004663CC">
                    <w:rPr>
                      <w:rFonts w:asciiTheme="minorHAnsi" w:hAnsiTheme="minorHAnsi" w:cstheme="minorHAnsi"/>
                      <w:b/>
                      <w:bCs/>
                      <w:noProof/>
                      <w:color w:val="000000" w:themeColor="text1"/>
                      <w:szCs w:val="20"/>
                    </w:rPr>
                    <w:t>Annual Roadside Assistance fee incl. GST:</w:t>
                  </w:r>
                </w:p>
              </w:tc>
              <w:tc>
                <w:tcPr>
                  <w:tcW w:w="2693" w:type="dxa"/>
                  <w:noWrap/>
                  <w:vAlign w:val="bottom"/>
                  <w:hideMark/>
                </w:tcPr>
                <w:p w14:paraId="6BEB7B3F" w14:textId="4FB89272" w:rsidR="0084057F" w:rsidRPr="004663CC" w:rsidRDefault="0084057F" w:rsidP="0084057F">
                  <w:pPr>
                    <w:pStyle w:val="TableBodycopy"/>
                    <w:rPr>
                      <w:rFonts w:asciiTheme="minorHAnsi" w:hAnsiTheme="minorHAnsi" w:cstheme="minorHAnsi"/>
                      <w:b/>
                      <w:bCs/>
                      <w:szCs w:val="20"/>
                    </w:rPr>
                  </w:pPr>
                  <w:r w:rsidRPr="004663CC">
                    <w:rPr>
                      <w:rFonts w:asciiTheme="minorHAnsi" w:hAnsiTheme="minorHAnsi" w:cstheme="minorHAnsi"/>
                      <w:b/>
                      <w:bCs/>
                      <w:szCs w:val="20"/>
                    </w:rPr>
                    <w:t>&lt;</w:t>
                  </w:r>
                  <w:r w:rsidR="0006455E" w:rsidRPr="004663CC">
                    <w:rPr>
                      <w:rFonts w:asciiTheme="minorHAnsi" w:hAnsiTheme="minorHAnsi" w:cstheme="minorHAnsi"/>
                      <w:b/>
                      <w:bCs/>
                      <w:szCs w:val="20"/>
                    </w:rPr>
                    <w:t>CurrentAnnualTotalRSA</w:t>
                  </w:r>
                  <w:r w:rsidRPr="004663CC">
                    <w:rPr>
                      <w:rFonts w:asciiTheme="minorHAnsi" w:hAnsiTheme="minorHAnsi" w:cstheme="minorHAnsi"/>
                      <w:b/>
                      <w:bCs/>
                      <w:szCs w:val="20"/>
                    </w:rPr>
                    <w:t>&gt;</w:t>
                  </w:r>
                </w:p>
              </w:tc>
              <w:tc>
                <w:tcPr>
                  <w:tcW w:w="284" w:type="dxa"/>
                </w:tcPr>
                <w:p w14:paraId="43E42196" w14:textId="77777777" w:rsidR="0084057F" w:rsidRPr="004663CC" w:rsidRDefault="0084057F" w:rsidP="0084057F">
                  <w:pPr>
                    <w:pStyle w:val="TableBodycopy"/>
                    <w:rPr>
                      <w:rFonts w:asciiTheme="minorHAnsi" w:hAnsiTheme="minorHAnsi" w:cstheme="minorBidi"/>
                      <w:b/>
                      <w:bCs/>
                      <w:szCs w:val="20"/>
                    </w:rPr>
                  </w:pPr>
                </w:p>
              </w:tc>
              <w:tc>
                <w:tcPr>
                  <w:tcW w:w="3685" w:type="dxa"/>
                </w:tcPr>
                <w:p w14:paraId="21E96185" w14:textId="76D70C22" w:rsidR="0084057F" w:rsidRPr="004663CC" w:rsidRDefault="0084057F" w:rsidP="0084057F">
                  <w:pPr>
                    <w:pStyle w:val="TableBodycopy"/>
                    <w:rPr>
                      <w:rFonts w:asciiTheme="minorHAnsi" w:hAnsiTheme="minorHAnsi" w:cstheme="minorBidi"/>
                      <w:b/>
                      <w:bCs/>
                      <w:szCs w:val="20"/>
                    </w:rPr>
                  </w:pPr>
                  <w:r w:rsidRPr="004663CC">
                    <w:rPr>
                      <w:rFonts w:asciiTheme="minorHAnsi" w:hAnsiTheme="minorHAnsi" w:cstheme="minorBidi"/>
                      <w:b/>
                      <w:bCs/>
                      <w:szCs w:val="20"/>
                    </w:rPr>
                    <w:t>&lt;</w:t>
                  </w:r>
                  <w:r w:rsidR="00BD1E86" w:rsidRPr="004663CC">
                    <w:rPr>
                      <w:rFonts w:asciiTheme="minorHAnsi" w:hAnsiTheme="minorHAnsi" w:cstheme="minorBidi"/>
                      <w:b/>
                      <w:bCs/>
                      <w:szCs w:val="20"/>
                    </w:rPr>
                    <w:t>PreviousAnnualTotalRSA</w:t>
                  </w:r>
                  <w:r w:rsidRPr="004663CC">
                    <w:rPr>
                      <w:rFonts w:asciiTheme="minorHAnsi" w:hAnsiTheme="minorHAnsi" w:cstheme="minorBidi"/>
                      <w:b/>
                      <w:bCs/>
                      <w:szCs w:val="20"/>
                    </w:rPr>
                    <w:t>&gt;</w:t>
                  </w:r>
                </w:p>
              </w:tc>
            </w:tr>
          </w:tbl>
          <w:p w14:paraId="01365603" w14:textId="77777777" w:rsidR="0084057F" w:rsidRPr="004663CC" w:rsidRDefault="0084057F" w:rsidP="0084057F">
            <w:pPr>
              <w:pStyle w:val="TableBodycopy"/>
              <w:rPr>
                <w:rFonts w:asciiTheme="minorHAnsi" w:hAnsiTheme="minorHAnsi" w:cstheme="minorHAnsi"/>
                <w:b/>
                <w:bCs/>
                <w:noProof/>
                <w:color w:val="000000" w:themeColor="text1"/>
                <w:szCs w:val="20"/>
              </w:rPr>
            </w:pPr>
          </w:p>
        </w:tc>
        <w:tc>
          <w:tcPr>
            <w:tcW w:w="1560" w:type="dxa"/>
          </w:tcPr>
          <w:p w14:paraId="19E581FF" w14:textId="777777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IF</w:t>
            </w:r>
            <w:r w:rsidRPr="004663CC">
              <w:rPr>
                <w:rFonts w:asciiTheme="minorHAnsi" w:hAnsiTheme="minorHAnsi"/>
                <w:sz w:val="20"/>
                <w:szCs w:val="20"/>
              </w:rPr>
              <w:t xml:space="preserve"> &lt;DocumentSubType&gt;= “Renewal” </w:t>
            </w:r>
          </w:p>
          <w:p w14:paraId="73013A25" w14:textId="77777777" w:rsidR="007F261B" w:rsidRPr="004663CC" w:rsidRDefault="0084057F" w:rsidP="007F261B">
            <w:pPr>
              <w:tabs>
                <w:tab w:val="left" w:pos="774"/>
              </w:tabs>
              <w:rPr>
                <w:rFonts w:asciiTheme="minorHAnsi" w:hAnsiTheme="minorHAnsi"/>
                <w:sz w:val="20"/>
                <w:szCs w:val="20"/>
              </w:rPr>
            </w:pPr>
            <w:r w:rsidRPr="004663CC">
              <w:rPr>
                <w:rFonts w:asciiTheme="minorHAnsi" w:hAnsiTheme="minorHAnsi"/>
                <w:b/>
                <w:bCs/>
                <w:sz w:val="20"/>
                <w:szCs w:val="20"/>
              </w:rPr>
              <w:t>AND</w:t>
            </w:r>
            <w:r w:rsidRPr="004663CC">
              <w:rPr>
                <w:rFonts w:asciiTheme="minorHAnsi" w:hAnsiTheme="minorHAnsi"/>
                <w:sz w:val="20"/>
                <w:szCs w:val="20"/>
              </w:rPr>
              <w:t xml:space="preserve"> </w:t>
            </w:r>
            <w:r w:rsidR="007F261B" w:rsidRPr="004663CC">
              <w:rPr>
                <w:rFonts w:asciiTheme="minorHAnsi" w:hAnsiTheme="minorHAnsi"/>
                <w:sz w:val="20"/>
                <w:szCs w:val="20"/>
              </w:rPr>
              <w:t>&lt;VehicleCoverageCode&gt;</w:t>
            </w:r>
          </w:p>
          <w:p w14:paraId="11208392" w14:textId="77777777" w:rsidR="007F261B" w:rsidRPr="004663CC" w:rsidRDefault="007F261B" w:rsidP="007F261B">
            <w:pPr>
              <w:tabs>
                <w:tab w:val="left" w:pos="774"/>
              </w:tabs>
              <w:rPr>
                <w:rFonts w:asciiTheme="minorHAnsi" w:hAnsiTheme="minorHAnsi"/>
                <w:sz w:val="20"/>
                <w:szCs w:val="20"/>
              </w:rPr>
            </w:pPr>
            <w:r w:rsidRPr="004663CC">
              <w:rPr>
                <w:rFonts w:asciiTheme="minorHAnsi" w:hAnsiTheme="minorHAnsi"/>
                <w:sz w:val="20"/>
                <w:szCs w:val="20"/>
              </w:rPr>
              <w:t>= “RA”</w:t>
            </w:r>
          </w:p>
          <w:p w14:paraId="45B8B572" w14:textId="77777777" w:rsidR="008B5E04" w:rsidRPr="004663CC" w:rsidRDefault="008B5E04" w:rsidP="008B5E04">
            <w:pPr>
              <w:tabs>
                <w:tab w:val="left" w:pos="774"/>
              </w:tabs>
              <w:rPr>
                <w:rFonts w:asciiTheme="minorHAnsi" w:hAnsiTheme="minorHAnsi"/>
                <w:b/>
                <w:bCs/>
                <w:sz w:val="20"/>
                <w:szCs w:val="20"/>
              </w:rPr>
            </w:pPr>
            <w:r w:rsidRPr="004663CC">
              <w:rPr>
                <w:rFonts w:asciiTheme="minorHAnsi" w:hAnsiTheme="minorHAnsi"/>
                <w:b/>
                <w:bCs/>
                <w:sz w:val="20"/>
                <w:szCs w:val="20"/>
              </w:rPr>
              <w:t>AND</w:t>
            </w:r>
          </w:p>
          <w:p w14:paraId="2C86AD72" w14:textId="77DCEF02" w:rsidR="008B5E04" w:rsidRPr="004663CC" w:rsidRDefault="008B5E04" w:rsidP="007F261B">
            <w:pPr>
              <w:tabs>
                <w:tab w:val="left" w:pos="774"/>
              </w:tabs>
              <w:rPr>
                <w:ins w:id="10285" w:author="sam sehgal" w:date="2025-02-05T16:04:00Z" w16du:dateUtc="2025-02-05T05:04:00Z"/>
                <w:rStyle w:val="ui-provider"/>
                <w:rFonts w:ascii="Calibri" w:hAnsi="Calibri" w:cs="Calibri"/>
                <w:sz w:val="18"/>
                <w:szCs w:val="18"/>
              </w:rPr>
            </w:pPr>
            <w:r w:rsidRPr="004663CC">
              <w:rPr>
                <w:rStyle w:val="ui-provider"/>
                <w:rFonts w:ascii="Calibri" w:hAnsi="Calibri" w:cs="Calibri"/>
                <w:sz w:val="18"/>
                <w:szCs w:val="18"/>
              </w:rPr>
              <w:t xml:space="preserve">(VehicleOptionalCoverageInd = ‘0’ and </w:t>
            </w:r>
            <w:r w:rsidRPr="004663CC">
              <w:rPr>
                <w:rFonts w:ascii="Calibri" w:hAnsi="Calibri" w:cs="Calibri"/>
                <w:sz w:val="18"/>
                <w:szCs w:val="18"/>
                <w:shd w:val="clear" w:color="auto" w:fill="FFFFFF"/>
              </w:rPr>
              <w:t>(&lt;</w:t>
            </w:r>
            <w:r w:rsidRPr="004663CC">
              <w:rPr>
                <w:rStyle w:val="ui-provider"/>
                <w:rFonts w:ascii="Calibri" w:hAnsi="Calibri" w:cs="Calibri"/>
                <w:sz w:val="18"/>
                <w:szCs w:val="18"/>
              </w:rPr>
              <w:t>VehicleSelectedCoverageInd&gt;</w:t>
            </w:r>
            <w:r w:rsidRPr="004663CC">
              <w:rPr>
                <w:rFonts w:ascii="Calibri" w:hAnsi="Calibri" w:cs="Calibri"/>
                <w:sz w:val="18"/>
                <w:szCs w:val="18"/>
                <w:shd w:val="clear" w:color="auto" w:fill="FFFFFF"/>
              </w:rPr>
              <w:t xml:space="preserve"> </w:t>
            </w:r>
            <w:r w:rsidRPr="004663CC">
              <w:rPr>
                <w:rStyle w:val="ui-provider"/>
                <w:rFonts w:ascii="Calibri" w:hAnsi="Calibri" w:cs="Calibri"/>
                <w:sz w:val="18"/>
                <w:szCs w:val="18"/>
              </w:rPr>
              <w:t xml:space="preserve"> = ‘1’)</w:t>
            </w:r>
          </w:p>
          <w:p w14:paraId="05B42054" w14:textId="77777777" w:rsidR="00022E96" w:rsidRPr="004663CC" w:rsidRDefault="00022E96" w:rsidP="00022E96">
            <w:pPr>
              <w:tabs>
                <w:tab w:val="left" w:pos="774"/>
              </w:tabs>
              <w:rPr>
                <w:ins w:id="10286" w:author="sam sehgal" w:date="2025-02-05T16:04:00Z" w16du:dateUtc="2025-02-05T05:04:00Z"/>
                <w:rStyle w:val="ui-provider"/>
                <w:rFonts w:ascii="Calibri" w:hAnsi="Calibri" w:cs="Calibri"/>
                <w:b/>
                <w:bCs/>
                <w:sz w:val="18"/>
                <w:szCs w:val="18"/>
                <w:rPrChange w:id="10287" w:author="Sam Sehgal (EXT Idiom)" w:date="2025-04-30T12:14:00Z" w16du:dateUtc="2025-04-30T02:14:00Z">
                  <w:rPr>
                    <w:ins w:id="10288" w:author="sam sehgal" w:date="2025-02-05T16:04:00Z" w16du:dateUtc="2025-02-05T05:04:00Z"/>
                    <w:rStyle w:val="ui-provider"/>
                    <w:rFonts w:ascii="Calibri" w:hAnsi="Calibri" w:cs="Calibri"/>
                    <w:b/>
                    <w:bCs/>
                    <w:sz w:val="18"/>
                    <w:szCs w:val="18"/>
                    <w:highlight w:val="cyan"/>
                  </w:rPr>
                </w:rPrChange>
              </w:rPr>
            </w:pPr>
            <w:ins w:id="10289" w:author="sam sehgal" w:date="2025-02-05T16:04:00Z" w16du:dateUtc="2025-02-05T05:04:00Z">
              <w:r w:rsidRPr="004663CC">
                <w:rPr>
                  <w:rStyle w:val="ui-provider"/>
                  <w:rFonts w:ascii="Calibri" w:hAnsi="Calibri" w:cs="Calibri"/>
                  <w:b/>
                  <w:bCs/>
                  <w:sz w:val="18"/>
                  <w:szCs w:val="18"/>
                  <w:rPrChange w:id="10290" w:author="Sam Sehgal (EXT Idiom)" w:date="2025-04-30T12:14:00Z" w16du:dateUtc="2025-04-30T02:14:00Z">
                    <w:rPr>
                      <w:rStyle w:val="ui-provider"/>
                      <w:rFonts w:ascii="Calibri" w:hAnsi="Calibri" w:cs="Calibri"/>
                      <w:b/>
                      <w:bCs/>
                      <w:sz w:val="18"/>
                      <w:szCs w:val="18"/>
                      <w:highlight w:val="cyan"/>
                    </w:rPr>
                  </w:rPrChange>
                </w:rPr>
                <w:t>AND</w:t>
              </w:r>
            </w:ins>
          </w:p>
          <w:p w14:paraId="6A48DE60" w14:textId="7960DBE2" w:rsidR="00022E96" w:rsidRPr="004663CC" w:rsidRDefault="00022E96" w:rsidP="00022E96">
            <w:pPr>
              <w:tabs>
                <w:tab w:val="left" w:pos="774"/>
              </w:tabs>
              <w:rPr>
                <w:ins w:id="10291" w:author="sam sehgal" w:date="2025-02-05T16:04:00Z" w16du:dateUtc="2025-02-05T05:04:00Z"/>
                <w:rStyle w:val="ui-provider"/>
                <w:rFonts w:ascii="Calibri" w:hAnsi="Calibri" w:cs="Calibri"/>
                <w:sz w:val="18"/>
                <w:szCs w:val="18"/>
                <w:rPrChange w:id="10292" w:author="Sam Sehgal (EXT Idiom)" w:date="2025-04-30T12:14:00Z" w16du:dateUtc="2025-04-30T02:14:00Z">
                  <w:rPr>
                    <w:ins w:id="10293" w:author="sam sehgal" w:date="2025-02-05T16:04:00Z" w16du:dateUtc="2025-02-05T05:04:00Z"/>
                    <w:rStyle w:val="ui-provider"/>
                    <w:rFonts w:ascii="Calibri" w:hAnsi="Calibri" w:cs="Calibri"/>
                    <w:sz w:val="18"/>
                    <w:szCs w:val="18"/>
                    <w:highlight w:val="cyan"/>
                  </w:rPr>
                </w:rPrChange>
              </w:rPr>
            </w:pPr>
            <w:ins w:id="10294" w:author="sam sehgal" w:date="2025-02-05T16:04:00Z" w16du:dateUtc="2025-02-05T05:04:00Z">
              <w:r w:rsidRPr="004663CC">
                <w:rPr>
                  <w:rStyle w:val="ui-provider"/>
                  <w:rFonts w:ascii="Calibri" w:hAnsi="Calibri" w:cs="Calibri"/>
                  <w:sz w:val="18"/>
                  <w:szCs w:val="18"/>
                  <w:rPrChange w:id="10295" w:author="Sam Sehgal (EXT Idiom)" w:date="2025-04-30T12:14:00Z" w16du:dateUtc="2025-04-30T02:14:00Z">
                    <w:rPr>
                      <w:rStyle w:val="ui-provider"/>
                      <w:rFonts w:ascii="Calibri" w:hAnsi="Calibri" w:cs="Calibri"/>
                      <w:sz w:val="18"/>
                      <w:szCs w:val="18"/>
                      <w:highlight w:val="cyan"/>
                    </w:rPr>
                  </w:rPrChange>
                </w:rPr>
                <w:t xml:space="preserve">&lt;TotalRSAFee&gt; != </w:t>
              </w:r>
            </w:ins>
            <w:ins w:id="10296" w:author="sam sehgal" w:date="2025-02-05T16:42:00Z" w16du:dateUtc="2025-02-05T05:42:00Z">
              <w:r w:rsidR="00F65A5E" w:rsidRPr="004663CC">
                <w:rPr>
                  <w:rStyle w:val="ui-provider"/>
                  <w:rFonts w:ascii="Calibri" w:hAnsi="Calibri" w:cs="Calibri"/>
                  <w:sz w:val="18"/>
                  <w:szCs w:val="18"/>
                  <w:rPrChange w:id="10297" w:author="Sam Sehgal (EXT Idiom)" w:date="2025-04-30T12:14:00Z" w16du:dateUtc="2025-04-30T02:14:00Z">
                    <w:rPr>
                      <w:rStyle w:val="ui-provider"/>
                      <w:rFonts w:ascii="Calibri" w:hAnsi="Calibri" w:cs="Calibri"/>
                      <w:sz w:val="18"/>
                      <w:szCs w:val="18"/>
                      <w:highlight w:val="cyan"/>
                    </w:rPr>
                  </w:rPrChange>
                </w:rPr>
                <w:t>‘0’</w:t>
              </w:r>
            </w:ins>
          </w:p>
          <w:p w14:paraId="51BABE58" w14:textId="77777777" w:rsidR="00022E96" w:rsidRPr="004663CC" w:rsidRDefault="00022E96" w:rsidP="007F261B">
            <w:pPr>
              <w:tabs>
                <w:tab w:val="left" w:pos="774"/>
              </w:tabs>
              <w:rPr>
                <w:rFonts w:asciiTheme="minorHAnsi" w:hAnsiTheme="minorHAnsi"/>
                <w:sz w:val="20"/>
                <w:szCs w:val="20"/>
              </w:rPr>
            </w:pPr>
          </w:p>
          <w:p w14:paraId="0D25207E" w14:textId="777777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 xml:space="preserve">THEN </w:t>
            </w:r>
            <w:r w:rsidRPr="004663CC">
              <w:rPr>
                <w:rFonts w:asciiTheme="minorHAnsi" w:hAnsiTheme="minorHAnsi"/>
                <w:sz w:val="20"/>
                <w:szCs w:val="20"/>
              </w:rPr>
              <w:t xml:space="preserve">display </w:t>
            </w:r>
          </w:p>
          <w:p w14:paraId="1C8E53EF" w14:textId="645C2AE8" w:rsidR="0084057F" w:rsidRPr="004663CC" w:rsidRDefault="0084057F" w:rsidP="0084057F">
            <w:pPr>
              <w:tabs>
                <w:tab w:val="left" w:pos="774"/>
              </w:tabs>
              <w:rPr>
                <w:rFonts w:asciiTheme="minorHAnsi" w:hAnsiTheme="minorHAnsi"/>
                <w:b/>
                <w:bCs/>
                <w:sz w:val="20"/>
                <w:szCs w:val="20"/>
              </w:rPr>
            </w:pPr>
            <w:r w:rsidRPr="004663CC">
              <w:rPr>
                <w:rFonts w:asciiTheme="minorHAnsi" w:hAnsiTheme="minorHAnsi"/>
                <w:b/>
                <w:bCs/>
                <w:sz w:val="20"/>
                <w:szCs w:val="20"/>
              </w:rPr>
              <w:t xml:space="preserve">ELSE </w:t>
            </w:r>
            <w:r w:rsidRPr="004663CC">
              <w:rPr>
                <w:rFonts w:asciiTheme="minorHAnsi" w:hAnsiTheme="minorHAnsi"/>
                <w:sz w:val="20"/>
                <w:szCs w:val="20"/>
              </w:rPr>
              <w:t>Do Not Display</w:t>
            </w:r>
          </w:p>
        </w:tc>
        <w:tc>
          <w:tcPr>
            <w:tcW w:w="825" w:type="dxa"/>
            <w:gridSpan w:val="3"/>
          </w:tcPr>
          <w:p w14:paraId="3EE6FBC5" w14:textId="77777777"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1: Table_Bodycopy_COI​</w:t>
            </w:r>
          </w:p>
          <w:p w14:paraId="3E558736" w14:textId="77777777" w:rsidR="0084057F" w:rsidRPr="004663CC" w:rsidRDefault="0084057F" w:rsidP="0084057F">
            <w:pPr>
              <w:tabs>
                <w:tab w:val="left" w:pos="1800"/>
              </w:tabs>
              <w:rPr>
                <w:rFonts w:asciiTheme="minorHAnsi" w:hAnsiTheme="minorHAnsi" w:cstheme="minorHAnsi"/>
                <w:bCs/>
                <w:sz w:val="20"/>
                <w:szCs w:val="20"/>
              </w:rPr>
            </w:pPr>
          </w:p>
          <w:p w14:paraId="1B36BD10" w14:textId="723109DE"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4: Table_Heading_3_R</w:t>
            </w:r>
          </w:p>
        </w:tc>
      </w:tr>
      <w:tr w:rsidR="009F26EC" w:rsidRPr="00BD6987" w14:paraId="4D4FFDE8" w14:textId="77777777" w:rsidTr="00E101E6">
        <w:trPr>
          <w:gridAfter w:val="1"/>
          <w:wAfter w:w="6" w:type="dxa"/>
          <w:cantSplit/>
          <w:trHeight w:val="300"/>
        </w:trPr>
        <w:tc>
          <w:tcPr>
            <w:tcW w:w="704" w:type="dxa"/>
          </w:tcPr>
          <w:p w14:paraId="3292B379" w14:textId="063B8F88" w:rsidR="0084057F" w:rsidRPr="00BD6987" w:rsidRDefault="0084057F" w:rsidP="0084057F">
            <w:pPr>
              <w:tabs>
                <w:tab w:val="left" w:pos="1800"/>
              </w:tabs>
              <w:rPr>
                <w:rFonts w:asciiTheme="minorHAnsi" w:hAnsiTheme="minorHAnsi" w:cstheme="minorHAnsi"/>
                <w:b/>
                <w:sz w:val="20"/>
                <w:szCs w:val="20"/>
              </w:rPr>
            </w:pPr>
            <w:r w:rsidRPr="000916A6">
              <w:rPr>
                <w:rFonts w:asciiTheme="minorHAnsi" w:hAnsiTheme="minorHAnsi" w:cstheme="minorHAnsi"/>
                <w:bCs/>
                <w:sz w:val="20"/>
                <w:szCs w:val="20"/>
              </w:rPr>
              <w:t xml:space="preserve">CB </w:t>
            </w:r>
            <w:r>
              <w:rPr>
                <w:rFonts w:asciiTheme="minorHAnsi" w:hAnsiTheme="minorHAnsi" w:cstheme="minorHAnsi"/>
                <w:bCs/>
                <w:sz w:val="20"/>
                <w:szCs w:val="20"/>
              </w:rPr>
              <w:t>24</w:t>
            </w:r>
          </w:p>
        </w:tc>
        <w:tc>
          <w:tcPr>
            <w:tcW w:w="2145" w:type="dxa"/>
            <w:gridSpan w:val="2"/>
          </w:tcPr>
          <w:p w14:paraId="6834303D" w14:textId="77777777" w:rsidR="0084057F" w:rsidRPr="004663CC" w:rsidRDefault="0084057F" w:rsidP="0084057F">
            <w:pPr>
              <w:tabs>
                <w:tab w:val="left" w:pos="1800"/>
              </w:tabs>
              <w:rPr>
                <w:rFonts w:asciiTheme="minorHAnsi" w:hAnsiTheme="minorHAnsi" w:cstheme="minorHAnsi"/>
                <w:sz w:val="20"/>
                <w:szCs w:val="20"/>
              </w:rPr>
            </w:pPr>
            <w:r w:rsidRPr="004663CC">
              <w:rPr>
                <w:rFonts w:asciiTheme="minorHAnsi" w:hAnsiTheme="minorHAnsi" w:cstheme="minorHAnsi"/>
                <w:sz w:val="20"/>
                <w:szCs w:val="20"/>
              </w:rPr>
              <w:t>&lt;DocumentSubType&gt;</w:t>
            </w:r>
          </w:p>
          <w:p w14:paraId="40FBF8DE" w14:textId="352B860D" w:rsidR="0084057F" w:rsidRPr="004663CC" w:rsidRDefault="0084057F" w:rsidP="0084057F">
            <w:pPr>
              <w:tabs>
                <w:tab w:val="left" w:pos="1800"/>
              </w:tabs>
              <w:rPr>
                <w:rFonts w:asciiTheme="minorHAnsi" w:hAnsiTheme="minorHAnsi" w:cstheme="minorHAnsi"/>
                <w:b/>
                <w:sz w:val="20"/>
                <w:szCs w:val="20"/>
              </w:rPr>
            </w:pPr>
            <w:r w:rsidRPr="004663CC">
              <w:rPr>
                <w:rFonts w:asciiTheme="minorHAnsi" w:hAnsiTheme="minorHAnsi" w:cstheme="minorHAnsi"/>
                <w:bCs/>
                <w:sz w:val="20"/>
                <w:szCs w:val="20"/>
              </w:rPr>
              <w:t>&lt;CurrentAnnualGrossPremium&gt;</w:t>
            </w:r>
          </w:p>
        </w:tc>
        <w:tc>
          <w:tcPr>
            <w:tcW w:w="9337" w:type="dxa"/>
            <w:gridSpan w:val="2"/>
          </w:tcPr>
          <w:tbl>
            <w:tblPr>
              <w:tblpPr w:leftFromText="180" w:rightFromText="180" w:vertAnchor="page" w:horzAnchor="margin" w:tblpY="93"/>
              <w:tblOverlap w:val="never"/>
              <w:tblW w:w="6688" w:type="dxa"/>
              <w:tblBorders>
                <w:bottom w:val="single" w:sz="4" w:space="0" w:color="auto"/>
              </w:tblBorders>
              <w:tblLayout w:type="fixed"/>
              <w:tblLook w:val="04A0" w:firstRow="1" w:lastRow="0" w:firstColumn="1" w:lastColumn="0" w:noHBand="0" w:noVBand="1"/>
            </w:tblPr>
            <w:tblGrid>
              <w:gridCol w:w="2552"/>
              <w:gridCol w:w="4136"/>
            </w:tblGrid>
            <w:tr w:rsidR="0084057F" w:rsidRPr="00BF4381" w14:paraId="1AA6F2B1" w14:textId="77777777" w:rsidTr="00CF255D">
              <w:trPr>
                <w:trHeight w:val="160"/>
              </w:trPr>
              <w:tc>
                <w:tcPr>
                  <w:tcW w:w="2552" w:type="dxa"/>
                  <w:noWrap/>
                  <w:vAlign w:val="center"/>
                  <w:hideMark/>
                </w:tcPr>
                <w:p w14:paraId="61C27E28" w14:textId="77777777" w:rsidR="0084057F" w:rsidRPr="004663CC" w:rsidRDefault="0084057F" w:rsidP="0084057F">
                  <w:pPr>
                    <w:pStyle w:val="TableBodycopy"/>
                    <w:rPr>
                      <w:rFonts w:asciiTheme="minorHAnsi" w:hAnsiTheme="minorHAnsi" w:cstheme="minorHAnsi"/>
                      <w:b/>
                      <w:bCs/>
                      <w:noProof/>
                      <w:color w:val="000000" w:themeColor="text1"/>
                    </w:rPr>
                  </w:pPr>
                  <w:r w:rsidRPr="004663CC">
                    <w:rPr>
                      <w:rFonts w:asciiTheme="minorHAnsi" w:hAnsiTheme="minorHAnsi" w:cstheme="minorHAnsi"/>
                      <w:b/>
                      <w:bCs/>
                      <w:noProof/>
                      <w:color w:val="000000" w:themeColor="text1"/>
                      <w:sz w:val="24"/>
                    </w:rPr>
                    <w:t xml:space="preserve">TOTAL ANNUAL COST: </w:t>
                  </w:r>
                </w:p>
              </w:tc>
              <w:tc>
                <w:tcPr>
                  <w:tcW w:w="4136" w:type="dxa"/>
                  <w:noWrap/>
                  <w:vAlign w:val="bottom"/>
                  <w:hideMark/>
                </w:tcPr>
                <w:p w14:paraId="7D6EB1C6" w14:textId="35FE0CE7" w:rsidR="0084057F" w:rsidRPr="004663CC" w:rsidRDefault="0084057F" w:rsidP="0084057F">
                  <w:pPr>
                    <w:pStyle w:val="TableBodycopy"/>
                    <w:rPr>
                      <w:rFonts w:asciiTheme="minorHAnsi" w:hAnsiTheme="minorHAnsi" w:cstheme="minorHAnsi"/>
                      <w:b/>
                      <w:bCs/>
                      <w:sz w:val="24"/>
                    </w:rPr>
                  </w:pPr>
                  <w:r w:rsidRPr="004663CC">
                    <w:rPr>
                      <w:rFonts w:asciiTheme="minorHAnsi" w:hAnsiTheme="minorHAnsi" w:cstheme="minorHAnsi"/>
                      <w:b/>
                      <w:bCs/>
                      <w:sz w:val="24"/>
                    </w:rPr>
                    <w:t>&lt;</w:t>
                  </w:r>
                  <w:r w:rsidR="0036397D" w:rsidRPr="004663CC">
                    <w:rPr>
                      <w:rFonts w:ascii="Aptos Narrow" w:hAnsi="Aptos Narrow"/>
                      <w:b/>
                      <w:bCs/>
                      <w:color w:val="242424"/>
                      <w:sz w:val="22"/>
                      <w:szCs w:val="22"/>
                      <w:shd w:val="clear" w:color="auto" w:fill="FFFFFF"/>
                    </w:rPr>
                    <w:t>CurrentAnnualGrossPremium</w:t>
                  </w:r>
                  <w:r w:rsidRPr="004663CC">
                    <w:rPr>
                      <w:rFonts w:asciiTheme="minorHAnsi" w:hAnsiTheme="minorHAnsi" w:cstheme="minorHAnsi"/>
                      <w:b/>
                      <w:bCs/>
                      <w:sz w:val="24"/>
                    </w:rPr>
                    <w:t>&gt;</w:t>
                  </w:r>
                </w:p>
              </w:tc>
            </w:tr>
          </w:tbl>
          <w:p w14:paraId="1D873EEB" w14:textId="77777777" w:rsidR="0084057F" w:rsidRPr="004663CC" w:rsidRDefault="0084057F" w:rsidP="0084057F">
            <w:pPr>
              <w:pStyle w:val="TableBodycopy"/>
              <w:rPr>
                <w:rFonts w:asciiTheme="minorHAnsi" w:hAnsiTheme="minorHAnsi" w:cstheme="minorHAnsi"/>
                <w:b/>
                <w:color w:val="000000" w:themeColor="text1"/>
                <w:szCs w:val="20"/>
              </w:rPr>
            </w:pPr>
          </w:p>
        </w:tc>
        <w:tc>
          <w:tcPr>
            <w:tcW w:w="1579" w:type="dxa"/>
            <w:gridSpan w:val="2"/>
          </w:tcPr>
          <w:p w14:paraId="11B92A39" w14:textId="777777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IF</w:t>
            </w:r>
            <w:r w:rsidRPr="004663CC">
              <w:rPr>
                <w:rFonts w:asciiTheme="minorHAnsi" w:hAnsiTheme="minorHAnsi"/>
                <w:sz w:val="20"/>
                <w:szCs w:val="20"/>
              </w:rPr>
              <w:t xml:space="preserve"> &lt;DocumentSubType&gt;= “New Business” </w:t>
            </w:r>
            <w:r w:rsidRPr="004663CC">
              <w:rPr>
                <w:rFonts w:asciiTheme="minorHAnsi" w:hAnsiTheme="minorHAnsi"/>
                <w:b/>
                <w:bCs/>
                <w:sz w:val="20"/>
                <w:szCs w:val="20"/>
              </w:rPr>
              <w:t>OR</w:t>
            </w:r>
            <w:r w:rsidRPr="004663CC">
              <w:rPr>
                <w:rFonts w:asciiTheme="minorHAnsi" w:hAnsiTheme="minorHAnsi"/>
                <w:sz w:val="20"/>
                <w:szCs w:val="20"/>
              </w:rPr>
              <w:t xml:space="preserve"> “</w:t>
            </w:r>
            <w:r w:rsidRPr="004663CC">
              <w:rPr>
                <w:rFonts w:asciiTheme="minorHAnsi" w:hAnsiTheme="minorHAnsi"/>
                <w:sz w:val="20"/>
              </w:rPr>
              <w:t>Endorsement</w:t>
            </w:r>
            <w:r w:rsidRPr="004663CC">
              <w:rPr>
                <w:rFonts w:asciiTheme="minorHAnsi" w:hAnsiTheme="minorHAnsi"/>
                <w:sz w:val="20"/>
                <w:szCs w:val="20"/>
              </w:rPr>
              <w:t xml:space="preserve">” </w:t>
            </w:r>
            <w:r w:rsidRPr="004663CC">
              <w:rPr>
                <w:rFonts w:asciiTheme="minorHAnsi" w:hAnsiTheme="minorHAnsi"/>
                <w:b/>
                <w:bCs/>
                <w:sz w:val="20"/>
                <w:szCs w:val="20"/>
              </w:rPr>
              <w:t>AND</w:t>
            </w:r>
            <w:r w:rsidRPr="004663CC">
              <w:rPr>
                <w:rFonts w:asciiTheme="minorHAnsi" w:hAnsiTheme="minorHAnsi"/>
                <w:sz w:val="20"/>
                <w:szCs w:val="20"/>
              </w:rPr>
              <w:t xml:space="preserve"> &lt;CurrentGrossPremium&gt;             !=NULL </w:t>
            </w:r>
          </w:p>
          <w:p w14:paraId="07958FD9" w14:textId="777777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 xml:space="preserve">THEN </w:t>
            </w:r>
            <w:r w:rsidRPr="004663CC">
              <w:rPr>
                <w:rFonts w:asciiTheme="minorHAnsi" w:hAnsiTheme="minorHAnsi"/>
                <w:sz w:val="20"/>
                <w:szCs w:val="20"/>
              </w:rPr>
              <w:t xml:space="preserve">display </w:t>
            </w:r>
          </w:p>
          <w:p w14:paraId="68858C7E" w14:textId="77777777" w:rsidR="0084057F" w:rsidRPr="004663CC" w:rsidRDefault="0084057F" w:rsidP="0084057F">
            <w:pPr>
              <w:tabs>
                <w:tab w:val="left" w:pos="774"/>
              </w:tabs>
              <w:rPr>
                <w:rFonts w:asciiTheme="minorHAnsi" w:hAnsiTheme="minorHAnsi"/>
                <w:b/>
                <w:bCs/>
                <w:sz w:val="20"/>
                <w:szCs w:val="20"/>
              </w:rPr>
            </w:pPr>
          </w:p>
        </w:tc>
        <w:tc>
          <w:tcPr>
            <w:tcW w:w="825" w:type="dxa"/>
            <w:gridSpan w:val="3"/>
          </w:tcPr>
          <w:p w14:paraId="3F6657ED" w14:textId="77777777"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1: Table_Heading_3_R</w:t>
            </w:r>
          </w:p>
          <w:p w14:paraId="5447EEE5" w14:textId="77777777" w:rsidR="0084057F" w:rsidRPr="004663CC" w:rsidRDefault="0084057F" w:rsidP="0084057F">
            <w:pPr>
              <w:tabs>
                <w:tab w:val="left" w:pos="1800"/>
              </w:tabs>
              <w:rPr>
                <w:rFonts w:asciiTheme="minorHAnsi" w:hAnsiTheme="minorHAnsi" w:cstheme="minorHAnsi"/>
                <w:bCs/>
                <w:sz w:val="20"/>
                <w:szCs w:val="20"/>
              </w:rPr>
            </w:pPr>
          </w:p>
          <w:p w14:paraId="666BB6C8" w14:textId="66A4B230"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2: Table_Heading_3_R</w:t>
            </w:r>
          </w:p>
        </w:tc>
      </w:tr>
      <w:tr w:rsidR="009F26EC" w:rsidRPr="00BD6987" w14:paraId="39A1826E" w14:textId="77777777" w:rsidTr="00E101E6">
        <w:trPr>
          <w:gridAfter w:val="1"/>
          <w:wAfter w:w="6" w:type="dxa"/>
          <w:cantSplit/>
          <w:trHeight w:val="300"/>
        </w:trPr>
        <w:tc>
          <w:tcPr>
            <w:tcW w:w="704" w:type="dxa"/>
          </w:tcPr>
          <w:p w14:paraId="6186104B" w14:textId="41C85259" w:rsidR="0084057F" w:rsidRPr="00BD6987" w:rsidRDefault="0084057F" w:rsidP="0084057F">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CB </w:t>
            </w:r>
            <w:r>
              <w:rPr>
                <w:rFonts w:asciiTheme="minorHAnsi" w:hAnsiTheme="minorHAnsi" w:cstheme="minorHAnsi"/>
                <w:bCs/>
                <w:sz w:val="20"/>
                <w:szCs w:val="20"/>
              </w:rPr>
              <w:t>2</w:t>
            </w:r>
            <w:r w:rsidR="00D55446">
              <w:rPr>
                <w:rFonts w:asciiTheme="minorHAnsi" w:hAnsiTheme="minorHAnsi" w:cstheme="minorHAnsi"/>
                <w:bCs/>
                <w:sz w:val="20"/>
                <w:szCs w:val="20"/>
              </w:rPr>
              <w:t>5</w:t>
            </w:r>
          </w:p>
        </w:tc>
        <w:tc>
          <w:tcPr>
            <w:tcW w:w="2145" w:type="dxa"/>
            <w:gridSpan w:val="2"/>
          </w:tcPr>
          <w:p w14:paraId="69EE9D1D" w14:textId="77777777" w:rsidR="0084057F" w:rsidRPr="004663CC" w:rsidRDefault="0084057F" w:rsidP="0084057F">
            <w:pPr>
              <w:tabs>
                <w:tab w:val="left" w:pos="1800"/>
              </w:tabs>
              <w:rPr>
                <w:rFonts w:asciiTheme="minorHAnsi" w:hAnsiTheme="minorHAnsi" w:cstheme="minorHAnsi"/>
                <w:sz w:val="20"/>
                <w:szCs w:val="20"/>
              </w:rPr>
            </w:pPr>
            <w:r w:rsidRPr="004663CC">
              <w:rPr>
                <w:rFonts w:asciiTheme="minorHAnsi" w:hAnsiTheme="minorHAnsi" w:cstheme="minorHAnsi"/>
                <w:sz w:val="20"/>
                <w:szCs w:val="20"/>
              </w:rPr>
              <w:t>&lt;DocumentSubType&gt;</w:t>
            </w:r>
          </w:p>
          <w:p w14:paraId="020E5F32" w14:textId="77777777" w:rsidR="0084057F" w:rsidRPr="004663CC" w:rsidRDefault="0084057F" w:rsidP="0084057F">
            <w:pPr>
              <w:tabs>
                <w:tab w:val="left" w:pos="1800"/>
              </w:tabs>
              <w:rPr>
                <w:rFonts w:asciiTheme="minorHAnsi" w:hAnsiTheme="minorHAnsi" w:cstheme="minorHAnsi"/>
                <w:sz w:val="20"/>
                <w:szCs w:val="20"/>
              </w:rPr>
            </w:pPr>
            <w:r w:rsidRPr="004663CC">
              <w:rPr>
                <w:rFonts w:asciiTheme="minorHAnsi" w:hAnsiTheme="minorHAnsi" w:cstheme="minorHAnsi"/>
                <w:sz w:val="20"/>
                <w:szCs w:val="20"/>
              </w:rPr>
              <w:t>&lt;PreviousAnnualGrossPremium&gt;</w:t>
            </w:r>
          </w:p>
          <w:p w14:paraId="6F2C020F" w14:textId="7C66A5BA" w:rsidR="0084057F" w:rsidRPr="004663CC" w:rsidRDefault="0084057F" w:rsidP="0084057F">
            <w:pPr>
              <w:tabs>
                <w:tab w:val="left" w:pos="1800"/>
              </w:tabs>
              <w:rPr>
                <w:rFonts w:asciiTheme="minorHAnsi" w:hAnsiTheme="minorHAnsi" w:cstheme="minorHAnsi"/>
                <w:sz w:val="20"/>
                <w:szCs w:val="20"/>
              </w:rPr>
            </w:pPr>
            <w:r w:rsidRPr="004663CC">
              <w:rPr>
                <w:rFonts w:asciiTheme="minorHAnsi" w:hAnsiTheme="minorHAnsi" w:cstheme="minorHAnsi"/>
                <w:bCs/>
                <w:sz w:val="20"/>
                <w:szCs w:val="20"/>
              </w:rPr>
              <w:t>&lt;CurrentAnnualGrossPremium&gt;</w:t>
            </w:r>
          </w:p>
        </w:tc>
        <w:tc>
          <w:tcPr>
            <w:tcW w:w="9337" w:type="dxa"/>
            <w:gridSpan w:val="2"/>
          </w:tcPr>
          <w:tbl>
            <w:tblPr>
              <w:tblpPr w:leftFromText="180" w:rightFromText="180" w:vertAnchor="page" w:horzAnchor="margin" w:tblpY="93"/>
              <w:tblOverlap w:val="never"/>
              <w:tblW w:w="9214" w:type="dxa"/>
              <w:tblBorders>
                <w:bottom w:val="single" w:sz="4" w:space="0" w:color="auto"/>
              </w:tblBorders>
              <w:tblLayout w:type="fixed"/>
              <w:tblLook w:val="04A0" w:firstRow="1" w:lastRow="0" w:firstColumn="1" w:lastColumn="0" w:noHBand="0" w:noVBand="1"/>
            </w:tblPr>
            <w:tblGrid>
              <w:gridCol w:w="2552"/>
              <w:gridCol w:w="2693"/>
              <w:gridCol w:w="284"/>
              <w:gridCol w:w="3685"/>
            </w:tblGrid>
            <w:tr w:rsidR="0084057F" w:rsidRPr="00BF4381" w14:paraId="0D97CCB4" w14:textId="77777777" w:rsidTr="00CF255D">
              <w:trPr>
                <w:trHeight w:val="220"/>
              </w:trPr>
              <w:tc>
                <w:tcPr>
                  <w:tcW w:w="2552" w:type="dxa"/>
                  <w:noWrap/>
                  <w:vAlign w:val="center"/>
                  <w:hideMark/>
                </w:tcPr>
                <w:p w14:paraId="08F0C2FE" w14:textId="77777777" w:rsidR="0084057F" w:rsidRPr="004663CC" w:rsidRDefault="0084057F" w:rsidP="0084057F">
                  <w:pPr>
                    <w:pStyle w:val="TableBodycopy"/>
                    <w:rPr>
                      <w:rFonts w:asciiTheme="minorHAnsi" w:hAnsiTheme="minorHAnsi" w:cstheme="minorHAnsi"/>
                      <w:b/>
                      <w:bCs/>
                      <w:noProof/>
                      <w:color w:val="000000" w:themeColor="text1"/>
                    </w:rPr>
                  </w:pPr>
                  <w:r w:rsidRPr="004663CC">
                    <w:rPr>
                      <w:rFonts w:asciiTheme="minorHAnsi" w:hAnsiTheme="minorHAnsi" w:cstheme="minorHAnsi"/>
                      <w:b/>
                      <w:bCs/>
                      <w:noProof/>
                      <w:color w:val="000000" w:themeColor="text1"/>
                      <w:sz w:val="24"/>
                    </w:rPr>
                    <w:t>TOTAL ANNUAL COST:</w:t>
                  </w:r>
                </w:p>
              </w:tc>
              <w:tc>
                <w:tcPr>
                  <w:tcW w:w="2693" w:type="dxa"/>
                  <w:noWrap/>
                  <w:vAlign w:val="bottom"/>
                  <w:hideMark/>
                </w:tcPr>
                <w:p w14:paraId="17753C67" w14:textId="55FBB66D" w:rsidR="0084057F" w:rsidRPr="004663CC" w:rsidRDefault="0084057F" w:rsidP="0084057F">
                  <w:pPr>
                    <w:pStyle w:val="TableBodycopy"/>
                    <w:rPr>
                      <w:rFonts w:asciiTheme="minorHAnsi" w:hAnsiTheme="minorHAnsi" w:cstheme="minorHAnsi"/>
                      <w:b/>
                      <w:bCs/>
                      <w:szCs w:val="20"/>
                    </w:rPr>
                  </w:pPr>
                  <w:r w:rsidRPr="004663CC">
                    <w:rPr>
                      <w:rFonts w:asciiTheme="minorHAnsi" w:hAnsiTheme="minorHAnsi" w:cstheme="minorHAnsi"/>
                      <w:b/>
                      <w:bCs/>
                      <w:sz w:val="24"/>
                    </w:rPr>
                    <w:t>&lt;</w:t>
                  </w:r>
                  <w:r w:rsidR="0036397D" w:rsidRPr="004663CC">
                    <w:rPr>
                      <w:rFonts w:asciiTheme="minorHAnsi" w:hAnsiTheme="minorHAnsi" w:cstheme="minorHAnsi"/>
                      <w:b/>
                      <w:bCs/>
                      <w:sz w:val="24"/>
                    </w:rPr>
                    <w:t>CurrentAnnualGrossPremium</w:t>
                  </w:r>
                  <w:r w:rsidRPr="004663CC">
                    <w:rPr>
                      <w:rFonts w:asciiTheme="minorHAnsi" w:hAnsiTheme="minorHAnsi" w:cstheme="minorHAnsi"/>
                      <w:b/>
                      <w:bCs/>
                      <w:sz w:val="24"/>
                    </w:rPr>
                    <w:t>&gt;</w:t>
                  </w:r>
                </w:p>
              </w:tc>
              <w:tc>
                <w:tcPr>
                  <w:tcW w:w="284" w:type="dxa"/>
                </w:tcPr>
                <w:p w14:paraId="079B02C1" w14:textId="77777777" w:rsidR="0084057F" w:rsidRPr="004663CC" w:rsidRDefault="0084057F" w:rsidP="0084057F">
                  <w:pPr>
                    <w:pStyle w:val="TableBodycopy"/>
                    <w:rPr>
                      <w:rFonts w:asciiTheme="minorHAnsi" w:hAnsiTheme="minorHAnsi" w:cstheme="minorBidi"/>
                      <w:b/>
                      <w:bCs/>
                      <w:szCs w:val="20"/>
                    </w:rPr>
                  </w:pPr>
                </w:p>
              </w:tc>
              <w:tc>
                <w:tcPr>
                  <w:tcW w:w="3685" w:type="dxa"/>
                </w:tcPr>
                <w:p w14:paraId="60C55697" w14:textId="34925BE6" w:rsidR="0084057F" w:rsidRPr="004663CC" w:rsidRDefault="0084057F" w:rsidP="0084057F">
                  <w:pPr>
                    <w:pStyle w:val="TableBodycopy"/>
                    <w:rPr>
                      <w:rFonts w:asciiTheme="minorHAnsi" w:hAnsiTheme="minorHAnsi" w:cstheme="minorBidi"/>
                      <w:b/>
                      <w:bCs/>
                      <w:sz w:val="24"/>
                    </w:rPr>
                  </w:pPr>
                  <w:r w:rsidRPr="004663CC">
                    <w:rPr>
                      <w:rFonts w:asciiTheme="minorHAnsi" w:hAnsiTheme="minorHAnsi" w:cstheme="minorBidi"/>
                      <w:b/>
                      <w:bCs/>
                      <w:sz w:val="24"/>
                    </w:rPr>
                    <w:t>&lt;</w:t>
                  </w:r>
                  <w:r w:rsidR="00CD66FA" w:rsidRPr="004663CC">
                    <w:rPr>
                      <w:rFonts w:asciiTheme="minorHAnsi" w:hAnsiTheme="minorHAnsi" w:cstheme="minorBidi"/>
                      <w:b/>
                      <w:bCs/>
                      <w:sz w:val="24"/>
                    </w:rPr>
                    <w:t>PreviousAnnualGrossPremium</w:t>
                  </w:r>
                  <w:r w:rsidRPr="004663CC">
                    <w:rPr>
                      <w:rFonts w:asciiTheme="minorHAnsi" w:hAnsiTheme="minorHAnsi" w:cstheme="minorBidi"/>
                      <w:b/>
                      <w:bCs/>
                      <w:sz w:val="24"/>
                    </w:rPr>
                    <w:t>&gt;</w:t>
                  </w:r>
                </w:p>
              </w:tc>
            </w:tr>
          </w:tbl>
          <w:p w14:paraId="0657DA1C" w14:textId="1394D3CF" w:rsidR="0084057F" w:rsidRPr="004663CC" w:rsidRDefault="0084057F" w:rsidP="0084057F">
            <w:pPr>
              <w:pStyle w:val="TableBodycopy"/>
              <w:rPr>
                <w:rFonts w:asciiTheme="minorHAnsi" w:hAnsiTheme="minorHAnsi" w:cstheme="minorHAnsi"/>
                <w:b/>
                <w:color w:val="000000" w:themeColor="text1"/>
                <w:szCs w:val="20"/>
              </w:rPr>
            </w:pPr>
            <w:r w:rsidRPr="004663CC">
              <w:rPr>
                <w:rFonts w:asciiTheme="minorHAnsi" w:hAnsiTheme="minorHAnsi" w:cstheme="minorHAnsi"/>
                <w:b/>
                <w:bCs/>
                <w:noProof/>
                <w:color w:val="000000" w:themeColor="text1"/>
                <w:szCs w:val="20"/>
              </w:rPr>
              <w:t xml:space="preserve"> </w:t>
            </w:r>
          </w:p>
        </w:tc>
        <w:tc>
          <w:tcPr>
            <w:tcW w:w="1579" w:type="dxa"/>
            <w:gridSpan w:val="2"/>
          </w:tcPr>
          <w:p w14:paraId="4F8E6B70" w14:textId="777777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IF</w:t>
            </w:r>
            <w:r w:rsidRPr="004663CC">
              <w:rPr>
                <w:rFonts w:asciiTheme="minorHAnsi" w:hAnsiTheme="minorHAnsi"/>
                <w:sz w:val="20"/>
                <w:szCs w:val="20"/>
              </w:rPr>
              <w:t xml:space="preserve"> &lt;DocumentSubType&gt;= “Renewal” </w:t>
            </w:r>
          </w:p>
          <w:p w14:paraId="25BC8D38" w14:textId="777777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b/>
                <w:bCs/>
                <w:sz w:val="20"/>
                <w:szCs w:val="20"/>
              </w:rPr>
              <w:t>AND</w:t>
            </w:r>
            <w:r w:rsidRPr="004663CC">
              <w:rPr>
                <w:rFonts w:asciiTheme="minorHAnsi" w:hAnsiTheme="minorHAnsi"/>
                <w:sz w:val="20"/>
                <w:szCs w:val="20"/>
              </w:rPr>
              <w:t xml:space="preserve"> </w:t>
            </w:r>
            <w:r w:rsidRPr="004663CC">
              <w:rPr>
                <w:rFonts w:asciiTheme="minorHAnsi" w:hAnsiTheme="minorHAnsi" w:cstheme="minorHAnsi"/>
                <w:sz w:val="20"/>
                <w:szCs w:val="20"/>
              </w:rPr>
              <w:t>&lt;PreviousGrossPremium&gt;</w:t>
            </w:r>
          </w:p>
          <w:p w14:paraId="4D82558A" w14:textId="77777777" w:rsidR="0084057F" w:rsidRPr="004663CC" w:rsidRDefault="0084057F" w:rsidP="0084057F">
            <w:pPr>
              <w:tabs>
                <w:tab w:val="left" w:pos="774"/>
              </w:tabs>
              <w:rPr>
                <w:rFonts w:asciiTheme="minorHAnsi" w:hAnsiTheme="minorHAnsi"/>
                <w:sz w:val="20"/>
                <w:szCs w:val="20"/>
              </w:rPr>
            </w:pPr>
            <w:r w:rsidRPr="004663CC">
              <w:rPr>
                <w:rFonts w:asciiTheme="minorHAnsi" w:hAnsiTheme="minorHAnsi"/>
                <w:sz w:val="20"/>
                <w:szCs w:val="20"/>
              </w:rPr>
              <w:t xml:space="preserve">!=NULL </w:t>
            </w:r>
          </w:p>
          <w:p w14:paraId="1C1871D1" w14:textId="77777777" w:rsidR="0084057F" w:rsidRPr="004663CC" w:rsidRDefault="0084057F" w:rsidP="0084057F">
            <w:pPr>
              <w:tabs>
                <w:tab w:val="left" w:pos="774"/>
              </w:tabs>
              <w:rPr>
                <w:rFonts w:asciiTheme="minorHAnsi" w:hAnsiTheme="minorHAnsi"/>
                <w:sz w:val="20"/>
              </w:rPr>
            </w:pPr>
            <w:r w:rsidRPr="004663CC">
              <w:rPr>
                <w:rFonts w:asciiTheme="minorHAnsi" w:hAnsiTheme="minorHAnsi"/>
                <w:b/>
                <w:bCs/>
                <w:sz w:val="20"/>
                <w:szCs w:val="20"/>
              </w:rPr>
              <w:t xml:space="preserve">THEN </w:t>
            </w:r>
            <w:r w:rsidRPr="004663CC">
              <w:rPr>
                <w:rFonts w:asciiTheme="minorHAnsi" w:hAnsiTheme="minorHAnsi"/>
                <w:sz w:val="20"/>
                <w:szCs w:val="20"/>
              </w:rPr>
              <w:t xml:space="preserve">display </w:t>
            </w:r>
          </w:p>
          <w:p w14:paraId="70D31ADE" w14:textId="77777777" w:rsidR="0084057F" w:rsidRPr="004663CC" w:rsidRDefault="0084057F" w:rsidP="0084057F">
            <w:pPr>
              <w:tabs>
                <w:tab w:val="left" w:pos="774"/>
              </w:tabs>
              <w:rPr>
                <w:rFonts w:asciiTheme="minorHAnsi" w:hAnsiTheme="minorHAnsi" w:cstheme="minorHAnsi"/>
                <w:b/>
                <w:bCs/>
                <w:sz w:val="20"/>
              </w:rPr>
            </w:pPr>
            <w:r w:rsidRPr="004663CC">
              <w:rPr>
                <w:rFonts w:asciiTheme="minorHAnsi" w:hAnsiTheme="minorHAnsi" w:cstheme="minorHAnsi"/>
                <w:b/>
                <w:bCs/>
                <w:sz w:val="20"/>
              </w:rPr>
              <w:t xml:space="preserve">ELSE </w:t>
            </w:r>
            <w:r w:rsidRPr="004663CC">
              <w:rPr>
                <w:rFonts w:asciiTheme="minorHAnsi" w:hAnsiTheme="minorHAnsi" w:cstheme="minorHAnsi"/>
                <w:sz w:val="20"/>
              </w:rPr>
              <w:t>do not display</w:t>
            </w:r>
          </w:p>
          <w:p w14:paraId="735723EF" w14:textId="77777777" w:rsidR="0084057F" w:rsidRPr="004663CC" w:rsidRDefault="0084057F" w:rsidP="0084057F">
            <w:pPr>
              <w:tabs>
                <w:tab w:val="left" w:pos="774"/>
              </w:tabs>
              <w:rPr>
                <w:rFonts w:asciiTheme="minorHAnsi" w:hAnsiTheme="minorHAnsi"/>
                <w:b/>
                <w:bCs/>
                <w:sz w:val="20"/>
                <w:szCs w:val="20"/>
              </w:rPr>
            </w:pPr>
          </w:p>
        </w:tc>
        <w:tc>
          <w:tcPr>
            <w:tcW w:w="825" w:type="dxa"/>
            <w:gridSpan w:val="3"/>
          </w:tcPr>
          <w:p w14:paraId="2B11C877" w14:textId="77777777"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1: Table_Heading_3_R</w:t>
            </w:r>
          </w:p>
          <w:p w14:paraId="64445678" w14:textId="77777777" w:rsidR="0084057F" w:rsidRPr="004663CC" w:rsidRDefault="0084057F" w:rsidP="0084057F">
            <w:pPr>
              <w:tabs>
                <w:tab w:val="left" w:pos="1800"/>
              </w:tabs>
              <w:rPr>
                <w:rFonts w:asciiTheme="minorHAnsi" w:hAnsiTheme="minorHAnsi" w:cstheme="minorHAnsi"/>
                <w:bCs/>
                <w:sz w:val="20"/>
                <w:szCs w:val="20"/>
              </w:rPr>
            </w:pPr>
          </w:p>
          <w:p w14:paraId="710A77C4" w14:textId="2CB6203F" w:rsidR="0084057F" w:rsidRPr="004663CC" w:rsidRDefault="0084057F" w:rsidP="0084057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Column 2 &amp; 4: Table_Heading_3_R</w:t>
            </w:r>
          </w:p>
        </w:tc>
      </w:tr>
      <w:tr w:rsidR="009F26EC" w:rsidRPr="00BD6987" w14:paraId="3069BF12" w14:textId="77777777" w:rsidTr="00E101E6">
        <w:trPr>
          <w:cantSplit/>
          <w:trHeight w:val="300"/>
        </w:trPr>
        <w:tc>
          <w:tcPr>
            <w:tcW w:w="704" w:type="dxa"/>
          </w:tcPr>
          <w:p w14:paraId="56290930" w14:textId="3DB16133" w:rsidR="00ED15D0" w:rsidRPr="00677D1B" w:rsidRDefault="00CE750F" w:rsidP="001805F0">
            <w:pPr>
              <w:tabs>
                <w:tab w:val="left" w:pos="1800"/>
              </w:tabs>
              <w:rPr>
                <w:rFonts w:asciiTheme="minorHAnsi" w:hAnsiTheme="minorHAnsi" w:cstheme="minorHAnsi"/>
                <w:bCs/>
                <w:sz w:val="20"/>
                <w:szCs w:val="20"/>
              </w:rPr>
            </w:pPr>
            <w:r w:rsidRPr="00677D1B">
              <w:rPr>
                <w:rFonts w:asciiTheme="minorHAnsi" w:hAnsiTheme="minorHAnsi" w:cstheme="minorHAnsi"/>
                <w:bCs/>
                <w:sz w:val="20"/>
                <w:szCs w:val="20"/>
              </w:rPr>
              <w:t>CB 26</w:t>
            </w:r>
          </w:p>
        </w:tc>
        <w:tc>
          <w:tcPr>
            <w:tcW w:w="2151" w:type="dxa"/>
            <w:gridSpan w:val="3"/>
          </w:tcPr>
          <w:p w14:paraId="7F52487B" w14:textId="77777777" w:rsidR="00ED15D0" w:rsidRPr="004663CC" w:rsidRDefault="00ED15D0" w:rsidP="001805F0">
            <w:pPr>
              <w:tabs>
                <w:tab w:val="left" w:pos="1800"/>
              </w:tabs>
              <w:rPr>
                <w:rFonts w:asciiTheme="minorHAnsi" w:hAnsiTheme="minorHAnsi" w:cstheme="minorHAnsi"/>
                <w:sz w:val="20"/>
                <w:szCs w:val="20"/>
                <w:rPrChange w:id="10298" w:author="Sam Sehgal (EXT Idiom)" w:date="2025-04-30T12:14:00Z" w16du:dateUtc="2025-04-30T02:14:00Z">
                  <w:rPr>
                    <w:rFonts w:asciiTheme="minorHAnsi" w:hAnsiTheme="minorHAnsi" w:cstheme="minorHAnsi"/>
                    <w:sz w:val="20"/>
                    <w:szCs w:val="20"/>
                    <w:highlight w:val="yellow"/>
                  </w:rPr>
                </w:rPrChange>
              </w:rPr>
            </w:pPr>
          </w:p>
        </w:tc>
        <w:tc>
          <w:tcPr>
            <w:tcW w:w="9331" w:type="dxa"/>
          </w:tcPr>
          <w:p w14:paraId="12B392EB" w14:textId="75EDE647" w:rsidR="00ED15D0" w:rsidRPr="004663CC" w:rsidRDefault="00F01BE6" w:rsidP="001805F0">
            <w:pPr>
              <w:pStyle w:val="TableBodycopy"/>
              <w:rPr>
                <w:rFonts w:asciiTheme="minorHAnsi" w:hAnsiTheme="minorHAnsi" w:cstheme="minorHAnsi"/>
                <w:noProof/>
                <w:color w:val="000000" w:themeColor="text1"/>
                <w:sz w:val="24"/>
              </w:rPr>
            </w:pPr>
            <w:r w:rsidRPr="004663CC">
              <w:rPr>
                <w:rFonts w:asciiTheme="minorHAnsi" w:hAnsiTheme="minorHAnsi" w:cstheme="minorHAnsi"/>
                <w:noProof/>
                <w:color w:val="000000" w:themeColor="text1"/>
                <w:sz w:val="24"/>
              </w:rPr>
              <w:t>ESL is a levy imposed by the NSW State Government on insurers to cover the cost of running the NSW Fire Services and State Emergency Services. This amount is charged on the basic premium where the insured address/garage address is within NSW</w:t>
            </w:r>
          </w:p>
        </w:tc>
        <w:tc>
          <w:tcPr>
            <w:tcW w:w="1585" w:type="dxa"/>
            <w:gridSpan w:val="3"/>
          </w:tcPr>
          <w:p w14:paraId="0E17FB25" w14:textId="0C8BF915" w:rsidR="00ED15D0" w:rsidRPr="004663CC" w:rsidRDefault="0008542B" w:rsidP="001805F0">
            <w:pPr>
              <w:tabs>
                <w:tab w:val="left" w:pos="774"/>
              </w:tabs>
              <w:rPr>
                <w:rFonts w:asciiTheme="minorHAnsi" w:hAnsiTheme="minorHAnsi"/>
                <w:b/>
                <w:bCs/>
                <w:sz w:val="20"/>
                <w:szCs w:val="20"/>
              </w:rPr>
            </w:pPr>
            <w:r w:rsidRPr="004663CC">
              <w:rPr>
                <w:rFonts w:asciiTheme="minorHAnsi" w:hAnsiTheme="minorHAnsi"/>
                <w:b/>
                <w:bCs/>
                <w:sz w:val="20"/>
                <w:szCs w:val="20"/>
              </w:rPr>
              <w:t xml:space="preserve">IF </w:t>
            </w:r>
            <w:r w:rsidR="00555482" w:rsidRPr="004663CC">
              <w:rPr>
                <w:rFonts w:asciiTheme="minorHAnsi" w:hAnsiTheme="minorHAnsi"/>
                <w:b/>
                <w:bCs/>
                <w:sz w:val="20"/>
                <w:szCs w:val="20"/>
              </w:rPr>
              <w:t>&lt;VehicleCoverageESL&gt; or &lt;BuildingCoverageESL&gt; or &lt;ContentCoverageESL&gt;</w:t>
            </w:r>
            <w:r w:rsidR="00FB28F1" w:rsidRPr="004663CC">
              <w:rPr>
                <w:rFonts w:asciiTheme="minorHAnsi" w:hAnsiTheme="minorHAnsi"/>
                <w:b/>
                <w:bCs/>
                <w:sz w:val="20"/>
                <w:szCs w:val="20"/>
              </w:rPr>
              <w:t xml:space="preserve">!= Null then </w:t>
            </w:r>
            <w:commentRangeStart w:id="10299"/>
            <w:commentRangeStart w:id="10300"/>
            <w:r w:rsidR="00FB28F1" w:rsidRPr="004663CC">
              <w:rPr>
                <w:rFonts w:asciiTheme="minorHAnsi" w:hAnsiTheme="minorHAnsi"/>
                <w:b/>
                <w:bCs/>
                <w:sz w:val="20"/>
                <w:szCs w:val="20"/>
              </w:rPr>
              <w:t>display</w:t>
            </w:r>
            <w:commentRangeEnd w:id="10299"/>
            <w:r w:rsidR="00FB28F1" w:rsidRPr="004663CC">
              <w:rPr>
                <w:rStyle w:val="CommentReference"/>
                <w:rFonts w:asciiTheme="minorHAnsi" w:hAnsiTheme="minorHAnsi" w:cstheme="minorBidi"/>
                <w:b/>
                <w:bCs/>
                <w:sz w:val="20"/>
                <w:szCs w:val="20"/>
              </w:rPr>
              <w:commentReference w:id="10299"/>
            </w:r>
            <w:commentRangeEnd w:id="10300"/>
            <w:r w:rsidR="00056933" w:rsidRPr="004663CC">
              <w:rPr>
                <w:rStyle w:val="CommentReference"/>
                <w:rFonts w:asciiTheme="minorHAnsi" w:hAnsiTheme="minorHAnsi" w:cstheme="minorBidi"/>
                <w:b/>
                <w:bCs/>
                <w:sz w:val="20"/>
                <w:szCs w:val="20"/>
              </w:rPr>
              <w:commentReference w:id="10300"/>
            </w:r>
          </w:p>
        </w:tc>
        <w:tc>
          <w:tcPr>
            <w:tcW w:w="825" w:type="dxa"/>
            <w:gridSpan w:val="3"/>
          </w:tcPr>
          <w:p w14:paraId="490A6FA4" w14:textId="52CDD897" w:rsidR="00ED15D0" w:rsidRPr="003419B3" w:rsidRDefault="00D75830" w:rsidP="001805F0">
            <w:pPr>
              <w:tabs>
                <w:tab w:val="left" w:pos="1800"/>
              </w:tabs>
              <w:rPr>
                <w:rFonts w:asciiTheme="minorHAnsi" w:hAnsiTheme="minorHAnsi" w:cstheme="minorHAnsi"/>
                <w:bCs/>
                <w:sz w:val="20"/>
                <w:szCs w:val="20"/>
              </w:rPr>
            </w:pPr>
            <w:r w:rsidRPr="003419B3">
              <w:rPr>
                <w:rFonts w:asciiTheme="minorHAnsi" w:hAnsiTheme="minorHAnsi" w:cstheme="minorHAnsi"/>
                <w:bCs/>
                <w:sz w:val="20"/>
                <w:szCs w:val="20"/>
              </w:rPr>
              <w:t>Bodycopy_COI</w:t>
            </w:r>
          </w:p>
        </w:tc>
      </w:tr>
      <w:tr w:rsidR="009F26EC" w:rsidRPr="00BD6987" w14:paraId="6434278E" w14:textId="77777777" w:rsidTr="00E101E6">
        <w:trPr>
          <w:cantSplit/>
          <w:trHeight w:val="300"/>
        </w:trPr>
        <w:tc>
          <w:tcPr>
            <w:tcW w:w="704" w:type="dxa"/>
          </w:tcPr>
          <w:p w14:paraId="47D7BB57" w14:textId="1E9CCEDA" w:rsidR="007C0DCF" w:rsidRPr="00BD6987" w:rsidRDefault="008544FB" w:rsidP="007C0DCF">
            <w:pPr>
              <w:tabs>
                <w:tab w:val="left" w:pos="1800"/>
              </w:tabs>
              <w:rPr>
                <w:rFonts w:asciiTheme="minorHAnsi" w:hAnsiTheme="minorHAnsi" w:cstheme="minorHAnsi"/>
                <w:b/>
                <w:sz w:val="20"/>
                <w:szCs w:val="20"/>
              </w:rPr>
            </w:pPr>
            <w:r>
              <w:rPr>
                <w:rFonts w:asciiTheme="minorHAnsi" w:hAnsiTheme="minorHAnsi" w:cstheme="minorHAnsi"/>
                <w:bCs/>
                <w:sz w:val="20"/>
                <w:szCs w:val="20"/>
              </w:rPr>
              <w:t>YD 1</w:t>
            </w:r>
          </w:p>
        </w:tc>
        <w:tc>
          <w:tcPr>
            <w:tcW w:w="2151" w:type="dxa"/>
            <w:gridSpan w:val="3"/>
          </w:tcPr>
          <w:p w14:paraId="58A022E2" w14:textId="3BA86AF1" w:rsidR="007C0DCF" w:rsidRPr="004663CC" w:rsidRDefault="007C0DCF" w:rsidP="007C0DCF">
            <w:pPr>
              <w:tabs>
                <w:tab w:val="left" w:pos="1800"/>
              </w:tabs>
              <w:rPr>
                <w:rFonts w:asciiTheme="minorHAnsi" w:hAnsiTheme="minorHAnsi" w:cstheme="minorHAnsi"/>
                <w:bCs/>
                <w:sz w:val="20"/>
                <w:szCs w:val="20"/>
              </w:rPr>
            </w:pPr>
            <w:r w:rsidRPr="004663CC">
              <w:rPr>
                <w:rFonts w:asciiTheme="minorHAnsi" w:hAnsiTheme="minorHAnsi" w:cstheme="minorHAnsi"/>
                <w:bCs/>
                <w:sz w:val="20"/>
                <w:szCs w:val="20"/>
              </w:rPr>
              <w:t>&lt;</w:t>
            </w:r>
            <w:r w:rsidR="00045951" w:rsidRPr="004663CC">
              <w:rPr>
                <w:rFonts w:asciiTheme="minorHAnsi" w:hAnsiTheme="minorHAnsi" w:cstheme="minorHAnsi"/>
                <w:bCs/>
                <w:sz w:val="20"/>
                <w:szCs w:val="20"/>
              </w:rPr>
              <w:t>DiscountTypeCode</w:t>
            </w:r>
            <w:r w:rsidRPr="004663CC">
              <w:rPr>
                <w:rFonts w:asciiTheme="minorHAnsi" w:hAnsiTheme="minorHAnsi" w:cstheme="minorHAnsi"/>
                <w:bCs/>
                <w:sz w:val="20"/>
                <w:szCs w:val="20"/>
              </w:rPr>
              <w:t>&gt;</w:t>
            </w:r>
          </w:p>
          <w:p w14:paraId="44E6AE5B" w14:textId="77777777" w:rsidR="007C0DCF" w:rsidRPr="004663CC" w:rsidRDefault="007C0DCF" w:rsidP="007C0DCF">
            <w:pPr>
              <w:tabs>
                <w:tab w:val="left" w:pos="1800"/>
              </w:tabs>
              <w:rPr>
                <w:rFonts w:asciiTheme="minorHAnsi" w:hAnsiTheme="minorHAnsi" w:cstheme="minorHAnsi"/>
                <w:sz w:val="20"/>
                <w:szCs w:val="20"/>
              </w:rPr>
            </w:pPr>
            <w:r w:rsidRPr="004663CC">
              <w:rPr>
                <w:rFonts w:asciiTheme="minorHAnsi" w:hAnsiTheme="minorHAnsi" w:cstheme="minorHAnsi"/>
                <w:sz w:val="20"/>
                <w:szCs w:val="20"/>
              </w:rPr>
              <w:t>&lt;DocumentSubType&gt;</w:t>
            </w:r>
          </w:p>
          <w:p w14:paraId="3A3AE4CD" w14:textId="43A45265" w:rsidR="007C0DCF" w:rsidRPr="004663CC" w:rsidRDefault="007C0DCF" w:rsidP="007C0DCF">
            <w:pPr>
              <w:tabs>
                <w:tab w:val="left" w:pos="1800"/>
              </w:tabs>
              <w:rPr>
                <w:rFonts w:asciiTheme="minorHAnsi" w:hAnsiTheme="minorHAnsi" w:cstheme="minorHAnsi"/>
                <w:b/>
                <w:sz w:val="20"/>
                <w:szCs w:val="20"/>
              </w:rPr>
            </w:pPr>
          </w:p>
        </w:tc>
        <w:tc>
          <w:tcPr>
            <w:tcW w:w="9331" w:type="dxa"/>
          </w:tcPr>
          <w:tbl>
            <w:tblPr>
              <w:tblStyle w:val="TableGrid"/>
              <w:tblpPr w:leftFromText="180" w:rightFromText="180" w:vertAnchor="text" w:horzAnchor="margin" w:tblpY="303"/>
              <w:tblOverlap w:val="never"/>
              <w:tblW w:w="7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44"/>
            </w:tblGrid>
            <w:tr w:rsidR="007C0DCF" w:rsidRPr="00BF4381" w14:paraId="01A9BC54" w14:textId="77777777" w:rsidTr="00CF1756">
              <w:trPr>
                <w:trHeight w:val="471"/>
              </w:trPr>
              <w:tc>
                <w:tcPr>
                  <w:tcW w:w="7644" w:type="dxa"/>
                </w:tcPr>
                <w:p w14:paraId="24A8FAC9" w14:textId="42506023" w:rsidR="007C0DCF" w:rsidRPr="004663CC" w:rsidRDefault="007C0DCF" w:rsidP="007C0DCF">
                  <w:pPr>
                    <w:pStyle w:val="Heading10"/>
                    <w:rPr>
                      <w:rFonts w:asciiTheme="minorHAnsi" w:hAnsiTheme="minorHAnsi" w:cstheme="minorHAnsi"/>
                    </w:rPr>
                  </w:pPr>
                  <w:r w:rsidRPr="004663CC">
                    <w:t>Your Discount</w:t>
                  </w:r>
                </w:p>
              </w:tc>
            </w:tr>
          </w:tbl>
          <w:p w14:paraId="00687168" w14:textId="77777777" w:rsidR="007C0DCF" w:rsidRPr="004663CC" w:rsidRDefault="007C0DCF" w:rsidP="007C0DCF">
            <w:pPr>
              <w:pStyle w:val="TableBodycopy"/>
              <w:rPr>
                <w:rFonts w:asciiTheme="minorHAnsi" w:hAnsiTheme="minorHAnsi" w:cstheme="minorHAnsi"/>
                <w:b/>
                <w:bCs/>
                <w:noProof/>
                <w:color w:val="000000" w:themeColor="text1"/>
                <w:sz w:val="24"/>
              </w:rPr>
            </w:pPr>
          </w:p>
        </w:tc>
        <w:tc>
          <w:tcPr>
            <w:tcW w:w="1585" w:type="dxa"/>
            <w:gridSpan w:val="3"/>
          </w:tcPr>
          <w:p w14:paraId="5CCDCDC0" w14:textId="471B7E8F" w:rsidR="007C0DCF" w:rsidRPr="004663CC" w:rsidRDefault="007C0DCF" w:rsidP="007C0DCF">
            <w:pPr>
              <w:tabs>
                <w:tab w:val="left" w:pos="774"/>
              </w:tabs>
              <w:rPr>
                <w:rFonts w:asciiTheme="minorHAnsi" w:hAnsiTheme="minorHAnsi" w:cstheme="minorHAnsi"/>
                <w:sz w:val="20"/>
                <w:szCs w:val="20"/>
              </w:rPr>
            </w:pPr>
            <w:r w:rsidRPr="004663CC">
              <w:rPr>
                <w:rFonts w:asciiTheme="minorHAnsi" w:hAnsiTheme="minorHAnsi" w:cstheme="minorHAnsi"/>
                <w:b/>
                <w:bCs/>
                <w:sz w:val="20"/>
                <w:szCs w:val="20"/>
              </w:rPr>
              <w:t>IF</w:t>
            </w:r>
            <w:r w:rsidRPr="004663CC">
              <w:rPr>
                <w:rFonts w:asciiTheme="minorHAnsi" w:hAnsiTheme="minorHAnsi" w:cstheme="minorHAnsi"/>
                <w:sz w:val="20"/>
                <w:szCs w:val="20"/>
              </w:rPr>
              <w:t xml:space="preserve"> </w:t>
            </w:r>
            <w:r w:rsidRPr="004663CC">
              <w:rPr>
                <w:rFonts w:asciiTheme="minorHAnsi" w:hAnsiTheme="minorHAnsi"/>
                <w:sz w:val="20"/>
                <w:szCs w:val="20"/>
              </w:rPr>
              <w:t xml:space="preserve">&lt;DocumentSubType&gt;= “New Business” </w:t>
            </w:r>
            <w:r w:rsidRPr="004663CC">
              <w:rPr>
                <w:rFonts w:asciiTheme="minorHAnsi" w:hAnsiTheme="minorHAnsi"/>
                <w:b/>
                <w:bCs/>
                <w:sz w:val="20"/>
                <w:szCs w:val="20"/>
              </w:rPr>
              <w:t>OR</w:t>
            </w:r>
            <w:r w:rsidRPr="004663CC">
              <w:rPr>
                <w:rFonts w:asciiTheme="minorHAnsi" w:hAnsiTheme="minorHAnsi"/>
                <w:sz w:val="20"/>
                <w:szCs w:val="20"/>
              </w:rPr>
              <w:t xml:space="preserve"> “</w:t>
            </w:r>
            <w:r w:rsidRPr="004663CC">
              <w:rPr>
                <w:rFonts w:asciiTheme="minorHAnsi" w:hAnsiTheme="minorHAnsi"/>
                <w:sz w:val="20"/>
              </w:rPr>
              <w:t>Endorsement</w:t>
            </w:r>
            <w:r w:rsidRPr="004663CC">
              <w:rPr>
                <w:rFonts w:asciiTheme="minorHAnsi" w:hAnsiTheme="minorHAnsi"/>
                <w:sz w:val="20"/>
                <w:szCs w:val="20"/>
              </w:rPr>
              <w:t xml:space="preserve">” </w:t>
            </w:r>
            <w:r w:rsidRPr="004663CC">
              <w:rPr>
                <w:rFonts w:asciiTheme="minorHAnsi" w:hAnsiTheme="minorHAnsi"/>
                <w:b/>
                <w:bCs/>
                <w:sz w:val="20"/>
                <w:szCs w:val="20"/>
              </w:rPr>
              <w:t xml:space="preserve">OR </w:t>
            </w:r>
            <w:r w:rsidRPr="004663CC">
              <w:rPr>
                <w:rFonts w:asciiTheme="minorHAnsi" w:hAnsiTheme="minorHAnsi"/>
                <w:sz w:val="20"/>
                <w:szCs w:val="20"/>
              </w:rPr>
              <w:t xml:space="preserve">“Renewal” </w:t>
            </w:r>
            <w:r w:rsidRPr="004663CC">
              <w:rPr>
                <w:rFonts w:asciiTheme="minorHAnsi" w:hAnsiTheme="minorHAnsi"/>
                <w:b/>
                <w:bCs/>
                <w:sz w:val="20"/>
                <w:szCs w:val="20"/>
              </w:rPr>
              <w:t>AND</w:t>
            </w:r>
            <w:r w:rsidRPr="004663CC">
              <w:rPr>
                <w:rFonts w:asciiTheme="minorHAnsi" w:hAnsiTheme="minorHAnsi"/>
                <w:sz w:val="20"/>
                <w:szCs w:val="20"/>
              </w:rPr>
              <w:t xml:space="preserve"> </w:t>
            </w:r>
            <w:r w:rsidRPr="004663CC">
              <w:rPr>
                <w:rFonts w:asciiTheme="minorHAnsi" w:hAnsiTheme="minorHAnsi" w:cstheme="minorHAnsi"/>
                <w:sz w:val="20"/>
                <w:szCs w:val="20"/>
              </w:rPr>
              <w:t>&lt;</w:t>
            </w:r>
            <w:r w:rsidR="00045951" w:rsidRPr="004663CC">
              <w:rPr>
                <w:rFonts w:asciiTheme="minorHAnsi" w:hAnsiTheme="minorHAnsi" w:cstheme="minorHAnsi"/>
                <w:b/>
                <w:bCs/>
                <w:sz w:val="20"/>
                <w:szCs w:val="20"/>
              </w:rPr>
              <w:t>DiscountTypeCode</w:t>
            </w:r>
            <w:r w:rsidRPr="004663CC">
              <w:rPr>
                <w:rFonts w:asciiTheme="minorHAnsi" w:hAnsiTheme="minorHAnsi" w:cstheme="minorHAnsi"/>
                <w:sz w:val="20"/>
                <w:szCs w:val="20"/>
              </w:rPr>
              <w:t>&gt; !=NULL</w:t>
            </w:r>
          </w:p>
          <w:p w14:paraId="3FDE6FCB" w14:textId="2F6F52F2" w:rsidR="007C0DCF" w:rsidRPr="004663CC" w:rsidRDefault="007C0DCF" w:rsidP="007C0DCF">
            <w:pPr>
              <w:tabs>
                <w:tab w:val="left" w:pos="774"/>
              </w:tabs>
              <w:rPr>
                <w:rFonts w:asciiTheme="minorHAnsi" w:hAnsiTheme="minorHAnsi" w:cstheme="minorHAnsi"/>
                <w:sz w:val="20"/>
                <w:szCs w:val="20"/>
              </w:rPr>
            </w:pPr>
            <w:r w:rsidRPr="004663CC">
              <w:rPr>
                <w:rFonts w:asciiTheme="minorHAnsi" w:hAnsiTheme="minorHAnsi" w:cstheme="minorHAnsi"/>
                <w:b/>
                <w:bCs/>
                <w:sz w:val="20"/>
                <w:szCs w:val="20"/>
              </w:rPr>
              <w:t xml:space="preserve">THEN </w:t>
            </w:r>
            <w:r w:rsidRPr="004663CC">
              <w:rPr>
                <w:rFonts w:asciiTheme="minorHAnsi" w:hAnsiTheme="minorHAnsi" w:cstheme="minorHAnsi"/>
                <w:sz w:val="20"/>
                <w:szCs w:val="20"/>
              </w:rPr>
              <w:t xml:space="preserve">display </w:t>
            </w:r>
          </w:p>
          <w:p w14:paraId="41D34998" w14:textId="52653FA2" w:rsidR="007C0DCF" w:rsidRPr="004663CC" w:rsidRDefault="007C0DCF" w:rsidP="007C0DCF">
            <w:pPr>
              <w:tabs>
                <w:tab w:val="left" w:pos="774"/>
              </w:tabs>
              <w:rPr>
                <w:rFonts w:asciiTheme="minorHAnsi" w:hAnsiTheme="minorHAnsi"/>
                <w:b/>
                <w:bCs/>
                <w:sz w:val="20"/>
                <w:szCs w:val="20"/>
              </w:rPr>
            </w:pPr>
            <w:r w:rsidRPr="004663CC">
              <w:rPr>
                <w:rFonts w:asciiTheme="minorHAnsi" w:hAnsiTheme="minorHAnsi" w:cstheme="minorHAnsi"/>
                <w:b/>
                <w:bCs/>
                <w:sz w:val="20"/>
              </w:rPr>
              <w:t xml:space="preserve">ELSE </w:t>
            </w:r>
            <w:r w:rsidRPr="004663CC">
              <w:rPr>
                <w:rFonts w:asciiTheme="minorHAnsi" w:hAnsiTheme="minorHAnsi" w:cstheme="minorHAnsi"/>
                <w:sz w:val="20"/>
              </w:rPr>
              <w:t>do not display</w:t>
            </w:r>
          </w:p>
        </w:tc>
        <w:tc>
          <w:tcPr>
            <w:tcW w:w="825" w:type="dxa"/>
            <w:gridSpan w:val="3"/>
          </w:tcPr>
          <w:p w14:paraId="61BB2981" w14:textId="02F982F4" w:rsidR="007C0DCF" w:rsidRPr="00972BE1" w:rsidRDefault="007C0DCF" w:rsidP="007C0DC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Table_Heading_2</w:t>
            </w:r>
          </w:p>
        </w:tc>
      </w:tr>
      <w:tr w:rsidR="009F26EC" w:rsidRPr="00BD6987" w14:paraId="45F99506" w14:textId="77777777" w:rsidTr="00E101E6">
        <w:trPr>
          <w:cantSplit/>
          <w:trHeight w:val="300"/>
        </w:trPr>
        <w:tc>
          <w:tcPr>
            <w:tcW w:w="704" w:type="dxa"/>
          </w:tcPr>
          <w:p w14:paraId="197561BB" w14:textId="77369E7A" w:rsidR="007C0DCF" w:rsidRPr="00BD6987" w:rsidRDefault="00B40BE7" w:rsidP="007C0DCF">
            <w:pPr>
              <w:tabs>
                <w:tab w:val="left" w:pos="1800"/>
              </w:tabs>
              <w:rPr>
                <w:rFonts w:asciiTheme="minorHAnsi" w:hAnsiTheme="minorHAnsi" w:cstheme="minorHAnsi"/>
                <w:b/>
                <w:sz w:val="20"/>
                <w:szCs w:val="20"/>
              </w:rPr>
            </w:pPr>
            <w:r>
              <w:rPr>
                <w:rFonts w:asciiTheme="minorHAnsi" w:hAnsiTheme="minorHAnsi" w:cstheme="minorHAnsi"/>
                <w:bCs/>
                <w:sz w:val="20"/>
                <w:szCs w:val="20"/>
              </w:rPr>
              <w:lastRenderedPageBreak/>
              <w:t>YD 2</w:t>
            </w:r>
          </w:p>
        </w:tc>
        <w:tc>
          <w:tcPr>
            <w:tcW w:w="2151" w:type="dxa"/>
            <w:gridSpan w:val="3"/>
          </w:tcPr>
          <w:p w14:paraId="1250CA8F" w14:textId="17EEA8D9" w:rsidR="007C0DCF" w:rsidRPr="00C1020A" w:rsidRDefault="007C0DCF" w:rsidP="007C0DCF">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&lt;</w:t>
            </w:r>
            <w:r w:rsidR="00045951">
              <w:rPr>
                <w:rFonts w:asciiTheme="minorHAnsi" w:hAnsiTheme="minorHAnsi" w:cstheme="minorHAnsi"/>
                <w:bCs/>
                <w:sz w:val="20"/>
                <w:szCs w:val="20"/>
              </w:rPr>
              <w:t>DiscountTypeCode</w:t>
            </w:r>
            <w:r w:rsidRPr="00C1020A">
              <w:rPr>
                <w:rFonts w:asciiTheme="minorHAnsi" w:hAnsiTheme="minorHAnsi" w:cstheme="minorHAnsi"/>
                <w:bCs/>
                <w:sz w:val="20"/>
                <w:szCs w:val="20"/>
              </w:rPr>
              <w:t>&gt; &lt;DiscountPercent&gt;</w:t>
            </w:r>
          </w:p>
          <w:p w14:paraId="41357DBF" w14:textId="77777777" w:rsidR="007C0DCF" w:rsidRPr="00AC68BD" w:rsidRDefault="007C0DCF" w:rsidP="007C0DCF">
            <w:pPr>
              <w:tabs>
                <w:tab w:val="left" w:pos="1800"/>
              </w:tabs>
              <w:rPr>
                <w:rFonts w:asciiTheme="minorHAnsi" w:hAnsiTheme="minorHAnsi" w:cstheme="minorHAnsi"/>
                <w:sz w:val="20"/>
                <w:szCs w:val="20"/>
              </w:rPr>
            </w:pPr>
            <w:r w:rsidRPr="00AC68BD">
              <w:rPr>
                <w:rFonts w:asciiTheme="minorHAnsi" w:hAnsiTheme="minorHAnsi" w:cstheme="minorHAnsi"/>
                <w:sz w:val="20"/>
                <w:szCs w:val="20"/>
              </w:rPr>
              <w:t>&lt;DocumentSubType&gt;</w:t>
            </w:r>
          </w:p>
          <w:p w14:paraId="4732F9C8" w14:textId="467D0497" w:rsidR="007C0DCF" w:rsidRPr="00AC68BD" w:rsidRDefault="007C0DCF" w:rsidP="007C0DCF">
            <w:pPr>
              <w:tabs>
                <w:tab w:val="left" w:pos="1800"/>
              </w:tabs>
              <w:rPr>
                <w:rFonts w:asciiTheme="minorHAnsi" w:hAnsiTheme="minorHAnsi" w:cstheme="minorHAnsi"/>
                <w:b/>
                <w:sz w:val="20"/>
                <w:szCs w:val="20"/>
              </w:rPr>
            </w:pPr>
          </w:p>
        </w:tc>
        <w:tc>
          <w:tcPr>
            <w:tcW w:w="9331" w:type="dxa"/>
          </w:tcPr>
          <w:p w14:paraId="4588FA51" w14:textId="39D04089" w:rsidR="007C0DCF" w:rsidRPr="00972BE1" w:rsidRDefault="007C0DCF" w:rsidP="2F2DDF86">
            <w:pPr>
              <w:pStyle w:val="Heading10"/>
              <w:rPr>
                <w:b w:val="0"/>
                <w:sz w:val="20"/>
                <w:szCs w:val="20"/>
              </w:rPr>
            </w:pPr>
            <w:r w:rsidRPr="00972BE1">
              <w:rPr>
                <w:b w:val="0"/>
                <w:sz w:val="20"/>
                <w:szCs w:val="20"/>
              </w:rPr>
              <w:t>Includes &lt;</w:t>
            </w:r>
            <w:r w:rsidR="00045951" w:rsidRPr="00972BE1">
              <w:rPr>
                <w:b w:val="0"/>
                <w:sz w:val="20"/>
                <w:szCs w:val="20"/>
              </w:rPr>
              <w:t>DiscountType</w:t>
            </w:r>
            <w:r w:rsidR="00CF2F67" w:rsidRPr="00972BE1">
              <w:rPr>
                <w:b w:val="0"/>
                <w:sz w:val="20"/>
                <w:szCs w:val="20"/>
              </w:rPr>
              <w:t>Name</w:t>
            </w:r>
            <w:r w:rsidRPr="00972BE1">
              <w:rPr>
                <w:b w:val="0"/>
                <w:sz w:val="20"/>
                <w:szCs w:val="20"/>
              </w:rPr>
              <w:t>&gt; &lt;DiscountPercent&gt;%</w:t>
            </w:r>
          </w:p>
          <w:p w14:paraId="2E442C34" w14:textId="7EFE9FEB" w:rsidR="007C0DCF" w:rsidRPr="00972BE1" w:rsidRDefault="5C91E80C" w:rsidP="00677D1B">
            <w:pPr>
              <w:spacing w:after="240"/>
              <w:rPr>
                <w:rFonts w:ascii="Arial" w:eastAsia="Arial" w:hAnsi="Arial" w:cs="Arial"/>
                <w:sz w:val="20"/>
                <w:szCs w:val="20"/>
                <w:lang w:val="en-AU"/>
              </w:rPr>
            </w:pPr>
            <w:commentRangeStart w:id="10303"/>
            <w:commentRangeStart w:id="10304"/>
            <w:r w:rsidRPr="00972BE1">
              <w:rPr>
                <w:rFonts w:ascii="Arial" w:eastAsia="Arial" w:hAnsi="Arial" w:cs="Arial"/>
                <w:sz w:val="20"/>
                <w:szCs w:val="20"/>
                <w:lang w:val="en-AU"/>
              </w:rPr>
              <w:t>Example:</w:t>
            </w:r>
          </w:p>
          <w:p w14:paraId="6A476E0D" w14:textId="054887FD" w:rsidR="007C0DCF" w:rsidRPr="00972BE1" w:rsidRDefault="19B303DE" w:rsidP="00677D1B">
            <w:pPr>
              <w:pStyle w:val="ListParagraph"/>
              <w:spacing w:after="0"/>
              <w:rPr>
                <w:rFonts w:ascii="Calibri" w:eastAsia="Calibri" w:hAnsi="Calibri" w:cs="Calibri"/>
                <w:color w:val="000000" w:themeColor="text1"/>
                <w:sz w:val="22"/>
                <w:szCs w:val="22"/>
                <w:lang w:val="en-AU"/>
              </w:rPr>
            </w:pPr>
            <w:r w:rsidRPr="00972BE1">
              <w:rPr>
                <w:rFonts w:ascii="Calibri" w:eastAsia="Calibri" w:hAnsi="Calibri" w:cs="Calibri"/>
                <w:color w:val="000000" w:themeColor="text1"/>
                <w:sz w:val="22"/>
                <w:szCs w:val="22"/>
                <w:lang w:val="en-AU"/>
              </w:rPr>
              <w:t xml:space="preserve">Staff Member </w:t>
            </w:r>
            <w:r w:rsidR="00B54A98" w:rsidRPr="00677D1B">
              <w:rPr>
                <w:rFonts w:ascii="Calibri" w:eastAsia="Calibri" w:hAnsi="Calibri" w:cs="Calibri"/>
                <w:color w:val="000000" w:themeColor="text1"/>
                <w:sz w:val="22"/>
                <w:szCs w:val="22"/>
                <w:lang w:val="en-AU"/>
              </w:rPr>
              <w:t>CommBank</w:t>
            </w:r>
            <w:commentRangeStart w:id="10305"/>
            <w:commentRangeStart w:id="10306"/>
            <w:commentRangeEnd w:id="10305"/>
            <w:r w:rsidRPr="00972BE1">
              <w:rPr>
                <w:rStyle w:val="CommentReference"/>
                <w:rFonts w:ascii="Calibri" w:eastAsia="Calibri" w:hAnsi="Calibri" w:cs="Calibri"/>
                <w:color w:val="000000" w:themeColor="text1"/>
                <w:sz w:val="22"/>
                <w:szCs w:val="22"/>
                <w:lang w:val="en-AU"/>
              </w:rPr>
              <w:commentReference w:id="10305"/>
            </w:r>
            <w:commentRangeEnd w:id="10306"/>
            <w:r w:rsidR="004C25D6" w:rsidRPr="00972BE1">
              <w:rPr>
                <w:rStyle w:val="CommentReference"/>
                <w:rFonts w:ascii="Calibri" w:eastAsia="Calibri" w:hAnsi="Calibri" w:cs="Calibri"/>
                <w:color w:val="000000" w:themeColor="text1"/>
                <w:sz w:val="22"/>
                <w:szCs w:val="22"/>
                <w:lang w:val="en-AU"/>
              </w:rPr>
              <w:commentReference w:id="10306"/>
            </w:r>
            <w:r w:rsidRPr="00972BE1">
              <w:rPr>
                <w:rFonts w:ascii="Calibri" w:eastAsia="Calibri" w:hAnsi="Calibri" w:cs="Calibri"/>
                <w:color w:val="000000" w:themeColor="text1"/>
                <w:sz w:val="22"/>
                <w:szCs w:val="22"/>
                <w:lang w:val="en-AU"/>
              </w:rPr>
              <w:t xml:space="preserve"> Discount 5%</w:t>
            </w:r>
          </w:p>
          <w:p w14:paraId="2D3CC3AE" w14:textId="064D228C" w:rsidR="007C0DCF" w:rsidRPr="00972BE1" w:rsidRDefault="5C91E80C" w:rsidP="00677D1B">
            <w:pPr>
              <w:pStyle w:val="ListParagraph"/>
              <w:numPr>
                <w:ilvl w:val="0"/>
                <w:numId w:val="2"/>
              </w:numPr>
              <w:spacing w:after="0"/>
              <w:rPr>
                <w:rFonts w:ascii="Calibri" w:eastAsia="Calibri" w:hAnsi="Calibri" w:cs="Calibri"/>
                <w:color w:val="000000" w:themeColor="text1"/>
                <w:sz w:val="22"/>
                <w:szCs w:val="22"/>
                <w:lang w:val="en-AU"/>
              </w:rPr>
            </w:pPr>
            <w:r w:rsidRPr="00972BE1">
              <w:rPr>
                <w:rFonts w:ascii="Calibri" w:eastAsia="Calibri" w:hAnsi="Calibri" w:cs="Calibri"/>
                <w:color w:val="000000" w:themeColor="text1"/>
                <w:sz w:val="22"/>
                <w:szCs w:val="22"/>
                <w:lang w:val="en-AU"/>
              </w:rPr>
              <w:t>Seniors Discount 10%</w:t>
            </w:r>
            <w:commentRangeEnd w:id="10303"/>
            <w:r w:rsidR="19B303DE" w:rsidRPr="00972BE1">
              <w:rPr>
                <w:rStyle w:val="CommentReference"/>
                <w:rFonts w:ascii="Calibri" w:eastAsia="Calibri" w:hAnsi="Calibri" w:cs="Calibri"/>
                <w:color w:val="000000" w:themeColor="text1"/>
                <w:sz w:val="22"/>
                <w:szCs w:val="22"/>
                <w:lang w:val="en-AU"/>
              </w:rPr>
              <w:commentReference w:id="10303"/>
            </w:r>
            <w:commentRangeEnd w:id="10304"/>
            <w:r w:rsidR="00191178" w:rsidRPr="00972BE1">
              <w:rPr>
                <w:rStyle w:val="CommentReference"/>
                <w:rFonts w:ascii="Calibri" w:eastAsia="Calibri" w:hAnsi="Calibri" w:cs="Calibri"/>
                <w:color w:val="000000" w:themeColor="text1"/>
                <w:sz w:val="22"/>
                <w:szCs w:val="22"/>
                <w:lang w:val="en-AU"/>
              </w:rPr>
              <w:commentReference w:id="10304"/>
            </w:r>
          </w:p>
          <w:p w14:paraId="09A54600" w14:textId="72FEE607" w:rsidR="007C0DCF" w:rsidRPr="00972BE1" w:rsidRDefault="007C0DCF" w:rsidP="2F2DDF86">
            <w:pPr>
              <w:pStyle w:val="Heading10"/>
              <w:rPr>
                <w:b w:val="0"/>
                <w:sz w:val="20"/>
                <w:szCs w:val="20"/>
              </w:rPr>
            </w:pPr>
          </w:p>
        </w:tc>
        <w:tc>
          <w:tcPr>
            <w:tcW w:w="1585" w:type="dxa"/>
            <w:gridSpan w:val="3"/>
          </w:tcPr>
          <w:p w14:paraId="7699025F" w14:textId="4A959B93" w:rsidR="007C0DCF" w:rsidRPr="00972BE1" w:rsidRDefault="007C0DCF" w:rsidP="007C0DCF">
            <w:pPr>
              <w:tabs>
                <w:tab w:val="left" w:pos="774"/>
              </w:tabs>
              <w:rPr>
                <w:rFonts w:asciiTheme="minorHAnsi" w:hAnsiTheme="minorHAnsi" w:cstheme="minorHAnsi"/>
                <w:sz w:val="20"/>
                <w:szCs w:val="20"/>
              </w:rPr>
            </w:pPr>
            <w:commentRangeStart w:id="10307"/>
            <w:r w:rsidRPr="00972BE1">
              <w:rPr>
                <w:rFonts w:asciiTheme="minorHAnsi" w:hAnsiTheme="minorHAnsi"/>
                <w:b/>
                <w:bCs/>
                <w:sz w:val="20"/>
                <w:szCs w:val="20"/>
              </w:rPr>
              <w:t>IF</w:t>
            </w:r>
            <w:r w:rsidRPr="00972BE1">
              <w:rPr>
                <w:rFonts w:asciiTheme="minorHAnsi" w:hAnsiTheme="minorHAnsi"/>
                <w:sz w:val="20"/>
                <w:szCs w:val="20"/>
              </w:rPr>
              <w:t xml:space="preserve"> &lt;DocumentSubType&gt;= “New Business” </w:t>
            </w:r>
            <w:r w:rsidRPr="00972BE1">
              <w:rPr>
                <w:rFonts w:asciiTheme="minorHAnsi" w:hAnsiTheme="minorHAnsi"/>
                <w:b/>
                <w:bCs/>
                <w:sz w:val="20"/>
                <w:szCs w:val="20"/>
              </w:rPr>
              <w:t>OR</w:t>
            </w:r>
            <w:r w:rsidRPr="00972BE1">
              <w:rPr>
                <w:rFonts w:asciiTheme="minorHAnsi" w:hAnsiTheme="minorHAnsi"/>
                <w:sz w:val="20"/>
                <w:szCs w:val="20"/>
              </w:rPr>
              <w:t xml:space="preserve"> “Endorsement” </w:t>
            </w:r>
            <w:r w:rsidRPr="00972BE1">
              <w:rPr>
                <w:rFonts w:asciiTheme="minorHAnsi" w:hAnsiTheme="minorHAnsi"/>
                <w:b/>
                <w:bCs/>
                <w:sz w:val="20"/>
                <w:szCs w:val="20"/>
              </w:rPr>
              <w:t xml:space="preserve">OR </w:t>
            </w:r>
            <w:r w:rsidRPr="00972BE1">
              <w:rPr>
                <w:rFonts w:asciiTheme="minorHAnsi" w:hAnsiTheme="minorHAnsi"/>
                <w:sz w:val="20"/>
                <w:szCs w:val="20"/>
              </w:rPr>
              <w:t xml:space="preserve">“Renewal” </w:t>
            </w:r>
            <w:r w:rsidRPr="00972BE1">
              <w:rPr>
                <w:rFonts w:asciiTheme="minorHAnsi" w:hAnsiTheme="minorHAnsi"/>
                <w:b/>
                <w:bCs/>
                <w:sz w:val="20"/>
                <w:szCs w:val="20"/>
              </w:rPr>
              <w:t>AND</w:t>
            </w:r>
            <w:r w:rsidRPr="00972BE1">
              <w:rPr>
                <w:rFonts w:asciiTheme="minorHAnsi" w:hAnsiTheme="minorHAnsi"/>
                <w:sz w:val="20"/>
                <w:szCs w:val="20"/>
              </w:rPr>
              <w:t xml:space="preserve"> &lt;</w:t>
            </w:r>
            <w:r w:rsidR="00045951" w:rsidRPr="00972BE1">
              <w:rPr>
                <w:rFonts w:asciiTheme="minorHAnsi" w:hAnsiTheme="minorHAnsi"/>
                <w:b/>
                <w:bCs/>
                <w:sz w:val="20"/>
                <w:szCs w:val="20"/>
              </w:rPr>
              <w:t>DiscountTypeCode</w:t>
            </w:r>
            <w:r w:rsidRPr="00972BE1">
              <w:rPr>
                <w:rFonts w:asciiTheme="minorHAnsi" w:hAnsiTheme="minorHAnsi"/>
                <w:sz w:val="20"/>
                <w:szCs w:val="20"/>
              </w:rPr>
              <w:t>&gt; &lt;&gt;NULL</w:t>
            </w:r>
          </w:p>
          <w:p w14:paraId="66FCF211" w14:textId="77777777" w:rsidR="007C0DCF" w:rsidRPr="00972BE1" w:rsidRDefault="007C0DCF" w:rsidP="007C0DCF">
            <w:pPr>
              <w:tabs>
                <w:tab w:val="left" w:pos="774"/>
              </w:tabs>
              <w:rPr>
                <w:rFonts w:asciiTheme="minorHAnsi" w:hAnsiTheme="minorHAnsi" w:cstheme="minorHAnsi"/>
                <w:sz w:val="20"/>
                <w:szCs w:val="20"/>
              </w:rPr>
            </w:pPr>
            <w:r w:rsidRPr="00972BE1">
              <w:rPr>
                <w:rFonts w:asciiTheme="minorHAnsi" w:hAnsiTheme="minorHAnsi" w:cstheme="minorHAnsi"/>
                <w:b/>
                <w:bCs/>
                <w:sz w:val="20"/>
                <w:szCs w:val="20"/>
              </w:rPr>
              <w:t xml:space="preserve">THEN </w:t>
            </w:r>
            <w:r w:rsidRPr="00972BE1">
              <w:rPr>
                <w:rFonts w:asciiTheme="minorHAnsi" w:hAnsiTheme="minorHAnsi" w:cstheme="minorHAnsi"/>
                <w:sz w:val="20"/>
                <w:szCs w:val="20"/>
              </w:rPr>
              <w:t xml:space="preserve">display </w:t>
            </w:r>
          </w:p>
          <w:p w14:paraId="247B2766" w14:textId="49038AB2" w:rsidR="007C0DCF" w:rsidRPr="00972BE1" w:rsidRDefault="007C0DCF" w:rsidP="007C0DCF">
            <w:pPr>
              <w:tabs>
                <w:tab w:val="left" w:pos="774"/>
              </w:tabs>
              <w:rPr>
                <w:rFonts w:asciiTheme="minorHAnsi" w:hAnsiTheme="minorHAnsi" w:cstheme="minorHAnsi"/>
                <w:b/>
                <w:bCs/>
                <w:sz w:val="20"/>
                <w:szCs w:val="20"/>
              </w:rPr>
            </w:pPr>
            <w:r w:rsidRPr="00972BE1">
              <w:rPr>
                <w:rFonts w:asciiTheme="minorHAnsi" w:hAnsiTheme="minorHAnsi"/>
                <w:b/>
                <w:bCs/>
                <w:sz w:val="20"/>
                <w:szCs w:val="20"/>
              </w:rPr>
              <w:t xml:space="preserve">ELSE </w:t>
            </w:r>
            <w:r w:rsidRPr="00972BE1">
              <w:rPr>
                <w:rFonts w:asciiTheme="minorHAnsi" w:hAnsiTheme="minorHAnsi"/>
                <w:sz w:val="20"/>
                <w:szCs w:val="20"/>
              </w:rPr>
              <w:t>do not display</w:t>
            </w:r>
            <w:commentRangeEnd w:id="10307"/>
            <w:r w:rsidRPr="00972BE1">
              <w:rPr>
                <w:rStyle w:val="CommentReference"/>
                <w:rFonts w:asciiTheme="minorHAnsi" w:hAnsiTheme="minorHAnsi" w:cstheme="minorHAnsi"/>
                <w:b/>
                <w:bCs/>
                <w:sz w:val="20"/>
                <w:szCs w:val="20"/>
              </w:rPr>
              <w:commentReference w:id="10307"/>
            </w:r>
          </w:p>
        </w:tc>
        <w:tc>
          <w:tcPr>
            <w:tcW w:w="825" w:type="dxa"/>
            <w:gridSpan w:val="3"/>
          </w:tcPr>
          <w:p w14:paraId="23A32CC7" w14:textId="29FC8F13" w:rsidR="007C0DCF" w:rsidRPr="00BD6987" w:rsidRDefault="007C0DCF" w:rsidP="007C0DCF">
            <w:pPr>
              <w:tabs>
                <w:tab w:val="left" w:pos="1800"/>
              </w:tabs>
              <w:rPr>
                <w:rFonts w:asciiTheme="minorHAnsi" w:hAnsiTheme="minorHAnsi" w:cstheme="minorHAnsi"/>
                <w:bCs/>
                <w:sz w:val="20"/>
                <w:szCs w:val="20"/>
              </w:rPr>
            </w:pPr>
            <w:r>
              <w:rPr>
                <w:rFonts w:asciiTheme="minorHAnsi" w:hAnsiTheme="minorHAnsi" w:cstheme="minorHAnsi"/>
                <w:bCs/>
                <w:sz w:val="20"/>
                <w:szCs w:val="20"/>
              </w:rPr>
              <w:t>Table_Bodycopy_COI</w:t>
            </w:r>
          </w:p>
        </w:tc>
      </w:tr>
      <w:tr w:rsidR="009F26EC" w:rsidRPr="00BD6987" w14:paraId="0D612E9C" w14:textId="77777777" w:rsidTr="00E101E6">
        <w:trPr>
          <w:cantSplit/>
          <w:trHeight w:val="300"/>
        </w:trPr>
        <w:tc>
          <w:tcPr>
            <w:tcW w:w="704" w:type="dxa"/>
          </w:tcPr>
          <w:p w14:paraId="22DF9E76" w14:textId="0D3CC88E" w:rsidR="007C0DCF" w:rsidRPr="00876446" w:rsidRDefault="00E67E32" w:rsidP="007C0DCF">
            <w:pPr>
              <w:tabs>
                <w:tab w:val="left" w:pos="1800"/>
              </w:tabs>
              <w:rPr>
                <w:rFonts w:asciiTheme="minorHAnsi" w:hAnsiTheme="minorHAnsi" w:cstheme="minorHAnsi"/>
                <w:b/>
                <w:sz w:val="20"/>
                <w:szCs w:val="20"/>
              </w:rPr>
            </w:pPr>
            <w:r w:rsidRPr="00876446">
              <w:rPr>
                <w:rFonts w:asciiTheme="minorHAnsi" w:hAnsiTheme="minorHAnsi" w:cstheme="minorHAnsi"/>
                <w:b/>
                <w:sz w:val="20"/>
                <w:szCs w:val="20"/>
              </w:rPr>
              <w:t xml:space="preserve"> </w:t>
            </w:r>
            <w:r w:rsidR="008371AB" w:rsidRPr="00876446">
              <w:rPr>
                <w:rFonts w:asciiTheme="minorHAnsi" w:hAnsiTheme="minorHAnsi" w:cstheme="minorHAnsi"/>
                <w:bCs/>
                <w:sz w:val="20"/>
                <w:szCs w:val="20"/>
              </w:rPr>
              <w:t>YD 3</w:t>
            </w:r>
          </w:p>
        </w:tc>
        <w:tc>
          <w:tcPr>
            <w:tcW w:w="2151" w:type="dxa"/>
            <w:gridSpan w:val="3"/>
          </w:tcPr>
          <w:p w14:paraId="1C16E7DF" w14:textId="77777777" w:rsidR="007C0DCF" w:rsidRPr="00876446" w:rsidRDefault="007C0DCF" w:rsidP="007C0DCF">
            <w:pPr>
              <w:tabs>
                <w:tab w:val="left" w:pos="1800"/>
              </w:tabs>
              <w:rPr>
                <w:rFonts w:asciiTheme="minorHAnsi" w:hAnsiTheme="minorHAnsi" w:cstheme="minorHAnsi"/>
                <w:sz w:val="20"/>
                <w:szCs w:val="20"/>
              </w:rPr>
            </w:pPr>
            <w:r w:rsidRPr="00876446">
              <w:rPr>
                <w:rFonts w:asciiTheme="minorHAnsi" w:hAnsiTheme="minorHAnsi" w:cstheme="minorHAnsi"/>
                <w:sz w:val="20"/>
                <w:szCs w:val="20"/>
              </w:rPr>
              <w:t>&lt;DocumentSubType&gt;</w:t>
            </w:r>
          </w:p>
          <w:p w14:paraId="77CED0E2" w14:textId="35CA0AE9" w:rsidR="007C0DCF" w:rsidRPr="00876446" w:rsidRDefault="007C0DCF" w:rsidP="007C0DCF">
            <w:pPr>
              <w:tabs>
                <w:tab w:val="left" w:pos="1800"/>
              </w:tabs>
              <w:rPr>
                <w:rFonts w:asciiTheme="minorHAnsi" w:hAnsiTheme="minorHAnsi" w:cstheme="minorHAnsi"/>
                <w:b/>
                <w:sz w:val="20"/>
                <w:szCs w:val="20"/>
              </w:rPr>
            </w:pPr>
            <w:r w:rsidRPr="00876446">
              <w:rPr>
                <w:rFonts w:asciiTheme="minorHAnsi" w:hAnsiTheme="minorHAnsi" w:cstheme="minorHAnsi"/>
                <w:bCs/>
                <w:sz w:val="20"/>
                <w:szCs w:val="20"/>
              </w:rPr>
              <w:t>&lt;ProductCode&gt;</w:t>
            </w:r>
          </w:p>
        </w:tc>
        <w:tc>
          <w:tcPr>
            <w:tcW w:w="9331" w:type="dxa"/>
          </w:tcPr>
          <w:p w14:paraId="78EF08AD" w14:textId="6B833180" w:rsidR="007C0DCF" w:rsidRPr="00876446" w:rsidRDefault="007C0DCF" w:rsidP="0472516C">
            <w:pPr>
              <w:pStyle w:val="Heading10"/>
              <w:rPr>
                <w:b w:val="0"/>
                <w:sz w:val="20"/>
                <w:szCs w:val="20"/>
              </w:rPr>
            </w:pPr>
          </w:p>
          <w:p w14:paraId="3F581797" w14:textId="77777777" w:rsidR="003845E2" w:rsidRPr="00876446" w:rsidRDefault="003845E2" w:rsidP="003845E2">
            <w:pPr>
              <w:pStyle w:val="Heading10"/>
              <w:rPr>
                <w:b w:val="0"/>
                <w:bCs/>
                <w:sz w:val="20"/>
                <w:szCs w:val="20"/>
                <w:lang w:val="en-US"/>
                <w:rPrChange w:id="10309" w:author="sam sehgal" w:date="2024-12-19T10:33:00Z" w16du:dateUtc="2024-12-18T23:33:00Z">
                  <w:rPr>
                    <w:sz w:val="20"/>
                    <w:szCs w:val="20"/>
                    <w:lang w:val="en-US"/>
                  </w:rPr>
                </w:rPrChange>
              </w:rPr>
            </w:pPr>
            <w:r w:rsidRPr="00876446">
              <w:rPr>
                <w:b w:val="0"/>
                <w:bCs/>
                <w:sz w:val="20"/>
                <w:szCs w:val="20"/>
                <w:lang w:val="en-US"/>
                <w:rPrChange w:id="10310" w:author="sam sehgal" w:date="2024-12-19T10:33:00Z" w16du:dateUtc="2024-12-18T23:33:00Z">
                  <w:rPr>
                    <w:sz w:val="20"/>
                    <w:szCs w:val="20"/>
                    <w:lang w:val="en-US"/>
                  </w:rPr>
                </w:rPrChange>
              </w:rPr>
              <w:t>Discount applies to premium amount before levies, Government charges and Hollard Roadside Assistance are added.</w:t>
            </w:r>
          </w:p>
          <w:p w14:paraId="54305AE6" w14:textId="2462F903" w:rsidR="003845E2" w:rsidRPr="00876446" w:rsidRDefault="003845E2" w:rsidP="0472516C">
            <w:pPr>
              <w:pStyle w:val="Heading10"/>
              <w:rPr>
                <w:b w:val="0"/>
                <w:sz w:val="20"/>
                <w:szCs w:val="20"/>
              </w:rPr>
            </w:pPr>
          </w:p>
        </w:tc>
        <w:tc>
          <w:tcPr>
            <w:tcW w:w="1585" w:type="dxa"/>
            <w:gridSpan w:val="3"/>
          </w:tcPr>
          <w:p w14:paraId="1B344A8F" w14:textId="30568FD8" w:rsidR="007C0DCF" w:rsidRPr="00876446" w:rsidRDefault="007C0DCF" w:rsidP="007C0DCF">
            <w:pPr>
              <w:tabs>
                <w:tab w:val="left" w:pos="774"/>
              </w:tabs>
              <w:rPr>
                <w:rFonts w:asciiTheme="minorHAnsi" w:hAnsiTheme="minorHAnsi" w:cstheme="minorHAnsi"/>
                <w:sz w:val="20"/>
                <w:szCs w:val="20"/>
              </w:rPr>
            </w:pPr>
            <w:r w:rsidRPr="00876446">
              <w:rPr>
                <w:rFonts w:asciiTheme="minorHAnsi" w:hAnsiTheme="minorHAnsi" w:cstheme="minorHAnsi"/>
                <w:b/>
                <w:bCs/>
                <w:sz w:val="20"/>
                <w:szCs w:val="20"/>
              </w:rPr>
              <w:t>IF</w:t>
            </w:r>
            <w:r w:rsidRPr="00876446">
              <w:rPr>
                <w:rFonts w:asciiTheme="minorHAnsi" w:hAnsiTheme="minorHAnsi" w:cstheme="minorHAnsi"/>
                <w:sz w:val="20"/>
                <w:szCs w:val="20"/>
              </w:rPr>
              <w:t xml:space="preserve"> </w:t>
            </w:r>
            <w:r w:rsidRPr="00876446">
              <w:rPr>
                <w:rFonts w:asciiTheme="minorHAnsi" w:hAnsiTheme="minorHAnsi"/>
                <w:sz w:val="20"/>
                <w:szCs w:val="20"/>
              </w:rPr>
              <w:t xml:space="preserve">&lt;DocumentSubType&gt;= “New Business” </w:t>
            </w:r>
            <w:r w:rsidRPr="00876446">
              <w:rPr>
                <w:rFonts w:asciiTheme="minorHAnsi" w:hAnsiTheme="minorHAnsi"/>
                <w:b/>
                <w:bCs/>
                <w:sz w:val="20"/>
                <w:szCs w:val="20"/>
              </w:rPr>
              <w:t>OR</w:t>
            </w:r>
            <w:r w:rsidRPr="00876446">
              <w:rPr>
                <w:rFonts w:asciiTheme="minorHAnsi" w:hAnsiTheme="minorHAnsi"/>
                <w:sz w:val="20"/>
                <w:szCs w:val="20"/>
              </w:rPr>
              <w:t xml:space="preserve"> “</w:t>
            </w:r>
            <w:r w:rsidRPr="00876446">
              <w:rPr>
                <w:rFonts w:asciiTheme="minorHAnsi" w:hAnsiTheme="minorHAnsi"/>
                <w:sz w:val="20"/>
              </w:rPr>
              <w:t>Endorsement</w:t>
            </w:r>
            <w:r w:rsidRPr="00876446">
              <w:rPr>
                <w:rFonts w:asciiTheme="minorHAnsi" w:hAnsiTheme="minorHAnsi"/>
                <w:sz w:val="20"/>
                <w:szCs w:val="20"/>
              </w:rPr>
              <w:t xml:space="preserve">” </w:t>
            </w:r>
            <w:r w:rsidRPr="00876446">
              <w:rPr>
                <w:rFonts w:asciiTheme="minorHAnsi" w:hAnsiTheme="minorHAnsi"/>
                <w:b/>
                <w:bCs/>
                <w:sz w:val="20"/>
                <w:szCs w:val="20"/>
              </w:rPr>
              <w:t xml:space="preserve">OR </w:t>
            </w:r>
            <w:r w:rsidRPr="00876446">
              <w:rPr>
                <w:rFonts w:asciiTheme="minorHAnsi" w:hAnsiTheme="minorHAnsi"/>
                <w:sz w:val="20"/>
                <w:szCs w:val="20"/>
              </w:rPr>
              <w:t xml:space="preserve">“Renewal” </w:t>
            </w:r>
            <w:r w:rsidRPr="00876446">
              <w:rPr>
                <w:rFonts w:asciiTheme="minorHAnsi" w:hAnsiTheme="minorHAnsi"/>
                <w:b/>
                <w:bCs/>
                <w:sz w:val="20"/>
                <w:szCs w:val="20"/>
              </w:rPr>
              <w:t>AND</w:t>
            </w:r>
            <w:r w:rsidRPr="00876446">
              <w:rPr>
                <w:rFonts w:asciiTheme="minorHAnsi" w:hAnsiTheme="minorHAnsi"/>
                <w:sz w:val="20"/>
                <w:szCs w:val="20"/>
              </w:rPr>
              <w:t xml:space="preserve"> </w:t>
            </w:r>
            <w:r w:rsidRPr="00876446">
              <w:rPr>
                <w:rFonts w:asciiTheme="minorHAnsi" w:hAnsiTheme="minorHAnsi" w:cstheme="minorHAnsi"/>
                <w:b/>
                <w:bCs/>
                <w:sz w:val="20"/>
                <w:szCs w:val="20"/>
              </w:rPr>
              <w:t xml:space="preserve">&lt;ProductCode&gt;  </w:t>
            </w:r>
            <w:r w:rsidRPr="00876446">
              <w:rPr>
                <w:rFonts w:asciiTheme="minorHAnsi" w:hAnsiTheme="minorHAnsi" w:cstheme="minorHAnsi"/>
                <w:sz w:val="20"/>
                <w:szCs w:val="20"/>
              </w:rPr>
              <w:t>= ”Auto”</w:t>
            </w:r>
          </w:p>
          <w:p w14:paraId="59E449D3" w14:textId="77777777" w:rsidR="007C0DCF" w:rsidRPr="00876446" w:rsidRDefault="007C0DCF" w:rsidP="007C0DCF">
            <w:pPr>
              <w:tabs>
                <w:tab w:val="left" w:pos="774"/>
              </w:tabs>
              <w:rPr>
                <w:rFonts w:asciiTheme="minorHAnsi" w:hAnsiTheme="minorHAnsi" w:cstheme="minorHAnsi"/>
                <w:b/>
                <w:bCs/>
                <w:sz w:val="20"/>
                <w:szCs w:val="20"/>
              </w:rPr>
            </w:pPr>
            <w:r w:rsidRPr="00876446">
              <w:rPr>
                <w:rFonts w:asciiTheme="minorHAnsi" w:hAnsiTheme="minorHAnsi" w:cstheme="minorHAnsi"/>
                <w:b/>
                <w:bCs/>
                <w:sz w:val="20"/>
                <w:szCs w:val="20"/>
              </w:rPr>
              <w:t>THEN display</w:t>
            </w:r>
          </w:p>
          <w:p w14:paraId="5E1BF980" w14:textId="16FC93D8" w:rsidR="007C0DCF" w:rsidRPr="00876446" w:rsidRDefault="007C0DCF" w:rsidP="007C0DCF">
            <w:pPr>
              <w:tabs>
                <w:tab w:val="left" w:pos="774"/>
              </w:tabs>
              <w:rPr>
                <w:rFonts w:asciiTheme="minorHAnsi" w:hAnsiTheme="minorHAnsi" w:cstheme="minorHAnsi"/>
                <w:b/>
                <w:bCs/>
                <w:sz w:val="20"/>
              </w:rPr>
            </w:pPr>
            <w:r w:rsidRPr="00876446">
              <w:rPr>
                <w:rFonts w:asciiTheme="minorHAnsi" w:hAnsiTheme="minorHAnsi" w:cstheme="minorHAnsi"/>
                <w:b/>
                <w:bCs/>
                <w:sz w:val="20"/>
              </w:rPr>
              <w:t xml:space="preserve">ELSE </w:t>
            </w:r>
            <w:r w:rsidRPr="00876446">
              <w:rPr>
                <w:rFonts w:asciiTheme="minorHAnsi" w:hAnsiTheme="minorHAnsi" w:cstheme="minorHAnsi"/>
                <w:sz w:val="20"/>
              </w:rPr>
              <w:t>do not display</w:t>
            </w:r>
          </w:p>
        </w:tc>
        <w:tc>
          <w:tcPr>
            <w:tcW w:w="825" w:type="dxa"/>
            <w:gridSpan w:val="3"/>
          </w:tcPr>
          <w:p w14:paraId="723F9C6E" w14:textId="50053323" w:rsidR="007C0DCF" w:rsidRPr="00876446" w:rsidRDefault="007C0DCF" w:rsidP="007C0DCF">
            <w:pPr>
              <w:tabs>
                <w:tab w:val="left" w:pos="1800"/>
              </w:tabs>
              <w:rPr>
                <w:rFonts w:asciiTheme="minorHAnsi" w:hAnsiTheme="minorHAnsi" w:cstheme="minorHAnsi"/>
                <w:bCs/>
                <w:sz w:val="20"/>
                <w:szCs w:val="20"/>
              </w:rPr>
            </w:pPr>
            <w:r w:rsidRPr="00876446">
              <w:rPr>
                <w:rFonts w:asciiTheme="minorHAnsi" w:hAnsiTheme="minorHAnsi" w:cstheme="minorHAnsi"/>
                <w:bCs/>
                <w:sz w:val="20"/>
                <w:szCs w:val="20"/>
              </w:rPr>
              <w:t>Table_Bodycopy_COI</w:t>
            </w:r>
          </w:p>
        </w:tc>
      </w:tr>
      <w:tr w:rsidR="009F26EC" w:rsidRPr="00BD6987" w14:paraId="235235CB" w14:textId="77777777" w:rsidTr="00E101E6">
        <w:trPr>
          <w:cantSplit/>
          <w:trHeight w:val="300"/>
        </w:trPr>
        <w:tc>
          <w:tcPr>
            <w:tcW w:w="704" w:type="dxa"/>
          </w:tcPr>
          <w:p w14:paraId="146FB090" w14:textId="100A78D8" w:rsidR="007C0DCF" w:rsidRPr="00BD6987" w:rsidRDefault="008371AB" w:rsidP="007C0DCF">
            <w:pPr>
              <w:tabs>
                <w:tab w:val="left" w:pos="1800"/>
              </w:tabs>
              <w:rPr>
                <w:rFonts w:asciiTheme="minorHAnsi" w:hAnsiTheme="minorHAnsi" w:cstheme="minorHAnsi"/>
                <w:b/>
                <w:sz w:val="20"/>
                <w:szCs w:val="20"/>
              </w:rPr>
            </w:pPr>
            <w:r>
              <w:rPr>
                <w:rFonts w:asciiTheme="minorHAnsi" w:hAnsiTheme="minorHAnsi" w:cstheme="minorHAnsi"/>
                <w:bCs/>
                <w:sz w:val="20"/>
                <w:szCs w:val="20"/>
              </w:rPr>
              <w:t>YD 4</w:t>
            </w:r>
          </w:p>
        </w:tc>
        <w:tc>
          <w:tcPr>
            <w:tcW w:w="2151" w:type="dxa"/>
            <w:gridSpan w:val="3"/>
          </w:tcPr>
          <w:p w14:paraId="680CE5DA" w14:textId="77777777" w:rsidR="007C0DCF" w:rsidRPr="00AC68BD" w:rsidRDefault="007C0DCF" w:rsidP="007C0DCF">
            <w:pPr>
              <w:tabs>
                <w:tab w:val="left" w:pos="1800"/>
              </w:tabs>
              <w:rPr>
                <w:rFonts w:asciiTheme="minorHAnsi" w:hAnsiTheme="minorHAnsi" w:cstheme="minorHAnsi"/>
                <w:sz w:val="20"/>
                <w:szCs w:val="20"/>
              </w:rPr>
            </w:pPr>
            <w:r w:rsidRPr="00AC68BD">
              <w:rPr>
                <w:rFonts w:asciiTheme="minorHAnsi" w:hAnsiTheme="minorHAnsi" w:cstheme="minorHAnsi"/>
                <w:sz w:val="20"/>
                <w:szCs w:val="20"/>
              </w:rPr>
              <w:t>&lt;DocumentSubType&gt;</w:t>
            </w:r>
          </w:p>
          <w:p w14:paraId="1BD54846" w14:textId="4645BB96" w:rsidR="007C0DCF" w:rsidRPr="00AC68BD" w:rsidRDefault="007C0DCF" w:rsidP="007C0DCF">
            <w:pPr>
              <w:tabs>
                <w:tab w:val="left" w:pos="1800"/>
              </w:tabs>
              <w:rPr>
                <w:rFonts w:asciiTheme="minorHAnsi" w:hAnsiTheme="minorHAnsi" w:cstheme="minorHAnsi"/>
                <w:b/>
                <w:sz w:val="20"/>
                <w:szCs w:val="20"/>
              </w:rPr>
            </w:pPr>
            <w:r w:rsidRPr="00C1020A">
              <w:rPr>
                <w:rFonts w:asciiTheme="minorHAnsi" w:hAnsiTheme="minorHAnsi" w:cstheme="minorHAnsi"/>
                <w:bCs/>
                <w:sz w:val="20"/>
                <w:szCs w:val="20"/>
              </w:rPr>
              <w:t xml:space="preserve">&lt;ProductCode&gt; </w:t>
            </w:r>
          </w:p>
        </w:tc>
        <w:tc>
          <w:tcPr>
            <w:tcW w:w="9331" w:type="dxa"/>
          </w:tcPr>
          <w:p w14:paraId="6042759A" w14:textId="40130D13" w:rsidR="007C0DCF" w:rsidRPr="00D93DD9" w:rsidRDefault="007C0DCF" w:rsidP="007C0DCF">
            <w:pPr>
              <w:pStyle w:val="Heading10"/>
              <w:rPr>
                <w:b w:val="0"/>
                <w:bCs/>
                <w:sz w:val="20"/>
                <w:szCs w:val="20"/>
              </w:rPr>
            </w:pPr>
            <w:r w:rsidRPr="00CA005B">
              <w:rPr>
                <w:b w:val="0"/>
                <w:bCs/>
                <w:sz w:val="20"/>
                <w:szCs w:val="20"/>
              </w:rPr>
              <w:t>Discount applies to premium amount before levies and Government charges are added.</w:t>
            </w:r>
          </w:p>
        </w:tc>
        <w:tc>
          <w:tcPr>
            <w:tcW w:w="1585" w:type="dxa"/>
            <w:gridSpan w:val="3"/>
          </w:tcPr>
          <w:p w14:paraId="5FAF4762" w14:textId="3A938793" w:rsidR="007C0DCF" w:rsidRDefault="007C0DCF" w:rsidP="007C0DCF">
            <w:pPr>
              <w:tabs>
                <w:tab w:val="left" w:pos="774"/>
              </w:tabs>
              <w:rPr>
                <w:rFonts w:asciiTheme="minorHAnsi" w:hAnsiTheme="minorHAnsi" w:cstheme="minorHAnsi"/>
                <w:sz w:val="20"/>
                <w:szCs w:val="20"/>
              </w:rPr>
            </w:pPr>
            <w:r>
              <w:rPr>
                <w:rFonts w:asciiTheme="minorHAnsi" w:hAnsiTheme="minorHAnsi" w:cstheme="minorHAnsi"/>
                <w:b/>
                <w:bCs/>
                <w:sz w:val="20"/>
                <w:szCs w:val="20"/>
              </w:rPr>
              <w:t>ELSE</w:t>
            </w:r>
            <w:r w:rsidRPr="00720F8E">
              <w:rPr>
                <w:rFonts w:asciiTheme="minorHAnsi" w:hAnsiTheme="minorHAnsi" w:cstheme="minorHAnsi"/>
                <w:b/>
                <w:bCs/>
                <w:sz w:val="20"/>
                <w:szCs w:val="20"/>
              </w:rPr>
              <w:t>IF</w:t>
            </w:r>
            <w:r w:rsidRPr="00720F8E">
              <w:rPr>
                <w:rFonts w:asciiTheme="minorHAnsi" w:hAnsiTheme="minorHAnsi" w:cstheme="minorHAnsi"/>
                <w:sz w:val="20"/>
                <w:szCs w:val="20"/>
              </w:rPr>
              <w:t xml:space="preserve"> </w:t>
            </w:r>
            <w:r>
              <w:rPr>
                <w:rFonts w:asciiTheme="minorHAnsi" w:hAnsiTheme="minorHAnsi"/>
                <w:sz w:val="20"/>
                <w:szCs w:val="20"/>
              </w:rPr>
              <w:t>&lt;DocumentSubType&gt;</w:t>
            </w:r>
            <w:r w:rsidRPr="74E99D78">
              <w:rPr>
                <w:rFonts w:asciiTheme="minorHAnsi" w:hAnsiTheme="minorHAnsi"/>
                <w:sz w:val="20"/>
                <w:szCs w:val="20"/>
              </w:rPr>
              <w:t xml:space="preserve">= “New Business” </w:t>
            </w:r>
            <w:r w:rsidRPr="74E99D78">
              <w:rPr>
                <w:rFonts w:asciiTheme="minorHAnsi" w:hAnsiTheme="minorHAnsi"/>
                <w:b/>
                <w:bCs/>
                <w:sz w:val="20"/>
                <w:szCs w:val="20"/>
              </w:rPr>
              <w:t>OR</w:t>
            </w:r>
            <w:r w:rsidRPr="74E99D78">
              <w:rPr>
                <w:rFonts w:asciiTheme="minorHAnsi" w:hAnsiTheme="minorHAnsi"/>
                <w:sz w:val="20"/>
                <w:szCs w:val="20"/>
              </w:rPr>
              <w:t xml:space="preserve"> “</w:t>
            </w:r>
            <w:r>
              <w:rPr>
                <w:rFonts w:asciiTheme="minorHAnsi" w:hAnsiTheme="minorHAnsi"/>
                <w:sz w:val="20"/>
              </w:rPr>
              <w:t>Endorsement</w:t>
            </w:r>
            <w:r w:rsidRPr="74E99D78">
              <w:rPr>
                <w:rFonts w:asciiTheme="minorHAnsi" w:hAnsiTheme="minorHAnsi"/>
                <w:sz w:val="20"/>
                <w:szCs w:val="20"/>
              </w:rPr>
              <w:t>”</w:t>
            </w:r>
            <w:r>
              <w:rPr>
                <w:rFonts w:asciiTheme="minorHAnsi" w:hAnsiTheme="minorHAnsi"/>
                <w:sz w:val="20"/>
                <w:szCs w:val="20"/>
              </w:rPr>
              <w:t xml:space="preserve"> </w:t>
            </w:r>
            <w:r w:rsidRPr="74E99D78">
              <w:rPr>
                <w:rFonts w:asciiTheme="minorHAnsi" w:hAnsiTheme="minorHAnsi"/>
                <w:b/>
                <w:bCs/>
                <w:sz w:val="20"/>
                <w:szCs w:val="20"/>
              </w:rPr>
              <w:t>OR</w:t>
            </w:r>
            <w:r>
              <w:rPr>
                <w:rFonts w:asciiTheme="minorHAnsi" w:hAnsiTheme="minorHAnsi"/>
                <w:b/>
                <w:bCs/>
                <w:sz w:val="20"/>
                <w:szCs w:val="20"/>
              </w:rPr>
              <w:t xml:space="preserve"> </w:t>
            </w:r>
            <w:r w:rsidRPr="00BF4D4C">
              <w:rPr>
                <w:rFonts w:asciiTheme="minorHAnsi" w:hAnsiTheme="minorHAnsi"/>
                <w:sz w:val="20"/>
                <w:szCs w:val="20"/>
              </w:rPr>
              <w:t>“Renewal”</w:t>
            </w:r>
            <w:r>
              <w:rPr>
                <w:rFonts w:asciiTheme="minorHAnsi" w:hAnsiTheme="minorHAnsi"/>
                <w:sz w:val="20"/>
                <w:szCs w:val="20"/>
              </w:rPr>
              <w:t xml:space="preserve"> </w:t>
            </w:r>
            <w:r w:rsidRPr="74E99D78">
              <w:rPr>
                <w:rFonts w:asciiTheme="minorHAnsi" w:hAnsiTheme="minorHAnsi"/>
                <w:b/>
                <w:bCs/>
                <w:sz w:val="20"/>
                <w:szCs w:val="20"/>
              </w:rPr>
              <w:t>AND</w:t>
            </w:r>
            <w:r w:rsidRPr="74E99D78">
              <w:rPr>
                <w:rFonts w:asciiTheme="minorHAnsi" w:hAnsiTheme="minorHAnsi"/>
                <w:sz w:val="20"/>
                <w:szCs w:val="20"/>
              </w:rPr>
              <w:t xml:space="preserve"> </w:t>
            </w:r>
            <w:r>
              <w:rPr>
                <w:rFonts w:asciiTheme="minorHAnsi" w:hAnsiTheme="minorHAnsi" w:cstheme="minorHAnsi"/>
                <w:b/>
                <w:bCs/>
                <w:sz w:val="20"/>
                <w:szCs w:val="20"/>
              </w:rPr>
              <w:t xml:space="preserve">&lt;ProductCode&gt; </w:t>
            </w:r>
            <w:r w:rsidRPr="008D19E8">
              <w:rPr>
                <w:rFonts w:asciiTheme="minorHAnsi" w:hAnsiTheme="minorHAnsi" w:cstheme="minorHAnsi"/>
                <w:b/>
                <w:bCs/>
                <w:sz w:val="20"/>
                <w:szCs w:val="20"/>
              </w:rPr>
              <w:t xml:space="preserve"> </w:t>
            </w:r>
            <w:r w:rsidRPr="008D19E8">
              <w:rPr>
                <w:rFonts w:asciiTheme="minorHAnsi" w:hAnsiTheme="minorHAnsi" w:cstheme="minorHAnsi"/>
                <w:sz w:val="20"/>
                <w:szCs w:val="20"/>
              </w:rPr>
              <w:t xml:space="preserve">= </w:t>
            </w:r>
            <w:r w:rsidRPr="74E99D78">
              <w:rPr>
                <w:rFonts w:asciiTheme="minorHAnsi" w:hAnsiTheme="minorHAnsi"/>
                <w:sz w:val="20"/>
                <w:szCs w:val="20"/>
              </w:rPr>
              <w:t>“</w:t>
            </w:r>
            <w:r>
              <w:rPr>
                <w:rFonts w:asciiTheme="minorHAnsi" w:hAnsiTheme="minorHAnsi"/>
                <w:sz w:val="20"/>
                <w:szCs w:val="20"/>
              </w:rPr>
              <w:t>Home</w:t>
            </w:r>
            <w:r w:rsidRPr="74E99D78">
              <w:rPr>
                <w:rFonts w:asciiTheme="minorHAnsi" w:hAnsiTheme="minorHAnsi"/>
                <w:sz w:val="20"/>
                <w:szCs w:val="20"/>
              </w:rPr>
              <w:t xml:space="preserve">” </w:t>
            </w:r>
            <w:r w:rsidRPr="74E99D78">
              <w:rPr>
                <w:rFonts w:asciiTheme="minorHAnsi" w:hAnsiTheme="minorHAnsi"/>
                <w:b/>
                <w:bCs/>
                <w:sz w:val="20"/>
                <w:szCs w:val="20"/>
              </w:rPr>
              <w:t>OR</w:t>
            </w:r>
            <w:r w:rsidRPr="74E99D78">
              <w:rPr>
                <w:rFonts w:asciiTheme="minorHAnsi" w:hAnsiTheme="minorHAnsi"/>
                <w:sz w:val="20"/>
                <w:szCs w:val="20"/>
              </w:rPr>
              <w:t xml:space="preserve"> “</w:t>
            </w:r>
            <w:r>
              <w:rPr>
                <w:rFonts w:asciiTheme="minorHAnsi" w:hAnsiTheme="minorHAnsi"/>
                <w:sz w:val="20"/>
              </w:rPr>
              <w:t>Landlord</w:t>
            </w:r>
            <w:r w:rsidRPr="74E99D78">
              <w:rPr>
                <w:rFonts w:asciiTheme="minorHAnsi" w:hAnsiTheme="minorHAnsi"/>
                <w:sz w:val="20"/>
                <w:szCs w:val="20"/>
              </w:rPr>
              <w:t>”</w:t>
            </w:r>
          </w:p>
          <w:p w14:paraId="1703F9A6" w14:textId="77777777" w:rsidR="007C0DCF" w:rsidRDefault="007C0DCF" w:rsidP="007C0DCF">
            <w:pPr>
              <w:tabs>
                <w:tab w:val="left" w:pos="774"/>
              </w:tabs>
              <w:rPr>
                <w:rFonts w:asciiTheme="minorHAnsi" w:hAnsiTheme="minorHAnsi" w:cstheme="minorHAnsi"/>
                <w:b/>
                <w:bCs/>
                <w:sz w:val="20"/>
                <w:szCs w:val="20"/>
              </w:rPr>
            </w:pPr>
            <w:r w:rsidRPr="008D19E8">
              <w:rPr>
                <w:rFonts w:asciiTheme="minorHAnsi" w:hAnsiTheme="minorHAnsi" w:cstheme="minorHAnsi"/>
                <w:b/>
                <w:bCs/>
                <w:sz w:val="20"/>
                <w:szCs w:val="20"/>
              </w:rPr>
              <w:t>THEN display</w:t>
            </w:r>
          </w:p>
          <w:p w14:paraId="70A67C6B" w14:textId="062298BE" w:rsidR="007C0DCF" w:rsidRPr="004140A1" w:rsidRDefault="007C0DCF" w:rsidP="007C0DCF">
            <w:pPr>
              <w:tabs>
                <w:tab w:val="left" w:pos="774"/>
              </w:tabs>
              <w:rPr>
                <w:rFonts w:asciiTheme="minorHAnsi" w:hAnsiTheme="minorHAnsi" w:cstheme="minorHAnsi"/>
                <w:b/>
                <w:bCs/>
                <w:sz w:val="20"/>
              </w:rPr>
            </w:pPr>
            <w:r>
              <w:rPr>
                <w:rFonts w:asciiTheme="minorHAnsi" w:hAnsiTheme="minorHAnsi" w:cstheme="minorHAnsi"/>
                <w:b/>
                <w:bCs/>
                <w:sz w:val="20"/>
              </w:rPr>
              <w:t xml:space="preserve">ELSE </w:t>
            </w:r>
            <w:r w:rsidRPr="00135B6D">
              <w:rPr>
                <w:rFonts w:asciiTheme="minorHAnsi" w:hAnsiTheme="minorHAnsi" w:cstheme="minorHAnsi"/>
                <w:sz w:val="20"/>
              </w:rPr>
              <w:t>do not display</w:t>
            </w:r>
          </w:p>
        </w:tc>
        <w:tc>
          <w:tcPr>
            <w:tcW w:w="825" w:type="dxa"/>
            <w:gridSpan w:val="3"/>
          </w:tcPr>
          <w:p w14:paraId="3E000F28" w14:textId="396ED311" w:rsidR="007C0DCF" w:rsidRPr="00BD6987" w:rsidRDefault="007C0DCF" w:rsidP="007C0DCF">
            <w:pPr>
              <w:tabs>
                <w:tab w:val="left" w:pos="1800"/>
              </w:tabs>
              <w:rPr>
                <w:rFonts w:asciiTheme="minorHAnsi" w:hAnsiTheme="minorHAnsi" w:cstheme="minorHAnsi"/>
                <w:bCs/>
                <w:sz w:val="20"/>
                <w:szCs w:val="20"/>
              </w:rPr>
            </w:pPr>
            <w:r>
              <w:rPr>
                <w:rFonts w:asciiTheme="minorHAnsi" w:hAnsiTheme="minorHAnsi" w:cstheme="minorHAnsi"/>
                <w:bCs/>
                <w:sz w:val="20"/>
                <w:szCs w:val="20"/>
              </w:rPr>
              <w:t>Table_Bodycopy_COI</w:t>
            </w:r>
          </w:p>
        </w:tc>
      </w:tr>
      <w:tr w:rsidR="009F26EC" w:rsidRPr="00BD6987" w14:paraId="6B530CFB" w14:textId="77777777" w:rsidTr="00E101E6">
        <w:trPr>
          <w:cantSplit/>
          <w:trHeight w:val="300"/>
        </w:trPr>
        <w:tc>
          <w:tcPr>
            <w:tcW w:w="704" w:type="dxa"/>
          </w:tcPr>
          <w:p w14:paraId="6AB03FDD" w14:textId="08278033" w:rsidR="007C0DCF" w:rsidRPr="00BD6987" w:rsidRDefault="00E14379" w:rsidP="007C0DCF">
            <w:pPr>
              <w:tabs>
                <w:tab w:val="left" w:pos="1800"/>
              </w:tabs>
              <w:rPr>
                <w:rFonts w:asciiTheme="minorHAnsi" w:hAnsiTheme="minorHAnsi" w:cstheme="minorHAnsi"/>
                <w:b/>
                <w:sz w:val="20"/>
                <w:szCs w:val="20"/>
              </w:rPr>
            </w:pPr>
            <w:r>
              <w:rPr>
                <w:rFonts w:asciiTheme="minorHAnsi" w:hAnsiTheme="minorHAnsi" w:cstheme="minorHAnsi"/>
                <w:bCs/>
                <w:sz w:val="20"/>
                <w:szCs w:val="20"/>
              </w:rPr>
              <w:lastRenderedPageBreak/>
              <w:t>YD 5</w:t>
            </w:r>
          </w:p>
        </w:tc>
        <w:tc>
          <w:tcPr>
            <w:tcW w:w="2151" w:type="dxa"/>
            <w:gridSpan w:val="3"/>
          </w:tcPr>
          <w:p w14:paraId="164764CA" w14:textId="77777777" w:rsidR="007C0DCF" w:rsidRPr="00AC68BD" w:rsidRDefault="007C0DCF" w:rsidP="007C0DCF">
            <w:pPr>
              <w:tabs>
                <w:tab w:val="left" w:pos="1800"/>
              </w:tabs>
              <w:rPr>
                <w:rFonts w:asciiTheme="minorHAnsi" w:hAnsiTheme="minorHAnsi" w:cstheme="minorHAnsi"/>
                <w:sz w:val="20"/>
                <w:szCs w:val="20"/>
              </w:rPr>
            </w:pPr>
            <w:r w:rsidRPr="00AC68BD">
              <w:rPr>
                <w:rFonts w:asciiTheme="minorHAnsi" w:hAnsiTheme="minorHAnsi" w:cstheme="minorHAnsi"/>
                <w:sz w:val="20"/>
                <w:szCs w:val="20"/>
              </w:rPr>
              <w:t>&lt;DocumentSubType&gt;</w:t>
            </w:r>
          </w:p>
          <w:p w14:paraId="068EF0DB" w14:textId="4D3DD450" w:rsidR="007C0DCF" w:rsidRPr="00AC68BD" w:rsidRDefault="007C0DCF" w:rsidP="007C0DCF">
            <w:pPr>
              <w:tabs>
                <w:tab w:val="left" w:pos="1800"/>
              </w:tabs>
              <w:rPr>
                <w:rFonts w:asciiTheme="minorHAnsi" w:hAnsiTheme="minorHAnsi" w:cstheme="minorHAnsi"/>
                <w:b/>
                <w:sz w:val="20"/>
                <w:szCs w:val="20"/>
              </w:rPr>
            </w:pPr>
            <w:r w:rsidRPr="00C1020A">
              <w:rPr>
                <w:rFonts w:asciiTheme="minorHAnsi" w:hAnsiTheme="minorHAnsi" w:cstheme="minorHAnsi"/>
                <w:bCs/>
                <w:sz w:val="20"/>
                <w:szCs w:val="20"/>
              </w:rPr>
              <w:t>&lt;DiscountPercent&gt;</w:t>
            </w:r>
          </w:p>
        </w:tc>
        <w:tc>
          <w:tcPr>
            <w:tcW w:w="9331" w:type="dxa"/>
          </w:tcPr>
          <w:p w14:paraId="34BAC6CB" w14:textId="11761130" w:rsidR="007C0DCF" w:rsidRPr="00972BE1" w:rsidRDefault="007C0DCF" w:rsidP="624AC179">
            <w:pPr>
              <w:pStyle w:val="Heading10"/>
              <w:rPr>
                <w:b w:val="0"/>
                <w:sz w:val="20"/>
                <w:szCs w:val="20"/>
              </w:rPr>
            </w:pPr>
            <w:commentRangeStart w:id="10311"/>
            <w:commentRangeStart w:id="10312"/>
            <w:commentRangeStart w:id="10313"/>
            <w:r w:rsidRPr="00972BE1">
              <w:rPr>
                <w:b w:val="0"/>
                <w:sz w:val="20"/>
                <w:szCs w:val="20"/>
              </w:rPr>
              <w:t xml:space="preserve">By applying as a current </w:t>
            </w:r>
            <w:r w:rsidR="00DD6EEA" w:rsidRPr="00972BE1">
              <w:rPr>
                <w:b w:val="0"/>
                <w:sz w:val="20"/>
                <w:szCs w:val="20"/>
              </w:rPr>
              <w:t xml:space="preserve">CommBank </w:t>
            </w:r>
            <w:r w:rsidRPr="00972BE1">
              <w:rPr>
                <w:b w:val="0"/>
                <w:sz w:val="20"/>
                <w:szCs w:val="20"/>
              </w:rPr>
              <w:t xml:space="preserve">employee </w:t>
            </w:r>
            <w:commentRangeStart w:id="10314"/>
            <w:commentRangeStart w:id="10315"/>
            <w:r w:rsidRPr="00972BE1">
              <w:rPr>
                <w:b w:val="0"/>
                <w:sz w:val="20"/>
                <w:szCs w:val="20"/>
              </w:rPr>
              <w:t>you receive</w:t>
            </w:r>
            <w:commentRangeEnd w:id="10314"/>
            <w:r w:rsidRPr="00972BE1">
              <w:rPr>
                <w:rStyle w:val="CommentReference"/>
                <w:b w:val="0"/>
                <w:sz w:val="20"/>
                <w:szCs w:val="20"/>
              </w:rPr>
              <w:commentReference w:id="10314"/>
            </w:r>
            <w:commentRangeEnd w:id="10315"/>
            <w:r w:rsidR="00A04ADE" w:rsidRPr="00972BE1">
              <w:rPr>
                <w:rStyle w:val="CommentReference"/>
                <w:b w:val="0"/>
                <w:sz w:val="20"/>
                <w:szCs w:val="20"/>
              </w:rPr>
              <w:commentReference w:id="10315"/>
            </w:r>
            <w:r w:rsidRPr="00972BE1">
              <w:rPr>
                <w:b w:val="0"/>
                <w:sz w:val="20"/>
                <w:szCs w:val="20"/>
              </w:rPr>
              <w:t xml:space="preserve"> </w:t>
            </w:r>
            <w:r w:rsidRPr="00677D1B">
              <w:rPr>
                <w:b w:val="0"/>
                <w:strike/>
                <w:sz w:val="20"/>
                <w:szCs w:val="20"/>
              </w:rPr>
              <w:t>up to</w:t>
            </w:r>
            <w:r w:rsidRPr="00972BE1">
              <w:rPr>
                <w:b w:val="0"/>
                <w:sz w:val="20"/>
                <w:szCs w:val="20"/>
              </w:rPr>
              <w:t xml:space="preserve"> &lt;DiscountPercen</w:t>
            </w:r>
            <w:r w:rsidR="007501A2" w:rsidRPr="00972BE1">
              <w:rPr>
                <w:b w:val="0"/>
                <w:sz w:val="20"/>
                <w:szCs w:val="20"/>
              </w:rPr>
              <w:t>t</w:t>
            </w:r>
            <w:r w:rsidRPr="00972BE1">
              <w:rPr>
                <w:b w:val="0"/>
                <w:sz w:val="20"/>
                <w:szCs w:val="20"/>
              </w:rPr>
              <w:t>&gt;% discount. This discount offer can be withdrawn at any time.</w:t>
            </w:r>
            <w:commentRangeEnd w:id="10311"/>
            <w:r w:rsidRPr="00972BE1">
              <w:rPr>
                <w:rStyle w:val="CommentReference"/>
                <w:b w:val="0"/>
                <w:sz w:val="20"/>
                <w:szCs w:val="20"/>
              </w:rPr>
              <w:commentReference w:id="10311"/>
            </w:r>
            <w:commentRangeEnd w:id="10312"/>
            <w:r w:rsidRPr="00972BE1">
              <w:rPr>
                <w:rStyle w:val="CommentReference"/>
                <w:b w:val="0"/>
                <w:sz w:val="20"/>
                <w:szCs w:val="20"/>
              </w:rPr>
              <w:commentReference w:id="10312"/>
            </w:r>
            <w:commentRangeEnd w:id="10313"/>
            <w:r w:rsidRPr="00972BE1">
              <w:rPr>
                <w:rStyle w:val="CommentReference"/>
                <w:b w:val="0"/>
                <w:sz w:val="20"/>
                <w:szCs w:val="20"/>
              </w:rPr>
              <w:commentReference w:id="10313"/>
            </w:r>
          </w:p>
        </w:tc>
        <w:tc>
          <w:tcPr>
            <w:tcW w:w="1585" w:type="dxa"/>
            <w:gridSpan w:val="3"/>
          </w:tcPr>
          <w:p w14:paraId="04C41378" w14:textId="797E1EF3" w:rsidR="007C0DCF" w:rsidRPr="00972BE1" w:rsidRDefault="007C0DCF" w:rsidP="007C0DCF">
            <w:pPr>
              <w:tabs>
                <w:tab w:val="left" w:pos="774"/>
              </w:tabs>
              <w:rPr>
                <w:rFonts w:asciiTheme="minorHAnsi" w:hAnsiTheme="minorHAnsi" w:cstheme="minorHAnsi"/>
                <w:sz w:val="20"/>
                <w:szCs w:val="20"/>
              </w:rPr>
            </w:pPr>
            <w:r w:rsidRPr="00972BE1">
              <w:rPr>
                <w:rFonts w:asciiTheme="minorHAnsi" w:hAnsiTheme="minorHAnsi" w:cstheme="minorHAnsi"/>
                <w:b/>
                <w:bCs/>
                <w:sz w:val="20"/>
                <w:szCs w:val="20"/>
              </w:rPr>
              <w:t>IF</w:t>
            </w:r>
            <w:r w:rsidRPr="00972BE1">
              <w:rPr>
                <w:rFonts w:asciiTheme="minorHAnsi" w:hAnsiTheme="minorHAnsi" w:cstheme="minorHAnsi"/>
                <w:sz w:val="20"/>
                <w:szCs w:val="20"/>
              </w:rPr>
              <w:t xml:space="preserve"> </w:t>
            </w:r>
            <w:r w:rsidRPr="00972BE1">
              <w:rPr>
                <w:rFonts w:asciiTheme="minorHAnsi" w:hAnsiTheme="minorHAnsi"/>
                <w:sz w:val="20"/>
                <w:szCs w:val="20"/>
              </w:rPr>
              <w:t xml:space="preserve">&lt;DocumentSubType&gt;= “New Business” </w:t>
            </w:r>
            <w:r w:rsidRPr="00972BE1">
              <w:rPr>
                <w:rFonts w:asciiTheme="minorHAnsi" w:hAnsiTheme="minorHAnsi"/>
                <w:b/>
                <w:bCs/>
                <w:sz w:val="20"/>
                <w:szCs w:val="20"/>
              </w:rPr>
              <w:t>OR</w:t>
            </w:r>
            <w:r w:rsidRPr="00972BE1">
              <w:rPr>
                <w:rFonts w:asciiTheme="minorHAnsi" w:hAnsiTheme="minorHAnsi"/>
                <w:sz w:val="20"/>
                <w:szCs w:val="20"/>
              </w:rPr>
              <w:t xml:space="preserve"> “</w:t>
            </w:r>
            <w:r w:rsidRPr="00972BE1">
              <w:rPr>
                <w:rFonts w:asciiTheme="minorHAnsi" w:hAnsiTheme="minorHAnsi"/>
                <w:sz w:val="20"/>
              </w:rPr>
              <w:t>Endorsement</w:t>
            </w:r>
            <w:r w:rsidRPr="00972BE1">
              <w:rPr>
                <w:rFonts w:asciiTheme="minorHAnsi" w:hAnsiTheme="minorHAnsi"/>
                <w:sz w:val="20"/>
                <w:szCs w:val="20"/>
              </w:rPr>
              <w:t xml:space="preserve">” </w:t>
            </w:r>
            <w:r w:rsidRPr="00972BE1">
              <w:rPr>
                <w:rFonts w:asciiTheme="minorHAnsi" w:hAnsiTheme="minorHAnsi"/>
                <w:b/>
                <w:bCs/>
                <w:sz w:val="20"/>
                <w:szCs w:val="20"/>
              </w:rPr>
              <w:t xml:space="preserve">OR </w:t>
            </w:r>
            <w:r w:rsidRPr="00972BE1">
              <w:rPr>
                <w:rFonts w:asciiTheme="minorHAnsi" w:hAnsiTheme="minorHAnsi"/>
                <w:sz w:val="20"/>
                <w:szCs w:val="20"/>
              </w:rPr>
              <w:t xml:space="preserve">“Renewal” </w:t>
            </w:r>
            <w:r w:rsidRPr="00972BE1">
              <w:rPr>
                <w:rFonts w:asciiTheme="minorHAnsi" w:hAnsiTheme="minorHAnsi"/>
                <w:b/>
                <w:bCs/>
                <w:sz w:val="20"/>
                <w:szCs w:val="20"/>
              </w:rPr>
              <w:t>AND</w:t>
            </w:r>
            <w:r w:rsidRPr="00972BE1">
              <w:rPr>
                <w:rFonts w:asciiTheme="minorHAnsi" w:hAnsiTheme="minorHAnsi"/>
                <w:sz w:val="20"/>
                <w:szCs w:val="20"/>
              </w:rPr>
              <w:t xml:space="preserve"> </w:t>
            </w:r>
            <w:r w:rsidRPr="00972BE1">
              <w:rPr>
                <w:rFonts w:asciiTheme="minorHAnsi" w:hAnsiTheme="minorHAnsi" w:cstheme="minorHAnsi"/>
                <w:sz w:val="20"/>
                <w:szCs w:val="20"/>
              </w:rPr>
              <w:t>&lt;</w:t>
            </w:r>
            <w:r w:rsidR="00045951" w:rsidRPr="00972BE1">
              <w:rPr>
                <w:rFonts w:asciiTheme="minorHAnsi" w:hAnsiTheme="minorHAnsi"/>
                <w:sz w:val="20"/>
                <w:szCs w:val="20"/>
              </w:rPr>
              <w:t>DiscountTypeCode</w:t>
            </w:r>
            <w:r w:rsidRPr="00972BE1">
              <w:rPr>
                <w:rFonts w:asciiTheme="minorHAnsi" w:hAnsiTheme="minorHAnsi" w:cstheme="minorHAnsi"/>
                <w:sz w:val="20"/>
                <w:szCs w:val="20"/>
              </w:rPr>
              <w:t>&gt;</w:t>
            </w:r>
            <w:r w:rsidRPr="00972BE1">
              <w:rPr>
                <w:rFonts w:asciiTheme="minorHAnsi" w:hAnsiTheme="minorHAnsi" w:cstheme="minorHAnsi"/>
                <w:b/>
                <w:bCs/>
                <w:sz w:val="20"/>
                <w:szCs w:val="20"/>
              </w:rPr>
              <w:t xml:space="preserve"> </w:t>
            </w:r>
            <w:r w:rsidRPr="00972BE1">
              <w:rPr>
                <w:rFonts w:asciiTheme="minorHAnsi" w:hAnsiTheme="minorHAnsi" w:cstheme="minorHAnsi"/>
                <w:sz w:val="20"/>
                <w:szCs w:val="20"/>
              </w:rPr>
              <w:t>= DiscountStaffMember</w:t>
            </w:r>
          </w:p>
          <w:p w14:paraId="204EA77D" w14:textId="77777777" w:rsidR="007C0DCF" w:rsidRPr="00972BE1" w:rsidRDefault="007C0DCF" w:rsidP="007C0DCF">
            <w:pPr>
              <w:tabs>
                <w:tab w:val="left" w:pos="774"/>
              </w:tabs>
              <w:rPr>
                <w:rFonts w:asciiTheme="minorHAnsi" w:hAnsiTheme="minorHAnsi" w:cstheme="minorHAnsi"/>
                <w:b/>
                <w:bCs/>
                <w:sz w:val="20"/>
                <w:szCs w:val="20"/>
              </w:rPr>
            </w:pPr>
            <w:r w:rsidRPr="00972BE1">
              <w:rPr>
                <w:rFonts w:asciiTheme="minorHAnsi" w:hAnsiTheme="minorHAnsi" w:cstheme="minorHAnsi"/>
                <w:b/>
                <w:bCs/>
                <w:sz w:val="20"/>
                <w:szCs w:val="20"/>
              </w:rPr>
              <w:t>THEN display</w:t>
            </w:r>
          </w:p>
          <w:p w14:paraId="7C692D4A" w14:textId="4D74C247" w:rsidR="007C0DCF" w:rsidRPr="00972BE1" w:rsidRDefault="007C0DCF" w:rsidP="007C0DCF">
            <w:pPr>
              <w:tabs>
                <w:tab w:val="left" w:pos="774"/>
              </w:tabs>
              <w:rPr>
                <w:rFonts w:asciiTheme="minorHAnsi" w:hAnsiTheme="minorHAnsi" w:cstheme="minorHAnsi"/>
                <w:b/>
                <w:bCs/>
                <w:sz w:val="20"/>
              </w:rPr>
            </w:pPr>
            <w:r w:rsidRPr="00972BE1">
              <w:rPr>
                <w:rFonts w:asciiTheme="minorHAnsi" w:hAnsiTheme="minorHAnsi" w:cstheme="minorHAnsi"/>
                <w:b/>
                <w:bCs/>
                <w:sz w:val="20"/>
              </w:rPr>
              <w:t xml:space="preserve">ELSE </w:t>
            </w:r>
            <w:r w:rsidRPr="00972BE1">
              <w:rPr>
                <w:rFonts w:asciiTheme="minorHAnsi" w:hAnsiTheme="minorHAnsi" w:cstheme="minorHAnsi"/>
                <w:sz w:val="20"/>
              </w:rPr>
              <w:t>do not display</w:t>
            </w:r>
          </w:p>
        </w:tc>
        <w:tc>
          <w:tcPr>
            <w:tcW w:w="825" w:type="dxa"/>
            <w:gridSpan w:val="3"/>
          </w:tcPr>
          <w:p w14:paraId="69FB5E06" w14:textId="69C4F8EB" w:rsidR="007C0DCF" w:rsidRPr="00BD6987" w:rsidRDefault="007C0DCF" w:rsidP="007C0DCF">
            <w:pPr>
              <w:tabs>
                <w:tab w:val="left" w:pos="1800"/>
              </w:tabs>
              <w:rPr>
                <w:rFonts w:asciiTheme="minorHAnsi" w:hAnsiTheme="minorHAnsi" w:cstheme="minorHAnsi"/>
                <w:bCs/>
                <w:sz w:val="20"/>
                <w:szCs w:val="20"/>
              </w:rPr>
            </w:pPr>
            <w:r>
              <w:rPr>
                <w:rFonts w:asciiTheme="minorHAnsi" w:hAnsiTheme="minorHAnsi" w:cstheme="minorHAnsi"/>
                <w:bCs/>
                <w:sz w:val="20"/>
                <w:szCs w:val="20"/>
              </w:rPr>
              <w:t>Table_Bodycopy_COI</w:t>
            </w:r>
          </w:p>
        </w:tc>
      </w:tr>
      <w:tr w:rsidR="009F26EC" w:rsidRPr="00BD6987" w14:paraId="6AC5CCCD" w14:textId="77777777" w:rsidTr="00E101E6">
        <w:trPr>
          <w:cantSplit/>
          <w:trHeight w:val="300"/>
        </w:trPr>
        <w:tc>
          <w:tcPr>
            <w:tcW w:w="704" w:type="dxa"/>
          </w:tcPr>
          <w:p w14:paraId="111CDDFF" w14:textId="4D617A66" w:rsidR="007C0DCF" w:rsidRPr="00677D1B" w:rsidRDefault="00E14379" w:rsidP="007C0DCF">
            <w:pPr>
              <w:tabs>
                <w:tab w:val="left" w:pos="1800"/>
              </w:tabs>
              <w:rPr>
                <w:rFonts w:asciiTheme="minorHAnsi" w:hAnsiTheme="minorHAnsi"/>
                <w:b/>
                <w:sz w:val="20"/>
                <w:szCs w:val="20"/>
                <w:highlight w:val="yellow"/>
              </w:rPr>
            </w:pPr>
            <w:r>
              <w:rPr>
                <w:rFonts w:asciiTheme="minorHAnsi" w:hAnsiTheme="minorHAnsi" w:cstheme="minorHAnsi"/>
                <w:bCs/>
                <w:sz w:val="20"/>
                <w:szCs w:val="20"/>
              </w:rPr>
              <w:t>YD 6</w:t>
            </w:r>
          </w:p>
        </w:tc>
        <w:tc>
          <w:tcPr>
            <w:tcW w:w="2151" w:type="dxa"/>
            <w:gridSpan w:val="3"/>
          </w:tcPr>
          <w:p w14:paraId="1B7D3404" w14:textId="682EC624" w:rsidR="007C0DCF" w:rsidRPr="00972BE1" w:rsidRDefault="007C0DCF" w:rsidP="007C0DCF">
            <w:pPr>
              <w:tabs>
                <w:tab w:val="left" w:pos="1800"/>
              </w:tabs>
              <w:rPr>
                <w:rFonts w:asciiTheme="minorHAnsi" w:hAnsiTheme="minorHAnsi"/>
                <w:b/>
                <w:sz w:val="20"/>
                <w:szCs w:val="20"/>
              </w:rPr>
            </w:pPr>
          </w:p>
        </w:tc>
        <w:tc>
          <w:tcPr>
            <w:tcW w:w="9331" w:type="dxa"/>
          </w:tcPr>
          <w:p w14:paraId="4CE3AAC2" w14:textId="605105BF" w:rsidR="007C0DCF" w:rsidRPr="00972BE1" w:rsidRDefault="007C0DCF" w:rsidP="624AC179">
            <w:pPr>
              <w:pStyle w:val="Heading10"/>
              <w:rPr>
                <w:b w:val="0"/>
                <w:sz w:val="20"/>
                <w:szCs w:val="20"/>
              </w:rPr>
            </w:pPr>
            <w:commentRangeStart w:id="10316"/>
            <w:commentRangeStart w:id="10317"/>
            <w:commentRangeStart w:id="10318"/>
            <w:commentRangeEnd w:id="10316"/>
            <w:r w:rsidRPr="00972BE1">
              <w:rPr>
                <w:rStyle w:val="CommentReference"/>
                <w:b w:val="0"/>
                <w:sz w:val="20"/>
                <w:szCs w:val="20"/>
              </w:rPr>
              <w:commentReference w:id="10316"/>
            </w:r>
            <w:commentRangeEnd w:id="10317"/>
            <w:r w:rsidR="003A246C" w:rsidRPr="00972BE1">
              <w:rPr>
                <w:rStyle w:val="CommentReference"/>
                <w:b w:val="0"/>
                <w:sz w:val="20"/>
                <w:szCs w:val="20"/>
              </w:rPr>
              <w:commentReference w:id="10317"/>
            </w:r>
            <w:commentRangeEnd w:id="10318"/>
            <w:r w:rsidR="00551B1E" w:rsidRPr="00972BE1">
              <w:rPr>
                <w:rStyle w:val="CommentReference"/>
                <w:b w:val="0"/>
                <w:sz w:val="20"/>
                <w:szCs w:val="20"/>
              </w:rPr>
              <w:commentReference w:id="10318"/>
            </w:r>
          </w:p>
          <w:p w14:paraId="32BD83D5" w14:textId="4EDFF3E2" w:rsidR="00C363AC" w:rsidRPr="00972BE1" w:rsidRDefault="4D3F029B" w:rsidP="5DAD8829">
            <w:pPr>
              <w:spacing w:before="100" w:beforeAutospacing="1" w:after="100" w:afterAutospacing="1"/>
              <w:rPr>
                <w:rFonts w:ascii="Arial" w:eastAsia="Times New Roman" w:hAnsi="Arial" w:cs="Arial"/>
                <w:kern w:val="0"/>
                <w:sz w:val="20"/>
                <w:szCs w:val="20"/>
                <w:lang w:val="en-AU" w:eastAsia="en-AU"/>
                <w14:ligatures w14:val="none"/>
              </w:rPr>
            </w:pPr>
            <w:r w:rsidRPr="00972BE1">
              <w:rPr>
                <w:rFonts w:ascii="Segoe UI" w:eastAsia="Times New Roman" w:hAnsi="Segoe UI" w:cs="Segoe UI"/>
                <w:sz w:val="18"/>
                <w:szCs w:val="18"/>
                <w:lang w:val="en-AU" w:eastAsia="en-AU"/>
              </w:rPr>
              <w:t>For further information about your discount, please</w:t>
            </w:r>
            <w:r w:rsidR="00AE4F86" w:rsidRPr="00972BE1">
              <w:rPr>
                <w:rFonts w:ascii="Segoe UI" w:eastAsia="Times New Roman" w:hAnsi="Segoe UI" w:cs="Segoe UI"/>
                <w:sz w:val="18"/>
                <w:szCs w:val="18"/>
                <w:lang w:val="en-AU" w:eastAsia="en-AU"/>
              </w:rPr>
              <w:t xml:space="preserve"> </w:t>
            </w:r>
            <w:r w:rsidR="00AE4F86" w:rsidRPr="00677D1B">
              <w:rPr>
                <w:rFonts w:ascii="Segoe UI" w:eastAsia="Times New Roman" w:hAnsi="Segoe UI" w:cs="Segoe UI"/>
                <w:sz w:val="18"/>
                <w:szCs w:val="18"/>
                <w:lang w:val="en-AU" w:eastAsia="en-AU"/>
              </w:rPr>
              <w:t xml:space="preserve">refer to </w:t>
            </w:r>
            <w:r w:rsidR="00876910" w:rsidRPr="00972BE1">
              <w:rPr>
                <w:rFonts w:ascii="Segoe UI" w:eastAsia="Times New Roman" w:hAnsi="Segoe UI" w:cs="Segoe UI"/>
                <w:sz w:val="18"/>
                <w:szCs w:val="18"/>
                <w:lang w:val="en-AU" w:eastAsia="en-AU"/>
              </w:rPr>
              <w:t>d</w:t>
            </w:r>
            <w:r w:rsidR="00AE4F86" w:rsidRPr="00677D1B">
              <w:rPr>
                <w:rFonts w:ascii="Segoe UI" w:eastAsia="Times New Roman" w:hAnsi="Segoe UI" w:cs="Segoe UI"/>
                <w:sz w:val="18"/>
                <w:szCs w:val="18"/>
                <w:lang w:val="en-AU" w:eastAsia="en-AU"/>
              </w:rPr>
              <w:t xml:space="preserve">iscount </w:t>
            </w:r>
            <w:r w:rsidR="00876910" w:rsidRPr="00972BE1">
              <w:rPr>
                <w:rFonts w:ascii="Segoe UI" w:eastAsia="Times New Roman" w:hAnsi="Segoe UI" w:cs="Segoe UI"/>
                <w:sz w:val="18"/>
                <w:szCs w:val="18"/>
                <w:lang w:val="en-AU" w:eastAsia="en-AU"/>
              </w:rPr>
              <w:t>t</w:t>
            </w:r>
            <w:r w:rsidR="00AE4F86" w:rsidRPr="00677D1B">
              <w:rPr>
                <w:rFonts w:ascii="Segoe UI" w:eastAsia="Times New Roman" w:hAnsi="Segoe UI" w:cs="Segoe UI"/>
                <w:sz w:val="18"/>
                <w:szCs w:val="18"/>
                <w:lang w:val="en-AU" w:eastAsia="en-AU"/>
              </w:rPr>
              <w:t xml:space="preserve">erms and </w:t>
            </w:r>
            <w:r w:rsidR="00876910" w:rsidRPr="00972BE1">
              <w:rPr>
                <w:rFonts w:ascii="Segoe UI" w:eastAsia="Times New Roman" w:hAnsi="Segoe UI" w:cs="Segoe UI"/>
                <w:sz w:val="18"/>
                <w:szCs w:val="18"/>
                <w:lang w:val="en-AU" w:eastAsia="en-AU"/>
              </w:rPr>
              <w:t>c</w:t>
            </w:r>
            <w:r w:rsidR="00AE4F86" w:rsidRPr="00677D1B">
              <w:rPr>
                <w:rFonts w:ascii="Segoe UI" w:eastAsia="Times New Roman" w:hAnsi="Segoe UI" w:cs="Segoe UI"/>
                <w:sz w:val="18"/>
                <w:szCs w:val="18"/>
                <w:lang w:val="en-AU" w:eastAsia="en-AU"/>
              </w:rPr>
              <w:t>onditions</w:t>
            </w:r>
            <w:r w:rsidRPr="00677D1B">
              <w:rPr>
                <w:rFonts w:ascii="Segoe UI" w:eastAsia="Times New Roman" w:hAnsi="Segoe UI" w:cs="Segoe UI"/>
                <w:sz w:val="18"/>
                <w:szCs w:val="18"/>
                <w:lang w:val="en-AU" w:eastAsia="en-AU"/>
              </w:rPr>
              <w:t xml:space="preserve"> </w:t>
            </w:r>
            <w:commentRangeStart w:id="10321"/>
            <w:commentRangeStart w:id="10322"/>
            <w:commentRangeEnd w:id="10321"/>
            <w:r w:rsidR="00C363AC" w:rsidRPr="00677D1B">
              <w:rPr>
                <w:rStyle w:val="CommentReference"/>
                <w:rFonts w:ascii="Segoe UI" w:eastAsia="Times New Roman" w:hAnsi="Segoe UI" w:cs="Segoe UI"/>
                <w:sz w:val="18"/>
                <w:szCs w:val="18"/>
                <w:lang w:val="en-AU" w:eastAsia="en-AU"/>
              </w:rPr>
              <w:commentReference w:id="10321"/>
            </w:r>
            <w:commentRangeEnd w:id="10322"/>
            <w:r w:rsidR="00272739" w:rsidRPr="00677D1B">
              <w:rPr>
                <w:rStyle w:val="CommentReference"/>
                <w:rFonts w:ascii="Segoe UI" w:eastAsia="Times New Roman" w:hAnsi="Segoe UI" w:cs="Segoe UI"/>
                <w:sz w:val="18"/>
                <w:szCs w:val="18"/>
                <w:lang w:val="en-AU" w:eastAsia="en-AU"/>
              </w:rPr>
              <w:commentReference w:id="10322"/>
            </w:r>
            <w:r w:rsidRPr="00677D1B">
              <w:rPr>
                <w:rFonts w:ascii="Segoe UI" w:eastAsia="Times New Roman" w:hAnsi="Segoe UI" w:cs="Segoe UI"/>
                <w:sz w:val="18"/>
                <w:szCs w:val="18"/>
                <w:lang w:val="en-AU" w:eastAsia="en-AU"/>
              </w:rPr>
              <w:t xml:space="preserve"> </w:t>
            </w:r>
            <w:r w:rsidRPr="00972BE1">
              <w:rPr>
                <w:rFonts w:ascii="Segoe UI" w:eastAsia="Times New Roman" w:hAnsi="Segoe UI" w:cs="Segoe UI"/>
                <w:sz w:val="18"/>
                <w:szCs w:val="18"/>
                <w:lang w:val="en-AU" w:eastAsia="en-AU"/>
              </w:rPr>
              <w:t>at &lt;BrandPEDGURL&gt;.</w:t>
            </w:r>
          </w:p>
          <w:p w14:paraId="2D412FA8" w14:textId="14B39D8D" w:rsidR="00C363AC" w:rsidRPr="00972BE1" w:rsidRDefault="00C363AC" w:rsidP="624AC179">
            <w:pPr>
              <w:pStyle w:val="Heading10"/>
              <w:rPr>
                <w:b w:val="0"/>
                <w:sz w:val="20"/>
                <w:szCs w:val="20"/>
              </w:rPr>
            </w:pPr>
          </w:p>
        </w:tc>
        <w:tc>
          <w:tcPr>
            <w:tcW w:w="1585" w:type="dxa"/>
            <w:gridSpan w:val="3"/>
          </w:tcPr>
          <w:p w14:paraId="224F8168" w14:textId="41587E61" w:rsidR="007C0DCF" w:rsidRPr="00972BE1" w:rsidRDefault="007C0DCF" w:rsidP="007C0DCF">
            <w:pPr>
              <w:tabs>
                <w:tab w:val="left" w:pos="774"/>
              </w:tabs>
              <w:rPr>
                <w:rFonts w:asciiTheme="minorHAnsi" w:hAnsiTheme="minorHAnsi"/>
                <w:sz w:val="20"/>
                <w:szCs w:val="20"/>
              </w:rPr>
            </w:pPr>
          </w:p>
          <w:p w14:paraId="0D451220" w14:textId="7AF526D4" w:rsidR="0036561B" w:rsidRPr="00972BE1" w:rsidRDefault="0036561B" w:rsidP="007C0DCF">
            <w:pPr>
              <w:tabs>
                <w:tab w:val="left" w:pos="774"/>
              </w:tabs>
              <w:rPr>
                <w:rFonts w:asciiTheme="minorHAnsi" w:hAnsiTheme="minorHAnsi"/>
                <w:sz w:val="20"/>
                <w:szCs w:val="20"/>
              </w:rPr>
            </w:pPr>
            <w:r w:rsidRPr="00677D1B">
              <w:rPr>
                <w:rFonts w:asciiTheme="minorHAnsi" w:hAnsiTheme="minorHAnsi"/>
                <w:b/>
                <w:bCs/>
                <w:sz w:val="20"/>
                <w:szCs w:val="20"/>
              </w:rPr>
              <w:t xml:space="preserve">IF </w:t>
            </w:r>
            <w:r w:rsidRPr="00677D1B">
              <w:rPr>
                <w:rFonts w:asciiTheme="minorHAnsi" w:hAnsiTheme="minorHAnsi"/>
                <w:sz w:val="20"/>
                <w:szCs w:val="20"/>
              </w:rPr>
              <w:t>&lt;</w:t>
            </w:r>
            <w:r w:rsidR="00045951" w:rsidRPr="00677D1B">
              <w:rPr>
                <w:rFonts w:asciiTheme="minorHAnsi" w:hAnsiTheme="minorHAnsi"/>
                <w:sz w:val="20"/>
                <w:szCs w:val="20"/>
              </w:rPr>
              <w:t>DiscountTypeCode</w:t>
            </w:r>
            <w:r w:rsidRPr="00677D1B">
              <w:rPr>
                <w:rFonts w:asciiTheme="minorHAnsi" w:hAnsiTheme="minorHAnsi"/>
                <w:sz w:val="20"/>
                <w:szCs w:val="20"/>
              </w:rPr>
              <w:t>&gt;</w:t>
            </w:r>
            <w:r w:rsidRPr="00972BE1">
              <w:rPr>
                <w:rFonts w:asciiTheme="minorHAnsi" w:hAnsiTheme="minorHAnsi"/>
                <w:sz w:val="20"/>
                <w:szCs w:val="20"/>
              </w:rPr>
              <w:t xml:space="preserve"> &lt;&gt;</w:t>
            </w:r>
            <w:r w:rsidR="00210BC3" w:rsidRPr="00972BE1">
              <w:rPr>
                <w:rFonts w:asciiTheme="minorHAnsi" w:hAnsiTheme="minorHAnsi"/>
                <w:sz w:val="20"/>
                <w:szCs w:val="20"/>
              </w:rPr>
              <w:t xml:space="preserve"> “DiscountStaffMemberHollard”</w:t>
            </w:r>
            <w:r w:rsidR="00735F32" w:rsidRPr="00972BE1">
              <w:rPr>
                <w:rFonts w:asciiTheme="minorHAnsi" w:hAnsiTheme="minorHAnsi"/>
                <w:sz w:val="20"/>
                <w:szCs w:val="20"/>
              </w:rPr>
              <w:t xml:space="preserve"> or  “</w:t>
            </w:r>
            <w:r w:rsidR="00A82FA1" w:rsidRPr="00972BE1">
              <w:rPr>
                <w:rFonts w:asciiTheme="minorHAnsi" w:hAnsiTheme="minorHAnsi"/>
                <w:sz w:val="20"/>
                <w:szCs w:val="20"/>
              </w:rPr>
              <w:t>DiscountStaffMember”</w:t>
            </w:r>
          </w:p>
          <w:p w14:paraId="69919284" w14:textId="77777777" w:rsidR="003A166A" w:rsidRPr="00972BE1" w:rsidRDefault="003A166A" w:rsidP="007C0DCF">
            <w:pPr>
              <w:tabs>
                <w:tab w:val="left" w:pos="774"/>
              </w:tabs>
              <w:rPr>
                <w:rFonts w:asciiTheme="minorHAnsi" w:hAnsiTheme="minorHAnsi"/>
                <w:sz w:val="20"/>
                <w:szCs w:val="20"/>
              </w:rPr>
            </w:pPr>
            <w:r w:rsidRPr="00677D1B">
              <w:rPr>
                <w:rFonts w:asciiTheme="minorHAnsi" w:hAnsiTheme="minorHAnsi"/>
                <w:b/>
                <w:bCs/>
                <w:sz w:val="20"/>
                <w:szCs w:val="20"/>
              </w:rPr>
              <w:t>THEN</w:t>
            </w:r>
            <w:r w:rsidRPr="00972BE1">
              <w:rPr>
                <w:rFonts w:asciiTheme="minorHAnsi" w:hAnsiTheme="minorHAnsi"/>
                <w:sz w:val="20"/>
                <w:szCs w:val="20"/>
              </w:rPr>
              <w:t xml:space="preserve"> Display</w:t>
            </w:r>
          </w:p>
          <w:p w14:paraId="38CE0E55" w14:textId="764FBF85" w:rsidR="003A166A" w:rsidRPr="00972BE1" w:rsidRDefault="003A166A" w:rsidP="007C0DCF">
            <w:pPr>
              <w:tabs>
                <w:tab w:val="left" w:pos="774"/>
              </w:tabs>
              <w:rPr>
                <w:rFonts w:asciiTheme="minorHAnsi" w:hAnsiTheme="minorHAnsi"/>
                <w:b/>
                <w:bCs/>
                <w:sz w:val="20"/>
                <w:szCs w:val="20"/>
              </w:rPr>
            </w:pPr>
            <w:r w:rsidRPr="00677D1B">
              <w:rPr>
                <w:rFonts w:asciiTheme="minorHAnsi" w:hAnsiTheme="minorHAnsi"/>
                <w:b/>
                <w:bCs/>
                <w:sz w:val="20"/>
                <w:szCs w:val="20"/>
              </w:rPr>
              <w:t>ELSE</w:t>
            </w:r>
            <w:r w:rsidRPr="00972BE1">
              <w:rPr>
                <w:rFonts w:asciiTheme="minorHAnsi" w:hAnsiTheme="minorHAnsi"/>
                <w:sz w:val="20"/>
                <w:szCs w:val="20"/>
              </w:rPr>
              <w:t xml:space="preserve"> Do Not Display</w:t>
            </w:r>
          </w:p>
        </w:tc>
        <w:tc>
          <w:tcPr>
            <w:tcW w:w="825" w:type="dxa"/>
            <w:gridSpan w:val="3"/>
          </w:tcPr>
          <w:p w14:paraId="5408A599" w14:textId="29DF79D2" w:rsidR="007C0DCF" w:rsidRPr="00972BE1" w:rsidRDefault="007C0DCF" w:rsidP="007C0DCF">
            <w:pPr>
              <w:tabs>
                <w:tab w:val="left" w:pos="1800"/>
              </w:tabs>
              <w:rPr>
                <w:rFonts w:asciiTheme="minorHAnsi" w:hAnsiTheme="minorHAnsi"/>
                <w:sz w:val="20"/>
                <w:szCs w:val="20"/>
              </w:rPr>
            </w:pPr>
          </w:p>
        </w:tc>
      </w:tr>
      <w:tr w:rsidR="009F26EC" w:rsidRPr="00BD6987" w14:paraId="450A893A" w14:textId="77777777" w:rsidTr="00E101E6">
        <w:trPr>
          <w:cantSplit/>
          <w:trHeight w:val="300"/>
        </w:trPr>
        <w:tc>
          <w:tcPr>
            <w:tcW w:w="704" w:type="dxa"/>
          </w:tcPr>
          <w:p w14:paraId="1D8B0530" w14:textId="7B8F4E39" w:rsidR="007C0DCF" w:rsidRPr="00BD6987" w:rsidRDefault="00F64412" w:rsidP="007C0DCF">
            <w:pPr>
              <w:tabs>
                <w:tab w:val="left" w:pos="1800"/>
              </w:tabs>
              <w:rPr>
                <w:rFonts w:asciiTheme="minorHAnsi" w:hAnsiTheme="minorHAnsi" w:cstheme="minorHAnsi"/>
                <w:b/>
                <w:sz w:val="20"/>
                <w:szCs w:val="20"/>
              </w:rPr>
            </w:pPr>
            <w:r>
              <w:rPr>
                <w:rFonts w:asciiTheme="minorHAnsi" w:hAnsiTheme="minorHAnsi" w:cstheme="minorHAnsi"/>
                <w:bCs/>
                <w:sz w:val="20"/>
                <w:szCs w:val="20"/>
              </w:rPr>
              <w:lastRenderedPageBreak/>
              <w:t>YD 7</w:t>
            </w:r>
          </w:p>
        </w:tc>
        <w:tc>
          <w:tcPr>
            <w:tcW w:w="2151" w:type="dxa"/>
            <w:gridSpan w:val="3"/>
          </w:tcPr>
          <w:p w14:paraId="5DB5936A" w14:textId="77777777" w:rsidR="007C0DCF" w:rsidRPr="00972BE1" w:rsidRDefault="007C0DCF" w:rsidP="007C0DCF">
            <w:pPr>
              <w:tabs>
                <w:tab w:val="left" w:pos="1800"/>
              </w:tabs>
              <w:rPr>
                <w:rFonts w:asciiTheme="minorHAnsi" w:hAnsiTheme="minorHAnsi" w:cstheme="minorHAnsi"/>
                <w:sz w:val="20"/>
                <w:szCs w:val="20"/>
              </w:rPr>
            </w:pPr>
            <w:r w:rsidRPr="00972BE1">
              <w:rPr>
                <w:rFonts w:asciiTheme="minorHAnsi" w:hAnsiTheme="minorHAnsi" w:cstheme="minorHAnsi"/>
                <w:sz w:val="20"/>
                <w:szCs w:val="20"/>
              </w:rPr>
              <w:t>&lt;DocumentSubType&gt;</w:t>
            </w:r>
          </w:p>
          <w:p w14:paraId="2EB6B48D" w14:textId="77777777" w:rsidR="007C0DCF" w:rsidRPr="00972BE1" w:rsidRDefault="007C0DCF" w:rsidP="007C0DCF">
            <w:pPr>
              <w:tabs>
                <w:tab w:val="left" w:pos="1800"/>
              </w:tabs>
              <w:rPr>
                <w:rFonts w:asciiTheme="minorHAnsi" w:hAnsiTheme="minorHAnsi" w:cstheme="minorHAnsi"/>
                <w:bCs/>
                <w:sz w:val="20"/>
                <w:szCs w:val="20"/>
              </w:rPr>
            </w:pPr>
            <w:r w:rsidRPr="00972BE1">
              <w:rPr>
                <w:rFonts w:asciiTheme="minorHAnsi" w:hAnsiTheme="minorHAnsi" w:cstheme="minorHAnsi"/>
                <w:bCs/>
                <w:sz w:val="20"/>
                <w:szCs w:val="20"/>
              </w:rPr>
              <w:t>&lt;DiscountPercent&gt;</w:t>
            </w:r>
          </w:p>
          <w:p w14:paraId="7952D0E2" w14:textId="4DB86521" w:rsidR="00152B6B" w:rsidRPr="00972BE1" w:rsidRDefault="00152B6B" w:rsidP="007C0DCF">
            <w:pPr>
              <w:tabs>
                <w:tab w:val="left" w:pos="1800"/>
              </w:tabs>
              <w:rPr>
                <w:rFonts w:asciiTheme="minorHAnsi" w:hAnsiTheme="minorHAnsi" w:cstheme="minorHAnsi"/>
                <w:b/>
                <w:sz w:val="20"/>
                <w:szCs w:val="20"/>
              </w:rPr>
            </w:pPr>
            <w:r w:rsidRPr="00972BE1">
              <w:rPr>
                <w:rFonts w:asciiTheme="minorHAnsi" w:hAnsiTheme="minorHAnsi" w:cstheme="minorHAnsi"/>
                <w:bCs/>
                <w:sz w:val="20"/>
                <w:szCs w:val="20"/>
              </w:rPr>
              <w:t>&lt;</w:t>
            </w:r>
            <w:r w:rsidR="00045951" w:rsidRPr="00972BE1">
              <w:rPr>
                <w:rFonts w:asciiTheme="minorHAnsi" w:hAnsiTheme="minorHAnsi" w:cstheme="minorHAnsi"/>
                <w:bCs/>
                <w:sz w:val="20"/>
                <w:szCs w:val="20"/>
              </w:rPr>
              <w:t>DiscountTypeCode</w:t>
            </w:r>
            <w:r w:rsidRPr="00972BE1">
              <w:rPr>
                <w:rFonts w:asciiTheme="minorHAnsi" w:hAnsiTheme="minorHAnsi" w:cstheme="minorHAnsi"/>
                <w:bCs/>
                <w:sz w:val="20"/>
                <w:szCs w:val="20"/>
              </w:rPr>
              <w:t>&gt;</w:t>
            </w:r>
          </w:p>
        </w:tc>
        <w:tc>
          <w:tcPr>
            <w:tcW w:w="9331" w:type="dxa"/>
          </w:tcPr>
          <w:p w14:paraId="7924751F" w14:textId="2B60ED8C" w:rsidR="007C0DCF" w:rsidRPr="00972BE1" w:rsidRDefault="007C0DCF" w:rsidP="624AC179">
            <w:pPr>
              <w:pStyle w:val="Heading10"/>
              <w:rPr>
                <w:b w:val="0"/>
                <w:sz w:val="20"/>
                <w:szCs w:val="20"/>
              </w:rPr>
            </w:pPr>
            <w:r w:rsidRPr="00972BE1">
              <w:rPr>
                <w:b w:val="0"/>
                <w:sz w:val="20"/>
                <w:szCs w:val="20"/>
              </w:rPr>
              <w:t xml:space="preserve">By applying as a current Hollard Employee </w:t>
            </w:r>
            <w:commentRangeStart w:id="10323"/>
            <w:commentRangeStart w:id="10324"/>
            <w:r w:rsidRPr="00972BE1">
              <w:rPr>
                <w:b w:val="0"/>
                <w:sz w:val="20"/>
                <w:szCs w:val="20"/>
              </w:rPr>
              <w:t>you receive</w:t>
            </w:r>
            <w:commentRangeEnd w:id="10323"/>
            <w:r w:rsidRPr="00972BE1">
              <w:rPr>
                <w:rStyle w:val="CommentReference"/>
                <w:b w:val="0"/>
                <w:sz w:val="20"/>
                <w:szCs w:val="20"/>
              </w:rPr>
              <w:commentReference w:id="10323"/>
            </w:r>
            <w:commentRangeEnd w:id="10324"/>
            <w:r w:rsidR="00A04ADE" w:rsidRPr="00972BE1">
              <w:rPr>
                <w:rStyle w:val="CommentReference"/>
                <w:b w:val="0"/>
                <w:sz w:val="20"/>
                <w:szCs w:val="20"/>
              </w:rPr>
              <w:commentReference w:id="10324"/>
            </w:r>
            <w:r w:rsidRPr="00972BE1">
              <w:rPr>
                <w:b w:val="0"/>
                <w:sz w:val="20"/>
                <w:szCs w:val="20"/>
              </w:rPr>
              <w:t xml:space="preserve"> &lt;DiscountPercent&gt;% discount. This discount offer can be withdrawn at any time.</w:t>
            </w:r>
          </w:p>
        </w:tc>
        <w:tc>
          <w:tcPr>
            <w:tcW w:w="1585" w:type="dxa"/>
            <w:gridSpan w:val="3"/>
          </w:tcPr>
          <w:p w14:paraId="298980BF" w14:textId="58530527" w:rsidR="007C0DCF" w:rsidRPr="00972BE1" w:rsidRDefault="007C0DCF" w:rsidP="007C0DCF">
            <w:pPr>
              <w:tabs>
                <w:tab w:val="left" w:pos="774"/>
              </w:tabs>
              <w:rPr>
                <w:rFonts w:asciiTheme="minorHAnsi" w:hAnsiTheme="minorHAnsi" w:cstheme="minorHAnsi"/>
                <w:sz w:val="20"/>
                <w:szCs w:val="20"/>
              </w:rPr>
            </w:pPr>
            <w:r w:rsidRPr="00972BE1">
              <w:rPr>
                <w:rFonts w:asciiTheme="minorHAnsi" w:hAnsiTheme="minorHAnsi" w:cstheme="minorHAnsi"/>
                <w:b/>
                <w:bCs/>
                <w:sz w:val="20"/>
                <w:szCs w:val="20"/>
              </w:rPr>
              <w:t>IF</w:t>
            </w:r>
            <w:r w:rsidRPr="00972BE1">
              <w:rPr>
                <w:rFonts w:asciiTheme="minorHAnsi" w:hAnsiTheme="minorHAnsi" w:cstheme="minorHAnsi"/>
                <w:sz w:val="20"/>
                <w:szCs w:val="20"/>
              </w:rPr>
              <w:t xml:space="preserve"> </w:t>
            </w:r>
            <w:r w:rsidRPr="00972BE1">
              <w:rPr>
                <w:rFonts w:asciiTheme="minorHAnsi" w:hAnsiTheme="minorHAnsi"/>
                <w:sz w:val="20"/>
                <w:szCs w:val="20"/>
              </w:rPr>
              <w:t xml:space="preserve">&lt;DocumentSubType&gt;= “New Business” </w:t>
            </w:r>
            <w:r w:rsidRPr="00972BE1">
              <w:rPr>
                <w:rFonts w:asciiTheme="minorHAnsi" w:hAnsiTheme="minorHAnsi"/>
                <w:b/>
                <w:bCs/>
                <w:sz w:val="20"/>
                <w:szCs w:val="20"/>
              </w:rPr>
              <w:t>OR</w:t>
            </w:r>
            <w:r w:rsidRPr="00972BE1">
              <w:rPr>
                <w:rFonts w:asciiTheme="minorHAnsi" w:hAnsiTheme="minorHAnsi"/>
                <w:sz w:val="20"/>
                <w:szCs w:val="20"/>
              </w:rPr>
              <w:t xml:space="preserve"> “</w:t>
            </w:r>
            <w:r w:rsidRPr="00972BE1">
              <w:rPr>
                <w:rFonts w:asciiTheme="minorHAnsi" w:hAnsiTheme="minorHAnsi"/>
                <w:sz w:val="20"/>
              </w:rPr>
              <w:t>Endorsement</w:t>
            </w:r>
            <w:r w:rsidRPr="00972BE1">
              <w:rPr>
                <w:rFonts w:asciiTheme="minorHAnsi" w:hAnsiTheme="minorHAnsi"/>
                <w:sz w:val="20"/>
                <w:szCs w:val="20"/>
              </w:rPr>
              <w:t xml:space="preserve">” </w:t>
            </w:r>
            <w:r w:rsidRPr="00972BE1">
              <w:rPr>
                <w:rFonts w:asciiTheme="minorHAnsi" w:hAnsiTheme="minorHAnsi"/>
                <w:b/>
                <w:bCs/>
                <w:sz w:val="20"/>
                <w:szCs w:val="20"/>
              </w:rPr>
              <w:t xml:space="preserve">OR </w:t>
            </w:r>
            <w:r w:rsidRPr="00972BE1">
              <w:rPr>
                <w:rFonts w:asciiTheme="minorHAnsi" w:hAnsiTheme="minorHAnsi"/>
                <w:sz w:val="20"/>
                <w:szCs w:val="20"/>
              </w:rPr>
              <w:t xml:space="preserve">“Renewal” </w:t>
            </w:r>
            <w:r w:rsidRPr="00972BE1">
              <w:rPr>
                <w:rFonts w:asciiTheme="minorHAnsi" w:hAnsiTheme="minorHAnsi"/>
                <w:b/>
                <w:bCs/>
                <w:sz w:val="20"/>
                <w:szCs w:val="20"/>
              </w:rPr>
              <w:t>AND</w:t>
            </w:r>
            <w:r w:rsidRPr="00972BE1">
              <w:rPr>
                <w:rFonts w:asciiTheme="minorHAnsi" w:hAnsiTheme="minorHAnsi"/>
                <w:sz w:val="20"/>
                <w:szCs w:val="20"/>
              </w:rPr>
              <w:t xml:space="preserve"> </w:t>
            </w:r>
            <w:r w:rsidRPr="00972BE1">
              <w:rPr>
                <w:rFonts w:asciiTheme="minorHAnsi" w:hAnsiTheme="minorHAnsi" w:cstheme="minorHAnsi"/>
                <w:sz w:val="20"/>
                <w:szCs w:val="20"/>
              </w:rPr>
              <w:t>&lt;</w:t>
            </w:r>
            <w:r w:rsidR="00045951" w:rsidRPr="00972BE1">
              <w:rPr>
                <w:rFonts w:asciiTheme="minorHAnsi" w:hAnsiTheme="minorHAnsi" w:cstheme="minorHAnsi"/>
                <w:sz w:val="20"/>
                <w:szCs w:val="20"/>
              </w:rPr>
              <w:t>DiscountTypeCode</w:t>
            </w:r>
            <w:r w:rsidRPr="00972BE1">
              <w:rPr>
                <w:rFonts w:asciiTheme="minorHAnsi" w:hAnsiTheme="minorHAnsi" w:cstheme="minorHAnsi"/>
                <w:sz w:val="20"/>
                <w:szCs w:val="20"/>
              </w:rPr>
              <w:t>&gt;</w:t>
            </w:r>
            <w:r w:rsidRPr="00972BE1">
              <w:rPr>
                <w:rFonts w:asciiTheme="minorHAnsi" w:hAnsiTheme="minorHAnsi" w:cstheme="minorHAnsi"/>
                <w:b/>
                <w:bCs/>
                <w:sz w:val="20"/>
                <w:szCs w:val="20"/>
              </w:rPr>
              <w:t xml:space="preserve"> </w:t>
            </w:r>
            <w:r w:rsidRPr="00972BE1">
              <w:rPr>
                <w:rFonts w:asciiTheme="minorHAnsi" w:hAnsiTheme="minorHAnsi" w:cstheme="minorHAnsi"/>
                <w:sz w:val="20"/>
                <w:szCs w:val="20"/>
              </w:rPr>
              <w:t xml:space="preserve">= </w:t>
            </w:r>
            <w:r w:rsidR="007501A2" w:rsidRPr="00972BE1">
              <w:rPr>
                <w:rFonts w:asciiTheme="minorHAnsi" w:hAnsiTheme="minorHAnsi" w:cstheme="minorHAnsi"/>
                <w:sz w:val="20"/>
                <w:szCs w:val="20"/>
              </w:rPr>
              <w:t>‘</w:t>
            </w:r>
            <w:r w:rsidRPr="00972BE1">
              <w:rPr>
                <w:rFonts w:asciiTheme="minorHAnsi" w:hAnsiTheme="minorHAnsi" w:cstheme="minorHAnsi"/>
                <w:sz w:val="20"/>
                <w:szCs w:val="20"/>
              </w:rPr>
              <w:t>DiscountStaffMemberHollard</w:t>
            </w:r>
            <w:r w:rsidR="007501A2" w:rsidRPr="00972BE1">
              <w:rPr>
                <w:rFonts w:asciiTheme="minorHAnsi" w:hAnsiTheme="minorHAnsi" w:cstheme="minorHAnsi"/>
                <w:sz w:val="20"/>
                <w:szCs w:val="20"/>
              </w:rPr>
              <w:t>’</w:t>
            </w:r>
          </w:p>
          <w:p w14:paraId="1B1CE17A" w14:textId="77777777" w:rsidR="007C0DCF" w:rsidRPr="00972BE1" w:rsidRDefault="007C0DCF" w:rsidP="007C0DCF">
            <w:pPr>
              <w:tabs>
                <w:tab w:val="left" w:pos="774"/>
              </w:tabs>
              <w:rPr>
                <w:rFonts w:asciiTheme="minorHAnsi" w:hAnsiTheme="minorHAnsi" w:cstheme="minorHAnsi"/>
                <w:b/>
                <w:bCs/>
                <w:sz w:val="20"/>
                <w:szCs w:val="20"/>
              </w:rPr>
            </w:pPr>
            <w:r w:rsidRPr="00972BE1">
              <w:rPr>
                <w:rFonts w:asciiTheme="minorHAnsi" w:hAnsiTheme="minorHAnsi" w:cstheme="minorHAnsi"/>
                <w:b/>
                <w:bCs/>
                <w:sz w:val="20"/>
                <w:szCs w:val="20"/>
              </w:rPr>
              <w:t>THEN display</w:t>
            </w:r>
          </w:p>
          <w:p w14:paraId="06AE0C65" w14:textId="3E02C0BD" w:rsidR="007C0DCF" w:rsidRPr="00972BE1" w:rsidRDefault="007C0DCF" w:rsidP="554B4C31">
            <w:pPr>
              <w:tabs>
                <w:tab w:val="left" w:pos="774"/>
              </w:tabs>
              <w:rPr>
                <w:rFonts w:asciiTheme="minorHAnsi" w:hAnsiTheme="minorHAnsi"/>
                <w:b/>
                <w:bCs/>
                <w:sz w:val="20"/>
                <w:szCs w:val="20"/>
              </w:rPr>
            </w:pPr>
            <w:r w:rsidRPr="00972BE1">
              <w:rPr>
                <w:rFonts w:asciiTheme="minorHAnsi" w:hAnsiTheme="minorHAnsi"/>
                <w:b/>
                <w:bCs/>
                <w:sz w:val="20"/>
                <w:szCs w:val="20"/>
              </w:rPr>
              <w:t xml:space="preserve">ELSE </w:t>
            </w:r>
            <w:r w:rsidRPr="00972BE1">
              <w:rPr>
                <w:rFonts w:asciiTheme="minorHAnsi" w:hAnsiTheme="minorHAnsi"/>
                <w:sz w:val="20"/>
                <w:szCs w:val="20"/>
              </w:rPr>
              <w:t>do not display</w:t>
            </w:r>
            <w:commentRangeStart w:id="10325"/>
            <w:commentRangeStart w:id="10326"/>
            <w:commentRangeStart w:id="10327"/>
            <w:commentRangeEnd w:id="10325"/>
            <w:r w:rsidRPr="00972BE1">
              <w:rPr>
                <w:rStyle w:val="CommentReference"/>
                <w:rFonts w:asciiTheme="minorHAnsi" w:hAnsiTheme="minorHAnsi" w:cstheme="minorBidi"/>
                <w:b/>
                <w:bCs/>
                <w:sz w:val="20"/>
                <w:szCs w:val="20"/>
              </w:rPr>
              <w:commentReference w:id="10325"/>
            </w:r>
            <w:commentRangeEnd w:id="10326"/>
            <w:r w:rsidR="00DC49A9" w:rsidRPr="00972BE1">
              <w:rPr>
                <w:rStyle w:val="CommentReference"/>
                <w:rFonts w:asciiTheme="minorHAnsi" w:hAnsiTheme="minorHAnsi" w:cstheme="minorBidi"/>
                <w:b/>
                <w:bCs/>
                <w:sz w:val="20"/>
                <w:szCs w:val="20"/>
              </w:rPr>
              <w:commentReference w:id="10326"/>
            </w:r>
            <w:commentRangeEnd w:id="10327"/>
            <w:r w:rsidR="00FB6C3D" w:rsidRPr="00972BE1">
              <w:rPr>
                <w:rStyle w:val="CommentReference"/>
                <w:rFonts w:asciiTheme="minorHAnsi" w:hAnsiTheme="minorHAnsi" w:cstheme="minorBidi"/>
                <w:b/>
                <w:bCs/>
                <w:sz w:val="20"/>
                <w:szCs w:val="20"/>
              </w:rPr>
              <w:commentReference w:id="10327"/>
            </w:r>
          </w:p>
        </w:tc>
        <w:tc>
          <w:tcPr>
            <w:tcW w:w="825" w:type="dxa"/>
            <w:gridSpan w:val="3"/>
          </w:tcPr>
          <w:p w14:paraId="5E1E21FB" w14:textId="7138E1AA" w:rsidR="007C0DCF" w:rsidRPr="00BD6987" w:rsidRDefault="007C0DCF" w:rsidP="007C0DCF">
            <w:pPr>
              <w:tabs>
                <w:tab w:val="left" w:pos="1800"/>
              </w:tabs>
              <w:rPr>
                <w:rFonts w:asciiTheme="minorHAnsi" w:hAnsiTheme="minorHAnsi" w:cstheme="minorHAnsi"/>
                <w:bCs/>
                <w:sz w:val="20"/>
                <w:szCs w:val="20"/>
              </w:rPr>
            </w:pPr>
            <w:r>
              <w:rPr>
                <w:rFonts w:asciiTheme="minorHAnsi" w:hAnsiTheme="minorHAnsi" w:cstheme="minorHAnsi"/>
                <w:bCs/>
                <w:sz w:val="20"/>
                <w:szCs w:val="20"/>
              </w:rPr>
              <w:t>Table_Bodycopy_COI</w:t>
            </w:r>
          </w:p>
        </w:tc>
      </w:tr>
      <w:tr w:rsidR="009F26EC" w:rsidRPr="00BD6987" w14:paraId="48168B54" w14:textId="77777777" w:rsidTr="00E101E6">
        <w:trPr>
          <w:cantSplit/>
          <w:trHeight w:val="300"/>
        </w:trPr>
        <w:tc>
          <w:tcPr>
            <w:tcW w:w="704" w:type="dxa"/>
          </w:tcPr>
          <w:p w14:paraId="75CA7234" w14:textId="2536EA89" w:rsidR="007C0DCF" w:rsidRPr="00BD6987" w:rsidRDefault="00F64412" w:rsidP="007C0DCF">
            <w:pPr>
              <w:tabs>
                <w:tab w:val="left" w:pos="1800"/>
              </w:tabs>
              <w:rPr>
                <w:rFonts w:asciiTheme="minorHAnsi" w:hAnsiTheme="minorHAnsi" w:cstheme="minorHAnsi"/>
                <w:b/>
                <w:sz w:val="20"/>
                <w:szCs w:val="20"/>
              </w:rPr>
            </w:pPr>
            <w:r>
              <w:rPr>
                <w:rFonts w:asciiTheme="minorHAnsi" w:hAnsiTheme="minorHAnsi" w:cstheme="minorHAnsi"/>
                <w:bCs/>
                <w:sz w:val="20"/>
                <w:szCs w:val="20"/>
              </w:rPr>
              <w:t>YD 8</w:t>
            </w:r>
          </w:p>
        </w:tc>
        <w:tc>
          <w:tcPr>
            <w:tcW w:w="2151" w:type="dxa"/>
            <w:gridSpan w:val="3"/>
          </w:tcPr>
          <w:p w14:paraId="1572F7C7" w14:textId="77777777" w:rsidR="007C0DCF" w:rsidRPr="00AC68BD" w:rsidRDefault="007C0DCF" w:rsidP="007C0DCF">
            <w:pPr>
              <w:tabs>
                <w:tab w:val="left" w:pos="1800"/>
              </w:tabs>
              <w:rPr>
                <w:rFonts w:asciiTheme="minorHAnsi" w:hAnsiTheme="minorHAnsi" w:cstheme="minorHAnsi"/>
                <w:sz w:val="20"/>
                <w:szCs w:val="20"/>
              </w:rPr>
            </w:pPr>
            <w:r w:rsidRPr="00AC68BD">
              <w:rPr>
                <w:rFonts w:asciiTheme="minorHAnsi" w:hAnsiTheme="minorHAnsi" w:cstheme="minorHAnsi"/>
                <w:sz w:val="20"/>
                <w:szCs w:val="20"/>
              </w:rPr>
              <w:t>&lt;DocumentSubType&gt;</w:t>
            </w:r>
          </w:p>
          <w:p w14:paraId="728C1EFC" w14:textId="76984290" w:rsidR="007C0DCF" w:rsidRPr="00AC68BD" w:rsidRDefault="007C0DCF" w:rsidP="007C0DCF">
            <w:pPr>
              <w:tabs>
                <w:tab w:val="left" w:pos="1800"/>
              </w:tabs>
              <w:rPr>
                <w:rFonts w:asciiTheme="minorHAnsi" w:hAnsiTheme="minorHAnsi" w:cstheme="minorHAnsi"/>
                <w:b/>
                <w:sz w:val="20"/>
                <w:szCs w:val="20"/>
              </w:rPr>
            </w:pPr>
            <w:r w:rsidRPr="00AC68BD">
              <w:rPr>
                <w:rFonts w:asciiTheme="minorHAnsi" w:hAnsiTheme="minorHAnsi" w:cstheme="minorHAnsi"/>
                <w:bCs/>
                <w:sz w:val="20"/>
                <w:szCs w:val="20"/>
              </w:rPr>
              <w:t>&lt;BrandPEDGURL&gt;</w:t>
            </w:r>
          </w:p>
        </w:tc>
        <w:tc>
          <w:tcPr>
            <w:tcW w:w="9331" w:type="dxa"/>
          </w:tcPr>
          <w:p w14:paraId="25A9580D" w14:textId="77777777" w:rsidR="007F2F9F" w:rsidRDefault="007F2F9F" w:rsidP="414F30D5">
            <w:pPr>
              <w:pStyle w:val="Heading10"/>
              <w:rPr>
                <w:b w:val="0"/>
                <w:sz w:val="20"/>
                <w:szCs w:val="20"/>
              </w:rPr>
            </w:pPr>
          </w:p>
          <w:p w14:paraId="048DB18C" w14:textId="75401663" w:rsidR="007C0DCF" w:rsidRPr="00751019" w:rsidRDefault="087BD9D4" w:rsidP="414F30D5">
            <w:pPr>
              <w:pStyle w:val="Heading10"/>
              <w:rPr>
                <w:b w:val="0"/>
                <w:sz w:val="20"/>
                <w:szCs w:val="20"/>
              </w:rPr>
            </w:pPr>
            <w:commentRangeStart w:id="10330"/>
            <w:commentRangeStart w:id="10331"/>
            <w:commentRangeStart w:id="10332"/>
            <w:commentRangeStart w:id="10333"/>
            <w:r w:rsidRPr="5DAD8829">
              <w:rPr>
                <w:b w:val="0"/>
                <w:sz w:val="20"/>
                <w:szCs w:val="20"/>
              </w:rPr>
              <w:t>We look to ensure that our prices are competitive whilst still offering quality service and value. For further information on how thi</w:t>
            </w:r>
            <w:r w:rsidRPr="003419B3">
              <w:rPr>
                <w:b w:val="0"/>
                <w:sz w:val="20"/>
                <w:szCs w:val="20"/>
              </w:rPr>
              <w:t xml:space="preserve">s is calculated please see </w:t>
            </w:r>
            <w:r w:rsidR="1E49ABAE" w:rsidRPr="003419B3">
              <w:rPr>
                <w:b w:val="0"/>
                <w:sz w:val="20"/>
                <w:szCs w:val="20"/>
              </w:rPr>
              <w:t>the</w:t>
            </w:r>
            <w:r w:rsidRPr="003419B3">
              <w:rPr>
                <w:b w:val="0"/>
                <w:sz w:val="20"/>
                <w:szCs w:val="20"/>
              </w:rPr>
              <w:t xml:space="preserve"> </w:t>
            </w:r>
            <w:commentRangeStart w:id="10334"/>
            <w:commentRangeStart w:id="10335"/>
            <w:r w:rsidRPr="003419B3">
              <w:rPr>
                <w:b w:val="0"/>
                <w:sz w:val="20"/>
                <w:szCs w:val="20"/>
              </w:rPr>
              <w:t>Premium Excess and Discount Guide</w:t>
            </w:r>
            <w:commentRangeEnd w:id="10334"/>
            <w:r w:rsidR="2AAA2E2F" w:rsidRPr="003419B3">
              <w:rPr>
                <w:rStyle w:val="CommentReference"/>
                <w:b w:val="0"/>
                <w:sz w:val="20"/>
                <w:szCs w:val="20"/>
              </w:rPr>
              <w:commentReference w:id="10334"/>
            </w:r>
            <w:commentRangeEnd w:id="10335"/>
            <w:r w:rsidR="2AAA2E2F" w:rsidRPr="003419B3">
              <w:rPr>
                <w:rStyle w:val="CommentReference"/>
                <w:b w:val="0"/>
                <w:sz w:val="20"/>
                <w:szCs w:val="20"/>
              </w:rPr>
              <w:commentReference w:id="10335"/>
            </w:r>
            <w:r w:rsidRPr="003419B3">
              <w:rPr>
                <w:b w:val="0"/>
                <w:sz w:val="20"/>
                <w:szCs w:val="20"/>
              </w:rPr>
              <w:t xml:space="preserve"> at &lt;BrandPEDGURL&gt;</w:t>
            </w:r>
            <w:commentRangeEnd w:id="10330"/>
            <w:r w:rsidR="2AAA2E2F" w:rsidRPr="00751019">
              <w:rPr>
                <w:rStyle w:val="CommentReference"/>
                <w:b w:val="0"/>
                <w:sz w:val="20"/>
                <w:szCs w:val="20"/>
              </w:rPr>
              <w:commentReference w:id="10330"/>
            </w:r>
            <w:commentRangeEnd w:id="10331"/>
            <w:r w:rsidR="2AAA2E2F" w:rsidRPr="00751019">
              <w:rPr>
                <w:rStyle w:val="CommentReference"/>
                <w:b w:val="0"/>
                <w:sz w:val="20"/>
                <w:szCs w:val="20"/>
              </w:rPr>
              <w:commentReference w:id="10331"/>
            </w:r>
            <w:commentRangeEnd w:id="10332"/>
            <w:r w:rsidR="2AAA2E2F" w:rsidRPr="00751019">
              <w:rPr>
                <w:rStyle w:val="CommentReference"/>
                <w:b w:val="0"/>
                <w:sz w:val="20"/>
                <w:szCs w:val="20"/>
              </w:rPr>
              <w:commentReference w:id="10332"/>
            </w:r>
            <w:commentRangeEnd w:id="10333"/>
            <w:r w:rsidR="009B66B8" w:rsidRPr="00751019">
              <w:rPr>
                <w:rStyle w:val="CommentReference"/>
                <w:b w:val="0"/>
                <w:sz w:val="20"/>
                <w:szCs w:val="20"/>
              </w:rPr>
              <w:commentReference w:id="10333"/>
            </w:r>
          </w:p>
        </w:tc>
        <w:tc>
          <w:tcPr>
            <w:tcW w:w="1585" w:type="dxa"/>
            <w:gridSpan w:val="3"/>
          </w:tcPr>
          <w:p w14:paraId="2F8EA883" w14:textId="3C148C80" w:rsidR="007C0DCF" w:rsidRDefault="007C0DCF" w:rsidP="007C0DCF">
            <w:pPr>
              <w:tabs>
                <w:tab w:val="left" w:pos="774"/>
              </w:tabs>
              <w:rPr>
                <w:rFonts w:asciiTheme="minorHAnsi" w:hAnsiTheme="minorHAnsi"/>
                <w:sz w:val="20"/>
                <w:szCs w:val="20"/>
              </w:rPr>
            </w:pPr>
            <w:r w:rsidRPr="74E99D78">
              <w:rPr>
                <w:rFonts w:asciiTheme="minorHAnsi" w:hAnsiTheme="minorHAnsi"/>
                <w:b/>
                <w:bCs/>
                <w:sz w:val="20"/>
                <w:szCs w:val="20"/>
              </w:rPr>
              <w:t>IF</w:t>
            </w:r>
            <w:r w:rsidRPr="74E99D78">
              <w:rPr>
                <w:rFonts w:asciiTheme="minorHAnsi" w:hAnsiTheme="minorHAnsi"/>
                <w:sz w:val="20"/>
                <w:szCs w:val="20"/>
              </w:rPr>
              <w:t xml:space="preserve"> </w:t>
            </w:r>
            <w:r>
              <w:rPr>
                <w:rFonts w:asciiTheme="minorHAnsi" w:hAnsiTheme="minorHAnsi"/>
                <w:sz w:val="20"/>
                <w:szCs w:val="20"/>
              </w:rPr>
              <w:t>&lt;DocumentSubType&gt;</w:t>
            </w:r>
            <w:r w:rsidRPr="74E99D78">
              <w:rPr>
                <w:rFonts w:asciiTheme="minorHAnsi" w:hAnsiTheme="minorHAnsi"/>
                <w:sz w:val="20"/>
                <w:szCs w:val="20"/>
              </w:rPr>
              <w:t xml:space="preserve">= “New Business” </w:t>
            </w:r>
            <w:r w:rsidRPr="74E99D78">
              <w:rPr>
                <w:rFonts w:asciiTheme="minorHAnsi" w:hAnsiTheme="minorHAnsi"/>
                <w:b/>
                <w:bCs/>
                <w:sz w:val="20"/>
                <w:szCs w:val="20"/>
              </w:rPr>
              <w:t>OR</w:t>
            </w:r>
            <w:r w:rsidRPr="74E99D78">
              <w:rPr>
                <w:rFonts w:asciiTheme="minorHAnsi" w:hAnsiTheme="minorHAnsi"/>
                <w:sz w:val="20"/>
                <w:szCs w:val="20"/>
              </w:rPr>
              <w:t xml:space="preserve"> “</w:t>
            </w:r>
            <w:r>
              <w:rPr>
                <w:rFonts w:asciiTheme="minorHAnsi" w:hAnsiTheme="minorHAnsi"/>
                <w:sz w:val="20"/>
              </w:rPr>
              <w:t>Endorsement</w:t>
            </w:r>
            <w:r w:rsidRPr="74E99D78">
              <w:rPr>
                <w:rFonts w:asciiTheme="minorHAnsi" w:hAnsiTheme="minorHAnsi"/>
                <w:sz w:val="20"/>
                <w:szCs w:val="20"/>
              </w:rPr>
              <w:t>”</w:t>
            </w:r>
          </w:p>
          <w:p w14:paraId="0EE37B91" w14:textId="77777777" w:rsidR="007C0DCF" w:rsidRDefault="007C0DCF" w:rsidP="007C0DCF">
            <w:pPr>
              <w:tabs>
                <w:tab w:val="left" w:pos="774"/>
              </w:tabs>
              <w:rPr>
                <w:rFonts w:asciiTheme="minorHAnsi" w:hAnsiTheme="minorHAnsi" w:cstheme="minorHAnsi"/>
                <w:b/>
                <w:bCs/>
                <w:sz w:val="20"/>
                <w:szCs w:val="20"/>
              </w:rPr>
            </w:pPr>
            <w:r w:rsidRPr="008D19E8">
              <w:rPr>
                <w:rFonts w:asciiTheme="minorHAnsi" w:hAnsiTheme="minorHAnsi" w:cstheme="minorHAnsi"/>
                <w:b/>
                <w:bCs/>
                <w:sz w:val="20"/>
                <w:szCs w:val="20"/>
              </w:rPr>
              <w:t>THEN display</w:t>
            </w:r>
          </w:p>
          <w:p w14:paraId="4AE0EF0C" w14:textId="48081236" w:rsidR="007C0DCF" w:rsidRPr="000B5CEF" w:rsidRDefault="007C0DCF" w:rsidP="007C0DCF">
            <w:pPr>
              <w:tabs>
                <w:tab w:val="left" w:pos="774"/>
              </w:tabs>
              <w:rPr>
                <w:rFonts w:asciiTheme="minorHAnsi" w:hAnsiTheme="minorHAnsi" w:cstheme="minorHAnsi"/>
                <w:sz w:val="20"/>
                <w:szCs w:val="20"/>
              </w:rPr>
            </w:pPr>
            <w:r>
              <w:rPr>
                <w:rFonts w:asciiTheme="minorHAnsi" w:hAnsiTheme="minorHAnsi" w:cstheme="minorHAnsi"/>
                <w:b/>
                <w:bCs/>
                <w:sz w:val="20"/>
              </w:rPr>
              <w:t xml:space="preserve">ELSE </w:t>
            </w:r>
            <w:r w:rsidRPr="00135B6D">
              <w:rPr>
                <w:rFonts w:asciiTheme="minorHAnsi" w:hAnsiTheme="minorHAnsi" w:cstheme="minorHAnsi"/>
                <w:sz w:val="20"/>
              </w:rPr>
              <w:t>do not display</w:t>
            </w:r>
          </w:p>
        </w:tc>
        <w:tc>
          <w:tcPr>
            <w:tcW w:w="825" w:type="dxa"/>
            <w:gridSpan w:val="3"/>
          </w:tcPr>
          <w:p w14:paraId="323F7920" w14:textId="7AFEC666" w:rsidR="007C0DCF" w:rsidRPr="00BD6987" w:rsidRDefault="007C0DCF" w:rsidP="007C0DCF">
            <w:pPr>
              <w:tabs>
                <w:tab w:val="left" w:pos="1800"/>
              </w:tabs>
              <w:rPr>
                <w:rFonts w:asciiTheme="minorHAnsi" w:hAnsiTheme="minorHAnsi" w:cstheme="minorHAnsi"/>
                <w:bCs/>
                <w:sz w:val="20"/>
                <w:szCs w:val="20"/>
              </w:rPr>
            </w:pPr>
            <w:r>
              <w:rPr>
                <w:rFonts w:asciiTheme="minorHAnsi" w:hAnsiTheme="minorHAnsi" w:cstheme="minorHAnsi"/>
                <w:bCs/>
                <w:sz w:val="20"/>
                <w:szCs w:val="20"/>
              </w:rPr>
              <w:t>Table_Bodycopy_COI</w:t>
            </w:r>
          </w:p>
        </w:tc>
      </w:tr>
      <w:tr w:rsidR="009F26EC" w:rsidRPr="00BD6987" w14:paraId="0B90A10F" w14:textId="77777777" w:rsidTr="00E101E6">
        <w:trPr>
          <w:cantSplit/>
          <w:trHeight w:val="300"/>
        </w:trPr>
        <w:tc>
          <w:tcPr>
            <w:tcW w:w="704" w:type="dxa"/>
          </w:tcPr>
          <w:p w14:paraId="061B1DBB" w14:textId="1061F9D0" w:rsidR="007C0DCF" w:rsidRPr="00BD6987" w:rsidRDefault="00F64412" w:rsidP="007C0DCF">
            <w:pPr>
              <w:tabs>
                <w:tab w:val="left" w:pos="1800"/>
              </w:tabs>
              <w:rPr>
                <w:rFonts w:asciiTheme="minorHAnsi" w:hAnsiTheme="minorHAnsi" w:cstheme="minorHAnsi"/>
                <w:b/>
                <w:sz w:val="20"/>
                <w:szCs w:val="20"/>
              </w:rPr>
            </w:pPr>
            <w:r>
              <w:rPr>
                <w:rFonts w:asciiTheme="minorHAnsi" w:hAnsiTheme="minorHAnsi" w:cstheme="minorHAnsi"/>
                <w:bCs/>
                <w:sz w:val="20"/>
                <w:szCs w:val="20"/>
              </w:rPr>
              <w:t>YD 9</w:t>
            </w:r>
          </w:p>
        </w:tc>
        <w:tc>
          <w:tcPr>
            <w:tcW w:w="2151" w:type="dxa"/>
            <w:gridSpan w:val="3"/>
          </w:tcPr>
          <w:p w14:paraId="5D54BCBF" w14:textId="77777777" w:rsidR="007C0DCF" w:rsidRPr="00AC68BD" w:rsidRDefault="007C0DCF" w:rsidP="007C0DCF">
            <w:pPr>
              <w:tabs>
                <w:tab w:val="left" w:pos="1800"/>
              </w:tabs>
              <w:rPr>
                <w:rFonts w:asciiTheme="minorHAnsi" w:hAnsiTheme="minorHAnsi" w:cstheme="minorHAnsi"/>
                <w:sz w:val="20"/>
                <w:szCs w:val="20"/>
              </w:rPr>
            </w:pPr>
            <w:r w:rsidRPr="00AC68BD">
              <w:rPr>
                <w:rFonts w:asciiTheme="minorHAnsi" w:hAnsiTheme="minorHAnsi" w:cstheme="minorHAnsi"/>
                <w:sz w:val="20"/>
                <w:szCs w:val="20"/>
              </w:rPr>
              <w:t>&lt;DocumentSubType&gt;</w:t>
            </w:r>
          </w:p>
          <w:p w14:paraId="59503F1C" w14:textId="260EA04A" w:rsidR="007C0DCF" w:rsidRPr="00C1020A" w:rsidRDefault="007C0DCF" w:rsidP="007C0DCF">
            <w:pPr>
              <w:tabs>
                <w:tab w:val="left" w:pos="1800"/>
              </w:tabs>
              <w:rPr>
                <w:rFonts w:asciiTheme="minorHAnsi" w:hAnsiTheme="minorHAnsi" w:cstheme="minorHAnsi"/>
                <w:bCs/>
                <w:sz w:val="20"/>
                <w:szCs w:val="20"/>
              </w:rPr>
            </w:pPr>
            <w:r w:rsidRPr="00C1020A">
              <w:rPr>
                <w:rFonts w:asciiTheme="minorHAnsi" w:hAnsiTheme="minorHAnsi" w:cstheme="minorHAnsi"/>
                <w:bCs/>
                <w:sz w:val="20"/>
                <w:szCs w:val="20"/>
              </w:rPr>
              <w:t>&lt;BrandPEDGURL&gt;</w:t>
            </w:r>
          </w:p>
        </w:tc>
        <w:tc>
          <w:tcPr>
            <w:tcW w:w="9331" w:type="dxa"/>
          </w:tcPr>
          <w:p w14:paraId="76920D81" w14:textId="0831B1AA" w:rsidR="007C0DCF" w:rsidRPr="004E532A" w:rsidRDefault="56EB9B57" w:rsidP="414F30D5">
            <w:pPr>
              <w:pStyle w:val="Heading10"/>
              <w:rPr>
                <w:b w:val="0"/>
                <w:sz w:val="20"/>
                <w:szCs w:val="20"/>
              </w:rPr>
            </w:pPr>
            <w:commentRangeStart w:id="10336"/>
            <w:commentRangeStart w:id="10337"/>
            <w:r w:rsidRPr="0472516C">
              <w:rPr>
                <w:b w:val="0"/>
                <w:sz w:val="20"/>
                <w:szCs w:val="20"/>
              </w:rPr>
              <w:t xml:space="preserve">Anytime you renew your insurance, your premium is likely to change even if your circumstances haven't. Your premium is calculated based on your sum insured and </w:t>
            </w:r>
            <w:commentRangeStart w:id="10338"/>
            <w:commentRangeStart w:id="10339"/>
            <w:commentRangeStart w:id="10340"/>
            <w:r w:rsidRPr="0472516C">
              <w:rPr>
                <w:b w:val="0"/>
                <w:sz w:val="20"/>
                <w:szCs w:val="20"/>
              </w:rPr>
              <w:t xml:space="preserve">multiple risk factors that relate to your circumstances. We </w:t>
            </w:r>
            <w:commentRangeEnd w:id="10338"/>
            <w:r w:rsidR="2AAA2E2F" w:rsidRPr="0472516C">
              <w:rPr>
                <w:rStyle w:val="CommentReference"/>
                <w:b w:val="0"/>
                <w:sz w:val="20"/>
                <w:szCs w:val="20"/>
              </w:rPr>
              <w:commentReference w:id="10338"/>
            </w:r>
            <w:commentRangeEnd w:id="10339"/>
            <w:r w:rsidR="2AAA2E2F" w:rsidRPr="0472516C">
              <w:rPr>
                <w:rStyle w:val="CommentReference"/>
                <w:b w:val="0"/>
                <w:sz w:val="20"/>
                <w:szCs w:val="20"/>
              </w:rPr>
              <w:commentReference w:id="10339"/>
            </w:r>
            <w:commentRangeEnd w:id="10340"/>
            <w:r w:rsidR="2AAA2E2F" w:rsidRPr="0472516C">
              <w:rPr>
                <w:rStyle w:val="CommentReference"/>
                <w:b w:val="0"/>
                <w:sz w:val="20"/>
                <w:szCs w:val="20"/>
              </w:rPr>
              <w:commentReference w:id="10340"/>
            </w:r>
            <w:r w:rsidRPr="0472516C">
              <w:rPr>
                <w:b w:val="0"/>
                <w:sz w:val="20"/>
                <w:szCs w:val="20"/>
              </w:rPr>
              <w:t xml:space="preserve">also factor in aspects such as changes in government taxes, duties and levies, </w:t>
            </w:r>
            <w:commentRangeStart w:id="10341"/>
            <w:commentRangeStart w:id="10342"/>
            <w:r w:rsidRPr="0472516C">
              <w:rPr>
                <w:b w:val="0"/>
                <w:sz w:val="20"/>
                <w:szCs w:val="20"/>
              </w:rPr>
              <w:t>the volume of claims we experience and operational costs</w:t>
            </w:r>
            <w:commentRangeEnd w:id="10341"/>
            <w:r w:rsidR="2AAA2E2F" w:rsidRPr="0472516C">
              <w:rPr>
                <w:rStyle w:val="CommentReference"/>
                <w:b w:val="0"/>
                <w:sz w:val="20"/>
                <w:szCs w:val="20"/>
              </w:rPr>
              <w:commentReference w:id="10341"/>
            </w:r>
            <w:commentRangeEnd w:id="10342"/>
            <w:r w:rsidR="2AAA2E2F" w:rsidRPr="0472516C">
              <w:rPr>
                <w:rStyle w:val="CommentReference"/>
                <w:b w:val="0"/>
                <w:sz w:val="20"/>
                <w:szCs w:val="20"/>
              </w:rPr>
              <w:commentReference w:id="10342"/>
            </w:r>
            <w:r w:rsidRPr="0472516C">
              <w:rPr>
                <w:b w:val="0"/>
                <w:sz w:val="20"/>
                <w:szCs w:val="20"/>
              </w:rPr>
              <w:t xml:space="preserve">. For further information on how this is calculated please </w:t>
            </w:r>
            <w:r w:rsidRPr="003419B3">
              <w:rPr>
                <w:b w:val="0"/>
                <w:sz w:val="20"/>
                <w:szCs w:val="20"/>
              </w:rPr>
              <w:t xml:space="preserve">see </w:t>
            </w:r>
            <w:r w:rsidR="503DACAE" w:rsidRPr="003419B3">
              <w:rPr>
                <w:b w:val="0"/>
                <w:sz w:val="20"/>
                <w:szCs w:val="20"/>
              </w:rPr>
              <w:t>the</w:t>
            </w:r>
            <w:r w:rsidRPr="003419B3">
              <w:rPr>
                <w:b w:val="0"/>
                <w:sz w:val="20"/>
                <w:szCs w:val="20"/>
              </w:rPr>
              <w:t xml:space="preserve"> Premium</w:t>
            </w:r>
            <w:r w:rsidRPr="0472516C">
              <w:rPr>
                <w:b w:val="0"/>
                <w:sz w:val="20"/>
                <w:szCs w:val="20"/>
              </w:rPr>
              <w:t xml:space="preserve"> Excess and Discount Guide at &lt;BrandPEDGURL&gt;</w:t>
            </w:r>
            <w:commentRangeEnd w:id="10336"/>
            <w:r w:rsidR="2AAA2E2F" w:rsidRPr="004E532A">
              <w:rPr>
                <w:rStyle w:val="CommentReference"/>
                <w:b w:val="0"/>
                <w:sz w:val="20"/>
                <w:szCs w:val="20"/>
              </w:rPr>
              <w:commentReference w:id="10336"/>
            </w:r>
            <w:commentRangeEnd w:id="10337"/>
            <w:r w:rsidR="2AAA2E2F" w:rsidRPr="004E532A">
              <w:rPr>
                <w:rStyle w:val="CommentReference"/>
                <w:b w:val="0"/>
                <w:sz w:val="20"/>
                <w:szCs w:val="20"/>
              </w:rPr>
              <w:commentReference w:id="10337"/>
            </w:r>
          </w:p>
        </w:tc>
        <w:tc>
          <w:tcPr>
            <w:tcW w:w="1585" w:type="dxa"/>
            <w:gridSpan w:val="3"/>
          </w:tcPr>
          <w:p w14:paraId="4D4DB52E" w14:textId="6226FF92" w:rsidR="007C0DCF" w:rsidRDefault="007C0DCF" w:rsidP="007C0DCF">
            <w:pPr>
              <w:tabs>
                <w:tab w:val="left" w:pos="774"/>
              </w:tabs>
              <w:rPr>
                <w:rFonts w:asciiTheme="minorHAnsi" w:hAnsiTheme="minorHAnsi"/>
                <w:sz w:val="20"/>
                <w:szCs w:val="20"/>
              </w:rPr>
            </w:pPr>
            <w:r w:rsidRPr="74E99D78">
              <w:rPr>
                <w:rFonts w:asciiTheme="minorHAnsi" w:hAnsiTheme="minorHAnsi"/>
                <w:b/>
                <w:bCs/>
                <w:sz w:val="20"/>
                <w:szCs w:val="20"/>
              </w:rPr>
              <w:t>IF</w:t>
            </w:r>
            <w:r w:rsidRPr="74E99D78">
              <w:rPr>
                <w:rFonts w:asciiTheme="minorHAnsi" w:hAnsiTheme="minorHAnsi"/>
                <w:sz w:val="20"/>
                <w:szCs w:val="20"/>
              </w:rPr>
              <w:t xml:space="preserve"> </w:t>
            </w:r>
            <w:r>
              <w:rPr>
                <w:rFonts w:asciiTheme="minorHAnsi" w:hAnsiTheme="minorHAnsi"/>
                <w:sz w:val="20"/>
                <w:szCs w:val="20"/>
              </w:rPr>
              <w:t>&lt;DocumentSubType&gt;</w:t>
            </w:r>
            <w:r w:rsidRPr="74E99D78">
              <w:rPr>
                <w:rFonts w:asciiTheme="minorHAnsi" w:hAnsiTheme="minorHAnsi"/>
                <w:sz w:val="20"/>
                <w:szCs w:val="20"/>
              </w:rPr>
              <w:t>= “</w:t>
            </w:r>
            <w:r>
              <w:rPr>
                <w:rFonts w:asciiTheme="minorHAnsi" w:hAnsiTheme="minorHAnsi"/>
                <w:sz w:val="20"/>
                <w:szCs w:val="20"/>
              </w:rPr>
              <w:t>Renewal”</w:t>
            </w:r>
          </w:p>
          <w:p w14:paraId="392C938E" w14:textId="77777777" w:rsidR="007C0DCF" w:rsidRDefault="007C0DCF" w:rsidP="007C0DCF">
            <w:pPr>
              <w:tabs>
                <w:tab w:val="left" w:pos="774"/>
              </w:tabs>
              <w:rPr>
                <w:rFonts w:asciiTheme="minorHAnsi" w:hAnsiTheme="minorHAnsi" w:cstheme="minorHAnsi"/>
                <w:b/>
                <w:bCs/>
                <w:sz w:val="20"/>
                <w:szCs w:val="20"/>
              </w:rPr>
            </w:pPr>
            <w:r w:rsidRPr="008D19E8">
              <w:rPr>
                <w:rFonts w:asciiTheme="minorHAnsi" w:hAnsiTheme="minorHAnsi" w:cstheme="minorHAnsi"/>
                <w:b/>
                <w:bCs/>
                <w:sz w:val="20"/>
                <w:szCs w:val="20"/>
              </w:rPr>
              <w:t>THEN display</w:t>
            </w:r>
          </w:p>
          <w:p w14:paraId="5C1D0320" w14:textId="7E25935C" w:rsidR="007C0DCF" w:rsidRPr="00720F8E" w:rsidRDefault="007C0DCF" w:rsidP="007C0DCF">
            <w:pPr>
              <w:tabs>
                <w:tab w:val="left" w:pos="774"/>
              </w:tabs>
              <w:rPr>
                <w:rFonts w:asciiTheme="minorHAnsi" w:hAnsiTheme="minorHAnsi" w:cstheme="minorHAnsi"/>
                <w:b/>
                <w:bCs/>
                <w:sz w:val="20"/>
                <w:szCs w:val="20"/>
              </w:rPr>
            </w:pPr>
            <w:r>
              <w:rPr>
                <w:rFonts w:asciiTheme="minorHAnsi" w:hAnsiTheme="minorHAnsi" w:cstheme="minorHAnsi"/>
                <w:b/>
                <w:bCs/>
                <w:sz w:val="20"/>
              </w:rPr>
              <w:t xml:space="preserve">ELSE </w:t>
            </w:r>
            <w:r w:rsidRPr="00135B6D">
              <w:rPr>
                <w:rFonts w:asciiTheme="minorHAnsi" w:hAnsiTheme="minorHAnsi" w:cstheme="minorHAnsi"/>
                <w:sz w:val="20"/>
              </w:rPr>
              <w:t>do not display</w:t>
            </w:r>
          </w:p>
        </w:tc>
        <w:tc>
          <w:tcPr>
            <w:tcW w:w="825" w:type="dxa"/>
            <w:gridSpan w:val="3"/>
          </w:tcPr>
          <w:p w14:paraId="600DC6CD" w14:textId="1B082F19" w:rsidR="007C0DCF" w:rsidRPr="00BD6987" w:rsidRDefault="007C0DCF" w:rsidP="007C0DCF">
            <w:pPr>
              <w:tabs>
                <w:tab w:val="left" w:pos="1800"/>
              </w:tabs>
              <w:rPr>
                <w:rFonts w:asciiTheme="minorHAnsi" w:hAnsiTheme="minorHAnsi" w:cstheme="minorHAnsi"/>
                <w:bCs/>
                <w:sz w:val="20"/>
                <w:szCs w:val="20"/>
              </w:rPr>
            </w:pPr>
            <w:r>
              <w:rPr>
                <w:rFonts w:asciiTheme="minorHAnsi" w:hAnsiTheme="minorHAnsi" w:cstheme="minorHAnsi"/>
                <w:bCs/>
                <w:sz w:val="20"/>
                <w:szCs w:val="20"/>
              </w:rPr>
              <w:t>Table_Bodycopy_COI</w:t>
            </w:r>
          </w:p>
        </w:tc>
      </w:tr>
    </w:tbl>
    <w:p w14:paraId="44A6F823" w14:textId="77777777" w:rsidR="00E8589D" w:rsidRPr="00720F8E" w:rsidRDefault="00E8589D" w:rsidP="3136F1EB">
      <w:pPr>
        <w:rPr>
          <w:rFonts w:asciiTheme="minorHAnsi" w:hAnsiTheme="minorHAnsi" w:cstheme="minorHAnsi"/>
        </w:rPr>
      </w:pPr>
    </w:p>
    <w:p w14:paraId="369190B9" w14:textId="27B25488" w:rsidR="00242924" w:rsidRPr="00720F8E" w:rsidDel="000B66C4" w:rsidRDefault="00242924" w:rsidP="00242924">
      <w:pPr>
        <w:ind w:left="2160"/>
        <w:jc w:val="center"/>
        <w:rPr>
          <w:del w:id="10343" w:author="Sue Simnor (EXT Idiom)" w:date="2024-08-12T16:55:00Z" w16du:dateUtc="2024-08-12T06:55:00Z"/>
          <w:rFonts w:asciiTheme="minorHAnsi" w:hAnsiTheme="minorHAnsi" w:cstheme="minorHAnsi"/>
        </w:rPr>
      </w:pPr>
    </w:p>
    <w:p w14:paraId="52AF9545" w14:textId="09D67872" w:rsidR="00F43F5E" w:rsidRPr="00720F8E" w:rsidRDefault="002831D8" w:rsidP="005E717C">
      <w:pPr>
        <w:pStyle w:val="Heading2"/>
        <w:rPr>
          <w:rFonts w:asciiTheme="minorHAnsi" w:hAnsiTheme="minorHAnsi" w:cstheme="minorHAnsi"/>
        </w:rPr>
      </w:pPr>
      <w:bookmarkStart w:id="10344" w:name="_Toc143871496"/>
      <w:bookmarkStart w:id="10345" w:name="_Toc173483742"/>
      <w:r w:rsidRPr="00720F8E">
        <w:rPr>
          <w:rFonts w:asciiTheme="minorHAnsi" w:hAnsiTheme="minorHAnsi" w:cstheme="minorHAnsi"/>
        </w:rPr>
        <w:lastRenderedPageBreak/>
        <w:t>Your payments</w:t>
      </w:r>
      <w:r w:rsidR="002C24C4" w:rsidRPr="00720F8E">
        <w:rPr>
          <w:rFonts w:asciiTheme="minorHAnsi" w:hAnsiTheme="minorHAnsi" w:cstheme="minorHAnsi"/>
        </w:rPr>
        <w:t xml:space="preserve"> (ALL)</w:t>
      </w:r>
      <w:bookmarkEnd w:id="10344"/>
      <w:bookmarkEnd w:id="10345"/>
    </w:p>
    <w:p w14:paraId="359F2FF0" w14:textId="0D277389" w:rsidR="005E717C" w:rsidRPr="00720F8E" w:rsidRDefault="00FE6061" w:rsidP="6D5B893E">
      <w:pPr>
        <w:rPr>
          <w:rFonts w:asciiTheme="minorHAnsi" w:hAnsiTheme="minorHAnsi" w:cstheme="minorHAnsi"/>
        </w:rPr>
      </w:pPr>
      <w:r w:rsidRPr="00FE6061">
        <w:rPr>
          <w:noProof/>
          <w14:ligatures w14:val="none"/>
        </w:rPr>
        <w:t xml:space="preserve"> </w:t>
      </w:r>
      <w:r>
        <w:rPr>
          <w:noProof/>
          <w14:ligatures w14:val="none"/>
        </w:rPr>
        <w:drawing>
          <wp:inline distT="0" distB="0" distL="0" distR="0" wp14:anchorId="5B25EB2C" wp14:editId="0C586E2A">
            <wp:extent cx="8963660" cy="3957320"/>
            <wp:effectExtent l="0" t="0" r="8890" b="5080"/>
            <wp:docPr id="1915884676" name="Picture 1" descr="A screenshot of a bank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84676" name="Picture 1" descr="A screenshot of a bank account&#10;&#10;Description automatically generated"/>
                    <pic:cNvPicPr/>
                  </pic:nvPicPr>
                  <pic:blipFill>
                    <a:blip r:embed="rId53"/>
                    <a:stretch>
                      <a:fillRect/>
                    </a:stretch>
                  </pic:blipFill>
                  <pic:spPr>
                    <a:xfrm>
                      <a:off x="0" y="0"/>
                      <a:ext cx="8963660" cy="3957320"/>
                    </a:xfrm>
                    <a:prstGeom prst="rect">
                      <a:avLst/>
                    </a:prstGeom>
                  </pic:spPr>
                </pic:pic>
              </a:graphicData>
            </a:graphic>
          </wp:inline>
        </w:drawing>
      </w:r>
    </w:p>
    <w:p w14:paraId="1897F122" w14:textId="77777777" w:rsidR="00246589" w:rsidRPr="00720F8E" w:rsidRDefault="00246589" w:rsidP="00246589">
      <w:pPr>
        <w:rPr>
          <w:rFonts w:asciiTheme="minorHAnsi" w:hAnsiTheme="minorHAnsi" w:cstheme="minorHAnsi"/>
        </w:rPr>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3"/>
        <w:gridCol w:w="1534"/>
        <w:gridCol w:w="9355"/>
        <w:gridCol w:w="1843"/>
        <w:gridCol w:w="851"/>
      </w:tblGrid>
      <w:tr w:rsidR="00235925" w:rsidRPr="00720F8E" w14:paraId="223A7B16" w14:textId="77777777" w:rsidTr="00677D1B">
        <w:trPr>
          <w:cantSplit/>
        </w:trPr>
        <w:tc>
          <w:tcPr>
            <w:tcW w:w="1013" w:type="dxa"/>
            <w:shd w:val="clear" w:color="auto" w:fill="BFBFBF" w:themeFill="background1" w:themeFillShade="BF"/>
          </w:tcPr>
          <w:p w14:paraId="796F9B55" w14:textId="77777777" w:rsidR="00333945" w:rsidRPr="00677D1B" w:rsidRDefault="00333945">
            <w:pPr>
              <w:tabs>
                <w:tab w:val="left" w:pos="1800"/>
              </w:tabs>
              <w:rPr>
                <w:rFonts w:asciiTheme="minorHAnsi" w:hAnsiTheme="minorHAnsi" w:cstheme="minorHAnsi"/>
                <w:b/>
                <w:rPrChange w:id="10346" w:author="Sue Simnor (EXT Idiom)" w:date="2024-08-07T10:29:00Z" w16du:dateUtc="2024-08-07T00:29:00Z">
                  <w:rPr>
                    <w:rFonts w:asciiTheme="minorHAnsi" w:hAnsiTheme="minorHAnsi" w:cstheme="minorHAnsi"/>
                    <w:b/>
                    <w:sz w:val="20"/>
                  </w:rPr>
                </w:rPrChange>
              </w:rPr>
            </w:pPr>
            <w:r w:rsidRPr="00677D1B">
              <w:rPr>
                <w:rFonts w:asciiTheme="minorHAnsi" w:hAnsiTheme="minorHAnsi" w:cstheme="minorHAnsi"/>
                <w:b/>
                <w:rPrChange w:id="10347" w:author="Sue Simnor (EXT Idiom)" w:date="2024-08-07T10:29:00Z" w16du:dateUtc="2024-08-07T00:29:00Z">
                  <w:rPr>
                    <w:rFonts w:asciiTheme="minorHAnsi" w:hAnsiTheme="minorHAnsi" w:cstheme="minorHAnsi"/>
                    <w:b/>
                    <w:sz w:val="20"/>
                  </w:rPr>
                </w:rPrChange>
              </w:rPr>
              <w:t>Ref</w:t>
            </w:r>
          </w:p>
        </w:tc>
        <w:tc>
          <w:tcPr>
            <w:tcW w:w="1534" w:type="dxa"/>
            <w:shd w:val="clear" w:color="auto" w:fill="BFBFBF" w:themeFill="background1" w:themeFillShade="BF"/>
          </w:tcPr>
          <w:p w14:paraId="49A6F6BA" w14:textId="77777777" w:rsidR="00333945" w:rsidRPr="00677D1B" w:rsidRDefault="00333945">
            <w:pPr>
              <w:tabs>
                <w:tab w:val="left" w:pos="1800"/>
              </w:tabs>
              <w:jc w:val="center"/>
              <w:rPr>
                <w:rFonts w:asciiTheme="minorHAnsi" w:hAnsiTheme="minorHAnsi" w:cstheme="minorHAnsi"/>
                <w:b/>
                <w:rPrChange w:id="10348" w:author="Sue Simnor (EXT Idiom)" w:date="2024-08-07T10:29:00Z" w16du:dateUtc="2024-08-07T00:29:00Z">
                  <w:rPr>
                    <w:rFonts w:asciiTheme="minorHAnsi" w:hAnsiTheme="minorHAnsi" w:cstheme="minorHAnsi"/>
                    <w:b/>
                    <w:sz w:val="20"/>
                  </w:rPr>
                </w:rPrChange>
              </w:rPr>
            </w:pPr>
            <w:r w:rsidRPr="00677D1B">
              <w:rPr>
                <w:rFonts w:asciiTheme="minorHAnsi" w:hAnsiTheme="minorHAnsi" w:cstheme="minorHAnsi"/>
                <w:b/>
                <w:rPrChange w:id="10349" w:author="Sue Simnor (EXT Idiom)" w:date="2024-08-07T10:29:00Z" w16du:dateUtc="2024-08-07T00:29:00Z">
                  <w:rPr>
                    <w:rFonts w:asciiTheme="minorHAnsi" w:hAnsiTheme="minorHAnsi" w:cstheme="minorHAnsi"/>
                    <w:b/>
                    <w:sz w:val="20"/>
                  </w:rPr>
                </w:rPrChange>
              </w:rPr>
              <w:t>Variables</w:t>
            </w:r>
          </w:p>
        </w:tc>
        <w:tc>
          <w:tcPr>
            <w:tcW w:w="9355" w:type="dxa"/>
            <w:shd w:val="clear" w:color="auto" w:fill="BFBFBF" w:themeFill="background1" w:themeFillShade="BF"/>
          </w:tcPr>
          <w:p w14:paraId="2554184F" w14:textId="77777777" w:rsidR="00333945" w:rsidRPr="00677D1B" w:rsidRDefault="00333945">
            <w:pPr>
              <w:tabs>
                <w:tab w:val="left" w:pos="1800"/>
              </w:tabs>
              <w:jc w:val="center"/>
              <w:rPr>
                <w:rFonts w:asciiTheme="minorHAnsi" w:hAnsiTheme="minorHAnsi" w:cstheme="minorHAnsi"/>
                <w:b/>
              </w:rPr>
            </w:pPr>
            <w:r w:rsidRPr="00677D1B">
              <w:rPr>
                <w:rFonts w:asciiTheme="minorHAnsi" w:hAnsiTheme="minorHAnsi" w:cstheme="minorHAnsi"/>
                <w:b/>
                <w:rPrChange w:id="10350" w:author="Sue Simnor (EXT Idiom)" w:date="2024-08-07T10:29:00Z" w16du:dateUtc="2024-08-07T00:29:00Z">
                  <w:rPr>
                    <w:rFonts w:asciiTheme="minorHAnsi" w:hAnsiTheme="minorHAnsi" w:cstheme="minorHAnsi"/>
                    <w:b/>
                    <w:sz w:val="20"/>
                    <w:szCs w:val="20"/>
                  </w:rPr>
                </w:rPrChange>
              </w:rPr>
              <w:t>Content</w:t>
            </w:r>
          </w:p>
        </w:tc>
        <w:tc>
          <w:tcPr>
            <w:tcW w:w="1843" w:type="dxa"/>
            <w:shd w:val="clear" w:color="auto" w:fill="BFBFBF" w:themeFill="background1" w:themeFillShade="BF"/>
          </w:tcPr>
          <w:p w14:paraId="26356744" w14:textId="77777777" w:rsidR="00333945" w:rsidRPr="00677D1B" w:rsidRDefault="00333945">
            <w:pPr>
              <w:tabs>
                <w:tab w:val="left" w:pos="1800"/>
              </w:tabs>
              <w:jc w:val="center"/>
              <w:rPr>
                <w:rFonts w:asciiTheme="minorHAnsi" w:hAnsiTheme="minorHAnsi" w:cstheme="minorHAnsi"/>
                <w:b/>
                <w:rPrChange w:id="10351" w:author="Sue Simnor (EXT Idiom)" w:date="2024-08-07T10:29:00Z" w16du:dateUtc="2024-08-07T00:29:00Z">
                  <w:rPr>
                    <w:rFonts w:asciiTheme="minorHAnsi" w:hAnsiTheme="minorHAnsi" w:cstheme="minorHAnsi"/>
                    <w:b/>
                    <w:sz w:val="20"/>
                  </w:rPr>
                </w:rPrChange>
              </w:rPr>
            </w:pPr>
            <w:r w:rsidRPr="00677D1B">
              <w:rPr>
                <w:rFonts w:asciiTheme="minorHAnsi" w:hAnsiTheme="minorHAnsi" w:cstheme="minorHAnsi"/>
                <w:b/>
                <w:rPrChange w:id="10352" w:author="Sue Simnor (EXT Idiom)" w:date="2024-08-07T10:29:00Z" w16du:dateUtc="2024-08-07T00:29:00Z">
                  <w:rPr>
                    <w:rFonts w:asciiTheme="minorHAnsi" w:hAnsiTheme="minorHAnsi" w:cstheme="minorHAnsi"/>
                    <w:b/>
                    <w:sz w:val="20"/>
                  </w:rPr>
                </w:rPrChange>
              </w:rPr>
              <w:t>Logic</w:t>
            </w:r>
          </w:p>
        </w:tc>
        <w:tc>
          <w:tcPr>
            <w:tcW w:w="851" w:type="dxa"/>
            <w:shd w:val="clear" w:color="auto" w:fill="BFBFBF" w:themeFill="background1" w:themeFillShade="BF"/>
          </w:tcPr>
          <w:p w14:paraId="69C76A00" w14:textId="77777777" w:rsidR="00333945" w:rsidRPr="00677D1B" w:rsidRDefault="00333945">
            <w:pPr>
              <w:tabs>
                <w:tab w:val="left" w:pos="1800"/>
              </w:tabs>
              <w:jc w:val="center"/>
              <w:rPr>
                <w:rFonts w:asciiTheme="minorHAnsi" w:hAnsiTheme="minorHAnsi" w:cstheme="minorHAnsi"/>
                <w:b/>
                <w:rPrChange w:id="10353" w:author="Sue Simnor (EXT Idiom)" w:date="2024-08-07T10:29:00Z" w16du:dateUtc="2024-08-07T00:29:00Z">
                  <w:rPr>
                    <w:rFonts w:asciiTheme="minorHAnsi" w:hAnsiTheme="minorHAnsi" w:cstheme="minorHAnsi"/>
                    <w:b/>
                    <w:sz w:val="20"/>
                  </w:rPr>
                </w:rPrChange>
              </w:rPr>
            </w:pPr>
            <w:r w:rsidRPr="00677D1B">
              <w:rPr>
                <w:rFonts w:asciiTheme="minorHAnsi" w:hAnsiTheme="minorHAnsi" w:cstheme="minorHAnsi"/>
                <w:b/>
                <w:rPrChange w:id="10354" w:author="Sue Simnor (EXT Idiom)" w:date="2024-08-07T10:29:00Z" w16du:dateUtc="2024-08-07T00:29:00Z">
                  <w:rPr>
                    <w:rFonts w:asciiTheme="minorHAnsi" w:hAnsiTheme="minorHAnsi" w:cstheme="minorHAnsi"/>
                    <w:b/>
                    <w:sz w:val="20"/>
                  </w:rPr>
                </w:rPrChange>
              </w:rPr>
              <w:t>Style</w:t>
            </w:r>
          </w:p>
        </w:tc>
      </w:tr>
      <w:tr w:rsidR="004731D1" w:rsidRPr="00BD6987" w14:paraId="6EB1A3ED" w14:textId="77777777" w:rsidTr="5DAD8829">
        <w:trPr>
          <w:cantSplit/>
        </w:trPr>
        <w:tc>
          <w:tcPr>
            <w:tcW w:w="1013" w:type="dxa"/>
          </w:tcPr>
          <w:p w14:paraId="3890C2D9" w14:textId="24CDC050" w:rsidR="004731D1" w:rsidRPr="00BD6987" w:rsidRDefault="004731D1" w:rsidP="004731D1">
            <w:pPr>
              <w:tabs>
                <w:tab w:val="left" w:pos="1800"/>
              </w:tabs>
              <w:rPr>
                <w:rFonts w:asciiTheme="minorHAnsi" w:hAnsiTheme="minorHAnsi" w:cstheme="minorHAnsi"/>
                <w:b/>
                <w:sz w:val="20"/>
                <w:szCs w:val="20"/>
              </w:rPr>
            </w:pPr>
            <w:r w:rsidRPr="000916A6">
              <w:rPr>
                <w:rFonts w:asciiTheme="minorHAnsi" w:hAnsiTheme="minorHAnsi" w:cstheme="minorHAnsi"/>
                <w:bCs/>
                <w:sz w:val="20"/>
                <w:szCs w:val="20"/>
              </w:rPr>
              <w:t>YRP 1</w:t>
            </w:r>
          </w:p>
        </w:tc>
        <w:tc>
          <w:tcPr>
            <w:tcW w:w="1534" w:type="dxa"/>
          </w:tcPr>
          <w:p w14:paraId="248FE017" w14:textId="77777777" w:rsidR="004731D1" w:rsidRPr="00BD6987" w:rsidRDefault="004731D1" w:rsidP="004731D1">
            <w:pPr>
              <w:tabs>
                <w:tab w:val="left" w:pos="1800"/>
              </w:tabs>
              <w:rPr>
                <w:rFonts w:asciiTheme="minorHAnsi" w:hAnsiTheme="minorHAnsi" w:cstheme="minorHAnsi"/>
                <w:b/>
                <w:sz w:val="20"/>
                <w:szCs w:val="20"/>
              </w:rPr>
            </w:pPr>
          </w:p>
        </w:tc>
        <w:tc>
          <w:tcPr>
            <w:tcW w:w="9355" w:type="dxa"/>
          </w:tcPr>
          <w:tbl>
            <w:tblPr>
              <w:tblStyle w:val="TableGrid"/>
              <w:tblpPr w:leftFromText="180" w:rightFromText="180" w:vertAnchor="text" w:horzAnchor="margin" w:tblpY="303"/>
              <w:tblOverlap w:val="never"/>
              <w:tblW w:w="89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913"/>
            </w:tblGrid>
            <w:tr w:rsidR="004731D1" w14:paraId="75A4B0A6" w14:textId="77777777" w:rsidTr="5DAD8829">
              <w:trPr>
                <w:trHeight w:val="404"/>
              </w:trPr>
              <w:tc>
                <w:tcPr>
                  <w:tcW w:w="8913" w:type="dxa"/>
                </w:tcPr>
                <w:tbl>
                  <w:tblPr>
                    <w:tblStyle w:val="TableGrid"/>
                    <w:tblpPr w:leftFromText="180" w:rightFromText="180" w:vertAnchor="text" w:horzAnchor="margin" w:tblpY="-89"/>
                    <w:tblOverlap w:val="never"/>
                    <w:tblW w:w="115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26"/>
                    <w:gridCol w:w="5138"/>
                  </w:tblGrid>
                  <w:tr w:rsidR="004731D1" w14:paraId="674B9B18" w14:textId="25A90456" w:rsidTr="5DAD8829">
                    <w:trPr>
                      <w:trHeight w:val="453"/>
                    </w:trPr>
                    <w:tc>
                      <w:tcPr>
                        <w:tcW w:w="6426" w:type="dxa"/>
                        <w:tcBorders>
                          <w:right w:val="single" w:sz="4" w:space="0" w:color="auto"/>
                        </w:tcBorders>
                      </w:tcPr>
                      <w:p w14:paraId="3E94A35A" w14:textId="42201A80" w:rsidR="004731D1" w:rsidRPr="00972BE1" w:rsidRDefault="004731D1" w:rsidP="004731D1">
                        <w:pPr>
                          <w:pStyle w:val="Heading1COI"/>
                          <w:rPr>
                            <w:rFonts w:asciiTheme="minorHAnsi" w:hAnsiTheme="minorHAnsi" w:cstheme="minorBidi"/>
                          </w:rPr>
                        </w:pPr>
                        <w:r w:rsidRPr="00972BE1">
                          <w:rPr>
                            <w:b w:val="0"/>
                            <w:bCs w:val="0"/>
                          </w:rPr>
                          <w:t>7.</w:t>
                        </w:r>
                        <w:r w:rsidRPr="00972BE1">
                          <w:t xml:space="preserve"> Your payments</w:t>
                        </w:r>
                        <w:commentRangeStart w:id="10355"/>
                        <w:commentRangeStart w:id="10356"/>
                        <w:commentRangeStart w:id="10357"/>
                        <w:commentRangeEnd w:id="10355"/>
                        <w:r w:rsidRPr="00972BE1">
                          <w:rPr>
                            <w:rStyle w:val="CommentReference"/>
                            <w:rFonts w:asciiTheme="minorHAnsi" w:hAnsiTheme="minorHAnsi" w:cstheme="minorBidi"/>
                            <w:sz w:val="28"/>
                            <w:szCs w:val="28"/>
                          </w:rPr>
                          <w:commentReference w:id="10355"/>
                        </w:r>
                        <w:commentRangeEnd w:id="10356"/>
                        <w:r w:rsidRPr="00972BE1">
                          <w:rPr>
                            <w:rStyle w:val="CommentReference"/>
                            <w:rFonts w:asciiTheme="minorHAnsi" w:hAnsiTheme="minorHAnsi" w:cstheme="minorBidi"/>
                            <w:sz w:val="28"/>
                            <w:szCs w:val="28"/>
                          </w:rPr>
                          <w:commentReference w:id="10356"/>
                        </w:r>
                        <w:commentRangeEnd w:id="10357"/>
                        <w:r w:rsidRPr="00972BE1">
                          <w:rPr>
                            <w:rStyle w:val="CommentReference"/>
                            <w:rFonts w:asciiTheme="minorHAnsi" w:hAnsiTheme="minorHAnsi" w:cstheme="minorBidi"/>
                            <w:sz w:val="28"/>
                            <w:szCs w:val="28"/>
                          </w:rPr>
                          <w:commentReference w:id="10357"/>
                        </w:r>
                      </w:p>
                    </w:tc>
                    <w:tc>
                      <w:tcPr>
                        <w:tcW w:w="5138" w:type="dxa"/>
                        <w:tcBorders>
                          <w:left w:val="single" w:sz="4" w:space="0" w:color="auto"/>
                        </w:tcBorders>
                      </w:tcPr>
                      <w:p w14:paraId="60182132" w14:textId="3A141D84" w:rsidR="004731D1" w:rsidRPr="00972BE1" w:rsidRDefault="004731D1" w:rsidP="004731D1">
                        <w:pPr>
                          <w:pStyle w:val="Heading10"/>
                          <w:rPr>
                            <w:rFonts w:asciiTheme="minorHAnsi" w:hAnsiTheme="minorHAnsi" w:cstheme="minorBidi"/>
                            <w:b w:val="0"/>
                            <w:sz w:val="18"/>
                            <w:szCs w:val="18"/>
                          </w:rPr>
                        </w:pPr>
                      </w:p>
                    </w:tc>
                  </w:tr>
                </w:tbl>
                <w:p w14:paraId="5A89DB08" w14:textId="77777777" w:rsidR="004731D1" w:rsidRDefault="004731D1" w:rsidP="004731D1">
                  <w:pPr>
                    <w:pStyle w:val="Heading10"/>
                    <w:ind w:left="720"/>
                    <w:rPr>
                      <w:rFonts w:asciiTheme="minorHAnsi" w:hAnsiTheme="minorHAnsi" w:cstheme="minorHAnsi"/>
                    </w:rPr>
                  </w:pPr>
                </w:p>
              </w:tc>
            </w:tr>
          </w:tbl>
          <w:p w14:paraId="4A19BBFA" w14:textId="77777777" w:rsidR="004731D1" w:rsidRPr="00BD6987" w:rsidRDefault="004731D1" w:rsidP="004731D1">
            <w:pPr>
              <w:tabs>
                <w:tab w:val="left" w:pos="1800"/>
              </w:tabs>
              <w:rPr>
                <w:rFonts w:asciiTheme="minorHAnsi" w:hAnsiTheme="minorHAnsi" w:cstheme="minorHAnsi"/>
                <w:noProof/>
                <w:sz w:val="20"/>
                <w:szCs w:val="20"/>
              </w:rPr>
            </w:pPr>
          </w:p>
        </w:tc>
        <w:tc>
          <w:tcPr>
            <w:tcW w:w="1843" w:type="dxa"/>
          </w:tcPr>
          <w:p w14:paraId="584D4068" w14:textId="77777777" w:rsidR="004731D1" w:rsidRDefault="004731D1" w:rsidP="004731D1">
            <w:pPr>
              <w:tabs>
                <w:tab w:val="left" w:pos="1800"/>
              </w:tabs>
              <w:rPr>
                <w:rFonts w:asciiTheme="minorHAnsi" w:hAnsiTheme="minorHAnsi" w:cstheme="minorHAnsi"/>
                <w:bCs/>
                <w:sz w:val="20"/>
                <w:szCs w:val="20"/>
              </w:rPr>
            </w:pPr>
            <w:r w:rsidRPr="00BD6987">
              <w:rPr>
                <w:rFonts w:asciiTheme="minorHAnsi" w:hAnsiTheme="minorHAnsi" w:cstheme="minorHAnsi"/>
                <w:bCs/>
                <w:sz w:val="20"/>
                <w:szCs w:val="20"/>
              </w:rPr>
              <w:t>Always display</w:t>
            </w:r>
          </w:p>
          <w:p w14:paraId="26ACC6C6" w14:textId="77777777" w:rsidR="004731D1" w:rsidRPr="00BD6987" w:rsidRDefault="004731D1" w:rsidP="004731D1">
            <w:pPr>
              <w:tabs>
                <w:tab w:val="left" w:pos="1800"/>
              </w:tabs>
              <w:rPr>
                <w:rFonts w:asciiTheme="minorHAnsi" w:hAnsiTheme="minorHAnsi" w:cstheme="minorHAnsi"/>
                <w:bCs/>
                <w:sz w:val="20"/>
                <w:szCs w:val="20"/>
              </w:rPr>
            </w:pPr>
          </w:p>
        </w:tc>
        <w:tc>
          <w:tcPr>
            <w:tcW w:w="851" w:type="dxa"/>
          </w:tcPr>
          <w:p w14:paraId="4D527079" w14:textId="6CAF788F" w:rsidR="004731D1" w:rsidRPr="00BD6987" w:rsidRDefault="004731D1" w:rsidP="004731D1">
            <w:pPr>
              <w:tabs>
                <w:tab w:val="left" w:pos="1800"/>
              </w:tabs>
              <w:rPr>
                <w:rFonts w:asciiTheme="minorHAnsi" w:hAnsiTheme="minorHAnsi" w:cstheme="minorHAnsi"/>
                <w:bCs/>
                <w:sz w:val="20"/>
                <w:szCs w:val="20"/>
              </w:rPr>
            </w:pPr>
            <w:r w:rsidRPr="00A2646F">
              <w:rPr>
                <w:rFonts w:asciiTheme="minorHAnsi" w:hAnsiTheme="minorHAnsi" w:cstheme="minorHAnsi"/>
                <w:bCs/>
                <w:sz w:val="20"/>
                <w:szCs w:val="20"/>
              </w:rPr>
              <w:t>Heading_1_COI</w:t>
            </w:r>
          </w:p>
        </w:tc>
      </w:tr>
      <w:tr w:rsidR="004731D1" w:rsidRPr="00BD6987" w14:paraId="6A1FCEC6" w14:textId="77777777" w:rsidTr="5DAD8829">
        <w:trPr>
          <w:cantSplit/>
        </w:trPr>
        <w:tc>
          <w:tcPr>
            <w:tcW w:w="1013" w:type="dxa"/>
          </w:tcPr>
          <w:p w14:paraId="37D6DAFB" w14:textId="045795EE" w:rsidR="004731D1" w:rsidRPr="00BD6987"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YRP </w:t>
            </w:r>
            <w:r>
              <w:rPr>
                <w:rFonts w:asciiTheme="minorHAnsi" w:hAnsiTheme="minorHAnsi" w:cstheme="minorHAnsi"/>
                <w:bCs/>
                <w:sz w:val="20"/>
                <w:szCs w:val="20"/>
              </w:rPr>
              <w:t>2</w:t>
            </w:r>
          </w:p>
        </w:tc>
        <w:tc>
          <w:tcPr>
            <w:tcW w:w="1534" w:type="dxa"/>
          </w:tcPr>
          <w:p w14:paraId="1C85F1DC" w14:textId="77777777" w:rsidR="004731D1" w:rsidRDefault="004731D1" w:rsidP="004731D1">
            <w:pPr>
              <w:tabs>
                <w:tab w:val="left" w:pos="1800"/>
              </w:tabs>
              <w:rPr>
                <w:rFonts w:asciiTheme="minorHAnsi" w:hAnsiTheme="minorHAnsi" w:cstheme="minorHAnsi"/>
                <w:sz w:val="20"/>
              </w:rPr>
            </w:pPr>
            <w:r w:rsidRPr="00720F8E">
              <w:rPr>
                <w:rFonts w:asciiTheme="minorHAnsi" w:hAnsiTheme="minorHAnsi" w:cstheme="minorHAnsi"/>
                <w:sz w:val="20"/>
              </w:rPr>
              <w:t>&lt;</w:t>
            </w:r>
            <w:r>
              <w:rPr>
                <w:rFonts w:asciiTheme="minorHAnsi" w:hAnsiTheme="minorHAnsi" w:cstheme="minorHAnsi"/>
                <w:sz w:val="20"/>
              </w:rPr>
              <w:t>PaymentFrequencyCode</w:t>
            </w:r>
            <w:r w:rsidRPr="00720F8E">
              <w:rPr>
                <w:rFonts w:asciiTheme="minorHAnsi" w:hAnsiTheme="minorHAnsi" w:cstheme="minorHAnsi"/>
                <w:sz w:val="20"/>
              </w:rPr>
              <w:t>&gt;</w:t>
            </w:r>
          </w:p>
          <w:p w14:paraId="489BA533" w14:textId="599C4C41" w:rsidR="004731D1" w:rsidRPr="00BD6987" w:rsidRDefault="004731D1" w:rsidP="004731D1">
            <w:pPr>
              <w:tabs>
                <w:tab w:val="left" w:pos="1800"/>
              </w:tabs>
              <w:rPr>
                <w:rFonts w:asciiTheme="minorHAnsi" w:hAnsiTheme="minorHAnsi" w:cstheme="minorHAnsi"/>
                <w:b/>
                <w:sz w:val="20"/>
                <w:szCs w:val="20"/>
              </w:rPr>
            </w:pPr>
            <w:r w:rsidRPr="00720F8E">
              <w:rPr>
                <w:rFonts w:asciiTheme="minorHAnsi" w:hAnsiTheme="minorHAnsi" w:cstheme="minorHAnsi"/>
                <w:sz w:val="20"/>
              </w:rPr>
              <w:t>&lt;PaymentMethod</w:t>
            </w:r>
            <w:r>
              <w:rPr>
                <w:rFonts w:asciiTheme="minorHAnsi" w:hAnsiTheme="minorHAnsi" w:cstheme="minorHAnsi"/>
                <w:sz w:val="20"/>
              </w:rPr>
              <w:t>Code</w:t>
            </w:r>
            <w:r w:rsidRPr="00720F8E">
              <w:rPr>
                <w:rFonts w:asciiTheme="minorHAnsi" w:hAnsiTheme="minorHAnsi" w:cstheme="minorHAnsi"/>
                <w:sz w:val="20"/>
              </w:rPr>
              <w:t>&gt;</w:t>
            </w: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720F8E" w14:paraId="22B613F8" w14:textId="77777777">
              <w:trPr>
                <w:trHeight w:val="300"/>
              </w:trPr>
              <w:tc>
                <w:tcPr>
                  <w:tcW w:w="2861" w:type="dxa"/>
                  <w:noWrap/>
                  <w:vAlign w:val="center"/>
                  <w:hideMark/>
                </w:tcPr>
                <w:p w14:paraId="22F78BDA" w14:textId="495F614E" w:rsidR="004731D1" w:rsidRPr="00E02B28" w:rsidRDefault="004731D1" w:rsidP="004731D1">
                  <w:pPr>
                    <w:pStyle w:val="BodycopyCOI"/>
                    <w:rPr>
                      <w:noProof/>
                      <w:color w:val="000000" w:themeColor="text1"/>
                    </w:rPr>
                  </w:pPr>
                  <w:r w:rsidRPr="005234F5">
                    <w:t>You have chosen to pay</w:t>
                  </w:r>
                  <w:r>
                    <w:t>:</w:t>
                  </w:r>
                </w:p>
              </w:tc>
              <w:tc>
                <w:tcPr>
                  <w:tcW w:w="4546" w:type="dxa"/>
                  <w:noWrap/>
                  <w:vAlign w:val="bottom"/>
                  <w:hideMark/>
                </w:tcPr>
                <w:p w14:paraId="0DBCE551" w14:textId="3400FA4F" w:rsidR="004731D1" w:rsidRPr="00E02B28" w:rsidRDefault="004731D1" w:rsidP="004731D1">
                  <w:pPr>
                    <w:pStyle w:val="TableBodycopy"/>
                    <w:rPr>
                      <w:rFonts w:asciiTheme="minorHAnsi" w:hAnsiTheme="minorHAnsi" w:cstheme="minorHAnsi"/>
                      <w:b/>
                      <w:bCs/>
                    </w:rPr>
                  </w:pPr>
                  <w:r w:rsidRPr="000A2E32">
                    <w:rPr>
                      <w:rFonts w:asciiTheme="minorHAnsi" w:hAnsiTheme="minorHAnsi" w:cstheme="minorHAnsi"/>
                      <w:b/>
                      <w:bCs/>
                      <w:szCs w:val="20"/>
                    </w:rPr>
                    <w:t>Annually by Direct Debit from your bank account</w:t>
                  </w:r>
                </w:p>
              </w:tc>
            </w:tr>
          </w:tbl>
          <w:p w14:paraId="161D8373" w14:textId="77777777" w:rsidR="004731D1" w:rsidRPr="00333945" w:rsidRDefault="004731D1" w:rsidP="004731D1">
            <w:pPr>
              <w:pStyle w:val="Heading10"/>
            </w:pPr>
          </w:p>
        </w:tc>
        <w:tc>
          <w:tcPr>
            <w:tcW w:w="1843" w:type="dxa"/>
          </w:tcPr>
          <w:p w14:paraId="1AA9B043" w14:textId="284E1270"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IF</w:t>
            </w:r>
            <w:r w:rsidRPr="00720F8E">
              <w:rPr>
                <w:rFonts w:asciiTheme="minorHAnsi" w:hAnsiTheme="minorHAnsi" w:cstheme="minorHAnsi"/>
                <w:sz w:val="20"/>
              </w:rPr>
              <w:t xml:space="preserve">  &lt;</w:t>
            </w:r>
            <w:r>
              <w:rPr>
                <w:rFonts w:asciiTheme="minorHAnsi" w:hAnsiTheme="minorHAnsi" w:cstheme="minorHAnsi"/>
                <w:sz w:val="20"/>
              </w:rPr>
              <w:t>PaymentFrequencyCode</w:t>
            </w:r>
            <w:r w:rsidRPr="00720F8E">
              <w:rPr>
                <w:rFonts w:asciiTheme="minorHAnsi" w:hAnsiTheme="minorHAnsi" w:cstheme="minorHAnsi"/>
                <w:sz w:val="20"/>
              </w:rPr>
              <w:t>&gt; = "</w:t>
            </w:r>
            <w:r w:rsidRPr="00C108B6">
              <w:rPr>
                <w:rFonts w:asciiTheme="minorHAnsi" w:hAnsiTheme="minorHAnsi" w:cstheme="minorHAnsi"/>
                <w:sz w:val="20"/>
              </w:rPr>
              <w:t>2|PaymentPlanAnnual</w:t>
            </w:r>
            <w:r w:rsidRPr="00720F8E">
              <w:rPr>
                <w:rFonts w:asciiTheme="minorHAnsi" w:hAnsiTheme="minorHAnsi" w:cstheme="minorHAnsi"/>
                <w:sz w:val="20"/>
              </w:rPr>
              <w:t xml:space="preserve">" </w:t>
            </w:r>
            <w:r w:rsidRPr="00720F8E">
              <w:rPr>
                <w:rFonts w:asciiTheme="minorHAnsi" w:hAnsiTheme="minorHAnsi" w:cstheme="minorHAnsi"/>
                <w:b/>
                <w:bCs/>
                <w:sz w:val="20"/>
              </w:rPr>
              <w:t>AND</w:t>
            </w:r>
            <w:r w:rsidRPr="00720F8E">
              <w:rPr>
                <w:rFonts w:asciiTheme="minorHAnsi" w:hAnsiTheme="minorHAnsi" w:cstheme="minorHAnsi"/>
                <w:sz w:val="20"/>
              </w:rPr>
              <w:t xml:space="preserve">  &lt;PaymentMethod</w:t>
            </w:r>
            <w:r>
              <w:rPr>
                <w:rFonts w:asciiTheme="minorHAnsi" w:hAnsiTheme="minorHAnsi" w:cstheme="minorHAnsi"/>
                <w:sz w:val="20"/>
              </w:rPr>
              <w:t>Code</w:t>
            </w:r>
            <w:r w:rsidRPr="00720F8E">
              <w:rPr>
                <w:rFonts w:asciiTheme="minorHAnsi" w:hAnsiTheme="minorHAnsi" w:cstheme="minorHAnsi"/>
                <w:sz w:val="20"/>
              </w:rPr>
              <w:t>&gt; = "</w:t>
            </w:r>
            <w:r>
              <w:rPr>
                <w:rFonts w:asciiTheme="minorHAnsi" w:hAnsiTheme="minorHAnsi" w:cstheme="minorHAnsi"/>
                <w:sz w:val="20"/>
              </w:rPr>
              <w:t>EFT</w:t>
            </w:r>
            <w:r w:rsidRPr="00720F8E">
              <w:rPr>
                <w:rFonts w:asciiTheme="minorHAnsi" w:hAnsiTheme="minorHAnsi" w:cstheme="minorHAnsi"/>
                <w:sz w:val="20"/>
              </w:rPr>
              <w:t xml:space="preserve">" </w:t>
            </w:r>
          </w:p>
          <w:p w14:paraId="748117FF" w14:textId="77777777"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THEN</w:t>
            </w:r>
            <w:r w:rsidRPr="00720F8E">
              <w:rPr>
                <w:rFonts w:asciiTheme="minorHAnsi" w:hAnsiTheme="minorHAnsi" w:cstheme="minorHAnsi"/>
                <w:sz w:val="20"/>
              </w:rPr>
              <w:t xml:space="preserve"> display</w:t>
            </w:r>
          </w:p>
          <w:p w14:paraId="0548982A" w14:textId="178285DA" w:rsidR="004731D1" w:rsidRPr="00783C07" w:rsidRDefault="004731D1" w:rsidP="004731D1">
            <w:pPr>
              <w:tabs>
                <w:tab w:val="left" w:pos="774"/>
              </w:tabs>
              <w:rPr>
                <w:rFonts w:asciiTheme="minorHAnsi" w:hAnsiTheme="minorHAnsi" w:cstheme="minorHAnsi"/>
                <w:sz w:val="20"/>
              </w:rPr>
            </w:pPr>
            <w:r>
              <w:rPr>
                <w:rFonts w:asciiTheme="minorHAnsi" w:hAnsiTheme="minorHAnsi" w:cstheme="minorHAnsi"/>
                <w:b/>
                <w:bCs/>
                <w:sz w:val="20"/>
              </w:rPr>
              <w:t xml:space="preserve">ELSE </w:t>
            </w:r>
            <w:r w:rsidRPr="00135B6D">
              <w:rPr>
                <w:rFonts w:asciiTheme="minorHAnsi" w:hAnsiTheme="minorHAnsi" w:cstheme="minorHAnsi"/>
                <w:sz w:val="20"/>
              </w:rPr>
              <w:t>do not display</w:t>
            </w:r>
          </w:p>
        </w:tc>
        <w:tc>
          <w:tcPr>
            <w:tcW w:w="851" w:type="dxa"/>
          </w:tcPr>
          <w:p w14:paraId="7371A419"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69B159A7"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53C93E33"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4D023E60" w14:textId="6A63FEE5"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1EF2025E" w14:textId="77777777" w:rsidTr="5DAD8829">
        <w:trPr>
          <w:cantSplit/>
        </w:trPr>
        <w:tc>
          <w:tcPr>
            <w:tcW w:w="1013" w:type="dxa"/>
          </w:tcPr>
          <w:p w14:paraId="31C88477" w14:textId="2F1F8F46" w:rsidR="004731D1" w:rsidRPr="00BD6987"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YRP </w:t>
            </w:r>
            <w:r>
              <w:rPr>
                <w:rFonts w:asciiTheme="minorHAnsi" w:hAnsiTheme="minorHAnsi" w:cstheme="minorHAnsi"/>
                <w:bCs/>
                <w:sz w:val="20"/>
                <w:szCs w:val="20"/>
              </w:rPr>
              <w:t>3</w:t>
            </w:r>
          </w:p>
        </w:tc>
        <w:tc>
          <w:tcPr>
            <w:tcW w:w="1534" w:type="dxa"/>
          </w:tcPr>
          <w:p w14:paraId="188F8715" w14:textId="77777777" w:rsidR="004731D1" w:rsidRDefault="004731D1" w:rsidP="004731D1">
            <w:pPr>
              <w:tabs>
                <w:tab w:val="left" w:pos="1800"/>
              </w:tabs>
              <w:rPr>
                <w:rFonts w:asciiTheme="minorHAnsi" w:hAnsiTheme="minorHAnsi" w:cstheme="minorHAnsi"/>
                <w:sz w:val="20"/>
              </w:rPr>
            </w:pPr>
            <w:r w:rsidRPr="00720F8E">
              <w:rPr>
                <w:rFonts w:asciiTheme="minorHAnsi" w:hAnsiTheme="minorHAnsi" w:cstheme="minorHAnsi"/>
                <w:sz w:val="20"/>
              </w:rPr>
              <w:t>&lt;</w:t>
            </w:r>
            <w:r>
              <w:rPr>
                <w:rFonts w:asciiTheme="minorHAnsi" w:hAnsiTheme="minorHAnsi" w:cstheme="minorHAnsi"/>
                <w:sz w:val="20"/>
              </w:rPr>
              <w:t>PaymentFrequencyCode</w:t>
            </w:r>
            <w:r w:rsidRPr="00720F8E">
              <w:rPr>
                <w:rFonts w:asciiTheme="minorHAnsi" w:hAnsiTheme="minorHAnsi" w:cstheme="minorHAnsi"/>
                <w:sz w:val="20"/>
              </w:rPr>
              <w:t>&gt;</w:t>
            </w:r>
          </w:p>
          <w:p w14:paraId="748E846C" w14:textId="553DEC1F" w:rsidR="004731D1" w:rsidRPr="00BD6987" w:rsidRDefault="004731D1" w:rsidP="004731D1">
            <w:pPr>
              <w:tabs>
                <w:tab w:val="left" w:pos="1800"/>
              </w:tabs>
              <w:rPr>
                <w:rFonts w:asciiTheme="minorHAnsi" w:hAnsiTheme="minorHAnsi" w:cstheme="minorHAnsi"/>
                <w:b/>
                <w:sz w:val="20"/>
                <w:szCs w:val="20"/>
              </w:rPr>
            </w:pPr>
            <w:r w:rsidRPr="00720F8E">
              <w:rPr>
                <w:rFonts w:asciiTheme="minorHAnsi" w:hAnsiTheme="minorHAnsi" w:cstheme="minorHAnsi"/>
                <w:sz w:val="20"/>
              </w:rPr>
              <w:t>&lt;PaymentMethod</w:t>
            </w:r>
            <w:r>
              <w:rPr>
                <w:rFonts w:asciiTheme="minorHAnsi" w:hAnsiTheme="minorHAnsi" w:cstheme="minorHAnsi"/>
                <w:sz w:val="20"/>
              </w:rPr>
              <w:t>Code</w:t>
            </w:r>
            <w:r w:rsidRPr="00720F8E">
              <w:rPr>
                <w:rFonts w:asciiTheme="minorHAnsi" w:hAnsiTheme="minorHAnsi" w:cstheme="minorHAnsi"/>
                <w:sz w:val="20"/>
              </w:rPr>
              <w:t>&gt;</w:t>
            </w: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720F8E" w14:paraId="1E8E3743" w14:textId="77777777">
              <w:trPr>
                <w:trHeight w:val="300"/>
              </w:trPr>
              <w:tc>
                <w:tcPr>
                  <w:tcW w:w="2861" w:type="dxa"/>
                  <w:noWrap/>
                  <w:vAlign w:val="center"/>
                  <w:hideMark/>
                </w:tcPr>
                <w:p w14:paraId="58D44BAB" w14:textId="77777777" w:rsidR="004731D1" w:rsidRPr="00E02B28" w:rsidRDefault="004731D1" w:rsidP="004731D1">
                  <w:pPr>
                    <w:pStyle w:val="BodycopyCOI"/>
                    <w:rPr>
                      <w:noProof/>
                      <w:color w:val="000000" w:themeColor="text1"/>
                    </w:rPr>
                  </w:pPr>
                  <w:r w:rsidRPr="005234F5">
                    <w:t>You have chosen to pay</w:t>
                  </w:r>
                  <w:r>
                    <w:t>:</w:t>
                  </w:r>
                </w:p>
              </w:tc>
              <w:tc>
                <w:tcPr>
                  <w:tcW w:w="4546" w:type="dxa"/>
                  <w:noWrap/>
                  <w:vAlign w:val="bottom"/>
                  <w:hideMark/>
                </w:tcPr>
                <w:p w14:paraId="6367C219" w14:textId="396FB11A" w:rsidR="004731D1" w:rsidRPr="00E02B28" w:rsidRDefault="004731D1" w:rsidP="004731D1">
                  <w:pPr>
                    <w:pStyle w:val="TableBodycopy"/>
                    <w:rPr>
                      <w:rFonts w:asciiTheme="minorHAnsi" w:hAnsiTheme="minorHAnsi" w:cstheme="minorHAnsi"/>
                      <w:b/>
                      <w:bCs/>
                    </w:rPr>
                  </w:pPr>
                  <w:r w:rsidRPr="00A35338">
                    <w:rPr>
                      <w:rFonts w:asciiTheme="minorHAnsi" w:hAnsiTheme="minorHAnsi" w:cstheme="minorHAnsi"/>
                      <w:b/>
                      <w:bCs/>
                      <w:szCs w:val="20"/>
                    </w:rPr>
                    <w:t>Annually by Direct Debit from your credit card</w:t>
                  </w:r>
                </w:p>
              </w:tc>
            </w:tr>
          </w:tbl>
          <w:p w14:paraId="1A7B101C" w14:textId="77777777" w:rsidR="004731D1" w:rsidRPr="005234F5" w:rsidRDefault="004731D1" w:rsidP="004731D1">
            <w:pPr>
              <w:pStyle w:val="TableBodycopy"/>
              <w:rPr>
                <w:rFonts w:asciiTheme="minorHAnsi" w:eastAsia="Tahoma" w:hAnsiTheme="minorHAnsi" w:cstheme="minorHAnsi"/>
                <w:szCs w:val="20"/>
              </w:rPr>
            </w:pPr>
          </w:p>
        </w:tc>
        <w:tc>
          <w:tcPr>
            <w:tcW w:w="1843" w:type="dxa"/>
          </w:tcPr>
          <w:p w14:paraId="50EADAAF" w14:textId="007948A4"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IF</w:t>
            </w:r>
            <w:r w:rsidRPr="00720F8E">
              <w:rPr>
                <w:rFonts w:asciiTheme="minorHAnsi" w:hAnsiTheme="minorHAnsi" w:cstheme="minorHAnsi"/>
                <w:sz w:val="20"/>
              </w:rPr>
              <w:t xml:space="preserve">  &lt;</w:t>
            </w:r>
            <w:r>
              <w:rPr>
                <w:rFonts w:asciiTheme="minorHAnsi" w:hAnsiTheme="minorHAnsi" w:cstheme="minorHAnsi"/>
                <w:sz w:val="20"/>
              </w:rPr>
              <w:t>PaymentFrequencyCode</w:t>
            </w:r>
            <w:r w:rsidRPr="00720F8E">
              <w:rPr>
                <w:rFonts w:asciiTheme="minorHAnsi" w:hAnsiTheme="minorHAnsi" w:cstheme="minorHAnsi"/>
                <w:sz w:val="20"/>
              </w:rPr>
              <w:t>&gt; = "</w:t>
            </w:r>
            <w:r w:rsidRPr="00C108B6">
              <w:rPr>
                <w:rFonts w:asciiTheme="minorHAnsi" w:hAnsiTheme="minorHAnsi" w:cstheme="minorHAnsi"/>
                <w:sz w:val="20"/>
              </w:rPr>
              <w:t>2|PaymentPlanAnnual</w:t>
            </w:r>
            <w:r w:rsidRPr="00720F8E">
              <w:rPr>
                <w:rFonts w:asciiTheme="minorHAnsi" w:hAnsiTheme="minorHAnsi" w:cstheme="minorHAnsi"/>
                <w:sz w:val="20"/>
              </w:rPr>
              <w:t xml:space="preserve">" </w:t>
            </w:r>
            <w:r w:rsidRPr="00720F8E">
              <w:rPr>
                <w:rFonts w:asciiTheme="minorHAnsi" w:hAnsiTheme="minorHAnsi" w:cstheme="minorHAnsi"/>
                <w:b/>
                <w:bCs/>
                <w:sz w:val="20"/>
              </w:rPr>
              <w:t>AND</w:t>
            </w:r>
            <w:r w:rsidRPr="00720F8E">
              <w:rPr>
                <w:rFonts w:asciiTheme="minorHAnsi" w:hAnsiTheme="minorHAnsi" w:cstheme="minorHAnsi"/>
                <w:sz w:val="20"/>
              </w:rPr>
              <w:t xml:space="preserve">  &lt;PaymentMethod</w:t>
            </w:r>
            <w:r>
              <w:rPr>
                <w:rFonts w:asciiTheme="minorHAnsi" w:hAnsiTheme="minorHAnsi" w:cstheme="minorHAnsi"/>
                <w:sz w:val="20"/>
              </w:rPr>
              <w:t>Code</w:t>
            </w:r>
            <w:r w:rsidRPr="00720F8E">
              <w:rPr>
                <w:rFonts w:asciiTheme="minorHAnsi" w:hAnsiTheme="minorHAnsi" w:cstheme="minorHAnsi"/>
                <w:sz w:val="20"/>
              </w:rPr>
              <w:t>&gt; = "</w:t>
            </w:r>
            <w:r>
              <w:rPr>
                <w:rFonts w:asciiTheme="minorHAnsi" w:hAnsiTheme="minorHAnsi" w:cstheme="minorHAnsi"/>
                <w:sz w:val="20"/>
              </w:rPr>
              <w:t>EFTC</w:t>
            </w:r>
            <w:r w:rsidRPr="00720F8E">
              <w:rPr>
                <w:rFonts w:asciiTheme="minorHAnsi" w:hAnsiTheme="minorHAnsi" w:cstheme="minorHAnsi"/>
                <w:sz w:val="20"/>
              </w:rPr>
              <w:t xml:space="preserve">" </w:t>
            </w:r>
          </w:p>
          <w:p w14:paraId="476E7B0C" w14:textId="77777777"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THEN</w:t>
            </w:r>
            <w:r w:rsidRPr="00720F8E">
              <w:rPr>
                <w:rFonts w:asciiTheme="minorHAnsi" w:hAnsiTheme="minorHAnsi" w:cstheme="minorHAnsi"/>
                <w:sz w:val="20"/>
              </w:rPr>
              <w:t xml:space="preserve"> display</w:t>
            </w:r>
          </w:p>
          <w:p w14:paraId="7E25B2CC" w14:textId="7473563F" w:rsidR="004731D1" w:rsidRPr="00720F8E" w:rsidRDefault="004731D1" w:rsidP="004731D1">
            <w:pPr>
              <w:tabs>
                <w:tab w:val="left" w:pos="774"/>
              </w:tabs>
              <w:rPr>
                <w:rFonts w:asciiTheme="minorHAnsi" w:hAnsiTheme="minorHAnsi" w:cstheme="minorHAnsi"/>
                <w:b/>
                <w:bCs/>
                <w:sz w:val="20"/>
              </w:rPr>
            </w:pPr>
            <w:r>
              <w:rPr>
                <w:rFonts w:asciiTheme="minorHAnsi" w:hAnsiTheme="minorHAnsi" w:cstheme="minorHAnsi"/>
                <w:b/>
                <w:bCs/>
                <w:sz w:val="20"/>
              </w:rPr>
              <w:t xml:space="preserve">ELSE </w:t>
            </w:r>
            <w:r w:rsidRPr="00135B6D">
              <w:rPr>
                <w:rFonts w:asciiTheme="minorHAnsi" w:hAnsiTheme="minorHAnsi" w:cstheme="minorHAnsi"/>
                <w:sz w:val="20"/>
              </w:rPr>
              <w:t>do not display</w:t>
            </w:r>
          </w:p>
        </w:tc>
        <w:tc>
          <w:tcPr>
            <w:tcW w:w="851" w:type="dxa"/>
          </w:tcPr>
          <w:p w14:paraId="02B00A61"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368ACAC9"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0592468F"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074937E5" w14:textId="57A995A5"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37647DC5" w14:textId="77777777" w:rsidTr="5DAD8829">
        <w:trPr>
          <w:cantSplit/>
        </w:trPr>
        <w:tc>
          <w:tcPr>
            <w:tcW w:w="1013" w:type="dxa"/>
          </w:tcPr>
          <w:p w14:paraId="37F1F582" w14:textId="68C832AA" w:rsidR="004731D1" w:rsidRPr="00BD6987"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YRP </w:t>
            </w:r>
            <w:r>
              <w:rPr>
                <w:rFonts w:asciiTheme="minorHAnsi" w:hAnsiTheme="minorHAnsi" w:cstheme="minorHAnsi"/>
                <w:bCs/>
                <w:sz w:val="20"/>
                <w:szCs w:val="20"/>
              </w:rPr>
              <w:t>4</w:t>
            </w:r>
          </w:p>
        </w:tc>
        <w:tc>
          <w:tcPr>
            <w:tcW w:w="1534" w:type="dxa"/>
          </w:tcPr>
          <w:p w14:paraId="0078FE87" w14:textId="77777777" w:rsidR="004731D1" w:rsidRDefault="004731D1" w:rsidP="004731D1">
            <w:pPr>
              <w:tabs>
                <w:tab w:val="left" w:pos="1800"/>
              </w:tabs>
              <w:rPr>
                <w:rFonts w:asciiTheme="minorHAnsi" w:hAnsiTheme="minorHAnsi" w:cstheme="minorHAnsi"/>
                <w:sz w:val="20"/>
              </w:rPr>
            </w:pPr>
            <w:r w:rsidRPr="00720F8E">
              <w:rPr>
                <w:rFonts w:asciiTheme="minorHAnsi" w:hAnsiTheme="minorHAnsi" w:cstheme="minorHAnsi"/>
                <w:sz w:val="20"/>
              </w:rPr>
              <w:t>&lt;</w:t>
            </w:r>
            <w:r>
              <w:rPr>
                <w:rFonts w:asciiTheme="minorHAnsi" w:hAnsiTheme="minorHAnsi" w:cstheme="minorHAnsi"/>
                <w:sz w:val="20"/>
              </w:rPr>
              <w:t>PaymentFrequencyCode</w:t>
            </w:r>
            <w:r w:rsidRPr="00720F8E">
              <w:rPr>
                <w:rFonts w:asciiTheme="minorHAnsi" w:hAnsiTheme="minorHAnsi" w:cstheme="minorHAnsi"/>
                <w:sz w:val="20"/>
              </w:rPr>
              <w:t>&gt;</w:t>
            </w:r>
          </w:p>
          <w:p w14:paraId="586453AB" w14:textId="3CC92948" w:rsidR="004731D1" w:rsidRPr="00BD6987" w:rsidRDefault="004731D1" w:rsidP="004731D1">
            <w:pPr>
              <w:tabs>
                <w:tab w:val="left" w:pos="1800"/>
              </w:tabs>
              <w:rPr>
                <w:rFonts w:asciiTheme="minorHAnsi" w:hAnsiTheme="minorHAnsi" w:cstheme="minorHAnsi"/>
                <w:b/>
                <w:sz w:val="20"/>
                <w:szCs w:val="20"/>
              </w:rPr>
            </w:pPr>
            <w:r w:rsidRPr="00720F8E">
              <w:rPr>
                <w:rFonts w:asciiTheme="minorHAnsi" w:hAnsiTheme="minorHAnsi" w:cstheme="minorHAnsi"/>
                <w:sz w:val="20"/>
              </w:rPr>
              <w:t>&lt;PaymentMethod</w:t>
            </w:r>
            <w:r>
              <w:rPr>
                <w:rFonts w:asciiTheme="minorHAnsi" w:hAnsiTheme="minorHAnsi" w:cstheme="minorHAnsi"/>
                <w:sz w:val="20"/>
              </w:rPr>
              <w:t>Code</w:t>
            </w:r>
            <w:r w:rsidRPr="00720F8E">
              <w:rPr>
                <w:rFonts w:asciiTheme="minorHAnsi" w:hAnsiTheme="minorHAnsi" w:cstheme="minorHAnsi"/>
                <w:sz w:val="20"/>
              </w:rPr>
              <w:t>&gt;</w:t>
            </w: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720F8E" w14:paraId="4CC115C3" w14:textId="77777777">
              <w:trPr>
                <w:trHeight w:val="300"/>
              </w:trPr>
              <w:tc>
                <w:tcPr>
                  <w:tcW w:w="2861" w:type="dxa"/>
                  <w:noWrap/>
                  <w:vAlign w:val="center"/>
                  <w:hideMark/>
                </w:tcPr>
                <w:p w14:paraId="2719D42E" w14:textId="77777777" w:rsidR="004731D1" w:rsidRPr="00E02B28" w:rsidRDefault="004731D1" w:rsidP="004731D1">
                  <w:pPr>
                    <w:pStyle w:val="BodycopyCOI"/>
                    <w:rPr>
                      <w:noProof/>
                      <w:color w:val="000000" w:themeColor="text1"/>
                    </w:rPr>
                  </w:pPr>
                  <w:r w:rsidRPr="005234F5">
                    <w:t>You have chosen to pay</w:t>
                  </w:r>
                  <w:r>
                    <w:t>:</w:t>
                  </w:r>
                </w:p>
              </w:tc>
              <w:tc>
                <w:tcPr>
                  <w:tcW w:w="4546" w:type="dxa"/>
                  <w:noWrap/>
                  <w:vAlign w:val="bottom"/>
                  <w:hideMark/>
                </w:tcPr>
                <w:p w14:paraId="24EDAAE0" w14:textId="41C8D18E" w:rsidR="004731D1" w:rsidRPr="00E02B28" w:rsidRDefault="004731D1" w:rsidP="004731D1">
                  <w:pPr>
                    <w:pStyle w:val="TableBodycopy"/>
                    <w:rPr>
                      <w:rFonts w:asciiTheme="minorHAnsi" w:hAnsiTheme="minorHAnsi" w:cstheme="minorHAnsi"/>
                      <w:b/>
                      <w:bCs/>
                    </w:rPr>
                  </w:pPr>
                  <w:r w:rsidRPr="006928BD">
                    <w:rPr>
                      <w:rFonts w:asciiTheme="minorHAnsi" w:hAnsiTheme="minorHAnsi" w:cstheme="minorHAnsi"/>
                      <w:b/>
                      <w:bCs/>
                      <w:szCs w:val="20"/>
                    </w:rPr>
                    <w:t xml:space="preserve">Monthly </w:t>
                  </w:r>
                  <w:r w:rsidRPr="000A2E32">
                    <w:rPr>
                      <w:rFonts w:asciiTheme="minorHAnsi" w:hAnsiTheme="minorHAnsi" w:cstheme="minorHAnsi"/>
                      <w:b/>
                      <w:bCs/>
                      <w:szCs w:val="20"/>
                    </w:rPr>
                    <w:t>by Direct Debit from your bank account</w:t>
                  </w:r>
                </w:p>
              </w:tc>
            </w:tr>
          </w:tbl>
          <w:p w14:paraId="1BEA9FFD" w14:textId="77777777" w:rsidR="004731D1" w:rsidRPr="005234F5" w:rsidRDefault="004731D1" w:rsidP="004731D1">
            <w:pPr>
              <w:pStyle w:val="TableBodycopy"/>
              <w:rPr>
                <w:rFonts w:asciiTheme="minorHAnsi" w:eastAsia="Tahoma" w:hAnsiTheme="minorHAnsi" w:cstheme="minorHAnsi"/>
                <w:szCs w:val="20"/>
              </w:rPr>
            </w:pPr>
          </w:p>
        </w:tc>
        <w:tc>
          <w:tcPr>
            <w:tcW w:w="1843" w:type="dxa"/>
          </w:tcPr>
          <w:p w14:paraId="2A2F2DB8" w14:textId="375C891B"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IF</w:t>
            </w:r>
            <w:r w:rsidRPr="00720F8E">
              <w:rPr>
                <w:rFonts w:asciiTheme="minorHAnsi" w:hAnsiTheme="minorHAnsi" w:cstheme="minorHAnsi"/>
                <w:sz w:val="20"/>
              </w:rPr>
              <w:t xml:space="preserve">  &lt;</w:t>
            </w:r>
            <w:r>
              <w:rPr>
                <w:rFonts w:asciiTheme="minorHAnsi" w:hAnsiTheme="minorHAnsi" w:cstheme="minorHAnsi"/>
                <w:sz w:val="20"/>
              </w:rPr>
              <w:t>PaymentFrequencyCode</w:t>
            </w:r>
            <w:r w:rsidRPr="00720F8E">
              <w:rPr>
                <w:rFonts w:asciiTheme="minorHAnsi" w:hAnsiTheme="minorHAnsi" w:cstheme="minorHAnsi"/>
                <w:sz w:val="20"/>
              </w:rPr>
              <w:t>&gt; = "</w:t>
            </w:r>
            <w:r w:rsidRPr="003A750F">
              <w:rPr>
                <w:rFonts w:asciiTheme="minorHAnsi" w:hAnsiTheme="minorHAnsi" w:cstheme="minorHAnsi"/>
                <w:sz w:val="20"/>
              </w:rPr>
              <w:t>1|PaymentPlanMonthly</w:t>
            </w:r>
            <w:r w:rsidRPr="00720F8E">
              <w:rPr>
                <w:rFonts w:asciiTheme="minorHAnsi" w:hAnsiTheme="minorHAnsi" w:cstheme="minorHAnsi"/>
                <w:sz w:val="20"/>
              </w:rPr>
              <w:t xml:space="preserve">" </w:t>
            </w:r>
            <w:r w:rsidRPr="00720F8E">
              <w:rPr>
                <w:rFonts w:asciiTheme="minorHAnsi" w:hAnsiTheme="minorHAnsi" w:cstheme="minorHAnsi"/>
                <w:b/>
                <w:bCs/>
                <w:sz w:val="20"/>
              </w:rPr>
              <w:t>AND</w:t>
            </w:r>
            <w:r w:rsidRPr="00720F8E">
              <w:rPr>
                <w:rFonts w:asciiTheme="minorHAnsi" w:hAnsiTheme="minorHAnsi" w:cstheme="minorHAnsi"/>
                <w:sz w:val="20"/>
              </w:rPr>
              <w:t xml:space="preserve">  &lt;PaymentMethod</w:t>
            </w:r>
            <w:r>
              <w:rPr>
                <w:rFonts w:asciiTheme="minorHAnsi" w:hAnsiTheme="minorHAnsi" w:cstheme="minorHAnsi"/>
                <w:sz w:val="20"/>
              </w:rPr>
              <w:t>Code</w:t>
            </w:r>
            <w:r w:rsidRPr="00720F8E">
              <w:rPr>
                <w:rFonts w:asciiTheme="minorHAnsi" w:hAnsiTheme="minorHAnsi" w:cstheme="minorHAnsi"/>
                <w:sz w:val="20"/>
              </w:rPr>
              <w:t>&gt; = "</w:t>
            </w:r>
            <w:r>
              <w:rPr>
                <w:rFonts w:asciiTheme="minorHAnsi" w:hAnsiTheme="minorHAnsi" w:cstheme="minorHAnsi"/>
                <w:sz w:val="20"/>
              </w:rPr>
              <w:t>EFT</w:t>
            </w:r>
            <w:r w:rsidRPr="00720F8E">
              <w:rPr>
                <w:rFonts w:asciiTheme="minorHAnsi" w:hAnsiTheme="minorHAnsi" w:cstheme="minorHAnsi"/>
                <w:sz w:val="20"/>
              </w:rPr>
              <w:t xml:space="preserve">" </w:t>
            </w:r>
          </w:p>
          <w:p w14:paraId="022FE364" w14:textId="77777777"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THEN</w:t>
            </w:r>
            <w:r w:rsidRPr="00720F8E">
              <w:rPr>
                <w:rFonts w:asciiTheme="minorHAnsi" w:hAnsiTheme="minorHAnsi" w:cstheme="minorHAnsi"/>
                <w:sz w:val="20"/>
              </w:rPr>
              <w:t xml:space="preserve"> display</w:t>
            </w:r>
          </w:p>
          <w:p w14:paraId="130870B9" w14:textId="02332070" w:rsidR="004731D1" w:rsidRPr="00720F8E" w:rsidRDefault="004731D1" w:rsidP="004731D1">
            <w:pPr>
              <w:tabs>
                <w:tab w:val="left" w:pos="774"/>
              </w:tabs>
              <w:rPr>
                <w:rFonts w:asciiTheme="minorHAnsi" w:hAnsiTheme="minorHAnsi" w:cstheme="minorHAnsi"/>
                <w:b/>
                <w:bCs/>
                <w:sz w:val="20"/>
              </w:rPr>
            </w:pPr>
            <w:r>
              <w:rPr>
                <w:rFonts w:asciiTheme="minorHAnsi" w:hAnsiTheme="minorHAnsi" w:cstheme="minorHAnsi"/>
                <w:b/>
                <w:bCs/>
                <w:sz w:val="20"/>
              </w:rPr>
              <w:t xml:space="preserve">ELSE </w:t>
            </w:r>
            <w:r w:rsidRPr="00135B6D">
              <w:rPr>
                <w:rFonts w:asciiTheme="minorHAnsi" w:hAnsiTheme="minorHAnsi" w:cstheme="minorHAnsi"/>
                <w:sz w:val="20"/>
              </w:rPr>
              <w:t>do not display</w:t>
            </w:r>
          </w:p>
        </w:tc>
        <w:tc>
          <w:tcPr>
            <w:tcW w:w="851" w:type="dxa"/>
          </w:tcPr>
          <w:p w14:paraId="48CEA3AF"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3A6A3D60"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18C16CAF"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45D92B72" w14:textId="4F734320"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37CDB2D7" w14:textId="77777777" w:rsidTr="5DAD8829">
        <w:trPr>
          <w:cantSplit/>
        </w:trPr>
        <w:tc>
          <w:tcPr>
            <w:tcW w:w="1013" w:type="dxa"/>
          </w:tcPr>
          <w:p w14:paraId="362C7A7C" w14:textId="634C9379" w:rsidR="004731D1" w:rsidRPr="00BD6987"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YRP </w:t>
            </w:r>
            <w:r>
              <w:rPr>
                <w:rFonts w:asciiTheme="minorHAnsi" w:hAnsiTheme="minorHAnsi" w:cstheme="minorHAnsi"/>
                <w:bCs/>
                <w:sz w:val="20"/>
                <w:szCs w:val="20"/>
              </w:rPr>
              <w:t>5</w:t>
            </w:r>
          </w:p>
        </w:tc>
        <w:tc>
          <w:tcPr>
            <w:tcW w:w="1534" w:type="dxa"/>
          </w:tcPr>
          <w:p w14:paraId="38470734" w14:textId="77777777" w:rsidR="004731D1" w:rsidRDefault="004731D1" w:rsidP="004731D1">
            <w:pPr>
              <w:tabs>
                <w:tab w:val="left" w:pos="1800"/>
              </w:tabs>
              <w:rPr>
                <w:rFonts w:asciiTheme="minorHAnsi" w:hAnsiTheme="minorHAnsi" w:cstheme="minorHAnsi"/>
                <w:sz w:val="20"/>
              </w:rPr>
            </w:pPr>
            <w:r w:rsidRPr="00720F8E">
              <w:rPr>
                <w:rFonts w:asciiTheme="minorHAnsi" w:hAnsiTheme="minorHAnsi" w:cstheme="minorHAnsi"/>
                <w:sz w:val="20"/>
              </w:rPr>
              <w:t>&lt;</w:t>
            </w:r>
            <w:r>
              <w:rPr>
                <w:rFonts w:asciiTheme="minorHAnsi" w:hAnsiTheme="minorHAnsi" w:cstheme="minorHAnsi"/>
                <w:sz w:val="20"/>
              </w:rPr>
              <w:t>PaymentFrequencyCode</w:t>
            </w:r>
            <w:r w:rsidRPr="00720F8E">
              <w:rPr>
                <w:rFonts w:asciiTheme="minorHAnsi" w:hAnsiTheme="minorHAnsi" w:cstheme="minorHAnsi"/>
                <w:sz w:val="20"/>
              </w:rPr>
              <w:t>&gt;</w:t>
            </w:r>
          </w:p>
          <w:p w14:paraId="6363B6B2" w14:textId="17EC2372" w:rsidR="004731D1" w:rsidRPr="00BD6987" w:rsidRDefault="004731D1" w:rsidP="004731D1">
            <w:pPr>
              <w:tabs>
                <w:tab w:val="left" w:pos="1800"/>
              </w:tabs>
              <w:rPr>
                <w:rFonts w:asciiTheme="minorHAnsi" w:hAnsiTheme="minorHAnsi" w:cstheme="minorHAnsi"/>
                <w:b/>
                <w:sz w:val="20"/>
                <w:szCs w:val="20"/>
              </w:rPr>
            </w:pPr>
            <w:r w:rsidRPr="00720F8E">
              <w:rPr>
                <w:rFonts w:asciiTheme="minorHAnsi" w:hAnsiTheme="minorHAnsi" w:cstheme="minorHAnsi"/>
                <w:sz w:val="20"/>
              </w:rPr>
              <w:t>&lt;PaymentMethod</w:t>
            </w:r>
            <w:r>
              <w:rPr>
                <w:rFonts w:asciiTheme="minorHAnsi" w:hAnsiTheme="minorHAnsi" w:cstheme="minorHAnsi"/>
                <w:sz w:val="20"/>
              </w:rPr>
              <w:t>Code</w:t>
            </w:r>
            <w:r w:rsidRPr="00720F8E">
              <w:rPr>
                <w:rFonts w:asciiTheme="minorHAnsi" w:hAnsiTheme="minorHAnsi" w:cstheme="minorHAnsi"/>
                <w:sz w:val="20"/>
              </w:rPr>
              <w:t>&gt;</w:t>
            </w: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720F8E" w14:paraId="0A392256" w14:textId="77777777">
              <w:trPr>
                <w:trHeight w:val="300"/>
              </w:trPr>
              <w:tc>
                <w:tcPr>
                  <w:tcW w:w="2861" w:type="dxa"/>
                  <w:noWrap/>
                  <w:vAlign w:val="center"/>
                  <w:hideMark/>
                </w:tcPr>
                <w:p w14:paraId="78A6DE5F" w14:textId="77777777" w:rsidR="004731D1" w:rsidRPr="00E02B28" w:rsidRDefault="004731D1" w:rsidP="004731D1">
                  <w:pPr>
                    <w:pStyle w:val="BodycopyCOI"/>
                    <w:rPr>
                      <w:noProof/>
                      <w:color w:val="000000" w:themeColor="text1"/>
                    </w:rPr>
                  </w:pPr>
                  <w:r w:rsidRPr="005234F5">
                    <w:t>You have chosen to pay</w:t>
                  </w:r>
                  <w:r>
                    <w:t>:</w:t>
                  </w:r>
                </w:p>
              </w:tc>
              <w:tc>
                <w:tcPr>
                  <w:tcW w:w="4546" w:type="dxa"/>
                  <w:noWrap/>
                  <w:vAlign w:val="bottom"/>
                  <w:hideMark/>
                </w:tcPr>
                <w:p w14:paraId="34ADCA5D" w14:textId="50039164" w:rsidR="004731D1" w:rsidRPr="00E02B28" w:rsidRDefault="004731D1" w:rsidP="004731D1">
                  <w:pPr>
                    <w:pStyle w:val="TableBodycopy"/>
                    <w:rPr>
                      <w:rFonts w:asciiTheme="minorHAnsi" w:hAnsiTheme="minorHAnsi" w:cstheme="minorHAnsi"/>
                      <w:b/>
                      <w:bCs/>
                    </w:rPr>
                  </w:pPr>
                  <w:r w:rsidRPr="006928BD">
                    <w:rPr>
                      <w:rFonts w:asciiTheme="minorHAnsi" w:hAnsiTheme="minorHAnsi" w:cstheme="minorHAnsi"/>
                      <w:b/>
                      <w:bCs/>
                      <w:szCs w:val="20"/>
                    </w:rPr>
                    <w:t xml:space="preserve">Monthly </w:t>
                  </w:r>
                  <w:r w:rsidRPr="000A2E32">
                    <w:rPr>
                      <w:rFonts w:asciiTheme="minorHAnsi" w:hAnsiTheme="minorHAnsi" w:cstheme="minorHAnsi"/>
                      <w:b/>
                      <w:bCs/>
                      <w:szCs w:val="20"/>
                    </w:rPr>
                    <w:t xml:space="preserve">by Direct Debit </w:t>
                  </w:r>
                  <w:r w:rsidRPr="00A35338">
                    <w:rPr>
                      <w:rFonts w:asciiTheme="minorHAnsi" w:hAnsiTheme="minorHAnsi" w:cstheme="minorHAnsi"/>
                      <w:b/>
                      <w:bCs/>
                      <w:szCs w:val="20"/>
                    </w:rPr>
                    <w:t>from your credit card</w:t>
                  </w:r>
                </w:p>
              </w:tc>
            </w:tr>
          </w:tbl>
          <w:p w14:paraId="0364A7BB" w14:textId="77777777" w:rsidR="004731D1" w:rsidRPr="005234F5" w:rsidRDefault="004731D1" w:rsidP="004731D1">
            <w:pPr>
              <w:pStyle w:val="TableBodycopy"/>
              <w:rPr>
                <w:rFonts w:asciiTheme="minorHAnsi" w:eastAsia="Tahoma" w:hAnsiTheme="minorHAnsi" w:cstheme="minorHAnsi"/>
                <w:szCs w:val="20"/>
              </w:rPr>
            </w:pPr>
          </w:p>
        </w:tc>
        <w:tc>
          <w:tcPr>
            <w:tcW w:w="1843" w:type="dxa"/>
          </w:tcPr>
          <w:p w14:paraId="41A02D0E" w14:textId="739F53EA"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IF</w:t>
            </w:r>
            <w:r w:rsidRPr="00720F8E">
              <w:rPr>
                <w:rFonts w:asciiTheme="minorHAnsi" w:hAnsiTheme="minorHAnsi" w:cstheme="minorHAnsi"/>
                <w:sz w:val="20"/>
              </w:rPr>
              <w:t xml:space="preserve">  &lt;</w:t>
            </w:r>
            <w:r>
              <w:rPr>
                <w:rFonts w:asciiTheme="minorHAnsi" w:hAnsiTheme="minorHAnsi" w:cstheme="minorHAnsi"/>
                <w:sz w:val="20"/>
              </w:rPr>
              <w:t>PaymentFrequencyCode</w:t>
            </w:r>
            <w:r w:rsidRPr="00720F8E">
              <w:rPr>
                <w:rFonts w:asciiTheme="minorHAnsi" w:hAnsiTheme="minorHAnsi" w:cstheme="minorHAnsi"/>
                <w:sz w:val="20"/>
              </w:rPr>
              <w:t>&gt; = "</w:t>
            </w:r>
            <w:r w:rsidRPr="003A750F">
              <w:rPr>
                <w:rFonts w:asciiTheme="minorHAnsi" w:hAnsiTheme="minorHAnsi" w:cstheme="minorHAnsi"/>
                <w:sz w:val="20"/>
              </w:rPr>
              <w:t>1|PaymentPlanMonthly</w:t>
            </w:r>
            <w:r w:rsidRPr="00720F8E">
              <w:rPr>
                <w:rFonts w:asciiTheme="minorHAnsi" w:hAnsiTheme="minorHAnsi" w:cstheme="minorHAnsi"/>
                <w:sz w:val="20"/>
              </w:rPr>
              <w:t xml:space="preserve">" </w:t>
            </w:r>
            <w:r w:rsidRPr="00720F8E">
              <w:rPr>
                <w:rFonts w:asciiTheme="minorHAnsi" w:hAnsiTheme="minorHAnsi" w:cstheme="minorHAnsi"/>
                <w:b/>
                <w:bCs/>
                <w:sz w:val="20"/>
              </w:rPr>
              <w:t>AND</w:t>
            </w:r>
            <w:r w:rsidRPr="00720F8E">
              <w:rPr>
                <w:rFonts w:asciiTheme="minorHAnsi" w:hAnsiTheme="minorHAnsi" w:cstheme="minorHAnsi"/>
                <w:sz w:val="20"/>
              </w:rPr>
              <w:t xml:space="preserve">  &lt;PaymentMethod</w:t>
            </w:r>
            <w:r>
              <w:rPr>
                <w:rFonts w:asciiTheme="minorHAnsi" w:hAnsiTheme="minorHAnsi" w:cstheme="minorHAnsi"/>
                <w:sz w:val="20"/>
              </w:rPr>
              <w:t>Code</w:t>
            </w:r>
            <w:r w:rsidRPr="00720F8E">
              <w:rPr>
                <w:rFonts w:asciiTheme="minorHAnsi" w:hAnsiTheme="minorHAnsi" w:cstheme="minorHAnsi"/>
                <w:sz w:val="20"/>
              </w:rPr>
              <w:t>&gt; = "</w:t>
            </w:r>
            <w:r>
              <w:rPr>
                <w:rFonts w:asciiTheme="minorHAnsi" w:hAnsiTheme="minorHAnsi" w:cstheme="minorHAnsi"/>
                <w:sz w:val="20"/>
              </w:rPr>
              <w:t>EFTC</w:t>
            </w:r>
            <w:r w:rsidRPr="00720F8E">
              <w:rPr>
                <w:rFonts w:asciiTheme="minorHAnsi" w:hAnsiTheme="minorHAnsi" w:cstheme="minorHAnsi"/>
                <w:sz w:val="20"/>
              </w:rPr>
              <w:t xml:space="preserve">" </w:t>
            </w:r>
          </w:p>
          <w:p w14:paraId="2FF508E9" w14:textId="77777777"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THEN</w:t>
            </w:r>
            <w:r w:rsidRPr="00720F8E">
              <w:rPr>
                <w:rFonts w:asciiTheme="minorHAnsi" w:hAnsiTheme="minorHAnsi" w:cstheme="minorHAnsi"/>
                <w:sz w:val="20"/>
              </w:rPr>
              <w:t xml:space="preserve"> display</w:t>
            </w:r>
          </w:p>
          <w:p w14:paraId="478354F9" w14:textId="666396C1" w:rsidR="004731D1" w:rsidRPr="00720F8E" w:rsidRDefault="004731D1" w:rsidP="004731D1">
            <w:pPr>
              <w:tabs>
                <w:tab w:val="left" w:pos="774"/>
              </w:tabs>
              <w:rPr>
                <w:rFonts w:asciiTheme="minorHAnsi" w:hAnsiTheme="minorHAnsi" w:cstheme="minorHAnsi"/>
                <w:b/>
                <w:bCs/>
                <w:sz w:val="20"/>
              </w:rPr>
            </w:pPr>
            <w:r>
              <w:rPr>
                <w:rFonts w:asciiTheme="minorHAnsi" w:hAnsiTheme="minorHAnsi" w:cstheme="minorHAnsi"/>
                <w:b/>
                <w:bCs/>
                <w:sz w:val="20"/>
              </w:rPr>
              <w:t xml:space="preserve">ELSE </w:t>
            </w:r>
            <w:r w:rsidRPr="00135B6D">
              <w:rPr>
                <w:rFonts w:asciiTheme="minorHAnsi" w:hAnsiTheme="minorHAnsi" w:cstheme="minorHAnsi"/>
                <w:sz w:val="20"/>
              </w:rPr>
              <w:t>do not display</w:t>
            </w:r>
          </w:p>
        </w:tc>
        <w:tc>
          <w:tcPr>
            <w:tcW w:w="851" w:type="dxa"/>
          </w:tcPr>
          <w:p w14:paraId="38810436"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488B6502"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26AECBF4"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145FBC76" w14:textId="1AD31B65"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5666339D" w14:textId="77777777" w:rsidTr="5DAD8829">
        <w:trPr>
          <w:cantSplit/>
        </w:trPr>
        <w:tc>
          <w:tcPr>
            <w:tcW w:w="1013" w:type="dxa"/>
          </w:tcPr>
          <w:p w14:paraId="2A517D0C" w14:textId="0BC2827F" w:rsidR="004731D1" w:rsidRPr="00BD6987"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YRP </w:t>
            </w:r>
            <w:r>
              <w:rPr>
                <w:rFonts w:asciiTheme="minorHAnsi" w:hAnsiTheme="minorHAnsi" w:cstheme="minorHAnsi"/>
                <w:bCs/>
                <w:sz w:val="20"/>
                <w:szCs w:val="20"/>
              </w:rPr>
              <w:t>6</w:t>
            </w:r>
          </w:p>
        </w:tc>
        <w:tc>
          <w:tcPr>
            <w:tcW w:w="1534" w:type="dxa"/>
          </w:tcPr>
          <w:p w14:paraId="733A68C7" w14:textId="77777777" w:rsidR="004731D1" w:rsidRDefault="004731D1" w:rsidP="004731D1">
            <w:pPr>
              <w:tabs>
                <w:tab w:val="left" w:pos="1800"/>
              </w:tabs>
              <w:rPr>
                <w:rFonts w:asciiTheme="minorHAnsi" w:hAnsiTheme="minorHAnsi" w:cstheme="minorHAnsi"/>
                <w:sz w:val="20"/>
              </w:rPr>
            </w:pPr>
            <w:r w:rsidRPr="00720F8E">
              <w:rPr>
                <w:rFonts w:asciiTheme="minorHAnsi" w:hAnsiTheme="minorHAnsi" w:cstheme="minorHAnsi"/>
                <w:sz w:val="20"/>
              </w:rPr>
              <w:t>&lt;</w:t>
            </w:r>
            <w:r>
              <w:rPr>
                <w:rFonts w:asciiTheme="minorHAnsi" w:hAnsiTheme="minorHAnsi" w:cstheme="minorHAnsi"/>
                <w:sz w:val="20"/>
              </w:rPr>
              <w:t>PaymentFrequencyCode</w:t>
            </w:r>
            <w:r w:rsidRPr="00720F8E">
              <w:rPr>
                <w:rFonts w:asciiTheme="minorHAnsi" w:hAnsiTheme="minorHAnsi" w:cstheme="minorHAnsi"/>
                <w:sz w:val="20"/>
              </w:rPr>
              <w:t>&gt;</w:t>
            </w:r>
          </w:p>
          <w:p w14:paraId="133703E3" w14:textId="552D4D68" w:rsidR="004731D1" w:rsidRPr="00BD6987" w:rsidRDefault="004731D1" w:rsidP="004731D1">
            <w:pPr>
              <w:tabs>
                <w:tab w:val="left" w:pos="1800"/>
              </w:tabs>
              <w:rPr>
                <w:rFonts w:asciiTheme="minorHAnsi" w:hAnsiTheme="minorHAnsi" w:cstheme="minorHAnsi"/>
                <w:b/>
                <w:sz w:val="20"/>
                <w:szCs w:val="20"/>
              </w:rPr>
            </w:pPr>
            <w:r w:rsidRPr="00720F8E">
              <w:rPr>
                <w:rFonts w:asciiTheme="minorHAnsi" w:hAnsiTheme="minorHAnsi" w:cstheme="minorHAnsi"/>
                <w:sz w:val="20"/>
              </w:rPr>
              <w:t>&lt;PaymentMethod</w:t>
            </w:r>
            <w:r>
              <w:rPr>
                <w:rFonts w:asciiTheme="minorHAnsi" w:hAnsiTheme="minorHAnsi" w:cstheme="minorHAnsi"/>
                <w:sz w:val="20"/>
              </w:rPr>
              <w:t>Code</w:t>
            </w:r>
            <w:r w:rsidRPr="00720F8E">
              <w:rPr>
                <w:rFonts w:asciiTheme="minorHAnsi" w:hAnsiTheme="minorHAnsi" w:cstheme="minorHAnsi"/>
                <w:sz w:val="20"/>
              </w:rPr>
              <w:t>&gt;</w:t>
            </w: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720F8E" w14:paraId="02C55C2C" w14:textId="77777777">
              <w:trPr>
                <w:trHeight w:val="300"/>
              </w:trPr>
              <w:tc>
                <w:tcPr>
                  <w:tcW w:w="2861" w:type="dxa"/>
                  <w:noWrap/>
                  <w:vAlign w:val="center"/>
                  <w:hideMark/>
                </w:tcPr>
                <w:p w14:paraId="25A4D838" w14:textId="77777777" w:rsidR="004731D1" w:rsidRPr="00E02B28" w:rsidRDefault="004731D1" w:rsidP="004731D1">
                  <w:pPr>
                    <w:pStyle w:val="BodycopyCOI"/>
                    <w:rPr>
                      <w:noProof/>
                      <w:color w:val="000000" w:themeColor="text1"/>
                    </w:rPr>
                  </w:pPr>
                  <w:r w:rsidRPr="005234F5">
                    <w:t>You have chosen to pay</w:t>
                  </w:r>
                  <w:r>
                    <w:t>:</w:t>
                  </w:r>
                </w:p>
              </w:tc>
              <w:tc>
                <w:tcPr>
                  <w:tcW w:w="4546" w:type="dxa"/>
                  <w:noWrap/>
                  <w:vAlign w:val="bottom"/>
                  <w:hideMark/>
                </w:tcPr>
                <w:p w14:paraId="4007B55C" w14:textId="780497A4" w:rsidR="004731D1" w:rsidRPr="00E02B28" w:rsidRDefault="004731D1" w:rsidP="004731D1">
                  <w:pPr>
                    <w:pStyle w:val="TableBodycopy"/>
                    <w:rPr>
                      <w:rFonts w:asciiTheme="minorHAnsi" w:hAnsiTheme="minorHAnsi" w:cstheme="minorHAnsi"/>
                      <w:b/>
                      <w:bCs/>
                    </w:rPr>
                  </w:pPr>
                  <w:r w:rsidRPr="004722C1">
                    <w:rPr>
                      <w:rFonts w:asciiTheme="minorHAnsi" w:hAnsiTheme="minorHAnsi" w:cstheme="minorHAnsi"/>
                      <w:b/>
                      <w:bCs/>
                      <w:szCs w:val="20"/>
                    </w:rPr>
                    <w:t xml:space="preserve">Annually </w:t>
                  </w:r>
                  <w:r w:rsidRPr="003419B3">
                    <w:rPr>
                      <w:rFonts w:asciiTheme="minorHAnsi" w:hAnsiTheme="minorHAnsi" w:cstheme="minorHAnsi"/>
                      <w:b/>
                      <w:bCs/>
                      <w:szCs w:val="20"/>
                    </w:rPr>
                    <w:t>by invoice</w:t>
                  </w:r>
                </w:p>
              </w:tc>
            </w:tr>
          </w:tbl>
          <w:p w14:paraId="409CDCBA" w14:textId="77777777" w:rsidR="004731D1" w:rsidRPr="005234F5" w:rsidRDefault="004731D1" w:rsidP="004731D1">
            <w:pPr>
              <w:pStyle w:val="TableBodycopy"/>
              <w:rPr>
                <w:rFonts w:asciiTheme="minorHAnsi" w:eastAsia="Tahoma" w:hAnsiTheme="minorHAnsi" w:cstheme="minorHAnsi"/>
                <w:szCs w:val="20"/>
              </w:rPr>
            </w:pPr>
          </w:p>
        </w:tc>
        <w:tc>
          <w:tcPr>
            <w:tcW w:w="1843" w:type="dxa"/>
          </w:tcPr>
          <w:p w14:paraId="686DBDFA" w14:textId="1F9CA071"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IF</w:t>
            </w:r>
            <w:r w:rsidRPr="00720F8E">
              <w:rPr>
                <w:rFonts w:asciiTheme="minorHAnsi" w:hAnsiTheme="minorHAnsi" w:cstheme="minorHAnsi"/>
                <w:sz w:val="20"/>
              </w:rPr>
              <w:t xml:space="preserve">  &lt;</w:t>
            </w:r>
            <w:r>
              <w:rPr>
                <w:rFonts w:asciiTheme="minorHAnsi" w:hAnsiTheme="minorHAnsi" w:cstheme="minorHAnsi"/>
                <w:sz w:val="20"/>
              </w:rPr>
              <w:t>PaymentFrequencyCode</w:t>
            </w:r>
            <w:r w:rsidRPr="00720F8E">
              <w:rPr>
                <w:rFonts w:asciiTheme="minorHAnsi" w:hAnsiTheme="minorHAnsi" w:cstheme="minorHAnsi"/>
                <w:sz w:val="20"/>
              </w:rPr>
              <w:t>&gt; = "</w:t>
            </w:r>
            <w:r w:rsidRPr="00C108B6">
              <w:rPr>
                <w:rFonts w:asciiTheme="minorHAnsi" w:hAnsiTheme="minorHAnsi" w:cstheme="minorHAnsi"/>
                <w:sz w:val="20"/>
              </w:rPr>
              <w:t>2|PaymentPlanAnnual</w:t>
            </w:r>
            <w:r w:rsidRPr="00720F8E">
              <w:rPr>
                <w:rFonts w:asciiTheme="minorHAnsi" w:hAnsiTheme="minorHAnsi" w:cstheme="minorHAnsi"/>
                <w:sz w:val="20"/>
              </w:rPr>
              <w:t xml:space="preserve">" </w:t>
            </w:r>
            <w:r w:rsidRPr="00720F8E">
              <w:rPr>
                <w:rFonts w:asciiTheme="minorHAnsi" w:hAnsiTheme="minorHAnsi" w:cstheme="minorHAnsi"/>
                <w:b/>
                <w:bCs/>
                <w:sz w:val="20"/>
              </w:rPr>
              <w:t>AND</w:t>
            </w:r>
            <w:r w:rsidRPr="00720F8E">
              <w:rPr>
                <w:rFonts w:asciiTheme="minorHAnsi" w:hAnsiTheme="minorHAnsi" w:cstheme="minorHAnsi"/>
                <w:sz w:val="20"/>
              </w:rPr>
              <w:t xml:space="preserve">  &lt;PaymentMethod</w:t>
            </w:r>
            <w:r>
              <w:rPr>
                <w:rFonts w:asciiTheme="minorHAnsi" w:hAnsiTheme="minorHAnsi" w:cstheme="minorHAnsi"/>
                <w:sz w:val="20"/>
              </w:rPr>
              <w:t>Code</w:t>
            </w:r>
            <w:r w:rsidRPr="00720F8E">
              <w:rPr>
                <w:rFonts w:asciiTheme="minorHAnsi" w:hAnsiTheme="minorHAnsi" w:cstheme="minorHAnsi"/>
                <w:sz w:val="20"/>
              </w:rPr>
              <w:t>&gt; = "</w:t>
            </w:r>
            <w:r>
              <w:rPr>
                <w:rFonts w:asciiTheme="minorHAnsi" w:hAnsiTheme="minorHAnsi" w:cstheme="minorHAnsi"/>
                <w:sz w:val="20"/>
              </w:rPr>
              <w:t>INV</w:t>
            </w:r>
            <w:r w:rsidRPr="00720F8E">
              <w:rPr>
                <w:rFonts w:asciiTheme="minorHAnsi" w:hAnsiTheme="minorHAnsi" w:cstheme="minorHAnsi"/>
                <w:sz w:val="20"/>
              </w:rPr>
              <w:t xml:space="preserve">" </w:t>
            </w:r>
          </w:p>
          <w:p w14:paraId="012E91F2" w14:textId="77777777"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THEN</w:t>
            </w:r>
            <w:r w:rsidRPr="00720F8E">
              <w:rPr>
                <w:rFonts w:asciiTheme="minorHAnsi" w:hAnsiTheme="minorHAnsi" w:cstheme="minorHAnsi"/>
                <w:sz w:val="20"/>
              </w:rPr>
              <w:t xml:space="preserve"> display</w:t>
            </w:r>
          </w:p>
          <w:p w14:paraId="5CCCAD6D" w14:textId="72A19F38" w:rsidR="004731D1" w:rsidRPr="00720F8E" w:rsidRDefault="004731D1" w:rsidP="004731D1">
            <w:pPr>
              <w:tabs>
                <w:tab w:val="left" w:pos="774"/>
              </w:tabs>
              <w:rPr>
                <w:rFonts w:asciiTheme="minorHAnsi" w:hAnsiTheme="minorHAnsi" w:cstheme="minorHAnsi"/>
                <w:b/>
                <w:bCs/>
                <w:sz w:val="20"/>
              </w:rPr>
            </w:pPr>
            <w:r>
              <w:rPr>
                <w:rFonts w:asciiTheme="minorHAnsi" w:hAnsiTheme="minorHAnsi" w:cstheme="minorHAnsi"/>
                <w:b/>
                <w:bCs/>
                <w:sz w:val="20"/>
              </w:rPr>
              <w:t xml:space="preserve">ELSE </w:t>
            </w:r>
            <w:r w:rsidRPr="00135B6D">
              <w:rPr>
                <w:rFonts w:asciiTheme="minorHAnsi" w:hAnsiTheme="minorHAnsi" w:cstheme="minorHAnsi"/>
                <w:sz w:val="20"/>
              </w:rPr>
              <w:t>do not display</w:t>
            </w:r>
          </w:p>
        </w:tc>
        <w:tc>
          <w:tcPr>
            <w:tcW w:w="851" w:type="dxa"/>
          </w:tcPr>
          <w:p w14:paraId="5D393305"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76673662"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709E3932"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332610FB" w14:textId="01052D14"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37EFCE7E" w14:textId="77777777" w:rsidTr="5DAD8829">
        <w:trPr>
          <w:cantSplit/>
        </w:trPr>
        <w:tc>
          <w:tcPr>
            <w:tcW w:w="1013" w:type="dxa"/>
          </w:tcPr>
          <w:p w14:paraId="21EBF18D" w14:textId="4014E714" w:rsidR="004731D1" w:rsidRPr="00BD6987"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YRP </w:t>
            </w:r>
            <w:r>
              <w:rPr>
                <w:rFonts w:asciiTheme="minorHAnsi" w:hAnsiTheme="minorHAnsi" w:cstheme="minorHAnsi"/>
                <w:bCs/>
                <w:sz w:val="20"/>
                <w:szCs w:val="20"/>
              </w:rPr>
              <w:t>7</w:t>
            </w:r>
          </w:p>
        </w:tc>
        <w:tc>
          <w:tcPr>
            <w:tcW w:w="1534" w:type="dxa"/>
          </w:tcPr>
          <w:p w14:paraId="333D22AF" w14:textId="77777777" w:rsidR="004731D1" w:rsidRDefault="004731D1" w:rsidP="004731D1">
            <w:pPr>
              <w:tabs>
                <w:tab w:val="left" w:pos="1800"/>
              </w:tabs>
              <w:rPr>
                <w:rFonts w:asciiTheme="minorHAnsi" w:hAnsiTheme="minorHAnsi" w:cstheme="minorHAnsi"/>
                <w:sz w:val="20"/>
              </w:rPr>
            </w:pPr>
            <w:r w:rsidRPr="00720F8E">
              <w:rPr>
                <w:rFonts w:asciiTheme="minorHAnsi" w:hAnsiTheme="minorHAnsi" w:cstheme="minorHAnsi"/>
                <w:sz w:val="20"/>
              </w:rPr>
              <w:t>&lt;PaymentMethod</w:t>
            </w:r>
            <w:r>
              <w:rPr>
                <w:rFonts w:asciiTheme="minorHAnsi" w:hAnsiTheme="minorHAnsi" w:cstheme="minorHAnsi"/>
                <w:sz w:val="20"/>
              </w:rPr>
              <w:t>Code</w:t>
            </w:r>
            <w:r w:rsidRPr="00720F8E">
              <w:rPr>
                <w:rFonts w:asciiTheme="minorHAnsi" w:hAnsiTheme="minorHAnsi" w:cstheme="minorHAnsi"/>
                <w:sz w:val="20"/>
              </w:rPr>
              <w:t>&gt;</w:t>
            </w:r>
          </w:p>
          <w:p w14:paraId="4DB10562" w14:textId="71390336" w:rsidR="004731D1" w:rsidRDefault="004731D1" w:rsidP="004731D1">
            <w:pPr>
              <w:tabs>
                <w:tab w:val="left" w:pos="1800"/>
              </w:tabs>
              <w:rPr>
                <w:rFonts w:asciiTheme="minorHAnsi" w:hAnsiTheme="minorHAnsi" w:cstheme="minorHAnsi"/>
                <w:sz w:val="20"/>
              </w:rPr>
            </w:pPr>
            <w:r w:rsidRPr="00F65C60">
              <w:rPr>
                <w:rFonts w:asciiTheme="minorHAnsi" w:hAnsiTheme="minorHAnsi" w:cstheme="minorHAnsi"/>
                <w:sz w:val="20"/>
              </w:rPr>
              <w:t>&lt;AccountNumber&gt;</w:t>
            </w:r>
          </w:p>
          <w:p w14:paraId="739E6C69" w14:textId="77777777" w:rsidR="004731D1" w:rsidRPr="00BD6987" w:rsidRDefault="004731D1" w:rsidP="004731D1">
            <w:pPr>
              <w:tabs>
                <w:tab w:val="left" w:pos="1800"/>
              </w:tabs>
              <w:rPr>
                <w:rFonts w:asciiTheme="minorHAnsi" w:hAnsiTheme="minorHAnsi" w:cstheme="minorHAnsi"/>
                <w:b/>
                <w:sz w:val="20"/>
                <w:szCs w:val="20"/>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720F8E" w14:paraId="6D5BD564" w14:textId="77777777" w:rsidTr="78CABE0F">
              <w:trPr>
                <w:trHeight w:val="300"/>
              </w:trPr>
              <w:tc>
                <w:tcPr>
                  <w:tcW w:w="2861" w:type="dxa"/>
                  <w:noWrap/>
                  <w:vAlign w:val="center"/>
                  <w:hideMark/>
                </w:tcPr>
                <w:p w14:paraId="03238C9A" w14:textId="7514D3B8" w:rsidR="004731D1" w:rsidRPr="00E02B28" w:rsidRDefault="004731D1" w:rsidP="004731D1">
                  <w:pPr>
                    <w:pStyle w:val="BodycopyCOI"/>
                    <w:rPr>
                      <w:rFonts w:cstheme="minorHAnsi"/>
                      <w:noProof/>
                      <w:color w:val="000000" w:themeColor="text1"/>
                    </w:rPr>
                  </w:pPr>
                  <w:r w:rsidRPr="4278F7BB">
                    <w:t>Account details</w:t>
                  </w:r>
                  <w:r>
                    <w:rPr>
                      <w:rFonts w:eastAsia="Tahoma" w:cstheme="minorHAnsi"/>
                    </w:rPr>
                    <w:t>:</w:t>
                  </w:r>
                </w:p>
              </w:tc>
              <w:tc>
                <w:tcPr>
                  <w:tcW w:w="4546" w:type="dxa"/>
                  <w:noWrap/>
                  <w:vAlign w:val="bottom"/>
                  <w:hideMark/>
                </w:tcPr>
                <w:p w14:paraId="05D59257" w14:textId="2885D5DE" w:rsidR="004731D1" w:rsidRPr="00E02B28" w:rsidRDefault="004731D1" w:rsidP="004731D1">
                  <w:pPr>
                    <w:pStyle w:val="TableBodycopy"/>
                    <w:rPr>
                      <w:rFonts w:asciiTheme="minorHAnsi" w:hAnsiTheme="minorHAnsi" w:cstheme="minorBidi"/>
                      <w:b/>
                      <w:bCs/>
                    </w:rPr>
                  </w:pPr>
                  <w:r w:rsidRPr="78CABE0F">
                    <w:rPr>
                      <w:rFonts w:asciiTheme="minorHAnsi" w:hAnsiTheme="minorHAnsi" w:cstheme="minorBidi"/>
                      <w:b/>
                      <w:bCs/>
                    </w:rPr>
                    <w:t>Account number ending in &lt;AccountNumber&gt;</w:t>
                  </w:r>
                </w:p>
              </w:tc>
            </w:tr>
          </w:tbl>
          <w:p w14:paraId="1FB1EF35" w14:textId="77777777" w:rsidR="004731D1" w:rsidRPr="005234F5" w:rsidRDefault="004731D1" w:rsidP="004731D1">
            <w:pPr>
              <w:pStyle w:val="TableBodycopy"/>
              <w:rPr>
                <w:rFonts w:asciiTheme="minorHAnsi" w:eastAsia="Tahoma" w:hAnsiTheme="minorHAnsi" w:cstheme="minorHAnsi"/>
                <w:szCs w:val="20"/>
              </w:rPr>
            </w:pPr>
          </w:p>
        </w:tc>
        <w:tc>
          <w:tcPr>
            <w:tcW w:w="1843" w:type="dxa"/>
          </w:tcPr>
          <w:p w14:paraId="15DF0478" w14:textId="56C3DE66"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IF</w:t>
            </w:r>
            <w:r w:rsidRPr="00720F8E">
              <w:rPr>
                <w:rFonts w:asciiTheme="minorHAnsi" w:hAnsiTheme="minorHAnsi" w:cstheme="minorHAnsi"/>
                <w:sz w:val="20"/>
              </w:rPr>
              <w:t xml:space="preserve">  &lt;PaymentMethod</w:t>
            </w:r>
            <w:r>
              <w:rPr>
                <w:rFonts w:asciiTheme="minorHAnsi" w:hAnsiTheme="minorHAnsi" w:cstheme="minorHAnsi"/>
                <w:sz w:val="20"/>
              </w:rPr>
              <w:t>Code</w:t>
            </w:r>
            <w:r w:rsidRPr="00720F8E">
              <w:rPr>
                <w:rFonts w:asciiTheme="minorHAnsi" w:hAnsiTheme="minorHAnsi" w:cstheme="minorHAnsi"/>
                <w:sz w:val="20"/>
              </w:rPr>
              <w:t>&gt; = "</w:t>
            </w:r>
            <w:r>
              <w:rPr>
                <w:rFonts w:asciiTheme="minorHAnsi" w:hAnsiTheme="minorHAnsi" w:cstheme="minorHAnsi"/>
                <w:sz w:val="20"/>
              </w:rPr>
              <w:t>EFT</w:t>
            </w:r>
            <w:r w:rsidRPr="00720F8E">
              <w:rPr>
                <w:rFonts w:asciiTheme="minorHAnsi" w:hAnsiTheme="minorHAnsi" w:cstheme="minorHAnsi"/>
                <w:sz w:val="20"/>
              </w:rPr>
              <w:t xml:space="preserve">" </w:t>
            </w:r>
          </w:p>
          <w:p w14:paraId="27BB2BC3" w14:textId="77777777"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THEN</w:t>
            </w:r>
            <w:r w:rsidRPr="00720F8E">
              <w:rPr>
                <w:rFonts w:asciiTheme="minorHAnsi" w:hAnsiTheme="minorHAnsi" w:cstheme="minorHAnsi"/>
                <w:sz w:val="20"/>
              </w:rPr>
              <w:t xml:space="preserve"> display</w:t>
            </w:r>
          </w:p>
          <w:p w14:paraId="46D6E024" w14:textId="77777777" w:rsidR="004731D1" w:rsidRDefault="004731D1" w:rsidP="004731D1">
            <w:pPr>
              <w:tabs>
                <w:tab w:val="left" w:pos="774"/>
              </w:tabs>
              <w:rPr>
                <w:rFonts w:asciiTheme="minorHAnsi" w:hAnsiTheme="minorHAnsi" w:cstheme="minorHAnsi"/>
                <w:sz w:val="20"/>
              </w:rPr>
            </w:pPr>
            <w:r>
              <w:rPr>
                <w:rFonts w:asciiTheme="minorHAnsi" w:hAnsiTheme="minorHAnsi" w:cstheme="minorHAnsi"/>
                <w:b/>
                <w:bCs/>
                <w:sz w:val="20"/>
              </w:rPr>
              <w:t xml:space="preserve">ELSE </w:t>
            </w:r>
            <w:r w:rsidRPr="00135B6D">
              <w:rPr>
                <w:rFonts w:asciiTheme="minorHAnsi" w:hAnsiTheme="minorHAnsi" w:cstheme="minorHAnsi"/>
                <w:sz w:val="20"/>
              </w:rPr>
              <w:t>do not display</w:t>
            </w:r>
          </w:p>
          <w:p w14:paraId="1216606E" w14:textId="77777777" w:rsidR="004731D1" w:rsidRDefault="004731D1" w:rsidP="004731D1">
            <w:pPr>
              <w:tabs>
                <w:tab w:val="left" w:pos="774"/>
              </w:tabs>
              <w:rPr>
                <w:rFonts w:asciiTheme="minorHAnsi" w:hAnsiTheme="minorHAnsi" w:cstheme="minorHAnsi"/>
                <w:sz w:val="20"/>
              </w:rPr>
            </w:pPr>
          </w:p>
          <w:p w14:paraId="3C618E35" w14:textId="77777777" w:rsidR="004731D1" w:rsidRPr="00F47E96" w:rsidRDefault="004731D1" w:rsidP="004731D1">
            <w:pPr>
              <w:tabs>
                <w:tab w:val="left" w:pos="774"/>
              </w:tabs>
              <w:rPr>
                <w:rFonts w:asciiTheme="minorHAnsi" w:hAnsiTheme="minorHAnsi" w:cstheme="minorHAnsi"/>
                <w:b/>
                <w:bCs/>
                <w:sz w:val="20"/>
              </w:rPr>
            </w:pPr>
            <w:r w:rsidRPr="00F47E96">
              <w:rPr>
                <w:rFonts w:asciiTheme="minorHAnsi" w:hAnsiTheme="minorHAnsi" w:cstheme="minorHAnsi"/>
                <w:b/>
                <w:bCs/>
                <w:sz w:val="20"/>
              </w:rPr>
              <w:t>Note:</w:t>
            </w:r>
          </w:p>
          <w:p w14:paraId="08328FDC" w14:textId="385FFEB4" w:rsidR="004731D1" w:rsidRPr="00720F8E" w:rsidRDefault="004731D1" w:rsidP="004731D1">
            <w:pPr>
              <w:tabs>
                <w:tab w:val="left" w:pos="774"/>
              </w:tabs>
              <w:rPr>
                <w:rFonts w:asciiTheme="minorHAnsi" w:hAnsiTheme="minorHAnsi" w:cstheme="minorHAnsi"/>
                <w:b/>
                <w:bCs/>
                <w:sz w:val="20"/>
              </w:rPr>
            </w:pPr>
            <w:r>
              <w:rPr>
                <w:rFonts w:asciiTheme="minorHAnsi" w:hAnsiTheme="minorHAnsi" w:cstheme="minorHAnsi"/>
                <w:sz w:val="20"/>
              </w:rPr>
              <w:t xml:space="preserve">To display last 3 digits of </w:t>
            </w:r>
            <w:r w:rsidRPr="00CF1FB9">
              <w:rPr>
                <w:rFonts w:asciiTheme="minorHAnsi" w:hAnsiTheme="minorHAnsi" w:cstheme="minorHAnsi"/>
                <w:sz w:val="20"/>
              </w:rPr>
              <w:t>Bank account number</w:t>
            </w:r>
          </w:p>
        </w:tc>
        <w:tc>
          <w:tcPr>
            <w:tcW w:w="851" w:type="dxa"/>
          </w:tcPr>
          <w:p w14:paraId="67DC1D58"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025E9788"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01E7F8BA"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16C5A8F7" w14:textId="3B3DB384"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30ED93C7" w14:textId="77777777" w:rsidTr="5DAD8829">
        <w:trPr>
          <w:cantSplit/>
        </w:trPr>
        <w:tc>
          <w:tcPr>
            <w:tcW w:w="1013" w:type="dxa"/>
          </w:tcPr>
          <w:p w14:paraId="3D070C1D" w14:textId="7CF1B2CB" w:rsidR="004731D1" w:rsidRPr="00BD6987"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YRP </w:t>
            </w:r>
            <w:r>
              <w:rPr>
                <w:rFonts w:asciiTheme="minorHAnsi" w:hAnsiTheme="minorHAnsi" w:cstheme="minorHAnsi"/>
                <w:bCs/>
                <w:sz w:val="20"/>
                <w:szCs w:val="20"/>
              </w:rPr>
              <w:t>8</w:t>
            </w:r>
          </w:p>
        </w:tc>
        <w:tc>
          <w:tcPr>
            <w:tcW w:w="1534" w:type="dxa"/>
          </w:tcPr>
          <w:p w14:paraId="3F7ED242" w14:textId="77777777" w:rsidR="004731D1" w:rsidRPr="00A36E03" w:rsidRDefault="004731D1" w:rsidP="004731D1">
            <w:pPr>
              <w:tabs>
                <w:tab w:val="left" w:pos="1800"/>
              </w:tabs>
              <w:rPr>
                <w:rFonts w:asciiTheme="minorHAnsi" w:hAnsiTheme="minorHAnsi" w:cstheme="minorHAnsi"/>
                <w:sz w:val="20"/>
              </w:rPr>
            </w:pPr>
            <w:r w:rsidRPr="00A36E03">
              <w:rPr>
                <w:rFonts w:asciiTheme="minorHAnsi" w:hAnsiTheme="minorHAnsi" w:cstheme="minorHAnsi"/>
                <w:sz w:val="20"/>
              </w:rPr>
              <w:t>&lt;PaymentMethodCode&gt;</w:t>
            </w:r>
          </w:p>
          <w:p w14:paraId="4C769CB3" w14:textId="288C8C84" w:rsidR="00A108BF" w:rsidRPr="00A36E03" w:rsidRDefault="00A108BF" w:rsidP="004731D1">
            <w:pPr>
              <w:tabs>
                <w:tab w:val="left" w:pos="1800"/>
              </w:tabs>
              <w:rPr>
                <w:rFonts w:asciiTheme="minorHAnsi" w:hAnsiTheme="minorHAnsi" w:cstheme="minorHAnsi"/>
                <w:sz w:val="20"/>
              </w:rPr>
            </w:pPr>
            <w:r w:rsidRPr="00A36E03">
              <w:rPr>
                <w:rFonts w:asciiTheme="minorHAnsi" w:hAnsiTheme="minorHAnsi" w:cstheme="minorHAnsi"/>
                <w:sz w:val="20"/>
              </w:rPr>
              <w:t>&lt;CardNumber&gt;</w:t>
            </w:r>
          </w:p>
          <w:p w14:paraId="52687C3E" w14:textId="77777777" w:rsidR="004731D1" w:rsidRPr="00A36E03" w:rsidRDefault="004731D1" w:rsidP="004731D1">
            <w:pPr>
              <w:tabs>
                <w:tab w:val="left" w:pos="1800"/>
              </w:tabs>
              <w:rPr>
                <w:rFonts w:asciiTheme="minorHAnsi" w:hAnsiTheme="minorHAnsi" w:cstheme="minorHAnsi"/>
                <w:b/>
                <w:sz w:val="20"/>
                <w:szCs w:val="20"/>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A36E03" w14:paraId="019608E5" w14:textId="77777777" w:rsidTr="78CABE0F">
              <w:trPr>
                <w:trHeight w:val="300"/>
              </w:trPr>
              <w:tc>
                <w:tcPr>
                  <w:tcW w:w="2861" w:type="dxa"/>
                  <w:noWrap/>
                  <w:vAlign w:val="center"/>
                  <w:hideMark/>
                </w:tcPr>
                <w:p w14:paraId="03CBE97E" w14:textId="472CC2B8" w:rsidR="004731D1" w:rsidRPr="00A36E03" w:rsidRDefault="004731D1" w:rsidP="004731D1">
                  <w:pPr>
                    <w:pStyle w:val="BodycopyCOI"/>
                    <w:rPr>
                      <w:rFonts w:cstheme="minorHAnsi"/>
                      <w:noProof/>
                      <w:color w:val="000000" w:themeColor="text1"/>
                    </w:rPr>
                  </w:pPr>
                  <w:r w:rsidRPr="00A36E03">
                    <w:t>Account details</w:t>
                  </w:r>
                  <w:r w:rsidRPr="00A36E03">
                    <w:rPr>
                      <w:rFonts w:eastAsia="Tahoma" w:cstheme="minorHAnsi"/>
                    </w:rPr>
                    <w:t>:</w:t>
                  </w:r>
                </w:p>
              </w:tc>
              <w:tc>
                <w:tcPr>
                  <w:tcW w:w="4546" w:type="dxa"/>
                  <w:noWrap/>
                  <w:vAlign w:val="bottom"/>
                  <w:hideMark/>
                </w:tcPr>
                <w:p w14:paraId="40C93228" w14:textId="086EF062" w:rsidR="004731D1" w:rsidRPr="00A36E03" w:rsidRDefault="004731D1" w:rsidP="004731D1">
                  <w:pPr>
                    <w:pStyle w:val="TableBodycopy"/>
                    <w:rPr>
                      <w:rFonts w:asciiTheme="minorHAnsi" w:hAnsiTheme="minorHAnsi" w:cstheme="minorBidi"/>
                      <w:b/>
                      <w:bCs/>
                    </w:rPr>
                  </w:pPr>
                  <w:r w:rsidRPr="00A36E03">
                    <w:rPr>
                      <w:rFonts w:asciiTheme="minorHAnsi" w:hAnsiTheme="minorHAnsi" w:cstheme="minorBidi"/>
                      <w:b/>
                      <w:bCs/>
                    </w:rPr>
                    <w:t>Credit card number ending in</w:t>
                  </w:r>
                  <w:r w:rsidRPr="00A36E03">
                    <w:rPr>
                      <w:rFonts w:asciiTheme="minorHAnsi" w:hAnsiTheme="minorHAnsi" w:cstheme="minorBidi"/>
                      <w:b/>
                      <w:bCs/>
                      <w:color w:val="FF0000"/>
                    </w:rPr>
                    <w:t xml:space="preserve"> </w:t>
                  </w:r>
                  <w:r w:rsidRPr="00A36E03">
                    <w:rPr>
                      <w:rFonts w:asciiTheme="minorHAnsi" w:hAnsiTheme="minorHAnsi" w:cstheme="minorBidi"/>
                      <w:b/>
                    </w:rPr>
                    <w:t>&lt;</w:t>
                  </w:r>
                  <w:r w:rsidR="00C14870" w:rsidRPr="00A36E03">
                    <w:rPr>
                      <w:rFonts w:asciiTheme="minorHAnsi" w:hAnsiTheme="minorHAnsi" w:cstheme="minorBidi"/>
                      <w:b/>
                      <w:bCs/>
                    </w:rPr>
                    <w:t>CardNumber</w:t>
                  </w:r>
                  <w:r w:rsidRPr="00A36E03">
                    <w:rPr>
                      <w:rFonts w:asciiTheme="minorHAnsi" w:hAnsiTheme="minorHAnsi" w:cstheme="minorBidi"/>
                      <w:b/>
                    </w:rPr>
                    <w:t>&gt;</w:t>
                  </w:r>
                </w:p>
              </w:tc>
            </w:tr>
          </w:tbl>
          <w:p w14:paraId="0D7329D9" w14:textId="77777777" w:rsidR="004731D1" w:rsidRPr="00A36E03" w:rsidRDefault="004731D1" w:rsidP="004731D1">
            <w:pPr>
              <w:pStyle w:val="TableBodycopy"/>
              <w:rPr>
                <w:rFonts w:asciiTheme="minorHAnsi" w:eastAsia="Tahoma" w:hAnsiTheme="minorHAnsi" w:cstheme="minorHAnsi"/>
                <w:szCs w:val="20"/>
              </w:rPr>
            </w:pPr>
          </w:p>
        </w:tc>
        <w:tc>
          <w:tcPr>
            <w:tcW w:w="1843" w:type="dxa"/>
          </w:tcPr>
          <w:p w14:paraId="7F96FE7C" w14:textId="3337D69B"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IF</w:t>
            </w:r>
            <w:r w:rsidRPr="00720F8E">
              <w:rPr>
                <w:rFonts w:asciiTheme="minorHAnsi" w:hAnsiTheme="minorHAnsi" w:cstheme="minorHAnsi"/>
                <w:sz w:val="20"/>
              </w:rPr>
              <w:t xml:space="preserve">  &lt;PaymentMethod</w:t>
            </w:r>
            <w:r>
              <w:rPr>
                <w:rFonts w:asciiTheme="minorHAnsi" w:hAnsiTheme="minorHAnsi" w:cstheme="minorHAnsi"/>
                <w:sz w:val="20"/>
              </w:rPr>
              <w:t>Code</w:t>
            </w:r>
            <w:r w:rsidRPr="00720F8E">
              <w:rPr>
                <w:rFonts w:asciiTheme="minorHAnsi" w:hAnsiTheme="minorHAnsi" w:cstheme="minorHAnsi"/>
                <w:sz w:val="20"/>
              </w:rPr>
              <w:t>&gt; = "</w:t>
            </w:r>
            <w:r>
              <w:rPr>
                <w:rFonts w:asciiTheme="minorHAnsi" w:hAnsiTheme="minorHAnsi" w:cstheme="minorHAnsi"/>
                <w:sz w:val="20"/>
              </w:rPr>
              <w:t>EFTC</w:t>
            </w:r>
            <w:r w:rsidRPr="00720F8E">
              <w:rPr>
                <w:rFonts w:asciiTheme="minorHAnsi" w:hAnsiTheme="minorHAnsi" w:cstheme="minorHAnsi"/>
                <w:sz w:val="20"/>
              </w:rPr>
              <w:t xml:space="preserve">" </w:t>
            </w:r>
          </w:p>
          <w:p w14:paraId="5EADCC56" w14:textId="77777777"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THEN</w:t>
            </w:r>
            <w:r w:rsidRPr="00720F8E">
              <w:rPr>
                <w:rFonts w:asciiTheme="minorHAnsi" w:hAnsiTheme="minorHAnsi" w:cstheme="minorHAnsi"/>
                <w:sz w:val="20"/>
              </w:rPr>
              <w:t xml:space="preserve"> display</w:t>
            </w:r>
          </w:p>
          <w:p w14:paraId="6E875147" w14:textId="77777777" w:rsidR="004731D1" w:rsidRDefault="004731D1" w:rsidP="004731D1">
            <w:pPr>
              <w:tabs>
                <w:tab w:val="left" w:pos="774"/>
              </w:tabs>
              <w:rPr>
                <w:rFonts w:asciiTheme="minorHAnsi" w:hAnsiTheme="minorHAnsi" w:cstheme="minorHAnsi"/>
                <w:sz w:val="20"/>
              </w:rPr>
            </w:pPr>
            <w:r>
              <w:rPr>
                <w:rFonts w:asciiTheme="minorHAnsi" w:hAnsiTheme="minorHAnsi" w:cstheme="minorHAnsi"/>
                <w:b/>
                <w:bCs/>
                <w:sz w:val="20"/>
              </w:rPr>
              <w:t xml:space="preserve">ELSE </w:t>
            </w:r>
            <w:r w:rsidRPr="00135B6D">
              <w:rPr>
                <w:rFonts w:asciiTheme="minorHAnsi" w:hAnsiTheme="minorHAnsi" w:cstheme="minorHAnsi"/>
                <w:sz w:val="20"/>
              </w:rPr>
              <w:t>do not display</w:t>
            </w:r>
          </w:p>
          <w:p w14:paraId="1290FDC4" w14:textId="77777777" w:rsidR="004731D1" w:rsidRDefault="004731D1" w:rsidP="004731D1">
            <w:pPr>
              <w:tabs>
                <w:tab w:val="left" w:pos="774"/>
              </w:tabs>
              <w:rPr>
                <w:rFonts w:asciiTheme="minorHAnsi" w:hAnsiTheme="minorHAnsi" w:cstheme="minorHAnsi"/>
                <w:sz w:val="20"/>
              </w:rPr>
            </w:pPr>
          </w:p>
          <w:p w14:paraId="1D13081C" w14:textId="77777777" w:rsidR="004731D1" w:rsidRPr="00F47E96" w:rsidRDefault="004731D1" w:rsidP="004731D1">
            <w:pPr>
              <w:tabs>
                <w:tab w:val="left" w:pos="774"/>
              </w:tabs>
              <w:rPr>
                <w:rFonts w:asciiTheme="minorHAnsi" w:hAnsiTheme="minorHAnsi" w:cstheme="minorHAnsi"/>
                <w:b/>
                <w:bCs/>
                <w:sz w:val="20"/>
              </w:rPr>
            </w:pPr>
            <w:r w:rsidRPr="00F47E96">
              <w:rPr>
                <w:rFonts w:asciiTheme="minorHAnsi" w:hAnsiTheme="minorHAnsi" w:cstheme="minorHAnsi"/>
                <w:b/>
                <w:bCs/>
                <w:sz w:val="20"/>
              </w:rPr>
              <w:t>Note:</w:t>
            </w:r>
          </w:p>
          <w:p w14:paraId="16191CB6" w14:textId="3F0E27A0" w:rsidR="004731D1" w:rsidRPr="00720F8E" w:rsidRDefault="004731D1" w:rsidP="004731D1">
            <w:pPr>
              <w:tabs>
                <w:tab w:val="left" w:pos="774"/>
              </w:tabs>
              <w:rPr>
                <w:rFonts w:asciiTheme="minorHAnsi" w:hAnsiTheme="minorHAnsi" w:cstheme="minorHAnsi"/>
                <w:b/>
                <w:bCs/>
                <w:sz w:val="20"/>
              </w:rPr>
            </w:pPr>
            <w:r>
              <w:rPr>
                <w:rFonts w:asciiTheme="minorHAnsi" w:hAnsiTheme="minorHAnsi" w:cstheme="minorHAnsi"/>
                <w:sz w:val="20"/>
              </w:rPr>
              <w:t xml:space="preserve">To display last 3 digits of </w:t>
            </w:r>
            <w:r w:rsidRPr="00F47E96">
              <w:rPr>
                <w:rFonts w:asciiTheme="minorHAnsi" w:hAnsiTheme="minorHAnsi" w:cstheme="minorHAnsi"/>
                <w:sz w:val="20"/>
              </w:rPr>
              <w:t>masked credit card number</w:t>
            </w:r>
          </w:p>
        </w:tc>
        <w:tc>
          <w:tcPr>
            <w:tcW w:w="851" w:type="dxa"/>
          </w:tcPr>
          <w:p w14:paraId="3451175E"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25FA44B2"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0D2A2873"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5C6F3267" w14:textId="255E77B4"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6C30D5C1" w14:textId="77777777" w:rsidTr="5DAD8829">
        <w:trPr>
          <w:cantSplit/>
        </w:trPr>
        <w:tc>
          <w:tcPr>
            <w:tcW w:w="1013" w:type="dxa"/>
          </w:tcPr>
          <w:p w14:paraId="73C3E3A0" w14:textId="5F650F5A" w:rsidR="004731D1" w:rsidRPr="00677D1B" w:rsidRDefault="004731D1" w:rsidP="004731D1">
            <w:pPr>
              <w:tabs>
                <w:tab w:val="left" w:pos="1800"/>
              </w:tabs>
              <w:rPr>
                <w:rFonts w:asciiTheme="minorHAnsi" w:hAnsiTheme="minorHAnsi" w:cstheme="minorHAnsi"/>
                <w:b/>
                <w:sz w:val="20"/>
                <w:szCs w:val="20"/>
              </w:rPr>
            </w:pPr>
            <w:r w:rsidRPr="00677D1B">
              <w:rPr>
                <w:rFonts w:asciiTheme="minorHAnsi" w:hAnsiTheme="minorHAnsi" w:cstheme="minorHAnsi"/>
                <w:bCs/>
                <w:sz w:val="20"/>
                <w:szCs w:val="20"/>
              </w:rPr>
              <w:lastRenderedPageBreak/>
              <w:t>YRP 9</w:t>
            </w:r>
          </w:p>
        </w:tc>
        <w:tc>
          <w:tcPr>
            <w:tcW w:w="1534" w:type="dxa"/>
          </w:tcPr>
          <w:p w14:paraId="1078EFD9" w14:textId="77777777" w:rsidR="004731D1" w:rsidRPr="00677D1B" w:rsidRDefault="004731D1" w:rsidP="004731D1">
            <w:pPr>
              <w:tabs>
                <w:tab w:val="left" w:pos="1800"/>
              </w:tabs>
              <w:rPr>
                <w:rFonts w:asciiTheme="minorHAnsi" w:hAnsiTheme="minorHAnsi" w:cstheme="minorHAnsi"/>
                <w:sz w:val="20"/>
              </w:rPr>
            </w:pPr>
            <w:r w:rsidRPr="00677D1B">
              <w:rPr>
                <w:rFonts w:asciiTheme="minorHAnsi" w:hAnsiTheme="minorHAnsi" w:cstheme="minorHAnsi"/>
                <w:sz w:val="20"/>
              </w:rPr>
              <w:t>&lt;PaymentFrequencyCode&gt;</w:t>
            </w:r>
          </w:p>
          <w:p w14:paraId="0A9607A4" w14:textId="77777777" w:rsidR="004731D1" w:rsidRPr="00677D1B" w:rsidRDefault="004731D1" w:rsidP="004731D1">
            <w:pPr>
              <w:tabs>
                <w:tab w:val="left" w:pos="1800"/>
              </w:tabs>
              <w:rPr>
                <w:rFonts w:asciiTheme="minorHAnsi" w:hAnsiTheme="minorHAnsi"/>
                <w:sz w:val="20"/>
                <w:szCs w:val="20"/>
              </w:rPr>
            </w:pPr>
            <w:r w:rsidRPr="00677D1B">
              <w:rPr>
                <w:rFonts w:asciiTheme="minorHAnsi" w:eastAsiaTheme="minorEastAsia" w:hAnsiTheme="minorHAnsi"/>
                <w:sz w:val="20"/>
                <w:szCs w:val="20"/>
              </w:rPr>
              <w:t xml:space="preserve">&lt;CurrentAnnualGrossPremium&gt; </w:t>
            </w:r>
            <w:r w:rsidRPr="00677D1B">
              <w:rPr>
                <w:rFonts w:asciiTheme="minorHAnsi" w:hAnsiTheme="minorHAnsi"/>
                <w:sz w:val="20"/>
                <w:szCs w:val="20"/>
              </w:rPr>
              <w:t>&lt;DocumentSubType&gt;</w:t>
            </w:r>
          </w:p>
          <w:p w14:paraId="3D0058FA" w14:textId="77777777" w:rsidR="004731D1" w:rsidRPr="00677D1B" w:rsidRDefault="004731D1" w:rsidP="004731D1">
            <w:pPr>
              <w:tabs>
                <w:tab w:val="left" w:pos="1800"/>
              </w:tabs>
              <w:rPr>
                <w:rFonts w:asciiTheme="minorHAnsi" w:hAnsiTheme="minorHAnsi" w:cstheme="minorHAnsi"/>
                <w:b/>
                <w:sz w:val="20"/>
                <w:szCs w:val="20"/>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677D1B" w14:paraId="2F7A5492" w14:textId="77777777" w:rsidTr="78CABE0F">
              <w:trPr>
                <w:trHeight w:val="300"/>
              </w:trPr>
              <w:tc>
                <w:tcPr>
                  <w:tcW w:w="2861" w:type="dxa"/>
                  <w:noWrap/>
                  <w:vAlign w:val="center"/>
                  <w:hideMark/>
                </w:tcPr>
                <w:p w14:paraId="23B1C3B7" w14:textId="3EB0C880" w:rsidR="004731D1" w:rsidRPr="00677D1B" w:rsidRDefault="004731D1" w:rsidP="004731D1">
                  <w:pPr>
                    <w:pStyle w:val="BodycopyCOI"/>
                    <w:rPr>
                      <w:rFonts w:cstheme="minorHAnsi"/>
                      <w:noProof/>
                      <w:color w:val="000000" w:themeColor="text1"/>
                    </w:rPr>
                  </w:pPr>
                  <w:r w:rsidRPr="00677D1B">
                    <w:t>Your payment:</w:t>
                  </w:r>
                </w:p>
              </w:tc>
              <w:tc>
                <w:tcPr>
                  <w:tcW w:w="4546" w:type="dxa"/>
                  <w:noWrap/>
                  <w:vAlign w:val="bottom"/>
                  <w:hideMark/>
                </w:tcPr>
                <w:p w14:paraId="75AE0171" w14:textId="68F604B7" w:rsidR="004731D1" w:rsidRPr="00677D1B" w:rsidRDefault="004731D1" w:rsidP="004731D1">
                  <w:pPr>
                    <w:pStyle w:val="TableBodycopy"/>
                    <w:rPr>
                      <w:rFonts w:asciiTheme="minorHAnsi" w:hAnsiTheme="minorHAnsi" w:cstheme="minorBidi"/>
                      <w:b/>
                      <w:bCs/>
                      <w:rPrChange w:id="10358" w:author="Sue Simnor (EXT Idiom)" w:date="2024-08-07T10:30:00Z" w16du:dateUtc="2024-08-07T00:30:00Z">
                        <w:rPr>
                          <w:rFonts w:asciiTheme="minorHAnsi" w:hAnsiTheme="minorHAnsi" w:cstheme="minorBidi"/>
                          <w:b/>
                          <w:bCs/>
                          <w:highlight w:val="yellow"/>
                        </w:rPr>
                      </w:rPrChange>
                    </w:rPr>
                  </w:pPr>
                  <w:r w:rsidRPr="00677D1B">
                    <w:rPr>
                      <w:rFonts w:asciiTheme="minorHAnsi" w:hAnsiTheme="minorHAnsi" w:cstheme="minorBidi"/>
                      <w:b/>
                      <w:bCs/>
                      <w:rPrChange w:id="10359" w:author="Sue Simnor (EXT Idiom)" w:date="2024-08-07T10:30:00Z" w16du:dateUtc="2024-08-07T00:30:00Z">
                        <w:rPr>
                          <w:rFonts w:asciiTheme="minorHAnsi" w:hAnsiTheme="minorHAnsi" w:cstheme="minorBidi"/>
                          <w:b/>
                          <w:bCs/>
                          <w:highlight w:val="yellow"/>
                        </w:rPr>
                      </w:rPrChange>
                    </w:rPr>
                    <w:t>&lt;Current</w:t>
                  </w:r>
                  <w:r w:rsidR="00972BE1" w:rsidRPr="00677D1B">
                    <w:rPr>
                      <w:rFonts w:asciiTheme="minorHAnsi" w:hAnsiTheme="minorHAnsi" w:cstheme="minorBidi"/>
                      <w:b/>
                      <w:bCs/>
                      <w:rPrChange w:id="10360" w:author="Sue Simnor (EXT Idiom)" w:date="2024-08-07T10:30:00Z" w16du:dateUtc="2024-08-07T00:30:00Z">
                        <w:rPr>
                          <w:rFonts w:asciiTheme="minorHAnsi" w:hAnsiTheme="minorHAnsi" w:cstheme="minorBidi"/>
                          <w:b/>
                          <w:bCs/>
                          <w:highlight w:val="yellow"/>
                        </w:rPr>
                      </w:rPrChange>
                    </w:rPr>
                    <w:t>Term</w:t>
                  </w:r>
                  <w:r w:rsidRPr="00677D1B">
                    <w:rPr>
                      <w:rFonts w:asciiTheme="minorHAnsi" w:hAnsiTheme="minorHAnsi" w:cstheme="minorBidi"/>
                      <w:b/>
                      <w:bCs/>
                      <w:rPrChange w:id="10361" w:author="Sue Simnor (EXT Idiom)" w:date="2024-08-07T10:30:00Z" w16du:dateUtc="2024-08-07T00:30:00Z">
                        <w:rPr>
                          <w:rFonts w:asciiTheme="minorHAnsi" w:hAnsiTheme="minorHAnsi" w:cstheme="minorBidi"/>
                          <w:b/>
                          <w:bCs/>
                          <w:highlight w:val="yellow"/>
                        </w:rPr>
                      </w:rPrChange>
                    </w:rPr>
                    <w:t>GrossPremium&gt;</w:t>
                  </w:r>
                </w:p>
              </w:tc>
            </w:tr>
          </w:tbl>
          <w:p w14:paraId="51623F5E" w14:textId="77777777" w:rsidR="004731D1" w:rsidRPr="00677D1B" w:rsidRDefault="004731D1" w:rsidP="004731D1">
            <w:pPr>
              <w:pStyle w:val="TableBodycopy"/>
              <w:rPr>
                <w:rFonts w:asciiTheme="minorHAnsi" w:hAnsiTheme="minorHAnsi" w:cstheme="minorBidi"/>
                <w:szCs w:val="20"/>
              </w:rPr>
            </w:pPr>
          </w:p>
        </w:tc>
        <w:tc>
          <w:tcPr>
            <w:tcW w:w="1843" w:type="dxa"/>
          </w:tcPr>
          <w:p w14:paraId="6947268D" w14:textId="77777777" w:rsidR="004731D1" w:rsidRPr="00677D1B" w:rsidRDefault="004731D1" w:rsidP="004731D1">
            <w:pPr>
              <w:tabs>
                <w:tab w:val="left" w:pos="774"/>
              </w:tabs>
              <w:rPr>
                <w:rFonts w:asciiTheme="minorHAnsi" w:hAnsiTheme="minorHAnsi" w:cstheme="minorHAnsi"/>
                <w:b/>
                <w:bCs/>
                <w:sz w:val="20"/>
              </w:rPr>
            </w:pPr>
            <w:r w:rsidRPr="00677D1B">
              <w:rPr>
                <w:rFonts w:asciiTheme="minorHAnsi" w:hAnsiTheme="minorHAnsi" w:cstheme="minorHAnsi"/>
                <w:b/>
                <w:bCs/>
                <w:sz w:val="20"/>
              </w:rPr>
              <w:t>IF</w:t>
            </w:r>
          </w:p>
          <w:p w14:paraId="030B3D15" w14:textId="52CACC79" w:rsidR="004731D1" w:rsidRPr="00677D1B" w:rsidRDefault="004731D1" w:rsidP="004731D1">
            <w:pPr>
              <w:tabs>
                <w:tab w:val="left" w:pos="774"/>
              </w:tabs>
              <w:rPr>
                <w:rFonts w:asciiTheme="minorHAnsi" w:hAnsiTheme="minorHAnsi" w:cstheme="minorHAnsi"/>
                <w:sz w:val="20"/>
              </w:rPr>
            </w:pPr>
            <w:r w:rsidRPr="00677D1B">
              <w:rPr>
                <w:rFonts w:asciiTheme="minorHAnsi" w:hAnsiTheme="minorHAnsi"/>
                <w:sz w:val="20"/>
                <w:szCs w:val="20"/>
              </w:rPr>
              <w:t>&lt;DocumentSubType&gt;= “New Business”</w:t>
            </w:r>
            <w:ins w:id="10362" w:author="Sam Sehgal (EXT Idiom)" w:date="2024-09-12T15:35:00Z" w16du:dateUtc="2024-09-12T05:35:00Z">
              <w:r w:rsidRPr="00677D1B">
                <w:rPr>
                  <w:rFonts w:asciiTheme="minorHAnsi" w:hAnsiTheme="minorHAnsi"/>
                  <w:sz w:val="20"/>
                  <w:szCs w:val="20"/>
                </w:rPr>
                <w:t xml:space="preserve"> </w:t>
              </w:r>
            </w:ins>
            <w:del w:id="10363" w:author="Sam Sehgal (EXT Idiom)" w:date="2024-09-12T15:39:00Z" w16du:dateUtc="2024-09-12T05:39:00Z">
              <w:r w:rsidRPr="00677D1B">
                <w:rPr>
                  <w:rFonts w:asciiTheme="minorHAnsi" w:hAnsiTheme="minorHAnsi"/>
                  <w:sz w:val="20"/>
                  <w:szCs w:val="20"/>
                </w:rPr>
                <w:delText xml:space="preserve"> </w:delText>
              </w:r>
            </w:del>
            <w:r w:rsidRPr="00677D1B">
              <w:rPr>
                <w:rFonts w:asciiTheme="minorHAnsi" w:hAnsiTheme="minorHAnsi"/>
                <w:b/>
                <w:bCs/>
                <w:sz w:val="20"/>
                <w:szCs w:val="20"/>
              </w:rPr>
              <w:t>AND</w:t>
            </w:r>
            <w:r w:rsidRPr="00677D1B">
              <w:rPr>
                <w:rFonts w:asciiTheme="minorHAnsi" w:hAnsiTheme="minorHAnsi" w:cstheme="minorHAnsi"/>
                <w:sz w:val="20"/>
              </w:rPr>
              <w:t xml:space="preserve">  &lt;PaymentFrequencyCode&gt; = "2|PaymentPlanAnnual” </w:t>
            </w:r>
          </w:p>
          <w:p w14:paraId="61331283" w14:textId="77777777" w:rsidR="004731D1" w:rsidRPr="00677D1B" w:rsidRDefault="004731D1" w:rsidP="004731D1">
            <w:pPr>
              <w:tabs>
                <w:tab w:val="left" w:pos="774"/>
              </w:tabs>
              <w:rPr>
                <w:rFonts w:asciiTheme="minorHAnsi" w:hAnsiTheme="minorHAnsi" w:cstheme="minorHAnsi"/>
                <w:sz w:val="20"/>
              </w:rPr>
            </w:pPr>
            <w:r w:rsidRPr="00677D1B">
              <w:rPr>
                <w:rFonts w:asciiTheme="minorHAnsi" w:hAnsiTheme="minorHAnsi" w:cstheme="minorHAnsi"/>
                <w:b/>
                <w:bCs/>
                <w:sz w:val="20"/>
              </w:rPr>
              <w:t>THEN</w:t>
            </w:r>
            <w:r w:rsidRPr="00677D1B">
              <w:rPr>
                <w:rFonts w:asciiTheme="minorHAnsi" w:hAnsiTheme="minorHAnsi" w:cstheme="minorHAnsi"/>
                <w:sz w:val="20"/>
              </w:rPr>
              <w:t xml:space="preserve"> display</w:t>
            </w:r>
          </w:p>
          <w:p w14:paraId="4125DD1A" w14:textId="7F5A1B28" w:rsidR="004731D1" w:rsidRPr="00677D1B" w:rsidRDefault="004731D1" w:rsidP="004731D1">
            <w:pPr>
              <w:tabs>
                <w:tab w:val="left" w:pos="774"/>
              </w:tabs>
              <w:rPr>
                <w:rFonts w:asciiTheme="minorHAnsi" w:hAnsiTheme="minorHAnsi" w:cstheme="minorHAnsi"/>
                <w:b/>
                <w:bCs/>
                <w:sz w:val="20"/>
              </w:rPr>
            </w:pPr>
            <w:r w:rsidRPr="00677D1B">
              <w:rPr>
                <w:rFonts w:asciiTheme="minorHAnsi" w:hAnsiTheme="minorHAnsi" w:cstheme="minorHAnsi"/>
                <w:b/>
                <w:bCs/>
                <w:sz w:val="20"/>
              </w:rPr>
              <w:t xml:space="preserve">ELSE </w:t>
            </w:r>
            <w:r w:rsidRPr="00677D1B">
              <w:rPr>
                <w:rFonts w:asciiTheme="minorHAnsi" w:hAnsiTheme="minorHAnsi" w:cstheme="minorHAnsi"/>
                <w:sz w:val="20"/>
              </w:rPr>
              <w:t>do not display</w:t>
            </w:r>
          </w:p>
        </w:tc>
        <w:tc>
          <w:tcPr>
            <w:tcW w:w="851" w:type="dxa"/>
          </w:tcPr>
          <w:p w14:paraId="0DFF1C07" w14:textId="77777777" w:rsidR="004731D1" w:rsidRPr="00677D1B" w:rsidRDefault="004731D1" w:rsidP="004731D1">
            <w:pPr>
              <w:spacing w:after="120"/>
              <w:rPr>
                <w:rFonts w:asciiTheme="minorHAnsi" w:hAnsiTheme="minorHAnsi" w:cstheme="minorHAnsi"/>
                <w:color w:val="000000"/>
                <w:sz w:val="18"/>
                <w:szCs w:val="18"/>
              </w:rPr>
            </w:pPr>
            <w:r w:rsidRPr="00677D1B">
              <w:rPr>
                <w:rFonts w:asciiTheme="minorHAnsi" w:hAnsiTheme="minorHAnsi" w:cstheme="minorHAnsi"/>
                <w:color w:val="000000"/>
                <w:sz w:val="18"/>
                <w:szCs w:val="18"/>
              </w:rPr>
              <w:t>Column 1 text:</w:t>
            </w:r>
          </w:p>
          <w:p w14:paraId="0EE2ECFF" w14:textId="77777777" w:rsidR="004731D1" w:rsidRPr="00677D1B" w:rsidRDefault="004731D1" w:rsidP="004731D1">
            <w:pPr>
              <w:spacing w:after="120"/>
              <w:rPr>
                <w:rFonts w:asciiTheme="minorHAnsi" w:hAnsiTheme="minorHAnsi" w:cstheme="minorHAnsi"/>
                <w:color w:val="000000"/>
                <w:sz w:val="18"/>
                <w:szCs w:val="18"/>
              </w:rPr>
            </w:pPr>
            <w:r w:rsidRPr="00677D1B">
              <w:rPr>
                <w:rFonts w:asciiTheme="minorHAnsi" w:hAnsiTheme="minorHAnsi" w:cstheme="minorHAnsi"/>
                <w:color w:val="000000"/>
                <w:sz w:val="18"/>
                <w:szCs w:val="18"/>
              </w:rPr>
              <w:t xml:space="preserve">Bodycopy_COI </w:t>
            </w:r>
          </w:p>
          <w:p w14:paraId="32AAABCF" w14:textId="77777777" w:rsidR="004731D1" w:rsidRPr="00677D1B" w:rsidRDefault="004731D1" w:rsidP="004731D1">
            <w:pPr>
              <w:spacing w:after="120"/>
              <w:rPr>
                <w:rFonts w:asciiTheme="minorHAnsi" w:hAnsiTheme="minorHAnsi" w:cstheme="minorHAnsi"/>
                <w:color w:val="000000"/>
                <w:sz w:val="18"/>
                <w:szCs w:val="18"/>
              </w:rPr>
            </w:pPr>
            <w:r w:rsidRPr="00677D1B">
              <w:rPr>
                <w:rFonts w:asciiTheme="minorHAnsi" w:hAnsiTheme="minorHAnsi" w:cstheme="minorHAnsi"/>
                <w:color w:val="000000"/>
                <w:sz w:val="18"/>
                <w:szCs w:val="18"/>
              </w:rPr>
              <w:t>Column 2 text:</w:t>
            </w:r>
          </w:p>
          <w:p w14:paraId="64A0141F" w14:textId="588DEE61" w:rsidR="004731D1" w:rsidRPr="00BD6987" w:rsidRDefault="004731D1" w:rsidP="004731D1">
            <w:pPr>
              <w:tabs>
                <w:tab w:val="left" w:pos="1800"/>
              </w:tabs>
              <w:rPr>
                <w:rFonts w:asciiTheme="minorHAnsi" w:hAnsiTheme="minorHAnsi" w:cstheme="minorHAnsi"/>
                <w:bCs/>
                <w:sz w:val="20"/>
                <w:szCs w:val="20"/>
              </w:rPr>
            </w:pPr>
            <w:r w:rsidRPr="00677D1B">
              <w:rPr>
                <w:rFonts w:asciiTheme="minorHAnsi" w:hAnsiTheme="minorHAnsi" w:cstheme="minorHAnsi"/>
                <w:color w:val="000000"/>
                <w:sz w:val="18"/>
                <w:szCs w:val="18"/>
              </w:rPr>
              <w:t>Table_Heading_3</w:t>
            </w:r>
          </w:p>
        </w:tc>
      </w:tr>
      <w:tr w:rsidR="004731D1" w:rsidRPr="00BD6987" w14:paraId="36E34FF4" w14:textId="77777777" w:rsidTr="5DAD8829">
        <w:trPr>
          <w:cantSplit/>
        </w:trPr>
        <w:tc>
          <w:tcPr>
            <w:tcW w:w="1013" w:type="dxa"/>
          </w:tcPr>
          <w:p w14:paraId="2D6CF39D" w14:textId="430AE868" w:rsidR="004731D1" w:rsidRPr="00BD6987"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YRP 1</w:t>
            </w:r>
            <w:r>
              <w:rPr>
                <w:rFonts w:asciiTheme="minorHAnsi" w:hAnsiTheme="minorHAnsi" w:cstheme="minorHAnsi"/>
                <w:bCs/>
                <w:sz w:val="20"/>
                <w:szCs w:val="20"/>
              </w:rPr>
              <w:t>0</w:t>
            </w:r>
          </w:p>
        </w:tc>
        <w:tc>
          <w:tcPr>
            <w:tcW w:w="1534" w:type="dxa"/>
          </w:tcPr>
          <w:p w14:paraId="05CC3B8A" w14:textId="77777777" w:rsidR="004731D1" w:rsidRDefault="004731D1" w:rsidP="004731D1">
            <w:pPr>
              <w:tabs>
                <w:tab w:val="left" w:pos="1800"/>
              </w:tabs>
              <w:rPr>
                <w:rFonts w:asciiTheme="minorHAnsi" w:hAnsiTheme="minorHAnsi" w:cstheme="minorHAnsi"/>
                <w:sz w:val="20"/>
              </w:rPr>
            </w:pPr>
            <w:r w:rsidRPr="00720F8E">
              <w:rPr>
                <w:rFonts w:asciiTheme="minorHAnsi" w:hAnsiTheme="minorHAnsi" w:cstheme="minorHAnsi"/>
                <w:sz w:val="20"/>
              </w:rPr>
              <w:t>&lt;</w:t>
            </w:r>
            <w:r>
              <w:rPr>
                <w:rFonts w:asciiTheme="minorHAnsi" w:hAnsiTheme="minorHAnsi" w:cstheme="minorHAnsi"/>
                <w:sz w:val="20"/>
              </w:rPr>
              <w:t>PaymentFrequencyCode</w:t>
            </w:r>
            <w:r w:rsidRPr="00720F8E">
              <w:rPr>
                <w:rFonts w:asciiTheme="minorHAnsi" w:hAnsiTheme="minorHAnsi" w:cstheme="minorHAnsi"/>
                <w:sz w:val="20"/>
              </w:rPr>
              <w:t>&gt;</w:t>
            </w:r>
          </w:p>
          <w:p w14:paraId="0714D8A1" w14:textId="490FE11A" w:rsidR="004731D1" w:rsidRDefault="004731D1" w:rsidP="004731D1">
            <w:pPr>
              <w:tabs>
                <w:tab w:val="left" w:pos="1800"/>
              </w:tabs>
              <w:rPr>
                <w:rFonts w:asciiTheme="minorHAnsi" w:hAnsiTheme="minorHAnsi"/>
                <w:sz w:val="20"/>
                <w:szCs w:val="20"/>
              </w:rPr>
            </w:pPr>
            <w:r w:rsidRPr="00FF3726">
              <w:rPr>
                <w:rFonts w:asciiTheme="minorHAnsi" w:eastAsiaTheme="minorEastAsia" w:hAnsiTheme="minorHAnsi"/>
                <w:sz w:val="20"/>
                <w:szCs w:val="20"/>
              </w:rPr>
              <w:t>&lt;</w:t>
            </w:r>
            <w:r w:rsidR="007A0D1F" w:rsidRPr="007A0D1F">
              <w:rPr>
                <w:rFonts w:asciiTheme="minorHAnsi" w:eastAsiaTheme="minorEastAsia" w:hAnsiTheme="minorHAnsi"/>
                <w:sz w:val="20"/>
                <w:szCs w:val="20"/>
              </w:rPr>
              <w:t>CurrentTermGrossPremium</w:t>
            </w:r>
            <w:r w:rsidRPr="00FF3726">
              <w:rPr>
                <w:rFonts w:asciiTheme="minorHAnsi" w:eastAsiaTheme="minorEastAsia" w:hAnsiTheme="minorHAnsi"/>
                <w:sz w:val="20"/>
                <w:szCs w:val="20"/>
              </w:rPr>
              <w:t>&gt;</w:t>
            </w:r>
            <w:r w:rsidRPr="001C2EE3">
              <w:rPr>
                <w:rFonts w:asciiTheme="minorHAnsi" w:eastAsiaTheme="minorEastAsia" w:hAnsiTheme="minorHAnsi"/>
                <w:b/>
                <w:bCs/>
                <w:sz w:val="20"/>
                <w:szCs w:val="20"/>
              </w:rPr>
              <w:t xml:space="preserve"> </w:t>
            </w:r>
            <w:r>
              <w:rPr>
                <w:rFonts w:asciiTheme="minorHAnsi" w:hAnsiTheme="minorHAnsi"/>
                <w:sz w:val="20"/>
                <w:szCs w:val="20"/>
              </w:rPr>
              <w:t>&lt;DocumentSubType&gt;</w:t>
            </w:r>
          </w:p>
          <w:p w14:paraId="47CAA95F" w14:textId="1F5472FE" w:rsidR="004731D1" w:rsidRPr="00BD6987" w:rsidRDefault="004731D1" w:rsidP="004731D1">
            <w:pPr>
              <w:tabs>
                <w:tab w:val="left" w:pos="1800"/>
              </w:tabs>
              <w:rPr>
                <w:rFonts w:asciiTheme="minorHAnsi" w:hAnsiTheme="minorHAnsi" w:cstheme="minorHAnsi"/>
                <w:b/>
                <w:sz w:val="20"/>
                <w:szCs w:val="20"/>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972BE1" w14:paraId="43BDFDDB" w14:textId="77777777" w:rsidTr="78CABE0F">
              <w:trPr>
                <w:trHeight w:val="300"/>
              </w:trPr>
              <w:tc>
                <w:tcPr>
                  <w:tcW w:w="2861" w:type="dxa"/>
                  <w:noWrap/>
                  <w:vAlign w:val="center"/>
                  <w:hideMark/>
                </w:tcPr>
                <w:p w14:paraId="3ED0D022" w14:textId="55B669C7" w:rsidR="004731D1" w:rsidRPr="00972BE1" w:rsidRDefault="004731D1" w:rsidP="004731D1">
                  <w:pPr>
                    <w:pStyle w:val="BodycopyCOI"/>
                    <w:rPr>
                      <w:rFonts w:cstheme="minorHAnsi"/>
                      <w:noProof/>
                      <w:color w:val="000000" w:themeColor="text1"/>
                    </w:rPr>
                  </w:pPr>
                  <w:r w:rsidRPr="00972BE1">
                    <w:t>Your payment:</w:t>
                  </w:r>
                </w:p>
              </w:tc>
              <w:tc>
                <w:tcPr>
                  <w:tcW w:w="4546" w:type="dxa"/>
                  <w:noWrap/>
                  <w:vAlign w:val="bottom"/>
                  <w:hideMark/>
                </w:tcPr>
                <w:p w14:paraId="6BCD72E7" w14:textId="013B8A14" w:rsidR="004731D1" w:rsidRPr="00972BE1" w:rsidRDefault="004731D1" w:rsidP="004731D1">
                  <w:pPr>
                    <w:pStyle w:val="TableBodycopy"/>
                    <w:rPr>
                      <w:rFonts w:asciiTheme="minorHAnsi" w:hAnsiTheme="minorHAnsi" w:cstheme="minorBidi"/>
                      <w:b/>
                      <w:bCs/>
                    </w:rPr>
                  </w:pPr>
                  <w:r w:rsidRPr="00972BE1">
                    <w:rPr>
                      <w:rFonts w:asciiTheme="minorHAnsi" w:hAnsiTheme="minorHAnsi" w:cstheme="minorBidi"/>
                      <w:b/>
                      <w:bCs/>
                    </w:rPr>
                    <w:t>&lt;</w:t>
                  </w:r>
                  <w:r w:rsidR="007A0D1F" w:rsidRPr="00972BE1">
                    <w:rPr>
                      <w:rFonts w:asciiTheme="minorHAnsi" w:hAnsiTheme="minorHAnsi" w:cstheme="minorBidi"/>
                      <w:b/>
                      <w:bCs/>
                    </w:rPr>
                    <w:t>CurrentTermGrossPremium</w:t>
                  </w:r>
                  <w:r w:rsidRPr="00972BE1">
                    <w:rPr>
                      <w:rFonts w:asciiTheme="minorHAnsi" w:hAnsiTheme="minorHAnsi" w:cstheme="minorBidi"/>
                      <w:b/>
                      <w:bCs/>
                    </w:rPr>
                    <w:t>&gt; per month</w:t>
                  </w:r>
                </w:p>
              </w:tc>
            </w:tr>
          </w:tbl>
          <w:p w14:paraId="44D08B76" w14:textId="77777777" w:rsidR="004731D1" w:rsidRPr="00972BE1" w:rsidRDefault="004731D1" w:rsidP="004731D1">
            <w:pPr>
              <w:pStyle w:val="TableBodycopy"/>
              <w:rPr>
                <w:rFonts w:asciiTheme="minorHAnsi" w:hAnsiTheme="minorHAnsi" w:cstheme="minorBidi"/>
                <w:szCs w:val="20"/>
              </w:rPr>
            </w:pPr>
          </w:p>
        </w:tc>
        <w:tc>
          <w:tcPr>
            <w:tcW w:w="1843" w:type="dxa"/>
          </w:tcPr>
          <w:p w14:paraId="2915C221" w14:textId="77777777" w:rsidR="004731D1" w:rsidRPr="00972BE1" w:rsidRDefault="004731D1" w:rsidP="004731D1">
            <w:pPr>
              <w:tabs>
                <w:tab w:val="left" w:pos="774"/>
              </w:tabs>
              <w:rPr>
                <w:rFonts w:asciiTheme="minorHAnsi" w:hAnsiTheme="minorHAnsi" w:cstheme="minorHAnsi"/>
                <w:b/>
                <w:bCs/>
                <w:sz w:val="20"/>
              </w:rPr>
            </w:pPr>
            <w:r w:rsidRPr="00972BE1">
              <w:rPr>
                <w:rFonts w:asciiTheme="minorHAnsi" w:hAnsiTheme="minorHAnsi" w:cstheme="minorHAnsi"/>
                <w:b/>
                <w:bCs/>
                <w:sz w:val="20"/>
              </w:rPr>
              <w:t>IF</w:t>
            </w:r>
          </w:p>
          <w:p w14:paraId="42C54694" w14:textId="64A6001B" w:rsidR="004731D1" w:rsidRPr="00972BE1" w:rsidRDefault="004731D1" w:rsidP="004731D1">
            <w:pPr>
              <w:tabs>
                <w:tab w:val="left" w:pos="774"/>
              </w:tabs>
              <w:rPr>
                <w:rFonts w:asciiTheme="minorHAnsi" w:hAnsiTheme="minorHAnsi" w:cstheme="minorHAnsi"/>
                <w:sz w:val="20"/>
              </w:rPr>
            </w:pPr>
            <w:r w:rsidRPr="00972BE1">
              <w:rPr>
                <w:rFonts w:asciiTheme="minorHAnsi" w:hAnsiTheme="minorHAnsi"/>
                <w:sz w:val="20"/>
                <w:szCs w:val="20"/>
              </w:rPr>
              <w:t>&lt;DocumentSubType&gt;= “New Business”</w:t>
            </w:r>
            <w:ins w:id="10364" w:author="Sam Sehgal (EXT Idiom)" w:date="2024-09-12T15:36:00Z" w16du:dateUtc="2024-09-12T05:36:00Z">
              <w:r w:rsidRPr="00972BE1">
                <w:rPr>
                  <w:rFonts w:asciiTheme="minorHAnsi" w:hAnsiTheme="minorHAnsi"/>
                  <w:sz w:val="20"/>
                  <w:szCs w:val="20"/>
                </w:rPr>
                <w:t xml:space="preserve"> </w:t>
              </w:r>
            </w:ins>
            <w:r w:rsidRPr="00972BE1">
              <w:rPr>
                <w:rFonts w:asciiTheme="minorHAnsi" w:hAnsiTheme="minorHAnsi"/>
                <w:sz w:val="20"/>
                <w:szCs w:val="20"/>
              </w:rPr>
              <w:t xml:space="preserve"> </w:t>
            </w:r>
            <w:r w:rsidRPr="00972BE1">
              <w:rPr>
                <w:rFonts w:asciiTheme="minorHAnsi" w:hAnsiTheme="minorHAnsi"/>
                <w:b/>
                <w:bCs/>
                <w:sz w:val="20"/>
                <w:szCs w:val="20"/>
              </w:rPr>
              <w:t>AND</w:t>
            </w:r>
            <w:r w:rsidRPr="00972BE1">
              <w:rPr>
                <w:rFonts w:asciiTheme="minorHAnsi" w:hAnsiTheme="minorHAnsi" w:cstheme="minorHAnsi"/>
                <w:sz w:val="20"/>
              </w:rPr>
              <w:t xml:space="preserve">  &lt;PaymentFrequencyCode&gt; = "1|PaymentPlanMonthly” </w:t>
            </w:r>
          </w:p>
          <w:p w14:paraId="787FE4EE" w14:textId="77777777" w:rsidR="004731D1" w:rsidRPr="00972BE1" w:rsidRDefault="004731D1" w:rsidP="004731D1">
            <w:pPr>
              <w:tabs>
                <w:tab w:val="left" w:pos="774"/>
              </w:tabs>
              <w:rPr>
                <w:rFonts w:asciiTheme="minorHAnsi" w:hAnsiTheme="minorHAnsi" w:cstheme="minorHAnsi"/>
                <w:sz w:val="20"/>
              </w:rPr>
            </w:pPr>
            <w:r w:rsidRPr="00972BE1">
              <w:rPr>
                <w:rFonts w:asciiTheme="minorHAnsi" w:hAnsiTheme="minorHAnsi" w:cstheme="minorHAnsi"/>
                <w:b/>
                <w:bCs/>
                <w:sz w:val="20"/>
              </w:rPr>
              <w:t>THEN</w:t>
            </w:r>
            <w:r w:rsidRPr="00972BE1">
              <w:rPr>
                <w:rFonts w:asciiTheme="minorHAnsi" w:hAnsiTheme="minorHAnsi" w:cstheme="minorHAnsi"/>
                <w:sz w:val="20"/>
              </w:rPr>
              <w:t xml:space="preserve"> display</w:t>
            </w:r>
          </w:p>
          <w:p w14:paraId="0F830191" w14:textId="5D7E8435" w:rsidR="004731D1" w:rsidRPr="00972BE1" w:rsidRDefault="004731D1" w:rsidP="004731D1">
            <w:pPr>
              <w:tabs>
                <w:tab w:val="left" w:pos="774"/>
              </w:tabs>
              <w:rPr>
                <w:rFonts w:asciiTheme="minorHAnsi" w:hAnsiTheme="minorHAnsi" w:cstheme="minorHAnsi"/>
                <w:b/>
                <w:bCs/>
                <w:sz w:val="20"/>
              </w:rPr>
            </w:pPr>
            <w:r w:rsidRPr="00972BE1">
              <w:rPr>
                <w:rFonts w:asciiTheme="minorHAnsi" w:hAnsiTheme="minorHAnsi" w:cstheme="minorHAnsi"/>
                <w:b/>
                <w:bCs/>
                <w:sz w:val="20"/>
              </w:rPr>
              <w:t xml:space="preserve">ELSE </w:t>
            </w:r>
            <w:r w:rsidRPr="00972BE1">
              <w:rPr>
                <w:rFonts w:asciiTheme="minorHAnsi" w:hAnsiTheme="minorHAnsi" w:cstheme="minorHAnsi"/>
                <w:sz w:val="20"/>
              </w:rPr>
              <w:t>do not display</w:t>
            </w:r>
          </w:p>
        </w:tc>
        <w:tc>
          <w:tcPr>
            <w:tcW w:w="851" w:type="dxa"/>
          </w:tcPr>
          <w:p w14:paraId="3BD9A022"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26E101A2"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2108700E"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2FDFC708" w14:textId="5BBF9882"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04AA68B9" w14:textId="77777777" w:rsidTr="5DAD8829">
        <w:trPr>
          <w:cantSplit/>
        </w:trPr>
        <w:tc>
          <w:tcPr>
            <w:tcW w:w="1013" w:type="dxa"/>
          </w:tcPr>
          <w:p w14:paraId="116AF655" w14:textId="1482A929" w:rsidR="004731D1" w:rsidRPr="00A174FB" w:rsidRDefault="004731D1" w:rsidP="004731D1">
            <w:pPr>
              <w:tabs>
                <w:tab w:val="left" w:pos="1800"/>
              </w:tabs>
              <w:rPr>
                <w:rFonts w:asciiTheme="minorHAnsi" w:hAnsiTheme="minorHAnsi" w:cstheme="minorHAnsi"/>
                <w:b/>
                <w:sz w:val="20"/>
                <w:szCs w:val="20"/>
              </w:rPr>
            </w:pPr>
            <w:ins w:id="10365" w:author="sam sehgal" w:date="2024-07-10T16:11:00Z" w16du:dateUtc="2024-07-10T06:11:00Z">
              <w:r w:rsidRPr="00A174FB">
                <w:rPr>
                  <w:rFonts w:asciiTheme="minorHAnsi" w:hAnsiTheme="minorHAnsi" w:cstheme="minorHAnsi"/>
                  <w:bCs/>
                  <w:sz w:val="20"/>
                  <w:szCs w:val="20"/>
                </w:rPr>
                <w:t>YRP 11</w:t>
              </w:r>
            </w:ins>
          </w:p>
        </w:tc>
        <w:tc>
          <w:tcPr>
            <w:tcW w:w="1534" w:type="dxa"/>
          </w:tcPr>
          <w:p w14:paraId="08FAB977" w14:textId="77777777" w:rsidR="004731D1" w:rsidRPr="00A174FB" w:rsidRDefault="004731D1" w:rsidP="004731D1">
            <w:pPr>
              <w:tabs>
                <w:tab w:val="left" w:pos="1800"/>
              </w:tabs>
              <w:rPr>
                <w:rFonts w:asciiTheme="minorHAnsi" w:hAnsiTheme="minorHAnsi" w:cstheme="minorHAnsi"/>
                <w:sz w:val="20"/>
              </w:rPr>
            </w:pPr>
            <w:r w:rsidRPr="00A174FB">
              <w:rPr>
                <w:rFonts w:asciiTheme="minorHAnsi" w:hAnsiTheme="minorHAnsi" w:cstheme="minorHAnsi"/>
                <w:sz w:val="20"/>
              </w:rPr>
              <w:t>&lt;PaymentFrequencyCode&gt;</w:t>
            </w:r>
          </w:p>
          <w:p w14:paraId="15A9B1F2" w14:textId="13F9A5F4" w:rsidR="004731D1" w:rsidRPr="00A174FB" w:rsidRDefault="004731D1" w:rsidP="004731D1">
            <w:pPr>
              <w:tabs>
                <w:tab w:val="left" w:pos="1800"/>
              </w:tabs>
              <w:rPr>
                <w:rFonts w:asciiTheme="minorHAnsi" w:hAnsiTheme="minorHAnsi"/>
                <w:sz w:val="20"/>
                <w:szCs w:val="20"/>
              </w:rPr>
            </w:pPr>
            <w:r w:rsidRPr="00A174FB">
              <w:rPr>
                <w:rFonts w:asciiTheme="minorHAnsi" w:eastAsiaTheme="minorEastAsia" w:hAnsiTheme="minorHAnsi"/>
                <w:sz w:val="20"/>
                <w:szCs w:val="20"/>
              </w:rPr>
              <w:t xml:space="preserve">&lt;CurrentAnnualGrossPremium&gt; </w:t>
            </w:r>
            <w:r w:rsidRPr="00A174FB">
              <w:rPr>
                <w:rFonts w:asciiTheme="minorHAnsi" w:hAnsiTheme="minorHAnsi"/>
                <w:sz w:val="20"/>
                <w:szCs w:val="20"/>
              </w:rPr>
              <w:t>&lt;DocumentSubType&gt;</w:t>
            </w:r>
          </w:p>
          <w:p w14:paraId="2A1C4EBB" w14:textId="77777777" w:rsidR="004731D1" w:rsidRPr="00A174FB" w:rsidRDefault="004731D1" w:rsidP="004731D1">
            <w:pPr>
              <w:tabs>
                <w:tab w:val="left" w:pos="1800"/>
              </w:tabs>
              <w:rPr>
                <w:rFonts w:asciiTheme="minorHAnsi" w:hAnsiTheme="minorHAnsi"/>
                <w:sz w:val="20"/>
                <w:szCs w:val="20"/>
              </w:rPr>
            </w:pPr>
            <w:r w:rsidRPr="00A174FB">
              <w:rPr>
                <w:rFonts w:asciiTheme="minorHAnsi" w:hAnsiTheme="minorHAnsi"/>
                <w:sz w:val="20"/>
                <w:szCs w:val="20"/>
              </w:rPr>
              <w:t>&lt;RenewalDate&gt;</w:t>
            </w:r>
          </w:p>
          <w:p w14:paraId="4F78DB18" w14:textId="77777777" w:rsidR="004731D1" w:rsidRPr="00A174FB" w:rsidRDefault="004731D1" w:rsidP="004731D1">
            <w:pPr>
              <w:tabs>
                <w:tab w:val="left" w:pos="1800"/>
              </w:tabs>
              <w:rPr>
                <w:rFonts w:asciiTheme="minorHAnsi" w:hAnsiTheme="minorHAnsi" w:cstheme="minorHAnsi"/>
                <w:b/>
                <w:sz w:val="20"/>
                <w:szCs w:val="20"/>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6A4242" w14:paraId="152AC83E" w14:textId="77777777" w:rsidTr="78CABE0F">
              <w:trPr>
                <w:trHeight w:val="300"/>
              </w:trPr>
              <w:tc>
                <w:tcPr>
                  <w:tcW w:w="2861" w:type="dxa"/>
                  <w:noWrap/>
                  <w:vAlign w:val="center"/>
                  <w:hideMark/>
                </w:tcPr>
                <w:p w14:paraId="4A2582EE" w14:textId="77777777" w:rsidR="004731D1" w:rsidRPr="006A4242" w:rsidRDefault="004731D1" w:rsidP="004731D1">
                  <w:pPr>
                    <w:pStyle w:val="BodycopyCOI"/>
                    <w:rPr>
                      <w:rFonts w:cstheme="minorHAnsi"/>
                      <w:noProof/>
                      <w:color w:val="000000" w:themeColor="text1"/>
                    </w:rPr>
                  </w:pPr>
                  <w:r w:rsidRPr="006A4242">
                    <w:t>Your payment:</w:t>
                  </w:r>
                </w:p>
              </w:tc>
              <w:tc>
                <w:tcPr>
                  <w:tcW w:w="4546" w:type="dxa"/>
                  <w:noWrap/>
                  <w:vAlign w:val="bottom"/>
                  <w:hideMark/>
                </w:tcPr>
                <w:p w14:paraId="1C1CBA7B" w14:textId="1724F305" w:rsidR="004731D1" w:rsidRPr="006A4242" w:rsidRDefault="004731D1" w:rsidP="004731D1">
                  <w:pPr>
                    <w:pStyle w:val="TableBodycopy"/>
                    <w:rPr>
                      <w:rFonts w:asciiTheme="minorHAnsi" w:hAnsiTheme="minorHAnsi" w:cstheme="minorBidi"/>
                      <w:b/>
                      <w:bCs/>
                    </w:rPr>
                  </w:pPr>
                  <w:r w:rsidRPr="006A4242">
                    <w:rPr>
                      <w:rFonts w:asciiTheme="minorHAnsi" w:hAnsiTheme="minorHAnsi" w:cstheme="minorBidi"/>
                      <w:b/>
                      <w:bCs/>
                    </w:rPr>
                    <w:t>&lt;</w:t>
                  </w:r>
                  <w:r w:rsidR="0076415C" w:rsidRPr="006A4242">
                    <w:rPr>
                      <w:rFonts w:asciiTheme="minorHAnsi" w:hAnsiTheme="minorHAnsi" w:cstheme="minorBidi"/>
                      <w:b/>
                      <w:bCs/>
                    </w:rPr>
                    <w:t>CurrentTermGrossPremium</w:t>
                  </w:r>
                  <w:r w:rsidRPr="006A4242">
                    <w:rPr>
                      <w:rFonts w:asciiTheme="minorHAnsi" w:hAnsiTheme="minorHAnsi" w:cstheme="minorBidi"/>
                      <w:b/>
                      <w:bCs/>
                    </w:rPr>
                    <w:t xml:space="preserve">&gt; (will automatically renew on </w:t>
                  </w:r>
                  <w:r w:rsidRPr="00AB3BCA">
                    <w:rPr>
                      <w:rFonts w:asciiTheme="minorHAnsi" w:hAnsiTheme="minorHAnsi" w:cstheme="minorBidi"/>
                      <w:b/>
                      <w:bCs/>
                      <w:highlight w:val="yellow"/>
                    </w:rPr>
                    <w:t>&lt;</w:t>
                  </w:r>
                  <w:r w:rsidR="00133019" w:rsidRPr="00AB3BCA">
                    <w:rPr>
                      <w:rFonts w:asciiTheme="minorHAnsi" w:hAnsiTheme="minorHAnsi" w:cstheme="minorBidi"/>
                      <w:b/>
                      <w:bCs/>
                      <w:highlight w:val="yellow"/>
                    </w:rPr>
                    <w:t>CurrentTermEffectiveDate</w:t>
                  </w:r>
                  <w:r w:rsidRPr="00AB3BCA">
                    <w:rPr>
                      <w:rFonts w:asciiTheme="minorHAnsi" w:hAnsiTheme="minorHAnsi" w:cstheme="minorBidi"/>
                      <w:b/>
                      <w:bCs/>
                      <w:highlight w:val="yellow"/>
                    </w:rPr>
                    <w:t>&gt;)</w:t>
                  </w:r>
                </w:p>
              </w:tc>
            </w:tr>
          </w:tbl>
          <w:p w14:paraId="6A79F4BE" w14:textId="77777777" w:rsidR="004731D1" w:rsidRPr="006A4242" w:rsidRDefault="004731D1" w:rsidP="004731D1">
            <w:pPr>
              <w:pStyle w:val="TableBodycopy"/>
              <w:rPr>
                <w:rFonts w:asciiTheme="minorHAnsi" w:hAnsiTheme="minorHAnsi" w:cstheme="minorBidi"/>
                <w:szCs w:val="20"/>
              </w:rPr>
            </w:pPr>
          </w:p>
        </w:tc>
        <w:tc>
          <w:tcPr>
            <w:tcW w:w="1843" w:type="dxa"/>
          </w:tcPr>
          <w:p w14:paraId="2550B7E9" w14:textId="77777777" w:rsidR="004731D1" w:rsidRDefault="004731D1" w:rsidP="004731D1">
            <w:pPr>
              <w:tabs>
                <w:tab w:val="left" w:pos="774"/>
              </w:tabs>
              <w:rPr>
                <w:rFonts w:asciiTheme="minorHAnsi" w:hAnsiTheme="minorHAnsi" w:cstheme="minorHAnsi"/>
                <w:b/>
                <w:bCs/>
                <w:sz w:val="20"/>
              </w:rPr>
            </w:pPr>
            <w:r w:rsidRPr="00720F8E">
              <w:rPr>
                <w:rFonts w:asciiTheme="minorHAnsi" w:hAnsiTheme="minorHAnsi" w:cstheme="minorHAnsi"/>
                <w:b/>
                <w:bCs/>
                <w:sz w:val="20"/>
              </w:rPr>
              <w:t>IF</w:t>
            </w:r>
          </w:p>
          <w:p w14:paraId="24AC20C4" w14:textId="582D4F34" w:rsidR="004731D1" w:rsidRDefault="004731D1" w:rsidP="004731D1">
            <w:pPr>
              <w:tabs>
                <w:tab w:val="left" w:pos="774"/>
              </w:tabs>
              <w:rPr>
                <w:rFonts w:asciiTheme="minorHAnsi" w:hAnsiTheme="minorHAnsi" w:cstheme="minorHAnsi"/>
                <w:sz w:val="20"/>
              </w:rPr>
            </w:pPr>
            <w:r>
              <w:rPr>
                <w:rFonts w:asciiTheme="minorHAnsi" w:hAnsiTheme="minorHAnsi"/>
                <w:sz w:val="20"/>
                <w:szCs w:val="20"/>
              </w:rPr>
              <w:t>&lt;DocumentSubType&gt;</w:t>
            </w:r>
            <w:r w:rsidRPr="74E99D78">
              <w:rPr>
                <w:rFonts w:asciiTheme="minorHAnsi" w:hAnsiTheme="minorHAnsi"/>
                <w:sz w:val="20"/>
                <w:szCs w:val="20"/>
              </w:rPr>
              <w:t>= “</w:t>
            </w:r>
            <w:r w:rsidRPr="4278F7BB">
              <w:rPr>
                <w:rFonts w:asciiTheme="minorHAnsi" w:hAnsiTheme="minorHAnsi"/>
                <w:sz w:val="20"/>
                <w:szCs w:val="20"/>
              </w:rPr>
              <w:t>Renewal</w:t>
            </w:r>
            <w:r w:rsidRPr="74E99D78">
              <w:rPr>
                <w:rFonts w:asciiTheme="minorHAnsi" w:hAnsiTheme="minorHAnsi"/>
                <w:sz w:val="20"/>
                <w:szCs w:val="20"/>
              </w:rPr>
              <w:t xml:space="preserve">” </w:t>
            </w:r>
            <w:r w:rsidRPr="00360AAC">
              <w:rPr>
                <w:rFonts w:asciiTheme="minorHAnsi" w:hAnsiTheme="minorHAnsi"/>
                <w:b/>
                <w:bCs/>
                <w:sz w:val="20"/>
                <w:szCs w:val="20"/>
              </w:rPr>
              <w:t>AND</w:t>
            </w:r>
            <w:r w:rsidRPr="00720F8E">
              <w:rPr>
                <w:rFonts w:asciiTheme="minorHAnsi" w:hAnsiTheme="minorHAnsi" w:cstheme="minorHAnsi"/>
                <w:sz w:val="20"/>
              </w:rPr>
              <w:t xml:space="preserve">  &lt;</w:t>
            </w:r>
            <w:r>
              <w:rPr>
                <w:rFonts w:asciiTheme="minorHAnsi" w:hAnsiTheme="minorHAnsi" w:cstheme="minorHAnsi"/>
                <w:sz w:val="20"/>
              </w:rPr>
              <w:t>PaymentFrequencyCode</w:t>
            </w:r>
            <w:r w:rsidRPr="00720F8E">
              <w:rPr>
                <w:rFonts w:asciiTheme="minorHAnsi" w:hAnsiTheme="minorHAnsi" w:cstheme="minorHAnsi"/>
                <w:sz w:val="20"/>
              </w:rPr>
              <w:t>&gt; = "</w:t>
            </w:r>
            <w:r w:rsidRPr="00C108B6">
              <w:rPr>
                <w:rFonts w:asciiTheme="minorHAnsi" w:hAnsiTheme="minorHAnsi" w:cstheme="minorHAnsi"/>
                <w:sz w:val="20"/>
              </w:rPr>
              <w:t>2|PaymentPlanAnnual</w:t>
            </w:r>
            <w:r>
              <w:rPr>
                <w:rFonts w:asciiTheme="minorHAnsi" w:hAnsiTheme="minorHAnsi" w:cstheme="minorHAnsi"/>
                <w:sz w:val="20"/>
              </w:rPr>
              <w:t>”</w:t>
            </w:r>
            <w:r w:rsidRPr="00720F8E">
              <w:rPr>
                <w:rFonts w:asciiTheme="minorHAnsi" w:hAnsiTheme="minorHAnsi" w:cstheme="minorHAnsi"/>
                <w:sz w:val="20"/>
              </w:rPr>
              <w:t xml:space="preserve"> </w:t>
            </w:r>
          </w:p>
          <w:p w14:paraId="7A71BEBD" w14:textId="77777777"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THEN</w:t>
            </w:r>
            <w:r w:rsidRPr="00720F8E">
              <w:rPr>
                <w:rFonts w:asciiTheme="minorHAnsi" w:hAnsiTheme="minorHAnsi" w:cstheme="minorHAnsi"/>
                <w:sz w:val="20"/>
              </w:rPr>
              <w:t xml:space="preserve"> display</w:t>
            </w:r>
          </w:p>
          <w:p w14:paraId="63AF12BC" w14:textId="78AF5A0F" w:rsidR="004731D1" w:rsidRPr="00720F8E" w:rsidRDefault="004731D1" w:rsidP="004731D1">
            <w:pPr>
              <w:tabs>
                <w:tab w:val="left" w:pos="774"/>
              </w:tabs>
              <w:rPr>
                <w:rFonts w:asciiTheme="minorHAnsi" w:hAnsiTheme="minorHAnsi" w:cstheme="minorHAnsi"/>
                <w:b/>
                <w:bCs/>
                <w:sz w:val="20"/>
              </w:rPr>
            </w:pPr>
            <w:r>
              <w:rPr>
                <w:rFonts w:asciiTheme="minorHAnsi" w:hAnsiTheme="minorHAnsi" w:cstheme="minorHAnsi"/>
                <w:b/>
                <w:bCs/>
                <w:sz w:val="20"/>
              </w:rPr>
              <w:t xml:space="preserve">ELSE </w:t>
            </w:r>
            <w:r w:rsidRPr="00135B6D">
              <w:rPr>
                <w:rFonts w:asciiTheme="minorHAnsi" w:hAnsiTheme="minorHAnsi" w:cstheme="minorHAnsi"/>
                <w:sz w:val="20"/>
              </w:rPr>
              <w:t>do not display</w:t>
            </w:r>
          </w:p>
        </w:tc>
        <w:tc>
          <w:tcPr>
            <w:tcW w:w="851" w:type="dxa"/>
          </w:tcPr>
          <w:p w14:paraId="2A8E2A04"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2AEEB79E"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2306EBE9"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4E6E9DD9" w14:textId="5B95165F"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63A99D05" w14:textId="77777777" w:rsidTr="5DAD8829">
        <w:trPr>
          <w:cantSplit/>
        </w:trPr>
        <w:tc>
          <w:tcPr>
            <w:tcW w:w="1013" w:type="dxa"/>
          </w:tcPr>
          <w:p w14:paraId="3C316A35" w14:textId="73A05964" w:rsidR="004731D1" w:rsidRPr="00A174FB" w:rsidRDefault="004731D1" w:rsidP="004731D1">
            <w:pPr>
              <w:tabs>
                <w:tab w:val="left" w:pos="1800"/>
              </w:tabs>
              <w:rPr>
                <w:rFonts w:asciiTheme="minorHAnsi" w:hAnsiTheme="minorHAnsi" w:cstheme="minorHAnsi"/>
                <w:b/>
                <w:sz w:val="20"/>
                <w:szCs w:val="20"/>
              </w:rPr>
            </w:pPr>
            <w:r w:rsidRPr="00A174FB">
              <w:rPr>
                <w:rFonts w:asciiTheme="minorHAnsi" w:hAnsiTheme="minorHAnsi" w:cstheme="minorHAnsi"/>
                <w:bCs/>
                <w:sz w:val="20"/>
                <w:szCs w:val="20"/>
              </w:rPr>
              <w:t>YRP 12</w:t>
            </w:r>
          </w:p>
        </w:tc>
        <w:tc>
          <w:tcPr>
            <w:tcW w:w="1534" w:type="dxa"/>
          </w:tcPr>
          <w:p w14:paraId="321DFE32" w14:textId="77777777" w:rsidR="004731D1" w:rsidRPr="00A174FB" w:rsidRDefault="004731D1" w:rsidP="004731D1">
            <w:pPr>
              <w:tabs>
                <w:tab w:val="left" w:pos="1800"/>
              </w:tabs>
              <w:rPr>
                <w:rFonts w:asciiTheme="minorHAnsi" w:hAnsiTheme="minorHAnsi" w:cstheme="minorHAnsi"/>
                <w:sz w:val="20"/>
              </w:rPr>
            </w:pPr>
            <w:r w:rsidRPr="00A174FB">
              <w:rPr>
                <w:rFonts w:asciiTheme="minorHAnsi" w:hAnsiTheme="minorHAnsi" w:cstheme="minorHAnsi"/>
                <w:sz w:val="20"/>
              </w:rPr>
              <w:t>&lt;PaymentFrequencyCode&gt;</w:t>
            </w:r>
          </w:p>
          <w:p w14:paraId="732F4517" w14:textId="1FD04FE6" w:rsidR="004731D1" w:rsidRPr="00A174FB" w:rsidRDefault="004731D1" w:rsidP="004731D1">
            <w:pPr>
              <w:tabs>
                <w:tab w:val="left" w:pos="1800"/>
              </w:tabs>
              <w:rPr>
                <w:rFonts w:asciiTheme="minorHAnsi" w:hAnsiTheme="minorHAnsi"/>
                <w:sz w:val="20"/>
                <w:szCs w:val="20"/>
              </w:rPr>
            </w:pPr>
            <w:r w:rsidRPr="00A174FB">
              <w:rPr>
                <w:rFonts w:asciiTheme="minorHAnsi" w:eastAsiaTheme="minorEastAsia" w:hAnsiTheme="minorHAnsi"/>
                <w:sz w:val="20"/>
                <w:szCs w:val="20"/>
              </w:rPr>
              <w:t>&lt;</w:t>
            </w:r>
            <w:r w:rsidR="0074070B" w:rsidRPr="00A174FB">
              <w:rPr>
                <w:rFonts w:asciiTheme="minorHAnsi" w:eastAsiaTheme="minorEastAsia" w:hAnsiTheme="minorHAnsi"/>
                <w:sz w:val="20"/>
                <w:szCs w:val="20"/>
              </w:rPr>
              <w:t>CurrentTermGrossPremium</w:t>
            </w:r>
            <w:r w:rsidRPr="00A174FB">
              <w:rPr>
                <w:rFonts w:asciiTheme="minorHAnsi" w:eastAsiaTheme="minorEastAsia" w:hAnsiTheme="minorHAnsi"/>
                <w:sz w:val="20"/>
                <w:szCs w:val="20"/>
              </w:rPr>
              <w:t>&gt;</w:t>
            </w:r>
            <w:r w:rsidRPr="00A174FB">
              <w:rPr>
                <w:rFonts w:asciiTheme="minorHAnsi" w:eastAsiaTheme="minorEastAsia" w:hAnsiTheme="minorHAnsi"/>
                <w:b/>
                <w:bCs/>
                <w:sz w:val="20"/>
                <w:szCs w:val="20"/>
              </w:rPr>
              <w:t xml:space="preserve"> </w:t>
            </w:r>
            <w:r w:rsidRPr="00A174FB">
              <w:rPr>
                <w:rFonts w:asciiTheme="minorHAnsi" w:hAnsiTheme="minorHAnsi"/>
                <w:sz w:val="20"/>
                <w:szCs w:val="20"/>
              </w:rPr>
              <w:t>&lt;DocumentSubType&gt;</w:t>
            </w:r>
          </w:p>
          <w:p w14:paraId="7E9AE196" w14:textId="50926DCB" w:rsidR="004731D1" w:rsidRPr="00A174FB" w:rsidRDefault="004731D1" w:rsidP="004731D1">
            <w:pPr>
              <w:tabs>
                <w:tab w:val="left" w:pos="1800"/>
              </w:tabs>
              <w:rPr>
                <w:rFonts w:asciiTheme="minorHAnsi" w:hAnsiTheme="minorHAnsi"/>
                <w:sz w:val="20"/>
                <w:szCs w:val="20"/>
              </w:rPr>
            </w:pPr>
            <w:r w:rsidRPr="00A174FB">
              <w:rPr>
                <w:rFonts w:asciiTheme="minorHAnsi" w:hAnsiTheme="minorHAnsi"/>
                <w:sz w:val="20"/>
                <w:szCs w:val="20"/>
              </w:rPr>
              <w:t>&lt;RenewalDate&gt;</w:t>
            </w:r>
          </w:p>
          <w:p w14:paraId="4EC43783" w14:textId="77777777" w:rsidR="004731D1" w:rsidRPr="00A174FB" w:rsidRDefault="004731D1" w:rsidP="004731D1">
            <w:pPr>
              <w:tabs>
                <w:tab w:val="left" w:pos="1800"/>
              </w:tabs>
              <w:rPr>
                <w:rFonts w:asciiTheme="minorHAnsi" w:hAnsiTheme="minorHAnsi" w:cstheme="minorHAnsi"/>
                <w:b/>
                <w:sz w:val="20"/>
                <w:szCs w:val="20"/>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6A4242" w14:paraId="6C3BECFF" w14:textId="77777777" w:rsidTr="78CABE0F">
              <w:trPr>
                <w:trHeight w:val="300"/>
              </w:trPr>
              <w:tc>
                <w:tcPr>
                  <w:tcW w:w="2861" w:type="dxa"/>
                  <w:noWrap/>
                  <w:vAlign w:val="center"/>
                  <w:hideMark/>
                </w:tcPr>
                <w:p w14:paraId="7A1EE5F6" w14:textId="77777777" w:rsidR="004731D1" w:rsidRPr="006A4242" w:rsidRDefault="004731D1" w:rsidP="004731D1">
                  <w:pPr>
                    <w:pStyle w:val="BodycopyCOI"/>
                    <w:rPr>
                      <w:rFonts w:cstheme="minorHAnsi"/>
                      <w:noProof/>
                      <w:color w:val="000000" w:themeColor="text1"/>
                    </w:rPr>
                  </w:pPr>
                  <w:r w:rsidRPr="006A4242">
                    <w:t>Your payment:</w:t>
                  </w:r>
                </w:p>
              </w:tc>
              <w:tc>
                <w:tcPr>
                  <w:tcW w:w="4546" w:type="dxa"/>
                  <w:noWrap/>
                  <w:vAlign w:val="bottom"/>
                  <w:hideMark/>
                </w:tcPr>
                <w:p w14:paraId="0E68F998" w14:textId="3DCF9D15" w:rsidR="004731D1" w:rsidRPr="006A4242" w:rsidRDefault="004731D1" w:rsidP="004731D1">
                  <w:pPr>
                    <w:pStyle w:val="TableBodycopy"/>
                    <w:rPr>
                      <w:rFonts w:asciiTheme="minorHAnsi" w:hAnsiTheme="minorHAnsi" w:cstheme="minorBidi"/>
                      <w:b/>
                      <w:bCs/>
                    </w:rPr>
                  </w:pPr>
                  <w:r w:rsidRPr="006A4242">
                    <w:rPr>
                      <w:rFonts w:asciiTheme="minorHAnsi" w:hAnsiTheme="minorHAnsi" w:cstheme="minorBidi"/>
                      <w:b/>
                      <w:bCs/>
                    </w:rPr>
                    <w:t>&lt;</w:t>
                  </w:r>
                  <w:r w:rsidR="0074070B" w:rsidRPr="006A4242">
                    <w:rPr>
                      <w:rFonts w:asciiTheme="minorHAnsi" w:hAnsiTheme="minorHAnsi" w:cstheme="minorBidi"/>
                      <w:b/>
                      <w:bCs/>
                    </w:rPr>
                    <w:t>CurrentTermGrossPremium</w:t>
                  </w:r>
                  <w:r w:rsidRPr="006A4242">
                    <w:rPr>
                      <w:rFonts w:asciiTheme="minorHAnsi" w:hAnsiTheme="minorHAnsi" w:cstheme="minorBidi"/>
                      <w:b/>
                      <w:bCs/>
                    </w:rPr>
                    <w:t>&gt; per month</w:t>
                  </w:r>
                  <w:r w:rsidRPr="006A4242">
                    <w:rPr>
                      <w:rFonts w:asciiTheme="minorHAnsi" w:hAnsiTheme="minorHAnsi" w:cstheme="minorBidi"/>
                    </w:rPr>
                    <w:t xml:space="preserve"> </w:t>
                  </w:r>
                  <w:r w:rsidRPr="006A4242">
                    <w:rPr>
                      <w:rFonts w:asciiTheme="minorHAnsi" w:hAnsiTheme="minorHAnsi" w:cstheme="minorBidi"/>
                      <w:b/>
                      <w:bCs/>
                    </w:rPr>
                    <w:t xml:space="preserve">(will automatically renew on </w:t>
                  </w:r>
                  <w:r w:rsidRPr="00133019">
                    <w:rPr>
                      <w:rFonts w:asciiTheme="minorHAnsi" w:hAnsiTheme="minorHAnsi" w:cstheme="minorBidi"/>
                      <w:b/>
                      <w:bCs/>
                      <w:highlight w:val="yellow"/>
                      <w:rPrChange w:id="10366" w:author="Sam Sehgal (EXT Idiom)" w:date="2025-05-07T16:55:00Z" w16du:dateUtc="2025-05-07T06:55:00Z">
                        <w:rPr>
                          <w:rFonts w:asciiTheme="minorHAnsi" w:hAnsiTheme="minorHAnsi" w:cstheme="minorBidi"/>
                          <w:b/>
                          <w:bCs/>
                        </w:rPr>
                      </w:rPrChange>
                    </w:rPr>
                    <w:t>&lt;</w:t>
                  </w:r>
                  <w:r w:rsidR="00133019" w:rsidRPr="00AB3BCA">
                    <w:rPr>
                      <w:rFonts w:asciiTheme="minorHAnsi" w:hAnsiTheme="minorHAnsi" w:cstheme="minorBidi"/>
                      <w:b/>
                      <w:bCs/>
                      <w:highlight w:val="yellow"/>
                    </w:rPr>
                    <w:t>CurrentTermEffectiveDate</w:t>
                  </w:r>
                  <w:r w:rsidRPr="00AB3BCA">
                    <w:rPr>
                      <w:rFonts w:asciiTheme="minorHAnsi" w:hAnsiTheme="minorHAnsi" w:cstheme="minorBidi"/>
                      <w:b/>
                      <w:bCs/>
                      <w:highlight w:val="yellow"/>
                    </w:rPr>
                    <w:t>&gt;)</w:t>
                  </w:r>
                </w:p>
              </w:tc>
            </w:tr>
          </w:tbl>
          <w:p w14:paraId="589288A3" w14:textId="77777777" w:rsidR="004731D1" w:rsidRPr="006A4242" w:rsidRDefault="004731D1" w:rsidP="004731D1">
            <w:pPr>
              <w:pStyle w:val="TableBodycopy"/>
              <w:rPr>
                <w:rFonts w:asciiTheme="minorHAnsi" w:hAnsiTheme="minorHAnsi" w:cstheme="minorBidi"/>
                <w:szCs w:val="20"/>
              </w:rPr>
            </w:pPr>
          </w:p>
        </w:tc>
        <w:tc>
          <w:tcPr>
            <w:tcW w:w="1843" w:type="dxa"/>
          </w:tcPr>
          <w:p w14:paraId="51FFD5FE" w14:textId="77777777" w:rsidR="004731D1" w:rsidRPr="0000065F" w:rsidRDefault="004731D1" w:rsidP="004731D1">
            <w:pPr>
              <w:tabs>
                <w:tab w:val="left" w:pos="774"/>
              </w:tabs>
              <w:rPr>
                <w:rFonts w:asciiTheme="minorHAnsi" w:hAnsiTheme="minorHAnsi" w:cstheme="minorHAnsi"/>
                <w:b/>
                <w:bCs/>
                <w:sz w:val="20"/>
              </w:rPr>
            </w:pPr>
            <w:r w:rsidRPr="0000065F">
              <w:rPr>
                <w:rFonts w:asciiTheme="minorHAnsi" w:hAnsiTheme="minorHAnsi" w:cstheme="minorHAnsi"/>
                <w:b/>
                <w:bCs/>
                <w:sz w:val="20"/>
              </w:rPr>
              <w:t>IF</w:t>
            </w:r>
          </w:p>
          <w:p w14:paraId="5EC145B7" w14:textId="1EED9A70" w:rsidR="004731D1" w:rsidRPr="0000065F" w:rsidRDefault="004731D1" w:rsidP="004731D1">
            <w:pPr>
              <w:tabs>
                <w:tab w:val="left" w:pos="774"/>
              </w:tabs>
              <w:rPr>
                <w:rFonts w:asciiTheme="minorHAnsi" w:hAnsiTheme="minorHAnsi" w:cstheme="minorHAnsi"/>
                <w:sz w:val="20"/>
              </w:rPr>
            </w:pPr>
            <w:r w:rsidRPr="0000065F">
              <w:rPr>
                <w:rFonts w:asciiTheme="minorHAnsi" w:hAnsiTheme="minorHAnsi"/>
                <w:sz w:val="20"/>
                <w:szCs w:val="20"/>
              </w:rPr>
              <w:t xml:space="preserve">&lt;DocumentSubType&gt;= “Renewal” </w:t>
            </w:r>
            <w:r w:rsidRPr="0000065F">
              <w:rPr>
                <w:rFonts w:asciiTheme="minorHAnsi" w:hAnsiTheme="minorHAnsi"/>
                <w:b/>
                <w:bCs/>
                <w:sz w:val="20"/>
                <w:szCs w:val="20"/>
              </w:rPr>
              <w:t>AND</w:t>
            </w:r>
            <w:r w:rsidRPr="0000065F">
              <w:rPr>
                <w:rFonts w:asciiTheme="minorHAnsi" w:hAnsiTheme="minorHAnsi" w:cstheme="minorHAnsi"/>
                <w:sz w:val="20"/>
              </w:rPr>
              <w:t xml:space="preserve">  &lt;PaymentFrequencyCode&gt; = "1|PaymentPlanMonthly” </w:t>
            </w:r>
          </w:p>
          <w:p w14:paraId="379C7285" w14:textId="77777777" w:rsidR="004731D1" w:rsidRPr="0000065F" w:rsidRDefault="004731D1" w:rsidP="004731D1">
            <w:pPr>
              <w:tabs>
                <w:tab w:val="left" w:pos="774"/>
              </w:tabs>
              <w:rPr>
                <w:rFonts w:asciiTheme="minorHAnsi" w:hAnsiTheme="minorHAnsi" w:cstheme="minorHAnsi"/>
                <w:sz w:val="20"/>
              </w:rPr>
            </w:pPr>
            <w:r w:rsidRPr="0000065F">
              <w:rPr>
                <w:rFonts w:asciiTheme="minorHAnsi" w:hAnsiTheme="minorHAnsi" w:cstheme="minorHAnsi"/>
                <w:b/>
                <w:bCs/>
                <w:sz w:val="20"/>
              </w:rPr>
              <w:t>THEN</w:t>
            </w:r>
            <w:r w:rsidRPr="0000065F">
              <w:rPr>
                <w:rFonts w:asciiTheme="minorHAnsi" w:hAnsiTheme="minorHAnsi" w:cstheme="minorHAnsi"/>
                <w:sz w:val="20"/>
              </w:rPr>
              <w:t xml:space="preserve"> display</w:t>
            </w:r>
          </w:p>
          <w:p w14:paraId="0890AC36" w14:textId="07E22785" w:rsidR="004731D1" w:rsidRPr="0000065F" w:rsidRDefault="004731D1" w:rsidP="004731D1">
            <w:pPr>
              <w:tabs>
                <w:tab w:val="left" w:pos="774"/>
              </w:tabs>
              <w:rPr>
                <w:rFonts w:asciiTheme="minorHAnsi" w:hAnsiTheme="minorHAnsi" w:cstheme="minorHAnsi"/>
                <w:b/>
                <w:bCs/>
                <w:sz w:val="20"/>
              </w:rPr>
            </w:pPr>
            <w:r w:rsidRPr="0000065F">
              <w:rPr>
                <w:rFonts w:asciiTheme="minorHAnsi" w:hAnsiTheme="minorHAnsi" w:cstheme="minorHAnsi"/>
                <w:b/>
                <w:bCs/>
                <w:sz w:val="20"/>
              </w:rPr>
              <w:t xml:space="preserve">ELSE </w:t>
            </w:r>
            <w:r w:rsidRPr="0000065F">
              <w:rPr>
                <w:rFonts w:asciiTheme="minorHAnsi" w:hAnsiTheme="minorHAnsi" w:cstheme="minorHAnsi"/>
                <w:sz w:val="20"/>
              </w:rPr>
              <w:t>do not display</w:t>
            </w:r>
          </w:p>
        </w:tc>
        <w:tc>
          <w:tcPr>
            <w:tcW w:w="851" w:type="dxa"/>
          </w:tcPr>
          <w:p w14:paraId="46D07794"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46885171"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76A92C5F"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312B42AC" w14:textId="53182DEC"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4C3B4A0D" w14:textId="77777777" w:rsidTr="5DAD8829">
        <w:trPr>
          <w:cantSplit/>
        </w:trPr>
        <w:tc>
          <w:tcPr>
            <w:tcW w:w="1013" w:type="dxa"/>
          </w:tcPr>
          <w:p w14:paraId="58077891" w14:textId="699246D0" w:rsidR="004731D1" w:rsidRPr="000261CD"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YRP 1</w:t>
            </w:r>
            <w:r>
              <w:rPr>
                <w:rFonts w:asciiTheme="minorHAnsi" w:hAnsiTheme="minorHAnsi" w:cstheme="minorHAnsi"/>
                <w:bCs/>
                <w:sz w:val="20"/>
                <w:szCs w:val="20"/>
              </w:rPr>
              <w:t>3</w:t>
            </w:r>
          </w:p>
        </w:tc>
        <w:tc>
          <w:tcPr>
            <w:tcW w:w="1534" w:type="dxa"/>
          </w:tcPr>
          <w:p w14:paraId="2A0C9676" w14:textId="77777777" w:rsidR="004731D1" w:rsidRPr="0000065F" w:rsidRDefault="004731D1" w:rsidP="004731D1">
            <w:pPr>
              <w:tabs>
                <w:tab w:val="left" w:pos="1800"/>
              </w:tabs>
              <w:rPr>
                <w:rFonts w:asciiTheme="minorHAnsi" w:hAnsiTheme="minorHAnsi" w:cstheme="minorHAnsi"/>
                <w:sz w:val="20"/>
              </w:rPr>
            </w:pPr>
            <w:r w:rsidRPr="0000065F">
              <w:rPr>
                <w:rFonts w:asciiTheme="minorHAnsi" w:eastAsiaTheme="minorEastAsia" w:hAnsiTheme="minorHAnsi"/>
                <w:sz w:val="20"/>
                <w:szCs w:val="20"/>
              </w:rPr>
              <w:t xml:space="preserve">&lt;PaymentMethodCode&gt; </w:t>
            </w:r>
            <w:r w:rsidRPr="0000065F">
              <w:rPr>
                <w:rFonts w:asciiTheme="minorHAnsi" w:hAnsiTheme="minorHAnsi" w:cstheme="minorHAnsi"/>
                <w:sz w:val="20"/>
              </w:rPr>
              <w:t>&lt;PaymentFrequencyCode&gt;</w:t>
            </w:r>
          </w:p>
          <w:p w14:paraId="3FF501D6" w14:textId="77777777" w:rsidR="004731D1" w:rsidRPr="0000065F" w:rsidRDefault="004731D1" w:rsidP="004731D1">
            <w:pPr>
              <w:tabs>
                <w:tab w:val="left" w:pos="1800"/>
              </w:tabs>
              <w:rPr>
                <w:rFonts w:asciiTheme="minorHAnsi" w:eastAsiaTheme="minorEastAsia" w:hAnsiTheme="minorHAnsi"/>
                <w:b/>
                <w:bCs/>
                <w:sz w:val="20"/>
                <w:szCs w:val="20"/>
              </w:rPr>
            </w:pPr>
            <w:r w:rsidRPr="0000065F">
              <w:rPr>
                <w:rFonts w:asciiTheme="minorHAnsi" w:eastAsiaTheme="minorEastAsia" w:hAnsiTheme="minorHAnsi"/>
                <w:b/>
                <w:bCs/>
                <w:sz w:val="20"/>
                <w:szCs w:val="20"/>
              </w:rPr>
              <w:t>&lt;</w:t>
            </w:r>
            <w:r w:rsidRPr="0000065F">
              <w:rPr>
                <w:rFonts w:asciiTheme="minorHAnsi" w:eastAsiaTheme="minorEastAsia" w:hAnsiTheme="minorHAnsi"/>
                <w:sz w:val="20"/>
                <w:szCs w:val="20"/>
              </w:rPr>
              <w:t>TransactionPremium</w:t>
            </w:r>
            <w:r w:rsidRPr="0000065F">
              <w:rPr>
                <w:rFonts w:asciiTheme="minorHAnsi" w:eastAsiaTheme="minorEastAsia" w:hAnsiTheme="minorHAnsi"/>
                <w:b/>
                <w:bCs/>
                <w:sz w:val="20"/>
                <w:szCs w:val="20"/>
              </w:rPr>
              <w:t>&gt;</w:t>
            </w:r>
          </w:p>
          <w:p w14:paraId="35545356" w14:textId="77777777" w:rsidR="004731D1" w:rsidRPr="0000065F" w:rsidRDefault="004731D1" w:rsidP="004731D1">
            <w:pPr>
              <w:tabs>
                <w:tab w:val="left" w:pos="1800"/>
              </w:tabs>
              <w:rPr>
                <w:rFonts w:asciiTheme="minorHAnsi" w:hAnsiTheme="minorHAnsi"/>
                <w:sz w:val="20"/>
                <w:szCs w:val="20"/>
              </w:rPr>
            </w:pPr>
            <w:r w:rsidRPr="0000065F">
              <w:rPr>
                <w:rFonts w:asciiTheme="minorHAnsi" w:hAnsiTheme="minorHAnsi"/>
                <w:sz w:val="20"/>
                <w:szCs w:val="20"/>
              </w:rPr>
              <w:t>&lt;DocumentSubType&gt;</w:t>
            </w:r>
          </w:p>
          <w:p w14:paraId="7F0DCB47" w14:textId="77777777" w:rsidR="004731D1" w:rsidRPr="0000065F" w:rsidRDefault="004731D1" w:rsidP="004731D1">
            <w:pPr>
              <w:tabs>
                <w:tab w:val="left" w:pos="1800"/>
              </w:tabs>
              <w:rPr>
                <w:rFonts w:asciiTheme="minorHAnsi" w:eastAsiaTheme="minorEastAsia" w:hAnsiTheme="minorHAnsi"/>
                <w:color w:val="000000" w:themeColor="text1"/>
                <w:sz w:val="20"/>
                <w:szCs w:val="20"/>
              </w:rPr>
            </w:pPr>
            <w:r w:rsidRPr="0000065F">
              <w:rPr>
                <w:rFonts w:asciiTheme="minorHAnsi" w:eastAsiaTheme="minorEastAsia" w:hAnsiTheme="minorHAnsi"/>
                <w:color w:val="000000" w:themeColor="text1"/>
                <w:sz w:val="20"/>
                <w:szCs w:val="20"/>
              </w:rPr>
              <w:t>&lt;</w:t>
            </w:r>
            <w:r w:rsidRPr="0000065F">
              <w:rPr>
                <w:rFonts w:asciiTheme="minorHAnsi" w:eastAsiaTheme="minorEastAsia" w:hAnsiTheme="minorHAnsi"/>
                <w:color w:val="444444"/>
                <w:sz w:val="20"/>
                <w:szCs w:val="20"/>
              </w:rPr>
              <w:t>AmountDue</w:t>
            </w:r>
            <w:r w:rsidRPr="0000065F">
              <w:rPr>
                <w:rFonts w:asciiTheme="minorHAnsi" w:eastAsiaTheme="minorEastAsia" w:hAnsiTheme="minorHAnsi"/>
                <w:color w:val="000000" w:themeColor="text1"/>
                <w:sz w:val="20"/>
                <w:szCs w:val="20"/>
              </w:rPr>
              <w:t>&gt;</w:t>
            </w:r>
          </w:p>
          <w:p w14:paraId="31A94910" w14:textId="77777777" w:rsidR="004731D1" w:rsidRPr="0000065F" w:rsidRDefault="004731D1" w:rsidP="004731D1">
            <w:pPr>
              <w:tabs>
                <w:tab w:val="left" w:pos="1800"/>
              </w:tabs>
              <w:rPr>
                <w:rFonts w:asciiTheme="minorHAnsi" w:hAnsiTheme="minorHAnsi" w:cstheme="minorHAnsi"/>
                <w:b/>
                <w:sz w:val="20"/>
                <w:szCs w:val="20"/>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00065F" w14:paraId="261BF449" w14:textId="77777777" w:rsidTr="78CABE0F">
              <w:trPr>
                <w:trHeight w:val="300"/>
              </w:trPr>
              <w:tc>
                <w:tcPr>
                  <w:tcW w:w="2861" w:type="dxa"/>
                  <w:noWrap/>
                  <w:vAlign w:val="center"/>
                  <w:hideMark/>
                </w:tcPr>
                <w:p w14:paraId="55827EAA" w14:textId="77777777" w:rsidR="004731D1" w:rsidRPr="0000065F" w:rsidRDefault="004731D1" w:rsidP="004731D1">
                  <w:pPr>
                    <w:pStyle w:val="BodycopyCOI"/>
                    <w:rPr>
                      <w:rFonts w:cstheme="minorHAnsi"/>
                      <w:noProof/>
                      <w:color w:val="000000" w:themeColor="text1"/>
                    </w:rPr>
                  </w:pPr>
                  <w:r w:rsidRPr="0000065F">
                    <w:t>Your payment:</w:t>
                  </w:r>
                </w:p>
              </w:tc>
              <w:tc>
                <w:tcPr>
                  <w:tcW w:w="4546" w:type="dxa"/>
                  <w:noWrap/>
                  <w:vAlign w:val="bottom"/>
                  <w:hideMark/>
                </w:tcPr>
                <w:p w14:paraId="0A4221EB" w14:textId="2885D5DE" w:rsidR="004731D1" w:rsidRPr="0000065F" w:rsidRDefault="004731D1" w:rsidP="004731D1">
                  <w:pPr>
                    <w:pStyle w:val="TableBodycopy"/>
                    <w:rPr>
                      <w:rFonts w:asciiTheme="minorHAnsi" w:hAnsiTheme="minorHAnsi" w:cstheme="minorBidi"/>
                      <w:b/>
                      <w:bCs/>
                    </w:rPr>
                  </w:pPr>
                  <w:r w:rsidRPr="0000065F">
                    <w:rPr>
                      <w:rFonts w:asciiTheme="minorHAnsi" w:hAnsiTheme="minorHAnsi" w:cstheme="minorBidi"/>
                      <w:b/>
                      <w:bCs/>
                    </w:rPr>
                    <w:t>&lt;TransactionPremium&gt;</w:t>
                  </w:r>
                </w:p>
              </w:tc>
            </w:tr>
          </w:tbl>
          <w:p w14:paraId="4664C45A" w14:textId="77777777" w:rsidR="004731D1" w:rsidRPr="0000065F" w:rsidRDefault="004731D1" w:rsidP="004731D1">
            <w:pPr>
              <w:pStyle w:val="TableBodycopy"/>
              <w:rPr>
                <w:rFonts w:asciiTheme="minorHAnsi" w:hAnsiTheme="minorHAnsi" w:cstheme="minorBidi"/>
                <w:szCs w:val="20"/>
              </w:rPr>
            </w:pPr>
          </w:p>
        </w:tc>
        <w:tc>
          <w:tcPr>
            <w:tcW w:w="1843" w:type="dxa"/>
          </w:tcPr>
          <w:p w14:paraId="19776C0A" w14:textId="77777777" w:rsidR="004731D1" w:rsidRPr="0000065F" w:rsidRDefault="004731D1" w:rsidP="004731D1">
            <w:pPr>
              <w:tabs>
                <w:tab w:val="left" w:pos="774"/>
              </w:tabs>
              <w:rPr>
                <w:rFonts w:asciiTheme="minorHAnsi" w:hAnsiTheme="minorHAnsi" w:cstheme="minorHAnsi"/>
                <w:b/>
                <w:bCs/>
                <w:sz w:val="20"/>
              </w:rPr>
            </w:pPr>
            <w:r w:rsidRPr="0000065F">
              <w:rPr>
                <w:rFonts w:asciiTheme="minorHAnsi" w:hAnsiTheme="minorHAnsi" w:cstheme="minorHAnsi"/>
                <w:b/>
                <w:bCs/>
                <w:sz w:val="20"/>
              </w:rPr>
              <w:t>IF</w:t>
            </w:r>
          </w:p>
          <w:p w14:paraId="0204196B" w14:textId="7C1A4419" w:rsidR="004731D1" w:rsidRPr="0000065F" w:rsidRDefault="004731D1" w:rsidP="004731D1">
            <w:pPr>
              <w:tabs>
                <w:tab w:val="left" w:pos="774"/>
              </w:tabs>
              <w:rPr>
                <w:rFonts w:asciiTheme="minorHAnsi" w:hAnsiTheme="minorHAnsi" w:cstheme="minorHAnsi"/>
                <w:sz w:val="20"/>
              </w:rPr>
            </w:pPr>
            <w:r w:rsidRPr="0000065F">
              <w:rPr>
                <w:rFonts w:asciiTheme="minorHAnsi" w:eastAsiaTheme="minorEastAsia" w:hAnsiTheme="minorHAnsi"/>
                <w:sz w:val="20"/>
                <w:szCs w:val="20"/>
              </w:rPr>
              <w:t xml:space="preserve">&lt;DocumentSubType&gt; = "Endorsement" </w:t>
            </w:r>
            <w:r w:rsidRPr="0000065F">
              <w:rPr>
                <w:rFonts w:asciiTheme="minorHAnsi" w:eastAsiaTheme="minorEastAsia" w:hAnsiTheme="minorHAnsi"/>
                <w:b/>
                <w:bCs/>
                <w:sz w:val="20"/>
                <w:szCs w:val="20"/>
              </w:rPr>
              <w:t>AND</w:t>
            </w:r>
            <w:r w:rsidRPr="0000065F">
              <w:rPr>
                <w:rFonts w:asciiTheme="minorHAnsi" w:eastAsiaTheme="minorEastAsia" w:hAnsiTheme="minorHAnsi"/>
                <w:sz w:val="20"/>
                <w:szCs w:val="20"/>
              </w:rPr>
              <w:t xml:space="preserve"> &lt;PaymentFrequencyCode&gt; = "2|PaymentPlanAnnual" </w:t>
            </w:r>
            <w:r w:rsidRPr="0000065F">
              <w:rPr>
                <w:rFonts w:asciiTheme="minorHAnsi" w:eastAsiaTheme="minorEastAsia" w:hAnsiTheme="minorHAnsi"/>
                <w:b/>
                <w:bCs/>
                <w:sz w:val="20"/>
                <w:szCs w:val="20"/>
              </w:rPr>
              <w:t>AND</w:t>
            </w:r>
            <w:r w:rsidRPr="0000065F">
              <w:rPr>
                <w:rFonts w:asciiTheme="minorHAnsi" w:eastAsiaTheme="minorEastAsia" w:hAnsiTheme="minorHAnsi"/>
                <w:sz w:val="20"/>
                <w:szCs w:val="20"/>
              </w:rPr>
              <w:t xml:space="preserve"> </w:t>
            </w:r>
            <w:r w:rsidRPr="0000065F">
              <w:rPr>
                <w:rFonts w:asciiTheme="minorHAnsi" w:eastAsiaTheme="minorEastAsia" w:hAnsiTheme="minorHAnsi"/>
                <w:b/>
                <w:bCs/>
                <w:sz w:val="20"/>
                <w:szCs w:val="20"/>
              </w:rPr>
              <w:t>&lt;</w:t>
            </w:r>
            <w:r w:rsidRPr="0000065F">
              <w:rPr>
                <w:rFonts w:asciiTheme="minorHAnsi" w:eastAsiaTheme="minorEastAsia" w:hAnsiTheme="minorHAnsi"/>
                <w:sz w:val="20"/>
                <w:szCs w:val="20"/>
              </w:rPr>
              <w:t>TransactionPremium</w:t>
            </w:r>
            <w:r w:rsidRPr="0000065F">
              <w:rPr>
                <w:rFonts w:asciiTheme="minorHAnsi" w:eastAsiaTheme="minorEastAsia" w:hAnsiTheme="minorHAnsi"/>
                <w:b/>
                <w:bCs/>
                <w:sz w:val="20"/>
                <w:szCs w:val="20"/>
              </w:rPr>
              <w:t xml:space="preserve">&gt; GREATER THAN 0 </w:t>
            </w:r>
            <w:del w:id="10367" w:author="Sam Sehgal (EXT Idiom)" w:date="2025-05-28T15:22:00Z" w16du:dateUtc="2025-05-28T05:22:00Z">
              <w:r w:rsidRPr="004C221B" w:rsidDel="004C221B">
                <w:rPr>
                  <w:rFonts w:asciiTheme="minorHAnsi" w:eastAsiaTheme="minorEastAsia" w:hAnsiTheme="minorHAnsi"/>
                  <w:b/>
                  <w:bCs/>
                  <w:sz w:val="20"/>
                  <w:szCs w:val="20"/>
                  <w:highlight w:val="green"/>
                  <w:rPrChange w:id="10368" w:author="Sam Sehgal (EXT Idiom)" w:date="2025-05-28T15:22:00Z" w16du:dateUtc="2025-05-28T05:22:00Z">
                    <w:rPr>
                      <w:rFonts w:asciiTheme="minorHAnsi" w:eastAsiaTheme="minorEastAsia" w:hAnsiTheme="minorHAnsi"/>
                      <w:b/>
                      <w:bCs/>
                      <w:sz w:val="20"/>
                      <w:szCs w:val="20"/>
                    </w:rPr>
                  </w:rPrChange>
                </w:rPr>
                <w:delText xml:space="preserve">AND </w:delText>
              </w:r>
              <w:r w:rsidRPr="004C221B" w:rsidDel="004C221B">
                <w:rPr>
                  <w:rFonts w:asciiTheme="minorHAnsi" w:eastAsiaTheme="minorEastAsia" w:hAnsiTheme="minorHAnsi"/>
                  <w:color w:val="000000" w:themeColor="text1"/>
                  <w:sz w:val="20"/>
                  <w:szCs w:val="20"/>
                  <w:highlight w:val="green"/>
                  <w:rPrChange w:id="10369" w:author="Sam Sehgal (EXT Idiom)" w:date="2025-05-28T15:22:00Z" w16du:dateUtc="2025-05-28T05:22:00Z">
                    <w:rPr>
                      <w:rFonts w:asciiTheme="minorHAnsi" w:eastAsiaTheme="minorEastAsia" w:hAnsiTheme="minorHAnsi"/>
                      <w:color w:val="000000" w:themeColor="text1"/>
                      <w:sz w:val="20"/>
                      <w:szCs w:val="20"/>
                    </w:rPr>
                  </w:rPrChange>
                </w:rPr>
                <w:delText>&lt;</w:delText>
              </w:r>
              <w:r w:rsidRPr="004C221B" w:rsidDel="004C221B">
                <w:rPr>
                  <w:rFonts w:asciiTheme="minorHAnsi" w:eastAsiaTheme="minorEastAsia" w:hAnsiTheme="minorHAnsi"/>
                  <w:color w:val="444444"/>
                  <w:sz w:val="20"/>
                  <w:szCs w:val="20"/>
                  <w:highlight w:val="green"/>
                  <w:rPrChange w:id="10370" w:author="Sam Sehgal (EXT Idiom)" w:date="2025-05-28T15:22:00Z" w16du:dateUtc="2025-05-28T05:22:00Z">
                    <w:rPr>
                      <w:rFonts w:asciiTheme="minorHAnsi" w:eastAsiaTheme="minorEastAsia" w:hAnsiTheme="minorHAnsi"/>
                      <w:color w:val="444444"/>
                      <w:sz w:val="20"/>
                      <w:szCs w:val="20"/>
                    </w:rPr>
                  </w:rPrChange>
                </w:rPr>
                <w:delText>AmountDue</w:delText>
              </w:r>
              <w:r w:rsidRPr="004C221B" w:rsidDel="004C221B">
                <w:rPr>
                  <w:rFonts w:asciiTheme="minorHAnsi" w:eastAsiaTheme="minorEastAsia" w:hAnsiTheme="minorHAnsi"/>
                  <w:color w:val="000000" w:themeColor="text1"/>
                  <w:sz w:val="20"/>
                  <w:szCs w:val="20"/>
                  <w:highlight w:val="green"/>
                  <w:rPrChange w:id="10371" w:author="Sam Sehgal (EXT Idiom)" w:date="2025-05-28T15:22:00Z" w16du:dateUtc="2025-05-28T05:22:00Z">
                    <w:rPr>
                      <w:rFonts w:asciiTheme="minorHAnsi" w:eastAsiaTheme="minorEastAsia" w:hAnsiTheme="minorHAnsi"/>
                      <w:color w:val="000000" w:themeColor="text1"/>
                      <w:sz w:val="20"/>
                      <w:szCs w:val="20"/>
                    </w:rPr>
                  </w:rPrChange>
                </w:rPr>
                <w:delText>&gt; = 0</w:delText>
              </w:r>
              <w:r w:rsidRPr="0000065F" w:rsidDel="004C221B">
                <w:rPr>
                  <w:rFonts w:asciiTheme="minorHAnsi" w:eastAsiaTheme="minorEastAsia" w:hAnsiTheme="minorHAnsi"/>
                  <w:sz w:val="20"/>
                  <w:szCs w:val="20"/>
                </w:rPr>
                <w:delText xml:space="preserve"> </w:delText>
              </w:r>
            </w:del>
            <w:r w:rsidRPr="0000065F">
              <w:rPr>
                <w:rFonts w:asciiTheme="minorHAnsi" w:hAnsiTheme="minorHAnsi" w:cstheme="minorHAnsi"/>
                <w:b/>
                <w:bCs/>
                <w:sz w:val="20"/>
              </w:rPr>
              <w:t>THEN</w:t>
            </w:r>
            <w:r w:rsidRPr="0000065F">
              <w:rPr>
                <w:rFonts w:asciiTheme="minorHAnsi" w:hAnsiTheme="minorHAnsi" w:cstheme="minorHAnsi"/>
                <w:sz w:val="20"/>
              </w:rPr>
              <w:t xml:space="preserve"> display</w:t>
            </w:r>
          </w:p>
          <w:p w14:paraId="22CD8CDC" w14:textId="724FC3C8" w:rsidR="004731D1" w:rsidRPr="0000065F" w:rsidRDefault="004731D1" w:rsidP="004731D1">
            <w:pPr>
              <w:tabs>
                <w:tab w:val="left" w:pos="774"/>
              </w:tabs>
              <w:rPr>
                <w:rFonts w:asciiTheme="minorHAnsi" w:hAnsiTheme="minorHAnsi" w:cstheme="minorHAnsi"/>
                <w:b/>
                <w:bCs/>
                <w:sz w:val="20"/>
              </w:rPr>
            </w:pPr>
            <w:r w:rsidRPr="0000065F">
              <w:rPr>
                <w:rFonts w:asciiTheme="minorHAnsi" w:hAnsiTheme="minorHAnsi" w:cstheme="minorHAnsi"/>
                <w:b/>
                <w:bCs/>
                <w:sz w:val="20"/>
              </w:rPr>
              <w:t xml:space="preserve">ELSE </w:t>
            </w:r>
            <w:r w:rsidRPr="0000065F">
              <w:rPr>
                <w:rFonts w:asciiTheme="minorHAnsi" w:hAnsiTheme="minorHAnsi" w:cstheme="minorHAnsi"/>
                <w:sz w:val="20"/>
              </w:rPr>
              <w:t>do not display</w:t>
            </w:r>
          </w:p>
        </w:tc>
        <w:tc>
          <w:tcPr>
            <w:tcW w:w="851" w:type="dxa"/>
          </w:tcPr>
          <w:p w14:paraId="7FBB9DAE"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5B9D0688"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32108605"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42A1976F" w14:textId="3EF235E6"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7A45BAC1" w14:textId="77777777" w:rsidTr="5DAD8829">
        <w:trPr>
          <w:cantSplit/>
        </w:trPr>
        <w:tc>
          <w:tcPr>
            <w:tcW w:w="1013" w:type="dxa"/>
          </w:tcPr>
          <w:p w14:paraId="0CB2E8AA" w14:textId="2BB39293" w:rsidR="004731D1" w:rsidRPr="000261CD"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YRP 1</w:t>
            </w:r>
            <w:r>
              <w:rPr>
                <w:rFonts w:asciiTheme="minorHAnsi" w:hAnsiTheme="minorHAnsi" w:cstheme="minorHAnsi"/>
                <w:bCs/>
                <w:sz w:val="20"/>
                <w:szCs w:val="20"/>
              </w:rPr>
              <w:t>4</w:t>
            </w:r>
          </w:p>
        </w:tc>
        <w:tc>
          <w:tcPr>
            <w:tcW w:w="1534" w:type="dxa"/>
          </w:tcPr>
          <w:p w14:paraId="4ABA39C0" w14:textId="77777777" w:rsidR="004731D1" w:rsidRPr="00115FB7" w:rsidRDefault="004731D1" w:rsidP="004731D1">
            <w:pPr>
              <w:tabs>
                <w:tab w:val="left" w:pos="1800"/>
              </w:tabs>
              <w:rPr>
                <w:rFonts w:asciiTheme="minorHAnsi" w:hAnsiTheme="minorHAnsi" w:cstheme="minorHAnsi"/>
                <w:sz w:val="20"/>
              </w:rPr>
            </w:pPr>
            <w:r w:rsidRPr="00115FB7">
              <w:rPr>
                <w:rFonts w:asciiTheme="minorHAnsi" w:eastAsiaTheme="minorEastAsia" w:hAnsiTheme="minorHAnsi"/>
                <w:sz w:val="20"/>
                <w:szCs w:val="20"/>
              </w:rPr>
              <w:t xml:space="preserve">&lt;PaymentMethodCode&gt; </w:t>
            </w:r>
            <w:r w:rsidRPr="00115FB7">
              <w:rPr>
                <w:rFonts w:asciiTheme="minorHAnsi" w:hAnsiTheme="minorHAnsi" w:cstheme="minorHAnsi"/>
                <w:sz w:val="20"/>
              </w:rPr>
              <w:t>&lt;PaymentFrequencyCode&gt;</w:t>
            </w:r>
          </w:p>
          <w:p w14:paraId="654668BE" w14:textId="77777777" w:rsidR="004731D1" w:rsidRPr="00115FB7" w:rsidRDefault="004731D1" w:rsidP="004731D1">
            <w:pPr>
              <w:tabs>
                <w:tab w:val="left" w:pos="1800"/>
              </w:tabs>
              <w:rPr>
                <w:rFonts w:asciiTheme="minorHAnsi" w:eastAsiaTheme="minorEastAsia" w:hAnsiTheme="minorHAnsi"/>
                <w:b/>
                <w:bCs/>
                <w:sz w:val="20"/>
                <w:szCs w:val="20"/>
              </w:rPr>
            </w:pPr>
            <w:r w:rsidRPr="00115FB7">
              <w:rPr>
                <w:rFonts w:asciiTheme="minorHAnsi" w:eastAsiaTheme="minorEastAsia" w:hAnsiTheme="minorHAnsi"/>
                <w:b/>
                <w:bCs/>
                <w:sz w:val="20"/>
                <w:szCs w:val="20"/>
              </w:rPr>
              <w:t>&lt;</w:t>
            </w:r>
            <w:r w:rsidRPr="00115FB7">
              <w:rPr>
                <w:rFonts w:asciiTheme="minorHAnsi" w:eastAsiaTheme="minorEastAsia" w:hAnsiTheme="minorHAnsi"/>
                <w:sz w:val="20"/>
                <w:szCs w:val="20"/>
              </w:rPr>
              <w:t>TransactionPremium</w:t>
            </w:r>
            <w:r w:rsidRPr="00115FB7">
              <w:rPr>
                <w:rFonts w:asciiTheme="minorHAnsi" w:eastAsiaTheme="minorEastAsia" w:hAnsiTheme="minorHAnsi"/>
                <w:b/>
                <w:bCs/>
                <w:sz w:val="20"/>
                <w:szCs w:val="20"/>
              </w:rPr>
              <w:t>&gt;</w:t>
            </w:r>
          </w:p>
          <w:p w14:paraId="592D33BD" w14:textId="77777777" w:rsidR="004731D1" w:rsidRPr="00115FB7" w:rsidRDefault="004731D1" w:rsidP="004731D1">
            <w:pPr>
              <w:tabs>
                <w:tab w:val="left" w:pos="1800"/>
              </w:tabs>
              <w:rPr>
                <w:rFonts w:asciiTheme="minorHAnsi" w:hAnsiTheme="minorHAnsi"/>
                <w:sz w:val="20"/>
                <w:szCs w:val="20"/>
              </w:rPr>
            </w:pPr>
            <w:r w:rsidRPr="00115FB7">
              <w:rPr>
                <w:rFonts w:asciiTheme="minorHAnsi" w:hAnsiTheme="minorHAnsi"/>
                <w:sz w:val="20"/>
                <w:szCs w:val="20"/>
              </w:rPr>
              <w:t>&lt;DocumentSubType&gt;</w:t>
            </w:r>
          </w:p>
          <w:p w14:paraId="3626B706" w14:textId="77777777" w:rsidR="004731D1" w:rsidRPr="00115FB7" w:rsidRDefault="004731D1" w:rsidP="004731D1">
            <w:pPr>
              <w:tabs>
                <w:tab w:val="left" w:pos="1800"/>
              </w:tabs>
              <w:rPr>
                <w:ins w:id="10372" w:author="Sue Simnor (EXT Idiom)" w:date="2024-09-11T15:57:00Z" w16du:dateUtc="2024-09-11T05:57:00Z"/>
                <w:rFonts w:asciiTheme="minorHAnsi" w:eastAsiaTheme="minorEastAsia" w:hAnsiTheme="minorHAnsi"/>
                <w:color w:val="000000" w:themeColor="text1"/>
                <w:sz w:val="20"/>
                <w:szCs w:val="20"/>
              </w:rPr>
            </w:pPr>
            <w:r w:rsidRPr="00115FB7">
              <w:rPr>
                <w:rFonts w:asciiTheme="minorHAnsi" w:eastAsiaTheme="minorEastAsia" w:hAnsiTheme="minorHAnsi"/>
                <w:color w:val="000000" w:themeColor="text1"/>
                <w:sz w:val="20"/>
                <w:szCs w:val="20"/>
              </w:rPr>
              <w:t>&lt;</w:t>
            </w:r>
            <w:r w:rsidRPr="00115FB7">
              <w:rPr>
                <w:rFonts w:asciiTheme="minorHAnsi" w:eastAsiaTheme="minorEastAsia" w:hAnsiTheme="minorHAnsi"/>
                <w:color w:val="444444"/>
                <w:sz w:val="20"/>
                <w:szCs w:val="20"/>
              </w:rPr>
              <w:t>AmountDue</w:t>
            </w:r>
            <w:r w:rsidRPr="00115FB7">
              <w:rPr>
                <w:rFonts w:asciiTheme="minorHAnsi" w:eastAsiaTheme="minorEastAsia" w:hAnsiTheme="minorHAnsi"/>
                <w:color w:val="000000" w:themeColor="text1"/>
                <w:sz w:val="20"/>
                <w:szCs w:val="20"/>
              </w:rPr>
              <w:t>&gt;</w:t>
            </w:r>
          </w:p>
          <w:p w14:paraId="3591398B" w14:textId="252E1A82" w:rsidR="004D4D43" w:rsidRPr="00115FB7" w:rsidRDefault="004D4D43" w:rsidP="004731D1">
            <w:pPr>
              <w:tabs>
                <w:tab w:val="left" w:pos="1800"/>
              </w:tabs>
              <w:rPr>
                <w:rFonts w:asciiTheme="minorHAnsi" w:eastAsiaTheme="minorEastAsia" w:hAnsiTheme="minorHAnsi"/>
                <w:color w:val="000000" w:themeColor="text1"/>
                <w:sz w:val="20"/>
                <w:szCs w:val="20"/>
              </w:rPr>
            </w:pPr>
            <w:ins w:id="10373" w:author="Sue Simnor (EXT Idiom)" w:date="2024-09-11T15:57:00Z" w16du:dateUtc="2024-09-11T05:57:00Z">
              <w:r w:rsidRPr="00115FB7">
                <w:rPr>
                  <w:rFonts w:asciiTheme="minorHAnsi" w:eastAsiaTheme="minorEastAsia" w:hAnsiTheme="minorHAnsi"/>
                  <w:color w:val="000000" w:themeColor="text1"/>
                  <w:sz w:val="20"/>
                  <w:szCs w:val="20"/>
                </w:rPr>
                <w:t>&lt;RefundAmount&gt;</w:t>
              </w:r>
            </w:ins>
          </w:p>
          <w:p w14:paraId="46947130" w14:textId="77777777" w:rsidR="004731D1" w:rsidRPr="00115FB7" w:rsidRDefault="004731D1" w:rsidP="004731D1">
            <w:pPr>
              <w:tabs>
                <w:tab w:val="left" w:pos="1800"/>
              </w:tabs>
              <w:rPr>
                <w:rFonts w:asciiTheme="minorHAnsi" w:hAnsiTheme="minorHAnsi" w:cstheme="minorHAnsi"/>
                <w:b/>
                <w:sz w:val="20"/>
                <w:szCs w:val="20"/>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115FB7" w14:paraId="70706171" w14:textId="77777777" w:rsidTr="78CABE0F">
              <w:trPr>
                <w:trHeight w:val="300"/>
              </w:trPr>
              <w:tc>
                <w:tcPr>
                  <w:tcW w:w="2861" w:type="dxa"/>
                  <w:noWrap/>
                  <w:vAlign w:val="center"/>
                  <w:hideMark/>
                </w:tcPr>
                <w:p w14:paraId="4442575E" w14:textId="71FAB19D" w:rsidR="004731D1" w:rsidRPr="00115FB7" w:rsidRDefault="004731D1" w:rsidP="004731D1">
                  <w:pPr>
                    <w:pStyle w:val="BodycopyCOI"/>
                    <w:rPr>
                      <w:rFonts w:cstheme="minorHAnsi"/>
                      <w:noProof/>
                      <w:color w:val="000000" w:themeColor="text1"/>
                    </w:rPr>
                  </w:pPr>
                  <w:r w:rsidRPr="00115FB7">
                    <w:t xml:space="preserve">Your </w:t>
                  </w:r>
                  <w:r w:rsidR="00DF5E99" w:rsidRPr="00115FB7">
                    <w:t>refund</w:t>
                  </w:r>
                  <w:r w:rsidRPr="00115FB7">
                    <w:t>:</w:t>
                  </w:r>
                </w:p>
              </w:tc>
              <w:tc>
                <w:tcPr>
                  <w:tcW w:w="4546" w:type="dxa"/>
                  <w:noWrap/>
                  <w:vAlign w:val="bottom"/>
                  <w:hideMark/>
                </w:tcPr>
                <w:p w14:paraId="401E9614" w14:textId="2EF6ADF5" w:rsidR="004731D1" w:rsidRPr="00115FB7" w:rsidRDefault="00FE215C" w:rsidP="004731D1">
                  <w:pPr>
                    <w:pStyle w:val="TableBodycopy"/>
                    <w:rPr>
                      <w:rFonts w:asciiTheme="minorHAnsi" w:hAnsiTheme="minorHAnsi" w:cstheme="minorBidi"/>
                      <w:b/>
                      <w:bCs/>
                    </w:rPr>
                  </w:pPr>
                  <w:ins w:id="10374" w:author="Sam Sehgal (EXT Idiom)" w:date="2025-05-19T12:17:00Z" w16du:dateUtc="2025-05-19T02:17:00Z">
                    <w:r w:rsidRPr="00FE215C">
                      <w:rPr>
                        <w:rFonts w:asciiTheme="minorHAnsi" w:hAnsiTheme="minorHAnsi" w:cstheme="minorBidi"/>
                        <w:b/>
                        <w:bCs/>
                        <w:highlight w:val="green"/>
                        <w:rPrChange w:id="10375" w:author="Sam Sehgal (EXT Idiom)" w:date="2025-05-19T12:17:00Z" w16du:dateUtc="2025-05-19T02:17:00Z">
                          <w:rPr>
                            <w:rFonts w:asciiTheme="minorHAnsi" w:hAnsiTheme="minorHAnsi" w:cstheme="minorBidi"/>
                            <w:b/>
                            <w:bCs/>
                          </w:rPr>
                        </w:rPrChange>
                      </w:rPr>
                      <w:t>&lt;TransactionPremium&gt;</w:t>
                    </w:r>
                  </w:ins>
                  <w:del w:id="10376" w:author="Sam Sehgal (EXT Idiom)" w:date="2025-05-19T12:17:00Z" w16du:dateUtc="2025-05-19T02:17:00Z">
                    <w:r w:rsidR="004731D1" w:rsidRPr="00FE215C" w:rsidDel="00FE215C">
                      <w:rPr>
                        <w:rFonts w:asciiTheme="minorHAnsi" w:hAnsiTheme="minorHAnsi" w:cstheme="minorBidi"/>
                        <w:b/>
                        <w:bCs/>
                        <w:highlight w:val="green"/>
                        <w:rPrChange w:id="10377" w:author="Sam Sehgal (EXT Idiom)" w:date="2025-05-19T12:17:00Z" w16du:dateUtc="2025-05-19T02:17:00Z">
                          <w:rPr>
                            <w:rFonts w:asciiTheme="minorHAnsi" w:hAnsiTheme="minorHAnsi" w:cstheme="minorBidi"/>
                            <w:b/>
                            <w:bCs/>
                          </w:rPr>
                        </w:rPrChange>
                      </w:rPr>
                      <w:delText>&lt;</w:delText>
                    </w:r>
                  </w:del>
                  <w:ins w:id="10378" w:author="Sue Simnor (EXT Idiom)" w:date="2024-09-11T15:57:00Z" w16du:dateUtc="2024-09-11T05:57:00Z">
                    <w:del w:id="10379" w:author="Sam Sehgal (EXT Idiom)" w:date="2025-05-19T12:17:00Z" w16du:dateUtc="2025-05-19T02:17:00Z">
                      <w:r w:rsidR="004D4D43" w:rsidRPr="00FE215C" w:rsidDel="00FE215C">
                        <w:rPr>
                          <w:rFonts w:asciiTheme="minorHAnsi" w:hAnsiTheme="minorHAnsi" w:cstheme="minorBidi"/>
                          <w:b/>
                          <w:bCs/>
                          <w:highlight w:val="green"/>
                          <w:rPrChange w:id="10380" w:author="Sam Sehgal (EXT Idiom)" w:date="2025-05-19T12:17:00Z" w16du:dateUtc="2025-05-19T02:17:00Z">
                            <w:rPr>
                              <w:rFonts w:asciiTheme="minorHAnsi" w:hAnsiTheme="minorHAnsi" w:cstheme="minorBidi"/>
                              <w:b/>
                              <w:bCs/>
                            </w:rPr>
                          </w:rPrChange>
                        </w:rPr>
                        <w:delText xml:space="preserve">RefundAmount </w:delText>
                      </w:r>
                    </w:del>
                  </w:ins>
                  <w:del w:id="10381" w:author="Sam Sehgal (EXT Idiom)" w:date="2025-05-19T12:17:00Z" w16du:dateUtc="2025-05-19T02:17:00Z">
                    <w:r w:rsidR="004731D1" w:rsidRPr="00FE215C" w:rsidDel="00FE215C">
                      <w:rPr>
                        <w:rFonts w:asciiTheme="minorHAnsi" w:hAnsiTheme="minorHAnsi" w:cstheme="minorBidi"/>
                        <w:b/>
                        <w:bCs/>
                        <w:highlight w:val="green"/>
                        <w:rPrChange w:id="10382" w:author="Sam Sehgal (EXT Idiom)" w:date="2025-05-19T12:17:00Z" w16du:dateUtc="2025-05-19T02:17:00Z">
                          <w:rPr>
                            <w:rFonts w:asciiTheme="minorHAnsi" w:hAnsiTheme="minorHAnsi" w:cstheme="minorBidi"/>
                            <w:b/>
                            <w:bCs/>
                          </w:rPr>
                        </w:rPrChange>
                      </w:rPr>
                      <w:delText>TransactionPremium&gt;</w:delText>
                    </w:r>
                  </w:del>
                </w:p>
              </w:tc>
            </w:tr>
          </w:tbl>
          <w:p w14:paraId="47C71774" w14:textId="77777777" w:rsidR="004731D1" w:rsidRPr="00115FB7" w:rsidRDefault="004731D1" w:rsidP="004731D1">
            <w:pPr>
              <w:pStyle w:val="TableBodycopy"/>
              <w:rPr>
                <w:rFonts w:asciiTheme="minorHAnsi" w:hAnsiTheme="minorHAnsi" w:cstheme="minorBidi"/>
                <w:szCs w:val="20"/>
              </w:rPr>
            </w:pPr>
          </w:p>
        </w:tc>
        <w:tc>
          <w:tcPr>
            <w:tcW w:w="1843" w:type="dxa"/>
          </w:tcPr>
          <w:p w14:paraId="711F3EBC" w14:textId="77777777" w:rsidR="004731D1" w:rsidRPr="0000065F" w:rsidRDefault="004731D1" w:rsidP="004731D1">
            <w:pPr>
              <w:tabs>
                <w:tab w:val="left" w:pos="774"/>
              </w:tabs>
              <w:rPr>
                <w:rFonts w:asciiTheme="minorHAnsi" w:hAnsiTheme="minorHAnsi" w:cstheme="minorHAnsi"/>
                <w:b/>
                <w:bCs/>
                <w:sz w:val="20"/>
              </w:rPr>
            </w:pPr>
            <w:r w:rsidRPr="0000065F">
              <w:rPr>
                <w:rFonts w:asciiTheme="minorHAnsi" w:hAnsiTheme="minorHAnsi" w:cstheme="minorHAnsi"/>
                <w:b/>
                <w:bCs/>
                <w:sz w:val="20"/>
              </w:rPr>
              <w:t>IF</w:t>
            </w:r>
          </w:p>
          <w:p w14:paraId="610F4312" w14:textId="40CBBC0C" w:rsidR="00E41FB3" w:rsidRPr="00FE215C" w:rsidDel="00FE215C" w:rsidRDefault="004731D1" w:rsidP="00FE215C">
            <w:pPr>
              <w:tabs>
                <w:tab w:val="left" w:pos="774"/>
              </w:tabs>
              <w:rPr>
                <w:ins w:id="10383" w:author="Sam Sehgal (EXT Idiom)" w:date="2024-09-12T15:41:00Z" w16du:dateUtc="2024-09-12T05:41:00Z"/>
                <w:del w:id="10384" w:author="Sam Sehgal (EXT Idiom)" w:date="2025-05-19T12:18:00Z" w16du:dateUtc="2025-05-19T02:18:00Z"/>
                <w:rFonts w:asciiTheme="minorHAnsi" w:eastAsiaTheme="minorEastAsia" w:hAnsiTheme="minorHAnsi"/>
                <w:color w:val="000000" w:themeColor="text1"/>
                <w:sz w:val="20"/>
                <w:szCs w:val="20"/>
                <w:highlight w:val="green"/>
                <w:rPrChange w:id="10385" w:author="Sam Sehgal (EXT Idiom)" w:date="2025-05-19T12:18:00Z" w16du:dateUtc="2025-05-19T02:18:00Z">
                  <w:rPr>
                    <w:ins w:id="10386" w:author="Sam Sehgal (EXT Idiom)" w:date="2024-09-12T15:41:00Z" w16du:dateUtc="2024-09-12T05:41:00Z"/>
                    <w:del w:id="10387" w:author="Sam Sehgal (EXT Idiom)" w:date="2025-05-19T12:18:00Z" w16du:dateUtc="2025-05-19T02:18:00Z"/>
                    <w:rFonts w:asciiTheme="minorHAnsi" w:eastAsiaTheme="minorEastAsia" w:hAnsiTheme="minorHAnsi"/>
                    <w:color w:val="000000" w:themeColor="text1"/>
                    <w:sz w:val="20"/>
                    <w:szCs w:val="20"/>
                  </w:rPr>
                </w:rPrChange>
              </w:rPr>
            </w:pPr>
            <w:r w:rsidRPr="0000065F">
              <w:rPr>
                <w:rFonts w:asciiTheme="minorHAnsi" w:eastAsiaTheme="minorEastAsia" w:hAnsiTheme="minorHAnsi"/>
                <w:sz w:val="20"/>
                <w:szCs w:val="20"/>
              </w:rPr>
              <w:t xml:space="preserve">&lt;DocumentSubType&gt; = "Endorsement" </w:t>
            </w:r>
            <w:r w:rsidRPr="0000065F">
              <w:rPr>
                <w:rFonts w:asciiTheme="minorHAnsi" w:eastAsiaTheme="minorEastAsia" w:hAnsiTheme="minorHAnsi"/>
                <w:b/>
                <w:bCs/>
                <w:sz w:val="20"/>
                <w:szCs w:val="20"/>
              </w:rPr>
              <w:t>AND</w:t>
            </w:r>
            <w:r w:rsidRPr="0000065F">
              <w:rPr>
                <w:rFonts w:asciiTheme="minorHAnsi" w:eastAsiaTheme="minorEastAsia" w:hAnsiTheme="minorHAnsi"/>
                <w:sz w:val="20"/>
                <w:szCs w:val="20"/>
              </w:rPr>
              <w:t xml:space="preserve"> &lt;PaymentFrequencyCode&gt; = "2|PaymentPlanAnnual" </w:t>
            </w:r>
            <w:r w:rsidRPr="0000065F">
              <w:rPr>
                <w:rFonts w:asciiTheme="minorHAnsi" w:eastAsiaTheme="minorEastAsia" w:hAnsiTheme="minorHAnsi"/>
                <w:b/>
                <w:bCs/>
                <w:sz w:val="20"/>
                <w:szCs w:val="20"/>
              </w:rPr>
              <w:t>AND</w:t>
            </w:r>
            <w:r w:rsidRPr="0000065F">
              <w:rPr>
                <w:rFonts w:asciiTheme="minorHAnsi" w:eastAsiaTheme="minorEastAsia" w:hAnsiTheme="minorHAnsi"/>
                <w:sz w:val="20"/>
                <w:szCs w:val="20"/>
              </w:rPr>
              <w:t xml:space="preserve"> </w:t>
            </w:r>
            <w:r w:rsidRPr="0000065F">
              <w:rPr>
                <w:rFonts w:asciiTheme="minorHAnsi" w:eastAsiaTheme="minorEastAsia" w:hAnsiTheme="minorHAnsi"/>
                <w:b/>
                <w:bCs/>
                <w:sz w:val="20"/>
                <w:szCs w:val="20"/>
              </w:rPr>
              <w:t>&lt;</w:t>
            </w:r>
            <w:r w:rsidRPr="0000065F">
              <w:rPr>
                <w:rFonts w:asciiTheme="minorHAnsi" w:eastAsiaTheme="minorEastAsia" w:hAnsiTheme="minorHAnsi"/>
                <w:sz w:val="20"/>
                <w:szCs w:val="20"/>
              </w:rPr>
              <w:t>TransactionPremium</w:t>
            </w:r>
            <w:r w:rsidRPr="0000065F">
              <w:rPr>
                <w:rFonts w:asciiTheme="minorHAnsi" w:eastAsiaTheme="minorEastAsia" w:hAnsiTheme="minorHAnsi"/>
                <w:b/>
                <w:bCs/>
                <w:sz w:val="20"/>
                <w:szCs w:val="20"/>
              </w:rPr>
              <w:t xml:space="preserve">&gt; less THAN 0 </w:t>
            </w:r>
            <w:del w:id="10388" w:author="Sam Sehgal (EXT Idiom)" w:date="2025-05-19T12:18:00Z" w16du:dateUtc="2025-05-19T02:18:00Z">
              <w:r w:rsidRPr="00FE215C" w:rsidDel="00FE215C">
                <w:rPr>
                  <w:rFonts w:asciiTheme="minorHAnsi" w:eastAsiaTheme="minorEastAsia" w:hAnsiTheme="minorHAnsi"/>
                  <w:b/>
                  <w:bCs/>
                  <w:sz w:val="20"/>
                  <w:szCs w:val="20"/>
                  <w:highlight w:val="green"/>
                  <w:rPrChange w:id="10389" w:author="Sam Sehgal (EXT Idiom)" w:date="2025-05-19T12:18:00Z" w16du:dateUtc="2025-05-19T02:18:00Z">
                    <w:rPr>
                      <w:rFonts w:asciiTheme="minorHAnsi" w:eastAsiaTheme="minorEastAsia" w:hAnsiTheme="minorHAnsi"/>
                      <w:b/>
                      <w:bCs/>
                      <w:sz w:val="20"/>
                      <w:szCs w:val="20"/>
                    </w:rPr>
                  </w:rPrChange>
                </w:rPr>
                <w:delText xml:space="preserve">AND </w:delText>
              </w:r>
              <w:r w:rsidRPr="00FE215C" w:rsidDel="00FE215C">
                <w:rPr>
                  <w:rFonts w:asciiTheme="minorHAnsi" w:eastAsiaTheme="minorEastAsia" w:hAnsiTheme="minorHAnsi"/>
                  <w:color w:val="000000" w:themeColor="text1"/>
                  <w:sz w:val="20"/>
                  <w:szCs w:val="20"/>
                  <w:highlight w:val="green"/>
                  <w:rPrChange w:id="10390" w:author="Sam Sehgal (EXT Idiom)" w:date="2025-05-19T12:18:00Z" w16du:dateUtc="2025-05-19T02:18:00Z">
                    <w:rPr>
                      <w:rFonts w:asciiTheme="minorHAnsi" w:eastAsiaTheme="minorEastAsia" w:hAnsiTheme="minorHAnsi"/>
                      <w:color w:val="000000" w:themeColor="text1"/>
                      <w:sz w:val="20"/>
                      <w:szCs w:val="20"/>
                    </w:rPr>
                  </w:rPrChange>
                </w:rPr>
                <w:delText>&lt;</w:delText>
              </w:r>
              <w:r w:rsidRPr="00FE215C" w:rsidDel="00FE215C">
                <w:rPr>
                  <w:rFonts w:asciiTheme="minorHAnsi" w:eastAsiaTheme="minorEastAsia" w:hAnsiTheme="minorHAnsi"/>
                  <w:color w:val="444444"/>
                  <w:sz w:val="20"/>
                  <w:szCs w:val="20"/>
                  <w:highlight w:val="green"/>
                  <w:rPrChange w:id="10391" w:author="Sam Sehgal (EXT Idiom)" w:date="2025-05-19T12:18:00Z" w16du:dateUtc="2025-05-19T02:18:00Z">
                    <w:rPr>
                      <w:rFonts w:asciiTheme="minorHAnsi" w:eastAsiaTheme="minorEastAsia" w:hAnsiTheme="minorHAnsi"/>
                      <w:color w:val="444444"/>
                      <w:sz w:val="20"/>
                      <w:szCs w:val="20"/>
                    </w:rPr>
                  </w:rPrChange>
                </w:rPr>
                <w:delText>AmountDue</w:delText>
              </w:r>
              <w:r w:rsidRPr="00FE215C" w:rsidDel="00FE215C">
                <w:rPr>
                  <w:rFonts w:asciiTheme="minorHAnsi" w:eastAsiaTheme="minorEastAsia" w:hAnsiTheme="minorHAnsi"/>
                  <w:color w:val="000000" w:themeColor="text1"/>
                  <w:sz w:val="20"/>
                  <w:szCs w:val="20"/>
                  <w:highlight w:val="green"/>
                  <w:rPrChange w:id="10392" w:author="Sam Sehgal (EXT Idiom)" w:date="2025-05-19T12:18:00Z" w16du:dateUtc="2025-05-19T02:18:00Z">
                    <w:rPr>
                      <w:rFonts w:asciiTheme="minorHAnsi" w:eastAsiaTheme="minorEastAsia" w:hAnsiTheme="minorHAnsi"/>
                      <w:color w:val="000000" w:themeColor="text1"/>
                      <w:sz w:val="20"/>
                      <w:szCs w:val="20"/>
                    </w:rPr>
                  </w:rPrChange>
                </w:rPr>
                <w:delText>&gt; = 0</w:delText>
              </w:r>
            </w:del>
          </w:p>
          <w:p w14:paraId="56B69FEA" w14:textId="0D9A83A2" w:rsidR="004731D1" w:rsidRPr="0000065F" w:rsidRDefault="00B63FB0" w:rsidP="00FE215C">
            <w:pPr>
              <w:tabs>
                <w:tab w:val="left" w:pos="774"/>
              </w:tabs>
              <w:rPr>
                <w:rFonts w:asciiTheme="minorHAnsi" w:hAnsiTheme="minorHAnsi" w:cstheme="minorHAnsi"/>
                <w:sz w:val="20"/>
              </w:rPr>
            </w:pPr>
            <w:ins w:id="10393" w:author="Sam Sehgal (EXT Idiom)" w:date="2024-09-12T15:41:00Z" w16du:dateUtc="2024-09-12T05:41:00Z">
              <w:del w:id="10394" w:author="Sam Sehgal (EXT Idiom)" w:date="2025-05-19T12:18:00Z" w16du:dateUtc="2025-05-19T02:18:00Z">
                <w:r w:rsidRPr="00FE215C" w:rsidDel="00FE215C">
                  <w:rPr>
                    <w:rFonts w:asciiTheme="minorHAnsi" w:eastAsiaTheme="minorEastAsia" w:hAnsiTheme="minorHAnsi"/>
                    <w:b/>
                    <w:bCs/>
                    <w:color w:val="000000" w:themeColor="text1"/>
                    <w:sz w:val="20"/>
                    <w:szCs w:val="20"/>
                    <w:highlight w:val="green"/>
                    <w:rPrChange w:id="10395" w:author="Sam Sehgal (EXT Idiom)" w:date="2025-05-19T12:18:00Z" w16du:dateUtc="2025-05-19T02:18:00Z">
                      <w:rPr>
                        <w:rFonts w:asciiTheme="minorHAnsi" w:eastAsiaTheme="minorEastAsia" w:hAnsiTheme="minorHAnsi"/>
                        <w:color w:val="000000" w:themeColor="text1"/>
                        <w:sz w:val="20"/>
                        <w:szCs w:val="20"/>
                      </w:rPr>
                    </w:rPrChange>
                  </w:rPr>
                  <w:delText>AND</w:delText>
                </w:r>
                <w:r w:rsidRPr="00FE215C" w:rsidDel="00FE215C">
                  <w:rPr>
                    <w:rFonts w:asciiTheme="minorHAnsi" w:eastAsiaTheme="minorEastAsia" w:hAnsiTheme="minorHAnsi"/>
                    <w:color w:val="000000" w:themeColor="text1"/>
                    <w:sz w:val="20"/>
                    <w:szCs w:val="20"/>
                    <w:highlight w:val="green"/>
                    <w:rPrChange w:id="10396" w:author="Sam Sehgal (EXT Idiom)" w:date="2025-05-19T12:18:00Z" w16du:dateUtc="2025-05-19T02:18:00Z">
                      <w:rPr>
                        <w:rFonts w:asciiTheme="minorHAnsi" w:eastAsiaTheme="minorEastAsia" w:hAnsiTheme="minorHAnsi"/>
                        <w:color w:val="000000" w:themeColor="text1"/>
                        <w:sz w:val="20"/>
                        <w:szCs w:val="20"/>
                      </w:rPr>
                    </w:rPrChange>
                  </w:rPr>
                  <w:delText xml:space="preserve"> &lt;RefundAmount&gt; &gt; “0”</w:delText>
                </w:r>
              </w:del>
            </w:ins>
            <w:del w:id="10397" w:author="Sam Sehgal (EXT Idiom)" w:date="2025-05-19T12:18:00Z" w16du:dateUtc="2025-05-19T02:18:00Z">
              <w:r w:rsidR="004731D1" w:rsidRPr="0000065F" w:rsidDel="00FE215C">
                <w:rPr>
                  <w:rFonts w:asciiTheme="minorHAnsi" w:eastAsiaTheme="minorEastAsia" w:hAnsiTheme="minorHAnsi"/>
                  <w:sz w:val="20"/>
                  <w:szCs w:val="20"/>
                </w:rPr>
                <w:delText xml:space="preserve"> </w:delText>
              </w:r>
            </w:del>
            <w:r w:rsidR="004731D1" w:rsidRPr="0000065F">
              <w:rPr>
                <w:rFonts w:asciiTheme="minorHAnsi" w:hAnsiTheme="minorHAnsi" w:cstheme="minorHAnsi"/>
                <w:b/>
                <w:bCs/>
                <w:sz w:val="20"/>
              </w:rPr>
              <w:t>THEN</w:t>
            </w:r>
            <w:r w:rsidR="004731D1" w:rsidRPr="0000065F">
              <w:rPr>
                <w:rFonts w:asciiTheme="minorHAnsi" w:hAnsiTheme="minorHAnsi" w:cstheme="minorHAnsi"/>
                <w:sz w:val="20"/>
              </w:rPr>
              <w:t xml:space="preserve"> display</w:t>
            </w:r>
          </w:p>
          <w:p w14:paraId="3BDB8EE3" w14:textId="3721CA52" w:rsidR="004731D1" w:rsidRPr="0000065F" w:rsidRDefault="004731D1" w:rsidP="004731D1">
            <w:pPr>
              <w:tabs>
                <w:tab w:val="left" w:pos="774"/>
              </w:tabs>
              <w:rPr>
                <w:rFonts w:asciiTheme="minorHAnsi" w:hAnsiTheme="minorHAnsi" w:cstheme="minorHAnsi"/>
                <w:b/>
                <w:bCs/>
                <w:sz w:val="20"/>
              </w:rPr>
            </w:pPr>
            <w:r w:rsidRPr="0000065F">
              <w:rPr>
                <w:rFonts w:asciiTheme="minorHAnsi" w:hAnsiTheme="minorHAnsi" w:cstheme="minorHAnsi"/>
                <w:b/>
                <w:bCs/>
                <w:sz w:val="20"/>
              </w:rPr>
              <w:t xml:space="preserve">ELSE </w:t>
            </w:r>
            <w:r w:rsidRPr="0000065F">
              <w:rPr>
                <w:rFonts w:asciiTheme="minorHAnsi" w:hAnsiTheme="minorHAnsi" w:cstheme="minorHAnsi"/>
                <w:sz w:val="20"/>
              </w:rPr>
              <w:t>do not display</w:t>
            </w:r>
          </w:p>
        </w:tc>
        <w:tc>
          <w:tcPr>
            <w:tcW w:w="851" w:type="dxa"/>
          </w:tcPr>
          <w:p w14:paraId="257AC744"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723B408F"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6628AB61"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71057AD2" w14:textId="414384C6"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00B96508" w14:textId="77777777" w:rsidTr="5DAD8829">
        <w:trPr>
          <w:cantSplit/>
        </w:trPr>
        <w:tc>
          <w:tcPr>
            <w:tcW w:w="1013" w:type="dxa"/>
          </w:tcPr>
          <w:p w14:paraId="7988B22C" w14:textId="230AD24B" w:rsidR="004731D1" w:rsidRPr="000261CD"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YRP 1</w:t>
            </w:r>
            <w:r>
              <w:rPr>
                <w:rFonts w:asciiTheme="minorHAnsi" w:hAnsiTheme="minorHAnsi" w:cstheme="minorHAnsi"/>
                <w:bCs/>
                <w:sz w:val="20"/>
                <w:szCs w:val="20"/>
              </w:rPr>
              <w:t>5</w:t>
            </w:r>
          </w:p>
        </w:tc>
        <w:tc>
          <w:tcPr>
            <w:tcW w:w="1534" w:type="dxa"/>
          </w:tcPr>
          <w:p w14:paraId="2BBCAB82" w14:textId="77777777" w:rsidR="004731D1" w:rsidRDefault="004731D1" w:rsidP="004731D1">
            <w:pPr>
              <w:tabs>
                <w:tab w:val="left" w:pos="1800"/>
              </w:tabs>
              <w:rPr>
                <w:rFonts w:asciiTheme="minorHAnsi" w:hAnsiTheme="minorHAnsi" w:cstheme="minorHAnsi"/>
                <w:sz w:val="20"/>
              </w:rPr>
            </w:pPr>
            <w:r w:rsidRPr="00CC09A4">
              <w:rPr>
                <w:rFonts w:asciiTheme="minorHAnsi" w:eastAsiaTheme="minorEastAsia" w:hAnsiTheme="minorHAnsi"/>
                <w:sz w:val="20"/>
                <w:szCs w:val="20"/>
              </w:rPr>
              <w:t>&lt;</w:t>
            </w:r>
            <w:r w:rsidRPr="005F34AF">
              <w:rPr>
                <w:rFonts w:asciiTheme="minorHAnsi" w:eastAsiaTheme="minorEastAsia" w:hAnsiTheme="minorHAnsi"/>
                <w:sz w:val="20"/>
                <w:szCs w:val="20"/>
              </w:rPr>
              <w:t>PaymentMethod</w:t>
            </w:r>
            <w:r>
              <w:rPr>
                <w:rFonts w:asciiTheme="minorHAnsi" w:eastAsiaTheme="minorEastAsia" w:hAnsiTheme="minorHAnsi"/>
                <w:sz w:val="20"/>
                <w:szCs w:val="20"/>
              </w:rPr>
              <w:t>Code</w:t>
            </w:r>
            <w:r w:rsidRPr="00CC09A4">
              <w:rPr>
                <w:rFonts w:asciiTheme="minorHAnsi" w:eastAsiaTheme="minorEastAsia" w:hAnsiTheme="minorHAnsi"/>
                <w:sz w:val="20"/>
                <w:szCs w:val="20"/>
              </w:rPr>
              <w:t xml:space="preserve">&gt; </w:t>
            </w:r>
            <w:r w:rsidRPr="00720F8E">
              <w:rPr>
                <w:rFonts w:asciiTheme="minorHAnsi" w:hAnsiTheme="minorHAnsi" w:cstheme="minorHAnsi"/>
                <w:sz w:val="20"/>
              </w:rPr>
              <w:t>&lt;</w:t>
            </w:r>
            <w:r>
              <w:rPr>
                <w:rFonts w:asciiTheme="minorHAnsi" w:hAnsiTheme="minorHAnsi" w:cstheme="minorHAnsi"/>
                <w:sz w:val="20"/>
              </w:rPr>
              <w:t>PaymentFrequencyCode</w:t>
            </w:r>
            <w:r w:rsidRPr="00720F8E">
              <w:rPr>
                <w:rFonts w:asciiTheme="minorHAnsi" w:hAnsiTheme="minorHAnsi" w:cstheme="minorHAnsi"/>
                <w:sz w:val="20"/>
              </w:rPr>
              <w:t>&gt;</w:t>
            </w:r>
          </w:p>
          <w:p w14:paraId="000C7771" w14:textId="77777777" w:rsidR="004731D1" w:rsidRDefault="004731D1" w:rsidP="004731D1">
            <w:pPr>
              <w:tabs>
                <w:tab w:val="left" w:pos="1800"/>
              </w:tabs>
              <w:rPr>
                <w:rFonts w:asciiTheme="minorHAnsi" w:eastAsiaTheme="minorEastAsia" w:hAnsiTheme="minorHAnsi"/>
                <w:b/>
                <w:bCs/>
                <w:sz w:val="20"/>
                <w:szCs w:val="20"/>
              </w:rPr>
            </w:pPr>
            <w:r w:rsidRPr="3136F1EB">
              <w:rPr>
                <w:rFonts w:asciiTheme="minorHAnsi" w:eastAsiaTheme="minorEastAsia" w:hAnsiTheme="minorHAnsi"/>
                <w:b/>
                <w:bCs/>
                <w:sz w:val="20"/>
                <w:szCs w:val="20"/>
              </w:rPr>
              <w:t>&lt;</w:t>
            </w:r>
            <w:r w:rsidRPr="006417DB">
              <w:rPr>
                <w:rFonts w:asciiTheme="minorHAnsi" w:eastAsiaTheme="minorEastAsia" w:hAnsiTheme="minorHAnsi"/>
                <w:sz w:val="20"/>
                <w:szCs w:val="20"/>
              </w:rPr>
              <w:t>TransactionPremium</w:t>
            </w:r>
            <w:r w:rsidRPr="3136F1EB">
              <w:rPr>
                <w:rFonts w:asciiTheme="minorHAnsi" w:eastAsiaTheme="minorEastAsia" w:hAnsiTheme="minorHAnsi"/>
                <w:b/>
                <w:bCs/>
                <w:sz w:val="20"/>
                <w:szCs w:val="20"/>
              </w:rPr>
              <w:t>&gt;</w:t>
            </w:r>
          </w:p>
          <w:p w14:paraId="794EDC06" w14:textId="77777777" w:rsidR="004731D1" w:rsidRDefault="004731D1" w:rsidP="004731D1">
            <w:pPr>
              <w:tabs>
                <w:tab w:val="left" w:pos="1800"/>
              </w:tabs>
              <w:rPr>
                <w:rFonts w:asciiTheme="minorHAnsi" w:hAnsiTheme="minorHAnsi"/>
                <w:sz w:val="20"/>
                <w:szCs w:val="20"/>
              </w:rPr>
            </w:pPr>
            <w:r>
              <w:rPr>
                <w:rFonts w:asciiTheme="minorHAnsi" w:hAnsiTheme="minorHAnsi"/>
                <w:sz w:val="20"/>
                <w:szCs w:val="20"/>
              </w:rPr>
              <w:t>&lt;DocumentSubType&gt;</w:t>
            </w:r>
          </w:p>
          <w:p w14:paraId="615BD84D" w14:textId="77777777" w:rsidR="004731D1" w:rsidRDefault="004731D1" w:rsidP="004731D1">
            <w:pPr>
              <w:tabs>
                <w:tab w:val="left" w:pos="1800"/>
              </w:tabs>
              <w:rPr>
                <w:rFonts w:asciiTheme="minorHAnsi" w:eastAsiaTheme="minorEastAsia" w:hAnsiTheme="minorHAnsi"/>
                <w:color w:val="000000" w:themeColor="text1"/>
                <w:sz w:val="20"/>
                <w:szCs w:val="20"/>
              </w:rPr>
            </w:pPr>
            <w:r w:rsidRPr="002B46F2">
              <w:rPr>
                <w:rFonts w:asciiTheme="minorHAnsi" w:eastAsiaTheme="minorEastAsia" w:hAnsiTheme="minorHAnsi"/>
                <w:color w:val="000000" w:themeColor="text1"/>
                <w:sz w:val="20"/>
                <w:szCs w:val="20"/>
              </w:rPr>
              <w:t>&lt;</w:t>
            </w:r>
            <w:r w:rsidRPr="002B46F2">
              <w:rPr>
                <w:rFonts w:asciiTheme="minorHAnsi" w:eastAsiaTheme="minorEastAsia" w:hAnsiTheme="minorHAnsi"/>
                <w:color w:val="444444"/>
                <w:sz w:val="20"/>
                <w:szCs w:val="20"/>
              </w:rPr>
              <w:t>AmountDue</w:t>
            </w:r>
            <w:r w:rsidRPr="002B46F2">
              <w:rPr>
                <w:rFonts w:asciiTheme="minorHAnsi" w:eastAsiaTheme="minorEastAsia" w:hAnsiTheme="minorHAnsi"/>
                <w:color w:val="000000" w:themeColor="text1"/>
                <w:sz w:val="20"/>
                <w:szCs w:val="20"/>
              </w:rPr>
              <w:t>&gt;</w:t>
            </w:r>
          </w:p>
          <w:p w14:paraId="1B85EED9" w14:textId="77777777" w:rsidR="004731D1" w:rsidRDefault="004731D1" w:rsidP="004731D1">
            <w:pPr>
              <w:tabs>
                <w:tab w:val="left" w:pos="1800"/>
              </w:tabs>
              <w:rPr>
                <w:rFonts w:asciiTheme="minorHAnsi" w:hAnsiTheme="minorHAnsi"/>
                <w:sz w:val="20"/>
                <w:szCs w:val="20"/>
              </w:rPr>
            </w:pPr>
            <w:r w:rsidRPr="00A3320A">
              <w:rPr>
                <w:rFonts w:asciiTheme="minorHAnsi" w:hAnsiTheme="minorHAnsi"/>
                <w:sz w:val="20"/>
                <w:szCs w:val="20"/>
              </w:rPr>
              <w:t>&lt;TotalAmountDue&gt;</w:t>
            </w:r>
          </w:p>
          <w:p w14:paraId="0C28335B" w14:textId="77777777" w:rsidR="004731D1" w:rsidRPr="000261CD" w:rsidRDefault="004731D1" w:rsidP="004731D1">
            <w:pPr>
              <w:tabs>
                <w:tab w:val="left" w:pos="1800"/>
              </w:tabs>
              <w:rPr>
                <w:rFonts w:asciiTheme="minorHAnsi" w:hAnsiTheme="minorHAnsi" w:cstheme="minorHAnsi"/>
                <w:b/>
                <w:sz w:val="20"/>
                <w:szCs w:val="20"/>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0261CD" w14:paraId="2A1A379C" w14:textId="77777777" w:rsidTr="78CABE0F">
              <w:trPr>
                <w:trHeight w:val="300"/>
              </w:trPr>
              <w:tc>
                <w:tcPr>
                  <w:tcW w:w="2861" w:type="dxa"/>
                  <w:noWrap/>
                  <w:vAlign w:val="center"/>
                  <w:hideMark/>
                </w:tcPr>
                <w:p w14:paraId="1AEB4E23" w14:textId="77777777" w:rsidR="004731D1" w:rsidRPr="000261CD" w:rsidRDefault="004731D1" w:rsidP="004731D1">
                  <w:pPr>
                    <w:pStyle w:val="BodycopyCOI"/>
                    <w:rPr>
                      <w:rFonts w:cstheme="minorHAnsi"/>
                      <w:noProof/>
                      <w:color w:val="000000" w:themeColor="text1"/>
                    </w:rPr>
                  </w:pPr>
                  <w:r w:rsidRPr="000261CD">
                    <w:t>Your payment:</w:t>
                  </w:r>
                </w:p>
              </w:tc>
              <w:tc>
                <w:tcPr>
                  <w:tcW w:w="4546" w:type="dxa"/>
                  <w:noWrap/>
                  <w:vAlign w:val="bottom"/>
                  <w:hideMark/>
                </w:tcPr>
                <w:p w14:paraId="5021572D" w14:textId="1C71EF28" w:rsidR="004731D1" w:rsidRPr="000261CD" w:rsidRDefault="004731D1" w:rsidP="004731D1">
                  <w:pPr>
                    <w:pStyle w:val="TableBodycopy"/>
                    <w:rPr>
                      <w:rFonts w:asciiTheme="minorHAnsi" w:hAnsiTheme="minorHAnsi" w:cstheme="minorBidi"/>
                      <w:b/>
                      <w:bCs/>
                    </w:rPr>
                  </w:pPr>
                  <w:r w:rsidRPr="78CABE0F">
                    <w:rPr>
                      <w:rFonts w:asciiTheme="minorHAnsi" w:hAnsiTheme="minorHAnsi" w:cstheme="minorBidi"/>
                      <w:b/>
                      <w:bCs/>
                    </w:rPr>
                    <w:t xml:space="preserve">No additional </w:t>
                  </w:r>
                  <w:del w:id="10398" w:author="sam sehgal" w:date="2025-06-06T13:38:00Z" w16du:dateUtc="2025-06-06T03:38:00Z">
                    <w:r w:rsidRPr="00B82ECA" w:rsidDel="00B82ECA">
                      <w:rPr>
                        <w:rFonts w:asciiTheme="minorHAnsi" w:hAnsiTheme="minorHAnsi" w:cstheme="minorBidi"/>
                        <w:b/>
                        <w:bCs/>
                        <w:highlight w:val="yellow"/>
                        <w:rPrChange w:id="10399" w:author="sam sehgal" w:date="2025-06-06T13:38:00Z" w16du:dateUtc="2025-06-06T03:38:00Z">
                          <w:rPr>
                            <w:rFonts w:asciiTheme="minorHAnsi" w:hAnsiTheme="minorHAnsi" w:cstheme="minorBidi"/>
                            <w:b/>
                            <w:bCs/>
                          </w:rPr>
                        </w:rPrChange>
                      </w:rPr>
                      <w:delText>premium</w:delText>
                    </w:r>
                  </w:del>
                  <w:ins w:id="10400" w:author="sam sehgal" w:date="2025-06-06T13:38:00Z" w16du:dateUtc="2025-06-06T03:38:00Z">
                    <w:r w:rsidR="00B82ECA" w:rsidRPr="00B82ECA">
                      <w:rPr>
                        <w:rFonts w:asciiTheme="minorHAnsi" w:hAnsiTheme="minorHAnsi" w:cstheme="minorBidi"/>
                        <w:b/>
                        <w:bCs/>
                        <w:highlight w:val="yellow"/>
                        <w:rPrChange w:id="10401" w:author="sam sehgal" w:date="2025-06-06T13:38:00Z" w16du:dateUtc="2025-06-06T03:38:00Z">
                          <w:rPr>
                            <w:rFonts w:asciiTheme="minorHAnsi" w:hAnsiTheme="minorHAnsi" w:cstheme="minorBidi"/>
                            <w:b/>
                            <w:bCs/>
                          </w:rPr>
                        </w:rPrChange>
                      </w:rPr>
                      <w:t>payment</w:t>
                    </w:r>
                  </w:ins>
                </w:p>
              </w:tc>
            </w:tr>
          </w:tbl>
          <w:p w14:paraId="7D46D6CA" w14:textId="77777777" w:rsidR="004731D1" w:rsidRPr="000261CD" w:rsidRDefault="004731D1" w:rsidP="004731D1">
            <w:pPr>
              <w:pStyle w:val="TableBodycopy"/>
              <w:rPr>
                <w:rFonts w:asciiTheme="minorHAnsi" w:hAnsiTheme="minorHAnsi" w:cstheme="minorBidi"/>
                <w:szCs w:val="20"/>
              </w:rPr>
            </w:pPr>
          </w:p>
        </w:tc>
        <w:tc>
          <w:tcPr>
            <w:tcW w:w="1843" w:type="dxa"/>
          </w:tcPr>
          <w:p w14:paraId="63659356" w14:textId="77777777" w:rsidR="004731D1" w:rsidRPr="000261CD" w:rsidRDefault="004731D1" w:rsidP="004731D1">
            <w:pPr>
              <w:tabs>
                <w:tab w:val="left" w:pos="774"/>
              </w:tabs>
              <w:rPr>
                <w:rFonts w:asciiTheme="minorHAnsi" w:hAnsiTheme="minorHAnsi" w:cstheme="minorHAnsi"/>
                <w:b/>
                <w:bCs/>
                <w:sz w:val="20"/>
              </w:rPr>
            </w:pPr>
            <w:r w:rsidRPr="000261CD">
              <w:rPr>
                <w:rFonts w:asciiTheme="minorHAnsi" w:hAnsiTheme="minorHAnsi" w:cstheme="minorHAnsi"/>
                <w:b/>
                <w:bCs/>
                <w:sz w:val="20"/>
              </w:rPr>
              <w:t>IF</w:t>
            </w:r>
          </w:p>
          <w:p w14:paraId="4AD22342" w14:textId="18A9BCE2" w:rsidR="004731D1" w:rsidRPr="000261CD" w:rsidRDefault="004731D1" w:rsidP="004731D1">
            <w:pPr>
              <w:tabs>
                <w:tab w:val="left" w:pos="774"/>
              </w:tabs>
              <w:rPr>
                <w:rFonts w:asciiTheme="minorHAnsi" w:hAnsiTheme="minorHAnsi" w:cstheme="minorHAnsi"/>
                <w:sz w:val="20"/>
              </w:rPr>
            </w:pPr>
            <w:r w:rsidRPr="000261CD">
              <w:rPr>
                <w:rFonts w:asciiTheme="minorHAnsi" w:eastAsiaTheme="minorEastAsia" w:hAnsiTheme="minorHAnsi"/>
                <w:sz w:val="20"/>
                <w:szCs w:val="20"/>
              </w:rPr>
              <w:t xml:space="preserve">&lt;DocumentSubType&gt; = "Endorsement" </w:t>
            </w:r>
            <w:r w:rsidRPr="000261CD">
              <w:rPr>
                <w:rFonts w:asciiTheme="minorHAnsi" w:eastAsiaTheme="minorEastAsia" w:hAnsiTheme="minorHAnsi"/>
                <w:b/>
                <w:bCs/>
                <w:sz w:val="20"/>
                <w:szCs w:val="20"/>
              </w:rPr>
              <w:t>AND</w:t>
            </w:r>
            <w:r w:rsidRPr="000261CD">
              <w:rPr>
                <w:rFonts w:asciiTheme="minorHAnsi" w:eastAsiaTheme="minorEastAsia" w:hAnsiTheme="minorHAnsi"/>
                <w:sz w:val="20"/>
                <w:szCs w:val="20"/>
              </w:rPr>
              <w:t xml:space="preserve"> &lt;PaymentFrequencyCode&gt; = "2|PaymentPlanAnnual" </w:t>
            </w:r>
            <w:r w:rsidRPr="000261CD">
              <w:rPr>
                <w:rFonts w:asciiTheme="minorHAnsi" w:eastAsiaTheme="minorEastAsia" w:hAnsiTheme="minorHAnsi"/>
                <w:b/>
                <w:bCs/>
                <w:sz w:val="20"/>
                <w:szCs w:val="20"/>
              </w:rPr>
              <w:t>AND</w:t>
            </w:r>
            <w:r w:rsidRPr="000261CD">
              <w:rPr>
                <w:rFonts w:asciiTheme="minorHAnsi" w:eastAsiaTheme="minorEastAsia" w:hAnsiTheme="minorHAnsi"/>
                <w:sz w:val="20"/>
                <w:szCs w:val="20"/>
              </w:rPr>
              <w:t xml:space="preserve"> </w:t>
            </w:r>
            <w:r w:rsidRPr="000261CD">
              <w:rPr>
                <w:rFonts w:asciiTheme="minorHAnsi" w:eastAsiaTheme="minorEastAsia" w:hAnsiTheme="minorHAnsi"/>
                <w:b/>
                <w:bCs/>
                <w:sz w:val="20"/>
                <w:szCs w:val="20"/>
              </w:rPr>
              <w:t>&lt;</w:t>
            </w:r>
            <w:r w:rsidRPr="000261CD">
              <w:rPr>
                <w:rFonts w:asciiTheme="minorHAnsi" w:eastAsiaTheme="minorEastAsia" w:hAnsiTheme="minorHAnsi"/>
                <w:sz w:val="20"/>
                <w:szCs w:val="20"/>
              </w:rPr>
              <w:t>TransactionPremium</w:t>
            </w:r>
            <w:r w:rsidRPr="000261CD">
              <w:rPr>
                <w:rFonts w:asciiTheme="minorHAnsi" w:eastAsiaTheme="minorEastAsia" w:hAnsiTheme="minorHAnsi"/>
                <w:b/>
                <w:bCs/>
                <w:sz w:val="20"/>
                <w:szCs w:val="20"/>
              </w:rPr>
              <w:t xml:space="preserve">&gt; = 0 </w:t>
            </w:r>
            <w:del w:id="10402" w:author="Sam Sehgal (EXT Idiom)" w:date="2025-05-19T12:18:00Z" w16du:dateUtc="2025-05-19T02:18:00Z">
              <w:r w:rsidRPr="00FE215C" w:rsidDel="00FE215C">
                <w:rPr>
                  <w:rFonts w:asciiTheme="minorHAnsi" w:eastAsiaTheme="minorEastAsia" w:hAnsiTheme="minorHAnsi"/>
                  <w:b/>
                  <w:bCs/>
                  <w:sz w:val="20"/>
                  <w:szCs w:val="20"/>
                  <w:highlight w:val="green"/>
                  <w:rPrChange w:id="10403" w:author="Sam Sehgal (EXT Idiom)" w:date="2025-05-19T12:18:00Z" w16du:dateUtc="2025-05-19T02:18:00Z">
                    <w:rPr>
                      <w:rFonts w:asciiTheme="minorHAnsi" w:eastAsiaTheme="minorEastAsia" w:hAnsiTheme="minorHAnsi"/>
                      <w:b/>
                      <w:bCs/>
                      <w:sz w:val="20"/>
                      <w:szCs w:val="20"/>
                    </w:rPr>
                  </w:rPrChange>
                </w:rPr>
                <w:delText xml:space="preserve">AND </w:delText>
              </w:r>
              <w:r w:rsidRPr="00FE215C" w:rsidDel="00FE215C">
                <w:rPr>
                  <w:rFonts w:asciiTheme="minorHAnsi" w:eastAsiaTheme="minorEastAsia" w:hAnsiTheme="minorHAnsi"/>
                  <w:color w:val="000000" w:themeColor="text1"/>
                  <w:sz w:val="20"/>
                  <w:szCs w:val="20"/>
                  <w:highlight w:val="green"/>
                  <w:rPrChange w:id="10404" w:author="Sam Sehgal (EXT Idiom)" w:date="2025-05-19T12:18:00Z" w16du:dateUtc="2025-05-19T02:18:00Z">
                    <w:rPr>
                      <w:rFonts w:asciiTheme="minorHAnsi" w:eastAsiaTheme="minorEastAsia" w:hAnsiTheme="minorHAnsi"/>
                      <w:color w:val="000000" w:themeColor="text1"/>
                      <w:sz w:val="20"/>
                      <w:szCs w:val="20"/>
                    </w:rPr>
                  </w:rPrChange>
                </w:rPr>
                <w:delText>&lt;</w:delText>
              </w:r>
              <w:r w:rsidRPr="00FE215C" w:rsidDel="00FE215C">
                <w:rPr>
                  <w:rFonts w:asciiTheme="minorHAnsi" w:eastAsiaTheme="minorEastAsia" w:hAnsiTheme="minorHAnsi"/>
                  <w:color w:val="444444"/>
                  <w:sz w:val="20"/>
                  <w:szCs w:val="20"/>
                  <w:highlight w:val="green"/>
                  <w:rPrChange w:id="10405" w:author="Sam Sehgal (EXT Idiom)" w:date="2025-05-19T12:18:00Z" w16du:dateUtc="2025-05-19T02:18:00Z">
                    <w:rPr>
                      <w:rFonts w:asciiTheme="minorHAnsi" w:eastAsiaTheme="minorEastAsia" w:hAnsiTheme="minorHAnsi"/>
                      <w:color w:val="444444"/>
                      <w:sz w:val="20"/>
                      <w:szCs w:val="20"/>
                    </w:rPr>
                  </w:rPrChange>
                </w:rPr>
                <w:delText>AmountDue</w:delText>
              </w:r>
              <w:r w:rsidRPr="00FE215C" w:rsidDel="00FE215C">
                <w:rPr>
                  <w:rFonts w:asciiTheme="minorHAnsi" w:eastAsiaTheme="minorEastAsia" w:hAnsiTheme="minorHAnsi"/>
                  <w:color w:val="000000" w:themeColor="text1"/>
                  <w:sz w:val="20"/>
                  <w:szCs w:val="20"/>
                  <w:highlight w:val="green"/>
                  <w:rPrChange w:id="10406" w:author="Sam Sehgal (EXT Idiom)" w:date="2025-05-19T12:18:00Z" w16du:dateUtc="2025-05-19T02:18:00Z">
                    <w:rPr>
                      <w:rFonts w:asciiTheme="minorHAnsi" w:eastAsiaTheme="minorEastAsia" w:hAnsiTheme="minorHAnsi"/>
                      <w:color w:val="000000" w:themeColor="text1"/>
                      <w:sz w:val="20"/>
                      <w:szCs w:val="20"/>
                    </w:rPr>
                  </w:rPrChange>
                </w:rPr>
                <w:delText>&gt; = 0</w:delText>
              </w:r>
              <w:r w:rsidRPr="000261CD" w:rsidDel="00FE215C">
                <w:rPr>
                  <w:rFonts w:asciiTheme="minorHAnsi" w:eastAsiaTheme="minorEastAsia" w:hAnsiTheme="minorHAnsi"/>
                  <w:sz w:val="20"/>
                  <w:szCs w:val="20"/>
                </w:rPr>
                <w:delText xml:space="preserve"> </w:delText>
              </w:r>
            </w:del>
            <w:r w:rsidRPr="000261CD">
              <w:rPr>
                <w:rFonts w:asciiTheme="minorHAnsi" w:hAnsiTheme="minorHAnsi" w:cstheme="minorHAnsi"/>
                <w:b/>
                <w:bCs/>
                <w:sz w:val="20"/>
              </w:rPr>
              <w:t>THEN</w:t>
            </w:r>
            <w:r w:rsidRPr="000261CD">
              <w:rPr>
                <w:rFonts w:asciiTheme="minorHAnsi" w:hAnsiTheme="minorHAnsi" w:cstheme="minorHAnsi"/>
                <w:sz w:val="20"/>
              </w:rPr>
              <w:t xml:space="preserve"> display</w:t>
            </w:r>
          </w:p>
          <w:p w14:paraId="21AAEE15" w14:textId="7A9F782F" w:rsidR="004731D1" w:rsidRPr="000261CD" w:rsidRDefault="004731D1" w:rsidP="004731D1">
            <w:pPr>
              <w:tabs>
                <w:tab w:val="left" w:pos="774"/>
              </w:tabs>
              <w:rPr>
                <w:rFonts w:asciiTheme="minorHAnsi" w:hAnsiTheme="minorHAnsi" w:cstheme="minorHAnsi"/>
                <w:b/>
                <w:bCs/>
                <w:sz w:val="20"/>
              </w:rPr>
            </w:pPr>
            <w:r w:rsidRPr="000261CD">
              <w:rPr>
                <w:rFonts w:asciiTheme="minorHAnsi" w:hAnsiTheme="minorHAnsi" w:cstheme="minorHAnsi"/>
                <w:b/>
                <w:bCs/>
                <w:sz w:val="20"/>
              </w:rPr>
              <w:t xml:space="preserve">ELSE </w:t>
            </w:r>
            <w:r w:rsidRPr="000261CD">
              <w:rPr>
                <w:rFonts w:asciiTheme="minorHAnsi" w:hAnsiTheme="minorHAnsi" w:cstheme="minorHAnsi"/>
                <w:sz w:val="20"/>
              </w:rPr>
              <w:t>do not display</w:t>
            </w:r>
          </w:p>
        </w:tc>
        <w:tc>
          <w:tcPr>
            <w:tcW w:w="851" w:type="dxa"/>
          </w:tcPr>
          <w:p w14:paraId="1DB51427"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46D2EB71"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249F2EA3"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357C6848" w14:textId="09CCDBDD"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2A67608F" w14:textId="77777777" w:rsidTr="5DAD8829">
        <w:trPr>
          <w:cantSplit/>
        </w:trPr>
        <w:tc>
          <w:tcPr>
            <w:tcW w:w="1013" w:type="dxa"/>
          </w:tcPr>
          <w:p w14:paraId="4BAC3DFC" w14:textId="6F1B0F32" w:rsidR="004731D1" w:rsidRPr="00FE215C" w:rsidRDefault="004731D1" w:rsidP="004731D1">
            <w:pPr>
              <w:tabs>
                <w:tab w:val="left" w:pos="1800"/>
              </w:tabs>
              <w:rPr>
                <w:rFonts w:asciiTheme="minorHAnsi" w:hAnsiTheme="minorHAnsi" w:cstheme="minorHAnsi"/>
                <w:b/>
                <w:sz w:val="20"/>
                <w:szCs w:val="20"/>
                <w:highlight w:val="green"/>
                <w:rPrChange w:id="10407" w:author="Sam Sehgal (EXT Idiom)" w:date="2025-05-19T12:18:00Z" w16du:dateUtc="2025-05-19T02:18:00Z">
                  <w:rPr>
                    <w:rFonts w:asciiTheme="minorHAnsi" w:hAnsiTheme="minorHAnsi" w:cstheme="minorHAnsi"/>
                    <w:b/>
                    <w:sz w:val="20"/>
                    <w:szCs w:val="20"/>
                  </w:rPr>
                </w:rPrChange>
              </w:rPr>
            </w:pPr>
            <w:del w:id="10408" w:author="Sam Sehgal (EXT Idiom)" w:date="2025-05-19T12:18:00Z" w16du:dateUtc="2025-05-19T02:18:00Z">
              <w:r w:rsidRPr="00FE215C" w:rsidDel="00FE215C">
                <w:rPr>
                  <w:rFonts w:asciiTheme="minorHAnsi" w:hAnsiTheme="minorHAnsi" w:cstheme="minorHAnsi"/>
                  <w:bCs/>
                  <w:sz w:val="20"/>
                  <w:szCs w:val="20"/>
                  <w:highlight w:val="green"/>
                  <w:rPrChange w:id="10409" w:author="Sam Sehgal (EXT Idiom)" w:date="2025-05-19T12:18:00Z" w16du:dateUtc="2025-05-19T02:18:00Z">
                    <w:rPr>
                      <w:rFonts w:asciiTheme="minorHAnsi" w:hAnsiTheme="minorHAnsi" w:cstheme="minorHAnsi"/>
                      <w:bCs/>
                      <w:sz w:val="20"/>
                      <w:szCs w:val="20"/>
                    </w:rPr>
                  </w:rPrChange>
                </w:rPr>
                <w:delText>YRP 16</w:delText>
              </w:r>
            </w:del>
          </w:p>
        </w:tc>
        <w:tc>
          <w:tcPr>
            <w:tcW w:w="1534" w:type="dxa"/>
          </w:tcPr>
          <w:p w14:paraId="30775D45" w14:textId="2CAED093" w:rsidR="004731D1" w:rsidRPr="00FE215C" w:rsidDel="00FE215C" w:rsidRDefault="004731D1" w:rsidP="004731D1">
            <w:pPr>
              <w:tabs>
                <w:tab w:val="left" w:pos="1800"/>
              </w:tabs>
              <w:rPr>
                <w:del w:id="10410" w:author="Sam Sehgal (EXT Idiom)" w:date="2025-05-19T12:18:00Z" w16du:dateUtc="2025-05-19T02:18:00Z"/>
                <w:rFonts w:asciiTheme="minorHAnsi" w:hAnsiTheme="minorHAnsi" w:cstheme="minorHAnsi"/>
                <w:sz w:val="20"/>
                <w:highlight w:val="green"/>
                <w:rPrChange w:id="10411" w:author="Sam Sehgal (EXT Idiom)" w:date="2025-05-19T12:18:00Z" w16du:dateUtc="2025-05-19T02:18:00Z">
                  <w:rPr>
                    <w:del w:id="10412" w:author="Sam Sehgal (EXT Idiom)" w:date="2025-05-19T12:18:00Z" w16du:dateUtc="2025-05-19T02:18:00Z"/>
                    <w:rFonts w:asciiTheme="minorHAnsi" w:hAnsiTheme="minorHAnsi" w:cstheme="minorHAnsi"/>
                    <w:sz w:val="20"/>
                  </w:rPr>
                </w:rPrChange>
              </w:rPr>
            </w:pPr>
            <w:del w:id="10413" w:author="Sam Sehgal (EXT Idiom)" w:date="2025-05-19T12:18:00Z" w16du:dateUtc="2025-05-19T02:18:00Z">
              <w:r w:rsidRPr="00FE215C" w:rsidDel="00FE215C">
                <w:rPr>
                  <w:rFonts w:asciiTheme="minorHAnsi" w:eastAsiaTheme="minorEastAsia" w:hAnsiTheme="minorHAnsi"/>
                  <w:sz w:val="20"/>
                  <w:szCs w:val="20"/>
                  <w:highlight w:val="green"/>
                  <w:rPrChange w:id="10414" w:author="Sam Sehgal (EXT Idiom)" w:date="2025-05-19T12:18:00Z" w16du:dateUtc="2025-05-19T02:18:00Z">
                    <w:rPr>
                      <w:rFonts w:asciiTheme="minorHAnsi" w:eastAsiaTheme="minorEastAsia" w:hAnsiTheme="minorHAnsi"/>
                      <w:sz w:val="20"/>
                      <w:szCs w:val="20"/>
                    </w:rPr>
                  </w:rPrChange>
                </w:rPr>
                <w:delText xml:space="preserve">&lt;PaymentMethodCode&gt; </w:delText>
              </w:r>
              <w:r w:rsidRPr="00FE215C" w:rsidDel="00FE215C">
                <w:rPr>
                  <w:rFonts w:asciiTheme="minorHAnsi" w:hAnsiTheme="minorHAnsi" w:cstheme="minorHAnsi"/>
                  <w:sz w:val="20"/>
                  <w:highlight w:val="green"/>
                  <w:rPrChange w:id="10415" w:author="Sam Sehgal (EXT Idiom)" w:date="2025-05-19T12:18:00Z" w16du:dateUtc="2025-05-19T02:18:00Z">
                    <w:rPr>
                      <w:rFonts w:asciiTheme="minorHAnsi" w:hAnsiTheme="minorHAnsi" w:cstheme="minorHAnsi"/>
                      <w:sz w:val="20"/>
                    </w:rPr>
                  </w:rPrChange>
                </w:rPr>
                <w:delText>&lt;PaymentFrequencyCode&gt;</w:delText>
              </w:r>
            </w:del>
          </w:p>
          <w:p w14:paraId="6E41DE1B" w14:textId="1A04B3CA" w:rsidR="004731D1" w:rsidRPr="00FE215C" w:rsidDel="00FE215C" w:rsidRDefault="004731D1" w:rsidP="004731D1">
            <w:pPr>
              <w:tabs>
                <w:tab w:val="left" w:pos="1800"/>
              </w:tabs>
              <w:rPr>
                <w:del w:id="10416" w:author="Sam Sehgal (EXT Idiom)" w:date="2025-05-19T12:18:00Z" w16du:dateUtc="2025-05-19T02:18:00Z"/>
                <w:rFonts w:asciiTheme="minorHAnsi" w:eastAsiaTheme="minorEastAsia" w:hAnsiTheme="minorHAnsi"/>
                <w:b/>
                <w:bCs/>
                <w:sz w:val="20"/>
                <w:szCs w:val="20"/>
                <w:highlight w:val="green"/>
                <w:rPrChange w:id="10417" w:author="Sam Sehgal (EXT Idiom)" w:date="2025-05-19T12:18:00Z" w16du:dateUtc="2025-05-19T02:18:00Z">
                  <w:rPr>
                    <w:del w:id="10418" w:author="Sam Sehgal (EXT Idiom)" w:date="2025-05-19T12:18:00Z" w16du:dateUtc="2025-05-19T02:18:00Z"/>
                    <w:rFonts w:asciiTheme="minorHAnsi" w:eastAsiaTheme="minorEastAsia" w:hAnsiTheme="minorHAnsi"/>
                    <w:b/>
                    <w:bCs/>
                    <w:sz w:val="20"/>
                    <w:szCs w:val="20"/>
                  </w:rPr>
                </w:rPrChange>
              </w:rPr>
            </w:pPr>
            <w:del w:id="10419" w:author="Sam Sehgal (EXT Idiom)" w:date="2025-05-19T12:18:00Z" w16du:dateUtc="2025-05-19T02:18:00Z">
              <w:r w:rsidRPr="00FE215C" w:rsidDel="00FE215C">
                <w:rPr>
                  <w:rFonts w:asciiTheme="minorHAnsi" w:eastAsiaTheme="minorEastAsia" w:hAnsiTheme="minorHAnsi"/>
                  <w:b/>
                  <w:bCs/>
                  <w:sz w:val="20"/>
                  <w:szCs w:val="20"/>
                  <w:highlight w:val="green"/>
                  <w:rPrChange w:id="10420" w:author="Sam Sehgal (EXT Idiom)" w:date="2025-05-19T12:18:00Z" w16du:dateUtc="2025-05-19T02:18:00Z">
                    <w:rPr>
                      <w:rFonts w:asciiTheme="minorHAnsi" w:eastAsiaTheme="minorEastAsia" w:hAnsiTheme="minorHAnsi"/>
                      <w:b/>
                      <w:bCs/>
                      <w:sz w:val="20"/>
                      <w:szCs w:val="20"/>
                    </w:rPr>
                  </w:rPrChange>
                </w:rPr>
                <w:delText>&lt;</w:delText>
              </w:r>
              <w:r w:rsidRPr="00FE215C" w:rsidDel="00FE215C">
                <w:rPr>
                  <w:rFonts w:asciiTheme="minorHAnsi" w:eastAsiaTheme="minorEastAsia" w:hAnsiTheme="minorHAnsi"/>
                  <w:sz w:val="20"/>
                  <w:szCs w:val="20"/>
                  <w:highlight w:val="green"/>
                  <w:rPrChange w:id="10421" w:author="Sam Sehgal (EXT Idiom)" w:date="2025-05-19T12:18:00Z" w16du:dateUtc="2025-05-19T02:18:00Z">
                    <w:rPr>
                      <w:rFonts w:asciiTheme="minorHAnsi" w:eastAsiaTheme="minorEastAsia" w:hAnsiTheme="minorHAnsi"/>
                      <w:sz w:val="20"/>
                      <w:szCs w:val="20"/>
                    </w:rPr>
                  </w:rPrChange>
                </w:rPr>
                <w:delText>TransactionPremium</w:delText>
              </w:r>
              <w:r w:rsidRPr="00FE215C" w:rsidDel="00FE215C">
                <w:rPr>
                  <w:rFonts w:asciiTheme="minorHAnsi" w:eastAsiaTheme="minorEastAsia" w:hAnsiTheme="minorHAnsi"/>
                  <w:b/>
                  <w:bCs/>
                  <w:sz w:val="20"/>
                  <w:szCs w:val="20"/>
                  <w:highlight w:val="green"/>
                  <w:rPrChange w:id="10422" w:author="Sam Sehgal (EXT Idiom)" w:date="2025-05-19T12:18:00Z" w16du:dateUtc="2025-05-19T02:18:00Z">
                    <w:rPr>
                      <w:rFonts w:asciiTheme="minorHAnsi" w:eastAsiaTheme="minorEastAsia" w:hAnsiTheme="minorHAnsi"/>
                      <w:b/>
                      <w:bCs/>
                      <w:sz w:val="20"/>
                      <w:szCs w:val="20"/>
                    </w:rPr>
                  </w:rPrChange>
                </w:rPr>
                <w:delText>&gt;</w:delText>
              </w:r>
            </w:del>
          </w:p>
          <w:p w14:paraId="6FF29AEE" w14:textId="4E6B8158" w:rsidR="004731D1" w:rsidRPr="00FE215C" w:rsidDel="00FE215C" w:rsidRDefault="004731D1" w:rsidP="004731D1">
            <w:pPr>
              <w:tabs>
                <w:tab w:val="left" w:pos="1800"/>
              </w:tabs>
              <w:rPr>
                <w:del w:id="10423" w:author="Sam Sehgal (EXT Idiom)" w:date="2025-05-19T12:18:00Z" w16du:dateUtc="2025-05-19T02:18:00Z"/>
                <w:rFonts w:asciiTheme="minorHAnsi" w:hAnsiTheme="minorHAnsi"/>
                <w:sz w:val="20"/>
                <w:szCs w:val="20"/>
                <w:highlight w:val="green"/>
                <w:rPrChange w:id="10424" w:author="Sam Sehgal (EXT Idiom)" w:date="2025-05-19T12:18:00Z" w16du:dateUtc="2025-05-19T02:18:00Z">
                  <w:rPr>
                    <w:del w:id="10425" w:author="Sam Sehgal (EXT Idiom)" w:date="2025-05-19T12:18:00Z" w16du:dateUtc="2025-05-19T02:18:00Z"/>
                    <w:rFonts w:asciiTheme="minorHAnsi" w:hAnsiTheme="minorHAnsi"/>
                    <w:sz w:val="20"/>
                    <w:szCs w:val="20"/>
                  </w:rPr>
                </w:rPrChange>
              </w:rPr>
            </w:pPr>
            <w:del w:id="10426" w:author="Sam Sehgal (EXT Idiom)" w:date="2025-05-19T12:18:00Z" w16du:dateUtc="2025-05-19T02:18:00Z">
              <w:r w:rsidRPr="00FE215C" w:rsidDel="00FE215C">
                <w:rPr>
                  <w:rFonts w:asciiTheme="minorHAnsi" w:hAnsiTheme="minorHAnsi"/>
                  <w:sz w:val="20"/>
                  <w:szCs w:val="20"/>
                  <w:highlight w:val="green"/>
                  <w:rPrChange w:id="10427" w:author="Sam Sehgal (EXT Idiom)" w:date="2025-05-19T12:18:00Z" w16du:dateUtc="2025-05-19T02:18:00Z">
                    <w:rPr>
                      <w:rFonts w:asciiTheme="minorHAnsi" w:hAnsiTheme="minorHAnsi"/>
                      <w:sz w:val="20"/>
                      <w:szCs w:val="20"/>
                    </w:rPr>
                  </w:rPrChange>
                </w:rPr>
                <w:delText>&lt;DocumentSubType&gt;</w:delText>
              </w:r>
            </w:del>
          </w:p>
          <w:p w14:paraId="492E96AB" w14:textId="0A1420B1" w:rsidR="004731D1" w:rsidRPr="00FE215C" w:rsidDel="00FE215C" w:rsidRDefault="004731D1" w:rsidP="004731D1">
            <w:pPr>
              <w:tabs>
                <w:tab w:val="left" w:pos="1800"/>
              </w:tabs>
              <w:rPr>
                <w:del w:id="10428" w:author="Sam Sehgal (EXT Idiom)" w:date="2025-05-19T12:18:00Z" w16du:dateUtc="2025-05-19T02:18:00Z"/>
                <w:rFonts w:asciiTheme="minorHAnsi" w:eastAsiaTheme="minorEastAsia" w:hAnsiTheme="minorHAnsi"/>
                <w:color w:val="000000" w:themeColor="text1"/>
                <w:sz w:val="20"/>
                <w:szCs w:val="20"/>
                <w:highlight w:val="green"/>
                <w:rPrChange w:id="10429" w:author="Sam Sehgal (EXT Idiom)" w:date="2025-05-19T12:18:00Z" w16du:dateUtc="2025-05-19T02:18:00Z">
                  <w:rPr>
                    <w:del w:id="10430" w:author="Sam Sehgal (EXT Idiom)" w:date="2025-05-19T12:18:00Z" w16du:dateUtc="2025-05-19T02:18:00Z"/>
                    <w:rFonts w:asciiTheme="minorHAnsi" w:eastAsiaTheme="minorEastAsia" w:hAnsiTheme="minorHAnsi"/>
                    <w:color w:val="000000" w:themeColor="text1"/>
                    <w:sz w:val="20"/>
                    <w:szCs w:val="20"/>
                  </w:rPr>
                </w:rPrChange>
              </w:rPr>
            </w:pPr>
            <w:del w:id="10431" w:author="Sam Sehgal (EXT Idiom)" w:date="2025-05-19T12:18:00Z" w16du:dateUtc="2025-05-19T02:18:00Z">
              <w:r w:rsidRPr="00FE215C" w:rsidDel="00FE215C">
                <w:rPr>
                  <w:rFonts w:asciiTheme="minorHAnsi" w:eastAsiaTheme="minorEastAsia" w:hAnsiTheme="minorHAnsi"/>
                  <w:color w:val="000000" w:themeColor="text1"/>
                  <w:sz w:val="20"/>
                  <w:szCs w:val="20"/>
                  <w:highlight w:val="green"/>
                  <w:rPrChange w:id="10432" w:author="Sam Sehgal (EXT Idiom)" w:date="2025-05-19T12:18:00Z" w16du:dateUtc="2025-05-19T02:18:00Z">
                    <w:rPr>
                      <w:rFonts w:asciiTheme="minorHAnsi" w:eastAsiaTheme="minorEastAsia" w:hAnsiTheme="minorHAnsi"/>
                      <w:color w:val="000000" w:themeColor="text1"/>
                      <w:sz w:val="20"/>
                      <w:szCs w:val="20"/>
                    </w:rPr>
                  </w:rPrChange>
                </w:rPr>
                <w:delText>&lt;</w:delText>
              </w:r>
              <w:r w:rsidRPr="00FE215C" w:rsidDel="00FE215C">
                <w:rPr>
                  <w:rFonts w:asciiTheme="minorHAnsi" w:eastAsiaTheme="minorEastAsia" w:hAnsiTheme="minorHAnsi"/>
                  <w:color w:val="444444"/>
                  <w:sz w:val="20"/>
                  <w:szCs w:val="20"/>
                  <w:highlight w:val="green"/>
                  <w:rPrChange w:id="10433" w:author="Sam Sehgal (EXT Idiom)" w:date="2025-05-19T12:18:00Z" w16du:dateUtc="2025-05-19T02:18:00Z">
                    <w:rPr>
                      <w:rFonts w:asciiTheme="minorHAnsi" w:eastAsiaTheme="minorEastAsia" w:hAnsiTheme="minorHAnsi"/>
                      <w:color w:val="444444"/>
                      <w:sz w:val="20"/>
                      <w:szCs w:val="20"/>
                    </w:rPr>
                  </w:rPrChange>
                </w:rPr>
                <w:delText>AmountDue</w:delText>
              </w:r>
              <w:r w:rsidRPr="00FE215C" w:rsidDel="00FE215C">
                <w:rPr>
                  <w:rFonts w:asciiTheme="minorHAnsi" w:eastAsiaTheme="minorEastAsia" w:hAnsiTheme="minorHAnsi"/>
                  <w:color w:val="000000" w:themeColor="text1"/>
                  <w:sz w:val="20"/>
                  <w:szCs w:val="20"/>
                  <w:highlight w:val="green"/>
                  <w:rPrChange w:id="10434" w:author="Sam Sehgal (EXT Idiom)" w:date="2025-05-19T12:18:00Z" w16du:dateUtc="2025-05-19T02:18:00Z">
                    <w:rPr>
                      <w:rFonts w:asciiTheme="minorHAnsi" w:eastAsiaTheme="minorEastAsia" w:hAnsiTheme="minorHAnsi"/>
                      <w:color w:val="000000" w:themeColor="text1"/>
                      <w:sz w:val="20"/>
                      <w:szCs w:val="20"/>
                    </w:rPr>
                  </w:rPrChange>
                </w:rPr>
                <w:delText>&gt;</w:delText>
              </w:r>
            </w:del>
          </w:p>
          <w:p w14:paraId="1B5701DA" w14:textId="6F1FA68B" w:rsidR="004731D1" w:rsidRPr="00FE215C" w:rsidDel="00FE215C" w:rsidRDefault="004731D1" w:rsidP="004731D1">
            <w:pPr>
              <w:tabs>
                <w:tab w:val="left" w:pos="1800"/>
              </w:tabs>
              <w:rPr>
                <w:del w:id="10435" w:author="Sam Sehgal (EXT Idiom)" w:date="2025-05-19T12:18:00Z" w16du:dateUtc="2025-05-19T02:18:00Z"/>
                <w:rFonts w:asciiTheme="minorHAnsi" w:hAnsiTheme="minorHAnsi"/>
                <w:sz w:val="20"/>
                <w:szCs w:val="20"/>
                <w:highlight w:val="green"/>
                <w:rPrChange w:id="10436" w:author="Sam Sehgal (EXT Idiom)" w:date="2025-05-19T12:18:00Z" w16du:dateUtc="2025-05-19T02:18:00Z">
                  <w:rPr>
                    <w:del w:id="10437" w:author="Sam Sehgal (EXT Idiom)" w:date="2025-05-19T12:18:00Z" w16du:dateUtc="2025-05-19T02:18:00Z"/>
                    <w:rFonts w:asciiTheme="minorHAnsi" w:hAnsiTheme="minorHAnsi"/>
                    <w:sz w:val="20"/>
                    <w:szCs w:val="20"/>
                  </w:rPr>
                </w:rPrChange>
              </w:rPr>
            </w:pPr>
            <w:del w:id="10438" w:author="Sam Sehgal (EXT Idiom)" w:date="2025-05-19T12:18:00Z" w16du:dateUtc="2025-05-19T02:18:00Z">
              <w:r w:rsidRPr="00FE215C" w:rsidDel="00FE215C">
                <w:rPr>
                  <w:rFonts w:asciiTheme="minorHAnsi" w:hAnsiTheme="minorHAnsi"/>
                  <w:sz w:val="20"/>
                  <w:szCs w:val="20"/>
                  <w:highlight w:val="green"/>
                  <w:rPrChange w:id="10439" w:author="Sam Sehgal (EXT Idiom)" w:date="2025-05-19T12:18:00Z" w16du:dateUtc="2025-05-19T02:18:00Z">
                    <w:rPr>
                      <w:rFonts w:asciiTheme="minorHAnsi" w:hAnsiTheme="minorHAnsi"/>
                      <w:sz w:val="20"/>
                      <w:szCs w:val="20"/>
                    </w:rPr>
                  </w:rPrChange>
                </w:rPr>
                <w:delText>&lt;TotalAmountDue&gt;</w:delText>
              </w:r>
            </w:del>
          </w:p>
          <w:p w14:paraId="29D2D8AC" w14:textId="77777777" w:rsidR="004731D1" w:rsidRPr="00FE215C" w:rsidRDefault="004731D1" w:rsidP="004731D1">
            <w:pPr>
              <w:tabs>
                <w:tab w:val="left" w:pos="1800"/>
              </w:tabs>
              <w:rPr>
                <w:rFonts w:asciiTheme="minorHAnsi" w:hAnsiTheme="minorHAnsi" w:cstheme="minorHAnsi"/>
                <w:b/>
                <w:sz w:val="20"/>
                <w:szCs w:val="20"/>
                <w:highlight w:val="green"/>
                <w:rPrChange w:id="10440" w:author="Sam Sehgal (EXT Idiom)" w:date="2025-05-19T12:18:00Z" w16du:dateUtc="2025-05-19T02:18:00Z">
                  <w:rPr>
                    <w:rFonts w:asciiTheme="minorHAnsi" w:hAnsiTheme="minorHAnsi" w:cstheme="minorHAnsi"/>
                    <w:b/>
                    <w:sz w:val="20"/>
                    <w:szCs w:val="20"/>
                  </w:rPr>
                </w:rPrChange>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FE215C" w:rsidDel="00FE215C" w14:paraId="09045904" w14:textId="2712A07A" w:rsidTr="78CABE0F">
              <w:trPr>
                <w:trHeight w:val="300"/>
                <w:del w:id="10441" w:author="Sam Sehgal (EXT Idiom)" w:date="2025-05-19T12:18:00Z"/>
              </w:trPr>
              <w:tc>
                <w:tcPr>
                  <w:tcW w:w="2861" w:type="dxa"/>
                  <w:noWrap/>
                  <w:vAlign w:val="center"/>
                  <w:hideMark/>
                </w:tcPr>
                <w:p w14:paraId="0747ACEA" w14:textId="299048F6" w:rsidR="004731D1" w:rsidRPr="00FE215C" w:rsidDel="00FE215C" w:rsidRDefault="004731D1" w:rsidP="004731D1">
                  <w:pPr>
                    <w:pStyle w:val="BodycopyCOI"/>
                    <w:rPr>
                      <w:del w:id="10442" w:author="Sam Sehgal (EXT Idiom)" w:date="2025-05-19T12:18:00Z" w16du:dateUtc="2025-05-19T02:18:00Z"/>
                      <w:rFonts w:cstheme="minorHAnsi"/>
                      <w:noProof/>
                      <w:color w:val="000000" w:themeColor="text1"/>
                      <w:highlight w:val="green"/>
                      <w:rPrChange w:id="10443" w:author="Sam Sehgal (EXT Idiom)" w:date="2025-05-19T12:18:00Z" w16du:dateUtc="2025-05-19T02:18:00Z">
                        <w:rPr>
                          <w:del w:id="10444" w:author="Sam Sehgal (EXT Idiom)" w:date="2025-05-19T12:18:00Z" w16du:dateUtc="2025-05-19T02:18:00Z"/>
                          <w:rFonts w:cstheme="minorHAnsi"/>
                          <w:noProof/>
                          <w:color w:val="000000" w:themeColor="text1"/>
                        </w:rPr>
                      </w:rPrChange>
                    </w:rPr>
                  </w:pPr>
                  <w:del w:id="10445" w:author="Sam Sehgal (EXT Idiom)" w:date="2025-05-19T12:18:00Z" w16du:dateUtc="2025-05-19T02:18:00Z">
                    <w:r w:rsidRPr="00FE215C" w:rsidDel="00FE215C">
                      <w:rPr>
                        <w:highlight w:val="green"/>
                        <w:rPrChange w:id="10446" w:author="Sam Sehgal (EXT Idiom)" w:date="2025-05-19T12:18:00Z" w16du:dateUtc="2025-05-19T02:18:00Z">
                          <w:rPr/>
                        </w:rPrChange>
                      </w:rPr>
                      <w:delText>Your payment:</w:delText>
                    </w:r>
                  </w:del>
                </w:p>
              </w:tc>
              <w:tc>
                <w:tcPr>
                  <w:tcW w:w="4546" w:type="dxa"/>
                  <w:noWrap/>
                  <w:vAlign w:val="bottom"/>
                  <w:hideMark/>
                </w:tcPr>
                <w:p w14:paraId="63C1486D" w14:textId="640B784A" w:rsidR="004731D1" w:rsidRPr="00FE215C" w:rsidDel="00FE215C" w:rsidRDefault="004731D1" w:rsidP="004731D1">
                  <w:pPr>
                    <w:pStyle w:val="TableBodycopy"/>
                    <w:rPr>
                      <w:del w:id="10447" w:author="Sam Sehgal (EXT Idiom)" w:date="2025-05-19T12:18:00Z" w16du:dateUtc="2025-05-19T02:18:00Z"/>
                      <w:rFonts w:asciiTheme="minorHAnsi" w:hAnsiTheme="minorHAnsi" w:cstheme="minorBidi"/>
                      <w:b/>
                      <w:bCs/>
                      <w:highlight w:val="green"/>
                      <w:rPrChange w:id="10448" w:author="Sam Sehgal (EXT Idiom)" w:date="2025-05-19T12:18:00Z" w16du:dateUtc="2025-05-19T02:18:00Z">
                        <w:rPr>
                          <w:del w:id="10449" w:author="Sam Sehgal (EXT Idiom)" w:date="2025-05-19T12:18:00Z" w16du:dateUtc="2025-05-19T02:18:00Z"/>
                          <w:rFonts w:asciiTheme="minorHAnsi" w:hAnsiTheme="minorHAnsi" w:cstheme="minorBidi"/>
                          <w:b/>
                          <w:bCs/>
                        </w:rPr>
                      </w:rPrChange>
                    </w:rPr>
                  </w:pPr>
                  <w:ins w:id="10450" w:author="Sam Sehgal (EXT Idiom)" w:date="2024-09-18T17:35:00Z" w16du:dateUtc="2024-09-18T07:35:00Z">
                    <w:del w:id="10451" w:author="Sam Sehgal (EXT Idiom)" w:date="2025-05-19T12:18:00Z" w16du:dateUtc="2025-05-19T02:18:00Z">
                      <w:r w:rsidRPr="00FE215C" w:rsidDel="00FE215C">
                        <w:rPr>
                          <w:rFonts w:asciiTheme="minorHAnsi" w:eastAsiaTheme="minorEastAsia" w:hAnsiTheme="minorHAnsi"/>
                          <w:b/>
                          <w:highlight w:val="green"/>
                          <w:rPrChange w:id="10452" w:author="Sam Sehgal (EXT Idiom)" w:date="2025-05-19T12:18:00Z" w16du:dateUtc="2025-05-19T02:18:00Z">
                            <w:rPr>
                              <w:rFonts w:asciiTheme="minorHAnsi" w:eastAsiaTheme="minorEastAsia" w:hAnsiTheme="minorHAnsi"/>
                              <w:b/>
                            </w:rPr>
                          </w:rPrChange>
                        </w:rPr>
                        <w:delText>&lt;</w:delText>
                      </w:r>
                      <w:r w:rsidR="005E5FBB" w:rsidRPr="00FE215C" w:rsidDel="00FE215C">
                        <w:rPr>
                          <w:rFonts w:asciiTheme="minorHAnsi" w:eastAsiaTheme="minorEastAsia" w:hAnsiTheme="minorHAnsi"/>
                          <w:b/>
                          <w:bCs/>
                          <w:highlight w:val="green"/>
                          <w:rPrChange w:id="10453" w:author="Sam Sehgal (EXT Idiom)" w:date="2025-05-19T12:18:00Z" w16du:dateUtc="2025-05-19T02:18:00Z">
                            <w:rPr>
                              <w:rFonts w:asciiTheme="minorHAnsi" w:eastAsiaTheme="minorEastAsia" w:hAnsiTheme="minorHAnsi"/>
                              <w:b/>
                              <w:bCs/>
                            </w:rPr>
                          </w:rPrChange>
                        </w:rPr>
                        <w:delText>TotalAmountDue&gt;</w:delText>
                      </w:r>
                    </w:del>
                  </w:ins>
                </w:p>
              </w:tc>
            </w:tr>
          </w:tbl>
          <w:p w14:paraId="18CEF615" w14:textId="77777777" w:rsidR="004731D1" w:rsidRPr="00FE215C" w:rsidRDefault="004731D1" w:rsidP="004731D1">
            <w:pPr>
              <w:pStyle w:val="TableBodycopy"/>
              <w:rPr>
                <w:rFonts w:asciiTheme="minorHAnsi" w:hAnsiTheme="minorHAnsi" w:cstheme="minorBidi"/>
                <w:szCs w:val="20"/>
                <w:highlight w:val="green"/>
                <w:rPrChange w:id="10454" w:author="Sam Sehgal (EXT Idiom)" w:date="2025-05-19T12:18:00Z" w16du:dateUtc="2025-05-19T02:18:00Z">
                  <w:rPr>
                    <w:rFonts w:asciiTheme="minorHAnsi" w:hAnsiTheme="minorHAnsi" w:cstheme="minorBidi"/>
                    <w:szCs w:val="20"/>
                  </w:rPr>
                </w:rPrChange>
              </w:rPr>
            </w:pPr>
          </w:p>
        </w:tc>
        <w:tc>
          <w:tcPr>
            <w:tcW w:w="1843" w:type="dxa"/>
          </w:tcPr>
          <w:p w14:paraId="06D792A6" w14:textId="7EE05CAE" w:rsidR="004731D1" w:rsidRPr="00FE215C" w:rsidDel="00FE215C" w:rsidRDefault="004731D1" w:rsidP="004731D1">
            <w:pPr>
              <w:tabs>
                <w:tab w:val="left" w:pos="774"/>
              </w:tabs>
              <w:rPr>
                <w:del w:id="10455" w:author="Sam Sehgal (EXT Idiom)" w:date="2025-05-19T12:18:00Z" w16du:dateUtc="2025-05-19T02:18:00Z"/>
                <w:rFonts w:asciiTheme="minorHAnsi" w:hAnsiTheme="minorHAnsi" w:cstheme="minorHAnsi"/>
                <w:b/>
                <w:bCs/>
                <w:sz w:val="20"/>
                <w:highlight w:val="green"/>
                <w:rPrChange w:id="10456" w:author="Sam Sehgal (EXT Idiom)" w:date="2025-05-19T12:18:00Z" w16du:dateUtc="2025-05-19T02:18:00Z">
                  <w:rPr>
                    <w:del w:id="10457" w:author="Sam Sehgal (EXT Idiom)" w:date="2025-05-19T12:18:00Z" w16du:dateUtc="2025-05-19T02:18:00Z"/>
                    <w:rFonts w:asciiTheme="minorHAnsi" w:hAnsiTheme="minorHAnsi" w:cstheme="minorHAnsi"/>
                    <w:b/>
                    <w:bCs/>
                    <w:sz w:val="20"/>
                  </w:rPr>
                </w:rPrChange>
              </w:rPr>
            </w:pPr>
            <w:del w:id="10458" w:author="Sam Sehgal (EXT Idiom)" w:date="2025-05-19T12:18:00Z" w16du:dateUtc="2025-05-19T02:18:00Z">
              <w:r w:rsidRPr="00FE215C" w:rsidDel="00FE215C">
                <w:rPr>
                  <w:rFonts w:asciiTheme="minorHAnsi" w:hAnsiTheme="minorHAnsi" w:cstheme="minorHAnsi"/>
                  <w:b/>
                  <w:bCs/>
                  <w:sz w:val="20"/>
                  <w:highlight w:val="green"/>
                  <w:rPrChange w:id="10459" w:author="Sam Sehgal (EXT Idiom)" w:date="2025-05-19T12:18:00Z" w16du:dateUtc="2025-05-19T02:18:00Z">
                    <w:rPr>
                      <w:rFonts w:asciiTheme="minorHAnsi" w:hAnsiTheme="minorHAnsi" w:cstheme="minorHAnsi"/>
                      <w:b/>
                      <w:bCs/>
                      <w:sz w:val="20"/>
                    </w:rPr>
                  </w:rPrChange>
                </w:rPr>
                <w:delText>IF</w:delText>
              </w:r>
            </w:del>
          </w:p>
          <w:p w14:paraId="5A0F65AA" w14:textId="2722B94A" w:rsidR="004731D1" w:rsidRPr="00FE215C" w:rsidDel="00FE215C" w:rsidRDefault="004731D1" w:rsidP="004731D1">
            <w:pPr>
              <w:tabs>
                <w:tab w:val="left" w:pos="774"/>
              </w:tabs>
              <w:rPr>
                <w:del w:id="10460" w:author="Sam Sehgal (EXT Idiom)" w:date="2025-05-19T12:18:00Z" w16du:dateUtc="2025-05-19T02:18:00Z"/>
                <w:rFonts w:asciiTheme="minorHAnsi" w:eastAsiaTheme="minorEastAsia" w:hAnsiTheme="minorHAnsi"/>
                <w:sz w:val="20"/>
                <w:szCs w:val="20"/>
                <w:highlight w:val="green"/>
                <w:rPrChange w:id="10461" w:author="Sam Sehgal (EXT Idiom)" w:date="2025-05-19T12:18:00Z" w16du:dateUtc="2025-05-19T02:18:00Z">
                  <w:rPr>
                    <w:del w:id="10462" w:author="Sam Sehgal (EXT Idiom)" w:date="2025-05-19T12:18:00Z" w16du:dateUtc="2025-05-19T02:18:00Z"/>
                    <w:rFonts w:asciiTheme="minorHAnsi" w:eastAsiaTheme="minorEastAsia" w:hAnsiTheme="minorHAnsi"/>
                    <w:sz w:val="20"/>
                    <w:szCs w:val="20"/>
                  </w:rPr>
                </w:rPrChange>
              </w:rPr>
            </w:pPr>
            <w:del w:id="10463" w:author="Sam Sehgal (EXT Idiom)" w:date="2025-05-19T12:18:00Z" w16du:dateUtc="2025-05-19T02:18:00Z">
              <w:r w:rsidRPr="00FE215C" w:rsidDel="00FE215C">
                <w:rPr>
                  <w:rFonts w:asciiTheme="minorHAnsi" w:eastAsiaTheme="minorEastAsia" w:hAnsiTheme="minorHAnsi"/>
                  <w:sz w:val="20"/>
                  <w:szCs w:val="20"/>
                  <w:highlight w:val="green"/>
                  <w:rPrChange w:id="10464" w:author="Sam Sehgal (EXT Idiom)" w:date="2025-05-19T12:18:00Z" w16du:dateUtc="2025-05-19T02:18:00Z">
                    <w:rPr>
                      <w:rFonts w:asciiTheme="minorHAnsi" w:eastAsiaTheme="minorEastAsia" w:hAnsiTheme="minorHAnsi"/>
                      <w:sz w:val="20"/>
                      <w:szCs w:val="20"/>
                    </w:rPr>
                  </w:rPrChange>
                </w:rPr>
                <w:delText xml:space="preserve">&lt;DocumentSubType&gt; = "Endorsement" </w:delText>
              </w:r>
              <w:r w:rsidRPr="00FE215C" w:rsidDel="00FE215C">
                <w:rPr>
                  <w:rFonts w:asciiTheme="minorHAnsi" w:eastAsiaTheme="minorEastAsia" w:hAnsiTheme="minorHAnsi"/>
                  <w:b/>
                  <w:bCs/>
                  <w:sz w:val="20"/>
                  <w:szCs w:val="20"/>
                  <w:highlight w:val="green"/>
                  <w:rPrChange w:id="10465" w:author="Sam Sehgal (EXT Idiom)" w:date="2025-05-19T12:18:00Z" w16du:dateUtc="2025-05-19T02:18:00Z">
                    <w:rPr>
                      <w:rFonts w:asciiTheme="minorHAnsi" w:eastAsiaTheme="minorEastAsia" w:hAnsiTheme="minorHAnsi"/>
                      <w:b/>
                      <w:bCs/>
                      <w:sz w:val="20"/>
                      <w:szCs w:val="20"/>
                    </w:rPr>
                  </w:rPrChange>
                </w:rPr>
                <w:delText>AND</w:delText>
              </w:r>
              <w:r w:rsidRPr="00FE215C" w:rsidDel="00FE215C">
                <w:rPr>
                  <w:rFonts w:asciiTheme="minorHAnsi" w:eastAsiaTheme="minorEastAsia" w:hAnsiTheme="minorHAnsi"/>
                  <w:sz w:val="20"/>
                  <w:szCs w:val="20"/>
                  <w:highlight w:val="green"/>
                  <w:rPrChange w:id="10466" w:author="Sam Sehgal (EXT Idiom)" w:date="2025-05-19T12:18:00Z" w16du:dateUtc="2025-05-19T02:18:00Z">
                    <w:rPr>
                      <w:rFonts w:asciiTheme="minorHAnsi" w:eastAsiaTheme="minorEastAsia" w:hAnsiTheme="minorHAnsi"/>
                      <w:sz w:val="20"/>
                      <w:szCs w:val="20"/>
                    </w:rPr>
                  </w:rPrChange>
                </w:rPr>
                <w:delText xml:space="preserve"> &lt;PaymentFrequencyCode&gt; = "2|PaymentPlanAnnual" </w:delText>
              </w:r>
              <w:r w:rsidRPr="00FE215C" w:rsidDel="00FE215C">
                <w:rPr>
                  <w:rFonts w:asciiTheme="minorHAnsi" w:eastAsiaTheme="minorEastAsia" w:hAnsiTheme="minorHAnsi"/>
                  <w:b/>
                  <w:bCs/>
                  <w:sz w:val="20"/>
                  <w:szCs w:val="20"/>
                  <w:highlight w:val="green"/>
                  <w:rPrChange w:id="10467" w:author="Sam Sehgal (EXT Idiom)" w:date="2025-05-19T12:18:00Z" w16du:dateUtc="2025-05-19T02:18:00Z">
                    <w:rPr>
                      <w:rFonts w:asciiTheme="minorHAnsi" w:eastAsiaTheme="minorEastAsia" w:hAnsiTheme="minorHAnsi"/>
                      <w:b/>
                      <w:bCs/>
                      <w:sz w:val="20"/>
                      <w:szCs w:val="20"/>
                    </w:rPr>
                  </w:rPrChange>
                </w:rPr>
                <w:delText>AND</w:delText>
              </w:r>
              <w:r w:rsidRPr="00FE215C" w:rsidDel="00FE215C">
                <w:rPr>
                  <w:rFonts w:asciiTheme="minorHAnsi" w:eastAsiaTheme="minorEastAsia" w:hAnsiTheme="minorHAnsi"/>
                  <w:sz w:val="20"/>
                  <w:szCs w:val="20"/>
                  <w:highlight w:val="green"/>
                  <w:rPrChange w:id="10468" w:author="Sam Sehgal (EXT Idiom)" w:date="2025-05-19T12:18:00Z" w16du:dateUtc="2025-05-19T02:18:00Z">
                    <w:rPr>
                      <w:rFonts w:asciiTheme="minorHAnsi" w:eastAsiaTheme="minorEastAsia" w:hAnsiTheme="minorHAnsi"/>
                      <w:sz w:val="20"/>
                      <w:szCs w:val="20"/>
                    </w:rPr>
                  </w:rPrChange>
                </w:rPr>
                <w:delText xml:space="preserve"> </w:delText>
              </w:r>
              <w:r w:rsidRPr="00FE215C" w:rsidDel="00FE215C">
                <w:rPr>
                  <w:rFonts w:asciiTheme="minorHAnsi" w:eastAsiaTheme="minorEastAsia" w:hAnsiTheme="minorHAnsi"/>
                  <w:b/>
                  <w:bCs/>
                  <w:sz w:val="20"/>
                  <w:szCs w:val="20"/>
                  <w:highlight w:val="green"/>
                  <w:rPrChange w:id="10469" w:author="Sam Sehgal (EXT Idiom)" w:date="2025-05-19T12:18:00Z" w16du:dateUtc="2025-05-19T02:18:00Z">
                    <w:rPr>
                      <w:rFonts w:asciiTheme="minorHAnsi" w:eastAsiaTheme="minorEastAsia" w:hAnsiTheme="minorHAnsi"/>
                      <w:b/>
                      <w:bCs/>
                      <w:sz w:val="20"/>
                      <w:szCs w:val="20"/>
                    </w:rPr>
                  </w:rPrChange>
                </w:rPr>
                <w:delText>&lt;</w:delText>
              </w:r>
              <w:r w:rsidRPr="00FE215C" w:rsidDel="00FE215C">
                <w:rPr>
                  <w:rFonts w:asciiTheme="minorHAnsi" w:eastAsiaTheme="minorEastAsia" w:hAnsiTheme="minorHAnsi"/>
                  <w:sz w:val="20"/>
                  <w:szCs w:val="20"/>
                  <w:highlight w:val="green"/>
                  <w:rPrChange w:id="10470" w:author="Sam Sehgal (EXT Idiom)" w:date="2025-05-19T12:18:00Z" w16du:dateUtc="2025-05-19T02:18:00Z">
                    <w:rPr>
                      <w:rFonts w:asciiTheme="minorHAnsi" w:eastAsiaTheme="minorEastAsia" w:hAnsiTheme="minorHAnsi"/>
                      <w:sz w:val="20"/>
                      <w:szCs w:val="20"/>
                    </w:rPr>
                  </w:rPrChange>
                </w:rPr>
                <w:delText>TransactionPremium</w:delText>
              </w:r>
              <w:r w:rsidRPr="00FE215C" w:rsidDel="00FE215C">
                <w:rPr>
                  <w:rFonts w:asciiTheme="minorHAnsi" w:eastAsiaTheme="minorEastAsia" w:hAnsiTheme="minorHAnsi"/>
                  <w:b/>
                  <w:bCs/>
                  <w:sz w:val="20"/>
                  <w:szCs w:val="20"/>
                  <w:highlight w:val="green"/>
                  <w:rPrChange w:id="10471" w:author="Sam Sehgal (EXT Idiom)" w:date="2025-05-19T12:18:00Z" w16du:dateUtc="2025-05-19T02:18:00Z">
                    <w:rPr>
                      <w:rFonts w:asciiTheme="minorHAnsi" w:eastAsiaTheme="minorEastAsia" w:hAnsiTheme="minorHAnsi"/>
                      <w:b/>
                      <w:bCs/>
                      <w:sz w:val="20"/>
                      <w:szCs w:val="20"/>
                    </w:rPr>
                  </w:rPrChange>
                </w:rPr>
                <w:delText xml:space="preserve">&gt; </w:delText>
              </w:r>
              <w:r w:rsidRPr="00FE215C" w:rsidDel="00FE215C">
                <w:rPr>
                  <w:rFonts w:asciiTheme="minorHAnsi" w:eastAsiaTheme="minorEastAsia" w:hAnsiTheme="minorHAnsi"/>
                  <w:sz w:val="20"/>
                  <w:szCs w:val="20"/>
                  <w:highlight w:val="green"/>
                  <w:rPrChange w:id="10472" w:author="Sam Sehgal (EXT Idiom)" w:date="2025-05-19T12:18:00Z" w16du:dateUtc="2025-05-19T02:18:00Z">
                    <w:rPr>
                      <w:rFonts w:asciiTheme="minorHAnsi" w:eastAsiaTheme="minorEastAsia" w:hAnsiTheme="minorHAnsi"/>
                      <w:sz w:val="20"/>
                      <w:szCs w:val="20"/>
                    </w:rPr>
                  </w:rPrChange>
                </w:rPr>
                <w:delText xml:space="preserve">= 0 </w:delText>
              </w:r>
              <w:r w:rsidRPr="00FE215C" w:rsidDel="00FE215C">
                <w:rPr>
                  <w:rFonts w:asciiTheme="minorHAnsi" w:eastAsiaTheme="minorEastAsia" w:hAnsiTheme="minorHAnsi"/>
                  <w:b/>
                  <w:bCs/>
                  <w:sz w:val="20"/>
                  <w:szCs w:val="20"/>
                  <w:highlight w:val="green"/>
                  <w:rPrChange w:id="10473" w:author="Sam Sehgal (EXT Idiom)" w:date="2025-05-19T12:18:00Z" w16du:dateUtc="2025-05-19T02:18:00Z">
                    <w:rPr>
                      <w:rFonts w:asciiTheme="minorHAnsi" w:eastAsiaTheme="minorEastAsia" w:hAnsiTheme="minorHAnsi"/>
                      <w:b/>
                      <w:bCs/>
                      <w:sz w:val="20"/>
                      <w:szCs w:val="20"/>
                    </w:rPr>
                  </w:rPrChange>
                </w:rPr>
                <w:delText>AND</w:delText>
              </w:r>
              <w:r w:rsidRPr="00FE215C" w:rsidDel="00FE215C">
                <w:rPr>
                  <w:rFonts w:asciiTheme="minorHAnsi" w:eastAsiaTheme="minorEastAsia" w:hAnsiTheme="minorHAnsi"/>
                  <w:sz w:val="20"/>
                  <w:szCs w:val="20"/>
                  <w:highlight w:val="green"/>
                  <w:rPrChange w:id="10474" w:author="Sam Sehgal (EXT Idiom)" w:date="2025-05-19T12:18:00Z" w16du:dateUtc="2025-05-19T02:18:00Z">
                    <w:rPr>
                      <w:rFonts w:asciiTheme="minorHAnsi" w:eastAsiaTheme="minorEastAsia" w:hAnsiTheme="minorHAnsi"/>
                      <w:sz w:val="20"/>
                      <w:szCs w:val="20"/>
                    </w:rPr>
                  </w:rPrChange>
                </w:rPr>
                <w:delText xml:space="preserve"> &lt;AmountDue&gt; GREATER THAN 0 </w:delText>
              </w:r>
            </w:del>
          </w:p>
          <w:p w14:paraId="17219385" w14:textId="73100632" w:rsidR="004731D1" w:rsidRPr="00FE215C" w:rsidDel="00FE215C" w:rsidRDefault="004731D1" w:rsidP="004731D1">
            <w:pPr>
              <w:tabs>
                <w:tab w:val="left" w:pos="774"/>
              </w:tabs>
              <w:rPr>
                <w:del w:id="10475" w:author="Sam Sehgal (EXT Idiom)" w:date="2025-05-19T12:18:00Z" w16du:dateUtc="2025-05-19T02:18:00Z"/>
                <w:rFonts w:asciiTheme="minorHAnsi" w:hAnsiTheme="minorHAnsi" w:cstheme="minorHAnsi"/>
                <w:sz w:val="20"/>
                <w:highlight w:val="green"/>
                <w:rPrChange w:id="10476" w:author="Sam Sehgal (EXT Idiom)" w:date="2025-05-19T12:18:00Z" w16du:dateUtc="2025-05-19T02:18:00Z">
                  <w:rPr>
                    <w:del w:id="10477" w:author="Sam Sehgal (EXT Idiom)" w:date="2025-05-19T12:18:00Z" w16du:dateUtc="2025-05-19T02:18:00Z"/>
                    <w:rFonts w:asciiTheme="minorHAnsi" w:hAnsiTheme="minorHAnsi" w:cstheme="minorHAnsi"/>
                    <w:sz w:val="20"/>
                  </w:rPr>
                </w:rPrChange>
              </w:rPr>
            </w:pPr>
            <w:del w:id="10478" w:author="Sam Sehgal (EXT Idiom)" w:date="2025-05-19T12:18:00Z" w16du:dateUtc="2025-05-19T02:18:00Z">
              <w:r w:rsidRPr="00FE215C" w:rsidDel="00FE215C">
                <w:rPr>
                  <w:rFonts w:asciiTheme="minorHAnsi" w:hAnsiTheme="minorHAnsi" w:cstheme="minorHAnsi"/>
                  <w:b/>
                  <w:bCs/>
                  <w:sz w:val="20"/>
                  <w:highlight w:val="green"/>
                  <w:rPrChange w:id="10479" w:author="Sam Sehgal (EXT Idiom)" w:date="2025-05-19T12:18:00Z" w16du:dateUtc="2025-05-19T02:18:00Z">
                    <w:rPr>
                      <w:rFonts w:asciiTheme="minorHAnsi" w:hAnsiTheme="minorHAnsi" w:cstheme="minorHAnsi"/>
                      <w:b/>
                      <w:bCs/>
                      <w:sz w:val="20"/>
                    </w:rPr>
                  </w:rPrChange>
                </w:rPr>
                <w:delText>THEN</w:delText>
              </w:r>
              <w:r w:rsidRPr="00FE215C" w:rsidDel="00FE215C">
                <w:rPr>
                  <w:rFonts w:asciiTheme="minorHAnsi" w:hAnsiTheme="minorHAnsi" w:cstheme="minorHAnsi"/>
                  <w:sz w:val="20"/>
                  <w:highlight w:val="green"/>
                  <w:rPrChange w:id="10480" w:author="Sam Sehgal (EXT Idiom)" w:date="2025-05-19T12:18:00Z" w16du:dateUtc="2025-05-19T02:18:00Z">
                    <w:rPr>
                      <w:rFonts w:asciiTheme="minorHAnsi" w:hAnsiTheme="minorHAnsi" w:cstheme="minorHAnsi"/>
                      <w:sz w:val="20"/>
                    </w:rPr>
                  </w:rPrChange>
                </w:rPr>
                <w:delText xml:space="preserve"> display</w:delText>
              </w:r>
            </w:del>
          </w:p>
          <w:p w14:paraId="56C354ED" w14:textId="220706B0" w:rsidR="004731D1" w:rsidRPr="00FE215C" w:rsidRDefault="004731D1" w:rsidP="004731D1">
            <w:pPr>
              <w:tabs>
                <w:tab w:val="left" w:pos="774"/>
              </w:tabs>
              <w:rPr>
                <w:rFonts w:asciiTheme="minorHAnsi" w:hAnsiTheme="minorHAnsi" w:cstheme="minorHAnsi"/>
                <w:b/>
                <w:bCs/>
                <w:sz w:val="20"/>
                <w:highlight w:val="green"/>
                <w:rPrChange w:id="10481" w:author="Sam Sehgal (EXT Idiom)" w:date="2025-05-19T12:18:00Z" w16du:dateUtc="2025-05-19T02:18:00Z">
                  <w:rPr>
                    <w:rFonts w:asciiTheme="minorHAnsi" w:hAnsiTheme="minorHAnsi" w:cstheme="minorHAnsi"/>
                    <w:b/>
                    <w:bCs/>
                    <w:sz w:val="20"/>
                  </w:rPr>
                </w:rPrChange>
              </w:rPr>
            </w:pPr>
            <w:del w:id="10482" w:author="Sam Sehgal (EXT Idiom)" w:date="2025-05-19T12:18:00Z" w16du:dateUtc="2025-05-19T02:18:00Z">
              <w:r w:rsidRPr="00FE215C" w:rsidDel="00FE215C">
                <w:rPr>
                  <w:rFonts w:asciiTheme="minorHAnsi" w:hAnsiTheme="minorHAnsi" w:cstheme="minorHAnsi"/>
                  <w:b/>
                  <w:bCs/>
                  <w:sz w:val="20"/>
                  <w:highlight w:val="green"/>
                  <w:rPrChange w:id="10483" w:author="Sam Sehgal (EXT Idiom)" w:date="2025-05-19T12:18:00Z" w16du:dateUtc="2025-05-19T02:18:00Z">
                    <w:rPr>
                      <w:rFonts w:asciiTheme="minorHAnsi" w:hAnsiTheme="minorHAnsi" w:cstheme="minorHAnsi"/>
                      <w:b/>
                      <w:bCs/>
                      <w:sz w:val="20"/>
                    </w:rPr>
                  </w:rPrChange>
                </w:rPr>
                <w:delText xml:space="preserve">ELSE </w:delText>
              </w:r>
              <w:r w:rsidRPr="00FE215C" w:rsidDel="00FE215C">
                <w:rPr>
                  <w:rFonts w:asciiTheme="minorHAnsi" w:hAnsiTheme="minorHAnsi" w:cstheme="minorHAnsi"/>
                  <w:sz w:val="20"/>
                  <w:highlight w:val="green"/>
                  <w:rPrChange w:id="10484" w:author="Sam Sehgal (EXT Idiom)" w:date="2025-05-19T12:18:00Z" w16du:dateUtc="2025-05-19T02:18:00Z">
                    <w:rPr>
                      <w:rFonts w:asciiTheme="minorHAnsi" w:hAnsiTheme="minorHAnsi" w:cstheme="minorHAnsi"/>
                      <w:sz w:val="20"/>
                    </w:rPr>
                  </w:rPrChange>
                </w:rPr>
                <w:delText>do not display</w:delText>
              </w:r>
            </w:del>
          </w:p>
        </w:tc>
        <w:tc>
          <w:tcPr>
            <w:tcW w:w="851" w:type="dxa"/>
          </w:tcPr>
          <w:p w14:paraId="4CBF78F4" w14:textId="1CCD0814" w:rsidR="004731D1" w:rsidRPr="00FE215C" w:rsidDel="00FE215C" w:rsidRDefault="004731D1" w:rsidP="004731D1">
            <w:pPr>
              <w:spacing w:after="120"/>
              <w:rPr>
                <w:del w:id="10485" w:author="Sam Sehgal (EXT Idiom)" w:date="2025-05-19T12:18:00Z" w16du:dateUtc="2025-05-19T02:18:00Z"/>
                <w:rFonts w:asciiTheme="minorHAnsi" w:hAnsiTheme="minorHAnsi" w:cstheme="minorHAnsi"/>
                <w:color w:val="000000"/>
                <w:sz w:val="18"/>
                <w:szCs w:val="18"/>
                <w:highlight w:val="green"/>
                <w:rPrChange w:id="10486" w:author="Sam Sehgal (EXT Idiom)" w:date="2025-05-19T12:18:00Z" w16du:dateUtc="2025-05-19T02:18:00Z">
                  <w:rPr>
                    <w:del w:id="10487" w:author="Sam Sehgal (EXT Idiom)" w:date="2025-05-19T12:18:00Z" w16du:dateUtc="2025-05-19T02:18:00Z"/>
                    <w:rFonts w:asciiTheme="minorHAnsi" w:hAnsiTheme="minorHAnsi" w:cstheme="minorHAnsi"/>
                    <w:color w:val="000000"/>
                    <w:sz w:val="18"/>
                    <w:szCs w:val="18"/>
                  </w:rPr>
                </w:rPrChange>
              </w:rPr>
            </w:pPr>
            <w:del w:id="10488" w:author="Sam Sehgal (EXT Idiom)" w:date="2025-05-19T12:18:00Z" w16du:dateUtc="2025-05-19T02:18:00Z">
              <w:r w:rsidRPr="00FE215C" w:rsidDel="00FE215C">
                <w:rPr>
                  <w:rFonts w:asciiTheme="minorHAnsi" w:hAnsiTheme="minorHAnsi" w:cstheme="minorHAnsi"/>
                  <w:color w:val="000000"/>
                  <w:sz w:val="18"/>
                  <w:szCs w:val="18"/>
                  <w:highlight w:val="green"/>
                  <w:rPrChange w:id="10489" w:author="Sam Sehgal (EXT Idiom)" w:date="2025-05-19T12:18:00Z" w16du:dateUtc="2025-05-19T02:18:00Z">
                    <w:rPr>
                      <w:rFonts w:asciiTheme="minorHAnsi" w:hAnsiTheme="minorHAnsi" w:cstheme="minorHAnsi"/>
                      <w:color w:val="000000"/>
                      <w:sz w:val="18"/>
                      <w:szCs w:val="18"/>
                    </w:rPr>
                  </w:rPrChange>
                </w:rPr>
                <w:delText>Column 1 text:</w:delText>
              </w:r>
            </w:del>
          </w:p>
          <w:p w14:paraId="6890051A" w14:textId="39994C46" w:rsidR="004731D1" w:rsidRPr="00FE215C" w:rsidDel="00FE215C" w:rsidRDefault="004731D1" w:rsidP="004731D1">
            <w:pPr>
              <w:spacing w:after="120"/>
              <w:rPr>
                <w:del w:id="10490" w:author="Sam Sehgal (EXT Idiom)" w:date="2025-05-19T12:18:00Z" w16du:dateUtc="2025-05-19T02:18:00Z"/>
                <w:rFonts w:asciiTheme="minorHAnsi" w:hAnsiTheme="minorHAnsi" w:cstheme="minorHAnsi"/>
                <w:color w:val="000000"/>
                <w:sz w:val="18"/>
                <w:szCs w:val="18"/>
                <w:highlight w:val="green"/>
                <w:rPrChange w:id="10491" w:author="Sam Sehgal (EXT Idiom)" w:date="2025-05-19T12:18:00Z" w16du:dateUtc="2025-05-19T02:18:00Z">
                  <w:rPr>
                    <w:del w:id="10492" w:author="Sam Sehgal (EXT Idiom)" w:date="2025-05-19T12:18:00Z" w16du:dateUtc="2025-05-19T02:18:00Z"/>
                    <w:rFonts w:asciiTheme="minorHAnsi" w:hAnsiTheme="minorHAnsi" w:cstheme="minorHAnsi"/>
                    <w:color w:val="000000"/>
                    <w:sz w:val="18"/>
                    <w:szCs w:val="18"/>
                  </w:rPr>
                </w:rPrChange>
              </w:rPr>
            </w:pPr>
            <w:del w:id="10493" w:author="Sam Sehgal (EXT Idiom)" w:date="2025-05-19T12:18:00Z" w16du:dateUtc="2025-05-19T02:18:00Z">
              <w:r w:rsidRPr="00FE215C" w:rsidDel="00FE215C">
                <w:rPr>
                  <w:rFonts w:asciiTheme="minorHAnsi" w:hAnsiTheme="minorHAnsi" w:cstheme="minorHAnsi"/>
                  <w:color w:val="000000"/>
                  <w:sz w:val="18"/>
                  <w:szCs w:val="18"/>
                  <w:highlight w:val="green"/>
                  <w:rPrChange w:id="10494" w:author="Sam Sehgal (EXT Idiom)" w:date="2025-05-19T12:18:00Z" w16du:dateUtc="2025-05-19T02:18:00Z">
                    <w:rPr>
                      <w:rFonts w:asciiTheme="minorHAnsi" w:hAnsiTheme="minorHAnsi" w:cstheme="minorHAnsi"/>
                      <w:color w:val="000000"/>
                      <w:sz w:val="18"/>
                      <w:szCs w:val="18"/>
                    </w:rPr>
                  </w:rPrChange>
                </w:rPr>
                <w:delText xml:space="preserve">Bodycopy_COI </w:delText>
              </w:r>
            </w:del>
          </w:p>
          <w:p w14:paraId="782095D3" w14:textId="0EA2394C" w:rsidR="004731D1" w:rsidRPr="00FE215C" w:rsidDel="00FE215C" w:rsidRDefault="004731D1" w:rsidP="004731D1">
            <w:pPr>
              <w:spacing w:after="120"/>
              <w:rPr>
                <w:del w:id="10495" w:author="Sam Sehgal (EXT Idiom)" w:date="2025-05-19T12:18:00Z" w16du:dateUtc="2025-05-19T02:18:00Z"/>
                <w:rFonts w:asciiTheme="minorHAnsi" w:hAnsiTheme="minorHAnsi" w:cstheme="minorHAnsi"/>
                <w:color w:val="000000"/>
                <w:sz w:val="18"/>
                <w:szCs w:val="18"/>
                <w:highlight w:val="green"/>
                <w:rPrChange w:id="10496" w:author="Sam Sehgal (EXT Idiom)" w:date="2025-05-19T12:18:00Z" w16du:dateUtc="2025-05-19T02:18:00Z">
                  <w:rPr>
                    <w:del w:id="10497" w:author="Sam Sehgal (EXT Idiom)" w:date="2025-05-19T12:18:00Z" w16du:dateUtc="2025-05-19T02:18:00Z"/>
                    <w:rFonts w:asciiTheme="minorHAnsi" w:hAnsiTheme="minorHAnsi" w:cstheme="minorHAnsi"/>
                    <w:color w:val="000000"/>
                    <w:sz w:val="18"/>
                    <w:szCs w:val="18"/>
                  </w:rPr>
                </w:rPrChange>
              </w:rPr>
            </w:pPr>
            <w:del w:id="10498" w:author="Sam Sehgal (EXT Idiom)" w:date="2025-05-19T12:18:00Z" w16du:dateUtc="2025-05-19T02:18:00Z">
              <w:r w:rsidRPr="00FE215C" w:rsidDel="00FE215C">
                <w:rPr>
                  <w:rFonts w:asciiTheme="minorHAnsi" w:hAnsiTheme="minorHAnsi" w:cstheme="minorHAnsi"/>
                  <w:color w:val="000000"/>
                  <w:sz w:val="18"/>
                  <w:szCs w:val="18"/>
                  <w:highlight w:val="green"/>
                  <w:rPrChange w:id="10499" w:author="Sam Sehgal (EXT Idiom)" w:date="2025-05-19T12:18:00Z" w16du:dateUtc="2025-05-19T02:18:00Z">
                    <w:rPr>
                      <w:rFonts w:asciiTheme="minorHAnsi" w:hAnsiTheme="minorHAnsi" w:cstheme="minorHAnsi"/>
                      <w:color w:val="000000"/>
                      <w:sz w:val="18"/>
                      <w:szCs w:val="18"/>
                    </w:rPr>
                  </w:rPrChange>
                </w:rPr>
                <w:delText>Column 2 text:</w:delText>
              </w:r>
            </w:del>
          </w:p>
          <w:p w14:paraId="1E9DE503" w14:textId="007CD5D2" w:rsidR="004731D1" w:rsidRPr="00FE215C" w:rsidRDefault="004731D1" w:rsidP="004731D1">
            <w:pPr>
              <w:tabs>
                <w:tab w:val="left" w:pos="1800"/>
              </w:tabs>
              <w:rPr>
                <w:rFonts w:asciiTheme="minorHAnsi" w:hAnsiTheme="minorHAnsi" w:cstheme="minorHAnsi"/>
                <w:bCs/>
                <w:sz w:val="20"/>
                <w:szCs w:val="20"/>
                <w:highlight w:val="green"/>
                <w:rPrChange w:id="10500" w:author="Sam Sehgal (EXT Idiom)" w:date="2025-05-19T12:18:00Z" w16du:dateUtc="2025-05-19T02:18:00Z">
                  <w:rPr>
                    <w:rFonts w:asciiTheme="minorHAnsi" w:hAnsiTheme="minorHAnsi" w:cstheme="minorHAnsi"/>
                    <w:bCs/>
                    <w:sz w:val="20"/>
                    <w:szCs w:val="20"/>
                  </w:rPr>
                </w:rPrChange>
              </w:rPr>
            </w:pPr>
            <w:del w:id="10501" w:author="Sam Sehgal (EXT Idiom)" w:date="2025-05-19T12:18:00Z" w16du:dateUtc="2025-05-19T02:18:00Z">
              <w:r w:rsidRPr="00FE215C" w:rsidDel="00FE215C">
                <w:rPr>
                  <w:rFonts w:asciiTheme="minorHAnsi" w:hAnsiTheme="minorHAnsi" w:cstheme="minorHAnsi"/>
                  <w:color w:val="000000"/>
                  <w:sz w:val="18"/>
                  <w:szCs w:val="18"/>
                  <w:highlight w:val="green"/>
                  <w:rPrChange w:id="10502" w:author="Sam Sehgal (EXT Idiom)" w:date="2025-05-19T12:18:00Z" w16du:dateUtc="2025-05-19T02:18:00Z">
                    <w:rPr>
                      <w:rFonts w:asciiTheme="minorHAnsi" w:hAnsiTheme="minorHAnsi" w:cstheme="minorHAnsi"/>
                      <w:color w:val="000000"/>
                      <w:sz w:val="18"/>
                      <w:szCs w:val="18"/>
                    </w:rPr>
                  </w:rPrChange>
                </w:rPr>
                <w:delText>Table_Heading_3</w:delText>
              </w:r>
            </w:del>
          </w:p>
        </w:tc>
      </w:tr>
      <w:tr w:rsidR="004731D1" w:rsidRPr="00BD6987" w14:paraId="20D56FDC" w14:textId="77777777" w:rsidTr="5DAD8829">
        <w:trPr>
          <w:cantSplit/>
        </w:trPr>
        <w:tc>
          <w:tcPr>
            <w:tcW w:w="1013" w:type="dxa"/>
          </w:tcPr>
          <w:p w14:paraId="0316037A" w14:textId="3F943056" w:rsidR="004731D1" w:rsidRPr="00FE215C" w:rsidRDefault="004731D1" w:rsidP="004731D1">
            <w:pPr>
              <w:tabs>
                <w:tab w:val="left" w:pos="1800"/>
              </w:tabs>
              <w:rPr>
                <w:rFonts w:asciiTheme="minorHAnsi" w:hAnsiTheme="minorHAnsi" w:cstheme="minorHAnsi"/>
                <w:b/>
                <w:sz w:val="20"/>
                <w:szCs w:val="20"/>
                <w:highlight w:val="green"/>
                <w:rPrChange w:id="10503" w:author="Sam Sehgal (EXT Idiom)" w:date="2025-05-19T12:18:00Z" w16du:dateUtc="2025-05-19T02:18:00Z">
                  <w:rPr>
                    <w:rFonts w:asciiTheme="minorHAnsi" w:hAnsiTheme="minorHAnsi" w:cstheme="minorHAnsi"/>
                    <w:b/>
                    <w:sz w:val="20"/>
                    <w:szCs w:val="20"/>
                  </w:rPr>
                </w:rPrChange>
              </w:rPr>
            </w:pPr>
            <w:del w:id="10504" w:author="Sam Sehgal (EXT Idiom)" w:date="2025-05-19T12:18:00Z" w16du:dateUtc="2025-05-19T02:18:00Z">
              <w:r w:rsidRPr="00FE215C" w:rsidDel="00FE215C">
                <w:rPr>
                  <w:rFonts w:asciiTheme="minorHAnsi" w:hAnsiTheme="minorHAnsi" w:cstheme="minorHAnsi"/>
                  <w:bCs/>
                  <w:sz w:val="20"/>
                  <w:szCs w:val="20"/>
                  <w:highlight w:val="green"/>
                  <w:rPrChange w:id="10505" w:author="Sam Sehgal (EXT Idiom)" w:date="2025-05-19T12:18:00Z" w16du:dateUtc="2025-05-19T02:18:00Z">
                    <w:rPr>
                      <w:rFonts w:asciiTheme="minorHAnsi" w:hAnsiTheme="minorHAnsi" w:cstheme="minorHAnsi"/>
                      <w:bCs/>
                      <w:sz w:val="20"/>
                      <w:szCs w:val="20"/>
                    </w:rPr>
                  </w:rPrChange>
                </w:rPr>
                <w:lastRenderedPageBreak/>
                <w:delText>YRP 17</w:delText>
              </w:r>
            </w:del>
          </w:p>
        </w:tc>
        <w:tc>
          <w:tcPr>
            <w:tcW w:w="1534" w:type="dxa"/>
          </w:tcPr>
          <w:p w14:paraId="07BA4C45" w14:textId="5B49F7B5" w:rsidR="004731D1" w:rsidRPr="00FE215C" w:rsidDel="00FE215C" w:rsidRDefault="004731D1" w:rsidP="004731D1">
            <w:pPr>
              <w:tabs>
                <w:tab w:val="left" w:pos="1800"/>
              </w:tabs>
              <w:rPr>
                <w:del w:id="10506" w:author="Sam Sehgal (EXT Idiom)" w:date="2025-05-19T12:18:00Z" w16du:dateUtc="2025-05-19T02:18:00Z"/>
                <w:rFonts w:asciiTheme="minorHAnsi" w:hAnsiTheme="minorHAnsi" w:cstheme="minorHAnsi"/>
                <w:sz w:val="20"/>
                <w:highlight w:val="green"/>
                <w:rPrChange w:id="10507" w:author="Sam Sehgal (EXT Idiom)" w:date="2025-05-19T12:18:00Z" w16du:dateUtc="2025-05-19T02:18:00Z">
                  <w:rPr>
                    <w:del w:id="10508" w:author="Sam Sehgal (EXT Idiom)" w:date="2025-05-19T12:18:00Z" w16du:dateUtc="2025-05-19T02:18:00Z"/>
                    <w:rFonts w:asciiTheme="minorHAnsi" w:hAnsiTheme="minorHAnsi" w:cstheme="minorHAnsi"/>
                    <w:sz w:val="20"/>
                  </w:rPr>
                </w:rPrChange>
              </w:rPr>
            </w:pPr>
            <w:del w:id="10509" w:author="Sam Sehgal (EXT Idiom)" w:date="2025-05-19T12:18:00Z" w16du:dateUtc="2025-05-19T02:18:00Z">
              <w:r w:rsidRPr="00FE215C" w:rsidDel="00FE215C">
                <w:rPr>
                  <w:rFonts w:asciiTheme="minorHAnsi" w:eastAsiaTheme="minorEastAsia" w:hAnsiTheme="minorHAnsi"/>
                  <w:sz w:val="20"/>
                  <w:szCs w:val="20"/>
                  <w:highlight w:val="green"/>
                  <w:rPrChange w:id="10510" w:author="Sam Sehgal (EXT Idiom)" w:date="2025-05-19T12:18:00Z" w16du:dateUtc="2025-05-19T02:18:00Z">
                    <w:rPr>
                      <w:rFonts w:asciiTheme="minorHAnsi" w:eastAsiaTheme="minorEastAsia" w:hAnsiTheme="minorHAnsi"/>
                      <w:sz w:val="20"/>
                      <w:szCs w:val="20"/>
                    </w:rPr>
                  </w:rPrChange>
                </w:rPr>
                <w:delText xml:space="preserve">&lt;PaymentMethodCode&gt; </w:delText>
              </w:r>
              <w:r w:rsidRPr="00FE215C" w:rsidDel="00FE215C">
                <w:rPr>
                  <w:rFonts w:asciiTheme="minorHAnsi" w:hAnsiTheme="minorHAnsi" w:cstheme="minorHAnsi"/>
                  <w:sz w:val="20"/>
                  <w:highlight w:val="green"/>
                  <w:rPrChange w:id="10511" w:author="Sam Sehgal (EXT Idiom)" w:date="2025-05-19T12:18:00Z" w16du:dateUtc="2025-05-19T02:18:00Z">
                    <w:rPr>
                      <w:rFonts w:asciiTheme="minorHAnsi" w:hAnsiTheme="minorHAnsi" w:cstheme="minorHAnsi"/>
                      <w:sz w:val="20"/>
                    </w:rPr>
                  </w:rPrChange>
                </w:rPr>
                <w:delText>&lt;PaymentFrequencyCode&gt;</w:delText>
              </w:r>
            </w:del>
          </w:p>
          <w:p w14:paraId="110CAE90" w14:textId="19BF12D5" w:rsidR="004731D1" w:rsidRPr="00FE215C" w:rsidDel="00FE215C" w:rsidRDefault="004731D1" w:rsidP="004731D1">
            <w:pPr>
              <w:tabs>
                <w:tab w:val="left" w:pos="1800"/>
              </w:tabs>
              <w:rPr>
                <w:del w:id="10512" w:author="Sam Sehgal (EXT Idiom)" w:date="2025-05-19T12:18:00Z" w16du:dateUtc="2025-05-19T02:18:00Z"/>
                <w:rFonts w:asciiTheme="minorHAnsi" w:eastAsiaTheme="minorEastAsia" w:hAnsiTheme="minorHAnsi"/>
                <w:b/>
                <w:bCs/>
                <w:sz w:val="20"/>
                <w:szCs w:val="20"/>
                <w:highlight w:val="green"/>
                <w:rPrChange w:id="10513" w:author="Sam Sehgal (EXT Idiom)" w:date="2025-05-19T12:18:00Z" w16du:dateUtc="2025-05-19T02:18:00Z">
                  <w:rPr>
                    <w:del w:id="10514" w:author="Sam Sehgal (EXT Idiom)" w:date="2025-05-19T12:18:00Z" w16du:dateUtc="2025-05-19T02:18:00Z"/>
                    <w:rFonts w:asciiTheme="minorHAnsi" w:eastAsiaTheme="minorEastAsia" w:hAnsiTheme="minorHAnsi"/>
                    <w:b/>
                    <w:bCs/>
                    <w:sz w:val="20"/>
                    <w:szCs w:val="20"/>
                  </w:rPr>
                </w:rPrChange>
              </w:rPr>
            </w:pPr>
            <w:del w:id="10515" w:author="Sam Sehgal (EXT Idiom)" w:date="2025-05-19T12:18:00Z" w16du:dateUtc="2025-05-19T02:18:00Z">
              <w:r w:rsidRPr="00FE215C" w:rsidDel="00FE215C">
                <w:rPr>
                  <w:rFonts w:asciiTheme="minorHAnsi" w:eastAsiaTheme="minorEastAsia" w:hAnsiTheme="minorHAnsi"/>
                  <w:b/>
                  <w:bCs/>
                  <w:sz w:val="20"/>
                  <w:szCs w:val="20"/>
                  <w:highlight w:val="green"/>
                  <w:rPrChange w:id="10516" w:author="Sam Sehgal (EXT Idiom)" w:date="2025-05-19T12:18:00Z" w16du:dateUtc="2025-05-19T02:18:00Z">
                    <w:rPr>
                      <w:rFonts w:asciiTheme="minorHAnsi" w:eastAsiaTheme="minorEastAsia" w:hAnsiTheme="minorHAnsi"/>
                      <w:b/>
                      <w:bCs/>
                      <w:sz w:val="20"/>
                      <w:szCs w:val="20"/>
                    </w:rPr>
                  </w:rPrChange>
                </w:rPr>
                <w:delText>&lt;</w:delText>
              </w:r>
              <w:r w:rsidRPr="00FE215C" w:rsidDel="00FE215C">
                <w:rPr>
                  <w:rFonts w:asciiTheme="minorHAnsi" w:eastAsiaTheme="minorEastAsia" w:hAnsiTheme="minorHAnsi"/>
                  <w:sz w:val="20"/>
                  <w:szCs w:val="20"/>
                  <w:highlight w:val="green"/>
                  <w:rPrChange w:id="10517" w:author="Sam Sehgal (EXT Idiom)" w:date="2025-05-19T12:18:00Z" w16du:dateUtc="2025-05-19T02:18:00Z">
                    <w:rPr>
                      <w:rFonts w:asciiTheme="minorHAnsi" w:eastAsiaTheme="minorEastAsia" w:hAnsiTheme="minorHAnsi"/>
                      <w:sz w:val="20"/>
                      <w:szCs w:val="20"/>
                    </w:rPr>
                  </w:rPrChange>
                </w:rPr>
                <w:delText>TransactionPremium</w:delText>
              </w:r>
              <w:r w:rsidRPr="00FE215C" w:rsidDel="00FE215C">
                <w:rPr>
                  <w:rFonts w:asciiTheme="minorHAnsi" w:eastAsiaTheme="minorEastAsia" w:hAnsiTheme="minorHAnsi"/>
                  <w:b/>
                  <w:bCs/>
                  <w:sz w:val="20"/>
                  <w:szCs w:val="20"/>
                  <w:highlight w:val="green"/>
                  <w:rPrChange w:id="10518" w:author="Sam Sehgal (EXT Idiom)" w:date="2025-05-19T12:18:00Z" w16du:dateUtc="2025-05-19T02:18:00Z">
                    <w:rPr>
                      <w:rFonts w:asciiTheme="minorHAnsi" w:eastAsiaTheme="minorEastAsia" w:hAnsiTheme="minorHAnsi"/>
                      <w:b/>
                      <w:bCs/>
                      <w:sz w:val="20"/>
                      <w:szCs w:val="20"/>
                    </w:rPr>
                  </w:rPrChange>
                </w:rPr>
                <w:delText>&gt;</w:delText>
              </w:r>
            </w:del>
          </w:p>
          <w:p w14:paraId="2E918655" w14:textId="4F00CCE9" w:rsidR="004731D1" w:rsidRPr="00FE215C" w:rsidDel="00FE215C" w:rsidRDefault="004731D1" w:rsidP="004731D1">
            <w:pPr>
              <w:tabs>
                <w:tab w:val="left" w:pos="1800"/>
              </w:tabs>
              <w:rPr>
                <w:del w:id="10519" w:author="Sam Sehgal (EXT Idiom)" w:date="2025-05-19T12:18:00Z" w16du:dateUtc="2025-05-19T02:18:00Z"/>
                <w:rFonts w:asciiTheme="minorHAnsi" w:hAnsiTheme="minorHAnsi"/>
                <w:sz w:val="20"/>
                <w:szCs w:val="20"/>
                <w:highlight w:val="green"/>
                <w:rPrChange w:id="10520" w:author="Sam Sehgal (EXT Idiom)" w:date="2025-05-19T12:18:00Z" w16du:dateUtc="2025-05-19T02:18:00Z">
                  <w:rPr>
                    <w:del w:id="10521" w:author="Sam Sehgal (EXT Idiom)" w:date="2025-05-19T12:18:00Z" w16du:dateUtc="2025-05-19T02:18:00Z"/>
                    <w:rFonts w:asciiTheme="minorHAnsi" w:hAnsiTheme="minorHAnsi"/>
                    <w:sz w:val="20"/>
                    <w:szCs w:val="20"/>
                  </w:rPr>
                </w:rPrChange>
              </w:rPr>
            </w:pPr>
            <w:del w:id="10522" w:author="Sam Sehgal (EXT Idiom)" w:date="2025-05-19T12:18:00Z" w16du:dateUtc="2025-05-19T02:18:00Z">
              <w:r w:rsidRPr="00FE215C" w:rsidDel="00FE215C">
                <w:rPr>
                  <w:rFonts w:asciiTheme="minorHAnsi" w:hAnsiTheme="minorHAnsi"/>
                  <w:sz w:val="20"/>
                  <w:szCs w:val="20"/>
                  <w:highlight w:val="green"/>
                  <w:rPrChange w:id="10523" w:author="Sam Sehgal (EXT Idiom)" w:date="2025-05-19T12:18:00Z" w16du:dateUtc="2025-05-19T02:18:00Z">
                    <w:rPr>
                      <w:rFonts w:asciiTheme="minorHAnsi" w:hAnsiTheme="minorHAnsi"/>
                      <w:sz w:val="20"/>
                      <w:szCs w:val="20"/>
                    </w:rPr>
                  </w:rPrChange>
                </w:rPr>
                <w:delText>&lt;DocumentSubType&gt;</w:delText>
              </w:r>
            </w:del>
          </w:p>
          <w:p w14:paraId="1FDB3150" w14:textId="4D4815D6" w:rsidR="004731D1" w:rsidRPr="00FE215C" w:rsidDel="00FE215C" w:rsidRDefault="004731D1" w:rsidP="004731D1">
            <w:pPr>
              <w:tabs>
                <w:tab w:val="left" w:pos="1800"/>
              </w:tabs>
              <w:rPr>
                <w:del w:id="10524" w:author="Sam Sehgal (EXT Idiom)" w:date="2025-05-19T12:18:00Z" w16du:dateUtc="2025-05-19T02:18:00Z"/>
                <w:rFonts w:asciiTheme="minorHAnsi" w:eastAsiaTheme="minorEastAsia" w:hAnsiTheme="minorHAnsi"/>
                <w:color w:val="000000" w:themeColor="text1"/>
                <w:sz w:val="20"/>
                <w:szCs w:val="20"/>
                <w:highlight w:val="green"/>
                <w:rPrChange w:id="10525" w:author="Sam Sehgal (EXT Idiom)" w:date="2025-05-19T12:18:00Z" w16du:dateUtc="2025-05-19T02:18:00Z">
                  <w:rPr>
                    <w:del w:id="10526" w:author="Sam Sehgal (EXT Idiom)" w:date="2025-05-19T12:18:00Z" w16du:dateUtc="2025-05-19T02:18:00Z"/>
                    <w:rFonts w:asciiTheme="minorHAnsi" w:eastAsiaTheme="minorEastAsia" w:hAnsiTheme="minorHAnsi"/>
                    <w:color w:val="000000" w:themeColor="text1"/>
                    <w:sz w:val="20"/>
                    <w:szCs w:val="20"/>
                  </w:rPr>
                </w:rPrChange>
              </w:rPr>
            </w:pPr>
            <w:del w:id="10527" w:author="Sam Sehgal (EXT Idiom)" w:date="2025-05-19T12:18:00Z" w16du:dateUtc="2025-05-19T02:18:00Z">
              <w:r w:rsidRPr="00FE215C" w:rsidDel="00FE215C">
                <w:rPr>
                  <w:rFonts w:asciiTheme="minorHAnsi" w:eastAsiaTheme="minorEastAsia" w:hAnsiTheme="minorHAnsi"/>
                  <w:color w:val="000000" w:themeColor="text1"/>
                  <w:sz w:val="20"/>
                  <w:szCs w:val="20"/>
                  <w:highlight w:val="green"/>
                  <w:rPrChange w:id="10528" w:author="Sam Sehgal (EXT Idiom)" w:date="2025-05-19T12:18:00Z" w16du:dateUtc="2025-05-19T02:18:00Z">
                    <w:rPr>
                      <w:rFonts w:asciiTheme="minorHAnsi" w:eastAsiaTheme="minorEastAsia" w:hAnsiTheme="minorHAnsi"/>
                      <w:color w:val="000000" w:themeColor="text1"/>
                      <w:sz w:val="20"/>
                      <w:szCs w:val="20"/>
                    </w:rPr>
                  </w:rPrChange>
                </w:rPr>
                <w:delText>&lt;</w:delText>
              </w:r>
              <w:r w:rsidRPr="00FE215C" w:rsidDel="00FE215C">
                <w:rPr>
                  <w:rFonts w:asciiTheme="minorHAnsi" w:eastAsiaTheme="minorEastAsia" w:hAnsiTheme="minorHAnsi"/>
                  <w:color w:val="444444"/>
                  <w:sz w:val="20"/>
                  <w:szCs w:val="20"/>
                  <w:highlight w:val="green"/>
                  <w:rPrChange w:id="10529" w:author="Sam Sehgal (EXT Idiom)" w:date="2025-05-19T12:18:00Z" w16du:dateUtc="2025-05-19T02:18:00Z">
                    <w:rPr>
                      <w:rFonts w:asciiTheme="minorHAnsi" w:eastAsiaTheme="minorEastAsia" w:hAnsiTheme="minorHAnsi"/>
                      <w:color w:val="444444"/>
                      <w:sz w:val="20"/>
                      <w:szCs w:val="20"/>
                    </w:rPr>
                  </w:rPrChange>
                </w:rPr>
                <w:delText>AmountDue</w:delText>
              </w:r>
              <w:r w:rsidRPr="00FE215C" w:rsidDel="00FE215C">
                <w:rPr>
                  <w:rFonts w:asciiTheme="minorHAnsi" w:eastAsiaTheme="minorEastAsia" w:hAnsiTheme="minorHAnsi"/>
                  <w:color w:val="000000" w:themeColor="text1"/>
                  <w:sz w:val="20"/>
                  <w:szCs w:val="20"/>
                  <w:highlight w:val="green"/>
                  <w:rPrChange w:id="10530" w:author="Sam Sehgal (EXT Idiom)" w:date="2025-05-19T12:18:00Z" w16du:dateUtc="2025-05-19T02:18:00Z">
                    <w:rPr>
                      <w:rFonts w:asciiTheme="minorHAnsi" w:eastAsiaTheme="minorEastAsia" w:hAnsiTheme="minorHAnsi"/>
                      <w:color w:val="000000" w:themeColor="text1"/>
                      <w:sz w:val="20"/>
                      <w:szCs w:val="20"/>
                    </w:rPr>
                  </w:rPrChange>
                </w:rPr>
                <w:delText>&gt;</w:delText>
              </w:r>
            </w:del>
          </w:p>
          <w:p w14:paraId="36FF9A03" w14:textId="37F9A493" w:rsidR="004731D1" w:rsidRPr="00FE215C" w:rsidDel="00FE215C" w:rsidRDefault="004731D1" w:rsidP="004731D1">
            <w:pPr>
              <w:tabs>
                <w:tab w:val="left" w:pos="1800"/>
              </w:tabs>
              <w:rPr>
                <w:del w:id="10531" w:author="Sam Sehgal (EXT Idiom)" w:date="2025-05-19T12:18:00Z" w16du:dateUtc="2025-05-19T02:18:00Z"/>
                <w:rFonts w:asciiTheme="minorHAnsi" w:hAnsiTheme="minorHAnsi"/>
                <w:sz w:val="20"/>
                <w:szCs w:val="20"/>
                <w:highlight w:val="green"/>
                <w:rPrChange w:id="10532" w:author="Sam Sehgal (EXT Idiom)" w:date="2025-05-19T12:18:00Z" w16du:dateUtc="2025-05-19T02:18:00Z">
                  <w:rPr>
                    <w:del w:id="10533" w:author="Sam Sehgal (EXT Idiom)" w:date="2025-05-19T12:18:00Z" w16du:dateUtc="2025-05-19T02:18:00Z"/>
                    <w:rFonts w:asciiTheme="minorHAnsi" w:hAnsiTheme="minorHAnsi"/>
                    <w:sz w:val="20"/>
                    <w:szCs w:val="20"/>
                  </w:rPr>
                </w:rPrChange>
              </w:rPr>
            </w:pPr>
            <w:del w:id="10534" w:author="Sam Sehgal (EXT Idiom)" w:date="2025-05-19T12:18:00Z" w16du:dateUtc="2025-05-19T02:18:00Z">
              <w:r w:rsidRPr="00FE215C" w:rsidDel="00FE215C">
                <w:rPr>
                  <w:rFonts w:asciiTheme="minorHAnsi" w:hAnsiTheme="minorHAnsi"/>
                  <w:sz w:val="20"/>
                  <w:szCs w:val="20"/>
                  <w:highlight w:val="green"/>
                  <w:rPrChange w:id="10535" w:author="Sam Sehgal (EXT Idiom)" w:date="2025-05-19T12:18:00Z" w16du:dateUtc="2025-05-19T02:18:00Z">
                    <w:rPr>
                      <w:rFonts w:asciiTheme="minorHAnsi" w:hAnsiTheme="minorHAnsi"/>
                      <w:sz w:val="20"/>
                      <w:szCs w:val="20"/>
                    </w:rPr>
                  </w:rPrChange>
                </w:rPr>
                <w:delText>&lt;TotalAmountDue&gt;</w:delText>
              </w:r>
            </w:del>
          </w:p>
          <w:p w14:paraId="7E902048" w14:textId="77777777" w:rsidR="004731D1" w:rsidRPr="00FE215C" w:rsidRDefault="004731D1" w:rsidP="004731D1">
            <w:pPr>
              <w:tabs>
                <w:tab w:val="left" w:pos="1800"/>
              </w:tabs>
              <w:rPr>
                <w:rFonts w:asciiTheme="minorHAnsi" w:hAnsiTheme="minorHAnsi" w:cstheme="minorHAnsi"/>
                <w:b/>
                <w:sz w:val="20"/>
                <w:szCs w:val="20"/>
                <w:highlight w:val="green"/>
                <w:rPrChange w:id="10536" w:author="Sam Sehgal (EXT Idiom)" w:date="2025-05-19T12:18:00Z" w16du:dateUtc="2025-05-19T02:18:00Z">
                  <w:rPr>
                    <w:rFonts w:asciiTheme="minorHAnsi" w:hAnsiTheme="minorHAnsi" w:cstheme="minorHAnsi"/>
                    <w:b/>
                    <w:sz w:val="20"/>
                    <w:szCs w:val="20"/>
                  </w:rPr>
                </w:rPrChange>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FE215C" w:rsidDel="00FE215C" w14:paraId="12089350" w14:textId="4DD27C44" w:rsidTr="78CABE0F">
              <w:trPr>
                <w:trHeight w:val="300"/>
                <w:del w:id="10537" w:author="Sam Sehgal (EXT Idiom)" w:date="2025-05-19T12:18:00Z"/>
              </w:trPr>
              <w:tc>
                <w:tcPr>
                  <w:tcW w:w="2861" w:type="dxa"/>
                  <w:noWrap/>
                  <w:vAlign w:val="center"/>
                  <w:hideMark/>
                </w:tcPr>
                <w:p w14:paraId="1DE7CA29" w14:textId="4616055C" w:rsidR="004731D1" w:rsidRPr="00FE215C" w:rsidDel="00FE215C" w:rsidRDefault="004731D1" w:rsidP="004731D1">
                  <w:pPr>
                    <w:pStyle w:val="BodycopyCOI"/>
                    <w:rPr>
                      <w:del w:id="10538" w:author="Sam Sehgal (EXT Idiom)" w:date="2025-05-19T12:18:00Z" w16du:dateUtc="2025-05-19T02:18:00Z"/>
                      <w:rFonts w:cstheme="minorHAnsi"/>
                      <w:noProof/>
                      <w:color w:val="000000" w:themeColor="text1"/>
                      <w:highlight w:val="green"/>
                      <w:rPrChange w:id="10539" w:author="Sam Sehgal (EXT Idiom)" w:date="2025-05-19T12:18:00Z" w16du:dateUtc="2025-05-19T02:18:00Z">
                        <w:rPr>
                          <w:del w:id="10540" w:author="Sam Sehgal (EXT Idiom)" w:date="2025-05-19T12:18:00Z" w16du:dateUtc="2025-05-19T02:18:00Z"/>
                          <w:rFonts w:cstheme="minorHAnsi"/>
                          <w:noProof/>
                          <w:color w:val="000000" w:themeColor="text1"/>
                        </w:rPr>
                      </w:rPrChange>
                    </w:rPr>
                  </w:pPr>
                  <w:del w:id="10541" w:author="Sam Sehgal (EXT Idiom)" w:date="2025-05-19T12:18:00Z" w16du:dateUtc="2025-05-19T02:18:00Z">
                    <w:r w:rsidRPr="00FE215C" w:rsidDel="00FE215C">
                      <w:rPr>
                        <w:highlight w:val="green"/>
                        <w:rPrChange w:id="10542" w:author="Sam Sehgal (EXT Idiom)" w:date="2025-05-19T12:18:00Z" w16du:dateUtc="2025-05-19T02:18:00Z">
                          <w:rPr/>
                        </w:rPrChange>
                      </w:rPr>
                      <w:delText>Your payment:</w:delText>
                    </w:r>
                  </w:del>
                </w:p>
              </w:tc>
              <w:tc>
                <w:tcPr>
                  <w:tcW w:w="4546" w:type="dxa"/>
                  <w:noWrap/>
                  <w:vAlign w:val="bottom"/>
                  <w:hideMark/>
                </w:tcPr>
                <w:p w14:paraId="6043545E" w14:textId="64D80206" w:rsidR="004731D1" w:rsidRPr="00FE215C" w:rsidDel="00FE215C" w:rsidRDefault="004731D1" w:rsidP="004731D1">
                  <w:pPr>
                    <w:pStyle w:val="TableBodycopy"/>
                    <w:rPr>
                      <w:del w:id="10543" w:author="Sam Sehgal (EXT Idiom)" w:date="2025-05-19T12:18:00Z" w16du:dateUtc="2025-05-19T02:18:00Z"/>
                      <w:rFonts w:asciiTheme="minorHAnsi" w:hAnsiTheme="minorHAnsi" w:cstheme="minorBidi"/>
                      <w:b/>
                      <w:bCs/>
                      <w:highlight w:val="green"/>
                      <w:rPrChange w:id="10544" w:author="Sam Sehgal (EXT Idiom)" w:date="2025-05-19T12:18:00Z" w16du:dateUtc="2025-05-19T02:18:00Z">
                        <w:rPr>
                          <w:del w:id="10545" w:author="Sam Sehgal (EXT Idiom)" w:date="2025-05-19T12:18:00Z" w16du:dateUtc="2025-05-19T02:18:00Z"/>
                          <w:rFonts w:asciiTheme="minorHAnsi" w:hAnsiTheme="minorHAnsi" w:cstheme="minorBidi"/>
                          <w:b/>
                          <w:bCs/>
                        </w:rPr>
                      </w:rPrChange>
                    </w:rPr>
                  </w:pPr>
                  <w:del w:id="10546" w:author="Sam Sehgal (EXT Idiom)" w:date="2025-05-19T12:18:00Z" w16du:dateUtc="2025-05-19T02:18:00Z">
                    <w:r w:rsidRPr="00FE215C" w:rsidDel="00FE215C">
                      <w:rPr>
                        <w:rFonts w:asciiTheme="minorHAnsi" w:eastAsiaTheme="minorEastAsia" w:hAnsiTheme="minorHAnsi"/>
                        <w:b/>
                        <w:bCs/>
                        <w:highlight w:val="green"/>
                        <w:rPrChange w:id="10547" w:author="Sam Sehgal (EXT Idiom)" w:date="2025-05-19T12:18:00Z" w16du:dateUtc="2025-05-19T02:18:00Z">
                          <w:rPr>
                            <w:rFonts w:asciiTheme="minorHAnsi" w:eastAsiaTheme="minorEastAsia" w:hAnsiTheme="minorHAnsi"/>
                            <w:b/>
                            <w:bCs/>
                          </w:rPr>
                        </w:rPrChange>
                      </w:rPr>
                      <w:delText>&lt;</w:delText>
                    </w:r>
                  </w:del>
                  <w:ins w:id="10548" w:author="Sam Sehgal (EXT Idiom)" w:date="2024-09-12T15:45:00Z" w16du:dateUtc="2024-09-12T05:45:00Z">
                    <w:del w:id="10549" w:author="Sam Sehgal (EXT Idiom)" w:date="2025-05-19T12:18:00Z" w16du:dateUtc="2025-05-19T02:18:00Z">
                      <w:r w:rsidR="00CA72A3" w:rsidRPr="00FE215C" w:rsidDel="00FE215C">
                        <w:rPr>
                          <w:rFonts w:asciiTheme="minorHAnsi" w:eastAsiaTheme="minorEastAsia" w:hAnsiTheme="minorHAnsi" w:cstheme="minorBidi"/>
                          <w:b/>
                          <w:bCs/>
                          <w:highlight w:val="green"/>
                        </w:rPr>
                        <w:delText xml:space="preserve"> </w:delText>
                      </w:r>
                    </w:del>
                  </w:ins>
                  <w:ins w:id="10550" w:author="Sam Sehgal (EXT Idiom)" w:date="2024-09-17T15:04:00Z" w16du:dateUtc="2024-09-17T05:04:00Z">
                    <w:del w:id="10551" w:author="Sam Sehgal (EXT Idiom)" w:date="2025-05-19T12:18:00Z" w16du:dateUtc="2025-05-19T02:18:00Z">
                      <w:r w:rsidR="005575F9" w:rsidRPr="00FE215C" w:rsidDel="00FE215C">
                        <w:rPr>
                          <w:rFonts w:asciiTheme="minorHAnsi" w:eastAsiaTheme="minorEastAsia" w:hAnsiTheme="minorHAnsi"/>
                          <w:b/>
                          <w:bCs/>
                          <w:highlight w:val="green"/>
                          <w:rPrChange w:id="10552" w:author="Sam Sehgal (EXT Idiom)" w:date="2025-05-19T12:18:00Z" w16du:dateUtc="2025-05-19T02:18:00Z">
                            <w:rPr>
                              <w:rFonts w:asciiTheme="minorHAnsi" w:eastAsiaTheme="minorEastAsia" w:hAnsiTheme="minorHAnsi"/>
                              <w:b/>
                              <w:bCs/>
                            </w:rPr>
                          </w:rPrChange>
                        </w:rPr>
                        <w:delText>TotalAmountDue</w:delText>
                      </w:r>
                    </w:del>
                  </w:ins>
                  <w:ins w:id="10553" w:author="Sam Sehgal (EXT Idiom)" w:date="2024-09-17T15:06:00Z" w16du:dateUtc="2024-09-17T05:06:00Z">
                    <w:del w:id="10554" w:author="Sam Sehgal (EXT Idiom)" w:date="2025-05-19T12:18:00Z" w16du:dateUtc="2025-05-19T02:18:00Z">
                      <w:r w:rsidR="00505465" w:rsidRPr="00FE215C" w:rsidDel="00FE215C">
                        <w:rPr>
                          <w:rFonts w:asciiTheme="minorHAnsi" w:eastAsiaTheme="minorEastAsia" w:hAnsiTheme="minorHAnsi"/>
                          <w:b/>
                          <w:bCs/>
                          <w:highlight w:val="green"/>
                          <w:rPrChange w:id="10555" w:author="Sam Sehgal (EXT Idiom)" w:date="2025-05-19T12:18:00Z" w16du:dateUtc="2025-05-19T02:18:00Z">
                            <w:rPr>
                              <w:rFonts w:asciiTheme="minorHAnsi" w:eastAsiaTheme="minorEastAsia" w:hAnsiTheme="minorHAnsi"/>
                              <w:b/>
                              <w:bCs/>
                              <w:highlight w:val="yellow"/>
                            </w:rPr>
                          </w:rPrChange>
                        </w:rPr>
                        <w:delText>&gt;</w:delText>
                      </w:r>
                    </w:del>
                  </w:ins>
                </w:p>
              </w:tc>
            </w:tr>
          </w:tbl>
          <w:p w14:paraId="7A335680" w14:textId="77777777" w:rsidR="004731D1" w:rsidRPr="00FE215C" w:rsidRDefault="004731D1" w:rsidP="004731D1">
            <w:pPr>
              <w:pStyle w:val="TableBodycopy"/>
              <w:rPr>
                <w:rFonts w:asciiTheme="minorHAnsi" w:hAnsiTheme="minorHAnsi" w:cstheme="minorBidi"/>
                <w:szCs w:val="20"/>
                <w:highlight w:val="green"/>
                <w:rPrChange w:id="10556" w:author="Sam Sehgal (EXT Idiom)" w:date="2025-05-19T12:18:00Z" w16du:dateUtc="2025-05-19T02:18:00Z">
                  <w:rPr>
                    <w:rFonts w:asciiTheme="minorHAnsi" w:hAnsiTheme="minorHAnsi" w:cstheme="minorBidi"/>
                    <w:szCs w:val="20"/>
                  </w:rPr>
                </w:rPrChange>
              </w:rPr>
            </w:pPr>
          </w:p>
        </w:tc>
        <w:tc>
          <w:tcPr>
            <w:tcW w:w="1843" w:type="dxa"/>
          </w:tcPr>
          <w:p w14:paraId="6E080C85" w14:textId="087BBE55" w:rsidR="004731D1" w:rsidRPr="00FE215C" w:rsidDel="00FE215C" w:rsidRDefault="004731D1" w:rsidP="004731D1">
            <w:pPr>
              <w:tabs>
                <w:tab w:val="left" w:pos="774"/>
              </w:tabs>
              <w:rPr>
                <w:del w:id="10557" w:author="Sam Sehgal (EXT Idiom)" w:date="2025-05-19T12:18:00Z" w16du:dateUtc="2025-05-19T02:18:00Z"/>
                <w:rFonts w:asciiTheme="minorHAnsi" w:hAnsiTheme="minorHAnsi" w:cstheme="minorHAnsi"/>
                <w:b/>
                <w:bCs/>
                <w:sz w:val="20"/>
                <w:highlight w:val="green"/>
                <w:rPrChange w:id="10558" w:author="Sam Sehgal (EXT Idiom)" w:date="2025-05-19T12:18:00Z" w16du:dateUtc="2025-05-19T02:18:00Z">
                  <w:rPr>
                    <w:del w:id="10559" w:author="Sam Sehgal (EXT Idiom)" w:date="2025-05-19T12:18:00Z" w16du:dateUtc="2025-05-19T02:18:00Z"/>
                    <w:rFonts w:asciiTheme="minorHAnsi" w:hAnsiTheme="minorHAnsi" w:cstheme="minorHAnsi"/>
                    <w:b/>
                    <w:bCs/>
                    <w:sz w:val="20"/>
                  </w:rPr>
                </w:rPrChange>
              </w:rPr>
            </w:pPr>
            <w:del w:id="10560" w:author="Sam Sehgal (EXT Idiom)" w:date="2025-05-19T12:18:00Z" w16du:dateUtc="2025-05-19T02:18:00Z">
              <w:r w:rsidRPr="00FE215C" w:rsidDel="00FE215C">
                <w:rPr>
                  <w:rFonts w:asciiTheme="minorHAnsi" w:hAnsiTheme="minorHAnsi" w:cstheme="minorHAnsi"/>
                  <w:b/>
                  <w:bCs/>
                  <w:sz w:val="20"/>
                  <w:highlight w:val="green"/>
                  <w:rPrChange w:id="10561" w:author="Sam Sehgal (EXT Idiom)" w:date="2025-05-19T12:18:00Z" w16du:dateUtc="2025-05-19T02:18:00Z">
                    <w:rPr>
                      <w:rFonts w:asciiTheme="minorHAnsi" w:hAnsiTheme="minorHAnsi" w:cstheme="minorHAnsi"/>
                      <w:b/>
                      <w:bCs/>
                      <w:sz w:val="20"/>
                    </w:rPr>
                  </w:rPrChange>
                </w:rPr>
                <w:delText>IF</w:delText>
              </w:r>
            </w:del>
          </w:p>
          <w:p w14:paraId="45D54DD1" w14:textId="5B016C03" w:rsidR="004731D1" w:rsidRPr="00FE215C" w:rsidDel="00FE215C" w:rsidRDefault="004731D1" w:rsidP="004731D1">
            <w:pPr>
              <w:tabs>
                <w:tab w:val="left" w:pos="774"/>
              </w:tabs>
              <w:rPr>
                <w:del w:id="10562" w:author="Sam Sehgal (EXT Idiom)" w:date="2025-05-19T12:18:00Z" w16du:dateUtc="2025-05-19T02:18:00Z"/>
                <w:rFonts w:asciiTheme="minorHAnsi" w:eastAsiaTheme="minorEastAsia" w:hAnsiTheme="minorHAnsi"/>
                <w:sz w:val="20"/>
                <w:szCs w:val="20"/>
                <w:highlight w:val="green"/>
                <w:rPrChange w:id="10563" w:author="Sam Sehgal (EXT Idiom)" w:date="2025-05-19T12:18:00Z" w16du:dateUtc="2025-05-19T02:18:00Z">
                  <w:rPr>
                    <w:del w:id="10564" w:author="Sam Sehgal (EXT Idiom)" w:date="2025-05-19T12:18:00Z" w16du:dateUtc="2025-05-19T02:18:00Z"/>
                    <w:rFonts w:asciiTheme="minorHAnsi" w:eastAsiaTheme="minorEastAsia" w:hAnsiTheme="minorHAnsi"/>
                    <w:sz w:val="20"/>
                    <w:szCs w:val="20"/>
                  </w:rPr>
                </w:rPrChange>
              </w:rPr>
            </w:pPr>
            <w:del w:id="10565" w:author="Sam Sehgal (EXT Idiom)" w:date="2025-05-19T12:18:00Z" w16du:dateUtc="2025-05-19T02:18:00Z">
              <w:r w:rsidRPr="00FE215C" w:rsidDel="00FE215C">
                <w:rPr>
                  <w:rFonts w:asciiTheme="minorHAnsi" w:eastAsiaTheme="minorEastAsia" w:hAnsiTheme="minorHAnsi"/>
                  <w:sz w:val="20"/>
                  <w:szCs w:val="20"/>
                  <w:highlight w:val="green"/>
                  <w:rPrChange w:id="10566" w:author="Sam Sehgal (EXT Idiom)" w:date="2025-05-19T12:18:00Z" w16du:dateUtc="2025-05-19T02:18:00Z">
                    <w:rPr>
                      <w:rFonts w:asciiTheme="minorHAnsi" w:eastAsiaTheme="minorEastAsia" w:hAnsiTheme="minorHAnsi"/>
                      <w:sz w:val="20"/>
                      <w:szCs w:val="20"/>
                    </w:rPr>
                  </w:rPrChange>
                </w:rPr>
                <w:delText xml:space="preserve">&lt;DocumentSubType&gt; = "Endorsement" </w:delText>
              </w:r>
              <w:r w:rsidRPr="00FE215C" w:rsidDel="00FE215C">
                <w:rPr>
                  <w:rFonts w:asciiTheme="minorHAnsi" w:eastAsiaTheme="minorEastAsia" w:hAnsiTheme="minorHAnsi"/>
                  <w:b/>
                  <w:bCs/>
                  <w:sz w:val="20"/>
                  <w:szCs w:val="20"/>
                  <w:highlight w:val="green"/>
                  <w:rPrChange w:id="10567" w:author="Sam Sehgal (EXT Idiom)" w:date="2025-05-19T12:18:00Z" w16du:dateUtc="2025-05-19T02:18:00Z">
                    <w:rPr>
                      <w:rFonts w:asciiTheme="minorHAnsi" w:eastAsiaTheme="minorEastAsia" w:hAnsiTheme="minorHAnsi"/>
                      <w:b/>
                      <w:bCs/>
                      <w:sz w:val="20"/>
                      <w:szCs w:val="20"/>
                    </w:rPr>
                  </w:rPrChange>
                </w:rPr>
                <w:delText>AND</w:delText>
              </w:r>
              <w:r w:rsidRPr="00FE215C" w:rsidDel="00FE215C">
                <w:rPr>
                  <w:rFonts w:asciiTheme="minorHAnsi" w:eastAsiaTheme="minorEastAsia" w:hAnsiTheme="minorHAnsi"/>
                  <w:sz w:val="20"/>
                  <w:szCs w:val="20"/>
                  <w:highlight w:val="green"/>
                  <w:rPrChange w:id="10568" w:author="Sam Sehgal (EXT Idiom)" w:date="2025-05-19T12:18:00Z" w16du:dateUtc="2025-05-19T02:18:00Z">
                    <w:rPr>
                      <w:rFonts w:asciiTheme="minorHAnsi" w:eastAsiaTheme="minorEastAsia" w:hAnsiTheme="minorHAnsi"/>
                      <w:sz w:val="20"/>
                      <w:szCs w:val="20"/>
                    </w:rPr>
                  </w:rPrChange>
                </w:rPr>
                <w:delText xml:space="preserve"> &lt;PaymentFrequencyCode&gt; = "2|PaymentPlanAnnual" </w:delText>
              </w:r>
              <w:r w:rsidRPr="00FE215C" w:rsidDel="00FE215C">
                <w:rPr>
                  <w:rFonts w:asciiTheme="minorHAnsi" w:eastAsiaTheme="minorEastAsia" w:hAnsiTheme="minorHAnsi"/>
                  <w:b/>
                  <w:bCs/>
                  <w:sz w:val="20"/>
                  <w:szCs w:val="20"/>
                  <w:highlight w:val="green"/>
                  <w:rPrChange w:id="10569" w:author="Sam Sehgal (EXT Idiom)" w:date="2025-05-19T12:18:00Z" w16du:dateUtc="2025-05-19T02:18:00Z">
                    <w:rPr>
                      <w:rFonts w:asciiTheme="minorHAnsi" w:eastAsiaTheme="minorEastAsia" w:hAnsiTheme="minorHAnsi"/>
                      <w:b/>
                      <w:bCs/>
                      <w:sz w:val="20"/>
                      <w:szCs w:val="20"/>
                    </w:rPr>
                  </w:rPrChange>
                </w:rPr>
                <w:delText>AND</w:delText>
              </w:r>
              <w:r w:rsidRPr="00FE215C" w:rsidDel="00FE215C">
                <w:rPr>
                  <w:rFonts w:asciiTheme="minorHAnsi" w:eastAsiaTheme="minorEastAsia" w:hAnsiTheme="minorHAnsi"/>
                  <w:sz w:val="20"/>
                  <w:szCs w:val="20"/>
                  <w:highlight w:val="green"/>
                  <w:rPrChange w:id="10570" w:author="Sam Sehgal (EXT Idiom)" w:date="2025-05-19T12:18:00Z" w16du:dateUtc="2025-05-19T02:18:00Z">
                    <w:rPr>
                      <w:rFonts w:asciiTheme="minorHAnsi" w:eastAsiaTheme="minorEastAsia" w:hAnsiTheme="minorHAnsi"/>
                      <w:sz w:val="20"/>
                      <w:szCs w:val="20"/>
                    </w:rPr>
                  </w:rPrChange>
                </w:rPr>
                <w:delText xml:space="preserve"> </w:delText>
              </w:r>
              <w:r w:rsidRPr="00FE215C" w:rsidDel="00FE215C">
                <w:rPr>
                  <w:rFonts w:asciiTheme="minorHAnsi" w:eastAsiaTheme="minorEastAsia" w:hAnsiTheme="minorHAnsi"/>
                  <w:b/>
                  <w:bCs/>
                  <w:sz w:val="20"/>
                  <w:szCs w:val="20"/>
                  <w:highlight w:val="green"/>
                  <w:rPrChange w:id="10571" w:author="Sam Sehgal (EXT Idiom)" w:date="2025-05-19T12:18:00Z" w16du:dateUtc="2025-05-19T02:18:00Z">
                    <w:rPr>
                      <w:rFonts w:asciiTheme="minorHAnsi" w:eastAsiaTheme="minorEastAsia" w:hAnsiTheme="minorHAnsi"/>
                      <w:b/>
                      <w:bCs/>
                      <w:sz w:val="20"/>
                      <w:szCs w:val="20"/>
                    </w:rPr>
                  </w:rPrChange>
                </w:rPr>
                <w:delText>&lt;</w:delText>
              </w:r>
              <w:r w:rsidRPr="00FE215C" w:rsidDel="00FE215C">
                <w:rPr>
                  <w:rFonts w:asciiTheme="minorHAnsi" w:eastAsiaTheme="minorEastAsia" w:hAnsiTheme="minorHAnsi"/>
                  <w:sz w:val="20"/>
                  <w:szCs w:val="20"/>
                  <w:highlight w:val="green"/>
                  <w:rPrChange w:id="10572" w:author="Sam Sehgal (EXT Idiom)" w:date="2025-05-19T12:18:00Z" w16du:dateUtc="2025-05-19T02:18:00Z">
                    <w:rPr>
                      <w:rFonts w:asciiTheme="minorHAnsi" w:eastAsiaTheme="minorEastAsia" w:hAnsiTheme="minorHAnsi"/>
                      <w:sz w:val="20"/>
                      <w:szCs w:val="20"/>
                    </w:rPr>
                  </w:rPrChange>
                </w:rPr>
                <w:delText>TransactionPremium</w:delText>
              </w:r>
              <w:r w:rsidRPr="00FE215C" w:rsidDel="00FE215C">
                <w:rPr>
                  <w:rFonts w:asciiTheme="minorHAnsi" w:eastAsiaTheme="minorEastAsia" w:hAnsiTheme="minorHAnsi"/>
                  <w:b/>
                  <w:bCs/>
                  <w:sz w:val="20"/>
                  <w:szCs w:val="20"/>
                  <w:highlight w:val="green"/>
                  <w:rPrChange w:id="10573" w:author="Sam Sehgal (EXT Idiom)" w:date="2025-05-19T12:18:00Z" w16du:dateUtc="2025-05-19T02:18:00Z">
                    <w:rPr>
                      <w:rFonts w:asciiTheme="minorHAnsi" w:eastAsiaTheme="minorEastAsia" w:hAnsiTheme="minorHAnsi"/>
                      <w:b/>
                      <w:bCs/>
                      <w:sz w:val="20"/>
                      <w:szCs w:val="20"/>
                    </w:rPr>
                  </w:rPrChange>
                </w:rPr>
                <w:delText xml:space="preserve">&gt; LESS THAN 0 AND </w:delText>
              </w:r>
              <w:r w:rsidRPr="00FE215C" w:rsidDel="00FE215C">
                <w:rPr>
                  <w:rFonts w:asciiTheme="minorHAnsi" w:eastAsiaTheme="minorEastAsia" w:hAnsiTheme="minorHAnsi"/>
                  <w:color w:val="000000" w:themeColor="text1"/>
                  <w:sz w:val="20"/>
                  <w:szCs w:val="20"/>
                  <w:highlight w:val="green"/>
                  <w:rPrChange w:id="10574" w:author="Sam Sehgal (EXT Idiom)" w:date="2025-05-19T12:18:00Z" w16du:dateUtc="2025-05-19T02:18:00Z">
                    <w:rPr>
                      <w:rFonts w:asciiTheme="minorHAnsi" w:eastAsiaTheme="minorEastAsia" w:hAnsiTheme="minorHAnsi"/>
                      <w:color w:val="000000" w:themeColor="text1"/>
                      <w:sz w:val="20"/>
                      <w:szCs w:val="20"/>
                    </w:rPr>
                  </w:rPrChange>
                </w:rPr>
                <w:delText>&lt;</w:delText>
              </w:r>
              <w:r w:rsidRPr="00FE215C" w:rsidDel="00FE215C">
                <w:rPr>
                  <w:rFonts w:asciiTheme="minorHAnsi" w:eastAsiaTheme="minorEastAsia" w:hAnsiTheme="minorHAnsi"/>
                  <w:color w:val="444444"/>
                  <w:sz w:val="20"/>
                  <w:szCs w:val="20"/>
                  <w:highlight w:val="green"/>
                  <w:rPrChange w:id="10575" w:author="Sam Sehgal (EXT Idiom)" w:date="2025-05-19T12:18:00Z" w16du:dateUtc="2025-05-19T02:18:00Z">
                    <w:rPr>
                      <w:rFonts w:asciiTheme="minorHAnsi" w:eastAsiaTheme="minorEastAsia" w:hAnsiTheme="minorHAnsi"/>
                      <w:color w:val="444444"/>
                      <w:sz w:val="20"/>
                      <w:szCs w:val="20"/>
                    </w:rPr>
                  </w:rPrChange>
                </w:rPr>
                <w:delText>AmountDue</w:delText>
              </w:r>
              <w:r w:rsidRPr="00FE215C" w:rsidDel="00FE215C">
                <w:rPr>
                  <w:rFonts w:asciiTheme="minorHAnsi" w:eastAsiaTheme="minorEastAsia" w:hAnsiTheme="minorHAnsi"/>
                  <w:color w:val="000000" w:themeColor="text1"/>
                  <w:sz w:val="20"/>
                  <w:szCs w:val="20"/>
                  <w:highlight w:val="green"/>
                  <w:rPrChange w:id="10576" w:author="Sam Sehgal (EXT Idiom)" w:date="2025-05-19T12:18:00Z" w16du:dateUtc="2025-05-19T02:18:00Z">
                    <w:rPr>
                      <w:rFonts w:asciiTheme="minorHAnsi" w:eastAsiaTheme="minorEastAsia" w:hAnsiTheme="minorHAnsi"/>
                      <w:color w:val="000000" w:themeColor="text1"/>
                      <w:sz w:val="20"/>
                      <w:szCs w:val="20"/>
                    </w:rPr>
                  </w:rPrChange>
                </w:rPr>
                <w:delText>&gt; GREATER THAN 0</w:delText>
              </w:r>
              <w:r w:rsidRPr="00FE215C" w:rsidDel="00FE215C">
                <w:rPr>
                  <w:rFonts w:asciiTheme="minorHAnsi" w:eastAsiaTheme="minorEastAsia" w:hAnsiTheme="minorHAnsi"/>
                  <w:sz w:val="20"/>
                  <w:szCs w:val="20"/>
                  <w:highlight w:val="green"/>
                  <w:rPrChange w:id="10577" w:author="Sam Sehgal (EXT Idiom)" w:date="2025-05-19T12:18:00Z" w16du:dateUtc="2025-05-19T02:18:00Z">
                    <w:rPr>
                      <w:rFonts w:asciiTheme="minorHAnsi" w:eastAsiaTheme="minorEastAsia" w:hAnsiTheme="minorHAnsi"/>
                      <w:sz w:val="20"/>
                      <w:szCs w:val="20"/>
                    </w:rPr>
                  </w:rPrChange>
                </w:rPr>
                <w:delText xml:space="preserve"> </w:delText>
              </w:r>
            </w:del>
          </w:p>
          <w:p w14:paraId="23171C60" w14:textId="2AB7CDE2" w:rsidR="004731D1" w:rsidRPr="00FE215C" w:rsidDel="00FE215C" w:rsidRDefault="004731D1" w:rsidP="004731D1">
            <w:pPr>
              <w:tabs>
                <w:tab w:val="left" w:pos="774"/>
              </w:tabs>
              <w:rPr>
                <w:del w:id="10578" w:author="Sam Sehgal (EXT Idiom)" w:date="2025-05-19T12:18:00Z" w16du:dateUtc="2025-05-19T02:18:00Z"/>
                <w:rFonts w:asciiTheme="minorHAnsi" w:hAnsiTheme="minorHAnsi" w:cstheme="minorHAnsi"/>
                <w:sz w:val="20"/>
                <w:highlight w:val="green"/>
                <w:rPrChange w:id="10579" w:author="Sam Sehgal (EXT Idiom)" w:date="2025-05-19T12:18:00Z" w16du:dateUtc="2025-05-19T02:18:00Z">
                  <w:rPr>
                    <w:del w:id="10580" w:author="Sam Sehgal (EXT Idiom)" w:date="2025-05-19T12:18:00Z" w16du:dateUtc="2025-05-19T02:18:00Z"/>
                    <w:rFonts w:asciiTheme="minorHAnsi" w:hAnsiTheme="minorHAnsi" w:cstheme="minorHAnsi"/>
                    <w:sz w:val="20"/>
                  </w:rPr>
                </w:rPrChange>
              </w:rPr>
            </w:pPr>
            <w:del w:id="10581" w:author="Sam Sehgal (EXT Idiom)" w:date="2025-05-19T12:18:00Z" w16du:dateUtc="2025-05-19T02:18:00Z">
              <w:r w:rsidRPr="00FE215C" w:rsidDel="00FE215C">
                <w:rPr>
                  <w:rFonts w:asciiTheme="minorHAnsi" w:hAnsiTheme="minorHAnsi" w:cstheme="minorHAnsi"/>
                  <w:b/>
                  <w:bCs/>
                  <w:sz w:val="20"/>
                  <w:highlight w:val="green"/>
                  <w:rPrChange w:id="10582" w:author="Sam Sehgal (EXT Idiom)" w:date="2025-05-19T12:18:00Z" w16du:dateUtc="2025-05-19T02:18:00Z">
                    <w:rPr>
                      <w:rFonts w:asciiTheme="minorHAnsi" w:hAnsiTheme="minorHAnsi" w:cstheme="minorHAnsi"/>
                      <w:b/>
                      <w:bCs/>
                      <w:sz w:val="20"/>
                    </w:rPr>
                  </w:rPrChange>
                </w:rPr>
                <w:delText>THEN</w:delText>
              </w:r>
              <w:r w:rsidRPr="00FE215C" w:rsidDel="00FE215C">
                <w:rPr>
                  <w:rFonts w:asciiTheme="minorHAnsi" w:hAnsiTheme="minorHAnsi" w:cstheme="minorHAnsi"/>
                  <w:sz w:val="20"/>
                  <w:highlight w:val="green"/>
                  <w:rPrChange w:id="10583" w:author="Sam Sehgal (EXT Idiom)" w:date="2025-05-19T12:18:00Z" w16du:dateUtc="2025-05-19T02:18:00Z">
                    <w:rPr>
                      <w:rFonts w:asciiTheme="minorHAnsi" w:hAnsiTheme="minorHAnsi" w:cstheme="minorHAnsi"/>
                      <w:sz w:val="20"/>
                    </w:rPr>
                  </w:rPrChange>
                </w:rPr>
                <w:delText xml:space="preserve"> display</w:delText>
              </w:r>
            </w:del>
          </w:p>
          <w:p w14:paraId="1E8A7672" w14:textId="1938E805" w:rsidR="004731D1" w:rsidRPr="00FE215C" w:rsidRDefault="004731D1" w:rsidP="004731D1">
            <w:pPr>
              <w:tabs>
                <w:tab w:val="left" w:pos="774"/>
              </w:tabs>
              <w:rPr>
                <w:rFonts w:asciiTheme="minorHAnsi" w:hAnsiTheme="minorHAnsi" w:cstheme="minorHAnsi"/>
                <w:b/>
                <w:bCs/>
                <w:sz w:val="20"/>
                <w:highlight w:val="green"/>
                <w:rPrChange w:id="10584" w:author="Sam Sehgal (EXT Idiom)" w:date="2025-05-19T12:18:00Z" w16du:dateUtc="2025-05-19T02:18:00Z">
                  <w:rPr>
                    <w:rFonts w:asciiTheme="minorHAnsi" w:hAnsiTheme="minorHAnsi" w:cstheme="minorHAnsi"/>
                    <w:b/>
                    <w:bCs/>
                    <w:sz w:val="20"/>
                  </w:rPr>
                </w:rPrChange>
              </w:rPr>
            </w:pPr>
            <w:del w:id="10585" w:author="Sam Sehgal (EXT Idiom)" w:date="2025-05-19T12:18:00Z" w16du:dateUtc="2025-05-19T02:18:00Z">
              <w:r w:rsidRPr="00FE215C" w:rsidDel="00FE215C">
                <w:rPr>
                  <w:rFonts w:asciiTheme="minorHAnsi" w:hAnsiTheme="minorHAnsi" w:cstheme="minorHAnsi"/>
                  <w:b/>
                  <w:bCs/>
                  <w:sz w:val="20"/>
                  <w:highlight w:val="green"/>
                  <w:rPrChange w:id="10586" w:author="Sam Sehgal (EXT Idiom)" w:date="2025-05-19T12:18:00Z" w16du:dateUtc="2025-05-19T02:18:00Z">
                    <w:rPr>
                      <w:rFonts w:asciiTheme="minorHAnsi" w:hAnsiTheme="minorHAnsi" w:cstheme="minorHAnsi"/>
                      <w:b/>
                      <w:bCs/>
                      <w:sz w:val="20"/>
                    </w:rPr>
                  </w:rPrChange>
                </w:rPr>
                <w:delText xml:space="preserve">ELSE </w:delText>
              </w:r>
              <w:r w:rsidRPr="00FE215C" w:rsidDel="00FE215C">
                <w:rPr>
                  <w:rFonts w:asciiTheme="minorHAnsi" w:hAnsiTheme="minorHAnsi" w:cstheme="minorHAnsi"/>
                  <w:sz w:val="20"/>
                  <w:highlight w:val="green"/>
                  <w:rPrChange w:id="10587" w:author="Sam Sehgal (EXT Idiom)" w:date="2025-05-19T12:18:00Z" w16du:dateUtc="2025-05-19T02:18:00Z">
                    <w:rPr>
                      <w:rFonts w:asciiTheme="minorHAnsi" w:hAnsiTheme="minorHAnsi" w:cstheme="minorHAnsi"/>
                      <w:sz w:val="20"/>
                    </w:rPr>
                  </w:rPrChange>
                </w:rPr>
                <w:delText>do not display</w:delText>
              </w:r>
            </w:del>
          </w:p>
        </w:tc>
        <w:tc>
          <w:tcPr>
            <w:tcW w:w="851" w:type="dxa"/>
          </w:tcPr>
          <w:p w14:paraId="6F9CA81B" w14:textId="5F624535" w:rsidR="004731D1" w:rsidRPr="00FE215C" w:rsidDel="00FE215C" w:rsidRDefault="004731D1" w:rsidP="004731D1">
            <w:pPr>
              <w:spacing w:after="120"/>
              <w:rPr>
                <w:del w:id="10588" w:author="Sam Sehgal (EXT Idiom)" w:date="2025-05-19T12:18:00Z" w16du:dateUtc="2025-05-19T02:18:00Z"/>
                <w:rFonts w:asciiTheme="minorHAnsi" w:hAnsiTheme="minorHAnsi" w:cstheme="minorHAnsi"/>
                <w:color w:val="000000"/>
                <w:sz w:val="18"/>
                <w:szCs w:val="18"/>
                <w:highlight w:val="green"/>
                <w:rPrChange w:id="10589" w:author="Sam Sehgal (EXT Idiom)" w:date="2025-05-19T12:18:00Z" w16du:dateUtc="2025-05-19T02:18:00Z">
                  <w:rPr>
                    <w:del w:id="10590" w:author="Sam Sehgal (EXT Idiom)" w:date="2025-05-19T12:18:00Z" w16du:dateUtc="2025-05-19T02:18:00Z"/>
                    <w:rFonts w:asciiTheme="minorHAnsi" w:hAnsiTheme="minorHAnsi" w:cstheme="minorHAnsi"/>
                    <w:color w:val="000000"/>
                    <w:sz w:val="18"/>
                    <w:szCs w:val="18"/>
                  </w:rPr>
                </w:rPrChange>
              </w:rPr>
            </w:pPr>
            <w:del w:id="10591" w:author="Sam Sehgal (EXT Idiom)" w:date="2025-05-19T12:18:00Z" w16du:dateUtc="2025-05-19T02:18:00Z">
              <w:r w:rsidRPr="00FE215C" w:rsidDel="00FE215C">
                <w:rPr>
                  <w:rFonts w:asciiTheme="minorHAnsi" w:hAnsiTheme="minorHAnsi" w:cstheme="minorHAnsi"/>
                  <w:color w:val="000000"/>
                  <w:sz w:val="18"/>
                  <w:szCs w:val="18"/>
                  <w:highlight w:val="green"/>
                  <w:rPrChange w:id="10592" w:author="Sam Sehgal (EXT Idiom)" w:date="2025-05-19T12:18:00Z" w16du:dateUtc="2025-05-19T02:18:00Z">
                    <w:rPr>
                      <w:rFonts w:asciiTheme="minorHAnsi" w:hAnsiTheme="minorHAnsi" w:cstheme="minorHAnsi"/>
                      <w:color w:val="000000"/>
                      <w:sz w:val="18"/>
                      <w:szCs w:val="18"/>
                    </w:rPr>
                  </w:rPrChange>
                </w:rPr>
                <w:delText>Column 1 text:</w:delText>
              </w:r>
            </w:del>
          </w:p>
          <w:p w14:paraId="67EA1176" w14:textId="76463A74" w:rsidR="004731D1" w:rsidRPr="00FE215C" w:rsidDel="00FE215C" w:rsidRDefault="004731D1" w:rsidP="004731D1">
            <w:pPr>
              <w:spacing w:after="120"/>
              <w:rPr>
                <w:del w:id="10593" w:author="Sam Sehgal (EXT Idiom)" w:date="2025-05-19T12:18:00Z" w16du:dateUtc="2025-05-19T02:18:00Z"/>
                <w:rFonts w:asciiTheme="minorHAnsi" w:hAnsiTheme="minorHAnsi" w:cstheme="minorHAnsi"/>
                <w:color w:val="000000"/>
                <w:sz w:val="18"/>
                <w:szCs w:val="18"/>
                <w:highlight w:val="green"/>
                <w:rPrChange w:id="10594" w:author="Sam Sehgal (EXT Idiom)" w:date="2025-05-19T12:18:00Z" w16du:dateUtc="2025-05-19T02:18:00Z">
                  <w:rPr>
                    <w:del w:id="10595" w:author="Sam Sehgal (EXT Idiom)" w:date="2025-05-19T12:18:00Z" w16du:dateUtc="2025-05-19T02:18:00Z"/>
                    <w:rFonts w:asciiTheme="minorHAnsi" w:hAnsiTheme="minorHAnsi" w:cstheme="minorHAnsi"/>
                    <w:color w:val="000000"/>
                    <w:sz w:val="18"/>
                    <w:szCs w:val="18"/>
                  </w:rPr>
                </w:rPrChange>
              </w:rPr>
            </w:pPr>
            <w:del w:id="10596" w:author="Sam Sehgal (EXT Idiom)" w:date="2025-05-19T12:18:00Z" w16du:dateUtc="2025-05-19T02:18:00Z">
              <w:r w:rsidRPr="00FE215C" w:rsidDel="00FE215C">
                <w:rPr>
                  <w:rFonts w:asciiTheme="minorHAnsi" w:hAnsiTheme="minorHAnsi" w:cstheme="minorHAnsi"/>
                  <w:color w:val="000000"/>
                  <w:sz w:val="18"/>
                  <w:szCs w:val="18"/>
                  <w:highlight w:val="green"/>
                  <w:rPrChange w:id="10597" w:author="Sam Sehgal (EXT Idiom)" w:date="2025-05-19T12:18:00Z" w16du:dateUtc="2025-05-19T02:18:00Z">
                    <w:rPr>
                      <w:rFonts w:asciiTheme="minorHAnsi" w:hAnsiTheme="minorHAnsi" w:cstheme="minorHAnsi"/>
                      <w:color w:val="000000"/>
                      <w:sz w:val="18"/>
                      <w:szCs w:val="18"/>
                    </w:rPr>
                  </w:rPrChange>
                </w:rPr>
                <w:delText xml:space="preserve">Bodycopy_COI </w:delText>
              </w:r>
            </w:del>
          </w:p>
          <w:p w14:paraId="19ACCD3D" w14:textId="5D4C14D9" w:rsidR="004731D1" w:rsidRPr="00FE215C" w:rsidDel="00FE215C" w:rsidRDefault="004731D1" w:rsidP="004731D1">
            <w:pPr>
              <w:spacing w:after="120"/>
              <w:rPr>
                <w:del w:id="10598" w:author="Sam Sehgal (EXT Idiom)" w:date="2025-05-19T12:18:00Z" w16du:dateUtc="2025-05-19T02:18:00Z"/>
                <w:rFonts w:asciiTheme="minorHAnsi" w:hAnsiTheme="minorHAnsi" w:cstheme="minorHAnsi"/>
                <w:color w:val="000000"/>
                <w:sz w:val="18"/>
                <w:szCs w:val="18"/>
                <w:highlight w:val="green"/>
                <w:rPrChange w:id="10599" w:author="Sam Sehgal (EXT Idiom)" w:date="2025-05-19T12:18:00Z" w16du:dateUtc="2025-05-19T02:18:00Z">
                  <w:rPr>
                    <w:del w:id="10600" w:author="Sam Sehgal (EXT Idiom)" w:date="2025-05-19T12:18:00Z" w16du:dateUtc="2025-05-19T02:18:00Z"/>
                    <w:rFonts w:asciiTheme="minorHAnsi" w:hAnsiTheme="minorHAnsi" w:cstheme="minorHAnsi"/>
                    <w:color w:val="000000"/>
                    <w:sz w:val="18"/>
                    <w:szCs w:val="18"/>
                  </w:rPr>
                </w:rPrChange>
              </w:rPr>
            </w:pPr>
            <w:del w:id="10601" w:author="Sam Sehgal (EXT Idiom)" w:date="2025-05-19T12:18:00Z" w16du:dateUtc="2025-05-19T02:18:00Z">
              <w:r w:rsidRPr="00FE215C" w:rsidDel="00FE215C">
                <w:rPr>
                  <w:rFonts w:asciiTheme="minorHAnsi" w:hAnsiTheme="minorHAnsi" w:cstheme="minorHAnsi"/>
                  <w:color w:val="000000"/>
                  <w:sz w:val="18"/>
                  <w:szCs w:val="18"/>
                  <w:highlight w:val="green"/>
                  <w:rPrChange w:id="10602" w:author="Sam Sehgal (EXT Idiom)" w:date="2025-05-19T12:18:00Z" w16du:dateUtc="2025-05-19T02:18:00Z">
                    <w:rPr>
                      <w:rFonts w:asciiTheme="minorHAnsi" w:hAnsiTheme="minorHAnsi" w:cstheme="minorHAnsi"/>
                      <w:color w:val="000000"/>
                      <w:sz w:val="18"/>
                      <w:szCs w:val="18"/>
                    </w:rPr>
                  </w:rPrChange>
                </w:rPr>
                <w:delText>Column 2 text:</w:delText>
              </w:r>
            </w:del>
          </w:p>
          <w:p w14:paraId="40EEB653" w14:textId="4AC8C1EA" w:rsidR="004731D1" w:rsidRPr="00FE215C" w:rsidRDefault="004731D1" w:rsidP="004731D1">
            <w:pPr>
              <w:tabs>
                <w:tab w:val="left" w:pos="1800"/>
              </w:tabs>
              <w:rPr>
                <w:rFonts w:asciiTheme="minorHAnsi" w:hAnsiTheme="minorHAnsi" w:cstheme="minorHAnsi"/>
                <w:bCs/>
                <w:sz w:val="20"/>
                <w:szCs w:val="20"/>
                <w:highlight w:val="green"/>
                <w:rPrChange w:id="10603" w:author="Sam Sehgal (EXT Idiom)" w:date="2025-05-19T12:18:00Z" w16du:dateUtc="2025-05-19T02:18:00Z">
                  <w:rPr>
                    <w:rFonts w:asciiTheme="minorHAnsi" w:hAnsiTheme="minorHAnsi" w:cstheme="minorHAnsi"/>
                    <w:bCs/>
                    <w:sz w:val="20"/>
                    <w:szCs w:val="20"/>
                  </w:rPr>
                </w:rPrChange>
              </w:rPr>
            </w:pPr>
            <w:del w:id="10604" w:author="Sam Sehgal (EXT Idiom)" w:date="2025-05-19T12:18:00Z" w16du:dateUtc="2025-05-19T02:18:00Z">
              <w:r w:rsidRPr="00FE215C" w:rsidDel="00FE215C">
                <w:rPr>
                  <w:rFonts w:asciiTheme="minorHAnsi" w:hAnsiTheme="minorHAnsi" w:cstheme="minorHAnsi"/>
                  <w:color w:val="000000"/>
                  <w:sz w:val="18"/>
                  <w:szCs w:val="18"/>
                  <w:highlight w:val="green"/>
                  <w:rPrChange w:id="10605" w:author="Sam Sehgal (EXT Idiom)" w:date="2025-05-19T12:18:00Z" w16du:dateUtc="2025-05-19T02:18:00Z">
                    <w:rPr>
                      <w:rFonts w:asciiTheme="minorHAnsi" w:hAnsiTheme="minorHAnsi" w:cstheme="minorHAnsi"/>
                      <w:color w:val="000000"/>
                      <w:sz w:val="18"/>
                      <w:szCs w:val="18"/>
                    </w:rPr>
                  </w:rPrChange>
                </w:rPr>
                <w:delText>Table_Heading_3</w:delText>
              </w:r>
            </w:del>
          </w:p>
        </w:tc>
      </w:tr>
      <w:tr w:rsidR="004731D1" w:rsidRPr="00BD6987" w14:paraId="27AFFCBD" w14:textId="77777777" w:rsidTr="5DAD8829">
        <w:trPr>
          <w:cantSplit/>
        </w:trPr>
        <w:tc>
          <w:tcPr>
            <w:tcW w:w="1013" w:type="dxa"/>
          </w:tcPr>
          <w:p w14:paraId="13AF6EBB" w14:textId="0400082A" w:rsidR="004731D1" w:rsidRPr="00FE215C" w:rsidRDefault="004731D1" w:rsidP="004731D1">
            <w:pPr>
              <w:tabs>
                <w:tab w:val="left" w:pos="1800"/>
              </w:tabs>
              <w:rPr>
                <w:rFonts w:asciiTheme="minorHAnsi" w:hAnsiTheme="minorHAnsi" w:cstheme="minorHAnsi"/>
                <w:b/>
                <w:sz w:val="20"/>
                <w:szCs w:val="20"/>
                <w:highlight w:val="green"/>
                <w:rPrChange w:id="10606" w:author="Sam Sehgal (EXT Idiom)" w:date="2025-05-19T12:18:00Z" w16du:dateUtc="2025-05-19T02:18:00Z">
                  <w:rPr>
                    <w:rFonts w:asciiTheme="minorHAnsi" w:hAnsiTheme="minorHAnsi" w:cstheme="minorHAnsi"/>
                    <w:b/>
                    <w:sz w:val="20"/>
                    <w:szCs w:val="20"/>
                  </w:rPr>
                </w:rPrChange>
              </w:rPr>
            </w:pPr>
            <w:del w:id="10607" w:author="Sam Sehgal (EXT Idiom)" w:date="2025-05-19T12:18:00Z" w16du:dateUtc="2025-05-19T02:18:00Z">
              <w:r w:rsidRPr="00FE215C" w:rsidDel="00FE215C">
                <w:rPr>
                  <w:rFonts w:asciiTheme="minorHAnsi" w:hAnsiTheme="minorHAnsi" w:cstheme="minorHAnsi"/>
                  <w:bCs/>
                  <w:sz w:val="20"/>
                  <w:szCs w:val="20"/>
                  <w:highlight w:val="green"/>
                  <w:rPrChange w:id="10608" w:author="Sam Sehgal (EXT Idiom)" w:date="2025-05-19T12:18:00Z" w16du:dateUtc="2025-05-19T02:18:00Z">
                    <w:rPr>
                      <w:rFonts w:asciiTheme="minorHAnsi" w:hAnsiTheme="minorHAnsi" w:cstheme="minorHAnsi"/>
                      <w:bCs/>
                      <w:sz w:val="20"/>
                      <w:szCs w:val="20"/>
                    </w:rPr>
                  </w:rPrChange>
                </w:rPr>
                <w:delText>YRP 18</w:delText>
              </w:r>
            </w:del>
          </w:p>
        </w:tc>
        <w:tc>
          <w:tcPr>
            <w:tcW w:w="1534" w:type="dxa"/>
          </w:tcPr>
          <w:p w14:paraId="6DE0547B" w14:textId="175534AA" w:rsidR="004731D1" w:rsidRPr="00FE215C" w:rsidDel="00FE215C" w:rsidRDefault="004731D1" w:rsidP="004731D1">
            <w:pPr>
              <w:tabs>
                <w:tab w:val="left" w:pos="1800"/>
              </w:tabs>
              <w:rPr>
                <w:del w:id="10609" w:author="Sam Sehgal (EXT Idiom)" w:date="2025-05-19T12:18:00Z" w16du:dateUtc="2025-05-19T02:18:00Z"/>
                <w:rFonts w:asciiTheme="minorHAnsi" w:hAnsiTheme="minorHAnsi" w:cstheme="minorHAnsi"/>
                <w:sz w:val="20"/>
                <w:highlight w:val="green"/>
                <w:rPrChange w:id="10610" w:author="Sam Sehgal (EXT Idiom)" w:date="2025-05-19T12:18:00Z" w16du:dateUtc="2025-05-19T02:18:00Z">
                  <w:rPr>
                    <w:del w:id="10611" w:author="Sam Sehgal (EXT Idiom)" w:date="2025-05-19T12:18:00Z" w16du:dateUtc="2025-05-19T02:18:00Z"/>
                    <w:rFonts w:asciiTheme="minorHAnsi" w:hAnsiTheme="minorHAnsi" w:cstheme="minorHAnsi"/>
                    <w:sz w:val="20"/>
                  </w:rPr>
                </w:rPrChange>
              </w:rPr>
            </w:pPr>
            <w:del w:id="10612" w:author="Sam Sehgal (EXT Idiom)" w:date="2025-05-19T12:18:00Z" w16du:dateUtc="2025-05-19T02:18:00Z">
              <w:r w:rsidRPr="00FE215C" w:rsidDel="00FE215C">
                <w:rPr>
                  <w:rFonts w:asciiTheme="minorHAnsi" w:eastAsiaTheme="minorEastAsia" w:hAnsiTheme="minorHAnsi"/>
                  <w:sz w:val="20"/>
                  <w:szCs w:val="20"/>
                  <w:highlight w:val="green"/>
                  <w:rPrChange w:id="10613" w:author="Sam Sehgal (EXT Idiom)" w:date="2025-05-19T12:18:00Z" w16du:dateUtc="2025-05-19T02:18:00Z">
                    <w:rPr>
                      <w:rFonts w:asciiTheme="minorHAnsi" w:eastAsiaTheme="minorEastAsia" w:hAnsiTheme="minorHAnsi"/>
                      <w:sz w:val="20"/>
                      <w:szCs w:val="20"/>
                    </w:rPr>
                  </w:rPrChange>
                </w:rPr>
                <w:delText xml:space="preserve">&lt;PaymentMethodCode&gt; </w:delText>
              </w:r>
              <w:r w:rsidRPr="00FE215C" w:rsidDel="00FE215C">
                <w:rPr>
                  <w:rFonts w:asciiTheme="minorHAnsi" w:hAnsiTheme="minorHAnsi" w:cstheme="minorHAnsi"/>
                  <w:sz w:val="20"/>
                  <w:highlight w:val="green"/>
                  <w:rPrChange w:id="10614" w:author="Sam Sehgal (EXT Idiom)" w:date="2025-05-19T12:18:00Z" w16du:dateUtc="2025-05-19T02:18:00Z">
                    <w:rPr>
                      <w:rFonts w:asciiTheme="minorHAnsi" w:hAnsiTheme="minorHAnsi" w:cstheme="minorHAnsi"/>
                      <w:sz w:val="20"/>
                    </w:rPr>
                  </w:rPrChange>
                </w:rPr>
                <w:delText>&lt;PaymentFrequencyCode&gt;</w:delText>
              </w:r>
            </w:del>
          </w:p>
          <w:p w14:paraId="5215D7FC" w14:textId="21538950" w:rsidR="004731D1" w:rsidRPr="00FE215C" w:rsidDel="00FE215C" w:rsidRDefault="004731D1" w:rsidP="004731D1">
            <w:pPr>
              <w:tabs>
                <w:tab w:val="left" w:pos="1800"/>
              </w:tabs>
              <w:rPr>
                <w:del w:id="10615" w:author="Sam Sehgal (EXT Idiom)" w:date="2025-05-19T12:18:00Z" w16du:dateUtc="2025-05-19T02:18:00Z"/>
                <w:rFonts w:asciiTheme="minorHAnsi" w:eastAsiaTheme="minorEastAsia" w:hAnsiTheme="minorHAnsi"/>
                <w:b/>
                <w:bCs/>
                <w:sz w:val="20"/>
                <w:szCs w:val="20"/>
                <w:highlight w:val="green"/>
                <w:rPrChange w:id="10616" w:author="Sam Sehgal (EXT Idiom)" w:date="2025-05-19T12:18:00Z" w16du:dateUtc="2025-05-19T02:18:00Z">
                  <w:rPr>
                    <w:del w:id="10617" w:author="Sam Sehgal (EXT Idiom)" w:date="2025-05-19T12:18:00Z" w16du:dateUtc="2025-05-19T02:18:00Z"/>
                    <w:rFonts w:asciiTheme="minorHAnsi" w:eastAsiaTheme="minorEastAsia" w:hAnsiTheme="minorHAnsi"/>
                    <w:b/>
                    <w:bCs/>
                    <w:sz w:val="20"/>
                    <w:szCs w:val="20"/>
                  </w:rPr>
                </w:rPrChange>
              </w:rPr>
            </w:pPr>
            <w:del w:id="10618" w:author="Sam Sehgal (EXT Idiom)" w:date="2025-05-19T12:18:00Z" w16du:dateUtc="2025-05-19T02:18:00Z">
              <w:r w:rsidRPr="00FE215C" w:rsidDel="00FE215C">
                <w:rPr>
                  <w:rFonts w:asciiTheme="minorHAnsi" w:eastAsiaTheme="minorEastAsia" w:hAnsiTheme="minorHAnsi"/>
                  <w:b/>
                  <w:bCs/>
                  <w:sz w:val="20"/>
                  <w:szCs w:val="20"/>
                  <w:highlight w:val="green"/>
                  <w:rPrChange w:id="10619" w:author="Sam Sehgal (EXT Idiom)" w:date="2025-05-19T12:18:00Z" w16du:dateUtc="2025-05-19T02:18:00Z">
                    <w:rPr>
                      <w:rFonts w:asciiTheme="minorHAnsi" w:eastAsiaTheme="minorEastAsia" w:hAnsiTheme="minorHAnsi"/>
                      <w:b/>
                      <w:bCs/>
                      <w:sz w:val="20"/>
                      <w:szCs w:val="20"/>
                    </w:rPr>
                  </w:rPrChange>
                </w:rPr>
                <w:delText>&lt;</w:delText>
              </w:r>
              <w:r w:rsidRPr="00FE215C" w:rsidDel="00FE215C">
                <w:rPr>
                  <w:rFonts w:asciiTheme="minorHAnsi" w:eastAsiaTheme="minorEastAsia" w:hAnsiTheme="minorHAnsi"/>
                  <w:sz w:val="20"/>
                  <w:szCs w:val="20"/>
                  <w:highlight w:val="green"/>
                  <w:rPrChange w:id="10620" w:author="Sam Sehgal (EXT Idiom)" w:date="2025-05-19T12:18:00Z" w16du:dateUtc="2025-05-19T02:18:00Z">
                    <w:rPr>
                      <w:rFonts w:asciiTheme="minorHAnsi" w:eastAsiaTheme="minorEastAsia" w:hAnsiTheme="minorHAnsi"/>
                      <w:sz w:val="20"/>
                      <w:szCs w:val="20"/>
                    </w:rPr>
                  </w:rPrChange>
                </w:rPr>
                <w:delText>TransactionPremium</w:delText>
              </w:r>
              <w:r w:rsidRPr="00FE215C" w:rsidDel="00FE215C">
                <w:rPr>
                  <w:rFonts w:asciiTheme="minorHAnsi" w:eastAsiaTheme="minorEastAsia" w:hAnsiTheme="minorHAnsi"/>
                  <w:b/>
                  <w:bCs/>
                  <w:sz w:val="20"/>
                  <w:szCs w:val="20"/>
                  <w:highlight w:val="green"/>
                  <w:rPrChange w:id="10621" w:author="Sam Sehgal (EXT Idiom)" w:date="2025-05-19T12:18:00Z" w16du:dateUtc="2025-05-19T02:18:00Z">
                    <w:rPr>
                      <w:rFonts w:asciiTheme="minorHAnsi" w:eastAsiaTheme="minorEastAsia" w:hAnsiTheme="minorHAnsi"/>
                      <w:b/>
                      <w:bCs/>
                      <w:sz w:val="20"/>
                      <w:szCs w:val="20"/>
                    </w:rPr>
                  </w:rPrChange>
                </w:rPr>
                <w:delText>&gt;</w:delText>
              </w:r>
            </w:del>
          </w:p>
          <w:p w14:paraId="2B0BCE91" w14:textId="2F2AF04F" w:rsidR="004731D1" w:rsidRPr="00FE215C" w:rsidDel="00FE215C" w:rsidRDefault="004731D1" w:rsidP="004731D1">
            <w:pPr>
              <w:tabs>
                <w:tab w:val="left" w:pos="1800"/>
              </w:tabs>
              <w:rPr>
                <w:del w:id="10622" w:author="Sam Sehgal (EXT Idiom)" w:date="2025-05-19T12:18:00Z" w16du:dateUtc="2025-05-19T02:18:00Z"/>
                <w:rFonts w:asciiTheme="minorHAnsi" w:hAnsiTheme="minorHAnsi"/>
                <w:sz w:val="20"/>
                <w:szCs w:val="20"/>
                <w:highlight w:val="green"/>
                <w:rPrChange w:id="10623" w:author="Sam Sehgal (EXT Idiom)" w:date="2025-05-19T12:18:00Z" w16du:dateUtc="2025-05-19T02:18:00Z">
                  <w:rPr>
                    <w:del w:id="10624" w:author="Sam Sehgal (EXT Idiom)" w:date="2025-05-19T12:18:00Z" w16du:dateUtc="2025-05-19T02:18:00Z"/>
                    <w:rFonts w:asciiTheme="minorHAnsi" w:hAnsiTheme="minorHAnsi"/>
                    <w:sz w:val="20"/>
                    <w:szCs w:val="20"/>
                  </w:rPr>
                </w:rPrChange>
              </w:rPr>
            </w:pPr>
            <w:del w:id="10625" w:author="Sam Sehgal (EXT Idiom)" w:date="2025-05-19T12:18:00Z" w16du:dateUtc="2025-05-19T02:18:00Z">
              <w:r w:rsidRPr="00FE215C" w:rsidDel="00FE215C">
                <w:rPr>
                  <w:rFonts w:asciiTheme="minorHAnsi" w:hAnsiTheme="minorHAnsi"/>
                  <w:sz w:val="20"/>
                  <w:szCs w:val="20"/>
                  <w:highlight w:val="green"/>
                  <w:rPrChange w:id="10626" w:author="Sam Sehgal (EXT Idiom)" w:date="2025-05-19T12:18:00Z" w16du:dateUtc="2025-05-19T02:18:00Z">
                    <w:rPr>
                      <w:rFonts w:asciiTheme="minorHAnsi" w:hAnsiTheme="minorHAnsi"/>
                      <w:sz w:val="20"/>
                      <w:szCs w:val="20"/>
                    </w:rPr>
                  </w:rPrChange>
                </w:rPr>
                <w:delText>&lt;DocumentSubType&gt;</w:delText>
              </w:r>
            </w:del>
          </w:p>
          <w:p w14:paraId="7F00595A" w14:textId="77ED1FAD" w:rsidR="004731D1" w:rsidRPr="00FE215C" w:rsidDel="00FE215C" w:rsidRDefault="004731D1" w:rsidP="004731D1">
            <w:pPr>
              <w:tabs>
                <w:tab w:val="left" w:pos="1800"/>
              </w:tabs>
              <w:rPr>
                <w:del w:id="10627" w:author="Sam Sehgal (EXT Idiom)" w:date="2025-05-19T12:18:00Z" w16du:dateUtc="2025-05-19T02:18:00Z"/>
                <w:rFonts w:asciiTheme="minorHAnsi" w:eastAsiaTheme="minorEastAsia" w:hAnsiTheme="minorHAnsi"/>
                <w:color w:val="000000" w:themeColor="text1"/>
                <w:sz w:val="20"/>
                <w:szCs w:val="20"/>
                <w:highlight w:val="green"/>
                <w:rPrChange w:id="10628" w:author="Sam Sehgal (EXT Idiom)" w:date="2025-05-19T12:18:00Z" w16du:dateUtc="2025-05-19T02:18:00Z">
                  <w:rPr>
                    <w:del w:id="10629" w:author="Sam Sehgal (EXT Idiom)" w:date="2025-05-19T12:18:00Z" w16du:dateUtc="2025-05-19T02:18:00Z"/>
                    <w:rFonts w:asciiTheme="minorHAnsi" w:eastAsiaTheme="minorEastAsia" w:hAnsiTheme="minorHAnsi"/>
                    <w:color w:val="000000" w:themeColor="text1"/>
                    <w:sz w:val="20"/>
                    <w:szCs w:val="20"/>
                  </w:rPr>
                </w:rPrChange>
              </w:rPr>
            </w:pPr>
            <w:del w:id="10630" w:author="Sam Sehgal (EXT Idiom)" w:date="2025-05-19T12:18:00Z" w16du:dateUtc="2025-05-19T02:18:00Z">
              <w:r w:rsidRPr="00FE215C" w:rsidDel="00FE215C">
                <w:rPr>
                  <w:rFonts w:asciiTheme="minorHAnsi" w:eastAsiaTheme="minorEastAsia" w:hAnsiTheme="minorHAnsi"/>
                  <w:color w:val="000000" w:themeColor="text1"/>
                  <w:sz w:val="20"/>
                  <w:szCs w:val="20"/>
                  <w:highlight w:val="green"/>
                  <w:rPrChange w:id="10631" w:author="Sam Sehgal (EXT Idiom)" w:date="2025-05-19T12:18:00Z" w16du:dateUtc="2025-05-19T02:18:00Z">
                    <w:rPr>
                      <w:rFonts w:asciiTheme="minorHAnsi" w:eastAsiaTheme="minorEastAsia" w:hAnsiTheme="minorHAnsi"/>
                      <w:color w:val="000000" w:themeColor="text1"/>
                      <w:sz w:val="20"/>
                      <w:szCs w:val="20"/>
                    </w:rPr>
                  </w:rPrChange>
                </w:rPr>
                <w:delText>&lt;</w:delText>
              </w:r>
              <w:r w:rsidRPr="00FE215C" w:rsidDel="00FE215C">
                <w:rPr>
                  <w:rFonts w:asciiTheme="minorHAnsi" w:eastAsiaTheme="minorEastAsia" w:hAnsiTheme="minorHAnsi"/>
                  <w:color w:val="444444"/>
                  <w:sz w:val="20"/>
                  <w:szCs w:val="20"/>
                  <w:highlight w:val="green"/>
                  <w:rPrChange w:id="10632" w:author="Sam Sehgal (EXT Idiom)" w:date="2025-05-19T12:18:00Z" w16du:dateUtc="2025-05-19T02:18:00Z">
                    <w:rPr>
                      <w:rFonts w:asciiTheme="minorHAnsi" w:eastAsiaTheme="minorEastAsia" w:hAnsiTheme="minorHAnsi"/>
                      <w:color w:val="444444"/>
                      <w:sz w:val="20"/>
                      <w:szCs w:val="20"/>
                    </w:rPr>
                  </w:rPrChange>
                </w:rPr>
                <w:delText>AmountDue</w:delText>
              </w:r>
              <w:r w:rsidRPr="00FE215C" w:rsidDel="00FE215C">
                <w:rPr>
                  <w:rFonts w:asciiTheme="minorHAnsi" w:eastAsiaTheme="minorEastAsia" w:hAnsiTheme="minorHAnsi"/>
                  <w:color w:val="000000" w:themeColor="text1"/>
                  <w:sz w:val="20"/>
                  <w:szCs w:val="20"/>
                  <w:highlight w:val="green"/>
                  <w:rPrChange w:id="10633" w:author="Sam Sehgal (EXT Idiom)" w:date="2025-05-19T12:18:00Z" w16du:dateUtc="2025-05-19T02:18:00Z">
                    <w:rPr>
                      <w:rFonts w:asciiTheme="minorHAnsi" w:eastAsiaTheme="minorEastAsia" w:hAnsiTheme="minorHAnsi"/>
                      <w:color w:val="000000" w:themeColor="text1"/>
                      <w:sz w:val="20"/>
                      <w:szCs w:val="20"/>
                    </w:rPr>
                  </w:rPrChange>
                </w:rPr>
                <w:delText>&gt;</w:delText>
              </w:r>
            </w:del>
          </w:p>
          <w:p w14:paraId="4C37CAAF" w14:textId="5EE51CB8" w:rsidR="004731D1" w:rsidRPr="00FE215C" w:rsidRDefault="004731D1" w:rsidP="004731D1">
            <w:pPr>
              <w:tabs>
                <w:tab w:val="left" w:pos="1800"/>
              </w:tabs>
              <w:rPr>
                <w:rFonts w:asciiTheme="minorHAnsi" w:hAnsiTheme="minorHAnsi" w:cstheme="minorHAnsi"/>
                <w:b/>
                <w:sz w:val="20"/>
                <w:szCs w:val="20"/>
                <w:highlight w:val="green"/>
                <w:rPrChange w:id="10634" w:author="Sam Sehgal (EXT Idiom)" w:date="2025-05-19T12:18:00Z" w16du:dateUtc="2025-05-19T02:18:00Z">
                  <w:rPr>
                    <w:rFonts w:asciiTheme="minorHAnsi" w:hAnsiTheme="minorHAnsi" w:cstheme="minorHAnsi"/>
                    <w:b/>
                    <w:sz w:val="20"/>
                    <w:szCs w:val="20"/>
                  </w:rPr>
                </w:rPrChange>
              </w:rPr>
            </w:pPr>
            <w:del w:id="10635" w:author="Sam Sehgal (EXT Idiom)" w:date="2025-05-19T12:18:00Z" w16du:dateUtc="2025-05-19T02:18:00Z">
              <w:r w:rsidRPr="00FE215C" w:rsidDel="00FE215C">
                <w:rPr>
                  <w:rFonts w:asciiTheme="minorHAnsi" w:hAnsiTheme="minorHAnsi"/>
                  <w:sz w:val="20"/>
                  <w:szCs w:val="20"/>
                  <w:highlight w:val="green"/>
                  <w:rPrChange w:id="10636" w:author="Sam Sehgal (EXT Idiom)" w:date="2025-05-19T12:18:00Z" w16du:dateUtc="2025-05-19T02:18:00Z">
                    <w:rPr>
                      <w:rFonts w:asciiTheme="minorHAnsi" w:hAnsiTheme="minorHAnsi"/>
                      <w:sz w:val="20"/>
                      <w:szCs w:val="20"/>
                    </w:rPr>
                  </w:rPrChange>
                </w:rPr>
                <w:delText>&lt;RefundAmount&gt;</w:delText>
              </w:r>
            </w:del>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FE215C" w:rsidDel="00FE215C" w14:paraId="7FD7F2E9" w14:textId="79B71E76" w:rsidTr="78CABE0F">
              <w:trPr>
                <w:trHeight w:val="300"/>
                <w:del w:id="10637" w:author="Sam Sehgal (EXT Idiom)" w:date="2025-05-19T12:18:00Z"/>
              </w:trPr>
              <w:tc>
                <w:tcPr>
                  <w:tcW w:w="2861" w:type="dxa"/>
                  <w:noWrap/>
                  <w:vAlign w:val="center"/>
                  <w:hideMark/>
                </w:tcPr>
                <w:p w14:paraId="7E8621FC" w14:textId="76405F01" w:rsidR="004731D1" w:rsidRPr="00FE215C" w:rsidDel="00FE215C" w:rsidRDefault="004731D1" w:rsidP="004731D1">
                  <w:pPr>
                    <w:pStyle w:val="BodycopyCOI"/>
                    <w:rPr>
                      <w:del w:id="10638" w:author="Sam Sehgal (EXT Idiom)" w:date="2025-05-19T12:18:00Z" w16du:dateUtc="2025-05-19T02:18:00Z"/>
                      <w:rFonts w:cstheme="minorHAnsi"/>
                      <w:noProof/>
                      <w:color w:val="000000" w:themeColor="text1"/>
                      <w:highlight w:val="green"/>
                      <w:rPrChange w:id="10639" w:author="Sam Sehgal (EXT Idiom)" w:date="2025-05-19T12:18:00Z" w16du:dateUtc="2025-05-19T02:18:00Z">
                        <w:rPr>
                          <w:del w:id="10640" w:author="Sam Sehgal (EXT Idiom)" w:date="2025-05-19T12:18:00Z" w16du:dateUtc="2025-05-19T02:18:00Z"/>
                          <w:rFonts w:cstheme="minorHAnsi"/>
                          <w:noProof/>
                          <w:color w:val="000000" w:themeColor="text1"/>
                        </w:rPr>
                      </w:rPrChange>
                    </w:rPr>
                  </w:pPr>
                  <w:del w:id="10641" w:author="Sam Sehgal (EXT Idiom)" w:date="2025-05-19T12:18:00Z" w16du:dateUtc="2025-05-19T02:18:00Z">
                    <w:r w:rsidRPr="00FE215C" w:rsidDel="00FE215C">
                      <w:rPr>
                        <w:highlight w:val="green"/>
                        <w:rPrChange w:id="10642" w:author="Sam Sehgal (EXT Idiom)" w:date="2025-05-19T12:18:00Z" w16du:dateUtc="2025-05-19T02:18:00Z">
                          <w:rPr/>
                        </w:rPrChange>
                      </w:rPr>
                      <w:delText>Your refund:</w:delText>
                    </w:r>
                  </w:del>
                </w:p>
              </w:tc>
              <w:tc>
                <w:tcPr>
                  <w:tcW w:w="4546" w:type="dxa"/>
                  <w:noWrap/>
                  <w:vAlign w:val="bottom"/>
                  <w:hideMark/>
                </w:tcPr>
                <w:p w14:paraId="7AD2B0DC" w14:textId="4108627D" w:rsidR="004731D1" w:rsidRPr="00FE215C" w:rsidDel="00FE215C" w:rsidRDefault="004731D1" w:rsidP="004731D1">
                  <w:pPr>
                    <w:pStyle w:val="TableBodycopy"/>
                    <w:rPr>
                      <w:del w:id="10643" w:author="Sam Sehgal (EXT Idiom)" w:date="2025-05-19T12:18:00Z" w16du:dateUtc="2025-05-19T02:18:00Z"/>
                      <w:rFonts w:asciiTheme="minorHAnsi" w:hAnsiTheme="minorHAnsi" w:cstheme="minorBidi"/>
                      <w:b/>
                      <w:bCs/>
                      <w:highlight w:val="green"/>
                      <w:rPrChange w:id="10644" w:author="Sam Sehgal (EXT Idiom)" w:date="2025-05-19T12:18:00Z" w16du:dateUtc="2025-05-19T02:18:00Z">
                        <w:rPr>
                          <w:del w:id="10645" w:author="Sam Sehgal (EXT Idiom)" w:date="2025-05-19T12:18:00Z" w16du:dateUtc="2025-05-19T02:18:00Z"/>
                          <w:rFonts w:asciiTheme="minorHAnsi" w:hAnsiTheme="minorHAnsi" w:cstheme="minorBidi"/>
                          <w:b/>
                          <w:bCs/>
                        </w:rPr>
                      </w:rPrChange>
                    </w:rPr>
                  </w:pPr>
                  <w:del w:id="10646" w:author="Sam Sehgal (EXT Idiom)" w:date="2025-05-19T12:18:00Z" w16du:dateUtc="2025-05-19T02:18:00Z">
                    <w:r w:rsidRPr="00FE215C" w:rsidDel="00FE215C">
                      <w:rPr>
                        <w:rFonts w:asciiTheme="minorHAnsi" w:hAnsiTheme="minorHAnsi"/>
                        <w:b/>
                        <w:bCs/>
                        <w:highlight w:val="green"/>
                        <w:rPrChange w:id="10647" w:author="Sam Sehgal (EXT Idiom)" w:date="2025-05-19T12:18:00Z" w16du:dateUtc="2025-05-19T02:18:00Z">
                          <w:rPr>
                            <w:rFonts w:asciiTheme="minorHAnsi" w:hAnsiTheme="minorHAnsi"/>
                            <w:b/>
                            <w:bCs/>
                          </w:rPr>
                        </w:rPrChange>
                      </w:rPr>
                      <w:delText>&lt;RefundAmount</w:delText>
                    </w:r>
                    <w:r w:rsidRPr="00FE215C" w:rsidDel="00FE215C">
                      <w:rPr>
                        <w:rFonts w:asciiTheme="minorHAnsi" w:eastAsiaTheme="minorEastAsia" w:hAnsiTheme="minorHAnsi"/>
                        <w:b/>
                        <w:bCs/>
                        <w:highlight w:val="green"/>
                        <w:rPrChange w:id="10648" w:author="Sam Sehgal (EXT Idiom)" w:date="2025-05-19T12:18:00Z" w16du:dateUtc="2025-05-19T02:18:00Z">
                          <w:rPr>
                            <w:rFonts w:asciiTheme="minorHAnsi" w:eastAsiaTheme="minorEastAsia" w:hAnsiTheme="minorHAnsi"/>
                            <w:b/>
                            <w:bCs/>
                          </w:rPr>
                        </w:rPrChange>
                      </w:rPr>
                      <w:delText>&gt;</w:delText>
                    </w:r>
                  </w:del>
                </w:p>
              </w:tc>
            </w:tr>
          </w:tbl>
          <w:p w14:paraId="136771BF" w14:textId="77777777" w:rsidR="004731D1" w:rsidRPr="00FE215C" w:rsidRDefault="004731D1" w:rsidP="004731D1">
            <w:pPr>
              <w:pStyle w:val="TableBodycopy"/>
              <w:rPr>
                <w:rFonts w:asciiTheme="minorHAnsi" w:hAnsiTheme="minorHAnsi" w:cstheme="minorBidi"/>
                <w:szCs w:val="20"/>
                <w:highlight w:val="green"/>
                <w:rPrChange w:id="10649" w:author="Sam Sehgal (EXT Idiom)" w:date="2025-05-19T12:18:00Z" w16du:dateUtc="2025-05-19T02:18:00Z">
                  <w:rPr>
                    <w:rFonts w:asciiTheme="minorHAnsi" w:hAnsiTheme="minorHAnsi" w:cstheme="minorBidi"/>
                    <w:szCs w:val="20"/>
                  </w:rPr>
                </w:rPrChange>
              </w:rPr>
            </w:pPr>
          </w:p>
        </w:tc>
        <w:tc>
          <w:tcPr>
            <w:tcW w:w="1843" w:type="dxa"/>
          </w:tcPr>
          <w:p w14:paraId="1A8ED2C0" w14:textId="69E43F1B" w:rsidR="004731D1" w:rsidRPr="00FE215C" w:rsidDel="00FE215C" w:rsidRDefault="004731D1" w:rsidP="004731D1">
            <w:pPr>
              <w:tabs>
                <w:tab w:val="left" w:pos="774"/>
              </w:tabs>
              <w:rPr>
                <w:del w:id="10650" w:author="Sam Sehgal (EXT Idiom)" w:date="2025-05-19T12:18:00Z" w16du:dateUtc="2025-05-19T02:18:00Z"/>
                <w:rFonts w:asciiTheme="minorHAnsi" w:hAnsiTheme="minorHAnsi" w:cstheme="minorHAnsi"/>
                <w:b/>
                <w:bCs/>
                <w:sz w:val="20"/>
                <w:highlight w:val="green"/>
                <w:rPrChange w:id="10651" w:author="Sam Sehgal (EXT Idiom)" w:date="2025-05-19T12:18:00Z" w16du:dateUtc="2025-05-19T02:18:00Z">
                  <w:rPr>
                    <w:del w:id="10652" w:author="Sam Sehgal (EXT Idiom)" w:date="2025-05-19T12:18:00Z" w16du:dateUtc="2025-05-19T02:18:00Z"/>
                    <w:rFonts w:asciiTheme="minorHAnsi" w:hAnsiTheme="minorHAnsi" w:cstheme="minorHAnsi"/>
                    <w:b/>
                    <w:bCs/>
                    <w:sz w:val="20"/>
                  </w:rPr>
                </w:rPrChange>
              </w:rPr>
            </w:pPr>
            <w:del w:id="10653" w:author="Sam Sehgal (EXT Idiom)" w:date="2025-05-19T12:18:00Z" w16du:dateUtc="2025-05-19T02:18:00Z">
              <w:r w:rsidRPr="00FE215C" w:rsidDel="00FE215C">
                <w:rPr>
                  <w:rFonts w:asciiTheme="minorHAnsi" w:hAnsiTheme="minorHAnsi" w:cstheme="minorHAnsi"/>
                  <w:b/>
                  <w:bCs/>
                  <w:sz w:val="20"/>
                  <w:highlight w:val="green"/>
                  <w:rPrChange w:id="10654" w:author="Sam Sehgal (EXT Idiom)" w:date="2025-05-19T12:18:00Z" w16du:dateUtc="2025-05-19T02:18:00Z">
                    <w:rPr>
                      <w:rFonts w:asciiTheme="minorHAnsi" w:hAnsiTheme="minorHAnsi" w:cstheme="minorHAnsi"/>
                      <w:b/>
                      <w:bCs/>
                      <w:sz w:val="20"/>
                    </w:rPr>
                  </w:rPrChange>
                </w:rPr>
                <w:delText>IF</w:delText>
              </w:r>
            </w:del>
          </w:p>
          <w:p w14:paraId="535B72D5" w14:textId="471F6D7B" w:rsidR="004731D1" w:rsidRPr="00FE215C" w:rsidDel="00FE215C" w:rsidRDefault="004731D1" w:rsidP="004731D1">
            <w:pPr>
              <w:tabs>
                <w:tab w:val="left" w:pos="774"/>
              </w:tabs>
              <w:rPr>
                <w:del w:id="10655" w:author="Sam Sehgal (EXT Idiom)" w:date="2025-05-19T12:18:00Z" w16du:dateUtc="2025-05-19T02:18:00Z"/>
                <w:rFonts w:asciiTheme="minorHAnsi" w:eastAsiaTheme="minorEastAsia" w:hAnsiTheme="minorHAnsi"/>
                <w:b/>
                <w:bCs/>
                <w:sz w:val="20"/>
                <w:szCs w:val="20"/>
                <w:highlight w:val="green"/>
                <w:rPrChange w:id="10656" w:author="Sam Sehgal (EXT Idiom)" w:date="2025-05-19T12:18:00Z" w16du:dateUtc="2025-05-19T02:18:00Z">
                  <w:rPr>
                    <w:del w:id="10657" w:author="Sam Sehgal (EXT Idiom)" w:date="2025-05-19T12:18:00Z" w16du:dateUtc="2025-05-19T02:18:00Z"/>
                    <w:rFonts w:asciiTheme="minorHAnsi" w:eastAsiaTheme="minorEastAsia" w:hAnsiTheme="minorHAnsi"/>
                    <w:b/>
                    <w:bCs/>
                    <w:sz w:val="20"/>
                    <w:szCs w:val="20"/>
                  </w:rPr>
                </w:rPrChange>
              </w:rPr>
            </w:pPr>
            <w:del w:id="10658" w:author="Sam Sehgal (EXT Idiom)" w:date="2025-05-19T12:18:00Z" w16du:dateUtc="2025-05-19T02:18:00Z">
              <w:r w:rsidRPr="00FE215C" w:rsidDel="00FE215C">
                <w:rPr>
                  <w:rFonts w:asciiTheme="minorHAnsi" w:eastAsiaTheme="minorEastAsia" w:hAnsiTheme="minorHAnsi"/>
                  <w:sz w:val="20"/>
                  <w:szCs w:val="20"/>
                  <w:highlight w:val="green"/>
                  <w:rPrChange w:id="10659" w:author="Sam Sehgal (EXT Idiom)" w:date="2025-05-19T12:18:00Z" w16du:dateUtc="2025-05-19T02:18:00Z">
                    <w:rPr>
                      <w:rFonts w:asciiTheme="minorHAnsi" w:eastAsiaTheme="minorEastAsia" w:hAnsiTheme="minorHAnsi"/>
                      <w:sz w:val="20"/>
                      <w:szCs w:val="20"/>
                    </w:rPr>
                  </w:rPrChange>
                </w:rPr>
                <w:delText xml:space="preserve">&lt;DocumentSubType&gt; = "Endorsement" </w:delText>
              </w:r>
              <w:r w:rsidRPr="00FE215C" w:rsidDel="00FE215C">
                <w:rPr>
                  <w:rFonts w:asciiTheme="minorHAnsi" w:eastAsiaTheme="minorEastAsia" w:hAnsiTheme="minorHAnsi"/>
                  <w:b/>
                  <w:bCs/>
                  <w:sz w:val="20"/>
                  <w:szCs w:val="20"/>
                  <w:highlight w:val="green"/>
                  <w:rPrChange w:id="10660" w:author="Sam Sehgal (EXT Idiom)" w:date="2025-05-19T12:18:00Z" w16du:dateUtc="2025-05-19T02:18:00Z">
                    <w:rPr>
                      <w:rFonts w:asciiTheme="minorHAnsi" w:eastAsiaTheme="minorEastAsia" w:hAnsiTheme="minorHAnsi"/>
                      <w:b/>
                      <w:bCs/>
                      <w:sz w:val="20"/>
                      <w:szCs w:val="20"/>
                    </w:rPr>
                  </w:rPrChange>
                </w:rPr>
                <w:delText>AND</w:delText>
              </w:r>
              <w:r w:rsidRPr="00FE215C" w:rsidDel="00FE215C">
                <w:rPr>
                  <w:rFonts w:asciiTheme="minorHAnsi" w:eastAsiaTheme="minorEastAsia" w:hAnsiTheme="minorHAnsi"/>
                  <w:sz w:val="20"/>
                  <w:szCs w:val="20"/>
                  <w:highlight w:val="green"/>
                  <w:rPrChange w:id="10661" w:author="Sam Sehgal (EXT Idiom)" w:date="2025-05-19T12:18:00Z" w16du:dateUtc="2025-05-19T02:18:00Z">
                    <w:rPr>
                      <w:rFonts w:asciiTheme="minorHAnsi" w:eastAsiaTheme="minorEastAsia" w:hAnsiTheme="minorHAnsi"/>
                      <w:sz w:val="20"/>
                      <w:szCs w:val="20"/>
                    </w:rPr>
                  </w:rPrChange>
                </w:rPr>
                <w:delText xml:space="preserve"> &lt;PaymentFrequencyCode&gt; = "2|PaymentPlanAnnual" </w:delText>
              </w:r>
              <w:r w:rsidRPr="00FE215C" w:rsidDel="00FE215C">
                <w:rPr>
                  <w:rFonts w:asciiTheme="minorHAnsi" w:eastAsiaTheme="minorEastAsia" w:hAnsiTheme="minorHAnsi"/>
                  <w:b/>
                  <w:bCs/>
                  <w:sz w:val="20"/>
                  <w:szCs w:val="20"/>
                  <w:highlight w:val="green"/>
                  <w:rPrChange w:id="10662" w:author="Sam Sehgal (EXT Idiom)" w:date="2025-05-19T12:18:00Z" w16du:dateUtc="2025-05-19T02:18:00Z">
                    <w:rPr>
                      <w:rFonts w:asciiTheme="minorHAnsi" w:eastAsiaTheme="minorEastAsia" w:hAnsiTheme="minorHAnsi"/>
                      <w:b/>
                      <w:bCs/>
                      <w:sz w:val="20"/>
                      <w:szCs w:val="20"/>
                    </w:rPr>
                  </w:rPrChange>
                </w:rPr>
                <w:delText>AND</w:delText>
              </w:r>
              <w:r w:rsidRPr="00FE215C" w:rsidDel="00FE215C">
                <w:rPr>
                  <w:rFonts w:asciiTheme="minorHAnsi" w:eastAsiaTheme="minorEastAsia" w:hAnsiTheme="minorHAnsi"/>
                  <w:sz w:val="20"/>
                  <w:szCs w:val="20"/>
                  <w:highlight w:val="green"/>
                  <w:rPrChange w:id="10663" w:author="Sam Sehgal (EXT Idiom)" w:date="2025-05-19T12:18:00Z" w16du:dateUtc="2025-05-19T02:18:00Z">
                    <w:rPr>
                      <w:rFonts w:asciiTheme="minorHAnsi" w:eastAsiaTheme="minorEastAsia" w:hAnsiTheme="minorHAnsi"/>
                      <w:sz w:val="20"/>
                      <w:szCs w:val="20"/>
                    </w:rPr>
                  </w:rPrChange>
                </w:rPr>
                <w:delText xml:space="preserve"> </w:delText>
              </w:r>
              <w:r w:rsidRPr="00FE215C" w:rsidDel="00FE215C">
                <w:rPr>
                  <w:rFonts w:asciiTheme="minorHAnsi" w:eastAsiaTheme="minorEastAsia" w:hAnsiTheme="minorHAnsi"/>
                  <w:b/>
                  <w:bCs/>
                  <w:sz w:val="20"/>
                  <w:szCs w:val="20"/>
                  <w:highlight w:val="green"/>
                  <w:rPrChange w:id="10664" w:author="Sam Sehgal (EXT Idiom)" w:date="2025-05-19T12:18:00Z" w16du:dateUtc="2025-05-19T02:18:00Z">
                    <w:rPr>
                      <w:rFonts w:asciiTheme="minorHAnsi" w:eastAsiaTheme="minorEastAsia" w:hAnsiTheme="minorHAnsi"/>
                      <w:b/>
                      <w:bCs/>
                      <w:sz w:val="20"/>
                      <w:szCs w:val="20"/>
                    </w:rPr>
                  </w:rPrChange>
                </w:rPr>
                <w:delText>&lt;</w:delText>
              </w:r>
              <w:r w:rsidRPr="00FE215C" w:rsidDel="00FE215C">
                <w:rPr>
                  <w:rFonts w:asciiTheme="minorHAnsi" w:eastAsiaTheme="minorEastAsia" w:hAnsiTheme="minorHAnsi"/>
                  <w:sz w:val="20"/>
                  <w:szCs w:val="20"/>
                  <w:highlight w:val="green"/>
                  <w:rPrChange w:id="10665" w:author="Sam Sehgal (EXT Idiom)" w:date="2025-05-19T12:18:00Z" w16du:dateUtc="2025-05-19T02:18:00Z">
                    <w:rPr>
                      <w:rFonts w:asciiTheme="minorHAnsi" w:eastAsiaTheme="minorEastAsia" w:hAnsiTheme="minorHAnsi"/>
                      <w:sz w:val="20"/>
                      <w:szCs w:val="20"/>
                    </w:rPr>
                  </w:rPrChange>
                </w:rPr>
                <w:delText>TransactionPremium</w:delText>
              </w:r>
              <w:r w:rsidRPr="00FE215C" w:rsidDel="00FE215C">
                <w:rPr>
                  <w:rFonts w:asciiTheme="minorHAnsi" w:eastAsiaTheme="minorEastAsia" w:hAnsiTheme="minorHAnsi"/>
                  <w:b/>
                  <w:bCs/>
                  <w:sz w:val="20"/>
                  <w:szCs w:val="20"/>
                  <w:highlight w:val="green"/>
                  <w:rPrChange w:id="10666" w:author="Sam Sehgal (EXT Idiom)" w:date="2025-05-19T12:18:00Z" w16du:dateUtc="2025-05-19T02:18:00Z">
                    <w:rPr>
                      <w:rFonts w:asciiTheme="minorHAnsi" w:eastAsiaTheme="minorEastAsia" w:hAnsiTheme="minorHAnsi"/>
                      <w:b/>
                      <w:bCs/>
                      <w:sz w:val="20"/>
                      <w:szCs w:val="20"/>
                    </w:rPr>
                  </w:rPrChange>
                </w:rPr>
                <w:delText xml:space="preserve">&gt; LESS THAN 0 AND </w:delText>
              </w:r>
              <w:r w:rsidRPr="00FE215C" w:rsidDel="00FE215C">
                <w:rPr>
                  <w:rFonts w:asciiTheme="minorHAnsi" w:eastAsiaTheme="minorEastAsia" w:hAnsiTheme="minorHAnsi"/>
                  <w:color w:val="000000" w:themeColor="text1"/>
                  <w:sz w:val="20"/>
                  <w:szCs w:val="20"/>
                  <w:highlight w:val="green"/>
                  <w:rPrChange w:id="10667" w:author="Sam Sehgal (EXT Idiom)" w:date="2025-05-19T12:18:00Z" w16du:dateUtc="2025-05-19T02:18:00Z">
                    <w:rPr>
                      <w:rFonts w:asciiTheme="minorHAnsi" w:eastAsiaTheme="minorEastAsia" w:hAnsiTheme="minorHAnsi"/>
                      <w:color w:val="000000" w:themeColor="text1"/>
                      <w:sz w:val="20"/>
                      <w:szCs w:val="20"/>
                    </w:rPr>
                  </w:rPrChange>
                </w:rPr>
                <w:delText>&lt;</w:delText>
              </w:r>
              <w:r w:rsidRPr="00FE215C" w:rsidDel="00FE215C">
                <w:rPr>
                  <w:rFonts w:asciiTheme="minorHAnsi" w:eastAsiaTheme="minorEastAsia" w:hAnsiTheme="minorHAnsi"/>
                  <w:color w:val="444444"/>
                  <w:sz w:val="20"/>
                  <w:szCs w:val="20"/>
                  <w:highlight w:val="green"/>
                  <w:rPrChange w:id="10668" w:author="Sam Sehgal (EXT Idiom)" w:date="2025-05-19T12:18:00Z" w16du:dateUtc="2025-05-19T02:18:00Z">
                    <w:rPr>
                      <w:rFonts w:asciiTheme="minorHAnsi" w:eastAsiaTheme="minorEastAsia" w:hAnsiTheme="minorHAnsi"/>
                      <w:color w:val="444444"/>
                      <w:sz w:val="20"/>
                      <w:szCs w:val="20"/>
                    </w:rPr>
                  </w:rPrChange>
                </w:rPr>
                <w:delText>AmountDue</w:delText>
              </w:r>
              <w:r w:rsidRPr="00FE215C" w:rsidDel="00FE215C">
                <w:rPr>
                  <w:rFonts w:asciiTheme="minorHAnsi" w:eastAsiaTheme="minorEastAsia" w:hAnsiTheme="minorHAnsi"/>
                  <w:color w:val="000000" w:themeColor="text1"/>
                  <w:sz w:val="20"/>
                  <w:szCs w:val="20"/>
                  <w:highlight w:val="green"/>
                  <w:rPrChange w:id="10669" w:author="Sam Sehgal (EXT Idiom)" w:date="2025-05-19T12:18:00Z" w16du:dateUtc="2025-05-19T02:18:00Z">
                    <w:rPr>
                      <w:rFonts w:asciiTheme="minorHAnsi" w:eastAsiaTheme="minorEastAsia" w:hAnsiTheme="minorHAnsi"/>
                      <w:color w:val="000000" w:themeColor="text1"/>
                      <w:sz w:val="20"/>
                      <w:szCs w:val="20"/>
                    </w:rPr>
                  </w:rPrChange>
                </w:rPr>
                <w:delText>&gt; GREATER THAN 0</w:delText>
              </w:r>
              <w:r w:rsidRPr="00FE215C" w:rsidDel="00FE215C">
                <w:rPr>
                  <w:rFonts w:asciiTheme="minorHAnsi" w:eastAsiaTheme="minorEastAsia" w:hAnsiTheme="minorHAnsi"/>
                  <w:sz w:val="20"/>
                  <w:szCs w:val="20"/>
                  <w:highlight w:val="green"/>
                  <w:rPrChange w:id="10670" w:author="Sam Sehgal (EXT Idiom)" w:date="2025-05-19T12:18:00Z" w16du:dateUtc="2025-05-19T02:18:00Z">
                    <w:rPr>
                      <w:rFonts w:asciiTheme="minorHAnsi" w:eastAsiaTheme="minorEastAsia" w:hAnsiTheme="minorHAnsi"/>
                      <w:sz w:val="20"/>
                      <w:szCs w:val="20"/>
                    </w:rPr>
                  </w:rPrChange>
                </w:rPr>
                <w:delText xml:space="preserve"> </w:delText>
              </w:r>
              <w:r w:rsidRPr="00FE215C" w:rsidDel="00FE215C">
                <w:rPr>
                  <w:rFonts w:asciiTheme="minorHAnsi" w:eastAsiaTheme="minorEastAsia" w:hAnsiTheme="minorHAnsi"/>
                  <w:b/>
                  <w:bCs/>
                  <w:i/>
                  <w:iCs/>
                  <w:sz w:val="20"/>
                  <w:szCs w:val="20"/>
                  <w:highlight w:val="green"/>
                  <w:rPrChange w:id="10671" w:author="Sam Sehgal (EXT Idiom)" w:date="2025-05-19T12:18:00Z" w16du:dateUtc="2025-05-19T02:18:00Z">
                    <w:rPr>
                      <w:rFonts w:asciiTheme="minorHAnsi" w:eastAsiaTheme="minorEastAsia" w:hAnsiTheme="minorHAnsi"/>
                      <w:b/>
                      <w:bCs/>
                      <w:i/>
                      <w:iCs/>
                      <w:sz w:val="20"/>
                      <w:szCs w:val="20"/>
                    </w:rPr>
                  </w:rPrChange>
                </w:rPr>
                <w:delText xml:space="preserve">AND </w:delText>
              </w:r>
              <w:r w:rsidRPr="00FE215C" w:rsidDel="00FE215C">
                <w:rPr>
                  <w:rFonts w:asciiTheme="minorHAnsi" w:eastAsiaTheme="minorEastAsia" w:hAnsiTheme="minorHAnsi"/>
                  <w:i/>
                  <w:iCs/>
                  <w:color w:val="000000" w:themeColor="text1"/>
                  <w:sz w:val="20"/>
                  <w:szCs w:val="20"/>
                  <w:highlight w:val="green"/>
                  <w:rPrChange w:id="10672" w:author="Sam Sehgal (EXT Idiom)" w:date="2025-05-19T12:18:00Z" w16du:dateUtc="2025-05-19T02:18:00Z">
                    <w:rPr>
                      <w:rFonts w:asciiTheme="minorHAnsi" w:eastAsiaTheme="minorEastAsia" w:hAnsiTheme="minorHAnsi"/>
                      <w:i/>
                      <w:iCs/>
                      <w:color w:val="000000" w:themeColor="text1"/>
                      <w:sz w:val="20"/>
                      <w:szCs w:val="20"/>
                    </w:rPr>
                  </w:rPrChange>
                </w:rPr>
                <w:delText xml:space="preserve">&lt;RefundAmount&gt; GREATER THAN </w:delText>
              </w:r>
              <w:r w:rsidRPr="00FE215C" w:rsidDel="00FE215C">
                <w:rPr>
                  <w:rFonts w:asciiTheme="minorHAnsi" w:eastAsiaTheme="minorEastAsia" w:hAnsiTheme="minorHAnsi"/>
                  <w:color w:val="000000" w:themeColor="text1"/>
                  <w:sz w:val="20"/>
                  <w:szCs w:val="20"/>
                  <w:highlight w:val="green"/>
                  <w:rPrChange w:id="10673" w:author="Sam Sehgal (EXT Idiom)" w:date="2025-05-19T12:18:00Z" w16du:dateUtc="2025-05-19T02:18:00Z">
                    <w:rPr>
                      <w:rFonts w:asciiTheme="minorHAnsi" w:eastAsiaTheme="minorEastAsia" w:hAnsiTheme="minorHAnsi"/>
                      <w:color w:val="000000" w:themeColor="text1"/>
                      <w:sz w:val="20"/>
                      <w:szCs w:val="20"/>
                    </w:rPr>
                  </w:rPrChange>
                </w:rPr>
                <w:delText>0</w:delText>
              </w:r>
            </w:del>
          </w:p>
          <w:p w14:paraId="1E542B30" w14:textId="5786290C" w:rsidR="004731D1" w:rsidRPr="00FE215C" w:rsidDel="00FE215C" w:rsidRDefault="004731D1" w:rsidP="004731D1">
            <w:pPr>
              <w:tabs>
                <w:tab w:val="left" w:pos="774"/>
              </w:tabs>
              <w:rPr>
                <w:del w:id="10674" w:author="Sam Sehgal (EXT Idiom)" w:date="2025-05-19T12:18:00Z" w16du:dateUtc="2025-05-19T02:18:00Z"/>
                <w:rFonts w:asciiTheme="minorHAnsi" w:hAnsiTheme="minorHAnsi" w:cstheme="minorHAnsi"/>
                <w:sz w:val="20"/>
                <w:highlight w:val="green"/>
                <w:rPrChange w:id="10675" w:author="Sam Sehgal (EXT Idiom)" w:date="2025-05-19T12:18:00Z" w16du:dateUtc="2025-05-19T02:18:00Z">
                  <w:rPr>
                    <w:del w:id="10676" w:author="Sam Sehgal (EXT Idiom)" w:date="2025-05-19T12:18:00Z" w16du:dateUtc="2025-05-19T02:18:00Z"/>
                    <w:rFonts w:asciiTheme="minorHAnsi" w:hAnsiTheme="minorHAnsi" w:cstheme="minorHAnsi"/>
                    <w:sz w:val="20"/>
                  </w:rPr>
                </w:rPrChange>
              </w:rPr>
            </w:pPr>
            <w:del w:id="10677" w:author="Sam Sehgal (EXT Idiom)" w:date="2025-05-19T12:18:00Z" w16du:dateUtc="2025-05-19T02:18:00Z">
              <w:r w:rsidRPr="00FE215C" w:rsidDel="00FE215C">
                <w:rPr>
                  <w:rFonts w:asciiTheme="minorHAnsi" w:hAnsiTheme="minorHAnsi" w:cstheme="minorHAnsi"/>
                  <w:b/>
                  <w:bCs/>
                  <w:sz w:val="20"/>
                  <w:highlight w:val="green"/>
                  <w:rPrChange w:id="10678" w:author="Sam Sehgal (EXT Idiom)" w:date="2025-05-19T12:18:00Z" w16du:dateUtc="2025-05-19T02:18:00Z">
                    <w:rPr>
                      <w:rFonts w:asciiTheme="minorHAnsi" w:hAnsiTheme="minorHAnsi" w:cstheme="minorHAnsi"/>
                      <w:b/>
                      <w:bCs/>
                      <w:sz w:val="20"/>
                    </w:rPr>
                  </w:rPrChange>
                </w:rPr>
                <w:delText>THEN</w:delText>
              </w:r>
              <w:r w:rsidRPr="00FE215C" w:rsidDel="00FE215C">
                <w:rPr>
                  <w:rFonts w:asciiTheme="minorHAnsi" w:hAnsiTheme="minorHAnsi" w:cstheme="minorHAnsi"/>
                  <w:sz w:val="20"/>
                  <w:highlight w:val="green"/>
                  <w:rPrChange w:id="10679" w:author="Sam Sehgal (EXT Idiom)" w:date="2025-05-19T12:18:00Z" w16du:dateUtc="2025-05-19T02:18:00Z">
                    <w:rPr>
                      <w:rFonts w:asciiTheme="minorHAnsi" w:hAnsiTheme="minorHAnsi" w:cstheme="minorHAnsi"/>
                      <w:sz w:val="20"/>
                    </w:rPr>
                  </w:rPrChange>
                </w:rPr>
                <w:delText xml:space="preserve"> display</w:delText>
              </w:r>
            </w:del>
          </w:p>
          <w:p w14:paraId="02835B85" w14:textId="79386317" w:rsidR="004731D1" w:rsidRPr="00FE215C" w:rsidRDefault="004731D1" w:rsidP="004731D1">
            <w:pPr>
              <w:tabs>
                <w:tab w:val="left" w:pos="774"/>
              </w:tabs>
              <w:rPr>
                <w:rFonts w:asciiTheme="minorHAnsi" w:hAnsiTheme="minorHAnsi" w:cstheme="minorHAnsi"/>
                <w:b/>
                <w:bCs/>
                <w:sz w:val="20"/>
                <w:highlight w:val="green"/>
                <w:rPrChange w:id="10680" w:author="Sam Sehgal (EXT Idiom)" w:date="2025-05-19T12:18:00Z" w16du:dateUtc="2025-05-19T02:18:00Z">
                  <w:rPr>
                    <w:rFonts w:asciiTheme="minorHAnsi" w:hAnsiTheme="minorHAnsi" w:cstheme="minorHAnsi"/>
                    <w:b/>
                    <w:bCs/>
                    <w:sz w:val="20"/>
                  </w:rPr>
                </w:rPrChange>
              </w:rPr>
            </w:pPr>
            <w:del w:id="10681" w:author="Sam Sehgal (EXT Idiom)" w:date="2025-05-19T12:18:00Z" w16du:dateUtc="2025-05-19T02:18:00Z">
              <w:r w:rsidRPr="00FE215C" w:rsidDel="00FE215C">
                <w:rPr>
                  <w:rFonts w:asciiTheme="minorHAnsi" w:hAnsiTheme="minorHAnsi" w:cstheme="minorHAnsi"/>
                  <w:b/>
                  <w:bCs/>
                  <w:sz w:val="20"/>
                  <w:highlight w:val="green"/>
                  <w:rPrChange w:id="10682" w:author="Sam Sehgal (EXT Idiom)" w:date="2025-05-19T12:18:00Z" w16du:dateUtc="2025-05-19T02:18:00Z">
                    <w:rPr>
                      <w:rFonts w:asciiTheme="minorHAnsi" w:hAnsiTheme="minorHAnsi" w:cstheme="minorHAnsi"/>
                      <w:b/>
                      <w:bCs/>
                      <w:sz w:val="20"/>
                    </w:rPr>
                  </w:rPrChange>
                </w:rPr>
                <w:delText xml:space="preserve">ELSE </w:delText>
              </w:r>
              <w:r w:rsidRPr="00FE215C" w:rsidDel="00FE215C">
                <w:rPr>
                  <w:rFonts w:asciiTheme="minorHAnsi" w:hAnsiTheme="minorHAnsi" w:cstheme="minorHAnsi"/>
                  <w:sz w:val="20"/>
                  <w:highlight w:val="green"/>
                  <w:rPrChange w:id="10683" w:author="Sam Sehgal (EXT Idiom)" w:date="2025-05-19T12:18:00Z" w16du:dateUtc="2025-05-19T02:18:00Z">
                    <w:rPr>
                      <w:rFonts w:asciiTheme="minorHAnsi" w:hAnsiTheme="minorHAnsi" w:cstheme="minorHAnsi"/>
                      <w:sz w:val="20"/>
                    </w:rPr>
                  </w:rPrChange>
                </w:rPr>
                <w:delText>do not display</w:delText>
              </w:r>
            </w:del>
          </w:p>
        </w:tc>
        <w:tc>
          <w:tcPr>
            <w:tcW w:w="851" w:type="dxa"/>
          </w:tcPr>
          <w:p w14:paraId="5C2F30A3" w14:textId="67A0578A" w:rsidR="004731D1" w:rsidRPr="00FE215C" w:rsidDel="00FE215C" w:rsidRDefault="004731D1" w:rsidP="004731D1">
            <w:pPr>
              <w:spacing w:after="120"/>
              <w:rPr>
                <w:del w:id="10684" w:author="Sam Sehgal (EXT Idiom)" w:date="2025-05-19T12:18:00Z" w16du:dateUtc="2025-05-19T02:18:00Z"/>
                <w:rFonts w:asciiTheme="minorHAnsi" w:hAnsiTheme="minorHAnsi" w:cstheme="minorHAnsi"/>
                <w:color w:val="000000"/>
                <w:sz w:val="18"/>
                <w:szCs w:val="18"/>
                <w:highlight w:val="green"/>
                <w:rPrChange w:id="10685" w:author="Sam Sehgal (EXT Idiom)" w:date="2025-05-19T12:18:00Z" w16du:dateUtc="2025-05-19T02:18:00Z">
                  <w:rPr>
                    <w:del w:id="10686" w:author="Sam Sehgal (EXT Idiom)" w:date="2025-05-19T12:18:00Z" w16du:dateUtc="2025-05-19T02:18:00Z"/>
                    <w:rFonts w:asciiTheme="minorHAnsi" w:hAnsiTheme="minorHAnsi" w:cstheme="minorHAnsi"/>
                    <w:color w:val="000000"/>
                    <w:sz w:val="18"/>
                    <w:szCs w:val="18"/>
                  </w:rPr>
                </w:rPrChange>
              </w:rPr>
            </w:pPr>
            <w:del w:id="10687" w:author="Sam Sehgal (EXT Idiom)" w:date="2025-05-19T12:18:00Z" w16du:dateUtc="2025-05-19T02:18:00Z">
              <w:r w:rsidRPr="00FE215C" w:rsidDel="00FE215C">
                <w:rPr>
                  <w:rFonts w:asciiTheme="minorHAnsi" w:hAnsiTheme="minorHAnsi" w:cstheme="minorHAnsi"/>
                  <w:color w:val="000000"/>
                  <w:sz w:val="18"/>
                  <w:szCs w:val="18"/>
                  <w:highlight w:val="green"/>
                  <w:rPrChange w:id="10688" w:author="Sam Sehgal (EXT Idiom)" w:date="2025-05-19T12:18:00Z" w16du:dateUtc="2025-05-19T02:18:00Z">
                    <w:rPr>
                      <w:rFonts w:asciiTheme="minorHAnsi" w:hAnsiTheme="minorHAnsi" w:cstheme="minorHAnsi"/>
                      <w:color w:val="000000"/>
                      <w:sz w:val="18"/>
                      <w:szCs w:val="18"/>
                    </w:rPr>
                  </w:rPrChange>
                </w:rPr>
                <w:delText>Column 1 text:</w:delText>
              </w:r>
            </w:del>
          </w:p>
          <w:p w14:paraId="1969B3E9" w14:textId="1C4EF9A8" w:rsidR="004731D1" w:rsidRPr="00FE215C" w:rsidDel="00FE215C" w:rsidRDefault="004731D1" w:rsidP="004731D1">
            <w:pPr>
              <w:spacing w:after="120"/>
              <w:rPr>
                <w:del w:id="10689" w:author="Sam Sehgal (EXT Idiom)" w:date="2025-05-19T12:18:00Z" w16du:dateUtc="2025-05-19T02:18:00Z"/>
                <w:rFonts w:asciiTheme="minorHAnsi" w:hAnsiTheme="minorHAnsi" w:cstheme="minorHAnsi"/>
                <w:color w:val="000000"/>
                <w:sz w:val="18"/>
                <w:szCs w:val="18"/>
                <w:highlight w:val="green"/>
                <w:rPrChange w:id="10690" w:author="Sam Sehgal (EXT Idiom)" w:date="2025-05-19T12:18:00Z" w16du:dateUtc="2025-05-19T02:18:00Z">
                  <w:rPr>
                    <w:del w:id="10691" w:author="Sam Sehgal (EXT Idiom)" w:date="2025-05-19T12:18:00Z" w16du:dateUtc="2025-05-19T02:18:00Z"/>
                    <w:rFonts w:asciiTheme="minorHAnsi" w:hAnsiTheme="minorHAnsi" w:cstheme="minorHAnsi"/>
                    <w:color w:val="000000"/>
                    <w:sz w:val="18"/>
                    <w:szCs w:val="18"/>
                  </w:rPr>
                </w:rPrChange>
              </w:rPr>
            </w:pPr>
            <w:del w:id="10692" w:author="Sam Sehgal (EXT Idiom)" w:date="2025-05-19T12:18:00Z" w16du:dateUtc="2025-05-19T02:18:00Z">
              <w:r w:rsidRPr="00FE215C" w:rsidDel="00FE215C">
                <w:rPr>
                  <w:rFonts w:asciiTheme="minorHAnsi" w:hAnsiTheme="minorHAnsi" w:cstheme="minorHAnsi"/>
                  <w:color w:val="000000"/>
                  <w:sz w:val="18"/>
                  <w:szCs w:val="18"/>
                  <w:highlight w:val="green"/>
                  <w:rPrChange w:id="10693" w:author="Sam Sehgal (EXT Idiom)" w:date="2025-05-19T12:18:00Z" w16du:dateUtc="2025-05-19T02:18:00Z">
                    <w:rPr>
                      <w:rFonts w:asciiTheme="minorHAnsi" w:hAnsiTheme="minorHAnsi" w:cstheme="minorHAnsi"/>
                      <w:color w:val="000000"/>
                      <w:sz w:val="18"/>
                      <w:szCs w:val="18"/>
                    </w:rPr>
                  </w:rPrChange>
                </w:rPr>
                <w:delText xml:space="preserve">Bodycopy_COI </w:delText>
              </w:r>
            </w:del>
          </w:p>
          <w:p w14:paraId="0727AB31" w14:textId="352A8770" w:rsidR="004731D1" w:rsidRPr="00FE215C" w:rsidDel="00FE215C" w:rsidRDefault="004731D1" w:rsidP="004731D1">
            <w:pPr>
              <w:spacing w:after="120"/>
              <w:rPr>
                <w:del w:id="10694" w:author="Sam Sehgal (EXT Idiom)" w:date="2025-05-19T12:18:00Z" w16du:dateUtc="2025-05-19T02:18:00Z"/>
                <w:rFonts w:asciiTheme="minorHAnsi" w:hAnsiTheme="minorHAnsi" w:cstheme="minorHAnsi"/>
                <w:color w:val="000000"/>
                <w:sz w:val="18"/>
                <w:szCs w:val="18"/>
                <w:highlight w:val="green"/>
                <w:rPrChange w:id="10695" w:author="Sam Sehgal (EXT Idiom)" w:date="2025-05-19T12:18:00Z" w16du:dateUtc="2025-05-19T02:18:00Z">
                  <w:rPr>
                    <w:del w:id="10696" w:author="Sam Sehgal (EXT Idiom)" w:date="2025-05-19T12:18:00Z" w16du:dateUtc="2025-05-19T02:18:00Z"/>
                    <w:rFonts w:asciiTheme="minorHAnsi" w:hAnsiTheme="minorHAnsi" w:cstheme="minorHAnsi"/>
                    <w:color w:val="000000"/>
                    <w:sz w:val="18"/>
                    <w:szCs w:val="18"/>
                  </w:rPr>
                </w:rPrChange>
              </w:rPr>
            </w:pPr>
            <w:del w:id="10697" w:author="Sam Sehgal (EXT Idiom)" w:date="2025-05-19T12:18:00Z" w16du:dateUtc="2025-05-19T02:18:00Z">
              <w:r w:rsidRPr="00FE215C" w:rsidDel="00FE215C">
                <w:rPr>
                  <w:rFonts w:asciiTheme="minorHAnsi" w:hAnsiTheme="minorHAnsi" w:cstheme="minorHAnsi"/>
                  <w:color w:val="000000"/>
                  <w:sz w:val="18"/>
                  <w:szCs w:val="18"/>
                  <w:highlight w:val="green"/>
                  <w:rPrChange w:id="10698" w:author="Sam Sehgal (EXT Idiom)" w:date="2025-05-19T12:18:00Z" w16du:dateUtc="2025-05-19T02:18:00Z">
                    <w:rPr>
                      <w:rFonts w:asciiTheme="minorHAnsi" w:hAnsiTheme="minorHAnsi" w:cstheme="minorHAnsi"/>
                      <w:color w:val="000000"/>
                      <w:sz w:val="18"/>
                      <w:szCs w:val="18"/>
                    </w:rPr>
                  </w:rPrChange>
                </w:rPr>
                <w:delText>Column 2 text:</w:delText>
              </w:r>
            </w:del>
          </w:p>
          <w:p w14:paraId="045ABA76" w14:textId="3B9A91F4" w:rsidR="004731D1" w:rsidRPr="00FE215C" w:rsidRDefault="004731D1" w:rsidP="004731D1">
            <w:pPr>
              <w:tabs>
                <w:tab w:val="left" w:pos="1800"/>
              </w:tabs>
              <w:rPr>
                <w:rFonts w:asciiTheme="minorHAnsi" w:hAnsiTheme="minorHAnsi" w:cstheme="minorHAnsi"/>
                <w:bCs/>
                <w:sz w:val="20"/>
                <w:szCs w:val="20"/>
                <w:highlight w:val="green"/>
                <w:rPrChange w:id="10699" w:author="Sam Sehgal (EXT Idiom)" w:date="2025-05-19T12:18:00Z" w16du:dateUtc="2025-05-19T02:18:00Z">
                  <w:rPr>
                    <w:rFonts w:asciiTheme="minorHAnsi" w:hAnsiTheme="minorHAnsi" w:cstheme="minorHAnsi"/>
                    <w:bCs/>
                    <w:sz w:val="20"/>
                    <w:szCs w:val="20"/>
                  </w:rPr>
                </w:rPrChange>
              </w:rPr>
            </w:pPr>
            <w:del w:id="10700" w:author="Sam Sehgal (EXT Idiom)" w:date="2025-05-19T12:18:00Z" w16du:dateUtc="2025-05-19T02:18:00Z">
              <w:r w:rsidRPr="00FE215C" w:rsidDel="00FE215C">
                <w:rPr>
                  <w:rFonts w:asciiTheme="minorHAnsi" w:hAnsiTheme="minorHAnsi" w:cstheme="minorHAnsi"/>
                  <w:color w:val="000000"/>
                  <w:sz w:val="18"/>
                  <w:szCs w:val="18"/>
                  <w:highlight w:val="green"/>
                  <w:rPrChange w:id="10701" w:author="Sam Sehgal (EXT Idiom)" w:date="2025-05-19T12:18:00Z" w16du:dateUtc="2025-05-19T02:18:00Z">
                    <w:rPr>
                      <w:rFonts w:asciiTheme="minorHAnsi" w:hAnsiTheme="minorHAnsi" w:cstheme="minorHAnsi"/>
                      <w:color w:val="000000"/>
                      <w:sz w:val="18"/>
                      <w:szCs w:val="18"/>
                    </w:rPr>
                  </w:rPrChange>
                </w:rPr>
                <w:delText>Table_Heading_3</w:delText>
              </w:r>
            </w:del>
          </w:p>
        </w:tc>
      </w:tr>
      <w:tr w:rsidR="004731D1" w:rsidRPr="00BD6987" w14:paraId="06656EE7" w14:textId="77777777" w:rsidTr="5DAD8829">
        <w:trPr>
          <w:cantSplit/>
        </w:trPr>
        <w:tc>
          <w:tcPr>
            <w:tcW w:w="1013" w:type="dxa"/>
          </w:tcPr>
          <w:p w14:paraId="3BDBD246" w14:textId="06E107C9" w:rsidR="004731D1" w:rsidRPr="00FE215C" w:rsidRDefault="004731D1" w:rsidP="004731D1">
            <w:pPr>
              <w:tabs>
                <w:tab w:val="left" w:pos="1800"/>
              </w:tabs>
              <w:rPr>
                <w:rFonts w:asciiTheme="minorHAnsi" w:hAnsiTheme="minorHAnsi" w:cstheme="minorHAnsi"/>
                <w:b/>
                <w:sz w:val="20"/>
                <w:szCs w:val="20"/>
                <w:highlight w:val="green"/>
                <w:rPrChange w:id="10702" w:author="Sam Sehgal (EXT Idiom)" w:date="2025-05-19T12:18:00Z" w16du:dateUtc="2025-05-19T02:18:00Z">
                  <w:rPr>
                    <w:rFonts w:asciiTheme="minorHAnsi" w:hAnsiTheme="minorHAnsi" w:cstheme="minorHAnsi"/>
                    <w:b/>
                    <w:sz w:val="20"/>
                    <w:szCs w:val="20"/>
                  </w:rPr>
                </w:rPrChange>
              </w:rPr>
            </w:pPr>
            <w:del w:id="10703" w:author="Sam Sehgal (EXT Idiom)" w:date="2025-05-19T12:18:00Z" w16du:dateUtc="2025-05-19T02:18:00Z">
              <w:r w:rsidRPr="00FE215C" w:rsidDel="00FE215C">
                <w:rPr>
                  <w:rFonts w:asciiTheme="minorHAnsi" w:hAnsiTheme="minorHAnsi" w:cstheme="minorHAnsi"/>
                  <w:bCs/>
                  <w:sz w:val="20"/>
                  <w:szCs w:val="20"/>
                  <w:highlight w:val="green"/>
                  <w:rPrChange w:id="10704" w:author="Sam Sehgal (EXT Idiom)" w:date="2025-05-19T12:18:00Z" w16du:dateUtc="2025-05-19T02:18:00Z">
                    <w:rPr>
                      <w:rFonts w:asciiTheme="minorHAnsi" w:hAnsiTheme="minorHAnsi" w:cstheme="minorHAnsi"/>
                      <w:bCs/>
                      <w:sz w:val="20"/>
                      <w:szCs w:val="20"/>
                    </w:rPr>
                  </w:rPrChange>
                </w:rPr>
                <w:lastRenderedPageBreak/>
                <w:delText>YRP 19</w:delText>
              </w:r>
            </w:del>
          </w:p>
        </w:tc>
        <w:tc>
          <w:tcPr>
            <w:tcW w:w="1534" w:type="dxa"/>
          </w:tcPr>
          <w:p w14:paraId="1C318F3E" w14:textId="1E1591B7" w:rsidR="004731D1" w:rsidRPr="00FE215C" w:rsidDel="00FE215C" w:rsidRDefault="004731D1" w:rsidP="004731D1">
            <w:pPr>
              <w:tabs>
                <w:tab w:val="left" w:pos="1800"/>
              </w:tabs>
              <w:rPr>
                <w:del w:id="10705" w:author="Sam Sehgal (EXT Idiom)" w:date="2025-05-19T12:18:00Z" w16du:dateUtc="2025-05-19T02:18:00Z"/>
                <w:rFonts w:asciiTheme="minorHAnsi" w:hAnsiTheme="minorHAnsi" w:cstheme="minorHAnsi"/>
                <w:sz w:val="20"/>
                <w:highlight w:val="green"/>
                <w:rPrChange w:id="10706" w:author="Sam Sehgal (EXT Idiom)" w:date="2025-05-19T12:18:00Z" w16du:dateUtc="2025-05-19T02:18:00Z">
                  <w:rPr>
                    <w:del w:id="10707" w:author="Sam Sehgal (EXT Idiom)" w:date="2025-05-19T12:18:00Z" w16du:dateUtc="2025-05-19T02:18:00Z"/>
                    <w:rFonts w:asciiTheme="minorHAnsi" w:hAnsiTheme="minorHAnsi" w:cstheme="minorHAnsi"/>
                    <w:sz w:val="20"/>
                  </w:rPr>
                </w:rPrChange>
              </w:rPr>
            </w:pPr>
            <w:del w:id="10708" w:author="Sam Sehgal (EXT Idiom)" w:date="2025-05-19T12:18:00Z" w16du:dateUtc="2025-05-19T02:18:00Z">
              <w:r w:rsidRPr="00FE215C" w:rsidDel="00FE215C">
                <w:rPr>
                  <w:rFonts w:asciiTheme="minorHAnsi" w:eastAsiaTheme="minorEastAsia" w:hAnsiTheme="minorHAnsi"/>
                  <w:sz w:val="20"/>
                  <w:szCs w:val="20"/>
                  <w:highlight w:val="green"/>
                  <w:rPrChange w:id="10709" w:author="Sam Sehgal (EXT Idiom)" w:date="2025-05-19T12:18:00Z" w16du:dateUtc="2025-05-19T02:18:00Z">
                    <w:rPr>
                      <w:rFonts w:asciiTheme="minorHAnsi" w:eastAsiaTheme="minorEastAsia" w:hAnsiTheme="minorHAnsi"/>
                      <w:sz w:val="20"/>
                      <w:szCs w:val="20"/>
                    </w:rPr>
                  </w:rPrChange>
                </w:rPr>
                <w:delText xml:space="preserve">&lt;PaymentMethodCode&gt; </w:delText>
              </w:r>
              <w:r w:rsidRPr="00FE215C" w:rsidDel="00FE215C">
                <w:rPr>
                  <w:rFonts w:asciiTheme="minorHAnsi" w:hAnsiTheme="minorHAnsi" w:cstheme="minorHAnsi"/>
                  <w:sz w:val="20"/>
                  <w:highlight w:val="green"/>
                  <w:rPrChange w:id="10710" w:author="Sam Sehgal (EXT Idiom)" w:date="2025-05-19T12:18:00Z" w16du:dateUtc="2025-05-19T02:18:00Z">
                    <w:rPr>
                      <w:rFonts w:asciiTheme="minorHAnsi" w:hAnsiTheme="minorHAnsi" w:cstheme="minorHAnsi"/>
                      <w:sz w:val="20"/>
                    </w:rPr>
                  </w:rPrChange>
                </w:rPr>
                <w:delText>&lt;PaymentFrequencyCode&gt;</w:delText>
              </w:r>
            </w:del>
          </w:p>
          <w:p w14:paraId="34510C59" w14:textId="7BD8F56A" w:rsidR="004731D1" w:rsidRPr="00FE215C" w:rsidDel="00FE215C" w:rsidRDefault="004731D1" w:rsidP="004731D1">
            <w:pPr>
              <w:tabs>
                <w:tab w:val="left" w:pos="1800"/>
              </w:tabs>
              <w:rPr>
                <w:del w:id="10711" w:author="Sam Sehgal (EXT Idiom)" w:date="2025-05-19T12:18:00Z" w16du:dateUtc="2025-05-19T02:18:00Z"/>
                <w:rFonts w:asciiTheme="minorHAnsi" w:eastAsiaTheme="minorEastAsia" w:hAnsiTheme="minorHAnsi"/>
                <w:b/>
                <w:bCs/>
                <w:sz w:val="20"/>
                <w:szCs w:val="20"/>
                <w:highlight w:val="green"/>
                <w:rPrChange w:id="10712" w:author="Sam Sehgal (EXT Idiom)" w:date="2025-05-19T12:18:00Z" w16du:dateUtc="2025-05-19T02:18:00Z">
                  <w:rPr>
                    <w:del w:id="10713" w:author="Sam Sehgal (EXT Idiom)" w:date="2025-05-19T12:18:00Z" w16du:dateUtc="2025-05-19T02:18:00Z"/>
                    <w:rFonts w:asciiTheme="minorHAnsi" w:eastAsiaTheme="minorEastAsia" w:hAnsiTheme="minorHAnsi"/>
                    <w:b/>
                    <w:bCs/>
                    <w:sz w:val="20"/>
                    <w:szCs w:val="20"/>
                  </w:rPr>
                </w:rPrChange>
              </w:rPr>
            </w:pPr>
            <w:del w:id="10714" w:author="Sam Sehgal (EXT Idiom)" w:date="2025-05-19T12:18:00Z" w16du:dateUtc="2025-05-19T02:18:00Z">
              <w:r w:rsidRPr="00FE215C" w:rsidDel="00FE215C">
                <w:rPr>
                  <w:rFonts w:asciiTheme="minorHAnsi" w:eastAsiaTheme="minorEastAsia" w:hAnsiTheme="minorHAnsi"/>
                  <w:b/>
                  <w:bCs/>
                  <w:sz w:val="20"/>
                  <w:szCs w:val="20"/>
                  <w:highlight w:val="green"/>
                  <w:rPrChange w:id="10715" w:author="Sam Sehgal (EXT Idiom)" w:date="2025-05-19T12:18:00Z" w16du:dateUtc="2025-05-19T02:18:00Z">
                    <w:rPr>
                      <w:rFonts w:asciiTheme="minorHAnsi" w:eastAsiaTheme="minorEastAsia" w:hAnsiTheme="minorHAnsi"/>
                      <w:b/>
                      <w:bCs/>
                      <w:sz w:val="20"/>
                      <w:szCs w:val="20"/>
                    </w:rPr>
                  </w:rPrChange>
                </w:rPr>
                <w:delText>&lt;</w:delText>
              </w:r>
              <w:r w:rsidRPr="00FE215C" w:rsidDel="00FE215C">
                <w:rPr>
                  <w:rFonts w:asciiTheme="minorHAnsi" w:eastAsiaTheme="minorEastAsia" w:hAnsiTheme="minorHAnsi"/>
                  <w:sz w:val="20"/>
                  <w:szCs w:val="20"/>
                  <w:highlight w:val="green"/>
                  <w:rPrChange w:id="10716" w:author="Sam Sehgal (EXT Idiom)" w:date="2025-05-19T12:18:00Z" w16du:dateUtc="2025-05-19T02:18:00Z">
                    <w:rPr>
                      <w:rFonts w:asciiTheme="minorHAnsi" w:eastAsiaTheme="minorEastAsia" w:hAnsiTheme="minorHAnsi"/>
                      <w:sz w:val="20"/>
                      <w:szCs w:val="20"/>
                    </w:rPr>
                  </w:rPrChange>
                </w:rPr>
                <w:delText>TransactionPremium</w:delText>
              </w:r>
              <w:r w:rsidRPr="00FE215C" w:rsidDel="00FE215C">
                <w:rPr>
                  <w:rFonts w:asciiTheme="minorHAnsi" w:eastAsiaTheme="minorEastAsia" w:hAnsiTheme="minorHAnsi"/>
                  <w:b/>
                  <w:bCs/>
                  <w:sz w:val="20"/>
                  <w:szCs w:val="20"/>
                  <w:highlight w:val="green"/>
                  <w:rPrChange w:id="10717" w:author="Sam Sehgal (EXT Idiom)" w:date="2025-05-19T12:18:00Z" w16du:dateUtc="2025-05-19T02:18:00Z">
                    <w:rPr>
                      <w:rFonts w:asciiTheme="minorHAnsi" w:eastAsiaTheme="minorEastAsia" w:hAnsiTheme="minorHAnsi"/>
                      <w:b/>
                      <w:bCs/>
                      <w:sz w:val="20"/>
                      <w:szCs w:val="20"/>
                    </w:rPr>
                  </w:rPrChange>
                </w:rPr>
                <w:delText>&gt;</w:delText>
              </w:r>
            </w:del>
          </w:p>
          <w:p w14:paraId="24538F78" w14:textId="72F89409" w:rsidR="004731D1" w:rsidRPr="00FE215C" w:rsidDel="00FE215C" w:rsidRDefault="004731D1" w:rsidP="004731D1">
            <w:pPr>
              <w:tabs>
                <w:tab w:val="left" w:pos="1800"/>
              </w:tabs>
              <w:rPr>
                <w:del w:id="10718" w:author="Sam Sehgal (EXT Idiom)" w:date="2025-05-19T12:18:00Z" w16du:dateUtc="2025-05-19T02:18:00Z"/>
                <w:rFonts w:asciiTheme="minorHAnsi" w:hAnsiTheme="minorHAnsi"/>
                <w:sz w:val="20"/>
                <w:szCs w:val="20"/>
                <w:highlight w:val="green"/>
                <w:rPrChange w:id="10719" w:author="Sam Sehgal (EXT Idiom)" w:date="2025-05-19T12:18:00Z" w16du:dateUtc="2025-05-19T02:18:00Z">
                  <w:rPr>
                    <w:del w:id="10720" w:author="Sam Sehgal (EXT Idiom)" w:date="2025-05-19T12:18:00Z" w16du:dateUtc="2025-05-19T02:18:00Z"/>
                    <w:rFonts w:asciiTheme="minorHAnsi" w:hAnsiTheme="minorHAnsi"/>
                    <w:sz w:val="20"/>
                    <w:szCs w:val="20"/>
                  </w:rPr>
                </w:rPrChange>
              </w:rPr>
            </w:pPr>
            <w:del w:id="10721" w:author="Sam Sehgal (EXT Idiom)" w:date="2025-05-19T12:18:00Z" w16du:dateUtc="2025-05-19T02:18:00Z">
              <w:r w:rsidRPr="00FE215C" w:rsidDel="00FE215C">
                <w:rPr>
                  <w:rFonts w:asciiTheme="minorHAnsi" w:hAnsiTheme="minorHAnsi"/>
                  <w:sz w:val="20"/>
                  <w:szCs w:val="20"/>
                  <w:highlight w:val="green"/>
                  <w:rPrChange w:id="10722" w:author="Sam Sehgal (EXT Idiom)" w:date="2025-05-19T12:18:00Z" w16du:dateUtc="2025-05-19T02:18:00Z">
                    <w:rPr>
                      <w:rFonts w:asciiTheme="minorHAnsi" w:hAnsiTheme="minorHAnsi"/>
                      <w:sz w:val="20"/>
                      <w:szCs w:val="20"/>
                    </w:rPr>
                  </w:rPrChange>
                </w:rPr>
                <w:delText>&lt;DocumentSubType&gt;</w:delText>
              </w:r>
            </w:del>
          </w:p>
          <w:p w14:paraId="6D182480" w14:textId="36BEA364" w:rsidR="004731D1" w:rsidRPr="00FE215C" w:rsidDel="00FE215C" w:rsidRDefault="004731D1" w:rsidP="004731D1">
            <w:pPr>
              <w:tabs>
                <w:tab w:val="left" w:pos="1800"/>
              </w:tabs>
              <w:rPr>
                <w:del w:id="10723" w:author="Sam Sehgal (EXT Idiom)" w:date="2025-05-19T12:18:00Z" w16du:dateUtc="2025-05-19T02:18:00Z"/>
                <w:rFonts w:asciiTheme="minorHAnsi" w:eastAsiaTheme="minorEastAsia" w:hAnsiTheme="minorHAnsi"/>
                <w:color w:val="000000" w:themeColor="text1"/>
                <w:sz w:val="20"/>
                <w:szCs w:val="20"/>
                <w:highlight w:val="green"/>
                <w:rPrChange w:id="10724" w:author="Sam Sehgal (EXT Idiom)" w:date="2025-05-19T12:18:00Z" w16du:dateUtc="2025-05-19T02:18:00Z">
                  <w:rPr>
                    <w:del w:id="10725" w:author="Sam Sehgal (EXT Idiom)" w:date="2025-05-19T12:18:00Z" w16du:dateUtc="2025-05-19T02:18:00Z"/>
                    <w:rFonts w:asciiTheme="minorHAnsi" w:eastAsiaTheme="minorEastAsia" w:hAnsiTheme="minorHAnsi"/>
                    <w:color w:val="000000" w:themeColor="text1"/>
                    <w:sz w:val="20"/>
                    <w:szCs w:val="20"/>
                  </w:rPr>
                </w:rPrChange>
              </w:rPr>
            </w:pPr>
            <w:del w:id="10726" w:author="Sam Sehgal (EXT Idiom)" w:date="2025-05-19T12:18:00Z" w16du:dateUtc="2025-05-19T02:18:00Z">
              <w:r w:rsidRPr="00FE215C" w:rsidDel="00FE215C">
                <w:rPr>
                  <w:rFonts w:asciiTheme="minorHAnsi" w:eastAsiaTheme="minorEastAsia" w:hAnsiTheme="minorHAnsi"/>
                  <w:color w:val="000000" w:themeColor="text1"/>
                  <w:sz w:val="20"/>
                  <w:szCs w:val="20"/>
                  <w:highlight w:val="green"/>
                  <w:rPrChange w:id="10727" w:author="Sam Sehgal (EXT Idiom)" w:date="2025-05-19T12:18:00Z" w16du:dateUtc="2025-05-19T02:18:00Z">
                    <w:rPr>
                      <w:rFonts w:asciiTheme="minorHAnsi" w:eastAsiaTheme="minorEastAsia" w:hAnsiTheme="minorHAnsi"/>
                      <w:color w:val="000000" w:themeColor="text1"/>
                      <w:sz w:val="20"/>
                      <w:szCs w:val="20"/>
                    </w:rPr>
                  </w:rPrChange>
                </w:rPr>
                <w:delText>&lt;</w:delText>
              </w:r>
              <w:r w:rsidRPr="00FE215C" w:rsidDel="00FE215C">
                <w:rPr>
                  <w:rFonts w:asciiTheme="minorHAnsi" w:eastAsiaTheme="minorEastAsia" w:hAnsiTheme="minorHAnsi"/>
                  <w:color w:val="444444"/>
                  <w:sz w:val="20"/>
                  <w:szCs w:val="20"/>
                  <w:highlight w:val="green"/>
                  <w:rPrChange w:id="10728" w:author="Sam Sehgal (EXT Idiom)" w:date="2025-05-19T12:18:00Z" w16du:dateUtc="2025-05-19T02:18:00Z">
                    <w:rPr>
                      <w:rFonts w:asciiTheme="minorHAnsi" w:eastAsiaTheme="minorEastAsia" w:hAnsiTheme="minorHAnsi"/>
                      <w:color w:val="444444"/>
                      <w:sz w:val="20"/>
                      <w:szCs w:val="20"/>
                    </w:rPr>
                  </w:rPrChange>
                </w:rPr>
                <w:delText>AmountDue</w:delText>
              </w:r>
              <w:r w:rsidRPr="00FE215C" w:rsidDel="00FE215C">
                <w:rPr>
                  <w:rFonts w:asciiTheme="minorHAnsi" w:eastAsiaTheme="minorEastAsia" w:hAnsiTheme="minorHAnsi"/>
                  <w:color w:val="000000" w:themeColor="text1"/>
                  <w:sz w:val="20"/>
                  <w:szCs w:val="20"/>
                  <w:highlight w:val="green"/>
                  <w:rPrChange w:id="10729" w:author="Sam Sehgal (EXT Idiom)" w:date="2025-05-19T12:18:00Z" w16du:dateUtc="2025-05-19T02:18:00Z">
                    <w:rPr>
                      <w:rFonts w:asciiTheme="minorHAnsi" w:eastAsiaTheme="minorEastAsia" w:hAnsiTheme="minorHAnsi"/>
                      <w:color w:val="000000" w:themeColor="text1"/>
                      <w:sz w:val="20"/>
                      <w:szCs w:val="20"/>
                    </w:rPr>
                  </w:rPrChange>
                </w:rPr>
                <w:delText>&gt;</w:delText>
              </w:r>
            </w:del>
          </w:p>
          <w:p w14:paraId="473818D6" w14:textId="6B526F4D" w:rsidR="004731D1" w:rsidRPr="00FE215C" w:rsidDel="00FE215C" w:rsidRDefault="004731D1" w:rsidP="004731D1">
            <w:pPr>
              <w:tabs>
                <w:tab w:val="left" w:pos="1800"/>
              </w:tabs>
              <w:rPr>
                <w:del w:id="10730" w:author="Sam Sehgal (EXT Idiom)" w:date="2025-05-19T12:18:00Z" w16du:dateUtc="2025-05-19T02:18:00Z"/>
                <w:rFonts w:asciiTheme="minorHAnsi" w:hAnsiTheme="minorHAnsi"/>
                <w:sz w:val="20"/>
                <w:szCs w:val="20"/>
                <w:highlight w:val="green"/>
                <w:rPrChange w:id="10731" w:author="Sam Sehgal (EXT Idiom)" w:date="2025-05-19T12:18:00Z" w16du:dateUtc="2025-05-19T02:18:00Z">
                  <w:rPr>
                    <w:del w:id="10732" w:author="Sam Sehgal (EXT Idiom)" w:date="2025-05-19T12:18:00Z" w16du:dateUtc="2025-05-19T02:18:00Z"/>
                    <w:rFonts w:asciiTheme="minorHAnsi" w:hAnsiTheme="minorHAnsi"/>
                    <w:sz w:val="20"/>
                    <w:szCs w:val="20"/>
                  </w:rPr>
                </w:rPrChange>
              </w:rPr>
            </w:pPr>
            <w:del w:id="10733" w:author="Sam Sehgal (EXT Idiom)" w:date="2025-05-19T12:18:00Z" w16du:dateUtc="2025-05-19T02:18:00Z">
              <w:r w:rsidRPr="00FE215C" w:rsidDel="00FE215C">
                <w:rPr>
                  <w:rFonts w:asciiTheme="minorHAnsi" w:hAnsiTheme="minorHAnsi"/>
                  <w:sz w:val="20"/>
                  <w:szCs w:val="20"/>
                  <w:highlight w:val="green"/>
                  <w:rPrChange w:id="10734" w:author="Sam Sehgal (EXT Idiom)" w:date="2025-05-19T12:18:00Z" w16du:dateUtc="2025-05-19T02:18:00Z">
                    <w:rPr>
                      <w:rFonts w:asciiTheme="minorHAnsi" w:hAnsiTheme="minorHAnsi"/>
                      <w:sz w:val="20"/>
                      <w:szCs w:val="20"/>
                    </w:rPr>
                  </w:rPrChange>
                </w:rPr>
                <w:delText>&lt;TotalAmountDue&gt;</w:delText>
              </w:r>
            </w:del>
          </w:p>
          <w:p w14:paraId="7B1EACA8" w14:textId="77777777" w:rsidR="004731D1" w:rsidRPr="00FE215C" w:rsidRDefault="004731D1" w:rsidP="004731D1">
            <w:pPr>
              <w:tabs>
                <w:tab w:val="left" w:pos="1800"/>
              </w:tabs>
              <w:rPr>
                <w:rFonts w:asciiTheme="minorHAnsi" w:hAnsiTheme="minorHAnsi" w:cstheme="minorHAnsi"/>
                <w:b/>
                <w:sz w:val="20"/>
                <w:szCs w:val="20"/>
                <w:highlight w:val="green"/>
                <w:rPrChange w:id="10735" w:author="Sam Sehgal (EXT Idiom)" w:date="2025-05-19T12:18:00Z" w16du:dateUtc="2025-05-19T02:18:00Z">
                  <w:rPr>
                    <w:rFonts w:asciiTheme="minorHAnsi" w:hAnsiTheme="minorHAnsi" w:cstheme="minorHAnsi"/>
                    <w:b/>
                    <w:sz w:val="20"/>
                    <w:szCs w:val="20"/>
                  </w:rPr>
                </w:rPrChange>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FE215C" w:rsidDel="00FE215C" w14:paraId="152A1F5F" w14:textId="29C6AB3F" w:rsidTr="78CABE0F">
              <w:trPr>
                <w:trHeight w:val="300"/>
                <w:del w:id="10736" w:author="Sam Sehgal (EXT Idiom)" w:date="2025-05-19T12:18:00Z"/>
              </w:trPr>
              <w:tc>
                <w:tcPr>
                  <w:tcW w:w="2861" w:type="dxa"/>
                  <w:noWrap/>
                  <w:vAlign w:val="center"/>
                  <w:hideMark/>
                </w:tcPr>
                <w:p w14:paraId="33E5EF6C" w14:textId="3AD6C413" w:rsidR="004731D1" w:rsidRPr="00FE215C" w:rsidDel="00FE215C" w:rsidRDefault="004731D1" w:rsidP="004731D1">
                  <w:pPr>
                    <w:pStyle w:val="BodycopyCOI"/>
                    <w:rPr>
                      <w:del w:id="10737" w:author="Sam Sehgal (EXT Idiom)" w:date="2025-05-19T12:18:00Z" w16du:dateUtc="2025-05-19T02:18:00Z"/>
                      <w:rFonts w:cstheme="minorHAnsi"/>
                      <w:noProof/>
                      <w:color w:val="000000" w:themeColor="text1"/>
                      <w:highlight w:val="green"/>
                      <w:rPrChange w:id="10738" w:author="Sam Sehgal (EXT Idiom)" w:date="2025-05-19T12:18:00Z" w16du:dateUtc="2025-05-19T02:18:00Z">
                        <w:rPr>
                          <w:del w:id="10739" w:author="Sam Sehgal (EXT Idiom)" w:date="2025-05-19T12:18:00Z" w16du:dateUtc="2025-05-19T02:18:00Z"/>
                          <w:rFonts w:cstheme="minorHAnsi"/>
                          <w:noProof/>
                          <w:color w:val="000000" w:themeColor="text1"/>
                        </w:rPr>
                      </w:rPrChange>
                    </w:rPr>
                  </w:pPr>
                  <w:del w:id="10740" w:author="Sam Sehgal (EXT Idiom)" w:date="2025-05-19T12:18:00Z" w16du:dateUtc="2025-05-19T02:18:00Z">
                    <w:r w:rsidRPr="00FE215C" w:rsidDel="00FE215C">
                      <w:rPr>
                        <w:highlight w:val="green"/>
                        <w:rPrChange w:id="10741" w:author="Sam Sehgal (EXT Idiom)" w:date="2025-05-19T12:18:00Z" w16du:dateUtc="2025-05-19T02:18:00Z">
                          <w:rPr/>
                        </w:rPrChange>
                      </w:rPr>
                      <w:delText>Your payment:</w:delText>
                    </w:r>
                  </w:del>
                </w:p>
              </w:tc>
              <w:tc>
                <w:tcPr>
                  <w:tcW w:w="4546" w:type="dxa"/>
                  <w:noWrap/>
                  <w:vAlign w:val="bottom"/>
                  <w:hideMark/>
                </w:tcPr>
                <w:p w14:paraId="171ED6FB" w14:textId="29CFF3BF" w:rsidR="004731D1" w:rsidRPr="00FE215C" w:rsidDel="00FE215C" w:rsidRDefault="004731D1" w:rsidP="004731D1">
                  <w:pPr>
                    <w:pStyle w:val="TableBodycopy"/>
                    <w:rPr>
                      <w:del w:id="10742" w:author="Sam Sehgal (EXT Idiom)" w:date="2025-05-19T12:18:00Z" w16du:dateUtc="2025-05-19T02:18:00Z"/>
                      <w:rFonts w:asciiTheme="minorHAnsi" w:hAnsiTheme="minorHAnsi" w:cstheme="minorBidi"/>
                      <w:b/>
                      <w:bCs/>
                      <w:highlight w:val="green"/>
                      <w:rPrChange w:id="10743" w:author="Sam Sehgal (EXT Idiom)" w:date="2025-05-19T12:18:00Z" w16du:dateUtc="2025-05-19T02:18:00Z">
                        <w:rPr>
                          <w:del w:id="10744" w:author="Sam Sehgal (EXT Idiom)" w:date="2025-05-19T12:18:00Z" w16du:dateUtc="2025-05-19T02:18:00Z"/>
                          <w:rFonts w:asciiTheme="minorHAnsi" w:hAnsiTheme="minorHAnsi" w:cstheme="minorBidi"/>
                          <w:b/>
                          <w:bCs/>
                        </w:rPr>
                      </w:rPrChange>
                    </w:rPr>
                  </w:pPr>
                  <w:del w:id="10745" w:author="Sam Sehgal (EXT Idiom)" w:date="2025-05-19T12:18:00Z" w16du:dateUtc="2025-05-19T02:18:00Z">
                    <w:r w:rsidRPr="00FE215C" w:rsidDel="00FE215C">
                      <w:rPr>
                        <w:rFonts w:asciiTheme="minorHAnsi" w:eastAsiaTheme="minorEastAsia" w:hAnsiTheme="minorHAnsi"/>
                        <w:b/>
                        <w:highlight w:val="green"/>
                        <w:rPrChange w:id="10746" w:author="Sam Sehgal (EXT Idiom)" w:date="2025-05-19T12:18:00Z" w16du:dateUtc="2025-05-19T02:18:00Z">
                          <w:rPr>
                            <w:rFonts w:asciiTheme="minorHAnsi" w:eastAsiaTheme="minorEastAsia" w:hAnsiTheme="minorHAnsi"/>
                            <w:b/>
                          </w:rPr>
                        </w:rPrChange>
                      </w:rPr>
                      <w:delText>&lt;</w:delText>
                    </w:r>
                  </w:del>
                  <w:ins w:id="10747" w:author="Sam Sehgal (EXT Idiom)" w:date="2024-09-12T15:46:00Z" w16du:dateUtc="2024-09-12T05:46:00Z">
                    <w:del w:id="10748" w:author="Sam Sehgal (EXT Idiom)" w:date="2025-05-19T12:18:00Z" w16du:dateUtc="2025-05-19T02:18:00Z">
                      <w:r w:rsidR="00ED6A3B" w:rsidRPr="00FE215C" w:rsidDel="00FE215C">
                        <w:rPr>
                          <w:rFonts w:asciiTheme="minorHAnsi" w:eastAsiaTheme="minorEastAsia" w:hAnsiTheme="minorHAnsi"/>
                          <w:b/>
                          <w:bCs/>
                          <w:highlight w:val="green"/>
                          <w:rPrChange w:id="10749" w:author="Sam Sehgal (EXT Idiom)" w:date="2025-05-19T12:18:00Z" w16du:dateUtc="2025-05-19T02:18:00Z">
                            <w:rPr>
                              <w:rFonts w:asciiTheme="minorHAnsi" w:eastAsiaTheme="minorEastAsia" w:hAnsiTheme="minorHAnsi"/>
                              <w:b/>
                              <w:bCs/>
                            </w:rPr>
                          </w:rPrChange>
                        </w:rPr>
                        <w:delText>CurrentAnnualGrossPremium</w:delText>
                      </w:r>
                    </w:del>
                  </w:ins>
                  <w:del w:id="10750" w:author="Sam Sehgal (EXT Idiom)" w:date="2025-05-19T12:18:00Z" w16du:dateUtc="2025-05-19T02:18:00Z">
                    <w:r w:rsidRPr="00FE215C" w:rsidDel="00FE215C">
                      <w:rPr>
                        <w:rFonts w:asciiTheme="minorHAnsi" w:eastAsiaTheme="minorEastAsia" w:hAnsiTheme="minorHAnsi"/>
                        <w:b/>
                        <w:bCs/>
                        <w:highlight w:val="green"/>
                        <w:rPrChange w:id="10751" w:author="Sam Sehgal (EXT Idiom)" w:date="2025-05-19T12:18:00Z" w16du:dateUtc="2025-05-19T02:18:00Z">
                          <w:rPr>
                            <w:rFonts w:asciiTheme="minorHAnsi" w:eastAsiaTheme="minorEastAsia" w:hAnsiTheme="minorHAnsi"/>
                            <w:b/>
                            <w:bCs/>
                          </w:rPr>
                        </w:rPrChange>
                      </w:rPr>
                      <w:delText>&gt;</w:delText>
                    </w:r>
                  </w:del>
                </w:p>
              </w:tc>
            </w:tr>
          </w:tbl>
          <w:p w14:paraId="62D29214" w14:textId="77777777" w:rsidR="004731D1" w:rsidRPr="00FE215C" w:rsidRDefault="004731D1" w:rsidP="004731D1">
            <w:pPr>
              <w:pStyle w:val="TableBodycopy"/>
              <w:rPr>
                <w:rFonts w:asciiTheme="minorHAnsi" w:hAnsiTheme="minorHAnsi" w:cstheme="minorBidi"/>
                <w:szCs w:val="20"/>
                <w:highlight w:val="green"/>
                <w:rPrChange w:id="10752" w:author="Sam Sehgal (EXT Idiom)" w:date="2025-05-19T12:18:00Z" w16du:dateUtc="2025-05-19T02:18:00Z">
                  <w:rPr>
                    <w:rFonts w:asciiTheme="minorHAnsi" w:hAnsiTheme="minorHAnsi" w:cstheme="minorBidi"/>
                    <w:szCs w:val="20"/>
                  </w:rPr>
                </w:rPrChange>
              </w:rPr>
            </w:pPr>
          </w:p>
        </w:tc>
        <w:tc>
          <w:tcPr>
            <w:tcW w:w="1843" w:type="dxa"/>
          </w:tcPr>
          <w:p w14:paraId="0C023E3B" w14:textId="7AD30169" w:rsidR="004731D1" w:rsidRPr="00FE215C" w:rsidDel="00FE215C" w:rsidRDefault="004731D1" w:rsidP="004731D1">
            <w:pPr>
              <w:tabs>
                <w:tab w:val="left" w:pos="774"/>
              </w:tabs>
              <w:rPr>
                <w:del w:id="10753" w:author="Sam Sehgal (EXT Idiom)" w:date="2025-05-19T12:18:00Z" w16du:dateUtc="2025-05-19T02:18:00Z"/>
                <w:rFonts w:asciiTheme="minorHAnsi" w:hAnsiTheme="minorHAnsi" w:cstheme="minorHAnsi"/>
                <w:b/>
                <w:bCs/>
                <w:sz w:val="20"/>
                <w:highlight w:val="green"/>
                <w:rPrChange w:id="10754" w:author="Sam Sehgal (EXT Idiom)" w:date="2025-05-19T12:18:00Z" w16du:dateUtc="2025-05-19T02:18:00Z">
                  <w:rPr>
                    <w:del w:id="10755" w:author="Sam Sehgal (EXT Idiom)" w:date="2025-05-19T12:18:00Z" w16du:dateUtc="2025-05-19T02:18:00Z"/>
                    <w:rFonts w:asciiTheme="minorHAnsi" w:hAnsiTheme="minorHAnsi" w:cstheme="minorHAnsi"/>
                    <w:b/>
                    <w:bCs/>
                    <w:sz w:val="20"/>
                  </w:rPr>
                </w:rPrChange>
              </w:rPr>
            </w:pPr>
            <w:del w:id="10756" w:author="Sam Sehgal (EXT Idiom)" w:date="2025-05-19T12:18:00Z" w16du:dateUtc="2025-05-19T02:18:00Z">
              <w:r w:rsidRPr="00FE215C" w:rsidDel="00FE215C">
                <w:rPr>
                  <w:rFonts w:asciiTheme="minorHAnsi" w:hAnsiTheme="minorHAnsi" w:cstheme="minorHAnsi"/>
                  <w:b/>
                  <w:bCs/>
                  <w:sz w:val="20"/>
                  <w:highlight w:val="green"/>
                  <w:rPrChange w:id="10757" w:author="Sam Sehgal (EXT Idiom)" w:date="2025-05-19T12:18:00Z" w16du:dateUtc="2025-05-19T02:18:00Z">
                    <w:rPr>
                      <w:rFonts w:asciiTheme="minorHAnsi" w:hAnsiTheme="minorHAnsi" w:cstheme="minorHAnsi"/>
                      <w:b/>
                      <w:bCs/>
                      <w:sz w:val="20"/>
                    </w:rPr>
                  </w:rPrChange>
                </w:rPr>
                <w:delText>IF</w:delText>
              </w:r>
            </w:del>
          </w:p>
          <w:p w14:paraId="69E39146" w14:textId="726A63B3" w:rsidR="004731D1" w:rsidRPr="00FE215C" w:rsidDel="00FE215C" w:rsidRDefault="004731D1" w:rsidP="004731D1">
            <w:pPr>
              <w:tabs>
                <w:tab w:val="left" w:pos="774"/>
              </w:tabs>
              <w:rPr>
                <w:del w:id="10758" w:author="Sam Sehgal (EXT Idiom)" w:date="2025-05-19T12:18:00Z" w16du:dateUtc="2025-05-19T02:18:00Z"/>
                <w:rFonts w:asciiTheme="minorHAnsi" w:eastAsiaTheme="minorEastAsia" w:hAnsiTheme="minorHAnsi"/>
                <w:i/>
                <w:iCs/>
                <w:color w:val="000000" w:themeColor="text1"/>
                <w:sz w:val="20"/>
                <w:szCs w:val="20"/>
                <w:highlight w:val="green"/>
                <w:rPrChange w:id="10759" w:author="Sam Sehgal (EXT Idiom)" w:date="2025-05-19T12:18:00Z" w16du:dateUtc="2025-05-19T02:18:00Z">
                  <w:rPr>
                    <w:del w:id="10760" w:author="Sam Sehgal (EXT Idiom)" w:date="2025-05-19T12:18:00Z" w16du:dateUtc="2025-05-19T02:18:00Z"/>
                    <w:rFonts w:asciiTheme="minorHAnsi" w:eastAsiaTheme="minorEastAsia" w:hAnsiTheme="minorHAnsi"/>
                    <w:i/>
                    <w:iCs/>
                    <w:color w:val="000000" w:themeColor="text1"/>
                    <w:sz w:val="20"/>
                    <w:szCs w:val="20"/>
                  </w:rPr>
                </w:rPrChange>
              </w:rPr>
            </w:pPr>
            <w:del w:id="10761" w:author="Sam Sehgal (EXT Idiom)" w:date="2025-05-19T12:18:00Z" w16du:dateUtc="2025-05-19T02:18:00Z">
              <w:r w:rsidRPr="00FE215C" w:rsidDel="00FE215C">
                <w:rPr>
                  <w:rFonts w:asciiTheme="minorHAnsi" w:eastAsiaTheme="minorEastAsia" w:hAnsiTheme="minorHAnsi"/>
                  <w:sz w:val="20"/>
                  <w:szCs w:val="20"/>
                  <w:highlight w:val="green"/>
                  <w:rPrChange w:id="10762" w:author="Sam Sehgal (EXT Idiom)" w:date="2025-05-19T12:18:00Z" w16du:dateUtc="2025-05-19T02:18:00Z">
                    <w:rPr>
                      <w:rFonts w:asciiTheme="minorHAnsi" w:eastAsiaTheme="minorEastAsia" w:hAnsiTheme="minorHAnsi"/>
                      <w:sz w:val="20"/>
                      <w:szCs w:val="20"/>
                    </w:rPr>
                  </w:rPrChange>
                </w:rPr>
                <w:delText xml:space="preserve">&lt;DocumentSubType&gt; = "Endorsement" </w:delText>
              </w:r>
              <w:r w:rsidRPr="00FE215C" w:rsidDel="00FE215C">
                <w:rPr>
                  <w:rFonts w:asciiTheme="minorHAnsi" w:eastAsiaTheme="minorEastAsia" w:hAnsiTheme="minorHAnsi"/>
                  <w:b/>
                  <w:bCs/>
                  <w:sz w:val="20"/>
                  <w:szCs w:val="20"/>
                  <w:highlight w:val="green"/>
                  <w:rPrChange w:id="10763" w:author="Sam Sehgal (EXT Idiom)" w:date="2025-05-19T12:18:00Z" w16du:dateUtc="2025-05-19T02:18:00Z">
                    <w:rPr>
                      <w:rFonts w:asciiTheme="minorHAnsi" w:eastAsiaTheme="minorEastAsia" w:hAnsiTheme="minorHAnsi"/>
                      <w:b/>
                      <w:bCs/>
                      <w:sz w:val="20"/>
                      <w:szCs w:val="20"/>
                    </w:rPr>
                  </w:rPrChange>
                </w:rPr>
                <w:delText>AND</w:delText>
              </w:r>
              <w:r w:rsidRPr="00FE215C" w:rsidDel="00FE215C">
                <w:rPr>
                  <w:rFonts w:asciiTheme="minorHAnsi" w:eastAsiaTheme="minorEastAsia" w:hAnsiTheme="minorHAnsi"/>
                  <w:sz w:val="20"/>
                  <w:szCs w:val="20"/>
                  <w:highlight w:val="green"/>
                  <w:rPrChange w:id="10764" w:author="Sam Sehgal (EXT Idiom)" w:date="2025-05-19T12:18:00Z" w16du:dateUtc="2025-05-19T02:18:00Z">
                    <w:rPr>
                      <w:rFonts w:asciiTheme="minorHAnsi" w:eastAsiaTheme="minorEastAsia" w:hAnsiTheme="minorHAnsi"/>
                      <w:sz w:val="20"/>
                      <w:szCs w:val="20"/>
                    </w:rPr>
                  </w:rPrChange>
                </w:rPr>
                <w:delText xml:space="preserve"> &lt;PaymentFrequencyCode&gt; = "2|PaymentPlanAnnual" </w:delText>
              </w:r>
              <w:r w:rsidRPr="00FE215C" w:rsidDel="00FE215C">
                <w:rPr>
                  <w:rFonts w:asciiTheme="minorHAnsi" w:eastAsiaTheme="minorEastAsia" w:hAnsiTheme="minorHAnsi"/>
                  <w:b/>
                  <w:bCs/>
                  <w:sz w:val="20"/>
                  <w:szCs w:val="20"/>
                  <w:highlight w:val="green"/>
                  <w:rPrChange w:id="10765" w:author="Sam Sehgal (EXT Idiom)" w:date="2025-05-19T12:18:00Z" w16du:dateUtc="2025-05-19T02:18:00Z">
                    <w:rPr>
                      <w:rFonts w:asciiTheme="minorHAnsi" w:eastAsiaTheme="minorEastAsia" w:hAnsiTheme="minorHAnsi"/>
                      <w:b/>
                      <w:bCs/>
                      <w:sz w:val="20"/>
                      <w:szCs w:val="20"/>
                    </w:rPr>
                  </w:rPrChange>
                </w:rPr>
                <w:delText>AND</w:delText>
              </w:r>
              <w:r w:rsidRPr="00FE215C" w:rsidDel="00FE215C">
                <w:rPr>
                  <w:rFonts w:asciiTheme="minorHAnsi" w:eastAsiaTheme="minorEastAsia" w:hAnsiTheme="minorHAnsi"/>
                  <w:sz w:val="20"/>
                  <w:szCs w:val="20"/>
                  <w:highlight w:val="green"/>
                  <w:rPrChange w:id="10766" w:author="Sam Sehgal (EXT Idiom)" w:date="2025-05-19T12:18:00Z" w16du:dateUtc="2025-05-19T02:18:00Z">
                    <w:rPr>
                      <w:rFonts w:asciiTheme="minorHAnsi" w:eastAsiaTheme="minorEastAsia" w:hAnsiTheme="minorHAnsi"/>
                      <w:sz w:val="20"/>
                      <w:szCs w:val="20"/>
                    </w:rPr>
                  </w:rPrChange>
                </w:rPr>
                <w:delText xml:space="preserve"> </w:delText>
              </w:r>
              <w:r w:rsidRPr="00FE215C" w:rsidDel="00FE215C">
                <w:rPr>
                  <w:rFonts w:asciiTheme="minorHAnsi" w:eastAsiaTheme="minorEastAsia" w:hAnsiTheme="minorHAnsi"/>
                  <w:b/>
                  <w:bCs/>
                  <w:sz w:val="20"/>
                  <w:szCs w:val="20"/>
                  <w:highlight w:val="green"/>
                  <w:rPrChange w:id="10767" w:author="Sam Sehgal (EXT Idiom)" w:date="2025-05-19T12:18:00Z" w16du:dateUtc="2025-05-19T02:18:00Z">
                    <w:rPr>
                      <w:rFonts w:asciiTheme="minorHAnsi" w:eastAsiaTheme="minorEastAsia" w:hAnsiTheme="minorHAnsi"/>
                      <w:b/>
                      <w:bCs/>
                      <w:sz w:val="20"/>
                      <w:szCs w:val="20"/>
                    </w:rPr>
                  </w:rPrChange>
                </w:rPr>
                <w:delText>&lt;</w:delText>
              </w:r>
              <w:r w:rsidRPr="00FE215C" w:rsidDel="00FE215C">
                <w:rPr>
                  <w:rFonts w:asciiTheme="minorHAnsi" w:eastAsiaTheme="minorEastAsia" w:hAnsiTheme="minorHAnsi"/>
                  <w:sz w:val="20"/>
                  <w:szCs w:val="20"/>
                  <w:highlight w:val="green"/>
                  <w:rPrChange w:id="10768" w:author="Sam Sehgal (EXT Idiom)" w:date="2025-05-19T12:18:00Z" w16du:dateUtc="2025-05-19T02:18:00Z">
                    <w:rPr>
                      <w:rFonts w:asciiTheme="minorHAnsi" w:eastAsiaTheme="minorEastAsia" w:hAnsiTheme="minorHAnsi"/>
                      <w:sz w:val="20"/>
                      <w:szCs w:val="20"/>
                    </w:rPr>
                  </w:rPrChange>
                </w:rPr>
                <w:delText>TransactionPremium</w:delText>
              </w:r>
              <w:r w:rsidRPr="00FE215C" w:rsidDel="00FE215C">
                <w:rPr>
                  <w:rFonts w:asciiTheme="minorHAnsi" w:eastAsiaTheme="minorEastAsia" w:hAnsiTheme="minorHAnsi"/>
                  <w:b/>
                  <w:bCs/>
                  <w:sz w:val="20"/>
                  <w:szCs w:val="20"/>
                  <w:highlight w:val="green"/>
                  <w:rPrChange w:id="10769" w:author="Sam Sehgal (EXT Idiom)" w:date="2025-05-19T12:18:00Z" w16du:dateUtc="2025-05-19T02:18:00Z">
                    <w:rPr>
                      <w:rFonts w:asciiTheme="minorHAnsi" w:eastAsiaTheme="minorEastAsia" w:hAnsiTheme="minorHAnsi"/>
                      <w:b/>
                      <w:bCs/>
                      <w:sz w:val="20"/>
                      <w:szCs w:val="20"/>
                    </w:rPr>
                  </w:rPrChange>
                </w:rPr>
                <w:delText xml:space="preserve">&gt; GREATER THAN 0 AND </w:delText>
              </w:r>
              <w:r w:rsidRPr="00FE215C" w:rsidDel="00FE215C">
                <w:rPr>
                  <w:rFonts w:asciiTheme="minorHAnsi" w:eastAsiaTheme="minorEastAsia" w:hAnsiTheme="minorHAnsi"/>
                  <w:color w:val="000000" w:themeColor="text1"/>
                  <w:sz w:val="20"/>
                  <w:szCs w:val="20"/>
                  <w:highlight w:val="green"/>
                  <w:rPrChange w:id="10770" w:author="Sam Sehgal (EXT Idiom)" w:date="2025-05-19T12:18:00Z" w16du:dateUtc="2025-05-19T02:18:00Z">
                    <w:rPr>
                      <w:rFonts w:asciiTheme="minorHAnsi" w:eastAsiaTheme="minorEastAsia" w:hAnsiTheme="minorHAnsi"/>
                      <w:color w:val="000000" w:themeColor="text1"/>
                      <w:sz w:val="20"/>
                      <w:szCs w:val="20"/>
                    </w:rPr>
                  </w:rPrChange>
                </w:rPr>
                <w:delText>&lt;</w:delText>
              </w:r>
              <w:r w:rsidRPr="00FE215C" w:rsidDel="00FE215C">
                <w:rPr>
                  <w:rFonts w:asciiTheme="minorHAnsi" w:eastAsiaTheme="minorEastAsia" w:hAnsiTheme="minorHAnsi"/>
                  <w:color w:val="444444"/>
                  <w:sz w:val="20"/>
                  <w:szCs w:val="20"/>
                  <w:highlight w:val="green"/>
                  <w:rPrChange w:id="10771" w:author="Sam Sehgal (EXT Idiom)" w:date="2025-05-19T12:18:00Z" w16du:dateUtc="2025-05-19T02:18:00Z">
                    <w:rPr>
                      <w:rFonts w:asciiTheme="minorHAnsi" w:eastAsiaTheme="minorEastAsia" w:hAnsiTheme="minorHAnsi"/>
                      <w:color w:val="444444"/>
                      <w:sz w:val="20"/>
                      <w:szCs w:val="20"/>
                    </w:rPr>
                  </w:rPrChange>
                </w:rPr>
                <w:delText>AmountDue</w:delText>
              </w:r>
              <w:r w:rsidRPr="00FE215C" w:rsidDel="00FE215C">
                <w:rPr>
                  <w:rFonts w:asciiTheme="minorHAnsi" w:eastAsiaTheme="minorEastAsia" w:hAnsiTheme="minorHAnsi"/>
                  <w:color w:val="000000" w:themeColor="text1"/>
                  <w:sz w:val="20"/>
                  <w:szCs w:val="20"/>
                  <w:highlight w:val="green"/>
                  <w:rPrChange w:id="10772" w:author="Sam Sehgal (EXT Idiom)" w:date="2025-05-19T12:18:00Z" w16du:dateUtc="2025-05-19T02:18:00Z">
                    <w:rPr>
                      <w:rFonts w:asciiTheme="minorHAnsi" w:eastAsiaTheme="minorEastAsia" w:hAnsiTheme="minorHAnsi"/>
                      <w:color w:val="000000" w:themeColor="text1"/>
                      <w:sz w:val="20"/>
                      <w:szCs w:val="20"/>
                    </w:rPr>
                  </w:rPrChange>
                </w:rPr>
                <w:delText>&gt; GREATER THAN 0</w:delText>
              </w:r>
            </w:del>
          </w:p>
          <w:p w14:paraId="7C386A1D" w14:textId="2031B634" w:rsidR="004731D1" w:rsidRPr="00FE215C" w:rsidDel="00FE215C" w:rsidRDefault="004731D1" w:rsidP="004731D1">
            <w:pPr>
              <w:tabs>
                <w:tab w:val="left" w:pos="774"/>
              </w:tabs>
              <w:rPr>
                <w:del w:id="10773" w:author="Sam Sehgal (EXT Idiom)" w:date="2025-05-19T12:18:00Z" w16du:dateUtc="2025-05-19T02:18:00Z"/>
                <w:rFonts w:asciiTheme="minorHAnsi" w:hAnsiTheme="minorHAnsi" w:cstheme="minorHAnsi"/>
                <w:sz w:val="20"/>
                <w:highlight w:val="green"/>
                <w:rPrChange w:id="10774" w:author="Sam Sehgal (EXT Idiom)" w:date="2025-05-19T12:18:00Z" w16du:dateUtc="2025-05-19T02:18:00Z">
                  <w:rPr>
                    <w:del w:id="10775" w:author="Sam Sehgal (EXT Idiom)" w:date="2025-05-19T12:18:00Z" w16du:dateUtc="2025-05-19T02:18:00Z"/>
                    <w:rFonts w:asciiTheme="minorHAnsi" w:hAnsiTheme="minorHAnsi" w:cstheme="minorHAnsi"/>
                    <w:sz w:val="20"/>
                  </w:rPr>
                </w:rPrChange>
              </w:rPr>
            </w:pPr>
            <w:del w:id="10776" w:author="Sam Sehgal (EXT Idiom)" w:date="2025-05-19T12:18:00Z" w16du:dateUtc="2025-05-19T02:18:00Z">
              <w:r w:rsidRPr="00FE215C" w:rsidDel="00FE215C">
                <w:rPr>
                  <w:rFonts w:asciiTheme="minorHAnsi" w:hAnsiTheme="minorHAnsi" w:cstheme="minorHAnsi"/>
                  <w:b/>
                  <w:bCs/>
                  <w:sz w:val="20"/>
                  <w:highlight w:val="green"/>
                  <w:rPrChange w:id="10777" w:author="Sam Sehgal (EXT Idiom)" w:date="2025-05-19T12:18:00Z" w16du:dateUtc="2025-05-19T02:18:00Z">
                    <w:rPr>
                      <w:rFonts w:asciiTheme="minorHAnsi" w:hAnsiTheme="minorHAnsi" w:cstheme="minorHAnsi"/>
                      <w:b/>
                      <w:bCs/>
                      <w:sz w:val="20"/>
                    </w:rPr>
                  </w:rPrChange>
                </w:rPr>
                <w:delText>THEN</w:delText>
              </w:r>
              <w:r w:rsidRPr="00FE215C" w:rsidDel="00FE215C">
                <w:rPr>
                  <w:rFonts w:asciiTheme="minorHAnsi" w:hAnsiTheme="minorHAnsi" w:cstheme="minorHAnsi"/>
                  <w:sz w:val="20"/>
                  <w:highlight w:val="green"/>
                  <w:rPrChange w:id="10778" w:author="Sam Sehgal (EXT Idiom)" w:date="2025-05-19T12:18:00Z" w16du:dateUtc="2025-05-19T02:18:00Z">
                    <w:rPr>
                      <w:rFonts w:asciiTheme="minorHAnsi" w:hAnsiTheme="minorHAnsi" w:cstheme="minorHAnsi"/>
                      <w:sz w:val="20"/>
                    </w:rPr>
                  </w:rPrChange>
                </w:rPr>
                <w:delText xml:space="preserve"> display</w:delText>
              </w:r>
            </w:del>
          </w:p>
          <w:p w14:paraId="433AFC95" w14:textId="45AB7A03" w:rsidR="004731D1" w:rsidRPr="00FE215C" w:rsidRDefault="004731D1" w:rsidP="004731D1">
            <w:pPr>
              <w:tabs>
                <w:tab w:val="left" w:pos="774"/>
              </w:tabs>
              <w:rPr>
                <w:rFonts w:asciiTheme="minorHAnsi" w:hAnsiTheme="minorHAnsi" w:cstheme="minorHAnsi"/>
                <w:b/>
                <w:bCs/>
                <w:sz w:val="20"/>
                <w:highlight w:val="green"/>
                <w:rPrChange w:id="10779" w:author="Sam Sehgal (EXT Idiom)" w:date="2025-05-19T12:18:00Z" w16du:dateUtc="2025-05-19T02:18:00Z">
                  <w:rPr>
                    <w:rFonts w:asciiTheme="minorHAnsi" w:hAnsiTheme="minorHAnsi" w:cstheme="minorHAnsi"/>
                    <w:b/>
                    <w:bCs/>
                    <w:sz w:val="20"/>
                  </w:rPr>
                </w:rPrChange>
              </w:rPr>
            </w:pPr>
            <w:del w:id="10780" w:author="Sam Sehgal (EXT Idiom)" w:date="2025-05-19T12:18:00Z" w16du:dateUtc="2025-05-19T02:18:00Z">
              <w:r w:rsidRPr="00FE215C" w:rsidDel="00FE215C">
                <w:rPr>
                  <w:rFonts w:asciiTheme="minorHAnsi" w:hAnsiTheme="minorHAnsi" w:cstheme="minorHAnsi"/>
                  <w:b/>
                  <w:bCs/>
                  <w:sz w:val="20"/>
                  <w:highlight w:val="green"/>
                  <w:rPrChange w:id="10781" w:author="Sam Sehgal (EXT Idiom)" w:date="2025-05-19T12:18:00Z" w16du:dateUtc="2025-05-19T02:18:00Z">
                    <w:rPr>
                      <w:rFonts w:asciiTheme="minorHAnsi" w:hAnsiTheme="minorHAnsi" w:cstheme="minorHAnsi"/>
                      <w:b/>
                      <w:bCs/>
                      <w:sz w:val="20"/>
                    </w:rPr>
                  </w:rPrChange>
                </w:rPr>
                <w:delText xml:space="preserve">ELSE </w:delText>
              </w:r>
              <w:r w:rsidRPr="00FE215C" w:rsidDel="00FE215C">
                <w:rPr>
                  <w:rFonts w:asciiTheme="minorHAnsi" w:hAnsiTheme="minorHAnsi" w:cstheme="minorHAnsi"/>
                  <w:sz w:val="20"/>
                  <w:highlight w:val="green"/>
                  <w:rPrChange w:id="10782" w:author="Sam Sehgal (EXT Idiom)" w:date="2025-05-19T12:18:00Z" w16du:dateUtc="2025-05-19T02:18:00Z">
                    <w:rPr>
                      <w:rFonts w:asciiTheme="minorHAnsi" w:hAnsiTheme="minorHAnsi" w:cstheme="minorHAnsi"/>
                      <w:sz w:val="20"/>
                    </w:rPr>
                  </w:rPrChange>
                </w:rPr>
                <w:delText>do not display</w:delText>
              </w:r>
            </w:del>
          </w:p>
        </w:tc>
        <w:tc>
          <w:tcPr>
            <w:tcW w:w="851" w:type="dxa"/>
          </w:tcPr>
          <w:p w14:paraId="6956DAAA" w14:textId="65190750" w:rsidR="004731D1" w:rsidRPr="00FE215C" w:rsidDel="00FE215C" w:rsidRDefault="004731D1" w:rsidP="004731D1">
            <w:pPr>
              <w:spacing w:after="120"/>
              <w:rPr>
                <w:del w:id="10783" w:author="Sam Sehgal (EXT Idiom)" w:date="2025-05-19T12:18:00Z" w16du:dateUtc="2025-05-19T02:18:00Z"/>
                <w:rFonts w:asciiTheme="minorHAnsi" w:hAnsiTheme="minorHAnsi" w:cstheme="minorHAnsi"/>
                <w:color w:val="000000"/>
                <w:sz w:val="18"/>
                <w:szCs w:val="18"/>
                <w:highlight w:val="green"/>
                <w:rPrChange w:id="10784" w:author="Sam Sehgal (EXT Idiom)" w:date="2025-05-19T12:18:00Z" w16du:dateUtc="2025-05-19T02:18:00Z">
                  <w:rPr>
                    <w:del w:id="10785" w:author="Sam Sehgal (EXT Idiom)" w:date="2025-05-19T12:18:00Z" w16du:dateUtc="2025-05-19T02:18:00Z"/>
                    <w:rFonts w:asciiTheme="minorHAnsi" w:hAnsiTheme="minorHAnsi" w:cstheme="minorHAnsi"/>
                    <w:color w:val="000000"/>
                    <w:sz w:val="18"/>
                    <w:szCs w:val="18"/>
                  </w:rPr>
                </w:rPrChange>
              </w:rPr>
            </w:pPr>
            <w:del w:id="10786" w:author="Sam Sehgal (EXT Idiom)" w:date="2025-05-19T12:18:00Z" w16du:dateUtc="2025-05-19T02:18:00Z">
              <w:r w:rsidRPr="00FE215C" w:rsidDel="00FE215C">
                <w:rPr>
                  <w:rFonts w:asciiTheme="minorHAnsi" w:hAnsiTheme="minorHAnsi" w:cstheme="minorHAnsi"/>
                  <w:color w:val="000000"/>
                  <w:sz w:val="18"/>
                  <w:szCs w:val="18"/>
                  <w:highlight w:val="green"/>
                  <w:rPrChange w:id="10787" w:author="Sam Sehgal (EXT Idiom)" w:date="2025-05-19T12:18:00Z" w16du:dateUtc="2025-05-19T02:18:00Z">
                    <w:rPr>
                      <w:rFonts w:asciiTheme="minorHAnsi" w:hAnsiTheme="minorHAnsi" w:cstheme="minorHAnsi"/>
                      <w:color w:val="000000"/>
                      <w:sz w:val="18"/>
                      <w:szCs w:val="18"/>
                    </w:rPr>
                  </w:rPrChange>
                </w:rPr>
                <w:delText>Column 1 text:</w:delText>
              </w:r>
            </w:del>
          </w:p>
          <w:p w14:paraId="440FA3CB" w14:textId="377CE493" w:rsidR="004731D1" w:rsidRPr="00FE215C" w:rsidDel="00FE215C" w:rsidRDefault="004731D1" w:rsidP="004731D1">
            <w:pPr>
              <w:spacing w:after="120"/>
              <w:rPr>
                <w:del w:id="10788" w:author="Sam Sehgal (EXT Idiom)" w:date="2025-05-19T12:18:00Z" w16du:dateUtc="2025-05-19T02:18:00Z"/>
                <w:rFonts w:asciiTheme="minorHAnsi" w:hAnsiTheme="minorHAnsi" w:cstheme="minorHAnsi"/>
                <w:color w:val="000000"/>
                <w:sz w:val="18"/>
                <w:szCs w:val="18"/>
                <w:highlight w:val="green"/>
                <w:rPrChange w:id="10789" w:author="Sam Sehgal (EXT Idiom)" w:date="2025-05-19T12:18:00Z" w16du:dateUtc="2025-05-19T02:18:00Z">
                  <w:rPr>
                    <w:del w:id="10790" w:author="Sam Sehgal (EXT Idiom)" w:date="2025-05-19T12:18:00Z" w16du:dateUtc="2025-05-19T02:18:00Z"/>
                    <w:rFonts w:asciiTheme="minorHAnsi" w:hAnsiTheme="minorHAnsi" w:cstheme="minorHAnsi"/>
                    <w:color w:val="000000"/>
                    <w:sz w:val="18"/>
                    <w:szCs w:val="18"/>
                  </w:rPr>
                </w:rPrChange>
              </w:rPr>
            </w:pPr>
            <w:del w:id="10791" w:author="Sam Sehgal (EXT Idiom)" w:date="2025-05-19T12:18:00Z" w16du:dateUtc="2025-05-19T02:18:00Z">
              <w:r w:rsidRPr="00FE215C" w:rsidDel="00FE215C">
                <w:rPr>
                  <w:rFonts w:asciiTheme="minorHAnsi" w:hAnsiTheme="minorHAnsi" w:cstheme="minorHAnsi"/>
                  <w:color w:val="000000"/>
                  <w:sz w:val="18"/>
                  <w:szCs w:val="18"/>
                  <w:highlight w:val="green"/>
                  <w:rPrChange w:id="10792" w:author="Sam Sehgal (EXT Idiom)" w:date="2025-05-19T12:18:00Z" w16du:dateUtc="2025-05-19T02:18:00Z">
                    <w:rPr>
                      <w:rFonts w:asciiTheme="minorHAnsi" w:hAnsiTheme="minorHAnsi" w:cstheme="minorHAnsi"/>
                      <w:color w:val="000000"/>
                      <w:sz w:val="18"/>
                      <w:szCs w:val="18"/>
                    </w:rPr>
                  </w:rPrChange>
                </w:rPr>
                <w:delText xml:space="preserve">Bodycopy_COI </w:delText>
              </w:r>
            </w:del>
          </w:p>
          <w:p w14:paraId="270B7C23" w14:textId="4A147010" w:rsidR="004731D1" w:rsidRPr="00FE215C" w:rsidDel="00FE215C" w:rsidRDefault="004731D1" w:rsidP="004731D1">
            <w:pPr>
              <w:spacing w:after="120"/>
              <w:rPr>
                <w:del w:id="10793" w:author="Sam Sehgal (EXT Idiom)" w:date="2025-05-19T12:18:00Z" w16du:dateUtc="2025-05-19T02:18:00Z"/>
                <w:rFonts w:asciiTheme="minorHAnsi" w:hAnsiTheme="minorHAnsi" w:cstheme="minorHAnsi"/>
                <w:color w:val="000000"/>
                <w:sz w:val="18"/>
                <w:szCs w:val="18"/>
                <w:highlight w:val="green"/>
                <w:rPrChange w:id="10794" w:author="Sam Sehgal (EXT Idiom)" w:date="2025-05-19T12:18:00Z" w16du:dateUtc="2025-05-19T02:18:00Z">
                  <w:rPr>
                    <w:del w:id="10795" w:author="Sam Sehgal (EXT Idiom)" w:date="2025-05-19T12:18:00Z" w16du:dateUtc="2025-05-19T02:18:00Z"/>
                    <w:rFonts w:asciiTheme="minorHAnsi" w:hAnsiTheme="minorHAnsi" w:cstheme="minorHAnsi"/>
                    <w:color w:val="000000"/>
                    <w:sz w:val="18"/>
                    <w:szCs w:val="18"/>
                  </w:rPr>
                </w:rPrChange>
              </w:rPr>
            </w:pPr>
            <w:del w:id="10796" w:author="Sam Sehgal (EXT Idiom)" w:date="2025-05-19T12:18:00Z" w16du:dateUtc="2025-05-19T02:18:00Z">
              <w:r w:rsidRPr="00FE215C" w:rsidDel="00FE215C">
                <w:rPr>
                  <w:rFonts w:asciiTheme="minorHAnsi" w:hAnsiTheme="minorHAnsi" w:cstheme="minorHAnsi"/>
                  <w:color w:val="000000"/>
                  <w:sz w:val="18"/>
                  <w:szCs w:val="18"/>
                  <w:highlight w:val="green"/>
                  <w:rPrChange w:id="10797" w:author="Sam Sehgal (EXT Idiom)" w:date="2025-05-19T12:18:00Z" w16du:dateUtc="2025-05-19T02:18:00Z">
                    <w:rPr>
                      <w:rFonts w:asciiTheme="minorHAnsi" w:hAnsiTheme="minorHAnsi" w:cstheme="minorHAnsi"/>
                      <w:color w:val="000000"/>
                      <w:sz w:val="18"/>
                      <w:szCs w:val="18"/>
                    </w:rPr>
                  </w:rPrChange>
                </w:rPr>
                <w:delText>Column 2 text:</w:delText>
              </w:r>
            </w:del>
          </w:p>
          <w:p w14:paraId="48F8A882" w14:textId="0D1BE861" w:rsidR="004731D1" w:rsidRPr="00FE215C" w:rsidRDefault="004731D1" w:rsidP="004731D1">
            <w:pPr>
              <w:tabs>
                <w:tab w:val="left" w:pos="1800"/>
              </w:tabs>
              <w:rPr>
                <w:rFonts w:asciiTheme="minorHAnsi" w:hAnsiTheme="minorHAnsi" w:cstheme="minorHAnsi"/>
                <w:bCs/>
                <w:sz w:val="20"/>
                <w:szCs w:val="20"/>
                <w:highlight w:val="green"/>
                <w:rPrChange w:id="10798" w:author="Sam Sehgal (EXT Idiom)" w:date="2025-05-19T12:18:00Z" w16du:dateUtc="2025-05-19T02:18:00Z">
                  <w:rPr>
                    <w:rFonts w:asciiTheme="minorHAnsi" w:hAnsiTheme="minorHAnsi" w:cstheme="minorHAnsi"/>
                    <w:bCs/>
                    <w:sz w:val="20"/>
                    <w:szCs w:val="20"/>
                  </w:rPr>
                </w:rPrChange>
              </w:rPr>
            </w:pPr>
            <w:del w:id="10799" w:author="Sam Sehgal (EXT Idiom)" w:date="2025-05-19T12:18:00Z" w16du:dateUtc="2025-05-19T02:18:00Z">
              <w:r w:rsidRPr="00FE215C" w:rsidDel="00FE215C">
                <w:rPr>
                  <w:rFonts w:asciiTheme="minorHAnsi" w:hAnsiTheme="minorHAnsi" w:cstheme="minorHAnsi"/>
                  <w:color w:val="000000"/>
                  <w:sz w:val="18"/>
                  <w:szCs w:val="18"/>
                  <w:highlight w:val="green"/>
                  <w:rPrChange w:id="10800" w:author="Sam Sehgal (EXT Idiom)" w:date="2025-05-19T12:18:00Z" w16du:dateUtc="2025-05-19T02:18:00Z">
                    <w:rPr>
                      <w:rFonts w:asciiTheme="minorHAnsi" w:hAnsiTheme="minorHAnsi" w:cstheme="minorHAnsi"/>
                      <w:color w:val="000000"/>
                      <w:sz w:val="18"/>
                      <w:szCs w:val="18"/>
                    </w:rPr>
                  </w:rPrChange>
                </w:rPr>
                <w:delText>Table_Heading_3</w:delText>
              </w:r>
            </w:del>
          </w:p>
        </w:tc>
      </w:tr>
      <w:tr w:rsidR="004731D1" w:rsidRPr="00BD6987" w14:paraId="772F1D2C" w14:textId="77777777" w:rsidTr="5DAD8829">
        <w:trPr>
          <w:cantSplit/>
        </w:trPr>
        <w:tc>
          <w:tcPr>
            <w:tcW w:w="1013" w:type="dxa"/>
          </w:tcPr>
          <w:p w14:paraId="2A633A90" w14:textId="48583D8F" w:rsidR="004731D1" w:rsidRPr="00BD6987"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YRP </w:t>
            </w:r>
            <w:r>
              <w:rPr>
                <w:rFonts w:asciiTheme="minorHAnsi" w:hAnsiTheme="minorHAnsi" w:cstheme="minorHAnsi"/>
                <w:bCs/>
                <w:sz w:val="20"/>
                <w:szCs w:val="20"/>
              </w:rPr>
              <w:t>20</w:t>
            </w:r>
          </w:p>
        </w:tc>
        <w:tc>
          <w:tcPr>
            <w:tcW w:w="1534" w:type="dxa"/>
          </w:tcPr>
          <w:p w14:paraId="0AAD0A8D" w14:textId="77777777" w:rsidR="004731D1" w:rsidRDefault="004731D1" w:rsidP="004731D1">
            <w:pPr>
              <w:tabs>
                <w:tab w:val="left" w:pos="1800"/>
              </w:tabs>
              <w:rPr>
                <w:rFonts w:asciiTheme="minorHAnsi" w:hAnsiTheme="minorHAnsi" w:cstheme="minorHAnsi"/>
                <w:sz w:val="20"/>
              </w:rPr>
            </w:pPr>
            <w:r w:rsidRPr="3136F1EB">
              <w:rPr>
                <w:rFonts w:asciiTheme="minorHAnsi" w:hAnsiTheme="minorHAnsi"/>
                <w:sz w:val="20"/>
                <w:szCs w:val="20"/>
              </w:rPr>
              <w:t>&lt;</w:t>
            </w:r>
            <w:r w:rsidRPr="00886CD0">
              <w:rPr>
                <w:rFonts w:asciiTheme="minorHAnsi" w:hAnsiTheme="minorHAnsi"/>
                <w:sz w:val="20"/>
                <w:szCs w:val="20"/>
              </w:rPr>
              <w:t>IsAfterFinalPayment</w:t>
            </w:r>
            <w:r w:rsidRPr="3136F1EB">
              <w:rPr>
                <w:rFonts w:asciiTheme="minorHAnsi" w:hAnsiTheme="minorHAnsi"/>
                <w:sz w:val="20"/>
                <w:szCs w:val="20"/>
              </w:rPr>
              <w:t xml:space="preserve">&gt; </w:t>
            </w:r>
            <w:r w:rsidRPr="00720F8E">
              <w:rPr>
                <w:rFonts w:asciiTheme="minorHAnsi" w:hAnsiTheme="minorHAnsi" w:cstheme="minorHAnsi"/>
                <w:sz w:val="20"/>
              </w:rPr>
              <w:t>&lt;</w:t>
            </w:r>
            <w:r>
              <w:rPr>
                <w:rFonts w:asciiTheme="minorHAnsi" w:hAnsiTheme="minorHAnsi" w:cstheme="minorHAnsi"/>
                <w:sz w:val="20"/>
              </w:rPr>
              <w:t>PaymentFrequencyCode</w:t>
            </w:r>
            <w:r w:rsidRPr="00720F8E">
              <w:rPr>
                <w:rFonts w:asciiTheme="minorHAnsi" w:hAnsiTheme="minorHAnsi" w:cstheme="minorHAnsi"/>
                <w:sz w:val="20"/>
              </w:rPr>
              <w:t>&gt;</w:t>
            </w:r>
          </w:p>
          <w:p w14:paraId="2B7A7E1E" w14:textId="77777777" w:rsidR="004731D1" w:rsidRDefault="004731D1" w:rsidP="004731D1">
            <w:pPr>
              <w:tabs>
                <w:tab w:val="left" w:pos="1800"/>
              </w:tabs>
              <w:rPr>
                <w:rFonts w:asciiTheme="minorHAnsi" w:eastAsiaTheme="minorEastAsia" w:hAnsiTheme="minorHAnsi"/>
                <w:b/>
                <w:bCs/>
                <w:sz w:val="20"/>
                <w:szCs w:val="20"/>
              </w:rPr>
            </w:pPr>
            <w:r w:rsidRPr="3136F1EB">
              <w:rPr>
                <w:rFonts w:asciiTheme="minorHAnsi" w:eastAsiaTheme="minorEastAsia" w:hAnsiTheme="minorHAnsi"/>
                <w:b/>
                <w:bCs/>
                <w:sz w:val="20"/>
                <w:szCs w:val="20"/>
              </w:rPr>
              <w:t>&lt;</w:t>
            </w:r>
            <w:r w:rsidRPr="006417DB">
              <w:rPr>
                <w:rFonts w:asciiTheme="minorHAnsi" w:eastAsiaTheme="minorEastAsia" w:hAnsiTheme="minorHAnsi"/>
                <w:sz w:val="20"/>
                <w:szCs w:val="20"/>
              </w:rPr>
              <w:t>TransactionPremium</w:t>
            </w:r>
            <w:r w:rsidRPr="3136F1EB">
              <w:rPr>
                <w:rFonts w:asciiTheme="minorHAnsi" w:eastAsiaTheme="minorEastAsia" w:hAnsiTheme="minorHAnsi"/>
                <w:b/>
                <w:bCs/>
                <w:sz w:val="20"/>
                <w:szCs w:val="20"/>
              </w:rPr>
              <w:t>&gt;</w:t>
            </w:r>
          </w:p>
          <w:p w14:paraId="154515E6" w14:textId="77777777" w:rsidR="004731D1" w:rsidRDefault="004731D1" w:rsidP="004731D1">
            <w:pPr>
              <w:tabs>
                <w:tab w:val="left" w:pos="1800"/>
              </w:tabs>
              <w:rPr>
                <w:rFonts w:asciiTheme="minorHAnsi" w:hAnsiTheme="minorHAnsi"/>
                <w:sz w:val="20"/>
                <w:szCs w:val="20"/>
              </w:rPr>
            </w:pPr>
            <w:r>
              <w:rPr>
                <w:rFonts w:asciiTheme="minorHAnsi" w:hAnsiTheme="minorHAnsi"/>
                <w:sz w:val="20"/>
                <w:szCs w:val="20"/>
              </w:rPr>
              <w:t>&lt;DocumentSubType&gt;</w:t>
            </w:r>
          </w:p>
          <w:p w14:paraId="28CF029F" w14:textId="1C5F1CF9" w:rsidR="004731D1" w:rsidRDefault="004731D1" w:rsidP="004731D1">
            <w:pPr>
              <w:tabs>
                <w:tab w:val="left" w:pos="1800"/>
              </w:tabs>
              <w:rPr>
                <w:rFonts w:asciiTheme="minorHAnsi" w:hAnsiTheme="minorHAnsi" w:cstheme="minorHAnsi"/>
                <w:sz w:val="20"/>
              </w:rPr>
            </w:pPr>
            <w:r w:rsidRPr="002E7721">
              <w:rPr>
                <w:rFonts w:asciiTheme="minorHAnsi" w:hAnsiTheme="minorHAnsi" w:cstheme="minorHAnsi"/>
                <w:sz w:val="20"/>
              </w:rPr>
              <w:t>&lt;</w:t>
            </w:r>
            <w:r w:rsidR="00343E8A" w:rsidRPr="00343E8A">
              <w:rPr>
                <w:rFonts w:asciiTheme="minorHAnsi" w:hAnsiTheme="minorHAnsi" w:cstheme="minorHAnsi"/>
                <w:sz w:val="20"/>
              </w:rPr>
              <w:t>CurrentTermGrossPremium</w:t>
            </w:r>
            <w:r w:rsidRPr="002E7721">
              <w:rPr>
                <w:rFonts w:asciiTheme="minorHAnsi" w:hAnsiTheme="minorHAnsi" w:cstheme="minorHAnsi"/>
                <w:sz w:val="20"/>
              </w:rPr>
              <w:t>&gt;</w:t>
            </w:r>
          </w:p>
          <w:p w14:paraId="3BCA79C8" w14:textId="77777777" w:rsidR="004731D1" w:rsidRPr="00BD6987" w:rsidRDefault="004731D1" w:rsidP="004731D1">
            <w:pPr>
              <w:tabs>
                <w:tab w:val="left" w:pos="1800"/>
              </w:tabs>
              <w:rPr>
                <w:rFonts w:asciiTheme="minorHAnsi" w:hAnsiTheme="minorHAnsi" w:cstheme="minorHAnsi"/>
                <w:b/>
                <w:sz w:val="20"/>
                <w:szCs w:val="20"/>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00065F" w14:paraId="18DF2D8F" w14:textId="77777777" w:rsidTr="78CABE0F">
              <w:trPr>
                <w:trHeight w:val="300"/>
              </w:trPr>
              <w:tc>
                <w:tcPr>
                  <w:tcW w:w="2861" w:type="dxa"/>
                  <w:noWrap/>
                  <w:vAlign w:val="center"/>
                  <w:hideMark/>
                </w:tcPr>
                <w:p w14:paraId="170AD1D4" w14:textId="77777777" w:rsidR="004731D1" w:rsidRPr="0000065F" w:rsidRDefault="004731D1" w:rsidP="004731D1">
                  <w:pPr>
                    <w:pStyle w:val="BodycopyCOI"/>
                    <w:rPr>
                      <w:rFonts w:cstheme="minorHAnsi"/>
                      <w:noProof/>
                      <w:color w:val="000000" w:themeColor="text1"/>
                    </w:rPr>
                  </w:pPr>
                  <w:r w:rsidRPr="0000065F">
                    <w:t>Your payment:</w:t>
                  </w:r>
                </w:p>
              </w:tc>
              <w:tc>
                <w:tcPr>
                  <w:tcW w:w="4546" w:type="dxa"/>
                  <w:noWrap/>
                  <w:vAlign w:val="bottom"/>
                  <w:hideMark/>
                </w:tcPr>
                <w:p w14:paraId="152072C2" w14:textId="07E74045" w:rsidR="004731D1" w:rsidRPr="0000065F" w:rsidRDefault="004731D1" w:rsidP="004731D1">
                  <w:pPr>
                    <w:pStyle w:val="TableBodycopy"/>
                    <w:rPr>
                      <w:rFonts w:asciiTheme="minorHAnsi" w:hAnsiTheme="minorHAnsi" w:cstheme="minorBidi"/>
                      <w:b/>
                      <w:bCs/>
                    </w:rPr>
                  </w:pPr>
                  <w:r w:rsidRPr="0000065F">
                    <w:rPr>
                      <w:rFonts w:asciiTheme="minorHAnsi" w:hAnsiTheme="minorHAnsi" w:cstheme="minorBidi"/>
                      <w:b/>
                      <w:bCs/>
                    </w:rPr>
                    <w:t>&lt;</w:t>
                  </w:r>
                  <w:r w:rsidR="00CC1D35" w:rsidRPr="0000065F">
                    <w:rPr>
                      <w:rFonts w:asciiTheme="minorHAnsi" w:hAnsiTheme="minorHAnsi" w:cstheme="minorBidi"/>
                      <w:b/>
                      <w:bCs/>
                    </w:rPr>
                    <w:t>CurrentTermGrossPremium</w:t>
                  </w:r>
                  <w:r w:rsidRPr="0000065F">
                    <w:rPr>
                      <w:rFonts w:asciiTheme="minorHAnsi" w:hAnsiTheme="minorHAnsi" w:cstheme="minorBidi"/>
                      <w:b/>
                      <w:bCs/>
                    </w:rPr>
                    <w:t>&gt; per month</w:t>
                  </w:r>
                </w:p>
              </w:tc>
            </w:tr>
          </w:tbl>
          <w:p w14:paraId="61AED4D5" w14:textId="77777777" w:rsidR="004731D1" w:rsidRPr="0000065F" w:rsidRDefault="004731D1" w:rsidP="004731D1">
            <w:pPr>
              <w:pStyle w:val="TableBodycopy"/>
              <w:rPr>
                <w:rFonts w:asciiTheme="minorHAnsi" w:hAnsiTheme="minorHAnsi" w:cstheme="minorBidi"/>
                <w:szCs w:val="20"/>
              </w:rPr>
            </w:pPr>
          </w:p>
        </w:tc>
        <w:tc>
          <w:tcPr>
            <w:tcW w:w="1843" w:type="dxa"/>
          </w:tcPr>
          <w:p w14:paraId="44E37973" w14:textId="77777777" w:rsidR="004731D1" w:rsidRPr="0000065F" w:rsidRDefault="004731D1" w:rsidP="004731D1">
            <w:pPr>
              <w:tabs>
                <w:tab w:val="left" w:pos="774"/>
              </w:tabs>
              <w:rPr>
                <w:rFonts w:asciiTheme="minorHAnsi" w:hAnsiTheme="minorHAnsi" w:cstheme="minorHAnsi"/>
                <w:b/>
                <w:bCs/>
                <w:sz w:val="20"/>
              </w:rPr>
            </w:pPr>
            <w:r w:rsidRPr="0000065F">
              <w:rPr>
                <w:rFonts w:asciiTheme="minorHAnsi" w:hAnsiTheme="minorHAnsi" w:cstheme="minorHAnsi"/>
                <w:b/>
                <w:bCs/>
                <w:sz w:val="20"/>
              </w:rPr>
              <w:t>IF</w:t>
            </w:r>
          </w:p>
          <w:p w14:paraId="41D5FB09" w14:textId="0EFDA94C" w:rsidR="004731D1" w:rsidRPr="0000065F" w:rsidRDefault="004731D1" w:rsidP="004731D1">
            <w:pPr>
              <w:tabs>
                <w:tab w:val="left" w:pos="774"/>
              </w:tabs>
              <w:rPr>
                <w:rFonts w:asciiTheme="minorHAnsi" w:hAnsiTheme="minorHAnsi"/>
                <w:sz w:val="20"/>
                <w:szCs w:val="20"/>
              </w:rPr>
            </w:pPr>
            <w:r w:rsidRPr="0000065F">
              <w:rPr>
                <w:rFonts w:asciiTheme="minorHAnsi" w:eastAsiaTheme="minorEastAsia" w:hAnsiTheme="minorHAnsi"/>
                <w:sz w:val="20"/>
                <w:szCs w:val="20"/>
              </w:rPr>
              <w:t xml:space="preserve">&lt;DocumentSubType&gt; = "Endorsement" </w:t>
            </w:r>
            <w:r w:rsidRPr="0000065F">
              <w:rPr>
                <w:rFonts w:asciiTheme="minorHAnsi" w:eastAsiaTheme="minorEastAsia" w:hAnsiTheme="minorHAnsi"/>
                <w:b/>
                <w:bCs/>
                <w:sz w:val="20"/>
                <w:szCs w:val="20"/>
              </w:rPr>
              <w:t>AND</w:t>
            </w:r>
            <w:r w:rsidRPr="0000065F">
              <w:rPr>
                <w:rFonts w:asciiTheme="minorHAnsi" w:eastAsiaTheme="minorEastAsia" w:hAnsiTheme="minorHAnsi"/>
                <w:sz w:val="20"/>
                <w:szCs w:val="20"/>
              </w:rPr>
              <w:t xml:space="preserve"> &lt;PaymentFrequencyCode&gt; = "1|PaymentPlanMonthly" </w:t>
            </w:r>
            <w:r w:rsidRPr="0000065F">
              <w:rPr>
                <w:rFonts w:asciiTheme="minorHAnsi" w:eastAsiaTheme="minorEastAsia" w:hAnsiTheme="minorHAnsi"/>
                <w:b/>
                <w:bCs/>
                <w:sz w:val="20"/>
                <w:szCs w:val="20"/>
              </w:rPr>
              <w:t>AND</w:t>
            </w:r>
            <w:r w:rsidRPr="0000065F">
              <w:rPr>
                <w:rFonts w:asciiTheme="minorHAnsi" w:eastAsiaTheme="minorEastAsia" w:hAnsiTheme="minorHAnsi"/>
                <w:sz w:val="20"/>
                <w:szCs w:val="20"/>
              </w:rPr>
              <w:t xml:space="preserve"> </w:t>
            </w:r>
            <w:r w:rsidRPr="0000065F">
              <w:rPr>
                <w:rFonts w:asciiTheme="minorHAnsi" w:eastAsiaTheme="minorEastAsia" w:hAnsiTheme="minorHAnsi"/>
                <w:b/>
                <w:bCs/>
                <w:sz w:val="20"/>
                <w:szCs w:val="20"/>
              </w:rPr>
              <w:t>&lt;</w:t>
            </w:r>
            <w:r w:rsidRPr="0000065F">
              <w:rPr>
                <w:rFonts w:asciiTheme="minorHAnsi" w:eastAsiaTheme="minorEastAsia" w:hAnsiTheme="minorHAnsi"/>
                <w:sz w:val="20"/>
                <w:szCs w:val="20"/>
              </w:rPr>
              <w:t>TransactionPremium</w:t>
            </w:r>
            <w:r w:rsidRPr="0000065F">
              <w:rPr>
                <w:rFonts w:asciiTheme="minorHAnsi" w:eastAsiaTheme="minorEastAsia" w:hAnsiTheme="minorHAnsi"/>
                <w:b/>
                <w:bCs/>
                <w:sz w:val="20"/>
                <w:szCs w:val="20"/>
              </w:rPr>
              <w:t xml:space="preserve">&gt; </w:t>
            </w:r>
            <w:r w:rsidRPr="0000065F">
              <w:rPr>
                <w:rFonts w:ascii="Calibri" w:eastAsia="Calibri" w:hAnsi="Calibri" w:cs="Calibri"/>
                <w:b/>
                <w:bCs/>
                <w:color w:val="000000" w:themeColor="text1"/>
                <w:sz w:val="20"/>
                <w:szCs w:val="20"/>
              </w:rPr>
              <w:t>Not Equal 0</w:t>
            </w:r>
            <w:r w:rsidRPr="0000065F">
              <w:rPr>
                <w:rFonts w:ascii="Calibri" w:eastAsia="Calibri" w:hAnsi="Calibri" w:cs="Calibri"/>
                <w:sz w:val="20"/>
                <w:szCs w:val="20"/>
              </w:rPr>
              <w:t xml:space="preserve">  </w:t>
            </w:r>
            <w:r w:rsidRPr="0000065F">
              <w:rPr>
                <w:rFonts w:asciiTheme="minorHAnsi" w:hAnsiTheme="minorHAnsi"/>
                <w:b/>
                <w:bCs/>
                <w:sz w:val="20"/>
                <w:szCs w:val="20"/>
              </w:rPr>
              <w:t>AND</w:t>
            </w:r>
            <w:r w:rsidRPr="0000065F">
              <w:rPr>
                <w:rFonts w:asciiTheme="minorHAnsi" w:hAnsiTheme="minorHAnsi"/>
                <w:sz w:val="20"/>
                <w:szCs w:val="20"/>
              </w:rPr>
              <w:t xml:space="preserve"> </w:t>
            </w:r>
            <w:r w:rsidRPr="00C34FFA">
              <w:rPr>
                <w:rFonts w:asciiTheme="minorHAnsi" w:hAnsiTheme="minorHAnsi"/>
                <w:sz w:val="20"/>
                <w:szCs w:val="20"/>
              </w:rPr>
              <w:t>&lt;IsAfterFinalPayment&gt; = "</w:t>
            </w:r>
            <w:r w:rsidR="00F875E8" w:rsidRPr="00C34FFA">
              <w:rPr>
                <w:rFonts w:asciiTheme="minorHAnsi" w:hAnsiTheme="minorHAnsi"/>
                <w:sz w:val="20"/>
                <w:szCs w:val="20"/>
              </w:rPr>
              <w:t>0</w:t>
            </w:r>
            <w:r w:rsidRPr="00C34FFA">
              <w:rPr>
                <w:rFonts w:asciiTheme="minorHAnsi" w:hAnsiTheme="minorHAnsi"/>
                <w:sz w:val="20"/>
                <w:szCs w:val="20"/>
              </w:rPr>
              <w:t>"</w:t>
            </w:r>
          </w:p>
          <w:p w14:paraId="3F3AB518" w14:textId="2003836F" w:rsidR="004731D1" w:rsidRPr="0000065F" w:rsidRDefault="004731D1" w:rsidP="004731D1">
            <w:pPr>
              <w:tabs>
                <w:tab w:val="left" w:pos="774"/>
              </w:tabs>
              <w:rPr>
                <w:rFonts w:asciiTheme="minorHAnsi" w:hAnsiTheme="minorHAnsi" w:cstheme="minorHAnsi"/>
                <w:sz w:val="20"/>
              </w:rPr>
            </w:pPr>
            <w:r w:rsidRPr="0000065F">
              <w:rPr>
                <w:rFonts w:asciiTheme="minorHAnsi" w:hAnsiTheme="minorHAnsi" w:cstheme="minorHAnsi"/>
                <w:b/>
                <w:bCs/>
                <w:sz w:val="20"/>
              </w:rPr>
              <w:t>THEN</w:t>
            </w:r>
            <w:r w:rsidRPr="0000065F">
              <w:rPr>
                <w:rFonts w:asciiTheme="minorHAnsi" w:hAnsiTheme="minorHAnsi" w:cstheme="minorHAnsi"/>
                <w:sz w:val="20"/>
              </w:rPr>
              <w:t xml:space="preserve"> display</w:t>
            </w:r>
          </w:p>
          <w:p w14:paraId="0B27CDCB" w14:textId="4A422CE4" w:rsidR="004731D1" w:rsidRPr="0000065F" w:rsidRDefault="004731D1" w:rsidP="004731D1">
            <w:pPr>
              <w:tabs>
                <w:tab w:val="left" w:pos="774"/>
              </w:tabs>
              <w:rPr>
                <w:rFonts w:asciiTheme="minorHAnsi" w:hAnsiTheme="minorHAnsi" w:cstheme="minorHAnsi"/>
                <w:b/>
                <w:bCs/>
                <w:sz w:val="20"/>
              </w:rPr>
            </w:pPr>
            <w:r w:rsidRPr="0000065F">
              <w:rPr>
                <w:rFonts w:asciiTheme="minorHAnsi" w:hAnsiTheme="minorHAnsi" w:cstheme="minorHAnsi"/>
                <w:b/>
                <w:bCs/>
                <w:sz w:val="20"/>
              </w:rPr>
              <w:t xml:space="preserve">ELSE </w:t>
            </w:r>
            <w:r w:rsidRPr="0000065F">
              <w:rPr>
                <w:rFonts w:asciiTheme="minorHAnsi" w:hAnsiTheme="minorHAnsi" w:cstheme="minorHAnsi"/>
                <w:sz w:val="20"/>
              </w:rPr>
              <w:t>do not display</w:t>
            </w:r>
          </w:p>
        </w:tc>
        <w:tc>
          <w:tcPr>
            <w:tcW w:w="851" w:type="dxa"/>
          </w:tcPr>
          <w:p w14:paraId="34B780B8"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7ED1EF74"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56DC2276"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110E9321" w14:textId="5622E34E"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070EED72" w14:textId="77777777" w:rsidTr="5DAD8829">
        <w:trPr>
          <w:cantSplit/>
        </w:trPr>
        <w:tc>
          <w:tcPr>
            <w:tcW w:w="1013" w:type="dxa"/>
          </w:tcPr>
          <w:p w14:paraId="23E38CFB" w14:textId="7C3E6DDD" w:rsidR="004731D1" w:rsidRPr="00BD6987"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YRP </w:t>
            </w:r>
            <w:r>
              <w:rPr>
                <w:rFonts w:asciiTheme="minorHAnsi" w:hAnsiTheme="minorHAnsi" w:cstheme="minorHAnsi"/>
                <w:bCs/>
                <w:sz w:val="20"/>
                <w:szCs w:val="20"/>
              </w:rPr>
              <w:t>21</w:t>
            </w:r>
          </w:p>
        </w:tc>
        <w:tc>
          <w:tcPr>
            <w:tcW w:w="1534" w:type="dxa"/>
          </w:tcPr>
          <w:p w14:paraId="757E5296" w14:textId="77777777" w:rsidR="004731D1" w:rsidRDefault="004731D1" w:rsidP="004731D1">
            <w:pPr>
              <w:tabs>
                <w:tab w:val="left" w:pos="1800"/>
              </w:tabs>
              <w:rPr>
                <w:rFonts w:asciiTheme="minorHAnsi" w:hAnsiTheme="minorHAnsi" w:cstheme="minorHAnsi"/>
                <w:sz w:val="20"/>
              </w:rPr>
            </w:pPr>
            <w:r w:rsidRPr="3136F1EB">
              <w:rPr>
                <w:rFonts w:asciiTheme="minorHAnsi" w:hAnsiTheme="minorHAnsi"/>
                <w:sz w:val="20"/>
                <w:szCs w:val="20"/>
              </w:rPr>
              <w:t>&lt;</w:t>
            </w:r>
            <w:r w:rsidRPr="00886CD0">
              <w:rPr>
                <w:rFonts w:asciiTheme="minorHAnsi" w:hAnsiTheme="minorHAnsi"/>
                <w:sz w:val="20"/>
                <w:szCs w:val="20"/>
              </w:rPr>
              <w:t>IsAfterFinalPayment</w:t>
            </w:r>
            <w:r w:rsidRPr="3136F1EB">
              <w:rPr>
                <w:rFonts w:asciiTheme="minorHAnsi" w:hAnsiTheme="minorHAnsi"/>
                <w:sz w:val="20"/>
                <w:szCs w:val="20"/>
              </w:rPr>
              <w:t xml:space="preserve">&gt; </w:t>
            </w:r>
            <w:r w:rsidRPr="00720F8E">
              <w:rPr>
                <w:rFonts w:asciiTheme="minorHAnsi" w:hAnsiTheme="minorHAnsi" w:cstheme="minorHAnsi"/>
                <w:sz w:val="20"/>
              </w:rPr>
              <w:t>&lt;</w:t>
            </w:r>
            <w:r>
              <w:rPr>
                <w:rFonts w:asciiTheme="minorHAnsi" w:hAnsiTheme="minorHAnsi" w:cstheme="minorHAnsi"/>
                <w:sz w:val="20"/>
              </w:rPr>
              <w:t>PaymentFrequencyCode</w:t>
            </w:r>
            <w:r w:rsidRPr="00720F8E">
              <w:rPr>
                <w:rFonts w:asciiTheme="minorHAnsi" w:hAnsiTheme="minorHAnsi" w:cstheme="minorHAnsi"/>
                <w:sz w:val="20"/>
              </w:rPr>
              <w:t>&gt;</w:t>
            </w:r>
          </w:p>
          <w:p w14:paraId="0A333E67" w14:textId="77777777" w:rsidR="004731D1" w:rsidRDefault="004731D1" w:rsidP="004731D1">
            <w:pPr>
              <w:tabs>
                <w:tab w:val="left" w:pos="1800"/>
              </w:tabs>
              <w:rPr>
                <w:rFonts w:asciiTheme="minorHAnsi" w:eastAsiaTheme="minorEastAsia" w:hAnsiTheme="minorHAnsi"/>
                <w:b/>
                <w:bCs/>
                <w:sz w:val="20"/>
                <w:szCs w:val="20"/>
              </w:rPr>
            </w:pPr>
            <w:r w:rsidRPr="3136F1EB">
              <w:rPr>
                <w:rFonts w:asciiTheme="minorHAnsi" w:eastAsiaTheme="minorEastAsia" w:hAnsiTheme="minorHAnsi"/>
                <w:b/>
                <w:bCs/>
                <w:sz w:val="20"/>
                <w:szCs w:val="20"/>
              </w:rPr>
              <w:t>&lt;</w:t>
            </w:r>
            <w:r w:rsidRPr="006417DB">
              <w:rPr>
                <w:rFonts w:asciiTheme="minorHAnsi" w:eastAsiaTheme="minorEastAsia" w:hAnsiTheme="minorHAnsi"/>
                <w:sz w:val="20"/>
                <w:szCs w:val="20"/>
              </w:rPr>
              <w:t>TransactionPremium</w:t>
            </w:r>
            <w:r w:rsidRPr="3136F1EB">
              <w:rPr>
                <w:rFonts w:asciiTheme="minorHAnsi" w:eastAsiaTheme="minorEastAsia" w:hAnsiTheme="minorHAnsi"/>
                <w:b/>
                <w:bCs/>
                <w:sz w:val="20"/>
                <w:szCs w:val="20"/>
              </w:rPr>
              <w:t>&gt;</w:t>
            </w:r>
          </w:p>
          <w:p w14:paraId="6AEDBD46" w14:textId="77777777" w:rsidR="004731D1" w:rsidRDefault="004731D1" w:rsidP="004731D1">
            <w:pPr>
              <w:tabs>
                <w:tab w:val="left" w:pos="1800"/>
              </w:tabs>
              <w:rPr>
                <w:rFonts w:asciiTheme="minorHAnsi" w:hAnsiTheme="minorHAnsi" w:cstheme="minorHAnsi"/>
                <w:sz w:val="20"/>
              </w:rPr>
            </w:pPr>
            <w:r>
              <w:rPr>
                <w:rFonts w:asciiTheme="minorHAnsi" w:hAnsiTheme="minorHAnsi"/>
                <w:sz w:val="20"/>
                <w:szCs w:val="20"/>
              </w:rPr>
              <w:t>&lt;DocumentSubType&gt;</w:t>
            </w:r>
          </w:p>
          <w:p w14:paraId="6BA4393F" w14:textId="77777777" w:rsidR="004731D1" w:rsidRPr="00BD6987" w:rsidRDefault="004731D1" w:rsidP="004731D1">
            <w:pPr>
              <w:tabs>
                <w:tab w:val="left" w:pos="1800"/>
              </w:tabs>
              <w:rPr>
                <w:rFonts w:asciiTheme="minorHAnsi" w:hAnsiTheme="minorHAnsi" w:cstheme="minorHAnsi"/>
                <w:b/>
                <w:sz w:val="20"/>
                <w:szCs w:val="20"/>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720F8E" w14:paraId="634D04A1" w14:textId="77777777" w:rsidTr="78CABE0F">
              <w:trPr>
                <w:trHeight w:val="300"/>
              </w:trPr>
              <w:tc>
                <w:tcPr>
                  <w:tcW w:w="2861" w:type="dxa"/>
                  <w:noWrap/>
                  <w:vAlign w:val="center"/>
                  <w:hideMark/>
                </w:tcPr>
                <w:p w14:paraId="55AF30B7" w14:textId="77777777" w:rsidR="004731D1" w:rsidRPr="00E02B28" w:rsidRDefault="004731D1" w:rsidP="004731D1">
                  <w:pPr>
                    <w:pStyle w:val="BodycopyCOI"/>
                    <w:rPr>
                      <w:rFonts w:cstheme="minorHAnsi"/>
                      <w:noProof/>
                      <w:color w:val="000000" w:themeColor="text1"/>
                    </w:rPr>
                  </w:pPr>
                  <w:r w:rsidRPr="4278F7BB">
                    <w:t>Your payment:</w:t>
                  </w:r>
                </w:p>
              </w:tc>
              <w:tc>
                <w:tcPr>
                  <w:tcW w:w="4546" w:type="dxa"/>
                  <w:noWrap/>
                  <w:vAlign w:val="bottom"/>
                  <w:hideMark/>
                </w:tcPr>
                <w:p w14:paraId="3CECCBA3" w14:textId="56732896" w:rsidR="004731D1" w:rsidRPr="00E02B28" w:rsidRDefault="004731D1" w:rsidP="004731D1">
                  <w:pPr>
                    <w:pStyle w:val="TableBodycopy"/>
                    <w:rPr>
                      <w:rFonts w:asciiTheme="minorHAnsi" w:hAnsiTheme="minorHAnsi" w:cstheme="minorBidi"/>
                      <w:b/>
                      <w:bCs/>
                    </w:rPr>
                  </w:pPr>
                  <w:r w:rsidRPr="78CABE0F">
                    <w:rPr>
                      <w:rFonts w:asciiTheme="minorHAnsi" w:hAnsiTheme="minorHAnsi" w:cstheme="minorBidi"/>
                      <w:b/>
                      <w:bCs/>
                    </w:rPr>
                    <w:t>No additional premium</w:t>
                  </w:r>
                </w:p>
              </w:tc>
            </w:tr>
          </w:tbl>
          <w:p w14:paraId="16350B58" w14:textId="77777777" w:rsidR="004731D1" w:rsidRPr="4278F7BB" w:rsidRDefault="004731D1" w:rsidP="004731D1">
            <w:pPr>
              <w:pStyle w:val="TableBodycopy"/>
              <w:rPr>
                <w:rFonts w:asciiTheme="minorHAnsi" w:hAnsiTheme="minorHAnsi" w:cstheme="minorBidi"/>
                <w:szCs w:val="20"/>
              </w:rPr>
            </w:pPr>
          </w:p>
        </w:tc>
        <w:tc>
          <w:tcPr>
            <w:tcW w:w="1843" w:type="dxa"/>
          </w:tcPr>
          <w:p w14:paraId="1CB77B38" w14:textId="77777777" w:rsidR="004731D1" w:rsidRDefault="004731D1" w:rsidP="004731D1">
            <w:pPr>
              <w:tabs>
                <w:tab w:val="left" w:pos="774"/>
              </w:tabs>
              <w:rPr>
                <w:rFonts w:asciiTheme="minorHAnsi" w:hAnsiTheme="minorHAnsi" w:cstheme="minorHAnsi"/>
                <w:b/>
                <w:bCs/>
                <w:sz w:val="20"/>
              </w:rPr>
            </w:pPr>
            <w:r w:rsidRPr="00720F8E">
              <w:rPr>
                <w:rFonts w:asciiTheme="minorHAnsi" w:hAnsiTheme="minorHAnsi" w:cstheme="minorHAnsi"/>
                <w:b/>
                <w:bCs/>
                <w:sz w:val="20"/>
              </w:rPr>
              <w:t>IF</w:t>
            </w:r>
          </w:p>
          <w:p w14:paraId="1EF8C925" w14:textId="47F556F2" w:rsidR="004731D1" w:rsidRDefault="004731D1" w:rsidP="004731D1">
            <w:pPr>
              <w:tabs>
                <w:tab w:val="left" w:pos="774"/>
              </w:tabs>
              <w:rPr>
                <w:rFonts w:asciiTheme="minorHAnsi" w:hAnsiTheme="minorHAnsi"/>
                <w:sz w:val="20"/>
                <w:szCs w:val="20"/>
              </w:rPr>
            </w:pPr>
            <w:r>
              <w:rPr>
                <w:rFonts w:asciiTheme="minorHAnsi" w:eastAsiaTheme="minorEastAsia" w:hAnsiTheme="minorHAnsi"/>
                <w:sz w:val="20"/>
                <w:szCs w:val="20"/>
              </w:rPr>
              <w:t>&lt;DocumentSubType&gt;</w:t>
            </w:r>
            <w:r w:rsidRPr="3136F1EB">
              <w:rPr>
                <w:rFonts w:asciiTheme="minorHAnsi" w:eastAsiaTheme="minorEastAsia" w:hAnsiTheme="minorHAnsi"/>
                <w:sz w:val="20"/>
                <w:szCs w:val="20"/>
              </w:rPr>
              <w:t xml:space="preserve"> = "</w:t>
            </w:r>
            <w:r>
              <w:rPr>
                <w:rFonts w:asciiTheme="minorHAnsi" w:eastAsiaTheme="minorEastAsia" w:hAnsiTheme="minorHAnsi"/>
                <w:sz w:val="20"/>
                <w:szCs w:val="20"/>
              </w:rPr>
              <w:t>Endorsement</w:t>
            </w:r>
            <w:r w:rsidRPr="3136F1EB">
              <w:rPr>
                <w:rFonts w:asciiTheme="minorHAnsi" w:eastAsiaTheme="minorEastAsia" w:hAnsiTheme="minorHAnsi"/>
                <w:sz w:val="20"/>
                <w:szCs w:val="20"/>
              </w:rPr>
              <w:t xml:space="preserve">" </w:t>
            </w:r>
            <w:r w:rsidRPr="3136F1EB">
              <w:rPr>
                <w:rFonts w:asciiTheme="minorHAnsi" w:eastAsiaTheme="minorEastAsia" w:hAnsiTheme="minorHAnsi"/>
                <w:b/>
                <w:bCs/>
                <w:sz w:val="20"/>
                <w:szCs w:val="20"/>
              </w:rPr>
              <w:t>AND</w:t>
            </w:r>
            <w:r w:rsidRPr="3136F1EB">
              <w:rPr>
                <w:rFonts w:asciiTheme="minorHAnsi" w:eastAsiaTheme="minorEastAsia" w:hAnsiTheme="minorHAnsi"/>
                <w:sz w:val="20"/>
                <w:szCs w:val="20"/>
              </w:rPr>
              <w:t xml:space="preserve"> &lt;</w:t>
            </w:r>
            <w:r>
              <w:rPr>
                <w:rFonts w:asciiTheme="minorHAnsi" w:eastAsiaTheme="minorEastAsia" w:hAnsiTheme="minorHAnsi"/>
                <w:sz w:val="20"/>
                <w:szCs w:val="20"/>
              </w:rPr>
              <w:t>PaymentFrequencyCode</w:t>
            </w:r>
            <w:r w:rsidRPr="3136F1EB">
              <w:rPr>
                <w:rFonts w:asciiTheme="minorHAnsi" w:eastAsiaTheme="minorEastAsia" w:hAnsiTheme="minorHAnsi"/>
                <w:sz w:val="20"/>
                <w:szCs w:val="20"/>
              </w:rPr>
              <w:t>&gt; = "</w:t>
            </w:r>
            <w:r w:rsidRPr="00826A38">
              <w:rPr>
                <w:rFonts w:asciiTheme="minorHAnsi" w:eastAsiaTheme="minorEastAsia" w:hAnsiTheme="minorHAnsi"/>
                <w:sz w:val="20"/>
                <w:szCs w:val="20"/>
              </w:rPr>
              <w:t>1|PaymentPlanMonthly</w:t>
            </w:r>
            <w:r w:rsidRPr="3136F1EB">
              <w:rPr>
                <w:rFonts w:asciiTheme="minorHAnsi" w:eastAsiaTheme="minorEastAsia" w:hAnsiTheme="minorHAnsi"/>
                <w:sz w:val="20"/>
                <w:szCs w:val="20"/>
              </w:rPr>
              <w:t xml:space="preserve">" </w:t>
            </w:r>
            <w:r w:rsidRPr="3136F1EB">
              <w:rPr>
                <w:rFonts w:asciiTheme="minorHAnsi" w:eastAsiaTheme="minorEastAsia" w:hAnsiTheme="minorHAnsi"/>
                <w:b/>
                <w:bCs/>
                <w:sz w:val="20"/>
                <w:szCs w:val="20"/>
              </w:rPr>
              <w:t>AND</w:t>
            </w:r>
            <w:r w:rsidRPr="3136F1EB">
              <w:rPr>
                <w:rFonts w:asciiTheme="minorHAnsi" w:eastAsiaTheme="minorEastAsia" w:hAnsiTheme="minorHAnsi"/>
                <w:sz w:val="20"/>
                <w:szCs w:val="20"/>
              </w:rPr>
              <w:t xml:space="preserve"> </w:t>
            </w:r>
            <w:r w:rsidRPr="3136F1EB">
              <w:rPr>
                <w:rFonts w:asciiTheme="minorHAnsi" w:eastAsiaTheme="minorEastAsia" w:hAnsiTheme="minorHAnsi"/>
                <w:b/>
                <w:bCs/>
                <w:sz w:val="20"/>
                <w:szCs w:val="20"/>
              </w:rPr>
              <w:t>&lt;</w:t>
            </w:r>
            <w:r w:rsidRPr="006417DB">
              <w:rPr>
                <w:rFonts w:asciiTheme="minorHAnsi" w:eastAsiaTheme="minorEastAsia" w:hAnsiTheme="minorHAnsi"/>
                <w:sz w:val="20"/>
                <w:szCs w:val="20"/>
              </w:rPr>
              <w:t>TransactionPremium</w:t>
            </w:r>
            <w:r>
              <w:rPr>
                <w:rFonts w:asciiTheme="minorHAnsi" w:eastAsiaTheme="minorEastAsia" w:hAnsiTheme="minorHAnsi"/>
                <w:sz w:val="20"/>
                <w:szCs w:val="20"/>
              </w:rPr>
              <w:t xml:space="preserve">&gt; = </w:t>
            </w:r>
            <w:r w:rsidRPr="3136F1EB">
              <w:rPr>
                <w:rFonts w:ascii="Calibri" w:eastAsia="Calibri" w:hAnsi="Calibri" w:cs="Calibri"/>
                <w:b/>
                <w:bCs/>
                <w:color w:val="000000" w:themeColor="text1"/>
                <w:sz w:val="20"/>
                <w:szCs w:val="20"/>
              </w:rPr>
              <w:t>0</w:t>
            </w:r>
            <w:r w:rsidRPr="3136F1EB">
              <w:rPr>
                <w:rFonts w:asciiTheme="minorHAnsi" w:hAnsiTheme="minorHAnsi"/>
                <w:sz w:val="20"/>
                <w:szCs w:val="20"/>
              </w:rPr>
              <w:t xml:space="preserve"> </w:t>
            </w:r>
          </w:p>
          <w:p w14:paraId="45FEC7F2" w14:textId="0F6C4D41" w:rsidR="004731D1" w:rsidRDefault="004731D1" w:rsidP="004731D1">
            <w:pPr>
              <w:tabs>
                <w:tab w:val="left" w:pos="774"/>
              </w:tabs>
              <w:rPr>
                <w:rFonts w:asciiTheme="minorHAnsi" w:hAnsiTheme="minorHAnsi"/>
                <w:sz w:val="20"/>
                <w:szCs w:val="20"/>
              </w:rPr>
            </w:pPr>
            <w:r w:rsidRPr="3136F1EB">
              <w:rPr>
                <w:rFonts w:asciiTheme="minorHAnsi" w:hAnsiTheme="minorHAnsi"/>
                <w:b/>
                <w:bCs/>
                <w:sz w:val="20"/>
                <w:szCs w:val="20"/>
              </w:rPr>
              <w:t>AND</w:t>
            </w:r>
            <w:r w:rsidRPr="3136F1EB">
              <w:rPr>
                <w:rFonts w:asciiTheme="minorHAnsi" w:hAnsiTheme="minorHAnsi"/>
                <w:sz w:val="20"/>
                <w:szCs w:val="20"/>
              </w:rPr>
              <w:t xml:space="preserve"> </w:t>
            </w:r>
            <w:r w:rsidRPr="00C34FFA">
              <w:rPr>
                <w:rFonts w:asciiTheme="minorHAnsi" w:hAnsiTheme="minorHAnsi"/>
                <w:sz w:val="20"/>
                <w:szCs w:val="20"/>
                <w:rPrChange w:id="10801" w:author="Sue Simnor (EXT Idiom)" w:date="2024-09-12T17:00:00Z" w16du:dateUtc="2024-09-12T07:00:00Z">
                  <w:rPr>
                    <w:rFonts w:asciiTheme="minorHAnsi" w:hAnsiTheme="minorHAnsi"/>
                    <w:sz w:val="20"/>
                    <w:szCs w:val="20"/>
                    <w:highlight w:val="yellow"/>
                  </w:rPr>
                </w:rPrChange>
              </w:rPr>
              <w:t>&lt;IsAfterFinalPayment&gt; = "</w:t>
            </w:r>
            <w:r w:rsidR="00CC4BBE" w:rsidRPr="00C34FFA">
              <w:rPr>
                <w:rFonts w:asciiTheme="minorHAnsi" w:hAnsiTheme="minorHAnsi"/>
                <w:sz w:val="20"/>
                <w:szCs w:val="20"/>
                <w:rPrChange w:id="10802" w:author="Sue Simnor (EXT Idiom)" w:date="2024-09-12T17:00:00Z" w16du:dateUtc="2024-09-12T07:00:00Z">
                  <w:rPr>
                    <w:rFonts w:asciiTheme="minorHAnsi" w:hAnsiTheme="minorHAnsi"/>
                    <w:sz w:val="20"/>
                    <w:szCs w:val="20"/>
                    <w:highlight w:val="yellow"/>
                  </w:rPr>
                </w:rPrChange>
              </w:rPr>
              <w:t>1</w:t>
            </w:r>
            <w:r w:rsidRPr="00C34FFA">
              <w:rPr>
                <w:rFonts w:asciiTheme="minorHAnsi" w:hAnsiTheme="minorHAnsi"/>
                <w:sz w:val="20"/>
                <w:szCs w:val="20"/>
                <w:rPrChange w:id="10803" w:author="Sue Simnor (EXT Idiom)" w:date="2024-09-12T17:00:00Z" w16du:dateUtc="2024-09-12T07:00:00Z">
                  <w:rPr>
                    <w:rFonts w:asciiTheme="minorHAnsi" w:hAnsiTheme="minorHAnsi"/>
                    <w:sz w:val="20"/>
                    <w:szCs w:val="20"/>
                    <w:highlight w:val="yellow"/>
                  </w:rPr>
                </w:rPrChange>
              </w:rPr>
              <w:t>" or "</w:t>
            </w:r>
            <w:r w:rsidR="00CC4BBE" w:rsidRPr="00C34FFA">
              <w:rPr>
                <w:rFonts w:asciiTheme="minorHAnsi" w:hAnsiTheme="minorHAnsi"/>
                <w:sz w:val="20"/>
                <w:szCs w:val="20"/>
                <w:rPrChange w:id="10804" w:author="Sue Simnor (EXT Idiom)" w:date="2024-09-12T17:00:00Z" w16du:dateUtc="2024-09-12T07:00:00Z">
                  <w:rPr>
                    <w:rFonts w:asciiTheme="minorHAnsi" w:hAnsiTheme="minorHAnsi"/>
                    <w:sz w:val="20"/>
                    <w:szCs w:val="20"/>
                    <w:highlight w:val="yellow"/>
                  </w:rPr>
                </w:rPrChange>
              </w:rPr>
              <w:t>0</w:t>
            </w:r>
            <w:r w:rsidRPr="00C34FFA">
              <w:rPr>
                <w:rFonts w:asciiTheme="minorHAnsi" w:hAnsiTheme="minorHAnsi"/>
                <w:sz w:val="20"/>
                <w:szCs w:val="20"/>
                <w:rPrChange w:id="10805" w:author="Sue Simnor (EXT Idiom)" w:date="2024-09-12T17:00:00Z" w16du:dateUtc="2024-09-12T07:00:00Z">
                  <w:rPr>
                    <w:rFonts w:asciiTheme="minorHAnsi" w:hAnsiTheme="minorHAnsi"/>
                    <w:sz w:val="20"/>
                    <w:szCs w:val="20"/>
                    <w:highlight w:val="yellow"/>
                  </w:rPr>
                </w:rPrChange>
              </w:rPr>
              <w:t>”</w:t>
            </w:r>
          </w:p>
          <w:p w14:paraId="5A495605" w14:textId="77777777"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THEN</w:t>
            </w:r>
            <w:r w:rsidRPr="00720F8E">
              <w:rPr>
                <w:rFonts w:asciiTheme="minorHAnsi" w:hAnsiTheme="minorHAnsi" w:cstheme="minorHAnsi"/>
                <w:sz w:val="20"/>
              </w:rPr>
              <w:t xml:space="preserve"> display</w:t>
            </w:r>
          </w:p>
          <w:p w14:paraId="0C00E05A" w14:textId="4A75E61E" w:rsidR="004731D1" w:rsidRPr="00720F8E" w:rsidRDefault="004731D1" w:rsidP="004731D1">
            <w:pPr>
              <w:tabs>
                <w:tab w:val="left" w:pos="774"/>
              </w:tabs>
              <w:rPr>
                <w:rFonts w:asciiTheme="minorHAnsi" w:hAnsiTheme="minorHAnsi" w:cstheme="minorHAnsi"/>
                <w:b/>
                <w:bCs/>
                <w:sz w:val="20"/>
              </w:rPr>
            </w:pPr>
            <w:r>
              <w:rPr>
                <w:rFonts w:asciiTheme="minorHAnsi" w:hAnsiTheme="minorHAnsi" w:cstheme="minorHAnsi"/>
                <w:b/>
                <w:bCs/>
                <w:sz w:val="20"/>
              </w:rPr>
              <w:t xml:space="preserve">ELSE </w:t>
            </w:r>
            <w:r w:rsidRPr="00135B6D">
              <w:rPr>
                <w:rFonts w:asciiTheme="minorHAnsi" w:hAnsiTheme="minorHAnsi" w:cstheme="minorHAnsi"/>
                <w:sz w:val="20"/>
              </w:rPr>
              <w:t>do not display</w:t>
            </w:r>
          </w:p>
        </w:tc>
        <w:tc>
          <w:tcPr>
            <w:tcW w:w="851" w:type="dxa"/>
          </w:tcPr>
          <w:p w14:paraId="307D2254"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4B9AB706"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096C381A"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18AB84B6" w14:textId="17B0E589"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0A10B4BA" w14:textId="77777777" w:rsidTr="5DAD8829">
        <w:trPr>
          <w:cantSplit/>
        </w:trPr>
        <w:tc>
          <w:tcPr>
            <w:tcW w:w="1013" w:type="dxa"/>
          </w:tcPr>
          <w:p w14:paraId="5A4D9029" w14:textId="0209AC1A" w:rsidR="004731D1" w:rsidRPr="00BD6987"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YRP </w:t>
            </w:r>
            <w:r>
              <w:rPr>
                <w:rFonts w:asciiTheme="minorHAnsi" w:hAnsiTheme="minorHAnsi" w:cstheme="minorHAnsi"/>
                <w:bCs/>
                <w:sz w:val="20"/>
                <w:szCs w:val="20"/>
              </w:rPr>
              <w:t>22</w:t>
            </w:r>
          </w:p>
        </w:tc>
        <w:tc>
          <w:tcPr>
            <w:tcW w:w="1534" w:type="dxa"/>
          </w:tcPr>
          <w:p w14:paraId="0CB8CA8A" w14:textId="77777777" w:rsidR="004731D1" w:rsidRDefault="004731D1" w:rsidP="004731D1">
            <w:pPr>
              <w:tabs>
                <w:tab w:val="left" w:pos="1800"/>
              </w:tabs>
              <w:rPr>
                <w:rFonts w:asciiTheme="minorHAnsi" w:hAnsiTheme="minorHAnsi" w:cstheme="minorHAnsi"/>
                <w:sz w:val="20"/>
              </w:rPr>
            </w:pPr>
            <w:r w:rsidRPr="3136F1EB">
              <w:rPr>
                <w:rFonts w:asciiTheme="minorHAnsi" w:hAnsiTheme="minorHAnsi"/>
                <w:sz w:val="20"/>
                <w:szCs w:val="20"/>
              </w:rPr>
              <w:t>&lt;</w:t>
            </w:r>
            <w:r w:rsidRPr="00886CD0">
              <w:rPr>
                <w:rFonts w:asciiTheme="minorHAnsi" w:hAnsiTheme="minorHAnsi"/>
                <w:sz w:val="20"/>
                <w:szCs w:val="20"/>
              </w:rPr>
              <w:t>IsAfterFinalPayment</w:t>
            </w:r>
            <w:r w:rsidRPr="3136F1EB">
              <w:rPr>
                <w:rFonts w:asciiTheme="minorHAnsi" w:hAnsiTheme="minorHAnsi"/>
                <w:sz w:val="20"/>
                <w:szCs w:val="20"/>
              </w:rPr>
              <w:t xml:space="preserve">&gt; </w:t>
            </w:r>
            <w:r w:rsidRPr="00720F8E">
              <w:rPr>
                <w:rFonts w:asciiTheme="minorHAnsi" w:hAnsiTheme="minorHAnsi" w:cstheme="minorHAnsi"/>
                <w:sz w:val="20"/>
              </w:rPr>
              <w:t>&lt;</w:t>
            </w:r>
            <w:r>
              <w:rPr>
                <w:rFonts w:asciiTheme="minorHAnsi" w:hAnsiTheme="minorHAnsi" w:cstheme="minorHAnsi"/>
                <w:sz w:val="20"/>
              </w:rPr>
              <w:t>PaymentFrequencyCode</w:t>
            </w:r>
            <w:r w:rsidRPr="00720F8E">
              <w:rPr>
                <w:rFonts w:asciiTheme="minorHAnsi" w:hAnsiTheme="minorHAnsi" w:cstheme="minorHAnsi"/>
                <w:sz w:val="20"/>
              </w:rPr>
              <w:t>&gt;</w:t>
            </w:r>
          </w:p>
          <w:p w14:paraId="283ED944" w14:textId="77777777" w:rsidR="004731D1" w:rsidRDefault="004731D1" w:rsidP="004731D1">
            <w:pPr>
              <w:tabs>
                <w:tab w:val="left" w:pos="1800"/>
              </w:tabs>
              <w:rPr>
                <w:rFonts w:asciiTheme="minorHAnsi" w:eastAsiaTheme="minorEastAsia" w:hAnsiTheme="minorHAnsi"/>
                <w:b/>
                <w:bCs/>
                <w:sz w:val="20"/>
                <w:szCs w:val="20"/>
              </w:rPr>
            </w:pPr>
            <w:r w:rsidRPr="3136F1EB">
              <w:rPr>
                <w:rFonts w:asciiTheme="minorHAnsi" w:eastAsiaTheme="minorEastAsia" w:hAnsiTheme="minorHAnsi"/>
                <w:b/>
                <w:bCs/>
                <w:sz w:val="20"/>
                <w:szCs w:val="20"/>
              </w:rPr>
              <w:t>&lt;</w:t>
            </w:r>
            <w:r w:rsidRPr="006417DB">
              <w:rPr>
                <w:rFonts w:asciiTheme="minorHAnsi" w:eastAsiaTheme="minorEastAsia" w:hAnsiTheme="minorHAnsi"/>
                <w:sz w:val="20"/>
                <w:szCs w:val="20"/>
              </w:rPr>
              <w:t>TransactionPremium</w:t>
            </w:r>
            <w:r w:rsidRPr="3136F1EB">
              <w:rPr>
                <w:rFonts w:asciiTheme="minorHAnsi" w:eastAsiaTheme="minorEastAsia" w:hAnsiTheme="minorHAnsi"/>
                <w:b/>
                <w:bCs/>
                <w:sz w:val="20"/>
                <w:szCs w:val="20"/>
              </w:rPr>
              <w:t>&gt;</w:t>
            </w:r>
          </w:p>
          <w:p w14:paraId="0E21C3F9" w14:textId="77777777" w:rsidR="004731D1" w:rsidRDefault="004731D1" w:rsidP="004731D1">
            <w:pPr>
              <w:tabs>
                <w:tab w:val="left" w:pos="1800"/>
              </w:tabs>
              <w:rPr>
                <w:rFonts w:asciiTheme="minorHAnsi" w:hAnsiTheme="minorHAnsi" w:cstheme="minorHAnsi"/>
                <w:sz w:val="20"/>
              </w:rPr>
            </w:pPr>
            <w:r>
              <w:rPr>
                <w:rFonts w:asciiTheme="minorHAnsi" w:hAnsiTheme="minorHAnsi"/>
                <w:sz w:val="20"/>
                <w:szCs w:val="20"/>
              </w:rPr>
              <w:t>&lt;DocumentSubType&gt;</w:t>
            </w:r>
          </w:p>
          <w:p w14:paraId="6CA051BA" w14:textId="77777777" w:rsidR="004731D1" w:rsidRPr="00BD6987" w:rsidRDefault="004731D1" w:rsidP="004731D1">
            <w:pPr>
              <w:tabs>
                <w:tab w:val="left" w:pos="1800"/>
              </w:tabs>
              <w:rPr>
                <w:rFonts w:asciiTheme="minorHAnsi" w:hAnsiTheme="minorHAnsi" w:cstheme="minorHAnsi"/>
                <w:b/>
                <w:sz w:val="20"/>
                <w:szCs w:val="20"/>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A50C42" w14:paraId="475D0699" w14:textId="77777777" w:rsidTr="78CABE0F">
              <w:trPr>
                <w:trHeight w:val="300"/>
              </w:trPr>
              <w:tc>
                <w:tcPr>
                  <w:tcW w:w="2861" w:type="dxa"/>
                  <w:noWrap/>
                  <w:vAlign w:val="center"/>
                  <w:hideMark/>
                </w:tcPr>
                <w:p w14:paraId="5E56AC71" w14:textId="77777777" w:rsidR="004731D1" w:rsidRPr="00A50C42" w:rsidRDefault="004731D1" w:rsidP="004731D1">
                  <w:pPr>
                    <w:pStyle w:val="BodycopyCOI"/>
                    <w:rPr>
                      <w:rFonts w:cstheme="minorHAnsi"/>
                      <w:noProof/>
                      <w:color w:val="000000" w:themeColor="text1"/>
                    </w:rPr>
                  </w:pPr>
                  <w:r w:rsidRPr="00A50C42">
                    <w:t>Your payment:</w:t>
                  </w:r>
                </w:p>
              </w:tc>
              <w:tc>
                <w:tcPr>
                  <w:tcW w:w="4546" w:type="dxa"/>
                  <w:noWrap/>
                  <w:vAlign w:val="bottom"/>
                  <w:hideMark/>
                </w:tcPr>
                <w:p w14:paraId="3E225D2B" w14:textId="11147102" w:rsidR="004731D1" w:rsidRPr="00A50C42" w:rsidRDefault="004731D1" w:rsidP="004731D1">
                  <w:pPr>
                    <w:pStyle w:val="TableBodycopy"/>
                    <w:rPr>
                      <w:rFonts w:asciiTheme="minorHAnsi" w:hAnsiTheme="minorHAnsi" w:cstheme="minorBidi"/>
                      <w:b/>
                      <w:bCs/>
                    </w:rPr>
                  </w:pPr>
                  <w:r w:rsidRPr="00A50C42">
                    <w:rPr>
                      <w:rFonts w:asciiTheme="minorHAnsi" w:hAnsiTheme="minorHAnsi" w:cstheme="minorBidi"/>
                      <w:b/>
                    </w:rPr>
                    <w:t>&lt;</w:t>
                  </w:r>
                  <w:ins w:id="10806" w:author="Sam Sehgal (EXT Idiom)" w:date="2024-09-12T15:47:00Z" w16du:dateUtc="2024-09-12T05:47:00Z">
                    <w:r w:rsidR="00552ED9" w:rsidRPr="00A50C42">
                      <w:rPr>
                        <w:rFonts w:asciiTheme="minorHAnsi" w:hAnsiTheme="minorHAnsi" w:cstheme="minorBidi"/>
                        <w:b/>
                        <w:bCs/>
                      </w:rPr>
                      <w:t>CurrentAnnualGrossPremium</w:t>
                    </w:r>
                  </w:ins>
                  <w:r w:rsidRPr="00A50C42">
                    <w:rPr>
                      <w:rFonts w:asciiTheme="minorHAnsi" w:hAnsiTheme="minorHAnsi" w:cstheme="minorBidi"/>
                      <w:b/>
                    </w:rPr>
                    <w:t>&gt;</w:t>
                  </w:r>
                </w:p>
              </w:tc>
            </w:tr>
          </w:tbl>
          <w:p w14:paraId="5D6C4ECB" w14:textId="77777777" w:rsidR="004731D1" w:rsidRPr="00A50C42" w:rsidRDefault="004731D1" w:rsidP="004731D1">
            <w:pPr>
              <w:pStyle w:val="TableBodycopy"/>
              <w:rPr>
                <w:rFonts w:asciiTheme="minorHAnsi" w:hAnsiTheme="minorHAnsi" w:cstheme="minorBidi"/>
                <w:szCs w:val="20"/>
              </w:rPr>
            </w:pPr>
          </w:p>
        </w:tc>
        <w:tc>
          <w:tcPr>
            <w:tcW w:w="1843" w:type="dxa"/>
          </w:tcPr>
          <w:p w14:paraId="56D2FC77" w14:textId="77777777" w:rsidR="004731D1" w:rsidRDefault="004731D1" w:rsidP="004731D1">
            <w:pPr>
              <w:tabs>
                <w:tab w:val="left" w:pos="774"/>
              </w:tabs>
              <w:rPr>
                <w:rFonts w:asciiTheme="minorHAnsi" w:hAnsiTheme="minorHAnsi" w:cstheme="minorHAnsi"/>
                <w:b/>
                <w:bCs/>
                <w:sz w:val="20"/>
              </w:rPr>
            </w:pPr>
            <w:r w:rsidRPr="00720F8E">
              <w:rPr>
                <w:rFonts w:asciiTheme="minorHAnsi" w:hAnsiTheme="minorHAnsi" w:cstheme="minorHAnsi"/>
                <w:b/>
                <w:bCs/>
                <w:sz w:val="20"/>
              </w:rPr>
              <w:t>IF</w:t>
            </w:r>
          </w:p>
          <w:p w14:paraId="37AD2ECE" w14:textId="1D657B4A" w:rsidR="004731D1" w:rsidRDefault="004731D1" w:rsidP="004731D1">
            <w:pPr>
              <w:tabs>
                <w:tab w:val="left" w:pos="774"/>
              </w:tabs>
              <w:rPr>
                <w:rFonts w:asciiTheme="minorHAnsi" w:hAnsiTheme="minorHAnsi"/>
                <w:sz w:val="20"/>
                <w:szCs w:val="20"/>
              </w:rPr>
            </w:pPr>
            <w:r>
              <w:rPr>
                <w:rFonts w:asciiTheme="minorHAnsi" w:eastAsiaTheme="minorEastAsia" w:hAnsiTheme="minorHAnsi"/>
                <w:sz w:val="20"/>
                <w:szCs w:val="20"/>
              </w:rPr>
              <w:t>&lt;DocumentSubType&gt;</w:t>
            </w:r>
            <w:r w:rsidRPr="3136F1EB">
              <w:rPr>
                <w:rFonts w:asciiTheme="minorHAnsi" w:eastAsiaTheme="minorEastAsia" w:hAnsiTheme="minorHAnsi"/>
                <w:sz w:val="20"/>
                <w:szCs w:val="20"/>
              </w:rPr>
              <w:t xml:space="preserve"> = "</w:t>
            </w:r>
            <w:r>
              <w:rPr>
                <w:rFonts w:asciiTheme="minorHAnsi" w:eastAsiaTheme="minorEastAsia" w:hAnsiTheme="minorHAnsi"/>
                <w:sz w:val="20"/>
                <w:szCs w:val="20"/>
              </w:rPr>
              <w:t>Endorsement</w:t>
            </w:r>
            <w:r w:rsidRPr="3136F1EB">
              <w:rPr>
                <w:rFonts w:asciiTheme="minorHAnsi" w:eastAsiaTheme="minorEastAsia" w:hAnsiTheme="minorHAnsi"/>
                <w:sz w:val="20"/>
                <w:szCs w:val="20"/>
              </w:rPr>
              <w:t xml:space="preserve">" </w:t>
            </w:r>
            <w:r w:rsidRPr="3136F1EB">
              <w:rPr>
                <w:rFonts w:asciiTheme="minorHAnsi" w:eastAsiaTheme="minorEastAsia" w:hAnsiTheme="minorHAnsi"/>
                <w:b/>
                <w:bCs/>
                <w:sz w:val="20"/>
                <w:szCs w:val="20"/>
              </w:rPr>
              <w:t>AND</w:t>
            </w:r>
            <w:r w:rsidRPr="3136F1EB">
              <w:rPr>
                <w:rFonts w:asciiTheme="minorHAnsi" w:eastAsiaTheme="minorEastAsia" w:hAnsiTheme="minorHAnsi"/>
                <w:sz w:val="20"/>
                <w:szCs w:val="20"/>
              </w:rPr>
              <w:t xml:space="preserve"> &lt;</w:t>
            </w:r>
            <w:r>
              <w:rPr>
                <w:rFonts w:asciiTheme="minorHAnsi" w:eastAsiaTheme="minorEastAsia" w:hAnsiTheme="minorHAnsi"/>
                <w:sz w:val="20"/>
                <w:szCs w:val="20"/>
              </w:rPr>
              <w:t>PaymentFrequencyCode</w:t>
            </w:r>
            <w:r w:rsidRPr="3136F1EB">
              <w:rPr>
                <w:rFonts w:asciiTheme="minorHAnsi" w:eastAsiaTheme="minorEastAsia" w:hAnsiTheme="minorHAnsi"/>
                <w:sz w:val="20"/>
                <w:szCs w:val="20"/>
              </w:rPr>
              <w:t>&gt; = "</w:t>
            </w:r>
            <w:r w:rsidRPr="00826A38">
              <w:rPr>
                <w:rFonts w:asciiTheme="minorHAnsi" w:eastAsiaTheme="minorEastAsia" w:hAnsiTheme="minorHAnsi"/>
                <w:sz w:val="20"/>
                <w:szCs w:val="20"/>
              </w:rPr>
              <w:t>1|PaymentPlanMonthly</w:t>
            </w:r>
            <w:r w:rsidRPr="3136F1EB">
              <w:rPr>
                <w:rFonts w:asciiTheme="minorHAnsi" w:eastAsiaTheme="minorEastAsia" w:hAnsiTheme="minorHAnsi"/>
                <w:sz w:val="20"/>
                <w:szCs w:val="20"/>
              </w:rPr>
              <w:t xml:space="preserve">" </w:t>
            </w:r>
            <w:r w:rsidRPr="3136F1EB">
              <w:rPr>
                <w:rFonts w:asciiTheme="minorHAnsi" w:eastAsiaTheme="minorEastAsia" w:hAnsiTheme="minorHAnsi"/>
                <w:b/>
                <w:bCs/>
                <w:sz w:val="20"/>
                <w:szCs w:val="20"/>
              </w:rPr>
              <w:t>AND</w:t>
            </w:r>
            <w:r w:rsidRPr="3136F1EB">
              <w:rPr>
                <w:rFonts w:asciiTheme="minorHAnsi" w:eastAsiaTheme="minorEastAsia" w:hAnsiTheme="minorHAnsi"/>
                <w:sz w:val="20"/>
                <w:szCs w:val="20"/>
              </w:rPr>
              <w:t xml:space="preserve"> </w:t>
            </w:r>
            <w:r w:rsidRPr="3136F1EB">
              <w:rPr>
                <w:rFonts w:asciiTheme="minorHAnsi" w:eastAsiaTheme="minorEastAsia" w:hAnsiTheme="minorHAnsi"/>
                <w:b/>
                <w:bCs/>
                <w:sz w:val="20"/>
                <w:szCs w:val="20"/>
              </w:rPr>
              <w:t>&lt;</w:t>
            </w:r>
            <w:r w:rsidRPr="006417DB">
              <w:rPr>
                <w:rFonts w:asciiTheme="minorHAnsi" w:eastAsiaTheme="minorEastAsia" w:hAnsiTheme="minorHAnsi"/>
                <w:sz w:val="20"/>
                <w:szCs w:val="20"/>
              </w:rPr>
              <w:t>TransactionPremium</w:t>
            </w:r>
            <w:r w:rsidRPr="3136F1EB">
              <w:rPr>
                <w:rFonts w:asciiTheme="minorHAnsi" w:eastAsiaTheme="minorEastAsia" w:hAnsiTheme="minorHAnsi"/>
                <w:b/>
                <w:bCs/>
                <w:sz w:val="20"/>
                <w:szCs w:val="20"/>
              </w:rPr>
              <w:t xml:space="preserve">&gt; GREATER THAN 0 AND </w:t>
            </w:r>
            <w:r w:rsidRPr="00C34FFA">
              <w:rPr>
                <w:rFonts w:asciiTheme="minorHAnsi" w:hAnsiTheme="minorHAnsi"/>
                <w:sz w:val="20"/>
                <w:szCs w:val="20"/>
              </w:rPr>
              <w:t>&lt;</w:t>
            </w:r>
            <w:r w:rsidRPr="00C34FFA">
              <w:rPr>
                <w:rFonts w:asciiTheme="minorHAnsi" w:hAnsiTheme="minorHAnsi"/>
                <w:sz w:val="20"/>
                <w:szCs w:val="20"/>
                <w:rPrChange w:id="10807" w:author="Sue Simnor (EXT Idiom)" w:date="2024-09-12T17:00:00Z" w16du:dateUtc="2024-09-12T07:00:00Z">
                  <w:rPr>
                    <w:rFonts w:asciiTheme="minorHAnsi" w:hAnsiTheme="minorHAnsi"/>
                    <w:sz w:val="20"/>
                    <w:szCs w:val="20"/>
                    <w:highlight w:val="yellow"/>
                  </w:rPr>
                </w:rPrChange>
              </w:rPr>
              <w:t>IsAfterFinalPayment&gt; = "</w:t>
            </w:r>
            <w:r w:rsidR="004C2A33" w:rsidRPr="00C34FFA">
              <w:rPr>
                <w:rFonts w:asciiTheme="minorHAnsi" w:hAnsiTheme="minorHAnsi"/>
                <w:sz w:val="20"/>
                <w:szCs w:val="20"/>
                <w:rPrChange w:id="10808" w:author="Sue Simnor (EXT Idiom)" w:date="2024-09-12T17:00:00Z" w16du:dateUtc="2024-09-12T07:00:00Z">
                  <w:rPr>
                    <w:rFonts w:asciiTheme="minorHAnsi" w:hAnsiTheme="minorHAnsi"/>
                    <w:sz w:val="20"/>
                    <w:szCs w:val="20"/>
                    <w:highlight w:val="yellow"/>
                  </w:rPr>
                </w:rPrChange>
              </w:rPr>
              <w:t>1</w:t>
            </w:r>
            <w:r w:rsidRPr="00C34FFA">
              <w:rPr>
                <w:rFonts w:asciiTheme="minorHAnsi" w:hAnsiTheme="minorHAnsi"/>
                <w:sz w:val="20"/>
                <w:szCs w:val="20"/>
                <w:rPrChange w:id="10809" w:author="Sue Simnor (EXT Idiom)" w:date="2024-09-12T17:00:00Z" w16du:dateUtc="2024-09-12T07:00:00Z">
                  <w:rPr>
                    <w:rFonts w:asciiTheme="minorHAnsi" w:hAnsiTheme="minorHAnsi"/>
                    <w:sz w:val="20"/>
                    <w:szCs w:val="20"/>
                    <w:highlight w:val="yellow"/>
                  </w:rPr>
                </w:rPrChange>
              </w:rPr>
              <w:t>"</w:t>
            </w:r>
          </w:p>
          <w:p w14:paraId="772C35BF" w14:textId="12829C27"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THEN</w:t>
            </w:r>
            <w:r w:rsidRPr="00720F8E">
              <w:rPr>
                <w:rFonts w:asciiTheme="minorHAnsi" w:hAnsiTheme="minorHAnsi" w:cstheme="minorHAnsi"/>
                <w:sz w:val="20"/>
              </w:rPr>
              <w:t xml:space="preserve"> display</w:t>
            </w:r>
          </w:p>
          <w:p w14:paraId="1F17B643" w14:textId="7616DC64" w:rsidR="004731D1" w:rsidRPr="00720F8E" w:rsidRDefault="004731D1" w:rsidP="004731D1">
            <w:pPr>
              <w:tabs>
                <w:tab w:val="left" w:pos="774"/>
              </w:tabs>
              <w:rPr>
                <w:rFonts w:asciiTheme="minorHAnsi" w:hAnsiTheme="minorHAnsi" w:cstheme="minorHAnsi"/>
                <w:b/>
                <w:bCs/>
                <w:sz w:val="20"/>
              </w:rPr>
            </w:pPr>
            <w:r>
              <w:rPr>
                <w:rFonts w:asciiTheme="minorHAnsi" w:hAnsiTheme="minorHAnsi" w:cstheme="minorHAnsi"/>
                <w:b/>
                <w:bCs/>
                <w:sz w:val="20"/>
              </w:rPr>
              <w:t xml:space="preserve">ELSE </w:t>
            </w:r>
            <w:r w:rsidRPr="00135B6D">
              <w:rPr>
                <w:rFonts w:asciiTheme="minorHAnsi" w:hAnsiTheme="minorHAnsi" w:cstheme="minorHAnsi"/>
                <w:sz w:val="20"/>
              </w:rPr>
              <w:t>do not display</w:t>
            </w:r>
          </w:p>
        </w:tc>
        <w:tc>
          <w:tcPr>
            <w:tcW w:w="851" w:type="dxa"/>
          </w:tcPr>
          <w:p w14:paraId="343E7AA0"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5BF31CBF"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18A2B650"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6BB7ED1F" w14:textId="3538D642"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174C8F72" w14:textId="77777777" w:rsidTr="5DAD8829">
        <w:trPr>
          <w:cantSplit/>
        </w:trPr>
        <w:tc>
          <w:tcPr>
            <w:tcW w:w="1013" w:type="dxa"/>
          </w:tcPr>
          <w:p w14:paraId="0FC41D0E" w14:textId="481C1BD0" w:rsidR="004731D1" w:rsidRPr="00BD6987"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YRP </w:t>
            </w:r>
            <w:r>
              <w:rPr>
                <w:rFonts w:asciiTheme="minorHAnsi" w:hAnsiTheme="minorHAnsi" w:cstheme="minorHAnsi"/>
                <w:bCs/>
                <w:sz w:val="20"/>
                <w:szCs w:val="20"/>
              </w:rPr>
              <w:t>23</w:t>
            </w:r>
          </w:p>
        </w:tc>
        <w:tc>
          <w:tcPr>
            <w:tcW w:w="1534" w:type="dxa"/>
          </w:tcPr>
          <w:p w14:paraId="2F4DD0C4" w14:textId="6EEDFB47" w:rsidR="004731D1" w:rsidRDefault="004731D1" w:rsidP="004731D1">
            <w:pPr>
              <w:tabs>
                <w:tab w:val="left" w:pos="1800"/>
              </w:tabs>
              <w:rPr>
                <w:rFonts w:asciiTheme="minorHAnsi" w:hAnsiTheme="minorHAnsi" w:cstheme="minorHAnsi"/>
                <w:sz w:val="20"/>
              </w:rPr>
            </w:pPr>
            <w:r w:rsidRPr="3136F1EB">
              <w:rPr>
                <w:rFonts w:asciiTheme="minorHAnsi" w:hAnsiTheme="minorHAnsi"/>
                <w:sz w:val="20"/>
                <w:szCs w:val="20"/>
              </w:rPr>
              <w:t>&lt;</w:t>
            </w:r>
            <w:r w:rsidRPr="00886CD0">
              <w:rPr>
                <w:rFonts w:asciiTheme="minorHAnsi" w:hAnsiTheme="minorHAnsi"/>
                <w:sz w:val="20"/>
                <w:szCs w:val="20"/>
              </w:rPr>
              <w:t>IsAfterFinalPayment</w:t>
            </w:r>
            <w:r w:rsidRPr="3136F1EB">
              <w:rPr>
                <w:rFonts w:asciiTheme="minorHAnsi" w:hAnsiTheme="minorHAnsi"/>
                <w:sz w:val="20"/>
                <w:szCs w:val="20"/>
              </w:rPr>
              <w:t xml:space="preserve">&gt; </w:t>
            </w:r>
            <w:r w:rsidRPr="00720F8E">
              <w:rPr>
                <w:rFonts w:asciiTheme="minorHAnsi" w:hAnsiTheme="minorHAnsi" w:cstheme="minorHAnsi"/>
                <w:sz w:val="20"/>
              </w:rPr>
              <w:t>&lt;</w:t>
            </w:r>
            <w:r>
              <w:rPr>
                <w:rFonts w:asciiTheme="minorHAnsi" w:hAnsiTheme="minorHAnsi" w:cstheme="minorHAnsi"/>
                <w:sz w:val="20"/>
              </w:rPr>
              <w:t>PaymentFrequencyCode</w:t>
            </w:r>
            <w:r w:rsidRPr="00720F8E">
              <w:rPr>
                <w:rFonts w:asciiTheme="minorHAnsi" w:hAnsiTheme="minorHAnsi" w:cstheme="minorHAnsi"/>
                <w:sz w:val="20"/>
              </w:rPr>
              <w:t>&gt;</w:t>
            </w:r>
          </w:p>
          <w:p w14:paraId="574EBFD3" w14:textId="77777777" w:rsidR="004731D1" w:rsidRDefault="004731D1" w:rsidP="004731D1">
            <w:pPr>
              <w:tabs>
                <w:tab w:val="left" w:pos="1800"/>
              </w:tabs>
              <w:rPr>
                <w:rFonts w:asciiTheme="minorHAnsi" w:eastAsiaTheme="minorEastAsia" w:hAnsiTheme="minorHAnsi"/>
                <w:b/>
                <w:bCs/>
                <w:sz w:val="20"/>
                <w:szCs w:val="20"/>
              </w:rPr>
            </w:pPr>
            <w:r w:rsidRPr="3136F1EB">
              <w:rPr>
                <w:rFonts w:asciiTheme="minorHAnsi" w:eastAsiaTheme="minorEastAsia" w:hAnsiTheme="minorHAnsi"/>
                <w:b/>
                <w:bCs/>
                <w:sz w:val="20"/>
                <w:szCs w:val="20"/>
              </w:rPr>
              <w:t>&lt;</w:t>
            </w:r>
            <w:r w:rsidRPr="006417DB">
              <w:rPr>
                <w:rFonts w:asciiTheme="minorHAnsi" w:eastAsiaTheme="minorEastAsia" w:hAnsiTheme="minorHAnsi"/>
                <w:sz w:val="20"/>
                <w:szCs w:val="20"/>
              </w:rPr>
              <w:t>TransactionPremium</w:t>
            </w:r>
            <w:r w:rsidRPr="3136F1EB">
              <w:rPr>
                <w:rFonts w:asciiTheme="minorHAnsi" w:eastAsiaTheme="minorEastAsia" w:hAnsiTheme="minorHAnsi"/>
                <w:b/>
                <w:bCs/>
                <w:sz w:val="20"/>
                <w:szCs w:val="20"/>
              </w:rPr>
              <w:t>&gt;</w:t>
            </w:r>
          </w:p>
          <w:p w14:paraId="0321EC94" w14:textId="77777777" w:rsidR="004731D1" w:rsidRDefault="004731D1" w:rsidP="004731D1">
            <w:pPr>
              <w:tabs>
                <w:tab w:val="left" w:pos="1800"/>
              </w:tabs>
              <w:rPr>
                <w:rFonts w:asciiTheme="minorHAnsi" w:hAnsiTheme="minorHAnsi" w:cstheme="minorHAnsi"/>
                <w:sz w:val="20"/>
              </w:rPr>
            </w:pPr>
            <w:r>
              <w:rPr>
                <w:rFonts w:asciiTheme="minorHAnsi" w:hAnsiTheme="minorHAnsi"/>
                <w:sz w:val="20"/>
                <w:szCs w:val="20"/>
              </w:rPr>
              <w:t>&lt;DocumentSubType&gt;</w:t>
            </w:r>
          </w:p>
          <w:p w14:paraId="719B54CF" w14:textId="77777777" w:rsidR="004731D1" w:rsidRPr="00BD6987" w:rsidRDefault="004731D1" w:rsidP="004731D1">
            <w:pPr>
              <w:tabs>
                <w:tab w:val="left" w:pos="1800"/>
              </w:tabs>
              <w:rPr>
                <w:rFonts w:asciiTheme="minorHAnsi" w:hAnsiTheme="minorHAnsi" w:cstheme="minorHAnsi"/>
                <w:b/>
                <w:sz w:val="20"/>
                <w:szCs w:val="20"/>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A50C42" w14:paraId="15DE75D6" w14:textId="77777777" w:rsidTr="78CABE0F">
              <w:trPr>
                <w:trHeight w:val="300"/>
              </w:trPr>
              <w:tc>
                <w:tcPr>
                  <w:tcW w:w="2861" w:type="dxa"/>
                  <w:noWrap/>
                  <w:vAlign w:val="center"/>
                  <w:hideMark/>
                </w:tcPr>
                <w:p w14:paraId="445FA795" w14:textId="77777777" w:rsidR="004731D1" w:rsidRPr="00A50C42" w:rsidRDefault="004731D1" w:rsidP="004731D1">
                  <w:pPr>
                    <w:pStyle w:val="BodycopyCOI"/>
                    <w:rPr>
                      <w:rFonts w:cstheme="minorHAnsi"/>
                      <w:noProof/>
                      <w:color w:val="000000" w:themeColor="text1"/>
                    </w:rPr>
                  </w:pPr>
                  <w:r w:rsidRPr="00A50C42">
                    <w:t>Your refund:</w:t>
                  </w:r>
                </w:p>
              </w:tc>
              <w:tc>
                <w:tcPr>
                  <w:tcW w:w="4546" w:type="dxa"/>
                  <w:noWrap/>
                  <w:vAlign w:val="bottom"/>
                  <w:hideMark/>
                </w:tcPr>
                <w:p w14:paraId="24ACD7C5" w14:textId="2BBE5596" w:rsidR="004731D1" w:rsidRPr="00A50C42" w:rsidRDefault="009116BE" w:rsidP="004731D1">
                  <w:pPr>
                    <w:pStyle w:val="TableBodycopy"/>
                    <w:rPr>
                      <w:rFonts w:asciiTheme="minorHAnsi" w:hAnsiTheme="minorHAnsi" w:cstheme="minorBidi"/>
                      <w:b/>
                      <w:bCs/>
                    </w:rPr>
                  </w:pPr>
                  <w:ins w:id="10810" w:author="sam sehgal" w:date="2025-05-19T12:22:00Z" w16du:dateUtc="2025-05-19T02:22:00Z">
                    <w:r w:rsidRPr="009116BE">
                      <w:rPr>
                        <w:rFonts w:asciiTheme="minorHAnsi" w:hAnsiTheme="minorHAnsi" w:cstheme="minorBidi"/>
                        <w:b/>
                        <w:bCs/>
                        <w:highlight w:val="green"/>
                        <w:rPrChange w:id="10811" w:author="sam sehgal" w:date="2025-05-19T12:22:00Z" w16du:dateUtc="2025-05-19T02:22:00Z">
                          <w:rPr>
                            <w:rFonts w:asciiTheme="minorHAnsi" w:hAnsiTheme="minorHAnsi" w:cstheme="minorBidi"/>
                            <w:b/>
                            <w:bCs/>
                          </w:rPr>
                        </w:rPrChange>
                      </w:rPr>
                      <w:t>&lt;TransactionPremium&gt;</w:t>
                    </w:r>
                  </w:ins>
                  <w:del w:id="10812" w:author="sam sehgal" w:date="2025-05-19T12:22:00Z" w16du:dateUtc="2025-05-19T02:22:00Z">
                    <w:r w:rsidR="004731D1" w:rsidRPr="009116BE" w:rsidDel="009116BE">
                      <w:rPr>
                        <w:rFonts w:asciiTheme="minorHAnsi" w:hAnsiTheme="minorHAnsi" w:cstheme="minorBidi"/>
                        <w:b/>
                        <w:highlight w:val="green"/>
                        <w:rPrChange w:id="10813" w:author="sam sehgal" w:date="2025-05-19T12:22:00Z" w16du:dateUtc="2025-05-19T02:22:00Z">
                          <w:rPr>
                            <w:rFonts w:asciiTheme="minorHAnsi" w:hAnsiTheme="minorHAnsi" w:cstheme="minorBidi"/>
                            <w:b/>
                          </w:rPr>
                        </w:rPrChange>
                      </w:rPr>
                      <w:delText>&lt;</w:delText>
                    </w:r>
                  </w:del>
                  <w:del w:id="10814" w:author="sam sehgal" w:date="2024-12-19T11:03:00Z" w16du:dateUtc="2024-12-19T00:03:00Z">
                    <w:r w:rsidR="004731D1" w:rsidRPr="009116BE" w:rsidDel="00A50C42">
                      <w:rPr>
                        <w:rFonts w:asciiTheme="minorHAnsi" w:hAnsiTheme="minorHAnsi" w:cstheme="minorBidi"/>
                        <w:b/>
                        <w:highlight w:val="green"/>
                        <w:rPrChange w:id="10815" w:author="sam sehgal" w:date="2025-05-19T12:22:00Z" w16du:dateUtc="2025-05-19T02:22:00Z">
                          <w:rPr>
                            <w:rFonts w:asciiTheme="minorHAnsi" w:hAnsiTheme="minorHAnsi" w:cstheme="minorBidi"/>
                            <w:b/>
                          </w:rPr>
                        </w:rPrChange>
                      </w:rPr>
                      <w:delText>TransactionPremium</w:delText>
                    </w:r>
                  </w:del>
                  <w:ins w:id="10816" w:author="Sam Sehgal (EXT Idiom)" w:date="2024-09-12T15:48:00Z" w16du:dateUtc="2024-09-12T05:48:00Z">
                    <w:del w:id="10817" w:author="sam sehgal" w:date="2025-05-19T12:22:00Z" w16du:dateUtc="2025-05-19T02:22:00Z">
                      <w:r w:rsidR="00D65865" w:rsidRPr="009116BE" w:rsidDel="009116BE">
                        <w:rPr>
                          <w:rFonts w:asciiTheme="minorHAnsi" w:hAnsiTheme="minorHAnsi" w:cstheme="minorBidi"/>
                          <w:b/>
                          <w:bCs/>
                          <w:highlight w:val="green"/>
                          <w:rPrChange w:id="10818" w:author="sam sehgal" w:date="2025-05-19T12:22:00Z" w16du:dateUtc="2025-05-19T02:22:00Z">
                            <w:rPr>
                              <w:rFonts w:asciiTheme="minorHAnsi" w:hAnsiTheme="minorHAnsi" w:cstheme="minorBidi"/>
                              <w:b/>
                              <w:bCs/>
                            </w:rPr>
                          </w:rPrChange>
                        </w:rPr>
                        <w:delText>RefundAmount</w:delText>
                      </w:r>
                    </w:del>
                  </w:ins>
                  <w:del w:id="10819" w:author="sam sehgal" w:date="2025-05-19T12:22:00Z" w16du:dateUtc="2025-05-19T02:22:00Z">
                    <w:r w:rsidR="004731D1" w:rsidRPr="009116BE" w:rsidDel="009116BE">
                      <w:rPr>
                        <w:rFonts w:asciiTheme="minorHAnsi" w:eastAsiaTheme="minorEastAsia" w:hAnsiTheme="minorHAnsi" w:cstheme="minorBidi"/>
                        <w:b/>
                        <w:highlight w:val="green"/>
                        <w:rPrChange w:id="10820" w:author="sam sehgal" w:date="2025-05-19T12:22:00Z" w16du:dateUtc="2025-05-19T02:22:00Z">
                          <w:rPr>
                            <w:rFonts w:asciiTheme="minorHAnsi" w:eastAsiaTheme="minorEastAsia" w:hAnsiTheme="minorHAnsi" w:cstheme="minorBidi"/>
                            <w:b/>
                          </w:rPr>
                        </w:rPrChange>
                      </w:rPr>
                      <w:delText>&gt;</w:delText>
                    </w:r>
                  </w:del>
                </w:p>
              </w:tc>
            </w:tr>
          </w:tbl>
          <w:p w14:paraId="6F118846" w14:textId="77777777" w:rsidR="004731D1" w:rsidRPr="00A50C42" w:rsidRDefault="004731D1" w:rsidP="004731D1">
            <w:pPr>
              <w:pStyle w:val="TableBodycopy"/>
              <w:rPr>
                <w:rFonts w:asciiTheme="minorHAnsi" w:hAnsiTheme="minorHAnsi" w:cstheme="minorBidi"/>
                <w:szCs w:val="20"/>
              </w:rPr>
            </w:pPr>
          </w:p>
        </w:tc>
        <w:tc>
          <w:tcPr>
            <w:tcW w:w="1843" w:type="dxa"/>
          </w:tcPr>
          <w:p w14:paraId="125B6158" w14:textId="77777777" w:rsidR="004731D1" w:rsidRDefault="004731D1" w:rsidP="004731D1">
            <w:pPr>
              <w:tabs>
                <w:tab w:val="left" w:pos="774"/>
              </w:tabs>
              <w:rPr>
                <w:rFonts w:asciiTheme="minorHAnsi" w:hAnsiTheme="minorHAnsi" w:cstheme="minorHAnsi"/>
                <w:b/>
                <w:bCs/>
                <w:sz w:val="20"/>
              </w:rPr>
            </w:pPr>
            <w:r w:rsidRPr="00720F8E">
              <w:rPr>
                <w:rFonts w:asciiTheme="minorHAnsi" w:hAnsiTheme="minorHAnsi" w:cstheme="minorHAnsi"/>
                <w:b/>
                <w:bCs/>
                <w:sz w:val="20"/>
              </w:rPr>
              <w:t>IF</w:t>
            </w:r>
          </w:p>
          <w:p w14:paraId="6034EE6C" w14:textId="1D37C91C" w:rsidR="004731D1" w:rsidRDefault="004731D1" w:rsidP="004731D1">
            <w:pPr>
              <w:tabs>
                <w:tab w:val="left" w:pos="774"/>
              </w:tabs>
              <w:rPr>
                <w:rFonts w:asciiTheme="minorHAnsi" w:eastAsiaTheme="minorEastAsia" w:hAnsiTheme="minorHAnsi"/>
                <w:b/>
                <w:bCs/>
                <w:sz w:val="20"/>
                <w:szCs w:val="20"/>
              </w:rPr>
            </w:pPr>
            <w:r>
              <w:rPr>
                <w:rFonts w:asciiTheme="minorHAnsi" w:eastAsiaTheme="minorEastAsia" w:hAnsiTheme="minorHAnsi"/>
                <w:sz w:val="20"/>
                <w:szCs w:val="20"/>
              </w:rPr>
              <w:t>&lt;DocumentSubType&gt;</w:t>
            </w:r>
            <w:r w:rsidRPr="3136F1EB">
              <w:rPr>
                <w:rFonts w:asciiTheme="minorHAnsi" w:eastAsiaTheme="minorEastAsia" w:hAnsiTheme="minorHAnsi"/>
                <w:sz w:val="20"/>
                <w:szCs w:val="20"/>
              </w:rPr>
              <w:t xml:space="preserve"> = "</w:t>
            </w:r>
            <w:r>
              <w:rPr>
                <w:rFonts w:asciiTheme="minorHAnsi" w:eastAsiaTheme="minorEastAsia" w:hAnsiTheme="minorHAnsi"/>
                <w:sz w:val="20"/>
                <w:szCs w:val="20"/>
              </w:rPr>
              <w:t>Endorsement</w:t>
            </w:r>
            <w:r w:rsidRPr="3136F1EB">
              <w:rPr>
                <w:rFonts w:asciiTheme="minorHAnsi" w:eastAsiaTheme="minorEastAsia" w:hAnsiTheme="minorHAnsi"/>
                <w:sz w:val="20"/>
                <w:szCs w:val="20"/>
              </w:rPr>
              <w:t xml:space="preserve">" </w:t>
            </w:r>
            <w:r w:rsidRPr="3136F1EB">
              <w:rPr>
                <w:rFonts w:asciiTheme="minorHAnsi" w:eastAsiaTheme="minorEastAsia" w:hAnsiTheme="minorHAnsi"/>
                <w:b/>
                <w:bCs/>
                <w:sz w:val="20"/>
                <w:szCs w:val="20"/>
              </w:rPr>
              <w:t>AND</w:t>
            </w:r>
            <w:r w:rsidRPr="3136F1EB">
              <w:rPr>
                <w:rFonts w:asciiTheme="minorHAnsi" w:eastAsiaTheme="minorEastAsia" w:hAnsiTheme="minorHAnsi"/>
                <w:sz w:val="20"/>
                <w:szCs w:val="20"/>
              </w:rPr>
              <w:t xml:space="preserve"> &lt;</w:t>
            </w:r>
            <w:r>
              <w:rPr>
                <w:rFonts w:asciiTheme="minorHAnsi" w:eastAsiaTheme="minorEastAsia" w:hAnsiTheme="minorHAnsi"/>
                <w:sz w:val="20"/>
                <w:szCs w:val="20"/>
              </w:rPr>
              <w:t>PaymentFrequencyCode</w:t>
            </w:r>
            <w:r w:rsidRPr="3136F1EB">
              <w:rPr>
                <w:rFonts w:asciiTheme="minorHAnsi" w:eastAsiaTheme="minorEastAsia" w:hAnsiTheme="minorHAnsi"/>
                <w:sz w:val="20"/>
                <w:szCs w:val="20"/>
              </w:rPr>
              <w:t>&gt; = "</w:t>
            </w:r>
            <w:r w:rsidRPr="00826A38">
              <w:rPr>
                <w:rFonts w:asciiTheme="minorHAnsi" w:eastAsiaTheme="minorEastAsia" w:hAnsiTheme="minorHAnsi"/>
                <w:sz w:val="20"/>
                <w:szCs w:val="20"/>
              </w:rPr>
              <w:t>1|PaymentPlanMonthly</w:t>
            </w:r>
            <w:r w:rsidRPr="3136F1EB">
              <w:rPr>
                <w:rFonts w:asciiTheme="minorHAnsi" w:eastAsiaTheme="minorEastAsia" w:hAnsiTheme="minorHAnsi"/>
                <w:sz w:val="20"/>
                <w:szCs w:val="20"/>
              </w:rPr>
              <w:t xml:space="preserve">" </w:t>
            </w:r>
            <w:r w:rsidRPr="3136F1EB">
              <w:rPr>
                <w:rFonts w:asciiTheme="minorHAnsi" w:eastAsiaTheme="minorEastAsia" w:hAnsiTheme="minorHAnsi"/>
                <w:b/>
                <w:bCs/>
                <w:sz w:val="20"/>
                <w:szCs w:val="20"/>
              </w:rPr>
              <w:t>AND</w:t>
            </w:r>
            <w:r w:rsidRPr="3136F1EB">
              <w:rPr>
                <w:rFonts w:asciiTheme="minorHAnsi" w:eastAsiaTheme="minorEastAsia" w:hAnsiTheme="minorHAnsi"/>
                <w:sz w:val="20"/>
                <w:szCs w:val="20"/>
              </w:rPr>
              <w:t xml:space="preserve"> </w:t>
            </w:r>
            <w:r w:rsidRPr="3136F1EB">
              <w:rPr>
                <w:rFonts w:asciiTheme="minorHAnsi" w:eastAsiaTheme="minorEastAsia" w:hAnsiTheme="minorHAnsi"/>
                <w:b/>
                <w:bCs/>
                <w:sz w:val="20"/>
                <w:szCs w:val="20"/>
              </w:rPr>
              <w:t>&lt;</w:t>
            </w:r>
            <w:r w:rsidRPr="006417DB">
              <w:rPr>
                <w:rFonts w:asciiTheme="minorHAnsi" w:eastAsiaTheme="minorEastAsia" w:hAnsiTheme="minorHAnsi"/>
                <w:sz w:val="20"/>
                <w:szCs w:val="20"/>
              </w:rPr>
              <w:t>TransactionPremium</w:t>
            </w:r>
            <w:r w:rsidRPr="3136F1EB">
              <w:rPr>
                <w:rFonts w:asciiTheme="minorHAnsi" w:eastAsiaTheme="minorEastAsia" w:hAnsiTheme="minorHAnsi"/>
                <w:b/>
                <w:bCs/>
                <w:sz w:val="20"/>
                <w:szCs w:val="20"/>
              </w:rPr>
              <w:t xml:space="preserve">&gt; LESS THAN 0 </w:t>
            </w:r>
          </w:p>
          <w:p w14:paraId="1F22D633" w14:textId="74AEBA47" w:rsidR="004731D1" w:rsidRPr="008B46AF" w:rsidRDefault="004731D1" w:rsidP="004731D1">
            <w:pPr>
              <w:tabs>
                <w:tab w:val="left" w:pos="774"/>
              </w:tabs>
              <w:rPr>
                <w:rFonts w:asciiTheme="minorHAnsi" w:hAnsiTheme="minorHAnsi"/>
                <w:sz w:val="20"/>
                <w:szCs w:val="20"/>
              </w:rPr>
            </w:pPr>
            <w:r>
              <w:rPr>
                <w:rFonts w:asciiTheme="minorHAnsi" w:eastAsiaTheme="minorEastAsia" w:hAnsiTheme="minorHAnsi"/>
                <w:b/>
                <w:bCs/>
                <w:sz w:val="20"/>
                <w:szCs w:val="20"/>
              </w:rPr>
              <w:t xml:space="preserve">AND </w:t>
            </w:r>
            <w:r w:rsidRPr="008B46AF">
              <w:rPr>
                <w:rFonts w:asciiTheme="minorHAnsi" w:hAnsiTheme="minorHAnsi"/>
                <w:sz w:val="20"/>
                <w:szCs w:val="20"/>
              </w:rPr>
              <w:t>&lt;</w:t>
            </w:r>
            <w:r w:rsidRPr="008B46AF">
              <w:rPr>
                <w:rFonts w:asciiTheme="minorHAnsi" w:hAnsiTheme="minorHAnsi"/>
                <w:sz w:val="20"/>
                <w:szCs w:val="20"/>
                <w:rPrChange w:id="10821" w:author="Sue Simnor (EXT Idiom)" w:date="2024-09-12T17:01:00Z" w16du:dateUtc="2024-09-12T07:01:00Z">
                  <w:rPr>
                    <w:rFonts w:asciiTheme="minorHAnsi" w:hAnsiTheme="minorHAnsi"/>
                    <w:sz w:val="20"/>
                    <w:szCs w:val="20"/>
                    <w:highlight w:val="yellow"/>
                  </w:rPr>
                </w:rPrChange>
              </w:rPr>
              <w:t>IsAfterFinalPayment&gt; = "</w:t>
            </w:r>
            <w:r w:rsidR="00CC4BBE" w:rsidRPr="008B46AF">
              <w:rPr>
                <w:rFonts w:asciiTheme="minorHAnsi" w:hAnsiTheme="minorHAnsi"/>
                <w:sz w:val="20"/>
                <w:szCs w:val="20"/>
                <w:rPrChange w:id="10822" w:author="Sue Simnor (EXT Idiom)" w:date="2024-09-12T17:01:00Z" w16du:dateUtc="2024-09-12T07:01:00Z">
                  <w:rPr>
                    <w:rFonts w:asciiTheme="minorHAnsi" w:hAnsiTheme="minorHAnsi"/>
                    <w:sz w:val="20"/>
                    <w:szCs w:val="20"/>
                    <w:highlight w:val="yellow"/>
                  </w:rPr>
                </w:rPrChange>
              </w:rPr>
              <w:t>1</w:t>
            </w:r>
            <w:r w:rsidRPr="008B46AF">
              <w:rPr>
                <w:rFonts w:asciiTheme="minorHAnsi" w:hAnsiTheme="minorHAnsi"/>
                <w:sz w:val="20"/>
                <w:szCs w:val="20"/>
                <w:rPrChange w:id="10823" w:author="Sue Simnor (EXT Idiom)" w:date="2024-09-12T17:01:00Z" w16du:dateUtc="2024-09-12T07:01:00Z">
                  <w:rPr>
                    <w:rFonts w:asciiTheme="minorHAnsi" w:hAnsiTheme="minorHAnsi"/>
                    <w:sz w:val="20"/>
                    <w:szCs w:val="20"/>
                    <w:highlight w:val="yellow"/>
                  </w:rPr>
                </w:rPrChange>
              </w:rPr>
              <w:t>"</w:t>
            </w:r>
          </w:p>
          <w:p w14:paraId="2AE2C419" w14:textId="50DF3C8D" w:rsidR="004731D1" w:rsidRDefault="004731D1" w:rsidP="004731D1">
            <w:pPr>
              <w:tabs>
                <w:tab w:val="left" w:pos="774"/>
              </w:tabs>
              <w:rPr>
                <w:rFonts w:asciiTheme="minorHAnsi" w:hAnsiTheme="minorHAnsi" w:cstheme="minorHAnsi"/>
                <w:sz w:val="20"/>
              </w:rPr>
            </w:pPr>
            <w:r w:rsidRPr="008B46AF">
              <w:rPr>
                <w:rFonts w:asciiTheme="minorHAnsi" w:hAnsiTheme="minorHAnsi" w:cstheme="minorHAnsi"/>
                <w:b/>
                <w:bCs/>
                <w:sz w:val="20"/>
              </w:rPr>
              <w:t>THEN</w:t>
            </w:r>
            <w:r w:rsidRPr="008B46AF">
              <w:rPr>
                <w:rFonts w:asciiTheme="minorHAnsi" w:hAnsiTheme="minorHAnsi" w:cstheme="minorHAnsi"/>
                <w:sz w:val="20"/>
              </w:rPr>
              <w:t xml:space="preserve"> display</w:t>
            </w:r>
          </w:p>
          <w:p w14:paraId="0EA5E808" w14:textId="5889B5FE" w:rsidR="004731D1" w:rsidRPr="00720F8E" w:rsidRDefault="004731D1" w:rsidP="004731D1">
            <w:pPr>
              <w:tabs>
                <w:tab w:val="left" w:pos="774"/>
              </w:tabs>
              <w:rPr>
                <w:rFonts w:asciiTheme="minorHAnsi" w:hAnsiTheme="minorHAnsi" w:cstheme="minorHAnsi"/>
                <w:b/>
                <w:bCs/>
                <w:sz w:val="20"/>
              </w:rPr>
            </w:pPr>
            <w:r>
              <w:rPr>
                <w:rFonts w:asciiTheme="minorHAnsi" w:hAnsiTheme="minorHAnsi" w:cstheme="minorHAnsi"/>
                <w:b/>
                <w:bCs/>
                <w:sz w:val="20"/>
              </w:rPr>
              <w:t xml:space="preserve">ELSE </w:t>
            </w:r>
            <w:r w:rsidRPr="00135B6D">
              <w:rPr>
                <w:rFonts w:asciiTheme="minorHAnsi" w:hAnsiTheme="minorHAnsi" w:cstheme="minorHAnsi"/>
                <w:sz w:val="20"/>
              </w:rPr>
              <w:t>do not display</w:t>
            </w:r>
          </w:p>
        </w:tc>
        <w:tc>
          <w:tcPr>
            <w:tcW w:w="851" w:type="dxa"/>
          </w:tcPr>
          <w:p w14:paraId="448F6860"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4CA414E6"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4DC29638"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0DC34577" w14:textId="3D09B3F1"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1E2240" w:rsidRPr="00BD6987" w14:paraId="36EEF768" w14:textId="77777777" w:rsidTr="5DAD8829">
        <w:trPr>
          <w:cantSplit/>
          <w:ins w:id="10824" w:author="Sam Sehgal (EXT Idiom)" w:date="2024-09-12T15:51:00Z"/>
        </w:trPr>
        <w:tc>
          <w:tcPr>
            <w:tcW w:w="1013" w:type="dxa"/>
          </w:tcPr>
          <w:p w14:paraId="0076F258" w14:textId="6AB1ABB1" w:rsidR="001E2240" w:rsidRPr="00A50C42" w:rsidRDefault="00FA203D" w:rsidP="001E2240">
            <w:pPr>
              <w:tabs>
                <w:tab w:val="left" w:pos="1800"/>
              </w:tabs>
              <w:rPr>
                <w:ins w:id="10825" w:author="Sam Sehgal (EXT Idiom)" w:date="2024-09-12T15:51:00Z" w16du:dateUtc="2024-09-12T05:51:00Z"/>
                <w:rFonts w:asciiTheme="minorHAnsi" w:hAnsiTheme="minorHAnsi" w:cstheme="minorHAnsi"/>
                <w:strike/>
                <w:sz w:val="20"/>
                <w:szCs w:val="20"/>
                <w:rPrChange w:id="10826" w:author="sam sehgal" w:date="2024-12-19T11:04:00Z" w16du:dateUtc="2024-12-19T00:04:00Z">
                  <w:rPr>
                    <w:ins w:id="10827" w:author="Sam Sehgal (EXT Idiom)" w:date="2024-09-12T15:51:00Z" w16du:dateUtc="2024-09-12T05:51:00Z"/>
                    <w:rFonts w:asciiTheme="minorHAnsi" w:hAnsiTheme="minorHAnsi" w:cstheme="minorHAnsi"/>
                    <w:bCs/>
                    <w:sz w:val="20"/>
                    <w:szCs w:val="20"/>
                  </w:rPr>
                </w:rPrChange>
              </w:rPr>
            </w:pPr>
            <w:ins w:id="10828" w:author="Sue Simnor (EXT Idiom)" w:date="2024-09-12T17:01:00Z" w16du:dateUtc="2024-09-12T07:01:00Z">
              <w:r w:rsidRPr="00A50C42">
                <w:rPr>
                  <w:rFonts w:asciiTheme="minorHAnsi" w:hAnsiTheme="minorHAnsi" w:cstheme="minorHAnsi"/>
                  <w:strike/>
                  <w:sz w:val="20"/>
                  <w:szCs w:val="20"/>
                  <w:rPrChange w:id="10829" w:author="sam sehgal" w:date="2024-12-19T11:04:00Z" w16du:dateUtc="2024-12-19T00:04:00Z">
                    <w:rPr>
                      <w:rFonts w:asciiTheme="minorHAnsi" w:hAnsiTheme="minorHAnsi" w:cstheme="minorHAnsi"/>
                      <w:bCs/>
                      <w:sz w:val="20"/>
                      <w:szCs w:val="20"/>
                    </w:rPr>
                  </w:rPrChange>
                </w:rPr>
                <w:lastRenderedPageBreak/>
                <w:t>YRP23B</w:t>
              </w:r>
            </w:ins>
          </w:p>
        </w:tc>
        <w:tc>
          <w:tcPr>
            <w:tcW w:w="1534" w:type="dxa"/>
          </w:tcPr>
          <w:p w14:paraId="6E3BCDBE" w14:textId="77777777" w:rsidR="001E2240" w:rsidRPr="00A50C42" w:rsidRDefault="001E2240" w:rsidP="001E2240">
            <w:pPr>
              <w:tabs>
                <w:tab w:val="left" w:pos="1800"/>
              </w:tabs>
              <w:rPr>
                <w:ins w:id="10830" w:author="Sam Sehgal (EXT Idiom)" w:date="2024-09-12T15:51:00Z" w16du:dateUtc="2024-09-12T05:51:00Z"/>
                <w:rFonts w:asciiTheme="minorHAnsi" w:hAnsiTheme="minorHAnsi"/>
                <w:strike/>
                <w:sz w:val="20"/>
                <w:szCs w:val="20"/>
                <w:rPrChange w:id="10831" w:author="sam sehgal" w:date="2024-12-19T11:04:00Z" w16du:dateUtc="2024-12-19T00:04:00Z">
                  <w:rPr>
                    <w:ins w:id="10832" w:author="Sam Sehgal (EXT Idiom)" w:date="2024-09-12T15:51:00Z" w16du:dateUtc="2024-09-12T05:51:00Z"/>
                    <w:rFonts w:asciiTheme="minorHAnsi" w:hAnsiTheme="minorHAnsi"/>
                    <w:sz w:val="20"/>
                    <w:szCs w:val="20"/>
                  </w:rPr>
                </w:rPrChange>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1E2240" w:rsidRPr="00A50C42" w14:paraId="6CB24A42" w14:textId="77777777">
              <w:trPr>
                <w:trHeight w:val="300"/>
                <w:ins w:id="10833" w:author="sam sehgal" w:date="2024-09-12T15:52:00Z"/>
              </w:trPr>
              <w:tc>
                <w:tcPr>
                  <w:tcW w:w="2861" w:type="dxa"/>
                  <w:noWrap/>
                  <w:vAlign w:val="center"/>
                  <w:hideMark/>
                </w:tcPr>
                <w:p w14:paraId="7F200EFB" w14:textId="55FA4DE3" w:rsidR="001E2240" w:rsidRPr="00A50C42" w:rsidRDefault="001E2240" w:rsidP="001E2240">
                  <w:pPr>
                    <w:pStyle w:val="BodycopyCOI"/>
                    <w:rPr>
                      <w:ins w:id="10834" w:author="sam sehgal" w:date="2024-09-12T15:52:00Z" w16du:dateUtc="2024-09-12T05:52:00Z"/>
                      <w:rFonts w:cstheme="minorHAnsi"/>
                      <w:strike/>
                      <w:color w:val="000000" w:themeColor="text1"/>
                      <w:rPrChange w:id="10835" w:author="sam sehgal" w:date="2024-12-19T11:04:00Z" w16du:dateUtc="2024-12-19T00:04:00Z">
                        <w:rPr>
                          <w:ins w:id="10836" w:author="sam sehgal" w:date="2024-09-12T15:52:00Z" w16du:dateUtc="2024-09-12T05:52:00Z"/>
                          <w:rFonts w:cstheme="minorHAnsi"/>
                          <w:noProof/>
                          <w:color w:val="000000" w:themeColor="text1"/>
                        </w:rPr>
                      </w:rPrChange>
                    </w:rPr>
                  </w:pPr>
                  <w:ins w:id="10837" w:author="sam sehgal" w:date="2024-09-12T15:52:00Z" w16du:dateUtc="2024-09-12T05:52:00Z">
                    <w:r w:rsidRPr="00A50C42">
                      <w:rPr>
                        <w:strike/>
                        <w:rPrChange w:id="10838" w:author="sam sehgal" w:date="2024-12-19T11:04:00Z" w16du:dateUtc="2024-12-19T00:04:00Z">
                          <w:rPr/>
                        </w:rPrChange>
                      </w:rPr>
                      <w:t xml:space="preserve">Your </w:t>
                    </w:r>
                    <w:del w:id="10839" w:author="Sam Sehgal (EXT Idiom)" w:date="2024-09-12T15:52:00Z" w16du:dateUtc="2024-09-12T05:52:00Z">
                      <w:r w:rsidRPr="00A50C42" w:rsidDel="001E2240">
                        <w:rPr>
                          <w:strike/>
                          <w:rPrChange w:id="10840" w:author="sam sehgal" w:date="2024-12-19T11:04:00Z" w16du:dateUtc="2024-12-19T00:04:00Z">
                            <w:rPr/>
                          </w:rPrChange>
                        </w:rPr>
                        <w:delText>refund</w:delText>
                      </w:r>
                    </w:del>
                  </w:ins>
                  <w:ins w:id="10841" w:author="Sam Sehgal (EXT Idiom)" w:date="2024-09-12T15:52:00Z" w16du:dateUtc="2024-09-12T05:52:00Z">
                    <w:r w:rsidRPr="00A50C42">
                      <w:rPr>
                        <w:strike/>
                        <w:rPrChange w:id="10842" w:author="sam sehgal" w:date="2024-12-19T11:04:00Z" w16du:dateUtc="2024-12-19T00:04:00Z">
                          <w:rPr/>
                        </w:rPrChange>
                      </w:rPr>
                      <w:t>payment</w:t>
                    </w:r>
                  </w:ins>
                  <w:ins w:id="10843" w:author="sam sehgal" w:date="2024-09-12T15:52:00Z" w16du:dateUtc="2024-09-12T05:52:00Z">
                    <w:r w:rsidRPr="00A50C42">
                      <w:rPr>
                        <w:strike/>
                        <w:rPrChange w:id="10844" w:author="sam sehgal" w:date="2024-12-19T11:04:00Z" w16du:dateUtc="2024-12-19T00:04:00Z">
                          <w:rPr/>
                        </w:rPrChange>
                      </w:rPr>
                      <w:t>:</w:t>
                    </w:r>
                  </w:ins>
                </w:p>
              </w:tc>
              <w:tc>
                <w:tcPr>
                  <w:tcW w:w="4546" w:type="dxa"/>
                  <w:noWrap/>
                  <w:vAlign w:val="bottom"/>
                  <w:hideMark/>
                </w:tcPr>
                <w:p w14:paraId="0BEBB603" w14:textId="7EDD7244" w:rsidR="001E2240" w:rsidRPr="00A50C42" w:rsidRDefault="001E2240" w:rsidP="001E2240">
                  <w:pPr>
                    <w:pStyle w:val="TableBodycopy"/>
                    <w:rPr>
                      <w:ins w:id="10845" w:author="sam sehgal" w:date="2024-09-12T15:52:00Z" w16du:dateUtc="2024-09-12T05:52:00Z"/>
                      <w:rFonts w:asciiTheme="minorHAnsi" w:hAnsiTheme="minorHAnsi" w:cstheme="minorBidi"/>
                      <w:b/>
                      <w:strike/>
                      <w:rPrChange w:id="10846" w:author="sam sehgal" w:date="2024-12-19T11:04:00Z" w16du:dateUtc="2024-12-19T00:04:00Z">
                        <w:rPr>
                          <w:ins w:id="10847" w:author="sam sehgal" w:date="2024-09-12T15:52:00Z" w16du:dateUtc="2024-09-12T05:52:00Z"/>
                          <w:rFonts w:asciiTheme="minorHAnsi" w:hAnsiTheme="minorHAnsi" w:cstheme="minorBidi"/>
                          <w:b/>
                          <w:bCs/>
                        </w:rPr>
                      </w:rPrChange>
                    </w:rPr>
                  </w:pPr>
                  <w:ins w:id="10848" w:author="Sam Sehgal (EXT Idiom)" w:date="2024-09-12T15:52:00Z" w16du:dateUtc="2024-09-12T05:52:00Z">
                    <w:r w:rsidRPr="00A50C42">
                      <w:rPr>
                        <w:rFonts w:asciiTheme="minorHAnsi" w:hAnsiTheme="minorHAnsi" w:cstheme="minorBidi"/>
                        <w:b/>
                        <w:strike/>
                        <w:rPrChange w:id="10849" w:author="sam sehgal" w:date="2024-12-19T11:04:00Z" w16du:dateUtc="2024-12-19T00:04:00Z">
                          <w:rPr>
                            <w:rFonts w:asciiTheme="minorHAnsi" w:hAnsiTheme="minorHAnsi" w:cstheme="minorBidi"/>
                            <w:b/>
                            <w:bCs/>
                          </w:rPr>
                        </w:rPrChange>
                      </w:rPr>
                      <w:t>&lt;CurrentTermGrossPremium&gt; per month</w:t>
                    </w:r>
                  </w:ins>
                  <w:ins w:id="10850" w:author="sam sehgal" w:date="2024-09-12T15:52:00Z" w16du:dateUtc="2024-09-12T05:52:00Z">
                    <w:del w:id="10851" w:author="Sam Sehgal (EXT Idiom)" w:date="2024-09-12T15:52:00Z" w16du:dateUtc="2024-09-12T05:52:00Z">
                      <w:r w:rsidRPr="00A50C42" w:rsidDel="001E2240">
                        <w:rPr>
                          <w:rFonts w:asciiTheme="minorHAnsi" w:hAnsiTheme="minorHAnsi" w:cstheme="minorBidi"/>
                          <w:b/>
                          <w:strike/>
                          <w:rPrChange w:id="10852" w:author="sam sehgal" w:date="2024-12-19T11:04:00Z" w16du:dateUtc="2024-12-19T00:04:00Z">
                            <w:rPr>
                              <w:rFonts w:asciiTheme="minorHAnsi" w:hAnsiTheme="minorHAnsi" w:cstheme="minorBidi"/>
                              <w:b/>
                              <w:bCs/>
                              <w:highlight w:val="green"/>
                            </w:rPr>
                          </w:rPrChange>
                        </w:rPr>
                        <w:delText>&lt;RefundAmount</w:delText>
                      </w:r>
                      <w:r w:rsidRPr="00A50C42" w:rsidDel="001E2240">
                        <w:rPr>
                          <w:rFonts w:asciiTheme="minorHAnsi" w:eastAsiaTheme="minorEastAsia" w:hAnsiTheme="minorHAnsi" w:cstheme="minorBidi"/>
                          <w:b/>
                          <w:strike/>
                          <w:rPrChange w:id="10853" w:author="sam sehgal" w:date="2024-12-19T11:04:00Z" w16du:dateUtc="2024-12-19T00:04:00Z">
                            <w:rPr>
                              <w:rFonts w:asciiTheme="minorHAnsi" w:eastAsiaTheme="minorEastAsia" w:hAnsiTheme="minorHAnsi" w:cstheme="minorBidi"/>
                              <w:b/>
                              <w:bCs/>
                              <w:highlight w:val="green"/>
                            </w:rPr>
                          </w:rPrChange>
                        </w:rPr>
                        <w:delText>&gt;</w:delText>
                      </w:r>
                    </w:del>
                  </w:ins>
                </w:p>
              </w:tc>
            </w:tr>
          </w:tbl>
          <w:p w14:paraId="0750DF93" w14:textId="77777777" w:rsidR="001E2240" w:rsidRPr="00A50C42" w:rsidRDefault="001E2240" w:rsidP="001E2240">
            <w:pPr>
              <w:pStyle w:val="BodycopyCOI"/>
              <w:rPr>
                <w:ins w:id="10854" w:author="Sam Sehgal (EXT Idiom)" w:date="2024-09-12T15:51:00Z" w16du:dateUtc="2024-09-12T05:51:00Z"/>
                <w:strike/>
                <w:rPrChange w:id="10855" w:author="sam sehgal" w:date="2024-12-19T11:04:00Z" w16du:dateUtc="2024-12-19T00:04:00Z">
                  <w:rPr>
                    <w:ins w:id="10856" w:author="Sam Sehgal (EXT Idiom)" w:date="2024-09-12T15:51:00Z" w16du:dateUtc="2024-09-12T05:51:00Z"/>
                  </w:rPr>
                </w:rPrChange>
              </w:rPr>
            </w:pPr>
          </w:p>
        </w:tc>
        <w:tc>
          <w:tcPr>
            <w:tcW w:w="1843" w:type="dxa"/>
          </w:tcPr>
          <w:p w14:paraId="0ED7B686" w14:textId="77777777" w:rsidR="001E2240" w:rsidRPr="00A50C42" w:rsidRDefault="001E2240" w:rsidP="001E2240">
            <w:pPr>
              <w:tabs>
                <w:tab w:val="left" w:pos="774"/>
              </w:tabs>
              <w:rPr>
                <w:ins w:id="10857" w:author="sam sehgal" w:date="2024-09-12T15:52:00Z" w16du:dateUtc="2024-09-12T05:52:00Z"/>
                <w:rFonts w:asciiTheme="minorHAnsi" w:hAnsiTheme="minorHAnsi" w:cstheme="minorHAnsi"/>
                <w:b/>
                <w:strike/>
                <w:sz w:val="20"/>
                <w:rPrChange w:id="10858" w:author="sam sehgal" w:date="2024-12-19T11:04:00Z" w16du:dateUtc="2024-12-19T00:04:00Z">
                  <w:rPr>
                    <w:ins w:id="10859" w:author="sam sehgal" w:date="2024-09-12T15:52:00Z" w16du:dateUtc="2024-09-12T05:52:00Z"/>
                    <w:rFonts w:asciiTheme="minorHAnsi" w:hAnsiTheme="minorHAnsi" w:cstheme="minorHAnsi"/>
                    <w:b/>
                    <w:bCs/>
                    <w:sz w:val="20"/>
                  </w:rPr>
                </w:rPrChange>
              </w:rPr>
            </w:pPr>
            <w:ins w:id="10860" w:author="sam sehgal" w:date="2024-09-12T15:52:00Z" w16du:dateUtc="2024-09-12T05:52:00Z">
              <w:r w:rsidRPr="00A50C42">
                <w:rPr>
                  <w:rFonts w:asciiTheme="minorHAnsi" w:hAnsiTheme="minorHAnsi" w:cstheme="minorHAnsi"/>
                  <w:b/>
                  <w:strike/>
                  <w:sz w:val="20"/>
                  <w:rPrChange w:id="10861" w:author="sam sehgal" w:date="2024-12-19T11:04:00Z" w16du:dateUtc="2024-12-19T00:04:00Z">
                    <w:rPr>
                      <w:rFonts w:asciiTheme="minorHAnsi" w:hAnsiTheme="minorHAnsi" w:cstheme="minorHAnsi"/>
                      <w:b/>
                      <w:bCs/>
                      <w:sz w:val="20"/>
                    </w:rPr>
                  </w:rPrChange>
                </w:rPr>
                <w:t>IF</w:t>
              </w:r>
            </w:ins>
          </w:p>
          <w:p w14:paraId="68F5573E" w14:textId="77777777" w:rsidR="006F4030" w:rsidRPr="00A50C42" w:rsidRDefault="006F4030" w:rsidP="006F4030">
            <w:pPr>
              <w:rPr>
                <w:ins w:id="10862" w:author="Sam Sehgal (EXT Idiom)" w:date="2024-09-12T15:52:00Z" w16du:dateUtc="2024-09-12T05:52:00Z"/>
                <w:rFonts w:asciiTheme="minorHAnsi" w:hAnsiTheme="minorHAnsi" w:cstheme="minorHAnsi"/>
                <w:strike/>
                <w:sz w:val="20"/>
                <w:szCs w:val="20"/>
                <w:rPrChange w:id="10863" w:author="sam sehgal" w:date="2024-12-19T11:04:00Z" w16du:dateUtc="2024-12-19T00:04:00Z">
                  <w:rPr>
                    <w:ins w:id="10864" w:author="Sam Sehgal (EXT Idiom)" w:date="2024-09-12T15:52:00Z" w16du:dateUtc="2024-09-12T05:52:00Z"/>
                    <w:rFonts w:asciiTheme="minorHAnsi" w:hAnsiTheme="minorHAnsi" w:cstheme="minorHAnsi"/>
                    <w:sz w:val="20"/>
                    <w:szCs w:val="20"/>
                  </w:rPr>
                </w:rPrChange>
              </w:rPr>
            </w:pPr>
            <w:ins w:id="10865" w:author="Sam Sehgal (EXT Idiom)" w:date="2024-09-12T15:52:00Z" w16du:dateUtc="2024-09-12T05:52:00Z">
              <w:r w:rsidRPr="00A50C42">
                <w:rPr>
                  <w:rFonts w:asciiTheme="minorHAnsi" w:hAnsiTheme="minorHAnsi" w:cstheme="minorHAnsi"/>
                  <w:strike/>
                  <w:sz w:val="20"/>
                  <w:szCs w:val="20"/>
                  <w:rPrChange w:id="10866" w:author="sam sehgal" w:date="2024-12-19T11:04:00Z" w16du:dateUtc="2024-12-19T00:04:00Z">
                    <w:rPr>
                      <w:rFonts w:asciiTheme="minorHAnsi" w:hAnsiTheme="minorHAnsi" w:cstheme="minorHAnsi"/>
                      <w:sz w:val="20"/>
                      <w:szCs w:val="20"/>
                    </w:rPr>
                  </w:rPrChange>
                </w:rPr>
                <w:t xml:space="preserve">&lt;DocumentSubType&gt; = "Endorsement" </w:t>
              </w:r>
            </w:ins>
          </w:p>
          <w:p w14:paraId="2720C85B" w14:textId="77777777" w:rsidR="006F4030" w:rsidRPr="00A50C42" w:rsidRDefault="006F4030" w:rsidP="006F4030">
            <w:pPr>
              <w:rPr>
                <w:ins w:id="10867" w:author="Sam Sehgal (EXT Idiom)" w:date="2024-09-12T15:52:00Z" w16du:dateUtc="2024-09-12T05:52:00Z"/>
                <w:rFonts w:asciiTheme="minorHAnsi" w:hAnsiTheme="minorHAnsi" w:cstheme="minorHAnsi"/>
                <w:strike/>
                <w:sz w:val="20"/>
                <w:szCs w:val="20"/>
                <w:rPrChange w:id="10868" w:author="sam sehgal" w:date="2024-12-19T11:04:00Z" w16du:dateUtc="2024-12-19T00:04:00Z">
                  <w:rPr>
                    <w:ins w:id="10869" w:author="Sam Sehgal (EXT Idiom)" w:date="2024-09-12T15:52:00Z" w16du:dateUtc="2024-09-12T05:52:00Z"/>
                    <w:rFonts w:asciiTheme="minorHAnsi" w:hAnsiTheme="minorHAnsi" w:cstheme="minorHAnsi"/>
                    <w:sz w:val="20"/>
                    <w:szCs w:val="20"/>
                  </w:rPr>
                </w:rPrChange>
              </w:rPr>
            </w:pPr>
            <w:ins w:id="10870" w:author="Sam Sehgal (EXT Idiom)" w:date="2024-09-12T15:52:00Z" w16du:dateUtc="2024-09-12T05:52:00Z">
              <w:r w:rsidRPr="00A50C42">
                <w:rPr>
                  <w:rFonts w:asciiTheme="minorHAnsi" w:hAnsiTheme="minorHAnsi" w:cstheme="minorHAnsi"/>
                  <w:b/>
                  <w:strike/>
                  <w:sz w:val="20"/>
                  <w:szCs w:val="20"/>
                  <w:rPrChange w:id="10871" w:author="sam sehgal" w:date="2024-12-19T11:04:00Z" w16du:dateUtc="2024-12-19T00:04:00Z">
                    <w:rPr>
                      <w:rFonts w:asciiTheme="minorHAnsi" w:hAnsiTheme="minorHAnsi" w:cstheme="minorHAnsi"/>
                      <w:b/>
                      <w:bCs/>
                      <w:sz w:val="20"/>
                      <w:szCs w:val="20"/>
                    </w:rPr>
                  </w:rPrChange>
                </w:rPr>
                <w:t>AND</w:t>
              </w:r>
              <w:r w:rsidRPr="00A50C42">
                <w:rPr>
                  <w:rFonts w:asciiTheme="minorHAnsi" w:hAnsiTheme="minorHAnsi" w:cstheme="minorHAnsi"/>
                  <w:strike/>
                  <w:sz w:val="20"/>
                  <w:szCs w:val="20"/>
                  <w:rPrChange w:id="10872" w:author="sam sehgal" w:date="2024-12-19T11:04:00Z" w16du:dateUtc="2024-12-19T00:04:00Z">
                    <w:rPr>
                      <w:rFonts w:asciiTheme="minorHAnsi" w:hAnsiTheme="minorHAnsi" w:cstheme="minorHAnsi"/>
                      <w:sz w:val="20"/>
                      <w:szCs w:val="20"/>
                    </w:rPr>
                  </w:rPrChange>
                </w:rPr>
                <w:t xml:space="preserve"> &lt;PaymentFrequencyCode&gt; = "1|PaymentPlanMonthly"</w:t>
              </w:r>
            </w:ins>
          </w:p>
          <w:p w14:paraId="2FB314F0" w14:textId="77777777" w:rsidR="006F4030" w:rsidRPr="00A50C42" w:rsidRDefault="006F4030" w:rsidP="006F4030">
            <w:pPr>
              <w:rPr>
                <w:ins w:id="10873" w:author="Sam Sehgal (EXT Idiom)" w:date="2024-09-12T15:52:00Z" w16du:dateUtc="2024-09-12T05:52:00Z"/>
                <w:rFonts w:asciiTheme="minorHAnsi" w:hAnsiTheme="minorHAnsi" w:cstheme="minorHAnsi"/>
                <w:b/>
                <w:strike/>
                <w:color w:val="000000" w:themeColor="text1"/>
                <w:sz w:val="20"/>
                <w:szCs w:val="20"/>
                <w:rPrChange w:id="10874" w:author="sam sehgal" w:date="2024-12-19T11:04:00Z" w16du:dateUtc="2024-12-19T00:04:00Z">
                  <w:rPr>
                    <w:ins w:id="10875" w:author="Sam Sehgal (EXT Idiom)" w:date="2024-09-12T15:52:00Z" w16du:dateUtc="2024-09-12T05:52:00Z"/>
                    <w:rFonts w:asciiTheme="minorHAnsi" w:hAnsiTheme="minorHAnsi" w:cstheme="minorHAnsi"/>
                    <w:b/>
                    <w:bCs/>
                    <w:color w:val="000000" w:themeColor="text1"/>
                    <w:sz w:val="20"/>
                    <w:szCs w:val="20"/>
                  </w:rPr>
                </w:rPrChange>
              </w:rPr>
            </w:pPr>
            <w:ins w:id="10876" w:author="Sam Sehgal (EXT Idiom)" w:date="2024-09-12T15:52:00Z" w16du:dateUtc="2024-09-12T05:52:00Z">
              <w:r w:rsidRPr="00A50C42">
                <w:rPr>
                  <w:rFonts w:asciiTheme="minorHAnsi" w:hAnsiTheme="minorHAnsi" w:cstheme="minorHAnsi"/>
                  <w:b/>
                  <w:strike/>
                  <w:sz w:val="20"/>
                  <w:szCs w:val="20"/>
                  <w:rPrChange w:id="10877" w:author="sam sehgal" w:date="2024-12-19T11:04:00Z" w16du:dateUtc="2024-12-19T00:04:00Z">
                    <w:rPr>
                      <w:rFonts w:asciiTheme="minorHAnsi" w:hAnsiTheme="minorHAnsi" w:cstheme="minorHAnsi"/>
                      <w:b/>
                      <w:bCs/>
                      <w:sz w:val="20"/>
                      <w:szCs w:val="20"/>
                    </w:rPr>
                  </w:rPrChange>
                </w:rPr>
                <w:t>AND</w:t>
              </w:r>
              <w:r w:rsidRPr="00A50C42">
                <w:rPr>
                  <w:rFonts w:asciiTheme="minorHAnsi" w:hAnsiTheme="minorHAnsi" w:cstheme="minorHAnsi"/>
                  <w:strike/>
                  <w:sz w:val="20"/>
                  <w:szCs w:val="20"/>
                  <w:rPrChange w:id="10878" w:author="sam sehgal" w:date="2024-12-19T11:04:00Z" w16du:dateUtc="2024-12-19T00:04:00Z">
                    <w:rPr>
                      <w:rFonts w:asciiTheme="minorHAnsi" w:hAnsiTheme="minorHAnsi" w:cstheme="minorHAnsi"/>
                      <w:sz w:val="20"/>
                      <w:szCs w:val="20"/>
                    </w:rPr>
                  </w:rPrChange>
                </w:rPr>
                <w:t xml:space="preserve"> </w:t>
              </w:r>
              <w:r w:rsidRPr="00A50C42">
                <w:rPr>
                  <w:rFonts w:asciiTheme="minorHAnsi" w:hAnsiTheme="minorHAnsi" w:cstheme="minorHAnsi"/>
                  <w:b/>
                  <w:strike/>
                  <w:sz w:val="20"/>
                  <w:szCs w:val="20"/>
                  <w:rPrChange w:id="10879" w:author="sam sehgal" w:date="2024-12-19T11:04:00Z" w16du:dateUtc="2024-12-19T00:04:00Z">
                    <w:rPr>
                      <w:rFonts w:asciiTheme="minorHAnsi" w:hAnsiTheme="minorHAnsi" w:cstheme="minorHAnsi"/>
                      <w:b/>
                      <w:bCs/>
                      <w:sz w:val="20"/>
                      <w:szCs w:val="20"/>
                    </w:rPr>
                  </w:rPrChange>
                </w:rPr>
                <w:t>&lt;</w:t>
              </w:r>
              <w:r w:rsidRPr="00A50C42">
                <w:rPr>
                  <w:rFonts w:asciiTheme="minorHAnsi" w:hAnsiTheme="minorHAnsi" w:cstheme="minorHAnsi"/>
                  <w:strike/>
                  <w:sz w:val="20"/>
                  <w:szCs w:val="20"/>
                  <w:rPrChange w:id="10880" w:author="sam sehgal" w:date="2024-12-19T11:04:00Z" w16du:dateUtc="2024-12-19T00:04:00Z">
                    <w:rPr>
                      <w:rFonts w:asciiTheme="minorHAnsi" w:hAnsiTheme="minorHAnsi" w:cstheme="minorHAnsi"/>
                      <w:sz w:val="20"/>
                      <w:szCs w:val="20"/>
                    </w:rPr>
                  </w:rPrChange>
                </w:rPr>
                <w:t>TransactionPremium&gt;</w:t>
              </w:r>
              <w:r w:rsidRPr="00A50C42">
                <w:rPr>
                  <w:rFonts w:asciiTheme="minorHAnsi" w:hAnsiTheme="minorHAnsi" w:cstheme="minorHAnsi"/>
                  <w:strike/>
                  <w:color w:val="000000" w:themeColor="text1"/>
                  <w:sz w:val="20"/>
                  <w:szCs w:val="20"/>
                  <w:rPrChange w:id="10881" w:author="sam sehgal" w:date="2024-12-19T11:04:00Z" w16du:dateUtc="2024-12-19T00:04:00Z">
                    <w:rPr>
                      <w:rFonts w:asciiTheme="minorHAnsi" w:hAnsiTheme="minorHAnsi" w:cstheme="minorHAnsi"/>
                      <w:color w:val="000000" w:themeColor="text1"/>
                      <w:sz w:val="20"/>
                      <w:szCs w:val="20"/>
                    </w:rPr>
                  </w:rPrChange>
                </w:rPr>
                <w:t xml:space="preserve"> = “0”</w:t>
              </w:r>
              <w:r w:rsidRPr="00A50C42">
                <w:rPr>
                  <w:rFonts w:asciiTheme="minorHAnsi" w:hAnsiTheme="minorHAnsi" w:cstheme="minorHAnsi"/>
                  <w:b/>
                  <w:strike/>
                  <w:color w:val="000000" w:themeColor="text1"/>
                  <w:sz w:val="20"/>
                  <w:szCs w:val="20"/>
                  <w:rPrChange w:id="10882" w:author="sam sehgal" w:date="2024-12-19T11:04:00Z" w16du:dateUtc="2024-12-19T00:04:00Z">
                    <w:rPr>
                      <w:rFonts w:asciiTheme="minorHAnsi" w:hAnsiTheme="minorHAnsi" w:cstheme="minorHAnsi"/>
                      <w:b/>
                      <w:bCs/>
                      <w:color w:val="000000" w:themeColor="text1"/>
                      <w:sz w:val="20"/>
                      <w:szCs w:val="20"/>
                    </w:rPr>
                  </w:rPrChange>
                </w:rPr>
                <w:t xml:space="preserve"> </w:t>
              </w:r>
            </w:ins>
          </w:p>
          <w:p w14:paraId="0481DF91" w14:textId="7A0F632F" w:rsidR="001E2240" w:rsidRPr="00A50C42" w:rsidRDefault="001E2240" w:rsidP="001E2240">
            <w:pPr>
              <w:tabs>
                <w:tab w:val="left" w:pos="774"/>
              </w:tabs>
              <w:rPr>
                <w:ins w:id="10883" w:author="sam sehgal" w:date="2024-09-12T15:52:00Z" w16du:dateUtc="2024-09-12T05:52:00Z"/>
                <w:del w:id="10884" w:author="Sam Sehgal (EXT Idiom)" w:date="2024-09-12T15:52:00Z" w16du:dateUtc="2024-09-12T05:52:00Z"/>
                <w:rFonts w:asciiTheme="minorHAnsi" w:eastAsiaTheme="minorEastAsia" w:hAnsiTheme="minorHAnsi"/>
                <w:b/>
                <w:strike/>
                <w:sz w:val="20"/>
                <w:szCs w:val="20"/>
                <w:rPrChange w:id="10885" w:author="sam sehgal" w:date="2024-12-19T11:04:00Z" w16du:dateUtc="2024-12-19T00:04:00Z">
                  <w:rPr>
                    <w:ins w:id="10886" w:author="sam sehgal" w:date="2024-09-12T15:52:00Z" w16du:dateUtc="2024-09-12T05:52:00Z"/>
                    <w:del w:id="10887" w:author="Sam Sehgal (EXT Idiom)" w:date="2024-09-12T15:52:00Z" w16du:dateUtc="2024-09-12T05:52:00Z"/>
                    <w:rFonts w:asciiTheme="minorHAnsi" w:eastAsiaTheme="minorEastAsia" w:hAnsiTheme="minorHAnsi"/>
                    <w:b/>
                    <w:bCs/>
                    <w:sz w:val="20"/>
                    <w:szCs w:val="20"/>
                  </w:rPr>
                </w:rPrChange>
              </w:rPr>
            </w:pPr>
            <w:ins w:id="10888" w:author="sam sehgal" w:date="2024-09-12T15:52:00Z" w16du:dateUtc="2024-09-12T05:52:00Z">
              <w:del w:id="10889" w:author="Sam Sehgal (EXT Idiom)" w:date="2024-09-12T15:52:00Z" w16du:dateUtc="2024-09-12T05:52:00Z">
                <w:r w:rsidRPr="00A50C42">
                  <w:rPr>
                    <w:rFonts w:asciiTheme="minorHAnsi" w:eastAsiaTheme="minorEastAsia" w:hAnsiTheme="minorHAnsi"/>
                    <w:strike/>
                    <w:sz w:val="20"/>
                    <w:szCs w:val="20"/>
                    <w:rPrChange w:id="10890" w:author="sam sehgal" w:date="2024-12-19T11:04:00Z" w16du:dateUtc="2024-12-19T00:04:00Z">
                      <w:rPr>
                        <w:rFonts w:asciiTheme="minorHAnsi" w:eastAsiaTheme="minorEastAsia" w:hAnsiTheme="minorHAnsi"/>
                        <w:sz w:val="20"/>
                        <w:szCs w:val="20"/>
                      </w:rPr>
                    </w:rPrChange>
                  </w:rPr>
                  <w:delText xml:space="preserve">&lt;DocumentSubType&gt; = "Endorsement" </w:delText>
                </w:r>
                <w:r w:rsidRPr="00A50C42">
                  <w:rPr>
                    <w:rFonts w:asciiTheme="minorHAnsi" w:eastAsiaTheme="minorEastAsia" w:hAnsiTheme="minorHAnsi"/>
                    <w:b/>
                    <w:strike/>
                    <w:sz w:val="20"/>
                    <w:szCs w:val="20"/>
                    <w:rPrChange w:id="10891" w:author="sam sehgal" w:date="2024-12-19T11:04:00Z" w16du:dateUtc="2024-12-19T00:04:00Z">
                      <w:rPr>
                        <w:rFonts w:asciiTheme="minorHAnsi" w:eastAsiaTheme="minorEastAsia" w:hAnsiTheme="minorHAnsi"/>
                        <w:b/>
                        <w:bCs/>
                        <w:sz w:val="20"/>
                        <w:szCs w:val="20"/>
                      </w:rPr>
                    </w:rPrChange>
                  </w:rPr>
                  <w:delText>AND</w:delText>
                </w:r>
                <w:r w:rsidRPr="00A50C42">
                  <w:rPr>
                    <w:rFonts w:asciiTheme="minorHAnsi" w:eastAsiaTheme="minorEastAsia" w:hAnsiTheme="minorHAnsi"/>
                    <w:strike/>
                    <w:sz w:val="20"/>
                    <w:szCs w:val="20"/>
                    <w:rPrChange w:id="10892" w:author="sam sehgal" w:date="2024-12-19T11:04:00Z" w16du:dateUtc="2024-12-19T00:04:00Z">
                      <w:rPr>
                        <w:rFonts w:asciiTheme="minorHAnsi" w:eastAsiaTheme="minorEastAsia" w:hAnsiTheme="minorHAnsi"/>
                        <w:sz w:val="20"/>
                        <w:szCs w:val="20"/>
                      </w:rPr>
                    </w:rPrChange>
                  </w:rPr>
                  <w:delText xml:space="preserve"> &lt;PaymentFrequencyCode&gt; = "1|PaymentPlanMonthly" </w:delText>
                </w:r>
                <w:r w:rsidRPr="00A50C42">
                  <w:rPr>
                    <w:rFonts w:asciiTheme="minorHAnsi" w:eastAsiaTheme="minorEastAsia" w:hAnsiTheme="minorHAnsi"/>
                    <w:b/>
                    <w:strike/>
                    <w:sz w:val="20"/>
                    <w:szCs w:val="20"/>
                    <w:rPrChange w:id="10893" w:author="sam sehgal" w:date="2024-12-19T11:04:00Z" w16du:dateUtc="2024-12-19T00:04:00Z">
                      <w:rPr>
                        <w:rFonts w:asciiTheme="minorHAnsi" w:eastAsiaTheme="minorEastAsia" w:hAnsiTheme="minorHAnsi"/>
                        <w:b/>
                        <w:bCs/>
                        <w:sz w:val="20"/>
                        <w:szCs w:val="20"/>
                      </w:rPr>
                    </w:rPrChange>
                  </w:rPr>
                  <w:delText>AND</w:delText>
                </w:r>
                <w:r w:rsidRPr="00A50C42">
                  <w:rPr>
                    <w:rFonts w:asciiTheme="minorHAnsi" w:eastAsiaTheme="minorEastAsia" w:hAnsiTheme="minorHAnsi"/>
                    <w:strike/>
                    <w:sz w:val="20"/>
                    <w:szCs w:val="20"/>
                    <w:rPrChange w:id="10894" w:author="sam sehgal" w:date="2024-12-19T11:04:00Z" w16du:dateUtc="2024-12-19T00:04:00Z">
                      <w:rPr>
                        <w:rFonts w:asciiTheme="minorHAnsi" w:eastAsiaTheme="minorEastAsia" w:hAnsiTheme="minorHAnsi"/>
                        <w:sz w:val="20"/>
                        <w:szCs w:val="20"/>
                      </w:rPr>
                    </w:rPrChange>
                  </w:rPr>
                  <w:delText xml:space="preserve"> </w:delText>
                </w:r>
                <w:r w:rsidRPr="00A50C42">
                  <w:rPr>
                    <w:rFonts w:asciiTheme="minorHAnsi" w:eastAsiaTheme="minorEastAsia" w:hAnsiTheme="minorHAnsi"/>
                    <w:b/>
                    <w:strike/>
                    <w:sz w:val="20"/>
                    <w:szCs w:val="20"/>
                    <w:rPrChange w:id="10895" w:author="sam sehgal" w:date="2024-12-19T11:04:00Z" w16du:dateUtc="2024-12-19T00:04:00Z">
                      <w:rPr>
                        <w:rFonts w:asciiTheme="minorHAnsi" w:eastAsiaTheme="minorEastAsia" w:hAnsiTheme="minorHAnsi"/>
                        <w:b/>
                        <w:bCs/>
                        <w:sz w:val="20"/>
                        <w:szCs w:val="20"/>
                      </w:rPr>
                    </w:rPrChange>
                  </w:rPr>
                  <w:delText>&lt;</w:delText>
                </w:r>
                <w:r w:rsidRPr="00A50C42">
                  <w:rPr>
                    <w:rFonts w:asciiTheme="minorHAnsi" w:eastAsiaTheme="minorEastAsia" w:hAnsiTheme="minorHAnsi"/>
                    <w:strike/>
                    <w:sz w:val="20"/>
                    <w:szCs w:val="20"/>
                    <w:rPrChange w:id="10896" w:author="sam sehgal" w:date="2024-12-19T11:04:00Z" w16du:dateUtc="2024-12-19T00:04:00Z">
                      <w:rPr>
                        <w:rFonts w:asciiTheme="minorHAnsi" w:eastAsiaTheme="minorEastAsia" w:hAnsiTheme="minorHAnsi"/>
                        <w:sz w:val="20"/>
                        <w:szCs w:val="20"/>
                      </w:rPr>
                    </w:rPrChange>
                  </w:rPr>
                  <w:delText>TransactionPremium</w:delText>
                </w:r>
                <w:r w:rsidRPr="00A50C42">
                  <w:rPr>
                    <w:rFonts w:asciiTheme="minorHAnsi" w:eastAsiaTheme="minorEastAsia" w:hAnsiTheme="minorHAnsi"/>
                    <w:b/>
                    <w:strike/>
                    <w:sz w:val="20"/>
                    <w:szCs w:val="20"/>
                    <w:rPrChange w:id="10897" w:author="sam sehgal" w:date="2024-12-19T11:04:00Z" w16du:dateUtc="2024-12-19T00:04:00Z">
                      <w:rPr>
                        <w:rFonts w:asciiTheme="minorHAnsi" w:eastAsiaTheme="minorEastAsia" w:hAnsiTheme="minorHAnsi"/>
                        <w:b/>
                        <w:bCs/>
                        <w:sz w:val="20"/>
                        <w:szCs w:val="20"/>
                      </w:rPr>
                    </w:rPrChange>
                  </w:rPr>
                  <w:delText xml:space="preserve">&gt; LESS THAN 0 </w:delText>
                </w:r>
              </w:del>
            </w:ins>
          </w:p>
          <w:p w14:paraId="056A6996" w14:textId="54CD7459" w:rsidR="001E2240" w:rsidRPr="00A50C42" w:rsidRDefault="001E2240" w:rsidP="001E2240">
            <w:pPr>
              <w:tabs>
                <w:tab w:val="left" w:pos="774"/>
              </w:tabs>
              <w:rPr>
                <w:ins w:id="10898" w:author="sam sehgal" w:date="2024-09-12T15:52:00Z" w16du:dateUtc="2024-09-12T05:52:00Z"/>
                <w:del w:id="10899" w:author="Sam Sehgal (EXT Idiom)" w:date="2024-09-12T15:52:00Z" w16du:dateUtc="2024-09-12T05:52:00Z"/>
                <w:rFonts w:asciiTheme="minorHAnsi" w:hAnsiTheme="minorHAnsi"/>
                <w:strike/>
                <w:sz w:val="20"/>
                <w:szCs w:val="20"/>
                <w:rPrChange w:id="10900" w:author="sam sehgal" w:date="2024-12-19T11:04:00Z" w16du:dateUtc="2024-12-19T00:04:00Z">
                  <w:rPr>
                    <w:ins w:id="10901" w:author="sam sehgal" w:date="2024-09-12T15:52:00Z" w16du:dateUtc="2024-09-12T05:52:00Z"/>
                    <w:del w:id="10902" w:author="Sam Sehgal (EXT Idiom)" w:date="2024-09-12T15:52:00Z" w16du:dateUtc="2024-09-12T05:52:00Z"/>
                    <w:rFonts w:asciiTheme="minorHAnsi" w:hAnsiTheme="minorHAnsi"/>
                    <w:sz w:val="20"/>
                    <w:szCs w:val="20"/>
                  </w:rPr>
                </w:rPrChange>
              </w:rPr>
            </w:pPr>
            <w:ins w:id="10903" w:author="sam sehgal" w:date="2024-09-12T15:52:00Z" w16du:dateUtc="2024-09-12T05:52:00Z">
              <w:del w:id="10904" w:author="Sam Sehgal (EXT Idiom)" w:date="2024-09-12T15:52:00Z" w16du:dateUtc="2024-09-12T05:52:00Z">
                <w:r w:rsidRPr="00A50C42">
                  <w:rPr>
                    <w:rFonts w:asciiTheme="minorHAnsi" w:eastAsiaTheme="minorEastAsia" w:hAnsiTheme="minorHAnsi"/>
                    <w:b/>
                    <w:strike/>
                    <w:sz w:val="20"/>
                    <w:szCs w:val="20"/>
                    <w:rPrChange w:id="10905" w:author="sam sehgal" w:date="2024-12-19T11:04:00Z" w16du:dateUtc="2024-12-19T00:04:00Z">
                      <w:rPr>
                        <w:rFonts w:asciiTheme="minorHAnsi" w:eastAsiaTheme="minorEastAsia" w:hAnsiTheme="minorHAnsi"/>
                        <w:b/>
                        <w:bCs/>
                        <w:sz w:val="20"/>
                        <w:szCs w:val="20"/>
                      </w:rPr>
                    </w:rPrChange>
                  </w:rPr>
                  <w:delText xml:space="preserve">AND </w:delText>
                </w:r>
                <w:r w:rsidRPr="00A50C42">
                  <w:rPr>
                    <w:rFonts w:asciiTheme="minorHAnsi" w:hAnsiTheme="minorHAnsi"/>
                    <w:strike/>
                    <w:sz w:val="20"/>
                    <w:szCs w:val="20"/>
                    <w:rPrChange w:id="10906" w:author="sam sehgal" w:date="2024-12-19T11:04:00Z" w16du:dateUtc="2024-12-19T00:04:00Z">
                      <w:rPr>
                        <w:rFonts w:asciiTheme="minorHAnsi" w:hAnsiTheme="minorHAnsi"/>
                        <w:sz w:val="20"/>
                        <w:szCs w:val="20"/>
                      </w:rPr>
                    </w:rPrChange>
                  </w:rPr>
                  <w:delText>&lt;</w:delText>
                </w:r>
                <w:r w:rsidRPr="00A50C42">
                  <w:rPr>
                    <w:rFonts w:asciiTheme="minorHAnsi" w:hAnsiTheme="minorHAnsi"/>
                    <w:strike/>
                    <w:sz w:val="20"/>
                    <w:szCs w:val="20"/>
                    <w:rPrChange w:id="10907" w:author="sam sehgal" w:date="2024-12-19T11:04:00Z" w16du:dateUtc="2024-12-19T00:04:00Z">
                      <w:rPr>
                        <w:rFonts w:asciiTheme="minorHAnsi" w:hAnsiTheme="minorHAnsi"/>
                        <w:sz w:val="20"/>
                        <w:szCs w:val="20"/>
                        <w:highlight w:val="yellow"/>
                      </w:rPr>
                    </w:rPrChange>
                  </w:rPr>
                  <w:delText>IsAfterFinalPayment&gt; = "1"</w:delText>
                </w:r>
              </w:del>
            </w:ins>
          </w:p>
          <w:p w14:paraId="5E6163E6" w14:textId="77777777" w:rsidR="001E2240" w:rsidRPr="00A50C42" w:rsidRDefault="001E2240" w:rsidP="001E2240">
            <w:pPr>
              <w:tabs>
                <w:tab w:val="left" w:pos="774"/>
              </w:tabs>
              <w:rPr>
                <w:ins w:id="10908" w:author="sam sehgal" w:date="2024-09-12T15:52:00Z" w16du:dateUtc="2024-09-12T05:52:00Z"/>
                <w:rFonts w:asciiTheme="minorHAnsi" w:hAnsiTheme="minorHAnsi" w:cstheme="minorHAnsi"/>
                <w:strike/>
                <w:sz w:val="20"/>
                <w:rPrChange w:id="10909" w:author="sam sehgal" w:date="2024-12-19T11:04:00Z" w16du:dateUtc="2024-12-19T00:04:00Z">
                  <w:rPr>
                    <w:ins w:id="10910" w:author="sam sehgal" w:date="2024-09-12T15:52:00Z" w16du:dateUtc="2024-09-12T05:52:00Z"/>
                    <w:rFonts w:asciiTheme="minorHAnsi" w:hAnsiTheme="minorHAnsi" w:cstheme="minorHAnsi"/>
                    <w:sz w:val="20"/>
                  </w:rPr>
                </w:rPrChange>
              </w:rPr>
            </w:pPr>
            <w:ins w:id="10911" w:author="sam sehgal" w:date="2024-09-12T15:52:00Z" w16du:dateUtc="2024-09-12T05:52:00Z">
              <w:r w:rsidRPr="00A50C42">
                <w:rPr>
                  <w:rFonts w:asciiTheme="minorHAnsi" w:hAnsiTheme="minorHAnsi" w:cstheme="minorHAnsi"/>
                  <w:b/>
                  <w:strike/>
                  <w:sz w:val="20"/>
                  <w:rPrChange w:id="10912" w:author="sam sehgal" w:date="2024-12-19T11:04:00Z" w16du:dateUtc="2024-12-19T00:04:00Z">
                    <w:rPr>
                      <w:rFonts w:asciiTheme="minorHAnsi" w:hAnsiTheme="minorHAnsi" w:cstheme="minorHAnsi"/>
                      <w:b/>
                      <w:bCs/>
                      <w:sz w:val="20"/>
                    </w:rPr>
                  </w:rPrChange>
                </w:rPr>
                <w:t>THEN</w:t>
              </w:r>
              <w:r w:rsidRPr="00A50C42">
                <w:rPr>
                  <w:rFonts w:asciiTheme="minorHAnsi" w:hAnsiTheme="minorHAnsi" w:cstheme="minorHAnsi"/>
                  <w:strike/>
                  <w:sz w:val="20"/>
                  <w:rPrChange w:id="10913" w:author="sam sehgal" w:date="2024-12-19T11:04:00Z" w16du:dateUtc="2024-12-19T00:04:00Z">
                    <w:rPr>
                      <w:rFonts w:asciiTheme="minorHAnsi" w:hAnsiTheme="minorHAnsi" w:cstheme="minorHAnsi"/>
                      <w:sz w:val="20"/>
                    </w:rPr>
                  </w:rPrChange>
                </w:rPr>
                <w:t xml:space="preserve"> display</w:t>
              </w:r>
            </w:ins>
          </w:p>
          <w:p w14:paraId="449DB87C" w14:textId="59426889" w:rsidR="001E2240" w:rsidRPr="00A50C42" w:rsidRDefault="001E2240" w:rsidP="001E2240">
            <w:pPr>
              <w:tabs>
                <w:tab w:val="left" w:pos="774"/>
              </w:tabs>
              <w:rPr>
                <w:ins w:id="10914" w:author="Sam Sehgal (EXT Idiom)" w:date="2024-09-12T15:51:00Z" w16du:dateUtc="2024-09-12T05:51:00Z"/>
                <w:rFonts w:asciiTheme="minorHAnsi" w:hAnsiTheme="minorHAnsi" w:cstheme="minorHAnsi"/>
                <w:b/>
                <w:strike/>
                <w:sz w:val="20"/>
                <w:rPrChange w:id="10915" w:author="sam sehgal" w:date="2024-12-19T11:04:00Z" w16du:dateUtc="2024-12-19T00:04:00Z">
                  <w:rPr>
                    <w:ins w:id="10916" w:author="Sam Sehgal (EXT Idiom)" w:date="2024-09-12T15:51:00Z" w16du:dateUtc="2024-09-12T05:51:00Z"/>
                    <w:rFonts w:asciiTheme="minorHAnsi" w:hAnsiTheme="minorHAnsi" w:cstheme="minorHAnsi"/>
                    <w:b/>
                    <w:bCs/>
                    <w:sz w:val="20"/>
                  </w:rPr>
                </w:rPrChange>
              </w:rPr>
            </w:pPr>
            <w:ins w:id="10917" w:author="sam sehgal" w:date="2024-09-12T15:52:00Z" w16du:dateUtc="2024-09-12T05:52:00Z">
              <w:r w:rsidRPr="00A50C42">
                <w:rPr>
                  <w:rFonts w:asciiTheme="minorHAnsi" w:hAnsiTheme="minorHAnsi" w:cstheme="minorHAnsi"/>
                  <w:b/>
                  <w:strike/>
                  <w:sz w:val="20"/>
                  <w:rPrChange w:id="10918" w:author="sam sehgal" w:date="2024-12-19T11:04:00Z" w16du:dateUtc="2024-12-19T00:04:00Z">
                    <w:rPr>
                      <w:rFonts w:asciiTheme="minorHAnsi" w:hAnsiTheme="minorHAnsi" w:cstheme="minorHAnsi"/>
                      <w:b/>
                      <w:bCs/>
                      <w:sz w:val="20"/>
                    </w:rPr>
                  </w:rPrChange>
                </w:rPr>
                <w:t xml:space="preserve">ELSE </w:t>
              </w:r>
              <w:r w:rsidRPr="00A50C42">
                <w:rPr>
                  <w:rFonts w:asciiTheme="minorHAnsi" w:hAnsiTheme="minorHAnsi" w:cstheme="minorHAnsi"/>
                  <w:strike/>
                  <w:sz w:val="20"/>
                  <w:rPrChange w:id="10919" w:author="sam sehgal" w:date="2024-12-19T11:04:00Z" w16du:dateUtc="2024-12-19T00:04:00Z">
                    <w:rPr>
                      <w:rFonts w:asciiTheme="minorHAnsi" w:hAnsiTheme="minorHAnsi" w:cstheme="minorHAnsi"/>
                      <w:sz w:val="20"/>
                    </w:rPr>
                  </w:rPrChange>
                </w:rPr>
                <w:t>do not display</w:t>
              </w:r>
            </w:ins>
          </w:p>
        </w:tc>
        <w:tc>
          <w:tcPr>
            <w:tcW w:w="851" w:type="dxa"/>
          </w:tcPr>
          <w:p w14:paraId="63B144E1" w14:textId="77777777" w:rsidR="001E2240" w:rsidRPr="00A50C42" w:rsidRDefault="001E2240" w:rsidP="001E2240">
            <w:pPr>
              <w:spacing w:after="120"/>
              <w:rPr>
                <w:ins w:id="10920" w:author="sam sehgal" w:date="2024-09-12T15:52:00Z" w16du:dateUtc="2024-09-12T05:52:00Z"/>
                <w:rFonts w:asciiTheme="minorHAnsi" w:hAnsiTheme="minorHAnsi" w:cstheme="minorHAnsi"/>
                <w:strike/>
                <w:color w:val="000000"/>
                <w:sz w:val="18"/>
                <w:szCs w:val="18"/>
                <w:rPrChange w:id="10921" w:author="sam sehgal" w:date="2024-12-19T11:04:00Z" w16du:dateUtc="2024-12-19T00:04:00Z">
                  <w:rPr>
                    <w:ins w:id="10922" w:author="sam sehgal" w:date="2024-09-12T15:52:00Z" w16du:dateUtc="2024-09-12T05:52:00Z"/>
                    <w:rFonts w:asciiTheme="minorHAnsi" w:hAnsiTheme="minorHAnsi" w:cstheme="minorHAnsi"/>
                    <w:color w:val="000000"/>
                    <w:sz w:val="18"/>
                    <w:szCs w:val="18"/>
                  </w:rPr>
                </w:rPrChange>
              </w:rPr>
            </w:pPr>
            <w:ins w:id="10923" w:author="sam sehgal" w:date="2024-09-12T15:52:00Z" w16du:dateUtc="2024-09-12T05:52:00Z">
              <w:r w:rsidRPr="00A50C42">
                <w:rPr>
                  <w:rFonts w:asciiTheme="minorHAnsi" w:hAnsiTheme="minorHAnsi" w:cstheme="minorHAnsi"/>
                  <w:strike/>
                  <w:color w:val="000000"/>
                  <w:sz w:val="18"/>
                  <w:szCs w:val="18"/>
                  <w:rPrChange w:id="10924" w:author="sam sehgal" w:date="2024-12-19T11:04:00Z" w16du:dateUtc="2024-12-19T00:04:00Z">
                    <w:rPr>
                      <w:rFonts w:asciiTheme="minorHAnsi" w:hAnsiTheme="minorHAnsi" w:cstheme="minorHAnsi"/>
                      <w:color w:val="000000"/>
                      <w:sz w:val="18"/>
                      <w:szCs w:val="18"/>
                    </w:rPr>
                  </w:rPrChange>
                </w:rPr>
                <w:t>Column 1 text:</w:t>
              </w:r>
            </w:ins>
          </w:p>
          <w:p w14:paraId="22AC6845" w14:textId="77777777" w:rsidR="001E2240" w:rsidRPr="00A50C42" w:rsidRDefault="001E2240" w:rsidP="001E2240">
            <w:pPr>
              <w:spacing w:after="120"/>
              <w:rPr>
                <w:ins w:id="10925" w:author="sam sehgal" w:date="2024-09-12T15:52:00Z" w16du:dateUtc="2024-09-12T05:52:00Z"/>
                <w:rFonts w:asciiTheme="minorHAnsi" w:hAnsiTheme="minorHAnsi" w:cstheme="minorHAnsi"/>
                <w:strike/>
                <w:color w:val="000000"/>
                <w:sz w:val="18"/>
                <w:szCs w:val="18"/>
                <w:rPrChange w:id="10926" w:author="sam sehgal" w:date="2024-12-19T11:04:00Z" w16du:dateUtc="2024-12-19T00:04:00Z">
                  <w:rPr>
                    <w:ins w:id="10927" w:author="sam sehgal" w:date="2024-09-12T15:52:00Z" w16du:dateUtc="2024-09-12T05:52:00Z"/>
                    <w:rFonts w:asciiTheme="minorHAnsi" w:hAnsiTheme="minorHAnsi" w:cstheme="minorHAnsi"/>
                    <w:color w:val="000000"/>
                    <w:sz w:val="18"/>
                    <w:szCs w:val="18"/>
                  </w:rPr>
                </w:rPrChange>
              </w:rPr>
            </w:pPr>
            <w:ins w:id="10928" w:author="sam sehgal" w:date="2024-09-12T15:52:00Z" w16du:dateUtc="2024-09-12T05:52:00Z">
              <w:r w:rsidRPr="00A50C42">
                <w:rPr>
                  <w:rFonts w:asciiTheme="minorHAnsi" w:hAnsiTheme="minorHAnsi" w:cstheme="minorHAnsi"/>
                  <w:strike/>
                  <w:color w:val="000000"/>
                  <w:sz w:val="18"/>
                  <w:szCs w:val="18"/>
                  <w:rPrChange w:id="10929" w:author="sam sehgal" w:date="2024-12-19T11:04:00Z" w16du:dateUtc="2024-12-19T00:04:00Z">
                    <w:rPr>
                      <w:rFonts w:asciiTheme="minorHAnsi" w:hAnsiTheme="minorHAnsi" w:cstheme="minorHAnsi"/>
                      <w:color w:val="000000"/>
                      <w:sz w:val="18"/>
                      <w:szCs w:val="18"/>
                    </w:rPr>
                  </w:rPrChange>
                </w:rPr>
                <w:t xml:space="preserve">Bodycopy_COI </w:t>
              </w:r>
            </w:ins>
          </w:p>
          <w:p w14:paraId="4B28F48F" w14:textId="77777777" w:rsidR="001E2240" w:rsidRPr="00A50C42" w:rsidRDefault="001E2240" w:rsidP="001E2240">
            <w:pPr>
              <w:spacing w:after="120"/>
              <w:rPr>
                <w:ins w:id="10930" w:author="sam sehgal" w:date="2024-09-12T15:52:00Z" w16du:dateUtc="2024-09-12T05:52:00Z"/>
                <w:rFonts w:asciiTheme="minorHAnsi" w:hAnsiTheme="minorHAnsi" w:cstheme="minorHAnsi"/>
                <w:strike/>
                <w:color w:val="000000"/>
                <w:sz w:val="18"/>
                <w:szCs w:val="18"/>
                <w:rPrChange w:id="10931" w:author="sam sehgal" w:date="2024-12-19T11:04:00Z" w16du:dateUtc="2024-12-19T00:04:00Z">
                  <w:rPr>
                    <w:ins w:id="10932" w:author="sam sehgal" w:date="2024-09-12T15:52:00Z" w16du:dateUtc="2024-09-12T05:52:00Z"/>
                    <w:rFonts w:asciiTheme="minorHAnsi" w:hAnsiTheme="minorHAnsi" w:cstheme="minorHAnsi"/>
                    <w:color w:val="000000"/>
                    <w:sz w:val="18"/>
                    <w:szCs w:val="18"/>
                  </w:rPr>
                </w:rPrChange>
              </w:rPr>
            </w:pPr>
            <w:ins w:id="10933" w:author="sam sehgal" w:date="2024-09-12T15:52:00Z" w16du:dateUtc="2024-09-12T05:52:00Z">
              <w:r w:rsidRPr="00A50C42">
                <w:rPr>
                  <w:rFonts w:asciiTheme="minorHAnsi" w:hAnsiTheme="minorHAnsi" w:cstheme="minorHAnsi"/>
                  <w:strike/>
                  <w:color w:val="000000"/>
                  <w:sz w:val="18"/>
                  <w:szCs w:val="18"/>
                  <w:rPrChange w:id="10934" w:author="sam sehgal" w:date="2024-12-19T11:04:00Z" w16du:dateUtc="2024-12-19T00:04:00Z">
                    <w:rPr>
                      <w:rFonts w:asciiTheme="minorHAnsi" w:hAnsiTheme="minorHAnsi" w:cstheme="minorHAnsi"/>
                      <w:color w:val="000000"/>
                      <w:sz w:val="18"/>
                      <w:szCs w:val="18"/>
                    </w:rPr>
                  </w:rPrChange>
                </w:rPr>
                <w:t>Column 2 text:</w:t>
              </w:r>
            </w:ins>
          </w:p>
          <w:p w14:paraId="71BB3BB8" w14:textId="7D3AF573" w:rsidR="001E2240" w:rsidRPr="00A50C42" w:rsidRDefault="001E2240" w:rsidP="001E2240">
            <w:pPr>
              <w:spacing w:after="120"/>
              <w:rPr>
                <w:ins w:id="10935" w:author="Sam Sehgal (EXT Idiom)" w:date="2024-09-12T15:51:00Z" w16du:dateUtc="2024-09-12T05:51:00Z"/>
                <w:rFonts w:asciiTheme="minorHAnsi" w:hAnsiTheme="minorHAnsi" w:cstheme="minorHAnsi"/>
                <w:strike/>
                <w:color w:val="000000"/>
                <w:sz w:val="18"/>
                <w:szCs w:val="18"/>
                <w:rPrChange w:id="10936" w:author="sam sehgal" w:date="2024-12-19T11:04:00Z" w16du:dateUtc="2024-12-19T00:04:00Z">
                  <w:rPr>
                    <w:ins w:id="10937" w:author="Sam Sehgal (EXT Idiom)" w:date="2024-09-12T15:51:00Z" w16du:dateUtc="2024-09-12T05:51:00Z"/>
                    <w:rFonts w:asciiTheme="minorHAnsi" w:hAnsiTheme="minorHAnsi" w:cstheme="minorHAnsi"/>
                    <w:color w:val="000000"/>
                    <w:sz w:val="18"/>
                    <w:szCs w:val="18"/>
                  </w:rPr>
                </w:rPrChange>
              </w:rPr>
            </w:pPr>
            <w:ins w:id="10938" w:author="sam sehgal" w:date="2024-09-12T15:52:00Z" w16du:dateUtc="2024-09-12T05:52:00Z">
              <w:r w:rsidRPr="00A50C42">
                <w:rPr>
                  <w:rFonts w:asciiTheme="minorHAnsi" w:hAnsiTheme="minorHAnsi" w:cstheme="minorHAnsi"/>
                  <w:strike/>
                  <w:color w:val="000000"/>
                  <w:sz w:val="18"/>
                  <w:szCs w:val="18"/>
                  <w:rPrChange w:id="10939" w:author="sam sehgal" w:date="2024-12-19T11:04:00Z" w16du:dateUtc="2024-12-19T00:04:00Z">
                    <w:rPr>
                      <w:rFonts w:asciiTheme="minorHAnsi" w:hAnsiTheme="minorHAnsi" w:cstheme="minorHAnsi"/>
                      <w:color w:val="000000"/>
                      <w:sz w:val="18"/>
                      <w:szCs w:val="18"/>
                    </w:rPr>
                  </w:rPrChange>
                </w:rPr>
                <w:t>Table_Heading_3</w:t>
              </w:r>
            </w:ins>
          </w:p>
        </w:tc>
      </w:tr>
      <w:tr w:rsidR="004731D1" w:rsidRPr="00BD6987" w14:paraId="278367BB" w14:textId="77777777" w:rsidTr="5DAD8829">
        <w:trPr>
          <w:cantSplit/>
        </w:trPr>
        <w:tc>
          <w:tcPr>
            <w:tcW w:w="1013" w:type="dxa"/>
          </w:tcPr>
          <w:p w14:paraId="70956624" w14:textId="7963E782" w:rsidR="004731D1" w:rsidRPr="00BD6987"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YRP </w:t>
            </w:r>
            <w:r>
              <w:rPr>
                <w:rFonts w:asciiTheme="minorHAnsi" w:hAnsiTheme="minorHAnsi" w:cstheme="minorHAnsi"/>
                <w:bCs/>
                <w:sz w:val="20"/>
                <w:szCs w:val="20"/>
              </w:rPr>
              <w:t>24</w:t>
            </w:r>
          </w:p>
        </w:tc>
        <w:tc>
          <w:tcPr>
            <w:tcW w:w="1534" w:type="dxa"/>
          </w:tcPr>
          <w:p w14:paraId="14BBA182" w14:textId="732968CC" w:rsidR="004731D1" w:rsidRDefault="004731D1" w:rsidP="004731D1">
            <w:pPr>
              <w:tabs>
                <w:tab w:val="left" w:pos="1800"/>
              </w:tabs>
              <w:rPr>
                <w:rFonts w:asciiTheme="minorHAnsi" w:hAnsiTheme="minorHAnsi" w:cstheme="minorHAnsi"/>
                <w:bCs/>
                <w:sz w:val="20"/>
                <w:szCs w:val="20"/>
              </w:rPr>
            </w:pPr>
            <w:r w:rsidRPr="00FF3726">
              <w:rPr>
                <w:rFonts w:asciiTheme="minorHAnsi" w:hAnsiTheme="minorHAnsi" w:cstheme="minorHAnsi"/>
                <w:bCs/>
                <w:sz w:val="20"/>
                <w:szCs w:val="20"/>
              </w:rPr>
              <w:t>&lt;</w:t>
            </w:r>
            <w:r>
              <w:rPr>
                <w:rFonts w:asciiTheme="minorHAnsi" w:hAnsiTheme="minorHAnsi" w:cstheme="minorHAnsi"/>
                <w:bCs/>
                <w:sz w:val="20"/>
                <w:szCs w:val="20"/>
              </w:rPr>
              <w:t>PaymentDate</w:t>
            </w:r>
            <w:r w:rsidRPr="00FF3726">
              <w:rPr>
                <w:rFonts w:asciiTheme="minorHAnsi" w:hAnsiTheme="minorHAnsi" w:cstheme="minorHAnsi"/>
                <w:bCs/>
                <w:sz w:val="20"/>
                <w:szCs w:val="20"/>
              </w:rPr>
              <w:t>&gt;</w:t>
            </w:r>
          </w:p>
          <w:p w14:paraId="7D2FB8A8" w14:textId="77777777" w:rsidR="004731D1" w:rsidRDefault="004731D1" w:rsidP="004731D1">
            <w:pPr>
              <w:tabs>
                <w:tab w:val="left" w:pos="1800"/>
              </w:tabs>
              <w:rPr>
                <w:rFonts w:asciiTheme="minorHAnsi" w:hAnsiTheme="minorHAnsi" w:cstheme="minorHAnsi"/>
                <w:sz w:val="20"/>
              </w:rPr>
            </w:pPr>
            <w:r w:rsidRPr="00720F8E">
              <w:rPr>
                <w:rFonts w:asciiTheme="minorHAnsi" w:hAnsiTheme="minorHAnsi" w:cstheme="minorHAnsi"/>
                <w:sz w:val="20"/>
              </w:rPr>
              <w:t>&lt;</w:t>
            </w:r>
            <w:r>
              <w:rPr>
                <w:rFonts w:asciiTheme="minorHAnsi" w:hAnsiTheme="minorHAnsi" w:cstheme="minorHAnsi"/>
                <w:sz w:val="20"/>
              </w:rPr>
              <w:t>PaymentFrequencyCode</w:t>
            </w:r>
            <w:r w:rsidRPr="00720F8E">
              <w:rPr>
                <w:rFonts w:asciiTheme="minorHAnsi" w:hAnsiTheme="minorHAnsi" w:cstheme="minorHAnsi"/>
                <w:sz w:val="20"/>
              </w:rPr>
              <w:t>&gt;</w:t>
            </w:r>
          </w:p>
          <w:p w14:paraId="2ACC05B4" w14:textId="77777777" w:rsidR="004731D1" w:rsidRDefault="004731D1" w:rsidP="004731D1">
            <w:pPr>
              <w:tabs>
                <w:tab w:val="left" w:pos="1800"/>
              </w:tabs>
              <w:rPr>
                <w:rFonts w:asciiTheme="minorHAnsi" w:eastAsiaTheme="minorEastAsia" w:hAnsiTheme="minorHAnsi"/>
                <w:b/>
                <w:bCs/>
                <w:sz w:val="20"/>
                <w:szCs w:val="20"/>
              </w:rPr>
            </w:pPr>
            <w:r w:rsidRPr="3136F1EB">
              <w:rPr>
                <w:rFonts w:asciiTheme="minorHAnsi" w:eastAsiaTheme="minorEastAsia" w:hAnsiTheme="minorHAnsi"/>
                <w:b/>
                <w:bCs/>
                <w:sz w:val="20"/>
                <w:szCs w:val="20"/>
              </w:rPr>
              <w:t>&lt;</w:t>
            </w:r>
            <w:r w:rsidRPr="006417DB">
              <w:rPr>
                <w:rFonts w:asciiTheme="minorHAnsi" w:eastAsiaTheme="minorEastAsia" w:hAnsiTheme="minorHAnsi"/>
                <w:sz w:val="20"/>
                <w:szCs w:val="20"/>
              </w:rPr>
              <w:t>TransactionPremium</w:t>
            </w:r>
            <w:r w:rsidRPr="3136F1EB">
              <w:rPr>
                <w:rFonts w:asciiTheme="minorHAnsi" w:eastAsiaTheme="minorEastAsia" w:hAnsiTheme="minorHAnsi"/>
                <w:b/>
                <w:bCs/>
                <w:sz w:val="20"/>
                <w:szCs w:val="20"/>
              </w:rPr>
              <w:t>&gt;</w:t>
            </w:r>
          </w:p>
          <w:p w14:paraId="700397CA" w14:textId="77777777" w:rsidR="004731D1" w:rsidRDefault="004731D1" w:rsidP="004731D1">
            <w:pPr>
              <w:tabs>
                <w:tab w:val="left" w:pos="1800"/>
              </w:tabs>
              <w:rPr>
                <w:rFonts w:asciiTheme="minorHAnsi" w:hAnsiTheme="minorHAnsi" w:cstheme="minorHAnsi"/>
                <w:sz w:val="20"/>
              </w:rPr>
            </w:pPr>
            <w:r>
              <w:rPr>
                <w:rFonts w:asciiTheme="minorHAnsi" w:hAnsiTheme="minorHAnsi"/>
                <w:sz w:val="20"/>
                <w:szCs w:val="20"/>
              </w:rPr>
              <w:t>&lt;DocumentSubType&gt;</w:t>
            </w:r>
          </w:p>
          <w:p w14:paraId="2E7C76BB" w14:textId="77777777" w:rsidR="004731D1" w:rsidRPr="00BD6987" w:rsidRDefault="004731D1" w:rsidP="004731D1">
            <w:pPr>
              <w:tabs>
                <w:tab w:val="left" w:pos="1800"/>
              </w:tabs>
              <w:rPr>
                <w:rFonts w:asciiTheme="minorHAnsi" w:hAnsiTheme="minorHAnsi" w:cstheme="minorHAnsi"/>
                <w:b/>
                <w:sz w:val="20"/>
                <w:szCs w:val="20"/>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720F8E" w14:paraId="3616BCC2" w14:textId="77777777" w:rsidTr="78CABE0F">
              <w:trPr>
                <w:trHeight w:val="300"/>
              </w:trPr>
              <w:tc>
                <w:tcPr>
                  <w:tcW w:w="2861" w:type="dxa"/>
                  <w:noWrap/>
                  <w:vAlign w:val="center"/>
                  <w:hideMark/>
                </w:tcPr>
                <w:p w14:paraId="1F0C3F9A" w14:textId="4F12AFC1" w:rsidR="004731D1" w:rsidRPr="00E02B28" w:rsidRDefault="004731D1" w:rsidP="004731D1">
                  <w:pPr>
                    <w:pStyle w:val="BodycopyCOI"/>
                    <w:rPr>
                      <w:rFonts w:cstheme="minorHAnsi"/>
                      <w:noProof/>
                      <w:color w:val="000000" w:themeColor="text1"/>
                    </w:rPr>
                  </w:pPr>
                  <w:r w:rsidRPr="3136F1EB">
                    <w:t>Payment due date</w:t>
                  </w:r>
                  <w:r w:rsidRPr="4278F7BB">
                    <w:t>:</w:t>
                  </w:r>
                </w:p>
              </w:tc>
              <w:tc>
                <w:tcPr>
                  <w:tcW w:w="4546" w:type="dxa"/>
                  <w:noWrap/>
                  <w:vAlign w:val="bottom"/>
                  <w:hideMark/>
                </w:tcPr>
                <w:p w14:paraId="33F0C087" w14:textId="16A65E23" w:rsidR="004731D1" w:rsidRPr="00E02B28" w:rsidRDefault="004731D1" w:rsidP="004731D1">
                  <w:pPr>
                    <w:pStyle w:val="TableBodycopy"/>
                    <w:rPr>
                      <w:rFonts w:asciiTheme="minorHAnsi" w:hAnsiTheme="minorHAnsi" w:cstheme="minorBidi"/>
                      <w:b/>
                      <w:bCs/>
                    </w:rPr>
                  </w:pPr>
                  <w:r w:rsidRPr="78CABE0F">
                    <w:rPr>
                      <w:rFonts w:asciiTheme="minorHAnsi" w:hAnsiTheme="minorHAnsi" w:cstheme="minorBidi"/>
                      <w:b/>
                      <w:bCs/>
                    </w:rPr>
                    <w:t>&lt;</w:t>
                  </w:r>
                  <w:r>
                    <w:rPr>
                      <w:rFonts w:asciiTheme="minorHAnsi" w:hAnsiTheme="minorHAnsi" w:cstheme="minorBidi"/>
                      <w:b/>
                      <w:bCs/>
                    </w:rPr>
                    <w:t>PaymentDate</w:t>
                  </w:r>
                  <w:r w:rsidRPr="78CABE0F">
                    <w:rPr>
                      <w:rFonts w:asciiTheme="minorHAnsi" w:hAnsiTheme="minorHAnsi" w:cstheme="minorBidi"/>
                      <w:b/>
                      <w:bCs/>
                    </w:rPr>
                    <w:t>&gt;</w:t>
                  </w:r>
                </w:p>
              </w:tc>
            </w:tr>
          </w:tbl>
          <w:p w14:paraId="77E39CF3" w14:textId="77777777" w:rsidR="004731D1" w:rsidRPr="4278F7BB" w:rsidRDefault="004731D1" w:rsidP="004731D1">
            <w:pPr>
              <w:pStyle w:val="TableBodycopy"/>
              <w:rPr>
                <w:rFonts w:asciiTheme="minorHAnsi" w:hAnsiTheme="minorHAnsi" w:cstheme="minorBidi"/>
                <w:szCs w:val="20"/>
              </w:rPr>
            </w:pPr>
          </w:p>
        </w:tc>
        <w:tc>
          <w:tcPr>
            <w:tcW w:w="1843" w:type="dxa"/>
          </w:tcPr>
          <w:p w14:paraId="21541D6B" w14:textId="77777777" w:rsidR="004731D1" w:rsidRDefault="004731D1" w:rsidP="004731D1">
            <w:pPr>
              <w:tabs>
                <w:tab w:val="left" w:pos="774"/>
              </w:tabs>
              <w:rPr>
                <w:rFonts w:asciiTheme="minorHAnsi" w:hAnsiTheme="minorHAnsi" w:cstheme="minorHAnsi"/>
                <w:b/>
                <w:bCs/>
                <w:sz w:val="20"/>
              </w:rPr>
            </w:pPr>
            <w:r w:rsidRPr="00720F8E">
              <w:rPr>
                <w:rFonts w:asciiTheme="minorHAnsi" w:hAnsiTheme="minorHAnsi" w:cstheme="minorHAnsi"/>
                <w:b/>
                <w:bCs/>
                <w:sz w:val="20"/>
              </w:rPr>
              <w:t>IF</w:t>
            </w:r>
          </w:p>
          <w:p w14:paraId="32F95B87" w14:textId="64E3C11A" w:rsidR="004731D1" w:rsidRDefault="004731D1" w:rsidP="004731D1">
            <w:pPr>
              <w:tabs>
                <w:tab w:val="left" w:pos="774"/>
              </w:tabs>
              <w:rPr>
                <w:rFonts w:asciiTheme="minorHAnsi" w:hAnsiTheme="minorHAnsi" w:cstheme="minorHAnsi"/>
                <w:sz w:val="20"/>
              </w:rPr>
            </w:pPr>
            <w:r>
              <w:rPr>
                <w:rFonts w:asciiTheme="minorHAnsi" w:hAnsiTheme="minorHAnsi"/>
                <w:sz w:val="20"/>
                <w:szCs w:val="20"/>
              </w:rPr>
              <w:t>&lt;DocumentSubType&gt;</w:t>
            </w:r>
            <w:r w:rsidRPr="74E99D78">
              <w:rPr>
                <w:rFonts w:asciiTheme="minorHAnsi" w:hAnsiTheme="minorHAnsi"/>
                <w:sz w:val="20"/>
                <w:szCs w:val="20"/>
              </w:rPr>
              <w:t xml:space="preserve">= “New Business” </w:t>
            </w:r>
            <w:r w:rsidRPr="74E99D78">
              <w:rPr>
                <w:rFonts w:asciiTheme="minorHAnsi" w:hAnsiTheme="minorHAnsi"/>
                <w:b/>
                <w:bCs/>
                <w:sz w:val="20"/>
                <w:szCs w:val="20"/>
              </w:rPr>
              <w:t>OR</w:t>
            </w:r>
            <w:r w:rsidRPr="74E99D78">
              <w:rPr>
                <w:rFonts w:asciiTheme="minorHAnsi" w:hAnsiTheme="minorHAnsi"/>
                <w:sz w:val="20"/>
                <w:szCs w:val="20"/>
              </w:rPr>
              <w:t xml:space="preserve"> “</w:t>
            </w:r>
            <w:r w:rsidRPr="3136F1EB">
              <w:rPr>
                <w:rFonts w:ascii="Calibri" w:eastAsia="Calibri" w:hAnsi="Calibri" w:cs="Calibri"/>
                <w:color w:val="000000" w:themeColor="text1"/>
                <w:sz w:val="20"/>
                <w:szCs w:val="20"/>
              </w:rPr>
              <w:t>Renewal</w:t>
            </w:r>
            <w:r w:rsidRPr="74E99D78">
              <w:rPr>
                <w:rFonts w:asciiTheme="minorHAnsi" w:hAnsiTheme="minorHAnsi"/>
                <w:sz w:val="20"/>
                <w:szCs w:val="20"/>
              </w:rPr>
              <w:t>”</w:t>
            </w:r>
            <w:r>
              <w:rPr>
                <w:rFonts w:asciiTheme="minorHAnsi" w:hAnsiTheme="minorHAnsi"/>
                <w:sz w:val="20"/>
                <w:szCs w:val="20"/>
              </w:rPr>
              <w:t xml:space="preserve"> </w:t>
            </w:r>
            <w:r w:rsidRPr="00360AAC">
              <w:rPr>
                <w:rFonts w:asciiTheme="minorHAnsi" w:hAnsiTheme="minorHAnsi"/>
                <w:b/>
                <w:bCs/>
                <w:sz w:val="20"/>
                <w:szCs w:val="20"/>
              </w:rPr>
              <w:t>AND</w:t>
            </w:r>
            <w:r w:rsidRPr="00720F8E">
              <w:rPr>
                <w:rFonts w:asciiTheme="minorHAnsi" w:hAnsiTheme="minorHAnsi" w:cstheme="minorHAnsi"/>
                <w:sz w:val="20"/>
              </w:rPr>
              <w:t xml:space="preserve">  &lt;</w:t>
            </w:r>
            <w:r>
              <w:rPr>
                <w:rFonts w:asciiTheme="minorHAnsi" w:hAnsiTheme="minorHAnsi" w:cstheme="minorHAnsi"/>
                <w:sz w:val="20"/>
              </w:rPr>
              <w:t>PaymentFrequencyCode</w:t>
            </w:r>
            <w:r w:rsidRPr="00720F8E">
              <w:rPr>
                <w:rFonts w:asciiTheme="minorHAnsi" w:hAnsiTheme="minorHAnsi" w:cstheme="minorHAnsi"/>
                <w:sz w:val="20"/>
              </w:rPr>
              <w:t>&gt; = "</w:t>
            </w:r>
            <w:r w:rsidRPr="00FA1626">
              <w:rPr>
                <w:rFonts w:asciiTheme="minorHAnsi" w:hAnsiTheme="minorHAnsi" w:cstheme="minorHAnsi"/>
                <w:sz w:val="20"/>
              </w:rPr>
              <w:t>2|PaymentPlanAnnual</w:t>
            </w:r>
            <w:r>
              <w:rPr>
                <w:rFonts w:asciiTheme="minorHAnsi" w:hAnsiTheme="minorHAnsi" w:cstheme="minorHAnsi"/>
                <w:sz w:val="20"/>
              </w:rPr>
              <w:t>”</w:t>
            </w:r>
            <w:r w:rsidRPr="00720F8E">
              <w:rPr>
                <w:rFonts w:asciiTheme="minorHAnsi" w:hAnsiTheme="minorHAnsi" w:cstheme="minorHAnsi"/>
                <w:sz w:val="20"/>
              </w:rPr>
              <w:t xml:space="preserve"> </w:t>
            </w:r>
          </w:p>
          <w:p w14:paraId="233912BA" w14:textId="77777777"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THEN</w:t>
            </w:r>
            <w:r w:rsidRPr="00720F8E">
              <w:rPr>
                <w:rFonts w:asciiTheme="minorHAnsi" w:hAnsiTheme="minorHAnsi" w:cstheme="minorHAnsi"/>
                <w:sz w:val="20"/>
              </w:rPr>
              <w:t xml:space="preserve"> display</w:t>
            </w:r>
          </w:p>
          <w:p w14:paraId="72091F3E" w14:textId="5F902463" w:rsidR="004731D1" w:rsidRPr="00720F8E" w:rsidRDefault="004731D1" w:rsidP="004731D1">
            <w:pPr>
              <w:tabs>
                <w:tab w:val="left" w:pos="774"/>
              </w:tabs>
              <w:rPr>
                <w:rFonts w:asciiTheme="minorHAnsi" w:hAnsiTheme="minorHAnsi" w:cstheme="minorHAnsi"/>
                <w:b/>
                <w:bCs/>
                <w:sz w:val="20"/>
              </w:rPr>
            </w:pPr>
            <w:r>
              <w:rPr>
                <w:rFonts w:asciiTheme="minorHAnsi" w:hAnsiTheme="minorHAnsi" w:cstheme="minorHAnsi"/>
                <w:b/>
                <w:bCs/>
                <w:sz w:val="20"/>
              </w:rPr>
              <w:t xml:space="preserve">ELSE </w:t>
            </w:r>
            <w:r w:rsidRPr="00135B6D">
              <w:rPr>
                <w:rFonts w:asciiTheme="minorHAnsi" w:hAnsiTheme="minorHAnsi" w:cstheme="minorHAnsi"/>
                <w:sz w:val="20"/>
              </w:rPr>
              <w:t>do not display</w:t>
            </w:r>
          </w:p>
        </w:tc>
        <w:tc>
          <w:tcPr>
            <w:tcW w:w="851" w:type="dxa"/>
          </w:tcPr>
          <w:p w14:paraId="4F7F50A0"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6244F3EC"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0A4E90DC"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63008F39" w14:textId="0317FF86"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0BD15E61" w14:textId="77777777" w:rsidTr="5DAD8829">
        <w:trPr>
          <w:cantSplit/>
        </w:trPr>
        <w:tc>
          <w:tcPr>
            <w:tcW w:w="1013" w:type="dxa"/>
          </w:tcPr>
          <w:p w14:paraId="2C3CDBF4" w14:textId="08B55B1E" w:rsidR="004731D1" w:rsidRPr="00BD6987"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YRP </w:t>
            </w:r>
            <w:r>
              <w:rPr>
                <w:rFonts w:asciiTheme="minorHAnsi" w:hAnsiTheme="minorHAnsi" w:cstheme="minorHAnsi"/>
                <w:bCs/>
                <w:sz w:val="20"/>
                <w:szCs w:val="20"/>
              </w:rPr>
              <w:t>25</w:t>
            </w:r>
          </w:p>
        </w:tc>
        <w:tc>
          <w:tcPr>
            <w:tcW w:w="1534" w:type="dxa"/>
          </w:tcPr>
          <w:p w14:paraId="06154A0D" w14:textId="0BE4F0F1" w:rsidR="004731D1" w:rsidRDefault="004731D1" w:rsidP="004731D1">
            <w:pPr>
              <w:tabs>
                <w:tab w:val="left" w:pos="1800"/>
              </w:tabs>
              <w:rPr>
                <w:rFonts w:asciiTheme="minorHAnsi" w:hAnsiTheme="minorHAnsi" w:cstheme="minorHAnsi"/>
                <w:bCs/>
                <w:sz w:val="20"/>
                <w:szCs w:val="20"/>
              </w:rPr>
            </w:pPr>
            <w:r w:rsidRPr="00FF3726">
              <w:rPr>
                <w:rFonts w:asciiTheme="minorHAnsi" w:hAnsiTheme="minorHAnsi" w:cstheme="minorHAnsi"/>
                <w:bCs/>
                <w:sz w:val="20"/>
                <w:szCs w:val="20"/>
              </w:rPr>
              <w:t>&lt;</w:t>
            </w:r>
            <w:r>
              <w:rPr>
                <w:rFonts w:asciiTheme="minorHAnsi" w:hAnsiTheme="minorHAnsi" w:cstheme="minorHAnsi"/>
                <w:bCs/>
                <w:sz w:val="20"/>
                <w:szCs w:val="20"/>
              </w:rPr>
              <w:t>PaymentDate</w:t>
            </w:r>
            <w:r w:rsidRPr="00FF3726">
              <w:rPr>
                <w:rFonts w:asciiTheme="minorHAnsi" w:hAnsiTheme="minorHAnsi" w:cstheme="minorHAnsi"/>
                <w:bCs/>
                <w:sz w:val="20"/>
                <w:szCs w:val="20"/>
              </w:rPr>
              <w:t>&gt;</w:t>
            </w:r>
          </w:p>
          <w:p w14:paraId="79C67683" w14:textId="77777777" w:rsidR="004731D1" w:rsidRDefault="004731D1" w:rsidP="004731D1">
            <w:pPr>
              <w:tabs>
                <w:tab w:val="left" w:pos="1800"/>
              </w:tabs>
              <w:rPr>
                <w:rFonts w:asciiTheme="minorHAnsi" w:hAnsiTheme="minorHAnsi" w:cstheme="minorHAnsi"/>
                <w:sz w:val="20"/>
              </w:rPr>
            </w:pPr>
            <w:r w:rsidRPr="00720F8E">
              <w:rPr>
                <w:rFonts w:asciiTheme="minorHAnsi" w:hAnsiTheme="minorHAnsi" w:cstheme="minorHAnsi"/>
                <w:sz w:val="20"/>
              </w:rPr>
              <w:t>&lt;</w:t>
            </w:r>
            <w:r>
              <w:rPr>
                <w:rFonts w:asciiTheme="minorHAnsi" w:hAnsiTheme="minorHAnsi" w:cstheme="minorHAnsi"/>
                <w:sz w:val="20"/>
              </w:rPr>
              <w:t>PaymentFrequencyCode</w:t>
            </w:r>
            <w:r w:rsidRPr="00720F8E">
              <w:rPr>
                <w:rFonts w:asciiTheme="minorHAnsi" w:hAnsiTheme="minorHAnsi" w:cstheme="minorHAnsi"/>
                <w:sz w:val="20"/>
              </w:rPr>
              <w:t>&gt;</w:t>
            </w:r>
          </w:p>
          <w:p w14:paraId="4DBD7CB8" w14:textId="77777777" w:rsidR="004731D1" w:rsidRDefault="004731D1" w:rsidP="004731D1">
            <w:pPr>
              <w:tabs>
                <w:tab w:val="left" w:pos="1800"/>
              </w:tabs>
              <w:rPr>
                <w:rFonts w:asciiTheme="minorHAnsi" w:eastAsiaTheme="minorEastAsia" w:hAnsiTheme="minorHAnsi"/>
                <w:b/>
                <w:bCs/>
                <w:sz w:val="20"/>
                <w:szCs w:val="20"/>
              </w:rPr>
            </w:pPr>
            <w:r w:rsidRPr="3136F1EB">
              <w:rPr>
                <w:rFonts w:asciiTheme="minorHAnsi" w:eastAsiaTheme="minorEastAsia" w:hAnsiTheme="minorHAnsi"/>
                <w:b/>
                <w:bCs/>
                <w:sz w:val="20"/>
                <w:szCs w:val="20"/>
              </w:rPr>
              <w:t>&lt;</w:t>
            </w:r>
            <w:r w:rsidRPr="006417DB">
              <w:rPr>
                <w:rFonts w:asciiTheme="minorHAnsi" w:eastAsiaTheme="minorEastAsia" w:hAnsiTheme="minorHAnsi"/>
                <w:sz w:val="20"/>
                <w:szCs w:val="20"/>
              </w:rPr>
              <w:t>TransactionPremium</w:t>
            </w:r>
            <w:r w:rsidRPr="3136F1EB">
              <w:rPr>
                <w:rFonts w:asciiTheme="minorHAnsi" w:eastAsiaTheme="minorEastAsia" w:hAnsiTheme="minorHAnsi"/>
                <w:b/>
                <w:bCs/>
                <w:sz w:val="20"/>
                <w:szCs w:val="20"/>
              </w:rPr>
              <w:t>&gt;</w:t>
            </w:r>
          </w:p>
          <w:p w14:paraId="796685DE" w14:textId="77777777" w:rsidR="004731D1" w:rsidRDefault="004731D1" w:rsidP="004731D1">
            <w:pPr>
              <w:tabs>
                <w:tab w:val="left" w:pos="1800"/>
              </w:tabs>
              <w:rPr>
                <w:rFonts w:asciiTheme="minorHAnsi" w:hAnsiTheme="minorHAnsi" w:cstheme="minorHAnsi"/>
                <w:sz w:val="20"/>
              </w:rPr>
            </w:pPr>
            <w:r>
              <w:rPr>
                <w:rFonts w:asciiTheme="minorHAnsi" w:hAnsiTheme="minorHAnsi"/>
                <w:sz w:val="20"/>
                <w:szCs w:val="20"/>
              </w:rPr>
              <w:t>&lt;DocumentSubType&gt;</w:t>
            </w:r>
          </w:p>
          <w:p w14:paraId="35CEEF7A" w14:textId="13B79D2C" w:rsidR="004731D1" w:rsidRPr="00BD6987" w:rsidRDefault="004731D1" w:rsidP="004731D1">
            <w:pPr>
              <w:tabs>
                <w:tab w:val="left" w:pos="1800"/>
              </w:tabs>
              <w:rPr>
                <w:rFonts w:asciiTheme="minorHAnsi" w:hAnsiTheme="minorHAnsi" w:cstheme="minorHAnsi"/>
                <w:b/>
                <w:sz w:val="20"/>
                <w:szCs w:val="20"/>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720F8E" w14:paraId="0EC9E0B5" w14:textId="77777777" w:rsidTr="78CABE0F">
              <w:trPr>
                <w:trHeight w:val="300"/>
              </w:trPr>
              <w:tc>
                <w:tcPr>
                  <w:tcW w:w="2861" w:type="dxa"/>
                  <w:noWrap/>
                  <w:vAlign w:val="center"/>
                  <w:hideMark/>
                </w:tcPr>
                <w:p w14:paraId="37D0DA5C" w14:textId="15779602" w:rsidR="004731D1" w:rsidRPr="00E02B28" w:rsidRDefault="004731D1" w:rsidP="004731D1">
                  <w:pPr>
                    <w:pStyle w:val="BodycopyCOI"/>
                    <w:rPr>
                      <w:rFonts w:cstheme="minorHAnsi"/>
                      <w:noProof/>
                      <w:color w:val="000000" w:themeColor="text1"/>
                    </w:rPr>
                  </w:pPr>
                  <w:r w:rsidRPr="3136F1EB">
                    <w:t xml:space="preserve">First </w:t>
                  </w:r>
                  <w:r>
                    <w:t>p</w:t>
                  </w:r>
                  <w:r w:rsidRPr="3136F1EB">
                    <w:t>ayment due date</w:t>
                  </w:r>
                  <w:r w:rsidRPr="4278F7BB">
                    <w:t>:</w:t>
                  </w:r>
                </w:p>
              </w:tc>
              <w:tc>
                <w:tcPr>
                  <w:tcW w:w="4546" w:type="dxa"/>
                  <w:noWrap/>
                  <w:vAlign w:val="bottom"/>
                  <w:hideMark/>
                </w:tcPr>
                <w:p w14:paraId="6255C094" w14:textId="68FBF230" w:rsidR="004731D1" w:rsidRPr="00E02B28" w:rsidRDefault="004731D1" w:rsidP="004731D1">
                  <w:pPr>
                    <w:pStyle w:val="TableBodycopy"/>
                    <w:rPr>
                      <w:rFonts w:asciiTheme="minorHAnsi" w:hAnsiTheme="minorHAnsi" w:cstheme="minorBidi"/>
                      <w:b/>
                      <w:bCs/>
                    </w:rPr>
                  </w:pPr>
                  <w:r w:rsidRPr="78CABE0F">
                    <w:rPr>
                      <w:rFonts w:asciiTheme="minorHAnsi" w:hAnsiTheme="minorHAnsi" w:cstheme="minorBidi"/>
                      <w:b/>
                      <w:bCs/>
                    </w:rPr>
                    <w:t>&lt;</w:t>
                  </w:r>
                  <w:r>
                    <w:rPr>
                      <w:rFonts w:asciiTheme="minorHAnsi" w:hAnsiTheme="minorHAnsi" w:cstheme="minorBidi"/>
                      <w:b/>
                      <w:bCs/>
                    </w:rPr>
                    <w:t>PaymentDate</w:t>
                  </w:r>
                  <w:r w:rsidRPr="78CABE0F">
                    <w:rPr>
                      <w:rFonts w:asciiTheme="minorHAnsi" w:hAnsiTheme="minorHAnsi" w:cstheme="minorBidi"/>
                      <w:b/>
                      <w:bCs/>
                    </w:rPr>
                    <w:t>&gt;</w:t>
                  </w:r>
                </w:p>
              </w:tc>
            </w:tr>
          </w:tbl>
          <w:p w14:paraId="5EC5F69E" w14:textId="77777777" w:rsidR="004731D1" w:rsidRPr="4278F7BB" w:rsidRDefault="004731D1" w:rsidP="004731D1">
            <w:pPr>
              <w:pStyle w:val="TableBodycopy"/>
              <w:rPr>
                <w:rFonts w:asciiTheme="minorHAnsi" w:hAnsiTheme="minorHAnsi" w:cstheme="minorBidi"/>
                <w:szCs w:val="20"/>
              </w:rPr>
            </w:pPr>
          </w:p>
        </w:tc>
        <w:tc>
          <w:tcPr>
            <w:tcW w:w="1843" w:type="dxa"/>
          </w:tcPr>
          <w:p w14:paraId="03AC263A" w14:textId="77777777" w:rsidR="004731D1" w:rsidRDefault="004731D1" w:rsidP="004731D1">
            <w:pPr>
              <w:tabs>
                <w:tab w:val="left" w:pos="774"/>
              </w:tabs>
              <w:rPr>
                <w:rFonts w:asciiTheme="minorHAnsi" w:hAnsiTheme="minorHAnsi" w:cstheme="minorHAnsi"/>
                <w:b/>
                <w:bCs/>
                <w:sz w:val="20"/>
              </w:rPr>
            </w:pPr>
            <w:r w:rsidRPr="00720F8E">
              <w:rPr>
                <w:rFonts w:asciiTheme="minorHAnsi" w:hAnsiTheme="minorHAnsi" w:cstheme="minorHAnsi"/>
                <w:b/>
                <w:bCs/>
                <w:sz w:val="20"/>
              </w:rPr>
              <w:t>IF</w:t>
            </w:r>
          </w:p>
          <w:p w14:paraId="7E432EB9" w14:textId="1BA8E56A" w:rsidR="004731D1" w:rsidRDefault="004731D1" w:rsidP="004731D1">
            <w:pPr>
              <w:tabs>
                <w:tab w:val="left" w:pos="774"/>
              </w:tabs>
              <w:rPr>
                <w:rFonts w:asciiTheme="minorHAnsi" w:hAnsiTheme="minorHAnsi" w:cstheme="minorHAnsi"/>
                <w:sz w:val="20"/>
              </w:rPr>
            </w:pPr>
            <w:r>
              <w:rPr>
                <w:rFonts w:asciiTheme="minorHAnsi" w:hAnsiTheme="minorHAnsi"/>
                <w:sz w:val="20"/>
                <w:szCs w:val="20"/>
              </w:rPr>
              <w:t>&lt;DocumentSubType&gt;</w:t>
            </w:r>
            <w:r w:rsidRPr="74E99D78">
              <w:rPr>
                <w:rFonts w:asciiTheme="minorHAnsi" w:hAnsiTheme="minorHAnsi"/>
                <w:sz w:val="20"/>
                <w:szCs w:val="20"/>
              </w:rPr>
              <w:t xml:space="preserve">= “New Business” </w:t>
            </w:r>
            <w:r w:rsidRPr="74E99D78">
              <w:rPr>
                <w:rFonts w:asciiTheme="minorHAnsi" w:hAnsiTheme="minorHAnsi"/>
                <w:b/>
                <w:bCs/>
                <w:sz w:val="20"/>
                <w:szCs w:val="20"/>
              </w:rPr>
              <w:t>OR</w:t>
            </w:r>
            <w:r w:rsidRPr="74E99D78">
              <w:rPr>
                <w:rFonts w:asciiTheme="minorHAnsi" w:hAnsiTheme="minorHAnsi"/>
                <w:sz w:val="20"/>
                <w:szCs w:val="20"/>
              </w:rPr>
              <w:t xml:space="preserve"> “</w:t>
            </w:r>
            <w:r w:rsidRPr="3136F1EB">
              <w:rPr>
                <w:rFonts w:ascii="Calibri" w:eastAsia="Calibri" w:hAnsi="Calibri" w:cs="Calibri"/>
                <w:color w:val="000000" w:themeColor="text1"/>
                <w:sz w:val="20"/>
                <w:szCs w:val="20"/>
              </w:rPr>
              <w:t>Renewal</w:t>
            </w:r>
            <w:r w:rsidRPr="74E99D78">
              <w:rPr>
                <w:rFonts w:asciiTheme="minorHAnsi" w:hAnsiTheme="minorHAnsi"/>
                <w:sz w:val="20"/>
                <w:szCs w:val="20"/>
              </w:rPr>
              <w:t>”</w:t>
            </w:r>
            <w:r>
              <w:rPr>
                <w:rFonts w:asciiTheme="minorHAnsi" w:hAnsiTheme="minorHAnsi"/>
                <w:sz w:val="20"/>
                <w:szCs w:val="20"/>
              </w:rPr>
              <w:t xml:space="preserve"> </w:t>
            </w:r>
            <w:r w:rsidRPr="00360AAC">
              <w:rPr>
                <w:rFonts w:asciiTheme="minorHAnsi" w:hAnsiTheme="minorHAnsi"/>
                <w:b/>
                <w:bCs/>
                <w:sz w:val="20"/>
                <w:szCs w:val="20"/>
              </w:rPr>
              <w:t>AND</w:t>
            </w:r>
            <w:r w:rsidRPr="00720F8E">
              <w:rPr>
                <w:rFonts w:asciiTheme="minorHAnsi" w:hAnsiTheme="minorHAnsi" w:cstheme="minorHAnsi"/>
                <w:sz w:val="20"/>
              </w:rPr>
              <w:t xml:space="preserve">  &lt;</w:t>
            </w:r>
            <w:r>
              <w:rPr>
                <w:rFonts w:asciiTheme="minorHAnsi" w:hAnsiTheme="minorHAnsi" w:cstheme="minorHAnsi"/>
                <w:sz w:val="20"/>
              </w:rPr>
              <w:t>PaymentFrequencyCode</w:t>
            </w:r>
            <w:r w:rsidRPr="00720F8E">
              <w:rPr>
                <w:rFonts w:asciiTheme="minorHAnsi" w:hAnsiTheme="minorHAnsi" w:cstheme="minorHAnsi"/>
                <w:sz w:val="20"/>
              </w:rPr>
              <w:t>&gt; = "</w:t>
            </w:r>
            <w:r w:rsidRPr="00826A38">
              <w:rPr>
                <w:rFonts w:asciiTheme="minorHAnsi" w:hAnsiTheme="minorHAnsi" w:cstheme="minorHAnsi"/>
                <w:sz w:val="20"/>
              </w:rPr>
              <w:t>1|PaymentPlanMonthly</w:t>
            </w:r>
            <w:r>
              <w:rPr>
                <w:rFonts w:asciiTheme="minorHAnsi" w:hAnsiTheme="minorHAnsi" w:cstheme="minorHAnsi"/>
                <w:sz w:val="20"/>
              </w:rPr>
              <w:t>”</w:t>
            </w:r>
            <w:r w:rsidRPr="00720F8E">
              <w:rPr>
                <w:rFonts w:asciiTheme="minorHAnsi" w:hAnsiTheme="minorHAnsi" w:cstheme="minorHAnsi"/>
                <w:sz w:val="20"/>
              </w:rPr>
              <w:t xml:space="preserve"> </w:t>
            </w:r>
          </w:p>
          <w:p w14:paraId="72645D20" w14:textId="77777777"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THEN</w:t>
            </w:r>
            <w:r w:rsidRPr="00720F8E">
              <w:rPr>
                <w:rFonts w:asciiTheme="minorHAnsi" w:hAnsiTheme="minorHAnsi" w:cstheme="minorHAnsi"/>
                <w:sz w:val="20"/>
              </w:rPr>
              <w:t xml:space="preserve"> display</w:t>
            </w:r>
          </w:p>
          <w:p w14:paraId="6B930514" w14:textId="0F558073" w:rsidR="004731D1" w:rsidRPr="00720F8E" w:rsidRDefault="004731D1" w:rsidP="004731D1">
            <w:pPr>
              <w:tabs>
                <w:tab w:val="left" w:pos="774"/>
              </w:tabs>
              <w:rPr>
                <w:rFonts w:asciiTheme="minorHAnsi" w:hAnsiTheme="minorHAnsi" w:cstheme="minorHAnsi"/>
                <w:b/>
                <w:bCs/>
                <w:sz w:val="20"/>
              </w:rPr>
            </w:pPr>
            <w:r>
              <w:rPr>
                <w:rFonts w:asciiTheme="minorHAnsi" w:hAnsiTheme="minorHAnsi" w:cstheme="minorHAnsi"/>
                <w:b/>
                <w:bCs/>
                <w:sz w:val="20"/>
              </w:rPr>
              <w:t xml:space="preserve">ELSE </w:t>
            </w:r>
            <w:r w:rsidRPr="00135B6D">
              <w:rPr>
                <w:rFonts w:asciiTheme="minorHAnsi" w:hAnsiTheme="minorHAnsi" w:cstheme="minorHAnsi"/>
                <w:sz w:val="20"/>
              </w:rPr>
              <w:t>do not display</w:t>
            </w:r>
          </w:p>
        </w:tc>
        <w:tc>
          <w:tcPr>
            <w:tcW w:w="851" w:type="dxa"/>
          </w:tcPr>
          <w:p w14:paraId="0E31AE1F"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22F19FE7"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2A9013B9"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0236CFDF" w14:textId="74515986"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731D1" w:rsidRPr="00BD6987" w14:paraId="7CEA2E12" w14:textId="77777777" w:rsidTr="5DAD8829">
        <w:trPr>
          <w:cantSplit/>
        </w:trPr>
        <w:tc>
          <w:tcPr>
            <w:tcW w:w="1013" w:type="dxa"/>
          </w:tcPr>
          <w:p w14:paraId="4361BC1A" w14:textId="30754F2A" w:rsidR="004731D1" w:rsidRPr="00BD6987" w:rsidRDefault="004731D1" w:rsidP="004731D1">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YRP </w:t>
            </w:r>
            <w:r>
              <w:rPr>
                <w:rFonts w:asciiTheme="minorHAnsi" w:hAnsiTheme="minorHAnsi" w:cstheme="minorHAnsi"/>
                <w:bCs/>
                <w:sz w:val="20"/>
                <w:szCs w:val="20"/>
              </w:rPr>
              <w:t>26</w:t>
            </w:r>
          </w:p>
        </w:tc>
        <w:tc>
          <w:tcPr>
            <w:tcW w:w="1534" w:type="dxa"/>
          </w:tcPr>
          <w:p w14:paraId="3B4088B0" w14:textId="1A4B1C4B" w:rsidR="004731D1" w:rsidRDefault="004731D1" w:rsidP="004731D1">
            <w:pPr>
              <w:tabs>
                <w:tab w:val="left" w:pos="1800"/>
              </w:tabs>
              <w:rPr>
                <w:rFonts w:asciiTheme="minorHAnsi" w:hAnsiTheme="minorHAnsi" w:cstheme="minorHAnsi"/>
                <w:bCs/>
                <w:sz w:val="20"/>
                <w:szCs w:val="20"/>
              </w:rPr>
            </w:pPr>
            <w:r w:rsidRPr="00FF3726">
              <w:rPr>
                <w:rFonts w:asciiTheme="minorHAnsi" w:hAnsiTheme="minorHAnsi" w:cstheme="minorHAnsi"/>
                <w:bCs/>
                <w:sz w:val="20"/>
                <w:szCs w:val="20"/>
              </w:rPr>
              <w:t>&lt;</w:t>
            </w:r>
            <w:r>
              <w:rPr>
                <w:rFonts w:asciiTheme="minorHAnsi" w:hAnsiTheme="minorHAnsi" w:cstheme="minorHAnsi"/>
                <w:bCs/>
                <w:sz w:val="20"/>
                <w:szCs w:val="20"/>
              </w:rPr>
              <w:t>PaymentDate</w:t>
            </w:r>
            <w:r w:rsidRPr="00FF3726">
              <w:rPr>
                <w:rFonts w:asciiTheme="minorHAnsi" w:hAnsiTheme="minorHAnsi" w:cstheme="minorHAnsi"/>
                <w:bCs/>
                <w:sz w:val="20"/>
                <w:szCs w:val="20"/>
              </w:rPr>
              <w:t>&gt;</w:t>
            </w:r>
          </w:p>
          <w:p w14:paraId="58207C60" w14:textId="77777777" w:rsidR="004731D1" w:rsidRDefault="004731D1" w:rsidP="004731D1">
            <w:pPr>
              <w:tabs>
                <w:tab w:val="left" w:pos="1800"/>
              </w:tabs>
              <w:rPr>
                <w:rFonts w:asciiTheme="minorHAnsi" w:hAnsiTheme="minorHAnsi" w:cstheme="minorHAnsi"/>
                <w:sz w:val="20"/>
              </w:rPr>
            </w:pPr>
            <w:r w:rsidRPr="00720F8E">
              <w:rPr>
                <w:rFonts w:asciiTheme="minorHAnsi" w:hAnsiTheme="minorHAnsi" w:cstheme="minorHAnsi"/>
                <w:sz w:val="20"/>
              </w:rPr>
              <w:t>&lt;</w:t>
            </w:r>
            <w:r>
              <w:rPr>
                <w:rFonts w:asciiTheme="minorHAnsi" w:hAnsiTheme="minorHAnsi" w:cstheme="minorHAnsi"/>
                <w:sz w:val="20"/>
              </w:rPr>
              <w:t>PaymentFrequencyCode</w:t>
            </w:r>
            <w:r w:rsidRPr="00720F8E">
              <w:rPr>
                <w:rFonts w:asciiTheme="minorHAnsi" w:hAnsiTheme="minorHAnsi" w:cstheme="minorHAnsi"/>
                <w:sz w:val="20"/>
              </w:rPr>
              <w:t>&gt;</w:t>
            </w:r>
          </w:p>
          <w:p w14:paraId="5C9AC50B" w14:textId="09B646E6" w:rsidR="004731D1" w:rsidRDefault="004731D1" w:rsidP="004731D1">
            <w:pPr>
              <w:tabs>
                <w:tab w:val="left" w:pos="1800"/>
              </w:tabs>
              <w:rPr>
                <w:rFonts w:asciiTheme="minorHAnsi" w:eastAsiaTheme="minorEastAsia" w:hAnsiTheme="minorHAnsi"/>
                <w:b/>
                <w:bCs/>
                <w:sz w:val="20"/>
                <w:szCs w:val="20"/>
              </w:rPr>
            </w:pPr>
            <w:r w:rsidRPr="3136F1EB">
              <w:rPr>
                <w:rFonts w:asciiTheme="minorHAnsi" w:eastAsiaTheme="minorEastAsia" w:hAnsiTheme="minorHAnsi"/>
                <w:b/>
                <w:bCs/>
                <w:sz w:val="20"/>
                <w:szCs w:val="20"/>
              </w:rPr>
              <w:t>&lt;</w:t>
            </w:r>
            <w:r w:rsidRPr="006417DB">
              <w:rPr>
                <w:rFonts w:asciiTheme="minorHAnsi" w:eastAsiaTheme="minorEastAsia" w:hAnsiTheme="minorHAnsi"/>
                <w:sz w:val="20"/>
                <w:szCs w:val="20"/>
              </w:rPr>
              <w:t>TransactionPremium</w:t>
            </w:r>
            <w:r w:rsidRPr="3136F1EB">
              <w:rPr>
                <w:rFonts w:asciiTheme="minorHAnsi" w:eastAsiaTheme="minorEastAsia" w:hAnsiTheme="minorHAnsi"/>
                <w:b/>
                <w:bCs/>
                <w:sz w:val="20"/>
                <w:szCs w:val="20"/>
              </w:rPr>
              <w:t>&gt;</w:t>
            </w:r>
          </w:p>
          <w:p w14:paraId="170E5FB5" w14:textId="019DA531" w:rsidR="004731D1" w:rsidRDefault="004731D1" w:rsidP="004731D1">
            <w:pPr>
              <w:tabs>
                <w:tab w:val="left" w:pos="1800"/>
              </w:tabs>
              <w:rPr>
                <w:rFonts w:asciiTheme="minorHAnsi" w:hAnsiTheme="minorHAnsi" w:cstheme="minorHAnsi"/>
                <w:sz w:val="20"/>
              </w:rPr>
            </w:pPr>
            <w:r>
              <w:rPr>
                <w:rFonts w:asciiTheme="minorHAnsi" w:hAnsiTheme="minorHAnsi"/>
                <w:sz w:val="20"/>
                <w:szCs w:val="20"/>
              </w:rPr>
              <w:t>&lt;DocumentSubType&gt;</w:t>
            </w:r>
          </w:p>
          <w:p w14:paraId="177A176D" w14:textId="36C9309C" w:rsidR="004731D1" w:rsidRPr="00BD6987" w:rsidRDefault="004731D1" w:rsidP="004731D1">
            <w:pPr>
              <w:tabs>
                <w:tab w:val="left" w:pos="1800"/>
              </w:tabs>
              <w:rPr>
                <w:rFonts w:asciiTheme="minorHAnsi" w:hAnsiTheme="minorHAnsi" w:cstheme="minorHAnsi"/>
                <w:b/>
                <w:sz w:val="20"/>
                <w:szCs w:val="20"/>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731D1" w:rsidRPr="00720F8E" w14:paraId="443907A3" w14:textId="77777777" w:rsidTr="78CABE0F">
              <w:trPr>
                <w:trHeight w:val="300"/>
              </w:trPr>
              <w:tc>
                <w:tcPr>
                  <w:tcW w:w="2861" w:type="dxa"/>
                  <w:noWrap/>
                  <w:vAlign w:val="center"/>
                  <w:hideMark/>
                </w:tcPr>
                <w:p w14:paraId="7CBF1A85" w14:textId="77777777" w:rsidR="004731D1" w:rsidRPr="00E02B28" w:rsidRDefault="004731D1" w:rsidP="004731D1">
                  <w:pPr>
                    <w:pStyle w:val="BodycopyCOI"/>
                    <w:rPr>
                      <w:rFonts w:cstheme="minorHAnsi"/>
                      <w:noProof/>
                      <w:color w:val="000000" w:themeColor="text1"/>
                    </w:rPr>
                  </w:pPr>
                  <w:r w:rsidRPr="3136F1EB">
                    <w:t>Payment due date</w:t>
                  </w:r>
                  <w:r w:rsidRPr="4278F7BB">
                    <w:t>:</w:t>
                  </w:r>
                </w:p>
              </w:tc>
              <w:tc>
                <w:tcPr>
                  <w:tcW w:w="4546" w:type="dxa"/>
                  <w:noWrap/>
                  <w:vAlign w:val="bottom"/>
                  <w:hideMark/>
                </w:tcPr>
                <w:p w14:paraId="4A694997" w14:textId="4E89305A" w:rsidR="004731D1" w:rsidRPr="00E02B28" w:rsidRDefault="004731D1" w:rsidP="004731D1">
                  <w:pPr>
                    <w:pStyle w:val="TableBodycopy"/>
                    <w:rPr>
                      <w:rFonts w:asciiTheme="minorHAnsi" w:hAnsiTheme="minorHAnsi" w:cstheme="minorBidi"/>
                      <w:b/>
                      <w:bCs/>
                    </w:rPr>
                  </w:pPr>
                  <w:r w:rsidRPr="78CABE0F">
                    <w:rPr>
                      <w:rFonts w:asciiTheme="minorHAnsi" w:hAnsiTheme="minorHAnsi" w:cstheme="minorBidi"/>
                      <w:b/>
                      <w:bCs/>
                    </w:rPr>
                    <w:t>&lt;</w:t>
                  </w:r>
                  <w:r>
                    <w:rPr>
                      <w:rFonts w:asciiTheme="minorHAnsi" w:hAnsiTheme="minorHAnsi" w:cstheme="minorBidi"/>
                      <w:b/>
                      <w:bCs/>
                    </w:rPr>
                    <w:t>PaymentDate</w:t>
                  </w:r>
                  <w:r w:rsidRPr="78CABE0F">
                    <w:rPr>
                      <w:rFonts w:asciiTheme="minorHAnsi" w:hAnsiTheme="minorHAnsi" w:cstheme="minorBidi"/>
                      <w:b/>
                      <w:bCs/>
                    </w:rPr>
                    <w:t>&gt;</w:t>
                  </w:r>
                </w:p>
              </w:tc>
            </w:tr>
          </w:tbl>
          <w:p w14:paraId="41E16C3E" w14:textId="77777777" w:rsidR="004731D1" w:rsidRPr="3136F1EB" w:rsidRDefault="004731D1" w:rsidP="004731D1">
            <w:pPr>
              <w:pStyle w:val="TableBodycopy"/>
              <w:rPr>
                <w:rFonts w:asciiTheme="minorHAnsi" w:hAnsiTheme="minorHAnsi" w:cstheme="minorBidi"/>
                <w:szCs w:val="20"/>
              </w:rPr>
            </w:pPr>
          </w:p>
        </w:tc>
        <w:tc>
          <w:tcPr>
            <w:tcW w:w="1843" w:type="dxa"/>
          </w:tcPr>
          <w:p w14:paraId="5AE6D3A0" w14:textId="77777777" w:rsidR="004731D1" w:rsidRDefault="004731D1" w:rsidP="004731D1">
            <w:pPr>
              <w:tabs>
                <w:tab w:val="left" w:pos="774"/>
              </w:tabs>
              <w:rPr>
                <w:rFonts w:asciiTheme="minorHAnsi" w:hAnsiTheme="minorHAnsi" w:cstheme="minorHAnsi"/>
                <w:b/>
                <w:bCs/>
                <w:sz w:val="20"/>
              </w:rPr>
            </w:pPr>
            <w:r w:rsidRPr="00720F8E">
              <w:rPr>
                <w:rFonts w:asciiTheme="minorHAnsi" w:hAnsiTheme="minorHAnsi" w:cstheme="minorHAnsi"/>
                <w:b/>
                <w:bCs/>
                <w:sz w:val="20"/>
              </w:rPr>
              <w:t>IF</w:t>
            </w:r>
          </w:p>
          <w:p w14:paraId="1461CDD7" w14:textId="06406189" w:rsidR="004731D1" w:rsidRDefault="004731D1" w:rsidP="004731D1">
            <w:pPr>
              <w:tabs>
                <w:tab w:val="left" w:pos="774"/>
              </w:tabs>
              <w:rPr>
                <w:rFonts w:asciiTheme="minorHAnsi" w:hAnsiTheme="minorHAnsi" w:cstheme="minorHAnsi"/>
                <w:sz w:val="20"/>
              </w:rPr>
            </w:pPr>
            <w:r>
              <w:rPr>
                <w:rFonts w:asciiTheme="minorHAnsi" w:hAnsiTheme="minorHAnsi"/>
                <w:sz w:val="20"/>
                <w:szCs w:val="20"/>
              </w:rPr>
              <w:t>&lt;DocumentSubType&gt;</w:t>
            </w:r>
            <w:r w:rsidRPr="74E99D78">
              <w:rPr>
                <w:rFonts w:asciiTheme="minorHAnsi" w:hAnsiTheme="minorHAnsi"/>
                <w:sz w:val="20"/>
                <w:szCs w:val="20"/>
              </w:rPr>
              <w:t>= “</w:t>
            </w:r>
            <w:r>
              <w:rPr>
                <w:rFonts w:asciiTheme="minorHAnsi" w:eastAsiaTheme="minorEastAsia" w:hAnsiTheme="minorHAnsi"/>
                <w:sz w:val="20"/>
                <w:szCs w:val="20"/>
              </w:rPr>
              <w:t>Endorsement</w:t>
            </w:r>
            <w:r>
              <w:rPr>
                <w:rFonts w:asciiTheme="minorHAnsi" w:hAnsiTheme="minorHAnsi"/>
                <w:sz w:val="20"/>
                <w:szCs w:val="20"/>
              </w:rPr>
              <w:t xml:space="preserve">” </w:t>
            </w:r>
            <w:r w:rsidRPr="00360AAC">
              <w:rPr>
                <w:rFonts w:asciiTheme="minorHAnsi" w:hAnsiTheme="minorHAnsi"/>
                <w:b/>
                <w:bCs/>
                <w:sz w:val="20"/>
                <w:szCs w:val="20"/>
              </w:rPr>
              <w:t>AND</w:t>
            </w:r>
            <w:r w:rsidRPr="00720F8E">
              <w:rPr>
                <w:rFonts w:asciiTheme="minorHAnsi" w:hAnsiTheme="minorHAnsi" w:cstheme="minorHAnsi"/>
                <w:sz w:val="20"/>
              </w:rPr>
              <w:t xml:space="preserve">  &lt;</w:t>
            </w:r>
            <w:r>
              <w:rPr>
                <w:rFonts w:asciiTheme="minorHAnsi" w:hAnsiTheme="minorHAnsi" w:cstheme="minorHAnsi"/>
                <w:sz w:val="20"/>
              </w:rPr>
              <w:t>PaymentFrequencyCode</w:t>
            </w:r>
            <w:r w:rsidRPr="00720F8E">
              <w:rPr>
                <w:rFonts w:asciiTheme="minorHAnsi" w:hAnsiTheme="minorHAnsi" w:cstheme="minorHAnsi"/>
                <w:sz w:val="20"/>
              </w:rPr>
              <w:t>&gt; = "</w:t>
            </w:r>
            <w:r w:rsidRPr="00FA1626">
              <w:rPr>
                <w:rFonts w:asciiTheme="minorHAnsi" w:hAnsiTheme="minorHAnsi" w:cstheme="minorHAnsi"/>
                <w:sz w:val="20"/>
              </w:rPr>
              <w:t>2|PaymentPlanAnnual</w:t>
            </w:r>
            <w:r>
              <w:rPr>
                <w:rFonts w:asciiTheme="minorHAnsi" w:hAnsiTheme="minorHAnsi" w:cstheme="minorHAnsi"/>
                <w:sz w:val="20"/>
              </w:rPr>
              <w:t>”</w:t>
            </w:r>
            <w:r w:rsidRPr="00720F8E">
              <w:rPr>
                <w:rFonts w:asciiTheme="minorHAnsi" w:hAnsiTheme="minorHAnsi" w:cstheme="minorHAnsi"/>
                <w:sz w:val="20"/>
              </w:rPr>
              <w:t xml:space="preserve"> </w:t>
            </w:r>
          </w:p>
          <w:p w14:paraId="76CA87B9" w14:textId="77777777" w:rsidR="004731D1" w:rsidRPr="00950499" w:rsidRDefault="004731D1" w:rsidP="004731D1">
            <w:pPr>
              <w:tabs>
                <w:tab w:val="left" w:pos="774"/>
              </w:tabs>
              <w:rPr>
                <w:rFonts w:asciiTheme="minorHAnsi" w:hAnsiTheme="minorHAnsi" w:cstheme="minorHAnsi"/>
                <w:b/>
                <w:bCs/>
                <w:sz w:val="20"/>
              </w:rPr>
            </w:pPr>
            <w:r w:rsidRPr="00950499">
              <w:rPr>
                <w:rFonts w:asciiTheme="minorHAnsi" w:hAnsiTheme="minorHAnsi" w:cstheme="minorHAnsi"/>
                <w:b/>
                <w:bCs/>
                <w:sz w:val="20"/>
              </w:rPr>
              <w:t>AND</w:t>
            </w:r>
          </w:p>
          <w:p w14:paraId="6451920A" w14:textId="68288D88" w:rsidR="004731D1" w:rsidRDefault="004731D1" w:rsidP="004731D1">
            <w:pPr>
              <w:tabs>
                <w:tab w:val="left" w:pos="774"/>
              </w:tabs>
              <w:rPr>
                <w:rFonts w:asciiTheme="minorHAnsi" w:hAnsiTheme="minorHAnsi" w:cstheme="minorHAnsi"/>
                <w:sz w:val="20"/>
              </w:rPr>
            </w:pPr>
            <w:r w:rsidRPr="3136F1EB">
              <w:rPr>
                <w:rFonts w:asciiTheme="minorHAnsi" w:eastAsiaTheme="minorEastAsia" w:hAnsiTheme="minorHAnsi"/>
                <w:b/>
                <w:bCs/>
                <w:sz w:val="20"/>
                <w:szCs w:val="20"/>
              </w:rPr>
              <w:t>&lt;</w:t>
            </w:r>
            <w:r w:rsidRPr="006417DB">
              <w:rPr>
                <w:rFonts w:asciiTheme="minorHAnsi" w:eastAsiaTheme="minorEastAsia" w:hAnsiTheme="minorHAnsi"/>
                <w:sz w:val="20"/>
                <w:szCs w:val="20"/>
              </w:rPr>
              <w:t>TransactionPremium</w:t>
            </w:r>
            <w:r w:rsidRPr="3136F1EB">
              <w:rPr>
                <w:rFonts w:asciiTheme="minorHAnsi" w:eastAsiaTheme="minorEastAsia" w:hAnsiTheme="minorHAnsi"/>
                <w:b/>
                <w:bCs/>
                <w:sz w:val="20"/>
                <w:szCs w:val="20"/>
              </w:rPr>
              <w:t>&gt; GREATER THAN 0</w:t>
            </w:r>
          </w:p>
          <w:p w14:paraId="06BFFB54" w14:textId="3D348990" w:rsidR="004731D1" w:rsidRDefault="004731D1" w:rsidP="004731D1">
            <w:pPr>
              <w:tabs>
                <w:tab w:val="left" w:pos="774"/>
              </w:tabs>
              <w:rPr>
                <w:rFonts w:asciiTheme="minorHAnsi" w:hAnsiTheme="minorHAnsi" w:cstheme="minorHAnsi"/>
                <w:sz w:val="20"/>
              </w:rPr>
            </w:pPr>
            <w:r w:rsidRPr="00720F8E">
              <w:rPr>
                <w:rFonts w:asciiTheme="minorHAnsi" w:hAnsiTheme="minorHAnsi" w:cstheme="minorHAnsi"/>
                <w:b/>
                <w:bCs/>
                <w:sz w:val="20"/>
              </w:rPr>
              <w:t>THEN</w:t>
            </w:r>
            <w:r w:rsidRPr="00720F8E">
              <w:rPr>
                <w:rFonts w:asciiTheme="minorHAnsi" w:hAnsiTheme="minorHAnsi" w:cstheme="minorHAnsi"/>
                <w:sz w:val="20"/>
              </w:rPr>
              <w:t xml:space="preserve"> display</w:t>
            </w:r>
          </w:p>
          <w:p w14:paraId="0002507B" w14:textId="7F96DA21" w:rsidR="004731D1" w:rsidRPr="00720F8E" w:rsidRDefault="004731D1" w:rsidP="004731D1">
            <w:pPr>
              <w:tabs>
                <w:tab w:val="left" w:pos="774"/>
              </w:tabs>
              <w:rPr>
                <w:rFonts w:asciiTheme="minorHAnsi" w:hAnsiTheme="minorHAnsi" w:cstheme="minorHAnsi"/>
                <w:b/>
                <w:bCs/>
                <w:sz w:val="20"/>
              </w:rPr>
            </w:pPr>
            <w:r>
              <w:rPr>
                <w:rFonts w:asciiTheme="minorHAnsi" w:hAnsiTheme="minorHAnsi" w:cstheme="minorHAnsi"/>
                <w:b/>
                <w:bCs/>
                <w:sz w:val="20"/>
              </w:rPr>
              <w:t xml:space="preserve">ELSE </w:t>
            </w:r>
            <w:r w:rsidRPr="00135B6D">
              <w:rPr>
                <w:rFonts w:asciiTheme="minorHAnsi" w:hAnsiTheme="minorHAnsi" w:cstheme="minorHAnsi"/>
                <w:sz w:val="20"/>
              </w:rPr>
              <w:t>do not display</w:t>
            </w:r>
          </w:p>
        </w:tc>
        <w:tc>
          <w:tcPr>
            <w:tcW w:w="851" w:type="dxa"/>
          </w:tcPr>
          <w:p w14:paraId="55F143B9"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23BFE913"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145D41B7" w14:textId="77777777" w:rsidR="004731D1" w:rsidRPr="00327D28" w:rsidRDefault="004731D1" w:rsidP="004731D1">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73D63CDF" w14:textId="58AECBB7" w:rsidR="004731D1" w:rsidRPr="00BD6987" w:rsidRDefault="004731D1" w:rsidP="004731D1">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943FF" w:rsidRPr="00BD6987" w14:paraId="09045211" w14:textId="77777777" w:rsidTr="5DAD8829">
        <w:trPr>
          <w:cantSplit/>
          <w:ins w:id="10940" w:author="Sam Sehgal (EXT Idiom)" w:date="2024-09-26T16:00:00Z"/>
        </w:trPr>
        <w:tc>
          <w:tcPr>
            <w:tcW w:w="1013" w:type="dxa"/>
          </w:tcPr>
          <w:p w14:paraId="33F21D77" w14:textId="205AAF1F" w:rsidR="004943FF" w:rsidRPr="009116BE" w:rsidRDefault="00DF4B52" w:rsidP="004943FF">
            <w:pPr>
              <w:tabs>
                <w:tab w:val="left" w:pos="1800"/>
              </w:tabs>
              <w:rPr>
                <w:ins w:id="10941" w:author="Sam Sehgal (EXT Idiom)" w:date="2024-09-26T16:00:00Z" w16du:dateUtc="2024-09-26T06:00:00Z"/>
                <w:rFonts w:asciiTheme="minorHAnsi" w:hAnsiTheme="minorHAnsi" w:cstheme="minorHAnsi"/>
                <w:bCs/>
                <w:strike/>
                <w:sz w:val="20"/>
                <w:szCs w:val="20"/>
                <w:highlight w:val="green"/>
                <w:rPrChange w:id="10942" w:author="sam sehgal" w:date="2025-05-19T12:23:00Z" w16du:dateUtc="2025-05-19T02:23:00Z">
                  <w:rPr>
                    <w:ins w:id="10943" w:author="Sam Sehgal (EXT Idiom)" w:date="2024-09-26T16:00:00Z" w16du:dateUtc="2024-09-26T06:00:00Z"/>
                    <w:rFonts w:asciiTheme="minorHAnsi" w:hAnsiTheme="minorHAnsi" w:cstheme="minorHAnsi"/>
                    <w:bCs/>
                    <w:sz w:val="20"/>
                    <w:szCs w:val="20"/>
                  </w:rPr>
                </w:rPrChange>
              </w:rPr>
            </w:pPr>
            <w:ins w:id="10944" w:author="Sam Sehgal (EXT Idiom)" w:date="2024-09-26T16:07:00Z" w16du:dateUtc="2024-09-26T06:07:00Z">
              <w:r w:rsidRPr="009116BE">
                <w:rPr>
                  <w:rFonts w:asciiTheme="minorHAnsi" w:hAnsiTheme="minorHAnsi" w:cstheme="minorHAnsi"/>
                  <w:bCs/>
                  <w:strike/>
                  <w:sz w:val="20"/>
                  <w:szCs w:val="20"/>
                  <w:highlight w:val="green"/>
                  <w:rPrChange w:id="10945" w:author="sam sehgal" w:date="2025-05-19T12:23:00Z" w16du:dateUtc="2025-05-19T02:23:00Z">
                    <w:rPr>
                      <w:rFonts w:asciiTheme="minorHAnsi" w:hAnsiTheme="minorHAnsi" w:cstheme="minorHAnsi"/>
                      <w:bCs/>
                      <w:sz w:val="20"/>
                      <w:szCs w:val="20"/>
                    </w:rPr>
                  </w:rPrChange>
                </w:rPr>
                <w:lastRenderedPageBreak/>
                <w:t>YRP 27</w:t>
              </w:r>
            </w:ins>
          </w:p>
        </w:tc>
        <w:tc>
          <w:tcPr>
            <w:tcW w:w="1534" w:type="dxa"/>
          </w:tcPr>
          <w:p w14:paraId="70D4EF46" w14:textId="77777777" w:rsidR="004943FF" w:rsidRPr="009116BE" w:rsidRDefault="004943FF" w:rsidP="004943FF">
            <w:pPr>
              <w:tabs>
                <w:tab w:val="left" w:pos="1800"/>
              </w:tabs>
              <w:rPr>
                <w:ins w:id="10946" w:author="sam sehgal" w:date="2024-09-26T16:01:00Z" w16du:dateUtc="2024-09-26T06:01:00Z"/>
                <w:rFonts w:asciiTheme="minorHAnsi" w:hAnsiTheme="minorHAnsi" w:cstheme="minorHAnsi"/>
                <w:bCs/>
                <w:strike/>
                <w:sz w:val="20"/>
                <w:szCs w:val="20"/>
                <w:highlight w:val="green"/>
                <w:rPrChange w:id="10947" w:author="sam sehgal" w:date="2025-05-19T12:23:00Z" w16du:dateUtc="2025-05-19T02:23:00Z">
                  <w:rPr>
                    <w:ins w:id="10948" w:author="sam sehgal" w:date="2024-09-26T16:01:00Z" w16du:dateUtc="2024-09-26T06:01:00Z"/>
                    <w:rFonts w:asciiTheme="minorHAnsi" w:hAnsiTheme="minorHAnsi" w:cstheme="minorHAnsi"/>
                    <w:bCs/>
                    <w:sz w:val="20"/>
                    <w:szCs w:val="20"/>
                  </w:rPr>
                </w:rPrChange>
              </w:rPr>
            </w:pPr>
            <w:ins w:id="10949" w:author="sam sehgal" w:date="2024-09-26T16:01:00Z" w16du:dateUtc="2024-09-26T06:01:00Z">
              <w:r w:rsidRPr="009116BE">
                <w:rPr>
                  <w:rFonts w:asciiTheme="minorHAnsi" w:hAnsiTheme="minorHAnsi" w:cstheme="minorHAnsi"/>
                  <w:bCs/>
                  <w:strike/>
                  <w:sz w:val="20"/>
                  <w:szCs w:val="20"/>
                  <w:highlight w:val="green"/>
                  <w:rPrChange w:id="10950" w:author="sam sehgal" w:date="2025-05-19T12:23:00Z" w16du:dateUtc="2025-05-19T02:23:00Z">
                    <w:rPr>
                      <w:rFonts w:asciiTheme="minorHAnsi" w:hAnsiTheme="minorHAnsi" w:cstheme="minorHAnsi"/>
                      <w:bCs/>
                      <w:sz w:val="20"/>
                      <w:szCs w:val="20"/>
                    </w:rPr>
                  </w:rPrChange>
                </w:rPr>
                <w:t>&lt;PaymentDate&gt;</w:t>
              </w:r>
            </w:ins>
          </w:p>
          <w:p w14:paraId="33EC5282" w14:textId="77777777" w:rsidR="004943FF" w:rsidRPr="009116BE" w:rsidRDefault="004943FF" w:rsidP="004943FF">
            <w:pPr>
              <w:tabs>
                <w:tab w:val="left" w:pos="1800"/>
              </w:tabs>
              <w:rPr>
                <w:ins w:id="10951" w:author="sam sehgal" w:date="2024-09-26T16:01:00Z" w16du:dateUtc="2024-09-26T06:01:00Z"/>
                <w:rFonts w:asciiTheme="minorHAnsi" w:hAnsiTheme="minorHAnsi" w:cstheme="minorHAnsi"/>
                <w:strike/>
                <w:sz w:val="20"/>
                <w:highlight w:val="green"/>
                <w:rPrChange w:id="10952" w:author="sam sehgal" w:date="2025-05-19T12:23:00Z" w16du:dateUtc="2025-05-19T02:23:00Z">
                  <w:rPr>
                    <w:ins w:id="10953" w:author="sam sehgal" w:date="2024-09-26T16:01:00Z" w16du:dateUtc="2024-09-26T06:01:00Z"/>
                    <w:rFonts w:asciiTheme="minorHAnsi" w:hAnsiTheme="minorHAnsi" w:cstheme="minorHAnsi"/>
                    <w:sz w:val="20"/>
                  </w:rPr>
                </w:rPrChange>
              </w:rPr>
            </w:pPr>
            <w:ins w:id="10954" w:author="sam sehgal" w:date="2024-09-26T16:01:00Z" w16du:dateUtc="2024-09-26T06:01:00Z">
              <w:r w:rsidRPr="009116BE">
                <w:rPr>
                  <w:rFonts w:asciiTheme="minorHAnsi" w:hAnsiTheme="minorHAnsi" w:cstheme="minorHAnsi"/>
                  <w:strike/>
                  <w:sz w:val="20"/>
                  <w:highlight w:val="green"/>
                  <w:rPrChange w:id="10955" w:author="sam sehgal" w:date="2025-05-19T12:23:00Z" w16du:dateUtc="2025-05-19T02:23:00Z">
                    <w:rPr>
                      <w:rFonts w:asciiTheme="minorHAnsi" w:hAnsiTheme="minorHAnsi" w:cstheme="minorHAnsi"/>
                      <w:sz w:val="20"/>
                    </w:rPr>
                  </w:rPrChange>
                </w:rPr>
                <w:t>&lt;PaymentFrequencyCode&gt;</w:t>
              </w:r>
            </w:ins>
          </w:p>
          <w:p w14:paraId="0C26054B" w14:textId="77777777" w:rsidR="004943FF" w:rsidRPr="009116BE" w:rsidRDefault="004943FF" w:rsidP="004943FF">
            <w:pPr>
              <w:tabs>
                <w:tab w:val="left" w:pos="1800"/>
              </w:tabs>
              <w:rPr>
                <w:ins w:id="10956" w:author="sam sehgal" w:date="2024-09-26T16:01:00Z" w16du:dateUtc="2024-09-26T06:01:00Z"/>
                <w:rFonts w:asciiTheme="minorHAnsi" w:eastAsiaTheme="minorEastAsia" w:hAnsiTheme="minorHAnsi"/>
                <w:b/>
                <w:bCs/>
                <w:strike/>
                <w:sz w:val="20"/>
                <w:szCs w:val="20"/>
                <w:highlight w:val="green"/>
                <w:rPrChange w:id="10957" w:author="sam sehgal" w:date="2025-05-19T12:23:00Z" w16du:dateUtc="2025-05-19T02:23:00Z">
                  <w:rPr>
                    <w:ins w:id="10958" w:author="sam sehgal" w:date="2024-09-26T16:01:00Z" w16du:dateUtc="2024-09-26T06:01:00Z"/>
                    <w:rFonts w:asciiTheme="minorHAnsi" w:eastAsiaTheme="minorEastAsia" w:hAnsiTheme="minorHAnsi"/>
                    <w:b/>
                    <w:bCs/>
                    <w:sz w:val="20"/>
                    <w:szCs w:val="20"/>
                  </w:rPr>
                </w:rPrChange>
              </w:rPr>
            </w:pPr>
            <w:ins w:id="10959" w:author="sam sehgal" w:date="2024-09-26T16:01:00Z" w16du:dateUtc="2024-09-26T06:01:00Z">
              <w:r w:rsidRPr="009116BE">
                <w:rPr>
                  <w:rFonts w:asciiTheme="minorHAnsi" w:eastAsiaTheme="minorEastAsia" w:hAnsiTheme="minorHAnsi"/>
                  <w:b/>
                  <w:bCs/>
                  <w:strike/>
                  <w:sz w:val="20"/>
                  <w:szCs w:val="20"/>
                  <w:highlight w:val="green"/>
                  <w:rPrChange w:id="10960" w:author="sam sehgal" w:date="2025-05-19T12:23:00Z" w16du:dateUtc="2025-05-19T02:23:00Z">
                    <w:rPr>
                      <w:rFonts w:asciiTheme="minorHAnsi" w:eastAsiaTheme="minorEastAsia" w:hAnsiTheme="minorHAnsi"/>
                      <w:b/>
                      <w:bCs/>
                      <w:sz w:val="20"/>
                      <w:szCs w:val="20"/>
                    </w:rPr>
                  </w:rPrChange>
                </w:rPr>
                <w:t>&lt;</w:t>
              </w:r>
              <w:r w:rsidRPr="009116BE">
                <w:rPr>
                  <w:rFonts w:asciiTheme="minorHAnsi" w:eastAsiaTheme="minorEastAsia" w:hAnsiTheme="minorHAnsi"/>
                  <w:strike/>
                  <w:sz w:val="20"/>
                  <w:szCs w:val="20"/>
                  <w:highlight w:val="green"/>
                  <w:rPrChange w:id="10961" w:author="sam sehgal" w:date="2025-05-19T12:23:00Z" w16du:dateUtc="2025-05-19T02:23:00Z">
                    <w:rPr>
                      <w:rFonts w:asciiTheme="minorHAnsi" w:eastAsiaTheme="minorEastAsia" w:hAnsiTheme="minorHAnsi"/>
                      <w:sz w:val="20"/>
                      <w:szCs w:val="20"/>
                    </w:rPr>
                  </w:rPrChange>
                </w:rPr>
                <w:t>TransactionPremium</w:t>
              </w:r>
              <w:r w:rsidRPr="009116BE">
                <w:rPr>
                  <w:rFonts w:asciiTheme="minorHAnsi" w:eastAsiaTheme="minorEastAsia" w:hAnsiTheme="minorHAnsi"/>
                  <w:b/>
                  <w:bCs/>
                  <w:strike/>
                  <w:sz w:val="20"/>
                  <w:szCs w:val="20"/>
                  <w:highlight w:val="green"/>
                  <w:rPrChange w:id="10962" w:author="sam sehgal" w:date="2025-05-19T12:23:00Z" w16du:dateUtc="2025-05-19T02:23:00Z">
                    <w:rPr>
                      <w:rFonts w:asciiTheme="minorHAnsi" w:eastAsiaTheme="minorEastAsia" w:hAnsiTheme="minorHAnsi"/>
                      <w:b/>
                      <w:bCs/>
                      <w:sz w:val="20"/>
                      <w:szCs w:val="20"/>
                    </w:rPr>
                  </w:rPrChange>
                </w:rPr>
                <w:t>&gt;</w:t>
              </w:r>
            </w:ins>
          </w:p>
          <w:p w14:paraId="29A5CD56" w14:textId="77777777" w:rsidR="004943FF" w:rsidRPr="009116BE" w:rsidRDefault="004943FF" w:rsidP="004943FF">
            <w:pPr>
              <w:tabs>
                <w:tab w:val="left" w:pos="1800"/>
              </w:tabs>
              <w:rPr>
                <w:ins w:id="10963" w:author="sam sehgal" w:date="2024-09-26T16:01:00Z" w16du:dateUtc="2024-09-26T06:01:00Z"/>
                <w:rFonts w:asciiTheme="minorHAnsi" w:hAnsiTheme="minorHAnsi" w:cstheme="minorHAnsi"/>
                <w:strike/>
                <w:sz w:val="20"/>
                <w:highlight w:val="green"/>
                <w:rPrChange w:id="10964" w:author="sam sehgal" w:date="2025-05-19T12:23:00Z" w16du:dateUtc="2025-05-19T02:23:00Z">
                  <w:rPr>
                    <w:ins w:id="10965" w:author="sam sehgal" w:date="2024-09-26T16:01:00Z" w16du:dateUtc="2024-09-26T06:01:00Z"/>
                    <w:rFonts w:asciiTheme="minorHAnsi" w:hAnsiTheme="minorHAnsi" w:cstheme="minorHAnsi"/>
                    <w:sz w:val="20"/>
                  </w:rPr>
                </w:rPrChange>
              </w:rPr>
            </w:pPr>
            <w:ins w:id="10966" w:author="sam sehgal" w:date="2024-09-26T16:01:00Z" w16du:dateUtc="2024-09-26T06:01:00Z">
              <w:r w:rsidRPr="009116BE">
                <w:rPr>
                  <w:rFonts w:asciiTheme="minorHAnsi" w:hAnsiTheme="minorHAnsi"/>
                  <w:strike/>
                  <w:sz w:val="20"/>
                  <w:szCs w:val="20"/>
                  <w:highlight w:val="green"/>
                  <w:rPrChange w:id="10967" w:author="sam sehgal" w:date="2025-05-19T12:23:00Z" w16du:dateUtc="2025-05-19T02:23:00Z">
                    <w:rPr>
                      <w:rFonts w:asciiTheme="minorHAnsi" w:hAnsiTheme="minorHAnsi"/>
                      <w:sz w:val="20"/>
                      <w:szCs w:val="20"/>
                    </w:rPr>
                  </w:rPrChange>
                </w:rPr>
                <w:t>&lt;DocumentSubType&gt;</w:t>
              </w:r>
            </w:ins>
          </w:p>
          <w:p w14:paraId="6A611BBF" w14:textId="77777777" w:rsidR="004943FF" w:rsidRPr="009116BE" w:rsidRDefault="004943FF" w:rsidP="004943FF">
            <w:pPr>
              <w:tabs>
                <w:tab w:val="left" w:pos="1800"/>
              </w:tabs>
              <w:rPr>
                <w:ins w:id="10968" w:author="Sam Sehgal (EXT Idiom)" w:date="2024-09-26T16:00:00Z" w16du:dateUtc="2024-09-26T06:00:00Z"/>
                <w:rFonts w:asciiTheme="minorHAnsi" w:hAnsiTheme="minorHAnsi" w:cstheme="minorHAnsi"/>
                <w:bCs/>
                <w:strike/>
                <w:sz w:val="20"/>
                <w:szCs w:val="20"/>
                <w:highlight w:val="green"/>
                <w:rPrChange w:id="10969" w:author="sam sehgal" w:date="2025-05-19T12:23:00Z" w16du:dateUtc="2025-05-19T02:23:00Z">
                  <w:rPr>
                    <w:ins w:id="10970" w:author="Sam Sehgal (EXT Idiom)" w:date="2024-09-26T16:00:00Z" w16du:dateUtc="2024-09-26T06:00:00Z"/>
                    <w:rFonts w:asciiTheme="minorHAnsi" w:hAnsiTheme="minorHAnsi" w:cstheme="minorHAnsi"/>
                    <w:bCs/>
                    <w:sz w:val="20"/>
                    <w:szCs w:val="20"/>
                  </w:rPr>
                </w:rPrChange>
              </w:rPr>
            </w:pP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943FF" w:rsidRPr="009116BE" w14:paraId="7C721BA4" w14:textId="77777777" w:rsidTr="00B85E66">
              <w:trPr>
                <w:trHeight w:val="300"/>
                <w:ins w:id="10971" w:author="sam sehgal" w:date="2024-09-26T16:01:00Z"/>
              </w:trPr>
              <w:tc>
                <w:tcPr>
                  <w:tcW w:w="2861" w:type="dxa"/>
                  <w:noWrap/>
                  <w:vAlign w:val="center"/>
                  <w:hideMark/>
                </w:tcPr>
                <w:p w14:paraId="58C333D5" w14:textId="77777777" w:rsidR="004943FF" w:rsidRPr="009116BE" w:rsidRDefault="004943FF" w:rsidP="004943FF">
                  <w:pPr>
                    <w:pStyle w:val="BodycopyCOI"/>
                    <w:rPr>
                      <w:ins w:id="10972" w:author="sam sehgal" w:date="2024-09-26T16:01:00Z" w16du:dateUtc="2024-09-26T06:01:00Z"/>
                      <w:rFonts w:cstheme="minorHAnsi"/>
                      <w:strike/>
                      <w:noProof/>
                      <w:color w:val="000000" w:themeColor="text1"/>
                      <w:highlight w:val="green"/>
                      <w:rPrChange w:id="10973" w:author="sam sehgal" w:date="2025-05-19T12:23:00Z" w16du:dateUtc="2025-05-19T02:23:00Z">
                        <w:rPr>
                          <w:ins w:id="10974" w:author="sam sehgal" w:date="2024-09-26T16:01:00Z" w16du:dateUtc="2024-09-26T06:01:00Z"/>
                          <w:rFonts w:cstheme="minorHAnsi"/>
                          <w:noProof/>
                          <w:color w:val="000000" w:themeColor="text1"/>
                        </w:rPr>
                      </w:rPrChange>
                    </w:rPr>
                  </w:pPr>
                  <w:ins w:id="10975" w:author="sam sehgal" w:date="2024-09-26T16:01:00Z" w16du:dateUtc="2024-09-26T06:01:00Z">
                    <w:r w:rsidRPr="009116BE">
                      <w:rPr>
                        <w:strike/>
                        <w:highlight w:val="green"/>
                        <w:rPrChange w:id="10976" w:author="sam sehgal" w:date="2025-05-19T12:23:00Z" w16du:dateUtc="2025-05-19T02:23:00Z">
                          <w:rPr/>
                        </w:rPrChange>
                      </w:rPr>
                      <w:t>Payment due date:</w:t>
                    </w:r>
                  </w:ins>
                </w:p>
              </w:tc>
              <w:tc>
                <w:tcPr>
                  <w:tcW w:w="4546" w:type="dxa"/>
                  <w:noWrap/>
                  <w:vAlign w:val="bottom"/>
                  <w:hideMark/>
                </w:tcPr>
                <w:p w14:paraId="53A8592E" w14:textId="77777777" w:rsidR="004943FF" w:rsidRPr="009116BE" w:rsidRDefault="004943FF" w:rsidP="004943FF">
                  <w:pPr>
                    <w:pStyle w:val="TableBodycopy"/>
                    <w:rPr>
                      <w:ins w:id="10977" w:author="sam sehgal" w:date="2024-09-26T16:01:00Z" w16du:dateUtc="2024-09-26T06:01:00Z"/>
                      <w:rFonts w:asciiTheme="minorHAnsi" w:hAnsiTheme="minorHAnsi" w:cstheme="minorBidi"/>
                      <w:b/>
                      <w:bCs/>
                      <w:strike/>
                      <w:highlight w:val="green"/>
                      <w:rPrChange w:id="10978" w:author="sam sehgal" w:date="2025-05-19T12:23:00Z" w16du:dateUtc="2025-05-19T02:23:00Z">
                        <w:rPr>
                          <w:ins w:id="10979" w:author="sam sehgal" w:date="2024-09-26T16:01:00Z" w16du:dateUtc="2024-09-26T06:01:00Z"/>
                          <w:rFonts w:asciiTheme="minorHAnsi" w:hAnsiTheme="minorHAnsi" w:cstheme="minorBidi"/>
                          <w:b/>
                          <w:bCs/>
                        </w:rPr>
                      </w:rPrChange>
                    </w:rPr>
                  </w:pPr>
                  <w:ins w:id="10980" w:author="sam sehgal" w:date="2024-09-26T16:01:00Z" w16du:dateUtc="2024-09-26T06:01:00Z">
                    <w:r w:rsidRPr="009116BE">
                      <w:rPr>
                        <w:rFonts w:asciiTheme="minorHAnsi" w:hAnsiTheme="minorHAnsi" w:cstheme="minorBidi"/>
                        <w:b/>
                        <w:bCs/>
                        <w:strike/>
                        <w:highlight w:val="green"/>
                        <w:rPrChange w:id="10981" w:author="sam sehgal" w:date="2025-05-19T12:23:00Z" w16du:dateUtc="2025-05-19T02:23:00Z">
                          <w:rPr>
                            <w:rFonts w:asciiTheme="minorHAnsi" w:hAnsiTheme="minorHAnsi" w:cstheme="minorBidi"/>
                            <w:b/>
                            <w:bCs/>
                          </w:rPr>
                        </w:rPrChange>
                      </w:rPr>
                      <w:t>&lt;PaymentDate&gt;</w:t>
                    </w:r>
                  </w:ins>
                </w:p>
              </w:tc>
            </w:tr>
          </w:tbl>
          <w:p w14:paraId="2A724D19" w14:textId="77777777" w:rsidR="004943FF" w:rsidRPr="009116BE" w:rsidRDefault="004943FF" w:rsidP="004943FF">
            <w:pPr>
              <w:pStyle w:val="BodycopyCOI"/>
              <w:rPr>
                <w:ins w:id="10982" w:author="Sam Sehgal (EXT Idiom)" w:date="2024-09-26T16:00:00Z" w16du:dateUtc="2024-09-26T06:00:00Z"/>
                <w:strike/>
                <w:highlight w:val="green"/>
                <w:rPrChange w:id="10983" w:author="sam sehgal" w:date="2025-05-19T12:23:00Z" w16du:dateUtc="2025-05-19T02:23:00Z">
                  <w:rPr>
                    <w:ins w:id="10984" w:author="Sam Sehgal (EXT Idiom)" w:date="2024-09-26T16:00:00Z" w16du:dateUtc="2024-09-26T06:00:00Z"/>
                  </w:rPr>
                </w:rPrChange>
              </w:rPr>
            </w:pPr>
          </w:p>
        </w:tc>
        <w:tc>
          <w:tcPr>
            <w:tcW w:w="1843" w:type="dxa"/>
          </w:tcPr>
          <w:p w14:paraId="409B4BED" w14:textId="77777777" w:rsidR="004943FF" w:rsidRPr="009116BE" w:rsidRDefault="004943FF" w:rsidP="004943FF">
            <w:pPr>
              <w:tabs>
                <w:tab w:val="left" w:pos="774"/>
              </w:tabs>
              <w:rPr>
                <w:ins w:id="10985" w:author="sam sehgal" w:date="2024-09-26T16:01:00Z" w16du:dateUtc="2024-09-26T06:01:00Z"/>
                <w:rFonts w:asciiTheme="minorHAnsi" w:hAnsiTheme="minorHAnsi" w:cstheme="minorHAnsi"/>
                <w:b/>
                <w:bCs/>
                <w:strike/>
                <w:sz w:val="20"/>
                <w:highlight w:val="green"/>
                <w:rPrChange w:id="10986" w:author="sam sehgal" w:date="2025-05-19T12:23:00Z" w16du:dateUtc="2025-05-19T02:23:00Z">
                  <w:rPr>
                    <w:ins w:id="10987" w:author="sam sehgal" w:date="2024-09-26T16:01:00Z" w16du:dateUtc="2024-09-26T06:01:00Z"/>
                    <w:rFonts w:asciiTheme="minorHAnsi" w:hAnsiTheme="minorHAnsi" w:cstheme="minorHAnsi"/>
                    <w:b/>
                    <w:bCs/>
                    <w:sz w:val="20"/>
                  </w:rPr>
                </w:rPrChange>
              </w:rPr>
            </w:pPr>
            <w:ins w:id="10988" w:author="sam sehgal" w:date="2024-09-26T16:01:00Z" w16du:dateUtc="2024-09-26T06:01:00Z">
              <w:r w:rsidRPr="009116BE">
                <w:rPr>
                  <w:rFonts w:asciiTheme="minorHAnsi" w:hAnsiTheme="minorHAnsi" w:cstheme="minorHAnsi"/>
                  <w:b/>
                  <w:bCs/>
                  <w:strike/>
                  <w:sz w:val="20"/>
                  <w:highlight w:val="green"/>
                  <w:rPrChange w:id="10989" w:author="sam sehgal" w:date="2025-05-19T12:23:00Z" w16du:dateUtc="2025-05-19T02:23:00Z">
                    <w:rPr>
                      <w:rFonts w:asciiTheme="minorHAnsi" w:hAnsiTheme="minorHAnsi" w:cstheme="minorHAnsi"/>
                      <w:b/>
                      <w:bCs/>
                      <w:sz w:val="20"/>
                    </w:rPr>
                  </w:rPrChange>
                </w:rPr>
                <w:t>IF</w:t>
              </w:r>
            </w:ins>
          </w:p>
          <w:p w14:paraId="20BCABED" w14:textId="77777777" w:rsidR="004943FF" w:rsidRPr="009116BE" w:rsidRDefault="004943FF" w:rsidP="004943FF">
            <w:pPr>
              <w:tabs>
                <w:tab w:val="left" w:pos="774"/>
              </w:tabs>
              <w:rPr>
                <w:ins w:id="10990" w:author="sam sehgal" w:date="2024-09-26T16:01:00Z" w16du:dateUtc="2024-09-26T06:01:00Z"/>
                <w:rFonts w:asciiTheme="minorHAnsi" w:hAnsiTheme="minorHAnsi" w:cstheme="minorHAnsi"/>
                <w:strike/>
                <w:sz w:val="20"/>
                <w:highlight w:val="green"/>
                <w:rPrChange w:id="10991" w:author="sam sehgal" w:date="2025-05-19T12:23:00Z" w16du:dateUtc="2025-05-19T02:23:00Z">
                  <w:rPr>
                    <w:ins w:id="10992" w:author="sam sehgal" w:date="2024-09-26T16:01:00Z" w16du:dateUtc="2024-09-26T06:01:00Z"/>
                    <w:rFonts w:asciiTheme="minorHAnsi" w:hAnsiTheme="minorHAnsi" w:cstheme="minorHAnsi"/>
                    <w:sz w:val="20"/>
                  </w:rPr>
                </w:rPrChange>
              </w:rPr>
            </w:pPr>
            <w:ins w:id="10993" w:author="sam sehgal" w:date="2024-09-26T16:01:00Z" w16du:dateUtc="2024-09-26T06:01:00Z">
              <w:r w:rsidRPr="009116BE">
                <w:rPr>
                  <w:rFonts w:asciiTheme="minorHAnsi" w:hAnsiTheme="minorHAnsi"/>
                  <w:strike/>
                  <w:sz w:val="20"/>
                  <w:szCs w:val="20"/>
                  <w:highlight w:val="green"/>
                  <w:rPrChange w:id="10994" w:author="sam sehgal" w:date="2025-05-19T12:23:00Z" w16du:dateUtc="2025-05-19T02:23:00Z">
                    <w:rPr>
                      <w:rFonts w:asciiTheme="minorHAnsi" w:hAnsiTheme="minorHAnsi"/>
                      <w:sz w:val="20"/>
                      <w:szCs w:val="20"/>
                    </w:rPr>
                  </w:rPrChange>
                </w:rPr>
                <w:t>&lt;DocumentSubType&gt;= “</w:t>
              </w:r>
              <w:r w:rsidRPr="009116BE">
                <w:rPr>
                  <w:rFonts w:asciiTheme="minorHAnsi" w:eastAsiaTheme="minorEastAsia" w:hAnsiTheme="minorHAnsi"/>
                  <w:strike/>
                  <w:sz w:val="20"/>
                  <w:szCs w:val="20"/>
                  <w:highlight w:val="green"/>
                  <w:rPrChange w:id="10995" w:author="sam sehgal" w:date="2025-05-19T12:23:00Z" w16du:dateUtc="2025-05-19T02:23:00Z">
                    <w:rPr>
                      <w:rFonts w:asciiTheme="minorHAnsi" w:eastAsiaTheme="minorEastAsia" w:hAnsiTheme="minorHAnsi"/>
                      <w:sz w:val="20"/>
                      <w:szCs w:val="20"/>
                    </w:rPr>
                  </w:rPrChange>
                </w:rPr>
                <w:t>Endorsement</w:t>
              </w:r>
              <w:r w:rsidRPr="009116BE">
                <w:rPr>
                  <w:rFonts w:asciiTheme="minorHAnsi" w:hAnsiTheme="minorHAnsi"/>
                  <w:strike/>
                  <w:sz w:val="20"/>
                  <w:szCs w:val="20"/>
                  <w:highlight w:val="green"/>
                  <w:rPrChange w:id="10996" w:author="sam sehgal" w:date="2025-05-19T12:23:00Z" w16du:dateUtc="2025-05-19T02:23:00Z">
                    <w:rPr>
                      <w:rFonts w:asciiTheme="minorHAnsi" w:hAnsiTheme="minorHAnsi"/>
                      <w:sz w:val="20"/>
                      <w:szCs w:val="20"/>
                    </w:rPr>
                  </w:rPrChange>
                </w:rPr>
                <w:t xml:space="preserve">” </w:t>
              </w:r>
              <w:r w:rsidRPr="009116BE">
                <w:rPr>
                  <w:rFonts w:asciiTheme="minorHAnsi" w:hAnsiTheme="minorHAnsi"/>
                  <w:b/>
                  <w:bCs/>
                  <w:strike/>
                  <w:sz w:val="20"/>
                  <w:szCs w:val="20"/>
                  <w:highlight w:val="green"/>
                  <w:rPrChange w:id="10997" w:author="sam sehgal" w:date="2025-05-19T12:23:00Z" w16du:dateUtc="2025-05-19T02:23:00Z">
                    <w:rPr>
                      <w:rFonts w:asciiTheme="minorHAnsi" w:hAnsiTheme="minorHAnsi"/>
                      <w:b/>
                      <w:bCs/>
                      <w:sz w:val="20"/>
                      <w:szCs w:val="20"/>
                    </w:rPr>
                  </w:rPrChange>
                </w:rPr>
                <w:t>AND</w:t>
              </w:r>
              <w:r w:rsidRPr="009116BE">
                <w:rPr>
                  <w:rFonts w:asciiTheme="minorHAnsi" w:hAnsiTheme="minorHAnsi" w:cstheme="minorHAnsi"/>
                  <w:strike/>
                  <w:sz w:val="20"/>
                  <w:highlight w:val="green"/>
                  <w:rPrChange w:id="10998" w:author="sam sehgal" w:date="2025-05-19T12:23:00Z" w16du:dateUtc="2025-05-19T02:23:00Z">
                    <w:rPr>
                      <w:rFonts w:asciiTheme="minorHAnsi" w:hAnsiTheme="minorHAnsi" w:cstheme="minorHAnsi"/>
                      <w:sz w:val="20"/>
                    </w:rPr>
                  </w:rPrChange>
                </w:rPr>
                <w:t xml:space="preserve">  &lt;PaymentFrequencyCode&gt; = "2|PaymentPlanAnnual” </w:t>
              </w:r>
            </w:ins>
          </w:p>
          <w:p w14:paraId="011C5B00" w14:textId="77777777" w:rsidR="004943FF" w:rsidRPr="009116BE" w:rsidRDefault="004943FF" w:rsidP="004943FF">
            <w:pPr>
              <w:tabs>
                <w:tab w:val="left" w:pos="774"/>
              </w:tabs>
              <w:rPr>
                <w:ins w:id="10999" w:author="sam sehgal" w:date="2024-09-26T16:01:00Z" w16du:dateUtc="2024-09-26T06:01:00Z"/>
                <w:rFonts w:asciiTheme="minorHAnsi" w:hAnsiTheme="minorHAnsi" w:cstheme="minorHAnsi"/>
                <w:b/>
                <w:bCs/>
                <w:strike/>
                <w:sz w:val="20"/>
                <w:highlight w:val="green"/>
                <w:rPrChange w:id="11000" w:author="sam sehgal" w:date="2025-05-19T12:23:00Z" w16du:dateUtc="2025-05-19T02:23:00Z">
                  <w:rPr>
                    <w:ins w:id="11001" w:author="sam sehgal" w:date="2024-09-26T16:01:00Z" w16du:dateUtc="2024-09-26T06:01:00Z"/>
                    <w:rFonts w:asciiTheme="minorHAnsi" w:hAnsiTheme="minorHAnsi" w:cstheme="minorHAnsi"/>
                    <w:b/>
                    <w:bCs/>
                    <w:sz w:val="20"/>
                  </w:rPr>
                </w:rPrChange>
              </w:rPr>
            </w:pPr>
            <w:ins w:id="11002" w:author="sam sehgal" w:date="2024-09-26T16:01:00Z" w16du:dateUtc="2024-09-26T06:01:00Z">
              <w:r w:rsidRPr="009116BE">
                <w:rPr>
                  <w:rFonts w:asciiTheme="minorHAnsi" w:hAnsiTheme="minorHAnsi" w:cstheme="minorHAnsi"/>
                  <w:b/>
                  <w:bCs/>
                  <w:strike/>
                  <w:sz w:val="20"/>
                  <w:highlight w:val="green"/>
                  <w:rPrChange w:id="11003" w:author="sam sehgal" w:date="2025-05-19T12:23:00Z" w16du:dateUtc="2025-05-19T02:23:00Z">
                    <w:rPr>
                      <w:rFonts w:asciiTheme="minorHAnsi" w:hAnsiTheme="minorHAnsi" w:cstheme="minorHAnsi"/>
                      <w:b/>
                      <w:bCs/>
                      <w:sz w:val="20"/>
                    </w:rPr>
                  </w:rPrChange>
                </w:rPr>
                <w:t>AND</w:t>
              </w:r>
            </w:ins>
          </w:p>
          <w:p w14:paraId="37DBAF72" w14:textId="0FA7395B" w:rsidR="004943FF" w:rsidRPr="009116BE" w:rsidRDefault="004943FF" w:rsidP="004943FF">
            <w:pPr>
              <w:tabs>
                <w:tab w:val="left" w:pos="774"/>
              </w:tabs>
              <w:rPr>
                <w:ins w:id="11004" w:author="Sam Sehgal (EXT Idiom)" w:date="2024-09-26T16:01:00Z" w16du:dateUtc="2024-09-26T06:01:00Z"/>
                <w:rFonts w:asciiTheme="minorHAnsi" w:eastAsiaTheme="minorEastAsia" w:hAnsiTheme="minorHAnsi"/>
                <w:b/>
                <w:bCs/>
                <w:strike/>
                <w:sz w:val="20"/>
                <w:szCs w:val="20"/>
                <w:highlight w:val="green"/>
                <w:rPrChange w:id="11005" w:author="sam sehgal" w:date="2025-05-19T12:23:00Z" w16du:dateUtc="2025-05-19T02:23:00Z">
                  <w:rPr>
                    <w:ins w:id="11006" w:author="Sam Sehgal (EXT Idiom)" w:date="2024-09-26T16:01:00Z" w16du:dateUtc="2024-09-26T06:01:00Z"/>
                    <w:rFonts w:asciiTheme="minorHAnsi" w:eastAsiaTheme="minorEastAsia" w:hAnsiTheme="minorHAnsi"/>
                    <w:b/>
                    <w:bCs/>
                    <w:sz w:val="20"/>
                    <w:szCs w:val="20"/>
                  </w:rPr>
                </w:rPrChange>
              </w:rPr>
            </w:pPr>
            <w:ins w:id="11007" w:author="sam sehgal" w:date="2024-09-26T16:01:00Z" w16du:dateUtc="2024-09-26T06:01:00Z">
              <w:r w:rsidRPr="009116BE">
                <w:rPr>
                  <w:rFonts w:asciiTheme="minorHAnsi" w:eastAsiaTheme="minorEastAsia" w:hAnsiTheme="minorHAnsi"/>
                  <w:b/>
                  <w:bCs/>
                  <w:strike/>
                  <w:sz w:val="20"/>
                  <w:szCs w:val="20"/>
                  <w:highlight w:val="green"/>
                  <w:rPrChange w:id="11008" w:author="sam sehgal" w:date="2025-05-19T12:23:00Z" w16du:dateUtc="2025-05-19T02:23:00Z">
                    <w:rPr>
                      <w:rFonts w:asciiTheme="minorHAnsi" w:eastAsiaTheme="minorEastAsia" w:hAnsiTheme="minorHAnsi"/>
                      <w:b/>
                      <w:bCs/>
                      <w:sz w:val="20"/>
                      <w:szCs w:val="20"/>
                    </w:rPr>
                  </w:rPrChange>
                </w:rPr>
                <w:t>&lt;</w:t>
              </w:r>
              <w:r w:rsidRPr="009116BE">
                <w:rPr>
                  <w:rFonts w:asciiTheme="minorHAnsi" w:eastAsiaTheme="minorEastAsia" w:hAnsiTheme="minorHAnsi"/>
                  <w:strike/>
                  <w:sz w:val="20"/>
                  <w:szCs w:val="20"/>
                  <w:highlight w:val="green"/>
                  <w:rPrChange w:id="11009" w:author="sam sehgal" w:date="2025-05-19T12:23:00Z" w16du:dateUtc="2025-05-19T02:23:00Z">
                    <w:rPr>
                      <w:rFonts w:asciiTheme="minorHAnsi" w:eastAsiaTheme="minorEastAsia" w:hAnsiTheme="minorHAnsi"/>
                      <w:sz w:val="20"/>
                      <w:szCs w:val="20"/>
                    </w:rPr>
                  </w:rPrChange>
                </w:rPr>
                <w:t>TransactionPremium</w:t>
              </w:r>
              <w:r w:rsidRPr="009116BE">
                <w:rPr>
                  <w:rFonts w:asciiTheme="minorHAnsi" w:eastAsiaTheme="minorEastAsia" w:hAnsiTheme="minorHAnsi"/>
                  <w:b/>
                  <w:bCs/>
                  <w:strike/>
                  <w:sz w:val="20"/>
                  <w:szCs w:val="20"/>
                  <w:highlight w:val="green"/>
                  <w:rPrChange w:id="11010" w:author="sam sehgal" w:date="2025-05-19T12:23:00Z" w16du:dateUtc="2025-05-19T02:23:00Z">
                    <w:rPr>
                      <w:rFonts w:asciiTheme="minorHAnsi" w:eastAsiaTheme="minorEastAsia" w:hAnsiTheme="minorHAnsi"/>
                      <w:b/>
                      <w:bCs/>
                      <w:sz w:val="20"/>
                      <w:szCs w:val="20"/>
                    </w:rPr>
                  </w:rPrChange>
                </w:rPr>
                <w:t xml:space="preserve">&gt; </w:t>
              </w:r>
              <w:del w:id="11011" w:author="Sam Sehgal (EXT Idiom)" w:date="2024-09-26T16:01:00Z" w16du:dateUtc="2024-09-26T06:01:00Z">
                <w:r w:rsidRPr="009116BE" w:rsidDel="004943FF">
                  <w:rPr>
                    <w:rFonts w:asciiTheme="minorHAnsi" w:eastAsiaTheme="minorEastAsia" w:hAnsiTheme="minorHAnsi"/>
                    <w:b/>
                    <w:bCs/>
                    <w:strike/>
                    <w:sz w:val="20"/>
                    <w:szCs w:val="20"/>
                    <w:highlight w:val="green"/>
                    <w:rPrChange w:id="11012" w:author="sam sehgal" w:date="2025-05-19T12:23:00Z" w16du:dateUtc="2025-05-19T02:23:00Z">
                      <w:rPr>
                        <w:rFonts w:asciiTheme="minorHAnsi" w:eastAsiaTheme="minorEastAsia" w:hAnsiTheme="minorHAnsi"/>
                        <w:b/>
                        <w:bCs/>
                        <w:sz w:val="20"/>
                        <w:szCs w:val="20"/>
                      </w:rPr>
                    </w:rPrChange>
                  </w:rPr>
                  <w:delText>GREATER THAN</w:delText>
                </w:r>
              </w:del>
            </w:ins>
            <w:ins w:id="11013" w:author="Sam Sehgal (EXT Idiom)" w:date="2024-09-26T16:06:00Z" w16du:dateUtc="2024-09-26T06:06:00Z">
              <w:r w:rsidR="00DF4B52" w:rsidRPr="009116BE">
                <w:rPr>
                  <w:rFonts w:asciiTheme="minorHAnsi" w:eastAsiaTheme="minorEastAsia" w:hAnsiTheme="minorHAnsi"/>
                  <w:b/>
                  <w:bCs/>
                  <w:strike/>
                  <w:sz w:val="20"/>
                  <w:szCs w:val="20"/>
                  <w:highlight w:val="green"/>
                  <w:rPrChange w:id="11014" w:author="sam sehgal" w:date="2025-05-19T12:23:00Z" w16du:dateUtc="2025-05-19T02:23:00Z">
                    <w:rPr>
                      <w:rFonts w:asciiTheme="minorHAnsi" w:eastAsiaTheme="minorEastAsia" w:hAnsiTheme="minorHAnsi"/>
                      <w:b/>
                      <w:bCs/>
                      <w:sz w:val="20"/>
                      <w:szCs w:val="20"/>
                      <w:highlight w:val="yellow"/>
                    </w:rPr>
                  </w:rPrChange>
                </w:rPr>
                <w:t xml:space="preserve"> &lt; or =</w:t>
              </w:r>
            </w:ins>
            <w:ins w:id="11015" w:author="sam sehgal" w:date="2024-09-26T16:01:00Z" w16du:dateUtc="2024-09-26T06:01:00Z">
              <w:r w:rsidRPr="009116BE">
                <w:rPr>
                  <w:rFonts w:asciiTheme="minorHAnsi" w:eastAsiaTheme="minorEastAsia" w:hAnsiTheme="minorHAnsi"/>
                  <w:b/>
                  <w:bCs/>
                  <w:strike/>
                  <w:sz w:val="20"/>
                  <w:szCs w:val="20"/>
                  <w:highlight w:val="green"/>
                  <w:rPrChange w:id="11016" w:author="sam sehgal" w:date="2025-05-19T12:23:00Z" w16du:dateUtc="2025-05-19T02:23:00Z">
                    <w:rPr>
                      <w:rFonts w:asciiTheme="minorHAnsi" w:eastAsiaTheme="minorEastAsia" w:hAnsiTheme="minorHAnsi"/>
                      <w:b/>
                      <w:bCs/>
                      <w:sz w:val="20"/>
                      <w:szCs w:val="20"/>
                    </w:rPr>
                  </w:rPrChange>
                </w:rPr>
                <w:t xml:space="preserve"> </w:t>
              </w:r>
            </w:ins>
            <w:ins w:id="11017" w:author="Sam Sehgal (EXT Idiom)" w:date="2024-09-26T16:08:00Z" w16du:dateUtc="2024-09-26T06:08:00Z">
              <w:r w:rsidR="006C48F1" w:rsidRPr="009116BE">
                <w:rPr>
                  <w:rFonts w:asciiTheme="minorHAnsi" w:eastAsiaTheme="minorEastAsia" w:hAnsiTheme="minorHAnsi"/>
                  <w:b/>
                  <w:bCs/>
                  <w:strike/>
                  <w:sz w:val="20"/>
                  <w:szCs w:val="20"/>
                  <w:highlight w:val="green"/>
                  <w:rPrChange w:id="11018" w:author="sam sehgal" w:date="2025-05-19T12:23:00Z" w16du:dateUtc="2025-05-19T02:23:00Z">
                    <w:rPr>
                      <w:rFonts w:asciiTheme="minorHAnsi" w:eastAsiaTheme="minorEastAsia" w:hAnsiTheme="minorHAnsi"/>
                      <w:b/>
                      <w:bCs/>
                      <w:sz w:val="20"/>
                      <w:szCs w:val="20"/>
                      <w:highlight w:val="yellow"/>
                    </w:rPr>
                  </w:rPrChange>
                </w:rPr>
                <w:t>“</w:t>
              </w:r>
            </w:ins>
            <w:ins w:id="11019" w:author="sam sehgal" w:date="2024-09-26T16:01:00Z" w16du:dateUtc="2024-09-26T06:01:00Z">
              <w:r w:rsidRPr="009116BE">
                <w:rPr>
                  <w:rFonts w:asciiTheme="minorHAnsi" w:eastAsiaTheme="minorEastAsia" w:hAnsiTheme="minorHAnsi"/>
                  <w:b/>
                  <w:bCs/>
                  <w:strike/>
                  <w:sz w:val="20"/>
                  <w:szCs w:val="20"/>
                  <w:highlight w:val="green"/>
                  <w:rPrChange w:id="11020" w:author="sam sehgal" w:date="2025-05-19T12:23:00Z" w16du:dateUtc="2025-05-19T02:23:00Z">
                    <w:rPr>
                      <w:rFonts w:asciiTheme="minorHAnsi" w:eastAsiaTheme="minorEastAsia" w:hAnsiTheme="minorHAnsi"/>
                      <w:b/>
                      <w:bCs/>
                      <w:sz w:val="20"/>
                      <w:szCs w:val="20"/>
                    </w:rPr>
                  </w:rPrChange>
                </w:rPr>
                <w:t>0</w:t>
              </w:r>
            </w:ins>
            <w:ins w:id="11021" w:author="Sam Sehgal (EXT Idiom)" w:date="2024-09-26T16:08:00Z" w16du:dateUtc="2024-09-26T06:08:00Z">
              <w:r w:rsidR="002E6098" w:rsidRPr="009116BE">
                <w:rPr>
                  <w:rFonts w:asciiTheme="minorHAnsi" w:eastAsiaTheme="minorEastAsia" w:hAnsiTheme="minorHAnsi"/>
                  <w:b/>
                  <w:bCs/>
                  <w:strike/>
                  <w:sz w:val="20"/>
                  <w:szCs w:val="20"/>
                  <w:highlight w:val="green"/>
                  <w:rPrChange w:id="11022" w:author="sam sehgal" w:date="2025-05-19T12:23:00Z" w16du:dateUtc="2025-05-19T02:23:00Z">
                    <w:rPr>
                      <w:rFonts w:asciiTheme="minorHAnsi" w:eastAsiaTheme="minorEastAsia" w:hAnsiTheme="minorHAnsi"/>
                      <w:b/>
                      <w:bCs/>
                      <w:sz w:val="20"/>
                      <w:szCs w:val="20"/>
                      <w:highlight w:val="yellow"/>
                    </w:rPr>
                  </w:rPrChange>
                </w:rPr>
                <w:t>”</w:t>
              </w:r>
            </w:ins>
          </w:p>
          <w:p w14:paraId="7E5FDD69" w14:textId="16394330" w:rsidR="004943FF" w:rsidRPr="009116BE" w:rsidRDefault="004943FF" w:rsidP="004943FF">
            <w:pPr>
              <w:tabs>
                <w:tab w:val="left" w:pos="774"/>
              </w:tabs>
              <w:rPr>
                <w:ins w:id="11023" w:author="sam sehgal" w:date="2024-09-26T16:01:00Z" w16du:dateUtc="2024-09-26T06:01:00Z"/>
                <w:rFonts w:asciiTheme="minorHAnsi" w:hAnsiTheme="minorHAnsi" w:cstheme="minorHAnsi"/>
                <w:strike/>
                <w:sz w:val="20"/>
                <w:highlight w:val="green"/>
                <w:rPrChange w:id="11024" w:author="sam sehgal" w:date="2025-05-19T12:23:00Z" w16du:dateUtc="2025-05-19T02:23:00Z">
                  <w:rPr>
                    <w:ins w:id="11025" w:author="sam sehgal" w:date="2024-09-26T16:01:00Z" w16du:dateUtc="2024-09-26T06:01:00Z"/>
                    <w:rFonts w:asciiTheme="minorHAnsi" w:hAnsiTheme="minorHAnsi" w:cstheme="minorHAnsi"/>
                    <w:sz w:val="20"/>
                  </w:rPr>
                </w:rPrChange>
              </w:rPr>
            </w:pPr>
            <w:ins w:id="11026" w:author="Sam Sehgal (EXT Idiom)" w:date="2024-09-26T16:01:00Z" w16du:dateUtc="2024-09-26T06:01:00Z">
              <w:r w:rsidRPr="009116BE">
                <w:rPr>
                  <w:rFonts w:asciiTheme="minorHAnsi" w:eastAsiaTheme="minorEastAsia" w:hAnsiTheme="minorHAnsi"/>
                  <w:b/>
                  <w:bCs/>
                  <w:strike/>
                  <w:sz w:val="20"/>
                  <w:szCs w:val="20"/>
                  <w:highlight w:val="green"/>
                  <w:rPrChange w:id="11027" w:author="sam sehgal" w:date="2025-05-19T12:23:00Z" w16du:dateUtc="2025-05-19T02:23:00Z">
                    <w:rPr>
                      <w:rFonts w:asciiTheme="minorHAnsi" w:eastAsiaTheme="minorEastAsia" w:hAnsiTheme="minorHAnsi"/>
                      <w:b/>
                      <w:bCs/>
                      <w:sz w:val="20"/>
                      <w:szCs w:val="20"/>
                    </w:rPr>
                  </w:rPrChange>
                </w:rPr>
                <w:t>AND &lt;AmountDue&gt;  &gt; “0"</w:t>
              </w:r>
            </w:ins>
          </w:p>
          <w:p w14:paraId="01E674D9" w14:textId="77777777" w:rsidR="004943FF" w:rsidRPr="009116BE" w:rsidRDefault="004943FF" w:rsidP="004943FF">
            <w:pPr>
              <w:tabs>
                <w:tab w:val="left" w:pos="774"/>
              </w:tabs>
              <w:rPr>
                <w:ins w:id="11028" w:author="sam sehgal" w:date="2024-09-26T16:01:00Z" w16du:dateUtc="2024-09-26T06:01:00Z"/>
                <w:rFonts w:asciiTheme="minorHAnsi" w:hAnsiTheme="minorHAnsi" w:cstheme="minorHAnsi"/>
                <w:strike/>
                <w:sz w:val="20"/>
                <w:highlight w:val="green"/>
                <w:rPrChange w:id="11029" w:author="sam sehgal" w:date="2025-05-19T12:23:00Z" w16du:dateUtc="2025-05-19T02:23:00Z">
                  <w:rPr>
                    <w:ins w:id="11030" w:author="sam sehgal" w:date="2024-09-26T16:01:00Z" w16du:dateUtc="2024-09-26T06:01:00Z"/>
                    <w:rFonts w:asciiTheme="minorHAnsi" w:hAnsiTheme="minorHAnsi" w:cstheme="minorHAnsi"/>
                    <w:sz w:val="20"/>
                  </w:rPr>
                </w:rPrChange>
              </w:rPr>
            </w:pPr>
            <w:ins w:id="11031" w:author="sam sehgal" w:date="2024-09-26T16:01:00Z" w16du:dateUtc="2024-09-26T06:01:00Z">
              <w:r w:rsidRPr="009116BE">
                <w:rPr>
                  <w:rFonts w:asciiTheme="minorHAnsi" w:hAnsiTheme="minorHAnsi" w:cstheme="minorHAnsi"/>
                  <w:b/>
                  <w:bCs/>
                  <w:strike/>
                  <w:sz w:val="20"/>
                  <w:highlight w:val="green"/>
                  <w:rPrChange w:id="11032" w:author="sam sehgal" w:date="2025-05-19T12:23:00Z" w16du:dateUtc="2025-05-19T02:23:00Z">
                    <w:rPr>
                      <w:rFonts w:asciiTheme="minorHAnsi" w:hAnsiTheme="minorHAnsi" w:cstheme="minorHAnsi"/>
                      <w:b/>
                      <w:bCs/>
                      <w:sz w:val="20"/>
                    </w:rPr>
                  </w:rPrChange>
                </w:rPr>
                <w:t>THEN</w:t>
              </w:r>
              <w:r w:rsidRPr="009116BE">
                <w:rPr>
                  <w:rFonts w:asciiTheme="minorHAnsi" w:hAnsiTheme="minorHAnsi" w:cstheme="minorHAnsi"/>
                  <w:strike/>
                  <w:sz w:val="20"/>
                  <w:highlight w:val="green"/>
                  <w:rPrChange w:id="11033" w:author="sam sehgal" w:date="2025-05-19T12:23:00Z" w16du:dateUtc="2025-05-19T02:23:00Z">
                    <w:rPr>
                      <w:rFonts w:asciiTheme="minorHAnsi" w:hAnsiTheme="minorHAnsi" w:cstheme="minorHAnsi"/>
                      <w:sz w:val="20"/>
                    </w:rPr>
                  </w:rPrChange>
                </w:rPr>
                <w:t xml:space="preserve"> display</w:t>
              </w:r>
            </w:ins>
          </w:p>
          <w:p w14:paraId="7E048255" w14:textId="011D4BE7" w:rsidR="004943FF" w:rsidRPr="009116BE" w:rsidRDefault="004943FF" w:rsidP="004943FF">
            <w:pPr>
              <w:tabs>
                <w:tab w:val="left" w:pos="774"/>
              </w:tabs>
              <w:rPr>
                <w:ins w:id="11034" w:author="Sam Sehgal (EXT Idiom)" w:date="2024-09-26T16:00:00Z" w16du:dateUtc="2024-09-26T06:00:00Z"/>
                <w:rFonts w:asciiTheme="minorHAnsi" w:hAnsiTheme="minorHAnsi" w:cstheme="minorHAnsi"/>
                <w:b/>
                <w:bCs/>
                <w:strike/>
                <w:sz w:val="20"/>
                <w:highlight w:val="green"/>
                <w:rPrChange w:id="11035" w:author="sam sehgal" w:date="2025-05-19T12:23:00Z" w16du:dateUtc="2025-05-19T02:23:00Z">
                  <w:rPr>
                    <w:ins w:id="11036" w:author="Sam Sehgal (EXT Idiom)" w:date="2024-09-26T16:00:00Z" w16du:dateUtc="2024-09-26T06:00:00Z"/>
                    <w:rFonts w:asciiTheme="minorHAnsi" w:hAnsiTheme="minorHAnsi" w:cstheme="minorHAnsi"/>
                    <w:b/>
                    <w:bCs/>
                    <w:sz w:val="20"/>
                  </w:rPr>
                </w:rPrChange>
              </w:rPr>
            </w:pPr>
            <w:ins w:id="11037" w:author="sam sehgal" w:date="2024-09-26T16:01:00Z" w16du:dateUtc="2024-09-26T06:01:00Z">
              <w:r w:rsidRPr="009116BE">
                <w:rPr>
                  <w:rFonts w:asciiTheme="minorHAnsi" w:hAnsiTheme="minorHAnsi" w:cstheme="minorHAnsi"/>
                  <w:b/>
                  <w:bCs/>
                  <w:strike/>
                  <w:sz w:val="20"/>
                  <w:highlight w:val="green"/>
                  <w:rPrChange w:id="11038" w:author="sam sehgal" w:date="2025-05-19T12:23:00Z" w16du:dateUtc="2025-05-19T02:23:00Z">
                    <w:rPr>
                      <w:rFonts w:asciiTheme="minorHAnsi" w:hAnsiTheme="minorHAnsi" w:cstheme="minorHAnsi"/>
                      <w:b/>
                      <w:bCs/>
                      <w:sz w:val="20"/>
                    </w:rPr>
                  </w:rPrChange>
                </w:rPr>
                <w:t xml:space="preserve">ELSE </w:t>
              </w:r>
              <w:r w:rsidRPr="009116BE">
                <w:rPr>
                  <w:rFonts w:asciiTheme="minorHAnsi" w:hAnsiTheme="minorHAnsi" w:cstheme="minorHAnsi"/>
                  <w:strike/>
                  <w:sz w:val="20"/>
                  <w:highlight w:val="green"/>
                  <w:rPrChange w:id="11039" w:author="sam sehgal" w:date="2025-05-19T12:23:00Z" w16du:dateUtc="2025-05-19T02:23:00Z">
                    <w:rPr>
                      <w:rFonts w:asciiTheme="minorHAnsi" w:hAnsiTheme="minorHAnsi" w:cstheme="minorHAnsi"/>
                      <w:sz w:val="20"/>
                    </w:rPr>
                  </w:rPrChange>
                </w:rPr>
                <w:t>do not display</w:t>
              </w:r>
            </w:ins>
          </w:p>
        </w:tc>
        <w:tc>
          <w:tcPr>
            <w:tcW w:w="851" w:type="dxa"/>
          </w:tcPr>
          <w:p w14:paraId="5BF590B2" w14:textId="77777777" w:rsidR="004943FF" w:rsidRPr="009116BE" w:rsidRDefault="004943FF" w:rsidP="004943FF">
            <w:pPr>
              <w:spacing w:after="120"/>
              <w:rPr>
                <w:ins w:id="11040" w:author="sam sehgal" w:date="2024-09-26T16:01:00Z" w16du:dateUtc="2024-09-26T06:01:00Z"/>
                <w:rFonts w:asciiTheme="minorHAnsi" w:hAnsiTheme="minorHAnsi" w:cstheme="minorHAnsi"/>
                <w:strike/>
                <w:color w:val="000000"/>
                <w:sz w:val="18"/>
                <w:szCs w:val="18"/>
                <w:highlight w:val="green"/>
                <w:rPrChange w:id="11041" w:author="sam sehgal" w:date="2025-05-19T12:23:00Z" w16du:dateUtc="2025-05-19T02:23:00Z">
                  <w:rPr>
                    <w:ins w:id="11042" w:author="sam sehgal" w:date="2024-09-26T16:01:00Z" w16du:dateUtc="2024-09-26T06:01:00Z"/>
                    <w:rFonts w:asciiTheme="minorHAnsi" w:hAnsiTheme="minorHAnsi" w:cstheme="minorHAnsi"/>
                    <w:color w:val="000000"/>
                    <w:sz w:val="18"/>
                    <w:szCs w:val="18"/>
                  </w:rPr>
                </w:rPrChange>
              </w:rPr>
            </w:pPr>
            <w:ins w:id="11043" w:author="sam sehgal" w:date="2024-09-26T16:01:00Z" w16du:dateUtc="2024-09-26T06:01:00Z">
              <w:r w:rsidRPr="009116BE">
                <w:rPr>
                  <w:rFonts w:asciiTheme="minorHAnsi" w:hAnsiTheme="minorHAnsi" w:cstheme="minorHAnsi"/>
                  <w:strike/>
                  <w:color w:val="000000"/>
                  <w:sz w:val="18"/>
                  <w:szCs w:val="18"/>
                  <w:highlight w:val="green"/>
                  <w:rPrChange w:id="11044" w:author="sam sehgal" w:date="2025-05-19T12:23:00Z" w16du:dateUtc="2025-05-19T02:23:00Z">
                    <w:rPr>
                      <w:rFonts w:asciiTheme="minorHAnsi" w:hAnsiTheme="minorHAnsi" w:cstheme="minorHAnsi"/>
                      <w:color w:val="000000"/>
                      <w:sz w:val="18"/>
                      <w:szCs w:val="18"/>
                    </w:rPr>
                  </w:rPrChange>
                </w:rPr>
                <w:t>Column 1 text:</w:t>
              </w:r>
            </w:ins>
          </w:p>
          <w:p w14:paraId="76BCDAD7" w14:textId="77777777" w:rsidR="004943FF" w:rsidRPr="009116BE" w:rsidRDefault="004943FF" w:rsidP="004943FF">
            <w:pPr>
              <w:spacing w:after="120"/>
              <w:rPr>
                <w:ins w:id="11045" w:author="sam sehgal" w:date="2024-09-26T16:01:00Z" w16du:dateUtc="2024-09-26T06:01:00Z"/>
                <w:rFonts w:asciiTheme="minorHAnsi" w:hAnsiTheme="minorHAnsi" w:cstheme="minorHAnsi"/>
                <w:strike/>
                <w:color w:val="000000"/>
                <w:sz w:val="18"/>
                <w:szCs w:val="18"/>
                <w:highlight w:val="green"/>
                <w:rPrChange w:id="11046" w:author="sam sehgal" w:date="2025-05-19T12:23:00Z" w16du:dateUtc="2025-05-19T02:23:00Z">
                  <w:rPr>
                    <w:ins w:id="11047" w:author="sam sehgal" w:date="2024-09-26T16:01:00Z" w16du:dateUtc="2024-09-26T06:01:00Z"/>
                    <w:rFonts w:asciiTheme="minorHAnsi" w:hAnsiTheme="minorHAnsi" w:cstheme="minorHAnsi"/>
                    <w:color w:val="000000"/>
                    <w:sz w:val="18"/>
                    <w:szCs w:val="18"/>
                  </w:rPr>
                </w:rPrChange>
              </w:rPr>
            </w:pPr>
            <w:ins w:id="11048" w:author="sam sehgal" w:date="2024-09-26T16:01:00Z" w16du:dateUtc="2024-09-26T06:01:00Z">
              <w:r w:rsidRPr="009116BE">
                <w:rPr>
                  <w:rFonts w:asciiTheme="minorHAnsi" w:hAnsiTheme="minorHAnsi" w:cstheme="minorHAnsi"/>
                  <w:strike/>
                  <w:color w:val="000000"/>
                  <w:sz w:val="18"/>
                  <w:szCs w:val="18"/>
                  <w:highlight w:val="green"/>
                  <w:rPrChange w:id="11049" w:author="sam sehgal" w:date="2025-05-19T12:23:00Z" w16du:dateUtc="2025-05-19T02:23:00Z">
                    <w:rPr>
                      <w:rFonts w:asciiTheme="minorHAnsi" w:hAnsiTheme="minorHAnsi" w:cstheme="minorHAnsi"/>
                      <w:color w:val="000000"/>
                      <w:sz w:val="18"/>
                      <w:szCs w:val="18"/>
                    </w:rPr>
                  </w:rPrChange>
                </w:rPr>
                <w:t xml:space="preserve">Bodycopy_COI </w:t>
              </w:r>
            </w:ins>
          </w:p>
          <w:p w14:paraId="46246390" w14:textId="77777777" w:rsidR="004943FF" w:rsidRPr="009116BE" w:rsidRDefault="004943FF" w:rsidP="004943FF">
            <w:pPr>
              <w:spacing w:after="120"/>
              <w:rPr>
                <w:ins w:id="11050" w:author="sam sehgal" w:date="2024-09-26T16:01:00Z" w16du:dateUtc="2024-09-26T06:01:00Z"/>
                <w:rFonts w:asciiTheme="minorHAnsi" w:hAnsiTheme="minorHAnsi" w:cstheme="minorHAnsi"/>
                <w:strike/>
                <w:color w:val="000000"/>
                <w:sz w:val="18"/>
                <w:szCs w:val="18"/>
                <w:highlight w:val="green"/>
                <w:rPrChange w:id="11051" w:author="sam sehgal" w:date="2025-05-19T12:23:00Z" w16du:dateUtc="2025-05-19T02:23:00Z">
                  <w:rPr>
                    <w:ins w:id="11052" w:author="sam sehgal" w:date="2024-09-26T16:01:00Z" w16du:dateUtc="2024-09-26T06:01:00Z"/>
                    <w:rFonts w:asciiTheme="minorHAnsi" w:hAnsiTheme="minorHAnsi" w:cstheme="minorHAnsi"/>
                    <w:color w:val="000000"/>
                    <w:sz w:val="18"/>
                    <w:szCs w:val="18"/>
                  </w:rPr>
                </w:rPrChange>
              </w:rPr>
            </w:pPr>
            <w:ins w:id="11053" w:author="sam sehgal" w:date="2024-09-26T16:01:00Z" w16du:dateUtc="2024-09-26T06:01:00Z">
              <w:r w:rsidRPr="009116BE">
                <w:rPr>
                  <w:rFonts w:asciiTheme="minorHAnsi" w:hAnsiTheme="minorHAnsi" w:cstheme="minorHAnsi"/>
                  <w:strike/>
                  <w:color w:val="000000"/>
                  <w:sz w:val="18"/>
                  <w:szCs w:val="18"/>
                  <w:highlight w:val="green"/>
                  <w:rPrChange w:id="11054" w:author="sam sehgal" w:date="2025-05-19T12:23:00Z" w16du:dateUtc="2025-05-19T02:23:00Z">
                    <w:rPr>
                      <w:rFonts w:asciiTheme="minorHAnsi" w:hAnsiTheme="minorHAnsi" w:cstheme="minorHAnsi"/>
                      <w:color w:val="000000"/>
                      <w:sz w:val="18"/>
                      <w:szCs w:val="18"/>
                    </w:rPr>
                  </w:rPrChange>
                </w:rPr>
                <w:t>Column 2 text:</w:t>
              </w:r>
            </w:ins>
          </w:p>
          <w:p w14:paraId="0E08F74F" w14:textId="7D0C7615" w:rsidR="004943FF" w:rsidRPr="009116BE" w:rsidRDefault="004943FF" w:rsidP="004943FF">
            <w:pPr>
              <w:spacing w:after="120"/>
              <w:rPr>
                <w:ins w:id="11055" w:author="Sam Sehgal (EXT Idiom)" w:date="2024-09-26T16:00:00Z" w16du:dateUtc="2024-09-26T06:00:00Z"/>
                <w:rFonts w:asciiTheme="minorHAnsi" w:hAnsiTheme="minorHAnsi" w:cstheme="minorHAnsi"/>
                <w:strike/>
                <w:color w:val="000000"/>
                <w:sz w:val="18"/>
                <w:szCs w:val="18"/>
                <w:highlight w:val="green"/>
                <w:rPrChange w:id="11056" w:author="sam sehgal" w:date="2025-05-19T12:23:00Z" w16du:dateUtc="2025-05-19T02:23:00Z">
                  <w:rPr>
                    <w:ins w:id="11057" w:author="Sam Sehgal (EXT Idiom)" w:date="2024-09-26T16:00:00Z" w16du:dateUtc="2024-09-26T06:00:00Z"/>
                    <w:rFonts w:asciiTheme="minorHAnsi" w:hAnsiTheme="minorHAnsi" w:cstheme="minorHAnsi"/>
                    <w:color w:val="000000"/>
                    <w:sz w:val="18"/>
                    <w:szCs w:val="18"/>
                  </w:rPr>
                </w:rPrChange>
              </w:rPr>
            </w:pPr>
            <w:ins w:id="11058" w:author="sam sehgal" w:date="2024-09-26T16:01:00Z" w16du:dateUtc="2024-09-26T06:01:00Z">
              <w:r w:rsidRPr="009116BE">
                <w:rPr>
                  <w:rFonts w:asciiTheme="minorHAnsi" w:hAnsiTheme="minorHAnsi" w:cstheme="minorHAnsi"/>
                  <w:strike/>
                  <w:color w:val="000000"/>
                  <w:sz w:val="18"/>
                  <w:szCs w:val="18"/>
                  <w:highlight w:val="green"/>
                  <w:rPrChange w:id="11059" w:author="sam sehgal" w:date="2025-05-19T12:23:00Z" w16du:dateUtc="2025-05-19T02:23:00Z">
                    <w:rPr>
                      <w:rFonts w:asciiTheme="minorHAnsi" w:hAnsiTheme="minorHAnsi" w:cstheme="minorHAnsi"/>
                      <w:color w:val="000000"/>
                      <w:sz w:val="18"/>
                      <w:szCs w:val="18"/>
                    </w:rPr>
                  </w:rPrChange>
                </w:rPr>
                <w:t>Table_Heading_3</w:t>
              </w:r>
            </w:ins>
          </w:p>
        </w:tc>
      </w:tr>
      <w:tr w:rsidR="004943FF" w:rsidRPr="00BD6987" w14:paraId="3B86E094" w14:textId="77777777" w:rsidTr="5DAD8829">
        <w:trPr>
          <w:cantSplit/>
        </w:trPr>
        <w:tc>
          <w:tcPr>
            <w:tcW w:w="1013" w:type="dxa"/>
          </w:tcPr>
          <w:p w14:paraId="384A6195" w14:textId="64771234" w:rsidR="004943FF" w:rsidRPr="00BD6987" w:rsidRDefault="004943FF" w:rsidP="004943FF">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YRP </w:t>
            </w:r>
            <w:r>
              <w:rPr>
                <w:rFonts w:asciiTheme="minorHAnsi" w:hAnsiTheme="minorHAnsi" w:cstheme="minorHAnsi"/>
                <w:bCs/>
                <w:sz w:val="20"/>
                <w:szCs w:val="20"/>
              </w:rPr>
              <w:t>2</w:t>
            </w:r>
            <w:r w:rsidR="00DF4B52">
              <w:rPr>
                <w:rFonts w:asciiTheme="minorHAnsi" w:hAnsiTheme="minorHAnsi" w:cstheme="minorHAnsi"/>
                <w:bCs/>
                <w:sz w:val="20"/>
                <w:szCs w:val="20"/>
              </w:rPr>
              <w:t>8</w:t>
            </w:r>
          </w:p>
        </w:tc>
        <w:tc>
          <w:tcPr>
            <w:tcW w:w="1534" w:type="dxa"/>
          </w:tcPr>
          <w:p w14:paraId="2AE8D6FF" w14:textId="48820762" w:rsidR="004943FF" w:rsidRDefault="004943FF" w:rsidP="004943FF">
            <w:pPr>
              <w:tabs>
                <w:tab w:val="left" w:pos="1800"/>
              </w:tabs>
              <w:rPr>
                <w:rFonts w:asciiTheme="minorHAnsi" w:hAnsiTheme="minorHAnsi" w:cstheme="minorHAnsi"/>
                <w:bCs/>
                <w:sz w:val="20"/>
                <w:szCs w:val="20"/>
              </w:rPr>
            </w:pPr>
            <w:r w:rsidRPr="00FF3726">
              <w:rPr>
                <w:rFonts w:asciiTheme="minorHAnsi" w:hAnsiTheme="minorHAnsi" w:cstheme="minorHAnsi"/>
                <w:bCs/>
                <w:sz w:val="20"/>
                <w:szCs w:val="20"/>
              </w:rPr>
              <w:t>&lt;</w:t>
            </w:r>
            <w:r>
              <w:rPr>
                <w:rFonts w:asciiTheme="minorHAnsi" w:hAnsiTheme="minorHAnsi" w:cstheme="minorHAnsi"/>
                <w:bCs/>
                <w:sz w:val="20"/>
                <w:szCs w:val="20"/>
              </w:rPr>
              <w:t>PaymentDate</w:t>
            </w:r>
            <w:r w:rsidRPr="00FF3726">
              <w:rPr>
                <w:rFonts w:asciiTheme="minorHAnsi" w:hAnsiTheme="minorHAnsi" w:cstheme="minorHAnsi"/>
                <w:bCs/>
                <w:sz w:val="20"/>
                <w:szCs w:val="20"/>
              </w:rPr>
              <w:t>&gt;</w:t>
            </w:r>
          </w:p>
          <w:p w14:paraId="418CB394" w14:textId="77777777" w:rsidR="004943FF" w:rsidRDefault="004943FF" w:rsidP="004943FF">
            <w:pPr>
              <w:tabs>
                <w:tab w:val="left" w:pos="1800"/>
              </w:tabs>
              <w:rPr>
                <w:rFonts w:asciiTheme="minorHAnsi" w:hAnsiTheme="minorHAnsi" w:cstheme="minorHAnsi"/>
                <w:sz w:val="20"/>
              </w:rPr>
            </w:pPr>
            <w:r w:rsidRPr="00720F8E">
              <w:rPr>
                <w:rFonts w:asciiTheme="minorHAnsi" w:hAnsiTheme="minorHAnsi" w:cstheme="minorHAnsi"/>
                <w:sz w:val="20"/>
              </w:rPr>
              <w:t>&lt;</w:t>
            </w:r>
            <w:r>
              <w:rPr>
                <w:rFonts w:asciiTheme="minorHAnsi" w:hAnsiTheme="minorHAnsi" w:cstheme="minorHAnsi"/>
                <w:sz w:val="20"/>
              </w:rPr>
              <w:t>PaymentFrequencyCode</w:t>
            </w:r>
            <w:r w:rsidRPr="00720F8E">
              <w:rPr>
                <w:rFonts w:asciiTheme="minorHAnsi" w:hAnsiTheme="minorHAnsi" w:cstheme="minorHAnsi"/>
                <w:sz w:val="20"/>
              </w:rPr>
              <w:t>&gt;</w:t>
            </w:r>
          </w:p>
          <w:p w14:paraId="4DD1FE6B" w14:textId="77777777" w:rsidR="004943FF" w:rsidRDefault="004943FF" w:rsidP="004943FF">
            <w:pPr>
              <w:tabs>
                <w:tab w:val="left" w:pos="1800"/>
              </w:tabs>
              <w:rPr>
                <w:rFonts w:asciiTheme="minorHAnsi" w:eastAsiaTheme="minorEastAsia" w:hAnsiTheme="minorHAnsi"/>
                <w:b/>
                <w:bCs/>
                <w:sz w:val="20"/>
                <w:szCs w:val="20"/>
              </w:rPr>
            </w:pPr>
            <w:r w:rsidRPr="3136F1EB">
              <w:rPr>
                <w:rFonts w:asciiTheme="minorHAnsi" w:eastAsiaTheme="minorEastAsia" w:hAnsiTheme="minorHAnsi"/>
                <w:b/>
                <w:bCs/>
                <w:sz w:val="20"/>
                <w:szCs w:val="20"/>
              </w:rPr>
              <w:t>&lt;</w:t>
            </w:r>
            <w:r w:rsidRPr="006417DB">
              <w:rPr>
                <w:rFonts w:asciiTheme="minorHAnsi" w:eastAsiaTheme="minorEastAsia" w:hAnsiTheme="minorHAnsi"/>
                <w:sz w:val="20"/>
                <w:szCs w:val="20"/>
              </w:rPr>
              <w:t>TransactionPremium</w:t>
            </w:r>
            <w:r w:rsidRPr="3136F1EB">
              <w:rPr>
                <w:rFonts w:asciiTheme="minorHAnsi" w:eastAsiaTheme="minorEastAsia" w:hAnsiTheme="minorHAnsi"/>
                <w:b/>
                <w:bCs/>
                <w:sz w:val="20"/>
                <w:szCs w:val="20"/>
              </w:rPr>
              <w:t>&gt;</w:t>
            </w:r>
          </w:p>
          <w:p w14:paraId="0C1A3DEB" w14:textId="77777777" w:rsidR="004943FF" w:rsidRDefault="004943FF" w:rsidP="004943FF">
            <w:pPr>
              <w:tabs>
                <w:tab w:val="left" w:pos="1800"/>
              </w:tabs>
              <w:rPr>
                <w:rFonts w:asciiTheme="minorHAnsi" w:hAnsiTheme="minorHAnsi" w:cstheme="minorHAnsi"/>
                <w:sz w:val="20"/>
              </w:rPr>
            </w:pPr>
            <w:r>
              <w:rPr>
                <w:rFonts w:asciiTheme="minorHAnsi" w:hAnsiTheme="minorHAnsi"/>
                <w:sz w:val="20"/>
                <w:szCs w:val="20"/>
              </w:rPr>
              <w:t>&lt;DocumentSubType&gt;</w:t>
            </w:r>
          </w:p>
          <w:p w14:paraId="188E62BB" w14:textId="3EA15760" w:rsidR="004943FF" w:rsidRPr="00C1020A" w:rsidRDefault="004943FF" w:rsidP="004943FF">
            <w:pPr>
              <w:tabs>
                <w:tab w:val="left" w:pos="1800"/>
              </w:tabs>
              <w:rPr>
                <w:rFonts w:asciiTheme="minorHAnsi" w:hAnsiTheme="minorHAnsi" w:cstheme="minorHAnsi"/>
                <w:bCs/>
                <w:sz w:val="20"/>
                <w:szCs w:val="20"/>
              </w:rPr>
            </w:pPr>
            <w:r w:rsidRPr="00FF3726">
              <w:rPr>
                <w:rFonts w:asciiTheme="minorHAnsi" w:hAnsiTheme="minorHAnsi"/>
                <w:sz w:val="20"/>
                <w:szCs w:val="20"/>
              </w:rPr>
              <w:t>&lt;IsAfterFinalPayment&gt;</w:t>
            </w:r>
          </w:p>
        </w:tc>
        <w:tc>
          <w:tcPr>
            <w:tcW w:w="9355" w:type="dxa"/>
          </w:tcPr>
          <w:tbl>
            <w:tblPr>
              <w:tblpPr w:leftFromText="180" w:rightFromText="180" w:vertAnchor="page" w:horzAnchor="margin" w:tblpY="93"/>
              <w:tblOverlap w:val="never"/>
              <w:tblW w:w="7407" w:type="dxa"/>
              <w:tblBorders>
                <w:bottom w:val="single" w:sz="4" w:space="0" w:color="auto"/>
              </w:tblBorders>
              <w:tblLayout w:type="fixed"/>
              <w:tblLook w:val="04A0" w:firstRow="1" w:lastRow="0" w:firstColumn="1" w:lastColumn="0" w:noHBand="0" w:noVBand="1"/>
            </w:tblPr>
            <w:tblGrid>
              <w:gridCol w:w="2861"/>
              <w:gridCol w:w="4546"/>
            </w:tblGrid>
            <w:tr w:rsidR="004943FF" w:rsidRPr="00720F8E" w14:paraId="0D215A54" w14:textId="77777777" w:rsidTr="78CABE0F">
              <w:trPr>
                <w:trHeight w:val="300"/>
              </w:trPr>
              <w:tc>
                <w:tcPr>
                  <w:tcW w:w="2861" w:type="dxa"/>
                  <w:noWrap/>
                  <w:vAlign w:val="center"/>
                  <w:hideMark/>
                </w:tcPr>
                <w:p w14:paraId="6198AE44" w14:textId="434E8069" w:rsidR="004943FF" w:rsidRPr="00E02B28" w:rsidRDefault="004943FF" w:rsidP="004943FF">
                  <w:pPr>
                    <w:pStyle w:val="BodycopyCOI"/>
                    <w:rPr>
                      <w:rFonts w:cstheme="minorHAnsi"/>
                      <w:noProof/>
                      <w:color w:val="000000" w:themeColor="text1"/>
                    </w:rPr>
                  </w:pPr>
                  <w:r w:rsidRPr="3136F1EB">
                    <w:t>Payment due date</w:t>
                  </w:r>
                  <w:r w:rsidRPr="4278F7BB">
                    <w:t>:</w:t>
                  </w:r>
                </w:p>
              </w:tc>
              <w:tc>
                <w:tcPr>
                  <w:tcW w:w="4546" w:type="dxa"/>
                  <w:noWrap/>
                  <w:vAlign w:val="bottom"/>
                  <w:hideMark/>
                </w:tcPr>
                <w:p w14:paraId="396259F2" w14:textId="3F6226F3" w:rsidR="004943FF" w:rsidRPr="00E02B28" w:rsidRDefault="004943FF" w:rsidP="004943FF">
                  <w:pPr>
                    <w:pStyle w:val="TableBodycopy"/>
                    <w:rPr>
                      <w:rFonts w:asciiTheme="minorHAnsi" w:hAnsiTheme="minorHAnsi" w:cstheme="minorBidi"/>
                      <w:b/>
                      <w:bCs/>
                    </w:rPr>
                  </w:pPr>
                  <w:r w:rsidRPr="78CABE0F">
                    <w:rPr>
                      <w:rFonts w:asciiTheme="minorHAnsi" w:hAnsiTheme="minorHAnsi" w:cstheme="minorBidi"/>
                      <w:b/>
                      <w:bCs/>
                    </w:rPr>
                    <w:t>&lt;</w:t>
                  </w:r>
                  <w:r>
                    <w:rPr>
                      <w:rFonts w:asciiTheme="minorHAnsi" w:hAnsiTheme="minorHAnsi" w:cstheme="minorBidi"/>
                      <w:b/>
                      <w:bCs/>
                    </w:rPr>
                    <w:t>PaymentDate</w:t>
                  </w:r>
                  <w:r w:rsidRPr="78CABE0F">
                    <w:rPr>
                      <w:rFonts w:asciiTheme="minorHAnsi" w:hAnsiTheme="minorHAnsi" w:cstheme="minorBidi"/>
                      <w:b/>
                      <w:bCs/>
                    </w:rPr>
                    <w:t>&gt;</w:t>
                  </w:r>
                </w:p>
              </w:tc>
            </w:tr>
          </w:tbl>
          <w:p w14:paraId="296E4BFE" w14:textId="77777777" w:rsidR="004943FF" w:rsidRPr="00720F8E" w:rsidRDefault="004943FF" w:rsidP="004943FF">
            <w:pPr>
              <w:pStyle w:val="TableBodycopy"/>
              <w:rPr>
                <w:rFonts w:asciiTheme="minorHAnsi" w:hAnsiTheme="minorHAnsi" w:cstheme="minorHAnsi"/>
                <w:noProof/>
                <w:color w:val="000000" w:themeColor="text1"/>
              </w:rPr>
            </w:pPr>
          </w:p>
        </w:tc>
        <w:tc>
          <w:tcPr>
            <w:tcW w:w="1843" w:type="dxa"/>
          </w:tcPr>
          <w:p w14:paraId="4C244B0D" w14:textId="77777777" w:rsidR="004943FF" w:rsidRPr="00845D0A" w:rsidRDefault="004943FF" w:rsidP="004943FF">
            <w:pPr>
              <w:tabs>
                <w:tab w:val="left" w:pos="774"/>
              </w:tabs>
              <w:rPr>
                <w:rFonts w:asciiTheme="minorHAnsi" w:hAnsiTheme="minorHAnsi" w:cstheme="minorHAnsi"/>
                <w:b/>
                <w:bCs/>
                <w:sz w:val="20"/>
              </w:rPr>
            </w:pPr>
            <w:r w:rsidRPr="00845D0A">
              <w:rPr>
                <w:rFonts w:asciiTheme="minorHAnsi" w:hAnsiTheme="minorHAnsi" w:cstheme="minorHAnsi"/>
                <w:b/>
                <w:bCs/>
                <w:sz w:val="20"/>
              </w:rPr>
              <w:t>IF</w:t>
            </w:r>
          </w:p>
          <w:p w14:paraId="27601F45" w14:textId="7027DA49" w:rsidR="004943FF" w:rsidRPr="00845D0A" w:rsidRDefault="004943FF" w:rsidP="004943FF">
            <w:pPr>
              <w:tabs>
                <w:tab w:val="left" w:pos="774"/>
              </w:tabs>
              <w:rPr>
                <w:rFonts w:asciiTheme="minorHAnsi" w:hAnsiTheme="minorHAnsi"/>
                <w:sz w:val="20"/>
                <w:szCs w:val="20"/>
              </w:rPr>
            </w:pPr>
            <w:r w:rsidRPr="00845D0A">
              <w:rPr>
                <w:rFonts w:asciiTheme="minorHAnsi" w:eastAsiaTheme="minorEastAsia" w:hAnsiTheme="minorHAnsi"/>
                <w:sz w:val="20"/>
                <w:szCs w:val="20"/>
              </w:rPr>
              <w:t xml:space="preserve">&lt;DocumentSubType&gt; = "Endorsement" </w:t>
            </w:r>
            <w:r w:rsidRPr="00845D0A">
              <w:rPr>
                <w:rFonts w:asciiTheme="minorHAnsi" w:eastAsiaTheme="minorEastAsia" w:hAnsiTheme="minorHAnsi"/>
                <w:b/>
                <w:bCs/>
                <w:sz w:val="20"/>
                <w:szCs w:val="20"/>
              </w:rPr>
              <w:t>AND</w:t>
            </w:r>
            <w:r w:rsidRPr="00845D0A">
              <w:rPr>
                <w:rFonts w:asciiTheme="minorHAnsi" w:eastAsiaTheme="minorEastAsia" w:hAnsiTheme="minorHAnsi"/>
                <w:sz w:val="20"/>
                <w:szCs w:val="20"/>
              </w:rPr>
              <w:t xml:space="preserve"> &lt;PaymentFrequencyCode&gt; = "1|PaymentPlanMonthly" </w:t>
            </w:r>
            <w:r w:rsidRPr="00845D0A">
              <w:rPr>
                <w:rFonts w:asciiTheme="minorHAnsi" w:eastAsiaTheme="minorEastAsia" w:hAnsiTheme="minorHAnsi"/>
                <w:b/>
                <w:bCs/>
                <w:sz w:val="20"/>
                <w:szCs w:val="20"/>
              </w:rPr>
              <w:t>AND</w:t>
            </w:r>
            <w:r w:rsidRPr="00845D0A">
              <w:rPr>
                <w:rFonts w:asciiTheme="minorHAnsi" w:eastAsiaTheme="minorEastAsia" w:hAnsiTheme="minorHAnsi"/>
                <w:sz w:val="20"/>
                <w:szCs w:val="20"/>
              </w:rPr>
              <w:t xml:space="preserve"> </w:t>
            </w:r>
            <w:r w:rsidRPr="00845D0A">
              <w:rPr>
                <w:rFonts w:asciiTheme="minorHAnsi" w:eastAsiaTheme="minorEastAsia" w:hAnsiTheme="minorHAnsi"/>
                <w:b/>
                <w:bCs/>
                <w:sz w:val="20"/>
                <w:szCs w:val="20"/>
              </w:rPr>
              <w:t>&lt;</w:t>
            </w:r>
            <w:r w:rsidRPr="00845D0A">
              <w:rPr>
                <w:rFonts w:asciiTheme="minorHAnsi" w:eastAsiaTheme="minorEastAsia" w:hAnsiTheme="minorHAnsi"/>
                <w:sz w:val="20"/>
                <w:szCs w:val="20"/>
              </w:rPr>
              <w:t xml:space="preserve">TransactionPremium&gt; </w:t>
            </w:r>
            <w:r w:rsidRPr="00845D0A">
              <w:rPr>
                <w:rFonts w:ascii="Calibri" w:eastAsia="Calibri" w:hAnsi="Calibri" w:cs="Calibri"/>
                <w:b/>
                <w:bCs/>
                <w:sz w:val="20"/>
                <w:szCs w:val="20"/>
              </w:rPr>
              <w:t>GREATER THAN 0</w:t>
            </w:r>
            <w:r w:rsidRPr="00845D0A">
              <w:rPr>
                <w:rFonts w:ascii="Calibri" w:eastAsia="Calibri" w:hAnsi="Calibri" w:cs="Calibri"/>
                <w:sz w:val="20"/>
                <w:szCs w:val="20"/>
              </w:rPr>
              <w:t xml:space="preserve"> </w:t>
            </w:r>
            <w:r w:rsidRPr="00845D0A">
              <w:rPr>
                <w:rFonts w:asciiTheme="minorHAnsi" w:hAnsiTheme="minorHAnsi"/>
                <w:sz w:val="20"/>
                <w:szCs w:val="20"/>
              </w:rPr>
              <w:t xml:space="preserve"> </w:t>
            </w:r>
          </w:p>
          <w:p w14:paraId="2D9C62F9" w14:textId="4FFBF25A" w:rsidR="004943FF" w:rsidRPr="00845D0A" w:rsidRDefault="004943FF" w:rsidP="004943FF">
            <w:pPr>
              <w:tabs>
                <w:tab w:val="left" w:pos="774"/>
              </w:tabs>
              <w:rPr>
                <w:rFonts w:asciiTheme="minorHAnsi" w:hAnsiTheme="minorHAnsi"/>
                <w:sz w:val="20"/>
                <w:szCs w:val="20"/>
              </w:rPr>
            </w:pPr>
            <w:r w:rsidRPr="00845D0A">
              <w:rPr>
                <w:rFonts w:asciiTheme="minorHAnsi" w:hAnsiTheme="minorHAnsi"/>
                <w:b/>
                <w:bCs/>
                <w:sz w:val="20"/>
                <w:szCs w:val="20"/>
              </w:rPr>
              <w:t>AND</w:t>
            </w:r>
            <w:r w:rsidRPr="00845D0A">
              <w:rPr>
                <w:rFonts w:asciiTheme="minorHAnsi" w:hAnsiTheme="minorHAnsi"/>
                <w:sz w:val="20"/>
                <w:szCs w:val="20"/>
              </w:rPr>
              <w:t xml:space="preserve"> </w:t>
            </w:r>
            <w:r w:rsidRPr="000A28C9">
              <w:rPr>
                <w:rFonts w:asciiTheme="minorHAnsi" w:hAnsiTheme="minorHAnsi"/>
                <w:sz w:val="20"/>
                <w:szCs w:val="20"/>
              </w:rPr>
              <w:t>&lt;IsAfterFinalPayment&gt; = "1" or "0”</w:t>
            </w:r>
          </w:p>
          <w:p w14:paraId="638DBA2E" w14:textId="77777777" w:rsidR="004943FF" w:rsidRPr="00845D0A" w:rsidRDefault="004943FF" w:rsidP="004943FF">
            <w:pPr>
              <w:tabs>
                <w:tab w:val="left" w:pos="774"/>
              </w:tabs>
              <w:rPr>
                <w:rFonts w:asciiTheme="minorHAnsi" w:hAnsiTheme="minorHAnsi" w:cstheme="minorHAnsi"/>
                <w:sz w:val="20"/>
              </w:rPr>
            </w:pPr>
            <w:r w:rsidRPr="00845D0A">
              <w:rPr>
                <w:rFonts w:asciiTheme="minorHAnsi" w:hAnsiTheme="minorHAnsi" w:cstheme="minorHAnsi"/>
                <w:b/>
                <w:bCs/>
                <w:sz w:val="20"/>
              </w:rPr>
              <w:t>THEN</w:t>
            </w:r>
            <w:r w:rsidRPr="00845D0A">
              <w:rPr>
                <w:rFonts w:asciiTheme="minorHAnsi" w:hAnsiTheme="minorHAnsi" w:cstheme="minorHAnsi"/>
                <w:sz w:val="20"/>
              </w:rPr>
              <w:t xml:space="preserve"> display</w:t>
            </w:r>
          </w:p>
          <w:p w14:paraId="076621A0" w14:textId="4F2C5ABD" w:rsidR="004943FF" w:rsidRPr="00845D0A" w:rsidRDefault="004943FF" w:rsidP="004943FF">
            <w:pPr>
              <w:tabs>
                <w:tab w:val="left" w:pos="774"/>
              </w:tabs>
              <w:rPr>
                <w:rFonts w:asciiTheme="minorHAnsi" w:hAnsiTheme="minorHAnsi" w:cstheme="minorHAnsi"/>
                <w:b/>
                <w:bCs/>
                <w:sz w:val="20"/>
              </w:rPr>
            </w:pPr>
            <w:r w:rsidRPr="00845D0A">
              <w:rPr>
                <w:rFonts w:asciiTheme="minorHAnsi" w:hAnsiTheme="minorHAnsi" w:cstheme="minorHAnsi"/>
                <w:b/>
                <w:bCs/>
                <w:sz w:val="20"/>
              </w:rPr>
              <w:t xml:space="preserve">ELSE </w:t>
            </w:r>
            <w:r w:rsidRPr="00845D0A">
              <w:rPr>
                <w:rFonts w:asciiTheme="minorHAnsi" w:hAnsiTheme="minorHAnsi" w:cstheme="minorHAnsi"/>
                <w:sz w:val="20"/>
              </w:rPr>
              <w:t>do not display</w:t>
            </w:r>
          </w:p>
        </w:tc>
        <w:tc>
          <w:tcPr>
            <w:tcW w:w="851" w:type="dxa"/>
          </w:tcPr>
          <w:p w14:paraId="28562399" w14:textId="77777777" w:rsidR="004943FF" w:rsidRPr="00327D28" w:rsidRDefault="004943FF" w:rsidP="004943FF">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1 text:</w:t>
            </w:r>
          </w:p>
          <w:p w14:paraId="0BA063AD" w14:textId="77777777" w:rsidR="004943FF" w:rsidRPr="00327D28" w:rsidRDefault="004943FF" w:rsidP="004943FF">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 xml:space="preserve">Bodycopy_COI </w:t>
            </w:r>
          </w:p>
          <w:p w14:paraId="231C9514" w14:textId="77777777" w:rsidR="004943FF" w:rsidRPr="00327D28" w:rsidRDefault="004943FF" w:rsidP="004943FF">
            <w:pPr>
              <w:spacing w:after="120"/>
              <w:rPr>
                <w:rFonts w:asciiTheme="minorHAnsi" w:hAnsiTheme="minorHAnsi" w:cstheme="minorHAnsi"/>
                <w:color w:val="000000"/>
                <w:sz w:val="18"/>
                <w:szCs w:val="18"/>
              </w:rPr>
            </w:pPr>
            <w:r w:rsidRPr="00327D28">
              <w:rPr>
                <w:rFonts w:asciiTheme="minorHAnsi" w:hAnsiTheme="minorHAnsi" w:cstheme="minorHAnsi"/>
                <w:color w:val="000000"/>
                <w:sz w:val="18"/>
                <w:szCs w:val="18"/>
              </w:rPr>
              <w:t>Column 2</w:t>
            </w:r>
            <w:r>
              <w:rPr>
                <w:rFonts w:asciiTheme="minorHAnsi" w:hAnsiTheme="minorHAnsi" w:cstheme="minorHAnsi"/>
                <w:color w:val="000000"/>
                <w:sz w:val="18"/>
                <w:szCs w:val="18"/>
              </w:rPr>
              <w:t xml:space="preserve"> </w:t>
            </w:r>
            <w:r w:rsidRPr="00327D28">
              <w:rPr>
                <w:rFonts w:asciiTheme="minorHAnsi" w:hAnsiTheme="minorHAnsi" w:cstheme="minorHAnsi"/>
                <w:color w:val="000000"/>
                <w:sz w:val="18"/>
                <w:szCs w:val="18"/>
              </w:rPr>
              <w:t>text:</w:t>
            </w:r>
          </w:p>
          <w:p w14:paraId="74249C23" w14:textId="1A8FE0B5" w:rsidR="004943FF" w:rsidRPr="00BD6987" w:rsidRDefault="004943FF" w:rsidP="004943FF">
            <w:pPr>
              <w:tabs>
                <w:tab w:val="left" w:pos="1800"/>
              </w:tabs>
              <w:rPr>
                <w:rFonts w:asciiTheme="minorHAnsi" w:hAnsiTheme="minorHAnsi" w:cstheme="minorHAnsi"/>
                <w:bCs/>
                <w:sz w:val="20"/>
                <w:szCs w:val="20"/>
              </w:rPr>
            </w:pPr>
            <w:r w:rsidRPr="00E46BC7">
              <w:rPr>
                <w:rFonts w:asciiTheme="minorHAnsi" w:hAnsiTheme="minorHAnsi" w:cstheme="minorHAnsi"/>
                <w:color w:val="000000"/>
                <w:sz w:val="18"/>
                <w:szCs w:val="18"/>
              </w:rPr>
              <w:t>Table_Heading_3</w:t>
            </w:r>
          </w:p>
        </w:tc>
      </w:tr>
      <w:tr w:rsidR="004943FF" w:rsidRPr="00BD6987" w14:paraId="7EDD62D4" w14:textId="77777777" w:rsidTr="5DAD8829">
        <w:trPr>
          <w:cantSplit/>
        </w:trPr>
        <w:tc>
          <w:tcPr>
            <w:tcW w:w="1013" w:type="dxa"/>
          </w:tcPr>
          <w:p w14:paraId="12A45172" w14:textId="5C64DD21" w:rsidR="004943FF" w:rsidRPr="00BD6987" w:rsidRDefault="004943FF" w:rsidP="004943FF">
            <w:pPr>
              <w:tabs>
                <w:tab w:val="left" w:pos="1800"/>
              </w:tabs>
              <w:rPr>
                <w:rFonts w:asciiTheme="minorHAnsi" w:hAnsiTheme="minorHAnsi" w:cstheme="minorHAnsi"/>
                <w:b/>
                <w:sz w:val="20"/>
                <w:szCs w:val="20"/>
              </w:rPr>
            </w:pPr>
            <w:r w:rsidRPr="000916A6">
              <w:rPr>
                <w:rFonts w:asciiTheme="minorHAnsi" w:hAnsiTheme="minorHAnsi" w:cstheme="minorHAnsi"/>
                <w:bCs/>
                <w:sz w:val="20"/>
                <w:szCs w:val="20"/>
              </w:rPr>
              <w:lastRenderedPageBreak/>
              <w:t>PLN 1</w:t>
            </w:r>
          </w:p>
        </w:tc>
        <w:tc>
          <w:tcPr>
            <w:tcW w:w="1534" w:type="dxa"/>
          </w:tcPr>
          <w:p w14:paraId="44D52E2C" w14:textId="77777777" w:rsidR="004943FF" w:rsidRPr="00BD6987" w:rsidRDefault="004943FF" w:rsidP="004943FF">
            <w:pPr>
              <w:tabs>
                <w:tab w:val="left" w:pos="1800"/>
              </w:tabs>
              <w:rPr>
                <w:rFonts w:asciiTheme="minorHAnsi" w:hAnsiTheme="minorHAnsi" w:cstheme="minorHAnsi"/>
                <w:b/>
                <w:sz w:val="20"/>
                <w:szCs w:val="20"/>
              </w:rPr>
            </w:pPr>
          </w:p>
        </w:tc>
        <w:tc>
          <w:tcPr>
            <w:tcW w:w="9355" w:type="dxa"/>
          </w:tcPr>
          <w:p w14:paraId="341B9D66" w14:textId="77777777" w:rsidR="004943FF" w:rsidRPr="00C1020A" w:rsidRDefault="004943FF" w:rsidP="004943FF">
            <w:pPr>
              <w:pStyle w:val="Bodycopy"/>
              <w:rPr>
                <w:b/>
                <w:bCs/>
              </w:rPr>
            </w:pPr>
            <w:r w:rsidRPr="00C1020A">
              <w:rPr>
                <w:b/>
                <w:bCs/>
              </w:rPr>
              <w:t>Please note</w:t>
            </w:r>
          </w:p>
          <w:p w14:paraId="41592AD2" w14:textId="5244ED1E" w:rsidR="004943FF" w:rsidRPr="00883A97" w:rsidRDefault="004943FF" w:rsidP="004943FF">
            <w:pPr>
              <w:pStyle w:val="TableBodycopyCOI"/>
              <w:rPr>
                <w:strike/>
              </w:rPr>
            </w:pPr>
            <w:r w:rsidRPr="001E531D">
              <w:t>Payments will appear on your statement as Hollard Insurance Partners/HollardIns</w:t>
            </w:r>
            <w:r>
              <w:t>.</w:t>
            </w:r>
          </w:p>
        </w:tc>
        <w:tc>
          <w:tcPr>
            <w:tcW w:w="1843" w:type="dxa"/>
          </w:tcPr>
          <w:p w14:paraId="14CC9627" w14:textId="102A0A39" w:rsidR="004943FF" w:rsidRPr="00667E82" w:rsidRDefault="004943FF" w:rsidP="004943FF">
            <w:pPr>
              <w:tabs>
                <w:tab w:val="left" w:pos="774"/>
              </w:tabs>
              <w:rPr>
                <w:rFonts w:asciiTheme="minorHAnsi" w:hAnsiTheme="minorHAnsi" w:cstheme="minorHAnsi"/>
                <w:sz w:val="20"/>
              </w:rPr>
            </w:pPr>
            <w:r w:rsidRPr="00667E82">
              <w:rPr>
                <w:rFonts w:asciiTheme="minorHAnsi" w:hAnsiTheme="minorHAnsi" w:cstheme="minorHAnsi"/>
                <w:sz w:val="20"/>
              </w:rPr>
              <w:t>ALWAYS display</w:t>
            </w:r>
          </w:p>
        </w:tc>
        <w:tc>
          <w:tcPr>
            <w:tcW w:w="851" w:type="dxa"/>
          </w:tcPr>
          <w:p w14:paraId="2A14834F" w14:textId="77777777" w:rsidR="004943FF" w:rsidRDefault="004943FF" w:rsidP="004943FF">
            <w:pPr>
              <w:tabs>
                <w:tab w:val="left" w:pos="1800"/>
              </w:tabs>
              <w:rPr>
                <w:rFonts w:asciiTheme="minorHAnsi" w:hAnsiTheme="minorHAnsi" w:cstheme="minorHAnsi"/>
                <w:bCs/>
                <w:sz w:val="20"/>
                <w:szCs w:val="20"/>
              </w:rPr>
            </w:pPr>
            <w:r>
              <w:rPr>
                <w:rFonts w:asciiTheme="minorHAnsi" w:hAnsiTheme="minorHAnsi" w:cstheme="minorHAnsi"/>
                <w:bCs/>
                <w:sz w:val="20"/>
                <w:szCs w:val="20"/>
              </w:rPr>
              <w:t>Heading:</w:t>
            </w:r>
          </w:p>
          <w:p w14:paraId="314BE0E2" w14:textId="77777777" w:rsidR="004943FF" w:rsidRDefault="004943FF" w:rsidP="004943FF">
            <w:pPr>
              <w:tabs>
                <w:tab w:val="left" w:pos="1800"/>
              </w:tabs>
              <w:rPr>
                <w:rFonts w:asciiTheme="minorHAnsi" w:hAnsiTheme="minorHAnsi" w:cstheme="minorHAnsi"/>
                <w:bCs/>
                <w:sz w:val="20"/>
                <w:szCs w:val="20"/>
              </w:rPr>
            </w:pPr>
            <w:r w:rsidRPr="00CE4647">
              <w:rPr>
                <w:rFonts w:asciiTheme="minorHAnsi" w:hAnsiTheme="minorHAnsi" w:cstheme="minorHAnsi"/>
                <w:bCs/>
                <w:sz w:val="20"/>
                <w:szCs w:val="20"/>
              </w:rPr>
              <w:t>Bodycopy_B</w:t>
            </w:r>
          </w:p>
          <w:p w14:paraId="5DAEB862" w14:textId="77777777" w:rsidR="004943FF" w:rsidRDefault="004943FF" w:rsidP="004943FF">
            <w:pPr>
              <w:tabs>
                <w:tab w:val="left" w:pos="1800"/>
              </w:tabs>
              <w:rPr>
                <w:rFonts w:asciiTheme="minorHAnsi" w:hAnsiTheme="minorHAnsi" w:cstheme="minorHAnsi"/>
                <w:bCs/>
                <w:sz w:val="20"/>
                <w:szCs w:val="20"/>
              </w:rPr>
            </w:pPr>
          </w:p>
          <w:p w14:paraId="26858D23" w14:textId="77777777" w:rsidR="004943FF" w:rsidRDefault="004943FF" w:rsidP="004943FF">
            <w:pPr>
              <w:tabs>
                <w:tab w:val="left" w:pos="1800"/>
              </w:tabs>
              <w:rPr>
                <w:rFonts w:asciiTheme="minorHAnsi" w:hAnsiTheme="minorHAnsi" w:cstheme="minorHAnsi"/>
                <w:bCs/>
                <w:sz w:val="20"/>
                <w:szCs w:val="20"/>
              </w:rPr>
            </w:pPr>
            <w:r>
              <w:rPr>
                <w:rFonts w:asciiTheme="minorHAnsi" w:hAnsiTheme="minorHAnsi" w:cstheme="minorHAnsi"/>
                <w:bCs/>
                <w:sz w:val="20"/>
                <w:szCs w:val="20"/>
              </w:rPr>
              <w:t>Body:</w:t>
            </w:r>
          </w:p>
          <w:p w14:paraId="07A9242C" w14:textId="7B8C40C8" w:rsidR="004943FF" w:rsidRPr="00BD6987" w:rsidRDefault="004943FF" w:rsidP="004943FF">
            <w:pPr>
              <w:tabs>
                <w:tab w:val="left" w:pos="1800"/>
              </w:tabs>
              <w:rPr>
                <w:rFonts w:asciiTheme="minorHAnsi" w:hAnsiTheme="minorHAnsi" w:cstheme="minorHAnsi"/>
                <w:bCs/>
                <w:sz w:val="20"/>
                <w:szCs w:val="20"/>
              </w:rPr>
            </w:pPr>
            <w:r w:rsidRPr="00CE4647">
              <w:rPr>
                <w:rFonts w:asciiTheme="minorHAnsi" w:hAnsiTheme="minorHAnsi" w:cstheme="minorHAnsi"/>
                <w:bCs/>
                <w:sz w:val="20"/>
                <w:szCs w:val="20"/>
              </w:rPr>
              <w:t>Table_Bodycopy_COI</w:t>
            </w:r>
          </w:p>
        </w:tc>
      </w:tr>
      <w:tr w:rsidR="004943FF" w:rsidRPr="00BD6987" w14:paraId="30EF4896" w14:textId="77777777" w:rsidTr="5DAD8829">
        <w:trPr>
          <w:cantSplit/>
        </w:trPr>
        <w:tc>
          <w:tcPr>
            <w:tcW w:w="1013" w:type="dxa"/>
          </w:tcPr>
          <w:p w14:paraId="1952F0C5" w14:textId="248427C9" w:rsidR="004943FF" w:rsidRPr="00BD6987" w:rsidRDefault="004943FF" w:rsidP="004943FF">
            <w:pPr>
              <w:tabs>
                <w:tab w:val="left" w:pos="1800"/>
              </w:tabs>
              <w:rPr>
                <w:rFonts w:asciiTheme="minorHAnsi" w:hAnsiTheme="minorHAnsi" w:cstheme="minorHAnsi"/>
                <w:b/>
                <w:sz w:val="20"/>
                <w:szCs w:val="20"/>
              </w:rPr>
            </w:pPr>
            <w:r w:rsidRPr="000916A6">
              <w:rPr>
                <w:rFonts w:asciiTheme="minorHAnsi" w:hAnsiTheme="minorHAnsi" w:cstheme="minorHAnsi"/>
                <w:bCs/>
                <w:sz w:val="20"/>
                <w:szCs w:val="20"/>
              </w:rPr>
              <w:t>WTE 1</w:t>
            </w:r>
          </w:p>
        </w:tc>
        <w:tc>
          <w:tcPr>
            <w:tcW w:w="1534" w:type="dxa"/>
          </w:tcPr>
          <w:p w14:paraId="1DEB63F3" w14:textId="77777777" w:rsidR="004943FF" w:rsidRPr="003419B3" w:rsidRDefault="004943FF" w:rsidP="004943FF">
            <w:pPr>
              <w:tabs>
                <w:tab w:val="left" w:pos="1800"/>
              </w:tabs>
              <w:rPr>
                <w:rFonts w:asciiTheme="minorHAnsi" w:hAnsiTheme="minorHAnsi" w:cstheme="minorHAnsi"/>
                <w:b/>
                <w:sz w:val="20"/>
                <w:szCs w:val="20"/>
              </w:rPr>
            </w:pPr>
          </w:p>
        </w:tc>
        <w:tc>
          <w:tcPr>
            <w:tcW w:w="9355" w:type="dxa"/>
          </w:tcPr>
          <w:p w14:paraId="3B45C4E5" w14:textId="77777777" w:rsidR="004943FF" w:rsidRPr="003419B3" w:rsidRDefault="004943FF" w:rsidP="004943FF">
            <w:pPr>
              <w:pStyle w:val="Bodycopy"/>
              <w:rPr>
                <w:b/>
                <w:bCs/>
              </w:rPr>
            </w:pPr>
            <w:r w:rsidRPr="003419B3">
              <w:rPr>
                <w:b/>
                <w:bCs/>
              </w:rPr>
              <w:t>What to expect at renewal</w:t>
            </w:r>
          </w:p>
          <w:p w14:paraId="7E9F4C12" w14:textId="6FDC406E" w:rsidR="004943FF" w:rsidRPr="003419B3" w:rsidRDefault="004943FF" w:rsidP="004943FF">
            <w:pPr>
              <w:pStyle w:val="TableBodycopyCOI"/>
            </w:pPr>
            <w:r w:rsidRPr="003419B3">
              <w:t>At least 14 days before your renewal date, we will send you a notice advising you if we are offering renewal. If so the</w:t>
            </w:r>
            <w:r w:rsidRPr="003419B3">
              <w:rPr>
                <w:spacing w:val="-12"/>
              </w:rPr>
              <w:t xml:space="preserve"> </w:t>
            </w:r>
            <w:r w:rsidRPr="003419B3">
              <w:t>notice</w:t>
            </w:r>
            <w:r w:rsidRPr="003419B3">
              <w:rPr>
                <w:spacing w:val="-11"/>
              </w:rPr>
              <w:t xml:space="preserve"> </w:t>
            </w:r>
            <w:r w:rsidRPr="003419B3">
              <w:t>will</w:t>
            </w:r>
            <w:r w:rsidRPr="003419B3">
              <w:rPr>
                <w:spacing w:val="-12"/>
              </w:rPr>
              <w:t xml:space="preserve"> </w:t>
            </w:r>
            <w:r w:rsidRPr="003419B3">
              <w:t>set</w:t>
            </w:r>
            <w:r w:rsidRPr="003419B3">
              <w:rPr>
                <w:spacing w:val="-11"/>
              </w:rPr>
              <w:t xml:space="preserve"> </w:t>
            </w:r>
            <w:r w:rsidRPr="003419B3">
              <w:t>out</w:t>
            </w:r>
            <w:r w:rsidRPr="003419B3">
              <w:rPr>
                <w:spacing w:val="-12"/>
              </w:rPr>
              <w:t xml:space="preserve"> </w:t>
            </w:r>
            <w:r w:rsidRPr="003419B3">
              <w:t>the</w:t>
            </w:r>
            <w:r w:rsidRPr="003419B3">
              <w:rPr>
                <w:spacing w:val="-11"/>
              </w:rPr>
              <w:t xml:space="preserve"> </w:t>
            </w:r>
            <w:r w:rsidRPr="003419B3">
              <w:t>proposed</w:t>
            </w:r>
            <w:r w:rsidRPr="003419B3">
              <w:rPr>
                <w:spacing w:val="-12"/>
              </w:rPr>
              <w:t xml:space="preserve"> </w:t>
            </w:r>
            <w:r w:rsidRPr="003419B3">
              <w:t>new</w:t>
            </w:r>
            <w:r w:rsidRPr="003419B3">
              <w:rPr>
                <w:spacing w:val="-11"/>
              </w:rPr>
              <w:t xml:space="preserve"> </w:t>
            </w:r>
            <w:r w:rsidRPr="003419B3">
              <w:t>policy</w:t>
            </w:r>
            <w:r w:rsidRPr="003419B3">
              <w:rPr>
                <w:spacing w:val="-12"/>
              </w:rPr>
              <w:t xml:space="preserve"> </w:t>
            </w:r>
            <w:r w:rsidRPr="003419B3">
              <w:t>terms</w:t>
            </w:r>
            <w:r w:rsidRPr="003419B3">
              <w:rPr>
                <w:spacing w:val="-11"/>
              </w:rPr>
              <w:t xml:space="preserve"> </w:t>
            </w:r>
            <w:r w:rsidRPr="003419B3">
              <w:t>and</w:t>
            </w:r>
            <w:r w:rsidRPr="003419B3">
              <w:rPr>
                <w:spacing w:val="-12"/>
              </w:rPr>
              <w:t xml:space="preserve"> </w:t>
            </w:r>
            <w:r w:rsidRPr="003419B3">
              <w:t>premium.</w:t>
            </w:r>
          </w:p>
          <w:p w14:paraId="6A662576" w14:textId="77777777" w:rsidR="004943FF" w:rsidRPr="003419B3" w:rsidRDefault="004943FF" w:rsidP="004943FF">
            <w:pPr>
              <w:pStyle w:val="TableBodycopy"/>
              <w:rPr>
                <w:rFonts w:asciiTheme="minorHAnsi" w:hAnsiTheme="minorHAnsi" w:cstheme="minorBidi"/>
                <w:b/>
                <w:bCs/>
                <w:sz w:val="22"/>
                <w:szCs w:val="22"/>
              </w:rPr>
            </w:pPr>
          </w:p>
        </w:tc>
        <w:tc>
          <w:tcPr>
            <w:tcW w:w="1843" w:type="dxa"/>
          </w:tcPr>
          <w:p w14:paraId="7FB3020D" w14:textId="67372D98" w:rsidR="004943FF" w:rsidRPr="003419B3" w:rsidRDefault="004943FF" w:rsidP="004943FF">
            <w:pPr>
              <w:tabs>
                <w:tab w:val="left" w:pos="774"/>
              </w:tabs>
              <w:rPr>
                <w:rFonts w:asciiTheme="minorHAnsi" w:eastAsiaTheme="minorEastAsia" w:hAnsiTheme="minorHAnsi"/>
                <w:sz w:val="20"/>
                <w:szCs w:val="20"/>
              </w:rPr>
            </w:pPr>
            <w:r w:rsidRPr="003419B3">
              <w:rPr>
                <w:rFonts w:asciiTheme="minorHAnsi" w:hAnsiTheme="minorHAnsi" w:cstheme="minorHAnsi"/>
                <w:b/>
                <w:bCs/>
                <w:sz w:val="20"/>
                <w:szCs w:val="20"/>
              </w:rPr>
              <w:t xml:space="preserve">IF </w:t>
            </w:r>
            <w:r w:rsidRPr="003419B3">
              <w:rPr>
                <w:rFonts w:asciiTheme="minorHAnsi" w:hAnsiTheme="minorHAnsi" w:cstheme="minorHAnsi"/>
                <w:sz w:val="20"/>
                <w:szCs w:val="20"/>
              </w:rPr>
              <w:t xml:space="preserve">&lt;DocumentSubType&gt; = “New Business” </w:t>
            </w:r>
            <w:r w:rsidRPr="003419B3">
              <w:rPr>
                <w:rFonts w:asciiTheme="minorHAnsi" w:hAnsiTheme="minorHAnsi" w:cstheme="minorHAnsi"/>
                <w:b/>
                <w:bCs/>
                <w:sz w:val="20"/>
                <w:szCs w:val="20"/>
              </w:rPr>
              <w:t>OR “</w:t>
            </w:r>
            <w:r w:rsidRPr="003419B3">
              <w:rPr>
                <w:rFonts w:asciiTheme="minorHAnsi" w:eastAsiaTheme="minorEastAsia" w:hAnsiTheme="minorHAnsi"/>
                <w:sz w:val="20"/>
                <w:szCs w:val="20"/>
              </w:rPr>
              <w:t>Endorsement”</w:t>
            </w:r>
          </w:p>
          <w:p w14:paraId="6AEA7018" w14:textId="32FADF2E" w:rsidR="004943FF" w:rsidRPr="003419B3" w:rsidRDefault="004943FF" w:rsidP="004943FF">
            <w:pPr>
              <w:tabs>
                <w:tab w:val="left" w:pos="774"/>
              </w:tabs>
              <w:rPr>
                <w:rFonts w:asciiTheme="minorHAnsi" w:eastAsiaTheme="minorEastAsia" w:hAnsiTheme="minorHAnsi"/>
                <w:b/>
                <w:bCs/>
                <w:sz w:val="20"/>
                <w:szCs w:val="20"/>
              </w:rPr>
            </w:pPr>
            <w:r w:rsidRPr="003419B3">
              <w:rPr>
                <w:rFonts w:asciiTheme="minorHAnsi" w:eastAsiaTheme="minorEastAsia" w:hAnsiTheme="minorHAnsi"/>
                <w:b/>
                <w:bCs/>
                <w:sz w:val="20"/>
                <w:szCs w:val="20"/>
              </w:rPr>
              <w:t>AND</w:t>
            </w:r>
          </w:p>
          <w:p w14:paraId="2A72D2CD" w14:textId="6E38D11D" w:rsidR="004943FF" w:rsidRPr="003419B3" w:rsidRDefault="004943FF" w:rsidP="004943FF">
            <w:pPr>
              <w:tabs>
                <w:tab w:val="left" w:pos="774"/>
              </w:tabs>
              <w:rPr>
                <w:rFonts w:asciiTheme="minorHAnsi" w:hAnsiTheme="minorHAnsi" w:cstheme="minorHAnsi"/>
                <w:bCs/>
                <w:sz w:val="20"/>
              </w:rPr>
            </w:pPr>
            <w:r w:rsidRPr="003419B3">
              <w:rPr>
                <w:rFonts w:asciiTheme="minorHAnsi" w:hAnsiTheme="minorHAnsi" w:cstheme="minorHAnsi"/>
                <w:bCs/>
                <w:sz w:val="20"/>
              </w:rPr>
              <w:t>&lt;RenewalTypeCode&gt;</w:t>
            </w:r>
          </w:p>
          <w:p w14:paraId="19BE1763" w14:textId="17F8DBAF" w:rsidR="004943FF" w:rsidRPr="003419B3" w:rsidRDefault="004943FF" w:rsidP="004943FF">
            <w:pPr>
              <w:tabs>
                <w:tab w:val="left" w:pos="774"/>
              </w:tabs>
              <w:rPr>
                <w:rFonts w:asciiTheme="minorHAnsi" w:eastAsiaTheme="minorEastAsia" w:hAnsiTheme="minorHAnsi"/>
                <w:b/>
                <w:bCs/>
                <w:sz w:val="20"/>
                <w:szCs w:val="20"/>
              </w:rPr>
            </w:pPr>
            <w:r w:rsidRPr="003419B3">
              <w:rPr>
                <w:rFonts w:asciiTheme="minorHAnsi" w:hAnsiTheme="minorHAnsi" w:cstheme="minorHAnsi"/>
                <w:bCs/>
                <w:sz w:val="20"/>
              </w:rPr>
              <w:t>=</w:t>
            </w:r>
            <w:r w:rsidRPr="003419B3">
              <w:t xml:space="preserve"> “</w:t>
            </w:r>
            <w:r w:rsidRPr="003419B3">
              <w:rPr>
                <w:rFonts w:asciiTheme="minorHAnsi" w:hAnsiTheme="minorHAnsi" w:cstheme="minorHAnsi"/>
                <w:bCs/>
                <w:sz w:val="20"/>
              </w:rPr>
              <w:t>1|AutoRenewal”</w:t>
            </w:r>
          </w:p>
          <w:p w14:paraId="6BB804F1" w14:textId="1162A6DC" w:rsidR="004943FF" w:rsidRPr="003419B3" w:rsidRDefault="004943FF" w:rsidP="004943FF">
            <w:pPr>
              <w:tabs>
                <w:tab w:val="left" w:pos="774"/>
              </w:tabs>
              <w:rPr>
                <w:rFonts w:asciiTheme="minorHAnsi" w:hAnsiTheme="minorHAnsi" w:cstheme="minorHAnsi"/>
                <w:sz w:val="20"/>
              </w:rPr>
            </w:pPr>
            <w:r w:rsidRPr="003419B3">
              <w:rPr>
                <w:rFonts w:asciiTheme="minorHAnsi" w:hAnsiTheme="minorHAnsi" w:cstheme="minorHAnsi"/>
                <w:b/>
                <w:bCs/>
                <w:sz w:val="20"/>
                <w:szCs w:val="20"/>
              </w:rPr>
              <w:t>THEN</w:t>
            </w:r>
            <w:r w:rsidRPr="003419B3">
              <w:rPr>
                <w:rFonts w:asciiTheme="minorHAnsi" w:hAnsiTheme="minorHAnsi" w:cstheme="minorHAnsi"/>
                <w:sz w:val="20"/>
                <w:szCs w:val="20"/>
              </w:rPr>
              <w:t xml:space="preserve"> display</w:t>
            </w:r>
          </w:p>
        </w:tc>
        <w:tc>
          <w:tcPr>
            <w:tcW w:w="851" w:type="dxa"/>
          </w:tcPr>
          <w:p w14:paraId="51BB604E" w14:textId="77777777" w:rsidR="004943FF" w:rsidRPr="003419B3" w:rsidRDefault="004943FF" w:rsidP="004943FF">
            <w:pPr>
              <w:tabs>
                <w:tab w:val="left" w:pos="1800"/>
              </w:tabs>
              <w:rPr>
                <w:rFonts w:asciiTheme="minorHAnsi" w:hAnsiTheme="minorHAnsi" w:cstheme="minorHAnsi"/>
                <w:bCs/>
                <w:sz w:val="20"/>
                <w:szCs w:val="20"/>
              </w:rPr>
            </w:pPr>
            <w:r w:rsidRPr="003419B3">
              <w:rPr>
                <w:rFonts w:asciiTheme="minorHAnsi" w:hAnsiTheme="minorHAnsi" w:cstheme="minorHAnsi"/>
                <w:bCs/>
                <w:sz w:val="20"/>
                <w:szCs w:val="20"/>
              </w:rPr>
              <w:t>Heading:</w:t>
            </w:r>
          </w:p>
          <w:p w14:paraId="1C6A702C" w14:textId="77777777" w:rsidR="004943FF" w:rsidRPr="003419B3" w:rsidRDefault="004943FF" w:rsidP="004943FF">
            <w:pPr>
              <w:tabs>
                <w:tab w:val="left" w:pos="1800"/>
              </w:tabs>
              <w:rPr>
                <w:rFonts w:asciiTheme="minorHAnsi" w:hAnsiTheme="minorHAnsi" w:cstheme="minorHAnsi"/>
                <w:bCs/>
                <w:sz w:val="20"/>
                <w:szCs w:val="20"/>
              </w:rPr>
            </w:pPr>
            <w:r w:rsidRPr="003419B3">
              <w:rPr>
                <w:rFonts w:asciiTheme="minorHAnsi" w:hAnsiTheme="minorHAnsi" w:cstheme="minorHAnsi"/>
                <w:bCs/>
                <w:sz w:val="20"/>
                <w:szCs w:val="20"/>
              </w:rPr>
              <w:t>Bodycopy_B</w:t>
            </w:r>
          </w:p>
          <w:p w14:paraId="3A5E07AD" w14:textId="77777777" w:rsidR="004943FF" w:rsidRPr="003419B3" w:rsidRDefault="004943FF" w:rsidP="004943FF">
            <w:pPr>
              <w:tabs>
                <w:tab w:val="left" w:pos="1800"/>
              </w:tabs>
              <w:rPr>
                <w:rFonts w:asciiTheme="minorHAnsi" w:hAnsiTheme="minorHAnsi" w:cstheme="minorHAnsi"/>
                <w:bCs/>
                <w:sz w:val="20"/>
                <w:szCs w:val="20"/>
              </w:rPr>
            </w:pPr>
          </w:p>
          <w:p w14:paraId="44593A75" w14:textId="77777777" w:rsidR="004943FF" w:rsidRPr="003419B3" w:rsidRDefault="004943FF" w:rsidP="004943FF">
            <w:pPr>
              <w:tabs>
                <w:tab w:val="left" w:pos="1800"/>
              </w:tabs>
              <w:rPr>
                <w:rFonts w:asciiTheme="minorHAnsi" w:hAnsiTheme="minorHAnsi" w:cstheme="minorHAnsi"/>
                <w:bCs/>
                <w:sz w:val="20"/>
                <w:szCs w:val="20"/>
              </w:rPr>
            </w:pPr>
            <w:r w:rsidRPr="003419B3">
              <w:rPr>
                <w:rFonts w:asciiTheme="minorHAnsi" w:hAnsiTheme="minorHAnsi" w:cstheme="minorHAnsi"/>
                <w:bCs/>
                <w:sz w:val="20"/>
                <w:szCs w:val="20"/>
              </w:rPr>
              <w:t>Body:</w:t>
            </w:r>
          </w:p>
          <w:p w14:paraId="0DA29308" w14:textId="2E2486B4" w:rsidR="004943FF" w:rsidRPr="003419B3" w:rsidRDefault="004943FF" w:rsidP="004943FF">
            <w:pPr>
              <w:tabs>
                <w:tab w:val="left" w:pos="1800"/>
              </w:tabs>
              <w:rPr>
                <w:rFonts w:asciiTheme="minorHAnsi" w:hAnsiTheme="minorHAnsi" w:cstheme="minorHAnsi"/>
                <w:bCs/>
                <w:sz w:val="20"/>
                <w:szCs w:val="20"/>
              </w:rPr>
            </w:pPr>
            <w:r w:rsidRPr="003419B3">
              <w:rPr>
                <w:rFonts w:asciiTheme="minorHAnsi" w:hAnsiTheme="minorHAnsi" w:cstheme="minorHAnsi"/>
                <w:bCs/>
                <w:sz w:val="20"/>
                <w:szCs w:val="20"/>
              </w:rPr>
              <w:t>Table_Bodycopy_COI</w:t>
            </w:r>
          </w:p>
        </w:tc>
      </w:tr>
      <w:tr w:rsidR="004943FF" w:rsidRPr="00BD6987" w14:paraId="680396EA" w14:textId="77777777" w:rsidTr="5DAD8829">
        <w:trPr>
          <w:cantSplit/>
        </w:trPr>
        <w:tc>
          <w:tcPr>
            <w:tcW w:w="1013" w:type="dxa"/>
          </w:tcPr>
          <w:p w14:paraId="56E8E05B" w14:textId="7CF719F7" w:rsidR="004943FF" w:rsidRPr="00BD6987" w:rsidRDefault="004943FF" w:rsidP="004943FF">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lastRenderedPageBreak/>
              <w:t xml:space="preserve">WTE </w:t>
            </w:r>
            <w:r>
              <w:rPr>
                <w:rFonts w:asciiTheme="minorHAnsi" w:hAnsiTheme="minorHAnsi" w:cstheme="minorHAnsi"/>
                <w:bCs/>
                <w:sz w:val="20"/>
                <w:szCs w:val="20"/>
              </w:rPr>
              <w:t>2</w:t>
            </w:r>
          </w:p>
        </w:tc>
        <w:tc>
          <w:tcPr>
            <w:tcW w:w="1534" w:type="dxa"/>
          </w:tcPr>
          <w:p w14:paraId="3EF3ED3B" w14:textId="77777777" w:rsidR="004943FF" w:rsidRPr="00BD6987" w:rsidRDefault="004943FF" w:rsidP="004943FF">
            <w:pPr>
              <w:tabs>
                <w:tab w:val="left" w:pos="1800"/>
              </w:tabs>
              <w:rPr>
                <w:rFonts w:asciiTheme="minorHAnsi" w:hAnsiTheme="minorHAnsi" w:cstheme="minorHAnsi"/>
                <w:b/>
                <w:sz w:val="20"/>
                <w:szCs w:val="20"/>
              </w:rPr>
            </w:pPr>
          </w:p>
        </w:tc>
        <w:tc>
          <w:tcPr>
            <w:tcW w:w="9355" w:type="dxa"/>
          </w:tcPr>
          <w:p w14:paraId="2EE0D909" w14:textId="6E6E0FC5" w:rsidR="004943FF" w:rsidRPr="003419B3" w:rsidRDefault="004943FF" w:rsidP="004943FF">
            <w:pPr>
              <w:pStyle w:val="Bodycopy"/>
              <w:rPr>
                <w:b/>
                <w:bCs/>
              </w:rPr>
            </w:pPr>
            <w:r w:rsidRPr="003419B3">
              <w:t xml:space="preserve"> </w:t>
            </w:r>
            <w:commentRangeStart w:id="11060"/>
            <w:r w:rsidRPr="003419B3">
              <w:t xml:space="preserve">If no changes are required </w:t>
            </w:r>
            <w:r w:rsidRPr="009951D0">
              <w:t>to your policy</w:t>
            </w:r>
            <w:commentRangeStart w:id="11061"/>
            <w:commentRangeStart w:id="11062"/>
            <w:r w:rsidRPr="003419B3">
              <w:t>,</w:t>
            </w:r>
            <w:commentRangeEnd w:id="11061"/>
            <w:r w:rsidRPr="003419B3">
              <w:rPr>
                <w:rStyle w:val="CommentReference"/>
                <w:sz w:val="20"/>
                <w:szCs w:val="24"/>
              </w:rPr>
              <w:commentReference w:id="11061"/>
            </w:r>
            <w:commentRangeEnd w:id="11062"/>
            <w:r w:rsidRPr="003419B3">
              <w:rPr>
                <w:rStyle w:val="CommentReference"/>
                <w:sz w:val="20"/>
                <w:szCs w:val="24"/>
              </w:rPr>
              <w:commentReference w:id="11062"/>
            </w:r>
            <w:r w:rsidRPr="003419B3">
              <w:t xml:space="preserve"> and your premium payments are up to date, you do not need to do anything - your policy will automatically renew.</w:t>
            </w:r>
            <w:commentRangeEnd w:id="11060"/>
            <w:r w:rsidRPr="003419B3">
              <w:rPr>
                <w:rStyle w:val="CommentReference"/>
                <w:b/>
                <w:bCs/>
                <w:sz w:val="20"/>
                <w:szCs w:val="24"/>
              </w:rPr>
              <w:commentReference w:id="11060"/>
            </w:r>
          </w:p>
        </w:tc>
        <w:tc>
          <w:tcPr>
            <w:tcW w:w="1843" w:type="dxa"/>
          </w:tcPr>
          <w:p w14:paraId="42276F5D" w14:textId="77777777" w:rsidR="004943FF" w:rsidRPr="003419B3" w:rsidRDefault="004943FF" w:rsidP="004943FF">
            <w:pPr>
              <w:tabs>
                <w:tab w:val="left" w:pos="774"/>
              </w:tabs>
              <w:rPr>
                <w:rFonts w:asciiTheme="minorHAnsi" w:hAnsiTheme="minorHAnsi" w:cstheme="minorHAnsi"/>
                <w:b/>
                <w:bCs/>
                <w:sz w:val="20"/>
                <w:szCs w:val="20"/>
              </w:rPr>
            </w:pPr>
            <w:r w:rsidRPr="003419B3">
              <w:rPr>
                <w:rFonts w:asciiTheme="minorHAnsi" w:hAnsiTheme="minorHAnsi" w:cstheme="minorHAnsi"/>
                <w:b/>
                <w:bCs/>
                <w:sz w:val="20"/>
                <w:szCs w:val="20"/>
              </w:rPr>
              <w:t>IF</w:t>
            </w:r>
          </w:p>
          <w:p w14:paraId="4D6C7BC7" w14:textId="77777777" w:rsidR="004943FF" w:rsidRPr="003419B3" w:rsidRDefault="004943FF" w:rsidP="004943FF">
            <w:pPr>
              <w:tabs>
                <w:tab w:val="left" w:pos="774"/>
              </w:tabs>
              <w:rPr>
                <w:rFonts w:asciiTheme="minorHAnsi" w:eastAsiaTheme="minorEastAsia" w:hAnsiTheme="minorHAnsi"/>
                <w:sz w:val="20"/>
                <w:szCs w:val="20"/>
              </w:rPr>
            </w:pPr>
            <w:r w:rsidRPr="003419B3">
              <w:rPr>
                <w:rFonts w:asciiTheme="minorHAnsi" w:hAnsiTheme="minorHAnsi" w:cstheme="minorHAnsi"/>
                <w:sz w:val="20"/>
                <w:szCs w:val="20"/>
              </w:rPr>
              <w:t xml:space="preserve">&lt;DocumentSubType&gt; = “New Business” </w:t>
            </w:r>
            <w:r w:rsidRPr="003419B3">
              <w:rPr>
                <w:rFonts w:asciiTheme="minorHAnsi" w:hAnsiTheme="minorHAnsi" w:cstheme="minorHAnsi"/>
                <w:b/>
                <w:bCs/>
                <w:sz w:val="20"/>
                <w:szCs w:val="20"/>
              </w:rPr>
              <w:t>OR “</w:t>
            </w:r>
            <w:r w:rsidRPr="003419B3">
              <w:rPr>
                <w:rFonts w:asciiTheme="minorHAnsi" w:eastAsiaTheme="minorEastAsia" w:hAnsiTheme="minorHAnsi"/>
                <w:sz w:val="20"/>
                <w:szCs w:val="20"/>
              </w:rPr>
              <w:t>Endorsement”</w:t>
            </w:r>
          </w:p>
          <w:p w14:paraId="55D556DC" w14:textId="77777777" w:rsidR="004943FF" w:rsidRPr="003419B3" w:rsidRDefault="004943FF" w:rsidP="004943FF">
            <w:pPr>
              <w:tabs>
                <w:tab w:val="left" w:pos="774"/>
              </w:tabs>
              <w:rPr>
                <w:rFonts w:asciiTheme="minorHAnsi" w:eastAsiaTheme="minorEastAsia" w:hAnsiTheme="minorHAnsi"/>
                <w:b/>
                <w:bCs/>
                <w:sz w:val="20"/>
                <w:szCs w:val="20"/>
              </w:rPr>
            </w:pPr>
            <w:r w:rsidRPr="003419B3">
              <w:rPr>
                <w:rFonts w:asciiTheme="minorHAnsi" w:eastAsiaTheme="minorEastAsia" w:hAnsiTheme="minorHAnsi"/>
                <w:b/>
                <w:bCs/>
                <w:sz w:val="20"/>
                <w:szCs w:val="20"/>
              </w:rPr>
              <w:t>AND</w:t>
            </w:r>
          </w:p>
          <w:p w14:paraId="74722064" w14:textId="77777777" w:rsidR="004943FF" w:rsidRPr="003419B3" w:rsidRDefault="004943FF" w:rsidP="004943FF">
            <w:pPr>
              <w:tabs>
                <w:tab w:val="left" w:pos="774"/>
              </w:tabs>
              <w:rPr>
                <w:rFonts w:asciiTheme="minorHAnsi" w:hAnsiTheme="minorHAnsi" w:cstheme="minorHAnsi"/>
                <w:bCs/>
                <w:sz w:val="20"/>
              </w:rPr>
            </w:pPr>
            <w:r w:rsidRPr="003419B3">
              <w:rPr>
                <w:rFonts w:asciiTheme="minorHAnsi" w:hAnsiTheme="minorHAnsi" w:cstheme="minorHAnsi"/>
                <w:bCs/>
                <w:sz w:val="20"/>
              </w:rPr>
              <w:t>&lt;RenewalTypeCode&gt;</w:t>
            </w:r>
          </w:p>
          <w:p w14:paraId="5951A0CD" w14:textId="77777777" w:rsidR="004943FF" w:rsidRPr="003419B3" w:rsidRDefault="004943FF" w:rsidP="004943FF">
            <w:pPr>
              <w:tabs>
                <w:tab w:val="left" w:pos="774"/>
              </w:tabs>
              <w:rPr>
                <w:rFonts w:asciiTheme="minorHAnsi" w:eastAsiaTheme="minorEastAsia" w:hAnsiTheme="minorHAnsi"/>
                <w:b/>
                <w:bCs/>
                <w:sz w:val="20"/>
                <w:szCs w:val="20"/>
              </w:rPr>
            </w:pPr>
            <w:r w:rsidRPr="003419B3">
              <w:rPr>
                <w:rFonts w:asciiTheme="minorHAnsi" w:hAnsiTheme="minorHAnsi" w:cstheme="minorHAnsi"/>
                <w:bCs/>
                <w:sz w:val="20"/>
              </w:rPr>
              <w:t>=</w:t>
            </w:r>
            <w:r w:rsidRPr="003419B3">
              <w:t xml:space="preserve"> “</w:t>
            </w:r>
            <w:r w:rsidRPr="003419B3">
              <w:rPr>
                <w:rFonts w:asciiTheme="minorHAnsi" w:hAnsiTheme="minorHAnsi" w:cstheme="minorHAnsi"/>
                <w:bCs/>
                <w:sz w:val="20"/>
              </w:rPr>
              <w:t>1|AutoRenewal”</w:t>
            </w:r>
          </w:p>
          <w:p w14:paraId="4C7AB0AF" w14:textId="7A76405A" w:rsidR="004943FF" w:rsidRPr="003419B3" w:rsidRDefault="004943FF" w:rsidP="004943FF">
            <w:pPr>
              <w:tabs>
                <w:tab w:val="left" w:pos="774"/>
              </w:tabs>
              <w:rPr>
                <w:rFonts w:asciiTheme="minorHAnsi" w:hAnsiTheme="minorHAnsi" w:cstheme="minorHAnsi"/>
                <w:b/>
                <w:bCs/>
                <w:sz w:val="20"/>
                <w:szCs w:val="20"/>
              </w:rPr>
            </w:pPr>
            <w:r w:rsidRPr="003419B3">
              <w:rPr>
                <w:rFonts w:asciiTheme="minorHAnsi" w:hAnsiTheme="minorHAnsi" w:cstheme="minorHAnsi"/>
                <w:b/>
                <w:bCs/>
                <w:sz w:val="20"/>
                <w:szCs w:val="20"/>
              </w:rPr>
              <w:t>AND</w:t>
            </w:r>
          </w:p>
          <w:p w14:paraId="317B482A" w14:textId="74BC6B12" w:rsidR="004943FF" w:rsidRPr="003419B3" w:rsidRDefault="004943FF" w:rsidP="004943FF">
            <w:pPr>
              <w:tabs>
                <w:tab w:val="left" w:pos="774"/>
              </w:tabs>
              <w:rPr>
                <w:rFonts w:asciiTheme="minorHAnsi" w:hAnsiTheme="minorHAnsi" w:cstheme="minorHAnsi"/>
                <w:b/>
                <w:bCs/>
                <w:sz w:val="20"/>
                <w:szCs w:val="20"/>
              </w:rPr>
            </w:pPr>
            <w:r w:rsidRPr="009951D0">
              <w:rPr>
                <w:rFonts w:asciiTheme="minorHAnsi" w:hAnsiTheme="minorHAnsi" w:cstheme="minorHAnsi"/>
                <w:sz w:val="20"/>
                <w:szCs w:val="20"/>
              </w:rPr>
              <w:t xml:space="preserve">&lt;PaymentMethodCode&gt; </w:t>
            </w:r>
            <w:r w:rsidRPr="003419B3">
              <w:rPr>
                <w:rFonts w:asciiTheme="minorHAnsi" w:hAnsiTheme="minorHAnsi" w:cstheme="minorHAnsi"/>
                <w:sz w:val="20"/>
                <w:szCs w:val="20"/>
              </w:rPr>
              <w:t>!</w:t>
            </w:r>
            <w:r w:rsidRPr="009951D0">
              <w:rPr>
                <w:rFonts w:asciiTheme="minorHAnsi" w:hAnsiTheme="minorHAnsi" w:cstheme="minorHAnsi"/>
                <w:sz w:val="20"/>
                <w:szCs w:val="20"/>
              </w:rPr>
              <w:t>= INV</w:t>
            </w:r>
          </w:p>
          <w:p w14:paraId="4276DEF5" w14:textId="16CA95A1" w:rsidR="004943FF" w:rsidRPr="003419B3" w:rsidRDefault="004943FF" w:rsidP="004943FF">
            <w:pPr>
              <w:tabs>
                <w:tab w:val="left" w:pos="774"/>
              </w:tabs>
              <w:rPr>
                <w:rFonts w:asciiTheme="minorHAnsi" w:hAnsiTheme="minorHAnsi" w:cstheme="minorHAnsi"/>
                <w:b/>
                <w:bCs/>
                <w:sz w:val="20"/>
                <w:szCs w:val="20"/>
              </w:rPr>
            </w:pPr>
            <w:r w:rsidRPr="003419B3">
              <w:rPr>
                <w:rFonts w:asciiTheme="minorHAnsi" w:hAnsiTheme="minorHAnsi" w:cstheme="minorHAnsi"/>
                <w:b/>
                <w:bCs/>
                <w:sz w:val="20"/>
                <w:szCs w:val="20"/>
              </w:rPr>
              <w:t xml:space="preserve">THEN display </w:t>
            </w:r>
            <w:r w:rsidRPr="009951D0">
              <w:rPr>
                <w:rFonts w:asciiTheme="minorHAnsi" w:hAnsiTheme="minorHAnsi" w:cstheme="minorHAnsi"/>
                <w:sz w:val="20"/>
                <w:szCs w:val="20"/>
              </w:rPr>
              <w:t>“If no changes are required, and your premium payments are up to date, you do not need to do anything - your policy will automatically renew.”</w:t>
            </w:r>
          </w:p>
          <w:p w14:paraId="02F2F7A1" w14:textId="31C0B6CD" w:rsidR="004943FF" w:rsidRPr="003419B3" w:rsidRDefault="004943FF" w:rsidP="004943FF">
            <w:pPr>
              <w:tabs>
                <w:tab w:val="left" w:pos="774"/>
              </w:tabs>
              <w:rPr>
                <w:rFonts w:asciiTheme="minorHAnsi" w:hAnsiTheme="minorHAnsi" w:cstheme="minorHAnsi"/>
                <w:b/>
                <w:bCs/>
                <w:sz w:val="20"/>
                <w:szCs w:val="20"/>
              </w:rPr>
            </w:pPr>
            <w:r w:rsidRPr="003419B3">
              <w:rPr>
                <w:rFonts w:asciiTheme="minorHAnsi" w:hAnsiTheme="minorHAnsi" w:cstheme="minorHAnsi"/>
                <w:b/>
                <w:bCs/>
                <w:sz w:val="20"/>
                <w:szCs w:val="20"/>
              </w:rPr>
              <w:t>ELSE Do Not display</w:t>
            </w:r>
          </w:p>
        </w:tc>
        <w:tc>
          <w:tcPr>
            <w:tcW w:w="851" w:type="dxa"/>
          </w:tcPr>
          <w:p w14:paraId="3E12884C" w14:textId="77777777" w:rsidR="004943FF" w:rsidRPr="003419B3" w:rsidRDefault="004943FF" w:rsidP="004943FF">
            <w:pPr>
              <w:tabs>
                <w:tab w:val="left" w:pos="1800"/>
              </w:tabs>
              <w:rPr>
                <w:rFonts w:asciiTheme="minorHAnsi" w:hAnsiTheme="minorHAnsi" w:cstheme="minorHAnsi"/>
                <w:bCs/>
                <w:sz w:val="20"/>
                <w:szCs w:val="20"/>
              </w:rPr>
            </w:pPr>
          </w:p>
        </w:tc>
      </w:tr>
      <w:tr w:rsidR="004943FF" w:rsidRPr="00BD6987" w14:paraId="6786CEA8" w14:textId="77777777" w:rsidTr="5DAD8829">
        <w:trPr>
          <w:cantSplit/>
        </w:trPr>
        <w:tc>
          <w:tcPr>
            <w:tcW w:w="1013" w:type="dxa"/>
          </w:tcPr>
          <w:p w14:paraId="04F33EE1" w14:textId="2EAC11AB" w:rsidR="004943FF" w:rsidRPr="00BD6987" w:rsidRDefault="004943FF" w:rsidP="004943FF">
            <w:pPr>
              <w:tabs>
                <w:tab w:val="left" w:pos="1800"/>
              </w:tabs>
              <w:rPr>
                <w:rFonts w:asciiTheme="minorHAnsi" w:hAnsiTheme="minorHAnsi" w:cstheme="minorHAnsi"/>
                <w:b/>
                <w:sz w:val="20"/>
                <w:szCs w:val="20"/>
              </w:rPr>
            </w:pPr>
            <w:r w:rsidRPr="00792974">
              <w:rPr>
                <w:rFonts w:asciiTheme="minorHAnsi" w:hAnsiTheme="minorHAnsi" w:cstheme="minorHAnsi"/>
                <w:bCs/>
                <w:sz w:val="20"/>
                <w:szCs w:val="20"/>
              </w:rPr>
              <w:t xml:space="preserve">WTE </w:t>
            </w:r>
            <w:r>
              <w:rPr>
                <w:rFonts w:asciiTheme="minorHAnsi" w:hAnsiTheme="minorHAnsi" w:cstheme="minorHAnsi"/>
                <w:bCs/>
                <w:sz w:val="20"/>
                <w:szCs w:val="20"/>
              </w:rPr>
              <w:t>3</w:t>
            </w:r>
          </w:p>
        </w:tc>
        <w:tc>
          <w:tcPr>
            <w:tcW w:w="1534" w:type="dxa"/>
          </w:tcPr>
          <w:p w14:paraId="02C0023A" w14:textId="77777777" w:rsidR="004943FF" w:rsidRPr="00BD6987" w:rsidRDefault="004943FF" w:rsidP="004943FF">
            <w:pPr>
              <w:tabs>
                <w:tab w:val="left" w:pos="1800"/>
              </w:tabs>
              <w:rPr>
                <w:rFonts w:asciiTheme="minorHAnsi" w:hAnsiTheme="minorHAnsi" w:cstheme="minorHAnsi"/>
                <w:b/>
                <w:sz w:val="20"/>
                <w:szCs w:val="20"/>
              </w:rPr>
            </w:pPr>
          </w:p>
        </w:tc>
        <w:tc>
          <w:tcPr>
            <w:tcW w:w="9355" w:type="dxa"/>
          </w:tcPr>
          <w:p w14:paraId="7AF7576B" w14:textId="77777777" w:rsidR="004943FF" w:rsidRPr="0000065F" w:rsidRDefault="004943FF" w:rsidP="004943FF">
            <w:pPr>
              <w:pStyle w:val="Bodycopy"/>
              <w:rPr>
                <w:b/>
                <w:bCs/>
              </w:rPr>
            </w:pPr>
            <w:commentRangeStart w:id="11064"/>
            <w:commentRangeStart w:id="11065"/>
            <w:commentRangeStart w:id="11066"/>
            <w:r w:rsidRPr="0000065F">
              <w:rPr>
                <w:b/>
                <w:bCs/>
              </w:rPr>
              <w:t>What to expect at renewal</w:t>
            </w:r>
          </w:p>
          <w:p w14:paraId="1B221F4C" w14:textId="591C311E" w:rsidR="004943FF" w:rsidRPr="0000065F" w:rsidRDefault="004943FF" w:rsidP="004943FF">
            <w:pPr>
              <w:pStyle w:val="TableBodycopyCOI"/>
              <w:rPr>
                <w:b/>
                <w:bCs/>
                <w:sz w:val="22"/>
                <w:szCs w:val="22"/>
              </w:rPr>
            </w:pPr>
            <w:r w:rsidRPr="0000065F">
              <w:t>At least 14 days before your renewal date, we will send you a notice advising you if we are offering renewal. If so the notice will provide the offer of renewal and advise you to call us if you'd like to proceed with the renewal. If you don’t contact us, your policy will cancel</w:t>
            </w:r>
            <w:commentRangeStart w:id="11067"/>
            <w:commentRangeStart w:id="11068"/>
            <w:commentRangeEnd w:id="11067"/>
            <w:r w:rsidRPr="0000065F">
              <w:rPr>
                <w:rStyle w:val="CommentReference"/>
                <w:sz w:val="18"/>
                <w:szCs w:val="18"/>
              </w:rPr>
              <w:commentReference w:id="11067"/>
            </w:r>
            <w:commentRangeEnd w:id="11068"/>
            <w:r w:rsidRPr="0000065F">
              <w:rPr>
                <w:rStyle w:val="CommentReference"/>
                <w:sz w:val="18"/>
                <w:szCs w:val="18"/>
              </w:rPr>
              <w:commentReference w:id="11068"/>
            </w:r>
            <w:r w:rsidRPr="0000065F">
              <w:t>.</w:t>
            </w:r>
            <w:commentRangeStart w:id="11069"/>
            <w:commentRangeStart w:id="11070"/>
            <w:commentRangeEnd w:id="11064"/>
            <w:r w:rsidRPr="0000065F">
              <w:rPr>
                <w:rStyle w:val="CommentReference"/>
                <w:b/>
                <w:bCs/>
                <w:sz w:val="22"/>
                <w:szCs w:val="22"/>
              </w:rPr>
              <w:commentReference w:id="11064"/>
            </w:r>
            <w:commentRangeEnd w:id="11065"/>
            <w:r w:rsidRPr="0000065F">
              <w:rPr>
                <w:rStyle w:val="CommentReference"/>
                <w:b/>
                <w:bCs/>
                <w:sz w:val="22"/>
                <w:szCs w:val="22"/>
              </w:rPr>
              <w:commentReference w:id="11065"/>
            </w:r>
            <w:commentRangeEnd w:id="11066"/>
            <w:r w:rsidRPr="0000065F">
              <w:rPr>
                <w:rStyle w:val="CommentReference"/>
                <w:b/>
                <w:bCs/>
                <w:sz w:val="22"/>
                <w:szCs w:val="22"/>
              </w:rPr>
              <w:commentReference w:id="11066"/>
            </w:r>
            <w:commentRangeEnd w:id="11069"/>
            <w:r w:rsidRPr="0000065F">
              <w:rPr>
                <w:rStyle w:val="CommentReference"/>
                <w:b/>
                <w:bCs/>
                <w:sz w:val="22"/>
                <w:szCs w:val="22"/>
              </w:rPr>
              <w:commentReference w:id="11069"/>
            </w:r>
            <w:commentRangeEnd w:id="11070"/>
            <w:r w:rsidRPr="0000065F">
              <w:rPr>
                <w:rStyle w:val="CommentReference"/>
                <w:b/>
                <w:bCs/>
                <w:sz w:val="22"/>
                <w:szCs w:val="22"/>
              </w:rPr>
              <w:commentReference w:id="11070"/>
            </w:r>
          </w:p>
        </w:tc>
        <w:tc>
          <w:tcPr>
            <w:tcW w:w="1843" w:type="dxa"/>
          </w:tcPr>
          <w:p w14:paraId="6A696AA8" w14:textId="61C3D1DC" w:rsidR="004943FF" w:rsidRPr="0000065F" w:rsidRDefault="004943FF" w:rsidP="004943FF">
            <w:pPr>
              <w:tabs>
                <w:tab w:val="left" w:pos="774"/>
              </w:tabs>
              <w:rPr>
                <w:rFonts w:asciiTheme="minorHAnsi" w:eastAsiaTheme="minorEastAsia" w:hAnsiTheme="minorHAnsi"/>
                <w:sz w:val="20"/>
                <w:szCs w:val="20"/>
              </w:rPr>
            </w:pPr>
            <w:r w:rsidRPr="0000065F">
              <w:rPr>
                <w:rFonts w:asciiTheme="minorHAnsi" w:hAnsiTheme="minorHAnsi" w:cstheme="minorHAnsi"/>
                <w:b/>
                <w:bCs/>
                <w:sz w:val="20"/>
                <w:szCs w:val="20"/>
              </w:rPr>
              <w:t xml:space="preserve">IF </w:t>
            </w:r>
            <w:r w:rsidRPr="0000065F">
              <w:rPr>
                <w:rFonts w:asciiTheme="minorHAnsi" w:hAnsiTheme="minorHAnsi" w:cstheme="minorHAnsi"/>
                <w:sz w:val="20"/>
                <w:szCs w:val="20"/>
              </w:rPr>
              <w:t xml:space="preserve">&lt;DocumentSubType&gt; = 'New Business' </w:t>
            </w:r>
            <w:r w:rsidRPr="0000065F">
              <w:rPr>
                <w:rFonts w:asciiTheme="minorHAnsi" w:hAnsiTheme="minorHAnsi" w:cstheme="minorHAnsi"/>
                <w:b/>
                <w:bCs/>
                <w:sz w:val="20"/>
                <w:szCs w:val="20"/>
              </w:rPr>
              <w:t xml:space="preserve">OR </w:t>
            </w:r>
            <w:r w:rsidRPr="0000065F">
              <w:rPr>
                <w:rFonts w:asciiTheme="minorHAnsi" w:eastAsiaTheme="minorEastAsia" w:hAnsiTheme="minorHAnsi"/>
                <w:sz w:val="20"/>
                <w:szCs w:val="20"/>
              </w:rPr>
              <w:t>Endorsement”</w:t>
            </w:r>
          </w:p>
          <w:p w14:paraId="692D90F6" w14:textId="77777777" w:rsidR="004943FF" w:rsidRPr="0000065F" w:rsidRDefault="004943FF" w:rsidP="004943FF">
            <w:pPr>
              <w:tabs>
                <w:tab w:val="left" w:pos="774"/>
              </w:tabs>
              <w:rPr>
                <w:rFonts w:asciiTheme="minorHAnsi" w:eastAsiaTheme="minorEastAsia" w:hAnsiTheme="minorHAnsi"/>
                <w:b/>
                <w:bCs/>
                <w:sz w:val="20"/>
                <w:szCs w:val="20"/>
              </w:rPr>
            </w:pPr>
            <w:r w:rsidRPr="0000065F">
              <w:rPr>
                <w:rFonts w:asciiTheme="minorHAnsi" w:eastAsiaTheme="minorEastAsia" w:hAnsiTheme="minorHAnsi"/>
                <w:b/>
                <w:bCs/>
                <w:sz w:val="20"/>
                <w:szCs w:val="20"/>
              </w:rPr>
              <w:t>AND</w:t>
            </w:r>
          </w:p>
          <w:p w14:paraId="07B75329" w14:textId="505F72B5" w:rsidR="004943FF" w:rsidRPr="0000065F" w:rsidRDefault="004943FF" w:rsidP="004943FF">
            <w:pPr>
              <w:tabs>
                <w:tab w:val="left" w:pos="774"/>
              </w:tabs>
              <w:rPr>
                <w:rFonts w:asciiTheme="minorHAnsi" w:eastAsiaTheme="minorEastAsia" w:hAnsiTheme="minorHAnsi"/>
                <w:b/>
                <w:bCs/>
                <w:sz w:val="20"/>
                <w:szCs w:val="20"/>
              </w:rPr>
            </w:pPr>
            <w:r w:rsidRPr="0000065F">
              <w:rPr>
                <w:rFonts w:asciiTheme="minorHAnsi" w:hAnsiTheme="minorHAnsi" w:cstheme="minorHAnsi"/>
                <w:bCs/>
                <w:sz w:val="20"/>
              </w:rPr>
              <w:t>&lt;RenewalTypeCode&gt;=</w:t>
            </w:r>
            <w:r w:rsidRPr="0000065F">
              <w:t xml:space="preserve"> “</w:t>
            </w:r>
            <w:r w:rsidRPr="0000065F">
              <w:rPr>
                <w:rFonts w:asciiTheme="minorHAnsi" w:hAnsiTheme="minorHAnsi" w:cstheme="minorHAnsi"/>
                <w:bCs/>
                <w:sz w:val="20"/>
              </w:rPr>
              <w:t>2|ForceManualRenewal”</w:t>
            </w:r>
          </w:p>
          <w:p w14:paraId="575A2E61" w14:textId="77777777" w:rsidR="004943FF" w:rsidRPr="0000065F" w:rsidRDefault="004943FF" w:rsidP="004943FF">
            <w:pPr>
              <w:tabs>
                <w:tab w:val="left" w:pos="774"/>
              </w:tabs>
              <w:rPr>
                <w:rFonts w:asciiTheme="minorHAnsi" w:hAnsiTheme="minorHAnsi" w:cstheme="minorHAnsi"/>
                <w:sz w:val="20"/>
                <w:szCs w:val="20"/>
              </w:rPr>
            </w:pPr>
            <w:r w:rsidRPr="0000065F">
              <w:rPr>
                <w:rFonts w:asciiTheme="minorHAnsi" w:hAnsiTheme="minorHAnsi" w:cstheme="minorHAnsi"/>
                <w:b/>
                <w:bCs/>
                <w:sz w:val="20"/>
                <w:szCs w:val="20"/>
              </w:rPr>
              <w:t>THEN</w:t>
            </w:r>
            <w:r w:rsidRPr="0000065F">
              <w:rPr>
                <w:rFonts w:asciiTheme="minorHAnsi" w:hAnsiTheme="minorHAnsi" w:cstheme="minorHAnsi"/>
                <w:sz w:val="20"/>
                <w:szCs w:val="20"/>
              </w:rPr>
              <w:t xml:space="preserve"> display</w:t>
            </w:r>
          </w:p>
          <w:p w14:paraId="0717713E" w14:textId="39B226DD" w:rsidR="004943FF" w:rsidRPr="0000065F" w:rsidRDefault="004943FF" w:rsidP="004943FF">
            <w:pPr>
              <w:tabs>
                <w:tab w:val="left" w:pos="774"/>
              </w:tabs>
              <w:rPr>
                <w:rFonts w:asciiTheme="minorHAnsi" w:hAnsiTheme="minorHAnsi" w:cstheme="minorHAnsi"/>
                <w:b/>
                <w:bCs/>
                <w:sz w:val="20"/>
                <w:szCs w:val="20"/>
              </w:rPr>
            </w:pPr>
            <w:r w:rsidRPr="0000065F">
              <w:rPr>
                <w:rFonts w:asciiTheme="minorHAnsi" w:hAnsiTheme="minorHAnsi" w:cstheme="minorHAnsi"/>
                <w:b/>
                <w:bCs/>
                <w:sz w:val="20"/>
              </w:rPr>
              <w:t xml:space="preserve">ELSE </w:t>
            </w:r>
            <w:r w:rsidRPr="0000065F">
              <w:rPr>
                <w:rFonts w:asciiTheme="minorHAnsi" w:hAnsiTheme="minorHAnsi" w:cstheme="minorHAnsi"/>
                <w:sz w:val="20"/>
              </w:rPr>
              <w:t>do not display</w:t>
            </w:r>
          </w:p>
        </w:tc>
        <w:tc>
          <w:tcPr>
            <w:tcW w:w="851" w:type="dxa"/>
          </w:tcPr>
          <w:p w14:paraId="094D25F2" w14:textId="77777777" w:rsidR="004943FF" w:rsidRDefault="004943FF" w:rsidP="004943FF">
            <w:pPr>
              <w:tabs>
                <w:tab w:val="left" w:pos="1800"/>
              </w:tabs>
              <w:rPr>
                <w:rFonts w:asciiTheme="minorHAnsi" w:hAnsiTheme="minorHAnsi" w:cstheme="minorHAnsi"/>
                <w:bCs/>
                <w:sz w:val="20"/>
                <w:szCs w:val="20"/>
              </w:rPr>
            </w:pPr>
            <w:r>
              <w:rPr>
                <w:rFonts w:asciiTheme="minorHAnsi" w:hAnsiTheme="minorHAnsi" w:cstheme="minorHAnsi"/>
                <w:bCs/>
                <w:sz w:val="20"/>
                <w:szCs w:val="20"/>
              </w:rPr>
              <w:t>Heading:</w:t>
            </w:r>
          </w:p>
          <w:p w14:paraId="6FB57CFE" w14:textId="77777777" w:rsidR="004943FF" w:rsidRDefault="004943FF" w:rsidP="004943FF">
            <w:pPr>
              <w:tabs>
                <w:tab w:val="left" w:pos="1800"/>
              </w:tabs>
              <w:rPr>
                <w:rFonts w:asciiTheme="minorHAnsi" w:hAnsiTheme="minorHAnsi" w:cstheme="minorHAnsi"/>
                <w:bCs/>
                <w:sz w:val="20"/>
                <w:szCs w:val="20"/>
              </w:rPr>
            </w:pPr>
            <w:r w:rsidRPr="00CE4647">
              <w:rPr>
                <w:rFonts w:asciiTheme="minorHAnsi" w:hAnsiTheme="minorHAnsi" w:cstheme="minorHAnsi"/>
                <w:bCs/>
                <w:sz w:val="20"/>
                <w:szCs w:val="20"/>
              </w:rPr>
              <w:t>Bodycopy_B</w:t>
            </w:r>
          </w:p>
          <w:p w14:paraId="20891270" w14:textId="77777777" w:rsidR="004943FF" w:rsidRDefault="004943FF" w:rsidP="004943FF">
            <w:pPr>
              <w:tabs>
                <w:tab w:val="left" w:pos="1800"/>
              </w:tabs>
              <w:rPr>
                <w:rFonts w:asciiTheme="minorHAnsi" w:hAnsiTheme="minorHAnsi" w:cstheme="minorHAnsi"/>
                <w:bCs/>
                <w:sz w:val="20"/>
                <w:szCs w:val="20"/>
              </w:rPr>
            </w:pPr>
          </w:p>
          <w:p w14:paraId="45951766" w14:textId="77777777" w:rsidR="004943FF" w:rsidRDefault="004943FF" w:rsidP="004943FF">
            <w:pPr>
              <w:tabs>
                <w:tab w:val="left" w:pos="1800"/>
              </w:tabs>
              <w:rPr>
                <w:rFonts w:asciiTheme="minorHAnsi" w:hAnsiTheme="minorHAnsi" w:cstheme="minorHAnsi"/>
                <w:bCs/>
                <w:sz w:val="20"/>
                <w:szCs w:val="20"/>
              </w:rPr>
            </w:pPr>
            <w:r>
              <w:rPr>
                <w:rFonts w:asciiTheme="minorHAnsi" w:hAnsiTheme="minorHAnsi" w:cstheme="minorHAnsi"/>
                <w:bCs/>
                <w:sz w:val="20"/>
                <w:szCs w:val="20"/>
              </w:rPr>
              <w:t>Body:</w:t>
            </w:r>
          </w:p>
          <w:p w14:paraId="29601EB5" w14:textId="03AF6D30" w:rsidR="004943FF" w:rsidRPr="00BD6987" w:rsidRDefault="004943FF" w:rsidP="004943FF">
            <w:pPr>
              <w:tabs>
                <w:tab w:val="left" w:pos="1800"/>
              </w:tabs>
              <w:rPr>
                <w:rFonts w:asciiTheme="minorHAnsi" w:hAnsiTheme="minorHAnsi" w:cstheme="minorHAnsi"/>
                <w:bCs/>
                <w:sz w:val="20"/>
                <w:szCs w:val="20"/>
              </w:rPr>
            </w:pPr>
            <w:r w:rsidRPr="00CE4647">
              <w:rPr>
                <w:rFonts w:asciiTheme="minorHAnsi" w:hAnsiTheme="minorHAnsi" w:cstheme="minorHAnsi"/>
                <w:bCs/>
                <w:sz w:val="20"/>
                <w:szCs w:val="20"/>
              </w:rPr>
              <w:t>Table_Bodycopy_COI</w:t>
            </w:r>
          </w:p>
        </w:tc>
      </w:tr>
      <w:tr w:rsidR="004943FF" w:rsidRPr="007A24CB" w14:paraId="79CB9CA0" w14:textId="77777777" w:rsidTr="5DAD8829">
        <w:trPr>
          <w:cantSplit/>
        </w:trPr>
        <w:tc>
          <w:tcPr>
            <w:tcW w:w="1013" w:type="dxa"/>
          </w:tcPr>
          <w:p w14:paraId="66C29248" w14:textId="3B660B03" w:rsidR="004943FF" w:rsidRPr="00BD6987" w:rsidRDefault="004943FF" w:rsidP="004943FF">
            <w:pPr>
              <w:tabs>
                <w:tab w:val="left" w:pos="1800"/>
              </w:tabs>
              <w:rPr>
                <w:rFonts w:asciiTheme="minorHAnsi" w:hAnsiTheme="minorHAnsi" w:cstheme="minorHAnsi"/>
                <w:b/>
                <w:sz w:val="20"/>
                <w:szCs w:val="20"/>
              </w:rPr>
            </w:pPr>
            <w:r>
              <w:rPr>
                <w:rFonts w:asciiTheme="minorHAnsi" w:hAnsiTheme="minorHAnsi" w:cstheme="minorHAnsi"/>
                <w:bCs/>
                <w:sz w:val="20"/>
                <w:szCs w:val="20"/>
              </w:rPr>
              <w:lastRenderedPageBreak/>
              <w:t>WTE 4</w:t>
            </w:r>
          </w:p>
        </w:tc>
        <w:tc>
          <w:tcPr>
            <w:tcW w:w="1534" w:type="dxa"/>
          </w:tcPr>
          <w:p w14:paraId="5172C3E0" w14:textId="77777777" w:rsidR="004943FF" w:rsidRPr="003419B3" w:rsidRDefault="004943FF" w:rsidP="004943FF">
            <w:pPr>
              <w:tabs>
                <w:tab w:val="left" w:pos="1800"/>
              </w:tabs>
              <w:rPr>
                <w:rFonts w:asciiTheme="minorHAnsi" w:hAnsiTheme="minorHAnsi" w:cstheme="minorHAnsi"/>
                <w:b/>
                <w:sz w:val="20"/>
                <w:szCs w:val="20"/>
              </w:rPr>
            </w:pPr>
          </w:p>
        </w:tc>
        <w:tc>
          <w:tcPr>
            <w:tcW w:w="9355" w:type="dxa"/>
          </w:tcPr>
          <w:p w14:paraId="40278B37" w14:textId="2CC06BE1" w:rsidR="00466CCC" w:rsidRPr="00466CCC" w:rsidRDefault="004943FF" w:rsidP="00466CCC">
            <w:pPr>
              <w:pStyle w:val="Bodycopy"/>
              <w:rPr>
                <w:ins w:id="11071" w:author="Sam Sehgal (EXT Idiom)" w:date="2024-12-11T17:02:00Z"/>
                <w:highlight w:val="yellow"/>
                <w:rPrChange w:id="11072" w:author="Sam Sehgal (EXT Idiom)" w:date="2024-12-11T17:02:00Z" w16du:dateUtc="2024-12-11T06:02:00Z">
                  <w:rPr>
                    <w:ins w:id="11073" w:author="Sam Sehgal (EXT Idiom)" w:date="2024-12-11T17:02:00Z"/>
                  </w:rPr>
                </w:rPrChange>
              </w:rPr>
            </w:pPr>
            <w:r w:rsidRPr="00672D5D">
              <w:t xml:space="preserve">If you are experiencing vulnerability or financial hardship, we encourage you to tell us, as we have extra care options in place. You can also access further information </w:t>
            </w:r>
            <w:r w:rsidRPr="00A50C42">
              <w:t>at</w:t>
            </w:r>
            <w:ins w:id="11074" w:author="Sam Sehgal (EXT Idiom)" w:date="2024-12-11T17:02:00Z" w16du:dateUtc="2024-12-11T06:02:00Z">
              <w:r w:rsidR="00466CCC" w:rsidRPr="00A50C42">
                <w:t xml:space="preserve"> </w:t>
              </w:r>
            </w:ins>
            <w:ins w:id="11075" w:author="Sam Sehgal (EXT Idiom)" w:date="2024-12-11T17:02:00Z">
              <w:r w:rsidR="00466CCC" w:rsidRPr="00A50C42">
                <w:t>&lt;BrandVunerableURL</w:t>
              </w:r>
            </w:ins>
            <w:ins w:id="11076" w:author="Sam Sehgal (EXT Idiom)" w:date="2024-12-11T17:02:00Z" w16du:dateUtc="2024-12-11T06:02:00Z">
              <w:r w:rsidR="00466CCC" w:rsidRPr="00A50C42">
                <w:t>&gt;</w:t>
              </w:r>
            </w:ins>
          </w:p>
          <w:p w14:paraId="3AD13B8C" w14:textId="360D7252" w:rsidR="004943FF" w:rsidRPr="00672D5D" w:rsidRDefault="004943FF" w:rsidP="004943FF">
            <w:pPr>
              <w:pStyle w:val="Bodycopy"/>
            </w:pPr>
            <w:r w:rsidRPr="00466CCC">
              <w:rPr>
                <w:highlight w:val="yellow"/>
                <w:rPrChange w:id="11077" w:author="Sam Sehgal (EXT Idiom)" w:date="2024-12-11T17:02:00Z" w16du:dateUtc="2024-12-11T06:02:00Z">
                  <w:rPr/>
                </w:rPrChange>
              </w:rPr>
              <w:t xml:space="preserve"> </w:t>
            </w:r>
          </w:p>
        </w:tc>
        <w:tc>
          <w:tcPr>
            <w:tcW w:w="1843" w:type="dxa"/>
          </w:tcPr>
          <w:p w14:paraId="07E6352B" w14:textId="6EB0FEB8" w:rsidR="004943FF" w:rsidRPr="003419B3" w:rsidRDefault="004943FF" w:rsidP="004943FF">
            <w:pPr>
              <w:tabs>
                <w:tab w:val="left" w:pos="774"/>
              </w:tabs>
              <w:rPr>
                <w:rFonts w:asciiTheme="minorHAnsi" w:hAnsiTheme="minorHAnsi" w:cstheme="minorHAnsi"/>
                <w:b/>
                <w:bCs/>
                <w:sz w:val="20"/>
                <w:szCs w:val="20"/>
              </w:rPr>
            </w:pPr>
            <w:r w:rsidRPr="003419B3">
              <w:rPr>
                <w:rFonts w:asciiTheme="minorHAnsi" w:hAnsiTheme="minorHAnsi" w:cstheme="minorHAnsi"/>
                <w:b/>
                <w:bCs/>
                <w:sz w:val="20"/>
                <w:szCs w:val="20"/>
              </w:rPr>
              <w:t>Always Dis</w:t>
            </w:r>
            <w:r>
              <w:rPr>
                <w:rFonts w:asciiTheme="minorHAnsi" w:hAnsiTheme="minorHAnsi" w:cstheme="minorHAnsi"/>
                <w:b/>
                <w:bCs/>
                <w:sz w:val="20"/>
                <w:szCs w:val="20"/>
              </w:rPr>
              <w:t>pla</w:t>
            </w:r>
            <w:r w:rsidRPr="003419B3">
              <w:rPr>
                <w:rFonts w:asciiTheme="minorHAnsi" w:hAnsiTheme="minorHAnsi" w:cstheme="minorHAnsi"/>
                <w:b/>
                <w:bCs/>
                <w:sz w:val="20"/>
                <w:szCs w:val="20"/>
              </w:rPr>
              <w:t>y</w:t>
            </w:r>
          </w:p>
        </w:tc>
        <w:tc>
          <w:tcPr>
            <w:tcW w:w="851" w:type="dxa"/>
          </w:tcPr>
          <w:p w14:paraId="259254CA" w14:textId="6CA3D7F9" w:rsidR="004943FF" w:rsidRPr="003419B3" w:rsidRDefault="004943FF" w:rsidP="004943FF">
            <w:pPr>
              <w:tabs>
                <w:tab w:val="left" w:pos="1800"/>
              </w:tabs>
              <w:rPr>
                <w:rFonts w:asciiTheme="minorHAnsi" w:hAnsiTheme="minorHAnsi" w:cstheme="minorHAnsi"/>
                <w:bCs/>
                <w:sz w:val="20"/>
                <w:szCs w:val="20"/>
              </w:rPr>
            </w:pPr>
            <w:r w:rsidRPr="003419B3">
              <w:rPr>
                <w:rFonts w:asciiTheme="minorHAnsi" w:hAnsiTheme="minorHAnsi" w:cstheme="minorHAnsi"/>
                <w:bCs/>
                <w:sz w:val="20"/>
                <w:szCs w:val="20"/>
              </w:rPr>
              <w:t>Table_Bodycopy_COI</w:t>
            </w:r>
          </w:p>
        </w:tc>
      </w:tr>
    </w:tbl>
    <w:p w14:paraId="5FE78FB8" w14:textId="77777777" w:rsidR="00246589" w:rsidRDefault="00246589" w:rsidP="00246589">
      <w:pPr>
        <w:rPr>
          <w:rFonts w:asciiTheme="minorHAnsi" w:hAnsiTheme="minorHAnsi" w:cstheme="minorHAnsi"/>
        </w:rPr>
      </w:pPr>
    </w:p>
    <w:p w14:paraId="2742F872" w14:textId="77777777" w:rsidR="004F08AE" w:rsidRDefault="004F08AE" w:rsidP="00246589">
      <w:pPr>
        <w:rPr>
          <w:rFonts w:asciiTheme="minorHAnsi" w:hAnsiTheme="minorHAnsi" w:cstheme="minorHAnsi"/>
        </w:rPr>
      </w:pPr>
    </w:p>
    <w:p w14:paraId="3223058A" w14:textId="77777777" w:rsidR="004F08AE" w:rsidRDefault="004F08AE" w:rsidP="00246589">
      <w:pPr>
        <w:rPr>
          <w:rFonts w:asciiTheme="minorHAnsi" w:hAnsiTheme="minorHAnsi" w:cstheme="minorHAnsi"/>
        </w:rPr>
      </w:pPr>
    </w:p>
    <w:p w14:paraId="5FC5E63A" w14:textId="77777777" w:rsidR="004F08AE" w:rsidRDefault="004F08AE" w:rsidP="00246589">
      <w:pPr>
        <w:rPr>
          <w:rFonts w:asciiTheme="minorHAnsi" w:hAnsiTheme="minorHAnsi" w:cstheme="minorHAnsi"/>
        </w:rPr>
      </w:pPr>
    </w:p>
    <w:p w14:paraId="427ECC77" w14:textId="26B1D0FA" w:rsidR="000C369E" w:rsidRPr="00720F8E" w:rsidRDefault="000C369E" w:rsidP="00F43F5E">
      <w:pPr>
        <w:rPr>
          <w:rFonts w:asciiTheme="minorHAnsi" w:hAnsiTheme="minorHAnsi" w:cstheme="minorHAnsi"/>
        </w:rPr>
      </w:pPr>
    </w:p>
    <w:sectPr w:rsidR="000C369E" w:rsidRPr="00720F8E" w:rsidSect="00352CC8">
      <w:headerReference w:type="default" r:id="rId54"/>
      <w:footerReference w:type="default" r:id="rId55"/>
      <w:pgSz w:w="16838" w:h="11906" w:orient="landscape" w:code="9"/>
      <w:pgMar w:top="1134" w:right="1361" w:bottom="1134" w:left="1361" w:header="431" w:footer="635"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Kirsten Linnert" w:date="2024-06-17T14:32:00Z" w:initials="KL">
    <w:p w14:paraId="3E684927" w14:textId="748CE57A" w:rsidR="00681336" w:rsidRDefault="00BC1C47">
      <w:pPr>
        <w:pStyle w:val="CommentText"/>
      </w:pPr>
      <w:r>
        <w:rPr>
          <w:rStyle w:val="CommentReference"/>
        </w:rPr>
        <w:annotationRef/>
      </w:r>
      <w:r w:rsidR="2BEA46B3" w:rsidRPr="4CDA5AD1">
        <w:t>Need to cross check with the QS/PDS/UW rules</w:t>
      </w:r>
    </w:p>
  </w:comment>
  <w:comment w:id="5" w:author="Kirsten Linnert" w:date="2024-06-17T14:37:00Z" w:initials="KL">
    <w:p w14:paraId="386E2EB5" w14:textId="15C4BD2D" w:rsidR="00681336" w:rsidRDefault="00BC1C47">
      <w:pPr>
        <w:pStyle w:val="CommentText"/>
      </w:pPr>
      <w:r>
        <w:rPr>
          <w:rStyle w:val="CommentReference"/>
        </w:rPr>
        <w:annotationRef/>
      </w:r>
      <w:r w:rsidR="312B7623" w:rsidRPr="1831DF77">
        <w:t>Product has not had the capacity to complete a thorough review of the logic for NB/Endorsements/renewals</w:t>
      </w:r>
    </w:p>
  </w:comment>
  <w:comment w:id="1229" w:author="Amanda Yates" w:date="2024-06-17T14:01:00Z" w:initials="AY">
    <w:p w14:paraId="5062F194" w14:textId="2837CF4C" w:rsidR="00AA4EE5" w:rsidRDefault="00AA4EE5">
      <w:pPr>
        <w:pStyle w:val="CommentText"/>
      </w:pPr>
      <w:r>
        <w:rPr>
          <w:rStyle w:val="CommentReference"/>
        </w:rPr>
        <w:annotationRef/>
      </w:r>
      <w:r w:rsidRPr="64B8EA77">
        <w:t>Should contents be doubled?</w:t>
      </w:r>
    </w:p>
  </w:comment>
  <w:comment w:id="1230" w:author="William Turner" w:date="2024-06-19T10:17:00Z" w:initials="WT">
    <w:p w14:paraId="1E185329" w14:textId="77777777" w:rsidR="00AA4EE5" w:rsidRDefault="00AA4EE5" w:rsidP="008523D0">
      <w:pPr>
        <w:pStyle w:val="CommentText"/>
      </w:pPr>
      <w:r>
        <w:rPr>
          <w:rStyle w:val="CommentReference"/>
        </w:rPr>
        <w:annotationRef/>
      </w:r>
      <w:r>
        <w:t>Thanks - have now removed double up</w:t>
      </w:r>
    </w:p>
  </w:comment>
  <w:comment w:id="1231" w:author="Amanda Yates" w:date="2024-06-27T09:45:00Z" w:initials="AY">
    <w:p w14:paraId="14F180DE" w14:textId="69D10610" w:rsidR="00AA4EE5" w:rsidRDefault="00AA4EE5">
      <w:pPr>
        <w:pStyle w:val="CommentText"/>
      </w:pPr>
      <w:r>
        <w:t xml:space="preserve">Thanks </w:t>
      </w:r>
      <w:r>
        <w:rPr>
          <w:rStyle w:val="CommentReference"/>
        </w:rPr>
        <w:annotationRef/>
      </w:r>
    </w:p>
  </w:comment>
  <w:comment w:id="1287" w:author="William Turner [2]" w:date="2024-07-08T11:10:00Z" w:initials="WT">
    <w:p w14:paraId="19170CC4" w14:textId="77777777" w:rsidR="00FB64F9" w:rsidRDefault="00FB64F9" w:rsidP="00FB64F9">
      <w:pPr>
        <w:pStyle w:val="CommentText"/>
      </w:pPr>
      <w:r>
        <w:rPr>
          <w:rStyle w:val="CommentReference"/>
        </w:rPr>
        <w:annotationRef/>
      </w:r>
      <w:r>
        <w:fldChar w:fldCharType="begin"/>
      </w:r>
      <w:r>
        <w:instrText>HYPERLINK "mailto:Sam.Sehgal@hollard.com.au"</w:instrText>
      </w:r>
      <w:bookmarkStart w:id="1289" w:name="_@_0F504749EE874B969660664E8DC03B3CZ"/>
      <w:r>
        <w:fldChar w:fldCharType="separate"/>
      </w:r>
      <w:bookmarkEnd w:id="1289"/>
      <w:r w:rsidRPr="00B8613D">
        <w:rPr>
          <w:rStyle w:val="Mention"/>
          <w:noProof/>
        </w:rPr>
        <w:t>@Sam Sehgal (EXT Idiom)</w:t>
      </w:r>
      <w:r>
        <w:fldChar w:fldCharType="end"/>
      </w:r>
      <w:r>
        <w:t xml:space="preserve"> since the date of print/issue of the document needs to appear  for the COI to be considered a tax invoice, please check the coding I have added here</w:t>
      </w:r>
    </w:p>
  </w:comment>
  <w:comment w:id="1288" w:author="Sam Sehgal (EXT Idiom)" w:date="2024-07-08T12:44:00Z" w:initials="ss">
    <w:p w14:paraId="24517E7E" w14:textId="77777777" w:rsidR="00FB64F9" w:rsidRDefault="00FB64F9" w:rsidP="00FB64F9">
      <w:pPr>
        <w:pStyle w:val="CommentText"/>
      </w:pPr>
      <w:r>
        <w:rPr>
          <w:rStyle w:val="CommentReference"/>
        </w:rPr>
        <w:annotationRef/>
      </w:r>
      <w:r>
        <w:fldChar w:fldCharType="begin"/>
      </w:r>
      <w:r>
        <w:instrText>HYPERLINK "mailto:William.Turner@hollard.com.au"</w:instrText>
      </w:r>
      <w:bookmarkStart w:id="1290" w:name="_@_15F0A5072E104E6EB6470FCB20921C23Z"/>
      <w:r>
        <w:fldChar w:fldCharType="separate"/>
      </w:r>
      <w:bookmarkEnd w:id="1290"/>
      <w:r w:rsidRPr="008E2DF6">
        <w:rPr>
          <w:rStyle w:val="Mention"/>
          <w:noProof/>
        </w:rPr>
        <w:t>@William Turner</w:t>
      </w:r>
      <w:r>
        <w:fldChar w:fldCharType="end"/>
      </w:r>
      <w:r>
        <w:t xml:space="preserve"> updated the mapping to &lt;</w:t>
      </w:r>
      <w:r>
        <w:rPr>
          <w:highlight w:val="green"/>
        </w:rPr>
        <w:t>TransactionDate&gt;</w:t>
      </w:r>
    </w:p>
  </w:comment>
  <w:comment w:id="1489" w:author="Kester Rozario" w:date="2024-05-08T13:53:00Z" w:initials="KR">
    <w:p w14:paraId="03499F17" w14:textId="2420C002" w:rsidR="008010BF" w:rsidRDefault="008010BF" w:rsidP="008010BF">
      <w:r>
        <w:rPr>
          <w:rStyle w:val="CommentReference"/>
        </w:rPr>
        <w:annotationRef/>
      </w:r>
      <w:r>
        <w:rPr>
          <w:rFonts w:ascii="Arial" w:eastAsia="Times New Roman" w:hAnsi="Arial" w:cs="Arial"/>
          <w:color w:val="000000"/>
          <w:kern w:val="0"/>
          <w:sz w:val="22"/>
          <w:szCs w:val="22"/>
          <w:lang w:val="en-AU" w:eastAsia="en-AU"/>
          <w14:ligatures w14:val="none"/>
        </w:rPr>
        <w:t>Product and underwriting to confirm that the wording is consistent with the method of payment calculation for payment by instalments in regards to pro rata</w:t>
      </w:r>
    </w:p>
  </w:comment>
  <w:comment w:id="1490" w:author="Kirsten Linnert" w:date="2024-06-17T14:41:00Z" w:initials="KL">
    <w:p w14:paraId="4D21B2F9" w14:textId="3D9A5BDF" w:rsidR="00681336" w:rsidRDefault="00BC1C47">
      <w:pPr>
        <w:pStyle w:val="CommentText"/>
      </w:pPr>
      <w:r>
        <w:rPr>
          <w:rStyle w:val="CommentReference"/>
        </w:rPr>
        <w:annotationRef/>
      </w:r>
      <w:r w:rsidR="05086C02" w:rsidRPr="48F6D27A">
        <w:t>The term 'monthly instalments' is used in the PDS, but we don’t refer to 'single' payment but rather '1 annual' payment. For endorsement this won't work but it seems the logic is only for NB and Renewal. </w:t>
      </w:r>
    </w:p>
  </w:comment>
  <w:comment w:id="1491" w:author="William Turner" w:date="2024-06-19T10:23:00Z" w:initials="WT">
    <w:p w14:paraId="3B3D884F" w14:textId="77777777" w:rsidR="00A82BE5" w:rsidRDefault="00A82BE5" w:rsidP="00A82BE5">
      <w:pPr>
        <w:pStyle w:val="CommentText"/>
      </w:pPr>
      <w:r>
        <w:rPr>
          <w:rStyle w:val="CommentReference"/>
        </w:rPr>
        <w:annotationRef/>
      </w:r>
      <w:r>
        <w:t>If it’s an annual policy it says ‘single payment of’</w:t>
      </w:r>
    </w:p>
  </w:comment>
  <w:comment w:id="1511" w:author="Kirsten Linnert" w:date="2024-06-17T14:41:00Z" w:initials="KL">
    <w:p w14:paraId="1468E617" w14:textId="1EA7581F" w:rsidR="00344C0E" w:rsidRDefault="00344C0E">
      <w:pPr>
        <w:pStyle w:val="CommentText"/>
      </w:pPr>
      <w:r>
        <w:rPr>
          <w:rStyle w:val="CommentReference"/>
        </w:rPr>
        <w:annotationRef/>
      </w:r>
      <w:r w:rsidRPr="707B9077">
        <w:t>How will this display if the premium does not equal 12 monthly instalments? For eg $705.87 annual premium requires one payment of $58.85 and 11 of $58.82? </w:t>
      </w:r>
    </w:p>
  </w:comment>
  <w:comment w:id="1512" w:author="William Turner" w:date="2024-06-19T10:24:00Z" w:initials="WT">
    <w:p w14:paraId="41BFEAE8" w14:textId="77777777" w:rsidR="00344C0E" w:rsidRDefault="00344C0E" w:rsidP="00AF32C4">
      <w:pPr>
        <w:pStyle w:val="CommentText"/>
      </w:pPr>
      <w:r>
        <w:rPr>
          <w:rStyle w:val="CommentReference"/>
        </w:rPr>
        <w:annotationRef/>
      </w:r>
      <w:r>
        <w:t>If the monthly instalments are not divisible by 12, the first 11 are same amount and the last one will be less. What we show them as the monthly amount on the COI and direct debit confirmation will be the most they pay (ie the figure for the first 11 instalments)</w:t>
      </w:r>
    </w:p>
  </w:comment>
  <w:comment w:id="2251" w:author="Kirsten Linnert" w:date="2024-06-17T16:17:00Z" w:initials="KL">
    <w:p w14:paraId="2E59D4F9" w14:textId="2C5B8F18" w:rsidR="00CE6605" w:rsidRDefault="00CE6605">
      <w:pPr>
        <w:pStyle w:val="CommentText"/>
      </w:pPr>
      <w:r>
        <w:rPr>
          <w:rStyle w:val="CommentReference"/>
        </w:rPr>
        <w:annotationRef/>
      </w:r>
      <w:r w:rsidRPr="5D16EF4B">
        <w:t>This text box and the two below seem to only relate to renewals, what will relay if an endorsement or new business?</w:t>
      </w:r>
    </w:p>
  </w:comment>
  <w:comment w:id="2252" w:author="William Turner" w:date="2024-06-19T10:27:00Z" w:initials="WT">
    <w:p w14:paraId="7192B28B" w14:textId="77777777" w:rsidR="00CE6605" w:rsidRDefault="00CE6605" w:rsidP="00E705C4">
      <w:pPr>
        <w:pStyle w:val="CommentText"/>
      </w:pPr>
      <w:r>
        <w:rPr>
          <w:rStyle w:val="CommentReference"/>
        </w:rPr>
        <w:annotationRef/>
      </w:r>
      <w:r>
        <w:t>These three text boxes only display for renewal, will not show for endorsement or new business</w:t>
      </w:r>
    </w:p>
  </w:comment>
  <w:comment w:id="2253" w:author="Amanda Yates" w:date="2024-06-27T09:54:00Z" w:initials="AY">
    <w:p w14:paraId="72FC207E" w14:textId="3AB98BA1" w:rsidR="00CE6605" w:rsidRDefault="00CE6605">
      <w:pPr>
        <w:pStyle w:val="CommentText"/>
      </w:pPr>
      <w:r>
        <w:t xml:space="preserve">Thanks </w:t>
      </w:r>
      <w:r>
        <w:rPr>
          <w:rStyle w:val="CommentReference"/>
        </w:rPr>
        <w:annotationRef/>
      </w:r>
    </w:p>
  </w:comment>
  <w:comment w:id="2454" w:author="Bianca Tautz" w:date="2024-06-06T17:00:00Z" w:initials="BT">
    <w:p w14:paraId="7DF44E27" w14:textId="77777777" w:rsidR="006274A9" w:rsidRDefault="006274A9" w:rsidP="006274A9">
      <w:pPr>
        <w:pStyle w:val="CommentText"/>
      </w:pPr>
      <w:r>
        <w:rPr>
          <w:rStyle w:val="CommentReference"/>
        </w:rPr>
        <w:annotationRef/>
      </w:r>
      <w:r w:rsidRPr="368E9F0B">
        <w:t>Should this be removed?</w:t>
      </w:r>
    </w:p>
  </w:comment>
  <w:comment w:id="2455" w:author="William Turner" w:date="2024-06-19T10:28:00Z" w:initials="WT">
    <w:p w14:paraId="20671F03" w14:textId="77777777" w:rsidR="006274A9" w:rsidRDefault="006274A9" w:rsidP="006274A9">
      <w:pPr>
        <w:pStyle w:val="CommentText"/>
      </w:pPr>
      <w:r>
        <w:rPr>
          <w:rStyle w:val="CommentReference"/>
        </w:rPr>
        <w:annotationRef/>
      </w:r>
      <w:r>
        <w:t>Accepted - have updated</w:t>
      </w:r>
    </w:p>
  </w:comment>
  <w:comment w:id="2466" w:author="Bianca Tautz" w:date="2024-06-06T17:01:00Z" w:initials="BT">
    <w:p w14:paraId="0D1E82AC" w14:textId="77777777" w:rsidR="008E103D" w:rsidRDefault="008E103D" w:rsidP="008E103D">
      <w:pPr>
        <w:pStyle w:val="CommentText"/>
      </w:pPr>
      <w:r>
        <w:rPr>
          <w:rStyle w:val="CommentReference"/>
        </w:rPr>
        <w:annotationRef/>
      </w:r>
      <w:r w:rsidRPr="2844388A">
        <w:t>Is there an opportunity to refer the customer to the TMD for more information on whether the product meets their needs?</w:t>
      </w:r>
    </w:p>
  </w:comment>
  <w:comment w:id="2467" w:author="Chris Marshall" w:date="2024-06-11T09:34:00Z" w:initials="CM">
    <w:p w14:paraId="6687A785" w14:textId="77777777" w:rsidR="008E103D" w:rsidRDefault="008E103D" w:rsidP="008E103D">
      <w:pPr>
        <w:pStyle w:val="CommentText"/>
      </w:pPr>
      <w:r>
        <w:rPr>
          <w:rStyle w:val="CommentReference"/>
        </w:rPr>
        <w:annotationRef/>
      </w:r>
      <w:r w:rsidRPr="1EE78EF0">
        <w:t>The TMD should inform the customer prior to purchase. It would be best not to include that here. </w:t>
      </w:r>
    </w:p>
  </w:comment>
  <w:comment w:id="2468" w:author="Chris Marshall" w:date="2024-06-11T09:23:00Z" w:initials="CM">
    <w:p w14:paraId="7D328B81" w14:textId="77777777" w:rsidR="008E103D" w:rsidRDefault="008E103D" w:rsidP="008E103D">
      <w:pPr>
        <w:pStyle w:val="CommentText"/>
      </w:pPr>
      <w:r>
        <w:rPr>
          <w:rStyle w:val="CommentReference"/>
        </w:rPr>
        <w:annotationRef/>
      </w:r>
      <w:r w:rsidRPr="1C57006E">
        <w:t>There was a finding that the PDS could be misleading if it didn’t mention that the customer could cancel after the cooling off period so the PDSs were updated. The wording that addresses this in the PDS is: “Even after this cooling off period ends, you still have cancellation rights. </w:t>
      </w:r>
    </w:p>
  </w:comment>
  <w:comment w:id="2469" w:author="Heng Liu" w:date="2024-06-12T09:29:00Z" w:initials="HL">
    <w:p w14:paraId="171ECD2D" w14:textId="77777777" w:rsidR="008E103D" w:rsidRDefault="008E103D" w:rsidP="008E103D">
      <w:pPr>
        <w:pStyle w:val="CommentText"/>
      </w:pPr>
      <w:r>
        <w:rPr>
          <w:rStyle w:val="CommentReference"/>
        </w:rPr>
        <w:annotationRef/>
      </w:r>
      <w:r>
        <w:t xml:space="preserve">Agree the wording can be misleading. Perhaps reword to: If you cancel during this period, all premiums paid should be refunded, provided you have not made a claim. </w:t>
      </w:r>
    </w:p>
  </w:comment>
  <w:comment w:id="2470" w:author="William Turner" w:date="2024-06-19T10:32:00Z" w:initials="WT">
    <w:p w14:paraId="13B1EDD3" w14:textId="77777777" w:rsidR="008E103D" w:rsidRDefault="008E103D" w:rsidP="008E103D">
      <w:pPr>
        <w:pStyle w:val="CommentText"/>
      </w:pPr>
      <w:r>
        <w:rPr>
          <w:rStyle w:val="CommentReference"/>
        </w:rPr>
        <w:annotationRef/>
      </w:r>
      <w:r>
        <w:t>Have added ‘Even after this cooling off period ends, you still have cancellation rights.’</w:t>
      </w:r>
    </w:p>
  </w:comment>
  <w:comment w:id="2471" w:author="Michelle Lynch" w:date="2024-06-07T14:55:00Z" w:initials="ML">
    <w:p w14:paraId="2BFD6D27" w14:textId="77777777" w:rsidR="008E103D" w:rsidRDefault="008E103D" w:rsidP="008E103D">
      <w:pPr>
        <w:pStyle w:val="CommentText"/>
      </w:pPr>
      <w:r>
        <w:rPr>
          <w:rStyle w:val="CommentReference"/>
        </w:rPr>
        <w:annotationRef/>
      </w:r>
      <w:r w:rsidRPr="5ED51510">
        <w:t>Can we add the page number to the PDS?</w:t>
      </w:r>
    </w:p>
  </w:comment>
  <w:comment w:id="2472" w:author="William Turner" w:date="2024-06-19T10:34:00Z" w:initials="WT">
    <w:p w14:paraId="34513F2B" w14:textId="77777777" w:rsidR="008E103D" w:rsidRDefault="008E103D" w:rsidP="008E103D">
      <w:pPr>
        <w:pStyle w:val="CommentText"/>
      </w:pPr>
      <w:r>
        <w:rPr>
          <w:rStyle w:val="CommentReference"/>
        </w:rPr>
        <w:annotationRef/>
      </w:r>
      <w:r>
        <w:t>No we can’t since this would be a manual addition for every such reference to the PDS and would risk inaccuracies in the case of potential late changes to formatting/page numbering of the PDS and add complexity to COI updates following any future updates to products.</w:t>
      </w:r>
    </w:p>
  </w:comment>
  <w:comment w:id="2501" w:author="Kirsten Cansino" w:date="2023-07-06T12:46:00Z" w:initials="KC">
    <w:p w14:paraId="3169D63C" w14:textId="77777777" w:rsidR="00FC7E52" w:rsidRDefault="00FC7E52" w:rsidP="00934DCD">
      <w:pPr>
        <w:pStyle w:val="CommentText"/>
      </w:pPr>
      <w:r>
        <w:t>The copy 'value of your car in the market' is accurate however this is not accurate for building or contents. Recommend copy as per CBA's current COI:</w:t>
      </w:r>
      <w:r>
        <w:rPr>
          <w:rStyle w:val="CommentReference"/>
        </w:rPr>
        <w:annotationRef/>
      </w:r>
    </w:p>
    <w:p w14:paraId="444C865A" w14:textId="77777777" w:rsidR="00FC7E52" w:rsidRDefault="00FC7E52" w:rsidP="00934DCD">
      <w:pPr>
        <w:pStyle w:val="CommentText"/>
      </w:pPr>
      <w:r>
        <w:t>"Your sum insured amount is automatically adjusted on</w:t>
      </w:r>
    </w:p>
    <w:p w14:paraId="46CAFA45" w14:textId="77777777" w:rsidR="00FC7E52" w:rsidRDefault="00FC7E52" w:rsidP="00934DCD">
      <w:pPr>
        <w:pStyle w:val="CommentText"/>
      </w:pPr>
      <w:r>
        <w:t>renewal, to change this contact us. You are always</w:t>
      </w:r>
    </w:p>
    <w:p w14:paraId="73EFFF28" w14:textId="77777777" w:rsidR="00FC7E52" w:rsidRDefault="00FC7E52" w:rsidP="00934DCD">
      <w:pPr>
        <w:pStyle w:val="CommentText"/>
      </w:pPr>
      <w:r>
        <w:t>responsible for the sum insured nominated and you can</w:t>
      </w:r>
    </w:p>
    <w:p w14:paraId="591C966B" w14:textId="77777777" w:rsidR="00FC7E52" w:rsidRDefault="00FC7E52" w:rsidP="00934DCD">
      <w:pPr>
        <w:pStyle w:val="CommentText"/>
      </w:pPr>
      <w:r>
        <w:t>change it at any time.'</w:t>
      </w:r>
    </w:p>
  </w:comment>
  <w:comment w:id="2502" w:author="Kester Rozario" w:date="2023-07-07T14:21:00Z" w:initials="KR">
    <w:p w14:paraId="38C36E7F" w14:textId="77777777" w:rsidR="00FC7E52" w:rsidRDefault="00FC7E52" w:rsidP="00934DCD">
      <w:pPr>
        <w:pStyle w:val="CommentText"/>
      </w:pPr>
      <w:r>
        <w:rPr>
          <w:rStyle w:val="CommentReference"/>
        </w:rPr>
        <w:annotationRef/>
      </w:r>
      <w:r>
        <w:fldChar w:fldCharType="begin"/>
      </w:r>
      <w:r>
        <w:instrText xml:space="preserve"> HYPERLINK "mailto:Jerome.Pielago@Hollard.com.au" </w:instrText>
      </w:r>
      <w:bookmarkStart w:id="2508" w:name="_@_B130EFA7E2E54934AFB7CC052F9CA7B0Z"/>
      <w:r>
        <w:fldChar w:fldCharType="separate"/>
      </w:r>
      <w:bookmarkEnd w:id="2508"/>
      <w:r w:rsidRPr="00CA1053">
        <w:rPr>
          <w:rStyle w:val="Mention"/>
          <w:noProof/>
        </w:rPr>
        <w:t>@Jerome Pielago</w:t>
      </w:r>
      <w:r>
        <w:fldChar w:fldCharType="end"/>
      </w:r>
      <w:r>
        <w:t xml:space="preserve"> are you able to review this section please regarding "in the market".  CBA have a suggestion mentioned above that is currently in use.  Note that this wording is currently live and present for all other brand partners.</w:t>
      </w:r>
    </w:p>
  </w:comment>
  <w:comment w:id="2503" w:author="Rebel Bailey" w:date="2023-07-07T14:26:00Z" w:initials="RB">
    <w:p w14:paraId="3C72DFFE" w14:textId="77777777" w:rsidR="00FC7E52" w:rsidRDefault="00FC7E52" w:rsidP="00934DCD">
      <w:pPr>
        <w:pStyle w:val="CommentText"/>
      </w:pPr>
      <w:r>
        <w:fldChar w:fldCharType="begin"/>
      </w:r>
      <w:r>
        <w:instrText xml:space="preserve"> HYPERLINK "mailto:Jerome.Pielago@Hollard.com.au"</w:instrText>
      </w:r>
      <w:bookmarkStart w:id="2509" w:name="_@_B4D5EB0C53B24969BCF996D497BAEDC6Z"/>
      <w:r>
        <w:fldChar w:fldCharType="separate"/>
      </w:r>
      <w:bookmarkEnd w:id="2509"/>
      <w:r w:rsidRPr="296A98FC">
        <w:rPr>
          <w:rStyle w:val="Mention"/>
          <w:noProof/>
        </w:rPr>
        <w:t>@Jerome Pielago</w:t>
      </w:r>
      <w:r>
        <w:fldChar w:fldCharType="end"/>
      </w:r>
      <w:r>
        <w:t xml:space="preserve"> CX would like a sentence that can apply to all products which does give a bit of a reason.  My issue with the CBA version is it has no reason at all which may generate calls and also not helpful for the customer to know why we've changed their Sum Insured. </w:t>
      </w:r>
      <w:r>
        <w:rPr>
          <w:rStyle w:val="CommentReference"/>
        </w:rPr>
        <w:annotationRef/>
      </w:r>
    </w:p>
  </w:comment>
  <w:comment w:id="2504" w:author="Kirsten Linnert" w:date="2023-07-07T16:47:00Z" w:initials="KL">
    <w:p w14:paraId="1E07F5A8" w14:textId="77777777" w:rsidR="00FC7E52" w:rsidRDefault="00FC7E52" w:rsidP="00934DCD">
      <w:pPr>
        <w:pStyle w:val="CommentText"/>
      </w:pPr>
      <w:r>
        <w:t xml:space="preserve">Can we confirm indexation in DC will be a permanent increase for all partners? </w:t>
      </w:r>
      <w:r>
        <w:rPr>
          <w:rStyle w:val="CommentReference"/>
        </w:rPr>
        <w:annotationRef/>
      </w:r>
    </w:p>
  </w:comment>
  <w:comment w:id="2505" w:author="Jerome Pielago" w:date="2023-07-10T13:01:00Z" w:initials="JP">
    <w:p w14:paraId="3267F477" w14:textId="77777777" w:rsidR="00FC7E52" w:rsidRDefault="00FC7E52" w:rsidP="00934DCD">
      <w:pPr>
        <w:pStyle w:val="CommentText"/>
      </w:pPr>
      <w:r>
        <w:fldChar w:fldCharType="begin"/>
      </w:r>
      <w:r>
        <w:instrText xml:space="preserve"> HYPERLINK "mailto:Kirsten.Cansino@hollard.com.au"</w:instrText>
      </w:r>
      <w:bookmarkStart w:id="2510" w:name="_@_FA31C33F00724D81AA0516E520C4F27BZ"/>
      <w:r>
        <w:fldChar w:fldCharType="separate"/>
      </w:r>
      <w:bookmarkEnd w:id="2510"/>
      <w:r w:rsidRPr="1C2BBDAD">
        <w:rPr>
          <w:rStyle w:val="Mention"/>
          <w:noProof/>
        </w:rPr>
        <w:t>@Kirsten Cansino</w:t>
      </w:r>
      <w:r>
        <w:fldChar w:fldCharType="end"/>
      </w:r>
      <w:r>
        <w:t xml:space="preserve"> - indexation works in the following ways in DC: </w:t>
      </w:r>
      <w:r>
        <w:rPr>
          <w:rStyle w:val="CommentReference"/>
        </w:rPr>
        <w:annotationRef/>
      </w:r>
    </w:p>
    <w:p w14:paraId="591A492E" w14:textId="77777777" w:rsidR="00FC7E52" w:rsidRDefault="00FC7E52" w:rsidP="00934DCD">
      <w:pPr>
        <w:pStyle w:val="CommentText"/>
      </w:pPr>
    </w:p>
    <w:p w14:paraId="60763C48" w14:textId="77777777" w:rsidR="00FC7E52" w:rsidRDefault="00FC7E52" w:rsidP="00934DCD">
      <w:pPr>
        <w:pStyle w:val="CommentText"/>
      </w:pPr>
      <w:r>
        <w:t xml:space="preserve">For Home/Landlords: Every year the SI increases by the set % indexation rate. This % is a field that we can define. </w:t>
      </w:r>
    </w:p>
    <w:p w14:paraId="32F37671" w14:textId="77777777" w:rsidR="00FC7E52" w:rsidRDefault="00FC7E52" w:rsidP="00934DCD">
      <w:pPr>
        <w:pStyle w:val="CommentText"/>
      </w:pPr>
    </w:p>
    <w:p w14:paraId="41139030" w14:textId="77777777" w:rsidR="00FC7E52" w:rsidRDefault="00FC7E52" w:rsidP="00934DCD">
      <w:pPr>
        <w:pStyle w:val="CommentText"/>
      </w:pPr>
      <w:r>
        <w:t xml:space="preserve">For Car: Every year at renewal review the system calls to Glasses guide and depending on if the value from Glasses guide the sum insured/agreed value of the car will increase or decrease. </w:t>
      </w:r>
    </w:p>
    <w:p w14:paraId="268F51B0" w14:textId="77777777" w:rsidR="00FC7E52" w:rsidRDefault="00FC7E52" w:rsidP="00934DCD">
      <w:pPr>
        <w:pStyle w:val="CommentText"/>
      </w:pPr>
    </w:p>
    <w:p w14:paraId="633D9504" w14:textId="77777777" w:rsidR="00FC7E52" w:rsidRDefault="00FC7E52" w:rsidP="00934DCD">
      <w:pPr>
        <w:pStyle w:val="CommentText"/>
      </w:pPr>
    </w:p>
  </w:comment>
  <w:comment w:id="2506" w:author="Jerome Pielago" w:date="2023-07-10T13:06:00Z" w:initials="JP">
    <w:p w14:paraId="4C8AB09D" w14:textId="77777777" w:rsidR="00FC7E52" w:rsidRDefault="00FC7E52" w:rsidP="00934DCD">
      <w:pPr>
        <w:pStyle w:val="CommentText"/>
      </w:pPr>
      <w:r>
        <w:fldChar w:fldCharType="begin"/>
      </w:r>
      <w:r>
        <w:instrText xml:space="preserve"> HYPERLINK "mailto:Rebel.Bailey@hollard.com.au"</w:instrText>
      </w:r>
      <w:bookmarkStart w:id="2511" w:name="_@_2D389B377FF74867A264306A587BBE7FZ"/>
      <w:r>
        <w:fldChar w:fldCharType="separate"/>
      </w:r>
      <w:bookmarkEnd w:id="2511"/>
      <w:r w:rsidRPr="7AE0E0B2">
        <w:rPr>
          <w:rStyle w:val="Mention"/>
          <w:noProof/>
        </w:rPr>
        <w:t>@Rebel Bailey</w:t>
      </w:r>
      <w:r>
        <w:fldChar w:fldCharType="end"/>
      </w:r>
      <w:r>
        <w:t xml:space="preserve"> </w:t>
      </w:r>
      <w:r>
        <w:fldChar w:fldCharType="begin"/>
      </w:r>
      <w:r>
        <w:instrText xml:space="preserve"> HYPERLINK "mailto:Kirsten.Cansino@hollard.com.au"</w:instrText>
      </w:r>
      <w:bookmarkStart w:id="2512" w:name="_@_D3F4364970B64FB887365B5AE3E546ADZ"/>
      <w:r>
        <w:fldChar w:fldCharType="separate"/>
      </w:r>
      <w:bookmarkEnd w:id="2512"/>
      <w:r w:rsidRPr="7AE0E0B2">
        <w:rPr>
          <w:rStyle w:val="Mention"/>
          <w:noProof/>
        </w:rPr>
        <w:t>@Kirsten Cansino</w:t>
      </w:r>
      <w:r>
        <w:fldChar w:fldCharType="end"/>
      </w:r>
      <w:r>
        <w:t xml:space="preserve"> </w:t>
      </w:r>
      <w:r>
        <w:fldChar w:fldCharType="begin"/>
      </w:r>
      <w:r>
        <w:instrText xml:space="preserve"> HYPERLINK "mailto:Kester.Rozario@hollard.com.au"</w:instrText>
      </w:r>
      <w:bookmarkStart w:id="2513" w:name="_@_F1593B0894AF4D70A9D65758F4F37689Z"/>
      <w:r>
        <w:fldChar w:fldCharType="separate"/>
      </w:r>
      <w:bookmarkEnd w:id="2513"/>
      <w:r w:rsidRPr="7AE0E0B2">
        <w:rPr>
          <w:rStyle w:val="Mention"/>
          <w:noProof/>
        </w:rPr>
        <w:t>@Kester Rozario</w:t>
      </w:r>
      <w:r>
        <w:fldChar w:fldCharType="end"/>
      </w:r>
      <w:r>
        <w:t xml:space="preserve"> - if we we're looking for consistency between Home and Car.. I think we can use the CBA version that Kirstens has suggested with some minor edits: </w:t>
      </w:r>
      <w:r>
        <w:rPr>
          <w:rStyle w:val="CommentReference"/>
        </w:rPr>
        <w:annotationRef/>
      </w:r>
    </w:p>
    <w:p w14:paraId="7FA66207" w14:textId="77777777" w:rsidR="00FC7E52" w:rsidRDefault="00FC7E52" w:rsidP="00934DCD">
      <w:pPr>
        <w:pStyle w:val="CommentText"/>
      </w:pPr>
    </w:p>
    <w:p w14:paraId="2D0BB56F" w14:textId="77777777" w:rsidR="00FC7E52" w:rsidRDefault="00FC7E52" w:rsidP="00934DCD">
      <w:pPr>
        <w:pStyle w:val="CommentText"/>
      </w:pPr>
      <w:r>
        <w:t>Your sum insured amount is  automatically adjusted on</w:t>
      </w:r>
    </w:p>
    <w:p w14:paraId="353C25C9" w14:textId="77777777" w:rsidR="00FC7E52" w:rsidRDefault="00FC7E52" w:rsidP="00934DCD">
      <w:pPr>
        <w:pStyle w:val="CommentText"/>
      </w:pPr>
      <w:r>
        <w:t>renewal. If you wish to adjust the sum insured, please contact us on [insert brand name] between [insert brand contact hours], before your policy is renewed. '</w:t>
      </w:r>
    </w:p>
    <w:p w14:paraId="5F826E47" w14:textId="77777777" w:rsidR="00FC7E52" w:rsidRDefault="00FC7E52" w:rsidP="00934DCD">
      <w:pPr>
        <w:pStyle w:val="CommentText"/>
      </w:pPr>
    </w:p>
    <w:p w14:paraId="29CD86F7" w14:textId="77777777" w:rsidR="00FC7E52" w:rsidRDefault="00FC7E52" w:rsidP="00934DCD">
      <w:pPr>
        <w:pStyle w:val="CommentText"/>
      </w:pPr>
    </w:p>
    <w:p w14:paraId="4CBF7E28" w14:textId="77777777" w:rsidR="00FC7E52" w:rsidRDefault="00FC7E52" w:rsidP="00934DCD">
      <w:pPr>
        <w:pStyle w:val="CommentText"/>
      </w:pPr>
    </w:p>
  </w:comment>
  <w:comment w:id="2507" w:author="William Turner" w:date="2024-05-23T12:25:00Z" w:initials="WT">
    <w:p w14:paraId="6957A8DC" w14:textId="77777777" w:rsidR="00FC7E52" w:rsidRDefault="00FC7E52" w:rsidP="00934DCD">
      <w:pPr>
        <w:pStyle w:val="CommentText"/>
      </w:pPr>
      <w:r>
        <w:rPr>
          <w:rStyle w:val="CommentReference"/>
        </w:rPr>
        <w:annotationRef/>
      </w:r>
      <w:r w:rsidRPr="4D00D883">
        <w:t>updated following consultation</w:t>
      </w:r>
    </w:p>
  </w:comment>
  <w:comment w:id="2514" w:author="Kester Rozario" w:date="2024-05-08T13:27:00Z" w:initials="KR">
    <w:p w14:paraId="62F5E213" w14:textId="77777777" w:rsidR="00FC7E52" w:rsidRDefault="00FC7E52" w:rsidP="00934DCD">
      <w:r>
        <w:rPr>
          <w:rStyle w:val="CommentReference"/>
        </w:rPr>
        <w:annotationRef/>
      </w:r>
      <w:r>
        <w:rPr>
          <w:rFonts w:ascii="Arial" w:eastAsia="Times New Roman" w:hAnsi="Arial" w:cs="Arial"/>
          <w:color w:val="000000"/>
          <w:kern w:val="0"/>
          <w:sz w:val="22"/>
          <w:szCs w:val="22"/>
          <w:lang w:val="en-AU" w:eastAsia="en-AU"/>
          <w14:ligatures w14:val="none"/>
        </w:rPr>
        <w:t>Comment - update logic to show for agreed value only.</w:t>
      </w:r>
    </w:p>
    <w:p w14:paraId="0DEEF129" w14:textId="77777777" w:rsidR="00FC7E52" w:rsidRDefault="00FC7E52" w:rsidP="00934DCD">
      <w:r>
        <w:rPr>
          <w:rFonts w:ascii="Arial" w:eastAsia="Times New Roman" w:hAnsi="Arial" w:cs="Arial"/>
          <w:color w:val="000000"/>
          <w:kern w:val="0"/>
          <w:sz w:val="22"/>
          <w:szCs w:val="22"/>
          <w:lang w:val="en-AU" w:eastAsia="en-AU"/>
          <w14:ligatures w14:val="none"/>
        </w:rPr>
        <w:t>-</w:t>
      </w:r>
    </w:p>
    <w:p w14:paraId="22A667D8" w14:textId="77777777" w:rsidR="00FC7E52" w:rsidRDefault="00FC7E52" w:rsidP="00934DCD"/>
    <w:p w14:paraId="64EA9AEA" w14:textId="77777777" w:rsidR="00FC7E52" w:rsidRDefault="00FC7E52" w:rsidP="00934DCD">
      <w:r>
        <w:rPr>
          <w:rFonts w:ascii="Arial" w:eastAsia="Times New Roman" w:hAnsi="Arial" w:cs="Arial"/>
          <w:color w:val="000000"/>
          <w:kern w:val="0"/>
          <w:sz w:val="22"/>
          <w:szCs w:val="22"/>
          <w:lang w:val="en-AU" w:eastAsia="en-AU"/>
          <w14:ligatures w14:val="none"/>
        </w:rPr>
        <w:t>Logic needs to update for Auto = Car.</w:t>
      </w:r>
    </w:p>
  </w:comment>
  <w:comment w:id="2515" w:author="William Turner" w:date="2024-05-14T12:52:00Z" w:initials="WT">
    <w:p w14:paraId="1745EDDC" w14:textId="77777777" w:rsidR="00FC7E52" w:rsidRDefault="00FC7E52" w:rsidP="00934DCD">
      <w:pPr>
        <w:pStyle w:val="CommentText"/>
      </w:pPr>
      <w:r>
        <w:t>updated</w:t>
      </w:r>
      <w:r>
        <w:rPr>
          <w:rStyle w:val="CommentReference"/>
        </w:rPr>
        <w:annotationRef/>
      </w:r>
    </w:p>
  </w:comment>
  <w:comment w:id="2516" w:author="Heng Liu" w:date="2024-06-12T09:03:00Z" w:initials="HL">
    <w:p w14:paraId="70C2C525" w14:textId="77777777" w:rsidR="00FC7E52" w:rsidRDefault="00FC7E52" w:rsidP="00934DCD">
      <w:pPr>
        <w:pStyle w:val="CommentText"/>
      </w:pPr>
      <w:r>
        <w:rPr>
          <w:rStyle w:val="CommentReference"/>
        </w:rPr>
        <w:annotationRef/>
      </w:r>
      <w:r>
        <w:t>“Then display” is repeated twice - I think the second one should be removed</w:t>
      </w:r>
    </w:p>
  </w:comment>
  <w:comment w:id="2517" w:author="William Turner" w:date="2024-06-19T10:18:00Z" w:initials="WT">
    <w:p w14:paraId="7B120D6E" w14:textId="77777777" w:rsidR="00FC7E52" w:rsidRDefault="00FC7E52" w:rsidP="00934DCD">
      <w:pPr>
        <w:pStyle w:val="CommentText"/>
      </w:pPr>
      <w:r>
        <w:rPr>
          <w:rStyle w:val="CommentReference"/>
        </w:rPr>
        <w:annotationRef/>
      </w:r>
      <w:r>
        <w:t>Thanks - have removed</w:t>
      </w:r>
    </w:p>
  </w:comment>
  <w:comment w:id="2520" w:author="Kirsten Cansino" w:date="2023-07-06T12:47:00Z" w:initials="KC">
    <w:p w14:paraId="7E9A31DD" w14:textId="77777777" w:rsidR="00FC7E52" w:rsidRDefault="00FC7E52" w:rsidP="00934DCD">
      <w:pPr>
        <w:pStyle w:val="CommentText"/>
        <w:rPr>
          <w:lang w:val="en-CA" w:eastAsia="en-GB"/>
        </w:rPr>
      </w:pPr>
      <w:r>
        <w:t>I recommend deleting 'before your policy is renewed'- customers can change their SI at any time</w:t>
      </w:r>
      <w:r>
        <w:rPr>
          <w:rStyle w:val="CommentReference"/>
          <w:rFonts w:eastAsiaTheme="majorEastAsia"/>
        </w:rPr>
        <w:annotationRef/>
      </w:r>
    </w:p>
  </w:comment>
  <w:comment w:id="2521" w:author="Kester Rozario" w:date="2023-07-07T14:31:00Z" w:initials="KR">
    <w:p w14:paraId="7C77E3B1" w14:textId="77777777" w:rsidR="00FC7E52" w:rsidRDefault="00FC7E52" w:rsidP="00934DCD">
      <w:pPr>
        <w:pStyle w:val="CommentText"/>
      </w:pPr>
      <w:r>
        <w:rPr>
          <w:rStyle w:val="CommentReference"/>
          <w:rFonts w:eastAsiaTheme="majorEastAsia"/>
        </w:rPr>
        <w:annotationRef/>
      </w:r>
      <w:r>
        <w:t>Section to be reviewed along with the sum insured section to identify the customers call to action here and risks around not updating the sum insured</w:t>
      </w:r>
    </w:p>
  </w:comment>
  <w:comment w:id="2522" w:author="William Turner" w:date="2024-05-14T12:53:00Z" w:initials="WT">
    <w:p w14:paraId="1E66F99C" w14:textId="77777777" w:rsidR="00FC7E52" w:rsidRDefault="00FC7E52" w:rsidP="00934DCD">
      <w:pPr>
        <w:pStyle w:val="CommentText"/>
      </w:pPr>
      <w:r>
        <w:t>the requested wording has been removed</w:t>
      </w:r>
      <w:r>
        <w:rPr>
          <w:rStyle w:val="CommentReference"/>
        </w:rPr>
        <w:annotationRef/>
      </w:r>
    </w:p>
  </w:comment>
  <w:comment w:id="2518" w:author="Kester Rozario" w:date="2024-05-08T13:36:00Z" w:initials="KR">
    <w:p w14:paraId="6F829655" w14:textId="77777777" w:rsidR="00FC7E52" w:rsidRDefault="00FC7E52" w:rsidP="00934DCD">
      <w:r>
        <w:rPr>
          <w:rStyle w:val="CommentReference"/>
        </w:rPr>
        <w:annotationRef/>
      </w:r>
      <w:r>
        <w:rPr>
          <w:rFonts w:ascii="Arial" w:eastAsia="Times New Roman" w:hAnsi="Arial" w:cs="Arial"/>
          <w:color w:val="000000"/>
          <w:kern w:val="0"/>
          <w:sz w:val="22"/>
          <w:szCs w:val="22"/>
          <w:lang w:val="en-AU" w:eastAsia="en-AU"/>
          <w14:ligatures w14:val="none"/>
        </w:rPr>
        <w:t>Compliance wishes to have the word “reflect” removed from the motor section.  Potential change is that both home and motor sections reflect the same wording as home</w:t>
      </w:r>
    </w:p>
  </w:comment>
  <w:comment w:id="2519" w:author="William Turner" w:date="2024-05-14T12:53:00Z" w:initials="WT">
    <w:p w14:paraId="7FCE31B6" w14:textId="77777777" w:rsidR="00FC7E52" w:rsidRDefault="00FC7E52" w:rsidP="00934DCD">
      <w:pPr>
        <w:pStyle w:val="CommentText"/>
      </w:pPr>
      <w:r>
        <w:t>the word has now been removed</w:t>
      </w:r>
      <w:r>
        <w:rPr>
          <w:rStyle w:val="CommentReference"/>
        </w:rPr>
        <w:annotationRef/>
      </w:r>
    </w:p>
  </w:comment>
  <w:comment w:id="2523" w:author="Kirsten Linnert" w:date="2024-06-17T13:57:00Z" w:initials="KL">
    <w:p w14:paraId="2456169E" w14:textId="77777777" w:rsidR="00FC7E52" w:rsidRDefault="00FC7E52" w:rsidP="00934DCD">
      <w:pPr>
        <w:pStyle w:val="CommentText"/>
      </w:pPr>
      <w:r>
        <w:rPr>
          <w:rStyle w:val="CommentReference"/>
        </w:rPr>
        <w:annotationRef/>
      </w:r>
      <w:r w:rsidRPr="5E8909F7">
        <w:t>How does this get relayed, it's not in the mock up? Seems to be in a random spot</w:t>
      </w:r>
    </w:p>
  </w:comment>
  <w:comment w:id="2524" w:author="William Turner" w:date="2024-06-19T10:21:00Z" w:initials="WT">
    <w:p w14:paraId="15AE7CD9" w14:textId="77777777" w:rsidR="00FC7E52" w:rsidRDefault="00FC7E52" w:rsidP="00934DCD">
      <w:pPr>
        <w:pStyle w:val="CommentText"/>
      </w:pPr>
      <w:r>
        <w:rPr>
          <w:rStyle w:val="CommentReference"/>
        </w:rPr>
        <w:annotationRef/>
      </w:r>
      <w:r>
        <w:t xml:space="preserve">Will be in right hand column above policy summary </w:t>
      </w:r>
      <w:r>
        <w:fldChar w:fldCharType="begin"/>
      </w:r>
      <w:r>
        <w:instrText>HYPERLINK "mailto:Sam.Sehgal@hollard.com.au"</w:instrText>
      </w:r>
      <w:bookmarkStart w:id="2526" w:name="_@_8BC85A5F819E45748C7CECE1DB32EB3EZ"/>
      <w:r>
        <w:fldChar w:fldCharType="separate"/>
      </w:r>
      <w:bookmarkEnd w:id="2526"/>
      <w:r w:rsidRPr="005C53A7">
        <w:rPr>
          <w:rStyle w:val="Mention"/>
          <w:noProof/>
        </w:rPr>
        <w:t>@Sam Sehgal (EXT Idiom)</w:t>
      </w:r>
      <w:r>
        <w:fldChar w:fldCharType="end"/>
      </w:r>
      <w:r>
        <w:t xml:space="preserve"> </w:t>
      </w:r>
    </w:p>
  </w:comment>
  <w:comment w:id="2525" w:author="Sam Sehgal (EXT Idiom) [2]" w:date="2024-06-23T14:05:00Z" w:initials="ss">
    <w:p w14:paraId="6F48004D" w14:textId="77777777" w:rsidR="00FC7E52" w:rsidRDefault="00FC7E52" w:rsidP="00586B73">
      <w:pPr>
        <w:pStyle w:val="CommentText"/>
      </w:pPr>
      <w:r>
        <w:rPr>
          <w:rStyle w:val="CommentReference"/>
        </w:rPr>
        <w:annotationRef/>
      </w:r>
      <w:r>
        <w:t>Updated</w:t>
      </w:r>
    </w:p>
  </w:comment>
  <w:comment w:id="2555" w:author="William Turner" w:date="2024-05-22T13:06:00Z" w:initials="WT">
    <w:p w14:paraId="02B8670E" w14:textId="6886AC15" w:rsidR="007C40F2" w:rsidRDefault="007C40F2">
      <w:pPr>
        <w:pStyle w:val="CommentText"/>
      </w:pPr>
      <w:r>
        <w:fldChar w:fldCharType="begin"/>
      </w:r>
      <w:r>
        <w:instrText xml:space="preserve"> HYPERLINK "mailto:Sam.Sehgal@hollard.com.au"</w:instrText>
      </w:r>
      <w:bookmarkStart w:id="2556" w:name="_@_FA9057780BB04657B7B6E1102B17C82AZ"/>
      <w:r>
        <w:fldChar w:fldCharType="separate"/>
      </w:r>
      <w:bookmarkEnd w:id="2556"/>
      <w:r w:rsidRPr="6667EC7A">
        <w:rPr>
          <w:rStyle w:val="Mention"/>
          <w:noProof/>
        </w:rPr>
        <w:t>@Sam Sehgal (EXT Idiom)</w:t>
      </w:r>
      <w:r>
        <w:fldChar w:fldCharType="end"/>
      </w:r>
      <w:r>
        <w:t xml:space="preserve"> just noting i have updated this after looking at the PBI - will discuss in our Thursday meeting</w:t>
      </w:r>
      <w:r>
        <w:rPr>
          <w:rStyle w:val="CommentReference"/>
        </w:rPr>
        <w:annotationRef/>
      </w:r>
    </w:p>
  </w:comment>
  <w:comment w:id="2563" w:author="Amanda Yates" w:date="2024-06-17T14:07:00Z" w:initials="AY">
    <w:p w14:paraId="34FC070F" w14:textId="403EA5EA" w:rsidR="007C40F2" w:rsidRDefault="007C40F2">
      <w:pPr>
        <w:pStyle w:val="CommentText"/>
      </w:pPr>
      <w:r>
        <w:rPr>
          <w:rStyle w:val="CommentReference"/>
        </w:rPr>
        <w:annotationRef/>
      </w:r>
      <w:r w:rsidRPr="3AF2C978">
        <w:t>Will the start and end ODO not show on an endorsement even if its is the first year of the policy?</w:t>
      </w:r>
    </w:p>
  </w:comment>
  <w:comment w:id="2564" w:author="William Turner" w:date="2024-06-19T10:39:00Z" w:initials="WT">
    <w:p w14:paraId="6E109BE4" w14:textId="77777777" w:rsidR="007C40F2" w:rsidRDefault="007C40F2" w:rsidP="00F90087">
      <w:pPr>
        <w:pStyle w:val="CommentText"/>
      </w:pPr>
      <w:r>
        <w:rPr>
          <w:rStyle w:val="CommentReference"/>
        </w:rPr>
        <w:annotationRef/>
      </w:r>
      <w:r>
        <w:t>Will only show on new business. There’s no way to show it on a first term endorsement only, ie would then appear on all endorsements eg second or third year...</w:t>
      </w:r>
    </w:p>
  </w:comment>
  <w:comment w:id="2574" w:author="Kirsten Linnert" w:date="2024-06-17T14:50:00Z" w:initials="KL">
    <w:p w14:paraId="4C0494EC" w14:textId="33533B98" w:rsidR="00681336" w:rsidRDefault="00BC1C47">
      <w:pPr>
        <w:pStyle w:val="CommentText"/>
      </w:pPr>
      <w:r>
        <w:rPr>
          <w:rStyle w:val="CommentReference"/>
        </w:rPr>
        <w:annotationRef/>
      </w:r>
      <w:r w:rsidR="540CD3CF" w:rsidRPr="7FB61A77">
        <w:t>Delete 'for Comp Saver'</w:t>
      </w:r>
    </w:p>
  </w:comment>
  <w:comment w:id="2575" w:author="William Turner" w:date="2024-06-19T10:41:00Z" w:initials="WT">
    <w:p w14:paraId="39FAD057" w14:textId="77777777" w:rsidR="008202F9" w:rsidRDefault="008202F9" w:rsidP="008202F9">
      <w:pPr>
        <w:pStyle w:val="CommentText"/>
      </w:pPr>
      <w:r>
        <w:rPr>
          <w:rStyle w:val="CommentReference"/>
        </w:rPr>
        <w:annotationRef/>
      </w:r>
      <w:r>
        <w:t>accepted</w:t>
      </w:r>
    </w:p>
  </w:comment>
  <w:comment w:id="2576" w:author="Amanda Yates" w:date="2024-06-27T10:00:00Z" w:initials="AY">
    <w:p w14:paraId="71BDEB92" w14:textId="1A73E0A8" w:rsidR="0472516C" w:rsidRDefault="0472516C">
      <w:pPr>
        <w:pStyle w:val="CommentText"/>
      </w:pPr>
      <w:r>
        <w:t xml:space="preserve">Thanks </w:t>
      </w:r>
      <w:r>
        <w:rPr>
          <w:rStyle w:val="CommentReference"/>
        </w:rPr>
        <w:annotationRef/>
      </w:r>
    </w:p>
  </w:comment>
  <w:comment w:id="2572" w:author="Bianca Tautz" w:date="2024-06-06T17:03:00Z" w:initials="BT">
    <w:p w14:paraId="6AC13B68" w14:textId="1B30B20C" w:rsidR="006662ED" w:rsidRDefault="00E67EA6">
      <w:pPr>
        <w:pStyle w:val="CommentText"/>
      </w:pPr>
      <w:r>
        <w:rPr>
          <w:rStyle w:val="CommentReference"/>
        </w:rPr>
        <w:annotationRef/>
      </w:r>
      <w:r w:rsidRPr="49219355">
        <w:t xml:space="preserve">Is this specifically due to overestimating the end odometer reading?  Is so we should be more explicit about this. </w:t>
      </w:r>
    </w:p>
  </w:comment>
  <w:comment w:id="2573" w:author="William Turner" w:date="2024-06-19T10:40:00Z" w:initials="WT">
    <w:p w14:paraId="37B1F230" w14:textId="77777777" w:rsidR="00C74734" w:rsidRDefault="00C74734" w:rsidP="00C74734">
      <w:pPr>
        <w:pStyle w:val="CommentText"/>
      </w:pPr>
      <w:r>
        <w:rPr>
          <w:rStyle w:val="CommentReference"/>
        </w:rPr>
        <w:annotationRef/>
      </w:r>
      <w:r>
        <w:t>Yes it is. For space reasons the further detail on this is put in full in the About Your Policy section.</w:t>
      </w:r>
    </w:p>
  </w:comment>
  <w:comment w:id="2579" w:author="William Turner" w:date="2024-06-05T15:35:00Z" w:initials="WT">
    <w:p w14:paraId="13513A65" w14:textId="16C9A73C" w:rsidR="006662ED" w:rsidRDefault="00E67EA6">
      <w:pPr>
        <w:pStyle w:val="CommentText"/>
      </w:pPr>
      <w:r>
        <w:rPr>
          <w:rStyle w:val="CommentReference"/>
        </w:rPr>
        <w:annotationRef/>
      </w:r>
      <w:r w:rsidRPr="77F21329">
        <w:t>Remove number (i.e. remove "1.") following discussion with Product about risk of referencing incorrect number in the "see section..." references like this throughout the document</w:t>
      </w:r>
    </w:p>
  </w:comment>
  <w:comment w:id="2580" w:author="William Turner" w:date="2024-06-19T10:42:00Z" w:initials="WT">
    <w:p w14:paraId="06B36230" w14:textId="77777777" w:rsidR="005106B2" w:rsidRDefault="005106B2" w:rsidP="005106B2">
      <w:pPr>
        <w:pStyle w:val="CommentText"/>
      </w:pPr>
      <w:r>
        <w:rPr>
          <w:rStyle w:val="CommentReference"/>
        </w:rPr>
        <w:annotationRef/>
      </w:r>
      <w:r>
        <w:t>done</w:t>
      </w:r>
    </w:p>
  </w:comment>
  <w:comment w:id="2581" w:author="Amanda Yates" w:date="2024-06-27T10:00:00Z" w:initials="AY">
    <w:p w14:paraId="4039CC14" w14:textId="6EB8F623" w:rsidR="0472516C" w:rsidRDefault="0472516C">
      <w:pPr>
        <w:pStyle w:val="CommentText"/>
      </w:pPr>
      <w:r>
        <w:t>Thank you Will</w:t>
      </w:r>
      <w:r>
        <w:rPr>
          <w:rStyle w:val="CommentReference"/>
        </w:rPr>
        <w:annotationRef/>
      </w:r>
    </w:p>
  </w:comment>
  <w:comment w:id="2577" w:author="Kester Rozario [2]" w:date="2024-05-09T13:27:00Z" w:initials="KR">
    <w:p w14:paraId="0BDE8EAE" w14:textId="2A6DE6EB" w:rsidR="000952FF" w:rsidRDefault="000952FF" w:rsidP="000952FF">
      <w:r>
        <w:rPr>
          <w:rStyle w:val="CommentReference"/>
        </w:rPr>
        <w:annotationRef/>
      </w:r>
      <w:r>
        <w:rPr>
          <w:rFonts w:ascii="Arial" w:eastAsia="Times New Roman" w:hAnsi="Arial" w:cs="Arial"/>
          <w:color w:val="000000"/>
          <w:kern w:val="0"/>
          <w:sz w:val="22"/>
          <w:szCs w:val="22"/>
          <w:lang w:val="en-AU" w:eastAsia="en-AU"/>
          <w14:ligatures w14:val="none"/>
        </w:rPr>
        <w:t>Suggestion from Rebel   “If at the time of a claim your odometer is over your end reading, an additional outside odometer excess may apply. See section '1. About your policy' for further details on your Comprehensive Saver cover.”</w:t>
      </w:r>
    </w:p>
  </w:comment>
  <w:comment w:id="2578" w:author="William Turner" w:date="2024-05-23T12:21:00Z" w:initials="WT">
    <w:p w14:paraId="55B0A7F0" w14:textId="2B549167" w:rsidR="000C2A20" w:rsidRDefault="00510F83">
      <w:pPr>
        <w:pStyle w:val="CommentText"/>
      </w:pPr>
      <w:r>
        <w:rPr>
          <w:rStyle w:val="CommentReference"/>
        </w:rPr>
        <w:annotationRef/>
      </w:r>
      <w:r w:rsidRPr="3D4CC590">
        <w:t>now updated after consultation</w:t>
      </w:r>
    </w:p>
  </w:comment>
  <w:comment w:id="2783" w:author="Kirsten Linnert" w:date="2024-06-17T09:57:00Z" w:initials="KL">
    <w:p w14:paraId="4AF69F6F" w14:textId="45024FF2" w:rsidR="00681336" w:rsidRDefault="00BC1C47">
      <w:pPr>
        <w:pStyle w:val="CommentText"/>
      </w:pPr>
      <w:r>
        <w:rPr>
          <w:rStyle w:val="CommentReference"/>
        </w:rPr>
        <w:annotationRef/>
      </w:r>
      <w:r w:rsidR="3691098D" w:rsidRPr="3A314729">
        <w:t>Amend 'Your internalvariable' to 'Insured Address'</w:t>
      </w:r>
    </w:p>
  </w:comment>
  <w:comment w:id="2784" w:author="William Turner" w:date="2024-06-19T10:47:00Z" w:initials="WT">
    <w:p w14:paraId="5CCEF202" w14:textId="6A5E92D6" w:rsidR="00617C66" w:rsidRDefault="00617C66" w:rsidP="00617C66">
      <w:pPr>
        <w:pStyle w:val="CommentText"/>
      </w:pPr>
      <w:r>
        <w:rPr>
          <w:rStyle w:val="CommentReference"/>
        </w:rPr>
        <w:annotationRef/>
      </w:r>
      <w:r>
        <w:t xml:space="preserve">Accepted - updated. </w:t>
      </w:r>
      <w:r>
        <w:fldChar w:fldCharType="begin"/>
      </w:r>
      <w:r>
        <w:instrText>HYPERLINK "mailto:Sam.Sehgal@hollard.com.au"</w:instrText>
      </w:r>
      <w:bookmarkStart w:id="2787" w:name="_@_AE3675F96A9F4083A52FC25F39D7E478Z"/>
      <w:r>
        <w:fldChar w:fldCharType="separate"/>
      </w:r>
      <w:bookmarkEnd w:id="2787"/>
      <w:r w:rsidRPr="00617C66">
        <w:rPr>
          <w:rStyle w:val="Mention"/>
          <w:noProof/>
        </w:rPr>
        <w:t>@Sam Sehgal (EXT Idiom)</w:t>
      </w:r>
      <w:r>
        <w:fldChar w:fldCharType="end"/>
      </w:r>
      <w:r>
        <w:t xml:space="preserve"> to update logic column for all instances </w:t>
      </w:r>
    </w:p>
  </w:comment>
  <w:comment w:id="2785" w:author="Sam Sehgal (EXT Idiom) [2]" w:date="2024-06-23T14:09:00Z" w:initials="ss">
    <w:p w14:paraId="3C6D5AC0" w14:textId="77777777" w:rsidR="00761DC8" w:rsidRDefault="00761DC8" w:rsidP="00761DC8">
      <w:pPr>
        <w:pStyle w:val="CommentText"/>
      </w:pPr>
      <w:r>
        <w:rPr>
          <w:rStyle w:val="CommentReference"/>
        </w:rPr>
        <w:annotationRef/>
      </w:r>
      <w:r>
        <w:t>Updated.</w:t>
      </w:r>
    </w:p>
  </w:comment>
  <w:comment w:id="2786" w:author="Amanda Yates" w:date="2024-06-27T10:06:00Z" w:initials="AY">
    <w:p w14:paraId="233A2EF9" w14:textId="07EB64C0" w:rsidR="0472516C" w:rsidRDefault="0472516C">
      <w:pPr>
        <w:pStyle w:val="CommentText"/>
      </w:pPr>
      <w:r>
        <w:t>Thanks</w:t>
      </w:r>
      <w:r>
        <w:rPr>
          <w:rStyle w:val="CommentReference"/>
        </w:rPr>
        <w:annotationRef/>
      </w:r>
    </w:p>
  </w:comment>
  <w:comment w:id="2777" w:author="Kirsten Linnert" w:date="2024-06-17T11:39:00Z" w:initials="KL">
    <w:p w14:paraId="2360A670" w14:textId="6754467A" w:rsidR="00681336" w:rsidRDefault="00BC1C47">
      <w:pPr>
        <w:pStyle w:val="CommentText"/>
      </w:pPr>
      <w:r>
        <w:rPr>
          <w:rStyle w:val="CommentReference"/>
        </w:rPr>
        <w:annotationRef/>
      </w:r>
      <w:r w:rsidR="169DA764" w:rsidRPr="044CF94A">
        <w:t xml:space="preserve">Is this duplicated? </w:t>
      </w:r>
    </w:p>
  </w:comment>
  <w:comment w:id="2778" w:author="William Turner" w:date="2024-06-19T10:46:00Z" w:initials="WT">
    <w:p w14:paraId="3B6A1718" w14:textId="77777777" w:rsidR="003B3A74" w:rsidRDefault="003B3A74" w:rsidP="003B3A74">
      <w:pPr>
        <w:pStyle w:val="CommentText"/>
      </w:pPr>
      <w:r>
        <w:rPr>
          <w:rStyle w:val="CommentReference"/>
        </w:rPr>
        <w:annotationRef/>
      </w:r>
      <w:r>
        <w:t>Have removed duplication</w:t>
      </w:r>
    </w:p>
  </w:comment>
  <w:comment w:id="2779" w:author="William Turner" w:date="2024-06-19T14:54:00Z" w:initials="WT">
    <w:p w14:paraId="67431D78" w14:textId="02BEF88D" w:rsidR="000F07FD" w:rsidRDefault="000F07FD" w:rsidP="000F07FD">
      <w:pPr>
        <w:pStyle w:val="CommentText"/>
      </w:pPr>
      <w:r>
        <w:rPr>
          <w:rStyle w:val="CommentReference"/>
        </w:rPr>
        <w:annotationRef/>
      </w:r>
      <w:r>
        <w:fldChar w:fldCharType="begin"/>
      </w:r>
      <w:r>
        <w:instrText>HYPERLINK "mailto:Sam.Sehgal@hollard.com.au"</w:instrText>
      </w:r>
      <w:bookmarkStart w:id="2792" w:name="_@_6168F72A37214F5B8E2DD1A9C5217D63Z"/>
      <w:r>
        <w:fldChar w:fldCharType="separate"/>
      </w:r>
      <w:bookmarkEnd w:id="2792"/>
      <w:r w:rsidRPr="000F07FD">
        <w:rPr>
          <w:rStyle w:val="Mention"/>
          <w:noProof/>
        </w:rPr>
        <w:t>@Sam Sehgal (EXT Idiom)</w:t>
      </w:r>
      <w:r>
        <w:fldChar w:fldCharType="end"/>
      </w:r>
      <w:r>
        <w:t xml:space="preserve"> will let you take care of logic cell</w:t>
      </w:r>
    </w:p>
  </w:comment>
  <w:comment w:id="2780" w:author="Sam Sehgal (EXT Idiom) [2]" w:date="2024-06-23T14:09:00Z" w:initials="ss">
    <w:p w14:paraId="5440798D" w14:textId="77777777" w:rsidR="00756520" w:rsidRDefault="00756520" w:rsidP="00756520">
      <w:pPr>
        <w:pStyle w:val="CommentText"/>
      </w:pPr>
      <w:r>
        <w:rPr>
          <w:rStyle w:val="CommentReference"/>
        </w:rPr>
        <w:annotationRef/>
      </w:r>
      <w:r>
        <w:t>Updated to always display Insured address for Home and Landlord policies.</w:t>
      </w:r>
    </w:p>
  </w:comment>
  <w:comment w:id="2781" w:author="Amanda Yates" w:date="2024-06-27T10:04:00Z" w:initials="AY">
    <w:p w14:paraId="78A8B41B" w14:textId="6D116DF4" w:rsidR="0472516C" w:rsidRDefault="0472516C">
      <w:pPr>
        <w:pStyle w:val="CommentText"/>
      </w:pPr>
      <w:r>
        <w:t>Does this need then display?</w:t>
      </w:r>
      <w:r>
        <w:rPr>
          <w:rStyle w:val="CommentReference"/>
        </w:rPr>
        <w:annotationRef/>
      </w:r>
    </w:p>
  </w:comment>
  <w:comment w:id="2782" w:author="William Turner [2]" w:date="2024-07-04T11:27:00Z" w:initials="WT">
    <w:p w14:paraId="0F4DBFA3" w14:textId="77777777" w:rsidR="009D64E1" w:rsidRDefault="009D64E1" w:rsidP="009D64E1">
      <w:pPr>
        <w:pStyle w:val="CommentText"/>
      </w:pPr>
      <w:r>
        <w:rPr>
          <w:rStyle w:val="CommentReference"/>
        </w:rPr>
        <w:annotationRef/>
      </w:r>
      <w:r>
        <w:t>The logic is correct but was missing “Then display’ which I have now added</w:t>
      </w:r>
    </w:p>
  </w:comment>
  <w:comment w:id="2854" w:author="Amanda Yates" w:date="2024-06-17T14:37:00Z" w:initials="AY">
    <w:p w14:paraId="039D7AD9" w14:textId="519F8357" w:rsidR="00760B55" w:rsidRDefault="00760B55">
      <w:pPr>
        <w:pStyle w:val="CommentText"/>
      </w:pPr>
      <w:r>
        <w:rPr>
          <w:rStyle w:val="CommentReference"/>
        </w:rPr>
        <w:annotationRef/>
      </w:r>
      <w:r w:rsidRPr="6C678AB3">
        <w:t>Does this set out building and/or contents as it does above, on two lines?</w:t>
      </w:r>
    </w:p>
  </w:comment>
  <w:comment w:id="2855" w:author="William Turner" w:date="2024-06-19T10:52:00Z" w:initials="WT">
    <w:p w14:paraId="64D2D1C9" w14:textId="77777777" w:rsidR="00760B55" w:rsidRDefault="00760B55" w:rsidP="0082306A">
      <w:pPr>
        <w:pStyle w:val="CommentText"/>
      </w:pPr>
      <w:r>
        <w:rPr>
          <w:rStyle w:val="CommentReference"/>
        </w:rPr>
        <w:annotationRef/>
      </w:r>
      <w:r>
        <w:t>It will be on one line since there aren’t Classic or Plus levels to Landlord</w:t>
      </w:r>
    </w:p>
  </w:comment>
  <w:comment w:id="2856" w:author="Amanda Yates" w:date="2024-06-27T10:29:00Z" w:initials="AY">
    <w:p w14:paraId="48789BA6" w14:textId="7D461B12" w:rsidR="00760B55" w:rsidRDefault="00760B55">
      <w:pPr>
        <w:pStyle w:val="CommentText"/>
      </w:pPr>
      <w:r>
        <w:t>Thanks for confirming</w:t>
      </w:r>
      <w:r>
        <w:rPr>
          <w:rStyle w:val="CommentReference"/>
        </w:rPr>
        <w:annotationRef/>
      </w:r>
    </w:p>
  </w:comment>
  <w:comment w:id="2984" w:author="William Turner" w:date="2024-06-05T15:36:00Z" w:initials="WT">
    <w:p w14:paraId="1912B027" w14:textId="23E032DF" w:rsidR="006662ED" w:rsidRDefault="00E67EA6">
      <w:pPr>
        <w:pStyle w:val="CommentText"/>
      </w:pPr>
      <w:r>
        <w:rPr>
          <w:rStyle w:val="CommentReference"/>
        </w:rPr>
        <w:annotationRef/>
      </w:r>
      <w:r w:rsidRPr="122A97E0">
        <w:t>Remove number (i.e. remove "5.") following discussion with Product about risk of referencing incorrect number in the "see section..." references like this throughout the document</w:t>
      </w:r>
    </w:p>
  </w:comment>
  <w:comment w:id="2985" w:author="William Turner" w:date="2024-06-19T10:53:00Z" w:initials="WT">
    <w:p w14:paraId="58A726BA" w14:textId="77777777" w:rsidR="007F3551" w:rsidRDefault="007F3551" w:rsidP="007F3551">
      <w:pPr>
        <w:pStyle w:val="CommentText"/>
      </w:pPr>
      <w:r>
        <w:rPr>
          <w:rStyle w:val="CommentReference"/>
        </w:rPr>
        <w:annotationRef/>
      </w:r>
      <w:r>
        <w:t>done</w:t>
      </w:r>
    </w:p>
  </w:comment>
  <w:comment w:id="2986" w:author="Kirsten Linnert" w:date="2024-06-17T13:12:00Z" w:initials="KL">
    <w:p w14:paraId="27CACAE2" w14:textId="121F37BF" w:rsidR="00681336" w:rsidRDefault="00BC1C47">
      <w:pPr>
        <w:pStyle w:val="CommentText"/>
      </w:pPr>
      <w:r>
        <w:rPr>
          <w:rStyle w:val="CommentReference"/>
        </w:rPr>
        <w:annotationRef/>
      </w:r>
      <w:r w:rsidR="6ACF9227" w:rsidRPr="5EE01AC7">
        <w:t>Amend 'will' to 'may'</w:t>
      </w:r>
    </w:p>
  </w:comment>
  <w:comment w:id="2987" w:author="William Turner" w:date="2024-06-19T10:54:00Z" w:initials="WT">
    <w:p w14:paraId="046305F4" w14:textId="77777777" w:rsidR="007F3551" w:rsidRDefault="007F3551" w:rsidP="007F3551">
      <w:pPr>
        <w:pStyle w:val="CommentText"/>
      </w:pPr>
      <w:r>
        <w:rPr>
          <w:rStyle w:val="CommentReference"/>
        </w:rPr>
        <w:annotationRef/>
      </w:r>
      <w:r>
        <w:t>Accepted - updated</w:t>
      </w:r>
    </w:p>
  </w:comment>
  <w:comment w:id="2988" w:author="Amanda Yates" w:date="2024-06-27T10:31:00Z" w:initials="AY">
    <w:p w14:paraId="45584E75" w14:textId="56021DB7" w:rsidR="0472516C" w:rsidRDefault="0472516C">
      <w:pPr>
        <w:pStyle w:val="CommentText"/>
      </w:pPr>
      <w:r>
        <w:t xml:space="preserve">Thanks </w:t>
      </w:r>
      <w:r>
        <w:rPr>
          <w:rStyle w:val="CommentReference"/>
        </w:rPr>
        <w:annotationRef/>
      </w:r>
    </w:p>
  </w:comment>
  <w:comment w:id="2989" w:author="Kirsten Linnert" w:date="2024-06-28T12:39:00Z" w:initials="KL">
    <w:p w14:paraId="59E91C6A" w14:textId="5AFCE4EE" w:rsidR="0472516C" w:rsidRDefault="0472516C">
      <w:pPr>
        <w:pStyle w:val="CommentText"/>
      </w:pPr>
      <w:r>
        <w:t>please amend Liability to lower case 'l' to align with PDS</w:t>
      </w:r>
      <w:r>
        <w:rPr>
          <w:rStyle w:val="CommentReference"/>
        </w:rPr>
        <w:annotationRef/>
      </w:r>
    </w:p>
  </w:comment>
  <w:comment w:id="2990" w:author="William Turner [2]" w:date="2024-07-04T11:28:00Z" w:initials="WT">
    <w:p w14:paraId="22BABC8B" w14:textId="77777777" w:rsidR="00174DAB" w:rsidRDefault="00174DAB" w:rsidP="00174DAB">
      <w:pPr>
        <w:pStyle w:val="CommentText"/>
      </w:pPr>
      <w:r>
        <w:rPr>
          <w:rStyle w:val="CommentReference"/>
        </w:rPr>
        <w:annotationRef/>
      </w:r>
      <w:r>
        <w:t>Accepted - now updated</w:t>
      </w:r>
    </w:p>
  </w:comment>
  <w:comment w:id="3001" w:author="Amanda Yates" w:date="2024-06-17T15:36:00Z" w:initials="AY">
    <w:p w14:paraId="4DB6421C" w14:textId="4DA1FE37" w:rsidR="00681336" w:rsidRDefault="00BC1C47">
      <w:pPr>
        <w:pStyle w:val="CommentText"/>
      </w:pPr>
      <w:r>
        <w:rPr>
          <w:rStyle w:val="CommentReference"/>
        </w:rPr>
        <w:annotationRef/>
      </w:r>
      <w:r w:rsidR="6C0CAC17" w:rsidRPr="2AC82AEF">
        <w:t xml:space="preserve">Is there a reason why Home/Lan Optional Covers are mentioned in this 'Your policy summary' and not the one for Car, and then Optional Covers are mentioned in the 'About your policy' section for Car and not for Home/Lan? </w:t>
      </w:r>
    </w:p>
  </w:comment>
  <w:comment w:id="3002" w:author="William Turner" w:date="2024-06-19T10:57:00Z" w:initials="WT">
    <w:p w14:paraId="033C3BBB" w14:textId="77777777" w:rsidR="00526C54" w:rsidRDefault="00526C54" w:rsidP="00526C54">
      <w:pPr>
        <w:pStyle w:val="CommentText"/>
      </w:pPr>
      <w:r>
        <w:rPr>
          <w:rStyle w:val="CommentReference"/>
        </w:rPr>
        <w:annotationRef/>
      </w:r>
      <w:r>
        <w:t>Yes, this positioning was inherited from the current white label COI which was the baseline for creating the CBA Day 1.5 COI</w:t>
      </w:r>
    </w:p>
  </w:comment>
  <w:comment w:id="3003" w:author="Amanda Yates" w:date="2024-06-27T10:33:00Z" w:initials="AY">
    <w:p w14:paraId="10A95925" w14:textId="4E3637EE" w:rsidR="0472516C" w:rsidRDefault="0472516C">
      <w:pPr>
        <w:pStyle w:val="CommentText"/>
      </w:pPr>
      <w:r>
        <w:fldChar w:fldCharType="begin"/>
      </w:r>
      <w:r>
        <w:instrText xml:space="preserve"> HYPERLINK "mailto:William.Turner@hollard.com.au"</w:instrText>
      </w:r>
      <w:bookmarkStart w:id="3005" w:name="_@_8F28D63EE98B4DD7AC2C798154C12F8DZ"/>
      <w:r>
        <w:fldChar w:fldCharType="separate"/>
      </w:r>
      <w:bookmarkEnd w:id="3005"/>
      <w:r w:rsidRPr="0472516C">
        <w:rPr>
          <w:rStyle w:val="Mention"/>
          <w:noProof/>
        </w:rPr>
        <w:t>@William Turner</w:t>
      </w:r>
      <w:r>
        <w:fldChar w:fldCharType="end"/>
      </w:r>
      <w:r>
        <w:t xml:space="preserve"> is it possible to have them the same between the car and home versions?</w:t>
      </w:r>
      <w:r>
        <w:rPr>
          <w:rStyle w:val="CommentReference"/>
        </w:rPr>
        <w:annotationRef/>
      </w:r>
    </w:p>
  </w:comment>
  <w:comment w:id="3004" w:author="William Turner [2]" w:date="2024-07-04T11:30:00Z" w:initials="WT">
    <w:p w14:paraId="644506F1" w14:textId="77777777" w:rsidR="005C1F1D" w:rsidRDefault="005C1F1D" w:rsidP="005C1F1D">
      <w:pPr>
        <w:pStyle w:val="CommentText"/>
      </w:pPr>
      <w:r>
        <w:rPr>
          <w:rStyle w:val="CommentReference"/>
        </w:rPr>
        <w:annotationRef/>
      </w:r>
      <w:r>
        <w:t>No we can’t as it would be too much of a structural change to the COI from an IT build perspective in the time available</w:t>
      </w:r>
    </w:p>
  </w:comment>
  <w:comment w:id="3017" w:author="Bianca Tautz" w:date="2024-06-06T17:45:00Z" w:initials="BT">
    <w:p w14:paraId="66BD17BE" w14:textId="71E02F26" w:rsidR="006662ED" w:rsidRDefault="00E67EA6">
      <w:pPr>
        <w:pStyle w:val="CommentText"/>
      </w:pPr>
      <w:r>
        <w:rPr>
          <w:rStyle w:val="CommentReference"/>
        </w:rPr>
        <w:annotationRef/>
      </w:r>
      <w:r w:rsidRPr="0C5F0649">
        <w:t>remove 'to'</w:t>
      </w:r>
    </w:p>
  </w:comment>
  <w:comment w:id="3018" w:author="William Turner" w:date="2024-06-19T10:58:00Z" w:initials="WT">
    <w:p w14:paraId="5DCD714B" w14:textId="77777777" w:rsidR="00F86A68" w:rsidRDefault="00F86A68" w:rsidP="00F86A68">
      <w:pPr>
        <w:pStyle w:val="CommentText"/>
      </w:pPr>
      <w:r>
        <w:rPr>
          <w:rStyle w:val="CommentReference"/>
        </w:rPr>
        <w:annotationRef/>
      </w:r>
      <w:r>
        <w:t>accepted</w:t>
      </w:r>
    </w:p>
  </w:comment>
  <w:comment w:id="3025" w:author="Amanda Yates" w:date="2024-06-17T14:54:00Z" w:initials="AY">
    <w:p w14:paraId="49F04D62" w14:textId="64811589" w:rsidR="00681336" w:rsidRDefault="00BC1C47">
      <w:pPr>
        <w:pStyle w:val="CommentText"/>
      </w:pPr>
      <w:r>
        <w:rPr>
          <w:rStyle w:val="CommentReference"/>
        </w:rPr>
        <w:annotationRef/>
      </w:r>
      <w:r w:rsidR="1F5D9FA0" w:rsidRPr="1951FE25">
        <w:t>Optional Covers, please capitalise as per the PDS</w:t>
      </w:r>
    </w:p>
  </w:comment>
  <w:comment w:id="3026" w:author="William Turner" w:date="2024-06-19T10:58:00Z" w:initials="WT">
    <w:p w14:paraId="264E0B45" w14:textId="77777777" w:rsidR="00EC453A" w:rsidRDefault="00EC453A" w:rsidP="00EC453A">
      <w:pPr>
        <w:pStyle w:val="CommentText"/>
      </w:pPr>
      <w:r>
        <w:rPr>
          <w:rStyle w:val="CommentReference"/>
        </w:rPr>
        <w:annotationRef/>
      </w:r>
      <w:r>
        <w:t>accepted</w:t>
      </w:r>
    </w:p>
  </w:comment>
  <w:comment w:id="3027" w:author="Amanda Yates" w:date="2024-06-27T10:35:00Z" w:initials="AY">
    <w:p w14:paraId="518C7B94" w14:textId="5F129AD4" w:rsidR="0472516C" w:rsidRDefault="0472516C">
      <w:pPr>
        <w:pStyle w:val="CommentText"/>
      </w:pPr>
      <w:r>
        <w:t>Thanks</w:t>
      </w:r>
      <w:r>
        <w:rPr>
          <w:rStyle w:val="CommentReference"/>
        </w:rPr>
        <w:annotationRef/>
      </w:r>
    </w:p>
  </w:comment>
  <w:comment w:id="3028" w:author="Kirsten Linnert" w:date="2024-06-17T13:14:00Z" w:initials="KL">
    <w:p w14:paraId="5C01A6EA" w14:textId="1E7822F4" w:rsidR="00681336" w:rsidRDefault="00BC1C47">
      <w:pPr>
        <w:pStyle w:val="CommentText"/>
      </w:pPr>
      <w:r>
        <w:rPr>
          <w:rStyle w:val="CommentReference"/>
        </w:rPr>
        <w:annotationRef/>
      </w:r>
      <w:r w:rsidR="53639EF2" w:rsidRPr="76764E66">
        <w:t>Add fullstop</w:t>
      </w:r>
    </w:p>
  </w:comment>
  <w:comment w:id="3029" w:author="William Turner" w:date="2024-06-19T10:58:00Z" w:initials="WT">
    <w:p w14:paraId="1B25999F" w14:textId="77777777" w:rsidR="00EC453A" w:rsidRDefault="00EC453A" w:rsidP="00EC453A">
      <w:pPr>
        <w:pStyle w:val="CommentText"/>
      </w:pPr>
      <w:r>
        <w:rPr>
          <w:rStyle w:val="CommentReference"/>
        </w:rPr>
        <w:annotationRef/>
      </w:r>
      <w:r>
        <w:t>accepted</w:t>
      </w:r>
    </w:p>
  </w:comment>
  <w:comment w:id="3030" w:author="Amanda Yates" w:date="2024-06-27T10:36:00Z" w:initials="AY">
    <w:p w14:paraId="48540DA8" w14:textId="5C8923CD" w:rsidR="0472516C" w:rsidRDefault="0472516C">
      <w:pPr>
        <w:pStyle w:val="CommentText"/>
      </w:pPr>
      <w:r>
        <w:t>Thanks</w:t>
      </w:r>
      <w:r>
        <w:rPr>
          <w:rStyle w:val="CommentReference"/>
        </w:rPr>
        <w:annotationRef/>
      </w:r>
    </w:p>
  </w:comment>
  <w:comment w:id="3033" w:author="Nicki Crake" w:date="2024-06-07T11:59:00Z" w:initials="NC">
    <w:p w14:paraId="66669D17" w14:textId="28ABA98E" w:rsidR="000B7CB9" w:rsidRDefault="000B7CB9">
      <w:pPr>
        <w:pStyle w:val="CommentText"/>
      </w:pPr>
      <w:r>
        <w:rPr>
          <w:rStyle w:val="CommentReference"/>
        </w:rPr>
        <w:annotationRef/>
      </w:r>
      <w:r w:rsidRPr="0F4F16DE">
        <w:t>A colon (:) to be added after 'Car' and 'Registration' in the table for consistency with other fields</w:t>
      </w:r>
    </w:p>
  </w:comment>
  <w:comment w:id="3034" w:author="William Turner" w:date="2024-06-19T10:59:00Z" w:initials="WT">
    <w:p w14:paraId="00BCCE5A" w14:textId="77777777" w:rsidR="00411DDB" w:rsidRDefault="00411DDB" w:rsidP="00411DDB">
      <w:pPr>
        <w:pStyle w:val="CommentText"/>
      </w:pPr>
      <w:r>
        <w:rPr>
          <w:rStyle w:val="CommentReference"/>
        </w:rPr>
        <w:annotationRef/>
      </w:r>
      <w:r>
        <w:t>This is a comment on the indicative screenshot, the colons are in the actual content below</w:t>
      </w:r>
    </w:p>
  </w:comment>
  <w:comment w:id="3035" w:author="Kate McLennan" w:date="2024-07-01T10:41:00Z" w:initials="KM">
    <w:p w14:paraId="1EECA3E7" w14:textId="168D37E4" w:rsidR="0472516C" w:rsidRDefault="0472516C">
      <w:pPr>
        <w:pStyle w:val="CommentText"/>
      </w:pPr>
      <w:r>
        <w:t xml:space="preserve">Agreed </w:t>
      </w:r>
      <w:r>
        <w:rPr>
          <w:rStyle w:val="CommentReference"/>
        </w:rPr>
        <w:annotationRef/>
      </w:r>
    </w:p>
  </w:comment>
  <w:comment w:id="3095" w:author="Amanda Yates" w:date="2024-06-17T14:56:00Z" w:initials="AY">
    <w:p w14:paraId="72B71BB1" w14:textId="333820C9" w:rsidR="00DE2692" w:rsidRDefault="00DE2692">
      <w:pPr>
        <w:pStyle w:val="CommentText"/>
      </w:pPr>
      <w:r>
        <w:rPr>
          <w:rStyle w:val="CommentReference"/>
        </w:rPr>
        <w:annotationRef/>
      </w:r>
      <w:r w:rsidRPr="5ACA7756">
        <w:t>Should the Insured Car details be replayed here? Year, make and model, above the REGO. Like it is in the mock up above?</w:t>
      </w:r>
    </w:p>
  </w:comment>
  <w:comment w:id="3096" w:author="William Turner" w:date="2024-06-19T11:00:00Z" w:initials="WT">
    <w:p w14:paraId="40206560" w14:textId="15427B93" w:rsidR="00DE2692" w:rsidRDefault="00DE2692" w:rsidP="00907C01">
      <w:pPr>
        <w:pStyle w:val="CommentText"/>
      </w:pPr>
      <w:r>
        <w:rPr>
          <w:rStyle w:val="CommentReference"/>
        </w:rPr>
        <w:annotationRef/>
      </w:r>
      <w:r>
        <w:t xml:space="preserve">Accepted. </w:t>
      </w:r>
      <w:r>
        <w:fldChar w:fldCharType="begin"/>
      </w:r>
      <w:r>
        <w:instrText>HYPERLINK "mailto:Sam.Sehgal@hollard.com.au"</w:instrText>
      </w:r>
      <w:bookmarkStart w:id="3100" w:name="_@_9FD7490DF65746108BB5E33315A28140Z"/>
      <w:r>
        <w:fldChar w:fldCharType="separate"/>
      </w:r>
      <w:bookmarkEnd w:id="3100"/>
      <w:r w:rsidRPr="00907C01">
        <w:rPr>
          <w:rStyle w:val="Mention"/>
          <w:noProof/>
        </w:rPr>
        <w:t>@Sam Sehgal (EXT Idiom)</w:t>
      </w:r>
      <w:r>
        <w:fldChar w:fldCharType="end"/>
      </w:r>
      <w:r>
        <w:t xml:space="preserve"> to add</w:t>
      </w:r>
    </w:p>
  </w:comment>
  <w:comment w:id="3097" w:author="Sam Sehgal (EXT Idiom) [2]" w:date="2024-06-23T14:17:00Z" w:initials="ss">
    <w:p w14:paraId="3AF32EA6" w14:textId="111BF592" w:rsidR="00DE2692" w:rsidRDefault="00DE2692" w:rsidP="008E2CFE">
      <w:pPr>
        <w:pStyle w:val="CommentText"/>
      </w:pPr>
      <w:r>
        <w:rPr>
          <w:rStyle w:val="CommentReference"/>
        </w:rPr>
        <w:annotationRef/>
      </w:r>
      <w:r>
        <w:fldChar w:fldCharType="begin"/>
      </w:r>
      <w:r>
        <w:instrText>HYPERLINK "mailto:William.Turner@hollard.com.au"</w:instrText>
      </w:r>
      <w:bookmarkStart w:id="3101" w:name="_@_9358E7B31F854FBC965122437B25DD70Z"/>
      <w:r>
        <w:fldChar w:fldCharType="separate"/>
      </w:r>
      <w:bookmarkEnd w:id="3101"/>
      <w:r w:rsidRPr="008E2CFE">
        <w:rPr>
          <w:rStyle w:val="Mention"/>
          <w:noProof/>
        </w:rPr>
        <w:t>@William Turner</w:t>
      </w:r>
      <w:r>
        <w:fldChar w:fldCharType="end"/>
      </w:r>
      <w:r>
        <w:t xml:space="preserve"> Added </w:t>
      </w:r>
      <w:r>
        <w:rPr>
          <w:highlight w:val="cyan"/>
        </w:rPr>
        <w:t>Year/Make/Model</w:t>
      </w:r>
    </w:p>
  </w:comment>
  <w:comment w:id="3098" w:author="Amanda Yates" w:date="2024-06-27T10:49:00Z" w:initials="AY">
    <w:p w14:paraId="72C8D438" w14:textId="4A472103" w:rsidR="00DE2692" w:rsidRDefault="00DE2692">
      <w:pPr>
        <w:pStyle w:val="CommentText"/>
      </w:pPr>
      <w:r>
        <w:t xml:space="preserve">Can you please change this heading to Year, make and model: </w:t>
      </w:r>
      <w:r>
        <w:rPr>
          <w:rStyle w:val="CommentReference"/>
        </w:rPr>
        <w:annotationRef/>
      </w:r>
    </w:p>
  </w:comment>
  <w:comment w:id="3099" w:author="William Turner [2]" w:date="2024-07-04T11:31:00Z" w:initials="WT">
    <w:p w14:paraId="38AA74E3" w14:textId="77777777" w:rsidR="00DE2692" w:rsidRDefault="00DE2692" w:rsidP="009A27AC">
      <w:pPr>
        <w:pStyle w:val="CommentText"/>
      </w:pPr>
      <w:r>
        <w:rPr>
          <w:rStyle w:val="CommentReference"/>
        </w:rPr>
        <w:annotationRef/>
      </w:r>
      <w:r>
        <w:t>Accepted - now updated</w:t>
      </w:r>
    </w:p>
  </w:comment>
  <w:comment w:id="3106" w:author="Karlee Evans" w:date="2024-04-16T16:47:00Z" w:initials="KE">
    <w:p w14:paraId="7EC89214" w14:textId="1E2F9B85" w:rsidR="004324BF" w:rsidRDefault="004324BF" w:rsidP="00B24280">
      <w:pPr>
        <w:pStyle w:val="CommentText"/>
      </w:pPr>
      <w:r>
        <w:t>Should rego need to be displayed? on par with Home Address being displayed.</w:t>
      </w:r>
      <w:r>
        <w:rPr>
          <w:rStyle w:val="CommentReference"/>
        </w:rPr>
        <w:annotationRef/>
      </w:r>
    </w:p>
  </w:comment>
  <w:comment w:id="3107" w:author="Brooke Pawloski" w:date="2024-05-02T15:19:00Z" w:initials="BP">
    <w:p w14:paraId="6F990711" w14:textId="77777777" w:rsidR="004324BF" w:rsidRDefault="004324BF" w:rsidP="00B24280">
      <w:pPr>
        <w:pStyle w:val="CommentText"/>
      </w:pPr>
      <w:r>
        <w:fldChar w:fldCharType="begin"/>
      </w:r>
      <w:r>
        <w:instrText xml:space="preserve"> HYPERLINK "mailto:Kester.Rozario@hollard.com.au"</w:instrText>
      </w:r>
      <w:bookmarkStart w:id="3111" w:name="_@_DA9DD1E051634828BA2C8BE9DB6FB9FAZ"/>
      <w:r>
        <w:fldChar w:fldCharType="separate"/>
      </w:r>
      <w:bookmarkEnd w:id="3111"/>
      <w:r w:rsidRPr="70500ED5">
        <w:rPr>
          <w:rStyle w:val="Mention"/>
          <w:noProof/>
        </w:rPr>
        <w:t>@Kester Rozario</w:t>
      </w:r>
      <w:r>
        <w:fldChar w:fldCharType="end"/>
      </w:r>
      <w:r>
        <w:t xml:space="preserve"> please add rego if this is captured at quote stage</w:t>
      </w:r>
      <w:r>
        <w:rPr>
          <w:rStyle w:val="CommentReference"/>
        </w:rPr>
        <w:annotationRef/>
      </w:r>
    </w:p>
  </w:comment>
  <w:comment w:id="3108" w:author="Sue Simnor (EXT Idiom)" w:date="2024-05-09T16:39:00Z" w:initials="SI">
    <w:p w14:paraId="5CB1167A" w14:textId="77777777" w:rsidR="004324BF" w:rsidRDefault="004324BF" w:rsidP="00B24280">
      <w:pPr>
        <w:pStyle w:val="CommentText"/>
      </w:pPr>
      <w:r>
        <w:t>Added</w:t>
      </w:r>
      <w:r>
        <w:rPr>
          <w:rStyle w:val="CommentReference"/>
        </w:rPr>
        <w:annotationRef/>
      </w:r>
    </w:p>
  </w:comment>
  <w:comment w:id="3103" w:author="Amanda Yates" w:date="2024-06-27T16:23:00Z" w:initials="AY">
    <w:p w14:paraId="5917DC67" w14:textId="6C23F78A" w:rsidR="004324BF" w:rsidRDefault="004324BF">
      <w:pPr>
        <w:pStyle w:val="CommentText"/>
      </w:pPr>
      <w:r>
        <w:t>Please change this to 'Year, make and model:'</w:t>
      </w:r>
      <w:r>
        <w:rPr>
          <w:rStyle w:val="CommentReference"/>
        </w:rPr>
        <w:annotationRef/>
      </w:r>
    </w:p>
  </w:comment>
  <w:comment w:id="3104" w:author="William Turner [2]" w:date="2024-07-04T11:31:00Z" w:initials="WT">
    <w:p w14:paraId="3D5A430E" w14:textId="77777777" w:rsidR="004324BF" w:rsidRDefault="004324BF" w:rsidP="009A27AC">
      <w:pPr>
        <w:pStyle w:val="CommentText"/>
      </w:pPr>
      <w:r>
        <w:rPr>
          <w:rStyle w:val="CommentReference"/>
        </w:rPr>
        <w:annotationRef/>
      </w:r>
      <w:r>
        <w:t>Accepted - now updated</w:t>
      </w:r>
    </w:p>
  </w:comment>
  <w:comment w:id="3114" w:author="Heng Liu" w:date="2024-06-12T10:07:00Z" w:initials="HL">
    <w:p w14:paraId="40A8F1D1" w14:textId="3A8A10D7" w:rsidR="004324BF" w:rsidRDefault="004324BF" w:rsidP="00F50719">
      <w:pPr>
        <w:pStyle w:val="CommentText"/>
      </w:pPr>
      <w:r>
        <w:rPr>
          <w:rStyle w:val="CommentReference"/>
        </w:rPr>
        <w:annotationRef/>
      </w:r>
      <w:r>
        <w:t>Should this be just “Market Value”?</w:t>
      </w:r>
    </w:p>
  </w:comment>
  <w:comment w:id="3115" w:author="William Turner" w:date="2024-06-24T14:38:00Z" w:initials="WT">
    <w:p w14:paraId="14C970D0" w14:textId="77777777" w:rsidR="004324BF" w:rsidRDefault="004324BF" w:rsidP="00613A71">
      <w:pPr>
        <w:pStyle w:val="CommentText"/>
      </w:pPr>
      <w:r>
        <w:rPr>
          <w:rStyle w:val="CommentReference"/>
        </w:rPr>
        <w:annotationRef/>
      </w:r>
      <w:r>
        <w:t>I have asked the Product team and am awaiting response</w:t>
      </w:r>
    </w:p>
  </w:comment>
  <w:comment w:id="3116" w:author="Kirsten Linnert" w:date="2024-07-01T09:39:00Z" w:initials="KL">
    <w:p w14:paraId="23A5DEEA" w14:textId="0C58EFD3" w:rsidR="004324BF" w:rsidRDefault="004324BF">
      <w:pPr>
        <w:pStyle w:val="CommentText"/>
      </w:pPr>
      <w:r>
        <w:t>Yes, please amend to just 'Market value'</w:t>
      </w:r>
      <w:r>
        <w:rPr>
          <w:rStyle w:val="CommentReference"/>
        </w:rPr>
        <w:annotationRef/>
      </w:r>
    </w:p>
  </w:comment>
  <w:comment w:id="3117" w:author="William Turner [2]" w:date="2024-07-04T11:33:00Z" w:initials="WT">
    <w:p w14:paraId="146C6967" w14:textId="77777777" w:rsidR="004324BF" w:rsidRDefault="004324BF" w:rsidP="004A000E">
      <w:pPr>
        <w:pStyle w:val="CommentText"/>
      </w:pPr>
      <w:r>
        <w:rPr>
          <w:rStyle w:val="CommentReference"/>
        </w:rPr>
        <w:annotationRef/>
      </w:r>
      <w:r>
        <w:t>Accepted - now updated</w:t>
      </w:r>
    </w:p>
  </w:comment>
  <w:comment w:id="3118" w:author="Amanda Yates" w:date="2024-06-17T14:58:00Z" w:initials="AY">
    <w:p w14:paraId="4D92FC2C" w14:textId="7E5B5B88" w:rsidR="004324BF" w:rsidRDefault="004324BF">
      <w:pPr>
        <w:pStyle w:val="CommentText"/>
      </w:pPr>
      <w:r>
        <w:rPr>
          <w:rStyle w:val="CommentReference"/>
        </w:rPr>
        <w:annotationRef/>
      </w:r>
      <w:r w:rsidRPr="3B206741">
        <w:t>Please remove the M from market value, it is not capitalised in the PDS</w:t>
      </w:r>
    </w:p>
  </w:comment>
  <w:comment w:id="3119" w:author="William Turner" w:date="2024-06-19T11:02:00Z" w:initials="WT">
    <w:p w14:paraId="2E7CA8A7" w14:textId="77777777" w:rsidR="004324BF" w:rsidRDefault="004324BF" w:rsidP="00E02376">
      <w:pPr>
        <w:pStyle w:val="CommentText"/>
      </w:pPr>
      <w:r>
        <w:rPr>
          <w:rStyle w:val="CommentReference"/>
        </w:rPr>
        <w:annotationRef/>
      </w:r>
      <w:r>
        <w:t>accepted</w:t>
      </w:r>
    </w:p>
  </w:comment>
  <w:comment w:id="3120" w:author="Amanda Yates" w:date="2024-06-27T10:51:00Z" w:initials="AY">
    <w:p w14:paraId="76BDFC31" w14:textId="2B59F07F" w:rsidR="004324BF" w:rsidRDefault="004324BF">
      <w:pPr>
        <w:pStyle w:val="CommentText"/>
      </w:pPr>
      <w:r>
        <w:t xml:space="preserve">Thanks </w:t>
      </w:r>
      <w:r>
        <w:rPr>
          <w:rStyle w:val="CommentReference"/>
        </w:rPr>
        <w:annotationRef/>
      </w:r>
    </w:p>
  </w:comment>
  <w:comment w:id="3124" w:author="Michelle Lynch" w:date="2024-06-07T15:02:00Z" w:initials="ML">
    <w:p w14:paraId="62092CFF" w14:textId="14F4CA69" w:rsidR="004324BF" w:rsidRDefault="004324BF">
      <w:pPr>
        <w:pStyle w:val="CommentText"/>
      </w:pPr>
      <w:r>
        <w:rPr>
          <w:rStyle w:val="CommentReference"/>
        </w:rPr>
        <w:annotationRef/>
      </w:r>
      <w:r w:rsidRPr="09EDE5F0">
        <w:t>PDS says: Up to the lesser of</w:t>
      </w:r>
    </w:p>
  </w:comment>
  <w:comment w:id="3125" w:author="William Turner" w:date="2024-06-19T11:03:00Z" w:initials="WT">
    <w:p w14:paraId="08CD268A" w14:textId="77777777" w:rsidR="004324BF" w:rsidRDefault="004324BF" w:rsidP="005F0514">
      <w:pPr>
        <w:pStyle w:val="CommentText"/>
      </w:pPr>
      <w:r>
        <w:rPr>
          <w:rStyle w:val="CommentReference"/>
        </w:rPr>
        <w:annotationRef/>
      </w:r>
      <w:r>
        <w:t>That’s correct, no update needed to content</w:t>
      </w:r>
    </w:p>
  </w:comment>
  <w:comment w:id="3121" w:author="Kester Rozario [2]" w:date="2024-05-09T13:45:00Z" w:initials="KR">
    <w:p w14:paraId="7C05A3BA" w14:textId="6976B49B" w:rsidR="004324BF" w:rsidRDefault="004324BF" w:rsidP="00C31CB2">
      <w:r>
        <w:rPr>
          <w:rStyle w:val="CommentReference"/>
        </w:rPr>
        <w:annotationRef/>
      </w:r>
      <w:r>
        <w:rPr>
          <w:rFonts w:ascii="Arial" w:eastAsia="Times New Roman" w:hAnsi="Arial" w:cs="Arial"/>
          <w:color w:val="000000"/>
          <w:kern w:val="0"/>
          <w:sz w:val="22"/>
          <w:szCs w:val="22"/>
          <w:lang w:val="en-AU" w:eastAsia="en-AU"/>
          <w14:ligatures w14:val="none"/>
        </w:rPr>
        <w:t>Product to confirm if wording here is correct.</w:t>
      </w:r>
    </w:p>
  </w:comment>
  <w:comment w:id="3122" w:author="Kirsten Linnert" w:date="2024-06-17T15:21:00Z" w:initials="KL">
    <w:p w14:paraId="5BBA7743" w14:textId="242DD8A5" w:rsidR="004324BF" w:rsidRDefault="004324BF">
      <w:pPr>
        <w:pStyle w:val="CommentText"/>
      </w:pPr>
      <w:r>
        <w:rPr>
          <w:rStyle w:val="CommentReference"/>
        </w:rPr>
        <w:annotationRef/>
      </w:r>
      <w:r w:rsidRPr="35B69C82">
        <w:t>Needs to be 'Up to the lesser of $10,000 or market value'</w:t>
      </w:r>
    </w:p>
  </w:comment>
  <w:comment w:id="3123" w:author="William Turner" w:date="2024-06-19T11:06:00Z" w:initials="WT">
    <w:p w14:paraId="7BFC81C4" w14:textId="77777777" w:rsidR="004324BF" w:rsidRDefault="004324BF" w:rsidP="008D6FF2">
      <w:pPr>
        <w:pStyle w:val="CommentText"/>
      </w:pPr>
      <w:r>
        <w:rPr>
          <w:rStyle w:val="CommentReference"/>
        </w:rPr>
        <w:annotationRef/>
      </w:r>
      <w:r>
        <w:t>correct, no update needed to content</w:t>
      </w:r>
    </w:p>
  </w:comment>
  <w:comment w:id="3126" w:author="Heng Liu" w:date="2024-06-12T10:18:00Z" w:initials="HL">
    <w:p w14:paraId="13E560EF" w14:textId="2A7E7B4A" w:rsidR="004324BF" w:rsidRDefault="004324BF" w:rsidP="0068615B">
      <w:pPr>
        <w:pStyle w:val="CommentText"/>
      </w:pPr>
      <w:r>
        <w:rPr>
          <w:rStyle w:val="CommentReference"/>
        </w:rPr>
        <w:annotationRef/>
      </w:r>
      <w:r>
        <w:t>Is there also a $ limit?</w:t>
      </w:r>
    </w:p>
  </w:comment>
  <w:comment w:id="3127" w:author="William Turner" w:date="2024-06-24T14:38:00Z" w:initials="WT">
    <w:p w14:paraId="74095C4C" w14:textId="77777777" w:rsidR="004324BF" w:rsidRDefault="004324BF" w:rsidP="00613A71">
      <w:pPr>
        <w:pStyle w:val="CommentText"/>
      </w:pPr>
      <w:r>
        <w:rPr>
          <w:rStyle w:val="CommentReference"/>
        </w:rPr>
        <w:annotationRef/>
      </w:r>
      <w:r>
        <w:t>I have asked the Product team and am awaiting response</w:t>
      </w:r>
    </w:p>
  </w:comment>
  <w:comment w:id="3128" w:author="William Turner" w:date="2024-07-02T11:39:00Z" w:initials="WT">
    <w:p w14:paraId="0C581DE4" w14:textId="256AAE2C" w:rsidR="004324BF" w:rsidRDefault="004324BF">
      <w:pPr>
        <w:pStyle w:val="CommentText"/>
      </w:pPr>
      <w:r>
        <w:t xml:space="preserve">Product have confirmed there’s no sum insured when it comes to TPPD </w:t>
      </w:r>
      <w:r>
        <w:rPr>
          <w:rStyle w:val="CommentReference"/>
        </w:rPr>
        <w:annotationRef/>
      </w:r>
    </w:p>
  </w:comment>
  <w:comment w:id="3129" w:author="William Turner" w:date="2024-06-05T15:36:00Z" w:initials="WT">
    <w:p w14:paraId="51DF0B2C" w14:textId="27C8D003" w:rsidR="004324BF" w:rsidRDefault="004324BF">
      <w:pPr>
        <w:pStyle w:val="CommentText"/>
      </w:pPr>
      <w:r>
        <w:rPr>
          <w:rStyle w:val="CommentReference"/>
        </w:rPr>
        <w:annotationRef/>
      </w:r>
      <w:r w:rsidRPr="182FEA3C">
        <w:t>Remove number (i.e. remove "4.") following discussion with Product about risk of referencing incorrect number in the "see section..." references like this throughout the document</w:t>
      </w:r>
    </w:p>
  </w:comment>
  <w:comment w:id="3130" w:author="William Turner" w:date="2024-06-19T11:06:00Z" w:initials="WT">
    <w:p w14:paraId="13996E7C" w14:textId="77777777" w:rsidR="004324BF" w:rsidRDefault="004324BF" w:rsidP="008D6FF2">
      <w:pPr>
        <w:pStyle w:val="CommentText"/>
      </w:pPr>
      <w:r>
        <w:rPr>
          <w:rStyle w:val="CommentReference"/>
        </w:rPr>
        <w:annotationRef/>
      </w:r>
      <w:r>
        <w:t>done</w:t>
      </w:r>
    </w:p>
  </w:comment>
  <w:comment w:id="3140" w:author="Chris Marshall" w:date="2024-06-11T09:28:00Z" w:initials="CM">
    <w:p w14:paraId="2BB0717A" w14:textId="281E1442" w:rsidR="00E67EA6" w:rsidRDefault="00E67EA6">
      <w:pPr>
        <w:pStyle w:val="CommentText"/>
      </w:pPr>
      <w:r>
        <w:rPr>
          <w:rStyle w:val="CommentReference"/>
        </w:rPr>
        <w:annotationRef/>
      </w:r>
      <w:r w:rsidRPr="4426F751">
        <w:t>Ben Newman has updated DNTM wording provided by Product (Jerome) that should be aligned across the channels and documents.</w:t>
      </w:r>
    </w:p>
  </w:comment>
  <w:comment w:id="3141" w:author="William Turner" w:date="2024-06-24T14:56:00Z" w:initials="WT">
    <w:p w14:paraId="56D10CEE" w14:textId="77777777" w:rsidR="003D4B7B" w:rsidRDefault="003D4B7B" w:rsidP="003D4B7B">
      <w:pPr>
        <w:pStyle w:val="CommentText"/>
      </w:pPr>
      <w:r>
        <w:rPr>
          <w:rStyle w:val="CommentReference"/>
        </w:rPr>
        <w:annotationRef/>
      </w:r>
      <w:r>
        <w:t>I have asked Ben about this and he is checking with the Product team, am awaiting his response.</w:t>
      </w:r>
    </w:p>
  </w:comment>
  <w:comment w:id="3142" w:author="William Turner" w:date="2024-07-02T12:11:00Z" w:initials="WT">
    <w:p w14:paraId="339968F3" w14:textId="02DE42F4" w:rsidR="5DAD8829" w:rsidRDefault="5DAD8829">
      <w:pPr>
        <w:pStyle w:val="CommentText"/>
      </w:pPr>
      <w:r>
        <w:t>Ben has confirmed that there is a Change Request that has just been submitted to align wording across all channels. Subject to the one addition that Kirsten has requested below to complete this alignment, the wording in this document is aligned to all other channels as per the Change Request.</w:t>
      </w:r>
      <w:r>
        <w:rPr>
          <w:rStyle w:val="CommentReference"/>
        </w:rPr>
        <w:annotationRef/>
      </w:r>
    </w:p>
  </w:comment>
  <w:comment w:id="3134" w:author="Nicki Crake" w:date="2024-06-07T12:00:00Z" w:initials="NC">
    <w:p w14:paraId="06C5E519" w14:textId="7676F6D2" w:rsidR="002C1D05" w:rsidRDefault="002C1D05">
      <w:pPr>
        <w:pStyle w:val="CommentText"/>
      </w:pPr>
      <w:r>
        <w:rPr>
          <w:rStyle w:val="CommentReference"/>
        </w:rPr>
        <w:annotationRef/>
      </w:r>
      <w:r w:rsidRPr="7A09BF4E">
        <w:t>Change "your duty to answer honestly" to "your responsibility to answer honestly" which align with final PDS copy </w:t>
      </w:r>
    </w:p>
  </w:comment>
  <w:comment w:id="3135" w:author="William Turner" w:date="2024-06-19T11:07:00Z" w:initials="WT">
    <w:p w14:paraId="168E7E45" w14:textId="77777777" w:rsidR="0053437B" w:rsidRDefault="0053437B" w:rsidP="0053437B">
      <w:pPr>
        <w:pStyle w:val="CommentText"/>
      </w:pPr>
      <w:r>
        <w:rPr>
          <w:rStyle w:val="CommentReference"/>
        </w:rPr>
        <w:annotationRef/>
      </w:r>
      <w:r>
        <w:t>This is a comment on the indicative screenshot, not the actual content in the table below</w:t>
      </w:r>
    </w:p>
  </w:comment>
  <w:comment w:id="3136" w:author="Kate McLennan" w:date="2024-07-01T10:42:00Z" w:initials="KM">
    <w:p w14:paraId="69168C5F" w14:textId="011B28DB" w:rsidR="0472516C" w:rsidRDefault="0472516C">
      <w:pPr>
        <w:pStyle w:val="CommentText"/>
      </w:pPr>
      <w:r>
        <w:t>Done</w:t>
      </w:r>
      <w:r>
        <w:rPr>
          <w:rStyle w:val="CommentReference"/>
        </w:rPr>
        <w:annotationRef/>
      </w:r>
    </w:p>
  </w:comment>
  <w:comment w:id="3137" w:author="Nicki Crake" w:date="2024-06-07T12:01:00Z" w:initials="NC">
    <w:p w14:paraId="563EDB78" w14:textId="5B7CA18C" w:rsidR="00160F28" w:rsidRDefault="00160F28">
      <w:pPr>
        <w:pStyle w:val="CommentText"/>
      </w:pPr>
      <w:r>
        <w:rPr>
          <w:rStyle w:val="CommentReference"/>
        </w:rPr>
        <w:annotationRef/>
      </w:r>
      <w:r w:rsidRPr="41B078AB">
        <w:t>Please change CBA branch to CommBank branch.</w:t>
      </w:r>
    </w:p>
    <w:p w14:paraId="2E9FB78D" w14:textId="761030D4" w:rsidR="00160F28" w:rsidRDefault="00160F28">
      <w:pPr>
        <w:pStyle w:val="CommentText"/>
      </w:pPr>
      <w:r w:rsidRPr="6A6567D1">
        <w:t>Last line - please change 'requested' to 'request it'</w:t>
      </w:r>
    </w:p>
  </w:comment>
  <w:comment w:id="3138" w:author="William Turner" w:date="2024-06-19T11:07:00Z" w:initials="WT">
    <w:p w14:paraId="156423AA" w14:textId="77777777" w:rsidR="007936FF" w:rsidRDefault="007936FF" w:rsidP="007936FF">
      <w:pPr>
        <w:pStyle w:val="CommentText"/>
      </w:pPr>
      <w:r>
        <w:rPr>
          <w:rStyle w:val="CommentReference"/>
        </w:rPr>
        <w:annotationRef/>
      </w:r>
      <w:r>
        <w:t>accepted</w:t>
      </w:r>
    </w:p>
  </w:comment>
  <w:comment w:id="3139" w:author="Kate McLennan" w:date="2024-07-01T10:42:00Z" w:initials="KM">
    <w:p w14:paraId="34AE2E11" w14:textId="6E5C77BC" w:rsidR="0472516C" w:rsidRDefault="0472516C">
      <w:pPr>
        <w:pStyle w:val="CommentText"/>
      </w:pPr>
      <w:r>
        <w:t>Done</w:t>
      </w:r>
      <w:r>
        <w:rPr>
          <w:rStyle w:val="CommentReference"/>
        </w:rPr>
        <w:annotationRef/>
      </w:r>
    </w:p>
  </w:comment>
  <w:comment w:id="3161" w:author="William Turner" w:date="2024-06-13T15:25:00Z" w:initials="WT">
    <w:p w14:paraId="1C59A862" w14:textId="4928568C" w:rsidR="00681336" w:rsidRDefault="00BC1C47">
      <w:pPr>
        <w:pStyle w:val="CommentText"/>
      </w:pPr>
      <w:r>
        <w:rPr>
          <w:rStyle w:val="CommentReference"/>
        </w:rPr>
        <w:annotationRef/>
      </w:r>
      <w:r w:rsidR="0252721F" w:rsidRPr="11029CA9">
        <w:t>Tien Tifa: This line was added into the PDSs so should be consistent in the COI: '...can. You must also take reasonable care not to make any misrepresentations to us. If you...' </w:t>
      </w:r>
    </w:p>
  </w:comment>
  <w:comment w:id="3162" w:author="William Turner" w:date="2024-06-19T11:09:00Z" w:initials="WT">
    <w:p w14:paraId="2AC8F24D" w14:textId="77777777" w:rsidR="00B26421" w:rsidRDefault="00B26421" w:rsidP="00B26421">
      <w:pPr>
        <w:pStyle w:val="CommentText"/>
      </w:pPr>
      <w:r>
        <w:rPr>
          <w:rStyle w:val="CommentReference"/>
        </w:rPr>
        <w:annotationRef/>
      </w:r>
      <w:r>
        <w:t>accepted</w:t>
      </w:r>
    </w:p>
  </w:comment>
  <w:comment w:id="3163" w:author="Kirsten Linnert" w:date="2024-06-26T10:04:00Z" w:initials="KL">
    <w:p w14:paraId="1F477E83" w14:textId="5540B3BC" w:rsidR="0472516C" w:rsidRDefault="0472516C">
      <w:pPr>
        <w:pStyle w:val="CommentText"/>
      </w:pPr>
      <w:r>
        <w:t xml:space="preserve">We also need to include this sentence here: </w:t>
      </w:r>
      <w:r>
        <w:rPr>
          <w:rStyle w:val="CommentReference"/>
        </w:rPr>
        <w:annotationRef/>
      </w:r>
    </w:p>
    <w:p w14:paraId="14112D78" w14:textId="53791C24" w:rsidR="0472516C" w:rsidRDefault="0472516C">
      <w:pPr>
        <w:pStyle w:val="CommentText"/>
      </w:pPr>
      <w:r>
        <w:t>If you are not sure of the answers to any of the questions, you should take the time to find out before providing a response.</w:t>
      </w:r>
    </w:p>
  </w:comment>
  <w:comment w:id="3164" w:author="William Turner [2]" w:date="2024-07-04T11:35:00Z" w:initials="WT">
    <w:p w14:paraId="7E142B3D" w14:textId="77777777" w:rsidR="0027105A" w:rsidRDefault="0027105A" w:rsidP="0027105A">
      <w:pPr>
        <w:pStyle w:val="CommentText"/>
      </w:pPr>
      <w:r>
        <w:rPr>
          <w:rStyle w:val="CommentReference"/>
        </w:rPr>
        <w:annotationRef/>
      </w:r>
      <w:r>
        <w:t>Accepted - now updated</w:t>
      </w:r>
    </w:p>
  </w:comment>
  <w:comment w:id="3158" w:author="Chris Marshall" w:date="2024-06-11T09:29:00Z" w:initials="CM">
    <w:p w14:paraId="2D58502F" w14:textId="0C0FCC95" w:rsidR="00E67EA6" w:rsidRDefault="00E67EA6">
      <w:pPr>
        <w:pStyle w:val="CommentText"/>
      </w:pPr>
      <w:r>
        <w:rPr>
          <w:rStyle w:val="CommentReference"/>
        </w:rPr>
        <w:annotationRef/>
      </w:r>
      <w:r w:rsidRPr="7EA605CA">
        <w:t>Ben Newman has updated DNTM wording provided by Product (Jerome) that should be aligned across the channels and documents.</w:t>
      </w:r>
    </w:p>
  </w:comment>
  <w:comment w:id="3159" w:author="William Turner" w:date="2024-07-02T12:12:00Z" w:initials="WT">
    <w:p w14:paraId="41ACB434" w14:textId="437E9B52" w:rsidR="5DAD8829" w:rsidRDefault="5DAD8829">
      <w:pPr>
        <w:pStyle w:val="CommentText"/>
      </w:pPr>
      <w:r>
        <w:t>Ben has confirmed that there is a Change Request that has just been submitted to align wording across all channels. Subject to the one addition that Kirsten has requested below to complete this alignment, the wording in this document is aligned to all other channels as per the Change Request.</w:t>
      </w:r>
      <w:r>
        <w:rPr>
          <w:rStyle w:val="CommentReference"/>
        </w:rPr>
        <w:annotationRef/>
      </w:r>
    </w:p>
  </w:comment>
  <w:comment w:id="3160" w:author="William Turner" w:date="2024-06-24T14:57:00Z" w:initials="WT">
    <w:p w14:paraId="1C7B06C9" w14:textId="77777777" w:rsidR="003D4B7B" w:rsidRDefault="003D4B7B" w:rsidP="003D4B7B">
      <w:pPr>
        <w:pStyle w:val="CommentText"/>
      </w:pPr>
      <w:r>
        <w:rPr>
          <w:rStyle w:val="CommentReference"/>
        </w:rPr>
        <w:annotationRef/>
      </w:r>
      <w:r>
        <w:t>I have asked Ben about this and he is checking with the Product team, am awaiting his response.</w:t>
      </w:r>
    </w:p>
  </w:comment>
  <w:comment w:id="3165" w:author="William Turner" w:date="2024-06-13T15:27:00Z" w:initials="WT">
    <w:p w14:paraId="6C18EDB6" w14:textId="6912B2BA" w:rsidR="00681336" w:rsidRDefault="00BC1C47">
      <w:pPr>
        <w:pStyle w:val="CommentText"/>
      </w:pPr>
      <w:r>
        <w:rPr>
          <w:rStyle w:val="CommentReference"/>
        </w:rPr>
        <w:annotationRef/>
      </w:r>
      <w:r w:rsidR="5AA0BBB3" w:rsidRPr="6FDFE9A4">
        <w:t>Tien Tifa: For completeness and to align it with what is in the PDS, update sentence to say: "This includes checking if any information in this COI has changed or is inaccurate or incomplete for the Period of Insurance."</w:t>
      </w:r>
    </w:p>
  </w:comment>
  <w:comment w:id="3166" w:author="William Turner" w:date="2024-06-19T11:11:00Z" w:initials="WT">
    <w:p w14:paraId="6FFAE4F6" w14:textId="77777777" w:rsidR="00D65F33" w:rsidRDefault="00D65F33" w:rsidP="00D65F33">
      <w:pPr>
        <w:pStyle w:val="CommentText"/>
      </w:pPr>
      <w:r>
        <w:rPr>
          <w:rStyle w:val="CommentReference"/>
        </w:rPr>
        <w:annotationRef/>
      </w:r>
      <w:r>
        <w:t>accepted</w:t>
      </w:r>
    </w:p>
  </w:comment>
  <w:comment w:id="3167" w:author="William Turner" w:date="2024-01-15T15:42:00Z" w:initials="WT">
    <w:p w14:paraId="083D674A" w14:textId="6A8AB06B" w:rsidR="009C7DDB" w:rsidRDefault="009C7DDB" w:rsidP="009C7DDB">
      <w:pPr>
        <w:pStyle w:val="CommentText"/>
      </w:pPr>
      <w:r>
        <w:t xml:space="preserve">This wording needs to be updated to reflect the finalised PDS. The draft wording from Product (Kirsten) is as follows: </w:t>
      </w:r>
      <w:r>
        <w:rPr>
          <w:rStyle w:val="CommentReference"/>
        </w:rPr>
        <w:annotationRef/>
      </w:r>
    </w:p>
    <w:p w14:paraId="36B03C7A" w14:textId="77777777" w:rsidR="009C7DDB" w:rsidRDefault="009C7DDB" w:rsidP="009C7DDB">
      <w:pPr>
        <w:pStyle w:val="CommentText"/>
      </w:pPr>
    </w:p>
    <w:p w14:paraId="220CEFCF" w14:textId="77777777" w:rsidR="009C7DDB" w:rsidRDefault="009C7DDB" w:rsidP="009C7DDB">
      <w:pPr>
        <w:pStyle w:val="CommentText"/>
      </w:pPr>
      <w:r w:rsidRPr="11D1FED7">
        <w:rPr>
          <w:i/>
          <w:iCs/>
        </w:rPr>
        <w:t xml:space="preserve">Check this document carefully – is it honest, accurate, complete and up to date? </w:t>
      </w:r>
    </w:p>
    <w:p w14:paraId="6558A9B8" w14:textId="77777777" w:rsidR="009C7DDB" w:rsidRDefault="009C7DDB" w:rsidP="009C7DDB">
      <w:pPr>
        <w:pStyle w:val="CommentText"/>
      </w:pPr>
      <w:r w:rsidRPr="11D1FED7">
        <w:rPr>
          <w:i/>
          <w:iCs/>
        </w:rPr>
        <w:t>This</w:t>
      </w:r>
    </w:p>
    <w:p w14:paraId="1573E9AA" w14:textId="77777777" w:rsidR="009C7DDB" w:rsidRDefault="009C7DDB" w:rsidP="009C7DDB">
      <w:pPr>
        <w:pStyle w:val="CommentText"/>
      </w:pPr>
      <w:r w:rsidRPr="11D1FED7">
        <w:rPr>
          <w:i/>
          <w:iCs/>
        </w:rPr>
        <w:t>Certificate of Insurance (COI) sets out the information you have provided and</w:t>
      </w:r>
    </w:p>
    <w:p w14:paraId="1AD7CEDD" w14:textId="77777777" w:rsidR="009C7DDB" w:rsidRDefault="009C7DDB" w:rsidP="009C7DDB">
      <w:pPr>
        <w:pStyle w:val="CommentText"/>
      </w:pPr>
      <w:r w:rsidRPr="11D1FED7">
        <w:rPr>
          <w:i/>
          <w:iCs/>
        </w:rPr>
        <w:t>any other information we have used to decide whether we can insure you, on what</w:t>
      </w:r>
    </w:p>
    <w:p w14:paraId="6427BF49" w14:textId="77777777" w:rsidR="009C7DDB" w:rsidRDefault="009C7DDB" w:rsidP="009C7DDB">
      <w:pPr>
        <w:pStyle w:val="CommentText"/>
      </w:pPr>
      <w:r w:rsidRPr="11D1FED7">
        <w:rPr>
          <w:i/>
          <w:iCs/>
        </w:rPr>
        <w:t>terms and for what premium.</w:t>
      </w:r>
    </w:p>
    <w:p w14:paraId="63E24CE7" w14:textId="77777777" w:rsidR="009C7DDB" w:rsidRDefault="009C7DDB" w:rsidP="009C7DDB">
      <w:pPr>
        <w:pStyle w:val="CommentText"/>
      </w:pPr>
      <w:r w:rsidRPr="11D1FED7">
        <w:rPr>
          <w:i/>
          <w:iCs/>
        </w:rPr>
        <w:t xml:space="preserve"> </w:t>
      </w:r>
    </w:p>
    <w:p w14:paraId="7BAD1DA5" w14:textId="77777777" w:rsidR="009C7DDB" w:rsidRDefault="009C7DDB" w:rsidP="009C7DDB">
      <w:pPr>
        <w:pStyle w:val="CommentText"/>
      </w:pPr>
      <w:r w:rsidRPr="11D1FED7">
        <w:rPr>
          <w:i/>
          <w:iCs/>
        </w:rPr>
        <w:t>It is your responsibility to answer questions we ask of you as honestly, accurately and completely as you can. If you breach this responsibility, your policy may be cancelled or treated as if it never existed, or your claim may be denied or not paid in full. In answering the questions, you are answering for yourself and anyone else to whom the questions apply.</w:t>
      </w:r>
    </w:p>
    <w:p w14:paraId="3B573A14" w14:textId="77777777" w:rsidR="009C7DDB" w:rsidRDefault="009C7DDB" w:rsidP="009C7DDB">
      <w:pPr>
        <w:pStyle w:val="CommentText"/>
      </w:pPr>
      <w:r w:rsidRPr="11D1FED7">
        <w:rPr>
          <w:i/>
          <w:iCs/>
        </w:rPr>
        <w:t xml:space="preserve"> </w:t>
      </w:r>
    </w:p>
    <w:p w14:paraId="1C5BE3EA" w14:textId="77777777" w:rsidR="009C7DDB" w:rsidRDefault="009C7DDB" w:rsidP="009C7DDB">
      <w:pPr>
        <w:pStyle w:val="CommentText"/>
      </w:pPr>
      <w:r w:rsidRPr="11D1FED7">
        <w:rPr>
          <w:i/>
          <w:iCs/>
        </w:rPr>
        <w:t xml:space="preserve"> This responsibility applies when you enter into, vary, renew or reinstate an insurance policy with us. This includes checking if any information has changed or is inaccurate or incomplete. If you do not correct the information, we will take it that you agree with the information and that your answers are current, accurate and complete.</w:t>
      </w:r>
    </w:p>
    <w:p w14:paraId="0C4348E6" w14:textId="77777777" w:rsidR="009C7DDB" w:rsidRDefault="009C7DDB" w:rsidP="009C7DDB">
      <w:pPr>
        <w:pStyle w:val="CommentText"/>
      </w:pPr>
    </w:p>
    <w:p w14:paraId="0C505E93" w14:textId="77777777" w:rsidR="009C7DDB" w:rsidRDefault="009C7DDB" w:rsidP="009C7DDB">
      <w:pPr>
        <w:pStyle w:val="CommentText"/>
      </w:pPr>
      <w:r w:rsidRPr="11D1FED7">
        <w:rPr>
          <w:i/>
          <w:iCs/>
        </w:rPr>
        <w:t>If any of our questions are not clear to you and you need help, you can contact us.</w:t>
      </w:r>
    </w:p>
  </w:comment>
  <w:comment w:id="3168" w:author="William Turner" w:date="2024-02-29T13:56:00Z" w:initials="WT">
    <w:p w14:paraId="0248D7AA" w14:textId="77777777" w:rsidR="009C7DDB" w:rsidRDefault="009C7DDB" w:rsidP="009C7DDB">
      <w:pPr>
        <w:pStyle w:val="CommentText"/>
      </w:pPr>
      <w:r>
        <w:t>now updated after consultation with Kirsten Linnert and Amanda Yates</w:t>
      </w:r>
      <w:r>
        <w:rPr>
          <w:rStyle w:val="CommentReference"/>
        </w:rPr>
        <w:annotationRef/>
      </w:r>
    </w:p>
  </w:comment>
  <w:comment w:id="3169" w:author="Kate McLennan" w:date="2023-07-06T16:29:00Z" w:initials="KM">
    <w:p w14:paraId="3F865951" w14:textId="77777777" w:rsidR="009C7DDB" w:rsidRDefault="009C7DDB" w:rsidP="009C7DDB">
      <w:pPr>
        <w:pStyle w:val="CommentText"/>
      </w:pPr>
      <w:r>
        <w:t xml:space="preserve">Does this need to be the same order as the sub-heading- accurate, complete and up to date? </w:t>
      </w:r>
      <w:r>
        <w:rPr>
          <w:rStyle w:val="CommentReference"/>
        </w:rPr>
        <w:annotationRef/>
      </w:r>
    </w:p>
  </w:comment>
  <w:comment w:id="3170" w:author="Kester Rozario" w:date="2023-07-07T14:34:00Z" w:initials="KR">
    <w:p w14:paraId="201D59FD" w14:textId="77777777" w:rsidR="009C7DDB" w:rsidRDefault="009C7DDB" w:rsidP="009C7DDB">
      <w:pPr>
        <w:pStyle w:val="CommentText"/>
      </w:pPr>
      <w:r>
        <w:rPr>
          <w:rStyle w:val="CommentReference"/>
        </w:rPr>
        <w:annotationRef/>
      </w:r>
      <w:r>
        <w:t>completed</w:t>
      </w:r>
    </w:p>
  </w:comment>
  <w:comment w:id="3171" w:author="Kirsten Linnert" w:date="2023-07-06T15:28:00Z" w:initials="KL">
    <w:p w14:paraId="2111F60F" w14:textId="77777777" w:rsidR="009C7DDB" w:rsidRDefault="009C7DDB" w:rsidP="009C7DDB">
      <w:pPr>
        <w:pStyle w:val="CommentText"/>
      </w:pPr>
      <w:r>
        <w:t>Reques to add copy as per current CBA COI:</w:t>
      </w:r>
      <w:r>
        <w:rPr>
          <w:rStyle w:val="CommentReference"/>
        </w:rPr>
        <w:annotationRef/>
      </w:r>
    </w:p>
    <w:p w14:paraId="49196B4D" w14:textId="77777777" w:rsidR="009C7DDB" w:rsidRDefault="009C7DDB" w:rsidP="009C7DDB">
      <w:pPr>
        <w:pStyle w:val="CommentText"/>
      </w:pPr>
      <w:r>
        <w:t>'The policyholder who receives correspondence from us is responsible for notifying all other policyholders of the correspondence.'</w:t>
      </w:r>
    </w:p>
  </w:comment>
  <w:comment w:id="3172" w:author="Kester Rozario" w:date="2023-07-07T14:35:00Z" w:initials="KR">
    <w:p w14:paraId="6F36383F" w14:textId="77777777" w:rsidR="009C7DDB" w:rsidRDefault="009C7DDB" w:rsidP="009C7DDB">
      <w:pPr>
        <w:pStyle w:val="CommentText"/>
      </w:pPr>
      <w:r>
        <w:rPr>
          <w:rStyle w:val="CommentReference"/>
        </w:rPr>
        <w:annotationRef/>
      </w:r>
      <w:r>
        <w:t>Added in</w:t>
      </w:r>
    </w:p>
  </w:comment>
  <w:comment w:id="3173" w:author="Kester Rozario" w:date="2023-07-07T14:36:00Z" w:initials="KR">
    <w:p w14:paraId="0E18A979" w14:textId="77777777" w:rsidR="009C7DDB" w:rsidRDefault="009C7DDB" w:rsidP="009C7DDB">
      <w:pPr>
        <w:pStyle w:val="CommentText"/>
      </w:pPr>
      <w:r>
        <w:rPr>
          <w:rStyle w:val="CommentReference"/>
        </w:rPr>
        <w:annotationRef/>
      </w:r>
      <w:r>
        <w:t>To confirm if this sentence needs to be moved around within this section</w:t>
      </w:r>
    </w:p>
  </w:comment>
  <w:comment w:id="3174" w:author="Kester Rozario" w:date="2023-07-07T14:37:00Z" w:initials="KR">
    <w:p w14:paraId="632A3FAD" w14:textId="77777777" w:rsidR="009C7DDB" w:rsidRDefault="009C7DDB" w:rsidP="009C7DDB">
      <w:pPr>
        <w:pStyle w:val="CommentText"/>
      </w:pPr>
      <w:r>
        <w:rPr>
          <w:rStyle w:val="CommentReference"/>
        </w:rPr>
        <w:annotationRef/>
      </w:r>
      <w:r>
        <w:fldChar w:fldCharType="begin"/>
      </w:r>
      <w:r>
        <w:instrText xml:space="preserve"> HYPERLINK "mailto:Kirsty.Gorbould@Hollard.com.au" </w:instrText>
      </w:r>
      <w:bookmarkStart w:id="3176" w:name="_@_744A871D1AE745849CAC7135F78ABB18Z"/>
      <w:r>
        <w:fldChar w:fldCharType="separate"/>
      </w:r>
      <w:bookmarkEnd w:id="3176"/>
      <w:r w:rsidRPr="00124A9A">
        <w:rPr>
          <w:rStyle w:val="Mention"/>
          <w:noProof/>
        </w:rPr>
        <w:t>@Kirsty Gorbould</w:t>
      </w:r>
      <w:r>
        <w:fldChar w:fldCharType="end"/>
      </w:r>
      <w:r>
        <w:t xml:space="preserve">  can you please provide the right wording from the new PDS for this section</w:t>
      </w:r>
    </w:p>
  </w:comment>
  <w:comment w:id="3175" w:author="William Turner" w:date="2023-12-22T12:24:00Z" w:initials="WT">
    <w:p w14:paraId="66D9BCF1" w14:textId="77777777" w:rsidR="009C7DDB" w:rsidRDefault="009C7DDB" w:rsidP="009C7DDB">
      <w:pPr>
        <w:pStyle w:val="CommentText"/>
      </w:pPr>
      <w:r>
        <w:t>updated as agreed with Kirsten</w:t>
      </w:r>
      <w:r>
        <w:rPr>
          <w:rStyle w:val="CommentReference"/>
        </w:rPr>
        <w:annotationRef/>
      </w:r>
    </w:p>
  </w:comment>
  <w:comment w:id="3186" w:author="Kirsten Cansino" w:date="2023-07-06T11:34:00Z" w:initials="KC">
    <w:p w14:paraId="6ABB743C" w14:textId="77777777" w:rsidR="009C7DDB" w:rsidRDefault="009C7DDB" w:rsidP="009C7DDB">
      <w:pPr>
        <w:pStyle w:val="CommentText"/>
      </w:pPr>
      <w:r>
        <w:t>Pending- CBA RW compliance requested customer correspondence to replay 'duty to answer accurately and completely'. However:</w:t>
      </w:r>
      <w:r>
        <w:rPr>
          <w:rStyle w:val="CommentReference"/>
        </w:rPr>
        <w:annotationRef/>
      </w:r>
      <w:r>
        <w:rPr>
          <w:rStyle w:val="CommentReference"/>
        </w:rPr>
        <w:annotationRef/>
      </w:r>
    </w:p>
    <w:p w14:paraId="34672466" w14:textId="77777777" w:rsidR="009C7DDB" w:rsidRDefault="009C7DDB" w:rsidP="009C7DDB">
      <w:pPr>
        <w:pStyle w:val="CommentText"/>
      </w:pPr>
      <w:r>
        <w:t xml:space="preserve">PDS - ' duty to answer honestly and take reasonable care', </w:t>
      </w:r>
    </w:p>
    <w:p w14:paraId="73EC2788" w14:textId="77777777" w:rsidR="009C7DDB" w:rsidRDefault="009C7DDB" w:rsidP="009C7DDB">
      <w:pPr>
        <w:pStyle w:val="CommentText"/>
      </w:pPr>
      <w:r>
        <w:t>Question set - 'honestly, accurately, and with reasonable care' &amp; ‘duty to answer honestly’.</w:t>
      </w:r>
    </w:p>
    <w:p w14:paraId="45B57B60" w14:textId="77777777" w:rsidR="009C7DDB" w:rsidRDefault="009C7DDB" w:rsidP="009C7DDB">
      <w:pPr>
        <w:pStyle w:val="CommentText"/>
      </w:pPr>
    </w:p>
    <w:p w14:paraId="5E4AEC29" w14:textId="77777777" w:rsidR="009C7DDB" w:rsidRDefault="009C7DDB" w:rsidP="009C7DDB">
      <w:pPr>
        <w:pStyle w:val="CommentText"/>
      </w:pPr>
      <w:r>
        <w:t>This needs to be consistent across all documentation.</w:t>
      </w:r>
    </w:p>
  </w:comment>
  <w:comment w:id="3187" w:author="Rebel Bailey" w:date="2023-07-07T14:38:00Z" w:initials="RB">
    <w:p w14:paraId="7B52DC60" w14:textId="77777777" w:rsidR="009C7DDB" w:rsidRDefault="009C7DDB" w:rsidP="009C7DDB">
      <w:pPr>
        <w:pStyle w:val="CommentText"/>
      </w:pPr>
      <w:r>
        <w:fldChar w:fldCharType="begin"/>
      </w:r>
      <w:r>
        <w:instrText xml:space="preserve"> HYPERLINK "mailto:Shannon.Clancy@Hollard.com.au"</w:instrText>
      </w:r>
      <w:bookmarkStart w:id="3189" w:name="_@_A4F1FDD724C64906AC669933A916B546Z"/>
      <w:r>
        <w:fldChar w:fldCharType="separate"/>
      </w:r>
      <w:bookmarkEnd w:id="3189"/>
      <w:r w:rsidRPr="3F11D6E4">
        <w:rPr>
          <w:rStyle w:val="Mention"/>
          <w:noProof/>
        </w:rPr>
        <w:t>@Shannon Clancy</w:t>
      </w:r>
      <w:r>
        <w:fldChar w:fldCharType="end"/>
      </w:r>
      <w:r>
        <w:t xml:space="preserve"> would be good to align in the self serve for this too!</w:t>
      </w:r>
      <w:r>
        <w:rPr>
          <w:rStyle w:val="CommentReference"/>
        </w:rPr>
        <w:annotationRef/>
      </w:r>
    </w:p>
  </w:comment>
  <w:comment w:id="3188" w:author="Kester Rozario" w:date="2023-07-07T14:42:00Z" w:initials="KR">
    <w:p w14:paraId="34DD35E7" w14:textId="77777777" w:rsidR="009C7DDB" w:rsidRDefault="009C7DDB" w:rsidP="009C7DDB">
      <w:pPr>
        <w:pStyle w:val="CommentText"/>
      </w:pPr>
      <w:r>
        <w:rPr>
          <w:rStyle w:val="CommentReference"/>
        </w:rPr>
        <w:annotationRef/>
      </w:r>
      <w:r>
        <w:t>No direct compliance need to have the words accurately align however it may be a preference to do so for simplicity</w:t>
      </w:r>
    </w:p>
  </w:comment>
  <w:comment w:id="3195" w:author="Heng Liu" w:date="2024-06-12T10:26:00Z" w:initials="HL">
    <w:p w14:paraId="2540D8AF" w14:textId="77777777" w:rsidR="004054B0" w:rsidRDefault="004054B0" w:rsidP="004054B0">
      <w:pPr>
        <w:pStyle w:val="CommentText"/>
      </w:pPr>
      <w:r>
        <w:rPr>
          <w:rStyle w:val="CommentReference"/>
        </w:rPr>
        <w:annotationRef/>
      </w:r>
      <w:r>
        <w:t>request it?</w:t>
      </w:r>
    </w:p>
  </w:comment>
  <w:comment w:id="3196" w:author="William Turner" w:date="2024-06-19T11:11:00Z" w:initials="WT">
    <w:p w14:paraId="6A2C5FB6" w14:textId="77777777" w:rsidR="00D65F33" w:rsidRDefault="00D65F33" w:rsidP="00D65F33">
      <w:pPr>
        <w:pStyle w:val="CommentText"/>
      </w:pPr>
      <w:r>
        <w:rPr>
          <w:rStyle w:val="CommentReference"/>
        </w:rPr>
        <w:annotationRef/>
      </w:r>
      <w:r>
        <w:t>accepted</w:t>
      </w:r>
    </w:p>
  </w:comment>
  <w:comment w:id="3197" w:author="Kirsten Linnert" w:date="2023-07-06T15:28:00Z" w:initials="KL">
    <w:p w14:paraId="2E0A6FCC" w14:textId="3F4BA7CC" w:rsidR="005D419D" w:rsidRDefault="005D419D" w:rsidP="005D419D">
      <w:pPr>
        <w:pStyle w:val="CommentText"/>
      </w:pPr>
      <w:r>
        <w:t>Reques to add copy as per current CBA COI:</w:t>
      </w:r>
      <w:r>
        <w:rPr>
          <w:rStyle w:val="CommentReference"/>
        </w:rPr>
        <w:annotationRef/>
      </w:r>
    </w:p>
    <w:p w14:paraId="616F9EBA" w14:textId="77777777" w:rsidR="005D419D" w:rsidRDefault="005D419D" w:rsidP="005D419D">
      <w:pPr>
        <w:pStyle w:val="CommentText"/>
      </w:pPr>
      <w:r>
        <w:t>'The policyholder who receives correspondence from us is responsible for notifying all other policyholders of the correspondence.'</w:t>
      </w:r>
    </w:p>
  </w:comment>
  <w:comment w:id="3198" w:author="Kester Rozario" w:date="2023-07-07T14:35:00Z" w:initials="KR">
    <w:p w14:paraId="12293990" w14:textId="77777777" w:rsidR="005D419D" w:rsidRDefault="005D419D" w:rsidP="005D419D">
      <w:pPr>
        <w:pStyle w:val="CommentText"/>
      </w:pPr>
      <w:r>
        <w:rPr>
          <w:rStyle w:val="CommentReference"/>
        </w:rPr>
        <w:annotationRef/>
      </w:r>
      <w:r>
        <w:t>Added in</w:t>
      </w:r>
    </w:p>
  </w:comment>
  <w:comment w:id="3199" w:author="Kester Rozario" w:date="2023-07-07T14:36:00Z" w:initials="KR">
    <w:p w14:paraId="529203AE" w14:textId="77777777" w:rsidR="005D419D" w:rsidRDefault="005D419D" w:rsidP="005D419D">
      <w:pPr>
        <w:pStyle w:val="CommentText"/>
      </w:pPr>
      <w:r>
        <w:rPr>
          <w:rStyle w:val="CommentReference"/>
        </w:rPr>
        <w:annotationRef/>
      </w:r>
      <w:r>
        <w:t>To confirm if this sentence needs to be moved around within this section</w:t>
      </w:r>
    </w:p>
  </w:comment>
  <w:comment w:id="3200" w:author="Kester Rozario" w:date="2023-07-07T14:37:00Z" w:initials="KR">
    <w:p w14:paraId="46A41728" w14:textId="77777777" w:rsidR="005D419D" w:rsidRDefault="005D419D" w:rsidP="005D419D">
      <w:pPr>
        <w:pStyle w:val="CommentText"/>
      </w:pPr>
      <w:r>
        <w:rPr>
          <w:rStyle w:val="CommentReference"/>
        </w:rPr>
        <w:annotationRef/>
      </w:r>
      <w:r>
        <w:fldChar w:fldCharType="begin"/>
      </w:r>
      <w:r>
        <w:instrText xml:space="preserve"> HYPERLINK "mailto:Kirsty.Gorbould@Hollard.com.au" </w:instrText>
      </w:r>
      <w:bookmarkStart w:id="3206" w:name="_@_FDD3FE9CAC44433F9471F3AF934DE931Z"/>
      <w:r>
        <w:fldChar w:fldCharType="separate"/>
      </w:r>
      <w:bookmarkEnd w:id="3206"/>
      <w:r w:rsidRPr="00124A9A">
        <w:rPr>
          <w:rStyle w:val="Mention"/>
          <w:noProof/>
        </w:rPr>
        <w:t>@Kirsty Gorbould</w:t>
      </w:r>
      <w:r>
        <w:fldChar w:fldCharType="end"/>
      </w:r>
      <w:r>
        <w:t xml:space="preserve">  can you please provide the right wording from the new PDS for this section</w:t>
      </w:r>
    </w:p>
  </w:comment>
  <w:comment w:id="3201" w:author="William Turner" w:date="2024-05-15T13:33:00Z" w:initials="WT">
    <w:p w14:paraId="165F72FA" w14:textId="1B68496A" w:rsidR="414F30D5" w:rsidRDefault="414F30D5">
      <w:pPr>
        <w:pStyle w:val="CommentText"/>
      </w:pPr>
      <w:r>
        <w:t>this is a comment from 2023 which was resolved - content was updated as agreed with Kirsten</w:t>
      </w:r>
      <w:r>
        <w:rPr>
          <w:rStyle w:val="CommentReference"/>
        </w:rPr>
        <w:annotationRef/>
      </w:r>
    </w:p>
  </w:comment>
  <w:comment w:id="3202" w:author="Kirsten Cansino" w:date="2023-07-06T11:34:00Z" w:initials="KC">
    <w:p w14:paraId="2019376B" w14:textId="77777777" w:rsidR="005D419D" w:rsidRDefault="005D419D" w:rsidP="005D419D">
      <w:pPr>
        <w:pStyle w:val="CommentText"/>
      </w:pPr>
      <w:r>
        <w:t>Pending- CBA RW compliance requested customer correspondence to replay 'duty to answer accurately and completely'. However:</w:t>
      </w:r>
      <w:r>
        <w:rPr>
          <w:rStyle w:val="CommentReference"/>
        </w:rPr>
        <w:annotationRef/>
      </w:r>
      <w:r>
        <w:rPr>
          <w:rStyle w:val="CommentReference"/>
        </w:rPr>
        <w:annotationRef/>
      </w:r>
    </w:p>
    <w:p w14:paraId="026FCE34" w14:textId="77777777" w:rsidR="005D419D" w:rsidRDefault="005D419D" w:rsidP="005D419D">
      <w:pPr>
        <w:pStyle w:val="CommentText"/>
      </w:pPr>
      <w:r>
        <w:t xml:space="preserve">PDS - ' duty to answer honestly and take reasonable care', </w:t>
      </w:r>
    </w:p>
    <w:p w14:paraId="16465B90" w14:textId="77777777" w:rsidR="005D419D" w:rsidRDefault="005D419D" w:rsidP="005D419D">
      <w:pPr>
        <w:pStyle w:val="CommentText"/>
      </w:pPr>
      <w:r>
        <w:t>Question set - 'honestly, accurately, and with reasonable care' &amp; ‘duty to answer honestly’.</w:t>
      </w:r>
    </w:p>
    <w:p w14:paraId="24335F69" w14:textId="77777777" w:rsidR="005D419D" w:rsidRDefault="005D419D" w:rsidP="005D419D">
      <w:pPr>
        <w:pStyle w:val="CommentText"/>
      </w:pPr>
    </w:p>
    <w:p w14:paraId="61DFFD2F" w14:textId="77777777" w:rsidR="005D419D" w:rsidRDefault="005D419D" w:rsidP="005D419D">
      <w:pPr>
        <w:pStyle w:val="CommentText"/>
      </w:pPr>
      <w:r>
        <w:t>This needs to be consistent across all documentation.</w:t>
      </w:r>
    </w:p>
  </w:comment>
  <w:comment w:id="3203" w:author="Rebel Bailey" w:date="2023-07-07T14:38:00Z" w:initials="RB">
    <w:p w14:paraId="6900DD32" w14:textId="77777777" w:rsidR="005D419D" w:rsidRDefault="005D419D" w:rsidP="005D419D">
      <w:pPr>
        <w:pStyle w:val="CommentText"/>
      </w:pPr>
      <w:r>
        <w:fldChar w:fldCharType="begin"/>
      </w:r>
      <w:r>
        <w:instrText xml:space="preserve"> HYPERLINK "mailto:Shannon.Clancy@Hollard.com.au"</w:instrText>
      </w:r>
      <w:bookmarkStart w:id="3207" w:name="_@_AC343A844EE44989AD5C05E02571CA5EZ"/>
      <w:r>
        <w:fldChar w:fldCharType="separate"/>
      </w:r>
      <w:bookmarkEnd w:id="3207"/>
      <w:r w:rsidRPr="3F11D6E4">
        <w:rPr>
          <w:rStyle w:val="Mention"/>
          <w:noProof/>
        </w:rPr>
        <w:t>@Shannon Clancy</w:t>
      </w:r>
      <w:r>
        <w:fldChar w:fldCharType="end"/>
      </w:r>
      <w:r>
        <w:t xml:space="preserve"> would be good to align in the self serve for this too!</w:t>
      </w:r>
      <w:r>
        <w:rPr>
          <w:rStyle w:val="CommentReference"/>
        </w:rPr>
        <w:annotationRef/>
      </w:r>
    </w:p>
  </w:comment>
  <w:comment w:id="3204" w:author="Kester Rozario" w:date="2023-07-07T14:42:00Z" w:initials="KR">
    <w:p w14:paraId="6132C14C" w14:textId="77777777" w:rsidR="005D419D" w:rsidRDefault="005D419D" w:rsidP="005D419D">
      <w:pPr>
        <w:pStyle w:val="CommentText"/>
      </w:pPr>
      <w:r>
        <w:rPr>
          <w:rStyle w:val="CommentReference"/>
        </w:rPr>
        <w:annotationRef/>
      </w:r>
      <w:r>
        <w:t>No direct compliance need to have the words accurately align however it may be a preference to do so for simplicity</w:t>
      </w:r>
    </w:p>
  </w:comment>
  <w:comment w:id="3205" w:author="William Turner" w:date="2024-05-15T13:34:00Z" w:initials="WT">
    <w:p w14:paraId="60351C9C" w14:textId="7DA08560" w:rsidR="414F30D5" w:rsidRDefault="414F30D5">
      <w:pPr>
        <w:pStyle w:val="CommentText"/>
      </w:pPr>
      <w:r>
        <w:t>this is a comment from 2023 which was resolved - content was updated as agreed with Kirsten</w:t>
      </w:r>
      <w:r>
        <w:rPr>
          <w:rStyle w:val="CommentReference"/>
        </w:rPr>
        <w:annotationRef/>
      </w:r>
    </w:p>
  </w:comment>
  <w:comment w:id="3155" w:author="Kester Rozario" w:date="2024-05-08T14:11:00Z" w:initials="KR">
    <w:p w14:paraId="216F2DC8" w14:textId="77777777" w:rsidR="000F3E94" w:rsidRDefault="000F3E94" w:rsidP="000F3E94">
      <w:r>
        <w:rPr>
          <w:rStyle w:val="CommentReference"/>
        </w:rPr>
        <w:annotationRef/>
      </w:r>
      <w:r>
        <w:rPr>
          <w:rFonts w:ascii="Arial" w:eastAsia="Times New Roman" w:hAnsi="Arial" w:cs="Arial"/>
          <w:color w:val="000000"/>
          <w:kern w:val="0"/>
          <w:sz w:val="22"/>
          <w:szCs w:val="22"/>
          <w:lang w:val="en-AU" w:eastAsia="en-AU"/>
          <w14:ligatures w14:val="none"/>
        </w:rPr>
        <w:t>Chris to engage legal to review this section.</w:t>
      </w:r>
    </w:p>
  </w:comment>
  <w:comment w:id="3156" w:author="William Turner" w:date="2024-06-13T15:28:00Z" w:initials="WT">
    <w:p w14:paraId="661B0D5C" w14:textId="5B6848C5" w:rsidR="00681336" w:rsidRDefault="00BC1C47">
      <w:pPr>
        <w:pStyle w:val="CommentText"/>
      </w:pPr>
      <w:r>
        <w:rPr>
          <w:rStyle w:val="CommentReference"/>
        </w:rPr>
        <w:annotationRef/>
      </w:r>
      <w:r w:rsidR="5DB56F83" w:rsidRPr="7A66DE50">
        <w:t>see comments below from Tien Tifa (added by me from her review)</w:t>
      </w:r>
    </w:p>
  </w:comment>
  <w:comment w:id="3157" w:author="Kester Rozario" w:date="2024-05-08T14:12:00Z" w:initials="KR">
    <w:p w14:paraId="52C0FE93" w14:textId="77777777" w:rsidR="00CC2FE7" w:rsidRDefault="00CC2FE7" w:rsidP="00CC2FE7">
      <w:r>
        <w:rPr>
          <w:rStyle w:val="CommentReference"/>
        </w:rPr>
        <w:annotationRef/>
      </w:r>
      <w:r>
        <w:rPr>
          <w:rFonts w:ascii="Arial" w:eastAsia="Times New Roman" w:hAnsi="Arial" w:cs="Arial"/>
          <w:color w:val="000000"/>
          <w:kern w:val="0"/>
          <w:sz w:val="22"/>
          <w:szCs w:val="22"/>
          <w:lang w:val="en-AU" w:eastAsia="en-AU"/>
          <w14:ligatures w14:val="none"/>
        </w:rPr>
        <w:t>Section to be compared to the PDS.</w:t>
      </w:r>
    </w:p>
  </w:comment>
  <w:comment w:id="3210" w:author="Kirsten Linnert" w:date="2023-07-06T14:06:00Z" w:initials="KL">
    <w:p w14:paraId="36171EA9" w14:textId="682E199B" w:rsidR="009F48B5" w:rsidRDefault="009F48B5" w:rsidP="00407737">
      <w:pPr>
        <w:pStyle w:val="CommentText"/>
      </w:pPr>
      <w:r>
        <w:t>Can the customer access documents anytime because of the customer portal? This won't be ready by Day 1.5</w:t>
      </w:r>
      <w:r>
        <w:rPr>
          <w:rStyle w:val="CommentReference"/>
        </w:rPr>
        <w:annotationRef/>
      </w:r>
    </w:p>
  </w:comment>
  <w:comment w:id="3211" w:author="Kester Rozario" w:date="2024-05-08T14:17:00Z" w:initials="KR">
    <w:p w14:paraId="2E278F2E" w14:textId="0160627F" w:rsidR="009F48B5" w:rsidRDefault="009F48B5" w:rsidP="00D36614">
      <w:r>
        <w:rPr>
          <w:rStyle w:val="CommentReference"/>
        </w:rPr>
        <w:annotationRef/>
      </w:r>
      <w:r>
        <w:rPr>
          <w:rFonts w:ascii="Arial" w:eastAsia="Times New Roman" w:hAnsi="Arial" w:cs="Arial"/>
          <w:color w:val="000000"/>
          <w:kern w:val="0"/>
          <w:sz w:val="22"/>
          <w:szCs w:val="22"/>
          <w:lang w:val="en-AU" w:eastAsia="en-AU"/>
          <w14:ligatures w14:val="none"/>
        </w:rPr>
        <w:t xml:space="preserve">Sentence is relevant to email.  </w:t>
      </w:r>
      <w:r>
        <w:rPr>
          <w:rFonts w:ascii="Arial" w:eastAsia="Times New Roman" w:hAnsi="Arial" w:cs="Arial"/>
          <w:color w:val="000000"/>
          <w:kern w:val="0"/>
          <w:sz w:val="22"/>
          <w:szCs w:val="22"/>
          <w:lang w:val="en-AU" w:eastAsia="en-AU"/>
          <w14:ligatures w14:val="none"/>
        </w:rPr>
        <w:fldChar w:fldCharType="begin"/>
      </w:r>
      <w:r>
        <w:rPr>
          <w:rFonts w:ascii="Arial" w:eastAsia="Times New Roman" w:hAnsi="Arial" w:cs="Arial"/>
          <w:color w:val="000000"/>
          <w:kern w:val="0"/>
          <w:sz w:val="22"/>
          <w:szCs w:val="22"/>
          <w:lang w:val="en-AU" w:eastAsia="en-AU"/>
          <w14:ligatures w14:val="none"/>
        </w:rPr>
        <w:instrText>HYPERLINK "mailto:Rebel.Bailey@hollard.com.au"</w:instrText>
      </w:r>
      <w:r>
        <w:rPr>
          <w:rFonts w:ascii="Arial" w:eastAsia="Times New Roman" w:hAnsi="Arial" w:cs="Arial"/>
          <w:color w:val="000000"/>
          <w:kern w:val="0"/>
          <w:sz w:val="22"/>
          <w:szCs w:val="22"/>
          <w:lang w:val="en-AU" w:eastAsia="en-AU"/>
          <w14:ligatures w14:val="none"/>
        </w:rPr>
      </w:r>
      <w:bookmarkStart w:id="3214" w:name="_@_6ED0F4FEABB3C447B3BDC2BB94C6AC12Z"/>
      <w:r>
        <w:rPr>
          <w:rFonts w:ascii="Arial" w:eastAsia="Times New Roman" w:hAnsi="Arial" w:cs="Arial"/>
          <w:color w:val="000000"/>
          <w:kern w:val="0"/>
          <w:sz w:val="22"/>
          <w:szCs w:val="22"/>
          <w:lang w:val="en-AU" w:eastAsia="en-AU"/>
          <w14:ligatures w14:val="none"/>
        </w:rPr>
        <w:fldChar w:fldCharType="separate"/>
      </w:r>
      <w:bookmarkEnd w:id="3214"/>
      <w:r w:rsidRPr="00D36614">
        <w:rPr>
          <w:rStyle w:val="Mention"/>
          <w:rFonts w:ascii="Arial" w:eastAsia="Times New Roman" w:hAnsi="Arial" w:cs="Arial"/>
          <w:noProof/>
          <w:kern w:val="0"/>
          <w:sz w:val="22"/>
          <w:szCs w:val="22"/>
          <w:lang w:val="en-AU" w:eastAsia="en-AU"/>
          <w14:ligatures w14:val="none"/>
        </w:rPr>
        <w:t>@Rebel Bailey</w:t>
      </w:r>
      <w:r>
        <w:rPr>
          <w:rFonts w:ascii="Arial" w:eastAsia="Times New Roman" w:hAnsi="Arial" w:cs="Arial"/>
          <w:color w:val="000000"/>
          <w:kern w:val="0"/>
          <w:sz w:val="22"/>
          <w:szCs w:val="22"/>
          <w:lang w:val="en-AU" w:eastAsia="en-AU"/>
          <w14:ligatures w14:val="none"/>
        </w:rPr>
        <w:fldChar w:fldCharType="end"/>
      </w:r>
      <w:r>
        <w:rPr>
          <w:rFonts w:ascii="Arial" w:eastAsia="Times New Roman" w:hAnsi="Arial" w:cs="Arial"/>
          <w:color w:val="000000"/>
          <w:kern w:val="0"/>
          <w:sz w:val="22"/>
          <w:szCs w:val="22"/>
          <w:lang w:val="en-AU" w:eastAsia="en-AU"/>
          <w14:ligatures w14:val="none"/>
        </w:rPr>
        <w:t xml:space="preserve"> to understand if this can be reworded.</w:t>
      </w:r>
    </w:p>
  </w:comment>
  <w:comment w:id="3212" w:author="Rebel Bailey" w:date="2024-05-08T14:54:00Z" w:initials="RB">
    <w:p w14:paraId="3609DB77" w14:textId="60ABE721" w:rsidR="009F48B5" w:rsidRDefault="009F48B5">
      <w:pPr>
        <w:pStyle w:val="CommentText"/>
      </w:pPr>
      <w:r w:rsidRPr="70BB7FA8">
        <w:rPr>
          <w:b/>
          <w:bCs/>
        </w:rPr>
        <w:t>Thank you for choosing paperless</w:t>
      </w:r>
      <w:r>
        <w:t xml:space="preserve"> </w:t>
      </w:r>
      <w:r>
        <w:rPr>
          <w:rStyle w:val="CommentReference"/>
        </w:rPr>
        <w:annotationRef/>
      </w:r>
    </w:p>
    <w:p w14:paraId="46617DDF" w14:textId="0A048A5A" w:rsidR="009F48B5" w:rsidRDefault="009F48B5">
      <w:pPr>
        <w:pStyle w:val="CommentText"/>
      </w:pPr>
      <w:r>
        <w:t xml:space="preserve"> Save the email containing your policy documents for easy access in the future.</w:t>
      </w:r>
    </w:p>
  </w:comment>
  <w:comment w:id="3213" w:author="William Turner" w:date="2024-05-23T12:38:00Z" w:initials="WT">
    <w:p w14:paraId="701D7821" w14:textId="3CA0027A" w:rsidR="009F48B5" w:rsidRDefault="009F48B5">
      <w:pPr>
        <w:pStyle w:val="CommentText"/>
      </w:pPr>
      <w:r>
        <w:rPr>
          <w:rStyle w:val="CommentReference"/>
        </w:rPr>
        <w:annotationRef/>
      </w:r>
      <w:r w:rsidRPr="605F9C36">
        <w:t>updated</w:t>
      </w:r>
    </w:p>
  </w:comment>
  <w:comment w:id="3215" w:author="Kirsten Linnert" w:date="2023-07-06T14:07:00Z" w:initials="KL">
    <w:p w14:paraId="0CBFB3D7" w14:textId="2C9986B4" w:rsidR="00BD1BBD" w:rsidRDefault="00BD1BBD" w:rsidP="002C1B11">
      <w:pPr>
        <w:pStyle w:val="CommentText"/>
      </w:pPr>
      <w:r>
        <w:t>As above</w:t>
      </w:r>
      <w:r>
        <w:rPr>
          <w:rStyle w:val="CommentReference"/>
        </w:rPr>
        <w:annotationRef/>
      </w:r>
    </w:p>
  </w:comment>
  <w:comment w:id="3216" w:author="William Turner" w:date="2024-05-23T12:32:00Z" w:initials="WT">
    <w:p w14:paraId="56E84212" w14:textId="6329B5F3" w:rsidR="00BD1BBD" w:rsidRDefault="00BD1BBD">
      <w:pPr>
        <w:pStyle w:val="CommentText"/>
      </w:pPr>
      <w:r>
        <w:rPr>
          <w:rStyle w:val="CommentReference"/>
        </w:rPr>
        <w:annotationRef/>
      </w:r>
      <w:r w:rsidRPr="0B928DEA">
        <w:t>This wording for "Go Paperless" was agreed with CBA in 2023</w:t>
      </w:r>
    </w:p>
  </w:comment>
  <w:comment w:id="3219" w:author="Nicki Crake" w:date="2024-06-07T12:03:00Z" w:initials="NC">
    <w:p w14:paraId="46659DE0" w14:textId="68FF93BA" w:rsidR="00AE0F0D" w:rsidRDefault="00AE0F0D">
      <w:pPr>
        <w:pStyle w:val="CommentText"/>
      </w:pPr>
      <w:r>
        <w:rPr>
          <w:rStyle w:val="CommentReference"/>
        </w:rPr>
        <w:annotationRef/>
      </w:r>
      <w:r w:rsidRPr="2731B798">
        <w:t>1. Icons to be updated:</w:t>
      </w:r>
    </w:p>
    <w:p w14:paraId="4A08CE76" w14:textId="7272457E" w:rsidR="00AE0F0D" w:rsidRDefault="00AE0F0D">
      <w:pPr>
        <w:pStyle w:val="CommentText"/>
      </w:pPr>
      <w:r w:rsidRPr="4DCF7E07">
        <w:t>Change the "Ring" pictogram to New Claims Icon OR switch for the Mobile phone image and use the laptop images for the go online. </w:t>
      </w:r>
    </w:p>
    <w:p w14:paraId="51C2A1A7" w14:textId="7F06ADE7" w:rsidR="00AE0F0D" w:rsidRDefault="00AE0F0D">
      <w:pPr>
        <w:pStyle w:val="CommentText"/>
      </w:pPr>
    </w:p>
    <w:p w14:paraId="38AD9B70" w14:textId="559C2C5D" w:rsidR="00AE0F0D" w:rsidRDefault="00AE0F0D">
      <w:pPr>
        <w:pStyle w:val="CommentText"/>
      </w:pPr>
      <w:r w:rsidRPr="085AE441">
        <w:t>2. Claims phone number to be updated to 13 1361</w:t>
      </w:r>
    </w:p>
  </w:comment>
  <w:comment w:id="3220" w:author="William Turner" w:date="2024-06-24T11:25:00Z" w:initials="WT">
    <w:p w14:paraId="2FF12A19" w14:textId="77777777" w:rsidR="00E32CD8" w:rsidRDefault="00A90F01" w:rsidP="00E32CD8">
      <w:pPr>
        <w:pStyle w:val="CommentText"/>
      </w:pPr>
      <w:r>
        <w:rPr>
          <w:rStyle w:val="CommentReference"/>
        </w:rPr>
        <w:annotationRef/>
      </w:r>
      <w:r w:rsidR="00E32CD8">
        <w:t>1.Accepted. Please see added screenshot (The screenshot doesn’t have the updated wording, just the icons). See the wording in the content table beneath for the actual wording that goes with the icons. 2. the comment relates to the screenshot and not the actual content - actual content has &lt;BrandPhoneNumberClaims&gt; which will be 13 1361.</w:t>
      </w:r>
    </w:p>
  </w:comment>
  <w:comment w:id="3221" w:author="Kate McLennan" w:date="2024-07-01T10:47:00Z" w:initials="KM">
    <w:p w14:paraId="1353589F" w14:textId="11D640DA" w:rsidR="0472516C" w:rsidRDefault="0472516C">
      <w:pPr>
        <w:pStyle w:val="CommentText"/>
      </w:pPr>
      <w:r>
        <w:t xml:space="preserve">This is ok BUT the hand image is being used for Claims now , so not sure working for the call 13 2423 line. </w:t>
      </w:r>
      <w:r>
        <w:rPr>
          <w:rStyle w:val="CommentReference"/>
        </w:rPr>
        <w:annotationRef/>
      </w:r>
    </w:p>
  </w:comment>
  <w:comment w:id="3222" w:author="William Turner" w:date="2024-07-03T15:15:00Z" w:initials="WT">
    <w:p w14:paraId="1C9E0B7C" w14:textId="585902B7" w:rsidR="5DAD8829" w:rsidRDefault="5DAD8829">
      <w:pPr>
        <w:pStyle w:val="CommentText"/>
      </w:pPr>
      <w:r>
        <w:t>Thanks Kate, I have checked with the relevant people and we are comfortable with the choice of the hand image in that location</w:t>
      </w:r>
      <w:r>
        <w:rPr>
          <w:rStyle w:val="CommentReference"/>
        </w:rPr>
        <w:annotationRef/>
      </w:r>
    </w:p>
  </w:comment>
  <w:comment w:id="3223" w:author="Kate McLennan" w:date="2024-07-10T14:48:00Z" w:initials="KM">
    <w:p w14:paraId="5304675C" w14:textId="70274480" w:rsidR="323EE1DF" w:rsidRDefault="323EE1DF">
      <w:pPr>
        <w:pStyle w:val="CommentText"/>
      </w:pPr>
      <w:r>
        <w:t xml:space="preserve">Hi Will - sorry but this "open hand' pictogram, will not work for a "Calling"  action and we need to update to a more appropriate icon that is consistent with what we use with customers today. I will feed this back through the DD process. ie this is not CBA Brand or Marketing approved. </w:t>
      </w:r>
      <w:r>
        <w:rPr>
          <w:rStyle w:val="CommentReference"/>
        </w:rPr>
        <w:annotationRef/>
      </w:r>
    </w:p>
  </w:comment>
  <w:comment w:id="3232" w:author="Bianca Tautz" w:date="2024-06-07T09:35:00Z" w:initials="BT">
    <w:p w14:paraId="4D5F1282" w14:textId="78D91C16" w:rsidR="006662ED" w:rsidRDefault="00E67EA6">
      <w:pPr>
        <w:pStyle w:val="CommentText"/>
      </w:pPr>
      <w:r>
        <w:rPr>
          <w:rStyle w:val="CommentReference"/>
        </w:rPr>
        <w:annotationRef/>
      </w:r>
      <w:r w:rsidRPr="45ADE14F">
        <w:t xml:space="preserve">Can we please consider an additional icon (suggest 'care/hand') with the following: If you are experiencing vulnerability or financial hardship, we encourage you to tell us, as we have extra care options in place. You can also access further information on our website; </w:t>
      </w:r>
      <w:hyperlink r:id="rId1">
        <w:r w:rsidRPr="3E1328D7">
          <w:rPr>
            <w:rStyle w:val="Hyperlink"/>
          </w:rPr>
          <w:t>hollard.com.au/about-hollard/corporate-responsibility/support-for-vulnerable-customers/</w:t>
        </w:r>
      </w:hyperlink>
    </w:p>
  </w:comment>
  <w:comment w:id="3233" w:author="Bianca Tautz" w:date="2024-06-07T09:36:00Z" w:initials="BT">
    <w:p w14:paraId="68EC7E69" w14:textId="03138BF2" w:rsidR="006662ED" w:rsidRDefault="00E67EA6">
      <w:pPr>
        <w:pStyle w:val="CommentText"/>
      </w:pPr>
      <w:r>
        <w:rPr>
          <w:rStyle w:val="CommentReference"/>
        </w:rPr>
        <w:annotationRef/>
      </w:r>
      <w:r w:rsidRPr="55B44BC1">
        <w:t>Note: the above scripting is part of previous DD approval</w:t>
      </w:r>
    </w:p>
  </w:comment>
  <w:comment w:id="3234" w:author="William Turner" w:date="2024-06-19T11:14:00Z" w:initials="WT">
    <w:p w14:paraId="26D8A74B" w14:textId="77777777" w:rsidR="00965075" w:rsidRDefault="00E724BD" w:rsidP="00965075">
      <w:pPr>
        <w:pStyle w:val="CommentText"/>
      </w:pPr>
      <w:r>
        <w:rPr>
          <w:rStyle w:val="CommentReference"/>
        </w:rPr>
        <w:annotationRef/>
      </w:r>
      <w:r w:rsidR="00965075">
        <w:t>This COI page has no further space available without removing existing content to free up space, suggest that the proposed content is instead added to the renewal cover letter/cover email (these are yet to go through DD)</w:t>
      </w:r>
    </w:p>
  </w:comment>
  <w:comment w:id="3235" w:author="Bianca Tautz" w:date="2024-07-01T16:45:00Z" w:initials="BT">
    <w:p w14:paraId="6ACE0D4A" w14:textId="0BCBB1B9" w:rsidR="5DAD8829" w:rsidRDefault="5DAD8829">
      <w:pPr>
        <w:pStyle w:val="CommentText"/>
      </w:pPr>
      <w:r>
        <w:t>Are we able to view a mock up?</w:t>
      </w:r>
      <w:r>
        <w:rPr>
          <w:rStyle w:val="CommentReference"/>
        </w:rPr>
        <w:annotationRef/>
      </w:r>
    </w:p>
  </w:comment>
  <w:comment w:id="3236" w:author="William Turner [2]" w:date="2024-07-04T11:37:00Z" w:initials="WT">
    <w:p w14:paraId="0FA787CD" w14:textId="77777777" w:rsidR="003A549F" w:rsidRDefault="003A549F" w:rsidP="003A549F">
      <w:pPr>
        <w:pStyle w:val="CommentText"/>
      </w:pPr>
      <w:r>
        <w:rPr>
          <w:rStyle w:val="CommentReference"/>
        </w:rPr>
        <w:annotationRef/>
      </w:r>
      <w:r>
        <w:t>Have sent mockup to Bianca who has agreed that the content she is seeking to add be instead added to the Your payments section at the end of the COI - see comment further down document where this is added</w:t>
      </w:r>
    </w:p>
  </w:comment>
  <w:comment w:id="3243" w:author="Kirsten Linnert" w:date="2024-06-28T11:30:00Z" w:initials="KL">
    <w:p w14:paraId="1D29EFCF" w14:textId="6C2E5EE5" w:rsidR="0472516C" w:rsidRDefault="0472516C">
      <w:pPr>
        <w:pStyle w:val="CommentText"/>
      </w:pPr>
      <w:r>
        <w:t>I can't see that we refer the customer to the webpages anywhere, specifically for the PDS- can we include that here?</w:t>
      </w:r>
      <w:r>
        <w:rPr>
          <w:rStyle w:val="CommentReference"/>
        </w:rPr>
        <w:annotationRef/>
      </w:r>
    </w:p>
  </w:comment>
  <w:comment w:id="3244" w:author="William Turner [2]" w:date="2024-07-04T11:39:00Z" w:initials="WT">
    <w:p w14:paraId="5D696ED7" w14:textId="77777777" w:rsidR="00735862" w:rsidRDefault="00735862" w:rsidP="00735862">
      <w:pPr>
        <w:pStyle w:val="CommentText"/>
      </w:pPr>
      <w:r>
        <w:rPr>
          <w:rStyle w:val="CommentReference"/>
        </w:rPr>
        <w:annotationRef/>
      </w:r>
      <w:r>
        <w:t>We can’t include that here because this section contains “Need to get in contact’ information</w:t>
      </w:r>
    </w:p>
  </w:comment>
  <w:comment w:id="3247" w:author="Kate McLennan" w:date="2024-07-01T10:49:00Z" w:initials="KM">
    <w:p w14:paraId="648C129A" w14:textId="3F39966E" w:rsidR="0472516C" w:rsidRDefault="0472516C">
      <w:pPr>
        <w:pStyle w:val="CommentText"/>
      </w:pPr>
      <w:r>
        <w:t xml:space="preserve">NetBank - always a capital B </w:t>
      </w:r>
      <w:r>
        <w:rPr>
          <w:rStyle w:val="CommentReference"/>
        </w:rPr>
        <w:annotationRef/>
      </w:r>
    </w:p>
  </w:comment>
  <w:comment w:id="3248" w:author="William Turner [2]" w:date="2024-07-04T11:39:00Z" w:initials="WT">
    <w:p w14:paraId="4862BB5F" w14:textId="77777777" w:rsidR="008F2865" w:rsidRDefault="008F2865" w:rsidP="008F2865">
      <w:pPr>
        <w:pStyle w:val="CommentText"/>
      </w:pPr>
      <w:r>
        <w:rPr>
          <w:rStyle w:val="CommentReference"/>
        </w:rPr>
        <w:annotationRef/>
      </w:r>
      <w:r>
        <w:t>Accepted - now updated</w:t>
      </w:r>
    </w:p>
  </w:comment>
  <w:comment w:id="3252" w:author="William Turner" w:date="2024-06-20T16:14:00Z" w:initials="WT">
    <w:p w14:paraId="72F3B78C" w14:textId="60D1FF70" w:rsidR="00A4425C" w:rsidRDefault="00A4425C" w:rsidP="00A4425C">
      <w:pPr>
        <w:pStyle w:val="CommentText"/>
      </w:pPr>
      <w:r>
        <w:rPr>
          <w:rStyle w:val="CommentReference"/>
        </w:rPr>
        <w:annotationRef/>
      </w:r>
      <w:r>
        <w:t>Updated from URL to Netbank to align the two ‘Make a claim’ channels used in all other correspondence (ie NetBank and phone number)</w:t>
      </w:r>
    </w:p>
  </w:comment>
  <w:comment w:id="3257" w:author="Kester Rozario" w:date="2024-05-08T14:20:00Z" w:initials="KR">
    <w:p w14:paraId="3996A430" w14:textId="5AB39134" w:rsidR="008A5051" w:rsidRDefault="008A5051" w:rsidP="008A5051">
      <w:r>
        <w:rPr>
          <w:rStyle w:val="CommentReference"/>
        </w:rPr>
        <w:annotationRef/>
      </w:r>
      <w:r>
        <w:rPr>
          <w:rFonts w:ascii="Arial" w:eastAsia="Times New Roman" w:hAnsi="Arial" w:cs="Arial"/>
          <w:color w:val="000000"/>
          <w:kern w:val="0"/>
          <w:sz w:val="22"/>
          <w:szCs w:val="22"/>
          <w:lang w:val="en-AU" w:eastAsia="en-AU"/>
          <w14:ligatures w14:val="none"/>
        </w:rPr>
        <w:t xml:space="preserve">Wording suggestion “Via NetBank or the CommBank app”. </w:t>
      </w:r>
      <w:r>
        <w:fldChar w:fldCharType="begin"/>
      </w:r>
      <w:r>
        <w:instrText>HYPERLINK "mailto:William.Turner@hollard.com.au"</w:instrText>
      </w:r>
      <w:bookmarkStart w:id="3261" w:name="_@_3F808BCF17153645BD90DE1144313E49Z"/>
      <w:r>
        <w:fldChar w:fldCharType="separate"/>
      </w:r>
      <w:bookmarkEnd w:id="3261"/>
      <w:r w:rsidRPr="008A5051">
        <w:rPr>
          <w:rStyle w:val="Mention"/>
          <w:noProof/>
        </w:rPr>
        <w:t>@William Turner</w:t>
      </w:r>
      <w:r>
        <w:fldChar w:fldCharType="end"/>
      </w:r>
    </w:p>
  </w:comment>
  <w:comment w:id="3258" w:author="William Turner" w:date="2024-05-20T12:25:00Z" w:initials="WT">
    <w:p w14:paraId="7F2D9E79" w14:textId="32DEAA62" w:rsidR="414F30D5" w:rsidRDefault="414F30D5">
      <w:pPr>
        <w:pStyle w:val="CommentText"/>
      </w:pPr>
      <w:r>
        <w:fldChar w:fldCharType="begin"/>
      </w:r>
      <w:r>
        <w:instrText xml:space="preserve"> HYPERLINK "mailto:Sam.Sehgal@hollard.com.au"</w:instrText>
      </w:r>
      <w:bookmarkStart w:id="3262" w:name="_@_8E72603740ED448D8144FE83DC9881C7Z"/>
      <w:r>
        <w:fldChar w:fldCharType="separate"/>
      </w:r>
      <w:bookmarkEnd w:id="3262"/>
      <w:r w:rsidRPr="414F30D5">
        <w:rPr>
          <w:rStyle w:val="Mention"/>
          <w:noProof/>
        </w:rPr>
        <w:t>@Sam Sehgal (EXT Idiom)</w:t>
      </w:r>
      <w:r>
        <w:fldChar w:fldCharType="end"/>
      </w:r>
      <w:r>
        <w:t xml:space="preserve"> can we have this content in the table as text rather than a screenshot so that I can make this proposed wording change? </w:t>
      </w:r>
      <w:r>
        <w:rPr>
          <w:rStyle w:val="CommentReference"/>
        </w:rPr>
        <w:annotationRef/>
      </w:r>
    </w:p>
  </w:comment>
  <w:comment w:id="3259" w:author="Sam Sehgal (EXT Idiom) [2]" w:date="2024-05-21T15:09:00Z" w:initials="SI">
    <w:p w14:paraId="5C2D6E25" w14:textId="240C566D" w:rsidR="0FF9F586" w:rsidRDefault="0FF9F586">
      <w:pPr>
        <w:pStyle w:val="CommentText"/>
      </w:pPr>
      <w:r>
        <w:fldChar w:fldCharType="begin"/>
      </w:r>
      <w:r>
        <w:instrText xml:space="preserve"> HYPERLINK "mailto:William.Turner@hollard.com.au"</w:instrText>
      </w:r>
      <w:bookmarkStart w:id="3263" w:name="_@_3167D537D2E94CB1810A932E52BC27ABZ"/>
      <w:r>
        <w:fldChar w:fldCharType="separate"/>
      </w:r>
      <w:bookmarkEnd w:id="3263"/>
      <w:r w:rsidRPr="0FF9F586">
        <w:rPr>
          <w:rStyle w:val="Mention"/>
          <w:noProof/>
        </w:rPr>
        <w:t>@William Turner</w:t>
      </w:r>
      <w:r>
        <w:fldChar w:fldCharType="end"/>
      </w:r>
      <w:r>
        <w:t xml:space="preserve"> added content that is stored in Global Decode Sheet (GDS)</w:t>
      </w:r>
      <w:r>
        <w:rPr>
          <w:rStyle w:val="CommentReference"/>
        </w:rPr>
        <w:annotationRef/>
      </w:r>
    </w:p>
  </w:comment>
  <w:comment w:id="3260" w:author="William Turner" w:date="2024-05-22T09:47:00Z" w:initials="WT">
    <w:p w14:paraId="728BA198" w14:textId="1910CDBD" w:rsidR="19038B92" w:rsidRDefault="19038B92">
      <w:pPr>
        <w:pStyle w:val="CommentText"/>
      </w:pPr>
      <w:r>
        <w:t>have updated with suggested wording</w:t>
      </w:r>
      <w:r>
        <w:rPr>
          <w:rStyle w:val="CommentReference"/>
        </w:rPr>
        <w:annotationRef/>
      </w:r>
    </w:p>
  </w:comment>
  <w:comment w:id="3271" w:author="Bianca Tautz" w:date="2024-06-07T13:04:00Z" w:initials="BT">
    <w:p w14:paraId="49BFC086" w14:textId="4DE71CDF" w:rsidR="003B7DA9" w:rsidRDefault="003B7DA9">
      <w:pPr>
        <w:pStyle w:val="CommentText"/>
      </w:pPr>
      <w:r>
        <w:rPr>
          <w:rStyle w:val="CommentReference"/>
        </w:rPr>
        <w:annotationRef/>
      </w:r>
      <w:r w:rsidRPr="5C8F2D2F">
        <w:t>I might be missing something, but can a customer contact 24/7 on this number, yet other areas it reads that the number is only available during set days/times.</w:t>
      </w:r>
    </w:p>
  </w:comment>
  <w:comment w:id="3272" w:author="William Turner" w:date="2024-06-19T11:16:00Z" w:initials="WT">
    <w:p w14:paraId="0FF77A9D" w14:textId="77777777" w:rsidR="003414FB" w:rsidRDefault="003414FB" w:rsidP="003414FB">
      <w:pPr>
        <w:pStyle w:val="CommentText"/>
      </w:pPr>
      <w:r>
        <w:rPr>
          <w:rStyle w:val="CommentReference"/>
        </w:rPr>
        <w:annotationRef/>
      </w:r>
      <w:r>
        <w:t>Yes they can contact 24/7 as the option to pay is fully automated (ie ‘press 3 to make a payment…’)</w:t>
      </w:r>
    </w:p>
  </w:comment>
  <w:comment w:id="3563" w:author="William Turner" w:date="2023-08-24T12:11:00Z" w:initials="WT">
    <w:p w14:paraId="47B08293" w14:textId="42F2FC65" w:rsidR="78B50160" w:rsidRDefault="78B50160">
      <w:pPr>
        <w:pStyle w:val="CommentText"/>
      </w:pPr>
      <w:r>
        <w:t>Do we need to add "choice of repairer wording" to the COI to meet fair trading requirements</w:t>
      </w:r>
      <w:r>
        <w:rPr>
          <w:rStyle w:val="CommentReference"/>
        </w:rPr>
        <w:annotationRef/>
      </w:r>
    </w:p>
  </w:comment>
  <w:comment w:id="3564" w:author="William Turner" w:date="2024-05-15T13:47:00Z" w:initials="WT">
    <w:p w14:paraId="00F5E65B" w14:textId="76D6654D" w:rsidR="414F30D5" w:rsidRDefault="414F30D5">
      <w:pPr>
        <w:pStyle w:val="CommentText"/>
      </w:pPr>
      <w:r>
        <w:t>this is a comment from 2023 which was resolved - choice of repairer option was added to the COI following consultation with Product</w:t>
      </w:r>
      <w:r>
        <w:rPr>
          <w:rStyle w:val="CommentReference"/>
        </w:rPr>
        <w:annotationRef/>
      </w:r>
    </w:p>
  </w:comment>
  <w:comment w:id="3588" w:author="Kirsten Linnert" w:date="2024-06-28T11:47:00Z" w:initials="KL">
    <w:p w14:paraId="320BA103" w14:textId="7B2A746A" w:rsidR="00101D1F" w:rsidRDefault="00101D1F">
      <w:pPr>
        <w:pStyle w:val="CommentText"/>
      </w:pPr>
      <w:r>
        <w:t>can we add reference to the web location of the PDS here please</w:t>
      </w:r>
      <w:r>
        <w:rPr>
          <w:rStyle w:val="CommentReference"/>
        </w:rPr>
        <w:annotationRef/>
      </w:r>
    </w:p>
  </w:comment>
  <w:comment w:id="3589" w:author="William Turner [2]" w:date="2024-07-04T11:42:00Z" w:initials="WT">
    <w:p w14:paraId="21A7D7FC" w14:textId="77777777" w:rsidR="00101D1F" w:rsidRDefault="00101D1F" w:rsidP="002D6B5A">
      <w:pPr>
        <w:pStyle w:val="CommentText"/>
      </w:pPr>
      <w:r>
        <w:rPr>
          <w:rStyle w:val="CommentReference"/>
        </w:rPr>
        <w:annotationRef/>
      </w:r>
      <w:r>
        <w:t>There are several places in the COI where we direct the customer to read the PDS and we would need to add the URL in every instance which would add too much noise to the document.</w:t>
      </w:r>
    </w:p>
  </w:comment>
  <w:comment w:id="3594" w:author="Kirsten Linnert" w:date="2024-06-17T13:54:00Z" w:initials="KL">
    <w:p w14:paraId="4C8EAC60" w14:textId="61216042" w:rsidR="00C60E6A" w:rsidRDefault="00C60E6A">
      <w:pPr>
        <w:pStyle w:val="CommentText"/>
      </w:pPr>
      <w:r>
        <w:rPr>
          <w:rStyle w:val="CommentReference"/>
        </w:rPr>
        <w:annotationRef/>
      </w:r>
      <w:r w:rsidRPr="363CAEE2">
        <w:t>Seems from the logic that third party authorities/authorised contacts being noted as policyholders? We can't as we don't ask for their claims history. </w:t>
      </w:r>
    </w:p>
  </w:comment>
  <w:comment w:id="3595" w:author="William Turner" w:date="2024-06-19T11:17:00Z" w:initials="WT">
    <w:p w14:paraId="7381E3B9" w14:textId="77777777" w:rsidR="00C60E6A" w:rsidRDefault="00C60E6A" w:rsidP="00237713">
      <w:pPr>
        <w:pStyle w:val="CommentText"/>
      </w:pPr>
      <w:r>
        <w:rPr>
          <w:rStyle w:val="CommentReference"/>
        </w:rPr>
        <w:annotationRef/>
      </w:r>
      <w:r>
        <w:t xml:space="preserve">The logic has &lt;&gt; which means “does not equal” third party authorities, representatives etc </w:t>
      </w:r>
    </w:p>
  </w:comment>
  <w:comment w:id="3596" w:author="Kirsten Linnert" w:date="2024-06-27T15:23:00Z" w:initials="KL">
    <w:p w14:paraId="07351C3A" w14:textId="4D8FE84A" w:rsidR="00C60E6A" w:rsidRDefault="00C60E6A">
      <w:pPr>
        <w:pStyle w:val="CommentText"/>
      </w:pPr>
      <w:r>
        <w:t xml:space="preserve">For Home and Landlord policies, date of birth of the oldest policy holder needs to be displayed as it is a rating factor. </w:t>
      </w:r>
      <w:r>
        <w:rPr>
          <w:rStyle w:val="CommentReference"/>
        </w:rPr>
        <w:annotationRef/>
      </w:r>
    </w:p>
  </w:comment>
  <w:comment w:id="3597" w:author="William Turner [2]" w:date="2024-07-04T11:48:00Z" w:initials="WT">
    <w:p w14:paraId="1131DCBC" w14:textId="77777777" w:rsidR="00C60E6A" w:rsidRDefault="00C60E6A" w:rsidP="00283B01">
      <w:pPr>
        <w:pStyle w:val="CommentText"/>
      </w:pPr>
      <w:r>
        <w:rPr>
          <w:rStyle w:val="CommentReference"/>
        </w:rPr>
        <w:annotationRef/>
      </w:r>
      <w:r>
        <w:t>If you mean showing only a single DOB (ie only the oldest) that would be complex to do from an IT logic perspective. If the intention is to list all policyholder DOBs that is also challenging  in the case of entities that are policyholders since they don’t have a DOB.</w:t>
      </w:r>
    </w:p>
  </w:comment>
  <w:comment w:id="3632" w:author="Kester Rozario [2]" w:date="2024-05-13T13:32:00Z" w:initials="KR">
    <w:p w14:paraId="31A2BF92" w14:textId="2D519B03" w:rsidR="00C60E6A" w:rsidRDefault="00C60E6A" w:rsidP="00CD281B">
      <w:r>
        <w:rPr>
          <w:rStyle w:val="CommentReference"/>
        </w:rPr>
        <w:annotationRef/>
      </w:r>
      <w:r>
        <w:rPr>
          <w:rFonts w:ascii="Arial" w:eastAsia="Times New Roman" w:hAnsi="Arial" w:cs="Arial"/>
          <w:color w:val="000000"/>
          <w:kern w:val="0"/>
          <w:sz w:val="22"/>
          <w:szCs w:val="22"/>
          <w:lang w:val="en-AU" w:eastAsia="en-AU"/>
          <w14:ligatures w14:val="none"/>
        </w:rPr>
        <w:fldChar w:fldCharType="begin"/>
      </w:r>
      <w:r>
        <w:rPr>
          <w:rFonts w:ascii="Arial" w:eastAsia="Times New Roman" w:hAnsi="Arial" w:cs="Arial"/>
          <w:color w:val="000000"/>
          <w:kern w:val="0"/>
          <w:sz w:val="22"/>
          <w:szCs w:val="22"/>
          <w:lang w:val="en-AU" w:eastAsia="en-AU"/>
          <w14:ligatures w14:val="none"/>
        </w:rPr>
        <w:instrText>HYPERLINK "mailto:Kelly.Kilo@Hollard.com.au"</w:instrText>
      </w:r>
      <w:r>
        <w:rPr>
          <w:rFonts w:ascii="Arial" w:eastAsia="Times New Roman" w:hAnsi="Arial" w:cs="Arial"/>
          <w:color w:val="000000"/>
          <w:kern w:val="0"/>
          <w:sz w:val="22"/>
          <w:szCs w:val="22"/>
          <w:lang w:val="en-AU" w:eastAsia="en-AU"/>
          <w14:ligatures w14:val="none"/>
        </w:rPr>
      </w:r>
      <w:bookmarkStart w:id="3635" w:name="_@_2FA0B74BBE6A714F904C9DF1649C5220Z"/>
      <w:r>
        <w:rPr>
          <w:rFonts w:ascii="Arial" w:eastAsia="Times New Roman" w:hAnsi="Arial" w:cs="Arial"/>
          <w:color w:val="000000"/>
          <w:kern w:val="0"/>
          <w:sz w:val="22"/>
          <w:szCs w:val="22"/>
          <w:lang w:val="en-AU" w:eastAsia="en-AU"/>
          <w14:ligatures w14:val="none"/>
        </w:rPr>
        <w:fldChar w:fldCharType="separate"/>
      </w:r>
      <w:bookmarkEnd w:id="3635"/>
      <w:r w:rsidRPr="00CD281B">
        <w:rPr>
          <w:rStyle w:val="Mention"/>
          <w:rFonts w:ascii="Arial" w:eastAsia="Times New Roman" w:hAnsi="Arial" w:cs="Arial"/>
          <w:noProof/>
          <w:kern w:val="0"/>
          <w:sz w:val="22"/>
          <w:szCs w:val="22"/>
          <w:lang w:val="en-AU" w:eastAsia="en-AU"/>
          <w14:ligatures w14:val="none"/>
        </w:rPr>
        <w:t>@Kelly</w:t>
      </w:r>
      <w:r>
        <w:rPr>
          <w:rFonts w:ascii="Arial" w:eastAsia="Times New Roman" w:hAnsi="Arial" w:cs="Arial"/>
          <w:color w:val="000000"/>
          <w:kern w:val="0"/>
          <w:sz w:val="22"/>
          <w:szCs w:val="22"/>
          <w:lang w:val="en-AU" w:eastAsia="en-AU"/>
          <w14:ligatures w14:val="none"/>
        </w:rPr>
        <w:fldChar w:fldCharType="end"/>
      </w:r>
      <w:r>
        <w:rPr>
          <w:rFonts w:ascii="Arial" w:eastAsia="Times New Roman" w:hAnsi="Arial" w:cs="Arial"/>
          <w:color w:val="000000"/>
          <w:kern w:val="0"/>
          <w:sz w:val="22"/>
          <w:szCs w:val="22"/>
          <w:lang w:val="en-AU" w:eastAsia="en-AU"/>
          <w14:ligatures w14:val="none"/>
        </w:rPr>
        <w:t xml:space="preserve"> to compare to the QS.</w:t>
      </w:r>
    </w:p>
  </w:comment>
  <w:comment w:id="3633" w:author="Kelly Kilo" w:date="2024-05-13T18:31:00Z" w:initials="KK">
    <w:p w14:paraId="4A0219CC" w14:textId="021380C8" w:rsidR="00C60E6A" w:rsidRDefault="00C60E6A">
      <w:pPr>
        <w:pStyle w:val="CommentText"/>
      </w:pPr>
      <w:r>
        <w:t xml:space="preserve">Home = In the last 3 years, how many building, contents or legal liability claims have you made for a home you’ve lived in? </w:t>
      </w:r>
      <w:r>
        <w:rPr>
          <w:rStyle w:val="CommentReference"/>
        </w:rPr>
        <w:annotationRef/>
      </w:r>
    </w:p>
    <w:p w14:paraId="407AD18D" w14:textId="6317C55A" w:rsidR="00C60E6A" w:rsidRDefault="00C60E6A">
      <w:pPr>
        <w:pStyle w:val="CommentText"/>
      </w:pPr>
      <w:r>
        <w:t>You are answering for everyone who is to be covered by this policy.</w:t>
      </w:r>
    </w:p>
    <w:p w14:paraId="2DAD2950" w14:textId="2A837797" w:rsidR="00C60E6A" w:rsidRDefault="00C60E6A">
      <w:pPr>
        <w:pStyle w:val="CommentText"/>
      </w:pPr>
    </w:p>
    <w:p w14:paraId="4C0E0744" w14:textId="28357CC3" w:rsidR="00C60E6A" w:rsidRDefault="00C60E6A">
      <w:pPr>
        <w:pStyle w:val="CommentText"/>
      </w:pPr>
      <w:r>
        <w:t>key differences = last, not past</w:t>
      </w:r>
    </w:p>
  </w:comment>
  <w:comment w:id="3634" w:author="William Turner" w:date="2024-05-15T13:49:00Z" w:initials="WT">
    <w:p w14:paraId="1ED87B9F" w14:textId="50912039" w:rsidR="00C60E6A" w:rsidRDefault="00C60E6A">
      <w:pPr>
        <w:pStyle w:val="CommentText"/>
      </w:pPr>
      <w:r>
        <w:t>thanks Kelly, have updated this item accordingly</w:t>
      </w:r>
      <w:r>
        <w:rPr>
          <w:rStyle w:val="CommentReference"/>
        </w:rPr>
        <w:annotationRef/>
      </w:r>
    </w:p>
  </w:comment>
  <w:comment w:id="3636" w:author="Kirsten Linnert" w:date="2024-06-17T14:05:00Z" w:initials="KL">
    <w:p w14:paraId="710C9D33" w14:textId="2B147C25" w:rsidR="00C60E6A" w:rsidRDefault="00C60E6A">
      <w:pPr>
        <w:pStyle w:val="CommentText"/>
      </w:pPr>
      <w:r>
        <w:rPr>
          <w:rStyle w:val="CommentReference"/>
        </w:rPr>
        <w:annotationRef/>
      </w:r>
      <w:r w:rsidRPr="59AC8869">
        <w:t xml:space="preserve">We need to review why we are showing the details of the claims in car but not Home and Landlord. We should be showing more than just the number of claims. We also need to review this as it appears DCOD will not be receiving ALL claims from CC and therefore this will not be the claims history for the last 3 years. </w:t>
      </w:r>
    </w:p>
  </w:comment>
  <w:comment w:id="3637" w:author="Kirsten Linnert" w:date="2024-06-27T15:51:00Z" w:initials="KL">
    <w:p w14:paraId="23DEC514" w14:textId="42577CA4" w:rsidR="00C60E6A" w:rsidRDefault="00C60E6A">
      <w:pPr>
        <w:pStyle w:val="CommentText"/>
      </w:pPr>
      <w:r>
        <w:t>also need to wordsmith as we need to reference 'previous policy terms'</w:t>
      </w:r>
      <w:r>
        <w:rPr>
          <w:rStyle w:val="CommentReference"/>
        </w:rPr>
        <w:annotationRef/>
      </w:r>
    </w:p>
  </w:comment>
  <w:comment w:id="3638" w:author="William Turner [2]" w:date="2024-07-08T10:29:00Z" w:initials="WT">
    <w:p w14:paraId="3200D074" w14:textId="77777777" w:rsidR="00C60E6A" w:rsidRDefault="00C60E6A" w:rsidP="0082339B">
      <w:pPr>
        <w:pStyle w:val="CommentText"/>
      </w:pPr>
      <w:r>
        <w:rPr>
          <w:rStyle w:val="CommentReference"/>
        </w:rPr>
        <w:annotationRef/>
      </w:r>
      <w:r>
        <w:t xml:space="preserve">Regarding the proposed addition of ‘previous policy terms’, after consulting with Kirsten and Underwriting further, it has been determined that this should not be added </w:t>
      </w:r>
    </w:p>
  </w:comment>
  <w:comment w:id="3643" w:author="Kester Rozario [2]" w:date="2024-05-13T13:30:00Z" w:initials="KR">
    <w:p w14:paraId="5C4692E1" w14:textId="2E8C73D2" w:rsidR="00C60E6A" w:rsidRDefault="00C60E6A" w:rsidP="00EF64FE">
      <w:r>
        <w:rPr>
          <w:rStyle w:val="CommentReference"/>
        </w:rPr>
        <w:annotationRef/>
      </w:r>
      <w:r>
        <w:rPr>
          <w:rFonts w:ascii="Arial" w:eastAsia="Times New Roman" w:hAnsi="Arial" w:cs="Arial"/>
          <w:color w:val="000000"/>
          <w:kern w:val="0"/>
          <w:sz w:val="22"/>
          <w:szCs w:val="22"/>
          <w:lang w:val="en-AU" w:eastAsia="en-AU"/>
          <w14:ligatures w14:val="none"/>
        </w:rPr>
        <w:t>Section to be compared to the QS.</w:t>
      </w:r>
    </w:p>
  </w:comment>
  <w:comment w:id="3644" w:author="Kelly Kilo" w:date="2024-05-13T18:33:00Z" w:initials="KK">
    <w:p w14:paraId="7D4487B3" w14:textId="2982B019" w:rsidR="00C60E6A" w:rsidRDefault="00C60E6A">
      <w:pPr>
        <w:pStyle w:val="CommentText"/>
      </w:pPr>
      <w:r>
        <w:t xml:space="preserve">LL = In the last 3 years, how many Landlord policy claims have you made for building, contents, loss of rent and/or legal liability? </w:t>
      </w:r>
      <w:r>
        <w:rPr>
          <w:rStyle w:val="CommentReference"/>
        </w:rPr>
        <w:annotationRef/>
      </w:r>
    </w:p>
    <w:p w14:paraId="7CA69811" w14:textId="455ED710" w:rsidR="00C60E6A" w:rsidRDefault="00C60E6A">
      <w:pPr>
        <w:pStyle w:val="CommentText"/>
      </w:pPr>
      <w:r>
        <w:t>You are answering for everyone who is to be covered by this policy.</w:t>
      </w:r>
    </w:p>
    <w:p w14:paraId="22EB5C46" w14:textId="6063CA19" w:rsidR="00C60E6A" w:rsidRDefault="00C60E6A">
      <w:pPr>
        <w:pStyle w:val="CommentText"/>
      </w:pPr>
    </w:p>
    <w:p w14:paraId="418B7F40" w14:textId="596353F9" w:rsidR="00C60E6A" w:rsidRDefault="00C60E6A">
      <w:pPr>
        <w:pStyle w:val="CommentText"/>
      </w:pPr>
      <w:r>
        <w:t>key differences = last, not past</w:t>
      </w:r>
    </w:p>
    <w:p w14:paraId="649C9C10" w14:textId="4A6095E7" w:rsidR="00C60E6A" w:rsidRDefault="00C60E6A">
      <w:pPr>
        <w:pStyle w:val="CommentText"/>
      </w:pPr>
      <w:r>
        <w:t>The QS doesn't include 'at this or any other property', so it could possibly say '...this policy), as a landlord'</w:t>
      </w:r>
    </w:p>
  </w:comment>
  <w:comment w:id="3645" w:author="William Turner" w:date="2024-05-15T13:51:00Z" w:initials="WT">
    <w:p w14:paraId="048EE08F" w14:textId="7D258740" w:rsidR="00C60E6A" w:rsidRDefault="00C60E6A">
      <w:pPr>
        <w:pStyle w:val="CommentText"/>
      </w:pPr>
      <w:r>
        <w:t>thanks Kelly, have updated this item to match the QS</w:t>
      </w:r>
      <w:r>
        <w:rPr>
          <w:rStyle w:val="CommentReference"/>
        </w:rPr>
        <w:annotationRef/>
      </w:r>
    </w:p>
  </w:comment>
  <w:comment w:id="3687" w:author="Kirsten Linnert" w:date="2024-06-27T10:55:00Z" w:initials="KL">
    <w:p w14:paraId="30826B24" w14:textId="23BC4190" w:rsidR="00C60E6A" w:rsidRDefault="00C60E6A">
      <w:pPr>
        <w:pStyle w:val="CommentText"/>
      </w:pPr>
      <w:r>
        <w:t>For renewals and endorsements please amend to: 'We understand that in your previous policy terms that all policyholders, their partners (legal or de-facto) or any family member living at the insured address have not:'</w:t>
      </w:r>
      <w:r>
        <w:rPr>
          <w:rStyle w:val="CommentReference"/>
        </w:rPr>
        <w:annotationRef/>
      </w:r>
    </w:p>
  </w:comment>
  <w:comment w:id="3688" w:author="William Turner [2]" w:date="2024-07-08T10:30:00Z" w:initials="WT">
    <w:p w14:paraId="42A9A2B3" w14:textId="77777777" w:rsidR="00C60E6A" w:rsidRDefault="00C60E6A" w:rsidP="00EA7D46">
      <w:pPr>
        <w:pStyle w:val="CommentText"/>
      </w:pPr>
      <w:r>
        <w:rPr>
          <w:rStyle w:val="CommentReference"/>
        </w:rPr>
        <w:annotationRef/>
      </w:r>
      <w:r>
        <w:t xml:space="preserve">After consulting with Kirsten and Underwriting further, it has been determined that the wording should not be changed </w:t>
      </w:r>
    </w:p>
  </w:comment>
  <w:comment w:id="3701" w:author="Kirsten Linnert" w:date="2024-06-17T14:13:00Z" w:initials="KL">
    <w:p w14:paraId="4ACEAEB7" w14:textId="3419333B" w:rsidR="00C60E6A" w:rsidRDefault="00C60E6A">
      <w:pPr>
        <w:pStyle w:val="CommentText"/>
      </w:pPr>
      <w:r>
        <w:rPr>
          <w:rStyle w:val="CommentReference"/>
        </w:rPr>
        <w:annotationRef/>
      </w:r>
      <w:r w:rsidRPr="2E3FC9B6">
        <w:t xml:space="preserve">The Question set doesn't seem to have been crosschecked- it is last 5 years for both Home and LL.  I have not had a chance to crosscheck the QS against any other areas . </w:t>
      </w:r>
    </w:p>
  </w:comment>
  <w:comment w:id="3702" w:author="Amanda Yates" w:date="2024-06-17T15:12:00Z" w:initials="AY">
    <w:p w14:paraId="259D217E" w14:textId="07016194" w:rsidR="00C60E6A" w:rsidRDefault="00C60E6A">
      <w:pPr>
        <w:pStyle w:val="CommentText"/>
      </w:pPr>
      <w:r>
        <w:rPr>
          <w:rStyle w:val="CommentReference"/>
        </w:rPr>
        <w:annotationRef/>
      </w:r>
      <w:r w:rsidRPr="4DD3208D">
        <w:t>5 years</w:t>
      </w:r>
    </w:p>
  </w:comment>
  <w:comment w:id="3703" w:author="William Turner" w:date="2024-06-19T11:19:00Z" w:initials="WT">
    <w:p w14:paraId="3A5B956F" w14:textId="77777777" w:rsidR="00C60E6A" w:rsidRDefault="00C60E6A" w:rsidP="00AF5F83">
      <w:pPr>
        <w:pStyle w:val="CommentText"/>
      </w:pPr>
      <w:r>
        <w:rPr>
          <w:rStyle w:val="CommentReference"/>
        </w:rPr>
        <w:annotationRef/>
      </w:r>
      <w:r>
        <w:t>accepted</w:t>
      </w:r>
    </w:p>
  </w:comment>
  <w:comment w:id="3704" w:author="Amanda Yates" w:date="2024-06-27T12:15:00Z" w:initials="AY">
    <w:p w14:paraId="31B5D316" w14:textId="3A3E73FF" w:rsidR="00C60E6A" w:rsidRDefault="00C60E6A">
      <w:pPr>
        <w:pStyle w:val="CommentText"/>
      </w:pPr>
      <w:r>
        <w:t xml:space="preserve">Thanks </w:t>
      </w:r>
      <w:r>
        <w:rPr>
          <w:rStyle w:val="CommentReference"/>
        </w:rPr>
        <w:annotationRef/>
      </w:r>
    </w:p>
  </w:comment>
  <w:comment w:id="3717" w:author="Amanda Yates" w:date="2024-06-17T15:12:00Z" w:initials="AY">
    <w:p w14:paraId="67E993ED" w14:textId="46C2F055" w:rsidR="00C60E6A" w:rsidRDefault="00C60E6A">
      <w:pPr>
        <w:pStyle w:val="CommentText"/>
      </w:pPr>
      <w:r>
        <w:rPr>
          <w:rStyle w:val="CommentReference"/>
        </w:rPr>
        <w:annotationRef/>
      </w:r>
      <w:r w:rsidRPr="600A5875">
        <w:t>5 years</w:t>
      </w:r>
    </w:p>
  </w:comment>
  <w:comment w:id="3718" w:author="William Turner" w:date="2024-06-19T11:19:00Z" w:initials="WT">
    <w:p w14:paraId="37458CB8" w14:textId="77777777" w:rsidR="00C60E6A" w:rsidRDefault="00C60E6A" w:rsidP="00AF5F83">
      <w:pPr>
        <w:pStyle w:val="CommentText"/>
      </w:pPr>
      <w:r>
        <w:rPr>
          <w:rStyle w:val="CommentReference"/>
        </w:rPr>
        <w:annotationRef/>
      </w:r>
      <w:r>
        <w:t>accepted</w:t>
      </w:r>
    </w:p>
  </w:comment>
  <w:comment w:id="3719" w:author="Amanda Yates" w:date="2024-06-27T12:15:00Z" w:initials="AY">
    <w:p w14:paraId="51A2C44D" w14:textId="02A4928E" w:rsidR="00C60E6A" w:rsidRDefault="00C60E6A">
      <w:pPr>
        <w:pStyle w:val="CommentText"/>
      </w:pPr>
      <w:r>
        <w:t xml:space="preserve">Thanks </w:t>
      </w:r>
      <w:r>
        <w:rPr>
          <w:rStyle w:val="CommentReference"/>
        </w:rPr>
        <w:annotationRef/>
      </w:r>
    </w:p>
  </w:comment>
  <w:comment w:id="3749" w:author="Kirsten Linnert" w:date="2024-06-17T14:13:00Z" w:initials="KL">
    <w:p w14:paraId="4A3ED11E" w14:textId="77777777" w:rsidR="00C60E6A" w:rsidRDefault="00C60E6A" w:rsidP="007E172A">
      <w:pPr>
        <w:pStyle w:val="CommentText"/>
      </w:pPr>
      <w:r>
        <w:rPr>
          <w:rStyle w:val="CommentReference"/>
        </w:rPr>
        <w:annotationRef/>
      </w:r>
      <w:r w:rsidRPr="2E3FC9B6">
        <w:t xml:space="preserve">The Question set doesn't seem to have been crosschecked- it is last 5 years for both Home and LL.  I have not had a chance to crosscheck the QS against any other areas . </w:t>
      </w:r>
    </w:p>
  </w:comment>
  <w:comment w:id="3750" w:author="Amanda Yates" w:date="2024-06-17T15:12:00Z" w:initials="AY">
    <w:p w14:paraId="66E953D2" w14:textId="77777777" w:rsidR="00C60E6A" w:rsidRDefault="00C60E6A" w:rsidP="007E172A">
      <w:pPr>
        <w:pStyle w:val="CommentText"/>
      </w:pPr>
      <w:r>
        <w:rPr>
          <w:rStyle w:val="CommentReference"/>
        </w:rPr>
        <w:annotationRef/>
      </w:r>
      <w:r w:rsidRPr="4DD3208D">
        <w:t>5 years</w:t>
      </w:r>
    </w:p>
  </w:comment>
  <w:comment w:id="3751" w:author="William Turner" w:date="2024-06-19T11:19:00Z" w:initials="WT">
    <w:p w14:paraId="20419D05" w14:textId="77777777" w:rsidR="00C60E6A" w:rsidRDefault="00C60E6A" w:rsidP="007E172A">
      <w:pPr>
        <w:pStyle w:val="CommentText"/>
      </w:pPr>
      <w:r>
        <w:rPr>
          <w:rStyle w:val="CommentReference"/>
        </w:rPr>
        <w:annotationRef/>
      </w:r>
      <w:r>
        <w:t>accepted</w:t>
      </w:r>
    </w:p>
  </w:comment>
  <w:comment w:id="3752" w:author="Amanda Yates" w:date="2024-06-27T12:15:00Z" w:initials="AY">
    <w:p w14:paraId="10319AB7" w14:textId="77777777" w:rsidR="00C60E6A" w:rsidRDefault="00C60E6A" w:rsidP="007E172A">
      <w:pPr>
        <w:pStyle w:val="CommentText"/>
      </w:pPr>
      <w:r>
        <w:t xml:space="preserve">Thanks </w:t>
      </w:r>
      <w:r>
        <w:rPr>
          <w:rStyle w:val="CommentReference"/>
        </w:rPr>
        <w:annotationRef/>
      </w:r>
    </w:p>
  </w:comment>
  <w:comment w:id="3764" w:author="Amanda Yates" w:date="2024-06-17T15:12:00Z" w:initials="AY">
    <w:p w14:paraId="5A092669" w14:textId="77777777" w:rsidR="00C60E6A" w:rsidRDefault="00C60E6A" w:rsidP="007E172A">
      <w:pPr>
        <w:pStyle w:val="CommentText"/>
      </w:pPr>
      <w:r>
        <w:rPr>
          <w:rStyle w:val="CommentReference"/>
        </w:rPr>
        <w:annotationRef/>
      </w:r>
      <w:r w:rsidRPr="600A5875">
        <w:t>5 years</w:t>
      </w:r>
    </w:p>
  </w:comment>
  <w:comment w:id="3765" w:author="William Turner" w:date="2024-06-19T11:19:00Z" w:initials="WT">
    <w:p w14:paraId="2C13725F" w14:textId="77777777" w:rsidR="00C60E6A" w:rsidRDefault="00C60E6A" w:rsidP="007E172A">
      <w:pPr>
        <w:pStyle w:val="CommentText"/>
      </w:pPr>
      <w:r>
        <w:rPr>
          <w:rStyle w:val="CommentReference"/>
        </w:rPr>
        <w:annotationRef/>
      </w:r>
      <w:r>
        <w:t>accepted</w:t>
      </w:r>
    </w:p>
  </w:comment>
  <w:comment w:id="3766" w:author="Amanda Yates" w:date="2024-06-27T12:15:00Z" w:initials="AY">
    <w:p w14:paraId="01177364" w14:textId="77777777" w:rsidR="00C60E6A" w:rsidRDefault="00C60E6A" w:rsidP="007E172A">
      <w:pPr>
        <w:pStyle w:val="CommentText"/>
      </w:pPr>
      <w:r>
        <w:t xml:space="preserve">Thanks </w:t>
      </w:r>
      <w:r>
        <w:rPr>
          <w:rStyle w:val="CommentReference"/>
        </w:rPr>
        <w:annotationRef/>
      </w:r>
    </w:p>
  </w:comment>
  <w:comment w:id="3871" w:author="Amanda Yates" w:date="2024-08-21T11:11:00Z" w:initials="AY">
    <w:p w14:paraId="72C2C91B" w14:textId="77777777" w:rsidR="00C60E6A" w:rsidRDefault="00C60E6A" w:rsidP="006473DB">
      <w:pPr>
        <w:pStyle w:val="CommentText"/>
      </w:pPr>
      <w:r>
        <w:t>please remove "</w:t>
      </w:r>
      <w:r>
        <w:rPr>
          <w:rStyle w:val="CommentReference"/>
        </w:rPr>
        <w:annotationRef/>
      </w:r>
    </w:p>
  </w:comment>
  <w:comment w:id="3892" w:author="Kirsten Linnert" w:date="2024-06-27T10:55:00Z" w:initials="KL">
    <w:p w14:paraId="4696775A" w14:textId="77777777" w:rsidR="00C60E6A" w:rsidRDefault="00C60E6A" w:rsidP="00A454CE">
      <w:pPr>
        <w:pStyle w:val="CommentText"/>
      </w:pPr>
      <w:r>
        <w:t>For renewals and endorsements please amend to: 'We understand that in your previous policy terms that all policyholders, their partners (legal or de-facto) or any family member living at the insured address have not:'</w:t>
      </w:r>
      <w:r>
        <w:rPr>
          <w:rStyle w:val="CommentReference"/>
        </w:rPr>
        <w:annotationRef/>
      </w:r>
    </w:p>
  </w:comment>
  <w:comment w:id="3893" w:author="William Turner [2]" w:date="2024-07-08T10:30:00Z" w:initials="WT">
    <w:p w14:paraId="156D998E" w14:textId="77777777" w:rsidR="00C60E6A" w:rsidRDefault="00C60E6A" w:rsidP="00A454CE">
      <w:pPr>
        <w:pStyle w:val="CommentText"/>
      </w:pPr>
      <w:r>
        <w:rPr>
          <w:rStyle w:val="CommentReference"/>
        </w:rPr>
        <w:annotationRef/>
      </w:r>
      <w:r>
        <w:t xml:space="preserve">After consulting with Kirsten and Underwriting further, it has been determined that the wording should not be changed </w:t>
      </w:r>
    </w:p>
  </w:comment>
  <w:comment w:id="3947" w:author="Kirsten Linnert" w:date="2024-06-28T13:28:00Z" w:initials="KL">
    <w:p w14:paraId="504B1D03" w14:textId="77777777" w:rsidR="00C60E6A" w:rsidRDefault="00C60E6A" w:rsidP="007E3616">
      <w:pPr>
        <w:pStyle w:val="CommentText"/>
      </w:pPr>
      <w:r>
        <w:t>amend 'declined' to 'denied'</w:t>
      </w:r>
      <w:r>
        <w:rPr>
          <w:rStyle w:val="CommentReference"/>
        </w:rPr>
        <w:annotationRef/>
      </w:r>
    </w:p>
  </w:comment>
  <w:comment w:id="3948" w:author="William Turner [2]" w:date="2024-07-04T13:35:00Z" w:initials="WT">
    <w:p w14:paraId="6CA4DA1F" w14:textId="77777777" w:rsidR="00C60E6A" w:rsidRDefault="00C60E6A" w:rsidP="007E3616">
      <w:pPr>
        <w:pStyle w:val="CommentText"/>
      </w:pPr>
      <w:r>
        <w:rPr>
          <w:rStyle w:val="CommentReference"/>
        </w:rPr>
        <w:annotationRef/>
      </w:r>
      <w:r>
        <w:t>Accepted - now updated</w:t>
      </w:r>
    </w:p>
  </w:comment>
  <w:comment w:id="3970" w:author="Kirsten Linnert" w:date="2024-06-27T10:55:00Z" w:initials="KL">
    <w:p w14:paraId="0E04FCC9" w14:textId="77777777" w:rsidR="00C60E6A" w:rsidRDefault="00C60E6A" w:rsidP="00A92BBF">
      <w:pPr>
        <w:pStyle w:val="CommentText"/>
      </w:pPr>
      <w:r>
        <w:t>For renewals and endorsements please amend to: 'We understand that in your previous policy terms that all policyholders, their partners (legal or de-facto) or any family member living at the insured address have not:'</w:t>
      </w:r>
      <w:r>
        <w:rPr>
          <w:rStyle w:val="CommentReference"/>
        </w:rPr>
        <w:annotationRef/>
      </w:r>
    </w:p>
  </w:comment>
  <w:comment w:id="3971" w:author="William Turner [2]" w:date="2024-07-08T10:30:00Z" w:initials="WT">
    <w:p w14:paraId="70625C18" w14:textId="77777777" w:rsidR="00C60E6A" w:rsidRDefault="00C60E6A" w:rsidP="00A92BBF">
      <w:pPr>
        <w:pStyle w:val="CommentText"/>
      </w:pPr>
      <w:r>
        <w:rPr>
          <w:rStyle w:val="CommentReference"/>
        </w:rPr>
        <w:annotationRef/>
      </w:r>
      <w:r>
        <w:t xml:space="preserve">After consulting with Kirsten and Underwriting further, it has been determined that the wording should not be changed </w:t>
      </w:r>
    </w:p>
  </w:comment>
  <w:comment w:id="4006" w:author="Amanda Yates" w:date="2024-08-21T11:11:00Z" w:initials="AY">
    <w:p w14:paraId="3257F09F" w14:textId="77777777" w:rsidR="00C60E6A" w:rsidRDefault="00C60E6A" w:rsidP="00A65094">
      <w:pPr>
        <w:pStyle w:val="CommentText"/>
      </w:pPr>
      <w:r>
        <w:t>please remove "</w:t>
      </w:r>
      <w:r>
        <w:rPr>
          <w:rStyle w:val="CommentReference"/>
        </w:rPr>
        <w:annotationRef/>
      </w:r>
    </w:p>
  </w:comment>
  <w:comment w:id="4390" w:author="Kirsten Linnert" w:date="2024-06-17T14:13:00Z" w:initials="KL">
    <w:p w14:paraId="6A3CBD05" w14:textId="77777777" w:rsidR="00C60E6A" w:rsidRDefault="00C60E6A">
      <w:pPr>
        <w:pStyle w:val="CommentText"/>
      </w:pPr>
      <w:r>
        <w:rPr>
          <w:rStyle w:val="CommentReference"/>
        </w:rPr>
        <w:annotationRef/>
      </w:r>
      <w:r w:rsidRPr="2E3FC9B6">
        <w:t xml:space="preserve">The Question set doesn't seem to have been crosschecked- it is last 5 years for both Home and LL.  I have not had a chance to crosscheck the QS against any other areas . </w:t>
      </w:r>
    </w:p>
  </w:comment>
  <w:comment w:id="4391" w:author="Amanda Yates" w:date="2024-06-17T15:12:00Z" w:initials="AY">
    <w:p w14:paraId="372C68A5" w14:textId="77777777" w:rsidR="00C60E6A" w:rsidRDefault="00C60E6A">
      <w:pPr>
        <w:pStyle w:val="CommentText"/>
      </w:pPr>
      <w:r>
        <w:rPr>
          <w:rStyle w:val="CommentReference"/>
        </w:rPr>
        <w:annotationRef/>
      </w:r>
      <w:r w:rsidRPr="4DD3208D">
        <w:t>5 years</w:t>
      </w:r>
    </w:p>
  </w:comment>
  <w:comment w:id="4392" w:author="William Turner" w:date="2024-06-19T11:19:00Z" w:initials="WT">
    <w:p w14:paraId="3DB75723" w14:textId="77777777" w:rsidR="00C60E6A" w:rsidRDefault="00C60E6A" w:rsidP="00AF5F83">
      <w:pPr>
        <w:pStyle w:val="CommentText"/>
      </w:pPr>
      <w:r>
        <w:rPr>
          <w:rStyle w:val="CommentReference"/>
        </w:rPr>
        <w:annotationRef/>
      </w:r>
      <w:r>
        <w:t>accepted</w:t>
      </w:r>
    </w:p>
  </w:comment>
  <w:comment w:id="4393" w:author="Amanda Yates" w:date="2024-06-27T12:15:00Z" w:initials="AY">
    <w:p w14:paraId="3D96A159" w14:textId="77777777" w:rsidR="00C60E6A" w:rsidRDefault="00C60E6A">
      <w:pPr>
        <w:pStyle w:val="CommentText"/>
      </w:pPr>
      <w:r>
        <w:t xml:space="preserve">Thanks </w:t>
      </w:r>
      <w:r>
        <w:rPr>
          <w:rStyle w:val="CommentReference"/>
        </w:rPr>
        <w:annotationRef/>
      </w:r>
    </w:p>
  </w:comment>
  <w:comment w:id="4518" w:author="Amanda Yates" w:date="2024-08-21T11:11:00Z" w:initials="AY">
    <w:p w14:paraId="69BD2671" w14:textId="77777777" w:rsidR="00C60E6A" w:rsidRDefault="00C60E6A" w:rsidP="006473DB">
      <w:pPr>
        <w:pStyle w:val="CommentText"/>
      </w:pPr>
      <w:r>
        <w:t>please remove "</w:t>
      </w:r>
      <w:r>
        <w:rPr>
          <w:rStyle w:val="CommentReference"/>
        </w:rPr>
        <w:annotationRef/>
      </w:r>
    </w:p>
  </w:comment>
  <w:comment w:id="4604" w:author="Kirsten Linnert" w:date="2024-06-28T13:28:00Z" w:initials="KL">
    <w:p w14:paraId="0B303422" w14:textId="77777777" w:rsidR="00C60E6A" w:rsidRDefault="00C60E6A" w:rsidP="007E3616">
      <w:pPr>
        <w:pStyle w:val="CommentText"/>
      </w:pPr>
      <w:r>
        <w:t>amend 'declined' to 'denied'</w:t>
      </w:r>
      <w:r>
        <w:rPr>
          <w:rStyle w:val="CommentReference"/>
        </w:rPr>
        <w:annotationRef/>
      </w:r>
    </w:p>
  </w:comment>
  <w:comment w:id="4605" w:author="William Turner [2]" w:date="2024-07-04T13:35:00Z" w:initials="WT">
    <w:p w14:paraId="534CB0BA" w14:textId="77777777" w:rsidR="00C60E6A" w:rsidRDefault="00C60E6A" w:rsidP="007E3616">
      <w:pPr>
        <w:pStyle w:val="CommentText"/>
      </w:pPr>
      <w:r>
        <w:rPr>
          <w:rStyle w:val="CommentReference"/>
        </w:rPr>
        <w:annotationRef/>
      </w:r>
      <w:r>
        <w:t>Accepted - now updated</w:t>
      </w:r>
    </w:p>
  </w:comment>
  <w:comment w:id="4672" w:author="Kirsten Linnert" w:date="2024-06-27T10:55:00Z" w:initials="KL">
    <w:p w14:paraId="059BB7EB" w14:textId="77777777" w:rsidR="00C60E6A" w:rsidRDefault="00C60E6A" w:rsidP="00A92BBF">
      <w:pPr>
        <w:pStyle w:val="CommentText"/>
      </w:pPr>
      <w:r>
        <w:t>For renewals and endorsements please amend to: 'We understand that in your previous policy terms that all policyholders, their partners (legal or de-facto) or any family member living at the insured address have not:'</w:t>
      </w:r>
      <w:r>
        <w:rPr>
          <w:rStyle w:val="CommentReference"/>
        </w:rPr>
        <w:annotationRef/>
      </w:r>
    </w:p>
  </w:comment>
  <w:comment w:id="4673" w:author="William Turner [2]" w:date="2024-07-08T10:30:00Z" w:initials="WT">
    <w:p w14:paraId="41EB676C" w14:textId="77777777" w:rsidR="00C60E6A" w:rsidRDefault="00C60E6A" w:rsidP="00A92BBF">
      <w:pPr>
        <w:pStyle w:val="CommentText"/>
      </w:pPr>
      <w:r>
        <w:rPr>
          <w:rStyle w:val="CommentReference"/>
        </w:rPr>
        <w:annotationRef/>
      </w:r>
      <w:r>
        <w:t xml:space="preserve">After consulting with Kirsten and Underwriting further, it has been determined that the wording should not be changed </w:t>
      </w:r>
    </w:p>
  </w:comment>
  <w:comment w:id="4758" w:author="Amanda Yates" w:date="2024-08-21T11:11:00Z" w:initials="AY">
    <w:p w14:paraId="72412116" w14:textId="77777777" w:rsidR="00C60E6A" w:rsidRDefault="00C60E6A" w:rsidP="00A65094">
      <w:pPr>
        <w:pStyle w:val="CommentText"/>
      </w:pPr>
      <w:r>
        <w:t>please remove "</w:t>
      </w:r>
      <w:r>
        <w:rPr>
          <w:rStyle w:val="CommentReference"/>
        </w:rPr>
        <w:annotationRef/>
      </w:r>
    </w:p>
  </w:comment>
  <w:comment w:id="5282" w:author="Kirsten Linnert" w:date="2024-06-17T15:34:00Z" w:initials="KL">
    <w:p w14:paraId="6CEFA748" w14:textId="01827DED" w:rsidR="00C60E6A" w:rsidRDefault="00C60E6A">
      <w:pPr>
        <w:pStyle w:val="CommentText"/>
      </w:pPr>
      <w:r>
        <w:rPr>
          <w:rStyle w:val="CommentReference"/>
        </w:rPr>
        <w:annotationRef/>
      </w:r>
      <w:r w:rsidRPr="5B9B1B7F">
        <w:t xml:space="preserve">Will "You confirm that' be duplicated if more than one rule applies? </w:t>
      </w:r>
    </w:p>
  </w:comment>
  <w:comment w:id="5283" w:author="William Turner" w:date="2024-06-19T11:21:00Z" w:initials="WT">
    <w:p w14:paraId="0F2870D1" w14:textId="77777777" w:rsidR="00C60E6A" w:rsidRDefault="00C60E6A" w:rsidP="00260105">
      <w:pPr>
        <w:pStyle w:val="CommentText"/>
      </w:pPr>
      <w:r>
        <w:rPr>
          <w:rStyle w:val="CommentReference"/>
        </w:rPr>
        <w:annotationRef/>
      </w:r>
      <w:r>
        <w:t>No, it will only appear once</w:t>
      </w:r>
    </w:p>
  </w:comment>
  <w:comment w:id="5284" w:author="Kirsten Linnert" w:date="2024-06-27T11:19:00Z" w:initials="KL">
    <w:p w14:paraId="0340AD12" w14:textId="34FA085C" w:rsidR="00C60E6A" w:rsidRDefault="00C60E6A">
      <w:pPr>
        <w:pStyle w:val="CommentText"/>
      </w:pPr>
      <w:r>
        <w:t>For renewals and endorsements please amend to: 'We understand that in your previous policy terms:'</w:t>
      </w:r>
      <w:r>
        <w:rPr>
          <w:rStyle w:val="CommentReference"/>
        </w:rPr>
        <w:annotationRef/>
      </w:r>
    </w:p>
  </w:comment>
  <w:comment w:id="5285" w:author="William Turner [2]" w:date="2024-07-08T10:31:00Z" w:initials="WT">
    <w:p w14:paraId="6EF808B0" w14:textId="77777777" w:rsidR="00C60E6A" w:rsidRDefault="00C60E6A" w:rsidP="00EF2C5E">
      <w:pPr>
        <w:pStyle w:val="CommentText"/>
      </w:pPr>
      <w:r>
        <w:rPr>
          <w:rStyle w:val="CommentReference"/>
        </w:rPr>
        <w:annotationRef/>
      </w:r>
      <w:r>
        <w:t xml:space="preserve">After consulting with Kirsten and Underwriting further, it has been determined that the wording should not be changed </w:t>
      </w:r>
    </w:p>
  </w:comment>
  <w:comment w:id="5293" w:author="Kirsten Linnert" w:date="2024-06-17T09:59:00Z" w:initials="KL">
    <w:p w14:paraId="75C93F02" w14:textId="3893546F" w:rsidR="00C60E6A" w:rsidRDefault="00C60E6A">
      <w:pPr>
        <w:pStyle w:val="CommentText"/>
      </w:pPr>
      <w:r>
        <w:rPr>
          <w:rStyle w:val="CommentReference"/>
        </w:rPr>
        <w:annotationRef/>
      </w:r>
      <w:r w:rsidRPr="28A731D3">
        <w:t>Amend 'Your internalvariable' to 'Insured Address'</w:t>
      </w:r>
    </w:p>
  </w:comment>
  <w:comment w:id="5294" w:author="William Turner" w:date="2024-06-19T11:22:00Z" w:initials="WT">
    <w:p w14:paraId="6D0FDB6D" w14:textId="77777777" w:rsidR="00C60E6A" w:rsidRDefault="00C60E6A" w:rsidP="00814C48">
      <w:pPr>
        <w:pStyle w:val="CommentText"/>
      </w:pPr>
      <w:r>
        <w:rPr>
          <w:rStyle w:val="CommentReference"/>
        </w:rPr>
        <w:annotationRef/>
      </w:r>
      <w:r>
        <w:t>accepted</w:t>
      </w:r>
    </w:p>
  </w:comment>
  <w:comment w:id="5295" w:author="Sam Sehgal (EXT Idiom) [2]" w:date="2024-06-23T14:20:00Z" w:initials="ss">
    <w:p w14:paraId="17269331" w14:textId="77777777" w:rsidR="00C60E6A" w:rsidRDefault="00C60E6A" w:rsidP="007C076A">
      <w:pPr>
        <w:pStyle w:val="CommentText"/>
      </w:pPr>
      <w:r>
        <w:rPr>
          <w:rStyle w:val="CommentReference"/>
        </w:rPr>
        <w:annotationRef/>
      </w:r>
      <w:r>
        <w:t>Removed internal variable logic</w:t>
      </w:r>
    </w:p>
  </w:comment>
  <w:comment w:id="5287" w:author="Kester Rozario [2]" w:date="2024-05-13T13:40:00Z" w:initials="KR">
    <w:p w14:paraId="0E14C9B7" w14:textId="06D101DC" w:rsidR="00C60E6A" w:rsidRDefault="00C60E6A" w:rsidP="00C06F14">
      <w:r>
        <w:rPr>
          <w:rStyle w:val="CommentReference"/>
        </w:rPr>
        <w:annotationRef/>
      </w:r>
      <w:r>
        <w:rPr>
          <w:rFonts w:ascii="Arial" w:eastAsia="Times New Roman" w:hAnsi="Arial" w:cs="Arial"/>
          <w:color w:val="000000"/>
          <w:kern w:val="0"/>
          <w:sz w:val="22"/>
          <w:szCs w:val="22"/>
          <w:lang w:val="en-AU" w:eastAsia="en-AU"/>
          <w14:ligatures w14:val="none"/>
        </w:rPr>
        <w:t>Consideration - does this make sense for renewals or endorsements outside of the first term.</w:t>
      </w:r>
    </w:p>
  </w:comment>
  <w:comment w:id="5288" w:author="Kester Rozario [2]" w:date="2024-05-13T13:40:00Z" w:initials="KR">
    <w:p w14:paraId="4FD91B84" w14:textId="77777777" w:rsidR="00C60E6A" w:rsidRDefault="00C60E6A" w:rsidP="00C06F14">
      <w:r>
        <w:rPr>
          <w:rStyle w:val="CommentReference"/>
        </w:rPr>
        <w:annotationRef/>
      </w:r>
      <w:r>
        <w:rPr>
          <w:rFonts w:ascii="Arial" w:eastAsia="Times New Roman" w:hAnsi="Arial" w:cs="Arial"/>
          <w:color w:val="000000"/>
          <w:kern w:val="0"/>
          <w:sz w:val="22"/>
          <w:szCs w:val="22"/>
          <w:lang w:val="en-AU" w:eastAsia="en-AU"/>
          <w14:ligatures w14:val="none"/>
        </w:rPr>
        <w:t>Given that we regard each year as a separate contract.</w:t>
      </w:r>
    </w:p>
  </w:comment>
  <w:comment w:id="5289" w:author="Kester Rozario [2]" w:date="2024-05-13T13:42:00Z" w:initials="KR">
    <w:p w14:paraId="0B94B3A7" w14:textId="6D76A604" w:rsidR="00C60E6A" w:rsidRDefault="00C60E6A" w:rsidP="00206A3B">
      <w:r>
        <w:rPr>
          <w:rStyle w:val="CommentReference"/>
        </w:rPr>
        <w:annotationRef/>
      </w:r>
      <w:r>
        <w:rPr>
          <w:rFonts w:ascii="Arial" w:eastAsia="Times New Roman" w:hAnsi="Arial" w:cs="Arial"/>
          <w:color w:val="000000"/>
          <w:kern w:val="0"/>
          <w:sz w:val="22"/>
          <w:szCs w:val="22"/>
          <w:lang w:val="en-AU" w:eastAsia="en-AU"/>
          <w14:ligatures w14:val="none"/>
        </w:rPr>
        <w:fldChar w:fldCharType="begin"/>
      </w:r>
      <w:r>
        <w:rPr>
          <w:rFonts w:ascii="Arial" w:eastAsia="Times New Roman" w:hAnsi="Arial" w:cs="Arial"/>
          <w:color w:val="000000"/>
          <w:kern w:val="0"/>
          <w:sz w:val="22"/>
          <w:szCs w:val="22"/>
          <w:lang w:val="en-AU" w:eastAsia="en-AU"/>
          <w14:ligatures w14:val="none"/>
        </w:rPr>
        <w:instrText>HYPERLINK "mailto:Sam.Sehgal@hollard.com.au"</w:instrText>
      </w:r>
      <w:r>
        <w:rPr>
          <w:rFonts w:ascii="Arial" w:eastAsia="Times New Roman" w:hAnsi="Arial" w:cs="Arial"/>
          <w:color w:val="000000"/>
          <w:kern w:val="0"/>
          <w:sz w:val="22"/>
          <w:szCs w:val="22"/>
          <w:lang w:val="en-AU" w:eastAsia="en-AU"/>
          <w14:ligatures w14:val="none"/>
        </w:rPr>
      </w:r>
      <w:bookmarkStart w:id="5303" w:name="_@_40425F1342DFE7438CFC95C9DA14F0B5Z"/>
      <w:r>
        <w:rPr>
          <w:rFonts w:ascii="Arial" w:eastAsia="Times New Roman" w:hAnsi="Arial" w:cs="Arial"/>
          <w:color w:val="000000"/>
          <w:kern w:val="0"/>
          <w:sz w:val="22"/>
          <w:szCs w:val="22"/>
          <w:lang w:val="en-AU" w:eastAsia="en-AU"/>
          <w14:ligatures w14:val="none"/>
        </w:rPr>
        <w:fldChar w:fldCharType="separate"/>
      </w:r>
      <w:bookmarkEnd w:id="5303"/>
      <w:r w:rsidRPr="00206A3B">
        <w:rPr>
          <w:rStyle w:val="Mention"/>
          <w:rFonts w:ascii="Arial" w:eastAsia="Times New Roman" w:hAnsi="Arial" w:cs="Arial"/>
          <w:noProof/>
          <w:kern w:val="0"/>
          <w:sz w:val="22"/>
          <w:szCs w:val="22"/>
          <w:lang w:val="en-AU" w:eastAsia="en-AU"/>
          <w14:ligatures w14:val="none"/>
        </w:rPr>
        <w:t>@Sam Sehgal (EXT Idiom)</w:t>
      </w:r>
      <w:r>
        <w:rPr>
          <w:rFonts w:ascii="Arial" w:eastAsia="Times New Roman" w:hAnsi="Arial" w:cs="Arial"/>
          <w:color w:val="000000"/>
          <w:kern w:val="0"/>
          <w:sz w:val="22"/>
          <w:szCs w:val="22"/>
          <w:lang w:val="en-AU" w:eastAsia="en-AU"/>
          <w14:ligatures w14:val="none"/>
        </w:rPr>
        <w:fldChar w:fldCharType="end"/>
      </w:r>
      <w:r>
        <w:rPr>
          <w:rFonts w:ascii="Arial" w:eastAsia="Times New Roman" w:hAnsi="Arial" w:cs="Arial"/>
          <w:color w:val="000000"/>
          <w:kern w:val="0"/>
          <w:sz w:val="22"/>
          <w:szCs w:val="22"/>
          <w:lang w:val="en-AU" w:eastAsia="en-AU"/>
          <w14:ligatures w14:val="none"/>
        </w:rPr>
        <w:t>/@ankur to understand what question is being passed in DC.</w:t>
      </w:r>
    </w:p>
  </w:comment>
  <w:comment w:id="5290" w:author="Sam Sehgal (EXT Idiom) [2]" w:date="2024-05-21T15:15:00Z" w:initials="SI">
    <w:p w14:paraId="4429D17B" w14:textId="2DBB0CCD" w:rsidR="00C60E6A" w:rsidRDefault="00C60E6A">
      <w:pPr>
        <w:pStyle w:val="CommentText"/>
      </w:pPr>
      <w:r>
        <w:t xml:space="preserve">Waiting for </w:t>
      </w:r>
      <w:r>
        <w:fldChar w:fldCharType="begin"/>
      </w:r>
      <w:r>
        <w:instrText xml:space="preserve"> HYPERLINK "mailto:Ankur.Marwaha@hollard.com.au"</w:instrText>
      </w:r>
      <w:bookmarkStart w:id="5304" w:name="_@_429D60D4BC134478A0FFEFBA6D5557A1Z"/>
      <w:r>
        <w:fldChar w:fldCharType="separate"/>
      </w:r>
      <w:bookmarkEnd w:id="5304"/>
      <w:r w:rsidRPr="5A86B969">
        <w:rPr>
          <w:rStyle w:val="Mention"/>
          <w:noProof/>
        </w:rPr>
        <w:t>@Ankur Marwaha</w:t>
      </w:r>
      <w:r>
        <w:fldChar w:fldCharType="end"/>
      </w:r>
      <w:r>
        <w:t xml:space="preserve"> to confirm with DC.</w:t>
      </w:r>
      <w:r>
        <w:rPr>
          <w:rStyle w:val="CommentReference"/>
        </w:rPr>
        <w:annotationRef/>
      </w:r>
    </w:p>
  </w:comment>
  <w:comment w:id="5291" w:author="William Turner" w:date="2024-05-22T09:52:00Z" w:initials="WT">
    <w:p w14:paraId="67FC1BFC" w14:textId="5E0062BE" w:rsidR="00C60E6A" w:rsidRDefault="00C60E6A">
      <w:pPr>
        <w:pStyle w:val="CommentText"/>
      </w:pPr>
      <w:r>
        <w:t>Underwriting confirmed it should appear for the life of the policy</w:t>
      </w:r>
      <w:r>
        <w:rPr>
          <w:rStyle w:val="CommentReference"/>
        </w:rPr>
        <w:annotationRef/>
      </w:r>
    </w:p>
  </w:comment>
  <w:comment w:id="5309" w:author="Kirsten Linnert" w:date="2024-06-27T11:20:00Z" w:initials="KL">
    <w:p w14:paraId="604DB254" w14:textId="56AE91AE" w:rsidR="00C60E6A" w:rsidRDefault="00C60E6A">
      <w:pPr>
        <w:pStyle w:val="CommentText"/>
      </w:pPr>
      <w:r>
        <w:t>For renewals and endorsements please amend to: 'We understand that in your previous policy terms:'</w:t>
      </w:r>
      <w:r>
        <w:rPr>
          <w:rStyle w:val="CommentReference"/>
        </w:rPr>
        <w:annotationRef/>
      </w:r>
    </w:p>
  </w:comment>
  <w:comment w:id="5310" w:author="William Turner [2]" w:date="2024-07-08T10:31:00Z" w:initials="WT">
    <w:p w14:paraId="78ADEBF7" w14:textId="77777777" w:rsidR="00C60E6A" w:rsidRDefault="00C60E6A" w:rsidP="00B26496">
      <w:pPr>
        <w:pStyle w:val="CommentText"/>
      </w:pPr>
      <w:r>
        <w:rPr>
          <w:rStyle w:val="CommentReference"/>
        </w:rPr>
        <w:annotationRef/>
      </w:r>
      <w:r>
        <w:t xml:space="preserve">After consulting with Kirsten and Underwriting further, it has been determined that the wording should not be changed </w:t>
      </w:r>
    </w:p>
  </w:comment>
  <w:comment w:id="5316" w:author="Kirsten Linnert" w:date="2024-06-17T10:00:00Z" w:initials="KL">
    <w:p w14:paraId="14612D19" w14:textId="5E4615BA" w:rsidR="00C60E6A" w:rsidRDefault="00C60E6A">
      <w:pPr>
        <w:pStyle w:val="CommentText"/>
      </w:pPr>
      <w:r>
        <w:rPr>
          <w:rStyle w:val="CommentReference"/>
        </w:rPr>
        <w:annotationRef/>
      </w:r>
      <w:r w:rsidRPr="38375F66">
        <w:t>Amend 'Your internalvariable' to 'Insured Address'</w:t>
      </w:r>
    </w:p>
  </w:comment>
  <w:comment w:id="5317" w:author="William Turner" w:date="2024-06-19T11:22:00Z" w:initials="WT">
    <w:p w14:paraId="1CD270D4" w14:textId="77777777" w:rsidR="00C60E6A" w:rsidRDefault="00C60E6A" w:rsidP="00814C48">
      <w:pPr>
        <w:pStyle w:val="CommentText"/>
      </w:pPr>
      <w:r>
        <w:rPr>
          <w:rStyle w:val="CommentReference"/>
        </w:rPr>
        <w:annotationRef/>
      </w:r>
      <w:r>
        <w:t>accepted</w:t>
      </w:r>
    </w:p>
  </w:comment>
  <w:comment w:id="5312" w:author="Kester Rozario [2]" w:date="2024-05-13T13:46:00Z" w:initials="KR">
    <w:p w14:paraId="2E6C111E" w14:textId="492D2298" w:rsidR="00C60E6A" w:rsidRDefault="00C60E6A" w:rsidP="009E3230">
      <w:r>
        <w:rPr>
          <w:rStyle w:val="CommentReference"/>
        </w:rPr>
        <w:annotationRef/>
      </w:r>
      <w:r>
        <w:rPr>
          <w:rFonts w:ascii="Arial" w:eastAsia="Times New Roman" w:hAnsi="Arial" w:cs="Arial"/>
          <w:color w:val="000000"/>
          <w:kern w:val="0"/>
          <w:sz w:val="22"/>
          <w:szCs w:val="22"/>
          <w:lang w:val="en-AU" w:eastAsia="en-AU"/>
          <w14:ligatures w14:val="none"/>
        </w:rPr>
        <w:fldChar w:fldCharType="begin"/>
      </w:r>
      <w:r>
        <w:rPr>
          <w:rFonts w:ascii="Arial" w:eastAsia="Times New Roman" w:hAnsi="Arial" w:cs="Arial"/>
          <w:color w:val="000000"/>
          <w:kern w:val="0"/>
          <w:sz w:val="22"/>
          <w:szCs w:val="22"/>
          <w:lang w:val="en-AU" w:eastAsia="en-AU"/>
          <w14:ligatures w14:val="none"/>
        </w:rPr>
        <w:instrText>HYPERLINK "mailto:William.Turner@hollard.com.au"</w:instrText>
      </w:r>
      <w:r>
        <w:rPr>
          <w:rFonts w:ascii="Arial" w:eastAsia="Times New Roman" w:hAnsi="Arial" w:cs="Arial"/>
          <w:color w:val="000000"/>
          <w:kern w:val="0"/>
          <w:sz w:val="22"/>
          <w:szCs w:val="22"/>
          <w:lang w:val="en-AU" w:eastAsia="en-AU"/>
          <w14:ligatures w14:val="none"/>
        </w:rPr>
      </w:r>
      <w:bookmarkStart w:id="5324" w:name="_@_D9C0FC46DFA2E446B52E3AAC35A17FBEZ"/>
      <w:r>
        <w:rPr>
          <w:rFonts w:ascii="Arial" w:eastAsia="Times New Roman" w:hAnsi="Arial" w:cs="Arial"/>
          <w:color w:val="000000"/>
          <w:kern w:val="0"/>
          <w:sz w:val="22"/>
          <w:szCs w:val="22"/>
          <w:lang w:val="en-AU" w:eastAsia="en-AU"/>
          <w14:ligatures w14:val="none"/>
        </w:rPr>
        <w:fldChar w:fldCharType="separate"/>
      </w:r>
      <w:bookmarkEnd w:id="5324"/>
      <w:r w:rsidRPr="009E3230">
        <w:rPr>
          <w:rStyle w:val="Mention"/>
          <w:rFonts w:ascii="Arial" w:eastAsia="Times New Roman" w:hAnsi="Arial" w:cs="Arial"/>
          <w:noProof/>
          <w:kern w:val="0"/>
          <w:sz w:val="22"/>
          <w:szCs w:val="22"/>
          <w:lang w:val="en-AU" w:eastAsia="en-AU"/>
          <w14:ligatures w14:val="none"/>
        </w:rPr>
        <w:t>@William Turner</w:t>
      </w:r>
      <w:r>
        <w:rPr>
          <w:rFonts w:ascii="Arial" w:eastAsia="Times New Roman" w:hAnsi="Arial" w:cs="Arial"/>
          <w:color w:val="000000"/>
          <w:kern w:val="0"/>
          <w:sz w:val="22"/>
          <w:szCs w:val="22"/>
          <w:lang w:val="en-AU" w:eastAsia="en-AU"/>
          <w14:ligatures w14:val="none"/>
        </w:rPr>
        <w:fldChar w:fldCharType="end"/>
      </w:r>
      <w:r>
        <w:rPr>
          <w:rFonts w:ascii="Arial" w:eastAsia="Times New Roman" w:hAnsi="Arial" w:cs="Arial"/>
          <w:color w:val="000000"/>
          <w:kern w:val="0"/>
          <w:sz w:val="22"/>
          <w:szCs w:val="22"/>
          <w:lang w:val="en-AU" w:eastAsia="en-AU"/>
          <w14:ligatures w14:val="none"/>
        </w:rPr>
        <w:t xml:space="preserve"> to confirm with underwriting if the “reason” why there was no insurance is needed to be included.</w:t>
      </w:r>
    </w:p>
  </w:comment>
  <w:comment w:id="5313" w:author="Kester Rozario [2]" w:date="2024-05-13T13:47:00Z" w:initials="KR">
    <w:p w14:paraId="5807D57E" w14:textId="77777777" w:rsidR="00C60E6A" w:rsidRDefault="00C60E6A" w:rsidP="000E139C">
      <w:r>
        <w:rPr>
          <w:rStyle w:val="CommentReference"/>
        </w:rPr>
        <w:annotationRef/>
      </w:r>
      <w:r>
        <w:rPr>
          <w:rFonts w:ascii="Arial" w:eastAsia="Times New Roman" w:hAnsi="Arial" w:cs="Arial"/>
          <w:color w:val="000000"/>
          <w:kern w:val="0"/>
          <w:sz w:val="22"/>
          <w:szCs w:val="22"/>
          <w:lang w:val="en-AU" w:eastAsia="en-AU"/>
          <w14:ligatures w14:val="none"/>
        </w:rPr>
        <w:t>Check with underwriting and claims.</w:t>
      </w:r>
    </w:p>
  </w:comment>
  <w:comment w:id="5314" w:author="William Turner" w:date="2024-05-22T09:51:00Z" w:initials="WT">
    <w:p w14:paraId="4AC829BB" w14:textId="174947D4" w:rsidR="00C60E6A" w:rsidRDefault="00C60E6A">
      <w:pPr>
        <w:pStyle w:val="CommentText"/>
      </w:pPr>
      <w:r>
        <w:t>Underwriting confirmed there is no need to include the reason.</w:t>
      </w:r>
      <w:r>
        <w:rPr>
          <w:rStyle w:val="CommentReference"/>
        </w:rPr>
        <w:annotationRef/>
      </w:r>
    </w:p>
  </w:comment>
  <w:comment w:id="5337" w:author="Kirsten Linnert" w:date="2024-06-27T11:04:00Z" w:initials="KL">
    <w:p w14:paraId="109760FD" w14:textId="76A651A6" w:rsidR="00C60E6A" w:rsidRDefault="00C60E6A">
      <w:pPr>
        <w:pStyle w:val="CommentText"/>
      </w:pPr>
      <w:r>
        <w:t>For renewals and endorsements please amend to: 'We understand from your previous policy terms:'</w:t>
      </w:r>
      <w:r>
        <w:rPr>
          <w:rStyle w:val="CommentReference"/>
        </w:rPr>
        <w:annotationRef/>
      </w:r>
    </w:p>
  </w:comment>
  <w:comment w:id="5338" w:author="William Turner [2]" w:date="2024-07-08T10:31:00Z" w:initials="WT">
    <w:p w14:paraId="6FA8A6B3" w14:textId="77777777" w:rsidR="00C60E6A" w:rsidRDefault="00C60E6A" w:rsidP="00B26496">
      <w:pPr>
        <w:pStyle w:val="CommentText"/>
      </w:pPr>
      <w:r>
        <w:rPr>
          <w:rStyle w:val="CommentReference"/>
        </w:rPr>
        <w:annotationRef/>
      </w:r>
      <w:r>
        <w:t xml:space="preserve">After consulting with Kirsten and Underwriting further, it has been determined that the wording should not be changed </w:t>
      </w:r>
    </w:p>
  </w:comment>
  <w:comment w:id="5347" w:author="Kirsten Linnert" w:date="2024-06-17T10:01:00Z" w:initials="KL">
    <w:p w14:paraId="45F0A75C" w14:textId="089BF7A1" w:rsidR="00C60E6A" w:rsidRDefault="00C60E6A">
      <w:pPr>
        <w:pStyle w:val="CommentText"/>
      </w:pPr>
      <w:r>
        <w:rPr>
          <w:rStyle w:val="CommentReference"/>
        </w:rPr>
        <w:annotationRef/>
      </w:r>
      <w:r w:rsidRPr="51774C75">
        <w:t>Amend 'Your internalvariable' to 'Insured Address'</w:t>
      </w:r>
    </w:p>
  </w:comment>
  <w:comment w:id="5348" w:author="William Turner" w:date="2024-06-19T11:23:00Z" w:initials="WT">
    <w:p w14:paraId="36F50A8C" w14:textId="77777777" w:rsidR="00C60E6A" w:rsidRDefault="00C60E6A" w:rsidP="00814C48">
      <w:pPr>
        <w:pStyle w:val="CommentText"/>
      </w:pPr>
      <w:r>
        <w:rPr>
          <w:rStyle w:val="CommentReference"/>
        </w:rPr>
        <w:annotationRef/>
      </w:r>
      <w:r>
        <w:t>accepted</w:t>
      </w:r>
    </w:p>
  </w:comment>
  <w:comment w:id="5353" w:author="Nicki Crake" w:date="2024-06-07T12:06:00Z" w:initials="NC">
    <w:p w14:paraId="1CF327DD" w14:textId="24D41D08" w:rsidR="00C60E6A" w:rsidRDefault="00C60E6A">
      <w:pPr>
        <w:pStyle w:val="CommentText"/>
      </w:pPr>
      <w:r>
        <w:rPr>
          <w:rStyle w:val="CommentReference"/>
        </w:rPr>
        <w:annotationRef/>
      </w:r>
      <w:r w:rsidRPr="7ECA25C5">
        <w:t>Think we need to add in the short term rentals here as per the PDS</w:t>
      </w:r>
    </w:p>
  </w:comment>
  <w:comment w:id="5354" w:author="William Turner" w:date="2024-06-19T11:24:00Z" w:initials="WT">
    <w:p w14:paraId="24D8BFCF" w14:textId="77777777" w:rsidR="00C60E6A" w:rsidRDefault="00C60E6A" w:rsidP="0048727D">
      <w:pPr>
        <w:pStyle w:val="CommentText"/>
      </w:pPr>
      <w:r>
        <w:rPr>
          <w:rStyle w:val="CommentReference"/>
        </w:rPr>
        <w:annotationRef/>
      </w:r>
      <w:r>
        <w:t>on the matter of short term rental, since there can be Landlord policies that are short term rental, we can't add "short term rental" to this list</w:t>
      </w:r>
    </w:p>
  </w:comment>
  <w:comment w:id="5355" w:author="Kate McLennan" w:date="2024-07-01T10:50:00Z" w:initials="KM">
    <w:p w14:paraId="4F3EFB3B" w14:textId="5F27F891" w:rsidR="00C60E6A" w:rsidRDefault="00C60E6A">
      <w:pPr>
        <w:pStyle w:val="CommentText"/>
      </w:pPr>
      <w:r>
        <w:t xml:space="preserve">Ok </w:t>
      </w:r>
      <w:r>
        <w:rPr>
          <w:rStyle w:val="CommentReference"/>
        </w:rPr>
        <w:annotationRef/>
      </w:r>
    </w:p>
    <w:p w14:paraId="588D26F0" w14:textId="7AB19BFA" w:rsidR="00C60E6A" w:rsidRDefault="00C60E6A">
      <w:pPr>
        <w:pStyle w:val="CommentText"/>
      </w:pPr>
    </w:p>
  </w:comment>
  <w:comment w:id="5341" w:author="Kester Rozario [2]" w:date="2024-05-13T13:49:00Z" w:initials="KR">
    <w:p w14:paraId="21D991F9" w14:textId="2B23C06C" w:rsidR="00C60E6A" w:rsidRDefault="00C60E6A" w:rsidP="002B5AA0">
      <w:r>
        <w:rPr>
          <w:rStyle w:val="CommentReference"/>
        </w:rPr>
        <w:annotationRef/>
      </w:r>
      <w:r>
        <w:rPr>
          <w:rFonts w:ascii="Arial" w:eastAsia="Times New Roman" w:hAnsi="Arial" w:cs="Arial"/>
          <w:color w:val="FF00FF"/>
          <w:kern w:val="0"/>
          <w:sz w:val="22"/>
          <w:szCs w:val="22"/>
          <w:lang w:val="en-AU" w:eastAsia="en-AU"/>
          <w14:ligatures w14:val="none"/>
        </w:rPr>
        <w:t>PDS/QS check required during DD.</w:t>
      </w:r>
    </w:p>
  </w:comment>
  <w:comment w:id="5342" w:author="Kester Rozario [2]" w:date="2024-05-13T13:50:00Z" w:initials="KR">
    <w:p w14:paraId="4C0F113E" w14:textId="77777777" w:rsidR="00C60E6A" w:rsidRDefault="00C60E6A" w:rsidP="00553054">
      <w:r>
        <w:rPr>
          <w:rStyle w:val="CommentReference"/>
        </w:rPr>
        <w:annotationRef/>
      </w:r>
      <w:r>
        <w:rPr>
          <w:rFonts w:ascii="Arial" w:eastAsia="Times New Roman" w:hAnsi="Arial" w:cs="Arial"/>
          <w:color w:val="000000"/>
          <w:kern w:val="0"/>
          <w:sz w:val="22"/>
          <w:szCs w:val="22"/>
          <w:lang w:val="en-AU" w:eastAsia="en-AU"/>
          <w14:ligatures w14:val="none"/>
        </w:rPr>
        <w:t>Short term rental to be checked.</w:t>
      </w:r>
    </w:p>
  </w:comment>
  <w:comment w:id="5343" w:author="Kester Rozario [2]" w:date="2024-05-13T13:51:00Z" w:initials="KR">
    <w:p w14:paraId="02D2C492" w14:textId="7B3EEF7C" w:rsidR="00C60E6A" w:rsidRDefault="00C60E6A" w:rsidP="00BF2E9D">
      <w:r>
        <w:rPr>
          <w:rStyle w:val="CommentReference"/>
        </w:rPr>
        <w:annotationRef/>
      </w:r>
      <w:r>
        <w:rPr>
          <w:rFonts w:ascii="Arial" w:eastAsia="Times New Roman" w:hAnsi="Arial" w:cs="Arial"/>
          <w:color w:val="000000"/>
          <w:kern w:val="0"/>
          <w:sz w:val="22"/>
          <w:szCs w:val="22"/>
          <w:lang w:val="en-AU" w:eastAsia="en-AU"/>
          <w14:ligatures w14:val="none"/>
        </w:rPr>
        <w:fldChar w:fldCharType="begin"/>
      </w:r>
      <w:r>
        <w:rPr>
          <w:rFonts w:ascii="Arial" w:eastAsia="Times New Roman" w:hAnsi="Arial" w:cs="Arial"/>
          <w:color w:val="000000"/>
          <w:kern w:val="0"/>
          <w:sz w:val="22"/>
          <w:szCs w:val="22"/>
          <w:lang w:val="en-AU" w:eastAsia="en-AU"/>
          <w14:ligatures w14:val="none"/>
        </w:rPr>
        <w:instrText>HYPERLINK "mailto:William.Turner@hollard.com.au"</w:instrText>
      </w:r>
      <w:r>
        <w:rPr>
          <w:rFonts w:ascii="Arial" w:eastAsia="Times New Roman" w:hAnsi="Arial" w:cs="Arial"/>
          <w:color w:val="000000"/>
          <w:kern w:val="0"/>
          <w:sz w:val="22"/>
          <w:szCs w:val="22"/>
          <w:lang w:val="en-AU" w:eastAsia="en-AU"/>
          <w14:ligatures w14:val="none"/>
        </w:rPr>
      </w:r>
      <w:bookmarkStart w:id="5366" w:name="_@_573565E62E7DA3408A82B77615E1E330Z"/>
      <w:r>
        <w:rPr>
          <w:rFonts w:ascii="Arial" w:eastAsia="Times New Roman" w:hAnsi="Arial" w:cs="Arial"/>
          <w:color w:val="000000"/>
          <w:kern w:val="0"/>
          <w:sz w:val="22"/>
          <w:szCs w:val="22"/>
          <w:lang w:val="en-AU" w:eastAsia="en-AU"/>
          <w14:ligatures w14:val="none"/>
        </w:rPr>
        <w:fldChar w:fldCharType="separate"/>
      </w:r>
      <w:bookmarkEnd w:id="5366"/>
      <w:r w:rsidRPr="00BF2E9D">
        <w:rPr>
          <w:rStyle w:val="Mention"/>
          <w:rFonts w:ascii="Arial" w:eastAsia="Times New Roman" w:hAnsi="Arial" w:cs="Arial"/>
          <w:noProof/>
          <w:kern w:val="0"/>
          <w:sz w:val="22"/>
          <w:szCs w:val="22"/>
          <w:lang w:val="en-AU" w:eastAsia="en-AU"/>
          <w14:ligatures w14:val="none"/>
        </w:rPr>
        <w:t>@William Turner</w:t>
      </w:r>
      <w:r>
        <w:rPr>
          <w:rFonts w:ascii="Arial" w:eastAsia="Times New Roman" w:hAnsi="Arial" w:cs="Arial"/>
          <w:color w:val="000000"/>
          <w:kern w:val="0"/>
          <w:sz w:val="22"/>
          <w:szCs w:val="22"/>
          <w:lang w:val="en-AU" w:eastAsia="en-AU"/>
          <w14:ligatures w14:val="none"/>
        </w:rPr>
        <w:fldChar w:fldCharType="end"/>
      </w:r>
      <w:r>
        <w:rPr>
          <w:rFonts w:ascii="Arial" w:eastAsia="Times New Roman" w:hAnsi="Arial" w:cs="Arial"/>
          <w:color w:val="000000"/>
          <w:kern w:val="0"/>
          <w:sz w:val="22"/>
          <w:szCs w:val="22"/>
          <w:lang w:val="en-AU" w:eastAsia="en-AU"/>
          <w14:ligatures w14:val="none"/>
        </w:rPr>
        <w:t xml:space="preserve"> - to confirm if there is a difference between the wording in this section and the one straight after.  Wording seems to be the same.</w:t>
      </w:r>
    </w:p>
  </w:comment>
  <w:comment w:id="5344" w:author="William Turner" w:date="2024-05-20T10:59:00Z" w:initials="WT">
    <w:p w14:paraId="55665B82" w14:textId="72E31D4D" w:rsidR="00C60E6A" w:rsidRDefault="00C60E6A">
      <w:pPr>
        <w:pStyle w:val="CommentText"/>
      </w:pPr>
      <w:r>
        <w:t>i have checked and since the section straight after is identical i have deletedit and updated the logic of the section that remains to include contents</w:t>
      </w:r>
      <w:r>
        <w:rPr>
          <w:rStyle w:val="CommentReference"/>
        </w:rPr>
        <w:annotationRef/>
      </w:r>
    </w:p>
  </w:comment>
  <w:comment w:id="5345" w:author="William Turner" w:date="2024-05-20T11:02:00Z" w:initials="WT">
    <w:p w14:paraId="25738CED" w14:textId="31DB4D93" w:rsidR="00C60E6A" w:rsidRDefault="00C60E6A">
      <w:pPr>
        <w:pStyle w:val="CommentText"/>
      </w:pPr>
      <w:r>
        <w:t>on the matter of short term rental, since there can be Landlord policies that are short term rental, we can't add "short term rental" to this list</w:t>
      </w:r>
      <w:r>
        <w:rPr>
          <w:rStyle w:val="CommentReference"/>
        </w:rPr>
        <w:annotationRef/>
      </w:r>
    </w:p>
  </w:comment>
  <w:comment w:id="5423" w:author="Kirsten Linnert" w:date="2024-06-27T11:04:00Z" w:initials="KL">
    <w:p w14:paraId="7619994E" w14:textId="77777777" w:rsidR="00ED33E7" w:rsidRDefault="00ED33E7">
      <w:pPr>
        <w:pStyle w:val="CommentText"/>
      </w:pPr>
      <w:r>
        <w:t>For renewals and endorsements please amend to: 'We understand from your previous policy terms:'</w:t>
      </w:r>
      <w:r>
        <w:rPr>
          <w:rStyle w:val="CommentReference"/>
        </w:rPr>
        <w:annotationRef/>
      </w:r>
    </w:p>
  </w:comment>
  <w:comment w:id="5424" w:author="William Turner [2]" w:date="2024-07-08T10:31:00Z" w:initials="WT">
    <w:p w14:paraId="4F1B404B" w14:textId="77777777" w:rsidR="00ED33E7" w:rsidRDefault="00ED33E7" w:rsidP="00B26496">
      <w:pPr>
        <w:pStyle w:val="CommentText"/>
      </w:pPr>
      <w:r>
        <w:rPr>
          <w:rStyle w:val="CommentReference"/>
        </w:rPr>
        <w:annotationRef/>
      </w:r>
      <w:r>
        <w:t xml:space="preserve">After consulting with Kirsten and Underwriting further, it has been determined that the wording should not be changed </w:t>
      </w:r>
    </w:p>
  </w:comment>
  <w:comment w:id="5435" w:author="Kirsten Linnert" w:date="2024-06-17T10:01:00Z" w:initials="KL">
    <w:p w14:paraId="637E59EE" w14:textId="77777777" w:rsidR="00ED33E7" w:rsidRDefault="00ED33E7">
      <w:pPr>
        <w:pStyle w:val="CommentText"/>
      </w:pPr>
      <w:r>
        <w:rPr>
          <w:rStyle w:val="CommentReference"/>
        </w:rPr>
        <w:annotationRef/>
      </w:r>
      <w:r w:rsidRPr="51774C75">
        <w:t>Amend 'Your internalvariable' to 'Insured Address'</w:t>
      </w:r>
    </w:p>
  </w:comment>
  <w:comment w:id="5436" w:author="William Turner" w:date="2024-06-19T11:23:00Z" w:initials="WT">
    <w:p w14:paraId="014CF3C1" w14:textId="77777777" w:rsidR="00ED33E7" w:rsidRDefault="00ED33E7" w:rsidP="00814C48">
      <w:pPr>
        <w:pStyle w:val="CommentText"/>
      </w:pPr>
      <w:r>
        <w:rPr>
          <w:rStyle w:val="CommentReference"/>
        </w:rPr>
        <w:annotationRef/>
      </w:r>
      <w:r>
        <w:t>accepted</w:t>
      </w:r>
    </w:p>
  </w:comment>
  <w:comment w:id="5441" w:author="Nicki Crake" w:date="2024-06-07T12:06:00Z" w:initials="NC">
    <w:p w14:paraId="002FE2FF" w14:textId="77777777" w:rsidR="00ED33E7" w:rsidRDefault="00ED33E7">
      <w:pPr>
        <w:pStyle w:val="CommentText"/>
      </w:pPr>
      <w:r>
        <w:rPr>
          <w:rStyle w:val="CommentReference"/>
        </w:rPr>
        <w:annotationRef/>
      </w:r>
      <w:r w:rsidRPr="7ECA25C5">
        <w:t>Think we need to add in the short term rentals here as per the PDS</w:t>
      </w:r>
    </w:p>
  </w:comment>
  <w:comment w:id="5442" w:author="William Turner" w:date="2024-06-19T11:24:00Z" w:initials="WT">
    <w:p w14:paraId="482406BC" w14:textId="77777777" w:rsidR="00ED33E7" w:rsidRDefault="00ED33E7" w:rsidP="0048727D">
      <w:pPr>
        <w:pStyle w:val="CommentText"/>
      </w:pPr>
      <w:r>
        <w:rPr>
          <w:rStyle w:val="CommentReference"/>
        </w:rPr>
        <w:annotationRef/>
      </w:r>
      <w:r>
        <w:t>on the matter of short term rental, since there can be Landlord policies that are short term rental, we can't add "short term rental" to this list</w:t>
      </w:r>
    </w:p>
  </w:comment>
  <w:comment w:id="5443" w:author="Kate McLennan" w:date="2024-07-01T10:50:00Z" w:initials="KM">
    <w:p w14:paraId="2923452F" w14:textId="77777777" w:rsidR="00ED33E7" w:rsidRDefault="00ED33E7">
      <w:pPr>
        <w:pStyle w:val="CommentText"/>
      </w:pPr>
      <w:r>
        <w:t xml:space="preserve">Ok </w:t>
      </w:r>
      <w:r>
        <w:rPr>
          <w:rStyle w:val="CommentReference"/>
        </w:rPr>
        <w:annotationRef/>
      </w:r>
    </w:p>
    <w:p w14:paraId="4921D2D9" w14:textId="77777777" w:rsidR="00ED33E7" w:rsidRDefault="00ED33E7">
      <w:pPr>
        <w:pStyle w:val="CommentText"/>
      </w:pPr>
    </w:p>
  </w:comment>
  <w:comment w:id="5429" w:author="Kester Rozario [2]" w:date="2024-05-13T13:49:00Z" w:initials="KR">
    <w:p w14:paraId="31A2A035" w14:textId="77777777" w:rsidR="00ED33E7" w:rsidRDefault="00ED33E7" w:rsidP="002B5AA0">
      <w:r>
        <w:rPr>
          <w:rStyle w:val="CommentReference"/>
        </w:rPr>
        <w:annotationRef/>
      </w:r>
      <w:r>
        <w:rPr>
          <w:rFonts w:ascii="Arial" w:eastAsia="Times New Roman" w:hAnsi="Arial" w:cs="Arial"/>
          <w:color w:val="FF00FF"/>
          <w:kern w:val="0"/>
          <w:sz w:val="22"/>
          <w:szCs w:val="22"/>
          <w:lang w:val="en-AU" w:eastAsia="en-AU"/>
          <w14:ligatures w14:val="none"/>
        </w:rPr>
        <w:t>PDS/QS check required during DD.</w:t>
      </w:r>
    </w:p>
  </w:comment>
  <w:comment w:id="5430" w:author="Kester Rozario [2]" w:date="2024-05-13T13:50:00Z" w:initials="KR">
    <w:p w14:paraId="46E8CEC5" w14:textId="77777777" w:rsidR="00ED33E7" w:rsidRDefault="00ED33E7" w:rsidP="00553054">
      <w:r>
        <w:rPr>
          <w:rStyle w:val="CommentReference"/>
        </w:rPr>
        <w:annotationRef/>
      </w:r>
      <w:r>
        <w:rPr>
          <w:rFonts w:ascii="Arial" w:eastAsia="Times New Roman" w:hAnsi="Arial" w:cs="Arial"/>
          <w:color w:val="000000"/>
          <w:kern w:val="0"/>
          <w:sz w:val="22"/>
          <w:szCs w:val="22"/>
          <w:lang w:val="en-AU" w:eastAsia="en-AU"/>
          <w14:ligatures w14:val="none"/>
        </w:rPr>
        <w:t>Short term rental to be checked.</w:t>
      </w:r>
    </w:p>
  </w:comment>
  <w:comment w:id="5431" w:author="Kester Rozario [2]" w:date="2024-05-13T13:51:00Z" w:initials="KR">
    <w:p w14:paraId="6C513A46" w14:textId="77777777" w:rsidR="00ED33E7" w:rsidRDefault="00ED33E7" w:rsidP="00BF2E9D">
      <w:r>
        <w:rPr>
          <w:rStyle w:val="CommentReference"/>
        </w:rPr>
        <w:annotationRef/>
      </w:r>
      <w:hyperlink r:id="rId2" w:history="1">
        <w:r w:rsidRPr="00BF2E9D">
          <w:rPr>
            <w:rStyle w:val="Mention"/>
            <w:rFonts w:ascii="Arial" w:eastAsia="Times New Roman" w:hAnsi="Arial" w:cs="Arial"/>
            <w:noProof/>
            <w:kern w:val="0"/>
            <w:sz w:val="22"/>
            <w:szCs w:val="22"/>
            <w:lang w:val="en-AU" w:eastAsia="en-AU"/>
            <w14:ligatures w14:val="none"/>
          </w:rPr>
          <w:t>@William Turner</w:t>
        </w:r>
      </w:hyperlink>
      <w:r>
        <w:rPr>
          <w:rFonts w:ascii="Arial" w:eastAsia="Times New Roman" w:hAnsi="Arial" w:cs="Arial"/>
          <w:color w:val="000000"/>
          <w:kern w:val="0"/>
          <w:sz w:val="22"/>
          <w:szCs w:val="22"/>
          <w:lang w:val="en-AU" w:eastAsia="en-AU"/>
          <w14:ligatures w14:val="none"/>
        </w:rPr>
        <w:t xml:space="preserve"> - to confirm if there is a difference between the wording in this section and the one straight after.  Wording seems to be the same.</w:t>
      </w:r>
    </w:p>
  </w:comment>
  <w:comment w:id="5432" w:author="William Turner" w:date="2024-05-20T10:59:00Z" w:initials="WT">
    <w:p w14:paraId="0335800D" w14:textId="77777777" w:rsidR="00ED33E7" w:rsidRDefault="00ED33E7">
      <w:pPr>
        <w:pStyle w:val="CommentText"/>
      </w:pPr>
      <w:r>
        <w:t>i have checked and since the section straight after is identical i have deletedit and updated the logic of the section that remains to include contents</w:t>
      </w:r>
      <w:r>
        <w:rPr>
          <w:rStyle w:val="CommentReference"/>
        </w:rPr>
        <w:annotationRef/>
      </w:r>
    </w:p>
  </w:comment>
  <w:comment w:id="5433" w:author="William Turner" w:date="2024-05-20T11:02:00Z" w:initials="WT">
    <w:p w14:paraId="367E2680" w14:textId="77777777" w:rsidR="00ED33E7" w:rsidRDefault="00ED33E7">
      <w:pPr>
        <w:pStyle w:val="CommentText"/>
      </w:pPr>
      <w:r>
        <w:t>on the matter of short term rental, since there can be Landlord policies that are short term rental, we can't add "short term rental" to this list</w:t>
      </w:r>
      <w:r>
        <w:rPr>
          <w:rStyle w:val="CommentReference"/>
        </w:rPr>
        <w:annotationRef/>
      </w:r>
    </w:p>
  </w:comment>
  <w:comment w:id="5544" w:author="Kirsten Linnert" w:date="2024-06-17T10:01:00Z" w:initials="KL">
    <w:p w14:paraId="18E605F1" w14:textId="77777777" w:rsidR="00ED33E7" w:rsidRDefault="00ED33E7" w:rsidP="001423CB">
      <w:pPr>
        <w:pStyle w:val="CommentText"/>
      </w:pPr>
      <w:r>
        <w:rPr>
          <w:rStyle w:val="CommentReference"/>
        </w:rPr>
        <w:annotationRef/>
      </w:r>
      <w:r w:rsidRPr="51774C75">
        <w:t>Amend 'Your internalvariable' to 'Insured Address'</w:t>
      </w:r>
    </w:p>
  </w:comment>
  <w:comment w:id="5545" w:author="William Turner" w:date="2024-06-19T11:23:00Z" w:initials="WT">
    <w:p w14:paraId="4B7EBCA0" w14:textId="77777777" w:rsidR="00ED33E7" w:rsidRDefault="00ED33E7" w:rsidP="001423CB">
      <w:pPr>
        <w:pStyle w:val="CommentText"/>
      </w:pPr>
      <w:r>
        <w:rPr>
          <w:rStyle w:val="CommentReference"/>
        </w:rPr>
        <w:annotationRef/>
      </w:r>
      <w:r>
        <w:t>accepted</w:t>
      </w:r>
    </w:p>
  </w:comment>
  <w:comment w:id="5546" w:author="Nicki Crake" w:date="2024-06-07T12:06:00Z" w:initials="NC">
    <w:p w14:paraId="58172A4E" w14:textId="77777777" w:rsidR="00ED33E7" w:rsidRDefault="00ED33E7" w:rsidP="001423CB">
      <w:pPr>
        <w:pStyle w:val="CommentText"/>
      </w:pPr>
      <w:r>
        <w:rPr>
          <w:rStyle w:val="CommentReference"/>
        </w:rPr>
        <w:annotationRef/>
      </w:r>
      <w:r w:rsidRPr="7ECA25C5">
        <w:t>Think we need to add in the short term rentals here as per the PDS</w:t>
      </w:r>
    </w:p>
  </w:comment>
  <w:comment w:id="5547" w:author="William Turner" w:date="2024-06-19T11:24:00Z" w:initials="WT">
    <w:p w14:paraId="0BBEC68F" w14:textId="77777777" w:rsidR="00ED33E7" w:rsidRDefault="00ED33E7" w:rsidP="001423CB">
      <w:pPr>
        <w:pStyle w:val="CommentText"/>
      </w:pPr>
      <w:r>
        <w:rPr>
          <w:rStyle w:val="CommentReference"/>
        </w:rPr>
        <w:annotationRef/>
      </w:r>
      <w:r>
        <w:t>on the matter of short term rental, since there can be Landlord policies that are short term rental, we can't add "short term rental" to this list</w:t>
      </w:r>
    </w:p>
  </w:comment>
  <w:comment w:id="5548" w:author="Kate McLennan" w:date="2024-07-01T10:50:00Z" w:initials="KM">
    <w:p w14:paraId="30D415B8" w14:textId="77777777" w:rsidR="00ED33E7" w:rsidRDefault="00ED33E7" w:rsidP="001423CB">
      <w:pPr>
        <w:pStyle w:val="CommentText"/>
      </w:pPr>
      <w:r>
        <w:t xml:space="preserve">Ok </w:t>
      </w:r>
      <w:r>
        <w:rPr>
          <w:rStyle w:val="CommentReference"/>
        </w:rPr>
        <w:annotationRef/>
      </w:r>
    </w:p>
    <w:p w14:paraId="53520F68" w14:textId="77777777" w:rsidR="00ED33E7" w:rsidRDefault="00ED33E7" w:rsidP="001423CB">
      <w:pPr>
        <w:pStyle w:val="CommentText"/>
      </w:pPr>
    </w:p>
  </w:comment>
  <w:comment w:id="5539" w:author="Kester Rozario [2]" w:date="2024-05-13T13:49:00Z" w:initials="KR">
    <w:p w14:paraId="0E25E146" w14:textId="77777777" w:rsidR="00ED33E7" w:rsidRDefault="00ED33E7" w:rsidP="001423CB">
      <w:r>
        <w:rPr>
          <w:rStyle w:val="CommentReference"/>
        </w:rPr>
        <w:annotationRef/>
      </w:r>
      <w:r>
        <w:rPr>
          <w:rFonts w:ascii="Arial" w:eastAsia="Times New Roman" w:hAnsi="Arial" w:cs="Arial"/>
          <w:color w:val="FF00FF"/>
          <w:kern w:val="0"/>
          <w:sz w:val="22"/>
          <w:szCs w:val="22"/>
          <w:lang w:val="en-AU" w:eastAsia="en-AU"/>
          <w14:ligatures w14:val="none"/>
        </w:rPr>
        <w:t>PDS/QS check required during DD.</w:t>
      </w:r>
    </w:p>
  </w:comment>
  <w:comment w:id="5540" w:author="Kester Rozario [2]" w:date="2024-05-13T13:50:00Z" w:initials="KR">
    <w:p w14:paraId="5E4001C3" w14:textId="77777777" w:rsidR="00ED33E7" w:rsidRDefault="00ED33E7" w:rsidP="001423CB">
      <w:r>
        <w:rPr>
          <w:rStyle w:val="CommentReference"/>
        </w:rPr>
        <w:annotationRef/>
      </w:r>
      <w:r>
        <w:rPr>
          <w:rFonts w:ascii="Arial" w:eastAsia="Times New Roman" w:hAnsi="Arial" w:cs="Arial"/>
          <w:color w:val="000000"/>
          <w:kern w:val="0"/>
          <w:sz w:val="22"/>
          <w:szCs w:val="22"/>
          <w:lang w:val="en-AU" w:eastAsia="en-AU"/>
          <w14:ligatures w14:val="none"/>
        </w:rPr>
        <w:t>Short term rental to be checked.</w:t>
      </w:r>
    </w:p>
  </w:comment>
  <w:comment w:id="5541" w:author="Kester Rozario [2]" w:date="2024-05-13T13:51:00Z" w:initials="KR">
    <w:p w14:paraId="58906CAE" w14:textId="77777777" w:rsidR="00ED33E7" w:rsidRDefault="00ED33E7" w:rsidP="001423CB">
      <w:r>
        <w:rPr>
          <w:rStyle w:val="CommentReference"/>
        </w:rPr>
        <w:annotationRef/>
      </w:r>
      <w:r>
        <w:rPr>
          <w:rFonts w:ascii="Arial" w:eastAsia="Times New Roman" w:hAnsi="Arial" w:cs="Arial"/>
          <w:color w:val="000000"/>
          <w:kern w:val="0"/>
          <w:sz w:val="22"/>
          <w:szCs w:val="22"/>
          <w:lang w:val="en-AU" w:eastAsia="en-AU"/>
          <w14:ligatures w14:val="none"/>
        </w:rPr>
        <w:fldChar w:fldCharType="begin"/>
      </w:r>
      <w:r>
        <w:rPr>
          <w:rFonts w:ascii="Arial" w:eastAsia="Times New Roman" w:hAnsi="Arial" w:cs="Arial"/>
          <w:color w:val="000000"/>
          <w:kern w:val="0"/>
          <w:sz w:val="22"/>
          <w:szCs w:val="22"/>
          <w:lang w:val="en-AU" w:eastAsia="en-AU"/>
          <w14:ligatures w14:val="none"/>
        </w:rPr>
        <w:instrText>HYPERLINK "mailto:William.Turner@hollard.com.au"</w:instrText>
      </w:r>
      <w:r>
        <w:rPr>
          <w:rFonts w:ascii="Arial" w:eastAsia="Times New Roman" w:hAnsi="Arial" w:cs="Arial"/>
          <w:color w:val="000000"/>
          <w:kern w:val="0"/>
          <w:sz w:val="22"/>
          <w:szCs w:val="22"/>
          <w:lang w:val="en-AU" w:eastAsia="en-AU"/>
          <w14:ligatures w14:val="none"/>
        </w:rPr>
      </w:r>
      <w:bookmarkStart w:id="5549" w:name="_@_BCF64B022C1F4ACA90ED4993AED12D6CZ"/>
      <w:r>
        <w:rPr>
          <w:rFonts w:ascii="Arial" w:eastAsia="Times New Roman" w:hAnsi="Arial" w:cs="Arial"/>
          <w:color w:val="000000"/>
          <w:kern w:val="0"/>
          <w:sz w:val="22"/>
          <w:szCs w:val="22"/>
          <w:lang w:val="en-AU" w:eastAsia="en-AU"/>
          <w14:ligatures w14:val="none"/>
        </w:rPr>
        <w:fldChar w:fldCharType="separate"/>
      </w:r>
      <w:bookmarkEnd w:id="5549"/>
      <w:r w:rsidRPr="00BF2E9D">
        <w:rPr>
          <w:rStyle w:val="Mention"/>
          <w:rFonts w:ascii="Arial" w:eastAsia="Times New Roman" w:hAnsi="Arial" w:cs="Arial"/>
          <w:noProof/>
          <w:kern w:val="0"/>
          <w:sz w:val="22"/>
          <w:szCs w:val="22"/>
          <w:lang w:val="en-AU" w:eastAsia="en-AU"/>
          <w14:ligatures w14:val="none"/>
        </w:rPr>
        <w:t>@William Turner</w:t>
      </w:r>
      <w:r>
        <w:rPr>
          <w:rFonts w:ascii="Arial" w:eastAsia="Times New Roman" w:hAnsi="Arial" w:cs="Arial"/>
          <w:color w:val="000000"/>
          <w:kern w:val="0"/>
          <w:sz w:val="22"/>
          <w:szCs w:val="22"/>
          <w:lang w:val="en-AU" w:eastAsia="en-AU"/>
          <w14:ligatures w14:val="none"/>
        </w:rPr>
        <w:fldChar w:fldCharType="end"/>
      </w:r>
      <w:r>
        <w:rPr>
          <w:rFonts w:ascii="Arial" w:eastAsia="Times New Roman" w:hAnsi="Arial" w:cs="Arial"/>
          <w:color w:val="000000"/>
          <w:kern w:val="0"/>
          <w:sz w:val="22"/>
          <w:szCs w:val="22"/>
          <w:lang w:val="en-AU" w:eastAsia="en-AU"/>
          <w14:ligatures w14:val="none"/>
        </w:rPr>
        <w:t xml:space="preserve"> - to confirm if there is a difference between the wording in this section and the one straight after.  Wording seems to be the same.</w:t>
      </w:r>
    </w:p>
  </w:comment>
  <w:comment w:id="5542" w:author="William Turner" w:date="2024-05-20T10:59:00Z" w:initials="WT">
    <w:p w14:paraId="37A63D0F" w14:textId="77777777" w:rsidR="00ED33E7" w:rsidRDefault="00ED33E7" w:rsidP="001423CB">
      <w:pPr>
        <w:pStyle w:val="CommentText"/>
      </w:pPr>
      <w:r>
        <w:t>i have checked and since the section straight after is identical i have deletedit and updated the logic of the section that remains to include contents</w:t>
      </w:r>
      <w:r>
        <w:rPr>
          <w:rStyle w:val="CommentReference"/>
        </w:rPr>
        <w:annotationRef/>
      </w:r>
    </w:p>
  </w:comment>
  <w:comment w:id="5543" w:author="William Turner" w:date="2024-05-20T11:02:00Z" w:initials="WT">
    <w:p w14:paraId="7F8126DC" w14:textId="77777777" w:rsidR="00ED33E7" w:rsidRDefault="00ED33E7" w:rsidP="001423CB">
      <w:pPr>
        <w:pStyle w:val="CommentText"/>
      </w:pPr>
      <w:r>
        <w:t>on the matter of short term rental, since there can be Landlord policies that are short term rental, we can't add "short term rental" to this list</w:t>
      </w:r>
      <w:r>
        <w:rPr>
          <w:rStyle w:val="CommentReference"/>
        </w:rPr>
        <w:annotationRef/>
      </w:r>
    </w:p>
  </w:comment>
  <w:comment w:id="5561" w:author="Kirsten Linnert" w:date="2024-06-27T11:04:00Z" w:initials="KL">
    <w:p w14:paraId="545B30D8" w14:textId="77777777" w:rsidR="00ED33E7" w:rsidRDefault="00ED33E7">
      <w:pPr>
        <w:pStyle w:val="CommentText"/>
      </w:pPr>
      <w:r>
        <w:t>For renewals and endorsements please amend to: 'We understand from your previous policy terms:'</w:t>
      </w:r>
      <w:r>
        <w:rPr>
          <w:rStyle w:val="CommentReference"/>
        </w:rPr>
        <w:annotationRef/>
      </w:r>
    </w:p>
  </w:comment>
  <w:comment w:id="5562" w:author="William Turner [2]" w:date="2024-07-08T10:31:00Z" w:initials="WT">
    <w:p w14:paraId="496DA888" w14:textId="77777777" w:rsidR="00ED33E7" w:rsidRDefault="00ED33E7" w:rsidP="00B26496">
      <w:pPr>
        <w:pStyle w:val="CommentText"/>
      </w:pPr>
      <w:r>
        <w:rPr>
          <w:rStyle w:val="CommentReference"/>
        </w:rPr>
        <w:annotationRef/>
      </w:r>
      <w:r>
        <w:t xml:space="preserve">After consulting with Kirsten and Underwriting further, it has been determined that the wording should not be changed </w:t>
      </w:r>
    </w:p>
  </w:comment>
  <w:comment w:id="5577" w:author="Kirsten Linnert" w:date="2024-06-27T11:05:00Z" w:initials="KL">
    <w:p w14:paraId="116747E5" w14:textId="391CC871" w:rsidR="00ED33E7" w:rsidRDefault="00ED33E7">
      <w:pPr>
        <w:pStyle w:val="CommentText"/>
      </w:pPr>
      <w:r>
        <w:t>For renewals and endorsements please amend to: 'We understand from your previous policy terms that:'</w:t>
      </w:r>
      <w:r>
        <w:rPr>
          <w:rStyle w:val="CommentReference"/>
        </w:rPr>
        <w:annotationRef/>
      </w:r>
    </w:p>
  </w:comment>
  <w:comment w:id="5578" w:author="William Turner [2]" w:date="2024-07-08T10:31:00Z" w:initials="WT">
    <w:p w14:paraId="3B48DACD" w14:textId="77777777" w:rsidR="00ED33E7" w:rsidRDefault="00ED33E7" w:rsidP="00B26496">
      <w:pPr>
        <w:pStyle w:val="CommentText"/>
      </w:pPr>
      <w:r>
        <w:rPr>
          <w:rStyle w:val="CommentReference"/>
        </w:rPr>
        <w:annotationRef/>
      </w:r>
      <w:r>
        <w:t xml:space="preserve">After consulting with Kirsten and Underwriting further, it has been determined that the wording should not be changed </w:t>
      </w:r>
    </w:p>
  </w:comment>
  <w:comment w:id="5580" w:author="Amanda Yates" w:date="2024-06-17T15:16:00Z" w:initials="AY">
    <w:p w14:paraId="710DF9DA" w14:textId="5BE72656" w:rsidR="00ED33E7" w:rsidRDefault="00ED33E7">
      <w:pPr>
        <w:pStyle w:val="CommentText"/>
      </w:pPr>
      <w:r>
        <w:rPr>
          <w:rStyle w:val="CommentReference"/>
        </w:rPr>
        <w:annotationRef/>
      </w:r>
      <w:r w:rsidRPr="119696CE">
        <w:t>Repetition of the lead in sentence</w:t>
      </w:r>
    </w:p>
  </w:comment>
  <w:comment w:id="5581" w:author="William Turner" w:date="2024-06-19T11:27:00Z" w:initials="WT">
    <w:p w14:paraId="7BCAE7D5" w14:textId="77777777" w:rsidR="00ED33E7" w:rsidRDefault="00ED33E7" w:rsidP="0014610B">
      <w:pPr>
        <w:pStyle w:val="CommentText"/>
      </w:pPr>
      <w:r>
        <w:rPr>
          <w:rStyle w:val="CommentReference"/>
        </w:rPr>
        <w:annotationRef/>
      </w:r>
      <w:r>
        <w:t>Accepted</w:t>
      </w:r>
    </w:p>
  </w:comment>
  <w:comment w:id="5582" w:author="Kirsten Linnert" w:date="2024-06-17T15:36:00Z" w:initials="KL">
    <w:p w14:paraId="5841085C" w14:textId="0D1DFF63" w:rsidR="00ED33E7" w:rsidRDefault="00ED33E7">
      <w:pPr>
        <w:pStyle w:val="CommentText"/>
      </w:pPr>
      <w:r>
        <w:rPr>
          <w:rStyle w:val="CommentReference"/>
        </w:rPr>
        <w:annotationRef/>
      </w:r>
      <w:r w:rsidRPr="6FD6185D">
        <w:t>Delete as this is duplicated</w:t>
      </w:r>
    </w:p>
  </w:comment>
  <w:comment w:id="5583" w:author="William Turner" w:date="2024-06-19T11:27:00Z" w:initials="WT">
    <w:p w14:paraId="08E0EF67" w14:textId="77777777" w:rsidR="00ED33E7" w:rsidRDefault="00ED33E7" w:rsidP="0014610B">
      <w:pPr>
        <w:pStyle w:val="CommentText"/>
      </w:pPr>
      <w:r>
        <w:rPr>
          <w:rStyle w:val="CommentReference"/>
        </w:rPr>
        <w:annotationRef/>
      </w:r>
      <w:r>
        <w:t>Accepted</w:t>
      </w:r>
    </w:p>
  </w:comment>
  <w:comment w:id="5591" w:author="Kirsten Linnert" w:date="2024-06-27T11:08:00Z" w:initials="KL">
    <w:p w14:paraId="2CFCB627" w14:textId="700F6AD4" w:rsidR="00ED33E7" w:rsidRDefault="00ED33E7">
      <w:pPr>
        <w:pStyle w:val="CommentText"/>
      </w:pPr>
      <w:r>
        <w:t>For renewals only please amend to: 'We understand from your previous policy terms that:'</w:t>
      </w:r>
      <w:r>
        <w:rPr>
          <w:rStyle w:val="CommentReference"/>
        </w:rPr>
        <w:annotationRef/>
      </w:r>
    </w:p>
  </w:comment>
  <w:comment w:id="5592" w:author="William Turner [2]" w:date="2024-07-08T10:31:00Z" w:initials="WT">
    <w:p w14:paraId="7E351F3E" w14:textId="77777777" w:rsidR="00ED33E7" w:rsidRDefault="00ED33E7" w:rsidP="003A48BB">
      <w:pPr>
        <w:pStyle w:val="CommentText"/>
      </w:pPr>
      <w:r>
        <w:rPr>
          <w:rStyle w:val="CommentReference"/>
        </w:rPr>
        <w:annotationRef/>
      </w:r>
      <w:r>
        <w:t xml:space="preserve">After consulting with Kirsten and Underwriting further, it has been determined that the wording should not be changed </w:t>
      </w:r>
    </w:p>
  </w:comment>
  <w:comment w:id="5595" w:author="Amanda Yates" w:date="2024-06-17T15:21:00Z" w:initials="AY">
    <w:p w14:paraId="2F35D28A" w14:textId="065F0639" w:rsidR="00ED33E7" w:rsidRDefault="00ED33E7">
      <w:pPr>
        <w:pStyle w:val="CommentText"/>
      </w:pPr>
      <w:r>
        <w:rPr>
          <w:rStyle w:val="CommentReference"/>
        </w:rPr>
        <w:annotationRef/>
      </w:r>
      <w:r w:rsidRPr="70D8E19E">
        <w:t>Please change all double quotation marks to single ' this is for consistency between the other documents and the PDS</w:t>
      </w:r>
    </w:p>
  </w:comment>
  <w:comment w:id="5596" w:author="William Turner" w:date="2024-06-19T11:27:00Z" w:initials="WT">
    <w:p w14:paraId="1458FC87" w14:textId="77777777" w:rsidR="00ED33E7" w:rsidRDefault="00ED33E7" w:rsidP="00E002BC">
      <w:pPr>
        <w:pStyle w:val="CommentText"/>
      </w:pPr>
      <w:r>
        <w:rPr>
          <w:rStyle w:val="CommentReference"/>
        </w:rPr>
        <w:annotationRef/>
      </w:r>
      <w:r>
        <w:t>accepted</w:t>
      </w:r>
    </w:p>
  </w:comment>
  <w:comment w:id="5597" w:author="Kirsten Linnert" w:date="2024-06-27T11:06:00Z" w:initials="KL">
    <w:p w14:paraId="6714F2DF" w14:textId="372D5CBF" w:rsidR="00ED33E7" w:rsidRDefault="00ED33E7">
      <w:pPr>
        <w:pStyle w:val="CommentText"/>
      </w:pPr>
      <w:r>
        <w:t>typo- the closing was still a double, have amended to single</w:t>
      </w:r>
      <w:r>
        <w:rPr>
          <w:rStyle w:val="CommentReference"/>
        </w:rPr>
        <w:annotationRef/>
      </w:r>
    </w:p>
  </w:comment>
  <w:comment w:id="5598" w:author="William Turner [2]" w:date="2024-07-04T11:52:00Z" w:initials="WT">
    <w:p w14:paraId="4F42C1C1" w14:textId="77777777" w:rsidR="00ED33E7" w:rsidRDefault="00ED33E7" w:rsidP="00E94E8E">
      <w:pPr>
        <w:pStyle w:val="CommentText"/>
      </w:pPr>
      <w:r>
        <w:rPr>
          <w:rStyle w:val="CommentReference"/>
        </w:rPr>
        <w:annotationRef/>
      </w:r>
      <w:r>
        <w:t>accepted</w:t>
      </w:r>
    </w:p>
  </w:comment>
  <w:comment w:id="5618" w:author="Kirsten Linnert" w:date="2024-06-27T11:08:00Z" w:initials="KL">
    <w:p w14:paraId="67D99A84" w14:textId="77777777" w:rsidR="00ED33E7" w:rsidRDefault="00ED33E7">
      <w:pPr>
        <w:pStyle w:val="CommentText"/>
      </w:pPr>
      <w:r>
        <w:t>For renewals only please amend to: 'We understand from your previous policy terms that:'</w:t>
      </w:r>
      <w:r>
        <w:rPr>
          <w:rStyle w:val="CommentReference"/>
        </w:rPr>
        <w:annotationRef/>
      </w:r>
    </w:p>
  </w:comment>
  <w:comment w:id="5619" w:author="William Turner [2]" w:date="2024-07-08T10:31:00Z" w:initials="WT">
    <w:p w14:paraId="22099538" w14:textId="77777777" w:rsidR="00ED33E7" w:rsidRDefault="00ED33E7" w:rsidP="003A48BB">
      <w:pPr>
        <w:pStyle w:val="CommentText"/>
      </w:pPr>
      <w:r>
        <w:rPr>
          <w:rStyle w:val="CommentReference"/>
        </w:rPr>
        <w:annotationRef/>
      </w:r>
      <w:r>
        <w:t xml:space="preserve">After consulting with Kirsten and Underwriting further, it has been determined that the wording should not be changed </w:t>
      </w:r>
    </w:p>
  </w:comment>
  <w:comment w:id="5655" w:author="Nicki Crake" w:date="2024-06-07T12:07:00Z" w:initials="NC">
    <w:p w14:paraId="5DCCBFBB" w14:textId="5B0063F3" w:rsidR="007A2E74" w:rsidRDefault="007A2E74">
      <w:pPr>
        <w:pStyle w:val="CommentText"/>
      </w:pPr>
      <w:r>
        <w:rPr>
          <w:rStyle w:val="CommentReference"/>
        </w:rPr>
        <w:annotationRef/>
      </w:r>
      <w:r w:rsidRPr="5E97D77A">
        <w:t>Check Section 4 for Excesses is correct location in the PDS. </w:t>
      </w:r>
    </w:p>
  </w:comment>
  <w:comment w:id="5656" w:author="William Turner" w:date="2024-06-19T11:33:00Z" w:initials="WT">
    <w:p w14:paraId="2B101C76" w14:textId="77777777" w:rsidR="007A3EA6" w:rsidRDefault="007A3EA6" w:rsidP="007A3EA6">
      <w:pPr>
        <w:pStyle w:val="CommentText"/>
      </w:pPr>
      <w:r>
        <w:rPr>
          <w:rStyle w:val="CommentReference"/>
        </w:rPr>
        <w:annotationRef/>
      </w:r>
      <w:r>
        <w:t>See comment in table below - have removed numbering to be consistent with other references  of this type.</w:t>
      </w:r>
    </w:p>
  </w:comment>
  <w:comment w:id="5657" w:author="Kate McLennan" w:date="2024-07-01T10:51:00Z" w:initials="KM">
    <w:p w14:paraId="21FD7F4D" w14:textId="4E99CE8A" w:rsidR="0472516C" w:rsidRDefault="0472516C">
      <w:pPr>
        <w:pStyle w:val="CommentText"/>
      </w:pPr>
      <w:r>
        <w:t>Agreed</w:t>
      </w:r>
      <w:r>
        <w:rPr>
          <w:rStyle w:val="CommentReference"/>
        </w:rPr>
        <w:annotationRef/>
      </w:r>
    </w:p>
  </w:comment>
  <w:comment w:id="5658" w:author="Rebel Bailey" w:date="2023-07-10T13:17:00Z" w:initials="RB">
    <w:p w14:paraId="66F616BB" w14:textId="53EDEB72" w:rsidR="7805CAAA" w:rsidRDefault="7805CAAA">
      <w:pPr>
        <w:pStyle w:val="CommentText"/>
      </w:pPr>
      <w:r>
        <w:t xml:space="preserve">New legislation which came into effect this June requires renewals of car policies to include details of whether there is a choice of repairer at claim time.  </w:t>
      </w:r>
      <w:r>
        <w:rPr>
          <w:rStyle w:val="CommentReference"/>
        </w:rPr>
        <w:annotationRef/>
      </w:r>
    </w:p>
    <w:p w14:paraId="09A7F190" w14:textId="2E5EEF62" w:rsidR="7805CAAA" w:rsidRDefault="7805CAAA">
      <w:pPr>
        <w:pStyle w:val="CommentText"/>
      </w:pPr>
    </w:p>
    <w:p w14:paraId="124600FB" w14:textId="60032B01" w:rsidR="7805CAAA" w:rsidRDefault="7805CAAA">
      <w:pPr>
        <w:pStyle w:val="CommentText"/>
      </w:pPr>
      <w:r>
        <w:t>As below:</w:t>
      </w:r>
    </w:p>
    <w:p w14:paraId="575E3199" w14:textId="07B01C8F" w:rsidR="7805CAAA" w:rsidRDefault="7805CAAA">
      <w:pPr>
        <w:pStyle w:val="CommentText"/>
      </w:pPr>
      <w:r>
        <w:t>At new business (on entering into a contract), at renewal and when a claim is being made against the contract, the insurer must disclose to the policyholder whether or not the policy allows for a choice of repairer.</w:t>
      </w:r>
    </w:p>
    <w:p w14:paraId="4E4B3617" w14:textId="35CF24FB" w:rsidR="7805CAAA" w:rsidRDefault="7805CAAA">
      <w:pPr>
        <w:pStyle w:val="CommentText"/>
      </w:pPr>
      <w:r w:rsidRPr="7805CAAA">
        <w:rPr>
          <w:i/>
          <w:iCs/>
        </w:rPr>
        <w:t>(Regulations s4B)</w:t>
      </w:r>
    </w:p>
    <w:p w14:paraId="50A10093" w14:textId="30309F05" w:rsidR="7805CAAA" w:rsidRDefault="7805CAAA">
      <w:pPr>
        <w:pStyle w:val="CommentText"/>
      </w:pPr>
      <w:r>
        <w:t>Note: SASBC guidance indicates that disclosure should be clear and in front of a customer. PDS disclosure is inadequate; it should be in the cover letter or front and centre through the online sales funnels.</w:t>
      </w:r>
    </w:p>
  </w:comment>
  <w:comment w:id="5659" w:author="Kester Rozario" w:date="2023-07-10T14:04:00Z" w:initials="KR">
    <w:p w14:paraId="00B0C630" w14:textId="0DB38EB1" w:rsidR="00914EBF" w:rsidRDefault="00914EBF">
      <w:pPr>
        <w:pStyle w:val="CommentText"/>
      </w:pPr>
      <w:r>
        <w:rPr>
          <w:rStyle w:val="CommentReference"/>
        </w:rPr>
        <w:annotationRef/>
      </w:r>
      <w:r>
        <w:fldChar w:fldCharType="begin"/>
      </w:r>
      <w:r>
        <w:instrText xml:space="preserve"> HYPERLINK "mailto:William.Turner@hollard.com.au" </w:instrText>
      </w:r>
      <w:bookmarkStart w:id="5662" w:name="_@_70879822B89F461C823DE00BE4DB270EZ"/>
      <w:r>
        <w:fldChar w:fldCharType="separate"/>
      </w:r>
      <w:bookmarkEnd w:id="5662"/>
      <w:r w:rsidRPr="00914EBF">
        <w:rPr>
          <w:rStyle w:val="Mention"/>
          <w:noProof/>
        </w:rPr>
        <w:t>@William Turner</w:t>
      </w:r>
      <w:r>
        <w:fldChar w:fldCharType="end"/>
      </w:r>
      <w:r>
        <w:t xml:space="preserve">  choice of repairer wording to be added to the COI if needed</w:t>
      </w:r>
    </w:p>
  </w:comment>
  <w:comment w:id="5660" w:author="Kester Rozario" w:date="2023-07-10T14:07:00Z" w:initials="KR">
    <w:p w14:paraId="293FC25B" w14:textId="20446CF2" w:rsidR="003C5E9E" w:rsidRDefault="003C5E9E">
      <w:pPr>
        <w:pStyle w:val="CommentText"/>
      </w:pPr>
      <w:r>
        <w:rPr>
          <w:rStyle w:val="CommentReference"/>
        </w:rPr>
        <w:annotationRef/>
      </w:r>
      <w:r>
        <w:fldChar w:fldCharType="begin"/>
      </w:r>
      <w:r>
        <w:instrText xml:space="preserve"> HYPERLINK "mailto:Lauren.Hertel@hollard.com.au" </w:instrText>
      </w:r>
      <w:bookmarkStart w:id="5663" w:name="_@_59AC51D941154AC58ED10095B050AB95Z"/>
      <w:r>
        <w:fldChar w:fldCharType="separate"/>
      </w:r>
      <w:bookmarkEnd w:id="5663"/>
      <w:r w:rsidRPr="003C5E9E">
        <w:rPr>
          <w:rStyle w:val="Mention"/>
          <w:noProof/>
        </w:rPr>
        <w:t>@Lauren Hertel</w:t>
      </w:r>
      <w:r>
        <w:fldChar w:fldCharType="end"/>
      </w:r>
      <w:r>
        <w:t xml:space="preserve">  to confirm if this is needed and what ammendments need to be made </w:t>
      </w:r>
    </w:p>
  </w:comment>
  <w:comment w:id="5661" w:author="William Turner" w:date="2024-05-20T12:33:00Z" w:initials="WT">
    <w:p w14:paraId="77333534" w14:textId="70A942CD" w:rsidR="414F30D5" w:rsidRDefault="414F30D5">
      <w:pPr>
        <w:pStyle w:val="CommentText"/>
      </w:pPr>
      <w:r>
        <w:t>choice of repairer wording has been added in special conditions and important notices section</w:t>
      </w:r>
      <w:r>
        <w:rPr>
          <w:rStyle w:val="CommentReference"/>
        </w:rPr>
        <w:annotationRef/>
      </w:r>
    </w:p>
  </w:comment>
  <w:comment w:id="5682" w:author="Amanda Yates" w:date="2024-06-17T15:24:00Z" w:initials="AY">
    <w:p w14:paraId="13E614B8" w14:textId="123E6499" w:rsidR="000137C1" w:rsidRDefault="000137C1">
      <w:pPr>
        <w:pStyle w:val="CommentText"/>
      </w:pPr>
      <w:r>
        <w:rPr>
          <w:rStyle w:val="CommentReference"/>
        </w:rPr>
        <w:annotationRef/>
      </w:r>
      <w:r w:rsidRPr="3507F377">
        <w:t>Please check numbering of all sections to ensure they flow correctly, I don't think we have had a number 1 car section yet?</w:t>
      </w:r>
    </w:p>
  </w:comment>
  <w:comment w:id="5683" w:author="William Turner" w:date="2024-06-19T11:34:00Z" w:initials="WT">
    <w:p w14:paraId="587DC98C" w14:textId="77777777" w:rsidR="000137C1" w:rsidRDefault="000137C1" w:rsidP="00622F7B">
      <w:pPr>
        <w:pStyle w:val="CommentText"/>
      </w:pPr>
      <w:r>
        <w:rPr>
          <w:rStyle w:val="CommentReference"/>
        </w:rPr>
        <w:annotationRef/>
      </w:r>
      <w:r>
        <w:t>Accepted</w:t>
      </w:r>
    </w:p>
  </w:comment>
  <w:comment w:id="5686" w:author="Kester Rozario [2]" w:date="2024-05-09T13:53:00Z" w:initials="KR">
    <w:p w14:paraId="26C7F686" w14:textId="021A5254" w:rsidR="000137C1" w:rsidRDefault="000137C1" w:rsidP="005447DE">
      <w:r>
        <w:rPr>
          <w:rStyle w:val="CommentReference"/>
        </w:rPr>
        <w:annotationRef/>
      </w:r>
      <w:r>
        <w:rPr>
          <w:rFonts w:ascii="Arial" w:eastAsia="Times New Roman" w:hAnsi="Arial" w:cs="Arial"/>
          <w:color w:val="000000"/>
          <w:kern w:val="0"/>
          <w:sz w:val="22"/>
          <w:szCs w:val="22"/>
          <w:lang w:val="en-AU" w:eastAsia="en-AU"/>
          <w14:ligatures w14:val="none"/>
        </w:rPr>
        <w:t>Legal to provide an opinion on whether we need to provide a PDS for renewals when there is no changes for renewals.</w:t>
      </w:r>
    </w:p>
  </w:comment>
  <w:comment w:id="5687" w:author="William Turner" w:date="2024-06-24T13:09:00Z" w:initials="WT">
    <w:p w14:paraId="449EE938" w14:textId="77777777" w:rsidR="000137C1" w:rsidRDefault="000137C1" w:rsidP="00EE0362">
      <w:pPr>
        <w:pStyle w:val="CommentText"/>
      </w:pPr>
      <w:r>
        <w:rPr>
          <w:rStyle w:val="CommentReference"/>
        </w:rPr>
        <w:annotationRef/>
      </w:r>
      <w:r>
        <w:t xml:space="preserve">Legal noted that “On the question about whether it is necessary to enclose a copy of the PDS for the renewing customer, legally, you don’t have to give a customer a PDS if you know they have already received a copy of that very same version of the PDS. However, the problem with this is the evidentiary piece. Would Hollard be able to prove with certainty that it has or has not already provided any particular customer with that version of the PDS in all cases? For this reason, and to future-proof the process, insurers generally just send out the latest version of the PDS with every renewal offer to ensure coverage in every instance.” </w:t>
      </w:r>
      <w:r>
        <w:br/>
        <w:t>Further to this, I consulted the Head of Product &amp; Underwriting and the Head of Customer Operations who said that we don’t need to keep sending the same PDS every renewal because we can show evidence of when a PDS was sent to a customer and by which method, and besides it is very costly from a print and post perspective.</w:t>
      </w:r>
    </w:p>
  </w:comment>
  <w:comment w:id="5688" w:author="Kirsten Linnert" w:date="2024-06-28T11:48:00Z" w:initials="KL">
    <w:p w14:paraId="1B81DC1B" w14:textId="563F4B4A" w:rsidR="000137C1" w:rsidRDefault="000137C1">
      <w:pPr>
        <w:pStyle w:val="CommentText"/>
      </w:pPr>
      <w:r>
        <w:t>Can we refer to the webpages where the PDS can be located?</w:t>
      </w:r>
      <w:r>
        <w:rPr>
          <w:rStyle w:val="CommentReference"/>
        </w:rPr>
        <w:annotationRef/>
      </w:r>
    </w:p>
  </w:comment>
  <w:comment w:id="5689" w:author="William Turner [2]" w:date="2024-07-04T11:55:00Z" w:initials="WT">
    <w:p w14:paraId="4CD4DE58" w14:textId="77777777" w:rsidR="000137C1" w:rsidRDefault="000137C1" w:rsidP="005D0669">
      <w:pPr>
        <w:pStyle w:val="CommentText"/>
      </w:pPr>
      <w:r>
        <w:rPr>
          <w:rStyle w:val="CommentReference"/>
        </w:rPr>
        <w:annotationRef/>
      </w:r>
      <w:r>
        <w:t>There are several places in the COI where we direct the customer to read the PDS and we would need to add the URL in every instance which would add too much noise to the document.</w:t>
      </w:r>
    </w:p>
  </w:comment>
  <w:comment w:id="5702" w:author="Kester Rozario [2]" w:date="2024-05-09T13:58:00Z" w:initials="KR">
    <w:p w14:paraId="0A09B201" w14:textId="1576745A" w:rsidR="00C70CDF" w:rsidRDefault="00C70CDF" w:rsidP="00C70CDF">
      <w:r>
        <w:rPr>
          <w:rStyle w:val="CommentReference"/>
        </w:rPr>
        <w:annotationRef/>
      </w:r>
      <w:r>
        <w:rPr>
          <w:rFonts w:ascii="Arial" w:eastAsia="Times New Roman" w:hAnsi="Arial" w:cs="Arial"/>
          <w:color w:val="000000"/>
          <w:kern w:val="0"/>
          <w:sz w:val="22"/>
          <w:szCs w:val="22"/>
          <w:lang w:val="en-AU" w:eastAsia="en-AU"/>
          <w14:ligatures w14:val="none"/>
        </w:rPr>
        <w:t>Note from Chris - Comprehensive testing required on this section</w:t>
      </w:r>
    </w:p>
  </w:comment>
  <w:comment w:id="5720" w:author="Amanda Yates" w:date="2024-06-17T15:25:00Z" w:initials="AY">
    <w:p w14:paraId="0F91EA86" w14:textId="77777777" w:rsidR="0082780D" w:rsidRDefault="0082780D">
      <w:pPr>
        <w:pStyle w:val="CommentText"/>
      </w:pPr>
      <w:r>
        <w:rPr>
          <w:rStyle w:val="CommentReference"/>
        </w:rPr>
        <w:annotationRef/>
      </w:r>
      <w:r w:rsidRPr="09CB18E3">
        <w:t>Is this meant to be displayed like this? Also, I do not think it should have “ quotation marks and it should have a full stop at the end</w:t>
      </w:r>
    </w:p>
  </w:comment>
  <w:comment w:id="5721" w:author="William Turner [2]" w:date="2024-06-19T11:36:00Z" w:initials="WT">
    <w:p w14:paraId="6BDED88A" w14:textId="77777777" w:rsidR="0082780D" w:rsidRDefault="0082780D">
      <w:pPr>
        <w:pStyle w:val="CommentText"/>
      </w:pPr>
      <w:r>
        <w:rPr>
          <w:rStyle w:val="CommentReference"/>
        </w:rPr>
        <w:annotationRef/>
      </w:r>
      <w:r>
        <w:t>It is intended to display here. Quotation marks not intended to display so have removed them. Have added full stop.</w:t>
      </w:r>
    </w:p>
  </w:comment>
  <w:comment w:id="5779" w:author="Amanda Yates" w:date="2024-06-17T15:26:00Z" w:initials="AY">
    <w:p w14:paraId="7548039B" w14:textId="5C0319CC" w:rsidR="00681336" w:rsidRDefault="00BC1C47">
      <w:pPr>
        <w:pStyle w:val="CommentText"/>
      </w:pPr>
      <w:r>
        <w:rPr>
          <w:rStyle w:val="CommentReference"/>
        </w:rPr>
        <w:annotationRef/>
      </w:r>
      <w:r w:rsidR="4FFC028B" w:rsidRPr="7F3C6849">
        <w:t>for</w:t>
      </w:r>
    </w:p>
  </w:comment>
  <w:comment w:id="5780" w:author="William Turner" w:date="2024-06-19T11:37:00Z" w:initials="WT">
    <w:p w14:paraId="6A77AA8B" w14:textId="77777777" w:rsidR="00BD7333" w:rsidRDefault="00BD7333" w:rsidP="00BD7333">
      <w:pPr>
        <w:pStyle w:val="CommentText"/>
      </w:pPr>
      <w:r>
        <w:rPr>
          <w:rStyle w:val="CommentReference"/>
        </w:rPr>
        <w:annotationRef/>
      </w:r>
      <w:r>
        <w:t>accepted</w:t>
      </w:r>
    </w:p>
  </w:comment>
  <w:comment w:id="5786" w:author="Amanda Yates" w:date="2024-06-17T15:27:00Z" w:initials="AY">
    <w:p w14:paraId="0A5C8A6D" w14:textId="7A994CDD" w:rsidR="00681336" w:rsidRDefault="00BC1C47">
      <w:pPr>
        <w:pStyle w:val="CommentText"/>
      </w:pPr>
      <w:r>
        <w:rPr>
          <w:rStyle w:val="CommentReference"/>
        </w:rPr>
        <w:annotationRef/>
      </w:r>
      <w:r w:rsidR="4E47B8F1" w:rsidRPr="3CBF8F8A">
        <w:t>for</w:t>
      </w:r>
    </w:p>
  </w:comment>
  <w:comment w:id="5787" w:author="William Turner" w:date="2024-06-19T11:37:00Z" w:initials="WT">
    <w:p w14:paraId="6DD92812" w14:textId="77777777" w:rsidR="00BD7333" w:rsidRDefault="00BD7333" w:rsidP="00BD7333">
      <w:pPr>
        <w:pStyle w:val="CommentText"/>
      </w:pPr>
      <w:r>
        <w:rPr>
          <w:rStyle w:val="CommentReference"/>
        </w:rPr>
        <w:annotationRef/>
      </w:r>
      <w:r>
        <w:t>accepted</w:t>
      </w:r>
    </w:p>
  </w:comment>
  <w:comment w:id="5810" w:author="Amanda Yates" w:date="2024-06-17T15:29:00Z" w:initials="AY">
    <w:p w14:paraId="46D757A5" w14:textId="623EFD7D" w:rsidR="00681336" w:rsidRDefault="00BC1C47">
      <w:pPr>
        <w:pStyle w:val="CommentText"/>
      </w:pPr>
      <w:r>
        <w:rPr>
          <w:rStyle w:val="CommentReference"/>
        </w:rPr>
        <w:annotationRef/>
      </w:r>
      <w:r w:rsidR="3CD7BE68" w:rsidRPr="49E306F3">
        <w:t>Please change all instances of kms to km, as units of measurement do not have plurals when contracted</w:t>
      </w:r>
    </w:p>
  </w:comment>
  <w:comment w:id="5811" w:author="William Turner" w:date="2024-06-19T11:43:00Z" w:initials="WT">
    <w:p w14:paraId="77BA6E7F" w14:textId="77777777" w:rsidR="009F3AD8" w:rsidRDefault="009F3AD8" w:rsidP="009F3AD8">
      <w:pPr>
        <w:pStyle w:val="CommentText"/>
      </w:pPr>
      <w:r>
        <w:rPr>
          <w:rStyle w:val="CommentReference"/>
        </w:rPr>
        <w:annotationRef/>
      </w:r>
      <w:r>
        <w:t>accepted</w:t>
      </w:r>
    </w:p>
  </w:comment>
  <w:comment w:id="5815" w:author="Kirsten Linnert" w:date="1900-01-01T00:00:00Z" w:initials="KL">
    <w:p w14:paraId="7FCA6E3A" w14:textId="3AAF0513" w:rsidR="00AD2136" w:rsidRDefault="00AD2136">
      <w:pPr>
        <w:pStyle w:val="CommentText"/>
      </w:pPr>
      <w:r>
        <w:rPr>
          <w:rStyle w:val="CommentReference"/>
        </w:rPr>
        <w:annotationRef/>
      </w:r>
      <w:r w:rsidRPr="3B6029E9">
        <w:t>No of kilometres is a rating factor for all car products - Comp, Comp saver, TPFT and TP. Therefore this needs to apply for all new policies and the respective renewals.  Migrating policies pending.  In addition, all car products will need to relay "The number of kilometres selected is your estimate of how far you normally drive each year."</w:t>
      </w:r>
    </w:p>
  </w:comment>
  <w:comment w:id="5816" w:author="William Turner" w:date="2024-06-19T11:45:00Z" w:initials="WT">
    <w:p w14:paraId="2C070909" w14:textId="77777777" w:rsidR="00A75EBC" w:rsidRDefault="00A75EBC" w:rsidP="00A75EBC">
      <w:pPr>
        <w:pStyle w:val="CommentText"/>
      </w:pPr>
      <w:r>
        <w:rPr>
          <w:rStyle w:val="CommentReference"/>
        </w:rPr>
        <w:annotationRef/>
      </w:r>
      <w:r>
        <w:t>The number of km driven for the non-Comp Saver policies appears in a different part of the COI since this entire section is particular to Comp Saver</w:t>
      </w:r>
    </w:p>
  </w:comment>
  <w:comment w:id="5822" w:author="Amanda Yates" w:date="2024-06-17T15:29:00Z" w:initials="AY">
    <w:p w14:paraId="521C10EC" w14:textId="77777777" w:rsidR="0078118E" w:rsidRDefault="0078118E" w:rsidP="0078118E">
      <w:pPr>
        <w:pStyle w:val="CommentText"/>
      </w:pPr>
      <w:r>
        <w:rPr>
          <w:rStyle w:val="CommentReference"/>
        </w:rPr>
        <w:annotationRef/>
      </w:r>
      <w:r w:rsidRPr="49E306F3">
        <w:t>Please change all instances of kms to km, as units of measurement do not have plurals when contracted</w:t>
      </w:r>
    </w:p>
  </w:comment>
  <w:comment w:id="5823" w:author="William Turner" w:date="2024-06-19T11:43:00Z" w:initials="WT">
    <w:p w14:paraId="19C20CE5" w14:textId="77777777" w:rsidR="0078118E" w:rsidRDefault="0078118E" w:rsidP="0078118E">
      <w:pPr>
        <w:pStyle w:val="CommentText"/>
      </w:pPr>
      <w:r>
        <w:rPr>
          <w:rStyle w:val="CommentReference"/>
        </w:rPr>
        <w:annotationRef/>
      </w:r>
      <w:r>
        <w:t>accepted</w:t>
      </w:r>
    </w:p>
  </w:comment>
  <w:comment w:id="5828" w:author="Kirsten Linnert" w:date="1900-01-01T00:00:00Z" w:initials="KL">
    <w:p w14:paraId="44757AE4" w14:textId="77777777" w:rsidR="0078118E" w:rsidRDefault="0078118E" w:rsidP="0078118E">
      <w:pPr>
        <w:pStyle w:val="CommentText"/>
      </w:pPr>
      <w:r>
        <w:rPr>
          <w:rStyle w:val="CommentReference"/>
        </w:rPr>
        <w:annotationRef/>
      </w:r>
      <w:r w:rsidRPr="3B6029E9">
        <w:t>No of kilometres is a rating factor for all car products - Comp, Comp saver, TPFT and TP. Therefore this needs to apply for all new policies and the respective renewals.  Migrating policies pending.  In addition, all car products will need to relay "The number of kilometres selected is your estimate of how far you normally drive each year."</w:t>
      </w:r>
    </w:p>
  </w:comment>
  <w:comment w:id="5829" w:author="William Turner" w:date="2024-06-19T11:45:00Z" w:initials="WT">
    <w:p w14:paraId="69F86487" w14:textId="77777777" w:rsidR="0078118E" w:rsidRDefault="0078118E" w:rsidP="0078118E">
      <w:pPr>
        <w:pStyle w:val="CommentText"/>
      </w:pPr>
      <w:r>
        <w:rPr>
          <w:rStyle w:val="CommentReference"/>
        </w:rPr>
        <w:annotationRef/>
      </w:r>
      <w:r>
        <w:t>The number of km driven for the non-Comp Saver policies appears in a different part of the COI since this entire section is particular to Comp Saver</w:t>
      </w:r>
    </w:p>
  </w:comment>
  <w:comment w:id="5836" w:author="Amanda Yates" w:date="2024-06-17T15:31:00Z" w:initials="AY">
    <w:p w14:paraId="53338FDE" w14:textId="5DBB4786" w:rsidR="00681336" w:rsidRDefault="00BC1C47">
      <w:pPr>
        <w:pStyle w:val="CommentText"/>
      </w:pPr>
      <w:r>
        <w:rPr>
          <w:rStyle w:val="CommentReference"/>
        </w:rPr>
        <w:annotationRef/>
      </w:r>
      <w:r w:rsidR="47CCAF4D" w:rsidRPr="325456A4">
        <w:t>Should the start ODO be showing for renewals?</w:t>
      </w:r>
    </w:p>
  </w:comment>
  <w:comment w:id="5837" w:author="William Turner" w:date="2024-06-19T11:47:00Z" w:initials="WT">
    <w:p w14:paraId="63CC7242" w14:textId="77777777" w:rsidR="004218C1" w:rsidRDefault="004218C1" w:rsidP="004218C1">
      <w:pPr>
        <w:pStyle w:val="CommentText"/>
      </w:pPr>
      <w:r>
        <w:rPr>
          <w:rStyle w:val="CommentReference"/>
        </w:rPr>
        <w:annotationRef/>
      </w:r>
      <w:r>
        <w:t>No, because after new business we don’t know what the customer’s ODO is up to, only what the end ODO is for the renewal period.</w:t>
      </w:r>
    </w:p>
  </w:comment>
  <w:comment w:id="5838" w:author="Amanda Yates" w:date="2024-06-27T12:38:00Z" w:initials="AY">
    <w:p w14:paraId="77F6B8A0" w14:textId="70DD7557" w:rsidR="0472516C" w:rsidRDefault="0472516C">
      <w:pPr>
        <w:pStyle w:val="CommentText"/>
      </w:pPr>
      <w:r>
        <w:t>Is this instance of renewal where this is the customers first year as PAYD? I was confused as to why this showed renewal since normally we would not show start ODO for renewals as you said.</w:t>
      </w:r>
      <w:r>
        <w:rPr>
          <w:rStyle w:val="CommentReference"/>
        </w:rPr>
        <w:annotationRef/>
      </w:r>
    </w:p>
  </w:comment>
  <w:comment w:id="5839" w:author="William Turner" w:date="2024-06-27T13:42:00Z" w:initials="WT">
    <w:p w14:paraId="6F65DAE8" w14:textId="1B4FE886" w:rsidR="0472516C" w:rsidRDefault="0472516C">
      <w:pPr>
        <w:pStyle w:val="CommentText"/>
      </w:pPr>
      <w:r>
        <w:t>Yes that's correct, it's the customers first year as PAYD and so we need to show the start odometer</w:t>
      </w:r>
      <w:r>
        <w:rPr>
          <w:rStyle w:val="CommentReference"/>
        </w:rPr>
        <w:annotationRef/>
      </w:r>
    </w:p>
  </w:comment>
  <w:comment w:id="5840" w:author="Amanda Yates" w:date="2024-06-27T15:16:00Z" w:initials="AY">
    <w:p w14:paraId="27C37747" w14:textId="0B6879B9" w:rsidR="0472516C" w:rsidRDefault="0472516C">
      <w:pPr>
        <w:pStyle w:val="CommentText"/>
      </w:pPr>
      <w:r>
        <w:t>Perfect, thanks Will</w:t>
      </w:r>
      <w:r>
        <w:rPr>
          <w:rStyle w:val="CommentReference"/>
        </w:rPr>
        <w:annotationRef/>
      </w:r>
    </w:p>
  </w:comment>
  <w:comment w:id="5854" w:author="William Turner" w:date="2024-06-13T15:31:00Z" w:initials="WT">
    <w:p w14:paraId="52C613B0" w14:textId="77777777" w:rsidR="004607BB" w:rsidRDefault="004607BB" w:rsidP="004607BB">
      <w:pPr>
        <w:pStyle w:val="CommentText"/>
      </w:pPr>
      <w:r>
        <w:rPr>
          <w:rStyle w:val="CommentReference"/>
        </w:rPr>
        <w:annotationRef/>
      </w:r>
      <w:r w:rsidRPr="590D337A">
        <w:t>Tien Tifa: add the following as first paragraph to be consistent with PDS: The start odometer reading will only be shown for your first period of insurance with us (it is not applicable to renewal periods of insurance). You have an obligation to ensure that the start odometer reading you have disclosed immediately before entry into the first period of your insurance policy was/is accurate. </w:t>
      </w:r>
    </w:p>
  </w:comment>
  <w:comment w:id="5855" w:author="William Turner" w:date="2024-06-19T11:48:00Z" w:initials="WT">
    <w:p w14:paraId="13EE2BDE" w14:textId="77777777" w:rsidR="004607BB" w:rsidRDefault="004607BB" w:rsidP="004607BB">
      <w:pPr>
        <w:pStyle w:val="CommentText"/>
      </w:pPr>
      <w:r>
        <w:rPr>
          <w:rStyle w:val="CommentReference"/>
        </w:rPr>
        <w:annotationRef/>
      </w:r>
      <w:r>
        <w:t>accepted</w:t>
      </w:r>
    </w:p>
  </w:comment>
  <w:comment w:id="5858" w:author="William Turner" w:date="2024-06-13T15:34:00Z" w:initials="WT">
    <w:p w14:paraId="3315B0D3" w14:textId="77777777" w:rsidR="004607BB" w:rsidRDefault="004607BB" w:rsidP="004607BB">
      <w:pPr>
        <w:pStyle w:val="CommentText"/>
      </w:pPr>
      <w:r>
        <w:rPr>
          <w:rStyle w:val="CommentReference"/>
        </w:rPr>
        <w:annotationRef/>
      </w:r>
      <w:r w:rsidRPr="75AEEFD4">
        <w:t>Tien Tifa: to ensure consistency with the terminology used, update this sentence as follows: If you wish to apply for a decrease to your number of kilometres selected, you can do this at renewal for the next period of insurance.</w:t>
      </w:r>
    </w:p>
  </w:comment>
  <w:comment w:id="5859" w:author="William Turner" w:date="2024-06-19T11:50:00Z" w:initials="WT">
    <w:p w14:paraId="622D6BF0" w14:textId="77777777" w:rsidR="004607BB" w:rsidRDefault="004607BB" w:rsidP="004607BB">
      <w:pPr>
        <w:pStyle w:val="CommentText"/>
      </w:pPr>
      <w:r>
        <w:rPr>
          <w:rStyle w:val="CommentReference"/>
        </w:rPr>
        <w:annotationRef/>
      </w:r>
      <w:r>
        <w:t>accepted</w:t>
      </w:r>
    </w:p>
  </w:comment>
  <w:comment w:id="5860" w:author="Kester Rozario [2]" w:date="2024-05-09T14:21:00Z" w:initials="KR">
    <w:p w14:paraId="0392B580" w14:textId="77777777" w:rsidR="004607BB" w:rsidRDefault="004607BB" w:rsidP="004607BB">
      <w:r>
        <w:rPr>
          <w:rStyle w:val="CommentReference"/>
        </w:rPr>
        <w:annotationRef/>
      </w:r>
      <w:r>
        <w:rPr>
          <w:rFonts w:ascii="Arial" w:eastAsia="Times New Roman" w:hAnsi="Arial" w:cs="Arial"/>
          <w:color w:val="000000"/>
          <w:kern w:val="0"/>
          <w:sz w:val="22"/>
          <w:szCs w:val="22"/>
          <w:lang w:val="en-AU" w:eastAsia="en-AU"/>
          <w14:ligatures w14:val="none"/>
        </w:rPr>
        <w:t>[2:18 PM] Rebel Bailey</w:t>
      </w:r>
    </w:p>
    <w:p w14:paraId="2E49A4C7" w14:textId="77777777" w:rsidR="004607BB" w:rsidRDefault="004607BB" w:rsidP="004607BB">
      <w:r>
        <w:rPr>
          <w:rFonts w:ascii="Arial" w:eastAsia="Times New Roman" w:hAnsi="Arial" w:cs="Arial"/>
          <w:color w:val="000000"/>
          <w:kern w:val="0"/>
          <w:sz w:val="22"/>
          <w:szCs w:val="22"/>
          <w:lang w:val="en-AU" w:eastAsia="en-AU"/>
          <w14:ligatures w14:val="none"/>
        </w:rPr>
        <w:t>Recommended:  "If you wish to decrease your selected annual kilometres you can do so before your policy renews and at each future renewal.  The minimum number of kilometres is 1,000.  Please call us to discuss."</w:t>
      </w:r>
    </w:p>
  </w:comment>
  <w:comment w:id="5861" w:author="William Turner" w:date="2024-05-23T12:23:00Z" w:initials="WT">
    <w:p w14:paraId="5A431F63" w14:textId="77777777" w:rsidR="004607BB" w:rsidRDefault="004607BB" w:rsidP="004607BB">
      <w:pPr>
        <w:pStyle w:val="CommentText"/>
      </w:pPr>
      <w:r>
        <w:rPr>
          <w:rStyle w:val="CommentReference"/>
        </w:rPr>
        <w:annotationRef/>
      </w:r>
      <w:r w:rsidRPr="221CA9B2">
        <w:t>no change following consultation</w:t>
      </w:r>
    </w:p>
  </w:comment>
  <w:comment w:id="5867" w:author="Amanda Yates" w:date="2024-06-17T15:32:00Z" w:initials="AY">
    <w:p w14:paraId="5C18028A" w14:textId="77777777" w:rsidR="004607BB" w:rsidRDefault="004607BB" w:rsidP="004607BB">
      <w:pPr>
        <w:pStyle w:val="CommentText"/>
      </w:pPr>
      <w:r>
        <w:rPr>
          <w:rStyle w:val="CommentReference"/>
        </w:rPr>
        <w:annotationRef/>
      </w:r>
      <w:r w:rsidRPr="0E66E275">
        <w:t>Please change to km</w:t>
      </w:r>
    </w:p>
  </w:comment>
  <w:comment w:id="5868" w:author="William Turner" w:date="2024-06-19T11:50:00Z" w:initials="WT">
    <w:p w14:paraId="20263F5A" w14:textId="77777777" w:rsidR="004607BB" w:rsidRDefault="004607BB" w:rsidP="004607BB">
      <w:pPr>
        <w:pStyle w:val="CommentText"/>
      </w:pPr>
      <w:r>
        <w:rPr>
          <w:rStyle w:val="CommentReference"/>
        </w:rPr>
        <w:annotationRef/>
      </w:r>
      <w:r>
        <w:t>accepted</w:t>
      </w:r>
    </w:p>
  </w:comment>
  <w:comment w:id="5869" w:author="Kirsten Linnert" w:date="2024-06-17T16:28:00Z" w:initials="KL">
    <w:p w14:paraId="765923A7" w14:textId="77777777" w:rsidR="004607BB" w:rsidRDefault="004607BB" w:rsidP="004607BB">
      <w:pPr>
        <w:pStyle w:val="CommentText"/>
      </w:pPr>
      <w:r>
        <w:rPr>
          <w:rStyle w:val="CommentReference"/>
        </w:rPr>
        <w:annotationRef/>
      </w:r>
      <w:r w:rsidRPr="2C7BC8AB">
        <w:t>Amend 'additional excesses apply' to 'the Outside odometer excess applies'.</w:t>
      </w:r>
    </w:p>
  </w:comment>
  <w:comment w:id="5870" w:author="William Turner [2]" w:date="2024-07-04T12:04:00Z" w:initials="WT">
    <w:p w14:paraId="54B9B434" w14:textId="77777777" w:rsidR="004607BB" w:rsidRDefault="004607BB" w:rsidP="004607BB">
      <w:pPr>
        <w:pStyle w:val="CommentText"/>
      </w:pPr>
      <w:r>
        <w:rPr>
          <w:rStyle w:val="CommentReference"/>
        </w:rPr>
        <w:annotationRef/>
      </w:r>
      <w:r>
        <w:t>Accepted - now updated</w:t>
      </w:r>
    </w:p>
  </w:comment>
  <w:comment w:id="5871" w:author="William Turner" w:date="2024-06-05T15:37:00Z" w:initials="WT">
    <w:p w14:paraId="73431683" w14:textId="77777777" w:rsidR="004607BB" w:rsidRDefault="004607BB" w:rsidP="004607BB">
      <w:pPr>
        <w:pStyle w:val="CommentText"/>
      </w:pPr>
      <w:r>
        <w:rPr>
          <w:rStyle w:val="CommentReference"/>
        </w:rPr>
        <w:annotationRef/>
      </w:r>
      <w:r w:rsidRPr="53631372">
        <w:t>Remove number (i.e. remove "4.") following discussion with Product about risk of referencing incorrect number in the "see section..." references like this throughout the document</w:t>
      </w:r>
    </w:p>
  </w:comment>
  <w:comment w:id="5872" w:author="William Turner" w:date="2024-06-19T11:50:00Z" w:initials="WT">
    <w:p w14:paraId="6FC3A7CF" w14:textId="77777777" w:rsidR="004607BB" w:rsidRDefault="004607BB" w:rsidP="004607BB">
      <w:pPr>
        <w:pStyle w:val="CommentText"/>
      </w:pPr>
      <w:r>
        <w:rPr>
          <w:rStyle w:val="CommentReference"/>
        </w:rPr>
        <w:annotationRef/>
      </w:r>
      <w:r>
        <w:t>done</w:t>
      </w:r>
    </w:p>
  </w:comment>
  <w:comment w:id="5873" w:author="Kirsten Linnert" w:date="2024-06-17T16:29:00Z" w:initials="KL">
    <w:p w14:paraId="400992BB" w14:textId="77777777" w:rsidR="004607BB" w:rsidRDefault="004607BB" w:rsidP="004607BB">
      <w:pPr>
        <w:pStyle w:val="CommentText"/>
      </w:pPr>
      <w:r>
        <w:rPr>
          <w:rStyle w:val="CommentReference"/>
        </w:rPr>
        <w:annotationRef/>
      </w:r>
      <w:r w:rsidRPr="6B7643F8">
        <w:t>amend 'will' to 'may'</w:t>
      </w:r>
    </w:p>
  </w:comment>
  <w:comment w:id="5874" w:author="William Turner" w:date="2024-06-19T11:50:00Z" w:initials="WT">
    <w:p w14:paraId="4A4EE461" w14:textId="77777777" w:rsidR="004607BB" w:rsidRDefault="004607BB" w:rsidP="004607BB">
      <w:pPr>
        <w:pStyle w:val="CommentText"/>
      </w:pPr>
      <w:r>
        <w:rPr>
          <w:rStyle w:val="CommentReference"/>
        </w:rPr>
        <w:annotationRef/>
      </w:r>
      <w:r>
        <w:t>accepted</w:t>
      </w:r>
    </w:p>
  </w:comment>
  <w:comment w:id="5856" w:author="Kester Rozario [2]" w:date="2024-05-09T14:18:00Z" w:initials="KR">
    <w:p w14:paraId="4F9C2BEA" w14:textId="77777777" w:rsidR="004607BB" w:rsidRDefault="004607BB" w:rsidP="004607BB">
      <w:r>
        <w:rPr>
          <w:rStyle w:val="CommentReference"/>
        </w:rPr>
        <w:annotationRef/>
      </w:r>
      <w:r>
        <w:rPr>
          <w:rFonts w:ascii="Arial" w:eastAsia="Times New Roman" w:hAnsi="Arial" w:cs="Arial"/>
          <w:color w:val="000000"/>
          <w:kern w:val="0"/>
          <w:sz w:val="22"/>
          <w:szCs w:val="22"/>
          <w:lang w:val="en-AU" w:eastAsia="en-AU"/>
          <w14:ligatures w14:val="none"/>
        </w:rPr>
        <w:t>Extra review needed on this section.  One suggestion is to include the minimum increase.</w:t>
      </w:r>
    </w:p>
  </w:comment>
  <w:comment w:id="5857" w:author="William Turner" w:date="2024-05-23T12:22:00Z" w:initials="WT">
    <w:p w14:paraId="354D7F35" w14:textId="77777777" w:rsidR="004607BB" w:rsidRDefault="004607BB" w:rsidP="004607BB">
      <w:pPr>
        <w:pStyle w:val="CommentText"/>
      </w:pPr>
      <w:r>
        <w:rPr>
          <w:rStyle w:val="CommentReference"/>
        </w:rPr>
        <w:annotationRef/>
      </w:r>
      <w:r w:rsidRPr="7705D5B8">
        <w:t>no change following consultation</w:t>
      </w:r>
    </w:p>
  </w:comment>
  <w:comment w:id="5875" w:author="Amanda Yates" w:date="2024-06-17T15:31:00Z" w:initials="AY">
    <w:p w14:paraId="2ECD1014" w14:textId="77777777" w:rsidR="00C42B03" w:rsidRDefault="00C42B03" w:rsidP="00C42B03">
      <w:pPr>
        <w:pStyle w:val="CommentText"/>
      </w:pPr>
      <w:r>
        <w:rPr>
          <w:rStyle w:val="CommentReference"/>
        </w:rPr>
        <w:annotationRef/>
      </w:r>
      <w:r w:rsidRPr="325456A4">
        <w:t>Should the start ODO be showing for renewals?</w:t>
      </w:r>
    </w:p>
  </w:comment>
  <w:comment w:id="5876" w:author="William Turner" w:date="2024-06-19T11:47:00Z" w:initials="WT">
    <w:p w14:paraId="0BEEA6EF" w14:textId="77777777" w:rsidR="00C42B03" w:rsidRDefault="00C42B03" w:rsidP="00C42B03">
      <w:pPr>
        <w:pStyle w:val="CommentText"/>
      </w:pPr>
      <w:r>
        <w:rPr>
          <w:rStyle w:val="CommentReference"/>
        </w:rPr>
        <w:annotationRef/>
      </w:r>
      <w:r>
        <w:t>No, because after new business we don’t know what the customer’s ODO is up to, only what the end ODO is for the renewal period.</w:t>
      </w:r>
    </w:p>
  </w:comment>
  <w:comment w:id="5877" w:author="Amanda Yates" w:date="2024-06-27T12:38:00Z" w:initials="AY">
    <w:p w14:paraId="5D86E63B" w14:textId="77777777" w:rsidR="00C42B03" w:rsidRDefault="00C42B03" w:rsidP="00C42B03">
      <w:pPr>
        <w:pStyle w:val="CommentText"/>
      </w:pPr>
      <w:r>
        <w:t>Is this instance of renewal where this is the customers first year as PAYD? I was confused as to why this showed renewal since normally we would not show start ODO for renewals as you said.</w:t>
      </w:r>
      <w:r>
        <w:rPr>
          <w:rStyle w:val="CommentReference"/>
        </w:rPr>
        <w:annotationRef/>
      </w:r>
    </w:p>
  </w:comment>
  <w:comment w:id="5878" w:author="William Turner" w:date="2024-06-27T13:42:00Z" w:initials="WT">
    <w:p w14:paraId="1B3B433F" w14:textId="77777777" w:rsidR="00C42B03" w:rsidRDefault="00C42B03" w:rsidP="00C42B03">
      <w:pPr>
        <w:pStyle w:val="CommentText"/>
      </w:pPr>
      <w:r>
        <w:t>Yes that's correct, it's the customers first year as PAYD and so we need to show the start odometer</w:t>
      </w:r>
      <w:r>
        <w:rPr>
          <w:rStyle w:val="CommentReference"/>
        </w:rPr>
        <w:annotationRef/>
      </w:r>
    </w:p>
  </w:comment>
  <w:comment w:id="5879" w:author="Amanda Yates" w:date="2024-06-27T15:16:00Z" w:initials="AY">
    <w:p w14:paraId="4B8F8B3F" w14:textId="77777777" w:rsidR="00C42B03" w:rsidRDefault="00C42B03" w:rsidP="00C42B03">
      <w:pPr>
        <w:pStyle w:val="CommentText"/>
      </w:pPr>
      <w:r>
        <w:t>Perfect, thanks Will</w:t>
      </w:r>
      <w:r>
        <w:rPr>
          <w:rStyle w:val="CommentReference"/>
        </w:rPr>
        <w:annotationRef/>
      </w:r>
    </w:p>
  </w:comment>
  <w:comment w:id="5896" w:author="Kester Rozario [2]" w:date="2024-05-09T14:13:00Z" w:initials="KR">
    <w:p w14:paraId="5E1C1F9E" w14:textId="59231A2B" w:rsidR="00F70DD6" w:rsidRDefault="00F70DD6" w:rsidP="00F70DD6">
      <w:r>
        <w:rPr>
          <w:rStyle w:val="CommentReference"/>
        </w:rPr>
        <w:annotationRef/>
      </w:r>
      <w:r>
        <w:rPr>
          <w:rFonts w:ascii="Arial" w:eastAsia="Times New Roman" w:hAnsi="Arial" w:cs="Arial"/>
          <w:color w:val="000000"/>
          <w:kern w:val="0"/>
          <w:sz w:val="22"/>
          <w:szCs w:val="22"/>
          <w:lang w:val="en-AU" w:eastAsia="en-AU"/>
          <w14:ligatures w14:val="none"/>
        </w:rPr>
        <w:fldChar w:fldCharType="begin"/>
      </w:r>
      <w:r>
        <w:rPr>
          <w:rFonts w:ascii="Arial" w:eastAsia="Times New Roman" w:hAnsi="Arial" w:cs="Arial"/>
          <w:color w:val="000000"/>
          <w:kern w:val="0"/>
          <w:sz w:val="22"/>
          <w:szCs w:val="22"/>
          <w:lang w:val="en-AU" w:eastAsia="en-AU"/>
          <w14:ligatures w14:val="none"/>
        </w:rPr>
        <w:instrText>HYPERLINK "mailto:William.Turner@hollard.com.au"</w:instrText>
      </w:r>
      <w:r>
        <w:rPr>
          <w:rFonts w:ascii="Arial" w:eastAsia="Times New Roman" w:hAnsi="Arial" w:cs="Arial"/>
          <w:color w:val="000000"/>
          <w:kern w:val="0"/>
          <w:sz w:val="22"/>
          <w:szCs w:val="22"/>
          <w:lang w:val="en-AU" w:eastAsia="en-AU"/>
          <w14:ligatures w14:val="none"/>
        </w:rPr>
      </w:r>
      <w:bookmarkStart w:id="5899" w:name="_@_14E47A19235E324EB1B015AAC8A0B0A1Z"/>
      <w:r>
        <w:rPr>
          <w:rFonts w:ascii="Arial" w:eastAsia="Times New Roman" w:hAnsi="Arial" w:cs="Arial"/>
          <w:color w:val="000000"/>
          <w:kern w:val="0"/>
          <w:sz w:val="22"/>
          <w:szCs w:val="22"/>
          <w:lang w:val="en-AU" w:eastAsia="en-AU"/>
          <w14:ligatures w14:val="none"/>
        </w:rPr>
        <w:fldChar w:fldCharType="separate"/>
      </w:r>
      <w:bookmarkEnd w:id="5899"/>
      <w:r w:rsidRPr="00F70DD6">
        <w:rPr>
          <w:rStyle w:val="Mention"/>
          <w:rFonts w:ascii="Arial" w:eastAsia="Times New Roman" w:hAnsi="Arial" w:cs="Arial"/>
          <w:noProof/>
          <w:kern w:val="0"/>
          <w:sz w:val="22"/>
          <w:szCs w:val="22"/>
          <w:lang w:val="en-AU" w:eastAsia="en-AU"/>
          <w14:ligatures w14:val="none"/>
        </w:rPr>
        <w:t>@William Turner</w:t>
      </w:r>
      <w:r>
        <w:rPr>
          <w:rFonts w:ascii="Arial" w:eastAsia="Times New Roman" w:hAnsi="Arial" w:cs="Arial"/>
          <w:color w:val="000000"/>
          <w:kern w:val="0"/>
          <w:sz w:val="22"/>
          <w:szCs w:val="22"/>
          <w:lang w:val="en-AU" w:eastAsia="en-AU"/>
          <w14:ligatures w14:val="none"/>
        </w:rPr>
        <w:fldChar w:fldCharType="end"/>
      </w:r>
      <w:r>
        <w:rPr>
          <w:rFonts w:ascii="Arial" w:eastAsia="Times New Roman" w:hAnsi="Arial" w:cs="Arial"/>
          <w:color w:val="000000"/>
          <w:kern w:val="0"/>
          <w:sz w:val="22"/>
          <w:szCs w:val="22"/>
          <w:lang w:val="en-AU" w:eastAsia="en-AU"/>
          <w14:ligatures w14:val="none"/>
        </w:rPr>
        <w:t xml:space="preserve"> - to review logic for this section as there is a potential gap for endorsements.</w:t>
      </w:r>
    </w:p>
  </w:comment>
  <w:comment w:id="5897" w:author="Kelly Kilo" w:date="2024-05-13T18:35:00Z" w:initials="KK">
    <w:p w14:paraId="2629BA6F" w14:textId="02AF56D3" w:rsidR="414F30D5" w:rsidRDefault="414F30D5">
      <w:pPr>
        <w:pStyle w:val="CommentText"/>
      </w:pPr>
      <w:r>
        <w:t>DC doesnt allow you to change from another cover to PAYD midterm, only at Renewal. If that helps?</w:t>
      </w:r>
      <w:r>
        <w:rPr>
          <w:rStyle w:val="CommentReference"/>
        </w:rPr>
        <w:annotationRef/>
      </w:r>
    </w:p>
  </w:comment>
  <w:comment w:id="5898" w:author="William Turner" w:date="2024-06-24T11:06:00Z" w:initials="WT">
    <w:p w14:paraId="0F864978" w14:textId="77777777" w:rsidR="0028559A" w:rsidRDefault="0028559A" w:rsidP="0028559A">
      <w:pPr>
        <w:pStyle w:val="CommentText"/>
      </w:pPr>
      <w:r>
        <w:rPr>
          <w:rStyle w:val="CommentReference"/>
        </w:rPr>
        <w:annotationRef/>
      </w:r>
      <w:r>
        <w:t>Thanks Kelly, we’ve made sure the logic aligns with this reality</w:t>
      </w:r>
    </w:p>
  </w:comment>
  <w:comment w:id="5910" w:author="William Turner" w:date="2024-06-13T15:31:00Z" w:initials="WT">
    <w:p w14:paraId="423B4DC1" w14:textId="7D4AF185" w:rsidR="00681336" w:rsidRDefault="00BC1C47">
      <w:pPr>
        <w:pStyle w:val="CommentText"/>
      </w:pPr>
      <w:r>
        <w:rPr>
          <w:rStyle w:val="CommentReference"/>
        </w:rPr>
        <w:annotationRef/>
      </w:r>
      <w:r w:rsidR="63F316FA" w:rsidRPr="590D337A">
        <w:t>Tien Tifa: add the following as first paragraph to be consistent with PDS: The start odometer reading will only be shown for your first period of insurance with us (it is not applicable to renewal periods of insurance). You have an obligation to ensure that the start odometer reading you have disclosed immediately before entry into the first period of your insurance policy was/is accurate. </w:t>
      </w:r>
    </w:p>
  </w:comment>
  <w:comment w:id="5911" w:author="William Turner" w:date="2024-06-19T11:48:00Z" w:initials="WT">
    <w:p w14:paraId="14D0D134" w14:textId="77777777" w:rsidR="009C241C" w:rsidRDefault="009C241C" w:rsidP="009C241C">
      <w:pPr>
        <w:pStyle w:val="CommentText"/>
      </w:pPr>
      <w:r>
        <w:rPr>
          <w:rStyle w:val="CommentReference"/>
        </w:rPr>
        <w:annotationRef/>
      </w:r>
      <w:r>
        <w:t>accepted</w:t>
      </w:r>
    </w:p>
  </w:comment>
  <w:comment w:id="5914" w:author="William Turner" w:date="2024-06-13T15:34:00Z" w:initials="WT">
    <w:p w14:paraId="060D7551" w14:textId="4579F082" w:rsidR="00681336" w:rsidRDefault="00BC1C47">
      <w:pPr>
        <w:pStyle w:val="CommentText"/>
      </w:pPr>
      <w:r>
        <w:rPr>
          <w:rStyle w:val="CommentReference"/>
        </w:rPr>
        <w:annotationRef/>
      </w:r>
      <w:r w:rsidR="3F7D5DF1" w:rsidRPr="75AEEFD4">
        <w:t>Tien Tifa: to ensure consistency with the terminology used, update this sentence as follows: If you wish to apply for a decrease to your number of kilometres selected, you can do this at renewal for the next period of insurance.</w:t>
      </w:r>
    </w:p>
  </w:comment>
  <w:comment w:id="5915" w:author="William Turner" w:date="2024-06-19T11:50:00Z" w:initials="WT">
    <w:p w14:paraId="210D25E6" w14:textId="77777777" w:rsidR="004A5458" w:rsidRDefault="004A5458" w:rsidP="004A5458">
      <w:pPr>
        <w:pStyle w:val="CommentText"/>
      </w:pPr>
      <w:r>
        <w:rPr>
          <w:rStyle w:val="CommentReference"/>
        </w:rPr>
        <w:annotationRef/>
      </w:r>
      <w:r>
        <w:t>accepted</w:t>
      </w:r>
    </w:p>
  </w:comment>
  <w:comment w:id="5916" w:author="Kester Rozario [2]" w:date="2024-05-09T14:21:00Z" w:initials="KR">
    <w:p w14:paraId="521A0869" w14:textId="1936B0E6" w:rsidR="000E5513" w:rsidRDefault="000E5513" w:rsidP="000E5513">
      <w:r>
        <w:rPr>
          <w:rStyle w:val="CommentReference"/>
        </w:rPr>
        <w:annotationRef/>
      </w:r>
      <w:r>
        <w:rPr>
          <w:rFonts w:ascii="Arial" w:eastAsia="Times New Roman" w:hAnsi="Arial" w:cs="Arial"/>
          <w:color w:val="000000"/>
          <w:kern w:val="0"/>
          <w:sz w:val="22"/>
          <w:szCs w:val="22"/>
          <w:lang w:val="en-AU" w:eastAsia="en-AU"/>
          <w14:ligatures w14:val="none"/>
        </w:rPr>
        <w:t>[2:18 PM] Rebel Bailey</w:t>
      </w:r>
    </w:p>
    <w:p w14:paraId="61FAD00F" w14:textId="77777777" w:rsidR="000E5513" w:rsidRDefault="000E5513" w:rsidP="000E5513">
      <w:r>
        <w:rPr>
          <w:rFonts w:ascii="Arial" w:eastAsia="Times New Roman" w:hAnsi="Arial" w:cs="Arial"/>
          <w:color w:val="000000"/>
          <w:kern w:val="0"/>
          <w:sz w:val="22"/>
          <w:szCs w:val="22"/>
          <w:lang w:val="en-AU" w:eastAsia="en-AU"/>
          <w14:ligatures w14:val="none"/>
        </w:rPr>
        <w:t>Recommended:  "If you wish to decrease your selected annual kilometres you can do so before your policy renews and at each future renewal.  The minimum number of kilometres is 1,000.  Please call us to discuss."</w:t>
      </w:r>
    </w:p>
  </w:comment>
  <w:comment w:id="5917" w:author="William Turner" w:date="2024-05-23T12:23:00Z" w:initials="WT">
    <w:p w14:paraId="327FC403" w14:textId="5E401672" w:rsidR="000C2A20" w:rsidRDefault="00510F83">
      <w:pPr>
        <w:pStyle w:val="CommentText"/>
      </w:pPr>
      <w:r>
        <w:rPr>
          <w:rStyle w:val="CommentReference"/>
        </w:rPr>
        <w:annotationRef/>
      </w:r>
      <w:r w:rsidRPr="221CA9B2">
        <w:t>no change following consultation</w:t>
      </w:r>
    </w:p>
  </w:comment>
  <w:comment w:id="5918" w:author="Amanda Yates" w:date="2024-06-17T15:32:00Z" w:initials="AY">
    <w:p w14:paraId="5C9F2114" w14:textId="6074CBC2" w:rsidR="00681336" w:rsidRDefault="00BC1C47">
      <w:pPr>
        <w:pStyle w:val="CommentText"/>
      </w:pPr>
      <w:r>
        <w:rPr>
          <w:rStyle w:val="CommentReference"/>
        </w:rPr>
        <w:annotationRef/>
      </w:r>
      <w:r w:rsidR="30AB84C5" w:rsidRPr="0E66E275">
        <w:t>Please change to km</w:t>
      </w:r>
    </w:p>
  </w:comment>
  <w:comment w:id="5919" w:author="William Turner" w:date="2024-06-19T11:50:00Z" w:initials="WT">
    <w:p w14:paraId="2EE28EDC" w14:textId="77777777" w:rsidR="004A5458" w:rsidRDefault="004A5458" w:rsidP="004A5458">
      <w:pPr>
        <w:pStyle w:val="CommentText"/>
      </w:pPr>
      <w:r>
        <w:rPr>
          <w:rStyle w:val="CommentReference"/>
        </w:rPr>
        <w:annotationRef/>
      </w:r>
      <w:r>
        <w:t>accepted</w:t>
      </w:r>
    </w:p>
  </w:comment>
  <w:comment w:id="5920" w:author="Kirsten Linnert" w:date="2024-06-17T16:28:00Z" w:initials="KL">
    <w:p w14:paraId="3C8311C4" w14:textId="35801124" w:rsidR="00681336" w:rsidRDefault="00BC1C47">
      <w:pPr>
        <w:pStyle w:val="CommentText"/>
      </w:pPr>
      <w:r>
        <w:rPr>
          <w:rStyle w:val="CommentReference"/>
        </w:rPr>
        <w:annotationRef/>
      </w:r>
      <w:r w:rsidR="413576DA" w:rsidRPr="2C7BC8AB">
        <w:t>Amend 'additional excesses apply' to 'the Outside odometer excess applies'.</w:t>
      </w:r>
    </w:p>
  </w:comment>
  <w:comment w:id="5921" w:author="William Turner [2]" w:date="2024-07-04T12:04:00Z" w:initials="WT">
    <w:p w14:paraId="710BBF29" w14:textId="77777777" w:rsidR="00A1365D" w:rsidRDefault="00A1365D" w:rsidP="00A1365D">
      <w:pPr>
        <w:pStyle w:val="CommentText"/>
      </w:pPr>
      <w:r>
        <w:rPr>
          <w:rStyle w:val="CommentReference"/>
        </w:rPr>
        <w:annotationRef/>
      </w:r>
      <w:r>
        <w:t>Accepted - now updated</w:t>
      </w:r>
    </w:p>
  </w:comment>
  <w:comment w:id="5922" w:author="William Turner" w:date="2024-06-05T15:37:00Z" w:initials="WT">
    <w:p w14:paraId="50BD065A" w14:textId="6FF882DD" w:rsidR="006662ED" w:rsidRDefault="00E67EA6">
      <w:pPr>
        <w:pStyle w:val="CommentText"/>
      </w:pPr>
      <w:r>
        <w:rPr>
          <w:rStyle w:val="CommentReference"/>
        </w:rPr>
        <w:annotationRef/>
      </w:r>
      <w:r w:rsidRPr="53631372">
        <w:t>Remove number (i.e. remove "4.") following discussion with Product about risk of referencing incorrect number in the "see section..." references like this throughout the document</w:t>
      </w:r>
    </w:p>
  </w:comment>
  <w:comment w:id="5923" w:author="William Turner" w:date="2024-06-19T11:50:00Z" w:initials="WT">
    <w:p w14:paraId="3A1E361E" w14:textId="77777777" w:rsidR="004A5458" w:rsidRDefault="004A5458" w:rsidP="004A5458">
      <w:pPr>
        <w:pStyle w:val="CommentText"/>
      </w:pPr>
      <w:r>
        <w:rPr>
          <w:rStyle w:val="CommentReference"/>
        </w:rPr>
        <w:annotationRef/>
      </w:r>
      <w:r>
        <w:t>done</w:t>
      </w:r>
    </w:p>
  </w:comment>
  <w:comment w:id="5924" w:author="Kirsten Linnert" w:date="2024-06-17T16:29:00Z" w:initials="KL">
    <w:p w14:paraId="5A6BE77D" w14:textId="5304BBFC" w:rsidR="00681336" w:rsidRDefault="00BC1C47">
      <w:pPr>
        <w:pStyle w:val="CommentText"/>
      </w:pPr>
      <w:r>
        <w:rPr>
          <w:rStyle w:val="CommentReference"/>
        </w:rPr>
        <w:annotationRef/>
      </w:r>
      <w:r w:rsidR="0071B563" w:rsidRPr="6B7643F8">
        <w:t>amend 'will' to 'may'</w:t>
      </w:r>
    </w:p>
  </w:comment>
  <w:comment w:id="5925" w:author="William Turner" w:date="2024-06-19T11:50:00Z" w:initials="WT">
    <w:p w14:paraId="1D9922B6" w14:textId="77777777" w:rsidR="00184479" w:rsidRDefault="00184479" w:rsidP="00184479">
      <w:pPr>
        <w:pStyle w:val="CommentText"/>
      </w:pPr>
      <w:r>
        <w:rPr>
          <w:rStyle w:val="CommentReference"/>
        </w:rPr>
        <w:annotationRef/>
      </w:r>
      <w:r>
        <w:t>accepted</w:t>
      </w:r>
    </w:p>
  </w:comment>
  <w:comment w:id="5912" w:author="Kester Rozario [2]" w:date="2024-05-09T14:18:00Z" w:initials="KR">
    <w:p w14:paraId="2901EE8A" w14:textId="2EE197CC" w:rsidR="00F06FB6" w:rsidRDefault="00F06FB6" w:rsidP="00F06FB6">
      <w:r>
        <w:rPr>
          <w:rStyle w:val="CommentReference"/>
        </w:rPr>
        <w:annotationRef/>
      </w:r>
      <w:r>
        <w:rPr>
          <w:rFonts w:ascii="Arial" w:eastAsia="Times New Roman" w:hAnsi="Arial" w:cs="Arial"/>
          <w:color w:val="000000"/>
          <w:kern w:val="0"/>
          <w:sz w:val="22"/>
          <w:szCs w:val="22"/>
          <w:lang w:val="en-AU" w:eastAsia="en-AU"/>
          <w14:ligatures w14:val="none"/>
        </w:rPr>
        <w:t>Extra review needed on this section.  One suggestion is to include the minimum increase.</w:t>
      </w:r>
    </w:p>
  </w:comment>
  <w:comment w:id="5913" w:author="William Turner" w:date="2024-05-23T12:22:00Z" w:initials="WT">
    <w:p w14:paraId="4011345E" w14:textId="459A1E43" w:rsidR="000C2A20" w:rsidRDefault="00510F83">
      <w:pPr>
        <w:pStyle w:val="CommentText"/>
      </w:pPr>
      <w:r>
        <w:rPr>
          <w:rStyle w:val="CommentReference"/>
        </w:rPr>
        <w:annotationRef/>
      </w:r>
      <w:r w:rsidRPr="7705D5B8">
        <w:t>no change following consultation</w:t>
      </w:r>
    </w:p>
  </w:comment>
  <w:comment w:id="5957" w:author="Kester Rozario [2]" w:date="2024-05-09T14:27:00Z" w:initials="KR">
    <w:p w14:paraId="15E39CEB" w14:textId="77777777" w:rsidR="00304205" w:rsidRDefault="00304205" w:rsidP="00802130">
      <w:r>
        <w:rPr>
          <w:rStyle w:val="CommentReference"/>
        </w:rPr>
        <w:annotationRef/>
      </w:r>
      <w:r>
        <w:rPr>
          <w:rFonts w:ascii="Arial" w:eastAsia="Times New Roman" w:hAnsi="Arial" w:cs="Arial"/>
          <w:color w:val="000000"/>
          <w:kern w:val="0"/>
          <w:sz w:val="22"/>
          <w:szCs w:val="22"/>
          <w:lang w:val="en-AU" w:eastAsia="en-AU"/>
          <w14:ligatures w14:val="none"/>
        </w:rPr>
        <w:t>CR potentially to be raised to match this section with quote lines if needed.</w:t>
      </w:r>
    </w:p>
  </w:comment>
  <w:comment w:id="5958" w:author="William Turner" w:date="2024-05-23T12:23:00Z" w:initials="WT">
    <w:p w14:paraId="534CEAFF" w14:textId="2CFA3EB7" w:rsidR="00304205" w:rsidRDefault="00304205">
      <w:pPr>
        <w:pStyle w:val="CommentText"/>
      </w:pPr>
      <w:r>
        <w:rPr>
          <w:rStyle w:val="CommentReference"/>
        </w:rPr>
        <w:annotationRef/>
      </w:r>
      <w:r w:rsidRPr="7959CFA3">
        <w:t>no change following consultation</w:t>
      </w:r>
    </w:p>
  </w:comment>
  <w:comment w:id="5964" w:author="Kirsten Linnert" w:date="2024-06-27T11:32:00Z" w:initials="KL">
    <w:p w14:paraId="6676E4F8" w14:textId="0E2AEDBC" w:rsidR="00304205" w:rsidRDefault="00304205">
      <w:pPr>
        <w:pStyle w:val="CommentText"/>
      </w:pPr>
      <w:r>
        <w:t>If Roadside Assistance has been selected as an Optional Cover please add 'Digicall Roadside Assistance Terms and Conditions will be sent out separately.'</w:t>
      </w:r>
      <w:r>
        <w:rPr>
          <w:rStyle w:val="CommentReference"/>
        </w:rPr>
        <w:annotationRef/>
      </w:r>
    </w:p>
  </w:comment>
  <w:comment w:id="5965" w:author="William Turner [2]" w:date="2024-07-04T12:07:00Z" w:initials="WT">
    <w:p w14:paraId="29F95969" w14:textId="67D7DA78" w:rsidR="00304205" w:rsidRDefault="00304205" w:rsidP="004259BB">
      <w:pPr>
        <w:pStyle w:val="CommentText"/>
      </w:pPr>
      <w:r>
        <w:rPr>
          <w:rStyle w:val="CommentReference"/>
        </w:rPr>
        <w:annotationRef/>
      </w:r>
      <w:r>
        <w:fldChar w:fldCharType="begin"/>
      </w:r>
      <w:r>
        <w:instrText>HYPERLINK "mailto:Sam.Sehgal@hollard.com.au"</w:instrText>
      </w:r>
      <w:bookmarkStart w:id="5967" w:name="_@_0CEF51674B144B719D1022C44D31ACBFZ"/>
      <w:r>
        <w:fldChar w:fldCharType="separate"/>
      </w:r>
      <w:bookmarkEnd w:id="5967"/>
      <w:r w:rsidRPr="004259BB">
        <w:rPr>
          <w:rStyle w:val="Mention"/>
          <w:noProof/>
        </w:rPr>
        <w:t>@Sam Sehgal (EXT Idiom)</w:t>
      </w:r>
      <w:r>
        <w:fldChar w:fldCharType="end"/>
      </w:r>
      <w:r>
        <w:t xml:space="preserve"> please add this to the document</w:t>
      </w:r>
    </w:p>
  </w:comment>
  <w:comment w:id="5966" w:author="Sam Sehgal (EXT Idiom)" w:date="2024-07-08T13:09:00Z" w:initials="ss">
    <w:p w14:paraId="60D7C409" w14:textId="03D3CB80" w:rsidR="00304205" w:rsidRDefault="00304205" w:rsidP="00CE044E">
      <w:pPr>
        <w:pStyle w:val="CommentText"/>
      </w:pPr>
      <w:r>
        <w:rPr>
          <w:rStyle w:val="CommentReference"/>
        </w:rPr>
        <w:annotationRef/>
      </w:r>
      <w:r>
        <w:t xml:space="preserve">Updated </w:t>
      </w:r>
      <w:r>
        <w:fldChar w:fldCharType="begin"/>
      </w:r>
      <w:r>
        <w:instrText>HYPERLINK "mailto:William.Turner@hollard.com.au"</w:instrText>
      </w:r>
      <w:bookmarkStart w:id="5968" w:name="_@_CD5DBCE2C4004FE9BA233E94E6F4F1B0Z"/>
      <w:r>
        <w:fldChar w:fldCharType="separate"/>
      </w:r>
      <w:bookmarkEnd w:id="5968"/>
      <w:r w:rsidRPr="00CE044E">
        <w:rPr>
          <w:rStyle w:val="Mention"/>
          <w:noProof/>
        </w:rPr>
        <w:t>@William Turner</w:t>
      </w:r>
      <w:r>
        <w:fldChar w:fldCharType="end"/>
      </w:r>
      <w:r>
        <w:t xml:space="preserve">  please confirm before resolving</w:t>
      </w:r>
    </w:p>
  </w:comment>
  <w:comment w:id="5976" w:author="Kirsten Linnert" w:date="2024-06-27T14:23:00Z" w:initials="KL">
    <w:p w14:paraId="36458A48" w14:textId="76758D32" w:rsidR="00304205" w:rsidRDefault="00304205">
      <w:pPr>
        <w:pStyle w:val="CommentText"/>
      </w:pPr>
      <w:r>
        <w:t xml:space="preserve">Can we please separate Covers &amp; Services.  So can we have one line "Optional Covers you've added to your policy.'  and then another that is conditional for RSA 'Optional Service you've added to your policy'.   </w:t>
      </w:r>
      <w:r>
        <w:rPr>
          <w:rStyle w:val="CommentReference"/>
        </w:rPr>
        <w:annotationRef/>
      </w:r>
    </w:p>
  </w:comment>
  <w:comment w:id="5977" w:author="William Turner [2]" w:date="2024-07-04T12:08:00Z" w:initials="WT">
    <w:p w14:paraId="2D458FD5" w14:textId="77777777" w:rsidR="00304205" w:rsidRDefault="00304205" w:rsidP="009A5251">
      <w:pPr>
        <w:pStyle w:val="CommentText"/>
      </w:pPr>
      <w:r>
        <w:rPr>
          <w:rStyle w:val="CommentReference"/>
        </w:rPr>
        <w:annotationRef/>
      </w:r>
      <w:r>
        <w:t>No we can’t as it would be too much of a structural change to the COI from an IT build perspective in the time available</w:t>
      </w:r>
    </w:p>
  </w:comment>
  <w:comment w:id="6018" w:author="Amanda Yates" w:date="2024-06-17T15:33:00Z" w:initials="AY">
    <w:p w14:paraId="6B7AADD7" w14:textId="3D135890" w:rsidR="00681336" w:rsidRDefault="00BC1C47">
      <w:pPr>
        <w:pStyle w:val="CommentText"/>
      </w:pPr>
      <w:r>
        <w:rPr>
          <w:rStyle w:val="CommentReference"/>
        </w:rPr>
        <w:annotationRef/>
      </w:r>
      <w:r w:rsidR="03742926" w:rsidRPr="7AEEDD3B">
        <w:t>Is there a reason why this text no longer includes the names of the Optional Covers/Services that the customer does not have selected?</w:t>
      </w:r>
    </w:p>
  </w:comment>
  <w:comment w:id="6019" w:author="William Turner" w:date="2024-06-19T11:53:00Z" w:initials="WT">
    <w:p w14:paraId="6D2CA578" w14:textId="77777777" w:rsidR="00E96BF5" w:rsidRDefault="00E96BF5" w:rsidP="00E96BF5">
      <w:pPr>
        <w:pStyle w:val="CommentText"/>
      </w:pPr>
      <w:r>
        <w:rPr>
          <w:rStyle w:val="CommentReference"/>
        </w:rPr>
        <w:annotationRef/>
      </w:r>
      <w:r>
        <w:t>Yes. The white label baseline COI included optional covers that the customer hadn’t selected for upsell purposes. We attempted to replicate this, however the number of variants to the logic needed to accommodate all of the scenarios made the display of this prohibitive and a risk for for future changes to optional covers</w:t>
      </w:r>
    </w:p>
  </w:comment>
  <w:comment w:id="6022" w:author="Nicki Crake" w:date="2024-06-07T12:12:00Z" w:initials="NC">
    <w:p w14:paraId="5F215B99" w14:textId="5F971476" w:rsidR="00E54BC6" w:rsidRDefault="00E54BC6">
      <w:pPr>
        <w:pStyle w:val="CommentText"/>
      </w:pPr>
      <w:r>
        <w:rPr>
          <w:rStyle w:val="CommentReference"/>
        </w:rPr>
        <w:annotationRef/>
      </w:r>
      <w:r w:rsidRPr="309A5971">
        <w:t>The new Calc supplier is RP Data Pty Ltd not Cordell </w:t>
      </w:r>
    </w:p>
  </w:comment>
  <w:comment w:id="6023" w:author="William Turner" w:date="2024-06-19T11:54:00Z" w:initials="WT">
    <w:p w14:paraId="34B1AE0A" w14:textId="77777777" w:rsidR="005D21F7" w:rsidRDefault="005D21F7" w:rsidP="005D21F7">
      <w:pPr>
        <w:pStyle w:val="CommentText"/>
      </w:pPr>
      <w:r>
        <w:rPr>
          <w:rStyle w:val="CommentReference"/>
        </w:rPr>
        <w:annotationRef/>
      </w:r>
      <w:r>
        <w:t xml:space="preserve">This is a comment on the indicative screenshot and not the actual content </w:t>
      </w:r>
    </w:p>
  </w:comment>
  <w:comment w:id="6033" w:author="Kirsten Linnert" w:date="2024-06-17T10:14:00Z" w:initials="KL">
    <w:p w14:paraId="62D73C2C" w14:textId="484F2A63" w:rsidR="00005561" w:rsidRDefault="00005561">
      <w:pPr>
        <w:pStyle w:val="CommentText"/>
      </w:pPr>
      <w:r>
        <w:rPr>
          <w:rStyle w:val="CommentReference"/>
        </w:rPr>
        <w:annotationRef/>
      </w:r>
      <w:r w:rsidRPr="58C279C0">
        <w:t>Amend 'Your internalvariable' to 'Insured Address'</w:t>
      </w:r>
    </w:p>
  </w:comment>
  <w:comment w:id="6034" w:author="William Turner" w:date="2024-06-19T14:52:00Z" w:initials="WT">
    <w:p w14:paraId="35562717" w14:textId="77777777" w:rsidR="00005561" w:rsidRDefault="00005561" w:rsidP="003C7446">
      <w:pPr>
        <w:pStyle w:val="CommentText"/>
      </w:pPr>
      <w:r>
        <w:rPr>
          <w:rStyle w:val="CommentReference"/>
        </w:rPr>
        <w:annotationRef/>
      </w:r>
      <w:r>
        <w:t>accepted</w:t>
      </w:r>
    </w:p>
  </w:comment>
  <w:comment w:id="6035" w:author="Amanda Yates" w:date="2024-06-17T15:40:00Z" w:initials="AY">
    <w:p w14:paraId="22EBEFDA" w14:textId="777D2C3C" w:rsidR="00005561" w:rsidRDefault="00005561">
      <w:pPr>
        <w:pStyle w:val="CommentText"/>
      </w:pPr>
      <w:r>
        <w:rPr>
          <w:rStyle w:val="CommentReference"/>
        </w:rPr>
        <w:annotationRef/>
      </w:r>
      <w:r w:rsidRPr="6488F656">
        <w:t>Is this duplicated?</w:t>
      </w:r>
    </w:p>
  </w:comment>
  <w:comment w:id="6036" w:author="William Turner" w:date="2024-06-19T14:56:00Z" w:initials="WT">
    <w:p w14:paraId="20D10879" w14:textId="77777777" w:rsidR="00005561" w:rsidRDefault="00005561" w:rsidP="0010615B">
      <w:pPr>
        <w:pStyle w:val="CommentText"/>
      </w:pPr>
      <w:r>
        <w:rPr>
          <w:rStyle w:val="CommentReference"/>
        </w:rPr>
        <w:annotationRef/>
      </w:r>
      <w:r>
        <w:t>Has been removed as per duplication comment above</w:t>
      </w:r>
    </w:p>
  </w:comment>
  <w:comment w:id="6037" w:author="William Turner" w:date="2024-06-19T14:56:00Z" w:initials="WT">
    <w:p w14:paraId="508DB8C2" w14:textId="30D130F6" w:rsidR="00005561" w:rsidRDefault="00005561" w:rsidP="0010615B">
      <w:pPr>
        <w:pStyle w:val="CommentText"/>
      </w:pPr>
      <w:r>
        <w:rPr>
          <w:rStyle w:val="CommentReference"/>
        </w:rPr>
        <w:annotationRef/>
      </w:r>
      <w:r>
        <w:fldChar w:fldCharType="begin"/>
      </w:r>
      <w:r>
        <w:instrText>HYPERLINK "mailto:Sam.Sehgal@hollard.com.au"</w:instrText>
      </w:r>
      <w:bookmarkStart w:id="6039" w:name="_@_4136506C75434F6C8AF7CC7B9B663388Z"/>
      <w:r>
        <w:fldChar w:fldCharType="separate"/>
      </w:r>
      <w:bookmarkEnd w:id="6039"/>
      <w:r w:rsidRPr="0010615B">
        <w:rPr>
          <w:rStyle w:val="Mention"/>
          <w:noProof/>
        </w:rPr>
        <w:t>@Sam Sehgal (EXT Idiom)</w:t>
      </w:r>
      <w:r>
        <w:fldChar w:fldCharType="end"/>
      </w:r>
      <w:r>
        <w:t xml:space="preserve">  will let you take care of logic cell</w:t>
      </w:r>
    </w:p>
  </w:comment>
  <w:comment w:id="6038" w:author="Sam Sehgal (EXT Idiom) [2]" w:date="2024-06-23T14:27:00Z" w:initials="ss">
    <w:p w14:paraId="5D577088" w14:textId="6971A227" w:rsidR="00005561" w:rsidRDefault="00005561" w:rsidP="002429E5">
      <w:pPr>
        <w:pStyle w:val="CommentText"/>
      </w:pPr>
      <w:r>
        <w:rPr>
          <w:rStyle w:val="CommentReference"/>
        </w:rPr>
        <w:annotationRef/>
      </w:r>
      <w:r>
        <w:t xml:space="preserve">Updated by removing internal variable logic. </w:t>
      </w:r>
      <w:r>
        <w:fldChar w:fldCharType="begin"/>
      </w:r>
      <w:r>
        <w:instrText>HYPERLINK "mailto:William.Turner@hollard.com.au"</w:instrText>
      </w:r>
      <w:bookmarkStart w:id="6040" w:name="_@_98E65CFA6AE4411C9CA4CC408AFC58F5Z"/>
      <w:r>
        <w:fldChar w:fldCharType="separate"/>
      </w:r>
      <w:bookmarkEnd w:id="6040"/>
      <w:r w:rsidRPr="002429E5">
        <w:rPr>
          <w:rStyle w:val="Mention"/>
          <w:noProof/>
        </w:rPr>
        <w:t>@William Turner</w:t>
      </w:r>
      <w:r>
        <w:fldChar w:fldCharType="end"/>
      </w:r>
      <w:r>
        <w:t xml:space="preserve"> </w:t>
      </w:r>
    </w:p>
  </w:comment>
  <w:comment w:id="6041" w:author="Kirsten Linnert" w:date="2024-06-17T10:14:00Z" w:initials="KL">
    <w:p w14:paraId="70C000BC" w14:textId="7F2F3F26" w:rsidR="00005561" w:rsidRDefault="00005561">
      <w:pPr>
        <w:pStyle w:val="CommentText"/>
      </w:pPr>
      <w:r>
        <w:rPr>
          <w:rStyle w:val="CommentReference"/>
        </w:rPr>
        <w:annotationRef/>
      </w:r>
      <w:r w:rsidRPr="152AAE79">
        <w:t>Amend 'Your internalvariable' to 'Insured Address'</w:t>
      </w:r>
    </w:p>
  </w:comment>
  <w:comment w:id="6042" w:author="William Turner" w:date="2024-06-19T15:54:00Z" w:initials="WT">
    <w:p w14:paraId="40B67A57" w14:textId="77777777" w:rsidR="00005561" w:rsidRDefault="00005561" w:rsidP="003028A2">
      <w:pPr>
        <w:pStyle w:val="CommentText"/>
      </w:pPr>
      <w:r>
        <w:rPr>
          <w:rStyle w:val="CommentReference"/>
        </w:rPr>
        <w:annotationRef/>
      </w:r>
      <w:r>
        <w:t>Duplicate removed as per above comment</w:t>
      </w:r>
    </w:p>
  </w:comment>
  <w:comment w:id="6043" w:author="Nicki Crake" w:date="2024-06-07T12:14:00Z" w:initials="NC">
    <w:p w14:paraId="14A31692" w14:textId="5B918D95" w:rsidR="002A6733" w:rsidRDefault="002A6733">
      <w:pPr>
        <w:pStyle w:val="CommentText"/>
      </w:pPr>
      <w:r>
        <w:rPr>
          <w:rStyle w:val="CommentReference"/>
        </w:rPr>
        <w:annotationRef/>
      </w:r>
      <w:r w:rsidRPr="478EB217">
        <w:t>Ensure correct hyperlink</w:t>
      </w:r>
    </w:p>
  </w:comment>
  <w:comment w:id="6044" w:author="William Turner" w:date="2024-06-19T15:55:00Z" w:initials="WT">
    <w:p w14:paraId="24522AD1" w14:textId="77777777" w:rsidR="002D7E57" w:rsidRDefault="002D7E57" w:rsidP="002D7E57">
      <w:pPr>
        <w:pStyle w:val="CommentText"/>
      </w:pPr>
      <w:r>
        <w:rPr>
          <w:rStyle w:val="CommentReference"/>
        </w:rPr>
        <w:annotationRef/>
      </w:r>
      <w:r>
        <w:t>Duly noted</w:t>
      </w:r>
    </w:p>
  </w:comment>
  <w:comment w:id="6045" w:author="Kate McLennan" w:date="2024-07-01T10:56:00Z" w:initials="KM">
    <w:p w14:paraId="58601018" w14:textId="324C24AD" w:rsidR="0472516C" w:rsidRDefault="0472516C">
      <w:pPr>
        <w:pStyle w:val="CommentText"/>
      </w:pPr>
      <w:r>
        <w:t xml:space="preserve">Thanks </w:t>
      </w:r>
      <w:r>
        <w:rPr>
          <w:rStyle w:val="CommentReference"/>
        </w:rPr>
        <w:annotationRef/>
      </w:r>
    </w:p>
  </w:comment>
  <w:comment w:id="6056" w:author="Kirsten Linnert" w:date="2024-06-17T10:15:00Z" w:initials="KL">
    <w:p w14:paraId="4258294D" w14:textId="17E2CB59" w:rsidR="006C10D4" w:rsidRDefault="006C10D4">
      <w:pPr>
        <w:pStyle w:val="CommentText"/>
      </w:pPr>
      <w:r>
        <w:rPr>
          <w:rStyle w:val="CommentReference"/>
        </w:rPr>
        <w:annotationRef/>
      </w:r>
      <w:r w:rsidRPr="44C08863">
        <w:t>Amend 'Your internalvariable' to 'Insured Address'</w:t>
      </w:r>
    </w:p>
  </w:comment>
  <w:comment w:id="6057" w:author="William Turner" w:date="2024-06-19T15:57:00Z" w:initials="WT">
    <w:p w14:paraId="48E9F556" w14:textId="77777777" w:rsidR="006C10D4" w:rsidRDefault="006C10D4" w:rsidP="00C6676F">
      <w:pPr>
        <w:pStyle w:val="CommentText"/>
      </w:pPr>
      <w:r>
        <w:rPr>
          <w:rStyle w:val="CommentReference"/>
        </w:rPr>
        <w:annotationRef/>
      </w:r>
      <w:r>
        <w:t>accepted</w:t>
      </w:r>
    </w:p>
  </w:comment>
  <w:comment w:id="6058" w:author="William Turner" w:date="2024-06-19T15:58:00Z" w:initials="WT">
    <w:p w14:paraId="071820B8" w14:textId="719AE2AC" w:rsidR="006C10D4" w:rsidRDefault="006C10D4" w:rsidP="00C6676F">
      <w:pPr>
        <w:pStyle w:val="CommentText"/>
      </w:pPr>
      <w:r>
        <w:rPr>
          <w:rStyle w:val="CommentReference"/>
        </w:rPr>
        <w:annotationRef/>
      </w:r>
      <w:r>
        <w:fldChar w:fldCharType="begin"/>
      </w:r>
      <w:r>
        <w:instrText>HYPERLINK "mailto:Sam.Sehgal@hollard.com.au"</w:instrText>
      </w:r>
      <w:bookmarkStart w:id="6060" w:name="_@_CDB100A6C4D24D97B8CCA4BCDDE94003Z"/>
      <w:r>
        <w:fldChar w:fldCharType="separate"/>
      </w:r>
      <w:bookmarkEnd w:id="6060"/>
      <w:r w:rsidRPr="00C6676F">
        <w:rPr>
          <w:rStyle w:val="Mention"/>
          <w:noProof/>
        </w:rPr>
        <w:t>@Sam Sehgal (EXT Idiom)</w:t>
      </w:r>
      <w:r>
        <w:fldChar w:fldCharType="end"/>
      </w:r>
      <w:r>
        <w:t xml:space="preserve"> will let you take care of logic cell</w:t>
      </w:r>
    </w:p>
  </w:comment>
  <w:comment w:id="6059" w:author="Sam Sehgal (EXT Idiom) [2]" w:date="2024-06-23T14:28:00Z" w:initials="ss">
    <w:p w14:paraId="3D143AF4" w14:textId="4019A836" w:rsidR="006C10D4" w:rsidRDefault="006C10D4" w:rsidP="000C05A2">
      <w:pPr>
        <w:pStyle w:val="CommentText"/>
      </w:pPr>
      <w:r>
        <w:rPr>
          <w:rStyle w:val="CommentReference"/>
        </w:rPr>
        <w:annotationRef/>
      </w:r>
      <w:r>
        <w:t xml:space="preserve">Updated- removed internal variable logic </w:t>
      </w:r>
      <w:r>
        <w:fldChar w:fldCharType="begin"/>
      </w:r>
      <w:r>
        <w:instrText>HYPERLINK "mailto:William.Turner@hollard.com.au"</w:instrText>
      </w:r>
      <w:bookmarkStart w:id="6061" w:name="_@_ED0FB5AA375E4D78869CD735DE15C396Z"/>
      <w:r>
        <w:fldChar w:fldCharType="separate"/>
      </w:r>
      <w:bookmarkEnd w:id="6061"/>
      <w:r w:rsidRPr="000C05A2">
        <w:rPr>
          <w:rStyle w:val="Mention"/>
          <w:noProof/>
        </w:rPr>
        <w:t>@William Turner</w:t>
      </w:r>
      <w:r>
        <w:fldChar w:fldCharType="end"/>
      </w:r>
      <w:r>
        <w:t xml:space="preserve"> </w:t>
      </w:r>
    </w:p>
  </w:comment>
  <w:comment w:id="6105" w:author="Kirsten Linnert" w:date="2024-06-17T10:15:00Z" w:initials="KL">
    <w:p w14:paraId="3476F25C" w14:textId="77777777" w:rsidR="009B53D5" w:rsidRDefault="009B53D5" w:rsidP="009B53D5">
      <w:pPr>
        <w:pStyle w:val="CommentText"/>
      </w:pPr>
      <w:r>
        <w:rPr>
          <w:rStyle w:val="CommentReference"/>
        </w:rPr>
        <w:annotationRef/>
      </w:r>
      <w:r w:rsidRPr="44C08863">
        <w:t>Amend 'Your internalvariable' to 'Insured Address'</w:t>
      </w:r>
    </w:p>
  </w:comment>
  <w:comment w:id="6106" w:author="William Turner" w:date="2024-06-19T15:57:00Z" w:initials="WT">
    <w:p w14:paraId="523C7A14" w14:textId="77777777" w:rsidR="009B53D5" w:rsidRDefault="009B53D5" w:rsidP="009B53D5">
      <w:pPr>
        <w:pStyle w:val="CommentText"/>
      </w:pPr>
      <w:r>
        <w:rPr>
          <w:rStyle w:val="CommentReference"/>
        </w:rPr>
        <w:annotationRef/>
      </w:r>
      <w:r>
        <w:t>accepted</w:t>
      </w:r>
    </w:p>
  </w:comment>
  <w:comment w:id="6107" w:author="William Turner" w:date="2024-06-19T15:58:00Z" w:initials="WT">
    <w:p w14:paraId="7524361E" w14:textId="77777777" w:rsidR="009B53D5" w:rsidRDefault="009B53D5" w:rsidP="009B53D5">
      <w:pPr>
        <w:pStyle w:val="CommentText"/>
      </w:pPr>
      <w:r>
        <w:rPr>
          <w:rStyle w:val="CommentReference"/>
        </w:rPr>
        <w:annotationRef/>
      </w:r>
      <w:r>
        <w:fldChar w:fldCharType="begin"/>
      </w:r>
      <w:r>
        <w:instrText>HYPERLINK "mailto:Sam.Sehgal@hollard.com.au"</w:instrText>
      </w:r>
      <w:bookmarkStart w:id="6109" w:name="_@_28BB27B4E53442B08DAEBB102DE41314Z"/>
      <w:r>
        <w:fldChar w:fldCharType="separate"/>
      </w:r>
      <w:bookmarkEnd w:id="6109"/>
      <w:r w:rsidRPr="00C6676F">
        <w:rPr>
          <w:rStyle w:val="Mention"/>
          <w:noProof/>
        </w:rPr>
        <w:t>@Sam Sehgal (EXT Idiom)</w:t>
      </w:r>
      <w:r>
        <w:fldChar w:fldCharType="end"/>
      </w:r>
      <w:r>
        <w:t xml:space="preserve"> will let you take care of logic cell</w:t>
      </w:r>
    </w:p>
  </w:comment>
  <w:comment w:id="6108" w:author="Sam Sehgal (EXT Idiom) [2]" w:date="2024-06-23T14:28:00Z" w:initials="ss">
    <w:p w14:paraId="093D0979" w14:textId="77777777" w:rsidR="009B53D5" w:rsidRDefault="009B53D5" w:rsidP="009B53D5">
      <w:pPr>
        <w:pStyle w:val="CommentText"/>
      </w:pPr>
      <w:r>
        <w:rPr>
          <w:rStyle w:val="CommentReference"/>
        </w:rPr>
        <w:annotationRef/>
      </w:r>
      <w:r>
        <w:t xml:space="preserve">Updated- removed internal variable logic </w:t>
      </w:r>
      <w:r>
        <w:fldChar w:fldCharType="begin"/>
      </w:r>
      <w:r>
        <w:instrText>HYPERLINK "mailto:William.Turner@hollard.com.au"</w:instrText>
      </w:r>
      <w:bookmarkStart w:id="6110" w:name="_@_8D60C649CF374A46A52F51B0DEC8070FZ"/>
      <w:r>
        <w:fldChar w:fldCharType="separate"/>
      </w:r>
      <w:bookmarkEnd w:id="6110"/>
      <w:r w:rsidRPr="000C05A2">
        <w:rPr>
          <w:rStyle w:val="Mention"/>
          <w:noProof/>
        </w:rPr>
        <w:t>@William Turner</w:t>
      </w:r>
      <w:r>
        <w:fldChar w:fldCharType="end"/>
      </w:r>
      <w:r>
        <w:t xml:space="preserve"> </w:t>
      </w:r>
    </w:p>
  </w:comment>
  <w:comment w:id="6158" w:author="Kirsten Linnert" w:date="2024-06-17T10:16:00Z" w:initials="KL">
    <w:p w14:paraId="7C739F1D" w14:textId="77777777" w:rsidR="00772B2F" w:rsidRDefault="00772B2F" w:rsidP="00772B2F">
      <w:pPr>
        <w:pStyle w:val="CommentText"/>
      </w:pPr>
      <w:r>
        <w:rPr>
          <w:rStyle w:val="CommentReference"/>
        </w:rPr>
        <w:annotationRef/>
      </w:r>
      <w:r w:rsidRPr="7253843A">
        <w:t>Amend 'Your internalvariable' to 'Insured Address'</w:t>
      </w:r>
    </w:p>
  </w:comment>
  <w:comment w:id="6159" w:author="William Turner" w:date="2024-06-19T15:58:00Z" w:initials="WT">
    <w:p w14:paraId="7AAC0628" w14:textId="77777777" w:rsidR="00772B2F" w:rsidRDefault="00772B2F" w:rsidP="00772B2F">
      <w:pPr>
        <w:pStyle w:val="CommentText"/>
      </w:pPr>
      <w:r>
        <w:rPr>
          <w:rStyle w:val="CommentReference"/>
        </w:rPr>
        <w:annotationRef/>
      </w:r>
      <w:r>
        <w:t>accepted</w:t>
      </w:r>
    </w:p>
  </w:comment>
  <w:comment w:id="6162" w:author="Kirsten Linnert" w:date="2024-06-28T11:24:00Z" w:initials="KL">
    <w:p w14:paraId="347518A7" w14:textId="77777777" w:rsidR="00772B2F" w:rsidRDefault="00772B2F" w:rsidP="00772B2F">
      <w:pPr>
        <w:pStyle w:val="CommentText"/>
      </w:pPr>
      <w:r>
        <w:t>I'm not clear on what will display for occupancy type/kind of property. Is this where we will state 'home is owner occupied'.  Do we specifically say anywhere on the Home policy that it is not rented out, which is different to saying it's not sublet.  Do we also specify on LL that it is rented out and not owner occupied?</w:t>
      </w:r>
      <w:r>
        <w:rPr>
          <w:rStyle w:val="CommentReference"/>
        </w:rPr>
        <w:annotationRef/>
      </w:r>
    </w:p>
  </w:comment>
  <w:comment w:id="6163" w:author="William Turner [2]" w:date="2024-07-04T12:11:00Z" w:initials="WT">
    <w:p w14:paraId="0B3F9CB5" w14:textId="77777777" w:rsidR="00772B2F" w:rsidRDefault="00772B2F" w:rsidP="00772B2F">
      <w:pPr>
        <w:pStyle w:val="CommentText"/>
      </w:pPr>
      <w:r>
        <w:rPr>
          <w:rStyle w:val="CommentReference"/>
        </w:rPr>
        <w:annotationRef/>
      </w:r>
      <w:r>
        <w:t xml:space="preserve">For Home policies it will say one of the following: </w:t>
      </w:r>
      <w:r>
        <w:rPr>
          <w:color w:val="000000"/>
        </w:rPr>
        <w:t>(a) A home I live in alone, or with friends/family</w:t>
      </w:r>
    </w:p>
    <w:p w14:paraId="226B7DA9" w14:textId="77777777" w:rsidR="00772B2F" w:rsidRDefault="00772B2F" w:rsidP="00772B2F">
      <w:pPr>
        <w:pStyle w:val="CommentText"/>
      </w:pPr>
      <w:r>
        <w:rPr>
          <w:color w:val="000000"/>
        </w:rPr>
        <w:t xml:space="preserve">(b) A home I live in with tenants and/or boarders </w:t>
      </w:r>
    </w:p>
    <w:p w14:paraId="10C06ED3" w14:textId="77777777" w:rsidR="00772B2F" w:rsidRDefault="00772B2F" w:rsidP="00772B2F">
      <w:pPr>
        <w:pStyle w:val="CommentText"/>
      </w:pPr>
      <w:r>
        <w:rPr>
          <w:color w:val="000000"/>
        </w:rPr>
        <w:t>(c) A rental property</w:t>
      </w:r>
    </w:p>
    <w:p w14:paraId="4168517F" w14:textId="77777777" w:rsidR="00772B2F" w:rsidRDefault="00772B2F" w:rsidP="00772B2F">
      <w:pPr>
        <w:pStyle w:val="CommentText"/>
      </w:pPr>
      <w:r>
        <w:rPr>
          <w:color w:val="000000"/>
        </w:rPr>
        <w:t>(d)  A home I don't yet live in</w:t>
      </w:r>
    </w:p>
    <w:p w14:paraId="5A0B3B7E" w14:textId="77777777" w:rsidR="00772B2F" w:rsidRDefault="00772B2F" w:rsidP="00772B2F">
      <w:pPr>
        <w:pStyle w:val="CommentText"/>
      </w:pPr>
      <w:r>
        <w:rPr>
          <w:color w:val="000000"/>
        </w:rPr>
        <w:t>(e) My holiday home</w:t>
      </w:r>
      <w:r>
        <w:rPr>
          <w:color w:val="000000"/>
        </w:rPr>
        <w:br/>
        <w:t>For LL policies it will say one of the following:</w:t>
      </w:r>
      <w:r>
        <w:rPr>
          <w:color w:val="000000"/>
        </w:rPr>
        <w:br/>
        <w:t>(a) Residential rental - Long term</w:t>
      </w:r>
    </w:p>
    <w:p w14:paraId="7BF6401D" w14:textId="77777777" w:rsidR="00772B2F" w:rsidRDefault="00772B2F" w:rsidP="00772B2F">
      <w:pPr>
        <w:pStyle w:val="CommentText"/>
      </w:pPr>
      <w:r>
        <w:rPr>
          <w:color w:val="000000"/>
        </w:rPr>
        <w:t>(b) Residential rental - Holiday or short term</w:t>
      </w:r>
    </w:p>
  </w:comment>
  <w:comment w:id="6164" w:author="William Turner [2]" w:date="2024-07-04T12:14:00Z" w:initials="WT">
    <w:p w14:paraId="31069597" w14:textId="77777777" w:rsidR="00772B2F" w:rsidRDefault="00772B2F" w:rsidP="00772B2F">
      <w:pPr>
        <w:pStyle w:val="CommentText"/>
      </w:pPr>
      <w:r>
        <w:rPr>
          <w:rStyle w:val="CommentReference"/>
        </w:rPr>
        <w:annotationRef/>
      </w:r>
      <w:r>
        <w:t xml:space="preserve">In answer to your other question, the Home policy states in the About your policy section the following: your </w:t>
      </w:r>
      <w:r>
        <w:rPr>
          <w:highlight w:val="cyan"/>
        </w:rPr>
        <w:t>Insured Address</w:t>
      </w:r>
      <w:r>
        <w:t xml:space="preserve"> is not a boarding house, hostel, hotel, Government owned residence, mobile or moveable home, building located in a caravan park or holiday park, commercial farm or hobby farm.</w:t>
      </w:r>
    </w:p>
  </w:comment>
  <w:comment w:id="6211" w:author="Kirsten Linnert" w:date="2024-06-17T10:16:00Z" w:initials="KL">
    <w:p w14:paraId="3A50AF7B" w14:textId="4832F782" w:rsidR="00681336" w:rsidRDefault="00BC1C47">
      <w:pPr>
        <w:pStyle w:val="CommentText"/>
      </w:pPr>
      <w:r>
        <w:rPr>
          <w:rStyle w:val="CommentReference"/>
        </w:rPr>
        <w:annotationRef/>
      </w:r>
      <w:r w:rsidR="3339BEFC" w:rsidRPr="74A5DA0B">
        <w:t>Amend 'Your internalvariable' to 'Insured Address'</w:t>
      </w:r>
    </w:p>
  </w:comment>
  <w:comment w:id="6212" w:author="William Turner" w:date="2024-06-19T15:59:00Z" w:initials="WT">
    <w:p w14:paraId="52154569" w14:textId="77777777" w:rsidR="00DF242B" w:rsidRDefault="00DF242B" w:rsidP="00DF242B">
      <w:pPr>
        <w:pStyle w:val="CommentText"/>
      </w:pPr>
      <w:r>
        <w:rPr>
          <w:rStyle w:val="CommentReference"/>
        </w:rPr>
        <w:annotationRef/>
      </w:r>
      <w:r>
        <w:t>accepted</w:t>
      </w:r>
    </w:p>
  </w:comment>
  <w:comment w:id="6213" w:author="William Turner" w:date="2024-06-19T16:03:00Z" w:initials="WT">
    <w:p w14:paraId="53A7D3F1" w14:textId="75FDC383" w:rsidR="00BB789C" w:rsidRDefault="00BB789C" w:rsidP="00BB789C">
      <w:pPr>
        <w:pStyle w:val="CommentText"/>
      </w:pPr>
      <w:r>
        <w:rPr>
          <w:rStyle w:val="CommentReference"/>
        </w:rPr>
        <w:annotationRef/>
      </w:r>
      <w:r>
        <w:fldChar w:fldCharType="begin"/>
      </w:r>
      <w:r>
        <w:instrText>HYPERLINK "mailto:Sam.Sehgal@hollard.com.au"</w:instrText>
      </w:r>
      <w:bookmarkStart w:id="6215" w:name="_@_E73C2BDC0A984B9E8D7FD7FD1F470C49Z"/>
      <w:r>
        <w:fldChar w:fldCharType="separate"/>
      </w:r>
      <w:bookmarkEnd w:id="6215"/>
      <w:r w:rsidRPr="00BB789C">
        <w:rPr>
          <w:rStyle w:val="Mention"/>
          <w:noProof/>
        </w:rPr>
        <w:t>@Sam Sehgal (EXT Idiom)</w:t>
      </w:r>
      <w:r>
        <w:fldChar w:fldCharType="end"/>
      </w:r>
      <w:r>
        <w:t xml:space="preserve">  will let you take care of logic cell</w:t>
      </w:r>
    </w:p>
  </w:comment>
  <w:comment w:id="6214" w:author="Sam Sehgal (EXT Idiom) [2]" w:date="2024-06-23T14:29:00Z" w:initials="ss">
    <w:p w14:paraId="18B4B561" w14:textId="04A70F12" w:rsidR="000C05A2" w:rsidRDefault="000C05A2" w:rsidP="000C05A2">
      <w:pPr>
        <w:pStyle w:val="CommentText"/>
      </w:pPr>
      <w:r>
        <w:rPr>
          <w:rStyle w:val="CommentReference"/>
        </w:rPr>
        <w:annotationRef/>
      </w:r>
      <w:r>
        <w:t xml:space="preserve">Updated- removed internal variable logic. </w:t>
      </w:r>
      <w:r>
        <w:fldChar w:fldCharType="begin"/>
      </w:r>
      <w:r>
        <w:instrText>HYPERLINK "mailto:William.Turner@hollard.com.au"</w:instrText>
      </w:r>
      <w:bookmarkStart w:id="6216" w:name="_@_1AC7564157824C6EA2ED358383F78F65Z"/>
      <w:r>
        <w:fldChar w:fldCharType="separate"/>
      </w:r>
      <w:bookmarkEnd w:id="6216"/>
      <w:r w:rsidRPr="000C05A2">
        <w:rPr>
          <w:rStyle w:val="Mention"/>
          <w:noProof/>
        </w:rPr>
        <w:t>@William Turner</w:t>
      </w:r>
      <w:r>
        <w:fldChar w:fldCharType="end"/>
      </w:r>
      <w:r>
        <w:t xml:space="preserve"> </w:t>
      </w:r>
    </w:p>
  </w:comment>
  <w:comment w:id="6217" w:author="Kirsten Linnert" w:date="2024-06-17T15:41:00Z" w:initials="KL">
    <w:p w14:paraId="377B2A7E" w14:textId="63F1CAF0" w:rsidR="00681336" w:rsidRDefault="00BC1C47">
      <w:pPr>
        <w:pStyle w:val="CommentText"/>
      </w:pPr>
      <w:r>
        <w:rPr>
          <w:rStyle w:val="CommentReference"/>
        </w:rPr>
        <w:annotationRef/>
      </w:r>
      <w:r w:rsidR="482E94B9" w:rsidRPr="23DE7398">
        <w:t xml:space="preserve">Confirming 'You describe your...as' will not be duplicated for each bullet point? We need to wordsmith the bullet points.  For eg- '...your Insured Address as it will be occupied at least once a month.' </w:t>
      </w:r>
    </w:p>
  </w:comment>
  <w:comment w:id="6218" w:author="William Turner" w:date="2024-06-19T16:02:00Z" w:initials="WT">
    <w:p w14:paraId="5D2C136C" w14:textId="77777777" w:rsidR="000C15D2" w:rsidRDefault="000C15D2" w:rsidP="000C15D2">
      <w:pPr>
        <w:pStyle w:val="CommentText"/>
      </w:pPr>
      <w:r>
        <w:rPr>
          <w:rStyle w:val="CommentReference"/>
        </w:rPr>
        <w:annotationRef/>
      </w:r>
      <w:r>
        <w:t>It won’t be duplicated for each bullet point. See screenshot above this section for indication of how bullet points appear next to “You describe your...as:</w:t>
      </w:r>
    </w:p>
  </w:comment>
  <w:comment w:id="6220" w:author="Kirsten Linnert" w:date="2024-06-28T15:26:00Z" w:initials="KL">
    <w:p w14:paraId="660E1B24" w14:textId="7696B848" w:rsidR="0472516C" w:rsidRDefault="0472516C">
      <w:pPr>
        <w:pStyle w:val="CommentText"/>
      </w:pPr>
      <w:r>
        <w:t xml:space="preserve">delete 'it will be' </w:t>
      </w:r>
      <w:r>
        <w:rPr>
          <w:rStyle w:val="CommentReference"/>
        </w:rPr>
        <w:annotationRef/>
      </w:r>
    </w:p>
  </w:comment>
  <w:comment w:id="6221" w:author="William Turner [2]" w:date="2024-07-04T12:15:00Z" w:initials="WT">
    <w:p w14:paraId="15E00AD9" w14:textId="77777777" w:rsidR="002C48C8" w:rsidRDefault="002C48C8" w:rsidP="002C48C8">
      <w:pPr>
        <w:pStyle w:val="CommentText"/>
      </w:pPr>
      <w:r>
        <w:rPr>
          <w:rStyle w:val="CommentReference"/>
        </w:rPr>
        <w:annotationRef/>
      </w:r>
      <w:r>
        <w:t>Accepted - now updated</w:t>
      </w:r>
    </w:p>
  </w:comment>
  <w:comment w:id="6222" w:author="Kester Rozario [2]" w:date="2024-05-13T13:58:00Z" w:initials="KR">
    <w:p w14:paraId="3CBD9CD8" w14:textId="033EE900" w:rsidR="00744162" w:rsidRDefault="00744162" w:rsidP="00744162">
      <w:r>
        <w:rPr>
          <w:rStyle w:val="CommentReference"/>
        </w:rPr>
        <w:annotationRef/>
      </w:r>
      <w:r>
        <w:rPr>
          <w:rFonts w:ascii="Arial" w:eastAsia="Times New Roman" w:hAnsi="Arial" w:cs="Arial"/>
          <w:color w:val="000000"/>
          <w:kern w:val="0"/>
          <w:sz w:val="22"/>
          <w:szCs w:val="22"/>
          <w:lang w:val="en-AU" w:eastAsia="en-AU"/>
          <w14:ligatures w14:val="none"/>
        </w:rPr>
        <w:fldChar w:fldCharType="begin"/>
      </w:r>
      <w:r>
        <w:rPr>
          <w:rFonts w:ascii="Arial" w:eastAsia="Times New Roman" w:hAnsi="Arial" w:cs="Arial"/>
          <w:color w:val="000000"/>
          <w:kern w:val="0"/>
          <w:sz w:val="22"/>
          <w:szCs w:val="22"/>
          <w:lang w:val="en-AU" w:eastAsia="en-AU"/>
          <w14:ligatures w14:val="none"/>
        </w:rPr>
        <w:instrText>HYPERLINK "mailto:William.Turner@hollard.com.au"</w:instrText>
      </w:r>
      <w:r>
        <w:rPr>
          <w:rFonts w:ascii="Arial" w:eastAsia="Times New Roman" w:hAnsi="Arial" w:cs="Arial"/>
          <w:color w:val="000000"/>
          <w:kern w:val="0"/>
          <w:sz w:val="22"/>
          <w:szCs w:val="22"/>
          <w:lang w:val="en-AU" w:eastAsia="en-AU"/>
          <w14:ligatures w14:val="none"/>
        </w:rPr>
      </w:r>
      <w:bookmarkStart w:id="6224" w:name="_@_F7D7481CBC0B49468EF9814AD2451AF3Z"/>
      <w:r>
        <w:rPr>
          <w:rFonts w:ascii="Arial" w:eastAsia="Times New Roman" w:hAnsi="Arial" w:cs="Arial"/>
          <w:color w:val="000000"/>
          <w:kern w:val="0"/>
          <w:sz w:val="22"/>
          <w:szCs w:val="22"/>
          <w:lang w:val="en-AU" w:eastAsia="en-AU"/>
          <w14:ligatures w14:val="none"/>
        </w:rPr>
        <w:fldChar w:fldCharType="separate"/>
      </w:r>
      <w:bookmarkEnd w:id="6224"/>
      <w:r w:rsidRPr="00744162">
        <w:rPr>
          <w:rStyle w:val="Mention"/>
          <w:rFonts w:ascii="Arial" w:eastAsia="Times New Roman" w:hAnsi="Arial" w:cs="Arial"/>
          <w:noProof/>
          <w:kern w:val="0"/>
          <w:sz w:val="22"/>
          <w:szCs w:val="22"/>
          <w:lang w:val="en-AU" w:eastAsia="en-AU"/>
          <w14:ligatures w14:val="none"/>
        </w:rPr>
        <w:t>@William Turner</w:t>
      </w:r>
      <w:r>
        <w:rPr>
          <w:rFonts w:ascii="Arial" w:eastAsia="Times New Roman" w:hAnsi="Arial" w:cs="Arial"/>
          <w:color w:val="000000"/>
          <w:kern w:val="0"/>
          <w:sz w:val="22"/>
          <w:szCs w:val="22"/>
          <w:lang w:val="en-AU" w:eastAsia="en-AU"/>
          <w14:ligatures w14:val="none"/>
        </w:rPr>
        <w:fldChar w:fldCharType="end"/>
      </w:r>
      <w:r>
        <w:rPr>
          <w:rFonts w:ascii="Arial" w:eastAsia="Times New Roman" w:hAnsi="Arial" w:cs="Arial"/>
          <w:color w:val="000000"/>
          <w:kern w:val="0"/>
          <w:sz w:val="22"/>
          <w:szCs w:val="22"/>
          <w:lang w:val="en-AU" w:eastAsia="en-AU"/>
          <w14:ligatures w14:val="none"/>
        </w:rPr>
        <w:t xml:space="preserve"> to discuss with underwriting on the different answers for &lt;OccupancyTypeDisplay&gt;</w:t>
      </w:r>
    </w:p>
  </w:comment>
  <w:comment w:id="6223" w:author="William Turner" w:date="2024-06-24T13:04:00Z" w:initials="WT">
    <w:p w14:paraId="47F97746" w14:textId="77777777" w:rsidR="009839E3" w:rsidRDefault="009839E3" w:rsidP="009839E3">
      <w:pPr>
        <w:pStyle w:val="CommentText"/>
      </w:pPr>
      <w:r>
        <w:rPr>
          <w:rStyle w:val="CommentReference"/>
        </w:rPr>
        <w:annotationRef/>
      </w:r>
      <w:r>
        <w:t>This was completed prior to Due Diligence commencing on 27/5</w:t>
      </w:r>
    </w:p>
  </w:comment>
  <w:comment w:id="6243" w:author="Kirsten Linnert" w:date="2024-06-17T10:17:00Z" w:initials="KL">
    <w:p w14:paraId="19612E31" w14:textId="1BDEDEEB" w:rsidR="00681336" w:rsidRDefault="00BC1C47">
      <w:pPr>
        <w:pStyle w:val="CommentText"/>
      </w:pPr>
      <w:r>
        <w:rPr>
          <w:rStyle w:val="CommentReference"/>
        </w:rPr>
        <w:annotationRef/>
      </w:r>
      <w:r w:rsidR="25D92AD8" w:rsidRPr="570CA4BC">
        <w:t>Amend 'Your internalvariable' to 'Insured Address'</w:t>
      </w:r>
    </w:p>
  </w:comment>
  <w:comment w:id="6244" w:author="William Turner" w:date="2024-06-19T16:05:00Z" w:initials="WT">
    <w:p w14:paraId="389F282D" w14:textId="77777777" w:rsidR="0069560B" w:rsidRDefault="0069560B" w:rsidP="0069560B">
      <w:pPr>
        <w:pStyle w:val="CommentText"/>
      </w:pPr>
      <w:r>
        <w:rPr>
          <w:rStyle w:val="CommentReference"/>
        </w:rPr>
        <w:annotationRef/>
      </w:r>
      <w:r>
        <w:t>accepted</w:t>
      </w:r>
    </w:p>
  </w:comment>
  <w:comment w:id="6246" w:author="Kirsten Linnert" w:date="2024-06-28T15:26:00Z" w:initials="KL">
    <w:p w14:paraId="1F8CBF63" w14:textId="22C4DBBA" w:rsidR="0472516C" w:rsidRDefault="0472516C">
      <w:pPr>
        <w:pStyle w:val="CommentText"/>
      </w:pPr>
      <w:r>
        <w:t>delete 'it is'</w:t>
      </w:r>
      <w:r>
        <w:rPr>
          <w:rStyle w:val="CommentReference"/>
        </w:rPr>
        <w:annotationRef/>
      </w:r>
    </w:p>
  </w:comment>
  <w:comment w:id="6247" w:author="William Turner [2]" w:date="2024-07-04T12:16:00Z" w:initials="WT">
    <w:p w14:paraId="4A5D0FED" w14:textId="77777777" w:rsidR="002C48C8" w:rsidRDefault="002C48C8" w:rsidP="002C48C8">
      <w:pPr>
        <w:pStyle w:val="CommentText"/>
      </w:pPr>
      <w:r>
        <w:rPr>
          <w:rStyle w:val="CommentReference"/>
        </w:rPr>
        <w:annotationRef/>
      </w:r>
      <w:r>
        <w:t>Accepted - now updated</w:t>
      </w:r>
    </w:p>
  </w:comment>
  <w:comment w:id="6248" w:author="Kirsten Linnert" w:date="2024-06-17T15:46:00Z" w:initials="KL">
    <w:p w14:paraId="38C5A3DC" w14:textId="121ECC02" w:rsidR="00681336" w:rsidRDefault="00BC1C47">
      <w:pPr>
        <w:pStyle w:val="CommentText"/>
      </w:pPr>
      <w:r>
        <w:rPr>
          <w:rStyle w:val="CommentReference"/>
        </w:rPr>
        <w:annotationRef/>
      </w:r>
      <w:r w:rsidR="23A7CE43" w:rsidRPr="3A09BE22">
        <w:t>We need to discuss the Occupancy Type and Renovation logic and how it will apply, and at what point in the policy cycle. For eg- 'it will be occupied within 60 days' is this only at NB? Will this also display at renewal? Endorsement? The PDS states we only need to be told about renos over $50K.</w:t>
      </w:r>
    </w:p>
  </w:comment>
  <w:comment w:id="6249" w:author="William Turner [2]" w:date="2024-07-04T12:17:00Z" w:initials="WT">
    <w:p w14:paraId="7E2D8790" w14:textId="77777777" w:rsidR="000627E0" w:rsidRDefault="000627E0" w:rsidP="000627E0">
      <w:pPr>
        <w:pStyle w:val="CommentText"/>
      </w:pPr>
      <w:r>
        <w:rPr>
          <w:rStyle w:val="CommentReference"/>
        </w:rPr>
        <w:annotationRef/>
      </w:r>
      <w:r>
        <w:t>Confirming that this was subsequently discussed between Will, Kirsten, Grant and Cate to clarify things</w:t>
      </w:r>
    </w:p>
  </w:comment>
  <w:comment w:id="6265" w:author="Kirsten Linnert" w:date="2024-06-17T10:18:00Z" w:initials="KL">
    <w:p w14:paraId="7420CBA1" w14:textId="5FE2E6F2" w:rsidR="00681336" w:rsidRDefault="00BC1C47">
      <w:pPr>
        <w:pStyle w:val="CommentText"/>
      </w:pPr>
      <w:r>
        <w:rPr>
          <w:rStyle w:val="CommentReference"/>
        </w:rPr>
        <w:annotationRef/>
      </w:r>
      <w:r w:rsidR="5125806E" w:rsidRPr="1205888B">
        <w:t>Amend 'Your internalvariable' to 'Insured Address'</w:t>
      </w:r>
    </w:p>
  </w:comment>
  <w:comment w:id="6266" w:author="William Turner" w:date="2024-06-19T16:06:00Z" w:initials="WT">
    <w:p w14:paraId="571AE92E" w14:textId="77777777" w:rsidR="00C94465" w:rsidRDefault="00C94465" w:rsidP="00C94465">
      <w:pPr>
        <w:pStyle w:val="CommentText"/>
      </w:pPr>
      <w:r>
        <w:rPr>
          <w:rStyle w:val="CommentReference"/>
        </w:rPr>
        <w:annotationRef/>
      </w:r>
      <w:r>
        <w:t>accepted</w:t>
      </w:r>
    </w:p>
  </w:comment>
  <w:comment w:id="6268" w:author="Kirsten Linnert" w:date="2024-06-28T15:26:00Z" w:initials="KL">
    <w:p w14:paraId="30A9710F" w14:textId="2DF1AEC4" w:rsidR="0472516C" w:rsidRDefault="0472516C">
      <w:pPr>
        <w:pStyle w:val="CommentText"/>
      </w:pPr>
      <w:r>
        <w:t>delete 'it will be'</w:t>
      </w:r>
      <w:r>
        <w:rPr>
          <w:rStyle w:val="CommentReference"/>
        </w:rPr>
        <w:annotationRef/>
      </w:r>
    </w:p>
  </w:comment>
  <w:comment w:id="6269" w:author="William Turner [2]" w:date="2024-07-04T12:17:00Z" w:initials="WT">
    <w:p w14:paraId="6641A957" w14:textId="77777777" w:rsidR="000627E0" w:rsidRDefault="000627E0" w:rsidP="000627E0">
      <w:pPr>
        <w:pStyle w:val="CommentText"/>
      </w:pPr>
      <w:r>
        <w:rPr>
          <w:rStyle w:val="CommentReference"/>
        </w:rPr>
        <w:annotationRef/>
      </w:r>
      <w:r>
        <w:t>Accepted - now updated</w:t>
      </w:r>
    </w:p>
  </w:comment>
  <w:comment w:id="6270" w:author="Amanda Yates" w:date="2024-06-17T15:42:00Z" w:initials="AY">
    <w:p w14:paraId="738E8925" w14:textId="4905AC78" w:rsidR="00681336" w:rsidRDefault="00BC1C47">
      <w:pPr>
        <w:pStyle w:val="CommentText"/>
      </w:pPr>
      <w:r>
        <w:rPr>
          <w:rStyle w:val="CommentReference"/>
        </w:rPr>
        <w:annotationRef/>
      </w:r>
      <w:r w:rsidR="3B445312" w:rsidRPr="4007115D">
        <w:t>Single ' please</w:t>
      </w:r>
    </w:p>
  </w:comment>
  <w:comment w:id="6271" w:author="William Turner" w:date="2024-06-19T16:07:00Z" w:initials="WT">
    <w:p w14:paraId="7C20EC06" w14:textId="77777777" w:rsidR="00262FCB" w:rsidRDefault="00262FCB" w:rsidP="00262FCB">
      <w:pPr>
        <w:pStyle w:val="CommentText"/>
      </w:pPr>
      <w:r>
        <w:rPr>
          <w:rStyle w:val="CommentReference"/>
        </w:rPr>
        <w:annotationRef/>
      </w:r>
      <w:r>
        <w:t>accepted</w:t>
      </w:r>
    </w:p>
  </w:comment>
  <w:comment w:id="6301" w:author="Kirsten Linnert" w:date="2024-06-17T10:18:00Z" w:initials="KL">
    <w:p w14:paraId="71EAF8BF" w14:textId="77777777" w:rsidR="00B20117" w:rsidRDefault="00B20117">
      <w:pPr>
        <w:pStyle w:val="CommentText"/>
      </w:pPr>
      <w:r>
        <w:rPr>
          <w:rStyle w:val="CommentReference"/>
        </w:rPr>
        <w:annotationRef/>
      </w:r>
      <w:r w:rsidRPr="1205888B">
        <w:t>Amend 'Your internalvariable' to 'Insured Address'</w:t>
      </w:r>
    </w:p>
  </w:comment>
  <w:comment w:id="6302" w:author="William Turner" w:date="2024-06-19T16:06:00Z" w:initials="WT">
    <w:p w14:paraId="5E559E09" w14:textId="77777777" w:rsidR="00B20117" w:rsidRDefault="00B20117" w:rsidP="00C94465">
      <w:pPr>
        <w:pStyle w:val="CommentText"/>
      </w:pPr>
      <w:r>
        <w:rPr>
          <w:rStyle w:val="CommentReference"/>
        </w:rPr>
        <w:annotationRef/>
      </w:r>
      <w:r>
        <w:t>accepted</w:t>
      </w:r>
    </w:p>
  </w:comment>
  <w:comment w:id="6311" w:author="Kirsten Linnert" w:date="2024-06-28T15:26:00Z" w:initials="KL">
    <w:p w14:paraId="159CB9C8" w14:textId="77777777" w:rsidR="00B20117" w:rsidRDefault="00B20117">
      <w:pPr>
        <w:pStyle w:val="CommentText"/>
      </w:pPr>
      <w:r>
        <w:t>delete 'it will be'</w:t>
      </w:r>
      <w:r>
        <w:rPr>
          <w:rStyle w:val="CommentReference"/>
        </w:rPr>
        <w:annotationRef/>
      </w:r>
    </w:p>
  </w:comment>
  <w:comment w:id="6312" w:author="William Turner [2]" w:date="2024-07-04T12:17:00Z" w:initials="WT">
    <w:p w14:paraId="388FE075" w14:textId="77777777" w:rsidR="00B20117" w:rsidRDefault="00B20117" w:rsidP="000627E0">
      <w:pPr>
        <w:pStyle w:val="CommentText"/>
      </w:pPr>
      <w:r>
        <w:rPr>
          <w:rStyle w:val="CommentReference"/>
        </w:rPr>
        <w:annotationRef/>
      </w:r>
      <w:r>
        <w:t>Accepted - now updated</w:t>
      </w:r>
    </w:p>
  </w:comment>
  <w:comment w:id="6317" w:author="Amanda Yates" w:date="2024-06-17T15:42:00Z" w:initials="AY">
    <w:p w14:paraId="64F60BF9" w14:textId="77777777" w:rsidR="004279F0" w:rsidRDefault="004279F0" w:rsidP="004279F0">
      <w:pPr>
        <w:pStyle w:val="CommentText"/>
      </w:pPr>
      <w:r>
        <w:rPr>
          <w:rStyle w:val="CommentReference"/>
        </w:rPr>
        <w:annotationRef/>
      </w:r>
      <w:r w:rsidRPr="4007115D">
        <w:t>Single ' please</w:t>
      </w:r>
    </w:p>
  </w:comment>
  <w:comment w:id="6318" w:author="William Turner" w:date="2024-06-19T16:07:00Z" w:initials="WT">
    <w:p w14:paraId="4E364F49" w14:textId="77777777" w:rsidR="004279F0" w:rsidRDefault="004279F0" w:rsidP="004279F0">
      <w:pPr>
        <w:pStyle w:val="CommentText"/>
      </w:pPr>
      <w:r>
        <w:rPr>
          <w:rStyle w:val="CommentReference"/>
        </w:rPr>
        <w:annotationRef/>
      </w:r>
      <w:r>
        <w:t>accepted</w:t>
      </w:r>
    </w:p>
  </w:comment>
  <w:comment w:id="6412" w:author="Kirsten Linnert" w:date="2024-06-17T10:18:00Z" w:initials="KL">
    <w:p w14:paraId="65615937" w14:textId="77777777" w:rsidR="00516E47" w:rsidRDefault="00516E47">
      <w:pPr>
        <w:pStyle w:val="CommentText"/>
      </w:pPr>
      <w:r>
        <w:rPr>
          <w:rStyle w:val="CommentReference"/>
        </w:rPr>
        <w:annotationRef/>
      </w:r>
      <w:r w:rsidRPr="1205888B">
        <w:t>Amend 'Your internalvariable' to 'Insured Address'</w:t>
      </w:r>
    </w:p>
  </w:comment>
  <w:comment w:id="6413" w:author="William Turner" w:date="2024-06-19T16:06:00Z" w:initials="WT">
    <w:p w14:paraId="62A88565" w14:textId="77777777" w:rsidR="00516E47" w:rsidRDefault="00516E47" w:rsidP="00C94465">
      <w:pPr>
        <w:pStyle w:val="CommentText"/>
      </w:pPr>
      <w:r>
        <w:rPr>
          <w:rStyle w:val="CommentReference"/>
        </w:rPr>
        <w:annotationRef/>
      </w:r>
      <w:r>
        <w:t>accepted</w:t>
      </w:r>
    </w:p>
  </w:comment>
  <w:comment w:id="6418" w:author="Bianca Tautz" w:date="2024-06-07T13:12:00Z" w:initials="BT">
    <w:p w14:paraId="5E385C40" w14:textId="77777777" w:rsidR="00516E47" w:rsidRDefault="00516E47" w:rsidP="00516E47">
      <w:pPr>
        <w:pStyle w:val="CommentText"/>
      </w:pPr>
      <w:r>
        <w:rPr>
          <w:rStyle w:val="CommentReference"/>
        </w:rPr>
        <w:annotationRef/>
      </w:r>
      <w:r w:rsidRPr="5F04EBA9">
        <w:t>Is that the accumulative across the policy period? (can we make this clearer?)</w:t>
      </w:r>
    </w:p>
  </w:comment>
  <w:comment w:id="6423" w:author="William Turner" w:date="2024-06-19T16:13:00Z" w:initials="WT">
    <w:p w14:paraId="3337E508" w14:textId="77777777" w:rsidR="00516E47" w:rsidRDefault="00516E47" w:rsidP="00516E47">
      <w:pPr>
        <w:pStyle w:val="CommentText"/>
      </w:pPr>
      <w:r>
        <w:rPr>
          <w:rStyle w:val="CommentReference"/>
        </w:rPr>
        <w:annotationRef/>
      </w:r>
      <w:r>
        <w:t>Have added ‘at a time’ as per UW guidance</w:t>
      </w:r>
    </w:p>
  </w:comment>
  <w:comment w:id="6419" w:author="Amanda Yates" w:date="2024-06-17T15:55:00Z" w:initials="AY">
    <w:p w14:paraId="025A3F53" w14:textId="77777777" w:rsidR="00516E47" w:rsidRDefault="00516E47" w:rsidP="00516E47">
      <w:pPr>
        <w:pStyle w:val="CommentText"/>
      </w:pPr>
      <w:r>
        <w:rPr>
          <w:rStyle w:val="CommentReference"/>
        </w:rPr>
        <w:annotationRef/>
      </w:r>
      <w:r w:rsidRPr="6F677541">
        <w:t>Please confirm with UW or Cate I believe there should be mention of 120 days at a time?</w:t>
      </w:r>
    </w:p>
  </w:comment>
  <w:comment w:id="6420" w:author="William Turner" w:date="2024-06-19T16:13:00Z" w:initials="WT">
    <w:p w14:paraId="5B3BF757" w14:textId="77777777" w:rsidR="00516E47" w:rsidRDefault="00516E47" w:rsidP="00516E47">
      <w:pPr>
        <w:pStyle w:val="CommentText"/>
      </w:pPr>
      <w:r>
        <w:rPr>
          <w:rStyle w:val="CommentReference"/>
        </w:rPr>
        <w:annotationRef/>
      </w:r>
      <w:r>
        <w:t>Have added ‘at a time’ as per UW guidance</w:t>
      </w:r>
    </w:p>
  </w:comment>
  <w:comment w:id="6421" w:author="Amanda Yates" w:date="2024-06-27T15:51:00Z" w:initials="AY">
    <w:p w14:paraId="268CBA8C" w14:textId="77777777" w:rsidR="00516E47" w:rsidRDefault="00516E47" w:rsidP="00516E47">
      <w:pPr>
        <w:pStyle w:val="CommentText"/>
      </w:pPr>
      <w:r>
        <w:t>Thank you</w:t>
      </w:r>
      <w:r>
        <w:rPr>
          <w:rStyle w:val="CommentReference"/>
        </w:rPr>
        <w:annotationRef/>
      </w:r>
    </w:p>
  </w:comment>
  <w:comment w:id="6464" w:author="Kirsten Linnert" w:date="2024-06-17T10:18:00Z" w:initials="KL">
    <w:p w14:paraId="75A571CE" w14:textId="77777777" w:rsidR="00DA28F3" w:rsidRDefault="00DA28F3">
      <w:pPr>
        <w:pStyle w:val="CommentText"/>
      </w:pPr>
      <w:r>
        <w:rPr>
          <w:rStyle w:val="CommentReference"/>
        </w:rPr>
        <w:annotationRef/>
      </w:r>
      <w:r w:rsidRPr="1205888B">
        <w:t>Amend 'Your internalvariable' to 'Insured Address'</w:t>
      </w:r>
    </w:p>
  </w:comment>
  <w:comment w:id="6465" w:author="William Turner" w:date="2024-06-19T16:06:00Z" w:initials="WT">
    <w:p w14:paraId="670BEFDC" w14:textId="77777777" w:rsidR="00DA28F3" w:rsidRDefault="00DA28F3" w:rsidP="00C94465">
      <w:pPr>
        <w:pStyle w:val="CommentText"/>
      </w:pPr>
      <w:r>
        <w:rPr>
          <w:rStyle w:val="CommentReference"/>
        </w:rPr>
        <w:annotationRef/>
      </w:r>
      <w:r>
        <w:t>accepted</w:t>
      </w:r>
    </w:p>
  </w:comment>
  <w:comment w:id="6468" w:author="Bianca Tautz" w:date="2024-06-07T13:12:00Z" w:initials="BT">
    <w:p w14:paraId="0B140591" w14:textId="77777777" w:rsidR="00E50551" w:rsidRDefault="00E50551" w:rsidP="00E50551">
      <w:pPr>
        <w:pStyle w:val="CommentText"/>
      </w:pPr>
      <w:r>
        <w:rPr>
          <w:rStyle w:val="CommentReference"/>
        </w:rPr>
        <w:annotationRef/>
      </w:r>
      <w:r w:rsidRPr="5F04EBA9">
        <w:t>Is that the accumulative across the policy period? (can we make this clearer?)</w:t>
      </w:r>
    </w:p>
  </w:comment>
  <w:comment w:id="6472" w:author="William Turner" w:date="2024-06-19T16:13:00Z" w:initials="WT">
    <w:p w14:paraId="1A263E08" w14:textId="77777777" w:rsidR="00E50551" w:rsidRDefault="00E50551" w:rsidP="00E50551">
      <w:pPr>
        <w:pStyle w:val="CommentText"/>
      </w:pPr>
      <w:r>
        <w:rPr>
          <w:rStyle w:val="CommentReference"/>
        </w:rPr>
        <w:annotationRef/>
      </w:r>
      <w:r>
        <w:t>Have added ‘at a time’ as per UW guidance</w:t>
      </w:r>
    </w:p>
  </w:comment>
  <w:comment w:id="6469" w:author="Amanda Yates" w:date="2024-06-17T15:55:00Z" w:initials="AY">
    <w:p w14:paraId="48266EC8" w14:textId="77777777" w:rsidR="00E50551" w:rsidRDefault="00E50551" w:rsidP="00E50551">
      <w:pPr>
        <w:pStyle w:val="CommentText"/>
      </w:pPr>
      <w:r>
        <w:rPr>
          <w:rStyle w:val="CommentReference"/>
        </w:rPr>
        <w:annotationRef/>
      </w:r>
      <w:r w:rsidRPr="6F677541">
        <w:t>Please confirm with UW or Cate I believe there should be mention of 120 days at a time?</w:t>
      </w:r>
    </w:p>
  </w:comment>
  <w:comment w:id="6470" w:author="William Turner" w:date="2024-06-19T16:13:00Z" w:initials="WT">
    <w:p w14:paraId="0574B924" w14:textId="77777777" w:rsidR="00E50551" w:rsidRDefault="00E50551" w:rsidP="00E50551">
      <w:pPr>
        <w:pStyle w:val="CommentText"/>
      </w:pPr>
      <w:r>
        <w:rPr>
          <w:rStyle w:val="CommentReference"/>
        </w:rPr>
        <w:annotationRef/>
      </w:r>
      <w:r>
        <w:t>Have added ‘at a time’ as per UW guidance</w:t>
      </w:r>
    </w:p>
  </w:comment>
  <w:comment w:id="6471" w:author="Amanda Yates" w:date="2024-06-27T15:51:00Z" w:initials="AY">
    <w:p w14:paraId="69EF3C51" w14:textId="77777777" w:rsidR="00E50551" w:rsidRDefault="00E50551" w:rsidP="00E50551">
      <w:pPr>
        <w:pStyle w:val="CommentText"/>
      </w:pPr>
      <w:r>
        <w:t>Thank you</w:t>
      </w:r>
      <w:r>
        <w:rPr>
          <w:rStyle w:val="CommentReference"/>
        </w:rPr>
        <w:annotationRef/>
      </w:r>
    </w:p>
  </w:comment>
  <w:comment w:id="6520" w:author="Kirsten Linnert" w:date="2024-06-17T10:18:00Z" w:initials="KL">
    <w:p w14:paraId="02B78F27" w14:textId="77777777" w:rsidR="009E438F" w:rsidRDefault="009E438F">
      <w:pPr>
        <w:pStyle w:val="CommentText"/>
      </w:pPr>
      <w:r>
        <w:rPr>
          <w:rStyle w:val="CommentReference"/>
        </w:rPr>
        <w:annotationRef/>
      </w:r>
      <w:r w:rsidRPr="1205888B">
        <w:t>Amend 'Your internalvariable' to 'Insured Address'</w:t>
      </w:r>
    </w:p>
  </w:comment>
  <w:comment w:id="6521" w:author="William Turner" w:date="2024-06-19T16:06:00Z" w:initials="WT">
    <w:p w14:paraId="56FB7C05" w14:textId="77777777" w:rsidR="009E438F" w:rsidRDefault="009E438F" w:rsidP="00C94465">
      <w:pPr>
        <w:pStyle w:val="CommentText"/>
      </w:pPr>
      <w:r>
        <w:rPr>
          <w:rStyle w:val="CommentReference"/>
        </w:rPr>
        <w:annotationRef/>
      </w:r>
      <w:r>
        <w:t>accepted</w:t>
      </w:r>
    </w:p>
  </w:comment>
  <w:comment w:id="6524" w:author="Bianca Tautz" w:date="2024-06-07T13:12:00Z" w:initials="BT">
    <w:p w14:paraId="08D1B625" w14:textId="77777777" w:rsidR="009E438F" w:rsidRDefault="009E438F" w:rsidP="00E50551">
      <w:pPr>
        <w:pStyle w:val="CommentText"/>
      </w:pPr>
      <w:r>
        <w:rPr>
          <w:rStyle w:val="CommentReference"/>
        </w:rPr>
        <w:annotationRef/>
      </w:r>
      <w:r w:rsidRPr="5F04EBA9">
        <w:t>Is that the accumulative across the policy period? (can we make this clearer?)</w:t>
      </w:r>
    </w:p>
  </w:comment>
  <w:comment w:id="6528" w:author="William Turner" w:date="2024-06-19T16:13:00Z" w:initials="WT">
    <w:p w14:paraId="70456A40" w14:textId="77777777" w:rsidR="009E438F" w:rsidRDefault="009E438F" w:rsidP="00E50551">
      <w:pPr>
        <w:pStyle w:val="CommentText"/>
      </w:pPr>
      <w:r>
        <w:rPr>
          <w:rStyle w:val="CommentReference"/>
        </w:rPr>
        <w:annotationRef/>
      </w:r>
      <w:r>
        <w:t>Have added ‘at a time’ as per UW guidance</w:t>
      </w:r>
    </w:p>
  </w:comment>
  <w:comment w:id="6525" w:author="Amanda Yates" w:date="2024-06-17T15:55:00Z" w:initials="AY">
    <w:p w14:paraId="320A1E06" w14:textId="77777777" w:rsidR="009E438F" w:rsidRDefault="009E438F" w:rsidP="00E50551">
      <w:pPr>
        <w:pStyle w:val="CommentText"/>
      </w:pPr>
      <w:r>
        <w:rPr>
          <w:rStyle w:val="CommentReference"/>
        </w:rPr>
        <w:annotationRef/>
      </w:r>
      <w:r w:rsidRPr="6F677541">
        <w:t>Please confirm with UW or Cate I believe there should be mention of 120 days at a time?</w:t>
      </w:r>
    </w:p>
  </w:comment>
  <w:comment w:id="6526" w:author="William Turner" w:date="2024-06-19T16:13:00Z" w:initials="WT">
    <w:p w14:paraId="492EA0EC" w14:textId="77777777" w:rsidR="009E438F" w:rsidRDefault="009E438F" w:rsidP="00E50551">
      <w:pPr>
        <w:pStyle w:val="CommentText"/>
      </w:pPr>
      <w:r>
        <w:rPr>
          <w:rStyle w:val="CommentReference"/>
        </w:rPr>
        <w:annotationRef/>
      </w:r>
      <w:r>
        <w:t>Have added ‘at a time’ as per UW guidance</w:t>
      </w:r>
    </w:p>
  </w:comment>
  <w:comment w:id="6527" w:author="Amanda Yates" w:date="2024-06-27T15:51:00Z" w:initials="AY">
    <w:p w14:paraId="1CE06849" w14:textId="77777777" w:rsidR="009E438F" w:rsidRDefault="009E438F" w:rsidP="00E50551">
      <w:pPr>
        <w:pStyle w:val="CommentText"/>
      </w:pPr>
      <w:r>
        <w:t>Thank you</w:t>
      </w:r>
      <w:r>
        <w:rPr>
          <w:rStyle w:val="CommentReference"/>
        </w:rPr>
        <w:annotationRef/>
      </w:r>
    </w:p>
  </w:comment>
  <w:comment w:id="6570" w:author="Kirsten Linnert" w:date="2024-06-17T10:18:00Z" w:initials="KL">
    <w:p w14:paraId="304FC98C" w14:textId="21FDAC66" w:rsidR="00681336" w:rsidRDefault="00BC1C47">
      <w:pPr>
        <w:pStyle w:val="CommentText"/>
      </w:pPr>
      <w:r>
        <w:rPr>
          <w:rStyle w:val="CommentReference"/>
        </w:rPr>
        <w:annotationRef/>
      </w:r>
      <w:r w:rsidR="4F92D2BB" w:rsidRPr="22611EA6">
        <w:t>Amend 'Your internalvariable' to 'Insured Address'</w:t>
      </w:r>
    </w:p>
  </w:comment>
  <w:comment w:id="6571" w:author="William Turner" w:date="2024-06-19T16:07:00Z" w:initials="WT">
    <w:p w14:paraId="08AE12E6" w14:textId="77777777" w:rsidR="00A74253" w:rsidRDefault="00A74253" w:rsidP="00A74253">
      <w:pPr>
        <w:pStyle w:val="CommentText"/>
      </w:pPr>
      <w:r>
        <w:rPr>
          <w:rStyle w:val="CommentReference"/>
        </w:rPr>
        <w:annotationRef/>
      </w:r>
      <w:r>
        <w:t>accepted</w:t>
      </w:r>
    </w:p>
  </w:comment>
  <w:comment w:id="6581" w:author="Kirsten Linnert" w:date="2024-06-28T15:27:00Z" w:initials="KL">
    <w:p w14:paraId="6D01FDFA" w14:textId="61D970CE" w:rsidR="0472516C" w:rsidRDefault="0472516C">
      <w:pPr>
        <w:pStyle w:val="CommentText"/>
      </w:pPr>
      <w:r>
        <w:t>delete 'it will be'</w:t>
      </w:r>
      <w:r>
        <w:rPr>
          <w:rStyle w:val="CommentReference"/>
        </w:rPr>
        <w:annotationRef/>
      </w:r>
    </w:p>
  </w:comment>
  <w:comment w:id="6582" w:author="William Turner [2]" w:date="2024-07-04T12:53:00Z" w:initials="WT">
    <w:p w14:paraId="158AA7D1" w14:textId="77777777" w:rsidR="007743B8" w:rsidRDefault="007743B8" w:rsidP="007743B8">
      <w:pPr>
        <w:pStyle w:val="CommentText"/>
      </w:pPr>
      <w:r>
        <w:rPr>
          <w:rStyle w:val="CommentReference"/>
        </w:rPr>
        <w:annotationRef/>
      </w:r>
      <w:r>
        <w:t>Accepted - now updated</w:t>
      </w:r>
    </w:p>
  </w:comment>
  <w:comment w:id="6583" w:author="Bianca Tautz" w:date="2024-06-07T13:12:00Z" w:initials="BT">
    <w:p w14:paraId="17720A73" w14:textId="0DBA3E91" w:rsidR="00D63487" w:rsidRDefault="00D63487">
      <w:pPr>
        <w:pStyle w:val="CommentText"/>
      </w:pPr>
      <w:r>
        <w:rPr>
          <w:rStyle w:val="CommentReference"/>
        </w:rPr>
        <w:annotationRef/>
      </w:r>
      <w:r w:rsidRPr="5F04EBA9">
        <w:t>Is that the accumulative across the policy period? (can we make this clearer?)</w:t>
      </w:r>
    </w:p>
  </w:comment>
  <w:comment w:id="6584" w:author="William Turner" w:date="2024-06-19T16:13:00Z" w:initials="WT">
    <w:p w14:paraId="4307D2DA" w14:textId="77777777" w:rsidR="0021623B" w:rsidRDefault="0021623B" w:rsidP="0021623B">
      <w:pPr>
        <w:pStyle w:val="CommentText"/>
      </w:pPr>
      <w:r>
        <w:rPr>
          <w:rStyle w:val="CommentReference"/>
        </w:rPr>
        <w:annotationRef/>
      </w:r>
      <w:r>
        <w:t>Have added ‘at a time’ as per UW guidance</w:t>
      </w:r>
    </w:p>
  </w:comment>
  <w:comment w:id="6589" w:author="Amanda Yates" w:date="2024-06-17T15:55:00Z" w:initials="AY">
    <w:p w14:paraId="7CA61E79" w14:textId="4E52D1CE" w:rsidR="00681336" w:rsidRDefault="00BC1C47">
      <w:pPr>
        <w:pStyle w:val="CommentText"/>
      </w:pPr>
      <w:r>
        <w:rPr>
          <w:rStyle w:val="CommentReference"/>
        </w:rPr>
        <w:annotationRef/>
      </w:r>
      <w:r w:rsidR="699A6FF4" w:rsidRPr="6F677541">
        <w:t>Please confirm with UW or Cate I believe there should be mention of 120 days at a time?</w:t>
      </w:r>
    </w:p>
  </w:comment>
  <w:comment w:id="6590" w:author="William Turner" w:date="2024-06-19T16:13:00Z" w:initials="WT">
    <w:p w14:paraId="4D514904" w14:textId="77777777" w:rsidR="0021623B" w:rsidRDefault="0021623B" w:rsidP="0021623B">
      <w:pPr>
        <w:pStyle w:val="CommentText"/>
      </w:pPr>
      <w:r>
        <w:rPr>
          <w:rStyle w:val="CommentReference"/>
        </w:rPr>
        <w:annotationRef/>
      </w:r>
      <w:r>
        <w:t>Have added ‘at a time’ as per UW guidance</w:t>
      </w:r>
    </w:p>
  </w:comment>
  <w:comment w:id="6591" w:author="Amanda Yates" w:date="2024-06-27T15:51:00Z" w:initials="AY">
    <w:p w14:paraId="2E07B1AE" w14:textId="06079F82" w:rsidR="0472516C" w:rsidRDefault="0472516C">
      <w:pPr>
        <w:pStyle w:val="CommentText"/>
      </w:pPr>
      <w:r>
        <w:t>Thank you</w:t>
      </w:r>
      <w:r>
        <w:rPr>
          <w:rStyle w:val="CommentReference"/>
        </w:rPr>
        <w:annotationRef/>
      </w:r>
    </w:p>
  </w:comment>
  <w:comment w:id="6650" w:author="Kirsten Linnert" w:date="2024-06-17T10:19:00Z" w:initials="KL">
    <w:p w14:paraId="75A18882" w14:textId="0EF4887E" w:rsidR="00681336" w:rsidRDefault="00BC1C47">
      <w:pPr>
        <w:pStyle w:val="CommentText"/>
      </w:pPr>
      <w:r>
        <w:rPr>
          <w:rStyle w:val="CommentReference"/>
        </w:rPr>
        <w:annotationRef/>
      </w:r>
      <w:r w:rsidR="63990AB4" w:rsidRPr="4C261AD6">
        <w:t>Amend 'Your internalvariable' to 'Insured Address'</w:t>
      </w:r>
    </w:p>
  </w:comment>
  <w:comment w:id="6651" w:author="William Turner" w:date="2024-06-19T16:15:00Z" w:initials="WT">
    <w:p w14:paraId="5F1894F7" w14:textId="77777777" w:rsidR="00B36126" w:rsidRDefault="00B36126" w:rsidP="00B36126">
      <w:pPr>
        <w:pStyle w:val="CommentText"/>
      </w:pPr>
      <w:r>
        <w:rPr>
          <w:rStyle w:val="CommentReference"/>
        </w:rPr>
        <w:annotationRef/>
      </w:r>
      <w:r>
        <w:t>accepted</w:t>
      </w:r>
    </w:p>
  </w:comment>
  <w:comment w:id="6679" w:author="Kirsten Linnert" w:date="2024-06-17T10:19:00Z" w:initials="KL">
    <w:p w14:paraId="66106792" w14:textId="77777777" w:rsidR="00167CD8" w:rsidRDefault="00167CD8">
      <w:pPr>
        <w:pStyle w:val="CommentText"/>
      </w:pPr>
      <w:r>
        <w:rPr>
          <w:rStyle w:val="CommentReference"/>
        </w:rPr>
        <w:annotationRef/>
      </w:r>
      <w:r w:rsidRPr="4C261AD6">
        <w:t>Amend 'Your internalvariable' to 'Insured Address'</w:t>
      </w:r>
    </w:p>
  </w:comment>
  <w:comment w:id="6680" w:author="William Turner" w:date="2024-06-19T16:15:00Z" w:initials="WT">
    <w:p w14:paraId="1E622CA0" w14:textId="77777777" w:rsidR="00167CD8" w:rsidRDefault="00167CD8" w:rsidP="00B36126">
      <w:pPr>
        <w:pStyle w:val="CommentText"/>
      </w:pPr>
      <w:r>
        <w:rPr>
          <w:rStyle w:val="CommentReference"/>
        </w:rPr>
        <w:annotationRef/>
      </w:r>
      <w:r>
        <w:t>accepted</w:t>
      </w:r>
    </w:p>
  </w:comment>
  <w:comment w:id="6690" w:author="Bianca Tautz" w:date="2024-06-07T13:12:00Z" w:initials="BT">
    <w:p w14:paraId="0D098D6B" w14:textId="77777777" w:rsidR="00167CD8" w:rsidRDefault="00167CD8" w:rsidP="00167CD8">
      <w:pPr>
        <w:pStyle w:val="CommentText"/>
      </w:pPr>
      <w:r>
        <w:rPr>
          <w:rStyle w:val="CommentReference"/>
        </w:rPr>
        <w:annotationRef/>
      </w:r>
      <w:r w:rsidRPr="5F04EBA9">
        <w:t>Is that the accumulative across the policy period? (can we make this clearer?)</w:t>
      </w:r>
    </w:p>
  </w:comment>
  <w:comment w:id="6694" w:author="William Turner" w:date="2024-06-19T16:13:00Z" w:initials="WT">
    <w:p w14:paraId="428300D0" w14:textId="77777777" w:rsidR="00167CD8" w:rsidRDefault="00167CD8" w:rsidP="00167CD8">
      <w:pPr>
        <w:pStyle w:val="CommentText"/>
      </w:pPr>
      <w:r>
        <w:rPr>
          <w:rStyle w:val="CommentReference"/>
        </w:rPr>
        <w:annotationRef/>
      </w:r>
      <w:r>
        <w:t>Have added ‘at a time’ as per UW guidance</w:t>
      </w:r>
    </w:p>
  </w:comment>
  <w:comment w:id="6691" w:author="Amanda Yates" w:date="2024-06-17T15:55:00Z" w:initials="AY">
    <w:p w14:paraId="36C2F538" w14:textId="77777777" w:rsidR="00167CD8" w:rsidRDefault="00167CD8" w:rsidP="00167CD8">
      <w:pPr>
        <w:pStyle w:val="CommentText"/>
      </w:pPr>
      <w:r>
        <w:rPr>
          <w:rStyle w:val="CommentReference"/>
        </w:rPr>
        <w:annotationRef/>
      </w:r>
      <w:r w:rsidRPr="6F677541">
        <w:t>Please confirm with UW or Cate I believe there should be mention of 120 days at a time?</w:t>
      </w:r>
    </w:p>
  </w:comment>
  <w:comment w:id="6692" w:author="William Turner" w:date="2024-06-19T16:13:00Z" w:initials="WT">
    <w:p w14:paraId="70462E06" w14:textId="77777777" w:rsidR="00167CD8" w:rsidRDefault="00167CD8" w:rsidP="00167CD8">
      <w:pPr>
        <w:pStyle w:val="CommentText"/>
      </w:pPr>
      <w:r>
        <w:rPr>
          <w:rStyle w:val="CommentReference"/>
        </w:rPr>
        <w:annotationRef/>
      </w:r>
      <w:r>
        <w:t>Have added ‘at a time’ as per UW guidance</w:t>
      </w:r>
    </w:p>
  </w:comment>
  <w:comment w:id="6693" w:author="Amanda Yates" w:date="2024-06-27T15:51:00Z" w:initials="AY">
    <w:p w14:paraId="4F607D5C" w14:textId="77777777" w:rsidR="00167CD8" w:rsidRDefault="00167CD8" w:rsidP="00167CD8">
      <w:pPr>
        <w:pStyle w:val="CommentText"/>
      </w:pPr>
      <w:r>
        <w:t>Thank you</w:t>
      </w:r>
      <w:r>
        <w:rPr>
          <w:rStyle w:val="CommentReference"/>
        </w:rPr>
        <w:annotationRef/>
      </w:r>
    </w:p>
  </w:comment>
  <w:comment w:id="6767" w:author="Kirsten Linnert" w:date="2024-06-17T10:20:00Z" w:initials="KL">
    <w:p w14:paraId="1A272415" w14:textId="304E35E9" w:rsidR="00681336" w:rsidRDefault="00BC1C47">
      <w:pPr>
        <w:pStyle w:val="CommentText"/>
      </w:pPr>
      <w:r>
        <w:rPr>
          <w:rStyle w:val="CommentReference"/>
        </w:rPr>
        <w:annotationRef/>
      </w:r>
      <w:r w:rsidR="1132A22F" w:rsidRPr="1C536A63">
        <w:t>Amend 'Your internalvariable' to 'Insured Address'</w:t>
      </w:r>
    </w:p>
  </w:comment>
  <w:comment w:id="6768" w:author="William Turner" w:date="2024-06-19T16:15:00Z" w:initials="WT">
    <w:p w14:paraId="5CDD0EEB" w14:textId="77777777" w:rsidR="00B36126" w:rsidRDefault="00B36126" w:rsidP="00B36126">
      <w:pPr>
        <w:pStyle w:val="CommentText"/>
      </w:pPr>
      <w:r>
        <w:rPr>
          <w:rStyle w:val="CommentReference"/>
        </w:rPr>
        <w:annotationRef/>
      </w:r>
      <w:r>
        <w:t>accepted</w:t>
      </w:r>
    </w:p>
  </w:comment>
  <w:comment w:id="6787" w:author="Kirsten Linnert" w:date="2024-06-17T10:20:00Z" w:initials="KL">
    <w:p w14:paraId="3A4D96A2" w14:textId="3748D3D0" w:rsidR="00681336" w:rsidRDefault="00BC1C47">
      <w:pPr>
        <w:pStyle w:val="CommentText"/>
      </w:pPr>
      <w:r>
        <w:rPr>
          <w:rStyle w:val="CommentReference"/>
        </w:rPr>
        <w:annotationRef/>
      </w:r>
      <w:r w:rsidR="315BBA6C" w:rsidRPr="3D35FFB3">
        <w:t>Amend 'Your internalvariable' to 'Insured Address'</w:t>
      </w:r>
    </w:p>
  </w:comment>
  <w:comment w:id="6788" w:author="William Turner" w:date="2024-06-19T16:15:00Z" w:initials="WT">
    <w:p w14:paraId="13D8D769" w14:textId="77777777" w:rsidR="005A46EF" w:rsidRDefault="005A46EF" w:rsidP="005A46EF">
      <w:pPr>
        <w:pStyle w:val="CommentText"/>
      </w:pPr>
      <w:r>
        <w:rPr>
          <w:rStyle w:val="CommentReference"/>
        </w:rPr>
        <w:annotationRef/>
      </w:r>
      <w:r>
        <w:t>accepted</w:t>
      </w:r>
    </w:p>
  </w:comment>
  <w:comment w:id="6819" w:author="Kirsten Linnert" w:date="2024-06-17T10:20:00Z" w:initials="KL">
    <w:p w14:paraId="1D7582CB" w14:textId="77777777" w:rsidR="00167CD8" w:rsidRDefault="00167CD8">
      <w:pPr>
        <w:pStyle w:val="CommentText"/>
      </w:pPr>
      <w:r>
        <w:rPr>
          <w:rStyle w:val="CommentReference"/>
        </w:rPr>
        <w:annotationRef/>
      </w:r>
      <w:r w:rsidRPr="3D35FFB3">
        <w:t>Amend 'Your internalvariable' to 'Insured Address'</w:t>
      </w:r>
    </w:p>
  </w:comment>
  <w:comment w:id="6820" w:author="William Turner" w:date="2024-06-19T16:15:00Z" w:initials="WT">
    <w:p w14:paraId="40276AC1" w14:textId="77777777" w:rsidR="00167CD8" w:rsidRDefault="00167CD8" w:rsidP="005A46EF">
      <w:pPr>
        <w:pStyle w:val="CommentText"/>
      </w:pPr>
      <w:r>
        <w:rPr>
          <w:rStyle w:val="CommentReference"/>
        </w:rPr>
        <w:annotationRef/>
      </w:r>
      <w:r>
        <w:t>accepted</w:t>
      </w:r>
    </w:p>
  </w:comment>
  <w:comment w:id="6921" w:author="Kirsten Linnert" w:date="2024-06-17T10:20:00Z" w:initials="KL">
    <w:p w14:paraId="4EF34D0E" w14:textId="77777777" w:rsidR="00154901" w:rsidRDefault="00154901">
      <w:pPr>
        <w:pStyle w:val="CommentText"/>
      </w:pPr>
      <w:r>
        <w:rPr>
          <w:rStyle w:val="CommentReference"/>
        </w:rPr>
        <w:annotationRef/>
      </w:r>
      <w:r w:rsidRPr="4F06FF3E">
        <w:t>Amend 'Your internalvariable' to 'Insured Address'</w:t>
      </w:r>
    </w:p>
  </w:comment>
  <w:comment w:id="6922" w:author="William Turner" w:date="2024-06-19T16:17:00Z" w:initials="WT">
    <w:p w14:paraId="66DFEF38" w14:textId="77777777" w:rsidR="00154901" w:rsidRDefault="00154901" w:rsidP="00E8275D">
      <w:pPr>
        <w:pStyle w:val="CommentText"/>
      </w:pPr>
      <w:r>
        <w:rPr>
          <w:rStyle w:val="CommentReference"/>
        </w:rPr>
        <w:annotationRef/>
      </w:r>
      <w:r>
        <w:t>accepted</w:t>
      </w:r>
    </w:p>
  </w:comment>
  <w:comment w:id="6932" w:author="Bianca Tautz" w:date="2024-06-07T13:12:00Z" w:initials="BT">
    <w:p w14:paraId="239EE3CB" w14:textId="77777777" w:rsidR="00167CD8" w:rsidRDefault="00167CD8" w:rsidP="00167CD8">
      <w:pPr>
        <w:pStyle w:val="CommentText"/>
      </w:pPr>
      <w:r>
        <w:rPr>
          <w:rStyle w:val="CommentReference"/>
        </w:rPr>
        <w:annotationRef/>
      </w:r>
      <w:r w:rsidRPr="5F04EBA9">
        <w:t>Is that the accumulative across the policy period? (can we make this clearer?)</w:t>
      </w:r>
    </w:p>
  </w:comment>
  <w:comment w:id="6936" w:author="William Turner" w:date="2024-06-19T16:13:00Z" w:initials="WT">
    <w:p w14:paraId="2195B53F" w14:textId="77777777" w:rsidR="00167CD8" w:rsidRDefault="00167CD8" w:rsidP="00167CD8">
      <w:pPr>
        <w:pStyle w:val="CommentText"/>
      </w:pPr>
      <w:r>
        <w:rPr>
          <w:rStyle w:val="CommentReference"/>
        </w:rPr>
        <w:annotationRef/>
      </w:r>
      <w:r>
        <w:t>Have added ‘at a time’ as per UW guidance</w:t>
      </w:r>
    </w:p>
  </w:comment>
  <w:comment w:id="6933" w:author="Amanda Yates" w:date="2024-06-17T15:55:00Z" w:initials="AY">
    <w:p w14:paraId="0756E4D7" w14:textId="77777777" w:rsidR="00167CD8" w:rsidRDefault="00167CD8" w:rsidP="00167CD8">
      <w:pPr>
        <w:pStyle w:val="CommentText"/>
      </w:pPr>
      <w:r>
        <w:rPr>
          <w:rStyle w:val="CommentReference"/>
        </w:rPr>
        <w:annotationRef/>
      </w:r>
      <w:r w:rsidRPr="6F677541">
        <w:t>Please confirm with UW or Cate I believe there should be mention of 120 days at a time?</w:t>
      </w:r>
    </w:p>
  </w:comment>
  <w:comment w:id="6934" w:author="William Turner" w:date="2024-06-19T16:13:00Z" w:initials="WT">
    <w:p w14:paraId="2B95D35D" w14:textId="77777777" w:rsidR="00167CD8" w:rsidRDefault="00167CD8" w:rsidP="00167CD8">
      <w:pPr>
        <w:pStyle w:val="CommentText"/>
      </w:pPr>
      <w:r>
        <w:rPr>
          <w:rStyle w:val="CommentReference"/>
        </w:rPr>
        <w:annotationRef/>
      </w:r>
      <w:r>
        <w:t>Have added ‘at a time’ as per UW guidance</w:t>
      </w:r>
    </w:p>
  </w:comment>
  <w:comment w:id="6935" w:author="Amanda Yates" w:date="2024-06-27T15:51:00Z" w:initials="AY">
    <w:p w14:paraId="2DDA66A9" w14:textId="77777777" w:rsidR="00167CD8" w:rsidRDefault="00167CD8" w:rsidP="00167CD8">
      <w:pPr>
        <w:pStyle w:val="CommentText"/>
      </w:pPr>
      <w:r>
        <w:t>Thank you</w:t>
      </w:r>
      <w:r>
        <w:rPr>
          <w:rStyle w:val="CommentReference"/>
        </w:rPr>
        <w:annotationRef/>
      </w:r>
    </w:p>
  </w:comment>
  <w:comment w:id="7016" w:author="Kirsten Linnert" w:date="2024-06-17T10:20:00Z" w:initials="KL">
    <w:p w14:paraId="6422BFB3" w14:textId="63596AF9" w:rsidR="00681336" w:rsidRDefault="00BC1C47">
      <w:pPr>
        <w:pStyle w:val="CommentText"/>
      </w:pPr>
      <w:r>
        <w:rPr>
          <w:rStyle w:val="CommentReference"/>
        </w:rPr>
        <w:annotationRef/>
      </w:r>
      <w:r w:rsidR="21E2DC16" w:rsidRPr="4F06FF3E">
        <w:t>Amend 'Your internalvariable' to 'Insured Address'</w:t>
      </w:r>
    </w:p>
  </w:comment>
  <w:comment w:id="7017" w:author="William Turner" w:date="2024-06-19T16:17:00Z" w:initials="WT">
    <w:p w14:paraId="63CE22E8" w14:textId="77777777" w:rsidR="00E8275D" w:rsidRDefault="00E8275D" w:rsidP="00E8275D">
      <w:pPr>
        <w:pStyle w:val="CommentText"/>
      </w:pPr>
      <w:r>
        <w:rPr>
          <w:rStyle w:val="CommentReference"/>
        </w:rPr>
        <w:annotationRef/>
      </w:r>
      <w:r>
        <w:t>accepted</w:t>
      </w:r>
    </w:p>
  </w:comment>
  <w:comment w:id="7067" w:author="Kirsten Linnert" w:date="2024-06-17T10:20:00Z" w:initials="KL">
    <w:p w14:paraId="354FEC60" w14:textId="77777777" w:rsidR="00622A82" w:rsidRDefault="00622A82" w:rsidP="00622A82">
      <w:pPr>
        <w:pStyle w:val="CommentText"/>
      </w:pPr>
      <w:r>
        <w:rPr>
          <w:rStyle w:val="CommentReference"/>
        </w:rPr>
        <w:annotationRef/>
      </w:r>
      <w:r w:rsidRPr="4F06FF3E">
        <w:t>Amend 'Your internalvariable' to 'Insured Address'</w:t>
      </w:r>
    </w:p>
  </w:comment>
  <w:comment w:id="7068" w:author="William Turner" w:date="2024-06-19T16:17:00Z" w:initials="WT">
    <w:p w14:paraId="562BE861" w14:textId="77777777" w:rsidR="00622A82" w:rsidRDefault="00622A82" w:rsidP="00622A82">
      <w:pPr>
        <w:pStyle w:val="CommentText"/>
      </w:pPr>
      <w:r>
        <w:rPr>
          <w:rStyle w:val="CommentReference"/>
        </w:rPr>
        <w:annotationRef/>
      </w:r>
      <w:r>
        <w:t>accepted</w:t>
      </w:r>
    </w:p>
  </w:comment>
  <w:comment w:id="7095" w:author="Kirsten Linnert" w:date="2024-06-17T10:21:00Z" w:initials="KL">
    <w:p w14:paraId="78353543" w14:textId="5E9B5834" w:rsidR="00681336" w:rsidRDefault="00BC1C47">
      <w:pPr>
        <w:pStyle w:val="CommentText"/>
      </w:pPr>
      <w:r>
        <w:rPr>
          <w:rStyle w:val="CommentReference"/>
        </w:rPr>
        <w:annotationRef/>
      </w:r>
      <w:r w:rsidR="22807E0E" w:rsidRPr="5DBDED0C">
        <w:t>Amend 'Your internalvariable' to 'Insured Address'</w:t>
      </w:r>
    </w:p>
  </w:comment>
  <w:comment w:id="7096" w:author="William Turner" w:date="2024-06-19T16:20:00Z" w:initials="WT">
    <w:p w14:paraId="66B22F44" w14:textId="77777777" w:rsidR="00D56E24" w:rsidRDefault="00D56E24" w:rsidP="00D56E24">
      <w:pPr>
        <w:pStyle w:val="CommentText"/>
      </w:pPr>
      <w:r>
        <w:rPr>
          <w:rStyle w:val="CommentReference"/>
        </w:rPr>
        <w:annotationRef/>
      </w:r>
      <w:r>
        <w:t>accepted</w:t>
      </w:r>
    </w:p>
  </w:comment>
  <w:comment w:id="7106" w:author="Kirsten Linnert" w:date="2024-06-17T10:21:00Z" w:initials="KL">
    <w:p w14:paraId="11E77435" w14:textId="77777777" w:rsidR="005D161F" w:rsidRDefault="005D161F">
      <w:pPr>
        <w:pStyle w:val="CommentText"/>
      </w:pPr>
      <w:r>
        <w:rPr>
          <w:rStyle w:val="CommentReference"/>
        </w:rPr>
        <w:annotationRef/>
      </w:r>
      <w:r w:rsidRPr="5DBDED0C">
        <w:t>Amend 'Your internalvariable' to 'Insured Address'</w:t>
      </w:r>
    </w:p>
  </w:comment>
  <w:comment w:id="7107" w:author="William Turner" w:date="2024-06-19T16:20:00Z" w:initials="WT">
    <w:p w14:paraId="7761C1D5" w14:textId="77777777" w:rsidR="005D161F" w:rsidRDefault="005D161F" w:rsidP="00D56E24">
      <w:pPr>
        <w:pStyle w:val="CommentText"/>
      </w:pPr>
      <w:r>
        <w:rPr>
          <w:rStyle w:val="CommentReference"/>
        </w:rPr>
        <w:annotationRef/>
      </w:r>
      <w:r>
        <w:t>accepted</w:t>
      </w:r>
    </w:p>
  </w:comment>
  <w:comment w:id="7117" w:author="Kirsten Linnert" w:date="2024-06-17T10:21:00Z" w:initials="KL">
    <w:p w14:paraId="64DF380E" w14:textId="722BEB6C" w:rsidR="00681336" w:rsidRDefault="00BC1C47">
      <w:pPr>
        <w:pStyle w:val="CommentText"/>
      </w:pPr>
      <w:r>
        <w:rPr>
          <w:rStyle w:val="CommentReference"/>
        </w:rPr>
        <w:annotationRef/>
      </w:r>
      <w:r w:rsidR="659460FD" w:rsidRPr="7F97DE03">
        <w:t>Amend 'Your internalvariable' to 'Insured Address'</w:t>
      </w:r>
    </w:p>
  </w:comment>
  <w:comment w:id="7118" w:author="William Turner" w:date="2024-06-19T16:21:00Z" w:initials="WT">
    <w:p w14:paraId="20FB1B38" w14:textId="77777777" w:rsidR="00D56E24" w:rsidRDefault="00D56E24" w:rsidP="00D56E24">
      <w:pPr>
        <w:pStyle w:val="CommentText"/>
      </w:pPr>
      <w:r>
        <w:rPr>
          <w:rStyle w:val="CommentReference"/>
        </w:rPr>
        <w:annotationRef/>
      </w:r>
      <w:r>
        <w:t>accepted</w:t>
      </w:r>
    </w:p>
  </w:comment>
  <w:comment w:id="7119" w:author="Amanda Yates" w:date="2024-06-17T15:58:00Z" w:initials="AY">
    <w:p w14:paraId="6804017B" w14:textId="6BB3ACE8" w:rsidR="00681336" w:rsidRDefault="00BC1C47">
      <w:pPr>
        <w:pStyle w:val="CommentText"/>
      </w:pPr>
      <w:r>
        <w:rPr>
          <w:rStyle w:val="CommentReference"/>
        </w:rPr>
        <w:annotationRef/>
      </w:r>
      <w:r w:rsidR="7D392D77" w:rsidRPr="2EF70081">
        <w:t>Please add ‘in’ between built and the year</w:t>
      </w:r>
    </w:p>
  </w:comment>
  <w:comment w:id="7120" w:author="William Turner" w:date="2024-06-19T16:20:00Z" w:initials="WT">
    <w:p w14:paraId="03BBF570" w14:textId="77777777" w:rsidR="00D56E24" w:rsidRDefault="00D56E24" w:rsidP="00D56E24">
      <w:pPr>
        <w:pStyle w:val="CommentText"/>
      </w:pPr>
      <w:r>
        <w:rPr>
          <w:rStyle w:val="CommentReference"/>
        </w:rPr>
        <w:annotationRef/>
      </w:r>
      <w:r>
        <w:t>The syntax is deliberate since the sentence needs to work for both a single year (eg 2013) and time range (eg 1950-1959)</w:t>
      </w:r>
    </w:p>
  </w:comment>
  <w:comment w:id="7129" w:author="Kirsten Linnert" w:date="2024-06-17T10:21:00Z" w:initials="KL">
    <w:p w14:paraId="3DAAF48D" w14:textId="77777777" w:rsidR="00D55CB9" w:rsidRDefault="00D55CB9">
      <w:pPr>
        <w:pStyle w:val="CommentText"/>
      </w:pPr>
      <w:r>
        <w:rPr>
          <w:rStyle w:val="CommentReference"/>
        </w:rPr>
        <w:annotationRef/>
      </w:r>
      <w:r w:rsidRPr="7F97DE03">
        <w:t>Amend 'Your internalvariable' to 'Insured Address'</w:t>
      </w:r>
    </w:p>
  </w:comment>
  <w:comment w:id="7130" w:author="William Turner" w:date="2024-06-19T16:21:00Z" w:initials="WT">
    <w:p w14:paraId="62748C67" w14:textId="77777777" w:rsidR="00D55CB9" w:rsidRDefault="00D55CB9" w:rsidP="00D56E24">
      <w:pPr>
        <w:pStyle w:val="CommentText"/>
      </w:pPr>
      <w:r>
        <w:rPr>
          <w:rStyle w:val="CommentReference"/>
        </w:rPr>
        <w:annotationRef/>
      </w:r>
      <w:r>
        <w:t>accepted</w:t>
      </w:r>
    </w:p>
  </w:comment>
  <w:comment w:id="7131" w:author="Amanda Yates" w:date="2024-06-17T15:58:00Z" w:initials="AY">
    <w:p w14:paraId="2C3B3AB0" w14:textId="77777777" w:rsidR="00D55CB9" w:rsidRDefault="00D55CB9">
      <w:pPr>
        <w:pStyle w:val="CommentText"/>
      </w:pPr>
      <w:r>
        <w:rPr>
          <w:rStyle w:val="CommentReference"/>
        </w:rPr>
        <w:annotationRef/>
      </w:r>
      <w:r w:rsidRPr="2EF70081">
        <w:t>Please add ‘in’ between built and the year</w:t>
      </w:r>
    </w:p>
  </w:comment>
  <w:comment w:id="7132" w:author="William Turner" w:date="2024-06-19T16:20:00Z" w:initials="WT">
    <w:p w14:paraId="774741A8" w14:textId="77777777" w:rsidR="00D55CB9" w:rsidRDefault="00D55CB9" w:rsidP="00D56E24">
      <w:pPr>
        <w:pStyle w:val="CommentText"/>
      </w:pPr>
      <w:r>
        <w:rPr>
          <w:rStyle w:val="CommentReference"/>
        </w:rPr>
        <w:annotationRef/>
      </w:r>
      <w:r>
        <w:t>The syntax is deliberate since the sentence needs to work for both a single year (eg 2013) and time range (eg 1950-1959)</w:t>
      </w:r>
    </w:p>
  </w:comment>
  <w:comment w:id="7187" w:author="Kirsten Linnert" w:date="2024-06-17T10:21:00Z" w:initials="KL">
    <w:p w14:paraId="18498E4C" w14:textId="77777777" w:rsidR="00AA6BD2" w:rsidRDefault="00AA6BD2">
      <w:pPr>
        <w:pStyle w:val="CommentText"/>
      </w:pPr>
      <w:r>
        <w:rPr>
          <w:rStyle w:val="CommentReference"/>
        </w:rPr>
        <w:annotationRef/>
      </w:r>
      <w:r w:rsidRPr="7F97DE03">
        <w:t>Amend 'Your internalvariable' to 'Insured Address'</w:t>
      </w:r>
    </w:p>
  </w:comment>
  <w:comment w:id="7188" w:author="William Turner" w:date="2024-06-19T16:21:00Z" w:initials="WT">
    <w:p w14:paraId="58E4BA92" w14:textId="77777777" w:rsidR="00AA6BD2" w:rsidRDefault="00AA6BD2" w:rsidP="00D56E24">
      <w:pPr>
        <w:pStyle w:val="CommentText"/>
      </w:pPr>
      <w:r>
        <w:rPr>
          <w:rStyle w:val="CommentReference"/>
        </w:rPr>
        <w:annotationRef/>
      </w:r>
      <w:r>
        <w:t>accepted</w:t>
      </w:r>
    </w:p>
  </w:comment>
  <w:comment w:id="7197" w:author="Amanda Yates" w:date="2024-06-17T15:58:00Z" w:initials="AY">
    <w:p w14:paraId="59D65F62" w14:textId="77777777" w:rsidR="00AA6BD2" w:rsidRDefault="00AA6BD2">
      <w:pPr>
        <w:pStyle w:val="CommentText"/>
      </w:pPr>
      <w:r>
        <w:rPr>
          <w:rStyle w:val="CommentReference"/>
        </w:rPr>
        <w:annotationRef/>
      </w:r>
      <w:r w:rsidRPr="2EF70081">
        <w:t>Please add ‘in’ between built and the year</w:t>
      </w:r>
    </w:p>
  </w:comment>
  <w:comment w:id="7198" w:author="William Turner" w:date="2024-06-19T16:20:00Z" w:initials="WT">
    <w:p w14:paraId="10162578" w14:textId="77777777" w:rsidR="00AA6BD2" w:rsidRDefault="00AA6BD2" w:rsidP="00D56E24">
      <w:pPr>
        <w:pStyle w:val="CommentText"/>
      </w:pPr>
      <w:r>
        <w:rPr>
          <w:rStyle w:val="CommentReference"/>
        </w:rPr>
        <w:annotationRef/>
      </w:r>
      <w:r>
        <w:t>The syntax is deliberate since the sentence needs to work for both a single year (eg 2013) and time range (eg 1950-1959)</w:t>
      </w:r>
    </w:p>
  </w:comment>
  <w:comment w:id="7237" w:author="Kirsten Linnert" w:date="2024-06-17T10:21:00Z" w:initials="KL">
    <w:p w14:paraId="00FB158A" w14:textId="77777777" w:rsidR="00BF7768" w:rsidRDefault="00BF7768">
      <w:pPr>
        <w:pStyle w:val="CommentText"/>
      </w:pPr>
      <w:r>
        <w:rPr>
          <w:rStyle w:val="CommentReference"/>
        </w:rPr>
        <w:annotationRef/>
      </w:r>
      <w:r w:rsidRPr="7F97DE03">
        <w:t>Amend 'Your internalvariable' to 'Insured Address'</w:t>
      </w:r>
    </w:p>
  </w:comment>
  <w:comment w:id="7238" w:author="William Turner" w:date="2024-06-19T16:21:00Z" w:initials="WT">
    <w:p w14:paraId="3B75F07A" w14:textId="77777777" w:rsidR="00BF7768" w:rsidRDefault="00BF7768" w:rsidP="00D56E24">
      <w:pPr>
        <w:pStyle w:val="CommentText"/>
      </w:pPr>
      <w:r>
        <w:rPr>
          <w:rStyle w:val="CommentReference"/>
        </w:rPr>
        <w:annotationRef/>
      </w:r>
      <w:r>
        <w:t>accepted</w:t>
      </w:r>
    </w:p>
  </w:comment>
  <w:comment w:id="7244" w:author="Amanda Yates" w:date="2024-06-17T15:58:00Z" w:initials="AY">
    <w:p w14:paraId="36974BA5" w14:textId="77777777" w:rsidR="00BF7768" w:rsidRDefault="00BF7768">
      <w:pPr>
        <w:pStyle w:val="CommentText"/>
      </w:pPr>
      <w:r>
        <w:rPr>
          <w:rStyle w:val="CommentReference"/>
        </w:rPr>
        <w:annotationRef/>
      </w:r>
      <w:r w:rsidRPr="2EF70081">
        <w:t>Please add ‘in’ between built and the year</w:t>
      </w:r>
    </w:p>
  </w:comment>
  <w:comment w:id="7245" w:author="William Turner" w:date="2024-06-19T16:20:00Z" w:initials="WT">
    <w:p w14:paraId="653DB748" w14:textId="77777777" w:rsidR="00BF7768" w:rsidRDefault="00BF7768" w:rsidP="00D56E24">
      <w:pPr>
        <w:pStyle w:val="CommentText"/>
      </w:pPr>
      <w:r>
        <w:rPr>
          <w:rStyle w:val="CommentReference"/>
        </w:rPr>
        <w:annotationRef/>
      </w:r>
      <w:r>
        <w:t>The syntax is deliberate since the sentence needs to work for both a single year (eg 2013) and time range (eg 1950-1959)</w:t>
      </w:r>
    </w:p>
  </w:comment>
  <w:comment w:id="7284" w:author="Kirsten Linnert" w:date="2024-06-17T10:21:00Z" w:initials="KL">
    <w:p w14:paraId="7EB3E9DD" w14:textId="77777777" w:rsidR="00D45870" w:rsidRDefault="00D45870">
      <w:pPr>
        <w:pStyle w:val="CommentText"/>
      </w:pPr>
      <w:r>
        <w:rPr>
          <w:rStyle w:val="CommentReference"/>
        </w:rPr>
        <w:annotationRef/>
      </w:r>
      <w:r w:rsidRPr="7F97DE03">
        <w:t>Amend 'Your internalvariable' to 'Insured Address'</w:t>
      </w:r>
    </w:p>
  </w:comment>
  <w:comment w:id="7285" w:author="William Turner" w:date="2024-06-19T16:21:00Z" w:initials="WT">
    <w:p w14:paraId="571FC7AF" w14:textId="77777777" w:rsidR="00D45870" w:rsidRDefault="00D45870" w:rsidP="00D56E24">
      <w:pPr>
        <w:pStyle w:val="CommentText"/>
      </w:pPr>
      <w:r>
        <w:rPr>
          <w:rStyle w:val="CommentReference"/>
        </w:rPr>
        <w:annotationRef/>
      </w:r>
      <w:r>
        <w:t>accepted</w:t>
      </w:r>
    </w:p>
  </w:comment>
  <w:comment w:id="7287" w:author="William Turner" w:date="2024-05-23T12:41:00Z" w:initials="WT">
    <w:p w14:paraId="7D84AA6F" w14:textId="77777777" w:rsidR="00D45870" w:rsidRDefault="00D45870">
      <w:pPr>
        <w:pStyle w:val="CommentText"/>
      </w:pPr>
      <w:r>
        <w:rPr>
          <w:rStyle w:val="CommentReference"/>
        </w:rPr>
        <w:annotationRef/>
      </w:r>
      <w:r>
        <w:fldChar w:fldCharType="begin"/>
      </w:r>
      <w:r>
        <w:instrText xml:space="preserve"> HYPERLINK "mailto:Sam.Sehgal@hollard.com.au"</w:instrText>
      </w:r>
      <w:bookmarkStart w:id="7288" w:name="_@_B4093DC45F3442FD8A40BAE9889E698AZ"/>
      <w:r>
        <w:fldChar w:fldCharType="separate"/>
      </w:r>
      <w:bookmarkEnd w:id="7288"/>
      <w:r w:rsidRPr="5B179EAD">
        <w:rPr>
          <w:rStyle w:val="Mention"/>
          <w:noProof/>
        </w:rPr>
        <w:t>@Sam Sehgal (EXT Idiom)</w:t>
      </w:r>
      <w:r>
        <w:fldChar w:fldCharType="end"/>
      </w:r>
      <w:r w:rsidRPr="6DFDFCD8">
        <w:t xml:space="preserve"> I want to see if it's possible to have 2 variants for this one depending on whether the customer has a ground floor unit versus level 1 or more. IF ground level the &lt;nooffloors&gt; would go before the word "level", but if not then the sentence would remain as it currently is</w:t>
      </w:r>
    </w:p>
  </w:comment>
  <w:comment w:id="7304" w:author="Kirsten Linnert" w:date="2024-06-17T10:21:00Z" w:initials="KL">
    <w:p w14:paraId="5D1BA32B" w14:textId="77777777" w:rsidR="00D45870" w:rsidRDefault="00D45870">
      <w:pPr>
        <w:pStyle w:val="CommentText"/>
      </w:pPr>
      <w:r>
        <w:rPr>
          <w:rStyle w:val="CommentReference"/>
        </w:rPr>
        <w:annotationRef/>
      </w:r>
      <w:r w:rsidRPr="7F97DE03">
        <w:t>Amend 'Your internalvariable' to 'Insured Address'</w:t>
      </w:r>
    </w:p>
  </w:comment>
  <w:comment w:id="7305" w:author="William Turner" w:date="2024-06-19T16:21:00Z" w:initials="WT">
    <w:p w14:paraId="084F8935" w14:textId="77777777" w:rsidR="00D45870" w:rsidRDefault="00D45870" w:rsidP="00D56E24">
      <w:pPr>
        <w:pStyle w:val="CommentText"/>
      </w:pPr>
      <w:r>
        <w:rPr>
          <w:rStyle w:val="CommentReference"/>
        </w:rPr>
        <w:annotationRef/>
      </w:r>
      <w:r>
        <w:t>accepted</w:t>
      </w:r>
    </w:p>
  </w:comment>
  <w:comment w:id="7316" w:author="William Turner" w:date="2024-05-23T12:41:00Z" w:initials="WT">
    <w:p w14:paraId="0A8C953D" w14:textId="77777777" w:rsidR="00D45870" w:rsidRDefault="00D45870">
      <w:pPr>
        <w:pStyle w:val="CommentText"/>
      </w:pPr>
      <w:r>
        <w:rPr>
          <w:rStyle w:val="CommentReference"/>
        </w:rPr>
        <w:annotationRef/>
      </w:r>
      <w:r>
        <w:fldChar w:fldCharType="begin"/>
      </w:r>
      <w:r>
        <w:instrText xml:space="preserve"> HYPERLINK "mailto:Sam.Sehgal@hollard.com.au"</w:instrText>
      </w:r>
      <w:bookmarkStart w:id="7318" w:name="_@_EB258A195FBF49B686912FD65CCF831DZ"/>
      <w:r>
        <w:fldChar w:fldCharType="separate"/>
      </w:r>
      <w:bookmarkEnd w:id="7318"/>
      <w:r w:rsidRPr="5B179EAD">
        <w:rPr>
          <w:rStyle w:val="Mention"/>
          <w:noProof/>
        </w:rPr>
        <w:t>@Sam Sehgal (EXT Idiom)</w:t>
      </w:r>
      <w:r>
        <w:fldChar w:fldCharType="end"/>
      </w:r>
      <w:r w:rsidRPr="6DFDFCD8">
        <w:t xml:space="preserve"> I want to see if it's possible to have 2 variants for this one depending on whether the customer has a ground floor unit versus level 1 or more. IF ground level the &lt;nooffloors&gt; would go before the word "level", but if not then the sentence would remain as it currently is</w:t>
      </w:r>
    </w:p>
  </w:comment>
  <w:comment w:id="7360" w:author="Kester Rozario [2]" w:date="2024-05-13T14:11:00Z" w:initials="KR">
    <w:p w14:paraId="7E9DA907" w14:textId="1F2E0F7B" w:rsidR="00CB7948" w:rsidRDefault="00CB7948" w:rsidP="00CB7948">
      <w:r>
        <w:rPr>
          <w:rStyle w:val="CommentReference"/>
        </w:rPr>
        <w:annotationRef/>
      </w:r>
      <w:r>
        <w:rPr>
          <w:rFonts w:ascii="Arial" w:eastAsia="Times New Roman" w:hAnsi="Arial" w:cs="Arial"/>
          <w:color w:val="000000"/>
          <w:kern w:val="0"/>
          <w:sz w:val="22"/>
          <w:szCs w:val="22"/>
          <w:lang w:val="en-AU" w:eastAsia="en-AU"/>
          <w14:ligatures w14:val="none"/>
        </w:rPr>
        <w:t>Confirmation needed as to how this question is worded.  Is it absolute.</w:t>
      </w:r>
    </w:p>
  </w:comment>
  <w:comment w:id="7361" w:author="Kelly Kilo" w:date="2024-05-13T18:37:00Z" w:initials="KK">
    <w:p w14:paraId="03CFE725" w14:textId="3E1A62B2" w:rsidR="414F30D5" w:rsidRDefault="414F30D5">
      <w:pPr>
        <w:pStyle w:val="CommentText"/>
      </w:pPr>
      <w:r>
        <w:t>What is the roof made of?</w:t>
      </w:r>
      <w:r>
        <w:rPr>
          <w:rStyle w:val="CommentReference"/>
        </w:rPr>
        <w:annotationRef/>
      </w:r>
    </w:p>
  </w:comment>
  <w:comment w:id="7362" w:author="William Turner" w:date="2024-05-20T12:52:00Z" w:initials="WT">
    <w:p w14:paraId="113ADE59" w14:textId="4CCD2775" w:rsidR="414F30D5" w:rsidRDefault="414F30D5">
      <w:pPr>
        <w:pStyle w:val="CommentText"/>
      </w:pPr>
      <w:r>
        <w:t>Thanks Kelly - that means this COI dot point is fine as is. No change needed.</w:t>
      </w:r>
      <w:r>
        <w:rPr>
          <w:rStyle w:val="CommentReference"/>
        </w:rPr>
        <w:annotationRef/>
      </w:r>
    </w:p>
  </w:comment>
  <w:comment w:id="7363" w:author="Amanda Yates" w:date="2024-06-17T16:01:00Z" w:initials="AY">
    <w:p w14:paraId="55ECF0B1" w14:textId="3A7A06AE" w:rsidR="00681336" w:rsidRDefault="00BC1C47">
      <w:pPr>
        <w:pStyle w:val="CommentText"/>
      </w:pPr>
      <w:r>
        <w:rPr>
          <w:rStyle w:val="CommentReference"/>
        </w:rPr>
        <w:annotationRef/>
      </w:r>
      <w:r w:rsidR="0D5164FF" w:rsidRPr="00D0DA52">
        <w:t xml:space="preserve">Should this match more closely to what the wall construction line above has changed to? </w:t>
      </w:r>
    </w:p>
    <w:p w14:paraId="0E40D5E0" w14:textId="35FD915A" w:rsidR="00681336" w:rsidRDefault="3A830AB7">
      <w:pPr>
        <w:pStyle w:val="CommentText"/>
      </w:pPr>
      <w:r w:rsidRPr="5B7623E5">
        <w:t>could it say</w:t>
      </w:r>
    </w:p>
    <w:p w14:paraId="72ABE45B" w14:textId="64FB5B1E" w:rsidR="00681336" w:rsidRDefault="6F32EF6A">
      <w:pPr>
        <w:pStyle w:val="CommentText"/>
      </w:pPr>
      <w:r w:rsidRPr="6F80CACA">
        <w:t>‘The roof is made of... ' </w:t>
      </w:r>
    </w:p>
  </w:comment>
  <w:comment w:id="7364" w:author="William Turner" w:date="2024-06-19T16:45:00Z" w:initials="WT">
    <w:p w14:paraId="60384AAE" w14:textId="77777777" w:rsidR="00C26BFF" w:rsidRDefault="00C26BFF" w:rsidP="00C26BFF">
      <w:pPr>
        <w:pStyle w:val="CommentText"/>
      </w:pPr>
      <w:r>
        <w:rPr>
          <w:rStyle w:val="CommentReference"/>
        </w:rPr>
        <w:annotationRef/>
      </w:r>
      <w:r>
        <w:t>It corresponds to the wording of the question set, ie wall construction refers to “majority of”and roof doesn’t.</w:t>
      </w:r>
    </w:p>
  </w:comment>
  <w:comment w:id="7431" w:author="Amanda Yates" w:date="2024-06-17T16:02:00Z" w:initials="AY">
    <w:p w14:paraId="77924102" w14:textId="0CFE3539" w:rsidR="00681336" w:rsidRDefault="00BC1C47">
      <w:pPr>
        <w:pStyle w:val="CommentText"/>
      </w:pPr>
      <w:r>
        <w:rPr>
          <w:rStyle w:val="CommentReference"/>
        </w:rPr>
        <w:annotationRef/>
      </w:r>
      <w:r w:rsidR="53C1001C" w:rsidRPr="2A740AAC">
        <w:t>What does this information look like coming from DC? Is it a number? Like 50, or words? Does it have a % sign attached already? If not do we need to have content that says percentage?</w:t>
      </w:r>
    </w:p>
  </w:comment>
  <w:comment w:id="7432" w:author="William Turner" w:date="2024-06-19T16:50:00Z" w:initials="WT">
    <w:p w14:paraId="5104FEC9" w14:textId="77777777" w:rsidR="00B6276E" w:rsidRDefault="00C6062A" w:rsidP="00B6276E">
      <w:pPr>
        <w:pStyle w:val="CommentText"/>
      </w:pPr>
      <w:r>
        <w:rPr>
          <w:rStyle w:val="CommentReference"/>
        </w:rPr>
        <w:annotationRef/>
      </w:r>
      <w:r w:rsidR="00B6276E">
        <w:t>It has a percentage sign attached already</w:t>
      </w:r>
    </w:p>
  </w:comment>
  <w:comment w:id="7439" w:author="Amanda Yates" w:date="2024-06-17T16:03:00Z" w:initials="AY">
    <w:p w14:paraId="27A64BD3" w14:textId="08F27E46" w:rsidR="00681336" w:rsidRDefault="00BC1C47">
      <w:pPr>
        <w:pStyle w:val="CommentText"/>
      </w:pPr>
      <w:r>
        <w:rPr>
          <w:rStyle w:val="CommentReference"/>
        </w:rPr>
        <w:annotationRef/>
      </w:r>
      <w:r w:rsidR="0125F544" w:rsidRPr="072ACF17">
        <w:t>Single ' please</w:t>
      </w:r>
    </w:p>
  </w:comment>
  <w:comment w:id="7440" w:author="William Turner" w:date="2024-06-19T16:52:00Z" w:initials="WT">
    <w:p w14:paraId="3FEC3589" w14:textId="77777777" w:rsidR="0009004F" w:rsidRDefault="0009004F" w:rsidP="0009004F">
      <w:pPr>
        <w:pStyle w:val="CommentText"/>
      </w:pPr>
      <w:r>
        <w:rPr>
          <w:rStyle w:val="CommentReference"/>
        </w:rPr>
        <w:annotationRef/>
      </w:r>
      <w:r>
        <w:t>accepted</w:t>
      </w:r>
    </w:p>
  </w:comment>
  <w:comment w:id="7448" w:author="Kirsten Linnert" w:date="2024-06-27T14:38:00Z" w:initials="KL">
    <w:p w14:paraId="5DBAF927" w14:textId="31944B7A" w:rsidR="0472516C" w:rsidRDefault="0472516C">
      <w:pPr>
        <w:pStyle w:val="CommentText"/>
      </w:pPr>
      <w:r>
        <w:t>I'm assuming the lead in can't be changed. Was there a reason for re-arranging this sentence? As it now doesn't read well - 'you describe your insured address as 50% of the Home is used for business purposes.'</w:t>
      </w:r>
      <w:r>
        <w:rPr>
          <w:rStyle w:val="CommentReference"/>
        </w:rPr>
        <w:annotationRef/>
      </w:r>
    </w:p>
  </w:comment>
  <w:comment w:id="7449" w:author="William Turner [2]" w:date="2024-07-04T12:22:00Z" w:initials="WT">
    <w:p w14:paraId="7B65C9F2" w14:textId="77777777" w:rsidR="00240AED" w:rsidRDefault="00444053" w:rsidP="00240AED">
      <w:pPr>
        <w:pStyle w:val="CommentText"/>
      </w:pPr>
      <w:r>
        <w:rPr>
          <w:rStyle w:val="CommentReference"/>
        </w:rPr>
        <w:annotationRef/>
      </w:r>
      <w:r w:rsidR="00240AED">
        <w:t>I appreciate it’s a bit clunky, however since it is referring to space/proportion of the home used for business purposes, rearranging the sentence to say something like “50% used for business purposes” would be ambiguous as to whether it refers to time or space/proportion. Best to leave it as it is.</w:t>
      </w:r>
    </w:p>
  </w:comment>
  <w:comment w:id="7490" w:author="Kirsten Linnert" w:date="2024-06-17T10:23:00Z" w:initials="KL">
    <w:p w14:paraId="4B3E39C7" w14:textId="34055EC0" w:rsidR="00681336" w:rsidRDefault="00BC1C47">
      <w:pPr>
        <w:pStyle w:val="CommentText"/>
      </w:pPr>
      <w:r>
        <w:rPr>
          <w:rStyle w:val="CommentReference"/>
        </w:rPr>
        <w:annotationRef/>
      </w:r>
      <w:r w:rsidR="3D4F8604" w:rsidRPr="77BA27E8">
        <w:t>Amend 'Your internalvariable' to 'Insured Address'</w:t>
      </w:r>
    </w:p>
  </w:comment>
  <w:comment w:id="7491" w:author="William Turner" w:date="2024-06-19T16:53:00Z" w:initials="WT">
    <w:p w14:paraId="416010E5" w14:textId="77777777" w:rsidR="00EE3BF4" w:rsidRDefault="00EE3BF4" w:rsidP="00EE3BF4">
      <w:pPr>
        <w:pStyle w:val="CommentText"/>
      </w:pPr>
      <w:r>
        <w:rPr>
          <w:rStyle w:val="CommentReference"/>
        </w:rPr>
        <w:annotationRef/>
      </w:r>
      <w:r>
        <w:t>accepted</w:t>
      </w:r>
    </w:p>
  </w:comment>
  <w:comment w:id="7507" w:author="Kirsten Linnert" w:date="2024-06-17T10:23:00Z" w:initials="KL">
    <w:p w14:paraId="0FFFFB7D" w14:textId="1277CDDD" w:rsidR="00681336" w:rsidRDefault="00BC1C47">
      <w:pPr>
        <w:pStyle w:val="CommentText"/>
      </w:pPr>
      <w:r>
        <w:rPr>
          <w:rStyle w:val="CommentReference"/>
        </w:rPr>
        <w:annotationRef/>
      </w:r>
      <w:r w:rsidR="018DA6B4" w:rsidRPr="579E6A06">
        <w:t>Amend 'Your internalvariable' to 'Insured Address'</w:t>
      </w:r>
    </w:p>
  </w:comment>
  <w:comment w:id="7508" w:author="William Turner" w:date="2024-06-19T16:53:00Z" w:initials="WT">
    <w:p w14:paraId="6A6F59D3" w14:textId="77777777" w:rsidR="00EE3BF4" w:rsidRDefault="00EE3BF4" w:rsidP="00EE3BF4">
      <w:pPr>
        <w:pStyle w:val="CommentText"/>
      </w:pPr>
      <w:r>
        <w:rPr>
          <w:rStyle w:val="CommentReference"/>
        </w:rPr>
        <w:annotationRef/>
      </w:r>
      <w:r>
        <w:t>accepted</w:t>
      </w:r>
    </w:p>
  </w:comment>
  <w:comment w:id="7522" w:author="Kirsten Linnert" w:date="2024-06-17T10:23:00Z" w:initials="KL">
    <w:p w14:paraId="24763E9B" w14:textId="77777777" w:rsidR="00727E11" w:rsidRDefault="00727E11">
      <w:pPr>
        <w:pStyle w:val="CommentText"/>
      </w:pPr>
      <w:r>
        <w:rPr>
          <w:rStyle w:val="CommentReference"/>
        </w:rPr>
        <w:annotationRef/>
      </w:r>
      <w:r w:rsidRPr="579E6A06">
        <w:t>Amend 'Your internalvariable' to 'Insured Address'</w:t>
      </w:r>
    </w:p>
  </w:comment>
  <w:comment w:id="7523" w:author="William Turner" w:date="2024-06-19T16:53:00Z" w:initials="WT">
    <w:p w14:paraId="674C89D0" w14:textId="77777777" w:rsidR="00727E11" w:rsidRDefault="00727E11" w:rsidP="00EE3BF4">
      <w:pPr>
        <w:pStyle w:val="CommentText"/>
      </w:pPr>
      <w:r>
        <w:rPr>
          <w:rStyle w:val="CommentReference"/>
        </w:rPr>
        <w:annotationRef/>
      </w:r>
      <w:r>
        <w:t>accepted</w:t>
      </w:r>
    </w:p>
  </w:comment>
  <w:comment w:id="7548" w:author="Kirsten Linnert" w:date="2024-06-17T10:23:00Z" w:initials="KL">
    <w:p w14:paraId="6AC0FF43" w14:textId="77F6DE8B" w:rsidR="00681336" w:rsidRDefault="00BC1C47">
      <w:pPr>
        <w:pStyle w:val="CommentText"/>
      </w:pPr>
      <w:r>
        <w:rPr>
          <w:rStyle w:val="CommentReference"/>
        </w:rPr>
        <w:annotationRef/>
      </w:r>
      <w:r w:rsidR="606556C6" w:rsidRPr="69E6D2D0">
        <w:t>Amend 'Your internalvariable' to 'Insured Address'</w:t>
      </w:r>
    </w:p>
  </w:comment>
  <w:comment w:id="7549" w:author="William Turner" w:date="2024-06-19T16:53:00Z" w:initials="WT">
    <w:p w14:paraId="5F0AC4D1" w14:textId="77777777" w:rsidR="00EE3BF4" w:rsidRDefault="00EE3BF4" w:rsidP="00EE3BF4">
      <w:pPr>
        <w:pStyle w:val="CommentText"/>
      </w:pPr>
      <w:r>
        <w:rPr>
          <w:rStyle w:val="CommentReference"/>
        </w:rPr>
        <w:annotationRef/>
      </w:r>
      <w:r>
        <w:t>accepted</w:t>
      </w:r>
    </w:p>
  </w:comment>
  <w:comment w:id="7550" w:author="Kirsten Linnert" w:date="2024-06-17T10:23:00Z" w:initials="KL">
    <w:p w14:paraId="6E0CBC1E" w14:textId="3C3C4B19" w:rsidR="00681336" w:rsidRDefault="00BC1C47">
      <w:pPr>
        <w:pStyle w:val="CommentText"/>
      </w:pPr>
      <w:r>
        <w:rPr>
          <w:rStyle w:val="CommentReference"/>
        </w:rPr>
        <w:annotationRef/>
      </w:r>
      <w:r w:rsidR="362FBA2F" w:rsidRPr="4F8B8F25">
        <w:t>Amend 'Your internalvariable' to 'Insured Address'</w:t>
      </w:r>
    </w:p>
  </w:comment>
  <w:comment w:id="7551" w:author="William Turner" w:date="2024-06-19T16:54:00Z" w:initials="WT">
    <w:p w14:paraId="32EC26F5" w14:textId="77777777" w:rsidR="00395363" w:rsidRDefault="00395363" w:rsidP="00395363">
      <w:pPr>
        <w:pStyle w:val="CommentText"/>
      </w:pPr>
      <w:r>
        <w:rPr>
          <w:rStyle w:val="CommentReference"/>
        </w:rPr>
        <w:annotationRef/>
      </w:r>
      <w:r>
        <w:t>accepted</w:t>
      </w:r>
    </w:p>
  </w:comment>
  <w:comment w:id="7553" w:author="Grant Ives" w:date="2024-05-27T13:24:00Z" w:initials="GI">
    <w:p w14:paraId="38E5B066" w14:textId="79697257" w:rsidR="00CF255D" w:rsidRDefault="00CF255D">
      <w:pPr>
        <w:pStyle w:val="CommentText"/>
      </w:pPr>
      <w:r>
        <w:rPr>
          <w:rStyle w:val="CommentReference"/>
        </w:rPr>
        <w:annotationRef/>
      </w:r>
      <w:r w:rsidRPr="7F7A5325">
        <w:t>Will need to confirm this against final QS</w:t>
      </w:r>
    </w:p>
  </w:comment>
  <w:comment w:id="7554" w:author="Kirsten Linnert" w:date="2024-06-28T12:14:00Z" w:initials="KL">
    <w:p w14:paraId="37642F85" w14:textId="168FA576" w:rsidR="0472516C" w:rsidRDefault="0472516C">
      <w:pPr>
        <w:pStyle w:val="CommentText"/>
      </w:pPr>
      <w:r>
        <w:t>To align with QS please amend to 'strata, community, or company title building insurance policy'</w:t>
      </w:r>
      <w:r>
        <w:rPr>
          <w:rStyle w:val="CommentReference"/>
        </w:rPr>
        <w:annotationRef/>
      </w:r>
    </w:p>
  </w:comment>
  <w:comment w:id="7555" w:author="William Turner [2]" w:date="2024-07-04T12:24:00Z" w:initials="WT">
    <w:p w14:paraId="7635753C" w14:textId="77777777" w:rsidR="00F73B16" w:rsidRDefault="00F73B16" w:rsidP="00F73B16">
      <w:pPr>
        <w:pStyle w:val="CommentText"/>
      </w:pPr>
      <w:r>
        <w:rPr>
          <w:rStyle w:val="CommentReference"/>
        </w:rPr>
        <w:annotationRef/>
      </w:r>
      <w:r>
        <w:t>Accepted - now updated</w:t>
      </w:r>
    </w:p>
  </w:comment>
  <w:comment w:id="7568" w:author="Kirsten Linnert" w:date="2024-06-17T10:24:00Z" w:initials="KL">
    <w:p w14:paraId="19E9A7F1" w14:textId="04ECF6BD" w:rsidR="00681336" w:rsidRDefault="00BC1C47">
      <w:pPr>
        <w:pStyle w:val="CommentText"/>
      </w:pPr>
      <w:r>
        <w:rPr>
          <w:rStyle w:val="CommentReference"/>
        </w:rPr>
        <w:annotationRef/>
      </w:r>
      <w:r w:rsidR="0092DD70" w:rsidRPr="2EF7AC5C">
        <w:t>Amend 'Your internalvariable' to 'Insured Address'</w:t>
      </w:r>
    </w:p>
  </w:comment>
  <w:comment w:id="7569" w:author="William Turner" w:date="2024-06-19T16:57:00Z" w:initials="WT">
    <w:p w14:paraId="5B15394C" w14:textId="77777777" w:rsidR="00D716FF" w:rsidRDefault="00D716FF" w:rsidP="00D716FF">
      <w:pPr>
        <w:pStyle w:val="CommentText"/>
      </w:pPr>
      <w:r>
        <w:rPr>
          <w:rStyle w:val="CommentReference"/>
        </w:rPr>
        <w:annotationRef/>
      </w:r>
      <w:r>
        <w:t>accepted</w:t>
      </w:r>
    </w:p>
  </w:comment>
  <w:comment w:id="7579" w:author="Kirsten Linnert" w:date="2024-06-17T10:24:00Z" w:initials="KL">
    <w:p w14:paraId="330ECED7" w14:textId="77777777" w:rsidR="00421CF4" w:rsidRDefault="00421CF4">
      <w:pPr>
        <w:pStyle w:val="CommentText"/>
      </w:pPr>
      <w:r>
        <w:rPr>
          <w:rStyle w:val="CommentReference"/>
        </w:rPr>
        <w:annotationRef/>
      </w:r>
      <w:r w:rsidRPr="2EF7AC5C">
        <w:t>Amend 'Your internalvariable' to 'Insured Address'</w:t>
      </w:r>
    </w:p>
  </w:comment>
  <w:comment w:id="7580" w:author="William Turner" w:date="2024-06-19T16:57:00Z" w:initials="WT">
    <w:p w14:paraId="5A21CA92" w14:textId="77777777" w:rsidR="00421CF4" w:rsidRDefault="00421CF4" w:rsidP="00D716FF">
      <w:pPr>
        <w:pStyle w:val="CommentText"/>
      </w:pPr>
      <w:r>
        <w:rPr>
          <w:rStyle w:val="CommentReference"/>
        </w:rPr>
        <w:annotationRef/>
      </w:r>
      <w:r>
        <w:t>accepted</w:t>
      </w:r>
    </w:p>
  </w:comment>
  <w:comment w:id="7596" w:author="Kirsten Linnert" w:date="2024-06-17T10:24:00Z" w:initials="KL">
    <w:p w14:paraId="25F5CAEA" w14:textId="77777777" w:rsidR="00D91D91" w:rsidRDefault="00D91D91">
      <w:pPr>
        <w:pStyle w:val="CommentText"/>
      </w:pPr>
      <w:r>
        <w:rPr>
          <w:rStyle w:val="CommentReference"/>
        </w:rPr>
        <w:annotationRef/>
      </w:r>
      <w:r w:rsidRPr="2EF7AC5C">
        <w:t>Amend 'Your internalvariable' to 'Insured Address'</w:t>
      </w:r>
    </w:p>
  </w:comment>
  <w:comment w:id="7597" w:author="William Turner" w:date="2024-06-19T16:57:00Z" w:initials="WT">
    <w:p w14:paraId="617639E3" w14:textId="77777777" w:rsidR="00D91D91" w:rsidRDefault="00D91D91" w:rsidP="00D716FF">
      <w:pPr>
        <w:pStyle w:val="CommentText"/>
      </w:pPr>
      <w:r>
        <w:rPr>
          <w:rStyle w:val="CommentReference"/>
        </w:rPr>
        <w:annotationRef/>
      </w:r>
      <w:r>
        <w:t>accepted</w:t>
      </w:r>
    </w:p>
  </w:comment>
  <w:comment w:id="7631" w:author="Kirsten Linnert" w:date="2024-06-17T10:24:00Z" w:initials="KL">
    <w:p w14:paraId="577632B2" w14:textId="3D093218" w:rsidR="00681336" w:rsidRDefault="00BC1C47">
      <w:pPr>
        <w:pStyle w:val="CommentText"/>
      </w:pPr>
      <w:r>
        <w:rPr>
          <w:rStyle w:val="CommentReference"/>
        </w:rPr>
        <w:annotationRef/>
      </w:r>
      <w:r w:rsidR="22BB0B0A" w:rsidRPr="712ABDA8">
        <w:t>Amend 'Your internalvariable' to 'Insured Address'</w:t>
      </w:r>
    </w:p>
  </w:comment>
  <w:comment w:id="7632" w:author="William Turner" w:date="2024-06-19T16:58:00Z" w:initials="WT">
    <w:p w14:paraId="262B36B2" w14:textId="77777777" w:rsidR="00B936FE" w:rsidRDefault="00B936FE" w:rsidP="00B936FE">
      <w:pPr>
        <w:pStyle w:val="CommentText"/>
      </w:pPr>
      <w:r>
        <w:rPr>
          <w:rStyle w:val="CommentReference"/>
        </w:rPr>
        <w:annotationRef/>
      </w:r>
      <w:r>
        <w:t>accepted</w:t>
      </w:r>
    </w:p>
  </w:comment>
  <w:comment w:id="7644" w:author="Kirsten Linnert" w:date="2024-06-17T10:24:00Z" w:initials="KL">
    <w:p w14:paraId="7327B72F" w14:textId="77777777" w:rsidR="00610191" w:rsidRDefault="00610191">
      <w:pPr>
        <w:pStyle w:val="CommentText"/>
      </w:pPr>
      <w:r>
        <w:rPr>
          <w:rStyle w:val="CommentReference"/>
        </w:rPr>
        <w:annotationRef/>
      </w:r>
      <w:r w:rsidRPr="712ABDA8">
        <w:t>Amend 'Your internalvariable' to 'Insured Address'</w:t>
      </w:r>
    </w:p>
  </w:comment>
  <w:comment w:id="7645" w:author="William Turner" w:date="2024-06-19T16:58:00Z" w:initials="WT">
    <w:p w14:paraId="55AB8D9E" w14:textId="77777777" w:rsidR="00610191" w:rsidRDefault="00610191" w:rsidP="00B936FE">
      <w:pPr>
        <w:pStyle w:val="CommentText"/>
      </w:pPr>
      <w:r>
        <w:rPr>
          <w:rStyle w:val="CommentReference"/>
        </w:rPr>
        <w:annotationRef/>
      </w:r>
      <w:r>
        <w:t>accepted</w:t>
      </w:r>
    </w:p>
  </w:comment>
  <w:comment w:id="7654" w:author="Kirsten Linnert" w:date="2024-06-17T10:24:00Z" w:initials="KL">
    <w:p w14:paraId="45600AD2" w14:textId="77777777" w:rsidR="00610191" w:rsidRDefault="00610191">
      <w:pPr>
        <w:pStyle w:val="CommentText"/>
      </w:pPr>
      <w:r>
        <w:rPr>
          <w:rStyle w:val="CommentReference"/>
        </w:rPr>
        <w:annotationRef/>
      </w:r>
      <w:r w:rsidRPr="712ABDA8">
        <w:t>Amend 'Your internalvariable' to 'Insured Address'</w:t>
      </w:r>
    </w:p>
  </w:comment>
  <w:comment w:id="7655" w:author="William Turner" w:date="2024-06-19T16:58:00Z" w:initials="WT">
    <w:p w14:paraId="108BE153" w14:textId="77777777" w:rsidR="00610191" w:rsidRDefault="00610191" w:rsidP="00B936FE">
      <w:pPr>
        <w:pStyle w:val="CommentText"/>
      </w:pPr>
      <w:r>
        <w:rPr>
          <w:rStyle w:val="CommentReference"/>
        </w:rPr>
        <w:annotationRef/>
      </w:r>
      <w:r>
        <w:t>accepted</w:t>
      </w:r>
    </w:p>
  </w:comment>
  <w:comment w:id="7669" w:author="Kirsten Linnert" w:date="2024-06-17T10:24:00Z" w:initials="KL">
    <w:p w14:paraId="06DB8854" w14:textId="43A24117" w:rsidR="00681336" w:rsidRDefault="00BC1C47">
      <w:pPr>
        <w:pStyle w:val="CommentText"/>
      </w:pPr>
      <w:r>
        <w:rPr>
          <w:rStyle w:val="CommentReference"/>
        </w:rPr>
        <w:annotationRef/>
      </w:r>
      <w:r w:rsidR="7BB6D595" w:rsidRPr="07AB04FF">
        <w:t>Amend 'Your internalvariable' to 'Insured Address'</w:t>
      </w:r>
    </w:p>
  </w:comment>
  <w:comment w:id="7670" w:author="William Turner" w:date="2024-06-19T17:01:00Z" w:initials="WT">
    <w:p w14:paraId="0B66EF7A" w14:textId="77777777" w:rsidR="001D2147" w:rsidRDefault="001D2147" w:rsidP="001D2147">
      <w:pPr>
        <w:pStyle w:val="CommentText"/>
      </w:pPr>
      <w:r>
        <w:rPr>
          <w:rStyle w:val="CommentReference"/>
        </w:rPr>
        <w:annotationRef/>
      </w:r>
      <w:r>
        <w:t>accepted</w:t>
      </w:r>
    </w:p>
  </w:comment>
  <w:comment w:id="7671" w:author="Kirsten Linnert" w:date="2024-06-17T15:52:00Z" w:initials="KL">
    <w:p w14:paraId="3E08D94F" w14:textId="48A70069" w:rsidR="00681336" w:rsidRDefault="00BC1C47">
      <w:pPr>
        <w:pStyle w:val="CommentText"/>
      </w:pPr>
      <w:r>
        <w:rPr>
          <w:rStyle w:val="CommentReference"/>
        </w:rPr>
        <w:annotationRef/>
      </w:r>
      <w:r w:rsidR="48B012B4" w:rsidRPr="2F461259">
        <w:t xml:space="preserve">Needs review- Post renewal I don't believe we can state this. </w:t>
      </w:r>
    </w:p>
  </w:comment>
  <w:comment w:id="7672" w:author="William Turner" w:date="2024-06-24T09:48:00Z" w:initials="WT">
    <w:p w14:paraId="082121F5" w14:textId="77777777" w:rsidR="00115002" w:rsidRDefault="00115002" w:rsidP="00115002">
      <w:pPr>
        <w:pStyle w:val="CommentText"/>
      </w:pPr>
      <w:r>
        <w:rPr>
          <w:rStyle w:val="CommentReference"/>
        </w:rPr>
        <w:annotationRef/>
      </w:r>
      <w:r>
        <w:t>Have consulted Underwriting who are comfortable with this always displaying</w:t>
      </w:r>
    </w:p>
  </w:comment>
  <w:comment w:id="7691" w:author="Kirsten Linnert" w:date="2024-06-17T15:54:00Z" w:initials="KL">
    <w:p w14:paraId="588649B7" w14:textId="2E5CF40D" w:rsidR="00681336" w:rsidRDefault="00BC1C47">
      <w:pPr>
        <w:pStyle w:val="CommentText"/>
      </w:pPr>
      <w:r>
        <w:rPr>
          <w:rStyle w:val="CommentReference"/>
        </w:rPr>
        <w:annotationRef/>
      </w:r>
      <w:r w:rsidR="4B674512" w:rsidRPr="1AA41F81">
        <w:t xml:space="preserve">Needs further consideration- do we state on this doc when the customer first took out the policy? </w:t>
      </w:r>
    </w:p>
  </w:comment>
  <w:comment w:id="7692" w:author="William Turner" w:date="2024-06-20T14:48:00Z" w:initials="WT">
    <w:p w14:paraId="68F73BA8" w14:textId="77777777" w:rsidR="00B66C1D" w:rsidRDefault="00B66C1D" w:rsidP="00B66C1D">
      <w:pPr>
        <w:pStyle w:val="CommentText"/>
      </w:pPr>
      <w:r>
        <w:rPr>
          <w:rStyle w:val="CommentReference"/>
        </w:rPr>
        <w:annotationRef/>
      </w:r>
      <w:r>
        <w:t>We don’t state when the customer first took out the policy on the document - only the current policy period start and end date</w:t>
      </w:r>
    </w:p>
  </w:comment>
  <w:comment w:id="7693" w:author="William Turner" w:date="2024-06-24T09:49:00Z" w:initials="WT">
    <w:p w14:paraId="25D95C84" w14:textId="77777777" w:rsidR="007A0FBA" w:rsidRDefault="007A0FBA" w:rsidP="007A0FBA">
      <w:pPr>
        <w:pStyle w:val="CommentText"/>
      </w:pPr>
      <w:r>
        <w:rPr>
          <w:rStyle w:val="CommentReference"/>
        </w:rPr>
        <w:annotationRef/>
      </w:r>
      <w:r>
        <w:t>Have consulted Underwriting who are comfortable with the wording as it stands</w:t>
      </w:r>
    </w:p>
  </w:comment>
  <w:comment w:id="7694" w:author="Kirsten Linnert" w:date="2023-07-17T12:50:00Z" w:initials="KL">
    <w:p w14:paraId="3A6B7CBA" w14:textId="7424D817" w:rsidR="00B07F18" w:rsidRDefault="00B07F18" w:rsidP="00B07F18">
      <w:pPr>
        <w:pStyle w:val="CommentText"/>
      </w:pPr>
      <w:r>
        <w:t>Pending</w:t>
      </w:r>
      <w:r>
        <w:rPr>
          <w:rStyle w:val="CommentReference"/>
        </w:rPr>
        <w:annotationRef/>
      </w:r>
    </w:p>
  </w:comment>
  <w:comment w:id="7688" w:author="Kester Rozario [2]" w:date="2024-05-13T14:16:00Z" w:initials="KR">
    <w:p w14:paraId="7F1E5935" w14:textId="77777777" w:rsidR="006F44E6" w:rsidRDefault="006F44E6" w:rsidP="006F44E6">
      <w:r>
        <w:rPr>
          <w:rStyle w:val="CommentReference"/>
        </w:rPr>
        <w:annotationRef/>
      </w:r>
      <w:r>
        <w:rPr>
          <w:rFonts w:ascii="Arial" w:eastAsia="Times New Roman" w:hAnsi="Arial" w:cs="Arial"/>
          <w:color w:val="000000"/>
          <w:kern w:val="0"/>
          <w:sz w:val="22"/>
          <w:szCs w:val="22"/>
          <w:lang w:val="en-AU" w:eastAsia="en-AU"/>
          <w14:ligatures w14:val="none"/>
        </w:rPr>
        <w:t>Needs to be checked against the PDS and QS.</w:t>
      </w:r>
    </w:p>
  </w:comment>
  <w:comment w:id="7689" w:author="Kelly Kilo" w:date="2024-05-13T18:36:00Z" w:initials="KK">
    <w:p w14:paraId="7F111DAE" w14:textId="66FC25E5" w:rsidR="414F30D5" w:rsidRDefault="414F30D5">
      <w:pPr>
        <w:pStyle w:val="CommentText"/>
      </w:pPr>
      <w:r>
        <w:t>Home = Has the home been completely rewired in the last 30 years, and/or has a safety switch been installed in each electricity circuit?</w:t>
      </w:r>
      <w:r>
        <w:rPr>
          <w:rStyle w:val="CommentReference"/>
        </w:rPr>
        <w:annotationRef/>
      </w:r>
    </w:p>
  </w:comment>
  <w:comment w:id="7690" w:author="William Turner" w:date="2024-05-20T12:52:00Z" w:initials="WT">
    <w:p w14:paraId="36971E5B" w14:textId="6C15DFB6" w:rsidR="414F30D5" w:rsidRDefault="414F30D5">
      <w:pPr>
        <w:pStyle w:val="CommentText"/>
      </w:pPr>
      <w:r>
        <w:t>Thanks Kelly</w:t>
      </w:r>
      <w:r>
        <w:rPr>
          <w:rStyle w:val="CommentReference"/>
        </w:rPr>
        <w:annotationRef/>
      </w:r>
    </w:p>
  </w:comment>
  <w:comment w:id="7697" w:author="William Turner" w:date="2024-05-20T11:43:00Z" w:initials="WT">
    <w:p w14:paraId="66C28328" w14:textId="77777777" w:rsidR="00FF37BD" w:rsidRDefault="00FF37BD" w:rsidP="00FF37BD">
      <w:pPr>
        <w:pStyle w:val="CommentText"/>
      </w:pPr>
      <w:r>
        <w:fldChar w:fldCharType="begin"/>
      </w:r>
      <w:r>
        <w:instrText xml:space="preserve"> HYPERLINK "mailto:Sam.Sehgal@hollard.com.au"</w:instrText>
      </w:r>
      <w:bookmarkStart w:id="7699" w:name="_@_4D4A973BA76C4D8980BA123A1F36AA78Z"/>
      <w:r>
        <w:fldChar w:fldCharType="separate"/>
      </w:r>
      <w:bookmarkEnd w:id="7699"/>
      <w:r w:rsidRPr="414F30D5">
        <w:rPr>
          <w:rStyle w:val="Mention"/>
          <w:noProof/>
        </w:rPr>
        <w:t>@Sam Sehgal (EXT Idiom)</w:t>
      </w:r>
      <w:r>
        <w:fldChar w:fldCharType="end"/>
      </w:r>
      <w:r>
        <w:t xml:space="preserve"> the condition here doesn't relate to electrical motor burnout. It's about the age of the home. If the customer tells us that the home is of a certain age then we ask them if it has been rewired. Only if they answer yes to that question should we display this dot point</w:t>
      </w:r>
      <w:r>
        <w:rPr>
          <w:rStyle w:val="CommentReference"/>
        </w:rPr>
        <w:annotationRef/>
      </w:r>
    </w:p>
  </w:comment>
  <w:comment w:id="7698" w:author="William Turner [2]" w:date="2024-07-04T12:26:00Z" w:initials="WT">
    <w:p w14:paraId="422866A4" w14:textId="77777777" w:rsidR="00582539" w:rsidRDefault="00582539" w:rsidP="00582539">
      <w:pPr>
        <w:pStyle w:val="CommentText"/>
      </w:pPr>
      <w:r>
        <w:rPr>
          <w:rStyle w:val="CommentReference"/>
        </w:rPr>
        <w:annotationRef/>
      </w:r>
      <w:r>
        <w:t>Resolved - logic updated</w:t>
      </w:r>
    </w:p>
  </w:comment>
  <w:comment w:id="7710" w:author="William Turner" w:date="2024-05-20T11:43:00Z" w:initials="WT">
    <w:p w14:paraId="52B1C281" w14:textId="77777777" w:rsidR="00F60830" w:rsidRDefault="00F60830" w:rsidP="00FF37BD">
      <w:pPr>
        <w:pStyle w:val="CommentText"/>
      </w:pPr>
      <w:r>
        <w:fldChar w:fldCharType="begin"/>
      </w:r>
      <w:r>
        <w:instrText xml:space="preserve"> HYPERLINK "mailto:Sam.Sehgal@hollard.com.au"</w:instrText>
      </w:r>
      <w:bookmarkStart w:id="7712" w:name="_@_FA834EA698E84D83A64B3EB3BEE49C07Z"/>
      <w:r>
        <w:fldChar w:fldCharType="separate"/>
      </w:r>
      <w:bookmarkEnd w:id="7712"/>
      <w:r w:rsidRPr="414F30D5">
        <w:rPr>
          <w:rStyle w:val="Mention"/>
          <w:noProof/>
        </w:rPr>
        <w:t>@Sam Sehgal (EXT Idiom)</w:t>
      </w:r>
      <w:r>
        <w:fldChar w:fldCharType="end"/>
      </w:r>
      <w:r>
        <w:t xml:space="preserve"> the condition here doesn't relate to electrical motor burnout. It's about the age of the home. If the customer tells us that the home is of a certain age then we ask them if it has been rewired. Only if they answer yes to that question should we display this dot point</w:t>
      </w:r>
      <w:r>
        <w:rPr>
          <w:rStyle w:val="CommentReference"/>
        </w:rPr>
        <w:annotationRef/>
      </w:r>
    </w:p>
  </w:comment>
  <w:comment w:id="7711" w:author="William Turner [2]" w:date="2024-07-04T12:26:00Z" w:initials="WT">
    <w:p w14:paraId="087FC0E8" w14:textId="77777777" w:rsidR="00F60830" w:rsidRDefault="00F60830" w:rsidP="00582539">
      <w:pPr>
        <w:pStyle w:val="CommentText"/>
      </w:pPr>
      <w:r>
        <w:rPr>
          <w:rStyle w:val="CommentReference"/>
        </w:rPr>
        <w:annotationRef/>
      </w:r>
      <w:r>
        <w:t>Resolved - logic updated</w:t>
      </w:r>
    </w:p>
  </w:comment>
  <w:comment w:id="7750" w:author="William Turner" w:date="2024-05-20T11:43:00Z" w:initials="WT">
    <w:p w14:paraId="5A1DABD7" w14:textId="77777777" w:rsidR="00F60830" w:rsidRDefault="00F60830" w:rsidP="00FF37BD">
      <w:pPr>
        <w:pStyle w:val="CommentText"/>
      </w:pPr>
      <w:r>
        <w:fldChar w:fldCharType="begin"/>
      </w:r>
      <w:r>
        <w:instrText xml:space="preserve"> HYPERLINK "mailto:Sam.Sehgal@hollard.com.au"</w:instrText>
      </w:r>
      <w:bookmarkStart w:id="7753" w:name="_@_1635472F91B64E1381E0DD883B00C5B3Z"/>
      <w:r>
        <w:fldChar w:fldCharType="separate"/>
      </w:r>
      <w:bookmarkEnd w:id="7753"/>
      <w:r w:rsidRPr="414F30D5">
        <w:rPr>
          <w:rStyle w:val="Mention"/>
          <w:noProof/>
        </w:rPr>
        <w:t>@Sam Sehgal (EXT Idiom)</w:t>
      </w:r>
      <w:r>
        <w:fldChar w:fldCharType="end"/>
      </w:r>
      <w:r>
        <w:t xml:space="preserve"> the condition here doesn't relate to electrical motor burnout. It's about the age of the home. If the customer tells us that the home is of a certain age then we ask them if it has been rewired. Only if they answer yes to that question should we display this dot point</w:t>
      </w:r>
      <w:r>
        <w:rPr>
          <w:rStyle w:val="CommentReference"/>
        </w:rPr>
        <w:annotationRef/>
      </w:r>
    </w:p>
  </w:comment>
  <w:comment w:id="7751" w:author="William Turner [2]" w:date="2024-07-04T12:26:00Z" w:initials="WT">
    <w:p w14:paraId="3F5637FD" w14:textId="77777777" w:rsidR="00F60830" w:rsidRDefault="00F60830" w:rsidP="00582539">
      <w:pPr>
        <w:pStyle w:val="CommentText"/>
      </w:pPr>
      <w:r>
        <w:rPr>
          <w:rStyle w:val="CommentReference"/>
        </w:rPr>
        <w:annotationRef/>
      </w:r>
      <w:r>
        <w:t>Resolved - logic updated</w:t>
      </w:r>
    </w:p>
  </w:comment>
  <w:comment w:id="7780" w:author="Kirsten Linnert" w:date="2024-06-17T14:01:00Z" w:initials="KL">
    <w:p w14:paraId="7ED0B6E9" w14:textId="060B8353" w:rsidR="004D5F0F" w:rsidRDefault="004D5F0F">
      <w:pPr>
        <w:pStyle w:val="CommentText"/>
      </w:pPr>
      <w:r>
        <w:rPr>
          <w:rStyle w:val="CommentReference"/>
        </w:rPr>
        <w:annotationRef/>
      </w:r>
      <w:r w:rsidRPr="36E217E5">
        <w:t>Amend to 'Your Insured Car'</w:t>
      </w:r>
    </w:p>
  </w:comment>
  <w:comment w:id="7781" w:author="William Turner" w:date="2024-06-19T17:02:00Z" w:initials="WT">
    <w:p w14:paraId="6E9653B0" w14:textId="77777777" w:rsidR="004D5F0F" w:rsidRDefault="004D5F0F" w:rsidP="00F66F97">
      <w:pPr>
        <w:pStyle w:val="CommentText"/>
      </w:pPr>
      <w:r>
        <w:rPr>
          <w:rStyle w:val="CommentReference"/>
        </w:rPr>
        <w:annotationRef/>
      </w:r>
      <w:r>
        <w:t>accepted</w:t>
      </w:r>
    </w:p>
  </w:comment>
  <w:comment w:id="7782" w:author="Amanda Yates" w:date="2024-06-27T16:22:00Z" w:initials="AY">
    <w:p w14:paraId="5E3FAD1C" w14:textId="0F2F59CC" w:rsidR="004D5F0F" w:rsidRDefault="004D5F0F">
      <w:pPr>
        <w:pStyle w:val="CommentText"/>
      </w:pPr>
      <w:r>
        <w:t>Please change this to 'Year, make and model:'</w:t>
      </w:r>
      <w:r>
        <w:rPr>
          <w:rStyle w:val="CommentReference"/>
        </w:rPr>
        <w:annotationRef/>
      </w:r>
    </w:p>
  </w:comment>
  <w:comment w:id="7783" w:author="William Turner [2]" w:date="2024-07-04T12:26:00Z" w:initials="WT">
    <w:p w14:paraId="186B5A42" w14:textId="77777777" w:rsidR="004D5F0F" w:rsidRDefault="004D5F0F" w:rsidP="00582539">
      <w:pPr>
        <w:pStyle w:val="CommentText"/>
      </w:pPr>
      <w:r>
        <w:rPr>
          <w:rStyle w:val="CommentReference"/>
        </w:rPr>
        <w:annotationRef/>
      </w:r>
      <w:r>
        <w:t>Accepted - now updated</w:t>
      </w:r>
    </w:p>
  </w:comment>
  <w:comment w:id="7784" w:author="Kirsten Linnert" w:date="2024-06-14T17:16:00Z" w:initials="KL">
    <w:p w14:paraId="2C7077C8" w14:textId="578BDF0F" w:rsidR="00202F77" w:rsidRDefault="00202F77">
      <w:pPr>
        <w:pStyle w:val="CommentText"/>
      </w:pPr>
      <w:r>
        <w:rPr>
          <w:rStyle w:val="CommentReference"/>
        </w:rPr>
        <w:annotationRef/>
      </w:r>
      <w:r w:rsidRPr="500AE7FE">
        <w:t>Amend to 'Registration number' to be consistent across other letters. (Capital letters to follow rest of the COI formatting)</w:t>
      </w:r>
    </w:p>
  </w:comment>
  <w:comment w:id="7785" w:author="William Turner" w:date="2024-06-20T11:44:00Z" w:initials="WT">
    <w:p w14:paraId="0EE1E3C7" w14:textId="77777777" w:rsidR="00202F77" w:rsidRDefault="00202F77" w:rsidP="00AA55C0">
      <w:pPr>
        <w:pStyle w:val="CommentText"/>
      </w:pPr>
      <w:r>
        <w:rPr>
          <w:rStyle w:val="CommentReference"/>
        </w:rPr>
        <w:annotationRef/>
      </w:r>
      <w:r>
        <w:t>accepted</w:t>
      </w:r>
    </w:p>
  </w:comment>
  <w:comment w:id="7786" w:author="Amanda Yates" w:date="2024-06-17T16:13:00Z" w:initials="AY">
    <w:p w14:paraId="49A6CD14" w14:textId="403E96B3" w:rsidR="00202F77" w:rsidRDefault="00202F77">
      <w:pPr>
        <w:pStyle w:val="CommentText"/>
      </w:pPr>
      <w:r>
        <w:rPr>
          <w:rStyle w:val="CommentReference"/>
        </w:rPr>
        <w:annotationRef/>
      </w:r>
      <w:r w:rsidRPr="70383C42">
        <w:t>Please change back to capital I to be consistent with all the other instances of Sum Insured in this heading style within the COI</w:t>
      </w:r>
    </w:p>
  </w:comment>
  <w:comment w:id="7787" w:author="William Turner" w:date="2024-06-20T11:49:00Z" w:initials="WT">
    <w:p w14:paraId="60D60707" w14:textId="77777777" w:rsidR="00202F77" w:rsidRDefault="00202F77" w:rsidP="005F6D3C">
      <w:pPr>
        <w:pStyle w:val="CommentText"/>
      </w:pPr>
      <w:r>
        <w:rPr>
          <w:rStyle w:val="CommentReference"/>
        </w:rPr>
        <w:annotationRef/>
      </w:r>
      <w:r>
        <w:t>accepted</w:t>
      </w:r>
    </w:p>
  </w:comment>
  <w:comment w:id="7788" w:author="Amanda Yates" w:date="2024-06-17T16:11:00Z" w:initials="AY">
    <w:p w14:paraId="03C8D541" w14:textId="4C6E9BBD" w:rsidR="00A6470A" w:rsidRDefault="00A6470A">
      <w:pPr>
        <w:pStyle w:val="CommentText"/>
      </w:pPr>
      <w:r>
        <w:rPr>
          <w:rStyle w:val="CommentReference"/>
        </w:rPr>
        <w:annotationRef/>
      </w:r>
      <w:r w:rsidRPr="1EC10C39">
        <w:t xml:space="preserve">Please change to market, no capital M </w:t>
      </w:r>
    </w:p>
  </w:comment>
  <w:comment w:id="7789" w:author="William Turner" w:date="2024-06-20T11:53:00Z" w:initials="WT">
    <w:p w14:paraId="79D5E732" w14:textId="77777777" w:rsidR="00A6470A" w:rsidRDefault="00A6470A" w:rsidP="009E48E3">
      <w:pPr>
        <w:pStyle w:val="CommentText"/>
      </w:pPr>
      <w:r>
        <w:rPr>
          <w:rStyle w:val="CommentReference"/>
        </w:rPr>
        <w:annotationRef/>
      </w:r>
      <w:r>
        <w:t>accepted</w:t>
      </w:r>
    </w:p>
  </w:comment>
  <w:comment w:id="7790" w:author="William Turner [2]" w:date="2024-07-04T12:28:00Z" w:initials="WT">
    <w:p w14:paraId="56ABE2EE" w14:textId="77777777" w:rsidR="00A6470A" w:rsidRDefault="00A6470A" w:rsidP="00173519">
      <w:pPr>
        <w:pStyle w:val="CommentText"/>
      </w:pPr>
      <w:r>
        <w:rPr>
          <w:rStyle w:val="CommentReference"/>
        </w:rPr>
        <w:annotationRef/>
      </w:r>
      <w:r>
        <w:t>Removed “Up to” and therefore have made it a capital M</w:t>
      </w:r>
    </w:p>
  </w:comment>
  <w:comment w:id="7793" w:author="Heng Liu" w:date="2024-06-12T11:54:00Z" w:initials="HL">
    <w:p w14:paraId="00A28146" w14:textId="78CD4795" w:rsidR="00A6470A" w:rsidRDefault="00A6470A" w:rsidP="007A351F">
      <w:pPr>
        <w:pStyle w:val="CommentText"/>
      </w:pPr>
      <w:r>
        <w:rPr>
          <w:rStyle w:val="CommentReference"/>
        </w:rPr>
        <w:annotationRef/>
      </w:r>
      <w:r>
        <w:t>Should be just “Market value”?</w:t>
      </w:r>
    </w:p>
  </w:comment>
  <w:comment w:id="7794" w:author="William Turner [2]" w:date="2024-07-04T12:28:00Z" w:initials="WT">
    <w:p w14:paraId="33542AB4" w14:textId="77777777" w:rsidR="00A6470A" w:rsidRDefault="00A6470A" w:rsidP="00173519">
      <w:pPr>
        <w:pStyle w:val="CommentText"/>
      </w:pPr>
      <w:r>
        <w:rPr>
          <w:rStyle w:val="CommentReference"/>
        </w:rPr>
        <w:annotationRef/>
      </w:r>
      <w:r>
        <w:t>Accepted - now updated</w:t>
      </w:r>
    </w:p>
  </w:comment>
  <w:comment w:id="7791" w:author="Kirsten Linnert" w:date="2024-07-01T09:43:00Z" w:initials="KL">
    <w:p w14:paraId="0DDB356C" w14:textId="605E0D95" w:rsidR="00A6470A" w:rsidRDefault="00A6470A">
      <w:pPr>
        <w:pStyle w:val="CommentText"/>
      </w:pPr>
      <w:r>
        <w:t>Amend to 'Market value'</w:t>
      </w:r>
      <w:r>
        <w:rPr>
          <w:rStyle w:val="CommentReference"/>
        </w:rPr>
        <w:annotationRef/>
      </w:r>
    </w:p>
  </w:comment>
  <w:comment w:id="7792" w:author="William Turner [2]" w:date="2024-07-04T12:28:00Z" w:initials="WT">
    <w:p w14:paraId="26A94914" w14:textId="77777777" w:rsidR="00A6470A" w:rsidRDefault="00A6470A" w:rsidP="00173519">
      <w:pPr>
        <w:pStyle w:val="CommentText"/>
      </w:pPr>
      <w:r>
        <w:rPr>
          <w:rStyle w:val="CommentReference"/>
        </w:rPr>
        <w:annotationRef/>
      </w:r>
      <w:r>
        <w:t>Accepted - now updated</w:t>
      </w:r>
    </w:p>
  </w:comment>
  <w:comment w:id="7795" w:author="Kirsten Linnert" w:date="2024-06-17T13:59:00Z" w:initials="KL">
    <w:p w14:paraId="4F532703" w14:textId="77B9C3DC" w:rsidR="00A9276A" w:rsidRDefault="00A9276A">
      <w:pPr>
        <w:pStyle w:val="CommentText"/>
      </w:pPr>
      <w:r>
        <w:rPr>
          <w:rStyle w:val="CommentReference"/>
        </w:rPr>
        <w:annotationRef/>
      </w:r>
      <w:r w:rsidRPr="1D905325">
        <w:t>Amend 'parked at night' to 'Car overnight location'</w:t>
      </w:r>
    </w:p>
  </w:comment>
  <w:comment w:id="7796" w:author="William Turner" w:date="2024-06-20T11:54:00Z" w:initials="WT">
    <w:p w14:paraId="4EA508DF" w14:textId="77777777" w:rsidR="00A9276A" w:rsidRDefault="00A9276A" w:rsidP="00993957">
      <w:pPr>
        <w:pStyle w:val="CommentText"/>
      </w:pPr>
      <w:r>
        <w:rPr>
          <w:rStyle w:val="CommentReference"/>
        </w:rPr>
        <w:annotationRef/>
      </w:r>
      <w:r>
        <w:t>accepted</w:t>
      </w:r>
    </w:p>
  </w:comment>
  <w:comment w:id="7812" w:author="Kirsten Linnert" w:date="2024-06-17T13:59:00Z" w:initials="KL">
    <w:p w14:paraId="30EFF829" w14:textId="77777777" w:rsidR="00A422A3" w:rsidRDefault="00A422A3">
      <w:pPr>
        <w:pStyle w:val="CommentText"/>
      </w:pPr>
      <w:r>
        <w:rPr>
          <w:rStyle w:val="CommentReference"/>
        </w:rPr>
        <w:annotationRef/>
      </w:r>
      <w:r w:rsidRPr="1D905325">
        <w:t>Amend 'parked at night' to 'Car overnight location'</w:t>
      </w:r>
    </w:p>
  </w:comment>
  <w:comment w:id="7813" w:author="William Turner" w:date="2024-06-20T11:54:00Z" w:initials="WT">
    <w:p w14:paraId="01100834" w14:textId="77777777" w:rsidR="00A422A3" w:rsidRDefault="00A422A3" w:rsidP="00993957">
      <w:pPr>
        <w:pStyle w:val="CommentText"/>
      </w:pPr>
      <w:r>
        <w:rPr>
          <w:rStyle w:val="CommentReference"/>
        </w:rPr>
        <w:annotationRef/>
      </w:r>
      <w:r>
        <w:t>accepted</w:t>
      </w:r>
    </w:p>
  </w:comment>
  <w:comment w:id="7894" w:author="Amanda Yates" w:date="2024-06-17T16:13:00Z" w:initials="AY">
    <w:p w14:paraId="7EBCCBA4" w14:textId="612C5772" w:rsidR="00A422A3" w:rsidRDefault="00A422A3">
      <w:pPr>
        <w:pStyle w:val="CommentText"/>
      </w:pPr>
      <w:r>
        <w:rPr>
          <w:rStyle w:val="CommentReference"/>
        </w:rPr>
        <w:annotationRef/>
      </w:r>
      <w:r w:rsidRPr="5F9E8DCB">
        <w:t>Please change to km</w:t>
      </w:r>
    </w:p>
  </w:comment>
  <w:comment w:id="7895" w:author="William Turner" w:date="2024-06-20T11:56:00Z" w:initials="WT">
    <w:p w14:paraId="3B85D244" w14:textId="77777777" w:rsidR="00A422A3" w:rsidRDefault="00A422A3" w:rsidP="00312D80">
      <w:pPr>
        <w:pStyle w:val="CommentText"/>
      </w:pPr>
      <w:r>
        <w:rPr>
          <w:rStyle w:val="CommentReference"/>
        </w:rPr>
        <w:annotationRef/>
      </w:r>
      <w:r>
        <w:t>accepted</w:t>
      </w:r>
    </w:p>
  </w:comment>
  <w:comment w:id="7901" w:author="Amanda Yates" w:date="2024-06-17T16:13:00Z" w:initials="AY">
    <w:p w14:paraId="508D64B2" w14:textId="77777777" w:rsidR="004C0223" w:rsidRDefault="004C0223" w:rsidP="004C0223">
      <w:pPr>
        <w:pStyle w:val="CommentText"/>
      </w:pPr>
      <w:r>
        <w:rPr>
          <w:rStyle w:val="CommentReference"/>
        </w:rPr>
        <w:annotationRef/>
      </w:r>
      <w:r w:rsidRPr="5F9E8DCB">
        <w:t>Please change to km</w:t>
      </w:r>
    </w:p>
  </w:comment>
  <w:comment w:id="7902" w:author="William Turner" w:date="2024-06-20T11:56:00Z" w:initials="WT">
    <w:p w14:paraId="5B5CD110" w14:textId="77777777" w:rsidR="004C0223" w:rsidRDefault="004C0223" w:rsidP="004C0223">
      <w:pPr>
        <w:pStyle w:val="CommentText"/>
      </w:pPr>
      <w:r>
        <w:rPr>
          <w:rStyle w:val="CommentReference"/>
        </w:rPr>
        <w:annotationRef/>
      </w:r>
      <w:r>
        <w:t>accepted</w:t>
      </w:r>
    </w:p>
  </w:comment>
  <w:comment w:id="7905" w:author="Kirsten Linnert" w:date="2023-08-30T10:13:00Z" w:initials="KL">
    <w:p w14:paraId="779F98F6" w14:textId="0EC6ED36" w:rsidR="00A422A3" w:rsidRDefault="00A422A3" w:rsidP="00540D47">
      <w:pPr>
        <w:pStyle w:val="CommentText"/>
      </w:pPr>
      <w:r>
        <w:t>This needs to also display for TPFTD and TPD</w:t>
      </w:r>
      <w:r>
        <w:rPr>
          <w:rStyle w:val="CommentReference"/>
        </w:rPr>
        <w:annotationRef/>
      </w:r>
    </w:p>
  </w:comment>
  <w:comment w:id="7906" w:author="Kester Rozario [2]" w:date="2024-05-09T14:47:00Z" w:initials="KR">
    <w:p w14:paraId="03175BAE" w14:textId="77777777" w:rsidR="00A422A3" w:rsidRDefault="00A422A3" w:rsidP="002850D6">
      <w:r>
        <w:rPr>
          <w:rStyle w:val="CommentReference"/>
        </w:rPr>
        <w:annotationRef/>
      </w:r>
      <w:r>
        <w:rPr>
          <w:rFonts w:ascii="Arial" w:eastAsia="Times New Roman" w:hAnsi="Arial" w:cs="Arial"/>
          <w:color w:val="000000"/>
          <w:kern w:val="0"/>
          <w:sz w:val="22"/>
          <w:szCs w:val="22"/>
          <w:lang w:val="en-AU" w:eastAsia="en-AU"/>
          <w14:ligatures w14:val="none"/>
        </w:rPr>
        <w:t>Logic added.  Now resolved.</w:t>
      </w:r>
    </w:p>
  </w:comment>
  <w:comment w:id="7915" w:author="Kirsten Linnert" w:date="2024-06-27T11:14:00Z" w:initials="KL">
    <w:p w14:paraId="0450FA1B" w14:textId="34D0EEC3" w:rsidR="00A422A3" w:rsidRDefault="00A422A3">
      <w:pPr>
        <w:pStyle w:val="CommentText"/>
      </w:pPr>
      <w:r>
        <w:t>For renewals and endorsements please amend to: 'We understand that in your previous policy terms your car does not have any of the following:'</w:t>
      </w:r>
      <w:r>
        <w:rPr>
          <w:rStyle w:val="CommentReference"/>
        </w:rPr>
        <w:annotationRef/>
      </w:r>
    </w:p>
  </w:comment>
  <w:comment w:id="7916" w:author="William Turner [2]" w:date="2024-07-08T10:37:00Z" w:initials="WT">
    <w:p w14:paraId="35958422" w14:textId="77777777" w:rsidR="00A422A3" w:rsidRDefault="00A422A3" w:rsidP="00800945">
      <w:pPr>
        <w:pStyle w:val="CommentText"/>
      </w:pPr>
      <w:r>
        <w:rPr>
          <w:rStyle w:val="CommentReference"/>
        </w:rPr>
        <w:annotationRef/>
      </w:r>
      <w:r>
        <w:t xml:space="preserve">After consulting with Kirsten and Underwriting further, it has been determined that the wording should not be changed </w:t>
      </w:r>
    </w:p>
  </w:comment>
  <w:comment w:id="7918" w:author="Kirsten Linnert" w:date="2024-06-27T11:14:00Z" w:initials="KL">
    <w:p w14:paraId="4F0B0790" w14:textId="572E6261" w:rsidR="00A422A3" w:rsidRDefault="00A422A3">
      <w:pPr>
        <w:pStyle w:val="CommentText"/>
      </w:pPr>
      <w:r>
        <w:t>For renewals and endorsements please amend to: 'We understand that in your previous policy terms your car has one or more of the following:'</w:t>
      </w:r>
      <w:r>
        <w:rPr>
          <w:rStyle w:val="CommentReference"/>
        </w:rPr>
        <w:annotationRef/>
      </w:r>
    </w:p>
  </w:comment>
  <w:comment w:id="7919" w:author="William Turner [2]" w:date="2024-07-08T10:37:00Z" w:initials="WT">
    <w:p w14:paraId="5E517CDD" w14:textId="77777777" w:rsidR="00A422A3" w:rsidRDefault="00A422A3" w:rsidP="00800945">
      <w:pPr>
        <w:pStyle w:val="CommentText"/>
      </w:pPr>
      <w:r>
        <w:rPr>
          <w:rStyle w:val="CommentReference"/>
        </w:rPr>
        <w:annotationRef/>
      </w:r>
      <w:r>
        <w:t xml:space="preserve">After consulting with Kirsten and Underwriting further, it has been determined that the wording should not be changed </w:t>
      </w:r>
    </w:p>
  </w:comment>
  <w:comment w:id="7941" w:author="Kester Rozario [2]" w:date="2024-05-09T15:07:00Z" w:initials="KR">
    <w:p w14:paraId="318D058B" w14:textId="241653B0" w:rsidR="003F04B7" w:rsidRDefault="003F04B7" w:rsidP="00D112A6">
      <w:r>
        <w:rPr>
          <w:rStyle w:val="CommentReference"/>
        </w:rPr>
        <w:annotationRef/>
      </w:r>
      <w:r>
        <w:rPr>
          <w:rFonts w:ascii="Arial" w:eastAsia="Times New Roman" w:hAnsi="Arial" w:cs="Arial"/>
          <w:color w:val="000000"/>
          <w:kern w:val="0"/>
          <w:sz w:val="22"/>
          <w:szCs w:val="22"/>
          <w:lang w:val="en-AU" w:eastAsia="en-AU"/>
          <w14:ligatures w14:val="none"/>
        </w:rPr>
        <w:t>Entire section to be reviewed with relation to the latest QS wording</w:t>
      </w:r>
    </w:p>
  </w:comment>
  <w:comment w:id="7942" w:author="Amanda Yates" w:date="2024-06-17T16:15:00Z" w:initials="AY">
    <w:p w14:paraId="6C555F1F" w14:textId="0F068A4A" w:rsidR="003F04B7" w:rsidRDefault="003F04B7">
      <w:pPr>
        <w:pStyle w:val="CommentText"/>
      </w:pPr>
      <w:r>
        <w:rPr>
          <w:rStyle w:val="CommentReference"/>
        </w:rPr>
        <w:annotationRef/>
      </w:r>
      <w:r w:rsidRPr="14EA31FF">
        <w:t>Does this section need to be numbered?</w:t>
      </w:r>
    </w:p>
  </w:comment>
  <w:comment w:id="7943" w:author="William Turner" w:date="2024-06-20T12:00:00Z" w:initials="WT">
    <w:p w14:paraId="562CFBE2" w14:textId="6E1DFC01" w:rsidR="003F04B7" w:rsidRDefault="003F04B7" w:rsidP="00632B17">
      <w:pPr>
        <w:pStyle w:val="CommentText"/>
      </w:pPr>
      <w:r>
        <w:rPr>
          <w:rStyle w:val="CommentReference"/>
        </w:rPr>
        <w:annotationRef/>
      </w:r>
      <w:r>
        <w:t xml:space="preserve">Yes. </w:t>
      </w:r>
      <w:r>
        <w:fldChar w:fldCharType="begin"/>
      </w:r>
      <w:r>
        <w:instrText>HYPERLINK "mailto:Sam.Sehgal@hollard.com.au"</w:instrText>
      </w:r>
      <w:bookmarkStart w:id="7945" w:name="_@_4D174AF2650248FB9A0C612314BDA83EZ"/>
      <w:r>
        <w:fldChar w:fldCharType="separate"/>
      </w:r>
      <w:bookmarkEnd w:id="7945"/>
      <w:r w:rsidRPr="00632B17">
        <w:rPr>
          <w:rStyle w:val="Mention"/>
          <w:noProof/>
        </w:rPr>
        <w:t>@Sam Sehgal (EXT Idiom)</w:t>
      </w:r>
      <w:r>
        <w:fldChar w:fldCharType="end"/>
      </w:r>
      <w:r>
        <w:t xml:space="preserve"> pls make sure numbering is applied</w:t>
      </w:r>
    </w:p>
  </w:comment>
  <w:comment w:id="7944" w:author="Sam Sehgal (EXT Idiom) [2]" w:date="2024-06-23T14:33:00Z" w:initials="ss">
    <w:p w14:paraId="2FC082FB" w14:textId="77777777" w:rsidR="003F04B7" w:rsidRDefault="003F04B7" w:rsidP="00D55755">
      <w:pPr>
        <w:pStyle w:val="CommentText"/>
      </w:pPr>
      <w:r>
        <w:rPr>
          <w:rStyle w:val="CommentReference"/>
        </w:rPr>
        <w:annotationRef/>
      </w:r>
      <w:r>
        <w:t>Updated- added numbering.</w:t>
      </w:r>
    </w:p>
  </w:comment>
  <w:comment w:id="7950" w:author="Amanda Yates" w:date="2024-06-17T16:16:00Z" w:initials="AY">
    <w:p w14:paraId="575F3A10" w14:textId="3873C975" w:rsidR="00681336" w:rsidRDefault="00BC1C47">
      <w:pPr>
        <w:pStyle w:val="CommentText"/>
      </w:pPr>
      <w:r>
        <w:rPr>
          <w:rStyle w:val="CommentReference"/>
        </w:rPr>
        <w:annotationRef/>
      </w:r>
      <w:r w:rsidR="6B63EB0D" w:rsidRPr="3A8C7053">
        <w:t>Should this still be here? Is this direction about the exclamation mark that has been removed?</w:t>
      </w:r>
    </w:p>
  </w:comment>
  <w:comment w:id="7951" w:author="William Turner" w:date="2024-06-20T11:58:00Z" w:initials="WT">
    <w:p w14:paraId="0A25C285" w14:textId="77777777" w:rsidR="0090742B" w:rsidRDefault="0090742B" w:rsidP="0090742B">
      <w:pPr>
        <w:pStyle w:val="CommentText"/>
      </w:pPr>
      <w:r>
        <w:rPr>
          <w:rStyle w:val="CommentReference"/>
        </w:rPr>
        <w:annotationRef/>
      </w:r>
      <w:r>
        <w:t>Accepted - have removed</w:t>
      </w:r>
    </w:p>
  </w:comment>
  <w:comment w:id="7955" w:author="Kirsten Linnert" w:date="2024-06-28T12:32:00Z" w:initials="KL">
    <w:p w14:paraId="3F2F795D" w14:textId="1BB230A1" w:rsidR="00BA1169" w:rsidRDefault="00BA1169">
      <w:pPr>
        <w:pStyle w:val="CommentText"/>
      </w:pPr>
      <w:r>
        <w:t>Add "Car or vehicle' claims history.......</w:t>
      </w:r>
      <w:r>
        <w:rPr>
          <w:rStyle w:val="CommentReference"/>
        </w:rPr>
        <w:annotationRef/>
      </w:r>
    </w:p>
  </w:comment>
  <w:comment w:id="7956" w:author="William Turner [2]" w:date="2024-07-04T12:33:00Z" w:initials="WT">
    <w:p w14:paraId="7727C641" w14:textId="77777777" w:rsidR="00BA1169" w:rsidRDefault="00BA1169" w:rsidP="00CC363C">
      <w:pPr>
        <w:pStyle w:val="CommentText"/>
      </w:pPr>
      <w:r>
        <w:rPr>
          <w:rStyle w:val="CommentReference"/>
        </w:rPr>
        <w:annotationRef/>
      </w:r>
      <w:r>
        <w:t>Since claims listed can include past three years of history involving policy holders in other vehicles, adding this wording could be intepreted as making it solely about the car insured under this policy. Seems best not to add the wording requested.</w:t>
      </w:r>
    </w:p>
  </w:comment>
  <w:comment w:id="7982" w:author="Kirsten Linnert" w:date="2024-06-17T16:36:00Z" w:initials="KL">
    <w:p w14:paraId="125ECF01" w14:textId="0B29DDBB" w:rsidR="00BA1169" w:rsidRDefault="00BA1169">
      <w:pPr>
        <w:pStyle w:val="CommentText"/>
      </w:pPr>
      <w:r>
        <w:rPr>
          <w:rStyle w:val="CommentReference"/>
        </w:rPr>
        <w:annotationRef/>
      </w:r>
      <w:r w:rsidRPr="49EAF703">
        <w:t>Needs to be reviewed as it appears CC will not relay all claims had on this policy to DCOD</w:t>
      </w:r>
    </w:p>
  </w:comment>
  <w:comment w:id="7996" w:author="Amanda Yates" w:date="2024-06-17T16:20:00Z" w:initials="AY">
    <w:p w14:paraId="7DF5CF60" w14:textId="4773C880" w:rsidR="004962A7" w:rsidRDefault="004962A7">
      <w:pPr>
        <w:pStyle w:val="CommentText"/>
      </w:pPr>
      <w:r>
        <w:rPr>
          <w:rStyle w:val="CommentReference"/>
        </w:rPr>
        <w:annotationRef/>
      </w:r>
      <w:r w:rsidRPr="04A126A8">
        <w:t>Lower case d please</w:t>
      </w:r>
    </w:p>
  </w:comment>
  <w:comment w:id="7997" w:author="William Turner" w:date="2024-06-20T12:02:00Z" w:initials="WT">
    <w:p w14:paraId="255438FD" w14:textId="77777777" w:rsidR="004962A7" w:rsidRDefault="004962A7" w:rsidP="008E6C59">
      <w:pPr>
        <w:pStyle w:val="CommentText"/>
      </w:pPr>
      <w:r>
        <w:rPr>
          <w:rStyle w:val="CommentReference"/>
        </w:rPr>
        <w:annotationRef/>
      </w:r>
      <w:r>
        <w:t>accepted</w:t>
      </w:r>
    </w:p>
  </w:comment>
  <w:comment w:id="7998" w:author="Amanda Yates" w:date="2024-06-17T16:20:00Z" w:initials="AY">
    <w:p w14:paraId="79CD77BF" w14:textId="368BC63F" w:rsidR="004962A7" w:rsidRDefault="004962A7">
      <w:pPr>
        <w:pStyle w:val="CommentText"/>
      </w:pPr>
      <w:r>
        <w:rPr>
          <w:rStyle w:val="CommentReference"/>
        </w:rPr>
        <w:annotationRef/>
      </w:r>
      <w:r w:rsidRPr="4A3429A0">
        <w:t>Lower case b please</w:t>
      </w:r>
    </w:p>
  </w:comment>
  <w:comment w:id="7999" w:author="William Turner" w:date="2024-06-20T12:03:00Z" w:initials="WT">
    <w:p w14:paraId="1664D517" w14:textId="77777777" w:rsidR="004962A7" w:rsidRDefault="004962A7" w:rsidP="008E6C59">
      <w:pPr>
        <w:pStyle w:val="CommentText"/>
      </w:pPr>
      <w:r>
        <w:rPr>
          <w:rStyle w:val="CommentReference"/>
        </w:rPr>
        <w:annotationRef/>
      </w:r>
      <w:r>
        <w:t>accepted</w:t>
      </w:r>
    </w:p>
  </w:comment>
  <w:comment w:id="8000" w:author="Bianca Tautz" w:date="2024-06-07T14:50:00Z" w:initials="BT">
    <w:p w14:paraId="17628333" w14:textId="6B4894E0" w:rsidR="004962A7" w:rsidRDefault="004962A7">
      <w:pPr>
        <w:pStyle w:val="CommentText"/>
      </w:pPr>
      <w:r>
        <w:rPr>
          <w:rStyle w:val="CommentReference"/>
        </w:rPr>
        <w:annotationRef/>
      </w:r>
      <w:r w:rsidRPr="3221549A">
        <w:t>We should remove 'sex' and refer to 'gender'.  What are the options?</w:t>
      </w:r>
    </w:p>
  </w:comment>
  <w:comment w:id="8001" w:author="William Turner" w:date="2024-06-20T15:41:00Z" w:initials="WT">
    <w:p w14:paraId="0901020F" w14:textId="77777777" w:rsidR="004962A7" w:rsidRDefault="004962A7" w:rsidP="00E23236">
      <w:pPr>
        <w:pStyle w:val="CommentText"/>
      </w:pPr>
      <w:r>
        <w:rPr>
          <w:rStyle w:val="CommentReference"/>
        </w:rPr>
        <w:annotationRef/>
      </w:r>
      <w:r>
        <w:t>Since alignment is needed with the question asked of the customer, removing ‘sex’ can only happen once the Change Request is approved to remove it across all systems and communications</w:t>
      </w:r>
    </w:p>
  </w:comment>
  <w:comment w:id="8002" w:author="retailwealthgiproduct@cba.com.au" w:date="2024-06-28T15:06:00Z" w:initials="re">
    <w:p w14:paraId="0A9D3A21" w14:textId="6EF9E149" w:rsidR="004962A7" w:rsidRDefault="004962A7">
      <w:pPr>
        <w:pStyle w:val="CommentText"/>
      </w:pPr>
      <w:r>
        <w:t xml:space="preserve">(Jodie) CBA request to remove 'sex' and refer to gender as part of this COI Due Diligence please. I understand the CR is in progress </w:t>
      </w:r>
      <w:r>
        <w:rPr>
          <w:rStyle w:val="CommentReference"/>
        </w:rPr>
        <w:annotationRef/>
      </w:r>
    </w:p>
  </w:comment>
  <w:comment w:id="8003" w:author="Kate McLennan" w:date="2024-07-01T15:16:00Z" w:initials="KM">
    <w:p w14:paraId="33D3B998" w14:textId="5CC200D2" w:rsidR="004962A7" w:rsidRDefault="004962A7">
      <w:pPr>
        <w:pStyle w:val="CommentText"/>
      </w:pPr>
      <w:r>
        <w:t xml:space="preserve">Agree with Jodie and CBA team on this change as important to align with other customer touch points for Day 1.5 where this question is referenced. </w:t>
      </w:r>
      <w:r>
        <w:rPr>
          <w:rStyle w:val="CommentReference"/>
        </w:rPr>
        <w:annotationRef/>
      </w:r>
    </w:p>
  </w:comment>
  <w:comment w:id="8004" w:author="William Turner [2]" w:date="2024-07-04T12:34:00Z" w:initials="WT">
    <w:p w14:paraId="1829C8AD" w14:textId="77777777" w:rsidR="004962A7" w:rsidRDefault="004962A7" w:rsidP="00954370">
      <w:pPr>
        <w:pStyle w:val="CommentText"/>
      </w:pPr>
      <w:r>
        <w:rPr>
          <w:rStyle w:val="CommentReference"/>
        </w:rPr>
        <w:annotationRef/>
      </w:r>
      <w:r>
        <w:t>Accepted - now updated</w:t>
      </w:r>
    </w:p>
  </w:comment>
  <w:comment w:id="8005" w:author="Amanda Yates" w:date="2024-06-17T16:19:00Z" w:initials="AY">
    <w:p w14:paraId="5BCB3A77" w14:textId="471EA4FD" w:rsidR="004962A7" w:rsidRDefault="004962A7">
      <w:pPr>
        <w:pStyle w:val="CommentText"/>
      </w:pPr>
      <w:r>
        <w:rPr>
          <w:rStyle w:val="CommentReference"/>
        </w:rPr>
        <w:annotationRef/>
      </w:r>
      <w:r w:rsidRPr="35AB204C">
        <w:t>Please confirm what information is being brought from Duck Creek for this response, Age licence obtained is different to Driver years licenced</w:t>
      </w:r>
    </w:p>
  </w:comment>
  <w:comment w:id="8006" w:author="William Turner" w:date="2024-06-20T12:04:00Z" w:initials="WT">
    <w:p w14:paraId="54298A1E" w14:textId="77777777" w:rsidR="004962A7" w:rsidRDefault="004962A7" w:rsidP="001C6796">
      <w:pPr>
        <w:pStyle w:val="CommentText"/>
      </w:pPr>
      <w:r>
        <w:rPr>
          <w:rStyle w:val="CommentReference"/>
        </w:rPr>
        <w:annotationRef/>
      </w:r>
      <w:r>
        <w:t>Age licence obtained is what is being brought across. The &lt;DriverYearsLicensed&gt; is the name the developers have given the code but it is definitely the age license obtained data being pulled by this code.</w:t>
      </w:r>
    </w:p>
  </w:comment>
  <w:comment w:id="8007" w:author="Amanda Yates" w:date="2024-06-27T16:38:00Z" w:initials="AY">
    <w:p w14:paraId="5B302F29" w14:textId="53771B59" w:rsidR="004962A7" w:rsidRDefault="004962A7">
      <w:pPr>
        <w:pStyle w:val="CommentText"/>
      </w:pPr>
      <w:r>
        <w:t>Thanks for confirming Will</w:t>
      </w:r>
      <w:r>
        <w:rPr>
          <w:rStyle w:val="CommentReference"/>
        </w:rPr>
        <w:annotationRef/>
      </w:r>
    </w:p>
  </w:comment>
  <w:comment w:id="8022" w:author="William Turner" w:date="2024-06-05T15:38:00Z" w:initials="WT">
    <w:p w14:paraId="2F75D6CD" w14:textId="53A292BC" w:rsidR="0060756A" w:rsidRDefault="0060756A">
      <w:pPr>
        <w:pStyle w:val="CommentText"/>
      </w:pPr>
      <w:r>
        <w:rPr>
          <w:rStyle w:val="CommentReference"/>
        </w:rPr>
        <w:annotationRef/>
      </w:r>
      <w:r w:rsidRPr="16111723">
        <w:t>Remove number (i.e. remove "7.") following discussion with Product about risk of referencing incorrect number in the "see section..." references like this throughout the document</w:t>
      </w:r>
    </w:p>
  </w:comment>
  <w:comment w:id="8023" w:author="William Turner" w:date="2024-06-20T12:05:00Z" w:initials="WT">
    <w:p w14:paraId="4C0B1BC5" w14:textId="77777777" w:rsidR="0060756A" w:rsidRDefault="0060756A" w:rsidP="00C61D28">
      <w:pPr>
        <w:pStyle w:val="CommentText"/>
      </w:pPr>
      <w:r>
        <w:rPr>
          <w:rStyle w:val="CommentReference"/>
        </w:rPr>
        <w:annotationRef/>
      </w:r>
      <w:r>
        <w:t>done</w:t>
      </w:r>
    </w:p>
  </w:comment>
  <w:comment w:id="8051" w:author="Amanda Yates" w:date="2024-06-17T16:24:00Z" w:initials="AY">
    <w:p w14:paraId="311FE431" w14:textId="7D9347AC" w:rsidR="0060756A" w:rsidRDefault="0060756A">
      <w:pPr>
        <w:pStyle w:val="CommentText"/>
      </w:pPr>
      <w:r>
        <w:rPr>
          <w:rStyle w:val="CommentReference"/>
        </w:rPr>
        <w:annotationRef/>
      </w:r>
      <w:r w:rsidRPr="07EDD557">
        <w:t>Question, what excluded drivers does this mean? Is it specific to a person or does it refer to the age restrictions?</w:t>
      </w:r>
    </w:p>
  </w:comment>
  <w:comment w:id="8052" w:author="William Turner" w:date="2024-06-20T12:07:00Z" w:initials="WT">
    <w:p w14:paraId="1A3D2570" w14:textId="77777777" w:rsidR="0060756A" w:rsidRDefault="0060756A" w:rsidP="008E5B75">
      <w:pPr>
        <w:pStyle w:val="CommentText"/>
      </w:pPr>
      <w:r>
        <w:rPr>
          <w:rStyle w:val="CommentReference"/>
        </w:rPr>
        <w:annotationRef/>
      </w:r>
      <w:r>
        <w:t xml:space="preserve">Specific to named persons that the policy excludes </w:t>
      </w:r>
    </w:p>
  </w:comment>
  <w:comment w:id="8053" w:author="Amanda Yates" w:date="2024-06-17T16:22:00Z" w:initials="AY">
    <w:p w14:paraId="309EF413" w14:textId="5F9CBB81" w:rsidR="0060756A" w:rsidRDefault="0060756A">
      <w:pPr>
        <w:pStyle w:val="CommentText"/>
      </w:pPr>
      <w:r>
        <w:rPr>
          <w:rStyle w:val="CommentReference"/>
        </w:rPr>
        <w:annotationRef/>
      </w:r>
      <w:r w:rsidRPr="4F78FD9F">
        <w:t>Remove ' from beginning of sentence</w:t>
      </w:r>
    </w:p>
  </w:comment>
  <w:comment w:id="8054" w:author="William Turner" w:date="2024-06-20T12:08:00Z" w:initials="WT">
    <w:p w14:paraId="076A7A48" w14:textId="77777777" w:rsidR="0060756A" w:rsidRDefault="0060756A" w:rsidP="00957BB7">
      <w:pPr>
        <w:pStyle w:val="CommentText"/>
      </w:pPr>
      <w:r>
        <w:rPr>
          <w:rStyle w:val="CommentReference"/>
        </w:rPr>
        <w:annotationRef/>
      </w:r>
      <w:r>
        <w:t>accepted</w:t>
      </w:r>
    </w:p>
  </w:comment>
  <w:comment w:id="8055" w:author="William Turner" w:date="2024-06-05T15:38:00Z" w:initials="WT">
    <w:p w14:paraId="46A0823A" w14:textId="5323EF4D" w:rsidR="0060756A" w:rsidRDefault="0060756A">
      <w:pPr>
        <w:pStyle w:val="CommentText"/>
      </w:pPr>
      <w:r>
        <w:rPr>
          <w:rStyle w:val="CommentReference"/>
        </w:rPr>
        <w:annotationRef/>
      </w:r>
      <w:r w:rsidRPr="04F16FEF">
        <w:t>Remove number (i.e. remove "7.") following discussion with Product about risk of referencing incorrect number in the "see section..." references like this throughout the document</w:t>
      </w:r>
    </w:p>
  </w:comment>
  <w:comment w:id="8056" w:author="William Turner" w:date="2024-06-20T12:08:00Z" w:initials="WT">
    <w:p w14:paraId="7DA32055" w14:textId="77777777" w:rsidR="0060756A" w:rsidRDefault="0060756A" w:rsidP="00957BB7">
      <w:pPr>
        <w:pStyle w:val="CommentText"/>
      </w:pPr>
      <w:r>
        <w:rPr>
          <w:rStyle w:val="CommentReference"/>
        </w:rPr>
        <w:annotationRef/>
      </w:r>
      <w:r>
        <w:t>done</w:t>
      </w:r>
    </w:p>
  </w:comment>
  <w:comment w:id="8133" w:author="Rebel Bailey" w:date="2023-07-05T15:11:00Z" w:initials="RB">
    <w:p w14:paraId="60209770" w14:textId="77777777" w:rsidR="00041167" w:rsidRDefault="00041167" w:rsidP="00041167">
      <w:pPr>
        <w:pStyle w:val="CommentText"/>
      </w:pPr>
      <w:r>
        <w:t>"We understand that..."</w:t>
      </w:r>
      <w:r>
        <w:rPr>
          <w:rStyle w:val="CommentReference"/>
        </w:rPr>
        <w:annotationRef/>
      </w:r>
    </w:p>
    <w:p w14:paraId="5D5E8E02" w14:textId="77777777" w:rsidR="00041167" w:rsidRDefault="00041167" w:rsidP="00041167">
      <w:pPr>
        <w:pStyle w:val="CommentText"/>
      </w:pPr>
      <w:r>
        <w:t>See previous comments.</w:t>
      </w:r>
    </w:p>
  </w:comment>
  <w:comment w:id="8134" w:author="Kester Rozario" w:date="2023-07-10T13:53:00Z" w:initials="KR">
    <w:p w14:paraId="0F7AD944" w14:textId="77777777" w:rsidR="00041167" w:rsidRDefault="00041167" w:rsidP="00041167">
      <w:pPr>
        <w:pStyle w:val="CommentText"/>
      </w:pPr>
      <w:r>
        <w:rPr>
          <w:rStyle w:val="CommentReference"/>
        </w:rPr>
        <w:annotationRef/>
      </w:r>
      <w:r>
        <w:t>Action to wait until we have a direction from migration on this</w:t>
      </w:r>
    </w:p>
  </w:comment>
  <w:comment w:id="8135" w:author="William Turner" w:date="2024-05-20T12:53:00Z" w:initials="WT">
    <w:p w14:paraId="76EDC6D0" w14:textId="77777777" w:rsidR="00041167" w:rsidRDefault="00041167" w:rsidP="00041167">
      <w:pPr>
        <w:pStyle w:val="CommentText"/>
      </w:pPr>
      <w:r>
        <w:t>this is an old comment which relates to migration COI</w:t>
      </w:r>
      <w:r>
        <w:rPr>
          <w:rStyle w:val="CommentReference"/>
        </w:rPr>
        <w:annotationRef/>
      </w:r>
    </w:p>
  </w:comment>
  <w:comment w:id="8138" w:author="Kirsten Linnert" w:date="2024-06-28T13:09:00Z" w:initials="KL">
    <w:p w14:paraId="1AF113D9" w14:textId="77777777" w:rsidR="00041167" w:rsidRDefault="00041167" w:rsidP="00041167">
      <w:pPr>
        <w:pStyle w:val="CommentText"/>
      </w:pPr>
      <w:r>
        <w:t>amend 'you' to 'all policyholders'</w:t>
      </w:r>
      <w:r>
        <w:rPr>
          <w:rStyle w:val="CommentReference"/>
        </w:rPr>
        <w:annotationRef/>
      </w:r>
    </w:p>
  </w:comment>
  <w:comment w:id="8139" w:author="William Turner [2]" w:date="2024-07-04T13:00:00Z" w:initials="WT">
    <w:p w14:paraId="2D933018" w14:textId="77777777" w:rsidR="00041167" w:rsidRDefault="00041167" w:rsidP="00041167">
      <w:pPr>
        <w:pStyle w:val="CommentText"/>
      </w:pPr>
      <w:r>
        <w:rPr>
          <w:rStyle w:val="CommentReference"/>
        </w:rPr>
        <w:annotationRef/>
      </w:r>
      <w:r>
        <w:t>Accepted - now updated</w:t>
      </w:r>
    </w:p>
  </w:comment>
  <w:comment w:id="8140" w:author="Kirsten Linnert" w:date="2023-07-06T16:25:00Z" w:initials="KL">
    <w:p w14:paraId="02A8CE68" w14:textId="77777777" w:rsidR="00041167" w:rsidRDefault="00041167" w:rsidP="00041167">
      <w:pPr>
        <w:pStyle w:val="CommentText"/>
      </w:pPr>
      <w:r>
        <w:t>30.06.23 question set relays differently:</w:t>
      </w:r>
      <w:r>
        <w:rPr>
          <w:rStyle w:val="CommentReference"/>
        </w:rPr>
        <w:annotationRef/>
      </w:r>
    </w:p>
    <w:p w14:paraId="21031C69" w14:textId="77777777" w:rsidR="00041167" w:rsidRDefault="00041167" w:rsidP="00041167">
      <w:pPr>
        <w:pStyle w:val="CommentText"/>
      </w:pPr>
      <w:r>
        <w:t>'all listed drivers and anyone else to be listed as a policy holder.</w:t>
      </w:r>
    </w:p>
    <w:p w14:paraId="0F65BD92" w14:textId="77777777" w:rsidR="00041167" w:rsidRDefault="00041167" w:rsidP="00041167">
      <w:pPr>
        <w:pStyle w:val="CommentText"/>
      </w:pPr>
      <w:r>
        <w:t>Has any driver, or policy holder of this car:'</w:t>
      </w:r>
    </w:p>
  </w:comment>
  <w:comment w:id="8141" w:author="Kester Rozario" w:date="2023-07-10T13:56:00Z" w:initials="KR">
    <w:p w14:paraId="4D2630DA" w14:textId="77777777" w:rsidR="00041167" w:rsidRDefault="00041167" w:rsidP="00041167">
      <w:pPr>
        <w:pStyle w:val="CommentText"/>
      </w:pPr>
      <w:r>
        <w:rPr>
          <w:rStyle w:val="CommentReference"/>
        </w:rPr>
        <w:annotationRef/>
      </w:r>
      <w:r>
        <w:fldChar w:fldCharType="begin"/>
      </w:r>
      <w:r>
        <w:instrText xml:space="preserve"> HYPERLINK "mailto:Kirsten.Cansino@hollard.com.au" </w:instrText>
      </w:r>
      <w:bookmarkStart w:id="8146" w:name="_@_3C72280084C74401B45D3CB3018B4687Z"/>
      <w:r>
        <w:fldChar w:fldCharType="separate"/>
      </w:r>
      <w:bookmarkEnd w:id="8146"/>
      <w:r w:rsidRPr="00604706">
        <w:rPr>
          <w:rStyle w:val="Mention"/>
          <w:noProof/>
        </w:rPr>
        <w:t>@Kirsten Cansino</w:t>
      </w:r>
      <w:r>
        <w:fldChar w:fldCharType="end"/>
      </w:r>
      <w:r>
        <w:t xml:space="preserve">  to confirm the definition of you.  The COI is sent to a policy holder.</w:t>
      </w:r>
    </w:p>
  </w:comment>
  <w:comment w:id="8142" w:author="Kirsten Linnert" w:date="2023-07-10T15:48:00Z" w:initials="KL">
    <w:p w14:paraId="4D2CF87B" w14:textId="77777777" w:rsidR="00041167" w:rsidRDefault="00041167" w:rsidP="00041167">
      <w:pPr>
        <w:pStyle w:val="CommentText"/>
      </w:pPr>
      <w:r>
        <w:t>'You'- the person(s) named in the Certificate of Insurance</w:t>
      </w:r>
      <w:r>
        <w:rPr>
          <w:rStyle w:val="CommentReference"/>
        </w:rPr>
        <w:annotationRef/>
      </w:r>
    </w:p>
    <w:p w14:paraId="514565FE" w14:textId="77777777" w:rsidR="00041167" w:rsidRDefault="00041167" w:rsidP="00041167">
      <w:pPr>
        <w:pStyle w:val="CommentText"/>
      </w:pPr>
      <w:r>
        <w:t>as the insured.</w:t>
      </w:r>
    </w:p>
    <w:p w14:paraId="6E669CE9" w14:textId="77777777" w:rsidR="00041167" w:rsidRDefault="00041167" w:rsidP="00041167">
      <w:pPr>
        <w:pStyle w:val="CommentText"/>
      </w:pPr>
      <w:r>
        <w:t xml:space="preserve">We list policyholders in the COI, not insureds. On page 35 of this doc we include the term 'insured'. We don't define 'insured' in the PDS.  And only make any other reference on page 25/26 'More than one insured person' </w:t>
      </w:r>
    </w:p>
  </w:comment>
  <w:comment w:id="8143" w:author="Kirsten Linnert" w:date="2023-07-12T11:04:00Z" w:initials="KL">
    <w:p w14:paraId="719E761A" w14:textId="77777777" w:rsidR="00041167" w:rsidRDefault="00041167" w:rsidP="00041167">
      <w:pPr>
        <w:pStyle w:val="CommentText"/>
      </w:pPr>
      <w:r>
        <w:t>We should relay as per the QS</w:t>
      </w:r>
      <w:r>
        <w:rPr>
          <w:rStyle w:val="CommentReference"/>
        </w:rPr>
        <w:annotationRef/>
      </w:r>
    </w:p>
  </w:comment>
  <w:comment w:id="8144" w:author="Kirsten Linnert" w:date="2023-07-12T11:44:00Z" w:initials="KL">
    <w:p w14:paraId="6725AD2B" w14:textId="77777777" w:rsidR="00041167" w:rsidRDefault="00041167" w:rsidP="00041167">
      <w:pPr>
        <w:pStyle w:val="CommentText"/>
      </w:pPr>
      <w:r>
        <w:t xml:space="preserve">Pending- there is misalignment with PDS/QS/COI which is being worked through </w:t>
      </w:r>
      <w:r>
        <w:rPr>
          <w:rStyle w:val="CommentReference"/>
        </w:rPr>
        <w:annotationRef/>
      </w:r>
    </w:p>
  </w:comment>
  <w:comment w:id="8145" w:author="William Turner" w:date="2024-05-20T14:13:00Z" w:initials="WT">
    <w:p w14:paraId="2B712FDA" w14:textId="77777777" w:rsidR="00041167" w:rsidRDefault="00041167" w:rsidP="00041167">
      <w:pPr>
        <w:pStyle w:val="CommentText"/>
      </w:pPr>
      <w:r>
        <w:t>this is an old comment which has been addressed</w:t>
      </w:r>
      <w:r>
        <w:rPr>
          <w:rStyle w:val="CommentReference"/>
        </w:rPr>
        <w:annotationRef/>
      </w:r>
    </w:p>
  </w:comment>
  <w:comment w:id="8136" w:author="Kirsten Linnert" w:date="2024-06-27T10:42:00Z" w:initials="KL">
    <w:p w14:paraId="304580E2" w14:textId="77777777" w:rsidR="00041167" w:rsidRDefault="00041167" w:rsidP="00041167">
      <w:pPr>
        <w:pStyle w:val="CommentText"/>
      </w:pPr>
      <w:r>
        <w:t>For renewals and endorsements, please amend to: 'We understand that in your previous policy terms all policyholders and any other declared drivers of this car:</w:t>
      </w:r>
      <w:r>
        <w:rPr>
          <w:rStyle w:val="CommentReference"/>
        </w:rPr>
        <w:annotationRef/>
      </w:r>
    </w:p>
  </w:comment>
  <w:comment w:id="8137" w:author="William Turner [2]" w:date="2024-07-08T10:37:00Z" w:initials="WT">
    <w:p w14:paraId="756E2AE6" w14:textId="77777777" w:rsidR="00041167" w:rsidRDefault="00041167" w:rsidP="00041167">
      <w:pPr>
        <w:pStyle w:val="CommentText"/>
      </w:pPr>
      <w:r>
        <w:rPr>
          <w:rStyle w:val="CommentReference"/>
        </w:rPr>
        <w:annotationRef/>
      </w:r>
      <w:r>
        <w:t xml:space="preserve">After consulting with Kirsten and Underwriting further, it has been determined that the wording should not be changed </w:t>
      </w:r>
    </w:p>
  </w:comment>
  <w:comment w:id="8174" w:author="Sam Sehgal (EXT Idiom) [2]" w:date="2024-08-27T10:53:00Z" w:initials="ss">
    <w:p w14:paraId="7D1B1C42" w14:textId="2B74C54C" w:rsidR="00306FDD" w:rsidRDefault="00306FDD" w:rsidP="00306FDD">
      <w:pPr>
        <w:pStyle w:val="CommentText"/>
      </w:pPr>
      <w:r>
        <w:rPr>
          <w:rStyle w:val="CommentReference"/>
        </w:rPr>
        <w:annotationRef/>
      </w:r>
      <w:r>
        <w:t xml:space="preserve">As confirmed  with </w:t>
      </w:r>
      <w:r>
        <w:fldChar w:fldCharType="begin"/>
      </w:r>
      <w:r>
        <w:instrText>HYPERLINK "mailto:William.Turner@hollard.com.au"</w:instrText>
      </w:r>
      <w:bookmarkStart w:id="8264" w:name="_@_1BD2CB7808CD40D4A75FDB2E82982792Z"/>
      <w:r>
        <w:fldChar w:fldCharType="separate"/>
      </w:r>
      <w:bookmarkEnd w:id="8264"/>
      <w:r w:rsidRPr="00306FDD">
        <w:rPr>
          <w:rStyle w:val="Mention"/>
          <w:noProof/>
        </w:rPr>
        <w:t>@William Turner</w:t>
      </w:r>
      <w:r>
        <w:fldChar w:fldCharType="end"/>
      </w:r>
      <w:r>
        <w:t xml:space="preserve">  that this scenario is NA for Car as per business req.</w:t>
      </w:r>
    </w:p>
  </w:comment>
  <w:comment w:id="8268" w:author="Rebel Bailey" w:date="2023-07-05T15:11:00Z" w:initials="RB">
    <w:p w14:paraId="35DC358F" w14:textId="77777777" w:rsidR="007E3616" w:rsidRDefault="007E3616" w:rsidP="007E3616">
      <w:pPr>
        <w:pStyle w:val="CommentText"/>
      </w:pPr>
      <w:r>
        <w:t>"We understand that..."</w:t>
      </w:r>
      <w:r>
        <w:rPr>
          <w:rStyle w:val="CommentReference"/>
        </w:rPr>
        <w:annotationRef/>
      </w:r>
    </w:p>
    <w:p w14:paraId="5BFF7F59" w14:textId="77777777" w:rsidR="007E3616" w:rsidRDefault="007E3616" w:rsidP="007E3616">
      <w:pPr>
        <w:pStyle w:val="CommentText"/>
      </w:pPr>
      <w:r>
        <w:t>See previous comments.</w:t>
      </w:r>
    </w:p>
  </w:comment>
  <w:comment w:id="8269" w:author="Kester Rozario" w:date="2023-07-10T13:53:00Z" w:initials="KR">
    <w:p w14:paraId="73C54F59" w14:textId="77777777" w:rsidR="007E3616" w:rsidRDefault="007E3616" w:rsidP="007E3616">
      <w:pPr>
        <w:pStyle w:val="CommentText"/>
      </w:pPr>
      <w:r>
        <w:rPr>
          <w:rStyle w:val="CommentReference"/>
        </w:rPr>
        <w:annotationRef/>
      </w:r>
      <w:r>
        <w:t>Action to wait until we have a direction from migration on this</w:t>
      </w:r>
    </w:p>
  </w:comment>
  <w:comment w:id="8270" w:author="William Turner" w:date="2024-05-20T12:53:00Z" w:initials="WT">
    <w:p w14:paraId="7381F740" w14:textId="77777777" w:rsidR="007E3616" w:rsidRDefault="007E3616" w:rsidP="007E3616">
      <w:pPr>
        <w:pStyle w:val="CommentText"/>
      </w:pPr>
      <w:r>
        <w:t>this is an old comment which relates to migration COI</w:t>
      </w:r>
      <w:r>
        <w:rPr>
          <w:rStyle w:val="CommentReference"/>
        </w:rPr>
        <w:annotationRef/>
      </w:r>
    </w:p>
  </w:comment>
  <w:comment w:id="8273" w:author="Kirsten Linnert" w:date="2024-06-28T13:09:00Z" w:initials="KL">
    <w:p w14:paraId="5BF73E12" w14:textId="77777777" w:rsidR="007E3616" w:rsidRDefault="007E3616" w:rsidP="007E3616">
      <w:pPr>
        <w:pStyle w:val="CommentText"/>
      </w:pPr>
      <w:r>
        <w:t>amend 'you' to 'all policyholders'</w:t>
      </w:r>
      <w:r>
        <w:rPr>
          <w:rStyle w:val="CommentReference"/>
        </w:rPr>
        <w:annotationRef/>
      </w:r>
    </w:p>
  </w:comment>
  <w:comment w:id="8274" w:author="William Turner [2]" w:date="2024-07-04T13:00:00Z" w:initials="WT">
    <w:p w14:paraId="37152111" w14:textId="77777777" w:rsidR="007E3616" w:rsidRDefault="007E3616" w:rsidP="007E3616">
      <w:pPr>
        <w:pStyle w:val="CommentText"/>
      </w:pPr>
      <w:r>
        <w:rPr>
          <w:rStyle w:val="CommentReference"/>
        </w:rPr>
        <w:annotationRef/>
      </w:r>
      <w:r>
        <w:t>Accepted - now updated</w:t>
      </w:r>
    </w:p>
  </w:comment>
  <w:comment w:id="8275" w:author="Kirsten Linnert" w:date="2023-07-06T16:25:00Z" w:initials="KL">
    <w:p w14:paraId="40A24B90" w14:textId="77777777" w:rsidR="007E3616" w:rsidRDefault="007E3616" w:rsidP="007E3616">
      <w:pPr>
        <w:pStyle w:val="CommentText"/>
      </w:pPr>
      <w:r>
        <w:t>30.06.23 question set relays differently:</w:t>
      </w:r>
      <w:r>
        <w:rPr>
          <w:rStyle w:val="CommentReference"/>
        </w:rPr>
        <w:annotationRef/>
      </w:r>
    </w:p>
    <w:p w14:paraId="2D39AA9B" w14:textId="77777777" w:rsidR="007E3616" w:rsidRDefault="007E3616" w:rsidP="007E3616">
      <w:pPr>
        <w:pStyle w:val="CommentText"/>
      </w:pPr>
      <w:r>
        <w:t>'all listed drivers and anyone else to be listed as a policy holder.</w:t>
      </w:r>
    </w:p>
    <w:p w14:paraId="1852C73D" w14:textId="77777777" w:rsidR="007E3616" w:rsidRDefault="007E3616" w:rsidP="007E3616">
      <w:pPr>
        <w:pStyle w:val="CommentText"/>
      </w:pPr>
      <w:r>
        <w:t>Has any driver, or policy holder of this car:'</w:t>
      </w:r>
    </w:p>
  </w:comment>
  <w:comment w:id="8276" w:author="Kester Rozario" w:date="2023-07-10T13:56:00Z" w:initials="KR">
    <w:p w14:paraId="3AB23B37" w14:textId="77777777" w:rsidR="007E3616" w:rsidRDefault="007E3616" w:rsidP="007E3616">
      <w:pPr>
        <w:pStyle w:val="CommentText"/>
      </w:pPr>
      <w:r>
        <w:rPr>
          <w:rStyle w:val="CommentReference"/>
        </w:rPr>
        <w:annotationRef/>
      </w:r>
      <w:r>
        <w:fldChar w:fldCharType="begin"/>
      </w:r>
      <w:r>
        <w:instrText xml:space="preserve"> HYPERLINK "mailto:Kirsten.Cansino@hollard.com.au" </w:instrText>
      </w:r>
      <w:bookmarkStart w:id="8281" w:name="_@_DCC9714612CF484D912F250EBE8F45BAZ"/>
      <w:r>
        <w:fldChar w:fldCharType="separate"/>
      </w:r>
      <w:bookmarkEnd w:id="8281"/>
      <w:r w:rsidRPr="00604706">
        <w:rPr>
          <w:rStyle w:val="Mention"/>
          <w:noProof/>
        </w:rPr>
        <w:t>@Kirsten Cansino</w:t>
      </w:r>
      <w:r>
        <w:fldChar w:fldCharType="end"/>
      </w:r>
      <w:r>
        <w:t xml:space="preserve">  to confirm the definition of you.  The COI is sent to a policy holder.</w:t>
      </w:r>
    </w:p>
  </w:comment>
  <w:comment w:id="8277" w:author="Kirsten Linnert" w:date="2023-07-10T15:48:00Z" w:initials="KL">
    <w:p w14:paraId="62966E77" w14:textId="77777777" w:rsidR="007E3616" w:rsidRDefault="007E3616" w:rsidP="007E3616">
      <w:pPr>
        <w:pStyle w:val="CommentText"/>
      </w:pPr>
      <w:r>
        <w:t>'You'- the person(s) named in the Certificate of Insurance</w:t>
      </w:r>
      <w:r>
        <w:rPr>
          <w:rStyle w:val="CommentReference"/>
        </w:rPr>
        <w:annotationRef/>
      </w:r>
    </w:p>
    <w:p w14:paraId="4018C1FE" w14:textId="77777777" w:rsidR="007E3616" w:rsidRDefault="007E3616" w:rsidP="007E3616">
      <w:pPr>
        <w:pStyle w:val="CommentText"/>
      </w:pPr>
      <w:r>
        <w:t>as the insured.</w:t>
      </w:r>
    </w:p>
    <w:p w14:paraId="10D7034B" w14:textId="77777777" w:rsidR="007E3616" w:rsidRDefault="007E3616" w:rsidP="007E3616">
      <w:pPr>
        <w:pStyle w:val="CommentText"/>
      </w:pPr>
      <w:r>
        <w:t xml:space="preserve">We list policyholders in the COI, not insureds. On page 35 of this doc we include the term 'insured'. We don't define 'insured' in the PDS.  And only make any other reference on page 25/26 'More than one insured person' </w:t>
      </w:r>
    </w:p>
  </w:comment>
  <w:comment w:id="8278" w:author="Kirsten Linnert" w:date="2023-07-12T11:04:00Z" w:initials="KL">
    <w:p w14:paraId="23A61BCE" w14:textId="77777777" w:rsidR="007E3616" w:rsidRDefault="007E3616" w:rsidP="007E3616">
      <w:pPr>
        <w:pStyle w:val="CommentText"/>
      </w:pPr>
      <w:r>
        <w:t>We should relay as per the QS</w:t>
      </w:r>
      <w:r>
        <w:rPr>
          <w:rStyle w:val="CommentReference"/>
        </w:rPr>
        <w:annotationRef/>
      </w:r>
    </w:p>
  </w:comment>
  <w:comment w:id="8279" w:author="Kirsten Linnert" w:date="2023-07-12T11:44:00Z" w:initials="KL">
    <w:p w14:paraId="36857338" w14:textId="77777777" w:rsidR="007E3616" w:rsidRDefault="007E3616" w:rsidP="007E3616">
      <w:pPr>
        <w:pStyle w:val="CommentText"/>
      </w:pPr>
      <w:r>
        <w:t xml:space="preserve">Pending- there is misalignment with PDS/QS/COI which is being worked through </w:t>
      </w:r>
      <w:r>
        <w:rPr>
          <w:rStyle w:val="CommentReference"/>
        </w:rPr>
        <w:annotationRef/>
      </w:r>
    </w:p>
  </w:comment>
  <w:comment w:id="8280" w:author="William Turner" w:date="2024-05-20T14:13:00Z" w:initials="WT">
    <w:p w14:paraId="38A20CD4" w14:textId="77777777" w:rsidR="007E3616" w:rsidRDefault="007E3616" w:rsidP="007E3616">
      <w:pPr>
        <w:pStyle w:val="CommentText"/>
      </w:pPr>
      <w:r>
        <w:t>this is an old comment which has been addressed</w:t>
      </w:r>
      <w:r>
        <w:rPr>
          <w:rStyle w:val="CommentReference"/>
        </w:rPr>
        <w:annotationRef/>
      </w:r>
    </w:p>
  </w:comment>
  <w:comment w:id="8271" w:author="Kirsten Linnert" w:date="2024-06-27T10:42:00Z" w:initials="KL">
    <w:p w14:paraId="3BD2E08E" w14:textId="77777777" w:rsidR="007E3616" w:rsidRDefault="007E3616" w:rsidP="007E3616">
      <w:pPr>
        <w:pStyle w:val="CommentText"/>
      </w:pPr>
      <w:r>
        <w:t>For renewals and endorsements, please amend to: 'We understand that in your previous policy terms all policyholders and any other declared drivers of this car:</w:t>
      </w:r>
      <w:r>
        <w:rPr>
          <w:rStyle w:val="CommentReference"/>
        </w:rPr>
        <w:annotationRef/>
      </w:r>
    </w:p>
  </w:comment>
  <w:comment w:id="8272" w:author="William Turner [2]" w:date="2024-07-08T10:37:00Z" w:initials="WT">
    <w:p w14:paraId="23FD82A0" w14:textId="77777777" w:rsidR="007E3616" w:rsidRDefault="007E3616" w:rsidP="007E3616">
      <w:pPr>
        <w:pStyle w:val="CommentText"/>
      </w:pPr>
      <w:r>
        <w:rPr>
          <w:rStyle w:val="CommentReference"/>
        </w:rPr>
        <w:annotationRef/>
      </w:r>
      <w:r>
        <w:t xml:space="preserve">After consulting with Kirsten and Underwriting further, it has been determined that the wording should not be changed </w:t>
      </w:r>
    </w:p>
  </w:comment>
  <w:comment w:id="8286" w:author="Rebel Bailey" w:date="2023-07-05T15:11:00Z" w:initials="RB">
    <w:p w14:paraId="1D9C7D3C" w14:textId="77777777" w:rsidR="00F374FD" w:rsidRDefault="00F374FD" w:rsidP="009B2A48">
      <w:pPr>
        <w:pStyle w:val="CommentText"/>
      </w:pPr>
      <w:r>
        <w:t>"We understand that..."</w:t>
      </w:r>
      <w:r>
        <w:rPr>
          <w:rStyle w:val="CommentReference"/>
        </w:rPr>
        <w:annotationRef/>
      </w:r>
    </w:p>
    <w:p w14:paraId="177D364C" w14:textId="77777777" w:rsidR="00F374FD" w:rsidRDefault="00F374FD" w:rsidP="009B2A48">
      <w:pPr>
        <w:pStyle w:val="CommentText"/>
      </w:pPr>
      <w:r>
        <w:t>See previous comments.</w:t>
      </w:r>
    </w:p>
  </w:comment>
  <w:comment w:id="8287" w:author="Kester Rozario" w:date="2023-07-10T13:53:00Z" w:initials="KR">
    <w:p w14:paraId="3998D0BC" w14:textId="77777777" w:rsidR="00F374FD" w:rsidRDefault="00F374FD" w:rsidP="009B2A48">
      <w:pPr>
        <w:pStyle w:val="CommentText"/>
      </w:pPr>
      <w:r>
        <w:rPr>
          <w:rStyle w:val="CommentReference"/>
        </w:rPr>
        <w:annotationRef/>
      </w:r>
      <w:r>
        <w:t>Action to wait until we have a direction from migration on this</w:t>
      </w:r>
    </w:p>
  </w:comment>
  <w:comment w:id="8288" w:author="William Turner" w:date="2024-05-20T12:53:00Z" w:initials="WT">
    <w:p w14:paraId="368C8EF2" w14:textId="77777777" w:rsidR="00F374FD" w:rsidRDefault="00F374FD" w:rsidP="009B2A48">
      <w:pPr>
        <w:pStyle w:val="CommentText"/>
      </w:pPr>
      <w:r>
        <w:t>this is an old comment which relates to migration COI</w:t>
      </w:r>
      <w:r>
        <w:rPr>
          <w:rStyle w:val="CommentReference"/>
        </w:rPr>
        <w:annotationRef/>
      </w:r>
    </w:p>
  </w:comment>
  <w:comment w:id="8291" w:author="Kirsten Linnert" w:date="2024-06-28T13:09:00Z" w:initials="KL">
    <w:p w14:paraId="49549ACD" w14:textId="77777777" w:rsidR="00F374FD" w:rsidRDefault="00F374FD" w:rsidP="009B2A48">
      <w:pPr>
        <w:pStyle w:val="CommentText"/>
      </w:pPr>
      <w:r>
        <w:t>amend 'you' to 'all policyholders'</w:t>
      </w:r>
      <w:r>
        <w:rPr>
          <w:rStyle w:val="CommentReference"/>
        </w:rPr>
        <w:annotationRef/>
      </w:r>
    </w:p>
  </w:comment>
  <w:comment w:id="8292" w:author="William Turner [2]" w:date="2024-07-04T13:00:00Z" w:initials="WT">
    <w:p w14:paraId="4DC38FDA" w14:textId="77777777" w:rsidR="00F374FD" w:rsidRDefault="00F374FD" w:rsidP="009B2A48">
      <w:pPr>
        <w:pStyle w:val="CommentText"/>
      </w:pPr>
      <w:r>
        <w:rPr>
          <w:rStyle w:val="CommentReference"/>
        </w:rPr>
        <w:annotationRef/>
      </w:r>
      <w:r>
        <w:t>Accepted - now updated</w:t>
      </w:r>
    </w:p>
  </w:comment>
  <w:comment w:id="8293" w:author="Kirsten Linnert" w:date="2023-07-06T16:25:00Z" w:initials="KL">
    <w:p w14:paraId="62726ED1" w14:textId="77777777" w:rsidR="00F374FD" w:rsidRDefault="00F374FD" w:rsidP="009B2A48">
      <w:pPr>
        <w:pStyle w:val="CommentText"/>
      </w:pPr>
      <w:r>
        <w:t>30.06.23 question set relays differently:</w:t>
      </w:r>
      <w:r>
        <w:rPr>
          <w:rStyle w:val="CommentReference"/>
        </w:rPr>
        <w:annotationRef/>
      </w:r>
    </w:p>
    <w:p w14:paraId="5B1232D9" w14:textId="77777777" w:rsidR="00F374FD" w:rsidRDefault="00F374FD" w:rsidP="009B2A48">
      <w:pPr>
        <w:pStyle w:val="CommentText"/>
      </w:pPr>
      <w:r>
        <w:t>'all listed drivers and anyone else to be listed as a policy holder.</w:t>
      </w:r>
    </w:p>
    <w:p w14:paraId="64359063" w14:textId="77777777" w:rsidR="00F374FD" w:rsidRDefault="00F374FD" w:rsidP="009B2A48">
      <w:pPr>
        <w:pStyle w:val="CommentText"/>
      </w:pPr>
      <w:r>
        <w:t>Has any driver, or policy holder of this car:'</w:t>
      </w:r>
    </w:p>
  </w:comment>
  <w:comment w:id="8294" w:author="Kester Rozario" w:date="2023-07-10T13:56:00Z" w:initials="KR">
    <w:p w14:paraId="75F112D5" w14:textId="77777777" w:rsidR="00F374FD" w:rsidRDefault="00F374FD" w:rsidP="009B2A48">
      <w:pPr>
        <w:pStyle w:val="CommentText"/>
      </w:pPr>
      <w:r>
        <w:rPr>
          <w:rStyle w:val="CommentReference"/>
        </w:rPr>
        <w:annotationRef/>
      </w:r>
      <w:r>
        <w:fldChar w:fldCharType="begin"/>
      </w:r>
      <w:r>
        <w:instrText xml:space="preserve"> HYPERLINK "mailto:Kirsten.Cansino@hollard.com.au" </w:instrText>
      </w:r>
      <w:bookmarkStart w:id="8299" w:name="_@_660D23B4BE2F474381458B07F760C791Z"/>
      <w:r>
        <w:fldChar w:fldCharType="separate"/>
      </w:r>
      <w:bookmarkEnd w:id="8299"/>
      <w:r w:rsidRPr="00604706">
        <w:rPr>
          <w:rStyle w:val="Mention"/>
          <w:noProof/>
        </w:rPr>
        <w:t>@Kirsten Cansino</w:t>
      </w:r>
      <w:r>
        <w:fldChar w:fldCharType="end"/>
      </w:r>
      <w:r>
        <w:t xml:space="preserve">  to confirm the definition of you.  The COI is sent to a policy holder.</w:t>
      </w:r>
    </w:p>
  </w:comment>
  <w:comment w:id="8295" w:author="Kirsten Linnert" w:date="2023-07-10T15:48:00Z" w:initials="KL">
    <w:p w14:paraId="3C6C72A9" w14:textId="77777777" w:rsidR="00F374FD" w:rsidRDefault="00F374FD" w:rsidP="009B2A48">
      <w:pPr>
        <w:pStyle w:val="CommentText"/>
      </w:pPr>
      <w:r>
        <w:t>'You'- the person(s) named in the Certificate of Insurance</w:t>
      </w:r>
      <w:r>
        <w:rPr>
          <w:rStyle w:val="CommentReference"/>
        </w:rPr>
        <w:annotationRef/>
      </w:r>
    </w:p>
    <w:p w14:paraId="27778BD9" w14:textId="77777777" w:rsidR="00F374FD" w:rsidRDefault="00F374FD" w:rsidP="009B2A48">
      <w:pPr>
        <w:pStyle w:val="CommentText"/>
      </w:pPr>
      <w:r>
        <w:t>as the insured.</w:t>
      </w:r>
    </w:p>
    <w:p w14:paraId="303CBE21" w14:textId="77777777" w:rsidR="00F374FD" w:rsidRDefault="00F374FD" w:rsidP="009B2A48">
      <w:pPr>
        <w:pStyle w:val="CommentText"/>
      </w:pPr>
      <w:r>
        <w:t xml:space="preserve">We list policyholders in the COI, not insureds. On page 35 of this doc we include the term 'insured'. We don't define 'insured' in the PDS.  And only make any other reference on page 25/26 'More than one insured person' </w:t>
      </w:r>
    </w:p>
  </w:comment>
  <w:comment w:id="8296" w:author="Kirsten Linnert" w:date="2023-07-12T11:04:00Z" w:initials="KL">
    <w:p w14:paraId="2556B79B" w14:textId="77777777" w:rsidR="00F374FD" w:rsidRDefault="00F374FD" w:rsidP="009B2A48">
      <w:pPr>
        <w:pStyle w:val="CommentText"/>
      </w:pPr>
      <w:r>
        <w:t>We should relay as per the QS</w:t>
      </w:r>
      <w:r>
        <w:rPr>
          <w:rStyle w:val="CommentReference"/>
        </w:rPr>
        <w:annotationRef/>
      </w:r>
    </w:p>
  </w:comment>
  <w:comment w:id="8297" w:author="Kirsten Linnert" w:date="2023-07-12T11:44:00Z" w:initials="KL">
    <w:p w14:paraId="0ACE70F5" w14:textId="77777777" w:rsidR="00F374FD" w:rsidRDefault="00F374FD" w:rsidP="009B2A48">
      <w:pPr>
        <w:pStyle w:val="CommentText"/>
      </w:pPr>
      <w:r>
        <w:t xml:space="preserve">Pending- there is misalignment with PDS/QS/COI which is being worked through </w:t>
      </w:r>
      <w:r>
        <w:rPr>
          <w:rStyle w:val="CommentReference"/>
        </w:rPr>
        <w:annotationRef/>
      </w:r>
    </w:p>
  </w:comment>
  <w:comment w:id="8298" w:author="William Turner" w:date="2024-05-20T14:13:00Z" w:initials="WT">
    <w:p w14:paraId="2CD00A99" w14:textId="77777777" w:rsidR="00F374FD" w:rsidRDefault="00F374FD" w:rsidP="009B2A48">
      <w:pPr>
        <w:pStyle w:val="CommentText"/>
      </w:pPr>
      <w:r>
        <w:t>this is an old comment which has been addressed</w:t>
      </w:r>
      <w:r>
        <w:rPr>
          <w:rStyle w:val="CommentReference"/>
        </w:rPr>
        <w:annotationRef/>
      </w:r>
    </w:p>
  </w:comment>
  <w:comment w:id="8289" w:author="Kirsten Linnert" w:date="2024-06-27T10:42:00Z" w:initials="KL">
    <w:p w14:paraId="44334DC6" w14:textId="77777777" w:rsidR="00F374FD" w:rsidRDefault="00F374FD" w:rsidP="009B2A48">
      <w:pPr>
        <w:pStyle w:val="CommentText"/>
      </w:pPr>
      <w:r>
        <w:t>For renewals and endorsements, please amend to: 'We understand that in your previous policy terms all policyholders and any other declared drivers of this car:</w:t>
      </w:r>
      <w:r>
        <w:rPr>
          <w:rStyle w:val="CommentReference"/>
        </w:rPr>
        <w:annotationRef/>
      </w:r>
    </w:p>
  </w:comment>
  <w:comment w:id="8290" w:author="William Turner [2]" w:date="2024-07-08T10:37:00Z" w:initials="WT">
    <w:p w14:paraId="7F3B75A0" w14:textId="77777777" w:rsidR="00F374FD" w:rsidRDefault="00F374FD" w:rsidP="009B2A48">
      <w:pPr>
        <w:pStyle w:val="CommentText"/>
      </w:pPr>
      <w:r>
        <w:rPr>
          <w:rStyle w:val="CommentReference"/>
        </w:rPr>
        <w:annotationRef/>
      </w:r>
      <w:r>
        <w:t xml:space="preserve">After consulting with Kirsten and Underwriting further, it has been determined that the wording should not be changed </w:t>
      </w:r>
    </w:p>
  </w:comment>
  <w:comment w:id="8339" w:author="Rebel Bailey" w:date="2023-07-05T15:11:00Z" w:initials="RB">
    <w:p w14:paraId="3CA25283" w14:textId="77777777" w:rsidR="00226547" w:rsidRDefault="00226547" w:rsidP="007E3616">
      <w:pPr>
        <w:pStyle w:val="CommentText"/>
      </w:pPr>
      <w:r>
        <w:t>"We understand that..."</w:t>
      </w:r>
      <w:r>
        <w:rPr>
          <w:rStyle w:val="CommentReference"/>
        </w:rPr>
        <w:annotationRef/>
      </w:r>
    </w:p>
    <w:p w14:paraId="3A4432C6" w14:textId="77777777" w:rsidR="00226547" w:rsidRDefault="00226547" w:rsidP="007E3616">
      <w:pPr>
        <w:pStyle w:val="CommentText"/>
      </w:pPr>
      <w:r>
        <w:t>See previous comments.</w:t>
      </w:r>
    </w:p>
  </w:comment>
  <w:comment w:id="8340" w:author="Kester Rozario" w:date="2023-07-10T13:53:00Z" w:initials="KR">
    <w:p w14:paraId="655C9ED5" w14:textId="77777777" w:rsidR="00226547" w:rsidRDefault="00226547" w:rsidP="007E3616">
      <w:pPr>
        <w:pStyle w:val="CommentText"/>
      </w:pPr>
      <w:r>
        <w:rPr>
          <w:rStyle w:val="CommentReference"/>
        </w:rPr>
        <w:annotationRef/>
      </w:r>
      <w:r>
        <w:t>Action to wait until we have a direction from migration on this</w:t>
      </w:r>
    </w:p>
  </w:comment>
  <w:comment w:id="8341" w:author="William Turner" w:date="2024-05-20T12:53:00Z" w:initials="WT">
    <w:p w14:paraId="2D464778" w14:textId="77777777" w:rsidR="00226547" w:rsidRDefault="00226547" w:rsidP="007E3616">
      <w:pPr>
        <w:pStyle w:val="CommentText"/>
      </w:pPr>
      <w:r>
        <w:t>this is an old comment which relates to migration COI</w:t>
      </w:r>
      <w:r>
        <w:rPr>
          <w:rStyle w:val="CommentReference"/>
        </w:rPr>
        <w:annotationRef/>
      </w:r>
    </w:p>
  </w:comment>
  <w:comment w:id="8344" w:author="Kirsten Linnert" w:date="2024-06-28T13:09:00Z" w:initials="KL">
    <w:p w14:paraId="7C308442" w14:textId="77777777" w:rsidR="00226547" w:rsidRDefault="00226547" w:rsidP="007E3616">
      <w:pPr>
        <w:pStyle w:val="CommentText"/>
      </w:pPr>
      <w:r>
        <w:t>amend 'you' to 'all policyholders'</w:t>
      </w:r>
      <w:r>
        <w:rPr>
          <w:rStyle w:val="CommentReference"/>
        </w:rPr>
        <w:annotationRef/>
      </w:r>
    </w:p>
  </w:comment>
  <w:comment w:id="8345" w:author="William Turner [2]" w:date="2024-07-04T13:00:00Z" w:initials="WT">
    <w:p w14:paraId="6C4EC49F" w14:textId="77777777" w:rsidR="00226547" w:rsidRDefault="00226547" w:rsidP="007E3616">
      <w:pPr>
        <w:pStyle w:val="CommentText"/>
      </w:pPr>
      <w:r>
        <w:rPr>
          <w:rStyle w:val="CommentReference"/>
        </w:rPr>
        <w:annotationRef/>
      </w:r>
      <w:r>
        <w:t>Accepted - now updated</w:t>
      </w:r>
    </w:p>
  </w:comment>
  <w:comment w:id="8346" w:author="Kirsten Linnert" w:date="2023-07-06T16:25:00Z" w:initials="KL">
    <w:p w14:paraId="24D9F04A" w14:textId="77777777" w:rsidR="00226547" w:rsidRDefault="00226547" w:rsidP="007E3616">
      <w:pPr>
        <w:pStyle w:val="CommentText"/>
      </w:pPr>
      <w:r>
        <w:t>30.06.23 question set relays differently:</w:t>
      </w:r>
      <w:r>
        <w:rPr>
          <w:rStyle w:val="CommentReference"/>
        </w:rPr>
        <w:annotationRef/>
      </w:r>
    </w:p>
    <w:p w14:paraId="57E40958" w14:textId="77777777" w:rsidR="00226547" w:rsidRDefault="00226547" w:rsidP="007E3616">
      <w:pPr>
        <w:pStyle w:val="CommentText"/>
      </w:pPr>
      <w:r>
        <w:t>'all listed drivers and anyone else to be listed as a policy holder.</w:t>
      </w:r>
    </w:p>
    <w:p w14:paraId="6247533A" w14:textId="77777777" w:rsidR="00226547" w:rsidRDefault="00226547" w:rsidP="007E3616">
      <w:pPr>
        <w:pStyle w:val="CommentText"/>
      </w:pPr>
      <w:r>
        <w:t>Has any driver, or policy holder of this car:'</w:t>
      </w:r>
    </w:p>
  </w:comment>
  <w:comment w:id="8347" w:author="Kester Rozario" w:date="2023-07-10T13:56:00Z" w:initials="KR">
    <w:p w14:paraId="6550C53D" w14:textId="77777777" w:rsidR="00226547" w:rsidRDefault="00226547" w:rsidP="007E3616">
      <w:pPr>
        <w:pStyle w:val="CommentText"/>
      </w:pPr>
      <w:r>
        <w:rPr>
          <w:rStyle w:val="CommentReference"/>
        </w:rPr>
        <w:annotationRef/>
      </w:r>
      <w:r>
        <w:fldChar w:fldCharType="begin"/>
      </w:r>
      <w:r>
        <w:instrText xml:space="preserve"> HYPERLINK "mailto:Kirsten.Cansino@hollard.com.au" </w:instrText>
      </w:r>
      <w:bookmarkStart w:id="8352" w:name="_@_2C842485B30C42FAAC7D9F9250D78D86Z"/>
      <w:r>
        <w:fldChar w:fldCharType="separate"/>
      </w:r>
      <w:bookmarkEnd w:id="8352"/>
      <w:r w:rsidRPr="00604706">
        <w:rPr>
          <w:rStyle w:val="Mention"/>
          <w:noProof/>
        </w:rPr>
        <w:t>@Kirsten Cansino</w:t>
      </w:r>
      <w:r>
        <w:fldChar w:fldCharType="end"/>
      </w:r>
      <w:r>
        <w:t xml:space="preserve">  to confirm the definition of you.  The COI is sent to a policy holder.</w:t>
      </w:r>
    </w:p>
  </w:comment>
  <w:comment w:id="8348" w:author="Kirsten Linnert" w:date="2023-07-10T15:48:00Z" w:initials="KL">
    <w:p w14:paraId="66ABA7F3" w14:textId="77777777" w:rsidR="00226547" w:rsidRDefault="00226547" w:rsidP="007E3616">
      <w:pPr>
        <w:pStyle w:val="CommentText"/>
      </w:pPr>
      <w:r>
        <w:t>'You'- the person(s) named in the Certificate of Insurance</w:t>
      </w:r>
      <w:r>
        <w:rPr>
          <w:rStyle w:val="CommentReference"/>
        </w:rPr>
        <w:annotationRef/>
      </w:r>
    </w:p>
    <w:p w14:paraId="6256F99B" w14:textId="77777777" w:rsidR="00226547" w:rsidRDefault="00226547" w:rsidP="007E3616">
      <w:pPr>
        <w:pStyle w:val="CommentText"/>
      </w:pPr>
      <w:r>
        <w:t>as the insured.</w:t>
      </w:r>
    </w:p>
    <w:p w14:paraId="3DB29177" w14:textId="77777777" w:rsidR="00226547" w:rsidRDefault="00226547" w:rsidP="007E3616">
      <w:pPr>
        <w:pStyle w:val="CommentText"/>
      </w:pPr>
      <w:r>
        <w:t xml:space="preserve">We list policyholders in the COI, not insureds. On page 35 of this doc we include the term 'insured'. We don't define 'insured' in the PDS.  And only make any other reference on page 25/26 'More than one insured person' </w:t>
      </w:r>
    </w:p>
  </w:comment>
  <w:comment w:id="8349" w:author="Kirsten Linnert" w:date="2023-07-12T11:04:00Z" w:initials="KL">
    <w:p w14:paraId="06835A20" w14:textId="77777777" w:rsidR="00226547" w:rsidRDefault="00226547" w:rsidP="007E3616">
      <w:pPr>
        <w:pStyle w:val="CommentText"/>
      </w:pPr>
      <w:r>
        <w:t>We should relay as per the QS</w:t>
      </w:r>
      <w:r>
        <w:rPr>
          <w:rStyle w:val="CommentReference"/>
        </w:rPr>
        <w:annotationRef/>
      </w:r>
    </w:p>
  </w:comment>
  <w:comment w:id="8350" w:author="Kirsten Linnert" w:date="2023-07-12T11:44:00Z" w:initials="KL">
    <w:p w14:paraId="78253392" w14:textId="77777777" w:rsidR="00226547" w:rsidRDefault="00226547" w:rsidP="007E3616">
      <w:pPr>
        <w:pStyle w:val="CommentText"/>
      </w:pPr>
      <w:r>
        <w:t xml:space="preserve">Pending- there is misalignment with PDS/QS/COI which is being worked through </w:t>
      </w:r>
      <w:r>
        <w:rPr>
          <w:rStyle w:val="CommentReference"/>
        </w:rPr>
        <w:annotationRef/>
      </w:r>
    </w:p>
  </w:comment>
  <w:comment w:id="8351" w:author="William Turner" w:date="2024-05-20T14:13:00Z" w:initials="WT">
    <w:p w14:paraId="46385FD9" w14:textId="77777777" w:rsidR="00226547" w:rsidRDefault="00226547" w:rsidP="007E3616">
      <w:pPr>
        <w:pStyle w:val="CommentText"/>
      </w:pPr>
      <w:r>
        <w:t>this is an old comment which has been addressed</w:t>
      </w:r>
      <w:r>
        <w:rPr>
          <w:rStyle w:val="CommentReference"/>
        </w:rPr>
        <w:annotationRef/>
      </w:r>
    </w:p>
  </w:comment>
  <w:comment w:id="8342" w:author="Kirsten Linnert" w:date="2024-06-27T10:42:00Z" w:initials="KL">
    <w:p w14:paraId="7BC1F2C0" w14:textId="77777777" w:rsidR="00226547" w:rsidRDefault="00226547" w:rsidP="007E3616">
      <w:pPr>
        <w:pStyle w:val="CommentText"/>
      </w:pPr>
      <w:r>
        <w:t>For renewals and endorsements, please amend to: 'We understand that in your previous policy terms all policyholders and any other declared drivers of this car:</w:t>
      </w:r>
      <w:r>
        <w:rPr>
          <w:rStyle w:val="CommentReference"/>
        </w:rPr>
        <w:annotationRef/>
      </w:r>
    </w:p>
  </w:comment>
  <w:comment w:id="8343" w:author="William Turner [2]" w:date="2024-07-08T10:37:00Z" w:initials="WT">
    <w:p w14:paraId="5A8AB7AB" w14:textId="77777777" w:rsidR="00226547" w:rsidRDefault="00226547" w:rsidP="007E3616">
      <w:pPr>
        <w:pStyle w:val="CommentText"/>
      </w:pPr>
      <w:r>
        <w:rPr>
          <w:rStyle w:val="CommentReference"/>
        </w:rPr>
        <w:annotationRef/>
      </w:r>
      <w:r>
        <w:t xml:space="preserve">After consulting with Kirsten and Underwriting further, it has been determined that the wording should not be changed </w:t>
      </w:r>
    </w:p>
  </w:comment>
  <w:comment w:id="8354" w:author="Kirsten Linnert" w:date="2024-06-28T13:27:00Z" w:initials="KL">
    <w:p w14:paraId="6B561B09" w14:textId="77777777" w:rsidR="00226547" w:rsidRDefault="00226547" w:rsidP="007E3616">
      <w:pPr>
        <w:pStyle w:val="CommentText"/>
      </w:pPr>
      <w:r>
        <w:t xml:space="preserve">need to amend 'do' to 'did' as it is past tense, not current </w:t>
      </w:r>
      <w:r>
        <w:rPr>
          <w:rStyle w:val="CommentReference"/>
        </w:rPr>
        <w:annotationRef/>
      </w:r>
    </w:p>
  </w:comment>
  <w:comment w:id="8355" w:author="William Turner [2]" w:date="2024-07-08T10:38:00Z" w:initials="WT">
    <w:p w14:paraId="61580DCC" w14:textId="77777777" w:rsidR="00226547" w:rsidRDefault="00226547" w:rsidP="007E3616">
      <w:pPr>
        <w:pStyle w:val="CommentText"/>
      </w:pPr>
      <w:r>
        <w:rPr>
          <w:rStyle w:val="CommentReference"/>
        </w:rPr>
        <w:annotationRef/>
      </w:r>
      <w:r>
        <w:t xml:space="preserve">After consulting with Kirsten and Underwriting further, it has been determined that the wording should not be changed </w:t>
      </w:r>
    </w:p>
  </w:comment>
  <w:comment w:id="8356" w:author="Kirsten Linnert" w:date="2023-07-05T12:30:00Z" w:initials="KL">
    <w:p w14:paraId="0A1629BF" w14:textId="77777777" w:rsidR="00226547" w:rsidRDefault="00226547" w:rsidP="007E3616">
      <w:pPr>
        <w:pStyle w:val="CommentText"/>
      </w:pPr>
      <w:r>
        <w:t>Migration approach is to hide this sentence in the COI- can we confirm this will be the case?</w:t>
      </w:r>
      <w:r>
        <w:rPr>
          <w:rStyle w:val="CommentReference"/>
        </w:rPr>
        <w:annotationRef/>
      </w:r>
    </w:p>
  </w:comment>
  <w:comment w:id="8357" w:author="William Turner" w:date="2024-05-20T14:15:00Z" w:initials="WT">
    <w:p w14:paraId="0F4C47AD" w14:textId="77777777" w:rsidR="00226547" w:rsidRDefault="00226547" w:rsidP="007E3616">
      <w:pPr>
        <w:pStyle w:val="CommentText"/>
      </w:pPr>
      <w:r>
        <w:t>this is an old comment which relates to migration COI</w:t>
      </w:r>
      <w:r>
        <w:rPr>
          <w:rStyle w:val="CommentReference"/>
        </w:rPr>
        <w:annotationRef/>
      </w:r>
    </w:p>
  </w:comment>
  <w:comment w:id="8374" w:author="Kirsten Linnert" w:date="2024-06-28T13:27:00Z" w:initials="KL">
    <w:p w14:paraId="097F0741" w14:textId="77777777" w:rsidR="00226547" w:rsidRDefault="00226547" w:rsidP="007E3616">
      <w:pPr>
        <w:pStyle w:val="CommentText"/>
      </w:pPr>
      <w:r>
        <w:t xml:space="preserve">need to amend 'do' to 'did' as it is past tense, not current </w:t>
      </w:r>
      <w:r>
        <w:rPr>
          <w:rStyle w:val="CommentReference"/>
        </w:rPr>
        <w:annotationRef/>
      </w:r>
    </w:p>
  </w:comment>
  <w:comment w:id="8375" w:author="William Turner [2]" w:date="2024-07-08T10:38:00Z" w:initials="WT">
    <w:p w14:paraId="69460A79" w14:textId="77777777" w:rsidR="00226547" w:rsidRDefault="00226547" w:rsidP="007E3616">
      <w:pPr>
        <w:pStyle w:val="CommentText"/>
      </w:pPr>
      <w:r>
        <w:rPr>
          <w:rStyle w:val="CommentReference"/>
        </w:rPr>
        <w:annotationRef/>
      </w:r>
      <w:r>
        <w:t xml:space="preserve">After consulting with Kirsten and Underwriting further, it has been determined that the wording should not be changed </w:t>
      </w:r>
    </w:p>
  </w:comment>
  <w:comment w:id="8376" w:author="Kirsten Linnert" w:date="2023-07-05T12:30:00Z" w:initials="KL">
    <w:p w14:paraId="3F0CB732" w14:textId="77777777" w:rsidR="00226547" w:rsidRDefault="00226547" w:rsidP="007E3616">
      <w:pPr>
        <w:pStyle w:val="CommentText"/>
      </w:pPr>
      <w:r>
        <w:t>Migration approach is to hide this sentence in the COI- can we confirm this will be the case?</w:t>
      </w:r>
      <w:r>
        <w:rPr>
          <w:rStyle w:val="CommentReference"/>
        </w:rPr>
        <w:annotationRef/>
      </w:r>
    </w:p>
  </w:comment>
  <w:comment w:id="8377" w:author="William Turner" w:date="2024-05-20T14:15:00Z" w:initials="WT">
    <w:p w14:paraId="65DCE0F0" w14:textId="77777777" w:rsidR="00226547" w:rsidRDefault="00226547" w:rsidP="007E3616">
      <w:pPr>
        <w:pStyle w:val="CommentText"/>
      </w:pPr>
      <w:r>
        <w:t>this is an old comment which relates to migration COI</w:t>
      </w:r>
      <w:r>
        <w:rPr>
          <w:rStyle w:val="CommentReference"/>
        </w:rPr>
        <w:annotationRef/>
      </w:r>
    </w:p>
  </w:comment>
  <w:comment w:id="8380" w:author="Rebel Bailey" w:date="2023-07-05T15:11:00Z" w:initials="RB">
    <w:p w14:paraId="104067D8" w14:textId="77777777" w:rsidR="00226547" w:rsidRDefault="00226547" w:rsidP="007E3616">
      <w:pPr>
        <w:pStyle w:val="CommentText"/>
      </w:pPr>
      <w:r>
        <w:t>"We understand that..."</w:t>
      </w:r>
      <w:r>
        <w:rPr>
          <w:rStyle w:val="CommentReference"/>
        </w:rPr>
        <w:annotationRef/>
      </w:r>
    </w:p>
    <w:p w14:paraId="11DC917A" w14:textId="77777777" w:rsidR="00226547" w:rsidRDefault="00226547" w:rsidP="007E3616">
      <w:pPr>
        <w:pStyle w:val="CommentText"/>
      </w:pPr>
      <w:r>
        <w:t>See previous comments.</w:t>
      </w:r>
    </w:p>
  </w:comment>
  <w:comment w:id="8381" w:author="Kester Rozario" w:date="2023-07-10T13:53:00Z" w:initials="KR">
    <w:p w14:paraId="55C5BE26" w14:textId="77777777" w:rsidR="00226547" w:rsidRDefault="00226547" w:rsidP="007E3616">
      <w:pPr>
        <w:pStyle w:val="CommentText"/>
      </w:pPr>
      <w:r>
        <w:rPr>
          <w:rStyle w:val="CommentReference"/>
        </w:rPr>
        <w:annotationRef/>
      </w:r>
      <w:r>
        <w:t>Action to wait until we have a direction from migration on this</w:t>
      </w:r>
    </w:p>
  </w:comment>
  <w:comment w:id="8382" w:author="William Turner" w:date="2024-05-20T12:53:00Z" w:initials="WT">
    <w:p w14:paraId="1E1CA6ED" w14:textId="77777777" w:rsidR="00226547" w:rsidRDefault="00226547" w:rsidP="007E3616">
      <w:pPr>
        <w:pStyle w:val="CommentText"/>
      </w:pPr>
      <w:r>
        <w:t>this is an old comment which relates to migration COI</w:t>
      </w:r>
      <w:r>
        <w:rPr>
          <w:rStyle w:val="CommentReference"/>
        </w:rPr>
        <w:annotationRef/>
      </w:r>
    </w:p>
  </w:comment>
  <w:comment w:id="8385" w:author="Kirsten Linnert" w:date="2024-06-28T13:09:00Z" w:initials="KL">
    <w:p w14:paraId="4C3C93E2" w14:textId="77777777" w:rsidR="00226547" w:rsidRDefault="00226547" w:rsidP="007E3616">
      <w:pPr>
        <w:pStyle w:val="CommentText"/>
      </w:pPr>
      <w:r>
        <w:t>amend 'you' to 'all policyholders'</w:t>
      </w:r>
      <w:r>
        <w:rPr>
          <w:rStyle w:val="CommentReference"/>
        </w:rPr>
        <w:annotationRef/>
      </w:r>
    </w:p>
  </w:comment>
  <w:comment w:id="8386" w:author="William Turner [2]" w:date="2024-07-04T13:00:00Z" w:initials="WT">
    <w:p w14:paraId="4B02315F" w14:textId="77777777" w:rsidR="00226547" w:rsidRDefault="00226547" w:rsidP="007E3616">
      <w:pPr>
        <w:pStyle w:val="CommentText"/>
      </w:pPr>
      <w:r>
        <w:rPr>
          <w:rStyle w:val="CommentReference"/>
        </w:rPr>
        <w:annotationRef/>
      </w:r>
      <w:r>
        <w:t>Accepted - now updated</w:t>
      </w:r>
    </w:p>
  </w:comment>
  <w:comment w:id="8387" w:author="Kirsten Linnert" w:date="2023-07-06T16:25:00Z" w:initials="KL">
    <w:p w14:paraId="2E2CF569" w14:textId="77777777" w:rsidR="00226547" w:rsidRDefault="00226547" w:rsidP="007E3616">
      <w:pPr>
        <w:pStyle w:val="CommentText"/>
      </w:pPr>
      <w:r>
        <w:t>30.06.23 question set relays differently:</w:t>
      </w:r>
      <w:r>
        <w:rPr>
          <w:rStyle w:val="CommentReference"/>
        </w:rPr>
        <w:annotationRef/>
      </w:r>
    </w:p>
    <w:p w14:paraId="0DCF8634" w14:textId="77777777" w:rsidR="00226547" w:rsidRDefault="00226547" w:rsidP="007E3616">
      <w:pPr>
        <w:pStyle w:val="CommentText"/>
      </w:pPr>
      <w:r>
        <w:t>'all listed drivers and anyone else to be listed as a policy holder.</w:t>
      </w:r>
    </w:p>
    <w:p w14:paraId="6D5C302F" w14:textId="77777777" w:rsidR="00226547" w:rsidRDefault="00226547" w:rsidP="007E3616">
      <w:pPr>
        <w:pStyle w:val="CommentText"/>
      </w:pPr>
      <w:r>
        <w:t>Has any driver, or policy holder of this car:'</w:t>
      </w:r>
    </w:p>
  </w:comment>
  <w:comment w:id="8388" w:author="Kester Rozario" w:date="2023-07-10T13:56:00Z" w:initials="KR">
    <w:p w14:paraId="04B17D3B" w14:textId="77777777" w:rsidR="00226547" w:rsidRDefault="00226547" w:rsidP="007E3616">
      <w:pPr>
        <w:pStyle w:val="CommentText"/>
      </w:pPr>
      <w:r>
        <w:rPr>
          <w:rStyle w:val="CommentReference"/>
        </w:rPr>
        <w:annotationRef/>
      </w:r>
      <w:r>
        <w:fldChar w:fldCharType="begin"/>
      </w:r>
      <w:r>
        <w:instrText xml:space="preserve"> HYPERLINK "mailto:Kirsten.Cansino@hollard.com.au" </w:instrText>
      </w:r>
      <w:bookmarkStart w:id="8393" w:name="_@_D6744DE6DDDA478EBAEAFA183A16408DZ"/>
      <w:r>
        <w:fldChar w:fldCharType="separate"/>
      </w:r>
      <w:bookmarkEnd w:id="8393"/>
      <w:r w:rsidRPr="00604706">
        <w:rPr>
          <w:rStyle w:val="Mention"/>
          <w:noProof/>
        </w:rPr>
        <w:t>@Kirsten Cansino</w:t>
      </w:r>
      <w:r>
        <w:fldChar w:fldCharType="end"/>
      </w:r>
      <w:r>
        <w:t xml:space="preserve">  to confirm the definition of you.  The COI is sent to a policy holder.</w:t>
      </w:r>
    </w:p>
  </w:comment>
  <w:comment w:id="8389" w:author="Kirsten Linnert" w:date="2023-07-10T15:48:00Z" w:initials="KL">
    <w:p w14:paraId="281DE12E" w14:textId="77777777" w:rsidR="00226547" w:rsidRDefault="00226547" w:rsidP="007E3616">
      <w:pPr>
        <w:pStyle w:val="CommentText"/>
      </w:pPr>
      <w:r>
        <w:t>'You'- the person(s) named in the Certificate of Insurance</w:t>
      </w:r>
      <w:r>
        <w:rPr>
          <w:rStyle w:val="CommentReference"/>
        </w:rPr>
        <w:annotationRef/>
      </w:r>
    </w:p>
    <w:p w14:paraId="1D5463A6" w14:textId="77777777" w:rsidR="00226547" w:rsidRDefault="00226547" w:rsidP="007E3616">
      <w:pPr>
        <w:pStyle w:val="CommentText"/>
      </w:pPr>
      <w:r>
        <w:t>as the insured.</w:t>
      </w:r>
    </w:p>
    <w:p w14:paraId="497FAB26" w14:textId="77777777" w:rsidR="00226547" w:rsidRDefault="00226547" w:rsidP="007E3616">
      <w:pPr>
        <w:pStyle w:val="CommentText"/>
      </w:pPr>
      <w:r>
        <w:t xml:space="preserve">We list policyholders in the COI, not insureds. On page 35 of this doc we include the term 'insured'. We don't define 'insured' in the PDS.  And only make any other reference on page 25/26 'More than one insured person' </w:t>
      </w:r>
    </w:p>
  </w:comment>
  <w:comment w:id="8390" w:author="Kirsten Linnert" w:date="2023-07-12T11:04:00Z" w:initials="KL">
    <w:p w14:paraId="41D5B476" w14:textId="77777777" w:rsidR="00226547" w:rsidRDefault="00226547" w:rsidP="007E3616">
      <w:pPr>
        <w:pStyle w:val="CommentText"/>
      </w:pPr>
      <w:r>
        <w:t>We should relay as per the QS</w:t>
      </w:r>
      <w:r>
        <w:rPr>
          <w:rStyle w:val="CommentReference"/>
        </w:rPr>
        <w:annotationRef/>
      </w:r>
    </w:p>
  </w:comment>
  <w:comment w:id="8391" w:author="Kirsten Linnert" w:date="2023-07-12T11:44:00Z" w:initials="KL">
    <w:p w14:paraId="3E78DCAC" w14:textId="77777777" w:rsidR="00226547" w:rsidRDefault="00226547" w:rsidP="007E3616">
      <w:pPr>
        <w:pStyle w:val="CommentText"/>
      </w:pPr>
      <w:r>
        <w:t xml:space="preserve">Pending- there is misalignment with PDS/QS/COI which is being worked through </w:t>
      </w:r>
      <w:r>
        <w:rPr>
          <w:rStyle w:val="CommentReference"/>
        </w:rPr>
        <w:annotationRef/>
      </w:r>
    </w:p>
  </w:comment>
  <w:comment w:id="8392" w:author="William Turner" w:date="2024-05-20T14:13:00Z" w:initials="WT">
    <w:p w14:paraId="3DB6891A" w14:textId="77777777" w:rsidR="00226547" w:rsidRDefault="00226547" w:rsidP="007E3616">
      <w:pPr>
        <w:pStyle w:val="CommentText"/>
      </w:pPr>
      <w:r>
        <w:t>this is an old comment which has been addressed</w:t>
      </w:r>
      <w:r>
        <w:rPr>
          <w:rStyle w:val="CommentReference"/>
        </w:rPr>
        <w:annotationRef/>
      </w:r>
    </w:p>
  </w:comment>
  <w:comment w:id="8383" w:author="Kirsten Linnert" w:date="2024-06-27T10:42:00Z" w:initials="KL">
    <w:p w14:paraId="1EB68363" w14:textId="77777777" w:rsidR="00226547" w:rsidRDefault="00226547" w:rsidP="007E3616">
      <w:pPr>
        <w:pStyle w:val="CommentText"/>
      </w:pPr>
      <w:r>
        <w:t>For renewals and endorsements, please amend to: 'We understand that in your previous policy terms all policyholders and any other declared drivers of this car:</w:t>
      </w:r>
      <w:r>
        <w:rPr>
          <w:rStyle w:val="CommentReference"/>
        </w:rPr>
        <w:annotationRef/>
      </w:r>
    </w:p>
  </w:comment>
  <w:comment w:id="8384" w:author="William Turner [2]" w:date="2024-07-08T10:37:00Z" w:initials="WT">
    <w:p w14:paraId="5ADB37BE" w14:textId="77777777" w:rsidR="00226547" w:rsidRDefault="00226547" w:rsidP="007E3616">
      <w:pPr>
        <w:pStyle w:val="CommentText"/>
      </w:pPr>
      <w:r>
        <w:rPr>
          <w:rStyle w:val="CommentReference"/>
        </w:rPr>
        <w:annotationRef/>
      </w:r>
      <w:r>
        <w:t xml:space="preserve">After consulting with Kirsten and Underwriting further, it has been determined that the wording should not be changed </w:t>
      </w:r>
    </w:p>
  </w:comment>
  <w:comment w:id="8397" w:author="Kirsten Linnert" w:date="2024-06-28T13:22:00Z" w:initials="KL">
    <w:p w14:paraId="1D9E3759" w14:textId="77777777" w:rsidR="00226547" w:rsidRDefault="00226547" w:rsidP="007E3616">
      <w:pPr>
        <w:pStyle w:val="CommentText"/>
      </w:pPr>
      <w:r>
        <w:t xml:space="preserve">- to align with the QS add 'criminal' : any criminal driving........ </w:t>
      </w:r>
      <w:r>
        <w:rPr>
          <w:rStyle w:val="CommentReference"/>
        </w:rPr>
        <w:annotationRef/>
      </w:r>
    </w:p>
    <w:p w14:paraId="59BE0C00" w14:textId="77777777" w:rsidR="00226547" w:rsidRDefault="00226547" w:rsidP="007E3616">
      <w:pPr>
        <w:pStyle w:val="CommentText"/>
      </w:pPr>
      <w:r>
        <w:t>- delete the word 'offense'</w:t>
      </w:r>
    </w:p>
    <w:p w14:paraId="6ADF3E74" w14:textId="77777777" w:rsidR="00226547" w:rsidRDefault="00226547" w:rsidP="007E3616">
      <w:pPr>
        <w:pStyle w:val="CommentText"/>
      </w:pPr>
      <w:r>
        <w:t>- amend 'drugs, within the last 5 years'</w:t>
      </w:r>
    </w:p>
  </w:comment>
  <w:comment w:id="8398" w:author="William Turner [2]" w:date="2024-07-04T13:34:00Z" w:initials="WT">
    <w:p w14:paraId="116BDBE8" w14:textId="77777777" w:rsidR="00226547" w:rsidRDefault="00226547" w:rsidP="007E3616">
      <w:pPr>
        <w:pStyle w:val="CommentText"/>
      </w:pPr>
      <w:r>
        <w:rPr>
          <w:rStyle w:val="CommentReference"/>
        </w:rPr>
        <w:annotationRef/>
      </w:r>
      <w:r>
        <w:t>Accepted - now updated</w:t>
      </w:r>
    </w:p>
  </w:comment>
  <w:comment w:id="8394" w:author="Kirsten Linnert" w:date="2023-07-06T16:24:00Z" w:initials="KL">
    <w:p w14:paraId="71E01F2E" w14:textId="77777777" w:rsidR="00226547" w:rsidRDefault="00226547" w:rsidP="007E3616">
      <w:pPr>
        <w:pStyle w:val="CommentText"/>
      </w:pPr>
      <w:r>
        <w:t>30.06.23 question set relays differently:</w:t>
      </w:r>
      <w:r>
        <w:rPr>
          <w:rStyle w:val="CommentReference"/>
        </w:rPr>
        <w:annotationRef/>
      </w:r>
      <w:r>
        <w:rPr>
          <w:rStyle w:val="CommentReference"/>
        </w:rPr>
        <w:annotationRef/>
      </w:r>
    </w:p>
    <w:p w14:paraId="3E1927FD" w14:textId="77777777" w:rsidR="00226547" w:rsidRDefault="00226547" w:rsidP="007E3616">
      <w:pPr>
        <w:pStyle w:val="CommentText"/>
      </w:pPr>
      <w:r>
        <w:t>'had any criminal driving related convictions, including driving under the influence of alcohol or drugs, within the last 5 years?'</w:t>
      </w:r>
    </w:p>
  </w:comment>
  <w:comment w:id="8395" w:author="Kester Rozario" w:date="2023-07-10T13:58:00Z" w:initials="KR">
    <w:p w14:paraId="661FED8C" w14:textId="77777777" w:rsidR="00226547" w:rsidRDefault="00226547" w:rsidP="007E3616">
      <w:pPr>
        <w:pStyle w:val="CommentText"/>
      </w:pPr>
      <w:r>
        <w:fldChar w:fldCharType="begin"/>
      </w:r>
      <w:r>
        <w:instrText xml:space="preserve"> HYPERLINK "mailto:William.Turner@hollard.com.au" </w:instrText>
      </w:r>
      <w:bookmarkStart w:id="8399" w:name="_@_482432B820CA4C8F8BFD3D3B18ADD80DZ"/>
      <w:r>
        <w:fldChar w:fldCharType="separate"/>
      </w:r>
      <w:bookmarkEnd w:id="8399"/>
      <w:r w:rsidRPr="00FA601E">
        <w:rPr>
          <w:rStyle w:val="Mention"/>
          <w:noProof/>
        </w:rPr>
        <w:t>@William Turner</w:t>
      </w:r>
      <w:r>
        <w:fldChar w:fldCharType="end"/>
      </w:r>
      <w:r>
        <w:t xml:space="preserve">  to update according to the latest question set.</w:t>
      </w:r>
      <w:r>
        <w:rPr>
          <w:rStyle w:val="CommentReference"/>
        </w:rPr>
        <w:annotationRef/>
      </w:r>
    </w:p>
  </w:comment>
  <w:comment w:id="8396" w:author="William Turner" w:date="2023-09-19T11:47:00Z" w:initials="WT">
    <w:p w14:paraId="71E90F7D" w14:textId="77777777" w:rsidR="00226547" w:rsidRDefault="00226547" w:rsidP="007E3616">
      <w:pPr>
        <w:pStyle w:val="CommentText"/>
      </w:pPr>
      <w:r>
        <w:t>updated</w:t>
      </w:r>
      <w:r>
        <w:rPr>
          <w:rStyle w:val="CommentReference"/>
        </w:rPr>
        <w:annotationRef/>
      </w:r>
      <w:r>
        <w:rPr>
          <w:rStyle w:val="CommentReference"/>
        </w:rPr>
        <w:annotationRef/>
      </w:r>
    </w:p>
  </w:comment>
  <w:comment w:id="8414" w:author="Rebel Bailey" w:date="2023-07-05T15:11:00Z" w:initials="RB">
    <w:p w14:paraId="78B19311" w14:textId="77777777" w:rsidR="00226547" w:rsidRDefault="00226547" w:rsidP="007E3616">
      <w:pPr>
        <w:pStyle w:val="CommentText"/>
      </w:pPr>
      <w:r>
        <w:t>"We understand that..."</w:t>
      </w:r>
      <w:r>
        <w:rPr>
          <w:rStyle w:val="CommentReference"/>
        </w:rPr>
        <w:annotationRef/>
      </w:r>
    </w:p>
    <w:p w14:paraId="4F63E990" w14:textId="77777777" w:rsidR="00226547" w:rsidRDefault="00226547" w:rsidP="007E3616">
      <w:pPr>
        <w:pStyle w:val="CommentText"/>
      </w:pPr>
      <w:r>
        <w:t>See previous comments.</w:t>
      </w:r>
    </w:p>
  </w:comment>
  <w:comment w:id="8415" w:author="Kester Rozario" w:date="2023-07-10T13:53:00Z" w:initials="KR">
    <w:p w14:paraId="470412DA" w14:textId="77777777" w:rsidR="00226547" w:rsidRDefault="00226547" w:rsidP="007E3616">
      <w:pPr>
        <w:pStyle w:val="CommentText"/>
      </w:pPr>
      <w:r>
        <w:rPr>
          <w:rStyle w:val="CommentReference"/>
        </w:rPr>
        <w:annotationRef/>
      </w:r>
      <w:r>
        <w:t>Action to wait until we have a direction from migration on this</w:t>
      </w:r>
    </w:p>
  </w:comment>
  <w:comment w:id="8416" w:author="William Turner" w:date="2024-05-20T12:53:00Z" w:initials="WT">
    <w:p w14:paraId="0254115C" w14:textId="77777777" w:rsidR="00226547" w:rsidRDefault="00226547" w:rsidP="007E3616">
      <w:pPr>
        <w:pStyle w:val="CommentText"/>
      </w:pPr>
      <w:r>
        <w:t>this is an old comment which relates to migration COI</w:t>
      </w:r>
      <w:r>
        <w:rPr>
          <w:rStyle w:val="CommentReference"/>
        </w:rPr>
        <w:annotationRef/>
      </w:r>
    </w:p>
  </w:comment>
  <w:comment w:id="8419" w:author="Kirsten Linnert" w:date="2024-06-28T13:09:00Z" w:initials="KL">
    <w:p w14:paraId="6E2AB9EE" w14:textId="77777777" w:rsidR="00226547" w:rsidRDefault="00226547" w:rsidP="007E3616">
      <w:pPr>
        <w:pStyle w:val="CommentText"/>
      </w:pPr>
      <w:r>
        <w:t>amend 'you' to 'all policyholders'</w:t>
      </w:r>
      <w:r>
        <w:rPr>
          <w:rStyle w:val="CommentReference"/>
        </w:rPr>
        <w:annotationRef/>
      </w:r>
    </w:p>
  </w:comment>
  <w:comment w:id="8420" w:author="William Turner [2]" w:date="2024-07-04T13:00:00Z" w:initials="WT">
    <w:p w14:paraId="782BD28D" w14:textId="77777777" w:rsidR="00226547" w:rsidRDefault="00226547" w:rsidP="007E3616">
      <w:pPr>
        <w:pStyle w:val="CommentText"/>
      </w:pPr>
      <w:r>
        <w:rPr>
          <w:rStyle w:val="CommentReference"/>
        </w:rPr>
        <w:annotationRef/>
      </w:r>
      <w:r>
        <w:t>Accepted - now updated</w:t>
      </w:r>
    </w:p>
  </w:comment>
  <w:comment w:id="8421" w:author="Kirsten Linnert" w:date="2023-07-06T16:25:00Z" w:initials="KL">
    <w:p w14:paraId="44395C24" w14:textId="77777777" w:rsidR="00226547" w:rsidRDefault="00226547" w:rsidP="007E3616">
      <w:pPr>
        <w:pStyle w:val="CommentText"/>
      </w:pPr>
      <w:r>
        <w:t>30.06.23 question set relays differently:</w:t>
      </w:r>
      <w:r>
        <w:rPr>
          <w:rStyle w:val="CommentReference"/>
        </w:rPr>
        <w:annotationRef/>
      </w:r>
    </w:p>
    <w:p w14:paraId="6790A0BA" w14:textId="77777777" w:rsidR="00226547" w:rsidRDefault="00226547" w:rsidP="007E3616">
      <w:pPr>
        <w:pStyle w:val="CommentText"/>
      </w:pPr>
      <w:r>
        <w:t>'all listed drivers and anyone else to be listed as a policy holder.</w:t>
      </w:r>
    </w:p>
    <w:p w14:paraId="3272DCA2" w14:textId="77777777" w:rsidR="00226547" w:rsidRDefault="00226547" w:rsidP="007E3616">
      <w:pPr>
        <w:pStyle w:val="CommentText"/>
      </w:pPr>
      <w:r>
        <w:t>Has any driver, or policy holder of this car:'</w:t>
      </w:r>
    </w:p>
  </w:comment>
  <w:comment w:id="8422" w:author="Kester Rozario" w:date="2023-07-10T13:56:00Z" w:initials="KR">
    <w:p w14:paraId="7B86FD41" w14:textId="77777777" w:rsidR="00226547" w:rsidRDefault="00226547" w:rsidP="007E3616">
      <w:pPr>
        <w:pStyle w:val="CommentText"/>
      </w:pPr>
      <w:r>
        <w:rPr>
          <w:rStyle w:val="CommentReference"/>
        </w:rPr>
        <w:annotationRef/>
      </w:r>
      <w:r>
        <w:fldChar w:fldCharType="begin"/>
      </w:r>
      <w:r>
        <w:instrText xml:space="preserve"> HYPERLINK "mailto:Kirsten.Cansino@hollard.com.au" </w:instrText>
      </w:r>
      <w:bookmarkStart w:id="8427" w:name="_@_BCC92F9F0AAB45BB96B8BADE57DF8280Z"/>
      <w:r>
        <w:fldChar w:fldCharType="separate"/>
      </w:r>
      <w:bookmarkEnd w:id="8427"/>
      <w:r w:rsidRPr="00604706">
        <w:rPr>
          <w:rStyle w:val="Mention"/>
          <w:noProof/>
        </w:rPr>
        <w:t>@Kirsten Cansino</w:t>
      </w:r>
      <w:r>
        <w:fldChar w:fldCharType="end"/>
      </w:r>
      <w:r>
        <w:t xml:space="preserve">  to confirm the definition of you.  The COI is sent to a policy holder.</w:t>
      </w:r>
    </w:p>
  </w:comment>
  <w:comment w:id="8423" w:author="Kirsten Linnert" w:date="2023-07-10T15:48:00Z" w:initials="KL">
    <w:p w14:paraId="04AE8E9E" w14:textId="77777777" w:rsidR="00226547" w:rsidRDefault="00226547" w:rsidP="007E3616">
      <w:pPr>
        <w:pStyle w:val="CommentText"/>
      </w:pPr>
      <w:r>
        <w:t>'You'- the person(s) named in the Certificate of Insurance</w:t>
      </w:r>
      <w:r>
        <w:rPr>
          <w:rStyle w:val="CommentReference"/>
        </w:rPr>
        <w:annotationRef/>
      </w:r>
    </w:p>
    <w:p w14:paraId="37A1FB5F" w14:textId="77777777" w:rsidR="00226547" w:rsidRDefault="00226547" w:rsidP="007E3616">
      <w:pPr>
        <w:pStyle w:val="CommentText"/>
      </w:pPr>
      <w:r>
        <w:t>as the insured.</w:t>
      </w:r>
    </w:p>
    <w:p w14:paraId="5C353949" w14:textId="77777777" w:rsidR="00226547" w:rsidRDefault="00226547" w:rsidP="007E3616">
      <w:pPr>
        <w:pStyle w:val="CommentText"/>
      </w:pPr>
      <w:r>
        <w:t xml:space="preserve">We list policyholders in the COI, not insureds. On page 35 of this doc we include the term 'insured'. We don't define 'insured' in the PDS.  And only make any other reference on page 25/26 'More than one insured person' </w:t>
      </w:r>
    </w:p>
  </w:comment>
  <w:comment w:id="8424" w:author="Kirsten Linnert" w:date="2023-07-12T11:04:00Z" w:initials="KL">
    <w:p w14:paraId="00E39431" w14:textId="77777777" w:rsidR="00226547" w:rsidRDefault="00226547" w:rsidP="007E3616">
      <w:pPr>
        <w:pStyle w:val="CommentText"/>
      </w:pPr>
      <w:r>
        <w:t>We should relay as per the QS</w:t>
      </w:r>
      <w:r>
        <w:rPr>
          <w:rStyle w:val="CommentReference"/>
        </w:rPr>
        <w:annotationRef/>
      </w:r>
    </w:p>
  </w:comment>
  <w:comment w:id="8425" w:author="Kirsten Linnert" w:date="2023-07-12T11:44:00Z" w:initials="KL">
    <w:p w14:paraId="35B8DA24" w14:textId="77777777" w:rsidR="00226547" w:rsidRDefault="00226547" w:rsidP="007E3616">
      <w:pPr>
        <w:pStyle w:val="CommentText"/>
      </w:pPr>
      <w:r>
        <w:t xml:space="preserve">Pending- there is misalignment with PDS/QS/COI which is being worked through </w:t>
      </w:r>
      <w:r>
        <w:rPr>
          <w:rStyle w:val="CommentReference"/>
        </w:rPr>
        <w:annotationRef/>
      </w:r>
    </w:p>
  </w:comment>
  <w:comment w:id="8426" w:author="William Turner" w:date="2024-05-20T14:13:00Z" w:initials="WT">
    <w:p w14:paraId="0F9575B8" w14:textId="77777777" w:rsidR="00226547" w:rsidRDefault="00226547" w:rsidP="007E3616">
      <w:pPr>
        <w:pStyle w:val="CommentText"/>
      </w:pPr>
      <w:r>
        <w:t>this is an old comment which has been addressed</w:t>
      </w:r>
      <w:r>
        <w:rPr>
          <w:rStyle w:val="CommentReference"/>
        </w:rPr>
        <w:annotationRef/>
      </w:r>
    </w:p>
  </w:comment>
  <w:comment w:id="8417" w:author="Kirsten Linnert" w:date="2024-06-27T10:42:00Z" w:initials="KL">
    <w:p w14:paraId="73D1BC3A" w14:textId="77777777" w:rsidR="00226547" w:rsidRDefault="00226547" w:rsidP="007E3616">
      <w:pPr>
        <w:pStyle w:val="CommentText"/>
      </w:pPr>
      <w:r>
        <w:t>For renewals and endorsements, please amend to: 'We understand that in your previous policy terms all policyholders and any other declared drivers of this car:</w:t>
      </w:r>
      <w:r>
        <w:rPr>
          <w:rStyle w:val="CommentReference"/>
        </w:rPr>
        <w:annotationRef/>
      </w:r>
    </w:p>
  </w:comment>
  <w:comment w:id="8418" w:author="William Turner [2]" w:date="2024-07-08T10:37:00Z" w:initials="WT">
    <w:p w14:paraId="502EF99A" w14:textId="77777777" w:rsidR="00226547" w:rsidRDefault="00226547" w:rsidP="007E3616">
      <w:pPr>
        <w:pStyle w:val="CommentText"/>
      </w:pPr>
      <w:r>
        <w:rPr>
          <w:rStyle w:val="CommentReference"/>
        </w:rPr>
        <w:annotationRef/>
      </w:r>
      <w:r>
        <w:t xml:space="preserve">After consulting with Kirsten and Underwriting further, it has been determined that the wording should not be changed </w:t>
      </w:r>
    </w:p>
  </w:comment>
  <w:comment w:id="8428" w:author="Kirsten Linnert" w:date="2024-06-28T13:28:00Z" w:initials="KL">
    <w:p w14:paraId="64280273" w14:textId="77777777" w:rsidR="00226547" w:rsidRDefault="00226547" w:rsidP="007E3616">
      <w:pPr>
        <w:pStyle w:val="CommentText"/>
      </w:pPr>
      <w:r>
        <w:t>amend 'declined' to 'denied'</w:t>
      </w:r>
      <w:r>
        <w:rPr>
          <w:rStyle w:val="CommentReference"/>
        </w:rPr>
        <w:annotationRef/>
      </w:r>
    </w:p>
  </w:comment>
  <w:comment w:id="8429" w:author="William Turner [2]" w:date="2024-07-04T13:35:00Z" w:initials="WT">
    <w:p w14:paraId="6DF2F35B" w14:textId="77777777" w:rsidR="00226547" w:rsidRDefault="00226547" w:rsidP="007E3616">
      <w:pPr>
        <w:pStyle w:val="CommentText"/>
      </w:pPr>
      <w:r>
        <w:rPr>
          <w:rStyle w:val="CommentReference"/>
        </w:rPr>
        <w:annotationRef/>
      </w:r>
      <w:r>
        <w:t>Accepted - now updated</w:t>
      </w:r>
    </w:p>
  </w:comment>
  <w:comment w:id="8587" w:author="Rebel Bailey" w:date="2023-07-05T15:11:00Z" w:initials="RB">
    <w:p w14:paraId="4150944D" w14:textId="77777777" w:rsidR="00934989" w:rsidRDefault="00934989" w:rsidP="007E3616">
      <w:pPr>
        <w:pStyle w:val="CommentText"/>
      </w:pPr>
      <w:r>
        <w:t>"We understand that..."</w:t>
      </w:r>
      <w:r>
        <w:rPr>
          <w:rStyle w:val="CommentReference"/>
        </w:rPr>
        <w:annotationRef/>
      </w:r>
    </w:p>
    <w:p w14:paraId="4B5623C4" w14:textId="77777777" w:rsidR="00934989" w:rsidRDefault="00934989" w:rsidP="007E3616">
      <w:pPr>
        <w:pStyle w:val="CommentText"/>
      </w:pPr>
      <w:r>
        <w:t>See previous comments.</w:t>
      </w:r>
    </w:p>
  </w:comment>
  <w:comment w:id="8588" w:author="Kester Rozario" w:date="2023-07-10T13:53:00Z" w:initials="KR">
    <w:p w14:paraId="42A6EF38" w14:textId="77777777" w:rsidR="00934989" w:rsidRDefault="00934989" w:rsidP="007E3616">
      <w:pPr>
        <w:pStyle w:val="CommentText"/>
      </w:pPr>
      <w:r>
        <w:rPr>
          <w:rStyle w:val="CommentReference"/>
        </w:rPr>
        <w:annotationRef/>
      </w:r>
      <w:r>
        <w:t>Action to wait until we have a direction from migration on this</w:t>
      </w:r>
    </w:p>
  </w:comment>
  <w:comment w:id="8589" w:author="William Turner" w:date="2024-05-20T12:53:00Z" w:initials="WT">
    <w:p w14:paraId="19340918" w14:textId="77777777" w:rsidR="00934989" w:rsidRDefault="00934989" w:rsidP="007E3616">
      <w:pPr>
        <w:pStyle w:val="CommentText"/>
      </w:pPr>
      <w:r>
        <w:t>this is an old comment which relates to migration COI</w:t>
      </w:r>
      <w:r>
        <w:rPr>
          <w:rStyle w:val="CommentReference"/>
        </w:rPr>
        <w:annotationRef/>
      </w:r>
    </w:p>
  </w:comment>
  <w:comment w:id="8592" w:author="Kirsten Linnert" w:date="2024-06-28T13:09:00Z" w:initials="KL">
    <w:p w14:paraId="7C4D97B6" w14:textId="77777777" w:rsidR="00934989" w:rsidRDefault="00934989" w:rsidP="007E3616">
      <w:pPr>
        <w:pStyle w:val="CommentText"/>
      </w:pPr>
      <w:r>
        <w:t>amend 'you' to 'all policyholders'</w:t>
      </w:r>
      <w:r>
        <w:rPr>
          <w:rStyle w:val="CommentReference"/>
        </w:rPr>
        <w:annotationRef/>
      </w:r>
    </w:p>
  </w:comment>
  <w:comment w:id="8593" w:author="William Turner [2]" w:date="2024-07-04T13:00:00Z" w:initials="WT">
    <w:p w14:paraId="47C21196" w14:textId="77777777" w:rsidR="00934989" w:rsidRDefault="00934989" w:rsidP="007E3616">
      <w:pPr>
        <w:pStyle w:val="CommentText"/>
      </w:pPr>
      <w:r>
        <w:rPr>
          <w:rStyle w:val="CommentReference"/>
        </w:rPr>
        <w:annotationRef/>
      </w:r>
      <w:r>
        <w:t>Accepted - now updated</w:t>
      </w:r>
    </w:p>
  </w:comment>
  <w:comment w:id="8594" w:author="Kirsten Linnert" w:date="2023-07-06T16:25:00Z" w:initials="KL">
    <w:p w14:paraId="7B2973B1" w14:textId="77777777" w:rsidR="00934989" w:rsidRDefault="00934989" w:rsidP="007E3616">
      <w:pPr>
        <w:pStyle w:val="CommentText"/>
      </w:pPr>
      <w:r>
        <w:t>30.06.23 question set relays differently:</w:t>
      </w:r>
      <w:r>
        <w:rPr>
          <w:rStyle w:val="CommentReference"/>
        </w:rPr>
        <w:annotationRef/>
      </w:r>
    </w:p>
    <w:p w14:paraId="00484318" w14:textId="77777777" w:rsidR="00934989" w:rsidRDefault="00934989" w:rsidP="007E3616">
      <w:pPr>
        <w:pStyle w:val="CommentText"/>
      </w:pPr>
      <w:r>
        <w:t>'all listed drivers and anyone else to be listed as a policy holder.</w:t>
      </w:r>
    </w:p>
    <w:p w14:paraId="6F429182" w14:textId="77777777" w:rsidR="00934989" w:rsidRDefault="00934989" w:rsidP="007E3616">
      <w:pPr>
        <w:pStyle w:val="CommentText"/>
      </w:pPr>
      <w:r>
        <w:t>Has any driver, or policy holder of this car:'</w:t>
      </w:r>
    </w:p>
  </w:comment>
  <w:comment w:id="8595" w:author="Kester Rozario" w:date="2023-07-10T13:56:00Z" w:initials="KR">
    <w:p w14:paraId="67D5255B" w14:textId="77777777" w:rsidR="00934989" w:rsidRDefault="00934989" w:rsidP="007E3616">
      <w:pPr>
        <w:pStyle w:val="CommentText"/>
      </w:pPr>
      <w:r>
        <w:rPr>
          <w:rStyle w:val="CommentReference"/>
        </w:rPr>
        <w:annotationRef/>
      </w:r>
      <w:r>
        <w:fldChar w:fldCharType="begin"/>
      </w:r>
      <w:r>
        <w:instrText xml:space="preserve"> HYPERLINK "mailto:Kirsten.Cansino@hollard.com.au" </w:instrText>
      </w:r>
      <w:bookmarkStart w:id="8600" w:name="_@_9E545C8398E64DF58B7D5DF95400D2B6Z"/>
      <w:r>
        <w:fldChar w:fldCharType="separate"/>
      </w:r>
      <w:bookmarkEnd w:id="8600"/>
      <w:r w:rsidRPr="00604706">
        <w:rPr>
          <w:rStyle w:val="Mention"/>
          <w:noProof/>
        </w:rPr>
        <w:t>@Kirsten Cansino</w:t>
      </w:r>
      <w:r>
        <w:fldChar w:fldCharType="end"/>
      </w:r>
      <w:r>
        <w:t xml:space="preserve">  to confirm the definition of you.  The COI is sent to a policy holder.</w:t>
      </w:r>
    </w:p>
  </w:comment>
  <w:comment w:id="8596" w:author="Kirsten Linnert" w:date="2023-07-10T15:48:00Z" w:initials="KL">
    <w:p w14:paraId="77070951" w14:textId="77777777" w:rsidR="00934989" w:rsidRDefault="00934989" w:rsidP="007E3616">
      <w:pPr>
        <w:pStyle w:val="CommentText"/>
      </w:pPr>
      <w:r>
        <w:t>'You'- the person(s) named in the Certificate of Insurance</w:t>
      </w:r>
      <w:r>
        <w:rPr>
          <w:rStyle w:val="CommentReference"/>
        </w:rPr>
        <w:annotationRef/>
      </w:r>
    </w:p>
    <w:p w14:paraId="63FD72E4" w14:textId="77777777" w:rsidR="00934989" w:rsidRDefault="00934989" w:rsidP="007E3616">
      <w:pPr>
        <w:pStyle w:val="CommentText"/>
      </w:pPr>
      <w:r>
        <w:t>as the insured.</w:t>
      </w:r>
    </w:p>
    <w:p w14:paraId="0D2D8872" w14:textId="77777777" w:rsidR="00934989" w:rsidRDefault="00934989" w:rsidP="007E3616">
      <w:pPr>
        <w:pStyle w:val="CommentText"/>
      </w:pPr>
      <w:r>
        <w:t xml:space="preserve">We list policyholders in the COI, not insureds. On page 35 of this doc we include the term 'insured'. We don't define 'insured' in the PDS.  And only make any other reference on page 25/26 'More than one insured person' </w:t>
      </w:r>
    </w:p>
  </w:comment>
  <w:comment w:id="8597" w:author="Kirsten Linnert" w:date="2023-07-12T11:04:00Z" w:initials="KL">
    <w:p w14:paraId="26D83B4F" w14:textId="77777777" w:rsidR="00934989" w:rsidRDefault="00934989" w:rsidP="007E3616">
      <w:pPr>
        <w:pStyle w:val="CommentText"/>
      </w:pPr>
      <w:r>
        <w:t>We should relay as per the QS</w:t>
      </w:r>
      <w:r>
        <w:rPr>
          <w:rStyle w:val="CommentReference"/>
        </w:rPr>
        <w:annotationRef/>
      </w:r>
    </w:p>
  </w:comment>
  <w:comment w:id="8598" w:author="Kirsten Linnert" w:date="2023-07-12T11:44:00Z" w:initials="KL">
    <w:p w14:paraId="5067FA86" w14:textId="77777777" w:rsidR="00934989" w:rsidRDefault="00934989" w:rsidP="007E3616">
      <w:pPr>
        <w:pStyle w:val="CommentText"/>
      </w:pPr>
      <w:r>
        <w:t xml:space="preserve">Pending- there is misalignment with PDS/QS/COI which is being worked through </w:t>
      </w:r>
      <w:r>
        <w:rPr>
          <w:rStyle w:val="CommentReference"/>
        </w:rPr>
        <w:annotationRef/>
      </w:r>
    </w:p>
  </w:comment>
  <w:comment w:id="8599" w:author="William Turner" w:date="2024-05-20T14:13:00Z" w:initials="WT">
    <w:p w14:paraId="4002C2B1" w14:textId="77777777" w:rsidR="00934989" w:rsidRDefault="00934989" w:rsidP="007E3616">
      <w:pPr>
        <w:pStyle w:val="CommentText"/>
      </w:pPr>
      <w:r>
        <w:t>this is an old comment which has been addressed</w:t>
      </w:r>
      <w:r>
        <w:rPr>
          <w:rStyle w:val="CommentReference"/>
        </w:rPr>
        <w:annotationRef/>
      </w:r>
    </w:p>
  </w:comment>
  <w:comment w:id="8590" w:author="Kirsten Linnert" w:date="2024-06-27T10:42:00Z" w:initials="KL">
    <w:p w14:paraId="44F3DC3D" w14:textId="77777777" w:rsidR="00934989" w:rsidRDefault="00934989" w:rsidP="007E3616">
      <w:pPr>
        <w:pStyle w:val="CommentText"/>
      </w:pPr>
      <w:r>
        <w:t>For renewals and endorsements, please amend to: 'We understand that in your previous policy terms all policyholders and any other declared drivers of this car:</w:t>
      </w:r>
      <w:r>
        <w:rPr>
          <w:rStyle w:val="CommentReference"/>
        </w:rPr>
        <w:annotationRef/>
      </w:r>
    </w:p>
  </w:comment>
  <w:comment w:id="8591" w:author="William Turner [2]" w:date="2024-07-08T10:37:00Z" w:initials="WT">
    <w:p w14:paraId="5A54E521" w14:textId="77777777" w:rsidR="00934989" w:rsidRDefault="00934989" w:rsidP="007E3616">
      <w:pPr>
        <w:pStyle w:val="CommentText"/>
      </w:pPr>
      <w:r>
        <w:rPr>
          <w:rStyle w:val="CommentReference"/>
        </w:rPr>
        <w:annotationRef/>
      </w:r>
      <w:r>
        <w:t xml:space="preserve">After consulting with Kirsten and Underwriting further, it has been determined that the wording should not be changed </w:t>
      </w:r>
    </w:p>
  </w:comment>
  <w:comment w:id="8606" w:author="Kirsten Linnert" w:date="2024-06-28T13:33:00Z" w:initials="KL">
    <w:p w14:paraId="4111A08A" w14:textId="77777777" w:rsidR="00934989" w:rsidRDefault="00934989" w:rsidP="007E3616">
      <w:pPr>
        <w:pStyle w:val="CommentText"/>
      </w:pPr>
      <w:r>
        <w:t>add: disqualification from driving 'due to any driving offence(s)' and/or.......</w:t>
      </w:r>
      <w:r>
        <w:rPr>
          <w:rStyle w:val="CommentReference"/>
        </w:rPr>
        <w:annotationRef/>
      </w:r>
    </w:p>
  </w:comment>
  <w:comment w:id="8607" w:author="William Turner [2]" w:date="2024-07-04T13:38:00Z" w:initials="WT">
    <w:p w14:paraId="5C48A293" w14:textId="77777777" w:rsidR="00934989" w:rsidRDefault="00934989" w:rsidP="007E3616">
      <w:pPr>
        <w:pStyle w:val="CommentText"/>
      </w:pPr>
      <w:r>
        <w:rPr>
          <w:rStyle w:val="CommentReference"/>
        </w:rPr>
        <w:annotationRef/>
      </w:r>
      <w:r>
        <w:t>Accepted - now updated</w:t>
      </w:r>
    </w:p>
  </w:comment>
  <w:comment w:id="8703" w:author="Rebel Bailey" w:date="2023-07-05T15:11:00Z" w:initials="RB">
    <w:p w14:paraId="74B29AF2" w14:textId="77777777" w:rsidR="00934989" w:rsidRDefault="00934989" w:rsidP="007E3616">
      <w:pPr>
        <w:pStyle w:val="CommentText"/>
      </w:pPr>
      <w:r>
        <w:t>"We understand that..."</w:t>
      </w:r>
      <w:r>
        <w:rPr>
          <w:rStyle w:val="CommentReference"/>
        </w:rPr>
        <w:annotationRef/>
      </w:r>
    </w:p>
    <w:p w14:paraId="02EF318D" w14:textId="77777777" w:rsidR="00934989" w:rsidRDefault="00934989" w:rsidP="007E3616">
      <w:pPr>
        <w:pStyle w:val="CommentText"/>
      </w:pPr>
      <w:r>
        <w:t>See previous comments.</w:t>
      </w:r>
    </w:p>
  </w:comment>
  <w:comment w:id="8704" w:author="Kester Rozario" w:date="2023-07-10T13:53:00Z" w:initials="KR">
    <w:p w14:paraId="2D4C969C" w14:textId="77777777" w:rsidR="00934989" w:rsidRDefault="00934989" w:rsidP="007E3616">
      <w:pPr>
        <w:pStyle w:val="CommentText"/>
      </w:pPr>
      <w:r>
        <w:rPr>
          <w:rStyle w:val="CommentReference"/>
        </w:rPr>
        <w:annotationRef/>
      </w:r>
      <w:r>
        <w:t>Action to wait until we have a direction from migration on this</w:t>
      </w:r>
    </w:p>
  </w:comment>
  <w:comment w:id="8705" w:author="William Turner" w:date="2024-05-20T12:53:00Z" w:initials="WT">
    <w:p w14:paraId="6E3AB4D7" w14:textId="77777777" w:rsidR="00934989" w:rsidRDefault="00934989" w:rsidP="007E3616">
      <w:pPr>
        <w:pStyle w:val="CommentText"/>
      </w:pPr>
      <w:r>
        <w:t>this is an old comment which relates to migration COI</w:t>
      </w:r>
      <w:r>
        <w:rPr>
          <w:rStyle w:val="CommentReference"/>
        </w:rPr>
        <w:annotationRef/>
      </w:r>
    </w:p>
  </w:comment>
  <w:comment w:id="8708" w:author="Kirsten Linnert" w:date="2024-06-28T13:09:00Z" w:initials="KL">
    <w:p w14:paraId="5D38889A" w14:textId="77777777" w:rsidR="00934989" w:rsidRDefault="00934989" w:rsidP="007E3616">
      <w:pPr>
        <w:pStyle w:val="CommentText"/>
      </w:pPr>
      <w:r>
        <w:t>amend 'you' to 'all policyholders'</w:t>
      </w:r>
      <w:r>
        <w:rPr>
          <w:rStyle w:val="CommentReference"/>
        </w:rPr>
        <w:annotationRef/>
      </w:r>
    </w:p>
  </w:comment>
  <w:comment w:id="8709" w:author="William Turner [2]" w:date="2024-07-04T13:00:00Z" w:initials="WT">
    <w:p w14:paraId="5CDD5662" w14:textId="77777777" w:rsidR="00934989" w:rsidRDefault="00934989" w:rsidP="007E3616">
      <w:pPr>
        <w:pStyle w:val="CommentText"/>
      </w:pPr>
      <w:r>
        <w:rPr>
          <w:rStyle w:val="CommentReference"/>
        </w:rPr>
        <w:annotationRef/>
      </w:r>
      <w:r>
        <w:t>Accepted - now updated</w:t>
      </w:r>
    </w:p>
  </w:comment>
  <w:comment w:id="8710" w:author="Kirsten Linnert" w:date="2023-07-06T16:25:00Z" w:initials="KL">
    <w:p w14:paraId="3247D0A8" w14:textId="77777777" w:rsidR="00934989" w:rsidRDefault="00934989" w:rsidP="007E3616">
      <w:pPr>
        <w:pStyle w:val="CommentText"/>
      </w:pPr>
      <w:r>
        <w:t>30.06.23 question set relays differently:</w:t>
      </w:r>
      <w:r>
        <w:rPr>
          <w:rStyle w:val="CommentReference"/>
        </w:rPr>
        <w:annotationRef/>
      </w:r>
    </w:p>
    <w:p w14:paraId="081C9BD2" w14:textId="77777777" w:rsidR="00934989" w:rsidRDefault="00934989" w:rsidP="007E3616">
      <w:pPr>
        <w:pStyle w:val="CommentText"/>
      </w:pPr>
      <w:r>
        <w:t>'all listed drivers and anyone else to be listed as a policy holder.</w:t>
      </w:r>
    </w:p>
    <w:p w14:paraId="4C927226" w14:textId="77777777" w:rsidR="00934989" w:rsidRDefault="00934989" w:rsidP="007E3616">
      <w:pPr>
        <w:pStyle w:val="CommentText"/>
      </w:pPr>
      <w:r>
        <w:t>Has any driver, or policy holder of this car:'</w:t>
      </w:r>
    </w:p>
  </w:comment>
  <w:comment w:id="8711" w:author="Kester Rozario" w:date="2023-07-10T13:56:00Z" w:initials="KR">
    <w:p w14:paraId="2931F1C0" w14:textId="77777777" w:rsidR="00934989" w:rsidRDefault="00934989" w:rsidP="007E3616">
      <w:pPr>
        <w:pStyle w:val="CommentText"/>
      </w:pPr>
      <w:r>
        <w:rPr>
          <w:rStyle w:val="CommentReference"/>
        </w:rPr>
        <w:annotationRef/>
      </w:r>
      <w:r>
        <w:fldChar w:fldCharType="begin"/>
      </w:r>
      <w:r>
        <w:instrText xml:space="preserve"> HYPERLINK "mailto:Kirsten.Cansino@hollard.com.au" </w:instrText>
      </w:r>
      <w:bookmarkStart w:id="8716" w:name="_@_CCE62EB8BAFD4E8A9BFE5AD5163F5894Z"/>
      <w:r>
        <w:fldChar w:fldCharType="separate"/>
      </w:r>
      <w:bookmarkEnd w:id="8716"/>
      <w:r w:rsidRPr="00604706">
        <w:rPr>
          <w:rStyle w:val="Mention"/>
          <w:noProof/>
        </w:rPr>
        <w:t>@Kirsten Cansino</w:t>
      </w:r>
      <w:r>
        <w:fldChar w:fldCharType="end"/>
      </w:r>
      <w:r>
        <w:t xml:space="preserve">  to confirm the definition of you.  The COI is sent to a policy holder.</w:t>
      </w:r>
    </w:p>
  </w:comment>
  <w:comment w:id="8712" w:author="Kirsten Linnert" w:date="2023-07-10T15:48:00Z" w:initials="KL">
    <w:p w14:paraId="7C141356" w14:textId="77777777" w:rsidR="00934989" w:rsidRDefault="00934989" w:rsidP="007E3616">
      <w:pPr>
        <w:pStyle w:val="CommentText"/>
      </w:pPr>
      <w:r>
        <w:t>'You'- the person(s) named in the Certificate of Insurance</w:t>
      </w:r>
      <w:r>
        <w:rPr>
          <w:rStyle w:val="CommentReference"/>
        </w:rPr>
        <w:annotationRef/>
      </w:r>
    </w:p>
    <w:p w14:paraId="2936BA1D" w14:textId="77777777" w:rsidR="00934989" w:rsidRDefault="00934989" w:rsidP="007E3616">
      <w:pPr>
        <w:pStyle w:val="CommentText"/>
      </w:pPr>
      <w:r>
        <w:t>as the insured.</w:t>
      </w:r>
    </w:p>
    <w:p w14:paraId="338EA55B" w14:textId="77777777" w:rsidR="00934989" w:rsidRDefault="00934989" w:rsidP="007E3616">
      <w:pPr>
        <w:pStyle w:val="CommentText"/>
      </w:pPr>
      <w:r>
        <w:t xml:space="preserve">We list policyholders in the COI, not insureds. On page 35 of this doc we include the term 'insured'. We don't define 'insured' in the PDS.  And only make any other reference on page 25/26 'More than one insured person' </w:t>
      </w:r>
    </w:p>
  </w:comment>
  <w:comment w:id="8713" w:author="Kirsten Linnert" w:date="2023-07-12T11:04:00Z" w:initials="KL">
    <w:p w14:paraId="026A5E18" w14:textId="77777777" w:rsidR="00934989" w:rsidRDefault="00934989" w:rsidP="007E3616">
      <w:pPr>
        <w:pStyle w:val="CommentText"/>
      </w:pPr>
      <w:r>
        <w:t>We should relay as per the QS</w:t>
      </w:r>
      <w:r>
        <w:rPr>
          <w:rStyle w:val="CommentReference"/>
        </w:rPr>
        <w:annotationRef/>
      </w:r>
    </w:p>
  </w:comment>
  <w:comment w:id="8714" w:author="Kirsten Linnert" w:date="2023-07-12T11:44:00Z" w:initials="KL">
    <w:p w14:paraId="45A85D84" w14:textId="77777777" w:rsidR="00934989" w:rsidRDefault="00934989" w:rsidP="007E3616">
      <w:pPr>
        <w:pStyle w:val="CommentText"/>
      </w:pPr>
      <w:r>
        <w:t xml:space="preserve">Pending- there is misalignment with PDS/QS/COI which is being worked through </w:t>
      </w:r>
      <w:r>
        <w:rPr>
          <w:rStyle w:val="CommentReference"/>
        </w:rPr>
        <w:annotationRef/>
      </w:r>
    </w:p>
  </w:comment>
  <w:comment w:id="8715" w:author="William Turner" w:date="2024-05-20T14:13:00Z" w:initials="WT">
    <w:p w14:paraId="67185D88" w14:textId="77777777" w:rsidR="00934989" w:rsidRDefault="00934989" w:rsidP="007E3616">
      <w:pPr>
        <w:pStyle w:val="CommentText"/>
      </w:pPr>
      <w:r>
        <w:t>this is an old comment which has been addressed</w:t>
      </w:r>
      <w:r>
        <w:rPr>
          <w:rStyle w:val="CommentReference"/>
        </w:rPr>
        <w:annotationRef/>
      </w:r>
    </w:p>
  </w:comment>
  <w:comment w:id="8706" w:author="Kirsten Linnert" w:date="2024-06-27T10:42:00Z" w:initials="KL">
    <w:p w14:paraId="2CC90D50" w14:textId="77777777" w:rsidR="00934989" w:rsidRDefault="00934989" w:rsidP="007E3616">
      <w:pPr>
        <w:pStyle w:val="CommentText"/>
      </w:pPr>
      <w:r>
        <w:t>For renewals and endorsements, please amend to: 'We understand that in your previous policy terms all policyholders and any other declared drivers of this car:</w:t>
      </w:r>
      <w:r>
        <w:rPr>
          <w:rStyle w:val="CommentReference"/>
        </w:rPr>
        <w:annotationRef/>
      </w:r>
    </w:p>
  </w:comment>
  <w:comment w:id="8707" w:author="William Turner [2]" w:date="2024-07-08T10:37:00Z" w:initials="WT">
    <w:p w14:paraId="381086E9" w14:textId="77777777" w:rsidR="00934989" w:rsidRDefault="00934989" w:rsidP="007E3616">
      <w:pPr>
        <w:pStyle w:val="CommentText"/>
      </w:pPr>
      <w:r>
        <w:rPr>
          <w:rStyle w:val="CommentReference"/>
        </w:rPr>
        <w:annotationRef/>
      </w:r>
      <w:r>
        <w:t xml:space="preserve">After consulting with Kirsten and Underwriting further, it has been determined that the wording should not be changed </w:t>
      </w:r>
    </w:p>
  </w:comment>
  <w:comment w:id="8815" w:author="Rebel Bailey" w:date="2023-07-05T15:11:00Z" w:initials="RB">
    <w:p w14:paraId="08468804" w14:textId="77777777" w:rsidR="00934989" w:rsidRDefault="00934989" w:rsidP="00866A3B">
      <w:pPr>
        <w:pStyle w:val="CommentText"/>
      </w:pPr>
      <w:r>
        <w:t>"We understand that..."</w:t>
      </w:r>
      <w:r>
        <w:rPr>
          <w:rStyle w:val="CommentReference"/>
        </w:rPr>
        <w:annotationRef/>
      </w:r>
    </w:p>
    <w:p w14:paraId="14DCC74A" w14:textId="77777777" w:rsidR="00934989" w:rsidRDefault="00934989" w:rsidP="00866A3B">
      <w:pPr>
        <w:pStyle w:val="CommentText"/>
      </w:pPr>
      <w:r>
        <w:t>See previous comments.</w:t>
      </w:r>
    </w:p>
  </w:comment>
  <w:comment w:id="8816" w:author="Kester Rozario" w:date="2023-07-10T13:59:00Z" w:initials="KR">
    <w:p w14:paraId="74D62072" w14:textId="77777777" w:rsidR="00934989" w:rsidRDefault="00934989" w:rsidP="00866A3B">
      <w:pPr>
        <w:pStyle w:val="CommentText"/>
      </w:pPr>
      <w:r>
        <w:rPr>
          <w:rStyle w:val="CommentReference"/>
        </w:rPr>
        <w:annotationRef/>
      </w:r>
      <w:r>
        <w:t>As above</w:t>
      </w:r>
    </w:p>
  </w:comment>
  <w:comment w:id="8817" w:author="William Turner" w:date="2024-06-04T16:45:00Z" w:initials="WT">
    <w:p w14:paraId="45B4D714" w14:textId="3144E4E2" w:rsidR="00934989" w:rsidRDefault="00934989">
      <w:pPr>
        <w:pStyle w:val="CommentText"/>
      </w:pPr>
      <w:r>
        <w:rPr>
          <w:rStyle w:val="CommentReference"/>
        </w:rPr>
        <w:annotationRef/>
      </w:r>
      <w:r w:rsidRPr="23B52177">
        <w:t>this is an old comment which relates to migration COI</w:t>
      </w:r>
    </w:p>
  </w:comment>
  <w:comment w:id="8818" w:author="Kirsten Linnert" w:date="2024-06-27T10:49:00Z" w:initials="KL">
    <w:p w14:paraId="1DE94090" w14:textId="3DA72038" w:rsidR="00934989" w:rsidRDefault="00934989">
      <w:pPr>
        <w:pStyle w:val="CommentText"/>
      </w:pPr>
      <w:r>
        <w:t>For renewals and endorsements please amend to: 'We understand that in your previous policy terms:'</w:t>
      </w:r>
      <w:r>
        <w:rPr>
          <w:rStyle w:val="CommentReference"/>
        </w:rPr>
        <w:annotationRef/>
      </w:r>
    </w:p>
  </w:comment>
  <w:comment w:id="8819" w:author="William Turner [2]" w:date="2024-07-08T10:38:00Z" w:initials="WT">
    <w:p w14:paraId="4D677559" w14:textId="77777777" w:rsidR="00934989" w:rsidRDefault="00934989" w:rsidP="00862770">
      <w:pPr>
        <w:pStyle w:val="CommentText"/>
      </w:pPr>
      <w:r>
        <w:rPr>
          <w:rStyle w:val="CommentReference"/>
        </w:rPr>
        <w:annotationRef/>
      </w:r>
      <w:r>
        <w:t xml:space="preserve">After consulting with Kirsten and Underwriting further, it has been determined that the wording should not be changed </w:t>
      </w:r>
    </w:p>
  </w:comment>
  <w:comment w:id="8820" w:author="Kirsten Linnert" w:date="2024-06-28T13:56:00Z" w:initials="KL">
    <w:p w14:paraId="7A0D13EF" w14:textId="3CB070F1" w:rsidR="00934989" w:rsidRDefault="00934989">
      <w:pPr>
        <w:pStyle w:val="CommentText"/>
      </w:pPr>
      <w:r>
        <w:t xml:space="preserve">amend 'have' to 'had' </w:t>
      </w:r>
      <w:r>
        <w:rPr>
          <w:rStyle w:val="CommentReference"/>
        </w:rPr>
        <w:annotationRef/>
      </w:r>
    </w:p>
  </w:comment>
  <w:comment w:id="8821" w:author="William Turner [2]" w:date="2024-07-08T10:38:00Z" w:initials="WT">
    <w:p w14:paraId="731E347D" w14:textId="77777777" w:rsidR="00934989" w:rsidRDefault="00934989" w:rsidP="00E37454">
      <w:pPr>
        <w:pStyle w:val="CommentText"/>
      </w:pPr>
      <w:r>
        <w:rPr>
          <w:rStyle w:val="CommentReference"/>
        </w:rPr>
        <w:annotationRef/>
      </w:r>
      <w:r>
        <w:t xml:space="preserve">After consulting with Kirsten and Underwriting further, it has been determined that the wording should not be changed </w:t>
      </w:r>
    </w:p>
  </w:comment>
  <w:comment w:id="8827" w:author="Kirsten Linnert" w:date="2024-06-27T11:17:00Z" w:initials="KL">
    <w:p w14:paraId="6F9E3D35" w14:textId="258F3B10" w:rsidR="00934989" w:rsidRDefault="00934989">
      <w:pPr>
        <w:pStyle w:val="CommentText"/>
      </w:pPr>
      <w:r>
        <w:t>For renewals and endorsements please amend to: 'We understand that in your previous policy terms:'</w:t>
      </w:r>
      <w:r>
        <w:rPr>
          <w:rStyle w:val="CommentReference"/>
        </w:rPr>
        <w:annotationRef/>
      </w:r>
    </w:p>
  </w:comment>
  <w:comment w:id="8828" w:author="William Turner [2]" w:date="2024-07-08T10:39:00Z" w:initials="WT">
    <w:p w14:paraId="1326EBEA" w14:textId="77777777" w:rsidR="00934989" w:rsidRDefault="00934989" w:rsidP="00862770">
      <w:pPr>
        <w:pStyle w:val="CommentText"/>
      </w:pPr>
      <w:r>
        <w:rPr>
          <w:rStyle w:val="CommentReference"/>
        </w:rPr>
        <w:annotationRef/>
      </w:r>
      <w:r>
        <w:t xml:space="preserve">After consulting with Kirsten and Underwriting further, it has been determined that the wording should not be changed </w:t>
      </w:r>
    </w:p>
  </w:comment>
  <w:comment w:id="8829" w:author="Kirsten Linnert" w:date="2024-06-28T13:37:00Z" w:initials="KL">
    <w:p w14:paraId="3C98C2C0" w14:textId="5DAF6F91" w:rsidR="00934989" w:rsidRDefault="00934989">
      <w:pPr>
        <w:pStyle w:val="CommentText"/>
      </w:pPr>
      <w:r>
        <w:t>add to this row and the one below:  held insurance ', excluding Compulsory Third Party insurance (CTP/Green Slip)' on this.....</w:t>
      </w:r>
      <w:r>
        <w:rPr>
          <w:rStyle w:val="CommentReference"/>
        </w:rPr>
        <w:annotationRef/>
      </w:r>
    </w:p>
  </w:comment>
  <w:comment w:id="8830" w:author="William Turner [2]" w:date="2024-07-04T13:40:00Z" w:initials="WT">
    <w:p w14:paraId="6B9CD297" w14:textId="77777777" w:rsidR="00934989" w:rsidRDefault="00934989" w:rsidP="00CB199B">
      <w:pPr>
        <w:pStyle w:val="CommentText"/>
      </w:pPr>
      <w:r>
        <w:rPr>
          <w:rStyle w:val="CommentReference"/>
        </w:rPr>
        <w:annotationRef/>
      </w:r>
      <w:r>
        <w:t>Accepted - now updated</w:t>
      </w:r>
    </w:p>
  </w:comment>
  <w:comment w:id="8836" w:author="Kirsten Linnert" w:date="2024-06-27T11:17:00Z" w:initials="KL">
    <w:p w14:paraId="4091DFEA" w14:textId="33358858" w:rsidR="00934989" w:rsidRDefault="00934989">
      <w:pPr>
        <w:pStyle w:val="CommentText"/>
      </w:pPr>
      <w:r>
        <w:t>For renewals and endorsements please amend to: 'We understand that in your previous policy terms:'</w:t>
      </w:r>
      <w:r>
        <w:rPr>
          <w:rStyle w:val="CommentReference"/>
        </w:rPr>
        <w:annotationRef/>
      </w:r>
    </w:p>
  </w:comment>
  <w:comment w:id="8837" w:author="William Turner [2]" w:date="2024-07-08T10:39:00Z" w:initials="WT">
    <w:p w14:paraId="224C1E94" w14:textId="77777777" w:rsidR="00934989" w:rsidRDefault="00934989" w:rsidP="00CA7E7D">
      <w:pPr>
        <w:pStyle w:val="CommentText"/>
      </w:pPr>
      <w:r>
        <w:rPr>
          <w:rStyle w:val="CommentReference"/>
        </w:rPr>
        <w:annotationRef/>
      </w:r>
      <w:r>
        <w:t xml:space="preserve">After consulting with Kirsten and Underwriting further, it has been determined that the wording should not be changed </w:t>
      </w:r>
    </w:p>
  </w:comment>
  <w:comment w:id="8838" w:author="Kester Rozario [2]" w:date="2024-05-09T15:10:00Z" w:initials="KR">
    <w:p w14:paraId="0E9EF6FC" w14:textId="74EBB3B8" w:rsidR="00934989" w:rsidRDefault="00934989" w:rsidP="00D924AA">
      <w:r>
        <w:rPr>
          <w:rStyle w:val="CommentReference"/>
        </w:rPr>
        <w:annotationRef/>
      </w:r>
      <w:r>
        <w:rPr>
          <w:rFonts w:ascii="Arial" w:eastAsia="Times New Roman" w:hAnsi="Arial" w:cs="Arial"/>
          <w:color w:val="000000"/>
          <w:kern w:val="0"/>
          <w:sz w:val="22"/>
          <w:szCs w:val="22"/>
          <w:lang w:val="en-AU" w:eastAsia="en-AU"/>
          <w14:ligatures w14:val="none"/>
        </w:rPr>
        <w:t>Logic needs to be confirmed as to whether we need to display this for renewals.</w:t>
      </w:r>
    </w:p>
  </w:comment>
  <w:comment w:id="8839" w:author="William Turner" w:date="2024-05-22T09:53:00Z" w:initials="WT">
    <w:p w14:paraId="031EF1C2" w14:textId="1818727A" w:rsidR="00934989" w:rsidRDefault="00934989">
      <w:pPr>
        <w:pStyle w:val="CommentText"/>
      </w:pPr>
      <w:r>
        <w:t>underwriting confirmed this needs to display for the life of the policy</w:t>
      </w:r>
      <w:r>
        <w:rPr>
          <w:rStyle w:val="CommentReference"/>
        </w:rPr>
        <w:annotationRef/>
      </w:r>
    </w:p>
  </w:comment>
  <w:comment w:id="8847" w:author="Kirsten Linnert" w:date="2024-06-27T10:50:00Z" w:initials="KL">
    <w:p w14:paraId="189685C3" w14:textId="50554F05" w:rsidR="00934989" w:rsidRDefault="00934989">
      <w:pPr>
        <w:pStyle w:val="CommentText"/>
      </w:pPr>
      <w:r>
        <w:t>For renewals and endorsements please amend to: 'We understand that in your previous policy terms your car does not have any of the following:'</w:t>
      </w:r>
      <w:r>
        <w:rPr>
          <w:rStyle w:val="CommentReference"/>
        </w:rPr>
        <w:annotationRef/>
      </w:r>
    </w:p>
  </w:comment>
  <w:comment w:id="8848" w:author="William Turner [2]" w:date="2024-07-08T10:39:00Z" w:initials="WT">
    <w:p w14:paraId="412B391B" w14:textId="77777777" w:rsidR="00934989" w:rsidRDefault="00934989" w:rsidP="00CA7E7D">
      <w:pPr>
        <w:pStyle w:val="CommentText"/>
      </w:pPr>
      <w:r>
        <w:rPr>
          <w:rStyle w:val="CommentReference"/>
        </w:rPr>
        <w:annotationRef/>
      </w:r>
      <w:r>
        <w:t xml:space="preserve">After consulting with Kirsten and Underwriting further, it has been determined that the wording should not be changed </w:t>
      </w:r>
    </w:p>
  </w:comment>
  <w:comment w:id="8851" w:author="Kirsten Linnert" w:date="2024-06-28T13:41:00Z" w:initials="KL">
    <w:p w14:paraId="3D89DAA7" w14:textId="0AF4CF31" w:rsidR="00934989" w:rsidRDefault="00934989">
      <w:pPr>
        <w:pStyle w:val="CommentText"/>
      </w:pPr>
      <w:r>
        <w:t>to align with QS please amend to one word 'airbrushed'</w:t>
      </w:r>
      <w:r>
        <w:rPr>
          <w:rStyle w:val="CommentReference"/>
        </w:rPr>
        <w:annotationRef/>
      </w:r>
    </w:p>
  </w:comment>
  <w:comment w:id="8852" w:author="William Turner [2]" w:date="2024-07-04T13:41:00Z" w:initials="WT">
    <w:p w14:paraId="0F15CF5F" w14:textId="77777777" w:rsidR="00934989" w:rsidRDefault="00934989" w:rsidP="00EE1255">
      <w:pPr>
        <w:pStyle w:val="CommentText"/>
      </w:pPr>
      <w:r>
        <w:rPr>
          <w:rStyle w:val="CommentReference"/>
        </w:rPr>
        <w:annotationRef/>
      </w:r>
      <w:r>
        <w:t>Accepted - now updated</w:t>
      </w:r>
    </w:p>
  </w:comment>
  <w:comment w:id="8853" w:author="Kirsten Linnert" w:date="2023-07-06T16:13:00Z" w:initials="KL">
    <w:p w14:paraId="5281C7A9" w14:textId="1B67B209" w:rsidR="00934989" w:rsidRDefault="00934989" w:rsidP="004705A2">
      <w:pPr>
        <w:pStyle w:val="CommentText"/>
      </w:pPr>
      <w:r>
        <w:t>Question set released 30.06.23 notes:</w:t>
      </w:r>
      <w:r>
        <w:rPr>
          <w:rStyle w:val="CommentReference"/>
        </w:rPr>
        <w:annotationRef/>
      </w:r>
    </w:p>
    <w:p w14:paraId="57D58AE4" w14:textId="77777777" w:rsidR="00934989" w:rsidRDefault="00934989" w:rsidP="004705A2">
      <w:pPr>
        <w:pStyle w:val="CommentText"/>
      </w:pPr>
      <w:r>
        <w:t>'Vehicle wrapping or customised paint (airbrushed, colour changing, etc), other than business signwriting/logos'</w:t>
      </w:r>
    </w:p>
  </w:comment>
  <w:comment w:id="8854" w:author="Kester Rozario" w:date="2023-07-10T14:01:00Z" w:initials="KR">
    <w:p w14:paraId="363E2744" w14:textId="77777777" w:rsidR="00934989" w:rsidRDefault="00934989" w:rsidP="004705A2">
      <w:pPr>
        <w:pStyle w:val="CommentText"/>
      </w:pPr>
      <w:r>
        <w:rPr>
          <w:rStyle w:val="CommentReference"/>
        </w:rPr>
        <w:annotationRef/>
      </w:r>
      <w:r>
        <w:fldChar w:fldCharType="begin"/>
      </w:r>
      <w:r>
        <w:instrText xml:space="preserve"> HYPERLINK "mailto:William.Turner@hollard.com.au" </w:instrText>
      </w:r>
      <w:bookmarkStart w:id="8855" w:name="_@_53E3ABFEFBCE41BDBC4B9C6E79F39AF2Z"/>
      <w:r>
        <w:fldChar w:fldCharType="separate"/>
      </w:r>
      <w:bookmarkEnd w:id="8855"/>
      <w:r w:rsidRPr="00AF0EE8">
        <w:rPr>
          <w:rStyle w:val="Mention"/>
          <w:noProof/>
        </w:rPr>
        <w:t>@William Turner</w:t>
      </w:r>
      <w:r>
        <w:fldChar w:fldCharType="end"/>
      </w:r>
      <w:r>
        <w:t xml:space="preserve">  to update</w:t>
      </w:r>
    </w:p>
  </w:comment>
  <w:comment w:id="8878" w:author="Kirsten Linnert" w:date="2024-06-28T13:41:00Z" w:initials="KL">
    <w:p w14:paraId="01285643" w14:textId="77777777" w:rsidR="00A863CC" w:rsidRDefault="00A863CC" w:rsidP="00A863CC">
      <w:pPr>
        <w:pStyle w:val="CommentText"/>
      </w:pPr>
      <w:r>
        <w:t>to align with QS please amend to one word 'airbrushed'</w:t>
      </w:r>
      <w:r>
        <w:rPr>
          <w:rStyle w:val="CommentReference"/>
        </w:rPr>
        <w:annotationRef/>
      </w:r>
    </w:p>
  </w:comment>
  <w:comment w:id="8879" w:author="William Turner [2]" w:date="2024-07-04T13:41:00Z" w:initials="WT">
    <w:p w14:paraId="0381F06E" w14:textId="77777777" w:rsidR="00A863CC" w:rsidRDefault="00A863CC" w:rsidP="00A863CC">
      <w:pPr>
        <w:pStyle w:val="CommentText"/>
      </w:pPr>
      <w:r>
        <w:rPr>
          <w:rStyle w:val="CommentReference"/>
        </w:rPr>
        <w:annotationRef/>
      </w:r>
      <w:r>
        <w:t>Accepted - now updated</w:t>
      </w:r>
    </w:p>
  </w:comment>
  <w:comment w:id="8880" w:author="Kirsten Linnert" w:date="2023-07-06T16:13:00Z" w:initials="KL">
    <w:p w14:paraId="2AF16642" w14:textId="77777777" w:rsidR="00A863CC" w:rsidRDefault="00A863CC" w:rsidP="00A863CC">
      <w:pPr>
        <w:pStyle w:val="CommentText"/>
      </w:pPr>
      <w:r>
        <w:t>Question set released 30.06.23 notes:</w:t>
      </w:r>
      <w:r>
        <w:rPr>
          <w:rStyle w:val="CommentReference"/>
        </w:rPr>
        <w:annotationRef/>
      </w:r>
    </w:p>
    <w:p w14:paraId="09ECBD17" w14:textId="77777777" w:rsidR="00A863CC" w:rsidRDefault="00A863CC" w:rsidP="00A863CC">
      <w:pPr>
        <w:pStyle w:val="CommentText"/>
      </w:pPr>
      <w:r>
        <w:t>'Vehicle wrapping or customised paint (airbrushed, colour changing, etc), other than business signwriting/logos'</w:t>
      </w:r>
    </w:p>
  </w:comment>
  <w:comment w:id="8881" w:author="Kester Rozario" w:date="2023-07-10T14:01:00Z" w:initials="KR">
    <w:p w14:paraId="5A1EDE01" w14:textId="77777777" w:rsidR="00A863CC" w:rsidRDefault="00A863CC" w:rsidP="00A863CC">
      <w:pPr>
        <w:pStyle w:val="CommentText"/>
      </w:pPr>
      <w:r>
        <w:rPr>
          <w:rStyle w:val="CommentReference"/>
        </w:rPr>
        <w:annotationRef/>
      </w:r>
      <w:r>
        <w:fldChar w:fldCharType="begin"/>
      </w:r>
      <w:r>
        <w:instrText xml:space="preserve"> HYPERLINK "mailto:William.Turner@hollard.com.au" </w:instrText>
      </w:r>
      <w:bookmarkStart w:id="8882" w:name="_@_7E324ABC72694BA8BEFB235BA8DEC6DBZ"/>
      <w:r>
        <w:fldChar w:fldCharType="separate"/>
      </w:r>
      <w:bookmarkEnd w:id="8882"/>
      <w:r w:rsidRPr="00AF0EE8">
        <w:rPr>
          <w:rStyle w:val="Mention"/>
          <w:noProof/>
        </w:rPr>
        <w:t>@William Turner</w:t>
      </w:r>
      <w:r>
        <w:fldChar w:fldCharType="end"/>
      </w:r>
      <w:r>
        <w:t xml:space="preserve">  to update</w:t>
      </w:r>
    </w:p>
  </w:comment>
  <w:comment w:id="8889" w:author="Kirsten Linnert" w:date="2024-06-27T10:50:00Z" w:initials="KL">
    <w:p w14:paraId="2A3B8584" w14:textId="77777777" w:rsidR="00E6192D" w:rsidRDefault="00E6192D" w:rsidP="00E6192D">
      <w:pPr>
        <w:pStyle w:val="CommentText"/>
      </w:pPr>
      <w:r>
        <w:t>For renewals and endorsements please amend to: 'We understand that in your previous policy terms your car does not have any of the following:'</w:t>
      </w:r>
      <w:r>
        <w:rPr>
          <w:rStyle w:val="CommentReference"/>
        </w:rPr>
        <w:annotationRef/>
      </w:r>
    </w:p>
  </w:comment>
  <w:comment w:id="8890" w:author="William Turner [2]" w:date="2024-07-08T10:39:00Z" w:initials="WT">
    <w:p w14:paraId="487DD652" w14:textId="77777777" w:rsidR="00E6192D" w:rsidRDefault="00E6192D" w:rsidP="00E6192D">
      <w:pPr>
        <w:pStyle w:val="CommentText"/>
      </w:pPr>
      <w:r>
        <w:rPr>
          <w:rStyle w:val="CommentReference"/>
        </w:rPr>
        <w:annotationRef/>
      </w:r>
      <w:r>
        <w:t xml:space="preserve">After consulting with Kirsten and Underwriting further, it has been determined that the wording should not be changed </w:t>
      </w:r>
    </w:p>
  </w:comment>
  <w:comment w:id="8902" w:author="Kirsten Linnert" w:date="2024-06-28T13:41:00Z" w:initials="KL">
    <w:p w14:paraId="5639C3F4" w14:textId="77777777" w:rsidR="00E6192D" w:rsidRDefault="00E6192D" w:rsidP="00E6192D">
      <w:pPr>
        <w:pStyle w:val="CommentText"/>
      </w:pPr>
      <w:r>
        <w:t>to align with QS please amend to one word 'airbrushed'</w:t>
      </w:r>
      <w:r>
        <w:rPr>
          <w:rStyle w:val="CommentReference"/>
        </w:rPr>
        <w:annotationRef/>
      </w:r>
    </w:p>
  </w:comment>
  <w:comment w:id="8903" w:author="William Turner [2]" w:date="2024-07-04T13:41:00Z" w:initials="WT">
    <w:p w14:paraId="011F3AD1" w14:textId="77777777" w:rsidR="00E6192D" w:rsidRDefault="00E6192D" w:rsidP="00E6192D">
      <w:pPr>
        <w:pStyle w:val="CommentText"/>
      </w:pPr>
      <w:r>
        <w:rPr>
          <w:rStyle w:val="CommentReference"/>
        </w:rPr>
        <w:annotationRef/>
      </w:r>
      <w:r>
        <w:t>Accepted - now updated</w:t>
      </w:r>
    </w:p>
  </w:comment>
  <w:comment w:id="8904" w:author="Kirsten Linnert" w:date="2023-07-06T16:13:00Z" w:initials="KL">
    <w:p w14:paraId="262008DE" w14:textId="77777777" w:rsidR="00E6192D" w:rsidRDefault="00E6192D" w:rsidP="00E6192D">
      <w:pPr>
        <w:pStyle w:val="CommentText"/>
      </w:pPr>
      <w:r>
        <w:t>Question set released 30.06.23 notes:</w:t>
      </w:r>
      <w:r>
        <w:rPr>
          <w:rStyle w:val="CommentReference"/>
        </w:rPr>
        <w:annotationRef/>
      </w:r>
    </w:p>
    <w:p w14:paraId="3600F52E" w14:textId="77777777" w:rsidR="00E6192D" w:rsidRDefault="00E6192D" w:rsidP="00E6192D">
      <w:pPr>
        <w:pStyle w:val="CommentText"/>
      </w:pPr>
      <w:r>
        <w:t>'Vehicle wrapping or customised paint (airbrushed, colour changing, etc), other than business signwriting/logos'</w:t>
      </w:r>
    </w:p>
  </w:comment>
  <w:comment w:id="8905" w:author="Kester Rozario" w:date="2023-07-10T14:01:00Z" w:initials="KR">
    <w:p w14:paraId="5DCAC475" w14:textId="77777777" w:rsidR="00E6192D" w:rsidRDefault="00E6192D" w:rsidP="00E6192D">
      <w:pPr>
        <w:pStyle w:val="CommentText"/>
      </w:pPr>
      <w:r>
        <w:rPr>
          <w:rStyle w:val="CommentReference"/>
        </w:rPr>
        <w:annotationRef/>
      </w:r>
      <w:r>
        <w:fldChar w:fldCharType="begin"/>
      </w:r>
      <w:r>
        <w:instrText xml:space="preserve"> HYPERLINK "mailto:William.Turner@hollard.com.au" </w:instrText>
      </w:r>
      <w:bookmarkStart w:id="8906" w:name="_@_064E24E033E74EE9B4D8031FED3E213AZ"/>
      <w:r>
        <w:fldChar w:fldCharType="separate"/>
      </w:r>
      <w:bookmarkEnd w:id="8906"/>
      <w:r w:rsidRPr="00AF0EE8">
        <w:rPr>
          <w:rStyle w:val="Mention"/>
          <w:noProof/>
        </w:rPr>
        <w:t>@William Turner</w:t>
      </w:r>
      <w:r>
        <w:fldChar w:fldCharType="end"/>
      </w:r>
      <w:r>
        <w:t xml:space="preserve">  to update</w:t>
      </w:r>
    </w:p>
  </w:comment>
  <w:comment w:id="9105" w:author="Amanda Yates" w:date="2024-06-17T16:28:00Z" w:initials="AY">
    <w:p w14:paraId="6EA85BEF" w14:textId="2949699A" w:rsidR="00A57F93" w:rsidRDefault="00A57F93">
      <w:pPr>
        <w:pStyle w:val="CommentText"/>
      </w:pPr>
      <w:r>
        <w:rPr>
          <w:rStyle w:val="CommentReference"/>
        </w:rPr>
        <w:annotationRef/>
      </w:r>
      <w:r w:rsidRPr="7457191D">
        <w:t>Please confirm if these headings should be double capital letters or not, above there is Basic Excess. There is also Sum Insured and Sum insured</w:t>
      </w:r>
    </w:p>
  </w:comment>
  <w:comment w:id="9106" w:author="William Turner" w:date="2024-06-20T12:18:00Z" w:initials="WT">
    <w:p w14:paraId="648D538A" w14:textId="77777777" w:rsidR="00A57F93" w:rsidRDefault="00A57F93" w:rsidP="00D653AC">
      <w:pPr>
        <w:pStyle w:val="CommentText"/>
      </w:pPr>
      <w:r>
        <w:rPr>
          <w:rStyle w:val="CommentReference"/>
        </w:rPr>
        <w:annotationRef/>
      </w:r>
      <w:r>
        <w:t>Thanks for picking this up. When used as a heading we are making the terms “Sum Insured’ title case and “Basic excess” sentence case as per the product MLL</w:t>
      </w:r>
    </w:p>
  </w:comment>
  <w:comment w:id="9119" w:author="Nicki Crake" w:date="2024-06-07T12:17:00Z" w:initials="NC">
    <w:p w14:paraId="4E76F476" w14:textId="4125C191" w:rsidR="00060527" w:rsidRDefault="00060527">
      <w:pPr>
        <w:pStyle w:val="CommentText"/>
      </w:pPr>
      <w:r>
        <w:rPr>
          <w:rStyle w:val="CommentReference"/>
        </w:rPr>
        <w:annotationRef/>
      </w:r>
      <w:r w:rsidRPr="6F7CC7C1">
        <w:t>Add space after 'driver', before hyphen</w:t>
      </w:r>
    </w:p>
  </w:comment>
  <w:comment w:id="9120" w:author="William Turner" w:date="2024-06-20T12:20:00Z" w:initials="WT">
    <w:p w14:paraId="55B1DC6A" w14:textId="77777777" w:rsidR="00060527" w:rsidRDefault="00060527" w:rsidP="00122566">
      <w:pPr>
        <w:pStyle w:val="CommentText"/>
      </w:pPr>
      <w:r>
        <w:rPr>
          <w:rStyle w:val="CommentReference"/>
        </w:rPr>
        <w:annotationRef/>
      </w:r>
      <w:r>
        <w:t>accepted</w:t>
      </w:r>
    </w:p>
  </w:comment>
  <w:comment w:id="9121" w:author="Kate McLennan" w:date="2024-07-01T10:54:00Z" w:initials="KM">
    <w:p w14:paraId="0AA37E33" w14:textId="3235F135" w:rsidR="00060527" w:rsidRDefault="00060527">
      <w:pPr>
        <w:pStyle w:val="CommentText"/>
      </w:pPr>
      <w:r>
        <w:t>Done</w:t>
      </w:r>
      <w:r>
        <w:rPr>
          <w:rStyle w:val="CommentReference"/>
        </w:rPr>
        <w:annotationRef/>
      </w:r>
    </w:p>
  </w:comment>
  <w:comment w:id="9122" w:author="Kirsten Linnert" w:date="2024-06-28T13:58:00Z" w:initials="KL">
    <w:p w14:paraId="60845BFB" w14:textId="5B28F12A" w:rsidR="00060527" w:rsidRDefault="00060527">
      <w:pPr>
        <w:pStyle w:val="CommentText"/>
      </w:pPr>
      <w:r>
        <w:t>this row and the one below. Amend 'listed' to 'declared'</w:t>
      </w:r>
      <w:r>
        <w:rPr>
          <w:rStyle w:val="CommentReference"/>
        </w:rPr>
        <w:annotationRef/>
      </w:r>
    </w:p>
  </w:comment>
  <w:comment w:id="9123" w:author="William Turner [2]" w:date="2024-07-04T13:43:00Z" w:initials="WT">
    <w:p w14:paraId="7F99A534" w14:textId="77777777" w:rsidR="00060527" w:rsidRDefault="00060527" w:rsidP="003F0DE1">
      <w:pPr>
        <w:pStyle w:val="CommentText"/>
      </w:pPr>
      <w:r>
        <w:rPr>
          <w:rStyle w:val="CommentReference"/>
        </w:rPr>
        <w:annotationRef/>
      </w:r>
      <w:r>
        <w:t>Accepted - now updated</w:t>
      </w:r>
    </w:p>
  </w:comment>
  <w:comment w:id="9124" w:author="Kirsten Linnert" w:date="2024-06-17T16:40:00Z" w:initials="KL">
    <w:p w14:paraId="541DEDFA" w14:textId="1CEFCEF5" w:rsidR="00060527" w:rsidRDefault="00060527">
      <w:pPr>
        <w:pStyle w:val="CommentText"/>
      </w:pPr>
      <w:r>
        <w:rPr>
          <w:rStyle w:val="CommentReference"/>
        </w:rPr>
        <w:annotationRef/>
      </w:r>
      <w:r w:rsidRPr="40DCBA9F">
        <w:t xml:space="preserve">lower case l for leaner </w:t>
      </w:r>
    </w:p>
  </w:comment>
  <w:comment w:id="9125" w:author="William Turner" w:date="2024-06-20T12:28:00Z" w:initials="WT">
    <w:p w14:paraId="120E866C" w14:textId="77777777" w:rsidR="00060527" w:rsidRDefault="00060527" w:rsidP="00087CA0">
      <w:pPr>
        <w:pStyle w:val="CommentText"/>
      </w:pPr>
      <w:r>
        <w:rPr>
          <w:rStyle w:val="CommentReference"/>
        </w:rPr>
        <w:annotationRef/>
      </w:r>
      <w:r>
        <w:t>accepted</w:t>
      </w:r>
    </w:p>
  </w:comment>
  <w:comment w:id="9126" w:author="Kirsten Linnert" w:date="2024-06-28T14:00:00Z" w:initials="KL">
    <w:p w14:paraId="6A3F4E0C" w14:textId="492CC481" w:rsidR="00060527" w:rsidRDefault="00060527">
      <w:pPr>
        <w:pStyle w:val="CommentText"/>
      </w:pPr>
      <w:r>
        <w:t>add leaner 'driver,' or .......</w:t>
      </w:r>
      <w:r>
        <w:rPr>
          <w:rStyle w:val="CommentReference"/>
        </w:rPr>
        <w:annotationRef/>
      </w:r>
    </w:p>
  </w:comment>
  <w:comment w:id="9127" w:author="William Turner [2]" w:date="2024-07-04T13:43:00Z" w:initials="WT">
    <w:p w14:paraId="39C30480" w14:textId="77777777" w:rsidR="00060527" w:rsidRDefault="00060527" w:rsidP="00E370ED">
      <w:pPr>
        <w:pStyle w:val="CommentText"/>
      </w:pPr>
      <w:r>
        <w:rPr>
          <w:rStyle w:val="CommentReference"/>
        </w:rPr>
        <w:annotationRef/>
      </w:r>
      <w:r>
        <w:t>Accepted - now updated</w:t>
      </w:r>
    </w:p>
  </w:comment>
  <w:comment w:id="9128" w:author="Nicki Crake" w:date="2024-06-07T12:18:00Z" w:initials="NC">
    <w:p w14:paraId="025805EF" w14:textId="101BFA4F" w:rsidR="00060527" w:rsidRDefault="00060527">
      <w:pPr>
        <w:pStyle w:val="CommentText"/>
      </w:pPr>
      <w:r>
        <w:rPr>
          <w:rStyle w:val="CommentReference"/>
        </w:rPr>
        <w:annotationRef/>
      </w:r>
      <w:r w:rsidRPr="0C349C1E">
        <w:t>Spelling, change license to licence</w:t>
      </w:r>
    </w:p>
  </w:comment>
  <w:comment w:id="9129" w:author="William Turner" w:date="2024-06-20T12:29:00Z" w:initials="WT">
    <w:p w14:paraId="7F6A8686" w14:textId="77777777" w:rsidR="00060527" w:rsidRDefault="00060527" w:rsidP="00A07743">
      <w:pPr>
        <w:pStyle w:val="CommentText"/>
      </w:pPr>
      <w:r>
        <w:rPr>
          <w:rStyle w:val="CommentReference"/>
        </w:rPr>
        <w:annotationRef/>
      </w:r>
      <w:r>
        <w:t>accepted</w:t>
      </w:r>
    </w:p>
  </w:comment>
  <w:comment w:id="9130" w:author="Kate McLennan" w:date="2024-07-01T10:58:00Z" w:initials="KM">
    <w:p w14:paraId="2FC7836F" w14:textId="3A8E105E" w:rsidR="00060527" w:rsidRDefault="00060527">
      <w:pPr>
        <w:pStyle w:val="CommentText"/>
      </w:pPr>
      <w:r>
        <w:t>Done</w:t>
      </w:r>
      <w:r>
        <w:rPr>
          <w:rStyle w:val="CommentReference"/>
        </w:rPr>
        <w:annotationRef/>
      </w:r>
    </w:p>
  </w:comment>
  <w:comment w:id="9131" w:author="Kirsten Linnert" w:date="2024-06-28T14:34:00Z" w:initials="KL">
    <w:p w14:paraId="48261FCE" w14:textId="2B689B35" w:rsidR="00060527" w:rsidRDefault="00060527">
      <w:pPr>
        <w:pStyle w:val="CommentText"/>
      </w:pPr>
      <w:r>
        <w:t>add:  end odo reading 'as noted on this COI;' or you have not told us that your odo is faulty 'and is not repaired;' or has been replaced 'and your odometer reading has changed, and you have not notified us'</w:t>
      </w:r>
      <w:r>
        <w:rPr>
          <w:rStyle w:val="CommentReference"/>
        </w:rPr>
        <w:annotationRef/>
      </w:r>
    </w:p>
  </w:comment>
  <w:comment w:id="9132" w:author="William Turner [2]" w:date="2024-07-04T13:46:00Z" w:initials="WT">
    <w:p w14:paraId="6A7CD885" w14:textId="77777777" w:rsidR="00060527" w:rsidRDefault="00060527" w:rsidP="0029012B">
      <w:pPr>
        <w:pStyle w:val="CommentText"/>
      </w:pPr>
      <w:r>
        <w:rPr>
          <w:rStyle w:val="CommentReference"/>
        </w:rPr>
        <w:annotationRef/>
      </w:r>
      <w:r>
        <w:t>Accepted - now updated</w:t>
      </w:r>
    </w:p>
  </w:comment>
  <w:comment w:id="9133" w:author="Kirsten Linnert" w:date="2024-06-27T15:27:00Z" w:initials="KL">
    <w:p w14:paraId="4AA7DC73" w14:textId="1AEAF19F" w:rsidR="00060527" w:rsidRDefault="00060527">
      <w:pPr>
        <w:pStyle w:val="CommentText"/>
      </w:pPr>
      <w:r>
        <w:t>There is also a 'Special Excess' for car- which I think is free text but U/W can confirm</w:t>
      </w:r>
      <w:r>
        <w:rPr>
          <w:rStyle w:val="CommentReference"/>
        </w:rPr>
        <w:annotationRef/>
      </w:r>
    </w:p>
  </w:comment>
  <w:comment w:id="9134" w:author="William Turner" w:date="2024-07-02T12:25:00Z" w:initials="WT">
    <w:p w14:paraId="579C0FB9" w14:textId="75367C98" w:rsidR="00060527" w:rsidRDefault="00060527">
      <w:pPr>
        <w:pStyle w:val="CommentText"/>
      </w:pPr>
      <w:r>
        <w:t>Since we don't have a field to capture special excess in Duck Creek, if it's ever applicable it will be manually entered as free text in the special conditions section of the COI (and the dollar amount varies depending on the policy)</w:t>
      </w:r>
      <w:r>
        <w:rPr>
          <w:rStyle w:val="CommentReference"/>
        </w:rPr>
        <w:annotationRef/>
      </w:r>
    </w:p>
  </w:comment>
  <w:comment w:id="9135" w:author="Kester Rozario [2]" w:date="2024-05-09T15:12:00Z" w:initials="KR">
    <w:p w14:paraId="16897EAE" w14:textId="22799283" w:rsidR="00060527" w:rsidRDefault="00060527" w:rsidP="00AF3BA1">
      <w:r>
        <w:rPr>
          <w:rStyle w:val="CommentReference"/>
        </w:rPr>
        <w:annotationRef/>
      </w:r>
      <w:r>
        <w:rPr>
          <w:rFonts w:ascii="Arial" w:eastAsia="Times New Roman" w:hAnsi="Arial" w:cs="Arial"/>
          <w:color w:val="000000"/>
          <w:kern w:val="0"/>
          <w:sz w:val="22"/>
          <w:szCs w:val="22"/>
          <w:lang w:val="en-AU" w:eastAsia="en-AU"/>
          <w14:ligatures w14:val="none"/>
        </w:rPr>
        <w:t>Outside odometer needs to only display for comprehensive saver</w:t>
      </w:r>
    </w:p>
  </w:comment>
  <w:comment w:id="9136" w:author="Kester Rozario [2]" w:date="2024-05-09T15:12:00Z" w:initials="KR">
    <w:p w14:paraId="11CC0D06" w14:textId="58C1C6AA" w:rsidR="00060527" w:rsidRDefault="00060527" w:rsidP="00AF3BA1">
      <w:r>
        <w:rPr>
          <w:rStyle w:val="CommentReference"/>
        </w:rPr>
        <w:annotationRef/>
      </w:r>
      <w:r>
        <w:fldChar w:fldCharType="begin"/>
      </w:r>
      <w:r>
        <w:instrText>HYPERLINK "mailto:William.Turner@hollard.com.au"</w:instrText>
      </w:r>
      <w:bookmarkStart w:id="9140" w:name="_@_EE50DE654DFFBB47A43678328CFBEC64Z"/>
      <w:r>
        <w:fldChar w:fldCharType="separate"/>
      </w:r>
      <w:bookmarkEnd w:id="9140"/>
      <w:r w:rsidRPr="00AF3BA1">
        <w:rPr>
          <w:rStyle w:val="Mention"/>
          <w:noProof/>
        </w:rPr>
        <w:t>@William Turner</w:t>
      </w:r>
      <w:r>
        <w:fldChar w:fldCharType="end"/>
      </w:r>
    </w:p>
  </w:comment>
  <w:comment w:id="9137" w:author="William Turner" w:date="2024-05-20T10:08:00Z" w:initials="WT">
    <w:p w14:paraId="3CF93148" w14:textId="1F65C29B" w:rsidR="00060527" w:rsidRDefault="00060527">
      <w:pPr>
        <w:pStyle w:val="CommentText"/>
      </w:pPr>
      <w:r>
        <w:fldChar w:fldCharType="begin"/>
      </w:r>
      <w:r>
        <w:instrText xml:space="preserve"> HYPERLINK "mailto:Sam.Sehgal@hollard.com.au"</w:instrText>
      </w:r>
      <w:bookmarkStart w:id="9141" w:name="_@_CC69795A829E47DF9C4EC1DE15FEDC2CZ"/>
      <w:r>
        <w:fldChar w:fldCharType="separate"/>
      </w:r>
      <w:bookmarkEnd w:id="9141"/>
      <w:r w:rsidRPr="414F30D5">
        <w:rPr>
          <w:rStyle w:val="Mention"/>
          <w:noProof/>
        </w:rPr>
        <w:t>@Sam Sehgal (EXT Idiom)</w:t>
      </w:r>
      <w:r>
        <w:fldChar w:fldCharType="end"/>
      </w:r>
      <w:r>
        <w:t xml:space="preserve"> could you please add this condition for the Outside odometer excess type only</w:t>
      </w:r>
      <w:r>
        <w:rPr>
          <w:rStyle w:val="CommentReference"/>
        </w:rPr>
        <w:annotationRef/>
      </w:r>
    </w:p>
  </w:comment>
  <w:comment w:id="9138" w:author="Sam Sehgal (EXT Idiom) [2]" w:date="2024-05-22T16:20:00Z" w:initials="SI">
    <w:p w14:paraId="1CEEA3BB" w14:textId="36F439FF" w:rsidR="00060527" w:rsidRDefault="00060527">
      <w:pPr>
        <w:pStyle w:val="CommentText"/>
      </w:pPr>
      <w:r>
        <w:fldChar w:fldCharType="begin"/>
      </w:r>
      <w:r>
        <w:instrText xml:space="preserve"> HYPERLINK "mailto:William.Turner@hollard.com.au"</w:instrText>
      </w:r>
      <w:bookmarkStart w:id="9142" w:name="_@_C6E993334D374B32BC6F2BA271F276AEZ"/>
      <w:r>
        <w:fldChar w:fldCharType="separate"/>
      </w:r>
      <w:bookmarkEnd w:id="9142"/>
      <w:r w:rsidRPr="7523CA01">
        <w:rPr>
          <w:rStyle w:val="Mention"/>
          <w:noProof/>
        </w:rPr>
        <w:t>@William Turner</w:t>
      </w:r>
      <w:r>
        <w:fldChar w:fldCharType="end"/>
      </w:r>
      <w:r>
        <w:t xml:space="preserve"> done, please review and close.</w:t>
      </w:r>
      <w:r>
        <w:rPr>
          <w:rStyle w:val="CommentReference"/>
        </w:rPr>
        <w:annotationRef/>
      </w:r>
    </w:p>
  </w:comment>
  <w:comment w:id="9139" w:author="William Turner" w:date="2024-05-22T16:55:00Z" w:initials="WT">
    <w:p w14:paraId="7379B982" w14:textId="00A5C076" w:rsidR="00060527" w:rsidRDefault="00060527">
      <w:pPr>
        <w:pStyle w:val="CommentText"/>
      </w:pPr>
      <w:r>
        <w:t>Thanks Sam</w:t>
      </w:r>
      <w:r>
        <w:rPr>
          <w:rStyle w:val="CommentReference"/>
        </w:rPr>
        <w:annotationRef/>
      </w:r>
    </w:p>
  </w:comment>
  <w:comment w:id="9143" w:author="Kirsten Linnert" w:date="2024-06-27T15:43:00Z" w:initials="KL">
    <w:p w14:paraId="5E8D7F15" w14:textId="6CF24A23" w:rsidR="00060527" w:rsidRDefault="00060527">
      <w:pPr>
        <w:pStyle w:val="CommentText"/>
      </w:pPr>
      <w:r>
        <w:t>On review, we should amend to: 'Some of these' excesses may not apply.....</w:t>
      </w:r>
      <w:r>
        <w:rPr>
          <w:rStyle w:val="CommentReference"/>
        </w:rPr>
        <w:annotationRef/>
      </w:r>
    </w:p>
  </w:comment>
  <w:comment w:id="9144" w:author="William Turner [2]" w:date="2024-07-04T13:52:00Z" w:initials="WT">
    <w:p w14:paraId="33CBC25C" w14:textId="77777777" w:rsidR="00060527" w:rsidRDefault="00060527" w:rsidP="004B0A24">
      <w:pPr>
        <w:pStyle w:val="CommentText"/>
      </w:pPr>
      <w:r>
        <w:rPr>
          <w:rStyle w:val="CommentReference"/>
        </w:rPr>
        <w:annotationRef/>
      </w:r>
      <w:r>
        <w:t>Accepted - now updated</w:t>
      </w:r>
    </w:p>
  </w:comment>
  <w:comment w:id="9145" w:author="Kirsten Linnert" w:date="2023-07-10T12:48:00Z" w:initials="KL">
    <w:p w14:paraId="7BB10604" w14:textId="366450DB" w:rsidR="00060527" w:rsidRDefault="00060527" w:rsidP="009024DE">
      <w:pPr>
        <w:pStyle w:val="CommentText"/>
      </w:pPr>
      <w:r>
        <w:t>Do we want to amend to "Some of these excesses may...." - Concern for outside odo excess which will still apply regardless of driver age restriction.</w:t>
      </w:r>
      <w:r>
        <w:rPr>
          <w:rStyle w:val="CommentReference"/>
        </w:rPr>
        <w:annotationRef/>
      </w:r>
      <w:r>
        <w:rPr>
          <w:rStyle w:val="CommentReference"/>
        </w:rPr>
        <w:annotationRef/>
      </w:r>
    </w:p>
  </w:comment>
  <w:comment w:id="9146" w:author="Kester Rozario" w:date="2023-07-10T14:13:00Z" w:initials="KR">
    <w:p w14:paraId="5140C81B" w14:textId="77777777" w:rsidR="00060527" w:rsidRDefault="00060527" w:rsidP="009024DE">
      <w:pPr>
        <w:pStyle w:val="CommentText"/>
      </w:pPr>
      <w:r>
        <w:rPr>
          <w:rStyle w:val="CommentReference"/>
        </w:rPr>
        <w:annotationRef/>
      </w:r>
      <w:r>
        <w:fldChar w:fldCharType="begin"/>
      </w:r>
      <w:r>
        <w:instrText xml:space="preserve"> HYPERLINK "mailto:William.Turner@hollard.com.au" </w:instrText>
      </w:r>
      <w:bookmarkStart w:id="9148" w:name="_@_66B79DD9B40B4BCB937FFD8CA9826EC2Z"/>
      <w:r>
        <w:fldChar w:fldCharType="separate"/>
      </w:r>
      <w:bookmarkEnd w:id="9148"/>
      <w:r w:rsidRPr="003C12DE">
        <w:rPr>
          <w:rStyle w:val="Mention"/>
          <w:noProof/>
        </w:rPr>
        <w:t>@William Turner</w:t>
      </w:r>
      <w:r>
        <w:fldChar w:fldCharType="end"/>
      </w:r>
      <w:r>
        <w:t xml:space="preserve">  TOV suggestion</w:t>
      </w:r>
    </w:p>
  </w:comment>
  <w:comment w:id="9147" w:author="William Turner" w:date="2024-05-20T14:29:00Z" w:initials="WT">
    <w:p w14:paraId="6A70730D" w14:textId="0F2E681C" w:rsidR="00060527" w:rsidRDefault="00060527">
      <w:pPr>
        <w:pStyle w:val="CommentText"/>
      </w:pPr>
      <w:r>
        <w:t>old comment which was considered at the time, no change was made</w:t>
      </w:r>
      <w:r>
        <w:rPr>
          <w:rStyle w:val="CommentReference"/>
        </w:rPr>
        <w:annotationRef/>
      </w:r>
    </w:p>
  </w:comment>
  <w:comment w:id="9149" w:author="Amanda Yates" w:date="2024-06-17T16:30:00Z" w:initials="AY">
    <w:p w14:paraId="538A8B0B" w14:textId="4E522C66" w:rsidR="00060527" w:rsidRDefault="00060527">
      <w:pPr>
        <w:pStyle w:val="CommentText"/>
      </w:pPr>
      <w:r>
        <w:rPr>
          <w:rStyle w:val="CommentReference"/>
        </w:rPr>
        <w:annotationRef/>
      </w:r>
      <w:r w:rsidRPr="79E5034A">
        <w:t>Please remove reference to numbered sections</w:t>
      </w:r>
    </w:p>
  </w:comment>
  <w:comment w:id="9150" w:author="William Turner" w:date="2024-06-20T12:29:00Z" w:initials="WT">
    <w:p w14:paraId="44332BE7" w14:textId="77777777" w:rsidR="00060527" w:rsidRDefault="00060527" w:rsidP="009616B9">
      <w:pPr>
        <w:pStyle w:val="CommentText"/>
      </w:pPr>
      <w:r>
        <w:rPr>
          <w:rStyle w:val="CommentReference"/>
        </w:rPr>
        <w:annotationRef/>
      </w:r>
      <w:r>
        <w:t>accepted</w:t>
      </w:r>
    </w:p>
  </w:comment>
  <w:comment w:id="9151" w:author="Nicki Crake" w:date="2024-06-07T12:19:00Z" w:initials="NC">
    <w:p w14:paraId="3B3E90DF" w14:textId="703EBB67" w:rsidR="00060527" w:rsidRDefault="00060527">
      <w:pPr>
        <w:pStyle w:val="CommentText"/>
      </w:pPr>
      <w:r>
        <w:rPr>
          <w:rStyle w:val="CommentReference"/>
        </w:rPr>
        <w:annotationRef/>
      </w:r>
      <w:r w:rsidRPr="4C87B2ED">
        <w:t>Extra space to be removed</w:t>
      </w:r>
    </w:p>
  </w:comment>
  <w:comment w:id="9152" w:author="William Turner" w:date="2024-06-20T12:30:00Z" w:initials="WT">
    <w:p w14:paraId="7FD5D8AB" w14:textId="77777777" w:rsidR="00060527" w:rsidRDefault="00060527" w:rsidP="009616B9">
      <w:pPr>
        <w:pStyle w:val="CommentText"/>
      </w:pPr>
      <w:r>
        <w:rPr>
          <w:rStyle w:val="CommentReference"/>
        </w:rPr>
        <w:annotationRef/>
      </w:r>
      <w:r>
        <w:t>accepted</w:t>
      </w:r>
    </w:p>
  </w:comment>
  <w:comment w:id="9153" w:author="Kate McLennan" w:date="2024-07-01T10:59:00Z" w:initials="KM">
    <w:p w14:paraId="11132CF1" w14:textId="352AB9CD" w:rsidR="00060527" w:rsidRDefault="00060527">
      <w:pPr>
        <w:pStyle w:val="CommentText"/>
      </w:pPr>
      <w:r>
        <w:t>Done</w:t>
      </w:r>
      <w:r>
        <w:rPr>
          <w:rStyle w:val="CommentReference"/>
        </w:rPr>
        <w:annotationRef/>
      </w:r>
    </w:p>
  </w:comment>
  <w:comment w:id="9156" w:author="Kester Rozario [2]" w:date="2024-05-13T14:20:00Z" w:initials="KR">
    <w:p w14:paraId="1E7B2102" w14:textId="477FC762" w:rsidR="008756EE" w:rsidRDefault="008756EE" w:rsidP="008756EE">
      <w:r>
        <w:rPr>
          <w:rStyle w:val="CommentReference"/>
        </w:rPr>
        <w:annotationRef/>
      </w:r>
      <w:r>
        <w:rPr>
          <w:rFonts w:ascii="Arial" w:eastAsia="Times New Roman" w:hAnsi="Arial" w:cs="Arial"/>
          <w:color w:val="000000"/>
          <w:kern w:val="0"/>
          <w:sz w:val="22"/>
          <w:szCs w:val="22"/>
          <w:lang w:val="en-AU" w:eastAsia="en-AU"/>
          <w14:ligatures w14:val="none"/>
        </w:rPr>
        <w:t>Confirm if cyclone reinsurance questions fall under this section.</w:t>
      </w:r>
    </w:p>
  </w:comment>
  <w:comment w:id="9157" w:author="Kester Rozario [2]" w:date="2024-05-13T14:39:00Z" w:initials="KR">
    <w:p w14:paraId="4A27DA01" w14:textId="77777777" w:rsidR="00EC699A" w:rsidRDefault="00EC699A" w:rsidP="00EC699A">
      <w:r>
        <w:rPr>
          <w:rStyle w:val="CommentReference"/>
        </w:rPr>
        <w:annotationRef/>
      </w:r>
      <w:r>
        <w:rPr>
          <w:rFonts w:ascii="Arial" w:eastAsia="Times New Roman" w:hAnsi="Arial" w:cs="Arial"/>
          <w:color w:val="000000"/>
          <w:kern w:val="0"/>
          <w:sz w:val="22"/>
          <w:szCs w:val="22"/>
          <w:lang w:val="en-AU" w:eastAsia="en-AU"/>
          <w14:ligatures w14:val="none"/>
        </w:rPr>
        <w:t>Confirmed not required for go-live.</w:t>
      </w:r>
    </w:p>
  </w:comment>
  <w:comment w:id="9158" w:author="Amanda Yates" w:date="2024-06-27T16:53:00Z" w:initials="AY">
    <w:p w14:paraId="779F78E8" w14:textId="08361DDA" w:rsidR="00A431EA" w:rsidRDefault="00A431EA">
      <w:pPr>
        <w:pStyle w:val="CommentText"/>
      </w:pPr>
      <w:r>
        <w:t>Please remove logic for the exclamation mark that has been removed, sorry I missed it first round</w:t>
      </w:r>
      <w:r>
        <w:rPr>
          <w:rStyle w:val="CommentReference"/>
        </w:rPr>
        <w:annotationRef/>
      </w:r>
    </w:p>
  </w:comment>
  <w:comment w:id="9159" w:author="William Turner [2]" w:date="2024-07-04T13:53:00Z" w:initials="WT">
    <w:p w14:paraId="0F0D8854" w14:textId="77777777" w:rsidR="00A431EA" w:rsidRDefault="00A431EA" w:rsidP="009E7762">
      <w:pPr>
        <w:pStyle w:val="CommentText"/>
      </w:pPr>
      <w:r>
        <w:rPr>
          <w:rStyle w:val="CommentReference"/>
        </w:rPr>
        <w:annotationRef/>
      </w:r>
      <w:r>
        <w:t>Accepted - now updated</w:t>
      </w:r>
    </w:p>
  </w:comment>
  <w:comment w:id="9160" w:author="Amanda Yates" w:date="2024-07-09T10:30:00Z" w:initials="AY">
    <w:p w14:paraId="2F83C4BB" w14:textId="60C1FD0E" w:rsidR="00A431EA" w:rsidRDefault="00A431EA">
      <w:pPr>
        <w:pStyle w:val="CommentText"/>
      </w:pPr>
      <w:r>
        <w:t>Thanks Will</w:t>
      </w:r>
      <w:r>
        <w:rPr>
          <w:rStyle w:val="CommentReference"/>
        </w:rPr>
        <w:annotationRef/>
      </w:r>
    </w:p>
  </w:comment>
  <w:comment w:id="9161" w:author="Amanda Yates" w:date="2024-06-27T16:54:00Z" w:initials="AY">
    <w:p w14:paraId="51B99208" w14:textId="75EAD340" w:rsidR="00A431EA" w:rsidRDefault="00A431EA">
      <w:pPr>
        <w:pStyle w:val="CommentText"/>
      </w:pPr>
      <w:r>
        <w:t>Is this meant to be double contents?</w:t>
      </w:r>
      <w:r>
        <w:rPr>
          <w:rStyle w:val="CommentReference"/>
        </w:rPr>
        <w:annotationRef/>
      </w:r>
    </w:p>
  </w:comment>
  <w:comment w:id="9162" w:author="William Turner [2]" w:date="2024-07-04T13:53:00Z" w:initials="WT">
    <w:p w14:paraId="2DC0EC80" w14:textId="77777777" w:rsidR="00A431EA" w:rsidRDefault="00A431EA" w:rsidP="009E7762">
      <w:pPr>
        <w:pStyle w:val="CommentText"/>
      </w:pPr>
      <w:r>
        <w:rPr>
          <w:rStyle w:val="CommentReference"/>
        </w:rPr>
        <w:annotationRef/>
      </w:r>
      <w:r>
        <w:t>Good pick up - have removed the double up</w:t>
      </w:r>
    </w:p>
  </w:comment>
  <w:comment w:id="9163" w:author="Amanda Yates" w:date="2024-07-09T10:30:00Z" w:initials="AY">
    <w:p w14:paraId="31B59B7B" w14:textId="79DE8F5B" w:rsidR="00A431EA" w:rsidRDefault="00A431EA">
      <w:pPr>
        <w:pStyle w:val="CommentText"/>
      </w:pPr>
      <w:r>
        <w:t>Thanks Will</w:t>
      </w:r>
      <w:r>
        <w:rPr>
          <w:rStyle w:val="CommentReference"/>
        </w:rPr>
        <w:annotationRef/>
      </w:r>
    </w:p>
  </w:comment>
  <w:comment w:id="9270" w:author="Amanda Yates" w:date="2024-06-17T16:31:00Z" w:initials="AY">
    <w:p w14:paraId="4A56A979" w14:textId="6DFC6F94" w:rsidR="00712CCB" w:rsidRDefault="00712CCB">
      <w:pPr>
        <w:pStyle w:val="CommentText"/>
      </w:pPr>
      <w:r>
        <w:rPr>
          <w:rStyle w:val="CommentReference"/>
        </w:rPr>
        <w:annotationRef/>
      </w:r>
      <w:r w:rsidRPr="7C6B1226">
        <w:t>Lower case s please</w:t>
      </w:r>
    </w:p>
  </w:comment>
  <w:comment w:id="9271" w:author="William Turner" w:date="2024-06-20T12:30:00Z" w:initials="WT">
    <w:p w14:paraId="7CDDF85A" w14:textId="77777777" w:rsidR="00712CCB" w:rsidRDefault="00712CCB" w:rsidP="00941AE5">
      <w:pPr>
        <w:pStyle w:val="CommentText"/>
      </w:pPr>
      <w:r>
        <w:rPr>
          <w:rStyle w:val="CommentReference"/>
        </w:rPr>
        <w:annotationRef/>
      </w:r>
      <w:r>
        <w:t>accepted</w:t>
      </w:r>
    </w:p>
  </w:comment>
  <w:comment w:id="9272" w:author="Kirsten Linnert" w:date="2024-06-17T10:24:00Z" w:initials="KL">
    <w:p w14:paraId="19DF8426" w14:textId="33C244FF" w:rsidR="00712CCB" w:rsidRDefault="00712CCB">
      <w:pPr>
        <w:pStyle w:val="CommentText"/>
      </w:pPr>
      <w:r>
        <w:rPr>
          <w:rStyle w:val="CommentReference"/>
        </w:rPr>
        <w:annotationRef/>
      </w:r>
      <w:r w:rsidRPr="7BF8EF80">
        <w:t>Amend 'Your internalvariable' to 'Insured Address'</w:t>
      </w:r>
    </w:p>
  </w:comment>
  <w:comment w:id="9273" w:author="William Turner" w:date="2024-06-20T12:31:00Z" w:initials="WT">
    <w:p w14:paraId="46DDBC10" w14:textId="77777777" w:rsidR="00712CCB" w:rsidRDefault="00712CCB" w:rsidP="00941AE5">
      <w:pPr>
        <w:pStyle w:val="CommentText"/>
      </w:pPr>
      <w:r>
        <w:rPr>
          <w:rStyle w:val="CommentReference"/>
        </w:rPr>
        <w:annotationRef/>
      </w:r>
      <w:r>
        <w:t>accepted</w:t>
      </w:r>
    </w:p>
  </w:comment>
  <w:comment w:id="9274" w:author="Sam Sehgal (EXT Idiom) [2]" w:date="2024-06-23T14:37:00Z" w:initials="ss">
    <w:p w14:paraId="16E88178" w14:textId="77777777" w:rsidR="00712CCB" w:rsidRDefault="00712CCB" w:rsidP="00E95C5D">
      <w:pPr>
        <w:pStyle w:val="CommentText"/>
      </w:pPr>
      <w:r>
        <w:rPr>
          <w:rStyle w:val="CommentReference"/>
        </w:rPr>
        <w:annotationRef/>
      </w:r>
      <w:r>
        <w:t>Removed internal variable logic.</w:t>
      </w:r>
    </w:p>
  </w:comment>
  <w:comment w:id="9275" w:author="Amanda Yates" w:date="2024-06-27T17:00:00Z" w:initials="AY">
    <w:p w14:paraId="40A48B19" w14:textId="6F243DE8" w:rsidR="00712CCB" w:rsidRDefault="00712CCB">
      <w:pPr>
        <w:pStyle w:val="CommentText"/>
      </w:pPr>
      <w:r>
        <w:t>is this showing as &lt;EndorsementDetails&gt; (Manual entries entered by agent.) twice? and the rest of the text in this section.. Additional security will only show if there is a manual endorsement on the policy?</w:t>
      </w:r>
      <w:r>
        <w:rPr>
          <w:rStyle w:val="CommentReference"/>
        </w:rPr>
        <w:annotationRef/>
      </w:r>
    </w:p>
  </w:comment>
  <w:comment w:id="9276" w:author="William Turner [2]" w:date="2024-07-04T14:03:00Z" w:initials="WT">
    <w:p w14:paraId="15A7605A" w14:textId="77777777" w:rsidR="00712CCB" w:rsidRDefault="00712CCB" w:rsidP="006237A3">
      <w:pPr>
        <w:pStyle w:val="CommentText"/>
      </w:pPr>
      <w:r>
        <w:rPr>
          <w:rStyle w:val="CommentReference"/>
        </w:rPr>
        <w:annotationRef/>
      </w:r>
      <w:r>
        <w:t>Have removed the double up. Additional security will only show if there is a manual endorsement on the policy</w:t>
      </w:r>
    </w:p>
  </w:comment>
  <w:comment w:id="9277" w:author="Amanda Yates" w:date="2024-07-09T10:51:00Z" w:initials="AY">
    <w:p w14:paraId="48A16D96" w14:textId="432A9233" w:rsidR="00712CCB" w:rsidRDefault="00712CCB">
      <w:pPr>
        <w:pStyle w:val="CommentText"/>
      </w:pPr>
      <w:r>
        <w:t>Thanks Will</w:t>
      </w:r>
      <w:r>
        <w:rPr>
          <w:rStyle w:val="CommentReference"/>
        </w:rPr>
        <w:annotationRef/>
      </w:r>
    </w:p>
  </w:comment>
  <w:comment w:id="9280" w:author="William Turner" w:date="2024-05-20T11:52:00Z" w:initials="WT">
    <w:p w14:paraId="267582EE" w14:textId="7FD1E2E1" w:rsidR="414F30D5" w:rsidRDefault="414F30D5">
      <w:pPr>
        <w:pStyle w:val="CommentText"/>
      </w:pPr>
      <w:r>
        <w:fldChar w:fldCharType="begin"/>
      </w:r>
      <w:r>
        <w:instrText xml:space="preserve"> HYPERLINK "mailto:Sam.Sehgal@hollard.com.au"</w:instrText>
      </w:r>
      <w:bookmarkStart w:id="9282" w:name="_@_8835B3AEE09643468216968BAE381B1DZ"/>
      <w:r>
        <w:fldChar w:fldCharType="separate"/>
      </w:r>
      <w:bookmarkEnd w:id="9282"/>
      <w:r w:rsidRPr="414F30D5">
        <w:rPr>
          <w:rStyle w:val="Mention"/>
          <w:noProof/>
        </w:rPr>
        <w:t>@Sam Sehgal (EXT Idiom)</w:t>
      </w:r>
      <w:r>
        <w:fldChar w:fldCharType="end"/>
      </w:r>
      <w:r>
        <w:t xml:space="preserve"> we need the updated mockup to display an example where the customer has portable valuables consisting of both group cover and itemised cover </w:t>
      </w:r>
      <w:r>
        <w:rPr>
          <w:rStyle w:val="CommentReference"/>
        </w:rPr>
        <w:annotationRef/>
      </w:r>
    </w:p>
  </w:comment>
  <w:comment w:id="9281" w:author="Sam Sehgal (EXT Idiom) [2]" w:date="2024-05-22T16:36:00Z" w:initials="SI">
    <w:p w14:paraId="33461052" w14:textId="64881CDD" w:rsidR="37B61F5F" w:rsidRDefault="37B61F5F">
      <w:pPr>
        <w:pStyle w:val="CommentText"/>
      </w:pPr>
      <w:r>
        <w:fldChar w:fldCharType="begin"/>
      </w:r>
      <w:r>
        <w:instrText xml:space="preserve"> HYPERLINK "mailto:William.Turner@hollard.com.au"</w:instrText>
      </w:r>
      <w:bookmarkStart w:id="9283" w:name="_@_0A13035B8E3746DE8559F84311647742Z"/>
      <w:r>
        <w:fldChar w:fldCharType="separate"/>
      </w:r>
      <w:bookmarkEnd w:id="9283"/>
      <w:r w:rsidRPr="37B61F5F">
        <w:rPr>
          <w:rStyle w:val="Mention"/>
          <w:noProof/>
        </w:rPr>
        <w:t>@William Turner</w:t>
      </w:r>
      <w:r>
        <w:fldChar w:fldCharType="end"/>
      </w:r>
      <w:r>
        <w:t xml:space="preserve"> Mock-ups are not been done but will try and get one done before COB 23/05</w:t>
      </w:r>
      <w:r>
        <w:rPr>
          <w:rStyle w:val="CommentReference"/>
        </w:rPr>
        <w:annotationRef/>
      </w:r>
    </w:p>
  </w:comment>
  <w:comment w:id="9285" w:author="Amanda Yates" w:date="2024-06-17T16:33:00Z" w:initials="AY">
    <w:p w14:paraId="4BC15AFA" w14:textId="0371CCE4" w:rsidR="00E3327B" w:rsidRDefault="00E3327B">
      <w:pPr>
        <w:pStyle w:val="CommentText"/>
      </w:pPr>
      <w:r>
        <w:rPr>
          <w:rStyle w:val="CommentReference"/>
        </w:rPr>
        <w:annotationRef/>
      </w:r>
      <w:r w:rsidRPr="744B7CEA">
        <w:t>Please ensure this is consistent throughout the document</w:t>
      </w:r>
    </w:p>
  </w:comment>
  <w:comment w:id="9286" w:author="William Turner" w:date="2024-06-20T12:32:00Z" w:initials="WT">
    <w:p w14:paraId="68DAE07B" w14:textId="77777777" w:rsidR="00E3327B" w:rsidRDefault="00E3327B" w:rsidP="000A13A2">
      <w:pPr>
        <w:pStyle w:val="CommentText"/>
      </w:pPr>
      <w:r>
        <w:rPr>
          <w:rStyle w:val="CommentReference"/>
        </w:rPr>
        <w:annotationRef/>
      </w:r>
      <w:r>
        <w:t>Accepted and done - capitalised when used as a heading, not capitalised when used mid sentence</w:t>
      </w:r>
    </w:p>
  </w:comment>
  <w:comment w:id="9287" w:author="Amanda Yates" w:date="2024-06-27T17:02:00Z" w:initials="AY">
    <w:p w14:paraId="1122EBE8" w14:textId="0B17AC19" w:rsidR="00E3327B" w:rsidRDefault="00E3327B">
      <w:pPr>
        <w:pStyle w:val="CommentText"/>
      </w:pPr>
      <w:r>
        <w:t>Thanks Will</w:t>
      </w:r>
      <w:r>
        <w:rPr>
          <w:rStyle w:val="CommentReference"/>
        </w:rPr>
        <w:annotationRef/>
      </w:r>
    </w:p>
  </w:comment>
  <w:comment w:id="9289" w:author="Nicki Crake" w:date="2024-06-07T12:23:00Z" w:initials="NC">
    <w:p w14:paraId="7EE82B36" w14:textId="327EA286" w:rsidR="00E3327B" w:rsidRDefault="00E3327B">
      <w:pPr>
        <w:pStyle w:val="CommentText"/>
      </w:pPr>
      <w:r>
        <w:rPr>
          <w:rStyle w:val="CommentReference"/>
        </w:rPr>
        <w:annotationRef/>
      </w:r>
      <w:r w:rsidRPr="52C354F1">
        <w:t>This is the contents calc so should read something like: 'your contents value' not building value </w:t>
      </w:r>
    </w:p>
  </w:comment>
  <w:comment w:id="9290" w:author="William Turner" w:date="2024-06-20T12:36:00Z" w:initials="WT">
    <w:p w14:paraId="322956BE" w14:textId="77777777" w:rsidR="00E3327B" w:rsidRDefault="00E3327B" w:rsidP="009C1E63">
      <w:pPr>
        <w:pStyle w:val="CommentText"/>
      </w:pPr>
      <w:r>
        <w:rPr>
          <w:rStyle w:val="CommentReference"/>
        </w:rPr>
        <w:annotationRef/>
      </w:r>
      <w:r>
        <w:t>accepted</w:t>
      </w:r>
    </w:p>
  </w:comment>
  <w:comment w:id="9291" w:author="Kate McLennan" w:date="2024-07-01T10:59:00Z" w:initials="KM">
    <w:p w14:paraId="203D00C3" w14:textId="350AA1BC" w:rsidR="00E3327B" w:rsidRDefault="00E3327B">
      <w:pPr>
        <w:pStyle w:val="CommentText"/>
      </w:pPr>
      <w:r>
        <w:t>Done</w:t>
      </w:r>
      <w:r>
        <w:rPr>
          <w:rStyle w:val="CommentReference"/>
        </w:rPr>
        <w:annotationRef/>
      </w:r>
    </w:p>
  </w:comment>
  <w:comment w:id="9292" w:author="Nicki Crake" w:date="2024-06-07T12:23:00Z" w:initials="NC">
    <w:p w14:paraId="0562A506" w14:textId="2B18DEE4" w:rsidR="00E3327B" w:rsidRDefault="00E3327B">
      <w:pPr>
        <w:pStyle w:val="CommentText"/>
      </w:pPr>
      <w:r>
        <w:rPr>
          <w:rStyle w:val="CommentReference"/>
        </w:rPr>
        <w:annotationRef/>
      </w:r>
      <w:r w:rsidRPr="5193162E">
        <w:t>Ensure correct hyperlink</w:t>
      </w:r>
    </w:p>
  </w:comment>
  <w:comment w:id="9293" w:author="William Turner" w:date="2024-06-20T12:37:00Z" w:initials="WT">
    <w:p w14:paraId="66DB550E" w14:textId="77777777" w:rsidR="00E3327B" w:rsidRDefault="00E3327B" w:rsidP="009C1E63">
      <w:pPr>
        <w:pStyle w:val="CommentText"/>
      </w:pPr>
      <w:r>
        <w:rPr>
          <w:rStyle w:val="CommentReference"/>
        </w:rPr>
        <w:annotationRef/>
      </w:r>
      <w:r>
        <w:t>Duly noted</w:t>
      </w:r>
    </w:p>
  </w:comment>
  <w:comment w:id="9294" w:author="Kate McLennan" w:date="2024-07-01T11:00:00Z" w:initials="KM">
    <w:p w14:paraId="493105CE" w14:textId="74AC9977" w:rsidR="00E3327B" w:rsidRDefault="00E3327B">
      <w:pPr>
        <w:pStyle w:val="CommentText"/>
      </w:pPr>
      <w:r>
        <w:t>Agreed</w:t>
      </w:r>
      <w:r>
        <w:rPr>
          <w:rStyle w:val="CommentReference"/>
        </w:rPr>
        <w:annotationRef/>
      </w:r>
    </w:p>
  </w:comment>
  <w:comment w:id="9299" w:author="Amanda Yates" w:date="2024-06-17T16:32:00Z" w:initials="AY">
    <w:p w14:paraId="59465CC9" w14:textId="44F37AFB" w:rsidR="00E3327B" w:rsidRDefault="00E3327B">
      <w:pPr>
        <w:pStyle w:val="CommentText"/>
      </w:pPr>
      <w:r>
        <w:rPr>
          <w:rStyle w:val="CommentReference"/>
        </w:rPr>
        <w:annotationRef/>
      </w:r>
      <w:r w:rsidRPr="39A81E19">
        <w:t>Lower case i</w:t>
      </w:r>
    </w:p>
  </w:comment>
  <w:comment w:id="9300" w:author="William Turner" w:date="2024-06-20T12:37:00Z" w:initials="WT">
    <w:p w14:paraId="6DDAA53B" w14:textId="77777777" w:rsidR="00E3327B" w:rsidRDefault="00E3327B" w:rsidP="00C14CA4">
      <w:pPr>
        <w:pStyle w:val="CommentText"/>
      </w:pPr>
      <w:r>
        <w:rPr>
          <w:rStyle w:val="CommentReference"/>
        </w:rPr>
        <w:annotationRef/>
      </w:r>
      <w:r>
        <w:t>accepted</w:t>
      </w:r>
    </w:p>
  </w:comment>
  <w:comment w:id="9309" w:author="Nicki Crake" w:date="2024-06-07T12:24:00Z" w:initials="NC">
    <w:p w14:paraId="6EE52CDB" w14:textId="007FDAF8" w:rsidR="00E3327B" w:rsidRDefault="00E3327B">
      <w:pPr>
        <w:pStyle w:val="CommentText"/>
      </w:pPr>
      <w:r>
        <w:rPr>
          <w:rStyle w:val="CommentReference"/>
        </w:rPr>
        <w:annotationRef/>
      </w:r>
      <w:r w:rsidRPr="626CA1DD">
        <w:t>Update to say Portable valuables </w:t>
      </w:r>
    </w:p>
  </w:comment>
  <w:comment w:id="9310" w:author="William Turner" w:date="2024-06-20T12:38:00Z" w:initials="WT">
    <w:p w14:paraId="25424F39" w14:textId="77777777" w:rsidR="00E3327B" w:rsidRDefault="00E3327B" w:rsidP="00781723">
      <w:pPr>
        <w:pStyle w:val="CommentText"/>
      </w:pPr>
      <w:r>
        <w:rPr>
          <w:rStyle w:val="CommentReference"/>
        </w:rPr>
        <w:annotationRef/>
      </w:r>
      <w:r>
        <w:t>accepted</w:t>
      </w:r>
    </w:p>
  </w:comment>
  <w:comment w:id="9311" w:author="Kate McLennan" w:date="2024-07-01T11:00:00Z" w:initials="KM">
    <w:p w14:paraId="087EB46C" w14:textId="587B26E8" w:rsidR="00E3327B" w:rsidRDefault="00E3327B">
      <w:pPr>
        <w:pStyle w:val="CommentText"/>
      </w:pPr>
      <w:r>
        <w:t xml:space="preserve">Need to show change to Portable here as needs to be capital P </w:t>
      </w:r>
      <w:r>
        <w:rPr>
          <w:rStyle w:val="CommentReference"/>
        </w:rPr>
        <w:annotationRef/>
      </w:r>
    </w:p>
  </w:comment>
  <w:comment w:id="9312" w:author="William Turner [2]" w:date="2024-07-04T14:34:00Z" w:initials="WT">
    <w:p w14:paraId="2B93B2D2" w14:textId="77777777" w:rsidR="00E3327B" w:rsidRDefault="00E3327B" w:rsidP="00933182">
      <w:pPr>
        <w:pStyle w:val="CommentText"/>
      </w:pPr>
      <w:r>
        <w:rPr>
          <w:rStyle w:val="CommentReference"/>
        </w:rPr>
        <w:annotationRef/>
      </w:r>
      <w:r>
        <w:t>Accepted - now updated</w:t>
      </w:r>
    </w:p>
  </w:comment>
  <w:comment w:id="9313" w:author="Kirsten Linnert" w:date="2024-06-27T15:03:00Z" w:initials="KL">
    <w:p w14:paraId="02047D43" w14:textId="511314ED" w:rsidR="00E3327B" w:rsidRDefault="00E3327B">
      <w:pPr>
        <w:pStyle w:val="CommentText"/>
      </w:pPr>
      <w:r>
        <w:t xml:space="preserve">Please confirm re logic- does the code 'contentsoptionalcoveragetype' code distinguish between AD/PV's and Motor burnout? </w:t>
      </w:r>
      <w:r>
        <w:rPr>
          <w:rStyle w:val="CommentReference"/>
        </w:rPr>
        <w:annotationRef/>
      </w:r>
    </w:p>
  </w:comment>
  <w:comment w:id="9314" w:author="William Turner [2]" w:date="2024-07-04T15:03:00Z" w:initials="WT">
    <w:p w14:paraId="76E322FF" w14:textId="77777777" w:rsidR="00E3327B" w:rsidRDefault="00E3327B" w:rsidP="008655AE">
      <w:pPr>
        <w:pStyle w:val="CommentText"/>
      </w:pPr>
      <w:r>
        <w:rPr>
          <w:rStyle w:val="CommentReference"/>
        </w:rPr>
        <w:annotationRef/>
      </w:r>
      <w:r>
        <w:t>I have checked and yes it does - the content will only appear here if customer has portable valuables</w:t>
      </w:r>
    </w:p>
  </w:comment>
  <w:comment w:id="9316" w:author="Amanda Yates" w:date="2024-06-17T16:37:00Z" w:initials="AY">
    <w:p w14:paraId="68658962" w14:textId="2D06E3C8" w:rsidR="0044131A" w:rsidRDefault="0044131A">
      <w:pPr>
        <w:pStyle w:val="CommentText"/>
      </w:pPr>
      <w:r>
        <w:rPr>
          <w:rStyle w:val="CommentReference"/>
        </w:rPr>
        <w:annotationRef/>
      </w:r>
      <w:r w:rsidRPr="79C669A5">
        <w:t>All lower case, as in PDS please</w:t>
      </w:r>
    </w:p>
  </w:comment>
  <w:comment w:id="9317" w:author="William Turner" w:date="2024-06-20T12:39:00Z" w:initials="WT">
    <w:p w14:paraId="4AD717F0" w14:textId="77777777" w:rsidR="0044131A" w:rsidRDefault="0044131A" w:rsidP="00FC0EDB">
      <w:pPr>
        <w:pStyle w:val="CommentText"/>
      </w:pPr>
      <w:r>
        <w:rPr>
          <w:rStyle w:val="CommentReference"/>
        </w:rPr>
        <w:annotationRef/>
      </w:r>
      <w:r>
        <w:t>accepted</w:t>
      </w:r>
    </w:p>
  </w:comment>
  <w:comment w:id="9318" w:author="Amanda Yates" w:date="2024-06-17T16:37:00Z" w:initials="AY">
    <w:p w14:paraId="39272BEC" w14:textId="143BDD43" w:rsidR="0044131A" w:rsidRDefault="0044131A">
      <w:pPr>
        <w:pStyle w:val="CommentText"/>
      </w:pPr>
      <w:r>
        <w:rPr>
          <w:rStyle w:val="CommentReference"/>
        </w:rPr>
        <w:annotationRef/>
      </w:r>
      <w:r w:rsidRPr="59CD098E">
        <w:t>Please replace / with ‘and’</w:t>
      </w:r>
    </w:p>
  </w:comment>
  <w:comment w:id="9319" w:author="William Turner" w:date="2024-06-20T12:40:00Z" w:initials="WT">
    <w:p w14:paraId="4B80E7B3" w14:textId="77777777" w:rsidR="0044131A" w:rsidRDefault="0044131A" w:rsidP="00FC0EDB">
      <w:pPr>
        <w:pStyle w:val="CommentText"/>
      </w:pPr>
      <w:r>
        <w:rPr>
          <w:rStyle w:val="CommentReference"/>
        </w:rPr>
        <w:annotationRef/>
      </w:r>
      <w:r>
        <w:t>accepted</w:t>
      </w:r>
    </w:p>
  </w:comment>
  <w:comment w:id="9320" w:author="Amanda Yates" w:date="2024-06-17T16:38:00Z" w:initials="AY">
    <w:p w14:paraId="2EEA1230" w14:textId="6DCE09F1" w:rsidR="0044131A" w:rsidRDefault="0044131A">
      <w:pPr>
        <w:pStyle w:val="CommentText"/>
      </w:pPr>
      <w:r>
        <w:rPr>
          <w:rStyle w:val="CommentReference"/>
        </w:rPr>
        <w:annotationRef/>
      </w:r>
      <w:r w:rsidRPr="384C5F06">
        <w:t>Should this be ‘subject to the terms and conditions listed in your PDS’</w:t>
      </w:r>
    </w:p>
  </w:comment>
  <w:comment w:id="9321" w:author="William Turner" w:date="2024-06-20T12:40:00Z" w:initials="WT">
    <w:p w14:paraId="52A7B717" w14:textId="77777777" w:rsidR="0044131A" w:rsidRDefault="0044131A" w:rsidP="00670FFD">
      <w:pPr>
        <w:pStyle w:val="CommentText"/>
      </w:pPr>
      <w:r>
        <w:rPr>
          <w:rStyle w:val="CommentReference"/>
        </w:rPr>
        <w:annotationRef/>
      </w:r>
      <w:r>
        <w:t>accepted</w:t>
      </w:r>
    </w:p>
  </w:comment>
  <w:comment w:id="9334" w:author="Amanda Yates" w:date="2024-06-17T16:40:00Z" w:initials="AY">
    <w:p w14:paraId="2C24A25C" w14:textId="773D63ED" w:rsidR="0044131A" w:rsidRDefault="0044131A">
      <w:pPr>
        <w:pStyle w:val="CommentText"/>
      </w:pPr>
      <w:r>
        <w:rPr>
          <w:rStyle w:val="CommentReference"/>
        </w:rPr>
        <w:annotationRef/>
      </w:r>
      <w:r w:rsidRPr="46A9F3E3">
        <w:t xml:space="preserve">Capital C for Cover, </w:t>
      </w:r>
    </w:p>
    <w:p w14:paraId="74E73F72" w14:textId="31DE2240" w:rsidR="0044131A" w:rsidRDefault="0044131A">
      <w:pPr>
        <w:pStyle w:val="CommentText"/>
      </w:pPr>
      <w:r w:rsidRPr="33DFC822">
        <w:t>Suggestion to reword this sentence: Group Cover has a maximum claim limit of up to $1000 per item. Up to an overall Group Cover claim limit selected by you.</w:t>
      </w:r>
    </w:p>
    <w:p w14:paraId="4CF6A81D" w14:textId="53AABD84" w:rsidR="0044131A" w:rsidRDefault="0044131A">
      <w:pPr>
        <w:pStyle w:val="CommentText"/>
      </w:pPr>
      <w:r w:rsidRPr="3CCCB1EF">
        <w:t>This is more in line with the PDS</w:t>
      </w:r>
    </w:p>
  </w:comment>
  <w:comment w:id="9335" w:author="William Turner" w:date="2024-06-20T12:57:00Z" w:initials="WT">
    <w:p w14:paraId="590DFFCC" w14:textId="77777777" w:rsidR="0044131A" w:rsidRDefault="0044131A" w:rsidP="008F79B1">
      <w:pPr>
        <w:pStyle w:val="CommentText"/>
      </w:pPr>
      <w:r>
        <w:rPr>
          <w:rStyle w:val="CommentReference"/>
        </w:rPr>
        <w:annotationRef/>
      </w:r>
      <w:r>
        <w:t>Accepted - have updated in line (but not verbatim) with your suggestion</w:t>
      </w:r>
    </w:p>
  </w:comment>
  <w:comment w:id="9353" w:author="Kester Rozario [2]" w:date="2024-05-13T14:47:00Z" w:initials="KR">
    <w:p w14:paraId="5E23E6F4" w14:textId="630B63B8" w:rsidR="00843372" w:rsidRDefault="00843372" w:rsidP="00843372">
      <w:r>
        <w:rPr>
          <w:rStyle w:val="CommentReference"/>
        </w:rPr>
        <w:annotationRef/>
      </w:r>
      <w:r>
        <w:rPr>
          <w:rFonts w:ascii="Arial" w:eastAsia="Times New Roman" w:hAnsi="Arial" w:cs="Arial"/>
          <w:color w:val="000000"/>
          <w:kern w:val="0"/>
          <w:sz w:val="22"/>
          <w:szCs w:val="22"/>
          <w:lang w:val="en-AU" w:eastAsia="en-AU"/>
          <w14:ligatures w14:val="none"/>
        </w:rPr>
        <w:t>Needs to be verified by underwriting and product against the PDS and QS during the DD process.</w:t>
      </w:r>
    </w:p>
  </w:comment>
  <w:comment w:id="9354" w:author="William Turner" w:date="2024-06-19T09:59:00Z" w:initials="WT">
    <w:p w14:paraId="273AB564" w14:textId="757DC9DD" w:rsidR="208F08F8" w:rsidRDefault="208F08F8">
      <w:pPr>
        <w:pStyle w:val="CommentText"/>
      </w:pPr>
      <w:r>
        <w:t>make special conditions be in same spot for Car/home/landlord COI</w:t>
      </w:r>
      <w:r>
        <w:rPr>
          <w:rStyle w:val="CommentReference"/>
        </w:rPr>
        <w:annotationRef/>
      </w:r>
    </w:p>
  </w:comment>
  <w:comment w:id="9355" w:author="Sam Sehgal (EXT Idiom) [2]" w:date="2024-06-24T15:49:00Z" w:initials="ss">
    <w:p w14:paraId="14360B6B" w14:textId="011C9611" w:rsidR="00C21CC7" w:rsidRDefault="00C21CC7" w:rsidP="00C21CC7">
      <w:pPr>
        <w:pStyle w:val="CommentText"/>
      </w:pPr>
      <w:r>
        <w:rPr>
          <w:rStyle w:val="CommentReference"/>
        </w:rPr>
        <w:annotationRef/>
      </w:r>
      <w:r>
        <w:fldChar w:fldCharType="begin"/>
      </w:r>
      <w:r>
        <w:instrText>HYPERLINK "mailto:William.Turner@hollard.com.au"</w:instrText>
      </w:r>
      <w:bookmarkStart w:id="9356" w:name="_@_A677798F97FC4240BAEF1366C369FD95Z"/>
      <w:r>
        <w:fldChar w:fldCharType="separate"/>
      </w:r>
      <w:bookmarkEnd w:id="9356"/>
      <w:r w:rsidRPr="00C21CC7">
        <w:rPr>
          <w:rStyle w:val="Mention"/>
          <w:noProof/>
        </w:rPr>
        <w:t>@William Turner</w:t>
      </w:r>
      <w:r>
        <w:fldChar w:fldCharType="end"/>
      </w:r>
      <w:r>
        <w:t xml:space="preserve"> Have confirmed with Dev and placement for Special Conditions sections is after Excess for all Car/Home &amp; Landlord.</w:t>
      </w:r>
    </w:p>
  </w:comment>
  <w:comment w:id="9366" w:author="Kester Rozario [2]" w:date="2024-05-13T14:54:00Z" w:initials="KR">
    <w:p w14:paraId="3E0528C9" w14:textId="5FB824FD" w:rsidR="00F247F3" w:rsidRDefault="00F247F3" w:rsidP="00E90A62">
      <w:r>
        <w:rPr>
          <w:rStyle w:val="CommentReference"/>
        </w:rPr>
        <w:annotationRef/>
      </w:r>
      <w:r>
        <w:rPr>
          <w:rFonts w:ascii="Arial" w:eastAsia="Times New Roman" w:hAnsi="Arial" w:cs="Arial"/>
          <w:color w:val="000000"/>
          <w:kern w:val="0"/>
          <w:sz w:val="22"/>
          <w:szCs w:val="22"/>
          <w:lang w:val="en-AU" w:eastAsia="en-AU"/>
          <w14:ligatures w14:val="none"/>
        </w:rPr>
        <w:fldChar w:fldCharType="begin"/>
      </w:r>
      <w:r>
        <w:rPr>
          <w:rFonts w:ascii="Arial" w:eastAsia="Times New Roman" w:hAnsi="Arial" w:cs="Arial"/>
          <w:color w:val="000000"/>
          <w:kern w:val="0"/>
          <w:sz w:val="22"/>
          <w:szCs w:val="22"/>
          <w:lang w:val="en-AU" w:eastAsia="en-AU"/>
          <w14:ligatures w14:val="none"/>
        </w:rPr>
        <w:instrText>HYPERLINK "mailto:William.Turner@hollard.com.au"</w:instrText>
      </w:r>
      <w:r>
        <w:rPr>
          <w:rFonts w:ascii="Arial" w:eastAsia="Times New Roman" w:hAnsi="Arial" w:cs="Arial"/>
          <w:color w:val="000000"/>
          <w:kern w:val="0"/>
          <w:sz w:val="22"/>
          <w:szCs w:val="22"/>
          <w:lang w:val="en-AU" w:eastAsia="en-AU"/>
          <w14:ligatures w14:val="none"/>
        </w:rPr>
      </w:r>
      <w:bookmarkStart w:id="9368" w:name="_@_242AB2370503BE40BE0BD3514AE14E4EZ"/>
      <w:r>
        <w:rPr>
          <w:rFonts w:ascii="Arial" w:eastAsia="Times New Roman" w:hAnsi="Arial" w:cs="Arial"/>
          <w:color w:val="000000"/>
          <w:kern w:val="0"/>
          <w:sz w:val="22"/>
          <w:szCs w:val="22"/>
          <w:lang w:val="en-AU" w:eastAsia="en-AU"/>
          <w14:ligatures w14:val="none"/>
        </w:rPr>
        <w:fldChar w:fldCharType="separate"/>
      </w:r>
      <w:bookmarkEnd w:id="9368"/>
      <w:r w:rsidRPr="00E90A62">
        <w:rPr>
          <w:rStyle w:val="Mention"/>
          <w:rFonts w:ascii="Arial" w:eastAsia="Times New Roman" w:hAnsi="Arial" w:cs="Arial"/>
          <w:noProof/>
          <w:kern w:val="0"/>
          <w:sz w:val="22"/>
          <w:szCs w:val="22"/>
          <w:lang w:val="en-AU" w:eastAsia="en-AU"/>
          <w14:ligatures w14:val="none"/>
        </w:rPr>
        <w:t>@William Turner</w:t>
      </w:r>
      <w:r>
        <w:rPr>
          <w:rFonts w:ascii="Arial" w:eastAsia="Times New Roman" w:hAnsi="Arial" w:cs="Arial"/>
          <w:color w:val="000000"/>
          <w:kern w:val="0"/>
          <w:sz w:val="22"/>
          <w:szCs w:val="22"/>
          <w:lang w:val="en-AU" w:eastAsia="en-AU"/>
          <w14:ligatures w14:val="none"/>
        </w:rPr>
        <w:fldChar w:fldCharType="end"/>
      </w:r>
      <w:r>
        <w:rPr>
          <w:rFonts w:ascii="Arial" w:eastAsia="Times New Roman" w:hAnsi="Arial" w:cs="Arial"/>
          <w:color w:val="000000"/>
          <w:kern w:val="0"/>
          <w:sz w:val="22"/>
          <w:szCs w:val="22"/>
          <w:lang w:val="en-AU" w:eastAsia="en-AU"/>
          <w14:ligatures w14:val="none"/>
        </w:rPr>
        <w:t xml:space="preserve"> - to check that all references to “Special conditions” is updated to “Special conditions and important notices”</w:t>
      </w:r>
    </w:p>
  </w:comment>
  <w:comment w:id="9367" w:author="William Turner" w:date="2024-05-20T14:29:00Z" w:initials="WT">
    <w:p w14:paraId="44B68F97" w14:textId="43C3F983" w:rsidR="00F247F3" w:rsidRDefault="00F247F3">
      <w:pPr>
        <w:pStyle w:val="CommentText"/>
      </w:pPr>
      <w:r>
        <w:t>now updated</w:t>
      </w:r>
      <w:r>
        <w:rPr>
          <w:rStyle w:val="CommentReference"/>
        </w:rPr>
        <w:annotationRef/>
      </w:r>
    </w:p>
  </w:comment>
  <w:comment w:id="9374" w:author="Kirsten Linnert" w:date="2024-06-17T10:25:00Z" w:initials="KL">
    <w:p w14:paraId="11F422BF" w14:textId="3C7936B9" w:rsidR="00681336" w:rsidRDefault="00BC1C47">
      <w:pPr>
        <w:pStyle w:val="CommentText"/>
      </w:pPr>
      <w:r>
        <w:rPr>
          <w:rStyle w:val="CommentReference"/>
        </w:rPr>
        <w:annotationRef/>
      </w:r>
      <w:r w:rsidR="08C4E584" w:rsidRPr="58ADECEB">
        <w:t>Amend 'Your internalvariable' to 'Insured Address'</w:t>
      </w:r>
    </w:p>
  </w:comment>
  <w:comment w:id="9375" w:author="William Turner" w:date="2024-06-20T13:41:00Z" w:initials="WT">
    <w:p w14:paraId="49781FBE" w14:textId="77777777" w:rsidR="00151FF3" w:rsidRDefault="00151FF3" w:rsidP="00151FF3">
      <w:pPr>
        <w:pStyle w:val="CommentText"/>
      </w:pPr>
      <w:r>
        <w:rPr>
          <w:rStyle w:val="CommentReference"/>
        </w:rPr>
        <w:annotationRef/>
      </w:r>
      <w:r>
        <w:t>accepted</w:t>
      </w:r>
    </w:p>
  </w:comment>
  <w:comment w:id="9376" w:author="Kirsten Linnert" w:date="2024-06-27T14:47:00Z" w:initials="KL">
    <w:p w14:paraId="2AFFFBDD" w14:textId="0E453D50" w:rsidR="0472516C" w:rsidRDefault="0472516C">
      <w:pPr>
        <w:pStyle w:val="CommentText"/>
      </w:pPr>
      <w:r>
        <w:t>amend to 'building alterations, renovations or additions (of any value) the cover under this policy....'</w:t>
      </w:r>
      <w:r>
        <w:rPr>
          <w:rStyle w:val="CommentReference"/>
        </w:rPr>
        <w:annotationRef/>
      </w:r>
    </w:p>
  </w:comment>
  <w:comment w:id="9377" w:author="William Turner [2]" w:date="2024-07-04T14:53:00Z" w:initials="WT">
    <w:p w14:paraId="14A00D2F" w14:textId="77777777" w:rsidR="00BD321F" w:rsidRDefault="00BD321F" w:rsidP="00BD321F">
      <w:pPr>
        <w:pStyle w:val="CommentText"/>
      </w:pPr>
      <w:r>
        <w:rPr>
          <w:rStyle w:val="CommentReference"/>
        </w:rPr>
        <w:annotationRef/>
      </w:r>
      <w:r>
        <w:t>Accepted - now updated</w:t>
      </w:r>
    </w:p>
  </w:comment>
  <w:comment w:id="9378" w:author="Kirsten Linnert" w:date="2024-06-27T14:49:00Z" w:initials="KL">
    <w:p w14:paraId="713F11E2" w14:textId="771692E8" w:rsidR="0472516C" w:rsidRDefault="0472516C">
      <w:pPr>
        <w:pStyle w:val="CommentText"/>
      </w:pPr>
      <w:r>
        <w:t>amend to 'at the insured address'</w:t>
      </w:r>
      <w:r>
        <w:rPr>
          <w:rStyle w:val="CommentReference"/>
        </w:rPr>
        <w:annotationRef/>
      </w:r>
    </w:p>
  </w:comment>
  <w:comment w:id="9379" w:author="William Turner [2]" w:date="2024-07-04T15:03:00Z" w:initials="WT">
    <w:p w14:paraId="641F2DA0" w14:textId="77777777" w:rsidR="008655AE" w:rsidRDefault="008655AE" w:rsidP="008655AE">
      <w:pPr>
        <w:pStyle w:val="CommentText"/>
      </w:pPr>
      <w:r>
        <w:rPr>
          <w:rStyle w:val="CommentReference"/>
        </w:rPr>
        <w:annotationRef/>
      </w:r>
      <w:r>
        <w:t>Accepted - now updated</w:t>
      </w:r>
    </w:p>
  </w:comment>
  <w:comment w:id="9380" w:author="Kirsten Linnert" w:date="2023-07-17T13:44:00Z" w:initials="KL">
    <w:p w14:paraId="428FC18C" w14:textId="54CFD27A" w:rsidR="007944C0" w:rsidRDefault="007944C0" w:rsidP="007944C0">
      <w:pPr>
        <w:pStyle w:val="CommentText"/>
      </w:pPr>
      <w:r>
        <w:t>Need to align to PDS wording- 'normally resides or resided at the site'</w:t>
      </w:r>
      <w:r>
        <w:rPr>
          <w:rStyle w:val="CommentReference"/>
        </w:rPr>
        <w:annotationRef/>
      </w:r>
    </w:p>
  </w:comment>
  <w:comment w:id="9381" w:author="William Turner" w:date="2023-10-17T15:11:00Z" w:initials="WT">
    <w:p w14:paraId="2000E2CA" w14:textId="77777777" w:rsidR="007944C0" w:rsidRDefault="007944C0" w:rsidP="007944C0">
      <w:pPr>
        <w:pStyle w:val="CommentText"/>
      </w:pPr>
      <w:r>
        <w:t>updated</w:t>
      </w:r>
      <w:r>
        <w:rPr>
          <w:rStyle w:val="CommentReference"/>
        </w:rPr>
        <w:annotationRef/>
      </w:r>
    </w:p>
  </w:comment>
  <w:comment w:id="9382" w:author="Kirsten Linnert" w:date="2023-07-17T13:45:00Z" w:initials="KL">
    <w:p w14:paraId="5D092B6F" w14:textId="77777777" w:rsidR="007944C0" w:rsidRDefault="007944C0" w:rsidP="007944C0">
      <w:pPr>
        <w:pStyle w:val="CommentText"/>
      </w:pPr>
      <w:r>
        <w:t>add 'building or site security' as per PDS</w:t>
      </w:r>
      <w:r>
        <w:rPr>
          <w:rStyle w:val="CommentReference"/>
        </w:rPr>
        <w:annotationRef/>
      </w:r>
    </w:p>
  </w:comment>
  <w:comment w:id="9383" w:author="William Turner" w:date="2023-10-17T15:16:00Z" w:initials="WT">
    <w:p w14:paraId="43D4292D" w14:textId="77777777" w:rsidR="007944C0" w:rsidRDefault="007944C0" w:rsidP="007944C0">
      <w:pPr>
        <w:pStyle w:val="CommentText"/>
      </w:pPr>
      <w:r>
        <w:t>updated</w:t>
      </w:r>
      <w:r>
        <w:rPr>
          <w:rStyle w:val="CommentReference"/>
        </w:rPr>
        <w:annotationRef/>
      </w:r>
    </w:p>
  </w:comment>
  <w:comment w:id="9384" w:author="Kirsten Linnert" w:date="2023-07-17T13:45:00Z" w:initials="KL">
    <w:p w14:paraId="3D3C73BF" w14:textId="77777777" w:rsidR="007944C0" w:rsidRDefault="007944C0" w:rsidP="007944C0">
      <w:pPr>
        <w:pStyle w:val="CommentText"/>
      </w:pPr>
      <w:r>
        <w:t>amend to 'works' as per PDS</w:t>
      </w:r>
      <w:r>
        <w:rPr>
          <w:rStyle w:val="CommentReference"/>
        </w:rPr>
        <w:annotationRef/>
      </w:r>
    </w:p>
  </w:comment>
  <w:comment w:id="9385" w:author="William Turner" w:date="2023-10-17T15:16:00Z" w:initials="WT">
    <w:p w14:paraId="53313C67" w14:textId="77777777" w:rsidR="007944C0" w:rsidRDefault="007944C0" w:rsidP="007944C0">
      <w:pPr>
        <w:pStyle w:val="CommentText"/>
      </w:pPr>
      <w:r>
        <w:t>updated</w:t>
      </w:r>
      <w:r>
        <w:rPr>
          <w:rStyle w:val="CommentReference"/>
        </w:rPr>
        <w:annotationRef/>
      </w:r>
    </w:p>
  </w:comment>
  <w:comment w:id="9386" w:author="Kirsten Linnert" w:date="2023-07-17T13:47:00Z" w:initials="KL">
    <w:p w14:paraId="22E72957" w14:textId="77777777" w:rsidR="007944C0" w:rsidRDefault="007944C0" w:rsidP="007944C0">
      <w:pPr>
        <w:pStyle w:val="CommentText"/>
      </w:pPr>
      <w:r>
        <w:t>Pending- amend as per PDS 'building works'</w:t>
      </w:r>
      <w:r>
        <w:rPr>
          <w:rStyle w:val="CommentReference"/>
        </w:rPr>
        <w:annotationRef/>
      </w:r>
    </w:p>
  </w:comment>
  <w:comment w:id="9387" w:author="William Turner" w:date="2023-08-14T12:00:00Z" w:initials="WT">
    <w:p w14:paraId="1929B3FE" w14:textId="77777777" w:rsidR="007944C0" w:rsidRDefault="007944C0" w:rsidP="007944C0">
      <w:pPr>
        <w:pStyle w:val="CommentText"/>
      </w:pPr>
      <w:r>
        <w:t>updated</w:t>
      </w:r>
      <w:r>
        <w:rPr>
          <w:rStyle w:val="CommentReference"/>
        </w:rPr>
        <w:annotationRef/>
      </w:r>
    </w:p>
  </w:comment>
  <w:comment w:id="9388" w:author="Kirsten Linnert" w:date="2024-06-27T14:50:00Z" w:initials="KL">
    <w:p w14:paraId="5E40BEEA" w14:textId="7E48FF80" w:rsidR="0472516C" w:rsidRDefault="0472516C">
      <w:pPr>
        <w:pStyle w:val="CommentText"/>
      </w:pPr>
      <w:r>
        <w:t>Add "Hollard does not provide this type of cover.'</w:t>
      </w:r>
      <w:r>
        <w:rPr>
          <w:rStyle w:val="CommentReference"/>
        </w:rPr>
        <w:annotationRef/>
      </w:r>
    </w:p>
  </w:comment>
  <w:comment w:id="9389" w:author="William Turner [2]" w:date="2024-07-04T15:04:00Z" w:initials="WT">
    <w:p w14:paraId="30799BEA" w14:textId="77777777" w:rsidR="00393607" w:rsidRDefault="00393607" w:rsidP="00393607">
      <w:pPr>
        <w:pStyle w:val="CommentText"/>
      </w:pPr>
      <w:r>
        <w:rPr>
          <w:rStyle w:val="CommentReference"/>
        </w:rPr>
        <w:annotationRef/>
      </w:r>
      <w:r>
        <w:t>Accepted - now updated</w:t>
      </w:r>
    </w:p>
  </w:comment>
  <w:comment w:id="9393" w:author="Kirsten Linnert" w:date="2024-06-27T14:43:00Z" w:initials="KL">
    <w:p w14:paraId="195243A4" w14:textId="57FE3BB3" w:rsidR="0472516C" w:rsidRDefault="0472516C">
      <w:pPr>
        <w:pStyle w:val="CommentText"/>
      </w:pPr>
      <w:r>
        <w:t xml:space="preserve">Does this logic mean if the customer has contents and is renovating the spec cond won't display? </w:t>
      </w:r>
      <w:r>
        <w:rPr>
          <w:rStyle w:val="CommentReference"/>
        </w:rPr>
        <w:annotationRef/>
      </w:r>
    </w:p>
  </w:comment>
  <w:comment w:id="9394" w:author="William Turner" w:date="2024-07-02T12:46:00Z" w:initials="WT">
    <w:p w14:paraId="2F96FDBE" w14:textId="1A5509F9" w:rsidR="5DAD8829" w:rsidRDefault="5DAD8829" w:rsidP="008E06DC">
      <w:pPr>
        <w:pStyle w:val="CommentText"/>
      </w:pPr>
      <w:r>
        <w:t>The logic, as it stands, will mean that the Renovations special condition will display in all cases with the exception of a contents only policy</w:t>
      </w:r>
      <w:r>
        <w:rPr>
          <w:rStyle w:val="CommentReference"/>
        </w:rPr>
        <w:annotationRef/>
      </w:r>
    </w:p>
  </w:comment>
  <w:comment w:id="9395" w:author="William Turner" w:date="2024-07-08T10:13:00Z" w:initials="WT">
    <w:p w14:paraId="1F4D3BDE" w14:textId="77777777" w:rsidR="008E06DC" w:rsidRDefault="00A4663C" w:rsidP="008E06DC">
      <w:pPr>
        <w:pStyle w:val="CommentText"/>
      </w:pPr>
      <w:r>
        <w:rPr>
          <w:rStyle w:val="CommentReference"/>
        </w:rPr>
        <w:annotationRef/>
      </w:r>
      <w:r w:rsidR="008E06DC">
        <w:t>Have removed the logic that excluded Contents only policies after consulting Kirsten further.</w:t>
      </w:r>
    </w:p>
  </w:comment>
  <w:comment w:id="9429" w:author="Kirsten Linnert" w:date="2024-06-27T14:43:00Z" w:initials="KL">
    <w:p w14:paraId="1CD018A1" w14:textId="77777777" w:rsidR="00427700" w:rsidRDefault="00427700">
      <w:pPr>
        <w:pStyle w:val="CommentText"/>
      </w:pPr>
      <w:r>
        <w:t xml:space="preserve">Does this logic mean if the customer has contents and is renovating the spec cond won't display? </w:t>
      </w:r>
      <w:r>
        <w:rPr>
          <w:rStyle w:val="CommentReference"/>
        </w:rPr>
        <w:annotationRef/>
      </w:r>
    </w:p>
  </w:comment>
  <w:comment w:id="9430" w:author="William Turner" w:date="2024-07-02T12:46:00Z" w:initials="WT">
    <w:p w14:paraId="764D8FEF" w14:textId="77777777" w:rsidR="00427700" w:rsidRDefault="00427700" w:rsidP="008E06DC">
      <w:pPr>
        <w:pStyle w:val="CommentText"/>
      </w:pPr>
      <w:r>
        <w:t>The logic, as it stands, will mean that the Renovations special condition will display in all cases with the exception of a contents only policy</w:t>
      </w:r>
      <w:r>
        <w:rPr>
          <w:rStyle w:val="CommentReference"/>
        </w:rPr>
        <w:annotationRef/>
      </w:r>
    </w:p>
  </w:comment>
  <w:comment w:id="9431" w:author="William Turner" w:date="2024-07-08T10:13:00Z" w:initials="WT">
    <w:p w14:paraId="1897AD8D" w14:textId="77777777" w:rsidR="00427700" w:rsidRDefault="00A4663C" w:rsidP="008E06DC">
      <w:pPr>
        <w:pStyle w:val="CommentText"/>
      </w:pPr>
      <w:r>
        <w:rPr>
          <w:rStyle w:val="CommentReference"/>
        </w:rPr>
        <w:annotationRef/>
      </w:r>
      <w:r w:rsidR="00427700">
        <w:t>Have removed the logic that excluded Contents only policies after consulting Kirsten further.</w:t>
      </w:r>
    </w:p>
  </w:comment>
  <w:comment w:id="9448" w:author="Kirsten Linnert" w:date="2024-06-17T10:25:00Z" w:initials="KL">
    <w:p w14:paraId="10C26648" w14:textId="2141C127" w:rsidR="0012330D" w:rsidRDefault="0012330D">
      <w:pPr>
        <w:pStyle w:val="CommentText"/>
      </w:pPr>
      <w:r>
        <w:rPr>
          <w:rStyle w:val="CommentReference"/>
        </w:rPr>
        <w:annotationRef/>
      </w:r>
      <w:r w:rsidRPr="27EEC64A">
        <w:t>Amend 'Your internalvariable' to 'Insured Address'</w:t>
      </w:r>
    </w:p>
  </w:comment>
  <w:comment w:id="9449" w:author="William Turner" w:date="2024-06-20T13:42:00Z" w:initials="WT">
    <w:p w14:paraId="02E2C884" w14:textId="77777777" w:rsidR="0012330D" w:rsidRDefault="0012330D" w:rsidP="00754556">
      <w:pPr>
        <w:pStyle w:val="CommentText"/>
      </w:pPr>
      <w:r>
        <w:rPr>
          <w:rStyle w:val="CommentReference"/>
        </w:rPr>
        <w:annotationRef/>
      </w:r>
      <w:r>
        <w:t>accepted</w:t>
      </w:r>
    </w:p>
  </w:comment>
  <w:comment w:id="9504" w:author="Kirsten Linnert" w:date="2024-06-27T12:46:00Z" w:initials="KL">
    <w:p w14:paraId="6A9782EC" w14:textId="007D0917" w:rsidR="0012330D" w:rsidRDefault="0012330D">
      <w:pPr>
        <w:pStyle w:val="CommentText"/>
      </w:pPr>
      <w:r>
        <w:t>We are going to need separate copy for 'Home' and 'Landlord'.  LL :amend as per the PDS to: 'an insurance policy with equivalent levels of cover to ours,' without a break......</w:t>
      </w:r>
      <w:r>
        <w:rPr>
          <w:rStyle w:val="CommentReference"/>
        </w:rPr>
        <w:annotationRef/>
      </w:r>
    </w:p>
  </w:comment>
  <w:comment w:id="9505" w:author="William Turner [2]" w:date="2024-07-04T15:13:00Z" w:initials="WT">
    <w:p w14:paraId="0B66ED08" w14:textId="77777777" w:rsidR="0012330D" w:rsidRDefault="0012330D" w:rsidP="004B6774">
      <w:pPr>
        <w:pStyle w:val="CommentText"/>
      </w:pPr>
      <w:r>
        <w:rPr>
          <w:rStyle w:val="CommentReference"/>
        </w:rPr>
        <w:annotationRef/>
      </w:r>
      <w:r>
        <w:t>Accepted - now updated</w:t>
      </w:r>
    </w:p>
  </w:comment>
  <w:comment w:id="9506" w:author="Kirsten Linnert" w:date="2024-06-27T12:51:00Z" w:initials="KL">
    <w:p w14:paraId="767AECF8" w14:textId="050826E4" w:rsidR="0012330D" w:rsidRDefault="0012330D">
      <w:pPr>
        <w:pStyle w:val="CommentText"/>
      </w:pPr>
      <w:r>
        <w:t xml:space="preserve">For Home: </w:t>
      </w:r>
      <w:r>
        <w:rPr>
          <w:rStyle w:val="CommentReference"/>
        </w:rPr>
        <w:annotationRef/>
      </w:r>
    </w:p>
    <w:p w14:paraId="45CDD993" w14:textId="37834A61" w:rsidR="0012330D" w:rsidRDefault="0012330D">
      <w:pPr>
        <w:pStyle w:val="CommentText"/>
      </w:pPr>
      <w:r>
        <w:t>'You are not covered for bushfire, storm, rainwater or flood that occurs in the 72 hours following the purchase of your policy, unless you are replacing an insurance policy with equivalent levels of cover to ours, without a break in cover; or on the same day your cover started you entered into a contract to purchase the home; or moved into the home as a tenant.'</w:t>
      </w:r>
    </w:p>
  </w:comment>
  <w:comment w:id="9507" w:author="William Turner [2]" w:date="2024-07-04T15:13:00Z" w:initials="WT">
    <w:p w14:paraId="05ECE4E7" w14:textId="77777777" w:rsidR="0012330D" w:rsidRDefault="0012330D" w:rsidP="004B6774">
      <w:pPr>
        <w:pStyle w:val="CommentText"/>
      </w:pPr>
      <w:r>
        <w:rPr>
          <w:rStyle w:val="CommentReference"/>
        </w:rPr>
        <w:annotationRef/>
      </w:r>
      <w:r>
        <w:t>Accepted - now updated</w:t>
      </w:r>
    </w:p>
  </w:comment>
  <w:comment w:id="9508" w:author="Nicki Crake" w:date="2024-06-07T12:26:00Z" w:initials="NC">
    <w:p w14:paraId="47299AB9" w14:textId="5794DBF2" w:rsidR="0012330D" w:rsidRDefault="0012330D">
      <w:pPr>
        <w:pStyle w:val="CommentText"/>
      </w:pPr>
      <w:r>
        <w:rPr>
          <w:rStyle w:val="CommentReference"/>
        </w:rPr>
        <w:annotationRef/>
      </w:r>
      <w:r w:rsidRPr="14BF4DDC">
        <w:t>Change pronoun to "the" PDS not "our" PDS</w:t>
      </w:r>
    </w:p>
  </w:comment>
  <w:comment w:id="9509" w:author="William Turner" w:date="2024-06-20T13:42:00Z" w:initials="WT">
    <w:p w14:paraId="6152D7C7" w14:textId="77777777" w:rsidR="0012330D" w:rsidRDefault="0012330D" w:rsidP="003E4FBE">
      <w:pPr>
        <w:pStyle w:val="CommentText"/>
      </w:pPr>
      <w:r>
        <w:rPr>
          <w:rStyle w:val="CommentReference"/>
        </w:rPr>
        <w:annotationRef/>
      </w:r>
      <w:r>
        <w:t>accepted</w:t>
      </w:r>
    </w:p>
  </w:comment>
  <w:comment w:id="9510" w:author="Kate McLennan" w:date="2024-07-01T11:01:00Z" w:initials="KM">
    <w:p w14:paraId="298A6FC6" w14:textId="53EAB41D" w:rsidR="0012330D" w:rsidRDefault="0012330D">
      <w:pPr>
        <w:pStyle w:val="CommentText"/>
      </w:pPr>
      <w:r>
        <w:t>Done</w:t>
      </w:r>
      <w:r>
        <w:rPr>
          <w:rStyle w:val="CommentReference"/>
        </w:rPr>
        <w:annotationRef/>
      </w:r>
    </w:p>
  </w:comment>
  <w:comment w:id="9520" w:author="Nicki Crake" w:date="2024-06-07T12:26:00Z" w:initials="NC">
    <w:p w14:paraId="2E5F7AFF" w14:textId="77777777" w:rsidR="00A0725D" w:rsidRDefault="00A0725D" w:rsidP="00A0725D">
      <w:pPr>
        <w:pStyle w:val="CommentText"/>
      </w:pPr>
      <w:r>
        <w:rPr>
          <w:rStyle w:val="CommentReference"/>
        </w:rPr>
        <w:annotationRef/>
      </w:r>
      <w:r w:rsidRPr="14BF4DDC">
        <w:t>Change pronoun to "the" PDS not "our" PDS</w:t>
      </w:r>
    </w:p>
  </w:comment>
  <w:comment w:id="9521" w:author="William Turner" w:date="2024-06-20T13:42:00Z" w:initials="WT">
    <w:p w14:paraId="1FFE5E5B" w14:textId="77777777" w:rsidR="00A0725D" w:rsidRDefault="00A0725D" w:rsidP="00A0725D">
      <w:pPr>
        <w:pStyle w:val="CommentText"/>
      </w:pPr>
      <w:r>
        <w:rPr>
          <w:rStyle w:val="CommentReference"/>
        </w:rPr>
        <w:annotationRef/>
      </w:r>
      <w:r>
        <w:t>accepted</w:t>
      </w:r>
    </w:p>
  </w:comment>
  <w:comment w:id="9522" w:author="Kate McLennan" w:date="2024-07-01T11:01:00Z" w:initials="KM">
    <w:p w14:paraId="7C769B1A" w14:textId="77777777" w:rsidR="00A0725D" w:rsidRDefault="00A0725D" w:rsidP="00A0725D">
      <w:pPr>
        <w:pStyle w:val="CommentText"/>
      </w:pPr>
      <w:r>
        <w:t>Done</w:t>
      </w:r>
      <w:r>
        <w:rPr>
          <w:rStyle w:val="CommentReference"/>
        </w:rPr>
        <w:annotationRef/>
      </w:r>
    </w:p>
  </w:comment>
  <w:comment w:id="9534" w:author="Kester Rozario [2]" w:date="2024-05-13T14:50:00Z" w:initials="KR">
    <w:p w14:paraId="0CB9805D" w14:textId="0ABA9387" w:rsidR="00C73E65" w:rsidRDefault="00C73E65" w:rsidP="00C73E65">
      <w:r>
        <w:rPr>
          <w:rStyle w:val="CommentReference"/>
        </w:rPr>
        <w:annotationRef/>
      </w:r>
      <w:r>
        <w:rPr>
          <w:rFonts w:ascii="Arial" w:eastAsia="Times New Roman" w:hAnsi="Arial" w:cs="Arial"/>
          <w:color w:val="000000"/>
          <w:kern w:val="0"/>
          <w:sz w:val="22"/>
          <w:szCs w:val="22"/>
          <w:lang w:val="en-AU" w:eastAsia="en-AU"/>
          <w14:ligatures w14:val="none"/>
        </w:rPr>
        <w:fldChar w:fldCharType="begin"/>
      </w:r>
      <w:r>
        <w:rPr>
          <w:rFonts w:ascii="Arial" w:eastAsia="Times New Roman" w:hAnsi="Arial" w:cs="Arial"/>
          <w:color w:val="000000"/>
          <w:kern w:val="0"/>
          <w:sz w:val="22"/>
          <w:szCs w:val="22"/>
          <w:lang w:val="en-AU" w:eastAsia="en-AU"/>
          <w14:ligatures w14:val="none"/>
        </w:rPr>
        <w:instrText>HYPERLINK "mailto:Sam.Sehgal@hollard.com.au"</w:instrText>
      </w:r>
      <w:r>
        <w:rPr>
          <w:rFonts w:ascii="Arial" w:eastAsia="Times New Roman" w:hAnsi="Arial" w:cs="Arial"/>
          <w:color w:val="000000"/>
          <w:kern w:val="0"/>
          <w:sz w:val="22"/>
          <w:szCs w:val="22"/>
          <w:lang w:val="en-AU" w:eastAsia="en-AU"/>
          <w14:ligatures w14:val="none"/>
        </w:rPr>
      </w:r>
      <w:bookmarkStart w:id="9536" w:name="_@_688E152F809F0C4ABB89AED10BEA22C7Z"/>
      <w:r>
        <w:rPr>
          <w:rFonts w:ascii="Arial" w:eastAsia="Times New Roman" w:hAnsi="Arial" w:cs="Arial"/>
          <w:color w:val="000000"/>
          <w:kern w:val="0"/>
          <w:sz w:val="22"/>
          <w:szCs w:val="22"/>
          <w:lang w:val="en-AU" w:eastAsia="en-AU"/>
          <w14:ligatures w14:val="none"/>
        </w:rPr>
        <w:fldChar w:fldCharType="separate"/>
      </w:r>
      <w:bookmarkEnd w:id="9536"/>
      <w:r w:rsidRPr="00C73E65">
        <w:rPr>
          <w:rStyle w:val="Mention"/>
          <w:rFonts w:ascii="Arial" w:eastAsia="Times New Roman" w:hAnsi="Arial" w:cs="Arial"/>
          <w:noProof/>
          <w:kern w:val="0"/>
          <w:sz w:val="22"/>
          <w:szCs w:val="22"/>
          <w:lang w:val="en-AU" w:eastAsia="en-AU"/>
          <w14:ligatures w14:val="none"/>
        </w:rPr>
        <w:t>@Sam Sehgal (EXT Idiom)</w:t>
      </w:r>
      <w:r>
        <w:rPr>
          <w:rFonts w:ascii="Arial" w:eastAsia="Times New Roman" w:hAnsi="Arial" w:cs="Arial"/>
          <w:color w:val="000000"/>
          <w:kern w:val="0"/>
          <w:sz w:val="22"/>
          <w:szCs w:val="22"/>
          <w:lang w:val="en-AU" w:eastAsia="en-AU"/>
          <w14:ligatures w14:val="none"/>
        </w:rPr>
        <w:fldChar w:fldCharType="end"/>
      </w:r>
      <w:r>
        <w:rPr>
          <w:rFonts w:ascii="Arial" w:eastAsia="Times New Roman" w:hAnsi="Arial" w:cs="Arial"/>
          <w:color w:val="000000"/>
          <w:kern w:val="0"/>
          <w:sz w:val="22"/>
          <w:szCs w:val="22"/>
          <w:lang w:val="en-AU" w:eastAsia="en-AU"/>
          <w14:ligatures w14:val="none"/>
        </w:rPr>
        <w:t xml:space="preserve"> to confirm that sections are linked and not hard coded to a “number”.</w:t>
      </w:r>
    </w:p>
  </w:comment>
  <w:comment w:id="9535" w:author="Sam Sehgal (EXT Idiom) [2]" w:date="2024-05-22T16:48:00Z" w:initials="SI">
    <w:p w14:paraId="6A955B9B" w14:textId="3764371E" w:rsidR="798F2B7C" w:rsidRDefault="798F2B7C">
      <w:pPr>
        <w:pStyle w:val="CommentText"/>
      </w:pPr>
      <w:r>
        <w:t>Confirmed with Dev team that numbering to section is Dynamic and not hard coded.</w:t>
      </w:r>
      <w:r>
        <w:rPr>
          <w:rStyle w:val="CommentReference"/>
        </w:rPr>
        <w:annotationRef/>
      </w:r>
    </w:p>
  </w:comment>
  <w:comment w:id="9545" w:author="Kester Rozario [2]" w:date="2024-05-13T14:52:00Z" w:initials="KR">
    <w:p w14:paraId="45A88E13" w14:textId="77777777" w:rsidR="00014299" w:rsidRDefault="00014299" w:rsidP="000277D1">
      <w:r>
        <w:rPr>
          <w:rStyle w:val="CommentReference"/>
        </w:rPr>
        <w:annotationRef/>
      </w:r>
      <w:r>
        <w:rPr>
          <w:rFonts w:ascii="Arial" w:eastAsia="Times New Roman" w:hAnsi="Arial" w:cs="Arial"/>
          <w:color w:val="000000"/>
          <w:kern w:val="0"/>
          <w:sz w:val="22"/>
          <w:szCs w:val="22"/>
          <w:lang w:val="en-AU" w:eastAsia="en-AU"/>
          <w14:ligatures w14:val="none"/>
        </w:rPr>
        <w:t>Product to verify if the wording “you pay” is correct.  Are there conditional excesses?</w:t>
      </w:r>
    </w:p>
  </w:comment>
  <w:comment w:id="9546" w:author="William Turner" w:date="2024-05-22T10:18:00Z" w:initials="WT">
    <w:p w14:paraId="10565C53" w14:textId="02957AC0" w:rsidR="00014299" w:rsidRDefault="00014299">
      <w:pPr>
        <w:pStyle w:val="CommentText"/>
      </w:pPr>
      <w:r>
        <w:t>wording has been updated following consultation with Product</w:t>
      </w:r>
      <w:r>
        <w:rPr>
          <w:rStyle w:val="CommentReference"/>
        </w:rPr>
        <w:annotationRef/>
      </w:r>
    </w:p>
  </w:comment>
  <w:comment w:id="9582" w:author="Kester Rozario [2]" w:date="2024-05-13T14:59:00Z" w:initials="KR">
    <w:p w14:paraId="52E6EDC8" w14:textId="77777777" w:rsidR="00791C97" w:rsidRDefault="00791C97" w:rsidP="0026287D">
      <w:r>
        <w:rPr>
          <w:rStyle w:val="CommentReference"/>
        </w:rPr>
        <w:annotationRef/>
      </w:r>
      <w:r>
        <w:rPr>
          <w:rFonts w:ascii="Arial" w:eastAsia="Times New Roman" w:hAnsi="Arial" w:cs="Arial"/>
          <w:color w:val="000000"/>
          <w:kern w:val="0"/>
          <w:sz w:val="22"/>
          <w:szCs w:val="22"/>
          <w:lang w:val="en-AU" w:eastAsia="en-AU"/>
          <w14:ligatures w14:val="none"/>
        </w:rPr>
        <w:t>Wording check against the PDS needs to happen during DD.</w:t>
      </w:r>
    </w:p>
  </w:comment>
  <w:comment w:id="9583" w:author="Kester Rozario [2]" w:date="2024-05-13T15:08:00Z" w:initials="KR">
    <w:p w14:paraId="47B6093E" w14:textId="77777777" w:rsidR="00791C97" w:rsidRDefault="00791C97" w:rsidP="00DC59A1">
      <w:r>
        <w:rPr>
          <w:rStyle w:val="CommentReference"/>
        </w:rPr>
        <w:annotationRef/>
      </w:r>
      <w:r>
        <w:rPr>
          <w:rFonts w:ascii="Arial" w:eastAsia="Times New Roman" w:hAnsi="Arial" w:cs="Arial"/>
          <w:color w:val="000000"/>
          <w:kern w:val="0"/>
          <w:sz w:val="22"/>
          <w:szCs w:val="22"/>
          <w:lang w:val="en-AU" w:eastAsia="en-AU"/>
          <w14:ligatures w14:val="none"/>
        </w:rPr>
        <w:t>Confirm with underwriting if more than one risk event if ever applicable at a time and can be claimed on and therefore more than one excess is payable.</w:t>
      </w:r>
    </w:p>
  </w:comment>
  <w:comment w:id="9584" w:author="William Turner" w:date="2024-05-22T10:01:00Z" w:initials="WT">
    <w:p w14:paraId="55063EBC" w14:textId="1607654B" w:rsidR="00791C97" w:rsidRDefault="00791C97">
      <w:pPr>
        <w:pStyle w:val="CommentText"/>
      </w:pPr>
      <w:r>
        <w:t>Underwriting confirmed there is only ever one risk event per claim, so the wording is correct as is.</w:t>
      </w:r>
      <w:r>
        <w:rPr>
          <w:rStyle w:val="CommentReference"/>
        </w:rPr>
        <w:annotationRef/>
      </w:r>
    </w:p>
  </w:comment>
  <w:comment w:id="9598" w:author="Nicki Crake" w:date="2024-06-07T12:29:00Z" w:initials="NC">
    <w:p w14:paraId="1C5927D8" w14:textId="26C1724C" w:rsidR="00791C97" w:rsidRDefault="00791C97">
      <w:pPr>
        <w:pStyle w:val="CommentText"/>
      </w:pPr>
      <w:r>
        <w:rPr>
          <w:rStyle w:val="CommentReference"/>
        </w:rPr>
        <w:annotationRef/>
      </w:r>
      <w:r w:rsidRPr="6D5375DC">
        <w:t>Remove the Pronoun as not "our" website in both spots (as it is CBA) Change to say - Please see the PEDG for more details about each excess at &lt;brand URL&gt;.</w:t>
      </w:r>
    </w:p>
  </w:comment>
  <w:comment w:id="9599" w:author="William Turner" w:date="2024-06-20T13:45:00Z" w:initials="WT">
    <w:p w14:paraId="58D1BF0D" w14:textId="77777777" w:rsidR="00791C97" w:rsidRDefault="00791C97" w:rsidP="0021470A">
      <w:pPr>
        <w:pStyle w:val="CommentText"/>
      </w:pPr>
      <w:r>
        <w:rPr>
          <w:rStyle w:val="CommentReference"/>
        </w:rPr>
        <w:annotationRef/>
      </w:r>
      <w:r>
        <w:t>accepted</w:t>
      </w:r>
    </w:p>
  </w:comment>
  <w:comment w:id="9600" w:author="Kate McLennan" w:date="2024-07-01T11:04:00Z" w:initials="KM">
    <w:p w14:paraId="011E6696" w14:textId="50CB5C49" w:rsidR="00791C97" w:rsidRDefault="00791C97">
      <w:pPr>
        <w:pStyle w:val="CommentText"/>
      </w:pPr>
      <w:r>
        <w:t>Done</w:t>
      </w:r>
      <w:r>
        <w:rPr>
          <w:rStyle w:val="CommentReference"/>
        </w:rPr>
        <w:annotationRef/>
      </w:r>
    </w:p>
  </w:comment>
  <w:comment w:id="9603" w:author="Kester Rozario [2]" w:date="2024-05-09T15:17:00Z" w:initials="KR">
    <w:p w14:paraId="46897C21" w14:textId="0510292D" w:rsidR="00F40A93" w:rsidRDefault="00F40A93" w:rsidP="008F12CB">
      <w:r>
        <w:rPr>
          <w:rStyle w:val="CommentReference"/>
        </w:rPr>
        <w:annotationRef/>
      </w:r>
      <w:r>
        <w:rPr>
          <w:rFonts w:ascii="Arial" w:eastAsia="Times New Roman" w:hAnsi="Arial" w:cs="Arial"/>
          <w:color w:val="000000"/>
          <w:kern w:val="0"/>
          <w:sz w:val="22"/>
          <w:szCs w:val="22"/>
          <w:lang w:val="en-AU" w:eastAsia="en-AU"/>
          <w14:ligatures w14:val="none"/>
        </w:rPr>
        <w:fldChar w:fldCharType="begin"/>
      </w:r>
      <w:r>
        <w:rPr>
          <w:rFonts w:ascii="Arial" w:eastAsia="Times New Roman" w:hAnsi="Arial" w:cs="Arial"/>
          <w:color w:val="000000"/>
          <w:kern w:val="0"/>
          <w:sz w:val="22"/>
          <w:szCs w:val="22"/>
          <w:lang w:val="en-AU" w:eastAsia="en-AU"/>
          <w14:ligatures w14:val="none"/>
        </w:rPr>
        <w:instrText>HYPERLINK "mailto:William.Turner@hollard.com.au"</w:instrText>
      </w:r>
      <w:r>
        <w:rPr>
          <w:rFonts w:ascii="Arial" w:eastAsia="Times New Roman" w:hAnsi="Arial" w:cs="Arial"/>
          <w:color w:val="000000"/>
          <w:kern w:val="0"/>
          <w:sz w:val="22"/>
          <w:szCs w:val="22"/>
          <w:lang w:val="en-AU" w:eastAsia="en-AU"/>
          <w14:ligatures w14:val="none"/>
        </w:rPr>
      </w:r>
      <w:bookmarkStart w:id="9605" w:name="_@_807680CD202C694881A366D54C704D88Z"/>
      <w:r>
        <w:rPr>
          <w:rFonts w:ascii="Arial" w:eastAsia="Times New Roman" w:hAnsi="Arial" w:cs="Arial"/>
          <w:color w:val="000000"/>
          <w:kern w:val="0"/>
          <w:sz w:val="22"/>
          <w:szCs w:val="22"/>
          <w:lang w:val="en-AU" w:eastAsia="en-AU"/>
          <w14:ligatures w14:val="none"/>
        </w:rPr>
        <w:fldChar w:fldCharType="separate"/>
      </w:r>
      <w:bookmarkEnd w:id="9605"/>
      <w:r w:rsidRPr="008F12CB">
        <w:rPr>
          <w:rStyle w:val="Mention"/>
          <w:rFonts w:ascii="Arial" w:eastAsia="Times New Roman" w:hAnsi="Arial" w:cs="Arial"/>
          <w:noProof/>
          <w:kern w:val="0"/>
          <w:sz w:val="22"/>
          <w:szCs w:val="22"/>
          <w:lang w:val="en-AU" w:eastAsia="en-AU"/>
          <w14:ligatures w14:val="none"/>
        </w:rPr>
        <w:t>@William Turner</w:t>
      </w:r>
      <w:r>
        <w:rPr>
          <w:rFonts w:ascii="Arial" w:eastAsia="Times New Roman" w:hAnsi="Arial" w:cs="Arial"/>
          <w:color w:val="000000"/>
          <w:kern w:val="0"/>
          <w:sz w:val="22"/>
          <w:szCs w:val="22"/>
          <w:lang w:val="en-AU" w:eastAsia="en-AU"/>
          <w14:ligatures w14:val="none"/>
        </w:rPr>
        <w:fldChar w:fldCharType="end"/>
      </w:r>
      <w:r>
        <w:rPr>
          <w:rFonts w:ascii="Arial" w:eastAsia="Times New Roman" w:hAnsi="Arial" w:cs="Arial"/>
          <w:color w:val="000000"/>
          <w:kern w:val="0"/>
          <w:sz w:val="22"/>
          <w:szCs w:val="22"/>
          <w:lang w:val="en-AU" w:eastAsia="en-AU"/>
          <w14:ligatures w14:val="none"/>
        </w:rPr>
        <w:t xml:space="preserve"> / </w:t>
      </w:r>
      <w:r>
        <w:rPr>
          <w:rFonts w:ascii="Arial" w:eastAsia="Times New Roman" w:hAnsi="Arial" w:cs="Arial"/>
          <w:color w:val="000000"/>
          <w:kern w:val="0"/>
          <w:sz w:val="22"/>
          <w:szCs w:val="22"/>
          <w:lang w:val="en-AU" w:eastAsia="en-AU"/>
          <w14:ligatures w14:val="none"/>
        </w:rPr>
        <w:fldChar w:fldCharType="begin"/>
      </w:r>
      <w:r>
        <w:rPr>
          <w:rFonts w:ascii="Arial" w:eastAsia="Times New Roman" w:hAnsi="Arial" w:cs="Arial"/>
          <w:color w:val="000000"/>
          <w:kern w:val="0"/>
          <w:sz w:val="22"/>
          <w:szCs w:val="22"/>
          <w:lang w:val="en-AU" w:eastAsia="en-AU"/>
          <w14:ligatures w14:val="none"/>
        </w:rPr>
        <w:instrText>HYPERLINK "mailto:Brooke.Pawloski@hollard.com.au"</w:instrText>
      </w:r>
      <w:r>
        <w:rPr>
          <w:rFonts w:ascii="Arial" w:eastAsia="Times New Roman" w:hAnsi="Arial" w:cs="Arial"/>
          <w:color w:val="000000"/>
          <w:kern w:val="0"/>
          <w:sz w:val="22"/>
          <w:szCs w:val="22"/>
          <w:lang w:val="en-AU" w:eastAsia="en-AU"/>
          <w14:ligatures w14:val="none"/>
        </w:rPr>
      </w:r>
      <w:bookmarkStart w:id="9606" w:name="_@_79A41EE345C2F84ABAC7A7AFBD202093Z"/>
      <w:r>
        <w:rPr>
          <w:rFonts w:ascii="Arial" w:eastAsia="Times New Roman" w:hAnsi="Arial" w:cs="Arial"/>
          <w:color w:val="000000"/>
          <w:kern w:val="0"/>
          <w:sz w:val="22"/>
          <w:szCs w:val="22"/>
          <w:lang w:val="en-AU" w:eastAsia="en-AU"/>
          <w14:ligatures w14:val="none"/>
        </w:rPr>
        <w:fldChar w:fldCharType="separate"/>
      </w:r>
      <w:bookmarkEnd w:id="9606"/>
      <w:r w:rsidRPr="008F12CB">
        <w:rPr>
          <w:rStyle w:val="Mention"/>
          <w:rFonts w:ascii="Arial" w:eastAsia="Times New Roman" w:hAnsi="Arial" w:cs="Arial"/>
          <w:noProof/>
          <w:kern w:val="0"/>
          <w:sz w:val="22"/>
          <w:szCs w:val="22"/>
          <w:lang w:val="en-AU" w:eastAsia="en-AU"/>
          <w14:ligatures w14:val="none"/>
        </w:rPr>
        <w:t>@Brooke Pawloski</w:t>
      </w:r>
      <w:r>
        <w:rPr>
          <w:rFonts w:ascii="Arial" w:eastAsia="Times New Roman" w:hAnsi="Arial" w:cs="Arial"/>
          <w:color w:val="000000"/>
          <w:kern w:val="0"/>
          <w:sz w:val="22"/>
          <w:szCs w:val="22"/>
          <w:lang w:val="en-AU" w:eastAsia="en-AU"/>
          <w14:ligatures w14:val="none"/>
        </w:rPr>
        <w:fldChar w:fldCharType="end"/>
      </w:r>
      <w:r>
        <w:rPr>
          <w:rFonts w:ascii="Arial" w:eastAsia="Times New Roman" w:hAnsi="Arial" w:cs="Arial"/>
          <w:color w:val="000000"/>
          <w:kern w:val="0"/>
          <w:sz w:val="22"/>
          <w:szCs w:val="22"/>
          <w:lang w:val="en-AU" w:eastAsia="en-AU"/>
          <w14:ligatures w14:val="none"/>
        </w:rPr>
        <w:t xml:space="preserve"> - References to this section need to be updated to the new name “Special conditions and important notices”</w:t>
      </w:r>
    </w:p>
  </w:comment>
  <w:comment w:id="9604" w:author="William Turner" w:date="2024-05-20T14:35:00Z" w:initials="WT">
    <w:p w14:paraId="087F795E" w14:textId="2AFCD811" w:rsidR="00F40A93" w:rsidRDefault="00F40A93">
      <w:pPr>
        <w:pStyle w:val="CommentText"/>
      </w:pPr>
      <w:r>
        <w:t>now updated</w:t>
      </w:r>
      <w:r>
        <w:rPr>
          <w:rStyle w:val="CommentReference"/>
        </w:rPr>
        <w:annotationRef/>
      </w:r>
    </w:p>
  </w:comment>
  <w:comment w:id="9611" w:author="Kester Rozario [2]" w:date="2024-05-09T15:20:00Z" w:initials="KR">
    <w:p w14:paraId="7E30CA71" w14:textId="77777777" w:rsidR="00F40A93" w:rsidRDefault="00F40A93" w:rsidP="00A24C9D">
      <w:r>
        <w:rPr>
          <w:rStyle w:val="CommentReference"/>
        </w:rPr>
        <w:annotationRef/>
      </w:r>
      <w:r>
        <w:rPr>
          <w:rFonts w:ascii="Arial" w:eastAsia="Times New Roman" w:hAnsi="Arial" w:cs="Arial"/>
          <w:color w:val="000000"/>
          <w:kern w:val="0"/>
          <w:sz w:val="22"/>
          <w:szCs w:val="22"/>
          <w:lang w:val="en-AU" w:eastAsia="en-AU"/>
          <w14:ligatures w14:val="none"/>
        </w:rPr>
        <w:t xml:space="preserve">Section to be discussed.  Does not seem feasible from a tech perspective.  </w:t>
      </w:r>
    </w:p>
  </w:comment>
  <w:comment w:id="9612" w:author="Sam Sehgal (EXT Idiom) [2]" w:date="2024-05-22T16:50:00Z" w:initials="SI">
    <w:p w14:paraId="61F3DFA8" w14:textId="0BFC6A2F" w:rsidR="00F40A93" w:rsidRDefault="00F40A93">
      <w:pPr>
        <w:pStyle w:val="CommentText"/>
      </w:pPr>
      <w:r>
        <w:t>Done</w:t>
      </w:r>
      <w:r>
        <w:rPr>
          <w:rStyle w:val="CommentReference"/>
        </w:rPr>
        <w:annotationRef/>
      </w:r>
    </w:p>
  </w:comment>
  <w:comment w:id="9620" w:author="Kirsten Linnert" w:date="2024-06-27T11:37:00Z" w:initials="KL">
    <w:p w14:paraId="7264A70F" w14:textId="53AF2152" w:rsidR="00F40A93" w:rsidRDefault="00F40A93">
      <w:pPr>
        <w:pStyle w:val="CommentText"/>
      </w:pPr>
      <w:r>
        <w:t>Please amend to 'There is no cover when the car is being driven where the driver.....'</w:t>
      </w:r>
      <w:r>
        <w:rPr>
          <w:rStyle w:val="CommentReference"/>
        </w:rPr>
        <w:annotationRef/>
      </w:r>
    </w:p>
  </w:comment>
  <w:comment w:id="9621" w:author="William Turner [2]" w:date="2024-07-04T15:15:00Z" w:initials="WT">
    <w:p w14:paraId="39EDAE1D" w14:textId="77777777" w:rsidR="00F40A93" w:rsidRDefault="00F40A93" w:rsidP="000819A2">
      <w:pPr>
        <w:pStyle w:val="CommentText"/>
      </w:pPr>
      <w:r>
        <w:rPr>
          <w:rStyle w:val="CommentReference"/>
        </w:rPr>
        <w:annotationRef/>
      </w:r>
      <w:r>
        <w:t>Accepted - now updated</w:t>
      </w:r>
    </w:p>
  </w:comment>
  <w:comment w:id="9626" w:author="Kirsten Linnert" w:date="2024-06-27T11:37:00Z" w:initials="KL">
    <w:p w14:paraId="73EF3E59" w14:textId="196F3C0F" w:rsidR="00F40A93" w:rsidRDefault="00F40A93">
      <w:pPr>
        <w:pStyle w:val="CommentText"/>
      </w:pPr>
      <w:r>
        <w:t>Please amend to 'There is no cover when the car is being driven where the driver.....'</w:t>
      </w:r>
      <w:r>
        <w:rPr>
          <w:rStyle w:val="CommentReference"/>
        </w:rPr>
        <w:annotationRef/>
      </w:r>
    </w:p>
  </w:comment>
  <w:comment w:id="9627" w:author="William Turner [2]" w:date="2024-07-04T15:18:00Z" w:initials="WT">
    <w:p w14:paraId="4E2ACD25" w14:textId="77777777" w:rsidR="00F40A93" w:rsidRDefault="00F40A93" w:rsidP="00F53AD9">
      <w:pPr>
        <w:pStyle w:val="CommentText"/>
      </w:pPr>
      <w:r>
        <w:rPr>
          <w:rStyle w:val="CommentReference"/>
        </w:rPr>
        <w:annotationRef/>
      </w:r>
      <w:r>
        <w:t>Accepted - now updated</w:t>
      </w:r>
    </w:p>
  </w:comment>
  <w:comment w:id="9629" w:author="Kirsten Linnert" w:date="2024-06-27T11:35:00Z" w:initials="KL">
    <w:p w14:paraId="43D699E6" w14:textId="4B444FDB" w:rsidR="00F40A93" w:rsidRDefault="00F40A93">
      <w:pPr>
        <w:pStyle w:val="CommentText"/>
      </w:pPr>
      <w:r>
        <w:t>Please amend to 'There is no cover when the car is being driven where the driver.....'</w:t>
      </w:r>
      <w:r>
        <w:rPr>
          <w:rStyle w:val="CommentReference"/>
        </w:rPr>
        <w:annotationRef/>
      </w:r>
    </w:p>
  </w:comment>
  <w:comment w:id="9630" w:author="William Turner [2]" w:date="2024-07-04T15:18:00Z" w:initials="WT">
    <w:p w14:paraId="35288CD0" w14:textId="77777777" w:rsidR="00F40A93" w:rsidRDefault="00F40A93" w:rsidP="00F53AD9">
      <w:pPr>
        <w:pStyle w:val="CommentText"/>
      </w:pPr>
      <w:r>
        <w:rPr>
          <w:rStyle w:val="CommentReference"/>
        </w:rPr>
        <w:annotationRef/>
      </w:r>
      <w:r>
        <w:t>Accepted - now updated</w:t>
      </w:r>
    </w:p>
  </w:comment>
  <w:comment w:id="9634" w:author="Kirsten Linnert" w:date="2024-06-27T11:36:00Z" w:initials="KL">
    <w:p w14:paraId="4F687532" w14:textId="77777777" w:rsidR="00572B4B" w:rsidRDefault="00572B4B" w:rsidP="00572B4B">
      <w:pPr>
        <w:pStyle w:val="CommentText"/>
      </w:pPr>
      <w:r>
        <w:t>Please amend to 'There is no cover when the'</w:t>
      </w:r>
      <w:r>
        <w:rPr>
          <w:rStyle w:val="CommentReference"/>
        </w:rPr>
        <w:annotationRef/>
      </w:r>
    </w:p>
  </w:comment>
  <w:comment w:id="9635" w:author="William Turner [2]" w:date="2024-07-04T15:19:00Z" w:initials="WT">
    <w:p w14:paraId="7564E7E9" w14:textId="77777777" w:rsidR="00572B4B" w:rsidRDefault="00572B4B" w:rsidP="00572B4B">
      <w:pPr>
        <w:pStyle w:val="CommentText"/>
      </w:pPr>
      <w:r>
        <w:rPr>
          <w:rStyle w:val="CommentReference"/>
        </w:rPr>
        <w:annotationRef/>
      </w:r>
      <w:r>
        <w:t>Accepted - now updated</w:t>
      </w:r>
    </w:p>
  </w:comment>
  <w:comment w:id="9636" w:author="Kirsten Linnert" w:date="2023-07-11T13:22:00Z" w:initials="KL">
    <w:p w14:paraId="3B21D34D" w14:textId="77777777" w:rsidR="00572B4B" w:rsidRDefault="00572B4B" w:rsidP="00572B4B">
      <w:pPr>
        <w:pStyle w:val="CommentText"/>
      </w:pPr>
      <w:hyperlink r:id="rId3">
        <w:r w:rsidRPr="1E60B0D7">
          <w:rPr>
            <w:rStyle w:val="Hyperlink"/>
          </w:rPr>
          <w:t>@Kester Rozario</w:t>
        </w:r>
      </w:hyperlink>
      <w:r>
        <w:t xml:space="preserve"> </w:t>
      </w:r>
      <w:hyperlink r:id="rId4">
        <w:r w:rsidRPr="1E60B0D7">
          <w:rPr>
            <w:rStyle w:val="Hyperlink"/>
          </w:rPr>
          <w:t>@William Turner</w:t>
        </w:r>
      </w:hyperlink>
      <w:r>
        <w:t xml:space="preserve"> add- 'declared' drivers as that is the heading we are using above and we define 'drivers' in PDS differently</w:t>
      </w:r>
      <w:r>
        <w:rPr>
          <w:rStyle w:val="CommentReference"/>
        </w:rPr>
        <w:annotationRef/>
      </w:r>
      <w:r>
        <w:rPr>
          <w:rStyle w:val="CommentReference"/>
        </w:rPr>
        <w:annotationRef/>
      </w:r>
    </w:p>
  </w:comment>
  <w:comment w:id="9637" w:author="William Turner" w:date="2023-12-07T12:27:00Z" w:initials="WT">
    <w:p w14:paraId="1BB3FBFA" w14:textId="77777777" w:rsidR="00572B4B" w:rsidRDefault="00572B4B" w:rsidP="00572B4B">
      <w:pPr>
        <w:pStyle w:val="CommentText"/>
      </w:pPr>
      <w:r>
        <w:t>updated</w:t>
      </w:r>
      <w:r>
        <w:rPr>
          <w:rStyle w:val="CommentReference"/>
        </w:rPr>
        <w:annotationRef/>
      </w:r>
    </w:p>
  </w:comment>
  <w:comment w:id="9638" w:author="Nicki Crake" w:date="2024-06-07T12:31:00Z" w:initials="NC">
    <w:p w14:paraId="62D678D7" w14:textId="77777777" w:rsidR="00572B4B" w:rsidRDefault="00572B4B" w:rsidP="00572B4B">
      <w:pPr>
        <w:pStyle w:val="CommentText"/>
      </w:pPr>
      <w:r>
        <w:rPr>
          <w:rStyle w:val="CommentReference"/>
        </w:rPr>
        <w:annotationRef/>
      </w:r>
      <w:r w:rsidRPr="60A3B271">
        <w:t>Change this word to unchanged as easier to understand than unaltered. </w:t>
      </w:r>
    </w:p>
  </w:comment>
  <w:comment w:id="9639" w:author="William Turner" w:date="2024-06-20T13:49:00Z" w:initials="WT">
    <w:p w14:paraId="58E6B3D5" w14:textId="77777777" w:rsidR="00572B4B" w:rsidRDefault="00572B4B" w:rsidP="00572B4B">
      <w:pPr>
        <w:pStyle w:val="CommentText"/>
      </w:pPr>
      <w:r>
        <w:rPr>
          <w:rStyle w:val="CommentReference"/>
        </w:rPr>
        <w:annotationRef/>
      </w:r>
      <w:r>
        <w:t>accepted</w:t>
      </w:r>
    </w:p>
  </w:comment>
  <w:comment w:id="9640" w:author="Kate McLennan" w:date="2024-07-01T11:04:00Z" w:initials="KM">
    <w:p w14:paraId="258DE984" w14:textId="77777777" w:rsidR="00572B4B" w:rsidRDefault="00572B4B" w:rsidP="00572B4B">
      <w:pPr>
        <w:pStyle w:val="CommentText"/>
      </w:pPr>
      <w:r>
        <w:t>Done</w:t>
      </w:r>
      <w:r>
        <w:rPr>
          <w:rStyle w:val="CommentReference"/>
        </w:rPr>
        <w:annotationRef/>
      </w:r>
    </w:p>
  </w:comment>
  <w:comment w:id="9641" w:author="Kirsten Linnert" w:date="2023-07-11T13:22:00Z" w:initials="KL">
    <w:p w14:paraId="50443F73" w14:textId="77777777" w:rsidR="00572B4B" w:rsidRDefault="00572B4B" w:rsidP="00572B4B">
      <w:pPr>
        <w:pStyle w:val="CommentText"/>
      </w:pPr>
      <w:hyperlink r:id="rId5">
        <w:r w:rsidRPr="1E60B0D7">
          <w:rPr>
            <w:rStyle w:val="Hyperlink"/>
          </w:rPr>
          <w:t>@Kester Rozario</w:t>
        </w:r>
      </w:hyperlink>
      <w:r>
        <w:t xml:space="preserve"> </w:t>
      </w:r>
      <w:hyperlink r:id="rId6">
        <w:r w:rsidRPr="1E60B0D7">
          <w:rPr>
            <w:rStyle w:val="Hyperlink"/>
          </w:rPr>
          <w:t>@William Turner</w:t>
        </w:r>
      </w:hyperlink>
      <w:r>
        <w:t xml:space="preserve"> add- 'declared' drivers as that is the heading we are using above and we define 'drivers' in PDS differently</w:t>
      </w:r>
      <w:r>
        <w:rPr>
          <w:rStyle w:val="CommentReference"/>
        </w:rPr>
        <w:annotationRef/>
      </w:r>
      <w:r>
        <w:rPr>
          <w:rStyle w:val="CommentReference"/>
        </w:rPr>
        <w:annotationRef/>
      </w:r>
    </w:p>
  </w:comment>
  <w:comment w:id="9642" w:author="William Turner" w:date="2024-05-20T10:27:00Z" w:initials="WT">
    <w:p w14:paraId="6542F817" w14:textId="77777777" w:rsidR="00572B4B" w:rsidRDefault="00572B4B" w:rsidP="00572B4B">
      <w:pPr>
        <w:pStyle w:val="CommentText"/>
      </w:pPr>
      <w:r>
        <w:t>this is an old comment - content was updated accordingly several months ago</w:t>
      </w:r>
      <w:r>
        <w:rPr>
          <w:rStyle w:val="CommentReference"/>
        </w:rPr>
        <w:annotationRef/>
      </w:r>
    </w:p>
  </w:comment>
  <w:comment w:id="9655" w:author="Kirsten Linnert" w:date="2024-06-26T11:01:00Z" w:initials="KL">
    <w:p w14:paraId="6D14DFFA" w14:textId="77777777" w:rsidR="00E77B00" w:rsidRDefault="00E77B00" w:rsidP="00E77B00">
      <w:pPr>
        <w:pStyle w:val="CommentText"/>
      </w:pPr>
      <w:r>
        <w:t>Please amend to 'There is no cover when the'...car is being....</w:t>
      </w:r>
      <w:r>
        <w:rPr>
          <w:rStyle w:val="CommentReference"/>
        </w:rPr>
        <w:annotationRef/>
      </w:r>
    </w:p>
  </w:comment>
  <w:comment w:id="9656" w:author="William Turner [2]" w:date="2024-07-04T15:19:00Z" w:initials="WT">
    <w:p w14:paraId="54E167BD" w14:textId="77777777" w:rsidR="00E77B00" w:rsidRDefault="00E77B00" w:rsidP="00E77B00">
      <w:pPr>
        <w:pStyle w:val="CommentText"/>
      </w:pPr>
      <w:r>
        <w:rPr>
          <w:rStyle w:val="CommentReference"/>
        </w:rPr>
        <w:annotationRef/>
      </w:r>
      <w:r>
        <w:t>Accepted - now updated</w:t>
      </w:r>
    </w:p>
  </w:comment>
  <w:comment w:id="9685" w:author="Kester Rozario [2]" w:date="2024-05-09T15:29:00Z" w:initials="KR">
    <w:p w14:paraId="6EB18EEA" w14:textId="77777777" w:rsidR="00151CD4" w:rsidRDefault="00151CD4" w:rsidP="00382F14">
      <w:r>
        <w:rPr>
          <w:rStyle w:val="CommentReference"/>
        </w:rPr>
        <w:annotationRef/>
      </w:r>
      <w:r>
        <w:rPr>
          <w:rFonts w:ascii="Arial" w:eastAsia="Times New Roman" w:hAnsi="Arial" w:cs="Arial"/>
          <w:color w:val="000000"/>
          <w:kern w:val="0"/>
          <w:sz w:val="22"/>
          <w:szCs w:val="22"/>
          <w:lang w:val="en-AU" w:eastAsia="en-AU"/>
          <w14:ligatures w14:val="none"/>
        </w:rPr>
        <w:t>Kirsten to confirm when this section needs displaying regarding cover types.</w:t>
      </w:r>
    </w:p>
  </w:comment>
  <w:comment w:id="9686" w:author="William Turner" w:date="2024-05-22T10:19:00Z" w:initials="WT">
    <w:p w14:paraId="58E7447B" w14:textId="15950127" w:rsidR="00151CD4" w:rsidRDefault="00151CD4" w:rsidP="00382F14">
      <w:pPr>
        <w:pStyle w:val="CommentText"/>
      </w:pPr>
      <w:r>
        <w:t>I have updated following confirmation with Kirsten</w:t>
      </w:r>
      <w:r>
        <w:rPr>
          <w:rStyle w:val="CommentReference"/>
        </w:rPr>
        <w:annotationRef/>
      </w:r>
    </w:p>
  </w:comment>
  <w:comment w:id="9687" w:author="Kirsten Linnert" w:date="2024-06-27T12:56:00Z" w:initials="KL">
    <w:p w14:paraId="4DA16730" w14:textId="05343817" w:rsidR="00151CD4" w:rsidRDefault="00151CD4" w:rsidP="00382F14">
      <w:pPr>
        <w:pStyle w:val="CommentText"/>
      </w:pPr>
      <w:r>
        <w:t>Amend to: 'an insurance policy with equivalent levels of cover to ours,'</w:t>
      </w:r>
      <w:r>
        <w:rPr>
          <w:rStyle w:val="CommentReference"/>
        </w:rPr>
        <w:annotationRef/>
      </w:r>
    </w:p>
  </w:comment>
  <w:comment w:id="9688" w:author="William Turner [2]" w:date="2024-07-04T15:43:00Z" w:initials="WT">
    <w:p w14:paraId="4E3D34C9" w14:textId="77777777" w:rsidR="00151CD4" w:rsidRDefault="00151CD4" w:rsidP="00382F14">
      <w:pPr>
        <w:pStyle w:val="CommentText"/>
      </w:pPr>
      <w:r>
        <w:rPr>
          <w:rStyle w:val="CommentReference"/>
        </w:rPr>
        <w:annotationRef/>
      </w:r>
      <w:r>
        <w:t>Accepted - now updated</w:t>
      </w:r>
    </w:p>
  </w:comment>
  <w:comment w:id="9689" w:author="Kirsten Linnert" w:date="2024-06-27T15:57:00Z" w:initials="KL">
    <w:p w14:paraId="409F63C7" w14:textId="52531304" w:rsidR="00151CD4" w:rsidRDefault="00151CD4" w:rsidP="00382F14">
      <w:pPr>
        <w:pStyle w:val="CommentText"/>
      </w:pPr>
      <w:r>
        <w:t>On review, this needs to always display as the general exclusion also relates to claims for liability, and therefore is relevant for TPPD</w:t>
      </w:r>
      <w:r>
        <w:rPr>
          <w:rStyle w:val="CommentReference"/>
        </w:rPr>
        <w:annotationRef/>
      </w:r>
    </w:p>
  </w:comment>
  <w:comment w:id="9690" w:author="William Turner [2]" w:date="2024-07-04T15:44:00Z" w:initials="WT">
    <w:p w14:paraId="237EFC8B" w14:textId="77777777" w:rsidR="00151CD4" w:rsidRDefault="00151CD4" w:rsidP="00382F14">
      <w:pPr>
        <w:pStyle w:val="CommentText"/>
      </w:pPr>
      <w:r>
        <w:rPr>
          <w:rStyle w:val="CommentReference"/>
        </w:rPr>
        <w:annotationRef/>
      </w:r>
      <w:r>
        <w:t>Accepted - logic updated</w:t>
      </w:r>
    </w:p>
  </w:comment>
  <w:comment w:id="9691" w:author="William Turner" w:date="2024-06-13T15:38:00Z" w:initials="WT">
    <w:p w14:paraId="4DCCFE47" w14:textId="642EEE78" w:rsidR="00151CD4" w:rsidRDefault="00151CD4">
      <w:pPr>
        <w:pStyle w:val="CommentText"/>
      </w:pPr>
      <w:r>
        <w:rPr>
          <w:rStyle w:val="CommentReference"/>
        </w:rPr>
        <w:annotationRef/>
      </w:r>
      <w:r w:rsidRPr="5B1AF7D2">
        <w:t>Tien Tifa: update this sentence as follows to be consistent with the PDS: We will only guarantee materials and workmanship on repairs done by a repairer appointed or approved by us.</w:t>
      </w:r>
    </w:p>
  </w:comment>
  <w:comment w:id="9692" w:author="William Turner" w:date="2024-06-20T13:50:00Z" w:initials="WT">
    <w:p w14:paraId="704F86A6" w14:textId="77777777" w:rsidR="00151CD4" w:rsidRDefault="00151CD4" w:rsidP="006C6BB3">
      <w:pPr>
        <w:pStyle w:val="CommentText"/>
      </w:pPr>
      <w:r>
        <w:rPr>
          <w:rStyle w:val="CommentReference"/>
        </w:rPr>
        <w:annotationRef/>
      </w:r>
      <w:r>
        <w:t>accepted</w:t>
      </w:r>
    </w:p>
  </w:comment>
  <w:comment w:id="9693" w:author="Kate McLennan" w:date="2024-07-01T11:05:00Z" w:initials="KM">
    <w:p w14:paraId="0B3F6E03" w14:textId="0B5289EB" w:rsidR="00151CD4" w:rsidRDefault="00151CD4">
      <w:pPr>
        <w:pStyle w:val="CommentText"/>
      </w:pPr>
      <w:r>
        <w:t xml:space="preserve">Change "our" to "the" PDS. </w:t>
      </w:r>
      <w:r>
        <w:rPr>
          <w:rStyle w:val="CommentReference"/>
        </w:rPr>
        <w:annotationRef/>
      </w:r>
    </w:p>
  </w:comment>
  <w:comment w:id="9694" w:author="William Turner [2]" w:date="2024-07-04T15:45:00Z" w:initials="WT">
    <w:p w14:paraId="26698D32" w14:textId="77777777" w:rsidR="00151CD4" w:rsidRDefault="00151CD4" w:rsidP="00DA62E4">
      <w:pPr>
        <w:pStyle w:val="CommentText"/>
      </w:pPr>
      <w:r>
        <w:rPr>
          <w:rStyle w:val="CommentReference"/>
        </w:rPr>
        <w:annotationRef/>
      </w:r>
      <w:r>
        <w:t>Accepted - now updated</w:t>
      </w:r>
    </w:p>
  </w:comment>
  <w:comment w:id="9698" w:author="Nicki Crake" w:date="2024-06-07T14:11:00Z" w:initials="NC">
    <w:p w14:paraId="5B5A0907" w14:textId="040D97A6" w:rsidR="003C44D0" w:rsidRDefault="003C44D0">
      <w:pPr>
        <w:pStyle w:val="CommentText"/>
      </w:pPr>
      <w:r>
        <w:rPr>
          <w:rStyle w:val="CommentReference"/>
        </w:rPr>
        <w:annotationRef/>
      </w:r>
      <w:r w:rsidRPr="3EC40159">
        <w:t xml:space="preserve">Just checking pronoun is removed on all blocks of text? Remove 'our' to say please see the Premium Excess and Discount Guide at </w:t>
      </w:r>
      <w:hyperlink r:id="rId7">
        <w:r w:rsidRPr="18848D39">
          <w:rPr>
            <w:rStyle w:val="Hyperlink"/>
          </w:rPr>
          <w:t>www.commbank</w:t>
        </w:r>
      </w:hyperlink>
      <w:r w:rsidRPr="31F4929D">
        <w:t xml:space="preserve"> etc </w:t>
      </w:r>
    </w:p>
  </w:comment>
  <w:comment w:id="9699" w:author="William Turner" w:date="2024-06-20T13:54:00Z" w:initials="WT">
    <w:p w14:paraId="5EE0AFE4" w14:textId="77777777" w:rsidR="00C01D81" w:rsidRDefault="007C45F5" w:rsidP="00C01D81">
      <w:pPr>
        <w:pStyle w:val="CommentText"/>
      </w:pPr>
      <w:r>
        <w:rPr>
          <w:rStyle w:val="CommentReference"/>
        </w:rPr>
        <w:annotationRef/>
      </w:r>
      <w:r w:rsidR="00C01D81">
        <w:t>Confirming that ‘our’ has been replaced with ‘the’ in the actual content tables (not necessarily in screenshots) in relation to references to websites and product documentation eg PDS, PEDG.</w:t>
      </w:r>
    </w:p>
  </w:comment>
  <w:comment w:id="9700" w:author="Kate McLennan" w:date="2024-07-01T11:05:00Z" w:initials="KM">
    <w:p w14:paraId="5C7338D5" w14:textId="1AD462F5" w:rsidR="0472516C" w:rsidRDefault="0472516C">
      <w:pPr>
        <w:pStyle w:val="CommentText"/>
      </w:pPr>
      <w:r>
        <w:t xml:space="preserve">Ok but have still made a note on this copy to make sure not missed. </w:t>
      </w:r>
      <w:r>
        <w:rPr>
          <w:rStyle w:val="CommentReference"/>
        </w:rPr>
        <w:annotationRef/>
      </w:r>
    </w:p>
  </w:comment>
  <w:comment w:id="9701" w:author="Kitty Hui" w:date="2024-06-07T16:01:00Z" w:initials="KH">
    <w:p w14:paraId="69F0F5EB" w14:textId="1A9C0266" w:rsidR="0034205E" w:rsidRDefault="0034205E" w:rsidP="0034205E">
      <w:pPr>
        <w:pStyle w:val="CommentText"/>
      </w:pPr>
      <w:r>
        <w:rPr>
          <w:rStyle w:val="CommentReference"/>
        </w:rPr>
        <w:annotationRef/>
      </w:r>
      <w:r>
        <w:t>Are we only showing the presentation of the cost breakdowns here? The calculations of indirect taxes/levies, Annual Premium, RSA GST, Annual RSA and Total Annual Cost aren’t correct.</w:t>
      </w:r>
    </w:p>
  </w:comment>
  <w:comment w:id="9702" w:author="William Turner" w:date="2024-06-20T13:56:00Z" w:initials="WT">
    <w:p w14:paraId="791228DE" w14:textId="77777777" w:rsidR="00FE75BF" w:rsidRDefault="00FE75BF" w:rsidP="00FE75BF">
      <w:pPr>
        <w:pStyle w:val="CommentText"/>
      </w:pPr>
      <w:r>
        <w:rPr>
          <w:rStyle w:val="CommentReference"/>
        </w:rPr>
        <w:annotationRef/>
      </w:r>
      <w:r>
        <w:t>The figures in the screenshot were manually entered for mock up purposes only</w:t>
      </w:r>
    </w:p>
  </w:comment>
  <w:comment w:id="9703" w:author="Kate McLennan" w:date="2024-07-01T11:32:00Z" w:initials="KM">
    <w:p w14:paraId="01CB4101" w14:textId="534E7155" w:rsidR="0472516C" w:rsidRDefault="0472516C">
      <w:pPr>
        <w:pStyle w:val="CommentText"/>
      </w:pPr>
      <w:r>
        <w:t>Not sure this is correct url for the PEDG - needs to be importantdocs</w:t>
      </w:r>
      <w:r>
        <w:rPr>
          <w:rStyle w:val="CommentReference"/>
        </w:rPr>
        <w:annotationRef/>
      </w:r>
    </w:p>
  </w:comment>
  <w:comment w:id="9704" w:author="William Turner [2]" w:date="2024-07-04T16:54:00Z" w:initials="WT">
    <w:p w14:paraId="30404E21" w14:textId="77777777" w:rsidR="00E833B1" w:rsidRDefault="00E833B1" w:rsidP="00E833B1">
      <w:pPr>
        <w:pStyle w:val="CommentText"/>
      </w:pPr>
      <w:r>
        <w:rPr>
          <w:rStyle w:val="CommentReference"/>
        </w:rPr>
        <w:annotationRef/>
      </w:r>
      <w:r>
        <w:t xml:space="preserve">I’ve checked the data and the page it will go to is </w:t>
      </w:r>
      <w:hyperlink r:id="rId8" w:history="1">
        <w:r w:rsidRPr="00720DF2">
          <w:rPr>
            <w:rStyle w:val="Hyperlink"/>
            <w:sz w:val="22"/>
          </w:rPr>
          <w:t>https://www.commbank.com.au/insurance/brochures-forms</w:t>
        </w:r>
      </w:hyperlink>
    </w:p>
  </w:comment>
  <w:comment w:id="9705" w:author="Kate McLennan" w:date="2023-07-06T16:41:00Z" w:initials="KM">
    <w:p w14:paraId="03003E00" w14:textId="22594593" w:rsidR="74E99D78" w:rsidRDefault="74E99D78">
      <w:pPr>
        <w:pStyle w:val="CommentText"/>
      </w:pPr>
      <w:r>
        <w:t xml:space="preserve">Remove the pronoun - our- and say please see the Premium Excess and Discount Guide at </w:t>
      </w:r>
      <w:hyperlink r:id="rId9">
        <w:r w:rsidRPr="74E99D78">
          <w:rPr>
            <w:rStyle w:val="Hyperlink"/>
          </w:rPr>
          <w:t>www.commbank</w:t>
        </w:r>
      </w:hyperlink>
      <w:r>
        <w:t xml:space="preserve"> etc </w:t>
      </w:r>
      <w:r>
        <w:rPr>
          <w:rStyle w:val="CommentReference"/>
        </w:rPr>
        <w:annotationRef/>
      </w:r>
    </w:p>
  </w:comment>
  <w:comment w:id="9706" w:author="Kester Rozario" w:date="2023-07-07T14:53:00Z" w:initials="KR">
    <w:p w14:paraId="2D725998" w14:textId="77777777" w:rsidR="005703E2" w:rsidRDefault="005703E2">
      <w:pPr>
        <w:pStyle w:val="CommentText"/>
      </w:pPr>
      <w:r>
        <w:rPr>
          <w:rStyle w:val="CommentReference"/>
        </w:rPr>
        <w:annotationRef/>
      </w:r>
      <w:r>
        <w:t>Pronoun review that has to be done across all documents with direction from legal and compliance</w:t>
      </w:r>
    </w:p>
  </w:comment>
  <w:comment w:id="9707" w:author="William Turner" w:date="2024-05-20T14:41:00Z" w:initials="WT">
    <w:p w14:paraId="2FE25FD7" w14:textId="42584CAD" w:rsidR="414F30D5" w:rsidRDefault="414F30D5">
      <w:pPr>
        <w:pStyle w:val="CommentText"/>
      </w:pPr>
      <w:r>
        <w:t>now updated</w:t>
      </w:r>
      <w:r>
        <w:rPr>
          <w:rStyle w:val="CommentReference"/>
        </w:rPr>
        <w:annotationRef/>
      </w:r>
    </w:p>
  </w:comment>
  <w:comment w:id="9708" w:author="Kate McLennan" w:date="2023-07-06T16:43:00Z" w:initials="KM">
    <w:p w14:paraId="3F2B2E6A" w14:textId="5F6C956C" w:rsidR="74E99D78" w:rsidRDefault="74E99D78">
      <w:pPr>
        <w:pStyle w:val="CommentText"/>
      </w:pPr>
      <w:r>
        <w:t>What happens if you don't have a Comparison year or table. Can we say how your premium compare year on year ?</w:t>
      </w:r>
      <w:r>
        <w:rPr>
          <w:rStyle w:val="CommentReference"/>
        </w:rPr>
        <w:annotationRef/>
      </w:r>
    </w:p>
  </w:comment>
  <w:comment w:id="9709" w:author="William Turner" w:date="2024-05-20T14:43:00Z" w:initials="WT">
    <w:p w14:paraId="05AFCF5E" w14:textId="525D8A2D" w:rsidR="414F30D5" w:rsidRDefault="414F30D5">
      <w:pPr>
        <w:pStyle w:val="CommentText"/>
      </w:pPr>
      <w:r>
        <w:t>this is an old comment which was addressed by only showing the content in question if it is not a new business policy</w:t>
      </w:r>
      <w:r>
        <w:rPr>
          <w:rStyle w:val="CommentReference"/>
        </w:rPr>
        <w:annotationRef/>
      </w:r>
    </w:p>
  </w:comment>
  <w:comment w:id="9710" w:author="Kate McLennan" w:date="2023-07-06T16:43:00Z" w:initials="KM">
    <w:p w14:paraId="6E764A0E" w14:textId="156C4B74" w:rsidR="74E99D78" w:rsidRDefault="74E99D78">
      <w:pPr>
        <w:pStyle w:val="CommentText"/>
      </w:pPr>
      <w:r>
        <w:t xml:space="preserve">Comment as above- remove "Our" </w:t>
      </w:r>
      <w:r>
        <w:rPr>
          <w:rStyle w:val="CommentReference"/>
        </w:rPr>
        <w:annotationRef/>
      </w:r>
    </w:p>
  </w:comment>
  <w:comment w:id="9711" w:author="William Turner" w:date="2024-05-20T14:43:00Z" w:initials="WT">
    <w:p w14:paraId="1A5D5289" w14:textId="6176E271" w:rsidR="414F30D5" w:rsidRDefault="414F30D5">
      <w:pPr>
        <w:pStyle w:val="CommentText"/>
      </w:pPr>
      <w:r>
        <w:t>as above</w:t>
      </w:r>
      <w:r>
        <w:rPr>
          <w:rStyle w:val="CommentReference"/>
        </w:rPr>
        <w:annotationRef/>
      </w:r>
    </w:p>
  </w:comment>
  <w:comment w:id="9712" w:author="Kate McLennan" w:date="2023-07-06T16:44:00Z" w:initials="KM">
    <w:p w14:paraId="2A28B9DC" w14:textId="3C4D14A9" w:rsidR="74E99D78" w:rsidRDefault="74E99D78">
      <w:pPr>
        <w:pStyle w:val="CommentText"/>
      </w:pPr>
      <w:r>
        <w:t xml:space="preserve">Typo for number </w:t>
      </w:r>
      <w:r>
        <w:rPr>
          <w:rStyle w:val="CommentReference"/>
        </w:rPr>
        <w:annotationRef/>
      </w:r>
    </w:p>
  </w:comment>
  <w:comment w:id="9713" w:author="William Turner" w:date="2024-05-20T14:44:00Z" w:initials="WT">
    <w:p w14:paraId="7065DD57" w14:textId="4E7A0483" w:rsidR="414F30D5" w:rsidRDefault="414F30D5">
      <w:pPr>
        <w:pStyle w:val="CommentText"/>
      </w:pPr>
      <w:r>
        <w:t>the wording in question no longer exists - subsequent updates were made</w:t>
      </w:r>
      <w:r>
        <w:rPr>
          <w:rStyle w:val="CommentReference"/>
        </w:rPr>
        <w:annotationRef/>
      </w:r>
    </w:p>
  </w:comment>
  <w:comment w:id="9714" w:author="Kate McLennan" w:date="2023-07-06T16:45:00Z" w:initials="KM">
    <w:p w14:paraId="20D3654F" w14:textId="14A761B2" w:rsidR="74E99D78" w:rsidRDefault="74E99D78">
      <w:pPr>
        <w:pStyle w:val="CommentText"/>
      </w:pPr>
      <w:r>
        <w:t xml:space="preserve">Would delete this comment about costs of running our business as this is not very customer centric as not the customers problem to worry about </w:t>
      </w:r>
      <w:r>
        <w:rPr>
          <w:rStyle w:val="CommentReference"/>
        </w:rPr>
        <w:annotationRef/>
      </w:r>
    </w:p>
  </w:comment>
  <w:comment w:id="9715" w:author="William Turner" w:date="2024-05-20T14:45:00Z" w:initials="WT">
    <w:p w14:paraId="0C0B9981" w14:textId="248421E8" w:rsidR="414F30D5" w:rsidRDefault="414F30D5">
      <w:pPr>
        <w:pStyle w:val="CommentText"/>
      </w:pPr>
      <w:r>
        <w:t>the wording in question no longer exists - subsequent updates were made</w:t>
      </w:r>
      <w:r>
        <w:rPr>
          <w:rStyle w:val="CommentReference"/>
        </w:rPr>
        <w:annotationRef/>
      </w:r>
    </w:p>
  </w:comment>
  <w:comment w:id="9716" w:author="Kate McLennan" w:date="2024-07-01T11:33:00Z" w:initials="KM">
    <w:p w14:paraId="0B8C90E3" w14:textId="1461BD4B" w:rsidR="0472516C" w:rsidRDefault="0472516C">
      <w:pPr>
        <w:pStyle w:val="CommentText"/>
      </w:pPr>
      <w:r>
        <w:t xml:space="preserve">Note sure if correct url as PEDG is important doc not insurancehome </w:t>
      </w:r>
      <w:r>
        <w:rPr>
          <w:rStyle w:val="CommentReference"/>
        </w:rPr>
        <w:annotationRef/>
      </w:r>
    </w:p>
    <w:p w14:paraId="3A6CA5B5" w14:textId="70CC63BD" w:rsidR="0472516C" w:rsidRDefault="0472516C">
      <w:pPr>
        <w:pStyle w:val="CommentText"/>
      </w:pPr>
    </w:p>
  </w:comment>
  <w:comment w:id="9717" w:author="William Turner [2]" w:date="2024-07-04T16:54:00Z" w:initials="WT">
    <w:p w14:paraId="1BEEC22D" w14:textId="77777777" w:rsidR="00E833B1" w:rsidRDefault="00E833B1" w:rsidP="00E833B1">
      <w:pPr>
        <w:pStyle w:val="CommentText"/>
      </w:pPr>
      <w:r>
        <w:rPr>
          <w:rStyle w:val="CommentReference"/>
        </w:rPr>
        <w:annotationRef/>
      </w:r>
      <w:r>
        <w:t xml:space="preserve">I’ve checked the data and the page it will go to is </w:t>
      </w:r>
      <w:hyperlink r:id="rId10" w:history="1">
        <w:r w:rsidRPr="00691B6C">
          <w:rPr>
            <w:rStyle w:val="Hyperlink"/>
            <w:sz w:val="22"/>
          </w:rPr>
          <w:t>https://www.commbank.com.au/insurance/brochures-forms</w:t>
        </w:r>
      </w:hyperlink>
    </w:p>
  </w:comment>
  <w:comment w:id="9727" w:author="William Turner" w:date="2024-05-14T12:20:00Z" w:initials="WT">
    <w:p w14:paraId="0005D404" w14:textId="65232F4C" w:rsidR="0084057F" w:rsidRDefault="0084057F">
      <w:pPr>
        <w:pStyle w:val="CommentText"/>
      </w:pPr>
      <w:r>
        <w:fldChar w:fldCharType="begin"/>
      </w:r>
      <w:r>
        <w:instrText xml:space="preserve"> HYPERLINK "mailto:Sam.Sehgal@hollard.com.au"</w:instrText>
      </w:r>
      <w:bookmarkStart w:id="9728" w:name="_@_85725BF935E04F8BBC2241A2C6383EF0Z"/>
      <w:r>
        <w:fldChar w:fldCharType="separate"/>
      </w:r>
      <w:bookmarkEnd w:id="9728"/>
      <w:r w:rsidRPr="414F30D5">
        <w:rPr>
          <w:rStyle w:val="Mention"/>
          <w:noProof/>
        </w:rPr>
        <w:t>@Sam Sehgal (EXT Idiom)</w:t>
      </w:r>
      <w:r>
        <w:fldChar w:fldCharType="end"/>
      </w:r>
      <w:r>
        <w:t xml:space="preserve"> please update the cost breakdown table - am re-sending the updated cost breakdown table structure and ESL description for underneath the table</w:t>
      </w:r>
      <w:r>
        <w:rPr>
          <w:rStyle w:val="CommentReference"/>
        </w:rPr>
        <w:annotationRef/>
      </w:r>
    </w:p>
  </w:comment>
  <w:comment w:id="10219" w:author="Kirsten Linnert" w:date="2024-06-17T14:16:00Z" w:initials="KL">
    <w:p w14:paraId="3F92E9B1" w14:textId="4BB7F1CD" w:rsidR="0084057F" w:rsidRDefault="0084057F">
      <w:pPr>
        <w:pStyle w:val="CommentText"/>
      </w:pPr>
      <w:r>
        <w:rPr>
          <w:rStyle w:val="CommentReference"/>
        </w:rPr>
        <w:annotationRef/>
      </w:r>
      <w:r w:rsidRPr="2FFCD6CA">
        <w:t>We need to consider this further as Legal have advised:</w:t>
      </w:r>
    </w:p>
    <w:p w14:paraId="6C567DE9" w14:textId="1482F2BE" w:rsidR="0084057F" w:rsidRDefault="0084057F">
      <w:pPr>
        <w:pStyle w:val="CommentText"/>
      </w:pPr>
      <w:r w:rsidRPr="00AF0B51">
        <w:t>amount paid for roadside assistance should NOT be shown in the previous/current year premium comparison table as it is not part of the cost of insurance. Suggest:</w:t>
      </w:r>
    </w:p>
    <w:p w14:paraId="0B728BFD" w14:textId="393C4BF9" w:rsidR="0084057F" w:rsidRDefault="0084057F">
      <w:pPr>
        <w:pStyle w:val="CommentText"/>
      </w:pPr>
      <w:r w:rsidRPr="43A01F2F">
        <w:t>1.     removing the rows re the fee</w:t>
      </w:r>
    </w:p>
    <w:p w14:paraId="1BFAC99F" w14:textId="5AA35FB5" w:rsidR="0084057F" w:rsidRDefault="0084057F">
      <w:pPr>
        <w:pStyle w:val="CommentText"/>
      </w:pPr>
      <w:r w:rsidRPr="45B1E1E3">
        <w:t>2.     Change the last line to Total Annual Premium</w:t>
      </w:r>
    </w:p>
    <w:p w14:paraId="70F817B5" w14:textId="188641AD" w:rsidR="0084057F" w:rsidRDefault="0084057F">
      <w:pPr>
        <w:pStyle w:val="CommentText"/>
      </w:pPr>
      <w:r w:rsidRPr="0B2BAC5D">
        <w:t>3.     Add a note under the table that if the customer had Roadside Assistance as an Additional Service it is not shown in the table as it does not form part of the insurance premium</w:t>
      </w:r>
    </w:p>
  </w:comment>
  <w:comment w:id="10220" w:author="William Turner [2]" w:date="2024-07-04T15:57:00Z" w:initials="WT">
    <w:p w14:paraId="6A045BDB" w14:textId="77777777" w:rsidR="0084057F" w:rsidRDefault="0084057F" w:rsidP="00C8091E">
      <w:pPr>
        <w:pStyle w:val="CommentText"/>
      </w:pPr>
      <w:r>
        <w:rPr>
          <w:rStyle w:val="CommentReference"/>
        </w:rPr>
        <w:annotationRef/>
      </w:r>
      <w:r>
        <w:t>Following discussion with Kirsten and Legal this has been resolved with no change needed to the content</w:t>
      </w:r>
    </w:p>
  </w:comment>
  <w:comment w:id="10299" w:author="William Turner [2]" w:date="2024-07-04T16:41:00Z" w:initials="WT">
    <w:p w14:paraId="679E1901" w14:textId="6502151E" w:rsidR="00FB28F1" w:rsidRDefault="00FB28F1" w:rsidP="00FB28F1">
      <w:pPr>
        <w:pStyle w:val="CommentText"/>
      </w:pPr>
      <w:r>
        <w:rPr>
          <w:rStyle w:val="CommentReference"/>
        </w:rPr>
        <w:annotationRef/>
      </w:r>
      <w:r>
        <w:fldChar w:fldCharType="begin"/>
      </w:r>
      <w:r>
        <w:instrText>HYPERLINK "mailto:Sam.Sehgal@hollard.com.au"</w:instrText>
      </w:r>
      <w:bookmarkStart w:id="10301" w:name="_@_69D68ECA43B148FFAF61C93A18915CFAZ"/>
      <w:r>
        <w:fldChar w:fldCharType="separate"/>
      </w:r>
      <w:bookmarkEnd w:id="10301"/>
      <w:r w:rsidRPr="00FB28F1">
        <w:rPr>
          <w:rStyle w:val="Mention"/>
          <w:noProof/>
        </w:rPr>
        <w:t>@Sam Sehgal (EXT Idiom)</w:t>
      </w:r>
      <w:r>
        <w:fldChar w:fldCharType="end"/>
      </w:r>
      <w:r>
        <w:t xml:space="preserve"> please confirm logic</w:t>
      </w:r>
    </w:p>
  </w:comment>
  <w:comment w:id="10300" w:author="Sam Sehgal (EXT Idiom)" w:date="2024-07-08T13:18:00Z" w:initials="ss">
    <w:p w14:paraId="1887FB84" w14:textId="45294BC7" w:rsidR="00056933" w:rsidRDefault="00056933" w:rsidP="00056933">
      <w:pPr>
        <w:pStyle w:val="CommentText"/>
      </w:pPr>
      <w:r>
        <w:rPr>
          <w:rStyle w:val="CommentReference"/>
        </w:rPr>
        <w:annotationRef/>
      </w:r>
      <w:r>
        <w:fldChar w:fldCharType="begin"/>
      </w:r>
      <w:r>
        <w:instrText>HYPERLINK "mailto:William.Turner@hollard.com.au"</w:instrText>
      </w:r>
      <w:bookmarkStart w:id="10302" w:name="_@_9B08840E7C9F45BB81319AD11D1DC63FZ"/>
      <w:r>
        <w:fldChar w:fldCharType="separate"/>
      </w:r>
      <w:bookmarkEnd w:id="10302"/>
      <w:r w:rsidRPr="00056933">
        <w:rPr>
          <w:rStyle w:val="Mention"/>
          <w:noProof/>
        </w:rPr>
        <w:t>@William Turner</w:t>
      </w:r>
      <w:r>
        <w:fldChar w:fldCharType="end"/>
      </w:r>
      <w:r>
        <w:t xml:space="preserve"> Updated the logic to right mapping</w:t>
      </w:r>
    </w:p>
  </w:comment>
  <w:comment w:id="10305" w:author="William Turner" w:date="2024-06-13T14:15:00Z" w:initials="WT">
    <w:p w14:paraId="7DC9F482" w14:textId="5877E7BF" w:rsidR="00681336" w:rsidRDefault="00BC1C47">
      <w:pPr>
        <w:pStyle w:val="CommentText"/>
      </w:pPr>
      <w:r>
        <w:rPr>
          <w:rStyle w:val="CommentReference"/>
        </w:rPr>
        <w:annotationRef/>
      </w:r>
      <w:r w:rsidR="336F4F8F" w:rsidRPr="099B7A7A">
        <w:t>CBA Risk feedback: replace "CBA" with "CommBank"</w:t>
      </w:r>
    </w:p>
  </w:comment>
  <w:comment w:id="10306" w:author="William Turner" w:date="2024-06-20T14:01:00Z" w:initials="WT">
    <w:p w14:paraId="6D1BD80E" w14:textId="77777777" w:rsidR="004C25D6" w:rsidRDefault="004C25D6" w:rsidP="004C25D6">
      <w:pPr>
        <w:pStyle w:val="CommentText"/>
      </w:pPr>
      <w:r>
        <w:rPr>
          <w:rStyle w:val="CommentReference"/>
        </w:rPr>
        <w:annotationRef/>
      </w:r>
      <w:r>
        <w:t>accepted</w:t>
      </w:r>
    </w:p>
  </w:comment>
  <w:comment w:id="10303" w:author="Michelle Lynch" w:date="2024-06-28T16:24:00Z" w:initials="ML">
    <w:p w14:paraId="7AF0C0F0" w14:textId="7B82B51E" w:rsidR="0472516C" w:rsidRDefault="0472516C">
      <w:pPr>
        <w:pStyle w:val="CommentText"/>
      </w:pPr>
      <w:r>
        <w:t>Will this also include the new lender discount?</w:t>
      </w:r>
      <w:r>
        <w:rPr>
          <w:rStyle w:val="CommentReference"/>
        </w:rPr>
        <w:annotationRef/>
      </w:r>
    </w:p>
  </w:comment>
  <w:comment w:id="10304" w:author="William Turner [2]" w:date="2024-07-04T15:59:00Z" w:initials="WT">
    <w:p w14:paraId="038FDA8E" w14:textId="77777777" w:rsidR="00191178" w:rsidRDefault="00191178" w:rsidP="00191178">
      <w:pPr>
        <w:pStyle w:val="CommentText"/>
      </w:pPr>
      <w:r>
        <w:rPr>
          <w:rStyle w:val="CommentReference"/>
        </w:rPr>
        <w:annotationRef/>
      </w:r>
      <w:r>
        <w:t xml:space="preserve">Yes it will. It will include any of the following when applicable: </w:t>
      </w:r>
      <w:r>
        <w:br/>
        <w:t xml:space="preserve">-Combined Building &amp; Contents Discount </w:t>
      </w:r>
    </w:p>
    <w:p w14:paraId="40C03EE5" w14:textId="77777777" w:rsidR="00191178" w:rsidRDefault="00191178" w:rsidP="00191178">
      <w:pPr>
        <w:pStyle w:val="CommentText"/>
      </w:pPr>
      <w:r>
        <w:t xml:space="preserve">-Internet Discount </w:t>
      </w:r>
    </w:p>
    <w:p w14:paraId="2A39B1B5" w14:textId="77777777" w:rsidR="00191178" w:rsidRDefault="00191178" w:rsidP="00191178">
      <w:pPr>
        <w:pStyle w:val="CommentText"/>
      </w:pPr>
      <w:r>
        <w:t xml:space="preserve">-Lender Discount </w:t>
      </w:r>
    </w:p>
    <w:p w14:paraId="0263306B" w14:textId="77777777" w:rsidR="00191178" w:rsidRDefault="00191178" w:rsidP="00191178">
      <w:pPr>
        <w:pStyle w:val="CommentText"/>
      </w:pPr>
      <w:r>
        <w:t xml:space="preserve">-CommBank Staff Discount </w:t>
      </w:r>
    </w:p>
    <w:p w14:paraId="5655A830" w14:textId="77777777" w:rsidR="00191178" w:rsidRDefault="00191178" w:rsidP="00191178">
      <w:pPr>
        <w:pStyle w:val="CommentText"/>
      </w:pPr>
      <w:r>
        <w:t>-Hollard Staff Discount</w:t>
      </w:r>
    </w:p>
  </w:comment>
  <w:comment w:id="10307" w:author="Kester Rozario" w:date="2024-05-08T14:39:00Z" w:initials="KR">
    <w:p w14:paraId="58817C09" w14:textId="22E2C296" w:rsidR="00E67E32" w:rsidRDefault="00E67E32" w:rsidP="00E67E32">
      <w:r>
        <w:rPr>
          <w:rStyle w:val="CommentReference"/>
        </w:rPr>
        <w:annotationRef/>
      </w:r>
      <w:r>
        <w:rPr>
          <w:rFonts w:ascii="Arial" w:eastAsia="Times New Roman" w:hAnsi="Arial" w:cs="Arial"/>
          <w:color w:val="000000"/>
          <w:kern w:val="0"/>
          <w:sz w:val="22"/>
          <w:szCs w:val="22"/>
          <w:lang w:val="en-AU" w:eastAsia="en-AU"/>
          <w14:ligatures w14:val="none"/>
        </w:rPr>
        <w:fldChar w:fldCharType="begin"/>
      </w:r>
      <w:r>
        <w:rPr>
          <w:rFonts w:ascii="Arial" w:eastAsia="Times New Roman" w:hAnsi="Arial" w:cs="Arial"/>
          <w:color w:val="000000"/>
          <w:kern w:val="0"/>
          <w:sz w:val="22"/>
          <w:szCs w:val="22"/>
          <w:lang w:val="en-AU" w:eastAsia="en-AU"/>
          <w14:ligatures w14:val="none"/>
        </w:rPr>
        <w:instrText>HYPERLINK "mailto:Sam.Sehgal@hollard.com.au"</w:instrText>
      </w:r>
      <w:r>
        <w:rPr>
          <w:rFonts w:ascii="Arial" w:eastAsia="Times New Roman" w:hAnsi="Arial" w:cs="Arial"/>
          <w:color w:val="000000"/>
          <w:kern w:val="0"/>
          <w:sz w:val="22"/>
          <w:szCs w:val="22"/>
          <w:lang w:val="en-AU" w:eastAsia="en-AU"/>
          <w14:ligatures w14:val="none"/>
        </w:rPr>
      </w:r>
      <w:bookmarkStart w:id="10308" w:name="_@_4D206213D7981F4B8F97F23ED364949FZ"/>
      <w:r>
        <w:rPr>
          <w:rFonts w:ascii="Arial" w:eastAsia="Times New Roman" w:hAnsi="Arial" w:cs="Arial"/>
          <w:color w:val="000000"/>
          <w:kern w:val="0"/>
          <w:sz w:val="22"/>
          <w:szCs w:val="22"/>
          <w:lang w:val="en-AU" w:eastAsia="en-AU"/>
          <w14:ligatures w14:val="none"/>
        </w:rPr>
        <w:fldChar w:fldCharType="separate"/>
      </w:r>
      <w:bookmarkEnd w:id="10308"/>
      <w:r w:rsidRPr="00E67E32">
        <w:rPr>
          <w:rStyle w:val="Mention"/>
          <w:rFonts w:ascii="Arial" w:eastAsia="Times New Roman" w:hAnsi="Arial" w:cs="Arial"/>
          <w:noProof/>
          <w:kern w:val="0"/>
          <w:sz w:val="22"/>
          <w:szCs w:val="22"/>
          <w:lang w:val="en-AU" w:eastAsia="en-AU"/>
          <w14:ligatures w14:val="none"/>
        </w:rPr>
        <w:t>@Sam Sehgal (EXT Idiom)</w:t>
      </w:r>
      <w:r>
        <w:rPr>
          <w:rFonts w:ascii="Arial" w:eastAsia="Times New Roman" w:hAnsi="Arial" w:cs="Arial"/>
          <w:color w:val="000000"/>
          <w:kern w:val="0"/>
          <w:sz w:val="22"/>
          <w:szCs w:val="22"/>
          <w:lang w:val="en-AU" w:eastAsia="en-AU"/>
          <w14:ligatures w14:val="none"/>
        </w:rPr>
        <w:fldChar w:fldCharType="end"/>
      </w:r>
      <w:r>
        <w:rPr>
          <w:rFonts w:ascii="Arial" w:eastAsia="Times New Roman" w:hAnsi="Arial" w:cs="Arial"/>
          <w:color w:val="000000"/>
          <w:kern w:val="0"/>
          <w:sz w:val="22"/>
          <w:szCs w:val="22"/>
          <w:lang w:val="en-AU" w:eastAsia="en-AU"/>
          <w14:ligatures w14:val="none"/>
        </w:rPr>
        <w:t xml:space="preserve"> please add a note to make it clear its iterative as well as an updated screen shot.</w:t>
      </w:r>
    </w:p>
  </w:comment>
  <w:comment w:id="10314" w:author="William Turner" w:date="2024-06-13T15:40:00Z" w:initials="WT">
    <w:p w14:paraId="450E97D8" w14:textId="769B5F66" w:rsidR="00681336" w:rsidRDefault="00BC1C47">
      <w:pPr>
        <w:pStyle w:val="CommentText"/>
      </w:pPr>
      <w:r>
        <w:rPr>
          <w:rStyle w:val="CommentReference"/>
        </w:rPr>
        <w:annotationRef/>
      </w:r>
      <w:r w:rsidR="3E3D3E8D" w:rsidRPr="3DA987CF">
        <w:t>Tien Tifa: Why is this in future tense? Shouldn’t it be in current tense?</w:t>
      </w:r>
    </w:p>
  </w:comment>
  <w:comment w:id="10315" w:author="William Turner" w:date="2024-06-20T14:02:00Z" w:initials="WT">
    <w:p w14:paraId="5A5590AE" w14:textId="77777777" w:rsidR="00A04ADE" w:rsidRDefault="00A04ADE" w:rsidP="00A04ADE">
      <w:pPr>
        <w:pStyle w:val="CommentText"/>
      </w:pPr>
      <w:r>
        <w:rPr>
          <w:rStyle w:val="CommentReference"/>
        </w:rPr>
        <w:annotationRef/>
      </w:r>
      <w:r>
        <w:t>Accepted - have removed ‘will’</w:t>
      </w:r>
    </w:p>
  </w:comment>
  <w:comment w:id="10311" w:author="Kester Rozario" w:date="2024-05-08T14:43:00Z" w:initials="KR">
    <w:p w14:paraId="5DE6F8EA" w14:textId="481A76E8" w:rsidR="00282ADC" w:rsidRDefault="00282ADC" w:rsidP="00282ADC">
      <w:r>
        <w:rPr>
          <w:rStyle w:val="CommentReference"/>
        </w:rPr>
        <w:annotationRef/>
      </w:r>
      <w:r>
        <w:rPr>
          <w:rFonts w:ascii="Arial" w:eastAsia="Times New Roman" w:hAnsi="Arial" w:cs="Arial"/>
          <w:color w:val="000000"/>
          <w:kern w:val="0"/>
          <w:sz w:val="22"/>
          <w:szCs w:val="22"/>
          <w:lang w:val="en-AU" w:eastAsia="en-AU"/>
          <w14:ligatures w14:val="none"/>
        </w:rPr>
        <w:t>Question for legal/compliance as to whether we need to provide a description for other discounts that are not “ever green”</w:t>
      </w:r>
    </w:p>
  </w:comment>
  <w:comment w:id="10312" w:author="William Turner" w:date="1900-01-01T00:00:00Z" w:initials="WT">
    <w:p w14:paraId="266B1389" w14:textId="31315D4A" w:rsidR="00681336" w:rsidRDefault="00BC1C47">
      <w:pPr>
        <w:pStyle w:val="CommentText"/>
      </w:pPr>
      <w:r>
        <w:rPr>
          <w:rStyle w:val="CommentReference"/>
        </w:rPr>
        <w:annotationRef/>
      </w:r>
      <w:r w:rsidR="79843CBC" w:rsidRPr="1EC0CDF2">
        <w:t>Legal has confirmed there is not the need to provide a description for the other discounts</w:t>
      </w:r>
    </w:p>
  </w:comment>
  <w:comment w:id="10313" w:author="William Turner" w:date="2024-06-13T15:41:00Z" w:initials="WT">
    <w:p w14:paraId="6153C997" w14:textId="5F9B3064" w:rsidR="00681336" w:rsidRDefault="00BC1C47">
      <w:pPr>
        <w:pStyle w:val="CommentText"/>
      </w:pPr>
      <w:r>
        <w:rPr>
          <w:rStyle w:val="CommentReference"/>
        </w:rPr>
        <w:annotationRef/>
      </w:r>
      <w:r w:rsidR="6E56C18B" w:rsidRPr="447BC29A">
        <w:t>Tien Tifa: This is on the basis that the &lt;DiscountTypeName&gt; should be descriptive enough for the customer to understand what the discount is for. E.g. if it’s a one-off promotional offer, the &lt;DiscountTypeName&gt; should be, “Promotional offer”, etc.</w:t>
      </w:r>
    </w:p>
    <w:p w14:paraId="6FCCE37D" w14:textId="22934011" w:rsidR="00681336" w:rsidRDefault="5F10F6D0">
      <w:pPr>
        <w:pStyle w:val="CommentText"/>
      </w:pPr>
      <w:r w:rsidRPr="68B1C0C9">
        <w:t>Technically, this employee discount description is unnecessary but can remain if that’s what you want.</w:t>
      </w:r>
    </w:p>
  </w:comment>
  <w:comment w:id="10316" w:author="William Turner" w:date="2024-06-17T13:56:00Z" w:initials="WT">
    <w:p w14:paraId="2544FA4C" w14:textId="28EB9718" w:rsidR="00681336" w:rsidRDefault="00BC1C47">
      <w:pPr>
        <w:pStyle w:val="CommentText"/>
      </w:pPr>
      <w:r>
        <w:rPr>
          <w:rStyle w:val="CommentReference"/>
        </w:rPr>
        <w:annotationRef/>
      </w:r>
      <w:r w:rsidR="499587BC" w:rsidRPr="62FC5F9F">
        <w:t>Chris Marshall: [If the applicable discount is not CBA staff or Hollard staff then display] For further information about your discount, please see the Premium Excess and Discount Guide at &lt;BrandPEDGURL&gt;.</w:t>
      </w:r>
    </w:p>
  </w:comment>
  <w:comment w:id="10317" w:author="William Turner" w:date="2024-06-20T14:06:00Z" w:initials="WT">
    <w:p w14:paraId="086FAFEF" w14:textId="6EF2B161" w:rsidR="003A246C" w:rsidRDefault="003A246C" w:rsidP="003A246C">
      <w:pPr>
        <w:pStyle w:val="CommentText"/>
      </w:pPr>
      <w:r>
        <w:rPr>
          <w:rStyle w:val="CommentReference"/>
        </w:rPr>
        <w:annotationRef/>
      </w:r>
      <w:r>
        <w:t xml:space="preserve">Accepted. </w:t>
      </w:r>
      <w:r>
        <w:fldChar w:fldCharType="begin"/>
      </w:r>
      <w:r>
        <w:instrText>HYPERLINK "mailto:Sam.Sehgal@hollard.com.au"</w:instrText>
      </w:r>
      <w:bookmarkStart w:id="10319" w:name="_@_84F435BD5FDD4F9990B469303142D169Z"/>
      <w:r>
        <w:fldChar w:fldCharType="separate"/>
      </w:r>
      <w:bookmarkEnd w:id="10319"/>
      <w:r w:rsidRPr="003A246C">
        <w:rPr>
          <w:rStyle w:val="Mention"/>
          <w:noProof/>
        </w:rPr>
        <w:t>@Sam Sehgal (EXT Idiom)</w:t>
      </w:r>
      <w:r>
        <w:fldChar w:fldCharType="end"/>
      </w:r>
      <w:r>
        <w:t xml:space="preserve"> please add logic for this line so that it only appears if the policy has a discount AND that discount is not a Hollard staff or CommBank staff discount</w:t>
      </w:r>
    </w:p>
  </w:comment>
  <w:comment w:id="10318" w:author="Sam Sehgal (EXT Idiom) [2]" w:date="2024-06-23T14:48:00Z" w:initials="ss">
    <w:p w14:paraId="0EF9F264" w14:textId="7B369723" w:rsidR="00551B1E" w:rsidRDefault="00551B1E" w:rsidP="00551B1E">
      <w:pPr>
        <w:pStyle w:val="CommentText"/>
      </w:pPr>
      <w:r>
        <w:rPr>
          <w:rStyle w:val="CommentReference"/>
        </w:rPr>
        <w:annotationRef/>
      </w:r>
      <w:r>
        <w:t xml:space="preserve">Added logic for text to appear. </w:t>
      </w:r>
      <w:r>
        <w:fldChar w:fldCharType="begin"/>
      </w:r>
      <w:r>
        <w:instrText>HYPERLINK "mailto:William.Turner@hollard.com.au"</w:instrText>
      </w:r>
      <w:bookmarkStart w:id="10320" w:name="_@_DDB4DDDCA3EE4D2DB7AB154FA8205FF7Z"/>
      <w:r>
        <w:fldChar w:fldCharType="separate"/>
      </w:r>
      <w:bookmarkEnd w:id="10320"/>
      <w:r w:rsidRPr="00551B1E">
        <w:rPr>
          <w:rStyle w:val="Mention"/>
          <w:noProof/>
        </w:rPr>
        <w:t>@William Turner</w:t>
      </w:r>
      <w:r>
        <w:fldChar w:fldCharType="end"/>
      </w:r>
      <w:r>
        <w:t xml:space="preserve"> to confirm</w:t>
      </w:r>
    </w:p>
  </w:comment>
  <w:comment w:id="10321" w:author="William Turner" w:date="2024-07-03T12:16:00Z" w:initials="WT">
    <w:p w14:paraId="3D7AAA4A" w14:textId="0183519C" w:rsidR="5DAD8829" w:rsidRDefault="5DAD8829">
      <w:pPr>
        <w:pStyle w:val="CommentText"/>
      </w:pPr>
      <w:r>
        <w:t>Now that it has been determined that the T &amp; Cs for each discount will not be housed within the PEDG itself but instead will be separate documents located on the same page and section of the CommBank website, this copy needs to be updated to say: For further information about your discount, please refer to Discount Terms and Conditions at &lt;BrandPEDGURL&gt;</w:t>
      </w:r>
      <w:r>
        <w:rPr>
          <w:rStyle w:val="CommentReference"/>
        </w:rPr>
        <w:annotationRef/>
      </w:r>
    </w:p>
  </w:comment>
  <w:comment w:id="10322" w:author="William Turner [2]" w:date="2024-07-04T16:04:00Z" w:initials="WT">
    <w:p w14:paraId="76C4B643" w14:textId="77777777" w:rsidR="00272739" w:rsidRDefault="00272739" w:rsidP="00272739">
      <w:pPr>
        <w:pStyle w:val="CommentText"/>
      </w:pPr>
      <w:r>
        <w:rPr>
          <w:rStyle w:val="CommentReference"/>
        </w:rPr>
        <w:annotationRef/>
      </w:r>
      <w:r>
        <w:t>Accepted - updated</w:t>
      </w:r>
    </w:p>
  </w:comment>
  <w:comment w:id="10323" w:author="William Turner" w:date="2024-06-13T15:42:00Z" w:initials="WT">
    <w:p w14:paraId="05FE4772" w14:textId="6853C107" w:rsidR="00681336" w:rsidRDefault="00BC1C47">
      <w:pPr>
        <w:pStyle w:val="CommentText"/>
      </w:pPr>
      <w:r>
        <w:rPr>
          <w:rStyle w:val="CommentReference"/>
        </w:rPr>
        <w:annotationRef/>
      </w:r>
      <w:r w:rsidR="7DD6E38D" w:rsidRPr="3EC86E0C">
        <w:t>Tien Tifa: Why is this in future tense? Shouldn’t it be in current tense?</w:t>
      </w:r>
    </w:p>
  </w:comment>
  <w:comment w:id="10324" w:author="William Turner" w:date="2024-06-20T14:03:00Z" w:initials="WT">
    <w:p w14:paraId="3A68F0BC" w14:textId="77777777" w:rsidR="00A04ADE" w:rsidRDefault="00A04ADE" w:rsidP="00A04ADE">
      <w:pPr>
        <w:pStyle w:val="CommentText"/>
      </w:pPr>
      <w:r>
        <w:rPr>
          <w:rStyle w:val="CommentReference"/>
        </w:rPr>
        <w:annotationRef/>
      </w:r>
      <w:r>
        <w:t>Accepted - have removed ‘will’</w:t>
      </w:r>
    </w:p>
  </w:comment>
  <w:comment w:id="10325" w:author="William Turner" w:date="2024-06-04T16:44:00Z" w:initials="WT">
    <w:p w14:paraId="0C9D3999" w14:textId="1F0FE6F7" w:rsidR="00183CBB" w:rsidRDefault="00183CBB">
      <w:pPr>
        <w:pStyle w:val="CommentText"/>
      </w:pPr>
      <w:r>
        <w:rPr>
          <w:rStyle w:val="CommentReference"/>
        </w:rPr>
        <w:annotationRef/>
      </w:r>
      <w:r w:rsidRPr="7BEC7471">
        <w:t>The following to be added as requested by Product and Underwriting: [If ESL != 0 THEN display] “ESL is a levy imposed by the NSW State Government on insurers to cover the cost of running the NSW Fire Services and State Emergency Services. This amount is charged on the basic premium where the insured address/garage address is within NSW.”</w:t>
      </w:r>
    </w:p>
  </w:comment>
  <w:comment w:id="10326" w:author="William Turner" w:date="2024-06-20T14:11:00Z" w:initials="WT">
    <w:p w14:paraId="0F7D059C" w14:textId="3F4E878A" w:rsidR="00DC49A9" w:rsidRDefault="00DC49A9" w:rsidP="00DC49A9">
      <w:pPr>
        <w:pStyle w:val="CommentText"/>
      </w:pPr>
      <w:r>
        <w:rPr>
          <w:rStyle w:val="CommentReference"/>
        </w:rPr>
        <w:annotationRef/>
      </w:r>
      <w:r>
        <w:t xml:space="preserve">Accepted. </w:t>
      </w:r>
      <w:r>
        <w:fldChar w:fldCharType="begin"/>
      </w:r>
      <w:r>
        <w:instrText>HYPERLINK "mailto:Sam.Sehgal@hollard.com.au"</w:instrText>
      </w:r>
      <w:bookmarkStart w:id="10328" w:name="_@_D732DA41FEE74111B2BC5D7562AB565FZ"/>
      <w:r>
        <w:fldChar w:fldCharType="separate"/>
      </w:r>
      <w:bookmarkEnd w:id="10328"/>
      <w:r w:rsidRPr="00DC49A9">
        <w:rPr>
          <w:rStyle w:val="Mention"/>
          <w:noProof/>
        </w:rPr>
        <w:t>@Sam Sehgal (EXT Idiom)</w:t>
      </w:r>
      <w:r>
        <w:fldChar w:fldCharType="end"/>
      </w:r>
      <w:r>
        <w:t xml:space="preserve"> I have added the line and the logic - please check my logic </w:t>
      </w:r>
    </w:p>
  </w:comment>
  <w:comment w:id="10327" w:author="Sam Sehgal (EXT Idiom) [2]" w:date="2024-06-23T14:52:00Z" w:initials="ss">
    <w:p w14:paraId="22735C2E" w14:textId="35BB3DD5" w:rsidR="00FB6C3D" w:rsidRDefault="00FB6C3D" w:rsidP="00FB6C3D">
      <w:pPr>
        <w:pStyle w:val="CommentText"/>
      </w:pPr>
      <w:r>
        <w:rPr>
          <w:rStyle w:val="CommentReference"/>
        </w:rPr>
        <w:annotationRef/>
      </w:r>
      <w:r>
        <w:t xml:space="preserve">Logic updated to correct variable from EO mapping </w:t>
      </w:r>
      <w:r>
        <w:fldChar w:fldCharType="begin"/>
      </w:r>
      <w:r>
        <w:instrText>HYPERLINK "mailto:William.Turner@hollard.com.au"</w:instrText>
      </w:r>
      <w:bookmarkStart w:id="10329" w:name="_@_3378CC71D5E64EDE9C3770061AD77343Z"/>
      <w:r>
        <w:fldChar w:fldCharType="separate"/>
      </w:r>
      <w:bookmarkEnd w:id="10329"/>
      <w:r w:rsidRPr="00FB6C3D">
        <w:rPr>
          <w:rStyle w:val="Mention"/>
          <w:noProof/>
        </w:rPr>
        <w:t>@William Turner</w:t>
      </w:r>
      <w:r>
        <w:fldChar w:fldCharType="end"/>
      </w:r>
      <w:r>
        <w:t xml:space="preserve"> </w:t>
      </w:r>
    </w:p>
  </w:comment>
  <w:comment w:id="10334" w:author="Bianca Tautz" w:date="2024-06-07T15:47:00Z" w:initials="BT">
    <w:p w14:paraId="510C0F55" w14:textId="260171B9" w:rsidR="00044CD1" w:rsidRDefault="00044CD1">
      <w:pPr>
        <w:pStyle w:val="CommentText"/>
      </w:pPr>
      <w:r>
        <w:rPr>
          <w:rStyle w:val="CommentReference"/>
        </w:rPr>
        <w:annotationRef/>
      </w:r>
      <w:r w:rsidRPr="5FD850D0">
        <w:t>Is this where the content will be located?</w:t>
      </w:r>
    </w:p>
  </w:comment>
  <w:comment w:id="10335" w:author="William Turner" w:date="2024-06-20T14:28:00Z" w:initials="WT">
    <w:p w14:paraId="17B977D7" w14:textId="77777777" w:rsidR="003D764D" w:rsidRDefault="003D764D" w:rsidP="003D764D">
      <w:pPr>
        <w:pStyle w:val="CommentText"/>
      </w:pPr>
      <w:r>
        <w:rPr>
          <w:rStyle w:val="CommentReference"/>
        </w:rPr>
        <w:annotationRef/>
      </w:r>
      <w:r>
        <w:t>yes</w:t>
      </w:r>
    </w:p>
  </w:comment>
  <w:comment w:id="10330" w:author="Kester Rozario" w:date="2024-05-08T15:01:00Z" w:initials="KR">
    <w:p w14:paraId="46201E50" w14:textId="39FF87AF" w:rsidR="00A53A70" w:rsidRDefault="00A53A70" w:rsidP="00A53A70">
      <w:r>
        <w:rPr>
          <w:rStyle w:val="CommentReference"/>
        </w:rPr>
        <w:annotationRef/>
      </w:r>
      <w:r>
        <w:rPr>
          <w:rFonts w:ascii="Arial" w:eastAsia="Times New Roman" w:hAnsi="Arial" w:cs="Arial"/>
          <w:color w:val="000000"/>
          <w:kern w:val="0"/>
          <w:sz w:val="22"/>
          <w:szCs w:val="22"/>
          <w:lang w:val="en-AU" w:eastAsia="en-AU"/>
          <w14:ligatures w14:val="none"/>
        </w:rPr>
        <w:t>Chris Marshall to provide expected wording for this section and the section below.</w:t>
      </w:r>
    </w:p>
  </w:comment>
  <w:comment w:id="10331" w:author="William Turner" w:date="2024-05-28T17:00:00Z" w:initials="WT">
    <w:p w14:paraId="7990C17A" w14:textId="44D30D64" w:rsidR="00CF255D" w:rsidRDefault="00CF255D">
      <w:pPr>
        <w:pStyle w:val="CommentText"/>
      </w:pPr>
      <w:r>
        <w:rPr>
          <w:rStyle w:val="CommentReference"/>
        </w:rPr>
        <w:annotationRef/>
      </w:r>
      <w:r w:rsidRPr="7AC1CFA5">
        <w:t>Chris is aware that he can give feedback on the content during Due Diligence</w:t>
      </w:r>
    </w:p>
  </w:comment>
  <w:comment w:id="10332" w:author="William Turner" w:date="2024-07-03T09:30:00Z" w:initials="WT">
    <w:p w14:paraId="148A7F51" w14:textId="60975EC9" w:rsidR="5DAD8829" w:rsidRDefault="5DAD8829">
      <w:pPr>
        <w:pStyle w:val="CommentText"/>
      </w:pPr>
      <w:r>
        <w:t>Chris Marshall: I don’t know what specific duty is being referenced here. I would advise removing the text that mentions a duty.</w:t>
      </w:r>
      <w:r>
        <w:rPr>
          <w:rStyle w:val="CommentReference"/>
        </w:rPr>
        <w:annotationRef/>
      </w:r>
    </w:p>
  </w:comment>
  <w:comment w:id="10333" w:author="William Turner [2]" w:date="2024-07-04T16:10:00Z" w:initials="WT">
    <w:p w14:paraId="550D0DE8" w14:textId="77777777" w:rsidR="009B66B8" w:rsidRDefault="009B66B8" w:rsidP="009B66B8">
      <w:pPr>
        <w:pStyle w:val="CommentText"/>
      </w:pPr>
      <w:r>
        <w:rPr>
          <w:rStyle w:val="CommentReference"/>
        </w:rPr>
        <w:annotationRef/>
      </w:r>
      <w:r>
        <w:t>Accepted - now updated</w:t>
      </w:r>
    </w:p>
  </w:comment>
  <w:comment w:id="10338" w:author="Nicki Crake" w:date="2024-06-07T14:14:00Z" w:initials="NC">
    <w:p w14:paraId="1D2E2CD4" w14:textId="74FEF0BD" w:rsidR="004B4C77" w:rsidRDefault="004B4C77">
      <w:pPr>
        <w:pStyle w:val="CommentText"/>
      </w:pPr>
      <w:r>
        <w:rPr>
          <w:rStyle w:val="CommentReference"/>
        </w:rPr>
        <w:annotationRef/>
      </w:r>
      <w:r w:rsidRPr="6EE9CAAF">
        <w:t>Extra space to be removed</w:t>
      </w:r>
    </w:p>
  </w:comment>
  <w:comment w:id="10339" w:author="William Turner" w:date="2024-06-20T14:28:00Z" w:initials="WT">
    <w:p w14:paraId="1B839DCA" w14:textId="77777777" w:rsidR="003D764D" w:rsidRDefault="003D764D" w:rsidP="003D764D">
      <w:pPr>
        <w:pStyle w:val="CommentText"/>
      </w:pPr>
      <w:r>
        <w:rPr>
          <w:rStyle w:val="CommentReference"/>
        </w:rPr>
        <w:annotationRef/>
      </w:r>
      <w:r>
        <w:t>accepted</w:t>
      </w:r>
    </w:p>
  </w:comment>
  <w:comment w:id="10340" w:author="Kate McLennan" w:date="2024-07-01T11:08:00Z" w:initials="KM">
    <w:p w14:paraId="2A8304BD" w14:textId="368DDBBA" w:rsidR="0472516C" w:rsidRDefault="0472516C">
      <w:pPr>
        <w:pStyle w:val="CommentText"/>
      </w:pPr>
      <w:r>
        <w:t>Done</w:t>
      </w:r>
      <w:r>
        <w:rPr>
          <w:rStyle w:val="CommentReference"/>
        </w:rPr>
        <w:annotationRef/>
      </w:r>
    </w:p>
  </w:comment>
  <w:comment w:id="10341" w:author="Heng Liu" w:date="2024-06-12T11:24:00Z" w:initials="HL">
    <w:p w14:paraId="303E9100" w14:textId="7FEB7130" w:rsidR="00224B85" w:rsidRDefault="00224B85" w:rsidP="00224B85">
      <w:pPr>
        <w:pStyle w:val="CommentText"/>
      </w:pPr>
      <w:r>
        <w:rPr>
          <w:rStyle w:val="CommentReference"/>
        </w:rPr>
        <w:annotationRef/>
      </w:r>
      <w:r>
        <w:t>Does our PEDG have further information on this? If not, perhaps should be left out unless the PEDG will also be updated to align.</w:t>
      </w:r>
    </w:p>
  </w:comment>
  <w:comment w:id="10342" w:author="William Turner" w:date="2024-06-20T14:29:00Z" w:initials="WT">
    <w:p w14:paraId="5F521C8E" w14:textId="77777777" w:rsidR="00232DAF" w:rsidRDefault="00232DAF" w:rsidP="00232DAF">
      <w:pPr>
        <w:pStyle w:val="CommentText"/>
      </w:pPr>
      <w:r>
        <w:rPr>
          <w:rStyle w:val="CommentReference"/>
        </w:rPr>
        <w:annotationRef/>
      </w:r>
      <w:r>
        <w:t>Yes the PEDG does have further information on this. The ‘such as’ examples provided here are all mentioned in the PEDG</w:t>
      </w:r>
    </w:p>
  </w:comment>
  <w:comment w:id="10336" w:author="Rebel Bailey" w:date="2024-05-08T15:01:00Z" w:initials="RB">
    <w:p w14:paraId="5FF0BC24" w14:textId="15B1B4DB" w:rsidR="585189CC" w:rsidRDefault="585189CC">
      <w:pPr>
        <w:pStyle w:val="CommentText"/>
      </w:pPr>
      <w:r>
        <w:t>FYI - this is the helptext we have in PHP.  Might be good to align this a little.</w:t>
      </w:r>
      <w:r>
        <w:rPr>
          <w:rStyle w:val="CommentReference"/>
        </w:rPr>
        <w:annotationRef/>
      </w:r>
    </w:p>
    <w:p w14:paraId="09CD47E8" w14:textId="3C7BF911" w:rsidR="585189CC" w:rsidRDefault="585189CC">
      <w:pPr>
        <w:pStyle w:val="CommentText"/>
      </w:pPr>
    </w:p>
    <w:p w14:paraId="5158D70F" w14:textId="636A0AE2" w:rsidR="585189CC" w:rsidRDefault="585189CC">
      <w:pPr>
        <w:pStyle w:val="CommentText"/>
      </w:pPr>
      <w:r>
        <w:t xml:space="preserve">Your insurance premium is likely to change when you renew your policy, even if your personal circumstances have not changed.  Each year we determine your premium using the latest information we have about you and external risk factors across Australia.  </w:t>
      </w:r>
    </w:p>
    <w:p w14:paraId="62CF1274" w14:textId="3B75F7C9" w:rsidR="585189CC" w:rsidRDefault="585189CC">
      <w:pPr>
        <w:pStyle w:val="CommentText"/>
      </w:pPr>
      <w:r>
        <w:t xml:space="preserve">Aside from your claims history, there are several factors we take into consideration when calculating your premium at renewal. This includes:  </w:t>
      </w:r>
    </w:p>
    <w:p w14:paraId="6EA11DBA" w14:textId="1DBD838C" w:rsidR="585189CC" w:rsidRDefault="585189CC">
      <w:pPr>
        <w:pStyle w:val="CommentText"/>
      </w:pPr>
      <w:r>
        <w:t xml:space="preserve">•Weather events </w:t>
      </w:r>
    </w:p>
    <w:p w14:paraId="00773D19" w14:textId="1187E66F" w:rsidR="585189CC" w:rsidRDefault="585189CC">
      <w:pPr>
        <w:pStyle w:val="CommentText"/>
      </w:pPr>
      <w:r>
        <w:t xml:space="preserve">•Repair and supply costs   </w:t>
      </w:r>
    </w:p>
    <w:p w14:paraId="064D77D2" w14:textId="72C853FD" w:rsidR="585189CC" w:rsidRDefault="585189CC">
      <w:pPr>
        <w:pStyle w:val="CommentText"/>
      </w:pPr>
      <w:r>
        <w:t xml:space="preserve">•Inflation </w:t>
      </w:r>
    </w:p>
    <w:p w14:paraId="568FE6A1" w14:textId="6E68551A" w:rsidR="585189CC" w:rsidRDefault="585189CC">
      <w:pPr>
        <w:pStyle w:val="CommentText"/>
      </w:pPr>
      <w:r>
        <w:t xml:space="preserve">•The frequency of natural disasters  </w:t>
      </w:r>
    </w:p>
    <w:p w14:paraId="1A8A6B95" w14:textId="043B8832" w:rsidR="585189CC" w:rsidRDefault="585189CC">
      <w:pPr>
        <w:pStyle w:val="CommentText"/>
      </w:pPr>
      <w:r>
        <w:t xml:space="preserve">For more information about how we determine your premium, discount/s and applicable excesses can be found in the Premium, Excess and Discount Guide for your product on our website. </w:t>
      </w:r>
    </w:p>
  </w:comment>
  <w:comment w:id="10337" w:author="William Turner" w:date="2024-05-28T17:01:00Z" w:initials="WT">
    <w:p w14:paraId="2B7A988F" w14:textId="5CED057C" w:rsidR="00CF255D" w:rsidRDefault="00CF255D">
      <w:pPr>
        <w:pStyle w:val="CommentText"/>
      </w:pPr>
      <w:r>
        <w:rPr>
          <w:rStyle w:val="CommentReference"/>
        </w:rPr>
        <w:annotationRef/>
      </w:r>
      <w:r w:rsidRPr="767802DB">
        <w:t>noted, however the going in position for Due Diligence is for the wording to be as it is</w:t>
      </w:r>
    </w:p>
  </w:comment>
  <w:comment w:id="10355" w:author="Kirsten Linnert" w:date="2024-06-28T10:32:00Z" w:initials="KL">
    <w:p w14:paraId="62B10691" w14:textId="1AB24882" w:rsidR="004731D1" w:rsidRDefault="004731D1">
      <w:pPr>
        <w:pStyle w:val="CommentText"/>
      </w:pPr>
      <w:r>
        <w:t>Legals- Reference to the COI is the tax invoice once paid- does this need to be on the actual COI itself or is the cover page ok?</w:t>
      </w:r>
      <w:r>
        <w:rPr>
          <w:rStyle w:val="CommentReference"/>
        </w:rPr>
        <w:annotationRef/>
      </w:r>
    </w:p>
  </w:comment>
  <w:comment w:id="10356" w:author="William Turner" w:date="2024-07-03T15:18:00Z" w:initials="WT">
    <w:p w14:paraId="0EDCA6AB" w14:textId="669429E5" w:rsidR="004731D1" w:rsidRDefault="004731D1">
      <w:pPr>
        <w:pStyle w:val="CommentText"/>
      </w:pPr>
      <w:r>
        <w:t xml:space="preserve">Tien Tifa: The answer to this depends on whether or not the COI is expected to act as the tax invoice for customers. </w:t>
      </w:r>
      <w:r>
        <w:rPr>
          <w:rStyle w:val="CommentReference"/>
        </w:rPr>
        <w:annotationRef/>
      </w:r>
    </w:p>
    <w:p w14:paraId="4ACF0BE6" w14:textId="279AAEE0" w:rsidR="004731D1" w:rsidRDefault="004731D1">
      <w:pPr>
        <w:pStyle w:val="CommentText"/>
      </w:pPr>
      <w:r>
        <w:t>If it is then you will need to specify the following in order for it to be legally classified as a tax invoice:</w:t>
      </w:r>
    </w:p>
    <w:p w14:paraId="48B15819" w14:textId="63EB3F46" w:rsidR="004731D1" w:rsidRDefault="004731D1">
      <w:pPr>
        <w:pStyle w:val="CommentText"/>
      </w:pPr>
      <w:r>
        <w:t xml:space="preserve">1.     Hollard’s business name </w:t>
      </w:r>
    </w:p>
    <w:p w14:paraId="6B9B9FD3" w14:textId="2120C3CB" w:rsidR="004731D1" w:rsidRDefault="004731D1">
      <w:pPr>
        <w:pStyle w:val="CommentText"/>
      </w:pPr>
      <w:r>
        <w:t>2.     Hollard’s ABN</w:t>
      </w:r>
    </w:p>
    <w:p w14:paraId="7B73EEB0" w14:textId="168C55A9" w:rsidR="004731D1" w:rsidRDefault="004731D1">
      <w:pPr>
        <w:pStyle w:val="CommentText"/>
      </w:pPr>
      <w:r>
        <w:t>3.     A clear statement that the document is a tax invoice</w:t>
      </w:r>
    </w:p>
    <w:p w14:paraId="3604F34E" w14:textId="1189334D" w:rsidR="004731D1" w:rsidRDefault="004731D1">
      <w:pPr>
        <w:pStyle w:val="CommentText"/>
      </w:pPr>
      <w:r>
        <w:t>4.     The date the invoice was issued</w:t>
      </w:r>
    </w:p>
    <w:p w14:paraId="6A16454E" w14:textId="1BB82D3A" w:rsidR="004731D1" w:rsidRDefault="004731D1">
      <w:pPr>
        <w:pStyle w:val="CommentText"/>
      </w:pPr>
      <w:r>
        <w:t>5.     An itemised list of goods and services provided under the invoice</w:t>
      </w:r>
    </w:p>
    <w:p w14:paraId="3A2360CC" w14:textId="553352BE" w:rsidR="004731D1" w:rsidRDefault="004731D1">
      <w:pPr>
        <w:pStyle w:val="CommentText"/>
      </w:pPr>
      <w:r>
        <w:t>6.     The total price including GST</w:t>
      </w:r>
    </w:p>
    <w:p w14:paraId="2EC522FE" w14:textId="3A6FA6EA" w:rsidR="004731D1" w:rsidRDefault="004731D1">
      <w:pPr>
        <w:pStyle w:val="CommentText"/>
      </w:pPr>
      <w:r>
        <w:t>7.     The extent to which each sale on the invoice is a taxable sale.</w:t>
      </w:r>
    </w:p>
  </w:comment>
  <w:comment w:id="10357" w:author="William Turner [2]" w:date="2024-07-08T11:07:00Z" w:initials="WT">
    <w:p w14:paraId="3F90A965" w14:textId="77777777" w:rsidR="004731D1" w:rsidRDefault="004731D1" w:rsidP="00DB3142">
      <w:pPr>
        <w:pStyle w:val="CommentText"/>
      </w:pPr>
      <w:r>
        <w:rPr>
          <w:rStyle w:val="CommentReference"/>
        </w:rPr>
        <w:annotationRef/>
      </w:r>
      <w:r>
        <w:t>Following consultation with Finance about meeting the above criteria, I have added the following wording to the payment summary on page 1 of the COI: “On payment, this Certificate of Insurance becomes your tax invoice.’ and have added the date the COI was issued to display at the top of page 1.</w:t>
      </w:r>
    </w:p>
  </w:comment>
  <w:comment w:id="11061" w:author="William Turner" w:date="2024-06-13T15:44:00Z" w:initials="WT">
    <w:p w14:paraId="58D722DA" w14:textId="3C04E469" w:rsidR="004943FF" w:rsidRDefault="004943FF">
      <w:pPr>
        <w:pStyle w:val="CommentText"/>
      </w:pPr>
      <w:r>
        <w:rPr>
          <w:rStyle w:val="CommentReference"/>
        </w:rPr>
        <w:annotationRef/>
      </w:r>
      <w:r w:rsidRPr="7A48BB4E">
        <w:t>Tien Tifa: For clarity, update the start of this sentence to say: If no changes are required to the details of your policy, and your...</w:t>
      </w:r>
    </w:p>
  </w:comment>
  <w:comment w:id="11062" w:author="William Turner" w:date="2024-06-20T14:33:00Z" w:initials="WT">
    <w:p w14:paraId="07636EAC" w14:textId="77777777" w:rsidR="004943FF" w:rsidRDefault="004943FF" w:rsidP="00B905BD">
      <w:pPr>
        <w:pStyle w:val="CommentText"/>
      </w:pPr>
      <w:r>
        <w:rPr>
          <w:rStyle w:val="CommentReference"/>
        </w:rPr>
        <w:annotationRef/>
      </w:r>
      <w:r>
        <w:t>accepted</w:t>
      </w:r>
    </w:p>
  </w:comment>
  <w:comment w:id="11060" w:author="William Turner" w:date="2024-05-23T12:54:00Z" w:initials="WT">
    <w:p w14:paraId="0F532B49" w14:textId="09F5E165" w:rsidR="004943FF" w:rsidRDefault="004943FF" w:rsidP="0096443A">
      <w:pPr>
        <w:pStyle w:val="CommentText"/>
      </w:pPr>
      <w:r>
        <w:rPr>
          <w:rStyle w:val="CommentReference"/>
        </w:rPr>
        <w:annotationRef/>
      </w:r>
      <w:r>
        <w:fldChar w:fldCharType="begin"/>
      </w:r>
      <w:r>
        <w:instrText xml:space="preserve"> HYPERLINK "mailto:Sam.Sehgal@hollard.com.au"</w:instrText>
      </w:r>
      <w:bookmarkStart w:id="11063" w:name="_@_DA5B3000A6954548A04EB53202B23715Z"/>
      <w:r>
        <w:fldChar w:fldCharType="separate"/>
      </w:r>
      <w:bookmarkEnd w:id="11063"/>
      <w:r w:rsidRPr="4E290F72">
        <w:rPr>
          <w:rStyle w:val="Mention"/>
          <w:noProof/>
        </w:rPr>
        <w:t>@Sam Sehgal (EXT Idiom)</w:t>
      </w:r>
      <w:r>
        <w:fldChar w:fldCharType="end"/>
      </w:r>
      <w:r w:rsidRPr="552FAA2A">
        <w:t xml:space="preserve"> we need to make this second sentence conditional so that it only shows if the person is not an invoice customer.</w:t>
      </w:r>
    </w:p>
  </w:comment>
  <w:comment w:id="11067" w:author="Rebel Bailey" w:date="2024-05-08T15:18:00Z" w:initials="RB">
    <w:p w14:paraId="126C904C" w14:textId="467EC070" w:rsidR="004943FF" w:rsidRDefault="004943FF">
      <w:pPr>
        <w:pStyle w:val="CommentText"/>
      </w:pPr>
      <w:r>
        <w:t>Suggest change to expire</w:t>
      </w:r>
      <w:r>
        <w:rPr>
          <w:rStyle w:val="CommentReference"/>
        </w:rPr>
        <w:annotationRef/>
      </w:r>
    </w:p>
  </w:comment>
  <w:comment w:id="11068" w:author="Kelly Kilo" w:date="2024-05-13T18:44:00Z" w:initials="KK">
    <w:p w14:paraId="0D88CFBA" w14:textId="6DE43F11" w:rsidR="004943FF" w:rsidRDefault="004943FF">
      <w:pPr>
        <w:pStyle w:val="CommentText"/>
      </w:pPr>
      <w:r>
        <w:t>I suspect there may be defined term or regulatory consequence for using 'lapse', though will leave that to Product and Compliance.</w:t>
      </w:r>
      <w:r>
        <w:rPr>
          <w:rStyle w:val="CommentReference"/>
        </w:rPr>
        <w:annotationRef/>
      </w:r>
    </w:p>
  </w:comment>
  <w:comment w:id="11064" w:author="Kester Rozario" w:date="2024-05-08T15:10:00Z" w:initials="KR">
    <w:p w14:paraId="40EDBF41" w14:textId="77777777" w:rsidR="004943FF" w:rsidRDefault="004943FF" w:rsidP="00A64A16">
      <w:r>
        <w:rPr>
          <w:rStyle w:val="CommentReference"/>
        </w:rPr>
        <w:annotationRef/>
      </w:r>
      <w:r>
        <w:rPr>
          <w:rFonts w:ascii="Arial" w:eastAsia="Times New Roman" w:hAnsi="Arial" w:cs="Arial"/>
          <w:color w:val="000000"/>
          <w:kern w:val="0"/>
          <w:sz w:val="22"/>
          <w:szCs w:val="22"/>
          <w:lang w:val="en-AU" w:eastAsia="en-AU"/>
          <w14:ligatures w14:val="none"/>
        </w:rPr>
        <w:t>Product to review the wording.  Legal to also review this section.</w:t>
      </w:r>
    </w:p>
  </w:comment>
  <w:comment w:id="11065" w:author="Kirsten Linnert" w:date="2024-06-17T15:09:00Z" w:initials="KL">
    <w:p w14:paraId="38B7D2C5" w14:textId="693D165E" w:rsidR="004943FF" w:rsidRDefault="004943FF">
      <w:pPr>
        <w:pStyle w:val="CommentText"/>
      </w:pPr>
      <w:r>
        <w:rPr>
          <w:rStyle w:val="CommentReference"/>
        </w:rPr>
        <w:annotationRef/>
      </w:r>
      <w:r w:rsidRPr="280D0CAB">
        <w:t>Need to review against the Opt Out offer letter.  For now, please amend 'lapse' to 'cancel'.</w:t>
      </w:r>
    </w:p>
  </w:comment>
  <w:comment w:id="11066" w:author="William Turner" w:date="2024-06-20T14:33:00Z" w:initials="WT">
    <w:p w14:paraId="529F9E41" w14:textId="77777777" w:rsidR="004943FF" w:rsidRDefault="004943FF" w:rsidP="00B905BD">
      <w:pPr>
        <w:pStyle w:val="CommentText"/>
      </w:pPr>
      <w:r>
        <w:rPr>
          <w:rStyle w:val="CommentReference"/>
        </w:rPr>
        <w:annotationRef/>
      </w:r>
      <w:r>
        <w:t>accepted</w:t>
      </w:r>
    </w:p>
  </w:comment>
  <w:comment w:id="11069" w:author="William Turner" w:date="2024-07-03T09:08:00Z" w:initials="WT">
    <w:p w14:paraId="50292E4B" w14:textId="303CE362" w:rsidR="004943FF" w:rsidRDefault="004943FF" w:rsidP="5DAD8829">
      <w:pPr>
        <w:pStyle w:val="CommentText"/>
        <w:rPr>
          <w:rStyle w:val="Hyperlink"/>
        </w:rPr>
      </w:pPr>
      <w:r>
        <w:t xml:space="preserve">Bianca Tautz: Please add the following to always display underneath the "What to expect at renewal" content:  If you are experiencing vulnerability or financial hardship, we encourage you to tell us, as we have extra care options in place. You can also access further information on our website; </w:t>
      </w:r>
      <w:hyperlink r:id="rId11">
        <w:r w:rsidRPr="5DAD8829">
          <w:rPr>
            <w:rStyle w:val="Hyperlink"/>
          </w:rPr>
          <w:t>hollard.com.au/about-hollard/corporate-responsibility/support-for-vulnerable-customers/</w:t>
        </w:r>
      </w:hyperlink>
      <w:r>
        <w:rPr>
          <w:rStyle w:val="CommentReference"/>
        </w:rPr>
        <w:annotationRef/>
      </w:r>
    </w:p>
  </w:comment>
  <w:comment w:id="11070" w:author="William Turner [2]" w:date="2024-07-04T16:13:00Z" w:initials="WT">
    <w:p w14:paraId="65C7B9DE" w14:textId="77777777" w:rsidR="004943FF" w:rsidRDefault="004943FF" w:rsidP="000A0257">
      <w:pPr>
        <w:pStyle w:val="CommentText"/>
      </w:pPr>
      <w:r>
        <w:rPr>
          <w:rStyle w:val="CommentReference"/>
        </w:rPr>
        <w:annotationRef/>
      </w:r>
      <w:r>
        <w:t>Accepted - now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684927" w15:done="0"/>
  <w15:commentEx w15:paraId="386E2EB5" w15:done="0"/>
  <w15:commentEx w15:paraId="5062F194" w15:done="1"/>
  <w15:commentEx w15:paraId="1E185329" w15:paraIdParent="5062F194" w15:done="1"/>
  <w15:commentEx w15:paraId="14F180DE" w15:paraIdParent="5062F194" w15:done="1"/>
  <w15:commentEx w15:paraId="19170CC4" w15:done="0"/>
  <w15:commentEx w15:paraId="24517E7E" w15:paraIdParent="19170CC4" w15:done="0"/>
  <w15:commentEx w15:paraId="03499F17" w15:done="1"/>
  <w15:commentEx w15:paraId="4D21B2F9" w15:paraIdParent="03499F17" w15:done="1"/>
  <w15:commentEx w15:paraId="3B3D884F" w15:paraIdParent="03499F17" w15:done="1"/>
  <w15:commentEx w15:paraId="1468E617" w15:done="1"/>
  <w15:commentEx w15:paraId="41BFEAE8" w15:paraIdParent="1468E617" w15:done="1"/>
  <w15:commentEx w15:paraId="2E59D4F9" w15:done="1"/>
  <w15:commentEx w15:paraId="7192B28B" w15:paraIdParent="2E59D4F9" w15:done="1"/>
  <w15:commentEx w15:paraId="72FC207E" w15:paraIdParent="2E59D4F9" w15:done="1"/>
  <w15:commentEx w15:paraId="7DF44E27" w15:done="1"/>
  <w15:commentEx w15:paraId="20671F03" w15:paraIdParent="7DF44E27" w15:done="1"/>
  <w15:commentEx w15:paraId="0D1E82AC" w15:done="1"/>
  <w15:commentEx w15:paraId="6687A785" w15:paraIdParent="0D1E82AC" w15:done="1"/>
  <w15:commentEx w15:paraId="7D328B81" w15:done="1"/>
  <w15:commentEx w15:paraId="171ECD2D" w15:paraIdParent="7D328B81" w15:done="1"/>
  <w15:commentEx w15:paraId="13B1EDD3" w15:paraIdParent="7D328B81" w15:done="1"/>
  <w15:commentEx w15:paraId="2BFD6D27" w15:done="1"/>
  <w15:commentEx w15:paraId="34513F2B" w15:paraIdParent="2BFD6D27" w15:done="1"/>
  <w15:commentEx w15:paraId="591C966B" w15:done="0"/>
  <w15:commentEx w15:paraId="38C36E7F" w15:done="0"/>
  <w15:commentEx w15:paraId="3C72DFFE" w15:done="0"/>
  <w15:commentEx w15:paraId="1E07F5A8" w15:done="0"/>
  <w15:commentEx w15:paraId="633D9504" w15:done="0"/>
  <w15:commentEx w15:paraId="4CBF7E28" w15:done="0"/>
  <w15:commentEx w15:paraId="6957A8DC" w15:done="0"/>
  <w15:commentEx w15:paraId="64EA9AEA" w15:done="0"/>
  <w15:commentEx w15:paraId="1745EDDC" w15:done="0"/>
  <w15:commentEx w15:paraId="70C2C525" w15:done="0"/>
  <w15:commentEx w15:paraId="7B120D6E" w15:done="0"/>
  <w15:commentEx w15:paraId="7E9A31DD" w15:done="0"/>
  <w15:commentEx w15:paraId="7C77E3B1" w15:done="0"/>
  <w15:commentEx w15:paraId="1E66F99C" w15:done="0"/>
  <w15:commentEx w15:paraId="6F829655" w15:done="0"/>
  <w15:commentEx w15:paraId="7FCE31B6" w15:done="0"/>
  <w15:commentEx w15:paraId="2456169E" w15:done="0"/>
  <w15:commentEx w15:paraId="15AE7CD9" w15:done="0"/>
  <w15:commentEx w15:paraId="6F48004D" w15:done="1"/>
  <w15:commentEx w15:paraId="02B8670E" w15:done="1"/>
  <w15:commentEx w15:paraId="34FC070F" w15:done="1"/>
  <w15:commentEx w15:paraId="6E109BE4" w15:paraIdParent="34FC070F" w15:done="1"/>
  <w15:commentEx w15:paraId="4C0494EC" w15:done="1"/>
  <w15:commentEx w15:paraId="39FAD057" w15:paraIdParent="4C0494EC" w15:done="1"/>
  <w15:commentEx w15:paraId="71BDEB92" w15:paraIdParent="4C0494EC" w15:done="1"/>
  <w15:commentEx w15:paraId="6AC13B68" w15:done="1"/>
  <w15:commentEx w15:paraId="37B1F230" w15:paraIdParent="6AC13B68" w15:done="1"/>
  <w15:commentEx w15:paraId="13513A65" w15:done="1"/>
  <w15:commentEx w15:paraId="06B36230" w15:paraIdParent="13513A65" w15:done="1"/>
  <w15:commentEx w15:paraId="4039CC14" w15:paraIdParent="13513A65" w15:done="1"/>
  <w15:commentEx w15:paraId="0BDE8EAE" w15:done="1"/>
  <w15:commentEx w15:paraId="55B0A7F0" w15:paraIdParent="0BDE8EAE" w15:done="1"/>
  <w15:commentEx w15:paraId="4AF69F6F" w15:done="1"/>
  <w15:commentEx w15:paraId="5CCEF202" w15:paraIdParent="4AF69F6F" w15:done="1"/>
  <w15:commentEx w15:paraId="3C6D5AC0" w15:paraIdParent="4AF69F6F" w15:done="1"/>
  <w15:commentEx w15:paraId="233A2EF9" w15:paraIdParent="4AF69F6F" w15:done="1"/>
  <w15:commentEx w15:paraId="2360A670" w15:done="1"/>
  <w15:commentEx w15:paraId="3B6A1718" w15:paraIdParent="2360A670" w15:done="1"/>
  <w15:commentEx w15:paraId="67431D78" w15:paraIdParent="2360A670" w15:done="1"/>
  <w15:commentEx w15:paraId="5440798D" w15:paraIdParent="2360A670" w15:done="1"/>
  <w15:commentEx w15:paraId="78A8B41B" w15:paraIdParent="2360A670" w15:done="1"/>
  <w15:commentEx w15:paraId="0F4DBFA3" w15:done="0"/>
  <w15:commentEx w15:paraId="039D7AD9" w15:done="1"/>
  <w15:commentEx w15:paraId="64D2D1C9" w15:paraIdParent="039D7AD9" w15:done="1"/>
  <w15:commentEx w15:paraId="48789BA6" w15:paraIdParent="039D7AD9" w15:done="1"/>
  <w15:commentEx w15:paraId="1912B027" w15:done="1"/>
  <w15:commentEx w15:paraId="58A726BA" w15:paraIdParent="1912B027" w15:done="1"/>
  <w15:commentEx w15:paraId="27CACAE2" w15:done="1"/>
  <w15:commentEx w15:paraId="046305F4" w15:paraIdParent="27CACAE2" w15:done="1"/>
  <w15:commentEx w15:paraId="45584E75" w15:paraIdParent="27CACAE2" w15:done="1"/>
  <w15:commentEx w15:paraId="59E91C6A" w15:done="1"/>
  <w15:commentEx w15:paraId="22BABC8B" w15:paraIdParent="59E91C6A" w15:done="1"/>
  <w15:commentEx w15:paraId="4DB6421C" w15:done="0"/>
  <w15:commentEx w15:paraId="033C3BBB" w15:paraIdParent="4DB6421C" w15:done="0"/>
  <w15:commentEx w15:paraId="10A95925" w15:paraIdParent="4DB6421C" w15:done="0"/>
  <w15:commentEx w15:paraId="644506F1" w15:paraIdParent="4DB6421C" w15:done="0"/>
  <w15:commentEx w15:paraId="66BD17BE" w15:done="1"/>
  <w15:commentEx w15:paraId="5DCD714B" w15:paraIdParent="66BD17BE" w15:done="1"/>
  <w15:commentEx w15:paraId="49F04D62" w15:done="1"/>
  <w15:commentEx w15:paraId="264E0B45" w15:paraIdParent="49F04D62" w15:done="1"/>
  <w15:commentEx w15:paraId="518C7B94" w15:paraIdParent="49F04D62" w15:done="1"/>
  <w15:commentEx w15:paraId="5C01A6EA" w15:done="1"/>
  <w15:commentEx w15:paraId="1B25999F" w15:paraIdParent="5C01A6EA" w15:done="1"/>
  <w15:commentEx w15:paraId="48540DA8" w15:paraIdParent="5C01A6EA" w15:done="1"/>
  <w15:commentEx w15:paraId="66669D17" w15:done="1"/>
  <w15:commentEx w15:paraId="00BCCE5A" w15:paraIdParent="66669D17" w15:done="1"/>
  <w15:commentEx w15:paraId="1EECA3E7" w15:paraIdParent="66669D17" w15:done="1"/>
  <w15:commentEx w15:paraId="72B71BB1" w15:done="0"/>
  <w15:commentEx w15:paraId="40206560" w15:paraIdParent="72B71BB1" w15:done="0"/>
  <w15:commentEx w15:paraId="3AF32EA6" w15:paraIdParent="72B71BB1" w15:done="0"/>
  <w15:commentEx w15:paraId="72C8D438" w15:paraIdParent="72B71BB1" w15:done="0"/>
  <w15:commentEx w15:paraId="38AA74E3" w15:paraIdParent="72B71BB1" w15:done="0"/>
  <w15:commentEx w15:paraId="7EC89214" w15:done="1"/>
  <w15:commentEx w15:paraId="6F990711" w15:paraIdParent="7EC89214" w15:done="1"/>
  <w15:commentEx w15:paraId="5CB1167A" w15:paraIdParent="7EC89214" w15:done="1"/>
  <w15:commentEx w15:paraId="5917DC67" w15:done="0"/>
  <w15:commentEx w15:paraId="3D5A430E" w15:paraIdParent="5917DC67" w15:done="0"/>
  <w15:commentEx w15:paraId="40A8F1D1" w15:done="0"/>
  <w15:commentEx w15:paraId="14C970D0" w15:paraIdParent="40A8F1D1" w15:done="0"/>
  <w15:commentEx w15:paraId="23A5DEEA" w15:paraIdParent="40A8F1D1" w15:done="0"/>
  <w15:commentEx w15:paraId="146C6967" w15:paraIdParent="40A8F1D1" w15:done="0"/>
  <w15:commentEx w15:paraId="4D92FC2C" w15:done="1"/>
  <w15:commentEx w15:paraId="2E7CA8A7" w15:paraIdParent="4D92FC2C" w15:done="1"/>
  <w15:commentEx w15:paraId="76BDFC31" w15:paraIdParent="4D92FC2C" w15:done="1"/>
  <w15:commentEx w15:paraId="62092CFF" w15:done="1"/>
  <w15:commentEx w15:paraId="08CD268A" w15:paraIdParent="62092CFF" w15:done="1"/>
  <w15:commentEx w15:paraId="7C05A3BA" w15:done="1"/>
  <w15:commentEx w15:paraId="5BBA7743" w15:paraIdParent="7C05A3BA" w15:done="1"/>
  <w15:commentEx w15:paraId="7BFC81C4" w15:paraIdParent="7C05A3BA" w15:done="1"/>
  <w15:commentEx w15:paraId="13E560EF" w15:done="0"/>
  <w15:commentEx w15:paraId="74095C4C" w15:paraIdParent="13E560EF" w15:done="0"/>
  <w15:commentEx w15:paraId="0C581DE4" w15:paraIdParent="13E560EF" w15:done="0"/>
  <w15:commentEx w15:paraId="51DF0B2C" w15:done="1"/>
  <w15:commentEx w15:paraId="13996E7C" w15:paraIdParent="51DF0B2C" w15:done="1"/>
  <w15:commentEx w15:paraId="2BB0717A" w15:done="0"/>
  <w15:commentEx w15:paraId="56D10CEE" w15:paraIdParent="2BB0717A" w15:done="0"/>
  <w15:commentEx w15:paraId="339968F3" w15:paraIdParent="2BB0717A" w15:done="0"/>
  <w15:commentEx w15:paraId="06C5E519" w15:done="1"/>
  <w15:commentEx w15:paraId="168E7E45" w15:paraIdParent="06C5E519" w15:done="1"/>
  <w15:commentEx w15:paraId="69168C5F" w15:paraIdParent="06C5E519" w15:done="1"/>
  <w15:commentEx w15:paraId="2E9FB78D" w15:done="1"/>
  <w15:commentEx w15:paraId="156423AA" w15:paraIdParent="2E9FB78D" w15:done="1"/>
  <w15:commentEx w15:paraId="34AE2E11" w15:paraIdParent="2E9FB78D" w15:done="1"/>
  <w15:commentEx w15:paraId="1C59A862" w15:done="1"/>
  <w15:commentEx w15:paraId="2AC8F24D" w15:paraIdParent="1C59A862" w15:done="1"/>
  <w15:commentEx w15:paraId="14112D78" w15:done="0"/>
  <w15:commentEx w15:paraId="7E142B3D" w15:paraIdParent="14112D78" w15:done="0"/>
  <w15:commentEx w15:paraId="2D58502F" w15:done="0"/>
  <w15:commentEx w15:paraId="41ACB434" w15:paraIdParent="2D58502F" w15:done="0"/>
  <w15:commentEx w15:paraId="1C7B06C9" w15:done="0"/>
  <w15:commentEx w15:paraId="6C18EDB6" w15:done="1"/>
  <w15:commentEx w15:paraId="6FFAE4F6" w15:paraIdParent="6C18EDB6" w15:done="1"/>
  <w15:commentEx w15:paraId="0C505E93" w15:done="1"/>
  <w15:commentEx w15:paraId="0248D7AA" w15:paraIdParent="0C505E93" w15:done="1"/>
  <w15:commentEx w15:paraId="3F865951" w15:done="1"/>
  <w15:commentEx w15:paraId="201D59FD" w15:paraIdParent="3F865951" w15:done="1"/>
  <w15:commentEx w15:paraId="49196B4D" w15:done="1"/>
  <w15:commentEx w15:paraId="6F36383F" w15:paraIdParent="49196B4D" w15:done="1"/>
  <w15:commentEx w15:paraId="0E18A979" w15:paraIdParent="49196B4D" w15:done="1"/>
  <w15:commentEx w15:paraId="632A3FAD" w15:paraIdParent="49196B4D" w15:done="1"/>
  <w15:commentEx w15:paraId="66D9BCF1" w15:paraIdParent="49196B4D" w15:done="1"/>
  <w15:commentEx w15:paraId="5E4AEC29" w15:done="1"/>
  <w15:commentEx w15:paraId="7B52DC60" w15:paraIdParent="5E4AEC29" w15:done="1"/>
  <w15:commentEx w15:paraId="34DD35E7" w15:paraIdParent="5E4AEC29" w15:done="1"/>
  <w15:commentEx w15:paraId="2540D8AF" w15:done="1"/>
  <w15:commentEx w15:paraId="6A2C5FB6" w15:paraIdParent="2540D8AF" w15:done="1"/>
  <w15:commentEx w15:paraId="616F9EBA" w15:done="1"/>
  <w15:commentEx w15:paraId="12293990" w15:paraIdParent="616F9EBA" w15:done="1"/>
  <w15:commentEx w15:paraId="529203AE" w15:paraIdParent="616F9EBA" w15:done="1"/>
  <w15:commentEx w15:paraId="46A41728" w15:paraIdParent="616F9EBA" w15:done="1"/>
  <w15:commentEx w15:paraId="165F72FA" w15:paraIdParent="616F9EBA" w15:done="1"/>
  <w15:commentEx w15:paraId="61DFFD2F" w15:done="1"/>
  <w15:commentEx w15:paraId="6900DD32" w15:paraIdParent="61DFFD2F" w15:done="1"/>
  <w15:commentEx w15:paraId="6132C14C" w15:paraIdParent="61DFFD2F" w15:done="1"/>
  <w15:commentEx w15:paraId="60351C9C" w15:paraIdParent="61DFFD2F" w15:done="1"/>
  <w15:commentEx w15:paraId="216F2DC8" w15:done="1"/>
  <w15:commentEx w15:paraId="661B0D5C" w15:paraIdParent="216F2DC8" w15:done="1"/>
  <w15:commentEx w15:paraId="52C0FE93" w15:done="0"/>
  <w15:commentEx w15:paraId="36171EA9" w15:done="1"/>
  <w15:commentEx w15:paraId="2E278F2E" w15:paraIdParent="36171EA9" w15:done="1"/>
  <w15:commentEx w15:paraId="46617DDF" w15:paraIdParent="36171EA9" w15:done="1"/>
  <w15:commentEx w15:paraId="701D7821" w15:paraIdParent="36171EA9" w15:done="1"/>
  <w15:commentEx w15:paraId="0CBFB3D7" w15:done="1"/>
  <w15:commentEx w15:paraId="56E84212" w15:paraIdParent="0CBFB3D7" w15:done="1"/>
  <w15:commentEx w15:paraId="38AD9B70" w15:done="0"/>
  <w15:commentEx w15:paraId="2FF12A19" w15:paraIdParent="38AD9B70" w15:done="0"/>
  <w15:commentEx w15:paraId="1353589F" w15:paraIdParent="38AD9B70" w15:done="0"/>
  <w15:commentEx w15:paraId="1C9E0B7C" w15:paraIdParent="38AD9B70" w15:done="0"/>
  <w15:commentEx w15:paraId="5304675C" w15:paraIdParent="38AD9B70" w15:done="0"/>
  <w15:commentEx w15:paraId="4D5F1282" w15:done="0"/>
  <w15:commentEx w15:paraId="68EC7E69" w15:paraIdParent="4D5F1282" w15:done="0"/>
  <w15:commentEx w15:paraId="26D8A74B" w15:paraIdParent="4D5F1282" w15:done="0"/>
  <w15:commentEx w15:paraId="6ACE0D4A" w15:paraIdParent="4D5F1282" w15:done="0"/>
  <w15:commentEx w15:paraId="0FA787CD" w15:paraIdParent="4D5F1282" w15:done="0"/>
  <w15:commentEx w15:paraId="1D29EFCF" w15:done="0"/>
  <w15:commentEx w15:paraId="5D696ED7" w15:paraIdParent="1D29EFCF" w15:done="0"/>
  <w15:commentEx w15:paraId="648C129A" w15:done="0"/>
  <w15:commentEx w15:paraId="4862BB5F" w15:paraIdParent="648C129A" w15:done="0"/>
  <w15:commentEx w15:paraId="72F3B78C" w15:done="1"/>
  <w15:commentEx w15:paraId="3996A430" w15:done="1"/>
  <w15:commentEx w15:paraId="7F2D9E79" w15:paraIdParent="3996A430" w15:done="1"/>
  <w15:commentEx w15:paraId="5C2D6E25" w15:paraIdParent="3996A430" w15:done="1"/>
  <w15:commentEx w15:paraId="728BA198" w15:paraIdParent="3996A430" w15:done="1"/>
  <w15:commentEx w15:paraId="49BFC086" w15:done="1"/>
  <w15:commentEx w15:paraId="0FF77A9D" w15:paraIdParent="49BFC086" w15:done="1"/>
  <w15:commentEx w15:paraId="47B08293" w15:done="1"/>
  <w15:commentEx w15:paraId="00F5E65B" w15:paraIdParent="47B08293" w15:done="1"/>
  <w15:commentEx w15:paraId="320BA103" w15:done="0"/>
  <w15:commentEx w15:paraId="21A7D7FC" w15:paraIdParent="320BA103" w15:done="0"/>
  <w15:commentEx w15:paraId="4C8EAC60" w15:done="1"/>
  <w15:commentEx w15:paraId="7381E3B9" w15:paraIdParent="4C8EAC60" w15:done="1"/>
  <w15:commentEx w15:paraId="07351C3A" w15:done="0"/>
  <w15:commentEx w15:paraId="1131DCBC" w15:paraIdParent="07351C3A" w15:done="0"/>
  <w15:commentEx w15:paraId="31A2BF92" w15:done="1"/>
  <w15:commentEx w15:paraId="4C0E0744" w15:paraIdParent="31A2BF92" w15:done="1"/>
  <w15:commentEx w15:paraId="1ED87B9F" w15:paraIdParent="31A2BF92" w15:done="1"/>
  <w15:commentEx w15:paraId="710C9D33" w15:done="0"/>
  <w15:commentEx w15:paraId="23DEC514" w15:paraIdParent="710C9D33" w15:done="0"/>
  <w15:commentEx w15:paraId="3200D074" w15:paraIdParent="710C9D33" w15:done="0"/>
  <w15:commentEx w15:paraId="5C4692E1" w15:done="1"/>
  <w15:commentEx w15:paraId="649C9C10" w15:paraIdParent="5C4692E1" w15:done="1"/>
  <w15:commentEx w15:paraId="048EE08F" w15:paraIdParent="5C4692E1" w15:done="1"/>
  <w15:commentEx w15:paraId="30826B24" w15:done="0"/>
  <w15:commentEx w15:paraId="42A9A2B3" w15:paraIdParent="30826B24" w15:done="0"/>
  <w15:commentEx w15:paraId="4ACEAEB7" w15:done="1"/>
  <w15:commentEx w15:paraId="259D217E" w15:done="1"/>
  <w15:commentEx w15:paraId="3A5B956F" w15:paraIdParent="259D217E" w15:done="1"/>
  <w15:commentEx w15:paraId="31B5D316" w15:paraIdParent="259D217E" w15:done="1"/>
  <w15:commentEx w15:paraId="67E993ED" w15:done="1"/>
  <w15:commentEx w15:paraId="37458CB8" w15:paraIdParent="67E993ED" w15:done="1"/>
  <w15:commentEx w15:paraId="51A2C44D" w15:paraIdParent="67E993ED" w15:done="1"/>
  <w15:commentEx w15:paraId="4A3ED11E" w15:done="1"/>
  <w15:commentEx w15:paraId="66E953D2" w15:done="1"/>
  <w15:commentEx w15:paraId="20419D05" w15:paraIdParent="66E953D2" w15:done="1"/>
  <w15:commentEx w15:paraId="10319AB7" w15:paraIdParent="66E953D2" w15:done="1"/>
  <w15:commentEx w15:paraId="5A092669" w15:done="1"/>
  <w15:commentEx w15:paraId="2C13725F" w15:paraIdParent="5A092669" w15:done="1"/>
  <w15:commentEx w15:paraId="01177364" w15:paraIdParent="5A092669" w15:done="1"/>
  <w15:commentEx w15:paraId="72C2C91B" w15:done="0"/>
  <w15:commentEx w15:paraId="4696775A" w15:done="0"/>
  <w15:commentEx w15:paraId="156D998E" w15:paraIdParent="4696775A" w15:done="0"/>
  <w15:commentEx w15:paraId="504B1D03" w15:done="0"/>
  <w15:commentEx w15:paraId="6CA4DA1F" w15:paraIdParent="504B1D03" w15:done="0"/>
  <w15:commentEx w15:paraId="0E04FCC9" w15:done="1"/>
  <w15:commentEx w15:paraId="70625C18" w15:paraIdParent="0E04FCC9" w15:done="1"/>
  <w15:commentEx w15:paraId="3257F09F" w15:done="0"/>
  <w15:commentEx w15:paraId="6A3CBD05" w15:done="1"/>
  <w15:commentEx w15:paraId="372C68A5" w15:done="1"/>
  <w15:commentEx w15:paraId="3DB75723" w15:paraIdParent="372C68A5" w15:done="1"/>
  <w15:commentEx w15:paraId="3D96A159" w15:paraIdParent="372C68A5" w15:done="1"/>
  <w15:commentEx w15:paraId="69BD2671" w15:done="0"/>
  <w15:commentEx w15:paraId="0B303422" w15:done="0"/>
  <w15:commentEx w15:paraId="534CB0BA" w15:paraIdParent="0B303422" w15:done="0"/>
  <w15:commentEx w15:paraId="059BB7EB" w15:done="0"/>
  <w15:commentEx w15:paraId="41EB676C" w15:paraIdParent="059BB7EB" w15:done="0"/>
  <w15:commentEx w15:paraId="72412116" w15:done="0"/>
  <w15:commentEx w15:paraId="6CEFA748" w15:done="1"/>
  <w15:commentEx w15:paraId="0F2870D1" w15:paraIdParent="6CEFA748" w15:done="1"/>
  <w15:commentEx w15:paraId="0340AD12" w15:done="0"/>
  <w15:commentEx w15:paraId="6EF808B0" w15:paraIdParent="0340AD12" w15:done="0"/>
  <w15:commentEx w15:paraId="75C93F02" w15:done="1"/>
  <w15:commentEx w15:paraId="6D0FDB6D" w15:paraIdParent="75C93F02" w15:done="1"/>
  <w15:commentEx w15:paraId="17269331" w15:paraIdParent="75C93F02" w15:done="1"/>
  <w15:commentEx w15:paraId="0E14C9B7" w15:done="1"/>
  <w15:commentEx w15:paraId="4FD91B84" w15:paraIdParent="0E14C9B7" w15:done="1"/>
  <w15:commentEx w15:paraId="0B94B3A7" w15:paraIdParent="0E14C9B7" w15:done="1"/>
  <w15:commentEx w15:paraId="4429D17B" w15:paraIdParent="0E14C9B7" w15:done="1"/>
  <w15:commentEx w15:paraId="67FC1BFC" w15:paraIdParent="0E14C9B7" w15:done="1"/>
  <w15:commentEx w15:paraId="604DB254" w15:done="0"/>
  <w15:commentEx w15:paraId="78ADEBF7" w15:paraIdParent="604DB254" w15:done="0"/>
  <w15:commentEx w15:paraId="14612D19" w15:done="1"/>
  <w15:commentEx w15:paraId="1CD270D4" w15:paraIdParent="14612D19" w15:done="1"/>
  <w15:commentEx w15:paraId="2E6C111E" w15:done="1"/>
  <w15:commentEx w15:paraId="5807D57E" w15:paraIdParent="2E6C111E" w15:done="1"/>
  <w15:commentEx w15:paraId="4AC829BB" w15:paraIdParent="2E6C111E" w15:done="1"/>
  <w15:commentEx w15:paraId="109760FD" w15:done="0"/>
  <w15:commentEx w15:paraId="6FA8A6B3" w15:paraIdParent="109760FD" w15:done="0"/>
  <w15:commentEx w15:paraId="45F0A75C" w15:done="1"/>
  <w15:commentEx w15:paraId="36F50A8C" w15:paraIdParent="45F0A75C" w15:done="1"/>
  <w15:commentEx w15:paraId="1CF327DD" w15:done="1"/>
  <w15:commentEx w15:paraId="24D8BFCF" w15:paraIdParent="1CF327DD" w15:done="1"/>
  <w15:commentEx w15:paraId="588D26F0" w15:paraIdParent="1CF327DD" w15:done="1"/>
  <w15:commentEx w15:paraId="21D991F9" w15:done="1"/>
  <w15:commentEx w15:paraId="4C0F113E" w15:paraIdParent="21D991F9" w15:done="1"/>
  <w15:commentEx w15:paraId="02D2C492" w15:paraIdParent="21D991F9" w15:done="1"/>
  <w15:commentEx w15:paraId="55665B82" w15:paraIdParent="21D991F9" w15:done="1"/>
  <w15:commentEx w15:paraId="25738CED" w15:paraIdParent="21D991F9" w15:done="1"/>
  <w15:commentEx w15:paraId="7619994E" w15:done="0"/>
  <w15:commentEx w15:paraId="4F1B404B" w15:paraIdParent="7619994E" w15:done="0"/>
  <w15:commentEx w15:paraId="637E59EE" w15:done="1"/>
  <w15:commentEx w15:paraId="014CF3C1" w15:paraIdParent="637E59EE" w15:done="1"/>
  <w15:commentEx w15:paraId="002FE2FF" w15:done="1"/>
  <w15:commentEx w15:paraId="482406BC" w15:paraIdParent="002FE2FF" w15:done="1"/>
  <w15:commentEx w15:paraId="4921D2D9" w15:paraIdParent="002FE2FF" w15:done="1"/>
  <w15:commentEx w15:paraId="31A2A035" w15:done="1"/>
  <w15:commentEx w15:paraId="46E8CEC5" w15:paraIdParent="31A2A035" w15:done="1"/>
  <w15:commentEx w15:paraId="6C513A46" w15:paraIdParent="31A2A035" w15:done="1"/>
  <w15:commentEx w15:paraId="0335800D" w15:paraIdParent="31A2A035" w15:done="1"/>
  <w15:commentEx w15:paraId="367E2680" w15:paraIdParent="31A2A035" w15:done="1"/>
  <w15:commentEx w15:paraId="18E605F1" w15:done="1"/>
  <w15:commentEx w15:paraId="4B7EBCA0" w15:paraIdParent="18E605F1" w15:done="1"/>
  <w15:commentEx w15:paraId="58172A4E" w15:done="1"/>
  <w15:commentEx w15:paraId="0BBEC68F" w15:paraIdParent="58172A4E" w15:done="1"/>
  <w15:commentEx w15:paraId="53520F68" w15:paraIdParent="58172A4E" w15:done="1"/>
  <w15:commentEx w15:paraId="0E25E146" w15:done="1"/>
  <w15:commentEx w15:paraId="5E4001C3" w15:paraIdParent="0E25E146" w15:done="1"/>
  <w15:commentEx w15:paraId="58906CAE" w15:paraIdParent="0E25E146" w15:done="1"/>
  <w15:commentEx w15:paraId="37A63D0F" w15:paraIdParent="0E25E146" w15:done="1"/>
  <w15:commentEx w15:paraId="7F8126DC" w15:paraIdParent="0E25E146" w15:done="1"/>
  <w15:commentEx w15:paraId="545B30D8" w15:done="0"/>
  <w15:commentEx w15:paraId="496DA888" w15:paraIdParent="545B30D8" w15:done="0"/>
  <w15:commentEx w15:paraId="116747E5" w15:done="0"/>
  <w15:commentEx w15:paraId="3B48DACD" w15:paraIdParent="116747E5" w15:done="0"/>
  <w15:commentEx w15:paraId="710DF9DA" w15:done="1"/>
  <w15:commentEx w15:paraId="7BCAE7D5" w15:paraIdParent="710DF9DA" w15:done="1"/>
  <w15:commentEx w15:paraId="5841085C" w15:done="1"/>
  <w15:commentEx w15:paraId="08E0EF67" w15:paraIdParent="5841085C" w15:done="1"/>
  <w15:commentEx w15:paraId="2CFCB627" w15:done="0"/>
  <w15:commentEx w15:paraId="7E351F3E" w15:paraIdParent="2CFCB627" w15:done="0"/>
  <w15:commentEx w15:paraId="2F35D28A" w15:done="0"/>
  <w15:commentEx w15:paraId="1458FC87" w15:paraIdParent="2F35D28A" w15:done="0"/>
  <w15:commentEx w15:paraId="6714F2DF" w15:paraIdParent="2F35D28A" w15:done="0"/>
  <w15:commentEx w15:paraId="4F42C1C1" w15:paraIdParent="2F35D28A" w15:done="0"/>
  <w15:commentEx w15:paraId="67D99A84" w15:done="0"/>
  <w15:commentEx w15:paraId="22099538" w15:paraIdParent="67D99A84" w15:done="0"/>
  <w15:commentEx w15:paraId="5DCCBFBB" w15:done="1"/>
  <w15:commentEx w15:paraId="2B101C76" w15:paraIdParent="5DCCBFBB" w15:done="1"/>
  <w15:commentEx w15:paraId="21FD7F4D" w15:paraIdParent="5DCCBFBB" w15:done="1"/>
  <w15:commentEx w15:paraId="50A10093" w15:done="1"/>
  <w15:commentEx w15:paraId="00B0C630" w15:paraIdParent="50A10093" w15:done="1"/>
  <w15:commentEx w15:paraId="293FC25B" w15:paraIdParent="50A10093" w15:done="1"/>
  <w15:commentEx w15:paraId="77333534" w15:paraIdParent="50A10093" w15:done="1"/>
  <w15:commentEx w15:paraId="13E614B8" w15:done="1"/>
  <w15:commentEx w15:paraId="587DC98C" w15:paraIdParent="13E614B8" w15:done="1"/>
  <w15:commentEx w15:paraId="26C7F686" w15:done="0"/>
  <w15:commentEx w15:paraId="449EE938" w15:paraIdParent="26C7F686" w15:done="0"/>
  <w15:commentEx w15:paraId="1B81DC1B" w15:done="0"/>
  <w15:commentEx w15:paraId="4CD4DE58" w15:paraIdParent="1B81DC1B" w15:done="0"/>
  <w15:commentEx w15:paraId="0A09B201" w15:done="0"/>
  <w15:commentEx w15:paraId="0F91EA86" w15:done="0"/>
  <w15:commentEx w15:paraId="6BDED88A" w15:paraIdParent="0F91EA86" w15:done="0"/>
  <w15:commentEx w15:paraId="7548039B" w15:done="1"/>
  <w15:commentEx w15:paraId="6A77AA8B" w15:paraIdParent="7548039B" w15:done="1"/>
  <w15:commentEx w15:paraId="0A5C8A6D" w15:done="1"/>
  <w15:commentEx w15:paraId="6DD92812" w15:paraIdParent="0A5C8A6D" w15:done="1"/>
  <w15:commentEx w15:paraId="46D757A5" w15:done="1"/>
  <w15:commentEx w15:paraId="77BA6E7F" w15:paraIdParent="46D757A5" w15:done="1"/>
  <w15:commentEx w15:paraId="7FCA6E3A" w15:done="0"/>
  <w15:commentEx w15:paraId="2C070909" w15:paraIdParent="7FCA6E3A" w15:done="0"/>
  <w15:commentEx w15:paraId="521C10EC" w15:done="1"/>
  <w15:commentEx w15:paraId="19C20CE5" w15:paraIdParent="521C10EC" w15:done="1"/>
  <w15:commentEx w15:paraId="44757AE4" w15:done="0"/>
  <w15:commentEx w15:paraId="69F86487" w15:paraIdParent="44757AE4" w15:done="0"/>
  <w15:commentEx w15:paraId="53338FDE" w15:done="1"/>
  <w15:commentEx w15:paraId="63CC7242" w15:paraIdParent="53338FDE" w15:done="1"/>
  <w15:commentEx w15:paraId="77F6B8A0" w15:paraIdParent="53338FDE" w15:done="1"/>
  <w15:commentEx w15:paraId="6F65DAE8" w15:paraIdParent="53338FDE" w15:done="1"/>
  <w15:commentEx w15:paraId="27C37747" w15:paraIdParent="53338FDE" w15:done="1"/>
  <w15:commentEx w15:paraId="52C613B0" w15:done="1"/>
  <w15:commentEx w15:paraId="13EE2BDE" w15:paraIdParent="52C613B0" w15:done="1"/>
  <w15:commentEx w15:paraId="3315B0D3" w15:done="1"/>
  <w15:commentEx w15:paraId="622D6BF0" w15:paraIdParent="3315B0D3" w15:done="1"/>
  <w15:commentEx w15:paraId="2E49A4C7" w15:done="1"/>
  <w15:commentEx w15:paraId="5A431F63" w15:paraIdParent="2E49A4C7" w15:done="1"/>
  <w15:commentEx w15:paraId="5C18028A" w15:done="1"/>
  <w15:commentEx w15:paraId="20263F5A" w15:paraIdParent="5C18028A" w15:done="1"/>
  <w15:commentEx w15:paraId="765923A7" w15:done="0"/>
  <w15:commentEx w15:paraId="54B9B434" w15:paraIdParent="765923A7" w15:done="0"/>
  <w15:commentEx w15:paraId="73431683" w15:done="1"/>
  <w15:commentEx w15:paraId="6FC3A7CF" w15:paraIdParent="73431683" w15:done="1"/>
  <w15:commentEx w15:paraId="400992BB" w15:done="1"/>
  <w15:commentEx w15:paraId="4A4EE461" w15:paraIdParent="400992BB" w15:done="1"/>
  <w15:commentEx w15:paraId="4F9C2BEA" w15:done="1"/>
  <w15:commentEx w15:paraId="354D7F35" w15:paraIdParent="4F9C2BEA" w15:done="1"/>
  <w15:commentEx w15:paraId="2ECD1014" w15:done="1"/>
  <w15:commentEx w15:paraId="0BEEA6EF" w15:paraIdParent="2ECD1014" w15:done="1"/>
  <w15:commentEx w15:paraId="5D86E63B" w15:paraIdParent="2ECD1014" w15:done="1"/>
  <w15:commentEx w15:paraId="1B3B433F" w15:paraIdParent="2ECD1014" w15:done="1"/>
  <w15:commentEx w15:paraId="4B8F8B3F" w15:paraIdParent="2ECD1014" w15:done="1"/>
  <w15:commentEx w15:paraId="5E1C1F9E" w15:done="1"/>
  <w15:commentEx w15:paraId="2629BA6F" w15:paraIdParent="5E1C1F9E" w15:done="1"/>
  <w15:commentEx w15:paraId="0F864978" w15:paraIdParent="5E1C1F9E" w15:done="1"/>
  <w15:commentEx w15:paraId="423B4DC1" w15:done="1"/>
  <w15:commentEx w15:paraId="14D0D134" w15:paraIdParent="423B4DC1" w15:done="1"/>
  <w15:commentEx w15:paraId="060D7551" w15:done="1"/>
  <w15:commentEx w15:paraId="210D25E6" w15:paraIdParent="060D7551" w15:done="1"/>
  <w15:commentEx w15:paraId="61FAD00F" w15:done="1"/>
  <w15:commentEx w15:paraId="327FC403" w15:paraIdParent="61FAD00F" w15:done="1"/>
  <w15:commentEx w15:paraId="5C9F2114" w15:done="1"/>
  <w15:commentEx w15:paraId="2EE28EDC" w15:paraIdParent="5C9F2114" w15:done="1"/>
  <w15:commentEx w15:paraId="3C8311C4" w15:done="0"/>
  <w15:commentEx w15:paraId="710BBF29" w15:paraIdParent="3C8311C4" w15:done="0"/>
  <w15:commentEx w15:paraId="50BD065A" w15:done="1"/>
  <w15:commentEx w15:paraId="3A1E361E" w15:paraIdParent="50BD065A" w15:done="1"/>
  <w15:commentEx w15:paraId="5A6BE77D" w15:done="1"/>
  <w15:commentEx w15:paraId="1D9922B6" w15:paraIdParent="5A6BE77D" w15:done="1"/>
  <w15:commentEx w15:paraId="2901EE8A" w15:done="1"/>
  <w15:commentEx w15:paraId="4011345E" w15:paraIdParent="2901EE8A" w15:done="1"/>
  <w15:commentEx w15:paraId="15E39CEB" w15:done="1"/>
  <w15:commentEx w15:paraId="534CEAFF" w15:paraIdParent="15E39CEB" w15:done="1"/>
  <w15:commentEx w15:paraId="6676E4F8" w15:done="0"/>
  <w15:commentEx w15:paraId="29F95969" w15:paraIdParent="6676E4F8" w15:done="0"/>
  <w15:commentEx w15:paraId="60D7C409" w15:paraIdParent="6676E4F8" w15:done="0"/>
  <w15:commentEx w15:paraId="36458A48" w15:done="0"/>
  <w15:commentEx w15:paraId="2D458FD5" w15:paraIdParent="36458A48" w15:done="0"/>
  <w15:commentEx w15:paraId="6B7AADD7" w15:done="1"/>
  <w15:commentEx w15:paraId="6D2CA578" w15:paraIdParent="6B7AADD7" w15:done="1"/>
  <w15:commentEx w15:paraId="5F215B99" w15:done="1"/>
  <w15:commentEx w15:paraId="34B1AE0A" w15:paraIdParent="5F215B99" w15:done="1"/>
  <w15:commentEx w15:paraId="62D73C2C" w15:done="1"/>
  <w15:commentEx w15:paraId="35562717" w15:paraIdParent="62D73C2C" w15:done="1"/>
  <w15:commentEx w15:paraId="22EBEFDA" w15:done="1"/>
  <w15:commentEx w15:paraId="20D10879" w15:paraIdParent="22EBEFDA" w15:done="1"/>
  <w15:commentEx w15:paraId="508DB8C2" w15:paraIdParent="22EBEFDA" w15:done="1"/>
  <w15:commentEx w15:paraId="5D577088" w15:paraIdParent="22EBEFDA" w15:done="1"/>
  <w15:commentEx w15:paraId="70C000BC" w15:done="1"/>
  <w15:commentEx w15:paraId="40B67A57" w15:paraIdParent="70C000BC" w15:done="1"/>
  <w15:commentEx w15:paraId="14A31692" w15:done="1"/>
  <w15:commentEx w15:paraId="24522AD1" w15:paraIdParent="14A31692" w15:done="1"/>
  <w15:commentEx w15:paraId="58601018" w15:paraIdParent="14A31692" w15:done="1"/>
  <w15:commentEx w15:paraId="4258294D" w15:done="1"/>
  <w15:commentEx w15:paraId="48E9F556" w15:paraIdParent="4258294D" w15:done="1"/>
  <w15:commentEx w15:paraId="071820B8" w15:paraIdParent="4258294D" w15:done="1"/>
  <w15:commentEx w15:paraId="3D143AF4" w15:paraIdParent="4258294D" w15:done="1"/>
  <w15:commentEx w15:paraId="3476F25C" w15:done="1"/>
  <w15:commentEx w15:paraId="523C7A14" w15:paraIdParent="3476F25C" w15:done="1"/>
  <w15:commentEx w15:paraId="7524361E" w15:paraIdParent="3476F25C" w15:done="1"/>
  <w15:commentEx w15:paraId="093D0979" w15:paraIdParent="3476F25C" w15:done="1"/>
  <w15:commentEx w15:paraId="7C739F1D" w15:done="1"/>
  <w15:commentEx w15:paraId="7AAC0628" w15:paraIdParent="7C739F1D" w15:done="1"/>
  <w15:commentEx w15:paraId="347518A7" w15:done="0"/>
  <w15:commentEx w15:paraId="7BF6401D" w15:paraIdParent="347518A7" w15:done="0"/>
  <w15:commentEx w15:paraId="31069597" w15:paraIdParent="347518A7" w15:done="0"/>
  <w15:commentEx w15:paraId="3A50AF7B" w15:done="1"/>
  <w15:commentEx w15:paraId="52154569" w15:paraIdParent="3A50AF7B" w15:done="1"/>
  <w15:commentEx w15:paraId="53A7D3F1" w15:paraIdParent="3A50AF7B" w15:done="1"/>
  <w15:commentEx w15:paraId="18B4B561" w15:paraIdParent="3A50AF7B" w15:done="1"/>
  <w15:commentEx w15:paraId="377B2A7E" w15:done="1"/>
  <w15:commentEx w15:paraId="5D2C136C" w15:paraIdParent="377B2A7E" w15:done="1"/>
  <w15:commentEx w15:paraId="660E1B24" w15:done="0"/>
  <w15:commentEx w15:paraId="15E00AD9" w15:paraIdParent="660E1B24" w15:done="0"/>
  <w15:commentEx w15:paraId="3CBD9CD8" w15:done="1"/>
  <w15:commentEx w15:paraId="47F97746" w15:paraIdParent="3CBD9CD8" w15:done="1"/>
  <w15:commentEx w15:paraId="19612E31" w15:done="1"/>
  <w15:commentEx w15:paraId="389F282D" w15:paraIdParent="19612E31" w15:done="1"/>
  <w15:commentEx w15:paraId="1F8CBF63" w15:done="0"/>
  <w15:commentEx w15:paraId="4A5D0FED" w15:paraIdParent="1F8CBF63" w15:done="0"/>
  <w15:commentEx w15:paraId="38C5A3DC" w15:done="0"/>
  <w15:commentEx w15:paraId="7E2D8790" w15:paraIdParent="38C5A3DC" w15:done="0"/>
  <w15:commentEx w15:paraId="7420CBA1" w15:done="1"/>
  <w15:commentEx w15:paraId="571AE92E" w15:paraIdParent="7420CBA1" w15:done="1"/>
  <w15:commentEx w15:paraId="30A9710F" w15:done="0"/>
  <w15:commentEx w15:paraId="6641A957" w15:paraIdParent="30A9710F" w15:done="0"/>
  <w15:commentEx w15:paraId="738E8925" w15:done="1"/>
  <w15:commentEx w15:paraId="7C20EC06" w15:paraIdParent="738E8925" w15:done="1"/>
  <w15:commentEx w15:paraId="71EAF8BF" w15:done="1"/>
  <w15:commentEx w15:paraId="5E559E09" w15:paraIdParent="71EAF8BF" w15:done="1"/>
  <w15:commentEx w15:paraId="159CB9C8" w15:done="0"/>
  <w15:commentEx w15:paraId="388FE075" w15:paraIdParent="159CB9C8" w15:done="0"/>
  <w15:commentEx w15:paraId="64F60BF9" w15:done="1"/>
  <w15:commentEx w15:paraId="4E364F49" w15:paraIdParent="64F60BF9" w15:done="1"/>
  <w15:commentEx w15:paraId="65615937" w15:done="1"/>
  <w15:commentEx w15:paraId="62A88565" w15:paraIdParent="65615937" w15:done="1"/>
  <w15:commentEx w15:paraId="5E385C40" w15:done="1"/>
  <w15:commentEx w15:paraId="3337E508" w15:paraIdParent="5E385C40" w15:done="1"/>
  <w15:commentEx w15:paraId="025A3F53" w15:done="1"/>
  <w15:commentEx w15:paraId="5B3BF757" w15:done="0"/>
  <w15:commentEx w15:paraId="268CBA8C" w15:done="1"/>
  <w15:commentEx w15:paraId="75A571CE" w15:done="1"/>
  <w15:commentEx w15:paraId="670BEFDC" w15:paraIdParent="75A571CE" w15:done="1"/>
  <w15:commentEx w15:paraId="0B140591" w15:done="1"/>
  <w15:commentEx w15:paraId="1A263E08" w15:paraIdParent="0B140591" w15:done="1"/>
  <w15:commentEx w15:paraId="48266EC8" w15:done="1"/>
  <w15:commentEx w15:paraId="0574B924" w15:done="0"/>
  <w15:commentEx w15:paraId="69EF3C51" w15:done="1"/>
  <w15:commentEx w15:paraId="02B78F27" w15:done="1"/>
  <w15:commentEx w15:paraId="56FB7C05" w15:paraIdParent="02B78F27" w15:done="1"/>
  <w15:commentEx w15:paraId="08D1B625" w15:done="1"/>
  <w15:commentEx w15:paraId="70456A40" w15:paraIdParent="08D1B625" w15:done="1"/>
  <w15:commentEx w15:paraId="320A1E06" w15:done="1"/>
  <w15:commentEx w15:paraId="492EA0EC" w15:done="0"/>
  <w15:commentEx w15:paraId="1CE06849" w15:done="1"/>
  <w15:commentEx w15:paraId="304FC98C" w15:done="1"/>
  <w15:commentEx w15:paraId="08AE12E6" w15:paraIdParent="304FC98C" w15:done="1"/>
  <w15:commentEx w15:paraId="6D01FDFA" w15:done="0"/>
  <w15:commentEx w15:paraId="158AA7D1" w15:paraIdParent="6D01FDFA" w15:done="0"/>
  <w15:commentEx w15:paraId="17720A73" w15:done="1"/>
  <w15:commentEx w15:paraId="4307D2DA" w15:paraIdParent="17720A73" w15:done="1"/>
  <w15:commentEx w15:paraId="7CA61E79" w15:done="1"/>
  <w15:commentEx w15:paraId="4D514904" w15:done="0"/>
  <w15:commentEx w15:paraId="2E07B1AE" w15:done="1"/>
  <w15:commentEx w15:paraId="75A18882" w15:done="1"/>
  <w15:commentEx w15:paraId="5F1894F7" w15:paraIdParent="75A18882" w15:done="1"/>
  <w15:commentEx w15:paraId="66106792" w15:done="1"/>
  <w15:commentEx w15:paraId="1E622CA0" w15:paraIdParent="66106792" w15:done="1"/>
  <w15:commentEx w15:paraId="0D098D6B" w15:done="1"/>
  <w15:commentEx w15:paraId="428300D0" w15:paraIdParent="0D098D6B" w15:done="1"/>
  <w15:commentEx w15:paraId="36C2F538" w15:done="1"/>
  <w15:commentEx w15:paraId="70462E06" w15:done="0"/>
  <w15:commentEx w15:paraId="4F607D5C" w15:done="1"/>
  <w15:commentEx w15:paraId="1A272415" w15:done="1"/>
  <w15:commentEx w15:paraId="5CDD0EEB" w15:paraIdParent="1A272415" w15:done="1"/>
  <w15:commentEx w15:paraId="3A4D96A2" w15:done="1"/>
  <w15:commentEx w15:paraId="13D8D769" w15:paraIdParent="3A4D96A2" w15:done="1"/>
  <w15:commentEx w15:paraId="1D7582CB" w15:done="1"/>
  <w15:commentEx w15:paraId="40276AC1" w15:paraIdParent="1D7582CB" w15:done="1"/>
  <w15:commentEx w15:paraId="4EF34D0E" w15:done="1"/>
  <w15:commentEx w15:paraId="66DFEF38" w15:paraIdParent="4EF34D0E" w15:done="1"/>
  <w15:commentEx w15:paraId="239EE3CB" w15:done="1"/>
  <w15:commentEx w15:paraId="2195B53F" w15:paraIdParent="239EE3CB" w15:done="1"/>
  <w15:commentEx w15:paraId="0756E4D7" w15:done="1"/>
  <w15:commentEx w15:paraId="2B95D35D" w15:done="0"/>
  <w15:commentEx w15:paraId="2DDA66A9" w15:done="1"/>
  <w15:commentEx w15:paraId="6422BFB3" w15:done="1"/>
  <w15:commentEx w15:paraId="63CE22E8" w15:paraIdParent="6422BFB3" w15:done="1"/>
  <w15:commentEx w15:paraId="354FEC60" w15:done="1"/>
  <w15:commentEx w15:paraId="562BE861" w15:paraIdParent="354FEC60" w15:done="1"/>
  <w15:commentEx w15:paraId="78353543" w15:done="1"/>
  <w15:commentEx w15:paraId="66B22F44" w15:paraIdParent="78353543" w15:done="1"/>
  <w15:commentEx w15:paraId="11E77435" w15:done="1"/>
  <w15:commentEx w15:paraId="7761C1D5" w15:paraIdParent="11E77435" w15:done="1"/>
  <w15:commentEx w15:paraId="64DF380E" w15:done="1"/>
  <w15:commentEx w15:paraId="20FB1B38" w15:paraIdParent="64DF380E" w15:done="1"/>
  <w15:commentEx w15:paraId="6804017B" w15:done="1"/>
  <w15:commentEx w15:paraId="03BBF570" w15:paraIdParent="6804017B" w15:done="1"/>
  <w15:commentEx w15:paraId="3DAAF48D" w15:done="1"/>
  <w15:commentEx w15:paraId="62748C67" w15:paraIdParent="3DAAF48D" w15:done="1"/>
  <w15:commentEx w15:paraId="2C3B3AB0" w15:done="1"/>
  <w15:commentEx w15:paraId="774741A8" w15:paraIdParent="2C3B3AB0" w15:done="1"/>
  <w15:commentEx w15:paraId="18498E4C" w15:done="1"/>
  <w15:commentEx w15:paraId="58E4BA92" w15:paraIdParent="18498E4C" w15:done="1"/>
  <w15:commentEx w15:paraId="59D65F62" w15:done="1"/>
  <w15:commentEx w15:paraId="10162578" w15:paraIdParent="59D65F62" w15:done="1"/>
  <w15:commentEx w15:paraId="00FB158A" w15:done="1"/>
  <w15:commentEx w15:paraId="3B75F07A" w15:paraIdParent="00FB158A" w15:done="1"/>
  <w15:commentEx w15:paraId="36974BA5" w15:done="1"/>
  <w15:commentEx w15:paraId="653DB748" w15:paraIdParent="36974BA5" w15:done="1"/>
  <w15:commentEx w15:paraId="7EB3E9DD" w15:done="1"/>
  <w15:commentEx w15:paraId="571FC7AF" w15:paraIdParent="7EB3E9DD" w15:done="1"/>
  <w15:commentEx w15:paraId="7D84AA6F" w15:done="1"/>
  <w15:commentEx w15:paraId="5D1BA32B" w15:done="1"/>
  <w15:commentEx w15:paraId="084F8935" w15:paraIdParent="5D1BA32B" w15:done="1"/>
  <w15:commentEx w15:paraId="0A8C953D" w15:done="1"/>
  <w15:commentEx w15:paraId="7E9DA907" w15:done="1"/>
  <w15:commentEx w15:paraId="03CFE725" w15:paraIdParent="7E9DA907" w15:done="1"/>
  <w15:commentEx w15:paraId="113ADE59" w15:paraIdParent="7E9DA907" w15:done="1"/>
  <w15:commentEx w15:paraId="72ABE45B" w15:done="1"/>
  <w15:commentEx w15:paraId="60384AAE" w15:paraIdParent="72ABE45B" w15:done="1"/>
  <w15:commentEx w15:paraId="77924102" w15:done="1"/>
  <w15:commentEx w15:paraId="5104FEC9" w15:paraIdParent="77924102" w15:done="1"/>
  <w15:commentEx w15:paraId="27A64BD3" w15:done="1"/>
  <w15:commentEx w15:paraId="3FEC3589" w15:paraIdParent="27A64BD3" w15:done="1"/>
  <w15:commentEx w15:paraId="5DBAF927" w15:done="0"/>
  <w15:commentEx w15:paraId="7B65C9F2" w15:paraIdParent="5DBAF927" w15:done="0"/>
  <w15:commentEx w15:paraId="4B3E39C7" w15:done="1"/>
  <w15:commentEx w15:paraId="416010E5" w15:paraIdParent="4B3E39C7" w15:done="1"/>
  <w15:commentEx w15:paraId="0FFFFB7D" w15:done="1"/>
  <w15:commentEx w15:paraId="6A6F59D3" w15:paraIdParent="0FFFFB7D" w15:done="1"/>
  <w15:commentEx w15:paraId="24763E9B" w15:done="1"/>
  <w15:commentEx w15:paraId="674C89D0" w15:paraIdParent="24763E9B" w15:done="1"/>
  <w15:commentEx w15:paraId="6AC0FF43" w15:done="1"/>
  <w15:commentEx w15:paraId="5F0AC4D1" w15:paraIdParent="6AC0FF43" w15:done="1"/>
  <w15:commentEx w15:paraId="6E0CBC1E" w15:done="1"/>
  <w15:commentEx w15:paraId="32EC26F5" w15:paraIdParent="6E0CBC1E" w15:done="1"/>
  <w15:commentEx w15:paraId="38E5B066" w15:done="0"/>
  <w15:commentEx w15:paraId="37642F85" w15:paraIdParent="38E5B066" w15:done="0"/>
  <w15:commentEx w15:paraId="7635753C" w15:paraIdParent="38E5B066" w15:done="0"/>
  <w15:commentEx w15:paraId="19E9A7F1" w15:done="1"/>
  <w15:commentEx w15:paraId="5B15394C" w15:paraIdParent="19E9A7F1" w15:done="1"/>
  <w15:commentEx w15:paraId="330ECED7" w15:done="1"/>
  <w15:commentEx w15:paraId="5A21CA92" w15:paraIdParent="330ECED7" w15:done="1"/>
  <w15:commentEx w15:paraId="25F5CAEA" w15:done="1"/>
  <w15:commentEx w15:paraId="617639E3" w15:paraIdParent="25F5CAEA" w15:done="1"/>
  <w15:commentEx w15:paraId="577632B2" w15:done="1"/>
  <w15:commentEx w15:paraId="262B36B2" w15:paraIdParent="577632B2" w15:done="1"/>
  <w15:commentEx w15:paraId="7327B72F" w15:done="1"/>
  <w15:commentEx w15:paraId="55AB8D9E" w15:paraIdParent="7327B72F" w15:done="1"/>
  <w15:commentEx w15:paraId="45600AD2" w15:done="1"/>
  <w15:commentEx w15:paraId="108BE153" w15:paraIdParent="45600AD2" w15:done="1"/>
  <w15:commentEx w15:paraId="06DB8854" w15:done="1"/>
  <w15:commentEx w15:paraId="0B66EF7A" w15:paraIdParent="06DB8854" w15:done="1"/>
  <w15:commentEx w15:paraId="3E08D94F" w15:done="1"/>
  <w15:commentEx w15:paraId="082121F5" w15:paraIdParent="3E08D94F" w15:done="1"/>
  <w15:commentEx w15:paraId="588649B7" w15:done="1"/>
  <w15:commentEx w15:paraId="68F73BA8" w15:paraIdParent="588649B7" w15:done="1"/>
  <w15:commentEx w15:paraId="25D95C84" w15:paraIdParent="588649B7" w15:done="1"/>
  <w15:commentEx w15:paraId="3A6B7CBA" w15:done="1"/>
  <w15:commentEx w15:paraId="7F1E5935" w15:done="1"/>
  <w15:commentEx w15:paraId="7F111DAE" w15:paraIdParent="7F1E5935" w15:done="1"/>
  <w15:commentEx w15:paraId="36971E5B" w15:paraIdParent="7F1E5935" w15:done="1"/>
  <w15:commentEx w15:paraId="66C28328" w15:done="1"/>
  <w15:commentEx w15:paraId="422866A4" w15:paraIdParent="66C28328" w15:done="1"/>
  <w15:commentEx w15:paraId="52B1C281" w15:done="1"/>
  <w15:commentEx w15:paraId="087FC0E8" w15:paraIdParent="52B1C281" w15:done="1"/>
  <w15:commentEx w15:paraId="5A1DABD7" w15:done="1"/>
  <w15:commentEx w15:paraId="3F5637FD" w15:paraIdParent="5A1DABD7" w15:done="1"/>
  <w15:commentEx w15:paraId="7ED0B6E9" w15:done="1"/>
  <w15:commentEx w15:paraId="6E9653B0" w15:paraIdParent="7ED0B6E9" w15:done="1"/>
  <w15:commentEx w15:paraId="5E3FAD1C" w15:done="0"/>
  <w15:commentEx w15:paraId="186B5A42" w15:paraIdParent="5E3FAD1C" w15:done="0"/>
  <w15:commentEx w15:paraId="2C7077C8" w15:done="1"/>
  <w15:commentEx w15:paraId="0EE1E3C7" w15:paraIdParent="2C7077C8" w15:done="1"/>
  <w15:commentEx w15:paraId="49A6CD14" w15:done="1"/>
  <w15:commentEx w15:paraId="60D60707" w15:paraIdParent="49A6CD14" w15:done="1"/>
  <w15:commentEx w15:paraId="03C8D541" w15:done="0"/>
  <w15:commentEx w15:paraId="79D5E732" w15:paraIdParent="03C8D541" w15:done="0"/>
  <w15:commentEx w15:paraId="56ABE2EE" w15:paraIdParent="03C8D541" w15:done="0"/>
  <w15:commentEx w15:paraId="00A28146" w15:done="0"/>
  <w15:commentEx w15:paraId="33542AB4" w15:paraIdParent="00A28146" w15:done="0"/>
  <w15:commentEx w15:paraId="0DDB356C" w15:done="0"/>
  <w15:commentEx w15:paraId="26A94914" w15:paraIdParent="0DDB356C" w15:done="0"/>
  <w15:commentEx w15:paraId="4F532703" w15:done="1"/>
  <w15:commentEx w15:paraId="4EA508DF" w15:paraIdParent="4F532703" w15:done="1"/>
  <w15:commentEx w15:paraId="30EFF829" w15:done="1"/>
  <w15:commentEx w15:paraId="01100834" w15:paraIdParent="30EFF829" w15:done="1"/>
  <w15:commentEx w15:paraId="7EBCCBA4" w15:done="1"/>
  <w15:commentEx w15:paraId="3B85D244" w15:paraIdParent="7EBCCBA4" w15:done="1"/>
  <w15:commentEx w15:paraId="508D64B2" w15:done="1"/>
  <w15:commentEx w15:paraId="5B5CD110" w15:paraIdParent="508D64B2" w15:done="1"/>
  <w15:commentEx w15:paraId="779F98F6" w15:done="1"/>
  <w15:commentEx w15:paraId="03175BAE" w15:paraIdParent="779F98F6" w15:done="1"/>
  <w15:commentEx w15:paraId="0450FA1B" w15:done="0"/>
  <w15:commentEx w15:paraId="35958422" w15:paraIdParent="0450FA1B" w15:done="0"/>
  <w15:commentEx w15:paraId="4F0B0790" w15:done="0"/>
  <w15:commentEx w15:paraId="5E517CDD" w15:paraIdParent="4F0B0790" w15:done="0"/>
  <w15:commentEx w15:paraId="318D058B" w15:done="0"/>
  <w15:commentEx w15:paraId="6C555F1F" w15:done="1"/>
  <w15:commentEx w15:paraId="562CFBE2" w15:paraIdParent="6C555F1F" w15:done="1"/>
  <w15:commentEx w15:paraId="2FC082FB" w15:paraIdParent="6C555F1F" w15:done="1"/>
  <w15:commentEx w15:paraId="575F3A10" w15:done="1"/>
  <w15:commentEx w15:paraId="0A25C285" w15:paraIdParent="575F3A10" w15:done="1"/>
  <w15:commentEx w15:paraId="3F2F795D" w15:done="0"/>
  <w15:commentEx w15:paraId="7727C641" w15:paraIdParent="3F2F795D" w15:done="0"/>
  <w15:commentEx w15:paraId="125ECF01" w15:done="0"/>
  <w15:commentEx w15:paraId="7DF5CF60" w15:done="1"/>
  <w15:commentEx w15:paraId="255438FD" w15:paraIdParent="7DF5CF60" w15:done="1"/>
  <w15:commentEx w15:paraId="79CD77BF" w15:done="1"/>
  <w15:commentEx w15:paraId="1664D517" w15:paraIdParent="79CD77BF" w15:done="1"/>
  <w15:commentEx w15:paraId="17628333" w15:done="0"/>
  <w15:commentEx w15:paraId="0901020F" w15:paraIdParent="17628333" w15:done="0"/>
  <w15:commentEx w15:paraId="0A9D3A21" w15:paraIdParent="17628333" w15:done="0"/>
  <w15:commentEx w15:paraId="33D3B998" w15:paraIdParent="17628333" w15:done="0"/>
  <w15:commentEx w15:paraId="1829C8AD" w15:paraIdParent="17628333" w15:done="0"/>
  <w15:commentEx w15:paraId="5BCB3A77" w15:done="1"/>
  <w15:commentEx w15:paraId="54298A1E" w15:paraIdParent="5BCB3A77" w15:done="1"/>
  <w15:commentEx w15:paraId="5B302F29" w15:paraIdParent="5BCB3A77" w15:done="1"/>
  <w15:commentEx w15:paraId="2F75D6CD" w15:done="1"/>
  <w15:commentEx w15:paraId="4C0B1BC5" w15:paraIdParent="2F75D6CD" w15:done="1"/>
  <w15:commentEx w15:paraId="311FE431" w15:done="1"/>
  <w15:commentEx w15:paraId="1A3D2570" w15:paraIdParent="311FE431" w15:done="1"/>
  <w15:commentEx w15:paraId="309EF413" w15:done="1"/>
  <w15:commentEx w15:paraId="076A7A48" w15:paraIdParent="309EF413" w15:done="1"/>
  <w15:commentEx w15:paraId="46A0823A" w15:done="1"/>
  <w15:commentEx w15:paraId="7DA32055" w15:paraIdParent="46A0823A" w15:done="1"/>
  <w15:commentEx w15:paraId="5D5E8E02" w15:done="1"/>
  <w15:commentEx w15:paraId="0F7AD944" w15:paraIdParent="5D5E8E02" w15:done="1"/>
  <w15:commentEx w15:paraId="76EDC6D0" w15:paraIdParent="5D5E8E02" w15:done="1"/>
  <w15:commentEx w15:paraId="1AF113D9" w15:done="0"/>
  <w15:commentEx w15:paraId="2D933018" w15:paraIdParent="1AF113D9" w15:done="0"/>
  <w15:commentEx w15:paraId="0F65BD92" w15:done="1"/>
  <w15:commentEx w15:paraId="4D2630DA" w15:paraIdParent="0F65BD92" w15:done="1"/>
  <w15:commentEx w15:paraId="6E669CE9" w15:paraIdParent="0F65BD92" w15:done="1"/>
  <w15:commentEx w15:paraId="719E761A" w15:paraIdParent="0F65BD92" w15:done="1"/>
  <w15:commentEx w15:paraId="6725AD2B" w15:paraIdParent="0F65BD92" w15:done="1"/>
  <w15:commentEx w15:paraId="2B712FDA" w15:paraIdParent="0F65BD92" w15:done="1"/>
  <w15:commentEx w15:paraId="304580E2" w15:done="0"/>
  <w15:commentEx w15:paraId="756E2AE6" w15:paraIdParent="304580E2" w15:done="0"/>
  <w15:commentEx w15:paraId="7D1B1C42" w15:done="0"/>
  <w15:commentEx w15:paraId="5BFF7F59" w15:done="1"/>
  <w15:commentEx w15:paraId="73C54F59" w15:paraIdParent="5BFF7F59" w15:done="1"/>
  <w15:commentEx w15:paraId="7381F740" w15:paraIdParent="5BFF7F59" w15:done="1"/>
  <w15:commentEx w15:paraId="5BF73E12" w15:done="0"/>
  <w15:commentEx w15:paraId="37152111" w15:paraIdParent="5BF73E12" w15:done="0"/>
  <w15:commentEx w15:paraId="1852C73D" w15:done="1"/>
  <w15:commentEx w15:paraId="3AB23B37" w15:paraIdParent="1852C73D" w15:done="1"/>
  <w15:commentEx w15:paraId="10D7034B" w15:paraIdParent="1852C73D" w15:done="1"/>
  <w15:commentEx w15:paraId="23A61BCE" w15:paraIdParent="1852C73D" w15:done="1"/>
  <w15:commentEx w15:paraId="36857338" w15:paraIdParent="1852C73D" w15:done="1"/>
  <w15:commentEx w15:paraId="38A20CD4" w15:paraIdParent="1852C73D" w15:done="1"/>
  <w15:commentEx w15:paraId="3BD2E08E" w15:done="0"/>
  <w15:commentEx w15:paraId="23FD82A0" w15:paraIdParent="3BD2E08E" w15:done="0"/>
  <w15:commentEx w15:paraId="177D364C" w15:done="1"/>
  <w15:commentEx w15:paraId="3998D0BC" w15:paraIdParent="177D364C" w15:done="1"/>
  <w15:commentEx w15:paraId="368C8EF2" w15:paraIdParent="177D364C" w15:done="1"/>
  <w15:commentEx w15:paraId="49549ACD" w15:done="0"/>
  <w15:commentEx w15:paraId="4DC38FDA" w15:paraIdParent="49549ACD" w15:done="0"/>
  <w15:commentEx w15:paraId="64359063" w15:done="1"/>
  <w15:commentEx w15:paraId="75F112D5" w15:paraIdParent="64359063" w15:done="1"/>
  <w15:commentEx w15:paraId="303CBE21" w15:paraIdParent="64359063" w15:done="1"/>
  <w15:commentEx w15:paraId="2556B79B" w15:paraIdParent="64359063" w15:done="1"/>
  <w15:commentEx w15:paraId="0ACE70F5" w15:paraIdParent="64359063" w15:done="1"/>
  <w15:commentEx w15:paraId="2CD00A99" w15:paraIdParent="64359063" w15:done="1"/>
  <w15:commentEx w15:paraId="44334DC6" w15:done="0"/>
  <w15:commentEx w15:paraId="7F3B75A0" w15:paraIdParent="44334DC6" w15:done="0"/>
  <w15:commentEx w15:paraId="3A4432C6" w15:done="1"/>
  <w15:commentEx w15:paraId="655C9ED5" w15:paraIdParent="3A4432C6" w15:done="1"/>
  <w15:commentEx w15:paraId="2D464778" w15:paraIdParent="3A4432C6" w15:done="1"/>
  <w15:commentEx w15:paraId="7C308442" w15:done="0"/>
  <w15:commentEx w15:paraId="6C4EC49F" w15:paraIdParent="7C308442" w15:done="0"/>
  <w15:commentEx w15:paraId="6247533A" w15:done="1"/>
  <w15:commentEx w15:paraId="6550C53D" w15:paraIdParent="6247533A" w15:done="1"/>
  <w15:commentEx w15:paraId="3DB29177" w15:paraIdParent="6247533A" w15:done="1"/>
  <w15:commentEx w15:paraId="06835A20" w15:paraIdParent="6247533A" w15:done="1"/>
  <w15:commentEx w15:paraId="78253392" w15:paraIdParent="6247533A" w15:done="1"/>
  <w15:commentEx w15:paraId="46385FD9" w15:paraIdParent="6247533A" w15:done="1"/>
  <w15:commentEx w15:paraId="7BC1F2C0" w15:done="0"/>
  <w15:commentEx w15:paraId="5A8AB7AB" w15:paraIdParent="7BC1F2C0" w15:done="0"/>
  <w15:commentEx w15:paraId="6B561B09" w15:done="0"/>
  <w15:commentEx w15:paraId="61580DCC" w15:paraIdParent="6B561B09" w15:done="0"/>
  <w15:commentEx w15:paraId="0A1629BF" w15:done="1"/>
  <w15:commentEx w15:paraId="0F4C47AD" w15:paraIdParent="0A1629BF" w15:done="1"/>
  <w15:commentEx w15:paraId="097F0741" w15:done="0"/>
  <w15:commentEx w15:paraId="69460A79" w15:paraIdParent="097F0741" w15:done="0"/>
  <w15:commentEx w15:paraId="3F0CB732" w15:done="1"/>
  <w15:commentEx w15:paraId="65DCE0F0" w15:paraIdParent="3F0CB732" w15:done="1"/>
  <w15:commentEx w15:paraId="11DC917A" w15:done="1"/>
  <w15:commentEx w15:paraId="55C5BE26" w15:paraIdParent="11DC917A" w15:done="1"/>
  <w15:commentEx w15:paraId="1E1CA6ED" w15:paraIdParent="11DC917A" w15:done="1"/>
  <w15:commentEx w15:paraId="4C3C93E2" w15:done="0"/>
  <w15:commentEx w15:paraId="4B02315F" w15:paraIdParent="4C3C93E2" w15:done="0"/>
  <w15:commentEx w15:paraId="6D5C302F" w15:done="1"/>
  <w15:commentEx w15:paraId="04B17D3B" w15:paraIdParent="6D5C302F" w15:done="1"/>
  <w15:commentEx w15:paraId="497FAB26" w15:paraIdParent="6D5C302F" w15:done="1"/>
  <w15:commentEx w15:paraId="41D5B476" w15:paraIdParent="6D5C302F" w15:done="1"/>
  <w15:commentEx w15:paraId="3E78DCAC" w15:paraIdParent="6D5C302F" w15:done="1"/>
  <w15:commentEx w15:paraId="3DB6891A" w15:paraIdParent="6D5C302F" w15:done="1"/>
  <w15:commentEx w15:paraId="1EB68363" w15:done="0"/>
  <w15:commentEx w15:paraId="5ADB37BE" w15:paraIdParent="1EB68363" w15:done="0"/>
  <w15:commentEx w15:paraId="6ADF3E74" w15:done="0"/>
  <w15:commentEx w15:paraId="116BDBE8" w15:paraIdParent="6ADF3E74" w15:done="0"/>
  <w15:commentEx w15:paraId="3E1927FD" w15:done="1"/>
  <w15:commentEx w15:paraId="661FED8C" w15:paraIdParent="3E1927FD" w15:done="1"/>
  <w15:commentEx w15:paraId="71E90F7D" w15:paraIdParent="3E1927FD" w15:done="1"/>
  <w15:commentEx w15:paraId="4F63E990" w15:done="1"/>
  <w15:commentEx w15:paraId="470412DA" w15:paraIdParent="4F63E990" w15:done="1"/>
  <w15:commentEx w15:paraId="0254115C" w15:paraIdParent="4F63E990" w15:done="1"/>
  <w15:commentEx w15:paraId="6E2AB9EE" w15:done="0"/>
  <w15:commentEx w15:paraId="782BD28D" w15:paraIdParent="6E2AB9EE" w15:done="0"/>
  <w15:commentEx w15:paraId="3272DCA2" w15:done="1"/>
  <w15:commentEx w15:paraId="7B86FD41" w15:paraIdParent="3272DCA2" w15:done="1"/>
  <w15:commentEx w15:paraId="5C353949" w15:paraIdParent="3272DCA2" w15:done="1"/>
  <w15:commentEx w15:paraId="00E39431" w15:paraIdParent="3272DCA2" w15:done="1"/>
  <w15:commentEx w15:paraId="35B8DA24" w15:paraIdParent="3272DCA2" w15:done="1"/>
  <w15:commentEx w15:paraId="0F9575B8" w15:paraIdParent="3272DCA2" w15:done="1"/>
  <w15:commentEx w15:paraId="73D1BC3A" w15:done="0"/>
  <w15:commentEx w15:paraId="502EF99A" w15:paraIdParent="73D1BC3A" w15:done="0"/>
  <w15:commentEx w15:paraId="64280273" w15:done="0"/>
  <w15:commentEx w15:paraId="6DF2F35B" w15:paraIdParent="64280273" w15:done="0"/>
  <w15:commentEx w15:paraId="4B5623C4" w15:done="1"/>
  <w15:commentEx w15:paraId="42A6EF38" w15:paraIdParent="4B5623C4" w15:done="1"/>
  <w15:commentEx w15:paraId="19340918" w15:paraIdParent="4B5623C4" w15:done="1"/>
  <w15:commentEx w15:paraId="7C4D97B6" w15:done="0"/>
  <w15:commentEx w15:paraId="47C21196" w15:paraIdParent="7C4D97B6" w15:done="0"/>
  <w15:commentEx w15:paraId="6F429182" w15:done="1"/>
  <w15:commentEx w15:paraId="67D5255B" w15:paraIdParent="6F429182" w15:done="1"/>
  <w15:commentEx w15:paraId="0D2D8872" w15:paraIdParent="6F429182" w15:done="1"/>
  <w15:commentEx w15:paraId="26D83B4F" w15:paraIdParent="6F429182" w15:done="1"/>
  <w15:commentEx w15:paraId="5067FA86" w15:paraIdParent="6F429182" w15:done="1"/>
  <w15:commentEx w15:paraId="4002C2B1" w15:paraIdParent="6F429182" w15:done="1"/>
  <w15:commentEx w15:paraId="44F3DC3D" w15:done="0"/>
  <w15:commentEx w15:paraId="5A54E521" w15:paraIdParent="44F3DC3D" w15:done="0"/>
  <w15:commentEx w15:paraId="4111A08A" w15:done="0"/>
  <w15:commentEx w15:paraId="5C48A293" w15:paraIdParent="4111A08A" w15:done="0"/>
  <w15:commentEx w15:paraId="02EF318D" w15:done="1"/>
  <w15:commentEx w15:paraId="2D4C969C" w15:paraIdParent="02EF318D" w15:done="1"/>
  <w15:commentEx w15:paraId="6E3AB4D7" w15:paraIdParent="02EF318D" w15:done="1"/>
  <w15:commentEx w15:paraId="5D38889A" w15:done="0"/>
  <w15:commentEx w15:paraId="5CDD5662" w15:paraIdParent="5D38889A" w15:done="0"/>
  <w15:commentEx w15:paraId="4C927226" w15:done="1"/>
  <w15:commentEx w15:paraId="2931F1C0" w15:paraIdParent="4C927226" w15:done="1"/>
  <w15:commentEx w15:paraId="338EA55B" w15:paraIdParent="4C927226" w15:done="1"/>
  <w15:commentEx w15:paraId="026A5E18" w15:paraIdParent="4C927226" w15:done="1"/>
  <w15:commentEx w15:paraId="45A85D84" w15:paraIdParent="4C927226" w15:done="1"/>
  <w15:commentEx w15:paraId="67185D88" w15:paraIdParent="4C927226" w15:done="1"/>
  <w15:commentEx w15:paraId="2CC90D50" w15:done="0"/>
  <w15:commentEx w15:paraId="381086E9" w15:paraIdParent="2CC90D50" w15:done="0"/>
  <w15:commentEx w15:paraId="14DCC74A" w15:done="1"/>
  <w15:commentEx w15:paraId="74D62072" w15:paraIdParent="14DCC74A" w15:done="1"/>
  <w15:commentEx w15:paraId="45B4D714" w15:paraIdParent="14DCC74A" w15:done="1"/>
  <w15:commentEx w15:paraId="1DE94090" w15:done="0"/>
  <w15:commentEx w15:paraId="4D677559" w15:paraIdParent="1DE94090" w15:done="0"/>
  <w15:commentEx w15:paraId="7A0D13EF" w15:done="0"/>
  <w15:commentEx w15:paraId="731E347D" w15:paraIdParent="7A0D13EF" w15:done="0"/>
  <w15:commentEx w15:paraId="6F9E3D35" w15:done="0"/>
  <w15:commentEx w15:paraId="1326EBEA" w15:paraIdParent="6F9E3D35" w15:done="0"/>
  <w15:commentEx w15:paraId="3C98C2C0" w15:done="0"/>
  <w15:commentEx w15:paraId="6B9CD297" w15:paraIdParent="3C98C2C0" w15:done="0"/>
  <w15:commentEx w15:paraId="4091DFEA" w15:done="0"/>
  <w15:commentEx w15:paraId="224C1E94" w15:paraIdParent="4091DFEA" w15:done="0"/>
  <w15:commentEx w15:paraId="0E9EF6FC" w15:done="1"/>
  <w15:commentEx w15:paraId="031EF1C2" w15:paraIdParent="0E9EF6FC" w15:done="1"/>
  <w15:commentEx w15:paraId="189685C3" w15:done="0"/>
  <w15:commentEx w15:paraId="412B391B" w15:paraIdParent="189685C3" w15:done="0"/>
  <w15:commentEx w15:paraId="3D89DAA7" w15:done="0"/>
  <w15:commentEx w15:paraId="0F15CF5F" w15:paraIdParent="3D89DAA7" w15:done="0"/>
  <w15:commentEx w15:paraId="57D58AE4" w15:done="1"/>
  <w15:commentEx w15:paraId="363E2744" w15:paraIdParent="57D58AE4" w15:done="1"/>
  <w15:commentEx w15:paraId="01285643" w15:done="0"/>
  <w15:commentEx w15:paraId="0381F06E" w15:paraIdParent="01285643" w15:done="0"/>
  <w15:commentEx w15:paraId="09ECBD17" w15:done="1"/>
  <w15:commentEx w15:paraId="5A1EDE01" w15:paraIdParent="09ECBD17" w15:done="1"/>
  <w15:commentEx w15:paraId="2A3B8584" w15:done="0"/>
  <w15:commentEx w15:paraId="487DD652" w15:paraIdParent="2A3B8584" w15:done="0"/>
  <w15:commentEx w15:paraId="5639C3F4" w15:done="0"/>
  <w15:commentEx w15:paraId="011F3AD1" w15:paraIdParent="5639C3F4" w15:done="0"/>
  <w15:commentEx w15:paraId="3600F52E" w15:done="1"/>
  <w15:commentEx w15:paraId="5DCAC475" w15:paraIdParent="3600F52E" w15:done="1"/>
  <w15:commentEx w15:paraId="6EA85BEF" w15:done="1"/>
  <w15:commentEx w15:paraId="648D538A" w15:paraIdParent="6EA85BEF" w15:done="1"/>
  <w15:commentEx w15:paraId="4E76F476" w15:done="1"/>
  <w15:commentEx w15:paraId="55B1DC6A" w15:paraIdParent="4E76F476" w15:done="1"/>
  <w15:commentEx w15:paraId="0AA37E33" w15:paraIdParent="4E76F476" w15:done="1"/>
  <w15:commentEx w15:paraId="60845BFB" w15:done="0"/>
  <w15:commentEx w15:paraId="7F99A534" w15:paraIdParent="60845BFB" w15:done="0"/>
  <w15:commentEx w15:paraId="541DEDFA" w15:done="1"/>
  <w15:commentEx w15:paraId="120E866C" w15:paraIdParent="541DEDFA" w15:done="1"/>
  <w15:commentEx w15:paraId="6A3F4E0C" w15:done="0"/>
  <w15:commentEx w15:paraId="39C30480" w15:paraIdParent="6A3F4E0C" w15:done="0"/>
  <w15:commentEx w15:paraId="025805EF" w15:done="1"/>
  <w15:commentEx w15:paraId="7F6A8686" w15:paraIdParent="025805EF" w15:done="1"/>
  <w15:commentEx w15:paraId="2FC7836F" w15:paraIdParent="025805EF" w15:done="1"/>
  <w15:commentEx w15:paraId="48261FCE" w15:done="0"/>
  <w15:commentEx w15:paraId="6A7CD885" w15:paraIdParent="48261FCE" w15:done="0"/>
  <w15:commentEx w15:paraId="4AA7DC73" w15:done="0"/>
  <w15:commentEx w15:paraId="579C0FB9" w15:paraIdParent="4AA7DC73" w15:done="0"/>
  <w15:commentEx w15:paraId="16897EAE" w15:done="1"/>
  <w15:commentEx w15:paraId="11CC0D06" w15:paraIdParent="16897EAE" w15:done="1"/>
  <w15:commentEx w15:paraId="3CF93148" w15:paraIdParent="16897EAE" w15:done="1"/>
  <w15:commentEx w15:paraId="1CEEA3BB" w15:paraIdParent="16897EAE" w15:done="1"/>
  <w15:commentEx w15:paraId="7379B982" w15:paraIdParent="16897EAE" w15:done="1"/>
  <w15:commentEx w15:paraId="5E8D7F15" w15:done="0"/>
  <w15:commentEx w15:paraId="33CBC25C" w15:paraIdParent="5E8D7F15" w15:done="0"/>
  <w15:commentEx w15:paraId="7BB10604" w15:done="1"/>
  <w15:commentEx w15:paraId="5140C81B" w15:paraIdParent="7BB10604" w15:done="1"/>
  <w15:commentEx w15:paraId="6A70730D" w15:paraIdParent="7BB10604" w15:done="1"/>
  <w15:commentEx w15:paraId="538A8B0B" w15:done="1"/>
  <w15:commentEx w15:paraId="44332BE7" w15:paraIdParent="538A8B0B" w15:done="1"/>
  <w15:commentEx w15:paraId="3B3E90DF" w15:done="1"/>
  <w15:commentEx w15:paraId="7FD5D8AB" w15:paraIdParent="3B3E90DF" w15:done="1"/>
  <w15:commentEx w15:paraId="11132CF1" w15:paraIdParent="3B3E90DF" w15:done="1"/>
  <w15:commentEx w15:paraId="1E7B2102" w15:done="1"/>
  <w15:commentEx w15:paraId="4A27DA01" w15:paraIdParent="1E7B2102" w15:done="1"/>
  <w15:commentEx w15:paraId="779F78E8" w15:done="1"/>
  <w15:commentEx w15:paraId="0F0D8854" w15:paraIdParent="779F78E8" w15:done="1"/>
  <w15:commentEx w15:paraId="2F83C4BB" w15:paraIdParent="779F78E8" w15:done="1"/>
  <w15:commentEx w15:paraId="51B99208" w15:done="1"/>
  <w15:commentEx w15:paraId="2DC0EC80" w15:paraIdParent="51B99208" w15:done="1"/>
  <w15:commentEx w15:paraId="31B59B7B" w15:paraIdParent="51B99208" w15:done="1"/>
  <w15:commentEx w15:paraId="4A56A979" w15:done="1"/>
  <w15:commentEx w15:paraId="7CDDF85A" w15:paraIdParent="4A56A979" w15:done="1"/>
  <w15:commentEx w15:paraId="19DF8426" w15:done="1"/>
  <w15:commentEx w15:paraId="46DDBC10" w15:paraIdParent="19DF8426" w15:done="1"/>
  <w15:commentEx w15:paraId="16E88178" w15:paraIdParent="19DF8426" w15:done="1"/>
  <w15:commentEx w15:paraId="40A48B19" w15:done="0"/>
  <w15:commentEx w15:paraId="15A7605A" w15:paraIdParent="40A48B19" w15:done="0"/>
  <w15:commentEx w15:paraId="48A16D96" w15:paraIdParent="40A48B19" w15:done="0"/>
  <w15:commentEx w15:paraId="267582EE" w15:done="1"/>
  <w15:commentEx w15:paraId="33461052" w15:paraIdParent="267582EE" w15:done="1"/>
  <w15:commentEx w15:paraId="4BC15AFA" w15:done="1"/>
  <w15:commentEx w15:paraId="68DAE07B" w15:paraIdParent="4BC15AFA" w15:done="1"/>
  <w15:commentEx w15:paraId="1122EBE8" w15:paraIdParent="4BC15AFA" w15:done="1"/>
  <w15:commentEx w15:paraId="7EE82B36" w15:done="1"/>
  <w15:commentEx w15:paraId="322956BE" w15:paraIdParent="7EE82B36" w15:done="1"/>
  <w15:commentEx w15:paraId="203D00C3" w15:paraIdParent="7EE82B36" w15:done="1"/>
  <w15:commentEx w15:paraId="0562A506" w15:done="1"/>
  <w15:commentEx w15:paraId="66DB550E" w15:paraIdParent="0562A506" w15:done="1"/>
  <w15:commentEx w15:paraId="493105CE" w15:paraIdParent="0562A506" w15:done="1"/>
  <w15:commentEx w15:paraId="59465CC9" w15:done="1"/>
  <w15:commentEx w15:paraId="6DDAA53B" w15:paraIdParent="59465CC9" w15:done="1"/>
  <w15:commentEx w15:paraId="6EE52CDB" w15:done="0"/>
  <w15:commentEx w15:paraId="25424F39" w15:paraIdParent="6EE52CDB" w15:done="0"/>
  <w15:commentEx w15:paraId="087EB46C" w15:paraIdParent="6EE52CDB" w15:done="0"/>
  <w15:commentEx w15:paraId="2B93B2D2" w15:paraIdParent="6EE52CDB" w15:done="0"/>
  <w15:commentEx w15:paraId="02047D43" w15:done="0"/>
  <w15:commentEx w15:paraId="76E322FF" w15:paraIdParent="02047D43" w15:done="0"/>
  <w15:commentEx w15:paraId="68658962" w15:done="1"/>
  <w15:commentEx w15:paraId="4AD717F0" w15:paraIdParent="68658962" w15:done="1"/>
  <w15:commentEx w15:paraId="39272BEC" w15:done="1"/>
  <w15:commentEx w15:paraId="4B80E7B3" w15:paraIdParent="39272BEC" w15:done="1"/>
  <w15:commentEx w15:paraId="2EEA1230" w15:done="1"/>
  <w15:commentEx w15:paraId="52A7B717" w15:paraIdParent="2EEA1230" w15:done="1"/>
  <w15:commentEx w15:paraId="4CF6A81D" w15:done="1"/>
  <w15:commentEx w15:paraId="590DFFCC" w15:paraIdParent="4CF6A81D" w15:done="1"/>
  <w15:commentEx w15:paraId="5E23E6F4" w15:done="0"/>
  <w15:commentEx w15:paraId="273AB564" w15:done="1"/>
  <w15:commentEx w15:paraId="14360B6B" w15:paraIdParent="273AB564" w15:done="1"/>
  <w15:commentEx w15:paraId="3E0528C9" w15:done="1"/>
  <w15:commentEx w15:paraId="44B68F97" w15:paraIdParent="3E0528C9" w15:done="1"/>
  <w15:commentEx w15:paraId="11F422BF" w15:done="1"/>
  <w15:commentEx w15:paraId="49781FBE" w15:paraIdParent="11F422BF" w15:done="1"/>
  <w15:commentEx w15:paraId="2AFFFBDD" w15:done="0"/>
  <w15:commentEx w15:paraId="14A00D2F" w15:paraIdParent="2AFFFBDD" w15:done="0"/>
  <w15:commentEx w15:paraId="713F11E2" w15:done="0"/>
  <w15:commentEx w15:paraId="641F2DA0" w15:paraIdParent="713F11E2" w15:done="0"/>
  <w15:commentEx w15:paraId="428FC18C" w15:done="1"/>
  <w15:commentEx w15:paraId="2000E2CA" w15:paraIdParent="428FC18C" w15:done="1"/>
  <w15:commentEx w15:paraId="5D092B6F" w15:done="1"/>
  <w15:commentEx w15:paraId="43D4292D" w15:paraIdParent="5D092B6F" w15:done="1"/>
  <w15:commentEx w15:paraId="3D3C73BF" w15:done="1"/>
  <w15:commentEx w15:paraId="53313C67" w15:paraIdParent="3D3C73BF" w15:done="1"/>
  <w15:commentEx w15:paraId="22E72957" w15:done="1"/>
  <w15:commentEx w15:paraId="1929B3FE" w15:paraIdParent="22E72957" w15:done="1"/>
  <w15:commentEx w15:paraId="5E40BEEA" w15:done="0"/>
  <w15:commentEx w15:paraId="30799BEA" w15:paraIdParent="5E40BEEA" w15:done="0"/>
  <w15:commentEx w15:paraId="195243A4" w15:done="0"/>
  <w15:commentEx w15:paraId="2F96FDBE" w15:paraIdParent="195243A4" w15:done="0"/>
  <w15:commentEx w15:paraId="1F4D3BDE" w15:paraIdParent="195243A4" w15:done="0"/>
  <w15:commentEx w15:paraId="1CD018A1" w15:done="0"/>
  <w15:commentEx w15:paraId="764D8FEF" w15:paraIdParent="1CD018A1" w15:done="0"/>
  <w15:commentEx w15:paraId="1897AD8D" w15:paraIdParent="1CD018A1" w15:done="0"/>
  <w15:commentEx w15:paraId="10C26648" w15:done="1"/>
  <w15:commentEx w15:paraId="02E2C884" w15:paraIdParent="10C26648" w15:done="1"/>
  <w15:commentEx w15:paraId="6A9782EC" w15:done="0"/>
  <w15:commentEx w15:paraId="0B66ED08" w15:paraIdParent="6A9782EC" w15:done="0"/>
  <w15:commentEx w15:paraId="45CDD993" w15:done="0"/>
  <w15:commentEx w15:paraId="05ECE4E7" w15:paraIdParent="45CDD993" w15:done="0"/>
  <w15:commentEx w15:paraId="47299AB9" w15:done="1"/>
  <w15:commentEx w15:paraId="6152D7C7" w15:paraIdParent="47299AB9" w15:done="1"/>
  <w15:commentEx w15:paraId="298A6FC6" w15:paraIdParent="47299AB9" w15:done="1"/>
  <w15:commentEx w15:paraId="2E5F7AFF" w15:done="1"/>
  <w15:commentEx w15:paraId="1FFE5E5B" w15:paraIdParent="2E5F7AFF" w15:done="1"/>
  <w15:commentEx w15:paraId="7C769B1A" w15:paraIdParent="2E5F7AFF" w15:done="1"/>
  <w15:commentEx w15:paraId="0CB9805D" w15:done="1"/>
  <w15:commentEx w15:paraId="6A955B9B" w15:paraIdParent="0CB9805D" w15:done="1"/>
  <w15:commentEx w15:paraId="45A88E13" w15:done="1"/>
  <w15:commentEx w15:paraId="10565C53" w15:paraIdParent="45A88E13" w15:done="1"/>
  <w15:commentEx w15:paraId="52E6EDC8" w15:done="1"/>
  <w15:commentEx w15:paraId="47B6093E" w15:paraIdParent="52E6EDC8" w15:done="1"/>
  <w15:commentEx w15:paraId="55063EBC" w15:paraIdParent="52E6EDC8" w15:done="1"/>
  <w15:commentEx w15:paraId="1C5927D8" w15:done="1"/>
  <w15:commentEx w15:paraId="58D1BF0D" w15:paraIdParent="1C5927D8" w15:done="1"/>
  <w15:commentEx w15:paraId="011E6696" w15:paraIdParent="1C5927D8" w15:done="1"/>
  <w15:commentEx w15:paraId="46897C21" w15:done="1"/>
  <w15:commentEx w15:paraId="087F795E" w15:paraIdParent="46897C21" w15:done="1"/>
  <w15:commentEx w15:paraId="7E30CA71" w15:done="1"/>
  <w15:commentEx w15:paraId="61F3DFA8" w15:paraIdParent="7E30CA71" w15:done="1"/>
  <w15:commentEx w15:paraId="7264A70F" w15:done="0"/>
  <w15:commentEx w15:paraId="39EDAE1D" w15:paraIdParent="7264A70F" w15:done="0"/>
  <w15:commentEx w15:paraId="73EF3E59" w15:done="0"/>
  <w15:commentEx w15:paraId="4E2ACD25" w15:paraIdParent="73EF3E59" w15:done="0"/>
  <w15:commentEx w15:paraId="43D699E6" w15:done="0"/>
  <w15:commentEx w15:paraId="35288CD0" w15:paraIdParent="43D699E6" w15:done="0"/>
  <w15:commentEx w15:paraId="4F687532" w15:done="0"/>
  <w15:commentEx w15:paraId="7564E7E9" w15:paraIdParent="4F687532" w15:done="0"/>
  <w15:commentEx w15:paraId="3B21D34D" w15:done="1"/>
  <w15:commentEx w15:paraId="1BB3FBFA" w15:paraIdParent="3B21D34D" w15:done="1"/>
  <w15:commentEx w15:paraId="62D678D7" w15:done="1"/>
  <w15:commentEx w15:paraId="58E6B3D5" w15:paraIdParent="62D678D7" w15:done="1"/>
  <w15:commentEx w15:paraId="258DE984" w15:paraIdParent="62D678D7" w15:done="1"/>
  <w15:commentEx w15:paraId="50443F73" w15:done="1"/>
  <w15:commentEx w15:paraId="6542F817" w15:paraIdParent="50443F73" w15:done="1"/>
  <w15:commentEx w15:paraId="6D14DFFA" w15:done="0"/>
  <w15:commentEx w15:paraId="54E167BD" w15:paraIdParent="6D14DFFA" w15:done="0"/>
  <w15:commentEx w15:paraId="6EB18EEA" w15:done="1"/>
  <w15:commentEx w15:paraId="58E7447B" w15:paraIdParent="6EB18EEA" w15:done="1"/>
  <w15:commentEx w15:paraId="4DA16730" w15:done="0"/>
  <w15:commentEx w15:paraId="4E3D34C9" w15:paraIdParent="4DA16730" w15:done="0"/>
  <w15:commentEx w15:paraId="409F63C7" w15:done="0"/>
  <w15:commentEx w15:paraId="237EFC8B" w15:paraIdParent="409F63C7" w15:done="0"/>
  <w15:commentEx w15:paraId="4DCCFE47" w15:done="1"/>
  <w15:commentEx w15:paraId="704F86A6" w15:paraIdParent="4DCCFE47" w15:done="1"/>
  <w15:commentEx w15:paraId="0B3F6E03" w15:done="0"/>
  <w15:commentEx w15:paraId="26698D32" w15:paraIdParent="0B3F6E03" w15:done="0"/>
  <w15:commentEx w15:paraId="5B5A0907" w15:done="0"/>
  <w15:commentEx w15:paraId="5EE0AFE4" w15:paraIdParent="5B5A0907" w15:done="0"/>
  <w15:commentEx w15:paraId="5C7338D5" w15:paraIdParent="5B5A0907" w15:done="0"/>
  <w15:commentEx w15:paraId="69F0F5EB" w15:done="1"/>
  <w15:commentEx w15:paraId="791228DE" w15:paraIdParent="69F0F5EB" w15:done="1"/>
  <w15:commentEx w15:paraId="01CB4101" w15:done="0"/>
  <w15:commentEx w15:paraId="30404E21" w15:paraIdParent="01CB4101" w15:done="0"/>
  <w15:commentEx w15:paraId="03003E00" w15:done="1"/>
  <w15:commentEx w15:paraId="2D725998" w15:paraIdParent="03003E00" w15:done="1"/>
  <w15:commentEx w15:paraId="2FE25FD7" w15:paraIdParent="03003E00" w15:done="1"/>
  <w15:commentEx w15:paraId="3F2B2E6A" w15:done="1"/>
  <w15:commentEx w15:paraId="05AFCF5E" w15:paraIdParent="3F2B2E6A" w15:done="1"/>
  <w15:commentEx w15:paraId="6E764A0E" w15:done="1"/>
  <w15:commentEx w15:paraId="1A5D5289" w15:paraIdParent="6E764A0E" w15:done="1"/>
  <w15:commentEx w15:paraId="2A28B9DC" w15:done="1"/>
  <w15:commentEx w15:paraId="7065DD57" w15:paraIdParent="2A28B9DC" w15:done="1"/>
  <w15:commentEx w15:paraId="20D3654F" w15:done="1"/>
  <w15:commentEx w15:paraId="0C0B9981" w15:paraIdParent="20D3654F" w15:done="1"/>
  <w15:commentEx w15:paraId="3A6CA5B5" w15:done="0"/>
  <w15:commentEx w15:paraId="1BEEC22D" w15:paraIdParent="3A6CA5B5" w15:done="0"/>
  <w15:commentEx w15:paraId="0005D404" w15:done="1"/>
  <w15:commentEx w15:paraId="70F817B5" w15:done="1"/>
  <w15:commentEx w15:paraId="6A045BDB" w15:paraIdParent="70F817B5" w15:done="1"/>
  <w15:commentEx w15:paraId="679E1901" w15:done="0"/>
  <w15:commentEx w15:paraId="1887FB84" w15:paraIdParent="679E1901" w15:done="0"/>
  <w15:commentEx w15:paraId="7DC9F482" w15:done="1"/>
  <w15:commentEx w15:paraId="6D1BD80E" w15:paraIdParent="7DC9F482" w15:done="1"/>
  <w15:commentEx w15:paraId="7AF0C0F0" w15:done="0"/>
  <w15:commentEx w15:paraId="5655A830" w15:paraIdParent="7AF0C0F0" w15:done="0"/>
  <w15:commentEx w15:paraId="58817C09" w15:done="1"/>
  <w15:commentEx w15:paraId="450E97D8" w15:done="1"/>
  <w15:commentEx w15:paraId="5A5590AE" w15:paraIdParent="450E97D8" w15:done="1"/>
  <w15:commentEx w15:paraId="5DE6F8EA" w15:done="1"/>
  <w15:commentEx w15:paraId="266B1389" w15:paraIdParent="5DE6F8EA" w15:done="1"/>
  <w15:commentEx w15:paraId="6FCCE37D" w15:paraIdParent="5DE6F8EA" w15:done="1"/>
  <w15:commentEx w15:paraId="2544FA4C" w15:done="1"/>
  <w15:commentEx w15:paraId="086FAFEF" w15:paraIdParent="2544FA4C" w15:done="1"/>
  <w15:commentEx w15:paraId="0EF9F264" w15:paraIdParent="2544FA4C" w15:done="1"/>
  <w15:commentEx w15:paraId="3D7AAA4A" w15:done="0"/>
  <w15:commentEx w15:paraId="76C4B643" w15:paraIdParent="3D7AAA4A" w15:done="0"/>
  <w15:commentEx w15:paraId="05FE4772" w15:done="1"/>
  <w15:commentEx w15:paraId="3A68F0BC" w15:paraIdParent="05FE4772" w15:done="1"/>
  <w15:commentEx w15:paraId="0C9D3999" w15:done="0"/>
  <w15:commentEx w15:paraId="0F7D059C" w15:paraIdParent="0C9D3999" w15:done="0"/>
  <w15:commentEx w15:paraId="22735C2E" w15:paraIdParent="0C9D3999" w15:done="0"/>
  <w15:commentEx w15:paraId="510C0F55" w15:done="1"/>
  <w15:commentEx w15:paraId="17B977D7" w15:paraIdParent="510C0F55" w15:done="1"/>
  <w15:commentEx w15:paraId="46201E50" w15:done="0"/>
  <w15:commentEx w15:paraId="7990C17A" w15:paraIdParent="46201E50" w15:done="0"/>
  <w15:commentEx w15:paraId="148A7F51" w15:paraIdParent="46201E50" w15:done="0"/>
  <w15:commentEx w15:paraId="550D0DE8" w15:paraIdParent="46201E50" w15:done="0"/>
  <w15:commentEx w15:paraId="1D2E2CD4" w15:done="1"/>
  <w15:commentEx w15:paraId="1B839DCA" w15:paraIdParent="1D2E2CD4" w15:done="1"/>
  <w15:commentEx w15:paraId="2A8304BD" w15:paraIdParent="1D2E2CD4" w15:done="1"/>
  <w15:commentEx w15:paraId="303E9100" w15:done="1"/>
  <w15:commentEx w15:paraId="5F521C8E" w15:paraIdParent="303E9100" w15:done="1"/>
  <w15:commentEx w15:paraId="1A8A6B95" w15:done="1"/>
  <w15:commentEx w15:paraId="2B7A988F" w15:paraIdParent="1A8A6B95" w15:done="1"/>
  <w15:commentEx w15:paraId="62B10691" w15:done="0"/>
  <w15:commentEx w15:paraId="2EC522FE" w15:paraIdParent="62B10691" w15:done="0"/>
  <w15:commentEx w15:paraId="3F90A965" w15:paraIdParent="62B10691" w15:done="0"/>
  <w15:commentEx w15:paraId="58D722DA" w15:done="1"/>
  <w15:commentEx w15:paraId="07636EAC" w15:paraIdParent="58D722DA" w15:done="1"/>
  <w15:commentEx w15:paraId="0F532B49" w15:done="1"/>
  <w15:commentEx w15:paraId="126C904C" w15:done="1"/>
  <w15:commentEx w15:paraId="0D88CFBA" w15:paraIdParent="126C904C" w15:done="1"/>
  <w15:commentEx w15:paraId="40EDBF41" w15:done="1"/>
  <w15:commentEx w15:paraId="38B7D2C5" w15:paraIdParent="40EDBF41" w15:done="1"/>
  <w15:commentEx w15:paraId="529F9E41" w15:paraIdParent="40EDBF41" w15:done="1"/>
  <w15:commentEx w15:paraId="50292E4B" w15:done="0"/>
  <w15:commentEx w15:paraId="65C7B9DE" w15:paraIdParent="50292E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D44A91" w16cex:dateUtc="2024-06-17T04:32:00Z"/>
  <w16cex:commentExtensible w16cex:durableId="1B749EDB" w16cex:dateUtc="2024-06-17T04:37:00Z"/>
  <w16cex:commentExtensible w16cex:durableId="0F670537" w16cex:dateUtc="2024-06-17T04:01:00Z"/>
  <w16cex:commentExtensible w16cex:durableId="3DA4E117" w16cex:dateUtc="2024-06-19T00:17:00Z"/>
  <w16cex:commentExtensible w16cex:durableId="7524B8BD" w16cex:dateUtc="2024-06-26T23:45:00Z"/>
  <w16cex:commentExtensible w16cex:durableId="6E92FBF0" w16cex:dateUtc="2024-07-08T01:10:00Z"/>
  <w16cex:commentExtensible w16cex:durableId="6A253E04" w16cex:dateUtc="2024-07-08T02:44:00Z"/>
  <w16cex:commentExtensible w16cex:durableId="5FB8A12B" w16cex:dateUtc="2024-05-08T03:53:00Z"/>
  <w16cex:commentExtensible w16cex:durableId="3919F47F" w16cex:dateUtc="2024-06-17T04:41:00Z"/>
  <w16cex:commentExtensible w16cex:durableId="2653037A" w16cex:dateUtc="2024-06-19T00:23:00Z"/>
  <w16cex:commentExtensible w16cex:durableId="5FB3F50F" w16cex:dateUtc="2024-06-17T04:41:00Z"/>
  <w16cex:commentExtensible w16cex:durableId="4E01826C" w16cex:dateUtc="2024-06-19T00:24:00Z"/>
  <w16cex:commentExtensible w16cex:durableId="56D8DBB4" w16cex:dateUtc="2024-06-17T06:17:00Z"/>
  <w16cex:commentExtensible w16cex:durableId="016BC7B2" w16cex:dateUtc="2024-06-19T00:27:00Z"/>
  <w16cex:commentExtensible w16cex:durableId="1811B10B" w16cex:dateUtc="2024-06-26T23:54:00Z"/>
  <w16cex:commentExtensible w16cex:durableId="5391642B" w16cex:dateUtc="2024-06-06T07:00:00Z"/>
  <w16cex:commentExtensible w16cex:durableId="5F03CB87" w16cex:dateUtc="2024-06-19T00:28:00Z"/>
  <w16cex:commentExtensible w16cex:durableId="0F2BF09C" w16cex:dateUtc="2024-06-06T07:01:00Z"/>
  <w16cex:commentExtensible w16cex:durableId="4ED0A594" w16cex:dateUtc="2024-06-10T23:34:00Z"/>
  <w16cex:commentExtensible w16cex:durableId="5DA44F09" w16cex:dateUtc="2024-06-10T23:23:00Z"/>
  <w16cex:commentExtensible w16cex:durableId="10FF0717" w16cex:dateUtc="2024-06-11T23:29:00Z"/>
  <w16cex:commentExtensible w16cex:durableId="642B5E72" w16cex:dateUtc="2024-06-19T00:32:00Z"/>
  <w16cex:commentExtensible w16cex:durableId="1C508513" w16cex:dateUtc="2024-06-07T04:55:00Z"/>
  <w16cex:commentExtensible w16cex:durableId="73E596E0" w16cex:dateUtc="2024-06-19T00:34:00Z"/>
  <w16cex:commentExtensible w16cex:durableId="5DDF16E4" w16cex:dateUtc="2024-06-23T04:05:00Z"/>
  <w16cex:commentExtensible w16cex:durableId="7EB19AE6" w16cex:dateUtc="2024-05-22T03:06:00Z">
    <w16cex:extLst>
      <w16:ext w16:uri="{CE6994B0-6A32-4C9F-8C6B-6E91EDA988CE}">
        <cr:reactions xmlns:cr="http://schemas.microsoft.com/office/comments/2020/reactions">
          <cr:reaction reactionType="1">
            <cr:reactionInfo dateUtc="2024-05-22T05:52:19Z">
              <cr:user userId="S::sam.sehgal@hollard.com.au::bd074300-dea2-427e-9e26-1236c8f2a3d7" userProvider="AD" userName="Sam Sehgal (EXT Idiom)"/>
            </cr:reactionInfo>
          </cr:reaction>
        </cr:reactions>
      </w16:ext>
    </w16cex:extLst>
  </w16cex:commentExtensible>
  <w16cex:commentExtensible w16cex:durableId="35DE1D72" w16cex:dateUtc="2024-06-17T04:07:00Z"/>
  <w16cex:commentExtensible w16cex:durableId="1109D5B5" w16cex:dateUtc="2024-06-19T00:39:00Z"/>
  <w16cex:commentExtensible w16cex:durableId="082AD50C" w16cex:dateUtc="2024-06-17T04:50:00Z"/>
  <w16cex:commentExtensible w16cex:durableId="2904BE82" w16cex:dateUtc="2024-06-19T00:41:00Z"/>
  <w16cex:commentExtensible w16cex:durableId="3829B318" w16cex:dateUtc="2024-06-27T00:00:00Z"/>
  <w16cex:commentExtensible w16cex:durableId="09755563" w16cex:dateUtc="2024-06-06T07:03:00Z"/>
  <w16cex:commentExtensible w16cex:durableId="164A8D70" w16cex:dateUtc="2024-06-19T00:40:00Z">
    <w16cex:extLst>
      <w16:ext w16:uri="{CE6994B0-6A32-4C9F-8C6B-6E91EDA988CE}">
        <cr:reactions xmlns:cr="http://schemas.microsoft.com/office/comments/2020/reactions">
          <cr:reaction reactionType="1">
            <cr:reactionInfo dateUtc="2024-07-01T06:36:17Z">
              <cr:user userId="S::bianca.tautz@hollard.com.au::35251636-b51d-48c1-855e-7fa784419e69" userProvider="AD" userName="Bianca Tautz"/>
            </cr:reactionInfo>
          </cr:reaction>
        </cr:reactions>
      </w16:ext>
    </w16cex:extLst>
  </w16cex:commentExtensible>
  <w16cex:commentExtensible w16cex:durableId="707B8BB3" w16cex:dateUtc="2024-06-05T05:35:00Z"/>
  <w16cex:commentExtensible w16cex:durableId="33EA4355" w16cex:dateUtc="2024-06-19T00:42:00Z"/>
  <w16cex:commentExtensible w16cex:durableId="3F559384" w16cex:dateUtc="2024-06-27T00:00:00Z"/>
  <w16cex:commentExtensible w16cex:durableId="7D20C668" w16cex:dateUtc="2024-05-09T03:27:00Z"/>
  <w16cex:commentExtensible w16cex:durableId="2F0520C6" w16cex:dateUtc="2024-05-23T02:21:00Z"/>
  <w16cex:commentExtensible w16cex:durableId="644B37C2" w16cex:dateUtc="2024-06-16T23:57:00Z"/>
  <w16cex:commentExtensible w16cex:durableId="1B04AD11" w16cex:dateUtc="2024-06-19T00:47:00Z"/>
  <w16cex:commentExtensible w16cex:durableId="162DD34B" w16cex:dateUtc="2024-06-23T04:09:00Z"/>
  <w16cex:commentExtensible w16cex:durableId="7B256B4D" w16cex:dateUtc="2024-06-27T00:06:00Z"/>
  <w16cex:commentExtensible w16cex:durableId="03BA6921" w16cex:dateUtc="2024-06-17T01:39:00Z"/>
  <w16cex:commentExtensible w16cex:durableId="423F8EAC" w16cex:dateUtc="2024-06-19T00:46:00Z"/>
  <w16cex:commentExtensible w16cex:durableId="13F7AB34" w16cex:dateUtc="2024-06-19T04:54:00Z"/>
  <w16cex:commentExtensible w16cex:durableId="21EAF227" w16cex:dateUtc="2024-06-23T04:09:00Z"/>
  <w16cex:commentExtensible w16cex:durableId="6FB1D964" w16cex:dateUtc="2024-06-27T00:04:00Z"/>
  <w16cex:commentExtensible w16cex:durableId="365E9AFA" w16cex:dateUtc="2024-06-17T04:37:00Z"/>
  <w16cex:commentExtensible w16cex:durableId="3557C13E" w16cex:dateUtc="2024-06-19T00:52:00Z"/>
  <w16cex:commentExtensible w16cex:durableId="3C443F02" w16cex:dateUtc="2024-06-27T00:29:00Z"/>
  <w16cex:commentExtensible w16cex:durableId="64DF20C9" w16cex:dateUtc="2024-06-05T05:36:00Z"/>
  <w16cex:commentExtensible w16cex:durableId="37E45865" w16cex:dateUtc="2024-06-19T00:53:00Z"/>
  <w16cex:commentExtensible w16cex:durableId="1A58EE78" w16cex:dateUtc="2024-06-17T03:12:00Z"/>
  <w16cex:commentExtensible w16cex:durableId="66851CD3" w16cex:dateUtc="2024-06-19T00:54:00Z"/>
  <w16cex:commentExtensible w16cex:durableId="4898834C" w16cex:dateUtc="2024-06-27T00:31:00Z"/>
  <w16cex:commentExtensible w16cex:durableId="741CB402" w16cex:dateUtc="2024-06-28T02:39:00Z"/>
  <w16cex:commentExtensible w16cex:durableId="63FC7683" w16cex:dateUtc="2024-07-04T01:28:00Z"/>
  <w16cex:commentExtensible w16cex:durableId="100B5997" w16cex:dateUtc="2024-06-17T05:36:00Z"/>
  <w16cex:commentExtensible w16cex:durableId="0533D75D" w16cex:dateUtc="2024-06-19T00:57:00Z"/>
  <w16cex:commentExtensible w16cex:durableId="29DFA617" w16cex:dateUtc="2024-06-27T00:33:00Z"/>
  <w16cex:commentExtensible w16cex:durableId="2D286D4D" w16cex:dateUtc="2024-07-04T01:30:00Z"/>
  <w16cex:commentExtensible w16cex:durableId="4E696D6D" w16cex:dateUtc="2024-06-06T07:45:00Z"/>
  <w16cex:commentExtensible w16cex:durableId="7B93D9CD" w16cex:dateUtc="2024-06-19T00:58:00Z">
    <w16cex:extLst>
      <w16:ext w16:uri="{CE6994B0-6A32-4C9F-8C6B-6E91EDA988CE}">
        <cr:reactions xmlns:cr="http://schemas.microsoft.com/office/comments/2020/reactions">
          <cr:reaction reactionType="1">
            <cr:reactionInfo dateUtc="2024-07-01T06:36:53Z">
              <cr:user userId="S::bianca.tautz@hollard.com.au::35251636-b51d-48c1-855e-7fa784419e69" userProvider="AD" userName="Bianca Tautz"/>
            </cr:reactionInfo>
          </cr:reaction>
        </cr:reactions>
      </w16:ext>
    </w16cex:extLst>
  </w16cex:commentExtensible>
  <w16cex:commentExtensible w16cex:durableId="4297A1BF" w16cex:dateUtc="2024-06-17T04:54:00Z"/>
  <w16cex:commentExtensible w16cex:durableId="6C77A056" w16cex:dateUtc="2024-06-19T00:58:00Z"/>
  <w16cex:commentExtensible w16cex:durableId="64CBEBC0" w16cex:dateUtc="2024-06-27T00:35:00Z"/>
  <w16cex:commentExtensible w16cex:durableId="1888DD71" w16cex:dateUtc="2024-06-17T03:14:00Z"/>
  <w16cex:commentExtensible w16cex:durableId="129AF0C5" w16cex:dateUtc="2024-06-19T00:58:00Z"/>
  <w16cex:commentExtensible w16cex:durableId="72A7FF2F" w16cex:dateUtc="2024-06-27T00:36:00Z"/>
  <w16cex:commentExtensible w16cex:durableId="078A2F73" w16cex:dateUtc="2024-06-07T01:59:00Z"/>
  <w16cex:commentExtensible w16cex:durableId="0933B421" w16cex:dateUtc="2024-06-19T00:59:00Z"/>
  <w16cex:commentExtensible w16cex:durableId="7A672E39" w16cex:dateUtc="2024-07-01T00:41:00Z"/>
  <w16cex:commentExtensible w16cex:durableId="0362EDCE" w16cex:dateUtc="2024-06-17T04:56:00Z"/>
  <w16cex:commentExtensible w16cex:durableId="301BA11F" w16cex:dateUtc="2024-06-19T01:00:00Z"/>
  <w16cex:commentExtensible w16cex:durableId="65D31497" w16cex:dateUtc="2024-06-23T04:17:00Z"/>
  <w16cex:commentExtensible w16cex:durableId="39158B3B" w16cex:dateUtc="2024-06-27T00:49:00Z"/>
  <w16cex:commentExtensible w16cex:durableId="6CAE3633" w16cex:dateUtc="2024-07-04T01:31:00Z"/>
  <w16cex:commentExtensible w16cex:durableId="0C58A2E7" w16cex:dateUtc="2024-04-16T06:47:00Z"/>
  <w16cex:commentExtensible w16cex:durableId="55AF7E96" w16cex:dateUtc="2024-05-02T05:19:00Z"/>
  <w16cex:commentExtensible w16cex:durableId="51764236" w16cex:dateUtc="2024-05-09T06:39:00Z"/>
  <w16cex:commentExtensible w16cex:durableId="7077DD62" w16cex:dateUtc="2024-06-27T06:23:00Z"/>
  <w16cex:commentExtensible w16cex:durableId="747DA942" w16cex:dateUtc="2024-07-04T01:31:00Z"/>
  <w16cex:commentExtensible w16cex:durableId="75F780EA" w16cex:dateUtc="2024-06-12T00:07:00Z"/>
  <w16cex:commentExtensible w16cex:durableId="3470B256" w16cex:dateUtc="2024-06-24T04:38:00Z"/>
  <w16cex:commentExtensible w16cex:durableId="4689D44F" w16cex:dateUtc="2024-06-30T23:39:00Z"/>
  <w16cex:commentExtensible w16cex:durableId="3391C512" w16cex:dateUtc="2024-07-04T01:33:00Z"/>
  <w16cex:commentExtensible w16cex:durableId="56E34B23" w16cex:dateUtc="2024-06-17T04:58:00Z"/>
  <w16cex:commentExtensible w16cex:durableId="6C2C4AD9" w16cex:dateUtc="2024-06-19T01:02:00Z"/>
  <w16cex:commentExtensible w16cex:durableId="628E6A8E" w16cex:dateUtc="2024-06-27T00:51:00Z"/>
  <w16cex:commentExtensible w16cex:durableId="1C38BCF7" w16cex:dateUtc="2024-06-07T05:02:00Z"/>
  <w16cex:commentExtensible w16cex:durableId="411D818B" w16cex:dateUtc="2024-06-19T01:03:00Z"/>
  <w16cex:commentExtensible w16cex:durableId="784C1CF9" w16cex:dateUtc="2024-05-09T03:45:00Z"/>
  <w16cex:commentExtensible w16cex:durableId="2F16F011" w16cex:dateUtc="2024-06-17T05:21:00Z"/>
  <w16cex:commentExtensible w16cex:durableId="04DFD0B8" w16cex:dateUtc="2024-06-19T01:06:00Z"/>
  <w16cex:commentExtensible w16cex:durableId="1FE3EE56" w16cex:dateUtc="2024-06-12T00:18:00Z"/>
  <w16cex:commentExtensible w16cex:durableId="6AD16CC9" w16cex:dateUtc="2024-06-24T04:38:00Z"/>
  <w16cex:commentExtensible w16cex:durableId="3C898A99" w16cex:dateUtc="2024-07-02T01:39:00Z"/>
  <w16cex:commentExtensible w16cex:durableId="36B4FB25" w16cex:dateUtc="2024-06-05T05:36:00Z"/>
  <w16cex:commentExtensible w16cex:durableId="2EACE236" w16cex:dateUtc="2024-06-19T01:06:00Z"/>
  <w16cex:commentExtensible w16cex:durableId="47C1B98F" w16cex:dateUtc="2024-06-10T23:28:00Z"/>
  <w16cex:commentExtensible w16cex:durableId="29AB98DD" w16cex:dateUtc="2024-06-24T04:56:00Z"/>
  <w16cex:commentExtensible w16cex:durableId="48C0B75D" w16cex:dateUtc="2024-07-02T02:11:00Z"/>
  <w16cex:commentExtensible w16cex:durableId="5BBDCDD5" w16cex:dateUtc="2024-06-07T02:00:00Z"/>
  <w16cex:commentExtensible w16cex:durableId="70D47271" w16cex:dateUtc="2024-06-19T01:07:00Z"/>
  <w16cex:commentExtensible w16cex:durableId="057B00A7" w16cex:dateUtc="2024-07-01T00:42:00Z"/>
  <w16cex:commentExtensible w16cex:durableId="3AA506CB" w16cex:dateUtc="2024-06-07T02:01:00Z"/>
  <w16cex:commentExtensible w16cex:durableId="759DB498" w16cex:dateUtc="2024-06-19T01:07:00Z"/>
  <w16cex:commentExtensible w16cex:durableId="070E7A8C" w16cex:dateUtc="2024-07-01T00:42:00Z"/>
  <w16cex:commentExtensible w16cex:durableId="5940E60C" w16cex:dateUtc="2024-06-13T05:25:00Z"/>
  <w16cex:commentExtensible w16cex:durableId="53F02340" w16cex:dateUtc="2024-06-19T01:09:00Z"/>
  <w16cex:commentExtensible w16cex:durableId="3096E850" w16cex:dateUtc="2024-06-26T00:04:00Z"/>
  <w16cex:commentExtensible w16cex:durableId="32AC11A4" w16cex:dateUtc="2024-07-04T01:35:00Z"/>
  <w16cex:commentExtensible w16cex:durableId="368BFB5E" w16cex:dateUtc="2024-06-10T23:29:00Z"/>
  <w16cex:commentExtensible w16cex:durableId="2BEFA947" w16cex:dateUtc="2024-07-02T02:12:00Z"/>
  <w16cex:commentExtensible w16cex:durableId="51E89AB3" w16cex:dateUtc="2024-06-13T05:27:00Z"/>
  <w16cex:commentExtensible w16cex:durableId="7694E412" w16cex:dateUtc="2024-06-19T01:11:00Z"/>
  <w16cex:commentExtensible w16cex:durableId="3C58D66D" w16cex:dateUtc="2024-01-15T04:42:00Z"/>
  <w16cex:commentExtensible w16cex:durableId="26C87B00" w16cex:dateUtc="2024-02-29T02:56:00Z"/>
  <w16cex:commentExtensible w16cex:durableId="46653DDF" w16cex:dateUtc="2023-07-06T06:29:00Z"/>
  <w16cex:commentExtensible w16cex:durableId="2852A10D" w16cex:dateUtc="2023-07-07T04:34:00Z"/>
  <w16cex:commentExtensible w16cex:durableId="5EFF505A" w16cex:dateUtc="2023-07-06T05:28:00Z"/>
  <w16cex:commentExtensible w16cex:durableId="2852A14F" w16cex:dateUtc="2023-07-07T04:35:00Z"/>
  <w16cex:commentExtensible w16cex:durableId="2852A170" w16cex:dateUtc="2023-07-07T04:36:00Z"/>
  <w16cex:commentExtensible w16cex:durableId="2852A19A" w16cex:dateUtc="2023-07-07T04:37:00Z"/>
  <w16cex:commentExtensible w16cex:durableId="03B2108A" w16cex:dateUtc="2023-12-22T01:24:00Z"/>
  <w16cex:commentExtensible w16cex:durableId="37F83127" w16cex:dateUtc="2023-07-06T01:34:00Z">
    <w16cex:extLst>
      <w16:ext w16:uri="{CE6994B0-6A32-4C9F-8C6B-6E91EDA988CE}">
        <cr:reactions xmlns:cr="http://schemas.microsoft.com/office/comments/2020/reactions">
          <cr:reaction reactionType="1">
            <cr:reactionInfo dateUtc="2023-07-07T04:37:44Z">
              <cr:user userId="S::rebel.bailey@hollard.com.au::4d56122f-87d4-46f7-bc9c-dd3059cca0c7" userProvider="AD" userName="Rebel Bailey"/>
            </cr:reactionInfo>
          </cr:reaction>
        </cr:reactions>
      </w16:ext>
    </w16cex:extLst>
  </w16cex:commentExtensible>
  <w16cex:commentExtensible w16cex:durableId="0BBD8CBA" w16cex:dateUtc="2023-07-07T04:38:00Z"/>
  <w16cex:commentExtensible w16cex:durableId="2852A2D4" w16cex:dateUtc="2023-07-07T04:42:00Z"/>
  <w16cex:commentExtensible w16cex:durableId="4046949C" w16cex:dateUtc="2024-06-12T00:26:00Z"/>
  <w16cex:commentExtensible w16cex:durableId="6BABFEDD" w16cex:dateUtc="2024-06-19T01:11:00Z"/>
  <w16cex:commentExtensible w16cex:durableId="23056D07" w16cex:dateUtc="2023-07-06T05:28:00Z"/>
  <w16cex:commentExtensible w16cex:durableId="73401269" w16cex:dateUtc="2023-07-07T04:35:00Z"/>
  <w16cex:commentExtensible w16cex:durableId="1196B0B4" w16cex:dateUtc="2023-07-07T04:36:00Z"/>
  <w16cex:commentExtensible w16cex:durableId="2D73307F" w16cex:dateUtc="2023-07-07T04:37:00Z"/>
  <w16cex:commentExtensible w16cex:durableId="203B7F1F" w16cex:dateUtc="2024-05-15T03:33:00Z"/>
  <w16cex:commentExtensible w16cex:durableId="01EE40F2" w16cex:dateUtc="2023-07-06T01:34:00Z">
    <w16cex:extLst>
      <w16:ext w16:uri="{CE6994B0-6A32-4C9F-8C6B-6E91EDA988CE}">
        <cr:reactions xmlns:cr="http://schemas.microsoft.com/office/comments/2020/reactions">
          <cr:reaction reactionType="1">
            <cr:reactionInfo dateUtc="2023-07-07T04:37:44Z">
              <cr:user userId="S::rebel.bailey@hollard.com.au::4d56122f-87d4-46f7-bc9c-dd3059cca0c7" userProvider="AD" userName="Rebel Bailey"/>
            </cr:reactionInfo>
          </cr:reaction>
        </cr:reactions>
      </w16:ext>
    </w16cex:extLst>
  </w16cex:commentExtensible>
  <w16cex:commentExtensible w16cex:durableId="375737A3" w16cex:dateUtc="2023-07-07T04:38:00Z"/>
  <w16cex:commentExtensible w16cex:durableId="451E2075" w16cex:dateUtc="2023-07-07T04:42:00Z"/>
  <w16cex:commentExtensible w16cex:durableId="2DD16CBF" w16cex:dateUtc="2024-05-15T03:34:00Z"/>
  <w16cex:commentExtensible w16cex:durableId="23B27432" w16cex:dateUtc="2024-05-08T04:11:00Z"/>
  <w16cex:commentExtensible w16cex:durableId="345D73BF" w16cex:dateUtc="2024-06-13T05:28:00Z"/>
  <w16cex:commentExtensible w16cex:durableId="4224DBFC" w16cex:dateUtc="2024-05-08T04:12:00Z"/>
  <w16cex:commentExtensible w16cex:durableId="4C22FD68" w16cex:dateUtc="2023-07-06T04:06:00Z"/>
  <w16cex:commentExtensible w16cex:durableId="78DBF8D3" w16cex:dateUtc="2024-05-08T04:17:00Z"/>
  <w16cex:commentExtensible w16cex:durableId="1F34343D" w16cex:dateUtc="2024-05-08T04:54:00Z"/>
  <w16cex:commentExtensible w16cex:durableId="0B154821" w16cex:dateUtc="2024-05-23T02:38:00Z"/>
  <w16cex:commentExtensible w16cex:durableId="6F73155D" w16cex:dateUtc="2023-07-06T04:07:00Z"/>
  <w16cex:commentExtensible w16cex:durableId="29B18D4C" w16cex:dateUtc="2024-05-23T02:32:00Z"/>
  <w16cex:commentExtensible w16cex:durableId="1654AB4E" w16cex:dateUtc="2024-06-07T02:03:00Z"/>
  <w16cex:commentExtensible w16cex:durableId="02FBD2B0" w16cex:dateUtc="2024-06-24T01:25:00Z"/>
  <w16cex:commentExtensible w16cex:durableId="6E4416B5" w16cex:dateUtc="2024-07-01T00:47:00Z"/>
  <w16cex:commentExtensible w16cex:durableId="1FA49C46" w16cex:dateUtc="2024-07-03T05:15:00Z"/>
  <w16cex:commentExtensible w16cex:durableId="63737FE4" w16cex:dateUtc="2024-07-10T04:48:00Z"/>
  <w16cex:commentExtensible w16cex:durableId="2F789DA5" w16cex:dateUtc="2024-06-06T23:35:00Z"/>
  <w16cex:commentExtensible w16cex:durableId="5D0063AB" w16cex:dateUtc="2024-06-06T23:36:00Z"/>
  <w16cex:commentExtensible w16cex:durableId="3DE42314" w16cex:dateUtc="2024-06-19T01:14:00Z"/>
  <w16cex:commentExtensible w16cex:durableId="3D2F90C7" w16cex:dateUtc="2024-07-01T06:45:00Z"/>
  <w16cex:commentExtensible w16cex:durableId="1A166237" w16cex:dateUtc="2024-07-04T01:37:00Z"/>
  <w16cex:commentExtensible w16cex:durableId="4C482208" w16cex:dateUtc="2024-06-28T01:30:00Z"/>
  <w16cex:commentExtensible w16cex:durableId="4886EB54" w16cex:dateUtc="2024-07-04T01:39:00Z"/>
  <w16cex:commentExtensible w16cex:durableId="1727462C" w16cex:dateUtc="2024-07-01T00:49:00Z"/>
  <w16cex:commentExtensible w16cex:durableId="3A953D78" w16cex:dateUtc="2024-07-04T01:39:00Z"/>
  <w16cex:commentExtensible w16cex:durableId="64AB4E9C" w16cex:dateUtc="2024-06-20T06:14:00Z"/>
  <w16cex:commentExtensible w16cex:durableId="4C2C3CD2" w16cex:dateUtc="2024-05-08T04:20:00Z"/>
  <w16cex:commentExtensible w16cex:durableId="7D150F36" w16cex:dateUtc="2024-05-20T02:25:00Z"/>
  <w16cex:commentExtensible w16cex:durableId="4E6569D8" w16cex:dateUtc="2024-05-21T05:09:00Z"/>
  <w16cex:commentExtensible w16cex:durableId="35C49EEC" w16cex:dateUtc="2024-05-21T23:47:00Z"/>
  <w16cex:commentExtensible w16cex:durableId="02BED76B" w16cex:dateUtc="2024-06-07T03:04:00Z"/>
  <w16cex:commentExtensible w16cex:durableId="327DF3C2" w16cex:dateUtc="2024-06-19T01:16:00Z">
    <w16cex:extLst>
      <w16:ext w16:uri="{CE6994B0-6A32-4C9F-8C6B-6E91EDA988CE}">
        <cr:reactions xmlns:cr="http://schemas.microsoft.com/office/comments/2020/reactions">
          <cr:reaction reactionType="1">
            <cr:reactionInfo dateUtc="2024-07-01T06:46:33Z">
              <cr:user userId="S::bianca.tautz@hollard.com.au::35251636-b51d-48c1-855e-7fa784419e69" userProvider="AD" userName="Bianca Tautz"/>
            </cr:reactionInfo>
          </cr:reaction>
        </cr:reactions>
      </w16:ext>
    </w16cex:extLst>
  </w16cex:commentExtensible>
  <w16cex:commentExtensible w16cex:durableId="6135D87F" w16cex:dateUtc="2023-08-24T02:11:00Z"/>
  <w16cex:commentExtensible w16cex:durableId="50B400B5" w16cex:dateUtc="2024-05-15T03:47:00Z"/>
  <w16cex:commentExtensible w16cex:durableId="7C42465D" w16cex:dateUtc="2024-06-28T01:47:00Z"/>
  <w16cex:commentExtensible w16cex:durableId="6555CCE9" w16cex:dateUtc="2024-07-04T01:42:00Z"/>
  <w16cex:commentExtensible w16cex:durableId="0BA3BA18" w16cex:dateUtc="2024-06-17T03:54:00Z"/>
  <w16cex:commentExtensible w16cex:durableId="03BC290D" w16cex:dateUtc="2024-06-19T01:17:00Z"/>
  <w16cex:commentExtensible w16cex:durableId="6FBE9EB9" w16cex:dateUtc="2024-06-27T05:23:00Z"/>
  <w16cex:commentExtensible w16cex:durableId="024C41C3" w16cex:dateUtc="2024-07-04T01:48:00Z"/>
  <w16cex:commentExtensible w16cex:durableId="4D65E6BE" w16cex:dateUtc="2024-05-13T03:32:00Z"/>
  <w16cex:commentExtensible w16cex:durableId="4C360BCB" w16cex:dateUtc="2024-05-13T08:31:00Z">
    <w16cex:extLst>
      <w16:ext w16:uri="{CE6994B0-6A32-4C9F-8C6B-6E91EDA988CE}">
        <cr:reactions xmlns:cr="http://schemas.microsoft.com/office/comments/2020/reactions">
          <cr:reaction reactionType="1">
            <cr:reactionInfo dateUtc="2024-05-15T03:49:08Z">
              <cr:user userId="S::william.turner@hollard.com.au::26a4c313-3078-4428-825a-2eaaf1623cd5" userProvider="AD" userName="William Turner"/>
            </cr:reactionInfo>
          </cr:reaction>
        </cr:reactions>
      </w16:ext>
    </w16cex:extLst>
  </w16cex:commentExtensible>
  <w16cex:commentExtensible w16cex:durableId="0C8FCE86" w16cex:dateUtc="2024-05-15T03:49:00Z"/>
  <w16cex:commentExtensible w16cex:durableId="55BFC002" w16cex:dateUtc="2024-06-17T04:05:00Z"/>
  <w16cex:commentExtensible w16cex:durableId="307C47FD" w16cex:dateUtc="2024-06-27T05:51:00Z"/>
  <w16cex:commentExtensible w16cex:durableId="1674CE19" w16cex:dateUtc="2024-07-08T00:29:00Z"/>
  <w16cex:commentExtensible w16cex:durableId="2913BAF2" w16cex:dateUtc="2024-05-13T03:30:00Z"/>
  <w16cex:commentExtensible w16cex:durableId="094B873D" w16cex:dateUtc="2024-05-13T08:33:00Z"/>
  <w16cex:commentExtensible w16cex:durableId="2881E423" w16cex:dateUtc="2024-05-15T03:51:00Z"/>
  <w16cex:commentExtensible w16cex:durableId="54E57CFE" w16cex:dateUtc="2024-06-27T00:55:00Z"/>
  <w16cex:commentExtensible w16cex:durableId="4BAE9A83" w16cex:dateUtc="2024-07-08T00:30:00Z"/>
  <w16cex:commentExtensible w16cex:durableId="3E3E7DEC" w16cex:dateUtc="2024-06-17T04:13:00Z"/>
  <w16cex:commentExtensible w16cex:durableId="2EFD37CF" w16cex:dateUtc="2024-06-17T05:12:00Z"/>
  <w16cex:commentExtensible w16cex:durableId="50D0D18C" w16cex:dateUtc="2024-06-19T01:19:00Z"/>
  <w16cex:commentExtensible w16cex:durableId="74DCD0B1" w16cex:dateUtc="2024-06-27T02:15:00Z"/>
  <w16cex:commentExtensible w16cex:durableId="3D8A6440" w16cex:dateUtc="2024-06-17T05:12:00Z"/>
  <w16cex:commentExtensible w16cex:durableId="378C9320" w16cex:dateUtc="2024-06-19T01:19:00Z"/>
  <w16cex:commentExtensible w16cex:durableId="15D70513" w16cex:dateUtc="2024-06-27T02:15:00Z"/>
  <w16cex:commentExtensible w16cex:durableId="7443D4D2" w16cex:dateUtc="2024-06-17T04:13:00Z"/>
  <w16cex:commentExtensible w16cex:durableId="3FDD643C" w16cex:dateUtc="2024-06-17T05:12:00Z"/>
  <w16cex:commentExtensible w16cex:durableId="31190BEE" w16cex:dateUtc="2024-06-19T01:19:00Z"/>
  <w16cex:commentExtensible w16cex:durableId="07C97F43" w16cex:dateUtc="2024-06-27T02:15:00Z"/>
  <w16cex:commentExtensible w16cex:durableId="0ABF1707" w16cex:dateUtc="2024-06-17T05:12:00Z"/>
  <w16cex:commentExtensible w16cex:durableId="0B62841F" w16cex:dateUtc="2024-06-19T01:19:00Z"/>
  <w16cex:commentExtensible w16cex:durableId="6C261F10" w16cex:dateUtc="2024-06-27T02:15:00Z"/>
  <w16cex:commentExtensible w16cex:durableId="25CC2ECD" w16cex:dateUtc="2024-08-21T01:11:00Z"/>
  <w16cex:commentExtensible w16cex:durableId="4630E850" w16cex:dateUtc="2024-06-27T00:55:00Z"/>
  <w16cex:commentExtensible w16cex:durableId="3F663E01" w16cex:dateUtc="2024-07-08T00:30:00Z"/>
  <w16cex:commentExtensible w16cex:durableId="0DA01BAB" w16cex:dateUtc="2024-06-28T03:28:00Z"/>
  <w16cex:commentExtensible w16cex:durableId="498A7A50" w16cex:dateUtc="2024-07-04T03:35:00Z"/>
  <w16cex:commentExtensible w16cex:durableId="79D11E52" w16cex:dateUtc="2024-06-27T00:55:00Z"/>
  <w16cex:commentExtensible w16cex:durableId="022E356D" w16cex:dateUtc="2024-07-08T00:30:00Z"/>
  <w16cex:commentExtensible w16cex:durableId="7B3CA869" w16cex:dateUtc="2024-08-21T01:11:00Z"/>
  <w16cex:commentExtensible w16cex:durableId="704BD90F" w16cex:dateUtc="2024-06-17T04:13:00Z"/>
  <w16cex:commentExtensible w16cex:durableId="52FC2FDA" w16cex:dateUtc="2024-06-17T05:12:00Z"/>
  <w16cex:commentExtensible w16cex:durableId="28697014" w16cex:dateUtc="2024-06-19T01:19:00Z"/>
  <w16cex:commentExtensible w16cex:durableId="688E9E61" w16cex:dateUtc="2024-06-27T02:15:00Z"/>
  <w16cex:commentExtensible w16cex:durableId="4961ADCE" w16cex:dateUtc="2024-08-21T01:11:00Z"/>
  <w16cex:commentExtensible w16cex:durableId="48404CE6" w16cex:dateUtc="2024-06-28T03:28:00Z"/>
  <w16cex:commentExtensible w16cex:durableId="3953FC81" w16cex:dateUtc="2024-07-04T03:35:00Z"/>
  <w16cex:commentExtensible w16cex:durableId="0544766E" w16cex:dateUtc="2024-06-27T00:55:00Z"/>
  <w16cex:commentExtensible w16cex:durableId="7E2478F2" w16cex:dateUtc="2024-07-08T00:30:00Z"/>
  <w16cex:commentExtensible w16cex:durableId="1035CD57" w16cex:dateUtc="2024-08-21T01:11:00Z"/>
  <w16cex:commentExtensible w16cex:durableId="08BCD48B" w16cex:dateUtc="2024-06-17T05:34:00Z"/>
  <w16cex:commentExtensible w16cex:durableId="1007ED23" w16cex:dateUtc="2024-06-19T01:21:00Z"/>
  <w16cex:commentExtensible w16cex:durableId="1A44A741" w16cex:dateUtc="2024-06-27T01:19:00Z"/>
  <w16cex:commentExtensible w16cex:durableId="39296D4D" w16cex:dateUtc="2024-07-08T00:31:00Z"/>
  <w16cex:commentExtensible w16cex:durableId="34EEBCA1" w16cex:dateUtc="2024-06-16T23:59:00Z"/>
  <w16cex:commentExtensible w16cex:durableId="11970E2B" w16cex:dateUtc="2024-06-19T01:22:00Z"/>
  <w16cex:commentExtensible w16cex:durableId="405E02F4" w16cex:dateUtc="2024-06-23T04:20:00Z"/>
  <w16cex:commentExtensible w16cex:durableId="17ADCBAF" w16cex:dateUtc="2024-05-13T03:40:00Z"/>
  <w16cex:commentExtensible w16cex:durableId="548C7BEC" w16cex:dateUtc="2024-05-13T03:40:00Z"/>
  <w16cex:commentExtensible w16cex:durableId="047ED808" w16cex:dateUtc="2024-05-13T03:42:00Z"/>
  <w16cex:commentExtensible w16cex:durableId="0F08F200" w16cex:dateUtc="2024-05-21T05:15:00Z"/>
  <w16cex:commentExtensible w16cex:durableId="66D8CBD9" w16cex:dateUtc="2024-05-21T23:52:00Z"/>
  <w16cex:commentExtensible w16cex:durableId="6006C862" w16cex:dateUtc="2024-06-27T01:20:00Z"/>
  <w16cex:commentExtensible w16cex:durableId="33D84D02" w16cex:dateUtc="2024-07-08T00:31:00Z"/>
  <w16cex:commentExtensible w16cex:durableId="1F75104A" w16cex:dateUtc="2024-06-17T00:00:00Z"/>
  <w16cex:commentExtensible w16cex:durableId="2488BB4B" w16cex:dateUtc="2024-06-19T01:22:00Z"/>
  <w16cex:commentExtensible w16cex:durableId="708C2436" w16cex:dateUtc="2024-05-13T03:46:00Z"/>
  <w16cex:commentExtensible w16cex:durableId="34FEA88E" w16cex:dateUtc="2024-05-13T03:47:00Z"/>
  <w16cex:commentExtensible w16cex:durableId="3786BA20" w16cex:dateUtc="2024-05-21T23:51:00Z"/>
  <w16cex:commentExtensible w16cex:durableId="3516E538" w16cex:dateUtc="2024-06-27T01:04:00Z"/>
  <w16cex:commentExtensible w16cex:durableId="20E1D79F" w16cex:dateUtc="2024-07-08T00:31:00Z"/>
  <w16cex:commentExtensible w16cex:durableId="2E327535" w16cex:dateUtc="2024-06-17T00:01:00Z"/>
  <w16cex:commentExtensible w16cex:durableId="165CAE31" w16cex:dateUtc="2024-06-19T01:23:00Z"/>
  <w16cex:commentExtensible w16cex:durableId="00A36F11" w16cex:dateUtc="2024-06-07T02:06:00Z"/>
  <w16cex:commentExtensible w16cex:durableId="423CB8D8" w16cex:dateUtc="2024-06-19T01:24:00Z"/>
  <w16cex:commentExtensible w16cex:durableId="604172BB" w16cex:dateUtc="2024-07-01T00:50:00Z"/>
  <w16cex:commentExtensible w16cex:durableId="10BE3D74" w16cex:dateUtc="2024-05-13T03:49:00Z"/>
  <w16cex:commentExtensible w16cex:durableId="25AACE79" w16cex:dateUtc="2024-05-13T03:50:00Z"/>
  <w16cex:commentExtensible w16cex:durableId="1E7E0724" w16cex:dateUtc="2024-05-13T03:51:00Z"/>
  <w16cex:commentExtensible w16cex:durableId="01202599" w16cex:dateUtc="2024-05-20T00:59:00Z"/>
  <w16cex:commentExtensible w16cex:durableId="5DF13455" w16cex:dateUtc="2024-05-20T01:02:00Z"/>
  <w16cex:commentExtensible w16cex:durableId="743DEA3E" w16cex:dateUtc="2024-06-27T01:04:00Z"/>
  <w16cex:commentExtensible w16cex:durableId="5B33D335" w16cex:dateUtc="2024-07-08T00:31:00Z"/>
  <w16cex:commentExtensible w16cex:durableId="68826963" w16cex:dateUtc="2024-06-17T00:01:00Z"/>
  <w16cex:commentExtensible w16cex:durableId="5BE83D52" w16cex:dateUtc="2024-06-19T01:23:00Z"/>
  <w16cex:commentExtensible w16cex:durableId="536D6BD2" w16cex:dateUtc="2024-06-07T02:06:00Z"/>
  <w16cex:commentExtensible w16cex:durableId="5F9CC72D" w16cex:dateUtc="2024-06-19T01:24:00Z"/>
  <w16cex:commentExtensible w16cex:durableId="33053EA2" w16cex:dateUtc="2024-07-01T00:50:00Z"/>
  <w16cex:commentExtensible w16cex:durableId="3C35B059" w16cex:dateUtc="2024-05-13T03:49:00Z"/>
  <w16cex:commentExtensible w16cex:durableId="137A8A16" w16cex:dateUtc="2024-05-13T03:50:00Z"/>
  <w16cex:commentExtensible w16cex:durableId="71D5C0DA" w16cex:dateUtc="2024-05-13T03:51:00Z"/>
  <w16cex:commentExtensible w16cex:durableId="7665A50F" w16cex:dateUtc="2024-05-20T00:59:00Z"/>
  <w16cex:commentExtensible w16cex:durableId="3A1E56C1" w16cex:dateUtc="2024-05-20T01:02:00Z"/>
  <w16cex:commentExtensible w16cex:durableId="677E8B68" w16cex:dateUtc="2024-06-17T00:01:00Z"/>
  <w16cex:commentExtensible w16cex:durableId="560F887E" w16cex:dateUtc="2024-06-19T01:23:00Z"/>
  <w16cex:commentExtensible w16cex:durableId="3D11EB69" w16cex:dateUtc="2024-06-07T02:06:00Z"/>
  <w16cex:commentExtensible w16cex:durableId="69B76727" w16cex:dateUtc="2024-06-19T01:24:00Z"/>
  <w16cex:commentExtensible w16cex:durableId="32AB6805" w16cex:dateUtc="2024-07-01T00:50:00Z"/>
  <w16cex:commentExtensible w16cex:durableId="2035528D" w16cex:dateUtc="2024-05-13T03:49:00Z"/>
  <w16cex:commentExtensible w16cex:durableId="065E45F8" w16cex:dateUtc="2024-05-13T03:50:00Z"/>
  <w16cex:commentExtensible w16cex:durableId="05144641" w16cex:dateUtc="2024-05-13T03:51:00Z"/>
  <w16cex:commentExtensible w16cex:durableId="5F0705E9" w16cex:dateUtc="2024-05-20T00:59:00Z"/>
  <w16cex:commentExtensible w16cex:durableId="30D10A0D" w16cex:dateUtc="2024-05-20T01:02:00Z"/>
  <w16cex:commentExtensible w16cex:durableId="54D20245" w16cex:dateUtc="2024-06-27T01:04:00Z"/>
  <w16cex:commentExtensible w16cex:durableId="5768254C" w16cex:dateUtc="2024-07-08T00:31:00Z"/>
  <w16cex:commentExtensible w16cex:durableId="10355041" w16cex:dateUtc="2024-06-27T01:05:00Z"/>
  <w16cex:commentExtensible w16cex:durableId="59D68FC6" w16cex:dateUtc="2024-07-08T00:31:00Z"/>
  <w16cex:commentExtensible w16cex:durableId="063097AF" w16cex:dateUtc="2024-06-17T05:16:00Z"/>
  <w16cex:commentExtensible w16cex:durableId="5F82F34E" w16cex:dateUtc="2024-06-19T01:27:00Z"/>
  <w16cex:commentExtensible w16cex:durableId="19354474" w16cex:dateUtc="2024-06-17T05:36:00Z"/>
  <w16cex:commentExtensible w16cex:durableId="48E53142" w16cex:dateUtc="2024-06-19T01:27:00Z"/>
  <w16cex:commentExtensible w16cex:durableId="36D309D5" w16cex:dateUtc="2024-06-27T01:08:00Z"/>
  <w16cex:commentExtensible w16cex:durableId="4E08A579" w16cex:dateUtc="2024-07-08T00:31:00Z"/>
  <w16cex:commentExtensible w16cex:durableId="111E6097" w16cex:dateUtc="2024-06-17T05:21:00Z"/>
  <w16cex:commentExtensible w16cex:durableId="09AFC921" w16cex:dateUtc="2024-06-19T01:27:00Z"/>
  <w16cex:commentExtensible w16cex:durableId="0F6680ED" w16cex:dateUtc="2024-06-27T01:06:00Z"/>
  <w16cex:commentExtensible w16cex:durableId="3C0E4FD0" w16cex:dateUtc="2024-07-04T01:52:00Z"/>
  <w16cex:commentExtensible w16cex:durableId="39F1A0B8" w16cex:dateUtc="2024-06-27T01:08:00Z"/>
  <w16cex:commentExtensible w16cex:durableId="0169D96F" w16cex:dateUtc="2024-07-08T00:31:00Z"/>
  <w16cex:commentExtensible w16cex:durableId="3E17DDC9" w16cex:dateUtc="2024-06-07T02:07:00Z"/>
  <w16cex:commentExtensible w16cex:durableId="51C7B6FC" w16cex:dateUtc="2024-06-19T01:33:00Z"/>
  <w16cex:commentExtensible w16cex:durableId="2A776DBD" w16cex:dateUtc="2024-07-01T00:51:00Z"/>
  <w16cex:commentExtensible w16cex:durableId="28B1FD0D" w16cex:dateUtc="2023-07-10T03:17:00Z"/>
  <w16cex:commentExtensible w16cex:durableId="28568E73" w16cex:dateUtc="2023-07-10T04:04:00Z"/>
  <w16cex:commentExtensible w16cex:durableId="28568F23" w16cex:dateUtc="2023-07-10T04:07:00Z"/>
  <w16cex:commentExtensible w16cex:durableId="6177C0EE" w16cex:dateUtc="2024-05-20T02:33:00Z"/>
  <w16cex:commentExtensible w16cex:durableId="1DB6A582" w16cex:dateUtc="2024-06-17T05:24:00Z"/>
  <w16cex:commentExtensible w16cex:durableId="12D7B04A" w16cex:dateUtc="2024-06-19T01:34:00Z"/>
  <w16cex:commentExtensible w16cex:durableId="2AEB0A3B" w16cex:dateUtc="2024-05-09T03:53:00Z"/>
  <w16cex:commentExtensible w16cex:durableId="13BE6535" w16cex:dateUtc="2024-06-24T03:09:00Z"/>
  <w16cex:commentExtensible w16cex:durableId="69484CE9" w16cex:dateUtc="2024-06-28T01:48:00Z"/>
  <w16cex:commentExtensible w16cex:durableId="70753A53" w16cex:dateUtc="2024-07-04T01:55:00Z"/>
  <w16cex:commentExtensible w16cex:durableId="1053259B" w16cex:dateUtc="2024-05-09T03:58:00Z"/>
  <w16cex:commentExtensible w16cex:durableId="2D93F106" w16cex:dateUtc="2024-06-17T05:25:00Z"/>
  <w16cex:commentExtensible w16cex:durableId="7DB5DFB7" w16cex:dateUtc="2024-06-19T01:36:00Z"/>
  <w16cex:commentExtensible w16cex:durableId="2EF39776" w16cex:dateUtc="2024-06-17T05:26:00Z"/>
  <w16cex:commentExtensible w16cex:durableId="43A8BEAE" w16cex:dateUtc="2024-06-19T01:37:00Z"/>
  <w16cex:commentExtensible w16cex:durableId="721E4FB7" w16cex:dateUtc="2024-06-17T05:27:00Z"/>
  <w16cex:commentExtensible w16cex:durableId="6660199B" w16cex:dateUtc="2024-06-19T01:37:00Z"/>
  <w16cex:commentExtensible w16cex:durableId="7663BFC1" w16cex:dateUtc="2024-06-17T05:29:00Z"/>
  <w16cex:commentExtensible w16cex:durableId="66080782" w16cex:dateUtc="2024-06-19T01:43:00Z"/>
  <w16cex:commentExtensible w16cex:durableId="37024BF3" w16cex:dateUtc="2024-06-04T05:10:00Z"/>
  <w16cex:commentExtensible w16cex:durableId="685E896F" w16cex:dateUtc="2024-06-19T01:45:00Z"/>
  <w16cex:commentExtensible w16cex:durableId="07E63ED3" w16cex:dateUtc="2024-06-17T05:29:00Z"/>
  <w16cex:commentExtensible w16cex:durableId="1C3F9F7A" w16cex:dateUtc="2024-06-19T01:43:00Z"/>
  <w16cex:commentExtensible w16cex:durableId="634796D0" w16cex:dateUtc="2024-06-04T05:10:00Z"/>
  <w16cex:commentExtensible w16cex:durableId="40D42795" w16cex:dateUtc="2024-06-19T01:45:00Z"/>
  <w16cex:commentExtensible w16cex:durableId="3366BC41" w16cex:dateUtc="2024-06-17T05:31:00Z"/>
  <w16cex:commentExtensible w16cex:durableId="757A78C4" w16cex:dateUtc="2024-06-19T01:47:00Z"/>
  <w16cex:commentExtensible w16cex:durableId="2CEF3D89" w16cex:dateUtc="2024-06-27T02:38:00Z"/>
  <w16cex:commentExtensible w16cex:durableId="2DAD864F" w16cex:dateUtc="2024-06-27T03:42:00Z"/>
  <w16cex:commentExtensible w16cex:durableId="70D7E45B" w16cex:dateUtc="2024-06-27T05:16:00Z"/>
  <w16cex:commentExtensible w16cex:durableId="6312099F" w16cex:dateUtc="2024-06-13T05:31:00Z"/>
  <w16cex:commentExtensible w16cex:durableId="46A8C1EF" w16cex:dateUtc="2024-06-19T01:48:00Z"/>
  <w16cex:commentExtensible w16cex:durableId="003A49B0" w16cex:dateUtc="2024-06-13T05:34:00Z"/>
  <w16cex:commentExtensible w16cex:durableId="167D79EA" w16cex:dateUtc="2024-06-19T01:50:00Z"/>
  <w16cex:commentExtensible w16cex:durableId="5C412EEA" w16cex:dateUtc="2024-05-09T04:21:00Z"/>
  <w16cex:commentExtensible w16cex:durableId="09D8F42F" w16cex:dateUtc="2024-05-23T02:23:00Z"/>
  <w16cex:commentExtensible w16cex:durableId="27720A09" w16cex:dateUtc="2024-06-17T05:32:00Z"/>
  <w16cex:commentExtensible w16cex:durableId="388EF45E" w16cex:dateUtc="2024-06-19T01:50:00Z"/>
  <w16cex:commentExtensible w16cex:durableId="5C2FC17E" w16cex:dateUtc="2024-06-17T06:28:00Z"/>
  <w16cex:commentExtensible w16cex:durableId="011B4DBA" w16cex:dateUtc="2024-07-04T02:04:00Z"/>
  <w16cex:commentExtensible w16cex:durableId="5B8FE0F0" w16cex:dateUtc="2024-06-05T05:37:00Z"/>
  <w16cex:commentExtensible w16cex:durableId="1F6E814C" w16cex:dateUtc="2024-06-19T01:50:00Z"/>
  <w16cex:commentExtensible w16cex:durableId="2CD19ECF" w16cex:dateUtc="2024-06-17T06:29:00Z"/>
  <w16cex:commentExtensible w16cex:durableId="480F9430" w16cex:dateUtc="2024-06-19T01:50:00Z"/>
  <w16cex:commentExtensible w16cex:durableId="354E8D85" w16cex:dateUtc="2024-05-09T04:18:00Z"/>
  <w16cex:commentExtensible w16cex:durableId="03A0E48B" w16cex:dateUtc="2024-05-23T02:22:00Z"/>
  <w16cex:commentExtensible w16cex:durableId="4FD16228" w16cex:dateUtc="2024-06-17T05:31:00Z"/>
  <w16cex:commentExtensible w16cex:durableId="5AC320D6" w16cex:dateUtc="2024-06-19T01:47:00Z"/>
  <w16cex:commentExtensible w16cex:durableId="0CC13FE5" w16cex:dateUtc="2024-06-27T02:38:00Z"/>
  <w16cex:commentExtensible w16cex:durableId="55F1F36C" w16cex:dateUtc="2024-06-27T03:42:00Z"/>
  <w16cex:commentExtensible w16cex:durableId="0ED71C0B" w16cex:dateUtc="2024-06-27T05:16:00Z"/>
  <w16cex:commentExtensible w16cex:durableId="03A24B05" w16cex:dateUtc="2024-05-09T04:13:00Z"/>
  <w16cex:commentExtensible w16cex:durableId="4DE1D67E" w16cex:dateUtc="2024-05-13T08:35:00Z"/>
  <w16cex:commentExtensible w16cex:durableId="7F8584B3" w16cex:dateUtc="2024-06-24T01:06:00Z"/>
  <w16cex:commentExtensible w16cex:durableId="3889DC06" w16cex:dateUtc="2024-06-13T05:31:00Z"/>
  <w16cex:commentExtensible w16cex:durableId="40578795" w16cex:dateUtc="2024-06-19T01:48:00Z"/>
  <w16cex:commentExtensible w16cex:durableId="249F07AC" w16cex:dateUtc="2024-06-13T05:34:00Z"/>
  <w16cex:commentExtensible w16cex:durableId="7AC40142" w16cex:dateUtc="2024-06-19T01:50:00Z"/>
  <w16cex:commentExtensible w16cex:durableId="073BD6E2" w16cex:dateUtc="2024-05-09T04:21:00Z"/>
  <w16cex:commentExtensible w16cex:durableId="48C85D86" w16cex:dateUtc="2024-05-23T02:23:00Z"/>
  <w16cex:commentExtensible w16cex:durableId="68C4742A" w16cex:dateUtc="2024-06-17T05:32:00Z"/>
  <w16cex:commentExtensible w16cex:durableId="5261E974" w16cex:dateUtc="2024-06-19T01:50:00Z"/>
  <w16cex:commentExtensible w16cex:durableId="309E7A67" w16cex:dateUtc="2024-06-17T06:28:00Z"/>
  <w16cex:commentExtensible w16cex:durableId="7DF98B70" w16cex:dateUtc="2024-07-04T02:04:00Z"/>
  <w16cex:commentExtensible w16cex:durableId="3B3EC52D" w16cex:dateUtc="2024-06-05T05:37:00Z"/>
  <w16cex:commentExtensible w16cex:durableId="067D3601" w16cex:dateUtc="2024-06-19T01:50:00Z"/>
  <w16cex:commentExtensible w16cex:durableId="4D145105" w16cex:dateUtc="2024-06-17T06:29:00Z"/>
  <w16cex:commentExtensible w16cex:durableId="2A364514" w16cex:dateUtc="2024-06-19T01:50:00Z"/>
  <w16cex:commentExtensible w16cex:durableId="062572E4" w16cex:dateUtc="2024-05-09T04:18:00Z"/>
  <w16cex:commentExtensible w16cex:durableId="6B496BB2" w16cex:dateUtc="2024-05-23T02:22:00Z"/>
  <w16cex:commentExtensible w16cex:durableId="4C9F11C1" w16cex:dateUtc="2024-05-09T04:27:00Z"/>
  <w16cex:commentExtensible w16cex:durableId="7BC678EF" w16cex:dateUtc="2024-05-23T02:23:00Z"/>
  <w16cex:commentExtensible w16cex:durableId="0F0249AA" w16cex:dateUtc="2024-06-27T01:32:00Z"/>
  <w16cex:commentExtensible w16cex:durableId="51AC51AB" w16cex:dateUtc="2024-07-04T02:07:00Z"/>
  <w16cex:commentExtensible w16cex:durableId="51C629F9" w16cex:dateUtc="2024-07-08T03:09:00Z"/>
  <w16cex:commentExtensible w16cex:durableId="5C951B93" w16cex:dateUtc="2024-06-27T04:23:00Z"/>
  <w16cex:commentExtensible w16cex:durableId="7B577ABF" w16cex:dateUtc="2024-07-04T02:08:00Z"/>
  <w16cex:commentExtensible w16cex:durableId="0C55DF07" w16cex:dateUtc="2024-06-17T05:33:00Z">
    <w16cex:extLst>
      <w16:ext w16:uri="{CE6994B0-6A32-4C9F-8C6B-6E91EDA988CE}">
        <cr:reactions xmlns:cr="http://schemas.microsoft.com/office/comments/2020/reactions">
          <cr:reaction reactionType="1">
            <cr:reactionInfo dateUtc="2024-06-28T06:00:39Z">
              <cr:user userId="S::linnerk_cbainsurance.com.au#ext#@hollardcom1au.onmicrosoft.com::1eec74fc-b1ea-4425-9c7d-72b021207c7b" userProvider="AD" userName="Kirsten Linnert"/>
            </cr:reactionInfo>
          </cr:reaction>
        </cr:reactions>
      </w16:ext>
    </w16cex:extLst>
  </w16cex:commentExtensible>
  <w16cex:commentExtensible w16cex:durableId="59039E69" w16cex:dateUtc="2024-06-19T01:53:00Z"/>
  <w16cex:commentExtensible w16cex:durableId="57328D75" w16cex:dateUtc="2024-06-07T02:12:00Z"/>
  <w16cex:commentExtensible w16cex:durableId="541E18E1" w16cex:dateUtc="2024-06-19T01:54:00Z"/>
  <w16cex:commentExtensible w16cex:durableId="5A57E6CE" w16cex:dateUtc="2024-06-17T00:14:00Z"/>
  <w16cex:commentExtensible w16cex:durableId="5C15311B" w16cex:dateUtc="2024-06-19T04:52:00Z"/>
  <w16cex:commentExtensible w16cex:durableId="6D536A2D" w16cex:dateUtc="2024-06-17T05:40:00Z">
    <w16cex:extLst>
      <w16:ext w16:uri="{CE6994B0-6A32-4C9F-8C6B-6E91EDA988CE}">
        <cr:reactions xmlns:cr="http://schemas.microsoft.com/office/comments/2020/reactions">
          <cr:reaction reactionType="1">
            <cr:reactionInfo dateUtc="2024-06-28T06:03:22Z">
              <cr:user userId="S::linnerk_cbainsurance.com.au#ext#@hollardcom1au.onmicrosoft.com::1eec74fc-b1ea-4425-9c7d-72b021207c7b" userProvider="AD" userName="Kirsten Linnert"/>
            </cr:reactionInfo>
          </cr:reaction>
        </cr:reactions>
      </w16:ext>
    </w16cex:extLst>
  </w16cex:commentExtensible>
  <w16cex:commentExtensible w16cex:durableId="606C14FB" w16cex:dateUtc="2024-06-19T04:56:00Z"/>
  <w16cex:commentExtensible w16cex:durableId="432E930D" w16cex:dateUtc="2024-06-19T04:56:00Z"/>
  <w16cex:commentExtensible w16cex:durableId="034E4077" w16cex:dateUtc="2024-06-23T04:27:00Z"/>
  <w16cex:commentExtensible w16cex:durableId="59AAD451" w16cex:dateUtc="2024-06-17T00:14:00Z"/>
  <w16cex:commentExtensible w16cex:durableId="2AE78BB5" w16cex:dateUtc="2024-06-19T05:54:00Z"/>
  <w16cex:commentExtensible w16cex:durableId="58A86ACA" w16cex:dateUtc="2024-06-07T02:14:00Z"/>
  <w16cex:commentExtensible w16cex:durableId="69C6AECA" w16cex:dateUtc="2024-06-19T05:55:00Z"/>
  <w16cex:commentExtensible w16cex:durableId="3CA6DB0F" w16cex:dateUtc="2024-07-01T00:56:00Z"/>
  <w16cex:commentExtensible w16cex:durableId="37E52C74" w16cex:dateUtc="2024-06-17T00:15:00Z"/>
  <w16cex:commentExtensible w16cex:durableId="4F155689" w16cex:dateUtc="2024-06-19T05:57:00Z"/>
  <w16cex:commentExtensible w16cex:durableId="2B8D9C49" w16cex:dateUtc="2024-06-19T05:58:00Z"/>
  <w16cex:commentExtensible w16cex:durableId="6DDB1795" w16cex:dateUtc="2024-06-23T04:28:00Z"/>
  <w16cex:commentExtensible w16cex:durableId="229E7C8B" w16cex:dateUtc="2024-06-17T00:15:00Z"/>
  <w16cex:commentExtensible w16cex:durableId="36BC9A4A" w16cex:dateUtc="2024-06-19T05:57:00Z"/>
  <w16cex:commentExtensible w16cex:durableId="44E704E2" w16cex:dateUtc="2024-06-19T05:58:00Z"/>
  <w16cex:commentExtensible w16cex:durableId="47838332" w16cex:dateUtc="2024-06-23T04:28:00Z"/>
  <w16cex:commentExtensible w16cex:durableId="7DEB02EA" w16cex:dateUtc="2024-06-17T00:16:00Z"/>
  <w16cex:commentExtensible w16cex:durableId="4E67707D" w16cex:dateUtc="2024-06-19T05:58:00Z"/>
  <w16cex:commentExtensible w16cex:durableId="2E2C79BB" w16cex:dateUtc="2024-06-28T01:24:00Z"/>
  <w16cex:commentExtensible w16cex:durableId="678E3AC8" w16cex:dateUtc="2024-07-04T02:11:00Z"/>
  <w16cex:commentExtensible w16cex:durableId="69E4CE1C" w16cex:dateUtc="2024-07-04T02:14:00Z"/>
  <w16cex:commentExtensible w16cex:durableId="4B26706D" w16cex:dateUtc="2024-06-17T00:16:00Z"/>
  <w16cex:commentExtensible w16cex:durableId="16A51805" w16cex:dateUtc="2024-06-19T05:59:00Z"/>
  <w16cex:commentExtensible w16cex:durableId="25D0E0A7" w16cex:dateUtc="2024-06-19T06:03:00Z"/>
  <w16cex:commentExtensible w16cex:durableId="7EE716BF" w16cex:dateUtc="2024-06-23T04:29:00Z"/>
  <w16cex:commentExtensible w16cex:durableId="5F7FB205" w16cex:dateUtc="2024-06-17T05:41:00Z">
    <w16cex:extLst>
      <w16:ext w16:uri="{CE6994B0-6A32-4C9F-8C6B-6E91EDA988CE}">
        <cr:reactions xmlns:cr="http://schemas.microsoft.com/office/comments/2020/reactions">
          <cr:reaction reactionType="1">
            <cr:reactionInfo dateUtc="2024-06-28T06:03:42Z">
              <cr:user userId="S::linnerk_cbainsurance.com.au#ext#@hollardcom1au.onmicrosoft.com::1eec74fc-b1ea-4425-9c7d-72b021207c7b" userProvider="AD" userName="Kirsten Linnert"/>
            </cr:reactionInfo>
          </cr:reaction>
        </cr:reactions>
      </w16:ext>
    </w16cex:extLst>
  </w16cex:commentExtensible>
  <w16cex:commentExtensible w16cex:durableId="46C4B16F" w16cex:dateUtc="2024-06-19T06:02:00Z"/>
  <w16cex:commentExtensible w16cex:durableId="34EC9B81" w16cex:dateUtc="2024-06-28T05:26:00Z"/>
  <w16cex:commentExtensible w16cex:durableId="1CEF03B0" w16cex:dateUtc="2024-07-04T02:15:00Z"/>
  <w16cex:commentExtensible w16cex:durableId="477A488A" w16cex:dateUtc="2024-05-13T03:58:00Z"/>
  <w16cex:commentExtensible w16cex:durableId="38362633" w16cex:dateUtc="2024-06-24T03:04:00Z"/>
  <w16cex:commentExtensible w16cex:durableId="13B403B5" w16cex:dateUtc="2024-06-17T00:17:00Z"/>
  <w16cex:commentExtensible w16cex:durableId="5D21DB24" w16cex:dateUtc="2024-06-19T06:05:00Z"/>
  <w16cex:commentExtensible w16cex:durableId="604B3A75" w16cex:dateUtc="2024-06-28T05:26:00Z"/>
  <w16cex:commentExtensible w16cex:durableId="44E5DF71" w16cex:dateUtc="2024-07-04T02:16:00Z"/>
  <w16cex:commentExtensible w16cex:durableId="13CDFF19" w16cex:dateUtc="2024-06-17T05:46:00Z"/>
  <w16cex:commentExtensible w16cex:durableId="265B58C2" w16cex:dateUtc="2024-07-04T02:17:00Z"/>
  <w16cex:commentExtensible w16cex:durableId="23696A84" w16cex:dateUtc="2024-06-17T00:18:00Z"/>
  <w16cex:commentExtensible w16cex:durableId="76B93D14" w16cex:dateUtc="2024-06-19T06:06:00Z"/>
  <w16cex:commentExtensible w16cex:durableId="7C9BC7B4" w16cex:dateUtc="2024-06-28T05:26:00Z"/>
  <w16cex:commentExtensible w16cex:durableId="711DD215" w16cex:dateUtc="2024-07-04T02:17:00Z"/>
  <w16cex:commentExtensible w16cex:durableId="1D130A01" w16cex:dateUtc="2024-06-17T05:42:00Z"/>
  <w16cex:commentExtensible w16cex:durableId="423F2EC1" w16cex:dateUtc="2024-06-19T06:07:00Z"/>
  <w16cex:commentExtensible w16cex:durableId="00660A3F" w16cex:dateUtc="2024-06-17T00:18:00Z"/>
  <w16cex:commentExtensible w16cex:durableId="1F6059F0" w16cex:dateUtc="2024-06-19T06:06:00Z"/>
  <w16cex:commentExtensible w16cex:durableId="30EFA24F" w16cex:dateUtc="2024-06-28T05:26:00Z"/>
  <w16cex:commentExtensible w16cex:durableId="4E12897D" w16cex:dateUtc="2024-07-04T02:17:00Z"/>
  <w16cex:commentExtensible w16cex:durableId="71EC1B9C" w16cex:dateUtc="2024-06-17T05:42:00Z"/>
  <w16cex:commentExtensible w16cex:durableId="534C59EC" w16cex:dateUtc="2024-06-19T06:07:00Z"/>
  <w16cex:commentExtensible w16cex:durableId="7E4C13D8" w16cex:dateUtc="2024-06-17T00:18:00Z"/>
  <w16cex:commentExtensible w16cex:durableId="1D51F2DD" w16cex:dateUtc="2024-06-19T06:06:00Z"/>
  <w16cex:commentExtensible w16cex:durableId="57B60AA5" w16cex:dateUtc="2024-06-07T03:12:00Z"/>
  <w16cex:commentExtensible w16cex:durableId="5CE3B66F" w16cex:dateUtc="2024-06-19T06:13:00Z">
    <w16cex:extLst>
      <w16:ext w16:uri="{CE6994B0-6A32-4C9F-8C6B-6E91EDA988CE}">
        <cr:reactions xmlns:cr="http://schemas.microsoft.com/office/comments/2020/reactions">
          <cr:reaction reactionType="1">
            <cr:reactionInfo dateUtc="2024-07-01T06:48:05Z">
              <cr:user userId="S::bianca.tautz@hollard.com.au::35251636-b51d-48c1-855e-7fa784419e69" userProvider="AD" userName="Bianca Tautz"/>
            </cr:reactionInfo>
          </cr:reaction>
        </cr:reactions>
      </w16:ext>
    </w16cex:extLst>
  </w16cex:commentExtensible>
  <w16cex:commentExtensible w16cex:durableId="7FD9AB02" w16cex:dateUtc="2024-06-17T05:55:00Z"/>
  <w16cex:commentExtensible w16cex:durableId="78D7A25D" w16cex:dateUtc="2024-06-27T05:51:00Z"/>
  <w16cex:commentExtensible w16cex:durableId="0DC5B71F" w16cex:dateUtc="2024-06-17T00:18:00Z"/>
  <w16cex:commentExtensible w16cex:durableId="2EFECFD3" w16cex:dateUtc="2024-06-19T06:06:00Z"/>
  <w16cex:commentExtensible w16cex:durableId="22521244" w16cex:dateUtc="2024-06-07T03:12:00Z"/>
  <w16cex:commentExtensible w16cex:durableId="09F9EF80" w16cex:dateUtc="2024-06-19T06:13:00Z">
    <w16cex:extLst>
      <w16:ext w16:uri="{CE6994B0-6A32-4C9F-8C6B-6E91EDA988CE}">
        <cr:reactions xmlns:cr="http://schemas.microsoft.com/office/comments/2020/reactions">
          <cr:reaction reactionType="1">
            <cr:reactionInfo dateUtc="2024-07-01T06:48:05Z">
              <cr:user userId="S::bianca.tautz@hollard.com.au::35251636-b51d-48c1-855e-7fa784419e69" userProvider="AD" userName="Bianca Tautz"/>
            </cr:reactionInfo>
          </cr:reaction>
        </cr:reactions>
      </w16:ext>
    </w16cex:extLst>
  </w16cex:commentExtensible>
  <w16cex:commentExtensible w16cex:durableId="004C248A" w16cex:dateUtc="2024-06-17T05:55:00Z"/>
  <w16cex:commentExtensible w16cex:durableId="721BC960" w16cex:dateUtc="2024-06-27T05:51:00Z"/>
  <w16cex:commentExtensible w16cex:durableId="261A2C13" w16cex:dateUtc="2024-06-17T00:18:00Z"/>
  <w16cex:commentExtensible w16cex:durableId="72123BF3" w16cex:dateUtc="2024-06-19T06:06:00Z"/>
  <w16cex:commentExtensible w16cex:durableId="26B34002" w16cex:dateUtc="2024-06-07T03:12:00Z"/>
  <w16cex:commentExtensible w16cex:durableId="08752FC6" w16cex:dateUtc="2024-06-19T06:13:00Z">
    <w16cex:extLst>
      <w16:ext w16:uri="{CE6994B0-6A32-4C9F-8C6B-6E91EDA988CE}">
        <cr:reactions xmlns:cr="http://schemas.microsoft.com/office/comments/2020/reactions">
          <cr:reaction reactionType="1">
            <cr:reactionInfo dateUtc="2024-07-01T06:48:05Z">
              <cr:user userId="S::bianca.tautz@hollard.com.au::35251636-b51d-48c1-855e-7fa784419e69" userProvider="AD" userName="Bianca Tautz"/>
            </cr:reactionInfo>
          </cr:reaction>
        </cr:reactions>
      </w16:ext>
    </w16cex:extLst>
  </w16cex:commentExtensible>
  <w16cex:commentExtensible w16cex:durableId="5F47E54B" w16cex:dateUtc="2024-06-17T05:55:00Z"/>
  <w16cex:commentExtensible w16cex:durableId="64B0186B" w16cex:dateUtc="2024-06-27T05:51:00Z"/>
  <w16cex:commentExtensible w16cex:durableId="413CB4C1" w16cex:dateUtc="2024-06-17T00:18:00Z"/>
  <w16cex:commentExtensible w16cex:durableId="7459D727" w16cex:dateUtc="2024-06-19T06:07:00Z"/>
  <w16cex:commentExtensible w16cex:durableId="6BB933D8" w16cex:dateUtc="2024-06-28T05:27:00Z"/>
  <w16cex:commentExtensible w16cex:durableId="1920D55D" w16cex:dateUtc="2024-07-04T02:53:00Z"/>
  <w16cex:commentExtensible w16cex:durableId="1CBD22DE" w16cex:dateUtc="2024-06-07T03:12:00Z"/>
  <w16cex:commentExtensible w16cex:durableId="49A87791" w16cex:dateUtc="2024-06-19T06:13:00Z">
    <w16cex:extLst>
      <w16:ext w16:uri="{CE6994B0-6A32-4C9F-8C6B-6E91EDA988CE}">
        <cr:reactions xmlns:cr="http://schemas.microsoft.com/office/comments/2020/reactions">
          <cr:reaction reactionType="1">
            <cr:reactionInfo dateUtc="2024-07-01T06:48:05Z">
              <cr:user userId="S::bianca.tautz@hollard.com.au::35251636-b51d-48c1-855e-7fa784419e69" userProvider="AD" userName="Bianca Tautz"/>
            </cr:reactionInfo>
          </cr:reaction>
        </cr:reactions>
      </w16:ext>
    </w16cex:extLst>
  </w16cex:commentExtensible>
  <w16cex:commentExtensible w16cex:durableId="337EEFC8" w16cex:dateUtc="2024-06-17T05:55:00Z"/>
  <w16cex:commentExtensible w16cex:durableId="4B87608F" w16cex:dateUtc="2024-06-27T05:51:00Z"/>
  <w16cex:commentExtensible w16cex:durableId="52AC0C74" w16cex:dateUtc="2024-06-17T00:19:00Z"/>
  <w16cex:commentExtensible w16cex:durableId="13106AC8" w16cex:dateUtc="2024-06-19T06:15:00Z"/>
  <w16cex:commentExtensible w16cex:durableId="074556BC" w16cex:dateUtc="2024-06-17T00:19:00Z"/>
  <w16cex:commentExtensible w16cex:durableId="480A979F" w16cex:dateUtc="2024-06-19T06:15:00Z"/>
  <w16cex:commentExtensible w16cex:durableId="22EC47C2" w16cex:dateUtc="2024-06-07T03:12:00Z"/>
  <w16cex:commentExtensible w16cex:durableId="48F1039F" w16cex:dateUtc="2024-06-19T06:13:00Z">
    <w16cex:extLst>
      <w16:ext w16:uri="{CE6994B0-6A32-4C9F-8C6B-6E91EDA988CE}">
        <cr:reactions xmlns:cr="http://schemas.microsoft.com/office/comments/2020/reactions">
          <cr:reaction reactionType="1">
            <cr:reactionInfo dateUtc="2024-07-01T06:48:05Z">
              <cr:user userId="S::bianca.tautz@hollard.com.au::35251636-b51d-48c1-855e-7fa784419e69" userProvider="AD" userName="Bianca Tautz"/>
            </cr:reactionInfo>
          </cr:reaction>
        </cr:reactions>
      </w16:ext>
    </w16cex:extLst>
  </w16cex:commentExtensible>
  <w16cex:commentExtensible w16cex:durableId="640B1249" w16cex:dateUtc="2024-06-17T05:55:00Z"/>
  <w16cex:commentExtensible w16cex:durableId="3630B488" w16cex:dateUtc="2024-06-27T05:51:00Z"/>
  <w16cex:commentExtensible w16cex:durableId="37092804" w16cex:dateUtc="2024-06-17T00:20:00Z"/>
  <w16cex:commentExtensible w16cex:durableId="45071A59" w16cex:dateUtc="2024-06-19T06:15:00Z"/>
  <w16cex:commentExtensible w16cex:durableId="5E0EC166" w16cex:dateUtc="2024-06-17T00:20:00Z"/>
  <w16cex:commentExtensible w16cex:durableId="30A815C6" w16cex:dateUtc="2024-06-19T06:15:00Z"/>
  <w16cex:commentExtensible w16cex:durableId="03370698" w16cex:dateUtc="2024-06-17T00:20:00Z"/>
  <w16cex:commentExtensible w16cex:durableId="7204D1AF" w16cex:dateUtc="2024-06-19T06:15:00Z"/>
  <w16cex:commentExtensible w16cex:durableId="0B7457BD" w16cex:dateUtc="2024-06-17T00:20:00Z"/>
  <w16cex:commentExtensible w16cex:durableId="491EB601" w16cex:dateUtc="2024-06-19T06:17:00Z"/>
  <w16cex:commentExtensible w16cex:durableId="5F551F3A" w16cex:dateUtc="2024-06-07T03:12:00Z"/>
  <w16cex:commentExtensible w16cex:durableId="77F3F291" w16cex:dateUtc="2024-06-19T06:13:00Z">
    <w16cex:extLst>
      <w16:ext w16:uri="{CE6994B0-6A32-4C9F-8C6B-6E91EDA988CE}">
        <cr:reactions xmlns:cr="http://schemas.microsoft.com/office/comments/2020/reactions">
          <cr:reaction reactionType="1">
            <cr:reactionInfo dateUtc="2024-07-01T06:48:05Z">
              <cr:user userId="S::bianca.tautz@hollard.com.au::35251636-b51d-48c1-855e-7fa784419e69" userProvider="AD" userName="Bianca Tautz"/>
            </cr:reactionInfo>
          </cr:reaction>
        </cr:reactions>
      </w16:ext>
    </w16cex:extLst>
  </w16cex:commentExtensible>
  <w16cex:commentExtensible w16cex:durableId="74709FAE" w16cex:dateUtc="2024-06-17T05:55:00Z"/>
  <w16cex:commentExtensible w16cex:durableId="3ED637A0" w16cex:dateUtc="2024-06-27T05:51:00Z"/>
  <w16cex:commentExtensible w16cex:durableId="3466C262" w16cex:dateUtc="2024-06-17T00:20:00Z"/>
  <w16cex:commentExtensible w16cex:durableId="403773F2" w16cex:dateUtc="2024-06-19T06:17:00Z"/>
  <w16cex:commentExtensible w16cex:durableId="4AEA2C24" w16cex:dateUtc="2024-06-17T00:20:00Z"/>
  <w16cex:commentExtensible w16cex:durableId="5A8CA1C7" w16cex:dateUtc="2024-06-19T06:17:00Z"/>
  <w16cex:commentExtensible w16cex:durableId="23CA076E" w16cex:dateUtc="2024-06-17T00:21:00Z"/>
  <w16cex:commentExtensible w16cex:durableId="13B6AE09" w16cex:dateUtc="2024-06-19T06:20:00Z"/>
  <w16cex:commentExtensible w16cex:durableId="6D1C00A7" w16cex:dateUtc="2024-06-17T00:21:00Z"/>
  <w16cex:commentExtensible w16cex:durableId="30FBD2EC" w16cex:dateUtc="2024-06-19T06:20:00Z"/>
  <w16cex:commentExtensible w16cex:durableId="1AFEFBD3" w16cex:dateUtc="2024-06-17T00:21:00Z"/>
  <w16cex:commentExtensible w16cex:durableId="4BBF6699" w16cex:dateUtc="2024-06-19T06:21:00Z"/>
  <w16cex:commentExtensible w16cex:durableId="0665878E" w16cex:dateUtc="2024-06-17T05:58:00Z"/>
  <w16cex:commentExtensible w16cex:durableId="1099B33C" w16cex:dateUtc="2024-06-19T06:20:00Z"/>
  <w16cex:commentExtensible w16cex:durableId="4B6A5D5D" w16cex:dateUtc="2024-06-17T00:21:00Z"/>
  <w16cex:commentExtensible w16cex:durableId="3EB18E98" w16cex:dateUtc="2024-06-19T06:21:00Z"/>
  <w16cex:commentExtensible w16cex:durableId="56AC71EE" w16cex:dateUtc="2024-06-17T05:58:00Z"/>
  <w16cex:commentExtensible w16cex:durableId="5D2D1693" w16cex:dateUtc="2024-06-19T06:20:00Z"/>
  <w16cex:commentExtensible w16cex:durableId="2392807E" w16cex:dateUtc="2024-06-17T00:21:00Z"/>
  <w16cex:commentExtensible w16cex:durableId="48BF2019" w16cex:dateUtc="2024-06-19T06:21:00Z"/>
  <w16cex:commentExtensible w16cex:durableId="08D67F1E" w16cex:dateUtc="2024-06-17T05:58:00Z"/>
  <w16cex:commentExtensible w16cex:durableId="634AB086" w16cex:dateUtc="2024-06-19T06:20:00Z"/>
  <w16cex:commentExtensible w16cex:durableId="33EA8B09" w16cex:dateUtc="2024-06-17T00:21:00Z"/>
  <w16cex:commentExtensible w16cex:durableId="09E76C98" w16cex:dateUtc="2024-06-19T06:21:00Z"/>
  <w16cex:commentExtensible w16cex:durableId="0FDCFFCD" w16cex:dateUtc="2024-06-17T05:58:00Z"/>
  <w16cex:commentExtensible w16cex:durableId="22735E4B" w16cex:dateUtc="2024-06-19T06:20:00Z"/>
  <w16cex:commentExtensible w16cex:durableId="74270FB6" w16cex:dateUtc="2024-06-17T00:21:00Z"/>
  <w16cex:commentExtensible w16cex:durableId="1DF5FA89" w16cex:dateUtc="2024-06-19T06:21:00Z"/>
  <w16cex:commentExtensible w16cex:durableId="5B7DB704" w16cex:dateUtc="2024-05-23T02:41:00Z"/>
  <w16cex:commentExtensible w16cex:durableId="68C7F44D" w16cex:dateUtc="2024-06-17T00:21:00Z"/>
  <w16cex:commentExtensible w16cex:durableId="5ADACC58" w16cex:dateUtc="2024-06-19T06:21:00Z"/>
  <w16cex:commentExtensible w16cex:durableId="474D1051" w16cex:dateUtc="2024-05-23T02:41:00Z"/>
  <w16cex:commentExtensible w16cex:durableId="1F9177A2" w16cex:dateUtc="2024-05-13T04:11:00Z"/>
  <w16cex:commentExtensible w16cex:durableId="65237E54" w16cex:dateUtc="2024-05-13T08:37:00Z"/>
  <w16cex:commentExtensible w16cex:durableId="64DDD508" w16cex:dateUtc="2024-05-20T02:52:00Z"/>
  <w16cex:commentExtensible w16cex:durableId="5AC31683" w16cex:dateUtc="2024-06-17T06:01:00Z"/>
  <w16cex:commentExtensible w16cex:durableId="28D845E9" w16cex:dateUtc="2024-06-19T06:45:00Z"/>
  <w16cex:commentExtensible w16cex:durableId="0837CBC9" w16cex:dateUtc="2024-06-17T06:02:00Z"/>
  <w16cex:commentExtensible w16cex:durableId="5AF1F5B8" w16cex:dateUtc="2024-06-19T06:50:00Z"/>
  <w16cex:commentExtensible w16cex:durableId="2BAD1023" w16cex:dateUtc="2024-06-17T06:03:00Z"/>
  <w16cex:commentExtensible w16cex:durableId="049AC052" w16cex:dateUtc="2024-06-19T06:52:00Z"/>
  <w16cex:commentExtensible w16cex:durableId="50FEDDC6" w16cex:dateUtc="2024-06-27T04:38:00Z"/>
  <w16cex:commentExtensible w16cex:durableId="7F6CD9F5" w16cex:dateUtc="2024-07-04T02:22:00Z"/>
  <w16cex:commentExtensible w16cex:durableId="48EAFF1B" w16cex:dateUtc="2024-06-17T00:23:00Z"/>
  <w16cex:commentExtensible w16cex:durableId="429E7721" w16cex:dateUtc="2024-06-19T06:53:00Z"/>
  <w16cex:commentExtensible w16cex:durableId="5AB8F3B0" w16cex:dateUtc="2024-06-17T00:23:00Z"/>
  <w16cex:commentExtensible w16cex:durableId="10DB8102" w16cex:dateUtc="2024-06-19T06:53:00Z"/>
  <w16cex:commentExtensible w16cex:durableId="78D340A6" w16cex:dateUtc="2024-06-17T00:23:00Z"/>
  <w16cex:commentExtensible w16cex:durableId="7CDBBB65" w16cex:dateUtc="2024-06-19T06:53:00Z"/>
  <w16cex:commentExtensible w16cex:durableId="6B6BF5CE" w16cex:dateUtc="2024-06-17T00:23:00Z"/>
  <w16cex:commentExtensible w16cex:durableId="6DA03693" w16cex:dateUtc="2024-06-19T06:53:00Z"/>
  <w16cex:commentExtensible w16cex:durableId="33D2A2D1" w16cex:dateUtc="2024-06-17T00:23:00Z"/>
  <w16cex:commentExtensible w16cex:durableId="23353F14" w16cex:dateUtc="2024-06-19T06:54:00Z"/>
  <w16cex:commentExtensible w16cex:durableId="554690EF" w16cex:dateUtc="2024-05-27T03:24:00Z"/>
  <w16cex:commentExtensible w16cex:durableId="1B32253A" w16cex:dateUtc="2024-06-28T02:14:00Z"/>
  <w16cex:commentExtensible w16cex:durableId="2338CB11" w16cex:dateUtc="2024-07-04T02:24:00Z"/>
  <w16cex:commentExtensible w16cex:durableId="1AAD68CE" w16cex:dateUtc="2024-06-17T00:24:00Z"/>
  <w16cex:commentExtensible w16cex:durableId="356CBD31" w16cex:dateUtc="2024-06-19T06:57:00Z"/>
  <w16cex:commentExtensible w16cex:durableId="1B440424" w16cex:dateUtc="2024-06-17T00:24:00Z"/>
  <w16cex:commentExtensible w16cex:durableId="2B5FE268" w16cex:dateUtc="2024-06-19T06:57:00Z"/>
  <w16cex:commentExtensible w16cex:durableId="19614371" w16cex:dateUtc="2024-06-17T00:24:00Z"/>
  <w16cex:commentExtensible w16cex:durableId="1C36316D" w16cex:dateUtc="2024-06-19T06:57:00Z"/>
  <w16cex:commentExtensible w16cex:durableId="72090F2C" w16cex:dateUtc="2024-06-17T00:24:00Z"/>
  <w16cex:commentExtensible w16cex:durableId="67620F36" w16cex:dateUtc="2024-06-19T06:58:00Z"/>
  <w16cex:commentExtensible w16cex:durableId="504D6B65" w16cex:dateUtc="2024-06-17T00:24:00Z"/>
  <w16cex:commentExtensible w16cex:durableId="17DCC43A" w16cex:dateUtc="2024-06-19T06:58:00Z"/>
  <w16cex:commentExtensible w16cex:durableId="47DF6CB7" w16cex:dateUtc="2024-06-17T00:24:00Z"/>
  <w16cex:commentExtensible w16cex:durableId="58D6193F" w16cex:dateUtc="2024-06-19T06:58:00Z"/>
  <w16cex:commentExtensible w16cex:durableId="7E5B4440" w16cex:dateUtc="2024-06-17T00:24:00Z"/>
  <w16cex:commentExtensible w16cex:durableId="30E54AEF" w16cex:dateUtc="2024-06-19T07:01:00Z"/>
  <w16cex:commentExtensible w16cex:durableId="3D31AC14" w16cex:dateUtc="2024-06-17T05:52:00Z"/>
  <w16cex:commentExtensible w16cex:durableId="2B4E8F8D" w16cex:dateUtc="2024-06-23T23:48:00Z"/>
  <w16cex:commentExtensible w16cex:durableId="02A4D76D" w16cex:dateUtc="2024-06-17T05:54:00Z"/>
  <w16cex:commentExtensible w16cex:durableId="263521F1" w16cex:dateUtc="2024-06-20T04:48:00Z"/>
  <w16cex:commentExtensible w16cex:durableId="5067A884" w16cex:dateUtc="2024-06-23T23:49:00Z"/>
  <w16cex:commentExtensible w16cex:durableId="01412C69" w16cex:dateUtc="2023-07-17T02:50:00Z"/>
  <w16cex:commentExtensible w16cex:durableId="10BF412B" w16cex:dateUtc="2024-05-13T04:16:00Z"/>
  <w16cex:commentExtensible w16cex:durableId="6B68A08B" w16cex:dateUtc="2024-05-13T08:36:00Z"/>
  <w16cex:commentExtensible w16cex:durableId="01EED67A" w16cex:dateUtc="2024-05-20T02:52:00Z"/>
  <w16cex:commentExtensible w16cex:durableId="30B52D54" w16cex:dateUtc="2024-05-20T01:43:00Z"/>
  <w16cex:commentExtensible w16cex:durableId="62DC8456" w16cex:dateUtc="2024-07-04T02:26:00Z"/>
  <w16cex:commentExtensible w16cex:durableId="44037B44" w16cex:dateUtc="2024-05-20T01:43:00Z"/>
  <w16cex:commentExtensible w16cex:durableId="4458B9B1" w16cex:dateUtc="2024-07-04T02:26:00Z"/>
  <w16cex:commentExtensible w16cex:durableId="465EB02A" w16cex:dateUtc="2024-05-20T01:43:00Z"/>
  <w16cex:commentExtensible w16cex:durableId="55C954AA" w16cex:dateUtc="2024-07-04T02:26:00Z"/>
  <w16cex:commentExtensible w16cex:durableId="3AB53CD7" w16cex:dateUtc="2024-06-17T04:01:00Z"/>
  <w16cex:commentExtensible w16cex:durableId="158BE058" w16cex:dateUtc="2024-06-19T07:02:00Z"/>
  <w16cex:commentExtensible w16cex:durableId="34E1290A" w16cex:dateUtc="2024-06-27T06:22:00Z"/>
  <w16cex:commentExtensible w16cex:durableId="52CA6DA1" w16cex:dateUtc="2024-07-04T02:26:00Z"/>
  <w16cex:commentExtensible w16cex:durableId="037DEB43" w16cex:dateUtc="2024-06-14T07:16:00Z"/>
  <w16cex:commentExtensible w16cex:durableId="255B0BAD" w16cex:dateUtc="2024-06-20T01:44:00Z"/>
  <w16cex:commentExtensible w16cex:durableId="189341C7" w16cex:dateUtc="2024-06-17T06:13:00Z"/>
  <w16cex:commentExtensible w16cex:durableId="0AF9FAB7" w16cex:dateUtc="2024-06-20T01:49:00Z"/>
  <w16cex:commentExtensible w16cex:durableId="0190FBBB" w16cex:dateUtc="2024-06-17T06:11:00Z"/>
  <w16cex:commentExtensible w16cex:durableId="6B039DD6" w16cex:dateUtc="2024-06-20T01:53:00Z"/>
  <w16cex:commentExtensible w16cex:durableId="02F3C8E3" w16cex:dateUtc="2024-07-04T02:28:00Z">
    <w16cex:extLst>
      <w16:ext w16:uri="{CE6994B0-6A32-4C9F-8C6B-6E91EDA988CE}">
        <cr:reactions xmlns:cr="http://schemas.microsoft.com/office/comments/2020/reactions">
          <cr:reaction reactionType="1">
            <cr:reactionInfo dateUtc="2024-07-09T02:31:04Z">
              <cr:user userId="S::amanda.yates@hollard.com.au::74a0fa16-3c86-445d-8e10-6df150bf09db" userProvider="AD" userName="Amanda Yates"/>
            </cr:reactionInfo>
          </cr:reaction>
        </cr:reactions>
      </w16:ext>
    </w16cex:extLst>
  </w16cex:commentExtensible>
  <w16cex:commentExtensible w16cex:durableId="45BBB203" w16cex:dateUtc="2024-06-12T01:54:00Z"/>
  <w16cex:commentExtensible w16cex:durableId="321E789E" w16cex:dateUtc="2024-07-04T02:28:00Z"/>
  <w16cex:commentExtensible w16cex:durableId="042B977B" w16cex:dateUtc="2024-06-30T23:43:00Z"/>
  <w16cex:commentExtensible w16cex:durableId="6A36546C" w16cex:dateUtc="2024-07-04T02:28:00Z"/>
  <w16cex:commentExtensible w16cex:durableId="40F3CADD" w16cex:dateUtc="2024-06-17T03:59:00Z"/>
  <w16cex:commentExtensible w16cex:durableId="1E0F4043" w16cex:dateUtc="2024-06-20T01:54:00Z"/>
  <w16cex:commentExtensible w16cex:durableId="5BE609CF" w16cex:dateUtc="2024-06-17T03:59:00Z"/>
  <w16cex:commentExtensible w16cex:durableId="03CCAE6C" w16cex:dateUtc="2024-06-20T01:54:00Z"/>
  <w16cex:commentExtensible w16cex:durableId="44BB9630" w16cex:dateUtc="2024-06-17T06:13:00Z"/>
  <w16cex:commentExtensible w16cex:durableId="401ABBD3" w16cex:dateUtc="2024-06-20T01:56:00Z"/>
  <w16cex:commentExtensible w16cex:durableId="4BBA469A" w16cex:dateUtc="2024-06-17T06:13:00Z"/>
  <w16cex:commentExtensible w16cex:durableId="2D035094" w16cex:dateUtc="2024-06-20T01:56:00Z"/>
  <w16cex:commentExtensible w16cex:durableId="42595C00" w16cex:dateUtc="2023-08-30T00:13:00Z"/>
  <w16cex:commentExtensible w16cex:durableId="70B1E870" w16cex:dateUtc="2024-05-09T04:47:00Z"/>
  <w16cex:commentExtensible w16cex:durableId="51223FFB" w16cex:dateUtc="2024-06-27T01:14:00Z"/>
  <w16cex:commentExtensible w16cex:durableId="5567972C" w16cex:dateUtc="2024-07-08T00:37:00Z"/>
  <w16cex:commentExtensible w16cex:durableId="32B6CB4C" w16cex:dateUtc="2024-06-27T01:14:00Z"/>
  <w16cex:commentExtensible w16cex:durableId="1171E723" w16cex:dateUtc="2024-07-08T00:37:00Z"/>
  <w16cex:commentExtensible w16cex:durableId="1FC2E917" w16cex:dateUtc="2024-05-09T05:07:00Z"/>
  <w16cex:commentExtensible w16cex:durableId="07DD4909" w16cex:dateUtc="2024-06-17T06:15:00Z"/>
  <w16cex:commentExtensible w16cex:durableId="3DF34AAB" w16cex:dateUtc="2024-06-20T02:00:00Z"/>
  <w16cex:commentExtensible w16cex:durableId="6E74CD03" w16cex:dateUtc="2024-06-23T04:33:00Z"/>
  <w16cex:commentExtensible w16cex:durableId="445379CA" w16cex:dateUtc="2024-06-17T06:16:00Z"/>
  <w16cex:commentExtensible w16cex:durableId="00A09768" w16cex:dateUtc="2024-06-20T01:58:00Z"/>
  <w16cex:commentExtensible w16cex:durableId="741C4B96" w16cex:dateUtc="2024-06-28T02:32:00Z"/>
  <w16cex:commentExtensible w16cex:durableId="3DBE357D" w16cex:dateUtc="2024-07-04T02:33:00Z"/>
  <w16cex:commentExtensible w16cex:durableId="5A0E9C5B" w16cex:dateUtc="2024-06-17T06:36:00Z"/>
  <w16cex:commentExtensible w16cex:durableId="2A99C8A7" w16cex:dateUtc="2024-06-17T06:20:00Z"/>
  <w16cex:commentExtensible w16cex:durableId="571CCCAA" w16cex:dateUtc="2024-06-20T02:02:00Z"/>
  <w16cex:commentExtensible w16cex:durableId="7C34612C" w16cex:dateUtc="2024-06-17T06:20:00Z"/>
  <w16cex:commentExtensible w16cex:durableId="24FC4107" w16cex:dateUtc="2024-06-20T02:03:00Z"/>
  <w16cex:commentExtensible w16cex:durableId="69F9C429" w16cex:dateUtc="2024-06-07T04:50:00Z"/>
  <w16cex:commentExtensible w16cex:durableId="615E751F" w16cex:dateUtc="2024-06-20T05:41:00Z"/>
  <w16cex:commentExtensible w16cex:durableId="40B2CF7C" w16cex:dateUtc="2024-06-28T05:06:00Z"/>
  <w16cex:commentExtensible w16cex:durableId="065E51DF" w16cex:dateUtc="2024-07-01T05:16:00Z"/>
  <w16cex:commentExtensible w16cex:durableId="6D1A9DC3" w16cex:dateUtc="2024-07-04T02:34:00Z"/>
  <w16cex:commentExtensible w16cex:durableId="487E010D" w16cex:dateUtc="2024-06-17T06:19:00Z"/>
  <w16cex:commentExtensible w16cex:durableId="041BB1A6" w16cex:dateUtc="2024-06-20T02:04:00Z"/>
  <w16cex:commentExtensible w16cex:durableId="14EBA5AF" w16cex:dateUtc="2024-06-27T06:38:00Z"/>
  <w16cex:commentExtensible w16cex:durableId="28085D69" w16cex:dateUtc="2024-06-05T05:38:00Z"/>
  <w16cex:commentExtensible w16cex:durableId="0665B906" w16cex:dateUtc="2024-06-20T02:05:00Z"/>
  <w16cex:commentExtensible w16cex:durableId="1D70948A" w16cex:dateUtc="2024-06-17T06:24:00Z"/>
  <w16cex:commentExtensible w16cex:durableId="5A53C22D" w16cex:dateUtc="2024-06-20T02:07:00Z"/>
  <w16cex:commentExtensible w16cex:durableId="30B333C5" w16cex:dateUtc="2024-06-17T06:22:00Z"/>
  <w16cex:commentExtensible w16cex:durableId="13DC605F" w16cex:dateUtc="2024-06-20T02:08:00Z"/>
  <w16cex:commentExtensible w16cex:durableId="357AB0E4" w16cex:dateUtc="2024-06-05T05:38:00Z"/>
  <w16cex:commentExtensible w16cex:durableId="4D86884B" w16cex:dateUtc="2024-06-20T02:08:00Z"/>
  <w16cex:commentExtensible w16cex:durableId="28EB0BA0" w16cex:dateUtc="2023-07-05T05:11:00Z"/>
  <w16cex:commentExtensible w16cex:durableId="3B6E894B" w16cex:dateUtc="2023-07-10T03:53:00Z"/>
  <w16cex:commentExtensible w16cex:durableId="10C99F9A" w16cex:dateUtc="2024-05-20T02:53:00Z"/>
  <w16cex:commentExtensible w16cex:durableId="79479BE7" w16cex:dateUtc="2024-06-28T03:09:00Z"/>
  <w16cex:commentExtensible w16cex:durableId="66EC6191" w16cex:dateUtc="2024-07-04T03:00:00Z"/>
  <w16cex:commentExtensible w16cex:durableId="78CEB50F" w16cex:dateUtc="2023-07-06T06:25:00Z"/>
  <w16cex:commentExtensible w16cex:durableId="2DD997D1" w16cex:dateUtc="2023-07-10T03:56:00Z"/>
  <w16cex:commentExtensible w16cex:durableId="60BFA1E8" w16cex:dateUtc="2023-07-10T05:48:00Z"/>
  <w16cex:commentExtensible w16cex:durableId="47E1384D" w16cex:dateUtc="2023-07-12T01:04:00Z"/>
  <w16cex:commentExtensible w16cex:durableId="54DBFF2D" w16cex:dateUtc="2023-07-12T01:44:00Z"/>
  <w16cex:commentExtensible w16cex:durableId="57BE9C18" w16cex:dateUtc="2024-05-20T04:13:00Z"/>
  <w16cex:commentExtensible w16cex:durableId="6B76D255" w16cex:dateUtc="2024-06-27T00:42:00Z"/>
  <w16cex:commentExtensible w16cex:durableId="5B51F65F" w16cex:dateUtc="2024-07-08T00:37:00Z"/>
  <w16cex:commentExtensible w16cex:durableId="64F7E2C4" w16cex:dateUtc="2024-08-27T00:53:00Z"/>
  <w16cex:commentExtensible w16cex:durableId="2008D6F3" w16cex:dateUtc="2023-07-05T05:11:00Z"/>
  <w16cex:commentExtensible w16cex:durableId="474C29A1" w16cex:dateUtc="2023-07-10T03:53:00Z"/>
  <w16cex:commentExtensible w16cex:durableId="59ACD976" w16cex:dateUtc="2024-05-20T02:53:00Z"/>
  <w16cex:commentExtensible w16cex:durableId="4DF6A5F1" w16cex:dateUtc="2024-06-28T03:09:00Z"/>
  <w16cex:commentExtensible w16cex:durableId="01BF0F25" w16cex:dateUtc="2024-07-04T03:00:00Z"/>
  <w16cex:commentExtensible w16cex:durableId="237CA735" w16cex:dateUtc="2023-07-06T06:25:00Z"/>
  <w16cex:commentExtensible w16cex:durableId="3885E7CF" w16cex:dateUtc="2023-07-10T03:56:00Z"/>
  <w16cex:commentExtensible w16cex:durableId="3BBE346E" w16cex:dateUtc="2023-07-10T05:48:00Z"/>
  <w16cex:commentExtensible w16cex:durableId="72B41A70" w16cex:dateUtc="2023-07-12T01:04:00Z"/>
  <w16cex:commentExtensible w16cex:durableId="3FD32601" w16cex:dateUtc="2023-07-12T01:44:00Z"/>
  <w16cex:commentExtensible w16cex:durableId="689D4F66" w16cex:dateUtc="2024-05-20T04:13:00Z"/>
  <w16cex:commentExtensible w16cex:durableId="635656E2" w16cex:dateUtc="2024-06-27T00:42:00Z"/>
  <w16cex:commentExtensible w16cex:durableId="3A785AEC" w16cex:dateUtc="2024-07-08T00:37:00Z"/>
  <w16cex:commentExtensible w16cex:durableId="2E0F99A7" w16cex:dateUtc="2023-07-05T05:11:00Z"/>
  <w16cex:commentExtensible w16cex:durableId="7FEDD86C" w16cex:dateUtc="2023-07-10T03:53:00Z"/>
  <w16cex:commentExtensible w16cex:durableId="39401BEC" w16cex:dateUtc="2024-05-20T02:53:00Z"/>
  <w16cex:commentExtensible w16cex:durableId="21CD033B" w16cex:dateUtc="2024-06-28T03:09:00Z"/>
  <w16cex:commentExtensible w16cex:durableId="4FFD0A8E" w16cex:dateUtc="2024-07-04T03:00:00Z"/>
  <w16cex:commentExtensible w16cex:durableId="575C6050" w16cex:dateUtc="2023-07-06T06:25:00Z"/>
  <w16cex:commentExtensible w16cex:durableId="0993101B" w16cex:dateUtc="2023-07-10T03:56:00Z"/>
  <w16cex:commentExtensible w16cex:durableId="632C217B" w16cex:dateUtc="2023-07-10T05:48:00Z"/>
  <w16cex:commentExtensible w16cex:durableId="4A669386" w16cex:dateUtc="2023-07-12T01:04:00Z"/>
  <w16cex:commentExtensible w16cex:durableId="5F0A9ACF" w16cex:dateUtc="2023-07-12T01:44:00Z"/>
  <w16cex:commentExtensible w16cex:durableId="21A24603" w16cex:dateUtc="2024-05-20T04:13:00Z"/>
  <w16cex:commentExtensible w16cex:durableId="017F8616" w16cex:dateUtc="2024-06-27T00:42:00Z"/>
  <w16cex:commentExtensible w16cex:durableId="3003CCDC" w16cex:dateUtc="2024-07-08T00:37:00Z"/>
  <w16cex:commentExtensible w16cex:durableId="25989D03" w16cex:dateUtc="2023-07-05T05:11:00Z"/>
  <w16cex:commentExtensible w16cex:durableId="5E978E4F" w16cex:dateUtc="2023-07-10T03:53:00Z"/>
  <w16cex:commentExtensible w16cex:durableId="0552B3C3" w16cex:dateUtc="2024-05-20T02:53:00Z"/>
  <w16cex:commentExtensible w16cex:durableId="255C1CDF" w16cex:dateUtc="2024-06-28T03:09:00Z"/>
  <w16cex:commentExtensible w16cex:durableId="3EF9D329" w16cex:dateUtc="2024-07-04T03:00:00Z"/>
  <w16cex:commentExtensible w16cex:durableId="72997ED2" w16cex:dateUtc="2023-07-06T06:25:00Z"/>
  <w16cex:commentExtensible w16cex:durableId="6E6570D6" w16cex:dateUtc="2023-07-10T03:56:00Z"/>
  <w16cex:commentExtensible w16cex:durableId="11DAF26F" w16cex:dateUtc="2023-07-10T05:48:00Z"/>
  <w16cex:commentExtensible w16cex:durableId="08CBD5B8" w16cex:dateUtc="2023-07-12T01:04:00Z"/>
  <w16cex:commentExtensible w16cex:durableId="4942383A" w16cex:dateUtc="2023-07-12T01:44:00Z"/>
  <w16cex:commentExtensible w16cex:durableId="0A34C06D" w16cex:dateUtc="2024-05-20T04:13:00Z"/>
  <w16cex:commentExtensible w16cex:durableId="6E1AAEEB" w16cex:dateUtc="2024-06-27T00:42:00Z"/>
  <w16cex:commentExtensible w16cex:durableId="7AFF60BE" w16cex:dateUtc="2024-07-08T00:37:00Z"/>
  <w16cex:commentExtensible w16cex:durableId="4BD2D4C9" w16cex:dateUtc="2024-06-28T03:27:00Z"/>
  <w16cex:commentExtensible w16cex:durableId="4E398FB7" w16cex:dateUtc="2024-07-08T00:38:00Z"/>
  <w16cex:commentExtensible w16cex:durableId="0DE1B455" w16cex:dateUtc="2023-07-05T02:30:00Z"/>
  <w16cex:commentExtensible w16cex:durableId="660E86EF" w16cex:dateUtc="2024-05-20T04:15:00Z"/>
  <w16cex:commentExtensible w16cex:durableId="70FB8101" w16cex:dateUtc="2024-06-28T03:27:00Z"/>
  <w16cex:commentExtensible w16cex:durableId="427C6864" w16cex:dateUtc="2024-07-08T00:38:00Z"/>
  <w16cex:commentExtensible w16cex:durableId="31A9D95E" w16cex:dateUtc="2023-07-05T02:30:00Z"/>
  <w16cex:commentExtensible w16cex:durableId="1026F0D1" w16cex:dateUtc="2024-05-20T04:15:00Z"/>
  <w16cex:commentExtensible w16cex:durableId="4AF2D977" w16cex:dateUtc="2023-07-05T05:11:00Z"/>
  <w16cex:commentExtensible w16cex:durableId="2A7975B7" w16cex:dateUtc="2023-07-10T03:53:00Z"/>
  <w16cex:commentExtensible w16cex:durableId="0A05A5B6" w16cex:dateUtc="2024-05-20T02:53:00Z"/>
  <w16cex:commentExtensible w16cex:durableId="2991A7F9" w16cex:dateUtc="2024-06-28T03:09:00Z"/>
  <w16cex:commentExtensible w16cex:durableId="13512D0B" w16cex:dateUtc="2024-07-04T03:00:00Z"/>
  <w16cex:commentExtensible w16cex:durableId="09403368" w16cex:dateUtc="2023-07-06T06:25:00Z"/>
  <w16cex:commentExtensible w16cex:durableId="6702FAB7" w16cex:dateUtc="2023-07-10T03:56:00Z"/>
  <w16cex:commentExtensible w16cex:durableId="3DC0E922" w16cex:dateUtc="2023-07-10T05:48:00Z"/>
  <w16cex:commentExtensible w16cex:durableId="3D59D838" w16cex:dateUtc="2023-07-12T01:04:00Z"/>
  <w16cex:commentExtensible w16cex:durableId="79EF2DC8" w16cex:dateUtc="2023-07-12T01:44:00Z"/>
  <w16cex:commentExtensible w16cex:durableId="7A2118DA" w16cex:dateUtc="2024-05-20T04:13:00Z"/>
  <w16cex:commentExtensible w16cex:durableId="315B2A8E" w16cex:dateUtc="2024-06-27T00:42:00Z"/>
  <w16cex:commentExtensible w16cex:durableId="333D28CB" w16cex:dateUtc="2024-07-08T00:37:00Z"/>
  <w16cex:commentExtensible w16cex:durableId="704797E0" w16cex:dateUtc="2024-06-28T03:22:00Z"/>
  <w16cex:commentExtensible w16cex:durableId="1C550786" w16cex:dateUtc="2024-07-04T03:34:00Z"/>
  <w16cex:commentExtensible w16cex:durableId="21AB3DE4" w16cex:dateUtc="2023-07-06T06:24:00Z"/>
  <w16cex:commentExtensible w16cex:durableId="50D11456" w16cex:dateUtc="2023-07-10T03:58:00Z"/>
  <w16cex:commentExtensible w16cex:durableId="273B2F56" w16cex:dateUtc="2023-09-19T01:47:00Z"/>
  <w16cex:commentExtensible w16cex:durableId="0D35E64C" w16cex:dateUtc="2023-07-05T05:11:00Z"/>
  <w16cex:commentExtensible w16cex:durableId="47163D0A" w16cex:dateUtc="2023-07-10T03:53:00Z"/>
  <w16cex:commentExtensible w16cex:durableId="2B7FF42C" w16cex:dateUtc="2024-05-20T02:53:00Z"/>
  <w16cex:commentExtensible w16cex:durableId="15BF2885" w16cex:dateUtc="2024-06-28T03:09:00Z"/>
  <w16cex:commentExtensible w16cex:durableId="7250E3F2" w16cex:dateUtc="2024-07-04T03:00:00Z"/>
  <w16cex:commentExtensible w16cex:durableId="140C15FE" w16cex:dateUtc="2023-07-06T06:25:00Z"/>
  <w16cex:commentExtensible w16cex:durableId="65C6A1AA" w16cex:dateUtc="2023-07-10T03:56:00Z"/>
  <w16cex:commentExtensible w16cex:durableId="01D45751" w16cex:dateUtc="2023-07-10T05:48:00Z"/>
  <w16cex:commentExtensible w16cex:durableId="5E98D0E4" w16cex:dateUtc="2023-07-12T01:04:00Z"/>
  <w16cex:commentExtensible w16cex:durableId="70E82119" w16cex:dateUtc="2023-07-12T01:44:00Z"/>
  <w16cex:commentExtensible w16cex:durableId="72F58F4B" w16cex:dateUtc="2024-05-20T04:13:00Z"/>
  <w16cex:commentExtensible w16cex:durableId="7B604BAD" w16cex:dateUtc="2024-06-27T00:42:00Z"/>
  <w16cex:commentExtensible w16cex:durableId="5D68EF3D" w16cex:dateUtc="2024-07-08T00:37:00Z"/>
  <w16cex:commentExtensible w16cex:durableId="6C12A53A" w16cex:dateUtc="2024-06-28T03:28:00Z"/>
  <w16cex:commentExtensible w16cex:durableId="0D9B6BC6" w16cex:dateUtc="2024-07-04T03:35:00Z"/>
  <w16cex:commentExtensible w16cex:durableId="6AA7FDD5" w16cex:dateUtc="2023-07-05T05:11:00Z"/>
  <w16cex:commentExtensible w16cex:durableId="6274B95A" w16cex:dateUtc="2023-07-10T03:53:00Z"/>
  <w16cex:commentExtensible w16cex:durableId="7E98178F" w16cex:dateUtc="2024-05-20T02:53:00Z"/>
  <w16cex:commentExtensible w16cex:durableId="54B66499" w16cex:dateUtc="2024-06-28T03:09:00Z"/>
  <w16cex:commentExtensible w16cex:durableId="5F9ECBBB" w16cex:dateUtc="2024-07-04T03:00:00Z"/>
  <w16cex:commentExtensible w16cex:durableId="5FC8C2FB" w16cex:dateUtc="2023-07-06T06:25:00Z"/>
  <w16cex:commentExtensible w16cex:durableId="2CE6F866" w16cex:dateUtc="2023-07-10T03:56:00Z"/>
  <w16cex:commentExtensible w16cex:durableId="19F09A8D" w16cex:dateUtc="2023-07-10T05:48:00Z"/>
  <w16cex:commentExtensible w16cex:durableId="0ACE52FC" w16cex:dateUtc="2023-07-12T01:04:00Z"/>
  <w16cex:commentExtensible w16cex:durableId="5CE030CF" w16cex:dateUtc="2023-07-12T01:44:00Z"/>
  <w16cex:commentExtensible w16cex:durableId="48E1356F" w16cex:dateUtc="2024-05-20T04:13:00Z"/>
  <w16cex:commentExtensible w16cex:durableId="73DCCF22" w16cex:dateUtc="2024-06-27T00:42:00Z"/>
  <w16cex:commentExtensible w16cex:durableId="26E81553" w16cex:dateUtc="2024-07-08T00:37:00Z"/>
  <w16cex:commentExtensible w16cex:durableId="7DFAEF3A" w16cex:dateUtc="2024-06-28T03:33:00Z"/>
  <w16cex:commentExtensible w16cex:durableId="32E5ADCC" w16cex:dateUtc="2024-07-04T03:38:00Z"/>
  <w16cex:commentExtensible w16cex:durableId="08EDC4AD" w16cex:dateUtc="2023-07-05T05:11:00Z"/>
  <w16cex:commentExtensible w16cex:durableId="7E6D4AEE" w16cex:dateUtc="2023-07-10T03:53:00Z"/>
  <w16cex:commentExtensible w16cex:durableId="7C75CF78" w16cex:dateUtc="2024-05-20T02:53:00Z"/>
  <w16cex:commentExtensible w16cex:durableId="484D9153" w16cex:dateUtc="2024-06-28T03:09:00Z"/>
  <w16cex:commentExtensible w16cex:durableId="03FF7E1D" w16cex:dateUtc="2024-07-04T03:00:00Z"/>
  <w16cex:commentExtensible w16cex:durableId="1C314BDF" w16cex:dateUtc="2023-07-06T06:25:00Z"/>
  <w16cex:commentExtensible w16cex:durableId="427310E0" w16cex:dateUtc="2023-07-10T03:56:00Z"/>
  <w16cex:commentExtensible w16cex:durableId="09A7369D" w16cex:dateUtc="2023-07-10T05:48:00Z"/>
  <w16cex:commentExtensible w16cex:durableId="24E94E2D" w16cex:dateUtc="2023-07-12T01:04:00Z"/>
  <w16cex:commentExtensible w16cex:durableId="4179D318" w16cex:dateUtc="2023-07-12T01:44:00Z"/>
  <w16cex:commentExtensible w16cex:durableId="21E01415" w16cex:dateUtc="2024-05-20T04:13:00Z"/>
  <w16cex:commentExtensible w16cex:durableId="205F7765" w16cex:dateUtc="2024-06-27T00:42:00Z"/>
  <w16cex:commentExtensible w16cex:durableId="2B68E3A9" w16cex:dateUtc="2024-07-08T00:37:00Z"/>
  <w16cex:commentExtensible w16cex:durableId="51EF6BA6" w16cex:dateUtc="2023-07-05T05:11:00Z"/>
  <w16cex:commentExtensible w16cex:durableId="19661CC8" w16cex:dateUtc="2023-07-10T03:59:00Z"/>
  <w16cex:commentExtensible w16cex:durableId="5D918F5A" w16cex:dateUtc="2024-06-04T06:45:00Z"/>
  <w16cex:commentExtensible w16cex:durableId="3C5CCF56" w16cex:dateUtc="2024-06-27T00:49:00Z"/>
  <w16cex:commentExtensible w16cex:durableId="59DE8C42" w16cex:dateUtc="2024-07-08T00:38:00Z"/>
  <w16cex:commentExtensible w16cex:durableId="5280D148" w16cex:dateUtc="2024-06-28T03:56:00Z"/>
  <w16cex:commentExtensible w16cex:durableId="0A5151AB" w16cex:dateUtc="2024-07-08T00:38:00Z"/>
  <w16cex:commentExtensible w16cex:durableId="2D7DD90B" w16cex:dateUtc="2024-06-27T01:17:00Z"/>
  <w16cex:commentExtensible w16cex:durableId="163B50B3" w16cex:dateUtc="2024-07-08T00:39:00Z"/>
  <w16cex:commentExtensible w16cex:durableId="184478B1" w16cex:dateUtc="2024-06-28T03:37:00Z"/>
  <w16cex:commentExtensible w16cex:durableId="4397B9D3" w16cex:dateUtc="2024-07-04T03:40:00Z"/>
  <w16cex:commentExtensible w16cex:durableId="57CACFE1" w16cex:dateUtc="2024-06-27T01:17:00Z"/>
  <w16cex:commentExtensible w16cex:durableId="2F9A8CE3" w16cex:dateUtc="2024-07-08T00:39:00Z"/>
  <w16cex:commentExtensible w16cex:durableId="0AF32D17" w16cex:dateUtc="2024-05-09T05:10:00Z"/>
  <w16cex:commentExtensible w16cex:durableId="27A352E4" w16cex:dateUtc="2024-05-21T23:53:00Z"/>
  <w16cex:commentExtensible w16cex:durableId="4A64BC17" w16cex:dateUtc="2024-06-27T00:50:00Z"/>
  <w16cex:commentExtensible w16cex:durableId="7C472A3E" w16cex:dateUtc="2024-07-08T00:39:00Z"/>
  <w16cex:commentExtensible w16cex:durableId="71A0D5CA" w16cex:dateUtc="2024-06-28T03:41:00Z"/>
  <w16cex:commentExtensible w16cex:durableId="6739F650" w16cex:dateUtc="2024-07-04T03:41:00Z"/>
  <w16cex:commentExtensible w16cex:durableId="378ADD23" w16cex:dateUtc="2023-07-06T06:13:00Z"/>
  <w16cex:commentExtensible w16cex:durableId="28568DC4" w16cex:dateUtc="2023-07-10T04:01:00Z"/>
  <w16cex:commentExtensible w16cex:durableId="510033C1" w16cex:dateUtc="2024-06-28T03:41:00Z"/>
  <w16cex:commentExtensible w16cex:durableId="37E8B8A4" w16cex:dateUtc="2024-07-04T03:41:00Z"/>
  <w16cex:commentExtensible w16cex:durableId="4EB072FE" w16cex:dateUtc="2023-07-06T06:13:00Z"/>
  <w16cex:commentExtensible w16cex:durableId="10D939B9" w16cex:dateUtc="2023-07-10T04:01:00Z"/>
  <w16cex:commentExtensible w16cex:durableId="55148802" w16cex:dateUtc="2024-06-27T00:50:00Z"/>
  <w16cex:commentExtensible w16cex:durableId="4C518F16" w16cex:dateUtc="2024-07-08T00:39:00Z"/>
  <w16cex:commentExtensible w16cex:durableId="699126B8" w16cex:dateUtc="2024-06-28T03:41:00Z"/>
  <w16cex:commentExtensible w16cex:durableId="073E4E7B" w16cex:dateUtc="2024-07-04T03:41:00Z"/>
  <w16cex:commentExtensible w16cex:durableId="32255A05" w16cex:dateUtc="2023-07-06T06:13:00Z"/>
  <w16cex:commentExtensible w16cex:durableId="262C0B1F" w16cex:dateUtc="2023-07-10T04:01:00Z"/>
  <w16cex:commentExtensible w16cex:durableId="147A9E81" w16cex:dateUtc="2024-06-17T06:28:00Z"/>
  <w16cex:commentExtensible w16cex:durableId="3CF20212" w16cex:dateUtc="2024-06-20T02:18:00Z"/>
  <w16cex:commentExtensible w16cex:durableId="41D82DF7" w16cex:dateUtc="2024-06-07T02:17:00Z"/>
  <w16cex:commentExtensible w16cex:durableId="4770DC55" w16cex:dateUtc="2024-06-20T02:20:00Z"/>
  <w16cex:commentExtensible w16cex:durableId="22EE0E60" w16cex:dateUtc="2024-07-01T00:54:00Z"/>
  <w16cex:commentExtensible w16cex:durableId="519DBB7E" w16cex:dateUtc="2024-06-28T03:58:00Z"/>
  <w16cex:commentExtensible w16cex:durableId="54A57E0C" w16cex:dateUtc="2024-07-04T03:43:00Z"/>
  <w16cex:commentExtensible w16cex:durableId="5BB9F03A" w16cex:dateUtc="2024-06-17T06:40:00Z"/>
  <w16cex:commentExtensible w16cex:durableId="72D59BB4" w16cex:dateUtc="2024-06-20T02:28:00Z"/>
  <w16cex:commentExtensible w16cex:durableId="6388BE5C" w16cex:dateUtc="2024-06-28T04:00:00Z"/>
  <w16cex:commentExtensible w16cex:durableId="482FD45C" w16cex:dateUtc="2024-07-04T03:43:00Z"/>
  <w16cex:commentExtensible w16cex:durableId="00CBC4B8" w16cex:dateUtc="2024-06-07T02:18:00Z"/>
  <w16cex:commentExtensible w16cex:durableId="77893D32" w16cex:dateUtc="2024-06-20T02:29:00Z"/>
  <w16cex:commentExtensible w16cex:durableId="3A6EC57B" w16cex:dateUtc="2024-07-01T00:58:00Z"/>
  <w16cex:commentExtensible w16cex:durableId="79618268" w16cex:dateUtc="2024-06-28T04:34:00Z"/>
  <w16cex:commentExtensible w16cex:durableId="0858C608" w16cex:dateUtc="2024-07-04T03:46:00Z"/>
  <w16cex:commentExtensible w16cex:durableId="5323753B" w16cex:dateUtc="2024-06-27T05:27:00Z"/>
  <w16cex:commentExtensible w16cex:durableId="04973D6C" w16cex:dateUtc="2024-07-02T02:25:00Z"/>
  <w16cex:commentExtensible w16cex:durableId="7446C73E" w16cex:dateUtc="2024-05-09T05:12:00Z"/>
  <w16cex:commentExtensible w16cex:durableId="23CF9DC8" w16cex:dateUtc="2024-05-09T05:12:00Z"/>
  <w16cex:commentExtensible w16cex:durableId="6E142D5D" w16cex:dateUtc="2024-05-20T00:08:00Z"/>
  <w16cex:commentExtensible w16cex:durableId="554E6296" w16cex:dateUtc="2024-05-22T06:20:00Z"/>
  <w16cex:commentExtensible w16cex:durableId="494EF686" w16cex:dateUtc="2024-05-22T06:55:00Z"/>
  <w16cex:commentExtensible w16cex:durableId="23E967EE" w16cex:dateUtc="2024-06-27T05:43:00Z"/>
  <w16cex:commentExtensible w16cex:durableId="7404198C" w16cex:dateUtc="2024-07-04T03:52:00Z"/>
  <w16cex:commentExtensible w16cex:durableId="0A605BB4" w16cex:dateUtc="2023-07-10T02:48:00Z"/>
  <w16cex:commentExtensible w16cex:durableId="39C954BB" w16cex:dateUtc="2023-07-10T04:13:00Z"/>
  <w16cex:commentExtensible w16cex:durableId="6893C5A6" w16cex:dateUtc="2024-05-20T04:29:00Z"/>
  <w16cex:commentExtensible w16cex:durableId="0F320FBD" w16cex:dateUtc="2024-06-17T06:30:00Z"/>
  <w16cex:commentExtensible w16cex:durableId="363D4055" w16cex:dateUtc="2024-06-20T02:29:00Z"/>
  <w16cex:commentExtensible w16cex:durableId="010D539D" w16cex:dateUtc="2024-06-07T02:19:00Z"/>
  <w16cex:commentExtensible w16cex:durableId="1FC12D75" w16cex:dateUtc="2024-06-20T02:30:00Z"/>
  <w16cex:commentExtensible w16cex:durableId="424B0F5D" w16cex:dateUtc="2024-07-01T00:59:00Z"/>
  <w16cex:commentExtensible w16cex:durableId="65CCEB41" w16cex:dateUtc="2024-05-13T04:20:00Z">
    <w16cex:extLst>
      <w16:ext w16:uri="{CE6994B0-6A32-4C9F-8C6B-6E91EDA988CE}">
        <cr:reactions xmlns:cr="http://schemas.microsoft.com/office/comments/2020/reactions">
          <cr:reaction reactionType="1">
            <cr:reactionInfo dateUtc="2024-05-13T04:39:14Z">
              <cr:user userId="S::Kester.Rozario@hollard.com.au::ceb68097-5c95-4251-9d2d-91fc292d0be2" userProvider="AD" userName="Kester Rozario"/>
            </cr:reactionInfo>
          </cr:reaction>
        </cr:reactions>
      </w16:ext>
    </w16cex:extLst>
  </w16cex:commentExtensible>
  <w16cex:commentExtensible w16cex:durableId="78ED8247" w16cex:dateUtc="2024-05-13T04:39:00Z"/>
  <w16cex:commentExtensible w16cex:durableId="137C6C3F" w16cex:dateUtc="2024-06-27T06:53:00Z"/>
  <w16cex:commentExtensible w16cex:durableId="081FCFB3" w16cex:dateUtc="2024-07-04T03:53:00Z"/>
  <w16cex:commentExtensible w16cex:durableId="49A3183A" w16cex:dateUtc="2024-07-09T00:30:00Z"/>
  <w16cex:commentExtensible w16cex:durableId="04BCB522" w16cex:dateUtc="2024-06-27T06:54:00Z"/>
  <w16cex:commentExtensible w16cex:durableId="49058F84" w16cex:dateUtc="2024-07-04T03:53:00Z"/>
  <w16cex:commentExtensible w16cex:durableId="65BA8E55" w16cex:dateUtc="2024-07-09T00:30:00Z"/>
  <w16cex:commentExtensible w16cex:durableId="25701631" w16cex:dateUtc="2024-06-17T06:31:00Z"/>
  <w16cex:commentExtensible w16cex:durableId="366C6445" w16cex:dateUtc="2024-06-20T02:30:00Z"/>
  <w16cex:commentExtensible w16cex:durableId="225E6ECF" w16cex:dateUtc="2024-06-17T00:24:00Z"/>
  <w16cex:commentExtensible w16cex:durableId="5059C410" w16cex:dateUtc="2024-06-20T02:31:00Z"/>
  <w16cex:commentExtensible w16cex:durableId="37F53DF6" w16cex:dateUtc="2024-06-23T04:37:00Z"/>
  <w16cex:commentExtensible w16cex:durableId="5BDA14C1" w16cex:dateUtc="2024-06-27T07:00:00Z"/>
  <w16cex:commentExtensible w16cex:durableId="4EF7265E" w16cex:dateUtc="2024-07-04T04:03:00Z"/>
  <w16cex:commentExtensible w16cex:durableId="12254A59" w16cex:dateUtc="2024-07-09T00:51:00Z"/>
  <w16cex:commentExtensible w16cex:durableId="73C79C87" w16cex:dateUtc="2024-05-20T01:52:00Z"/>
  <w16cex:commentExtensible w16cex:durableId="39BB507E" w16cex:dateUtc="2024-05-22T06:36:00Z"/>
  <w16cex:commentExtensible w16cex:durableId="4AD0617D" w16cex:dateUtc="2024-06-17T06:33:00Z"/>
  <w16cex:commentExtensible w16cex:durableId="331832E9" w16cex:dateUtc="2024-06-20T02:32:00Z"/>
  <w16cex:commentExtensible w16cex:durableId="16538579" w16cex:dateUtc="2024-06-27T07:02:00Z"/>
  <w16cex:commentExtensible w16cex:durableId="54929ADA" w16cex:dateUtc="2024-06-07T02:23:00Z"/>
  <w16cex:commentExtensible w16cex:durableId="6C9AAE94" w16cex:dateUtc="2024-06-20T02:36:00Z"/>
  <w16cex:commentExtensible w16cex:durableId="48F4B63B" w16cex:dateUtc="2024-07-01T00:59:00Z"/>
  <w16cex:commentExtensible w16cex:durableId="43D899D4" w16cex:dateUtc="2024-06-07T02:23:00Z"/>
  <w16cex:commentExtensible w16cex:durableId="51110626" w16cex:dateUtc="2024-06-20T02:37:00Z"/>
  <w16cex:commentExtensible w16cex:durableId="0645440A" w16cex:dateUtc="2024-07-01T01:00:00Z"/>
  <w16cex:commentExtensible w16cex:durableId="6CD2D1A3" w16cex:dateUtc="2024-06-17T06:32:00Z"/>
  <w16cex:commentExtensible w16cex:durableId="11302A1C" w16cex:dateUtc="2024-06-20T02:37:00Z"/>
  <w16cex:commentExtensible w16cex:durableId="62E3116E" w16cex:dateUtc="2024-06-07T02:24:00Z"/>
  <w16cex:commentExtensible w16cex:durableId="7B82F6F8" w16cex:dateUtc="2024-06-20T02:38:00Z"/>
  <w16cex:commentExtensible w16cex:durableId="24338368" w16cex:dateUtc="2024-07-01T01:00:00Z"/>
  <w16cex:commentExtensible w16cex:durableId="7FC58ECD" w16cex:dateUtc="2024-07-04T04:34:00Z"/>
  <w16cex:commentExtensible w16cex:durableId="6F78D56B" w16cex:dateUtc="2024-06-27T05:03:00Z"/>
  <w16cex:commentExtensible w16cex:durableId="423DE337" w16cex:dateUtc="2024-07-04T05:03:00Z"/>
  <w16cex:commentExtensible w16cex:durableId="4343FE04" w16cex:dateUtc="2024-06-17T06:37:00Z"/>
  <w16cex:commentExtensible w16cex:durableId="4AA2CDFB" w16cex:dateUtc="2024-06-20T02:39:00Z"/>
  <w16cex:commentExtensible w16cex:durableId="27FDD823" w16cex:dateUtc="2024-06-17T06:37:00Z"/>
  <w16cex:commentExtensible w16cex:durableId="7A23F912" w16cex:dateUtc="2024-06-20T02:40:00Z"/>
  <w16cex:commentExtensible w16cex:durableId="15A257B9" w16cex:dateUtc="2024-06-17T06:38:00Z"/>
  <w16cex:commentExtensible w16cex:durableId="3628CF15" w16cex:dateUtc="2024-06-20T02:40:00Z"/>
  <w16cex:commentExtensible w16cex:durableId="7B2DA657" w16cex:dateUtc="2024-06-17T06:40:00Z"/>
  <w16cex:commentExtensible w16cex:durableId="1E6E8BE2" w16cex:dateUtc="2024-06-20T02:57:00Z"/>
  <w16cex:commentExtensible w16cex:durableId="75814B3A" w16cex:dateUtc="2024-05-13T04:47:00Z"/>
  <w16cex:commentExtensible w16cex:durableId="3CB4347B" w16cex:dateUtc="2024-06-18T23:59:00Z"/>
  <w16cex:commentExtensible w16cex:durableId="0E750BD2" w16cex:dateUtc="2024-06-24T05:49:00Z"/>
  <w16cex:commentExtensible w16cex:durableId="4D970D37" w16cex:dateUtc="2024-05-13T04:54:00Z"/>
  <w16cex:commentExtensible w16cex:durableId="462A3029" w16cex:dateUtc="2024-05-20T04:29:00Z"/>
  <w16cex:commentExtensible w16cex:durableId="3CD64374" w16cex:dateUtc="2024-06-17T00:25:00Z"/>
  <w16cex:commentExtensible w16cex:durableId="1E66082E" w16cex:dateUtc="2024-06-20T03:41:00Z"/>
  <w16cex:commentExtensible w16cex:durableId="03615645" w16cex:dateUtc="2024-06-27T04:47:00Z"/>
  <w16cex:commentExtensible w16cex:durableId="1DB466DB" w16cex:dateUtc="2024-07-04T04:53:00Z"/>
  <w16cex:commentExtensible w16cex:durableId="4AAB0A42" w16cex:dateUtc="2024-06-27T04:49:00Z"/>
  <w16cex:commentExtensible w16cex:durableId="2C469949" w16cex:dateUtc="2024-07-04T05:03:00Z"/>
  <w16cex:commentExtensible w16cex:durableId="69EF886F" w16cex:dateUtc="2023-07-17T03:44:00Z"/>
  <w16cex:commentExtensible w16cex:durableId="26D15BF2" w16cex:dateUtc="2023-10-17T04:11:00Z"/>
  <w16cex:commentExtensible w16cex:durableId="391EE749" w16cex:dateUtc="2023-07-17T03:45:00Z"/>
  <w16cex:commentExtensible w16cex:durableId="72D4E422" w16cex:dateUtc="2023-10-17T04:16:00Z"/>
  <w16cex:commentExtensible w16cex:durableId="319A3C2D" w16cex:dateUtc="2023-07-17T03:45:00Z"/>
  <w16cex:commentExtensible w16cex:durableId="03123B36" w16cex:dateUtc="2023-10-17T04:16:00Z"/>
  <w16cex:commentExtensible w16cex:durableId="5126575B" w16cex:dateUtc="2023-07-17T03:47:00Z"/>
  <w16cex:commentExtensible w16cex:durableId="2F0C0207" w16cex:dateUtc="2023-08-14T02:00:00Z"/>
  <w16cex:commentExtensible w16cex:durableId="603231E1" w16cex:dateUtc="2024-06-27T04:50:00Z"/>
  <w16cex:commentExtensible w16cex:durableId="51DAA2B5" w16cex:dateUtc="2024-07-04T05:04:00Z"/>
  <w16cex:commentExtensible w16cex:durableId="346A500F" w16cex:dateUtc="2024-06-27T04:43:00Z"/>
  <w16cex:commentExtensible w16cex:durableId="49F280ED" w16cex:dateUtc="2024-07-02T02:46:00Z"/>
  <w16cex:commentExtensible w16cex:durableId="7924C6AE" w16cex:dateUtc="2024-07-08T00:13:00Z"/>
  <w16cex:commentExtensible w16cex:durableId="4C5D10CD" w16cex:dateUtc="2024-06-27T04:43:00Z"/>
  <w16cex:commentExtensible w16cex:durableId="454FF83B" w16cex:dateUtc="2024-07-02T02:46:00Z"/>
  <w16cex:commentExtensible w16cex:durableId="448BC715" w16cex:dateUtc="2024-07-08T00:13:00Z"/>
  <w16cex:commentExtensible w16cex:durableId="13859A92" w16cex:dateUtc="2024-06-17T00:25:00Z"/>
  <w16cex:commentExtensible w16cex:durableId="38235192" w16cex:dateUtc="2024-06-20T03:42:00Z"/>
  <w16cex:commentExtensible w16cex:durableId="253D7542" w16cex:dateUtc="2024-06-27T02:46:00Z"/>
  <w16cex:commentExtensible w16cex:durableId="411B35BC" w16cex:dateUtc="2024-07-04T05:13:00Z"/>
  <w16cex:commentExtensible w16cex:durableId="560E7FE6" w16cex:dateUtc="2024-06-27T02:51:00Z"/>
  <w16cex:commentExtensible w16cex:durableId="2BE671A5" w16cex:dateUtc="2024-07-04T05:13:00Z"/>
  <w16cex:commentExtensible w16cex:durableId="3E570D54" w16cex:dateUtc="2024-06-07T02:26:00Z"/>
  <w16cex:commentExtensible w16cex:durableId="7BD960A0" w16cex:dateUtc="2024-06-20T03:42:00Z"/>
  <w16cex:commentExtensible w16cex:durableId="74EBD380" w16cex:dateUtc="2024-07-01T01:01:00Z"/>
  <w16cex:commentExtensible w16cex:durableId="1551931A" w16cex:dateUtc="2024-06-07T02:26:00Z"/>
  <w16cex:commentExtensible w16cex:durableId="3D366F78" w16cex:dateUtc="2024-06-20T03:42:00Z"/>
  <w16cex:commentExtensible w16cex:durableId="522FA686" w16cex:dateUtc="2024-07-01T01:01:00Z"/>
  <w16cex:commentExtensible w16cex:durableId="6DB7D893" w16cex:dateUtc="2024-05-13T04:50:00Z"/>
  <w16cex:commentExtensible w16cex:durableId="53358C9B" w16cex:dateUtc="2024-05-22T06:48:00Z"/>
  <w16cex:commentExtensible w16cex:durableId="38994B82" w16cex:dateUtc="2024-05-13T04:52:00Z"/>
  <w16cex:commentExtensible w16cex:durableId="4D621F69" w16cex:dateUtc="2024-05-22T00:18:00Z"/>
  <w16cex:commentExtensible w16cex:durableId="59357FDD" w16cex:dateUtc="2024-05-13T04:59:00Z"/>
  <w16cex:commentExtensible w16cex:durableId="51FB9F5A" w16cex:dateUtc="2024-05-13T05:08:00Z"/>
  <w16cex:commentExtensible w16cex:durableId="01D5CA9D" w16cex:dateUtc="2024-05-22T00:01:00Z"/>
  <w16cex:commentExtensible w16cex:durableId="1F0C392B" w16cex:dateUtc="2024-06-07T02:29:00Z"/>
  <w16cex:commentExtensible w16cex:durableId="7592CA68" w16cex:dateUtc="2024-06-20T03:45:00Z"/>
  <w16cex:commentExtensible w16cex:durableId="758B0EB3" w16cex:dateUtc="2024-07-01T01:04:00Z"/>
  <w16cex:commentExtensible w16cex:durableId="2A0A6421" w16cex:dateUtc="2024-05-09T05:17:00Z"/>
  <w16cex:commentExtensible w16cex:durableId="2AEFBF35" w16cex:dateUtc="2024-05-20T04:35:00Z"/>
  <w16cex:commentExtensible w16cex:durableId="16B2BB63" w16cex:dateUtc="2024-05-09T05:20:00Z"/>
  <w16cex:commentExtensible w16cex:durableId="2C80EA86" w16cex:dateUtc="2024-05-22T06:50:00Z"/>
  <w16cex:commentExtensible w16cex:durableId="08D528BC" w16cex:dateUtc="2024-06-27T01:37:00Z"/>
  <w16cex:commentExtensible w16cex:durableId="2945601C" w16cex:dateUtc="2024-07-04T05:15:00Z"/>
  <w16cex:commentExtensible w16cex:durableId="43D5BB3F" w16cex:dateUtc="2024-06-27T01:37:00Z"/>
  <w16cex:commentExtensible w16cex:durableId="446BDF71" w16cex:dateUtc="2024-07-04T05:18:00Z"/>
  <w16cex:commentExtensible w16cex:durableId="3C10D393" w16cex:dateUtc="2024-06-27T01:35:00Z"/>
  <w16cex:commentExtensible w16cex:durableId="5943142F" w16cex:dateUtc="2024-07-04T05:18:00Z"/>
  <w16cex:commentExtensible w16cex:durableId="68F6E535" w16cex:dateUtc="2024-06-27T01:36:00Z"/>
  <w16cex:commentExtensible w16cex:durableId="4E464262" w16cex:dateUtc="2024-07-04T05:19:00Z"/>
  <w16cex:commentExtensible w16cex:durableId="390722A6" w16cex:dateUtc="2023-07-11T03:22:00Z"/>
  <w16cex:commentExtensible w16cex:durableId="6114CB71" w16cex:dateUtc="2023-12-07T01:27:00Z"/>
  <w16cex:commentExtensible w16cex:durableId="760FB57F" w16cex:dateUtc="2024-06-07T02:31:00Z"/>
  <w16cex:commentExtensible w16cex:durableId="24F44BB3" w16cex:dateUtc="2024-06-20T03:49:00Z"/>
  <w16cex:commentExtensible w16cex:durableId="2EE0332F" w16cex:dateUtc="2024-07-01T01:04:00Z"/>
  <w16cex:commentExtensible w16cex:durableId="1CCBC3DF" w16cex:dateUtc="2023-07-11T03:22:00Z"/>
  <w16cex:commentExtensible w16cex:durableId="1073F28B" w16cex:dateUtc="2024-05-20T00:27:00Z"/>
  <w16cex:commentExtensible w16cex:durableId="01F14012" w16cex:dateUtc="2024-06-26T01:01:00Z"/>
  <w16cex:commentExtensible w16cex:durableId="7148370A" w16cex:dateUtc="2024-07-04T05:19:00Z"/>
  <w16cex:commentExtensible w16cex:durableId="068CA9B2" w16cex:dateUtc="2024-05-09T05:29:00Z"/>
  <w16cex:commentExtensible w16cex:durableId="5E5952B2" w16cex:dateUtc="2024-05-22T00:19:00Z"/>
  <w16cex:commentExtensible w16cex:durableId="43F81731" w16cex:dateUtc="2024-06-27T02:56:00Z"/>
  <w16cex:commentExtensible w16cex:durableId="3757820F" w16cex:dateUtc="2024-07-04T05:43:00Z"/>
  <w16cex:commentExtensible w16cex:durableId="13100B27" w16cex:dateUtc="2024-06-27T05:57:00Z"/>
  <w16cex:commentExtensible w16cex:durableId="0876EA7F" w16cex:dateUtc="2024-07-04T05:44:00Z"/>
  <w16cex:commentExtensible w16cex:durableId="7FCEFD06" w16cex:dateUtc="2024-06-13T05:38:00Z"/>
  <w16cex:commentExtensible w16cex:durableId="083C22CB" w16cex:dateUtc="2024-06-20T03:50:00Z"/>
  <w16cex:commentExtensible w16cex:durableId="753A44C1" w16cex:dateUtc="2024-07-01T01:05:00Z"/>
  <w16cex:commentExtensible w16cex:durableId="132FFF17" w16cex:dateUtc="2024-07-04T05:45:00Z"/>
  <w16cex:commentExtensible w16cex:durableId="49C43D09" w16cex:dateUtc="2024-06-07T04:11:00Z"/>
  <w16cex:commentExtensible w16cex:durableId="6BEFAC80" w16cex:dateUtc="2024-06-20T03:54:00Z"/>
  <w16cex:commentExtensible w16cex:durableId="3C8F683A" w16cex:dateUtc="2024-07-01T01:05:00Z"/>
  <w16cex:commentExtensible w16cex:durableId="2899053B" w16cex:dateUtc="2024-06-07T06:01:00Z"/>
  <w16cex:commentExtensible w16cex:durableId="4C08944C" w16cex:dateUtc="2024-06-20T03:56:00Z"/>
  <w16cex:commentExtensible w16cex:durableId="78095980" w16cex:dateUtc="2024-07-01T01:32:00Z"/>
  <w16cex:commentExtensible w16cex:durableId="2BF75DF3" w16cex:dateUtc="2024-07-04T06:54:00Z"/>
  <w16cex:commentExtensible w16cex:durableId="74249758" w16cex:dateUtc="2023-07-06T06:41:00Z"/>
  <w16cex:commentExtensible w16cex:durableId="2852A57A" w16cex:dateUtc="2023-07-07T04:53:00Z"/>
  <w16cex:commentExtensible w16cex:durableId="3B0D90A5" w16cex:dateUtc="2024-05-20T04:41:00Z"/>
  <w16cex:commentExtensible w16cex:durableId="62520B62" w16cex:dateUtc="2023-07-06T06:43:00Z"/>
  <w16cex:commentExtensible w16cex:durableId="41454C2A" w16cex:dateUtc="2024-05-20T04:43:00Z"/>
  <w16cex:commentExtensible w16cex:durableId="42E0BFA7" w16cex:dateUtc="2023-07-06T06:43:00Z"/>
  <w16cex:commentExtensible w16cex:durableId="434090CF" w16cex:dateUtc="2024-05-20T04:43:00Z"/>
  <w16cex:commentExtensible w16cex:durableId="42C313C1" w16cex:dateUtc="2023-07-06T06:44:00Z"/>
  <w16cex:commentExtensible w16cex:durableId="6D3BFF62" w16cex:dateUtc="2024-05-20T04:44:00Z"/>
  <w16cex:commentExtensible w16cex:durableId="5F49C4F3" w16cex:dateUtc="2023-07-06T06:45:00Z"/>
  <w16cex:commentExtensible w16cex:durableId="5B39F5BD" w16cex:dateUtc="2024-05-20T04:45:00Z"/>
  <w16cex:commentExtensible w16cex:durableId="6B6F114E" w16cex:dateUtc="2024-07-01T01:33:00Z"/>
  <w16cex:commentExtensible w16cex:durableId="76E915A9" w16cex:dateUtc="2024-07-04T06:54:00Z"/>
  <w16cex:commentExtensible w16cex:durableId="76C330E0" w16cex:dateUtc="2024-05-14T02:20:00Z"/>
  <w16cex:commentExtensible w16cex:durableId="3BCD0ABE" w16cex:dateUtc="2024-06-17T04:16:00Z"/>
  <w16cex:commentExtensible w16cex:durableId="6A1419E2" w16cex:dateUtc="2024-07-04T05:57:00Z"/>
  <w16cex:commentExtensible w16cex:durableId="6121972E" w16cex:dateUtc="2024-07-04T06:41:00Z"/>
  <w16cex:commentExtensible w16cex:durableId="23A11A7F" w16cex:dateUtc="2024-07-08T03:18:00Z"/>
  <w16cex:commentExtensible w16cex:durableId="488B4560" w16cex:dateUtc="2024-06-13T04:15:00Z"/>
  <w16cex:commentExtensible w16cex:durableId="6510B220" w16cex:dateUtc="2024-06-20T04:01:00Z"/>
  <w16cex:commentExtensible w16cex:durableId="0E5B867F" w16cex:dateUtc="2024-06-28T06:24:00Z"/>
  <w16cex:commentExtensible w16cex:durableId="079127E7" w16cex:dateUtc="2024-07-04T05:59:00Z"/>
  <w16cex:commentExtensible w16cex:durableId="50DB9633" w16cex:dateUtc="2024-05-08T04:39:00Z"/>
  <w16cex:commentExtensible w16cex:durableId="1F3029DE" w16cex:dateUtc="2024-06-13T05:40:00Z"/>
  <w16cex:commentExtensible w16cex:durableId="70C2DEC8" w16cex:dateUtc="2024-06-20T04:02:00Z"/>
  <w16cex:commentExtensible w16cex:durableId="087C3F80" w16cex:dateUtc="2024-05-08T04:43:00Z"/>
  <w16cex:commentExtensible w16cex:durableId="598BA0B7" w16cex:dateUtc="2024-05-21T23:55:00Z"/>
  <w16cex:commentExtensible w16cex:durableId="67697068" w16cex:dateUtc="2024-06-13T05:41:00Z"/>
  <w16cex:commentExtensible w16cex:durableId="5457B316" w16cex:dateUtc="2024-06-17T03:56:00Z"/>
  <w16cex:commentExtensible w16cex:durableId="57761284" w16cex:dateUtc="2024-06-20T04:06:00Z"/>
  <w16cex:commentExtensible w16cex:durableId="0DDFDC06" w16cex:dateUtc="2024-06-23T04:48:00Z"/>
  <w16cex:commentExtensible w16cex:durableId="714FF8E5" w16cex:dateUtc="2024-07-03T02:16:00Z"/>
  <w16cex:commentExtensible w16cex:durableId="29952451" w16cex:dateUtc="2024-07-04T06:04:00Z"/>
  <w16cex:commentExtensible w16cex:durableId="3ED581EE" w16cex:dateUtc="2024-06-13T05:42:00Z"/>
  <w16cex:commentExtensible w16cex:durableId="045C52B9" w16cex:dateUtc="2024-06-20T04:03:00Z"/>
  <w16cex:commentExtensible w16cex:durableId="4F93765F" w16cex:dateUtc="2024-06-04T06:44:00Z"/>
  <w16cex:commentExtensible w16cex:durableId="7E137CD9" w16cex:dateUtc="2024-06-20T04:11:00Z"/>
  <w16cex:commentExtensible w16cex:durableId="3B024F30" w16cex:dateUtc="2024-06-23T04:52:00Z"/>
  <w16cex:commentExtensible w16cex:durableId="6697B6BA" w16cex:dateUtc="2024-06-07T05:47:00Z">
    <w16cex:extLst>
      <w16:ext w16:uri="{CE6994B0-6A32-4C9F-8C6B-6E91EDA988CE}">
        <cr:reactions xmlns:cr="http://schemas.microsoft.com/office/comments/2020/reactions">
          <cr:reaction reactionType="1">
            <cr:reactionInfo dateUtc="2024-07-01T06:52:52Z">
              <cr:user userId="S::bianca.tautz@hollard.com.au::35251636-b51d-48c1-855e-7fa784419e69" userProvider="AD" userName="Bianca Tautz"/>
            </cr:reactionInfo>
          </cr:reaction>
        </cr:reactions>
      </w16:ext>
    </w16cex:extLst>
  </w16cex:commentExtensible>
  <w16cex:commentExtensible w16cex:durableId="2262AE88" w16cex:dateUtc="2024-06-20T04:28:00Z"/>
  <w16cex:commentExtensible w16cex:durableId="571D7D53" w16cex:dateUtc="2024-05-08T05:01:00Z"/>
  <w16cex:commentExtensible w16cex:durableId="512AF2C6" w16cex:dateUtc="2024-05-28T07:00:00Z"/>
  <w16cex:commentExtensible w16cex:durableId="10DE43A9" w16cex:dateUtc="2024-07-02T23:30:00Z"/>
  <w16cex:commentExtensible w16cex:durableId="6FE2C6B0" w16cex:dateUtc="2024-07-04T06:10:00Z"/>
  <w16cex:commentExtensible w16cex:durableId="647722BD" w16cex:dateUtc="2024-06-07T04:14:00Z"/>
  <w16cex:commentExtensible w16cex:durableId="5617EDE9" w16cex:dateUtc="2024-06-20T04:28:00Z"/>
  <w16cex:commentExtensible w16cex:durableId="40D103F1" w16cex:dateUtc="2024-07-01T01:08:00Z"/>
  <w16cex:commentExtensible w16cex:durableId="40612A3D" w16cex:dateUtc="2024-06-12T01:24:00Z"/>
  <w16cex:commentExtensible w16cex:durableId="3EA2521D" w16cex:dateUtc="2024-06-20T04:29:00Z"/>
  <w16cex:commentExtensible w16cex:durableId="25E918D1" w16cex:dateUtc="2024-05-08T05:01:00Z"/>
  <w16cex:commentExtensible w16cex:durableId="30B86616" w16cex:dateUtc="2024-05-28T07:01:00Z"/>
  <w16cex:commentExtensible w16cex:durableId="38C4CCAA" w16cex:dateUtc="2024-06-28T00:32:00Z"/>
  <w16cex:commentExtensible w16cex:durableId="37171474" w16cex:dateUtc="2024-07-03T05:18:00Z"/>
  <w16cex:commentExtensible w16cex:durableId="18B82194" w16cex:dateUtc="2024-07-08T01:07:00Z"/>
  <w16cex:commentExtensible w16cex:durableId="05943698" w16cex:dateUtc="2024-06-13T05:44:00Z"/>
  <w16cex:commentExtensible w16cex:durableId="11877699" w16cex:dateUtc="2024-06-20T04:33:00Z"/>
  <w16cex:commentExtensible w16cex:durableId="51616814" w16cex:dateUtc="2024-05-23T02:54:00Z"/>
  <w16cex:commentExtensible w16cex:durableId="6C0238F0" w16cex:dateUtc="2024-05-08T05:18:00Z"/>
  <w16cex:commentExtensible w16cex:durableId="68A9B5C0" w16cex:dateUtc="2024-05-13T08:44:00Z"/>
  <w16cex:commentExtensible w16cex:durableId="4C4E168F" w16cex:dateUtc="2024-05-08T05:10:00Z"/>
  <w16cex:commentExtensible w16cex:durableId="45EEF1F1" w16cex:dateUtc="2024-06-17T05:09:00Z"/>
  <w16cex:commentExtensible w16cex:durableId="735E7B8E" w16cex:dateUtc="2024-06-20T04:33:00Z"/>
  <w16cex:commentExtensible w16cex:durableId="50ACE942" w16cex:dateUtc="2024-07-02T23:08:00Z"/>
  <w16cex:commentExtensible w16cex:durableId="4BE13BB1" w16cex:dateUtc="2024-07-04T06: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684927" w16cid:durableId="1AD44A91"/>
  <w16cid:commentId w16cid:paraId="386E2EB5" w16cid:durableId="1B749EDB"/>
  <w16cid:commentId w16cid:paraId="5062F194" w16cid:durableId="0F670537"/>
  <w16cid:commentId w16cid:paraId="1E185329" w16cid:durableId="3DA4E117"/>
  <w16cid:commentId w16cid:paraId="14F180DE" w16cid:durableId="7524B8BD"/>
  <w16cid:commentId w16cid:paraId="19170CC4" w16cid:durableId="6E92FBF0"/>
  <w16cid:commentId w16cid:paraId="24517E7E" w16cid:durableId="6A253E04"/>
  <w16cid:commentId w16cid:paraId="03499F17" w16cid:durableId="5FB8A12B"/>
  <w16cid:commentId w16cid:paraId="4D21B2F9" w16cid:durableId="3919F47F"/>
  <w16cid:commentId w16cid:paraId="3B3D884F" w16cid:durableId="2653037A"/>
  <w16cid:commentId w16cid:paraId="1468E617" w16cid:durableId="5FB3F50F"/>
  <w16cid:commentId w16cid:paraId="41BFEAE8" w16cid:durableId="4E01826C"/>
  <w16cid:commentId w16cid:paraId="2E59D4F9" w16cid:durableId="56D8DBB4"/>
  <w16cid:commentId w16cid:paraId="7192B28B" w16cid:durableId="016BC7B2"/>
  <w16cid:commentId w16cid:paraId="72FC207E" w16cid:durableId="1811B10B"/>
  <w16cid:commentId w16cid:paraId="7DF44E27" w16cid:durableId="5391642B"/>
  <w16cid:commentId w16cid:paraId="20671F03" w16cid:durableId="5F03CB87"/>
  <w16cid:commentId w16cid:paraId="0D1E82AC" w16cid:durableId="0F2BF09C"/>
  <w16cid:commentId w16cid:paraId="6687A785" w16cid:durableId="4ED0A594"/>
  <w16cid:commentId w16cid:paraId="7D328B81" w16cid:durableId="5DA44F09"/>
  <w16cid:commentId w16cid:paraId="171ECD2D" w16cid:durableId="10FF0717"/>
  <w16cid:commentId w16cid:paraId="13B1EDD3" w16cid:durableId="642B5E72"/>
  <w16cid:commentId w16cid:paraId="2BFD6D27" w16cid:durableId="1C508513"/>
  <w16cid:commentId w16cid:paraId="34513F2B" w16cid:durableId="73E596E0"/>
  <w16cid:commentId w16cid:paraId="591C966B" w16cid:durableId="0C01244E"/>
  <w16cid:commentId w16cid:paraId="38C36E7F" w16cid:durableId="6023342B"/>
  <w16cid:commentId w16cid:paraId="3C72DFFE" w16cid:durableId="480C6E57"/>
  <w16cid:commentId w16cid:paraId="1E07F5A8" w16cid:durableId="208CDF9D"/>
  <w16cid:commentId w16cid:paraId="633D9504" w16cid:durableId="19F39F69"/>
  <w16cid:commentId w16cid:paraId="4CBF7E28" w16cid:durableId="3495BB0D"/>
  <w16cid:commentId w16cid:paraId="6957A8DC" w16cid:durableId="0D81EE84"/>
  <w16cid:commentId w16cid:paraId="64EA9AEA" w16cid:durableId="51FFDC28"/>
  <w16cid:commentId w16cid:paraId="1745EDDC" w16cid:durableId="7D7110F4"/>
  <w16cid:commentId w16cid:paraId="70C2C525" w16cid:durableId="2A5CF175"/>
  <w16cid:commentId w16cid:paraId="7B120D6E" w16cid:durableId="312B8534"/>
  <w16cid:commentId w16cid:paraId="7E9A31DD" w16cid:durableId="08C85CDD"/>
  <w16cid:commentId w16cid:paraId="7C77E3B1" w16cid:durableId="05FB62F2"/>
  <w16cid:commentId w16cid:paraId="1E66F99C" w16cid:durableId="6AC22E18"/>
  <w16cid:commentId w16cid:paraId="6F829655" w16cid:durableId="44FE5AB6"/>
  <w16cid:commentId w16cid:paraId="7FCE31B6" w16cid:durableId="1A4762B1"/>
  <w16cid:commentId w16cid:paraId="2456169E" w16cid:durableId="1CF7DC0B"/>
  <w16cid:commentId w16cid:paraId="15AE7CD9" w16cid:durableId="47BD797E"/>
  <w16cid:commentId w16cid:paraId="6F48004D" w16cid:durableId="5DDF16E4"/>
  <w16cid:commentId w16cid:paraId="02B8670E" w16cid:durableId="7EB19AE6"/>
  <w16cid:commentId w16cid:paraId="34FC070F" w16cid:durableId="35DE1D72"/>
  <w16cid:commentId w16cid:paraId="6E109BE4" w16cid:durableId="1109D5B5"/>
  <w16cid:commentId w16cid:paraId="4C0494EC" w16cid:durableId="082AD50C"/>
  <w16cid:commentId w16cid:paraId="39FAD057" w16cid:durableId="2904BE82"/>
  <w16cid:commentId w16cid:paraId="71BDEB92" w16cid:durableId="3829B318"/>
  <w16cid:commentId w16cid:paraId="6AC13B68" w16cid:durableId="09755563"/>
  <w16cid:commentId w16cid:paraId="37B1F230" w16cid:durableId="164A8D70"/>
  <w16cid:commentId w16cid:paraId="13513A65" w16cid:durableId="707B8BB3"/>
  <w16cid:commentId w16cid:paraId="06B36230" w16cid:durableId="33EA4355"/>
  <w16cid:commentId w16cid:paraId="4039CC14" w16cid:durableId="3F559384"/>
  <w16cid:commentId w16cid:paraId="0BDE8EAE" w16cid:durableId="7D20C668"/>
  <w16cid:commentId w16cid:paraId="55B0A7F0" w16cid:durableId="2F0520C6"/>
  <w16cid:commentId w16cid:paraId="4AF69F6F" w16cid:durableId="644B37C2"/>
  <w16cid:commentId w16cid:paraId="5CCEF202" w16cid:durableId="1B04AD11"/>
  <w16cid:commentId w16cid:paraId="3C6D5AC0" w16cid:durableId="162DD34B"/>
  <w16cid:commentId w16cid:paraId="233A2EF9" w16cid:durableId="7B256B4D"/>
  <w16cid:commentId w16cid:paraId="2360A670" w16cid:durableId="03BA6921"/>
  <w16cid:commentId w16cid:paraId="3B6A1718" w16cid:durableId="423F8EAC"/>
  <w16cid:commentId w16cid:paraId="67431D78" w16cid:durableId="13F7AB34"/>
  <w16cid:commentId w16cid:paraId="5440798D" w16cid:durableId="21EAF227"/>
  <w16cid:commentId w16cid:paraId="78A8B41B" w16cid:durableId="6FB1D964"/>
  <w16cid:commentId w16cid:paraId="0F4DBFA3" w16cid:durableId="071CAD76"/>
  <w16cid:commentId w16cid:paraId="039D7AD9" w16cid:durableId="365E9AFA"/>
  <w16cid:commentId w16cid:paraId="64D2D1C9" w16cid:durableId="3557C13E"/>
  <w16cid:commentId w16cid:paraId="48789BA6" w16cid:durableId="3C443F02"/>
  <w16cid:commentId w16cid:paraId="1912B027" w16cid:durableId="64DF20C9"/>
  <w16cid:commentId w16cid:paraId="58A726BA" w16cid:durableId="37E45865"/>
  <w16cid:commentId w16cid:paraId="27CACAE2" w16cid:durableId="1A58EE78"/>
  <w16cid:commentId w16cid:paraId="046305F4" w16cid:durableId="66851CD3"/>
  <w16cid:commentId w16cid:paraId="45584E75" w16cid:durableId="4898834C"/>
  <w16cid:commentId w16cid:paraId="59E91C6A" w16cid:durableId="741CB402"/>
  <w16cid:commentId w16cid:paraId="22BABC8B" w16cid:durableId="63FC7683"/>
  <w16cid:commentId w16cid:paraId="4DB6421C" w16cid:durableId="100B5997"/>
  <w16cid:commentId w16cid:paraId="033C3BBB" w16cid:durableId="0533D75D"/>
  <w16cid:commentId w16cid:paraId="10A95925" w16cid:durableId="29DFA617"/>
  <w16cid:commentId w16cid:paraId="644506F1" w16cid:durableId="2D286D4D"/>
  <w16cid:commentId w16cid:paraId="66BD17BE" w16cid:durableId="4E696D6D"/>
  <w16cid:commentId w16cid:paraId="5DCD714B" w16cid:durableId="7B93D9CD"/>
  <w16cid:commentId w16cid:paraId="49F04D62" w16cid:durableId="4297A1BF"/>
  <w16cid:commentId w16cid:paraId="264E0B45" w16cid:durableId="6C77A056"/>
  <w16cid:commentId w16cid:paraId="518C7B94" w16cid:durableId="64CBEBC0"/>
  <w16cid:commentId w16cid:paraId="5C01A6EA" w16cid:durableId="1888DD71"/>
  <w16cid:commentId w16cid:paraId="1B25999F" w16cid:durableId="129AF0C5"/>
  <w16cid:commentId w16cid:paraId="48540DA8" w16cid:durableId="72A7FF2F"/>
  <w16cid:commentId w16cid:paraId="66669D17" w16cid:durableId="078A2F73"/>
  <w16cid:commentId w16cid:paraId="00BCCE5A" w16cid:durableId="0933B421"/>
  <w16cid:commentId w16cid:paraId="1EECA3E7" w16cid:durableId="7A672E39"/>
  <w16cid:commentId w16cid:paraId="72B71BB1" w16cid:durableId="0362EDCE"/>
  <w16cid:commentId w16cid:paraId="40206560" w16cid:durableId="301BA11F"/>
  <w16cid:commentId w16cid:paraId="3AF32EA6" w16cid:durableId="65D31497"/>
  <w16cid:commentId w16cid:paraId="72C8D438" w16cid:durableId="39158B3B"/>
  <w16cid:commentId w16cid:paraId="38AA74E3" w16cid:durableId="6CAE3633"/>
  <w16cid:commentId w16cid:paraId="7EC89214" w16cid:durableId="0C58A2E7"/>
  <w16cid:commentId w16cid:paraId="6F990711" w16cid:durableId="55AF7E96"/>
  <w16cid:commentId w16cid:paraId="5CB1167A" w16cid:durableId="51764236"/>
  <w16cid:commentId w16cid:paraId="5917DC67" w16cid:durableId="7077DD62"/>
  <w16cid:commentId w16cid:paraId="3D5A430E" w16cid:durableId="747DA942"/>
  <w16cid:commentId w16cid:paraId="40A8F1D1" w16cid:durableId="75F780EA"/>
  <w16cid:commentId w16cid:paraId="14C970D0" w16cid:durableId="3470B256"/>
  <w16cid:commentId w16cid:paraId="23A5DEEA" w16cid:durableId="4689D44F"/>
  <w16cid:commentId w16cid:paraId="146C6967" w16cid:durableId="3391C512"/>
  <w16cid:commentId w16cid:paraId="4D92FC2C" w16cid:durableId="56E34B23"/>
  <w16cid:commentId w16cid:paraId="2E7CA8A7" w16cid:durableId="6C2C4AD9"/>
  <w16cid:commentId w16cid:paraId="76BDFC31" w16cid:durableId="628E6A8E"/>
  <w16cid:commentId w16cid:paraId="62092CFF" w16cid:durableId="1C38BCF7"/>
  <w16cid:commentId w16cid:paraId="08CD268A" w16cid:durableId="411D818B"/>
  <w16cid:commentId w16cid:paraId="7C05A3BA" w16cid:durableId="784C1CF9"/>
  <w16cid:commentId w16cid:paraId="5BBA7743" w16cid:durableId="2F16F011"/>
  <w16cid:commentId w16cid:paraId="7BFC81C4" w16cid:durableId="04DFD0B8"/>
  <w16cid:commentId w16cid:paraId="13E560EF" w16cid:durableId="1FE3EE56"/>
  <w16cid:commentId w16cid:paraId="74095C4C" w16cid:durableId="6AD16CC9"/>
  <w16cid:commentId w16cid:paraId="0C581DE4" w16cid:durableId="3C898A99"/>
  <w16cid:commentId w16cid:paraId="51DF0B2C" w16cid:durableId="36B4FB25"/>
  <w16cid:commentId w16cid:paraId="13996E7C" w16cid:durableId="2EACE236"/>
  <w16cid:commentId w16cid:paraId="2BB0717A" w16cid:durableId="47C1B98F"/>
  <w16cid:commentId w16cid:paraId="56D10CEE" w16cid:durableId="29AB98DD"/>
  <w16cid:commentId w16cid:paraId="339968F3" w16cid:durableId="48C0B75D"/>
  <w16cid:commentId w16cid:paraId="06C5E519" w16cid:durableId="5BBDCDD5"/>
  <w16cid:commentId w16cid:paraId="168E7E45" w16cid:durableId="70D47271"/>
  <w16cid:commentId w16cid:paraId="69168C5F" w16cid:durableId="057B00A7"/>
  <w16cid:commentId w16cid:paraId="2E9FB78D" w16cid:durableId="3AA506CB"/>
  <w16cid:commentId w16cid:paraId="156423AA" w16cid:durableId="759DB498"/>
  <w16cid:commentId w16cid:paraId="34AE2E11" w16cid:durableId="070E7A8C"/>
  <w16cid:commentId w16cid:paraId="1C59A862" w16cid:durableId="5940E60C"/>
  <w16cid:commentId w16cid:paraId="2AC8F24D" w16cid:durableId="53F02340"/>
  <w16cid:commentId w16cid:paraId="14112D78" w16cid:durableId="3096E850"/>
  <w16cid:commentId w16cid:paraId="7E142B3D" w16cid:durableId="32AC11A4"/>
  <w16cid:commentId w16cid:paraId="2D58502F" w16cid:durableId="368BFB5E"/>
  <w16cid:commentId w16cid:paraId="41ACB434" w16cid:durableId="2BEFA947"/>
  <w16cid:commentId w16cid:paraId="1C7B06C9" w16cid:durableId="7FCD443F"/>
  <w16cid:commentId w16cid:paraId="6C18EDB6" w16cid:durableId="51E89AB3"/>
  <w16cid:commentId w16cid:paraId="6FFAE4F6" w16cid:durableId="7694E412"/>
  <w16cid:commentId w16cid:paraId="0C505E93" w16cid:durableId="3C58D66D"/>
  <w16cid:commentId w16cid:paraId="0248D7AA" w16cid:durableId="26C87B00"/>
  <w16cid:commentId w16cid:paraId="3F865951" w16cid:durableId="46653DDF"/>
  <w16cid:commentId w16cid:paraId="201D59FD" w16cid:durableId="2852A10D"/>
  <w16cid:commentId w16cid:paraId="49196B4D" w16cid:durableId="5EFF505A"/>
  <w16cid:commentId w16cid:paraId="6F36383F" w16cid:durableId="2852A14F"/>
  <w16cid:commentId w16cid:paraId="0E18A979" w16cid:durableId="2852A170"/>
  <w16cid:commentId w16cid:paraId="632A3FAD" w16cid:durableId="2852A19A"/>
  <w16cid:commentId w16cid:paraId="66D9BCF1" w16cid:durableId="03B2108A"/>
  <w16cid:commentId w16cid:paraId="5E4AEC29" w16cid:durableId="37F83127"/>
  <w16cid:commentId w16cid:paraId="7B52DC60" w16cid:durableId="0BBD8CBA"/>
  <w16cid:commentId w16cid:paraId="34DD35E7" w16cid:durableId="2852A2D4"/>
  <w16cid:commentId w16cid:paraId="2540D8AF" w16cid:durableId="4046949C"/>
  <w16cid:commentId w16cid:paraId="6A2C5FB6" w16cid:durableId="6BABFEDD"/>
  <w16cid:commentId w16cid:paraId="616F9EBA" w16cid:durableId="23056D07"/>
  <w16cid:commentId w16cid:paraId="12293990" w16cid:durableId="73401269"/>
  <w16cid:commentId w16cid:paraId="529203AE" w16cid:durableId="1196B0B4"/>
  <w16cid:commentId w16cid:paraId="46A41728" w16cid:durableId="2D73307F"/>
  <w16cid:commentId w16cid:paraId="165F72FA" w16cid:durableId="203B7F1F"/>
  <w16cid:commentId w16cid:paraId="61DFFD2F" w16cid:durableId="01EE40F2"/>
  <w16cid:commentId w16cid:paraId="6900DD32" w16cid:durableId="375737A3"/>
  <w16cid:commentId w16cid:paraId="6132C14C" w16cid:durableId="451E2075"/>
  <w16cid:commentId w16cid:paraId="60351C9C" w16cid:durableId="2DD16CBF"/>
  <w16cid:commentId w16cid:paraId="216F2DC8" w16cid:durableId="23B27432"/>
  <w16cid:commentId w16cid:paraId="661B0D5C" w16cid:durableId="345D73BF"/>
  <w16cid:commentId w16cid:paraId="52C0FE93" w16cid:durableId="4224DBFC"/>
  <w16cid:commentId w16cid:paraId="36171EA9" w16cid:durableId="4C22FD68"/>
  <w16cid:commentId w16cid:paraId="2E278F2E" w16cid:durableId="78DBF8D3"/>
  <w16cid:commentId w16cid:paraId="46617DDF" w16cid:durableId="1F34343D"/>
  <w16cid:commentId w16cid:paraId="701D7821" w16cid:durableId="0B154821"/>
  <w16cid:commentId w16cid:paraId="0CBFB3D7" w16cid:durableId="6F73155D"/>
  <w16cid:commentId w16cid:paraId="56E84212" w16cid:durableId="29B18D4C"/>
  <w16cid:commentId w16cid:paraId="38AD9B70" w16cid:durableId="1654AB4E"/>
  <w16cid:commentId w16cid:paraId="2FF12A19" w16cid:durableId="02FBD2B0"/>
  <w16cid:commentId w16cid:paraId="1353589F" w16cid:durableId="6E4416B5"/>
  <w16cid:commentId w16cid:paraId="1C9E0B7C" w16cid:durableId="1FA49C46"/>
  <w16cid:commentId w16cid:paraId="5304675C" w16cid:durableId="63737FE4"/>
  <w16cid:commentId w16cid:paraId="4D5F1282" w16cid:durableId="2F789DA5"/>
  <w16cid:commentId w16cid:paraId="68EC7E69" w16cid:durableId="5D0063AB"/>
  <w16cid:commentId w16cid:paraId="26D8A74B" w16cid:durableId="3DE42314"/>
  <w16cid:commentId w16cid:paraId="6ACE0D4A" w16cid:durableId="3D2F90C7"/>
  <w16cid:commentId w16cid:paraId="0FA787CD" w16cid:durableId="1A166237"/>
  <w16cid:commentId w16cid:paraId="1D29EFCF" w16cid:durableId="4C482208"/>
  <w16cid:commentId w16cid:paraId="5D696ED7" w16cid:durableId="4886EB54"/>
  <w16cid:commentId w16cid:paraId="648C129A" w16cid:durableId="1727462C"/>
  <w16cid:commentId w16cid:paraId="4862BB5F" w16cid:durableId="3A953D78"/>
  <w16cid:commentId w16cid:paraId="72F3B78C" w16cid:durableId="64AB4E9C"/>
  <w16cid:commentId w16cid:paraId="3996A430" w16cid:durableId="4C2C3CD2"/>
  <w16cid:commentId w16cid:paraId="7F2D9E79" w16cid:durableId="7D150F36"/>
  <w16cid:commentId w16cid:paraId="5C2D6E25" w16cid:durableId="4E6569D8"/>
  <w16cid:commentId w16cid:paraId="728BA198" w16cid:durableId="35C49EEC"/>
  <w16cid:commentId w16cid:paraId="49BFC086" w16cid:durableId="02BED76B"/>
  <w16cid:commentId w16cid:paraId="0FF77A9D" w16cid:durableId="327DF3C2"/>
  <w16cid:commentId w16cid:paraId="47B08293" w16cid:durableId="6135D87F"/>
  <w16cid:commentId w16cid:paraId="00F5E65B" w16cid:durableId="50B400B5"/>
  <w16cid:commentId w16cid:paraId="320BA103" w16cid:durableId="7C42465D"/>
  <w16cid:commentId w16cid:paraId="21A7D7FC" w16cid:durableId="6555CCE9"/>
  <w16cid:commentId w16cid:paraId="4C8EAC60" w16cid:durableId="0BA3BA18"/>
  <w16cid:commentId w16cid:paraId="7381E3B9" w16cid:durableId="03BC290D"/>
  <w16cid:commentId w16cid:paraId="07351C3A" w16cid:durableId="6FBE9EB9"/>
  <w16cid:commentId w16cid:paraId="1131DCBC" w16cid:durableId="024C41C3"/>
  <w16cid:commentId w16cid:paraId="31A2BF92" w16cid:durableId="4D65E6BE"/>
  <w16cid:commentId w16cid:paraId="4C0E0744" w16cid:durableId="4C360BCB"/>
  <w16cid:commentId w16cid:paraId="1ED87B9F" w16cid:durableId="0C8FCE86"/>
  <w16cid:commentId w16cid:paraId="710C9D33" w16cid:durableId="55BFC002"/>
  <w16cid:commentId w16cid:paraId="23DEC514" w16cid:durableId="307C47FD"/>
  <w16cid:commentId w16cid:paraId="3200D074" w16cid:durableId="1674CE19"/>
  <w16cid:commentId w16cid:paraId="5C4692E1" w16cid:durableId="2913BAF2"/>
  <w16cid:commentId w16cid:paraId="649C9C10" w16cid:durableId="094B873D"/>
  <w16cid:commentId w16cid:paraId="048EE08F" w16cid:durableId="2881E423"/>
  <w16cid:commentId w16cid:paraId="30826B24" w16cid:durableId="54E57CFE"/>
  <w16cid:commentId w16cid:paraId="42A9A2B3" w16cid:durableId="4BAE9A83"/>
  <w16cid:commentId w16cid:paraId="4ACEAEB7" w16cid:durableId="3E3E7DEC"/>
  <w16cid:commentId w16cid:paraId="259D217E" w16cid:durableId="2EFD37CF"/>
  <w16cid:commentId w16cid:paraId="3A5B956F" w16cid:durableId="50D0D18C"/>
  <w16cid:commentId w16cid:paraId="31B5D316" w16cid:durableId="74DCD0B1"/>
  <w16cid:commentId w16cid:paraId="67E993ED" w16cid:durableId="3D8A6440"/>
  <w16cid:commentId w16cid:paraId="37458CB8" w16cid:durableId="378C9320"/>
  <w16cid:commentId w16cid:paraId="51A2C44D" w16cid:durableId="15D70513"/>
  <w16cid:commentId w16cid:paraId="4A3ED11E" w16cid:durableId="7443D4D2"/>
  <w16cid:commentId w16cid:paraId="66E953D2" w16cid:durableId="3FDD643C"/>
  <w16cid:commentId w16cid:paraId="20419D05" w16cid:durableId="31190BEE"/>
  <w16cid:commentId w16cid:paraId="10319AB7" w16cid:durableId="07C97F43"/>
  <w16cid:commentId w16cid:paraId="5A092669" w16cid:durableId="0ABF1707"/>
  <w16cid:commentId w16cid:paraId="2C13725F" w16cid:durableId="0B62841F"/>
  <w16cid:commentId w16cid:paraId="01177364" w16cid:durableId="6C261F10"/>
  <w16cid:commentId w16cid:paraId="72C2C91B" w16cid:durableId="25CC2ECD"/>
  <w16cid:commentId w16cid:paraId="4696775A" w16cid:durableId="4630E850"/>
  <w16cid:commentId w16cid:paraId="156D998E" w16cid:durableId="3F663E01"/>
  <w16cid:commentId w16cid:paraId="504B1D03" w16cid:durableId="0DA01BAB"/>
  <w16cid:commentId w16cid:paraId="6CA4DA1F" w16cid:durableId="498A7A50"/>
  <w16cid:commentId w16cid:paraId="0E04FCC9" w16cid:durableId="79D11E52"/>
  <w16cid:commentId w16cid:paraId="70625C18" w16cid:durableId="022E356D"/>
  <w16cid:commentId w16cid:paraId="3257F09F" w16cid:durableId="7B3CA869"/>
  <w16cid:commentId w16cid:paraId="6A3CBD05" w16cid:durableId="704BD90F"/>
  <w16cid:commentId w16cid:paraId="372C68A5" w16cid:durableId="52FC2FDA"/>
  <w16cid:commentId w16cid:paraId="3DB75723" w16cid:durableId="28697014"/>
  <w16cid:commentId w16cid:paraId="3D96A159" w16cid:durableId="688E9E61"/>
  <w16cid:commentId w16cid:paraId="69BD2671" w16cid:durableId="4961ADCE"/>
  <w16cid:commentId w16cid:paraId="0B303422" w16cid:durableId="48404CE6"/>
  <w16cid:commentId w16cid:paraId="534CB0BA" w16cid:durableId="3953FC81"/>
  <w16cid:commentId w16cid:paraId="059BB7EB" w16cid:durableId="0544766E"/>
  <w16cid:commentId w16cid:paraId="41EB676C" w16cid:durableId="7E2478F2"/>
  <w16cid:commentId w16cid:paraId="72412116" w16cid:durableId="1035CD57"/>
  <w16cid:commentId w16cid:paraId="6CEFA748" w16cid:durableId="08BCD48B"/>
  <w16cid:commentId w16cid:paraId="0F2870D1" w16cid:durableId="1007ED23"/>
  <w16cid:commentId w16cid:paraId="0340AD12" w16cid:durableId="1A44A741"/>
  <w16cid:commentId w16cid:paraId="6EF808B0" w16cid:durableId="39296D4D"/>
  <w16cid:commentId w16cid:paraId="75C93F02" w16cid:durableId="34EEBCA1"/>
  <w16cid:commentId w16cid:paraId="6D0FDB6D" w16cid:durableId="11970E2B"/>
  <w16cid:commentId w16cid:paraId="17269331" w16cid:durableId="405E02F4"/>
  <w16cid:commentId w16cid:paraId="0E14C9B7" w16cid:durableId="17ADCBAF"/>
  <w16cid:commentId w16cid:paraId="4FD91B84" w16cid:durableId="548C7BEC"/>
  <w16cid:commentId w16cid:paraId="0B94B3A7" w16cid:durableId="047ED808"/>
  <w16cid:commentId w16cid:paraId="4429D17B" w16cid:durableId="0F08F200"/>
  <w16cid:commentId w16cid:paraId="67FC1BFC" w16cid:durableId="66D8CBD9"/>
  <w16cid:commentId w16cid:paraId="604DB254" w16cid:durableId="6006C862"/>
  <w16cid:commentId w16cid:paraId="78ADEBF7" w16cid:durableId="33D84D02"/>
  <w16cid:commentId w16cid:paraId="14612D19" w16cid:durableId="1F75104A"/>
  <w16cid:commentId w16cid:paraId="1CD270D4" w16cid:durableId="2488BB4B"/>
  <w16cid:commentId w16cid:paraId="2E6C111E" w16cid:durableId="708C2436"/>
  <w16cid:commentId w16cid:paraId="5807D57E" w16cid:durableId="34FEA88E"/>
  <w16cid:commentId w16cid:paraId="4AC829BB" w16cid:durableId="3786BA20"/>
  <w16cid:commentId w16cid:paraId="109760FD" w16cid:durableId="3516E538"/>
  <w16cid:commentId w16cid:paraId="6FA8A6B3" w16cid:durableId="20E1D79F"/>
  <w16cid:commentId w16cid:paraId="45F0A75C" w16cid:durableId="2E327535"/>
  <w16cid:commentId w16cid:paraId="36F50A8C" w16cid:durableId="165CAE31"/>
  <w16cid:commentId w16cid:paraId="1CF327DD" w16cid:durableId="00A36F11"/>
  <w16cid:commentId w16cid:paraId="24D8BFCF" w16cid:durableId="423CB8D8"/>
  <w16cid:commentId w16cid:paraId="588D26F0" w16cid:durableId="604172BB"/>
  <w16cid:commentId w16cid:paraId="21D991F9" w16cid:durableId="10BE3D74"/>
  <w16cid:commentId w16cid:paraId="4C0F113E" w16cid:durableId="25AACE79"/>
  <w16cid:commentId w16cid:paraId="02D2C492" w16cid:durableId="1E7E0724"/>
  <w16cid:commentId w16cid:paraId="55665B82" w16cid:durableId="01202599"/>
  <w16cid:commentId w16cid:paraId="25738CED" w16cid:durableId="5DF13455"/>
  <w16cid:commentId w16cid:paraId="7619994E" w16cid:durableId="743DEA3E"/>
  <w16cid:commentId w16cid:paraId="4F1B404B" w16cid:durableId="5B33D335"/>
  <w16cid:commentId w16cid:paraId="637E59EE" w16cid:durableId="68826963"/>
  <w16cid:commentId w16cid:paraId="014CF3C1" w16cid:durableId="5BE83D52"/>
  <w16cid:commentId w16cid:paraId="002FE2FF" w16cid:durableId="536D6BD2"/>
  <w16cid:commentId w16cid:paraId="482406BC" w16cid:durableId="5F9CC72D"/>
  <w16cid:commentId w16cid:paraId="4921D2D9" w16cid:durableId="33053EA2"/>
  <w16cid:commentId w16cid:paraId="31A2A035" w16cid:durableId="3C35B059"/>
  <w16cid:commentId w16cid:paraId="46E8CEC5" w16cid:durableId="137A8A16"/>
  <w16cid:commentId w16cid:paraId="6C513A46" w16cid:durableId="71D5C0DA"/>
  <w16cid:commentId w16cid:paraId="0335800D" w16cid:durableId="7665A50F"/>
  <w16cid:commentId w16cid:paraId="367E2680" w16cid:durableId="3A1E56C1"/>
  <w16cid:commentId w16cid:paraId="18E605F1" w16cid:durableId="677E8B68"/>
  <w16cid:commentId w16cid:paraId="4B7EBCA0" w16cid:durableId="560F887E"/>
  <w16cid:commentId w16cid:paraId="58172A4E" w16cid:durableId="3D11EB69"/>
  <w16cid:commentId w16cid:paraId="0BBEC68F" w16cid:durableId="69B76727"/>
  <w16cid:commentId w16cid:paraId="53520F68" w16cid:durableId="32AB6805"/>
  <w16cid:commentId w16cid:paraId="0E25E146" w16cid:durableId="2035528D"/>
  <w16cid:commentId w16cid:paraId="5E4001C3" w16cid:durableId="065E45F8"/>
  <w16cid:commentId w16cid:paraId="58906CAE" w16cid:durableId="05144641"/>
  <w16cid:commentId w16cid:paraId="37A63D0F" w16cid:durableId="5F0705E9"/>
  <w16cid:commentId w16cid:paraId="7F8126DC" w16cid:durableId="30D10A0D"/>
  <w16cid:commentId w16cid:paraId="545B30D8" w16cid:durableId="54D20245"/>
  <w16cid:commentId w16cid:paraId="496DA888" w16cid:durableId="5768254C"/>
  <w16cid:commentId w16cid:paraId="116747E5" w16cid:durableId="10355041"/>
  <w16cid:commentId w16cid:paraId="3B48DACD" w16cid:durableId="59D68FC6"/>
  <w16cid:commentId w16cid:paraId="710DF9DA" w16cid:durableId="063097AF"/>
  <w16cid:commentId w16cid:paraId="7BCAE7D5" w16cid:durableId="5F82F34E"/>
  <w16cid:commentId w16cid:paraId="5841085C" w16cid:durableId="19354474"/>
  <w16cid:commentId w16cid:paraId="08E0EF67" w16cid:durableId="48E53142"/>
  <w16cid:commentId w16cid:paraId="2CFCB627" w16cid:durableId="36D309D5"/>
  <w16cid:commentId w16cid:paraId="7E351F3E" w16cid:durableId="4E08A579"/>
  <w16cid:commentId w16cid:paraId="2F35D28A" w16cid:durableId="111E6097"/>
  <w16cid:commentId w16cid:paraId="1458FC87" w16cid:durableId="09AFC921"/>
  <w16cid:commentId w16cid:paraId="6714F2DF" w16cid:durableId="0F6680ED"/>
  <w16cid:commentId w16cid:paraId="4F42C1C1" w16cid:durableId="3C0E4FD0"/>
  <w16cid:commentId w16cid:paraId="67D99A84" w16cid:durableId="39F1A0B8"/>
  <w16cid:commentId w16cid:paraId="22099538" w16cid:durableId="0169D96F"/>
  <w16cid:commentId w16cid:paraId="5DCCBFBB" w16cid:durableId="3E17DDC9"/>
  <w16cid:commentId w16cid:paraId="2B101C76" w16cid:durableId="51C7B6FC"/>
  <w16cid:commentId w16cid:paraId="21FD7F4D" w16cid:durableId="2A776DBD"/>
  <w16cid:commentId w16cid:paraId="50A10093" w16cid:durableId="28B1FD0D"/>
  <w16cid:commentId w16cid:paraId="00B0C630" w16cid:durableId="28568E73"/>
  <w16cid:commentId w16cid:paraId="293FC25B" w16cid:durableId="28568F23"/>
  <w16cid:commentId w16cid:paraId="77333534" w16cid:durableId="6177C0EE"/>
  <w16cid:commentId w16cid:paraId="13E614B8" w16cid:durableId="1DB6A582"/>
  <w16cid:commentId w16cid:paraId="587DC98C" w16cid:durableId="12D7B04A"/>
  <w16cid:commentId w16cid:paraId="26C7F686" w16cid:durableId="2AEB0A3B"/>
  <w16cid:commentId w16cid:paraId="449EE938" w16cid:durableId="13BE6535"/>
  <w16cid:commentId w16cid:paraId="1B81DC1B" w16cid:durableId="69484CE9"/>
  <w16cid:commentId w16cid:paraId="4CD4DE58" w16cid:durableId="70753A53"/>
  <w16cid:commentId w16cid:paraId="0A09B201" w16cid:durableId="1053259B"/>
  <w16cid:commentId w16cid:paraId="0F91EA86" w16cid:durableId="2D93F106"/>
  <w16cid:commentId w16cid:paraId="6BDED88A" w16cid:durableId="7DB5DFB7"/>
  <w16cid:commentId w16cid:paraId="7548039B" w16cid:durableId="2EF39776"/>
  <w16cid:commentId w16cid:paraId="6A77AA8B" w16cid:durableId="43A8BEAE"/>
  <w16cid:commentId w16cid:paraId="0A5C8A6D" w16cid:durableId="721E4FB7"/>
  <w16cid:commentId w16cid:paraId="6DD92812" w16cid:durableId="6660199B"/>
  <w16cid:commentId w16cid:paraId="46D757A5" w16cid:durableId="7663BFC1"/>
  <w16cid:commentId w16cid:paraId="77BA6E7F" w16cid:durableId="66080782"/>
  <w16cid:commentId w16cid:paraId="7FCA6E3A" w16cid:durableId="37024BF3"/>
  <w16cid:commentId w16cid:paraId="2C070909" w16cid:durableId="685E896F"/>
  <w16cid:commentId w16cid:paraId="521C10EC" w16cid:durableId="07E63ED3"/>
  <w16cid:commentId w16cid:paraId="19C20CE5" w16cid:durableId="1C3F9F7A"/>
  <w16cid:commentId w16cid:paraId="44757AE4" w16cid:durableId="634796D0"/>
  <w16cid:commentId w16cid:paraId="69F86487" w16cid:durableId="40D42795"/>
  <w16cid:commentId w16cid:paraId="53338FDE" w16cid:durableId="3366BC41"/>
  <w16cid:commentId w16cid:paraId="63CC7242" w16cid:durableId="757A78C4"/>
  <w16cid:commentId w16cid:paraId="77F6B8A0" w16cid:durableId="2CEF3D89"/>
  <w16cid:commentId w16cid:paraId="6F65DAE8" w16cid:durableId="2DAD864F"/>
  <w16cid:commentId w16cid:paraId="27C37747" w16cid:durableId="70D7E45B"/>
  <w16cid:commentId w16cid:paraId="52C613B0" w16cid:durableId="6312099F"/>
  <w16cid:commentId w16cid:paraId="13EE2BDE" w16cid:durableId="46A8C1EF"/>
  <w16cid:commentId w16cid:paraId="3315B0D3" w16cid:durableId="003A49B0"/>
  <w16cid:commentId w16cid:paraId="622D6BF0" w16cid:durableId="167D79EA"/>
  <w16cid:commentId w16cid:paraId="2E49A4C7" w16cid:durableId="5C412EEA"/>
  <w16cid:commentId w16cid:paraId="5A431F63" w16cid:durableId="09D8F42F"/>
  <w16cid:commentId w16cid:paraId="5C18028A" w16cid:durableId="27720A09"/>
  <w16cid:commentId w16cid:paraId="20263F5A" w16cid:durableId="388EF45E"/>
  <w16cid:commentId w16cid:paraId="765923A7" w16cid:durableId="5C2FC17E"/>
  <w16cid:commentId w16cid:paraId="54B9B434" w16cid:durableId="011B4DBA"/>
  <w16cid:commentId w16cid:paraId="73431683" w16cid:durableId="5B8FE0F0"/>
  <w16cid:commentId w16cid:paraId="6FC3A7CF" w16cid:durableId="1F6E814C"/>
  <w16cid:commentId w16cid:paraId="400992BB" w16cid:durableId="2CD19ECF"/>
  <w16cid:commentId w16cid:paraId="4A4EE461" w16cid:durableId="480F9430"/>
  <w16cid:commentId w16cid:paraId="4F9C2BEA" w16cid:durableId="354E8D85"/>
  <w16cid:commentId w16cid:paraId="354D7F35" w16cid:durableId="03A0E48B"/>
  <w16cid:commentId w16cid:paraId="2ECD1014" w16cid:durableId="4FD16228"/>
  <w16cid:commentId w16cid:paraId="0BEEA6EF" w16cid:durableId="5AC320D6"/>
  <w16cid:commentId w16cid:paraId="5D86E63B" w16cid:durableId="0CC13FE5"/>
  <w16cid:commentId w16cid:paraId="1B3B433F" w16cid:durableId="55F1F36C"/>
  <w16cid:commentId w16cid:paraId="4B8F8B3F" w16cid:durableId="0ED71C0B"/>
  <w16cid:commentId w16cid:paraId="5E1C1F9E" w16cid:durableId="03A24B05"/>
  <w16cid:commentId w16cid:paraId="2629BA6F" w16cid:durableId="4DE1D67E"/>
  <w16cid:commentId w16cid:paraId="0F864978" w16cid:durableId="7F8584B3"/>
  <w16cid:commentId w16cid:paraId="423B4DC1" w16cid:durableId="3889DC06"/>
  <w16cid:commentId w16cid:paraId="14D0D134" w16cid:durableId="40578795"/>
  <w16cid:commentId w16cid:paraId="060D7551" w16cid:durableId="249F07AC"/>
  <w16cid:commentId w16cid:paraId="210D25E6" w16cid:durableId="7AC40142"/>
  <w16cid:commentId w16cid:paraId="61FAD00F" w16cid:durableId="073BD6E2"/>
  <w16cid:commentId w16cid:paraId="327FC403" w16cid:durableId="48C85D86"/>
  <w16cid:commentId w16cid:paraId="5C9F2114" w16cid:durableId="68C4742A"/>
  <w16cid:commentId w16cid:paraId="2EE28EDC" w16cid:durableId="5261E974"/>
  <w16cid:commentId w16cid:paraId="3C8311C4" w16cid:durableId="309E7A67"/>
  <w16cid:commentId w16cid:paraId="710BBF29" w16cid:durableId="7DF98B70"/>
  <w16cid:commentId w16cid:paraId="50BD065A" w16cid:durableId="3B3EC52D"/>
  <w16cid:commentId w16cid:paraId="3A1E361E" w16cid:durableId="067D3601"/>
  <w16cid:commentId w16cid:paraId="5A6BE77D" w16cid:durableId="4D145105"/>
  <w16cid:commentId w16cid:paraId="1D9922B6" w16cid:durableId="2A364514"/>
  <w16cid:commentId w16cid:paraId="2901EE8A" w16cid:durableId="062572E4"/>
  <w16cid:commentId w16cid:paraId="4011345E" w16cid:durableId="6B496BB2"/>
  <w16cid:commentId w16cid:paraId="15E39CEB" w16cid:durableId="4C9F11C1"/>
  <w16cid:commentId w16cid:paraId="534CEAFF" w16cid:durableId="7BC678EF"/>
  <w16cid:commentId w16cid:paraId="6676E4F8" w16cid:durableId="0F0249AA"/>
  <w16cid:commentId w16cid:paraId="29F95969" w16cid:durableId="51AC51AB"/>
  <w16cid:commentId w16cid:paraId="60D7C409" w16cid:durableId="51C629F9"/>
  <w16cid:commentId w16cid:paraId="36458A48" w16cid:durableId="5C951B93"/>
  <w16cid:commentId w16cid:paraId="2D458FD5" w16cid:durableId="7B577ABF"/>
  <w16cid:commentId w16cid:paraId="6B7AADD7" w16cid:durableId="0C55DF07"/>
  <w16cid:commentId w16cid:paraId="6D2CA578" w16cid:durableId="59039E69"/>
  <w16cid:commentId w16cid:paraId="5F215B99" w16cid:durableId="57328D75"/>
  <w16cid:commentId w16cid:paraId="34B1AE0A" w16cid:durableId="541E18E1"/>
  <w16cid:commentId w16cid:paraId="62D73C2C" w16cid:durableId="5A57E6CE"/>
  <w16cid:commentId w16cid:paraId="35562717" w16cid:durableId="5C15311B"/>
  <w16cid:commentId w16cid:paraId="22EBEFDA" w16cid:durableId="6D536A2D"/>
  <w16cid:commentId w16cid:paraId="20D10879" w16cid:durableId="606C14FB"/>
  <w16cid:commentId w16cid:paraId="508DB8C2" w16cid:durableId="432E930D"/>
  <w16cid:commentId w16cid:paraId="5D577088" w16cid:durableId="034E4077"/>
  <w16cid:commentId w16cid:paraId="70C000BC" w16cid:durableId="59AAD451"/>
  <w16cid:commentId w16cid:paraId="40B67A57" w16cid:durableId="2AE78BB5"/>
  <w16cid:commentId w16cid:paraId="14A31692" w16cid:durableId="58A86ACA"/>
  <w16cid:commentId w16cid:paraId="24522AD1" w16cid:durableId="69C6AECA"/>
  <w16cid:commentId w16cid:paraId="58601018" w16cid:durableId="3CA6DB0F"/>
  <w16cid:commentId w16cid:paraId="4258294D" w16cid:durableId="37E52C74"/>
  <w16cid:commentId w16cid:paraId="48E9F556" w16cid:durableId="4F155689"/>
  <w16cid:commentId w16cid:paraId="071820B8" w16cid:durableId="2B8D9C49"/>
  <w16cid:commentId w16cid:paraId="3D143AF4" w16cid:durableId="6DDB1795"/>
  <w16cid:commentId w16cid:paraId="3476F25C" w16cid:durableId="229E7C8B"/>
  <w16cid:commentId w16cid:paraId="523C7A14" w16cid:durableId="36BC9A4A"/>
  <w16cid:commentId w16cid:paraId="7524361E" w16cid:durableId="44E704E2"/>
  <w16cid:commentId w16cid:paraId="093D0979" w16cid:durableId="47838332"/>
  <w16cid:commentId w16cid:paraId="7C739F1D" w16cid:durableId="7DEB02EA"/>
  <w16cid:commentId w16cid:paraId="7AAC0628" w16cid:durableId="4E67707D"/>
  <w16cid:commentId w16cid:paraId="347518A7" w16cid:durableId="2E2C79BB"/>
  <w16cid:commentId w16cid:paraId="7BF6401D" w16cid:durableId="678E3AC8"/>
  <w16cid:commentId w16cid:paraId="31069597" w16cid:durableId="69E4CE1C"/>
  <w16cid:commentId w16cid:paraId="3A50AF7B" w16cid:durableId="4B26706D"/>
  <w16cid:commentId w16cid:paraId="52154569" w16cid:durableId="16A51805"/>
  <w16cid:commentId w16cid:paraId="53A7D3F1" w16cid:durableId="25D0E0A7"/>
  <w16cid:commentId w16cid:paraId="18B4B561" w16cid:durableId="7EE716BF"/>
  <w16cid:commentId w16cid:paraId="377B2A7E" w16cid:durableId="5F7FB205"/>
  <w16cid:commentId w16cid:paraId="5D2C136C" w16cid:durableId="46C4B16F"/>
  <w16cid:commentId w16cid:paraId="660E1B24" w16cid:durableId="34EC9B81"/>
  <w16cid:commentId w16cid:paraId="15E00AD9" w16cid:durableId="1CEF03B0"/>
  <w16cid:commentId w16cid:paraId="3CBD9CD8" w16cid:durableId="477A488A"/>
  <w16cid:commentId w16cid:paraId="47F97746" w16cid:durableId="38362633"/>
  <w16cid:commentId w16cid:paraId="19612E31" w16cid:durableId="13B403B5"/>
  <w16cid:commentId w16cid:paraId="389F282D" w16cid:durableId="5D21DB24"/>
  <w16cid:commentId w16cid:paraId="1F8CBF63" w16cid:durableId="604B3A75"/>
  <w16cid:commentId w16cid:paraId="4A5D0FED" w16cid:durableId="44E5DF71"/>
  <w16cid:commentId w16cid:paraId="38C5A3DC" w16cid:durableId="13CDFF19"/>
  <w16cid:commentId w16cid:paraId="7E2D8790" w16cid:durableId="265B58C2"/>
  <w16cid:commentId w16cid:paraId="7420CBA1" w16cid:durableId="23696A84"/>
  <w16cid:commentId w16cid:paraId="571AE92E" w16cid:durableId="76B93D14"/>
  <w16cid:commentId w16cid:paraId="30A9710F" w16cid:durableId="7C9BC7B4"/>
  <w16cid:commentId w16cid:paraId="6641A957" w16cid:durableId="711DD215"/>
  <w16cid:commentId w16cid:paraId="738E8925" w16cid:durableId="1D130A01"/>
  <w16cid:commentId w16cid:paraId="7C20EC06" w16cid:durableId="423F2EC1"/>
  <w16cid:commentId w16cid:paraId="71EAF8BF" w16cid:durableId="00660A3F"/>
  <w16cid:commentId w16cid:paraId="5E559E09" w16cid:durableId="1F6059F0"/>
  <w16cid:commentId w16cid:paraId="159CB9C8" w16cid:durableId="30EFA24F"/>
  <w16cid:commentId w16cid:paraId="388FE075" w16cid:durableId="4E12897D"/>
  <w16cid:commentId w16cid:paraId="64F60BF9" w16cid:durableId="71EC1B9C"/>
  <w16cid:commentId w16cid:paraId="4E364F49" w16cid:durableId="534C59EC"/>
  <w16cid:commentId w16cid:paraId="65615937" w16cid:durableId="7E4C13D8"/>
  <w16cid:commentId w16cid:paraId="62A88565" w16cid:durableId="1D51F2DD"/>
  <w16cid:commentId w16cid:paraId="5E385C40" w16cid:durableId="57B60AA5"/>
  <w16cid:commentId w16cid:paraId="3337E508" w16cid:durableId="5CE3B66F"/>
  <w16cid:commentId w16cid:paraId="025A3F53" w16cid:durableId="7FD9AB02"/>
  <w16cid:commentId w16cid:paraId="5B3BF757" w16cid:durableId="6FC50F17"/>
  <w16cid:commentId w16cid:paraId="268CBA8C" w16cid:durableId="78D7A25D"/>
  <w16cid:commentId w16cid:paraId="75A571CE" w16cid:durableId="0DC5B71F"/>
  <w16cid:commentId w16cid:paraId="670BEFDC" w16cid:durableId="2EFECFD3"/>
  <w16cid:commentId w16cid:paraId="0B140591" w16cid:durableId="22521244"/>
  <w16cid:commentId w16cid:paraId="1A263E08" w16cid:durableId="09F9EF80"/>
  <w16cid:commentId w16cid:paraId="48266EC8" w16cid:durableId="004C248A"/>
  <w16cid:commentId w16cid:paraId="0574B924" w16cid:durableId="0C70E499"/>
  <w16cid:commentId w16cid:paraId="69EF3C51" w16cid:durableId="721BC960"/>
  <w16cid:commentId w16cid:paraId="02B78F27" w16cid:durableId="261A2C13"/>
  <w16cid:commentId w16cid:paraId="56FB7C05" w16cid:durableId="72123BF3"/>
  <w16cid:commentId w16cid:paraId="08D1B625" w16cid:durableId="26B34002"/>
  <w16cid:commentId w16cid:paraId="70456A40" w16cid:durableId="08752FC6"/>
  <w16cid:commentId w16cid:paraId="320A1E06" w16cid:durableId="5F47E54B"/>
  <w16cid:commentId w16cid:paraId="492EA0EC" w16cid:durableId="6FD7138F"/>
  <w16cid:commentId w16cid:paraId="1CE06849" w16cid:durableId="64B0186B"/>
  <w16cid:commentId w16cid:paraId="304FC98C" w16cid:durableId="413CB4C1"/>
  <w16cid:commentId w16cid:paraId="08AE12E6" w16cid:durableId="7459D727"/>
  <w16cid:commentId w16cid:paraId="6D01FDFA" w16cid:durableId="6BB933D8"/>
  <w16cid:commentId w16cid:paraId="158AA7D1" w16cid:durableId="1920D55D"/>
  <w16cid:commentId w16cid:paraId="17720A73" w16cid:durableId="1CBD22DE"/>
  <w16cid:commentId w16cid:paraId="4307D2DA" w16cid:durableId="49A87791"/>
  <w16cid:commentId w16cid:paraId="7CA61E79" w16cid:durableId="337EEFC8"/>
  <w16cid:commentId w16cid:paraId="4D514904" w16cid:durableId="1F81C41A"/>
  <w16cid:commentId w16cid:paraId="2E07B1AE" w16cid:durableId="4B87608F"/>
  <w16cid:commentId w16cid:paraId="75A18882" w16cid:durableId="52AC0C74"/>
  <w16cid:commentId w16cid:paraId="5F1894F7" w16cid:durableId="13106AC8"/>
  <w16cid:commentId w16cid:paraId="66106792" w16cid:durableId="074556BC"/>
  <w16cid:commentId w16cid:paraId="1E622CA0" w16cid:durableId="480A979F"/>
  <w16cid:commentId w16cid:paraId="0D098D6B" w16cid:durableId="22EC47C2"/>
  <w16cid:commentId w16cid:paraId="428300D0" w16cid:durableId="48F1039F"/>
  <w16cid:commentId w16cid:paraId="36C2F538" w16cid:durableId="640B1249"/>
  <w16cid:commentId w16cid:paraId="70462E06" w16cid:durableId="02537040"/>
  <w16cid:commentId w16cid:paraId="4F607D5C" w16cid:durableId="3630B488"/>
  <w16cid:commentId w16cid:paraId="1A272415" w16cid:durableId="37092804"/>
  <w16cid:commentId w16cid:paraId="5CDD0EEB" w16cid:durableId="45071A59"/>
  <w16cid:commentId w16cid:paraId="3A4D96A2" w16cid:durableId="5E0EC166"/>
  <w16cid:commentId w16cid:paraId="13D8D769" w16cid:durableId="30A815C6"/>
  <w16cid:commentId w16cid:paraId="1D7582CB" w16cid:durableId="03370698"/>
  <w16cid:commentId w16cid:paraId="40276AC1" w16cid:durableId="7204D1AF"/>
  <w16cid:commentId w16cid:paraId="4EF34D0E" w16cid:durableId="0B7457BD"/>
  <w16cid:commentId w16cid:paraId="66DFEF38" w16cid:durableId="491EB601"/>
  <w16cid:commentId w16cid:paraId="239EE3CB" w16cid:durableId="5F551F3A"/>
  <w16cid:commentId w16cid:paraId="2195B53F" w16cid:durableId="77F3F291"/>
  <w16cid:commentId w16cid:paraId="0756E4D7" w16cid:durableId="74709FAE"/>
  <w16cid:commentId w16cid:paraId="2B95D35D" w16cid:durableId="6763D77A"/>
  <w16cid:commentId w16cid:paraId="2DDA66A9" w16cid:durableId="3ED637A0"/>
  <w16cid:commentId w16cid:paraId="6422BFB3" w16cid:durableId="3466C262"/>
  <w16cid:commentId w16cid:paraId="63CE22E8" w16cid:durableId="403773F2"/>
  <w16cid:commentId w16cid:paraId="354FEC60" w16cid:durableId="4AEA2C24"/>
  <w16cid:commentId w16cid:paraId="562BE861" w16cid:durableId="5A8CA1C7"/>
  <w16cid:commentId w16cid:paraId="78353543" w16cid:durableId="23CA076E"/>
  <w16cid:commentId w16cid:paraId="66B22F44" w16cid:durableId="13B6AE09"/>
  <w16cid:commentId w16cid:paraId="11E77435" w16cid:durableId="6D1C00A7"/>
  <w16cid:commentId w16cid:paraId="7761C1D5" w16cid:durableId="30FBD2EC"/>
  <w16cid:commentId w16cid:paraId="64DF380E" w16cid:durableId="1AFEFBD3"/>
  <w16cid:commentId w16cid:paraId="20FB1B38" w16cid:durableId="4BBF6699"/>
  <w16cid:commentId w16cid:paraId="6804017B" w16cid:durableId="0665878E"/>
  <w16cid:commentId w16cid:paraId="03BBF570" w16cid:durableId="1099B33C"/>
  <w16cid:commentId w16cid:paraId="3DAAF48D" w16cid:durableId="4B6A5D5D"/>
  <w16cid:commentId w16cid:paraId="62748C67" w16cid:durableId="3EB18E98"/>
  <w16cid:commentId w16cid:paraId="2C3B3AB0" w16cid:durableId="56AC71EE"/>
  <w16cid:commentId w16cid:paraId="774741A8" w16cid:durableId="5D2D1693"/>
  <w16cid:commentId w16cid:paraId="18498E4C" w16cid:durableId="2392807E"/>
  <w16cid:commentId w16cid:paraId="58E4BA92" w16cid:durableId="48BF2019"/>
  <w16cid:commentId w16cid:paraId="59D65F62" w16cid:durableId="08D67F1E"/>
  <w16cid:commentId w16cid:paraId="10162578" w16cid:durableId="634AB086"/>
  <w16cid:commentId w16cid:paraId="00FB158A" w16cid:durableId="33EA8B09"/>
  <w16cid:commentId w16cid:paraId="3B75F07A" w16cid:durableId="09E76C98"/>
  <w16cid:commentId w16cid:paraId="36974BA5" w16cid:durableId="0FDCFFCD"/>
  <w16cid:commentId w16cid:paraId="653DB748" w16cid:durableId="22735E4B"/>
  <w16cid:commentId w16cid:paraId="7EB3E9DD" w16cid:durableId="74270FB6"/>
  <w16cid:commentId w16cid:paraId="571FC7AF" w16cid:durableId="1DF5FA89"/>
  <w16cid:commentId w16cid:paraId="7D84AA6F" w16cid:durableId="5B7DB704"/>
  <w16cid:commentId w16cid:paraId="5D1BA32B" w16cid:durableId="68C7F44D"/>
  <w16cid:commentId w16cid:paraId="084F8935" w16cid:durableId="5ADACC58"/>
  <w16cid:commentId w16cid:paraId="0A8C953D" w16cid:durableId="474D1051"/>
  <w16cid:commentId w16cid:paraId="7E9DA907" w16cid:durableId="1F9177A2"/>
  <w16cid:commentId w16cid:paraId="03CFE725" w16cid:durableId="65237E54"/>
  <w16cid:commentId w16cid:paraId="113ADE59" w16cid:durableId="64DDD508"/>
  <w16cid:commentId w16cid:paraId="72ABE45B" w16cid:durableId="5AC31683"/>
  <w16cid:commentId w16cid:paraId="60384AAE" w16cid:durableId="28D845E9"/>
  <w16cid:commentId w16cid:paraId="77924102" w16cid:durableId="0837CBC9"/>
  <w16cid:commentId w16cid:paraId="5104FEC9" w16cid:durableId="5AF1F5B8"/>
  <w16cid:commentId w16cid:paraId="27A64BD3" w16cid:durableId="2BAD1023"/>
  <w16cid:commentId w16cid:paraId="3FEC3589" w16cid:durableId="049AC052"/>
  <w16cid:commentId w16cid:paraId="5DBAF927" w16cid:durableId="50FEDDC6"/>
  <w16cid:commentId w16cid:paraId="7B65C9F2" w16cid:durableId="7F6CD9F5"/>
  <w16cid:commentId w16cid:paraId="4B3E39C7" w16cid:durableId="48EAFF1B"/>
  <w16cid:commentId w16cid:paraId="416010E5" w16cid:durableId="429E7721"/>
  <w16cid:commentId w16cid:paraId="0FFFFB7D" w16cid:durableId="5AB8F3B0"/>
  <w16cid:commentId w16cid:paraId="6A6F59D3" w16cid:durableId="10DB8102"/>
  <w16cid:commentId w16cid:paraId="24763E9B" w16cid:durableId="78D340A6"/>
  <w16cid:commentId w16cid:paraId="674C89D0" w16cid:durableId="7CDBBB65"/>
  <w16cid:commentId w16cid:paraId="6AC0FF43" w16cid:durableId="6B6BF5CE"/>
  <w16cid:commentId w16cid:paraId="5F0AC4D1" w16cid:durableId="6DA03693"/>
  <w16cid:commentId w16cid:paraId="6E0CBC1E" w16cid:durableId="33D2A2D1"/>
  <w16cid:commentId w16cid:paraId="32EC26F5" w16cid:durableId="23353F14"/>
  <w16cid:commentId w16cid:paraId="38E5B066" w16cid:durableId="554690EF"/>
  <w16cid:commentId w16cid:paraId="37642F85" w16cid:durableId="1B32253A"/>
  <w16cid:commentId w16cid:paraId="7635753C" w16cid:durableId="2338CB11"/>
  <w16cid:commentId w16cid:paraId="19E9A7F1" w16cid:durableId="1AAD68CE"/>
  <w16cid:commentId w16cid:paraId="5B15394C" w16cid:durableId="356CBD31"/>
  <w16cid:commentId w16cid:paraId="330ECED7" w16cid:durableId="1B440424"/>
  <w16cid:commentId w16cid:paraId="5A21CA92" w16cid:durableId="2B5FE268"/>
  <w16cid:commentId w16cid:paraId="25F5CAEA" w16cid:durableId="19614371"/>
  <w16cid:commentId w16cid:paraId="617639E3" w16cid:durableId="1C36316D"/>
  <w16cid:commentId w16cid:paraId="577632B2" w16cid:durableId="72090F2C"/>
  <w16cid:commentId w16cid:paraId="262B36B2" w16cid:durableId="67620F36"/>
  <w16cid:commentId w16cid:paraId="7327B72F" w16cid:durableId="504D6B65"/>
  <w16cid:commentId w16cid:paraId="55AB8D9E" w16cid:durableId="17DCC43A"/>
  <w16cid:commentId w16cid:paraId="45600AD2" w16cid:durableId="47DF6CB7"/>
  <w16cid:commentId w16cid:paraId="108BE153" w16cid:durableId="58D6193F"/>
  <w16cid:commentId w16cid:paraId="06DB8854" w16cid:durableId="7E5B4440"/>
  <w16cid:commentId w16cid:paraId="0B66EF7A" w16cid:durableId="30E54AEF"/>
  <w16cid:commentId w16cid:paraId="3E08D94F" w16cid:durableId="3D31AC14"/>
  <w16cid:commentId w16cid:paraId="082121F5" w16cid:durableId="2B4E8F8D"/>
  <w16cid:commentId w16cid:paraId="588649B7" w16cid:durableId="02A4D76D"/>
  <w16cid:commentId w16cid:paraId="68F73BA8" w16cid:durableId="263521F1"/>
  <w16cid:commentId w16cid:paraId="25D95C84" w16cid:durableId="5067A884"/>
  <w16cid:commentId w16cid:paraId="3A6B7CBA" w16cid:durableId="01412C69"/>
  <w16cid:commentId w16cid:paraId="7F1E5935" w16cid:durableId="10BF412B"/>
  <w16cid:commentId w16cid:paraId="7F111DAE" w16cid:durableId="6B68A08B"/>
  <w16cid:commentId w16cid:paraId="36971E5B" w16cid:durableId="01EED67A"/>
  <w16cid:commentId w16cid:paraId="66C28328" w16cid:durableId="30B52D54"/>
  <w16cid:commentId w16cid:paraId="422866A4" w16cid:durableId="62DC8456"/>
  <w16cid:commentId w16cid:paraId="52B1C281" w16cid:durableId="44037B44"/>
  <w16cid:commentId w16cid:paraId="087FC0E8" w16cid:durableId="4458B9B1"/>
  <w16cid:commentId w16cid:paraId="5A1DABD7" w16cid:durableId="465EB02A"/>
  <w16cid:commentId w16cid:paraId="3F5637FD" w16cid:durableId="55C954AA"/>
  <w16cid:commentId w16cid:paraId="7ED0B6E9" w16cid:durableId="3AB53CD7"/>
  <w16cid:commentId w16cid:paraId="6E9653B0" w16cid:durableId="158BE058"/>
  <w16cid:commentId w16cid:paraId="5E3FAD1C" w16cid:durableId="34E1290A"/>
  <w16cid:commentId w16cid:paraId="186B5A42" w16cid:durableId="52CA6DA1"/>
  <w16cid:commentId w16cid:paraId="2C7077C8" w16cid:durableId="037DEB43"/>
  <w16cid:commentId w16cid:paraId="0EE1E3C7" w16cid:durableId="255B0BAD"/>
  <w16cid:commentId w16cid:paraId="49A6CD14" w16cid:durableId="189341C7"/>
  <w16cid:commentId w16cid:paraId="60D60707" w16cid:durableId="0AF9FAB7"/>
  <w16cid:commentId w16cid:paraId="03C8D541" w16cid:durableId="0190FBBB"/>
  <w16cid:commentId w16cid:paraId="79D5E732" w16cid:durableId="6B039DD6"/>
  <w16cid:commentId w16cid:paraId="56ABE2EE" w16cid:durableId="02F3C8E3"/>
  <w16cid:commentId w16cid:paraId="00A28146" w16cid:durableId="45BBB203"/>
  <w16cid:commentId w16cid:paraId="33542AB4" w16cid:durableId="321E789E"/>
  <w16cid:commentId w16cid:paraId="0DDB356C" w16cid:durableId="042B977B"/>
  <w16cid:commentId w16cid:paraId="26A94914" w16cid:durableId="6A36546C"/>
  <w16cid:commentId w16cid:paraId="4F532703" w16cid:durableId="40F3CADD"/>
  <w16cid:commentId w16cid:paraId="4EA508DF" w16cid:durableId="1E0F4043"/>
  <w16cid:commentId w16cid:paraId="30EFF829" w16cid:durableId="5BE609CF"/>
  <w16cid:commentId w16cid:paraId="01100834" w16cid:durableId="03CCAE6C"/>
  <w16cid:commentId w16cid:paraId="7EBCCBA4" w16cid:durableId="44BB9630"/>
  <w16cid:commentId w16cid:paraId="3B85D244" w16cid:durableId="401ABBD3"/>
  <w16cid:commentId w16cid:paraId="508D64B2" w16cid:durableId="4BBA469A"/>
  <w16cid:commentId w16cid:paraId="5B5CD110" w16cid:durableId="2D035094"/>
  <w16cid:commentId w16cid:paraId="779F98F6" w16cid:durableId="42595C00"/>
  <w16cid:commentId w16cid:paraId="03175BAE" w16cid:durableId="70B1E870"/>
  <w16cid:commentId w16cid:paraId="0450FA1B" w16cid:durableId="51223FFB"/>
  <w16cid:commentId w16cid:paraId="35958422" w16cid:durableId="5567972C"/>
  <w16cid:commentId w16cid:paraId="4F0B0790" w16cid:durableId="32B6CB4C"/>
  <w16cid:commentId w16cid:paraId="5E517CDD" w16cid:durableId="1171E723"/>
  <w16cid:commentId w16cid:paraId="318D058B" w16cid:durableId="1FC2E917"/>
  <w16cid:commentId w16cid:paraId="6C555F1F" w16cid:durableId="07DD4909"/>
  <w16cid:commentId w16cid:paraId="562CFBE2" w16cid:durableId="3DF34AAB"/>
  <w16cid:commentId w16cid:paraId="2FC082FB" w16cid:durableId="6E74CD03"/>
  <w16cid:commentId w16cid:paraId="575F3A10" w16cid:durableId="445379CA"/>
  <w16cid:commentId w16cid:paraId="0A25C285" w16cid:durableId="00A09768"/>
  <w16cid:commentId w16cid:paraId="3F2F795D" w16cid:durableId="741C4B96"/>
  <w16cid:commentId w16cid:paraId="7727C641" w16cid:durableId="3DBE357D"/>
  <w16cid:commentId w16cid:paraId="125ECF01" w16cid:durableId="5A0E9C5B"/>
  <w16cid:commentId w16cid:paraId="7DF5CF60" w16cid:durableId="2A99C8A7"/>
  <w16cid:commentId w16cid:paraId="255438FD" w16cid:durableId="571CCCAA"/>
  <w16cid:commentId w16cid:paraId="79CD77BF" w16cid:durableId="7C34612C"/>
  <w16cid:commentId w16cid:paraId="1664D517" w16cid:durableId="24FC4107"/>
  <w16cid:commentId w16cid:paraId="17628333" w16cid:durableId="69F9C429"/>
  <w16cid:commentId w16cid:paraId="0901020F" w16cid:durableId="615E751F"/>
  <w16cid:commentId w16cid:paraId="0A9D3A21" w16cid:durableId="40B2CF7C"/>
  <w16cid:commentId w16cid:paraId="33D3B998" w16cid:durableId="065E51DF"/>
  <w16cid:commentId w16cid:paraId="1829C8AD" w16cid:durableId="6D1A9DC3"/>
  <w16cid:commentId w16cid:paraId="5BCB3A77" w16cid:durableId="487E010D"/>
  <w16cid:commentId w16cid:paraId="54298A1E" w16cid:durableId="041BB1A6"/>
  <w16cid:commentId w16cid:paraId="5B302F29" w16cid:durableId="14EBA5AF"/>
  <w16cid:commentId w16cid:paraId="2F75D6CD" w16cid:durableId="28085D69"/>
  <w16cid:commentId w16cid:paraId="4C0B1BC5" w16cid:durableId="0665B906"/>
  <w16cid:commentId w16cid:paraId="311FE431" w16cid:durableId="1D70948A"/>
  <w16cid:commentId w16cid:paraId="1A3D2570" w16cid:durableId="5A53C22D"/>
  <w16cid:commentId w16cid:paraId="309EF413" w16cid:durableId="30B333C5"/>
  <w16cid:commentId w16cid:paraId="076A7A48" w16cid:durableId="13DC605F"/>
  <w16cid:commentId w16cid:paraId="46A0823A" w16cid:durableId="357AB0E4"/>
  <w16cid:commentId w16cid:paraId="7DA32055" w16cid:durableId="4D86884B"/>
  <w16cid:commentId w16cid:paraId="5D5E8E02" w16cid:durableId="28EB0BA0"/>
  <w16cid:commentId w16cid:paraId="0F7AD944" w16cid:durableId="3B6E894B"/>
  <w16cid:commentId w16cid:paraId="76EDC6D0" w16cid:durableId="10C99F9A"/>
  <w16cid:commentId w16cid:paraId="1AF113D9" w16cid:durableId="79479BE7"/>
  <w16cid:commentId w16cid:paraId="2D933018" w16cid:durableId="66EC6191"/>
  <w16cid:commentId w16cid:paraId="0F65BD92" w16cid:durableId="78CEB50F"/>
  <w16cid:commentId w16cid:paraId="4D2630DA" w16cid:durableId="2DD997D1"/>
  <w16cid:commentId w16cid:paraId="6E669CE9" w16cid:durableId="60BFA1E8"/>
  <w16cid:commentId w16cid:paraId="719E761A" w16cid:durableId="47E1384D"/>
  <w16cid:commentId w16cid:paraId="6725AD2B" w16cid:durableId="54DBFF2D"/>
  <w16cid:commentId w16cid:paraId="2B712FDA" w16cid:durableId="57BE9C18"/>
  <w16cid:commentId w16cid:paraId="304580E2" w16cid:durableId="6B76D255"/>
  <w16cid:commentId w16cid:paraId="756E2AE6" w16cid:durableId="5B51F65F"/>
  <w16cid:commentId w16cid:paraId="7D1B1C42" w16cid:durableId="64F7E2C4"/>
  <w16cid:commentId w16cid:paraId="5BFF7F59" w16cid:durableId="2008D6F3"/>
  <w16cid:commentId w16cid:paraId="73C54F59" w16cid:durableId="474C29A1"/>
  <w16cid:commentId w16cid:paraId="7381F740" w16cid:durableId="59ACD976"/>
  <w16cid:commentId w16cid:paraId="5BF73E12" w16cid:durableId="4DF6A5F1"/>
  <w16cid:commentId w16cid:paraId="37152111" w16cid:durableId="01BF0F25"/>
  <w16cid:commentId w16cid:paraId="1852C73D" w16cid:durableId="237CA735"/>
  <w16cid:commentId w16cid:paraId="3AB23B37" w16cid:durableId="3885E7CF"/>
  <w16cid:commentId w16cid:paraId="10D7034B" w16cid:durableId="3BBE346E"/>
  <w16cid:commentId w16cid:paraId="23A61BCE" w16cid:durableId="72B41A70"/>
  <w16cid:commentId w16cid:paraId="36857338" w16cid:durableId="3FD32601"/>
  <w16cid:commentId w16cid:paraId="38A20CD4" w16cid:durableId="689D4F66"/>
  <w16cid:commentId w16cid:paraId="3BD2E08E" w16cid:durableId="635656E2"/>
  <w16cid:commentId w16cid:paraId="23FD82A0" w16cid:durableId="3A785AEC"/>
  <w16cid:commentId w16cid:paraId="177D364C" w16cid:durableId="2E0F99A7"/>
  <w16cid:commentId w16cid:paraId="3998D0BC" w16cid:durableId="7FEDD86C"/>
  <w16cid:commentId w16cid:paraId="368C8EF2" w16cid:durableId="39401BEC"/>
  <w16cid:commentId w16cid:paraId="49549ACD" w16cid:durableId="21CD033B"/>
  <w16cid:commentId w16cid:paraId="4DC38FDA" w16cid:durableId="4FFD0A8E"/>
  <w16cid:commentId w16cid:paraId="64359063" w16cid:durableId="575C6050"/>
  <w16cid:commentId w16cid:paraId="75F112D5" w16cid:durableId="0993101B"/>
  <w16cid:commentId w16cid:paraId="303CBE21" w16cid:durableId="632C217B"/>
  <w16cid:commentId w16cid:paraId="2556B79B" w16cid:durableId="4A669386"/>
  <w16cid:commentId w16cid:paraId="0ACE70F5" w16cid:durableId="5F0A9ACF"/>
  <w16cid:commentId w16cid:paraId="2CD00A99" w16cid:durableId="21A24603"/>
  <w16cid:commentId w16cid:paraId="44334DC6" w16cid:durableId="017F8616"/>
  <w16cid:commentId w16cid:paraId="7F3B75A0" w16cid:durableId="3003CCDC"/>
  <w16cid:commentId w16cid:paraId="3A4432C6" w16cid:durableId="25989D03"/>
  <w16cid:commentId w16cid:paraId="655C9ED5" w16cid:durableId="5E978E4F"/>
  <w16cid:commentId w16cid:paraId="2D464778" w16cid:durableId="0552B3C3"/>
  <w16cid:commentId w16cid:paraId="7C308442" w16cid:durableId="255C1CDF"/>
  <w16cid:commentId w16cid:paraId="6C4EC49F" w16cid:durableId="3EF9D329"/>
  <w16cid:commentId w16cid:paraId="6247533A" w16cid:durableId="72997ED2"/>
  <w16cid:commentId w16cid:paraId="6550C53D" w16cid:durableId="6E6570D6"/>
  <w16cid:commentId w16cid:paraId="3DB29177" w16cid:durableId="11DAF26F"/>
  <w16cid:commentId w16cid:paraId="06835A20" w16cid:durableId="08CBD5B8"/>
  <w16cid:commentId w16cid:paraId="78253392" w16cid:durableId="4942383A"/>
  <w16cid:commentId w16cid:paraId="46385FD9" w16cid:durableId="0A34C06D"/>
  <w16cid:commentId w16cid:paraId="7BC1F2C0" w16cid:durableId="6E1AAEEB"/>
  <w16cid:commentId w16cid:paraId="5A8AB7AB" w16cid:durableId="7AFF60BE"/>
  <w16cid:commentId w16cid:paraId="6B561B09" w16cid:durableId="4BD2D4C9"/>
  <w16cid:commentId w16cid:paraId="61580DCC" w16cid:durableId="4E398FB7"/>
  <w16cid:commentId w16cid:paraId="0A1629BF" w16cid:durableId="0DE1B455"/>
  <w16cid:commentId w16cid:paraId="0F4C47AD" w16cid:durableId="660E86EF"/>
  <w16cid:commentId w16cid:paraId="097F0741" w16cid:durableId="70FB8101"/>
  <w16cid:commentId w16cid:paraId="69460A79" w16cid:durableId="427C6864"/>
  <w16cid:commentId w16cid:paraId="3F0CB732" w16cid:durableId="31A9D95E"/>
  <w16cid:commentId w16cid:paraId="65DCE0F0" w16cid:durableId="1026F0D1"/>
  <w16cid:commentId w16cid:paraId="11DC917A" w16cid:durableId="4AF2D977"/>
  <w16cid:commentId w16cid:paraId="55C5BE26" w16cid:durableId="2A7975B7"/>
  <w16cid:commentId w16cid:paraId="1E1CA6ED" w16cid:durableId="0A05A5B6"/>
  <w16cid:commentId w16cid:paraId="4C3C93E2" w16cid:durableId="2991A7F9"/>
  <w16cid:commentId w16cid:paraId="4B02315F" w16cid:durableId="13512D0B"/>
  <w16cid:commentId w16cid:paraId="6D5C302F" w16cid:durableId="09403368"/>
  <w16cid:commentId w16cid:paraId="04B17D3B" w16cid:durableId="6702FAB7"/>
  <w16cid:commentId w16cid:paraId="497FAB26" w16cid:durableId="3DC0E922"/>
  <w16cid:commentId w16cid:paraId="41D5B476" w16cid:durableId="3D59D838"/>
  <w16cid:commentId w16cid:paraId="3E78DCAC" w16cid:durableId="79EF2DC8"/>
  <w16cid:commentId w16cid:paraId="3DB6891A" w16cid:durableId="7A2118DA"/>
  <w16cid:commentId w16cid:paraId="1EB68363" w16cid:durableId="315B2A8E"/>
  <w16cid:commentId w16cid:paraId="5ADB37BE" w16cid:durableId="333D28CB"/>
  <w16cid:commentId w16cid:paraId="6ADF3E74" w16cid:durableId="704797E0"/>
  <w16cid:commentId w16cid:paraId="116BDBE8" w16cid:durableId="1C550786"/>
  <w16cid:commentId w16cid:paraId="3E1927FD" w16cid:durableId="21AB3DE4"/>
  <w16cid:commentId w16cid:paraId="661FED8C" w16cid:durableId="50D11456"/>
  <w16cid:commentId w16cid:paraId="71E90F7D" w16cid:durableId="273B2F56"/>
  <w16cid:commentId w16cid:paraId="4F63E990" w16cid:durableId="0D35E64C"/>
  <w16cid:commentId w16cid:paraId="470412DA" w16cid:durableId="47163D0A"/>
  <w16cid:commentId w16cid:paraId="0254115C" w16cid:durableId="2B7FF42C"/>
  <w16cid:commentId w16cid:paraId="6E2AB9EE" w16cid:durableId="15BF2885"/>
  <w16cid:commentId w16cid:paraId="782BD28D" w16cid:durableId="7250E3F2"/>
  <w16cid:commentId w16cid:paraId="3272DCA2" w16cid:durableId="140C15FE"/>
  <w16cid:commentId w16cid:paraId="7B86FD41" w16cid:durableId="65C6A1AA"/>
  <w16cid:commentId w16cid:paraId="5C353949" w16cid:durableId="01D45751"/>
  <w16cid:commentId w16cid:paraId="00E39431" w16cid:durableId="5E98D0E4"/>
  <w16cid:commentId w16cid:paraId="35B8DA24" w16cid:durableId="70E82119"/>
  <w16cid:commentId w16cid:paraId="0F9575B8" w16cid:durableId="72F58F4B"/>
  <w16cid:commentId w16cid:paraId="73D1BC3A" w16cid:durableId="7B604BAD"/>
  <w16cid:commentId w16cid:paraId="502EF99A" w16cid:durableId="5D68EF3D"/>
  <w16cid:commentId w16cid:paraId="64280273" w16cid:durableId="6C12A53A"/>
  <w16cid:commentId w16cid:paraId="6DF2F35B" w16cid:durableId="0D9B6BC6"/>
  <w16cid:commentId w16cid:paraId="4B5623C4" w16cid:durableId="6AA7FDD5"/>
  <w16cid:commentId w16cid:paraId="42A6EF38" w16cid:durableId="6274B95A"/>
  <w16cid:commentId w16cid:paraId="19340918" w16cid:durableId="7E98178F"/>
  <w16cid:commentId w16cid:paraId="7C4D97B6" w16cid:durableId="54B66499"/>
  <w16cid:commentId w16cid:paraId="47C21196" w16cid:durableId="5F9ECBBB"/>
  <w16cid:commentId w16cid:paraId="6F429182" w16cid:durableId="5FC8C2FB"/>
  <w16cid:commentId w16cid:paraId="67D5255B" w16cid:durableId="2CE6F866"/>
  <w16cid:commentId w16cid:paraId="0D2D8872" w16cid:durableId="19F09A8D"/>
  <w16cid:commentId w16cid:paraId="26D83B4F" w16cid:durableId="0ACE52FC"/>
  <w16cid:commentId w16cid:paraId="5067FA86" w16cid:durableId="5CE030CF"/>
  <w16cid:commentId w16cid:paraId="4002C2B1" w16cid:durableId="48E1356F"/>
  <w16cid:commentId w16cid:paraId="44F3DC3D" w16cid:durableId="73DCCF22"/>
  <w16cid:commentId w16cid:paraId="5A54E521" w16cid:durableId="26E81553"/>
  <w16cid:commentId w16cid:paraId="4111A08A" w16cid:durableId="7DFAEF3A"/>
  <w16cid:commentId w16cid:paraId="5C48A293" w16cid:durableId="32E5ADCC"/>
  <w16cid:commentId w16cid:paraId="02EF318D" w16cid:durableId="08EDC4AD"/>
  <w16cid:commentId w16cid:paraId="2D4C969C" w16cid:durableId="7E6D4AEE"/>
  <w16cid:commentId w16cid:paraId="6E3AB4D7" w16cid:durableId="7C75CF78"/>
  <w16cid:commentId w16cid:paraId="5D38889A" w16cid:durableId="484D9153"/>
  <w16cid:commentId w16cid:paraId="5CDD5662" w16cid:durableId="03FF7E1D"/>
  <w16cid:commentId w16cid:paraId="4C927226" w16cid:durableId="1C314BDF"/>
  <w16cid:commentId w16cid:paraId="2931F1C0" w16cid:durableId="427310E0"/>
  <w16cid:commentId w16cid:paraId="338EA55B" w16cid:durableId="09A7369D"/>
  <w16cid:commentId w16cid:paraId="026A5E18" w16cid:durableId="24E94E2D"/>
  <w16cid:commentId w16cid:paraId="45A85D84" w16cid:durableId="4179D318"/>
  <w16cid:commentId w16cid:paraId="67185D88" w16cid:durableId="21E01415"/>
  <w16cid:commentId w16cid:paraId="2CC90D50" w16cid:durableId="205F7765"/>
  <w16cid:commentId w16cid:paraId="381086E9" w16cid:durableId="2B68E3A9"/>
  <w16cid:commentId w16cid:paraId="14DCC74A" w16cid:durableId="51EF6BA6"/>
  <w16cid:commentId w16cid:paraId="74D62072" w16cid:durableId="19661CC8"/>
  <w16cid:commentId w16cid:paraId="45B4D714" w16cid:durableId="5D918F5A"/>
  <w16cid:commentId w16cid:paraId="1DE94090" w16cid:durableId="3C5CCF56"/>
  <w16cid:commentId w16cid:paraId="4D677559" w16cid:durableId="59DE8C42"/>
  <w16cid:commentId w16cid:paraId="7A0D13EF" w16cid:durableId="5280D148"/>
  <w16cid:commentId w16cid:paraId="731E347D" w16cid:durableId="0A5151AB"/>
  <w16cid:commentId w16cid:paraId="6F9E3D35" w16cid:durableId="2D7DD90B"/>
  <w16cid:commentId w16cid:paraId="1326EBEA" w16cid:durableId="163B50B3"/>
  <w16cid:commentId w16cid:paraId="3C98C2C0" w16cid:durableId="184478B1"/>
  <w16cid:commentId w16cid:paraId="6B9CD297" w16cid:durableId="4397B9D3"/>
  <w16cid:commentId w16cid:paraId="4091DFEA" w16cid:durableId="57CACFE1"/>
  <w16cid:commentId w16cid:paraId="224C1E94" w16cid:durableId="2F9A8CE3"/>
  <w16cid:commentId w16cid:paraId="0E9EF6FC" w16cid:durableId="0AF32D17"/>
  <w16cid:commentId w16cid:paraId="031EF1C2" w16cid:durableId="27A352E4"/>
  <w16cid:commentId w16cid:paraId="189685C3" w16cid:durableId="4A64BC17"/>
  <w16cid:commentId w16cid:paraId="412B391B" w16cid:durableId="7C472A3E"/>
  <w16cid:commentId w16cid:paraId="3D89DAA7" w16cid:durableId="71A0D5CA"/>
  <w16cid:commentId w16cid:paraId="0F15CF5F" w16cid:durableId="6739F650"/>
  <w16cid:commentId w16cid:paraId="57D58AE4" w16cid:durableId="378ADD23"/>
  <w16cid:commentId w16cid:paraId="363E2744" w16cid:durableId="28568DC4"/>
  <w16cid:commentId w16cid:paraId="01285643" w16cid:durableId="510033C1"/>
  <w16cid:commentId w16cid:paraId="0381F06E" w16cid:durableId="37E8B8A4"/>
  <w16cid:commentId w16cid:paraId="09ECBD17" w16cid:durableId="4EB072FE"/>
  <w16cid:commentId w16cid:paraId="5A1EDE01" w16cid:durableId="10D939B9"/>
  <w16cid:commentId w16cid:paraId="2A3B8584" w16cid:durableId="55148802"/>
  <w16cid:commentId w16cid:paraId="487DD652" w16cid:durableId="4C518F16"/>
  <w16cid:commentId w16cid:paraId="5639C3F4" w16cid:durableId="699126B8"/>
  <w16cid:commentId w16cid:paraId="011F3AD1" w16cid:durableId="073E4E7B"/>
  <w16cid:commentId w16cid:paraId="3600F52E" w16cid:durableId="32255A05"/>
  <w16cid:commentId w16cid:paraId="5DCAC475" w16cid:durableId="262C0B1F"/>
  <w16cid:commentId w16cid:paraId="6EA85BEF" w16cid:durableId="147A9E81"/>
  <w16cid:commentId w16cid:paraId="648D538A" w16cid:durableId="3CF20212"/>
  <w16cid:commentId w16cid:paraId="4E76F476" w16cid:durableId="41D82DF7"/>
  <w16cid:commentId w16cid:paraId="55B1DC6A" w16cid:durableId="4770DC55"/>
  <w16cid:commentId w16cid:paraId="0AA37E33" w16cid:durableId="22EE0E60"/>
  <w16cid:commentId w16cid:paraId="60845BFB" w16cid:durableId="519DBB7E"/>
  <w16cid:commentId w16cid:paraId="7F99A534" w16cid:durableId="54A57E0C"/>
  <w16cid:commentId w16cid:paraId="541DEDFA" w16cid:durableId="5BB9F03A"/>
  <w16cid:commentId w16cid:paraId="120E866C" w16cid:durableId="72D59BB4"/>
  <w16cid:commentId w16cid:paraId="6A3F4E0C" w16cid:durableId="6388BE5C"/>
  <w16cid:commentId w16cid:paraId="39C30480" w16cid:durableId="482FD45C"/>
  <w16cid:commentId w16cid:paraId="025805EF" w16cid:durableId="00CBC4B8"/>
  <w16cid:commentId w16cid:paraId="7F6A8686" w16cid:durableId="77893D32"/>
  <w16cid:commentId w16cid:paraId="2FC7836F" w16cid:durableId="3A6EC57B"/>
  <w16cid:commentId w16cid:paraId="48261FCE" w16cid:durableId="79618268"/>
  <w16cid:commentId w16cid:paraId="6A7CD885" w16cid:durableId="0858C608"/>
  <w16cid:commentId w16cid:paraId="4AA7DC73" w16cid:durableId="5323753B"/>
  <w16cid:commentId w16cid:paraId="579C0FB9" w16cid:durableId="04973D6C"/>
  <w16cid:commentId w16cid:paraId="16897EAE" w16cid:durableId="7446C73E"/>
  <w16cid:commentId w16cid:paraId="11CC0D06" w16cid:durableId="23CF9DC8"/>
  <w16cid:commentId w16cid:paraId="3CF93148" w16cid:durableId="6E142D5D"/>
  <w16cid:commentId w16cid:paraId="1CEEA3BB" w16cid:durableId="554E6296"/>
  <w16cid:commentId w16cid:paraId="7379B982" w16cid:durableId="494EF686"/>
  <w16cid:commentId w16cid:paraId="5E8D7F15" w16cid:durableId="23E967EE"/>
  <w16cid:commentId w16cid:paraId="33CBC25C" w16cid:durableId="7404198C"/>
  <w16cid:commentId w16cid:paraId="7BB10604" w16cid:durableId="0A605BB4"/>
  <w16cid:commentId w16cid:paraId="5140C81B" w16cid:durableId="39C954BB"/>
  <w16cid:commentId w16cid:paraId="6A70730D" w16cid:durableId="6893C5A6"/>
  <w16cid:commentId w16cid:paraId="538A8B0B" w16cid:durableId="0F320FBD"/>
  <w16cid:commentId w16cid:paraId="44332BE7" w16cid:durableId="363D4055"/>
  <w16cid:commentId w16cid:paraId="3B3E90DF" w16cid:durableId="010D539D"/>
  <w16cid:commentId w16cid:paraId="7FD5D8AB" w16cid:durableId="1FC12D75"/>
  <w16cid:commentId w16cid:paraId="11132CF1" w16cid:durableId="424B0F5D"/>
  <w16cid:commentId w16cid:paraId="1E7B2102" w16cid:durableId="65CCEB41"/>
  <w16cid:commentId w16cid:paraId="4A27DA01" w16cid:durableId="78ED8247"/>
  <w16cid:commentId w16cid:paraId="779F78E8" w16cid:durableId="137C6C3F"/>
  <w16cid:commentId w16cid:paraId="0F0D8854" w16cid:durableId="081FCFB3"/>
  <w16cid:commentId w16cid:paraId="2F83C4BB" w16cid:durableId="49A3183A"/>
  <w16cid:commentId w16cid:paraId="51B99208" w16cid:durableId="04BCB522"/>
  <w16cid:commentId w16cid:paraId="2DC0EC80" w16cid:durableId="49058F84"/>
  <w16cid:commentId w16cid:paraId="31B59B7B" w16cid:durableId="65BA8E55"/>
  <w16cid:commentId w16cid:paraId="4A56A979" w16cid:durableId="25701631"/>
  <w16cid:commentId w16cid:paraId="7CDDF85A" w16cid:durableId="366C6445"/>
  <w16cid:commentId w16cid:paraId="19DF8426" w16cid:durableId="225E6ECF"/>
  <w16cid:commentId w16cid:paraId="46DDBC10" w16cid:durableId="5059C410"/>
  <w16cid:commentId w16cid:paraId="16E88178" w16cid:durableId="37F53DF6"/>
  <w16cid:commentId w16cid:paraId="40A48B19" w16cid:durableId="5BDA14C1"/>
  <w16cid:commentId w16cid:paraId="15A7605A" w16cid:durableId="4EF7265E"/>
  <w16cid:commentId w16cid:paraId="48A16D96" w16cid:durableId="12254A59"/>
  <w16cid:commentId w16cid:paraId="267582EE" w16cid:durableId="73C79C87"/>
  <w16cid:commentId w16cid:paraId="33461052" w16cid:durableId="39BB507E"/>
  <w16cid:commentId w16cid:paraId="4BC15AFA" w16cid:durableId="4AD0617D"/>
  <w16cid:commentId w16cid:paraId="68DAE07B" w16cid:durableId="331832E9"/>
  <w16cid:commentId w16cid:paraId="1122EBE8" w16cid:durableId="16538579"/>
  <w16cid:commentId w16cid:paraId="7EE82B36" w16cid:durableId="54929ADA"/>
  <w16cid:commentId w16cid:paraId="322956BE" w16cid:durableId="6C9AAE94"/>
  <w16cid:commentId w16cid:paraId="203D00C3" w16cid:durableId="48F4B63B"/>
  <w16cid:commentId w16cid:paraId="0562A506" w16cid:durableId="43D899D4"/>
  <w16cid:commentId w16cid:paraId="66DB550E" w16cid:durableId="51110626"/>
  <w16cid:commentId w16cid:paraId="493105CE" w16cid:durableId="0645440A"/>
  <w16cid:commentId w16cid:paraId="59465CC9" w16cid:durableId="6CD2D1A3"/>
  <w16cid:commentId w16cid:paraId="6DDAA53B" w16cid:durableId="11302A1C"/>
  <w16cid:commentId w16cid:paraId="6EE52CDB" w16cid:durableId="62E3116E"/>
  <w16cid:commentId w16cid:paraId="25424F39" w16cid:durableId="7B82F6F8"/>
  <w16cid:commentId w16cid:paraId="087EB46C" w16cid:durableId="24338368"/>
  <w16cid:commentId w16cid:paraId="2B93B2D2" w16cid:durableId="7FC58ECD"/>
  <w16cid:commentId w16cid:paraId="02047D43" w16cid:durableId="6F78D56B"/>
  <w16cid:commentId w16cid:paraId="76E322FF" w16cid:durableId="423DE337"/>
  <w16cid:commentId w16cid:paraId="68658962" w16cid:durableId="4343FE04"/>
  <w16cid:commentId w16cid:paraId="4AD717F0" w16cid:durableId="4AA2CDFB"/>
  <w16cid:commentId w16cid:paraId="39272BEC" w16cid:durableId="27FDD823"/>
  <w16cid:commentId w16cid:paraId="4B80E7B3" w16cid:durableId="7A23F912"/>
  <w16cid:commentId w16cid:paraId="2EEA1230" w16cid:durableId="15A257B9"/>
  <w16cid:commentId w16cid:paraId="52A7B717" w16cid:durableId="3628CF15"/>
  <w16cid:commentId w16cid:paraId="4CF6A81D" w16cid:durableId="7B2DA657"/>
  <w16cid:commentId w16cid:paraId="590DFFCC" w16cid:durableId="1E6E8BE2"/>
  <w16cid:commentId w16cid:paraId="5E23E6F4" w16cid:durableId="75814B3A"/>
  <w16cid:commentId w16cid:paraId="273AB564" w16cid:durableId="3CB4347B"/>
  <w16cid:commentId w16cid:paraId="14360B6B" w16cid:durableId="0E750BD2"/>
  <w16cid:commentId w16cid:paraId="3E0528C9" w16cid:durableId="4D970D37"/>
  <w16cid:commentId w16cid:paraId="44B68F97" w16cid:durableId="462A3029"/>
  <w16cid:commentId w16cid:paraId="11F422BF" w16cid:durableId="3CD64374"/>
  <w16cid:commentId w16cid:paraId="49781FBE" w16cid:durableId="1E66082E"/>
  <w16cid:commentId w16cid:paraId="2AFFFBDD" w16cid:durableId="03615645"/>
  <w16cid:commentId w16cid:paraId="14A00D2F" w16cid:durableId="1DB466DB"/>
  <w16cid:commentId w16cid:paraId="713F11E2" w16cid:durableId="4AAB0A42"/>
  <w16cid:commentId w16cid:paraId="641F2DA0" w16cid:durableId="2C469949"/>
  <w16cid:commentId w16cid:paraId="428FC18C" w16cid:durableId="69EF886F"/>
  <w16cid:commentId w16cid:paraId="2000E2CA" w16cid:durableId="26D15BF2"/>
  <w16cid:commentId w16cid:paraId="5D092B6F" w16cid:durableId="391EE749"/>
  <w16cid:commentId w16cid:paraId="43D4292D" w16cid:durableId="72D4E422"/>
  <w16cid:commentId w16cid:paraId="3D3C73BF" w16cid:durableId="319A3C2D"/>
  <w16cid:commentId w16cid:paraId="53313C67" w16cid:durableId="03123B36"/>
  <w16cid:commentId w16cid:paraId="22E72957" w16cid:durableId="5126575B"/>
  <w16cid:commentId w16cid:paraId="1929B3FE" w16cid:durableId="2F0C0207"/>
  <w16cid:commentId w16cid:paraId="5E40BEEA" w16cid:durableId="603231E1"/>
  <w16cid:commentId w16cid:paraId="30799BEA" w16cid:durableId="51DAA2B5"/>
  <w16cid:commentId w16cid:paraId="195243A4" w16cid:durableId="346A500F"/>
  <w16cid:commentId w16cid:paraId="2F96FDBE" w16cid:durableId="49F280ED"/>
  <w16cid:commentId w16cid:paraId="1F4D3BDE" w16cid:durableId="7924C6AE"/>
  <w16cid:commentId w16cid:paraId="1CD018A1" w16cid:durableId="4C5D10CD"/>
  <w16cid:commentId w16cid:paraId="764D8FEF" w16cid:durableId="454FF83B"/>
  <w16cid:commentId w16cid:paraId="1897AD8D" w16cid:durableId="448BC715"/>
  <w16cid:commentId w16cid:paraId="10C26648" w16cid:durableId="13859A92"/>
  <w16cid:commentId w16cid:paraId="02E2C884" w16cid:durableId="38235192"/>
  <w16cid:commentId w16cid:paraId="6A9782EC" w16cid:durableId="253D7542"/>
  <w16cid:commentId w16cid:paraId="0B66ED08" w16cid:durableId="411B35BC"/>
  <w16cid:commentId w16cid:paraId="45CDD993" w16cid:durableId="560E7FE6"/>
  <w16cid:commentId w16cid:paraId="05ECE4E7" w16cid:durableId="2BE671A5"/>
  <w16cid:commentId w16cid:paraId="47299AB9" w16cid:durableId="3E570D54"/>
  <w16cid:commentId w16cid:paraId="6152D7C7" w16cid:durableId="7BD960A0"/>
  <w16cid:commentId w16cid:paraId="298A6FC6" w16cid:durableId="74EBD380"/>
  <w16cid:commentId w16cid:paraId="2E5F7AFF" w16cid:durableId="1551931A"/>
  <w16cid:commentId w16cid:paraId="1FFE5E5B" w16cid:durableId="3D366F78"/>
  <w16cid:commentId w16cid:paraId="7C769B1A" w16cid:durableId="522FA686"/>
  <w16cid:commentId w16cid:paraId="0CB9805D" w16cid:durableId="6DB7D893"/>
  <w16cid:commentId w16cid:paraId="6A955B9B" w16cid:durableId="53358C9B"/>
  <w16cid:commentId w16cid:paraId="45A88E13" w16cid:durableId="38994B82"/>
  <w16cid:commentId w16cid:paraId="10565C53" w16cid:durableId="4D621F69"/>
  <w16cid:commentId w16cid:paraId="52E6EDC8" w16cid:durableId="59357FDD"/>
  <w16cid:commentId w16cid:paraId="47B6093E" w16cid:durableId="51FB9F5A"/>
  <w16cid:commentId w16cid:paraId="55063EBC" w16cid:durableId="01D5CA9D"/>
  <w16cid:commentId w16cid:paraId="1C5927D8" w16cid:durableId="1F0C392B"/>
  <w16cid:commentId w16cid:paraId="58D1BF0D" w16cid:durableId="7592CA68"/>
  <w16cid:commentId w16cid:paraId="011E6696" w16cid:durableId="758B0EB3"/>
  <w16cid:commentId w16cid:paraId="46897C21" w16cid:durableId="2A0A6421"/>
  <w16cid:commentId w16cid:paraId="087F795E" w16cid:durableId="2AEFBF35"/>
  <w16cid:commentId w16cid:paraId="7E30CA71" w16cid:durableId="16B2BB63"/>
  <w16cid:commentId w16cid:paraId="61F3DFA8" w16cid:durableId="2C80EA86"/>
  <w16cid:commentId w16cid:paraId="7264A70F" w16cid:durableId="08D528BC"/>
  <w16cid:commentId w16cid:paraId="39EDAE1D" w16cid:durableId="2945601C"/>
  <w16cid:commentId w16cid:paraId="73EF3E59" w16cid:durableId="43D5BB3F"/>
  <w16cid:commentId w16cid:paraId="4E2ACD25" w16cid:durableId="446BDF71"/>
  <w16cid:commentId w16cid:paraId="43D699E6" w16cid:durableId="3C10D393"/>
  <w16cid:commentId w16cid:paraId="35288CD0" w16cid:durableId="5943142F"/>
  <w16cid:commentId w16cid:paraId="4F687532" w16cid:durableId="68F6E535"/>
  <w16cid:commentId w16cid:paraId="7564E7E9" w16cid:durableId="4E464262"/>
  <w16cid:commentId w16cid:paraId="3B21D34D" w16cid:durableId="390722A6"/>
  <w16cid:commentId w16cid:paraId="1BB3FBFA" w16cid:durableId="6114CB71"/>
  <w16cid:commentId w16cid:paraId="62D678D7" w16cid:durableId="760FB57F"/>
  <w16cid:commentId w16cid:paraId="58E6B3D5" w16cid:durableId="24F44BB3"/>
  <w16cid:commentId w16cid:paraId="258DE984" w16cid:durableId="2EE0332F"/>
  <w16cid:commentId w16cid:paraId="50443F73" w16cid:durableId="1CCBC3DF"/>
  <w16cid:commentId w16cid:paraId="6542F817" w16cid:durableId="1073F28B"/>
  <w16cid:commentId w16cid:paraId="6D14DFFA" w16cid:durableId="01F14012"/>
  <w16cid:commentId w16cid:paraId="54E167BD" w16cid:durableId="7148370A"/>
  <w16cid:commentId w16cid:paraId="6EB18EEA" w16cid:durableId="068CA9B2"/>
  <w16cid:commentId w16cid:paraId="58E7447B" w16cid:durableId="5E5952B2"/>
  <w16cid:commentId w16cid:paraId="4DA16730" w16cid:durableId="43F81731"/>
  <w16cid:commentId w16cid:paraId="4E3D34C9" w16cid:durableId="3757820F"/>
  <w16cid:commentId w16cid:paraId="409F63C7" w16cid:durableId="13100B27"/>
  <w16cid:commentId w16cid:paraId="237EFC8B" w16cid:durableId="0876EA7F"/>
  <w16cid:commentId w16cid:paraId="4DCCFE47" w16cid:durableId="7FCEFD06"/>
  <w16cid:commentId w16cid:paraId="704F86A6" w16cid:durableId="083C22CB"/>
  <w16cid:commentId w16cid:paraId="0B3F6E03" w16cid:durableId="753A44C1"/>
  <w16cid:commentId w16cid:paraId="26698D32" w16cid:durableId="132FFF17"/>
  <w16cid:commentId w16cid:paraId="5B5A0907" w16cid:durableId="49C43D09"/>
  <w16cid:commentId w16cid:paraId="5EE0AFE4" w16cid:durableId="6BEFAC80"/>
  <w16cid:commentId w16cid:paraId="5C7338D5" w16cid:durableId="3C8F683A"/>
  <w16cid:commentId w16cid:paraId="69F0F5EB" w16cid:durableId="2899053B"/>
  <w16cid:commentId w16cid:paraId="791228DE" w16cid:durableId="4C08944C"/>
  <w16cid:commentId w16cid:paraId="01CB4101" w16cid:durableId="78095980"/>
  <w16cid:commentId w16cid:paraId="30404E21" w16cid:durableId="2BF75DF3"/>
  <w16cid:commentId w16cid:paraId="03003E00" w16cid:durableId="74249758"/>
  <w16cid:commentId w16cid:paraId="2D725998" w16cid:durableId="2852A57A"/>
  <w16cid:commentId w16cid:paraId="2FE25FD7" w16cid:durableId="3B0D90A5"/>
  <w16cid:commentId w16cid:paraId="3F2B2E6A" w16cid:durableId="62520B62"/>
  <w16cid:commentId w16cid:paraId="05AFCF5E" w16cid:durableId="41454C2A"/>
  <w16cid:commentId w16cid:paraId="6E764A0E" w16cid:durableId="42E0BFA7"/>
  <w16cid:commentId w16cid:paraId="1A5D5289" w16cid:durableId="434090CF"/>
  <w16cid:commentId w16cid:paraId="2A28B9DC" w16cid:durableId="42C313C1"/>
  <w16cid:commentId w16cid:paraId="7065DD57" w16cid:durableId="6D3BFF62"/>
  <w16cid:commentId w16cid:paraId="20D3654F" w16cid:durableId="5F49C4F3"/>
  <w16cid:commentId w16cid:paraId="0C0B9981" w16cid:durableId="5B39F5BD"/>
  <w16cid:commentId w16cid:paraId="3A6CA5B5" w16cid:durableId="6B6F114E"/>
  <w16cid:commentId w16cid:paraId="1BEEC22D" w16cid:durableId="76E915A9"/>
  <w16cid:commentId w16cid:paraId="0005D404" w16cid:durableId="76C330E0"/>
  <w16cid:commentId w16cid:paraId="70F817B5" w16cid:durableId="3BCD0ABE"/>
  <w16cid:commentId w16cid:paraId="6A045BDB" w16cid:durableId="6A1419E2"/>
  <w16cid:commentId w16cid:paraId="679E1901" w16cid:durableId="6121972E"/>
  <w16cid:commentId w16cid:paraId="1887FB84" w16cid:durableId="23A11A7F"/>
  <w16cid:commentId w16cid:paraId="7DC9F482" w16cid:durableId="488B4560"/>
  <w16cid:commentId w16cid:paraId="6D1BD80E" w16cid:durableId="6510B220"/>
  <w16cid:commentId w16cid:paraId="7AF0C0F0" w16cid:durableId="0E5B867F"/>
  <w16cid:commentId w16cid:paraId="5655A830" w16cid:durableId="079127E7"/>
  <w16cid:commentId w16cid:paraId="58817C09" w16cid:durableId="50DB9633"/>
  <w16cid:commentId w16cid:paraId="450E97D8" w16cid:durableId="1F3029DE"/>
  <w16cid:commentId w16cid:paraId="5A5590AE" w16cid:durableId="70C2DEC8"/>
  <w16cid:commentId w16cid:paraId="5DE6F8EA" w16cid:durableId="087C3F80"/>
  <w16cid:commentId w16cid:paraId="266B1389" w16cid:durableId="598BA0B7"/>
  <w16cid:commentId w16cid:paraId="6FCCE37D" w16cid:durableId="67697068"/>
  <w16cid:commentId w16cid:paraId="2544FA4C" w16cid:durableId="5457B316"/>
  <w16cid:commentId w16cid:paraId="086FAFEF" w16cid:durableId="57761284"/>
  <w16cid:commentId w16cid:paraId="0EF9F264" w16cid:durableId="0DDFDC06"/>
  <w16cid:commentId w16cid:paraId="3D7AAA4A" w16cid:durableId="714FF8E5"/>
  <w16cid:commentId w16cid:paraId="76C4B643" w16cid:durableId="29952451"/>
  <w16cid:commentId w16cid:paraId="05FE4772" w16cid:durableId="3ED581EE"/>
  <w16cid:commentId w16cid:paraId="3A68F0BC" w16cid:durableId="045C52B9"/>
  <w16cid:commentId w16cid:paraId="0C9D3999" w16cid:durableId="4F93765F"/>
  <w16cid:commentId w16cid:paraId="0F7D059C" w16cid:durableId="7E137CD9"/>
  <w16cid:commentId w16cid:paraId="22735C2E" w16cid:durableId="3B024F30"/>
  <w16cid:commentId w16cid:paraId="510C0F55" w16cid:durableId="6697B6BA"/>
  <w16cid:commentId w16cid:paraId="17B977D7" w16cid:durableId="2262AE88"/>
  <w16cid:commentId w16cid:paraId="46201E50" w16cid:durableId="571D7D53"/>
  <w16cid:commentId w16cid:paraId="7990C17A" w16cid:durableId="512AF2C6"/>
  <w16cid:commentId w16cid:paraId="148A7F51" w16cid:durableId="10DE43A9"/>
  <w16cid:commentId w16cid:paraId="550D0DE8" w16cid:durableId="6FE2C6B0"/>
  <w16cid:commentId w16cid:paraId="1D2E2CD4" w16cid:durableId="647722BD"/>
  <w16cid:commentId w16cid:paraId="1B839DCA" w16cid:durableId="5617EDE9"/>
  <w16cid:commentId w16cid:paraId="2A8304BD" w16cid:durableId="40D103F1"/>
  <w16cid:commentId w16cid:paraId="303E9100" w16cid:durableId="40612A3D"/>
  <w16cid:commentId w16cid:paraId="5F521C8E" w16cid:durableId="3EA2521D"/>
  <w16cid:commentId w16cid:paraId="1A8A6B95" w16cid:durableId="25E918D1"/>
  <w16cid:commentId w16cid:paraId="2B7A988F" w16cid:durableId="30B86616"/>
  <w16cid:commentId w16cid:paraId="62B10691" w16cid:durableId="38C4CCAA"/>
  <w16cid:commentId w16cid:paraId="2EC522FE" w16cid:durableId="37171474"/>
  <w16cid:commentId w16cid:paraId="3F90A965" w16cid:durableId="18B82194"/>
  <w16cid:commentId w16cid:paraId="58D722DA" w16cid:durableId="05943698"/>
  <w16cid:commentId w16cid:paraId="07636EAC" w16cid:durableId="11877699"/>
  <w16cid:commentId w16cid:paraId="0F532B49" w16cid:durableId="51616814"/>
  <w16cid:commentId w16cid:paraId="126C904C" w16cid:durableId="6C0238F0"/>
  <w16cid:commentId w16cid:paraId="0D88CFBA" w16cid:durableId="68A9B5C0"/>
  <w16cid:commentId w16cid:paraId="40EDBF41" w16cid:durableId="4C4E168F"/>
  <w16cid:commentId w16cid:paraId="38B7D2C5" w16cid:durableId="45EEF1F1"/>
  <w16cid:commentId w16cid:paraId="529F9E41" w16cid:durableId="735E7B8E"/>
  <w16cid:commentId w16cid:paraId="50292E4B" w16cid:durableId="50ACE942"/>
  <w16cid:commentId w16cid:paraId="65C7B9DE" w16cid:durableId="4BE13B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4BB27" w14:textId="77777777" w:rsidR="003115AF" w:rsidRDefault="003115AF" w:rsidP="00DB1EDA">
      <w:r>
        <w:separator/>
      </w:r>
    </w:p>
  </w:endnote>
  <w:endnote w:type="continuationSeparator" w:id="0">
    <w:p w14:paraId="5F18ED6F" w14:textId="77777777" w:rsidR="003115AF" w:rsidRDefault="003115AF" w:rsidP="00DB1EDA">
      <w:r>
        <w:continuationSeparator/>
      </w:r>
    </w:p>
  </w:endnote>
  <w:endnote w:type="continuationNotice" w:id="1">
    <w:p w14:paraId="3954C296" w14:textId="77777777" w:rsidR="003115AF" w:rsidRDefault="003115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Body)">
    <w:altName w:val="Calibri"/>
    <w:charset w:val="00"/>
    <w:family w:val="roman"/>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T E 19 BA 3 B 8t 00">
    <w:altName w:val="Calibri"/>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yriad Pro">
    <w:altName w:val="Segoe UI"/>
    <w:panose1 w:val="00000000000000000000"/>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Arial (Body CS)">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E88F8" w14:textId="77777777" w:rsidR="00AF33F3" w:rsidRDefault="00AF33F3" w:rsidP="00E02B28">
    <w:pPr>
      <w:pStyle w:val="Footer"/>
      <w:tabs>
        <w:tab w:val="clear" w:pos="4680"/>
      </w:tabs>
      <w:rPr>
        <w:rFonts w:asciiTheme="minorHAnsi" w:eastAsiaTheme="majorEastAsia" w:hAnsiTheme="minorHAnsi" w:cs="Arial"/>
        <w:bCs/>
        <w:spacing w:val="-10"/>
        <w:kern w:val="28"/>
        <w:sz w:val="16"/>
        <w:szCs w:val="16"/>
        <w:lang w:val="en-AU"/>
      </w:rPr>
    </w:pPr>
  </w:p>
  <w:p w14:paraId="5043228F" w14:textId="77777777" w:rsidR="00AF33F3" w:rsidRPr="006C24B2" w:rsidRDefault="00AF33F3" w:rsidP="00E02B28">
    <w:pPr>
      <w:pStyle w:val="Footer"/>
      <w:tabs>
        <w:tab w:val="clear" w:pos="4680"/>
      </w:tabs>
      <w:rPr>
        <w:rFonts w:asciiTheme="minorHAnsi" w:eastAsiaTheme="majorEastAsia" w:hAnsiTheme="minorHAnsi" w:cs="Arial"/>
        <w:bCs/>
        <w:spacing w:val="-10"/>
        <w:kern w:val="28"/>
        <w:sz w:val="18"/>
        <w:szCs w:val="18"/>
        <w:lang w:val="en-AU"/>
      </w:rPr>
    </w:pPr>
  </w:p>
  <w:p w14:paraId="34C38BF7" w14:textId="2A56CDC1" w:rsidR="0076295B" w:rsidRPr="00C6717E" w:rsidRDefault="009A4E28" w:rsidP="00E02B28">
    <w:pPr>
      <w:pStyle w:val="Footer"/>
      <w:tabs>
        <w:tab w:val="clear" w:pos="4680"/>
      </w:tabs>
      <w:rPr>
        <w:rFonts w:cs="Arial"/>
        <w:szCs w:val="16"/>
      </w:rPr>
    </w:pPr>
    <w:r>
      <w:rPr>
        <w:rFonts w:asciiTheme="minorHAnsi" w:eastAsiaTheme="majorEastAsia" w:hAnsiTheme="minorHAnsi" w:cstheme="minorHAnsi"/>
        <w:bCs/>
        <w:spacing w:val="-10"/>
        <w:kern w:val="28"/>
        <w:sz w:val="16"/>
        <w:szCs w:val="16"/>
        <w:lang w:val="en-AU"/>
      </w:rPr>
      <w:fldChar w:fldCharType="begin"/>
    </w:r>
    <w:r>
      <w:rPr>
        <w:rFonts w:asciiTheme="minorHAnsi" w:eastAsiaTheme="majorEastAsia" w:hAnsiTheme="minorHAnsi" w:cstheme="minorHAnsi"/>
        <w:bCs/>
        <w:spacing w:val="-10"/>
        <w:kern w:val="28"/>
        <w:sz w:val="16"/>
        <w:szCs w:val="16"/>
        <w:lang w:val="en-AU"/>
      </w:rPr>
      <w:instrText xml:space="preserve"> FILENAME \* MERGEFORMAT </w:instrText>
    </w:r>
    <w:r>
      <w:rPr>
        <w:rFonts w:asciiTheme="minorHAnsi" w:eastAsiaTheme="majorEastAsia" w:hAnsiTheme="minorHAnsi" w:cstheme="minorHAnsi"/>
        <w:bCs/>
        <w:spacing w:val="-10"/>
        <w:kern w:val="28"/>
        <w:sz w:val="16"/>
        <w:szCs w:val="16"/>
        <w:lang w:val="en-AU"/>
      </w:rPr>
      <w:fldChar w:fldCharType="separate"/>
    </w:r>
    <w:r w:rsidR="0084653C">
      <w:rPr>
        <w:rFonts w:asciiTheme="minorHAnsi" w:eastAsiaTheme="majorEastAsia" w:hAnsiTheme="minorHAnsi" w:cstheme="minorHAnsi"/>
        <w:bCs/>
        <w:spacing w:val="-10"/>
        <w:kern w:val="28"/>
        <w:sz w:val="16"/>
        <w:szCs w:val="16"/>
        <w:lang w:val="en-AU"/>
      </w:rPr>
      <w:t>2025</w:t>
    </w:r>
    <w:r w:rsidR="004053D9">
      <w:rPr>
        <w:rFonts w:asciiTheme="minorHAnsi" w:eastAsiaTheme="majorEastAsia" w:hAnsiTheme="minorHAnsi" w:cstheme="minorHAnsi"/>
        <w:bCs/>
        <w:spacing w:val="-10"/>
        <w:kern w:val="28"/>
        <w:sz w:val="16"/>
        <w:szCs w:val="16"/>
        <w:lang w:val="en-AU"/>
      </w:rPr>
      <w:t>0721</w:t>
    </w:r>
    <w:r w:rsidR="0084653C">
      <w:rPr>
        <w:rFonts w:asciiTheme="minorHAnsi" w:eastAsiaTheme="majorEastAsia" w:hAnsiTheme="minorHAnsi" w:cstheme="minorHAnsi"/>
        <w:bCs/>
        <w:spacing w:val="-10"/>
        <w:kern w:val="28"/>
        <w:sz w:val="16"/>
        <w:szCs w:val="16"/>
        <w:lang w:val="en-AU"/>
      </w:rPr>
      <w:t>_FSD_0010_0011_Certificate_Of_Insurance_V7.</w:t>
    </w:r>
    <w:r w:rsidR="008471FA">
      <w:rPr>
        <w:rFonts w:asciiTheme="minorHAnsi" w:eastAsiaTheme="majorEastAsia" w:hAnsiTheme="minorHAnsi" w:cstheme="minorHAnsi"/>
        <w:bCs/>
        <w:spacing w:val="-10"/>
        <w:kern w:val="28"/>
        <w:sz w:val="16"/>
        <w:szCs w:val="16"/>
        <w:lang w:val="en-AU"/>
      </w:rPr>
      <w:t>2</w:t>
    </w:r>
    <w:r>
      <w:rPr>
        <w:rFonts w:asciiTheme="minorHAnsi" w:eastAsiaTheme="majorEastAsia" w:hAnsiTheme="minorHAnsi" w:cstheme="minorHAnsi"/>
        <w:bCs/>
        <w:spacing w:val="-10"/>
        <w:kern w:val="28"/>
        <w:sz w:val="16"/>
        <w:szCs w:val="16"/>
        <w:lang w:val="en-AU"/>
      </w:rPr>
      <w:fldChar w:fldCharType="end"/>
    </w:r>
    <w:r w:rsidR="004053D9">
      <w:rPr>
        <w:rFonts w:asciiTheme="minorHAnsi" w:eastAsiaTheme="majorEastAsia" w:hAnsiTheme="minorHAnsi" w:cstheme="minorHAnsi"/>
        <w:bCs/>
        <w:spacing w:val="-10"/>
        <w:kern w:val="28"/>
        <w:sz w:val="16"/>
        <w:szCs w:val="16"/>
        <w:lang w:val="en-AU"/>
      </w:rPr>
      <w:t>5</w:t>
    </w:r>
    <w:r w:rsidR="00AF33F3">
      <w:rPr>
        <w:rFonts w:asciiTheme="minorHAnsi" w:eastAsiaTheme="majorEastAsia" w:hAnsiTheme="minorHAnsi" w:cs="Arial"/>
        <w:bCs/>
        <w:spacing w:val="-10"/>
        <w:kern w:val="28"/>
        <w:sz w:val="16"/>
        <w:szCs w:val="16"/>
        <w:lang w:val="en-AU"/>
      </w:rPr>
      <w:tab/>
    </w:r>
    <w:r w:rsidR="0076295B" w:rsidRPr="00C6717E">
      <w:rPr>
        <w:rFonts w:cs="Arial"/>
        <w:snapToGrid w:val="0"/>
        <w:szCs w:val="16"/>
      </w:rPr>
      <w:t xml:space="preserve">Page </w:t>
    </w:r>
    <w:r w:rsidR="0076295B" w:rsidRPr="00C6717E">
      <w:rPr>
        <w:rFonts w:cs="Arial"/>
        <w:snapToGrid w:val="0"/>
        <w:szCs w:val="16"/>
      </w:rPr>
      <w:fldChar w:fldCharType="begin"/>
    </w:r>
    <w:r w:rsidR="0076295B" w:rsidRPr="00C6717E">
      <w:rPr>
        <w:rFonts w:cs="Arial"/>
        <w:snapToGrid w:val="0"/>
        <w:szCs w:val="16"/>
      </w:rPr>
      <w:instrText xml:space="preserve"> PAGE </w:instrText>
    </w:r>
    <w:r w:rsidR="0076295B" w:rsidRPr="00C6717E">
      <w:rPr>
        <w:rFonts w:cs="Arial"/>
        <w:snapToGrid w:val="0"/>
        <w:szCs w:val="16"/>
      </w:rPr>
      <w:fldChar w:fldCharType="separate"/>
    </w:r>
    <w:r w:rsidR="0076295B" w:rsidRPr="00C6717E">
      <w:rPr>
        <w:rFonts w:cs="Arial"/>
        <w:snapToGrid w:val="0"/>
        <w:szCs w:val="16"/>
      </w:rPr>
      <w:t>20</w:t>
    </w:r>
    <w:r w:rsidR="0076295B" w:rsidRPr="00C6717E">
      <w:rPr>
        <w:rFonts w:cs="Arial"/>
        <w:snapToGrid w:val="0"/>
        <w:szCs w:val="16"/>
      </w:rPr>
      <w:fldChar w:fldCharType="end"/>
    </w:r>
    <w:r w:rsidR="0076295B" w:rsidRPr="00C6717E">
      <w:rPr>
        <w:rFonts w:cs="Arial"/>
        <w:snapToGrid w:val="0"/>
        <w:szCs w:val="16"/>
      </w:rPr>
      <w:t xml:space="preserve"> of </w:t>
    </w:r>
    <w:r w:rsidR="0076295B" w:rsidRPr="00C6717E">
      <w:rPr>
        <w:rStyle w:val="PageNumber"/>
        <w:rFonts w:cs="Arial"/>
        <w:szCs w:val="16"/>
      </w:rPr>
      <w:fldChar w:fldCharType="begin"/>
    </w:r>
    <w:r w:rsidR="0076295B" w:rsidRPr="00C6717E">
      <w:rPr>
        <w:rStyle w:val="PageNumber"/>
        <w:rFonts w:cs="Arial"/>
        <w:szCs w:val="16"/>
      </w:rPr>
      <w:instrText xml:space="preserve"> NUMPAGES </w:instrText>
    </w:r>
    <w:r w:rsidR="0076295B" w:rsidRPr="00C6717E">
      <w:rPr>
        <w:rStyle w:val="PageNumber"/>
        <w:rFonts w:cs="Arial"/>
        <w:szCs w:val="16"/>
      </w:rPr>
      <w:fldChar w:fldCharType="separate"/>
    </w:r>
    <w:r w:rsidR="0076295B" w:rsidRPr="00C6717E">
      <w:rPr>
        <w:rStyle w:val="PageNumber"/>
        <w:rFonts w:cs="Arial"/>
        <w:szCs w:val="16"/>
      </w:rPr>
      <w:t>20</w:t>
    </w:r>
    <w:r w:rsidR="0076295B" w:rsidRPr="00C6717E">
      <w:rPr>
        <w:rStyle w:val="PageNumber"/>
        <w:rFonts w:cs="Arial"/>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1618D" w14:textId="047D5F77" w:rsidR="00D3107F" w:rsidRPr="002E09CF" w:rsidRDefault="000A28C9" w:rsidP="00C1020A">
    <w:pPr>
      <w:pStyle w:val="Footer"/>
      <w:tabs>
        <w:tab w:val="clear" w:pos="4680"/>
        <w:tab w:val="clear" w:pos="9360"/>
        <w:tab w:val="right" w:pos="14034"/>
        <w:tab w:val="right" w:pos="14116"/>
      </w:tabs>
      <w:rPr>
        <w:rFonts w:cs="Arial"/>
        <w:szCs w:val="16"/>
      </w:rPr>
    </w:pPr>
    <w:r>
      <w:rPr>
        <w:rFonts w:asciiTheme="minorHAnsi" w:eastAsiaTheme="majorEastAsia" w:hAnsiTheme="minorHAnsi" w:cs="Arial"/>
        <w:bCs/>
        <w:spacing w:val="-10"/>
        <w:kern w:val="28"/>
        <w:sz w:val="16"/>
        <w:szCs w:val="16"/>
        <w:lang w:val="en-AU"/>
      </w:rPr>
      <w:fldChar w:fldCharType="begin"/>
    </w:r>
    <w:r>
      <w:rPr>
        <w:rFonts w:asciiTheme="minorHAnsi" w:eastAsiaTheme="majorEastAsia" w:hAnsiTheme="minorHAnsi" w:cs="Arial"/>
        <w:bCs/>
        <w:spacing w:val="-10"/>
        <w:kern w:val="28"/>
        <w:sz w:val="16"/>
        <w:szCs w:val="16"/>
        <w:lang w:val="en-AU"/>
      </w:rPr>
      <w:instrText xml:space="preserve"> FILENAME \* MERGEFORMAT </w:instrText>
    </w:r>
    <w:r>
      <w:rPr>
        <w:rFonts w:asciiTheme="minorHAnsi" w:eastAsiaTheme="majorEastAsia" w:hAnsiTheme="minorHAnsi" w:cs="Arial"/>
        <w:bCs/>
        <w:spacing w:val="-10"/>
        <w:kern w:val="28"/>
        <w:sz w:val="16"/>
        <w:szCs w:val="16"/>
        <w:lang w:val="en-AU"/>
      </w:rPr>
      <w:fldChar w:fldCharType="separate"/>
    </w:r>
    <w:r w:rsidR="0084653C">
      <w:rPr>
        <w:rFonts w:asciiTheme="minorHAnsi" w:eastAsiaTheme="majorEastAsia" w:hAnsiTheme="minorHAnsi" w:cs="Arial"/>
        <w:bCs/>
        <w:spacing w:val="-10"/>
        <w:kern w:val="28"/>
        <w:sz w:val="16"/>
        <w:szCs w:val="16"/>
        <w:lang w:val="en-AU"/>
      </w:rPr>
      <w:t>2025</w:t>
    </w:r>
    <w:r w:rsidR="00DA10E6">
      <w:rPr>
        <w:rFonts w:asciiTheme="minorHAnsi" w:eastAsiaTheme="majorEastAsia" w:hAnsiTheme="minorHAnsi" w:cs="Arial"/>
        <w:bCs/>
        <w:spacing w:val="-10"/>
        <w:kern w:val="28"/>
        <w:sz w:val="16"/>
        <w:szCs w:val="16"/>
        <w:lang w:val="en-AU"/>
      </w:rPr>
      <w:t>0</w:t>
    </w:r>
    <w:r w:rsidR="004053D9">
      <w:rPr>
        <w:rFonts w:asciiTheme="minorHAnsi" w:eastAsiaTheme="majorEastAsia" w:hAnsiTheme="minorHAnsi" w:cs="Arial"/>
        <w:bCs/>
        <w:spacing w:val="-10"/>
        <w:kern w:val="28"/>
        <w:sz w:val="16"/>
        <w:szCs w:val="16"/>
        <w:lang w:val="en-AU"/>
      </w:rPr>
      <w:t>721</w:t>
    </w:r>
    <w:r w:rsidR="0084653C">
      <w:rPr>
        <w:rFonts w:asciiTheme="minorHAnsi" w:eastAsiaTheme="majorEastAsia" w:hAnsiTheme="minorHAnsi" w:cs="Arial"/>
        <w:bCs/>
        <w:spacing w:val="-10"/>
        <w:kern w:val="28"/>
        <w:sz w:val="16"/>
        <w:szCs w:val="16"/>
        <w:lang w:val="en-AU"/>
      </w:rPr>
      <w:t>_FSD_0010_0011_Certificate_Of_Insurance_V7.</w:t>
    </w:r>
    <w:r>
      <w:rPr>
        <w:rFonts w:asciiTheme="minorHAnsi" w:eastAsiaTheme="majorEastAsia" w:hAnsiTheme="minorHAnsi" w:cs="Arial"/>
        <w:bCs/>
        <w:spacing w:val="-10"/>
        <w:kern w:val="28"/>
        <w:sz w:val="16"/>
        <w:szCs w:val="16"/>
        <w:lang w:val="en-AU"/>
      </w:rPr>
      <w:fldChar w:fldCharType="end"/>
    </w:r>
    <w:r w:rsidR="00DA10E6">
      <w:rPr>
        <w:rFonts w:asciiTheme="minorHAnsi" w:eastAsiaTheme="majorEastAsia" w:hAnsiTheme="minorHAnsi" w:cs="Arial"/>
        <w:bCs/>
        <w:spacing w:val="-10"/>
        <w:kern w:val="28"/>
        <w:sz w:val="16"/>
        <w:szCs w:val="16"/>
        <w:lang w:val="en-AU"/>
      </w:rPr>
      <w:t>2</w:t>
    </w:r>
    <w:r w:rsidR="004053D9">
      <w:rPr>
        <w:rFonts w:asciiTheme="minorHAnsi" w:eastAsiaTheme="majorEastAsia" w:hAnsiTheme="minorHAnsi" w:cs="Arial"/>
        <w:bCs/>
        <w:spacing w:val="-10"/>
        <w:kern w:val="28"/>
        <w:sz w:val="16"/>
        <w:szCs w:val="16"/>
        <w:lang w:val="en-AU"/>
      </w:rPr>
      <w:t>5</w:t>
    </w:r>
    <w:r w:rsidR="00C6717E" w:rsidRPr="00C6717E">
      <w:rPr>
        <w:sz w:val="16"/>
        <w:szCs w:val="16"/>
      </w:rPr>
      <w:tab/>
    </w:r>
    <w:r w:rsidR="00C6717E" w:rsidRPr="00C6717E">
      <w:rPr>
        <w:snapToGrid w:val="0"/>
        <w:sz w:val="16"/>
        <w:szCs w:val="16"/>
      </w:rPr>
      <w:t xml:space="preserve">Page </w:t>
    </w:r>
    <w:r w:rsidR="00C6717E" w:rsidRPr="00C6717E">
      <w:rPr>
        <w:rFonts w:asciiTheme="minorHAnsi" w:eastAsiaTheme="majorEastAsia" w:hAnsiTheme="minorHAnsi" w:cs="Arial"/>
        <w:bCs/>
        <w:snapToGrid w:val="0"/>
        <w:spacing w:val="-10"/>
        <w:kern w:val="28"/>
        <w:sz w:val="16"/>
        <w:szCs w:val="16"/>
        <w:lang w:val="en-AU"/>
      </w:rPr>
      <w:fldChar w:fldCharType="begin"/>
    </w:r>
    <w:r w:rsidR="00C6717E" w:rsidRPr="00C6717E">
      <w:rPr>
        <w:snapToGrid w:val="0"/>
        <w:sz w:val="16"/>
        <w:szCs w:val="16"/>
      </w:rPr>
      <w:instrText xml:space="preserve"> PAGE </w:instrText>
    </w:r>
    <w:r w:rsidR="00C6717E" w:rsidRPr="00C6717E">
      <w:rPr>
        <w:rFonts w:asciiTheme="minorHAnsi" w:eastAsiaTheme="majorEastAsia" w:hAnsiTheme="minorHAnsi" w:cs="Arial"/>
        <w:bCs/>
        <w:snapToGrid w:val="0"/>
        <w:spacing w:val="-10"/>
        <w:kern w:val="28"/>
        <w:sz w:val="16"/>
        <w:szCs w:val="16"/>
        <w:lang w:val="en-AU"/>
      </w:rPr>
      <w:fldChar w:fldCharType="separate"/>
    </w:r>
    <w:r w:rsidR="00C6717E">
      <w:rPr>
        <w:snapToGrid w:val="0"/>
        <w:sz w:val="16"/>
        <w:szCs w:val="16"/>
      </w:rPr>
      <w:t>4</w:t>
    </w:r>
    <w:r w:rsidR="00C6717E" w:rsidRPr="00C6717E">
      <w:rPr>
        <w:rFonts w:asciiTheme="minorHAnsi" w:eastAsiaTheme="majorEastAsia" w:hAnsiTheme="minorHAnsi" w:cs="Arial"/>
        <w:bCs/>
        <w:snapToGrid w:val="0"/>
        <w:spacing w:val="-10"/>
        <w:kern w:val="28"/>
        <w:sz w:val="16"/>
        <w:szCs w:val="16"/>
        <w:lang w:val="en-AU"/>
      </w:rPr>
      <w:fldChar w:fldCharType="end"/>
    </w:r>
    <w:r w:rsidR="00C6717E" w:rsidRPr="00C6717E">
      <w:rPr>
        <w:snapToGrid w:val="0"/>
        <w:sz w:val="16"/>
        <w:szCs w:val="16"/>
      </w:rPr>
      <w:t xml:space="preserve"> of </w:t>
    </w:r>
    <w:r w:rsidR="00C6717E" w:rsidRPr="00C6717E">
      <w:rPr>
        <w:rStyle w:val="PageNumber"/>
        <w:rFonts w:asciiTheme="minorHAnsi" w:eastAsiaTheme="majorEastAsia" w:hAnsiTheme="minorHAnsi" w:cs="Arial"/>
        <w:bCs/>
        <w:spacing w:val="-10"/>
        <w:kern w:val="28"/>
        <w:sz w:val="16"/>
        <w:szCs w:val="16"/>
        <w:lang w:val="en-AU"/>
      </w:rPr>
      <w:fldChar w:fldCharType="begin"/>
    </w:r>
    <w:r w:rsidR="00C6717E" w:rsidRPr="00C6717E">
      <w:rPr>
        <w:rStyle w:val="PageNumber"/>
        <w:rFonts w:cs="Arial"/>
        <w:sz w:val="16"/>
        <w:szCs w:val="16"/>
      </w:rPr>
      <w:instrText xml:space="preserve"> NUMPAGES </w:instrText>
    </w:r>
    <w:r w:rsidR="00C6717E" w:rsidRPr="00C6717E">
      <w:rPr>
        <w:rStyle w:val="PageNumber"/>
        <w:rFonts w:asciiTheme="minorHAnsi" w:eastAsiaTheme="majorEastAsia" w:hAnsiTheme="minorHAnsi" w:cs="Arial"/>
        <w:bCs/>
        <w:spacing w:val="-10"/>
        <w:kern w:val="28"/>
        <w:sz w:val="16"/>
        <w:szCs w:val="16"/>
        <w:lang w:val="en-AU"/>
      </w:rPr>
      <w:fldChar w:fldCharType="separate"/>
    </w:r>
    <w:r w:rsidR="00C6717E">
      <w:rPr>
        <w:rStyle w:val="PageNumber"/>
        <w:rFonts w:cs="Arial"/>
        <w:sz w:val="16"/>
        <w:szCs w:val="16"/>
      </w:rPr>
      <w:t>77</w:t>
    </w:r>
    <w:r w:rsidR="00C6717E" w:rsidRPr="00C6717E">
      <w:rPr>
        <w:rStyle w:val="PageNumber"/>
        <w:rFonts w:asciiTheme="minorHAnsi" w:eastAsiaTheme="majorEastAsia" w:hAnsiTheme="minorHAnsi" w:cs="Arial"/>
        <w:bCs/>
        <w:spacing w:val="-10"/>
        <w:kern w:val="28"/>
        <w:sz w:val="16"/>
        <w:szCs w:val="16"/>
        <w:lang w:val="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83D42" w14:textId="77777777" w:rsidR="003115AF" w:rsidRDefault="003115AF" w:rsidP="00DB1EDA">
      <w:r>
        <w:separator/>
      </w:r>
    </w:p>
  </w:footnote>
  <w:footnote w:type="continuationSeparator" w:id="0">
    <w:p w14:paraId="0F93777F" w14:textId="77777777" w:rsidR="003115AF" w:rsidRDefault="003115AF" w:rsidP="00DB1EDA">
      <w:r>
        <w:continuationSeparator/>
      </w:r>
    </w:p>
  </w:footnote>
  <w:footnote w:type="continuationNotice" w:id="1">
    <w:p w14:paraId="0E6CB292" w14:textId="77777777" w:rsidR="003115AF" w:rsidRDefault="003115A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9FD7" w14:textId="7FA4E1B9" w:rsidR="74E99D78" w:rsidRDefault="74E99D78" w:rsidP="00E02B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81A57F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5748A8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3641A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F0A68C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46B27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BEADB6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B6EC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E4597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CE34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AE2E9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C35E2"/>
    <w:multiLevelType w:val="hybridMultilevel"/>
    <w:tmpl w:val="95CC212A"/>
    <w:lvl w:ilvl="0" w:tplc="D286E298">
      <w:start w:val="1"/>
      <w:numFmt w:val="lowerLetter"/>
      <w:lvlText w:val="%1)"/>
      <w:lvlJc w:val="left"/>
      <w:pPr>
        <w:ind w:left="1080" w:hanging="360"/>
      </w:pPr>
      <w:rPr>
        <w:rFonts w:hint="default"/>
        <w:b/>
        <w:color w:val="auto"/>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04CF3A27"/>
    <w:multiLevelType w:val="multilevel"/>
    <w:tmpl w:val="0809001D"/>
    <w:styleLink w:val="CurrentList1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4E5F7CA"/>
    <w:multiLevelType w:val="hybridMultilevel"/>
    <w:tmpl w:val="8898A25A"/>
    <w:lvl w:ilvl="0" w:tplc="D016684C">
      <w:start w:val="1"/>
      <w:numFmt w:val="decimal"/>
      <w:lvlText w:val="%1."/>
      <w:lvlJc w:val="left"/>
      <w:pPr>
        <w:ind w:left="720" w:hanging="360"/>
      </w:pPr>
    </w:lvl>
    <w:lvl w:ilvl="1" w:tplc="9F2838B4">
      <w:start w:val="1"/>
      <w:numFmt w:val="lowerLetter"/>
      <w:lvlText w:val="%2."/>
      <w:lvlJc w:val="left"/>
      <w:pPr>
        <w:ind w:left="1440" w:hanging="360"/>
      </w:pPr>
    </w:lvl>
    <w:lvl w:ilvl="2" w:tplc="D9A4E78A">
      <w:start w:val="1"/>
      <w:numFmt w:val="lowerRoman"/>
      <w:lvlText w:val="%3."/>
      <w:lvlJc w:val="right"/>
      <w:pPr>
        <w:ind w:left="2160" w:hanging="180"/>
      </w:pPr>
    </w:lvl>
    <w:lvl w:ilvl="3" w:tplc="561A8F02">
      <w:start w:val="1"/>
      <w:numFmt w:val="decimal"/>
      <w:lvlText w:val="%4."/>
      <w:lvlJc w:val="left"/>
      <w:pPr>
        <w:ind w:left="2880" w:hanging="360"/>
      </w:pPr>
    </w:lvl>
    <w:lvl w:ilvl="4" w:tplc="B374EB3A">
      <w:start w:val="1"/>
      <w:numFmt w:val="lowerLetter"/>
      <w:lvlText w:val="%5."/>
      <w:lvlJc w:val="left"/>
      <w:pPr>
        <w:ind w:left="3600" w:hanging="360"/>
      </w:pPr>
    </w:lvl>
    <w:lvl w:ilvl="5" w:tplc="C304084A">
      <w:start w:val="1"/>
      <w:numFmt w:val="lowerRoman"/>
      <w:lvlText w:val="%6."/>
      <w:lvlJc w:val="right"/>
      <w:pPr>
        <w:ind w:left="4320" w:hanging="180"/>
      </w:pPr>
    </w:lvl>
    <w:lvl w:ilvl="6" w:tplc="3F50709C">
      <w:start w:val="1"/>
      <w:numFmt w:val="decimal"/>
      <w:lvlText w:val="%7."/>
      <w:lvlJc w:val="left"/>
      <w:pPr>
        <w:ind w:left="5040" w:hanging="360"/>
      </w:pPr>
    </w:lvl>
    <w:lvl w:ilvl="7" w:tplc="B50AC618">
      <w:start w:val="1"/>
      <w:numFmt w:val="lowerLetter"/>
      <w:lvlText w:val="%8."/>
      <w:lvlJc w:val="left"/>
      <w:pPr>
        <w:ind w:left="5760" w:hanging="360"/>
      </w:pPr>
    </w:lvl>
    <w:lvl w:ilvl="8" w:tplc="30407F00">
      <w:start w:val="1"/>
      <w:numFmt w:val="lowerRoman"/>
      <w:lvlText w:val="%9."/>
      <w:lvlJc w:val="right"/>
      <w:pPr>
        <w:ind w:left="6480" w:hanging="180"/>
      </w:pPr>
    </w:lvl>
  </w:abstractNum>
  <w:abstractNum w:abstractNumId="13" w15:restartNumberingAfterBreak="0">
    <w:nsid w:val="064A6D1F"/>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7102BE7"/>
    <w:multiLevelType w:val="hybridMultilevel"/>
    <w:tmpl w:val="01A67FC4"/>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5" w15:restartNumberingAfterBreak="0">
    <w:nsid w:val="076F5ACE"/>
    <w:multiLevelType w:val="hybridMultilevel"/>
    <w:tmpl w:val="BB1E0E08"/>
    <w:lvl w:ilvl="0" w:tplc="0C090001">
      <w:start w:val="1"/>
      <w:numFmt w:val="bullet"/>
      <w:lvlText w:val=""/>
      <w:lvlJc w:val="left"/>
      <w:pPr>
        <w:ind w:left="3861" w:hanging="360"/>
      </w:pPr>
      <w:rPr>
        <w:rFonts w:ascii="Symbol" w:hAnsi="Symbol" w:hint="default"/>
      </w:rPr>
    </w:lvl>
    <w:lvl w:ilvl="1" w:tplc="0C090003" w:tentative="1">
      <w:start w:val="1"/>
      <w:numFmt w:val="bullet"/>
      <w:lvlText w:val="o"/>
      <w:lvlJc w:val="left"/>
      <w:pPr>
        <w:ind w:left="4581" w:hanging="360"/>
      </w:pPr>
      <w:rPr>
        <w:rFonts w:ascii="Courier New" w:hAnsi="Courier New" w:cs="Courier New" w:hint="default"/>
      </w:rPr>
    </w:lvl>
    <w:lvl w:ilvl="2" w:tplc="0C090005" w:tentative="1">
      <w:start w:val="1"/>
      <w:numFmt w:val="bullet"/>
      <w:lvlText w:val=""/>
      <w:lvlJc w:val="left"/>
      <w:pPr>
        <w:ind w:left="5301" w:hanging="360"/>
      </w:pPr>
      <w:rPr>
        <w:rFonts w:ascii="Wingdings" w:hAnsi="Wingdings" w:hint="default"/>
      </w:rPr>
    </w:lvl>
    <w:lvl w:ilvl="3" w:tplc="0C090001" w:tentative="1">
      <w:start w:val="1"/>
      <w:numFmt w:val="bullet"/>
      <w:lvlText w:val=""/>
      <w:lvlJc w:val="left"/>
      <w:pPr>
        <w:ind w:left="6021" w:hanging="360"/>
      </w:pPr>
      <w:rPr>
        <w:rFonts w:ascii="Symbol" w:hAnsi="Symbol" w:hint="default"/>
      </w:rPr>
    </w:lvl>
    <w:lvl w:ilvl="4" w:tplc="0C090003" w:tentative="1">
      <w:start w:val="1"/>
      <w:numFmt w:val="bullet"/>
      <w:lvlText w:val="o"/>
      <w:lvlJc w:val="left"/>
      <w:pPr>
        <w:ind w:left="6741" w:hanging="360"/>
      </w:pPr>
      <w:rPr>
        <w:rFonts w:ascii="Courier New" w:hAnsi="Courier New" w:cs="Courier New" w:hint="default"/>
      </w:rPr>
    </w:lvl>
    <w:lvl w:ilvl="5" w:tplc="0C090005" w:tentative="1">
      <w:start w:val="1"/>
      <w:numFmt w:val="bullet"/>
      <w:lvlText w:val=""/>
      <w:lvlJc w:val="left"/>
      <w:pPr>
        <w:ind w:left="7461" w:hanging="360"/>
      </w:pPr>
      <w:rPr>
        <w:rFonts w:ascii="Wingdings" w:hAnsi="Wingdings" w:hint="default"/>
      </w:rPr>
    </w:lvl>
    <w:lvl w:ilvl="6" w:tplc="0C090001" w:tentative="1">
      <w:start w:val="1"/>
      <w:numFmt w:val="bullet"/>
      <w:lvlText w:val=""/>
      <w:lvlJc w:val="left"/>
      <w:pPr>
        <w:ind w:left="8181" w:hanging="360"/>
      </w:pPr>
      <w:rPr>
        <w:rFonts w:ascii="Symbol" w:hAnsi="Symbol" w:hint="default"/>
      </w:rPr>
    </w:lvl>
    <w:lvl w:ilvl="7" w:tplc="0C090003" w:tentative="1">
      <w:start w:val="1"/>
      <w:numFmt w:val="bullet"/>
      <w:lvlText w:val="o"/>
      <w:lvlJc w:val="left"/>
      <w:pPr>
        <w:ind w:left="8901" w:hanging="360"/>
      </w:pPr>
      <w:rPr>
        <w:rFonts w:ascii="Courier New" w:hAnsi="Courier New" w:cs="Courier New" w:hint="default"/>
      </w:rPr>
    </w:lvl>
    <w:lvl w:ilvl="8" w:tplc="0C090005" w:tentative="1">
      <w:start w:val="1"/>
      <w:numFmt w:val="bullet"/>
      <w:lvlText w:val=""/>
      <w:lvlJc w:val="left"/>
      <w:pPr>
        <w:ind w:left="9621" w:hanging="360"/>
      </w:pPr>
      <w:rPr>
        <w:rFonts w:ascii="Wingdings" w:hAnsi="Wingdings" w:hint="default"/>
      </w:rPr>
    </w:lvl>
  </w:abstractNum>
  <w:abstractNum w:abstractNumId="16" w15:restartNumberingAfterBreak="0">
    <w:nsid w:val="087D48F3"/>
    <w:multiLevelType w:val="hybridMultilevel"/>
    <w:tmpl w:val="B4F0070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094E1FCB"/>
    <w:multiLevelType w:val="hybridMultilevel"/>
    <w:tmpl w:val="CCAA48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0A533F3B"/>
    <w:multiLevelType w:val="hybridMultilevel"/>
    <w:tmpl w:val="50462140"/>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A7904EC"/>
    <w:multiLevelType w:val="hybridMultilevel"/>
    <w:tmpl w:val="DA5A3226"/>
    <w:lvl w:ilvl="0" w:tplc="2D10454C">
      <w:start w:val="1"/>
      <w:numFmt w:val="bullet"/>
      <w:lvlText w:val="o"/>
      <w:lvlJc w:val="left"/>
      <w:pPr>
        <w:ind w:left="720" w:hanging="360"/>
      </w:pPr>
      <w:rPr>
        <w:rFonts w:asciiTheme="minorHAnsi" w:hAnsiTheme="minorHAnsi" w:cstheme="minorHAnsi" w:hint="default"/>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AAC1A36"/>
    <w:multiLevelType w:val="hybridMultilevel"/>
    <w:tmpl w:val="91840EBE"/>
    <w:lvl w:ilvl="0" w:tplc="78BAF5BE">
      <w:start w:val="1"/>
      <w:numFmt w:val="decimal"/>
      <w:lvlText w:val="%1."/>
      <w:lvlJc w:val="left"/>
      <w:pPr>
        <w:ind w:left="794" w:hanging="39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0AFC2328"/>
    <w:multiLevelType w:val="hybridMultilevel"/>
    <w:tmpl w:val="FC5C16A0"/>
    <w:lvl w:ilvl="0" w:tplc="FFFFFFFF">
      <w:start w:val="2"/>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7E7B67"/>
    <w:multiLevelType w:val="multilevel"/>
    <w:tmpl w:val="0809001D"/>
    <w:styleLink w:val="CurrentList2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0E656AA7"/>
    <w:multiLevelType w:val="hybridMultilevel"/>
    <w:tmpl w:val="BCB05616"/>
    <w:lvl w:ilvl="0" w:tplc="18E68A92">
      <w:start w:val="4"/>
      <w:numFmt w:val="decimal"/>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0F11421E"/>
    <w:multiLevelType w:val="hybridMultilevel"/>
    <w:tmpl w:val="87DEE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0C63DB1"/>
    <w:multiLevelType w:val="hybridMultilevel"/>
    <w:tmpl w:val="F5B48A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1813818"/>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11F80611"/>
    <w:multiLevelType w:val="hybridMultilevel"/>
    <w:tmpl w:val="4A4A919C"/>
    <w:lvl w:ilvl="0" w:tplc="7C0E9E5A">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123C3DF6"/>
    <w:multiLevelType w:val="hybridMultilevel"/>
    <w:tmpl w:val="21F0602A"/>
    <w:lvl w:ilvl="0" w:tplc="1E9C897E">
      <w:start w:val="1"/>
      <w:numFmt w:val="bullet"/>
      <w:pStyle w:val="Bullet"/>
      <w:lvlText w:val=""/>
      <w:lvlJc w:val="left"/>
      <w:pPr>
        <w:tabs>
          <w:tab w:val="num" w:pos="717"/>
        </w:tabs>
        <w:ind w:left="697" w:hanging="34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31B1DE9"/>
    <w:multiLevelType w:val="hybridMultilevel"/>
    <w:tmpl w:val="FC5C16A0"/>
    <w:lvl w:ilvl="0" w:tplc="FFFFFFFF">
      <w:start w:val="2"/>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5C02971"/>
    <w:multiLevelType w:val="hybridMultilevel"/>
    <w:tmpl w:val="7256D688"/>
    <w:lvl w:ilvl="0" w:tplc="FFFFFFFF">
      <w:start w:val="1"/>
      <w:numFmt w:val="bullet"/>
      <w:pStyle w:val="BodyText-SubPara"/>
      <w:lvlText w:val=""/>
      <w:lvlJc w:val="left"/>
      <w:pPr>
        <w:tabs>
          <w:tab w:val="num" w:pos="2138"/>
        </w:tabs>
        <w:ind w:left="2138" w:hanging="360"/>
      </w:pPr>
      <w:rPr>
        <w:rFonts w:ascii="Symbol" w:hAnsi="Symbol" w:hint="default"/>
      </w:rPr>
    </w:lvl>
    <w:lvl w:ilvl="1" w:tplc="FFFFFFFF">
      <w:start w:val="1"/>
      <w:numFmt w:val="bullet"/>
      <w:lvlText w:val="o"/>
      <w:lvlJc w:val="left"/>
      <w:pPr>
        <w:tabs>
          <w:tab w:val="num" w:pos="2858"/>
        </w:tabs>
        <w:ind w:left="2858" w:hanging="360"/>
      </w:pPr>
      <w:rPr>
        <w:rFonts w:ascii="Courier New" w:hAnsi="Courier New" w:hint="default"/>
      </w:rPr>
    </w:lvl>
    <w:lvl w:ilvl="2" w:tplc="FFFFFFFF" w:tentative="1">
      <w:start w:val="1"/>
      <w:numFmt w:val="bullet"/>
      <w:lvlText w:val=""/>
      <w:lvlJc w:val="left"/>
      <w:pPr>
        <w:tabs>
          <w:tab w:val="num" w:pos="3578"/>
        </w:tabs>
        <w:ind w:left="3578" w:hanging="360"/>
      </w:pPr>
      <w:rPr>
        <w:rFonts w:ascii="Wingdings" w:hAnsi="Wingdings" w:hint="default"/>
      </w:rPr>
    </w:lvl>
    <w:lvl w:ilvl="3" w:tplc="FFFFFFFF" w:tentative="1">
      <w:start w:val="1"/>
      <w:numFmt w:val="bullet"/>
      <w:lvlText w:val=""/>
      <w:lvlJc w:val="left"/>
      <w:pPr>
        <w:tabs>
          <w:tab w:val="num" w:pos="4298"/>
        </w:tabs>
        <w:ind w:left="4298" w:hanging="360"/>
      </w:pPr>
      <w:rPr>
        <w:rFonts w:ascii="Symbol" w:hAnsi="Symbol" w:hint="default"/>
      </w:rPr>
    </w:lvl>
    <w:lvl w:ilvl="4" w:tplc="FFFFFFFF" w:tentative="1">
      <w:start w:val="1"/>
      <w:numFmt w:val="bullet"/>
      <w:lvlText w:val="o"/>
      <w:lvlJc w:val="left"/>
      <w:pPr>
        <w:tabs>
          <w:tab w:val="num" w:pos="5018"/>
        </w:tabs>
        <w:ind w:left="5018" w:hanging="360"/>
      </w:pPr>
      <w:rPr>
        <w:rFonts w:ascii="Courier New" w:hAnsi="Courier New" w:hint="default"/>
      </w:rPr>
    </w:lvl>
    <w:lvl w:ilvl="5" w:tplc="FFFFFFFF" w:tentative="1">
      <w:start w:val="1"/>
      <w:numFmt w:val="bullet"/>
      <w:lvlText w:val=""/>
      <w:lvlJc w:val="left"/>
      <w:pPr>
        <w:tabs>
          <w:tab w:val="num" w:pos="5738"/>
        </w:tabs>
        <w:ind w:left="5738" w:hanging="360"/>
      </w:pPr>
      <w:rPr>
        <w:rFonts w:ascii="Wingdings" w:hAnsi="Wingdings" w:hint="default"/>
      </w:rPr>
    </w:lvl>
    <w:lvl w:ilvl="6" w:tplc="FFFFFFFF" w:tentative="1">
      <w:start w:val="1"/>
      <w:numFmt w:val="bullet"/>
      <w:lvlText w:val=""/>
      <w:lvlJc w:val="left"/>
      <w:pPr>
        <w:tabs>
          <w:tab w:val="num" w:pos="6458"/>
        </w:tabs>
        <w:ind w:left="6458" w:hanging="360"/>
      </w:pPr>
      <w:rPr>
        <w:rFonts w:ascii="Symbol" w:hAnsi="Symbol" w:hint="default"/>
      </w:rPr>
    </w:lvl>
    <w:lvl w:ilvl="7" w:tplc="FFFFFFFF" w:tentative="1">
      <w:start w:val="1"/>
      <w:numFmt w:val="bullet"/>
      <w:lvlText w:val="o"/>
      <w:lvlJc w:val="left"/>
      <w:pPr>
        <w:tabs>
          <w:tab w:val="num" w:pos="7178"/>
        </w:tabs>
        <w:ind w:left="7178" w:hanging="360"/>
      </w:pPr>
      <w:rPr>
        <w:rFonts w:ascii="Courier New" w:hAnsi="Courier New" w:hint="default"/>
      </w:rPr>
    </w:lvl>
    <w:lvl w:ilvl="8" w:tplc="FFFFFFFF" w:tentative="1">
      <w:start w:val="1"/>
      <w:numFmt w:val="bullet"/>
      <w:lvlText w:val=""/>
      <w:lvlJc w:val="left"/>
      <w:pPr>
        <w:tabs>
          <w:tab w:val="num" w:pos="7898"/>
        </w:tabs>
        <w:ind w:left="7898" w:hanging="360"/>
      </w:pPr>
      <w:rPr>
        <w:rFonts w:ascii="Wingdings" w:hAnsi="Wingdings" w:hint="default"/>
      </w:rPr>
    </w:lvl>
  </w:abstractNum>
  <w:abstractNum w:abstractNumId="31" w15:restartNumberingAfterBreak="0">
    <w:nsid w:val="1738720D"/>
    <w:multiLevelType w:val="hybridMultilevel"/>
    <w:tmpl w:val="FC5C16A0"/>
    <w:lvl w:ilvl="0" w:tplc="FFFFFFFF">
      <w:start w:val="2"/>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82A3231"/>
    <w:multiLevelType w:val="hybridMultilevel"/>
    <w:tmpl w:val="CFEAD9F2"/>
    <w:lvl w:ilvl="0" w:tplc="AAFE7C26">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9126D62"/>
    <w:multiLevelType w:val="multilevel"/>
    <w:tmpl w:val="0809001D"/>
    <w:styleLink w:val="CurrentList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94B1427"/>
    <w:multiLevelType w:val="hybridMultilevel"/>
    <w:tmpl w:val="AF6C35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1A4457EF"/>
    <w:multiLevelType w:val="hybridMultilevel"/>
    <w:tmpl w:val="DA7E9494"/>
    <w:lvl w:ilvl="0" w:tplc="8550C41A">
      <w:start w:val="1"/>
      <w:numFmt w:val="lowerLetter"/>
      <w:lvlText w:val="%1."/>
      <w:lvlJc w:val="righ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6" w15:restartNumberingAfterBreak="0">
    <w:nsid w:val="1ADF17F8"/>
    <w:multiLevelType w:val="multilevel"/>
    <w:tmpl w:val="26F4CD5A"/>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1432"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7" w15:restartNumberingAfterBreak="0">
    <w:nsid w:val="1B524AC9"/>
    <w:multiLevelType w:val="multilevel"/>
    <w:tmpl w:val="A6D4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AA7EAB"/>
    <w:multiLevelType w:val="hybridMultilevel"/>
    <w:tmpl w:val="0A5EFC40"/>
    <w:lvl w:ilvl="0" w:tplc="3AC4017E">
      <w:start w:val="1"/>
      <w:numFmt w:val="decimal"/>
      <w:pStyle w:val="ListNum2"/>
      <w:lvlText w:val="%1."/>
      <w:lvlJc w:val="left"/>
      <w:pPr>
        <w:ind w:left="397" w:hanging="39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1C4BF654"/>
    <w:multiLevelType w:val="hybridMultilevel"/>
    <w:tmpl w:val="FFFFFFFF"/>
    <w:lvl w:ilvl="0" w:tplc="41EC8F9C">
      <w:start w:val="1"/>
      <w:numFmt w:val="bullet"/>
      <w:lvlText w:val="·"/>
      <w:lvlJc w:val="left"/>
      <w:pPr>
        <w:ind w:left="720" w:hanging="360"/>
      </w:pPr>
      <w:rPr>
        <w:rFonts w:ascii="Symbol" w:hAnsi="Symbol" w:hint="default"/>
      </w:rPr>
    </w:lvl>
    <w:lvl w:ilvl="1" w:tplc="EFC86CB0">
      <w:start w:val="1"/>
      <w:numFmt w:val="bullet"/>
      <w:lvlText w:val="o"/>
      <w:lvlJc w:val="left"/>
      <w:pPr>
        <w:ind w:left="1440" w:hanging="360"/>
      </w:pPr>
      <w:rPr>
        <w:rFonts w:ascii="Courier New" w:hAnsi="Courier New" w:hint="default"/>
      </w:rPr>
    </w:lvl>
    <w:lvl w:ilvl="2" w:tplc="293A0BBE">
      <w:start w:val="1"/>
      <w:numFmt w:val="bullet"/>
      <w:lvlText w:val=""/>
      <w:lvlJc w:val="left"/>
      <w:pPr>
        <w:ind w:left="2160" w:hanging="360"/>
      </w:pPr>
      <w:rPr>
        <w:rFonts w:ascii="Wingdings" w:hAnsi="Wingdings" w:hint="default"/>
      </w:rPr>
    </w:lvl>
    <w:lvl w:ilvl="3" w:tplc="B3E04FB4">
      <w:start w:val="1"/>
      <w:numFmt w:val="bullet"/>
      <w:lvlText w:val=""/>
      <w:lvlJc w:val="left"/>
      <w:pPr>
        <w:ind w:left="2880" w:hanging="360"/>
      </w:pPr>
      <w:rPr>
        <w:rFonts w:ascii="Symbol" w:hAnsi="Symbol" w:hint="default"/>
      </w:rPr>
    </w:lvl>
    <w:lvl w:ilvl="4" w:tplc="38AA238A">
      <w:start w:val="1"/>
      <w:numFmt w:val="bullet"/>
      <w:lvlText w:val="o"/>
      <w:lvlJc w:val="left"/>
      <w:pPr>
        <w:ind w:left="3600" w:hanging="360"/>
      </w:pPr>
      <w:rPr>
        <w:rFonts w:ascii="Courier New" w:hAnsi="Courier New" w:hint="default"/>
      </w:rPr>
    </w:lvl>
    <w:lvl w:ilvl="5" w:tplc="D5ACBB50">
      <w:start w:val="1"/>
      <w:numFmt w:val="bullet"/>
      <w:lvlText w:val=""/>
      <w:lvlJc w:val="left"/>
      <w:pPr>
        <w:ind w:left="4320" w:hanging="360"/>
      </w:pPr>
      <w:rPr>
        <w:rFonts w:ascii="Wingdings" w:hAnsi="Wingdings" w:hint="default"/>
      </w:rPr>
    </w:lvl>
    <w:lvl w:ilvl="6" w:tplc="869CB4F6">
      <w:start w:val="1"/>
      <w:numFmt w:val="bullet"/>
      <w:lvlText w:val=""/>
      <w:lvlJc w:val="left"/>
      <w:pPr>
        <w:ind w:left="5040" w:hanging="360"/>
      </w:pPr>
      <w:rPr>
        <w:rFonts w:ascii="Symbol" w:hAnsi="Symbol" w:hint="default"/>
      </w:rPr>
    </w:lvl>
    <w:lvl w:ilvl="7" w:tplc="C1AC7B76">
      <w:start w:val="1"/>
      <w:numFmt w:val="bullet"/>
      <w:lvlText w:val="o"/>
      <w:lvlJc w:val="left"/>
      <w:pPr>
        <w:ind w:left="5760" w:hanging="360"/>
      </w:pPr>
      <w:rPr>
        <w:rFonts w:ascii="Courier New" w:hAnsi="Courier New" w:hint="default"/>
      </w:rPr>
    </w:lvl>
    <w:lvl w:ilvl="8" w:tplc="C6683364">
      <w:start w:val="1"/>
      <w:numFmt w:val="bullet"/>
      <w:lvlText w:val=""/>
      <w:lvlJc w:val="left"/>
      <w:pPr>
        <w:ind w:left="6480" w:hanging="360"/>
      </w:pPr>
      <w:rPr>
        <w:rFonts w:ascii="Wingdings" w:hAnsi="Wingdings" w:hint="default"/>
      </w:rPr>
    </w:lvl>
  </w:abstractNum>
  <w:abstractNum w:abstractNumId="40" w15:restartNumberingAfterBreak="0">
    <w:nsid w:val="1CCD2D42"/>
    <w:multiLevelType w:val="hybridMultilevel"/>
    <w:tmpl w:val="01B01940"/>
    <w:lvl w:ilvl="0" w:tplc="65D8A63E">
      <w:start w:val="1"/>
      <w:numFmt w:val="decimal"/>
      <w:lvlText w:val="%1."/>
      <w:lvlJc w:val="left"/>
      <w:pPr>
        <w:ind w:left="720" w:hanging="360"/>
      </w:pPr>
      <w:rPr>
        <w:rFonts w:ascii="Arial" w:hAnsi="Arial"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CF75A11"/>
    <w:multiLevelType w:val="hybridMultilevel"/>
    <w:tmpl w:val="D3BEDB48"/>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EF96C3C"/>
    <w:multiLevelType w:val="multilevel"/>
    <w:tmpl w:val="23CA742C"/>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3" w15:restartNumberingAfterBreak="0">
    <w:nsid w:val="20866C4E"/>
    <w:multiLevelType w:val="hybridMultilevel"/>
    <w:tmpl w:val="9B86086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4" w15:restartNumberingAfterBreak="0">
    <w:nsid w:val="215F6241"/>
    <w:multiLevelType w:val="multilevel"/>
    <w:tmpl w:val="08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244F180B"/>
    <w:multiLevelType w:val="hybridMultilevel"/>
    <w:tmpl w:val="D3BEDB48"/>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6182B9D"/>
    <w:multiLevelType w:val="hybridMultilevel"/>
    <w:tmpl w:val="D30C01D6"/>
    <w:lvl w:ilvl="0" w:tplc="1CA0896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27552ED4"/>
    <w:multiLevelType w:val="hybridMultilevel"/>
    <w:tmpl w:val="D3BEDB48"/>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8980CA4"/>
    <w:multiLevelType w:val="hybridMultilevel"/>
    <w:tmpl w:val="4C9C8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98F7B21"/>
    <w:multiLevelType w:val="hybridMultilevel"/>
    <w:tmpl w:val="8334C8FE"/>
    <w:lvl w:ilvl="0" w:tplc="10585C9E">
      <w:start w:val="1"/>
      <w:numFmt w:val="decimal"/>
      <w:lvlText w:val="%1."/>
      <w:lvlJc w:val="left"/>
      <w:pPr>
        <w:ind w:left="720" w:hanging="360"/>
      </w:pPr>
      <w:rPr>
        <w:rFonts w:ascii="Calibri" w:hAnsi="Calibri" w:cs="Calibr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2A6B0D8A"/>
    <w:multiLevelType w:val="hybridMultilevel"/>
    <w:tmpl w:val="4270116A"/>
    <w:lvl w:ilvl="0" w:tplc="08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2AAD6242"/>
    <w:multiLevelType w:val="hybridMultilevel"/>
    <w:tmpl w:val="E9A02BA8"/>
    <w:lvl w:ilvl="0" w:tplc="08090001">
      <w:start w:val="1"/>
      <w:numFmt w:val="bullet"/>
      <w:lvlText w:val=""/>
      <w:lvlJc w:val="left"/>
      <w:pPr>
        <w:ind w:left="720" w:hanging="360"/>
      </w:pPr>
      <w:rPr>
        <w:rFonts w:ascii="Symbol" w:hAnsi="Symbol" w:hint="default"/>
      </w:rPr>
    </w:lvl>
    <w:lvl w:ilvl="1" w:tplc="243EB40C">
      <w:numFmt w:val="bullet"/>
      <w:lvlText w:val="•"/>
      <w:lvlJc w:val="left"/>
      <w:pPr>
        <w:ind w:left="1440" w:hanging="360"/>
      </w:pPr>
      <w:rPr>
        <w:rFonts w:ascii="Calibri" w:eastAsia="Times New Roman"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2B174727"/>
    <w:multiLevelType w:val="hybridMultilevel"/>
    <w:tmpl w:val="7578F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BC72EAF"/>
    <w:multiLevelType w:val="hybridMultilevel"/>
    <w:tmpl w:val="6F8CD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2C175877"/>
    <w:multiLevelType w:val="hybridMultilevel"/>
    <w:tmpl w:val="FFFFFFFF"/>
    <w:lvl w:ilvl="0" w:tplc="52FCE07A">
      <w:start w:val="1"/>
      <w:numFmt w:val="bullet"/>
      <w:lvlText w:val=""/>
      <w:lvlJc w:val="left"/>
      <w:pPr>
        <w:ind w:left="1080" w:hanging="360"/>
      </w:pPr>
      <w:rPr>
        <w:rFonts w:ascii="Symbol" w:hAnsi="Symbol" w:hint="default"/>
      </w:rPr>
    </w:lvl>
    <w:lvl w:ilvl="1" w:tplc="610ED902">
      <w:start w:val="1"/>
      <w:numFmt w:val="bullet"/>
      <w:lvlText w:val="o"/>
      <w:lvlJc w:val="left"/>
      <w:pPr>
        <w:ind w:left="1800" w:hanging="360"/>
      </w:pPr>
      <w:rPr>
        <w:rFonts w:ascii="Courier New" w:hAnsi="Courier New" w:hint="default"/>
      </w:rPr>
    </w:lvl>
    <w:lvl w:ilvl="2" w:tplc="C29C83C0">
      <w:start w:val="1"/>
      <w:numFmt w:val="bullet"/>
      <w:lvlText w:val=""/>
      <w:lvlJc w:val="left"/>
      <w:pPr>
        <w:ind w:left="2520" w:hanging="360"/>
      </w:pPr>
      <w:rPr>
        <w:rFonts w:ascii="Wingdings" w:hAnsi="Wingdings" w:hint="default"/>
      </w:rPr>
    </w:lvl>
    <w:lvl w:ilvl="3" w:tplc="CC3A6AAA">
      <w:start w:val="1"/>
      <w:numFmt w:val="bullet"/>
      <w:lvlText w:val=""/>
      <w:lvlJc w:val="left"/>
      <w:pPr>
        <w:ind w:left="3240" w:hanging="360"/>
      </w:pPr>
      <w:rPr>
        <w:rFonts w:ascii="Symbol" w:hAnsi="Symbol" w:hint="default"/>
      </w:rPr>
    </w:lvl>
    <w:lvl w:ilvl="4" w:tplc="6790A068">
      <w:start w:val="1"/>
      <w:numFmt w:val="bullet"/>
      <w:lvlText w:val="o"/>
      <w:lvlJc w:val="left"/>
      <w:pPr>
        <w:ind w:left="3960" w:hanging="360"/>
      </w:pPr>
      <w:rPr>
        <w:rFonts w:ascii="Courier New" w:hAnsi="Courier New" w:hint="default"/>
      </w:rPr>
    </w:lvl>
    <w:lvl w:ilvl="5" w:tplc="65CA952A">
      <w:start w:val="1"/>
      <w:numFmt w:val="bullet"/>
      <w:lvlText w:val=""/>
      <w:lvlJc w:val="left"/>
      <w:pPr>
        <w:ind w:left="4680" w:hanging="360"/>
      </w:pPr>
      <w:rPr>
        <w:rFonts w:ascii="Wingdings" w:hAnsi="Wingdings" w:hint="default"/>
      </w:rPr>
    </w:lvl>
    <w:lvl w:ilvl="6" w:tplc="11C2886C">
      <w:start w:val="1"/>
      <w:numFmt w:val="bullet"/>
      <w:lvlText w:val=""/>
      <w:lvlJc w:val="left"/>
      <w:pPr>
        <w:ind w:left="5400" w:hanging="360"/>
      </w:pPr>
      <w:rPr>
        <w:rFonts w:ascii="Symbol" w:hAnsi="Symbol" w:hint="default"/>
      </w:rPr>
    </w:lvl>
    <w:lvl w:ilvl="7" w:tplc="FB1CE2A2">
      <w:start w:val="1"/>
      <w:numFmt w:val="bullet"/>
      <w:lvlText w:val="o"/>
      <w:lvlJc w:val="left"/>
      <w:pPr>
        <w:ind w:left="6120" w:hanging="360"/>
      </w:pPr>
      <w:rPr>
        <w:rFonts w:ascii="Courier New" w:hAnsi="Courier New" w:hint="default"/>
      </w:rPr>
    </w:lvl>
    <w:lvl w:ilvl="8" w:tplc="051EA74C">
      <w:start w:val="1"/>
      <w:numFmt w:val="bullet"/>
      <w:lvlText w:val=""/>
      <w:lvlJc w:val="left"/>
      <w:pPr>
        <w:ind w:left="6840" w:hanging="360"/>
      </w:pPr>
      <w:rPr>
        <w:rFonts w:ascii="Wingdings" w:hAnsi="Wingdings" w:hint="default"/>
      </w:rPr>
    </w:lvl>
  </w:abstractNum>
  <w:abstractNum w:abstractNumId="55" w15:restartNumberingAfterBreak="0">
    <w:nsid w:val="2C4049E0"/>
    <w:multiLevelType w:val="hybridMultilevel"/>
    <w:tmpl w:val="38323568"/>
    <w:lvl w:ilvl="0" w:tplc="7A72C3A4">
      <w:start w:val="3"/>
      <w:numFmt w:val="decimal"/>
      <w:lvlText w:val="%1."/>
      <w:lvlJc w:val="left"/>
      <w:pPr>
        <w:ind w:left="1080" w:hanging="360"/>
      </w:pPr>
      <w:rPr>
        <w:rFonts w:hint="default"/>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2C4922A4"/>
    <w:multiLevelType w:val="hybridMultilevel"/>
    <w:tmpl w:val="5FB2CEEA"/>
    <w:lvl w:ilvl="0" w:tplc="FFFFFFF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2C8B1C6E"/>
    <w:multiLevelType w:val="multilevel"/>
    <w:tmpl w:val="08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2CE91842"/>
    <w:multiLevelType w:val="hybridMultilevel"/>
    <w:tmpl w:val="C172C79E"/>
    <w:lvl w:ilvl="0" w:tplc="35C410FE">
      <w:start w:val="1"/>
      <w:numFmt w:val="bullet"/>
      <w:pStyle w:val="Bullet2"/>
      <w:lvlText w:val=""/>
      <w:lvlJc w:val="left"/>
      <w:pPr>
        <w:ind w:left="794" w:hanging="397"/>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59" w15:restartNumberingAfterBreak="0">
    <w:nsid w:val="2CFF6602"/>
    <w:multiLevelType w:val="multilevel"/>
    <w:tmpl w:val="03DC5514"/>
    <w:styleLink w:val="CurrentList3"/>
    <w:lvl w:ilvl="0">
      <w:start w:val="1"/>
      <w:numFmt w:val="bullet"/>
      <w:lvlText w:val=""/>
      <w:lvlJc w:val="left"/>
      <w:pPr>
        <w:ind w:left="1514" w:hanging="360"/>
      </w:pPr>
      <w:rPr>
        <w:rFonts w:ascii="Symbol" w:hAnsi="Symbol" w:hint="default"/>
      </w:rPr>
    </w:lvl>
    <w:lvl w:ilvl="1">
      <w:start w:val="1"/>
      <w:numFmt w:val="bullet"/>
      <w:lvlText w:val="o"/>
      <w:lvlJc w:val="left"/>
      <w:pPr>
        <w:ind w:left="2234" w:hanging="360"/>
      </w:pPr>
      <w:rPr>
        <w:rFonts w:ascii="Courier New" w:hAnsi="Courier New" w:cs="Courier New" w:hint="default"/>
      </w:rPr>
    </w:lvl>
    <w:lvl w:ilvl="2">
      <w:start w:val="1"/>
      <w:numFmt w:val="bullet"/>
      <w:lvlText w:val=""/>
      <w:lvlJc w:val="left"/>
      <w:pPr>
        <w:ind w:left="2954" w:hanging="360"/>
      </w:pPr>
      <w:rPr>
        <w:rFonts w:ascii="Wingdings" w:hAnsi="Wingdings" w:hint="default"/>
      </w:rPr>
    </w:lvl>
    <w:lvl w:ilvl="3">
      <w:start w:val="1"/>
      <w:numFmt w:val="bullet"/>
      <w:lvlText w:val=""/>
      <w:lvlJc w:val="left"/>
      <w:pPr>
        <w:ind w:left="3674" w:hanging="360"/>
      </w:pPr>
      <w:rPr>
        <w:rFonts w:ascii="Symbol" w:hAnsi="Symbol" w:hint="default"/>
      </w:rPr>
    </w:lvl>
    <w:lvl w:ilvl="4">
      <w:start w:val="1"/>
      <w:numFmt w:val="bullet"/>
      <w:lvlText w:val="o"/>
      <w:lvlJc w:val="left"/>
      <w:pPr>
        <w:ind w:left="4394" w:hanging="360"/>
      </w:pPr>
      <w:rPr>
        <w:rFonts w:ascii="Courier New" w:hAnsi="Courier New" w:cs="Courier New" w:hint="default"/>
      </w:rPr>
    </w:lvl>
    <w:lvl w:ilvl="5">
      <w:start w:val="1"/>
      <w:numFmt w:val="bullet"/>
      <w:lvlText w:val=""/>
      <w:lvlJc w:val="left"/>
      <w:pPr>
        <w:ind w:left="5114" w:hanging="360"/>
      </w:pPr>
      <w:rPr>
        <w:rFonts w:ascii="Wingdings" w:hAnsi="Wingdings" w:hint="default"/>
      </w:rPr>
    </w:lvl>
    <w:lvl w:ilvl="6">
      <w:start w:val="1"/>
      <w:numFmt w:val="bullet"/>
      <w:lvlText w:val=""/>
      <w:lvlJc w:val="left"/>
      <w:pPr>
        <w:ind w:left="5834" w:hanging="360"/>
      </w:pPr>
      <w:rPr>
        <w:rFonts w:ascii="Symbol" w:hAnsi="Symbol" w:hint="default"/>
      </w:rPr>
    </w:lvl>
    <w:lvl w:ilvl="7">
      <w:start w:val="1"/>
      <w:numFmt w:val="bullet"/>
      <w:lvlText w:val="o"/>
      <w:lvlJc w:val="left"/>
      <w:pPr>
        <w:ind w:left="6554" w:hanging="360"/>
      </w:pPr>
      <w:rPr>
        <w:rFonts w:ascii="Courier New" w:hAnsi="Courier New" w:cs="Courier New" w:hint="default"/>
      </w:rPr>
    </w:lvl>
    <w:lvl w:ilvl="8">
      <w:start w:val="1"/>
      <w:numFmt w:val="bullet"/>
      <w:lvlText w:val=""/>
      <w:lvlJc w:val="left"/>
      <w:pPr>
        <w:ind w:left="7274" w:hanging="360"/>
      </w:pPr>
      <w:rPr>
        <w:rFonts w:ascii="Wingdings" w:hAnsi="Wingdings" w:hint="default"/>
      </w:rPr>
    </w:lvl>
  </w:abstractNum>
  <w:abstractNum w:abstractNumId="60" w15:restartNumberingAfterBreak="0">
    <w:nsid w:val="2D6B27D6"/>
    <w:multiLevelType w:val="hybridMultilevel"/>
    <w:tmpl w:val="EAB0016E"/>
    <w:lvl w:ilvl="0" w:tplc="08090001">
      <w:start w:val="1"/>
      <w:numFmt w:val="bullet"/>
      <w:lvlText w:val=""/>
      <w:lvlJc w:val="left"/>
      <w:pPr>
        <w:ind w:left="2437" w:hanging="360"/>
      </w:pPr>
      <w:rPr>
        <w:rFonts w:ascii="Symbol" w:hAnsi="Symbol" w:hint="default"/>
      </w:rPr>
    </w:lvl>
    <w:lvl w:ilvl="1" w:tplc="08090003" w:tentative="1">
      <w:start w:val="1"/>
      <w:numFmt w:val="bullet"/>
      <w:lvlText w:val="o"/>
      <w:lvlJc w:val="left"/>
      <w:pPr>
        <w:ind w:left="3157" w:hanging="360"/>
      </w:pPr>
      <w:rPr>
        <w:rFonts w:ascii="Courier New" w:hAnsi="Courier New" w:cs="Courier New" w:hint="default"/>
      </w:rPr>
    </w:lvl>
    <w:lvl w:ilvl="2" w:tplc="08090005" w:tentative="1">
      <w:start w:val="1"/>
      <w:numFmt w:val="bullet"/>
      <w:lvlText w:val=""/>
      <w:lvlJc w:val="left"/>
      <w:pPr>
        <w:ind w:left="3877" w:hanging="360"/>
      </w:pPr>
      <w:rPr>
        <w:rFonts w:ascii="Wingdings" w:hAnsi="Wingdings" w:hint="default"/>
      </w:rPr>
    </w:lvl>
    <w:lvl w:ilvl="3" w:tplc="08090001" w:tentative="1">
      <w:start w:val="1"/>
      <w:numFmt w:val="bullet"/>
      <w:lvlText w:val=""/>
      <w:lvlJc w:val="left"/>
      <w:pPr>
        <w:ind w:left="4597" w:hanging="360"/>
      </w:pPr>
      <w:rPr>
        <w:rFonts w:ascii="Symbol" w:hAnsi="Symbol" w:hint="default"/>
      </w:rPr>
    </w:lvl>
    <w:lvl w:ilvl="4" w:tplc="08090003" w:tentative="1">
      <w:start w:val="1"/>
      <w:numFmt w:val="bullet"/>
      <w:lvlText w:val="o"/>
      <w:lvlJc w:val="left"/>
      <w:pPr>
        <w:ind w:left="5317" w:hanging="360"/>
      </w:pPr>
      <w:rPr>
        <w:rFonts w:ascii="Courier New" w:hAnsi="Courier New" w:cs="Courier New" w:hint="default"/>
      </w:rPr>
    </w:lvl>
    <w:lvl w:ilvl="5" w:tplc="08090005" w:tentative="1">
      <w:start w:val="1"/>
      <w:numFmt w:val="bullet"/>
      <w:lvlText w:val=""/>
      <w:lvlJc w:val="left"/>
      <w:pPr>
        <w:ind w:left="6037" w:hanging="360"/>
      </w:pPr>
      <w:rPr>
        <w:rFonts w:ascii="Wingdings" w:hAnsi="Wingdings" w:hint="default"/>
      </w:rPr>
    </w:lvl>
    <w:lvl w:ilvl="6" w:tplc="08090001" w:tentative="1">
      <w:start w:val="1"/>
      <w:numFmt w:val="bullet"/>
      <w:lvlText w:val=""/>
      <w:lvlJc w:val="left"/>
      <w:pPr>
        <w:ind w:left="6757" w:hanging="360"/>
      </w:pPr>
      <w:rPr>
        <w:rFonts w:ascii="Symbol" w:hAnsi="Symbol" w:hint="default"/>
      </w:rPr>
    </w:lvl>
    <w:lvl w:ilvl="7" w:tplc="08090003" w:tentative="1">
      <w:start w:val="1"/>
      <w:numFmt w:val="bullet"/>
      <w:lvlText w:val="o"/>
      <w:lvlJc w:val="left"/>
      <w:pPr>
        <w:ind w:left="7477" w:hanging="360"/>
      </w:pPr>
      <w:rPr>
        <w:rFonts w:ascii="Courier New" w:hAnsi="Courier New" w:cs="Courier New" w:hint="default"/>
      </w:rPr>
    </w:lvl>
    <w:lvl w:ilvl="8" w:tplc="08090005" w:tentative="1">
      <w:start w:val="1"/>
      <w:numFmt w:val="bullet"/>
      <w:lvlText w:val=""/>
      <w:lvlJc w:val="left"/>
      <w:pPr>
        <w:ind w:left="8197" w:hanging="360"/>
      </w:pPr>
      <w:rPr>
        <w:rFonts w:ascii="Wingdings" w:hAnsi="Wingdings" w:hint="default"/>
      </w:rPr>
    </w:lvl>
  </w:abstractNum>
  <w:abstractNum w:abstractNumId="61" w15:restartNumberingAfterBreak="0">
    <w:nsid w:val="2DC76529"/>
    <w:multiLevelType w:val="hybridMultilevel"/>
    <w:tmpl w:val="FC5C16A0"/>
    <w:lvl w:ilvl="0" w:tplc="FFFFFFFF">
      <w:start w:val="2"/>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0921BE2"/>
    <w:multiLevelType w:val="hybridMultilevel"/>
    <w:tmpl w:val="6F9298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314438CE"/>
    <w:multiLevelType w:val="multilevel"/>
    <w:tmpl w:val="0BCA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4560C9"/>
    <w:multiLevelType w:val="hybridMultilevel"/>
    <w:tmpl w:val="980CA4D8"/>
    <w:lvl w:ilvl="0" w:tplc="0C090001">
      <w:start w:val="1"/>
      <w:numFmt w:val="bullet"/>
      <w:lvlText w:val=""/>
      <w:lvlJc w:val="left"/>
      <w:pPr>
        <w:ind w:left="3861" w:hanging="360"/>
      </w:pPr>
      <w:rPr>
        <w:rFonts w:ascii="Symbol" w:hAnsi="Symbol" w:hint="default"/>
      </w:rPr>
    </w:lvl>
    <w:lvl w:ilvl="1" w:tplc="0C090003" w:tentative="1">
      <w:start w:val="1"/>
      <w:numFmt w:val="bullet"/>
      <w:lvlText w:val="o"/>
      <w:lvlJc w:val="left"/>
      <w:pPr>
        <w:ind w:left="4581" w:hanging="360"/>
      </w:pPr>
      <w:rPr>
        <w:rFonts w:ascii="Courier New" w:hAnsi="Courier New" w:cs="Courier New" w:hint="default"/>
      </w:rPr>
    </w:lvl>
    <w:lvl w:ilvl="2" w:tplc="0C090005" w:tentative="1">
      <w:start w:val="1"/>
      <w:numFmt w:val="bullet"/>
      <w:lvlText w:val=""/>
      <w:lvlJc w:val="left"/>
      <w:pPr>
        <w:ind w:left="5301" w:hanging="360"/>
      </w:pPr>
      <w:rPr>
        <w:rFonts w:ascii="Wingdings" w:hAnsi="Wingdings" w:hint="default"/>
      </w:rPr>
    </w:lvl>
    <w:lvl w:ilvl="3" w:tplc="0C090001" w:tentative="1">
      <w:start w:val="1"/>
      <w:numFmt w:val="bullet"/>
      <w:lvlText w:val=""/>
      <w:lvlJc w:val="left"/>
      <w:pPr>
        <w:ind w:left="6021" w:hanging="360"/>
      </w:pPr>
      <w:rPr>
        <w:rFonts w:ascii="Symbol" w:hAnsi="Symbol" w:hint="default"/>
      </w:rPr>
    </w:lvl>
    <w:lvl w:ilvl="4" w:tplc="0C090003" w:tentative="1">
      <w:start w:val="1"/>
      <w:numFmt w:val="bullet"/>
      <w:lvlText w:val="o"/>
      <w:lvlJc w:val="left"/>
      <w:pPr>
        <w:ind w:left="6741" w:hanging="360"/>
      </w:pPr>
      <w:rPr>
        <w:rFonts w:ascii="Courier New" w:hAnsi="Courier New" w:cs="Courier New" w:hint="default"/>
      </w:rPr>
    </w:lvl>
    <w:lvl w:ilvl="5" w:tplc="0C090005" w:tentative="1">
      <w:start w:val="1"/>
      <w:numFmt w:val="bullet"/>
      <w:lvlText w:val=""/>
      <w:lvlJc w:val="left"/>
      <w:pPr>
        <w:ind w:left="7461" w:hanging="360"/>
      </w:pPr>
      <w:rPr>
        <w:rFonts w:ascii="Wingdings" w:hAnsi="Wingdings" w:hint="default"/>
      </w:rPr>
    </w:lvl>
    <w:lvl w:ilvl="6" w:tplc="0C090001" w:tentative="1">
      <w:start w:val="1"/>
      <w:numFmt w:val="bullet"/>
      <w:lvlText w:val=""/>
      <w:lvlJc w:val="left"/>
      <w:pPr>
        <w:ind w:left="8181" w:hanging="360"/>
      </w:pPr>
      <w:rPr>
        <w:rFonts w:ascii="Symbol" w:hAnsi="Symbol" w:hint="default"/>
      </w:rPr>
    </w:lvl>
    <w:lvl w:ilvl="7" w:tplc="0C090003" w:tentative="1">
      <w:start w:val="1"/>
      <w:numFmt w:val="bullet"/>
      <w:lvlText w:val="o"/>
      <w:lvlJc w:val="left"/>
      <w:pPr>
        <w:ind w:left="8901" w:hanging="360"/>
      </w:pPr>
      <w:rPr>
        <w:rFonts w:ascii="Courier New" w:hAnsi="Courier New" w:cs="Courier New" w:hint="default"/>
      </w:rPr>
    </w:lvl>
    <w:lvl w:ilvl="8" w:tplc="0C090005" w:tentative="1">
      <w:start w:val="1"/>
      <w:numFmt w:val="bullet"/>
      <w:lvlText w:val=""/>
      <w:lvlJc w:val="left"/>
      <w:pPr>
        <w:ind w:left="9621" w:hanging="360"/>
      </w:pPr>
      <w:rPr>
        <w:rFonts w:ascii="Wingdings" w:hAnsi="Wingdings" w:hint="default"/>
      </w:rPr>
    </w:lvl>
  </w:abstractNum>
  <w:abstractNum w:abstractNumId="65" w15:restartNumberingAfterBreak="0">
    <w:nsid w:val="31BE14CB"/>
    <w:multiLevelType w:val="multilevel"/>
    <w:tmpl w:val="A27A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209314A"/>
    <w:multiLevelType w:val="multilevel"/>
    <w:tmpl w:val="0809001D"/>
    <w:styleLink w:val="CurrentList1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329A0124"/>
    <w:multiLevelType w:val="multilevel"/>
    <w:tmpl w:val="4A760956"/>
    <w:styleLink w:val="CurrentList16"/>
    <w:lvl w:ilvl="0">
      <w:start w:val="1"/>
      <w:numFmt w:val="decimal"/>
      <w:lvlText w:val="%1."/>
      <w:lvlJc w:val="left"/>
      <w:pPr>
        <w:ind w:left="397" w:hanging="39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34863FA3"/>
    <w:multiLevelType w:val="multilevel"/>
    <w:tmpl w:val="0809001D"/>
    <w:styleLink w:val="CurrentList1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34BF3AC3"/>
    <w:multiLevelType w:val="hybridMultilevel"/>
    <w:tmpl w:val="42EE0716"/>
    <w:lvl w:ilvl="0" w:tplc="86DC2EFE">
      <w:numFmt w:val="bullet"/>
      <w:lvlText w:val="-"/>
      <w:lvlJc w:val="left"/>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3564783A"/>
    <w:multiLevelType w:val="hybridMultilevel"/>
    <w:tmpl w:val="26EA5D7A"/>
    <w:lvl w:ilvl="0" w:tplc="B0CAECE8">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36563944"/>
    <w:multiLevelType w:val="hybridMultilevel"/>
    <w:tmpl w:val="66C86C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72" w15:restartNumberingAfterBreak="0">
    <w:nsid w:val="387361A0"/>
    <w:multiLevelType w:val="hybridMultilevel"/>
    <w:tmpl w:val="1BB8EBD2"/>
    <w:lvl w:ilvl="0" w:tplc="C96CBE2A">
      <w:start w:val="1"/>
      <w:numFmt w:val="bullet"/>
      <w:pStyle w:val="Bullet1"/>
      <w:lvlText w:val=""/>
      <w:lvlJc w:val="left"/>
      <w:pPr>
        <w:ind w:left="397" w:hanging="397"/>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3" w15:restartNumberingAfterBreak="0">
    <w:nsid w:val="39A11EA7"/>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4" w15:restartNumberingAfterBreak="0">
    <w:nsid w:val="39B6C008"/>
    <w:multiLevelType w:val="hybridMultilevel"/>
    <w:tmpl w:val="FFFFFFFF"/>
    <w:lvl w:ilvl="0" w:tplc="DE1A3C2C">
      <w:start w:val="1"/>
      <w:numFmt w:val="bullet"/>
      <w:lvlText w:val="·"/>
      <w:lvlJc w:val="left"/>
      <w:pPr>
        <w:ind w:left="720" w:hanging="360"/>
      </w:pPr>
      <w:rPr>
        <w:rFonts w:ascii="Symbol" w:hAnsi="Symbol" w:hint="default"/>
      </w:rPr>
    </w:lvl>
    <w:lvl w:ilvl="1" w:tplc="C91E0A5C">
      <w:start w:val="1"/>
      <w:numFmt w:val="bullet"/>
      <w:lvlText w:val="o"/>
      <w:lvlJc w:val="left"/>
      <w:pPr>
        <w:ind w:left="1440" w:hanging="360"/>
      </w:pPr>
      <w:rPr>
        <w:rFonts w:ascii="Courier New" w:hAnsi="Courier New" w:hint="default"/>
      </w:rPr>
    </w:lvl>
    <w:lvl w:ilvl="2" w:tplc="CCBCC594">
      <w:start w:val="1"/>
      <w:numFmt w:val="bullet"/>
      <w:lvlText w:val=""/>
      <w:lvlJc w:val="left"/>
      <w:pPr>
        <w:ind w:left="2160" w:hanging="360"/>
      </w:pPr>
      <w:rPr>
        <w:rFonts w:ascii="Wingdings" w:hAnsi="Wingdings" w:hint="default"/>
      </w:rPr>
    </w:lvl>
    <w:lvl w:ilvl="3" w:tplc="6A5A8578">
      <w:start w:val="1"/>
      <w:numFmt w:val="bullet"/>
      <w:lvlText w:val=""/>
      <w:lvlJc w:val="left"/>
      <w:pPr>
        <w:ind w:left="2880" w:hanging="360"/>
      </w:pPr>
      <w:rPr>
        <w:rFonts w:ascii="Symbol" w:hAnsi="Symbol" w:hint="default"/>
      </w:rPr>
    </w:lvl>
    <w:lvl w:ilvl="4" w:tplc="D1BE157C">
      <w:start w:val="1"/>
      <w:numFmt w:val="bullet"/>
      <w:lvlText w:val="o"/>
      <w:lvlJc w:val="left"/>
      <w:pPr>
        <w:ind w:left="3600" w:hanging="360"/>
      </w:pPr>
      <w:rPr>
        <w:rFonts w:ascii="Courier New" w:hAnsi="Courier New" w:hint="default"/>
      </w:rPr>
    </w:lvl>
    <w:lvl w:ilvl="5" w:tplc="A69E6FBC">
      <w:start w:val="1"/>
      <w:numFmt w:val="bullet"/>
      <w:lvlText w:val=""/>
      <w:lvlJc w:val="left"/>
      <w:pPr>
        <w:ind w:left="4320" w:hanging="360"/>
      </w:pPr>
      <w:rPr>
        <w:rFonts w:ascii="Wingdings" w:hAnsi="Wingdings" w:hint="default"/>
      </w:rPr>
    </w:lvl>
    <w:lvl w:ilvl="6" w:tplc="0ADA994C">
      <w:start w:val="1"/>
      <w:numFmt w:val="bullet"/>
      <w:lvlText w:val=""/>
      <w:lvlJc w:val="left"/>
      <w:pPr>
        <w:ind w:left="5040" w:hanging="360"/>
      </w:pPr>
      <w:rPr>
        <w:rFonts w:ascii="Symbol" w:hAnsi="Symbol" w:hint="default"/>
      </w:rPr>
    </w:lvl>
    <w:lvl w:ilvl="7" w:tplc="89528202">
      <w:start w:val="1"/>
      <w:numFmt w:val="bullet"/>
      <w:lvlText w:val="o"/>
      <w:lvlJc w:val="left"/>
      <w:pPr>
        <w:ind w:left="5760" w:hanging="360"/>
      </w:pPr>
      <w:rPr>
        <w:rFonts w:ascii="Courier New" w:hAnsi="Courier New" w:hint="default"/>
      </w:rPr>
    </w:lvl>
    <w:lvl w:ilvl="8" w:tplc="016E5A7E">
      <w:start w:val="1"/>
      <w:numFmt w:val="bullet"/>
      <w:lvlText w:val=""/>
      <w:lvlJc w:val="left"/>
      <w:pPr>
        <w:ind w:left="6480" w:hanging="360"/>
      </w:pPr>
      <w:rPr>
        <w:rFonts w:ascii="Wingdings" w:hAnsi="Wingdings" w:hint="default"/>
      </w:rPr>
    </w:lvl>
  </w:abstractNum>
  <w:abstractNum w:abstractNumId="75" w15:restartNumberingAfterBreak="0">
    <w:nsid w:val="3BFE3DE4"/>
    <w:multiLevelType w:val="multilevel"/>
    <w:tmpl w:val="0809001D"/>
    <w:styleLink w:val="CurrentList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6" w15:restartNumberingAfterBreak="0">
    <w:nsid w:val="3D4F4F8B"/>
    <w:multiLevelType w:val="multilevel"/>
    <w:tmpl w:val="0809001D"/>
    <w:styleLink w:val="CurrentList2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7" w15:restartNumberingAfterBreak="0">
    <w:nsid w:val="3FA146EB"/>
    <w:multiLevelType w:val="multilevel"/>
    <w:tmpl w:val="31420A0E"/>
    <w:lvl w:ilvl="0">
      <w:start w:val="1"/>
      <w:numFmt w:val="decimal"/>
      <w:lvlText w:val="%1"/>
      <w:lvlJc w:val="left"/>
      <w:pPr>
        <w:tabs>
          <w:tab w:val="num" w:pos="432"/>
        </w:tabs>
        <w:ind w:left="432" w:hanging="432"/>
      </w:pPr>
      <w:rPr>
        <w:rFonts w:ascii="Arial" w:hAnsi="Arial" w:cs="Times New Roman" w:hint="default"/>
        <w:b/>
        <w:sz w:val="24"/>
      </w:rPr>
    </w:lvl>
    <w:lvl w:ilvl="1">
      <w:start w:val="1"/>
      <w:numFmt w:val="decimal"/>
      <w:lvlText w:val="%1.%2"/>
      <w:lvlJc w:val="left"/>
      <w:pPr>
        <w:tabs>
          <w:tab w:val="num" w:pos="576"/>
        </w:tabs>
        <w:ind w:left="576" w:hanging="576"/>
      </w:pPr>
      <w:rPr>
        <w:rFonts w:cs="Times New Roman" w:hint="default"/>
        <w:sz w:val="24"/>
        <w:szCs w:val="22"/>
      </w:rPr>
    </w:lvl>
    <w:lvl w:ilvl="2">
      <w:start w:val="1"/>
      <w:numFmt w:val="decimal"/>
      <w:lvlText w:val="%1.%2.%3"/>
      <w:lvlJc w:val="left"/>
      <w:pPr>
        <w:tabs>
          <w:tab w:val="num" w:pos="720"/>
        </w:tabs>
        <w:ind w:left="720" w:hanging="720"/>
      </w:pPr>
      <w:rPr>
        <w:rFonts w:cs="Times New Roman" w:hint="default"/>
        <w:sz w:val="22"/>
        <w:szCs w:val="20"/>
      </w:rPr>
    </w:lvl>
    <w:lvl w:ilvl="3">
      <w:start w:val="1"/>
      <w:numFmt w:val="decimal"/>
      <w:lvlText w:val="%1.%2.%3.%4"/>
      <w:lvlJc w:val="left"/>
      <w:pPr>
        <w:tabs>
          <w:tab w:val="num" w:pos="1148"/>
        </w:tabs>
        <w:ind w:left="1148" w:hanging="864"/>
      </w:pPr>
      <w:rPr>
        <w:rFonts w:ascii="Arial" w:hAnsi="Arial" w:cs="Times New Roman" w:hint="default"/>
        <w:bCs/>
        <w:iCs w:val="0"/>
        <w:caps w:val="0"/>
        <w:smallCaps w:val="0"/>
        <w:dstrike w:val="0"/>
        <w:color w:val="auto"/>
        <w:spacing w:val="0"/>
        <w:w w:val="100"/>
        <w:kern w:val="0"/>
        <w:position w:val="0"/>
        <w:sz w:val="22"/>
        <w:u w:val="none"/>
        <w:effect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78" w15:restartNumberingAfterBreak="0">
    <w:nsid w:val="40D56567"/>
    <w:multiLevelType w:val="hybridMultilevel"/>
    <w:tmpl w:val="B8C877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42783595"/>
    <w:multiLevelType w:val="hybridMultilevel"/>
    <w:tmpl w:val="432AFB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0" w15:restartNumberingAfterBreak="0">
    <w:nsid w:val="44471D67"/>
    <w:multiLevelType w:val="hybridMultilevel"/>
    <w:tmpl w:val="D3BEDB48"/>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45685B06"/>
    <w:multiLevelType w:val="hybridMultilevel"/>
    <w:tmpl w:val="679AD7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4585325E"/>
    <w:multiLevelType w:val="hybridMultilevel"/>
    <w:tmpl w:val="05C0FF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65D128A"/>
    <w:multiLevelType w:val="multilevel"/>
    <w:tmpl w:val="0DD4D21E"/>
    <w:lvl w:ilvl="0">
      <w:start w:val="1"/>
      <w:numFmt w:val="upperLetter"/>
      <w:pStyle w:val="Titletext"/>
      <w:lvlText w:val="Appendix %1."/>
      <w:lvlJc w:val="left"/>
      <w:pPr>
        <w:tabs>
          <w:tab w:val="num" w:pos="2552"/>
        </w:tabs>
        <w:ind w:left="2552" w:hanging="2552"/>
      </w:pPr>
      <w:rPr>
        <w:rFonts w:ascii="Arial" w:hAnsi="Arial" w:cs="Times New Roman" w:hint="default"/>
        <w:b/>
        <w:i w:val="0"/>
        <w:sz w:val="32"/>
      </w:rPr>
    </w:lvl>
    <w:lvl w:ilvl="1">
      <w:start w:val="1"/>
      <w:numFmt w:val="decimal"/>
      <w:lvlText w:val="%1.%2."/>
      <w:lvlJc w:val="left"/>
      <w:pPr>
        <w:tabs>
          <w:tab w:val="num" w:pos="851"/>
        </w:tabs>
        <w:ind w:left="851" w:hanging="851"/>
      </w:pPr>
      <w:rPr>
        <w:rFonts w:cs="Times New Roman" w:hint="default"/>
      </w:rPr>
    </w:lvl>
    <w:lvl w:ilvl="2">
      <w:start w:val="1"/>
      <w:numFmt w:val="decimal"/>
      <w:lvlText w:val="%1.%2.%3."/>
      <w:lvlJc w:val="left"/>
      <w:pPr>
        <w:tabs>
          <w:tab w:val="num" w:pos="851"/>
        </w:tabs>
        <w:ind w:left="851" w:hanging="851"/>
      </w:pPr>
      <w:rPr>
        <w:rFonts w:cs="Times New Roman" w:hint="default"/>
      </w:rPr>
    </w:lvl>
    <w:lvl w:ilvl="3">
      <w:start w:val="1"/>
      <w:numFmt w:val="decimal"/>
      <w:lvlText w:val="%1.%2.%3.%4."/>
      <w:lvlJc w:val="left"/>
      <w:pPr>
        <w:tabs>
          <w:tab w:val="num" w:pos="3240"/>
        </w:tabs>
        <w:ind w:left="1728" w:hanging="648"/>
      </w:pPr>
      <w:rPr>
        <w:rFonts w:cs="Times New Roman" w:hint="default"/>
      </w:rPr>
    </w:lvl>
    <w:lvl w:ilvl="4">
      <w:start w:val="1"/>
      <w:numFmt w:val="decimal"/>
      <w:lvlText w:val="%1.%2.%3.%4.%5."/>
      <w:lvlJc w:val="left"/>
      <w:pPr>
        <w:tabs>
          <w:tab w:val="num" w:pos="4320"/>
        </w:tabs>
        <w:ind w:left="2232" w:hanging="792"/>
      </w:pPr>
      <w:rPr>
        <w:rFonts w:cs="Times New Roman" w:hint="default"/>
      </w:rPr>
    </w:lvl>
    <w:lvl w:ilvl="5">
      <w:start w:val="1"/>
      <w:numFmt w:val="decimal"/>
      <w:lvlText w:val="%1.%2.%3.%4.%5.%6."/>
      <w:lvlJc w:val="left"/>
      <w:pPr>
        <w:tabs>
          <w:tab w:val="num" w:pos="5040"/>
        </w:tabs>
        <w:ind w:left="2736" w:hanging="936"/>
      </w:pPr>
      <w:rPr>
        <w:rFonts w:cs="Times New Roman" w:hint="default"/>
      </w:rPr>
    </w:lvl>
    <w:lvl w:ilvl="6">
      <w:start w:val="1"/>
      <w:numFmt w:val="decimal"/>
      <w:lvlText w:val="%1.%2.%3.%4.%5.%6.%7."/>
      <w:lvlJc w:val="left"/>
      <w:pPr>
        <w:tabs>
          <w:tab w:val="num" w:pos="5760"/>
        </w:tabs>
        <w:ind w:left="3240" w:hanging="1080"/>
      </w:pPr>
      <w:rPr>
        <w:rFonts w:cs="Times New Roman" w:hint="default"/>
      </w:rPr>
    </w:lvl>
    <w:lvl w:ilvl="7">
      <w:start w:val="1"/>
      <w:numFmt w:val="decimal"/>
      <w:lvlText w:val="%1.%2.%3.%4.%5.%6.%7.%8."/>
      <w:lvlJc w:val="left"/>
      <w:pPr>
        <w:tabs>
          <w:tab w:val="num" w:pos="6840"/>
        </w:tabs>
        <w:ind w:left="3744" w:hanging="1224"/>
      </w:pPr>
      <w:rPr>
        <w:rFonts w:cs="Times New Roman" w:hint="default"/>
      </w:rPr>
    </w:lvl>
    <w:lvl w:ilvl="8">
      <w:start w:val="1"/>
      <w:numFmt w:val="decimal"/>
      <w:lvlText w:val="%1.%2.%3.%4.%5.%6.%7.%8.%9."/>
      <w:lvlJc w:val="left"/>
      <w:pPr>
        <w:tabs>
          <w:tab w:val="num" w:pos="7560"/>
        </w:tabs>
        <w:ind w:left="4320" w:hanging="1440"/>
      </w:pPr>
      <w:rPr>
        <w:rFonts w:cs="Times New Roman" w:hint="default"/>
      </w:rPr>
    </w:lvl>
  </w:abstractNum>
  <w:abstractNum w:abstractNumId="84" w15:restartNumberingAfterBreak="0">
    <w:nsid w:val="46E463E9"/>
    <w:multiLevelType w:val="hybridMultilevel"/>
    <w:tmpl w:val="806AD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4B5E11FB"/>
    <w:multiLevelType w:val="hybridMultilevel"/>
    <w:tmpl w:val="056ED01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6" w15:restartNumberingAfterBreak="0">
    <w:nsid w:val="4B7048E1"/>
    <w:multiLevelType w:val="hybridMultilevel"/>
    <w:tmpl w:val="62CCBB66"/>
    <w:lvl w:ilvl="0" w:tplc="0C090001">
      <w:start w:val="1"/>
      <w:numFmt w:val="upperLetter"/>
      <w:lvlText w:val="%1"/>
      <w:lvlJc w:val="left"/>
      <w:pPr>
        <w:tabs>
          <w:tab w:val="num" w:pos="360"/>
        </w:tabs>
      </w:pPr>
      <w:rPr>
        <w:rFonts w:cs="Times New Roman" w:hint="default"/>
      </w:rPr>
    </w:lvl>
    <w:lvl w:ilvl="1" w:tplc="0C090003" w:tentative="1">
      <w:start w:val="1"/>
      <w:numFmt w:val="lowerLetter"/>
      <w:lvlText w:val="%2."/>
      <w:lvlJc w:val="left"/>
      <w:pPr>
        <w:tabs>
          <w:tab w:val="num" w:pos="1440"/>
        </w:tabs>
        <w:ind w:left="1440" w:hanging="360"/>
      </w:pPr>
      <w:rPr>
        <w:rFonts w:cs="Times New Roman"/>
      </w:rPr>
    </w:lvl>
    <w:lvl w:ilvl="2" w:tplc="0C090005" w:tentative="1">
      <w:start w:val="1"/>
      <w:numFmt w:val="lowerRoman"/>
      <w:lvlText w:val="%3."/>
      <w:lvlJc w:val="right"/>
      <w:pPr>
        <w:tabs>
          <w:tab w:val="num" w:pos="2160"/>
        </w:tabs>
        <w:ind w:left="2160" w:hanging="180"/>
      </w:pPr>
      <w:rPr>
        <w:rFonts w:cs="Times New Roman"/>
      </w:rPr>
    </w:lvl>
    <w:lvl w:ilvl="3" w:tplc="0C090001" w:tentative="1">
      <w:start w:val="1"/>
      <w:numFmt w:val="decimal"/>
      <w:lvlText w:val="%4."/>
      <w:lvlJc w:val="left"/>
      <w:pPr>
        <w:tabs>
          <w:tab w:val="num" w:pos="2880"/>
        </w:tabs>
        <w:ind w:left="2880" w:hanging="360"/>
      </w:pPr>
      <w:rPr>
        <w:rFonts w:cs="Times New Roman"/>
      </w:rPr>
    </w:lvl>
    <w:lvl w:ilvl="4" w:tplc="0C090003" w:tentative="1">
      <w:start w:val="1"/>
      <w:numFmt w:val="lowerLetter"/>
      <w:lvlText w:val="%5."/>
      <w:lvlJc w:val="left"/>
      <w:pPr>
        <w:tabs>
          <w:tab w:val="num" w:pos="3600"/>
        </w:tabs>
        <w:ind w:left="3600" w:hanging="360"/>
      </w:pPr>
      <w:rPr>
        <w:rFonts w:cs="Times New Roman"/>
      </w:rPr>
    </w:lvl>
    <w:lvl w:ilvl="5" w:tplc="0C090005" w:tentative="1">
      <w:start w:val="1"/>
      <w:numFmt w:val="lowerRoman"/>
      <w:lvlText w:val="%6."/>
      <w:lvlJc w:val="right"/>
      <w:pPr>
        <w:tabs>
          <w:tab w:val="num" w:pos="4320"/>
        </w:tabs>
        <w:ind w:left="4320" w:hanging="180"/>
      </w:pPr>
      <w:rPr>
        <w:rFonts w:cs="Times New Roman"/>
      </w:rPr>
    </w:lvl>
    <w:lvl w:ilvl="6" w:tplc="0C090001" w:tentative="1">
      <w:start w:val="1"/>
      <w:numFmt w:val="decimal"/>
      <w:lvlText w:val="%7."/>
      <w:lvlJc w:val="left"/>
      <w:pPr>
        <w:tabs>
          <w:tab w:val="num" w:pos="5040"/>
        </w:tabs>
        <w:ind w:left="5040" w:hanging="360"/>
      </w:pPr>
      <w:rPr>
        <w:rFonts w:cs="Times New Roman"/>
      </w:rPr>
    </w:lvl>
    <w:lvl w:ilvl="7" w:tplc="0C090003" w:tentative="1">
      <w:start w:val="1"/>
      <w:numFmt w:val="lowerLetter"/>
      <w:lvlText w:val="%8."/>
      <w:lvlJc w:val="left"/>
      <w:pPr>
        <w:tabs>
          <w:tab w:val="num" w:pos="5760"/>
        </w:tabs>
        <w:ind w:left="5760" w:hanging="360"/>
      </w:pPr>
      <w:rPr>
        <w:rFonts w:cs="Times New Roman"/>
      </w:rPr>
    </w:lvl>
    <w:lvl w:ilvl="8" w:tplc="0C090005" w:tentative="1">
      <w:start w:val="1"/>
      <w:numFmt w:val="lowerRoman"/>
      <w:lvlText w:val="%9."/>
      <w:lvlJc w:val="right"/>
      <w:pPr>
        <w:tabs>
          <w:tab w:val="num" w:pos="6480"/>
        </w:tabs>
        <w:ind w:left="6480" w:hanging="180"/>
      </w:pPr>
      <w:rPr>
        <w:rFonts w:cs="Times New Roman"/>
      </w:rPr>
    </w:lvl>
  </w:abstractNum>
  <w:abstractNum w:abstractNumId="87" w15:restartNumberingAfterBreak="0">
    <w:nsid w:val="4D660D76"/>
    <w:multiLevelType w:val="singleLevel"/>
    <w:tmpl w:val="D3B2F9EE"/>
    <w:lvl w:ilvl="0">
      <w:numFmt w:val="bullet"/>
      <w:pStyle w:val="ListbulletL1"/>
      <w:lvlText w:val=""/>
      <w:lvlJc w:val="left"/>
      <w:pPr>
        <w:tabs>
          <w:tab w:val="num" w:pos="360"/>
        </w:tabs>
      </w:pPr>
      <w:rPr>
        <w:rFonts w:ascii="Symbol" w:hAnsi="Symbol" w:hint="default"/>
        <w:sz w:val="18"/>
      </w:rPr>
    </w:lvl>
  </w:abstractNum>
  <w:abstractNum w:abstractNumId="88" w15:restartNumberingAfterBreak="0">
    <w:nsid w:val="4DA73864"/>
    <w:multiLevelType w:val="singleLevel"/>
    <w:tmpl w:val="133EAC6A"/>
    <w:lvl w:ilvl="0">
      <w:start w:val="1"/>
      <w:numFmt w:val="decimal"/>
      <w:pStyle w:val="ListBullet"/>
      <w:lvlText w:val="%1."/>
      <w:lvlJc w:val="left"/>
      <w:pPr>
        <w:tabs>
          <w:tab w:val="num" w:pos="360"/>
        </w:tabs>
        <w:ind w:left="360" w:hanging="360"/>
      </w:pPr>
      <w:rPr>
        <w:rFonts w:cs="Times New Roman"/>
      </w:rPr>
    </w:lvl>
  </w:abstractNum>
  <w:abstractNum w:abstractNumId="89" w15:restartNumberingAfterBreak="0">
    <w:nsid w:val="4DAE43EA"/>
    <w:multiLevelType w:val="hybridMultilevel"/>
    <w:tmpl w:val="D3BEDB48"/>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4E085C4D"/>
    <w:multiLevelType w:val="hybridMultilevel"/>
    <w:tmpl w:val="987665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15:restartNumberingAfterBreak="0">
    <w:nsid w:val="4E112F15"/>
    <w:multiLevelType w:val="hybridMultilevel"/>
    <w:tmpl w:val="D3BEDB48"/>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4EA6095E"/>
    <w:multiLevelType w:val="hybridMultilevel"/>
    <w:tmpl w:val="0B4235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5199293E"/>
    <w:multiLevelType w:val="multilevel"/>
    <w:tmpl w:val="0809001D"/>
    <w:styleLink w:val="CurrentList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4" w15:restartNumberingAfterBreak="0">
    <w:nsid w:val="51BA24C6"/>
    <w:multiLevelType w:val="hybridMultilevel"/>
    <w:tmpl w:val="1A544770"/>
    <w:lvl w:ilvl="0" w:tplc="E3968708">
      <w:start w:val="9"/>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5" w15:restartNumberingAfterBreak="0">
    <w:nsid w:val="52C774B9"/>
    <w:multiLevelType w:val="hybridMultilevel"/>
    <w:tmpl w:val="EA741862"/>
    <w:lvl w:ilvl="0" w:tplc="0C090001">
      <w:start w:val="1"/>
      <w:numFmt w:val="bullet"/>
      <w:lvlText w:val=""/>
      <w:lvlJc w:val="left"/>
      <w:pPr>
        <w:ind w:left="751" w:hanging="360"/>
      </w:pPr>
      <w:rPr>
        <w:rFonts w:ascii="Symbol" w:hAnsi="Symbol" w:hint="default"/>
      </w:rPr>
    </w:lvl>
    <w:lvl w:ilvl="1" w:tplc="0C090003" w:tentative="1">
      <w:start w:val="1"/>
      <w:numFmt w:val="bullet"/>
      <w:lvlText w:val="o"/>
      <w:lvlJc w:val="left"/>
      <w:pPr>
        <w:ind w:left="1471" w:hanging="360"/>
      </w:pPr>
      <w:rPr>
        <w:rFonts w:ascii="Courier New" w:hAnsi="Courier New" w:cs="Courier New" w:hint="default"/>
      </w:rPr>
    </w:lvl>
    <w:lvl w:ilvl="2" w:tplc="0C090005" w:tentative="1">
      <w:start w:val="1"/>
      <w:numFmt w:val="bullet"/>
      <w:lvlText w:val=""/>
      <w:lvlJc w:val="left"/>
      <w:pPr>
        <w:ind w:left="2191" w:hanging="360"/>
      </w:pPr>
      <w:rPr>
        <w:rFonts w:ascii="Wingdings" w:hAnsi="Wingdings" w:hint="default"/>
      </w:rPr>
    </w:lvl>
    <w:lvl w:ilvl="3" w:tplc="0C090001" w:tentative="1">
      <w:start w:val="1"/>
      <w:numFmt w:val="bullet"/>
      <w:lvlText w:val=""/>
      <w:lvlJc w:val="left"/>
      <w:pPr>
        <w:ind w:left="2911" w:hanging="360"/>
      </w:pPr>
      <w:rPr>
        <w:rFonts w:ascii="Symbol" w:hAnsi="Symbol" w:hint="default"/>
      </w:rPr>
    </w:lvl>
    <w:lvl w:ilvl="4" w:tplc="0C090003" w:tentative="1">
      <w:start w:val="1"/>
      <w:numFmt w:val="bullet"/>
      <w:lvlText w:val="o"/>
      <w:lvlJc w:val="left"/>
      <w:pPr>
        <w:ind w:left="3631" w:hanging="360"/>
      </w:pPr>
      <w:rPr>
        <w:rFonts w:ascii="Courier New" w:hAnsi="Courier New" w:cs="Courier New" w:hint="default"/>
      </w:rPr>
    </w:lvl>
    <w:lvl w:ilvl="5" w:tplc="0C090005" w:tentative="1">
      <w:start w:val="1"/>
      <w:numFmt w:val="bullet"/>
      <w:lvlText w:val=""/>
      <w:lvlJc w:val="left"/>
      <w:pPr>
        <w:ind w:left="4351" w:hanging="360"/>
      </w:pPr>
      <w:rPr>
        <w:rFonts w:ascii="Wingdings" w:hAnsi="Wingdings" w:hint="default"/>
      </w:rPr>
    </w:lvl>
    <w:lvl w:ilvl="6" w:tplc="0C090001" w:tentative="1">
      <w:start w:val="1"/>
      <w:numFmt w:val="bullet"/>
      <w:lvlText w:val=""/>
      <w:lvlJc w:val="left"/>
      <w:pPr>
        <w:ind w:left="5071" w:hanging="360"/>
      </w:pPr>
      <w:rPr>
        <w:rFonts w:ascii="Symbol" w:hAnsi="Symbol" w:hint="default"/>
      </w:rPr>
    </w:lvl>
    <w:lvl w:ilvl="7" w:tplc="0C090003" w:tentative="1">
      <w:start w:val="1"/>
      <w:numFmt w:val="bullet"/>
      <w:lvlText w:val="o"/>
      <w:lvlJc w:val="left"/>
      <w:pPr>
        <w:ind w:left="5791" w:hanging="360"/>
      </w:pPr>
      <w:rPr>
        <w:rFonts w:ascii="Courier New" w:hAnsi="Courier New" w:cs="Courier New" w:hint="default"/>
      </w:rPr>
    </w:lvl>
    <w:lvl w:ilvl="8" w:tplc="0C090005" w:tentative="1">
      <w:start w:val="1"/>
      <w:numFmt w:val="bullet"/>
      <w:lvlText w:val=""/>
      <w:lvlJc w:val="left"/>
      <w:pPr>
        <w:ind w:left="6511" w:hanging="360"/>
      </w:pPr>
      <w:rPr>
        <w:rFonts w:ascii="Wingdings" w:hAnsi="Wingdings" w:hint="default"/>
      </w:rPr>
    </w:lvl>
  </w:abstractNum>
  <w:abstractNum w:abstractNumId="96" w15:restartNumberingAfterBreak="0">
    <w:nsid w:val="53552D0A"/>
    <w:multiLevelType w:val="hybridMultilevel"/>
    <w:tmpl w:val="05C0FF2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7" w15:restartNumberingAfterBreak="0">
    <w:nsid w:val="5388614F"/>
    <w:multiLevelType w:val="multilevel"/>
    <w:tmpl w:val="6E02BDF2"/>
    <w:styleLink w:val="CurrentList15"/>
    <w:lvl w:ilvl="0">
      <w:start w:val="1"/>
      <w:numFmt w:val="decimal"/>
      <w:lvlText w:val="%1."/>
      <w:lvlJc w:val="left"/>
      <w:pPr>
        <w:ind w:left="397" w:hanging="39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53AA5CEF"/>
    <w:multiLevelType w:val="hybridMultilevel"/>
    <w:tmpl w:val="47F01D8E"/>
    <w:lvl w:ilvl="0" w:tplc="0C09000F">
      <w:start w:val="1"/>
      <w:numFmt w:val="decimal"/>
      <w:lvlText w:val="%1."/>
      <w:lvlJc w:val="left"/>
      <w:pPr>
        <w:ind w:left="502" w:hanging="360"/>
      </w:pPr>
      <w:rPr>
        <w:rFonts w:hint="default"/>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99" w15:restartNumberingAfterBreak="0">
    <w:nsid w:val="54FC1CB7"/>
    <w:multiLevelType w:val="hybridMultilevel"/>
    <w:tmpl w:val="9064D4E0"/>
    <w:lvl w:ilvl="0" w:tplc="E7E6F062">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0" w15:restartNumberingAfterBreak="0">
    <w:nsid w:val="56112187"/>
    <w:multiLevelType w:val="hybridMultilevel"/>
    <w:tmpl w:val="CDAA6E30"/>
    <w:lvl w:ilvl="0" w:tplc="0C09000F">
      <w:start w:val="1"/>
      <w:numFmt w:val="bullet"/>
      <w:pStyle w:val="ListbulletL2"/>
      <w:lvlText w:val="o"/>
      <w:lvlJc w:val="left"/>
      <w:pPr>
        <w:tabs>
          <w:tab w:val="num" w:pos="1284"/>
        </w:tabs>
        <w:ind w:left="1284" w:hanging="360"/>
      </w:pPr>
      <w:rPr>
        <w:rFonts w:ascii="Courier New" w:hAnsi="Courier New" w:hint="default"/>
      </w:rPr>
    </w:lvl>
    <w:lvl w:ilvl="1" w:tplc="0C090019">
      <w:numFmt w:val="bullet"/>
      <w:lvlText w:val="-"/>
      <w:lvlJc w:val="left"/>
      <w:pPr>
        <w:tabs>
          <w:tab w:val="num" w:pos="2004"/>
        </w:tabs>
        <w:ind w:left="2004" w:hanging="360"/>
      </w:pPr>
      <w:rPr>
        <w:rFonts w:ascii="Times New Roman" w:eastAsia="Times New Roman" w:hAnsi="Times New Roman" w:hint="default"/>
      </w:rPr>
    </w:lvl>
    <w:lvl w:ilvl="2" w:tplc="0C09001B" w:tentative="1">
      <w:start w:val="1"/>
      <w:numFmt w:val="bullet"/>
      <w:lvlText w:val=""/>
      <w:lvlJc w:val="left"/>
      <w:pPr>
        <w:tabs>
          <w:tab w:val="num" w:pos="2724"/>
        </w:tabs>
        <w:ind w:left="2724" w:hanging="360"/>
      </w:pPr>
      <w:rPr>
        <w:rFonts w:ascii="Wingdings" w:hAnsi="Wingdings" w:hint="default"/>
      </w:rPr>
    </w:lvl>
    <w:lvl w:ilvl="3" w:tplc="0C09000F" w:tentative="1">
      <w:start w:val="1"/>
      <w:numFmt w:val="bullet"/>
      <w:lvlText w:val=""/>
      <w:lvlJc w:val="left"/>
      <w:pPr>
        <w:tabs>
          <w:tab w:val="num" w:pos="3444"/>
        </w:tabs>
        <w:ind w:left="3444" w:hanging="360"/>
      </w:pPr>
      <w:rPr>
        <w:rFonts w:ascii="Symbol" w:hAnsi="Symbol" w:hint="default"/>
      </w:rPr>
    </w:lvl>
    <w:lvl w:ilvl="4" w:tplc="0C090019" w:tentative="1">
      <w:start w:val="1"/>
      <w:numFmt w:val="bullet"/>
      <w:lvlText w:val="o"/>
      <w:lvlJc w:val="left"/>
      <w:pPr>
        <w:tabs>
          <w:tab w:val="num" w:pos="4164"/>
        </w:tabs>
        <w:ind w:left="4164" w:hanging="360"/>
      </w:pPr>
      <w:rPr>
        <w:rFonts w:ascii="Courier New" w:hAnsi="Courier New" w:hint="default"/>
      </w:rPr>
    </w:lvl>
    <w:lvl w:ilvl="5" w:tplc="0C09001B" w:tentative="1">
      <w:start w:val="1"/>
      <w:numFmt w:val="bullet"/>
      <w:lvlText w:val=""/>
      <w:lvlJc w:val="left"/>
      <w:pPr>
        <w:tabs>
          <w:tab w:val="num" w:pos="4884"/>
        </w:tabs>
        <w:ind w:left="4884" w:hanging="360"/>
      </w:pPr>
      <w:rPr>
        <w:rFonts w:ascii="Wingdings" w:hAnsi="Wingdings" w:hint="default"/>
      </w:rPr>
    </w:lvl>
    <w:lvl w:ilvl="6" w:tplc="0C09000F" w:tentative="1">
      <w:start w:val="1"/>
      <w:numFmt w:val="bullet"/>
      <w:lvlText w:val=""/>
      <w:lvlJc w:val="left"/>
      <w:pPr>
        <w:tabs>
          <w:tab w:val="num" w:pos="5604"/>
        </w:tabs>
        <w:ind w:left="5604" w:hanging="360"/>
      </w:pPr>
      <w:rPr>
        <w:rFonts w:ascii="Symbol" w:hAnsi="Symbol" w:hint="default"/>
      </w:rPr>
    </w:lvl>
    <w:lvl w:ilvl="7" w:tplc="0C090019" w:tentative="1">
      <w:start w:val="1"/>
      <w:numFmt w:val="bullet"/>
      <w:lvlText w:val="o"/>
      <w:lvlJc w:val="left"/>
      <w:pPr>
        <w:tabs>
          <w:tab w:val="num" w:pos="6324"/>
        </w:tabs>
        <w:ind w:left="6324" w:hanging="360"/>
      </w:pPr>
      <w:rPr>
        <w:rFonts w:ascii="Courier New" w:hAnsi="Courier New" w:hint="default"/>
      </w:rPr>
    </w:lvl>
    <w:lvl w:ilvl="8" w:tplc="0C09001B" w:tentative="1">
      <w:start w:val="1"/>
      <w:numFmt w:val="bullet"/>
      <w:lvlText w:val=""/>
      <w:lvlJc w:val="left"/>
      <w:pPr>
        <w:tabs>
          <w:tab w:val="num" w:pos="7044"/>
        </w:tabs>
        <w:ind w:left="7044" w:hanging="360"/>
      </w:pPr>
      <w:rPr>
        <w:rFonts w:ascii="Wingdings" w:hAnsi="Wingdings" w:hint="default"/>
      </w:rPr>
    </w:lvl>
  </w:abstractNum>
  <w:abstractNum w:abstractNumId="101" w15:restartNumberingAfterBreak="0">
    <w:nsid w:val="56194098"/>
    <w:multiLevelType w:val="multilevel"/>
    <w:tmpl w:val="0944D236"/>
    <w:lvl w:ilvl="0">
      <w:start w:val="1"/>
      <w:numFmt w:val="decimal"/>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2" w15:restartNumberingAfterBreak="0">
    <w:nsid w:val="56345B91"/>
    <w:multiLevelType w:val="hybridMultilevel"/>
    <w:tmpl w:val="3C1ECC4C"/>
    <w:lvl w:ilvl="0" w:tplc="962EC86E">
      <w:numFmt w:val="bullet"/>
      <w:pStyle w:val="Bullet3"/>
      <w:lvlText w:val="-"/>
      <w:lvlJc w:val="left"/>
      <w:pPr>
        <w:ind w:left="1077" w:hanging="283"/>
      </w:pPr>
      <w:rPr>
        <w:rFonts w:ascii="Arial" w:eastAsia="Calibri"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5663682E"/>
    <w:multiLevelType w:val="hybridMultilevel"/>
    <w:tmpl w:val="01B01940"/>
    <w:lvl w:ilvl="0" w:tplc="FFFFFFFF">
      <w:start w:val="1"/>
      <w:numFmt w:val="decimal"/>
      <w:lvlText w:val="%1."/>
      <w:lvlJc w:val="left"/>
      <w:pPr>
        <w:ind w:left="720" w:hanging="360"/>
      </w:pPr>
      <w:rPr>
        <w:rFonts w:ascii="Arial" w:hAnsi="Arial"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599210C1"/>
    <w:multiLevelType w:val="hybridMultilevel"/>
    <w:tmpl w:val="F5B48A78"/>
    <w:lvl w:ilvl="0" w:tplc="FFFFFFF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5" w15:restartNumberingAfterBreak="0">
    <w:nsid w:val="5AFA03F9"/>
    <w:multiLevelType w:val="multilevel"/>
    <w:tmpl w:val="0809001D"/>
    <w:styleLink w:val="CurrentList2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6" w15:restartNumberingAfterBreak="0">
    <w:nsid w:val="5C5E44E6"/>
    <w:multiLevelType w:val="hybridMultilevel"/>
    <w:tmpl w:val="D3BEDB48"/>
    <w:lvl w:ilvl="0" w:tplc="3736905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D7C267D"/>
    <w:multiLevelType w:val="hybridMultilevel"/>
    <w:tmpl w:val="34C6FB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8" w15:restartNumberingAfterBreak="0">
    <w:nsid w:val="5D8879E8"/>
    <w:multiLevelType w:val="hybridMultilevel"/>
    <w:tmpl w:val="413E4618"/>
    <w:lvl w:ilvl="0" w:tplc="E4C2A28C">
      <w:start w:val="1"/>
      <w:numFmt w:val="decimal"/>
      <w:pStyle w:val="ListNum3"/>
      <w:lvlText w:val="%1."/>
      <w:lvlJc w:val="left"/>
      <w:pPr>
        <w:ind w:left="794" w:hanging="39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5F062AA8"/>
    <w:multiLevelType w:val="hybridMultilevel"/>
    <w:tmpl w:val="F760CDB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0" w15:restartNumberingAfterBreak="0">
    <w:nsid w:val="606D0EB3"/>
    <w:multiLevelType w:val="hybridMultilevel"/>
    <w:tmpl w:val="786C3A02"/>
    <w:lvl w:ilvl="0" w:tplc="9F02A57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1" w15:restartNumberingAfterBreak="0">
    <w:nsid w:val="60987AA1"/>
    <w:multiLevelType w:val="hybridMultilevel"/>
    <w:tmpl w:val="E20C664E"/>
    <w:lvl w:ilvl="0" w:tplc="95C2AF76">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2" w15:restartNumberingAfterBreak="0">
    <w:nsid w:val="619A0C5B"/>
    <w:multiLevelType w:val="hybridMultilevel"/>
    <w:tmpl w:val="E1E24A5E"/>
    <w:lvl w:ilvl="0" w:tplc="F7E6C034">
      <w:start w:val="1"/>
      <w:numFmt w:val="decimal"/>
      <w:pStyle w:val="ListNum1"/>
      <w:lvlText w:val="%1."/>
      <w:lvlJc w:val="left"/>
      <w:pPr>
        <w:ind w:left="397" w:hanging="397"/>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3" w15:restartNumberingAfterBreak="0">
    <w:nsid w:val="621E68F3"/>
    <w:multiLevelType w:val="multilevel"/>
    <w:tmpl w:val="08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4" w15:restartNumberingAfterBreak="0">
    <w:nsid w:val="640158B6"/>
    <w:multiLevelType w:val="hybridMultilevel"/>
    <w:tmpl w:val="20D638C2"/>
    <w:lvl w:ilvl="0" w:tplc="D826D48A">
      <w:numFmt w:val="bullet"/>
      <w:lvlText w:val="-"/>
      <w:lvlJc w:val="left"/>
      <w:rPr>
        <w:rFonts w:ascii="Arial" w:eastAsia="Calibri"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64222C26"/>
    <w:multiLevelType w:val="hybridMultilevel"/>
    <w:tmpl w:val="EDAA4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58608EC"/>
    <w:multiLevelType w:val="multilevel"/>
    <w:tmpl w:val="39782D8C"/>
    <w:styleLink w:val="CurrentList8"/>
    <w:lvl w:ilvl="0">
      <w:start w:val="1"/>
      <w:numFmt w:val="bullet"/>
      <w:lvlText w:val="-"/>
      <w:lvlJc w:val="left"/>
      <w:pPr>
        <w:ind w:left="794" w:hanging="397"/>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7" w15:restartNumberingAfterBreak="0">
    <w:nsid w:val="6A3A0B9D"/>
    <w:multiLevelType w:val="hybridMultilevel"/>
    <w:tmpl w:val="D7A6AA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8" w15:restartNumberingAfterBreak="0">
    <w:nsid w:val="6A6F6F28"/>
    <w:multiLevelType w:val="hybridMultilevel"/>
    <w:tmpl w:val="B7CCAD8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9" w15:restartNumberingAfterBreak="0">
    <w:nsid w:val="6C9E4118"/>
    <w:multiLevelType w:val="hybridMultilevel"/>
    <w:tmpl w:val="DE98193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0" w15:restartNumberingAfterBreak="0">
    <w:nsid w:val="6D7332D2"/>
    <w:multiLevelType w:val="multilevel"/>
    <w:tmpl w:val="5972CE7A"/>
    <w:styleLink w:val="CurrentList2"/>
    <w:lvl w:ilvl="0">
      <w:start w:val="1"/>
      <w:numFmt w:val="bullet"/>
      <w:lvlText w:val=""/>
      <w:lvlJc w:val="left"/>
      <w:pPr>
        <w:ind w:left="1514" w:hanging="360"/>
      </w:pPr>
      <w:rPr>
        <w:rFonts w:ascii="Symbol" w:hAnsi="Symbol" w:hint="default"/>
      </w:rPr>
    </w:lvl>
    <w:lvl w:ilvl="1">
      <w:start w:val="1"/>
      <w:numFmt w:val="bullet"/>
      <w:lvlText w:val="o"/>
      <w:lvlJc w:val="left"/>
      <w:pPr>
        <w:ind w:left="2234" w:hanging="360"/>
      </w:pPr>
      <w:rPr>
        <w:rFonts w:ascii="Courier New" w:hAnsi="Courier New" w:cs="Courier New" w:hint="default"/>
      </w:rPr>
    </w:lvl>
    <w:lvl w:ilvl="2">
      <w:start w:val="1"/>
      <w:numFmt w:val="bullet"/>
      <w:lvlText w:val=""/>
      <w:lvlJc w:val="left"/>
      <w:pPr>
        <w:ind w:left="2954" w:hanging="360"/>
      </w:pPr>
      <w:rPr>
        <w:rFonts w:ascii="Wingdings" w:hAnsi="Wingdings" w:hint="default"/>
      </w:rPr>
    </w:lvl>
    <w:lvl w:ilvl="3">
      <w:start w:val="1"/>
      <w:numFmt w:val="bullet"/>
      <w:lvlText w:val=""/>
      <w:lvlJc w:val="left"/>
      <w:pPr>
        <w:ind w:left="3674" w:hanging="360"/>
      </w:pPr>
      <w:rPr>
        <w:rFonts w:ascii="Symbol" w:hAnsi="Symbol" w:hint="default"/>
      </w:rPr>
    </w:lvl>
    <w:lvl w:ilvl="4">
      <w:start w:val="1"/>
      <w:numFmt w:val="bullet"/>
      <w:lvlText w:val="o"/>
      <w:lvlJc w:val="left"/>
      <w:pPr>
        <w:ind w:left="4394" w:hanging="360"/>
      </w:pPr>
      <w:rPr>
        <w:rFonts w:ascii="Courier New" w:hAnsi="Courier New" w:cs="Courier New" w:hint="default"/>
      </w:rPr>
    </w:lvl>
    <w:lvl w:ilvl="5">
      <w:start w:val="1"/>
      <w:numFmt w:val="bullet"/>
      <w:lvlText w:val=""/>
      <w:lvlJc w:val="left"/>
      <w:pPr>
        <w:ind w:left="5114" w:hanging="360"/>
      </w:pPr>
      <w:rPr>
        <w:rFonts w:ascii="Wingdings" w:hAnsi="Wingdings" w:hint="default"/>
      </w:rPr>
    </w:lvl>
    <w:lvl w:ilvl="6">
      <w:start w:val="1"/>
      <w:numFmt w:val="bullet"/>
      <w:lvlText w:val=""/>
      <w:lvlJc w:val="left"/>
      <w:pPr>
        <w:ind w:left="5834" w:hanging="360"/>
      </w:pPr>
      <w:rPr>
        <w:rFonts w:ascii="Symbol" w:hAnsi="Symbol" w:hint="default"/>
      </w:rPr>
    </w:lvl>
    <w:lvl w:ilvl="7">
      <w:start w:val="1"/>
      <w:numFmt w:val="bullet"/>
      <w:lvlText w:val="o"/>
      <w:lvlJc w:val="left"/>
      <w:pPr>
        <w:ind w:left="6554" w:hanging="360"/>
      </w:pPr>
      <w:rPr>
        <w:rFonts w:ascii="Courier New" w:hAnsi="Courier New" w:cs="Courier New" w:hint="default"/>
      </w:rPr>
    </w:lvl>
    <w:lvl w:ilvl="8">
      <w:start w:val="1"/>
      <w:numFmt w:val="bullet"/>
      <w:lvlText w:val=""/>
      <w:lvlJc w:val="left"/>
      <w:pPr>
        <w:ind w:left="7274" w:hanging="360"/>
      </w:pPr>
      <w:rPr>
        <w:rFonts w:ascii="Wingdings" w:hAnsi="Wingdings" w:hint="default"/>
      </w:rPr>
    </w:lvl>
  </w:abstractNum>
  <w:abstractNum w:abstractNumId="121" w15:restartNumberingAfterBreak="0">
    <w:nsid w:val="6D9C545F"/>
    <w:multiLevelType w:val="hybridMultilevel"/>
    <w:tmpl w:val="FC5C16A0"/>
    <w:lvl w:ilvl="0" w:tplc="07968132">
      <w:start w:val="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DCC7F8C"/>
    <w:multiLevelType w:val="hybridMultilevel"/>
    <w:tmpl w:val="D78CD6C8"/>
    <w:lvl w:ilvl="0" w:tplc="F69C55CC">
      <w:start w:val="2"/>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3" w15:restartNumberingAfterBreak="0">
    <w:nsid w:val="6F4E4C14"/>
    <w:multiLevelType w:val="hybridMultilevel"/>
    <w:tmpl w:val="C28E4190"/>
    <w:lvl w:ilvl="0" w:tplc="0C090001">
      <w:start w:val="1"/>
      <w:numFmt w:val="bullet"/>
      <w:lvlText w:val=""/>
      <w:lvlJc w:val="left"/>
      <w:pPr>
        <w:ind w:left="3861" w:hanging="360"/>
      </w:pPr>
      <w:rPr>
        <w:rFonts w:ascii="Symbol" w:hAnsi="Symbol" w:hint="default"/>
      </w:rPr>
    </w:lvl>
    <w:lvl w:ilvl="1" w:tplc="0C090003" w:tentative="1">
      <w:start w:val="1"/>
      <w:numFmt w:val="bullet"/>
      <w:lvlText w:val="o"/>
      <w:lvlJc w:val="left"/>
      <w:pPr>
        <w:ind w:left="4581" w:hanging="360"/>
      </w:pPr>
      <w:rPr>
        <w:rFonts w:ascii="Courier New" w:hAnsi="Courier New" w:cs="Courier New" w:hint="default"/>
      </w:rPr>
    </w:lvl>
    <w:lvl w:ilvl="2" w:tplc="0C090005" w:tentative="1">
      <w:start w:val="1"/>
      <w:numFmt w:val="bullet"/>
      <w:lvlText w:val=""/>
      <w:lvlJc w:val="left"/>
      <w:pPr>
        <w:ind w:left="5301" w:hanging="360"/>
      </w:pPr>
      <w:rPr>
        <w:rFonts w:ascii="Wingdings" w:hAnsi="Wingdings" w:hint="default"/>
      </w:rPr>
    </w:lvl>
    <w:lvl w:ilvl="3" w:tplc="0C090001" w:tentative="1">
      <w:start w:val="1"/>
      <w:numFmt w:val="bullet"/>
      <w:lvlText w:val=""/>
      <w:lvlJc w:val="left"/>
      <w:pPr>
        <w:ind w:left="6021" w:hanging="360"/>
      </w:pPr>
      <w:rPr>
        <w:rFonts w:ascii="Symbol" w:hAnsi="Symbol" w:hint="default"/>
      </w:rPr>
    </w:lvl>
    <w:lvl w:ilvl="4" w:tplc="0C090003" w:tentative="1">
      <w:start w:val="1"/>
      <w:numFmt w:val="bullet"/>
      <w:lvlText w:val="o"/>
      <w:lvlJc w:val="left"/>
      <w:pPr>
        <w:ind w:left="6741" w:hanging="360"/>
      </w:pPr>
      <w:rPr>
        <w:rFonts w:ascii="Courier New" w:hAnsi="Courier New" w:cs="Courier New" w:hint="default"/>
      </w:rPr>
    </w:lvl>
    <w:lvl w:ilvl="5" w:tplc="0C090005" w:tentative="1">
      <w:start w:val="1"/>
      <w:numFmt w:val="bullet"/>
      <w:lvlText w:val=""/>
      <w:lvlJc w:val="left"/>
      <w:pPr>
        <w:ind w:left="7461" w:hanging="360"/>
      </w:pPr>
      <w:rPr>
        <w:rFonts w:ascii="Wingdings" w:hAnsi="Wingdings" w:hint="default"/>
      </w:rPr>
    </w:lvl>
    <w:lvl w:ilvl="6" w:tplc="0C090001" w:tentative="1">
      <w:start w:val="1"/>
      <w:numFmt w:val="bullet"/>
      <w:lvlText w:val=""/>
      <w:lvlJc w:val="left"/>
      <w:pPr>
        <w:ind w:left="8181" w:hanging="360"/>
      </w:pPr>
      <w:rPr>
        <w:rFonts w:ascii="Symbol" w:hAnsi="Symbol" w:hint="default"/>
      </w:rPr>
    </w:lvl>
    <w:lvl w:ilvl="7" w:tplc="0C090003" w:tentative="1">
      <w:start w:val="1"/>
      <w:numFmt w:val="bullet"/>
      <w:lvlText w:val="o"/>
      <w:lvlJc w:val="left"/>
      <w:pPr>
        <w:ind w:left="8901" w:hanging="360"/>
      </w:pPr>
      <w:rPr>
        <w:rFonts w:ascii="Courier New" w:hAnsi="Courier New" w:cs="Courier New" w:hint="default"/>
      </w:rPr>
    </w:lvl>
    <w:lvl w:ilvl="8" w:tplc="0C090005" w:tentative="1">
      <w:start w:val="1"/>
      <w:numFmt w:val="bullet"/>
      <w:lvlText w:val=""/>
      <w:lvlJc w:val="left"/>
      <w:pPr>
        <w:ind w:left="9621" w:hanging="360"/>
      </w:pPr>
      <w:rPr>
        <w:rFonts w:ascii="Wingdings" w:hAnsi="Wingdings" w:hint="default"/>
      </w:rPr>
    </w:lvl>
  </w:abstractNum>
  <w:abstractNum w:abstractNumId="124" w15:restartNumberingAfterBreak="0">
    <w:nsid w:val="6F5A0F60"/>
    <w:multiLevelType w:val="hybridMultilevel"/>
    <w:tmpl w:val="FC0E30C4"/>
    <w:lvl w:ilvl="0" w:tplc="30D6DE26">
      <w:start w:val="5"/>
      <w:numFmt w:val="decimal"/>
      <w:lvlText w:val="%1."/>
      <w:lvlJc w:val="left"/>
      <w:pPr>
        <w:ind w:left="108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F735EC8"/>
    <w:multiLevelType w:val="hybridMultilevel"/>
    <w:tmpl w:val="C1B85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F8F7E13"/>
    <w:multiLevelType w:val="hybridMultilevel"/>
    <w:tmpl w:val="E4A65198"/>
    <w:lvl w:ilvl="0" w:tplc="FFFFFFFF">
      <w:start w:val="1"/>
      <w:numFmt w:val="bullet"/>
      <w:pStyle w:val="BoxText"/>
      <w:lvlText w:val=""/>
      <w:lvlJc w:val="left"/>
      <w:pPr>
        <w:tabs>
          <w:tab w:val="num" w:pos="1080"/>
        </w:tabs>
        <w:ind w:left="864" w:hanging="144"/>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7" w15:restartNumberingAfterBreak="0">
    <w:nsid w:val="6FBF51EC"/>
    <w:multiLevelType w:val="hybridMultilevel"/>
    <w:tmpl w:val="C0D07A30"/>
    <w:lvl w:ilvl="0" w:tplc="08090001">
      <w:start w:val="1"/>
      <w:numFmt w:val="bullet"/>
      <w:lvlText w:val=""/>
      <w:lvlJc w:val="left"/>
      <w:pPr>
        <w:ind w:left="913" w:hanging="360"/>
      </w:pPr>
      <w:rPr>
        <w:rFonts w:ascii="Symbol" w:hAnsi="Symbol" w:hint="default"/>
      </w:rPr>
    </w:lvl>
    <w:lvl w:ilvl="1" w:tplc="08090003" w:tentative="1">
      <w:start w:val="1"/>
      <w:numFmt w:val="bullet"/>
      <w:lvlText w:val="o"/>
      <w:lvlJc w:val="left"/>
      <w:pPr>
        <w:ind w:left="1633" w:hanging="360"/>
      </w:pPr>
      <w:rPr>
        <w:rFonts w:ascii="Courier New" w:hAnsi="Courier New" w:cs="Courier New" w:hint="default"/>
      </w:rPr>
    </w:lvl>
    <w:lvl w:ilvl="2" w:tplc="08090005" w:tentative="1">
      <w:start w:val="1"/>
      <w:numFmt w:val="bullet"/>
      <w:lvlText w:val=""/>
      <w:lvlJc w:val="left"/>
      <w:pPr>
        <w:ind w:left="2353" w:hanging="360"/>
      </w:pPr>
      <w:rPr>
        <w:rFonts w:ascii="Wingdings" w:hAnsi="Wingdings" w:hint="default"/>
      </w:rPr>
    </w:lvl>
    <w:lvl w:ilvl="3" w:tplc="08090001" w:tentative="1">
      <w:start w:val="1"/>
      <w:numFmt w:val="bullet"/>
      <w:lvlText w:val=""/>
      <w:lvlJc w:val="left"/>
      <w:pPr>
        <w:ind w:left="3073" w:hanging="360"/>
      </w:pPr>
      <w:rPr>
        <w:rFonts w:ascii="Symbol" w:hAnsi="Symbol" w:hint="default"/>
      </w:rPr>
    </w:lvl>
    <w:lvl w:ilvl="4" w:tplc="08090003" w:tentative="1">
      <w:start w:val="1"/>
      <w:numFmt w:val="bullet"/>
      <w:lvlText w:val="o"/>
      <w:lvlJc w:val="left"/>
      <w:pPr>
        <w:ind w:left="3793" w:hanging="360"/>
      </w:pPr>
      <w:rPr>
        <w:rFonts w:ascii="Courier New" w:hAnsi="Courier New" w:cs="Courier New" w:hint="default"/>
      </w:rPr>
    </w:lvl>
    <w:lvl w:ilvl="5" w:tplc="08090005" w:tentative="1">
      <w:start w:val="1"/>
      <w:numFmt w:val="bullet"/>
      <w:lvlText w:val=""/>
      <w:lvlJc w:val="left"/>
      <w:pPr>
        <w:ind w:left="4513" w:hanging="360"/>
      </w:pPr>
      <w:rPr>
        <w:rFonts w:ascii="Wingdings" w:hAnsi="Wingdings" w:hint="default"/>
      </w:rPr>
    </w:lvl>
    <w:lvl w:ilvl="6" w:tplc="08090001" w:tentative="1">
      <w:start w:val="1"/>
      <w:numFmt w:val="bullet"/>
      <w:lvlText w:val=""/>
      <w:lvlJc w:val="left"/>
      <w:pPr>
        <w:ind w:left="5233" w:hanging="360"/>
      </w:pPr>
      <w:rPr>
        <w:rFonts w:ascii="Symbol" w:hAnsi="Symbol" w:hint="default"/>
      </w:rPr>
    </w:lvl>
    <w:lvl w:ilvl="7" w:tplc="08090003" w:tentative="1">
      <w:start w:val="1"/>
      <w:numFmt w:val="bullet"/>
      <w:lvlText w:val="o"/>
      <w:lvlJc w:val="left"/>
      <w:pPr>
        <w:ind w:left="5953" w:hanging="360"/>
      </w:pPr>
      <w:rPr>
        <w:rFonts w:ascii="Courier New" w:hAnsi="Courier New" w:cs="Courier New" w:hint="default"/>
      </w:rPr>
    </w:lvl>
    <w:lvl w:ilvl="8" w:tplc="08090005" w:tentative="1">
      <w:start w:val="1"/>
      <w:numFmt w:val="bullet"/>
      <w:lvlText w:val=""/>
      <w:lvlJc w:val="left"/>
      <w:pPr>
        <w:ind w:left="6673" w:hanging="360"/>
      </w:pPr>
      <w:rPr>
        <w:rFonts w:ascii="Wingdings" w:hAnsi="Wingdings" w:hint="default"/>
      </w:rPr>
    </w:lvl>
  </w:abstractNum>
  <w:abstractNum w:abstractNumId="128" w15:restartNumberingAfterBreak="0">
    <w:nsid w:val="737D52AA"/>
    <w:multiLevelType w:val="hybridMultilevel"/>
    <w:tmpl w:val="B79A1EA0"/>
    <w:lvl w:ilvl="0" w:tplc="8C4A8FF2">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9" w15:restartNumberingAfterBreak="0">
    <w:nsid w:val="748E490B"/>
    <w:multiLevelType w:val="hybridMultilevel"/>
    <w:tmpl w:val="956E3F6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30" w15:restartNumberingAfterBreak="0">
    <w:nsid w:val="76667A8D"/>
    <w:multiLevelType w:val="multilevel"/>
    <w:tmpl w:val="08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1" w15:restartNumberingAfterBreak="0">
    <w:nsid w:val="76B83B29"/>
    <w:multiLevelType w:val="hybridMultilevel"/>
    <w:tmpl w:val="C9E2A0A8"/>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2" w15:restartNumberingAfterBreak="0">
    <w:nsid w:val="79B85072"/>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3" w15:restartNumberingAfterBreak="0">
    <w:nsid w:val="7AAE339A"/>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4" w15:restartNumberingAfterBreak="0">
    <w:nsid w:val="7AF5686C"/>
    <w:multiLevelType w:val="hybridMultilevel"/>
    <w:tmpl w:val="04DE3530"/>
    <w:lvl w:ilvl="0" w:tplc="163431E8">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C4E018B"/>
    <w:multiLevelType w:val="hybridMultilevel"/>
    <w:tmpl w:val="49A47E32"/>
    <w:lvl w:ilvl="0" w:tplc="0C090001">
      <w:start w:val="1"/>
      <w:numFmt w:val="bullet"/>
      <w:lvlText w:val=""/>
      <w:lvlJc w:val="left"/>
      <w:pPr>
        <w:ind w:left="4188"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6" w15:restartNumberingAfterBreak="0">
    <w:nsid w:val="7C977982"/>
    <w:multiLevelType w:val="hybridMultilevel"/>
    <w:tmpl w:val="01B01940"/>
    <w:lvl w:ilvl="0" w:tplc="FFFFFFFF">
      <w:start w:val="1"/>
      <w:numFmt w:val="decimal"/>
      <w:lvlText w:val="%1."/>
      <w:lvlJc w:val="left"/>
      <w:pPr>
        <w:ind w:left="720" w:hanging="360"/>
      </w:pPr>
      <w:rPr>
        <w:rFonts w:ascii="Arial" w:hAnsi="Arial"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7E0F5E73"/>
    <w:multiLevelType w:val="hybridMultilevel"/>
    <w:tmpl w:val="378446EA"/>
    <w:lvl w:ilvl="0" w:tplc="E05CCDD6">
      <w:start w:val="2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7EC04FF9"/>
    <w:multiLevelType w:val="hybridMultilevel"/>
    <w:tmpl w:val="FC5C16A0"/>
    <w:lvl w:ilvl="0" w:tplc="FFFFFFFF">
      <w:start w:val="2"/>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7EE73F76"/>
    <w:multiLevelType w:val="hybridMultilevel"/>
    <w:tmpl w:val="26388104"/>
    <w:lvl w:ilvl="0" w:tplc="D2A0E6C4">
      <w:start w:val="1"/>
      <w:numFmt w:val="bullet"/>
      <w:pStyle w:val="Bullet4"/>
      <w:lvlText w:val="-"/>
      <w:lvlJc w:val="left"/>
      <w:pPr>
        <w:ind w:left="680" w:hanging="283"/>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7EF95B70"/>
    <w:multiLevelType w:val="hybridMultilevel"/>
    <w:tmpl w:val="E778A920"/>
    <w:lvl w:ilvl="0" w:tplc="04090001">
      <w:start w:val="1"/>
      <w:numFmt w:val="bullet"/>
      <w:lvlText w:val=""/>
      <w:lvlJc w:val="left"/>
      <w:pPr>
        <w:tabs>
          <w:tab w:val="num" w:pos="936"/>
        </w:tabs>
        <w:ind w:left="936" w:hanging="360"/>
      </w:pPr>
      <w:rPr>
        <w:rFonts w:ascii="Symbol" w:hAnsi="Symbol" w:hint="default"/>
      </w:rPr>
    </w:lvl>
    <w:lvl w:ilvl="1" w:tplc="0C090019" w:tentative="1">
      <w:start w:val="1"/>
      <w:numFmt w:val="lowerLetter"/>
      <w:lvlText w:val="%2."/>
      <w:lvlJc w:val="left"/>
      <w:pPr>
        <w:tabs>
          <w:tab w:val="num" w:pos="1656"/>
        </w:tabs>
        <w:ind w:left="1656" w:hanging="360"/>
      </w:pPr>
      <w:rPr>
        <w:rFonts w:cs="Times New Roman"/>
      </w:rPr>
    </w:lvl>
    <w:lvl w:ilvl="2" w:tplc="0C09001B" w:tentative="1">
      <w:start w:val="1"/>
      <w:numFmt w:val="lowerRoman"/>
      <w:lvlText w:val="%3."/>
      <w:lvlJc w:val="right"/>
      <w:pPr>
        <w:tabs>
          <w:tab w:val="num" w:pos="2376"/>
        </w:tabs>
        <w:ind w:left="2376" w:hanging="180"/>
      </w:pPr>
      <w:rPr>
        <w:rFonts w:cs="Times New Roman"/>
      </w:rPr>
    </w:lvl>
    <w:lvl w:ilvl="3" w:tplc="0C09000F" w:tentative="1">
      <w:start w:val="1"/>
      <w:numFmt w:val="decimal"/>
      <w:lvlText w:val="%4."/>
      <w:lvlJc w:val="left"/>
      <w:pPr>
        <w:tabs>
          <w:tab w:val="num" w:pos="3096"/>
        </w:tabs>
        <w:ind w:left="3096" w:hanging="360"/>
      </w:pPr>
      <w:rPr>
        <w:rFonts w:cs="Times New Roman"/>
      </w:rPr>
    </w:lvl>
    <w:lvl w:ilvl="4" w:tplc="0C090019" w:tentative="1">
      <w:start w:val="1"/>
      <w:numFmt w:val="lowerLetter"/>
      <w:lvlText w:val="%5."/>
      <w:lvlJc w:val="left"/>
      <w:pPr>
        <w:tabs>
          <w:tab w:val="num" w:pos="3816"/>
        </w:tabs>
        <w:ind w:left="3816" w:hanging="360"/>
      </w:pPr>
      <w:rPr>
        <w:rFonts w:cs="Times New Roman"/>
      </w:rPr>
    </w:lvl>
    <w:lvl w:ilvl="5" w:tplc="0C09001B" w:tentative="1">
      <w:start w:val="1"/>
      <w:numFmt w:val="lowerRoman"/>
      <w:lvlText w:val="%6."/>
      <w:lvlJc w:val="right"/>
      <w:pPr>
        <w:tabs>
          <w:tab w:val="num" w:pos="4536"/>
        </w:tabs>
        <w:ind w:left="4536" w:hanging="180"/>
      </w:pPr>
      <w:rPr>
        <w:rFonts w:cs="Times New Roman"/>
      </w:rPr>
    </w:lvl>
    <w:lvl w:ilvl="6" w:tplc="0C09000F" w:tentative="1">
      <w:start w:val="1"/>
      <w:numFmt w:val="decimal"/>
      <w:lvlText w:val="%7."/>
      <w:lvlJc w:val="left"/>
      <w:pPr>
        <w:tabs>
          <w:tab w:val="num" w:pos="5256"/>
        </w:tabs>
        <w:ind w:left="5256" w:hanging="360"/>
      </w:pPr>
      <w:rPr>
        <w:rFonts w:cs="Times New Roman"/>
      </w:rPr>
    </w:lvl>
    <w:lvl w:ilvl="7" w:tplc="0C090019" w:tentative="1">
      <w:start w:val="1"/>
      <w:numFmt w:val="lowerLetter"/>
      <w:lvlText w:val="%8."/>
      <w:lvlJc w:val="left"/>
      <w:pPr>
        <w:tabs>
          <w:tab w:val="num" w:pos="5976"/>
        </w:tabs>
        <w:ind w:left="5976" w:hanging="360"/>
      </w:pPr>
      <w:rPr>
        <w:rFonts w:cs="Times New Roman"/>
      </w:rPr>
    </w:lvl>
    <w:lvl w:ilvl="8" w:tplc="0C09001B" w:tentative="1">
      <w:start w:val="1"/>
      <w:numFmt w:val="lowerRoman"/>
      <w:lvlText w:val="%9."/>
      <w:lvlJc w:val="right"/>
      <w:pPr>
        <w:tabs>
          <w:tab w:val="num" w:pos="6696"/>
        </w:tabs>
        <w:ind w:left="6696" w:hanging="180"/>
      </w:pPr>
      <w:rPr>
        <w:rFonts w:cs="Times New Roman"/>
      </w:rPr>
    </w:lvl>
  </w:abstractNum>
  <w:abstractNum w:abstractNumId="141" w15:restartNumberingAfterBreak="0">
    <w:nsid w:val="7FCA4840"/>
    <w:multiLevelType w:val="hybridMultilevel"/>
    <w:tmpl w:val="B176B042"/>
    <w:lvl w:ilvl="0" w:tplc="FFFFFFFF">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12950998">
    <w:abstractNumId w:val="39"/>
  </w:num>
  <w:num w:numId="2" w16cid:durableId="1848903975">
    <w:abstractNumId w:val="74"/>
  </w:num>
  <w:num w:numId="3" w16cid:durableId="706177439">
    <w:abstractNumId w:val="88"/>
  </w:num>
  <w:num w:numId="4" w16cid:durableId="617875976">
    <w:abstractNumId w:val="87"/>
  </w:num>
  <w:num w:numId="5" w16cid:durableId="265699518">
    <w:abstractNumId w:val="126"/>
  </w:num>
  <w:num w:numId="6" w16cid:durableId="1060983001">
    <w:abstractNumId w:val="100"/>
  </w:num>
  <w:num w:numId="7" w16cid:durableId="1006784591">
    <w:abstractNumId w:val="129"/>
  </w:num>
  <w:num w:numId="8" w16cid:durableId="230389252">
    <w:abstractNumId w:val="30"/>
  </w:num>
  <w:num w:numId="9" w16cid:durableId="250042575">
    <w:abstractNumId w:val="86"/>
  </w:num>
  <w:num w:numId="10" w16cid:durableId="568197210">
    <w:abstractNumId w:val="83"/>
  </w:num>
  <w:num w:numId="11" w16cid:durableId="877203159">
    <w:abstractNumId w:val="77"/>
  </w:num>
  <w:num w:numId="12" w16cid:durableId="929311315">
    <w:abstractNumId w:val="28"/>
  </w:num>
  <w:num w:numId="13" w16cid:durableId="72317734">
    <w:abstractNumId w:val="140"/>
  </w:num>
  <w:num w:numId="14" w16cid:durableId="198394696">
    <w:abstractNumId w:val="96"/>
  </w:num>
  <w:num w:numId="15" w16cid:durableId="324088096">
    <w:abstractNumId w:val="104"/>
  </w:num>
  <w:num w:numId="16" w16cid:durableId="275841364">
    <w:abstractNumId w:val="56"/>
  </w:num>
  <w:num w:numId="17" w16cid:durableId="803736430">
    <w:abstractNumId w:val="43"/>
  </w:num>
  <w:num w:numId="18" w16cid:durableId="1412891901">
    <w:abstractNumId w:val="85"/>
  </w:num>
  <w:num w:numId="19" w16cid:durableId="76279788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38968480">
    <w:abstractNumId w:val="122"/>
  </w:num>
  <w:num w:numId="21" w16cid:durableId="579294416">
    <w:abstractNumId w:val="110"/>
  </w:num>
  <w:num w:numId="22" w16cid:durableId="130485175">
    <w:abstractNumId w:val="71"/>
  </w:num>
  <w:num w:numId="23" w16cid:durableId="580410979">
    <w:abstractNumId w:val="82"/>
  </w:num>
  <w:num w:numId="24" w16cid:durableId="966931001">
    <w:abstractNumId w:val="25"/>
  </w:num>
  <w:num w:numId="25" w16cid:durableId="1586694808">
    <w:abstractNumId w:val="12"/>
  </w:num>
  <w:num w:numId="26" w16cid:durableId="369189486">
    <w:abstractNumId w:val="107"/>
  </w:num>
  <w:num w:numId="27" w16cid:durableId="1352949738">
    <w:abstractNumId w:val="117"/>
  </w:num>
  <w:num w:numId="28" w16cid:durableId="2115175036">
    <w:abstractNumId w:val="79"/>
  </w:num>
  <w:num w:numId="29" w16cid:durableId="362177198">
    <w:abstractNumId w:val="119"/>
  </w:num>
  <w:num w:numId="30" w16cid:durableId="1684895581">
    <w:abstractNumId w:val="77"/>
  </w:num>
  <w:num w:numId="31" w16cid:durableId="2036543448">
    <w:abstractNumId w:val="53"/>
  </w:num>
  <w:num w:numId="32" w16cid:durableId="2091197279">
    <w:abstractNumId w:val="51"/>
  </w:num>
  <w:num w:numId="33" w16cid:durableId="1738936957">
    <w:abstractNumId w:val="54"/>
  </w:num>
  <w:num w:numId="34" w16cid:durableId="348679137">
    <w:abstractNumId w:val="127"/>
  </w:num>
  <w:num w:numId="35" w16cid:durableId="213077981">
    <w:abstractNumId w:val="50"/>
  </w:num>
  <w:num w:numId="36" w16cid:durableId="1070929438">
    <w:abstractNumId w:val="123"/>
  </w:num>
  <w:num w:numId="37" w16cid:durableId="564297019">
    <w:abstractNumId w:val="15"/>
  </w:num>
  <w:num w:numId="38" w16cid:durableId="115148132">
    <w:abstractNumId w:val="64"/>
  </w:num>
  <w:num w:numId="39" w16cid:durableId="149491268">
    <w:abstractNumId w:val="14"/>
  </w:num>
  <w:num w:numId="40" w16cid:durableId="913978204">
    <w:abstractNumId w:val="37"/>
  </w:num>
  <w:num w:numId="41" w16cid:durableId="238253745">
    <w:abstractNumId w:val="65"/>
  </w:num>
  <w:num w:numId="42" w16cid:durableId="836311653">
    <w:abstractNumId w:val="77"/>
  </w:num>
  <w:num w:numId="43" w16cid:durableId="2048677336">
    <w:abstractNumId w:val="19"/>
  </w:num>
  <w:num w:numId="44" w16cid:durableId="608973736">
    <w:abstractNumId w:val="141"/>
  </w:num>
  <w:num w:numId="45" w16cid:durableId="882596482">
    <w:abstractNumId w:val="63"/>
  </w:num>
  <w:num w:numId="46" w16cid:durableId="1334141429">
    <w:abstractNumId w:val="60"/>
  </w:num>
  <w:num w:numId="47" w16cid:durableId="1813132608">
    <w:abstractNumId w:val="18"/>
  </w:num>
  <w:num w:numId="48" w16cid:durableId="1990355983">
    <w:abstractNumId w:val="78"/>
  </w:num>
  <w:num w:numId="49" w16cid:durableId="16276410">
    <w:abstractNumId w:val="84"/>
  </w:num>
  <w:num w:numId="50" w16cid:durableId="1557399306">
    <w:abstractNumId w:val="36"/>
  </w:num>
  <w:num w:numId="51" w16cid:durableId="1095858418">
    <w:abstractNumId w:val="48"/>
  </w:num>
  <w:num w:numId="52" w16cid:durableId="473373003">
    <w:abstractNumId w:val="81"/>
  </w:num>
  <w:num w:numId="53" w16cid:durableId="1471480706">
    <w:abstractNumId w:val="36"/>
  </w:num>
  <w:num w:numId="54" w16cid:durableId="1568951557">
    <w:abstractNumId w:val="36"/>
  </w:num>
  <w:num w:numId="55" w16cid:durableId="1096249557">
    <w:abstractNumId w:val="36"/>
  </w:num>
  <w:num w:numId="56" w16cid:durableId="1169634893">
    <w:abstractNumId w:val="36"/>
  </w:num>
  <w:num w:numId="57" w16cid:durableId="1253122368">
    <w:abstractNumId w:val="137"/>
  </w:num>
  <w:num w:numId="58" w16cid:durableId="683239653">
    <w:abstractNumId w:val="0"/>
  </w:num>
  <w:num w:numId="59" w16cid:durableId="267126469">
    <w:abstractNumId w:val="1"/>
  </w:num>
  <w:num w:numId="60" w16cid:durableId="990838969">
    <w:abstractNumId w:val="2"/>
  </w:num>
  <w:num w:numId="61" w16cid:durableId="439226253">
    <w:abstractNumId w:val="3"/>
  </w:num>
  <w:num w:numId="62" w16cid:durableId="277613115">
    <w:abstractNumId w:val="8"/>
  </w:num>
  <w:num w:numId="63" w16cid:durableId="844439959">
    <w:abstractNumId w:val="4"/>
  </w:num>
  <w:num w:numId="64" w16cid:durableId="619721474">
    <w:abstractNumId w:val="5"/>
  </w:num>
  <w:num w:numId="65" w16cid:durableId="262110030">
    <w:abstractNumId w:val="6"/>
  </w:num>
  <w:num w:numId="66" w16cid:durableId="865800408">
    <w:abstractNumId w:val="7"/>
  </w:num>
  <w:num w:numId="67" w16cid:durableId="1269892655">
    <w:abstractNumId w:val="9"/>
  </w:num>
  <w:num w:numId="68" w16cid:durableId="970940428">
    <w:abstractNumId w:val="112"/>
  </w:num>
  <w:num w:numId="69" w16cid:durableId="58136590">
    <w:abstractNumId w:val="72"/>
  </w:num>
  <w:num w:numId="70" w16cid:durableId="1995141574">
    <w:abstractNumId w:val="58"/>
  </w:num>
  <w:num w:numId="71" w16cid:durableId="259264085">
    <w:abstractNumId w:val="38"/>
  </w:num>
  <w:num w:numId="72" w16cid:durableId="1517117470">
    <w:abstractNumId w:val="108"/>
  </w:num>
  <w:num w:numId="73" w16cid:durableId="2059932052">
    <w:abstractNumId w:val="13"/>
  </w:num>
  <w:num w:numId="74" w16cid:durableId="1321543403">
    <w:abstractNumId w:val="120"/>
  </w:num>
  <w:num w:numId="75" w16cid:durableId="1737313957">
    <w:abstractNumId w:val="69"/>
  </w:num>
  <w:num w:numId="76" w16cid:durableId="1970934096">
    <w:abstractNumId w:val="102"/>
  </w:num>
  <w:num w:numId="77" w16cid:durableId="419376981">
    <w:abstractNumId w:val="59"/>
  </w:num>
  <w:num w:numId="78" w16cid:durableId="113520102">
    <w:abstractNumId w:val="139"/>
  </w:num>
  <w:num w:numId="79" w16cid:durableId="104807707">
    <w:abstractNumId w:val="130"/>
  </w:num>
  <w:num w:numId="80" w16cid:durableId="19743065">
    <w:abstractNumId w:val="73"/>
  </w:num>
  <w:num w:numId="81" w16cid:durableId="1733232305">
    <w:abstractNumId w:val="113"/>
  </w:num>
  <w:num w:numId="82" w16cid:durableId="1893737344">
    <w:abstractNumId w:val="57"/>
  </w:num>
  <w:num w:numId="83" w16cid:durableId="1737050372">
    <w:abstractNumId w:val="116"/>
  </w:num>
  <w:num w:numId="84" w16cid:durableId="816842807">
    <w:abstractNumId w:val="93"/>
  </w:num>
  <w:num w:numId="85" w16cid:durableId="907418916">
    <w:abstractNumId w:val="44"/>
  </w:num>
  <w:num w:numId="86" w16cid:durableId="1362898560">
    <w:abstractNumId w:val="33"/>
  </w:num>
  <w:num w:numId="87" w16cid:durableId="1116365263">
    <w:abstractNumId w:val="26"/>
  </w:num>
  <w:num w:numId="88" w16cid:durableId="627051556">
    <w:abstractNumId w:val="132"/>
  </w:num>
  <w:num w:numId="89" w16cid:durableId="939947375">
    <w:abstractNumId w:val="133"/>
  </w:num>
  <w:num w:numId="90" w16cid:durableId="1356154902">
    <w:abstractNumId w:val="97"/>
  </w:num>
  <w:num w:numId="91" w16cid:durableId="1932541029">
    <w:abstractNumId w:val="67"/>
  </w:num>
  <w:num w:numId="92" w16cid:durableId="1506703451">
    <w:abstractNumId w:val="20"/>
  </w:num>
  <w:num w:numId="93" w16cid:durableId="780413766">
    <w:abstractNumId w:val="114"/>
  </w:num>
  <w:num w:numId="94" w16cid:durableId="1352611307">
    <w:abstractNumId w:val="66"/>
  </w:num>
  <w:num w:numId="95" w16cid:durableId="1147939063">
    <w:abstractNumId w:val="68"/>
  </w:num>
  <w:num w:numId="96" w16cid:durableId="2064281974">
    <w:abstractNumId w:val="11"/>
  </w:num>
  <w:num w:numId="97" w16cid:durableId="1588345959">
    <w:abstractNumId w:val="22"/>
  </w:num>
  <w:num w:numId="98" w16cid:durableId="422647693">
    <w:abstractNumId w:val="76"/>
  </w:num>
  <w:num w:numId="99" w16cid:durableId="625618577">
    <w:abstractNumId w:val="75"/>
  </w:num>
  <w:num w:numId="100" w16cid:durableId="73017128">
    <w:abstractNumId w:val="105"/>
  </w:num>
  <w:num w:numId="101" w16cid:durableId="768163141">
    <w:abstractNumId w:val="20"/>
    <w:lvlOverride w:ilvl="0">
      <w:startOverride w:val="1"/>
    </w:lvlOverride>
  </w:num>
  <w:num w:numId="102" w16cid:durableId="2043552384">
    <w:abstractNumId w:val="101"/>
  </w:num>
  <w:num w:numId="103" w16cid:durableId="1385788910">
    <w:abstractNumId w:val="32"/>
  </w:num>
  <w:num w:numId="104" w16cid:durableId="89088552">
    <w:abstractNumId w:val="42"/>
  </w:num>
  <w:num w:numId="105" w16cid:durableId="135757683">
    <w:abstractNumId w:val="40"/>
  </w:num>
  <w:num w:numId="106" w16cid:durableId="1653634694">
    <w:abstractNumId w:val="92"/>
  </w:num>
  <w:num w:numId="107" w16cid:durableId="1777557110">
    <w:abstractNumId w:val="103"/>
  </w:num>
  <w:num w:numId="108" w16cid:durableId="1439107756">
    <w:abstractNumId w:val="136"/>
  </w:num>
  <w:num w:numId="109" w16cid:durableId="1794981277">
    <w:abstractNumId w:val="121"/>
  </w:num>
  <w:num w:numId="110" w16cid:durableId="1363441074">
    <w:abstractNumId w:val="138"/>
  </w:num>
  <w:num w:numId="111" w16cid:durableId="1682274023">
    <w:abstractNumId w:val="106"/>
  </w:num>
  <w:num w:numId="112" w16cid:durableId="961420010">
    <w:abstractNumId w:val="80"/>
  </w:num>
  <w:num w:numId="113" w16cid:durableId="1695185369">
    <w:abstractNumId w:val="91"/>
  </w:num>
  <w:num w:numId="114" w16cid:durableId="114491623">
    <w:abstractNumId w:val="45"/>
  </w:num>
  <w:num w:numId="115" w16cid:durableId="555168943">
    <w:abstractNumId w:val="115"/>
  </w:num>
  <w:num w:numId="116" w16cid:durableId="744953409">
    <w:abstractNumId w:val="29"/>
  </w:num>
  <w:num w:numId="117" w16cid:durableId="387580566">
    <w:abstractNumId w:val="61"/>
  </w:num>
  <w:num w:numId="118" w16cid:durableId="1789163020">
    <w:abstractNumId w:val="21"/>
  </w:num>
  <w:num w:numId="119" w16cid:durableId="495461279">
    <w:abstractNumId w:val="31"/>
  </w:num>
  <w:num w:numId="120" w16cid:durableId="679505961">
    <w:abstractNumId w:val="47"/>
  </w:num>
  <w:num w:numId="121" w16cid:durableId="2040817103">
    <w:abstractNumId w:val="41"/>
  </w:num>
  <w:num w:numId="122" w16cid:durableId="594436211">
    <w:abstractNumId w:val="89"/>
  </w:num>
  <w:num w:numId="123" w16cid:durableId="75715501">
    <w:abstractNumId w:val="118"/>
  </w:num>
  <w:num w:numId="124" w16cid:durableId="1612008195">
    <w:abstractNumId w:val="72"/>
  </w:num>
  <w:num w:numId="125" w16cid:durableId="11691691">
    <w:abstractNumId w:val="58"/>
  </w:num>
  <w:num w:numId="126" w16cid:durableId="228229084">
    <w:abstractNumId w:val="102"/>
  </w:num>
  <w:num w:numId="127" w16cid:durableId="1933853361">
    <w:abstractNumId w:val="139"/>
  </w:num>
  <w:num w:numId="128" w16cid:durableId="1095370791">
    <w:abstractNumId w:val="13"/>
  </w:num>
  <w:num w:numId="129" w16cid:durableId="1962835278">
    <w:abstractNumId w:val="44"/>
  </w:num>
  <w:num w:numId="130" w16cid:durableId="1958029261">
    <w:abstractNumId w:val="33"/>
  </w:num>
  <w:num w:numId="131" w16cid:durableId="676731821">
    <w:abstractNumId w:val="26"/>
  </w:num>
  <w:num w:numId="132" w16cid:durableId="1842039385">
    <w:abstractNumId w:val="132"/>
  </w:num>
  <w:num w:numId="133" w16cid:durableId="145898515">
    <w:abstractNumId w:val="133"/>
  </w:num>
  <w:num w:numId="134" w16cid:durableId="1827553633">
    <w:abstractNumId w:val="97"/>
  </w:num>
  <w:num w:numId="135" w16cid:durableId="1661226964">
    <w:abstractNumId w:val="67"/>
  </w:num>
  <w:num w:numId="136" w16cid:durableId="792868363">
    <w:abstractNumId w:val="66"/>
  </w:num>
  <w:num w:numId="137" w16cid:durableId="241448018">
    <w:abstractNumId w:val="68"/>
  </w:num>
  <w:num w:numId="138" w16cid:durableId="1696497554">
    <w:abstractNumId w:val="11"/>
  </w:num>
  <w:num w:numId="139" w16cid:durableId="1174953131">
    <w:abstractNumId w:val="120"/>
  </w:num>
  <w:num w:numId="140" w16cid:durableId="1747342909">
    <w:abstractNumId w:val="22"/>
  </w:num>
  <w:num w:numId="141" w16cid:durableId="976422819">
    <w:abstractNumId w:val="76"/>
  </w:num>
  <w:num w:numId="142" w16cid:durableId="381709928">
    <w:abstractNumId w:val="75"/>
  </w:num>
  <w:num w:numId="143" w16cid:durableId="1261453379">
    <w:abstractNumId w:val="105"/>
  </w:num>
  <w:num w:numId="144" w16cid:durableId="52391296">
    <w:abstractNumId w:val="59"/>
  </w:num>
  <w:num w:numId="145" w16cid:durableId="271278770">
    <w:abstractNumId w:val="130"/>
  </w:num>
  <w:num w:numId="146" w16cid:durableId="221450839">
    <w:abstractNumId w:val="73"/>
  </w:num>
  <w:num w:numId="147" w16cid:durableId="1296839405">
    <w:abstractNumId w:val="113"/>
  </w:num>
  <w:num w:numId="148" w16cid:durableId="1944150594">
    <w:abstractNumId w:val="57"/>
  </w:num>
  <w:num w:numId="149" w16cid:durableId="1265847464">
    <w:abstractNumId w:val="116"/>
  </w:num>
  <w:num w:numId="150" w16cid:durableId="335109271">
    <w:abstractNumId w:val="93"/>
  </w:num>
  <w:num w:numId="151" w16cid:durableId="1606882310">
    <w:abstractNumId w:val="42"/>
  </w:num>
  <w:num w:numId="152" w16cid:durableId="1706250341">
    <w:abstractNumId w:val="32"/>
  </w:num>
  <w:num w:numId="153" w16cid:durableId="71243456">
    <w:abstractNumId w:val="112"/>
  </w:num>
  <w:num w:numId="154" w16cid:durableId="101850735">
    <w:abstractNumId w:val="38"/>
  </w:num>
  <w:num w:numId="155" w16cid:durableId="988753850">
    <w:abstractNumId w:val="108"/>
  </w:num>
  <w:num w:numId="156" w16cid:durableId="261913474">
    <w:abstractNumId w:val="134"/>
  </w:num>
  <w:num w:numId="157" w16cid:durableId="1384480210">
    <w:abstractNumId w:val="52"/>
  </w:num>
  <w:num w:numId="158" w16cid:durableId="266471291">
    <w:abstractNumId w:val="70"/>
  </w:num>
  <w:num w:numId="159" w16cid:durableId="1197816604">
    <w:abstractNumId w:val="99"/>
  </w:num>
  <w:num w:numId="160" w16cid:durableId="639650895">
    <w:abstractNumId w:val="55"/>
  </w:num>
  <w:num w:numId="161" w16cid:durableId="1202093775">
    <w:abstractNumId w:val="23"/>
  </w:num>
  <w:num w:numId="162" w16cid:durableId="2100983781">
    <w:abstractNumId w:val="124"/>
  </w:num>
  <w:num w:numId="163" w16cid:durableId="1794210983">
    <w:abstractNumId w:val="111"/>
  </w:num>
  <w:num w:numId="164" w16cid:durableId="662851609">
    <w:abstractNumId w:val="27"/>
  </w:num>
  <w:num w:numId="165" w16cid:durableId="1247417748">
    <w:abstractNumId w:val="42"/>
  </w:num>
  <w:num w:numId="166" w16cid:durableId="1840849364">
    <w:abstractNumId w:val="42"/>
  </w:num>
  <w:num w:numId="167" w16cid:durableId="780688489">
    <w:abstractNumId w:val="42"/>
  </w:num>
  <w:num w:numId="168" w16cid:durableId="1775174655">
    <w:abstractNumId w:val="42"/>
  </w:num>
  <w:num w:numId="169" w16cid:durableId="1768110989">
    <w:abstractNumId w:val="42"/>
  </w:num>
  <w:num w:numId="170" w16cid:durableId="420373010">
    <w:abstractNumId w:val="42"/>
  </w:num>
  <w:num w:numId="171" w16cid:durableId="904997603">
    <w:abstractNumId w:val="42"/>
  </w:num>
  <w:num w:numId="172" w16cid:durableId="895505579">
    <w:abstractNumId w:val="36"/>
  </w:num>
  <w:num w:numId="173" w16cid:durableId="1579974362">
    <w:abstractNumId w:val="36"/>
  </w:num>
  <w:num w:numId="174" w16cid:durableId="1733458643">
    <w:abstractNumId w:val="36"/>
  </w:num>
  <w:num w:numId="175" w16cid:durableId="165481225">
    <w:abstractNumId w:val="36"/>
  </w:num>
  <w:num w:numId="176" w16cid:durableId="562641961">
    <w:abstractNumId w:val="36"/>
  </w:num>
  <w:num w:numId="177" w16cid:durableId="553004818">
    <w:abstractNumId w:val="36"/>
  </w:num>
  <w:num w:numId="178" w16cid:durableId="1102338160">
    <w:abstractNumId w:val="49"/>
  </w:num>
  <w:num w:numId="179" w16cid:durableId="762066629">
    <w:abstractNumId w:val="35"/>
  </w:num>
  <w:num w:numId="180" w16cid:durableId="811365688">
    <w:abstractNumId w:val="46"/>
  </w:num>
  <w:num w:numId="181" w16cid:durableId="536235306">
    <w:abstractNumId w:val="17"/>
  </w:num>
  <w:num w:numId="182" w16cid:durableId="615331202">
    <w:abstractNumId w:val="16"/>
  </w:num>
  <w:num w:numId="183" w16cid:durableId="1126386487">
    <w:abstractNumId w:val="90"/>
  </w:num>
  <w:num w:numId="184" w16cid:durableId="1482427168">
    <w:abstractNumId w:val="10"/>
  </w:num>
  <w:num w:numId="185" w16cid:durableId="1413549039">
    <w:abstractNumId w:val="109"/>
  </w:num>
  <w:num w:numId="186" w16cid:durableId="2010867562">
    <w:abstractNumId w:val="34"/>
  </w:num>
  <w:num w:numId="187" w16cid:durableId="2068145620">
    <w:abstractNumId w:val="128"/>
  </w:num>
  <w:num w:numId="188" w16cid:durableId="916331120">
    <w:abstractNumId w:val="131"/>
  </w:num>
  <w:num w:numId="189" w16cid:durableId="1927764332">
    <w:abstractNumId w:val="94"/>
  </w:num>
  <w:num w:numId="190" w16cid:durableId="773285541">
    <w:abstractNumId w:val="98"/>
  </w:num>
  <w:num w:numId="191" w16cid:durableId="1640265510">
    <w:abstractNumId w:val="62"/>
  </w:num>
  <w:num w:numId="192" w16cid:durableId="1197280480">
    <w:abstractNumId w:val="24"/>
  </w:num>
  <w:num w:numId="193" w16cid:durableId="451023292">
    <w:abstractNumId w:val="135"/>
  </w:num>
  <w:num w:numId="194" w16cid:durableId="1004868173">
    <w:abstractNumId w:val="95"/>
  </w:num>
  <w:num w:numId="195" w16cid:durableId="1244729490">
    <w:abstractNumId w:val="125"/>
  </w:num>
  <w:numIdMacAtCleanup w:val="18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e Simnor (EXT Idiom)">
    <w15:presenceInfo w15:providerId="AD" w15:userId="S::sue.simnor@hollard.com.au::24e36c2a-feef-4cde-9f87-81eea2e97d0f"/>
  </w15:person>
  <w15:person w15:author="Sam Sehgal (EXT Idiom)">
    <w15:presenceInfo w15:providerId="AD" w15:userId="S::sam.sehgal@hollard.com.au::bd074300-dea2-427e-9e26-1236c8f2a3d7"/>
  </w15:person>
  <w15:person w15:author="Kirsten Linnert">
    <w15:presenceInfo w15:providerId="AD" w15:userId="S::linnerk_cbainsurance.com.au#ext#@hollardcom1au.onmicrosoft.com::1eec74fc-b1ea-4425-9c7d-72b021207c7b"/>
  </w15:person>
  <w15:person w15:author="Andrew Froude">
    <w15:presenceInfo w15:providerId="AD" w15:userId="S::andrew.froude@hollard.com.au::79a3bef8-230c-4fb2-ad82-7d26cbb50747"/>
  </w15:person>
  <w15:person w15:author="Kester Rozario">
    <w15:presenceInfo w15:providerId="AD" w15:userId="S::kester.rozario@hollard.com.au::ceb68097-5c95-4251-9d2d-91fc292d0be2"/>
  </w15:person>
  <w15:person w15:author="sam sehgal">
    <w15:presenceInfo w15:providerId="Windows Live" w15:userId="7cb8a104a71000a4"/>
  </w15:person>
  <w15:person w15:author="Amanda Yates">
    <w15:presenceInfo w15:providerId="AD" w15:userId="S::amanda.yates@hollard.com.au::74a0fa16-3c86-445d-8e10-6df150bf09db"/>
  </w15:person>
  <w15:person w15:author="William Turner">
    <w15:presenceInfo w15:providerId="AD" w15:userId="S::william.turner@hollard.com.au::26a4c313-3078-4428-825a-2eaaf1623cd5"/>
  </w15:person>
  <w15:person w15:author="William Turner [2]">
    <w15:presenceInfo w15:providerId="AD" w15:userId="S::William.Turner@hollard.com.au::26a4c313-3078-4428-825a-2eaaf1623cd5"/>
  </w15:person>
  <w15:person w15:author="Bianca Tautz">
    <w15:presenceInfo w15:providerId="AD" w15:userId="S::bianca.tautz@hollard.com.au::35251636-b51d-48c1-855e-7fa784419e69"/>
  </w15:person>
  <w15:person w15:author="Chris Marshall">
    <w15:presenceInfo w15:providerId="AD" w15:userId="S::chris.marshall@hollard.com.au::85a1e555-881b-4892-8a2b-edaa8ee1ad2a"/>
  </w15:person>
  <w15:person w15:author="Heng Liu">
    <w15:presenceInfo w15:providerId="AD" w15:userId="S::Heng.Liu@hollard.com.au::7efc094f-a35e-4933-84d6-09b2d13905e8"/>
  </w15:person>
  <w15:person w15:author="Michelle Lynch">
    <w15:presenceInfo w15:providerId="AD" w15:userId="S::michelle.lynch_cba.com.au#ext#@hollardcom1au.onmicrosoft.com::cf102e97-c25f-4992-9611-3dd52502a48c"/>
  </w15:person>
  <w15:person w15:author="Kirsten Cansino">
    <w15:presenceInfo w15:providerId="AD" w15:userId="S::kirsten.cansino@hollard.com.au::c01b1b0e-5d92-4a6b-aa0c-14a7fcd0ad76"/>
  </w15:person>
  <w15:person w15:author="Rebel Bailey">
    <w15:presenceInfo w15:providerId="AD" w15:userId="S::rebel.bailey@hollard.com.au::4d56122f-87d4-46f7-bc9c-dd3059cca0c7"/>
  </w15:person>
  <w15:person w15:author="Jerome Pielago">
    <w15:presenceInfo w15:providerId="AD" w15:userId="S::jerome.pielago@hollard.com.au::2153272d-f6f2-497c-ab45-c96b3cbb00f9"/>
  </w15:person>
  <w15:person w15:author="Sam Sehgal (EXT Idiom) [2]">
    <w15:presenceInfo w15:providerId="AD" w15:userId="S::Sam.Sehgal@hollard.com.au::bd074300-dea2-427e-9e26-1236c8f2a3d7"/>
  </w15:person>
  <w15:person w15:author="Kester Rozario [2]">
    <w15:presenceInfo w15:providerId="AD" w15:userId="S::Kester.Rozario@hollard.com.au::ceb68097-5c95-4251-9d2d-91fc292d0be2"/>
  </w15:person>
  <w15:person w15:author="Nicki Crake">
    <w15:presenceInfo w15:providerId="AD" w15:userId="S::nicki.crake_cba.com.au#ext#@hollardcom1au.onmicrosoft.com::23341ffc-ef21-4a09-9886-89cb2a9a02b3"/>
  </w15:person>
  <w15:person w15:author="Kate McLennan">
    <w15:presenceInfo w15:providerId="AD" w15:userId="S::kate.mclennan_cba.com.au#ext#@hollardcom1au.onmicrosoft.com::b286c187-17c7-406e-872e-cbb119e25172"/>
  </w15:person>
  <w15:person w15:author="Karlee Evans">
    <w15:presenceInfo w15:providerId="AD" w15:userId="S::karlee.evans@hollard.com.au::aa8ea263-a455-4878-9637-a53718aef2aa"/>
  </w15:person>
  <w15:person w15:author="Brooke Pawloski">
    <w15:presenceInfo w15:providerId="AD" w15:userId="S::brooke.pawloski@hollard.com.au::60dff646-7031-427a-a171-cd734d150992"/>
  </w15:person>
  <w15:person w15:author="Kelly Kilo">
    <w15:presenceInfo w15:providerId="AD" w15:userId="S::kelly.kilo@hollard.com.au::87517762-f0e7-4d05-9cab-e6401396ab09"/>
  </w15:person>
  <w15:person w15:author="Grant Ives">
    <w15:presenceInfo w15:providerId="AD" w15:userId="S::grant.ives@hollard.com.au::6a544925-5ae0-40e3-a284-207860312350"/>
  </w15:person>
  <w15:person w15:author="retailwealthgiproduct@cba.com.au">
    <w15:presenceInfo w15:providerId="AD" w15:userId="S::urn:spo:guest#retailwealthgiproduct@cba.com.au::"/>
  </w15:person>
  <w15:person w15:author="Kitty Hui">
    <w15:presenceInfo w15:providerId="AD" w15:userId="S::kitty.hui@hollard.com.au::18fbc895-594c-4ff0-8ca2-53eeb8e1bb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ocumentProtection w:edit="readOnly" w:enforcement="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B38"/>
    <w:rsid w:val="00000478"/>
    <w:rsid w:val="000005AC"/>
    <w:rsid w:val="0000065F"/>
    <w:rsid w:val="000006FC"/>
    <w:rsid w:val="00000736"/>
    <w:rsid w:val="00000784"/>
    <w:rsid w:val="00000950"/>
    <w:rsid w:val="000009C1"/>
    <w:rsid w:val="000009F4"/>
    <w:rsid w:val="00000B49"/>
    <w:rsid w:val="00001195"/>
    <w:rsid w:val="00001225"/>
    <w:rsid w:val="00001271"/>
    <w:rsid w:val="000012A7"/>
    <w:rsid w:val="00001301"/>
    <w:rsid w:val="00001458"/>
    <w:rsid w:val="000015AE"/>
    <w:rsid w:val="00001C42"/>
    <w:rsid w:val="00001D2A"/>
    <w:rsid w:val="00001EFB"/>
    <w:rsid w:val="00001F64"/>
    <w:rsid w:val="0000218A"/>
    <w:rsid w:val="00002399"/>
    <w:rsid w:val="000028EF"/>
    <w:rsid w:val="0000299B"/>
    <w:rsid w:val="000029D2"/>
    <w:rsid w:val="00002F5E"/>
    <w:rsid w:val="00002FEE"/>
    <w:rsid w:val="0000309D"/>
    <w:rsid w:val="00003343"/>
    <w:rsid w:val="000034A7"/>
    <w:rsid w:val="0000366D"/>
    <w:rsid w:val="00003878"/>
    <w:rsid w:val="000038D6"/>
    <w:rsid w:val="00003944"/>
    <w:rsid w:val="000047BB"/>
    <w:rsid w:val="00004C93"/>
    <w:rsid w:val="00004D49"/>
    <w:rsid w:val="000050E5"/>
    <w:rsid w:val="00005561"/>
    <w:rsid w:val="00005AFA"/>
    <w:rsid w:val="00005B7F"/>
    <w:rsid w:val="00005BC1"/>
    <w:rsid w:val="00005C2C"/>
    <w:rsid w:val="00005F76"/>
    <w:rsid w:val="0000618A"/>
    <w:rsid w:val="0000619A"/>
    <w:rsid w:val="0000624D"/>
    <w:rsid w:val="00006359"/>
    <w:rsid w:val="0000668C"/>
    <w:rsid w:val="000066C2"/>
    <w:rsid w:val="00006708"/>
    <w:rsid w:val="000067BE"/>
    <w:rsid w:val="0000682F"/>
    <w:rsid w:val="00006853"/>
    <w:rsid w:val="00006D59"/>
    <w:rsid w:val="00006DB0"/>
    <w:rsid w:val="00006F6D"/>
    <w:rsid w:val="000070FD"/>
    <w:rsid w:val="000071DE"/>
    <w:rsid w:val="00007490"/>
    <w:rsid w:val="00007E13"/>
    <w:rsid w:val="000105CE"/>
    <w:rsid w:val="000106F8"/>
    <w:rsid w:val="0001072C"/>
    <w:rsid w:val="00010926"/>
    <w:rsid w:val="000110A9"/>
    <w:rsid w:val="00011463"/>
    <w:rsid w:val="000115A9"/>
    <w:rsid w:val="000115B2"/>
    <w:rsid w:val="00011787"/>
    <w:rsid w:val="000118AA"/>
    <w:rsid w:val="00011A26"/>
    <w:rsid w:val="00011CA8"/>
    <w:rsid w:val="00011F3A"/>
    <w:rsid w:val="00011F41"/>
    <w:rsid w:val="00011FDE"/>
    <w:rsid w:val="00012130"/>
    <w:rsid w:val="0001224B"/>
    <w:rsid w:val="000127E6"/>
    <w:rsid w:val="0001281E"/>
    <w:rsid w:val="000128D0"/>
    <w:rsid w:val="00012AA1"/>
    <w:rsid w:val="00012C58"/>
    <w:rsid w:val="00012E0E"/>
    <w:rsid w:val="00012F29"/>
    <w:rsid w:val="00013216"/>
    <w:rsid w:val="0001324B"/>
    <w:rsid w:val="000135F7"/>
    <w:rsid w:val="000136B0"/>
    <w:rsid w:val="000137C1"/>
    <w:rsid w:val="00013AC9"/>
    <w:rsid w:val="00013E4E"/>
    <w:rsid w:val="00014299"/>
    <w:rsid w:val="000143D7"/>
    <w:rsid w:val="000145A4"/>
    <w:rsid w:val="000147F1"/>
    <w:rsid w:val="00014B6C"/>
    <w:rsid w:val="00014D4D"/>
    <w:rsid w:val="00014EDC"/>
    <w:rsid w:val="00014F43"/>
    <w:rsid w:val="00015252"/>
    <w:rsid w:val="0001535E"/>
    <w:rsid w:val="00015558"/>
    <w:rsid w:val="00015663"/>
    <w:rsid w:val="00015670"/>
    <w:rsid w:val="00015A0F"/>
    <w:rsid w:val="00015D1C"/>
    <w:rsid w:val="00015FA7"/>
    <w:rsid w:val="00016106"/>
    <w:rsid w:val="000166B7"/>
    <w:rsid w:val="00016840"/>
    <w:rsid w:val="00016A1F"/>
    <w:rsid w:val="00016C5C"/>
    <w:rsid w:val="00016F04"/>
    <w:rsid w:val="0001731B"/>
    <w:rsid w:val="000175E8"/>
    <w:rsid w:val="000177A5"/>
    <w:rsid w:val="00017948"/>
    <w:rsid w:val="000179A1"/>
    <w:rsid w:val="000179D7"/>
    <w:rsid w:val="00017B8F"/>
    <w:rsid w:val="00017BE5"/>
    <w:rsid w:val="00017EF2"/>
    <w:rsid w:val="00017F07"/>
    <w:rsid w:val="0001DBD9"/>
    <w:rsid w:val="00020091"/>
    <w:rsid w:val="000206D3"/>
    <w:rsid w:val="000206EA"/>
    <w:rsid w:val="00020CE4"/>
    <w:rsid w:val="00020EF0"/>
    <w:rsid w:val="00020F35"/>
    <w:rsid w:val="0002109F"/>
    <w:rsid w:val="000214DF"/>
    <w:rsid w:val="00021606"/>
    <w:rsid w:val="00021C81"/>
    <w:rsid w:val="00021FFE"/>
    <w:rsid w:val="0002203D"/>
    <w:rsid w:val="000222D1"/>
    <w:rsid w:val="000223F3"/>
    <w:rsid w:val="00022759"/>
    <w:rsid w:val="0002277E"/>
    <w:rsid w:val="0002282F"/>
    <w:rsid w:val="00022940"/>
    <w:rsid w:val="000229EE"/>
    <w:rsid w:val="00022E96"/>
    <w:rsid w:val="0002325C"/>
    <w:rsid w:val="00023370"/>
    <w:rsid w:val="0002340B"/>
    <w:rsid w:val="0002345C"/>
    <w:rsid w:val="000234B2"/>
    <w:rsid w:val="00023B5B"/>
    <w:rsid w:val="00023BC6"/>
    <w:rsid w:val="00023BF8"/>
    <w:rsid w:val="00023BFD"/>
    <w:rsid w:val="00024178"/>
    <w:rsid w:val="00024514"/>
    <w:rsid w:val="00024705"/>
    <w:rsid w:val="00024867"/>
    <w:rsid w:val="000248EA"/>
    <w:rsid w:val="00024AF0"/>
    <w:rsid w:val="00024B64"/>
    <w:rsid w:val="00024D8A"/>
    <w:rsid w:val="00024DA3"/>
    <w:rsid w:val="00024F91"/>
    <w:rsid w:val="0002520E"/>
    <w:rsid w:val="00025319"/>
    <w:rsid w:val="0002538B"/>
    <w:rsid w:val="000253B3"/>
    <w:rsid w:val="000259B3"/>
    <w:rsid w:val="00025ABB"/>
    <w:rsid w:val="00025C6B"/>
    <w:rsid w:val="00025EFD"/>
    <w:rsid w:val="0002603E"/>
    <w:rsid w:val="00026093"/>
    <w:rsid w:val="000261CD"/>
    <w:rsid w:val="00026526"/>
    <w:rsid w:val="00026A3E"/>
    <w:rsid w:val="000274DE"/>
    <w:rsid w:val="000277D1"/>
    <w:rsid w:val="00027A6E"/>
    <w:rsid w:val="00027B79"/>
    <w:rsid w:val="0003019D"/>
    <w:rsid w:val="000302A3"/>
    <w:rsid w:val="00030310"/>
    <w:rsid w:val="00030519"/>
    <w:rsid w:val="00030E66"/>
    <w:rsid w:val="00031077"/>
    <w:rsid w:val="000312F1"/>
    <w:rsid w:val="000314BB"/>
    <w:rsid w:val="00031684"/>
    <w:rsid w:val="0003178A"/>
    <w:rsid w:val="0003188D"/>
    <w:rsid w:val="00031898"/>
    <w:rsid w:val="0003194B"/>
    <w:rsid w:val="00031CDF"/>
    <w:rsid w:val="00031F57"/>
    <w:rsid w:val="00032048"/>
    <w:rsid w:val="00032058"/>
    <w:rsid w:val="0003217D"/>
    <w:rsid w:val="00032233"/>
    <w:rsid w:val="00032314"/>
    <w:rsid w:val="00032600"/>
    <w:rsid w:val="00032697"/>
    <w:rsid w:val="000326F9"/>
    <w:rsid w:val="00032858"/>
    <w:rsid w:val="00032A06"/>
    <w:rsid w:val="00032B55"/>
    <w:rsid w:val="00032B86"/>
    <w:rsid w:val="00032C2D"/>
    <w:rsid w:val="00032F2B"/>
    <w:rsid w:val="000338DC"/>
    <w:rsid w:val="00033D19"/>
    <w:rsid w:val="000342C6"/>
    <w:rsid w:val="0003478B"/>
    <w:rsid w:val="00034C2A"/>
    <w:rsid w:val="00034C81"/>
    <w:rsid w:val="00034D72"/>
    <w:rsid w:val="0003505E"/>
    <w:rsid w:val="000350A1"/>
    <w:rsid w:val="000350F7"/>
    <w:rsid w:val="000352FB"/>
    <w:rsid w:val="00035582"/>
    <w:rsid w:val="00035589"/>
    <w:rsid w:val="0003561B"/>
    <w:rsid w:val="00035620"/>
    <w:rsid w:val="0003588B"/>
    <w:rsid w:val="000359C3"/>
    <w:rsid w:val="00035B7F"/>
    <w:rsid w:val="00035C2E"/>
    <w:rsid w:val="00035D01"/>
    <w:rsid w:val="00035E17"/>
    <w:rsid w:val="00036377"/>
    <w:rsid w:val="000363CC"/>
    <w:rsid w:val="000364B6"/>
    <w:rsid w:val="00036700"/>
    <w:rsid w:val="0003685A"/>
    <w:rsid w:val="00036AE8"/>
    <w:rsid w:val="00036B1C"/>
    <w:rsid w:val="00036BEE"/>
    <w:rsid w:val="000372E4"/>
    <w:rsid w:val="0003744C"/>
    <w:rsid w:val="00037560"/>
    <w:rsid w:val="00037583"/>
    <w:rsid w:val="000375D5"/>
    <w:rsid w:val="000377D9"/>
    <w:rsid w:val="0003783F"/>
    <w:rsid w:val="00037871"/>
    <w:rsid w:val="000379D8"/>
    <w:rsid w:val="00037B69"/>
    <w:rsid w:val="00037C14"/>
    <w:rsid w:val="00037CF3"/>
    <w:rsid w:val="00037E68"/>
    <w:rsid w:val="00037F78"/>
    <w:rsid w:val="0004006E"/>
    <w:rsid w:val="000400B3"/>
    <w:rsid w:val="000403AF"/>
    <w:rsid w:val="00040470"/>
    <w:rsid w:val="00040488"/>
    <w:rsid w:val="000405A4"/>
    <w:rsid w:val="0004087F"/>
    <w:rsid w:val="000409A4"/>
    <w:rsid w:val="000409EE"/>
    <w:rsid w:val="00040B11"/>
    <w:rsid w:val="00041167"/>
    <w:rsid w:val="000413D1"/>
    <w:rsid w:val="00041542"/>
    <w:rsid w:val="00041802"/>
    <w:rsid w:val="00042316"/>
    <w:rsid w:val="00042484"/>
    <w:rsid w:val="000428F9"/>
    <w:rsid w:val="00042905"/>
    <w:rsid w:val="0004295F"/>
    <w:rsid w:val="000429CB"/>
    <w:rsid w:val="00042E35"/>
    <w:rsid w:val="00042E94"/>
    <w:rsid w:val="00042F02"/>
    <w:rsid w:val="0004353B"/>
    <w:rsid w:val="000436FD"/>
    <w:rsid w:val="0004388C"/>
    <w:rsid w:val="00043C2E"/>
    <w:rsid w:val="00043C44"/>
    <w:rsid w:val="00043C83"/>
    <w:rsid w:val="0004401B"/>
    <w:rsid w:val="00044204"/>
    <w:rsid w:val="000442D4"/>
    <w:rsid w:val="00044382"/>
    <w:rsid w:val="000443CA"/>
    <w:rsid w:val="00044541"/>
    <w:rsid w:val="00044756"/>
    <w:rsid w:val="00044833"/>
    <w:rsid w:val="000448CD"/>
    <w:rsid w:val="00044A01"/>
    <w:rsid w:val="00044AFB"/>
    <w:rsid w:val="00044B7F"/>
    <w:rsid w:val="00044CD1"/>
    <w:rsid w:val="00044CEE"/>
    <w:rsid w:val="00044D4E"/>
    <w:rsid w:val="00044FCB"/>
    <w:rsid w:val="00044FDB"/>
    <w:rsid w:val="000451BA"/>
    <w:rsid w:val="00045407"/>
    <w:rsid w:val="00045774"/>
    <w:rsid w:val="0004579F"/>
    <w:rsid w:val="00045951"/>
    <w:rsid w:val="00045C84"/>
    <w:rsid w:val="00045E09"/>
    <w:rsid w:val="00045F90"/>
    <w:rsid w:val="000461ED"/>
    <w:rsid w:val="00046284"/>
    <w:rsid w:val="00046695"/>
    <w:rsid w:val="000466D1"/>
    <w:rsid w:val="00046727"/>
    <w:rsid w:val="00046E70"/>
    <w:rsid w:val="000470D2"/>
    <w:rsid w:val="0004717B"/>
    <w:rsid w:val="00047435"/>
    <w:rsid w:val="00047627"/>
    <w:rsid w:val="000476C8"/>
    <w:rsid w:val="000478AD"/>
    <w:rsid w:val="00047A33"/>
    <w:rsid w:val="00047E9B"/>
    <w:rsid w:val="00047EB8"/>
    <w:rsid w:val="00050217"/>
    <w:rsid w:val="00050238"/>
    <w:rsid w:val="000503A0"/>
    <w:rsid w:val="00050402"/>
    <w:rsid w:val="00050434"/>
    <w:rsid w:val="00050486"/>
    <w:rsid w:val="0005051F"/>
    <w:rsid w:val="0005053D"/>
    <w:rsid w:val="0005073E"/>
    <w:rsid w:val="00050C46"/>
    <w:rsid w:val="00050CF4"/>
    <w:rsid w:val="00050E00"/>
    <w:rsid w:val="00051776"/>
    <w:rsid w:val="00051D1E"/>
    <w:rsid w:val="00051EC4"/>
    <w:rsid w:val="0005220C"/>
    <w:rsid w:val="000523E5"/>
    <w:rsid w:val="00052676"/>
    <w:rsid w:val="00052831"/>
    <w:rsid w:val="00052B2F"/>
    <w:rsid w:val="00052B78"/>
    <w:rsid w:val="00052CF6"/>
    <w:rsid w:val="00052DD5"/>
    <w:rsid w:val="000531E1"/>
    <w:rsid w:val="00053267"/>
    <w:rsid w:val="000533A8"/>
    <w:rsid w:val="00053436"/>
    <w:rsid w:val="00053576"/>
    <w:rsid w:val="00053786"/>
    <w:rsid w:val="0005389C"/>
    <w:rsid w:val="00053A31"/>
    <w:rsid w:val="0005425A"/>
    <w:rsid w:val="000545FB"/>
    <w:rsid w:val="000546BC"/>
    <w:rsid w:val="000546F6"/>
    <w:rsid w:val="0005477B"/>
    <w:rsid w:val="00054795"/>
    <w:rsid w:val="000547A5"/>
    <w:rsid w:val="000547C6"/>
    <w:rsid w:val="000548BD"/>
    <w:rsid w:val="00054B16"/>
    <w:rsid w:val="00054D4A"/>
    <w:rsid w:val="00054EEC"/>
    <w:rsid w:val="0005524A"/>
    <w:rsid w:val="00055359"/>
    <w:rsid w:val="000554DB"/>
    <w:rsid w:val="00055604"/>
    <w:rsid w:val="00055824"/>
    <w:rsid w:val="0005586F"/>
    <w:rsid w:val="00055C52"/>
    <w:rsid w:val="00055C65"/>
    <w:rsid w:val="00055CD6"/>
    <w:rsid w:val="00055DE3"/>
    <w:rsid w:val="00055E83"/>
    <w:rsid w:val="00055F20"/>
    <w:rsid w:val="00056042"/>
    <w:rsid w:val="000560BF"/>
    <w:rsid w:val="000560FE"/>
    <w:rsid w:val="000561B4"/>
    <w:rsid w:val="0005641E"/>
    <w:rsid w:val="00056473"/>
    <w:rsid w:val="00056496"/>
    <w:rsid w:val="0005651D"/>
    <w:rsid w:val="000567E5"/>
    <w:rsid w:val="00056933"/>
    <w:rsid w:val="000569E6"/>
    <w:rsid w:val="00057192"/>
    <w:rsid w:val="0005729F"/>
    <w:rsid w:val="000573AA"/>
    <w:rsid w:val="000573FB"/>
    <w:rsid w:val="00057469"/>
    <w:rsid w:val="00057548"/>
    <w:rsid w:val="0005769C"/>
    <w:rsid w:val="000579F2"/>
    <w:rsid w:val="00057CAB"/>
    <w:rsid w:val="00057E42"/>
    <w:rsid w:val="00060009"/>
    <w:rsid w:val="0006050B"/>
    <w:rsid w:val="00060527"/>
    <w:rsid w:val="00060584"/>
    <w:rsid w:val="0006077A"/>
    <w:rsid w:val="000609B7"/>
    <w:rsid w:val="00060B0F"/>
    <w:rsid w:val="00060B69"/>
    <w:rsid w:val="00060B90"/>
    <w:rsid w:val="00060FD7"/>
    <w:rsid w:val="000613D0"/>
    <w:rsid w:val="00061459"/>
    <w:rsid w:val="00061925"/>
    <w:rsid w:val="00061B95"/>
    <w:rsid w:val="00061D13"/>
    <w:rsid w:val="00061E96"/>
    <w:rsid w:val="00061FBD"/>
    <w:rsid w:val="00062061"/>
    <w:rsid w:val="000621F7"/>
    <w:rsid w:val="00062467"/>
    <w:rsid w:val="000627BC"/>
    <w:rsid w:val="000627E0"/>
    <w:rsid w:val="000628F8"/>
    <w:rsid w:val="00062CF2"/>
    <w:rsid w:val="00062F21"/>
    <w:rsid w:val="00062FE8"/>
    <w:rsid w:val="00063257"/>
    <w:rsid w:val="000634BB"/>
    <w:rsid w:val="000634BC"/>
    <w:rsid w:val="00063C10"/>
    <w:rsid w:val="00063CE2"/>
    <w:rsid w:val="00064143"/>
    <w:rsid w:val="0006433C"/>
    <w:rsid w:val="0006455E"/>
    <w:rsid w:val="0006493F"/>
    <w:rsid w:val="00064C61"/>
    <w:rsid w:val="00064D88"/>
    <w:rsid w:val="00064E59"/>
    <w:rsid w:val="0006537A"/>
    <w:rsid w:val="0006569E"/>
    <w:rsid w:val="000657B6"/>
    <w:rsid w:val="00065BAE"/>
    <w:rsid w:val="00066239"/>
    <w:rsid w:val="0006628A"/>
    <w:rsid w:val="00066325"/>
    <w:rsid w:val="00066424"/>
    <w:rsid w:val="000669B4"/>
    <w:rsid w:val="00066A8F"/>
    <w:rsid w:val="00066A92"/>
    <w:rsid w:val="00066C2D"/>
    <w:rsid w:val="00067026"/>
    <w:rsid w:val="00067302"/>
    <w:rsid w:val="000677D8"/>
    <w:rsid w:val="000678D7"/>
    <w:rsid w:val="0006792E"/>
    <w:rsid w:val="00067981"/>
    <w:rsid w:val="00067D4B"/>
    <w:rsid w:val="00067F81"/>
    <w:rsid w:val="000703B4"/>
    <w:rsid w:val="00070511"/>
    <w:rsid w:val="00070654"/>
    <w:rsid w:val="00070CC9"/>
    <w:rsid w:val="00070D14"/>
    <w:rsid w:val="00070DF8"/>
    <w:rsid w:val="000710F9"/>
    <w:rsid w:val="0007115D"/>
    <w:rsid w:val="0007119F"/>
    <w:rsid w:val="0007173C"/>
    <w:rsid w:val="0007181B"/>
    <w:rsid w:val="000718AA"/>
    <w:rsid w:val="00071912"/>
    <w:rsid w:val="00071D85"/>
    <w:rsid w:val="00071F7E"/>
    <w:rsid w:val="0007216D"/>
    <w:rsid w:val="00072487"/>
    <w:rsid w:val="00072D88"/>
    <w:rsid w:val="00072EFB"/>
    <w:rsid w:val="00072F1C"/>
    <w:rsid w:val="000732AA"/>
    <w:rsid w:val="00073644"/>
    <w:rsid w:val="00073962"/>
    <w:rsid w:val="00073CE3"/>
    <w:rsid w:val="00073EAE"/>
    <w:rsid w:val="0007436C"/>
    <w:rsid w:val="00074464"/>
    <w:rsid w:val="00074519"/>
    <w:rsid w:val="000745D1"/>
    <w:rsid w:val="00074992"/>
    <w:rsid w:val="00074AE3"/>
    <w:rsid w:val="00074C20"/>
    <w:rsid w:val="00074D9F"/>
    <w:rsid w:val="0007520A"/>
    <w:rsid w:val="00075528"/>
    <w:rsid w:val="00075592"/>
    <w:rsid w:val="000755BB"/>
    <w:rsid w:val="00075ABA"/>
    <w:rsid w:val="00075C99"/>
    <w:rsid w:val="00075D33"/>
    <w:rsid w:val="00075D8C"/>
    <w:rsid w:val="00075E38"/>
    <w:rsid w:val="00076005"/>
    <w:rsid w:val="000761B0"/>
    <w:rsid w:val="0007645E"/>
    <w:rsid w:val="0007657A"/>
    <w:rsid w:val="00076597"/>
    <w:rsid w:val="00076820"/>
    <w:rsid w:val="00076A27"/>
    <w:rsid w:val="00076A6A"/>
    <w:rsid w:val="00076A8A"/>
    <w:rsid w:val="00076AB7"/>
    <w:rsid w:val="000770E4"/>
    <w:rsid w:val="0007713F"/>
    <w:rsid w:val="000773F6"/>
    <w:rsid w:val="000774E9"/>
    <w:rsid w:val="00077651"/>
    <w:rsid w:val="00077808"/>
    <w:rsid w:val="000778A6"/>
    <w:rsid w:val="00077B55"/>
    <w:rsid w:val="00077CE5"/>
    <w:rsid w:val="00077DE5"/>
    <w:rsid w:val="00077ED7"/>
    <w:rsid w:val="00077FD5"/>
    <w:rsid w:val="00080294"/>
    <w:rsid w:val="000802C1"/>
    <w:rsid w:val="000804DD"/>
    <w:rsid w:val="000806C0"/>
    <w:rsid w:val="00080937"/>
    <w:rsid w:val="00080A1A"/>
    <w:rsid w:val="00080E8F"/>
    <w:rsid w:val="0008126B"/>
    <w:rsid w:val="000817F5"/>
    <w:rsid w:val="00081900"/>
    <w:rsid w:val="00081991"/>
    <w:rsid w:val="000819A2"/>
    <w:rsid w:val="000819E9"/>
    <w:rsid w:val="00081C90"/>
    <w:rsid w:val="0008208B"/>
    <w:rsid w:val="000821D2"/>
    <w:rsid w:val="00082446"/>
    <w:rsid w:val="0008256C"/>
    <w:rsid w:val="000825DA"/>
    <w:rsid w:val="00082C5A"/>
    <w:rsid w:val="00082CF2"/>
    <w:rsid w:val="00082E68"/>
    <w:rsid w:val="00082FB4"/>
    <w:rsid w:val="000835DF"/>
    <w:rsid w:val="000836E3"/>
    <w:rsid w:val="00083701"/>
    <w:rsid w:val="00083AD0"/>
    <w:rsid w:val="00083BD0"/>
    <w:rsid w:val="00083BF7"/>
    <w:rsid w:val="00083C1A"/>
    <w:rsid w:val="00084090"/>
    <w:rsid w:val="00084223"/>
    <w:rsid w:val="00084240"/>
    <w:rsid w:val="00084340"/>
    <w:rsid w:val="0008454B"/>
    <w:rsid w:val="000845E5"/>
    <w:rsid w:val="00084C17"/>
    <w:rsid w:val="00084CC9"/>
    <w:rsid w:val="00085158"/>
    <w:rsid w:val="0008526C"/>
    <w:rsid w:val="000852EC"/>
    <w:rsid w:val="0008542B"/>
    <w:rsid w:val="000854BD"/>
    <w:rsid w:val="0008572F"/>
    <w:rsid w:val="00085915"/>
    <w:rsid w:val="00085A08"/>
    <w:rsid w:val="00085A28"/>
    <w:rsid w:val="00085CB6"/>
    <w:rsid w:val="00085CFA"/>
    <w:rsid w:val="00085FCC"/>
    <w:rsid w:val="0008644C"/>
    <w:rsid w:val="0008665C"/>
    <w:rsid w:val="000866FF"/>
    <w:rsid w:val="00086A05"/>
    <w:rsid w:val="00086A7D"/>
    <w:rsid w:val="00086CB8"/>
    <w:rsid w:val="00086CDF"/>
    <w:rsid w:val="0008747B"/>
    <w:rsid w:val="0008765D"/>
    <w:rsid w:val="00087860"/>
    <w:rsid w:val="0008794D"/>
    <w:rsid w:val="00087CA0"/>
    <w:rsid w:val="0009004F"/>
    <w:rsid w:val="000904AE"/>
    <w:rsid w:val="00090536"/>
    <w:rsid w:val="00090591"/>
    <w:rsid w:val="00090649"/>
    <w:rsid w:val="000906BA"/>
    <w:rsid w:val="00090FBC"/>
    <w:rsid w:val="00091013"/>
    <w:rsid w:val="00091178"/>
    <w:rsid w:val="00091186"/>
    <w:rsid w:val="0009127E"/>
    <w:rsid w:val="00091380"/>
    <w:rsid w:val="000915D0"/>
    <w:rsid w:val="00091785"/>
    <w:rsid w:val="00091800"/>
    <w:rsid w:val="00091856"/>
    <w:rsid w:val="00091DA3"/>
    <w:rsid w:val="00091E40"/>
    <w:rsid w:val="00091E98"/>
    <w:rsid w:val="00091EE1"/>
    <w:rsid w:val="000920A2"/>
    <w:rsid w:val="0009246F"/>
    <w:rsid w:val="000926A9"/>
    <w:rsid w:val="0009294D"/>
    <w:rsid w:val="000931F7"/>
    <w:rsid w:val="0009330D"/>
    <w:rsid w:val="00093404"/>
    <w:rsid w:val="00093789"/>
    <w:rsid w:val="00093807"/>
    <w:rsid w:val="00093A3A"/>
    <w:rsid w:val="00093D60"/>
    <w:rsid w:val="00093DA2"/>
    <w:rsid w:val="00094093"/>
    <w:rsid w:val="0009412C"/>
    <w:rsid w:val="000941AD"/>
    <w:rsid w:val="00094366"/>
    <w:rsid w:val="000943E4"/>
    <w:rsid w:val="0009460C"/>
    <w:rsid w:val="0009467E"/>
    <w:rsid w:val="000947C3"/>
    <w:rsid w:val="000949F5"/>
    <w:rsid w:val="00094A3F"/>
    <w:rsid w:val="00094A73"/>
    <w:rsid w:val="00094F7E"/>
    <w:rsid w:val="000952FF"/>
    <w:rsid w:val="00095A2F"/>
    <w:rsid w:val="00095B0B"/>
    <w:rsid w:val="00095C8B"/>
    <w:rsid w:val="00095F6C"/>
    <w:rsid w:val="00096585"/>
    <w:rsid w:val="000965AC"/>
    <w:rsid w:val="00096756"/>
    <w:rsid w:val="00096912"/>
    <w:rsid w:val="0009694F"/>
    <w:rsid w:val="000969D3"/>
    <w:rsid w:val="00096E9E"/>
    <w:rsid w:val="00096F01"/>
    <w:rsid w:val="000970AD"/>
    <w:rsid w:val="00097272"/>
    <w:rsid w:val="0009727C"/>
    <w:rsid w:val="000974AC"/>
    <w:rsid w:val="00097B58"/>
    <w:rsid w:val="00097CE3"/>
    <w:rsid w:val="00097D24"/>
    <w:rsid w:val="00097DAD"/>
    <w:rsid w:val="00097F94"/>
    <w:rsid w:val="000A017C"/>
    <w:rsid w:val="000A0257"/>
    <w:rsid w:val="000A047E"/>
    <w:rsid w:val="000A05A6"/>
    <w:rsid w:val="000A0674"/>
    <w:rsid w:val="000A073D"/>
    <w:rsid w:val="000A0756"/>
    <w:rsid w:val="000A0EB0"/>
    <w:rsid w:val="000A1202"/>
    <w:rsid w:val="000A13A2"/>
    <w:rsid w:val="000A1B4B"/>
    <w:rsid w:val="000A1D73"/>
    <w:rsid w:val="000A1FC3"/>
    <w:rsid w:val="000A22AA"/>
    <w:rsid w:val="000A2522"/>
    <w:rsid w:val="000A2792"/>
    <w:rsid w:val="000A28C9"/>
    <w:rsid w:val="000A2AB3"/>
    <w:rsid w:val="000A2E32"/>
    <w:rsid w:val="000A2F0E"/>
    <w:rsid w:val="000A2F68"/>
    <w:rsid w:val="000A3736"/>
    <w:rsid w:val="000A3979"/>
    <w:rsid w:val="000A3A39"/>
    <w:rsid w:val="000A3C4D"/>
    <w:rsid w:val="000A3C85"/>
    <w:rsid w:val="000A3F1F"/>
    <w:rsid w:val="000A3FDB"/>
    <w:rsid w:val="000A4202"/>
    <w:rsid w:val="000A4635"/>
    <w:rsid w:val="000A466A"/>
    <w:rsid w:val="000A487B"/>
    <w:rsid w:val="000A4A91"/>
    <w:rsid w:val="000A4B6F"/>
    <w:rsid w:val="000A4D8D"/>
    <w:rsid w:val="000A5025"/>
    <w:rsid w:val="000A50AB"/>
    <w:rsid w:val="000A519B"/>
    <w:rsid w:val="000A5240"/>
    <w:rsid w:val="000A5352"/>
    <w:rsid w:val="000A5560"/>
    <w:rsid w:val="000A57DB"/>
    <w:rsid w:val="000A5A0F"/>
    <w:rsid w:val="000A5B40"/>
    <w:rsid w:val="000A5C8A"/>
    <w:rsid w:val="000A5CF2"/>
    <w:rsid w:val="000A5F35"/>
    <w:rsid w:val="000A5FC1"/>
    <w:rsid w:val="000A6630"/>
    <w:rsid w:val="000A68DB"/>
    <w:rsid w:val="000A6DF4"/>
    <w:rsid w:val="000A6FCC"/>
    <w:rsid w:val="000A7520"/>
    <w:rsid w:val="000A75BD"/>
    <w:rsid w:val="000A7738"/>
    <w:rsid w:val="000A7903"/>
    <w:rsid w:val="000A7B95"/>
    <w:rsid w:val="000A7CE7"/>
    <w:rsid w:val="000A7CF3"/>
    <w:rsid w:val="000B0171"/>
    <w:rsid w:val="000B024D"/>
    <w:rsid w:val="000B02DE"/>
    <w:rsid w:val="000B03B8"/>
    <w:rsid w:val="000B05B9"/>
    <w:rsid w:val="000B0602"/>
    <w:rsid w:val="000B0667"/>
    <w:rsid w:val="000B09A4"/>
    <w:rsid w:val="000B0A00"/>
    <w:rsid w:val="000B0B59"/>
    <w:rsid w:val="000B0CBA"/>
    <w:rsid w:val="000B0CFA"/>
    <w:rsid w:val="000B0D66"/>
    <w:rsid w:val="000B0E0C"/>
    <w:rsid w:val="000B142B"/>
    <w:rsid w:val="000B1762"/>
    <w:rsid w:val="000B193B"/>
    <w:rsid w:val="000B2066"/>
    <w:rsid w:val="000B20B8"/>
    <w:rsid w:val="000B2293"/>
    <w:rsid w:val="000B2443"/>
    <w:rsid w:val="000B257A"/>
    <w:rsid w:val="000B262F"/>
    <w:rsid w:val="000B297C"/>
    <w:rsid w:val="000B29CB"/>
    <w:rsid w:val="000B2E00"/>
    <w:rsid w:val="000B3270"/>
    <w:rsid w:val="000B3904"/>
    <w:rsid w:val="000B3BD4"/>
    <w:rsid w:val="000B41FC"/>
    <w:rsid w:val="000B42D5"/>
    <w:rsid w:val="000B4733"/>
    <w:rsid w:val="000B477C"/>
    <w:rsid w:val="000B47FE"/>
    <w:rsid w:val="000B480D"/>
    <w:rsid w:val="000B4A32"/>
    <w:rsid w:val="000B4DD9"/>
    <w:rsid w:val="000B54D7"/>
    <w:rsid w:val="000B56BE"/>
    <w:rsid w:val="000B5788"/>
    <w:rsid w:val="000B593D"/>
    <w:rsid w:val="000B5998"/>
    <w:rsid w:val="000B5C54"/>
    <w:rsid w:val="000B5CEF"/>
    <w:rsid w:val="000B5D8F"/>
    <w:rsid w:val="000B5EF7"/>
    <w:rsid w:val="000B5FA4"/>
    <w:rsid w:val="000B62CA"/>
    <w:rsid w:val="000B66C4"/>
    <w:rsid w:val="000B694C"/>
    <w:rsid w:val="000B6B67"/>
    <w:rsid w:val="000B6BB3"/>
    <w:rsid w:val="000B6DD3"/>
    <w:rsid w:val="000B7386"/>
    <w:rsid w:val="000B752F"/>
    <w:rsid w:val="000B7864"/>
    <w:rsid w:val="000B7C40"/>
    <w:rsid w:val="000B7C73"/>
    <w:rsid w:val="000B7CB9"/>
    <w:rsid w:val="000B7E95"/>
    <w:rsid w:val="000B7EA3"/>
    <w:rsid w:val="000B7F32"/>
    <w:rsid w:val="000C0053"/>
    <w:rsid w:val="000C030B"/>
    <w:rsid w:val="000C0365"/>
    <w:rsid w:val="000C05A2"/>
    <w:rsid w:val="000C06FB"/>
    <w:rsid w:val="000C082F"/>
    <w:rsid w:val="000C09BC"/>
    <w:rsid w:val="000C0A8F"/>
    <w:rsid w:val="000C0BA8"/>
    <w:rsid w:val="000C1114"/>
    <w:rsid w:val="000C1317"/>
    <w:rsid w:val="000C1385"/>
    <w:rsid w:val="000C1419"/>
    <w:rsid w:val="000C15D2"/>
    <w:rsid w:val="000C174A"/>
    <w:rsid w:val="000C1876"/>
    <w:rsid w:val="000C1948"/>
    <w:rsid w:val="000C1A69"/>
    <w:rsid w:val="000C1B2D"/>
    <w:rsid w:val="000C1D47"/>
    <w:rsid w:val="000C204B"/>
    <w:rsid w:val="000C230D"/>
    <w:rsid w:val="000C241A"/>
    <w:rsid w:val="000C25E5"/>
    <w:rsid w:val="000C2A20"/>
    <w:rsid w:val="000C2A52"/>
    <w:rsid w:val="000C2A5E"/>
    <w:rsid w:val="000C2CF7"/>
    <w:rsid w:val="000C2D07"/>
    <w:rsid w:val="000C2D26"/>
    <w:rsid w:val="000C2D99"/>
    <w:rsid w:val="000C2E7E"/>
    <w:rsid w:val="000C3183"/>
    <w:rsid w:val="000C3408"/>
    <w:rsid w:val="000C358C"/>
    <w:rsid w:val="000C369E"/>
    <w:rsid w:val="000C3885"/>
    <w:rsid w:val="000C3CF1"/>
    <w:rsid w:val="000C3D4B"/>
    <w:rsid w:val="000C41A7"/>
    <w:rsid w:val="000C43BD"/>
    <w:rsid w:val="000C43E2"/>
    <w:rsid w:val="000C4712"/>
    <w:rsid w:val="000C476B"/>
    <w:rsid w:val="000C4991"/>
    <w:rsid w:val="000C53FC"/>
    <w:rsid w:val="000C5481"/>
    <w:rsid w:val="000C5526"/>
    <w:rsid w:val="000C55D5"/>
    <w:rsid w:val="000C5A04"/>
    <w:rsid w:val="000C5DAB"/>
    <w:rsid w:val="000C6120"/>
    <w:rsid w:val="000C6324"/>
    <w:rsid w:val="000C6841"/>
    <w:rsid w:val="000C6902"/>
    <w:rsid w:val="000C69C1"/>
    <w:rsid w:val="000C6D32"/>
    <w:rsid w:val="000C7040"/>
    <w:rsid w:val="000C7070"/>
    <w:rsid w:val="000C7177"/>
    <w:rsid w:val="000C7220"/>
    <w:rsid w:val="000C723C"/>
    <w:rsid w:val="000C7247"/>
    <w:rsid w:val="000C74D0"/>
    <w:rsid w:val="000C770C"/>
    <w:rsid w:val="000C77C6"/>
    <w:rsid w:val="000C7BDB"/>
    <w:rsid w:val="000D0075"/>
    <w:rsid w:val="000D008B"/>
    <w:rsid w:val="000D0142"/>
    <w:rsid w:val="000D050B"/>
    <w:rsid w:val="000D0639"/>
    <w:rsid w:val="000D06E2"/>
    <w:rsid w:val="000D0F13"/>
    <w:rsid w:val="000D105C"/>
    <w:rsid w:val="000D1314"/>
    <w:rsid w:val="000D1838"/>
    <w:rsid w:val="000D1A75"/>
    <w:rsid w:val="000D2020"/>
    <w:rsid w:val="000D269A"/>
    <w:rsid w:val="000D29D4"/>
    <w:rsid w:val="000D2BD8"/>
    <w:rsid w:val="000D2BE5"/>
    <w:rsid w:val="000D2CAA"/>
    <w:rsid w:val="000D2DF0"/>
    <w:rsid w:val="000D3180"/>
    <w:rsid w:val="000D344E"/>
    <w:rsid w:val="000D3C18"/>
    <w:rsid w:val="000D3CF1"/>
    <w:rsid w:val="000D3FBF"/>
    <w:rsid w:val="000D4126"/>
    <w:rsid w:val="000D4404"/>
    <w:rsid w:val="000D45F3"/>
    <w:rsid w:val="000D4726"/>
    <w:rsid w:val="000D473B"/>
    <w:rsid w:val="000D47E2"/>
    <w:rsid w:val="000D47EA"/>
    <w:rsid w:val="000D485B"/>
    <w:rsid w:val="000D48EE"/>
    <w:rsid w:val="000D4BF1"/>
    <w:rsid w:val="000D4D72"/>
    <w:rsid w:val="000D4DDB"/>
    <w:rsid w:val="000D4E50"/>
    <w:rsid w:val="000D5036"/>
    <w:rsid w:val="000D5141"/>
    <w:rsid w:val="000D5200"/>
    <w:rsid w:val="000D5502"/>
    <w:rsid w:val="000D597F"/>
    <w:rsid w:val="000D5AA1"/>
    <w:rsid w:val="000D6416"/>
    <w:rsid w:val="000D65F6"/>
    <w:rsid w:val="000D6A05"/>
    <w:rsid w:val="000D6DA6"/>
    <w:rsid w:val="000D7063"/>
    <w:rsid w:val="000D725A"/>
    <w:rsid w:val="000D7297"/>
    <w:rsid w:val="000D7326"/>
    <w:rsid w:val="000D7B1B"/>
    <w:rsid w:val="000D7C83"/>
    <w:rsid w:val="000E0426"/>
    <w:rsid w:val="000E057C"/>
    <w:rsid w:val="000E05F2"/>
    <w:rsid w:val="000E06C1"/>
    <w:rsid w:val="000E099B"/>
    <w:rsid w:val="000E0CA6"/>
    <w:rsid w:val="000E139C"/>
    <w:rsid w:val="000E159E"/>
    <w:rsid w:val="000E1864"/>
    <w:rsid w:val="000E18FE"/>
    <w:rsid w:val="000E1956"/>
    <w:rsid w:val="000E1A6F"/>
    <w:rsid w:val="000E1EE1"/>
    <w:rsid w:val="000E2334"/>
    <w:rsid w:val="000E2A4F"/>
    <w:rsid w:val="000E2B26"/>
    <w:rsid w:val="000E2C03"/>
    <w:rsid w:val="000E2CED"/>
    <w:rsid w:val="000E2F7B"/>
    <w:rsid w:val="000E3136"/>
    <w:rsid w:val="000E34AE"/>
    <w:rsid w:val="000E35C9"/>
    <w:rsid w:val="000E3C6E"/>
    <w:rsid w:val="000E3D97"/>
    <w:rsid w:val="000E3FAE"/>
    <w:rsid w:val="000E4361"/>
    <w:rsid w:val="000E4AD3"/>
    <w:rsid w:val="000E4F7A"/>
    <w:rsid w:val="000E5263"/>
    <w:rsid w:val="000E53B2"/>
    <w:rsid w:val="000E544C"/>
    <w:rsid w:val="000E5513"/>
    <w:rsid w:val="000E57A7"/>
    <w:rsid w:val="000E58EB"/>
    <w:rsid w:val="000E597A"/>
    <w:rsid w:val="000E59E7"/>
    <w:rsid w:val="000E60A3"/>
    <w:rsid w:val="000E62C1"/>
    <w:rsid w:val="000E6657"/>
    <w:rsid w:val="000E6916"/>
    <w:rsid w:val="000E699C"/>
    <w:rsid w:val="000E69C1"/>
    <w:rsid w:val="000E6E65"/>
    <w:rsid w:val="000E6EC6"/>
    <w:rsid w:val="000E71F3"/>
    <w:rsid w:val="000E74A4"/>
    <w:rsid w:val="000E789E"/>
    <w:rsid w:val="000E7BFD"/>
    <w:rsid w:val="000E7DB7"/>
    <w:rsid w:val="000E7F12"/>
    <w:rsid w:val="000F026A"/>
    <w:rsid w:val="000F07FD"/>
    <w:rsid w:val="000F080E"/>
    <w:rsid w:val="000F0883"/>
    <w:rsid w:val="000F17BA"/>
    <w:rsid w:val="000F193C"/>
    <w:rsid w:val="000F1AC8"/>
    <w:rsid w:val="000F1D50"/>
    <w:rsid w:val="000F1DE9"/>
    <w:rsid w:val="000F1F14"/>
    <w:rsid w:val="000F20DB"/>
    <w:rsid w:val="000F2111"/>
    <w:rsid w:val="000F2283"/>
    <w:rsid w:val="000F24A5"/>
    <w:rsid w:val="000F24F1"/>
    <w:rsid w:val="000F2577"/>
    <w:rsid w:val="000F2692"/>
    <w:rsid w:val="000F2C4D"/>
    <w:rsid w:val="000F2E74"/>
    <w:rsid w:val="000F30AA"/>
    <w:rsid w:val="000F32A1"/>
    <w:rsid w:val="000F3352"/>
    <w:rsid w:val="000F352A"/>
    <w:rsid w:val="000F366D"/>
    <w:rsid w:val="000F37CB"/>
    <w:rsid w:val="000F38B7"/>
    <w:rsid w:val="000F395E"/>
    <w:rsid w:val="000F3E94"/>
    <w:rsid w:val="000F3F33"/>
    <w:rsid w:val="000F418C"/>
    <w:rsid w:val="000F4691"/>
    <w:rsid w:val="000F48AD"/>
    <w:rsid w:val="000F48B5"/>
    <w:rsid w:val="000F48BC"/>
    <w:rsid w:val="000F4AAB"/>
    <w:rsid w:val="000F4BBC"/>
    <w:rsid w:val="000F4C06"/>
    <w:rsid w:val="000F4C3E"/>
    <w:rsid w:val="000F4E3A"/>
    <w:rsid w:val="000F4E40"/>
    <w:rsid w:val="000F5210"/>
    <w:rsid w:val="000F5227"/>
    <w:rsid w:val="000F5B30"/>
    <w:rsid w:val="000F5BC2"/>
    <w:rsid w:val="000F5D29"/>
    <w:rsid w:val="000F5D46"/>
    <w:rsid w:val="000F5E8A"/>
    <w:rsid w:val="000F5EB6"/>
    <w:rsid w:val="000F64C6"/>
    <w:rsid w:val="000F64F4"/>
    <w:rsid w:val="000F67FE"/>
    <w:rsid w:val="000F682D"/>
    <w:rsid w:val="000F683B"/>
    <w:rsid w:val="000F683F"/>
    <w:rsid w:val="000F6923"/>
    <w:rsid w:val="000F69CD"/>
    <w:rsid w:val="000F6A2E"/>
    <w:rsid w:val="000F6DCD"/>
    <w:rsid w:val="000F708F"/>
    <w:rsid w:val="000F7820"/>
    <w:rsid w:val="000F7A7C"/>
    <w:rsid w:val="000F7C84"/>
    <w:rsid w:val="001001BE"/>
    <w:rsid w:val="00100377"/>
    <w:rsid w:val="00100713"/>
    <w:rsid w:val="001007AA"/>
    <w:rsid w:val="00100849"/>
    <w:rsid w:val="00100984"/>
    <w:rsid w:val="00100A3D"/>
    <w:rsid w:val="00100DF4"/>
    <w:rsid w:val="00100ECC"/>
    <w:rsid w:val="001012B6"/>
    <w:rsid w:val="00101375"/>
    <w:rsid w:val="00101395"/>
    <w:rsid w:val="0010144D"/>
    <w:rsid w:val="001015A1"/>
    <w:rsid w:val="001019F7"/>
    <w:rsid w:val="00101AA5"/>
    <w:rsid w:val="00101D1F"/>
    <w:rsid w:val="00101E15"/>
    <w:rsid w:val="00102095"/>
    <w:rsid w:val="001025D6"/>
    <w:rsid w:val="001026D8"/>
    <w:rsid w:val="00102754"/>
    <w:rsid w:val="0010286A"/>
    <w:rsid w:val="00102A6F"/>
    <w:rsid w:val="00102BFF"/>
    <w:rsid w:val="00102DA2"/>
    <w:rsid w:val="00102DB5"/>
    <w:rsid w:val="00102E09"/>
    <w:rsid w:val="00102EAB"/>
    <w:rsid w:val="00103004"/>
    <w:rsid w:val="001036B8"/>
    <w:rsid w:val="00103A8F"/>
    <w:rsid w:val="00103B30"/>
    <w:rsid w:val="00103BEA"/>
    <w:rsid w:val="00103D59"/>
    <w:rsid w:val="00103DF6"/>
    <w:rsid w:val="00103E45"/>
    <w:rsid w:val="0010402E"/>
    <w:rsid w:val="00104378"/>
    <w:rsid w:val="0010468F"/>
    <w:rsid w:val="00104733"/>
    <w:rsid w:val="0010488D"/>
    <w:rsid w:val="00104A80"/>
    <w:rsid w:val="00104DB2"/>
    <w:rsid w:val="00104F6B"/>
    <w:rsid w:val="00105126"/>
    <w:rsid w:val="001052FD"/>
    <w:rsid w:val="00105711"/>
    <w:rsid w:val="00105954"/>
    <w:rsid w:val="00105B58"/>
    <w:rsid w:val="00105F1D"/>
    <w:rsid w:val="00106034"/>
    <w:rsid w:val="0010615B"/>
    <w:rsid w:val="00106404"/>
    <w:rsid w:val="0010692F"/>
    <w:rsid w:val="00106AF7"/>
    <w:rsid w:val="0010705C"/>
    <w:rsid w:val="001071AD"/>
    <w:rsid w:val="00107383"/>
    <w:rsid w:val="001073FF"/>
    <w:rsid w:val="001075BC"/>
    <w:rsid w:val="001077F4"/>
    <w:rsid w:val="0010792C"/>
    <w:rsid w:val="00107E50"/>
    <w:rsid w:val="00107EF8"/>
    <w:rsid w:val="00107FDB"/>
    <w:rsid w:val="00110591"/>
    <w:rsid w:val="001105B1"/>
    <w:rsid w:val="00110ED9"/>
    <w:rsid w:val="00110F7A"/>
    <w:rsid w:val="00110FF4"/>
    <w:rsid w:val="0011106B"/>
    <w:rsid w:val="00111226"/>
    <w:rsid w:val="00111593"/>
    <w:rsid w:val="0011166D"/>
    <w:rsid w:val="0011177A"/>
    <w:rsid w:val="00111D1E"/>
    <w:rsid w:val="00111F2E"/>
    <w:rsid w:val="001120D3"/>
    <w:rsid w:val="001125A6"/>
    <w:rsid w:val="001125FA"/>
    <w:rsid w:val="00112723"/>
    <w:rsid w:val="001127BB"/>
    <w:rsid w:val="00112CD0"/>
    <w:rsid w:val="00112E5D"/>
    <w:rsid w:val="001138BD"/>
    <w:rsid w:val="00113C0F"/>
    <w:rsid w:val="00113FE6"/>
    <w:rsid w:val="001140D9"/>
    <w:rsid w:val="00114144"/>
    <w:rsid w:val="001142D9"/>
    <w:rsid w:val="00114333"/>
    <w:rsid w:val="00114423"/>
    <w:rsid w:val="0011448E"/>
    <w:rsid w:val="00114669"/>
    <w:rsid w:val="00114931"/>
    <w:rsid w:val="00114996"/>
    <w:rsid w:val="00114CE8"/>
    <w:rsid w:val="00114DC4"/>
    <w:rsid w:val="00114F84"/>
    <w:rsid w:val="00115002"/>
    <w:rsid w:val="00115521"/>
    <w:rsid w:val="00115AC3"/>
    <w:rsid w:val="00115D11"/>
    <w:rsid w:val="00115FB7"/>
    <w:rsid w:val="00115FBC"/>
    <w:rsid w:val="00116159"/>
    <w:rsid w:val="001163D9"/>
    <w:rsid w:val="001163E8"/>
    <w:rsid w:val="0011654E"/>
    <w:rsid w:val="00116823"/>
    <w:rsid w:val="00116B2F"/>
    <w:rsid w:val="00116F07"/>
    <w:rsid w:val="00117157"/>
    <w:rsid w:val="00117159"/>
    <w:rsid w:val="001171DD"/>
    <w:rsid w:val="0011756E"/>
    <w:rsid w:val="00117CDE"/>
    <w:rsid w:val="00117E61"/>
    <w:rsid w:val="00120308"/>
    <w:rsid w:val="00120323"/>
    <w:rsid w:val="00120563"/>
    <w:rsid w:val="00120852"/>
    <w:rsid w:val="00120924"/>
    <w:rsid w:val="00120C0F"/>
    <w:rsid w:val="00120C4F"/>
    <w:rsid w:val="00121003"/>
    <w:rsid w:val="001210D0"/>
    <w:rsid w:val="00121106"/>
    <w:rsid w:val="001218B7"/>
    <w:rsid w:val="00121A99"/>
    <w:rsid w:val="00121C3E"/>
    <w:rsid w:val="00121D13"/>
    <w:rsid w:val="00121D18"/>
    <w:rsid w:val="00121EAD"/>
    <w:rsid w:val="00122350"/>
    <w:rsid w:val="001223F0"/>
    <w:rsid w:val="0012245F"/>
    <w:rsid w:val="00122566"/>
    <w:rsid w:val="00122577"/>
    <w:rsid w:val="0012293F"/>
    <w:rsid w:val="00122A22"/>
    <w:rsid w:val="00122D61"/>
    <w:rsid w:val="00122E09"/>
    <w:rsid w:val="00122F53"/>
    <w:rsid w:val="00123098"/>
    <w:rsid w:val="0012314D"/>
    <w:rsid w:val="0012330D"/>
    <w:rsid w:val="00123530"/>
    <w:rsid w:val="0012357C"/>
    <w:rsid w:val="001236CC"/>
    <w:rsid w:val="00123706"/>
    <w:rsid w:val="00123AB4"/>
    <w:rsid w:val="00123B69"/>
    <w:rsid w:val="00123FFE"/>
    <w:rsid w:val="001240EA"/>
    <w:rsid w:val="00124222"/>
    <w:rsid w:val="001243F0"/>
    <w:rsid w:val="00124A9A"/>
    <w:rsid w:val="0012525D"/>
    <w:rsid w:val="001256F5"/>
    <w:rsid w:val="001258B1"/>
    <w:rsid w:val="0012592B"/>
    <w:rsid w:val="00125CA0"/>
    <w:rsid w:val="00125DA5"/>
    <w:rsid w:val="00125DE7"/>
    <w:rsid w:val="00125EC9"/>
    <w:rsid w:val="0012606E"/>
    <w:rsid w:val="001260CB"/>
    <w:rsid w:val="001260FC"/>
    <w:rsid w:val="001265C3"/>
    <w:rsid w:val="001267AE"/>
    <w:rsid w:val="001267E6"/>
    <w:rsid w:val="00126A56"/>
    <w:rsid w:val="00126BA6"/>
    <w:rsid w:val="00126C33"/>
    <w:rsid w:val="00126E3E"/>
    <w:rsid w:val="00126EE0"/>
    <w:rsid w:val="00127150"/>
    <w:rsid w:val="001274A6"/>
    <w:rsid w:val="00127BF7"/>
    <w:rsid w:val="00127C46"/>
    <w:rsid w:val="00127D5F"/>
    <w:rsid w:val="00127DA3"/>
    <w:rsid w:val="0012D1A7"/>
    <w:rsid w:val="001301A7"/>
    <w:rsid w:val="001304DE"/>
    <w:rsid w:val="001305BE"/>
    <w:rsid w:val="001306EF"/>
    <w:rsid w:val="00130771"/>
    <w:rsid w:val="00130775"/>
    <w:rsid w:val="00130948"/>
    <w:rsid w:val="001311B1"/>
    <w:rsid w:val="001311ED"/>
    <w:rsid w:val="0013123A"/>
    <w:rsid w:val="00131373"/>
    <w:rsid w:val="001313DB"/>
    <w:rsid w:val="00131840"/>
    <w:rsid w:val="00132227"/>
    <w:rsid w:val="001322CE"/>
    <w:rsid w:val="0013239A"/>
    <w:rsid w:val="00132483"/>
    <w:rsid w:val="0013271E"/>
    <w:rsid w:val="001327BF"/>
    <w:rsid w:val="0013283A"/>
    <w:rsid w:val="00132B08"/>
    <w:rsid w:val="00132B20"/>
    <w:rsid w:val="00132C35"/>
    <w:rsid w:val="00132CDA"/>
    <w:rsid w:val="00133019"/>
    <w:rsid w:val="0013309C"/>
    <w:rsid w:val="00133231"/>
    <w:rsid w:val="001332B7"/>
    <w:rsid w:val="00133326"/>
    <w:rsid w:val="00133457"/>
    <w:rsid w:val="0013357B"/>
    <w:rsid w:val="00133687"/>
    <w:rsid w:val="00133705"/>
    <w:rsid w:val="001338CF"/>
    <w:rsid w:val="00133A35"/>
    <w:rsid w:val="00133B40"/>
    <w:rsid w:val="00133CFE"/>
    <w:rsid w:val="00133ED6"/>
    <w:rsid w:val="00133F93"/>
    <w:rsid w:val="00134332"/>
    <w:rsid w:val="00134441"/>
    <w:rsid w:val="0013450C"/>
    <w:rsid w:val="00134691"/>
    <w:rsid w:val="001346C9"/>
    <w:rsid w:val="00134725"/>
    <w:rsid w:val="001347FD"/>
    <w:rsid w:val="00134DD0"/>
    <w:rsid w:val="001352DE"/>
    <w:rsid w:val="0013532A"/>
    <w:rsid w:val="001353C6"/>
    <w:rsid w:val="001356AC"/>
    <w:rsid w:val="001357FF"/>
    <w:rsid w:val="001358B3"/>
    <w:rsid w:val="001358D1"/>
    <w:rsid w:val="00135A93"/>
    <w:rsid w:val="00135B6D"/>
    <w:rsid w:val="001361A4"/>
    <w:rsid w:val="00136819"/>
    <w:rsid w:val="001369AC"/>
    <w:rsid w:val="00136A2F"/>
    <w:rsid w:val="0013706A"/>
    <w:rsid w:val="0013753A"/>
    <w:rsid w:val="00137763"/>
    <w:rsid w:val="00137770"/>
    <w:rsid w:val="001377EB"/>
    <w:rsid w:val="00137A1D"/>
    <w:rsid w:val="00137B34"/>
    <w:rsid w:val="00137F03"/>
    <w:rsid w:val="001390AC"/>
    <w:rsid w:val="00140032"/>
    <w:rsid w:val="001403D5"/>
    <w:rsid w:val="00140505"/>
    <w:rsid w:val="001407C5"/>
    <w:rsid w:val="00140E38"/>
    <w:rsid w:val="00140F75"/>
    <w:rsid w:val="00141488"/>
    <w:rsid w:val="0014177D"/>
    <w:rsid w:val="00141858"/>
    <w:rsid w:val="00141E7F"/>
    <w:rsid w:val="00141EE8"/>
    <w:rsid w:val="00142110"/>
    <w:rsid w:val="001423A3"/>
    <w:rsid w:val="001423CB"/>
    <w:rsid w:val="001423EA"/>
    <w:rsid w:val="001424DE"/>
    <w:rsid w:val="00142EB5"/>
    <w:rsid w:val="00142F98"/>
    <w:rsid w:val="00143027"/>
    <w:rsid w:val="001432B2"/>
    <w:rsid w:val="001434AB"/>
    <w:rsid w:val="001437A4"/>
    <w:rsid w:val="00143896"/>
    <w:rsid w:val="00143A12"/>
    <w:rsid w:val="0014437C"/>
    <w:rsid w:val="00144417"/>
    <w:rsid w:val="001444B5"/>
    <w:rsid w:val="001447F5"/>
    <w:rsid w:val="00144ABF"/>
    <w:rsid w:val="00144E61"/>
    <w:rsid w:val="00144F6D"/>
    <w:rsid w:val="00145054"/>
    <w:rsid w:val="00145261"/>
    <w:rsid w:val="0014551B"/>
    <w:rsid w:val="0014553A"/>
    <w:rsid w:val="001455C8"/>
    <w:rsid w:val="001456C9"/>
    <w:rsid w:val="001458DA"/>
    <w:rsid w:val="00145A4B"/>
    <w:rsid w:val="00145F15"/>
    <w:rsid w:val="00145FD0"/>
    <w:rsid w:val="0014610B"/>
    <w:rsid w:val="00146133"/>
    <w:rsid w:val="001461AA"/>
    <w:rsid w:val="00146383"/>
    <w:rsid w:val="0014659F"/>
    <w:rsid w:val="0014684E"/>
    <w:rsid w:val="00146881"/>
    <w:rsid w:val="00146DDA"/>
    <w:rsid w:val="00147547"/>
    <w:rsid w:val="0014761B"/>
    <w:rsid w:val="00147A09"/>
    <w:rsid w:val="00147AB8"/>
    <w:rsid w:val="00147AC0"/>
    <w:rsid w:val="00147C19"/>
    <w:rsid w:val="00147C1D"/>
    <w:rsid w:val="00147EA3"/>
    <w:rsid w:val="001500BE"/>
    <w:rsid w:val="0015016B"/>
    <w:rsid w:val="0015052D"/>
    <w:rsid w:val="0015081C"/>
    <w:rsid w:val="00150B4A"/>
    <w:rsid w:val="00150B86"/>
    <w:rsid w:val="00150C19"/>
    <w:rsid w:val="0015118F"/>
    <w:rsid w:val="001512B6"/>
    <w:rsid w:val="0015193B"/>
    <w:rsid w:val="00151A61"/>
    <w:rsid w:val="00151CD4"/>
    <w:rsid w:val="00151E67"/>
    <w:rsid w:val="00151F21"/>
    <w:rsid w:val="00151FF3"/>
    <w:rsid w:val="001523CD"/>
    <w:rsid w:val="001523E1"/>
    <w:rsid w:val="001524BE"/>
    <w:rsid w:val="001524EF"/>
    <w:rsid w:val="00152518"/>
    <w:rsid w:val="001526F6"/>
    <w:rsid w:val="00152820"/>
    <w:rsid w:val="001528AF"/>
    <w:rsid w:val="00152A82"/>
    <w:rsid w:val="00152B6B"/>
    <w:rsid w:val="0015371E"/>
    <w:rsid w:val="00153747"/>
    <w:rsid w:val="001539F7"/>
    <w:rsid w:val="00153A83"/>
    <w:rsid w:val="00153B4B"/>
    <w:rsid w:val="00153FED"/>
    <w:rsid w:val="00153FEF"/>
    <w:rsid w:val="00154282"/>
    <w:rsid w:val="001542E7"/>
    <w:rsid w:val="001544F7"/>
    <w:rsid w:val="00154901"/>
    <w:rsid w:val="0015492A"/>
    <w:rsid w:val="00154A61"/>
    <w:rsid w:val="00154D76"/>
    <w:rsid w:val="00155127"/>
    <w:rsid w:val="0015524E"/>
    <w:rsid w:val="00155685"/>
    <w:rsid w:val="00155741"/>
    <w:rsid w:val="0015590B"/>
    <w:rsid w:val="001559C3"/>
    <w:rsid w:val="00155B75"/>
    <w:rsid w:val="00155BC1"/>
    <w:rsid w:val="00155C5B"/>
    <w:rsid w:val="00155CA7"/>
    <w:rsid w:val="00155D6F"/>
    <w:rsid w:val="00155FAA"/>
    <w:rsid w:val="00155FD6"/>
    <w:rsid w:val="00155FF7"/>
    <w:rsid w:val="00156019"/>
    <w:rsid w:val="00156122"/>
    <w:rsid w:val="00156194"/>
    <w:rsid w:val="001561D0"/>
    <w:rsid w:val="001563C7"/>
    <w:rsid w:val="00156544"/>
    <w:rsid w:val="00156713"/>
    <w:rsid w:val="0015676D"/>
    <w:rsid w:val="00156B11"/>
    <w:rsid w:val="00156BB3"/>
    <w:rsid w:val="00157297"/>
    <w:rsid w:val="001573FC"/>
    <w:rsid w:val="00157A11"/>
    <w:rsid w:val="00157DAF"/>
    <w:rsid w:val="00157DDE"/>
    <w:rsid w:val="00157F80"/>
    <w:rsid w:val="00160190"/>
    <w:rsid w:val="00160442"/>
    <w:rsid w:val="0016049A"/>
    <w:rsid w:val="001605DA"/>
    <w:rsid w:val="00160870"/>
    <w:rsid w:val="00160C7F"/>
    <w:rsid w:val="00160D32"/>
    <w:rsid w:val="00160F28"/>
    <w:rsid w:val="001611BC"/>
    <w:rsid w:val="001611EA"/>
    <w:rsid w:val="001617C7"/>
    <w:rsid w:val="001617E7"/>
    <w:rsid w:val="0016193E"/>
    <w:rsid w:val="00161A86"/>
    <w:rsid w:val="00161C00"/>
    <w:rsid w:val="00161C56"/>
    <w:rsid w:val="00161C8A"/>
    <w:rsid w:val="0016209E"/>
    <w:rsid w:val="001620B5"/>
    <w:rsid w:val="00162106"/>
    <w:rsid w:val="001622E4"/>
    <w:rsid w:val="001623D4"/>
    <w:rsid w:val="001628B6"/>
    <w:rsid w:val="00162ED6"/>
    <w:rsid w:val="00162F76"/>
    <w:rsid w:val="0016366D"/>
    <w:rsid w:val="001639FB"/>
    <w:rsid w:val="00163ACB"/>
    <w:rsid w:val="00163D3D"/>
    <w:rsid w:val="00163F01"/>
    <w:rsid w:val="00163F5A"/>
    <w:rsid w:val="00163FD6"/>
    <w:rsid w:val="00164209"/>
    <w:rsid w:val="00164291"/>
    <w:rsid w:val="001643CD"/>
    <w:rsid w:val="001644F2"/>
    <w:rsid w:val="0016456A"/>
    <w:rsid w:val="00164595"/>
    <w:rsid w:val="0016461F"/>
    <w:rsid w:val="00164663"/>
    <w:rsid w:val="00164770"/>
    <w:rsid w:val="00164871"/>
    <w:rsid w:val="00164A33"/>
    <w:rsid w:val="00164B2C"/>
    <w:rsid w:val="00164B69"/>
    <w:rsid w:val="001650F1"/>
    <w:rsid w:val="0016517D"/>
    <w:rsid w:val="0016563B"/>
    <w:rsid w:val="0016568C"/>
    <w:rsid w:val="00165881"/>
    <w:rsid w:val="00165A68"/>
    <w:rsid w:val="00165DB1"/>
    <w:rsid w:val="00165EB7"/>
    <w:rsid w:val="001669AD"/>
    <w:rsid w:val="001669F1"/>
    <w:rsid w:val="00166AB1"/>
    <w:rsid w:val="00166F77"/>
    <w:rsid w:val="0016770D"/>
    <w:rsid w:val="0016771B"/>
    <w:rsid w:val="00167756"/>
    <w:rsid w:val="00167780"/>
    <w:rsid w:val="00167845"/>
    <w:rsid w:val="00167C22"/>
    <w:rsid w:val="00167CD8"/>
    <w:rsid w:val="00167E9C"/>
    <w:rsid w:val="00170170"/>
    <w:rsid w:val="0017019F"/>
    <w:rsid w:val="00170438"/>
    <w:rsid w:val="00170636"/>
    <w:rsid w:val="001706D0"/>
    <w:rsid w:val="00170864"/>
    <w:rsid w:val="00170AB8"/>
    <w:rsid w:val="00170BA3"/>
    <w:rsid w:val="00170C13"/>
    <w:rsid w:val="00170C7E"/>
    <w:rsid w:val="00170C90"/>
    <w:rsid w:val="00170FBA"/>
    <w:rsid w:val="00170FBC"/>
    <w:rsid w:val="0017109F"/>
    <w:rsid w:val="00171270"/>
    <w:rsid w:val="00171278"/>
    <w:rsid w:val="001712C9"/>
    <w:rsid w:val="001714C5"/>
    <w:rsid w:val="00171514"/>
    <w:rsid w:val="0017160B"/>
    <w:rsid w:val="001717EA"/>
    <w:rsid w:val="001718A7"/>
    <w:rsid w:val="001718AA"/>
    <w:rsid w:val="00171B51"/>
    <w:rsid w:val="00171D06"/>
    <w:rsid w:val="00171E14"/>
    <w:rsid w:val="00171EB4"/>
    <w:rsid w:val="00171F10"/>
    <w:rsid w:val="00171FAD"/>
    <w:rsid w:val="0017208D"/>
    <w:rsid w:val="001722FB"/>
    <w:rsid w:val="00172506"/>
    <w:rsid w:val="001726A2"/>
    <w:rsid w:val="0017285E"/>
    <w:rsid w:val="00172BF6"/>
    <w:rsid w:val="00172CF6"/>
    <w:rsid w:val="00173519"/>
    <w:rsid w:val="00173522"/>
    <w:rsid w:val="0017364A"/>
    <w:rsid w:val="00173798"/>
    <w:rsid w:val="0017386C"/>
    <w:rsid w:val="00173954"/>
    <w:rsid w:val="00173AB6"/>
    <w:rsid w:val="00173E8A"/>
    <w:rsid w:val="00173F3B"/>
    <w:rsid w:val="00173FDA"/>
    <w:rsid w:val="001740B8"/>
    <w:rsid w:val="001741A3"/>
    <w:rsid w:val="00174267"/>
    <w:rsid w:val="0017436B"/>
    <w:rsid w:val="0017441F"/>
    <w:rsid w:val="00174A54"/>
    <w:rsid w:val="00174B83"/>
    <w:rsid w:val="00174DA3"/>
    <w:rsid w:val="00174DAB"/>
    <w:rsid w:val="00174E0A"/>
    <w:rsid w:val="00174E95"/>
    <w:rsid w:val="00174F8D"/>
    <w:rsid w:val="0017517E"/>
    <w:rsid w:val="001751B3"/>
    <w:rsid w:val="00175439"/>
    <w:rsid w:val="00175475"/>
    <w:rsid w:val="0017556A"/>
    <w:rsid w:val="001756D9"/>
    <w:rsid w:val="00175736"/>
    <w:rsid w:val="001759FD"/>
    <w:rsid w:val="00175AF1"/>
    <w:rsid w:val="001761E0"/>
    <w:rsid w:val="001763D6"/>
    <w:rsid w:val="001764EE"/>
    <w:rsid w:val="00176A5F"/>
    <w:rsid w:val="00176ABB"/>
    <w:rsid w:val="00177176"/>
    <w:rsid w:val="001771F9"/>
    <w:rsid w:val="00177C0A"/>
    <w:rsid w:val="00177D90"/>
    <w:rsid w:val="00177EF6"/>
    <w:rsid w:val="001803C5"/>
    <w:rsid w:val="001804CD"/>
    <w:rsid w:val="001805F0"/>
    <w:rsid w:val="001806D9"/>
    <w:rsid w:val="00180838"/>
    <w:rsid w:val="00180ACB"/>
    <w:rsid w:val="00180BA7"/>
    <w:rsid w:val="00180BD5"/>
    <w:rsid w:val="00180DBF"/>
    <w:rsid w:val="00180FE1"/>
    <w:rsid w:val="0018158F"/>
    <w:rsid w:val="00181C00"/>
    <w:rsid w:val="00181CBE"/>
    <w:rsid w:val="00181DBA"/>
    <w:rsid w:val="00181DCA"/>
    <w:rsid w:val="00181FFF"/>
    <w:rsid w:val="001821DB"/>
    <w:rsid w:val="001824E9"/>
    <w:rsid w:val="00182558"/>
    <w:rsid w:val="00182BA5"/>
    <w:rsid w:val="00182CAA"/>
    <w:rsid w:val="00182E75"/>
    <w:rsid w:val="00182E80"/>
    <w:rsid w:val="00182FFE"/>
    <w:rsid w:val="001830FB"/>
    <w:rsid w:val="001831C7"/>
    <w:rsid w:val="00183299"/>
    <w:rsid w:val="001832D9"/>
    <w:rsid w:val="0018337F"/>
    <w:rsid w:val="001833F0"/>
    <w:rsid w:val="001835A1"/>
    <w:rsid w:val="001835C5"/>
    <w:rsid w:val="00183717"/>
    <w:rsid w:val="00183852"/>
    <w:rsid w:val="0018386E"/>
    <w:rsid w:val="00183B9B"/>
    <w:rsid w:val="00183C54"/>
    <w:rsid w:val="00183C83"/>
    <w:rsid w:val="00183CA4"/>
    <w:rsid w:val="00183CBB"/>
    <w:rsid w:val="00183DB9"/>
    <w:rsid w:val="00183EC4"/>
    <w:rsid w:val="0018408A"/>
    <w:rsid w:val="00184155"/>
    <w:rsid w:val="00184479"/>
    <w:rsid w:val="001845C7"/>
    <w:rsid w:val="001846B4"/>
    <w:rsid w:val="00184807"/>
    <w:rsid w:val="0018483E"/>
    <w:rsid w:val="0018487D"/>
    <w:rsid w:val="00184A8B"/>
    <w:rsid w:val="00184AE5"/>
    <w:rsid w:val="00184B96"/>
    <w:rsid w:val="00184BBB"/>
    <w:rsid w:val="00184C45"/>
    <w:rsid w:val="00184D96"/>
    <w:rsid w:val="00184DD6"/>
    <w:rsid w:val="00184E10"/>
    <w:rsid w:val="00185250"/>
    <w:rsid w:val="0018529F"/>
    <w:rsid w:val="001852D4"/>
    <w:rsid w:val="00185525"/>
    <w:rsid w:val="0018552F"/>
    <w:rsid w:val="00185748"/>
    <w:rsid w:val="00185B80"/>
    <w:rsid w:val="00185DA2"/>
    <w:rsid w:val="00185EBA"/>
    <w:rsid w:val="00185F7B"/>
    <w:rsid w:val="0018600A"/>
    <w:rsid w:val="0018641A"/>
    <w:rsid w:val="00186445"/>
    <w:rsid w:val="00186694"/>
    <w:rsid w:val="001867CA"/>
    <w:rsid w:val="00186853"/>
    <w:rsid w:val="00186BA4"/>
    <w:rsid w:val="001872D8"/>
    <w:rsid w:val="001876BB"/>
    <w:rsid w:val="00187868"/>
    <w:rsid w:val="00187DEB"/>
    <w:rsid w:val="0019009B"/>
    <w:rsid w:val="00190272"/>
    <w:rsid w:val="001903C1"/>
    <w:rsid w:val="001903FD"/>
    <w:rsid w:val="001906EA"/>
    <w:rsid w:val="00190899"/>
    <w:rsid w:val="0019092D"/>
    <w:rsid w:val="00190BE3"/>
    <w:rsid w:val="00190D35"/>
    <w:rsid w:val="00190E6C"/>
    <w:rsid w:val="0019103E"/>
    <w:rsid w:val="00191153"/>
    <w:rsid w:val="00191178"/>
    <w:rsid w:val="00191196"/>
    <w:rsid w:val="001913ED"/>
    <w:rsid w:val="001914FE"/>
    <w:rsid w:val="00191544"/>
    <w:rsid w:val="001917D3"/>
    <w:rsid w:val="00191A6D"/>
    <w:rsid w:val="00191C9D"/>
    <w:rsid w:val="00191D54"/>
    <w:rsid w:val="00191E8D"/>
    <w:rsid w:val="00191EB0"/>
    <w:rsid w:val="00191F0E"/>
    <w:rsid w:val="0019227A"/>
    <w:rsid w:val="001922BE"/>
    <w:rsid w:val="001923B0"/>
    <w:rsid w:val="001924BE"/>
    <w:rsid w:val="00192670"/>
    <w:rsid w:val="001927CA"/>
    <w:rsid w:val="0019287A"/>
    <w:rsid w:val="001929AB"/>
    <w:rsid w:val="00192BB5"/>
    <w:rsid w:val="00193033"/>
    <w:rsid w:val="00193101"/>
    <w:rsid w:val="001937C0"/>
    <w:rsid w:val="001937D0"/>
    <w:rsid w:val="00193815"/>
    <w:rsid w:val="0019381D"/>
    <w:rsid w:val="001938DE"/>
    <w:rsid w:val="00193BF0"/>
    <w:rsid w:val="00193C44"/>
    <w:rsid w:val="00193DA2"/>
    <w:rsid w:val="00193DB6"/>
    <w:rsid w:val="00194926"/>
    <w:rsid w:val="00194AD6"/>
    <w:rsid w:val="00194CF1"/>
    <w:rsid w:val="00194D45"/>
    <w:rsid w:val="00194E12"/>
    <w:rsid w:val="00194F25"/>
    <w:rsid w:val="001952CF"/>
    <w:rsid w:val="0019542F"/>
    <w:rsid w:val="0019580D"/>
    <w:rsid w:val="00195947"/>
    <w:rsid w:val="00195A3E"/>
    <w:rsid w:val="00195D31"/>
    <w:rsid w:val="00195E81"/>
    <w:rsid w:val="00195F35"/>
    <w:rsid w:val="00195F6F"/>
    <w:rsid w:val="00196292"/>
    <w:rsid w:val="001964FC"/>
    <w:rsid w:val="00196618"/>
    <w:rsid w:val="0019681A"/>
    <w:rsid w:val="0019692F"/>
    <w:rsid w:val="00196C21"/>
    <w:rsid w:val="0019718B"/>
    <w:rsid w:val="00197196"/>
    <w:rsid w:val="001972A4"/>
    <w:rsid w:val="001976DA"/>
    <w:rsid w:val="00197929"/>
    <w:rsid w:val="00197D39"/>
    <w:rsid w:val="001A01E5"/>
    <w:rsid w:val="001A0370"/>
    <w:rsid w:val="001A0401"/>
    <w:rsid w:val="001A04CB"/>
    <w:rsid w:val="001A0522"/>
    <w:rsid w:val="001A0810"/>
    <w:rsid w:val="001A0848"/>
    <w:rsid w:val="001A0B47"/>
    <w:rsid w:val="001A0B5C"/>
    <w:rsid w:val="001A0CBA"/>
    <w:rsid w:val="001A0E7D"/>
    <w:rsid w:val="001A0ED8"/>
    <w:rsid w:val="001A128F"/>
    <w:rsid w:val="001A132A"/>
    <w:rsid w:val="001A13ED"/>
    <w:rsid w:val="001A1491"/>
    <w:rsid w:val="001A1659"/>
    <w:rsid w:val="001A1CED"/>
    <w:rsid w:val="001A1DBD"/>
    <w:rsid w:val="001A20F6"/>
    <w:rsid w:val="001A21FE"/>
    <w:rsid w:val="001A2271"/>
    <w:rsid w:val="001A2545"/>
    <w:rsid w:val="001A279B"/>
    <w:rsid w:val="001A2872"/>
    <w:rsid w:val="001A298A"/>
    <w:rsid w:val="001A2A53"/>
    <w:rsid w:val="001A2AB3"/>
    <w:rsid w:val="001A2E21"/>
    <w:rsid w:val="001A2E5B"/>
    <w:rsid w:val="001A30D0"/>
    <w:rsid w:val="001A32B0"/>
    <w:rsid w:val="001A32C5"/>
    <w:rsid w:val="001A390C"/>
    <w:rsid w:val="001A39AD"/>
    <w:rsid w:val="001A3B12"/>
    <w:rsid w:val="001A4433"/>
    <w:rsid w:val="001A48AE"/>
    <w:rsid w:val="001A4B3B"/>
    <w:rsid w:val="001A4CD9"/>
    <w:rsid w:val="001A4D8E"/>
    <w:rsid w:val="001A4DC2"/>
    <w:rsid w:val="001A4F0A"/>
    <w:rsid w:val="001A506D"/>
    <w:rsid w:val="001A51F7"/>
    <w:rsid w:val="001A5213"/>
    <w:rsid w:val="001A537B"/>
    <w:rsid w:val="001A54B0"/>
    <w:rsid w:val="001A59B7"/>
    <w:rsid w:val="001A6130"/>
    <w:rsid w:val="001A6164"/>
    <w:rsid w:val="001A626B"/>
    <w:rsid w:val="001A63A1"/>
    <w:rsid w:val="001A65B6"/>
    <w:rsid w:val="001A6619"/>
    <w:rsid w:val="001A6A52"/>
    <w:rsid w:val="001A704D"/>
    <w:rsid w:val="001A71BA"/>
    <w:rsid w:val="001A736A"/>
    <w:rsid w:val="001A74C4"/>
    <w:rsid w:val="001A7685"/>
    <w:rsid w:val="001A7739"/>
    <w:rsid w:val="001A7912"/>
    <w:rsid w:val="001A793C"/>
    <w:rsid w:val="001A7962"/>
    <w:rsid w:val="001A7ABB"/>
    <w:rsid w:val="001A7CC2"/>
    <w:rsid w:val="001A7E78"/>
    <w:rsid w:val="001B002F"/>
    <w:rsid w:val="001B0106"/>
    <w:rsid w:val="001B0679"/>
    <w:rsid w:val="001B0C84"/>
    <w:rsid w:val="001B194F"/>
    <w:rsid w:val="001B1A2E"/>
    <w:rsid w:val="001B1A33"/>
    <w:rsid w:val="001B1FFE"/>
    <w:rsid w:val="001B2467"/>
    <w:rsid w:val="001B266F"/>
    <w:rsid w:val="001B2FDB"/>
    <w:rsid w:val="001B319E"/>
    <w:rsid w:val="001B33BE"/>
    <w:rsid w:val="001B35D2"/>
    <w:rsid w:val="001B3801"/>
    <w:rsid w:val="001B43EE"/>
    <w:rsid w:val="001B4A32"/>
    <w:rsid w:val="001B4C56"/>
    <w:rsid w:val="001B4E6D"/>
    <w:rsid w:val="001B4EDB"/>
    <w:rsid w:val="001B4F4C"/>
    <w:rsid w:val="001B55C7"/>
    <w:rsid w:val="001B561A"/>
    <w:rsid w:val="001B583C"/>
    <w:rsid w:val="001B5887"/>
    <w:rsid w:val="001B5AE2"/>
    <w:rsid w:val="001B6727"/>
    <w:rsid w:val="001B6733"/>
    <w:rsid w:val="001B6AC5"/>
    <w:rsid w:val="001B6E3E"/>
    <w:rsid w:val="001B6FE7"/>
    <w:rsid w:val="001B6FFC"/>
    <w:rsid w:val="001B716C"/>
    <w:rsid w:val="001B7216"/>
    <w:rsid w:val="001B72F3"/>
    <w:rsid w:val="001B744B"/>
    <w:rsid w:val="001B7568"/>
    <w:rsid w:val="001B7BEB"/>
    <w:rsid w:val="001B7F14"/>
    <w:rsid w:val="001C016E"/>
    <w:rsid w:val="001C021A"/>
    <w:rsid w:val="001C0795"/>
    <w:rsid w:val="001C07D3"/>
    <w:rsid w:val="001C0832"/>
    <w:rsid w:val="001C0EBB"/>
    <w:rsid w:val="001C1649"/>
    <w:rsid w:val="001C16E7"/>
    <w:rsid w:val="001C1836"/>
    <w:rsid w:val="001C1D4B"/>
    <w:rsid w:val="001C21D7"/>
    <w:rsid w:val="001C224F"/>
    <w:rsid w:val="001C24F4"/>
    <w:rsid w:val="001C2531"/>
    <w:rsid w:val="001C2566"/>
    <w:rsid w:val="001C27B0"/>
    <w:rsid w:val="001C2965"/>
    <w:rsid w:val="001C2A80"/>
    <w:rsid w:val="001C2E11"/>
    <w:rsid w:val="001C2EE3"/>
    <w:rsid w:val="001C2F8D"/>
    <w:rsid w:val="001C359D"/>
    <w:rsid w:val="001C35C7"/>
    <w:rsid w:val="001C35E9"/>
    <w:rsid w:val="001C37D0"/>
    <w:rsid w:val="001C37FD"/>
    <w:rsid w:val="001C3BB0"/>
    <w:rsid w:val="001C3C5D"/>
    <w:rsid w:val="001C4007"/>
    <w:rsid w:val="001C40B2"/>
    <w:rsid w:val="001C42C0"/>
    <w:rsid w:val="001C42F7"/>
    <w:rsid w:val="001C4333"/>
    <w:rsid w:val="001C4618"/>
    <w:rsid w:val="001C4A39"/>
    <w:rsid w:val="001C4F09"/>
    <w:rsid w:val="001C4F15"/>
    <w:rsid w:val="001C5051"/>
    <w:rsid w:val="001C51B1"/>
    <w:rsid w:val="001C53A3"/>
    <w:rsid w:val="001C54E5"/>
    <w:rsid w:val="001C55C1"/>
    <w:rsid w:val="001C56BB"/>
    <w:rsid w:val="001C5712"/>
    <w:rsid w:val="001C5792"/>
    <w:rsid w:val="001C59B9"/>
    <w:rsid w:val="001C5C44"/>
    <w:rsid w:val="001C5D00"/>
    <w:rsid w:val="001C5D24"/>
    <w:rsid w:val="001C5DB0"/>
    <w:rsid w:val="001C61D3"/>
    <w:rsid w:val="001C6263"/>
    <w:rsid w:val="001C62D9"/>
    <w:rsid w:val="001C6671"/>
    <w:rsid w:val="001C6796"/>
    <w:rsid w:val="001C68B0"/>
    <w:rsid w:val="001C68E6"/>
    <w:rsid w:val="001C6B7B"/>
    <w:rsid w:val="001C6BD6"/>
    <w:rsid w:val="001C7209"/>
    <w:rsid w:val="001C728F"/>
    <w:rsid w:val="001C7683"/>
    <w:rsid w:val="001C77CE"/>
    <w:rsid w:val="001C79B6"/>
    <w:rsid w:val="001C7C81"/>
    <w:rsid w:val="001C7CB9"/>
    <w:rsid w:val="001D0500"/>
    <w:rsid w:val="001D0BAA"/>
    <w:rsid w:val="001D1974"/>
    <w:rsid w:val="001D20B4"/>
    <w:rsid w:val="001D2147"/>
    <w:rsid w:val="001D23E1"/>
    <w:rsid w:val="001D2785"/>
    <w:rsid w:val="001D2B27"/>
    <w:rsid w:val="001D2C62"/>
    <w:rsid w:val="001D2D89"/>
    <w:rsid w:val="001D2E3D"/>
    <w:rsid w:val="001D2EB3"/>
    <w:rsid w:val="001D30E4"/>
    <w:rsid w:val="001D3642"/>
    <w:rsid w:val="001D37E5"/>
    <w:rsid w:val="001D39CC"/>
    <w:rsid w:val="001D3B6C"/>
    <w:rsid w:val="001D3F52"/>
    <w:rsid w:val="001D402A"/>
    <w:rsid w:val="001D45F6"/>
    <w:rsid w:val="001D4804"/>
    <w:rsid w:val="001D4852"/>
    <w:rsid w:val="001D4B4A"/>
    <w:rsid w:val="001D4C2F"/>
    <w:rsid w:val="001D4F33"/>
    <w:rsid w:val="001D4FD8"/>
    <w:rsid w:val="001D5024"/>
    <w:rsid w:val="001D5123"/>
    <w:rsid w:val="001D5140"/>
    <w:rsid w:val="001D54C8"/>
    <w:rsid w:val="001D5656"/>
    <w:rsid w:val="001D59AB"/>
    <w:rsid w:val="001D5D8A"/>
    <w:rsid w:val="001D5E30"/>
    <w:rsid w:val="001D5E81"/>
    <w:rsid w:val="001D62B6"/>
    <w:rsid w:val="001D6488"/>
    <w:rsid w:val="001D6529"/>
    <w:rsid w:val="001D66B8"/>
    <w:rsid w:val="001D6922"/>
    <w:rsid w:val="001D6C69"/>
    <w:rsid w:val="001D6C7A"/>
    <w:rsid w:val="001D704F"/>
    <w:rsid w:val="001D71B1"/>
    <w:rsid w:val="001D776F"/>
    <w:rsid w:val="001D7880"/>
    <w:rsid w:val="001D7BDC"/>
    <w:rsid w:val="001D7C8F"/>
    <w:rsid w:val="001D7E17"/>
    <w:rsid w:val="001E0015"/>
    <w:rsid w:val="001E00C5"/>
    <w:rsid w:val="001E0E6D"/>
    <w:rsid w:val="001E13F9"/>
    <w:rsid w:val="001E13FC"/>
    <w:rsid w:val="001E15B8"/>
    <w:rsid w:val="001E15F2"/>
    <w:rsid w:val="001E1638"/>
    <w:rsid w:val="001E167B"/>
    <w:rsid w:val="001E1D8A"/>
    <w:rsid w:val="001E1E60"/>
    <w:rsid w:val="001E2240"/>
    <w:rsid w:val="001E2439"/>
    <w:rsid w:val="001E260A"/>
    <w:rsid w:val="001E29DC"/>
    <w:rsid w:val="001E30A2"/>
    <w:rsid w:val="001E32E4"/>
    <w:rsid w:val="001E3587"/>
    <w:rsid w:val="001E3805"/>
    <w:rsid w:val="001E3AB8"/>
    <w:rsid w:val="001E3BF5"/>
    <w:rsid w:val="001E3D2F"/>
    <w:rsid w:val="001E3D4C"/>
    <w:rsid w:val="001E3E40"/>
    <w:rsid w:val="001E3FE6"/>
    <w:rsid w:val="001E400D"/>
    <w:rsid w:val="001E42A9"/>
    <w:rsid w:val="001E45C6"/>
    <w:rsid w:val="001E46BD"/>
    <w:rsid w:val="001E489C"/>
    <w:rsid w:val="001E4B11"/>
    <w:rsid w:val="001E50EC"/>
    <w:rsid w:val="001E5178"/>
    <w:rsid w:val="001E5249"/>
    <w:rsid w:val="001E531D"/>
    <w:rsid w:val="001E5715"/>
    <w:rsid w:val="001E59CA"/>
    <w:rsid w:val="001E5E12"/>
    <w:rsid w:val="001E64D4"/>
    <w:rsid w:val="001E6589"/>
    <w:rsid w:val="001E6858"/>
    <w:rsid w:val="001E6861"/>
    <w:rsid w:val="001E690A"/>
    <w:rsid w:val="001E6BE7"/>
    <w:rsid w:val="001E6E31"/>
    <w:rsid w:val="001E7141"/>
    <w:rsid w:val="001E75C2"/>
    <w:rsid w:val="001E7660"/>
    <w:rsid w:val="001E766F"/>
    <w:rsid w:val="001E7D13"/>
    <w:rsid w:val="001E7D6A"/>
    <w:rsid w:val="001E7F34"/>
    <w:rsid w:val="001E7F90"/>
    <w:rsid w:val="001F0481"/>
    <w:rsid w:val="001F0651"/>
    <w:rsid w:val="001F0AB3"/>
    <w:rsid w:val="001F0B9E"/>
    <w:rsid w:val="001F0DB0"/>
    <w:rsid w:val="001F0E1E"/>
    <w:rsid w:val="001F0EEF"/>
    <w:rsid w:val="001F0F06"/>
    <w:rsid w:val="001F102D"/>
    <w:rsid w:val="001F10FD"/>
    <w:rsid w:val="001F12BF"/>
    <w:rsid w:val="001F1582"/>
    <w:rsid w:val="001F15A8"/>
    <w:rsid w:val="001F17C2"/>
    <w:rsid w:val="001F17F0"/>
    <w:rsid w:val="001F1F5D"/>
    <w:rsid w:val="001F2034"/>
    <w:rsid w:val="001F21C6"/>
    <w:rsid w:val="001F22B9"/>
    <w:rsid w:val="001F23CC"/>
    <w:rsid w:val="001F258C"/>
    <w:rsid w:val="001F2682"/>
    <w:rsid w:val="001F2852"/>
    <w:rsid w:val="001F2DEC"/>
    <w:rsid w:val="001F2E3B"/>
    <w:rsid w:val="001F2F3D"/>
    <w:rsid w:val="001F2FB4"/>
    <w:rsid w:val="001F2FFE"/>
    <w:rsid w:val="001F340C"/>
    <w:rsid w:val="001F34B3"/>
    <w:rsid w:val="001F3671"/>
    <w:rsid w:val="001F3777"/>
    <w:rsid w:val="001F38D7"/>
    <w:rsid w:val="001F396D"/>
    <w:rsid w:val="001F3C89"/>
    <w:rsid w:val="001F3CCD"/>
    <w:rsid w:val="001F3ECE"/>
    <w:rsid w:val="001F400F"/>
    <w:rsid w:val="001F45AD"/>
    <w:rsid w:val="001F45F6"/>
    <w:rsid w:val="001F4704"/>
    <w:rsid w:val="001F47F0"/>
    <w:rsid w:val="001F483B"/>
    <w:rsid w:val="001F4A96"/>
    <w:rsid w:val="001F4D24"/>
    <w:rsid w:val="001F4D2D"/>
    <w:rsid w:val="001F502C"/>
    <w:rsid w:val="001F5703"/>
    <w:rsid w:val="001F57B9"/>
    <w:rsid w:val="001F5C23"/>
    <w:rsid w:val="001F5CCD"/>
    <w:rsid w:val="001F5E44"/>
    <w:rsid w:val="001F6257"/>
    <w:rsid w:val="001F6363"/>
    <w:rsid w:val="001F63E1"/>
    <w:rsid w:val="001F658E"/>
    <w:rsid w:val="001F6721"/>
    <w:rsid w:val="001F6821"/>
    <w:rsid w:val="001F69E5"/>
    <w:rsid w:val="001F6BF6"/>
    <w:rsid w:val="001F6C6F"/>
    <w:rsid w:val="001F6D82"/>
    <w:rsid w:val="001F6E3C"/>
    <w:rsid w:val="001F72B8"/>
    <w:rsid w:val="001F78A2"/>
    <w:rsid w:val="001F7B2E"/>
    <w:rsid w:val="001F7DA2"/>
    <w:rsid w:val="001F7FA1"/>
    <w:rsid w:val="001F7FF7"/>
    <w:rsid w:val="00200011"/>
    <w:rsid w:val="00200122"/>
    <w:rsid w:val="0020012B"/>
    <w:rsid w:val="00200184"/>
    <w:rsid w:val="002003EF"/>
    <w:rsid w:val="0020044C"/>
    <w:rsid w:val="0020052E"/>
    <w:rsid w:val="002006EA"/>
    <w:rsid w:val="0020098D"/>
    <w:rsid w:val="002009AA"/>
    <w:rsid w:val="00200B7F"/>
    <w:rsid w:val="00200D5A"/>
    <w:rsid w:val="00200FAE"/>
    <w:rsid w:val="00201168"/>
    <w:rsid w:val="002015C1"/>
    <w:rsid w:val="002016C4"/>
    <w:rsid w:val="002016E5"/>
    <w:rsid w:val="00201743"/>
    <w:rsid w:val="00201D02"/>
    <w:rsid w:val="00201EDE"/>
    <w:rsid w:val="002026B0"/>
    <w:rsid w:val="00202852"/>
    <w:rsid w:val="0020288C"/>
    <w:rsid w:val="00202A51"/>
    <w:rsid w:val="00202A5A"/>
    <w:rsid w:val="00202CBF"/>
    <w:rsid w:val="00202D82"/>
    <w:rsid w:val="00202F77"/>
    <w:rsid w:val="00203081"/>
    <w:rsid w:val="00203098"/>
    <w:rsid w:val="00203275"/>
    <w:rsid w:val="002034E2"/>
    <w:rsid w:val="0020365C"/>
    <w:rsid w:val="002040B8"/>
    <w:rsid w:val="002041ED"/>
    <w:rsid w:val="00204D2C"/>
    <w:rsid w:val="00204DB9"/>
    <w:rsid w:val="0020522E"/>
    <w:rsid w:val="002052ED"/>
    <w:rsid w:val="002055B9"/>
    <w:rsid w:val="00205608"/>
    <w:rsid w:val="00205650"/>
    <w:rsid w:val="00205C0E"/>
    <w:rsid w:val="00205F75"/>
    <w:rsid w:val="0020600F"/>
    <w:rsid w:val="002060A7"/>
    <w:rsid w:val="00206491"/>
    <w:rsid w:val="002067FE"/>
    <w:rsid w:val="0020694D"/>
    <w:rsid w:val="0020696D"/>
    <w:rsid w:val="00206980"/>
    <w:rsid w:val="00206A15"/>
    <w:rsid w:val="00206A3B"/>
    <w:rsid w:val="00206B8A"/>
    <w:rsid w:val="00206BD8"/>
    <w:rsid w:val="00206CEB"/>
    <w:rsid w:val="00206F87"/>
    <w:rsid w:val="00206F9D"/>
    <w:rsid w:val="0020762D"/>
    <w:rsid w:val="002076E8"/>
    <w:rsid w:val="00207746"/>
    <w:rsid w:val="00207868"/>
    <w:rsid w:val="00207987"/>
    <w:rsid w:val="00207C9D"/>
    <w:rsid w:val="00207DD7"/>
    <w:rsid w:val="002103D0"/>
    <w:rsid w:val="0021066E"/>
    <w:rsid w:val="00210827"/>
    <w:rsid w:val="002108D7"/>
    <w:rsid w:val="0021096C"/>
    <w:rsid w:val="00210ABB"/>
    <w:rsid w:val="00210AE7"/>
    <w:rsid w:val="00210BC3"/>
    <w:rsid w:val="00210F9B"/>
    <w:rsid w:val="00211039"/>
    <w:rsid w:val="0021115C"/>
    <w:rsid w:val="002115A1"/>
    <w:rsid w:val="002118D6"/>
    <w:rsid w:val="00211C96"/>
    <w:rsid w:val="00211FC0"/>
    <w:rsid w:val="00212155"/>
    <w:rsid w:val="00212329"/>
    <w:rsid w:val="00212352"/>
    <w:rsid w:val="00212391"/>
    <w:rsid w:val="002124DC"/>
    <w:rsid w:val="00212520"/>
    <w:rsid w:val="00212C72"/>
    <w:rsid w:val="002130FC"/>
    <w:rsid w:val="00213177"/>
    <w:rsid w:val="00213288"/>
    <w:rsid w:val="0021356F"/>
    <w:rsid w:val="0021365E"/>
    <w:rsid w:val="00213972"/>
    <w:rsid w:val="002139CE"/>
    <w:rsid w:val="00213AB4"/>
    <w:rsid w:val="00213BFD"/>
    <w:rsid w:val="00213D9A"/>
    <w:rsid w:val="00213DDF"/>
    <w:rsid w:val="00213DE7"/>
    <w:rsid w:val="00213DFE"/>
    <w:rsid w:val="002140E1"/>
    <w:rsid w:val="0021422E"/>
    <w:rsid w:val="0021425A"/>
    <w:rsid w:val="0021429C"/>
    <w:rsid w:val="002144EB"/>
    <w:rsid w:val="0021470A"/>
    <w:rsid w:val="0021477F"/>
    <w:rsid w:val="00214AB5"/>
    <w:rsid w:val="00214C3E"/>
    <w:rsid w:val="00214DA1"/>
    <w:rsid w:val="00214E0E"/>
    <w:rsid w:val="00214ED9"/>
    <w:rsid w:val="00214FB5"/>
    <w:rsid w:val="0021551E"/>
    <w:rsid w:val="00215565"/>
    <w:rsid w:val="00215A6A"/>
    <w:rsid w:val="00215A75"/>
    <w:rsid w:val="00216100"/>
    <w:rsid w:val="0021623B"/>
    <w:rsid w:val="00216409"/>
    <w:rsid w:val="00216632"/>
    <w:rsid w:val="00216862"/>
    <w:rsid w:val="0021689D"/>
    <w:rsid w:val="002169C2"/>
    <w:rsid w:val="002169FD"/>
    <w:rsid w:val="00216A7C"/>
    <w:rsid w:val="00216DFE"/>
    <w:rsid w:val="00216E93"/>
    <w:rsid w:val="00217126"/>
    <w:rsid w:val="0021729A"/>
    <w:rsid w:val="002172A0"/>
    <w:rsid w:val="00217362"/>
    <w:rsid w:val="002173BE"/>
    <w:rsid w:val="0021743E"/>
    <w:rsid w:val="00217599"/>
    <w:rsid w:val="00217664"/>
    <w:rsid w:val="0021772B"/>
    <w:rsid w:val="00217853"/>
    <w:rsid w:val="00217A46"/>
    <w:rsid w:val="00217B2A"/>
    <w:rsid w:val="00217BC9"/>
    <w:rsid w:val="00217C52"/>
    <w:rsid w:val="00217DC4"/>
    <w:rsid w:val="002203C9"/>
    <w:rsid w:val="00220468"/>
    <w:rsid w:val="00220659"/>
    <w:rsid w:val="00220B2D"/>
    <w:rsid w:val="00220DEB"/>
    <w:rsid w:val="00220E3D"/>
    <w:rsid w:val="0022106F"/>
    <w:rsid w:val="00221183"/>
    <w:rsid w:val="002211E4"/>
    <w:rsid w:val="0022124D"/>
    <w:rsid w:val="00221283"/>
    <w:rsid w:val="00221691"/>
    <w:rsid w:val="002218BC"/>
    <w:rsid w:val="002219AD"/>
    <w:rsid w:val="00221ABC"/>
    <w:rsid w:val="00221FCC"/>
    <w:rsid w:val="002220FE"/>
    <w:rsid w:val="0022229F"/>
    <w:rsid w:val="0022232D"/>
    <w:rsid w:val="002223EE"/>
    <w:rsid w:val="002224E2"/>
    <w:rsid w:val="0022259B"/>
    <w:rsid w:val="00222731"/>
    <w:rsid w:val="002228FF"/>
    <w:rsid w:val="00222902"/>
    <w:rsid w:val="00222AE9"/>
    <w:rsid w:val="00222BB5"/>
    <w:rsid w:val="00222D9B"/>
    <w:rsid w:val="00222E89"/>
    <w:rsid w:val="00222F4F"/>
    <w:rsid w:val="002231CE"/>
    <w:rsid w:val="00223969"/>
    <w:rsid w:val="00223BF6"/>
    <w:rsid w:val="00223D9A"/>
    <w:rsid w:val="00223EC3"/>
    <w:rsid w:val="00223EE2"/>
    <w:rsid w:val="002244AA"/>
    <w:rsid w:val="002248A7"/>
    <w:rsid w:val="00224B85"/>
    <w:rsid w:val="00224BCD"/>
    <w:rsid w:val="0022524C"/>
    <w:rsid w:val="00225356"/>
    <w:rsid w:val="00225989"/>
    <w:rsid w:val="00225A70"/>
    <w:rsid w:val="00225AA3"/>
    <w:rsid w:val="00225B08"/>
    <w:rsid w:val="00225BF7"/>
    <w:rsid w:val="00225CEF"/>
    <w:rsid w:val="00225DD5"/>
    <w:rsid w:val="00226210"/>
    <w:rsid w:val="00226267"/>
    <w:rsid w:val="00226317"/>
    <w:rsid w:val="002264D2"/>
    <w:rsid w:val="00226547"/>
    <w:rsid w:val="0022656D"/>
    <w:rsid w:val="0022664C"/>
    <w:rsid w:val="002266D9"/>
    <w:rsid w:val="002268E3"/>
    <w:rsid w:val="00226AEE"/>
    <w:rsid w:val="00226BCF"/>
    <w:rsid w:val="00226C68"/>
    <w:rsid w:val="00226E7D"/>
    <w:rsid w:val="00226F67"/>
    <w:rsid w:val="00226F75"/>
    <w:rsid w:val="0022721B"/>
    <w:rsid w:val="00227431"/>
    <w:rsid w:val="00227C98"/>
    <w:rsid w:val="00227D48"/>
    <w:rsid w:val="00227EF1"/>
    <w:rsid w:val="0023007D"/>
    <w:rsid w:val="0023156F"/>
    <w:rsid w:val="002315F8"/>
    <w:rsid w:val="002316A5"/>
    <w:rsid w:val="00232271"/>
    <w:rsid w:val="002323A1"/>
    <w:rsid w:val="0023259D"/>
    <w:rsid w:val="00232617"/>
    <w:rsid w:val="002326D8"/>
    <w:rsid w:val="002326F3"/>
    <w:rsid w:val="002327C7"/>
    <w:rsid w:val="0023286F"/>
    <w:rsid w:val="00232C23"/>
    <w:rsid w:val="00232DAF"/>
    <w:rsid w:val="00232F22"/>
    <w:rsid w:val="00232FC0"/>
    <w:rsid w:val="00233067"/>
    <w:rsid w:val="0023306F"/>
    <w:rsid w:val="0023318B"/>
    <w:rsid w:val="002336EA"/>
    <w:rsid w:val="00233A47"/>
    <w:rsid w:val="00233DF8"/>
    <w:rsid w:val="002341A1"/>
    <w:rsid w:val="0023434C"/>
    <w:rsid w:val="002346C3"/>
    <w:rsid w:val="00234ABB"/>
    <w:rsid w:val="00234CF5"/>
    <w:rsid w:val="00234CF9"/>
    <w:rsid w:val="00234DF2"/>
    <w:rsid w:val="00234F68"/>
    <w:rsid w:val="00235005"/>
    <w:rsid w:val="002350D3"/>
    <w:rsid w:val="002357AD"/>
    <w:rsid w:val="0023585B"/>
    <w:rsid w:val="00235925"/>
    <w:rsid w:val="0023598C"/>
    <w:rsid w:val="002359A3"/>
    <w:rsid w:val="00235BAA"/>
    <w:rsid w:val="00235BCC"/>
    <w:rsid w:val="00235C3F"/>
    <w:rsid w:val="0023600B"/>
    <w:rsid w:val="0023643B"/>
    <w:rsid w:val="002364F4"/>
    <w:rsid w:val="00236A6E"/>
    <w:rsid w:val="00236BB0"/>
    <w:rsid w:val="00236D2B"/>
    <w:rsid w:val="00236DCB"/>
    <w:rsid w:val="00237051"/>
    <w:rsid w:val="00237147"/>
    <w:rsid w:val="00237288"/>
    <w:rsid w:val="0023741F"/>
    <w:rsid w:val="002376C3"/>
    <w:rsid w:val="002376F2"/>
    <w:rsid w:val="00237713"/>
    <w:rsid w:val="0023772B"/>
    <w:rsid w:val="00237731"/>
    <w:rsid w:val="00237804"/>
    <w:rsid w:val="00237C79"/>
    <w:rsid w:val="00237D52"/>
    <w:rsid w:val="00237D8C"/>
    <w:rsid w:val="00237DF9"/>
    <w:rsid w:val="00240306"/>
    <w:rsid w:val="00240595"/>
    <w:rsid w:val="0024082A"/>
    <w:rsid w:val="00240AED"/>
    <w:rsid w:val="00240EE4"/>
    <w:rsid w:val="00240F2E"/>
    <w:rsid w:val="002411D0"/>
    <w:rsid w:val="002411F6"/>
    <w:rsid w:val="00241333"/>
    <w:rsid w:val="002413AB"/>
    <w:rsid w:val="00241463"/>
    <w:rsid w:val="00241668"/>
    <w:rsid w:val="002418BF"/>
    <w:rsid w:val="0024192B"/>
    <w:rsid w:val="00241BDC"/>
    <w:rsid w:val="00241EF2"/>
    <w:rsid w:val="00241F68"/>
    <w:rsid w:val="002421E6"/>
    <w:rsid w:val="002422C9"/>
    <w:rsid w:val="002422DC"/>
    <w:rsid w:val="002422E5"/>
    <w:rsid w:val="002424AA"/>
    <w:rsid w:val="00242924"/>
    <w:rsid w:val="002429E5"/>
    <w:rsid w:val="00242B6D"/>
    <w:rsid w:val="00242D62"/>
    <w:rsid w:val="00242E81"/>
    <w:rsid w:val="00242FA2"/>
    <w:rsid w:val="002430D0"/>
    <w:rsid w:val="0024315A"/>
    <w:rsid w:val="002434E4"/>
    <w:rsid w:val="00243614"/>
    <w:rsid w:val="00243668"/>
    <w:rsid w:val="002437EE"/>
    <w:rsid w:val="00243B33"/>
    <w:rsid w:val="00243D87"/>
    <w:rsid w:val="00244033"/>
    <w:rsid w:val="00244B41"/>
    <w:rsid w:val="00244DDB"/>
    <w:rsid w:val="00245102"/>
    <w:rsid w:val="0024511A"/>
    <w:rsid w:val="00245135"/>
    <w:rsid w:val="002455BA"/>
    <w:rsid w:val="00245C0D"/>
    <w:rsid w:val="00245F29"/>
    <w:rsid w:val="002460DB"/>
    <w:rsid w:val="0024629B"/>
    <w:rsid w:val="002463D0"/>
    <w:rsid w:val="00246474"/>
    <w:rsid w:val="00246479"/>
    <w:rsid w:val="002464AF"/>
    <w:rsid w:val="002464C9"/>
    <w:rsid w:val="00246589"/>
    <w:rsid w:val="00246845"/>
    <w:rsid w:val="0024691C"/>
    <w:rsid w:val="00246C59"/>
    <w:rsid w:val="00246C8E"/>
    <w:rsid w:val="00246CC9"/>
    <w:rsid w:val="00247561"/>
    <w:rsid w:val="002475CC"/>
    <w:rsid w:val="002479C5"/>
    <w:rsid w:val="00247AB1"/>
    <w:rsid w:val="00247B87"/>
    <w:rsid w:val="00247D93"/>
    <w:rsid w:val="00247EEC"/>
    <w:rsid w:val="00250039"/>
    <w:rsid w:val="00250155"/>
    <w:rsid w:val="0025030E"/>
    <w:rsid w:val="00250449"/>
    <w:rsid w:val="00250691"/>
    <w:rsid w:val="002506F4"/>
    <w:rsid w:val="002509DB"/>
    <w:rsid w:val="00250A93"/>
    <w:rsid w:val="00250D75"/>
    <w:rsid w:val="002514C7"/>
    <w:rsid w:val="00251535"/>
    <w:rsid w:val="00251628"/>
    <w:rsid w:val="00251815"/>
    <w:rsid w:val="00251D36"/>
    <w:rsid w:val="0025215B"/>
    <w:rsid w:val="0025235C"/>
    <w:rsid w:val="00252410"/>
    <w:rsid w:val="00252412"/>
    <w:rsid w:val="00252434"/>
    <w:rsid w:val="00252542"/>
    <w:rsid w:val="00252604"/>
    <w:rsid w:val="0025260D"/>
    <w:rsid w:val="0025277A"/>
    <w:rsid w:val="00252863"/>
    <w:rsid w:val="00252A7F"/>
    <w:rsid w:val="00252D26"/>
    <w:rsid w:val="00252ECA"/>
    <w:rsid w:val="00253110"/>
    <w:rsid w:val="00253262"/>
    <w:rsid w:val="00253A00"/>
    <w:rsid w:val="00253C0F"/>
    <w:rsid w:val="00253CEB"/>
    <w:rsid w:val="00253D3C"/>
    <w:rsid w:val="0025402E"/>
    <w:rsid w:val="00254079"/>
    <w:rsid w:val="002543C8"/>
    <w:rsid w:val="0025461D"/>
    <w:rsid w:val="002546E8"/>
    <w:rsid w:val="00254933"/>
    <w:rsid w:val="002549BA"/>
    <w:rsid w:val="00254B77"/>
    <w:rsid w:val="00254CFF"/>
    <w:rsid w:val="0025505C"/>
    <w:rsid w:val="0025510B"/>
    <w:rsid w:val="0025582F"/>
    <w:rsid w:val="00255F1B"/>
    <w:rsid w:val="002565B9"/>
    <w:rsid w:val="00256615"/>
    <w:rsid w:val="002566A3"/>
    <w:rsid w:val="002566AB"/>
    <w:rsid w:val="00256812"/>
    <w:rsid w:val="00256BCC"/>
    <w:rsid w:val="00256CA8"/>
    <w:rsid w:val="00256CF9"/>
    <w:rsid w:val="00256D6A"/>
    <w:rsid w:val="00256F06"/>
    <w:rsid w:val="00256F37"/>
    <w:rsid w:val="00256F7B"/>
    <w:rsid w:val="002571F5"/>
    <w:rsid w:val="002572BD"/>
    <w:rsid w:val="002572ED"/>
    <w:rsid w:val="002573A1"/>
    <w:rsid w:val="0025793B"/>
    <w:rsid w:val="00257A8A"/>
    <w:rsid w:val="00257B18"/>
    <w:rsid w:val="00257BDE"/>
    <w:rsid w:val="00257EC8"/>
    <w:rsid w:val="00257F8F"/>
    <w:rsid w:val="00257FE8"/>
    <w:rsid w:val="00260105"/>
    <w:rsid w:val="002601C9"/>
    <w:rsid w:val="002603A2"/>
    <w:rsid w:val="00260983"/>
    <w:rsid w:val="00260AF5"/>
    <w:rsid w:val="0026145D"/>
    <w:rsid w:val="0026149E"/>
    <w:rsid w:val="002615DC"/>
    <w:rsid w:val="002617B9"/>
    <w:rsid w:val="00261961"/>
    <w:rsid w:val="00261B4C"/>
    <w:rsid w:val="00261BA3"/>
    <w:rsid w:val="00261D42"/>
    <w:rsid w:val="0026227E"/>
    <w:rsid w:val="002625ED"/>
    <w:rsid w:val="0026287D"/>
    <w:rsid w:val="00262A1B"/>
    <w:rsid w:val="00262ED9"/>
    <w:rsid w:val="00262FCB"/>
    <w:rsid w:val="00263AAC"/>
    <w:rsid w:val="00263ED4"/>
    <w:rsid w:val="0026416E"/>
    <w:rsid w:val="002641F0"/>
    <w:rsid w:val="00264205"/>
    <w:rsid w:val="00264348"/>
    <w:rsid w:val="0026448D"/>
    <w:rsid w:val="002644CF"/>
    <w:rsid w:val="0026466E"/>
    <w:rsid w:val="00264774"/>
    <w:rsid w:val="0026478D"/>
    <w:rsid w:val="00264835"/>
    <w:rsid w:val="00264995"/>
    <w:rsid w:val="00264A1B"/>
    <w:rsid w:val="00264BDC"/>
    <w:rsid w:val="00264EC7"/>
    <w:rsid w:val="00264F43"/>
    <w:rsid w:val="002657B9"/>
    <w:rsid w:val="00265AD6"/>
    <w:rsid w:val="00265C11"/>
    <w:rsid w:val="00265D22"/>
    <w:rsid w:val="00265E29"/>
    <w:rsid w:val="00265FFD"/>
    <w:rsid w:val="002660B0"/>
    <w:rsid w:val="0026629E"/>
    <w:rsid w:val="002664F3"/>
    <w:rsid w:val="0026673D"/>
    <w:rsid w:val="00266860"/>
    <w:rsid w:val="002668B4"/>
    <w:rsid w:val="002668ED"/>
    <w:rsid w:val="00266940"/>
    <w:rsid w:val="00266ABF"/>
    <w:rsid w:val="00266DBC"/>
    <w:rsid w:val="00266F32"/>
    <w:rsid w:val="00267038"/>
    <w:rsid w:val="00267431"/>
    <w:rsid w:val="00267D3E"/>
    <w:rsid w:val="00267FDA"/>
    <w:rsid w:val="00270009"/>
    <w:rsid w:val="00270073"/>
    <w:rsid w:val="002702DB"/>
    <w:rsid w:val="0027046D"/>
    <w:rsid w:val="00270CFC"/>
    <w:rsid w:val="00270D3A"/>
    <w:rsid w:val="0027105A"/>
    <w:rsid w:val="002713DA"/>
    <w:rsid w:val="0027141F"/>
    <w:rsid w:val="00271479"/>
    <w:rsid w:val="00271555"/>
    <w:rsid w:val="00271810"/>
    <w:rsid w:val="002718B7"/>
    <w:rsid w:val="00271DFA"/>
    <w:rsid w:val="002721F5"/>
    <w:rsid w:val="0027234C"/>
    <w:rsid w:val="00272363"/>
    <w:rsid w:val="00272739"/>
    <w:rsid w:val="00272A8E"/>
    <w:rsid w:val="00272B51"/>
    <w:rsid w:val="00272DDB"/>
    <w:rsid w:val="00272E3D"/>
    <w:rsid w:val="00272EB3"/>
    <w:rsid w:val="00272FAA"/>
    <w:rsid w:val="00273057"/>
    <w:rsid w:val="002730BE"/>
    <w:rsid w:val="00273637"/>
    <w:rsid w:val="00273957"/>
    <w:rsid w:val="00273D63"/>
    <w:rsid w:val="0027406D"/>
    <w:rsid w:val="00274149"/>
    <w:rsid w:val="002741B7"/>
    <w:rsid w:val="00274259"/>
    <w:rsid w:val="002745CE"/>
    <w:rsid w:val="0027462B"/>
    <w:rsid w:val="00274B9C"/>
    <w:rsid w:val="00274E51"/>
    <w:rsid w:val="002754CC"/>
    <w:rsid w:val="0027557F"/>
    <w:rsid w:val="002755A9"/>
    <w:rsid w:val="002759BD"/>
    <w:rsid w:val="00275A9B"/>
    <w:rsid w:val="00275B15"/>
    <w:rsid w:val="00275B5F"/>
    <w:rsid w:val="00275C08"/>
    <w:rsid w:val="0027611E"/>
    <w:rsid w:val="002763E0"/>
    <w:rsid w:val="0027644C"/>
    <w:rsid w:val="00276792"/>
    <w:rsid w:val="002767A0"/>
    <w:rsid w:val="002768E2"/>
    <w:rsid w:val="00276A7D"/>
    <w:rsid w:val="00276B31"/>
    <w:rsid w:val="00276CCA"/>
    <w:rsid w:val="00277684"/>
    <w:rsid w:val="00277716"/>
    <w:rsid w:val="0027775B"/>
    <w:rsid w:val="002777A7"/>
    <w:rsid w:val="002779CB"/>
    <w:rsid w:val="00277ACB"/>
    <w:rsid w:val="00277C09"/>
    <w:rsid w:val="00277C7E"/>
    <w:rsid w:val="002803A5"/>
    <w:rsid w:val="002803CF"/>
    <w:rsid w:val="0028066F"/>
    <w:rsid w:val="00280929"/>
    <w:rsid w:val="0028092D"/>
    <w:rsid w:val="00281208"/>
    <w:rsid w:val="0028129C"/>
    <w:rsid w:val="00281313"/>
    <w:rsid w:val="0028185D"/>
    <w:rsid w:val="00281E49"/>
    <w:rsid w:val="002823BF"/>
    <w:rsid w:val="00282414"/>
    <w:rsid w:val="00282446"/>
    <w:rsid w:val="00282494"/>
    <w:rsid w:val="00282551"/>
    <w:rsid w:val="002827F7"/>
    <w:rsid w:val="00282836"/>
    <w:rsid w:val="002829D4"/>
    <w:rsid w:val="00282AB1"/>
    <w:rsid w:val="00282ADC"/>
    <w:rsid w:val="00282BC0"/>
    <w:rsid w:val="00282F59"/>
    <w:rsid w:val="0028306A"/>
    <w:rsid w:val="002831D8"/>
    <w:rsid w:val="0028322C"/>
    <w:rsid w:val="00283423"/>
    <w:rsid w:val="002834E4"/>
    <w:rsid w:val="00283672"/>
    <w:rsid w:val="002836D0"/>
    <w:rsid w:val="00283A46"/>
    <w:rsid w:val="00283B01"/>
    <w:rsid w:val="00283BEE"/>
    <w:rsid w:val="00284451"/>
    <w:rsid w:val="00284493"/>
    <w:rsid w:val="00284559"/>
    <w:rsid w:val="00284889"/>
    <w:rsid w:val="0028490B"/>
    <w:rsid w:val="00284C0D"/>
    <w:rsid w:val="00285084"/>
    <w:rsid w:val="002850D6"/>
    <w:rsid w:val="002853AB"/>
    <w:rsid w:val="0028559A"/>
    <w:rsid w:val="00285600"/>
    <w:rsid w:val="00285660"/>
    <w:rsid w:val="002857A4"/>
    <w:rsid w:val="00285DF8"/>
    <w:rsid w:val="00285E37"/>
    <w:rsid w:val="00285FE1"/>
    <w:rsid w:val="0028604A"/>
    <w:rsid w:val="002860AF"/>
    <w:rsid w:val="002860C2"/>
    <w:rsid w:val="0028623B"/>
    <w:rsid w:val="00286504"/>
    <w:rsid w:val="002869B2"/>
    <w:rsid w:val="00286FDC"/>
    <w:rsid w:val="0028705D"/>
    <w:rsid w:val="00287147"/>
    <w:rsid w:val="002871B7"/>
    <w:rsid w:val="00287979"/>
    <w:rsid w:val="00287CF3"/>
    <w:rsid w:val="0029012B"/>
    <w:rsid w:val="0029048D"/>
    <w:rsid w:val="00290583"/>
    <w:rsid w:val="0029061F"/>
    <w:rsid w:val="00290807"/>
    <w:rsid w:val="0029089D"/>
    <w:rsid w:val="0029097F"/>
    <w:rsid w:val="00291482"/>
    <w:rsid w:val="002914CB"/>
    <w:rsid w:val="0029164C"/>
    <w:rsid w:val="002916DF"/>
    <w:rsid w:val="00291C39"/>
    <w:rsid w:val="00291D2B"/>
    <w:rsid w:val="002920CB"/>
    <w:rsid w:val="00292138"/>
    <w:rsid w:val="00292422"/>
    <w:rsid w:val="00292CDA"/>
    <w:rsid w:val="00292EE7"/>
    <w:rsid w:val="0029310F"/>
    <w:rsid w:val="002938C0"/>
    <w:rsid w:val="00293AA9"/>
    <w:rsid w:val="00293C75"/>
    <w:rsid w:val="00293C91"/>
    <w:rsid w:val="00293CE2"/>
    <w:rsid w:val="0029456E"/>
    <w:rsid w:val="00294612"/>
    <w:rsid w:val="00294653"/>
    <w:rsid w:val="00294A72"/>
    <w:rsid w:val="00294AC4"/>
    <w:rsid w:val="00294B4C"/>
    <w:rsid w:val="00294BCE"/>
    <w:rsid w:val="002951DE"/>
    <w:rsid w:val="00295322"/>
    <w:rsid w:val="00295327"/>
    <w:rsid w:val="00295641"/>
    <w:rsid w:val="00295762"/>
    <w:rsid w:val="002957CA"/>
    <w:rsid w:val="002959B0"/>
    <w:rsid w:val="00295C2B"/>
    <w:rsid w:val="00296411"/>
    <w:rsid w:val="00296430"/>
    <w:rsid w:val="0029670B"/>
    <w:rsid w:val="0029672C"/>
    <w:rsid w:val="002968BD"/>
    <w:rsid w:val="0029695F"/>
    <w:rsid w:val="00296AF5"/>
    <w:rsid w:val="00296E0B"/>
    <w:rsid w:val="00296E76"/>
    <w:rsid w:val="00296E94"/>
    <w:rsid w:val="0029736F"/>
    <w:rsid w:val="0029742D"/>
    <w:rsid w:val="0029748E"/>
    <w:rsid w:val="002978BA"/>
    <w:rsid w:val="00297C96"/>
    <w:rsid w:val="0029CDCD"/>
    <w:rsid w:val="002A007A"/>
    <w:rsid w:val="002A017B"/>
    <w:rsid w:val="002A020E"/>
    <w:rsid w:val="002A032D"/>
    <w:rsid w:val="002A0633"/>
    <w:rsid w:val="002A07B7"/>
    <w:rsid w:val="002A0C1E"/>
    <w:rsid w:val="002A0E3C"/>
    <w:rsid w:val="002A0E5F"/>
    <w:rsid w:val="002A1019"/>
    <w:rsid w:val="002A10AA"/>
    <w:rsid w:val="002A115A"/>
    <w:rsid w:val="002A11E7"/>
    <w:rsid w:val="002A133E"/>
    <w:rsid w:val="002A1B56"/>
    <w:rsid w:val="002A1BD5"/>
    <w:rsid w:val="002A2409"/>
    <w:rsid w:val="002A27BB"/>
    <w:rsid w:val="002A2A04"/>
    <w:rsid w:val="002A2C2D"/>
    <w:rsid w:val="002A2C95"/>
    <w:rsid w:val="002A2D77"/>
    <w:rsid w:val="002A2F3C"/>
    <w:rsid w:val="002A3207"/>
    <w:rsid w:val="002A3533"/>
    <w:rsid w:val="002A3A8C"/>
    <w:rsid w:val="002A3AA0"/>
    <w:rsid w:val="002A3AB1"/>
    <w:rsid w:val="002A3C51"/>
    <w:rsid w:val="002A3C7B"/>
    <w:rsid w:val="002A3CC2"/>
    <w:rsid w:val="002A4670"/>
    <w:rsid w:val="002A4752"/>
    <w:rsid w:val="002A4948"/>
    <w:rsid w:val="002A4A2B"/>
    <w:rsid w:val="002A4C4C"/>
    <w:rsid w:val="002A4F53"/>
    <w:rsid w:val="002A4F89"/>
    <w:rsid w:val="002A558A"/>
    <w:rsid w:val="002A576A"/>
    <w:rsid w:val="002A57E6"/>
    <w:rsid w:val="002A5A22"/>
    <w:rsid w:val="002A5C8E"/>
    <w:rsid w:val="002A5E73"/>
    <w:rsid w:val="002A60D8"/>
    <w:rsid w:val="002A61DC"/>
    <w:rsid w:val="002A61F9"/>
    <w:rsid w:val="002A6212"/>
    <w:rsid w:val="002A6733"/>
    <w:rsid w:val="002A6AB4"/>
    <w:rsid w:val="002A6DB3"/>
    <w:rsid w:val="002A6FC8"/>
    <w:rsid w:val="002A7214"/>
    <w:rsid w:val="002A7223"/>
    <w:rsid w:val="002A7392"/>
    <w:rsid w:val="002A73F6"/>
    <w:rsid w:val="002A7722"/>
    <w:rsid w:val="002A7A3E"/>
    <w:rsid w:val="002A7D9A"/>
    <w:rsid w:val="002A7DCB"/>
    <w:rsid w:val="002A7E6C"/>
    <w:rsid w:val="002A7F89"/>
    <w:rsid w:val="002B02A1"/>
    <w:rsid w:val="002B09D8"/>
    <w:rsid w:val="002B09DC"/>
    <w:rsid w:val="002B0C85"/>
    <w:rsid w:val="002B1842"/>
    <w:rsid w:val="002B1925"/>
    <w:rsid w:val="002B1ACA"/>
    <w:rsid w:val="002B2726"/>
    <w:rsid w:val="002B277F"/>
    <w:rsid w:val="002B285A"/>
    <w:rsid w:val="002B2B49"/>
    <w:rsid w:val="002B2B5D"/>
    <w:rsid w:val="002B312D"/>
    <w:rsid w:val="002B3199"/>
    <w:rsid w:val="002B3208"/>
    <w:rsid w:val="002B3560"/>
    <w:rsid w:val="002B3651"/>
    <w:rsid w:val="002B383D"/>
    <w:rsid w:val="002B3985"/>
    <w:rsid w:val="002B3C16"/>
    <w:rsid w:val="002B3D3A"/>
    <w:rsid w:val="002B3DBF"/>
    <w:rsid w:val="002B3F4D"/>
    <w:rsid w:val="002B46CA"/>
    <w:rsid w:val="002B46F2"/>
    <w:rsid w:val="002B4711"/>
    <w:rsid w:val="002B48D2"/>
    <w:rsid w:val="002B4A06"/>
    <w:rsid w:val="002B4A29"/>
    <w:rsid w:val="002B4AF2"/>
    <w:rsid w:val="002B4D04"/>
    <w:rsid w:val="002B4F5C"/>
    <w:rsid w:val="002B5151"/>
    <w:rsid w:val="002B5394"/>
    <w:rsid w:val="002B5579"/>
    <w:rsid w:val="002B589C"/>
    <w:rsid w:val="002B59B5"/>
    <w:rsid w:val="002B5AA0"/>
    <w:rsid w:val="002B60EF"/>
    <w:rsid w:val="002B60F4"/>
    <w:rsid w:val="002B6201"/>
    <w:rsid w:val="002B654C"/>
    <w:rsid w:val="002B6592"/>
    <w:rsid w:val="002B6B6B"/>
    <w:rsid w:val="002B7067"/>
    <w:rsid w:val="002B7531"/>
    <w:rsid w:val="002B756A"/>
    <w:rsid w:val="002B7572"/>
    <w:rsid w:val="002B75CF"/>
    <w:rsid w:val="002B7779"/>
    <w:rsid w:val="002B78E1"/>
    <w:rsid w:val="002B794A"/>
    <w:rsid w:val="002B7AB7"/>
    <w:rsid w:val="002B7AFD"/>
    <w:rsid w:val="002B7B67"/>
    <w:rsid w:val="002B7BD5"/>
    <w:rsid w:val="002B7D3C"/>
    <w:rsid w:val="002B7EE1"/>
    <w:rsid w:val="002C0096"/>
    <w:rsid w:val="002C01A8"/>
    <w:rsid w:val="002C041B"/>
    <w:rsid w:val="002C05CF"/>
    <w:rsid w:val="002C079F"/>
    <w:rsid w:val="002C0D24"/>
    <w:rsid w:val="002C0D48"/>
    <w:rsid w:val="002C122E"/>
    <w:rsid w:val="002C1447"/>
    <w:rsid w:val="002C1931"/>
    <w:rsid w:val="002C1A0E"/>
    <w:rsid w:val="002C1B11"/>
    <w:rsid w:val="002C1D05"/>
    <w:rsid w:val="002C24C4"/>
    <w:rsid w:val="002C26B3"/>
    <w:rsid w:val="002C29AF"/>
    <w:rsid w:val="002C29DD"/>
    <w:rsid w:val="002C2A88"/>
    <w:rsid w:val="002C2D0C"/>
    <w:rsid w:val="002C2D78"/>
    <w:rsid w:val="002C2FCD"/>
    <w:rsid w:val="002C3230"/>
    <w:rsid w:val="002C3239"/>
    <w:rsid w:val="002C34F9"/>
    <w:rsid w:val="002C35D4"/>
    <w:rsid w:val="002C3649"/>
    <w:rsid w:val="002C3777"/>
    <w:rsid w:val="002C3856"/>
    <w:rsid w:val="002C3D39"/>
    <w:rsid w:val="002C3D7C"/>
    <w:rsid w:val="002C3F83"/>
    <w:rsid w:val="002C3FA5"/>
    <w:rsid w:val="002C4737"/>
    <w:rsid w:val="002C48C8"/>
    <w:rsid w:val="002C494D"/>
    <w:rsid w:val="002C4C6C"/>
    <w:rsid w:val="002C4D33"/>
    <w:rsid w:val="002C4E23"/>
    <w:rsid w:val="002C4E40"/>
    <w:rsid w:val="002C4F42"/>
    <w:rsid w:val="002C4FA7"/>
    <w:rsid w:val="002C5483"/>
    <w:rsid w:val="002C58AA"/>
    <w:rsid w:val="002C5ACC"/>
    <w:rsid w:val="002C5F7A"/>
    <w:rsid w:val="002C60F2"/>
    <w:rsid w:val="002C61AF"/>
    <w:rsid w:val="002C639B"/>
    <w:rsid w:val="002C63FB"/>
    <w:rsid w:val="002C6780"/>
    <w:rsid w:val="002C6C4C"/>
    <w:rsid w:val="002C6D55"/>
    <w:rsid w:val="002C6FFB"/>
    <w:rsid w:val="002C705C"/>
    <w:rsid w:val="002C70C2"/>
    <w:rsid w:val="002C7125"/>
    <w:rsid w:val="002C783A"/>
    <w:rsid w:val="002C78A9"/>
    <w:rsid w:val="002C78E2"/>
    <w:rsid w:val="002C79D7"/>
    <w:rsid w:val="002C7A47"/>
    <w:rsid w:val="002C7F3D"/>
    <w:rsid w:val="002D00A4"/>
    <w:rsid w:val="002D03B2"/>
    <w:rsid w:val="002D0976"/>
    <w:rsid w:val="002D0990"/>
    <w:rsid w:val="002D0BB5"/>
    <w:rsid w:val="002D0DD6"/>
    <w:rsid w:val="002D0E1B"/>
    <w:rsid w:val="002D0E8C"/>
    <w:rsid w:val="002D122A"/>
    <w:rsid w:val="002D1320"/>
    <w:rsid w:val="002D160C"/>
    <w:rsid w:val="002D16E2"/>
    <w:rsid w:val="002D181B"/>
    <w:rsid w:val="002D1956"/>
    <w:rsid w:val="002D1AAB"/>
    <w:rsid w:val="002D1E2D"/>
    <w:rsid w:val="002D1F33"/>
    <w:rsid w:val="002D201C"/>
    <w:rsid w:val="002D27F2"/>
    <w:rsid w:val="002D2895"/>
    <w:rsid w:val="002D28C8"/>
    <w:rsid w:val="002D2BAF"/>
    <w:rsid w:val="002D2BDE"/>
    <w:rsid w:val="002D3079"/>
    <w:rsid w:val="002D30B3"/>
    <w:rsid w:val="002D31AF"/>
    <w:rsid w:val="002D43EF"/>
    <w:rsid w:val="002D453A"/>
    <w:rsid w:val="002D4648"/>
    <w:rsid w:val="002D4671"/>
    <w:rsid w:val="002D48AF"/>
    <w:rsid w:val="002D4AA1"/>
    <w:rsid w:val="002D4C11"/>
    <w:rsid w:val="002D5690"/>
    <w:rsid w:val="002D5A1F"/>
    <w:rsid w:val="002D5A4C"/>
    <w:rsid w:val="002D5B40"/>
    <w:rsid w:val="002D5F87"/>
    <w:rsid w:val="002D600A"/>
    <w:rsid w:val="002D643C"/>
    <w:rsid w:val="002D6755"/>
    <w:rsid w:val="002D68EE"/>
    <w:rsid w:val="002D6AE2"/>
    <w:rsid w:val="002D6B5A"/>
    <w:rsid w:val="002D70B5"/>
    <w:rsid w:val="002D72A4"/>
    <w:rsid w:val="002D730B"/>
    <w:rsid w:val="002D75A9"/>
    <w:rsid w:val="002D76F0"/>
    <w:rsid w:val="002D7997"/>
    <w:rsid w:val="002D7A49"/>
    <w:rsid w:val="002D7CA1"/>
    <w:rsid w:val="002D7E10"/>
    <w:rsid w:val="002D7E57"/>
    <w:rsid w:val="002D7F4D"/>
    <w:rsid w:val="002D7F52"/>
    <w:rsid w:val="002E03AA"/>
    <w:rsid w:val="002E0410"/>
    <w:rsid w:val="002E0636"/>
    <w:rsid w:val="002E09CF"/>
    <w:rsid w:val="002E0A35"/>
    <w:rsid w:val="002E0BA9"/>
    <w:rsid w:val="002E0E60"/>
    <w:rsid w:val="002E1316"/>
    <w:rsid w:val="002E1813"/>
    <w:rsid w:val="002E1977"/>
    <w:rsid w:val="002E1C0F"/>
    <w:rsid w:val="002E2311"/>
    <w:rsid w:val="002E2432"/>
    <w:rsid w:val="002E243C"/>
    <w:rsid w:val="002E254F"/>
    <w:rsid w:val="002E2566"/>
    <w:rsid w:val="002E27C9"/>
    <w:rsid w:val="002E27ED"/>
    <w:rsid w:val="002E2838"/>
    <w:rsid w:val="002E28E6"/>
    <w:rsid w:val="002E2B87"/>
    <w:rsid w:val="002E2BC2"/>
    <w:rsid w:val="002E2E8B"/>
    <w:rsid w:val="002E2E8C"/>
    <w:rsid w:val="002E3074"/>
    <w:rsid w:val="002E3107"/>
    <w:rsid w:val="002E3149"/>
    <w:rsid w:val="002E3284"/>
    <w:rsid w:val="002E38DB"/>
    <w:rsid w:val="002E3AFB"/>
    <w:rsid w:val="002E3B22"/>
    <w:rsid w:val="002E3BEC"/>
    <w:rsid w:val="002E3D0F"/>
    <w:rsid w:val="002E3E30"/>
    <w:rsid w:val="002E422C"/>
    <w:rsid w:val="002E42E4"/>
    <w:rsid w:val="002E473C"/>
    <w:rsid w:val="002E48BB"/>
    <w:rsid w:val="002E499D"/>
    <w:rsid w:val="002E562E"/>
    <w:rsid w:val="002E583D"/>
    <w:rsid w:val="002E5B03"/>
    <w:rsid w:val="002E5BD0"/>
    <w:rsid w:val="002E5E4C"/>
    <w:rsid w:val="002E5EAB"/>
    <w:rsid w:val="002E5F18"/>
    <w:rsid w:val="002E5F19"/>
    <w:rsid w:val="002E601F"/>
    <w:rsid w:val="002E602F"/>
    <w:rsid w:val="002E6098"/>
    <w:rsid w:val="002E617A"/>
    <w:rsid w:val="002E64EB"/>
    <w:rsid w:val="002E6516"/>
    <w:rsid w:val="002E6955"/>
    <w:rsid w:val="002E6BF6"/>
    <w:rsid w:val="002E6D8E"/>
    <w:rsid w:val="002E6DD3"/>
    <w:rsid w:val="002E7053"/>
    <w:rsid w:val="002E7721"/>
    <w:rsid w:val="002E79E4"/>
    <w:rsid w:val="002E7B0E"/>
    <w:rsid w:val="002E7D45"/>
    <w:rsid w:val="002F0094"/>
    <w:rsid w:val="002F04B8"/>
    <w:rsid w:val="002F04F6"/>
    <w:rsid w:val="002F0606"/>
    <w:rsid w:val="002F076D"/>
    <w:rsid w:val="002F118E"/>
    <w:rsid w:val="002F13E2"/>
    <w:rsid w:val="002F146B"/>
    <w:rsid w:val="002F1535"/>
    <w:rsid w:val="002F185B"/>
    <w:rsid w:val="002F197B"/>
    <w:rsid w:val="002F1DE3"/>
    <w:rsid w:val="002F1E06"/>
    <w:rsid w:val="002F210B"/>
    <w:rsid w:val="002F2141"/>
    <w:rsid w:val="002F2336"/>
    <w:rsid w:val="002F238C"/>
    <w:rsid w:val="002F23A2"/>
    <w:rsid w:val="002F2632"/>
    <w:rsid w:val="002F2813"/>
    <w:rsid w:val="002F281F"/>
    <w:rsid w:val="002F2A5B"/>
    <w:rsid w:val="002F2AB4"/>
    <w:rsid w:val="002F2C32"/>
    <w:rsid w:val="002F2E7C"/>
    <w:rsid w:val="002F2EE7"/>
    <w:rsid w:val="002F3007"/>
    <w:rsid w:val="002F352B"/>
    <w:rsid w:val="002F36B6"/>
    <w:rsid w:val="002F3723"/>
    <w:rsid w:val="002F379D"/>
    <w:rsid w:val="002F37E0"/>
    <w:rsid w:val="002F3829"/>
    <w:rsid w:val="002F38B1"/>
    <w:rsid w:val="002F38E4"/>
    <w:rsid w:val="002F3C95"/>
    <w:rsid w:val="002F3D72"/>
    <w:rsid w:val="002F3E7A"/>
    <w:rsid w:val="002F40EA"/>
    <w:rsid w:val="002F417E"/>
    <w:rsid w:val="002F4275"/>
    <w:rsid w:val="002F4562"/>
    <w:rsid w:val="002F4994"/>
    <w:rsid w:val="002F4AB6"/>
    <w:rsid w:val="002F4AB9"/>
    <w:rsid w:val="002F4CA9"/>
    <w:rsid w:val="002F4CF7"/>
    <w:rsid w:val="002F4E0F"/>
    <w:rsid w:val="002F518B"/>
    <w:rsid w:val="002F5346"/>
    <w:rsid w:val="002F599B"/>
    <w:rsid w:val="002F5AB7"/>
    <w:rsid w:val="002F5ADA"/>
    <w:rsid w:val="002F5CFF"/>
    <w:rsid w:val="002F5FAA"/>
    <w:rsid w:val="002F6557"/>
    <w:rsid w:val="002F67EC"/>
    <w:rsid w:val="002F67F1"/>
    <w:rsid w:val="002F6A12"/>
    <w:rsid w:val="002F6A3F"/>
    <w:rsid w:val="002F6BCE"/>
    <w:rsid w:val="002F6BE6"/>
    <w:rsid w:val="002F6EAA"/>
    <w:rsid w:val="002F7115"/>
    <w:rsid w:val="002F74A7"/>
    <w:rsid w:val="002F76D7"/>
    <w:rsid w:val="0030012E"/>
    <w:rsid w:val="00300193"/>
    <w:rsid w:val="003003A2"/>
    <w:rsid w:val="003004E2"/>
    <w:rsid w:val="00300509"/>
    <w:rsid w:val="003009CF"/>
    <w:rsid w:val="00300B80"/>
    <w:rsid w:val="00300DD6"/>
    <w:rsid w:val="00300E0A"/>
    <w:rsid w:val="00300F04"/>
    <w:rsid w:val="0030114D"/>
    <w:rsid w:val="00301399"/>
    <w:rsid w:val="00301445"/>
    <w:rsid w:val="00301524"/>
    <w:rsid w:val="00301794"/>
    <w:rsid w:val="003021E5"/>
    <w:rsid w:val="003028A2"/>
    <w:rsid w:val="003029A2"/>
    <w:rsid w:val="00302A86"/>
    <w:rsid w:val="00302C47"/>
    <w:rsid w:val="00302DF4"/>
    <w:rsid w:val="0030309B"/>
    <w:rsid w:val="003031B4"/>
    <w:rsid w:val="00303259"/>
    <w:rsid w:val="0030369B"/>
    <w:rsid w:val="003038C5"/>
    <w:rsid w:val="00303B81"/>
    <w:rsid w:val="00303BB5"/>
    <w:rsid w:val="003040C2"/>
    <w:rsid w:val="00304205"/>
    <w:rsid w:val="0030425A"/>
    <w:rsid w:val="00304330"/>
    <w:rsid w:val="003044E8"/>
    <w:rsid w:val="00304799"/>
    <w:rsid w:val="00304D2B"/>
    <w:rsid w:val="003051E8"/>
    <w:rsid w:val="003055F3"/>
    <w:rsid w:val="0030561D"/>
    <w:rsid w:val="00305804"/>
    <w:rsid w:val="00305983"/>
    <w:rsid w:val="00305D07"/>
    <w:rsid w:val="00305DF8"/>
    <w:rsid w:val="00305E25"/>
    <w:rsid w:val="00305E53"/>
    <w:rsid w:val="00306307"/>
    <w:rsid w:val="003064F3"/>
    <w:rsid w:val="003069D6"/>
    <w:rsid w:val="00306D87"/>
    <w:rsid w:val="00306F58"/>
    <w:rsid w:val="00306FDD"/>
    <w:rsid w:val="003071C2"/>
    <w:rsid w:val="003072CB"/>
    <w:rsid w:val="00307688"/>
    <w:rsid w:val="003078A9"/>
    <w:rsid w:val="003078B9"/>
    <w:rsid w:val="00307A40"/>
    <w:rsid w:val="00307B6C"/>
    <w:rsid w:val="00307D44"/>
    <w:rsid w:val="00307E26"/>
    <w:rsid w:val="00307FCF"/>
    <w:rsid w:val="003102E1"/>
    <w:rsid w:val="00310401"/>
    <w:rsid w:val="00310AC3"/>
    <w:rsid w:val="00310AF0"/>
    <w:rsid w:val="00310B54"/>
    <w:rsid w:val="00310BF4"/>
    <w:rsid w:val="00310FD5"/>
    <w:rsid w:val="00311123"/>
    <w:rsid w:val="00311176"/>
    <w:rsid w:val="00311201"/>
    <w:rsid w:val="00311545"/>
    <w:rsid w:val="0031156F"/>
    <w:rsid w:val="003115AF"/>
    <w:rsid w:val="00311A8B"/>
    <w:rsid w:val="00311E46"/>
    <w:rsid w:val="00311F29"/>
    <w:rsid w:val="00311F2A"/>
    <w:rsid w:val="00312189"/>
    <w:rsid w:val="00312300"/>
    <w:rsid w:val="0031264E"/>
    <w:rsid w:val="00312761"/>
    <w:rsid w:val="00312815"/>
    <w:rsid w:val="00312882"/>
    <w:rsid w:val="00312D80"/>
    <w:rsid w:val="00313028"/>
    <w:rsid w:val="00313055"/>
    <w:rsid w:val="003130A0"/>
    <w:rsid w:val="003130DF"/>
    <w:rsid w:val="00313222"/>
    <w:rsid w:val="00313367"/>
    <w:rsid w:val="00313976"/>
    <w:rsid w:val="00313AD4"/>
    <w:rsid w:val="00313FA2"/>
    <w:rsid w:val="003141DE"/>
    <w:rsid w:val="0031435E"/>
    <w:rsid w:val="003144CA"/>
    <w:rsid w:val="00314656"/>
    <w:rsid w:val="00314806"/>
    <w:rsid w:val="0031481A"/>
    <w:rsid w:val="003148FC"/>
    <w:rsid w:val="00314B4C"/>
    <w:rsid w:val="00314BE5"/>
    <w:rsid w:val="00314CD8"/>
    <w:rsid w:val="003157A5"/>
    <w:rsid w:val="003158E8"/>
    <w:rsid w:val="003159B5"/>
    <w:rsid w:val="00315C79"/>
    <w:rsid w:val="00315CA2"/>
    <w:rsid w:val="00315DC6"/>
    <w:rsid w:val="00315F2E"/>
    <w:rsid w:val="00316022"/>
    <w:rsid w:val="003160FC"/>
    <w:rsid w:val="003163A3"/>
    <w:rsid w:val="003165E6"/>
    <w:rsid w:val="00316712"/>
    <w:rsid w:val="00316830"/>
    <w:rsid w:val="00316A46"/>
    <w:rsid w:val="00316B15"/>
    <w:rsid w:val="00316CBF"/>
    <w:rsid w:val="00316D8A"/>
    <w:rsid w:val="00317058"/>
    <w:rsid w:val="003170AD"/>
    <w:rsid w:val="003171CF"/>
    <w:rsid w:val="003173AE"/>
    <w:rsid w:val="00317571"/>
    <w:rsid w:val="00317808"/>
    <w:rsid w:val="00317833"/>
    <w:rsid w:val="00317C3D"/>
    <w:rsid w:val="00317F8C"/>
    <w:rsid w:val="0032008F"/>
    <w:rsid w:val="003200F4"/>
    <w:rsid w:val="003207DD"/>
    <w:rsid w:val="00320BA7"/>
    <w:rsid w:val="00320CE7"/>
    <w:rsid w:val="00320CEA"/>
    <w:rsid w:val="00320E93"/>
    <w:rsid w:val="003211C7"/>
    <w:rsid w:val="00321203"/>
    <w:rsid w:val="00321353"/>
    <w:rsid w:val="003214E0"/>
    <w:rsid w:val="00321954"/>
    <w:rsid w:val="00321D8B"/>
    <w:rsid w:val="00321E43"/>
    <w:rsid w:val="0032229E"/>
    <w:rsid w:val="0032265C"/>
    <w:rsid w:val="00322786"/>
    <w:rsid w:val="00322825"/>
    <w:rsid w:val="003229CE"/>
    <w:rsid w:val="00322D0A"/>
    <w:rsid w:val="00323146"/>
    <w:rsid w:val="0032317A"/>
    <w:rsid w:val="0032350A"/>
    <w:rsid w:val="0032389C"/>
    <w:rsid w:val="0032396A"/>
    <w:rsid w:val="00323A5D"/>
    <w:rsid w:val="00323D58"/>
    <w:rsid w:val="00323E48"/>
    <w:rsid w:val="00324095"/>
    <w:rsid w:val="00324356"/>
    <w:rsid w:val="003244EB"/>
    <w:rsid w:val="00324AF6"/>
    <w:rsid w:val="00324C30"/>
    <w:rsid w:val="00324D80"/>
    <w:rsid w:val="00324E98"/>
    <w:rsid w:val="00324F89"/>
    <w:rsid w:val="0032555E"/>
    <w:rsid w:val="003256A2"/>
    <w:rsid w:val="0032570E"/>
    <w:rsid w:val="0032583B"/>
    <w:rsid w:val="003258D8"/>
    <w:rsid w:val="003259C5"/>
    <w:rsid w:val="00325FED"/>
    <w:rsid w:val="00326132"/>
    <w:rsid w:val="003261B4"/>
    <w:rsid w:val="00326219"/>
    <w:rsid w:val="00326363"/>
    <w:rsid w:val="00326439"/>
    <w:rsid w:val="00326858"/>
    <w:rsid w:val="00326FA6"/>
    <w:rsid w:val="00326FEE"/>
    <w:rsid w:val="00327159"/>
    <w:rsid w:val="003271D9"/>
    <w:rsid w:val="003271DC"/>
    <w:rsid w:val="0032720E"/>
    <w:rsid w:val="0032723C"/>
    <w:rsid w:val="0032753D"/>
    <w:rsid w:val="0032771A"/>
    <w:rsid w:val="00327934"/>
    <w:rsid w:val="00327A0C"/>
    <w:rsid w:val="00327AE0"/>
    <w:rsid w:val="00327C85"/>
    <w:rsid w:val="003300D3"/>
    <w:rsid w:val="003304A0"/>
    <w:rsid w:val="003304F3"/>
    <w:rsid w:val="00330537"/>
    <w:rsid w:val="0033093B"/>
    <w:rsid w:val="003309A3"/>
    <w:rsid w:val="00330A70"/>
    <w:rsid w:val="00330C0B"/>
    <w:rsid w:val="00330CA3"/>
    <w:rsid w:val="00330CE4"/>
    <w:rsid w:val="00330DA1"/>
    <w:rsid w:val="00330E56"/>
    <w:rsid w:val="003310EE"/>
    <w:rsid w:val="003312B0"/>
    <w:rsid w:val="003312FB"/>
    <w:rsid w:val="003316EB"/>
    <w:rsid w:val="00331901"/>
    <w:rsid w:val="00331B27"/>
    <w:rsid w:val="00331B55"/>
    <w:rsid w:val="00331D1E"/>
    <w:rsid w:val="00331D25"/>
    <w:rsid w:val="00331E91"/>
    <w:rsid w:val="00331EFA"/>
    <w:rsid w:val="00332006"/>
    <w:rsid w:val="003320FB"/>
    <w:rsid w:val="003322B0"/>
    <w:rsid w:val="003322BD"/>
    <w:rsid w:val="00332595"/>
    <w:rsid w:val="00332651"/>
    <w:rsid w:val="003327DB"/>
    <w:rsid w:val="00332A23"/>
    <w:rsid w:val="00332D1E"/>
    <w:rsid w:val="00333551"/>
    <w:rsid w:val="003336AF"/>
    <w:rsid w:val="00333778"/>
    <w:rsid w:val="003338AE"/>
    <w:rsid w:val="00333945"/>
    <w:rsid w:val="00333EC4"/>
    <w:rsid w:val="0033442A"/>
    <w:rsid w:val="00334515"/>
    <w:rsid w:val="00334519"/>
    <w:rsid w:val="0033455E"/>
    <w:rsid w:val="003349FA"/>
    <w:rsid w:val="00334BB3"/>
    <w:rsid w:val="00334D07"/>
    <w:rsid w:val="00334ECA"/>
    <w:rsid w:val="003350F3"/>
    <w:rsid w:val="0033559D"/>
    <w:rsid w:val="00335742"/>
    <w:rsid w:val="00335C45"/>
    <w:rsid w:val="00335CB0"/>
    <w:rsid w:val="00335E90"/>
    <w:rsid w:val="00336167"/>
    <w:rsid w:val="00336677"/>
    <w:rsid w:val="00336709"/>
    <w:rsid w:val="00336807"/>
    <w:rsid w:val="0033684F"/>
    <w:rsid w:val="00336ABF"/>
    <w:rsid w:val="00336E13"/>
    <w:rsid w:val="0033713F"/>
    <w:rsid w:val="00337363"/>
    <w:rsid w:val="00337F6C"/>
    <w:rsid w:val="00337FBF"/>
    <w:rsid w:val="003403AF"/>
    <w:rsid w:val="0034094B"/>
    <w:rsid w:val="003410EB"/>
    <w:rsid w:val="00341194"/>
    <w:rsid w:val="003412E9"/>
    <w:rsid w:val="003414FB"/>
    <w:rsid w:val="00341878"/>
    <w:rsid w:val="003419B3"/>
    <w:rsid w:val="00341A3F"/>
    <w:rsid w:val="00341B71"/>
    <w:rsid w:val="00341D30"/>
    <w:rsid w:val="00342015"/>
    <w:rsid w:val="0034205E"/>
    <w:rsid w:val="00342065"/>
    <w:rsid w:val="00342694"/>
    <w:rsid w:val="003427A8"/>
    <w:rsid w:val="00342832"/>
    <w:rsid w:val="00342B50"/>
    <w:rsid w:val="00342B85"/>
    <w:rsid w:val="00342C44"/>
    <w:rsid w:val="00342E59"/>
    <w:rsid w:val="003439FE"/>
    <w:rsid w:val="00343B98"/>
    <w:rsid w:val="00343C29"/>
    <w:rsid w:val="00343D47"/>
    <w:rsid w:val="00343D81"/>
    <w:rsid w:val="00343E8A"/>
    <w:rsid w:val="00343FAE"/>
    <w:rsid w:val="0034468F"/>
    <w:rsid w:val="003447A9"/>
    <w:rsid w:val="00344C0E"/>
    <w:rsid w:val="00344DC3"/>
    <w:rsid w:val="00344DFF"/>
    <w:rsid w:val="00344F34"/>
    <w:rsid w:val="00344FA1"/>
    <w:rsid w:val="00344FAA"/>
    <w:rsid w:val="003451DC"/>
    <w:rsid w:val="0034528A"/>
    <w:rsid w:val="0034548C"/>
    <w:rsid w:val="00345679"/>
    <w:rsid w:val="00345A83"/>
    <w:rsid w:val="00345C96"/>
    <w:rsid w:val="00345DBF"/>
    <w:rsid w:val="00345F0C"/>
    <w:rsid w:val="00346104"/>
    <w:rsid w:val="0034612A"/>
    <w:rsid w:val="0034625F"/>
    <w:rsid w:val="0034634E"/>
    <w:rsid w:val="00346405"/>
    <w:rsid w:val="00346435"/>
    <w:rsid w:val="003464CF"/>
    <w:rsid w:val="003468BD"/>
    <w:rsid w:val="003468F9"/>
    <w:rsid w:val="00346A18"/>
    <w:rsid w:val="00346AC2"/>
    <w:rsid w:val="00346ED1"/>
    <w:rsid w:val="0034748C"/>
    <w:rsid w:val="003475FD"/>
    <w:rsid w:val="00347652"/>
    <w:rsid w:val="0034784A"/>
    <w:rsid w:val="0034788B"/>
    <w:rsid w:val="00347B66"/>
    <w:rsid w:val="0035018E"/>
    <w:rsid w:val="00350277"/>
    <w:rsid w:val="00350319"/>
    <w:rsid w:val="00350327"/>
    <w:rsid w:val="003503F6"/>
    <w:rsid w:val="003504D2"/>
    <w:rsid w:val="00350529"/>
    <w:rsid w:val="00350890"/>
    <w:rsid w:val="003509FD"/>
    <w:rsid w:val="00350D20"/>
    <w:rsid w:val="00350FFD"/>
    <w:rsid w:val="0035142D"/>
    <w:rsid w:val="00351784"/>
    <w:rsid w:val="00351D5C"/>
    <w:rsid w:val="00352281"/>
    <w:rsid w:val="00352437"/>
    <w:rsid w:val="00352A6E"/>
    <w:rsid w:val="00352BBC"/>
    <w:rsid w:val="00352CC8"/>
    <w:rsid w:val="00352D61"/>
    <w:rsid w:val="00352EB7"/>
    <w:rsid w:val="003533C4"/>
    <w:rsid w:val="00353685"/>
    <w:rsid w:val="003536E2"/>
    <w:rsid w:val="00353B79"/>
    <w:rsid w:val="00353CD1"/>
    <w:rsid w:val="00353D3C"/>
    <w:rsid w:val="00354319"/>
    <w:rsid w:val="003543A7"/>
    <w:rsid w:val="003544F3"/>
    <w:rsid w:val="0035450F"/>
    <w:rsid w:val="0035493F"/>
    <w:rsid w:val="00354970"/>
    <w:rsid w:val="003549E9"/>
    <w:rsid w:val="00354B09"/>
    <w:rsid w:val="00354B7D"/>
    <w:rsid w:val="00354F6A"/>
    <w:rsid w:val="00355235"/>
    <w:rsid w:val="0035545F"/>
    <w:rsid w:val="003554CA"/>
    <w:rsid w:val="003556D3"/>
    <w:rsid w:val="003557DB"/>
    <w:rsid w:val="0035585A"/>
    <w:rsid w:val="00355A44"/>
    <w:rsid w:val="00355C46"/>
    <w:rsid w:val="00355EAF"/>
    <w:rsid w:val="00355FA6"/>
    <w:rsid w:val="00356186"/>
    <w:rsid w:val="00356188"/>
    <w:rsid w:val="003565D0"/>
    <w:rsid w:val="003565EA"/>
    <w:rsid w:val="00356689"/>
    <w:rsid w:val="0035693D"/>
    <w:rsid w:val="00356969"/>
    <w:rsid w:val="00356974"/>
    <w:rsid w:val="00356B97"/>
    <w:rsid w:val="003570F5"/>
    <w:rsid w:val="00357216"/>
    <w:rsid w:val="003572C0"/>
    <w:rsid w:val="0035758C"/>
    <w:rsid w:val="0035786E"/>
    <w:rsid w:val="003579E3"/>
    <w:rsid w:val="00357BBE"/>
    <w:rsid w:val="00357C0E"/>
    <w:rsid w:val="00357DE7"/>
    <w:rsid w:val="00357E20"/>
    <w:rsid w:val="0035A83B"/>
    <w:rsid w:val="00360343"/>
    <w:rsid w:val="0036078C"/>
    <w:rsid w:val="00360A12"/>
    <w:rsid w:val="00360A59"/>
    <w:rsid w:val="00360AAC"/>
    <w:rsid w:val="00360AB3"/>
    <w:rsid w:val="00360B05"/>
    <w:rsid w:val="00360D5D"/>
    <w:rsid w:val="003614A0"/>
    <w:rsid w:val="00361ACA"/>
    <w:rsid w:val="00361DB6"/>
    <w:rsid w:val="003620EA"/>
    <w:rsid w:val="00362116"/>
    <w:rsid w:val="0036217C"/>
    <w:rsid w:val="00362184"/>
    <w:rsid w:val="0036234F"/>
    <w:rsid w:val="00362558"/>
    <w:rsid w:val="00362853"/>
    <w:rsid w:val="003629A8"/>
    <w:rsid w:val="00362BA7"/>
    <w:rsid w:val="00362F12"/>
    <w:rsid w:val="003630A2"/>
    <w:rsid w:val="003630AF"/>
    <w:rsid w:val="0036397D"/>
    <w:rsid w:val="00363A5F"/>
    <w:rsid w:val="00363A7E"/>
    <w:rsid w:val="00363B17"/>
    <w:rsid w:val="00363CEA"/>
    <w:rsid w:val="00364155"/>
    <w:rsid w:val="00364560"/>
    <w:rsid w:val="003645CE"/>
    <w:rsid w:val="00364791"/>
    <w:rsid w:val="003648D4"/>
    <w:rsid w:val="003648D8"/>
    <w:rsid w:val="00364917"/>
    <w:rsid w:val="003649E3"/>
    <w:rsid w:val="00364A00"/>
    <w:rsid w:val="00364ACB"/>
    <w:rsid w:val="00364CA0"/>
    <w:rsid w:val="003650EB"/>
    <w:rsid w:val="0036528A"/>
    <w:rsid w:val="00365391"/>
    <w:rsid w:val="0036546B"/>
    <w:rsid w:val="003655DE"/>
    <w:rsid w:val="0036561B"/>
    <w:rsid w:val="0036575E"/>
    <w:rsid w:val="003659ED"/>
    <w:rsid w:val="0036601B"/>
    <w:rsid w:val="003663C7"/>
    <w:rsid w:val="0036656B"/>
    <w:rsid w:val="0036682D"/>
    <w:rsid w:val="003668EC"/>
    <w:rsid w:val="00366948"/>
    <w:rsid w:val="00366A77"/>
    <w:rsid w:val="00366B85"/>
    <w:rsid w:val="00366E95"/>
    <w:rsid w:val="00366EB9"/>
    <w:rsid w:val="00366FA1"/>
    <w:rsid w:val="0036705E"/>
    <w:rsid w:val="00367091"/>
    <w:rsid w:val="003670E2"/>
    <w:rsid w:val="00367262"/>
    <w:rsid w:val="00367324"/>
    <w:rsid w:val="00367953"/>
    <w:rsid w:val="00367BF2"/>
    <w:rsid w:val="00370377"/>
    <w:rsid w:val="003703D1"/>
    <w:rsid w:val="00370416"/>
    <w:rsid w:val="00370545"/>
    <w:rsid w:val="00370E14"/>
    <w:rsid w:val="00370E2D"/>
    <w:rsid w:val="00371090"/>
    <w:rsid w:val="003711AE"/>
    <w:rsid w:val="00371222"/>
    <w:rsid w:val="00371730"/>
    <w:rsid w:val="003719F2"/>
    <w:rsid w:val="00371D14"/>
    <w:rsid w:val="00371DCF"/>
    <w:rsid w:val="00371EEB"/>
    <w:rsid w:val="00371F96"/>
    <w:rsid w:val="00372144"/>
    <w:rsid w:val="0037214F"/>
    <w:rsid w:val="0037215A"/>
    <w:rsid w:val="00372388"/>
    <w:rsid w:val="00372900"/>
    <w:rsid w:val="00372AB6"/>
    <w:rsid w:val="00372C28"/>
    <w:rsid w:val="00372D5C"/>
    <w:rsid w:val="0037321F"/>
    <w:rsid w:val="003732AE"/>
    <w:rsid w:val="00373315"/>
    <w:rsid w:val="0037346D"/>
    <w:rsid w:val="003734DB"/>
    <w:rsid w:val="003736BD"/>
    <w:rsid w:val="00373B6D"/>
    <w:rsid w:val="00373B96"/>
    <w:rsid w:val="00373C5F"/>
    <w:rsid w:val="00374411"/>
    <w:rsid w:val="0037455D"/>
    <w:rsid w:val="003745A5"/>
    <w:rsid w:val="00374B2C"/>
    <w:rsid w:val="00374BF6"/>
    <w:rsid w:val="00374FC7"/>
    <w:rsid w:val="0037531E"/>
    <w:rsid w:val="0037577C"/>
    <w:rsid w:val="003758B5"/>
    <w:rsid w:val="00375DEB"/>
    <w:rsid w:val="00376373"/>
    <w:rsid w:val="00376438"/>
    <w:rsid w:val="00376C2B"/>
    <w:rsid w:val="00376C71"/>
    <w:rsid w:val="00376CE8"/>
    <w:rsid w:val="00376DF0"/>
    <w:rsid w:val="003770D8"/>
    <w:rsid w:val="003770E6"/>
    <w:rsid w:val="003773C3"/>
    <w:rsid w:val="003775DF"/>
    <w:rsid w:val="00377945"/>
    <w:rsid w:val="00377D62"/>
    <w:rsid w:val="00380553"/>
    <w:rsid w:val="0038082C"/>
    <w:rsid w:val="00380850"/>
    <w:rsid w:val="00380EB8"/>
    <w:rsid w:val="00380F9D"/>
    <w:rsid w:val="003811AF"/>
    <w:rsid w:val="00381344"/>
    <w:rsid w:val="00381660"/>
    <w:rsid w:val="00381680"/>
    <w:rsid w:val="0038170F"/>
    <w:rsid w:val="00381E10"/>
    <w:rsid w:val="00381E32"/>
    <w:rsid w:val="00381E76"/>
    <w:rsid w:val="00382010"/>
    <w:rsid w:val="0038216E"/>
    <w:rsid w:val="0038224D"/>
    <w:rsid w:val="003828FE"/>
    <w:rsid w:val="00382927"/>
    <w:rsid w:val="00382F14"/>
    <w:rsid w:val="0038306A"/>
    <w:rsid w:val="00383181"/>
    <w:rsid w:val="003832BD"/>
    <w:rsid w:val="0038346B"/>
    <w:rsid w:val="0038356D"/>
    <w:rsid w:val="00383689"/>
    <w:rsid w:val="00383E79"/>
    <w:rsid w:val="00383EC9"/>
    <w:rsid w:val="003841F5"/>
    <w:rsid w:val="003845E2"/>
    <w:rsid w:val="00384768"/>
    <w:rsid w:val="00384CAF"/>
    <w:rsid w:val="00384D1F"/>
    <w:rsid w:val="00384EB1"/>
    <w:rsid w:val="00384FCF"/>
    <w:rsid w:val="00385037"/>
    <w:rsid w:val="003850C5"/>
    <w:rsid w:val="00385125"/>
    <w:rsid w:val="00385380"/>
    <w:rsid w:val="00385424"/>
    <w:rsid w:val="003854B6"/>
    <w:rsid w:val="003859F8"/>
    <w:rsid w:val="00385C83"/>
    <w:rsid w:val="003860FE"/>
    <w:rsid w:val="00386371"/>
    <w:rsid w:val="00386548"/>
    <w:rsid w:val="0038686F"/>
    <w:rsid w:val="00386A91"/>
    <w:rsid w:val="00386B6E"/>
    <w:rsid w:val="00386BA4"/>
    <w:rsid w:val="00386EA2"/>
    <w:rsid w:val="00386EBE"/>
    <w:rsid w:val="003872F2"/>
    <w:rsid w:val="00387411"/>
    <w:rsid w:val="00387544"/>
    <w:rsid w:val="00387742"/>
    <w:rsid w:val="00387B8E"/>
    <w:rsid w:val="00389A45"/>
    <w:rsid w:val="0039041B"/>
    <w:rsid w:val="003905F7"/>
    <w:rsid w:val="00390838"/>
    <w:rsid w:val="00390AF7"/>
    <w:rsid w:val="00390BF2"/>
    <w:rsid w:val="00390D91"/>
    <w:rsid w:val="00390FB4"/>
    <w:rsid w:val="0039110B"/>
    <w:rsid w:val="003912CD"/>
    <w:rsid w:val="00391321"/>
    <w:rsid w:val="003915DB"/>
    <w:rsid w:val="0039177D"/>
    <w:rsid w:val="0039184C"/>
    <w:rsid w:val="003918B0"/>
    <w:rsid w:val="00391A4A"/>
    <w:rsid w:val="00391A82"/>
    <w:rsid w:val="00391CF3"/>
    <w:rsid w:val="00391FFB"/>
    <w:rsid w:val="003920F7"/>
    <w:rsid w:val="00392242"/>
    <w:rsid w:val="00392434"/>
    <w:rsid w:val="0039262A"/>
    <w:rsid w:val="00392785"/>
    <w:rsid w:val="00392851"/>
    <w:rsid w:val="00392A69"/>
    <w:rsid w:val="00392C63"/>
    <w:rsid w:val="00393607"/>
    <w:rsid w:val="0039366F"/>
    <w:rsid w:val="003936EF"/>
    <w:rsid w:val="003938A1"/>
    <w:rsid w:val="0039392D"/>
    <w:rsid w:val="003939B1"/>
    <w:rsid w:val="00393DD6"/>
    <w:rsid w:val="003940B0"/>
    <w:rsid w:val="003942D2"/>
    <w:rsid w:val="00394446"/>
    <w:rsid w:val="00394A96"/>
    <w:rsid w:val="00394C8C"/>
    <w:rsid w:val="00394D35"/>
    <w:rsid w:val="00394DD3"/>
    <w:rsid w:val="00395020"/>
    <w:rsid w:val="00395363"/>
    <w:rsid w:val="003955F0"/>
    <w:rsid w:val="003956C9"/>
    <w:rsid w:val="00395754"/>
    <w:rsid w:val="003958C1"/>
    <w:rsid w:val="00395B57"/>
    <w:rsid w:val="00395E79"/>
    <w:rsid w:val="0039602A"/>
    <w:rsid w:val="00396072"/>
    <w:rsid w:val="00396160"/>
    <w:rsid w:val="003961C2"/>
    <w:rsid w:val="0039645A"/>
    <w:rsid w:val="003964A0"/>
    <w:rsid w:val="003965DC"/>
    <w:rsid w:val="003967D9"/>
    <w:rsid w:val="00396893"/>
    <w:rsid w:val="00396A69"/>
    <w:rsid w:val="00396FEE"/>
    <w:rsid w:val="00397237"/>
    <w:rsid w:val="00397272"/>
    <w:rsid w:val="0039731D"/>
    <w:rsid w:val="0039755E"/>
    <w:rsid w:val="00397596"/>
    <w:rsid w:val="003975FB"/>
    <w:rsid w:val="0039769D"/>
    <w:rsid w:val="00397A37"/>
    <w:rsid w:val="00397D5C"/>
    <w:rsid w:val="00397D7A"/>
    <w:rsid w:val="003A002E"/>
    <w:rsid w:val="003A0048"/>
    <w:rsid w:val="003A0153"/>
    <w:rsid w:val="003A01B9"/>
    <w:rsid w:val="003A0220"/>
    <w:rsid w:val="003A0436"/>
    <w:rsid w:val="003A0790"/>
    <w:rsid w:val="003A0C9D"/>
    <w:rsid w:val="003A0CC8"/>
    <w:rsid w:val="003A0D34"/>
    <w:rsid w:val="003A0DC6"/>
    <w:rsid w:val="003A0EFC"/>
    <w:rsid w:val="003A0F0B"/>
    <w:rsid w:val="003A10AF"/>
    <w:rsid w:val="003A166A"/>
    <w:rsid w:val="003A1702"/>
    <w:rsid w:val="003A1740"/>
    <w:rsid w:val="003A19A7"/>
    <w:rsid w:val="003A19D8"/>
    <w:rsid w:val="003A1D7D"/>
    <w:rsid w:val="003A1D8F"/>
    <w:rsid w:val="003A2190"/>
    <w:rsid w:val="003A22F0"/>
    <w:rsid w:val="003A2331"/>
    <w:rsid w:val="003A23D5"/>
    <w:rsid w:val="003A2454"/>
    <w:rsid w:val="003A2464"/>
    <w:rsid w:val="003A246C"/>
    <w:rsid w:val="003A2869"/>
    <w:rsid w:val="003A2990"/>
    <w:rsid w:val="003A2AC4"/>
    <w:rsid w:val="003A2DB6"/>
    <w:rsid w:val="003A30C9"/>
    <w:rsid w:val="003A3135"/>
    <w:rsid w:val="003A3168"/>
    <w:rsid w:val="003A32F5"/>
    <w:rsid w:val="003A3ACF"/>
    <w:rsid w:val="003A3BB7"/>
    <w:rsid w:val="003A3D00"/>
    <w:rsid w:val="003A3EF6"/>
    <w:rsid w:val="003A41CD"/>
    <w:rsid w:val="003A4245"/>
    <w:rsid w:val="003A4395"/>
    <w:rsid w:val="003A480B"/>
    <w:rsid w:val="003A48BB"/>
    <w:rsid w:val="003A5039"/>
    <w:rsid w:val="003A53CC"/>
    <w:rsid w:val="003A549F"/>
    <w:rsid w:val="003A55F9"/>
    <w:rsid w:val="003A5686"/>
    <w:rsid w:val="003A56B8"/>
    <w:rsid w:val="003A57F8"/>
    <w:rsid w:val="003A586A"/>
    <w:rsid w:val="003A5A60"/>
    <w:rsid w:val="003A5E52"/>
    <w:rsid w:val="003A6390"/>
    <w:rsid w:val="003A67F7"/>
    <w:rsid w:val="003A6B49"/>
    <w:rsid w:val="003A6BBF"/>
    <w:rsid w:val="003A6E2D"/>
    <w:rsid w:val="003A6FFC"/>
    <w:rsid w:val="003A7118"/>
    <w:rsid w:val="003A750F"/>
    <w:rsid w:val="003A79F2"/>
    <w:rsid w:val="003A7E0A"/>
    <w:rsid w:val="003B00FD"/>
    <w:rsid w:val="003B0239"/>
    <w:rsid w:val="003B0544"/>
    <w:rsid w:val="003B0CC5"/>
    <w:rsid w:val="003B0D0F"/>
    <w:rsid w:val="003B0FED"/>
    <w:rsid w:val="003B1740"/>
    <w:rsid w:val="003B1C01"/>
    <w:rsid w:val="003B1C77"/>
    <w:rsid w:val="003B1D72"/>
    <w:rsid w:val="003B1D8D"/>
    <w:rsid w:val="003B1EB0"/>
    <w:rsid w:val="003B2059"/>
    <w:rsid w:val="003B20F9"/>
    <w:rsid w:val="003B2A36"/>
    <w:rsid w:val="003B31D9"/>
    <w:rsid w:val="003B37A3"/>
    <w:rsid w:val="003B3883"/>
    <w:rsid w:val="003B398B"/>
    <w:rsid w:val="003B3A74"/>
    <w:rsid w:val="003B4010"/>
    <w:rsid w:val="003B4038"/>
    <w:rsid w:val="003B4082"/>
    <w:rsid w:val="003B430E"/>
    <w:rsid w:val="003B43C4"/>
    <w:rsid w:val="003B449A"/>
    <w:rsid w:val="003B47C3"/>
    <w:rsid w:val="003B4A13"/>
    <w:rsid w:val="003B4A6F"/>
    <w:rsid w:val="003B4AC6"/>
    <w:rsid w:val="003B4B4E"/>
    <w:rsid w:val="003B4D99"/>
    <w:rsid w:val="003B4E75"/>
    <w:rsid w:val="003B5EBE"/>
    <w:rsid w:val="003B5F12"/>
    <w:rsid w:val="003B60F4"/>
    <w:rsid w:val="003B6291"/>
    <w:rsid w:val="003B6330"/>
    <w:rsid w:val="003B6494"/>
    <w:rsid w:val="003B657A"/>
    <w:rsid w:val="003B6737"/>
    <w:rsid w:val="003B68A3"/>
    <w:rsid w:val="003B6BC6"/>
    <w:rsid w:val="003B6BF3"/>
    <w:rsid w:val="003B70B5"/>
    <w:rsid w:val="003B71A3"/>
    <w:rsid w:val="003B73E8"/>
    <w:rsid w:val="003B744B"/>
    <w:rsid w:val="003B74CF"/>
    <w:rsid w:val="003B75CE"/>
    <w:rsid w:val="003B7DA9"/>
    <w:rsid w:val="003C01C8"/>
    <w:rsid w:val="003C0236"/>
    <w:rsid w:val="003C029C"/>
    <w:rsid w:val="003C03D2"/>
    <w:rsid w:val="003C0503"/>
    <w:rsid w:val="003C08DE"/>
    <w:rsid w:val="003C0A80"/>
    <w:rsid w:val="003C102B"/>
    <w:rsid w:val="003C1245"/>
    <w:rsid w:val="003C127F"/>
    <w:rsid w:val="003C12DE"/>
    <w:rsid w:val="003C148E"/>
    <w:rsid w:val="003C1644"/>
    <w:rsid w:val="003C17D9"/>
    <w:rsid w:val="003C1A88"/>
    <w:rsid w:val="003C1ADD"/>
    <w:rsid w:val="003C1C3C"/>
    <w:rsid w:val="003C1E9E"/>
    <w:rsid w:val="003C20D3"/>
    <w:rsid w:val="003C2113"/>
    <w:rsid w:val="003C2203"/>
    <w:rsid w:val="003C27AD"/>
    <w:rsid w:val="003C2921"/>
    <w:rsid w:val="003C2A3D"/>
    <w:rsid w:val="003C2CE1"/>
    <w:rsid w:val="003C2D15"/>
    <w:rsid w:val="003C2E9E"/>
    <w:rsid w:val="003C37BE"/>
    <w:rsid w:val="003C37D0"/>
    <w:rsid w:val="003C382D"/>
    <w:rsid w:val="003C3869"/>
    <w:rsid w:val="003C3DAE"/>
    <w:rsid w:val="003C4190"/>
    <w:rsid w:val="003C41DD"/>
    <w:rsid w:val="003C44D0"/>
    <w:rsid w:val="003C4585"/>
    <w:rsid w:val="003C4717"/>
    <w:rsid w:val="003C4929"/>
    <w:rsid w:val="003C49F3"/>
    <w:rsid w:val="003C4A44"/>
    <w:rsid w:val="003C4BD4"/>
    <w:rsid w:val="003C4C6C"/>
    <w:rsid w:val="003C4D3F"/>
    <w:rsid w:val="003C4FB0"/>
    <w:rsid w:val="003C50A7"/>
    <w:rsid w:val="003C512E"/>
    <w:rsid w:val="003C542D"/>
    <w:rsid w:val="003C5B33"/>
    <w:rsid w:val="003C5E9E"/>
    <w:rsid w:val="003C5EF9"/>
    <w:rsid w:val="003C6054"/>
    <w:rsid w:val="003C6389"/>
    <w:rsid w:val="003C66A0"/>
    <w:rsid w:val="003C66F4"/>
    <w:rsid w:val="003C67D8"/>
    <w:rsid w:val="003C6B80"/>
    <w:rsid w:val="003C6D57"/>
    <w:rsid w:val="003C6F1C"/>
    <w:rsid w:val="003C7100"/>
    <w:rsid w:val="003C741A"/>
    <w:rsid w:val="003C7446"/>
    <w:rsid w:val="003C7722"/>
    <w:rsid w:val="003C77D0"/>
    <w:rsid w:val="003C786D"/>
    <w:rsid w:val="003C7C3F"/>
    <w:rsid w:val="003C7E57"/>
    <w:rsid w:val="003C7EDC"/>
    <w:rsid w:val="003D012D"/>
    <w:rsid w:val="003D0535"/>
    <w:rsid w:val="003D074E"/>
    <w:rsid w:val="003D09A5"/>
    <w:rsid w:val="003D0F1C"/>
    <w:rsid w:val="003D11A3"/>
    <w:rsid w:val="003D12BD"/>
    <w:rsid w:val="003D1627"/>
    <w:rsid w:val="003D16C6"/>
    <w:rsid w:val="003D1749"/>
    <w:rsid w:val="003D1A0C"/>
    <w:rsid w:val="003D1DE8"/>
    <w:rsid w:val="003D2205"/>
    <w:rsid w:val="003D2319"/>
    <w:rsid w:val="003D235A"/>
    <w:rsid w:val="003D241C"/>
    <w:rsid w:val="003D2844"/>
    <w:rsid w:val="003D2EF5"/>
    <w:rsid w:val="003D2F98"/>
    <w:rsid w:val="003D3449"/>
    <w:rsid w:val="003D3571"/>
    <w:rsid w:val="003D384A"/>
    <w:rsid w:val="003D3A3A"/>
    <w:rsid w:val="003D3B84"/>
    <w:rsid w:val="003D3C3A"/>
    <w:rsid w:val="003D3CF5"/>
    <w:rsid w:val="003D40A5"/>
    <w:rsid w:val="003D42EC"/>
    <w:rsid w:val="003D4336"/>
    <w:rsid w:val="003D44A8"/>
    <w:rsid w:val="003D4537"/>
    <w:rsid w:val="003D47F9"/>
    <w:rsid w:val="003D4A3A"/>
    <w:rsid w:val="003D4AF1"/>
    <w:rsid w:val="003D4B7B"/>
    <w:rsid w:val="003D4F31"/>
    <w:rsid w:val="003D5270"/>
    <w:rsid w:val="003D53DC"/>
    <w:rsid w:val="003D5595"/>
    <w:rsid w:val="003D57A7"/>
    <w:rsid w:val="003D5846"/>
    <w:rsid w:val="003D5A4F"/>
    <w:rsid w:val="003D5D6B"/>
    <w:rsid w:val="003D5F53"/>
    <w:rsid w:val="003D661B"/>
    <w:rsid w:val="003D661D"/>
    <w:rsid w:val="003D671D"/>
    <w:rsid w:val="003D71C9"/>
    <w:rsid w:val="003D727E"/>
    <w:rsid w:val="003D7477"/>
    <w:rsid w:val="003D75E8"/>
    <w:rsid w:val="003D764D"/>
    <w:rsid w:val="003D76E8"/>
    <w:rsid w:val="003D7758"/>
    <w:rsid w:val="003D7861"/>
    <w:rsid w:val="003D7951"/>
    <w:rsid w:val="003E003A"/>
    <w:rsid w:val="003E00FE"/>
    <w:rsid w:val="003E01B6"/>
    <w:rsid w:val="003E037E"/>
    <w:rsid w:val="003E03B2"/>
    <w:rsid w:val="003E0499"/>
    <w:rsid w:val="003E04CA"/>
    <w:rsid w:val="003E04F4"/>
    <w:rsid w:val="003E0665"/>
    <w:rsid w:val="003E0743"/>
    <w:rsid w:val="003E0B06"/>
    <w:rsid w:val="003E0B17"/>
    <w:rsid w:val="003E0D01"/>
    <w:rsid w:val="003E0D7B"/>
    <w:rsid w:val="003E0DC9"/>
    <w:rsid w:val="003E0EE6"/>
    <w:rsid w:val="003E10A2"/>
    <w:rsid w:val="003E10C9"/>
    <w:rsid w:val="003E18A5"/>
    <w:rsid w:val="003E1978"/>
    <w:rsid w:val="003E1A8F"/>
    <w:rsid w:val="003E1D23"/>
    <w:rsid w:val="003E211B"/>
    <w:rsid w:val="003E21BD"/>
    <w:rsid w:val="003E2381"/>
    <w:rsid w:val="003E23BB"/>
    <w:rsid w:val="003E2D60"/>
    <w:rsid w:val="003E2EAD"/>
    <w:rsid w:val="003E2FA8"/>
    <w:rsid w:val="003E30CC"/>
    <w:rsid w:val="003E313D"/>
    <w:rsid w:val="003E3214"/>
    <w:rsid w:val="003E344C"/>
    <w:rsid w:val="003E35C6"/>
    <w:rsid w:val="003E367F"/>
    <w:rsid w:val="003E3699"/>
    <w:rsid w:val="003E3958"/>
    <w:rsid w:val="003E4421"/>
    <w:rsid w:val="003E469C"/>
    <w:rsid w:val="003E4FBE"/>
    <w:rsid w:val="003E5036"/>
    <w:rsid w:val="003E5162"/>
    <w:rsid w:val="003E5285"/>
    <w:rsid w:val="003E549B"/>
    <w:rsid w:val="003E55A8"/>
    <w:rsid w:val="003E5941"/>
    <w:rsid w:val="003E5BF5"/>
    <w:rsid w:val="003E5F30"/>
    <w:rsid w:val="003E6278"/>
    <w:rsid w:val="003E6A46"/>
    <w:rsid w:val="003E6B38"/>
    <w:rsid w:val="003E6B41"/>
    <w:rsid w:val="003E6B82"/>
    <w:rsid w:val="003E71FF"/>
    <w:rsid w:val="003E7331"/>
    <w:rsid w:val="003E7582"/>
    <w:rsid w:val="003E7C88"/>
    <w:rsid w:val="003E7F23"/>
    <w:rsid w:val="003F046F"/>
    <w:rsid w:val="003F04B7"/>
    <w:rsid w:val="003F04CC"/>
    <w:rsid w:val="003F059D"/>
    <w:rsid w:val="003F05D3"/>
    <w:rsid w:val="003F06C0"/>
    <w:rsid w:val="003F07F9"/>
    <w:rsid w:val="003F09FC"/>
    <w:rsid w:val="003F0A1A"/>
    <w:rsid w:val="003F0C69"/>
    <w:rsid w:val="003F0D3B"/>
    <w:rsid w:val="003F0D9A"/>
    <w:rsid w:val="003F0DE1"/>
    <w:rsid w:val="003F0DF9"/>
    <w:rsid w:val="003F1078"/>
    <w:rsid w:val="003F1081"/>
    <w:rsid w:val="003F1321"/>
    <w:rsid w:val="003F13A4"/>
    <w:rsid w:val="003F161C"/>
    <w:rsid w:val="003F1901"/>
    <w:rsid w:val="003F1964"/>
    <w:rsid w:val="003F1E5D"/>
    <w:rsid w:val="003F2207"/>
    <w:rsid w:val="003F2223"/>
    <w:rsid w:val="003F22C4"/>
    <w:rsid w:val="003F22FC"/>
    <w:rsid w:val="003F2980"/>
    <w:rsid w:val="003F2ADC"/>
    <w:rsid w:val="003F2B2A"/>
    <w:rsid w:val="003F2B2D"/>
    <w:rsid w:val="003F3155"/>
    <w:rsid w:val="003F31DC"/>
    <w:rsid w:val="003F3308"/>
    <w:rsid w:val="003F3862"/>
    <w:rsid w:val="003F387C"/>
    <w:rsid w:val="003F388C"/>
    <w:rsid w:val="003F3A6B"/>
    <w:rsid w:val="003F3B5F"/>
    <w:rsid w:val="003F3B97"/>
    <w:rsid w:val="003F3E75"/>
    <w:rsid w:val="003F41C6"/>
    <w:rsid w:val="003F48C9"/>
    <w:rsid w:val="003F497C"/>
    <w:rsid w:val="003F4A71"/>
    <w:rsid w:val="003F4B5B"/>
    <w:rsid w:val="003F512B"/>
    <w:rsid w:val="003F5331"/>
    <w:rsid w:val="003F5590"/>
    <w:rsid w:val="003F5780"/>
    <w:rsid w:val="003F58A3"/>
    <w:rsid w:val="003F58AD"/>
    <w:rsid w:val="003F5A69"/>
    <w:rsid w:val="003F5B1E"/>
    <w:rsid w:val="003F5E02"/>
    <w:rsid w:val="003F5E16"/>
    <w:rsid w:val="003F5E8B"/>
    <w:rsid w:val="003F5FA6"/>
    <w:rsid w:val="003F60B2"/>
    <w:rsid w:val="003F62A0"/>
    <w:rsid w:val="003F644E"/>
    <w:rsid w:val="003F64C6"/>
    <w:rsid w:val="003F65DB"/>
    <w:rsid w:val="003F6629"/>
    <w:rsid w:val="003F6674"/>
    <w:rsid w:val="003F66CD"/>
    <w:rsid w:val="003F6A91"/>
    <w:rsid w:val="003F6C73"/>
    <w:rsid w:val="003F6D3C"/>
    <w:rsid w:val="003F7117"/>
    <w:rsid w:val="003F73ED"/>
    <w:rsid w:val="003F74DD"/>
    <w:rsid w:val="003F77FD"/>
    <w:rsid w:val="004001D3"/>
    <w:rsid w:val="004003C8"/>
    <w:rsid w:val="004004D7"/>
    <w:rsid w:val="0040054A"/>
    <w:rsid w:val="00400577"/>
    <w:rsid w:val="0040068F"/>
    <w:rsid w:val="00400805"/>
    <w:rsid w:val="00400A90"/>
    <w:rsid w:val="00400AE1"/>
    <w:rsid w:val="00400B3C"/>
    <w:rsid w:val="00400CE4"/>
    <w:rsid w:val="00401580"/>
    <w:rsid w:val="00401589"/>
    <w:rsid w:val="00401B2F"/>
    <w:rsid w:val="00401C81"/>
    <w:rsid w:val="00401F12"/>
    <w:rsid w:val="004025A7"/>
    <w:rsid w:val="0040283A"/>
    <w:rsid w:val="0040292A"/>
    <w:rsid w:val="00402AB2"/>
    <w:rsid w:val="00402B93"/>
    <w:rsid w:val="00402D04"/>
    <w:rsid w:val="00402E73"/>
    <w:rsid w:val="00403409"/>
    <w:rsid w:val="004037E6"/>
    <w:rsid w:val="00403B6B"/>
    <w:rsid w:val="00403B75"/>
    <w:rsid w:val="00403E65"/>
    <w:rsid w:val="00403F8E"/>
    <w:rsid w:val="00403FB0"/>
    <w:rsid w:val="0040408B"/>
    <w:rsid w:val="0040408C"/>
    <w:rsid w:val="00404126"/>
    <w:rsid w:val="004041FB"/>
    <w:rsid w:val="00404495"/>
    <w:rsid w:val="0040457A"/>
    <w:rsid w:val="004047E9"/>
    <w:rsid w:val="004049B9"/>
    <w:rsid w:val="00404C41"/>
    <w:rsid w:val="00404F89"/>
    <w:rsid w:val="004053D9"/>
    <w:rsid w:val="004054B0"/>
    <w:rsid w:val="0040612F"/>
    <w:rsid w:val="00406233"/>
    <w:rsid w:val="0040633C"/>
    <w:rsid w:val="004063C2"/>
    <w:rsid w:val="004066BE"/>
    <w:rsid w:val="00406749"/>
    <w:rsid w:val="004067D3"/>
    <w:rsid w:val="00406887"/>
    <w:rsid w:val="00406AA2"/>
    <w:rsid w:val="0040703F"/>
    <w:rsid w:val="004072C3"/>
    <w:rsid w:val="0040771F"/>
    <w:rsid w:val="00407737"/>
    <w:rsid w:val="00407886"/>
    <w:rsid w:val="0040799B"/>
    <w:rsid w:val="00407C4C"/>
    <w:rsid w:val="00407C84"/>
    <w:rsid w:val="00407E2F"/>
    <w:rsid w:val="00407EFF"/>
    <w:rsid w:val="00407F5D"/>
    <w:rsid w:val="00410111"/>
    <w:rsid w:val="0041014E"/>
    <w:rsid w:val="004103E2"/>
    <w:rsid w:val="0041043D"/>
    <w:rsid w:val="00410597"/>
    <w:rsid w:val="004105FD"/>
    <w:rsid w:val="00410631"/>
    <w:rsid w:val="0041074D"/>
    <w:rsid w:val="00410850"/>
    <w:rsid w:val="00410A66"/>
    <w:rsid w:val="004112BB"/>
    <w:rsid w:val="00411303"/>
    <w:rsid w:val="00411CA4"/>
    <w:rsid w:val="00411DDB"/>
    <w:rsid w:val="00411E87"/>
    <w:rsid w:val="004121BA"/>
    <w:rsid w:val="00412B42"/>
    <w:rsid w:val="00412C32"/>
    <w:rsid w:val="00412C5F"/>
    <w:rsid w:val="00412DB7"/>
    <w:rsid w:val="00412E79"/>
    <w:rsid w:val="0041309D"/>
    <w:rsid w:val="00413138"/>
    <w:rsid w:val="0041343B"/>
    <w:rsid w:val="0041348E"/>
    <w:rsid w:val="0041392E"/>
    <w:rsid w:val="0041396B"/>
    <w:rsid w:val="004139C7"/>
    <w:rsid w:val="00413B29"/>
    <w:rsid w:val="00413BC6"/>
    <w:rsid w:val="00413EA3"/>
    <w:rsid w:val="004140A1"/>
    <w:rsid w:val="00414596"/>
    <w:rsid w:val="00414A5D"/>
    <w:rsid w:val="00414C98"/>
    <w:rsid w:val="00414F18"/>
    <w:rsid w:val="00414F61"/>
    <w:rsid w:val="004150B6"/>
    <w:rsid w:val="00415270"/>
    <w:rsid w:val="0041571C"/>
    <w:rsid w:val="00415800"/>
    <w:rsid w:val="0041583D"/>
    <w:rsid w:val="004158F4"/>
    <w:rsid w:val="00415BB4"/>
    <w:rsid w:val="00415F21"/>
    <w:rsid w:val="00415FAC"/>
    <w:rsid w:val="00416030"/>
    <w:rsid w:val="0041656D"/>
    <w:rsid w:val="004168B8"/>
    <w:rsid w:val="00416AAC"/>
    <w:rsid w:val="00416C68"/>
    <w:rsid w:val="00416CF6"/>
    <w:rsid w:val="00416E2B"/>
    <w:rsid w:val="00417089"/>
    <w:rsid w:val="004174C7"/>
    <w:rsid w:val="00417A82"/>
    <w:rsid w:val="00417B5D"/>
    <w:rsid w:val="00417C84"/>
    <w:rsid w:val="00420502"/>
    <w:rsid w:val="00420701"/>
    <w:rsid w:val="0042082D"/>
    <w:rsid w:val="004208C5"/>
    <w:rsid w:val="00420954"/>
    <w:rsid w:val="00420CCF"/>
    <w:rsid w:val="00420DFD"/>
    <w:rsid w:val="00420E10"/>
    <w:rsid w:val="00420FD1"/>
    <w:rsid w:val="00421387"/>
    <w:rsid w:val="00421435"/>
    <w:rsid w:val="0042143B"/>
    <w:rsid w:val="004217CA"/>
    <w:rsid w:val="004218C1"/>
    <w:rsid w:val="004219E7"/>
    <w:rsid w:val="00421CEF"/>
    <w:rsid w:val="00421CF4"/>
    <w:rsid w:val="00421D13"/>
    <w:rsid w:val="00421DDE"/>
    <w:rsid w:val="00421EEB"/>
    <w:rsid w:val="00421F82"/>
    <w:rsid w:val="0042202A"/>
    <w:rsid w:val="0042254E"/>
    <w:rsid w:val="00422838"/>
    <w:rsid w:val="0042295E"/>
    <w:rsid w:val="00422D3A"/>
    <w:rsid w:val="00422D7E"/>
    <w:rsid w:val="0042344A"/>
    <w:rsid w:val="0042353A"/>
    <w:rsid w:val="004238A2"/>
    <w:rsid w:val="00423988"/>
    <w:rsid w:val="0042407E"/>
    <w:rsid w:val="004243A0"/>
    <w:rsid w:val="004247AA"/>
    <w:rsid w:val="004247D3"/>
    <w:rsid w:val="00424988"/>
    <w:rsid w:val="00424B1C"/>
    <w:rsid w:val="00424CE1"/>
    <w:rsid w:val="00424D01"/>
    <w:rsid w:val="00424F7C"/>
    <w:rsid w:val="00425231"/>
    <w:rsid w:val="004258D0"/>
    <w:rsid w:val="004259B8"/>
    <w:rsid w:val="004259BB"/>
    <w:rsid w:val="00425AF5"/>
    <w:rsid w:val="00425B9D"/>
    <w:rsid w:val="004265BB"/>
    <w:rsid w:val="0042696C"/>
    <w:rsid w:val="0042761C"/>
    <w:rsid w:val="00427700"/>
    <w:rsid w:val="004277B4"/>
    <w:rsid w:val="004279F0"/>
    <w:rsid w:val="0043031E"/>
    <w:rsid w:val="00430478"/>
    <w:rsid w:val="00430525"/>
    <w:rsid w:val="00430570"/>
    <w:rsid w:val="004305F8"/>
    <w:rsid w:val="004307EC"/>
    <w:rsid w:val="00430A70"/>
    <w:rsid w:val="0043102D"/>
    <w:rsid w:val="004314BF"/>
    <w:rsid w:val="004316BF"/>
    <w:rsid w:val="004316E6"/>
    <w:rsid w:val="0043189E"/>
    <w:rsid w:val="00431AB0"/>
    <w:rsid w:val="00431DBF"/>
    <w:rsid w:val="00431DD3"/>
    <w:rsid w:val="00431F13"/>
    <w:rsid w:val="004320D5"/>
    <w:rsid w:val="00432121"/>
    <w:rsid w:val="004324BF"/>
    <w:rsid w:val="004324FF"/>
    <w:rsid w:val="00432570"/>
    <w:rsid w:val="0043278F"/>
    <w:rsid w:val="00432BB0"/>
    <w:rsid w:val="00432D50"/>
    <w:rsid w:val="00432F2D"/>
    <w:rsid w:val="004336F1"/>
    <w:rsid w:val="004337F0"/>
    <w:rsid w:val="004341B7"/>
    <w:rsid w:val="00434893"/>
    <w:rsid w:val="00434A46"/>
    <w:rsid w:val="00434E6E"/>
    <w:rsid w:val="00435064"/>
    <w:rsid w:val="004354C8"/>
    <w:rsid w:val="004355FC"/>
    <w:rsid w:val="0043590F"/>
    <w:rsid w:val="00435931"/>
    <w:rsid w:val="00435951"/>
    <w:rsid w:val="00436259"/>
    <w:rsid w:val="004362CD"/>
    <w:rsid w:val="004368F9"/>
    <w:rsid w:val="00436C68"/>
    <w:rsid w:val="00436CB4"/>
    <w:rsid w:val="0043773E"/>
    <w:rsid w:val="0043790C"/>
    <w:rsid w:val="00437A46"/>
    <w:rsid w:val="00437B05"/>
    <w:rsid w:val="00437B40"/>
    <w:rsid w:val="00437C51"/>
    <w:rsid w:val="00437DEE"/>
    <w:rsid w:val="00437E36"/>
    <w:rsid w:val="0044014F"/>
    <w:rsid w:val="00440289"/>
    <w:rsid w:val="004404C7"/>
    <w:rsid w:val="00440589"/>
    <w:rsid w:val="004406F8"/>
    <w:rsid w:val="00440759"/>
    <w:rsid w:val="004407F9"/>
    <w:rsid w:val="004408A7"/>
    <w:rsid w:val="00440B37"/>
    <w:rsid w:val="00440E28"/>
    <w:rsid w:val="00441029"/>
    <w:rsid w:val="00441096"/>
    <w:rsid w:val="004410BE"/>
    <w:rsid w:val="0044131A"/>
    <w:rsid w:val="00441446"/>
    <w:rsid w:val="00441635"/>
    <w:rsid w:val="00441697"/>
    <w:rsid w:val="00441A99"/>
    <w:rsid w:val="00442009"/>
    <w:rsid w:val="00442156"/>
    <w:rsid w:val="00442237"/>
    <w:rsid w:val="00442596"/>
    <w:rsid w:val="004429C7"/>
    <w:rsid w:val="004429D3"/>
    <w:rsid w:val="00442B47"/>
    <w:rsid w:val="00442D84"/>
    <w:rsid w:val="00442E2C"/>
    <w:rsid w:val="0044314E"/>
    <w:rsid w:val="004431E2"/>
    <w:rsid w:val="00443333"/>
    <w:rsid w:val="00443534"/>
    <w:rsid w:val="004437EC"/>
    <w:rsid w:val="00443AEF"/>
    <w:rsid w:val="00443D2D"/>
    <w:rsid w:val="00444053"/>
    <w:rsid w:val="0044431C"/>
    <w:rsid w:val="00444393"/>
    <w:rsid w:val="004443B7"/>
    <w:rsid w:val="004444D9"/>
    <w:rsid w:val="00444777"/>
    <w:rsid w:val="004448C4"/>
    <w:rsid w:val="00444AA3"/>
    <w:rsid w:val="00444B34"/>
    <w:rsid w:val="00444B84"/>
    <w:rsid w:val="00444BB8"/>
    <w:rsid w:val="00444F5B"/>
    <w:rsid w:val="00445026"/>
    <w:rsid w:val="00445A2E"/>
    <w:rsid w:val="00445A7F"/>
    <w:rsid w:val="00445D56"/>
    <w:rsid w:val="00445DAA"/>
    <w:rsid w:val="00445E94"/>
    <w:rsid w:val="00445F64"/>
    <w:rsid w:val="00446331"/>
    <w:rsid w:val="00446460"/>
    <w:rsid w:val="004464C2"/>
    <w:rsid w:val="0044653F"/>
    <w:rsid w:val="0044656F"/>
    <w:rsid w:val="00446606"/>
    <w:rsid w:val="0044689A"/>
    <w:rsid w:val="00446B3E"/>
    <w:rsid w:val="00446B45"/>
    <w:rsid w:val="00446BF6"/>
    <w:rsid w:val="00446C3A"/>
    <w:rsid w:val="00446CAE"/>
    <w:rsid w:val="00446CB2"/>
    <w:rsid w:val="00446D06"/>
    <w:rsid w:val="00446F7A"/>
    <w:rsid w:val="00446FDE"/>
    <w:rsid w:val="004474FF"/>
    <w:rsid w:val="004477CC"/>
    <w:rsid w:val="00447C1C"/>
    <w:rsid w:val="00450135"/>
    <w:rsid w:val="004508DE"/>
    <w:rsid w:val="004509C4"/>
    <w:rsid w:val="00450B92"/>
    <w:rsid w:val="00450C8C"/>
    <w:rsid w:val="00450D42"/>
    <w:rsid w:val="00450D92"/>
    <w:rsid w:val="00450DB6"/>
    <w:rsid w:val="0045110D"/>
    <w:rsid w:val="004511E8"/>
    <w:rsid w:val="004512D1"/>
    <w:rsid w:val="0045136C"/>
    <w:rsid w:val="0045155A"/>
    <w:rsid w:val="0045173A"/>
    <w:rsid w:val="00451793"/>
    <w:rsid w:val="004517E2"/>
    <w:rsid w:val="004517F8"/>
    <w:rsid w:val="004517FC"/>
    <w:rsid w:val="00451851"/>
    <w:rsid w:val="004519CC"/>
    <w:rsid w:val="00451C3A"/>
    <w:rsid w:val="00451E2D"/>
    <w:rsid w:val="00452194"/>
    <w:rsid w:val="00452216"/>
    <w:rsid w:val="00452777"/>
    <w:rsid w:val="00452854"/>
    <w:rsid w:val="00452BAD"/>
    <w:rsid w:val="00452DAC"/>
    <w:rsid w:val="00452F67"/>
    <w:rsid w:val="004530EC"/>
    <w:rsid w:val="004531B5"/>
    <w:rsid w:val="00453244"/>
    <w:rsid w:val="00453335"/>
    <w:rsid w:val="00453C34"/>
    <w:rsid w:val="00453E59"/>
    <w:rsid w:val="00454181"/>
    <w:rsid w:val="004544C8"/>
    <w:rsid w:val="00454665"/>
    <w:rsid w:val="004546DC"/>
    <w:rsid w:val="0045473B"/>
    <w:rsid w:val="004548E2"/>
    <w:rsid w:val="00454A09"/>
    <w:rsid w:val="00454A51"/>
    <w:rsid w:val="00454A82"/>
    <w:rsid w:val="00454E67"/>
    <w:rsid w:val="00454F3F"/>
    <w:rsid w:val="00454FB3"/>
    <w:rsid w:val="00454FE3"/>
    <w:rsid w:val="00455254"/>
    <w:rsid w:val="00455704"/>
    <w:rsid w:val="0045574C"/>
    <w:rsid w:val="00455750"/>
    <w:rsid w:val="00455820"/>
    <w:rsid w:val="00455981"/>
    <w:rsid w:val="00455B49"/>
    <w:rsid w:val="00455E22"/>
    <w:rsid w:val="00455F66"/>
    <w:rsid w:val="00456166"/>
    <w:rsid w:val="00456338"/>
    <w:rsid w:val="004563DC"/>
    <w:rsid w:val="004564F3"/>
    <w:rsid w:val="004568A5"/>
    <w:rsid w:val="00456935"/>
    <w:rsid w:val="00456A04"/>
    <w:rsid w:val="0045719B"/>
    <w:rsid w:val="00457513"/>
    <w:rsid w:val="00457663"/>
    <w:rsid w:val="0045775D"/>
    <w:rsid w:val="004579B7"/>
    <w:rsid w:val="00457D78"/>
    <w:rsid w:val="00457DC5"/>
    <w:rsid w:val="00457EA6"/>
    <w:rsid w:val="00457F54"/>
    <w:rsid w:val="00457FE3"/>
    <w:rsid w:val="004602BE"/>
    <w:rsid w:val="004603F2"/>
    <w:rsid w:val="0046061C"/>
    <w:rsid w:val="00460703"/>
    <w:rsid w:val="00460758"/>
    <w:rsid w:val="004607BB"/>
    <w:rsid w:val="00460ACC"/>
    <w:rsid w:val="00460BBA"/>
    <w:rsid w:val="00460D5D"/>
    <w:rsid w:val="00460E90"/>
    <w:rsid w:val="00461039"/>
    <w:rsid w:val="00461297"/>
    <w:rsid w:val="004615C5"/>
    <w:rsid w:val="00461D07"/>
    <w:rsid w:val="00461EC3"/>
    <w:rsid w:val="00461F4C"/>
    <w:rsid w:val="00461FB9"/>
    <w:rsid w:val="004620BE"/>
    <w:rsid w:val="004627CF"/>
    <w:rsid w:val="0046283F"/>
    <w:rsid w:val="00462A41"/>
    <w:rsid w:val="00462A57"/>
    <w:rsid w:val="00462C53"/>
    <w:rsid w:val="00462ED4"/>
    <w:rsid w:val="00462F7C"/>
    <w:rsid w:val="00463244"/>
    <w:rsid w:val="004633A5"/>
    <w:rsid w:val="004638A9"/>
    <w:rsid w:val="004638C2"/>
    <w:rsid w:val="00463917"/>
    <w:rsid w:val="00463AAD"/>
    <w:rsid w:val="00463CE1"/>
    <w:rsid w:val="00463EAF"/>
    <w:rsid w:val="00463EB3"/>
    <w:rsid w:val="004647E5"/>
    <w:rsid w:val="004649D0"/>
    <w:rsid w:val="00464BA9"/>
    <w:rsid w:val="00464F50"/>
    <w:rsid w:val="004650CF"/>
    <w:rsid w:val="004653F0"/>
    <w:rsid w:val="0046562B"/>
    <w:rsid w:val="00465AD1"/>
    <w:rsid w:val="00465BB7"/>
    <w:rsid w:val="00465BC7"/>
    <w:rsid w:val="00465EA2"/>
    <w:rsid w:val="004663CC"/>
    <w:rsid w:val="004664B0"/>
    <w:rsid w:val="00466CB9"/>
    <w:rsid w:val="00466CCC"/>
    <w:rsid w:val="00466E98"/>
    <w:rsid w:val="004670B3"/>
    <w:rsid w:val="004670FD"/>
    <w:rsid w:val="00467208"/>
    <w:rsid w:val="004672B1"/>
    <w:rsid w:val="004673D1"/>
    <w:rsid w:val="004677FB"/>
    <w:rsid w:val="00467818"/>
    <w:rsid w:val="00467B36"/>
    <w:rsid w:val="00467F07"/>
    <w:rsid w:val="00470140"/>
    <w:rsid w:val="00470598"/>
    <w:rsid w:val="004705A2"/>
    <w:rsid w:val="004708B8"/>
    <w:rsid w:val="00470912"/>
    <w:rsid w:val="004709A7"/>
    <w:rsid w:val="004709B1"/>
    <w:rsid w:val="00470B7B"/>
    <w:rsid w:val="00471169"/>
    <w:rsid w:val="00471491"/>
    <w:rsid w:val="00471529"/>
    <w:rsid w:val="00471BA6"/>
    <w:rsid w:val="00471E73"/>
    <w:rsid w:val="00471E8E"/>
    <w:rsid w:val="00471E97"/>
    <w:rsid w:val="0047204E"/>
    <w:rsid w:val="00472204"/>
    <w:rsid w:val="004722C1"/>
    <w:rsid w:val="004724B6"/>
    <w:rsid w:val="004724D4"/>
    <w:rsid w:val="00472A2E"/>
    <w:rsid w:val="00472B48"/>
    <w:rsid w:val="00472BF8"/>
    <w:rsid w:val="00472F4A"/>
    <w:rsid w:val="00472FC3"/>
    <w:rsid w:val="0047318D"/>
    <w:rsid w:val="004731D1"/>
    <w:rsid w:val="0047345E"/>
    <w:rsid w:val="0047383B"/>
    <w:rsid w:val="0047391D"/>
    <w:rsid w:val="00473942"/>
    <w:rsid w:val="00473A49"/>
    <w:rsid w:val="00473C1C"/>
    <w:rsid w:val="00473C60"/>
    <w:rsid w:val="00474352"/>
    <w:rsid w:val="004744EF"/>
    <w:rsid w:val="0047461A"/>
    <w:rsid w:val="00474971"/>
    <w:rsid w:val="00474A24"/>
    <w:rsid w:val="00474E1C"/>
    <w:rsid w:val="00475390"/>
    <w:rsid w:val="00475500"/>
    <w:rsid w:val="00475752"/>
    <w:rsid w:val="004759F3"/>
    <w:rsid w:val="00475B1A"/>
    <w:rsid w:val="00475B46"/>
    <w:rsid w:val="00475B84"/>
    <w:rsid w:val="004763D8"/>
    <w:rsid w:val="00476A7E"/>
    <w:rsid w:val="00476A90"/>
    <w:rsid w:val="00476AB2"/>
    <w:rsid w:val="00476FBC"/>
    <w:rsid w:val="00477154"/>
    <w:rsid w:val="0047731A"/>
    <w:rsid w:val="00477425"/>
    <w:rsid w:val="004775D6"/>
    <w:rsid w:val="00477648"/>
    <w:rsid w:val="004779F8"/>
    <w:rsid w:val="00477A02"/>
    <w:rsid w:val="00477A3C"/>
    <w:rsid w:val="0048019D"/>
    <w:rsid w:val="00480238"/>
    <w:rsid w:val="004802D6"/>
    <w:rsid w:val="00480592"/>
    <w:rsid w:val="00480644"/>
    <w:rsid w:val="00480699"/>
    <w:rsid w:val="0048075E"/>
    <w:rsid w:val="00480788"/>
    <w:rsid w:val="004807FB"/>
    <w:rsid w:val="00480A26"/>
    <w:rsid w:val="00480C05"/>
    <w:rsid w:val="004810CF"/>
    <w:rsid w:val="0048117C"/>
    <w:rsid w:val="0048119C"/>
    <w:rsid w:val="0048127F"/>
    <w:rsid w:val="00481552"/>
    <w:rsid w:val="00481737"/>
    <w:rsid w:val="00481786"/>
    <w:rsid w:val="004817E4"/>
    <w:rsid w:val="00481D17"/>
    <w:rsid w:val="00481DE1"/>
    <w:rsid w:val="00481FCE"/>
    <w:rsid w:val="004824DF"/>
    <w:rsid w:val="00482822"/>
    <w:rsid w:val="00482938"/>
    <w:rsid w:val="004829F6"/>
    <w:rsid w:val="00482B82"/>
    <w:rsid w:val="00482B9E"/>
    <w:rsid w:val="00482C71"/>
    <w:rsid w:val="00482D24"/>
    <w:rsid w:val="004830A7"/>
    <w:rsid w:val="0048348A"/>
    <w:rsid w:val="00483616"/>
    <w:rsid w:val="00483704"/>
    <w:rsid w:val="0048394C"/>
    <w:rsid w:val="004839EB"/>
    <w:rsid w:val="00483AA6"/>
    <w:rsid w:val="00483C76"/>
    <w:rsid w:val="00483D64"/>
    <w:rsid w:val="00483F8C"/>
    <w:rsid w:val="00483FBB"/>
    <w:rsid w:val="004840D9"/>
    <w:rsid w:val="004842CD"/>
    <w:rsid w:val="0048467E"/>
    <w:rsid w:val="00484726"/>
    <w:rsid w:val="00484A2D"/>
    <w:rsid w:val="00484BC4"/>
    <w:rsid w:val="00484C87"/>
    <w:rsid w:val="00485041"/>
    <w:rsid w:val="004851B3"/>
    <w:rsid w:val="00485339"/>
    <w:rsid w:val="00485870"/>
    <w:rsid w:val="0048599A"/>
    <w:rsid w:val="004859CA"/>
    <w:rsid w:val="00485C63"/>
    <w:rsid w:val="00485CD1"/>
    <w:rsid w:val="00486263"/>
    <w:rsid w:val="00486301"/>
    <w:rsid w:val="00486483"/>
    <w:rsid w:val="00486A2A"/>
    <w:rsid w:val="00486A95"/>
    <w:rsid w:val="00486BB4"/>
    <w:rsid w:val="00486DC9"/>
    <w:rsid w:val="00486EAE"/>
    <w:rsid w:val="0048727D"/>
    <w:rsid w:val="0048732C"/>
    <w:rsid w:val="00487484"/>
    <w:rsid w:val="004876A9"/>
    <w:rsid w:val="004879BC"/>
    <w:rsid w:val="00487A1E"/>
    <w:rsid w:val="00487B2D"/>
    <w:rsid w:val="00487E12"/>
    <w:rsid w:val="00487EC6"/>
    <w:rsid w:val="0049012F"/>
    <w:rsid w:val="004902BE"/>
    <w:rsid w:val="00490315"/>
    <w:rsid w:val="0049036B"/>
    <w:rsid w:val="00490B97"/>
    <w:rsid w:val="00490BE4"/>
    <w:rsid w:val="00490F1C"/>
    <w:rsid w:val="00491198"/>
    <w:rsid w:val="00491219"/>
    <w:rsid w:val="0049126C"/>
    <w:rsid w:val="004914E3"/>
    <w:rsid w:val="00491509"/>
    <w:rsid w:val="004915DC"/>
    <w:rsid w:val="00491806"/>
    <w:rsid w:val="00491A61"/>
    <w:rsid w:val="00491F21"/>
    <w:rsid w:val="00492069"/>
    <w:rsid w:val="004922CC"/>
    <w:rsid w:val="004924F1"/>
    <w:rsid w:val="00492534"/>
    <w:rsid w:val="00492A89"/>
    <w:rsid w:val="00492C5A"/>
    <w:rsid w:val="00492CC9"/>
    <w:rsid w:val="00492CCA"/>
    <w:rsid w:val="004932D5"/>
    <w:rsid w:val="004933F7"/>
    <w:rsid w:val="00493586"/>
    <w:rsid w:val="0049379D"/>
    <w:rsid w:val="004938C6"/>
    <w:rsid w:val="004938E0"/>
    <w:rsid w:val="00493D0A"/>
    <w:rsid w:val="00493D36"/>
    <w:rsid w:val="004941DA"/>
    <w:rsid w:val="004943FF"/>
    <w:rsid w:val="004946BE"/>
    <w:rsid w:val="00494F2D"/>
    <w:rsid w:val="0049518C"/>
    <w:rsid w:val="00495366"/>
    <w:rsid w:val="00495683"/>
    <w:rsid w:val="00495954"/>
    <w:rsid w:val="00495F67"/>
    <w:rsid w:val="00495FCC"/>
    <w:rsid w:val="004961A2"/>
    <w:rsid w:val="004962A7"/>
    <w:rsid w:val="00496564"/>
    <w:rsid w:val="00496571"/>
    <w:rsid w:val="00496BD9"/>
    <w:rsid w:val="00496C29"/>
    <w:rsid w:val="00496DC4"/>
    <w:rsid w:val="00496EDF"/>
    <w:rsid w:val="00497280"/>
    <w:rsid w:val="004974A9"/>
    <w:rsid w:val="00497EA4"/>
    <w:rsid w:val="004A000E"/>
    <w:rsid w:val="004A0115"/>
    <w:rsid w:val="004A06B2"/>
    <w:rsid w:val="004A082A"/>
    <w:rsid w:val="004A08A6"/>
    <w:rsid w:val="004A09B3"/>
    <w:rsid w:val="004A0BD4"/>
    <w:rsid w:val="004A0D62"/>
    <w:rsid w:val="004A0D6F"/>
    <w:rsid w:val="004A0E73"/>
    <w:rsid w:val="004A0F31"/>
    <w:rsid w:val="004A10BC"/>
    <w:rsid w:val="004A10C3"/>
    <w:rsid w:val="004A12CF"/>
    <w:rsid w:val="004A1449"/>
    <w:rsid w:val="004A1506"/>
    <w:rsid w:val="004A1536"/>
    <w:rsid w:val="004A1629"/>
    <w:rsid w:val="004A1BD7"/>
    <w:rsid w:val="004A1DDE"/>
    <w:rsid w:val="004A22F8"/>
    <w:rsid w:val="004A2412"/>
    <w:rsid w:val="004A25AB"/>
    <w:rsid w:val="004A297F"/>
    <w:rsid w:val="004A3143"/>
    <w:rsid w:val="004A367A"/>
    <w:rsid w:val="004A38EE"/>
    <w:rsid w:val="004A3CF4"/>
    <w:rsid w:val="004A3DFF"/>
    <w:rsid w:val="004A3FB3"/>
    <w:rsid w:val="004A41A0"/>
    <w:rsid w:val="004A420A"/>
    <w:rsid w:val="004A4413"/>
    <w:rsid w:val="004A4474"/>
    <w:rsid w:val="004A46AA"/>
    <w:rsid w:val="004A4908"/>
    <w:rsid w:val="004A4957"/>
    <w:rsid w:val="004A4DEB"/>
    <w:rsid w:val="004A5278"/>
    <w:rsid w:val="004A5458"/>
    <w:rsid w:val="004A546F"/>
    <w:rsid w:val="004A564C"/>
    <w:rsid w:val="004A56AC"/>
    <w:rsid w:val="004A59BE"/>
    <w:rsid w:val="004A5A0B"/>
    <w:rsid w:val="004A629B"/>
    <w:rsid w:val="004A668D"/>
    <w:rsid w:val="004A6702"/>
    <w:rsid w:val="004A6A2E"/>
    <w:rsid w:val="004A700B"/>
    <w:rsid w:val="004A71D0"/>
    <w:rsid w:val="004A74F1"/>
    <w:rsid w:val="004A7562"/>
    <w:rsid w:val="004A7594"/>
    <w:rsid w:val="004A7A91"/>
    <w:rsid w:val="004A7B93"/>
    <w:rsid w:val="004A7DAB"/>
    <w:rsid w:val="004A7F5F"/>
    <w:rsid w:val="004A7FA0"/>
    <w:rsid w:val="004B0397"/>
    <w:rsid w:val="004B07A4"/>
    <w:rsid w:val="004B0A24"/>
    <w:rsid w:val="004B0BB6"/>
    <w:rsid w:val="004B0C4D"/>
    <w:rsid w:val="004B0DF7"/>
    <w:rsid w:val="004B0FCA"/>
    <w:rsid w:val="004B131D"/>
    <w:rsid w:val="004B1409"/>
    <w:rsid w:val="004B1611"/>
    <w:rsid w:val="004B1732"/>
    <w:rsid w:val="004B18AE"/>
    <w:rsid w:val="004B1B33"/>
    <w:rsid w:val="004B1C51"/>
    <w:rsid w:val="004B1E1C"/>
    <w:rsid w:val="004B2035"/>
    <w:rsid w:val="004B21BC"/>
    <w:rsid w:val="004B2447"/>
    <w:rsid w:val="004B24A1"/>
    <w:rsid w:val="004B24B6"/>
    <w:rsid w:val="004B25C3"/>
    <w:rsid w:val="004B2798"/>
    <w:rsid w:val="004B2B0F"/>
    <w:rsid w:val="004B3653"/>
    <w:rsid w:val="004B38C7"/>
    <w:rsid w:val="004B3939"/>
    <w:rsid w:val="004B3C69"/>
    <w:rsid w:val="004B3D8B"/>
    <w:rsid w:val="004B3ECF"/>
    <w:rsid w:val="004B3F87"/>
    <w:rsid w:val="004B45BD"/>
    <w:rsid w:val="004B470A"/>
    <w:rsid w:val="004B4979"/>
    <w:rsid w:val="004B4A12"/>
    <w:rsid w:val="004B4BC3"/>
    <w:rsid w:val="004B4C77"/>
    <w:rsid w:val="004B4D85"/>
    <w:rsid w:val="004B4E27"/>
    <w:rsid w:val="004B4EC2"/>
    <w:rsid w:val="004B5299"/>
    <w:rsid w:val="004B569E"/>
    <w:rsid w:val="004B58F0"/>
    <w:rsid w:val="004B5DB4"/>
    <w:rsid w:val="004B5DCE"/>
    <w:rsid w:val="004B63AC"/>
    <w:rsid w:val="004B64F3"/>
    <w:rsid w:val="004B6726"/>
    <w:rsid w:val="004B6774"/>
    <w:rsid w:val="004B68C1"/>
    <w:rsid w:val="004B6A41"/>
    <w:rsid w:val="004B6ADC"/>
    <w:rsid w:val="004B6F6A"/>
    <w:rsid w:val="004B7131"/>
    <w:rsid w:val="004B727F"/>
    <w:rsid w:val="004B7358"/>
    <w:rsid w:val="004B7388"/>
    <w:rsid w:val="004B75DC"/>
    <w:rsid w:val="004B781C"/>
    <w:rsid w:val="004B79E8"/>
    <w:rsid w:val="004B7ABE"/>
    <w:rsid w:val="004B7D25"/>
    <w:rsid w:val="004B7D31"/>
    <w:rsid w:val="004B7D7D"/>
    <w:rsid w:val="004B7F1A"/>
    <w:rsid w:val="004C0206"/>
    <w:rsid w:val="004C0223"/>
    <w:rsid w:val="004C0286"/>
    <w:rsid w:val="004C0E40"/>
    <w:rsid w:val="004C0E4B"/>
    <w:rsid w:val="004C0E88"/>
    <w:rsid w:val="004C0ECE"/>
    <w:rsid w:val="004C103D"/>
    <w:rsid w:val="004C117C"/>
    <w:rsid w:val="004C1384"/>
    <w:rsid w:val="004C1505"/>
    <w:rsid w:val="004C1548"/>
    <w:rsid w:val="004C16EE"/>
    <w:rsid w:val="004C16F0"/>
    <w:rsid w:val="004C1A4A"/>
    <w:rsid w:val="004C1D41"/>
    <w:rsid w:val="004C1EC5"/>
    <w:rsid w:val="004C2048"/>
    <w:rsid w:val="004C221B"/>
    <w:rsid w:val="004C230B"/>
    <w:rsid w:val="004C2387"/>
    <w:rsid w:val="004C25D6"/>
    <w:rsid w:val="004C2708"/>
    <w:rsid w:val="004C2A33"/>
    <w:rsid w:val="004C2D44"/>
    <w:rsid w:val="004C2F10"/>
    <w:rsid w:val="004C357D"/>
    <w:rsid w:val="004C35E4"/>
    <w:rsid w:val="004C36D8"/>
    <w:rsid w:val="004C3720"/>
    <w:rsid w:val="004C3925"/>
    <w:rsid w:val="004C3B04"/>
    <w:rsid w:val="004C3D3B"/>
    <w:rsid w:val="004C3D5C"/>
    <w:rsid w:val="004C3DE5"/>
    <w:rsid w:val="004C3E7D"/>
    <w:rsid w:val="004C3EBC"/>
    <w:rsid w:val="004C43A2"/>
    <w:rsid w:val="004C4B70"/>
    <w:rsid w:val="004C4BCE"/>
    <w:rsid w:val="004C4E3D"/>
    <w:rsid w:val="004C4F41"/>
    <w:rsid w:val="004C542D"/>
    <w:rsid w:val="004C5791"/>
    <w:rsid w:val="004C5820"/>
    <w:rsid w:val="004C5AF9"/>
    <w:rsid w:val="004C5C3B"/>
    <w:rsid w:val="004C5CCD"/>
    <w:rsid w:val="004C6020"/>
    <w:rsid w:val="004C63D9"/>
    <w:rsid w:val="004C65DC"/>
    <w:rsid w:val="004C6AA5"/>
    <w:rsid w:val="004C7186"/>
    <w:rsid w:val="004C7925"/>
    <w:rsid w:val="004C792F"/>
    <w:rsid w:val="004C7B12"/>
    <w:rsid w:val="004C7E9D"/>
    <w:rsid w:val="004D0045"/>
    <w:rsid w:val="004D028A"/>
    <w:rsid w:val="004D04DD"/>
    <w:rsid w:val="004D11E2"/>
    <w:rsid w:val="004D11E3"/>
    <w:rsid w:val="004D1813"/>
    <w:rsid w:val="004D1846"/>
    <w:rsid w:val="004D1931"/>
    <w:rsid w:val="004D1B32"/>
    <w:rsid w:val="004D1D55"/>
    <w:rsid w:val="004D1D97"/>
    <w:rsid w:val="004D1F5C"/>
    <w:rsid w:val="004D20FB"/>
    <w:rsid w:val="004D2327"/>
    <w:rsid w:val="004D25BC"/>
    <w:rsid w:val="004D28A6"/>
    <w:rsid w:val="004D2BC5"/>
    <w:rsid w:val="004D2D8A"/>
    <w:rsid w:val="004D2F1D"/>
    <w:rsid w:val="004D31F6"/>
    <w:rsid w:val="004D31F9"/>
    <w:rsid w:val="004D3384"/>
    <w:rsid w:val="004D33C7"/>
    <w:rsid w:val="004D368F"/>
    <w:rsid w:val="004D3927"/>
    <w:rsid w:val="004D3963"/>
    <w:rsid w:val="004D3970"/>
    <w:rsid w:val="004D39B6"/>
    <w:rsid w:val="004D3D2A"/>
    <w:rsid w:val="004D3E2A"/>
    <w:rsid w:val="004D3FA2"/>
    <w:rsid w:val="004D423A"/>
    <w:rsid w:val="004D42C2"/>
    <w:rsid w:val="004D4683"/>
    <w:rsid w:val="004D4953"/>
    <w:rsid w:val="004D49A1"/>
    <w:rsid w:val="004D4AC3"/>
    <w:rsid w:val="004D4ADF"/>
    <w:rsid w:val="004D4C12"/>
    <w:rsid w:val="004D4D43"/>
    <w:rsid w:val="004D5306"/>
    <w:rsid w:val="004D57F5"/>
    <w:rsid w:val="004D5A51"/>
    <w:rsid w:val="004D5AD5"/>
    <w:rsid w:val="004D5EEA"/>
    <w:rsid w:val="004D5F0F"/>
    <w:rsid w:val="004D61D7"/>
    <w:rsid w:val="004D64B6"/>
    <w:rsid w:val="004D657E"/>
    <w:rsid w:val="004D65A6"/>
    <w:rsid w:val="004D6C06"/>
    <w:rsid w:val="004D6F02"/>
    <w:rsid w:val="004D707D"/>
    <w:rsid w:val="004D7390"/>
    <w:rsid w:val="004D73BD"/>
    <w:rsid w:val="004D7442"/>
    <w:rsid w:val="004D77B0"/>
    <w:rsid w:val="004D77DF"/>
    <w:rsid w:val="004D7989"/>
    <w:rsid w:val="004D7995"/>
    <w:rsid w:val="004D7AE3"/>
    <w:rsid w:val="004D7B15"/>
    <w:rsid w:val="004D7DA2"/>
    <w:rsid w:val="004D7E45"/>
    <w:rsid w:val="004D7E5B"/>
    <w:rsid w:val="004D7F34"/>
    <w:rsid w:val="004D7FF2"/>
    <w:rsid w:val="004E0093"/>
    <w:rsid w:val="004E0547"/>
    <w:rsid w:val="004E084E"/>
    <w:rsid w:val="004E09AA"/>
    <w:rsid w:val="004E169D"/>
    <w:rsid w:val="004E17A1"/>
    <w:rsid w:val="004E224D"/>
    <w:rsid w:val="004E27D7"/>
    <w:rsid w:val="004E2AE2"/>
    <w:rsid w:val="004E2BBF"/>
    <w:rsid w:val="004E2C1D"/>
    <w:rsid w:val="004E2D37"/>
    <w:rsid w:val="004E2E28"/>
    <w:rsid w:val="004E2F19"/>
    <w:rsid w:val="004E2F46"/>
    <w:rsid w:val="004E314C"/>
    <w:rsid w:val="004E315D"/>
    <w:rsid w:val="004E3902"/>
    <w:rsid w:val="004E3BC5"/>
    <w:rsid w:val="004E3E6E"/>
    <w:rsid w:val="004E407E"/>
    <w:rsid w:val="004E4138"/>
    <w:rsid w:val="004E430C"/>
    <w:rsid w:val="004E4517"/>
    <w:rsid w:val="004E4718"/>
    <w:rsid w:val="004E4886"/>
    <w:rsid w:val="004E4A57"/>
    <w:rsid w:val="004E50A1"/>
    <w:rsid w:val="004E532A"/>
    <w:rsid w:val="004E5435"/>
    <w:rsid w:val="004E5626"/>
    <w:rsid w:val="004E5845"/>
    <w:rsid w:val="004E58AF"/>
    <w:rsid w:val="004E5E2C"/>
    <w:rsid w:val="004E6292"/>
    <w:rsid w:val="004E690F"/>
    <w:rsid w:val="004E6A37"/>
    <w:rsid w:val="004E6ABB"/>
    <w:rsid w:val="004E6B75"/>
    <w:rsid w:val="004E6C15"/>
    <w:rsid w:val="004E6C6E"/>
    <w:rsid w:val="004E6DAB"/>
    <w:rsid w:val="004E7053"/>
    <w:rsid w:val="004E709A"/>
    <w:rsid w:val="004E7720"/>
    <w:rsid w:val="004E7A68"/>
    <w:rsid w:val="004E7BE1"/>
    <w:rsid w:val="004E7CE9"/>
    <w:rsid w:val="004F026C"/>
    <w:rsid w:val="004F03FF"/>
    <w:rsid w:val="004F071A"/>
    <w:rsid w:val="004F074C"/>
    <w:rsid w:val="004F08AE"/>
    <w:rsid w:val="004F0D6E"/>
    <w:rsid w:val="004F0F23"/>
    <w:rsid w:val="004F18F7"/>
    <w:rsid w:val="004F19D8"/>
    <w:rsid w:val="004F19EF"/>
    <w:rsid w:val="004F1A59"/>
    <w:rsid w:val="004F1D4F"/>
    <w:rsid w:val="004F1DB6"/>
    <w:rsid w:val="004F1DD7"/>
    <w:rsid w:val="004F22A8"/>
    <w:rsid w:val="004F271C"/>
    <w:rsid w:val="004F27A2"/>
    <w:rsid w:val="004F2ABC"/>
    <w:rsid w:val="004F2FC9"/>
    <w:rsid w:val="004F3444"/>
    <w:rsid w:val="004F39AC"/>
    <w:rsid w:val="004F3A61"/>
    <w:rsid w:val="004F3B1B"/>
    <w:rsid w:val="004F3B31"/>
    <w:rsid w:val="004F3B47"/>
    <w:rsid w:val="004F3B86"/>
    <w:rsid w:val="004F3C45"/>
    <w:rsid w:val="004F4028"/>
    <w:rsid w:val="004F42B3"/>
    <w:rsid w:val="004F4378"/>
    <w:rsid w:val="004F4460"/>
    <w:rsid w:val="004F47FA"/>
    <w:rsid w:val="004F4AFF"/>
    <w:rsid w:val="004F4B90"/>
    <w:rsid w:val="004F4F20"/>
    <w:rsid w:val="004F4F9B"/>
    <w:rsid w:val="004F5026"/>
    <w:rsid w:val="004F5373"/>
    <w:rsid w:val="004F5386"/>
    <w:rsid w:val="004F55F7"/>
    <w:rsid w:val="004F5AFD"/>
    <w:rsid w:val="004F5D0B"/>
    <w:rsid w:val="004F5D33"/>
    <w:rsid w:val="004F5DB8"/>
    <w:rsid w:val="004F5EEE"/>
    <w:rsid w:val="004F616E"/>
    <w:rsid w:val="004F675F"/>
    <w:rsid w:val="004F696A"/>
    <w:rsid w:val="004F6B9F"/>
    <w:rsid w:val="004F6C24"/>
    <w:rsid w:val="004F6E35"/>
    <w:rsid w:val="004F6E88"/>
    <w:rsid w:val="004F6ED4"/>
    <w:rsid w:val="004F6FA6"/>
    <w:rsid w:val="004F7094"/>
    <w:rsid w:val="004F717F"/>
    <w:rsid w:val="004F7527"/>
    <w:rsid w:val="004F7905"/>
    <w:rsid w:val="004F7B31"/>
    <w:rsid w:val="004F7FED"/>
    <w:rsid w:val="00500641"/>
    <w:rsid w:val="00500BD6"/>
    <w:rsid w:val="00500D49"/>
    <w:rsid w:val="00500E04"/>
    <w:rsid w:val="00500EE1"/>
    <w:rsid w:val="00501045"/>
    <w:rsid w:val="00501534"/>
    <w:rsid w:val="00502565"/>
    <w:rsid w:val="005029A6"/>
    <w:rsid w:val="00502F7C"/>
    <w:rsid w:val="00502FD8"/>
    <w:rsid w:val="00503072"/>
    <w:rsid w:val="00503827"/>
    <w:rsid w:val="0050387F"/>
    <w:rsid w:val="00503A63"/>
    <w:rsid w:val="00503BA2"/>
    <w:rsid w:val="00503BDA"/>
    <w:rsid w:val="00503D52"/>
    <w:rsid w:val="00503D58"/>
    <w:rsid w:val="00503E3D"/>
    <w:rsid w:val="00503E8E"/>
    <w:rsid w:val="00504119"/>
    <w:rsid w:val="0050432C"/>
    <w:rsid w:val="00504513"/>
    <w:rsid w:val="005047D5"/>
    <w:rsid w:val="005050BC"/>
    <w:rsid w:val="00505136"/>
    <w:rsid w:val="005051F2"/>
    <w:rsid w:val="00505216"/>
    <w:rsid w:val="005052D7"/>
    <w:rsid w:val="00505465"/>
    <w:rsid w:val="0050553A"/>
    <w:rsid w:val="0050565B"/>
    <w:rsid w:val="005056B8"/>
    <w:rsid w:val="0050583E"/>
    <w:rsid w:val="00505932"/>
    <w:rsid w:val="00505AFA"/>
    <w:rsid w:val="00505B60"/>
    <w:rsid w:val="00505DC1"/>
    <w:rsid w:val="00505E65"/>
    <w:rsid w:val="005062C4"/>
    <w:rsid w:val="00506748"/>
    <w:rsid w:val="00506895"/>
    <w:rsid w:val="005068B3"/>
    <w:rsid w:val="00506B32"/>
    <w:rsid w:val="00506B8E"/>
    <w:rsid w:val="00506CB5"/>
    <w:rsid w:val="00506D64"/>
    <w:rsid w:val="00507010"/>
    <w:rsid w:val="0050711E"/>
    <w:rsid w:val="005072EF"/>
    <w:rsid w:val="0050779E"/>
    <w:rsid w:val="0050796F"/>
    <w:rsid w:val="00507EB5"/>
    <w:rsid w:val="00507FDD"/>
    <w:rsid w:val="0051012B"/>
    <w:rsid w:val="005104E2"/>
    <w:rsid w:val="0051067A"/>
    <w:rsid w:val="005106B2"/>
    <w:rsid w:val="005107F5"/>
    <w:rsid w:val="005108A4"/>
    <w:rsid w:val="00510968"/>
    <w:rsid w:val="00510BB6"/>
    <w:rsid w:val="00510C80"/>
    <w:rsid w:val="00510E89"/>
    <w:rsid w:val="00510F13"/>
    <w:rsid w:val="00510F83"/>
    <w:rsid w:val="00511037"/>
    <w:rsid w:val="00511049"/>
    <w:rsid w:val="00511218"/>
    <w:rsid w:val="00511688"/>
    <w:rsid w:val="00511850"/>
    <w:rsid w:val="00511A03"/>
    <w:rsid w:val="00511B84"/>
    <w:rsid w:val="00511DA8"/>
    <w:rsid w:val="00512840"/>
    <w:rsid w:val="0051288E"/>
    <w:rsid w:val="00512902"/>
    <w:rsid w:val="00512A6D"/>
    <w:rsid w:val="00512C37"/>
    <w:rsid w:val="00512FC0"/>
    <w:rsid w:val="00513132"/>
    <w:rsid w:val="005136E6"/>
    <w:rsid w:val="005137F4"/>
    <w:rsid w:val="005139B8"/>
    <w:rsid w:val="00513CD8"/>
    <w:rsid w:val="00513DE0"/>
    <w:rsid w:val="005144BF"/>
    <w:rsid w:val="00514582"/>
    <w:rsid w:val="005147A4"/>
    <w:rsid w:val="00514845"/>
    <w:rsid w:val="00514915"/>
    <w:rsid w:val="005149CB"/>
    <w:rsid w:val="00514B26"/>
    <w:rsid w:val="00514C6B"/>
    <w:rsid w:val="00514D68"/>
    <w:rsid w:val="005158A7"/>
    <w:rsid w:val="005159EF"/>
    <w:rsid w:val="00515A80"/>
    <w:rsid w:val="005161D6"/>
    <w:rsid w:val="005163DF"/>
    <w:rsid w:val="005163FF"/>
    <w:rsid w:val="0051642D"/>
    <w:rsid w:val="0051647F"/>
    <w:rsid w:val="005165D5"/>
    <w:rsid w:val="00516708"/>
    <w:rsid w:val="00516A49"/>
    <w:rsid w:val="00516BD6"/>
    <w:rsid w:val="00516CA4"/>
    <w:rsid w:val="00516E47"/>
    <w:rsid w:val="00517495"/>
    <w:rsid w:val="005174E7"/>
    <w:rsid w:val="00517685"/>
    <w:rsid w:val="00517D39"/>
    <w:rsid w:val="00517F7E"/>
    <w:rsid w:val="00520002"/>
    <w:rsid w:val="00520160"/>
    <w:rsid w:val="0052024B"/>
    <w:rsid w:val="005205A3"/>
    <w:rsid w:val="005210E7"/>
    <w:rsid w:val="005217BD"/>
    <w:rsid w:val="0052183C"/>
    <w:rsid w:val="0052183F"/>
    <w:rsid w:val="00521913"/>
    <w:rsid w:val="00521DF8"/>
    <w:rsid w:val="005222C5"/>
    <w:rsid w:val="00522404"/>
    <w:rsid w:val="00522763"/>
    <w:rsid w:val="00522CC5"/>
    <w:rsid w:val="00522F78"/>
    <w:rsid w:val="00523205"/>
    <w:rsid w:val="005233C0"/>
    <w:rsid w:val="005233E6"/>
    <w:rsid w:val="005234F5"/>
    <w:rsid w:val="00523510"/>
    <w:rsid w:val="005235A0"/>
    <w:rsid w:val="005236C0"/>
    <w:rsid w:val="0052371F"/>
    <w:rsid w:val="00523767"/>
    <w:rsid w:val="005237D9"/>
    <w:rsid w:val="00523A44"/>
    <w:rsid w:val="00523A95"/>
    <w:rsid w:val="00523E2A"/>
    <w:rsid w:val="00523F14"/>
    <w:rsid w:val="00524026"/>
    <w:rsid w:val="005240AD"/>
    <w:rsid w:val="00524667"/>
    <w:rsid w:val="00524AF7"/>
    <w:rsid w:val="00524BC9"/>
    <w:rsid w:val="00524C7B"/>
    <w:rsid w:val="00524CDE"/>
    <w:rsid w:val="00524F7B"/>
    <w:rsid w:val="00524FC2"/>
    <w:rsid w:val="00525028"/>
    <w:rsid w:val="00525507"/>
    <w:rsid w:val="0052579D"/>
    <w:rsid w:val="00525886"/>
    <w:rsid w:val="00525B28"/>
    <w:rsid w:val="00525CB4"/>
    <w:rsid w:val="00525D19"/>
    <w:rsid w:val="0052693B"/>
    <w:rsid w:val="00526A03"/>
    <w:rsid w:val="00526AA6"/>
    <w:rsid w:val="00526C54"/>
    <w:rsid w:val="00526DB2"/>
    <w:rsid w:val="0052741D"/>
    <w:rsid w:val="005276FE"/>
    <w:rsid w:val="00527978"/>
    <w:rsid w:val="00527A9B"/>
    <w:rsid w:val="00527B4D"/>
    <w:rsid w:val="00530269"/>
    <w:rsid w:val="00530476"/>
    <w:rsid w:val="00530538"/>
    <w:rsid w:val="00530571"/>
    <w:rsid w:val="0053070D"/>
    <w:rsid w:val="0053071C"/>
    <w:rsid w:val="005309E3"/>
    <w:rsid w:val="005309E7"/>
    <w:rsid w:val="00530A96"/>
    <w:rsid w:val="00530C7D"/>
    <w:rsid w:val="00530EB6"/>
    <w:rsid w:val="00531084"/>
    <w:rsid w:val="00531085"/>
    <w:rsid w:val="0053121B"/>
    <w:rsid w:val="00531340"/>
    <w:rsid w:val="0053172A"/>
    <w:rsid w:val="00531F19"/>
    <w:rsid w:val="005320B5"/>
    <w:rsid w:val="00532353"/>
    <w:rsid w:val="0053245B"/>
    <w:rsid w:val="005326FF"/>
    <w:rsid w:val="00532756"/>
    <w:rsid w:val="00532AF4"/>
    <w:rsid w:val="00532B4A"/>
    <w:rsid w:val="00532D4A"/>
    <w:rsid w:val="00532DE6"/>
    <w:rsid w:val="005333B7"/>
    <w:rsid w:val="005333F8"/>
    <w:rsid w:val="00533ACE"/>
    <w:rsid w:val="00533D5B"/>
    <w:rsid w:val="00533E1D"/>
    <w:rsid w:val="00533FA5"/>
    <w:rsid w:val="0053409E"/>
    <w:rsid w:val="00534105"/>
    <w:rsid w:val="00534271"/>
    <w:rsid w:val="0053437B"/>
    <w:rsid w:val="005345BD"/>
    <w:rsid w:val="005346E3"/>
    <w:rsid w:val="0053494C"/>
    <w:rsid w:val="00534E6E"/>
    <w:rsid w:val="00534FD4"/>
    <w:rsid w:val="00535157"/>
    <w:rsid w:val="00535196"/>
    <w:rsid w:val="00535473"/>
    <w:rsid w:val="00535486"/>
    <w:rsid w:val="00535487"/>
    <w:rsid w:val="005354FF"/>
    <w:rsid w:val="00535504"/>
    <w:rsid w:val="0053551D"/>
    <w:rsid w:val="00535762"/>
    <w:rsid w:val="00535768"/>
    <w:rsid w:val="00535950"/>
    <w:rsid w:val="00535D3F"/>
    <w:rsid w:val="00535EE0"/>
    <w:rsid w:val="00535EEA"/>
    <w:rsid w:val="00535EFD"/>
    <w:rsid w:val="005361F5"/>
    <w:rsid w:val="00536489"/>
    <w:rsid w:val="005365E9"/>
    <w:rsid w:val="005368D3"/>
    <w:rsid w:val="00536AAA"/>
    <w:rsid w:val="00536D4A"/>
    <w:rsid w:val="00536EAD"/>
    <w:rsid w:val="00537064"/>
    <w:rsid w:val="005370B7"/>
    <w:rsid w:val="00537743"/>
    <w:rsid w:val="00537786"/>
    <w:rsid w:val="00537A17"/>
    <w:rsid w:val="00537B97"/>
    <w:rsid w:val="00537F9C"/>
    <w:rsid w:val="00537FA7"/>
    <w:rsid w:val="00540254"/>
    <w:rsid w:val="00540767"/>
    <w:rsid w:val="005407E3"/>
    <w:rsid w:val="0054084E"/>
    <w:rsid w:val="00540C58"/>
    <w:rsid w:val="00540C89"/>
    <w:rsid w:val="00540D47"/>
    <w:rsid w:val="00541083"/>
    <w:rsid w:val="0054121A"/>
    <w:rsid w:val="00541326"/>
    <w:rsid w:val="0054170C"/>
    <w:rsid w:val="0054197B"/>
    <w:rsid w:val="00541BF6"/>
    <w:rsid w:val="00541D2F"/>
    <w:rsid w:val="00541D93"/>
    <w:rsid w:val="00541F46"/>
    <w:rsid w:val="00542074"/>
    <w:rsid w:val="005420EE"/>
    <w:rsid w:val="0054217B"/>
    <w:rsid w:val="00542326"/>
    <w:rsid w:val="00542D8C"/>
    <w:rsid w:val="00542E30"/>
    <w:rsid w:val="005431BD"/>
    <w:rsid w:val="0054354B"/>
    <w:rsid w:val="00543909"/>
    <w:rsid w:val="005439A1"/>
    <w:rsid w:val="00543BEC"/>
    <w:rsid w:val="00543DAD"/>
    <w:rsid w:val="005440ED"/>
    <w:rsid w:val="005441E6"/>
    <w:rsid w:val="00544421"/>
    <w:rsid w:val="005446D5"/>
    <w:rsid w:val="005446DE"/>
    <w:rsid w:val="005447DE"/>
    <w:rsid w:val="005447F1"/>
    <w:rsid w:val="00544C93"/>
    <w:rsid w:val="0054544B"/>
    <w:rsid w:val="005454D0"/>
    <w:rsid w:val="005454DD"/>
    <w:rsid w:val="005459EA"/>
    <w:rsid w:val="00545BCA"/>
    <w:rsid w:val="00545C7F"/>
    <w:rsid w:val="00545F77"/>
    <w:rsid w:val="0054600A"/>
    <w:rsid w:val="00546091"/>
    <w:rsid w:val="005460B2"/>
    <w:rsid w:val="00546921"/>
    <w:rsid w:val="00546A27"/>
    <w:rsid w:val="00546A7F"/>
    <w:rsid w:val="00546BDA"/>
    <w:rsid w:val="00547012"/>
    <w:rsid w:val="00547070"/>
    <w:rsid w:val="00547783"/>
    <w:rsid w:val="00547C1C"/>
    <w:rsid w:val="00547E52"/>
    <w:rsid w:val="00547E74"/>
    <w:rsid w:val="005500A5"/>
    <w:rsid w:val="005501FB"/>
    <w:rsid w:val="005502D9"/>
    <w:rsid w:val="00550346"/>
    <w:rsid w:val="00550411"/>
    <w:rsid w:val="005504DE"/>
    <w:rsid w:val="00550536"/>
    <w:rsid w:val="005506EA"/>
    <w:rsid w:val="00550967"/>
    <w:rsid w:val="00550D83"/>
    <w:rsid w:val="00550F66"/>
    <w:rsid w:val="00551A57"/>
    <w:rsid w:val="00551AB6"/>
    <w:rsid w:val="00551B1E"/>
    <w:rsid w:val="00551DDB"/>
    <w:rsid w:val="00551E7E"/>
    <w:rsid w:val="005520FB"/>
    <w:rsid w:val="005521E2"/>
    <w:rsid w:val="00552702"/>
    <w:rsid w:val="00552A63"/>
    <w:rsid w:val="00552AAE"/>
    <w:rsid w:val="00552B11"/>
    <w:rsid w:val="00552DF0"/>
    <w:rsid w:val="00552ED9"/>
    <w:rsid w:val="00552FAD"/>
    <w:rsid w:val="00553054"/>
    <w:rsid w:val="00553261"/>
    <w:rsid w:val="005532E9"/>
    <w:rsid w:val="00553300"/>
    <w:rsid w:val="005534C3"/>
    <w:rsid w:val="00553601"/>
    <w:rsid w:val="0055371A"/>
    <w:rsid w:val="0055388A"/>
    <w:rsid w:val="00553B14"/>
    <w:rsid w:val="0055416B"/>
    <w:rsid w:val="00554407"/>
    <w:rsid w:val="005544FB"/>
    <w:rsid w:val="00554719"/>
    <w:rsid w:val="00554766"/>
    <w:rsid w:val="005547C0"/>
    <w:rsid w:val="0055512B"/>
    <w:rsid w:val="005551D4"/>
    <w:rsid w:val="0055532B"/>
    <w:rsid w:val="00555482"/>
    <w:rsid w:val="005555E2"/>
    <w:rsid w:val="005556B6"/>
    <w:rsid w:val="005556C6"/>
    <w:rsid w:val="0055596C"/>
    <w:rsid w:val="0055597E"/>
    <w:rsid w:val="00555FFA"/>
    <w:rsid w:val="0055618E"/>
    <w:rsid w:val="005565FA"/>
    <w:rsid w:val="00556A5C"/>
    <w:rsid w:val="00556B1B"/>
    <w:rsid w:val="00556C7D"/>
    <w:rsid w:val="00556CD1"/>
    <w:rsid w:val="00556E18"/>
    <w:rsid w:val="0055705C"/>
    <w:rsid w:val="0055713C"/>
    <w:rsid w:val="005571CC"/>
    <w:rsid w:val="00557270"/>
    <w:rsid w:val="005573E0"/>
    <w:rsid w:val="00557495"/>
    <w:rsid w:val="005575AD"/>
    <w:rsid w:val="005575F9"/>
    <w:rsid w:val="0055762E"/>
    <w:rsid w:val="005576A7"/>
    <w:rsid w:val="00557FFE"/>
    <w:rsid w:val="00560690"/>
    <w:rsid w:val="00560AE1"/>
    <w:rsid w:val="0056186A"/>
    <w:rsid w:val="0056187E"/>
    <w:rsid w:val="00561C52"/>
    <w:rsid w:val="00561CA2"/>
    <w:rsid w:val="00561CDE"/>
    <w:rsid w:val="00561D2B"/>
    <w:rsid w:val="00561DFF"/>
    <w:rsid w:val="00562854"/>
    <w:rsid w:val="00562869"/>
    <w:rsid w:val="00562A7D"/>
    <w:rsid w:val="00562A89"/>
    <w:rsid w:val="005633B6"/>
    <w:rsid w:val="0056378F"/>
    <w:rsid w:val="0056393A"/>
    <w:rsid w:val="00563954"/>
    <w:rsid w:val="00563AE8"/>
    <w:rsid w:val="00563BF9"/>
    <w:rsid w:val="00564268"/>
    <w:rsid w:val="005642D6"/>
    <w:rsid w:val="0056467D"/>
    <w:rsid w:val="00564D75"/>
    <w:rsid w:val="00564D85"/>
    <w:rsid w:val="00564EEC"/>
    <w:rsid w:val="00564F98"/>
    <w:rsid w:val="0056523D"/>
    <w:rsid w:val="00565479"/>
    <w:rsid w:val="00565733"/>
    <w:rsid w:val="005657CF"/>
    <w:rsid w:val="0056586C"/>
    <w:rsid w:val="005658BE"/>
    <w:rsid w:val="0056597F"/>
    <w:rsid w:val="005659B5"/>
    <w:rsid w:val="00565EBF"/>
    <w:rsid w:val="00565FA3"/>
    <w:rsid w:val="00566076"/>
    <w:rsid w:val="00566121"/>
    <w:rsid w:val="0056616A"/>
    <w:rsid w:val="00566257"/>
    <w:rsid w:val="00566332"/>
    <w:rsid w:val="005664C0"/>
    <w:rsid w:val="00566766"/>
    <w:rsid w:val="00566772"/>
    <w:rsid w:val="00566BEC"/>
    <w:rsid w:val="00566F08"/>
    <w:rsid w:val="00567117"/>
    <w:rsid w:val="00567118"/>
    <w:rsid w:val="005671AB"/>
    <w:rsid w:val="005672B0"/>
    <w:rsid w:val="0056752C"/>
    <w:rsid w:val="005675E7"/>
    <w:rsid w:val="0056783E"/>
    <w:rsid w:val="00567D57"/>
    <w:rsid w:val="00567D86"/>
    <w:rsid w:val="005703E2"/>
    <w:rsid w:val="00570450"/>
    <w:rsid w:val="0057088B"/>
    <w:rsid w:val="00570D4B"/>
    <w:rsid w:val="00570DD2"/>
    <w:rsid w:val="00570E77"/>
    <w:rsid w:val="00570FD6"/>
    <w:rsid w:val="00571218"/>
    <w:rsid w:val="005712BF"/>
    <w:rsid w:val="0057136F"/>
    <w:rsid w:val="0057160F"/>
    <w:rsid w:val="005716D9"/>
    <w:rsid w:val="0057175D"/>
    <w:rsid w:val="00571823"/>
    <w:rsid w:val="005718FC"/>
    <w:rsid w:val="00571C2B"/>
    <w:rsid w:val="00571CB0"/>
    <w:rsid w:val="00571F34"/>
    <w:rsid w:val="00571FE5"/>
    <w:rsid w:val="005729D2"/>
    <w:rsid w:val="00572B4B"/>
    <w:rsid w:val="00572B7F"/>
    <w:rsid w:val="00572C92"/>
    <w:rsid w:val="00572E4A"/>
    <w:rsid w:val="00572FBD"/>
    <w:rsid w:val="00572FD5"/>
    <w:rsid w:val="0057300D"/>
    <w:rsid w:val="00573624"/>
    <w:rsid w:val="00573B81"/>
    <w:rsid w:val="00573BDE"/>
    <w:rsid w:val="00573D59"/>
    <w:rsid w:val="00573F0B"/>
    <w:rsid w:val="00573F53"/>
    <w:rsid w:val="00574176"/>
    <w:rsid w:val="0057468F"/>
    <w:rsid w:val="00574804"/>
    <w:rsid w:val="00574BDA"/>
    <w:rsid w:val="00574BE7"/>
    <w:rsid w:val="00574C44"/>
    <w:rsid w:val="00574C6E"/>
    <w:rsid w:val="00574D06"/>
    <w:rsid w:val="00574DB9"/>
    <w:rsid w:val="00574E65"/>
    <w:rsid w:val="00574F07"/>
    <w:rsid w:val="00575244"/>
    <w:rsid w:val="005757A8"/>
    <w:rsid w:val="005759FC"/>
    <w:rsid w:val="00575D4D"/>
    <w:rsid w:val="00576016"/>
    <w:rsid w:val="00576030"/>
    <w:rsid w:val="00576509"/>
    <w:rsid w:val="005766DD"/>
    <w:rsid w:val="0057676B"/>
    <w:rsid w:val="00576851"/>
    <w:rsid w:val="00576CFF"/>
    <w:rsid w:val="0057706A"/>
    <w:rsid w:val="005772C1"/>
    <w:rsid w:val="00577905"/>
    <w:rsid w:val="00577A09"/>
    <w:rsid w:val="00577AC1"/>
    <w:rsid w:val="00577D2C"/>
    <w:rsid w:val="00577D9F"/>
    <w:rsid w:val="00577FB0"/>
    <w:rsid w:val="00580018"/>
    <w:rsid w:val="005804E8"/>
    <w:rsid w:val="0058092D"/>
    <w:rsid w:val="005809FE"/>
    <w:rsid w:val="0058114B"/>
    <w:rsid w:val="005813B8"/>
    <w:rsid w:val="005814B5"/>
    <w:rsid w:val="005815FF"/>
    <w:rsid w:val="0058163D"/>
    <w:rsid w:val="005818EC"/>
    <w:rsid w:val="00581D5D"/>
    <w:rsid w:val="00581D92"/>
    <w:rsid w:val="00581F24"/>
    <w:rsid w:val="00582054"/>
    <w:rsid w:val="0058217E"/>
    <w:rsid w:val="00582251"/>
    <w:rsid w:val="00582539"/>
    <w:rsid w:val="00582603"/>
    <w:rsid w:val="0058269A"/>
    <w:rsid w:val="005826F7"/>
    <w:rsid w:val="00582854"/>
    <w:rsid w:val="00582994"/>
    <w:rsid w:val="00582B30"/>
    <w:rsid w:val="00582B53"/>
    <w:rsid w:val="00582BAD"/>
    <w:rsid w:val="00582E70"/>
    <w:rsid w:val="00582F4E"/>
    <w:rsid w:val="005832AC"/>
    <w:rsid w:val="005837B5"/>
    <w:rsid w:val="00583929"/>
    <w:rsid w:val="005839DB"/>
    <w:rsid w:val="00583A3E"/>
    <w:rsid w:val="005840D4"/>
    <w:rsid w:val="0058413D"/>
    <w:rsid w:val="0058444B"/>
    <w:rsid w:val="00584B7A"/>
    <w:rsid w:val="00584BD3"/>
    <w:rsid w:val="00584C6B"/>
    <w:rsid w:val="00584D5B"/>
    <w:rsid w:val="0058504D"/>
    <w:rsid w:val="00585076"/>
    <w:rsid w:val="0058515C"/>
    <w:rsid w:val="00585223"/>
    <w:rsid w:val="00585338"/>
    <w:rsid w:val="0058540B"/>
    <w:rsid w:val="00585650"/>
    <w:rsid w:val="005858A2"/>
    <w:rsid w:val="00585BF6"/>
    <w:rsid w:val="00585CD3"/>
    <w:rsid w:val="00585D2A"/>
    <w:rsid w:val="0058606C"/>
    <w:rsid w:val="005865BD"/>
    <w:rsid w:val="0058666B"/>
    <w:rsid w:val="00586935"/>
    <w:rsid w:val="00586B73"/>
    <w:rsid w:val="00586DD9"/>
    <w:rsid w:val="00586F15"/>
    <w:rsid w:val="00587370"/>
    <w:rsid w:val="00587C6B"/>
    <w:rsid w:val="00587ECE"/>
    <w:rsid w:val="00590161"/>
    <w:rsid w:val="0059023E"/>
    <w:rsid w:val="005902AB"/>
    <w:rsid w:val="00590488"/>
    <w:rsid w:val="0059096E"/>
    <w:rsid w:val="00590A7B"/>
    <w:rsid w:val="00590BD3"/>
    <w:rsid w:val="00590CE6"/>
    <w:rsid w:val="005910AA"/>
    <w:rsid w:val="00591206"/>
    <w:rsid w:val="0059136E"/>
    <w:rsid w:val="00591734"/>
    <w:rsid w:val="005917C8"/>
    <w:rsid w:val="00591A58"/>
    <w:rsid w:val="00591CE3"/>
    <w:rsid w:val="00591DC3"/>
    <w:rsid w:val="0059240F"/>
    <w:rsid w:val="00592500"/>
    <w:rsid w:val="0059252F"/>
    <w:rsid w:val="00592710"/>
    <w:rsid w:val="00592E45"/>
    <w:rsid w:val="00592E5B"/>
    <w:rsid w:val="00593065"/>
    <w:rsid w:val="0059329F"/>
    <w:rsid w:val="005933D1"/>
    <w:rsid w:val="005938F4"/>
    <w:rsid w:val="00593AC9"/>
    <w:rsid w:val="00593C3A"/>
    <w:rsid w:val="00593EEE"/>
    <w:rsid w:val="00594122"/>
    <w:rsid w:val="00594610"/>
    <w:rsid w:val="00594896"/>
    <w:rsid w:val="005949A3"/>
    <w:rsid w:val="00594A06"/>
    <w:rsid w:val="00594A0C"/>
    <w:rsid w:val="00594A9A"/>
    <w:rsid w:val="00594AE3"/>
    <w:rsid w:val="00594BCB"/>
    <w:rsid w:val="00594EAD"/>
    <w:rsid w:val="00594EBA"/>
    <w:rsid w:val="00594F2A"/>
    <w:rsid w:val="00595055"/>
    <w:rsid w:val="005951E5"/>
    <w:rsid w:val="005953A0"/>
    <w:rsid w:val="005953DB"/>
    <w:rsid w:val="00595459"/>
    <w:rsid w:val="0059568E"/>
    <w:rsid w:val="00595EAC"/>
    <w:rsid w:val="00595EFF"/>
    <w:rsid w:val="005961B7"/>
    <w:rsid w:val="005965CB"/>
    <w:rsid w:val="00596612"/>
    <w:rsid w:val="0059669A"/>
    <w:rsid w:val="005967DA"/>
    <w:rsid w:val="0059682D"/>
    <w:rsid w:val="0059686F"/>
    <w:rsid w:val="005968FF"/>
    <w:rsid w:val="00596CDD"/>
    <w:rsid w:val="00596E66"/>
    <w:rsid w:val="00596F3E"/>
    <w:rsid w:val="0059707F"/>
    <w:rsid w:val="005972A5"/>
    <w:rsid w:val="00597656"/>
    <w:rsid w:val="0059795B"/>
    <w:rsid w:val="00597BAF"/>
    <w:rsid w:val="00597DE0"/>
    <w:rsid w:val="005A02E4"/>
    <w:rsid w:val="005A04E1"/>
    <w:rsid w:val="005A0515"/>
    <w:rsid w:val="005A0CCA"/>
    <w:rsid w:val="005A0F30"/>
    <w:rsid w:val="005A1286"/>
    <w:rsid w:val="005A1549"/>
    <w:rsid w:val="005A15BB"/>
    <w:rsid w:val="005A1873"/>
    <w:rsid w:val="005A18B1"/>
    <w:rsid w:val="005A1B00"/>
    <w:rsid w:val="005A1F8E"/>
    <w:rsid w:val="005A20BF"/>
    <w:rsid w:val="005A2294"/>
    <w:rsid w:val="005A22AF"/>
    <w:rsid w:val="005A2CED"/>
    <w:rsid w:val="005A2F3C"/>
    <w:rsid w:val="005A3299"/>
    <w:rsid w:val="005A3778"/>
    <w:rsid w:val="005A37BA"/>
    <w:rsid w:val="005A3954"/>
    <w:rsid w:val="005A3AE5"/>
    <w:rsid w:val="005A3CBF"/>
    <w:rsid w:val="005A40DF"/>
    <w:rsid w:val="005A4397"/>
    <w:rsid w:val="005A459E"/>
    <w:rsid w:val="005A46D7"/>
    <w:rsid w:val="005A46DD"/>
    <w:rsid w:val="005A46EF"/>
    <w:rsid w:val="005A4814"/>
    <w:rsid w:val="005A4B27"/>
    <w:rsid w:val="005A4D47"/>
    <w:rsid w:val="005A4DC1"/>
    <w:rsid w:val="005A4FB0"/>
    <w:rsid w:val="005A4FE5"/>
    <w:rsid w:val="005A516C"/>
    <w:rsid w:val="005A537C"/>
    <w:rsid w:val="005A5C89"/>
    <w:rsid w:val="005A6BD0"/>
    <w:rsid w:val="005A725C"/>
    <w:rsid w:val="005A7641"/>
    <w:rsid w:val="005A7BEB"/>
    <w:rsid w:val="005B0465"/>
    <w:rsid w:val="005B0876"/>
    <w:rsid w:val="005B0CC0"/>
    <w:rsid w:val="005B0EB6"/>
    <w:rsid w:val="005B0F6C"/>
    <w:rsid w:val="005B10CF"/>
    <w:rsid w:val="005B1880"/>
    <w:rsid w:val="005B1A87"/>
    <w:rsid w:val="005B1B3E"/>
    <w:rsid w:val="005B1D9A"/>
    <w:rsid w:val="005B1EEF"/>
    <w:rsid w:val="005B2294"/>
    <w:rsid w:val="005B23B4"/>
    <w:rsid w:val="005B2709"/>
    <w:rsid w:val="005B27DE"/>
    <w:rsid w:val="005B2869"/>
    <w:rsid w:val="005B286A"/>
    <w:rsid w:val="005B296F"/>
    <w:rsid w:val="005B2A6E"/>
    <w:rsid w:val="005B2DA3"/>
    <w:rsid w:val="005B2EA6"/>
    <w:rsid w:val="005B303A"/>
    <w:rsid w:val="005B30FE"/>
    <w:rsid w:val="005B329B"/>
    <w:rsid w:val="005B3616"/>
    <w:rsid w:val="005B3CC0"/>
    <w:rsid w:val="005B4111"/>
    <w:rsid w:val="005B41C2"/>
    <w:rsid w:val="005B49DE"/>
    <w:rsid w:val="005B4ADB"/>
    <w:rsid w:val="005B4BBB"/>
    <w:rsid w:val="005B4C70"/>
    <w:rsid w:val="005B501F"/>
    <w:rsid w:val="005B553E"/>
    <w:rsid w:val="005B5A88"/>
    <w:rsid w:val="005B5BCA"/>
    <w:rsid w:val="005B6100"/>
    <w:rsid w:val="005B6152"/>
    <w:rsid w:val="005B65C8"/>
    <w:rsid w:val="005B6CFD"/>
    <w:rsid w:val="005B7315"/>
    <w:rsid w:val="005B7856"/>
    <w:rsid w:val="005B7BD3"/>
    <w:rsid w:val="005B7FE3"/>
    <w:rsid w:val="005C006C"/>
    <w:rsid w:val="005C03F2"/>
    <w:rsid w:val="005C0562"/>
    <w:rsid w:val="005C0568"/>
    <w:rsid w:val="005C0603"/>
    <w:rsid w:val="005C0D53"/>
    <w:rsid w:val="005C0E77"/>
    <w:rsid w:val="005C0EA1"/>
    <w:rsid w:val="005C13AF"/>
    <w:rsid w:val="005C19C4"/>
    <w:rsid w:val="005C19C9"/>
    <w:rsid w:val="005C1A58"/>
    <w:rsid w:val="005C1A97"/>
    <w:rsid w:val="005C1F1D"/>
    <w:rsid w:val="005C1F94"/>
    <w:rsid w:val="005C2020"/>
    <w:rsid w:val="005C21BC"/>
    <w:rsid w:val="005C2A96"/>
    <w:rsid w:val="005C31DC"/>
    <w:rsid w:val="005C3270"/>
    <w:rsid w:val="005C33A5"/>
    <w:rsid w:val="005C3EA5"/>
    <w:rsid w:val="005C434D"/>
    <w:rsid w:val="005C4525"/>
    <w:rsid w:val="005C4828"/>
    <w:rsid w:val="005C4992"/>
    <w:rsid w:val="005C4A2D"/>
    <w:rsid w:val="005C4BA4"/>
    <w:rsid w:val="005C4CBF"/>
    <w:rsid w:val="005C4E5D"/>
    <w:rsid w:val="005C520E"/>
    <w:rsid w:val="005C5286"/>
    <w:rsid w:val="005C5339"/>
    <w:rsid w:val="005C53A7"/>
    <w:rsid w:val="005C53E0"/>
    <w:rsid w:val="005C54C9"/>
    <w:rsid w:val="005C5581"/>
    <w:rsid w:val="005C55AF"/>
    <w:rsid w:val="005C5AF0"/>
    <w:rsid w:val="005C5B6F"/>
    <w:rsid w:val="005C5C8E"/>
    <w:rsid w:val="005C60E5"/>
    <w:rsid w:val="005C61AA"/>
    <w:rsid w:val="005C61C1"/>
    <w:rsid w:val="005C62D5"/>
    <w:rsid w:val="005C6513"/>
    <w:rsid w:val="005C6560"/>
    <w:rsid w:val="005C6565"/>
    <w:rsid w:val="005C6A09"/>
    <w:rsid w:val="005C6A0B"/>
    <w:rsid w:val="005C6C2D"/>
    <w:rsid w:val="005C6CE3"/>
    <w:rsid w:val="005C6CEB"/>
    <w:rsid w:val="005C6E61"/>
    <w:rsid w:val="005C703C"/>
    <w:rsid w:val="005C78D1"/>
    <w:rsid w:val="005C7D34"/>
    <w:rsid w:val="005C7D44"/>
    <w:rsid w:val="005C7E0B"/>
    <w:rsid w:val="005C7EBC"/>
    <w:rsid w:val="005C7F45"/>
    <w:rsid w:val="005D04F6"/>
    <w:rsid w:val="005D0519"/>
    <w:rsid w:val="005D0669"/>
    <w:rsid w:val="005D0723"/>
    <w:rsid w:val="005D1260"/>
    <w:rsid w:val="005D158A"/>
    <w:rsid w:val="005D161F"/>
    <w:rsid w:val="005D190B"/>
    <w:rsid w:val="005D1AF5"/>
    <w:rsid w:val="005D1C1D"/>
    <w:rsid w:val="005D1F1F"/>
    <w:rsid w:val="005D21DF"/>
    <w:rsid w:val="005D21F7"/>
    <w:rsid w:val="005D2401"/>
    <w:rsid w:val="005D256A"/>
    <w:rsid w:val="005D2606"/>
    <w:rsid w:val="005D2680"/>
    <w:rsid w:val="005D2769"/>
    <w:rsid w:val="005D27B1"/>
    <w:rsid w:val="005D2BEB"/>
    <w:rsid w:val="005D2C0A"/>
    <w:rsid w:val="005D2CE7"/>
    <w:rsid w:val="005D33FD"/>
    <w:rsid w:val="005D3A0C"/>
    <w:rsid w:val="005D3A6E"/>
    <w:rsid w:val="005D3C48"/>
    <w:rsid w:val="005D3D0C"/>
    <w:rsid w:val="005D3D2D"/>
    <w:rsid w:val="005D3FB0"/>
    <w:rsid w:val="005D415E"/>
    <w:rsid w:val="005D419D"/>
    <w:rsid w:val="005D435B"/>
    <w:rsid w:val="005D45DA"/>
    <w:rsid w:val="005D4687"/>
    <w:rsid w:val="005D46B4"/>
    <w:rsid w:val="005D4909"/>
    <w:rsid w:val="005D4BC3"/>
    <w:rsid w:val="005D4D26"/>
    <w:rsid w:val="005D4F0F"/>
    <w:rsid w:val="005D50D3"/>
    <w:rsid w:val="005D51BA"/>
    <w:rsid w:val="005D55CB"/>
    <w:rsid w:val="005D55E5"/>
    <w:rsid w:val="005D562B"/>
    <w:rsid w:val="005D56B5"/>
    <w:rsid w:val="005D5810"/>
    <w:rsid w:val="005D5B95"/>
    <w:rsid w:val="005D5BED"/>
    <w:rsid w:val="005D5CE5"/>
    <w:rsid w:val="005D5D37"/>
    <w:rsid w:val="005D5F15"/>
    <w:rsid w:val="005D6054"/>
    <w:rsid w:val="005D64A8"/>
    <w:rsid w:val="005D679E"/>
    <w:rsid w:val="005D6D37"/>
    <w:rsid w:val="005D6F77"/>
    <w:rsid w:val="005D6FC9"/>
    <w:rsid w:val="005D70BA"/>
    <w:rsid w:val="005D7371"/>
    <w:rsid w:val="005D768D"/>
    <w:rsid w:val="005D785D"/>
    <w:rsid w:val="005D788E"/>
    <w:rsid w:val="005D795E"/>
    <w:rsid w:val="005D7AC7"/>
    <w:rsid w:val="005D7D06"/>
    <w:rsid w:val="005D7D72"/>
    <w:rsid w:val="005D7FD1"/>
    <w:rsid w:val="005E018F"/>
    <w:rsid w:val="005E044A"/>
    <w:rsid w:val="005E0921"/>
    <w:rsid w:val="005E0C0E"/>
    <w:rsid w:val="005E0D30"/>
    <w:rsid w:val="005E11FF"/>
    <w:rsid w:val="005E1AC6"/>
    <w:rsid w:val="005E1D00"/>
    <w:rsid w:val="005E24C0"/>
    <w:rsid w:val="005E252D"/>
    <w:rsid w:val="005E256A"/>
    <w:rsid w:val="005E272A"/>
    <w:rsid w:val="005E2ABD"/>
    <w:rsid w:val="005E2BF3"/>
    <w:rsid w:val="005E302C"/>
    <w:rsid w:val="005E31FD"/>
    <w:rsid w:val="005E33B4"/>
    <w:rsid w:val="005E36F2"/>
    <w:rsid w:val="005E3BE2"/>
    <w:rsid w:val="005E3C1B"/>
    <w:rsid w:val="005E3D79"/>
    <w:rsid w:val="005E3DD0"/>
    <w:rsid w:val="005E3E19"/>
    <w:rsid w:val="005E3E70"/>
    <w:rsid w:val="005E40B1"/>
    <w:rsid w:val="005E42A3"/>
    <w:rsid w:val="005E4458"/>
    <w:rsid w:val="005E4511"/>
    <w:rsid w:val="005E4ACF"/>
    <w:rsid w:val="005E4ADB"/>
    <w:rsid w:val="005E4C7C"/>
    <w:rsid w:val="005E4CAF"/>
    <w:rsid w:val="005E4D88"/>
    <w:rsid w:val="005E504F"/>
    <w:rsid w:val="005E5066"/>
    <w:rsid w:val="005E512D"/>
    <w:rsid w:val="005E56D5"/>
    <w:rsid w:val="005E5731"/>
    <w:rsid w:val="005E58DF"/>
    <w:rsid w:val="005E58F8"/>
    <w:rsid w:val="005E5C3D"/>
    <w:rsid w:val="005E5F7E"/>
    <w:rsid w:val="005E5FBB"/>
    <w:rsid w:val="005E5FBE"/>
    <w:rsid w:val="005E62FB"/>
    <w:rsid w:val="005E6443"/>
    <w:rsid w:val="005E6850"/>
    <w:rsid w:val="005E6A2F"/>
    <w:rsid w:val="005E6FD2"/>
    <w:rsid w:val="005E717C"/>
    <w:rsid w:val="005E71C1"/>
    <w:rsid w:val="005E733A"/>
    <w:rsid w:val="005E79DB"/>
    <w:rsid w:val="005E7C7D"/>
    <w:rsid w:val="005E7E51"/>
    <w:rsid w:val="005E7E57"/>
    <w:rsid w:val="005E7EDB"/>
    <w:rsid w:val="005F0514"/>
    <w:rsid w:val="005F0584"/>
    <w:rsid w:val="005F0961"/>
    <w:rsid w:val="005F0B2C"/>
    <w:rsid w:val="005F1051"/>
    <w:rsid w:val="005F1068"/>
    <w:rsid w:val="005F1A56"/>
    <w:rsid w:val="005F1AAA"/>
    <w:rsid w:val="005F1CF1"/>
    <w:rsid w:val="005F1F30"/>
    <w:rsid w:val="005F1FB8"/>
    <w:rsid w:val="005F21F2"/>
    <w:rsid w:val="005F2547"/>
    <w:rsid w:val="005F2AC6"/>
    <w:rsid w:val="005F2CE4"/>
    <w:rsid w:val="005F2DC4"/>
    <w:rsid w:val="005F2FC7"/>
    <w:rsid w:val="005F3017"/>
    <w:rsid w:val="005F3128"/>
    <w:rsid w:val="005F3218"/>
    <w:rsid w:val="005F34AF"/>
    <w:rsid w:val="005F34EA"/>
    <w:rsid w:val="005F356E"/>
    <w:rsid w:val="005F36CB"/>
    <w:rsid w:val="005F36EB"/>
    <w:rsid w:val="005F37DE"/>
    <w:rsid w:val="005F39EA"/>
    <w:rsid w:val="005F3A59"/>
    <w:rsid w:val="005F415F"/>
    <w:rsid w:val="005F4284"/>
    <w:rsid w:val="005F42FA"/>
    <w:rsid w:val="005F45CD"/>
    <w:rsid w:val="005F4941"/>
    <w:rsid w:val="005F4E6B"/>
    <w:rsid w:val="005F54BC"/>
    <w:rsid w:val="005F55F1"/>
    <w:rsid w:val="005F568D"/>
    <w:rsid w:val="005F582C"/>
    <w:rsid w:val="005F59E2"/>
    <w:rsid w:val="005F5CA2"/>
    <w:rsid w:val="005F6073"/>
    <w:rsid w:val="005F60A4"/>
    <w:rsid w:val="005F6B3F"/>
    <w:rsid w:val="005F6B62"/>
    <w:rsid w:val="005F6D3C"/>
    <w:rsid w:val="005F6EBF"/>
    <w:rsid w:val="005F6FB2"/>
    <w:rsid w:val="005F6FBD"/>
    <w:rsid w:val="005F6FD7"/>
    <w:rsid w:val="005F7523"/>
    <w:rsid w:val="005F782B"/>
    <w:rsid w:val="005F792E"/>
    <w:rsid w:val="005F7BAD"/>
    <w:rsid w:val="005F7C71"/>
    <w:rsid w:val="005F7DD4"/>
    <w:rsid w:val="00600038"/>
    <w:rsid w:val="006001A2"/>
    <w:rsid w:val="00600295"/>
    <w:rsid w:val="006006F3"/>
    <w:rsid w:val="00600A0E"/>
    <w:rsid w:val="00600D93"/>
    <w:rsid w:val="00600E63"/>
    <w:rsid w:val="00600F89"/>
    <w:rsid w:val="006014AB"/>
    <w:rsid w:val="0060157D"/>
    <w:rsid w:val="00601A13"/>
    <w:rsid w:val="00601A86"/>
    <w:rsid w:val="00601D6A"/>
    <w:rsid w:val="00601E00"/>
    <w:rsid w:val="00601EF9"/>
    <w:rsid w:val="00601F03"/>
    <w:rsid w:val="0060202B"/>
    <w:rsid w:val="0060248B"/>
    <w:rsid w:val="0060261D"/>
    <w:rsid w:val="00602CD6"/>
    <w:rsid w:val="00602F1E"/>
    <w:rsid w:val="006032D7"/>
    <w:rsid w:val="00603517"/>
    <w:rsid w:val="006037C6"/>
    <w:rsid w:val="00603907"/>
    <w:rsid w:val="00603AD0"/>
    <w:rsid w:val="00603C56"/>
    <w:rsid w:val="00603C61"/>
    <w:rsid w:val="00603C8C"/>
    <w:rsid w:val="00603D16"/>
    <w:rsid w:val="00604031"/>
    <w:rsid w:val="0060409D"/>
    <w:rsid w:val="00604294"/>
    <w:rsid w:val="00604373"/>
    <w:rsid w:val="006044B4"/>
    <w:rsid w:val="00604509"/>
    <w:rsid w:val="00604706"/>
    <w:rsid w:val="00604868"/>
    <w:rsid w:val="0060492E"/>
    <w:rsid w:val="006049E4"/>
    <w:rsid w:val="00604A11"/>
    <w:rsid w:val="00604CBC"/>
    <w:rsid w:val="00604CDF"/>
    <w:rsid w:val="00604D7F"/>
    <w:rsid w:val="00604EA2"/>
    <w:rsid w:val="00604F52"/>
    <w:rsid w:val="00605171"/>
    <w:rsid w:val="00605281"/>
    <w:rsid w:val="006053A5"/>
    <w:rsid w:val="00605558"/>
    <w:rsid w:val="0060579A"/>
    <w:rsid w:val="00605A87"/>
    <w:rsid w:val="00605B3C"/>
    <w:rsid w:val="00605D0F"/>
    <w:rsid w:val="006061E6"/>
    <w:rsid w:val="00606253"/>
    <w:rsid w:val="00606283"/>
    <w:rsid w:val="0060629D"/>
    <w:rsid w:val="006064AA"/>
    <w:rsid w:val="00606909"/>
    <w:rsid w:val="00606C78"/>
    <w:rsid w:val="00606EB6"/>
    <w:rsid w:val="006073D7"/>
    <w:rsid w:val="006074B2"/>
    <w:rsid w:val="0060751D"/>
    <w:rsid w:val="0060756A"/>
    <w:rsid w:val="00607ED8"/>
    <w:rsid w:val="00607F48"/>
    <w:rsid w:val="006100BE"/>
    <w:rsid w:val="00610189"/>
    <w:rsid w:val="00610191"/>
    <w:rsid w:val="0061095B"/>
    <w:rsid w:val="00610A8F"/>
    <w:rsid w:val="00610D23"/>
    <w:rsid w:val="00610DBD"/>
    <w:rsid w:val="00611171"/>
    <w:rsid w:val="00611194"/>
    <w:rsid w:val="006111BE"/>
    <w:rsid w:val="00611860"/>
    <w:rsid w:val="006118A2"/>
    <w:rsid w:val="00611926"/>
    <w:rsid w:val="00611B0A"/>
    <w:rsid w:val="00611BCA"/>
    <w:rsid w:val="00611F8E"/>
    <w:rsid w:val="00611FDD"/>
    <w:rsid w:val="0061208F"/>
    <w:rsid w:val="00612770"/>
    <w:rsid w:val="0061288E"/>
    <w:rsid w:val="00612A5C"/>
    <w:rsid w:val="00612A89"/>
    <w:rsid w:val="0061396A"/>
    <w:rsid w:val="00613A71"/>
    <w:rsid w:val="00613C6A"/>
    <w:rsid w:val="00613D31"/>
    <w:rsid w:val="00613DEF"/>
    <w:rsid w:val="00613E39"/>
    <w:rsid w:val="006140A7"/>
    <w:rsid w:val="006140C7"/>
    <w:rsid w:val="0061411A"/>
    <w:rsid w:val="00614259"/>
    <w:rsid w:val="00614761"/>
    <w:rsid w:val="006148F8"/>
    <w:rsid w:val="00614A72"/>
    <w:rsid w:val="00615465"/>
    <w:rsid w:val="006154E3"/>
    <w:rsid w:val="00615B64"/>
    <w:rsid w:val="00615C72"/>
    <w:rsid w:val="00615D5E"/>
    <w:rsid w:val="0061644C"/>
    <w:rsid w:val="006165F5"/>
    <w:rsid w:val="0061689A"/>
    <w:rsid w:val="00616CD0"/>
    <w:rsid w:val="00616E63"/>
    <w:rsid w:val="00617032"/>
    <w:rsid w:val="00617063"/>
    <w:rsid w:val="006171B2"/>
    <w:rsid w:val="006171F7"/>
    <w:rsid w:val="00617257"/>
    <w:rsid w:val="00617552"/>
    <w:rsid w:val="00617795"/>
    <w:rsid w:val="00617BD3"/>
    <w:rsid w:val="00617C66"/>
    <w:rsid w:val="00617CF5"/>
    <w:rsid w:val="00617D8F"/>
    <w:rsid w:val="00617EDC"/>
    <w:rsid w:val="00617FD2"/>
    <w:rsid w:val="00620529"/>
    <w:rsid w:val="006205B1"/>
    <w:rsid w:val="006205C7"/>
    <w:rsid w:val="00620A2D"/>
    <w:rsid w:val="00620E37"/>
    <w:rsid w:val="00620E69"/>
    <w:rsid w:val="00620ECB"/>
    <w:rsid w:val="00620FE3"/>
    <w:rsid w:val="00621310"/>
    <w:rsid w:val="00621572"/>
    <w:rsid w:val="00621DF2"/>
    <w:rsid w:val="0062202C"/>
    <w:rsid w:val="00622639"/>
    <w:rsid w:val="006229CB"/>
    <w:rsid w:val="00622A82"/>
    <w:rsid w:val="00622BF1"/>
    <w:rsid w:val="00622D2B"/>
    <w:rsid w:val="00622DAA"/>
    <w:rsid w:val="00622F7B"/>
    <w:rsid w:val="00622FF1"/>
    <w:rsid w:val="006231D5"/>
    <w:rsid w:val="006237A3"/>
    <w:rsid w:val="00623ACD"/>
    <w:rsid w:val="00623E2E"/>
    <w:rsid w:val="0062417A"/>
    <w:rsid w:val="00624C79"/>
    <w:rsid w:val="00624F32"/>
    <w:rsid w:val="00624FB4"/>
    <w:rsid w:val="006251D3"/>
    <w:rsid w:val="0062534D"/>
    <w:rsid w:val="006254D9"/>
    <w:rsid w:val="006258A1"/>
    <w:rsid w:val="00625927"/>
    <w:rsid w:val="006260B5"/>
    <w:rsid w:val="006260C3"/>
    <w:rsid w:val="006262ED"/>
    <w:rsid w:val="00626302"/>
    <w:rsid w:val="0062652F"/>
    <w:rsid w:val="00626619"/>
    <w:rsid w:val="006267A5"/>
    <w:rsid w:val="006267C1"/>
    <w:rsid w:val="0062685C"/>
    <w:rsid w:val="00626A91"/>
    <w:rsid w:val="00626CC8"/>
    <w:rsid w:val="00626F27"/>
    <w:rsid w:val="00626F44"/>
    <w:rsid w:val="00626FB2"/>
    <w:rsid w:val="00627050"/>
    <w:rsid w:val="006271E2"/>
    <w:rsid w:val="00627219"/>
    <w:rsid w:val="00627434"/>
    <w:rsid w:val="006274A9"/>
    <w:rsid w:val="0062757A"/>
    <w:rsid w:val="00627D52"/>
    <w:rsid w:val="00627D96"/>
    <w:rsid w:val="00627F4B"/>
    <w:rsid w:val="00630364"/>
    <w:rsid w:val="006303CA"/>
    <w:rsid w:val="00630424"/>
    <w:rsid w:val="0063092C"/>
    <w:rsid w:val="00630A8B"/>
    <w:rsid w:val="00630B0F"/>
    <w:rsid w:val="00630C53"/>
    <w:rsid w:val="00630C7E"/>
    <w:rsid w:val="006312B4"/>
    <w:rsid w:val="00631388"/>
    <w:rsid w:val="00631566"/>
    <w:rsid w:val="00631B74"/>
    <w:rsid w:val="00631B81"/>
    <w:rsid w:val="00631BF3"/>
    <w:rsid w:val="00631CA3"/>
    <w:rsid w:val="00631D23"/>
    <w:rsid w:val="00631D70"/>
    <w:rsid w:val="00631E6E"/>
    <w:rsid w:val="00631EB5"/>
    <w:rsid w:val="00631F36"/>
    <w:rsid w:val="00631F5C"/>
    <w:rsid w:val="0063207D"/>
    <w:rsid w:val="00632152"/>
    <w:rsid w:val="00632179"/>
    <w:rsid w:val="0063235A"/>
    <w:rsid w:val="006325D6"/>
    <w:rsid w:val="00632A5A"/>
    <w:rsid w:val="00632B17"/>
    <w:rsid w:val="00632C57"/>
    <w:rsid w:val="00632E28"/>
    <w:rsid w:val="006335B9"/>
    <w:rsid w:val="00633778"/>
    <w:rsid w:val="00633BA5"/>
    <w:rsid w:val="00633C57"/>
    <w:rsid w:val="00633CD4"/>
    <w:rsid w:val="00634242"/>
    <w:rsid w:val="006343FC"/>
    <w:rsid w:val="00634521"/>
    <w:rsid w:val="00634610"/>
    <w:rsid w:val="006346B5"/>
    <w:rsid w:val="00634A85"/>
    <w:rsid w:val="00634D8E"/>
    <w:rsid w:val="00634DF3"/>
    <w:rsid w:val="00634E00"/>
    <w:rsid w:val="00634E9B"/>
    <w:rsid w:val="00634FD2"/>
    <w:rsid w:val="00634FE9"/>
    <w:rsid w:val="00635113"/>
    <w:rsid w:val="006351EE"/>
    <w:rsid w:val="00635290"/>
    <w:rsid w:val="00635430"/>
    <w:rsid w:val="00635822"/>
    <w:rsid w:val="00635901"/>
    <w:rsid w:val="006359C1"/>
    <w:rsid w:val="00635E19"/>
    <w:rsid w:val="00636111"/>
    <w:rsid w:val="0063611F"/>
    <w:rsid w:val="00636201"/>
    <w:rsid w:val="0063621C"/>
    <w:rsid w:val="006362D7"/>
    <w:rsid w:val="00636335"/>
    <w:rsid w:val="00636491"/>
    <w:rsid w:val="0063670B"/>
    <w:rsid w:val="00636BC8"/>
    <w:rsid w:val="00636E18"/>
    <w:rsid w:val="00636E8C"/>
    <w:rsid w:val="00636EEF"/>
    <w:rsid w:val="00636F13"/>
    <w:rsid w:val="00636F3C"/>
    <w:rsid w:val="00637462"/>
    <w:rsid w:val="006375D1"/>
    <w:rsid w:val="006379AF"/>
    <w:rsid w:val="00637BCA"/>
    <w:rsid w:val="00637DA3"/>
    <w:rsid w:val="0064023A"/>
    <w:rsid w:val="0064030C"/>
    <w:rsid w:val="006404DE"/>
    <w:rsid w:val="00640531"/>
    <w:rsid w:val="0064075B"/>
    <w:rsid w:val="006408F2"/>
    <w:rsid w:val="00640A28"/>
    <w:rsid w:val="00640D9B"/>
    <w:rsid w:val="00640DBA"/>
    <w:rsid w:val="00640F8B"/>
    <w:rsid w:val="0064107B"/>
    <w:rsid w:val="006412D3"/>
    <w:rsid w:val="006413BF"/>
    <w:rsid w:val="0064142F"/>
    <w:rsid w:val="00641510"/>
    <w:rsid w:val="00641561"/>
    <w:rsid w:val="0064166E"/>
    <w:rsid w:val="00641682"/>
    <w:rsid w:val="00641D14"/>
    <w:rsid w:val="00641DCE"/>
    <w:rsid w:val="006421B2"/>
    <w:rsid w:val="00642377"/>
    <w:rsid w:val="00642455"/>
    <w:rsid w:val="0064245E"/>
    <w:rsid w:val="00642708"/>
    <w:rsid w:val="00642B65"/>
    <w:rsid w:val="00642D10"/>
    <w:rsid w:val="00642DEC"/>
    <w:rsid w:val="00642E2B"/>
    <w:rsid w:val="00642EB6"/>
    <w:rsid w:val="00643050"/>
    <w:rsid w:val="006430EA"/>
    <w:rsid w:val="0064318F"/>
    <w:rsid w:val="0064329C"/>
    <w:rsid w:val="0064349B"/>
    <w:rsid w:val="006434F2"/>
    <w:rsid w:val="00643C52"/>
    <w:rsid w:val="00643E8E"/>
    <w:rsid w:val="00644092"/>
    <w:rsid w:val="00644605"/>
    <w:rsid w:val="006446A2"/>
    <w:rsid w:val="0064494D"/>
    <w:rsid w:val="00644CC3"/>
    <w:rsid w:val="00644E87"/>
    <w:rsid w:val="0064525B"/>
    <w:rsid w:val="006454A8"/>
    <w:rsid w:val="0064550E"/>
    <w:rsid w:val="006456B8"/>
    <w:rsid w:val="00645767"/>
    <w:rsid w:val="006458C7"/>
    <w:rsid w:val="00645A4D"/>
    <w:rsid w:val="00645CC8"/>
    <w:rsid w:val="00645D42"/>
    <w:rsid w:val="006463B7"/>
    <w:rsid w:val="006465FD"/>
    <w:rsid w:val="0064670A"/>
    <w:rsid w:val="00646797"/>
    <w:rsid w:val="00646BAB"/>
    <w:rsid w:val="00646C2B"/>
    <w:rsid w:val="00646F62"/>
    <w:rsid w:val="006473DB"/>
    <w:rsid w:val="00647489"/>
    <w:rsid w:val="00647503"/>
    <w:rsid w:val="00647655"/>
    <w:rsid w:val="00647734"/>
    <w:rsid w:val="006477E6"/>
    <w:rsid w:val="00647ACD"/>
    <w:rsid w:val="00647C7B"/>
    <w:rsid w:val="00647F1C"/>
    <w:rsid w:val="00650018"/>
    <w:rsid w:val="00650417"/>
    <w:rsid w:val="006504EC"/>
    <w:rsid w:val="006507A1"/>
    <w:rsid w:val="00650B2E"/>
    <w:rsid w:val="00650C02"/>
    <w:rsid w:val="00650DCF"/>
    <w:rsid w:val="00650EAE"/>
    <w:rsid w:val="00651092"/>
    <w:rsid w:val="006513A6"/>
    <w:rsid w:val="00651A6A"/>
    <w:rsid w:val="00651ABA"/>
    <w:rsid w:val="00651B50"/>
    <w:rsid w:val="00651BAD"/>
    <w:rsid w:val="00651C81"/>
    <w:rsid w:val="00651F04"/>
    <w:rsid w:val="00651F26"/>
    <w:rsid w:val="006521AF"/>
    <w:rsid w:val="006524DC"/>
    <w:rsid w:val="006525EA"/>
    <w:rsid w:val="006526DA"/>
    <w:rsid w:val="006527CD"/>
    <w:rsid w:val="00652949"/>
    <w:rsid w:val="00652A8C"/>
    <w:rsid w:val="00652E98"/>
    <w:rsid w:val="00652EA1"/>
    <w:rsid w:val="00652F57"/>
    <w:rsid w:val="00652F7C"/>
    <w:rsid w:val="006533C2"/>
    <w:rsid w:val="006536EB"/>
    <w:rsid w:val="00653783"/>
    <w:rsid w:val="00653788"/>
    <w:rsid w:val="00653935"/>
    <w:rsid w:val="00653C8A"/>
    <w:rsid w:val="00653D88"/>
    <w:rsid w:val="00653F91"/>
    <w:rsid w:val="00653F9D"/>
    <w:rsid w:val="006541CD"/>
    <w:rsid w:val="006543DB"/>
    <w:rsid w:val="00654564"/>
    <w:rsid w:val="00654A35"/>
    <w:rsid w:val="00654B2D"/>
    <w:rsid w:val="0065550E"/>
    <w:rsid w:val="0065565D"/>
    <w:rsid w:val="00655672"/>
    <w:rsid w:val="00655966"/>
    <w:rsid w:val="00655AFB"/>
    <w:rsid w:val="00655C92"/>
    <w:rsid w:val="00655DB3"/>
    <w:rsid w:val="00655E2A"/>
    <w:rsid w:val="00655EE4"/>
    <w:rsid w:val="0065661D"/>
    <w:rsid w:val="006567DF"/>
    <w:rsid w:val="006568CC"/>
    <w:rsid w:val="006569B8"/>
    <w:rsid w:val="00656B5E"/>
    <w:rsid w:val="00656D33"/>
    <w:rsid w:val="00656E6F"/>
    <w:rsid w:val="0065714E"/>
    <w:rsid w:val="00657183"/>
    <w:rsid w:val="00657389"/>
    <w:rsid w:val="00657A0C"/>
    <w:rsid w:val="00657DA2"/>
    <w:rsid w:val="00657F83"/>
    <w:rsid w:val="00660013"/>
    <w:rsid w:val="00660527"/>
    <w:rsid w:val="0066070F"/>
    <w:rsid w:val="006608B1"/>
    <w:rsid w:val="00660AAD"/>
    <w:rsid w:val="00660FD1"/>
    <w:rsid w:val="0066137B"/>
    <w:rsid w:val="0066164C"/>
    <w:rsid w:val="0066189B"/>
    <w:rsid w:val="006618BF"/>
    <w:rsid w:val="00661D28"/>
    <w:rsid w:val="00661EEF"/>
    <w:rsid w:val="00661EFC"/>
    <w:rsid w:val="006620DD"/>
    <w:rsid w:val="006624A1"/>
    <w:rsid w:val="00662537"/>
    <w:rsid w:val="00662702"/>
    <w:rsid w:val="00662876"/>
    <w:rsid w:val="00662A09"/>
    <w:rsid w:val="00662AD8"/>
    <w:rsid w:val="00662E04"/>
    <w:rsid w:val="00663057"/>
    <w:rsid w:val="0066314E"/>
    <w:rsid w:val="0066363C"/>
    <w:rsid w:val="006636E0"/>
    <w:rsid w:val="00663735"/>
    <w:rsid w:val="00663C4E"/>
    <w:rsid w:val="00663D07"/>
    <w:rsid w:val="00663E73"/>
    <w:rsid w:val="00663F2D"/>
    <w:rsid w:val="006641A8"/>
    <w:rsid w:val="0066433C"/>
    <w:rsid w:val="006643FA"/>
    <w:rsid w:val="0066452C"/>
    <w:rsid w:val="006646B2"/>
    <w:rsid w:val="006649FC"/>
    <w:rsid w:val="00664A8B"/>
    <w:rsid w:val="00664ABC"/>
    <w:rsid w:val="00665076"/>
    <w:rsid w:val="006650FA"/>
    <w:rsid w:val="0066530C"/>
    <w:rsid w:val="00665397"/>
    <w:rsid w:val="006654FF"/>
    <w:rsid w:val="0066570D"/>
    <w:rsid w:val="00665AEE"/>
    <w:rsid w:val="00665D07"/>
    <w:rsid w:val="0066602C"/>
    <w:rsid w:val="00666222"/>
    <w:rsid w:val="006662ED"/>
    <w:rsid w:val="0066632E"/>
    <w:rsid w:val="00666506"/>
    <w:rsid w:val="00666793"/>
    <w:rsid w:val="00666851"/>
    <w:rsid w:val="00666B99"/>
    <w:rsid w:val="00666D19"/>
    <w:rsid w:val="00666DC4"/>
    <w:rsid w:val="00667026"/>
    <w:rsid w:val="006670FE"/>
    <w:rsid w:val="006673BC"/>
    <w:rsid w:val="0066754D"/>
    <w:rsid w:val="006676F9"/>
    <w:rsid w:val="00667E5D"/>
    <w:rsid w:val="00667E82"/>
    <w:rsid w:val="00670248"/>
    <w:rsid w:val="00670254"/>
    <w:rsid w:val="006702B0"/>
    <w:rsid w:val="0067030D"/>
    <w:rsid w:val="0067049A"/>
    <w:rsid w:val="006704F2"/>
    <w:rsid w:val="00670800"/>
    <w:rsid w:val="0067085D"/>
    <w:rsid w:val="006708CC"/>
    <w:rsid w:val="0067090A"/>
    <w:rsid w:val="0067097F"/>
    <w:rsid w:val="00670D3C"/>
    <w:rsid w:val="00670DF5"/>
    <w:rsid w:val="00670FFD"/>
    <w:rsid w:val="006710A4"/>
    <w:rsid w:val="006711F7"/>
    <w:rsid w:val="006714E7"/>
    <w:rsid w:val="006716E1"/>
    <w:rsid w:val="00671833"/>
    <w:rsid w:val="00671DF7"/>
    <w:rsid w:val="0067211F"/>
    <w:rsid w:val="006721AE"/>
    <w:rsid w:val="006723CC"/>
    <w:rsid w:val="00672AC4"/>
    <w:rsid w:val="00672B06"/>
    <w:rsid w:val="00672D5D"/>
    <w:rsid w:val="00673495"/>
    <w:rsid w:val="006734D3"/>
    <w:rsid w:val="006734ED"/>
    <w:rsid w:val="006736FF"/>
    <w:rsid w:val="00673BCE"/>
    <w:rsid w:val="006742B5"/>
    <w:rsid w:val="006743CE"/>
    <w:rsid w:val="00674516"/>
    <w:rsid w:val="0067485E"/>
    <w:rsid w:val="00674CDD"/>
    <w:rsid w:val="00674E17"/>
    <w:rsid w:val="00675058"/>
    <w:rsid w:val="00675223"/>
    <w:rsid w:val="0067542A"/>
    <w:rsid w:val="00675494"/>
    <w:rsid w:val="006755E9"/>
    <w:rsid w:val="006760C8"/>
    <w:rsid w:val="00676128"/>
    <w:rsid w:val="0067619C"/>
    <w:rsid w:val="006762EE"/>
    <w:rsid w:val="00676855"/>
    <w:rsid w:val="00676A25"/>
    <w:rsid w:val="00676A43"/>
    <w:rsid w:val="00676E47"/>
    <w:rsid w:val="006771B6"/>
    <w:rsid w:val="006771BE"/>
    <w:rsid w:val="006771C2"/>
    <w:rsid w:val="0067732E"/>
    <w:rsid w:val="006774A9"/>
    <w:rsid w:val="006774BA"/>
    <w:rsid w:val="00677BCA"/>
    <w:rsid w:val="00677BD8"/>
    <w:rsid w:val="00677D1B"/>
    <w:rsid w:val="00680281"/>
    <w:rsid w:val="006802B8"/>
    <w:rsid w:val="006806DD"/>
    <w:rsid w:val="00680744"/>
    <w:rsid w:val="00680921"/>
    <w:rsid w:val="00680F72"/>
    <w:rsid w:val="00681336"/>
    <w:rsid w:val="00681414"/>
    <w:rsid w:val="00681A67"/>
    <w:rsid w:val="00681BDA"/>
    <w:rsid w:val="00681E2B"/>
    <w:rsid w:val="00681E9F"/>
    <w:rsid w:val="00681EDA"/>
    <w:rsid w:val="006821FA"/>
    <w:rsid w:val="006823A9"/>
    <w:rsid w:val="006826C7"/>
    <w:rsid w:val="0068285D"/>
    <w:rsid w:val="0068292C"/>
    <w:rsid w:val="0068293D"/>
    <w:rsid w:val="00682BC9"/>
    <w:rsid w:val="00682CE1"/>
    <w:rsid w:val="00682D2C"/>
    <w:rsid w:val="00682F09"/>
    <w:rsid w:val="00683290"/>
    <w:rsid w:val="006833F4"/>
    <w:rsid w:val="00683712"/>
    <w:rsid w:val="00683D1C"/>
    <w:rsid w:val="00683D43"/>
    <w:rsid w:val="00683E2A"/>
    <w:rsid w:val="00683F42"/>
    <w:rsid w:val="00684417"/>
    <w:rsid w:val="00684C06"/>
    <w:rsid w:val="00684CA4"/>
    <w:rsid w:val="00685235"/>
    <w:rsid w:val="00685386"/>
    <w:rsid w:val="00685485"/>
    <w:rsid w:val="00685602"/>
    <w:rsid w:val="006857F8"/>
    <w:rsid w:val="006858E3"/>
    <w:rsid w:val="00685946"/>
    <w:rsid w:val="0068615B"/>
    <w:rsid w:val="00686271"/>
    <w:rsid w:val="0068629D"/>
    <w:rsid w:val="006867BD"/>
    <w:rsid w:val="006867E8"/>
    <w:rsid w:val="00686C40"/>
    <w:rsid w:val="00687113"/>
    <w:rsid w:val="006873DA"/>
    <w:rsid w:val="006874B8"/>
    <w:rsid w:val="006874C6"/>
    <w:rsid w:val="00687534"/>
    <w:rsid w:val="00687985"/>
    <w:rsid w:val="00687D82"/>
    <w:rsid w:val="00687DDB"/>
    <w:rsid w:val="00687F0F"/>
    <w:rsid w:val="00687F58"/>
    <w:rsid w:val="00690196"/>
    <w:rsid w:val="0069034A"/>
    <w:rsid w:val="006908BA"/>
    <w:rsid w:val="00690AE0"/>
    <w:rsid w:val="00690B07"/>
    <w:rsid w:val="00690C08"/>
    <w:rsid w:val="00690E02"/>
    <w:rsid w:val="00690E33"/>
    <w:rsid w:val="00690E7E"/>
    <w:rsid w:val="00690F98"/>
    <w:rsid w:val="00690FC2"/>
    <w:rsid w:val="006911DE"/>
    <w:rsid w:val="006912A7"/>
    <w:rsid w:val="006913F9"/>
    <w:rsid w:val="0069162D"/>
    <w:rsid w:val="006916AF"/>
    <w:rsid w:val="00691CED"/>
    <w:rsid w:val="00691E67"/>
    <w:rsid w:val="0069229C"/>
    <w:rsid w:val="006922DD"/>
    <w:rsid w:val="00692497"/>
    <w:rsid w:val="006924B4"/>
    <w:rsid w:val="006925CE"/>
    <w:rsid w:val="006925D4"/>
    <w:rsid w:val="00692717"/>
    <w:rsid w:val="006928BD"/>
    <w:rsid w:val="00692EBE"/>
    <w:rsid w:val="00693B56"/>
    <w:rsid w:val="00693D59"/>
    <w:rsid w:val="00694066"/>
    <w:rsid w:val="00694859"/>
    <w:rsid w:val="00694D75"/>
    <w:rsid w:val="006950C9"/>
    <w:rsid w:val="006953FA"/>
    <w:rsid w:val="0069560B"/>
    <w:rsid w:val="0069561C"/>
    <w:rsid w:val="0069564C"/>
    <w:rsid w:val="00695CE7"/>
    <w:rsid w:val="00695D09"/>
    <w:rsid w:val="006961DA"/>
    <w:rsid w:val="00696733"/>
    <w:rsid w:val="00696D83"/>
    <w:rsid w:val="006970B1"/>
    <w:rsid w:val="006970EE"/>
    <w:rsid w:val="006972A2"/>
    <w:rsid w:val="006973F3"/>
    <w:rsid w:val="006976D1"/>
    <w:rsid w:val="0069789D"/>
    <w:rsid w:val="006979B1"/>
    <w:rsid w:val="006979E7"/>
    <w:rsid w:val="00697B13"/>
    <w:rsid w:val="00697F70"/>
    <w:rsid w:val="006A031E"/>
    <w:rsid w:val="006A0565"/>
    <w:rsid w:val="006A07A5"/>
    <w:rsid w:val="006A0917"/>
    <w:rsid w:val="006A09A7"/>
    <w:rsid w:val="006A0B4B"/>
    <w:rsid w:val="006A0CB5"/>
    <w:rsid w:val="006A0D19"/>
    <w:rsid w:val="006A0EAB"/>
    <w:rsid w:val="006A104F"/>
    <w:rsid w:val="006A11E2"/>
    <w:rsid w:val="006A11E4"/>
    <w:rsid w:val="006A151A"/>
    <w:rsid w:val="006A1540"/>
    <w:rsid w:val="006A169D"/>
    <w:rsid w:val="006A1752"/>
    <w:rsid w:val="006A1AC8"/>
    <w:rsid w:val="006A1BA3"/>
    <w:rsid w:val="006A1E56"/>
    <w:rsid w:val="006A1F1D"/>
    <w:rsid w:val="006A21A2"/>
    <w:rsid w:val="006A22F6"/>
    <w:rsid w:val="006A232D"/>
    <w:rsid w:val="006A247D"/>
    <w:rsid w:val="006A2A20"/>
    <w:rsid w:val="006A2C1E"/>
    <w:rsid w:val="006A2DF9"/>
    <w:rsid w:val="006A32F2"/>
    <w:rsid w:val="006A331D"/>
    <w:rsid w:val="006A382E"/>
    <w:rsid w:val="006A3DC3"/>
    <w:rsid w:val="006A3E6A"/>
    <w:rsid w:val="006A3EFF"/>
    <w:rsid w:val="006A41CF"/>
    <w:rsid w:val="006A4239"/>
    <w:rsid w:val="006A4242"/>
    <w:rsid w:val="006A425E"/>
    <w:rsid w:val="006A43ED"/>
    <w:rsid w:val="006A45BB"/>
    <w:rsid w:val="006A47EC"/>
    <w:rsid w:val="006A4C38"/>
    <w:rsid w:val="006A59AA"/>
    <w:rsid w:val="006A59B3"/>
    <w:rsid w:val="006A5BED"/>
    <w:rsid w:val="006A5C59"/>
    <w:rsid w:val="006A5FD4"/>
    <w:rsid w:val="006A5FDB"/>
    <w:rsid w:val="006A6172"/>
    <w:rsid w:val="006A6457"/>
    <w:rsid w:val="006A6683"/>
    <w:rsid w:val="006A6A26"/>
    <w:rsid w:val="006A6A7F"/>
    <w:rsid w:val="006A6B3F"/>
    <w:rsid w:val="006A6DBB"/>
    <w:rsid w:val="006A6E4A"/>
    <w:rsid w:val="006A758E"/>
    <w:rsid w:val="006A75EE"/>
    <w:rsid w:val="006A789B"/>
    <w:rsid w:val="006A78B7"/>
    <w:rsid w:val="006A7A38"/>
    <w:rsid w:val="006A7E02"/>
    <w:rsid w:val="006A7E23"/>
    <w:rsid w:val="006B0163"/>
    <w:rsid w:val="006B0190"/>
    <w:rsid w:val="006B020A"/>
    <w:rsid w:val="006B0659"/>
    <w:rsid w:val="006B0A10"/>
    <w:rsid w:val="006B0D75"/>
    <w:rsid w:val="006B151D"/>
    <w:rsid w:val="006B1679"/>
    <w:rsid w:val="006B1B92"/>
    <w:rsid w:val="006B23C1"/>
    <w:rsid w:val="006B342B"/>
    <w:rsid w:val="006B35F2"/>
    <w:rsid w:val="006B3DCE"/>
    <w:rsid w:val="006B3E51"/>
    <w:rsid w:val="006B414F"/>
    <w:rsid w:val="006B45BE"/>
    <w:rsid w:val="006B45F8"/>
    <w:rsid w:val="006B4613"/>
    <w:rsid w:val="006B483D"/>
    <w:rsid w:val="006B4AF3"/>
    <w:rsid w:val="006B4D40"/>
    <w:rsid w:val="006B4D7D"/>
    <w:rsid w:val="006B4E5F"/>
    <w:rsid w:val="006B4E90"/>
    <w:rsid w:val="006B514F"/>
    <w:rsid w:val="006B5331"/>
    <w:rsid w:val="006B5341"/>
    <w:rsid w:val="006B584D"/>
    <w:rsid w:val="006B5CEC"/>
    <w:rsid w:val="006B607C"/>
    <w:rsid w:val="006B6894"/>
    <w:rsid w:val="006B725A"/>
    <w:rsid w:val="006B7468"/>
    <w:rsid w:val="006B749F"/>
    <w:rsid w:val="006B785D"/>
    <w:rsid w:val="006B78C9"/>
    <w:rsid w:val="006C0105"/>
    <w:rsid w:val="006C0485"/>
    <w:rsid w:val="006C0D6E"/>
    <w:rsid w:val="006C0EB8"/>
    <w:rsid w:val="006C0ED0"/>
    <w:rsid w:val="006C1004"/>
    <w:rsid w:val="006C103C"/>
    <w:rsid w:val="006C10B9"/>
    <w:rsid w:val="006C10D4"/>
    <w:rsid w:val="006C110A"/>
    <w:rsid w:val="006C1A18"/>
    <w:rsid w:val="006C1C07"/>
    <w:rsid w:val="006C1DFC"/>
    <w:rsid w:val="006C1F38"/>
    <w:rsid w:val="006C23C4"/>
    <w:rsid w:val="006C2472"/>
    <w:rsid w:val="006C24B2"/>
    <w:rsid w:val="006C2808"/>
    <w:rsid w:val="006C2991"/>
    <w:rsid w:val="006C2ABE"/>
    <w:rsid w:val="006C2BA4"/>
    <w:rsid w:val="006C2C34"/>
    <w:rsid w:val="006C2C56"/>
    <w:rsid w:val="006C304F"/>
    <w:rsid w:val="006C30AB"/>
    <w:rsid w:val="006C338B"/>
    <w:rsid w:val="006C33E8"/>
    <w:rsid w:val="006C354A"/>
    <w:rsid w:val="006C35D8"/>
    <w:rsid w:val="006C3767"/>
    <w:rsid w:val="006C3AD6"/>
    <w:rsid w:val="006C4047"/>
    <w:rsid w:val="006C415D"/>
    <w:rsid w:val="006C4384"/>
    <w:rsid w:val="006C4551"/>
    <w:rsid w:val="006C4649"/>
    <w:rsid w:val="006C4678"/>
    <w:rsid w:val="006C48F1"/>
    <w:rsid w:val="006C4946"/>
    <w:rsid w:val="006C49C8"/>
    <w:rsid w:val="006C4D37"/>
    <w:rsid w:val="006C4DC2"/>
    <w:rsid w:val="006C50CB"/>
    <w:rsid w:val="006C56BF"/>
    <w:rsid w:val="006C584E"/>
    <w:rsid w:val="006C5A02"/>
    <w:rsid w:val="006C5B03"/>
    <w:rsid w:val="006C5D44"/>
    <w:rsid w:val="006C5E66"/>
    <w:rsid w:val="006C62CE"/>
    <w:rsid w:val="006C64D5"/>
    <w:rsid w:val="006C6536"/>
    <w:rsid w:val="006C68EB"/>
    <w:rsid w:val="006C6BB3"/>
    <w:rsid w:val="006C6CD7"/>
    <w:rsid w:val="006C6D56"/>
    <w:rsid w:val="006C70F0"/>
    <w:rsid w:val="006C73DF"/>
    <w:rsid w:val="006C75E8"/>
    <w:rsid w:val="006C77E4"/>
    <w:rsid w:val="006C79D7"/>
    <w:rsid w:val="006C7B50"/>
    <w:rsid w:val="006C7B91"/>
    <w:rsid w:val="006C7C42"/>
    <w:rsid w:val="006CDAAD"/>
    <w:rsid w:val="006D0089"/>
    <w:rsid w:val="006D02B6"/>
    <w:rsid w:val="006D0316"/>
    <w:rsid w:val="006D071F"/>
    <w:rsid w:val="006D0B12"/>
    <w:rsid w:val="006D0D62"/>
    <w:rsid w:val="006D1154"/>
    <w:rsid w:val="006D1307"/>
    <w:rsid w:val="006D16A1"/>
    <w:rsid w:val="006D16AF"/>
    <w:rsid w:val="006D1971"/>
    <w:rsid w:val="006D1C24"/>
    <w:rsid w:val="006D1F6A"/>
    <w:rsid w:val="006D231C"/>
    <w:rsid w:val="006D23C0"/>
    <w:rsid w:val="006D25F6"/>
    <w:rsid w:val="006D264B"/>
    <w:rsid w:val="006D288F"/>
    <w:rsid w:val="006D2A03"/>
    <w:rsid w:val="006D2A95"/>
    <w:rsid w:val="006D3559"/>
    <w:rsid w:val="006D3829"/>
    <w:rsid w:val="006D38E0"/>
    <w:rsid w:val="006D3984"/>
    <w:rsid w:val="006D3C23"/>
    <w:rsid w:val="006D3D24"/>
    <w:rsid w:val="006D3DD1"/>
    <w:rsid w:val="006D3FFA"/>
    <w:rsid w:val="006D40B4"/>
    <w:rsid w:val="006D43E2"/>
    <w:rsid w:val="006D481D"/>
    <w:rsid w:val="006D488C"/>
    <w:rsid w:val="006D495E"/>
    <w:rsid w:val="006D4977"/>
    <w:rsid w:val="006D4B1D"/>
    <w:rsid w:val="006D4BE9"/>
    <w:rsid w:val="006D4C99"/>
    <w:rsid w:val="006D4DE9"/>
    <w:rsid w:val="006D4EB6"/>
    <w:rsid w:val="006D5010"/>
    <w:rsid w:val="006D504D"/>
    <w:rsid w:val="006D50D0"/>
    <w:rsid w:val="006D527C"/>
    <w:rsid w:val="006D52C4"/>
    <w:rsid w:val="006D5314"/>
    <w:rsid w:val="006D53D8"/>
    <w:rsid w:val="006D57C9"/>
    <w:rsid w:val="006D5C21"/>
    <w:rsid w:val="006D5D9B"/>
    <w:rsid w:val="006D5F4F"/>
    <w:rsid w:val="006D5F62"/>
    <w:rsid w:val="006D5FB5"/>
    <w:rsid w:val="006D6025"/>
    <w:rsid w:val="006D6192"/>
    <w:rsid w:val="006D6267"/>
    <w:rsid w:val="006D62C7"/>
    <w:rsid w:val="006D67AB"/>
    <w:rsid w:val="006D67E7"/>
    <w:rsid w:val="006D6915"/>
    <w:rsid w:val="006D6AAF"/>
    <w:rsid w:val="006D6DAD"/>
    <w:rsid w:val="006D761A"/>
    <w:rsid w:val="006D7675"/>
    <w:rsid w:val="006D7941"/>
    <w:rsid w:val="006D7AEA"/>
    <w:rsid w:val="006D7D40"/>
    <w:rsid w:val="006D7D83"/>
    <w:rsid w:val="006E0040"/>
    <w:rsid w:val="006E00B6"/>
    <w:rsid w:val="006E0BA8"/>
    <w:rsid w:val="006E100D"/>
    <w:rsid w:val="006E10CA"/>
    <w:rsid w:val="006E1237"/>
    <w:rsid w:val="006E1304"/>
    <w:rsid w:val="006E156C"/>
    <w:rsid w:val="006E16BF"/>
    <w:rsid w:val="006E19DE"/>
    <w:rsid w:val="006E1B6D"/>
    <w:rsid w:val="006E1C61"/>
    <w:rsid w:val="006E1CEB"/>
    <w:rsid w:val="006E1EB5"/>
    <w:rsid w:val="006E20DD"/>
    <w:rsid w:val="006E2228"/>
    <w:rsid w:val="006E2261"/>
    <w:rsid w:val="006E2343"/>
    <w:rsid w:val="006E2689"/>
    <w:rsid w:val="006E30E2"/>
    <w:rsid w:val="006E326F"/>
    <w:rsid w:val="006E3495"/>
    <w:rsid w:val="006E3882"/>
    <w:rsid w:val="006E3D15"/>
    <w:rsid w:val="006E3DCC"/>
    <w:rsid w:val="006E3DE7"/>
    <w:rsid w:val="006E403D"/>
    <w:rsid w:val="006E4080"/>
    <w:rsid w:val="006E41B9"/>
    <w:rsid w:val="006E473E"/>
    <w:rsid w:val="006E4AF2"/>
    <w:rsid w:val="006E4AF6"/>
    <w:rsid w:val="006E4C86"/>
    <w:rsid w:val="006E4EAB"/>
    <w:rsid w:val="006E5061"/>
    <w:rsid w:val="006E52BC"/>
    <w:rsid w:val="006E54F8"/>
    <w:rsid w:val="006E566E"/>
    <w:rsid w:val="006E5770"/>
    <w:rsid w:val="006E587C"/>
    <w:rsid w:val="006E58AB"/>
    <w:rsid w:val="006E5DC9"/>
    <w:rsid w:val="006E5E51"/>
    <w:rsid w:val="006E5E7E"/>
    <w:rsid w:val="006E61B3"/>
    <w:rsid w:val="006E61C7"/>
    <w:rsid w:val="006E62B4"/>
    <w:rsid w:val="006E62C1"/>
    <w:rsid w:val="006E6A78"/>
    <w:rsid w:val="006E6C57"/>
    <w:rsid w:val="006E6E73"/>
    <w:rsid w:val="006E70CE"/>
    <w:rsid w:val="006E714C"/>
    <w:rsid w:val="006E72BA"/>
    <w:rsid w:val="006E7385"/>
    <w:rsid w:val="006E783D"/>
    <w:rsid w:val="006E78FE"/>
    <w:rsid w:val="006E7A44"/>
    <w:rsid w:val="006E7DAD"/>
    <w:rsid w:val="006F00C7"/>
    <w:rsid w:val="006F02D2"/>
    <w:rsid w:val="006F02F1"/>
    <w:rsid w:val="006F0585"/>
    <w:rsid w:val="006F0626"/>
    <w:rsid w:val="006F07DB"/>
    <w:rsid w:val="006F09BF"/>
    <w:rsid w:val="006F0C51"/>
    <w:rsid w:val="006F0F12"/>
    <w:rsid w:val="006F0F2D"/>
    <w:rsid w:val="006F0FA2"/>
    <w:rsid w:val="006F1D62"/>
    <w:rsid w:val="006F21D1"/>
    <w:rsid w:val="006F22FE"/>
    <w:rsid w:val="006F23C2"/>
    <w:rsid w:val="006F2427"/>
    <w:rsid w:val="006F2703"/>
    <w:rsid w:val="006F2B6E"/>
    <w:rsid w:val="006F2DDC"/>
    <w:rsid w:val="006F2E7F"/>
    <w:rsid w:val="006F30CC"/>
    <w:rsid w:val="006F3202"/>
    <w:rsid w:val="006F3308"/>
    <w:rsid w:val="006F3AF3"/>
    <w:rsid w:val="006F3B9E"/>
    <w:rsid w:val="006F3C23"/>
    <w:rsid w:val="006F3CC6"/>
    <w:rsid w:val="006F3E15"/>
    <w:rsid w:val="006F3EB9"/>
    <w:rsid w:val="006F4030"/>
    <w:rsid w:val="006F4199"/>
    <w:rsid w:val="006F41C6"/>
    <w:rsid w:val="006F41E9"/>
    <w:rsid w:val="006F44E6"/>
    <w:rsid w:val="006F4569"/>
    <w:rsid w:val="006F460D"/>
    <w:rsid w:val="006F4BCE"/>
    <w:rsid w:val="006F4BD2"/>
    <w:rsid w:val="006F4E2A"/>
    <w:rsid w:val="006F4EB1"/>
    <w:rsid w:val="006F5186"/>
    <w:rsid w:val="006F55C1"/>
    <w:rsid w:val="006F5642"/>
    <w:rsid w:val="006F56C9"/>
    <w:rsid w:val="006F5810"/>
    <w:rsid w:val="006F5E45"/>
    <w:rsid w:val="006F632B"/>
    <w:rsid w:val="006F63E6"/>
    <w:rsid w:val="006F6665"/>
    <w:rsid w:val="006F6718"/>
    <w:rsid w:val="006F6985"/>
    <w:rsid w:val="006F6C71"/>
    <w:rsid w:val="006F6D47"/>
    <w:rsid w:val="006F6DE6"/>
    <w:rsid w:val="006F6F1E"/>
    <w:rsid w:val="006F7251"/>
    <w:rsid w:val="006F74C8"/>
    <w:rsid w:val="006F754C"/>
    <w:rsid w:val="006F7648"/>
    <w:rsid w:val="006F7AA6"/>
    <w:rsid w:val="006F7D8B"/>
    <w:rsid w:val="006F7DF0"/>
    <w:rsid w:val="006F7EB9"/>
    <w:rsid w:val="00700002"/>
    <w:rsid w:val="0070009F"/>
    <w:rsid w:val="00700331"/>
    <w:rsid w:val="007004E3"/>
    <w:rsid w:val="007004EB"/>
    <w:rsid w:val="007007CF"/>
    <w:rsid w:val="007008DC"/>
    <w:rsid w:val="00700923"/>
    <w:rsid w:val="007009E7"/>
    <w:rsid w:val="00700C7D"/>
    <w:rsid w:val="00700CB4"/>
    <w:rsid w:val="007011DC"/>
    <w:rsid w:val="007013B8"/>
    <w:rsid w:val="007014A1"/>
    <w:rsid w:val="007014AE"/>
    <w:rsid w:val="00701732"/>
    <w:rsid w:val="00701B32"/>
    <w:rsid w:val="00701B4E"/>
    <w:rsid w:val="00701C17"/>
    <w:rsid w:val="00701CAE"/>
    <w:rsid w:val="00701D83"/>
    <w:rsid w:val="00701F4A"/>
    <w:rsid w:val="00701FE2"/>
    <w:rsid w:val="007020C1"/>
    <w:rsid w:val="0070228D"/>
    <w:rsid w:val="007024BD"/>
    <w:rsid w:val="00702561"/>
    <w:rsid w:val="0070256F"/>
    <w:rsid w:val="00702834"/>
    <w:rsid w:val="00702885"/>
    <w:rsid w:val="00702D2F"/>
    <w:rsid w:val="00702F2B"/>
    <w:rsid w:val="007030E6"/>
    <w:rsid w:val="00703212"/>
    <w:rsid w:val="00703636"/>
    <w:rsid w:val="0070367D"/>
    <w:rsid w:val="00703789"/>
    <w:rsid w:val="007037FE"/>
    <w:rsid w:val="0070384A"/>
    <w:rsid w:val="007038D4"/>
    <w:rsid w:val="00703A6B"/>
    <w:rsid w:val="00703CB9"/>
    <w:rsid w:val="00703FB5"/>
    <w:rsid w:val="00704190"/>
    <w:rsid w:val="00704207"/>
    <w:rsid w:val="0070441B"/>
    <w:rsid w:val="00704727"/>
    <w:rsid w:val="007049E2"/>
    <w:rsid w:val="00704BE4"/>
    <w:rsid w:val="00704C7C"/>
    <w:rsid w:val="00704E43"/>
    <w:rsid w:val="00704E89"/>
    <w:rsid w:val="00704FC9"/>
    <w:rsid w:val="00704FEE"/>
    <w:rsid w:val="007051EC"/>
    <w:rsid w:val="007052F1"/>
    <w:rsid w:val="007055E1"/>
    <w:rsid w:val="00705A2F"/>
    <w:rsid w:val="00705D08"/>
    <w:rsid w:val="00705F7D"/>
    <w:rsid w:val="00705FCF"/>
    <w:rsid w:val="007061D5"/>
    <w:rsid w:val="00706296"/>
    <w:rsid w:val="007064A1"/>
    <w:rsid w:val="007064E6"/>
    <w:rsid w:val="007067B7"/>
    <w:rsid w:val="00706DE9"/>
    <w:rsid w:val="00706F0C"/>
    <w:rsid w:val="00706F43"/>
    <w:rsid w:val="007076B8"/>
    <w:rsid w:val="00707801"/>
    <w:rsid w:val="0070781B"/>
    <w:rsid w:val="0070794F"/>
    <w:rsid w:val="00707970"/>
    <w:rsid w:val="00707D2D"/>
    <w:rsid w:val="00707FF1"/>
    <w:rsid w:val="0071024C"/>
    <w:rsid w:val="00710416"/>
    <w:rsid w:val="0071043E"/>
    <w:rsid w:val="00710440"/>
    <w:rsid w:val="007108AC"/>
    <w:rsid w:val="007108BE"/>
    <w:rsid w:val="00710BEB"/>
    <w:rsid w:val="0071108A"/>
    <w:rsid w:val="007111C1"/>
    <w:rsid w:val="00711577"/>
    <w:rsid w:val="00711767"/>
    <w:rsid w:val="007117FD"/>
    <w:rsid w:val="007118D5"/>
    <w:rsid w:val="007118F0"/>
    <w:rsid w:val="0071194B"/>
    <w:rsid w:val="00711975"/>
    <w:rsid w:val="00711CFA"/>
    <w:rsid w:val="00711D39"/>
    <w:rsid w:val="00711F70"/>
    <w:rsid w:val="00711F99"/>
    <w:rsid w:val="007122FE"/>
    <w:rsid w:val="00712485"/>
    <w:rsid w:val="0071289D"/>
    <w:rsid w:val="007128CD"/>
    <w:rsid w:val="0071293C"/>
    <w:rsid w:val="00712A13"/>
    <w:rsid w:val="00712A24"/>
    <w:rsid w:val="00712A56"/>
    <w:rsid w:val="00712CCB"/>
    <w:rsid w:val="00712CF9"/>
    <w:rsid w:val="00712E33"/>
    <w:rsid w:val="00712E37"/>
    <w:rsid w:val="007130F6"/>
    <w:rsid w:val="00713403"/>
    <w:rsid w:val="00713469"/>
    <w:rsid w:val="007134AE"/>
    <w:rsid w:val="00713785"/>
    <w:rsid w:val="00714210"/>
    <w:rsid w:val="0071424A"/>
    <w:rsid w:val="00714339"/>
    <w:rsid w:val="00714BEC"/>
    <w:rsid w:val="00714C12"/>
    <w:rsid w:val="00714E30"/>
    <w:rsid w:val="00714F5E"/>
    <w:rsid w:val="00714F9F"/>
    <w:rsid w:val="00715C8B"/>
    <w:rsid w:val="0071617E"/>
    <w:rsid w:val="00716334"/>
    <w:rsid w:val="0071633E"/>
    <w:rsid w:val="007163A7"/>
    <w:rsid w:val="007165FD"/>
    <w:rsid w:val="007167C9"/>
    <w:rsid w:val="00716837"/>
    <w:rsid w:val="00716F84"/>
    <w:rsid w:val="00717063"/>
    <w:rsid w:val="007170D3"/>
    <w:rsid w:val="007179E2"/>
    <w:rsid w:val="007179F0"/>
    <w:rsid w:val="00717CA6"/>
    <w:rsid w:val="00717E8E"/>
    <w:rsid w:val="00717E92"/>
    <w:rsid w:val="0071B563"/>
    <w:rsid w:val="0072012C"/>
    <w:rsid w:val="00720162"/>
    <w:rsid w:val="007201B9"/>
    <w:rsid w:val="00720248"/>
    <w:rsid w:val="00720466"/>
    <w:rsid w:val="0072082F"/>
    <w:rsid w:val="00720910"/>
    <w:rsid w:val="00720977"/>
    <w:rsid w:val="00720D91"/>
    <w:rsid w:val="00720F1E"/>
    <w:rsid w:val="00720F8E"/>
    <w:rsid w:val="0072218B"/>
    <w:rsid w:val="007221BC"/>
    <w:rsid w:val="00722603"/>
    <w:rsid w:val="007226EA"/>
    <w:rsid w:val="00722A22"/>
    <w:rsid w:val="00722B45"/>
    <w:rsid w:val="00722BCA"/>
    <w:rsid w:val="00722BCE"/>
    <w:rsid w:val="007232AF"/>
    <w:rsid w:val="00723CC5"/>
    <w:rsid w:val="00723D0A"/>
    <w:rsid w:val="00723D8D"/>
    <w:rsid w:val="00723F35"/>
    <w:rsid w:val="00723FD6"/>
    <w:rsid w:val="0072400C"/>
    <w:rsid w:val="007242F2"/>
    <w:rsid w:val="0072453B"/>
    <w:rsid w:val="007248EE"/>
    <w:rsid w:val="00724B33"/>
    <w:rsid w:val="00725005"/>
    <w:rsid w:val="00725100"/>
    <w:rsid w:val="00725230"/>
    <w:rsid w:val="007258F4"/>
    <w:rsid w:val="0072605E"/>
    <w:rsid w:val="0072621B"/>
    <w:rsid w:val="007262EF"/>
    <w:rsid w:val="007265BD"/>
    <w:rsid w:val="00726713"/>
    <w:rsid w:val="00726753"/>
    <w:rsid w:val="00726875"/>
    <w:rsid w:val="00726A06"/>
    <w:rsid w:val="00727179"/>
    <w:rsid w:val="007271D9"/>
    <w:rsid w:val="007272CF"/>
    <w:rsid w:val="0072730C"/>
    <w:rsid w:val="00727359"/>
    <w:rsid w:val="00727474"/>
    <w:rsid w:val="007276D6"/>
    <w:rsid w:val="0072774A"/>
    <w:rsid w:val="00727769"/>
    <w:rsid w:val="00727C28"/>
    <w:rsid w:val="00727E11"/>
    <w:rsid w:val="00727E93"/>
    <w:rsid w:val="00727F4B"/>
    <w:rsid w:val="007303BB"/>
    <w:rsid w:val="00730522"/>
    <w:rsid w:val="007305E4"/>
    <w:rsid w:val="00730A15"/>
    <w:rsid w:val="00730BDE"/>
    <w:rsid w:val="00730CAF"/>
    <w:rsid w:val="00730E41"/>
    <w:rsid w:val="00731535"/>
    <w:rsid w:val="00731C6C"/>
    <w:rsid w:val="00731E3E"/>
    <w:rsid w:val="007320F9"/>
    <w:rsid w:val="00732158"/>
    <w:rsid w:val="007322C9"/>
    <w:rsid w:val="00732760"/>
    <w:rsid w:val="00732CF4"/>
    <w:rsid w:val="00732F63"/>
    <w:rsid w:val="0073354A"/>
    <w:rsid w:val="007336D4"/>
    <w:rsid w:val="00733BDC"/>
    <w:rsid w:val="00733EC1"/>
    <w:rsid w:val="0073402A"/>
    <w:rsid w:val="007342ED"/>
    <w:rsid w:val="00734455"/>
    <w:rsid w:val="00734518"/>
    <w:rsid w:val="0073451C"/>
    <w:rsid w:val="007345B8"/>
    <w:rsid w:val="007347E0"/>
    <w:rsid w:val="0073491C"/>
    <w:rsid w:val="00734A05"/>
    <w:rsid w:val="00734B42"/>
    <w:rsid w:val="00734C10"/>
    <w:rsid w:val="00735815"/>
    <w:rsid w:val="00735862"/>
    <w:rsid w:val="00735BFE"/>
    <w:rsid w:val="00735DE0"/>
    <w:rsid w:val="00735F00"/>
    <w:rsid w:val="00735F32"/>
    <w:rsid w:val="00735F97"/>
    <w:rsid w:val="00736171"/>
    <w:rsid w:val="007361D5"/>
    <w:rsid w:val="007361F2"/>
    <w:rsid w:val="00736579"/>
    <w:rsid w:val="007365A5"/>
    <w:rsid w:val="00736727"/>
    <w:rsid w:val="00736772"/>
    <w:rsid w:val="007368A2"/>
    <w:rsid w:val="007369A4"/>
    <w:rsid w:val="00736B83"/>
    <w:rsid w:val="00736D34"/>
    <w:rsid w:val="00736FF5"/>
    <w:rsid w:val="007371B3"/>
    <w:rsid w:val="00737242"/>
    <w:rsid w:val="00737288"/>
    <w:rsid w:val="007373CD"/>
    <w:rsid w:val="0073792F"/>
    <w:rsid w:val="00737CAD"/>
    <w:rsid w:val="00737D7F"/>
    <w:rsid w:val="007400AA"/>
    <w:rsid w:val="0074018D"/>
    <w:rsid w:val="007401C5"/>
    <w:rsid w:val="0074070B"/>
    <w:rsid w:val="00740B7E"/>
    <w:rsid w:val="00740E4C"/>
    <w:rsid w:val="00740ED7"/>
    <w:rsid w:val="0074157B"/>
    <w:rsid w:val="00741601"/>
    <w:rsid w:val="00741AC3"/>
    <w:rsid w:val="00741BFE"/>
    <w:rsid w:val="00742184"/>
    <w:rsid w:val="007423B3"/>
    <w:rsid w:val="00742486"/>
    <w:rsid w:val="00742735"/>
    <w:rsid w:val="007427CF"/>
    <w:rsid w:val="00742965"/>
    <w:rsid w:val="007429FA"/>
    <w:rsid w:val="00742B34"/>
    <w:rsid w:val="00742CB0"/>
    <w:rsid w:val="00742CC4"/>
    <w:rsid w:val="00742DBF"/>
    <w:rsid w:val="00742EC3"/>
    <w:rsid w:val="00742F08"/>
    <w:rsid w:val="00743033"/>
    <w:rsid w:val="00743307"/>
    <w:rsid w:val="00743329"/>
    <w:rsid w:val="00743F99"/>
    <w:rsid w:val="00744162"/>
    <w:rsid w:val="007441C3"/>
    <w:rsid w:val="007442B3"/>
    <w:rsid w:val="00744514"/>
    <w:rsid w:val="00744914"/>
    <w:rsid w:val="00744C38"/>
    <w:rsid w:val="00744D00"/>
    <w:rsid w:val="00744E72"/>
    <w:rsid w:val="00744EF9"/>
    <w:rsid w:val="007451B7"/>
    <w:rsid w:val="007453B1"/>
    <w:rsid w:val="00745425"/>
    <w:rsid w:val="007455A3"/>
    <w:rsid w:val="00745837"/>
    <w:rsid w:val="007458EB"/>
    <w:rsid w:val="00745AE7"/>
    <w:rsid w:val="00746138"/>
    <w:rsid w:val="007461BA"/>
    <w:rsid w:val="007461E8"/>
    <w:rsid w:val="0074641A"/>
    <w:rsid w:val="00746884"/>
    <w:rsid w:val="00746953"/>
    <w:rsid w:val="00746F00"/>
    <w:rsid w:val="00747271"/>
    <w:rsid w:val="00747504"/>
    <w:rsid w:val="007475BE"/>
    <w:rsid w:val="00747700"/>
    <w:rsid w:val="00747778"/>
    <w:rsid w:val="007500F5"/>
    <w:rsid w:val="007501A2"/>
    <w:rsid w:val="00750248"/>
    <w:rsid w:val="00750254"/>
    <w:rsid w:val="0075028C"/>
    <w:rsid w:val="00750688"/>
    <w:rsid w:val="00750AAF"/>
    <w:rsid w:val="00750B17"/>
    <w:rsid w:val="00750D7F"/>
    <w:rsid w:val="00751019"/>
    <w:rsid w:val="0075112D"/>
    <w:rsid w:val="007514C5"/>
    <w:rsid w:val="007514E5"/>
    <w:rsid w:val="00751751"/>
    <w:rsid w:val="00751A80"/>
    <w:rsid w:val="00751B0F"/>
    <w:rsid w:val="00752169"/>
    <w:rsid w:val="00752353"/>
    <w:rsid w:val="007524FF"/>
    <w:rsid w:val="007529AD"/>
    <w:rsid w:val="00752AB1"/>
    <w:rsid w:val="00752B77"/>
    <w:rsid w:val="00752E5C"/>
    <w:rsid w:val="00752F00"/>
    <w:rsid w:val="007530B1"/>
    <w:rsid w:val="007530D9"/>
    <w:rsid w:val="007530DF"/>
    <w:rsid w:val="007531C1"/>
    <w:rsid w:val="0075332C"/>
    <w:rsid w:val="007533A1"/>
    <w:rsid w:val="0075392F"/>
    <w:rsid w:val="00753BD5"/>
    <w:rsid w:val="00753F1E"/>
    <w:rsid w:val="007542F0"/>
    <w:rsid w:val="00754556"/>
    <w:rsid w:val="0075456A"/>
    <w:rsid w:val="0075469D"/>
    <w:rsid w:val="00754743"/>
    <w:rsid w:val="007547BC"/>
    <w:rsid w:val="00754A0D"/>
    <w:rsid w:val="007553A3"/>
    <w:rsid w:val="0075545A"/>
    <w:rsid w:val="00755685"/>
    <w:rsid w:val="007556D3"/>
    <w:rsid w:val="00755880"/>
    <w:rsid w:val="00755A05"/>
    <w:rsid w:val="00755B48"/>
    <w:rsid w:val="00755C95"/>
    <w:rsid w:val="00755D18"/>
    <w:rsid w:val="0075615B"/>
    <w:rsid w:val="0075624B"/>
    <w:rsid w:val="007563E6"/>
    <w:rsid w:val="00756520"/>
    <w:rsid w:val="0075652E"/>
    <w:rsid w:val="007568FF"/>
    <w:rsid w:val="00756A63"/>
    <w:rsid w:val="00756AB7"/>
    <w:rsid w:val="00756BCD"/>
    <w:rsid w:val="00756D76"/>
    <w:rsid w:val="00756E7A"/>
    <w:rsid w:val="00756F09"/>
    <w:rsid w:val="00756F41"/>
    <w:rsid w:val="00756FA3"/>
    <w:rsid w:val="00757069"/>
    <w:rsid w:val="007571D1"/>
    <w:rsid w:val="0075746C"/>
    <w:rsid w:val="007577B9"/>
    <w:rsid w:val="00757974"/>
    <w:rsid w:val="0075797E"/>
    <w:rsid w:val="00757AF4"/>
    <w:rsid w:val="0076062D"/>
    <w:rsid w:val="00760645"/>
    <w:rsid w:val="00760675"/>
    <w:rsid w:val="0076070D"/>
    <w:rsid w:val="0076073A"/>
    <w:rsid w:val="00760762"/>
    <w:rsid w:val="007608C2"/>
    <w:rsid w:val="0076098D"/>
    <w:rsid w:val="0076099F"/>
    <w:rsid w:val="007609DD"/>
    <w:rsid w:val="00760B31"/>
    <w:rsid w:val="00760B32"/>
    <w:rsid w:val="00760B55"/>
    <w:rsid w:val="00760B5C"/>
    <w:rsid w:val="00760D53"/>
    <w:rsid w:val="00761134"/>
    <w:rsid w:val="007611BF"/>
    <w:rsid w:val="00761990"/>
    <w:rsid w:val="00761AD3"/>
    <w:rsid w:val="00761C2B"/>
    <w:rsid w:val="00761C8F"/>
    <w:rsid w:val="00761CE2"/>
    <w:rsid w:val="00761DC8"/>
    <w:rsid w:val="00761F37"/>
    <w:rsid w:val="0076244E"/>
    <w:rsid w:val="007624ED"/>
    <w:rsid w:val="0076250F"/>
    <w:rsid w:val="007626C1"/>
    <w:rsid w:val="007627E1"/>
    <w:rsid w:val="0076293A"/>
    <w:rsid w:val="0076295B"/>
    <w:rsid w:val="00762F1F"/>
    <w:rsid w:val="00762F20"/>
    <w:rsid w:val="007630E6"/>
    <w:rsid w:val="007631F5"/>
    <w:rsid w:val="00763648"/>
    <w:rsid w:val="007638B2"/>
    <w:rsid w:val="00763978"/>
    <w:rsid w:val="00763C24"/>
    <w:rsid w:val="00763C87"/>
    <w:rsid w:val="0076415C"/>
    <w:rsid w:val="007641C0"/>
    <w:rsid w:val="007645A5"/>
    <w:rsid w:val="00764820"/>
    <w:rsid w:val="0076489E"/>
    <w:rsid w:val="00764AC8"/>
    <w:rsid w:val="00764DF0"/>
    <w:rsid w:val="00764F3A"/>
    <w:rsid w:val="00765255"/>
    <w:rsid w:val="00765369"/>
    <w:rsid w:val="007655A6"/>
    <w:rsid w:val="00765BBA"/>
    <w:rsid w:val="00765D9A"/>
    <w:rsid w:val="00765E6E"/>
    <w:rsid w:val="007662AE"/>
    <w:rsid w:val="007663A0"/>
    <w:rsid w:val="00766589"/>
    <w:rsid w:val="007667CC"/>
    <w:rsid w:val="00766813"/>
    <w:rsid w:val="00766D4E"/>
    <w:rsid w:val="00766DDF"/>
    <w:rsid w:val="00767027"/>
    <w:rsid w:val="00767074"/>
    <w:rsid w:val="007670A8"/>
    <w:rsid w:val="00767127"/>
    <w:rsid w:val="0076748F"/>
    <w:rsid w:val="00767631"/>
    <w:rsid w:val="00767B9E"/>
    <w:rsid w:val="00767F3C"/>
    <w:rsid w:val="007700C0"/>
    <w:rsid w:val="00770141"/>
    <w:rsid w:val="00770157"/>
    <w:rsid w:val="00770897"/>
    <w:rsid w:val="00770D6B"/>
    <w:rsid w:val="00770D95"/>
    <w:rsid w:val="00770DBD"/>
    <w:rsid w:val="00770FCD"/>
    <w:rsid w:val="007710A7"/>
    <w:rsid w:val="00771159"/>
    <w:rsid w:val="0077122F"/>
    <w:rsid w:val="00771283"/>
    <w:rsid w:val="007713C9"/>
    <w:rsid w:val="00771C10"/>
    <w:rsid w:val="00771C7E"/>
    <w:rsid w:val="00771CBA"/>
    <w:rsid w:val="00771CFD"/>
    <w:rsid w:val="00771E45"/>
    <w:rsid w:val="00771F7C"/>
    <w:rsid w:val="00771FD9"/>
    <w:rsid w:val="00772201"/>
    <w:rsid w:val="007726BF"/>
    <w:rsid w:val="00772B2F"/>
    <w:rsid w:val="00772B48"/>
    <w:rsid w:val="00772BF3"/>
    <w:rsid w:val="00772DE3"/>
    <w:rsid w:val="00772E49"/>
    <w:rsid w:val="00773565"/>
    <w:rsid w:val="007735D2"/>
    <w:rsid w:val="0077385A"/>
    <w:rsid w:val="00773879"/>
    <w:rsid w:val="00773A40"/>
    <w:rsid w:val="00773E2F"/>
    <w:rsid w:val="007742DF"/>
    <w:rsid w:val="007743B8"/>
    <w:rsid w:val="0077485E"/>
    <w:rsid w:val="00774915"/>
    <w:rsid w:val="00774A03"/>
    <w:rsid w:val="00775064"/>
    <w:rsid w:val="007751A7"/>
    <w:rsid w:val="0077536A"/>
    <w:rsid w:val="007757C7"/>
    <w:rsid w:val="00775829"/>
    <w:rsid w:val="00776014"/>
    <w:rsid w:val="007760D5"/>
    <w:rsid w:val="007762AB"/>
    <w:rsid w:val="00776405"/>
    <w:rsid w:val="00776587"/>
    <w:rsid w:val="00776950"/>
    <w:rsid w:val="00776AF6"/>
    <w:rsid w:val="00776EA0"/>
    <w:rsid w:val="00777045"/>
    <w:rsid w:val="00777148"/>
    <w:rsid w:val="00777341"/>
    <w:rsid w:val="007773EC"/>
    <w:rsid w:val="00777570"/>
    <w:rsid w:val="0077766A"/>
    <w:rsid w:val="00777ACD"/>
    <w:rsid w:val="00777D4B"/>
    <w:rsid w:val="00777DAB"/>
    <w:rsid w:val="00777F09"/>
    <w:rsid w:val="0078025B"/>
    <w:rsid w:val="007803A6"/>
    <w:rsid w:val="007804CB"/>
    <w:rsid w:val="00780635"/>
    <w:rsid w:val="00780A42"/>
    <w:rsid w:val="00780ADC"/>
    <w:rsid w:val="00780C10"/>
    <w:rsid w:val="00780E33"/>
    <w:rsid w:val="00780F00"/>
    <w:rsid w:val="0078118E"/>
    <w:rsid w:val="00781723"/>
    <w:rsid w:val="0078172F"/>
    <w:rsid w:val="00781E75"/>
    <w:rsid w:val="007820BA"/>
    <w:rsid w:val="007820E4"/>
    <w:rsid w:val="00782631"/>
    <w:rsid w:val="00782927"/>
    <w:rsid w:val="0078294A"/>
    <w:rsid w:val="00782A03"/>
    <w:rsid w:val="00782BD8"/>
    <w:rsid w:val="00782CDB"/>
    <w:rsid w:val="00782D82"/>
    <w:rsid w:val="00782E14"/>
    <w:rsid w:val="00782F5E"/>
    <w:rsid w:val="0078335D"/>
    <w:rsid w:val="0078339C"/>
    <w:rsid w:val="007834BB"/>
    <w:rsid w:val="007835EA"/>
    <w:rsid w:val="0078365A"/>
    <w:rsid w:val="007836E5"/>
    <w:rsid w:val="007837C4"/>
    <w:rsid w:val="007839A7"/>
    <w:rsid w:val="00783AC7"/>
    <w:rsid w:val="00783B90"/>
    <w:rsid w:val="00783BF0"/>
    <w:rsid w:val="00783C07"/>
    <w:rsid w:val="0078407F"/>
    <w:rsid w:val="007840AC"/>
    <w:rsid w:val="00784110"/>
    <w:rsid w:val="00784193"/>
    <w:rsid w:val="0078425D"/>
    <w:rsid w:val="0078459D"/>
    <w:rsid w:val="00784793"/>
    <w:rsid w:val="007847E6"/>
    <w:rsid w:val="00784A47"/>
    <w:rsid w:val="00784E68"/>
    <w:rsid w:val="00784E6E"/>
    <w:rsid w:val="00784F07"/>
    <w:rsid w:val="00784F0A"/>
    <w:rsid w:val="00784F7D"/>
    <w:rsid w:val="007850B9"/>
    <w:rsid w:val="0078510B"/>
    <w:rsid w:val="007851B3"/>
    <w:rsid w:val="00785405"/>
    <w:rsid w:val="007854DF"/>
    <w:rsid w:val="007857E3"/>
    <w:rsid w:val="00785B14"/>
    <w:rsid w:val="00785BDE"/>
    <w:rsid w:val="0078622A"/>
    <w:rsid w:val="007862D6"/>
    <w:rsid w:val="00786497"/>
    <w:rsid w:val="00786957"/>
    <w:rsid w:val="00786A1E"/>
    <w:rsid w:val="00786C44"/>
    <w:rsid w:val="00786CE4"/>
    <w:rsid w:val="007872E5"/>
    <w:rsid w:val="007874FB"/>
    <w:rsid w:val="0078774E"/>
    <w:rsid w:val="007878AE"/>
    <w:rsid w:val="00787C19"/>
    <w:rsid w:val="00787E2E"/>
    <w:rsid w:val="007904F8"/>
    <w:rsid w:val="007907CB"/>
    <w:rsid w:val="007907D1"/>
    <w:rsid w:val="00790862"/>
    <w:rsid w:val="00790AFC"/>
    <w:rsid w:val="00790B1E"/>
    <w:rsid w:val="00790CF1"/>
    <w:rsid w:val="00791554"/>
    <w:rsid w:val="00791BA1"/>
    <w:rsid w:val="00791C54"/>
    <w:rsid w:val="00791C71"/>
    <w:rsid w:val="00791C97"/>
    <w:rsid w:val="00791E46"/>
    <w:rsid w:val="00792276"/>
    <w:rsid w:val="00792378"/>
    <w:rsid w:val="007927FF"/>
    <w:rsid w:val="007929BD"/>
    <w:rsid w:val="00792A19"/>
    <w:rsid w:val="00792C60"/>
    <w:rsid w:val="00792CEF"/>
    <w:rsid w:val="00792D51"/>
    <w:rsid w:val="00793095"/>
    <w:rsid w:val="007931FB"/>
    <w:rsid w:val="00793265"/>
    <w:rsid w:val="0079369D"/>
    <w:rsid w:val="007936FF"/>
    <w:rsid w:val="0079398A"/>
    <w:rsid w:val="00793E87"/>
    <w:rsid w:val="00793EFF"/>
    <w:rsid w:val="00794005"/>
    <w:rsid w:val="00794180"/>
    <w:rsid w:val="007941FB"/>
    <w:rsid w:val="0079422A"/>
    <w:rsid w:val="007944C0"/>
    <w:rsid w:val="0079479C"/>
    <w:rsid w:val="007947DA"/>
    <w:rsid w:val="00794872"/>
    <w:rsid w:val="00794B47"/>
    <w:rsid w:val="00794BF1"/>
    <w:rsid w:val="00794CAA"/>
    <w:rsid w:val="00794F81"/>
    <w:rsid w:val="0079509B"/>
    <w:rsid w:val="007951F5"/>
    <w:rsid w:val="007953B4"/>
    <w:rsid w:val="00795E40"/>
    <w:rsid w:val="00796065"/>
    <w:rsid w:val="007961EA"/>
    <w:rsid w:val="0079627A"/>
    <w:rsid w:val="0079641B"/>
    <w:rsid w:val="007967FC"/>
    <w:rsid w:val="00796813"/>
    <w:rsid w:val="00796D02"/>
    <w:rsid w:val="00796D5D"/>
    <w:rsid w:val="00796DCE"/>
    <w:rsid w:val="00796F1B"/>
    <w:rsid w:val="00796FC9"/>
    <w:rsid w:val="00797290"/>
    <w:rsid w:val="007974D3"/>
    <w:rsid w:val="007976D9"/>
    <w:rsid w:val="007978E1"/>
    <w:rsid w:val="00797B89"/>
    <w:rsid w:val="00797D5A"/>
    <w:rsid w:val="00797E4F"/>
    <w:rsid w:val="007A0016"/>
    <w:rsid w:val="007A02BF"/>
    <w:rsid w:val="007A0603"/>
    <w:rsid w:val="007A0613"/>
    <w:rsid w:val="007A0870"/>
    <w:rsid w:val="007A0B8B"/>
    <w:rsid w:val="007A0D1F"/>
    <w:rsid w:val="007A0FBA"/>
    <w:rsid w:val="007A12EC"/>
    <w:rsid w:val="007A1326"/>
    <w:rsid w:val="007A150E"/>
    <w:rsid w:val="007A191A"/>
    <w:rsid w:val="007A19A7"/>
    <w:rsid w:val="007A1FA6"/>
    <w:rsid w:val="007A229B"/>
    <w:rsid w:val="007A24CB"/>
    <w:rsid w:val="007A277E"/>
    <w:rsid w:val="007A2E74"/>
    <w:rsid w:val="007A2F52"/>
    <w:rsid w:val="007A326E"/>
    <w:rsid w:val="007A33EC"/>
    <w:rsid w:val="007A351F"/>
    <w:rsid w:val="007A3878"/>
    <w:rsid w:val="007A394E"/>
    <w:rsid w:val="007A3CDA"/>
    <w:rsid w:val="007A3D22"/>
    <w:rsid w:val="007A3EA6"/>
    <w:rsid w:val="007A4095"/>
    <w:rsid w:val="007A40A3"/>
    <w:rsid w:val="007A41EB"/>
    <w:rsid w:val="007A4261"/>
    <w:rsid w:val="007A4334"/>
    <w:rsid w:val="007A49F6"/>
    <w:rsid w:val="007A4E61"/>
    <w:rsid w:val="007A4F1B"/>
    <w:rsid w:val="007A53C9"/>
    <w:rsid w:val="007A56DB"/>
    <w:rsid w:val="007A5A6D"/>
    <w:rsid w:val="007A5CD4"/>
    <w:rsid w:val="007A6145"/>
    <w:rsid w:val="007A63D1"/>
    <w:rsid w:val="007A64D9"/>
    <w:rsid w:val="007A64E6"/>
    <w:rsid w:val="007A6517"/>
    <w:rsid w:val="007A6AE4"/>
    <w:rsid w:val="007A6C10"/>
    <w:rsid w:val="007A6F7B"/>
    <w:rsid w:val="007A7070"/>
    <w:rsid w:val="007A70DF"/>
    <w:rsid w:val="007A71B6"/>
    <w:rsid w:val="007A7369"/>
    <w:rsid w:val="007A79BB"/>
    <w:rsid w:val="007A7A97"/>
    <w:rsid w:val="007A7D2E"/>
    <w:rsid w:val="007B056D"/>
    <w:rsid w:val="007B07A4"/>
    <w:rsid w:val="007B08E5"/>
    <w:rsid w:val="007B09D3"/>
    <w:rsid w:val="007B0A37"/>
    <w:rsid w:val="007B0CFF"/>
    <w:rsid w:val="007B100F"/>
    <w:rsid w:val="007B10EE"/>
    <w:rsid w:val="007B1D4E"/>
    <w:rsid w:val="007B1D55"/>
    <w:rsid w:val="007B1F62"/>
    <w:rsid w:val="007B1F8C"/>
    <w:rsid w:val="007B2066"/>
    <w:rsid w:val="007B2093"/>
    <w:rsid w:val="007B2262"/>
    <w:rsid w:val="007B2285"/>
    <w:rsid w:val="007B2A7B"/>
    <w:rsid w:val="007B2B07"/>
    <w:rsid w:val="007B2CD8"/>
    <w:rsid w:val="007B2D74"/>
    <w:rsid w:val="007B2D90"/>
    <w:rsid w:val="007B301D"/>
    <w:rsid w:val="007B3146"/>
    <w:rsid w:val="007B332A"/>
    <w:rsid w:val="007B3894"/>
    <w:rsid w:val="007B3999"/>
    <w:rsid w:val="007B39C2"/>
    <w:rsid w:val="007B3AD0"/>
    <w:rsid w:val="007B41C2"/>
    <w:rsid w:val="007B42FC"/>
    <w:rsid w:val="007B4313"/>
    <w:rsid w:val="007B4780"/>
    <w:rsid w:val="007B4CFC"/>
    <w:rsid w:val="007B5163"/>
    <w:rsid w:val="007B5502"/>
    <w:rsid w:val="007B5A2B"/>
    <w:rsid w:val="007B5A50"/>
    <w:rsid w:val="007B5C8B"/>
    <w:rsid w:val="007B5D37"/>
    <w:rsid w:val="007B6202"/>
    <w:rsid w:val="007B6455"/>
    <w:rsid w:val="007B6891"/>
    <w:rsid w:val="007B68F2"/>
    <w:rsid w:val="007B6BA3"/>
    <w:rsid w:val="007B6EDB"/>
    <w:rsid w:val="007B70F0"/>
    <w:rsid w:val="007B7151"/>
    <w:rsid w:val="007B7852"/>
    <w:rsid w:val="007B789B"/>
    <w:rsid w:val="007B7960"/>
    <w:rsid w:val="007B7A5B"/>
    <w:rsid w:val="007B7E2B"/>
    <w:rsid w:val="007B7F3A"/>
    <w:rsid w:val="007C0470"/>
    <w:rsid w:val="007C04A0"/>
    <w:rsid w:val="007C04DB"/>
    <w:rsid w:val="007C076A"/>
    <w:rsid w:val="007C086B"/>
    <w:rsid w:val="007C093E"/>
    <w:rsid w:val="007C0DCF"/>
    <w:rsid w:val="007C0EF1"/>
    <w:rsid w:val="007C0FEB"/>
    <w:rsid w:val="007C1006"/>
    <w:rsid w:val="007C10C7"/>
    <w:rsid w:val="007C11D4"/>
    <w:rsid w:val="007C1252"/>
    <w:rsid w:val="007C1A4F"/>
    <w:rsid w:val="007C1B6F"/>
    <w:rsid w:val="007C1C81"/>
    <w:rsid w:val="007C1E49"/>
    <w:rsid w:val="007C277A"/>
    <w:rsid w:val="007C2CFC"/>
    <w:rsid w:val="007C2DA4"/>
    <w:rsid w:val="007C30C1"/>
    <w:rsid w:val="007C31B5"/>
    <w:rsid w:val="007C32B6"/>
    <w:rsid w:val="007C3545"/>
    <w:rsid w:val="007C3A23"/>
    <w:rsid w:val="007C3BA7"/>
    <w:rsid w:val="007C4044"/>
    <w:rsid w:val="007C40DA"/>
    <w:rsid w:val="007C40F2"/>
    <w:rsid w:val="007C41BC"/>
    <w:rsid w:val="007C45F5"/>
    <w:rsid w:val="007C4793"/>
    <w:rsid w:val="007C48AC"/>
    <w:rsid w:val="007C4EA5"/>
    <w:rsid w:val="007C4F6F"/>
    <w:rsid w:val="007C4FE4"/>
    <w:rsid w:val="007C50B6"/>
    <w:rsid w:val="007C5110"/>
    <w:rsid w:val="007C527E"/>
    <w:rsid w:val="007C5436"/>
    <w:rsid w:val="007C5872"/>
    <w:rsid w:val="007C5A7D"/>
    <w:rsid w:val="007C5B07"/>
    <w:rsid w:val="007C5BB0"/>
    <w:rsid w:val="007C5E65"/>
    <w:rsid w:val="007C5FB0"/>
    <w:rsid w:val="007C609E"/>
    <w:rsid w:val="007C62D7"/>
    <w:rsid w:val="007C63D3"/>
    <w:rsid w:val="007C64E0"/>
    <w:rsid w:val="007C674A"/>
    <w:rsid w:val="007C6904"/>
    <w:rsid w:val="007C6B74"/>
    <w:rsid w:val="007C6D29"/>
    <w:rsid w:val="007C6F8D"/>
    <w:rsid w:val="007C70EA"/>
    <w:rsid w:val="007C71DC"/>
    <w:rsid w:val="007C759E"/>
    <w:rsid w:val="007C78A4"/>
    <w:rsid w:val="007C7CA9"/>
    <w:rsid w:val="007C7DD0"/>
    <w:rsid w:val="007C7E5C"/>
    <w:rsid w:val="007D0065"/>
    <w:rsid w:val="007D061B"/>
    <w:rsid w:val="007D0C62"/>
    <w:rsid w:val="007D0E53"/>
    <w:rsid w:val="007D11BC"/>
    <w:rsid w:val="007D1279"/>
    <w:rsid w:val="007D1405"/>
    <w:rsid w:val="007D1423"/>
    <w:rsid w:val="007D16BD"/>
    <w:rsid w:val="007D1A03"/>
    <w:rsid w:val="007D1C7C"/>
    <w:rsid w:val="007D23DC"/>
    <w:rsid w:val="007D2470"/>
    <w:rsid w:val="007D286E"/>
    <w:rsid w:val="007D28BE"/>
    <w:rsid w:val="007D2978"/>
    <w:rsid w:val="007D2CB1"/>
    <w:rsid w:val="007D3167"/>
    <w:rsid w:val="007D34AD"/>
    <w:rsid w:val="007D359B"/>
    <w:rsid w:val="007D35F3"/>
    <w:rsid w:val="007D3824"/>
    <w:rsid w:val="007D3844"/>
    <w:rsid w:val="007D39BD"/>
    <w:rsid w:val="007D3BA7"/>
    <w:rsid w:val="007D3D0B"/>
    <w:rsid w:val="007D412D"/>
    <w:rsid w:val="007D4173"/>
    <w:rsid w:val="007D433D"/>
    <w:rsid w:val="007D467B"/>
    <w:rsid w:val="007D48FD"/>
    <w:rsid w:val="007D4D8F"/>
    <w:rsid w:val="007D4F72"/>
    <w:rsid w:val="007D5024"/>
    <w:rsid w:val="007D51BF"/>
    <w:rsid w:val="007D5226"/>
    <w:rsid w:val="007D5502"/>
    <w:rsid w:val="007D57B5"/>
    <w:rsid w:val="007D59F5"/>
    <w:rsid w:val="007D5C22"/>
    <w:rsid w:val="007D5DC6"/>
    <w:rsid w:val="007D5E95"/>
    <w:rsid w:val="007D60C2"/>
    <w:rsid w:val="007D64EC"/>
    <w:rsid w:val="007D6992"/>
    <w:rsid w:val="007D6E46"/>
    <w:rsid w:val="007D6E8A"/>
    <w:rsid w:val="007D6F1E"/>
    <w:rsid w:val="007D6F4C"/>
    <w:rsid w:val="007D6FDA"/>
    <w:rsid w:val="007D6FF0"/>
    <w:rsid w:val="007D7810"/>
    <w:rsid w:val="007D7A84"/>
    <w:rsid w:val="007D7C9E"/>
    <w:rsid w:val="007D7FC3"/>
    <w:rsid w:val="007E022A"/>
    <w:rsid w:val="007E0352"/>
    <w:rsid w:val="007E0613"/>
    <w:rsid w:val="007E07E3"/>
    <w:rsid w:val="007E0903"/>
    <w:rsid w:val="007E0C69"/>
    <w:rsid w:val="007E0C8D"/>
    <w:rsid w:val="007E0F97"/>
    <w:rsid w:val="007E0FFD"/>
    <w:rsid w:val="007E10B4"/>
    <w:rsid w:val="007E172A"/>
    <w:rsid w:val="007E1867"/>
    <w:rsid w:val="007E1873"/>
    <w:rsid w:val="007E1B64"/>
    <w:rsid w:val="007E20EF"/>
    <w:rsid w:val="007E25D2"/>
    <w:rsid w:val="007E26B2"/>
    <w:rsid w:val="007E271B"/>
    <w:rsid w:val="007E293B"/>
    <w:rsid w:val="007E2A05"/>
    <w:rsid w:val="007E2B6E"/>
    <w:rsid w:val="007E2D5C"/>
    <w:rsid w:val="007E2D99"/>
    <w:rsid w:val="007E312B"/>
    <w:rsid w:val="007E3233"/>
    <w:rsid w:val="007E35E4"/>
    <w:rsid w:val="007E3616"/>
    <w:rsid w:val="007E3B4D"/>
    <w:rsid w:val="007E3B69"/>
    <w:rsid w:val="007E3F81"/>
    <w:rsid w:val="007E4120"/>
    <w:rsid w:val="007E43C3"/>
    <w:rsid w:val="007E4438"/>
    <w:rsid w:val="007E4457"/>
    <w:rsid w:val="007E4485"/>
    <w:rsid w:val="007E450B"/>
    <w:rsid w:val="007E4C80"/>
    <w:rsid w:val="007E4D5F"/>
    <w:rsid w:val="007E50EE"/>
    <w:rsid w:val="007E5C94"/>
    <w:rsid w:val="007E5CFA"/>
    <w:rsid w:val="007E5D9E"/>
    <w:rsid w:val="007E5EE6"/>
    <w:rsid w:val="007E5F22"/>
    <w:rsid w:val="007E5FDE"/>
    <w:rsid w:val="007E66FC"/>
    <w:rsid w:val="007E68B2"/>
    <w:rsid w:val="007E6BEB"/>
    <w:rsid w:val="007E6C5E"/>
    <w:rsid w:val="007E6D38"/>
    <w:rsid w:val="007E6D7B"/>
    <w:rsid w:val="007E7262"/>
    <w:rsid w:val="007E789F"/>
    <w:rsid w:val="007E7996"/>
    <w:rsid w:val="007E7A9C"/>
    <w:rsid w:val="007E7B26"/>
    <w:rsid w:val="007F03A2"/>
    <w:rsid w:val="007F042C"/>
    <w:rsid w:val="007F049C"/>
    <w:rsid w:val="007F058E"/>
    <w:rsid w:val="007F06BB"/>
    <w:rsid w:val="007F0AB5"/>
    <w:rsid w:val="007F0DB4"/>
    <w:rsid w:val="007F151F"/>
    <w:rsid w:val="007F16FA"/>
    <w:rsid w:val="007F1725"/>
    <w:rsid w:val="007F18C5"/>
    <w:rsid w:val="007F1A10"/>
    <w:rsid w:val="007F1A42"/>
    <w:rsid w:val="007F1FE0"/>
    <w:rsid w:val="007F20A7"/>
    <w:rsid w:val="007F261B"/>
    <w:rsid w:val="007F28D9"/>
    <w:rsid w:val="007F2916"/>
    <w:rsid w:val="007F2B4A"/>
    <w:rsid w:val="007F2C71"/>
    <w:rsid w:val="007F2F9F"/>
    <w:rsid w:val="007F30F4"/>
    <w:rsid w:val="007F3229"/>
    <w:rsid w:val="007F3422"/>
    <w:rsid w:val="007F34AD"/>
    <w:rsid w:val="007F34C9"/>
    <w:rsid w:val="007F3551"/>
    <w:rsid w:val="007F386D"/>
    <w:rsid w:val="007F3DF3"/>
    <w:rsid w:val="007F3EC3"/>
    <w:rsid w:val="007F4458"/>
    <w:rsid w:val="007F46E4"/>
    <w:rsid w:val="007F4C87"/>
    <w:rsid w:val="007F4F27"/>
    <w:rsid w:val="007F500B"/>
    <w:rsid w:val="007F548D"/>
    <w:rsid w:val="007F55BC"/>
    <w:rsid w:val="007F55E4"/>
    <w:rsid w:val="007F55E9"/>
    <w:rsid w:val="007F5672"/>
    <w:rsid w:val="007F56AB"/>
    <w:rsid w:val="007F5A7E"/>
    <w:rsid w:val="007F5AC0"/>
    <w:rsid w:val="007F5D17"/>
    <w:rsid w:val="007F5F42"/>
    <w:rsid w:val="007F642E"/>
    <w:rsid w:val="007F66F4"/>
    <w:rsid w:val="007F690A"/>
    <w:rsid w:val="007F6F2E"/>
    <w:rsid w:val="007F6F4E"/>
    <w:rsid w:val="007F6F6A"/>
    <w:rsid w:val="007F7110"/>
    <w:rsid w:val="007F71C8"/>
    <w:rsid w:val="007F7443"/>
    <w:rsid w:val="007F757D"/>
    <w:rsid w:val="007F7629"/>
    <w:rsid w:val="007F764E"/>
    <w:rsid w:val="007F77D5"/>
    <w:rsid w:val="007F7843"/>
    <w:rsid w:val="007F7858"/>
    <w:rsid w:val="007F7880"/>
    <w:rsid w:val="007F78CF"/>
    <w:rsid w:val="007F7A20"/>
    <w:rsid w:val="007F7CC8"/>
    <w:rsid w:val="007F7D0C"/>
    <w:rsid w:val="007F7FE2"/>
    <w:rsid w:val="00800119"/>
    <w:rsid w:val="00800205"/>
    <w:rsid w:val="00800266"/>
    <w:rsid w:val="00800274"/>
    <w:rsid w:val="0080077B"/>
    <w:rsid w:val="00800945"/>
    <w:rsid w:val="00800C07"/>
    <w:rsid w:val="00800E46"/>
    <w:rsid w:val="00800F2E"/>
    <w:rsid w:val="00800FD1"/>
    <w:rsid w:val="0080104C"/>
    <w:rsid w:val="008010BF"/>
    <w:rsid w:val="00801330"/>
    <w:rsid w:val="00801DFC"/>
    <w:rsid w:val="00801EEC"/>
    <w:rsid w:val="00801F14"/>
    <w:rsid w:val="00801F4E"/>
    <w:rsid w:val="00802130"/>
    <w:rsid w:val="008021E5"/>
    <w:rsid w:val="00802319"/>
    <w:rsid w:val="00802699"/>
    <w:rsid w:val="008028A0"/>
    <w:rsid w:val="00802CEA"/>
    <w:rsid w:val="00802DAA"/>
    <w:rsid w:val="008033E8"/>
    <w:rsid w:val="008035EE"/>
    <w:rsid w:val="00803A5E"/>
    <w:rsid w:val="00803EDD"/>
    <w:rsid w:val="00803F0F"/>
    <w:rsid w:val="00803FED"/>
    <w:rsid w:val="008040AE"/>
    <w:rsid w:val="00804349"/>
    <w:rsid w:val="008045E9"/>
    <w:rsid w:val="008047A0"/>
    <w:rsid w:val="00804A8A"/>
    <w:rsid w:val="00804AD6"/>
    <w:rsid w:val="00804E85"/>
    <w:rsid w:val="008054EB"/>
    <w:rsid w:val="00805650"/>
    <w:rsid w:val="00805707"/>
    <w:rsid w:val="008058F6"/>
    <w:rsid w:val="00805B52"/>
    <w:rsid w:val="00805F76"/>
    <w:rsid w:val="00806139"/>
    <w:rsid w:val="0080653B"/>
    <w:rsid w:val="00806639"/>
    <w:rsid w:val="0080668F"/>
    <w:rsid w:val="00806775"/>
    <w:rsid w:val="00806C77"/>
    <w:rsid w:val="00806F6B"/>
    <w:rsid w:val="00806FCD"/>
    <w:rsid w:val="008073F4"/>
    <w:rsid w:val="00807744"/>
    <w:rsid w:val="00807EE5"/>
    <w:rsid w:val="00810115"/>
    <w:rsid w:val="008101ED"/>
    <w:rsid w:val="00810B16"/>
    <w:rsid w:val="00810CD7"/>
    <w:rsid w:val="008113B7"/>
    <w:rsid w:val="00811521"/>
    <w:rsid w:val="008117DD"/>
    <w:rsid w:val="008119FD"/>
    <w:rsid w:val="00811A9D"/>
    <w:rsid w:val="00811BD1"/>
    <w:rsid w:val="00811E22"/>
    <w:rsid w:val="00811E33"/>
    <w:rsid w:val="00811FDA"/>
    <w:rsid w:val="00811FE3"/>
    <w:rsid w:val="00812062"/>
    <w:rsid w:val="0081253F"/>
    <w:rsid w:val="0081298D"/>
    <w:rsid w:val="00812AC1"/>
    <w:rsid w:val="00812D92"/>
    <w:rsid w:val="00812F3F"/>
    <w:rsid w:val="00813017"/>
    <w:rsid w:val="0081303F"/>
    <w:rsid w:val="008130DA"/>
    <w:rsid w:val="008133EC"/>
    <w:rsid w:val="00813416"/>
    <w:rsid w:val="00813537"/>
    <w:rsid w:val="0081366E"/>
    <w:rsid w:val="008138FA"/>
    <w:rsid w:val="00813AE8"/>
    <w:rsid w:val="00813B53"/>
    <w:rsid w:val="00813BC6"/>
    <w:rsid w:val="0081410A"/>
    <w:rsid w:val="00814355"/>
    <w:rsid w:val="008146D6"/>
    <w:rsid w:val="00814AD1"/>
    <w:rsid w:val="00814C48"/>
    <w:rsid w:val="00814D19"/>
    <w:rsid w:val="00814E0E"/>
    <w:rsid w:val="00814F5E"/>
    <w:rsid w:val="00815176"/>
    <w:rsid w:val="0081521B"/>
    <w:rsid w:val="00815297"/>
    <w:rsid w:val="008158CD"/>
    <w:rsid w:val="00815998"/>
    <w:rsid w:val="00815B71"/>
    <w:rsid w:val="00815BA9"/>
    <w:rsid w:val="00815C3F"/>
    <w:rsid w:val="00815C4B"/>
    <w:rsid w:val="00816683"/>
    <w:rsid w:val="0081672E"/>
    <w:rsid w:val="008167DF"/>
    <w:rsid w:val="00816835"/>
    <w:rsid w:val="00817040"/>
    <w:rsid w:val="0081707D"/>
    <w:rsid w:val="0081712E"/>
    <w:rsid w:val="00817205"/>
    <w:rsid w:val="0081742C"/>
    <w:rsid w:val="00817FD3"/>
    <w:rsid w:val="00820014"/>
    <w:rsid w:val="008202F1"/>
    <w:rsid w:val="008202F9"/>
    <w:rsid w:val="00820748"/>
    <w:rsid w:val="00820A13"/>
    <w:rsid w:val="00820BA9"/>
    <w:rsid w:val="00820BD2"/>
    <w:rsid w:val="00820CF4"/>
    <w:rsid w:val="008212A6"/>
    <w:rsid w:val="008212C0"/>
    <w:rsid w:val="00821611"/>
    <w:rsid w:val="0082188D"/>
    <w:rsid w:val="00821C83"/>
    <w:rsid w:val="00821DAE"/>
    <w:rsid w:val="0082247D"/>
    <w:rsid w:val="008227B7"/>
    <w:rsid w:val="00822803"/>
    <w:rsid w:val="008228B9"/>
    <w:rsid w:val="00822940"/>
    <w:rsid w:val="00822AB1"/>
    <w:rsid w:val="00822B9F"/>
    <w:rsid w:val="0082306A"/>
    <w:rsid w:val="0082327A"/>
    <w:rsid w:val="0082339B"/>
    <w:rsid w:val="008233F1"/>
    <w:rsid w:val="00823558"/>
    <w:rsid w:val="008236D9"/>
    <w:rsid w:val="00823776"/>
    <w:rsid w:val="00823897"/>
    <w:rsid w:val="00823D3E"/>
    <w:rsid w:val="00823E3D"/>
    <w:rsid w:val="00823EF1"/>
    <w:rsid w:val="00823FA5"/>
    <w:rsid w:val="00824301"/>
    <w:rsid w:val="00824535"/>
    <w:rsid w:val="00824689"/>
    <w:rsid w:val="008246FE"/>
    <w:rsid w:val="008248E4"/>
    <w:rsid w:val="00824DC8"/>
    <w:rsid w:val="0082510B"/>
    <w:rsid w:val="008255A6"/>
    <w:rsid w:val="00825E0D"/>
    <w:rsid w:val="00826143"/>
    <w:rsid w:val="008261C0"/>
    <w:rsid w:val="00826216"/>
    <w:rsid w:val="0082658B"/>
    <w:rsid w:val="008265A8"/>
    <w:rsid w:val="008266F0"/>
    <w:rsid w:val="00826795"/>
    <w:rsid w:val="00826A38"/>
    <w:rsid w:val="00826BAD"/>
    <w:rsid w:val="00826CFE"/>
    <w:rsid w:val="00826D1C"/>
    <w:rsid w:val="00826D96"/>
    <w:rsid w:val="00826F52"/>
    <w:rsid w:val="008271C0"/>
    <w:rsid w:val="00827513"/>
    <w:rsid w:val="0082763E"/>
    <w:rsid w:val="0082780D"/>
    <w:rsid w:val="008279DE"/>
    <w:rsid w:val="00827FF1"/>
    <w:rsid w:val="0083009F"/>
    <w:rsid w:val="00830481"/>
    <w:rsid w:val="008308CA"/>
    <w:rsid w:val="00830A0C"/>
    <w:rsid w:val="00830AB7"/>
    <w:rsid w:val="00830B6F"/>
    <w:rsid w:val="00830F16"/>
    <w:rsid w:val="008311DD"/>
    <w:rsid w:val="0083155E"/>
    <w:rsid w:val="00831647"/>
    <w:rsid w:val="0083183B"/>
    <w:rsid w:val="00831A1E"/>
    <w:rsid w:val="00831FE2"/>
    <w:rsid w:val="008327A2"/>
    <w:rsid w:val="00832831"/>
    <w:rsid w:val="0083290D"/>
    <w:rsid w:val="00832A0D"/>
    <w:rsid w:val="00833030"/>
    <w:rsid w:val="00833879"/>
    <w:rsid w:val="00833A3D"/>
    <w:rsid w:val="00833C1F"/>
    <w:rsid w:val="00833F86"/>
    <w:rsid w:val="00834007"/>
    <w:rsid w:val="0083430F"/>
    <w:rsid w:val="0083440D"/>
    <w:rsid w:val="0083461B"/>
    <w:rsid w:val="0083475F"/>
    <w:rsid w:val="008348A6"/>
    <w:rsid w:val="00834A4C"/>
    <w:rsid w:val="00834DB1"/>
    <w:rsid w:val="00834F0C"/>
    <w:rsid w:val="008358CC"/>
    <w:rsid w:val="00835A3B"/>
    <w:rsid w:val="00835C13"/>
    <w:rsid w:val="00835DC5"/>
    <w:rsid w:val="0083609E"/>
    <w:rsid w:val="0083611F"/>
    <w:rsid w:val="008363A6"/>
    <w:rsid w:val="008365A5"/>
    <w:rsid w:val="00836C9C"/>
    <w:rsid w:val="008371AB"/>
    <w:rsid w:val="00837599"/>
    <w:rsid w:val="008378C3"/>
    <w:rsid w:val="00837B89"/>
    <w:rsid w:val="00837BC6"/>
    <w:rsid w:val="00837FEC"/>
    <w:rsid w:val="008404B0"/>
    <w:rsid w:val="0084057F"/>
    <w:rsid w:val="008409D8"/>
    <w:rsid w:val="00840A29"/>
    <w:rsid w:val="00840A74"/>
    <w:rsid w:val="00840AF5"/>
    <w:rsid w:val="00840FD2"/>
    <w:rsid w:val="00841A0C"/>
    <w:rsid w:val="00841CF8"/>
    <w:rsid w:val="00841D39"/>
    <w:rsid w:val="00841EC2"/>
    <w:rsid w:val="00841F68"/>
    <w:rsid w:val="00842161"/>
    <w:rsid w:val="0084250D"/>
    <w:rsid w:val="0084271A"/>
    <w:rsid w:val="0084290B"/>
    <w:rsid w:val="00842CDF"/>
    <w:rsid w:val="00843372"/>
    <w:rsid w:val="00843554"/>
    <w:rsid w:val="00843635"/>
    <w:rsid w:val="00843705"/>
    <w:rsid w:val="0084399F"/>
    <w:rsid w:val="00843DFD"/>
    <w:rsid w:val="00844262"/>
    <w:rsid w:val="008446BE"/>
    <w:rsid w:val="0084497E"/>
    <w:rsid w:val="00844985"/>
    <w:rsid w:val="00844B26"/>
    <w:rsid w:val="00845008"/>
    <w:rsid w:val="0084520F"/>
    <w:rsid w:val="00845815"/>
    <w:rsid w:val="00845842"/>
    <w:rsid w:val="00845933"/>
    <w:rsid w:val="008459AC"/>
    <w:rsid w:val="00845BFB"/>
    <w:rsid w:val="00845D0A"/>
    <w:rsid w:val="00845FCA"/>
    <w:rsid w:val="0084634C"/>
    <w:rsid w:val="00846495"/>
    <w:rsid w:val="0084653C"/>
    <w:rsid w:val="008468F5"/>
    <w:rsid w:val="00846A5C"/>
    <w:rsid w:val="00846B0E"/>
    <w:rsid w:val="00846BCD"/>
    <w:rsid w:val="00846C2C"/>
    <w:rsid w:val="00846C75"/>
    <w:rsid w:val="00846D57"/>
    <w:rsid w:val="008471FA"/>
    <w:rsid w:val="008473C5"/>
    <w:rsid w:val="00847405"/>
    <w:rsid w:val="008475E4"/>
    <w:rsid w:val="0084769F"/>
    <w:rsid w:val="00847738"/>
    <w:rsid w:val="00847747"/>
    <w:rsid w:val="00847905"/>
    <w:rsid w:val="00847DF4"/>
    <w:rsid w:val="00850126"/>
    <w:rsid w:val="00850356"/>
    <w:rsid w:val="008508A3"/>
    <w:rsid w:val="0085105F"/>
    <w:rsid w:val="008511F4"/>
    <w:rsid w:val="00851257"/>
    <w:rsid w:val="0085160B"/>
    <w:rsid w:val="00851904"/>
    <w:rsid w:val="00851C95"/>
    <w:rsid w:val="00851EF8"/>
    <w:rsid w:val="00852295"/>
    <w:rsid w:val="008523D0"/>
    <w:rsid w:val="0085250E"/>
    <w:rsid w:val="008526F2"/>
    <w:rsid w:val="0085286A"/>
    <w:rsid w:val="00852C7F"/>
    <w:rsid w:val="00852C9B"/>
    <w:rsid w:val="008536D7"/>
    <w:rsid w:val="00853721"/>
    <w:rsid w:val="008537F6"/>
    <w:rsid w:val="00853835"/>
    <w:rsid w:val="0085388B"/>
    <w:rsid w:val="00853B04"/>
    <w:rsid w:val="00853BF3"/>
    <w:rsid w:val="00853D17"/>
    <w:rsid w:val="00853D50"/>
    <w:rsid w:val="00853F2A"/>
    <w:rsid w:val="00854221"/>
    <w:rsid w:val="0085446E"/>
    <w:rsid w:val="008544FB"/>
    <w:rsid w:val="00854530"/>
    <w:rsid w:val="0085465D"/>
    <w:rsid w:val="00854850"/>
    <w:rsid w:val="008549A6"/>
    <w:rsid w:val="008549D0"/>
    <w:rsid w:val="00854C3D"/>
    <w:rsid w:val="00854D27"/>
    <w:rsid w:val="00854E48"/>
    <w:rsid w:val="00854EB3"/>
    <w:rsid w:val="00855172"/>
    <w:rsid w:val="008552C7"/>
    <w:rsid w:val="00855583"/>
    <w:rsid w:val="00855EC1"/>
    <w:rsid w:val="00856052"/>
    <w:rsid w:val="008563F7"/>
    <w:rsid w:val="00856661"/>
    <w:rsid w:val="00856CAE"/>
    <w:rsid w:val="00856F0E"/>
    <w:rsid w:val="008577FE"/>
    <w:rsid w:val="00857B2A"/>
    <w:rsid w:val="00857B59"/>
    <w:rsid w:val="00860161"/>
    <w:rsid w:val="00860D0F"/>
    <w:rsid w:val="00861456"/>
    <w:rsid w:val="0086157B"/>
    <w:rsid w:val="0086161A"/>
    <w:rsid w:val="00861656"/>
    <w:rsid w:val="0086187A"/>
    <w:rsid w:val="00861927"/>
    <w:rsid w:val="008619AD"/>
    <w:rsid w:val="008619FC"/>
    <w:rsid w:val="00861C59"/>
    <w:rsid w:val="00861F51"/>
    <w:rsid w:val="00862180"/>
    <w:rsid w:val="0086230A"/>
    <w:rsid w:val="0086243C"/>
    <w:rsid w:val="00862563"/>
    <w:rsid w:val="00862752"/>
    <w:rsid w:val="00862770"/>
    <w:rsid w:val="008629F4"/>
    <w:rsid w:val="00862B74"/>
    <w:rsid w:val="00862BAC"/>
    <w:rsid w:val="008630E9"/>
    <w:rsid w:val="008631B0"/>
    <w:rsid w:val="008633EF"/>
    <w:rsid w:val="0086365B"/>
    <w:rsid w:val="00863673"/>
    <w:rsid w:val="00863B2A"/>
    <w:rsid w:val="00863C33"/>
    <w:rsid w:val="00864152"/>
    <w:rsid w:val="0086415B"/>
    <w:rsid w:val="00864496"/>
    <w:rsid w:val="00864B24"/>
    <w:rsid w:val="00864E69"/>
    <w:rsid w:val="00864EA9"/>
    <w:rsid w:val="00864F25"/>
    <w:rsid w:val="00865555"/>
    <w:rsid w:val="008655AE"/>
    <w:rsid w:val="008655F5"/>
    <w:rsid w:val="0086566C"/>
    <w:rsid w:val="008657D0"/>
    <w:rsid w:val="00865F99"/>
    <w:rsid w:val="00866279"/>
    <w:rsid w:val="0086628A"/>
    <w:rsid w:val="008662B0"/>
    <w:rsid w:val="00866332"/>
    <w:rsid w:val="00866A3B"/>
    <w:rsid w:val="00866A41"/>
    <w:rsid w:val="00866B8B"/>
    <w:rsid w:val="008670BB"/>
    <w:rsid w:val="008673E5"/>
    <w:rsid w:val="0086781F"/>
    <w:rsid w:val="00867F50"/>
    <w:rsid w:val="0087046F"/>
    <w:rsid w:val="00870536"/>
    <w:rsid w:val="00870690"/>
    <w:rsid w:val="008706D0"/>
    <w:rsid w:val="00870933"/>
    <w:rsid w:val="00870A4A"/>
    <w:rsid w:val="00870A50"/>
    <w:rsid w:val="00870DFB"/>
    <w:rsid w:val="0087114D"/>
    <w:rsid w:val="008712BA"/>
    <w:rsid w:val="00871342"/>
    <w:rsid w:val="0087138A"/>
    <w:rsid w:val="00871803"/>
    <w:rsid w:val="00871A28"/>
    <w:rsid w:val="00871C63"/>
    <w:rsid w:val="00871EB9"/>
    <w:rsid w:val="0087215B"/>
    <w:rsid w:val="0087217C"/>
    <w:rsid w:val="008723EF"/>
    <w:rsid w:val="00872767"/>
    <w:rsid w:val="0087279E"/>
    <w:rsid w:val="0087286A"/>
    <w:rsid w:val="00872DE3"/>
    <w:rsid w:val="00872FBE"/>
    <w:rsid w:val="00873125"/>
    <w:rsid w:val="00873247"/>
    <w:rsid w:val="008733E1"/>
    <w:rsid w:val="00873512"/>
    <w:rsid w:val="00873687"/>
    <w:rsid w:val="008736C0"/>
    <w:rsid w:val="008739E4"/>
    <w:rsid w:val="00873A92"/>
    <w:rsid w:val="00873F73"/>
    <w:rsid w:val="00873FFB"/>
    <w:rsid w:val="00874544"/>
    <w:rsid w:val="008745D8"/>
    <w:rsid w:val="008746FC"/>
    <w:rsid w:val="008747CF"/>
    <w:rsid w:val="00874889"/>
    <w:rsid w:val="00874896"/>
    <w:rsid w:val="00874DA3"/>
    <w:rsid w:val="00875125"/>
    <w:rsid w:val="00875308"/>
    <w:rsid w:val="0087550C"/>
    <w:rsid w:val="008756C6"/>
    <w:rsid w:val="008756EE"/>
    <w:rsid w:val="008758DF"/>
    <w:rsid w:val="00875A52"/>
    <w:rsid w:val="00875CA0"/>
    <w:rsid w:val="008760E3"/>
    <w:rsid w:val="00876446"/>
    <w:rsid w:val="00876501"/>
    <w:rsid w:val="0087650B"/>
    <w:rsid w:val="00876620"/>
    <w:rsid w:val="00876910"/>
    <w:rsid w:val="00876A66"/>
    <w:rsid w:val="00876B61"/>
    <w:rsid w:val="00876FBE"/>
    <w:rsid w:val="00877139"/>
    <w:rsid w:val="00877226"/>
    <w:rsid w:val="008778AD"/>
    <w:rsid w:val="00877BF4"/>
    <w:rsid w:val="00877D56"/>
    <w:rsid w:val="00880010"/>
    <w:rsid w:val="00880462"/>
    <w:rsid w:val="00880668"/>
    <w:rsid w:val="00880A1C"/>
    <w:rsid w:val="00880A94"/>
    <w:rsid w:val="00880CDF"/>
    <w:rsid w:val="00880D0B"/>
    <w:rsid w:val="00880D58"/>
    <w:rsid w:val="00880DDC"/>
    <w:rsid w:val="00880E58"/>
    <w:rsid w:val="008810B0"/>
    <w:rsid w:val="0088114F"/>
    <w:rsid w:val="0088119D"/>
    <w:rsid w:val="00881917"/>
    <w:rsid w:val="0088199A"/>
    <w:rsid w:val="00881D76"/>
    <w:rsid w:val="00881F49"/>
    <w:rsid w:val="0088206F"/>
    <w:rsid w:val="0088225A"/>
    <w:rsid w:val="0088266F"/>
    <w:rsid w:val="00882B13"/>
    <w:rsid w:val="00882B74"/>
    <w:rsid w:val="00882BA5"/>
    <w:rsid w:val="00882BF3"/>
    <w:rsid w:val="00882C96"/>
    <w:rsid w:val="00882E61"/>
    <w:rsid w:val="008832AC"/>
    <w:rsid w:val="008833AA"/>
    <w:rsid w:val="008836DC"/>
    <w:rsid w:val="00883A32"/>
    <w:rsid w:val="00883A97"/>
    <w:rsid w:val="00883AA9"/>
    <w:rsid w:val="00884101"/>
    <w:rsid w:val="00884333"/>
    <w:rsid w:val="008846A7"/>
    <w:rsid w:val="00884874"/>
    <w:rsid w:val="0088491A"/>
    <w:rsid w:val="00884C38"/>
    <w:rsid w:val="00884DE3"/>
    <w:rsid w:val="00884EFD"/>
    <w:rsid w:val="00884F98"/>
    <w:rsid w:val="0088519F"/>
    <w:rsid w:val="00885237"/>
    <w:rsid w:val="0088550E"/>
    <w:rsid w:val="0088565B"/>
    <w:rsid w:val="00885996"/>
    <w:rsid w:val="00885ADD"/>
    <w:rsid w:val="00885B91"/>
    <w:rsid w:val="00885D2D"/>
    <w:rsid w:val="00885DC8"/>
    <w:rsid w:val="00885F39"/>
    <w:rsid w:val="00885FB6"/>
    <w:rsid w:val="0088600F"/>
    <w:rsid w:val="0088608C"/>
    <w:rsid w:val="00886112"/>
    <w:rsid w:val="0088614D"/>
    <w:rsid w:val="008864E2"/>
    <w:rsid w:val="0088685E"/>
    <w:rsid w:val="00886866"/>
    <w:rsid w:val="00886998"/>
    <w:rsid w:val="00886B09"/>
    <w:rsid w:val="00886CD0"/>
    <w:rsid w:val="00886CE2"/>
    <w:rsid w:val="00887096"/>
    <w:rsid w:val="00887461"/>
    <w:rsid w:val="0088760D"/>
    <w:rsid w:val="00887A64"/>
    <w:rsid w:val="00887BDB"/>
    <w:rsid w:val="00887FE4"/>
    <w:rsid w:val="00890612"/>
    <w:rsid w:val="008908A5"/>
    <w:rsid w:val="00890983"/>
    <w:rsid w:val="008909C1"/>
    <w:rsid w:val="00890A4E"/>
    <w:rsid w:val="00890D39"/>
    <w:rsid w:val="00890FB7"/>
    <w:rsid w:val="00891007"/>
    <w:rsid w:val="008911D3"/>
    <w:rsid w:val="00891457"/>
    <w:rsid w:val="008916CE"/>
    <w:rsid w:val="008919BB"/>
    <w:rsid w:val="008919C0"/>
    <w:rsid w:val="00891DC9"/>
    <w:rsid w:val="00891E4B"/>
    <w:rsid w:val="00891F0A"/>
    <w:rsid w:val="0089212A"/>
    <w:rsid w:val="0089215D"/>
    <w:rsid w:val="008921EE"/>
    <w:rsid w:val="00892523"/>
    <w:rsid w:val="00892559"/>
    <w:rsid w:val="008926BB"/>
    <w:rsid w:val="00892BBB"/>
    <w:rsid w:val="00892BF7"/>
    <w:rsid w:val="00892EB3"/>
    <w:rsid w:val="00892F48"/>
    <w:rsid w:val="00892FEC"/>
    <w:rsid w:val="008932C0"/>
    <w:rsid w:val="008932E9"/>
    <w:rsid w:val="00893781"/>
    <w:rsid w:val="008938F9"/>
    <w:rsid w:val="00893ACD"/>
    <w:rsid w:val="00893C14"/>
    <w:rsid w:val="00893FA8"/>
    <w:rsid w:val="00894209"/>
    <w:rsid w:val="0089426E"/>
    <w:rsid w:val="00894344"/>
    <w:rsid w:val="00894633"/>
    <w:rsid w:val="008946B7"/>
    <w:rsid w:val="008946E8"/>
    <w:rsid w:val="008947E3"/>
    <w:rsid w:val="0089482F"/>
    <w:rsid w:val="00894930"/>
    <w:rsid w:val="00894E3F"/>
    <w:rsid w:val="00894E53"/>
    <w:rsid w:val="00894FFD"/>
    <w:rsid w:val="00895076"/>
    <w:rsid w:val="00895291"/>
    <w:rsid w:val="008954BE"/>
    <w:rsid w:val="008954F4"/>
    <w:rsid w:val="00895587"/>
    <w:rsid w:val="0089576E"/>
    <w:rsid w:val="00895D1D"/>
    <w:rsid w:val="008960EA"/>
    <w:rsid w:val="008963D5"/>
    <w:rsid w:val="00896475"/>
    <w:rsid w:val="008964B3"/>
    <w:rsid w:val="008964CF"/>
    <w:rsid w:val="008967AF"/>
    <w:rsid w:val="00896AEF"/>
    <w:rsid w:val="00897451"/>
    <w:rsid w:val="008978BA"/>
    <w:rsid w:val="00897B9D"/>
    <w:rsid w:val="00897BD0"/>
    <w:rsid w:val="00897BFA"/>
    <w:rsid w:val="00897F9E"/>
    <w:rsid w:val="00899CE8"/>
    <w:rsid w:val="008A017A"/>
    <w:rsid w:val="008A06CD"/>
    <w:rsid w:val="008A081B"/>
    <w:rsid w:val="008A0A33"/>
    <w:rsid w:val="008A0DF4"/>
    <w:rsid w:val="008A0F43"/>
    <w:rsid w:val="008A0FD7"/>
    <w:rsid w:val="008A1032"/>
    <w:rsid w:val="008A1054"/>
    <w:rsid w:val="008A1293"/>
    <w:rsid w:val="008A135C"/>
    <w:rsid w:val="008A1443"/>
    <w:rsid w:val="008A156F"/>
    <w:rsid w:val="008A17E2"/>
    <w:rsid w:val="008A1D74"/>
    <w:rsid w:val="008A1D83"/>
    <w:rsid w:val="008A1EF1"/>
    <w:rsid w:val="008A1FA2"/>
    <w:rsid w:val="008A1FA5"/>
    <w:rsid w:val="008A2216"/>
    <w:rsid w:val="008A2242"/>
    <w:rsid w:val="008A2254"/>
    <w:rsid w:val="008A281F"/>
    <w:rsid w:val="008A29B4"/>
    <w:rsid w:val="008A2A10"/>
    <w:rsid w:val="008A2C36"/>
    <w:rsid w:val="008A2EB1"/>
    <w:rsid w:val="008A3256"/>
    <w:rsid w:val="008A328B"/>
    <w:rsid w:val="008A33E0"/>
    <w:rsid w:val="008A3873"/>
    <w:rsid w:val="008A38AB"/>
    <w:rsid w:val="008A3A44"/>
    <w:rsid w:val="008A3DB1"/>
    <w:rsid w:val="008A3FA6"/>
    <w:rsid w:val="008A4009"/>
    <w:rsid w:val="008A4471"/>
    <w:rsid w:val="008A4AB2"/>
    <w:rsid w:val="008A4E1D"/>
    <w:rsid w:val="008A5051"/>
    <w:rsid w:val="008A51DB"/>
    <w:rsid w:val="008A5552"/>
    <w:rsid w:val="008A55D2"/>
    <w:rsid w:val="008A55EC"/>
    <w:rsid w:val="008A5684"/>
    <w:rsid w:val="008A56E6"/>
    <w:rsid w:val="008A5818"/>
    <w:rsid w:val="008A59D7"/>
    <w:rsid w:val="008A5A53"/>
    <w:rsid w:val="008A609F"/>
    <w:rsid w:val="008A6222"/>
    <w:rsid w:val="008A654B"/>
    <w:rsid w:val="008A6697"/>
    <w:rsid w:val="008A6838"/>
    <w:rsid w:val="008A6A6F"/>
    <w:rsid w:val="008A6DCA"/>
    <w:rsid w:val="008A6E12"/>
    <w:rsid w:val="008A6F45"/>
    <w:rsid w:val="008A7499"/>
    <w:rsid w:val="008A75D0"/>
    <w:rsid w:val="008A77DC"/>
    <w:rsid w:val="008A7806"/>
    <w:rsid w:val="008A7EDB"/>
    <w:rsid w:val="008A7F69"/>
    <w:rsid w:val="008A7F6C"/>
    <w:rsid w:val="008B006A"/>
    <w:rsid w:val="008B02EE"/>
    <w:rsid w:val="008B037B"/>
    <w:rsid w:val="008B0422"/>
    <w:rsid w:val="008B050A"/>
    <w:rsid w:val="008B0A8B"/>
    <w:rsid w:val="008B0BAC"/>
    <w:rsid w:val="008B0EB9"/>
    <w:rsid w:val="008B10F9"/>
    <w:rsid w:val="008B138E"/>
    <w:rsid w:val="008B13A8"/>
    <w:rsid w:val="008B1409"/>
    <w:rsid w:val="008B1714"/>
    <w:rsid w:val="008B17E2"/>
    <w:rsid w:val="008B1906"/>
    <w:rsid w:val="008B1BDF"/>
    <w:rsid w:val="008B1BF0"/>
    <w:rsid w:val="008B2092"/>
    <w:rsid w:val="008B2349"/>
    <w:rsid w:val="008B24BE"/>
    <w:rsid w:val="008B26D6"/>
    <w:rsid w:val="008B27A9"/>
    <w:rsid w:val="008B2ACC"/>
    <w:rsid w:val="008B2B6C"/>
    <w:rsid w:val="008B318E"/>
    <w:rsid w:val="008B322C"/>
    <w:rsid w:val="008B329C"/>
    <w:rsid w:val="008B34E3"/>
    <w:rsid w:val="008B3517"/>
    <w:rsid w:val="008B36B0"/>
    <w:rsid w:val="008B381C"/>
    <w:rsid w:val="008B3845"/>
    <w:rsid w:val="008B3991"/>
    <w:rsid w:val="008B3B4D"/>
    <w:rsid w:val="008B3BD4"/>
    <w:rsid w:val="008B3FC1"/>
    <w:rsid w:val="008B4092"/>
    <w:rsid w:val="008B425E"/>
    <w:rsid w:val="008B427B"/>
    <w:rsid w:val="008B46AF"/>
    <w:rsid w:val="008B4AA6"/>
    <w:rsid w:val="008B4DAC"/>
    <w:rsid w:val="008B4F25"/>
    <w:rsid w:val="008B53C8"/>
    <w:rsid w:val="008B556D"/>
    <w:rsid w:val="008B56E5"/>
    <w:rsid w:val="008B596A"/>
    <w:rsid w:val="008B5971"/>
    <w:rsid w:val="008B5ADD"/>
    <w:rsid w:val="008B5D54"/>
    <w:rsid w:val="008B5E04"/>
    <w:rsid w:val="008B5E54"/>
    <w:rsid w:val="008B5ED3"/>
    <w:rsid w:val="008B5FBF"/>
    <w:rsid w:val="008B606C"/>
    <w:rsid w:val="008B6380"/>
    <w:rsid w:val="008B6415"/>
    <w:rsid w:val="008B6922"/>
    <w:rsid w:val="008B6CEB"/>
    <w:rsid w:val="008B70CB"/>
    <w:rsid w:val="008B74C5"/>
    <w:rsid w:val="008B76B1"/>
    <w:rsid w:val="008B79D7"/>
    <w:rsid w:val="008B7C30"/>
    <w:rsid w:val="008B7F09"/>
    <w:rsid w:val="008C069D"/>
    <w:rsid w:val="008C0BFC"/>
    <w:rsid w:val="008C0C5C"/>
    <w:rsid w:val="008C0CFF"/>
    <w:rsid w:val="008C0F1F"/>
    <w:rsid w:val="008C0F38"/>
    <w:rsid w:val="008C10A0"/>
    <w:rsid w:val="008C123A"/>
    <w:rsid w:val="008C1338"/>
    <w:rsid w:val="008C1DC0"/>
    <w:rsid w:val="008C1E72"/>
    <w:rsid w:val="008C226D"/>
    <w:rsid w:val="008C2331"/>
    <w:rsid w:val="008C283B"/>
    <w:rsid w:val="008C288B"/>
    <w:rsid w:val="008C2A1C"/>
    <w:rsid w:val="008C2E57"/>
    <w:rsid w:val="008C2E92"/>
    <w:rsid w:val="008C33EE"/>
    <w:rsid w:val="008C3AF1"/>
    <w:rsid w:val="008C3E48"/>
    <w:rsid w:val="008C408E"/>
    <w:rsid w:val="008C45C2"/>
    <w:rsid w:val="008C462A"/>
    <w:rsid w:val="008C46A8"/>
    <w:rsid w:val="008C4ABB"/>
    <w:rsid w:val="008C4AC6"/>
    <w:rsid w:val="008C4BDF"/>
    <w:rsid w:val="008C4C6D"/>
    <w:rsid w:val="008C4CF0"/>
    <w:rsid w:val="008C4D84"/>
    <w:rsid w:val="008C4F4C"/>
    <w:rsid w:val="008C52EF"/>
    <w:rsid w:val="008C541B"/>
    <w:rsid w:val="008C5482"/>
    <w:rsid w:val="008C56AB"/>
    <w:rsid w:val="008C5A1E"/>
    <w:rsid w:val="008C5BD0"/>
    <w:rsid w:val="008C5DFE"/>
    <w:rsid w:val="008C5ECE"/>
    <w:rsid w:val="008C606E"/>
    <w:rsid w:val="008C6082"/>
    <w:rsid w:val="008C60F0"/>
    <w:rsid w:val="008C616D"/>
    <w:rsid w:val="008C63FD"/>
    <w:rsid w:val="008C6CD9"/>
    <w:rsid w:val="008C6E43"/>
    <w:rsid w:val="008C714D"/>
    <w:rsid w:val="008C75CD"/>
    <w:rsid w:val="008C7C32"/>
    <w:rsid w:val="008C7D6F"/>
    <w:rsid w:val="008C7F96"/>
    <w:rsid w:val="008D003C"/>
    <w:rsid w:val="008D03CB"/>
    <w:rsid w:val="008D03D6"/>
    <w:rsid w:val="008D0624"/>
    <w:rsid w:val="008D09F6"/>
    <w:rsid w:val="008D0AE7"/>
    <w:rsid w:val="008D0B31"/>
    <w:rsid w:val="008D0C61"/>
    <w:rsid w:val="008D0E80"/>
    <w:rsid w:val="008D0E92"/>
    <w:rsid w:val="008D0F75"/>
    <w:rsid w:val="008D127B"/>
    <w:rsid w:val="008D1324"/>
    <w:rsid w:val="008D142C"/>
    <w:rsid w:val="008D1517"/>
    <w:rsid w:val="008D166A"/>
    <w:rsid w:val="008D19E8"/>
    <w:rsid w:val="008D19F7"/>
    <w:rsid w:val="008D1BD0"/>
    <w:rsid w:val="008D1C24"/>
    <w:rsid w:val="008D1C2D"/>
    <w:rsid w:val="008D1DF6"/>
    <w:rsid w:val="008D1FC7"/>
    <w:rsid w:val="008D238C"/>
    <w:rsid w:val="008D2737"/>
    <w:rsid w:val="008D2768"/>
    <w:rsid w:val="008D290C"/>
    <w:rsid w:val="008D2A40"/>
    <w:rsid w:val="008D2A4D"/>
    <w:rsid w:val="008D2AB2"/>
    <w:rsid w:val="008D2B3D"/>
    <w:rsid w:val="008D2BE1"/>
    <w:rsid w:val="008D2E94"/>
    <w:rsid w:val="008D3285"/>
    <w:rsid w:val="008D32CD"/>
    <w:rsid w:val="008D371E"/>
    <w:rsid w:val="008D374B"/>
    <w:rsid w:val="008D375C"/>
    <w:rsid w:val="008D3794"/>
    <w:rsid w:val="008D38CB"/>
    <w:rsid w:val="008D403F"/>
    <w:rsid w:val="008D4089"/>
    <w:rsid w:val="008D4095"/>
    <w:rsid w:val="008D4254"/>
    <w:rsid w:val="008D4565"/>
    <w:rsid w:val="008D4A88"/>
    <w:rsid w:val="008D4AE7"/>
    <w:rsid w:val="008D4C0B"/>
    <w:rsid w:val="008D4D1E"/>
    <w:rsid w:val="008D4E57"/>
    <w:rsid w:val="008D4FE5"/>
    <w:rsid w:val="008D525C"/>
    <w:rsid w:val="008D5677"/>
    <w:rsid w:val="008D580C"/>
    <w:rsid w:val="008D58B2"/>
    <w:rsid w:val="008D5A7A"/>
    <w:rsid w:val="008D5AA6"/>
    <w:rsid w:val="008D5DF5"/>
    <w:rsid w:val="008D5E2F"/>
    <w:rsid w:val="008D5FBF"/>
    <w:rsid w:val="008D660A"/>
    <w:rsid w:val="008D6D8E"/>
    <w:rsid w:val="008D6E2A"/>
    <w:rsid w:val="008D6E56"/>
    <w:rsid w:val="008D6FF2"/>
    <w:rsid w:val="008D715F"/>
    <w:rsid w:val="008D7394"/>
    <w:rsid w:val="008D740B"/>
    <w:rsid w:val="008D7595"/>
    <w:rsid w:val="008D7802"/>
    <w:rsid w:val="008D7817"/>
    <w:rsid w:val="008D7E0F"/>
    <w:rsid w:val="008D7E40"/>
    <w:rsid w:val="008D7E66"/>
    <w:rsid w:val="008E02D5"/>
    <w:rsid w:val="008E0499"/>
    <w:rsid w:val="008E06DC"/>
    <w:rsid w:val="008E078E"/>
    <w:rsid w:val="008E07C8"/>
    <w:rsid w:val="008E09F3"/>
    <w:rsid w:val="008E0A37"/>
    <w:rsid w:val="008E0FBD"/>
    <w:rsid w:val="008E103D"/>
    <w:rsid w:val="008E14CB"/>
    <w:rsid w:val="008E15B5"/>
    <w:rsid w:val="008E160F"/>
    <w:rsid w:val="008E166B"/>
    <w:rsid w:val="008E1A02"/>
    <w:rsid w:val="008E1B8F"/>
    <w:rsid w:val="008E1D27"/>
    <w:rsid w:val="008E1FD3"/>
    <w:rsid w:val="008E2326"/>
    <w:rsid w:val="008E24E5"/>
    <w:rsid w:val="008E2BB5"/>
    <w:rsid w:val="008E2CFE"/>
    <w:rsid w:val="008E2DF6"/>
    <w:rsid w:val="008E3009"/>
    <w:rsid w:val="008E33A3"/>
    <w:rsid w:val="008E368C"/>
    <w:rsid w:val="008E3D35"/>
    <w:rsid w:val="008E3D92"/>
    <w:rsid w:val="008E3E42"/>
    <w:rsid w:val="008E425E"/>
    <w:rsid w:val="008E42BE"/>
    <w:rsid w:val="008E44D3"/>
    <w:rsid w:val="008E451D"/>
    <w:rsid w:val="008E4635"/>
    <w:rsid w:val="008E4A6D"/>
    <w:rsid w:val="008E55C5"/>
    <w:rsid w:val="008E55C8"/>
    <w:rsid w:val="008E564E"/>
    <w:rsid w:val="008E56BF"/>
    <w:rsid w:val="008E576B"/>
    <w:rsid w:val="008E57A8"/>
    <w:rsid w:val="008E5807"/>
    <w:rsid w:val="008E580C"/>
    <w:rsid w:val="008E59BA"/>
    <w:rsid w:val="008E5A5E"/>
    <w:rsid w:val="008E5B12"/>
    <w:rsid w:val="008E5B75"/>
    <w:rsid w:val="008E5D85"/>
    <w:rsid w:val="008E5E23"/>
    <w:rsid w:val="008E681E"/>
    <w:rsid w:val="008E6A0C"/>
    <w:rsid w:val="008E6A88"/>
    <w:rsid w:val="008E6C59"/>
    <w:rsid w:val="008E6D96"/>
    <w:rsid w:val="008E6F38"/>
    <w:rsid w:val="008E71ED"/>
    <w:rsid w:val="008E73DA"/>
    <w:rsid w:val="008E7704"/>
    <w:rsid w:val="008E7C17"/>
    <w:rsid w:val="008E7F6F"/>
    <w:rsid w:val="008F00C4"/>
    <w:rsid w:val="008F0108"/>
    <w:rsid w:val="008F0212"/>
    <w:rsid w:val="008F046C"/>
    <w:rsid w:val="008F054F"/>
    <w:rsid w:val="008F0A37"/>
    <w:rsid w:val="008F0A69"/>
    <w:rsid w:val="008F0B03"/>
    <w:rsid w:val="008F0CF5"/>
    <w:rsid w:val="008F0FB0"/>
    <w:rsid w:val="008F1007"/>
    <w:rsid w:val="008F12C0"/>
    <w:rsid w:val="008F12CB"/>
    <w:rsid w:val="008F1319"/>
    <w:rsid w:val="008F138E"/>
    <w:rsid w:val="008F1430"/>
    <w:rsid w:val="008F15AA"/>
    <w:rsid w:val="008F15F0"/>
    <w:rsid w:val="008F1756"/>
    <w:rsid w:val="008F177C"/>
    <w:rsid w:val="008F192A"/>
    <w:rsid w:val="008F1A88"/>
    <w:rsid w:val="008F1EE9"/>
    <w:rsid w:val="008F1EFC"/>
    <w:rsid w:val="008F2865"/>
    <w:rsid w:val="008F2BEE"/>
    <w:rsid w:val="008F2D3B"/>
    <w:rsid w:val="008F2F83"/>
    <w:rsid w:val="008F3067"/>
    <w:rsid w:val="008F32EE"/>
    <w:rsid w:val="008F331A"/>
    <w:rsid w:val="008F3557"/>
    <w:rsid w:val="008F35F7"/>
    <w:rsid w:val="008F38C8"/>
    <w:rsid w:val="008F3928"/>
    <w:rsid w:val="008F3E45"/>
    <w:rsid w:val="008F3EFF"/>
    <w:rsid w:val="008F3FD0"/>
    <w:rsid w:val="008F41CB"/>
    <w:rsid w:val="008F4333"/>
    <w:rsid w:val="008F4598"/>
    <w:rsid w:val="008F45C2"/>
    <w:rsid w:val="008F4647"/>
    <w:rsid w:val="008F4933"/>
    <w:rsid w:val="008F4F07"/>
    <w:rsid w:val="008F5013"/>
    <w:rsid w:val="008F5085"/>
    <w:rsid w:val="008F57AF"/>
    <w:rsid w:val="008F5D22"/>
    <w:rsid w:val="008F5E3B"/>
    <w:rsid w:val="008F5FEB"/>
    <w:rsid w:val="008F61D4"/>
    <w:rsid w:val="008F6796"/>
    <w:rsid w:val="008F6824"/>
    <w:rsid w:val="008F6AAE"/>
    <w:rsid w:val="008F6DF8"/>
    <w:rsid w:val="008F7273"/>
    <w:rsid w:val="008F7630"/>
    <w:rsid w:val="008F7713"/>
    <w:rsid w:val="008F79B1"/>
    <w:rsid w:val="008F7F4F"/>
    <w:rsid w:val="008F7F96"/>
    <w:rsid w:val="008F7FF9"/>
    <w:rsid w:val="00900109"/>
    <w:rsid w:val="0090020D"/>
    <w:rsid w:val="00900245"/>
    <w:rsid w:val="00900BFB"/>
    <w:rsid w:val="00900DB4"/>
    <w:rsid w:val="00900EDB"/>
    <w:rsid w:val="00901348"/>
    <w:rsid w:val="0090163E"/>
    <w:rsid w:val="00901A42"/>
    <w:rsid w:val="00901A79"/>
    <w:rsid w:val="00901C7C"/>
    <w:rsid w:val="00901D29"/>
    <w:rsid w:val="00901D93"/>
    <w:rsid w:val="0090213F"/>
    <w:rsid w:val="0090238D"/>
    <w:rsid w:val="009024DE"/>
    <w:rsid w:val="00902803"/>
    <w:rsid w:val="009029ED"/>
    <w:rsid w:val="009030D4"/>
    <w:rsid w:val="009030F5"/>
    <w:rsid w:val="00903180"/>
    <w:rsid w:val="009031E7"/>
    <w:rsid w:val="009035E4"/>
    <w:rsid w:val="00903679"/>
    <w:rsid w:val="00903B6D"/>
    <w:rsid w:val="00903BA2"/>
    <w:rsid w:val="00903DC5"/>
    <w:rsid w:val="00903E23"/>
    <w:rsid w:val="00903EDB"/>
    <w:rsid w:val="00903F81"/>
    <w:rsid w:val="0090419E"/>
    <w:rsid w:val="0090423C"/>
    <w:rsid w:val="009046A1"/>
    <w:rsid w:val="0090471F"/>
    <w:rsid w:val="009047D9"/>
    <w:rsid w:val="009049A1"/>
    <w:rsid w:val="009049C7"/>
    <w:rsid w:val="00904C6B"/>
    <w:rsid w:val="00904CCE"/>
    <w:rsid w:val="00904EA5"/>
    <w:rsid w:val="00904F5A"/>
    <w:rsid w:val="0090515D"/>
    <w:rsid w:val="00905633"/>
    <w:rsid w:val="00905806"/>
    <w:rsid w:val="00905A22"/>
    <w:rsid w:val="00905ACF"/>
    <w:rsid w:val="00905D2F"/>
    <w:rsid w:val="00906110"/>
    <w:rsid w:val="00906486"/>
    <w:rsid w:val="009064B0"/>
    <w:rsid w:val="00906939"/>
    <w:rsid w:val="0090696C"/>
    <w:rsid w:val="00906AD3"/>
    <w:rsid w:val="00906C0A"/>
    <w:rsid w:val="00906D76"/>
    <w:rsid w:val="00906E77"/>
    <w:rsid w:val="009072C8"/>
    <w:rsid w:val="0090742B"/>
    <w:rsid w:val="0090790D"/>
    <w:rsid w:val="00907C01"/>
    <w:rsid w:val="00907CF2"/>
    <w:rsid w:val="0091001C"/>
    <w:rsid w:val="009102E9"/>
    <w:rsid w:val="009105F1"/>
    <w:rsid w:val="00910781"/>
    <w:rsid w:val="00910B83"/>
    <w:rsid w:val="00910F6A"/>
    <w:rsid w:val="00910FCE"/>
    <w:rsid w:val="00911074"/>
    <w:rsid w:val="00911496"/>
    <w:rsid w:val="009115A6"/>
    <w:rsid w:val="009116BE"/>
    <w:rsid w:val="00911B4E"/>
    <w:rsid w:val="0091202B"/>
    <w:rsid w:val="00912049"/>
    <w:rsid w:val="009121CD"/>
    <w:rsid w:val="0091235F"/>
    <w:rsid w:val="009125FF"/>
    <w:rsid w:val="0091292C"/>
    <w:rsid w:val="00912942"/>
    <w:rsid w:val="00912AB1"/>
    <w:rsid w:val="00912AF5"/>
    <w:rsid w:val="0091316D"/>
    <w:rsid w:val="009131C7"/>
    <w:rsid w:val="009133CD"/>
    <w:rsid w:val="00913469"/>
    <w:rsid w:val="00913A6F"/>
    <w:rsid w:val="00913AAC"/>
    <w:rsid w:val="00913D5D"/>
    <w:rsid w:val="009141C3"/>
    <w:rsid w:val="009141E1"/>
    <w:rsid w:val="00914329"/>
    <w:rsid w:val="0091449F"/>
    <w:rsid w:val="009144D4"/>
    <w:rsid w:val="00914B88"/>
    <w:rsid w:val="00914C4C"/>
    <w:rsid w:val="00914DBD"/>
    <w:rsid w:val="00914EBF"/>
    <w:rsid w:val="00914FD8"/>
    <w:rsid w:val="009150A1"/>
    <w:rsid w:val="009152D6"/>
    <w:rsid w:val="0091545F"/>
    <w:rsid w:val="009154CB"/>
    <w:rsid w:val="009155CE"/>
    <w:rsid w:val="00915B06"/>
    <w:rsid w:val="00916021"/>
    <w:rsid w:val="00916257"/>
    <w:rsid w:val="00916AE8"/>
    <w:rsid w:val="00916FDF"/>
    <w:rsid w:val="0091724D"/>
    <w:rsid w:val="009172E9"/>
    <w:rsid w:val="00917501"/>
    <w:rsid w:val="009176D4"/>
    <w:rsid w:val="0091776D"/>
    <w:rsid w:val="009178B9"/>
    <w:rsid w:val="009200EC"/>
    <w:rsid w:val="00920320"/>
    <w:rsid w:val="009204A7"/>
    <w:rsid w:val="0092054F"/>
    <w:rsid w:val="009207A5"/>
    <w:rsid w:val="00920918"/>
    <w:rsid w:val="00921138"/>
    <w:rsid w:val="0092122B"/>
    <w:rsid w:val="009215C9"/>
    <w:rsid w:val="00921B4A"/>
    <w:rsid w:val="00921DD5"/>
    <w:rsid w:val="00921EEC"/>
    <w:rsid w:val="009224F8"/>
    <w:rsid w:val="009225EA"/>
    <w:rsid w:val="00922639"/>
    <w:rsid w:val="009226AE"/>
    <w:rsid w:val="00922719"/>
    <w:rsid w:val="00922F4F"/>
    <w:rsid w:val="00923038"/>
    <w:rsid w:val="00923072"/>
    <w:rsid w:val="009235DE"/>
    <w:rsid w:val="00923696"/>
    <w:rsid w:val="00923754"/>
    <w:rsid w:val="00923960"/>
    <w:rsid w:val="00923A0C"/>
    <w:rsid w:val="00923EB0"/>
    <w:rsid w:val="0092413A"/>
    <w:rsid w:val="00924394"/>
    <w:rsid w:val="00924617"/>
    <w:rsid w:val="009246E7"/>
    <w:rsid w:val="0092470E"/>
    <w:rsid w:val="00924DC5"/>
    <w:rsid w:val="0092502B"/>
    <w:rsid w:val="00925615"/>
    <w:rsid w:val="00925750"/>
    <w:rsid w:val="00925783"/>
    <w:rsid w:val="00925E50"/>
    <w:rsid w:val="00925FDD"/>
    <w:rsid w:val="0092617F"/>
    <w:rsid w:val="0092632C"/>
    <w:rsid w:val="00926344"/>
    <w:rsid w:val="00926428"/>
    <w:rsid w:val="009264C3"/>
    <w:rsid w:val="009266E0"/>
    <w:rsid w:val="00926795"/>
    <w:rsid w:val="009268CE"/>
    <w:rsid w:val="009268F9"/>
    <w:rsid w:val="009269EA"/>
    <w:rsid w:val="00926B5B"/>
    <w:rsid w:val="00926DBB"/>
    <w:rsid w:val="00926EAD"/>
    <w:rsid w:val="0092731B"/>
    <w:rsid w:val="00927493"/>
    <w:rsid w:val="00927592"/>
    <w:rsid w:val="00927831"/>
    <w:rsid w:val="00927902"/>
    <w:rsid w:val="009279B4"/>
    <w:rsid w:val="0092DD70"/>
    <w:rsid w:val="00930186"/>
    <w:rsid w:val="009301A1"/>
    <w:rsid w:val="009301B7"/>
    <w:rsid w:val="009301FE"/>
    <w:rsid w:val="009309EE"/>
    <w:rsid w:val="00930C4B"/>
    <w:rsid w:val="00930F7A"/>
    <w:rsid w:val="00931258"/>
    <w:rsid w:val="0093162D"/>
    <w:rsid w:val="00931B1F"/>
    <w:rsid w:val="00931EB3"/>
    <w:rsid w:val="0093221D"/>
    <w:rsid w:val="0093225D"/>
    <w:rsid w:val="0093225F"/>
    <w:rsid w:val="009324CA"/>
    <w:rsid w:val="009326BC"/>
    <w:rsid w:val="0093278D"/>
    <w:rsid w:val="00932886"/>
    <w:rsid w:val="00932AC8"/>
    <w:rsid w:val="00932D8B"/>
    <w:rsid w:val="00932E82"/>
    <w:rsid w:val="00933070"/>
    <w:rsid w:val="00933182"/>
    <w:rsid w:val="009331A5"/>
    <w:rsid w:val="00933297"/>
    <w:rsid w:val="0093332F"/>
    <w:rsid w:val="00933350"/>
    <w:rsid w:val="009333A2"/>
    <w:rsid w:val="009336CE"/>
    <w:rsid w:val="009336FE"/>
    <w:rsid w:val="0093375D"/>
    <w:rsid w:val="00934035"/>
    <w:rsid w:val="00934038"/>
    <w:rsid w:val="00934112"/>
    <w:rsid w:val="009343D5"/>
    <w:rsid w:val="00934473"/>
    <w:rsid w:val="00934520"/>
    <w:rsid w:val="00934724"/>
    <w:rsid w:val="009347F8"/>
    <w:rsid w:val="00934989"/>
    <w:rsid w:val="00934AC4"/>
    <w:rsid w:val="00934B43"/>
    <w:rsid w:val="00934DCD"/>
    <w:rsid w:val="00934E49"/>
    <w:rsid w:val="00934EEB"/>
    <w:rsid w:val="00935136"/>
    <w:rsid w:val="009353C8"/>
    <w:rsid w:val="009354D3"/>
    <w:rsid w:val="009354E1"/>
    <w:rsid w:val="00935A15"/>
    <w:rsid w:val="00935A30"/>
    <w:rsid w:val="00935AE9"/>
    <w:rsid w:val="00935C1C"/>
    <w:rsid w:val="00935D69"/>
    <w:rsid w:val="00935FD6"/>
    <w:rsid w:val="00936179"/>
    <w:rsid w:val="00936800"/>
    <w:rsid w:val="00936853"/>
    <w:rsid w:val="00936C26"/>
    <w:rsid w:val="00936C43"/>
    <w:rsid w:val="00936D8C"/>
    <w:rsid w:val="00936DBB"/>
    <w:rsid w:val="00936F98"/>
    <w:rsid w:val="00936FC4"/>
    <w:rsid w:val="00937031"/>
    <w:rsid w:val="00937193"/>
    <w:rsid w:val="00937473"/>
    <w:rsid w:val="00937601"/>
    <w:rsid w:val="00937828"/>
    <w:rsid w:val="009379C1"/>
    <w:rsid w:val="00937ACB"/>
    <w:rsid w:val="00937C37"/>
    <w:rsid w:val="00937E80"/>
    <w:rsid w:val="00940117"/>
    <w:rsid w:val="0094042B"/>
    <w:rsid w:val="00940522"/>
    <w:rsid w:val="00940BD2"/>
    <w:rsid w:val="00941305"/>
    <w:rsid w:val="009413AE"/>
    <w:rsid w:val="009414B9"/>
    <w:rsid w:val="00941639"/>
    <w:rsid w:val="00941754"/>
    <w:rsid w:val="00941786"/>
    <w:rsid w:val="00941ABF"/>
    <w:rsid w:val="00941AE5"/>
    <w:rsid w:val="00941B9D"/>
    <w:rsid w:val="00941BDB"/>
    <w:rsid w:val="00941C79"/>
    <w:rsid w:val="00941CFC"/>
    <w:rsid w:val="00941E4A"/>
    <w:rsid w:val="009421E9"/>
    <w:rsid w:val="009429F5"/>
    <w:rsid w:val="00942BE3"/>
    <w:rsid w:val="00942BF1"/>
    <w:rsid w:val="00942F24"/>
    <w:rsid w:val="00943166"/>
    <w:rsid w:val="00943211"/>
    <w:rsid w:val="00943282"/>
    <w:rsid w:val="0094365E"/>
    <w:rsid w:val="009436E3"/>
    <w:rsid w:val="00943D4F"/>
    <w:rsid w:val="00943D65"/>
    <w:rsid w:val="00943DBE"/>
    <w:rsid w:val="00943FF0"/>
    <w:rsid w:val="009441C8"/>
    <w:rsid w:val="009444C3"/>
    <w:rsid w:val="0094478C"/>
    <w:rsid w:val="00945308"/>
    <w:rsid w:val="0094548D"/>
    <w:rsid w:val="00945586"/>
    <w:rsid w:val="009455F0"/>
    <w:rsid w:val="00945746"/>
    <w:rsid w:val="00945765"/>
    <w:rsid w:val="00945A41"/>
    <w:rsid w:val="00945EFF"/>
    <w:rsid w:val="0094609E"/>
    <w:rsid w:val="0094619B"/>
    <w:rsid w:val="00946221"/>
    <w:rsid w:val="009467F4"/>
    <w:rsid w:val="009468F3"/>
    <w:rsid w:val="00946905"/>
    <w:rsid w:val="00946B2C"/>
    <w:rsid w:val="00946D1A"/>
    <w:rsid w:val="00946DB4"/>
    <w:rsid w:val="00947599"/>
    <w:rsid w:val="009478F2"/>
    <w:rsid w:val="00947A63"/>
    <w:rsid w:val="00947BF3"/>
    <w:rsid w:val="00947C11"/>
    <w:rsid w:val="00947D0B"/>
    <w:rsid w:val="00947E5D"/>
    <w:rsid w:val="009500B4"/>
    <w:rsid w:val="00950235"/>
    <w:rsid w:val="0095029B"/>
    <w:rsid w:val="009503BF"/>
    <w:rsid w:val="00950499"/>
    <w:rsid w:val="009504C0"/>
    <w:rsid w:val="00950679"/>
    <w:rsid w:val="009507C6"/>
    <w:rsid w:val="0095093B"/>
    <w:rsid w:val="00950A2A"/>
    <w:rsid w:val="00951318"/>
    <w:rsid w:val="0095186B"/>
    <w:rsid w:val="0095190D"/>
    <w:rsid w:val="00951B39"/>
    <w:rsid w:val="00951BE5"/>
    <w:rsid w:val="0095212D"/>
    <w:rsid w:val="00952490"/>
    <w:rsid w:val="00952735"/>
    <w:rsid w:val="009529A9"/>
    <w:rsid w:val="00952EA8"/>
    <w:rsid w:val="009532AA"/>
    <w:rsid w:val="00953766"/>
    <w:rsid w:val="009537F5"/>
    <w:rsid w:val="009538A9"/>
    <w:rsid w:val="00953973"/>
    <w:rsid w:val="00954016"/>
    <w:rsid w:val="00954263"/>
    <w:rsid w:val="00954370"/>
    <w:rsid w:val="00954382"/>
    <w:rsid w:val="00954412"/>
    <w:rsid w:val="00954760"/>
    <w:rsid w:val="00954D4C"/>
    <w:rsid w:val="00954E1A"/>
    <w:rsid w:val="009551D6"/>
    <w:rsid w:val="00955497"/>
    <w:rsid w:val="0095584A"/>
    <w:rsid w:val="00955911"/>
    <w:rsid w:val="0095603E"/>
    <w:rsid w:val="00956121"/>
    <w:rsid w:val="009562C0"/>
    <w:rsid w:val="00956336"/>
    <w:rsid w:val="00956342"/>
    <w:rsid w:val="00956546"/>
    <w:rsid w:val="009567F7"/>
    <w:rsid w:val="009568C3"/>
    <w:rsid w:val="00956A9E"/>
    <w:rsid w:val="00956B8B"/>
    <w:rsid w:val="00956E42"/>
    <w:rsid w:val="00956E6D"/>
    <w:rsid w:val="00956F83"/>
    <w:rsid w:val="00957205"/>
    <w:rsid w:val="00957502"/>
    <w:rsid w:val="009577CC"/>
    <w:rsid w:val="00957A12"/>
    <w:rsid w:val="00957BB7"/>
    <w:rsid w:val="00957C09"/>
    <w:rsid w:val="00957CC2"/>
    <w:rsid w:val="00957E51"/>
    <w:rsid w:val="00957F4D"/>
    <w:rsid w:val="0095C290"/>
    <w:rsid w:val="0095D92C"/>
    <w:rsid w:val="009602FA"/>
    <w:rsid w:val="009605E0"/>
    <w:rsid w:val="00960660"/>
    <w:rsid w:val="009606C9"/>
    <w:rsid w:val="00960B2D"/>
    <w:rsid w:val="00960F26"/>
    <w:rsid w:val="00961161"/>
    <w:rsid w:val="009611DC"/>
    <w:rsid w:val="00961367"/>
    <w:rsid w:val="0096146C"/>
    <w:rsid w:val="009615A6"/>
    <w:rsid w:val="009616B4"/>
    <w:rsid w:val="009616B9"/>
    <w:rsid w:val="00961949"/>
    <w:rsid w:val="009619F1"/>
    <w:rsid w:val="00961B1E"/>
    <w:rsid w:val="00961BD1"/>
    <w:rsid w:val="009621E7"/>
    <w:rsid w:val="0096244F"/>
    <w:rsid w:val="00962523"/>
    <w:rsid w:val="00962594"/>
    <w:rsid w:val="00962C28"/>
    <w:rsid w:val="00962ED6"/>
    <w:rsid w:val="00962EF3"/>
    <w:rsid w:val="00963798"/>
    <w:rsid w:val="00963B73"/>
    <w:rsid w:val="0096443A"/>
    <w:rsid w:val="009646D5"/>
    <w:rsid w:val="00964AAB"/>
    <w:rsid w:val="00964B41"/>
    <w:rsid w:val="00964C55"/>
    <w:rsid w:val="00964C99"/>
    <w:rsid w:val="00964D85"/>
    <w:rsid w:val="00964DF0"/>
    <w:rsid w:val="00964EB6"/>
    <w:rsid w:val="00965033"/>
    <w:rsid w:val="00965075"/>
    <w:rsid w:val="0096508F"/>
    <w:rsid w:val="009654E3"/>
    <w:rsid w:val="00965771"/>
    <w:rsid w:val="009657E1"/>
    <w:rsid w:val="009659E1"/>
    <w:rsid w:val="00965B22"/>
    <w:rsid w:val="00965BD6"/>
    <w:rsid w:val="00965C48"/>
    <w:rsid w:val="00966107"/>
    <w:rsid w:val="009665DF"/>
    <w:rsid w:val="009667BC"/>
    <w:rsid w:val="0096694D"/>
    <w:rsid w:val="00966A07"/>
    <w:rsid w:val="00966AAC"/>
    <w:rsid w:val="00966D01"/>
    <w:rsid w:val="00966F77"/>
    <w:rsid w:val="009670C4"/>
    <w:rsid w:val="00967108"/>
    <w:rsid w:val="00967160"/>
    <w:rsid w:val="009673B1"/>
    <w:rsid w:val="00967549"/>
    <w:rsid w:val="00967C37"/>
    <w:rsid w:val="0097001C"/>
    <w:rsid w:val="00970178"/>
    <w:rsid w:val="009702AE"/>
    <w:rsid w:val="00970459"/>
    <w:rsid w:val="009708FB"/>
    <w:rsid w:val="00970942"/>
    <w:rsid w:val="00970950"/>
    <w:rsid w:val="00970F26"/>
    <w:rsid w:val="009710DF"/>
    <w:rsid w:val="009711C8"/>
    <w:rsid w:val="009712C1"/>
    <w:rsid w:val="00971583"/>
    <w:rsid w:val="0097181A"/>
    <w:rsid w:val="009718FA"/>
    <w:rsid w:val="00971CB0"/>
    <w:rsid w:val="00971E0E"/>
    <w:rsid w:val="00971EC2"/>
    <w:rsid w:val="0097214C"/>
    <w:rsid w:val="009724D1"/>
    <w:rsid w:val="0097261B"/>
    <w:rsid w:val="00972817"/>
    <w:rsid w:val="00972990"/>
    <w:rsid w:val="009729E3"/>
    <w:rsid w:val="009729E6"/>
    <w:rsid w:val="00972A98"/>
    <w:rsid w:val="00972ACE"/>
    <w:rsid w:val="00972BE1"/>
    <w:rsid w:val="00972CBB"/>
    <w:rsid w:val="00972F40"/>
    <w:rsid w:val="0097330D"/>
    <w:rsid w:val="00973734"/>
    <w:rsid w:val="0097379A"/>
    <w:rsid w:val="009737BB"/>
    <w:rsid w:val="00974041"/>
    <w:rsid w:val="0097440A"/>
    <w:rsid w:val="009747B2"/>
    <w:rsid w:val="009749CB"/>
    <w:rsid w:val="0097538C"/>
    <w:rsid w:val="0097555F"/>
    <w:rsid w:val="009755D6"/>
    <w:rsid w:val="00975AFC"/>
    <w:rsid w:val="00975B25"/>
    <w:rsid w:val="0097604C"/>
    <w:rsid w:val="009763AC"/>
    <w:rsid w:val="009763E3"/>
    <w:rsid w:val="00976644"/>
    <w:rsid w:val="00976676"/>
    <w:rsid w:val="0097678E"/>
    <w:rsid w:val="00976945"/>
    <w:rsid w:val="00976975"/>
    <w:rsid w:val="009770FB"/>
    <w:rsid w:val="009771A3"/>
    <w:rsid w:val="00977342"/>
    <w:rsid w:val="0097744E"/>
    <w:rsid w:val="0097746E"/>
    <w:rsid w:val="00977644"/>
    <w:rsid w:val="0097765B"/>
    <w:rsid w:val="00977DA7"/>
    <w:rsid w:val="00977F1D"/>
    <w:rsid w:val="009800BC"/>
    <w:rsid w:val="00980289"/>
    <w:rsid w:val="009802F5"/>
    <w:rsid w:val="009803D9"/>
    <w:rsid w:val="009806BF"/>
    <w:rsid w:val="009806DB"/>
    <w:rsid w:val="00980717"/>
    <w:rsid w:val="0098096B"/>
    <w:rsid w:val="00980B85"/>
    <w:rsid w:val="00980CD9"/>
    <w:rsid w:val="00980F5F"/>
    <w:rsid w:val="00980FAD"/>
    <w:rsid w:val="00981351"/>
    <w:rsid w:val="0098140A"/>
    <w:rsid w:val="0098148A"/>
    <w:rsid w:val="00981744"/>
    <w:rsid w:val="009817E0"/>
    <w:rsid w:val="00981808"/>
    <w:rsid w:val="00981863"/>
    <w:rsid w:val="00981A20"/>
    <w:rsid w:val="00981BD1"/>
    <w:rsid w:val="00981F58"/>
    <w:rsid w:val="00982009"/>
    <w:rsid w:val="00982105"/>
    <w:rsid w:val="0098215A"/>
    <w:rsid w:val="00982167"/>
    <w:rsid w:val="0098245F"/>
    <w:rsid w:val="009827CD"/>
    <w:rsid w:val="009829A7"/>
    <w:rsid w:val="009829E1"/>
    <w:rsid w:val="00982B98"/>
    <w:rsid w:val="0098310D"/>
    <w:rsid w:val="0098355F"/>
    <w:rsid w:val="009836E3"/>
    <w:rsid w:val="009838F3"/>
    <w:rsid w:val="009839CF"/>
    <w:rsid w:val="009839E3"/>
    <w:rsid w:val="00983B8D"/>
    <w:rsid w:val="00983E68"/>
    <w:rsid w:val="00984538"/>
    <w:rsid w:val="0098461D"/>
    <w:rsid w:val="00984923"/>
    <w:rsid w:val="00984B42"/>
    <w:rsid w:val="00984C4C"/>
    <w:rsid w:val="00984C59"/>
    <w:rsid w:val="00984D5A"/>
    <w:rsid w:val="00985028"/>
    <w:rsid w:val="009851C4"/>
    <w:rsid w:val="0098577B"/>
    <w:rsid w:val="009857FE"/>
    <w:rsid w:val="00985AA9"/>
    <w:rsid w:val="00985CC3"/>
    <w:rsid w:val="00985CF9"/>
    <w:rsid w:val="00985D41"/>
    <w:rsid w:val="00985D7E"/>
    <w:rsid w:val="00985F77"/>
    <w:rsid w:val="0098623D"/>
    <w:rsid w:val="00986380"/>
    <w:rsid w:val="009866B7"/>
    <w:rsid w:val="00986947"/>
    <w:rsid w:val="00986C2A"/>
    <w:rsid w:val="00986F3F"/>
    <w:rsid w:val="00986F5D"/>
    <w:rsid w:val="00986F67"/>
    <w:rsid w:val="00986FE9"/>
    <w:rsid w:val="0098760C"/>
    <w:rsid w:val="0098782B"/>
    <w:rsid w:val="00987915"/>
    <w:rsid w:val="00987F17"/>
    <w:rsid w:val="00990052"/>
    <w:rsid w:val="00990399"/>
    <w:rsid w:val="009906F0"/>
    <w:rsid w:val="00990889"/>
    <w:rsid w:val="00990C4B"/>
    <w:rsid w:val="00990ED8"/>
    <w:rsid w:val="009910DE"/>
    <w:rsid w:val="009911A2"/>
    <w:rsid w:val="0099132D"/>
    <w:rsid w:val="00991664"/>
    <w:rsid w:val="00991837"/>
    <w:rsid w:val="00991962"/>
    <w:rsid w:val="00991996"/>
    <w:rsid w:val="00991B7B"/>
    <w:rsid w:val="00991CA5"/>
    <w:rsid w:val="00992614"/>
    <w:rsid w:val="00992932"/>
    <w:rsid w:val="00992C32"/>
    <w:rsid w:val="00992D25"/>
    <w:rsid w:val="00992DDD"/>
    <w:rsid w:val="00992E3A"/>
    <w:rsid w:val="00992E7A"/>
    <w:rsid w:val="00992F0C"/>
    <w:rsid w:val="00993134"/>
    <w:rsid w:val="00993190"/>
    <w:rsid w:val="0099336A"/>
    <w:rsid w:val="00993468"/>
    <w:rsid w:val="00993546"/>
    <w:rsid w:val="00993874"/>
    <w:rsid w:val="00993913"/>
    <w:rsid w:val="00993957"/>
    <w:rsid w:val="00993D9C"/>
    <w:rsid w:val="00993E01"/>
    <w:rsid w:val="00994369"/>
    <w:rsid w:val="009943E3"/>
    <w:rsid w:val="00994490"/>
    <w:rsid w:val="009944E4"/>
    <w:rsid w:val="00994EB1"/>
    <w:rsid w:val="009951D0"/>
    <w:rsid w:val="0099534F"/>
    <w:rsid w:val="00995EA7"/>
    <w:rsid w:val="00995FF5"/>
    <w:rsid w:val="009960DA"/>
    <w:rsid w:val="0099618A"/>
    <w:rsid w:val="009963D6"/>
    <w:rsid w:val="00996502"/>
    <w:rsid w:val="00996B7E"/>
    <w:rsid w:val="00996BBE"/>
    <w:rsid w:val="00996E86"/>
    <w:rsid w:val="0099741F"/>
    <w:rsid w:val="00997659"/>
    <w:rsid w:val="00997DE8"/>
    <w:rsid w:val="00997EAD"/>
    <w:rsid w:val="009A0044"/>
    <w:rsid w:val="009A0093"/>
    <w:rsid w:val="009A0114"/>
    <w:rsid w:val="009A0522"/>
    <w:rsid w:val="009A065F"/>
    <w:rsid w:val="009A0DAE"/>
    <w:rsid w:val="009A0EE3"/>
    <w:rsid w:val="009A0F85"/>
    <w:rsid w:val="009A0FF7"/>
    <w:rsid w:val="009A106F"/>
    <w:rsid w:val="009A112D"/>
    <w:rsid w:val="009A123C"/>
    <w:rsid w:val="009A18F5"/>
    <w:rsid w:val="009A210C"/>
    <w:rsid w:val="009A2143"/>
    <w:rsid w:val="009A2343"/>
    <w:rsid w:val="009A237C"/>
    <w:rsid w:val="009A27AC"/>
    <w:rsid w:val="009A296A"/>
    <w:rsid w:val="009A296D"/>
    <w:rsid w:val="009A2A43"/>
    <w:rsid w:val="009A2BD9"/>
    <w:rsid w:val="009A2F44"/>
    <w:rsid w:val="009A311A"/>
    <w:rsid w:val="009A3156"/>
    <w:rsid w:val="009A33E9"/>
    <w:rsid w:val="009A3591"/>
    <w:rsid w:val="009A3664"/>
    <w:rsid w:val="009A3806"/>
    <w:rsid w:val="009A385A"/>
    <w:rsid w:val="009A38D8"/>
    <w:rsid w:val="009A3B18"/>
    <w:rsid w:val="009A3CC6"/>
    <w:rsid w:val="009A3DD9"/>
    <w:rsid w:val="009A3FDD"/>
    <w:rsid w:val="009A427C"/>
    <w:rsid w:val="009A45BE"/>
    <w:rsid w:val="009A485E"/>
    <w:rsid w:val="009A48F4"/>
    <w:rsid w:val="009A4BEB"/>
    <w:rsid w:val="009A4E28"/>
    <w:rsid w:val="009A4EA5"/>
    <w:rsid w:val="009A4F04"/>
    <w:rsid w:val="009A4F1D"/>
    <w:rsid w:val="009A50D6"/>
    <w:rsid w:val="009A5251"/>
    <w:rsid w:val="009A55BA"/>
    <w:rsid w:val="009A58D8"/>
    <w:rsid w:val="009A60FB"/>
    <w:rsid w:val="009A61B9"/>
    <w:rsid w:val="009A61D0"/>
    <w:rsid w:val="009A61D5"/>
    <w:rsid w:val="009A6A71"/>
    <w:rsid w:val="009A6D0F"/>
    <w:rsid w:val="009A7223"/>
    <w:rsid w:val="009A753A"/>
    <w:rsid w:val="009A7614"/>
    <w:rsid w:val="009A7789"/>
    <w:rsid w:val="009A782B"/>
    <w:rsid w:val="009A7CAB"/>
    <w:rsid w:val="009A7CB4"/>
    <w:rsid w:val="009A7D1B"/>
    <w:rsid w:val="009AF4E9"/>
    <w:rsid w:val="009B0320"/>
    <w:rsid w:val="009B0384"/>
    <w:rsid w:val="009B04EE"/>
    <w:rsid w:val="009B0704"/>
    <w:rsid w:val="009B096C"/>
    <w:rsid w:val="009B0ADC"/>
    <w:rsid w:val="009B0B71"/>
    <w:rsid w:val="009B0FD3"/>
    <w:rsid w:val="009B1107"/>
    <w:rsid w:val="009B1290"/>
    <w:rsid w:val="009B17F4"/>
    <w:rsid w:val="009B18A0"/>
    <w:rsid w:val="009B1A12"/>
    <w:rsid w:val="009B1ABE"/>
    <w:rsid w:val="009B23FE"/>
    <w:rsid w:val="009B2A48"/>
    <w:rsid w:val="009B2F1E"/>
    <w:rsid w:val="009B30E8"/>
    <w:rsid w:val="009B3218"/>
    <w:rsid w:val="009B3494"/>
    <w:rsid w:val="009B3881"/>
    <w:rsid w:val="009B38D4"/>
    <w:rsid w:val="009B391E"/>
    <w:rsid w:val="009B3A99"/>
    <w:rsid w:val="009B4358"/>
    <w:rsid w:val="009B4976"/>
    <w:rsid w:val="009B4A24"/>
    <w:rsid w:val="009B4A6C"/>
    <w:rsid w:val="009B4B1F"/>
    <w:rsid w:val="009B4BA8"/>
    <w:rsid w:val="009B4CFA"/>
    <w:rsid w:val="009B51C8"/>
    <w:rsid w:val="009B527B"/>
    <w:rsid w:val="009B53D5"/>
    <w:rsid w:val="009B542D"/>
    <w:rsid w:val="009B55AF"/>
    <w:rsid w:val="009B55CE"/>
    <w:rsid w:val="009B5604"/>
    <w:rsid w:val="009B59D0"/>
    <w:rsid w:val="009B5C2F"/>
    <w:rsid w:val="009B6059"/>
    <w:rsid w:val="009B64E1"/>
    <w:rsid w:val="009B65CB"/>
    <w:rsid w:val="009B6699"/>
    <w:rsid w:val="009B66B8"/>
    <w:rsid w:val="009B6904"/>
    <w:rsid w:val="009B6CFB"/>
    <w:rsid w:val="009B6EEF"/>
    <w:rsid w:val="009B73E7"/>
    <w:rsid w:val="009B78D0"/>
    <w:rsid w:val="009B78D9"/>
    <w:rsid w:val="009B7957"/>
    <w:rsid w:val="009B7A1A"/>
    <w:rsid w:val="009B7CD9"/>
    <w:rsid w:val="009C052C"/>
    <w:rsid w:val="009C06C9"/>
    <w:rsid w:val="009C0ABA"/>
    <w:rsid w:val="009C0DC7"/>
    <w:rsid w:val="009C13F3"/>
    <w:rsid w:val="009C14F2"/>
    <w:rsid w:val="009C1751"/>
    <w:rsid w:val="009C1E63"/>
    <w:rsid w:val="009C1F38"/>
    <w:rsid w:val="009C241C"/>
    <w:rsid w:val="009C25F2"/>
    <w:rsid w:val="009C26DB"/>
    <w:rsid w:val="009C2787"/>
    <w:rsid w:val="009C2989"/>
    <w:rsid w:val="009C2CEE"/>
    <w:rsid w:val="009C2DE6"/>
    <w:rsid w:val="009C3829"/>
    <w:rsid w:val="009C3887"/>
    <w:rsid w:val="009C38A9"/>
    <w:rsid w:val="009C3936"/>
    <w:rsid w:val="009C3D84"/>
    <w:rsid w:val="009C3F03"/>
    <w:rsid w:val="009C4523"/>
    <w:rsid w:val="009C453C"/>
    <w:rsid w:val="009C4614"/>
    <w:rsid w:val="009C4DB5"/>
    <w:rsid w:val="009C5365"/>
    <w:rsid w:val="009C545A"/>
    <w:rsid w:val="009C54EE"/>
    <w:rsid w:val="009C57A2"/>
    <w:rsid w:val="009C5A07"/>
    <w:rsid w:val="009C5C30"/>
    <w:rsid w:val="009C65E6"/>
    <w:rsid w:val="009C660A"/>
    <w:rsid w:val="009C6657"/>
    <w:rsid w:val="009C69DA"/>
    <w:rsid w:val="009C6B2B"/>
    <w:rsid w:val="009C6C20"/>
    <w:rsid w:val="009C6D20"/>
    <w:rsid w:val="009C70FA"/>
    <w:rsid w:val="009C77B6"/>
    <w:rsid w:val="009C7BA9"/>
    <w:rsid w:val="009C7BE3"/>
    <w:rsid w:val="009C7DDB"/>
    <w:rsid w:val="009C7F5B"/>
    <w:rsid w:val="009D03B7"/>
    <w:rsid w:val="009D0665"/>
    <w:rsid w:val="009D06BD"/>
    <w:rsid w:val="009D06D5"/>
    <w:rsid w:val="009D0A8E"/>
    <w:rsid w:val="009D0D9E"/>
    <w:rsid w:val="009D0F25"/>
    <w:rsid w:val="009D0FAE"/>
    <w:rsid w:val="009D10A2"/>
    <w:rsid w:val="009D1170"/>
    <w:rsid w:val="009D1309"/>
    <w:rsid w:val="009D13AD"/>
    <w:rsid w:val="009D13F7"/>
    <w:rsid w:val="009D18B8"/>
    <w:rsid w:val="009D193D"/>
    <w:rsid w:val="009D19A6"/>
    <w:rsid w:val="009D1A2C"/>
    <w:rsid w:val="009D1C05"/>
    <w:rsid w:val="009D1D56"/>
    <w:rsid w:val="009D1DC3"/>
    <w:rsid w:val="009D1EAA"/>
    <w:rsid w:val="009D1FD2"/>
    <w:rsid w:val="009D1FE8"/>
    <w:rsid w:val="009D2560"/>
    <w:rsid w:val="009D2634"/>
    <w:rsid w:val="009D27C2"/>
    <w:rsid w:val="009D29B7"/>
    <w:rsid w:val="009D2C43"/>
    <w:rsid w:val="009D2E0F"/>
    <w:rsid w:val="009D3002"/>
    <w:rsid w:val="009D3155"/>
    <w:rsid w:val="009D315E"/>
    <w:rsid w:val="009D32E2"/>
    <w:rsid w:val="009D34A0"/>
    <w:rsid w:val="009D3530"/>
    <w:rsid w:val="009D3545"/>
    <w:rsid w:val="009D37B6"/>
    <w:rsid w:val="009D39DE"/>
    <w:rsid w:val="009D3B09"/>
    <w:rsid w:val="009D3C00"/>
    <w:rsid w:val="009D43C0"/>
    <w:rsid w:val="009D469E"/>
    <w:rsid w:val="009D4733"/>
    <w:rsid w:val="009D4786"/>
    <w:rsid w:val="009D49E3"/>
    <w:rsid w:val="009D5202"/>
    <w:rsid w:val="009D5535"/>
    <w:rsid w:val="009D569F"/>
    <w:rsid w:val="009D58CF"/>
    <w:rsid w:val="009D5A04"/>
    <w:rsid w:val="009D5B29"/>
    <w:rsid w:val="009D5B7A"/>
    <w:rsid w:val="009D5CF5"/>
    <w:rsid w:val="009D6178"/>
    <w:rsid w:val="009D6339"/>
    <w:rsid w:val="009D64E1"/>
    <w:rsid w:val="009D6585"/>
    <w:rsid w:val="009D6871"/>
    <w:rsid w:val="009D6A56"/>
    <w:rsid w:val="009D6F9E"/>
    <w:rsid w:val="009D73A6"/>
    <w:rsid w:val="009D75C0"/>
    <w:rsid w:val="009D7894"/>
    <w:rsid w:val="009D790A"/>
    <w:rsid w:val="009E0090"/>
    <w:rsid w:val="009E0162"/>
    <w:rsid w:val="009E044A"/>
    <w:rsid w:val="009E07AC"/>
    <w:rsid w:val="009E0882"/>
    <w:rsid w:val="009E0933"/>
    <w:rsid w:val="009E0B9B"/>
    <w:rsid w:val="009E0BE7"/>
    <w:rsid w:val="009E0E30"/>
    <w:rsid w:val="009E0EAE"/>
    <w:rsid w:val="009E0F76"/>
    <w:rsid w:val="009E176E"/>
    <w:rsid w:val="009E181F"/>
    <w:rsid w:val="009E186F"/>
    <w:rsid w:val="009E1BFD"/>
    <w:rsid w:val="009E1C15"/>
    <w:rsid w:val="009E1CD7"/>
    <w:rsid w:val="009E1D24"/>
    <w:rsid w:val="009E1DA7"/>
    <w:rsid w:val="009E1FA6"/>
    <w:rsid w:val="009E22FB"/>
    <w:rsid w:val="009E236A"/>
    <w:rsid w:val="009E253B"/>
    <w:rsid w:val="009E29EA"/>
    <w:rsid w:val="009E2A97"/>
    <w:rsid w:val="009E2BF8"/>
    <w:rsid w:val="009E2D5C"/>
    <w:rsid w:val="009E2D67"/>
    <w:rsid w:val="009E31C7"/>
    <w:rsid w:val="009E3230"/>
    <w:rsid w:val="009E32DB"/>
    <w:rsid w:val="009E359F"/>
    <w:rsid w:val="009E36BA"/>
    <w:rsid w:val="009E3A51"/>
    <w:rsid w:val="009E3A88"/>
    <w:rsid w:val="009E3AB2"/>
    <w:rsid w:val="009E3ADF"/>
    <w:rsid w:val="009E3AF7"/>
    <w:rsid w:val="009E3CFF"/>
    <w:rsid w:val="009E3D42"/>
    <w:rsid w:val="009E3E18"/>
    <w:rsid w:val="009E438F"/>
    <w:rsid w:val="009E444F"/>
    <w:rsid w:val="009E4523"/>
    <w:rsid w:val="009E461C"/>
    <w:rsid w:val="009E48E3"/>
    <w:rsid w:val="009E4FFF"/>
    <w:rsid w:val="009E5140"/>
    <w:rsid w:val="009E5305"/>
    <w:rsid w:val="009E5557"/>
    <w:rsid w:val="009E5C9B"/>
    <w:rsid w:val="009E5DF4"/>
    <w:rsid w:val="009E600E"/>
    <w:rsid w:val="009E601D"/>
    <w:rsid w:val="009E6218"/>
    <w:rsid w:val="009E6473"/>
    <w:rsid w:val="009E6DC9"/>
    <w:rsid w:val="009E7356"/>
    <w:rsid w:val="009E7719"/>
    <w:rsid w:val="009E7762"/>
    <w:rsid w:val="009E77C6"/>
    <w:rsid w:val="009E7922"/>
    <w:rsid w:val="009E7B50"/>
    <w:rsid w:val="009E7C9F"/>
    <w:rsid w:val="009E7D50"/>
    <w:rsid w:val="009F019D"/>
    <w:rsid w:val="009F020A"/>
    <w:rsid w:val="009F025D"/>
    <w:rsid w:val="009F03F5"/>
    <w:rsid w:val="009F0725"/>
    <w:rsid w:val="009F07A2"/>
    <w:rsid w:val="009F0866"/>
    <w:rsid w:val="009F08EC"/>
    <w:rsid w:val="009F0B2B"/>
    <w:rsid w:val="009F0BC6"/>
    <w:rsid w:val="009F1371"/>
    <w:rsid w:val="009F1420"/>
    <w:rsid w:val="009F14E5"/>
    <w:rsid w:val="009F1661"/>
    <w:rsid w:val="009F19E5"/>
    <w:rsid w:val="009F1CC5"/>
    <w:rsid w:val="009F1D3D"/>
    <w:rsid w:val="009F1DB6"/>
    <w:rsid w:val="009F1E6A"/>
    <w:rsid w:val="009F1E6B"/>
    <w:rsid w:val="009F1E95"/>
    <w:rsid w:val="009F26D4"/>
    <w:rsid w:val="009F26EC"/>
    <w:rsid w:val="009F2770"/>
    <w:rsid w:val="009F2932"/>
    <w:rsid w:val="009F2991"/>
    <w:rsid w:val="009F319E"/>
    <w:rsid w:val="009F3275"/>
    <w:rsid w:val="009F3393"/>
    <w:rsid w:val="009F370C"/>
    <w:rsid w:val="009F378F"/>
    <w:rsid w:val="009F3AD8"/>
    <w:rsid w:val="009F414F"/>
    <w:rsid w:val="009F429F"/>
    <w:rsid w:val="009F434D"/>
    <w:rsid w:val="009F4493"/>
    <w:rsid w:val="009F48B5"/>
    <w:rsid w:val="009F48C5"/>
    <w:rsid w:val="009F4902"/>
    <w:rsid w:val="009F4947"/>
    <w:rsid w:val="009F4AA3"/>
    <w:rsid w:val="009F4B97"/>
    <w:rsid w:val="009F5135"/>
    <w:rsid w:val="009F51B0"/>
    <w:rsid w:val="009F5499"/>
    <w:rsid w:val="009F5A86"/>
    <w:rsid w:val="009F5DEF"/>
    <w:rsid w:val="009F5E4B"/>
    <w:rsid w:val="009F602C"/>
    <w:rsid w:val="009F60A7"/>
    <w:rsid w:val="009F650A"/>
    <w:rsid w:val="009F659A"/>
    <w:rsid w:val="009F66F2"/>
    <w:rsid w:val="009F6B45"/>
    <w:rsid w:val="009F6C71"/>
    <w:rsid w:val="009F6EAF"/>
    <w:rsid w:val="009F6EC1"/>
    <w:rsid w:val="009F742C"/>
    <w:rsid w:val="009F7516"/>
    <w:rsid w:val="009F79EC"/>
    <w:rsid w:val="009F7C20"/>
    <w:rsid w:val="009FA5F6"/>
    <w:rsid w:val="00A001EB"/>
    <w:rsid w:val="00A00656"/>
    <w:rsid w:val="00A007E8"/>
    <w:rsid w:val="00A0082C"/>
    <w:rsid w:val="00A00894"/>
    <w:rsid w:val="00A00BF8"/>
    <w:rsid w:val="00A012BA"/>
    <w:rsid w:val="00A01730"/>
    <w:rsid w:val="00A01932"/>
    <w:rsid w:val="00A019EC"/>
    <w:rsid w:val="00A01D96"/>
    <w:rsid w:val="00A02081"/>
    <w:rsid w:val="00A025AB"/>
    <w:rsid w:val="00A025BF"/>
    <w:rsid w:val="00A0270F"/>
    <w:rsid w:val="00A02AA5"/>
    <w:rsid w:val="00A02C39"/>
    <w:rsid w:val="00A02EAD"/>
    <w:rsid w:val="00A02FFE"/>
    <w:rsid w:val="00A0355C"/>
    <w:rsid w:val="00A036CE"/>
    <w:rsid w:val="00A03751"/>
    <w:rsid w:val="00A03B8F"/>
    <w:rsid w:val="00A03DD1"/>
    <w:rsid w:val="00A03E1B"/>
    <w:rsid w:val="00A03F6B"/>
    <w:rsid w:val="00A041BE"/>
    <w:rsid w:val="00A04576"/>
    <w:rsid w:val="00A049F0"/>
    <w:rsid w:val="00A04A91"/>
    <w:rsid w:val="00A04ADE"/>
    <w:rsid w:val="00A04B2D"/>
    <w:rsid w:val="00A04F98"/>
    <w:rsid w:val="00A05065"/>
    <w:rsid w:val="00A050BC"/>
    <w:rsid w:val="00A0518C"/>
    <w:rsid w:val="00A05B0E"/>
    <w:rsid w:val="00A05B61"/>
    <w:rsid w:val="00A05F1E"/>
    <w:rsid w:val="00A0602A"/>
    <w:rsid w:val="00A063CB"/>
    <w:rsid w:val="00A066FC"/>
    <w:rsid w:val="00A06894"/>
    <w:rsid w:val="00A0699A"/>
    <w:rsid w:val="00A07217"/>
    <w:rsid w:val="00A0725D"/>
    <w:rsid w:val="00A075C1"/>
    <w:rsid w:val="00A07743"/>
    <w:rsid w:val="00A07E2F"/>
    <w:rsid w:val="00A100B4"/>
    <w:rsid w:val="00A1018D"/>
    <w:rsid w:val="00A101C8"/>
    <w:rsid w:val="00A101DB"/>
    <w:rsid w:val="00A102AC"/>
    <w:rsid w:val="00A10730"/>
    <w:rsid w:val="00A108B9"/>
    <w:rsid w:val="00A108BF"/>
    <w:rsid w:val="00A108D6"/>
    <w:rsid w:val="00A10CC8"/>
    <w:rsid w:val="00A10CFF"/>
    <w:rsid w:val="00A111DD"/>
    <w:rsid w:val="00A113F6"/>
    <w:rsid w:val="00A1161C"/>
    <w:rsid w:val="00A11862"/>
    <w:rsid w:val="00A1197B"/>
    <w:rsid w:val="00A11E78"/>
    <w:rsid w:val="00A11E7B"/>
    <w:rsid w:val="00A11EC7"/>
    <w:rsid w:val="00A11FAA"/>
    <w:rsid w:val="00A1204B"/>
    <w:rsid w:val="00A12080"/>
    <w:rsid w:val="00A122EF"/>
    <w:rsid w:val="00A1238F"/>
    <w:rsid w:val="00A12DC8"/>
    <w:rsid w:val="00A12EB6"/>
    <w:rsid w:val="00A12FB8"/>
    <w:rsid w:val="00A130E9"/>
    <w:rsid w:val="00A132BE"/>
    <w:rsid w:val="00A13491"/>
    <w:rsid w:val="00A13523"/>
    <w:rsid w:val="00A1365D"/>
    <w:rsid w:val="00A1373C"/>
    <w:rsid w:val="00A138B6"/>
    <w:rsid w:val="00A1395D"/>
    <w:rsid w:val="00A13BE3"/>
    <w:rsid w:val="00A13CB7"/>
    <w:rsid w:val="00A13D11"/>
    <w:rsid w:val="00A13E30"/>
    <w:rsid w:val="00A1409B"/>
    <w:rsid w:val="00A14133"/>
    <w:rsid w:val="00A1436A"/>
    <w:rsid w:val="00A14397"/>
    <w:rsid w:val="00A146A4"/>
    <w:rsid w:val="00A149E6"/>
    <w:rsid w:val="00A14F4A"/>
    <w:rsid w:val="00A150BA"/>
    <w:rsid w:val="00A1531C"/>
    <w:rsid w:val="00A1546B"/>
    <w:rsid w:val="00A154ED"/>
    <w:rsid w:val="00A155A5"/>
    <w:rsid w:val="00A15744"/>
    <w:rsid w:val="00A15784"/>
    <w:rsid w:val="00A15A1E"/>
    <w:rsid w:val="00A15D64"/>
    <w:rsid w:val="00A15E5C"/>
    <w:rsid w:val="00A16686"/>
    <w:rsid w:val="00A16890"/>
    <w:rsid w:val="00A16CFB"/>
    <w:rsid w:val="00A16E69"/>
    <w:rsid w:val="00A16EBF"/>
    <w:rsid w:val="00A174FB"/>
    <w:rsid w:val="00A17675"/>
    <w:rsid w:val="00A17955"/>
    <w:rsid w:val="00A17B45"/>
    <w:rsid w:val="00A20424"/>
    <w:rsid w:val="00A2051C"/>
    <w:rsid w:val="00A2091A"/>
    <w:rsid w:val="00A20CF2"/>
    <w:rsid w:val="00A20DD3"/>
    <w:rsid w:val="00A21372"/>
    <w:rsid w:val="00A2159C"/>
    <w:rsid w:val="00A21760"/>
    <w:rsid w:val="00A21B21"/>
    <w:rsid w:val="00A21B2A"/>
    <w:rsid w:val="00A21BE2"/>
    <w:rsid w:val="00A221AE"/>
    <w:rsid w:val="00A227DE"/>
    <w:rsid w:val="00A22820"/>
    <w:rsid w:val="00A228D2"/>
    <w:rsid w:val="00A22C75"/>
    <w:rsid w:val="00A22DF8"/>
    <w:rsid w:val="00A23072"/>
    <w:rsid w:val="00A23134"/>
    <w:rsid w:val="00A23284"/>
    <w:rsid w:val="00A2356A"/>
    <w:rsid w:val="00A23641"/>
    <w:rsid w:val="00A23779"/>
    <w:rsid w:val="00A23995"/>
    <w:rsid w:val="00A239A9"/>
    <w:rsid w:val="00A23B99"/>
    <w:rsid w:val="00A23C1C"/>
    <w:rsid w:val="00A23C2D"/>
    <w:rsid w:val="00A23EF6"/>
    <w:rsid w:val="00A23FC8"/>
    <w:rsid w:val="00A24050"/>
    <w:rsid w:val="00A242C4"/>
    <w:rsid w:val="00A242EC"/>
    <w:rsid w:val="00A247A7"/>
    <w:rsid w:val="00A24984"/>
    <w:rsid w:val="00A24A73"/>
    <w:rsid w:val="00A24C9D"/>
    <w:rsid w:val="00A24FDD"/>
    <w:rsid w:val="00A25070"/>
    <w:rsid w:val="00A252E3"/>
    <w:rsid w:val="00A25472"/>
    <w:rsid w:val="00A257FB"/>
    <w:rsid w:val="00A2580D"/>
    <w:rsid w:val="00A25993"/>
    <w:rsid w:val="00A25A84"/>
    <w:rsid w:val="00A25CE0"/>
    <w:rsid w:val="00A25EC9"/>
    <w:rsid w:val="00A25FC6"/>
    <w:rsid w:val="00A26008"/>
    <w:rsid w:val="00A261F5"/>
    <w:rsid w:val="00A261F7"/>
    <w:rsid w:val="00A2625A"/>
    <w:rsid w:val="00A2646F"/>
    <w:rsid w:val="00A2658C"/>
    <w:rsid w:val="00A265FA"/>
    <w:rsid w:val="00A26786"/>
    <w:rsid w:val="00A269C7"/>
    <w:rsid w:val="00A26A5F"/>
    <w:rsid w:val="00A26B60"/>
    <w:rsid w:val="00A26D15"/>
    <w:rsid w:val="00A27027"/>
    <w:rsid w:val="00A2704E"/>
    <w:rsid w:val="00A3016B"/>
    <w:rsid w:val="00A3019E"/>
    <w:rsid w:val="00A30429"/>
    <w:rsid w:val="00A304D5"/>
    <w:rsid w:val="00A3066C"/>
    <w:rsid w:val="00A30985"/>
    <w:rsid w:val="00A30D80"/>
    <w:rsid w:val="00A3114B"/>
    <w:rsid w:val="00A314C0"/>
    <w:rsid w:val="00A318A3"/>
    <w:rsid w:val="00A3194F"/>
    <w:rsid w:val="00A31AB7"/>
    <w:rsid w:val="00A3207A"/>
    <w:rsid w:val="00A32280"/>
    <w:rsid w:val="00A32349"/>
    <w:rsid w:val="00A324FC"/>
    <w:rsid w:val="00A32562"/>
    <w:rsid w:val="00A3261D"/>
    <w:rsid w:val="00A329D5"/>
    <w:rsid w:val="00A32BBF"/>
    <w:rsid w:val="00A32D5D"/>
    <w:rsid w:val="00A3320A"/>
    <w:rsid w:val="00A33310"/>
    <w:rsid w:val="00A33612"/>
    <w:rsid w:val="00A336AE"/>
    <w:rsid w:val="00A337C8"/>
    <w:rsid w:val="00A33B6F"/>
    <w:rsid w:val="00A33C6A"/>
    <w:rsid w:val="00A33E1D"/>
    <w:rsid w:val="00A341AE"/>
    <w:rsid w:val="00A34273"/>
    <w:rsid w:val="00A34282"/>
    <w:rsid w:val="00A343B6"/>
    <w:rsid w:val="00A3467C"/>
    <w:rsid w:val="00A34807"/>
    <w:rsid w:val="00A34E7F"/>
    <w:rsid w:val="00A34EBA"/>
    <w:rsid w:val="00A34ECD"/>
    <w:rsid w:val="00A34FEC"/>
    <w:rsid w:val="00A3506B"/>
    <w:rsid w:val="00A351FE"/>
    <w:rsid w:val="00A35338"/>
    <w:rsid w:val="00A3576C"/>
    <w:rsid w:val="00A3579F"/>
    <w:rsid w:val="00A35D8B"/>
    <w:rsid w:val="00A35F6E"/>
    <w:rsid w:val="00A35FA1"/>
    <w:rsid w:val="00A35FD3"/>
    <w:rsid w:val="00A363F1"/>
    <w:rsid w:val="00A36441"/>
    <w:rsid w:val="00A36596"/>
    <w:rsid w:val="00A367F7"/>
    <w:rsid w:val="00A36E03"/>
    <w:rsid w:val="00A37031"/>
    <w:rsid w:val="00A37165"/>
    <w:rsid w:val="00A37224"/>
    <w:rsid w:val="00A3727E"/>
    <w:rsid w:val="00A372D8"/>
    <w:rsid w:val="00A37AEC"/>
    <w:rsid w:val="00A37C53"/>
    <w:rsid w:val="00A37C82"/>
    <w:rsid w:val="00A37E05"/>
    <w:rsid w:val="00A37FC8"/>
    <w:rsid w:val="00A400E3"/>
    <w:rsid w:val="00A401D7"/>
    <w:rsid w:val="00A40280"/>
    <w:rsid w:val="00A4066E"/>
    <w:rsid w:val="00A4088E"/>
    <w:rsid w:val="00A40A36"/>
    <w:rsid w:val="00A40BBC"/>
    <w:rsid w:val="00A40F8F"/>
    <w:rsid w:val="00A40FD6"/>
    <w:rsid w:val="00A40FFE"/>
    <w:rsid w:val="00A4108F"/>
    <w:rsid w:val="00A410F5"/>
    <w:rsid w:val="00A413E2"/>
    <w:rsid w:val="00A4165E"/>
    <w:rsid w:val="00A41926"/>
    <w:rsid w:val="00A41BF2"/>
    <w:rsid w:val="00A41D64"/>
    <w:rsid w:val="00A422A3"/>
    <w:rsid w:val="00A42858"/>
    <w:rsid w:val="00A42BBD"/>
    <w:rsid w:val="00A42CF8"/>
    <w:rsid w:val="00A42DC1"/>
    <w:rsid w:val="00A4308D"/>
    <w:rsid w:val="00A431EA"/>
    <w:rsid w:val="00A43223"/>
    <w:rsid w:val="00A4323F"/>
    <w:rsid w:val="00A4336F"/>
    <w:rsid w:val="00A43654"/>
    <w:rsid w:val="00A43D22"/>
    <w:rsid w:val="00A43DC3"/>
    <w:rsid w:val="00A4425C"/>
    <w:rsid w:val="00A443F0"/>
    <w:rsid w:val="00A44872"/>
    <w:rsid w:val="00A44BBE"/>
    <w:rsid w:val="00A454CE"/>
    <w:rsid w:val="00A4663C"/>
    <w:rsid w:val="00A466E8"/>
    <w:rsid w:val="00A46722"/>
    <w:rsid w:val="00A468FE"/>
    <w:rsid w:val="00A46B2E"/>
    <w:rsid w:val="00A47154"/>
    <w:rsid w:val="00A47171"/>
    <w:rsid w:val="00A476B4"/>
    <w:rsid w:val="00A47EAA"/>
    <w:rsid w:val="00A4DB23"/>
    <w:rsid w:val="00A5017D"/>
    <w:rsid w:val="00A50214"/>
    <w:rsid w:val="00A503D1"/>
    <w:rsid w:val="00A504D1"/>
    <w:rsid w:val="00A508CF"/>
    <w:rsid w:val="00A50ADB"/>
    <w:rsid w:val="00A50C42"/>
    <w:rsid w:val="00A50DF3"/>
    <w:rsid w:val="00A50F04"/>
    <w:rsid w:val="00A5116D"/>
    <w:rsid w:val="00A5119C"/>
    <w:rsid w:val="00A511CB"/>
    <w:rsid w:val="00A515DE"/>
    <w:rsid w:val="00A515FD"/>
    <w:rsid w:val="00A51633"/>
    <w:rsid w:val="00A5169E"/>
    <w:rsid w:val="00A51A78"/>
    <w:rsid w:val="00A51BF9"/>
    <w:rsid w:val="00A52114"/>
    <w:rsid w:val="00A521BD"/>
    <w:rsid w:val="00A522C2"/>
    <w:rsid w:val="00A525F2"/>
    <w:rsid w:val="00A52644"/>
    <w:rsid w:val="00A52729"/>
    <w:rsid w:val="00A5280E"/>
    <w:rsid w:val="00A528B5"/>
    <w:rsid w:val="00A52ACC"/>
    <w:rsid w:val="00A52EC7"/>
    <w:rsid w:val="00A5301B"/>
    <w:rsid w:val="00A53023"/>
    <w:rsid w:val="00A535B9"/>
    <w:rsid w:val="00A53A70"/>
    <w:rsid w:val="00A53B42"/>
    <w:rsid w:val="00A53B47"/>
    <w:rsid w:val="00A53C03"/>
    <w:rsid w:val="00A53C28"/>
    <w:rsid w:val="00A53C36"/>
    <w:rsid w:val="00A53E23"/>
    <w:rsid w:val="00A53F86"/>
    <w:rsid w:val="00A5467E"/>
    <w:rsid w:val="00A54800"/>
    <w:rsid w:val="00A5496B"/>
    <w:rsid w:val="00A54B5D"/>
    <w:rsid w:val="00A551ED"/>
    <w:rsid w:val="00A5520E"/>
    <w:rsid w:val="00A55A01"/>
    <w:rsid w:val="00A55CD3"/>
    <w:rsid w:val="00A55E3F"/>
    <w:rsid w:val="00A563C5"/>
    <w:rsid w:val="00A56450"/>
    <w:rsid w:val="00A5662E"/>
    <w:rsid w:val="00A568A5"/>
    <w:rsid w:val="00A56DE4"/>
    <w:rsid w:val="00A56E26"/>
    <w:rsid w:val="00A56E36"/>
    <w:rsid w:val="00A57103"/>
    <w:rsid w:val="00A57290"/>
    <w:rsid w:val="00A57899"/>
    <w:rsid w:val="00A57B4A"/>
    <w:rsid w:val="00A57D5C"/>
    <w:rsid w:val="00A57F18"/>
    <w:rsid w:val="00A57F93"/>
    <w:rsid w:val="00A6011E"/>
    <w:rsid w:val="00A601FF"/>
    <w:rsid w:val="00A60228"/>
    <w:rsid w:val="00A60378"/>
    <w:rsid w:val="00A60598"/>
    <w:rsid w:val="00A60666"/>
    <w:rsid w:val="00A607D3"/>
    <w:rsid w:val="00A60B94"/>
    <w:rsid w:val="00A60D4C"/>
    <w:rsid w:val="00A61149"/>
    <w:rsid w:val="00A61222"/>
    <w:rsid w:val="00A6151D"/>
    <w:rsid w:val="00A61539"/>
    <w:rsid w:val="00A6157B"/>
    <w:rsid w:val="00A6169B"/>
    <w:rsid w:val="00A6188F"/>
    <w:rsid w:val="00A61C90"/>
    <w:rsid w:val="00A62082"/>
    <w:rsid w:val="00A620C8"/>
    <w:rsid w:val="00A62A81"/>
    <w:rsid w:val="00A62AD1"/>
    <w:rsid w:val="00A62B4F"/>
    <w:rsid w:val="00A62B7F"/>
    <w:rsid w:val="00A62C64"/>
    <w:rsid w:val="00A62F66"/>
    <w:rsid w:val="00A633CE"/>
    <w:rsid w:val="00A633E8"/>
    <w:rsid w:val="00A63434"/>
    <w:rsid w:val="00A636D8"/>
    <w:rsid w:val="00A637FD"/>
    <w:rsid w:val="00A63958"/>
    <w:rsid w:val="00A6399B"/>
    <w:rsid w:val="00A63A87"/>
    <w:rsid w:val="00A63BA7"/>
    <w:rsid w:val="00A63DC1"/>
    <w:rsid w:val="00A640D2"/>
    <w:rsid w:val="00A641A6"/>
    <w:rsid w:val="00A64495"/>
    <w:rsid w:val="00A644C2"/>
    <w:rsid w:val="00A6470A"/>
    <w:rsid w:val="00A64816"/>
    <w:rsid w:val="00A64A16"/>
    <w:rsid w:val="00A64BC9"/>
    <w:rsid w:val="00A64C12"/>
    <w:rsid w:val="00A64F1F"/>
    <w:rsid w:val="00A64FC6"/>
    <w:rsid w:val="00A6503D"/>
    <w:rsid w:val="00A65094"/>
    <w:rsid w:val="00A65222"/>
    <w:rsid w:val="00A6522E"/>
    <w:rsid w:val="00A659B3"/>
    <w:rsid w:val="00A659E2"/>
    <w:rsid w:val="00A65A96"/>
    <w:rsid w:val="00A65A97"/>
    <w:rsid w:val="00A65F23"/>
    <w:rsid w:val="00A65F2F"/>
    <w:rsid w:val="00A6600B"/>
    <w:rsid w:val="00A660DA"/>
    <w:rsid w:val="00A66279"/>
    <w:rsid w:val="00A6637D"/>
    <w:rsid w:val="00A665F0"/>
    <w:rsid w:val="00A667CE"/>
    <w:rsid w:val="00A66A39"/>
    <w:rsid w:val="00A66CBD"/>
    <w:rsid w:val="00A66D20"/>
    <w:rsid w:val="00A66D94"/>
    <w:rsid w:val="00A67066"/>
    <w:rsid w:val="00A67093"/>
    <w:rsid w:val="00A6719E"/>
    <w:rsid w:val="00A676F2"/>
    <w:rsid w:val="00A67E62"/>
    <w:rsid w:val="00A67FC1"/>
    <w:rsid w:val="00A6D42F"/>
    <w:rsid w:val="00A70277"/>
    <w:rsid w:val="00A705B8"/>
    <w:rsid w:val="00A70648"/>
    <w:rsid w:val="00A70804"/>
    <w:rsid w:val="00A71062"/>
    <w:rsid w:val="00A71154"/>
    <w:rsid w:val="00A71216"/>
    <w:rsid w:val="00A714DC"/>
    <w:rsid w:val="00A71789"/>
    <w:rsid w:val="00A721BD"/>
    <w:rsid w:val="00A72242"/>
    <w:rsid w:val="00A7279B"/>
    <w:rsid w:val="00A73077"/>
    <w:rsid w:val="00A7311F"/>
    <w:rsid w:val="00A73562"/>
    <w:rsid w:val="00A737FF"/>
    <w:rsid w:val="00A73E13"/>
    <w:rsid w:val="00A74253"/>
    <w:rsid w:val="00A744FC"/>
    <w:rsid w:val="00A7483E"/>
    <w:rsid w:val="00A74DDE"/>
    <w:rsid w:val="00A74E43"/>
    <w:rsid w:val="00A74EDD"/>
    <w:rsid w:val="00A75336"/>
    <w:rsid w:val="00A754D1"/>
    <w:rsid w:val="00A755F5"/>
    <w:rsid w:val="00A75EBC"/>
    <w:rsid w:val="00A75F5B"/>
    <w:rsid w:val="00A75FC3"/>
    <w:rsid w:val="00A760A2"/>
    <w:rsid w:val="00A7639E"/>
    <w:rsid w:val="00A76781"/>
    <w:rsid w:val="00A76A07"/>
    <w:rsid w:val="00A76E8A"/>
    <w:rsid w:val="00A77023"/>
    <w:rsid w:val="00A77059"/>
    <w:rsid w:val="00A77159"/>
    <w:rsid w:val="00A77494"/>
    <w:rsid w:val="00A777DA"/>
    <w:rsid w:val="00A778DC"/>
    <w:rsid w:val="00A77B3F"/>
    <w:rsid w:val="00A77E0A"/>
    <w:rsid w:val="00A77E47"/>
    <w:rsid w:val="00A80074"/>
    <w:rsid w:val="00A80113"/>
    <w:rsid w:val="00A80321"/>
    <w:rsid w:val="00A80417"/>
    <w:rsid w:val="00A80482"/>
    <w:rsid w:val="00A8054A"/>
    <w:rsid w:val="00A807DB"/>
    <w:rsid w:val="00A808BE"/>
    <w:rsid w:val="00A80980"/>
    <w:rsid w:val="00A80B52"/>
    <w:rsid w:val="00A80DEB"/>
    <w:rsid w:val="00A80ECE"/>
    <w:rsid w:val="00A80F82"/>
    <w:rsid w:val="00A8102D"/>
    <w:rsid w:val="00A81220"/>
    <w:rsid w:val="00A8169F"/>
    <w:rsid w:val="00A81709"/>
    <w:rsid w:val="00A8199D"/>
    <w:rsid w:val="00A81AA6"/>
    <w:rsid w:val="00A82070"/>
    <w:rsid w:val="00A8253B"/>
    <w:rsid w:val="00A825E1"/>
    <w:rsid w:val="00A8268D"/>
    <w:rsid w:val="00A82B99"/>
    <w:rsid w:val="00A82BBA"/>
    <w:rsid w:val="00A82BE5"/>
    <w:rsid w:val="00A82C7F"/>
    <w:rsid w:val="00A82FA1"/>
    <w:rsid w:val="00A83228"/>
    <w:rsid w:val="00A83362"/>
    <w:rsid w:val="00A83495"/>
    <w:rsid w:val="00A83559"/>
    <w:rsid w:val="00A8356B"/>
    <w:rsid w:val="00A8375D"/>
    <w:rsid w:val="00A83CAF"/>
    <w:rsid w:val="00A84191"/>
    <w:rsid w:val="00A84320"/>
    <w:rsid w:val="00A843DB"/>
    <w:rsid w:val="00A84755"/>
    <w:rsid w:val="00A84769"/>
    <w:rsid w:val="00A847FA"/>
    <w:rsid w:val="00A848F6"/>
    <w:rsid w:val="00A84B69"/>
    <w:rsid w:val="00A84D3C"/>
    <w:rsid w:val="00A84D91"/>
    <w:rsid w:val="00A84F5F"/>
    <w:rsid w:val="00A8501D"/>
    <w:rsid w:val="00A85148"/>
    <w:rsid w:val="00A8517C"/>
    <w:rsid w:val="00A85414"/>
    <w:rsid w:val="00A8583E"/>
    <w:rsid w:val="00A85B7A"/>
    <w:rsid w:val="00A85BED"/>
    <w:rsid w:val="00A85DA9"/>
    <w:rsid w:val="00A86020"/>
    <w:rsid w:val="00A86214"/>
    <w:rsid w:val="00A863CC"/>
    <w:rsid w:val="00A86416"/>
    <w:rsid w:val="00A86690"/>
    <w:rsid w:val="00A866E2"/>
    <w:rsid w:val="00A866E6"/>
    <w:rsid w:val="00A86D4B"/>
    <w:rsid w:val="00A87015"/>
    <w:rsid w:val="00A87283"/>
    <w:rsid w:val="00A875F4"/>
    <w:rsid w:val="00A877D5"/>
    <w:rsid w:val="00A87984"/>
    <w:rsid w:val="00A87A63"/>
    <w:rsid w:val="00A87AA6"/>
    <w:rsid w:val="00A87D89"/>
    <w:rsid w:val="00A87F2E"/>
    <w:rsid w:val="00A90031"/>
    <w:rsid w:val="00A90549"/>
    <w:rsid w:val="00A90998"/>
    <w:rsid w:val="00A90F01"/>
    <w:rsid w:val="00A91294"/>
    <w:rsid w:val="00A912EB"/>
    <w:rsid w:val="00A9131B"/>
    <w:rsid w:val="00A91532"/>
    <w:rsid w:val="00A9153B"/>
    <w:rsid w:val="00A919E9"/>
    <w:rsid w:val="00A91DA1"/>
    <w:rsid w:val="00A92195"/>
    <w:rsid w:val="00A92570"/>
    <w:rsid w:val="00A92663"/>
    <w:rsid w:val="00A9276A"/>
    <w:rsid w:val="00A929F8"/>
    <w:rsid w:val="00A92AB1"/>
    <w:rsid w:val="00A92BBF"/>
    <w:rsid w:val="00A931A2"/>
    <w:rsid w:val="00A9324B"/>
    <w:rsid w:val="00A9330D"/>
    <w:rsid w:val="00A93370"/>
    <w:rsid w:val="00A934EC"/>
    <w:rsid w:val="00A93AE2"/>
    <w:rsid w:val="00A93BD5"/>
    <w:rsid w:val="00A93BD6"/>
    <w:rsid w:val="00A93D93"/>
    <w:rsid w:val="00A94086"/>
    <w:rsid w:val="00A945FD"/>
    <w:rsid w:val="00A9471F"/>
    <w:rsid w:val="00A94974"/>
    <w:rsid w:val="00A94D37"/>
    <w:rsid w:val="00A950EF"/>
    <w:rsid w:val="00A9529D"/>
    <w:rsid w:val="00A95394"/>
    <w:rsid w:val="00A95401"/>
    <w:rsid w:val="00A954F9"/>
    <w:rsid w:val="00A95927"/>
    <w:rsid w:val="00A95942"/>
    <w:rsid w:val="00A95994"/>
    <w:rsid w:val="00A95C0F"/>
    <w:rsid w:val="00A960E1"/>
    <w:rsid w:val="00A961A9"/>
    <w:rsid w:val="00A96237"/>
    <w:rsid w:val="00A9672E"/>
    <w:rsid w:val="00A96976"/>
    <w:rsid w:val="00A96A24"/>
    <w:rsid w:val="00A96D65"/>
    <w:rsid w:val="00A96EBB"/>
    <w:rsid w:val="00A96F58"/>
    <w:rsid w:val="00A96F8D"/>
    <w:rsid w:val="00A96FBB"/>
    <w:rsid w:val="00A97036"/>
    <w:rsid w:val="00A97263"/>
    <w:rsid w:val="00A9740C"/>
    <w:rsid w:val="00A9741F"/>
    <w:rsid w:val="00A974D9"/>
    <w:rsid w:val="00A974E2"/>
    <w:rsid w:val="00A975DB"/>
    <w:rsid w:val="00A976C9"/>
    <w:rsid w:val="00A97784"/>
    <w:rsid w:val="00A978EA"/>
    <w:rsid w:val="00A97DC0"/>
    <w:rsid w:val="00A998D1"/>
    <w:rsid w:val="00AA013D"/>
    <w:rsid w:val="00AA073F"/>
    <w:rsid w:val="00AA0790"/>
    <w:rsid w:val="00AA08E6"/>
    <w:rsid w:val="00AA0A9E"/>
    <w:rsid w:val="00AA0ACE"/>
    <w:rsid w:val="00AA0C6C"/>
    <w:rsid w:val="00AA135C"/>
    <w:rsid w:val="00AA13B7"/>
    <w:rsid w:val="00AA18FC"/>
    <w:rsid w:val="00AA1A7D"/>
    <w:rsid w:val="00AA1C1C"/>
    <w:rsid w:val="00AA1EC5"/>
    <w:rsid w:val="00AA1FEA"/>
    <w:rsid w:val="00AA2030"/>
    <w:rsid w:val="00AA2475"/>
    <w:rsid w:val="00AA2492"/>
    <w:rsid w:val="00AA276C"/>
    <w:rsid w:val="00AA2D84"/>
    <w:rsid w:val="00AA3243"/>
    <w:rsid w:val="00AA3466"/>
    <w:rsid w:val="00AA34FF"/>
    <w:rsid w:val="00AA3604"/>
    <w:rsid w:val="00AA38EB"/>
    <w:rsid w:val="00AA38F1"/>
    <w:rsid w:val="00AA3CF4"/>
    <w:rsid w:val="00AA3E4A"/>
    <w:rsid w:val="00AA42C6"/>
    <w:rsid w:val="00AA4438"/>
    <w:rsid w:val="00AA476B"/>
    <w:rsid w:val="00AA4EE5"/>
    <w:rsid w:val="00AA4FAE"/>
    <w:rsid w:val="00AA51ED"/>
    <w:rsid w:val="00AA5407"/>
    <w:rsid w:val="00AA552C"/>
    <w:rsid w:val="00AA55B7"/>
    <w:rsid w:val="00AA55C0"/>
    <w:rsid w:val="00AA56B9"/>
    <w:rsid w:val="00AA5A2B"/>
    <w:rsid w:val="00AA5A91"/>
    <w:rsid w:val="00AA5BCD"/>
    <w:rsid w:val="00AA5C6A"/>
    <w:rsid w:val="00AA5D9C"/>
    <w:rsid w:val="00AA5DCB"/>
    <w:rsid w:val="00AA5F34"/>
    <w:rsid w:val="00AA615E"/>
    <w:rsid w:val="00AA6298"/>
    <w:rsid w:val="00AA62C3"/>
    <w:rsid w:val="00AA63F0"/>
    <w:rsid w:val="00AA6745"/>
    <w:rsid w:val="00AA68C9"/>
    <w:rsid w:val="00AA6BD2"/>
    <w:rsid w:val="00AA716B"/>
    <w:rsid w:val="00AA71F4"/>
    <w:rsid w:val="00AA736D"/>
    <w:rsid w:val="00AA79B9"/>
    <w:rsid w:val="00AA7ACF"/>
    <w:rsid w:val="00AA7B15"/>
    <w:rsid w:val="00AB0395"/>
    <w:rsid w:val="00AB05FD"/>
    <w:rsid w:val="00AB0AEF"/>
    <w:rsid w:val="00AB0B0B"/>
    <w:rsid w:val="00AB0CDE"/>
    <w:rsid w:val="00AB0EB7"/>
    <w:rsid w:val="00AB14B9"/>
    <w:rsid w:val="00AB15B9"/>
    <w:rsid w:val="00AB1873"/>
    <w:rsid w:val="00AB1D55"/>
    <w:rsid w:val="00AB214B"/>
    <w:rsid w:val="00AB2157"/>
    <w:rsid w:val="00AB225E"/>
    <w:rsid w:val="00AB2553"/>
    <w:rsid w:val="00AB2640"/>
    <w:rsid w:val="00AB2891"/>
    <w:rsid w:val="00AB2E9B"/>
    <w:rsid w:val="00AB31B9"/>
    <w:rsid w:val="00AB331F"/>
    <w:rsid w:val="00AB3409"/>
    <w:rsid w:val="00AB3464"/>
    <w:rsid w:val="00AB3B6D"/>
    <w:rsid w:val="00AB3B93"/>
    <w:rsid w:val="00AB3BCA"/>
    <w:rsid w:val="00AB4145"/>
    <w:rsid w:val="00AB4170"/>
    <w:rsid w:val="00AB41DD"/>
    <w:rsid w:val="00AB43EB"/>
    <w:rsid w:val="00AB45DF"/>
    <w:rsid w:val="00AB485C"/>
    <w:rsid w:val="00AB486F"/>
    <w:rsid w:val="00AB4A11"/>
    <w:rsid w:val="00AB4BF0"/>
    <w:rsid w:val="00AB4CB6"/>
    <w:rsid w:val="00AB4DFC"/>
    <w:rsid w:val="00AB50F9"/>
    <w:rsid w:val="00AB556E"/>
    <w:rsid w:val="00AB575C"/>
    <w:rsid w:val="00AB582D"/>
    <w:rsid w:val="00AB5A56"/>
    <w:rsid w:val="00AB5BAB"/>
    <w:rsid w:val="00AB5DC8"/>
    <w:rsid w:val="00AB627D"/>
    <w:rsid w:val="00AB6453"/>
    <w:rsid w:val="00AB6547"/>
    <w:rsid w:val="00AB66F9"/>
    <w:rsid w:val="00AB6729"/>
    <w:rsid w:val="00AB67F0"/>
    <w:rsid w:val="00AB6E05"/>
    <w:rsid w:val="00AB6E63"/>
    <w:rsid w:val="00AB70C5"/>
    <w:rsid w:val="00AB727D"/>
    <w:rsid w:val="00AB7499"/>
    <w:rsid w:val="00AB7935"/>
    <w:rsid w:val="00AB7952"/>
    <w:rsid w:val="00AB7BC0"/>
    <w:rsid w:val="00AB7FD0"/>
    <w:rsid w:val="00AC03C2"/>
    <w:rsid w:val="00AC04DA"/>
    <w:rsid w:val="00AC052F"/>
    <w:rsid w:val="00AC075B"/>
    <w:rsid w:val="00AC0B3A"/>
    <w:rsid w:val="00AC0F88"/>
    <w:rsid w:val="00AC124A"/>
    <w:rsid w:val="00AC12E1"/>
    <w:rsid w:val="00AC12E3"/>
    <w:rsid w:val="00AC13B3"/>
    <w:rsid w:val="00AC155E"/>
    <w:rsid w:val="00AC16E1"/>
    <w:rsid w:val="00AC189E"/>
    <w:rsid w:val="00AC18A8"/>
    <w:rsid w:val="00AC1AF9"/>
    <w:rsid w:val="00AC1E55"/>
    <w:rsid w:val="00AC22AB"/>
    <w:rsid w:val="00AC22F4"/>
    <w:rsid w:val="00AC2743"/>
    <w:rsid w:val="00AC27BA"/>
    <w:rsid w:val="00AC2A25"/>
    <w:rsid w:val="00AC2AD8"/>
    <w:rsid w:val="00AC2C71"/>
    <w:rsid w:val="00AC2DEA"/>
    <w:rsid w:val="00AC2E0E"/>
    <w:rsid w:val="00AC313A"/>
    <w:rsid w:val="00AC33ED"/>
    <w:rsid w:val="00AC360D"/>
    <w:rsid w:val="00AC39AF"/>
    <w:rsid w:val="00AC3A0E"/>
    <w:rsid w:val="00AC3D45"/>
    <w:rsid w:val="00AC3D7A"/>
    <w:rsid w:val="00AC43BA"/>
    <w:rsid w:val="00AC4BC6"/>
    <w:rsid w:val="00AC4DA8"/>
    <w:rsid w:val="00AC4EA5"/>
    <w:rsid w:val="00AC5056"/>
    <w:rsid w:val="00AC506A"/>
    <w:rsid w:val="00AC53FC"/>
    <w:rsid w:val="00AC5418"/>
    <w:rsid w:val="00AC55F7"/>
    <w:rsid w:val="00AC562F"/>
    <w:rsid w:val="00AC570C"/>
    <w:rsid w:val="00AC5946"/>
    <w:rsid w:val="00AC5B64"/>
    <w:rsid w:val="00AC5E28"/>
    <w:rsid w:val="00AC60CA"/>
    <w:rsid w:val="00AC6141"/>
    <w:rsid w:val="00AC62DF"/>
    <w:rsid w:val="00AC655E"/>
    <w:rsid w:val="00AC68BD"/>
    <w:rsid w:val="00AC68FD"/>
    <w:rsid w:val="00AC69ED"/>
    <w:rsid w:val="00AC69FA"/>
    <w:rsid w:val="00AC6C09"/>
    <w:rsid w:val="00AC6C82"/>
    <w:rsid w:val="00AC6D8A"/>
    <w:rsid w:val="00AC7095"/>
    <w:rsid w:val="00AC7105"/>
    <w:rsid w:val="00AC7128"/>
    <w:rsid w:val="00AC7564"/>
    <w:rsid w:val="00AC781E"/>
    <w:rsid w:val="00AC7A7A"/>
    <w:rsid w:val="00AC7D4E"/>
    <w:rsid w:val="00AC7DB3"/>
    <w:rsid w:val="00AC7FAB"/>
    <w:rsid w:val="00AD019E"/>
    <w:rsid w:val="00AD0364"/>
    <w:rsid w:val="00AD0B87"/>
    <w:rsid w:val="00AD0DFA"/>
    <w:rsid w:val="00AD0EBB"/>
    <w:rsid w:val="00AD1187"/>
    <w:rsid w:val="00AD1244"/>
    <w:rsid w:val="00AD149E"/>
    <w:rsid w:val="00AD14F4"/>
    <w:rsid w:val="00AD1574"/>
    <w:rsid w:val="00AD15C6"/>
    <w:rsid w:val="00AD1760"/>
    <w:rsid w:val="00AD18DA"/>
    <w:rsid w:val="00AD19FE"/>
    <w:rsid w:val="00AD1D57"/>
    <w:rsid w:val="00AD1DBA"/>
    <w:rsid w:val="00AD1F8D"/>
    <w:rsid w:val="00AD1FF5"/>
    <w:rsid w:val="00AD208E"/>
    <w:rsid w:val="00AD2136"/>
    <w:rsid w:val="00AD21D8"/>
    <w:rsid w:val="00AD221D"/>
    <w:rsid w:val="00AD2371"/>
    <w:rsid w:val="00AD24FC"/>
    <w:rsid w:val="00AD283F"/>
    <w:rsid w:val="00AD287A"/>
    <w:rsid w:val="00AD2B69"/>
    <w:rsid w:val="00AD2B7C"/>
    <w:rsid w:val="00AD2CA1"/>
    <w:rsid w:val="00AD2D13"/>
    <w:rsid w:val="00AD32B5"/>
    <w:rsid w:val="00AD33E2"/>
    <w:rsid w:val="00AD33EF"/>
    <w:rsid w:val="00AD3854"/>
    <w:rsid w:val="00AD3C6B"/>
    <w:rsid w:val="00AD3E30"/>
    <w:rsid w:val="00AD3EAE"/>
    <w:rsid w:val="00AD40B1"/>
    <w:rsid w:val="00AD442D"/>
    <w:rsid w:val="00AD47BB"/>
    <w:rsid w:val="00AD4872"/>
    <w:rsid w:val="00AD4A89"/>
    <w:rsid w:val="00AD4B3D"/>
    <w:rsid w:val="00AD4B87"/>
    <w:rsid w:val="00AD4EF0"/>
    <w:rsid w:val="00AD52A2"/>
    <w:rsid w:val="00AD59D9"/>
    <w:rsid w:val="00AD5AE2"/>
    <w:rsid w:val="00AD5D33"/>
    <w:rsid w:val="00AD5E66"/>
    <w:rsid w:val="00AD6451"/>
    <w:rsid w:val="00AD6467"/>
    <w:rsid w:val="00AD6528"/>
    <w:rsid w:val="00AD65BF"/>
    <w:rsid w:val="00AD68DF"/>
    <w:rsid w:val="00AD6943"/>
    <w:rsid w:val="00AD6A4A"/>
    <w:rsid w:val="00AD6CE2"/>
    <w:rsid w:val="00AD6CE4"/>
    <w:rsid w:val="00AD724E"/>
    <w:rsid w:val="00AD76F9"/>
    <w:rsid w:val="00AD7827"/>
    <w:rsid w:val="00AD7B08"/>
    <w:rsid w:val="00AD7B5D"/>
    <w:rsid w:val="00AD7D3C"/>
    <w:rsid w:val="00ADD1CC"/>
    <w:rsid w:val="00AE004A"/>
    <w:rsid w:val="00AE00A6"/>
    <w:rsid w:val="00AE014D"/>
    <w:rsid w:val="00AE0761"/>
    <w:rsid w:val="00AE08AE"/>
    <w:rsid w:val="00AE08D0"/>
    <w:rsid w:val="00AE09C1"/>
    <w:rsid w:val="00AE0E41"/>
    <w:rsid w:val="00AE0F0B"/>
    <w:rsid w:val="00AE0F0D"/>
    <w:rsid w:val="00AE0FB1"/>
    <w:rsid w:val="00AE0FEF"/>
    <w:rsid w:val="00AE118B"/>
    <w:rsid w:val="00AE11BF"/>
    <w:rsid w:val="00AE13EB"/>
    <w:rsid w:val="00AE14FC"/>
    <w:rsid w:val="00AE176A"/>
    <w:rsid w:val="00AE1A2A"/>
    <w:rsid w:val="00AE1CBC"/>
    <w:rsid w:val="00AE1EC8"/>
    <w:rsid w:val="00AE247E"/>
    <w:rsid w:val="00AE2753"/>
    <w:rsid w:val="00AE286B"/>
    <w:rsid w:val="00AE2BF3"/>
    <w:rsid w:val="00AE2E8A"/>
    <w:rsid w:val="00AE30F9"/>
    <w:rsid w:val="00AE32BA"/>
    <w:rsid w:val="00AE3923"/>
    <w:rsid w:val="00AE3AE6"/>
    <w:rsid w:val="00AE3D29"/>
    <w:rsid w:val="00AE3E00"/>
    <w:rsid w:val="00AE4221"/>
    <w:rsid w:val="00AE4232"/>
    <w:rsid w:val="00AE44C1"/>
    <w:rsid w:val="00AE45C2"/>
    <w:rsid w:val="00AE49D8"/>
    <w:rsid w:val="00AE49D9"/>
    <w:rsid w:val="00AE4AB9"/>
    <w:rsid w:val="00AE4BE1"/>
    <w:rsid w:val="00AE4C31"/>
    <w:rsid w:val="00AE4D07"/>
    <w:rsid w:val="00AE4DE5"/>
    <w:rsid w:val="00AE4F86"/>
    <w:rsid w:val="00AE511E"/>
    <w:rsid w:val="00AE5249"/>
    <w:rsid w:val="00AE5438"/>
    <w:rsid w:val="00AE56EB"/>
    <w:rsid w:val="00AE5A43"/>
    <w:rsid w:val="00AE5B9B"/>
    <w:rsid w:val="00AE5BA6"/>
    <w:rsid w:val="00AE5DFA"/>
    <w:rsid w:val="00AE6114"/>
    <w:rsid w:val="00AE6206"/>
    <w:rsid w:val="00AE625F"/>
    <w:rsid w:val="00AE638E"/>
    <w:rsid w:val="00AE63E6"/>
    <w:rsid w:val="00AE6471"/>
    <w:rsid w:val="00AE6596"/>
    <w:rsid w:val="00AE65D2"/>
    <w:rsid w:val="00AE712E"/>
    <w:rsid w:val="00AE73C8"/>
    <w:rsid w:val="00AE751E"/>
    <w:rsid w:val="00AE76A4"/>
    <w:rsid w:val="00AE7715"/>
    <w:rsid w:val="00AE7A9E"/>
    <w:rsid w:val="00AF00FD"/>
    <w:rsid w:val="00AF0211"/>
    <w:rsid w:val="00AF0618"/>
    <w:rsid w:val="00AF091B"/>
    <w:rsid w:val="00AF0B5E"/>
    <w:rsid w:val="00AF0EE8"/>
    <w:rsid w:val="00AF1059"/>
    <w:rsid w:val="00AF1097"/>
    <w:rsid w:val="00AF1309"/>
    <w:rsid w:val="00AF1570"/>
    <w:rsid w:val="00AF15B5"/>
    <w:rsid w:val="00AF1D17"/>
    <w:rsid w:val="00AF1E31"/>
    <w:rsid w:val="00AF2001"/>
    <w:rsid w:val="00AF2030"/>
    <w:rsid w:val="00AF207A"/>
    <w:rsid w:val="00AF2183"/>
    <w:rsid w:val="00AF23E9"/>
    <w:rsid w:val="00AF26CC"/>
    <w:rsid w:val="00AF274F"/>
    <w:rsid w:val="00AF275A"/>
    <w:rsid w:val="00AF28C3"/>
    <w:rsid w:val="00AF2900"/>
    <w:rsid w:val="00AF2A8D"/>
    <w:rsid w:val="00AF32C4"/>
    <w:rsid w:val="00AF3382"/>
    <w:rsid w:val="00AF33F3"/>
    <w:rsid w:val="00AF386A"/>
    <w:rsid w:val="00AF38D0"/>
    <w:rsid w:val="00AF3977"/>
    <w:rsid w:val="00AF3BA1"/>
    <w:rsid w:val="00AF3CB7"/>
    <w:rsid w:val="00AF3D1A"/>
    <w:rsid w:val="00AF3E0B"/>
    <w:rsid w:val="00AF3EC2"/>
    <w:rsid w:val="00AF44CF"/>
    <w:rsid w:val="00AF4676"/>
    <w:rsid w:val="00AF48D2"/>
    <w:rsid w:val="00AF4925"/>
    <w:rsid w:val="00AF4928"/>
    <w:rsid w:val="00AF49EC"/>
    <w:rsid w:val="00AF4AF0"/>
    <w:rsid w:val="00AF4B76"/>
    <w:rsid w:val="00AF4BC7"/>
    <w:rsid w:val="00AF4C70"/>
    <w:rsid w:val="00AF4CEE"/>
    <w:rsid w:val="00AF5189"/>
    <w:rsid w:val="00AF53A7"/>
    <w:rsid w:val="00AF5784"/>
    <w:rsid w:val="00AF5A54"/>
    <w:rsid w:val="00AF5CFE"/>
    <w:rsid w:val="00AF5EDD"/>
    <w:rsid w:val="00AF5F83"/>
    <w:rsid w:val="00AF6278"/>
    <w:rsid w:val="00AF679A"/>
    <w:rsid w:val="00AF6BA0"/>
    <w:rsid w:val="00AF6BDE"/>
    <w:rsid w:val="00AF73CF"/>
    <w:rsid w:val="00AF7410"/>
    <w:rsid w:val="00AF75DC"/>
    <w:rsid w:val="00AF762A"/>
    <w:rsid w:val="00AF7A53"/>
    <w:rsid w:val="00AF7C4B"/>
    <w:rsid w:val="00AF7F44"/>
    <w:rsid w:val="00B00113"/>
    <w:rsid w:val="00B009BC"/>
    <w:rsid w:val="00B00BD2"/>
    <w:rsid w:val="00B00C9A"/>
    <w:rsid w:val="00B00D07"/>
    <w:rsid w:val="00B0128F"/>
    <w:rsid w:val="00B012A4"/>
    <w:rsid w:val="00B013E8"/>
    <w:rsid w:val="00B01D9A"/>
    <w:rsid w:val="00B01E12"/>
    <w:rsid w:val="00B01FDB"/>
    <w:rsid w:val="00B02027"/>
    <w:rsid w:val="00B0216B"/>
    <w:rsid w:val="00B02564"/>
    <w:rsid w:val="00B025F5"/>
    <w:rsid w:val="00B02723"/>
    <w:rsid w:val="00B02B7E"/>
    <w:rsid w:val="00B031D8"/>
    <w:rsid w:val="00B033DE"/>
    <w:rsid w:val="00B037E9"/>
    <w:rsid w:val="00B03816"/>
    <w:rsid w:val="00B03859"/>
    <w:rsid w:val="00B038FC"/>
    <w:rsid w:val="00B040FE"/>
    <w:rsid w:val="00B04268"/>
    <w:rsid w:val="00B04322"/>
    <w:rsid w:val="00B044C1"/>
    <w:rsid w:val="00B044F2"/>
    <w:rsid w:val="00B0461F"/>
    <w:rsid w:val="00B047FA"/>
    <w:rsid w:val="00B049B2"/>
    <w:rsid w:val="00B04A35"/>
    <w:rsid w:val="00B04D00"/>
    <w:rsid w:val="00B04EB7"/>
    <w:rsid w:val="00B051B4"/>
    <w:rsid w:val="00B05299"/>
    <w:rsid w:val="00B05550"/>
    <w:rsid w:val="00B0558E"/>
    <w:rsid w:val="00B058BF"/>
    <w:rsid w:val="00B05A1C"/>
    <w:rsid w:val="00B05C37"/>
    <w:rsid w:val="00B05CA6"/>
    <w:rsid w:val="00B05D33"/>
    <w:rsid w:val="00B05DCC"/>
    <w:rsid w:val="00B05E82"/>
    <w:rsid w:val="00B060DA"/>
    <w:rsid w:val="00B06101"/>
    <w:rsid w:val="00B062CC"/>
    <w:rsid w:val="00B062EB"/>
    <w:rsid w:val="00B06452"/>
    <w:rsid w:val="00B065B1"/>
    <w:rsid w:val="00B065F7"/>
    <w:rsid w:val="00B06944"/>
    <w:rsid w:val="00B0696F"/>
    <w:rsid w:val="00B06A29"/>
    <w:rsid w:val="00B06A2A"/>
    <w:rsid w:val="00B06F11"/>
    <w:rsid w:val="00B0705C"/>
    <w:rsid w:val="00B0757E"/>
    <w:rsid w:val="00B076AB"/>
    <w:rsid w:val="00B07CEE"/>
    <w:rsid w:val="00B07D48"/>
    <w:rsid w:val="00B07DD3"/>
    <w:rsid w:val="00B07F18"/>
    <w:rsid w:val="00B09827"/>
    <w:rsid w:val="00B10173"/>
    <w:rsid w:val="00B10241"/>
    <w:rsid w:val="00B1026D"/>
    <w:rsid w:val="00B103C2"/>
    <w:rsid w:val="00B1057A"/>
    <w:rsid w:val="00B10651"/>
    <w:rsid w:val="00B108CF"/>
    <w:rsid w:val="00B10BA1"/>
    <w:rsid w:val="00B10C70"/>
    <w:rsid w:val="00B10CB2"/>
    <w:rsid w:val="00B10D17"/>
    <w:rsid w:val="00B10F14"/>
    <w:rsid w:val="00B10F76"/>
    <w:rsid w:val="00B11156"/>
    <w:rsid w:val="00B11674"/>
    <w:rsid w:val="00B117B4"/>
    <w:rsid w:val="00B11B6A"/>
    <w:rsid w:val="00B11BB7"/>
    <w:rsid w:val="00B11F99"/>
    <w:rsid w:val="00B12039"/>
    <w:rsid w:val="00B125C3"/>
    <w:rsid w:val="00B12635"/>
    <w:rsid w:val="00B12659"/>
    <w:rsid w:val="00B1297E"/>
    <w:rsid w:val="00B12AE6"/>
    <w:rsid w:val="00B12B53"/>
    <w:rsid w:val="00B12CA6"/>
    <w:rsid w:val="00B12D1F"/>
    <w:rsid w:val="00B12E99"/>
    <w:rsid w:val="00B13007"/>
    <w:rsid w:val="00B13248"/>
    <w:rsid w:val="00B13329"/>
    <w:rsid w:val="00B134FA"/>
    <w:rsid w:val="00B136CC"/>
    <w:rsid w:val="00B1388E"/>
    <w:rsid w:val="00B13A47"/>
    <w:rsid w:val="00B13A80"/>
    <w:rsid w:val="00B13F40"/>
    <w:rsid w:val="00B143C4"/>
    <w:rsid w:val="00B145AB"/>
    <w:rsid w:val="00B1465D"/>
    <w:rsid w:val="00B14738"/>
    <w:rsid w:val="00B14838"/>
    <w:rsid w:val="00B14BD7"/>
    <w:rsid w:val="00B14D07"/>
    <w:rsid w:val="00B14D6F"/>
    <w:rsid w:val="00B14E2F"/>
    <w:rsid w:val="00B15015"/>
    <w:rsid w:val="00B151FF"/>
    <w:rsid w:val="00B15513"/>
    <w:rsid w:val="00B15A41"/>
    <w:rsid w:val="00B15B2D"/>
    <w:rsid w:val="00B15B38"/>
    <w:rsid w:val="00B15BBA"/>
    <w:rsid w:val="00B15C37"/>
    <w:rsid w:val="00B15DAE"/>
    <w:rsid w:val="00B16061"/>
    <w:rsid w:val="00B16114"/>
    <w:rsid w:val="00B1628C"/>
    <w:rsid w:val="00B163D0"/>
    <w:rsid w:val="00B16712"/>
    <w:rsid w:val="00B16B43"/>
    <w:rsid w:val="00B16F14"/>
    <w:rsid w:val="00B17277"/>
    <w:rsid w:val="00B17408"/>
    <w:rsid w:val="00B174AE"/>
    <w:rsid w:val="00B1758B"/>
    <w:rsid w:val="00B177D9"/>
    <w:rsid w:val="00B179D9"/>
    <w:rsid w:val="00B17B3B"/>
    <w:rsid w:val="00B17CEE"/>
    <w:rsid w:val="00B17EC6"/>
    <w:rsid w:val="00B20117"/>
    <w:rsid w:val="00B20A41"/>
    <w:rsid w:val="00B2114A"/>
    <w:rsid w:val="00B21240"/>
    <w:rsid w:val="00B215D0"/>
    <w:rsid w:val="00B216A7"/>
    <w:rsid w:val="00B21AF4"/>
    <w:rsid w:val="00B21B9B"/>
    <w:rsid w:val="00B21BFC"/>
    <w:rsid w:val="00B21F65"/>
    <w:rsid w:val="00B22109"/>
    <w:rsid w:val="00B2231E"/>
    <w:rsid w:val="00B224F0"/>
    <w:rsid w:val="00B226C7"/>
    <w:rsid w:val="00B228CF"/>
    <w:rsid w:val="00B2295C"/>
    <w:rsid w:val="00B22BC0"/>
    <w:rsid w:val="00B22BE0"/>
    <w:rsid w:val="00B22D21"/>
    <w:rsid w:val="00B23147"/>
    <w:rsid w:val="00B2319E"/>
    <w:rsid w:val="00B235AD"/>
    <w:rsid w:val="00B23621"/>
    <w:rsid w:val="00B239B5"/>
    <w:rsid w:val="00B23A92"/>
    <w:rsid w:val="00B23B59"/>
    <w:rsid w:val="00B24280"/>
    <w:rsid w:val="00B24281"/>
    <w:rsid w:val="00B2473A"/>
    <w:rsid w:val="00B24892"/>
    <w:rsid w:val="00B248E5"/>
    <w:rsid w:val="00B24A34"/>
    <w:rsid w:val="00B24A73"/>
    <w:rsid w:val="00B24C9A"/>
    <w:rsid w:val="00B24EB2"/>
    <w:rsid w:val="00B254F4"/>
    <w:rsid w:val="00B25754"/>
    <w:rsid w:val="00B25762"/>
    <w:rsid w:val="00B258A8"/>
    <w:rsid w:val="00B25C5C"/>
    <w:rsid w:val="00B25E01"/>
    <w:rsid w:val="00B2616D"/>
    <w:rsid w:val="00B2622A"/>
    <w:rsid w:val="00B2625B"/>
    <w:rsid w:val="00B263D0"/>
    <w:rsid w:val="00B26421"/>
    <w:rsid w:val="00B26496"/>
    <w:rsid w:val="00B26655"/>
    <w:rsid w:val="00B268E7"/>
    <w:rsid w:val="00B2691D"/>
    <w:rsid w:val="00B26C55"/>
    <w:rsid w:val="00B26F21"/>
    <w:rsid w:val="00B270F6"/>
    <w:rsid w:val="00B27622"/>
    <w:rsid w:val="00B2762F"/>
    <w:rsid w:val="00B27774"/>
    <w:rsid w:val="00B27784"/>
    <w:rsid w:val="00B278F4"/>
    <w:rsid w:val="00B27B2A"/>
    <w:rsid w:val="00B27BBF"/>
    <w:rsid w:val="00B27C06"/>
    <w:rsid w:val="00B27D0A"/>
    <w:rsid w:val="00B30076"/>
    <w:rsid w:val="00B300B7"/>
    <w:rsid w:val="00B30249"/>
    <w:rsid w:val="00B304B5"/>
    <w:rsid w:val="00B3050B"/>
    <w:rsid w:val="00B3065C"/>
    <w:rsid w:val="00B3079D"/>
    <w:rsid w:val="00B308AB"/>
    <w:rsid w:val="00B30B45"/>
    <w:rsid w:val="00B30D4F"/>
    <w:rsid w:val="00B31083"/>
    <w:rsid w:val="00B3109D"/>
    <w:rsid w:val="00B316AD"/>
    <w:rsid w:val="00B31721"/>
    <w:rsid w:val="00B31808"/>
    <w:rsid w:val="00B31822"/>
    <w:rsid w:val="00B31AD5"/>
    <w:rsid w:val="00B31CBE"/>
    <w:rsid w:val="00B31D45"/>
    <w:rsid w:val="00B320D5"/>
    <w:rsid w:val="00B321BA"/>
    <w:rsid w:val="00B323F1"/>
    <w:rsid w:val="00B32456"/>
    <w:rsid w:val="00B3268D"/>
    <w:rsid w:val="00B326D9"/>
    <w:rsid w:val="00B328E3"/>
    <w:rsid w:val="00B32ABB"/>
    <w:rsid w:val="00B32B16"/>
    <w:rsid w:val="00B32C35"/>
    <w:rsid w:val="00B32C45"/>
    <w:rsid w:val="00B32F48"/>
    <w:rsid w:val="00B3343F"/>
    <w:rsid w:val="00B33784"/>
    <w:rsid w:val="00B33A21"/>
    <w:rsid w:val="00B33C20"/>
    <w:rsid w:val="00B33D05"/>
    <w:rsid w:val="00B33D42"/>
    <w:rsid w:val="00B340CB"/>
    <w:rsid w:val="00B34215"/>
    <w:rsid w:val="00B34526"/>
    <w:rsid w:val="00B34615"/>
    <w:rsid w:val="00B3493D"/>
    <w:rsid w:val="00B34AB4"/>
    <w:rsid w:val="00B34D40"/>
    <w:rsid w:val="00B34EEE"/>
    <w:rsid w:val="00B359E5"/>
    <w:rsid w:val="00B35B7A"/>
    <w:rsid w:val="00B3605B"/>
    <w:rsid w:val="00B3609A"/>
    <w:rsid w:val="00B360AC"/>
    <w:rsid w:val="00B36126"/>
    <w:rsid w:val="00B36668"/>
    <w:rsid w:val="00B36AEE"/>
    <w:rsid w:val="00B36F3B"/>
    <w:rsid w:val="00B37177"/>
    <w:rsid w:val="00B4009B"/>
    <w:rsid w:val="00B401AB"/>
    <w:rsid w:val="00B40545"/>
    <w:rsid w:val="00B409C1"/>
    <w:rsid w:val="00B409C7"/>
    <w:rsid w:val="00B40A6D"/>
    <w:rsid w:val="00B40B3E"/>
    <w:rsid w:val="00B40BE7"/>
    <w:rsid w:val="00B40DAF"/>
    <w:rsid w:val="00B41302"/>
    <w:rsid w:val="00B415B9"/>
    <w:rsid w:val="00B41602"/>
    <w:rsid w:val="00B41780"/>
    <w:rsid w:val="00B41C04"/>
    <w:rsid w:val="00B41C85"/>
    <w:rsid w:val="00B42042"/>
    <w:rsid w:val="00B4233B"/>
    <w:rsid w:val="00B42371"/>
    <w:rsid w:val="00B42639"/>
    <w:rsid w:val="00B42704"/>
    <w:rsid w:val="00B427BA"/>
    <w:rsid w:val="00B429E8"/>
    <w:rsid w:val="00B42F0E"/>
    <w:rsid w:val="00B434A4"/>
    <w:rsid w:val="00B434F0"/>
    <w:rsid w:val="00B43617"/>
    <w:rsid w:val="00B438CD"/>
    <w:rsid w:val="00B43C86"/>
    <w:rsid w:val="00B43FBE"/>
    <w:rsid w:val="00B4418D"/>
    <w:rsid w:val="00B44414"/>
    <w:rsid w:val="00B44A18"/>
    <w:rsid w:val="00B44B86"/>
    <w:rsid w:val="00B44BF8"/>
    <w:rsid w:val="00B44CC4"/>
    <w:rsid w:val="00B44D88"/>
    <w:rsid w:val="00B44FE3"/>
    <w:rsid w:val="00B45400"/>
    <w:rsid w:val="00B456A4"/>
    <w:rsid w:val="00B4586D"/>
    <w:rsid w:val="00B45A76"/>
    <w:rsid w:val="00B461FF"/>
    <w:rsid w:val="00B463C6"/>
    <w:rsid w:val="00B46730"/>
    <w:rsid w:val="00B46B1E"/>
    <w:rsid w:val="00B46B27"/>
    <w:rsid w:val="00B46C85"/>
    <w:rsid w:val="00B4704F"/>
    <w:rsid w:val="00B4713D"/>
    <w:rsid w:val="00B47202"/>
    <w:rsid w:val="00B47229"/>
    <w:rsid w:val="00B4726C"/>
    <w:rsid w:val="00B4745E"/>
    <w:rsid w:val="00B4782C"/>
    <w:rsid w:val="00B4785D"/>
    <w:rsid w:val="00B47D0E"/>
    <w:rsid w:val="00B47D10"/>
    <w:rsid w:val="00B47DAD"/>
    <w:rsid w:val="00B47FA5"/>
    <w:rsid w:val="00B50190"/>
    <w:rsid w:val="00B5042E"/>
    <w:rsid w:val="00B50582"/>
    <w:rsid w:val="00B508AD"/>
    <w:rsid w:val="00B50ABD"/>
    <w:rsid w:val="00B50B27"/>
    <w:rsid w:val="00B50E6C"/>
    <w:rsid w:val="00B511DE"/>
    <w:rsid w:val="00B512A5"/>
    <w:rsid w:val="00B512B2"/>
    <w:rsid w:val="00B512E6"/>
    <w:rsid w:val="00B5136E"/>
    <w:rsid w:val="00B5139A"/>
    <w:rsid w:val="00B513F2"/>
    <w:rsid w:val="00B51500"/>
    <w:rsid w:val="00B51512"/>
    <w:rsid w:val="00B516F6"/>
    <w:rsid w:val="00B51BD3"/>
    <w:rsid w:val="00B51EBA"/>
    <w:rsid w:val="00B5200B"/>
    <w:rsid w:val="00B52011"/>
    <w:rsid w:val="00B52320"/>
    <w:rsid w:val="00B523AC"/>
    <w:rsid w:val="00B5240F"/>
    <w:rsid w:val="00B525D7"/>
    <w:rsid w:val="00B5266D"/>
    <w:rsid w:val="00B526E0"/>
    <w:rsid w:val="00B5284B"/>
    <w:rsid w:val="00B53116"/>
    <w:rsid w:val="00B531D2"/>
    <w:rsid w:val="00B532DE"/>
    <w:rsid w:val="00B53319"/>
    <w:rsid w:val="00B53364"/>
    <w:rsid w:val="00B53533"/>
    <w:rsid w:val="00B53C3A"/>
    <w:rsid w:val="00B53CAF"/>
    <w:rsid w:val="00B53D52"/>
    <w:rsid w:val="00B53D9A"/>
    <w:rsid w:val="00B53E83"/>
    <w:rsid w:val="00B53EA5"/>
    <w:rsid w:val="00B53F46"/>
    <w:rsid w:val="00B54070"/>
    <w:rsid w:val="00B544D9"/>
    <w:rsid w:val="00B54A55"/>
    <w:rsid w:val="00B54A98"/>
    <w:rsid w:val="00B54C51"/>
    <w:rsid w:val="00B54DC4"/>
    <w:rsid w:val="00B54EC7"/>
    <w:rsid w:val="00B552DC"/>
    <w:rsid w:val="00B5539C"/>
    <w:rsid w:val="00B554E7"/>
    <w:rsid w:val="00B556C4"/>
    <w:rsid w:val="00B5589C"/>
    <w:rsid w:val="00B55AB2"/>
    <w:rsid w:val="00B55B17"/>
    <w:rsid w:val="00B55D63"/>
    <w:rsid w:val="00B55D85"/>
    <w:rsid w:val="00B55E1D"/>
    <w:rsid w:val="00B55FD8"/>
    <w:rsid w:val="00B56166"/>
    <w:rsid w:val="00B5629C"/>
    <w:rsid w:val="00B562F2"/>
    <w:rsid w:val="00B56429"/>
    <w:rsid w:val="00B56565"/>
    <w:rsid w:val="00B56572"/>
    <w:rsid w:val="00B569F6"/>
    <w:rsid w:val="00B56DD3"/>
    <w:rsid w:val="00B56F6D"/>
    <w:rsid w:val="00B57145"/>
    <w:rsid w:val="00B571AF"/>
    <w:rsid w:val="00B5739D"/>
    <w:rsid w:val="00B574A7"/>
    <w:rsid w:val="00B57DCC"/>
    <w:rsid w:val="00B57E6E"/>
    <w:rsid w:val="00B57F3C"/>
    <w:rsid w:val="00B60231"/>
    <w:rsid w:val="00B6092D"/>
    <w:rsid w:val="00B60EEF"/>
    <w:rsid w:val="00B6149B"/>
    <w:rsid w:val="00B61514"/>
    <w:rsid w:val="00B618CF"/>
    <w:rsid w:val="00B61B50"/>
    <w:rsid w:val="00B61EB8"/>
    <w:rsid w:val="00B6223D"/>
    <w:rsid w:val="00B623C1"/>
    <w:rsid w:val="00B6276E"/>
    <w:rsid w:val="00B62CCD"/>
    <w:rsid w:val="00B62D4B"/>
    <w:rsid w:val="00B62F0D"/>
    <w:rsid w:val="00B63069"/>
    <w:rsid w:val="00B6307C"/>
    <w:rsid w:val="00B63294"/>
    <w:rsid w:val="00B6336D"/>
    <w:rsid w:val="00B635AC"/>
    <w:rsid w:val="00B63984"/>
    <w:rsid w:val="00B63B93"/>
    <w:rsid w:val="00B63C8C"/>
    <w:rsid w:val="00B63E6A"/>
    <w:rsid w:val="00B63E6E"/>
    <w:rsid w:val="00B63EE1"/>
    <w:rsid w:val="00B63FB0"/>
    <w:rsid w:val="00B645AD"/>
    <w:rsid w:val="00B64656"/>
    <w:rsid w:val="00B646F1"/>
    <w:rsid w:val="00B64B5A"/>
    <w:rsid w:val="00B64B84"/>
    <w:rsid w:val="00B64C10"/>
    <w:rsid w:val="00B64CAA"/>
    <w:rsid w:val="00B64F1C"/>
    <w:rsid w:val="00B650CB"/>
    <w:rsid w:val="00B65120"/>
    <w:rsid w:val="00B65134"/>
    <w:rsid w:val="00B65C71"/>
    <w:rsid w:val="00B66171"/>
    <w:rsid w:val="00B6627D"/>
    <w:rsid w:val="00B66452"/>
    <w:rsid w:val="00B66457"/>
    <w:rsid w:val="00B6689B"/>
    <w:rsid w:val="00B66B5C"/>
    <w:rsid w:val="00B66B5E"/>
    <w:rsid w:val="00B66B66"/>
    <w:rsid w:val="00B66C1D"/>
    <w:rsid w:val="00B66FF4"/>
    <w:rsid w:val="00B67619"/>
    <w:rsid w:val="00B67676"/>
    <w:rsid w:val="00B6790F"/>
    <w:rsid w:val="00B67BC8"/>
    <w:rsid w:val="00B67CAB"/>
    <w:rsid w:val="00B67D9E"/>
    <w:rsid w:val="00B67FEC"/>
    <w:rsid w:val="00B7044D"/>
    <w:rsid w:val="00B704FA"/>
    <w:rsid w:val="00B704FE"/>
    <w:rsid w:val="00B70C8D"/>
    <w:rsid w:val="00B71053"/>
    <w:rsid w:val="00B71127"/>
    <w:rsid w:val="00B71183"/>
    <w:rsid w:val="00B71ADD"/>
    <w:rsid w:val="00B71B67"/>
    <w:rsid w:val="00B7212E"/>
    <w:rsid w:val="00B7253A"/>
    <w:rsid w:val="00B725D8"/>
    <w:rsid w:val="00B72706"/>
    <w:rsid w:val="00B72730"/>
    <w:rsid w:val="00B72867"/>
    <w:rsid w:val="00B729C3"/>
    <w:rsid w:val="00B72B7F"/>
    <w:rsid w:val="00B7328D"/>
    <w:rsid w:val="00B734D0"/>
    <w:rsid w:val="00B73FC2"/>
    <w:rsid w:val="00B741E9"/>
    <w:rsid w:val="00B7436D"/>
    <w:rsid w:val="00B74AEE"/>
    <w:rsid w:val="00B74BA0"/>
    <w:rsid w:val="00B74BB7"/>
    <w:rsid w:val="00B74C89"/>
    <w:rsid w:val="00B74CB5"/>
    <w:rsid w:val="00B74DB0"/>
    <w:rsid w:val="00B74DB8"/>
    <w:rsid w:val="00B75023"/>
    <w:rsid w:val="00B7511C"/>
    <w:rsid w:val="00B7558E"/>
    <w:rsid w:val="00B757BC"/>
    <w:rsid w:val="00B75ED7"/>
    <w:rsid w:val="00B75F6D"/>
    <w:rsid w:val="00B76044"/>
    <w:rsid w:val="00B761D6"/>
    <w:rsid w:val="00B76753"/>
    <w:rsid w:val="00B76944"/>
    <w:rsid w:val="00B76C59"/>
    <w:rsid w:val="00B76D74"/>
    <w:rsid w:val="00B76E08"/>
    <w:rsid w:val="00B76F8C"/>
    <w:rsid w:val="00B77102"/>
    <w:rsid w:val="00B7710E"/>
    <w:rsid w:val="00B771A7"/>
    <w:rsid w:val="00B772A3"/>
    <w:rsid w:val="00B7732D"/>
    <w:rsid w:val="00B7742A"/>
    <w:rsid w:val="00B777E9"/>
    <w:rsid w:val="00B77814"/>
    <w:rsid w:val="00B78A01"/>
    <w:rsid w:val="00B80227"/>
    <w:rsid w:val="00B80492"/>
    <w:rsid w:val="00B8052C"/>
    <w:rsid w:val="00B80776"/>
    <w:rsid w:val="00B807B1"/>
    <w:rsid w:val="00B80812"/>
    <w:rsid w:val="00B8082C"/>
    <w:rsid w:val="00B8088A"/>
    <w:rsid w:val="00B80894"/>
    <w:rsid w:val="00B80A1A"/>
    <w:rsid w:val="00B80C5D"/>
    <w:rsid w:val="00B80F40"/>
    <w:rsid w:val="00B81233"/>
    <w:rsid w:val="00B812B4"/>
    <w:rsid w:val="00B813AA"/>
    <w:rsid w:val="00B816DD"/>
    <w:rsid w:val="00B81778"/>
    <w:rsid w:val="00B81914"/>
    <w:rsid w:val="00B819DB"/>
    <w:rsid w:val="00B81B2A"/>
    <w:rsid w:val="00B81BD2"/>
    <w:rsid w:val="00B81DC3"/>
    <w:rsid w:val="00B81E5B"/>
    <w:rsid w:val="00B81F6A"/>
    <w:rsid w:val="00B82345"/>
    <w:rsid w:val="00B823C5"/>
    <w:rsid w:val="00B82568"/>
    <w:rsid w:val="00B827D1"/>
    <w:rsid w:val="00B82A76"/>
    <w:rsid w:val="00B82C26"/>
    <w:rsid w:val="00B82E73"/>
    <w:rsid w:val="00B82ECA"/>
    <w:rsid w:val="00B82F51"/>
    <w:rsid w:val="00B8345B"/>
    <w:rsid w:val="00B834CA"/>
    <w:rsid w:val="00B83E3F"/>
    <w:rsid w:val="00B83FEC"/>
    <w:rsid w:val="00B843CD"/>
    <w:rsid w:val="00B84742"/>
    <w:rsid w:val="00B84A55"/>
    <w:rsid w:val="00B84C96"/>
    <w:rsid w:val="00B84EAA"/>
    <w:rsid w:val="00B84F70"/>
    <w:rsid w:val="00B84FEE"/>
    <w:rsid w:val="00B853C5"/>
    <w:rsid w:val="00B85574"/>
    <w:rsid w:val="00B85816"/>
    <w:rsid w:val="00B85983"/>
    <w:rsid w:val="00B85E66"/>
    <w:rsid w:val="00B8600C"/>
    <w:rsid w:val="00B86074"/>
    <w:rsid w:val="00B86115"/>
    <w:rsid w:val="00B8611D"/>
    <w:rsid w:val="00B8613D"/>
    <w:rsid w:val="00B861E6"/>
    <w:rsid w:val="00B86957"/>
    <w:rsid w:val="00B86B00"/>
    <w:rsid w:val="00B86E76"/>
    <w:rsid w:val="00B86EC7"/>
    <w:rsid w:val="00B872B3"/>
    <w:rsid w:val="00B87582"/>
    <w:rsid w:val="00B87641"/>
    <w:rsid w:val="00B87E13"/>
    <w:rsid w:val="00B9028E"/>
    <w:rsid w:val="00B902B3"/>
    <w:rsid w:val="00B902CA"/>
    <w:rsid w:val="00B90428"/>
    <w:rsid w:val="00B90467"/>
    <w:rsid w:val="00B905BD"/>
    <w:rsid w:val="00B905E7"/>
    <w:rsid w:val="00B906EC"/>
    <w:rsid w:val="00B909C6"/>
    <w:rsid w:val="00B90ADD"/>
    <w:rsid w:val="00B90B3C"/>
    <w:rsid w:val="00B915F2"/>
    <w:rsid w:val="00B91BA6"/>
    <w:rsid w:val="00B91F11"/>
    <w:rsid w:val="00B92115"/>
    <w:rsid w:val="00B922D4"/>
    <w:rsid w:val="00B923DF"/>
    <w:rsid w:val="00B924B3"/>
    <w:rsid w:val="00B92590"/>
    <w:rsid w:val="00B928D3"/>
    <w:rsid w:val="00B928EB"/>
    <w:rsid w:val="00B92CB3"/>
    <w:rsid w:val="00B92E95"/>
    <w:rsid w:val="00B92FA8"/>
    <w:rsid w:val="00B92FBA"/>
    <w:rsid w:val="00B931AB"/>
    <w:rsid w:val="00B93286"/>
    <w:rsid w:val="00B93500"/>
    <w:rsid w:val="00B935D4"/>
    <w:rsid w:val="00B936FE"/>
    <w:rsid w:val="00B93A08"/>
    <w:rsid w:val="00B93DE5"/>
    <w:rsid w:val="00B93F5F"/>
    <w:rsid w:val="00B94089"/>
    <w:rsid w:val="00B943E4"/>
    <w:rsid w:val="00B94574"/>
    <w:rsid w:val="00B945BB"/>
    <w:rsid w:val="00B94786"/>
    <w:rsid w:val="00B949CE"/>
    <w:rsid w:val="00B94D54"/>
    <w:rsid w:val="00B94DC8"/>
    <w:rsid w:val="00B9525E"/>
    <w:rsid w:val="00B955B8"/>
    <w:rsid w:val="00B95949"/>
    <w:rsid w:val="00B95F9A"/>
    <w:rsid w:val="00B97328"/>
    <w:rsid w:val="00B9779A"/>
    <w:rsid w:val="00B977BB"/>
    <w:rsid w:val="00B9791F"/>
    <w:rsid w:val="00B97AF1"/>
    <w:rsid w:val="00B97E3A"/>
    <w:rsid w:val="00BA0458"/>
    <w:rsid w:val="00BA0662"/>
    <w:rsid w:val="00BA0A25"/>
    <w:rsid w:val="00BA0B05"/>
    <w:rsid w:val="00BA0B20"/>
    <w:rsid w:val="00BA0E0E"/>
    <w:rsid w:val="00BA102B"/>
    <w:rsid w:val="00BA1090"/>
    <w:rsid w:val="00BA1169"/>
    <w:rsid w:val="00BA11FD"/>
    <w:rsid w:val="00BA14E4"/>
    <w:rsid w:val="00BA15A1"/>
    <w:rsid w:val="00BA1964"/>
    <w:rsid w:val="00BA2026"/>
    <w:rsid w:val="00BA2110"/>
    <w:rsid w:val="00BA2D2C"/>
    <w:rsid w:val="00BA2DBE"/>
    <w:rsid w:val="00BA2FD3"/>
    <w:rsid w:val="00BA3218"/>
    <w:rsid w:val="00BA322E"/>
    <w:rsid w:val="00BA3523"/>
    <w:rsid w:val="00BA367F"/>
    <w:rsid w:val="00BA37A2"/>
    <w:rsid w:val="00BA383B"/>
    <w:rsid w:val="00BA3A60"/>
    <w:rsid w:val="00BA3DD3"/>
    <w:rsid w:val="00BA3F02"/>
    <w:rsid w:val="00BA3F1F"/>
    <w:rsid w:val="00BA3F52"/>
    <w:rsid w:val="00BA40D3"/>
    <w:rsid w:val="00BA437A"/>
    <w:rsid w:val="00BA462D"/>
    <w:rsid w:val="00BA47C9"/>
    <w:rsid w:val="00BA48DC"/>
    <w:rsid w:val="00BA4A4A"/>
    <w:rsid w:val="00BA4E41"/>
    <w:rsid w:val="00BA4F10"/>
    <w:rsid w:val="00BA5089"/>
    <w:rsid w:val="00BA50D1"/>
    <w:rsid w:val="00BA50D6"/>
    <w:rsid w:val="00BA50ED"/>
    <w:rsid w:val="00BA54F5"/>
    <w:rsid w:val="00BA5655"/>
    <w:rsid w:val="00BA58FE"/>
    <w:rsid w:val="00BA5FC4"/>
    <w:rsid w:val="00BA607A"/>
    <w:rsid w:val="00BA66F0"/>
    <w:rsid w:val="00BA6881"/>
    <w:rsid w:val="00BA68EA"/>
    <w:rsid w:val="00BA6ADA"/>
    <w:rsid w:val="00BA7186"/>
    <w:rsid w:val="00BA73A6"/>
    <w:rsid w:val="00BA75CD"/>
    <w:rsid w:val="00BA7765"/>
    <w:rsid w:val="00BB0202"/>
    <w:rsid w:val="00BB0508"/>
    <w:rsid w:val="00BB0509"/>
    <w:rsid w:val="00BB056B"/>
    <w:rsid w:val="00BB065A"/>
    <w:rsid w:val="00BB06BE"/>
    <w:rsid w:val="00BB08D3"/>
    <w:rsid w:val="00BB09C8"/>
    <w:rsid w:val="00BB0BFC"/>
    <w:rsid w:val="00BB1227"/>
    <w:rsid w:val="00BB13CC"/>
    <w:rsid w:val="00BB1464"/>
    <w:rsid w:val="00BB17C5"/>
    <w:rsid w:val="00BB1828"/>
    <w:rsid w:val="00BB18CB"/>
    <w:rsid w:val="00BB1C58"/>
    <w:rsid w:val="00BB20A8"/>
    <w:rsid w:val="00BB23D6"/>
    <w:rsid w:val="00BB2B4C"/>
    <w:rsid w:val="00BB2DD1"/>
    <w:rsid w:val="00BB2E3A"/>
    <w:rsid w:val="00BB2EDD"/>
    <w:rsid w:val="00BB3046"/>
    <w:rsid w:val="00BB31F2"/>
    <w:rsid w:val="00BB3286"/>
    <w:rsid w:val="00BB361A"/>
    <w:rsid w:val="00BB367C"/>
    <w:rsid w:val="00BB39B7"/>
    <w:rsid w:val="00BB3C62"/>
    <w:rsid w:val="00BB3D2A"/>
    <w:rsid w:val="00BB3F9C"/>
    <w:rsid w:val="00BB41A4"/>
    <w:rsid w:val="00BB421C"/>
    <w:rsid w:val="00BB430A"/>
    <w:rsid w:val="00BB45C2"/>
    <w:rsid w:val="00BB45DA"/>
    <w:rsid w:val="00BB495A"/>
    <w:rsid w:val="00BB4A33"/>
    <w:rsid w:val="00BB4A7F"/>
    <w:rsid w:val="00BB4BEA"/>
    <w:rsid w:val="00BB4D47"/>
    <w:rsid w:val="00BB4D66"/>
    <w:rsid w:val="00BB4EFA"/>
    <w:rsid w:val="00BB545C"/>
    <w:rsid w:val="00BB5BBF"/>
    <w:rsid w:val="00BB5E11"/>
    <w:rsid w:val="00BB5FAB"/>
    <w:rsid w:val="00BB6125"/>
    <w:rsid w:val="00BB62EC"/>
    <w:rsid w:val="00BB64AD"/>
    <w:rsid w:val="00BB686A"/>
    <w:rsid w:val="00BB6B68"/>
    <w:rsid w:val="00BB6D1B"/>
    <w:rsid w:val="00BB6D41"/>
    <w:rsid w:val="00BB6FC6"/>
    <w:rsid w:val="00BB7008"/>
    <w:rsid w:val="00BB7266"/>
    <w:rsid w:val="00BB7388"/>
    <w:rsid w:val="00BB7440"/>
    <w:rsid w:val="00BB74F8"/>
    <w:rsid w:val="00BB7669"/>
    <w:rsid w:val="00BB789C"/>
    <w:rsid w:val="00BB7A36"/>
    <w:rsid w:val="00BB7E76"/>
    <w:rsid w:val="00BB7FAA"/>
    <w:rsid w:val="00BB7FB4"/>
    <w:rsid w:val="00BC00C2"/>
    <w:rsid w:val="00BC016D"/>
    <w:rsid w:val="00BC01F2"/>
    <w:rsid w:val="00BC02CE"/>
    <w:rsid w:val="00BC0568"/>
    <w:rsid w:val="00BC0699"/>
    <w:rsid w:val="00BC06EE"/>
    <w:rsid w:val="00BC0AD4"/>
    <w:rsid w:val="00BC10CD"/>
    <w:rsid w:val="00BC11BA"/>
    <w:rsid w:val="00BC14C9"/>
    <w:rsid w:val="00BC15F7"/>
    <w:rsid w:val="00BC1836"/>
    <w:rsid w:val="00BC197B"/>
    <w:rsid w:val="00BC19C4"/>
    <w:rsid w:val="00BC1C47"/>
    <w:rsid w:val="00BC1E96"/>
    <w:rsid w:val="00BC23D1"/>
    <w:rsid w:val="00BC23ED"/>
    <w:rsid w:val="00BC2AB5"/>
    <w:rsid w:val="00BC2BA5"/>
    <w:rsid w:val="00BC2CF1"/>
    <w:rsid w:val="00BC2DD3"/>
    <w:rsid w:val="00BC2F58"/>
    <w:rsid w:val="00BC30A2"/>
    <w:rsid w:val="00BC315F"/>
    <w:rsid w:val="00BC3493"/>
    <w:rsid w:val="00BC3692"/>
    <w:rsid w:val="00BC36C4"/>
    <w:rsid w:val="00BC375E"/>
    <w:rsid w:val="00BC3773"/>
    <w:rsid w:val="00BC3AE9"/>
    <w:rsid w:val="00BC3C5E"/>
    <w:rsid w:val="00BC3D95"/>
    <w:rsid w:val="00BC3EA3"/>
    <w:rsid w:val="00BC3FA6"/>
    <w:rsid w:val="00BC4127"/>
    <w:rsid w:val="00BC41E9"/>
    <w:rsid w:val="00BC426A"/>
    <w:rsid w:val="00BC4767"/>
    <w:rsid w:val="00BC49F5"/>
    <w:rsid w:val="00BC4A4D"/>
    <w:rsid w:val="00BC4AB2"/>
    <w:rsid w:val="00BC4DAA"/>
    <w:rsid w:val="00BC4DC6"/>
    <w:rsid w:val="00BC4DEF"/>
    <w:rsid w:val="00BC4ED5"/>
    <w:rsid w:val="00BC514D"/>
    <w:rsid w:val="00BC53D2"/>
    <w:rsid w:val="00BC5830"/>
    <w:rsid w:val="00BC589F"/>
    <w:rsid w:val="00BC5B74"/>
    <w:rsid w:val="00BC5C4D"/>
    <w:rsid w:val="00BC5C7B"/>
    <w:rsid w:val="00BC6001"/>
    <w:rsid w:val="00BC621D"/>
    <w:rsid w:val="00BC6381"/>
    <w:rsid w:val="00BC6387"/>
    <w:rsid w:val="00BC6395"/>
    <w:rsid w:val="00BC65A0"/>
    <w:rsid w:val="00BC6D0A"/>
    <w:rsid w:val="00BC6DF9"/>
    <w:rsid w:val="00BC7147"/>
    <w:rsid w:val="00BC720A"/>
    <w:rsid w:val="00BC758A"/>
    <w:rsid w:val="00BC75A8"/>
    <w:rsid w:val="00BC75BA"/>
    <w:rsid w:val="00BC7676"/>
    <w:rsid w:val="00BC76D2"/>
    <w:rsid w:val="00BC7842"/>
    <w:rsid w:val="00BC78BB"/>
    <w:rsid w:val="00BC7AAE"/>
    <w:rsid w:val="00BC7B8C"/>
    <w:rsid w:val="00BC7E38"/>
    <w:rsid w:val="00BD06DC"/>
    <w:rsid w:val="00BD06F4"/>
    <w:rsid w:val="00BD0722"/>
    <w:rsid w:val="00BD0767"/>
    <w:rsid w:val="00BD076B"/>
    <w:rsid w:val="00BD08EE"/>
    <w:rsid w:val="00BD0A3F"/>
    <w:rsid w:val="00BD0E7E"/>
    <w:rsid w:val="00BD1139"/>
    <w:rsid w:val="00BD14E2"/>
    <w:rsid w:val="00BD14E8"/>
    <w:rsid w:val="00BD14F4"/>
    <w:rsid w:val="00BD1672"/>
    <w:rsid w:val="00BD167C"/>
    <w:rsid w:val="00BD167E"/>
    <w:rsid w:val="00BD1682"/>
    <w:rsid w:val="00BD1BBD"/>
    <w:rsid w:val="00BD1E86"/>
    <w:rsid w:val="00BD2153"/>
    <w:rsid w:val="00BD22C7"/>
    <w:rsid w:val="00BD294C"/>
    <w:rsid w:val="00BD2AE8"/>
    <w:rsid w:val="00BD2B6F"/>
    <w:rsid w:val="00BD321F"/>
    <w:rsid w:val="00BD3284"/>
    <w:rsid w:val="00BD342C"/>
    <w:rsid w:val="00BD3457"/>
    <w:rsid w:val="00BD3A07"/>
    <w:rsid w:val="00BD3CC7"/>
    <w:rsid w:val="00BD3DCC"/>
    <w:rsid w:val="00BD4074"/>
    <w:rsid w:val="00BD4171"/>
    <w:rsid w:val="00BD44DD"/>
    <w:rsid w:val="00BD454B"/>
    <w:rsid w:val="00BD4B49"/>
    <w:rsid w:val="00BD4B67"/>
    <w:rsid w:val="00BD4FBE"/>
    <w:rsid w:val="00BD5153"/>
    <w:rsid w:val="00BD51CE"/>
    <w:rsid w:val="00BD528E"/>
    <w:rsid w:val="00BD5622"/>
    <w:rsid w:val="00BD57B5"/>
    <w:rsid w:val="00BD58EF"/>
    <w:rsid w:val="00BD631C"/>
    <w:rsid w:val="00BD651F"/>
    <w:rsid w:val="00BD6987"/>
    <w:rsid w:val="00BD69E2"/>
    <w:rsid w:val="00BD71A3"/>
    <w:rsid w:val="00BD7333"/>
    <w:rsid w:val="00BD7697"/>
    <w:rsid w:val="00BD795B"/>
    <w:rsid w:val="00BD7D4D"/>
    <w:rsid w:val="00BE0186"/>
    <w:rsid w:val="00BE026A"/>
    <w:rsid w:val="00BE028F"/>
    <w:rsid w:val="00BE03C9"/>
    <w:rsid w:val="00BE03F2"/>
    <w:rsid w:val="00BE07D2"/>
    <w:rsid w:val="00BE0D29"/>
    <w:rsid w:val="00BE0E2B"/>
    <w:rsid w:val="00BE0F4B"/>
    <w:rsid w:val="00BE10EE"/>
    <w:rsid w:val="00BE10F2"/>
    <w:rsid w:val="00BE118C"/>
    <w:rsid w:val="00BE1333"/>
    <w:rsid w:val="00BE13CF"/>
    <w:rsid w:val="00BE14FA"/>
    <w:rsid w:val="00BE1540"/>
    <w:rsid w:val="00BE1560"/>
    <w:rsid w:val="00BE1593"/>
    <w:rsid w:val="00BE1DE6"/>
    <w:rsid w:val="00BE2158"/>
    <w:rsid w:val="00BE2380"/>
    <w:rsid w:val="00BE24F6"/>
    <w:rsid w:val="00BE2501"/>
    <w:rsid w:val="00BE27FF"/>
    <w:rsid w:val="00BE281B"/>
    <w:rsid w:val="00BE291A"/>
    <w:rsid w:val="00BE2DD6"/>
    <w:rsid w:val="00BE30C5"/>
    <w:rsid w:val="00BE30EC"/>
    <w:rsid w:val="00BE3139"/>
    <w:rsid w:val="00BE3236"/>
    <w:rsid w:val="00BE34AC"/>
    <w:rsid w:val="00BE362A"/>
    <w:rsid w:val="00BE36CD"/>
    <w:rsid w:val="00BE370B"/>
    <w:rsid w:val="00BE3807"/>
    <w:rsid w:val="00BE3B6B"/>
    <w:rsid w:val="00BE463E"/>
    <w:rsid w:val="00BE4845"/>
    <w:rsid w:val="00BE4A7A"/>
    <w:rsid w:val="00BE4AD0"/>
    <w:rsid w:val="00BE4B8D"/>
    <w:rsid w:val="00BE4E97"/>
    <w:rsid w:val="00BE52A2"/>
    <w:rsid w:val="00BE52B0"/>
    <w:rsid w:val="00BE580A"/>
    <w:rsid w:val="00BE587A"/>
    <w:rsid w:val="00BE5A78"/>
    <w:rsid w:val="00BE5D6B"/>
    <w:rsid w:val="00BE6045"/>
    <w:rsid w:val="00BE616F"/>
    <w:rsid w:val="00BE6342"/>
    <w:rsid w:val="00BE6534"/>
    <w:rsid w:val="00BE6585"/>
    <w:rsid w:val="00BE6861"/>
    <w:rsid w:val="00BE6907"/>
    <w:rsid w:val="00BE6A40"/>
    <w:rsid w:val="00BE6D12"/>
    <w:rsid w:val="00BE701E"/>
    <w:rsid w:val="00BE71C9"/>
    <w:rsid w:val="00BE71FD"/>
    <w:rsid w:val="00BE7508"/>
    <w:rsid w:val="00BE7B8C"/>
    <w:rsid w:val="00BE7BF7"/>
    <w:rsid w:val="00BE7EED"/>
    <w:rsid w:val="00BE7F0E"/>
    <w:rsid w:val="00BF019F"/>
    <w:rsid w:val="00BF0291"/>
    <w:rsid w:val="00BF0312"/>
    <w:rsid w:val="00BF05DC"/>
    <w:rsid w:val="00BF08C8"/>
    <w:rsid w:val="00BF0A0D"/>
    <w:rsid w:val="00BF0E17"/>
    <w:rsid w:val="00BF10BC"/>
    <w:rsid w:val="00BF14B6"/>
    <w:rsid w:val="00BF1C06"/>
    <w:rsid w:val="00BF1C1D"/>
    <w:rsid w:val="00BF1DC7"/>
    <w:rsid w:val="00BF1DD2"/>
    <w:rsid w:val="00BF2134"/>
    <w:rsid w:val="00BF228A"/>
    <w:rsid w:val="00BF243F"/>
    <w:rsid w:val="00BF2537"/>
    <w:rsid w:val="00BF25F5"/>
    <w:rsid w:val="00BF2766"/>
    <w:rsid w:val="00BF29D0"/>
    <w:rsid w:val="00BF2BF5"/>
    <w:rsid w:val="00BF2D5D"/>
    <w:rsid w:val="00BF2E9D"/>
    <w:rsid w:val="00BF2F59"/>
    <w:rsid w:val="00BF348C"/>
    <w:rsid w:val="00BF35D1"/>
    <w:rsid w:val="00BF3632"/>
    <w:rsid w:val="00BF37C8"/>
    <w:rsid w:val="00BF38EF"/>
    <w:rsid w:val="00BF3EC9"/>
    <w:rsid w:val="00BF4381"/>
    <w:rsid w:val="00BF44D9"/>
    <w:rsid w:val="00BF4686"/>
    <w:rsid w:val="00BF46F5"/>
    <w:rsid w:val="00BF47BE"/>
    <w:rsid w:val="00BF4830"/>
    <w:rsid w:val="00BF4A7D"/>
    <w:rsid w:val="00BF4BC8"/>
    <w:rsid w:val="00BF4D4C"/>
    <w:rsid w:val="00BF4F09"/>
    <w:rsid w:val="00BF51AA"/>
    <w:rsid w:val="00BF52CF"/>
    <w:rsid w:val="00BF57F7"/>
    <w:rsid w:val="00BF594B"/>
    <w:rsid w:val="00BF59B3"/>
    <w:rsid w:val="00BF5A0D"/>
    <w:rsid w:val="00BF5A60"/>
    <w:rsid w:val="00BF5BA1"/>
    <w:rsid w:val="00BF5D2D"/>
    <w:rsid w:val="00BF5E7F"/>
    <w:rsid w:val="00BF619A"/>
    <w:rsid w:val="00BF62F0"/>
    <w:rsid w:val="00BF6596"/>
    <w:rsid w:val="00BF65E9"/>
    <w:rsid w:val="00BF6830"/>
    <w:rsid w:val="00BF6A29"/>
    <w:rsid w:val="00BF6B9F"/>
    <w:rsid w:val="00BF6C41"/>
    <w:rsid w:val="00BF6DE0"/>
    <w:rsid w:val="00BF6E9B"/>
    <w:rsid w:val="00BF6EA3"/>
    <w:rsid w:val="00BF6F85"/>
    <w:rsid w:val="00BF7007"/>
    <w:rsid w:val="00BF71A6"/>
    <w:rsid w:val="00BF71DB"/>
    <w:rsid w:val="00BF72E3"/>
    <w:rsid w:val="00BF73AE"/>
    <w:rsid w:val="00BF7676"/>
    <w:rsid w:val="00BF7721"/>
    <w:rsid w:val="00BF7753"/>
    <w:rsid w:val="00BF7768"/>
    <w:rsid w:val="00BF7985"/>
    <w:rsid w:val="00BF7A98"/>
    <w:rsid w:val="00BF7B82"/>
    <w:rsid w:val="00BF7C6B"/>
    <w:rsid w:val="00BF7E32"/>
    <w:rsid w:val="00C004D7"/>
    <w:rsid w:val="00C005E0"/>
    <w:rsid w:val="00C00669"/>
    <w:rsid w:val="00C007AD"/>
    <w:rsid w:val="00C008F8"/>
    <w:rsid w:val="00C00CB9"/>
    <w:rsid w:val="00C00D02"/>
    <w:rsid w:val="00C00E12"/>
    <w:rsid w:val="00C00EBC"/>
    <w:rsid w:val="00C010EF"/>
    <w:rsid w:val="00C014E6"/>
    <w:rsid w:val="00C01634"/>
    <w:rsid w:val="00C016E9"/>
    <w:rsid w:val="00C01881"/>
    <w:rsid w:val="00C01A65"/>
    <w:rsid w:val="00C01D81"/>
    <w:rsid w:val="00C01DD4"/>
    <w:rsid w:val="00C01E52"/>
    <w:rsid w:val="00C021AD"/>
    <w:rsid w:val="00C0233B"/>
    <w:rsid w:val="00C0270E"/>
    <w:rsid w:val="00C02D3F"/>
    <w:rsid w:val="00C02E43"/>
    <w:rsid w:val="00C02FD1"/>
    <w:rsid w:val="00C03132"/>
    <w:rsid w:val="00C031F8"/>
    <w:rsid w:val="00C032D0"/>
    <w:rsid w:val="00C03366"/>
    <w:rsid w:val="00C03437"/>
    <w:rsid w:val="00C0387A"/>
    <w:rsid w:val="00C03D87"/>
    <w:rsid w:val="00C04378"/>
    <w:rsid w:val="00C04917"/>
    <w:rsid w:val="00C04B53"/>
    <w:rsid w:val="00C04CA1"/>
    <w:rsid w:val="00C05060"/>
    <w:rsid w:val="00C050DC"/>
    <w:rsid w:val="00C052AC"/>
    <w:rsid w:val="00C0540B"/>
    <w:rsid w:val="00C055C5"/>
    <w:rsid w:val="00C0570A"/>
    <w:rsid w:val="00C05789"/>
    <w:rsid w:val="00C05874"/>
    <w:rsid w:val="00C05931"/>
    <w:rsid w:val="00C05934"/>
    <w:rsid w:val="00C05ABF"/>
    <w:rsid w:val="00C05E65"/>
    <w:rsid w:val="00C05F1B"/>
    <w:rsid w:val="00C0608C"/>
    <w:rsid w:val="00C060BB"/>
    <w:rsid w:val="00C061A5"/>
    <w:rsid w:val="00C064A5"/>
    <w:rsid w:val="00C06732"/>
    <w:rsid w:val="00C067FC"/>
    <w:rsid w:val="00C0687D"/>
    <w:rsid w:val="00C06C25"/>
    <w:rsid w:val="00C06F14"/>
    <w:rsid w:val="00C06F32"/>
    <w:rsid w:val="00C07030"/>
    <w:rsid w:val="00C07448"/>
    <w:rsid w:val="00C074F4"/>
    <w:rsid w:val="00C077B9"/>
    <w:rsid w:val="00C078D4"/>
    <w:rsid w:val="00C07B1D"/>
    <w:rsid w:val="00C07B6E"/>
    <w:rsid w:val="00C07BDA"/>
    <w:rsid w:val="00C07DE6"/>
    <w:rsid w:val="00C1019C"/>
    <w:rsid w:val="00C1020A"/>
    <w:rsid w:val="00C1020D"/>
    <w:rsid w:val="00C1027B"/>
    <w:rsid w:val="00C103DB"/>
    <w:rsid w:val="00C1045F"/>
    <w:rsid w:val="00C106DF"/>
    <w:rsid w:val="00C10781"/>
    <w:rsid w:val="00C108B6"/>
    <w:rsid w:val="00C10AF9"/>
    <w:rsid w:val="00C10BCC"/>
    <w:rsid w:val="00C10D24"/>
    <w:rsid w:val="00C110DA"/>
    <w:rsid w:val="00C111C8"/>
    <w:rsid w:val="00C1130A"/>
    <w:rsid w:val="00C11452"/>
    <w:rsid w:val="00C114AA"/>
    <w:rsid w:val="00C115B6"/>
    <w:rsid w:val="00C118AE"/>
    <w:rsid w:val="00C11A3D"/>
    <w:rsid w:val="00C11B8F"/>
    <w:rsid w:val="00C11BA4"/>
    <w:rsid w:val="00C11D1E"/>
    <w:rsid w:val="00C11D22"/>
    <w:rsid w:val="00C11E60"/>
    <w:rsid w:val="00C12449"/>
    <w:rsid w:val="00C129D4"/>
    <w:rsid w:val="00C12A7B"/>
    <w:rsid w:val="00C12E35"/>
    <w:rsid w:val="00C1316E"/>
    <w:rsid w:val="00C1336B"/>
    <w:rsid w:val="00C13DF3"/>
    <w:rsid w:val="00C14224"/>
    <w:rsid w:val="00C14438"/>
    <w:rsid w:val="00C1454F"/>
    <w:rsid w:val="00C145E3"/>
    <w:rsid w:val="00C146FF"/>
    <w:rsid w:val="00C1471A"/>
    <w:rsid w:val="00C14870"/>
    <w:rsid w:val="00C14B78"/>
    <w:rsid w:val="00C14C9F"/>
    <w:rsid w:val="00C14CA4"/>
    <w:rsid w:val="00C14E2C"/>
    <w:rsid w:val="00C15081"/>
    <w:rsid w:val="00C15476"/>
    <w:rsid w:val="00C1569C"/>
    <w:rsid w:val="00C16019"/>
    <w:rsid w:val="00C16041"/>
    <w:rsid w:val="00C16361"/>
    <w:rsid w:val="00C1670E"/>
    <w:rsid w:val="00C16A5D"/>
    <w:rsid w:val="00C16CCA"/>
    <w:rsid w:val="00C16FC2"/>
    <w:rsid w:val="00C1701B"/>
    <w:rsid w:val="00C172F8"/>
    <w:rsid w:val="00C17589"/>
    <w:rsid w:val="00C176C9"/>
    <w:rsid w:val="00C1778B"/>
    <w:rsid w:val="00C178A8"/>
    <w:rsid w:val="00C17D56"/>
    <w:rsid w:val="00C17E1A"/>
    <w:rsid w:val="00C200EA"/>
    <w:rsid w:val="00C20212"/>
    <w:rsid w:val="00C202A6"/>
    <w:rsid w:val="00C20767"/>
    <w:rsid w:val="00C207B2"/>
    <w:rsid w:val="00C2081B"/>
    <w:rsid w:val="00C2098A"/>
    <w:rsid w:val="00C20AAC"/>
    <w:rsid w:val="00C20E8B"/>
    <w:rsid w:val="00C20FAD"/>
    <w:rsid w:val="00C21134"/>
    <w:rsid w:val="00C2116F"/>
    <w:rsid w:val="00C21475"/>
    <w:rsid w:val="00C2167A"/>
    <w:rsid w:val="00C21AFC"/>
    <w:rsid w:val="00C21B8A"/>
    <w:rsid w:val="00C21CC7"/>
    <w:rsid w:val="00C22205"/>
    <w:rsid w:val="00C222FE"/>
    <w:rsid w:val="00C225B0"/>
    <w:rsid w:val="00C22664"/>
    <w:rsid w:val="00C22B27"/>
    <w:rsid w:val="00C22B9A"/>
    <w:rsid w:val="00C22B9D"/>
    <w:rsid w:val="00C22D2A"/>
    <w:rsid w:val="00C2318F"/>
    <w:rsid w:val="00C2330B"/>
    <w:rsid w:val="00C23474"/>
    <w:rsid w:val="00C235BE"/>
    <w:rsid w:val="00C2368D"/>
    <w:rsid w:val="00C236D3"/>
    <w:rsid w:val="00C23700"/>
    <w:rsid w:val="00C2383F"/>
    <w:rsid w:val="00C23ABE"/>
    <w:rsid w:val="00C23BA7"/>
    <w:rsid w:val="00C23D14"/>
    <w:rsid w:val="00C23DDF"/>
    <w:rsid w:val="00C23E00"/>
    <w:rsid w:val="00C23F2B"/>
    <w:rsid w:val="00C242F3"/>
    <w:rsid w:val="00C2449E"/>
    <w:rsid w:val="00C244B3"/>
    <w:rsid w:val="00C24562"/>
    <w:rsid w:val="00C2456C"/>
    <w:rsid w:val="00C24691"/>
    <w:rsid w:val="00C2474F"/>
    <w:rsid w:val="00C24D65"/>
    <w:rsid w:val="00C2510A"/>
    <w:rsid w:val="00C251B1"/>
    <w:rsid w:val="00C255F2"/>
    <w:rsid w:val="00C258EF"/>
    <w:rsid w:val="00C25D2C"/>
    <w:rsid w:val="00C25D9D"/>
    <w:rsid w:val="00C25DF3"/>
    <w:rsid w:val="00C25F0D"/>
    <w:rsid w:val="00C2611A"/>
    <w:rsid w:val="00C26172"/>
    <w:rsid w:val="00C261D2"/>
    <w:rsid w:val="00C26483"/>
    <w:rsid w:val="00C2654C"/>
    <w:rsid w:val="00C26597"/>
    <w:rsid w:val="00C26937"/>
    <w:rsid w:val="00C26A5C"/>
    <w:rsid w:val="00C26B25"/>
    <w:rsid w:val="00C26BF1"/>
    <w:rsid w:val="00C26BFF"/>
    <w:rsid w:val="00C26D6B"/>
    <w:rsid w:val="00C26F64"/>
    <w:rsid w:val="00C26FED"/>
    <w:rsid w:val="00C274A3"/>
    <w:rsid w:val="00C275C2"/>
    <w:rsid w:val="00C27665"/>
    <w:rsid w:val="00C27690"/>
    <w:rsid w:val="00C27747"/>
    <w:rsid w:val="00C279CB"/>
    <w:rsid w:val="00C27A0F"/>
    <w:rsid w:val="00C27E06"/>
    <w:rsid w:val="00C27EB4"/>
    <w:rsid w:val="00C27F54"/>
    <w:rsid w:val="00C30017"/>
    <w:rsid w:val="00C30395"/>
    <w:rsid w:val="00C305BB"/>
    <w:rsid w:val="00C30A63"/>
    <w:rsid w:val="00C30CB2"/>
    <w:rsid w:val="00C30ED6"/>
    <w:rsid w:val="00C311B9"/>
    <w:rsid w:val="00C315A9"/>
    <w:rsid w:val="00C317D5"/>
    <w:rsid w:val="00C31811"/>
    <w:rsid w:val="00C31C8D"/>
    <w:rsid w:val="00C31CB2"/>
    <w:rsid w:val="00C32523"/>
    <w:rsid w:val="00C325A5"/>
    <w:rsid w:val="00C325F9"/>
    <w:rsid w:val="00C3281F"/>
    <w:rsid w:val="00C328F4"/>
    <w:rsid w:val="00C32918"/>
    <w:rsid w:val="00C329EE"/>
    <w:rsid w:val="00C32B6C"/>
    <w:rsid w:val="00C32D65"/>
    <w:rsid w:val="00C32E41"/>
    <w:rsid w:val="00C32F20"/>
    <w:rsid w:val="00C32FD5"/>
    <w:rsid w:val="00C32FF7"/>
    <w:rsid w:val="00C332D9"/>
    <w:rsid w:val="00C333C9"/>
    <w:rsid w:val="00C33501"/>
    <w:rsid w:val="00C337FC"/>
    <w:rsid w:val="00C338DB"/>
    <w:rsid w:val="00C341D2"/>
    <w:rsid w:val="00C34232"/>
    <w:rsid w:val="00C3433E"/>
    <w:rsid w:val="00C34585"/>
    <w:rsid w:val="00C34788"/>
    <w:rsid w:val="00C34935"/>
    <w:rsid w:val="00C34D51"/>
    <w:rsid w:val="00C34F32"/>
    <w:rsid w:val="00C34FFA"/>
    <w:rsid w:val="00C35003"/>
    <w:rsid w:val="00C35330"/>
    <w:rsid w:val="00C355CE"/>
    <w:rsid w:val="00C355D6"/>
    <w:rsid w:val="00C3568F"/>
    <w:rsid w:val="00C35AC1"/>
    <w:rsid w:val="00C35AE3"/>
    <w:rsid w:val="00C35FA5"/>
    <w:rsid w:val="00C360A8"/>
    <w:rsid w:val="00C3613E"/>
    <w:rsid w:val="00C36355"/>
    <w:rsid w:val="00C363AC"/>
    <w:rsid w:val="00C36407"/>
    <w:rsid w:val="00C3667D"/>
    <w:rsid w:val="00C366E0"/>
    <w:rsid w:val="00C36799"/>
    <w:rsid w:val="00C368F4"/>
    <w:rsid w:val="00C36BD7"/>
    <w:rsid w:val="00C378A5"/>
    <w:rsid w:val="00C37CA4"/>
    <w:rsid w:val="00C37D38"/>
    <w:rsid w:val="00C37DFA"/>
    <w:rsid w:val="00C40111"/>
    <w:rsid w:val="00C40204"/>
    <w:rsid w:val="00C402DC"/>
    <w:rsid w:val="00C404E6"/>
    <w:rsid w:val="00C40528"/>
    <w:rsid w:val="00C40AF6"/>
    <w:rsid w:val="00C40E72"/>
    <w:rsid w:val="00C40F18"/>
    <w:rsid w:val="00C4103E"/>
    <w:rsid w:val="00C41051"/>
    <w:rsid w:val="00C41187"/>
    <w:rsid w:val="00C41337"/>
    <w:rsid w:val="00C41975"/>
    <w:rsid w:val="00C41BFE"/>
    <w:rsid w:val="00C41FDF"/>
    <w:rsid w:val="00C42063"/>
    <w:rsid w:val="00C425DF"/>
    <w:rsid w:val="00C427A3"/>
    <w:rsid w:val="00C42865"/>
    <w:rsid w:val="00C42888"/>
    <w:rsid w:val="00C42B03"/>
    <w:rsid w:val="00C42E52"/>
    <w:rsid w:val="00C4303E"/>
    <w:rsid w:val="00C4320E"/>
    <w:rsid w:val="00C4322E"/>
    <w:rsid w:val="00C435C2"/>
    <w:rsid w:val="00C435D8"/>
    <w:rsid w:val="00C4361C"/>
    <w:rsid w:val="00C4395F"/>
    <w:rsid w:val="00C439DE"/>
    <w:rsid w:val="00C43A16"/>
    <w:rsid w:val="00C43A5A"/>
    <w:rsid w:val="00C43AFE"/>
    <w:rsid w:val="00C43C75"/>
    <w:rsid w:val="00C43CEE"/>
    <w:rsid w:val="00C43DCE"/>
    <w:rsid w:val="00C44016"/>
    <w:rsid w:val="00C4417C"/>
    <w:rsid w:val="00C4489C"/>
    <w:rsid w:val="00C44A46"/>
    <w:rsid w:val="00C44B3E"/>
    <w:rsid w:val="00C44D9B"/>
    <w:rsid w:val="00C453E2"/>
    <w:rsid w:val="00C4578B"/>
    <w:rsid w:val="00C4594B"/>
    <w:rsid w:val="00C45ED9"/>
    <w:rsid w:val="00C4617D"/>
    <w:rsid w:val="00C4665C"/>
    <w:rsid w:val="00C467C0"/>
    <w:rsid w:val="00C46B52"/>
    <w:rsid w:val="00C46E1D"/>
    <w:rsid w:val="00C47058"/>
    <w:rsid w:val="00C47301"/>
    <w:rsid w:val="00C4773A"/>
    <w:rsid w:val="00C47862"/>
    <w:rsid w:val="00C47C53"/>
    <w:rsid w:val="00C47F59"/>
    <w:rsid w:val="00C47F67"/>
    <w:rsid w:val="00C500B5"/>
    <w:rsid w:val="00C5022B"/>
    <w:rsid w:val="00C502B9"/>
    <w:rsid w:val="00C502C1"/>
    <w:rsid w:val="00C505C6"/>
    <w:rsid w:val="00C50857"/>
    <w:rsid w:val="00C50A3E"/>
    <w:rsid w:val="00C50AD4"/>
    <w:rsid w:val="00C50F13"/>
    <w:rsid w:val="00C51193"/>
    <w:rsid w:val="00C5171B"/>
    <w:rsid w:val="00C51B58"/>
    <w:rsid w:val="00C51B92"/>
    <w:rsid w:val="00C51BFB"/>
    <w:rsid w:val="00C524C9"/>
    <w:rsid w:val="00C527EE"/>
    <w:rsid w:val="00C52932"/>
    <w:rsid w:val="00C52AC3"/>
    <w:rsid w:val="00C533F3"/>
    <w:rsid w:val="00C538FA"/>
    <w:rsid w:val="00C538FD"/>
    <w:rsid w:val="00C54173"/>
    <w:rsid w:val="00C541F7"/>
    <w:rsid w:val="00C54265"/>
    <w:rsid w:val="00C54925"/>
    <w:rsid w:val="00C54F56"/>
    <w:rsid w:val="00C54F90"/>
    <w:rsid w:val="00C55280"/>
    <w:rsid w:val="00C5533D"/>
    <w:rsid w:val="00C55E03"/>
    <w:rsid w:val="00C55EEF"/>
    <w:rsid w:val="00C55F4F"/>
    <w:rsid w:val="00C55F82"/>
    <w:rsid w:val="00C56192"/>
    <w:rsid w:val="00C5654B"/>
    <w:rsid w:val="00C565E5"/>
    <w:rsid w:val="00C569BC"/>
    <w:rsid w:val="00C56A11"/>
    <w:rsid w:val="00C56D05"/>
    <w:rsid w:val="00C57030"/>
    <w:rsid w:val="00C5706C"/>
    <w:rsid w:val="00C57208"/>
    <w:rsid w:val="00C573A3"/>
    <w:rsid w:val="00C5759C"/>
    <w:rsid w:val="00C575F6"/>
    <w:rsid w:val="00C5CFF5"/>
    <w:rsid w:val="00C600E5"/>
    <w:rsid w:val="00C601B5"/>
    <w:rsid w:val="00C602E9"/>
    <w:rsid w:val="00C6045A"/>
    <w:rsid w:val="00C60518"/>
    <w:rsid w:val="00C6062A"/>
    <w:rsid w:val="00C607C1"/>
    <w:rsid w:val="00C60A5B"/>
    <w:rsid w:val="00C60D3D"/>
    <w:rsid w:val="00C60E6A"/>
    <w:rsid w:val="00C60F82"/>
    <w:rsid w:val="00C61606"/>
    <w:rsid w:val="00C6199B"/>
    <w:rsid w:val="00C61A3E"/>
    <w:rsid w:val="00C61D28"/>
    <w:rsid w:val="00C61FB4"/>
    <w:rsid w:val="00C620D8"/>
    <w:rsid w:val="00C620FF"/>
    <w:rsid w:val="00C62119"/>
    <w:rsid w:val="00C62323"/>
    <w:rsid w:val="00C6253C"/>
    <w:rsid w:val="00C62695"/>
    <w:rsid w:val="00C627F3"/>
    <w:rsid w:val="00C62E3B"/>
    <w:rsid w:val="00C63022"/>
    <w:rsid w:val="00C63078"/>
    <w:rsid w:val="00C63125"/>
    <w:rsid w:val="00C6352A"/>
    <w:rsid w:val="00C636E5"/>
    <w:rsid w:val="00C63C09"/>
    <w:rsid w:val="00C64160"/>
    <w:rsid w:val="00C6453F"/>
    <w:rsid w:val="00C645F1"/>
    <w:rsid w:val="00C649AB"/>
    <w:rsid w:val="00C652A8"/>
    <w:rsid w:val="00C65393"/>
    <w:rsid w:val="00C6562B"/>
    <w:rsid w:val="00C65776"/>
    <w:rsid w:val="00C65A3B"/>
    <w:rsid w:val="00C66136"/>
    <w:rsid w:val="00C66472"/>
    <w:rsid w:val="00C665CC"/>
    <w:rsid w:val="00C6676F"/>
    <w:rsid w:val="00C6695C"/>
    <w:rsid w:val="00C66A41"/>
    <w:rsid w:val="00C66EAD"/>
    <w:rsid w:val="00C6717E"/>
    <w:rsid w:val="00C67384"/>
    <w:rsid w:val="00C67BF7"/>
    <w:rsid w:val="00C67CF8"/>
    <w:rsid w:val="00C701B8"/>
    <w:rsid w:val="00C705B5"/>
    <w:rsid w:val="00C70B16"/>
    <w:rsid w:val="00C70CDF"/>
    <w:rsid w:val="00C70DA9"/>
    <w:rsid w:val="00C71085"/>
    <w:rsid w:val="00C71538"/>
    <w:rsid w:val="00C715E6"/>
    <w:rsid w:val="00C719F5"/>
    <w:rsid w:val="00C71B5B"/>
    <w:rsid w:val="00C71BE9"/>
    <w:rsid w:val="00C724A6"/>
    <w:rsid w:val="00C724C8"/>
    <w:rsid w:val="00C724D9"/>
    <w:rsid w:val="00C72B8C"/>
    <w:rsid w:val="00C73187"/>
    <w:rsid w:val="00C7321C"/>
    <w:rsid w:val="00C7329F"/>
    <w:rsid w:val="00C732A1"/>
    <w:rsid w:val="00C7372B"/>
    <w:rsid w:val="00C737A4"/>
    <w:rsid w:val="00C737DA"/>
    <w:rsid w:val="00C73A28"/>
    <w:rsid w:val="00C73E65"/>
    <w:rsid w:val="00C740EC"/>
    <w:rsid w:val="00C7416D"/>
    <w:rsid w:val="00C7430E"/>
    <w:rsid w:val="00C744DA"/>
    <w:rsid w:val="00C746AD"/>
    <w:rsid w:val="00C74734"/>
    <w:rsid w:val="00C748C4"/>
    <w:rsid w:val="00C7492F"/>
    <w:rsid w:val="00C74BDF"/>
    <w:rsid w:val="00C74D94"/>
    <w:rsid w:val="00C74EF2"/>
    <w:rsid w:val="00C75115"/>
    <w:rsid w:val="00C75675"/>
    <w:rsid w:val="00C75696"/>
    <w:rsid w:val="00C758BD"/>
    <w:rsid w:val="00C75998"/>
    <w:rsid w:val="00C75B52"/>
    <w:rsid w:val="00C75EFC"/>
    <w:rsid w:val="00C760E5"/>
    <w:rsid w:val="00C7619D"/>
    <w:rsid w:val="00C76342"/>
    <w:rsid w:val="00C7646B"/>
    <w:rsid w:val="00C76513"/>
    <w:rsid w:val="00C76C03"/>
    <w:rsid w:val="00C77CAA"/>
    <w:rsid w:val="00C77E4A"/>
    <w:rsid w:val="00C803D0"/>
    <w:rsid w:val="00C806FD"/>
    <w:rsid w:val="00C8091E"/>
    <w:rsid w:val="00C809F0"/>
    <w:rsid w:val="00C80A49"/>
    <w:rsid w:val="00C80AAB"/>
    <w:rsid w:val="00C80B8E"/>
    <w:rsid w:val="00C80BC8"/>
    <w:rsid w:val="00C81290"/>
    <w:rsid w:val="00C8129B"/>
    <w:rsid w:val="00C812A2"/>
    <w:rsid w:val="00C8176D"/>
    <w:rsid w:val="00C817A1"/>
    <w:rsid w:val="00C8184D"/>
    <w:rsid w:val="00C81BB8"/>
    <w:rsid w:val="00C81FA9"/>
    <w:rsid w:val="00C8245A"/>
    <w:rsid w:val="00C82655"/>
    <w:rsid w:val="00C8268B"/>
    <w:rsid w:val="00C827CA"/>
    <w:rsid w:val="00C82EAB"/>
    <w:rsid w:val="00C830AD"/>
    <w:rsid w:val="00C830CB"/>
    <w:rsid w:val="00C83646"/>
    <w:rsid w:val="00C84240"/>
    <w:rsid w:val="00C84841"/>
    <w:rsid w:val="00C848D1"/>
    <w:rsid w:val="00C84A14"/>
    <w:rsid w:val="00C84AA1"/>
    <w:rsid w:val="00C84B9E"/>
    <w:rsid w:val="00C84C46"/>
    <w:rsid w:val="00C84E52"/>
    <w:rsid w:val="00C85003"/>
    <w:rsid w:val="00C8522F"/>
    <w:rsid w:val="00C8549A"/>
    <w:rsid w:val="00C85542"/>
    <w:rsid w:val="00C8562F"/>
    <w:rsid w:val="00C85784"/>
    <w:rsid w:val="00C8580B"/>
    <w:rsid w:val="00C858E7"/>
    <w:rsid w:val="00C85BEB"/>
    <w:rsid w:val="00C85CAD"/>
    <w:rsid w:val="00C860FA"/>
    <w:rsid w:val="00C86490"/>
    <w:rsid w:val="00C868F5"/>
    <w:rsid w:val="00C869A1"/>
    <w:rsid w:val="00C86A62"/>
    <w:rsid w:val="00C86B5D"/>
    <w:rsid w:val="00C86F7A"/>
    <w:rsid w:val="00C86FD6"/>
    <w:rsid w:val="00C871B6"/>
    <w:rsid w:val="00C871E5"/>
    <w:rsid w:val="00C87742"/>
    <w:rsid w:val="00C87754"/>
    <w:rsid w:val="00C87812"/>
    <w:rsid w:val="00C87BE3"/>
    <w:rsid w:val="00C87E08"/>
    <w:rsid w:val="00C90039"/>
    <w:rsid w:val="00C9026B"/>
    <w:rsid w:val="00C902DE"/>
    <w:rsid w:val="00C9036F"/>
    <w:rsid w:val="00C907CB"/>
    <w:rsid w:val="00C9096E"/>
    <w:rsid w:val="00C909C0"/>
    <w:rsid w:val="00C90AE7"/>
    <w:rsid w:val="00C90B44"/>
    <w:rsid w:val="00C90F07"/>
    <w:rsid w:val="00C911FA"/>
    <w:rsid w:val="00C91305"/>
    <w:rsid w:val="00C91413"/>
    <w:rsid w:val="00C914F3"/>
    <w:rsid w:val="00C91581"/>
    <w:rsid w:val="00C91608"/>
    <w:rsid w:val="00C91A45"/>
    <w:rsid w:val="00C92156"/>
    <w:rsid w:val="00C92217"/>
    <w:rsid w:val="00C9243E"/>
    <w:rsid w:val="00C9262C"/>
    <w:rsid w:val="00C926D2"/>
    <w:rsid w:val="00C928E2"/>
    <w:rsid w:val="00C92AF8"/>
    <w:rsid w:val="00C93152"/>
    <w:rsid w:val="00C93CF4"/>
    <w:rsid w:val="00C93E0F"/>
    <w:rsid w:val="00C9415C"/>
    <w:rsid w:val="00C942FF"/>
    <w:rsid w:val="00C94465"/>
    <w:rsid w:val="00C945F7"/>
    <w:rsid w:val="00C946F0"/>
    <w:rsid w:val="00C94776"/>
    <w:rsid w:val="00C94909"/>
    <w:rsid w:val="00C94D29"/>
    <w:rsid w:val="00C951A9"/>
    <w:rsid w:val="00C95203"/>
    <w:rsid w:val="00C9523D"/>
    <w:rsid w:val="00C955A1"/>
    <w:rsid w:val="00C95962"/>
    <w:rsid w:val="00C95A87"/>
    <w:rsid w:val="00C95C36"/>
    <w:rsid w:val="00C95F88"/>
    <w:rsid w:val="00C9670B"/>
    <w:rsid w:val="00C967B1"/>
    <w:rsid w:val="00C96ACC"/>
    <w:rsid w:val="00C96C57"/>
    <w:rsid w:val="00C96C71"/>
    <w:rsid w:val="00C96CB8"/>
    <w:rsid w:val="00C97158"/>
    <w:rsid w:val="00C971EB"/>
    <w:rsid w:val="00C9735C"/>
    <w:rsid w:val="00C9736B"/>
    <w:rsid w:val="00C978FC"/>
    <w:rsid w:val="00C97915"/>
    <w:rsid w:val="00C97D99"/>
    <w:rsid w:val="00C9F96D"/>
    <w:rsid w:val="00CA005B"/>
    <w:rsid w:val="00CA009B"/>
    <w:rsid w:val="00CA0133"/>
    <w:rsid w:val="00CA0370"/>
    <w:rsid w:val="00CA03A3"/>
    <w:rsid w:val="00CA08C9"/>
    <w:rsid w:val="00CA090B"/>
    <w:rsid w:val="00CA0A1F"/>
    <w:rsid w:val="00CA0A57"/>
    <w:rsid w:val="00CA0CF1"/>
    <w:rsid w:val="00CA0E47"/>
    <w:rsid w:val="00CA1053"/>
    <w:rsid w:val="00CA124B"/>
    <w:rsid w:val="00CA1311"/>
    <w:rsid w:val="00CA138B"/>
    <w:rsid w:val="00CA14CA"/>
    <w:rsid w:val="00CA16D1"/>
    <w:rsid w:val="00CA17AA"/>
    <w:rsid w:val="00CA1B0D"/>
    <w:rsid w:val="00CA1D95"/>
    <w:rsid w:val="00CA1E1A"/>
    <w:rsid w:val="00CA1F4A"/>
    <w:rsid w:val="00CA24AA"/>
    <w:rsid w:val="00CA25C0"/>
    <w:rsid w:val="00CA2683"/>
    <w:rsid w:val="00CA26CB"/>
    <w:rsid w:val="00CA274E"/>
    <w:rsid w:val="00CA277B"/>
    <w:rsid w:val="00CA2784"/>
    <w:rsid w:val="00CA27AF"/>
    <w:rsid w:val="00CA2AAF"/>
    <w:rsid w:val="00CA2C8C"/>
    <w:rsid w:val="00CA3262"/>
    <w:rsid w:val="00CA3815"/>
    <w:rsid w:val="00CA3CD0"/>
    <w:rsid w:val="00CA409E"/>
    <w:rsid w:val="00CA417E"/>
    <w:rsid w:val="00CA4388"/>
    <w:rsid w:val="00CA45E6"/>
    <w:rsid w:val="00CA473B"/>
    <w:rsid w:val="00CA4923"/>
    <w:rsid w:val="00CA4A4E"/>
    <w:rsid w:val="00CA4B8C"/>
    <w:rsid w:val="00CA4BBB"/>
    <w:rsid w:val="00CA505A"/>
    <w:rsid w:val="00CA5358"/>
    <w:rsid w:val="00CA547F"/>
    <w:rsid w:val="00CA566F"/>
    <w:rsid w:val="00CA5B60"/>
    <w:rsid w:val="00CA5DA9"/>
    <w:rsid w:val="00CA5E86"/>
    <w:rsid w:val="00CA61DD"/>
    <w:rsid w:val="00CA641A"/>
    <w:rsid w:val="00CA64F1"/>
    <w:rsid w:val="00CA65B2"/>
    <w:rsid w:val="00CA6946"/>
    <w:rsid w:val="00CA6D55"/>
    <w:rsid w:val="00CA6E4B"/>
    <w:rsid w:val="00CA706F"/>
    <w:rsid w:val="00CA7105"/>
    <w:rsid w:val="00CA72A3"/>
    <w:rsid w:val="00CA72B8"/>
    <w:rsid w:val="00CA735A"/>
    <w:rsid w:val="00CA7AEC"/>
    <w:rsid w:val="00CA7DED"/>
    <w:rsid w:val="00CA7E7D"/>
    <w:rsid w:val="00CB0012"/>
    <w:rsid w:val="00CB00B9"/>
    <w:rsid w:val="00CB02B7"/>
    <w:rsid w:val="00CB0B00"/>
    <w:rsid w:val="00CB0E3B"/>
    <w:rsid w:val="00CB0EF5"/>
    <w:rsid w:val="00CB10A7"/>
    <w:rsid w:val="00CB1268"/>
    <w:rsid w:val="00CB1269"/>
    <w:rsid w:val="00CB16C8"/>
    <w:rsid w:val="00CB199B"/>
    <w:rsid w:val="00CB1B09"/>
    <w:rsid w:val="00CB1C79"/>
    <w:rsid w:val="00CB1E68"/>
    <w:rsid w:val="00CB1E8E"/>
    <w:rsid w:val="00CB1EE9"/>
    <w:rsid w:val="00CB26C7"/>
    <w:rsid w:val="00CB26CA"/>
    <w:rsid w:val="00CB2A81"/>
    <w:rsid w:val="00CB2C6D"/>
    <w:rsid w:val="00CB2C7F"/>
    <w:rsid w:val="00CB2D0A"/>
    <w:rsid w:val="00CB2FFE"/>
    <w:rsid w:val="00CB30B1"/>
    <w:rsid w:val="00CB3123"/>
    <w:rsid w:val="00CB3459"/>
    <w:rsid w:val="00CB35B8"/>
    <w:rsid w:val="00CB3675"/>
    <w:rsid w:val="00CB3E0D"/>
    <w:rsid w:val="00CB3E37"/>
    <w:rsid w:val="00CB446A"/>
    <w:rsid w:val="00CB4562"/>
    <w:rsid w:val="00CB4B27"/>
    <w:rsid w:val="00CB4D0B"/>
    <w:rsid w:val="00CB4D47"/>
    <w:rsid w:val="00CB4F8D"/>
    <w:rsid w:val="00CB5212"/>
    <w:rsid w:val="00CB52AD"/>
    <w:rsid w:val="00CB5369"/>
    <w:rsid w:val="00CB5555"/>
    <w:rsid w:val="00CB58A9"/>
    <w:rsid w:val="00CB5A33"/>
    <w:rsid w:val="00CB5C55"/>
    <w:rsid w:val="00CB5D00"/>
    <w:rsid w:val="00CB628A"/>
    <w:rsid w:val="00CB66B6"/>
    <w:rsid w:val="00CB6D07"/>
    <w:rsid w:val="00CB7143"/>
    <w:rsid w:val="00CB7149"/>
    <w:rsid w:val="00CB7948"/>
    <w:rsid w:val="00CC0435"/>
    <w:rsid w:val="00CC09A4"/>
    <w:rsid w:val="00CC0A51"/>
    <w:rsid w:val="00CC0A82"/>
    <w:rsid w:val="00CC0AD0"/>
    <w:rsid w:val="00CC13C9"/>
    <w:rsid w:val="00CC17D1"/>
    <w:rsid w:val="00CC18BE"/>
    <w:rsid w:val="00CC1BA3"/>
    <w:rsid w:val="00CC1BBB"/>
    <w:rsid w:val="00CC1D35"/>
    <w:rsid w:val="00CC1DC1"/>
    <w:rsid w:val="00CC1FC4"/>
    <w:rsid w:val="00CC21BF"/>
    <w:rsid w:val="00CC21FA"/>
    <w:rsid w:val="00CC241C"/>
    <w:rsid w:val="00CC2504"/>
    <w:rsid w:val="00CC2564"/>
    <w:rsid w:val="00CC25BB"/>
    <w:rsid w:val="00CC291F"/>
    <w:rsid w:val="00CC2942"/>
    <w:rsid w:val="00CC2971"/>
    <w:rsid w:val="00CC2B12"/>
    <w:rsid w:val="00CC2E46"/>
    <w:rsid w:val="00CC2FE7"/>
    <w:rsid w:val="00CC310C"/>
    <w:rsid w:val="00CC3212"/>
    <w:rsid w:val="00CC3358"/>
    <w:rsid w:val="00CC359D"/>
    <w:rsid w:val="00CC363C"/>
    <w:rsid w:val="00CC36AB"/>
    <w:rsid w:val="00CC3766"/>
    <w:rsid w:val="00CC38A6"/>
    <w:rsid w:val="00CC39AB"/>
    <w:rsid w:val="00CC3B5A"/>
    <w:rsid w:val="00CC3CC4"/>
    <w:rsid w:val="00CC3D16"/>
    <w:rsid w:val="00CC3F68"/>
    <w:rsid w:val="00CC4165"/>
    <w:rsid w:val="00CC45CD"/>
    <w:rsid w:val="00CC4654"/>
    <w:rsid w:val="00CC46C9"/>
    <w:rsid w:val="00CC46CC"/>
    <w:rsid w:val="00CC4704"/>
    <w:rsid w:val="00CC4B5F"/>
    <w:rsid w:val="00CC4BBE"/>
    <w:rsid w:val="00CC4C70"/>
    <w:rsid w:val="00CC4C92"/>
    <w:rsid w:val="00CC4F10"/>
    <w:rsid w:val="00CC4F8F"/>
    <w:rsid w:val="00CC5102"/>
    <w:rsid w:val="00CC5528"/>
    <w:rsid w:val="00CC5E06"/>
    <w:rsid w:val="00CC600E"/>
    <w:rsid w:val="00CC6771"/>
    <w:rsid w:val="00CC6822"/>
    <w:rsid w:val="00CC69A0"/>
    <w:rsid w:val="00CC71B6"/>
    <w:rsid w:val="00CC7329"/>
    <w:rsid w:val="00CC7394"/>
    <w:rsid w:val="00CC7435"/>
    <w:rsid w:val="00CC75B8"/>
    <w:rsid w:val="00CC7962"/>
    <w:rsid w:val="00CD0025"/>
    <w:rsid w:val="00CD01CE"/>
    <w:rsid w:val="00CD062D"/>
    <w:rsid w:val="00CD0818"/>
    <w:rsid w:val="00CD0933"/>
    <w:rsid w:val="00CD0A45"/>
    <w:rsid w:val="00CD0BF3"/>
    <w:rsid w:val="00CD0D01"/>
    <w:rsid w:val="00CD0EA2"/>
    <w:rsid w:val="00CD1492"/>
    <w:rsid w:val="00CD1865"/>
    <w:rsid w:val="00CD1AF5"/>
    <w:rsid w:val="00CD1BD2"/>
    <w:rsid w:val="00CD1C15"/>
    <w:rsid w:val="00CD1EBE"/>
    <w:rsid w:val="00CD2013"/>
    <w:rsid w:val="00CD281B"/>
    <w:rsid w:val="00CD2A69"/>
    <w:rsid w:val="00CD2C75"/>
    <w:rsid w:val="00CD317D"/>
    <w:rsid w:val="00CD393F"/>
    <w:rsid w:val="00CD39DF"/>
    <w:rsid w:val="00CD3D26"/>
    <w:rsid w:val="00CD3DCB"/>
    <w:rsid w:val="00CD4062"/>
    <w:rsid w:val="00CD40AC"/>
    <w:rsid w:val="00CD4155"/>
    <w:rsid w:val="00CD4ECD"/>
    <w:rsid w:val="00CD52D2"/>
    <w:rsid w:val="00CD55DD"/>
    <w:rsid w:val="00CD58AF"/>
    <w:rsid w:val="00CD591E"/>
    <w:rsid w:val="00CD6087"/>
    <w:rsid w:val="00CD6564"/>
    <w:rsid w:val="00CD66FA"/>
    <w:rsid w:val="00CD6BDB"/>
    <w:rsid w:val="00CD6EED"/>
    <w:rsid w:val="00CD7058"/>
    <w:rsid w:val="00CD71FF"/>
    <w:rsid w:val="00CD785C"/>
    <w:rsid w:val="00CD7BC6"/>
    <w:rsid w:val="00CD7DB7"/>
    <w:rsid w:val="00CD7EA7"/>
    <w:rsid w:val="00CE044E"/>
    <w:rsid w:val="00CE04E5"/>
    <w:rsid w:val="00CE0691"/>
    <w:rsid w:val="00CE0713"/>
    <w:rsid w:val="00CE0823"/>
    <w:rsid w:val="00CE0AC0"/>
    <w:rsid w:val="00CE0F70"/>
    <w:rsid w:val="00CE0F86"/>
    <w:rsid w:val="00CE10A4"/>
    <w:rsid w:val="00CE10B8"/>
    <w:rsid w:val="00CE1254"/>
    <w:rsid w:val="00CE1765"/>
    <w:rsid w:val="00CE1983"/>
    <w:rsid w:val="00CE1BB7"/>
    <w:rsid w:val="00CE1CAA"/>
    <w:rsid w:val="00CE1E35"/>
    <w:rsid w:val="00CE212F"/>
    <w:rsid w:val="00CE2264"/>
    <w:rsid w:val="00CE23C4"/>
    <w:rsid w:val="00CE26B1"/>
    <w:rsid w:val="00CE26EF"/>
    <w:rsid w:val="00CE2A05"/>
    <w:rsid w:val="00CE2D06"/>
    <w:rsid w:val="00CE2FDB"/>
    <w:rsid w:val="00CE328B"/>
    <w:rsid w:val="00CE348E"/>
    <w:rsid w:val="00CE3519"/>
    <w:rsid w:val="00CE353D"/>
    <w:rsid w:val="00CE356E"/>
    <w:rsid w:val="00CE3A84"/>
    <w:rsid w:val="00CE3B20"/>
    <w:rsid w:val="00CE3D62"/>
    <w:rsid w:val="00CE408A"/>
    <w:rsid w:val="00CE410B"/>
    <w:rsid w:val="00CE421A"/>
    <w:rsid w:val="00CE4278"/>
    <w:rsid w:val="00CE43D4"/>
    <w:rsid w:val="00CE4424"/>
    <w:rsid w:val="00CE4647"/>
    <w:rsid w:val="00CE4A32"/>
    <w:rsid w:val="00CE4C97"/>
    <w:rsid w:val="00CE4D8E"/>
    <w:rsid w:val="00CE510E"/>
    <w:rsid w:val="00CE5192"/>
    <w:rsid w:val="00CE54D1"/>
    <w:rsid w:val="00CE54D5"/>
    <w:rsid w:val="00CE5783"/>
    <w:rsid w:val="00CE58A5"/>
    <w:rsid w:val="00CE59EF"/>
    <w:rsid w:val="00CE5BA4"/>
    <w:rsid w:val="00CE5BF7"/>
    <w:rsid w:val="00CE5DA0"/>
    <w:rsid w:val="00CE5DC5"/>
    <w:rsid w:val="00CE5DED"/>
    <w:rsid w:val="00CE60AC"/>
    <w:rsid w:val="00CE60DE"/>
    <w:rsid w:val="00CE61B2"/>
    <w:rsid w:val="00CE64BD"/>
    <w:rsid w:val="00CE6605"/>
    <w:rsid w:val="00CE6D21"/>
    <w:rsid w:val="00CE7005"/>
    <w:rsid w:val="00CE70EA"/>
    <w:rsid w:val="00CE7308"/>
    <w:rsid w:val="00CE750F"/>
    <w:rsid w:val="00CE7695"/>
    <w:rsid w:val="00CE7AAC"/>
    <w:rsid w:val="00CE7CC1"/>
    <w:rsid w:val="00CE7D2C"/>
    <w:rsid w:val="00CE7F3D"/>
    <w:rsid w:val="00CF01F1"/>
    <w:rsid w:val="00CF01F4"/>
    <w:rsid w:val="00CF0AEF"/>
    <w:rsid w:val="00CF102B"/>
    <w:rsid w:val="00CF129C"/>
    <w:rsid w:val="00CF12A6"/>
    <w:rsid w:val="00CF15BD"/>
    <w:rsid w:val="00CF1600"/>
    <w:rsid w:val="00CF1756"/>
    <w:rsid w:val="00CF1775"/>
    <w:rsid w:val="00CF17D7"/>
    <w:rsid w:val="00CF1897"/>
    <w:rsid w:val="00CF1C6B"/>
    <w:rsid w:val="00CF1F0B"/>
    <w:rsid w:val="00CF1FB9"/>
    <w:rsid w:val="00CF200B"/>
    <w:rsid w:val="00CF255D"/>
    <w:rsid w:val="00CF2821"/>
    <w:rsid w:val="00CF2949"/>
    <w:rsid w:val="00CF2AFC"/>
    <w:rsid w:val="00CF2C1B"/>
    <w:rsid w:val="00CF2C23"/>
    <w:rsid w:val="00CF2F67"/>
    <w:rsid w:val="00CF332B"/>
    <w:rsid w:val="00CF33B3"/>
    <w:rsid w:val="00CF3476"/>
    <w:rsid w:val="00CF3478"/>
    <w:rsid w:val="00CF381C"/>
    <w:rsid w:val="00CF3ABF"/>
    <w:rsid w:val="00CF3B75"/>
    <w:rsid w:val="00CF3FC7"/>
    <w:rsid w:val="00CF404A"/>
    <w:rsid w:val="00CF4129"/>
    <w:rsid w:val="00CF44B4"/>
    <w:rsid w:val="00CF47D9"/>
    <w:rsid w:val="00CF47E9"/>
    <w:rsid w:val="00CF49C0"/>
    <w:rsid w:val="00CF4A9A"/>
    <w:rsid w:val="00CF4AAF"/>
    <w:rsid w:val="00CF5054"/>
    <w:rsid w:val="00CF5215"/>
    <w:rsid w:val="00CF54A5"/>
    <w:rsid w:val="00CF57DD"/>
    <w:rsid w:val="00CF58B2"/>
    <w:rsid w:val="00CF5C2D"/>
    <w:rsid w:val="00CF60D6"/>
    <w:rsid w:val="00CF6549"/>
    <w:rsid w:val="00CF6644"/>
    <w:rsid w:val="00CF66E4"/>
    <w:rsid w:val="00CF6CA9"/>
    <w:rsid w:val="00CF7520"/>
    <w:rsid w:val="00CF79C5"/>
    <w:rsid w:val="00CF7F0D"/>
    <w:rsid w:val="00D003C6"/>
    <w:rsid w:val="00D003ED"/>
    <w:rsid w:val="00D007AF"/>
    <w:rsid w:val="00D00ACA"/>
    <w:rsid w:val="00D00B6C"/>
    <w:rsid w:val="00D00B8F"/>
    <w:rsid w:val="00D00B93"/>
    <w:rsid w:val="00D00CF1"/>
    <w:rsid w:val="00D00DF0"/>
    <w:rsid w:val="00D01426"/>
    <w:rsid w:val="00D01453"/>
    <w:rsid w:val="00D01960"/>
    <w:rsid w:val="00D01A32"/>
    <w:rsid w:val="00D01AD4"/>
    <w:rsid w:val="00D01D43"/>
    <w:rsid w:val="00D01E00"/>
    <w:rsid w:val="00D022C2"/>
    <w:rsid w:val="00D02869"/>
    <w:rsid w:val="00D03175"/>
    <w:rsid w:val="00D03401"/>
    <w:rsid w:val="00D0343E"/>
    <w:rsid w:val="00D03495"/>
    <w:rsid w:val="00D036CE"/>
    <w:rsid w:val="00D03AD4"/>
    <w:rsid w:val="00D0406D"/>
    <w:rsid w:val="00D04626"/>
    <w:rsid w:val="00D04AE0"/>
    <w:rsid w:val="00D04CDF"/>
    <w:rsid w:val="00D04D13"/>
    <w:rsid w:val="00D05317"/>
    <w:rsid w:val="00D056DF"/>
    <w:rsid w:val="00D057ED"/>
    <w:rsid w:val="00D0592E"/>
    <w:rsid w:val="00D059DA"/>
    <w:rsid w:val="00D05B51"/>
    <w:rsid w:val="00D05FE3"/>
    <w:rsid w:val="00D063B6"/>
    <w:rsid w:val="00D06436"/>
    <w:rsid w:val="00D066AB"/>
    <w:rsid w:val="00D066CD"/>
    <w:rsid w:val="00D06804"/>
    <w:rsid w:val="00D06E16"/>
    <w:rsid w:val="00D07320"/>
    <w:rsid w:val="00D07477"/>
    <w:rsid w:val="00D1048F"/>
    <w:rsid w:val="00D1090C"/>
    <w:rsid w:val="00D10957"/>
    <w:rsid w:val="00D10D54"/>
    <w:rsid w:val="00D10E5A"/>
    <w:rsid w:val="00D111C2"/>
    <w:rsid w:val="00D1125D"/>
    <w:rsid w:val="00D112A6"/>
    <w:rsid w:val="00D1147B"/>
    <w:rsid w:val="00D114AB"/>
    <w:rsid w:val="00D115FA"/>
    <w:rsid w:val="00D11A0B"/>
    <w:rsid w:val="00D11A47"/>
    <w:rsid w:val="00D11D7A"/>
    <w:rsid w:val="00D11EFB"/>
    <w:rsid w:val="00D122FE"/>
    <w:rsid w:val="00D1240C"/>
    <w:rsid w:val="00D124AD"/>
    <w:rsid w:val="00D125EB"/>
    <w:rsid w:val="00D1282B"/>
    <w:rsid w:val="00D128A1"/>
    <w:rsid w:val="00D128EF"/>
    <w:rsid w:val="00D12A4C"/>
    <w:rsid w:val="00D12E96"/>
    <w:rsid w:val="00D13180"/>
    <w:rsid w:val="00D135D7"/>
    <w:rsid w:val="00D135D8"/>
    <w:rsid w:val="00D1371D"/>
    <w:rsid w:val="00D13CA7"/>
    <w:rsid w:val="00D13EDA"/>
    <w:rsid w:val="00D13F64"/>
    <w:rsid w:val="00D14C3B"/>
    <w:rsid w:val="00D14ED8"/>
    <w:rsid w:val="00D14FDE"/>
    <w:rsid w:val="00D1558D"/>
    <w:rsid w:val="00D15AC7"/>
    <w:rsid w:val="00D15BE6"/>
    <w:rsid w:val="00D162E1"/>
    <w:rsid w:val="00D16313"/>
    <w:rsid w:val="00D16BF3"/>
    <w:rsid w:val="00D16FCA"/>
    <w:rsid w:val="00D171A4"/>
    <w:rsid w:val="00D1724A"/>
    <w:rsid w:val="00D17C55"/>
    <w:rsid w:val="00D17CA2"/>
    <w:rsid w:val="00D20044"/>
    <w:rsid w:val="00D204AF"/>
    <w:rsid w:val="00D2052A"/>
    <w:rsid w:val="00D2056B"/>
    <w:rsid w:val="00D20840"/>
    <w:rsid w:val="00D209D8"/>
    <w:rsid w:val="00D20BB5"/>
    <w:rsid w:val="00D20E49"/>
    <w:rsid w:val="00D215F4"/>
    <w:rsid w:val="00D2190F"/>
    <w:rsid w:val="00D2196E"/>
    <w:rsid w:val="00D21AAC"/>
    <w:rsid w:val="00D21BCA"/>
    <w:rsid w:val="00D220C6"/>
    <w:rsid w:val="00D22105"/>
    <w:rsid w:val="00D22261"/>
    <w:rsid w:val="00D225C3"/>
    <w:rsid w:val="00D2271B"/>
    <w:rsid w:val="00D22741"/>
    <w:rsid w:val="00D229D5"/>
    <w:rsid w:val="00D22A16"/>
    <w:rsid w:val="00D22B5A"/>
    <w:rsid w:val="00D22D15"/>
    <w:rsid w:val="00D22D79"/>
    <w:rsid w:val="00D22FB3"/>
    <w:rsid w:val="00D238AF"/>
    <w:rsid w:val="00D24083"/>
    <w:rsid w:val="00D240D8"/>
    <w:rsid w:val="00D241A7"/>
    <w:rsid w:val="00D24278"/>
    <w:rsid w:val="00D243BA"/>
    <w:rsid w:val="00D248AB"/>
    <w:rsid w:val="00D249AE"/>
    <w:rsid w:val="00D24A34"/>
    <w:rsid w:val="00D24A51"/>
    <w:rsid w:val="00D24ADB"/>
    <w:rsid w:val="00D24EEE"/>
    <w:rsid w:val="00D24FFC"/>
    <w:rsid w:val="00D25430"/>
    <w:rsid w:val="00D257B1"/>
    <w:rsid w:val="00D25D3C"/>
    <w:rsid w:val="00D2616D"/>
    <w:rsid w:val="00D265B8"/>
    <w:rsid w:val="00D26800"/>
    <w:rsid w:val="00D26BDC"/>
    <w:rsid w:val="00D26D40"/>
    <w:rsid w:val="00D26FF3"/>
    <w:rsid w:val="00D27045"/>
    <w:rsid w:val="00D2728A"/>
    <w:rsid w:val="00D2730D"/>
    <w:rsid w:val="00D274B0"/>
    <w:rsid w:val="00D2791C"/>
    <w:rsid w:val="00D27D5D"/>
    <w:rsid w:val="00D27EEF"/>
    <w:rsid w:val="00D27F59"/>
    <w:rsid w:val="00D27FB8"/>
    <w:rsid w:val="00D3022D"/>
    <w:rsid w:val="00D303EC"/>
    <w:rsid w:val="00D30413"/>
    <w:rsid w:val="00D30481"/>
    <w:rsid w:val="00D304E2"/>
    <w:rsid w:val="00D30582"/>
    <w:rsid w:val="00D3067D"/>
    <w:rsid w:val="00D308E9"/>
    <w:rsid w:val="00D3097D"/>
    <w:rsid w:val="00D309B9"/>
    <w:rsid w:val="00D309EA"/>
    <w:rsid w:val="00D30A2E"/>
    <w:rsid w:val="00D30AD4"/>
    <w:rsid w:val="00D30CB1"/>
    <w:rsid w:val="00D30D06"/>
    <w:rsid w:val="00D3107F"/>
    <w:rsid w:val="00D3108B"/>
    <w:rsid w:val="00D3133B"/>
    <w:rsid w:val="00D313CC"/>
    <w:rsid w:val="00D31571"/>
    <w:rsid w:val="00D316AD"/>
    <w:rsid w:val="00D316F3"/>
    <w:rsid w:val="00D317A5"/>
    <w:rsid w:val="00D3191C"/>
    <w:rsid w:val="00D323A2"/>
    <w:rsid w:val="00D325E6"/>
    <w:rsid w:val="00D326EA"/>
    <w:rsid w:val="00D329FB"/>
    <w:rsid w:val="00D32A81"/>
    <w:rsid w:val="00D32D51"/>
    <w:rsid w:val="00D32DC1"/>
    <w:rsid w:val="00D331F3"/>
    <w:rsid w:val="00D332CE"/>
    <w:rsid w:val="00D332F5"/>
    <w:rsid w:val="00D3360E"/>
    <w:rsid w:val="00D33883"/>
    <w:rsid w:val="00D33B87"/>
    <w:rsid w:val="00D342EB"/>
    <w:rsid w:val="00D34871"/>
    <w:rsid w:val="00D34898"/>
    <w:rsid w:val="00D348F7"/>
    <w:rsid w:val="00D3494E"/>
    <w:rsid w:val="00D349DD"/>
    <w:rsid w:val="00D34BAF"/>
    <w:rsid w:val="00D34C20"/>
    <w:rsid w:val="00D34CF3"/>
    <w:rsid w:val="00D34E99"/>
    <w:rsid w:val="00D35003"/>
    <w:rsid w:val="00D353CD"/>
    <w:rsid w:val="00D353FA"/>
    <w:rsid w:val="00D35460"/>
    <w:rsid w:val="00D35612"/>
    <w:rsid w:val="00D35CD2"/>
    <w:rsid w:val="00D35F5C"/>
    <w:rsid w:val="00D35FD5"/>
    <w:rsid w:val="00D36039"/>
    <w:rsid w:val="00D361BC"/>
    <w:rsid w:val="00D363A4"/>
    <w:rsid w:val="00D36614"/>
    <w:rsid w:val="00D36662"/>
    <w:rsid w:val="00D369AC"/>
    <w:rsid w:val="00D36A74"/>
    <w:rsid w:val="00D36AB8"/>
    <w:rsid w:val="00D36CB2"/>
    <w:rsid w:val="00D36CC9"/>
    <w:rsid w:val="00D36E2E"/>
    <w:rsid w:val="00D37063"/>
    <w:rsid w:val="00D37532"/>
    <w:rsid w:val="00D37601"/>
    <w:rsid w:val="00D4037C"/>
    <w:rsid w:val="00D4054F"/>
    <w:rsid w:val="00D40566"/>
    <w:rsid w:val="00D4074C"/>
    <w:rsid w:val="00D40831"/>
    <w:rsid w:val="00D40938"/>
    <w:rsid w:val="00D40AD5"/>
    <w:rsid w:val="00D40ADE"/>
    <w:rsid w:val="00D40C4B"/>
    <w:rsid w:val="00D40E86"/>
    <w:rsid w:val="00D40EFD"/>
    <w:rsid w:val="00D40F5C"/>
    <w:rsid w:val="00D4105C"/>
    <w:rsid w:val="00D41311"/>
    <w:rsid w:val="00D41545"/>
    <w:rsid w:val="00D417F6"/>
    <w:rsid w:val="00D418E1"/>
    <w:rsid w:val="00D41CA0"/>
    <w:rsid w:val="00D41D73"/>
    <w:rsid w:val="00D41DAE"/>
    <w:rsid w:val="00D41F1C"/>
    <w:rsid w:val="00D41FE6"/>
    <w:rsid w:val="00D422A3"/>
    <w:rsid w:val="00D42716"/>
    <w:rsid w:val="00D42AB8"/>
    <w:rsid w:val="00D42ACB"/>
    <w:rsid w:val="00D42D3F"/>
    <w:rsid w:val="00D43117"/>
    <w:rsid w:val="00D43176"/>
    <w:rsid w:val="00D4342A"/>
    <w:rsid w:val="00D43A84"/>
    <w:rsid w:val="00D43D60"/>
    <w:rsid w:val="00D43E90"/>
    <w:rsid w:val="00D43EF6"/>
    <w:rsid w:val="00D440DD"/>
    <w:rsid w:val="00D44378"/>
    <w:rsid w:val="00D444C9"/>
    <w:rsid w:val="00D4469D"/>
    <w:rsid w:val="00D449B3"/>
    <w:rsid w:val="00D45082"/>
    <w:rsid w:val="00D450CA"/>
    <w:rsid w:val="00D45185"/>
    <w:rsid w:val="00D455DF"/>
    <w:rsid w:val="00D4563E"/>
    <w:rsid w:val="00D45870"/>
    <w:rsid w:val="00D45883"/>
    <w:rsid w:val="00D45AD3"/>
    <w:rsid w:val="00D45AF0"/>
    <w:rsid w:val="00D45C01"/>
    <w:rsid w:val="00D45DF5"/>
    <w:rsid w:val="00D45E8C"/>
    <w:rsid w:val="00D45F0B"/>
    <w:rsid w:val="00D45F7A"/>
    <w:rsid w:val="00D461A6"/>
    <w:rsid w:val="00D46380"/>
    <w:rsid w:val="00D463DC"/>
    <w:rsid w:val="00D466C6"/>
    <w:rsid w:val="00D467D4"/>
    <w:rsid w:val="00D46C7E"/>
    <w:rsid w:val="00D46CE2"/>
    <w:rsid w:val="00D473FB"/>
    <w:rsid w:val="00D4741F"/>
    <w:rsid w:val="00D474D9"/>
    <w:rsid w:val="00D477B2"/>
    <w:rsid w:val="00D478E7"/>
    <w:rsid w:val="00D47BF0"/>
    <w:rsid w:val="00D500F9"/>
    <w:rsid w:val="00D507B5"/>
    <w:rsid w:val="00D507B6"/>
    <w:rsid w:val="00D50895"/>
    <w:rsid w:val="00D5093A"/>
    <w:rsid w:val="00D509F3"/>
    <w:rsid w:val="00D50AA4"/>
    <w:rsid w:val="00D50C87"/>
    <w:rsid w:val="00D50D17"/>
    <w:rsid w:val="00D50FFC"/>
    <w:rsid w:val="00D511BE"/>
    <w:rsid w:val="00D511E7"/>
    <w:rsid w:val="00D512A7"/>
    <w:rsid w:val="00D51E47"/>
    <w:rsid w:val="00D51FC1"/>
    <w:rsid w:val="00D522F7"/>
    <w:rsid w:val="00D52A67"/>
    <w:rsid w:val="00D52B41"/>
    <w:rsid w:val="00D52CA8"/>
    <w:rsid w:val="00D5302A"/>
    <w:rsid w:val="00D530E9"/>
    <w:rsid w:val="00D53324"/>
    <w:rsid w:val="00D535C7"/>
    <w:rsid w:val="00D538C5"/>
    <w:rsid w:val="00D539AB"/>
    <w:rsid w:val="00D53ADC"/>
    <w:rsid w:val="00D53B85"/>
    <w:rsid w:val="00D53C82"/>
    <w:rsid w:val="00D53C8D"/>
    <w:rsid w:val="00D53D24"/>
    <w:rsid w:val="00D53F18"/>
    <w:rsid w:val="00D541F9"/>
    <w:rsid w:val="00D542B2"/>
    <w:rsid w:val="00D54385"/>
    <w:rsid w:val="00D547D9"/>
    <w:rsid w:val="00D54823"/>
    <w:rsid w:val="00D54A97"/>
    <w:rsid w:val="00D54C8E"/>
    <w:rsid w:val="00D54D2B"/>
    <w:rsid w:val="00D54E4C"/>
    <w:rsid w:val="00D54FC9"/>
    <w:rsid w:val="00D5501E"/>
    <w:rsid w:val="00D55057"/>
    <w:rsid w:val="00D5515F"/>
    <w:rsid w:val="00D55446"/>
    <w:rsid w:val="00D55744"/>
    <w:rsid w:val="00D55755"/>
    <w:rsid w:val="00D558BA"/>
    <w:rsid w:val="00D55A8B"/>
    <w:rsid w:val="00D55BA5"/>
    <w:rsid w:val="00D55C27"/>
    <w:rsid w:val="00D55CB9"/>
    <w:rsid w:val="00D55CD0"/>
    <w:rsid w:val="00D55D64"/>
    <w:rsid w:val="00D55DCE"/>
    <w:rsid w:val="00D55ECE"/>
    <w:rsid w:val="00D55FA7"/>
    <w:rsid w:val="00D56044"/>
    <w:rsid w:val="00D56260"/>
    <w:rsid w:val="00D562C2"/>
    <w:rsid w:val="00D5630F"/>
    <w:rsid w:val="00D5659B"/>
    <w:rsid w:val="00D567B7"/>
    <w:rsid w:val="00D568A9"/>
    <w:rsid w:val="00D56AAF"/>
    <w:rsid w:val="00D56B1D"/>
    <w:rsid w:val="00D56D7F"/>
    <w:rsid w:val="00D56E24"/>
    <w:rsid w:val="00D56E4E"/>
    <w:rsid w:val="00D56EAD"/>
    <w:rsid w:val="00D574AC"/>
    <w:rsid w:val="00D5775D"/>
    <w:rsid w:val="00D57A91"/>
    <w:rsid w:val="00D57D07"/>
    <w:rsid w:val="00D57D7B"/>
    <w:rsid w:val="00D600F9"/>
    <w:rsid w:val="00D6071F"/>
    <w:rsid w:val="00D60817"/>
    <w:rsid w:val="00D609A5"/>
    <w:rsid w:val="00D60AB7"/>
    <w:rsid w:val="00D60B85"/>
    <w:rsid w:val="00D60B8C"/>
    <w:rsid w:val="00D60CA2"/>
    <w:rsid w:val="00D60E04"/>
    <w:rsid w:val="00D60F0F"/>
    <w:rsid w:val="00D610B1"/>
    <w:rsid w:val="00D61157"/>
    <w:rsid w:val="00D6132D"/>
    <w:rsid w:val="00D61442"/>
    <w:rsid w:val="00D61459"/>
    <w:rsid w:val="00D6147E"/>
    <w:rsid w:val="00D61779"/>
    <w:rsid w:val="00D61B95"/>
    <w:rsid w:val="00D6228D"/>
    <w:rsid w:val="00D6265A"/>
    <w:rsid w:val="00D62703"/>
    <w:rsid w:val="00D62982"/>
    <w:rsid w:val="00D62AB5"/>
    <w:rsid w:val="00D63145"/>
    <w:rsid w:val="00D63392"/>
    <w:rsid w:val="00D633C3"/>
    <w:rsid w:val="00D63487"/>
    <w:rsid w:val="00D635BC"/>
    <w:rsid w:val="00D63D72"/>
    <w:rsid w:val="00D63E47"/>
    <w:rsid w:val="00D63EF3"/>
    <w:rsid w:val="00D644A8"/>
    <w:rsid w:val="00D64739"/>
    <w:rsid w:val="00D64C71"/>
    <w:rsid w:val="00D64CA7"/>
    <w:rsid w:val="00D64EAC"/>
    <w:rsid w:val="00D64EAD"/>
    <w:rsid w:val="00D653AC"/>
    <w:rsid w:val="00D655E6"/>
    <w:rsid w:val="00D655F1"/>
    <w:rsid w:val="00D656A2"/>
    <w:rsid w:val="00D6583C"/>
    <w:rsid w:val="00D65865"/>
    <w:rsid w:val="00D65A4F"/>
    <w:rsid w:val="00D65A5E"/>
    <w:rsid w:val="00D65BA2"/>
    <w:rsid w:val="00D65F33"/>
    <w:rsid w:val="00D66A61"/>
    <w:rsid w:val="00D66AD1"/>
    <w:rsid w:val="00D66BAC"/>
    <w:rsid w:val="00D66C5E"/>
    <w:rsid w:val="00D66DA0"/>
    <w:rsid w:val="00D66FB6"/>
    <w:rsid w:val="00D671A6"/>
    <w:rsid w:val="00D67232"/>
    <w:rsid w:val="00D6747D"/>
    <w:rsid w:val="00D67621"/>
    <w:rsid w:val="00D678BF"/>
    <w:rsid w:val="00D67904"/>
    <w:rsid w:val="00D67AC8"/>
    <w:rsid w:val="00D67B8E"/>
    <w:rsid w:val="00D67C92"/>
    <w:rsid w:val="00D700B9"/>
    <w:rsid w:val="00D7047F"/>
    <w:rsid w:val="00D707AE"/>
    <w:rsid w:val="00D70B54"/>
    <w:rsid w:val="00D70CBB"/>
    <w:rsid w:val="00D710AC"/>
    <w:rsid w:val="00D712B0"/>
    <w:rsid w:val="00D712ED"/>
    <w:rsid w:val="00D714FC"/>
    <w:rsid w:val="00D7158D"/>
    <w:rsid w:val="00D7163C"/>
    <w:rsid w:val="00D716FF"/>
    <w:rsid w:val="00D71772"/>
    <w:rsid w:val="00D717C0"/>
    <w:rsid w:val="00D71A68"/>
    <w:rsid w:val="00D71C35"/>
    <w:rsid w:val="00D71EF1"/>
    <w:rsid w:val="00D720AA"/>
    <w:rsid w:val="00D7218D"/>
    <w:rsid w:val="00D7263E"/>
    <w:rsid w:val="00D72A61"/>
    <w:rsid w:val="00D72AF9"/>
    <w:rsid w:val="00D72DAB"/>
    <w:rsid w:val="00D73119"/>
    <w:rsid w:val="00D732F6"/>
    <w:rsid w:val="00D73508"/>
    <w:rsid w:val="00D73599"/>
    <w:rsid w:val="00D73A7B"/>
    <w:rsid w:val="00D73CD7"/>
    <w:rsid w:val="00D74139"/>
    <w:rsid w:val="00D74367"/>
    <w:rsid w:val="00D743F9"/>
    <w:rsid w:val="00D7449A"/>
    <w:rsid w:val="00D7475C"/>
    <w:rsid w:val="00D74E50"/>
    <w:rsid w:val="00D750EF"/>
    <w:rsid w:val="00D7539F"/>
    <w:rsid w:val="00D753CE"/>
    <w:rsid w:val="00D75496"/>
    <w:rsid w:val="00D756AD"/>
    <w:rsid w:val="00D75781"/>
    <w:rsid w:val="00D75830"/>
    <w:rsid w:val="00D7585A"/>
    <w:rsid w:val="00D75B80"/>
    <w:rsid w:val="00D75D68"/>
    <w:rsid w:val="00D75D9F"/>
    <w:rsid w:val="00D75DC3"/>
    <w:rsid w:val="00D75F04"/>
    <w:rsid w:val="00D76363"/>
    <w:rsid w:val="00D764F6"/>
    <w:rsid w:val="00D76555"/>
    <w:rsid w:val="00D7662F"/>
    <w:rsid w:val="00D76652"/>
    <w:rsid w:val="00D76732"/>
    <w:rsid w:val="00D76A85"/>
    <w:rsid w:val="00D76D69"/>
    <w:rsid w:val="00D76D99"/>
    <w:rsid w:val="00D771C1"/>
    <w:rsid w:val="00D77243"/>
    <w:rsid w:val="00D77B0B"/>
    <w:rsid w:val="00D77CAF"/>
    <w:rsid w:val="00D800F1"/>
    <w:rsid w:val="00D80133"/>
    <w:rsid w:val="00D80149"/>
    <w:rsid w:val="00D80259"/>
    <w:rsid w:val="00D8025A"/>
    <w:rsid w:val="00D80415"/>
    <w:rsid w:val="00D80567"/>
    <w:rsid w:val="00D80988"/>
    <w:rsid w:val="00D80A98"/>
    <w:rsid w:val="00D80C08"/>
    <w:rsid w:val="00D80D20"/>
    <w:rsid w:val="00D81173"/>
    <w:rsid w:val="00D8136F"/>
    <w:rsid w:val="00D8139B"/>
    <w:rsid w:val="00D814BE"/>
    <w:rsid w:val="00D8187F"/>
    <w:rsid w:val="00D81B98"/>
    <w:rsid w:val="00D81C58"/>
    <w:rsid w:val="00D81CA5"/>
    <w:rsid w:val="00D81D3F"/>
    <w:rsid w:val="00D8210D"/>
    <w:rsid w:val="00D82599"/>
    <w:rsid w:val="00D825ED"/>
    <w:rsid w:val="00D82646"/>
    <w:rsid w:val="00D826FD"/>
    <w:rsid w:val="00D829C1"/>
    <w:rsid w:val="00D829DC"/>
    <w:rsid w:val="00D82A9A"/>
    <w:rsid w:val="00D82B75"/>
    <w:rsid w:val="00D83142"/>
    <w:rsid w:val="00D833B2"/>
    <w:rsid w:val="00D8359F"/>
    <w:rsid w:val="00D83669"/>
    <w:rsid w:val="00D837BB"/>
    <w:rsid w:val="00D83839"/>
    <w:rsid w:val="00D838A1"/>
    <w:rsid w:val="00D83AF3"/>
    <w:rsid w:val="00D83D3C"/>
    <w:rsid w:val="00D83FDD"/>
    <w:rsid w:val="00D84093"/>
    <w:rsid w:val="00D84328"/>
    <w:rsid w:val="00D8479D"/>
    <w:rsid w:val="00D848F9"/>
    <w:rsid w:val="00D84D73"/>
    <w:rsid w:val="00D84F89"/>
    <w:rsid w:val="00D852D8"/>
    <w:rsid w:val="00D85514"/>
    <w:rsid w:val="00D85566"/>
    <w:rsid w:val="00D85BA1"/>
    <w:rsid w:val="00D85D26"/>
    <w:rsid w:val="00D86020"/>
    <w:rsid w:val="00D86567"/>
    <w:rsid w:val="00D86595"/>
    <w:rsid w:val="00D86705"/>
    <w:rsid w:val="00D86778"/>
    <w:rsid w:val="00D86C4B"/>
    <w:rsid w:val="00D86E18"/>
    <w:rsid w:val="00D8748E"/>
    <w:rsid w:val="00D87585"/>
    <w:rsid w:val="00D87AA5"/>
    <w:rsid w:val="00D87F21"/>
    <w:rsid w:val="00D87F35"/>
    <w:rsid w:val="00D90100"/>
    <w:rsid w:val="00D90429"/>
    <w:rsid w:val="00D9099A"/>
    <w:rsid w:val="00D90A62"/>
    <w:rsid w:val="00D90AC5"/>
    <w:rsid w:val="00D91170"/>
    <w:rsid w:val="00D9120E"/>
    <w:rsid w:val="00D912A3"/>
    <w:rsid w:val="00D914E5"/>
    <w:rsid w:val="00D9166C"/>
    <w:rsid w:val="00D918BA"/>
    <w:rsid w:val="00D91935"/>
    <w:rsid w:val="00D919F9"/>
    <w:rsid w:val="00D91ABF"/>
    <w:rsid w:val="00D91C1D"/>
    <w:rsid w:val="00D91D91"/>
    <w:rsid w:val="00D91E86"/>
    <w:rsid w:val="00D922DD"/>
    <w:rsid w:val="00D924AA"/>
    <w:rsid w:val="00D92612"/>
    <w:rsid w:val="00D9273C"/>
    <w:rsid w:val="00D92AA0"/>
    <w:rsid w:val="00D92E2B"/>
    <w:rsid w:val="00D92FED"/>
    <w:rsid w:val="00D931E8"/>
    <w:rsid w:val="00D932E4"/>
    <w:rsid w:val="00D932F4"/>
    <w:rsid w:val="00D933E4"/>
    <w:rsid w:val="00D93469"/>
    <w:rsid w:val="00D9372B"/>
    <w:rsid w:val="00D93A13"/>
    <w:rsid w:val="00D93DD9"/>
    <w:rsid w:val="00D93E1B"/>
    <w:rsid w:val="00D93F0A"/>
    <w:rsid w:val="00D93FB7"/>
    <w:rsid w:val="00D93FFF"/>
    <w:rsid w:val="00D9405B"/>
    <w:rsid w:val="00D9414C"/>
    <w:rsid w:val="00D94212"/>
    <w:rsid w:val="00D944E1"/>
    <w:rsid w:val="00D94AF4"/>
    <w:rsid w:val="00D94B31"/>
    <w:rsid w:val="00D95110"/>
    <w:rsid w:val="00D9513A"/>
    <w:rsid w:val="00D955D6"/>
    <w:rsid w:val="00D959DC"/>
    <w:rsid w:val="00D95D9E"/>
    <w:rsid w:val="00D95EE3"/>
    <w:rsid w:val="00D969E5"/>
    <w:rsid w:val="00D97186"/>
    <w:rsid w:val="00D97343"/>
    <w:rsid w:val="00D97586"/>
    <w:rsid w:val="00D97635"/>
    <w:rsid w:val="00D97672"/>
    <w:rsid w:val="00D9783E"/>
    <w:rsid w:val="00D97959"/>
    <w:rsid w:val="00D97A0A"/>
    <w:rsid w:val="00D97A42"/>
    <w:rsid w:val="00D97B3F"/>
    <w:rsid w:val="00D97C82"/>
    <w:rsid w:val="00D97E7C"/>
    <w:rsid w:val="00DA01A5"/>
    <w:rsid w:val="00DA02BB"/>
    <w:rsid w:val="00DA031C"/>
    <w:rsid w:val="00DA040F"/>
    <w:rsid w:val="00DA066E"/>
    <w:rsid w:val="00DA0687"/>
    <w:rsid w:val="00DA07E5"/>
    <w:rsid w:val="00DA09BB"/>
    <w:rsid w:val="00DA0B55"/>
    <w:rsid w:val="00DA0E9C"/>
    <w:rsid w:val="00DA0EB4"/>
    <w:rsid w:val="00DA0EE7"/>
    <w:rsid w:val="00DA0FA5"/>
    <w:rsid w:val="00DA10E6"/>
    <w:rsid w:val="00DA11D2"/>
    <w:rsid w:val="00DA13E5"/>
    <w:rsid w:val="00DA1CE3"/>
    <w:rsid w:val="00DA1D18"/>
    <w:rsid w:val="00DA1DBB"/>
    <w:rsid w:val="00DA1DC4"/>
    <w:rsid w:val="00DA20FE"/>
    <w:rsid w:val="00DA211E"/>
    <w:rsid w:val="00DA28F3"/>
    <w:rsid w:val="00DA2A84"/>
    <w:rsid w:val="00DA2EC9"/>
    <w:rsid w:val="00DA32C3"/>
    <w:rsid w:val="00DA34B5"/>
    <w:rsid w:val="00DA38EA"/>
    <w:rsid w:val="00DA395D"/>
    <w:rsid w:val="00DA3B34"/>
    <w:rsid w:val="00DA3DC3"/>
    <w:rsid w:val="00DA3FA5"/>
    <w:rsid w:val="00DA4163"/>
    <w:rsid w:val="00DA417D"/>
    <w:rsid w:val="00DA47E2"/>
    <w:rsid w:val="00DA4AD8"/>
    <w:rsid w:val="00DA4BAB"/>
    <w:rsid w:val="00DA4D94"/>
    <w:rsid w:val="00DA4ECB"/>
    <w:rsid w:val="00DA4F39"/>
    <w:rsid w:val="00DA5038"/>
    <w:rsid w:val="00DA5105"/>
    <w:rsid w:val="00DA5183"/>
    <w:rsid w:val="00DA51A1"/>
    <w:rsid w:val="00DA531B"/>
    <w:rsid w:val="00DA62E4"/>
    <w:rsid w:val="00DA6801"/>
    <w:rsid w:val="00DA6863"/>
    <w:rsid w:val="00DA6874"/>
    <w:rsid w:val="00DA6E7C"/>
    <w:rsid w:val="00DA6EBF"/>
    <w:rsid w:val="00DA7072"/>
    <w:rsid w:val="00DA7116"/>
    <w:rsid w:val="00DA7250"/>
    <w:rsid w:val="00DA7277"/>
    <w:rsid w:val="00DA727F"/>
    <w:rsid w:val="00DA7422"/>
    <w:rsid w:val="00DA7437"/>
    <w:rsid w:val="00DA76F6"/>
    <w:rsid w:val="00DA7794"/>
    <w:rsid w:val="00DA78AA"/>
    <w:rsid w:val="00DA78D4"/>
    <w:rsid w:val="00DA7B05"/>
    <w:rsid w:val="00DA7FA5"/>
    <w:rsid w:val="00DB01D3"/>
    <w:rsid w:val="00DB0285"/>
    <w:rsid w:val="00DB0689"/>
    <w:rsid w:val="00DB072A"/>
    <w:rsid w:val="00DB0981"/>
    <w:rsid w:val="00DB0E70"/>
    <w:rsid w:val="00DB0E92"/>
    <w:rsid w:val="00DB0EE7"/>
    <w:rsid w:val="00DB172D"/>
    <w:rsid w:val="00DB1A9C"/>
    <w:rsid w:val="00DB1BF7"/>
    <w:rsid w:val="00DB1D6A"/>
    <w:rsid w:val="00DB1E8B"/>
    <w:rsid w:val="00DB1EDA"/>
    <w:rsid w:val="00DB1F67"/>
    <w:rsid w:val="00DB2172"/>
    <w:rsid w:val="00DB220C"/>
    <w:rsid w:val="00DB2266"/>
    <w:rsid w:val="00DB22B1"/>
    <w:rsid w:val="00DB268F"/>
    <w:rsid w:val="00DB2724"/>
    <w:rsid w:val="00DB299F"/>
    <w:rsid w:val="00DB2C2F"/>
    <w:rsid w:val="00DB3142"/>
    <w:rsid w:val="00DB3696"/>
    <w:rsid w:val="00DB4285"/>
    <w:rsid w:val="00DB4389"/>
    <w:rsid w:val="00DB44FA"/>
    <w:rsid w:val="00DB4776"/>
    <w:rsid w:val="00DB486F"/>
    <w:rsid w:val="00DB49BB"/>
    <w:rsid w:val="00DB4A2F"/>
    <w:rsid w:val="00DB4A7A"/>
    <w:rsid w:val="00DB4D9D"/>
    <w:rsid w:val="00DB5209"/>
    <w:rsid w:val="00DB5313"/>
    <w:rsid w:val="00DB5520"/>
    <w:rsid w:val="00DB5716"/>
    <w:rsid w:val="00DB572E"/>
    <w:rsid w:val="00DB5748"/>
    <w:rsid w:val="00DB592A"/>
    <w:rsid w:val="00DB5CBF"/>
    <w:rsid w:val="00DB5D53"/>
    <w:rsid w:val="00DB5D97"/>
    <w:rsid w:val="00DB5E72"/>
    <w:rsid w:val="00DB5FDB"/>
    <w:rsid w:val="00DB60AD"/>
    <w:rsid w:val="00DB6652"/>
    <w:rsid w:val="00DB69C4"/>
    <w:rsid w:val="00DB6ADA"/>
    <w:rsid w:val="00DB6EB4"/>
    <w:rsid w:val="00DB6F04"/>
    <w:rsid w:val="00DB728A"/>
    <w:rsid w:val="00DB7493"/>
    <w:rsid w:val="00DB7732"/>
    <w:rsid w:val="00DB7831"/>
    <w:rsid w:val="00DB793F"/>
    <w:rsid w:val="00DB7D03"/>
    <w:rsid w:val="00DB7E3E"/>
    <w:rsid w:val="00DC01BF"/>
    <w:rsid w:val="00DC0499"/>
    <w:rsid w:val="00DC0684"/>
    <w:rsid w:val="00DC074A"/>
    <w:rsid w:val="00DC0987"/>
    <w:rsid w:val="00DC0A28"/>
    <w:rsid w:val="00DC0A77"/>
    <w:rsid w:val="00DC0CC3"/>
    <w:rsid w:val="00DC1772"/>
    <w:rsid w:val="00DC18CC"/>
    <w:rsid w:val="00DC195C"/>
    <w:rsid w:val="00DC197F"/>
    <w:rsid w:val="00DC1B88"/>
    <w:rsid w:val="00DC1D2B"/>
    <w:rsid w:val="00DC2208"/>
    <w:rsid w:val="00DC3940"/>
    <w:rsid w:val="00DC3987"/>
    <w:rsid w:val="00DC398C"/>
    <w:rsid w:val="00DC39F7"/>
    <w:rsid w:val="00DC3A20"/>
    <w:rsid w:val="00DC3A28"/>
    <w:rsid w:val="00DC3A5C"/>
    <w:rsid w:val="00DC3B4D"/>
    <w:rsid w:val="00DC3BBC"/>
    <w:rsid w:val="00DC3D9E"/>
    <w:rsid w:val="00DC4546"/>
    <w:rsid w:val="00DC4550"/>
    <w:rsid w:val="00DC45F4"/>
    <w:rsid w:val="00DC46C8"/>
    <w:rsid w:val="00DC49A9"/>
    <w:rsid w:val="00DC49C8"/>
    <w:rsid w:val="00DC4A3D"/>
    <w:rsid w:val="00DC4AE1"/>
    <w:rsid w:val="00DC4F39"/>
    <w:rsid w:val="00DC55D6"/>
    <w:rsid w:val="00DC580B"/>
    <w:rsid w:val="00DC59A1"/>
    <w:rsid w:val="00DC5B6B"/>
    <w:rsid w:val="00DC5BE9"/>
    <w:rsid w:val="00DC5DD8"/>
    <w:rsid w:val="00DC60BA"/>
    <w:rsid w:val="00DC622E"/>
    <w:rsid w:val="00DC6270"/>
    <w:rsid w:val="00DC6530"/>
    <w:rsid w:val="00DC6733"/>
    <w:rsid w:val="00DC6741"/>
    <w:rsid w:val="00DC6888"/>
    <w:rsid w:val="00DC6B3B"/>
    <w:rsid w:val="00DC6F81"/>
    <w:rsid w:val="00DC6F9B"/>
    <w:rsid w:val="00DC7001"/>
    <w:rsid w:val="00DC7303"/>
    <w:rsid w:val="00DC731E"/>
    <w:rsid w:val="00DC781D"/>
    <w:rsid w:val="00DC7C94"/>
    <w:rsid w:val="00DD04FE"/>
    <w:rsid w:val="00DD05E9"/>
    <w:rsid w:val="00DD0744"/>
    <w:rsid w:val="00DD07EE"/>
    <w:rsid w:val="00DD08DD"/>
    <w:rsid w:val="00DD0ABE"/>
    <w:rsid w:val="00DD0AE8"/>
    <w:rsid w:val="00DD0B10"/>
    <w:rsid w:val="00DD0CE4"/>
    <w:rsid w:val="00DD10CC"/>
    <w:rsid w:val="00DD134A"/>
    <w:rsid w:val="00DD1656"/>
    <w:rsid w:val="00DD17D3"/>
    <w:rsid w:val="00DD1BB9"/>
    <w:rsid w:val="00DD1D38"/>
    <w:rsid w:val="00DD1EA8"/>
    <w:rsid w:val="00DD21D1"/>
    <w:rsid w:val="00DD21FA"/>
    <w:rsid w:val="00DD22D5"/>
    <w:rsid w:val="00DD24FD"/>
    <w:rsid w:val="00DD254A"/>
    <w:rsid w:val="00DD259E"/>
    <w:rsid w:val="00DD25F0"/>
    <w:rsid w:val="00DD25FA"/>
    <w:rsid w:val="00DD27A8"/>
    <w:rsid w:val="00DD2ED7"/>
    <w:rsid w:val="00DD31F1"/>
    <w:rsid w:val="00DD3238"/>
    <w:rsid w:val="00DD3592"/>
    <w:rsid w:val="00DD374F"/>
    <w:rsid w:val="00DD3770"/>
    <w:rsid w:val="00DD37C2"/>
    <w:rsid w:val="00DD3BE6"/>
    <w:rsid w:val="00DD3CA6"/>
    <w:rsid w:val="00DD431B"/>
    <w:rsid w:val="00DD4567"/>
    <w:rsid w:val="00DD4FD1"/>
    <w:rsid w:val="00DD52DE"/>
    <w:rsid w:val="00DD542A"/>
    <w:rsid w:val="00DD57C8"/>
    <w:rsid w:val="00DD5899"/>
    <w:rsid w:val="00DD5FF2"/>
    <w:rsid w:val="00DD609D"/>
    <w:rsid w:val="00DD6400"/>
    <w:rsid w:val="00DD6421"/>
    <w:rsid w:val="00DD64B7"/>
    <w:rsid w:val="00DD6939"/>
    <w:rsid w:val="00DD6D5F"/>
    <w:rsid w:val="00DD6EEA"/>
    <w:rsid w:val="00DD755A"/>
    <w:rsid w:val="00DD7561"/>
    <w:rsid w:val="00DD7690"/>
    <w:rsid w:val="00DD789A"/>
    <w:rsid w:val="00DD78E6"/>
    <w:rsid w:val="00DD7BBE"/>
    <w:rsid w:val="00DD7FE9"/>
    <w:rsid w:val="00DE0283"/>
    <w:rsid w:val="00DE0609"/>
    <w:rsid w:val="00DE07C6"/>
    <w:rsid w:val="00DE0806"/>
    <w:rsid w:val="00DE08D2"/>
    <w:rsid w:val="00DE0B57"/>
    <w:rsid w:val="00DE1075"/>
    <w:rsid w:val="00DE12D4"/>
    <w:rsid w:val="00DE1529"/>
    <w:rsid w:val="00DE16E3"/>
    <w:rsid w:val="00DE172D"/>
    <w:rsid w:val="00DE19ED"/>
    <w:rsid w:val="00DE1E2A"/>
    <w:rsid w:val="00DE1FF1"/>
    <w:rsid w:val="00DE244F"/>
    <w:rsid w:val="00DE24CA"/>
    <w:rsid w:val="00DE2564"/>
    <w:rsid w:val="00DE2692"/>
    <w:rsid w:val="00DE29E2"/>
    <w:rsid w:val="00DE2E13"/>
    <w:rsid w:val="00DE2E37"/>
    <w:rsid w:val="00DE2F80"/>
    <w:rsid w:val="00DE3BBD"/>
    <w:rsid w:val="00DE3C20"/>
    <w:rsid w:val="00DE3C25"/>
    <w:rsid w:val="00DE3E64"/>
    <w:rsid w:val="00DE408B"/>
    <w:rsid w:val="00DE43A4"/>
    <w:rsid w:val="00DE43FF"/>
    <w:rsid w:val="00DE4496"/>
    <w:rsid w:val="00DE485A"/>
    <w:rsid w:val="00DE4E75"/>
    <w:rsid w:val="00DE4FC8"/>
    <w:rsid w:val="00DE5253"/>
    <w:rsid w:val="00DE52FE"/>
    <w:rsid w:val="00DE54E5"/>
    <w:rsid w:val="00DE5846"/>
    <w:rsid w:val="00DE59FE"/>
    <w:rsid w:val="00DE5A53"/>
    <w:rsid w:val="00DE5AFA"/>
    <w:rsid w:val="00DE5D8A"/>
    <w:rsid w:val="00DE5FBC"/>
    <w:rsid w:val="00DE673D"/>
    <w:rsid w:val="00DE6811"/>
    <w:rsid w:val="00DE6A32"/>
    <w:rsid w:val="00DE6D33"/>
    <w:rsid w:val="00DE6D91"/>
    <w:rsid w:val="00DE6E1F"/>
    <w:rsid w:val="00DE732A"/>
    <w:rsid w:val="00DE75DB"/>
    <w:rsid w:val="00DE77AE"/>
    <w:rsid w:val="00DE78A1"/>
    <w:rsid w:val="00DF02F6"/>
    <w:rsid w:val="00DF0606"/>
    <w:rsid w:val="00DF09EE"/>
    <w:rsid w:val="00DF0AAF"/>
    <w:rsid w:val="00DF0AB6"/>
    <w:rsid w:val="00DF10AF"/>
    <w:rsid w:val="00DF14B3"/>
    <w:rsid w:val="00DF179D"/>
    <w:rsid w:val="00DF1C3F"/>
    <w:rsid w:val="00DF1D43"/>
    <w:rsid w:val="00DF1FCD"/>
    <w:rsid w:val="00DF2145"/>
    <w:rsid w:val="00DF242B"/>
    <w:rsid w:val="00DF2498"/>
    <w:rsid w:val="00DF26EC"/>
    <w:rsid w:val="00DF276E"/>
    <w:rsid w:val="00DF2ADF"/>
    <w:rsid w:val="00DF2B54"/>
    <w:rsid w:val="00DF2CB4"/>
    <w:rsid w:val="00DF2D86"/>
    <w:rsid w:val="00DF2FDE"/>
    <w:rsid w:val="00DF31A4"/>
    <w:rsid w:val="00DF32F9"/>
    <w:rsid w:val="00DF337D"/>
    <w:rsid w:val="00DF34A3"/>
    <w:rsid w:val="00DF37FE"/>
    <w:rsid w:val="00DF3959"/>
    <w:rsid w:val="00DF39EF"/>
    <w:rsid w:val="00DF3CDE"/>
    <w:rsid w:val="00DF3D85"/>
    <w:rsid w:val="00DF3E02"/>
    <w:rsid w:val="00DF3FAC"/>
    <w:rsid w:val="00DF3FE2"/>
    <w:rsid w:val="00DF41B6"/>
    <w:rsid w:val="00DF4315"/>
    <w:rsid w:val="00DF4624"/>
    <w:rsid w:val="00DF4629"/>
    <w:rsid w:val="00DF48DC"/>
    <w:rsid w:val="00DF4999"/>
    <w:rsid w:val="00DF4AEA"/>
    <w:rsid w:val="00DF4B52"/>
    <w:rsid w:val="00DF4BAD"/>
    <w:rsid w:val="00DF4E59"/>
    <w:rsid w:val="00DF4FBE"/>
    <w:rsid w:val="00DF5106"/>
    <w:rsid w:val="00DF514D"/>
    <w:rsid w:val="00DF564D"/>
    <w:rsid w:val="00DF5717"/>
    <w:rsid w:val="00DF57A6"/>
    <w:rsid w:val="00DF594E"/>
    <w:rsid w:val="00DF5E99"/>
    <w:rsid w:val="00DF5EB5"/>
    <w:rsid w:val="00DF60D7"/>
    <w:rsid w:val="00DF6135"/>
    <w:rsid w:val="00DF61E6"/>
    <w:rsid w:val="00DF6253"/>
    <w:rsid w:val="00DF6577"/>
    <w:rsid w:val="00DF6805"/>
    <w:rsid w:val="00DF6896"/>
    <w:rsid w:val="00DF6CD2"/>
    <w:rsid w:val="00DF72A5"/>
    <w:rsid w:val="00DF7307"/>
    <w:rsid w:val="00DF7411"/>
    <w:rsid w:val="00DF74B2"/>
    <w:rsid w:val="00DF7587"/>
    <w:rsid w:val="00DF7C26"/>
    <w:rsid w:val="00E002BC"/>
    <w:rsid w:val="00E0034F"/>
    <w:rsid w:val="00E00384"/>
    <w:rsid w:val="00E003CC"/>
    <w:rsid w:val="00E00422"/>
    <w:rsid w:val="00E00463"/>
    <w:rsid w:val="00E00685"/>
    <w:rsid w:val="00E007AA"/>
    <w:rsid w:val="00E00888"/>
    <w:rsid w:val="00E00B90"/>
    <w:rsid w:val="00E0116B"/>
    <w:rsid w:val="00E0135F"/>
    <w:rsid w:val="00E01384"/>
    <w:rsid w:val="00E01567"/>
    <w:rsid w:val="00E01739"/>
    <w:rsid w:val="00E01907"/>
    <w:rsid w:val="00E01A75"/>
    <w:rsid w:val="00E01AC0"/>
    <w:rsid w:val="00E01CB5"/>
    <w:rsid w:val="00E02106"/>
    <w:rsid w:val="00E0220A"/>
    <w:rsid w:val="00E02227"/>
    <w:rsid w:val="00E02376"/>
    <w:rsid w:val="00E025FD"/>
    <w:rsid w:val="00E02A3C"/>
    <w:rsid w:val="00E02A63"/>
    <w:rsid w:val="00E02B28"/>
    <w:rsid w:val="00E02C09"/>
    <w:rsid w:val="00E02CF1"/>
    <w:rsid w:val="00E02DD0"/>
    <w:rsid w:val="00E02FF1"/>
    <w:rsid w:val="00E03444"/>
    <w:rsid w:val="00E035AF"/>
    <w:rsid w:val="00E036FE"/>
    <w:rsid w:val="00E03828"/>
    <w:rsid w:val="00E03889"/>
    <w:rsid w:val="00E03B05"/>
    <w:rsid w:val="00E041B6"/>
    <w:rsid w:val="00E04727"/>
    <w:rsid w:val="00E047EC"/>
    <w:rsid w:val="00E04920"/>
    <w:rsid w:val="00E049D2"/>
    <w:rsid w:val="00E04AEA"/>
    <w:rsid w:val="00E04BB1"/>
    <w:rsid w:val="00E04BD8"/>
    <w:rsid w:val="00E04C71"/>
    <w:rsid w:val="00E04CD3"/>
    <w:rsid w:val="00E04DC8"/>
    <w:rsid w:val="00E053A4"/>
    <w:rsid w:val="00E059CA"/>
    <w:rsid w:val="00E05A37"/>
    <w:rsid w:val="00E05A7A"/>
    <w:rsid w:val="00E05B68"/>
    <w:rsid w:val="00E05E66"/>
    <w:rsid w:val="00E05F1F"/>
    <w:rsid w:val="00E06126"/>
    <w:rsid w:val="00E063C1"/>
    <w:rsid w:val="00E06907"/>
    <w:rsid w:val="00E06EC9"/>
    <w:rsid w:val="00E07393"/>
    <w:rsid w:val="00E073D3"/>
    <w:rsid w:val="00E07858"/>
    <w:rsid w:val="00E07899"/>
    <w:rsid w:val="00E07B36"/>
    <w:rsid w:val="00E07EB8"/>
    <w:rsid w:val="00E07EE7"/>
    <w:rsid w:val="00E10072"/>
    <w:rsid w:val="00E101E6"/>
    <w:rsid w:val="00E10470"/>
    <w:rsid w:val="00E1050F"/>
    <w:rsid w:val="00E105EB"/>
    <w:rsid w:val="00E1076A"/>
    <w:rsid w:val="00E107BD"/>
    <w:rsid w:val="00E107BF"/>
    <w:rsid w:val="00E10842"/>
    <w:rsid w:val="00E109E3"/>
    <w:rsid w:val="00E10B39"/>
    <w:rsid w:val="00E10B80"/>
    <w:rsid w:val="00E10C81"/>
    <w:rsid w:val="00E10CA9"/>
    <w:rsid w:val="00E10CAA"/>
    <w:rsid w:val="00E10E99"/>
    <w:rsid w:val="00E10EBB"/>
    <w:rsid w:val="00E10FD9"/>
    <w:rsid w:val="00E1133F"/>
    <w:rsid w:val="00E1134C"/>
    <w:rsid w:val="00E113A9"/>
    <w:rsid w:val="00E113B1"/>
    <w:rsid w:val="00E113CE"/>
    <w:rsid w:val="00E114C0"/>
    <w:rsid w:val="00E116FF"/>
    <w:rsid w:val="00E1172D"/>
    <w:rsid w:val="00E1176B"/>
    <w:rsid w:val="00E11B7D"/>
    <w:rsid w:val="00E11E14"/>
    <w:rsid w:val="00E12027"/>
    <w:rsid w:val="00E121F5"/>
    <w:rsid w:val="00E12276"/>
    <w:rsid w:val="00E12334"/>
    <w:rsid w:val="00E123C2"/>
    <w:rsid w:val="00E1266B"/>
    <w:rsid w:val="00E12756"/>
    <w:rsid w:val="00E1289C"/>
    <w:rsid w:val="00E128B0"/>
    <w:rsid w:val="00E13259"/>
    <w:rsid w:val="00E13343"/>
    <w:rsid w:val="00E1338D"/>
    <w:rsid w:val="00E1373E"/>
    <w:rsid w:val="00E13D44"/>
    <w:rsid w:val="00E1413C"/>
    <w:rsid w:val="00E14360"/>
    <w:rsid w:val="00E14379"/>
    <w:rsid w:val="00E144B8"/>
    <w:rsid w:val="00E148CB"/>
    <w:rsid w:val="00E149F0"/>
    <w:rsid w:val="00E14AA8"/>
    <w:rsid w:val="00E15050"/>
    <w:rsid w:val="00E1534A"/>
    <w:rsid w:val="00E1537D"/>
    <w:rsid w:val="00E15723"/>
    <w:rsid w:val="00E1585A"/>
    <w:rsid w:val="00E15A33"/>
    <w:rsid w:val="00E15C4F"/>
    <w:rsid w:val="00E15FFB"/>
    <w:rsid w:val="00E1605B"/>
    <w:rsid w:val="00E16096"/>
    <w:rsid w:val="00E1637F"/>
    <w:rsid w:val="00E16383"/>
    <w:rsid w:val="00E1638A"/>
    <w:rsid w:val="00E163F9"/>
    <w:rsid w:val="00E166E4"/>
    <w:rsid w:val="00E168A4"/>
    <w:rsid w:val="00E16A11"/>
    <w:rsid w:val="00E16B46"/>
    <w:rsid w:val="00E16C02"/>
    <w:rsid w:val="00E16FE8"/>
    <w:rsid w:val="00E17003"/>
    <w:rsid w:val="00E17057"/>
    <w:rsid w:val="00E171E1"/>
    <w:rsid w:val="00E173D9"/>
    <w:rsid w:val="00E174C0"/>
    <w:rsid w:val="00E179A9"/>
    <w:rsid w:val="00E17B45"/>
    <w:rsid w:val="00E17F42"/>
    <w:rsid w:val="00E200A5"/>
    <w:rsid w:val="00E20620"/>
    <w:rsid w:val="00E209D2"/>
    <w:rsid w:val="00E209F2"/>
    <w:rsid w:val="00E20C95"/>
    <w:rsid w:val="00E20CF5"/>
    <w:rsid w:val="00E20D1C"/>
    <w:rsid w:val="00E20D54"/>
    <w:rsid w:val="00E21720"/>
    <w:rsid w:val="00E21B2F"/>
    <w:rsid w:val="00E21BF3"/>
    <w:rsid w:val="00E21C44"/>
    <w:rsid w:val="00E223CB"/>
    <w:rsid w:val="00E22559"/>
    <w:rsid w:val="00E2266C"/>
    <w:rsid w:val="00E226AD"/>
    <w:rsid w:val="00E22843"/>
    <w:rsid w:val="00E22DCB"/>
    <w:rsid w:val="00E22EB6"/>
    <w:rsid w:val="00E22FBE"/>
    <w:rsid w:val="00E230D4"/>
    <w:rsid w:val="00E231EB"/>
    <w:rsid w:val="00E23236"/>
    <w:rsid w:val="00E23468"/>
    <w:rsid w:val="00E2358C"/>
    <w:rsid w:val="00E23701"/>
    <w:rsid w:val="00E2384D"/>
    <w:rsid w:val="00E23BF8"/>
    <w:rsid w:val="00E243F6"/>
    <w:rsid w:val="00E2465E"/>
    <w:rsid w:val="00E24D3D"/>
    <w:rsid w:val="00E24F1B"/>
    <w:rsid w:val="00E2516F"/>
    <w:rsid w:val="00E25434"/>
    <w:rsid w:val="00E2557E"/>
    <w:rsid w:val="00E258AE"/>
    <w:rsid w:val="00E25A18"/>
    <w:rsid w:val="00E25EC9"/>
    <w:rsid w:val="00E26044"/>
    <w:rsid w:val="00E26148"/>
    <w:rsid w:val="00E26308"/>
    <w:rsid w:val="00E263EC"/>
    <w:rsid w:val="00E269BC"/>
    <w:rsid w:val="00E26BEE"/>
    <w:rsid w:val="00E26CDF"/>
    <w:rsid w:val="00E26F0C"/>
    <w:rsid w:val="00E27465"/>
    <w:rsid w:val="00E2756E"/>
    <w:rsid w:val="00E277E8"/>
    <w:rsid w:val="00E27ED7"/>
    <w:rsid w:val="00E27F4E"/>
    <w:rsid w:val="00E30061"/>
    <w:rsid w:val="00E30BFD"/>
    <w:rsid w:val="00E30DC5"/>
    <w:rsid w:val="00E30F02"/>
    <w:rsid w:val="00E3128D"/>
    <w:rsid w:val="00E31776"/>
    <w:rsid w:val="00E318B3"/>
    <w:rsid w:val="00E31F26"/>
    <w:rsid w:val="00E32590"/>
    <w:rsid w:val="00E32A28"/>
    <w:rsid w:val="00E32AA9"/>
    <w:rsid w:val="00E32CD8"/>
    <w:rsid w:val="00E32D1F"/>
    <w:rsid w:val="00E32F78"/>
    <w:rsid w:val="00E3309D"/>
    <w:rsid w:val="00E3327B"/>
    <w:rsid w:val="00E333BE"/>
    <w:rsid w:val="00E339CC"/>
    <w:rsid w:val="00E33ED1"/>
    <w:rsid w:val="00E33F67"/>
    <w:rsid w:val="00E34324"/>
    <w:rsid w:val="00E34359"/>
    <w:rsid w:val="00E34447"/>
    <w:rsid w:val="00E34995"/>
    <w:rsid w:val="00E34B68"/>
    <w:rsid w:val="00E34D85"/>
    <w:rsid w:val="00E3502B"/>
    <w:rsid w:val="00E3575C"/>
    <w:rsid w:val="00E358D5"/>
    <w:rsid w:val="00E36273"/>
    <w:rsid w:val="00E363FC"/>
    <w:rsid w:val="00E3656D"/>
    <w:rsid w:val="00E36818"/>
    <w:rsid w:val="00E36832"/>
    <w:rsid w:val="00E36BF4"/>
    <w:rsid w:val="00E370ED"/>
    <w:rsid w:val="00E371C3"/>
    <w:rsid w:val="00E37454"/>
    <w:rsid w:val="00E37649"/>
    <w:rsid w:val="00E376FD"/>
    <w:rsid w:val="00E377D9"/>
    <w:rsid w:val="00E37902"/>
    <w:rsid w:val="00E37D28"/>
    <w:rsid w:val="00E37D5B"/>
    <w:rsid w:val="00E37D9F"/>
    <w:rsid w:val="00E40212"/>
    <w:rsid w:val="00E402A7"/>
    <w:rsid w:val="00E4056D"/>
    <w:rsid w:val="00E408C8"/>
    <w:rsid w:val="00E40A9D"/>
    <w:rsid w:val="00E41135"/>
    <w:rsid w:val="00E41560"/>
    <w:rsid w:val="00E41781"/>
    <w:rsid w:val="00E4180B"/>
    <w:rsid w:val="00E41B59"/>
    <w:rsid w:val="00E41C70"/>
    <w:rsid w:val="00E41CA3"/>
    <w:rsid w:val="00E41FB3"/>
    <w:rsid w:val="00E42525"/>
    <w:rsid w:val="00E42624"/>
    <w:rsid w:val="00E42B87"/>
    <w:rsid w:val="00E42D52"/>
    <w:rsid w:val="00E4329D"/>
    <w:rsid w:val="00E4340B"/>
    <w:rsid w:val="00E43D65"/>
    <w:rsid w:val="00E4414B"/>
    <w:rsid w:val="00E443B1"/>
    <w:rsid w:val="00E44410"/>
    <w:rsid w:val="00E444E2"/>
    <w:rsid w:val="00E447CF"/>
    <w:rsid w:val="00E447F6"/>
    <w:rsid w:val="00E44858"/>
    <w:rsid w:val="00E44936"/>
    <w:rsid w:val="00E44B79"/>
    <w:rsid w:val="00E44C6B"/>
    <w:rsid w:val="00E4552A"/>
    <w:rsid w:val="00E457DC"/>
    <w:rsid w:val="00E459B1"/>
    <w:rsid w:val="00E45BF1"/>
    <w:rsid w:val="00E45C03"/>
    <w:rsid w:val="00E45CC3"/>
    <w:rsid w:val="00E45D12"/>
    <w:rsid w:val="00E460A4"/>
    <w:rsid w:val="00E464CF"/>
    <w:rsid w:val="00E4669D"/>
    <w:rsid w:val="00E46B1E"/>
    <w:rsid w:val="00E46BC7"/>
    <w:rsid w:val="00E46E0C"/>
    <w:rsid w:val="00E46E38"/>
    <w:rsid w:val="00E47095"/>
    <w:rsid w:val="00E47175"/>
    <w:rsid w:val="00E47526"/>
    <w:rsid w:val="00E47543"/>
    <w:rsid w:val="00E476D1"/>
    <w:rsid w:val="00E4770E"/>
    <w:rsid w:val="00E4773E"/>
    <w:rsid w:val="00E47896"/>
    <w:rsid w:val="00E47B7F"/>
    <w:rsid w:val="00E47CC9"/>
    <w:rsid w:val="00E47D9C"/>
    <w:rsid w:val="00E47E9E"/>
    <w:rsid w:val="00E50413"/>
    <w:rsid w:val="00E50551"/>
    <w:rsid w:val="00E5067A"/>
    <w:rsid w:val="00E50792"/>
    <w:rsid w:val="00E5106C"/>
    <w:rsid w:val="00E5118D"/>
    <w:rsid w:val="00E5126A"/>
    <w:rsid w:val="00E515A8"/>
    <w:rsid w:val="00E5189C"/>
    <w:rsid w:val="00E51CB1"/>
    <w:rsid w:val="00E51D40"/>
    <w:rsid w:val="00E52398"/>
    <w:rsid w:val="00E52618"/>
    <w:rsid w:val="00E5266E"/>
    <w:rsid w:val="00E5305B"/>
    <w:rsid w:val="00E53544"/>
    <w:rsid w:val="00E5356B"/>
    <w:rsid w:val="00E535DE"/>
    <w:rsid w:val="00E53F93"/>
    <w:rsid w:val="00E54383"/>
    <w:rsid w:val="00E5446A"/>
    <w:rsid w:val="00E54755"/>
    <w:rsid w:val="00E548DC"/>
    <w:rsid w:val="00E54BC6"/>
    <w:rsid w:val="00E54C7B"/>
    <w:rsid w:val="00E55078"/>
    <w:rsid w:val="00E551F5"/>
    <w:rsid w:val="00E55208"/>
    <w:rsid w:val="00E55303"/>
    <w:rsid w:val="00E55452"/>
    <w:rsid w:val="00E5591A"/>
    <w:rsid w:val="00E55A3F"/>
    <w:rsid w:val="00E55E43"/>
    <w:rsid w:val="00E55E45"/>
    <w:rsid w:val="00E5606C"/>
    <w:rsid w:val="00E560CE"/>
    <w:rsid w:val="00E56535"/>
    <w:rsid w:val="00E56A0C"/>
    <w:rsid w:val="00E56DF6"/>
    <w:rsid w:val="00E56E6B"/>
    <w:rsid w:val="00E56EF4"/>
    <w:rsid w:val="00E56FFD"/>
    <w:rsid w:val="00E57056"/>
    <w:rsid w:val="00E57152"/>
    <w:rsid w:val="00E572B6"/>
    <w:rsid w:val="00E5733F"/>
    <w:rsid w:val="00E5774F"/>
    <w:rsid w:val="00E578CA"/>
    <w:rsid w:val="00E57EEA"/>
    <w:rsid w:val="00E5A048"/>
    <w:rsid w:val="00E601DC"/>
    <w:rsid w:val="00E60496"/>
    <w:rsid w:val="00E604DA"/>
    <w:rsid w:val="00E60533"/>
    <w:rsid w:val="00E605A0"/>
    <w:rsid w:val="00E605D5"/>
    <w:rsid w:val="00E60966"/>
    <w:rsid w:val="00E60D2D"/>
    <w:rsid w:val="00E60F68"/>
    <w:rsid w:val="00E60FEF"/>
    <w:rsid w:val="00E61079"/>
    <w:rsid w:val="00E6112E"/>
    <w:rsid w:val="00E613BF"/>
    <w:rsid w:val="00E61814"/>
    <w:rsid w:val="00E6192D"/>
    <w:rsid w:val="00E6194D"/>
    <w:rsid w:val="00E61BA8"/>
    <w:rsid w:val="00E61CE3"/>
    <w:rsid w:val="00E61F46"/>
    <w:rsid w:val="00E62066"/>
    <w:rsid w:val="00E625EC"/>
    <w:rsid w:val="00E6262E"/>
    <w:rsid w:val="00E62692"/>
    <w:rsid w:val="00E627AB"/>
    <w:rsid w:val="00E6295C"/>
    <w:rsid w:val="00E62C6D"/>
    <w:rsid w:val="00E6304C"/>
    <w:rsid w:val="00E630C7"/>
    <w:rsid w:val="00E63170"/>
    <w:rsid w:val="00E6328C"/>
    <w:rsid w:val="00E63321"/>
    <w:rsid w:val="00E633CC"/>
    <w:rsid w:val="00E63956"/>
    <w:rsid w:val="00E63A37"/>
    <w:rsid w:val="00E63B2F"/>
    <w:rsid w:val="00E63E09"/>
    <w:rsid w:val="00E63FA5"/>
    <w:rsid w:val="00E6406C"/>
    <w:rsid w:val="00E6434A"/>
    <w:rsid w:val="00E64456"/>
    <w:rsid w:val="00E646C7"/>
    <w:rsid w:val="00E647B3"/>
    <w:rsid w:val="00E64888"/>
    <w:rsid w:val="00E64920"/>
    <w:rsid w:val="00E650CB"/>
    <w:rsid w:val="00E65466"/>
    <w:rsid w:val="00E6571E"/>
    <w:rsid w:val="00E657BE"/>
    <w:rsid w:val="00E6589D"/>
    <w:rsid w:val="00E65A42"/>
    <w:rsid w:val="00E65A57"/>
    <w:rsid w:val="00E65E2E"/>
    <w:rsid w:val="00E66138"/>
    <w:rsid w:val="00E665E1"/>
    <w:rsid w:val="00E6663B"/>
    <w:rsid w:val="00E6666A"/>
    <w:rsid w:val="00E66D5B"/>
    <w:rsid w:val="00E6724D"/>
    <w:rsid w:val="00E675A0"/>
    <w:rsid w:val="00E67617"/>
    <w:rsid w:val="00E6768F"/>
    <w:rsid w:val="00E67889"/>
    <w:rsid w:val="00E6790C"/>
    <w:rsid w:val="00E679AE"/>
    <w:rsid w:val="00E67B04"/>
    <w:rsid w:val="00E67BE8"/>
    <w:rsid w:val="00E67E32"/>
    <w:rsid w:val="00E67E8E"/>
    <w:rsid w:val="00E67EA6"/>
    <w:rsid w:val="00E67EC8"/>
    <w:rsid w:val="00E70055"/>
    <w:rsid w:val="00E702BD"/>
    <w:rsid w:val="00E705C4"/>
    <w:rsid w:val="00E706F2"/>
    <w:rsid w:val="00E70A7B"/>
    <w:rsid w:val="00E70F89"/>
    <w:rsid w:val="00E71056"/>
    <w:rsid w:val="00E711F4"/>
    <w:rsid w:val="00E71326"/>
    <w:rsid w:val="00E71365"/>
    <w:rsid w:val="00E71524"/>
    <w:rsid w:val="00E71598"/>
    <w:rsid w:val="00E715D5"/>
    <w:rsid w:val="00E7182D"/>
    <w:rsid w:val="00E718CC"/>
    <w:rsid w:val="00E7190B"/>
    <w:rsid w:val="00E719D6"/>
    <w:rsid w:val="00E71ABA"/>
    <w:rsid w:val="00E71F89"/>
    <w:rsid w:val="00E71F90"/>
    <w:rsid w:val="00E721F2"/>
    <w:rsid w:val="00E72394"/>
    <w:rsid w:val="00E724BD"/>
    <w:rsid w:val="00E729BF"/>
    <w:rsid w:val="00E72E0A"/>
    <w:rsid w:val="00E72E97"/>
    <w:rsid w:val="00E73076"/>
    <w:rsid w:val="00E7329E"/>
    <w:rsid w:val="00E732C9"/>
    <w:rsid w:val="00E732D9"/>
    <w:rsid w:val="00E73628"/>
    <w:rsid w:val="00E736F6"/>
    <w:rsid w:val="00E73714"/>
    <w:rsid w:val="00E73A14"/>
    <w:rsid w:val="00E73AB4"/>
    <w:rsid w:val="00E73D6B"/>
    <w:rsid w:val="00E73E07"/>
    <w:rsid w:val="00E73E0B"/>
    <w:rsid w:val="00E740F9"/>
    <w:rsid w:val="00E741B9"/>
    <w:rsid w:val="00E741E1"/>
    <w:rsid w:val="00E7447A"/>
    <w:rsid w:val="00E747CD"/>
    <w:rsid w:val="00E748B4"/>
    <w:rsid w:val="00E74DD3"/>
    <w:rsid w:val="00E74ED5"/>
    <w:rsid w:val="00E74EF2"/>
    <w:rsid w:val="00E7553B"/>
    <w:rsid w:val="00E758C8"/>
    <w:rsid w:val="00E759BD"/>
    <w:rsid w:val="00E75B80"/>
    <w:rsid w:val="00E75BCB"/>
    <w:rsid w:val="00E75D97"/>
    <w:rsid w:val="00E75E76"/>
    <w:rsid w:val="00E75F58"/>
    <w:rsid w:val="00E760D8"/>
    <w:rsid w:val="00E7682B"/>
    <w:rsid w:val="00E76838"/>
    <w:rsid w:val="00E76DD6"/>
    <w:rsid w:val="00E774EE"/>
    <w:rsid w:val="00E775CA"/>
    <w:rsid w:val="00E775FB"/>
    <w:rsid w:val="00E775FF"/>
    <w:rsid w:val="00E777D3"/>
    <w:rsid w:val="00E777DF"/>
    <w:rsid w:val="00E77B00"/>
    <w:rsid w:val="00E77D6D"/>
    <w:rsid w:val="00E80188"/>
    <w:rsid w:val="00E803D1"/>
    <w:rsid w:val="00E8088A"/>
    <w:rsid w:val="00E80C93"/>
    <w:rsid w:val="00E80D30"/>
    <w:rsid w:val="00E80DB1"/>
    <w:rsid w:val="00E80F81"/>
    <w:rsid w:val="00E81312"/>
    <w:rsid w:val="00E8160D"/>
    <w:rsid w:val="00E81AE2"/>
    <w:rsid w:val="00E81AFC"/>
    <w:rsid w:val="00E81B14"/>
    <w:rsid w:val="00E81D9C"/>
    <w:rsid w:val="00E81DFF"/>
    <w:rsid w:val="00E8219F"/>
    <w:rsid w:val="00E8246B"/>
    <w:rsid w:val="00E8275D"/>
    <w:rsid w:val="00E827DF"/>
    <w:rsid w:val="00E828F1"/>
    <w:rsid w:val="00E8294A"/>
    <w:rsid w:val="00E82ABA"/>
    <w:rsid w:val="00E82AFA"/>
    <w:rsid w:val="00E83350"/>
    <w:rsid w:val="00E833B1"/>
    <w:rsid w:val="00E83A77"/>
    <w:rsid w:val="00E83EAF"/>
    <w:rsid w:val="00E83EDB"/>
    <w:rsid w:val="00E840B4"/>
    <w:rsid w:val="00E8429C"/>
    <w:rsid w:val="00E842CA"/>
    <w:rsid w:val="00E844C9"/>
    <w:rsid w:val="00E846B7"/>
    <w:rsid w:val="00E8479C"/>
    <w:rsid w:val="00E84C5A"/>
    <w:rsid w:val="00E84FD9"/>
    <w:rsid w:val="00E8516B"/>
    <w:rsid w:val="00E851E5"/>
    <w:rsid w:val="00E85663"/>
    <w:rsid w:val="00E856B7"/>
    <w:rsid w:val="00E85729"/>
    <w:rsid w:val="00E8589D"/>
    <w:rsid w:val="00E85D6B"/>
    <w:rsid w:val="00E86081"/>
    <w:rsid w:val="00E86146"/>
    <w:rsid w:val="00E865EE"/>
    <w:rsid w:val="00E867E9"/>
    <w:rsid w:val="00E86924"/>
    <w:rsid w:val="00E869E2"/>
    <w:rsid w:val="00E86EA5"/>
    <w:rsid w:val="00E875F4"/>
    <w:rsid w:val="00E87981"/>
    <w:rsid w:val="00E879A1"/>
    <w:rsid w:val="00E87F88"/>
    <w:rsid w:val="00E903D8"/>
    <w:rsid w:val="00E905D9"/>
    <w:rsid w:val="00E90668"/>
    <w:rsid w:val="00E907CE"/>
    <w:rsid w:val="00E9087F"/>
    <w:rsid w:val="00E90A62"/>
    <w:rsid w:val="00E90AFB"/>
    <w:rsid w:val="00E90B2A"/>
    <w:rsid w:val="00E91209"/>
    <w:rsid w:val="00E9148D"/>
    <w:rsid w:val="00E916C2"/>
    <w:rsid w:val="00E9175C"/>
    <w:rsid w:val="00E91AEF"/>
    <w:rsid w:val="00E91DE0"/>
    <w:rsid w:val="00E92082"/>
    <w:rsid w:val="00E920DD"/>
    <w:rsid w:val="00E921BF"/>
    <w:rsid w:val="00E92B8F"/>
    <w:rsid w:val="00E92DE8"/>
    <w:rsid w:val="00E92DFA"/>
    <w:rsid w:val="00E93060"/>
    <w:rsid w:val="00E930D4"/>
    <w:rsid w:val="00E9321F"/>
    <w:rsid w:val="00E933EF"/>
    <w:rsid w:val="00E9358A"/>
    <w:rsid w:val="00E938A0"/>
    <w:rsid w:val="00E93A0A"/>
    <w:rsid w:val="00E93E8A"/>
    <w:rsid w:val="00E940B2"/>
    <w:rsid w:val="00E94607"/>
    <w:rsid w:val="00E9469E"/>
    <w:rsid w:val="00E9475A"/>
    <w:rsid w:val="00E94893"/>
    <w:rsid w:val="00E94D22"/>
    <w:rsid w:val="00E94E1A"/>
    <w:rsid w:val="00E94E8E"/>
    <w:rsid w:val="00E95584"/>
    <w:rsid w:val="00E957C5"/>
    <w:rsid w:val="00E958C1"/>
    <w:rsid w:val="00E95C5D"/>
    <w:rsid w:val="00E961E2"/>
    <w:rsid w:val="00E96460"/>
    <w:rsid w:val="00E964E5"/>
    <w:rsid w:val="00E96834"/>
    <w:rsid w:val="00E96893"/>
    <w:rsid w:val="00E96AC2"/>
    <w:rsid w:val="00E96BA3"/>
    <w:rsid w:val="00E96BF5"/>
    <w:rsid w:val="00E96D77"/>
    <w:rsid w:val="00E96D98"/>
    <w:rsid w:val="00E96E36"/>
    <w:rsid w:val="00E970F4"/>
    <w:rsid w:val="00E970F8"/>
    <w:rsid w:val="00E973B3"/>
    <w:rsid w:val="00E976D4"/>
    <w:rsid w:val="00E97D7C"/>
    <w:rsid w:val="00E97E44"/>
    <w:rsid w:val="00EA01C9"/>
    <w:rsid w:val="00EA03F8"/>
    <w:rsid w:val="00EA04B9"/>
    <w:rsid w:val="00EA102D"/>
    <w:rsid w:val="00EA1924"/>
    <w:rsid w:val="00EA1960"/>
    <w:rsid w:val="00EA196F"/>
    <w:rsid w:val="00EA1B1B"/>
    <w:rsid w:val="00EA1E22"/>
    <w:rsid w:val="00EA20A2"/>
    <w:rsid w:val="00EA24AC"/>
    <w:rsid w:val="00EA2517"/>
    <w:rsid w:val="00EA2575"/>
    <w:rsid w:val="00EA2786"/>
    <w:rsid w:val="00EA27ED"/>
    <w:rsid w:val="00EA2A0C"/>
    <w:rsid w:val="00EA2C63"/>
    <w:rsid w:val="00EA2CFE"/>
    <w:rsid w:val="00EA2ED0"/>
    <w:rsid w:val="00EA2F53"/>
    <w:rsid w:val="00EA3064"/>
    <w:rsid w:val="00EA312B"/>
    <w:rsid w:val="00EA322A"/>
    <w:rsid w:val="00EA3331"/>
    <w:rsid w:val="00EA377F"/>
    <w:rsid w:val="00EA3942"/>
    <w:rsid w:val="00EA3AB0"/>
    <w:rsid w:val="00EA3B64"/>
    <w:rsid w:val="00EA3E21"/>
    <w:rsid w:val="00EA3FAF"/>
    <w:rsid w:val="00EA4096"/>
    <w:rsid w:val="00EA40EF"/>
    <w:rsid w:val="00EA4117"/>
    <w:rsid w:val="00EA41B5"/>
    <w:rsid w:val="00EA4419"/>
    <w:rsid w:val="00EA4638"/>
    <w:rsid w:val="00EA4651"/>
    <w:rsid w:val="00EA479F"/>
    <w:rsid w:val="00EA47F9"/>
    <w:rsid w:val="00EA4C57"/>
    <w:rsid w:val="00EA4C94"/>
    <w:rsid w:val="00EA4D85"/>
    <w:rsid w:val="00EA4E44"/>
    <w:rsid w:val="00EA5031"/>
    <w:rsid w:val="00EA529D"/>
    <w:rsid w:val="00EA5325"/>
    <w:rsid w:val="00EA53BF"/>
    <w:rsid w:val="00EA5729"/>
    <w:rsid w:val="00EA5BE7"/>
    <w:rsid w:val="00EA5DB2"/>
    <w:rsid w:val="00EA629C"/>
    <w:rsid w:val="00EA64B7"/>
    <w:rsid w:val="00EA6AC8"/>
    <w:rsid w:val="00EA6C4A"/>
    <w:rsid w:val="00EA6D7E"/>
    <w:rsid w:val="00EA70BD"/>
    <w:rsid w:val="00EA70DE"/>
    <w:rsid w:val="00EA7249"/>
    <w:rsid w:val="00EA7597"/>
    <w:rsid w:val="00EA767C"/>
    <w:rsid w:val="00EA78F4"/>
    <w:rsid w:val="00EA7D46"/>
    <w:rsid w:val="00EA7E0B"/>
    <w:rsid w:val="00EB0351"/>
    <w:rsid w:val="00EB0537"/>
    <w:rsid w:val="00EB05AB"/>
    <w:rsid w:val="00EB06BB"/>
    <w:rsid w:val="00EB0EB5"/>
    <w:rsid w:val="00EB101F"/>
    <w:rsid w:val="00EB124F"/>
    <w:rsid w:val="00EB12CF"/>
    <w:rsid w:val="00EB1399"/>
    <w:rsid w:val="00EB1515"/>
    <w:rsid w:val="00EB152C"/>
    <w:rsid w:val="00EB16A3"/>
    <w:rsid w:val="00EB1941"/>
    <w:rsid w:val="00EB1967"/>
    <w:rsid w:val="00EB1B1A"/>
    <w:rsid w:val="00EB2055"/>
    <w:rsid w:val="00EB22EE"/>
    <w:rsid w:val="00EB24FA"/>
    <w:rsid w:val="00EB2C3F"/>
    <w:rsid w:val="00EB2EBC"/>
    <w:rsid w:val="00EB3297"/>
    <w:rsid w:val="00EB34BE"/>
    <w:rsid w:val="00EB34D0"/>
    <w:rsid w:val="00EB3566"/>
    <w:rsid w:val="00EB3582"/>
    <w:rsid w:val="00EB3855"/>
    <w:rsid w:val="00EB3998"/>
    <w:rsid w:val="00EB3D05"/>
    <w:rsid w:val="00EB3D73"/>
    <w:rsid w:val="00EB3F3E"/>
    <w:rsid w:val="00EB4087"/>
    <w:rsid w:val="00EB433B"/>
    <w:rsid w:val="00EB4436"/>
    <w:rsid w:val="00EB481B"/>
    <w:rsid w:val="00EB481D"/>
    <w:rsid w:val="00EB4D31"/>
    <w:rsid w:val="00EB4D5B"/>
    <w:rsid w:val="00EB4DC2"/>
    <w:rsid w:val="00EB4DF1"/>
    <w:rsid w:val="00EB522A"/>
    <w:rsid w:val="00EB5577"/>
    <w:rsid w:val="00EB5770"/>
    <w:rsid w:val="00EB58F7"/>
    <w:rsid w:val="00EB5A9F"/>
    <w:rsid w:val="00EB5AD6"/>
    <w:rsid w:val="00EB5CE8"/>
    <w:rsid w:val="00EB5D9B"/>
    <w:rsid w:val="00EB5DDA"/>
    <w:rsid w:val="00EB5FA5"/>
    <w:rsid w:val="00EB610E"/>
    <w:rsid w:val="00EB6292"/>
    <w:rsid w:val="00EB64F0"/>
    <w:rsid w:val="00EB6608"/>
    <w:rsid w:val="00EB6AF3"/>
    <w:rsid w:val="00EB6C6C"/>
    <w:rsid w:val="00EB6CFA"/>
    <w:rsid w:val="00EB6F1F"/>
    <w:rsid w:val="00EB7022"/>
    <w:rsid w:val="00EB740A"/>
    <w:rsid w:val="00EB769C"/>
    <w:rsid w:val="00EB77D4"/>
    <w:rsid w:val="00EB79FD"/>
    <w:rsid w:val="00EB7D5E"/>
    <w:rsid w:val="00EC0063"/>
    <w:rsid w:val="00EC0443"/>
    <w:rsid w:val="00EC0462"/>
    <w:rsid w:val="00EC07A9"/>
    <w:rsid w:val="00EC07DB"/>
    <w:rsid w:val="00EC07E6"/>
    <w:rsid w:val="00EC0888"/>
    <w:rsid w:val="00EC0954"/>
    <w:rsid w:val="00EC0A32"/>
    <w:rsid w:val="00EC0C0F"/>
    <w:rsid w:val="00EC0FC4"/>
    <w:rsid w:val="00EC145A"/>
    <w:rsid w:val="00EC15F1"/>
    <w:rsid w:val="00EC1754"/>
    <w:rsid w:val="00EC1795"/>
    <w:rsid w:val="00EC189A"/>
    <w:rsid w:val="00EC1924"/>
    <w:rsid w:val="00EC1B51"/>
    <w:rsid w:val="00EC1D74"/>
    <w:rsid w:val="00EC1E3A"/>
    <w:rsid w:val="00EC1FD3"/>
    <w:rsid w:val="00EC2313"/>
    <w:rsid w:val="00EC2449"/>
    <w:rsid w:val="00EC25BE"/>
    <w:rsid w:val="00EC264B"/>
    <w:rsid w:val="00EC28DC"/>
    <w:rsid w:val="00EC2A2A"/>
    <w:rsid w:val="00EC2AF3"/>
    <w:rsid w:val="00EC2B08"/>
    <w:rsid w:val="00EC2C9F"/>
    <w:rsid w:val="00EC2E21"/>
    <w:rsid w:val="00EC3468"/>
    <w:rsid w:val="00EC34B6"/>
    <w:rsid w:val="00EC34B8"/>
    <w:rsid w:val="00EC3530"/>
    <w:rsid w:val="00EC35A0"/>
    <w:rsid w:val="00EC39A2"/>
    <w:rsid w:val="00EC39C7"/>
    <w:rsid w:val="00EC3FE7"/>
    <w:rsid w:val="00EC453A"/>
    <w:rsid w:val="00EC4598"/>
    <w:rsid w:val="00EC460B"/>
    <w:rsid w:val="00EC4A23"/>
    <w:rsid w:val="00EC4A66"/>
    <w:rsid w:val="00EC4B2D"/>
    <w:rsid w:val="00EC4F3C"/>
    <w:rsid w:val="00EC4FCD"/>
    <w:rsid w:val="00EC55DF"/>
    <w:rsid w:val="00EC5620"/>
    <w:rsid w:val="00EC5634"/>
    <w:rsid w:val="00EC56A3"/>
    <w:rsid w:val="00EC5746"/>
    <w:rsid w:val="00EC5994"/>
    <w:rsid w:val="00EC5E46"/>
    <w:rsid w:val="00EC636D"/>
    <w:rsid w:val="00EC6487"/>
    <w:rsid w:val="00EC6507"/>
    <w:rsid w:val="00EC699A"/>
    <w:rsid w:val="00EC69B7"/>
    <w:rsid w:val="00EC6EE1"/>
    <w:rsid w:val="00EC6F5C"/>
    <w:rsid w:val="00EC6FFE"/>
    <w:rsid w:val="00EC710C"/>
    <w:rsid w:val="00EC7369"/>
    <w:rsid w:val="00EC7449"/>
    <w:rsid w:val="00EC77CD"/>
    <w:rsid w:val="00EC77D9"/>
    <w:rsid w:val="00EC7BF6"/>
    <w:rsid w:val="00EC7EE9"/>
    <w:rsid w:val="00ED06B5"/>
    <w:rsid w:val="00ED0745"/>
    <w:rsid w:val="00ED07CB"/>
    <w:rsid w:val="00ED0956"/>
    <w:rsid w:val="00ED09A9"/>
    <w:rsid w:val="00ED0ABA"/>
    <w:rsid w:val="00ED1376"/>
    <w:rsid w:val="00ED154D"/>
    <w:rsid w:val="00ED15D0"/>
    <w:rsid w:val="00ED15F2"/>
    <w:rsid w:val="00ED196F"/>
    <w:rsid w:val="00ED1C02"/>
    <w:rsid w:val="00ED1E04"/>
    <w:rsid w:val="00ED25B9"/>
    <w:rsid w:val="00ED2825"/>
    <w:rsid w:val="00ED2887"/>
    <w:rsid w:val="00ED2BEF"/>
    <w:rsid w:val="00ED2FD5"/>
    <w:rsid w:val="00ED2FF8"/>
    <w:rsid w:val="00ED33E7"/>
    <w:rsid w:val="00ED345D"/>
    <w:rsid w:val="00ED37A8"/>
    <w:rsid w:val="00ED37CE"/>
    <w:rsid w:val="00ED400B"/>
    <w:rsid w:val="00ED44D5"/>
    <w:rsid w:val="00ED45C2"/>
    <w:rsid w:val="00ED45D8"/>
    <w:rsid w:val="00ED488E"/>
    <w:rsid w:val="00ED4C99"/>
    <w:rsid w:val="00ED4F3D"/>
    <w:rsid w:val="00ED513D"/>
    <w:rsid w:val="00ED5317"/>
    <w:rsid w:val="00ED59B8"/>
    <w:rsid w:val="00ED5A77"/>
    <w:rsid w:val="00ED5BC6"/>
    <w:rsid w:val="00ED60AB"/>
    <w:rsid w:val="00ED63CF"/>
    <w:rsid w:val="00ED661B"/>
    <w:rsid w:val="00ED6A3B"/>
    <w:rsid w:val="00ED6B3B"/>
    <w:rsid w:val="00ED6D5E"/>
    <w:rsid w:val="00ED6F53"/>
    <w:rsid w:val="00ED72FF"/>
    <w:rsid w:val="00ED73A8"/>
    <w:rsid w:val="00ED756A"/>
    <w:rsid w:val="00ED75F4"/>
    <w:rsid w:val="00ED7653"/>
    <w:rsid w:val="00ED778B"/>
    <w:rsid w:val="00ED77AA"/>
    <w:rsid w:val="00ED79C1"/>
    <w:rsid w:val="00ED79E1"/>
    <w:rsid w:val="00ED7AA1"/>
    <w:rsid w:val="00ED7C5B"/>
    <w:rsid w:val="00ED7D6D"/>
    <w:rsid w:val="00ED7F0E"/>
    <w:rsid w:val="00ED7F71"/>
    <w:rsid w:val="00EE018A"/>
    <w:rsid w:val="00EE02BE"/>
    <w:rsid w:val="00EE035F"/>
    <w:rsid w:val="00EE0362"/>
    <w:rsid w:val="00EE0397"/>
    <w:rsid w:val="00EE0501"/>
    <w:rsid w:val="00EE082B"/>
    <w:rsid w:val="00EE0A8F"/>
    <w:rsid w:val="00EE0A9B"/>
    <w:rsid w:val="00EE0CB2"/>
    <w:rsid w:val="00EE0D2F"/>
    <w:rsid w:val="00EE0FA4"/>
    <w:rsid w:val="00EE0FE9"/>
    <w:rsid w:val="00EE106F"/>
    <w:rsid w:val="00EE1192"/>
    <w:rsid w:val="00EE1255"/>
    <w:rsid w:val="00EE125C"/>
    <w:rsid w:val="00EE13D6"/>
    <w:rsid w:val="00EE14B8"/>
    <w:rsid w:val="00EE17A7"/>
    <w:rsid w:val="00EE1809"/>
    <w:rsid w:val="00EE1928"/>
    <w:rsid w:val="00EE1AE0"/>
    <w:rsid w:val="00EE1B93"/>
    <w:rsid w:val="00EE1D12"/>
    <w:rsid w:val="00EE2159"/>
    <w:rsid w:val="00EE2545"/>
    <w:rsid w:val="00EE28B4"/>
    <w:rsid w:val="00EE30F7"/>
    <w:rsid w:val="00EE31B6"/>
    <w:rsid w:val="00EE3360"/>
    <w:rsid w:val="00EE3486"/>
    <w:rsid w:val="00EE38DE"/>
    <w:rsid w:val="00EE3B9F"/>
    <w:rsid w:val="00EE3BE3"/>
    <w:rsid w:val="00EE3BF4"/>
    <w:rsid w:val="00EE3CA2"/>
    <w:rsid w:val="00EE3E22"/>
    <w:rsid w:val="00EE4438"/>
    <w:rsid w:val="00EE485E"/>
    <w:rsid w:val="00EE4952"/>
    <w:rsid w:val="00EE4A40"/>
    <w:rsid w:val="00EE4E15"/>
    <w:rsid w:val="00EE4EAB"/>
    <w:rsid w:val="00EE51EE"/>
    <w:rsid w:val="00EE53B1"/>
    <w:rsid w:val="00EE5456"/>
    <w:rsid w:val="00EE55D6"/>
    <w:rsid w:val="00EE5703"/>
    <w:rsid w:val="00EE58F0"/>
    <w:rsid w:val="00EE5B9B"/>
    <w:rsid w:val="00EE5E4D"/>
    <w:rsid w:val="00EE5F85"/>
    <w:rsid w:val="00EE5FBB"/>
    <w:rsid w:val="00EE60F5"/>
    <w:rsid w:val="00EE62E7"/>
    <w:rsid w:val="00EE63FD"/>
    <w:rsid w:val="00EE67B0"/>
    <w:rsid w:val="00EE6AC0"/>
    <w:rsid w:val="00EE6AE5"/>
    <w:rsid w:val="00EE6B0C"/>
    <w:rsid w:val="00EE705E"/>
    <w:rsid w:val="00EE7090"/>
    <w:rsid w:val="00EE716E"/>
    <w:rsid w:val="00EE7210"/>
    <w:rsid w:val="00EE72B1"/>
    <w:rsid w:val="00EE73A3"/>
    <w:rsid w:val="00EE799E"/>
    <w:rsid w:val="00EE7C3C"/>
    <w:rsid w:val="00EE7CE9"/>
    <w:rsid w:val="00EE7EBA"/>
    <w:rsid w:val="00EF01E7"/>
    <w:rsid w:val="00EF066F"/>
    <w:rsid w:val="00EF0975"/>
    <w:rsid w:val="00EF10E3"/>
    <w:rsid w:val="00EF12B6"/>
    <w:rsid w:val="00EF1615"/>
    <w:rsid w:val="00EF1704"/>
    <w:rsid w:val="00EF1F49"/>
    <w:rsid w:val="00EF203D"/>
    <w:rsid w:val="00EF233C"/>
    <w:rsid w:val="00EF2524"/>
    <w:rsid w:val="00EF2573"/>
    <w:rsid w:val="00EF2945"/>
    <w:rsid w:val="00EF2C4F"/>
    <w:rsid w:val="00EF2C58"/>
    <w:rsid w:val="00EF2C5E"/>
    <w:rsid w:val="00EF2CB6"/>
    <w:rsid w:val="00EF2DD6"/>
    <w:rsid w:val="00EF3113"/>
    <w:rsid w:val="00EF3419"/>
    <w:rsid w:val="00EF3689"/>
    <w:rsid w:val="00EF38FF"/>
    <w:rsid w:val="00EF3ACE"/>
    <w:rsid w:val="00EF3C0B"/>
    <w:rsid w:val="00EF4002"/>
    <w:rsid w:val="00EF4127"/>
    <w:rsid w:val="00EF4261"/>
    <w:rsid w:val="00EF4333"/>
    <w:rsid w:val="00EF44E5"/>
    <w:rsid w:val="00EF4742"/>
    <w:rsid w:val="00EF47AE"/>
    <w:rsid w:val="00EF499F"/>
    <w:rsid w:val="00EF49C1"/>
    <w:rsid w:val="00EF49CC"/>
    <w:rsid w:val="00EF4E30"/>
    <w:rsid w:val="00EF5393"/>
    <w:rsid w:val="00EF563B"/>
    <w:rsid w:val="00EF56D1"/>
    <w:rsid w:val="00EF57F8"/>
    <w:rsid w:val="00EF5BA9"/>
    <w:rsid w:val="00EF5BB5"/>
    <w:rsid w:val="00EF5C90"/>
    <w:rsid w:val="00EF5D3E"/>
    <w:rsid w:val="00EF5EFE"/>
    <w:rsid w:val="00EF62D9"/>
    <w:rsid w:val="00EF6370"/>
    <w:rsid w:val="00EF63C1"/>
    <w:rsid w:val="00EF64E0"/>
    <w:rsid w:val="00EF64FE"/>
    <w:rsid w:val="00EF671D"/>
    <w:rsid w:val="00EF6A0B"/>
    <w:rsid w:val="00EF6BB1"/>
    <w:rsid w:val="00EF6E9A"/>
    <w:rsid w:val="00EF6FC3"/>
    <w:rsid w:val="00EF73BE"/>
    <w:rsid w:val="00EF798D"/>
    <w:rsid w:val="00EF7B6D"/>
    <w:rsid w:val="00EF7C72"/>
    <w:rsid w:val="00EF7DDB"/>
    <w:rsid w:val="00EF7E58"/>
    <w:rsid w:val="00F0019F"/>
    <w:rsid w:val="00F00313"/>
    <w:rsid w:val="00F0031F"/>
    <w:rsid w:val="00F00709"/>
    <w:rsid w:val="00F0098D"/>
    <w:rsid w:val="00F00B5A"/>
    <w:rsid w:val="00F00BF5"/>
    <w:rsid w:val="00F00D5C"/>
    <w:rsid w:val="00F00FEA"/>
    <w:rsid w:val="00F00FED"/>
    <w:rsid w:val="00F0116D"/>
    <w:rsid w:val="00F01932"/>
    <w:rsid w:val="00F0196F"/>
    <w:rsid w:val="00F01B32"/>
    <w:rsid w:val="00F01BE6"/>
    <w:rsid w:val="00F01D25"/>
    <w:rsid w:val="00F01F0E"/>
    <w:rsid w:val="00F01F1F"/>
    <w:rsid w:val="00F01F4E"/>
    <w:rsid w:val="00F01F64"/>
    <w:rsid w:val="00F020C5"/>
    <w:rsid w:val="00F02330"/>
    <w:rsid w:val="00F0235F"/>
    <w:rsid w:val="00F0238A"/>
    <w:rsid w:val="00F024FB"/>
    <w:rsid w:val="00F02622"/>
    <w:rsid w:val="00F02625"/>
    <w:rsid w:val="00F026D4"/>
    <w:rsid w:val="00F02800"/>
    <w:rsid w:val="00F02A0C"/>
    <w:rsid w:val="00F02BA8"/>
    <w:rsid w:val="00F02DF0"/>
    <w:rsid w:val="00F0377C"/>
    <w:rsid w:val="00F03862"/>
    <w:rsid w:val="00F03966"/>
    <w:rsid w:val="00F039AC"/>
    <w:rsid w:val="00F03C41"/>
    <w:rsid w:val="00F03C66"/>
    <w:rsid w:val="00F03CCB"/>
    <w:rsid w:val="00F03E31"/>
    <w:rsid w:val="00F044D3"/>
    <w:rsid w:val="00F04550"/>
    <w:rsid w:val="00F04646"/>
    <w:rsid w:val="00F048E4"/>
    <w:rsid w:val="00F04999"/>
    <w:rsid w:val="00F04A13"/>
    <w:rsid w:val="00F04AED"/>
    <w:rsid w:val="00F04B49"/>
    <w:rsid w:val="00F04D48"/>
    <w:rsid w:val="00F04D96"/>
    <w:rsid w:val="00F0513B"/>
    <w:rsid w:val="00F05372"/>
    <w:rsid w:val="00F05523"/>
    <w:rsid w:val="00F05551"/>
    <w:rsid w:val="00F056DB"/>
    <w:rsid w:val="00F05B8A"/>
    <w:rsid w:val="00F05BB7"/>
    <w:rsid w:val="00F0600A"/>
    <w:rsid w:val="00F06053"/>
    <w:rsid w:val="00F06391"/>
    <w:rsid w:val="00F0680F"/>
    <w:rsid w:val="00F06E3E"/>
    <w:rsid w:val="00F06FB6"/>
    <w:rsid w:val="00F07014"/>
    <w:rsid w:val="00F070C6"/>
    <w:rsid w:val="00F072EA"/>
    <w:rsid w:val="00F072FA"/>
    <w:rsid w:val="00F07493"/>
    <w:rsid w:val="00F07938"/>
    <w:rsid w:val="00F0799F"/>
    <w:rsid w:val="00F079F3"/>
    <w:rsid w:val="00F07D3E"/>
    <w:rsid w:val="00F07EBF"/>
    <w:rsid w:val="00F07EC1"/>
    <w:rsid w:val="00F07F36"/>
    <w:rsid w:val="00F10047"/>
    <w:rsid w:val="00F101C8"/>
    <w:rsid w:val="00F10235"/>
    <w:rsid w:val="00F10424"/>
    <w:rsid w:val="00F112CD"/>
    <w:rsid w:val="00F11396"/>
    <w:rsid w:val="00F116A7"/>
    <w:rsid w:val="00F116E3"/>
    <w:rsid w:val="00F11909"/>
    <w:rsid w:val="00F11B31"/>
    <w:rsid w:val="00F11BE6"/>
    <w:rsid w:val="00F11F41"/>
    <w:rsid w:val="00F12226"/>
    <w:rsid w:val="00F122F0"/>
    <w:rsid w:val="00F12337"/>
    <w:rsid w:val="00F123DD"/>
    <w:rsid w:val="00F12632"/>
    <w:rsid w:val="00F128FF"/>
    <w:rsid w:val="00F12DE6"/>
    <w:rsid w:val="00F130B3"/>
    <w:rsid w:val="00F1321F"/>
    <w:rsid w:val="00F133BE"/>
    <w:rsid w:val="00F13427"/>
    <w:rsid w:val="00F13C02"/>
    <w:rsid w:val="00F13E39"/>
    <w:rsid w:val="00F13F0A"/>
    <w:rsid w:val="00F13F23"/>
    <w:rsid w:val="00F1411C"/>
    <w:rsid w:val="00F14296"/>
    <w:rsid w:val="00F143D7"/>
    <w:rsid w:val="00F145B6"/>
    <w:rsid w:val="00F14612"/>
    <w:rsid w:val="00F147CD"/>
    <w:rsid w:val="00F14810"/>
    <w:rsid w:val="00F148C8"/>
    <w:rsid w:val="00F14B3D"/>
    <w:rsid w:val="00F14E24"/>
    <w:rsid w:val="00F150D7"/>
    <w:rsid w:val="00F151B5"/>
    <w:rsid w:val="00F15214"/>
    <w:rsid w:val="00F152D6"/>
    <w:rsid w:val="00F1532D"/>
    <w:rsid w:val="00F157BF"/>
    <w:rsid w:val="00F15986"/>
    <w:rsid w:val="00F15A59"/>
    <w:rsid w:val="00F15AFA"/>
    <w:rsid w:val="00F15E4E"/>
    <w:rsid w:val="00F16164"/>
    <w:rsid w:val="00F161E2"/>
    <w:rsid w:val="00F16213"/>
    <w:rsid w:val="00F1621E"/>
    <w:rsid w:val="00F164A8"/>
    <w:rsid w:val="00F16645"/>
    <w:rsid w:val="00F1676B"/>
    <w:rsid w:val="00F167DA"/>
    <w:rsid w:val="00F167F3"/>
    <w:rsid w:val="00F169D1"/>
    <w:rsid w:val="00F16CBB"/>
    <w:rsid w:val="00F16D0D"/>
    <w:rsid w:val="00F16EE4"/>
    <w:rsid w:val="00F16F93"/>
    <w:rsid w:val="00F17629"/>
    <w:rsid w:val="00F1775A"/>
    <w:rsid w:val="00F177F4"/>
    <w:rsid w:val="00F179C4"/>
    <w:rsid w:val="00F20231"/>
    <w:rsid w:val="00F2065C"/>
    <w:rsid w:val="00F2084B"/>
    <w:rsid w:val="00F209AA"/>
    <w:rsid w:val="00F20B9D"/>
    <w:rsid w:val="00F20C28"/>
    <w:rsid w:val="00F20CB2"/>
    <w:rsid w:val="00F20E2C"/>
    <w:rsid w:val="00F20E35"/>
    <w:rsid w:val="00F21550"/>
    <w:rsid w:val="00F2179A"/>
    <w:rsid w:val="00F21889"/>
    <w:rsid w:val="00F21C47"/>
    <w:rsid w:val="00F21C6E"/>
    <w:rsid w:val="00F21C74"/>
    <w:rsid w:val="00F21D8E"/>
    <w:rsid w:val="00F21DF0"/>
    <w:rsid w:val="00F21F10"/>
    <w:rsid w:val="00F221A2"/>
    <w:rsid w:val="00F2238A"/>
    <w:rsid w:val="00F22854"/>
    <w:rsid w:val="00F22AB0"/>
    <w:rsid w:val="00F23036"/>
    <w:rsid w:val="00F23371"/>
    <w:rsid w:val="00F23423"/>
    <w:rsid w:val="00F2349B"/>
    <w:rsid w:val="00F2366F"/>
    <w:rsid w:val="00F23744"/>
    <w:rsid w:val="00F23AB1"/>
    <w:rsid w:val="00F23AEE"/>
    <w:rsid w:val="00F23CA8"/>
    <w:rsid w:val="00F24056"/>
    <w:rsid w:val="00F240A5"/>
    <w:rsid w:val="00F24191"/>
    <w:rsid w:val="00F241DC"/>
    <w:rsid w:val="00F242E4"/>
    <w:rsid w:val="00F2440F"/>
    <w:rsid w:val="00F24422"/>
    <w:rsid w:val="00F2457A"/>
    <w:rsid w:val="00F245B6"/>
    <w:rsid w:val="00F245E6"/>
    <w:rsid w:val="00F247F3"/>
    <w:rsid w:val="00F248FE"/>
    <w:rsid w:val="00F24956"/>
    <w:rsid w:val="00F24C9E"/>
    <w:rsid w:val="00F24E41"/>
    <w:rsid w:val="00F25123"/>
    <w:rsid w:val="00F257AE"/>
    <w:rsid w:val="00F257E4"/>
    <w:rsid w:val="00F25E94"/>
    <w:rsid w:val="00F25ED7"/>
    <w:rsid w:val="00F2637F"/>
    <w:rsid w:val="00F264AB"/>
    <w:rsid w:val="00F26898"/>
    <w:rsid w:val="00F26F28"/>
    <w:rsid w:val="00F2705F"/>
    <w:rsid w:val="00F27255"/>
    <w:rsid w:val="00F27528"/>
    <w:rsid w:val="00F275D7"/>
    <w:rsid w:val="00F27C22"/>
    <w:rsid w:val="00F27F56"/>
    <w:rsid w:val="00F27F5D"/>
    <w:rsid w:val="00F30A25"/>
    <w:rsid w:val="00F30B48"/>
    <w:rsid w:val="00F30D44"/>
    <w:rsid w:val="00F30E4D"/>
    <w:rsid w:val="00F30E65"/>
    <w:rsid w:val="00F3102B"/>
    <w:rsid w:val="00F31875"/>
    <w:rsid w:val="00F31B12"/>
    <w:rsid w:val="00F31BD3"/>
    <w:rsid w:val="00F31CA8"/>
    <w:rsid w:val="00F321B4"/>
    <w:rsid w:val="00F321F9"/>
    <w:rsid w:val="00F32344"/>
    <w:rsid w:val="00F32BB4"/>
    <w:rsid w:val="00F32CFB"/>
    <w:rsid w:val="00F32E8C"/>
    <w:rsid w:val="00F332B0"/>
    <w:rsid w:val="00F33A33"/>
    <w:rsid w:val="00F33B41"/>
    <w:rsid w:val="00F33D9D"/>
    <w:rsid w:val="00F33DA1"/>
    <w:rsid w:val="00F34096"/>
    <w:rsid w:val="00F34455"/>
    <w:rsid w:val="00F3457C"/>
    <w:rsid w:val="00F34774"/>
    <w:rsid w:val="00F347FB"/>
    <w:rsid w:val="00F34A69"/>
    <w:rsid w:val="00F34A8A"/>
    <w:rsid w:val="00F34C15"/>
    <w:rsid w:val="00F34D77"/>
    <w:rsid w:val="00F34EE9"/>
    <w:rsid w:val="00F354FA"/>
    <w:rsid w:val="00F35DB1"/>
    <w:rsid w:val="00F3600E"/>
    <w:rsid w:val="00F360B8"/>
    <w:rsid w:val="00F36866"/>
    <w:rsid w:val="00F368CE"/>
    <w:rsid w:val="00F36A5C"/>
    <w:rsid w:val="00F36F46"/>
    <w:rsid w:val="00F374FD"/>
    <w:rsid w:val="00F377E9"/>
    <w:rsid w:val="00F37827"/>
    <w:rsid w:val="00F37838"/>
    <w:rsid w:val="00F37C60"/>
    <w:rsid w:val="00F37D44"/>
    <w:rsid w:val="00F37D46"/>
    <w:rsid w:val="00F37DED"/>
    <w:rsid w:val="00F40778"/>
    <w:rsid w:val="00F40A67"/>
    <w:rsid w:val="00F40A93"/>
    <w:rsid w:val="00F40B92"/>
    <w:rsid w:val="00F40E17"/>
    <w:rsid w:val="00F40F03"/>
    <w:rsid w:val="00F40F7B"/>
    <w:rsid w:val="00F4159C"/>
    <w:rsid w:val="00F41795"/>
    <w:rsid w:val="00F418D8"/>
    <w:rsid w:val="00F419AE"/>
    <w:rsid w:val="00F41F59"/>
    <w:rsid w:val="00F42088"/>
    <w:rsid w:val="00F4222E"/>
    <w:rsid w:val="00F4242F"/>
    <w:rsid w:val="00F42437"/>
    <w:rsid w:val="00F425BB"/>
    <w:rsid w:val="00F42651"/>
    <w:rsid w:val="00F42711"/>
    <w:rsid w:val="00F42894"/>
    <w:rsid w:val="00F429EB"/>
    <w:rsid w:val="00F42D98"/>
    <w:rsid w:val="00F42E61"/>
    <w:rsid w:val="00F42FF6"/>
    <w:rsid w:val="00F431BE"/>
    <w:rsid w:val="00F43386"/>
    <w:rsid w:val="00F4355A"/>
    <w:rsid w:val="00F43626"/>
    <w:rsid w:val="00F43A1C"/>
    <w:rsid w:val="00F43B3C"/>
    <w:rsid w:val="00F43B69"/>
    <w:rsid w:val="00F43C76"/>
    <w:rsid w:val="00F43EDC"/>
    <w:rsid w:val="00F43F5E"/>
    <w:rsid w:val="00F44023"/>
    <w:rsid w:val="00F44379"/>
    <w:rsid w:val="00F446CD"/>
    <w:rsid w:val="00F446EA"/>
    <w:rsid w:val="00F44F3A"/>
    <w:rsid w:val="00F456F4"/>
    <w:rsid w:val="00F45941"/>
    <w:rsid w:val="00F45A0E"/>
    <w:rsid w:val="00F45A1A"/>
    <w:rsid w:val="00F45AF3"/>
    <w:rsid w:val="00F45BA2"/>
    <w:rsid w:val="00F45D40"/>
    <w:rsid w:val="00F46085"/>
    <w:rsid w:val="00F466B0"/>
    <w:rsid w:val="00F466D5"/>
    <w:rsid w:val="00F46AB2"/>
    <w:rsid w:val="00F46F74"/>
    <w:rsid w:val="00F471AF"/>
    <w:rsid w:val="00F4755E"/>
    <w:rsid w:val="00F47852"/>
    <w:rsid w:val="00F47E96"/>
    <w:rsid w:val="00F5023B"/>
    <w:rsid w:val="00F504F0"/>
    <w:rsid w:val="00F5062E"/>
    <w:rsid w:val="00F50719"/>
    <w:rsid w:val="00F5073C"/>
    <w:rsid w:val="00F508A2"/>
    <w:rsid w:val="00F50CAD"/>
    <w:rsid w:val="00F50CE5"/>
    <w:rsid w:val="00F50D64"/>
    <w:rsid w:val="00F5133D"/>
    <w:rsid w:val="00F517CF"/>
    <w:rsid w:val="00F5181A"/>
    <w:rsid w:val="00F51F05"/>
    <w:rsid w:val="00F522A1"/>
    <w:rsid w:val="00F52431"/>
    <w:rsid w:val="00F52589"/>
    <w:rsid w:val="00F52617"/>
    <w:rsid w:val="00F5267A"/>
    <w:rsid w:val="00F530CF"/>
    <w:rsid w:val="00F5313F"/>
    <w:rsid w:val="00F533AD"/>
    <w:rsid w:val="00F535B9"/>
    <w:rsid w:val="00F53AD9"/>
    <w:rsid w:val="00F53D93"/>
    <w:rsid w:val="00F53DB6"/>
    <w:rsid w:val="00F53E95"/>
    <w:rsid w:val="00F5405C"/>
    <w:rsid w:val="00F5419E"/>
    <w:rsid w:val="00F54339"/>
    <w:rsid w:val="00F5436A"/>
    <w:rsid w:val="00F543FF"/>
    <w:rsid w:val="00F54B51"/>
    <w:rsid w:val="00F54BE5"/>
    <w:rsid w:val="00F5508B"/>
    <w:rsid w:val="00F5523E"/>
    <w:rsid w:val="00F55465"/>
    <w:rsid w:val="00F5570A"/>
    <w:rsid w:val="00F557FD"/>
    <w:rsid w:val="00F558EE"/>
    <w:rsid w:val="00F55CEC"/>
    <w:rsid w:val="00F56157"/>
    <w:rsid w:val="00F561AB"/>
    <w:rsid w:val="00F561B4"/>
    <w:rsid w:val="00F56218"/>
    <w:rsid w:val="00F5625E"/>
    <w:rsid w:val="00F56592"/>
    <w:rsid w:val="00F56896"/>
    <w:rsid w:val="00F56C39"/>
    <w:rsid w:val="00F56CD7"/>
    <w:rsid w:val="00F56DBD"/>
    <w:rsid w:val="00F56DE9"/>
    <w:rsid w:val="00F578C8"/>
    <w:rsid w:val="00F57CD7"/>
    <w:rsid w:val="00F57D5A"/>
    <w:rsid w:val="00F57E37"/>
    <w:rsid w:val="00F601B5"/>
    <w:rsid w:val="00F601CB"/>
    <w:rsid w:val="00F60206"/>
    <w:rsid w:val="00F6081F"/>
    <w:rsid w:val="00F60830"/>
    <w:rsid w:val="00F60885"/>
    <w:rsid w:val="00F6089E"/>
    <w:rsid w:val="00F6094F"/>
    <w:rsid w:val="00F609C7"/>
    <w:rsid w:val="00F609FE"/>
    <w:rsid w:val="00F60A5C"/>
    <w:rsid w:val="00F60C0B"/>
    <w:rsid w:val="00F60DEA"/>
    <w:rsid w:val="00F61371"/>
    <w:rsid w:val="00F61762"/>
    <w:rsid w:val="00F617CE"/>
    <w:rsid w:val="00F61D4C"/>
    <w:rsid w:val="00F61D95"/>
    <w:rsid w:val="00F62032"/>
    <w:rsid w:val="00F62264"/>
    <w:rsid w:val="00F62310"/>
    <w:rsid w:val="00F6274F"/>
    <w:rsid w:val="00F62BDF"/>
    <w:rsid w:val="00F62C69"/>
    <w:rsid w:val="00F62D99"/>
    <w:rsid w:val="00F63169"/>
    <w:rsid w:val="00F631E8"/>
    <w:rsid w:val="00F63270"/>
    <w:rsid w:val="00F6341F"/>
    <w:rsid w:val="00F634D6"/>
    <w:rsid w:val="00F63708"/>
    <w:rsid w:val="00F638C8"/>
    <w:rsid w:val="00F63AF5"/>
    <w:rsid w:val="00F63C25"/>
    <w:rsid w:val="00F63CDC"/>
    <w:rsid w:val="00F63DF5"/>
    <w:rsid w:val="00F63E40"/>
    <w:rsid w:val="00F63F08"/>
    <w:rsid w:val="00F63F19"/>
    <w:rsid w:val="00F63F4C"/>
    <w:rsid w:val="00F6417C"/>
    <w:rsid w:val="00F641C9"/>
    <w:rsid w:val="00F642C6"/>
    <w:rsid w:val="00F64330"/>
    <w:rsid w:val="00F643AF"/>
    <w:rsid w:val="00F643C2"/>
    <w:rsid w:val="00F643DA"/>
    <w:rsid w:val="00F64412"/>
    <w:rsid w:val="00F64623"/>
    <w:rsid w:val="00F646D0"/>
    <w:rsid w:val="00F64C8F"/>
    <w:rsid w:val="00F64D81"/>
    <w:rsid w:val="00F64F92"/>
    <w:rsid w:val="00F651AE"/>
    <w:rsid w:val="00F6548E"/>
    <w:rsid w:val="00F65503"/>
    <w:rsid w:val="00F65762"/>
    <w:rsid w:val="00F65A4B"/>
    <w:rsid w:val="00F65A5E"/>
    <w:rsid w:val="00F65B42"/>
    <w:rsid w:val="00F65C60"/>
    <w:rsid w:val="00F65E50"/>
    <w:rsid w:val="00F65F32"/>
    <w:rsid w:val="00F660E0"/>
    <w:rsid w:val="00F66222"/>
    <w:rsid w:val="00F669F2"/>
    <w:rsid w:val="00F66B56"/>
    <w:rsid w:val="00F66E18"/>
    <w:rsid w:val="00F66E6A"/>
    <w:rsid w:val="00F66F97"/>
    <w:rsid w:val="00F67549"/>
    <w:rsid w:val="00F67550"/>
    <w:rsid w:val="00F676F6"/>
    <w:rsid w:val="00F6770B"/>
    <w:rsid w:val="00F67908"/>
    <w:rsid w:val="00F67A71"/>
    <w:rsid w:val="00F700DB"/>
    <w:rsid w:val="00F70264"/>
    <w:rsid w:val="00F704D2"/>
    <w:rsid w:val="00F70985"/>
    <w:rsid w:val="00F709C0"/>
    <w:rsid w:val="00F70B54"/>
    <w:rsid w:val="00F70B83"/>
    <w:rsid w:val="00F70BF5"/>
    <w:rsid w:val="00F70DD6"/>
    <w:rsid w:val="00F70DE3"/>
    <w:rsid w:val="00F712FC"/>
    <w:rsid w:val="00F715C6"/>
    <w:rsid w:val="00F71659"/>
    <w:rsid w:val="00F716A0"/>
    <w:rsid w:val="00F71920"/>
    <w:rsid w:val="00F721F7"/>
    <w:rsid w:val="00F723F9"/>
    <w:rsid w:val="00F7275A"/>
    <w:rsid w:val="00F72775"/>
    <w:rsid w:val="00F72798"/>
    <w:rsid w:val="00F728F9"/>
    <w:rsid w:val="00F72979"/>
    <w:rsid w:val="00F72A1B"/>
    <w:rsid w:val="00F72AC1"/>
    <w:rsid w:val="00F72F84"/>
    <w:rsid w:val="00F730C1"/>
    <w:rsid w:val="00F732DF"/>
    <w:rsid w:val="00F7346D"/>
    <w:rsid w:val="00F73484"/>
    <w:rsid w:val="00F735F9"/>
    <w:rsid w:val="00F736A9"/>
    <w:rsid w:val="00F73781"/>
    <w:rsid w:val="00F7383C"/>
    <w:rsid w:val="00F73996"/>
    <w:rsid w:val="00F73A40"/>
    <w:rsid w:val="00F73B16"/>
    <w:rsid w:val="00F73B2F"/>
    <w:rsid w:val="00F73F4B"/>
    <w:rsid w:val="00F73FB0"/>
    <w:rsid w:val="00F73FF7"/>
    <w:rsid w:val="00F740D0"/>
    <w:rsid w:val="00F740FA"/>
    <w:rsid w:val="00F74101"/>
    <w:rsid w:val="00F74660"/>
    <w:rsid w:val="00F749A7"/>
    <w:rsid w:val="00F74A7E"/>
    <w:rsid w:val="00F74C7E"/>
    <w:rsid w:val="00F74CC2"/>
    <w:rsid w:val="00F74D88"/>
    <w:rsid w:val="00F75035"/>
    <w:rsid w:val="00F75087"/>
    <w:rsid w:val="00F752B2"/>
    <w:rsid w:val="00F753D7"/>
    <w:rsid w:val="00F754DE"/>
    <w:rsid w:val="00F759CF"/>
    <w:rsid w:val="00F75F1D"/>
    <w:rsid w:val="00F761E4"/>
    <w:rsid w:val="00F76218"/>
    <w:rsid w:val="00F763A6"/>
    <w:rsid w:val="00F76694"/>
    <w:rsid w:val="00F76ACB"/>
    <w:rsid w:val="00F7720C"/>
    <w:rsid w:val="00F772F7"/>
    <w:rsid w:val="00F77334"/>
    <w:rsid w:val="00F77374"/>
    <w:rsid w:val="00F77D3F"/>
    <w:rsid w:val="00F801C5"/>
    <w:rsid w:val="00F8023B"/>
    <w:rsid w:val="00F8026E"/>
    <w:rsid w:val="00F8046E"/>
    <w:rsid w:val="00F80604"/>
    <w:rsid w:val="00F8085B"/>
    <w:rsid w:val="00F80873"/>
    <w:rsid w:val="00F80B50"/>
    <w:rsid w:val="00F80CD3"/>
    <w:rsid w:val="00F80EA3"/>
    <w:rsid w:val="00F811C6"/>
    <w:rsid w:val="00F812E8"/>
    <w:rsid w:val="00F8169E"/>
    <w:rsid w:val="00F816AC"/>
    <w:rsid w:val="00F81756"/>
    <w:rsid w:val="00F817A6"/>
    <w:rsid w:val="00F81A0B"/>
    <w:rsid w:val="00F81BDE"/>
    <w:rsid w:val="00F81E54"/>
    <w:rsid w:val="00F81FA3"/>
    <w:rsid w:val="00F82253"/>
    <w:rsid w:val="00F8251E"/>
    <w:rsid w:val="00F8260B"/>
    <w:rsid w:val="00F82647"/>
    <w:rsid w:val="00F826DB"/>
    <w:rsid w:val="00F82963"/>
    <w:rsid w:val="00F829A0"/>
    <w:rsid w:val="00F82A61"/>
    <w:rsid w:val="00F82B77"/>
    <w:rsid w:val="00F82BBE"/>
    <w:rsid w:val="00F82C02"/>
    <w:rsid w:val="00F82D23"/>
    <w:rsid w:val="00F82D4E"/>
    <w:rsid w:val="00F82DCF"/>
    <w:rsid w:val="00F82EB8"/>
    <w:rsid w:val="00F83306"/>
    <w:rsid w:val="00F83654"/>
    <w:rsid w:val="00F83959"/>
    <w:rsid w:val="00F83994"/>
    <w:rsid w:val="00F83A20"/>
    <w:rsid w:val="00F83B9D"/>
    <w:rsid w:val="00F83C79"/>
    <w:rsid w:val="00F83C7F"/>
    <w:rsid w:val="00F83E7E"/>
    <w:rsid w:val="00F83EA5"/>
    <w:rsid w:val="00F84001"/>
    <w:rsid w:val="00F842E0"/>
    <w:rsid w:val="00F844A6"/>
    <w:rsid w:val="00F845B9"/>
    <w:rsid w:val="00F84767"/>
    <w:rsid w:val="00F848F6"/>
    <w:rsid w:val="00F849D5"/>
    <w:rsid w:val="00F84A3C"/>
    <w:rsid w:val="00F84B65"/>
    <w:rsid w:val="00F84EBF"/>
    <w:rsid w:val="00F84F56"/>
    <w:rsid w:val="00F85671"/>
    <w:rsid w:val="00F85868"/>
    <w:rsid w:val="00F85A0E"/>
    <w:rsid w:val="00F85A88"/>
    <w:rsid w:val="00F85AD0"/>
    <w:rsid w:val="00F85B44"/>
    <w:rsid w:val="00F85CD1"/>
    <w:rsid w:val="00F85D45"/>
    <w:rsid w:val="00F85E1C"/>
    <w:rsid w:val="00F860D6"/>
    <w:rsid w:val="00F86664"/>
    <w:rsid w:val="00F86A24"/>
    <w:rsid w:val="00F86A68"/>
    <w:rsid w:val="00F86A92"/>
    <w:rsid w:val="00F86E59"/>
    <w:rsid w:val="00F86F63"/>
    <w:rsid w:val="00F87020"/>
    <w:rsid w:val="00F870A8"/>
    <w:rsid w:val="00F8722D"/>
    <w:rsid w:val="00F874D1"/>
    <w:rsid w:val="00F874F5"/>
    <w:rsid w:val="00F875E8"/>
    <w:rsid w:val="00F8784E"/>
    <w:rsid w:val="00F878C3"/>
    <w:rsid w:val="00F879A9"/>
    <w:rsid w:val="00F87BFB"/>
    <w:rsid w:val="00F87C13"/>
    <w:rsid w:val="00F87EE5"/>
    <w:rsid w:val="00F90087"/>
    <w:rsid w:val="00F900A0"/>
    <w:rsid w:val="00F90113"/>
    <w:rsid w:val="00F90229"/>
    <w:rsid w:val="00F905D2"/>
    <w:rsid w:val="00F908DC"/>
    <w:rsid w:val="00F90B4A"/>
    <w:rsid w:val="00F90B73"/>
    <w:rsid w:val="00F90E6D"/>
    <w:rsid w:val="00F90FB7"/>
    <w:rsid w:val="00F9100C"/>
    <w:rsid w:val="00F913D3"/>
    <w:rsid w:val="00F91A76"/>
    <w:rsid w:val="00F91D33"/>
    <w:rsid w:val="00F91E02"/>
    <w:rsid w:val="00F927D1"/>
    <w:rsid w:val="00F92894"/>
    <w:rsid w:val="00F934BC"/>
    <w:rsid w:val="00F935F7"/>
    <w:rsid w:val="00F9360B"/>
    <w:rsid w:val="00F93653"/>
    <w:rsid w:val="00F9375C"/>
    <w:rsid w:val="00F9399D"/>
    <w:rsid w:val="00F93AAC"/>
    <w:rsid w:val="00F93ABA"/>
    <w:rsid w:val="00F93ED8"/>
    <w:rsid w:val="00F94115"/>
    <w:rsid w:val="00F941EE"/>
    <w:rsid w:val="00F942EC"/>
    <w:rsid w:val="00F94835"/>
    <w:rsid w:val="00F94A9F"/>
    <w:rsid w:val="00F94ACC"/>
    <w:rsid w:val="00F94C99"/>
    <w:rsid w:val="00F94D18"/>
    <w:rsid w:val="00F94F49"/>
    <w:rsid w:val="00F950B7"/>
    <w:rsid w:val="00F95459"/>
    <w:rsid w:val="00F95A25"/>
    <w:rsid w:val="00F95EAE"/>
    <w:rsid w:val="00F95F44"/>
    <w:rsid w:val="00F9607E"/>
    <w:rsid w:val="00F96100"/>
    <w:rsid w:val="00F962B7"/>
    <w:rsid w:val="00F962EF"/>
    <w:rsid w:val="00F9660F"/>
    <w:rsid w:val="00F969CE"/>
    <w:rsid w:val="00F96A7C"/>
    <w:rsid w:val="00F96C3F"/>
    <w:rsid w:val="00F971EF"/>
    <w:rsid w:val="00F9725C"/>
    <w:rsid w:val="00F97276"/>
    <w:rsid w:val="00F972DD"/>
    <w:rsid w:val="00F972F0"/>
    <w:rsid w:val="00F975D8"/>
    <w:rsid w:val="00F97618"/>
    <w:rsid w:val="00F97769"/>
    <w:rsid w:val="00F97943"/>
    <w:rsid w:val="00F97E95"/>
    <w:rsid w:val="00F97EAE"/>
    <w:rsid w:val="00FA00F7"/>
    <w:rsid w:val="00FA02F3"/>
    <w:rsid w:val="00FA0352"/>
    <w:rsid w:val="00FA058A"/>
    <w:rsid w:val="00FA0719"/>
    <w:rsid w:val="00FA098A"/>
    <w:rsid w:val="00FA0B0A"/>
    <w:rsid w:val="00FA0DB3"/>
    <w:rsid w:val="00FA0DE5"/>
    <w:rsid w:val="00FA1046"/>
    <w:rsid w:val="00FA1138"/>
    <w:rsid w:val="00FA11F5"/>
    <w:rsid w:val="00FA120C"/>
    <w:rsid w:val="00FA12A3"/>
    <w:rsid w:val="00FA1303"/>
    <w:rsid w:val="00FA1626"/>
    <w:rsid w:val="00FA17AC"/>
    <w:rsid w:val="00FA18D3"/>
    <w:rsid w:val="00FA18E2"/>
    <w:rsid w:val="00FA1946"/>
    <w:rsid w:val="00FA19E4"/>
    <w:rsid w:val="00FA1A27"/>
    <w:rsid w:val="00FA1B07"/>
    <w:rsid w:val="00FA1EBB"/>
    <w:rsid w:val="00FA203D"/>
    <w:rsid w:val="00FA2667"/>
    <w:rsid w:val="00FA28AB"/>
    <w:rsid w:val="00FA29FB"/>
    <w:rsid w:val="00FA2A29"/>
    <w:rsid w:val="00FA2D74"/>
    <w:rsid w:val="00FA2F58"/>
    <w:rsid w:val="00FA3106"/>
    <w:rsid w:val="00FA3181"/>
    <w:rsid w:val="00FA34C3"/>
    <w:rsid w:val="00FA36F8"/>
    <w:rsid w:val="00FA3C6E"/>
    <w:rsid w:val="00FA4232"/>
    <w:rsid w:val="00FA42DF"/>
    <w:rsid w:val="00FA492A"/>
    <w:rsid w:val="00FA49B6"/>
    <w:rsid w:val="00FA4ACE"/>
    <w:rsid w:val="00FA4C8C"/>
    <w:rsid w:val="00FA4D77"/>
    <w:rsid w:val="00FA4EC8"/>
    <w:rsid w:val="00FA5123"/>
    <w:rsid w:val="00FA517A"/>
    <w:rsid w:val="00FA54C8"/>
    <w:rsid w:val="00FA5695"/>
    <w:rsid w:val="00FA5811"/>
    <w:rsid w:val="00FA596B"/>
    <w:rsid w:val="00FA5B42"/>
    <w:rsid w:val="00FA5BDC"/>
    <w:rsid w:val="00FA5E35"/>
    <w:rsid w:val="00FA601E"/>
    <w:rsid w:val="00FA60D2"/>
    <w:rsid w:val="00FA6359"/>
    <w:rsid w:val="00FA63CD"/>
    <w:rsid w:val="00FA6859"/>
    <w:rsid w:val="00FA68F7"/>
    <w:rsid w:val="00FA6AAD"/>
    <w:rsid w:val="00FA6BBE"/>
    <w:rsid w:val="00FA6BD0"/>
    <w:rsid w:val="00FA6EB2"/>
    <w:rsid w:val="00FA6FC2"/>
    <w:rsid w:val="00FA755C"/>
    <w:rsid w:val="00FA764E"/>
    <w:rsid w:val="00FA795D"/>
    <w:rsid w:val="00FA79C7"/>
    <w:rsid w:val="00FA7AB2"/>
    <w:rsid w:val="00FA7C1E"/>
    <w:rsid w:val="00FA7D0C"/>
    <w:rsid w:val="00FA7D42"/>
    <w:rsid w:val="00FA7EAB"/>
    <w:rsid w:val="00FB0110"/>
    <w:rsid w:val="00FB0131"/>
    <w:rsid w:val="00FB01B5"/>
    <w:rsid w:val="00FB02DB"/>
    <w:rsid w:val="00FB06B6"/>
    <w:rsid w:val="00FB06CB"/>
    <w:rsid w:val="00FB0A81"/>
    <w:rsid w:val="00FB0BDA"/>
    <w:rsid w:val="00FB13BA"/>
    <w:rsid w:val="00FB178F"/>
    <w:rsid w:val="00FB186A"/>
    <w:rsid w:val="00FB1884"/>
    <w:rsid w:val="00FB1977"/>
    <w:rsid w:val="00FB1B0C"/>
    <w:rsid w:val="00FB1C4E"/>
    <w:rsid w:val="00FB1CE2"/>
    <w:rsid w:val="00FB1DE1"/>
    <w:rsid w:val="00FB208E"/>
    <w:rsid w:val="00FB22F1"/>
    <w:rsid w:val="00FB2356"/>
    <w:rsid w:val="00FB23A2"/>
    <w:rsid w:val="00FB24B8"/>
    <w:rsid w:val="00FB270F"/>
    <w:rsid w:val="00FB277D"/>
    <w:rsid w:val="00FB28F1"/>
    <w:rsid w:val="00FB2A3F"/>
    <w:rsid w:val="00FB2A78"/>
    <w:rsid w:val="00FB2A9E"/>
    <w:rsid w:val="00FB2B86"/>
    <w:rsid w:val="00FB2F74"/>
    <w:rsid w:val="00FB301C"/>
    <w:rsid w:val="00FB305C"/>
    <w:rsid w:val="00FB30E4"/>
    <w:rsid w:val="00FB3165"/>
    <w:rsid w:val="00FB3264"/>
    <w:rsid w:val="00FB3302"/>
    <w:rsid w:val="00FB36BB"/>
    <w:rsid w:val="00FB3BA9"/>
    <w:rsid w:val="00FB3E46"/>
    <w:rsid w:val="00FB4293"/>
    <w:rsid w:val="00FB441D"/>
    <w:rsid w:val="00FB4586"/>
    <w:rsid w:val="00FB46C1"/>
    <w:rsid w:val="00FB4E50"/>
    <w:rsid w:val="00FB4F92"/>
    <w:rsid w:val="00FB4FB0"/>
    <w:rsid w:val="00FB52F0"/>
    <w:rsid w:val="00FB535D"/>
    <w:rsid w:val="00FB565A"/>
    <w:rsid w:val="00FB5920"/>
    <w:rsid w:val="00FB5A1E"/>
    <w:rsid w:val="00FB5F14"/>
    <w:rsid w:val="00FB61CC"/>
    <w:rsid w:val="00FB62C3"/>
    <w:rsid w:val="00FB6420"/>
    <w:rsid w:val="00FB64F9"/>
    <w:rsid w:val="00FB6719"/>
    <w:rsid w:val="00FB6720"/>
    <w:rsid w:val="00FB6AAA"/>
    <w:rsid w:val="00FB6B89"/>
    <w:rsid w:val="00FB6C3D"/>
    <w:rsid w:val="00FB6CFF"/>
    <w:rsid w:val="00FB7024"/>
    <w:rsid w:val="00FB76CB"/>
    <w:rsid w:val="00FB78C5"/>
    <w:rsid w:val="00FB78FA"/>
    <w:rsid w:val="00FB7939"/>
    <w:rsid w:val="00FB7A58"/>
    <w:rsid w:val="00FB7D70"/>
    <w:rsid w:val="00FC0281"/>
    <w:rsid w:val="00FC029B"/>
    <w:rsid w:val="00FC053C"/>
    <w:rsid w:val="00FC058B"/>
    <w:rsid w:val="00FC0A37"/>
    <w:rsid w:val="00FC0A7F"/>
    <w:rsid w:val="00FC0EDB"/>
    <w:rsid w:val="00FC0EF7"/>
    <w:rsid w:val="00FC1124"/>
    <w:rsid w:val="00FC151A"/>
    <w:rsid w:val="00FC15DA"/>
    <w:rsid w:val="00FC164C"/>
    <w:rsid w:val="00FC1F25"/>
    <w:rsid w:val="00FC21D6"/>
    <w:rsid w:val="00FC2687"/>
    <w:rsid w:val="00FC2C3D"/>
    <w:rsid w:val="00FC2FFE"/>
    <w:rsid w:val="00FC30CC"/>
    <w:rsid w:val="00FC32FF"/>
    <w:rsid w:val="00FC35D4"/>
    <w:rsid w:val="00FC385F"/>
    <w:rsid w:val="00FC3B19"/>
    <w:rsid w:val="00FC3C7A"/>
    <w:rsid w:val="00FC3D43"/>
    <w:rsid w:val="00FC3DF5"/>
    <w:rsid w:val="00FC41C1"/>
    <w:rsid w:val="00FC42FD"/>
    <w:rsid w:val="00FC43E5"/>
    <w:rsid w:val="00FC465D"/>
    <w:rsid w:val="00FC469B"/>
    <w:rsid w:val="00FC46FB"/>
    <w:rsid w:val="00FC47D1"/>
    <w:rsid w:val="00FC4A37"/>
    <w:rsid w:val="00FC4B2C"/>
    <w:rsid w:val="00FC4C78"/>
    <w:rsid w:val="00FC4CA1"/>
    <w:rsid w:val="00FC5971"/>
    <w:rsid w:val="00FC5CC1"/>
    <w:rsid w:val="00FC5CFB"/>
    <w:rsid w:val="00FC5D94"/>
    <w:rsid w:val="00FC5E9F"/>
    <w:rsid w:val="00FC5F0D"/>
    <w:rsid w:val="00FC5F88"/>
    <w:rsid w:val="00FC661C"/>
    <w:rsid w:val="00FC6BAB"/>
    <w:rsid w:val="00FC6F18"/>
    <w:rsid w:val="00FC6F1C"/>
    <w:rsid w:val="00FC7045"/>
    <w:rsid w:val="00FC73EB"/>
    <w:rsid w:val="00FC75B7"/>
    <w:rsid w:val="00FC7855"/>
    <w:rsid w:val="00FC7888"/>
    <w:rsid w:val="00FC7D15"/>
    <w:rsid w:val="00FC7E0D"/>
    <w:rsid w:val="00FC7E52"/>
    <w:rsid w:val="00FD0019"/>
    <w:rsid w:val="00FD020D"/>
    <w:rsid w:val="00FD036B"/>
    <w:rsid w:val="00FD06C7"/>
    <w:rsid w:val="00FD0A5F"/>
    <w:rsid w:val="00FD0C66"/>
    <w:rsid w:val="00FD1098"/>
    <w:rsid w:val="00FD18D8"/>
    <w:rsid w:val="00FD1CDB"/>
    <w:rsid w:val="00FD1E37"/>
    <w:rsid w:val="00FD1F65"/>
    <w:rsid w:val="00FD20F4"/>
    <w:rsid w:val="00FD2121"/>
    <w:rsid w:val="00FD2131"/>
    <w:rsid w:val="00FD22DD"/>
    <w:rsid w:val="00FD2366"/>
    <w:rsid w:val="00FD23C4"/>
    <w:rsid w:val="00FD2752"/>
    <w:rsid w:val="00FD2760"/>
    <w:rsid w:val="00FD2979"/>
    <w:rsid w:val="00FD2983"/>
    <w:rsid w:val="00FD2CA4"/>
    <w:rsid w:val="00FD2CCF"/>
    <w:rsid w:val="00FD2E82"/>
    <w:rsid w:val="00FD2EC5"/>
    <w:rsid w:val="00FD314B"/>
    <w:rsid w:val="00FD3183"/>
    <w:rsid w:val="00FD38D7"/>
    <w:rsid w:val="00FD4031"/>
    <w:rsid w:val="00FD4152"/>
    <w:rsid w:val="00FD434C"/>
    <w:rsid w:val="00FD454B"/>
    <w:rsid w:val="00FD467F"/>
    <w:rsid w:val="00FD47AE"/>
    <w:rsid w:val="00FD49EB"/>
    <w:rsid w:val="00FD4A2A"/>
    <w:rsid w:val="00FD4B38"/>
    <w:rsid w:val="00FD4E30"/>
    <w:rsid w:val="00FD4F96"/>
    <w:rsid w:val="00FD541F"/>
    <w:rsid w:val="00FD5553"/>
    <w:rsid w:val="00FD567B"/>
    <w:rsid w:val="00FD57D2"/>
    <w:rsid w:val="00FD5805"/>
    <w:rsid w:val="00FD59F3"/>
    <w:rsid w:val="00FD5DC4"/>
    <w:rsid w:val="00FD5ECF"/>
    <w:rsid w:val="00FD5F1D"/>
    <w:rsid w:val="00FD5FC6"/>
    <w:rsid w:val="00FD6601"/>
    <w:rsid w:val="00FD660A"/>
    <w:rsid w:val="00FD6985"/>
    <w:rsid w:val="00FD6E49"/>
    <w:rsid w:val="00FD73C7"/>
    <w:rsid w:val="00FD73EA"/>
    <w:rsid w:val="00FD767B"/>
    <w:rsid w:val="00FD78FD"/>
    <w:rsid w:val="00FD7D19"/>
    <w:rsid w:val="00FE0554"/>
    <w:rsid w:val="00FE0635"/>
    <w:rsid w:val="00FE0728"/>
    <w:rsid w:val="00FE07C4"/>
    <w:rsid w:val="00FE0AD5"/>
    <w:rsid w:val="00FE0E2B"/>
    <w:rsid w:val="00FE0F2B"/>
    <w:rsid w:val="00FE125B"/>
    <w:rsid w:val="00FE1421"/>
    <w:rsid w:val="00FE15C2"/>
    <w:rsid w:val="00FE1AB6"/>
    <w:rsid w:val="00FE1BE4"/>
    <w:rsid w:val="00FE1C24"/>
    <w:rsid w:val="00FE20C9"/>
    <w:rsid w:val="00FE215C"/>
    <w:rsid w:val="00FE22D8"/>
    <w:rsid w:val="00FE2353"/>
    <w:rsid w:val="00FE2404"/>
    <w:rsid w:val="00FE2434"/>
    <w:rsid w:val="00FE2873"/>
    <w:rsid w:val="00FE2884"/>
    <w:rsid w:val="00FE2D8D"/>
    <w:rsid w:val="00FE2FDD"/>
    <w:rsid w:val="00FE3205"/>
    <w:rsid w:val="00FE3378"/>
    <w:rsid w:val="00FE3447"/>
    <w:rsid w:val="00FE3569"/>
    <w:rsid w:val="00FE3717"/>
    <w:rsid w:val="00FE38AA"/>
    <w:rsid w:val="00FE3966"/>
    <w:rsid w:val="00FE397F"/>
    <w:rsid w:val="00FE3A63"/>
    <w:rsid w:val="00FE3AAE"/>
    <w:rsid w:val="00FE3C95"/>
    <w:rsid w:val="00FE3CB9"/>
    <w:rsid w:val="00FE3EF4"/>
    <w:rsid w:val="00FE40C3"/>
    <w:rsid w:val="00FE421A"/>
    <w:rsid w:val="00FE4434"/>
    <w:rsid w:val="00FE4633"/>
    <w:rsid w:val="00FE463C"/>
    <w:rsid w:val="00FE47D9"/>
    <w:rsid w:val="00FE4878"/>
    <w:rsid w:val="00FE4A67"/>
    <w:rsid w:val="00FE4A8D"/>
    <w:rsid w:val="00FE4DE4"/>
    <w:rsid w:val="00FE4E36"/>
    <w:rsid w:val="00FE504A"/>
    <w:rsid w:val="00FE5138"/>
    <w:rsid w:val="00FE5174"/>
    <w:rsid w:val="00FE562C"/>
    <w:rsid w:val="00FE5708"/>
    <w:rsid w:val="00FE5813"/>
    <w:rsid w:val="00FE5A9B"/>
    <w:rsid w:val="00FE5E28"/>
    <w:rsid w:val="00FE5E49"/>
    <w:rsid w:val="00FE5F41"/>
    <w:rsid w:val="00FE6061"/>
    <w:rsid w:val="00FE6232"/>
    <w:rsid w:val="00FE6302"/>
    <w:rsid w:val="00FE6662"/>
    <w:rsid w:val="00FE66F1"/>
    <w:rsid w:val="00FE6960"/>
    <w:rsid w:val="00FE699D"/>
    <w:rsid w:val="00FE6CB9"/>
    <w:rsid w:val="00FE6CEC"/>
    <w:rsid w:val="00FE72C5"/>
    <w:rsid w:val="00FE7404"/>
    <w:rsid w:val="00FE7449"/>
    <w:rsid w:val="00FE75BF"/>
    <w:rsid w:val="00FE75D4"/>
    <w:rsid w:val="00FE7D48"/>
    <w:rsid w:val="00FE7D92"/>
    <w:rsid w:val="00FF063D"/>
    <w:rsid w:val="00FF0733"/>
    <w:rsid w:val="00FF078E"/>
    <w:rsid w:val="00FF09B4"/>
    <w:rsid w:val="00FF09F5"/>
    <w:rsid w:val="00FF10CB"/>
    <w:rsid w:val="00FF1201"/>
    <w:rsid w:val="00FF1250"/>
    <w:rsid w:val="00FF16CB"/>
    <w:rsid w:val="00FF197B"/>
    <w:rsid w:val="00FF1D45"/>
    <w:rsid w:val="00FF1D66"/>
    <w:rsid w:val="00FF2212"/>
    <w:rsid w:val="00FF23AC"/>
    <w:rsid w:val="00FF248C"/>
    <w:rsid w:val="00FF2992"/>
    <w:rsid w:val="00FF30B7"/>
    <w:rsid w:val="00FF3215"/>
    <w:rsid w:val="00FF3306"/>
    <w:rsid w:val="00FF3553"/>
    <w:rsid w:val="00FF37BD"/>
    <w:rsid w:val="00FF3D07"/>
    <w:rsid w:val="00FF3E06"/>
    <w:rsid w:val="00FF4149"/>
    <w:rsid w:val="00FF4712"/>
    <w:rsid w:val="00FF47D2"/>
    <w:rsid w:val="00FF481E"/>
    <w:rsid w:val="00FF484E"/>
    <w:rsid w:val="00FF485E"/>
    <w:rsid w:val="00FF4884"/>
    <w:rsid w:val="00FF49FB"/>
    <w:rsid w:val="00FF4BAE"/>
    <w:rsid w:val="00FF4D7F"/>
    <w:rsid w:val="00FF4E1E"/>
    <w:rsid w:val="00FF4F53"/>
    <w:rsid w:val="00FF4F87"/>
    <w:rsid w:val="00FF5398"/>
    <w:rsid w:val="00FF56BA"/>
    <w:rsid w:val="00FF5954"/>
    <w:rsid w:val="00FF5A3A"/>
    <w:rsid w:val="00FF5B9B"/>
    <w:rsid w:val="00FF5C00"/>
    <w:rsid w:val="00FF62C1"/>
    <w:rsid w:val="00FF62CB"/>
    <w:rsid w:val="00FF6473"/>
    <w:rsid w:val="00FF66F8"/>
    <w:rsid w:val="00FF675B"/>
    <w:rsid w:val="00FF6B87"/>
    <w:rsid w:val="00FF6C0C"/>
    <w:rsid w:val="00FF6EAE"/>
    <w:rsid w:val="00FF6F12"/>
    <w:rsid w:val="00FF6F4D"/>
    <w:rsid w:val="00FF7040"/>
    <w:rsid w:val="00FF7535"/>
    <w:rsid w:val="00FF75B2"/>
    <w:rsid w:val="00FF75F2"/>
    <w:rsid w:val="00FF7632"/>
    <w:rsid w:val="00FF7875"/>
    <w:rsid w:val="00FF78C1"/>
    <w:rsid w:val="00FF78FF"/>
    <w:rsid w:val="00FF7A84"/>
    <w:rsid w:val="00FF7BC7"/>
    <w:rsid w:val="010AE48A"/>
    <w:rsid w:val="01135080"/>
    <w:rsid w:val="01171517"/>
    <w:rsid w:val="0123022E"/>
    <w:rsid w:val="012502B9"/>
    <w:rsid w:val="0125F544"/>
    <w:rsid w:val="01284080"/>
    <w:rsid w:val="012AEA4D"/>
    <w:rsid w:val="013154BD"/>
    <w:rsid w:val="014436E3"/>
    <w:rsid w:val="014819A0"/>
    <w:rsid w:val="014D29D1"/>
    <w:rsid w:val="0150B12C"/>
    <w:rsid w:val="01580170"/>
    <w:rsid w:val="0161C552"/>
    <w:rsid w:val="01823BEB"/>
    <w:rsid w:val="018262E7"/>
    <w:rsid w:val="018DA6B4"/>
    <w:rsid w:val="018E4F3D"/>
    <w:rsid w:val="019596DB"/>
    <w:rsid w:val="019AE54D"/>
    <w:rsid w:val="019EE1D8"/>
    <w:rsid w:val="01A1E64A"/>
    <w:rsid w:val="01A8DEDB"/>
    <w:rsid w:val="01B7F070"/>
    <w:rsid w:val="01B9472C"/>
    <w:rsid w:val="01BDAC17"/>
    <w:rsid w:val="01BE9B75"/>
    <w:rsid w:val="01C6B8E8"/>
    <w:rsid w:val="01C9E685"/>
    <w:rsid w:val="01D50386"/>
    <w:rsid w:val="01D68EB1"/>
    <w:rsid w:val="01DEC35B"/>
    <w:rsid w:val="01E2BBA3"/>
    <w:rsid w:val="01FD34FE"/>
    <w:rsid w:val="01FE71C7"/>
    <w:rsid w:val="020559EC"/>
    <w:rsid w:val="0209665F"/>
    <w:rsid w:val="020BEBF5"/>
    <w:rsid w:val="0213727B"/>
    <w:rsid w:val="0216D52D"/>
    <w:rsid w:val="02183DB7"/>
    <w:rsid w:val="0219C76F"/>
    <w:rsid w:val="021B0AC3"/>
    <w:rsid w:val="021BD5CB"/>
    <w:rsid w:val="021D4C86"/>
    <w:rsid w:val="021E9672"/>
    <w:rsid w:val="02279659"/>
    <w:rsid w:val="022FE065"/>
    <w:rsid w:val="023C982C"/>
    <w:rsid w:val="02423030"/>
    <w:rsid w:val="0242E43D"/>
    <w:rsid w:val="024BFB85"/>
    <w:rsid w:val="02523FC8"/>
    <w:rsid w:val="0252721F"/>
    <w:rsid w:val="025AD927"/>
    <w:rsid w:val="025EB5C8"/>
    <w:rsid w:val="0263D5A1"/>
    <w:rsid w:val="0273ECAE"/>
    <w:rsid w:val="027AB638"/>
    <w:rsid w:val="0282AEE8"/>
    <w:rsid w:val="0283B7E2"/>
    <w:rsid w:val="0285189D"/>
    <w:rsid w:val="0298E89F"/>
    <w:rsid w:val="02A3A46B"/>
    <w:rsid w:val="02A57CCA"/>
    <w:rsid w:val="02A6DD56"/>
    <w:rsid w:val="02AD967F"/>
    <w:rsid w:val="02AE76FB"/>
    <w:rsid w:val="02AFB083"/>
    <w:rsid w:val="02B30888"/>
    <w:rsid w:val="02B50954"/>
    <w:rsid w:val="02B93825"/>
    <w:rsid w:val="02BA7732"/>
    <w:rsid w:val="02BF0A89"/>
    <w:rsid w:val="02C24164"/>
    <w:rsid w:val="02C4A3E2"/>
    <w:rsid w:val="02C68BE1"/>
    <w:rsid w:val="02CE03FC"/>
    <w:rsid w:val="02D13D28"/>
    <w:rsid w:val="02D75C64"/>
    <w:rsid w:val="02E037B7"/>
    <w:rsid w:val="02EEE2C2"/>
    <w:rsid w:val="02F1E9F6"/>
    <w:rsid w:val="02F42E9A"/>
    <w:rsid w:val="02F58B9D"/>
    <w:rsid w:val="0300D6DE"/>
    <w:rsid w:val="030741B4"/>
    <w:rsid w:val="030D828D"/>
    <w:rsid w:val="0313A548"/>
    <w:rsid w:val="0316060B"/>
    <w:rsid w:val="03161080"/>
    <w:rsid w:val="032213D3"/>
    <w:rsid w:val="03296B5C"/>
    <w:rsid w:val="033A5BEA"/>
    <w:rsid w:val="0342448C"/>
    <w:rsid w:val="034A852A"/>
    <w:rsid w:val="035BEF57"/>
    <w:rsid w:val="036DCD47"/>
    <w:rsid w:val="03742926"/>
    <w:rsid w:val="037B657A"/>
    <w:rsid w:val="0382E13B"/>
    <w:rsid w:val="03848751"/>
    <w:rsid w:val="0388A9CC"/>
    <w:rsid w:val="0389EBEA"/>
    <w:rsid w:val="038C41B0"/>
    <w:rsid w:val="039CD381"/>
    <w:rsid w:val="039EBEB1"/>
    <w:rsid w:val="03A65021"/>
    <w:rsid w:val="03B1908B"/>
    <w:rsid w:val="03B1FAA2"/>
    <w:rsid w:val="03B4B449"/>
    <w:rsid w:val="03B64F88"/>
    <w:rsid w:val="03B67544"/>
    <w:rsid w:val="03BD1243"/>
    <w:rsid w:val="03C2D08E"/>
    <w:rsid w:val="03CA6F7B"/>
    <w:rsid w:val="03CF0B41"/>
    <w:rsid w:val="03D46D11"/>
    <w:rsid w:val="03D5A1A6"/>
    <w:rsid w:val="03DF9883"/>
    <w:rsid w:val="03E708FF"/>
    <w:rsid w:val="03EA1F5F"/>
    <w:rsid w:val="03F0378E"/>
    <w:rsid w:val="03F3D61E"/>
    <w:rsid w:val="03F95DE2"/>
    <w:rsid w:val="03FF72B5"/>
    <w:rsid w:val="0401A391"/>
    <w:rsid w:val="04046895"/>
    <w:rsid w:val="04062416"/>
    <w:rsid w:val="040730D1"/>
    <w:rsid w:val="0413E0E0"/>
    <w:rsid w:val="041F8B5D"/>
    <w:rsid w:val="0424D2F2"/>
    <w:rsid w:val="042A7A8F"/>
    <w:rsid w:val="04433663"/>
    <w:rsid w:val="044765C2"/>
    <w:rsid w:val="04492F7B"/>
    <w:rsid w:val="0449D5D4"/>
    <w:rsid w:val="044B4E16"/>
    <w:rsid w:val="044DBCBB"/>
    <w:rsid w:val="044EC613"/>
    <w:rsid w:val="0460DC7D"/>
    <w:rsid w:val="0461DE74"/>
    <w:rsid w:val="0462CEEB"/>
    <w:rsid w:val="0472516C"/>
    <w:rsid w:val="047ABE99"/>
    <w:rsid w:val="048799FF"/>
    <w:rsid w:val="048C86DA"/>
    <w:rsid w:val="049200C2"/>
    <w:rsid w:val="049FC786"/>
    <w:rsid w:val="04A37873"/>
    <w:rsid w:val="04A6A72E"/>
    <w:rsid w:val="04AB8490"/>
    <w:rsid w:val="04ACFE11"/>
    <w:rsid w:val="04AD39D2"/>
    <w:rsid w:val="04B5050D"/>
    <w:rsid w:val="04B6B260"/>
    <w:rsid w:val="04BFB497"/>
    <w:rsid w:val="04D01A76"/>
    <w:rsid w:val="04D0B265"/>
    <w:rsid w:val="04D55A45"/>
    <w:rsid w:val="04D57ECB"/>
    <w:rsid w:val="04D95995"/>
    <w:rsid w:val="04DE4DE9"/>
    <w:rsid w:val="04DEC9E3"/>
    <w:rsid w:val="04E5338B"/>
    <w:rsid w:val="04E54DA5"/>
    <w:rsid w:val="04E8C653"/>
    <w:rsid w:val="0501AA72"/>
    <w:rsid w:val="05086C02"/>
    <w:rsid w:val="050A2DC3"/>
    <w:rsid w:val="050FB107"/>
    <w:rsid w:val="05111397"/>
    <w:rsid w:val="05114567"/>
    <w:rsid w:val="0517BA97"/>
    <w:rsid w:val="051A20F3"/>
    <w:rsid w:val="051C4F11"/>
    <w:rsid w:val="051CA656"/>
    <w:rsid w:val="0525BC4B"/>
    <w:rsid w:val="05292E77"/>
    <w:rsid w:val="05322AF0"/>
    <w:rsid w:val="0533DE1B"/>
    <w:rsid w:val="053C679A"/>
    <w:rsid w:val="05641237"/>
    <w:rsid w:val="056EEFE4"/>
    <w:rsid w:val="05760E6B"/>
    <w:rsid w:val="0578191E"/>
    <w:rsid w:val="057CAEFB"/>
    <w:rsid w:val="05816AD3"/>
    <w:rsid w:val="0589852D"/>
    <w:rsid w:val="058BF2C7"/>
    <w:rsid w:val="058F949A"/>
    <w:rsid w:val="05966F5D"/>
    <w:rsid w:val="05999D9F"/>
    <w:rsid w:val="059AD778"/>
    <w:rsid w:val="059C6976"/>
    <w:rsid w:val="05A02EC1"/>
    <w:rsid w:val="05AE3471"/>
    <w:rsid w:val="05AE65C2"/>
    <w:rsid w:val="05B71D84"/>
    <w:rsid w:val="05C0898D"/>
    <w:rsid w:val="05C1C6D8"/>
    <w:rsid w:val="05D37373"/>
    <w:rsid w:val="05D98927"/>
    <w:rsid w:val="05DAA71A"/>
    <w:rsid w:val="05DF8AE7"/>
    <w:rsid w:val="05E45EB0"/>
    <w:rsid w:val="05EC725A"/>
    <w:rsid w:val="05FCEBA5"/>
    <w:rsid w:val="0602D9C7"/>
    <w:rsid w:val="06088E20"/>
    <w:rsid w:val="060A67B1"/>
    <w:rsid w:val="06143D51"/>
    <w:rsid w:val="0618B3E1"/>
    <w:rsid w:val="06232D38"/>
    <w:rsid w:val="062E602D"/>
    <w:rsid w:val="06354984"/>
    <w:rsid w:val="0638A8F7"/>
    <w:rsid w:val="06393276"/>
    <w:rsid w:val="06403BDB"/>
    <w:rsid w:val="06445035"/>
    <w:rsid w:val="0649C5C1"/>
    <w:rsid w:val="0649C79E"/>
    <w:rsid w:val="065ACC4B"/>
    <w:rsid w:val="06602207"/>
    <w:rsid w:val="06641AC3"/>
    <w:rsid w:val="0667381F"/>
    <w:rsid w:val="066B0A8F"/>
    <w:rsid w:val="066CA7B5"/>
    <w:rsid w:val="066CA905"/>
    <w:rsid w:val="066CAED4"/>
    <w:rsid w:val="0670C940"/>
    <w:rsid w:val="06715E5D"/>
    <w:rsid w:val="067585DA"/>
    <w:rsid w:val="0677DD56"/>
    <w:rsid w:val="067D51AB"/>
    <w:rsid w:val="06811697"/>
    <w:rsid w:val="06813652"/>
    <w:rsid w:val="0685BA83"/>
    <w:rsid w:val="06862806"/>
    <w:rsid w:val="0693E6D0"/>
    <w:rsid w:val="0696132A"/>
    <w:rsid w:val="06A03F72"/>
    <w:rsid w:val="06A56D3C"/>
    <w:rsid w:val="06A824FD"/>
    <w:rsid w:val="06AEDE24"/>
    <w:rsid w:val="06B209F5"/>
    <w:rsid w:val="06B26400"/>
    <w:rsid w:val="06B74F20"/>
    <w:rsid w:val="06B785D9"/>
    <w:rsid w:val="06BD2360"/>
    <w:rsid w:val="06DCD782"/>
    <w:rsid w:val="06E72B1C"/>
    <w:rsid w:val="06E8932A"/>
    <w:rsid w:val="06E89E86"/>
    <w:rsid w:val="06ECBD94"/>
    <w:rsid w:val="06F0229A"/>
    <w:rsid w:val="06F4FDAF"/>
    <w:rsid w:val="07099D1E"/>
    <w:rsid w:val="0713B87B"/>
    <w:rsid w:val="071D94A6"/>
    <w:rsid w:val="0723757B"/>
    <w:rsid w:val="0726CF70"/>
    <w:rsid w:val="0734A43F"/>
    <w:rsid w:val="074AED5F"/>
    <w:rsid w:val="0753BCD7"/>
    <w:rsid w:val="0757BCDB"/>
    <w:rsid w:val="0757F066"/>
    <w:rsid w:val="07600D27"/>
    <w:rsid w:val="0763F02C"/>
    <w:rsid w:val="0765B425"/>
    <w:rsid w:val="07660B72"/>
    <w:rsid w:val="07664374"/>
    <w:rsid w:val="0769D4C0"/>
    <w:rsid w:val="076FA032"/>
    <w:rsid w:val="07739084"/>
    <w:rsid w:val="077749DB"/>
    <w:rsid w:val="0779683B"/>
    <w:rsid w:val="077B96E7"/>
    <w:rsid w:val="077E2591"/>
    <w:rsid w:val="07842088"/>
    <w:rsid w:val="07879432"/>
    <w:rsid w:val="078BC39A"/>
    <w:rsid w:val="0795713C"/>
    <w:rsid w:val="07A5146A"/>
    <w:rsid w:val="07A7B440"/>
    <w:rsid w:val="07ADE50D"/>
    <w:rsid w:val="07B02F29"/>
    <w:rsid w:val="07B2B11B"/>
    <w:rsid w:val="07B96A9B"/>
    <w:rsid w:val="07BB26D6"/>
    <w:rsid w:val="07BDC5A9"/>
    <w:rsid w:val="07CA0842"/>
    <w:rsid w:val="07CBDAD5"/>
    <w:rsid w:val="07CCE0C3"/>
    <w:rsid w:val="07D45538"/>
    <w:rsid w:val="07E49ED2"/>
    <w:rsid w:val="07E4E6CE"/>
    <w:rsid w:val="07E6461C"/>
    <w:rsid w:val="07EAB295"/>
    <w:rsid w:val="07F8210D"/>
    <w:rsid w:val="07FC95C2"/>
    <w:rsid w:val="07FDC5CD"/>
    <w:rsid w:val="0801ADB0"/>
    <w:rsid w:val="080431A8"/>
    <w:rsid w:val="080486F7"/>
    <w:rsid w:val="080C5A0B"/>
    <w:rsid w:val="080C9B4A"/>
    <w:rsid w:val="08100458"/>
    <w:rsid w:val="08109614"/>
    <w:rsid w:val="081710F9"/>
    <w:rsid w:val="081F7483"/>
    <w:rsid w:val="0820766B"/>
    <w:rsid w:val="082976A3"/>
    <w:rsid w:val="082B6019"/>
    <w:rsid w:val="0831D0DD"/>
    <w:rsid w:val="0832A213"/>
    <w:rsid w:val="0833A7E5"/>
    <w:rsid w:val="0835414F"/>
    <w:rsid w:val="083B77C6"/>
    <w:rsid w:val="084B5B70"/>
    <w:rsid w:val="084BE61F"/>
    <w:rsid w:val="084CB968"/>
    <w:rsid w:val="08504855"/>
    <w:rsid w:val="0852D0B1"/>
    <w:rsid w:val="0860AC9D"/>
    <w:rsid w:val="0860B7FD"/>
    <w:rsid w:val="086478D3"/>
    <w:rsid w:val="0865EF54"/>
    <w:rsid w:val="0868279D"/>
    <w:rsid w:val="086D0F17"/>
    <w:rsid w:val="086D868C"/>
    <w:rsid w:val="0874DA6F"/>
    <w:rsid w:val="087BD9D4"/>
    <w:rsid w:val="087F0A86"/>
    <w:rsid w:val="088396BC"/>
    <w:rsid w:val="08970C07"/>
    <w:rsid w:val="08AADADB"/>
    <w:rsid w:val="08B66EFA"/>
    <w:rsid w:val="08BB0066"/>
    <w:rsid w:val="08BB8FBC"/>
    <w:rsid w:val="08BE3409"/>
    <w:rsid w:val="08C14A2A"/>
    <w:rsid w:val="08C4E584"/>
    <w:rsid w:val="08DF6C38"/>
    <w:rsid w:val="08E9628A"/>
    <w:rsid w:val="08E9CE63"/>
    <w:rsid w:val="08F599FF"/>
    <w:rsid w:val="08F60B44"/>
    <w:rsid w:val="08F7E5F7"/>
    <w:rsid w:val="08FE4489"/>
    <w:rsid w:val="08FF2929"/>
    <w:rsid w:val="090794F2"/>
    <w:rsid w:val="091CB658"/>
    <w:rsid w:val="091CDFB7"/>
    <w:rsid w:val="0923A49B"/>
    <w:rsid w:val="092E8EEB"/>
    <w:rsid w:val="092FE152"/>
    <w:rsid w:val="09337E96"/>
    <w:rsid w:val="0937AEB7"/>
    <w:rsid w:val="093CD322"/>
    <w:rsid w:val="09463755"/>
    <w:rsid w:val="094D2F9E"/>
    <w:rsid w:val="0952B2FB"/>
    <w:rsid w:val="095646C9"/>
    <w:rsid w:val="0958756A"/>
    <w:rsid w:val="095A7C4B"/>
    <w:rsid w:val="095DF4DE"/>
    <w:rsid w:val="095E16FF"/>
    <w:rsid w:val="095E7E11"/>
    <w:rsid w:val="095F7AA8"/>
    <w:rsid w:val="09614AC1"/>
    <w:rsid w:val="0962554A"/>
    <w:rsid w:val="0965FEFA"/>
    <w:rsid w:val="096A9AFD"/>
    <w:rsid w:val="096F1CB3"/>
    <w:rsid w:val="096F1F8F"/>
    <w:rsid w:val="0975A8F4"/>
    <w:rsid w:val="0978814E"/>
    <w:rsid w:val="0979A591"/>
    <w:rsid w:val="0979D18F"/>
    <w:rsid w:val="097A9949"/>
    <w:rsid w:val="097E6672"/>
    <w:rsid w:val="098E8AD5"/>
    <w:rsid w:val="09930CA0"/>
    <w:rsid w:val="099D8922"/>
    <w:rsid w:val="099F6BE3"/>
    <w:rsid w:val="09A0D6B5"/>
    <w:rsid w:val="09A25FDB"/>
    <w:rsid w:val="09A897F4"/>
    <w:rsid w:val="09A94144"/>
    <w:rsid w:val="09AA7D2E"/>
    <w:rsid w:val="09AE823B"/>
    <w:rsid w:val="09AEF074"/>
    <w:rsid w:val="09B317F0"/>
    <w:rsid w:val="09B69254"/>
    <w:rsid w:val="09BB6246"/>
    <w:rsid w:val="09BD9609"/>
    <w:rsid w:val="09BF95F2"/>
    <w:rsid w:val="09C06CF3"/>
    <w:rsid w:val="09C121BC"/>
    <w:rsid w:val="09C15510"/>
    <w:rsid w:val="09C8A3D4"/>
    <w:rsid w:val="09C99C86"/>
    <w:rsid w:val="09CEA83C"/>
    <w:rsid w:val="09D5F68B"/>
    <w:rsid w:val="09D8A565"/>
    <w:rsid w:val="09DB62D2"/>
    <w:rsid w:val="09E46CA0"/>
    <w:rsid w:val="09E7DCB6"/>
    <w:rsid w:val="09F7884B"/>
    <w:rsid w:val="09FB08F5"/>
    <w:rsid w:val="09FECC4B"/>
    <w:rsid w:val="0A01B3C3"/>
    <w:rsid w:val="0A11B98E"/>
    <w:rsid w:val="0A145971"/>
    <w:rsid w:val="0A149F7B"/>
    <w:rsid w:val="0A16E95C"/>
    <w:rsid w:val="0A1BF21A"/>
    <w:rsid w:val="0A201AC4"/>
    <w:rsid w:val="0A21AA6F"/>
    <w:rsid w:val="0A2B8A67"/>
    <w:rsid w:val="0A2BA887"/>
    <w:rsid w:val="0A342ABB"/>
    <w:rsid w:val="0A3740AF"/>
    <w:rsid w:val="0A3930DA"/>
    <w:rsid w:val="0A4659CD"/>
    <w:rsid w:val="0A494A85"/>
    <w:rsid w:val="0A4B6A51"/>
    <w:rsid w:val="0A5B3EC9"/>
    <w:rsid w:val="0A6326CC"/>
    <w:rsid w:val="0A6404F3"/>
    <w:rsid w:val="0A654900"/>
    <w:rsid w:val="0A71D97C"/>
    <w:rsid w:val="0A72C392"/>
    <w:rsid w:val="0A73C41D"/>
    <w:rsid w:val="0A761851"/>
    <w:rsid w:val="0A77A7DF"/>
    <w:rsid w:val="0A7EABE7"/>
    <w:rsid w:val="0A98A3AB"/>
    <w:rsid w:val="0A9CB232"/>
    <w:rsid w:val="0A9D0FA0"/>
    <w:rsid w:val="0AA34DAF"/>
    <w:rsid w:val="0AA36996"/>
    <w:rsid w:val="0AB64DC4"/>
    <w:rsid w:val="0AB83141"/>
    <w:rsid w:val="0AC6022B"/>
    <w:rsid w:val="0AC8A101"/>
    <w:rsid w:val="0AD11920"/>
    <w:rsid w:val="0AD2DB9B"/>
    <w:rsid w:val="0AD5A6B0"/>
    <w:rsid w:val="0AE58A7D"/>
    <w:rsid w:val="0AE89749"/>
    <w:rsid w:val="0AF19A9D"/>
    <w:rsid w:val="0AF5CFC5"/>
    <w:rsid w:val="0AF8D959"/>
    <w:rsid w:val="0B09CE1B"/>
    <w:rsid w:val="0B0FA38A"/>
    <w:rsid w:val="0B11E6B4"/>
    <w:rsid w:val="0B12435A"/>
    <w:rsid w:val="0B17FF1D"/>
    <w:rsid w:val="0B1858D0"/>
    <w:rsid w:val="0B2D6D86"/>
    <w:rsid w:val="0B2EF650"/>
    <w:rsid w:val="0B37887D"/>
    <w:rsid w:val="0B430B99"/>
    <w:rsid w:val="0B49C761"/>
    <w:rsid w:val="0B4B4E79"/>
    <w:rsid w:val="0B4BE6C1"/>
    <w:rsid w:val="0B4C8FC0"/>
    <w:rsid w:val="0B4D6B16"/>
    <w:rsid w:val="0B685BAE"/>
    <w:rsid w:val="0B694D35"/>
    <w:rsid w:val="0B7570F1"/>
    <w:rsid w:val="0B76B744"/>
    <w:rsid w:val="0B7EBA39"/>
    <w:rsid w:val="0B837BF9"/>
    <w:rsid w:val="0B846356"/>
    <w:rsid w:val="0B87909F"/>
    <w:rsid w:val="0B9070DF"/>
    <w:rsid w:val="0B90A415"/>
    <w:rsid w:val="0B90BB20"/>
    <w:rsid w:val="0B91A35C"/>
    <w:rsid w:val="0B925A22"/>
    <w:rsid w:val="0B943F5C"/>
    <w:rsid w:val="0B99FDFE"/>
    <w:rsid w:val="0B9ADB7F"/>
    <w:rsid w:val="0B9D206F"/>
    <w:rsid w:val="0BA24DB7"/>
    <w:rsid w:val="0BA5F53D"/>
    <w:rsid w:val="0BA898F6"/>
    <w:rsid w:val="0BCA5556"/>
    <w:rsid w:val="0BCDF471"/>
    <w:rsid w:val="0BD413B8"/>
    <w:rsid w:val="0BDBBDAE"/>
    <w:rsid w:val="0BEA53D6"/>
    <w:rsid w:val="0BEB6343"/>
    <w:rsid w:val="0BEEC56F"/>
    <w:rsid w:val="0C0D345B"/>
    <w:rsid w:val="0C14C697"/>
    <w:rsid w:val="0C14D2B6"/>
    <w:rsid w:val="0C1B8C3F"/>
    <w:rsid w:val="0C1D023A"/>
    <w:rsid w:val="0C24099B"/>
    <w:rsid w:val="0C273D52"/>
    <w:rsid w:val="0C27A4C7"/>
    <w:rsid w:val="0C2EA5C1"/>
    <w:rsid w:val="0C37F20B"/>
    <w:rsid w:val="0C385173"/>
    <w:rsid w:val="0C3A0937"/>
    <w:rsid w:val="0C3E24D7"/>
    <w:rsid w:val="0C3EA3A9"/>
    <w:rsid w:val="0C42D1A7"/>
    <w:rsid w:val="0C54BFE1"/>
    <w:rsid w:val="0C5D70D0"/>
    <w:rsid w:val="0C61E5AF"/>
    <w:rsid w:val="0C64B9A5"/>
    <w:rsid w:val="0C6DF1A0"/>
    <w:rsid w:val="0C73B3AF"/>
    <w:rsid w:val="0C73B949"/>
    <w:rsid w:val="0C8AFA70"/>
    <w:rsid w:val="0C9C6AA5"/>
    <w:rsid w:val="0CAB23F3"/>
    <w:rsid w:val="0CB11FC7"/>
    <w:rsid w:val="0CB62555"/>
    <w:rsid w:val="0CB7E5D0"/>
    <w:rsid w:val="0CB92428"/>
    <w:rsid w:val="0CC63284"/>
    <w:rsid w:val="0CCA4C45"/>
    <w:rsid w:val="0CCCA146"/>
    <w:rsid w:val="0CCEC1A8"/>
    <w:rsid w:val="0CD9B3C6"/>
    <w:rsid w:val="0CE19A4E"/>
    <w:rsid w:val="0CE4AA4F"/>
    <w:rsid w:val="0CE4D4D8"/>
    <w:rsid w:val="0CE5E03B"/>
    <w:rsid w:val="0CF176CF"/>
    <w:rsid w:val="0D06CD7B"/>
    <w:rsid w:val="0D08C5A1"/>
    <w:rsid w:val="0D09C37F"/>
    <w:rsid w:val="0D163DCD"/>
    <w:rsid w:val="0D18B4B8"/>
    <w:rsid w:val="0D1D9526"/>
    <w:rsid w:val="0D1F1BC7"/>
    <w:rsid w:val="0D246D39"/>
    <w:rsid w:val="0D256BFF"/>
    <w:rsid w:val="0D2A170E"/>
    <w:rsid w:val="0D2E5644"/>
    <w:rsid w:val="0D323841"/>
    <w:rsid w:val="0D338103"/>
    <w:rsid w:val="0D37F7D4"/>
    <w:rsid w:val="0D3BFD09"/>
    <w:rsid w:val="0D4164A9"/>
    <w:rsid w:val="0D444B22"/>
    <w:rsid w:val="0D5164FF"/>
    <w:rsid w:val="0D523047"/>
    <w:rsid w:val="0D56DEEA"/>
    <w:rsid w:val="0D5BFA49"/>
    <w:rsid w:val="0D5D8576"/>
    <w:rsid w:val="0D5DCAF5"/>
    <w:rsid w:val="0D5FDC5E"/>
    <w:rsid w:val="0D668879"/>
    <w:rsid w:val="0D6C447B"/>
    <w:rsid w:val="0D813E5A"/>
    <w:rsid w:val="0D8AF888"/>
    <w:rsid w:val="0D8C2732"/>
    <w:rsid w:val="0D8CB3B9"/>
    <w:rsid w:val="0D8D07E6"/>
    <w:rsid w:val="0D8E3528"/>
    <w:rsid w:val="0D90E746"/>
    <w:rsid w:val="0D9EBF3A"/>
    <w:rsid w:val="0D9EF773"/>
    <w:rsid w:val="0DA8998A"/>
    <w:rsid w:val="0DB991F3"/>
    <w:rsid w:val="0DB9BE73"/>
    <w:rsid w:val="0DC31D65"/>
    <w:rsid w:val="0DC531AA"/>
    <w:rsid w:val="0DC78567"/>
    <w:rsid w:val="0DCC7E46"/>
    <w:rsid w:val="0DDAAFF1"/>
    <w:rsid w:val="0DDEF52B"/>
    <w:rsid w:val="0DE2B81C"/>
    <w:rsid w:val="0DE2D357"/>
    <w:rsid w:val="0DE3CD65"/>
    <w:rsid w:val="0DE64978"/>
    <w:rsid w:val="0DF74F53"/>
    <w:rsid w:val="0DF92D59"/>
    <w:rsid w:val="0DF9759C"/>
    <w:rsid w:val="0DFCC439"/>
    <w:rsid w:val="0DFEEFE4"/>
    <w:rsid w:val="0E02E5DF"/>
    <w:rsid w:val="0E04AFC9"/>
    <w:rsid w:val="0E153A98"/>
    <w:rsid w:val="0E1C3039"/>
    <w:rsid w:val="0E2533B9"/>
    <w:rsid w:val="0E330744"/>
    <w:rsid w:val="0E44896D"/>
    <w:rsid w:val="0E47FA25"/>
    <w:rsid w:val="0E59A8C5"/>
    <w:rsid w:val="0E5AA6D3"/>
    <w:rsid w:val="0E74F03E"/>
    <w:rsid w:val="0E765CEC"/>
    <w:rsid w:val="0E817D38"/>
    <w:rsid w:val="0E826E8D"/>
    <w:rsid w:val="0E87BAD4"/>
    <w:rsid w:val="0E88353E"/>
    <w:rsid w:val="0E903906"/>
    <w:rsid w:val="0EA2985E"/>
    <w:rsid w:val="0EB3D882"/>
    <w:rsid w:val="0EB45EF8"/>
    <w:rsid w:val="0EB8084C"/>
    <w:rsid w:val="0EBC2F70"/>
    <w:rsid w:val="0EC0132D"/>
    <w:rsid w:val="0EC86A80"/>
    <w:rsid w:val="0ECA32D3"/>
    <w:rsid w:val="0ECB496C"/>
    <w:rsid w:val="0ED13548"/>
    <w:rsid w:val="0ED937FF"/>
    <w:rsid w:val="0EE58006"/>
    <w:rsid w:val="0EF21AE6"/>
    <w:rsid w:val="0EF25C87"/>
    <w:rsid w:val="0F015ABB"/>
    <w:rsid w:val="0F05A9D5"/>
    <w:rsid w:val="0F07DA3A"/>
    <w:rsid w:val="0F08EDC3"/>
    <w:rsid w:val="0F09AF89"/>
    <w:rsid w:val="0F09FB3A"/>
    <w:rsid w:val="0F24F270"/>
    <w:rsid w:val="0F292BD8"/>
    <w:rsid w:val="0F2948EE"/>
    <w:rsid w:val="0F2D3CC3"/>
    <w:rsid w:val="0F2E27C3"/>
    <w:rsid w:val="0F3012BB"/>
    <w:rsid w:val="0F321AE4"/>
    <w:rsid w:val="0F367D92"/>
    <w:rsid w:val="0F3E51BB"/>
    <w:rsid w:val="0F412557"/>
    <w:rsid w:val="0F41D58D"/>
    <w:rsid w:val="0F460838"/>
    <w:rsid w:val="0F51DE07"/>
    <w:rsid w:val="0F53A2A8"/>
    <w:rsid w:val="0F55FF3A"/>
    <w:rsid w:val="0F5672C6"/>
    <w:rsid w:val="0F5A57B9"/>
    <w:rsid w:val="0F5D2169"/>
    <w:rsid w:val="0F5F5E69"/>
    <w:rsid w:val="0F65E1B0"/>
    <w:rsid w:val="0F6DE85F"/>
    <w:rsid w:val="0F6F1D54"/>
    <w:rsid w:val="0F6FD00F"/>
    <w:rsid w:val="0F724B18"/>
    <w:rsid w:val="0F7F1F64"/>
    <w:rsid w:val="0F82082F"/>
    <w:rsid w:val="0F8CB914"/>
    <w:rsid w:val="0F8CE13B"/>
    <w:rsid w:val="0F9BC8DD"/>
    <w:rsid w:val="0F9D81A7"/>
    <w:rsid w:val="0F9EA813"/>
    <w:rsid w:val="0F9F57BF"/>
    <w:rsid w:val="0FA0013A"/>
    <w:rsid w:val="0FA5FD7D"/>
    <w:rsid w:val="0FAA3356"/>
    <w:rsid w:val="0FAEA874"/>
    <w:rsid w:val="0FB44335"/>
    <w:rsid w:val="0FB6C703"/>
    <w:rsid w:val="0FBDA207"/>
    <w:rsid w:val="0FC074E1"/>
    <w:rsid w:val="0FC1087C"/>
    <w:rsid w:val="0FC5A422"/>
    <w:rsid w:val="0FC69E11"/>
    <w:rsid w:val="0FCA0423"/>
    <w:rsid w:val="0FCFA82C"/>
    <w:rsid w:val="0FD40B67"/>
    <w:rsid w:val="0FE2F30F"/>
    <w:rsid w:val="0FE37C9B"/>
    <w:rsid w:val="0FE6611E"/>
    <w:rsid w:val="0FE72C14"/>
    <w:rsid w:val="0FECBA71"/>
    <w:rsid w:val="0FF9F586"/>
    <w:rsid w:val="0FFA16D6"/>
    <w:rsid w:val="1008EC96"/>
    <w:rsid w:val="100F79FE"/>
    <w:rsid w:val="10103108"/>
    <w:rsid w:val="10133E0A"/>
    <w:rsid w:val="10150145"/>
    <w:rsid w:val="101EA2F8"/>
    <w:rsid w:val="10210A25"/>
    <w:rsid w:val="10291324"/>
    <w:rsid w:val="10292B7D"/>
    <w:rsid w:val="102A0C4F"/>
    <w:rsid w:val="102AAD0B"/>
    <w:rsid w:val="102C54C8"/>
    <w:rsid w:val="10361D49"/>
    <w:rsid w:val="103C8D32"/>
    <w:rsid w:val="1041EA48"/>
    <w:rsid w:val="104632DD"/>
    <w:rsid w:val="10494E20"/>
    <w:rsid w:val="104EFFE6"/>
    <w:rsid w:val="104F01DB"/>
    <w:rsid w:val="1058E68C"/>
    <w:rsid w:val="105EDA3A"/>
    <w:rsid w:val="105FECEB"/>
    <w:rsid w:val="107257E7"/>
    <w:rsid w:val="1077563F"/>
    <w:rsid w:val="107C52EB"/>
    <w:rsid w:val="107D7FB4"/>
    <w:rsid w:val="10803FDD"/>
    <w:rsid w:val="108159C5"/>
    <w:rsid w:val="1088EC25"/>
    <w:rsid w:val="108A16A7"/>
    <w:rsid w:val="109217CF"/>
    <w:rsid w:val="109257F1"/>
    <w:rsid w:val="10958CFC"/>
    <w:rsid w:val="10973D4E"/>
    <w:rsid w:val="109AC72D"/>
    <w:rsid w:val="109EB785"/>
    <w:rsid w:val="109FA209"/>
    <w:rsid w:val="10A0AFB0"/>
    <w:rsid w:val="10A685B6"/>
    <w:rsid w:val="10AEEBC1"/>
    <w:rsid w:val="10B00483"/>
    <w:rsid w:val="10B372FA"/>
    <w:rsid w:val="10C48F0C"/>
    <w:rsid w:val="10E22389"/>
    <w:rsid w:val="10E5E1E4"/>
    <w:rsid w:val="10E8465E"/>
    <w:rsid w:val="10EBBDE7"/>
    <w:rsid w:val="10F21661"/>
    <w:rsid w:val="10F4F009"/>
    <w:rsid w:val="10F55C7D"/>
    <w:rsid w:val="10FDFF07"/>
    <w:rsid w:val="11003462"/>
    <w:rsid w:val="1102881B"/>
    <w:rsid w:val="11035F3A"/>
    <w:rsid w:val="110AC5AB"/>
    <w:rsid w:val="110B6E79"/>
    <w:rsid w:val="111F42D9"/>
    <w:rsid w:val="1122DB65"/>
    <w:rsid w:val="1129928A"/>
    <w:rsid w:val="112EFEDD"/>
    <w:rsid w:val="1132A22F"/>
    <w:rsid w:val="1132ABBF"/>
    <w:rsid w:val="1138503A"/>
    <w:rsid w:val="1143CAF5"/>
    <w:rsid w:val="11479B50"/>
    <w:rsid w:val="114DD5B2"/>
    <w:rsid w:val="11552629"/>
    <w:rsid w:val="115944B2"/>
    <w:rsid w:val="1159B4D7"/>
    <w:rsid w:val="115F9666"/>
    <w:rsid w:val="116AF013"/>
    <w:rsid w:val="117076DC"/>
    <w:rsid w:val="11751EBB"/>
    <w:rsid w:val="1177A7B3"/>
    <w:rsid w:val="1178B062"/>
    <w:rsid w:val="1180091D"/>
    <w:rsid w:val="1182738A"/>
    <w:rsid w:val="11852AC2"/>
    <w:rsid w:val="11862E3B"/>
    <w:rsid w:val="119D3CE7"/>
    <w:rsid w:val="119FFF7A"/>
    <w:rsid w:val="11ABF874"/>
    <w:rsid w:val="11BABCD9"/>
    <w:rsid w:val="11BF52E7"/>
    <w:rsid w:val="11CEA307"/>
    <w:rsid w:val="11DB41D3"/>
    <w:rsid w:val="11E37867"/>
    <w:rsid w:val="11E3FB56"/>
    <w:rsid w:val="11E6D7ED"/>
    <w:rsid w:val="12080C7B"/>
    <w:rsid w:val="120A1F6F"/>
    <w:rsid w:val="120A46BC"/>
    <w:rsid w:val="120B9B27"/>
    <w:rsid w:val="120E1BD1"/>
    <w:rsid w:val="121C3746"/>
    <w:rsid w:val="121CF90A"/>
    <w:rsid w:val="1222D828"/>
    <w:rsid w:val="122A393B"/>
    <w:rsid w:val="123843DC"/>
    <w:rsid w:val="12411AC9"/>
    <w:rsid w:val="1246663F"/>
    <w:rsid w:val="1246C534"/>
    <w:rsid w:val="124DDC74"/>
    <w:rsid w:val="12516C26"/>
    <w:rsid w:val="125B844F"/>
    <w:rsid w:val="1260F8BE"/>
    <w:rsid w:val="1267B37D"/>
    <w:rsid w:val="12741CF2"/>
    <w:rsid w:val="127A049D"/>
    <w:rsid w:val="127AFB84"/>
    <w:rsid w:val="127E1466"/>
    <w:rsid w:val="127E2E40"/>
    <w:rsid w:val="12871045"/>
    <w:rsid w:val="128A48CD"/>
    <w:rsid w:val="128E0FEF"/>
    <w:rsid w:val="1296BD6A"/>
    <w:rsid w:val="12A09348"/>
    <w:rsid w:val="12AD135A"/>
    <w:rsid w:val="12AFBBE5"/>
    <w:rsid w:val="12B32BA3"/>
    <w:rsid w:val="12B4B01A"/>
    <w:rsid w:val="12BD754F"/>
    <w:rsid w:val="12C01824"/>
    <w:rsid w:val="12C31489"/>
    <w:rsid w:val="12C8A00B"/>
    <w:rsid w:val="12D149AF"/>
    <w:rsid w:val="12D74489"/>
    <w:rsid w:val="12D82944"/>
    <w:rsid w:val="12D899E8"/>
    <w:rsid w:val="12DDD953"/>
    <w:rsid w:val="12E06EF0"/>
    <w:rsid w:val="12E59EEF"/>
    <w:rsid w:val="12E893E5"/>
    <w:rsid w:val="12F06BDC"/>
    <w:rsid w:val="12F8ABB3"/>
    <w:rsid w:val="12FC4536"/>
    <w:rsid w:val="1301B9D5"/>
    <w:rsid w:val="130BE5B3"/>
    <w:rsid w:val="130CAD6A"/>
    <w:rsid w:val="1311103C"/>
    <w:rsid w:val="131A4365"/>
    <w:rsid w:val="13235DBF"/>
    <w:rsid w:val="13297382"/>
    <w:rsid w:val="132DDB25"/>
    <w:rsid w:val="132EE89E"/>
    <w:rsid w:val="133CA8A1"/>
    <w:rsid w:val="133D92A4"/>
    <w:rsid w:val="133F283D"/>
    <w:rsid w:val="133F51BA"/>
    <w:rsid w:val="13469B13"/>
    <w:rsid w:val="134F37D8"/>
    <w:rsid w:val="135856A5"/>
    <w:rsid w:val="135CC974"/>
    <w:rsid w:val="1367F201"/>
    <w:rsid w:val="13697E54"/>
    <w:rsid w:val="137B1FFD"/>
    <w:rsid w:val="137EEDD5"/>
    <w:rsid w:val="13894B43"/>
    <w:rsid w:val="138EA616"/>
    <w:rsid w:val="13924FF4"/>
    <w:rsid w:val="139FF50C"/>
    <w:rsid w:val="13A12634"/>
    <w:rsid w:val="13A28783"/>
    <w:rsid w:val="13A560C3"/>
    <w:rsid w:val="13A8FF13"/>
    <w:rsid w:val="13B1CD56"/>
    <w:rsid w:val="13B62AD9"/>
    <w:rsid w:val="13B68CC4"/>
    <w:rsid w:val="13B9B67A"/>
    <w:rsid w:val="13BD8A3A"/>
    <w:rsid w:val="13BD917F"/>
    <w:rsid w:val="13C567F1"/>
    <w:rsid w:val="13C6B60D"/>
    <w:rsid w:val="13CB177E"/>
    <w:rsid w:val="13D60D59"/>
    <w:rsid w:val="13DAA080"/>
    <w:rsid w:val="13DFD8EF"/>
    <w:rsid w:val="13E4834D"/>
    <w:rsid w:val="13EF6997"/>
    <w:rsid w:val="13F6693A"/>
    <w:rsid w:val="13FA476B"/>
    <w:rsid w:val="14040CFE"/>
    <w:rsid w:val="142047D4"/>
    <w:rsid w:val="142223D1"/>
    <w:rsid w:val="142886AF"/>
    <w:rsid w:val="1438A503"/>
    <w:rsid w:val="1444611A"/>
    <w:rsid w:val="144FEB1E"/>
    <w:rsid w:val="14516DCC"/>
    <w:rsid w:val="1454D363"/>
    <w:rsid w:val="145AB898"/>
    <w:rsid w:val="1461480B"/>
    <w:rsid w:val="14688C75"/>
    <w:rsid w:val="1480CEE4"/>
    <w:rsid w:val="1488427B"/>
    <w:rsid w:val="148BBA4A"/>
    <w:rsid w:val="148C5626"/>
    <w:rsid w:val="148CA510"/>
    <w:rsid w:val="1497228D"/>
    <w:rsid w:val="149AE625"/>
    <w:rsid w:val="149B2AB7"/>
    <w:rsid w:val="14AA5099"/>
    <w:rsid w:val="14ACB505"/>
    <w:rsid w:val="14B0F81C"/>
    <w:rsid w:val="14B3A97B"/>
    <w:rsid w:val="14B469B0"/>
    <w:rsid w:val="14B4A0AC"/>
    <w:rsid w:val="14B4B71C"/>
    <w:rsid w:val="14B6C0CF"/>
    <w:rsid w:val="14B98178"/>
    <w:rsid w:val="14B9B407"/>
    <w:rsid w:val="14BA2981"/>
    <w:rsid w:val="14BA95B0"/>
    <w:rsid w:val="14BC9E94"/>
    <w:rsid w:val="14BD22A8"/>
    <w:rsid w:val="14BF93E0"/>
    <w:rsid w:val="14C0E814"/>
    <w:rsid w:val="14C40E51"/>
    <w:rsid w:val="14CAC2F9"/>
    <w:rsid w:val="14D10463"/>
    <w:rsid w:val="14D55529"/>
    <w:rsid w:val="14D7BB69"/>
    <w:rsid w:val="14DC78D8"/>
    <w:rsid w:val="14E16227"/>
    <w:rsid w:val="14E35F01"/>
    <w:rsid w:val="14E7139E"/>
    <w:rsid w:val="14EF6B60"/>
    <w:rsid w:val="14F5D656"/>
    <w:rsid w:val="14F8E008"/>
    <w:rsid w:val="14FE02DA"/>
    <w:rsid w:val="15004AE7"/>
    <w:rsid w:val="15038B58"/>
    <w:rsid w:val="1507E8E1"/>
    <w:rsid w:val="150E3896"/>
    <w:rsid w:val="150E41D5"/>
    <w:rsid w:val="15109BD2"/>
    <w:rsid w:val="15187C9A"/>
    <w:rsid w:val="1522453E"/>
    <w:rsid w:val="152AD73A"/>
    <w:rsid w:val="152D2C2D"/>
    <w:rsid w:val="152D67AC"/>
    <w:rsid w:val="153282A4"/>
    <w:rsid w:val="1533C816"/>
    <w:rsid w:val="1537D9A8"/>
    <w:rsid w:val="153A39A9"/>
    <w:rsid w:val="153D7FFF"/>
    <w:rsid w:val="153DC034"/>
    <w:rsid w:val="153E61D3"/>
    <w:rsid w:val="15462D32"/>
    <w:rsid w:val="154910C8"/>
    <w:rsid w:val="155014E7"/>
    <w:rsid w:val="15666FD3"/>
    <w:rsid w:val="1567D2EE"/>
    <w:rsid w:val="156C0297"/>
    <w:rsid w:val="15770417"/>
    <w:rsid w:val="1578521F"/>
    <w:rsid w:val="157E65F6"/>
    <w:rsid w:val="157F0BA2"/>
    <w:rsid w:val="157F131F"/>
    <w:rsid w:val="1580745F"/>
    <w:rsid w:val="1581B197"/>
    <w:rsid w:val="158529DB"/>
    <w:rsid w:val="1590441B"/>
    <w:rsid w:val="15925D72"/>
    <w:rsid w:val="1595AADB"/>
    <w:rsid w:val="15986D5C"/>
    <w:rsid w:val="159AC05F"/>
    <w:rsid w:val="15AE9FA2"/>
    <w:rsid w:val="15B357D0"/>
    <w:rsid w:val="15B91A25"/>
    <w:rsid w:val="15C15A0F"/>
    <w:rsid w:val="15C5367B"/>
    <w:rsid w:val="15C71DF7"/>
    <w:rsid w:val="15CF74DF"/>
    <w:rsid w:val="15DF612F"/>
    <w:rsid w:val="15DF784B"/>
    <w:rsid w:val="15E5300E"/>
    <w:rsid w:val="15E5F3B2"/>
    <w:rsid w:val="15E965F7"/>
    <w:rsid w:val="15EB6AF3"/>
    <w:rsid w:val="15EB7BDD"/>
    <w:rsid w:val="15F0C946"/>
    <w:rsid w:val="15F5C262"/>
    <w:rsid w:val="15FB1F6A"/>
    <w:rsid w:val="15FC4E3C"/>
    <w:rsid w:val="160538BF"/>
    <w:rsid w:val="16076F21"/>
    <w:rsid w:val="160A40B1"/>
    <w:rsid w:val="160D93BA"/>
    <w:rsid w:val="161A0AC8"/>
    <w:rsid w:val="161CD686"/>
    <w:rsid w:val="16229DED"/>
    <w:rsid w:val="1622FB03"/>
    <w:rsid w:val="16255DF7"/>
    <w:rsid w:val="1629C202"/>
    <w:rsid w:val="1629C538"/>
    <w:rsid w:val="163CA9C2"/>
    <w:rsid w:val="163EEB60"/>
    <w:rsid w:val="16409D3E"/>
    <w:rsid w:val="165A0EB2"/>
    <w:rsid w:val="165BF630"/>
    <w:rsid w:val="165C7A0F"/>
    <w:rsid w:val="165E04FA"/>
    <w:rsid w:val="1664B326"/>
    <w:rsid w:val="166A0A45"/>
    <w:rsid w:val="16736B07"/>
    <w:rsid w:val="1683B125"/>
    <w:rsid w:val="168A5E14"/>
    <w:rsid w:val="168D8409"/>
    <w:rsid w:val="169A511D"/>
    <w:rsid w:val="169DA764"/>
    <w:rsid w:val="169E5FE5"/>
    <w:rsid w:val="169FF4EA"/>
    <w:rsid w:val="16A61BA2"/>
    <w:rsid w:val="16A8F6B9"/>
    <w:rsid w:val="16A92BB6"/>
    <w:rsid w:val="16AEF5E4"/>
    <w:rsid w:val="16B006A6"/>
    <w:rsid w:val="16B1927B"/>
    <w:rsid w:val="16B21BAA"/>
    <w:rsid w:val="16B457E2"/>
    <w:rsid w:val="16BB8F53"/>
    <w:rsid w:val="16BDF16A"/>
    <w:rsid w:val="16BE2C48"/>
    <w:rsid w:val="16C0126A"/>
    <w:rsid w:val="16CA5DB7"/>
    <w:rsid w:val="16CB3361"/>
    <w:rsid w:val="16DD8D7E"/>
    <w:rsid w:val="16DFFBA2"/>
    <w:rsid w:val="16E7925E"/>
    <w:rsid w:val="16E93A81"/>
    <w:rsid w:val="16F17F72"/>
    <w:rsid w:val="16F9FD73"/>
    <w:rsid w:val="17006F8D"/>
    <w:rsid w:val="1700BC46"/>
    <w:rsid w:val="170596E9"/>
    <w:rsid w:val="17060B83"/>
    <w:rsid w:val="1710246F"/>
    <w:rsid w:val="1712A848"/>
    <w:rsid w:val="1714EF60"/>
    <w:rsid w:val="17168534"/>
    <w:rsid w:val="17185441"/>
    <w:rsid w:val="1725282D"/>
    <w:rsid w:val="173B2632"/>
    <w:rsid w:val="174830F3"/>
    <w:rsid w:val="17524F40"/>
    <w:rsid w:val="175E2A8F"/>
    <w:rsid w:val="1766A94C"/>
    <w:rsid w:val="176A9454"/>
    <w:rsid w:val="1776FD43"/>
    <w:rsid w:val="177EB494"/>
    <w:rsid w:val="17824BC7"/>
    <w:rsid w:val="1784F070"/>
    <w:rsid w:val="17995EF5"/>
    <w:rsid w:val="179B5BEE"/>
    <w:rsid w:val="17A4FB9E"/>
    <w:rsid w:val="17A788E2"/>
    <w:rsid w:val="17B61329"/>
    <w:rsid w:val="17C48694"/>
    <w:rsid w:val="17C5391D"/>
    <w:rsid w:val="17C83B7E"/>
    <w:rsid w:val="17CA3CEA"/>
    <w:rsid w:val="17DCE36F"/>
    <w:rsid w:val="17E877AC"/>
    <w:rsid w:val="17E8EBE8"/>
    <w:rsid w:val="17EA0177"/>
    <w:rsid w:val="17F7FD78"/>
    <w:rsid w:val="17FAED73"/>
    <w:rsid w:val="17FAF945"/>
    <w:rsid w:val="17FB52FC"/>
    <w:rsid w:val="17FD35C0"/>
    <w:rsid w:val="180DD1B0"/>
    <w:rsid w:val="1810F349"/>
    <w:rsid w:val="18117C23"/>
    <w:rsid w:val="181441E5"/>
    <w:rsid w:val="1829DB62"/>
    <w:rsid w:val="18343E68"/>
    <w:rsid w:val="1840ACA4"/>
    <w:rsid w:val="184C8C45"/>
    <w:rsid w:val="184EB02D"/>
    <w:rsid w:val="1851FE02"/>
    <w:rsid w:val="18524D8A"/>
    <w:rsid w:val="18633E47"/>
    <w:rsid w:val="1863795B"/>
    <w:rsid w:val="187B5874"/>
    <w:rsid w:val="187F4B01"/>
    <w:rsid w:val="18807618"/>
    <w:rsid w:val="188709DE"/>
    <w:rsid w:val="188E6784"/>
    <w:rsid w:val="18900B9D"/>
    <w:rsid w:val="1892A98E"/>
    <w:rsid w:val="18A589CE"/>
    <w:rsid w:val="18A8CBC8"/>
    <w:rsid w:val="18AD7A7B"/>
    <w:rsid w:val="18B085CE"/>
    <w:rsid w:val="18B0C0C3"/>
    <w:rsid w:val="18B9FF1C"/>
    <w:rsid w:val="18C3E706"/>
    <w:rsid w:val="18C3F193"/>
    <w:rsid w:val="18C61D7C"/>
    <w:rsid w:val="18CAD9AF"/>
    <w:rsid w:val="18CFED7A"/>
    <w:rsid w:val="18D8ADCD"/>
    <w:rsid w:val="18DC2611"/>
    <w:rsid w:val="18DF5F9B"/>
    <w:rsid w:val="18DF73BA"/>
    <w:rsid w:val="18EA4EE3"/>
    <w:rsid w:val="18EB8555"/>
    <w:rsid w:val="18F3EDF0"/>
    <w:rsid w:val="18F704B8"/>
    <w:rsid w:val="18FB15D5"/>
    <w:rsid w:val="1901B916"/>
    <w:rsid w:val="19038B92"/>
    <w:rsid w:val="1903EB5F"/>
    <w:rsid w:val="190421C0"/>
    <w:rsid w:val="191FF830"/>
    <w:rsid w:val="19219065"/>
    <w:rsid w:val="1922B589"/>
    <w:rsid w:val="192541BB"/>
    <w:rsid w:val="192E0DB6"/>
    <w:rsid w:val="192E718B"/>
    <w:rsid w:val="193388B5"/>
    <w:rsid w:val="1939299F"/>
    <w:rsid w:val="193A10C2"/>
    <w:rsid w:val="193D99E9"/>
    <w:rsid w:val="1942A8EB"/>
    <w:rsid w:val="19465C68"/>
    <w:rsid w:val="1948BE2B"/>
    <w:rsid w:val="19505254"/>
    <w:rsid w:val="1956A5DB"/>
    <w:rsid w:val="195A3FE3"/>
    <w:rsid w:val="195EB5F5"/>
    <w:rsid w:val="1967C962"/>
    <w:rsid w:val="196C09EB"/>
    <w:rsid w:val="196DE035"/>
    <w:rsid w:val="1978B58A"/>
    <w:rsid w:val="1988109B"/>
    <w:rsid w:val="19883DD0"/>
    <w:rsid w:val="198D3FA0"/>
    <w:rsid w:val="1996BDFA"/>
    <w:rsid w:val="19992004"/>
    <w:rsid w:val="199ADF3D"/>
    <w:rsid w:val="199BE76B"/>
    <w:rsid w:val="19AC0CF7"/>
    <w:rsid w:val="19B303DE"/>
    <w:rsid w:val="19B5C498"/>
    <w:rsid w:val="19C01D77"/>
    <w:rsid w:val="19CC68EE"/>
    <w:rsid w:val="19D3ADD7"/>
    <w:rsid w:val="19D4FF07"/>
    <w:rsid w:val="19D91290"/>
    <w:rsid w:val="19DB2486"/>
    <w:rsid w:val="19E2E994"/>
    <w:rsid w:val="19E31278"/>
    <w:rsid w:val="19E3387A"/>
    <w:rsid w:val="19EBAD56"/>
    <w:rsid w:val="19EC66F0"/>
    <w:rsid w:val="19FD5102"/>
    <w:rsid w:val="19FE40AE"/>
    <w:rsid w:val="1A000123"/>
    <w:rsid w:val="1A0E8B23"/>
    <w:rsid w:val="1A13BFC7"/>
    <w:rsid w:val="1A1AD47F"/>
    <w:rsid w:val="1A208F0C"/>
    <w:rsid w:val="1A26A4C4"/>
    <w:rsid w:val="1A277215"/>
    <w:rsid w:val="1A2FF833"/>
    <w:rsid w:val="1A30DCEE"/>
    <w:rsid w:val="1A37D740"/>
    <w:rsid w:val="1A3996F0"/>
    <w:rsid w:val="1A41AF25"/>
    <w:rsid w:val="1A49C00E"/>
    <w:rsid w:val="1A52FFFA"/>
    <w:rsid w:val="1A56311B"/>
    <w:rsid w:val="1A6001DE"/>
    <w:rsid w:val="1A816E80"/>
    <w:rsid w:val="1A8C5F96"/>
    <w:rsid w:val="1A8E54E0"/>
    <w:rsid w:val="1A90C077"/>
    <w:rsid w:val="1A9E91A8"/>
    <w:rsid w:val="1AA6842F"/>
    <w:rsid w:val="1AA910F9"/>
    <w:rsid w:val="1AAA3DD6"/>
    <w:rsid w:val="1AB02FBE"/>
    <w:rsid w:val="1AB07BBB"/>
    <w:rsid w:val="1AB3A191"/>
    <w:rsid w:val="1AB91C26"/>
    <w:rsid w:val="1AC0CFF9"/>
    <w:rsid w:val="1AC94371"/>
    <w:rsid w:val="1AD1CA59"/>
    <w:rsid w:val="1AD6746C"/>
    <w:rsid w:val="1AD94094"/>
    <w:rsid w:val="1ADBD786"/>
    <w:rsid w:val="1ADD0599"/>
    <w:rsid w:val="1AE09766"/>
    <w:rsid w:val="1AE6205D"/>
    <w:rsid w:val="1AE6C040"/>
    <w:rsid w:val="1AE903BF"/>
    <w:rsid w:val="1AECA44B"/>
    <w:rsid w:val="1AF884DF"/>
    <w:rsid w:val="1AFFCAA0"/>
    <w:rsid w:val="1B021062"/>
    <w:rsid w:val="1B02A67C"/>
    <w:rsid w:val="1B084D92"/>
    <w:rsid w:val="1B10912D"/>
    <w:rsid w:val="1B173EDA"/>
    <w:rsid w:val="1B1960FC"/>
    <w:rsid w:val="1B24A1A8"/>
    <w:rsid w:val="1B2625C6"/>
    <w:rsid w:val="1B3F606B"/>
    <w:rsid w:val="1B459A0C"/>
    <w:rsid w:val="1B4648F8"/>
    <w:rsid w:val="1B4EC95F"/>
    <w:rsid w:val="1B53845B"/>
    <w:rsid w:val="1B53EE16"/>
    <w:rsid w:val="1B58413C"/>
    <w:rsid w:val="1B644440"/>
    <w:rsid w:val="1B746A7F"/>
    <w:rsid w:val="1B785779"/>
    <w:rsid w:val="1B7B1D8E"/>
    <w:rsid w:val="1B7C6135"/>
    <w:rsid w:val="1B7EFC07"/>
    <w:rsid w:val="1B93034C"/>
    <w:rsid w:val="1BAB58DF"/>
    <w:rsid w:val="1BABAFCB"/>
    <w:rsid w:val="1BB733BE"/>
    <w:rsid w:val="1BB7AC34"/>
    <w:rsid w:val="1BD33CAB"/>
    <w:rsid w:val="1BE60741"/>
    <w:rsid w:val="1BED3A6F"/>
    <w:rsid w:val="1BF3B323"/>
    <w:rsid w:val="1BF62E43"/>
    <w:rsid w:val="1C003369"/>
    <w:rsid w:val="1C036FE9"/>
    <w:rsid w:val="1C09FF5D"/>
    <w:rsid w:val="1C0F66BB"/>
    <w:rsid w:val="1C133D45"/>
    <w:rsid w:val="1C1A0008"/>
    <w:rsid w:val="1C206ADD"/>
    <w:rsid w:val="1C23DC31"/>
    <w:rsid w:val="1C251479"/>
    <w:rsid w:val="1C2BBDAD"/>
    <w:rsid w:val="1C2CC620"/>
    <w:rsid w:val="1C39B131"/>
    <w:rsid w:val="1C39B44A"/>
    <w:rsid w:val="1C5233E5"/>
    <w:rsid w:val="1C52E5A6"/>
    <w:rsid w:val="1C531934"/>
    <w:rsid w:val="1C5C63ED"/>
    <w:rsid w:val="1C5CAC86"/>
    <w:rsid w:val="1C61E2D7"/>
    <w:rsid w:val="1C76770C"/>
    <w:rsid w:val="1C767DC4"/>
    <w:rsid w:val="1C7E4E6F"/>
    <w:rsid w:val="1C86253D"/>
    <w:rsid w:val="1C8A7230"/>
    <w:rsid w:val="1C8E564C"/>
    <w:rsid w:val="1C8EA298"/>
    <w:rsid w:val="1C92A52F"/>
    <w:rsid w:val="1C93E0BE"/>
    <w:rsid w:val="1C95BBB2"/>
    <w:rsid w:val="1C9BCF87"/>
    <w:rsid w:val="1CA408F5"/>
    <w:rsid w:val="1CA492CB"/>
    <w:rsid w:val="1CB02E5D"/>
    <w:rsid w:val="1CB76959"/>
    <w:rsid w:val="1CB7F5BE"/>
    <w:rsid w:val="1CBB4749"/>
    <w:rsid w:val="1CBF46E8"/>
    <w:rsid w:val="1CC40CD3"/>
    <w:rsid w:val="1CC4EB26"/>
    <w:rsid w:val="1CC7B80C"/>
    <w:rsid w:val="1CCC1468"/>
    <w:rsid w:val="1CD88120"/>
    <w:rsid w:val="1CE864FF"/>
    <w:rsid w:val="1CF886E7"/>
    <w:rsid w:val="1CFACE88"/>
    <w:rsid w:val="1D07220B"/>
    <w:rsid w:val="1D087FF0"/>
    <w:rsid w:val="1D0AA038"/>
    <w:rsid w:val="1D109825"/>
    <w:rsid w:val="1D15C771"/>
    <w:rsid w:val="1D18221F"/>
    <w:rsid w:val="1D1CD5DC"/>
    <w:rsid w:val="1D1E182B"/>
    <w:rsid w:val="1D1F2A6D"/>
    <w:rsid w:val="1D234F44"/>
    <w:rsid w:val="1D24E83E"/>
    <w:rsid w:val="1D335CC6"/>
    <w:rsid w:val="1D451F65"/>
    <w:rsid w:val="1D453725"/>
    <w:rsid w:val="1D4C0472"/>
    <w:rsid w:val="1D4C10D3"/>
    <w:rsid w:val="1D4F15EA"/>
    <w:rsid w:val="1D5269D9"/>
    <w:rsid w:val="1D529A69"/>
    <w:rsid w:val="1D56E64F"/>
    <w:rsid w:val="1D598FFD"/>
    <w:rsid w:val="1D5A3D6E"/>
    <w:rsid w:val="1D5F651B"/>
    <w:rsid w:val="1D6D82BE"/>
    <w:rsid w:val="1D792039"/>
    <w:rsid w:val="1D79A702"/>
    <w:rsid w:val="1D7F707A"/>
    <w:rsid w:val="1D819D38"/>
    <w:rsid w:val="1D84F02A"/>
    <w:rsid w:val="1D8CFD63"/>
    <w:rsid w:val="1D954DA0"/>
    <w:rsid w:val="1D9E829D"/>
    <w:rsid w:val="1D9EF4BE"/>
    <w:rsid w:val="1D9F7457"/>
    <w:rsid w:val="1DA14C9E"/>
    <w:rsid w:val="1DA55C11"/>
    <w:rsid w:val="1DABAE88"/>
    <w:rsid w:val="1DADB126"/>
    <w:rsid w:val="1DB349DF"/>
    <w:rsid w:val="1DB411DA"/>
    <w:rsid w:val="1DC90882"/>
    <w:rsid w:val="1DCA99B2"/>
    <w:rsid w:val="1DE7E7C6"/>
    <w:rsid w:val="1DEC9BDE"/>
    <w:rsid w:val="1DED415E"/>
    <w:rsid w:val="1DEEDFCF"/>
    <w:rsid w:val="1DEF60D4"/>
    <w:rsid w:val="1DEF98B8"/>
    <w:rsid w:val="1DF04D35"/>
    <w:rsid w:val="1DF1A9DE"/>
    <w:rsid w:val="1DFAEB5B"/>
    <w:rsid w:val="1E03733F"/>
    <w:rsid w:val="1E07B443"/>
    <w:rsid w:val="1E0F0886"/>
    <w:rsid w:val="1E10C125"/>
    <w:rsid w:val="1E13AA3C"/>
    <w:rsid w:val="1E20A414"/>
    <w:rsid w:val="1E20CE56"/>
    <w:rsid w:val="1E22E5E2"/>
    <w:rsid w:val="1E2312DA"/>
    <w:rsid w:val="1E2BEFE3"/>
    <w:rsid w:val="1E2E26A7"/>
    <w:rsid w:val="1E2E513E"/>
    <w:rsid w:val="1E353673"/>
    <w:rsid w:val="1E3852C6"/>
    <w:rsid w:val="1E3A1913"/>
    <w:rsid w:val="1E40F017"/>
    <w:rsid w:val="1E49ABAE"/>
    <w:rsid w:val="1E4B8831"/>
    <w:rsid w:val="1E57C358"/>
    <w:rsid w:val="1E60B0D7"/>
    <w:rsid w:val="1E612756"/>
    <w:rsid w:val="1E61F755"/>
    <w:rsid w:val="1E63566C"/>
    <w:rsid w:val="1E63CFE3"/>
    <w:rsid w:val="1E666CD0"/>
    <w:rsid w:val="1E6CC0BA"/>
    <w:rsid w:val="1E776436"/>
    <w:rsid w:val="1E7D75C4"/>
    <w:rsid w:val="1E7F0D9F"/>
    <w:rsid w:val="1E8A3A8D"/>
    <w:rsid w:val="1E8C2578"/>
    <w:rsid w:val="1E8D279B"/>
    <w:rsid w:val="1E909F31"/>
    <w:rsid w:val="1E954C46"/>
    <w:rsid w:val="1E9E1FDC"/>
    <w:rsid w:val="1EA4BF7E"/>
    <w:rsid w:val="1EA8B4E2"/>
    <w:rsid w:val="1EAAD817"/>
    <w:rsid w:val="1EAC8950"/>
    <w:rsid w:val="1EB6ABF2"/>
    <w:rsid w:val="1ECA1E48"/>
    <w:rsid w:val="1EDF2B0C"/>
    <w:rsid w:val="1EDFE213"/>
    <w:rsid w:val="1EE32415"/>
    <w:rsid w:val="1EED1561"/>
    <w:rsid w:val="1EF340F1"/>
    <w:rsid w:val="1EFE3753"/>
    <w:rsid w:val="1F068157"/>
    <w:rsid w:val="1F0ADD6D"/>
    <w:rsid w:val="1F0B9208"/>
    <w:rsid w:val="1F0EF09A"/>
    <w:rsid w:val="1F14A326"/>
    <w:rsid w:val="1F1A8B15"/>
    <w:rsid w:val="1F262745"/>
    <w:rsid w:val="1F2B4CB9"/>
    <w:rsid w:val="1F2C50C4"/>
    <w:rsid w:val="1F3B5F73"/>
    <w:rsid w:val="1F4BB8D6"/>
    <w:rsid w:val="1F55D13F"/>
    <w:rsid w:val="1F5D9FA0"/>
    <w:rsid w:val="1F648B0B"/>
    <w:rsid w:val="1F66A7A4"/>
    <w:rsid w:val="1F75EEF1"/>
    <w:rsid w:val="1F7C5495"/>
    <w:rsid w:val="1F7F6BD7"/>
    <w:rsid w:val="1F8A592D"/>
    <w:rsid w:val="1F8E0A47"/>
    <w:rsid w:val="1F9404AF"/>
    <w:rsid w:val="1F96D841"/>
    <w:rsid w:val="1F97E3D0"/>
    <w:rsid w:val="1F9B4A72"/>
    <w:rsid w:val="1FA3F5B8"/>
    <w:rsid w:val="1FBC32B9"/>
    <w:rsid w:val="1FC5DF24"/>
    <w:rsid w:val="1FC6F0F9"/>
    <w:rsid w:val="1FD07B73"/>
    <w:rsid w:val="1FD27813"/>
    <w:rsid w:val="1FD2B3BD"/>
    <w:rsid w:val="1FD85EFD"/>
    <w:rsid w:val="1FDF86E0"/>
    <w:rsid w:val="1FE63DDF"/>
    <w:rsid w:val="1FF1393B"/>
    <w:rsid w:val="1FF68C85"/>
    <w:rsid w:val="20006FB2"/>
    <w:rsid w:val="200C7F6C"/>
    <w:rsid w:val="20141EEB"/>
    <w:rsid w:val="2018A326"/>
    <w:rsid w:val="20216DB5"/>
    <w:rsid w:val="20299895"/>
    <w:rsid w:val="20301FC0"/>
    <w:rsid w:val="20345F8B"/>
    <w:rsid w:val="20422297"/>
    <w:rsid w:val="20506314"/>
    <w:rsid w:val="2055A490"/>
    <w:rsid w:val="2059C41F"/>
    <w:rsid w:val="205B0C44"/>
    <w:rsid w:val="205C41AB"/>
    <w:rsid w:val="205E8C1A"/>
    <w:rsid w:val="205F9F7E"/>
    <w:rsid w:val="20673EE7"/>
    <w:rsid w:val="20673F2D"/>
    <w:rsid w:val="206EBC5D"/>
    <w:rsid w:val="20722DC9"/>
    <w:rsid w:val="2073C7E7"/>
    <w:rsid w:val="2077ABD2"/>
    <w:rsid w:val="20789A52"/>
    <w:rsid w:val="20803EE7"/>
    <w:rsid w:val="208F08F8"/>
    <w:rsid w:val="208F532E"/>
    <w:rsid w:val="208F77EC"/>
    <w:rsid w:val="208F9787"/>
    <w:rsid w:val="20909FF2"/>
    <w:rsid w:val="20935104"/>
    <w:rsid w:val="209BB881"/>
    <w:rsid w:val="20A5BFC3"/>
    <w:rsid w:val="20A9047B"/>
    <w:rsid w:val="20B4AAEA"/>
    <w:rsid w:val="20B52D4E"/>
    <w:rsid w:val="20B543E9"/>
    <w:rsid w:val="20B7BEC3"/>
    <w:rsid w:val="20B82BC8"/>
    <w:rsid w:val="20B87281"/>
    <w:rsid w:val="20BD3A2D"/>
    <w:rsid w:val="20CFE46D"/>
    <w:rsid w:val="20D21D58"/>
    <w:rsid w:val="20F53378"/>
    <w:rsid w:val="20FE804F"/>
    <w:rsid w:val="21023CA7"/>
    <w:rsid w:val="2107AB01"/>
    <w:rsid w:val="210FE32C"/>
    <w:rsid w:val="211A2814"/>
    <w:rsid w:val="211D3993"/>
    <w:rsid w:val="2120E0E0"/>
    <w:rsid w:val="2123E7D9"/>
    <w:rsid w:val="2124BC58"/>
    <w:rsid w:val="213E6663"/>
    <w:rsid w:val="2146B8FF"/>
    <w:rsid w:val="214A3878"/>
    <w:rsid w:val="214BF81C"/>
    <w:rsid w:val="21504474"/>
    <w:rsid w:val="215710C9"/>
    <w:rsid w:val="215A4786"/>
    <w:rsid w:val="215E6BF4"/>
    <w:rsid w:val="216512B1"/>
    <w:rsid w:val="21670351"/>
    <w:rsid w:val="216E7636"/>
    <w:rsid w:val="217150B4"/>
    <w:rsid w:val="217A7A39"/>
    <w:rsid w:val="21879567"/>
    <w:rsid w:val="21915398"/>
    <w:rsid w:val="2191B93E"/>
    <w:rsid w:val="21930CC0"/>
    <w:rsid w:val="219A0033"/>
    <w:rsid w:val="219D5F0B"/>
    <w:rsid w:val="21AACDDE"/>
    <w:rsid w:val="21C4508B"/>
    <w:rsid w:val="21CD0D99"/>
    <w:rsid w:val="21CE04EF"/>
    <w:rsid w:val="21D2511C"/>
    <w:rsid w:val="21D856B4"/>
    <w:rsid w:val="21DB49DD"/>
    <w:rsid w:val="21DCD52B"/>
    <w:rsid w:val="21E06CED"/>
    <w:rsid w:val="21E131BD"/>
    <w:rsid w:val="21E2DC16"/>
    <w:rsid w:val="21E7F2BE"/>
    <w:rsid w:val="21E8E05B"/>
    <w:rsid w:val="21ED9AFC"/>
    <w:rsid w:val="21F050F7"/>
    <w:rsid w:val="21F1BFCB"/>
    <w:rsid w:val="22011836"/>
    <w:rsid w:val="2205AA06"/>
    <w:rsid w:val="22088286"/>
    <w:rsid w:val="22143BEE"/>
    <w:rsid w:val="2217B885"/>
    <w:rsid w:val="221A5749"/>
    <w:rsid w:val="2220611D"/>
    <w:rsid w:val="22214293"/>
    <w:rsid w:val="2221B810"/>
    <w:rsid w:val="2227C847"/>
    <w:rsid w:val="222B4026"/>
    <w:rsid w:val="222BD481"/>
    <w:rsid w:val="22378C7F"/>
    <w:rsid w:val="22439E7B"/>
    <w:rsid w:val="22485A09"/>
    <w:rsid w:val="22543161"/>
    <w:rsid w:val="225CCD53"/>
    <w:rsid w:val="226826D7"/>
    <w:rsid w:val="226BBB35"/>
    <w:rsid w:val="22721225"/>
    <w:rsid w:val="22785215"/>
    <w:rsid w:val="22796EAF"/>
    <w:rsid w:val="22807E0E"/>
    <w:rsid w:val="2283000C"/>
    <w:rsid w:val="22859D6C"/>
    <w:rsid w:val="22870326"/>
    <w:rsid w:val="228E526E"/>
    <w:rsid w:val="228FD839"/>
    <w:rsid w:val="22958F6C"/>
    <w:rsid w:val="229AD24A"/>
    <w:rsid w:val="22AD107D"/>
    <w:rsid w:val="22BB0B0A"/>
    <w:rsid w:val="22C57B56"/>
    <w:rsid w:val="22C71F55"/>
    <w:rsid w:val="22CA23D1"/>
    <w:rsid w:val="22CA29D1"/>
    <w:rsid w:val="22D048BB"/>
    <w:rsid w:val="22DA4518"/>
    <w:rsid w:val="22DB5AF3"/>
    <w:rsid w:val="22E05F97"/>
    <w:rsid w:val="22E23A7F"/>
    <w:rsid w:val="22E98F47"/>
    <w:rsid w:val="22EA3FA9"/>
    <w:rsid w:val="22FE79D7"/>
    <w:rsid w:val="23008D80"/>
    <w:rsid w:val="2306A589"/>
    <w:rsid w:val="2308F343"/>
    <w:rsid w:val="230C20C7"/>
    <w:rsid w:val="23153DCF"/>
    <w:rsid w:val="231BAAF0"/>
    <w:rsid w:val="232EC594"/>
    <w:rsid w:val="2336A38B"/>
    <w:rsid w:val="2337E940"/>
    <w:rsid w:val="233B09E9"/>
    <w:rsid w:val="233BC723"/>
    <w:rsid w:val="2349FDF2"/>
    <w:rsid w:val="234A41CB"/>
    <w:rsid w:val="234E0DDD"/>
    <w:rsid w:val="234E42C4"/>
    <w:rsid w:val="235472EB"/>
    <w:rsid w:val="235AFB0C"/>
    <w:rsid w:val="235E5A5A"/>
    <w:rsid w:val="2362A57E"/>
    <w:rsid w:val="23647A22"/>
    <w:rsid w:val="23791094"/>
    <w:rsid w:val="237ABADC"/>
    <w:rsid w:val="2382D8A8"/>
    <w:rsid w:val="2388AAEB"/>
    <w:rsid w:val="2388DE84"/>
    <w:rsid w:val="239C91C7"/>
    <w:rsid w:val="239E27DC"/>
    <w:rsid w:val="239EAF05"/>
    <w:rsid w:val="23A112F1"/>
    <w:rsid w:val="23A49795"/>
    <w:rsid w:val="23A7CE43"/>
    <w:rsid w:val="23B0C7B0"/>
    <w:rsid w:val="23B8C14D"/>
    <w:rsid w:val="23B9CF70"/>
    <w:rsid w:val="23BB1082"/>
    <w:rsid w:val="23C40270"/>
    <w:rsid w:val="23C629B6"/>
    <w:rsid w:val="23CA134F"/>
    <w:rsid w:val="23D0C7B7"/>
    <w:rsid w:val="23E4110F"/>
    <w:rsid w:val="23E98C41"/>
    <w:rsid w:val="23FBB684"/>
    <w:rsid w:val="23FBD588"/>
    <w:rsid w:val="23FE4240"/>
    <w:rsid w:val="23FEBF5E"/>
    <w:rsid w:val="2401D349"/>
    <w:rsid w:val="2409C9F2"/>
    <w:rsid w:val="241598BB"/>
    <w:rsid w:val="241662F3"/>
    <w:rsid w:val="24216380"/>
    <w:rsid w:val="2425374D"/>
    <w:rsid w:val="2432673D"/>
    <w:rsid w:val="243BFF48"/>
    <w:rsid w:val="2445FF2F"/>
    <w:rsid w:val="24495F58"/>
    <w:rsid w:val="244E29A4"/>
    <w:rsid w:val="2454085C"/>
    <w:rsid w:val="2456981B"/>
    <w:rsid w:val="2457599C"/>
    <w:rsid w:val="245BDF8B"/>
    <w:rsid w:val="2467D3AD"/>
    <w:rsid w:val="246A804F"/>
    <w:rsid w:val="246AE52E"/>
    <w:rsid w:val="246BB1A4"/>
    <w:rsid w:val="246CC19D"/>
    <w:rsid w:val="246DCAEC"/>
    <w:rsid w:val="246EAB21"/>
    <w:rsid w:val="24718E7D"/>
    <w:rsid w:val="24731BD9"/>
    <w:rsid w:val="24761579"/>
    <w:rsid w:val="2479ECFA"/>
    <w:rsid w:val="247EC4AD"/>
    <w:rsid w:val="248275F0"/>
    <w:rsid w:val="2483E7FB"/>
    <w:rsid w:val="248A3382"/>
    <w:rsid w:val="248DFFDA"/>
    <w:rsid w:val="249DC242"/>
    <w:rsid w:val="24A61EDA"/>
    <w:rsid w:val="24AED0B5"/>
    <w:rsid w:val="24B88F2E"/>
    <w:rsid w:val="24BA7CE1"/>
    <w:rsid w:val="24BF3471"/>
    <w:rsid w:val="24C06A9C"/>
    <w:rsid w:val="24C4D858"/>
    <w:rsid w:val="24C5F333"/>
    <w:rsid w:val="24F0B0A3"/>
    <w:rsid w:val="24F6C5ED"/>
    <w:rsid w:val="24FEBF1E"/>
    <w:rsid w:val="2500D0DB"/>
    <w:rsid w:val="25032EAF"/>
    <w:rsid w:val="250CF99D"/>
    <w:rsid w:val="250EC2C8"/>
    <w:rsid w:val="25125FDE"/>
    <w:rsid w:val="25168FB1"/>
    <w:rsid w:val="251ACC34"/>
    <w:rsid w:val="2525106B"/>
    <w:rsid w:val="25290B07"/>
    <w:rsid w:val="252A05E8"/>
    <w:rsid w:val="253262B6"/>
    <w:rsid w:val="25334CD7"/>
    <w:rsid w:val="25376851"/>
    <w:rsid w:val="253F0D27"/>
    <w:rsid w:val="254E3F0D"/>
    <w:rsid w:val="254EB28F"/>
    <w:rsid w:val="25538246"/>
    <w:rsid w:val="25589B4C"/>
    <w:rsid w:val="25590D73"/>
    <w:rsid w:val="255DBE49"/>
    <w:rsid w:val="25609C72"/>
    <w:rsid w:val="2565936E"/>
    <w:rsid w:val="25725665"/>
    <w:rsid w:val="257568ED"/>
    <w:rsid w:val="257858DB"/>
    <w:rsid w:val="257B6CF6"/>
    <w:rsid w:val="257EAF8D"/>
    <w:rsid w:val="257ECE3C"/>
    <w:rsid w:val="25800782"/>
    <w:rsid w:val="259207F4"/>
    <w:rsid w:val="2597AA9D"/>
    <w:rsid w:val="259A1966"/>
    <w:rsid w:val="25A143BD"/>
    <w:rsid w:val="25A21DB4"/>
    <w:rsid w:val="25B050A1"/>
    <w:rsid w:val="25B748C6"/>
    <w:rsid w:val="25B92A71"/>
    <w:rsid w:val="25BB6ADA"/>
    <w:rsid w:val="25C517C2"/>
    <w:rsid w:val="25C7AE5A"/>
    <w:rsid w:val="25D0509F"/>
    <w:rsid w:val="25D092E3"/>
    <w:rsid w:val="25D3984C"/>
    <w:rsid w:val="25D88F89"/>
    <w:rsid w:val="25D92AD8"/>
    <w:rsid w:val="25DA0417"/>
    <w:rsid w:val="25DB9C8D"/>
    <w:rsid w:val="25F1295F"/>
    <w:rsid w:val="25F3B3CC"/>
    <w:rsid w:val="25F6515A"/>
    <w:rsid w:val="25F9C907"/>
    <w:rsid w:val="260A77EA"/>
    <w:rsid w:val="260D6133"/>
    <w:rsid w:val="260F1DBA"/>
    <w:rsid w:val="26145133"/>
    <w:rsid w:val="2616AA12"/>
    <w:rsid w:val="2617F5F8"/>
    <w:rsid w:val="261F0F7B"/>
    <w:rsid w:val="26202E9D"/>
    <w:rsid w:val="262447C4"/>
    <w:rsid w:val="2624CAD1"/>
    <w:rsid w:val="2625E76E"/>
    <w:rsid w:val="262A1448"/>
    <w:rsid w:val="262E6361"/>
    <w:rsid w:val="2632E858"/>
    <w:rsid w:val="26367C1B"/>
    <w:rsid w:val="263A7D16"/>
    <w:rsid w:val="263F20A1"/>
    <w:rsid w:val="2644264E"/>
    <w:rsid w:val="2644D210"/>
    <w:rsid w:val="2647A918"/>
    <w:rsid w:val="264AAB09"/>
    <w:rsid w:val="2653E37D"/>
    <w:rsid w:val="26549AFB"/>
    <w:rsid w:val="2658B1A7"/>
    <w:rsid w:val="2674EF18"/>
    <w:rsid w:val="2676C262"/>
    <w:rsid w:val="267FE42E"/>
    <w:rsid w:val="26812909"/>
    <w:rsid w:val="268BCA12"/>
    <w:rsid w:val="268D7B65"/>
    <w:rsid w:val="2692AE36"/>
    <w:rsid w:val="269AD8A2"/>
    <w:rsid w:val="26B8211A"/>
    <w:rsid w:val="26BB9E86"/>
    <w:rsid w:val="26C84A3F"/>
    <w:rsid w:val="26C950FD"/>
    <w:rsid w:val="26D1A0E9"/>
    <w:rsid w:val="26D2D785"/>
    <w:rsid w:val="26D8FA0E"/>
    <w:rsid w:val="26DAA7EB"/>
    <w:rsid w:val="26DE06F0"/>
    <w:rsid w:val="26E93961"/>
    <w:rsid w:val="26ECA9E2"/>
    <w:rsid w:val="26ED89E6"/>
    <w:rsid w:val="26EFF9BC"/>
    <w:rsid w:val="26F62F13"/>
    <w:rsid w:val="26FBC19B"/>
    <w:rsid w:val="26FD06C5"/>
    <w:rsid w:val="26FF82F4"/>
    <w:rsid w:val="270D2D6B"/>
    <w:rsid w:val="27113936"/>
    <w:rsid w:val="2711DC49"/>
    <w:rsid w:val="271E2B55"/>
    <w:rsid w:val="272C5FD4"/>
    <w:rsid w:val="272EF526"/>
    <w:rsid w:val="27307C94"/>
    <w:rsid w:val="27340B4B"/>
    <w:rsid w:val="273D8A2D"/>
    <w:rsid w:val="2742D83B"/>
    <w:rsid w:val="27493257"/>
    <w:rsid w:val="274DFF32"/>
    <w:rsid w:val="274E0FAF"/>
    <w:rsid w:val="2750D066"/>
    <w:rsid w:val="275505A8"/>
    <w:rsid w:val="27673BD1"/>
    <w:rsid w:val="2771A96A"/>
    <w:rsid w:val="277E1D6A"/>
    <w:rsid w:val="277E959A"/>
    <w:rsid w:val="27813AE8"/>
    <w:rsid w:val="27837A1B"/>
    <w:rsid w:val="27841712"/>
    <w:rsid w:val="2784B17A"/>
    <w:rsid w:val="2787D89D"/>
    <w:rsid w:val="278D0A30"/>
    <w:rsid w:val="2797A49F"/>
    <w:rsid w:val="279E3853"/>
    <w:rsid w:val="279EAF60"/>
    <w:rsid w:val="27A0E9E4"/>
    <w:rsid w:val="27A16425"/>
    <w:rsid w:val="27A3521B"/>
    <w:rsid w:val="27A69A12"/>
    <w:rsid w:val="27B1F103"/>
    <w:rsid w:val="27B24658"/>
    <w:rsid w:val="27BABDAC"/>
    <w:rsid w:val="27BF3088"/>
    <w:rsid w:val="27C042CA"/>
    <w:rsid w:val="27C3D64D"/>
    <w:rsid w:val="27CE8474"/>
    <w:rsid w:val="27D9505B"/>
    <w:rsid w:val="27E568FC"/>
    <w:rsid w:val="27E5BB4A"/>
    <w:rsid w:val="27E7A44D"/>
    <w:rsid w:val="27EE08AA"/>
    <w:rsid w:val="27EFD668"/>
    <w:rsid w:val="27FF631E"/>
    <w:rsid w:val="280C74A2"/>
    <w:rsid w:val="281E2F0A"/>
    <w:rsid w:val="282AC297"/>
    <w:rsid w:val="2831AB26"/>
    <w:rsid w:val="2836FAF5"/>
    <w:rsid w:val="2841E876"/>
    <w:rsid w:val="2848322F"/>
    <w:rsid w:val="284E4A01"/>
    <w:rsid w:val="2874007E"/>
    <w:rsid w:val="28791337"/>
    <w:rsid w:val="2879BA32"/>
    <w:rsid w:val="287B503B"/>
    <w:rsid w:val="2881C0C5"/>
    <w:rsid w:val="2882C8E5"/>
    <w:rsid w:val="288DC0AE"/>
    <w:rsid w:val="2890CADB"/>
    <w:rsid w:val="28949836"/>
    <w:rsid w:val="28954E41"/>
    <w:rsid w:val="2899386E"/>
    <w:rsid w:val="289ED1B5"/>
    <w:rsid w:val="28A1E5A8"/>
    <w:rsid w:val="28A4B218"/>
    <w:rsid w:val="28A6E015"/>
    <w:rsid w:val="28A7E3D4"/>
    <w:rsid w:val="28A9819F"/>
    <w:rsid w:val="28B23B4A"/>
    <w:rsid w:val="28B3F78F"/>
    <w:rsid w:val="28B486B1"/>
    <w:rsid w:val="28BAC845"/>
    <w:rsid w:val="28C08DDA"/>
    <w:rsid w:val="28C28E6F"/>
    <w:rsid w:val="28C52D3A"/>
    <w:rsid w:val="28C542ED"/>
    <w:rsid w:val="28C79996"/>
    <w:rsid w:val="28C8DF8E"/>
    <w:rsid w:val="28CAFE41"/>
    <w:rsid w:val="28D505B6"/>
    <w:rsid w:val="28D84267"/>
    <w:rsid w:val="28E4CC44"/>
    <w:rsid w:val="28EB4F61"/>
    <w:rsid w:val="28F14407"/>
    <w:rsid w:val="28F71141"/>
    <w:rsid w:val="28F71FC4"/>
    <w:rsid w:val="29045BA3"/>
    <w:rsid w:val="29107B64"/>
    <w:rsid w:val="29151BF2"/>
    <w:rsid w:val="29257AD5"/>
    <w:rsid w:val="293933A1"/>
    <w:rsid w:val="2947F1C2"/>
    <w:rsid w:val="294AE239"/>
    <w:rsid w:val="294F43C4"/>
    <w:rsid w:val="295A4175"/>
    <w:rsid w:val="29612EDC"/>
    <w:rsid w:val="2963C686"/>
    <w:rsid w:val="296618E6"/>
    <w:rsid w:val="2966AAED"/>
    <w:rsid w:val="296A98FC"/>
    <w:rsid w:val="296F657B"/>
    <w:rsid w:val="296F8445"/>
    <w:rsid w:val="296F85CF"/>
    <w:rsid w:val="29780D46"/>
    <w:rsid w:val="297B7330"/>
    <w:rsid w:val="297B77E3"/>
    <w:rsid w:val="297C3B4A"/>
    <w:rsid w:val="29827D5C"/>
    <w:rsid w:val="298E2388"/>
    <w:rsid w:val="298E5931"/>
    <w:rsid w:val="29918B18"/>
    <w:rsid w:val="299628CA"/>
    <w:rsid w:val="2997358D"/>
    <w:rsid w:val="2997952C"/>
    <w:rsid w:val="299BBD35"/>
    <w:rsid w:val="299E9AB7"/>
    <w:rsid w:val="29A5F132"/>
    <w:rsid w:val="29A7AB12"/>
    <w:rsid w:val="29A88904"/>
    <w:rsid w:val="29ABC9C8"/>
    <w:rsid w:val="29AD1AFB"/>
    <w:rsid w:val="29AD45D8"/>
    <w:rsid w:val="29AE8C56"/>
    <w:rsid w:val="29B1F4F2"/>
    <w:rsid w:val="29C1C311"/>
    <w:rsid w:val="29C75A48"/>
    <w:rsid w:val="29CBF2B5"/>
    <w:rsid w:val="29D2BC89"/>
    <w:rsid w:val="29D3C8EB"/>
    <w:rsid w:val="29D7B81D"/>
    <w:rsid w:val="29E07654"/>
    <w:rsid w:val="29E45BD7"/>
    <w:rsid w:val="29ED075F"/>
    <w:rsid w:val="29ED0DBC"/>
    <w:rsid w:val="29FA85B7"/>
    <w:rsid w:val="2A030711"/>
    <w:rsid w:val="2A050360"/>
    <w:rsid w:val="2A05EC65"/>
    <w:rsid w:val="2A06B706"/>
    <w:rsid w:val="2A0A2CFF"/>
    <w:rsid w:val="2A0DC7FC"/>
    <w:rsid w:val="2A0E3661"/>
    <w:rsid w:val="2A11B754"/>
    <w:rsid w:val="2A2613D7"/>
    <w:rsid w:val="2A29352F"/>
    <w:rsid w:val="2A2D51B1"/>
    <w:rsid w:val="2A333C74"/>
    <w:rsid w:val="2A33A2B4"/>
    <w:rsid w:val="2A33F50E"/>
    <w:rsid w:val="2A41D969"/>
    <w:rsid w:val="2A45144A"/>
    <w:rsid w:val="2A45D39C"/>
    <w:rsid w:val="2A4EB001"/>
    <w:rsid w:val="2A4F6E46"/>
    <w:rsid w:val="2A522D61"/>
    <w:rsid w:val="2A5508B6"/>
    <w:rsid w:val="2A5D74AC"/>
    <w:rsid w:val="2A6B2CDB"/>
    <w:rsid w:val="2A7075C6"/>
    <w:rsid w:val="2A712651"/>
    <w:rsid w:val="2A719B88"/>
    <w:rsid w:val="2A78F972"/>
    <w:rsid w:val="2A7C1AA5"/>
    <w:rsid w:val="2A7FA91F"/>
    <w:rsid w:val="2A886A51"/>
    <w:rsid w:val="2A8E628B"/>
    <w:rsid w:val="2A921994"/>
    <w:rsid w:val="2A954803"/>
    <w:rsid w:val="2A9802EC"/>
    <w:rsid w:val="2A987409"/>
    <w:rsid w:val="2A9DB921"/>
    <w:rsid w:val="2AA08A25"/>
    <w:rsid w:val="2AA55083"/>
    <w:rsid w:val="2AAA2E2F"/>
    <w:rsid w:val="2AB17E67"/>
    <w:rsid w:val="2ABB1656"/>
    <w:rsid w:val="2AC0C82A"/>
    <w:rsid w:val="2AC55F0F"/>
    <w:rsid w:val="2AC72C72"/>
    <w:rsid w:val="2ACBCBC3"/>
    <w:rsid w:val="2AD4CF38"/>
    <w:rsid w:val="2AD904E7"/>
    <w:rsid w:val="2ADF826F"/>
    <w:rsid w:val="2AE82B02"/>
    <w:rsid w:val="2AF35F6F"/>
    <w:rsid w:val="2AF97BCC"/>
    <w:rsid w:val="2AFC9511"/>
    <w:rsid w:val="2B001569"/>
    <w:rsid w:val="2B0D2B0E"/>
    <w:rsid w:val="2B0E62C5"/>
    <w:rsid w:val="2B0E69B5"/>
    <w:rsid w:val="2B1511FF"/>
    <w:rsid w:val="2B167BBB"/>
    <w:rsid w:val="2B38FD28"/>
    <w:rsid w:val="2B59D76D"/>
    <w:rsid w:val="2B669B6D"/>
    <w:rsid w:val="2B68ECA0"/>
    <w:rsid w:val="2B73AFC3"/>
    <w:rsid w:val="2B7C9582"/>
    <w:rsid w:val="2B838AC8"/>
    <w:rsid w:val="2B884955"/>
    <w:rsid w:val="2B89691B"/>
    <w:rsid w:val="2B8F68CF"/>
    <w:rsid w:val="2B94FE62"/>
    <w:rsid w:val="2B9DFBD5"/>
    <w:rsid w:val="2B9E14B2"/>
    <w:rsid w:val="2B9E4DFF"/>
    <w:rsid w:val="2B9F1CEC"/>
    <w:rsid w:val="2BA42DD2"/>
    <w:rsid w:val="2BA75CED"/>
    <w:rsid w:val="2BAB6CF6"/>
    <w:rsid w:val="2BAD3EDD"/>
    <w:rsid w:val="2BB479FD"/>
    <w:rsid w:val="2BBB6EAD"/>
    <w:rsid w:val="2BBBBA9E"/>
    <w:rsid w:val="2BC2D064"/>
    <w:rsid w:val="2BDD1A03"/>
    <w:rsid w:val="2BE59D00"/>
    <w:rsid w:val="2BEA46B3"/>
    <w:rsid w:val="2BEC2D08"/>
    <w:rsid w:val="2BEDBE1A"/>
    <w:rsid w:val="2BEF7852"/>
    <w:rsid w:val="2BF146BB"/>
    <w:rsid w:val="2BF2906D"/>
    <w:rsid w:val="2BF97C5A"/>
    <w:rsid w:val="2BFCA8C9"/>
    <w:rsid w:val="2C046E92"/>
    <w:rsid w:val="2C05D067"/>
    <w:rsid w:val="2C09A77D"/>
    <w:rsid w:val="2C0CE2B8"/>
    <w:rsid w:val="2C1261A1"/>
    <w:rsid w:val="2C142E1A"/>
    <w:rsid w:val="2C28D3C0"/>
    <w:rsid w:val="2C2FE5D7"/>
    <w:rsid w:val="2C383896"/>
    <w:rsid w:val="2C3D587B"/>
    <w:rsid w:val="2C41CF3C"/>
    <w:rsid w:val="2C4B2859"/>
    <w:rsid w:val="2C57F6CA"/>
    <w:rsid w:val="2C585654"/>
    <w:rsid w:val="2C63B9B6"/>
    <w:rsid w:val="2C65F903"/>
    <w:rsid w:val="2C6E799C"/>
    <w:rsid w:val="2C702B62"/>
    <w:rsid w:val="2C71866F"/>
    <w:rsid w:val="2C777FA2"/>
    <w:rsid w:val="2C82F324"/>
    <w:rsid w:val="2C889AA4"/>
    <w:rsid w:val="2C8940EF"/>
    <w:rsid w:val="2C94FB63"/>
    <w:rsid w:val="2C958D56"/>
    <w:rsid w:val="2C96AFB7"/>
    <w:rsid w:val="2CA3D65B"/>
    <w:rsid w:val="2CADE816"/>
    <w:rsid w:val="2CB569A3"/>
    <w:rsid w:val="2CBABEE8"/>
    <w:rsid w:val="2CBE43BB"/>
    <w:rsid w:val="2CC4AB42"/>
    <w:rsid w:val="2CD92BBA"/>
    <w:rsid w:val="2CDED019"/>
    <w:rsid w:val="2CE22ED7"/>
    <w:rsid w:val="2CE2A3D7"/>
    <w:rsid w:val="2CE2D59D"/>
    <w:rsid w:val="2CE7202A"/>
    <w:rsid w:val="2CE961D8"/>
    <w:rsid w:val="2CF723BD"/>
    <w:rsid w:val="2CFBA7FB"/>
    <w:rsid w:val="2CFC890A"/>
    <w:rsid w:val="2CFDBF3D"/>
    <w:rsid w:val="2D02D6F5"/>
    <w:rsid w:val="2D038F9C"/>
    <w:rsid w:val="2D062DF7"/>
    <w:rsid w:val="2D0A7173"/>
    <w:rsid w:val="2D13F4E3"/>
    <w:rsid w:val="2D1629CA"/>
    <w:rsid w:val="2D16EF0A"/>
    <w:rsid w:val="2D16F8D1"/>
    <w:rsid w:val="2D1C530F"/>
    <w:rsid w:val="2D1F2540"/>
    <w:rsid w:val="2D26B6C8"/>
    <w:rsid w:val="2D2ABF60"/>
    <w:rsid w:val="2D2EF743"/>
    <w:rsid w:val="2D31D2ED"/>
    <w:rsid w:val="2D324C61"/>
    <w:rsid w:val="2D33D602"/>
    <w:rsid w:val="2D341ABE"/>
    <w:rsid w:val="2D3629D3"/>
    <w:rsid w:val="2D3E8F1F"/>
    <w:rsid w:val="2D427CB8"/>
    <w:rsid w:val="2D4285FC"/>
    <w:rsid w:val="2D4423B5"/>
    <w:rsid w:val="2D461B17"/>
    <w:rsid w:val="2D58E47E"/>
    <w:rsid w:val="2D5B336F"/>
    <w:rsid w:val="2D5F0AC7"/>
    <w:rsid w:val="2D5FD031"/>
    <w:rsid w:val="2D60884C"/>
    <w:rsid w:val="2D637F8C"/>
    <w:rsid w:val="2D6B0A3F"/>
    <w:rsid w:val="2D7B0DDC"/>
    <w:rsid w:val="2D834DE9"/>
    <w:rsid w:val="2D83D2DB"/>
    <w:rsid w:val="2D841718"/>
    <w:rsid w:val="2D88F8E9"/>
    <w:rsid w:val="2D8EBA70"/>
    <w:rsid w:val="2D8FA2EC"/>
    <w:rsid w:val="2D97F08C"/>
    <w:rsid w:val="2D9C679A"/>
    <w:rsid w:val="2DA03EF3"/>
    <w:rsid w:val="2DA3E7C7"/>
    <w:rsid w:val="2DB33E44"/>
    <w:rsid w:val="2DB45D91"/>
    <w:rsid w:val="2DBC0F20"/>
    <w:rsid w:val="2DC17674"/>
    <w:rsid w:val="2DCC073C"/>
    <w:rsid w:val="2DCE9C5A"/>
    <w:rsid w:val="2DCECE8D"/>
    <w:rsid w:val="2DCED4AF"/>
    <w:rsid w:val="2DD052E7"/>
    <w:rsid w:val="2DD3DF58"/>
    <w:rsid w:val="2DD7FE72"/>
    <w:rsid w:val="2DD989B6"/>
    <w:rsid w:val="2DE08F54"/>
    <w:rsid w:val="2DE5721D"/>
    <w:rsid w:val="2DED5C9C"/>
    <w:rsid w:val="2DF0BF63"/>
    <w:rsid w:val="2DF33AD4"/>
    <w:rsid w:val="2DFC43BD"/>
    <w:rsid w:val="2E04DF34"/>
    <w:rsid w:val="2E0547A0"/>
    <w:rsid w:val="2E129418"/>
    <w:rsid w:val="2E1B3D0C"/>
    <w:rsid w:val="2E25BFEB"/>
    <w:rsid w:val="2E334FC7"/>
    <w:rsid w:val="2E342F42"/>
    <w:rsid w:val="2E384E33"/>
    <w:rsid w:val="2E3A4117"/>
    <w:rsid w:val="2E3AF00D"/>
    <w:rsid w:val="2E3F9DE0"/>
    <w:rsid w:val="2E50965A"/>
    <w:rsid w:val="2E5592AD"/>
    <w:rsid w:val="2E57F193"/>
    <w:rsid w:val="2E5CD4F4"/>
    <w:rsid w:val="2E5DAFF4"/>
    <w:rsid w:val="2E646D25"/>
    <w:rsid w:val="2E6509EA"/>
    <w:rsid w:val="2E72CEE6"/>
    <w:rsid w:val="2E7D38FF"/>
    <w:rsid w:val="2E805295"/>
    <w:rsid w:val="2E870521"/>
    <w:rsid w:val="2E90AC74"/>
    <w:rsid w:val="2E9E8FC8"/>
    <w:rsid w:val="2EB02905"/>
    <w:rsid w:val="2EB83325"/>
    <w:rsid w:val="2EC8A4A5"/>
    <w:rsid w:val="2ECD8397"/>
    <w:rsid w:val="2ECF30CE"/>
    <w:rsid w:val="2ED4AE6A"/>
    <w:rsid w:val="2ED73891"/>
    <w:rsid w:val="2EDEFE78"/>
    <w:rsid w:val="2EE5B321"/>
    <w:rsid w:val="2EE6F012"/>
    <w:rsid w:val="2EE74271"/>
    <w:rsid w:val="2EEA5BE5"/>
    <w:rsid w:val="2EEBCB60"/>
    <w:rsid w:val="2EEDD6AF"/>
    <w:rsid w:val="2EF48B4D"/>
    <w:rsid w:val="2EFBE40D"/>
    <w:rsid w:val="2EFDE4ED"/>
    <w:rsid w:val="2F00E6F2"/>
    <w:rsid w:val="2F04E350"/>
    <w:rsid w:val="2F095463"/>
    <w:rsid w:val="2F0B737B"/>
    <w:rsid w:val="2F107CF5"/>
    <w:rsid w:val="2F1B6AEB"/>
    <w:rsid w:val="2F24CD40"/>
    <w:rsid w:val="2F28C6C2"/>
    <w:rsid w:val="2F2D9FAE"/>
    <w:rsid w:val="2F2DDF86"/>
    <w:rsid w:val="2F39357D"/>
    <w:rsid w:val="2F3BE29C"/>
    <w:rsid w:val="2F42828A"/>
    <w:rsid w:val="2F43B4D9"/>
    <w:rsid w:val="2F5C7637"/>
    <w:rsid w:val="2F614F9C"/>
    <w:rsid w:val="2F638C3C"/>
    <w:rsid w:val="2F68D4B1"/>
    <w:rsid w:val="2F6E3CE5"/>
    <w:rsid w:val="2F6E51FC"/>
    <w:rsid w:val="2F6F5FD5"/>
    <w:rsid w:val="2F704F3F"/>
    <w:rsid w:val="2F742AA5"/>
    <w:rsid w:val="2F767658"/>
    <w:rsid w:val="2F775D79"/>
    <w:rsid w:val="2F97285F"/>
    <w:rsid w:val="2F9B8323"/>
    <w:rsid w:val="2FA05BB2"/>
    <w:rsid w:val="2FA3CCCE"/>
    <w:rsid w:val="2FA53A12"/>
    <w:rsid w:val="2FA5C358"/>
    <w:rsid w:val="2FAFE1C8"/>
    <w:rsid w:val="2FB14472"/>
    <w:rsid w:val="2FBA059B"/>
    <w:rsid w:val="2FBC9214"/>
    <w:rsid w:val="2FBE1FE6"/>
    <w:rsid w:val="2FC8D60D"/>
    <w:rsid w:val="2FCBD3E3"/>
    <w:rsid w:val="2FE7C28B"/>
    <w:rsid w:val="2FF21990"/>
    <w:rsid w:val="2FFA95D4"/>
    <w:rsid w:val="300A82DB"/>
    <w:rsid w:val="300B471A"/>
    <w:rsid w:val="3025803C"/>
    <w:rsid w:val="3026491A"/>
    <w:rsid w:val="3026D7B9"/>
    <w:rsid w:val="3027E4C1"/>
    <w:rsid w:val="3035E230"/>
    <w:rsid w:val="3036F4E5"/>
    <w:rsid w:val="3037FA4D"/>
    <w:rsid w:val="303A924E"/>
    <w:rsid w:val="303CEA0E"/>
    <w:rsid w:val="3047C8FC"/>
    <w:rsid w:val="304AAEF8"/>
    <w:rsid w:val="304E94B0"/>
    <w:rsid w:val="30582D0D"/>
    <w:rsid w:val="305A70EB"/>
    <w:rsid w:val="3060C522"/>
    <w:rsid w:val="3065F683"/>
    <w:rsid w:val="30664889"/>
    <w:rsid w:val="3066B111"/>
    <w:rsid w:val="30768B6A"/>
    <w:rsid w:val="3077D306"/>
    <w:rsid w:val="3080BA6E"/>
    <w:rsid w:val="30862CDC"/>
    <w:rsid w:val="308FBF64"/>
    <w:rsid w:val="3096C334"/>
    <w:rsid w:val="309C8AE2"/>
    <w:rsid w:val="30A33E0E"/>
    <w:rsid w:val="30AB84C5"/>
    <w:rsid w:val="30AF925E"/>
    <w:rsid w:val="30B29152"/>
    <w:rsid w:val="30C32454"/>
    <w:rsid w:val="30C82ED7"/>
    <w:rsid w:val="30D199AC"/>
    <w:rsid w:val="30D42D01"/>
    <w:rsid w:val="30DDFC96"/>
    <w:rsid w:val="30F04C34"/>
    <w:rsid w:val="30F2AA5E"/>
    <w:rsid w:val="30F640CB"/>
    <w:rsid w:val="30F6953E"/>
    <w:rsid w:val="30F99BDE"/>
    <w:rsid w:val="30FB8078"/>
    <w:rsid w:val="30FE7450"/>
    <w:rsid w:val="31051425"/>
    <w:rsid w:val="31054133"/>
    <w:rsid w:val="3109D9CE"/>
    <w:rsid w:val="310D53F1"/>
    <w:rsid w:val="3115AEEB"/>
    <w:rsid w:val="311A6FA9"/>
    <w:rsid w:val="311C91E4"/>
    <w:rsid w:val="31223379"/>
    <w:rsid w:val="3127F4FD"/>
    <w:rsid w:val="3129FF40"/>
    <w:rsid w:val="312B7623"/>
    <w:rsid w:val="312EA403"/>
    <w:rsid w:val="3136F1EB"/>
    <w:rsid w:val="3139387F"/>
    <w:rsid w:val="313D1D8C"/>
    <w:rsid w:val="313F4D4C"/>
    <w:rsid w:val="3149A081"/>
    <w:rsid w:val="314A286C"/>
    <w:rsid w:val="31527E5B"/>
    <w:rsid w:val="31591636"/>
    <w:rsid w:val="31597515"/>
    <w:rsid w:val="315BBA6C"/>
    <w:rsid w:val="3162DC5A"/>
    <w:rsid w:val="3163FACB"/>
    <w:rsid w:val="3169F136"/>
    <w:rsid w:val="316DABA5"/>
    <w:rsid w:val="317C95A8"/>
    <w:rsid w:val="31870CEC"/>
    <w:rsid w:val="31974D99"/>
    <w:rsid w:val="31A0EDA0"/>
    <w:rsid w:val="31A1BCAC"/>
    <w:rsid w:val="31BB4AE2"/>
    <w:rsid w:val="31BD118C"/>
    <w:rsid w:val="31BE6198"/>
    <w:rsid w:val="31BEF96A"/>
    <w:rsid w:val="31CCECB7"/>
    <w:rsid w:val="31CF0985"/>
    <w:rsid w:val="31D1EF0A"/>
    <w:rsid w:val="31DF374A"/>
    <w:rsid w:val="31EE0145"/>
    <w:rsid w:val="31F80893"/>
    <w:rsid w:val="31F8813A"/>
    <w:rsid w:val="31F94AE2"/>
    <w:rsid w:val="31F95236"/>
    <w:rsid w:val="31F9DD8C"/>
    <w:rsid w:val="31FDF97F"/>
    <w:rsid w:val="31FFDF78"/>
    <w:rsid w:val="320974B0"/>
    <w:rsid w:val="3228451B"/>
    <w:rsid w:val="323168AC"/>
    <w:rsid w:val="3234F505"/>
    <w:rsid w:val="323ADCD0"/>
    <w:rsid w:val="323CC7A7"/>
    <w:rsid w:val="323D8E30"/>
    <w:rsid w:val="323EE1DF"/>
    <w:rsid w:val="323FAAF1"/>
    <w:rsid w:val="324028E5"/>
    <w:rsid w:val="324172D5"/>
    <w:rsid w:val="324A0F8B"/>
    <w:rsid w:val="3251D41F"/>
    <w:rsid w:val="325AB2AD"/>
    <w:rsid w:val="3260C454"/>
    <w:rsid w:val="32622B93"/>
    <w:rsid w:val="326300FA"/>
    <w:rsid w:val="326F11B4"/>
    <w:rsid w:val="32756CD8"/>
    <w:rsid w:val="32765685"/>
    <w:rsid w:val="3276E2B7"/>
    <w:rsid w:val="327DA7A8"/>
    <w:rsid w:val="327E69D9"/>
    <w:rsid w:val="3286298B"/>
    <w:rsid w:val="32865A27"/>
    <w:rsid w:val="328F353B"/>
    <w:rsid w:val="32970556"/>
    <w:rsid w:val="3298412B"/>
    <w:rsid w:val="329AEFD2"/>
    <w:rsid w:val="329B8970"/>
    <w:rsid w:val="329D693B"/>
    <w:rsid w:val="32A121F5"/>
    <w:rsid w:val="32AB90B6"/>
    <w:rsid w:val="32AD5F51"/>
    <w:rsid w:val="32AEF092"/>
    <w:rsid w:val="32B008C6"/>
    <w:rsid w:val="32B27D38"/>
    <w:rsid w:val="32B75795"/>
    <w:rsid w:val="32B8D55A"/>
    <w:rsid w:val="32C6258D"/>
    <w:rsid w:val="32C91793"/>
    <w:rsid w:val="32CE2291"/>
    <w:rsid w:val="32E2C573"/>
    <w:rsid w:val="32E30712"/>
    <w:rsid w:val="32E4C7A7"/>
    <w:rsid w:val="32E785EA"/>
    <w:rsid w:val="32EAB61D"/>
    <w:rsid w:val="32EFECFD"/>
    <w:rsid w:val="330879A1"/>
    <w:rsid w:val="330AB050"/>
    <w:rsid w:val="330B8391"/>
    <w:rsid w:val="330D89FE"/>
    <w:rsid w:val="3316995C"/>
    <w:rsid w:val="331A74EB"/>
    <w:rsid w:val="332F50B7"/>
    <w:rsid w:val="333028F9"/>
    <w:rsid w:val="3334182A"/>
    <w:rsid w:val="3339BEFC"/>
    <w:rsid w:val="333A8038"/>
    <w:rsid w:val="335097B0"/>
    <w:rsid w:val="336DDB6F"/>
    <w:rsid w:val="336F4F8F"/>
    <w:rsid w:val="33725853"/>
    <w:rsid w:val="33732985"/>
    <w:rsid w:val="3374AC7F"/>
    <w:rsid w:val="337EAB96"/>
    <w:rsid w:val="3381EEAC"/>
    <w:rsid w:val="3383ED12"/>
    <w:rsid w:val="338949A9"/>
    <w:rsid w:val="338FDCFD"/>
    <w:rsid w:val="339DF943"/>
    <w:rsid w:val="339E5332"/>
    <w:rsid w:val="33A40F8F"/>
    <w:rsid w:val="33ACBC98"/>
    <w:rsid w:val="33AD0E54"/>
    <w:rsid w:val="33AE2A88"/>
    <w:rsid w:val="33B2048D"/>
    <w:rsid w:val="33B33489"/>
    <w:rsid w:val="33C0C7D5"/>
    <w:rsid w:val="33C8C73D"/>
    <w:rsid w:val="33CC16CA"/>
    <w:rsid w:val="33D976A0"/>
    <w:rsid w:val="33DB9D93"/>
    <w:rsid w:val="33E11659"/>
    <w:rsid w:val="33E33660"/>
    <w:rsid w:val="33EDEB51"/>
    <w:rsid w:val="33F0376E"/>
    <w:rsid w:val="33F2780B"/>
    <w:rsid w:val="33F5F82A"/>
    <w:rsid w:val="33FCBAB3"/>
    <w:rsid w:val="34033237"/>
    <w:rsid w:val="3405B248"/>
    <w:rsid w:val="340B4DBA"/>
    <w:rsid w:val="3410FC34"/>
    <w:rsid w:val="3411EBF9"/>
    <w:rsid w:val="3419CAE2"/>
    <w:rsid w:val="3419FFEF"/>
    <w:rsid w:val="341A109E"/>
    <w:rsid w:val="341D0B07"/>
    <w:rsid w:val="34296F36"/>
    <w:rsid w:val="342D20A7"/>
    <w:rsid w:val="342F10C2"/>
    <w:rsid w:val="34379E5C"/>
    <w:rsid w:val="343D91E1"/>
    <w:rsid w:val="344033CE"/>
    <w:rsid w:val="344081D3"/>
    <w:rsid w:val="344ADBDB"/>
    <w:rsid w:val="344C69D1"/>
    <w:rsid w:val="344C80A2"/>
    <w:rsid w:val="344E9092"/>
    <w:rsid w:val="344F9EE0"/>
    <w:rsid w:val="3453C147"/>
    <w:rsid w:val="3458DB29"/>
    <w:rsid w:val="345BECD9"/>
    <w:rsid w:val="345E1737"/>
    <w:rsid w:val="345F5D0A"/>
    <w:rsid w:val="3461CD32"/>
    <w:rsid w:val="34762BE4"/>
    <w:rsid w:val="347745F2"/>
    <w:rsid w:val="347ADC9D"/>
    <w:rsid w:val="347DF58A"/>
    <w:rsid w:val="34808B99"/>
    <w:rsid w:val="34850DB1"/>
    <w:rsid w:val="348BF850"/>
    <w:rsid w:val="349233C7"/>
    <w:rsid w:val="34939028"/>
    <w:rsid w:val="349AA6FB"/>
    <w:rsid w:val="349E924B"/>
    <w:rsid w:val="34A43CC7"/>
    <w:rsid w:val="34AC6256"/>
    <w:rsid w:val="34ACBC1C"/>
    <w:rsid w:val="34B269BD"/>
    <w:rsid w:val="34B55BEA"/>
    <w:rsid w:val="34B6F5E4"/>
    <w:rsid w:val="34B7CE03"/>
    <w:rsid w:val="34C4D04B"/>
    <w:rsid w:val="34D9DA77"/>
    <w:rsid w:val="34DA76A9"/>
    <w:rsid w:val="34E27DEF"/>
    <w:rsid w:val="34E39F96"/>
    <w:rsid w:val="34E4FAF8"/>
    <w:rsid w:val="34EA425F"/>
    <w:rsid w:val="34EC204A"/>
    <w:rsid w:val="34F89D3C"/>
    <w:rsid w:val="34F96D3D"/>
    <w:rsid w:val="34FB93BF"/>
    <w:rsid w:val="34FE09BB"/>
    <w:rsid w:val="3506499A"/>
    <w:rsid w:val="350B8CCF"/>
    <w:rsid w:val="350E4B4D"/>
    <w:rsid w:val="350FD55B"/>
    <w:rsid w:val="3512C7EF"/>
    <w:rsid w:val="3518BCC9"/>
    <w:rsid w:val="351A3E3E"/>
    <w:rsid w:val="351FAE22"/>
    <w:rsid w:val="3529E91F"/>
    <w:rsid w:val="352D8D0B"/>
    <w:rsid w:val="35325336"/>
    <w:rsid w:val="3538F737"/>
    <w:rsid w:val="353B4BE4"/>
    <w:rsid w:val="353D590E"/>
    <w:rsid w:val="353F8494"/>
    <w:rsid w:val="35430A53"/>
    <w:rsid w:val="354BF972"/>
    <w:rsid w:val="354C0799"/>
    <w:rsid w:val="355268BC"/>
    <w:rsid w:val="3557DE00"/>
    <w:rsid w:val="355D6B36"/>
    <w:rsid w:val="355F54E8"/>
    <w:rsid w:val="3560AF72"/>
    <w:rsid w:val="356394EE"/>
    <w:rsid w:val="3567C3E0"/>
    <w:rsid w:val="35693B49"/>
    <w:rsid w:val="356FFCD4"/>
    <w:rsid w:val="35721259"/>
    <w:rsid w:val="357A9BF2"/>
    <w:rsid w:val="357FCF06"/>
    <w:rsid w:val="3588279A"/>
    <w:rsid w:val="358C4AFA"/>
    <w:rsid w:val="35A1709C"/>
    <w:rsid w:val="35A2E60D"/>
    <w:rsid w:val="35A32DF9"/>
    <w:rsid w:val="35AC8167"/>
    <w:rsid w:val="35ACA0F2"/>
    <w:rsid w:val="35AEB10C"/>
    <w:rsid w:val="35B3B635"/>
    <w:rsid w:val="35C24DA4"/>
    <w:rsid w:val="35CAC501"/>
    <w:rsid w:val="35CF1D80"/>
    <w:rsid w:val="35E137FF"/>
    <w:rsid w:val="35E20592"/>
    <w:rsid w:val="35EEC735"/>
    <w:rsid w:val="35F50ECD"/>
    <w:rsid w:val="36002A6E"/>
    <w:rsid w:val="3601F278"/>
    <w:rsid w:val="3604782B"/>
    <w:rsid w:val="3605398B"/>
    <w:rsid w:val="360B5357"/>
    <w:rsid w:val="360D2FC7"/>
    <w:rsid w:val="360F9D70"/>
    <w:rsid w:val="3613DF84"/>
    <w:rsid w:val="36140EBD"/>
    <w:rsid w:val="361594E9"/>
    <w:rsid w:val="361E31A6"/>
    <w:rsid w:val="36226280"/>
    <w:rsid w:val="36251FB4"/>
    <w:rsid w:val="3626B032"/>
    <w:rsid w:val="3627C3B7"/>
    <w:rsid w:val="362A6728"/>
    <w:rsid w:val="362FBA2F"/>
    <w:rsid w:val="3631FBFA"/>
    <w:rsid w:val="3636F7E2"/>
    <w:rsid w:val="363D34E6"/>
    <w:rsid w:val="363DF36E"/>
    <w:rsid w:val="363F50BE"/>
    <w:rsid w:val="363F87E0"/>
    <w:rsid w:val="3640B8B1"/>
    <w:rsid w:val="364CD23E"/>
    <w:rsid w:val="36509305"/>
    <w:rsid w:val="3658F4FF"/>
    <w:rsid w:val="3661AA9C"/>
    <w:rsid w:val="3665FC9D"/>
    <w:rsid w:val="366D54A7"/>
    <w:rsid w:val="36750973"/>
    <w:rsid w:val="3678B1E2"/>
    <w:rsid w:val="3678D6AF"/>
    <w:rsid w:val="368CDAE7"/>
    <w:rsid w:val="3691098D"/>
    <w:rsid w:val="36918895"/>
    <w:rsid w:val="3691BC70"/>
    <w:rsid w:val="36942B6D"/>
    <w:rsid w:val="369494C8"/>
    <w:rsid w:val="3695D928"/>
    <w:rsid w:val="36988602"/>
    <w:rsid w:val="36A932BB"/>
    <w:rsid w:val="36A9900C"/>
    <w:rsid w:val="36AAE8E5"/>
    <w:rsid w:val="36AD508D"/>
    <w:rsid w:val="36B08FC3"/>
    <w:rsid w:val="36B46E6C"/>
    <w:rsid w:val="36BBC718"/>
    <w:rsid w:val="36BE992C"/>
    <w:rsid w:val="36C17A7C"/>
    <w:rsid w:val="36C36D6A"/>
    <w:rsid w:val="36C59493"/>
    <w:rsid w:val="36C71F3B"/>
    <w:rsid w:val="36CAB1EA"/>
    <w:rsid w:val="36D9603C"/>
    <w:rsid w:val="36DFD3D0"/>
    <w:rsid w:val="36E58EA8"/>
    <w:rsid w:val="36F8839D"/>
    <w:rsid w:val="36F9FFAA"/>
    <w:rsid w:val="36FA6BE2"/>
    <w:rsid w:val="36FFC8B6"/>
    <w:rsid w:val="3706602A"/>
    <w:rsid w:val="3711D143"/>
    <w:rsid w:val="37173E70"/>
    <w:rsid w:val="371D3D1F"/>
    <w:rsid w:val="3723944B"/>
    <w:rsid w:val="372535C5"/>
    <w:rsid w:val="372E390E"/>
    <w:rsid w:val="372F151A"/>
    <w:rsid w:val="373B019B"/>
    <w:rsid w:val="373E367D"/>
    <w:rsid w:val="3740CC55"/>
    <w:rsid w:val="374387C0"/>
    <w:rsid w:val="374A4799"/>
    <w:rsid w:val="37630AFB"/>
    <w:rsid w:val="377322E8"/>
    <w:rsid w:val="3776793C"/>
    <w:rsid w:val="377BE4AE"/>
    <w:rsid w:val="37865C3C"/>
    <w:rsid w:val="3789B453"/>
    <w:rsid w:val="37931279"/>
    <w:rsid w:val="379E1E7D"/>
    <w:rsid w:val="37A07ED0"/>
    <w:rsid w:val="37A4E1E7"/>
    <w:rsid w:val="37A79B7C"/>
    <w:rsid w:val="37AA8132"/>
    <w:rsid w:val="37B61F5F"/>
    <w:rsid w:val="37B84E9E"/>
    <w:rsid w:val="37BA96AA"/>
    <w:rsid w:val="37C229CB"/>
    <w:rsid w:val="37C662F7"/>
    <w:rsid w:val="37D9A869"/>
    <w:rsid w:val="37DB9A0B"/>
    <w:rsid w:val="37DCF1A7"/>
    <w:rsid w:val="37E72993"/>
    <w:rsid w:val="37EF81F8"/>
    <w:rsid w:val="37F408D2"/>
    <w:rsid w:val="37FE4919"/>
    <w:rsid w:val="380128FD"/>
    <w:rsid w:val="38060CD6"/>
    <w:rsid w:val="380C154F"/>
    <w:rsid w:val="380CE0B2"/>
    <w:rsid w:val="380E4571"/>
    <w:rsid w:val="38114F5E"/>
    <w:rsid w:val="3817CEAA"/>
    <w:rsid w:val="38285567"/>
    <w:rsid w:val="382A4454"/>
    <w:rsid w:val="382C9E8D"/>
    <w:rsid w:val="382EDDC3"/>
    <w:rsid w:val="3832D796"/>
    <w:rsid w:val="383612E4"/>
    <w:rsid w:val="38506619"/>
    <w:rsid w:val="3855A57F"/>
    <w:rsid w:val="3862D399"/>
    <w:rsid w:val="3870B105"/>
    <w:rsid w:val="3872A4CC"/>
    <w:rsid w:val="38758329"/>
    <w:rsid w:val="38798549"/>
    <w:rsid w:val="387D3E59"/>
    <w:rsid w:val="388236B8"/>
    <w:rsid w:val="388690EB"/>
    <w:rsid w:val="3887A37A"/>
    <w:rsid w:val="388B7968"/>
    <w:rsid w:val="388BD8E5"/>
    <w:rsid w:val="38972487"/>
    <w:rsid w:val="389A2873"/>
    <w:rsid w:val="389A5382"/>
    <w:rsid w:val="389F524F"/>
    <w:rsid w:val="38A16ACF"/>
    <w:rsid w:val="38B54CE5"/>
    <w:rsid w:val="38B87EED"/>
    <w:rsid w:val="38BDC55C"/>
    <w:rsid w:val="38C51295"/>
    <w:rsid w:val="38CA2DE4"/>
    <w:rsid w:val="38CE75A2"/>
    <w:rsid w:val="38D0DC01"/>
    <w:rsid w:val="38D78568"/>
    <w:rsid w:val="38D9E2A0"/>
    <w:rsid w:val="38DAB4AC"/>
    <w:rsid w:val="38E2F227"/>
    <w:rsid w:val="38E4C8F1"/>
    <w:rsid w:val="38E83CBD"/>
    <w:rsid w:val="38EA4C73"/>
    <w:rsid w:val="38EB69F9"/>
    <w:rsid w:val="38F00FA1"/>
    <w:rsid w:val="38F031D8"/>
    <w:rsid w:val="38F2D78F"/>
    <w:rsid w:val="38F3E717"/>
    <w:rsid w:val="38F52EA7"/>
    <w:rsid w:val="38F5DCC5"/>
    <w:rsid w:val="38FA454C"/>
    <w:rsid w:val="38FB556C"/>
    <w:rsid w:val="3905B3A2"/>
    <w:rsid w:val="391A5559"/>
    <w:rsid w:val="391F145E"/>
    <w:rsid w:val="391F4FD6"/>
    <w:rsid w:val="392C36EE"/>
    <w:rsid w:val="392F960B"/>
    <w:rsid w:val="3933B9A9"/>
    <w:rsid w:val="393C6DFD"/>
    <w:rsid w:val="39433FF9"/>
    <w:rsid w:val="394416C6"/>
    <w:rsid w:val="394F5607"/>
    <w:rsid w:val="3950EF6B"/>
    <w:rsid w:val="39577004"/>
    <w:rsid w:val="39591755"/>
    <w:rsid w:val="396643F8"/>
    <w:rsid w:val="3967D787"/>
    <w:rsid w:val="396A6ABE"/>
    <w:rsid w:val="396D5B4F"/>
    <w:rsid w:val="396FE76B"/>
    <w:rsid w:val="3972C7EF"/>
    <w:rsid w:val="39744E3C"/>
    <w:rsid w:val="39781606"/>
    <w:rsid w:val="3987DC74"/>
    <w:rsid w:val="398C6BC2"/>
    <w:rsid w:val="398E0C49"/>
    <w:rsid w:val="399106C5"/>
    <w:rsid w:val="3992182E"/>
    <w:rsid w:val="3996B047"/>
    <w:rsid w:val="399F3930"/>
    <w:rsid w:val="39A7A191"/>
    <w:rsid w:val="39AD139C"/>
    <w:rsid w:val="39B0F636"/>
    <w:rsid w:val="39B19136"/>
    <w:rsid w:val="39BA389F"/>
    <w:rsid w:val="39BEF20E"/>
    <w:rsid w:val="39BF705B"/>
    <w:rsid w:val="39C603F0"/>
    <w:rsid w:val="39C64AB8"/>
    <w:rsid w:val="39C7207B"/>
    <w:rsid w:val="39D0ECAC"/>
    <w:rsid w:val="39D2693D"/>
    <w:rsid w:val="39D2B952"/>
    <w:rsid w:val="39D4B62B"/>
    <w:rsid w:val="39D618BB"/>
    <w:rsid w:val="39DC54F3"/>
    <w:rsid w:val="39E52AEF"/>
    <w:rsid w:val="39E67FCB"/>
    <w:rsid w:val="39E9CDA4"/>
    <w:rsid w:val="39F38118"/>
    <w:rsid w:val="39F8B38D"/>
    <w:rsid w:val="3A009708"/>
    <w:rsid w:val="3A04DCCE"/>
    <w:rsid w:val="3A087B6B"/>
    <w:rsid w:val="3A095172"/>
    <w:rsid w:val="3A1855ED"/>
    <w:rsid w:val="3A2037C3"/>
    <w:rsid w:val="3A249C38"/>
    <w:rsid w:val="3A258754"/>
    <w:rsid w:val="3A387F09"/>
    <w:rsid w:val="3A3D8A92"/>
    <w:rsid w:val="3A3FFB84"/>
    <w:rsid w:val="3A4019F2"/>
    <w:rsid w:val="3A408E3B"/>
    <w:rsid w:val="3A4906B2"/>
    <w:rsid w:val="3A49109D"/>
    <w:rsid w:val="3A4D452F"/>
    <w:rsid w:val="3A57310B"/>
    <w:rsid w:val="3A58CC0C"/>
    <w:rsid w:val="3A5B39C0"/>
    <w:rsid w:val="3A63E8D1"/>
    <w:rsid w:val="3A69FA6D"/>
    <w:rsid w:val="3A6D84AA"/>
    <w:rsid w:val="3A6E3B43"/>
    <w:rsid w:val="3A70BAEC"/>
    <w:rsid w:val="3A73DFEE"/>
    <w:rsid w:val="3A77A51E"/>
    <w:rsid w:val="3A7F6FC5"/>
    <w:rsid w:val="3A81D48F"/>
    <w:rsid w:val="3A830AB7"/>
    <w:rsid w:val="3A84B190"/>
    <w:rsid w:val="3A900E3A"/>
    <w:rsid w:val="3A986133"/>
    <w:rsid w:val="3A98CBFD"/>
    <w:rsid w:val="3A9A330A"/>
    <w:rsid w:val="3AA034B6"/>
    <w:rsid w:val="3AA1B86A"/>
    <w:rsid w:val="3AA46E87"/>
    <w:rsid w:val="3AAFBADB"/>
    <w:rsid w:val="3AB2B353"/>
    <w:rsid w:val="3AB3C650"/>
    <w:rsid w:val="3ABA4D77"/>
    <w:rsid w:val="3ABDEB98"/>
    <w:rsid w:val="3AC6A5D6"/>
    <w:rsid w:val="3ACA2A44"/>
    <w:rsid w:val="3ACAAEDB"/>
    <w:rsid w:val="3AD83BB2"/>
    <w:rsid w:val="3ADB71F1"/>
    <w:rsid w:val="3AE0AC65"/>
    <w:rsid w:val="3AE55235"/>
    <w:rsid w:val="3AE6A035"/>
    <w:rsid w:val="3AEBC600"/>
    <w:rsid w:val="3AEE4EDD"/>
    <w:rsid w:val="3AF4E42D"/>
    <w:rsid w:val="3AFEACF6"/>
    <w:rsid w:val="3B03C2F6"/>
    <w:rsid w:val="3B082CB8"/>
    <w:rsid w:val="3B111CB1"/>
    <w:rsid w:val="3B1EE586"/>
    <w:rsid w:val="3B1F6AC6"/>
    <w:rsid w:val="3B2003D3"/>
    <w:rsid w:val="3B258F23"/>
    <w:rsid w:val="3B284119"/>
    <w:rsid w:val="3B30B92A"/>
    <w:rsid w:val="3B348288"/>
    <w:rsid w:val="3B3617DC"/>
    <w:rsid w:val="3B367A9C"/>
    <w:rsid w:val="3B4242B6"/>
    <w:rsid w:val="3B445312"/>
    <w:rsid w:val="3B452131"/>
    <w:rsid w:val="3B458BE0"/>
    <w:rsid w:val="3B5DBD19"/>
    <w:rsid w:val="3B663DC9"/>
    <w:rsid w:val="3B671316"/>
    <w:rsid w:val="3B68F82D"/>
    <w:rsid w:val="3B6BB9C8"/>
    <w:rsid w:val="3B77BDD9"/>
    <w:rsid w:val="3B80D404"/>
    <w:rsid w:val="3B8744AC"/>
    <w:rsid w:val="3B90E5F6"/>
    <w:rsid w:val="3B98373D"/>
    <w:rsid w:val="3B98747C"/>
    <w:rsid w:val="3B9AD0A9"/>
    <w:rsid w:val="3BBA5F04"/>
    <w:rsid w:val="3BBD5358"/>
    <w:rsid w:val="3BC6399A"/>
    <w:rsid w:val="3BCD86C2"/>
    <w:rsid w:val="3BCE4D20"/>
    <w:rsid w:val="3BD8BA58"/>
    <w:rsid w:val="3BDAE2B6"/>
    <w:rsid w:val="3BDC1C32"/>
    <w:rsid w:val="3BDF6A8D"/>
    <w:rsid w:val="3BE69D90"/>
    <w:rsid w:val="3BE8A350"/>
    <w:rsid w:val="3BEDE857"/>
    <w:rsid w:val="3BF590FC"/>
    <w:rsid w:val="3BFBE282"/>
    <w:rsid w:val="3BFD98BC"/>
    <w:rsid w:val="3C094010"/>
    <w:rsid w:val="3C0C6F71"/>
    <w:rsid w:val="3C0E140A"/>
    <w:rsid w:val="3C153B23"/>
    <w:rsid w:val="3C1557E3"/>
    <w:rsid w:val="3C1F03F4"/>
    <w:rsid w:val="3C20F73A"/>
    <w:rsid w:val="3C217AB0"/>
    <w:rsid w:val="3C2589BB"/>
    <w:rsid w:val="3C26825E"/>
    <w:rsid w:val="3C2A7958"/>
    <w:rsid w:val="3C2C52B6"/>
    <w:rsid w:val="3C2F3CAC"/>
    <w:rsid w:val="3C3305E3"/>
    <w:rsid w:val="3C35B79A"/>
    <w:rsid w:val="3C4BDB8F"/>
    <w:rsid w:val="3C4C92C7"/>
    <w:rsid w:val="3C4E2B78"/>
    <w:rsid w:val="3C4E5D38"/>
    <w:rsid w:val="3C538348"/>
    <w:rsid w:val="3C5EBF02"/>
    <w:rsid w:val="3C680A94"/>
    <w:rsid w:val="3C706931"/>
    <w:rsid w:val="3C707F5C"/>
    <w:rsid w:val="3C736FD9"/>
    <w:rsid w:val="3C7CEDA9"/>
    <w:rsid w:val="3C7DB97E"/>
    <w:rsid w:val="3C8133A4"/>
    <w:rsid w:val="3C8EDA7C"/>
    <w:rsid w:val="3C951DE8"/>
    <w:rsid w:val="3C9774F9"/>
    <w:rsid w:val="3C9D07E6"/>
    <w:rsid w:val="3C9E7398"/>
    <w:rsid w:val="3CA1A58D"/>
    <w:rsid w:val="3CA2E5FA"/>
    <w:rsid w:val="3CA57972"/>
    <w:rsid w:val="3CA6B83F"/>
    <w:rsid w:val="3CA962AD"/>
    <w:rsid w:val="3CAEEC1D"/>
    <w:rsid w:val="3CB74760"/>
    <w:rsid w:val="3CB7743B"/>
    <w:rsid w:val="3CBEB1AE"/>
    <w:rsid w:val="3CC810C8"/>
    <w:rsid w:val="3CD7BE68"/>
    <w:rsid w:val="3CDBB915"/>
    <w:rsid w:val="3CE2F8B1"/>
    <w:rsid w:val="3CF10449"/>
    <w:rsid w:val="3CF7F18C"/>
    <w:rsid w:val="3CFEFC76"/>
    <w:rsid w:val="3CFFA08D"/>
    <w:rsid w:val="3D0CF668"/>
    <w:rsid w:val="3D191007"/>
    <w:rsid w:val="3D1DC8F2"/>
    <w:rsid w:val="3D1FEE8D"/>
    <w:rsid w:val="3D28FA14"/>
    <w:rsid w:val="3D2C2AF7"/>
    <w:rsid w:val="3D31C435"/>
    <w:rsid w:val="3D332375"/>
    <w:rsid w:val="3D35E84E"/>
    <w:rsid w:val="3D44048D"/>
    <w:rsid w:val="3D46889F"/>
    <w:rsid w:val="3D46AD9F"/>
    <w:rsid w:val="3D490D1E"/>
    <w:rsid w:val="3D4F8604"/>
    <w:rsid w:val="3D52617C"/>
    <w:rsid w:val="3D53E1C8"/>
    <w:rsid w:val="3D54EC4F"/>
    <w:rsid w:val="3D6003AE"/>
    <w:rsid w:val="3D61A331"/>
    <w:rsid w:val="3D702132"/>
    <w:rsid w:val="3D78BEBF"/>
    <w:rsid w:val="3D86A705"/>
    <w:rsid w:val="3D9A33B2"/>
    <w:rsid w:val="3D9DF6F9"/>
    <w:rsid w:val="3DA0E94B"/>
    <w:rsid w:val="3DA218A6"/>
    <w:rsid w:val="3DA27010"/>
    <w:rsid w:val="3DA52C03"/>
    <w:rsid w:val="3DA708ED"/>
    <w:rsid w:val="3DA7D31F"/>
    <w:rsid w:val="3DB0629A"/>
    <w:rsid w:val="3DB90D2A"/>
    <w:rsid w:val="3DD29C72"/>
    <w:rsid w:val="3DDBA9A8"/>
    <w:rsid w:val="3DDC96F5"/>
    <w:rsid w:val="3DE1328F"/>
    <w:rsid w:val="3DE5E62D"/>
    <w:rsid w:val="3DE7816F"/>
    <w:rsid w:val="3DF503B0"/>
    <w:rsid w:val="3E04E97E"/>
    <w:rsid w:val="3E081D76"/>
    <w:rsid w:val="3E18A7DC"/>
    <w:rsid w:val="3E1FCC00"/>
    <w:rsid w:val="3E28ECB7"/>
    <w:rsid w:val="3E2F59B2"/>
    <w:rsid w:val="3E39C5B9"/>
    <w:rsid w:val="3E3A7626"/>
    <w:rsid w:val="3E3D3E8D"/>
    <w:rsid w:val="3E3E9AD6"/>
    <w:rsid w:val="3E410AA4"/>
    <w:rsid w:val="3E45EB2E"/>
    <w:rsid w:val="3E465E76"/>
    <w:rsid w:val="3E4C159B"/>
    <w:rsid w:val="3E4F69F2"/>
    <w:rsid w:val="3E53ED86"/>
    <w:rsid w:val="3E575AE7"/>
    <w:rsid w:val="3E58EC00"/>
    <w:rsid w:val="3E59ECC4"/>
    <w:rsid w:val="3E605ACD"/>
    <w:rsid w:val="3E6D0174"/>
    <w:rsid w:val="3E7BAD8F"/>
    <w:rsid w:val="3E7D6162"/>
    <w:rsid w:val="3E8DC82B"/>
    <w:rsid w:val="3E90FD53"/>
    <w:rsid w:val="3E919CB0"/>
    <w:rsid w:val="3E96805A"/>
    <w:rsid w:val="3E974035"/>
    <w:rsid w:val="3E9B6BCD"/>
    <w:rsid w:val="3E9F8BF5"/>
    <w:rsid w:val="3EA07449"/>
    <w:rsid w:val="3EA2A0C4"/>
    <w:rsid w:val="3EA6C7BB"/>
    <w:rsid w:val="3EB067EE"/>
    <w:rsid w:val="3EB12F9B"/>
    <w:rsid w:val="3EB5C914"/>
    <w:rsid w:val="3EB6EE43"/>
    <w:rsid w:val="3EB710B9"/>
    <w:rsid w:val="3EBA88A6"/>
    <w:rsid w:val="3EC41DBC"/>
    <w:rsid w:val="3EC8BC01"/>
    <w:rsid w:val="3ECB60F4"/>
    <w:rsid w:val="3ECFA976"/>
    <w:rsid w:val="3ED4BD5D"/>
    <w:rsid w:val="3EDC8A5C"/>
    <w:rsid w:val="3EDE54F4"/>
    <w:rsid w:val="3EE35603"/>
    <w:rsid w:val="3EE4D622"/>
    <w:rsid w:val="3EF50A3F"/>
    <w:rsid w:val="3F0601C7"/>
    <w:rsid w:val="3F0DB61F"/>
    <w:rsid w:val="3F11D6E4"/>
    <w:rsid w:val="3F14A372"/>
    <w:rsid w:val="3F2F53F1"/>
    <w:rsid w:val="3F32CC15"/>
    <w:rsid w:val="3F398242"/>
    <w:rsid w:val="3F3DDAB0"/>
    <w:rsid w:val="3F4F48E6"/>
    <w:rsid w:val="3F520522"/>
    <w:rsid w:val="3F543721"/>
    <w:rsid w:val="3F582DD1"/>
    <w:rsid w:val="3F58DE11"/>
    <w:rsid w:val="3F5B1847"/>
    <w:rsid w:val="3F6A8A90"/>
    <w:rsid w:val="3F6CB36A"/>
    <w:rsid w:val="3F6D2F9D"/>
    <w:rsid w:val="3F718591"/>
    <w:rsid w:val="3F748ADD"/>
    <w:rsid w:val="3F7623E3"/>
    <w:rsid w:val="3F787406"/>
    <w:rsid w:val="3F7C7B15"/>
    <w:rsid w:val="3F7D5DF1"/>
    <w:rsid w:val="3F85BEC3"/>
    <w:rsid w:val="3F86BBD0"/>
    <w:rsid w:val="3F8AD9BC"/>
    <w:rsid w:val="3F8D5DD1"/>
    <w:rsid w:val="3F90D411"/>
    <w:rsid w:val="3F959748"/>
    <w:rsid w:val="3F96C87D"/>
    <w:rsid w:val="3FB0F5C9"/>
    <w:rsid w:val="3FB601D8"/>
    <w:rsid w:val="3FB62D65"/>
    <w:rsid w:val="3FBBFB16"/>
    <w:rsid w:val="3FD45D3C"/>
    <w:rsid w:val="3FD62FA7"/>
    <w:rsid w:val="3FD9131B"/>
    <w:rsid w:val="3FE03806"/>
    <w:rsid w:val="3FE57E6D"/>
    <w:rsid w:val="3FE63529"/>
    <w:rsid w:val="3FE86E76"/>
    <w:rsid w:val="3FEA6CF7"/>
    <w:rsid w:val="3FEB22EC"/>
    <w:rsid w:val="3FF4019B"/>
    <w:rsid w:val="3FF48F84"/>
    <w:rsid w:val="3FFD0882"/>
    <w:rsid w:val="3FFD8DBC"/>
    <w:rsid w:val="4003BE2E"/>
    <w:rsid w:val="400E17EF"/>
    <w:rsid w:val="4018A29D"/>
    <w:rsid w:val="40245B20"/>
    <w:rsid w:val="402516AE"/>
    <w:rsid w:val="4028F65B"/>
    <w:rsid w:val="402A6EE1"/>
    <w:rsid w:val="402AA78B"/>
    <w:rsid w:val="402CCDB4"/>
    <w:rsid w:val="402DB365"/>
    <w:rsid w:val="402EECED"/>
    <w:rsid w:val="40384BB2"/>
    <w:rsid w:val="403F7DEF"/>
    <w:rsid w:val="404D2445"/>
    <w:rsid w:val="4056DDF5"/>
    <w:rsid w:val="4058CF66"/>
    <w:rsid w:val="40606E19"/>
    <w:rsid w:val="40621B75"/>
    <w:rsid w:val="4062F2D1"/>
    <w:rsid w:val="4069FC4D"/>
    <w:rsid w:val="406F3A61"/>
    <w:rsid w:val="409027D7"/>
    <w:rsid w:val="40940A74"/>
    <w:rsid w:val="4097541A"/>
    <w:rsid w:val="40A3F914"/>
    <w:rsid w:val="40AA2A24"/>
    <w:rsid w:val="40AAF206"/>
    <w:rsid w:val="40AD4131"/>
    <w:rsid w:val="40B00CA6"/>
    <w:rsid w:val="40B1B0BC"/>
    <w:rsid w:val="40B33E16"/>
    <w:rsid w:val="40B66DC0"/>
    <w:rsid w:val="40BAD83A"/>
    <w:rsid w:val="40BDE576"/>
    <w:rsid w:val="40BEB016"/>
    <w:rsid w:val="40C1CB39"/>
    <w:rsid w:val="40C9236B"/>
    <w:rsid w:val="40D030AF"/>
    <w:rsid w:val="40D56985"/>
    <w:rsid w:val="40D6D462"/>
    <w:rsid w:val="40E269B9"/>
    <w:rsid w:val="40E7B7EF"/>
    <w:rsid w:val="40E82ED3"/>
    <w:rsid w:val="40EB0CA8"/>
    <w:rsid w:val="40F57C9E"/>
    <w:rsid w:val="40F92BA0"/>
    <w:rsid w:val="4100FBEA"/>
    <w:rsid w:val="410641DF"/>
    <w:rsid w:val="4111C59B"/>
    <w:rsid w:val="412F3BC8"/>
    <w:rsid w:val="4131450C"/>
    <w:rsid w:val="4131E679"/>
    <w:rsid w:val="41325670"/>
    <w:rsid w:val="4132A162"/>
    <w:rsid w:val="4134B060"/>
    <w:rsid w:val="413576DA"/>
    <w:rsid w:val="413C8A40"/>
    <w:rsid w:val="413DC94A"/>
    <w:rsid w:val="41402CF3"/>
    <w:rsid w:val="41413C51"/>
    <w:rsid w:val="4147E7A8"/>
    <w:rsid w:val="4149A342"/>
    <w:rsid w:val="414AD51C"/>
    <w:rsid w:val="414D31E5"/>
    <w:rsid w:val="414F30D5"/>
    <w:rsid w:val="41594A51"/>
    <w:rsid w:val="416230A8"/>
    <w:rsid w:val="4162A9BB"/>
    <w:rsid w:val="41646DC4"/>
    <w:rsid w:val="4169C83C"/>
    <w:rsid w:val="416FE804"/>
    <w:rsid w:val="417956A2"/>
    <w:rsid w:val="417E2CC9"/>
    <w:rsid w:val="418704A3"/>
    <w:rsid w:val="4188BB35"/>
    <w:rsid w:val="418A02BC"/>
    <w:rsid w:val="41993462"/>
    <w:rsid w:val="419D4ACC"/>
    <w:rsid w:val="41A450DB"/>
    <w:rsid w:val="41AC26E5"/>
    <w:rsid w:val="41CBADF4"/>
    <w:rsid w:val="41CCE0DA"/>
    <w:rsid w:val="41CE0626"/>
    <w:rsid w:val="41CEF7EC"/>
    <w:rsid w:val="41D3E372"/>
    <w:rsid w:val="41DBF0F4"/>
    <w:rsid w:val="41F23BEA"/>
    <w:rsid w:val="420055F9"/>
    <w:rsid w:val="42023A34"/>
    <w:rsid w:val="420B469D"/>
    <w:rsid w:val="420CC69C"/>
    <w:rsid w:val="420D93FC"/>
    <w:rsid w:val="420E321F"/>
    <w:rsid w:val="4216B8D2"/>
    <w:rsid w:val="421A4FF7"/>
    <w:rsid w:val="421BEB42"/>
    <w:rsid w:val="4220A339"/>
    <w:rsid w:val="4221C87D"/>
    <w:rsid w:val="4224AAD6"/>
    <w:rsid w:val="4229CE78"/>
    <w:rsid w:val="422B966A"/>
    <w:rsid w:val="423181BC"/>
    <w:rsid w:val="4237EA46"/>
    <w:rsid w:val="423B0388"/>
    <w:rsid w:val="4242833E"/>
    <w:rsid w:val="424A102D"/>
    <w:rsid w:val="424A1344"/>
    <w:rsid w:val="424C05E6"/>
    <w:rsid w:val="424C55D2"/>
    <w:rsid w:val="4250D841"/>
    <w:rsid w:val="4255F2B5"/>
    <w:rsid w:val="4256947B"/>
    <w:rsid w:val="4258B29E"/>
    <w:rsid w:val="4258CBCD"/>
    <w:rsid w:val="42591E3B"/>
    <w:rsid w:val="425C4478"/>
    <w:rsid w:val="4268D198"/>
    <w:rsid w:val="4270E2F7"/>
    <w:rsid w:val="4278F7BB"/>
    <w:rsid w:val="4284FF32"/>
    <w:rsid w:val="4287294F"/>
    <w:rsid w:val="42874055"/>
    <w:rsid w:val="428B3CB8"/>
    <w:rsid w:val="428BFF10"/>
    <w:rsid w:val="4290F1A4"/>
    <w:rsid w:val="42924AB0"/>
    <w:rsid w:val="42924F3B"/>
    <w:rsid w:val="42982564"/>
    <w:rsid w:val="429D5413"/>
    <w:rsid w:val="429D99D5"/>
    <w:rsid w:val="42A31073"/>
    <w:rsid w:val="42A422C8"/>
    <w:rsid w:val="42AD8DC1"/>
    <w:rsid w:val="42B2969B"/>
    <w:rsid w:val="42BB6AF3"/>
    <w:rsid w:val="42BF2398"/>
    <w:rsid w:val="42C19FBD"/>
    <w:rsid w:val="42C33EC1"/>
    <w:rsid w:val="42CEAFCC"/>
    <w:rsid w:val="42D1DF99"/>
    <w:rsid w:val="42D41964"/>
    <w:rsid w:val="42D940D2"/>
    <w:rsid w:val="42DDADB2"/>
    <w:rsid w:val="42DF5490"/>
    <w:rsid w:val="42E5F4CA"/>
    <w:rsid w:val="42EB4D28"/>
    <w:rsid w:val="42EBD3A4"/>
    <w:rsid w:val="42F1EE77"/>
    <w:rsid w:val="42F6E787"/>
    <w:rsid w:val="42F7075C"/>
    <w:rsid w:val="4302EBCF"/>
    <w:rsid w:val="430C9186"/>
    <w:rsid w:val="431081B4"/>
    <w:rsid w:val="431A48A4"/>
    <w:rsid w:val="4320D88F"/>
    <w:rsid w:val="4321777A"/>
    <w:rsid w:val="4324A6A3"/>
    <w:rsid w:val="43266896"/>
    <w:rsid w:val="432B240B"/>
    <w:rsid w:val="4334F183"/>
    <w:rsid w:val="4334FD56"/>
    <w:rsid w:val="43419F68"/>
    <w:rsid w:val="434430E9"/>
    <w:rsid w:val="43469736"/>
    <w:rsid w:val="435398E0"/>
    <w:rsid w:val="4355105C"/>
    <w:rsid w:val="435C5F21"/>
    <w:rsid w:val="435CE648"/>
    <w:rsid w:val="4367A647"/>
    <w:rsid w:val="436AE194"/>
    <w:rsid w:val="436B3593"/>
    <w:rsid w:val="4376262E"/>
    <w:rsid w:val="43765C5F"/>
    <w:rsid w:val="4379E5EE"/>
    <w:rsid w:val="437BE26C"/>
    <w:rsid w:val="437BE696"/>
    <w:rsid w:val="437D505A"/>
    <w:rsid w:val="437F398F"/>
    <w:rsid w:val="437F82CE"/>
    <w:rsid w:val="43954ECE"/>
    <w:rsid w:val="439768BF"/>
    <w:rsid w:val="43A444ED"/>
    <w:rsid w:val="43AB07B1"/>
    <w:rsid w:val="43AE6141"/>
    <w:rsid w:val="43B17B88"/>
    <w:rsid w:val="43B700A6"/>
    <w:rsid w:val="43BF4167"/>
    <w:rsid w:val="43C8B6B1"/>
    <w:rsid w:val="43D7BD96"/>
    <w:rsid w:val="43DC0079"/>
    <w:rsid w:val="43DCDAAB"/>
    <w:rsid w:val="43E3938B"/>
    <w:rsid w:val="43FAA614"/>
    <w:rsid w:val="43FF0156"/>
    <w:rsid w:val="4401AF33"/>
    <w:rsid w:val="44030D3D"/>
    <w:rsid w:val="440612D7"/>
    <w:rsid w:val="4417FC1F"/>
    <w:rsid w:val="441FB5E6"/>
    <w:rsid w:val="4428EF43"/>
    <w:rsid w:val="443871CA"/>
    <w:rsid w:val="444C9708"/>
    <w:rsid w:val="444CB8DC"/>
    <w:rsid w:val="444E7491"/>
    <w:rsid w:val="4458C8A8"/>
    <w:rsid w:val="44612DBD"/>
    <w:rsid w:val="446A1F9F"/>
    <w:rsid w:val="446ABF6E"/>
    <w:rsid w:val="446F62EB"/>
    <w:rsid w:val="44723028"/>
    <w:rsid w:val="4478B7C3"/>
    <w:rsid w:val="4479581E"/>
    <w:rsid w:val="448154B1"/>
    <w:rsid w:val="44911963"/>
    <w:rsid w:val="449AD6E6"/>
    <w:rsid w:val="44AA30C2"/>
    <w:rsid w:val="44AE90CA"/>
    <w:rsid w:val="44B38897"/>
    <w:rsid w:val="44BF5A6C"/>
    <w:rsid w:val="44C37AB5"/>
    <w:rsid w:val="44C5D559"/>
    <w:rsid w:val="44D31E44"/>
    <w:rsid w:val="44DF7B68"/>
    <w:rsid w:val="44E230F6"/>
    <w:rsid w:val="44F735B2"/>
    <w:rsid w:val="450D2918"/>
    <w:rsid w:val="450FE0ED"/>
    <w:rsid w:val="4511A2A7"/>
    <w:rsid w:val="45123F7B"/>
    <w:rsid w:val="45176694"/>
    <w:rsid w:val="4518226F"/>
    <w:rsid w:val="451AD08D"/>
    <w:rsid w:val="45277131"/>
    <w:rsid w:val="452BE4F4"/>
    <w:rsid w:val="452C9CE4"/>
    <w:rsid w:val="45311F2F"/>
    <w:rsid w:val="4535B3D6"/>
    <w:rsid w:val="4535D084"/>
    <w:rsid w:val="4543B35B"/>
    <w:rsid w:val="4550C914"/>
    <w:rsid w:val="455C4B98"/>
    <w:rsid w:val="455F2E47"/>
    <w:rsid w:val="4562EE7C"/>
    <w:rsid w:val="4571EB3C"/>
    <w:rsid w:val="45755B7A"/>
    <w:rsid w:val="458AF510"/>
    <w:rsid w:val="4591E30A"/>
    <w:rsid w:val="4592DACD"/>
    <w:rsid w:val="45952593"/>
    <w:rsid w:val="45A1E31C"/>
    <w:rsid w:val="45AE5573"/>
    <w:rsid w:val="45B57950"/>
    <w:rsid w:val="45B5CC51"/>
    <w:rsid w:val="45B5F457"/>
    <w:rsid w:val="45BA60B9"/>
    <w:rsid w:val="45C66854"/>
    <w:rsid w:val="45C755FD"/>
    <w:rsid w:val="45CABA3C"/>
    <w:rsid w:val="45D350A4"/>
    <w:rsid w:val="45DC728C"/>
    <w:rsid w:val="45E369F7"/>
    <w:rsid w:val="45E42E90"/>
    <w:rsid w:val="45EB2B9B"/>
    <w:rsid w:val="45F06C64"/>
    <w:rsid w:val="45F0835B"/>
    <w:rsid w:val="45F24CC8"/>
    <w:rsid w:val="45F775B2"/>
    <w:rsid w:val="45FAEEAD"/>
    <w:rsid w:val="45FB3E47"/>
    <w:rsid w:val="460B18E2"/>
    <w:rsid w:val="460BC678"/>
    <w:rsid w:val="460C1459"/>
    <w:rsid w:val="46118811"/>
    <w:rsid w:val="46125D14"/>
    <w:rsid w:val="461596F3"/>
    <w:rsid w:val="4618598F"/>
    <w:rsid w:val="461F12A6"/>
    <w:rsid w:val="461FB70A"/>
    <w:rsid w:val="46277C7F"/>
    <w:rsid w:val="462DED6D"/>
    <w:rsid w:val="46318CCF"/>
    <w:rsid w:val="4636C786"/>
    <w:rsid w:val="463D471E"/>
    <w:rsid w:val="4642D321"/>
    <w:rsid w:val="46438DCB"/>
    <w:rsid w:val="464577EA"/>
    <w:rsid w:val="464D2B22"/>
    <w:rsid w:val="464FA015"/>
    <w:rsid w:val="465284C2"/>
    <w:rsid w:val="46539484"/>
    <w:rsid w:val="465BCC93"/>
    <w:rsid w:val="465CA1FA"/>
    <w:rsid w:val="465CCCCF"/>
    <w:rsid w:val="466F245D"/>
    <w:rsid w:val="467B8FB7"/>
    <w:rsid w:val="467D20E3"/>
    <w:rsid w:val="46837304"/>
    <w:rsid w:val="468A7447"/>
    <w:rsid w:val="468CF97B"/>
    <w:rsid w:val="46952436"/>
    <w:rsid w:val="4695FE09"/>
    <w:rsid w:val="4696AC82"/>
    <w:rsid w:val="46A315A7"/>
    <w:rsid w:val="46A43879"/>
    <w:rsid w:val="46A4A615"/>
    <w:rsid w:val="46B5C0AE"/>
    <w:rsid w:val="46B7ADF9"/>
    <w:rsid w:val="46B8956F"/>
    <w:rsid w:val="46BBC225"/>
    <w:rsid w:val="46C1E234"/>
    <w:rsid w:val="46CA6503"/>
    <w:rsid w:val="46CF1743"/>
    <w:rsid w:val="46D6F968"/>
    <w:rsid w:val="46DCC24C"/>
    <w:rsid w:val="46E5AE3E"/>
    <w:rsid w:val="46E70FBD"/>
    <w:rsid w:val="46E7615A"/>
    <w:rsid w:val="46E8D6BA"/>
    <w:rsid w:val="46E92107"/>
    <w:rsid w:val="46F605F8"/>
    <w:rsid w:val="4701B044"/>
    <w:rsid w:val="47028F06"/>
    <w:rsid w:val="4708717E"/>
    <w:rsid w:val="470CC254"/>
    <w:rsid w:val="470D192E"/>
    <w:rsid w:val="470FEA91"/>
    <w:rsid w:val="4714B153"/>
    <w:rsid w:val="471CBB94"/>
    <w:rsid w:val="471FA234"/>
    <w:rsid w:val="472040A3"/>
    <w:rsid w:val="4727F617"/>
    <w:rsid w:val="47308CFA"/>
    <w:rsid w:val="473B11B6"/>
    <w:rsid w:val="473B3898"/>
    <w:rsid w:val="47486650"/>
    <w:rsid w:val="47521974"/>
    <w:rsid w:val="475644C2"/>
    <w:rsid w:val="47575169"/>
    <w:rsid w:val="475BCC67"/>
    <w:rsid w:val="475C01E2"/>
    <w:rsid w:val="475DBB79"/>
    <w:rsid w:val="475DD011"/>
    <w:rsid w:val="4763CEDA"/>
    <w:rsid w:val="4763F5A2"/>
    <w:rsid w:val="476AC98E"/>
    <w:rsid w:val="476D1CD5"/>
    <w:rsid w:val="4773469A"/>
    <w:rsid w:val="478196BB"/>
    <w:rsid w:val="4796A356"/>
    <w:rsid w:val="479AC0BD"/>
    <w:rsid w:val="479EBCCC"/>
    <w:rsid w:val="47A05E53"/>
    <w:rsid w:val="47A1C472"/>
    <w:rsid w:val="47AF824A"/>
    <w:rsid w:val="47BBBC81"/>
    <w:rsid w:val="47C856DA"/>
    <w:rsid w:val="47CAA09E"/>
    <w:rsid w:val="47CCAF4D"/>
    <w:rsid w:val="47CFA3CA"/>
    <w:rsid w:val="47D23A09"/>
    <w:rsid w:val="47D953B2"/>
    <w:rsid w:val="47DA109D"/>
    <w:rsid w:val="47DB0ED8"/>
    <w:rsid w:val="47DE0984"/>
    <w:rsid w:val="47DEB919"/>
    <w:rsid w:val="47E9874D"/>
    <w:rsid w:val="47EA1F71"/>
    <w:rsid w:val="47ECCE09"/>
    <w:rsid w:val="47EDAE76"/>
    <w:rsid w:val="47EE5848"/>
    <w:rsid w:val="47F40CE3"/>
    <w:rsid w:val="47F8A01A"/>
    <w:rsid w:val="47F93BC6"/>
    <w:rsid w:val="47F98866"/>
    <w:rsid w:val="480D3DBB"/>
    <w:rsid w:val="4810E2E7"/>
    <w:rsid w:val="48174143"/>
    <w:rsid w:val="48184D5F"/>
    <w:rsid w:val="48197C9A"/>
    <w:rsid w:val="4819ECC6"/>
    <w:rsid w:val="481C5406"/>
    <w:rsid w:val="4822C6AB"/>
    <w:rsid w:val="48294FB1"/>
    <w:rsid w:val="482B0E72"/>
    <w:rsid w:val="482E94B9"/>
    <w:rsid w:val="48335A97"/>
    <w:rsid w:val="483371EE"/>
    <w:rsid w:val="4855056D"/>
    <w:rsid w:val="486A0270"/>
    <w:rsid w:val="486EEAB4"/>
    <w:rsid w:val="48704201"/>
    <w:rsid w:val="487220FB"/>
    <w:rsid w:val="48733B11"/>
    <w:rsid w:val="4880FD4C"/>
    <w:rsid w:val="48919C28"/>
    <w:rsid w:val="48930F15"/>
    <w:rsid w:val="48969234"/>
    <w:rsid w:val="489C7ED4"/>
    <w:rsid w:val="48A43848"/>
    <w:rsid w:val="48AF9C5D"/>
    <w:rsid w:val="48B012B4"/>
    <w:rsid w:val="48B72D82"/>
    <w:rsid w:val="48C2E2DB"/>
    <w:rsid w:val="48C54392"/>
    <w:rsid w:val="48C6B02F"/>
    <w:rsid w:val="48CC21EE"/>
    <w:rsid w:val="48CEC158"/>
    <w:rsid w:val="48D43EE3"/>
    <w:rsid w:val="48D472B9"/>
    <w:rsid w:val="48D94FDA"/>
    <w:rsid w:val="48D9FF0C"/>
    <w:rsid w:val="48DB59CE"/>
    <w:rsid w:val="48E19484"/>
    <w:rsid w:val="48E49A71"/>
    <w:rsid w:val="48E6DAD3"/>
    <w:rsid w:val="48EA5DCE"/>
    <w:rsid w:val="48ECCE71"/>
    <w:rsid w:val="48F32EC0"/>
    <w:rsid w:val="48F586D0"/>
    <w:rsid w:val="48FE14FE"/>
    <w:rsid w:val="48FE7466"/>
    <w:rsid w:val="49044BBD"/>
    <w:rsid w:val="4906BEAE"/>
    <w:rsid w:val="49147F64"/>
    <w:rsid w:val="49181FAC"/>
    <w:rsid w:val="492B40F5"/>
    <w:rsid w:val="49300A2E"/>
    <w:rsid w:val="4933DCE3"/>
    <w:rsid w:val="49368A8B"/>
    <w:rsid w:val="4947B16E"/>
    <w:rsid w:val="494F8219"/>
    <w:rsid w:val="4951F359"/>
    <w:rsid w:val="495D9B45"/>
    <w:rsid w:val="49640A4E"/>
    <w:rsid w:val="496CA879"/>
    <w:rsid w:val="49712C77"/>
    <w:rsid w:val="497BEE4D"/>
    <w:rsid w:val="4981B8A7"/>
    <w:rsid w:val="49825270"/>
    <w:rsid w:val="4984429F"/>
    <w:rsid w:val="4984BB7E"/>
    <w:rsid w:val="49856538"/>
    <w:rsid w:val="498797A4"/>
    <w:rsid w:val="498A20EA"/>
    <w:rsid w:val="499587BC"/>
    <w:rsid w:val="499595F8"/>
    <w:rsid w:val="49A849C8"/>
    <w:rsid w:val="49A9FF5D"/>
    <w:rsid w:val="49AFD4BE"/>
    <w:rsid w:val="49B98EC4"/>
    <w:rsid w:val="49BE68B6"/>
    <w:rsid w:val="49BF17CB"/>
    <w:rsid w:val="49C2C30C"/>
    <w:rsid w:val="49CE8408"/>
    <w:rsid w:val="49D13C08"/>
    <w:rsid w:val="49D7F455"/>
    <w:rsid w:val="49D88597"/>
    <w:rsid w:val="49D8B6C9"/>
    <w:rsid w:val="49DA0E28"/>
    <w:rsid w:val="49E37DC8"/>
    <w:rsid w:val="49E7F05E"/>
    <w:rsid w:val="49EAE01E"/>
    <w:rsid w:val="49F08227"/>
    <w:rsid w:val="4A03F8EC"/>
    <w:rsid w:val="4A0EDF56"/>
    <w:rsid w:val="4A11037E"/>
    <w:rsid w:val="4A11608B"/>
    <w:rsid w:val="4A1777F9"/>
    <w:rsid w:val="4A1AF52E"/>
    <w:rsid w:val="4A1BA9FF"/>
    <w:rsid w:val="4A1DA29B"/>
    <w:rsid w:val="4A2A9CB8"/>
    <w:rsid w:val="4A2C583A"/>
    <w:rsid w:val="4A359937"/>
    <w:rsid w:val="4A41F500"/>
    <w:rsid w:val="4A425CB5"/>
    <w:rsid w:val="4A565D13"/>
    <w:rsid w:val="4A74115F"/>
    <w:rsid w:val="4A769940"/>
    <w:rsid w:val="4A7F4963"/>
    <w:rsid w:val="4A8074D8"/>
    <w:rsid w:val="4A86B8CA"/>
    <w:rsid w:val="4A88E3D9"/>
    <w:rsid w:val="4A8C0B50"/>
    <w:rsid w:val="4A8ED031"/>
    <w:rsid w:val="4A91C2B4"/>
    <w:rsid w:val="4A9B333E"/>
    <w:rsid w:val="4A9DECFB"/>
    <w:rsid w:val="4AA201F2"/>
    <w:rsid w:val="4AA72E34"/>
    <w:rsid w:val="4AA88DB7"/>
    <w:rsid w:val="4AA95097"/>
    <w:rsid w:val="4AAA078D"/>
    <w:rsid w:val="4AB8468D"/>
    <w:rsid w:val="4ABAB9ED"/>
    <w:rsid w:val="4AC063B0"/>
    <w:rsid w:val="4AC77C31"/>
    <w:rsid w:val="4AC9AA95"/>
    <w:rsid w:val="4ADEB8F1"/>
    <w:rsid w:val="4AE0AD17"/>
    <w:rsid w:val="4AE16455"/>
    <w:rsid w:val="4AE264AA"/>
    <w:rsid w:val="4AE2CC46"/>
    <w:rsid w:val="4AE4035D"/>
    <w:rsid w:val="4AE4AF58"/>
    <w:rsid w:val="4AE4C931"/>
    <w:rsid w:val="4AEC7D0A"/>
    <w:rsid w:val="4AEEEDBF"/>
    <w:rsid w:val="4AF7D3FA"/>
    <w:rsid w:val="4AFD1495"/>
    <w:rsid w:val="4B07D038"/>
    <w:rsid w:val="4B0AAB37"/>
    <w:rsid w:val="4B101BDD"/>
    <w:rsid w:val="4B12CACE"/>
    <w:rsid w:val="4B143BAF"/>
    <w:rsid w:val="4B1809FE"/>
    <w:rsid w:val="4B1ECA3E"/>
    <w:rsid w:val="4B24B31A"/>
    <w:rsid w:val="4B277DFB"/>
    <w:rsid w:val="4B2A5DDF"/>
    <w:rsid w:val="4B2FDF9C"/>
    <w:rsid w:val="4B3F190E"/>
    <w:rsid w:val="4B402A81"/>
    <w:rsid w:val="4B4CECC1"/>
    <w:rsid w:val="4B4EC174"/>
    <w:rsid w:val="4B4ED853"/>
    <w:rsid w:val="4B5A242C"/>
    <w:rsid w:val="4B5D1C7F"/>
    <w:rsid w:val="4B674512"/>
    <w:rsid w:val="4B70AE2E"/>
    <w:rsid w:val="4B7438E8"/>
    <w:rsid w:val="4B77C91E"/>
    <w:rsid w:val="4B79F692"/>
    <w:rsid w:val="4B81535D"/>
    <w:rsid w:val="4B8B7987"/>
    <w:rsid w:val="4B8BB152"/>
    <w:rsid w:val="4B9129F5"/>
    <w:rsid w:val="4B9205B9"/>
    <w:rsid w:val="4B930C89"/>
    <w:rsid w:val="4B9D56A1"/>
    <w:rsid w:val="4B9D8353"/>
    <w:rsid w:val="4B9F204D"/>
    <w:rsid w:val="4B9F974F"/>
    <w:rsid w:val="4BA11C3F"/>
    <w:rsid w:val="4BA1DEBE"/>
    <w:rsid w:val="4BAED9E9"/>
    <w:rsid w:val="4BB04B8B"/>
    <w:rsid w:val="4BB676D5"/>
    <w:rsid w:val="4BBA9F2E"/>
    <w:rsid w:val="4BBE1D94"/>
    <w:rsid w:val="4BC0E282"/>
    <w:rsid w:val="4BC97CB4"/>
    <w:rsid w:val="4BD37AA2"/>
    <w:rsid w:val="4BD55285"/>
    <w:rsid w:val="4BDAE3F9"/>
    <w:rsid w:val="4BDFA539"/>
    <w:rsid w:val="4BE3FB26"/>
    <w:rsid w:val="4BE71201"/>
    <w:rsid w:val="4BED6050"/>
    <w:rsid w:val="4BEF7C32"/>
    <w:rsid w:val="4BF147EF"/>
    <w:rsid w:val="4BF81B96"/>
    <w:rsid w:val="4BFE7D74"/>
    <w:rsid w:val="4C020867"/>
    <w:rsid w:val="4C0245BA"/>
    <w:rsid w:val="4C0F2C60"/>
    <w:rsid w:val="4C1ACA23"/>
    <w:rsid w:val="4C1D2220"/>
    <w:rsid w:val="4C1F6AD6"/>
    <w:rsid w:val="4C2141CB"/>
    <w:rsid w:val="4C288E12"/>
    <w:rsid w:val="4C2AAD94"/>
    <w:rsid w:val="4C2CC330"/>
    <w:rsid w:val="4C2CC4B5"/>
    <w:rsid w:val="4C31D242"/>
    <w:rsid w:val="4C322A52"/>
    <w:rsid w:val="4C3A5158"/>
    <w:rsid w:val="4C3B0868"/>
    <w:rsid w:val="4C3ED4AA"/>
    <w:rsid w:val="4C48CDBA"/>
    <w:rsid w:val="4C4F9B52"/>
    <w:rsid w:val="4C538E03"/>
    <w:rsid w:val="4C5CD19A"/>
    <w:rsid w:val="4C5E493D"/>
    <w:rsid w:val="4C62DC1B"/>
    <w:rsid w:val="4C6A8D86"/>
    <w:rsid w:val="4C6DB0EE"/>
    <w:rsid w:val="4C6E58A5"/>
    <w:rsid w:val="4C76E43F"/>
    <w:rsid w:val="4C77688E"/>
    <w:rsid w:val="4C7CC350"/>
    <w:rsid w:val="4C7E68E5"/>
    <w:rsid w:val="4C899198"/>
    <w:rsid w:val="4C8DEF36"/>
    <w:rsid w:val="4C9E2667"/>
    <w:rsid w:val="4CA1F584"/>
    <w:rsid w:val="4CA568F5"/>
    <w:rsid w:val="4CA72871"/>
    <w:rsid w:val="4CABD1BD"/>
    <w:rsid w:val="4CAC9F80"/>
    <w:rsid w:val="4CB8A517"/>
    <w:rsid w:val="4CB9229B"/>
    <w:rsid w:val="4CC126C0"/>
    <w:rsid w:val="4CC409A3"/>
    <w:rsid w:val="4CC43446"/>
    <w:rsid w:val="4CC8B2D4"/>
    <w:rsid w:val="4CCAEC85"/>
    <w:rsid w:val="4CCDD0EE"/>
    <w:rsid w:val="4CD42CA3"/>
    <w:rsid w:val="4CE4E210"/>
    <w:rsid w:val="4CE8043F"/>
    <w:rsid w:val="4CEFFEE0"/>
    <w:rsid w:val="4CF518D4"/>
    <w:rsid w:val="4CF86C4F"/>
    <w:rsid w:val="4CF86CFB"/>
    <w:rsid w:val="4CFAF864"/>
    <w:rsid w:val="4D10D3C3"/>
    <w:rsid w:val="4D1316C3"/>
    <w:rsid w:val="4D15201C"/>
    <w:rsid w:val="4D1D124F"/>
    <w:rsid w:val="4D1FE8E6"/>
    <w:rsid w:val="4D25A8BC"/>
    <w:rsid w:val="4D2F1486"/>
    <w:rsid w:val="4D335FF8"/>
    <w:rsid w:val="4D3909E6"/>
    <w:rsid w:val="4D3C6DD6"/>
    <w:rsid w:val="4D3F029B"/>
    <w:rsid w:val="4D4D62A2"/>
    <w:rsid w:val="4D5D46D8"/>
    <w:rsid w:val="4D65DEBC"/>
    <w:rsid w:val="4D6603B8"/>
    <w:rsid w:val="4D6BB7A6"/>
    <w:rsid w:val="4D6F1804"/>
    <w:rsid w:val="4D746C47"/>
    <w:rsid w:val="4D85E9B0"/>
    <w:rsid w:val="4D88C446"/>
    <w:rsid w:val="4D8EDAC6"/>
    <w:rsid w:val="4D9D129C"/>
    <w:rsid w:val="4DA83190"/>
    <w:rsid w:val="4DAA08B5"/>
    <w:rsid w:val="4DADA28A"/>
    <w:rsid w:val="4DB28DFD"/>
    <w:rsid w:val="4DC035CC"/>
    <w:rsid w:val="4DD0CF66"/>
    <w:rsid w:val="4DDD17D8"/>
    <w:rsid w:val="4DDD3651"/>
    <w:rsid w:val="4DDDAA83"/>
    <w:rsid w:val="4DDEC722"/>
    <w:rsid w:val="4DE1FE99"/>
    <w:rsid w:val="4DE4F046"/>
    <w:rsid w:val="4DE5A986"/>
    <w:rsid w:val="4DE7AFCC"/>
    <w:rsid w:val="4DF3F9D2"/>
    <w:rsid w:val="4DF5D4D0"/>
    <w:rsid w:val="4DF8DB64"/>
    <w:rsid w:val="4DFB70D6"/>
    <w:rsid w:val="4E04FEE1"/>
    <w:rsid w:val="4E0D07F4"/>
    <w:rsid w:val="4E199FCD"/>
    <w:rsid w:val="4E1A068D"/>
    <w:rsid w:val="4E1BD8CB"/>
    <w:rsid w:val="4E1DE5B2"/>
    <w:rsid w:val="4E1E21C1"/>
    <w:rsid w:val="4E1FEAEB"/>
    <w:rsid w:val="4E284E0F"/>
    <w:rsid w:val="4E2C594B"/>
    <w:rsid w:val="4E341FAC"/>
    <w:rsid w:val="4E35A881"/>
    <w:rsid w:val="4E38DE07"/>
    <w:rsid w:val="4E3E27C4"/>
    <w:rsid w:val="4E47B8F1"/>
    <w:rsid w:val="4E4A5531"/>
    <w:rsid w:val="4E4C3F43"/>
    <w:rsid w:val="4E4E2225"/>
    <w:rsid w:val="4E4F514F"/>
    <w:rsid w:val="4E53754C"/>
    <w:rsid w:val="4E56582D"/>
    <w:rsid w:val="4E5E34F6"/>
    <w:rsid w:val="4E64B8F8"/>
    <w:rsid w:val="4E664858"/>
    <w:rsid w:val="4E767C72"/>
    <w:rsid w:val="4E7B3D30"/>
    <w:rsid w:val="4E7BF9C8"/>
    <w:rsid w:val="4E7D0603"/>
    <w:rsid w:val="4E7DF90D"/>
    <w:rsid w:val="4E84C531"/>
    <w:rsid w:val="4E860F00"/>
    <w:rsid w:val="4E88F4EE"/>
    <w:rsid w:val="4E8BED12"/>
    <w:rsid w:val="4E98B91A"/>
    <w:rsid w:val="4E9A7DEA"/>
    <w:rsid w:val="4E9C01B9"/>
    <w:rsid w:val="4EBAFF36"/>
    <w:rsid w:val="4EBBC39C"/>
    <w:rsid w:val="4EBDF475"/>
    <w:rsid w:val="4EBE59A8"/>
    <w:rsid w:val="4EC46C37"/>
    <w:rsid w:val="4EC508E2"/>
    <w:rsid w:val="4EC89D89"/>
    <w:rsid w:val="4ED15731"/>
    <w:rsid w:val="4EDC1CBF"/>
    <w:rsid w:val="4EE9EBAE"/>
    <w:rsid w:val="4EF0ACA5"/>
    <w:rsid w:val="4EF0F596"/>
    <w:rsid w:val="4EF1B554"/>
    <w:rsid w:val="4EF29A37"/>
    <w:rsid w:val="4EFA496D"/>
    <w:rsid w:val="4F0119E8"/>
    <w:rsid w:val="4F031456"/>
    <w:rsid w:val="4F0687DD"/>
    <w:rsid w:val="4F088453"/>
    <w:rsid w:val="4F0D68CB"/>
    <w:rsid w:val="4F125A09"/>
    <w:rsid w:val="4F16D88B"/>
    <w:rsid w:val="4F1A2D2C"/>
    <w:rsid w:val="4F1CB747"/>
    <w:rsid w:val="4F1D85F4"/>
    <w:rsid w:val="4F239460"/>
    <w:rsid w:val="4F2CC88D"/>
    <w:rsid w:val="4F3568B4"/>
    <w:rsid w:val="4F3CDAAB"/>
    <w:rsid w:val="4F461283"/>
    <w:rsid w:val="4F49067A"/>
    <w:rsid w:val="4F4E103B"/>
    <w:rsid w:val="4F50C37A"/>
    <w:rsid w:val="4F534DFC"/>
    <w:rsid w:val="4F57FBA4"/>
    <w:rsid w:val="4F5BA56D"/>
    <w:rsid w:val="4F60A11F"/>
    <w:rsid w:val="4F629EF8"/>
    <w:rsid w:val="4F650B32"/>
    <w:rsid w:val="4F67D182"/>
    <w:rsid w:val="4F6A206E"/>
    <w:rsid w:val="4F6C1F9D"/>
    <w:rsid w:val="4F6D293B"/>
    <w:rsid w:val="4F6E101F"/>
    <w:rsid w:val="4F772818"/>
    <w:rsid w:val="4F866271"/>
    <w:rsid w:val="4F92D2BB"/>
    <w:rsid w:val="4F943639"/>
    <w:rsid w:val="4F9B37B8"/>
    <w:rsid w:val="4F9D8123"/>
    <w:rsid w:val="4FA42AE6"/>
    <w:rsid w:val="4FA7E4E0"/>
    <w:rsid w:val="4FA9009A"/>
    <w:rsid w:val="4FAAAFC0"/>
    <w:rsid w:val="4FACD0A7"/>
    <w:rsid w:val="4FAF2A32"/>
    <w:rsid w:val="4FB411F8"/>
    <w:rsid w:val="4FB4692A"/>
    <w:rsid w:val="4FBA73E2"/>
    <w:rsid w:val="4FBA8CD6"/>
    <w:rsid w:val="4FBBFF14"/>
    <w:rsid w:val="4FD1F1A5"/>
    <w:rsid w:val="4FD52FA7"/>
    <w:rsid w:val="4FE218B6"/>
    <w:rsid w:val="4FE43364"/>
    <w:rsid w:val="4FE8C2B6"/>
    <w:rsid w:val="4FEAC8EB"/>
    <w:rsid w:val="4FF927F7"/>
    <w:rsid w:val="4FFA0273"/>
    <w:rsid w:val="4FFC028B"/>
    <w:rsid w:val="4FFDF25E"/>
    <w:rsid w:val="4FFEC9A6"/>
    <w:rsid w:val="500CA7FC"/>
    <w:rsid w:val="501358C8"/>
    <w:rsid w:val="5013A2C8"/>
    <w:rsid w:val="501C7501"/>
    <w:rsid w:val="501D27DC"/>
    <w:rsid w:val="501E2DB2"/>
    <w:rsid w:val="50211A8F"/>
    <w:rsid w:val="5028C5DD"/>
    <w:rsid w:val="502C938E"/>
    <w:rsid w:val="50378AE9"/>
    <w:rsid w:val="503AB84D"/>
    <w:rsid w:val="503ACC2D"/>
    <w:rsid w:val="503DACAE"/>
    <w:rsid w:val="5047C844"/>
    <w:rsid w:val="504CFE3D"/>
    <w:rsid w:val="5060529A"/>
    <w:rsid w:val="506838E5"/>
    <w:rsid w:val="506A8F3C"/>
    <w:rsid w:val="506B60BB"/>
    <w:rsid w:val="506E8245"/>
    <w:rsid w:val="50770933"/>
    <w:rsid w:val="507FFC94"/>
    <w:rsid w:val="5081F503"/>
    <w:rsid w:val="50865E70"/>
    <w:rsid w:val="508B6E51"/>
    <w:rsid w:val="50913326"/>
    <w:rsid w:val="509281E5"/>
    <w:rsid w:val="509F6D27"/>
    <w:rsid w:val="50A179F3"/>
    <w:rsid w:val="50A4F34A"/>
    <w:rsid w:val="50A6EDA6"/>
    <w:rsid w:val="50ABC886"/>
    <w:rsid w:val="50AC34A3"/>
    <w:rsid w:val="50B4611B"/>
    <w:rsid w:val="50BC0429"/>
    <w:rsid w:val="50C03C54"/>
    <w:rsid w:val="50C513D6"/>
    <w:rsid w:val="50C68CB1"/>
    <w:rsid w:val="50CBE077"/>
    <w:rsid w:val="50CDAEEB"/>
    <w:rsid w:val="50D85E8F"/>
    <w:rsid w:val="50DB8EFF"/>
    <w:rsid w:val="50DD48AE"/>
    <w:rsid w:val="50DD747C"/>
    <w:rsid w:val="50E0D303"/>
    <w:rsid w:val="50E7A188"/>
    <w:rsid w:val="50ED50A6"/>
    <w:rsid w:val="50F0BEE9"/>
    <w:rsid w:val="51045373"/>
    <w:rsid w:val="510E0B06"/>
    <w:rsid w:val="51120D19"/>
    <w:rsid w:val="511DD4EF"/>
    <w:rsid w:val="511E6D81"/>
    <w:rsid w:val="511F2083"/>
    <w:rsid w:val="5125806E"/>
    <w:rsid w:val="512C0A91"/>
    <w:rsid w:val="512D416D"/>
    <w:rsid w:val="51324E36"/>
    <w:rsid w:val="5132E432"/>
    <w:rsid w:val="513D26CE"/>
    <w:rsid w:val="513F9018"/>
    <w:rsid w:val="51432372"/>
    <w:rsid w:val="514666BB"/>
    <w:rsid w:val="5147CB8E"/>
    <w:rsid w:val="5149A46D"/>
    <w:rsid w:val="514A7CBE"/>
    <w:rsid w:val="514F61C1"/>
    <w:rsid w:val="51553527"/>
    <w:rsid w:val="51597CD1"/>
    <w:rsid w:val="516A8E1A"/>
    <w:rsid w:val="516C8A80"/>
    <w:rsid w:val="51757CCB"/>
    <w:rsid w:val="517B997B"/>
    <w:rsid w:val="51856888"/>
    <w:rsid w:val="51875BD3"/>
    <w:rsid w:val="51912900"/>
    <w:rsid w:val="519922E0"/>
    <w:rsid w:val="519A21DC"/>
    <w:rsid w:val="51A456D9"/>
    <w:rsid w:val="51A56C83"/>
    <w:rsid w:val="51A769C2"/>
    <w:rsid w:val="51B24A74"/>
    <w:rsid w:val="51BF3A99"/>
    <w:rsid w:val="51C2DA7F"/>
    <w:rsid w:val="51C4FBF3"/>
    <w:rsid w:val="51CC9CC8"/>
    <w:rsid w:val="51D3DEDE"/>
    <w:rsid w:val="51D59D3C"/>
    <w:rsid w:val="51D9D20B"/>
    <w:rsid w:val="51DE53D5"/>
    <w:rsid w:val="51DF92A8"/>
    <w:rsid w:val="51EC3C8A"/>
    <w:rsid w:val="51EF435C"/>
    <w:rsid w:val="51F6B085"/>
    <w:rsid w:val="5204D688"/>
    <w:rsid w:val="52060165"/>
    <w:rsid w:val="5212CFA9"/>
    <w:rsid w:val="521992F2"/>
    <w:rsid w:val="521BA7E4"/>
    <w:rsid w:val="522190D0"/>
    <w:rsid w:val="52222144"/>
    <w:rsid w:val="52275CD2"/>
    <w:rsid w:val="5228EE5B"/>
    <w:rsid w:val="522D4184"/>
    <w:rsid w:val="5232B9EA"/>
    <w:rsid w:val="5235908C"/>
    <w:rsid w:val="5240AB89"/>
    <w:rsid w:val="5241DFE8"/>
    <w:rsid w:val="524E88F4"/>
    <w:rsid w:val="525202BD"/>
    <w:rsid w:val="52559E44"/>
    <w:rsid w:val="52630D33"/>
    <w:rsid w:val="526398F0"/>
    <w:rsid w:val="5263DCFD"/>
    <w:rsid w:val="526801E7"/>
    <w:rsid w:val="5273AE36"/>
    <w:rsid w:val="52788D24"/>
    <w:rsid w:val="52831935"/>
    <w:rsid w:val="52897644"/>
    <w:rsid w:val="52898DF7"/>
    <w:rsid w:val="528B0598"/>
    <w:rsid w:val="528E0F73"/>
    <w:rsid w:val="5291EE11"/>
    <w:rsid w:val="529CD7A4"/>
    <w:rsid w:val="52A5C398"/>
    <w:rsid w:val="52A81378"/>
    <w:rsid w:val="52AA6A06"/>
    <w:rsid w:val="52B5EC6C"/>
    <w:rsid w:val="52B914E4"/>
    <w:rsid w:val="52BCDB5E"/>
    <w:rsid w:val="52BE3667"/>
    <w:rsid w:val="52C0FB88"/>
    <w:rsid w:val="52CAD985"/>
    <w:rsid w:val="52CC3EC9"/>
    <w:rsid w:val="52D9A142"/>
    <w:rsid w:val="52DEBCB4"/>
    <w:rsid w:val="52DF3BD2"/>
    <w:rsid w:val="52E099FE"/>
    <w:rsid w:val="52E4695E"/>
    <w:rsid w:val="52E52628"/>
    <w:rsid w:val="52E9DC7C"/>
    <w:rsid w:val="52EA6D22"/>
    <w:rsid w:val="52EF8600"/>
    <w:rsid w:val="52EFCBA6"/>
    <w:rsid w:val="52F5B1AF"/>
    <w:rsid w:val="52F7F17E"/>
    <w:rsid w:val="52F90199"/>
    <w:rsid w:val="52FCD8FF"/>
    <w:rsid w:val="530574F8"/>
    <w:rsid w:val="530C2D97"/>
    <w:rsid w:val="5317205A"/>
    <w:rsid w:val="53275CB7"/>
    <w:rsid w:val="532BC04E"/>
    <w:rsid w:val="53374B4B"/>
    <w:rsid w:val="5340B448"/>
    <w:rsid w:val="53487A62"/>
    <w:rsid w:val="534AF387"/>
    <w:rsid w:val="534B12FB"/>
    <w:rsid w:val="53538019"/>
    <w:rsid w:val="53581427"/>
    <w:rsid w:val="5359500F"/>
    <w:rsid w:val="535D4B7F"/>
    <w:rsid w:val="535F3DE1"/>
    <w:rsid w:val="53637F19"/>
    <w:rsid w:val="53639EF2"/>
    <w:rsid w:val="5373CFFD"/>
    <w:rsid w:val="53770BAA"/>
    <w:rsid w:val="5382F057"/>
    <w:rsid w:val="538ABA1D"/>
    <w:rsid w:val="538D585D"/>
    <w:rsid w:val="538D87A9"/>
    <w:rsid w:val="538E37AA"/>
    <w:rsid w:val="53983717"/>
    <w:rsid w:val="53A2D5B0"/>
    <w:rsid w:val="53A679F8"/>
    <w:rsid w:val="53A894ED"/>
    <w:rsid w:val="53A8FE36"/>
    <w:rsid w:val="53B015D8"/>
    <w:rsid w:val="53B106CD"/>
    <w:rsid w:val="53BD61CB"/>
    <w:rsid w:val="53BDE547"/>
    <w:rsid w:val="53C1001C"/>
    <w:rsid w:val="53D42C0A"/>
    <w:rsid w:val="53E4FB4D"/>
    <w:rsid w:val="53E8F58C"/>
    <w:rsid w:val="53F3C95F"/>
    <w:rsid w:val="53FA5F59"/>
    <w:rsid w:val="53FAB221"/>
    <w:rsid w:val="54053ACB"/>
    <w:rsid w:val="54092CF6"/>
    <w:rsid w:val="540CA0DE"/>
    <w:rsid w:val="540CD3CF"/>
    <w:rsid w:val="5415A362"/>
    <w:rsid w:val="54190B54"/>
    <w:rsid w:val="543F37A2"/>
    <w:rsid w:val="544169FF"/>
    <w:rsid w:val="5445137C"/>
    <w:rsid w:val="5446E80A"/>
    <w:rsid w:val="5449D174"/>
    <w:rsid w:val="5459C47A"/>
    <w:rsid w:val="545B8B83"/>
    <w:rsid w:val="545D66BD"/>
    <w:rsid w:val="5470C0BC"/>
    <w:rsid w:val="5472370E"/>
    <w:rsid w:val="5473CB86"/>
    <w:rsid w:val="547D673E"/>
    <w:rsid w:val="54897D68"/>
    <w:rsid w:val="548F5B75"/>
    <w:rsid w:val="548FC9F3"/>
    <w:rsid w:val="5490146E"/>
    <w:rsid w:val="5490A456"/>
    <w:rsid w:val="549404E8"/>
    <w:rsid w:val="54943FEE"/>
    <w:rsid w:val="5494E3C0"/>
    <w:rsid w:val="5497353F"/>
    <w:rsid w:val="54A0D837"/>
    <w:rsid w:val="54A3401A"/>
    <w:rsid w:val="54A3D8F1"/>
    <w:rsid w:val="54AFBB5E"/>
    <w:rsid w:val="54BEFC95"/>
    <w:rsid w:val="54C355A1"/>
    <w:rsid w:val="54D19C7F"/>
    <w:rsid w:val="54DDFC21"/>
    <w:rsid w:val="54E49EB0"/>
    <w:rsid w:val="54E9DE3C"/>
    <w:rsid w:val="54EB648E"/>
    <w:rsid w:val="54EF82C7"/>
    <w:rsid w:val="54FBE446"/>
    <w:rsid w:val="550094E0"/>
    <w:rsid w:val="550A3080"/>
    <w:rsid w:val="550B1C53"/>
    <w:rsid w:val="5510B0EF"/>
    <w:rsid w:val="55134DFF"/>
    <w:rsid w:val="5518C34C"/>
    <w:rsid w:val="551ED793"/>
    <w:rsid w:val="552F029F"/>
    <w:rsid w:val="5532605A"/>
    <w:rsid w:val="55344359"/>
    <w:rsid w:val="55367449"/>
    <w:rsid w:val="5543A200"/>
    <w:rsid w:val="55470D7B"/>
    <w:rsid w:val="554B4C31"/>
    <w:rsid w:val="554C5147"/>
    <w:rsid w:val="554F8469"/>
    <w:rsid w:val="555067AA"/>
    <w:rsid w:val="5550F70F"/>
    <w:rsid w:val="5558F3FB"/>
    <w:rsid w:val="555C4FF0"/>
    <w:rsid w:val="555C9B6B"/>
    <w:rsid w:val="5560526E"/>
    <w:rsid w:val="5565A9C7"/>
    <w:rsid w:val="556C1CBC"/>
    <w:rsid w:val="556FEF77"/>
    <w:rsid w:val="557653A0"/>
    <w:rsid w:val="557F9958"/>
    <w:rsid w:val="558422D5"/>
    <w:rsid w:val="5585A236"/>
    <w:rsid w:val="55916936"/>
    <w:rsid w:val="5594EEDB"/>
    <w:rsid w:val="5597F377"/>
    <w:rsid w:val="559F5206"/>
    <w:rsid w:val="559FB306"/>
    <w:rsid w:val="55A065D0"/>
    <w:rsid w:val="55A9BD9A"/>
    <w:rsid w:val="55ACD69C"/>
    <w:rsid w:val="55B7E407"/>
    <w:rsid w:val="55BDFA01"/>
    <w:rsid w:val="55CE685B"/>
    <w:rsid w:val="55CF0AF0"/>
    <w:rsid w:val="55D0BAED"/>
    <w:rsid w:val="55D2C488"/>
    <w:rsid w:val="55D48F96"/>
    <w:rsid w:val="55D612AB"/>
    <w:rsid w:val="55D7EDAF"/>
    <w:rsid w:val="55DEB9D7"/>
    <w:rsid w:val="55DF7455"/>
    <w:rsid w:val="55E76D42"/>
    <w:rsid w:val="55E9020B"/>
    <w:rsid w:val="55EF0DD8"/>
    <w:rsid w:val="55F8A111"/>
    <w:rsid w:val="55F8B327"/>
    <w:rsid w:val="55FA2DC0"/>
    <w:rsid w:val="5608DC06"/>
    <w:rsid w:val="560BA232"/>
    <w:rsid w:val="560EFF29"/>
    <w:rsid w:val="5614A847"/>
    <w:rsid w:val="561AEDE0"/>
    <w:rsid w:val="561B6828"/>
    <w:rsid w:val="56232433"/>
    <w:rsid w:val="5629F03C"/>
    <w:rsid w:val="562EAF3B"/>
    <w:rsid w:val="562F941B"/>
    <w:rsid w:val="56325DAE"/>
    <w:rsid w:val="56356884"/>
    <w:rsid w:val="563842FD"/>
    <w:rsid w:val="5639A6AF"/>
    <w:rsid w:val="563AFED2"/>
    <w:rsid w:val="5642E8BD"/>
    <w:rsid w:val="5647660D"/>
    <w:rsid w:val="56488ED0"/>
    <w:rsid w:val="564D9A18"/>
    <w:rsid w:val="564ED214"/>
    <w:rsid w:val="5653D2FC"/>
    <w:rsid w:val="565C807A"/>
    <w:rsid w:val="566E6C9C"/>
    <w:rsid w:val="567B22B8"/>
    <w:rsid w:val="567C294A"/>
    <w:rsid w:val="5681B797"/>
    <w:rsid w:val="56874102"/>
    <w:rsid w:val="568F678B"/>
    <w:rsid w:val="56924F74"/>
    <w:rsid w:val="569949CE"/>
    <w:rsid w:val="569E9C31"/>
    <w:rsid w:val="56A2B4D8"/>
    <w:rsid w:val="56A31114"/>
    <w:rsid w:val="56A40DF9"/>
    <w:rsid w:val="56B1663A"/>
    <w:rsid w:val="56BAACAF"/>
    <w:rsid w:val="56C5EEAD"/>
    <w:rsid w:val="56DE8BFA"/>
    <w:rsid w:val="56E1D9B3"/>
    <w:rsid w:val="56E41C4B"/>
    <w:rsid w:val="56E91193"/>
    <w:rsid w:val="56EB9B57"/>
    <w:rsid w:val="56EE5901"/>
    <w:rsid w:val="56FC84F7"/>
    <w:rsid w:val="5705DF67"/>
    <w:rsid w:val="570EC32B"/>
    <w:rsid w:val="570F1150"/>
    <w:rsid w:val="570F3668"/>
    <w:rsid w:val="571E092D"/>
    <w:rsid w:val="571E2145"/>
    <w:rsid w:val="5727D347"/>
    <w:rsid w:val="57326CBB"/>
    <w:rsid w:val="57352BC9"/>
    <w:rsid w:val="573F8E81"/>
    <w:rsid w:val="57493499"/>
    <w:rsid w:val="57549FB7"/>
    <w:rsid w:val="575B463B"/>
    <w:rsid w:val="575DCB39"/>
    <w:rsid w:val="5763CA01"/>
    <w:rsid w:val="576F40E4"/>
    <w:rsid w:val="57720535"/>
    <w:rsid w:val="577321FA"/>
    <w:rsid w:val="578864A9"/>
    <w:rsid w:val="578A29D2"/>
    <w:rsid w:val="5793D121"/>
    <w:rsid w:val="5796A0BD"/>
    <w:rsid w:val="579F3478"/>
    <w:rsid w:val="579FA617"/>
    <w:rsid w:val="57A19A16"/>
    <w:rsid w:val="57B11353"/>
    <w:rsid w:val="57B579DD"/>
    <w:rsid w:val="57B7DD8D"/>
    <w:rsid w:val="57B943EF"/>
    <w:rsid w:val="57BB5D11"/>
    <w:rsid w:val="57BEC086"/>
    <w:rsid w:val="57BFFDFD"/>
    <w:rsid w:val="57CC7667"/>
    <w:rsid w:val="57CC84C8"/>
    <w:rsid w:val="57CF284B"/>
    <w:rsid w:val="57D32BA7"/>
    <w:rsid w:val="57D364C3"/>
    <w:rsid w:val="57DB5C4D"/>
    <w:rsid w:val="57DC7D3E"/>
    <w:rsid w:val="57DED12A"/>
    <w:rsid w:val="57E68DC8"/>
    <w:rsid w:val="57E6EC5F"/>
    <w:rsid w:val="57EE0631"/>
    <w:rsid w:val="57F369B4"/>
    <w:rsid w:val="57F38FED"/>
    <w:rsid w:val="57F46761"/>
    <w:rsid w:val="57FA0F59"/>
    <w:rsid w:val="5803165A"/>
    <w:rsid w:val="5804F06B"/>
    <w:rsid w:val="580C0121"/>
    <w:rsid w:val="58146D0B"/>
    <w:rsid w:val="581B1512"/>
    <w:rsid w:val="581C3D37"/>
    <w:rsid w:val="58201A59"/>
    <w:rsid w:val="582398E5"/>
    <w:rsid w:val="582CE1CA"/>
    <w:rsid w:val="5830C569"/>
    <w:rsid w:val="58369582"/>
    <w:rsid w:val="583E4092"/>
    <w:rsid w:val="583FF3D0"/>
    <w:rsid w:val="5843C4B2"/>
    <w:rsid w:val="5850A5FA"/>
    <w:rsid w:val="585189CC"/>
    <w:rsid w:val="5854368E"/>
    <w:rsid w:val="5870ADD5"/>
    <w:rsid w:val="58749C1B"/>
    <w:rsid w:val="5876BE52"/>
    <w:rsid w:val="58797E31"/>
    <w:rsid w:val="5880CE13"/>
    <w:rsid w:val="58822234"/>
    <w:rsid w:val="5882DF37"/>
    <w:rsid w:val="5884268B"/>
    <w:rsid w:val="588A5018"/>
    <w:rsid w:val="588C1239"/>
    <w:rsid w:val="588F9B1A"/>
    <w:rsid w:val="5893C069"/>
    <w:rsid w:val="58959D00"/>
    <w:rsid w:val="589E2CF9"/>
    <w:rsid w:val="58A0B09C"/>
    <w:rsid w:val="58AAA1F2"/>
    <w:rsid w:val="58AB9B24"/>
    <w:rsid w:val="58C2308C"/>
    <w:rsid w:val="58C35CD5"/>
    <w:rsid w:val="58D1BC08"/>
    <w:rsid w:val="58D2489C"/>
    <w:rsid w:val="58D6E516"/>
    <w:rsid w:val="58DF0C0F"/>
    <w:rsid w:val="58E4D78F"/>
    <w:rsid w:val="58EDA6B0"/>
    <w:rsid w:val="58EF6047"/>
    <w:rsid w:val="58F2D75B"/>
    <w:rsid w:val="58F49FEF"/>
    <w:rsid w:val="58FCF120"/>
    <w:rsid w:val="58FEBED4"/>
    <w:rsid w:val="590B37EC"/>
    <w:rsid w:val="591C6601"/>
    <w:rsid w:val="591DA3B6"/>
    <w:rsid w:val="591FE0A6"/>
    <w:rsid w:val="5928DCC1"/>
    <w:rsid w:val="592D4EC5"/>
    <w:rsid w:val="592F6E40"/>
    <w:rsid w:val="593361F7"/>
    <w:rsid w:val="59347B74"/>
    <w:rsid w:val="5935ECE1"/>
    <w:rsid w:val="59385CC7"/>
    <w:rsid w:val="593D2486"/>
    <w:rsid w:val="59456B8A"/>
    <w:rsid w:val="59487473"/>
    <w:rsid w:val="5949C7B9"/>
    <w:rsid w:val="594F559D"/>
    <w:rsid w:val="59533A6B"/>
    <w:rsid w:val="5960AC43"/>
    <w:rsid w:val="596ABDD1"/>
    <w:rsid w:val="597508E4"/>
    <w:rsid w:val="5976308C"/>
    <w:rsid w:val="5981B0F1"/>
    <w:rsid w:val="5982B6DD"/>
    <w:rsid w:val="598B00DC"/>
    <w:rsid w:val="598FFF57"/>
    <w:rsid w:val="599499A1"/>
    <w:rsid w:val="59966D4B"/>
    <w:rsid w:val="599BC624"/>
    <w:rsid w:val="599C23BB"/>
    <w:rsid w:val="59A39521"/>
    <w:rsid w:val="59ACCE02"/>
    <w:rsid w:val="59AFC969"/>
    <w:rsid w:val="59B19F7C"/>
    <w:rsid w:val="59B37C55"/>
    <w:rsid w:val="59BAD1E7"/>
    <w:rsid w:val="59BBC533"/>
    <w:rsid w:val="59C5334B"/>
    <w:rsid w:val="59CAE9CA"/>
    <w:rsid w:val="59CE1BCA"/>
    <w:rsid w:val="59D2982B"/>
    <w:rsid w:val="59DA48C6"/>
    <w:rsid w:val="59DC7C7F"/>
    <w:rsid w:val="59E16841"/>
    <w:rsid w:val="59E4D6B3"/>
    <w:rsid w:val="59E819AF"/>
    <w:rsid w:val="59F08657"/>
    <w:rsid w:val="59F25A7D"/>
    <w:rsid w:val="59F7653E"/>
    <w:rsid w:val="59F9C81D"/>
    <w:rsid w:val="59F9FB9A"/>
    <w:rsid w:val="5A0B3B7C"/>
    <w:rsid w:val="5A0BE8E6"/>
    <w:rsid w:val="5A0FF26F"/>
    <w:rsid w:val="5A112D36"/>
    <w:rsid w:val="5A16653F"/>
    <w:rsid w:val="5A23F82F"/>
    <w:rsid w:val="5A28923F"/>
    <w:rsid w:val="5A3F886B"/>
    <w:rsid w:val="5A4B2178"/>
    <w:rsid w:val="5A4EA733"/>
    <w:rsid w:val="5A57B0AA"/>
    <w:rsid w:val="5A58D775"/>
    <w:rsid w:val="5A68A46E"/>
    <w:rsid w:val="5A75DD8F"/>
    <w:rsid w:val="5A76DB1D"/>
    <w:rsid w:val="5A813190"/>
    <w:rsid w:val="5A86B969"/>
    <w:rsid w:val="5A87BA54"/>
    <w:rsid w:val="5A8D59B2"/>
    <w:rsid w:val="5A9D7776"/>
    <w:rsid w:val="5A9F5A8D"/>
    <w:rsid w:val="5AA0BBB3"/>
    <w:rsid w:val="5AA71982"/>
    <w:rsid w:val="5AAB9C4C"/>
    <w:rsid w:val="5AB285F9"/>
    <w:rsid w:val="5AB7DD99"/>
    <w:rsid w:val="5ABCD815"/>
    <w:rsid w:val="5AC226C4"/>
    <w:rsid w:val="5AC2F3A5"/>
    <w:rsid w:val="5AC659B1"/>
    <w:rsid w:val="5ACB02D5"/>
    <w:rsid w:val="5ACE2A84"/>
    <w:rsid w:val="5AD0918A"/>
    <w:rsid w:val="5AD1632A"/>
    <w:rsid w:val="5ADAD546"/>
    <w:rsid w:val="5ADC7A4E"/>
    <w:rsid w:val="5ADD7960"/>
    <w:rsid w:val="5AE65A52"/>
    <w:rsid w:val="5AE7CA96"/>
    <w:rsid w:val="5AEC3633"/>
    <w:rsid w:val="5AF63CB7"/>
    <w:rsid w:val="5B0094DE"/>
    <w:rsid w:val="5B038E12"/>
    <w:rsid w:val="5B0835AB"/>
    <w:rsid w:val="5B0C1B77"/>
    <w:rsid w:val="5B19C176"/>
    <w:rsid w:val="5B222AC7"/>
    <w:rsid w:val="5B23C3C4"/>
    <w:rsid w:val="5B393941"/>
    <w:rsid w:val="5B3F20D4"/>
    <w:rsid w:val="5B40D0E5"/>
    <w:rsid w:val="5B4BF37D"/>
    <w:rsid w:val="5B4FD570"/>
    <w:rsid w:val="5B503467"/>
    <w:rsid w:val="5B5959A5"/>
    <w:rsid w:val="5B5CAC8B"/>
    <w:rsid w:val="5B650497"/>
    <w:rsid w:val="5B7005AC"/>
    <w:rsid w:val="5B71C7C6"/>
    <w:rsid w:val="5B7593C2"/>
    <w:rsid w:val="5B7F9C11"/>
    <w:rsid w:val="5B830C99"/>
    <w:rsid w:val="5B97D218"/>
    <w:rsid w:val="5BA1153F"/>
    <w:rsid w:val="5BA22673"/>
    <w:rsid w:val="5BA857E8"/>
    <w:rsid w:val="5BB20B23"/>
    <w:rsid w:val="5BB58A60"/>
    <w:rsid w:val="5BBF53EB"/>
    <w:rsid w:val="5BC711D1"/>
    <w:rsid w:val="5BCEC938"/>
    <w:rsid w:val="5BCEE27F"/>
    <w:rsid w:val="5BE66776"/>
    <w:rsid w:val="5BF8FE30"/>
    <w:rsid w:val="5BFEE23B"/>
    <w:rsid w:val="5C069C04"/>
    <w:rsid w:val="5C07D844"/>
    <w:rsid w:val="5C10022A"/>
    <w:rsid w:val="5C18E6CA"/>
    <w:rsid w:val="5C240DBA"/>
    <w:rsid w:val="5C2487E8"/>
    <w:rsid w:val="5C278FA3"/>
    <w:rsid w:val="5C2B8ABA"/>
    <w:rsid w:val="5C2D256B"/>
    <w:rsid w:val="5C2DE8DA"/>
    <w:rsid w:val="5C3178D4"/>
    <w:rsid w:val="5C3800B4"/>
    <w:rsid w:val="5C3E9932"/>
    <w:rsid w:val="5C3F1E3C"/>
    <w:rsid w:val="5C4024FF"/>
    <w:rsid w:val="5C4148F6"/>
    <w:rsid w:val="5C462198"/>
    <w:rsid w:val="5C466624"/>
    <w:rsid w:val="5C4CDBD5"/>
    <w:rsid w:val="5C54658E"/>
    <w:rsid w:val="5C59F8B2"/>
    <w:rsid w:val="5C73210F"/>
    <w:rsid w:val="5C74D7A5"/>
    <w:rsid w:val="5C7C0490"/>
    <w:rsid w:val="5C83179A"/>
    <w:rsid w:val="5C91E80C"/>
    <w:rsid w:val="5C962DD1"/>
    <w:rsid w:val="5C9F308A"/>
    <w:rsid w:val="5CA2AAB0"/>
    <w:rsid w:val="5CA35A55"/>
    <w:rsid w:val="5CACF473"/>
    <w:rsid w:val="5CB0D5D1"/>
    <w:rsid w:val="5CB4304B"/>
    <w:rsid w:val="5CB942F3"/>
    <w:rsid w:val="5CC4A73A"/>
    <w:rsid w:val="5CC5307B"/>
    <w:rsid w:val="5CC7B837"/>
    <w:rsid w:val="5CCF5A55"/>
    <w:rsid w:val="5CD0CBEB"/>
    <w:rsid w:val="5CD146E2"/>
    <w:rsid w:val="5CDB3031"/>
    <w:rsid w:val="5CDE7B44"/>
    <w:rsid w:val="5CE87316"/>
    <w:rsid w:val="5CED2B05"/>
    <w:rsid w:val="5CEEF27A"/>
    <w:rsid w:val="5CF121B5"/>
    <w:rsid w:val="5CF2B773"/>
    <w:rsid w:val="5CF8520D"/>
    <w:rsid w:val="5D020F1B"/>
    <w:rsid w:val="5D02DD1E"/>
    <w:rsid w:val="5D037C9A"/>
    <w:rsid w:val="5D13BF6C"/>
    <w:rsid w:val="5D15647F"/>
    <w:rsid w:val="5D15C249"/>
    <w:rsid w:val="5D15DD69"/>
    <w:rsid w:val="5D1D1C46"/>
    <w:rsid w:val="5D1DD1E0"/>
    <w:rsid w:val="5D1F05C9"/>
    <w:rsid w:val="5D256B96"/>
    <w:rsid w:val="5D3046A2"/>
    <w:rsid w:val="5D313A36"/>
    <w:rsid w:val="5D3AA6A0"/>
    <w:rsid w:val="5D4429C9"/>
    <w:rsid w:val="5D4A08FE"/>
    <w:rsid w:val="5D4A3741"/>
    <w:rsid w:val="5D4BD3A9"/>
    <w:rsid w:val="5D4CD9F5"/>
    <w:rsid w:val="5D4E4FF5"/>
    <w:rsid w:val="5D517509"/>
    <w:rsid w:val="5D52E099"/>
    <w:rsid w:val="5D556152"/>
    <w:rsid w:val="5D5D2C79"/>
    <w:rsid w:val="5D63FE17"/>
    <w:rsid w:val="5D6839EA"/>
    <w:rsid w:val="5D6AC06E"/>
    <w:rsid w:val="5D6EC64C"/>
    <w:rsid w:val="5D7D3975"/>
    <w:rsid w:val="5D80ED84"/>
    <w:rsid w:val="5D86BE34"/>
    <w:rsid w:val="5D9C0D16"/>
    <w:rsid w:val="5DA1AAF5"/>
    <w:rsid w:val="5DA71AD6"/>
    <w:rsid w:val="5DA8E708"/>
    <w:rsid w:val="5DAD8829"/>
    <w:rsid w:val="5DB20871"/>
    <w:rsid w:val="5DB56F83"/>
    <w:rsid w:val="5DBC5B81"/>
    <w:rsid w:val="5DBE608B"/>
    <w:rsid w:val="5DC00D8E"/>
    <w:rsid w:val="5DC3AEF0"/>
    <w:rsid w:val="5DCBB042"/>
    <w:rsid w:val="5DD0ADC0"/>
    <w:rsid w:val="5DFC525D"/>
    <w:rsid w:val="5E028E78"/>
    <w:rsid w:val="5E08444E"/>
    <w:rsid w:val="5E19640F"/>
    <w:rsid w:val="5E1DE682"/>
    <w:rsid w:val="5E1F43D6"/>
    <w:rsid w:val="5E31E89A"/>
    <w:rsid w:val="5E49FF13"/>
    <w:rsid w:val="5E5B8C71"/>
    <w:rsid w:val="5E5D5FCD"/>
    <w:rsid w:val="5E68EC96"/>
    <w:rsid w:val="5E6B5A42"/>
    <w:rsid w:val="5E6D8253"/>
    <w:rsid w:val="5E6EB10B"/>
    <w:rsid w:val="5E745BCF"/>
    <w:rsid w:val="5E75E92D"/>
    <w:rsid w:val="5E769740"/>
    <w:rsid w:val="5E7A6436"/>
    <w:rsid w:val="5E7BA647"/>
    <w:rsid w:val="5E8196E8"/>
    <w:rsid w:val="5E8F92F5"/>
    <w:rsid w:val="5E954017"/>
    <w:rsid w:val="5E9DD5F9"/>
    <w:rsid w:val="5E9F4AEA"/>
    <w:rsid w:val="5E9FEEBD"/>
    <w:rsid w:val="5EA4ADDB"/>
    <w:rsid w:val="5EA70E58"/>
    <w:rsid w:val="5EAAF99C"/>
    <w:rsid w:val="5EAC2782"/>
    <w:rsid w:val="5EAFAE70"/>
    <w:rsid w:val="5EB25B83"/>
    <w:rsid w:val="5EB6DF36"/>
    <w:rsid w:val="5EBF1A0C"/>
    <w:rsid w:val="5EC83F7C"/>
    <w:rsid w:val="5EC91CED"/>
    <w:rsid w:val="5ECAFBFA"/>
    <w:rsid w:val="5EDE4553"/>
    <w:rsid w:val="5EE80B39"/>
    <w:rsid w:val="5EEA14DA"/>
    <w:rsid w:val="5EEEEF5E"/>
    <w:rsid w:val="5EF134DC"/>
    <w:rsid w:val="5EF1C795"/>
    <w:rsid w:val="5EF243E5"/>
    <w:rsid w:val="5EF39E7D"/>
    <w:rsid w:val="5EF8FB4B"/>
    <w:rsid w:val="5EF96DA5"/>
    <w:rsid w:val="5EF9CC37"/>
    <w:rsid w:val="5EFFEA3C"/>
    <w:rsid w:val="5F0FB688"/>
    <w:rsid w:val="5F10F6D0"/>
    <w:rsid w:val="5F1D80E0"/>
    <w:rsid w:val="5F2F88B7"/>
    <w:rsid w:val="5F320141"/>
    <w:rsid w:val="5F4D7A4C"/>
    <w:rsid w:val="5F53A476"/>
    <w:rsid w:val="5F60746F"/>
    <w:rsid w:val="5F64C38C"/>
    <w:rsid w:val="5F67355F"/>
    <w:rsid w:val="5F682789"/>
    <w:rsid w:val="5F6C050C"/>
    <w:rsid w:val="5F73B084"/>
    <w:rsid w:val="5F762936"/>
    <w:rsid w:val="5F79CF41"/>
    <w:rsid w:val="5F7AA545"/>
    <w:rsid w:val="5F82A2FA"/>
    <w:rsid w:val="5F82E691"/>
    <w:rsid w:val="5F8B2C87"/>
    <w:rsid w:val="5F8D782D"/>
    <w:rsid w:val="5F8F4846"/>
    <w:rsid w:val="5F9FE416"/>
    <w:rsid w:val="5FA7E40E"/>
    <w:rsid w:val="5FA870C2"/>
    <w:rsid w:val="5FB33B66"/>
    <w:rsid w:val="5FC40AF9"/>
    <w:rsid w:val="5FCDFDE1"/>
    <w:rsid w:val="5FD32CF8"/>
    <w:rsid w:val="5FD9A4A6"/>
    <w:rsid w:val="5FDD8F9D"/>
    <w:rsid w:val="5FDF5882"/>
    <w:rsid w:val="5FDF630E"/>
    <w:rsid w:val="5FDFC2B5"/>
    <w:rsid w:val="5FE47D88"/>
    <w:rsid w:val="5FEF38A4"/>
    <w:rsid w:val="600941FE"/>
    <w:rsid w:val="600A1667"/>
    <w:rsid w:val="600AC418"/>
    <w:rsid w:val="600CF6C5"/>
    <w:rsid w:val="60142BA9"/>
    <w:rsid w:val="601A84A1"/>
    <w:rsid w:val="601ED9D9"/>
    <w:rsid w:val="601F3106"/>
    <w:rsid w:val="60226731"/>
    <w:rsid w:val="6024D168"/>
    <w:rsid w:val="602EA901"/>
    <w:rsid w:val="6031FEBE"/>
    <w:rsid w:val="6034B2A7"/>
    <w:rsid w:val="603AB538"/>
    <w:rsid w:val="603F1AE8"/>
    <w:rsid w:val="603FA04D"/>
    <w:rsid w:val="60426953"/>
    <w:rsid w:val="6048C1FF"/>
    <w:rsid w:val="604D37E5"/>
    <w:rsid w:val="606532D5"/>
    <w:rsid w:val="606556C6"/>
    <w:rsid w:val="606862BC"/>
    <w:rsid w:val="608970B4"/>
    <w:rsid w:val="608B6F71"/>
    <w:rsid w:val="6098B273"/>
    <w:rsid w:val="609988DD"/>
    <w:rsid w:val="609AC22F"/>
    <w:rsid w:val="609B9ED9"/>
    <w:rsid w:val="60A4B295"/>
    <w:rsid w:val="60A96CB6"/>
    <w:rsid w:val="60ABA363"/>
    <w:rsid w:val="60B0A46A"/>
    <w:rsid w:val="60B1777C"/>
    <w:rsid w:val="60B62482"/>
    <w:rsid w:val="60BE146F"/>
    <w:rsid w:val="60C02F3B"/>
    <w:rsid w:val="60C4675A"/>
    <w:rsid w:val="60C482FB"/>
    <w:rsid w:val="60C58FAB"/>
    <w:rsid w:val="60C70F8F"/>
    <w:rsid w:val="60CA618C"/>
    <w:rsid w:val="60DDB347"/>
    <w:rsid w:val="60E37FB7"/>
    <w:rsid w:val="60E74DCA"/>
    <w:rsid w:val="60EC1E31"/>
    <w:rsid w:val="60EE0BBF"/>
    <w:rsid w:val="60F95073"/>
    <w:rsid w:val="60FC14EF"/>
    <w:rsid w:val="60FEFC71"/>
    <w:rsid w:val="60FFC178"/>
    <w:rsid w:val="61055059"/>
    <w:rsid w:val="610F33B9"/>
    <w:rsid w:val="610F514E"/>
    <w:rsid w:val="611255E4"/>
    <w:rsid w:val="611F8484"/>
    <w:rsid w:val="612FCBFE"/>
    <w:rsid w:val="612FD885"/>
    <w:rsid w:val="6139126E"/>
    <w:rsid w:val="613B18B2"/>
    <w:rsid w:val="613BC3FE"/>
    <w:rsid w:val="614DA096"/>
    <w:rsid w:val="614DD92A"/>
    <w:rsid w:val="615083F6"/>
    <w:rsid w:val="6156372A"/>
    <w:rsid w:val="616B829D"/>
    <w:rsid w:val="616C4EEF"/>
    <w:rsid w:val="6172E3E9"/>
    <w:rsid w:val="617BD4B2"/>
    <w:rsid w:val="6184C843"/>
    <w:rsid w:val="6186E463"/>
    <w:rsid w:val="61920CFD"/>
    <w:rsid w:val="61A2FB4C"/>
    <w:rsid w:val="61A35556"/>
    <w:rsid w:val="61A69A73"/>
    <w:rsid w:val="61B12601"/>
    <w:rsid w:val="61BD491C"/>
    <w:rsid w:val="61C64165"/>
    <w:rsid w:val="61D680B4"/>
    <w:rsid w:val="61D8FB12"/>
    <w:rsid w:val="61E756E7"/>
    <w:rsid w:val="61E95280"/>
    <w:rsid w:val="61EAF50A"/>
    <w:rsid w:val="61FCA3DA"/>
    <w:rsid w:val="620436F7"/>
    <w:rsid w:val="62086F3E"/>
    <w:rsid w:val="6209AD74"/>
    <w:rsid w:val="620A72B1"/>
    <w:rsid w:val="620D9F67"/>
    <w:rsid w:val="621632A2"/>
    <w:rsid w:val="6217175B"/>
    <w:rsid w:val="621EB4F0"/>
    <w:rsid w:val="621FC2AA"/>
    <w:rsid w:val="6228D8AF"/>
    <w:rsid w:val="62308C87"/>
    <w:rsid w:val="62391E96"/>
    <w:rsid w:val="6241ED60"/>
    <w:rsid w:val="624844DA"/>
    <w:rsid w:val="624AC179"/>
    <w:rsid w:val="624C29F2"/>
    <w:rsid w:val="6258DA3A"/>
    <w:rsid w:val="6287EF96"/>
    <w:rsid w:val="628D5304"/>
    <w:rsid w:val="62931D0F"/>
    <w:rsid w:val="6293C8FB"/>
    <w:rsid w:val="6295F4D3"/>
    <w:rsid w:val="62985A93"/>
    <w:rsid w:val="629A768F"/>
    <w:rsid w:val="629B311D"/>
    <w:rsid w:val="629F1ED9"/>
    <w:rsid w:val="62A3154C"/>
    <w:rsid w:val="62A440DA"/>
    <w:rsid w:val="62A580F5"/>
    <w:rsid w:val="62A8AF72"/>
    <w:rsid w:val="62B389D0"/>
    <w:rsid w:val="62BCB971"/>
    <w:rsid w:val="62C3E9F1"/>
    <w:rsid w:val="62C74FFA"/>
    <w:rsid w:val="62C9D82D"/>
    <w:rsid w:val="62CB90CC"/>
    <w:rsid w:val="62CF803F"/>
    <w:rsid w:val="62D01603"/>
    <w:rsid w:val="62D62D09"/>
    <w:rsid w:val="62D7CA1B"/>
    <w:rsid w:val="62DA714E"/>
    <w:rsid w:val="62E2E4A1"/>
    <w:rsid w:val="62F22CB1"/>
    <w:rsid w:val="62FA28E8"/>
    <w:rsid w:val="6300B228"/>
    <w:rsid w:val="6312AAD1"/>
    <w:rsid w:val="6315AF5B"/>
    <w:rsid w:val="63259A0C"/>
    <w:rsid w:val="6327CCD0"/>
    <w:rsid w:val="63286D6A"/>
    <w:rsid w:val="63303677"/>
    <w:rsid w:val="6338CE7F"/>
    <w:rsid w:val="633BFA7C"/>
    <w:rsid w:val="633D7F57"/>
    <w:rsid w:val="633FD03D"/>
    <w:rsid w:val="63547A85"/>
    <w:rsid w:val="635597E6"/>
    <w:rsid w:val="6358C1E5"/>
    <w:rsid w:val="6360450D"/>
    <w:rsid w:val="63634E52"/>
    <w:rsid w:val="636BC488"/>
    <w:rsid w:val="636EE7EF"/>
    <w:rsid w:val="63776D95"/>
    <w:rsid w:val="637BBA48"/>
    <w:rsid w:val="638B1CD5"/>
    <w:rsid w:val="639567EE"/>
    <w:rsid w:val="63990AB4"/>
    <w:rsid w:val="63A32CC7"/>
    <w:rsid w:val="63A50E52"/>
    <w:rsid w:val="63A5CAAC"/>
    <w:rsid w:val="63B02940"/>
    <w:rsid w:val="63BD4CF7"/>
    <w:rsid w:val="63BE587A"/>
    <w:rsid w:val="63C56014"/>
    <w:rsid w:val="63CA65D0"/>
    <w:rsid w:val="63CAAD71"/>
    <w:rsid w:val="63D0E13A"/>
    <w:rsid w:val="63D5205C"/>
    <w:rsid w:val="63D69E3D"/>
    <w:rsid w:val="63DBA9CB"/>
    <w:rsid w:val="63E99A5B"/>
    <w:rsid w:val="63F269D5"/>
    <w:rsid w:val="63F2DF57"/>
    <w:rsid w:val="63F316FA"/>
    <w:rsid w:val="63F3568C"/>
    <w:rsid w:val="63FB150A"/>
    <w:rsid w:val="63FC1D97"/>
    <w:rsid w:val="64061B3E"/>
    <w:rsid w:val="64189FBB"/>
    <w:rsid w:val="641CD93B"/>
    <w:rsid w:val="641D9CE8"/>
    <w:rsid w:val="642C0D33"/>
    <w:rsid w:val="642E851D"/>
    <w:rsid w:val="643B18E5"/>
    <w:rsid w:val="643E6FBA"/>
    <w:rsid w:val="643EBC70"/>
    <w:rsid w:val="64447724"/>
    <w:rsid w:val="644E9409"/>
    <w:rsid w:val="6452DDBB"/>
    <w:rsid w:val="645FB622"/>
    <w:rsid w:val="64677569"/>
    <w:rsid w:val="6467EEED"/>
    <w:rsid w:val="647A4071"/>
    <w:rsid w:val="64887010"/>
    <w:rsid w:val="648AFC79"/>
    <w:rsid w:val="649088A4"/>
    <w:rsid w:val="6496BF6D"/>
    <w:rsid w:val="6497578B"/>
    <w:rsid w:val="649791E8"/>
    <w:rsid w:val="6499A1BF"/>
    <w:rsid w:val="64A0AE86"/>
    <w:rsid w:val="64A246FB"/>
    <w:rsid w:val="64A63C03"/>
    <w:rsid w:val="64B6A024"/>
    <w:rsid w:val="64B74B76"/>
    <w:rsid w:val="64BE5594"/>
    <w:rsid w:val="64C0E76B"/>
    <w:rsid w:val="64CB60B6"/>
    <w:rsid w:val="64D2CCED"/>
    <w:rsid w:val="64D6FF15"/>
    <w:rsid w:val="64D76510"/>
    <w:rsid w:val="64DE196D"/>
    <w:rsid w:val="64E20032"/>
    <w:rsid w:val="64F3EDBF"/>
    <w:rsid w:val="64FB5787"/>
    <w:rsid w:val="64FC45BF"/>
    <w:rsid w:val="64FD6EF0"/>
    <w:rsid w:val="65135A31"/>
    <w:rsid w:val="6526AAA8"/>
    <w:rsid w:val="65355787"/>
    <w:rsid w:val="6535E546"/>
    <w:rsid w:val="65376385"/>
    <w:rsid w:val="654443EF"/>
    <w:rsid w:val="6546ECDD"/>
    <w:rsid w:val="6557C784"/>
    <w:rsid w:val="655A4260"/>
    <w:rsid w:val="6560748A"/>
    <w:rsid w:val="656310E7"/>
    <w:rsid w:val="6583712F"/>
    <w:rsid w:val="65889291"/>
    <w:rsid w:val="6589AFE6"/>
    <w:rsid w:val="659460FD"/>
    <w:rsid w:val="6597CFC9"/>
    <w:rsid w:val="659DCAC0"/>
    <w:rsid w:val="659E657D"/>
    <w:rsid w:val="65A4646F"/>
    <w:rsid w:val="65A615D4"/>
    <w:rsid w:val="65ACB04A"/>
    <w:rsid w:val="65B07D26"/>
    <w:rsid w:val="65B58D61"/>
    <w:rsid w:val="65B8E77B"/>
    <w:rsid w:val="65BE67A1"/>
    <w:rsid w:val="65C6AA91"/>
    <w:rsid w:val="65CE10B6"/>
    <w:rsid w:val="65D0DBAD"/>
    <w:rsid w:val="65D155D0"/>
    <w:rsid w:val="65D1F37A"/>
    <w:rsid w:val="65E58C68"/>
    <w:rsid w:val="65EBF269"/>
    <w:rsid w:val="65F4CB99"/>
    <w:rsid w:val="65FF40F4"/>
    <w:rsid w:val="6600DAF8"/>
    <w:rsid w:val="6602677B"/>
    <w:rsid w:val="66050C36"/>
    <w:rsid w:val="66068394"/>
    <w:rsid w:val="6608251B"/>
    <w:rsid w:val="6608C51C"/>
    <w:rsid w:val="66092FF6"/>
    <w:rsid w:val="660A33CF"/>
    <w:rsid w:val="660A4BC6"/>
    <w:rsid w:val="660A8CDC"/>
    <w:rsid w:val="660F08B2"/>
    <w:rsid w:val="6610F691"/>
    <w:rsid w:val="66130FA9"/>
    <w:rsid w:val="661878A3"/>
    <w:rsid w:val="66243DDD"/>
    <w:rsid w:val="662B3E6F"/>
    <w:rsid w:val="6631FE79"/>
    <w:rsid w:val="6648ACFD"/>
    <w:rsid w:val="664D5C29"/>
    <w:rsid w:val="6651A491"/>
    <w:rsid w:val="6658F604"/>
    <w:rsid w:val="665A41EC"/>
    <w:rsid w:val="665D4928"/>
    <w:rsid w:val="6662984B"/>
    <w:rsid w:val="6667EC7A"/>
    <w:rsid w:val="66720486"/>
    <w:rsid w:val="667262B1"/>
    <w:rsid w:val="667643D7"/>
    <w:rsid w:val="6678E623"/>
    <w:rsid w:val="667A8968"/>
    <w:rsid w:val="667AF6D5"/>
    <w:rsid w:val="667D671C"/>
    <w:rsid w:val="667E5C15"/>
    <w:rsid w:val="6680715C"/>
    <w:rsid w:val="66807A0C"/>
    <w:rsid w:val="6681E89D"/>
    <w:rsid w:val="668595A5"/>
    <w:rsid w:val="6685A75C"/>
    <w:rsid w:val="669954C9"/>
    <w:rsid w:val="669C2C3D"/>
    <w:rsid w:val="669CB1F8"/>
    <w:rsid w:val="66A75DD1"/>
    <w:rsid w:val="66B0FEB7"/>
    <w:rsid w:val="66B4359A"/>
    <w:rsid w:val="66C0011E"/>
    <w:rsid w:val="66C66842"/>
    <w:rsid w:val="66D354D6"/>
    <w:rsid w:val="66D97AE4"/>
    <w:rsid w:val="66DF02A1"/>
    <w:rsid w:val="66E04537"/>
    <w:rsid w:val="66E5AE3C"/>
    <w:rsid w:val="66EB13D9"/>
    <w:rsid w:val="66EB58FF"/>
    <w:rsid w:val="66ED9607"/>
    <w:rsid w:val="66FE0949"/>
    <w:rsid w:val="67005F4E"/>
    <w:rsid w:val="670592C3"/>
    <w:rsid w:val="671D46C1"/>
    <w:rsid w:val="671D4B87"/>
    <w:rsid w:val="6720DF86"/>
    <w:rsid w:val="6720F8BE"/>
    <w:rsid w:val="6728E33A"/>
    <w:rsid w:val="672C260F"/>
    <w:rsid w:val="6736E790"/>
    <w:rsid w:val="673F5C8F"/>
    <w:rsid w:val="67416F5C"/>
    <w:rsid w:val="674D181E"/>
    <w:rsid w:val="675419C7"/>
    <w:rsid w:val="675420B8"/>
    <w:rsid w:val="6757594A"/>
    <w:rsid w:val="6763F447"/>
    <w:rsid w:val="676BBE38"/>
    <w:rsid w:val="67732D98"/>
    <w:rsid w:val="6775282B"/>
    <w:rsid w:val="677BFDF7"/>
    <w:rsid w:val="677C2970"/>
    <w:rsid w:val="67828B3D"/>
    <w:rsid w:val="67893BC9"/>
    <w:rsid w:val="67952D8F"/>
    <w:rsid w:val="6795ACA5"/>
    <w:rsid w:val="679C93B3"/>
    <w:rsid w:val="679D1ED7"/>
    <w:rsid w:val="67B8E5F2"/>
    <w:rsid w:val="67BB1924"/>
    <w:rsid w:val="67CC8F65"/>
    <w:rsid w:val="67D1841C"/>
    <w:rsid w:val="67D2A690"/>
    <w:rsid w:val="67ECD6F3"/>
    <w:rsid w:val="6802E1F1"/>
    <w:rsid w:val="68049040"/>
    <w:rsid w:val="6814C7F6"/>
    <w:rsid w:val="6815A37D"/>
    <w:rsid w:val="68180C0E"/>
    <w:rsid w:val="68225B5F"/>
    <w:rsid w:val="682D83AA"/>
    <w:rsid w:val="682DDDE9"/>
    <w:rsid w:val="6839B9D3"/>
    <w:rsid w:val="683B3327"/>
    <w:rsid w:val="6844F021"/>
    <w:rsid w:val="684583E1"/>
    <w:rsid w:val="684EF8AB"/>
    <w:rsid w:val="6854F537"/>
    <w:rsid w:val="68565E7E"/>
    <w:rsid w:val="685B665E"/>
    <w:rsid w:val="685C9497"/>
    <w:rsid w:val="68640904"/>
    <w:rsid w:val="686C795A"/>
    <w:rsid w:val="686D399D"/>
    <w:rsid w:val="68710915"/>
    <w:rsid w:val="687919F4"/>
    <w:rsid w:val="687A75CC"/>
    <w:rsid w:val="687AF881"/>
    <w:rsid w:val="687CDB61"/>
    <w:rsid w:val="688142E6"/>
    <w:rsid w:val="68818212"/>
    <w:rsid w:val="6881C543"/>
    <w:rsid w:val="68847F82"/>
    <w:rsid w:val="6885C417"/>
    <w:rsid w:val="6888EECF"/>
    <w:rsid w:val="688CBBE6"/>
    <w:rsid w:val="6897A9EE"/>
    <w:rsid w:val="6897B071"/>
    <w:rsid w:val="6898E1EC"/>
    <w:rsid w:val="689F92F9"/>
    <w:rsid w:val="68A5FC40"/>
    <w:rsid w:val="68A634BD"/>
    <w:rsid w:val="68A89752"/>
    <w:rsid w:val="68AE1605"/>
    <w:rsid w:val="68AF9306"/>
    <w:rsid w:val="68AFEB67"/>
    <w:rsid w:val="68B039FB"/>
    <w:rsid w:val="68B91BE8"/>
    <w:rsid w:val="68B9AC7D"/>
    <w:rsid w:val="68BDBD0A"/>
    <w:rsid w:val="68BFEDF1"/>
    <w:rsid w:val="68C1E0E3"/>
    <w:rsid w:val="68C270C7"/>
    <w:rsid w:val="68CA3FD4"/>
    <w:rsid w:val="68DDFBCB"/>
    <w:rsid w:val="68EC0A7C"/>
    <w:rsid w:val="68F43B2E"/>
    <w:rsid w:val="68F671CF"/>
    <w:rsid w:val="68FDEFFD"/>
    <w:rsid w:val="69086887"/>
    <w:rsid w:val="6909CCD4"/>
    <w:rsid w:val="690DCB5F"/>
    <w:rsid w:val="69144E1F"/>
    <w:rsid w:val="6926FCD2"/>
    <w:rsid w:val="69357F4D"/>
    <w:rsid w:val="693FC1E6"/>
    <w:rsid w:val="69473CB9"/>
    <w:rsid w:val="69489A73"/>
    <w:rsid w:val="695443FD"/>
    <w:rsid w:val="695695D7"/>
    <w:rsid w:val="695CBDEB"/>
    <w:rsid w:val="695CEBF3"/>
    <w:rsid w:val="696223F6"/>
    <w:rsid w:val="69640AB3"/>
    <w:rsid w:val="6969D570"/>
    <w:rsid w:val="696E55D2"/>
    <w:rsid w:val="6971AC4F"/>
    <w:rsid w:val="697C7660"/>
    <w:rsid w:val="697EE57D"/>
    <w:rsid w:val="6987304C"/>
    <w:rsid w:val="698AC21F"/>
    <w:rsid w:val="698EACE3"/>
    <w:rsid w:val="69901706"/>
    <w:rsid w:val="69968B13"/>
    <w:rsid w:val="699A6FF4"/>
    <w:rsid w:val="69A2441C"/>
    <w:rsid w:val="69A2726D"/>
    <w:rsid w:val="69B36922"/>
    <w:rsid w:val="69BACFDA"/>
    <w:rsid w:val="69BE6A23"/>
    <w:rsid w:val="69BFA6AC"/>
    <w:rsid w:val="69C65749"/>
    <w:rsid w:val="69C7695C"/>
    <w:rsid w:val="69CC1749"/>
    <w:rsid w:val="69CCC74A"/>
    <w:rsid w:val="69CD2791"/>
    <w:rsid w:val="69CD61AB"/>
    <w:rsid w:val="69D21095"/>
    <w:rsid w:val="69D8EBA5"/>
    <w:rsid w:val="69DF1D87"/>
    <w:rsid w:val="69E0C88F"/>
    <w:rsid w:val="69E4C8E3"/>
    <w:rsid w:val="69EDC88B"/>
    <w:rsid w:val="69EDD2E5"/>
    <w:rsid w:val="69F3D852"/>
    <w:rsid w:val="69F9FD23"/>
    <w:rsid w:val="6A01FB54"/>
    <w:rsid w:val="6A071CA8"/>
    <w:rsid w:val="6A087A9E"/>
    <w:rsid w:val="6A0B218B"/>
    <w:rsid w:val="6A0D967A"/>
    <w:rsid w:val="6A105C07"/>
    <w:rsid w:val="6A10B45B"/>
    <w:rsid w:val="6A22E99A"/>
    <w:rsid w:val="6A245A7D"/>
    <w:rsid w:val="6A25EA05"/>
    <w:rsid w:val="6A2EB200"/>
    <w:rsid w:val="6A312101"/>
    <w:rsid w:val="6A38C7AB"/>
    <w:rsid w:val="6A3CD774"/>
    <w:rsid w:val="6A3F56AF"/>
    <w:rsid w:val="6A41A58D"/>
    <w:rsid w:val="6A42E5C6"/>
    <w:rsid w:val="6A4490FB"/>
    <w:rsid w:val="6A4A2F77"/>
    <w:rsid w:val="6A4EE122"/>
    <w:rsid w:val="6A595AC9"/>
    <w:rsid w:val="6A633256"/>
    <w:rsid w:val="6A6D78CA"/>
    <w:rsid w:val="6A71832F"/>
    <w:rsid w:val="6A74CD4D"/>
    <w:rsid w:val="6A7E925C"/>
    <w:rsid w:val="6A840833"/>
    <w:rsid w:val="6A846114"/>
    <w:rsid w:val="6A8EEDA1"/>
    <w:rsid w:val="6A917022"/>
    <w:rsid w:val="6A93E875"/>
    <w:rsid w:val="6A9CE198"/>
    <w:rsid w:val="6AAF76E2"/>
    <w:rsid w:val="6AB5F21A"/>
    <w:rsid w:val="6ABE6563"/>
    <w:rsid w:val="6ACF895C"/>
    <w:rsid w:val="6ACF9227"/>
    <w:rsid w:val="6AD6772A"/>
    <w:rsid w:val="6AD83249"/>
    <w:rsid w:val="6ADA28D5"/>
    <w:rsid w:val="6ADBDFE8"/>
    <w:rsid w:val="6ADF8E3E"/>
    <w:rsid w:val="6AE4DC8F"/>
    <w:rsid w:val="6AE6E790"/>
    <w:rsid w:val="6AEA7052"/>
    <w:rsid w:val="6AEB0C00"/>
    <w:rsid w:val="6AF50840"/>
    <w:rsid w:val="6AFC0147"/>
    <w:rsid w:val="6AFEB204"/>
    <w:rsid w:val="6AFFD574"/>
    <w:rsid w:val="6B0BA3D7"/>
    <w:rsid w:val="6B1238C6"/>
    <w:rsid w:val="6B13B9CC"/>
    <w:rsid w:val="6B2652CD"/>
    <w:rsid w:val="6B268364"/>
    <w:rsid w:val="6B26D53C"/>
    <w:rsid w:val="6B28E1B4"/>
    <w:rsid w:val="6B2CB030"/>
    <w:rsid w:val="6B303F2D"/>
    <w:rsid w:val="6B332C7B"/>
    <w:rsid w:val="6B37FC9F"/>
    <w:rsid w:val="6B398D08"/>
    <w:rsid w:val="6B3D9FB5"/>
    <w:rsid w:val="6B3F4FFA"/>
    <w:rsid w:val="6B4F2159"/>
    <w:rsid w:val="6B5A9502"/>
    <w:rsid w:val="6B5DD1B5"/>
    <w:rsid w:val="6B608678"/>
    <w:rsid w:val="6B60EBE7"/>
    <w:rsid w:val="6B61B392"/>
    <w:rsid w:val="6B61C975"/>
    <w:rsid w:val="6B621EE0"/>
    <w:rsid w:val="6B627B25"/>
    <w:rsid w:val="6B6381F5"/>
    <w:rsid w:val="6B63EB0D"/>
    <w:rsid w:val="6B68AFE2"/>
    <w:rsid w:val="6B764B96"/>
    <w:rsid w:val="6B7A2AFC"/>
    <w:rsid w:val="6B7A3D21"/>
    <w:rsid w:val="6B7F2FB3"/>
    <w:rsid w:val="6B82FDB2"/>
    <w:rsid w:val="6B8FF392"/>
    <w:rsid w:val="6B96FC56"/>
    <w:rsid w:val="6B9B4829"/>
    <w:rsid w:val="6BA5C1BA"/>
    <w:rsid w:val="6BB4E999"/>
    <w:rsid w:val="6BB5A300"/>
    <w:rsid w:val="6BC74B56"/>
    <w:rsid w:val="6BC9F87E"/>
    <w:rsid w:val="6BCF75BB"/>
    <w:rsid w:val="6BCFCF75"/>
    <w:rsid w:val="6BD1FB4F"/>
    <w:rsid w:val="6BD77B11"/>
    <w:rsid w:val="6BD77B74"/>
    <w:rsid w:val="6BDB3FD4"/>
    <w:rsid w:val="6BDBE0AE"/>
    <w:rsid w:val="6BDE3143"/>
    <w:rsid w:val="6BE08869"/>
    <w:rsid w:val="6BE22FC4"/>
    <w:rsid w:val="6BE333AD"/>
    <w:rsid w:val="6BE761E9"/>
    <w:rsid w:val="6BEAF049"/>
    <w:rsid w:val="6BECA669"/>
    <w:rsid w:val="6BF0BCAA"/>
    <w:rsid w:val="6BF99AD8"/>
    <w:rsid w:val="6C0249DC"/>
    <w:rsid w:val="6C0286DC"/>
    <w:rsid w:val="6C093A46"/>
    <w:rsid w:val="6C0C4D5F"/>
    <w:rsid w:val="6C0CAC17"/>
    <w:rsid w:val="6C119D88"/>
    <w:rsid w:val="6C276EF7"/>
    <w:rsid w:val="6C28EF4E"/>
    <w:rsid w:val="6C2955EE"/>
    <w:rsid w:val="6C2C1E2E"/>
    <w:rsid w:val="6C2D1BF5"/>
    <w:rsid w:val="6C31D068"/>
    <w:rsid w:val="6C366F11"/>
    <w:rsid w:val="6C3CC2F6"/>
    <w:rsid w:val="6C42A2EC"/>
    <w:rsid w:val="6C42EA39"/>
    <w:rsid w:val="6C452ADB"/>
    <w:rsid w:val="6C515DB5"/>
    <w:rsid w:val="6C52A332"/>
    <w:rsid w:val="6C52CEE9"/>
    <w:rsid w:val="6C531570"/>
    <w:rsid w:val="6C599265"/>
    <w:rsid w:val="6C5E6CA5"/>
    <w:rsid w:val="6C62435F"/>
    <w:rsid w:val="6C6F9E6A"/>
    <w:rsid w:val="6C74F665"/>
    <w:rsid w:val="6C78248D"/>
    <w:rsid w:val="6C7AD923"/>
    <w:rsid w:val="6C7B31E0"/>
    <w:rsid w:val="6C7FBB26"/>
    <w:rsid w:val="6C80F2D4"/>
    <w:rsid w:val="6C880CB3"/>
    <w:rsid w:val="6C9128F6"/>
    <w:rsid w:val="6C942553"/>
    <w:rsid w:val="6C979830"/>
    <w:rsid w:val="6C9EEB65"/>
    <w:rsid w:val="6CA4356E"/>
    <w:rsid w:val="6CAEC6DD"/>
    <w:rsid w:val="6CAFA084"/>
    <w:rsid w:val="6CB16A42"/>
    <w:rsid w:val="6CB3045D"/>
    <w:rsid w:val="6CB3C9A0"/>
    <w:rsid w:val="6CBD6252"/>
    <w:rsid w:val="6CBEF4B6"/>
    <w:rsid w:val="6CCAA02A"/>
    <w:rsid w:val="6CDBC66A"/>
    <w:rsid w:val="6CDEBBA3"/>
    <w:rsid w:val="6CDF78FD"/>
    <w:rsid w:val="6CE123BD"/>
    <w:rsid w:val="6CE2F5DB"/>
    <w:rsid w:val="6CEDE74F"/>
    <w:rsid w:val="6CF05D29"/>
    <w:rsid w:val="6CF59B49"/>
    <w:rsid w:val="6CF6BAC9"/>
    <w:rsid w:val="6CF70475"/>
    <w:rsid w:val="6CFB55F0"/>
    <w:rsid w:val="6D12118C"/>
    <w:rsid w:val="6D123159"/>
    <w:rsid w:val="6D1A4075"/>
    <w:rsid w:val="6D1F5E6C"/>
    <w:rsid w:val="6D26128D"/>
    <w:rsid w:val="6D283368"/>
    <w:rsid w:val="6D292000"/>
    <w:rsid w:val="6D2A579A"/>
    <w:rsid w:val="6D2C665F"/>
    <w:rsid w:val="6D2F758A"/>
    <w:rsid w:val="6D2FA916"/>
    <w:rsid w:val="6D32111F"/>
    <w:rsid w:val="6D337968"/>
    <w:rsid w:val="6D44DA74"/>
    <w:rsid w:val="6D459271"/>
    <w:rsid w:val="6D4D6650"/>
    <w:rsid w:val="6D5B893E"/>
    <w:rsid w:val="6D6591F1"/>
    <w:rsid w:val="6D65B8D8"/>
    <w:rsid w:val="6D7ACD7A"/>
    <w:rsid w:val="6D84FAB9"/>
    <w:rsid w:val="6D8675B6"/>
    <w:rsid w:val="6D888B62"/>
    <w:rsid w:val="6D90C410"/>
    <w:rsid w:val="6D910485"/>
    <w:rsid w:val="6D94608C"/>
    <w:rsid w:val="6D946EB1"/>
    <w:rsid w:val="6DA01C52"/>
    <w:rsid w:val="6DB3E49E"/>
    <w:rsid w:val="6DB969CA"/>
    <w:rsid w:val="6DD53B56"/>
    <w:rsid w:val="6DD6461C"/>
    <w:rsid w:val="6DE118EE"/>
    <w:rsid w:val="6DE3C818"/>
    <w:rsid w:val="6DEAD237"/>
    <w:rsid w:val="6DEB5135"/>
    <w:rsid w:val="6DEE316C"/>
    <w:rsid w:val="6DFE7387"/>
    <w:rsid w:val="6E020F04"/>
    <w:rsid w:val="6E0854F5"/>
    <w:rsid w:val="6E0E3C75"/>
    <w:rsid w:val="6E0EF87E"/>
    <w:rsid w:val="6E11196D"/>
    <w:rsid w:val="6E17022A"/>
    <w:rsid w:val="6E1C6108"/>
    <w:rsid w:val="6E2AB835"/>
    <w:rsid w:val="6E2F1892"/>
    <w:rsid w:val="6E3DC261"/>
    <w:rsid w:val="6E40A246"/>
    <w:rsid w:val="6E50109B"/>
    <w:rsid w:val="6E5260C7"/>
    <w:rsid w:val="6E53EC52"/>
    <w:rsid w:val="6E56C18B"/>
    <w:rsid w:val="6E5C0CA4"/>
    <w:rsid w:val="6E67EE8D"/>
    <w:rsid w:val="6E6CE700"/>
    <w:rsid w:val="6E6CFDBB"/>
    <w:rsid w:val="6E6F0531"/>
    <w:rsid w:val="6E6F5AEB"/>
    <w:rsid w:val="6E7055B0"/>
    <w:rsid w:val="6E723119"/>
    <w:rsid w:val="6E73AD31"/>
    <w:rsid w:val="6E821079"/>
    <w:rsid w:val="6E85BAEE"/>
    <w:rsid w:val="6E96A600"/>
    <w:rsid w:val="6E99EFC0"/>
    <w:rsid w:val="6EB10567"/>
    <w:rsid w:val="6EB21933"/>
    <w:rsid w:val="6ECD5A72"/>
    <w:rsid w:val="6ECD9D51"/>
    <w:rsid w:val="6EE3DEEF"/>
    <w:rsid w:val="6EE7030E"/>
    <w:rsid w:val="6EF8A806"/>
    <w:rsid w:val="6EFBC5BE"/>
    <w:rsid w:val="6EFC20DF"/>
    <w:rsid w:val="6F058235"/>
    <w:rsid w:val="6F05D559"/>
    <w:rsid w:val="6F0A5FA4"/>
    <w:rsid w:val="6F0BCE74"/>
    <w:rsid w:val="6F121561"/>
    <w:rsid w:val="6F276D24"/>
    <w:rsid w:val="6F2BE567"/>
    <w:rsid w:val="6F32EF6A"/>
    <w:rsid w:val="6F34A408"/>
    <w:rsid w:val="6F4FD47D"/>
    <w:rsid w:val="6F52901B"/>
    <w:rsid w:val="6F5ABC3D"/>
    <w:rsid w:val="6F5C7227"/>
    <w:rsid w:val="6F5E9CA8"/>
    <w:rsid w:val="6F63DB81"/>
    <w:rsid w:val="6F642BD9"/>
    <w:rsid w:val="6F667614"/>
    <w:rsid w:val="6F6AD7C3"/>
    <w:rsid w:val="6F7031F3"/>
    <w:rsid w:val="6F7680ED"/>
    <w:rsid w:val="6F787FD4"/>
    <w:rsid w:val="6F7C361F"/>
    <w:rsid w:val="6F7D18C1"/>
    <w:rsid w:val="6F7EDA40"/>
    <w:rsid w:val="6F7F8617"/>
    <w:rsid w:val="6F808233"/>
    <w:rsid w:val="6F82272A"/>
    <w:rsid w:val="6F83C801"/>
    <w:rsid w:val="6F876FB0"/>
    <w:rsid w:val="6F879003"/>
    <w:rsid w:val="6F8A0560"/>
    <w:rsid w:val="6F8BCC40"/>
    <w:rsid w:val="6F8BCD73"/>
    <w:rsid w:val="6F98FE15"/>
    <w:rsid w:val="6F9E5E65"/>
    <w:rsid w:val="6FA0027B"/>
    <w:rsid w:val="6FA0B7DD"/>
    <w:rsid w:val="6FA2AE39"/>
    <w:rsid w:val="6FA44CD3"/>
    <w:rsid w:val="6FA61240"/>
    <w:rsid w:val="6FC1D17B"/>
    <w:rsid w:val="6FC1E627"/>
    <w:rsid w:val="6FC6184E"/>
    <w:rsid w:val="6FC99CAC"/>
    <w:rsid w:val="6FE3814B"/>
    <w:rsid w:val="6FF5E1A3"/>
    <w:rsid w:val="7000B2DD"/>
    <w:rsid w:val="700314C1"/>
    <w:rsid w:val="700C25F1"/>
    <w:rsid w:val="7013909F"/>
    <w:rsid w:val="702B4430"/>
    <w:rsid w:val="702C4A11"/>
    <w:rsid w:val="702D5B5B"/>
    <w:rsid w:val="7031F8BA"/>
    <w:rsid w:val="70388D40"/>
    <w:rsid w:val="704C111D"/>
    <w:rsid w:val="704E5A4A"/>
    <w:rsid w:val="704FF14E"/>
    <w:rsid w:val="7053BF73"/>
    <w:rsid w:val="705F5E0E"/>
    <w:rsid w:val="706D2411"/>
    <w:rsid w:val="706F1D31"/>
    <w:rsid w:val="707012AF"/>
    <w:rsid w:val="7084A5AA"/>
    <w:rsid w:val="70911A00"/>
    <w:rsid w:val="7092499F"/>
    <w:rsid w:val="70993A8B"/>
    <w:rsid w:val="7099C2EF"/>
    <w:rsid w:val="709AD153"/>
    <w:rsid w:val="709AD1A0"/>
    <w:rsid w:val="709D5731"/>
    <w:rsid w:val="70A0A83D"/>
    <w:rsid w:val="70A1F76F"/>
    <w:rsid w:val="70A28F45"/>
    <w:rsid w:val="70AC4E51"/>
    <w:rsid w:val="70B886C3"/>
    <w:rsid w:val="70BB7FA8"/>
    <w:rsid w:val="70BDC8A0"/>
    <w:rsid w:val="70BEE3D7"/>
    <w:rsid w:val="70BF3D19"/>
    <w:rsid w:val="70C3F49A"/>
    <w:rsid w:val="70CB69BD"/>
    <w:rsid w:val="70CCF66C"/>
    <w:rsid w:val="70CF5A9C"/>
    <w:rsid w:val="70D2BC2C"/>
    <w:rsid w:val="70D74E96"/>
    <w:rsid w:val="70D89CFA"/>
    <w:rsid w:val="70DBA8D0"/>
    <w:rsid w:val="70DC4B7A"/>
    <w:rsid w:val="70E72C07"/>
    <w:rsid w:val="70EEAF27"/>
    <w:rsid w:val="70F4D886"/>
    <w:rsid w:val="70FD2EBF"/>
    <w:rsid w:val="71002F20"/>
    <w:rsid w:val="7105C081"/>
    <w:rsid w:val="710D03FB"/>
    <w:rsid w:val="711D135D"/>
    <w:rsid w:val="71229D40"/>
    <w:rsid w:val="71248CFE"/>
    <w:rsid w:val="712CFC7B"/>
    <w:rsid w:val="713837CF"/>
    <w:rsid w:val="713A3BD5"/>
    <w:rsid w:val="713CA04D"/>
    <w:rsid w:val="71425C67"/>
    <w:rsid w:val="71430583"/>
    <w:rsid w:val="71439D7D"/>
    <w:rsid w:val="7151278F"/>
    <w:rsid w:val="7152045F"/>
    <w:rsid w:val="715B7946"/>
    <w:rsid w:val="715E5BD8"/>
    <w:rsid w:val="7160C0F9"/>
    <w:rsid w:val="716905EC"/>
    <w:rsid w:val="716B5AF9"/>
    <w:rsid w:val="7179C44E"/>
    <w:rsid w:val="7187ADDB"/>
    <w:rsid w:val="718FFAB6"/>
    <w:rsid w:val="719AE913"/>
    <w:rsid w:val="719BD952"/>
    <w:rsid w:val="71A06E08"/>
    <w:rsid w:val="71A0AA32"/>
    <w:rsid w:val="71A3FDEC"/>
    <w:rsid w:val="71A89760"/>
    <w:rsid w:val="71AB70AE"/>
    <w:rsid w:val="71AC7279"/>
    <w:rsid w:val="71AF0CD3"/>
    <w:rsid w:val="71B43407"/>
    <w:rsid w:val="71B4B995"/>
    <w:rsid w:val="71BD6598"/>
    <w:rsid w:val="71C29163"/>
    <w:rsid w:val="71C472E4"/>
    <w:rsid w:val="71CC38DC"/>
    <w:rsid w:val="71D21F70"/>
    <w:rsid w:val="71D6F95A"/>
    <w:rsid w:val="71E76187"/>
    <w:rsid w:val="71F5584A"/>
    <w:rsid w:val="71FB78E5"/>
    <w:rsid w:val="71FF5B0E"/>
    <w:rsid w:val="7206AF34"/>
    <w:rsid w:val="720BB32E"/>
    <w:rsid w:val="720DBE22"/>
    <w:rsid w:val="7217F571"/>
    <w:rsid w:val="721D8E7C"/>
    <w:rsid w:val="721DCE6D"/>
    <w:rsid w:val="721EB0BD"/>
    <w:rsid w:val="7226C753"/>
    <w:rsid w:val="72300D7B"/>
    <w:rsid w:val="72316996"/>
    <w:rsid w:val="72329C6B"/>
    <w:rsid w:val="7239FE40"/>
    <w:rsid w:val="723AF698"/>
    <w:rsid w:val="723E2446"/>
    <w:rsid w:val="723EA8E5"/>
    <w:rsid w:val="72418A18"/>
    <w:rsid w:val="724E46AA"/>
    <w:rsid w:val="72572C96"/>
    <w:rsid w:val="725A8C37"/>
    <w:rsid w:val="72673399"/>
    <w:rsid w:val="72760A0F"/>
    <w:rsid w:val="7283A66E"/>
    <w:rsid w:val="728B30B3"/>
    <w:rsid w:val="728C53CA"/>
    <w:rsid w:val="729365CB"/>
    <w:rsid w:val="72A5669C"/>
    <w:rsid w:val="72AC8A3C"/>
    <w:rsid w:val="72B06FF4"/>
    <w:rsid w:val="72B14359"/>
    <w:rsid w:val="72B2CEEF"/>
    <w:rsid w:val="72B4C52B"/>
    <w:rsid w:val="72B5AD50"/>
    <w:rsid w:val="72BA4929"/>
    <w:rsid w:val="72C09510"/>
    <w:rsid w:val="72C1AA74"/>
    <w:rsid w:val="72C68A9A"/>
    <w:rsid w:val="72C905F2"/>
    <w:rsid w:val="72CE8167"/>
    <w:rsid w:val="72D5E835"/>
    <w:rsid w:val="72DC11DB"/>
    <w:rsid w:val="72DC81CC"/>
    <w:rsid w:val="72E4B4D0"/>
    <w:rsid w:val="72E4E64C"/>
    <w:rsid w:val="72E6EE62"/>
    <w:rsid w:val="72E867B7"/>
    <w:rsid w:val="72ECFFA7"/>
    <w:rsid w:val="72EFC779"/>
    <w:rsid w:val="7301D968"/>
    <w:rsid w:val="7307544E"/>
    <w:rsid w:val="730956EB"/>
    <w:rsid w:val="730BF510"/>
    <w:rsid w:val="7315B309"/>
    <w:rsid w:val="7316558D"/>
    <w:rsid w:val="7316C088"/>
    <w:rsid w:val="731B49CC"/>
    <w:rsid w:val="731C83EA"/>
    <w:rsid w:val="7326AFFD"/>
    <w:rsid w:val="73293DC8"/>
    <w:rsid w:val="73306ECB"/>
    <w:rsid w:val="73330BFD"/>
    <w:rsid w:val="7336F5E5"/>
    <w:rsid w:val="733988EE"/>
    <w:rsid w:val="733A4655"/>
    <w:rsid w:val="733DBEA8"/>
    <w:rsid w:val="734C9162"/>
    <w:rsid w:val="734FDF8C"/>
    <w:rsid w:val="73504534"/>
    <w:rsid w:val="73576B3B"/>
    <w:rsid w:val="735FA74B"/>
    <w:rsid w:val="7364816B"/>
    <w:rsid w:val="7365E311"/>
    <w:rsid w:val="736D3407"/>
    <w:rsid w:val="73797BC5"/>
    <w:rsid w:val="737CC7F0"/>
    <w:rsid w:val="737F54C1"/>
    <w:rsid w:val="73817368"/>
    <w:rsid w:val="738421C2"/>
    <w:rsid w:val="73999166"/>
    <w:rsid w:val="739B0D88"/>
    <w:rsid w:val="739E4B53"/>
    <w:rsid w:val="73A1BB1B"/>
    <w:rsid w:val="73B26A16"/>
    <w:rsid w:val="73B27A60"/>
    <w:rsid w:val="73B8FFB7"/>
    <w:rsid w:val="73BF8CD2"/>
    <w:rsid w:val="73C48171"/>
    <w:rsid w:val="73C6BF44"/>
    <w:rsid w:val="73C78199"/>
    <w:rsid w:val="73CA5A8C"/>
    <w:rsid w:val="73CE2269"/>
    <w:rsid w:val="73D63AB9"/>
    <w:rsid w:val="73D9CBA3"/>
    <w:rsid w:val="73DB0B1E"/>
    <w:rsid w:val="73DEED62"/>
    <w:rsid w:val="73EE8365"/>
    <w:rsid w:val="73F64BF8"/>
    <w:rsid w:val="73FBB60C"/>
    <w:rsid w:val="73FC0966"/>
    <w:rsid w:val="74001500"/>
    <w:rsid w:val="7405881D"/>
    <w:rsid w:val="7416A7D9"/>
    <w:rsid w:val="7423E717"/>
    <w:rsid w:val="74254F56"/>
    <w:rsid w:val="74284F05"/>
    <w:rsid w:val="743127EE"/>
    <w:rsid w:val="7443DC29"/>
    <w:rsid w:val="7445F475"/>
    <w:rsid w:val="744E6AAB"/>
    <w:rsid w:val="7452AA44"/>
    <w:rsid w:val="7455745E"/>
    <w:rsid w:val="74571274"/>
    <w:rsid w:val="745C8147"/>
    <w:rsid w:val="746AFE39"/>
    <w:rsid w:val="74728166"/>
    <w:rsid w:val="74855938"/>
    <w:rsid w:val="748E6CD8"/>
    <w:rsid w:val="7495E5B8"/>
    <w:rsid w:val="74AEDFE1"/>
    <w:rsid w:val="74BAD9CA"/>
    <w:rsid w:val="74C6D4B6"/>
    <w:rsid w:val="74C72FC5"/>
    <w:rsid w:val="74C96C9A"/>
    <w:rsid w:val="74CC4C1B"/>
    <w:rsid w:val="74D2753F"/>
    <w:rsid w:val="74D914AC"/>
    <w:rsid w:val="74E76D3A"/>
    <w:rsid w:val="74E99D78"/>
    <w:rsid w:val="74EA7C58"/>
    <w:rsid w:val="74F2A66E"/>
    <w:rsid w:val="74F9F42D"/>
    <w:rsid w:val="74FC0394"/>
    <w:rsid w:val="750C5862"/>
    <w:rsid w:val="75136F93"/>
    <w:rsid w:val="751ABC7B"/>
    <w:rsid w:val="751C0F13"/>
    <w:rsid w:val="7523CA01"/>
    <w:rsid w:val="75290AEF"/>
    <w:rsid w:val="752C7988"/>
    <w:rsid w:val="7533C440"/>
    <w:rsid w:val="753FA141"/>
    <w:rsid w:val="75435FF2"/>
    <w:rsid w:val="754F605C"/>
    <w:rsid w:val="7551240E"/>
    <w:rsid w:val="755550AC"/>
    <w:rsid w:val="75585C7D"/>
    <w:rsid w:val="7559FF32"/>
    <w:rsid w:val="755F72C2"/>
    <w:rsid w:val="7561146D"/>
    <w:rsid w:val="756338FE"/>
    <w:rsid w:val="7564FB03"/>
    <w:rsid w:val="7573F95C"/>
    <w:rsid w:val="7577ADC1"/>
    <w:rsid w:val="757DC90A"/>
    <w:rsid w:val="757F81C8"/>
    <w:rsid w:val="757FC784"/>
    <w:rsid w:val="7581A44B"/>
    <w:rsid w:val="758AE915"/>
    <w:rsid w:val="759003C5"/>
    <w:rsid w:val="759F7271"/>
    <w:rsid w:val="75A1D723"/>
    <w:rsid w:val="75A23D07"/>
    <w:rsid w:val="75A90A8A"/>
    <w:rsid w:val="75B09356"/>
    <w:rsid w:val="75B5378A"/>
    <w:rsid w:val="75B72C93"/>
    <w:rsid w:val="75B83760"/>
    <w:rsid w:val="75BA161F"/>
    <w:rsid w:val="75BB1D82"/>
    <w:rsid w:val="75BB7E25"/>
    <w:rsid w:val="75BDFF0E"/>
    <w:rsid w:val="75C49995"/>
    <w:rsid w:val="75C9B6E4"/>
    <w:rsid w:val="75CFCFE4"/>
    <w:rsid w:val="75D39575"/>
    <w:rsid w:val="75D903C4"/>
    <w:rsid w:val="75DD6520"/>
    <w:rsid w:val="75E1ECA1"/>
    <w:rsid w:val="75E860E2"/>
    <w:rsid w:val="75E9C2F9"/>
    <w:rsid w:val="75EAD149"/>
    <w:rsid w:val="75FBC144"/>
    <w:rsid w:val="75FF4036"/>
    <w:rsid w:val="76029C61"/>
    <w:rsid w:val="7604EF29"/>
    <w:rsid w:val="7604FEF9"/>
    <w:rsid w:val="7612792C"/>
    <w:rsid w:val="7614444B"/>
    <w:rsid w:val="761536AA"/>
    <w:rsid w:val="761565FD"/>
    <w:rsid w:val="7617FB26"/>
    <w:rsid w:val="761A6C32"/>
    <w:rsid w:val="761EB5C1"/>
    <w:rsid w:val="76253251"/>
    <w:rsid w:val="762A6B3C"/>
    <w:rsid w:val="76302CD0"/>
    <w:rsid w:val="7632700D"/>
    <w:rsid w:val="763F6582"/>
    <w:rsid w:val="76444910"/>
    <w:rsid w:val="76450892"/>
    <w:rsid w:val="7645E5B3"/>
    <w:rsid w:val="764B274A"/>
    <w:rsid w:val="7650712E"/>
    <w:rsid w:val="765266C1"/>
    <w:rsid w:val="7653D6B4"/>
    <w:rsid w:val="7659C899"/>
    <w:rsid w:val="765A534C"/>
    <w:rsid w:val="765DBC19"/>
    <w:rsid w:val="765E46C2"/>
    <w:rsid w:val="765E7D14"/>
    <w:rsid w:val="765FAA16"/>
    <w:rsid w:val="76642D85"/>
    <w:rsid w:val="766A2768"/>
    <w:rsid w:val="766A32CC"/>
    <w:rsid w:val="767BF92B"/>
    <w:rsid w:val="76813F12"/>
    <w:rsid w:val="7681AAFD"/>
    <w:rsid w:val="7692558F"/>
    <w:rsid w:val="769B0EA4"/>
    <w:rsid w:val="76A55AAA"/>
    <w:rsid w:val="76A5FBA9"/>
    <w:rsid w:val="76AA03BF"/>
    <w:rsid w:val="76ACFD27"/>
    <w:rsid w:val="76AF6D9F"/>
    <w:rsid w:val="76B017D2"/>
    <w:rsid w:val="76B0F929"/>
    <w:rsid w:val="76BF472C"/>
    <w:rsid w:val="76C7938C"/>
    <w:rsid w:val="76CA45DD"/>
    <w:rsid w:val="76CB1585"/>
    <w:rsid w:val="76CDFD7D"/>
    <w:rsid w:val="76CFFCEB"/>
    <w:rsid w:val="76E28517"/>
    <w:rsid w:val="76E38B3D"/>
    <w:rsid w:val="76E96C99"/>
    <w:rsid w:val="76E97260"/>
    <w:rsid w:val="76F26D9D"/>
    <w:rsid w:val="76F2B053"/>
    <w:rsid w:val="76F9A827"/>
    <w:rsid w:val="76FD741F"/>
    <w:rsid w:val="77158EA6"/>
    <w:rsid w:val="771E032E"/>
    <w:rsid w:val="7724375F"/>
    <w:rsid w:val="772A0EF2"/>
    <w:rsid w:val="772E4D0D"/>
    <w:rsid w:val="77308A39"/>
    <w:rsid w:val="77329D54"/>
    <w:rsid w:val="77383F48"/>
    <w:rsid w:val="773D12AC"/>
    <w:rsid w:val="773E495B"/>
    <w:rsid w:val="7745E4B4"/>
    <w:rsid w:val="77474B2F"/>
    <w:rsid w:val="775AE180"/>
    <w:rsid w:val="7764A78D"/>
    <w:rsid w:val="7764D327"/>
    <w:rsid w:val="7765744D"/>
    <w:rsid w:val="7771DDBC"/>
    <w:rsid w:val="778276D9"/>
    <w:rsid w:val="778DFF2D"/>
    <w:rsid w:val="7793EE35"/>
    <w:rsid w:val="7795597D"/>
    <w:rsid w:val="779699EF"/>
    <w:rsid w:val="77A8CCFA"/>
    <w:rsid w:val="77ABA2A0"/>
    <w:rsid w:val="77ADAA65"/>
    <w:rsid w:val="77B15AE5"/>
    <w:rsid w:val="77B780AD"/>
    <w:rsid w:val="77BAE7F3"/>
    <w:rsid w:val="77CAF2A1"/>
    <w:rsid w:val="77DDDD27"/>
    <w:rsid w:val="77EBBC6C"/>
    <w:rsid w:val="77FB9EBD"/>
    <w:rsid w:val="78013829"/>
    <w:rsid w:val="78053D67"/>
    <w:rsid w:val="7805CAAA"/>
    <w:rsid w:val="7814D207"/>
    <w:rsid w:val="781A859D"/>
    <w:rsid w:val="7822266B"/>
    <w:rsid w:val="7823803A"/>
    <w:rsid w:val="7828958A"/>
    <w:rsid w:val="782905FA"/>
    <w:rsid w:val="7829554E"/>
    <w:rsid w:val="782DE538"/>
    <w:rsid w:val="782ED9B2"/>
    <w:rsid w:val="782F96E3"/>
    <w:rsid w:val="78310B01"/>
    <w:rsid w:val="78318C5A"/>
    <w:rsid w:val="78325AB8"/>
    <w:rsid w:val="783C0C49"/>
    <w:rsid w:val="784C3FE5"/>
    <w:rsid w:val="784D22CD"/>
    <w:rsid w:val="78578DB8"/>
    <w:rsid w:val="785B653B"/>
    <w:rsid w:val="785C84D2"/>
    <w:rsid w:val="785D3037"/>
    <w:rsid w:val="786589D2"/>
    <w:rsid w:val="78699DB3"/>
    <w:rsid w:val="786DCA03"/>
    <w:rsid w:val="78730B57"/>
    <w:rsid w:val="78735A8B"/>
    <w:rsid w:val="788645DE"/>
    <w:rsid w:val="78889AF9"/>
    <w:rsid w:val="7890C83D"/>
    <w:rsid w:val="7892B4E2"/>
    <w:rsid w:val="789C7D19"/>
    <w:rsid w:val="789EC919"/>
    <w:rsid w:val="789F588D"/>
    <w:rsid w:val="78A3B361"/>
    <w:rsid w:val="78AEBE85"/>
    <w:rsid w:val="78B45CB3"/>
    <w:rsid w:val="78B50160"/>
    <w:rsid w:val="78BB1536"/>
    <w:rsid w:val="78BE219A"/>
    <w:rsid w:val="78BF3345"/>
    <w:rsid w:val="78C01B54"/>
    <w:rsid w:val="78C047AA"/>
    <w:rsid w:val="78C27F9F"/>
    <w:rsid w:val="78CABE0F"/>
    <w:rsid w:val="78D72446"/>
    <w:rsid w:val="78D74BF6"/>
    <w:rsid w:val="78DE29AC"/>
    <w:rsid w:val="78E35AF5"/>
    <w:rsid w:val="78E71F1A"/>
    <w:rsid w:val="78EB8FFE"/>
    <w:rsid w:val="78ECD2DC"/>
    <w:rsid w:val="78ECF06F"/>
    <w:rsid w:val="78EFF326"/>
    <w:rsid w:val="78F22035"/>
    <w:rsid w:val="78FC149A"/>
    <w:rsid w:val="78FC3063"/>
    <w:rsid w:val="78FE8477"/>
    <w:rsid w:val="79091910"/>
    <w:rsid w:val="790DBE66"/>
    <w:rsid w:val="791A1046"/>
    <w:rsid w:val="791ADF0A"/>
    <w:rsid w:val="79207D99"/>
    <w:rsid w:val="79245BEA"/>
    <w:rsid w:val="7925581C"/>
    <w:rsid w:val="792929A3"/>
    <w:rsid w:val="793356D1"/>
    <w:rsid w:val="79338C3A"/>
    <w:rsid w:val="7937B246"/>
    <w:rsid w:val="7937F2FF"/>
    <w:rsid w:val="793EA44F"/>
    <w:rsid w:val="794F5266"/>
    <w:rsid w:val="79568D0A"/>
    <w:rsid w:val="795907F5"/>
    <w:rsid w:val="795A69F4"/>
    <w:rsid w:val="795C39AD"/>
    <w:rsid w:val="795CD313"/>
    <w:rsid w:val="79665752"/>
    <w:rsid w:val="7972A545"/>
    <w:rsid w:val="797513A5"/>
    <w:rsid w:val="7978DC74"/>
    <w:rsid w:val="797C531C"/>
    <w:rsid w:val="797F3CBC"/>
    <w:rsid w:val="797F4716"/>
    <w:rsid w:val="7983B758"/>
    <w:rsid w:val="79843CBC"/>
    <w:rsid w:val="798E7EBB"/>
    <w:rsid w:val="798F2B7C"/>
    <w:rsid w:val="798F9C28"/>
    <w:rsid w:val="799448E0"/>
    <w:rsid w:val="799BCD63"/>
    <w:rsid w:val="799D1A88"/>
    <w:rsid w:val="79AB6E94"/>
    <w:rsid w:val="79B6F820"/>
    <w:rsid w:val="79B8256F"/>
    <w:rsid w:val="79BD593D"/>
    <w:rsid w:val="79BDB240"/>
    <w:rsid w:val="79BF56C5"/>
    <w:rsid w:val="79C0F4C2"/>
    <w:rsid w:val="79CAAA13"/>
    <w:rsid w:val="79D1CBB7"/>
    <w:rsid w:val="79D6E9D8"/>
    <w:rsid w:val="79EBF07D"/>
    <w:rsid w:val="79F4AE0C"/>
    <w:rsid w:val="79FA90AA"/>
    <w:rsid w:val="79FBE94E"/>
    <w:rsid w:val="79FFC5A2"/>
    <w:rsid w:val="7A014566"/>
    <w:rsid w:val="7A020C83"/>
    <w:rsid w:val="7A056E14"/>
    <w:rsid w:val="7A078E79"/>
    <w:rsid w:val="7A0C54F3"/>
    <w:rsid w:val="7A0D100A"/>
    <w:rsid w:val="7A13463D"/>
    <w:rsid w:val="7A1B0E42"/>
    <w:rsid w:val="7A259F77"/>
    <w:rsid w:val="7A2786C6"/>
    <w:rsid w:val="7A2C8E1F"/>
    <w:rsid w:val="7A3B90F6"/>
    <w:rsid w:val="7A3D854B"/>
    <w:rsid w:val="7A448D86"/>
    <w:rsid w:val="7A539950"/>
    <w:rsid w:val="7A621356"/>
    <w:rsid w:val="7A6C2D4A"/>
    <w:rsid w:val="7A6DBABB"/>
    <w:rsid w:val="7A70A2F9"/>
    <w:rsid w:val="7A758B1B"/>
    <w:rsid w:val="7A7A1DF2"/>
    <w:rsid w:val="7A8AB0D9"/>
    <w:rsid w:val="7A8ABEAA"/>
    <w:rsid w:val="7A8EDF11"/>
    <w:rsid w:val="7A9AE193"/>
    <w:rsid w:val="7A9CEFB1"/>
    <w:rsid w:val="7A9E9410"/>
    <w:rsid w:val="7AA4D96E"/>
    <w:rsid w:val="7AA9F20D"/>
    <w:rsid w:val="7AAF39B9"/>
    <w:rsid w:val="7ABB0BA1"/>
    <w:rsid w:val="7ABB8B0E"/>
    <w:rsid w:val="7AC9B8CD"/>
    <w:rsid w:val="7AD573CA"/>
    <w:rsid w:val="7AE0E0B2"/>
    <w:rsid w:val="7AE49E76"/>
    <w:rsid w:val="7AE633B8"/>
    <w:rsid w:val="7AE94533"/>
    <w:rsid w:val="7AEC3D39"/>
    <w:rsid w:val="7AF378E6"/>
    <w:rsid w:val="7AF4547E"/>
    <w:rsid w:val="7AFF49D8"/>
    <w:rsid w:val="7B050FA3"/>
    <w:rsid w:val="7B087B97"/>
    <w:rsid w:val="7B0AA5FE"/>
    <w:rsid w:val="7B172523"/>
    <w:rsid w:val="7B2BD441"/>
    <w:rsid w:val="7B2C9E58"/>
    <w:rsid w:val="7B2D5F30"/>
    <w:rsid w:val="7B352AAE"/>
    <w:rsid w:val="7B3BD718"/>
    <w:rsid w:val="7B46F5A0"/>
    <w:rsid w:val="7B4A9700"/>
    <w:rsid w:val="7B535A77"/>
    <w:rsid w:val="7B5F94D1"/>
    <w:rsid w:val="7B6521DD"/>
    <w:rsid w:val="7B71AC62"/>
    <w:rsid w:val="7B76DBC0"/>
    <w:rsid w:val="7B785AE2"/>
    <w:rsid w:val="7B7B3EEB"/>
    <w:rsid w:val="7B7DC17E"/>
    <w:rsid w:val="7B8032A0"/>
    <w:rsid w:val="7B8EB2B9"/>
    <w:rsid w:val="7BA8B021"/>
    <w:rsid w:val="7BB6D595"/>
    <w:rsid w:val="7BB9CC01"/>
    <w:rsid w:val="7BC1F850"/>
    <w:rsid w:val="7BC86A88"/>
    <w:rsid w:val="7BD6CC88"/>
    <w:rsid w:val="7BD6EC93"/>
    <w:rsid w:val="7BDDAC44"/>
    <w:rsid w:val="7BED6C73"/>
    <w:rsid w:val="7BF2A4A4"/>
    <w:rsid w:val="7BF708D3"/>
    <w:rsid w:val="7C030C85"/>
    <w:rsid w:val="7C09FBD4"/>
    <w:rsid w:val="7C0A023A"/>
    <w:rsid w:val="7C198A1B"/>
    <w:rsid w:val="7C24F3D7"/>
    <w:rsid w:val="7C254F16"/>
    <w:rsid w:val="7C27208D"/>
    <w:rsid w:val="7C27FCDF"/>
    <w:rsid w:val="7C295E0C"/>
    <w:rsid w:val="7C2AB97F"/>
    <w:rsid w:val="7C2CA40D"/>
    <w:rsid w:val="7C2FEFBF"/>
    <w:rsid w:val="7C35BE60"/>
    <w:rsid w:val="7C40593B"/>
    <w:rsid w:val="7C409E01"/>
    <w:rsid w:val="7C425A3D"/>
    <w:rsid w:val="7C53E4F9"/>
    <w:rsid w:val="7C5B8412"/>
    <w:rsid w:val="7C5DF2DD"/>
    <w:rsid w:val="7C5EE8F9"/>
    <w:rsid w:val="7C64B0D0"/>
    <w:rsid w:val="7C6AF856"/>
    <w:rsid w:val="7C6AFA91"/>
    <w:rsid w:val="7C77741F"/>
    <w:rsid w:val="7C81887B"/>
    <w:rsid w:val="7C84801B"/>
    <w:rsid w:val="7C875924"/>
    <w:rsid w:val="7C8E3457"/>
    <w:rsid w:val="7C8EE4E2"/>
    <w:rsid w:val="7C9827E0"/>
    <w:rsid w:val="7CA36AE1"/>
    <w:rsid w:val="7CA79B70"/>
    <w:rsid w:val="7CB71E4C"/>
    <w:rsid w:val="7CB7C1A9"/>
    <w:rsid w:val="7CCE0E10"/>
    <w:rsid w:val="7CE85296"/>
    <w:rsid w:val="7CF4898B"/>
    <w:rsid w:val="7CF547C4"/>
    <w:rsid w:val="7D024DE9"/>
    <w:rsid w:val="7D02D09B"/>
    <w:rsid w:val="7D054620"/>
    <w:rsid w:val="7D10CAAF"/>
    <w:rsid w:val="7D147FCE"/>
    <w:rsid w:val="7D16C17C"/>
    <w:rsid w:val="7D19486A"/>
    <w:rsid w:val="7D1982D2"/>
    <w:rsid w:val="7D1A2D58"/>
    <w:rsid w:val="7D271124"/>
    <w:rsid w:val="7D2B3B19"/>
    <w:rsid w:val="7D2F36A5"/>
    <w:rsid w:val="7D2F9B06"/>
    <w:rsid w:val="7D392D77"/>
    <w:rsid w:val="7D3ED4C4"/>
    <w:rsid w:val="7D43BA9E"/>
    <w:rsid w:val="7D452C9A"/>
    <w:rsid w:val="7D458BBF"/>
    <w:rsid w:val="7D470DA4"/>
    <w:rsid w:val="7D477CA5"/>
    <w:rsid w:val="7D4A6DAE"/>
    <w:rsid w:val="7D4CEE0A"/>
    <w:rsid w:val="7D4E1639"/>
    <w:rsid w:val="7D4F69B6"/>
    <w:rsid w:val="7D54004E"/>
    <w:rsid w:val="7D5E4A5D"/>
    <w:rsid w:val="7D5F6BA9"/>
    <w:rsid w:val="7D71ED18"/>
    <w:rsid w:val="7D7434EE"/>
    <w:rsid w:val="7D78326F"/>
    <w:rsid w:val="7D84DD03"/>
    <w:rsid w:val="7D8624FD"/>
    <w:rsid w:val="7D8E0CB1"/>
    <w:rsid w:val="7D8F9130"/>
    <w:rsid w:val="7D92F4FF"/>
    <w:rsid w:val="7D9B032F"/>
    <w:rsid w:val="7D9BACE2"/>
    <w:rsid w:val="7D9BAD22"/>
    <w:rsid w:val="7D9BDBEF"/>
    <w:rsid w:val="7DA6F300"/>
    <w:rsid w:val="7DAEEC40"/>
    <w:rsid w:val="7DB0B5B0"/>
    <w:rsid w:val="7DB63D8F"/>
    <w:rsid w:val="7DB77DF3"/>
    <w:rsid w:val="7DB7F9C9"/>
    <w:rsid w:val="7DB92F77"/>
    <w:rsid w:val="7DC1BF37"/>
    <w:rsid w:val="7DC27167"/>
    <w:rsid w:val="7DC4CB36"/>
    <w:rsid w:val="7DD0A1DB"/>
    <w:rsid w:val="7DD24A0C"/>
    <w:rsid w:val="7DD618FC"/>
    <w:rsid w:val="7DD64CFB"/>
    <w:rsid w:val="7DD6E38D"/>
    <w:rsid w:val="7DE0B9BD"/>
    <w:rsid w:val="7DE241A6"/>
    <w:rsid w:val="7DE540FA"/>
    <w:rsid w:val="7DE930B7"/>
    <w:rsid w:val="7DEFD448"/>
    <w:rsid w:val="7DF4AE64"/>
    <w:rsid w:val="7DF7E611"/>
    <w:rsid w:val="7DF87A1A"/>
    <w:rsid w:val="7DFB1998"/>
    <w:rsid w:val="7DFCF234"/>
    <w:rsid w:val="7DFD5010"/>
    <w:rsid w:val="7E1316E7"/>
    <w:rsid w:val="7E15FD60"/>
    <w:rsid w:val="7E191685"/>
    <w:rsid w:val="7E1B2068"/>
    <w:rsid w:val="7E21CAA8"/>
    <w:rsid w:val="7E21D6F9"/>
    <w:rsid w:val="7E2C4572"/>
    <w:rsid w:val="7E2E36B1"/>
    <w:rsid w:val="7E30C540"/>
    <w:rsid w:val="7E3EB882"/>
    <w:rsid w:val="7E3FDD99"/>
    <w:rsid w:val="7E458749"/>
    <w:rsid w:val="7E48BAA6"/>
    <w:rsid w:val="7E4A7B27"/>
    <w:rsid w:val="7E4AA497"/>
    <w:rsid w:val="7E4B27C8"/>
    <w:rsid w:val="7E526E1B"/>
    <w:rsid w:val="7E5270A9"/>
    <w:rsid w:val="7E557DCF"/>
    <w:rsid w:val="7E5D91E2"/>
    <w:rsid w:val="7E67739A"/>
    <w:rsid w:val="7E691275"/>
    <w:rsid w:val="7E6B24AB"/>
    <w:rsid w:val="7E6C98BE"/>
    <w:rsid w:val="7E6F27F0"/>
    <w:rsid w:val="7E7A14C6"/>
    <w:rsid w:val="7E90D2B7"/>
    <w:rsid w:val="7E9628E2"/>
    <w:rsid w:val="7E98BBA7"/>
    <w:rsid w:val="7E99C519"/>
    <w:rsid w:val="7EB70F79"/>
    <w:rsid w:val="7EC4E490"/>
    <w:rsid w:val="7ED1C59C"/>
    <w:rsid w:val="7ED4E6BC"/>
    <w:rsid w:val="7EE0E56A"/>
    <w:rsid w:val="7EE1A784"/>
    <w:rsid w:val="7F054D73"/>
    <w:rsid w:val="7F0AC144"/>
    <w:rsid w:val="7F0E90CD"/>
    <w:rsid w:val="7F118879"/>
    <w:rsid w:val="7F14382D"/>
    <w:rsid w:val="7F15FC9C"/>
    <w:rsid w:val="7F1820AE"/>
    <w:rsid w:val="7F1C496E"/>
    <w:rsid w:val="7F1D2253"/>
    <w:rsid w:val="7F22E7B8"/>
    <w:rsid w:val="7F2D3003"/>
    <w:rsid w:val="7F3134F7"/>
    <w:rsid w:val="7F32B896"/>
    <w:rsid w:val="7F32C60F"/>
    <w:rsid w:val="7F429C63"/>
    <w:rsid w:val="7F4A14F1"/>
    <w:rsid w:val="7F4CAC9F"/>
    <w:rsid w:val="7F512114"/>
    <w:rsid w:val="7F57EAE8"/>
    <w:rsid w:val="7F5A696E"/>
    <w:rsid w:val="7F5C968A"/>
    <w:rsid w:val="7F5D2244"/>
    <w:rsid w:val="7F605923"/>
    <w:rsid w:val="7F6CB049"/>
    <w:rsid w:val="7F7564B6"/>
    <w:rsid w:val="7F7B2F8D"/>
    <w:rsid w:val="7F7DD164"/>
    <w:rsid w:val="7F881B1F"/>
    <w:rsid w:val="7F8F5D84"/>
    <w:rsid w:val="7FA11BE9"/>
    <w:rsid w:val="7FA6855A"/>
    <w:rsid w:val="7FCEC054"/>
    <w:rsid w:val="7FD47468"/>
    <w:rsid w:val="7FD612B2"/>
    <w:rsid w:val="7FD88D89"/>
    <w:rsid w:val="7FDA606D"/>
    <w:rsid w:val="7FE78DA7"/>
    <w:rsid w:val="7FEF9142"/>
    <w:rsid w:val="7FFC582C"/>
    <w:rsid w:val="7FFCF8F3"/>
    <w:rsid w:val="7FFD025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8551CD"/>
  <w15:docId w15:val="{1FA46BFE-3BEB-49B8-8944-6A1909185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qFormat="1"/>
    <w:lsdException w:name="index heading" w:locked="1" w:semiHidden="1" w:unhideWhenUsed="1"/>
    <w:lsdException w:name="caption"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10" w:qFormat="1"/>
    <w:lsdException w:name="Closing" w:locked="1" w:semiHidden="1" w:unhideWhenUsed="1"/>
    <w:lsdException w:name="Signature" w:locked="1" w:semiHidden="1" w:unhideWhenUsed="1"/>
    <w:lsdException w:name="Default Paragraph Font" w:uiPriority="0" w:unhideWhenUsed="1"/>
    <w:lsdException w:name="Body Text" w:locked="1" w:semiHidden="1" w:uiPriority="1" w:unhideWhenUsed="1"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9E7"/>
    <w:rPr>
      <w:rFonts w:ascii="Helvetica Neue" w:eastAsiaTheme="minorHAnsi" w:hAnsi="Helvetica Neue" w:cstheme="minorBidi"/>
      <w:kern w:val="2"/>
      <w:sz w:val="24"/>
      <w:szCs w:val="24"/>
      <w:lang w:val="en-US" w:eastAsia="zh-CN"/>
      <w14:ligatures w14:val="standardContextual"/>
    </w:rPr>
  </w:style>
  <w:style w:type="paragraph" w:styleId="Heading1">
    <w:name w:val="heading 1"/>
    <w:basedOn w:val="Normal"/>
    <w:next w:val="Normal"/>
    <w:link w:val="Heading1Char"/>
    <w:uiPriority w:val="9"/>
    <w:qFormat/>
    <w:rsid w:val="000E59E7"/>
    <w:pPr>
      <w:keepNext/>
      <w:keepLines/>
      <w:numPr>
        <w:numId w:val="104"/>
      </w:numPr>
      <w:spacing w:before="240" w:after="120"/>
      <w:ind w:left="567" w:hanging="567"/>
      <w:outlineLvl w:val="0"/>
    </w:pPr>
    <w:rPr>
      <w:rFonts w:asciiTheme="minorHAnsi" w:eastAsiaTheme="majorEastAsia" w:hAnsiTheme="minorHAnsi" w:cs="Times New Roman (Headings CS)"/>
      <w:b/>
      <w:bCs/>
      <w:caps/>
      <w:color w:val="595959" w:themeColor="text1" w:themeTint="A6"/>
      <w:sz w:val="28"/>
      <w:szCs w:val="32"/>
    </w:rPr>
  </w:style>
  <w:style w:type="paragraph" w:styleId="Heading2">
    <w:name w:val="heading 2"/>
    <w:basedOn w:val="Bodycopy"/>
    <w:next w:val="Normal"/>
    <w:link w:val="Heading2Char"/>
    <w:uiPriority w:val="9"/>
    <w:unhideWhenUsed/>
    <w:qFormat/>
    <w:rsid w:val="000E59E7"/>
    <w:pPr>
      <w:keepNext/>
      <w:keepLines/>
      <w:outlineLvl w:val="1"/>
    </w:pPr>
    <w:rPr>
      <w:rFonts w:eastAsia="Times New Roman"/>
      <w:b/>
      <w:bCs/>
      <w:sz w:val="22"/>
      <w:szCs w:val="22"/>
    </w:rPr>
  </w:style>
  <w:style w:type="paragraph" w:styleId="Heading3">
    <w:name w:val="heading 3"/>
    <w:basedOn w:val="BodycopyB"/>
    <w:next w:val="Normal"/>
    <w:link w:val="Heading3Char"/>
    <w:uiPriority w:val="9"/>
    <w:unhideWhenUsed/>
    <w:qFormat/>
    <w:rsid w:val="000E59E7"/>
    <w:pPr>
      <w:keepNext/>
      <w:keepLines/>
      <w:spacing w:line="312" w:lineRule="auto"/>
      <w:outlineLvl w:val="2"/>
    </w:pPr>
    <w:rPr>
      <w:rFonts w:eastAsia="Times New Roman"/>
    </w:rPr>
  </w:style>
  <w:style w:type="paragraph" w:styleId="Heading4">
    <w:name w:val="heading 4"/>
    <w:aliases w:val="Level 2 - a,h4,h41,h42,h411,h43,h412,h44,h413,h45,h414,h46,h415,h47,h416,h48,h417,h49,h418,h421,h4111,h431,h4121,h441,h4131,h451,h4141,h461,h4151,h422,h4112,h432,h4122,h442,h4132,h452,h4142,h462,h4152,h423,h4113,h433,h4123,h443,h4133,h453"/>
    <w:basedOn w:val="Normal"/>
    <w:next w:val="Normal"/>
    <w:link w:val="Heading4Char"/>
    <w:uiPriority w:val="9"/>
    <w:unhideWhenUsed/>
    <w:qFormat/>
    <w:rsid w:val="00FA6859"/>
    <w:pPr>
      <w:keepNext/>
      <w:keepLines/>
      <w:numPr>
        <w:ilvl w:val="3"/>
        <w:numId w:val="50"/>
      </w:numPr>
      <w:spacing w:before="40"/>
      <w:outlineLvl w:val="3"/>
    </w:pPr>
    <w:rPr>
      <w:rFonts w:asciiTheme="minorHAnsi" w:eastAsiaTheme="majorEastAsia" w:hAnsiTheme="minorHAnsi" w:cstheme="minorHAnsi"/>
      <w:color w:val="000000" w:themeColor="text1"/>
    </w:rPr>
  </w:style>
  <w:style w:type="paragraph" w:styleId="Heading5">
    <w:name w:val="heading 5"/>
    <w:basedOn w:val="Normal"/>
    <w:next w:val="Normal"/>
    <w:link w:val="Heading5Char"/>
    <w:uiPriority w:val="9"/>
    <w:unhideWhenUsed/>
    <w:qFormat/>
    <w:rsid w:val="00BB18CB"/>
    <w:pPr>
      <w:keepNext/>
      <w:keepLines/>
      <w:numPr>
        <w:ilvl w:val="4"/>
        <w:numId w:val="50"/>
      </w:numPr>
      <w:spacing w:before="40"/>
      <w:outlineLvl w:val="4"/>
    </w:pPr>
    <w:rPr>
      <w:rFonts w:asciiTheme="majorHAnsi" w:eastAsiaTheme="majorEastAsia" w:hAnsiTheme="majorHAnsi" w:cstheme="majorBidi"/>
      <w:color w:val="365F91" w:themeColor="accent1" w:themeShade="BF"/>
    </w:rPr>
  </w:style>
  <w:style w:type="paragraph" w:styleId="Heading6">
    <w:name w:val="heading 6"/>
    <w:aliases w:val="Legal Level 1."/>
    <w:basedOn w:val="Normal"/>
    <w:next w:val="Normal"/>
    <w:link w:val="Heading6Char"/>
    <w:uiPriority w:val="9"/>
    <w:unhideWhenUsed/>
    <w:qFormat/>
    <w:rsid w:val="00BB18CB"/>
    <w:pPr>
      <w:keepNext/>
      <w:keepLines/>
      <w:numPr>
        <w:ilvl w:val="5"/>
        <w:numId w:val="50"/>
      </w:numPr>
      <w:tabs>
        <w:tab w:val="num" w:pos="360"/>
      </w:tabs>
      <w:spacing w:before="40"/>
      <w:ind w:left="360" w:hanging="360"/>
      <w:outlineLvl w:val="5"/>
    </w:pPr>
    <w:rPr>
      <w:rFonts w:asciiTheme="majorHAnsi" w:eastAsiaTheme="majorEastAsia" w:hAnsiTheme="majorHAnsi" w:cstheme="majorBidi"/>
      <w:color w:val="243F60" w:themeColor="accent1" w:themeShade="7F"/>
    </w:rPr>
  </w:style>
  <w:style w:type="paragraph" w:styleId="Heading7">
    <w:name w:val="heading 7"/>
    <w:aliases w:val="Legal Level 1.1."/>
    <w:basedOn w:val="Normal"/>
    <w:next w:val="Normal"/>
    <w:link w:val="Heading7Char"/>
    <w:uiPriority w:val="9"/>
    <w:unhideWhenUsed/>
    <w:qFormat/>
    <w:rsid w:val="00BB18CB"/>
    <w:pPr>
      <w:keepNext/>
      <w:keepLines/>
      <w:numPr>
        <w:ilvl w:val="6"/>
        <w:numId w:val="50"/>
      </w:numPr>
      <w:tabs>
        <w:tab w:val="num" w:pos="360"/>
      </w:tabs>
      <w:spacing w:before="40"/>
      <w:ind w:left="360" w:hanging="360"/>
      <w:outlineLvl w:val="6"/>
    </w:pPr>
    <w:rPr>
      <w:rFonts w:asciiTheme="majorHAnsi" w:eastAsiaTheme="majorEastAsia" w:hAnsiTheme="majorHAnsi" w:cstheme="majorBidi"/>
      <w:i/>
      <w:iCs/>
      <w:color w:val="243F60" w:themeColor="accent1" w:themeShade="7F"/>
    </w:rPr>
  </w:style>
  <w:style w:type="paragraph" w:styleId="Heading8">
    <w:name w:val="heading 8"/>
    <w:aliases w:val="Legal Level 1.1.1."/>
    <w:basedOn w:val="Normal"/>
    <w:next w:val="Normal"/>
    <w:link w:val="Heading8Char"/>
    <w:uiPriority w:val="9"/>
    <w:unhideWhenUsed/>
    <w:qFormat/>
    <w:rsid w:val="00BB18CB"/>
    <w:pPr>
      <w:keepNext/>
      <w:keepLines/>
      <w:numPr>
        <w:ilvl w:val="7"/>
        <w:numId w:val="50"/>
      </w:numPr>
      <w:tabs>
        <w:tab w:val="num" w:pos="360"/>
      </w:tabs>
      <w:spacing w:before="40"/>
      <w:ind w:left="3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Legal Level 1.1.1.1."/>
    <w:basedOn w:val="Normal"/>
    <w:next w:val="Normal"/>
    <w:link w:val="Heading9Char"/>
    <w:uiPriority w:val="9"/>
    <w:unhideWhenUsed/>
    <w:qFormat/>
    <w:rsid w:val="00BB18CB"/>
    <w:pPr>
      <w:keepNext/>
      <w:keepLines/>
      <w:numPr>
        <w:ilvl w:val="8"/>
        <w:numId w:val="50"/>
      </w:numPr>
      <w:tabs>
        <w:tab w:val="num" w:pos="360"/>
      </w:tabs>
      <w:spacing w:before="40"/>
      <w:ind w:left="360" w:hanging="3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0E59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59E7"/>
  </w:style>
  <w:style w:type="character" w:customStyle="1" w:styleId="Heading1Char">
    <w:name w:val="Heading 1 Char"/>
    <w:basedOn w:val="DefaultParagraphFont"/>
    <w:link w:val="Heading1"/>
    <w:uiPriority w:val="9"/>
    <w:locked/>
    <w:rsid w:val="000E59E7"/>
    <w:rPr>
      <w:rFonts w:asciiTheme="minorHAnsi" w:eastAsiaTheme="majorEastAsia" w:hAnsiTheme="minorHAnsi" w:cs="Times New Roman (Headings CS)"/>
      <w:b/>
      <w:bCs/>
      <w:caps/>
      <w:color w:val="595959" w:themeColor="text1" w:themeTint="A6"/>
      <w:kern w:val="2"/>
      <w:sz w:val="28"/>
      <w:szCs w:val="32"/>
      <w:lang w:val="en-US" w:eastAsia="zh-CN"/>
      <w14:ligatures w14:val="standardContextual"/>
    </w:rPr>
  </w:style>
  <w:style w:type="character" w:customStyle="1" w:styleId="Heading2Char">
    <w:name w:val="Heading 2 Char"/>
    <w:link w:val="Heading2"/>
    <w:uiPriority w:val="9"/>
    <w:locked/>
    <w:rsid w:val="000E59E7"/>
    <w:rPr>
      <w:rFonts w:ascii="Arial" w:hAnsi="Arial"/>
      <w:b/>
      <w:bCs/>
      <w:lang w:val="en-US" w:eastAsia="zh-CN"/>
    </w:rPr>
  </w:style>
  <w:style w:type="character" w:customStyle="1" w:styleId="Heading3Char">
    <w:name w:val="Heading 3 Char"/>
    <w:link w:val="Heading3"/>
    <w:uiPriority w:val="9"/>
    <w:locked/>
    <w:rsid w:val="000E59E7"/>
    <w:rPr>
      <w:rFonts w:ascii="Arial" w:hAnsi="Arial"/>
      <w:b/>
      <w:sz w:val="20"/>
      <w:szCs w:val="24"/>
      <w:lang w:val="en-US" w:eastAsia="zh-CN"/>
    </w:rPr>
  </w:style>
  <w:style w:type="character" w:customStyle="1" w:styleId="Heading4Char">
    <w:name w:val="Heading 4 Char"/>
    <w:aliases w:val="Level 2 - a Char,h4 Char,h41 Char,h42 Char,h411 Char,h43 Char,h412 Char,h44 Char,h413 Char,h45 Char,h414 Char,h46 Char,h415 Char,h47 Char,h416 Char,h48 Char,h417 Char,h49 Char,h418 Char,h421 Char,h4111 Char,h431 Char,h4121 Char,h441 Char"/>
    <w:basedOn w:val="DefaultParagraphFont"/>
    <w:link w:val="Heading4"/>
    <w:uiPriority w:val="9"/>
    <w:locked/>
    <w:rsid w:val="00FA6859"/>
    <w:rPr>
      <w:rFonts w:asciiTheme="minorHAnsi" w:eastAsiaTheme="majorEastAsia" w:hAnsiTheme="minorHAnsi" w:cstheme="minorHAnsi"/>
      <w:color w:val="000000" w:themeColor="text1"/>
      <w:kern w:val="2"/>
      <w:sz w:val="24"/>
      <w:szCs w:val="24"/>
      <w:lang w:val="en-US" w:eastAsia="zh-CN"/>
      <w14:ligatures w14:val="standardContextual"/>
    </w:rPr>
  </w:style>
  <w:style w:type="character" w:customStyle="1" w:styleId="Heading5Char">
    <w:name w:val="Heading 5 Char"/>
    <w:basedOn w:val="DefaultParagraphFont"/>
    <w:link w:val="Heading5"/>
    <w:uiPriority w:val="9"/>
    <w:locked/>
    <w:rsid w:val="00BB18CB"/>
    <w:rPr>
      <w:rFonts w:asciiTheme="majorHAnsi" w:eastAsiaTheme="majorEastAsia" w:hAnsiTheme="majorHAnsi" w:cstheme="majorBidi"/>
      <w:color w:val="365F91" w:themeColor="accent1" w:themeShade="BF"/>
      <w:szCs w:val="24"/>
      <w:lang w:val="en-US" w:eastAsia="zh-CN"/>
    </w:rPr>
  </w:style>
  <w:style w:type="character" w:customStyle="1" w:styleId="Heading6Char">
    <w:name w:val="Heading 6 Char"/>
    <w:aliases w:val="Legal Level 1. Char"/>
    <w:basedOn w:val="DefaultParagraphFont"/>
    <w:link w:val="Heading6"/>
    <w:uiPriority w:val="9"/>
    <w:locked/>
    <w:rsid w:val="00BB18CB"/>
    <w:rPr>
      <w:rFonts w:asciiTheme="majorHAnsi" w:eastAsiaTheme="majorEastAsia" w:hAnsiTheme="majorHAnsi" w:cstheme="majorBidi"/>
      <w:color w:val="243F60" w:themeColor="accent1" w:themeShade="7F"/>
      <w:szCs w:val="24"/>
      <w:lang w:val="en-US" w:eastAsia="zh-CN"/>
    </w:rPr>
  </w:style>
  <w:style w:type="character" w:customStyle="1" w:styleId="Heading7Char">
    <w:name w:val="Heading 7 Char"/>
    <w:aliases w:val="Legal Level 1.1. Char"/>
    <w:basedOn w:val="DefaultParagraphFont"/>
    <w:link w:val="Heading7"/>
    <w:uiPriority w:val="9"/>
    <w:locked/>
    <w:rsid w:val="00BB18CB"/>
    <w:rPr>
      <w:rFonts w:asciiTheme="majorHAnsi" w:eastAsiaTheme="majorEastAsia" w:hAnsiTheme="majorHAnsi" w:cstheme="majorBidi"/>
      <w:i/>
      <w:iCs/>
      <w:color w:val="243F60" w:themeColor="accent1" w:themeShade="7F"/>
      <w:szCs w:val="24"/>
      <w:lang w:val="en-US" w:eastAsia="zh-CN"/>
    </w:rPr>
  </w:style>
  <w:style w:type="character" w:customStyle="1" w:styleId="Heading8Char">
    <w:name w:val="Heading 8 Char"/>
    <w:aliases w:val="Legal Level 1.1.1. Char"/>
    <w:basedOn w:val="DefaultParagraphFont"/>
    <w:link w:val="Heading8"/>
    <w:uiPriority w:val="9"/>
    <w:locked/>
    <w:rsid w:val="00BB18CB"/>
    <w:rPr>
      <w:rFonts w:asciiTheme="majorHAnsi" w:eastAsiaTheme="majorEastAsia" w:hAnsiTheme="majorHAnsi" w:cstheme="majorBidi"/>
      <w:color w:val="272727" w:themeColor="text1" w:themeTint="D8"/>
      <w:sz w:val="21"/>
      <w:szCs w:val="21"/>
      <w:lang w:val="en-US" w:eastAsia="zh-CN"/>
    </w:rPr>
  </w:style>
  <w:style w:type="character" w:customStyle="1" w:styleId="Heading9Char">
    <w:name w:val="Heading 9 Char"/>
    <w:aliases w:val="Legal Level 1.1.1.1. Char"/>
    <w:basedOn w:val="DefaultParagraphFont"/>
    <w:link w:val="Heading9"/>
    <w:uiPriority w:val="9"/>
    <w:locked/>
    <w:rsid w:val="00BB18CB"/>
    <w:rPr>
      <w:rFonts w:asciiTheme="majorHAnsi" w:eastAsiaTheme="majorEastAsia" w:hAnsiTheme="majorHAnsi" w:cstheme="majorBidi"/>
      <w:i/>
      <w:iCs/>
      <w:color w:val="272727" w:themeColor="text1" w:themeTint="D8"/>
      <w:sz w:val="21"/>
      <w:szCs w:val="21"/>
      <w:lang w:val="en-US" w:eastAsia="zh-CN"/>
    </w:rPr>
  </w:style>
  <w:style w:type="paragraph" w:customStyle="1" w:styleId="Appendix1">
    <w:name w:val="Appendix 1"/>
    <w:basedOn w:val="Normal"/>
    <w:next w:val="Normal"/>
    <w:uiPriority w:val="99"/>
    <w:rsid w:val="00664ABC"/>
    <w:pPr>
      <w:keepNext/>
      <w:widowControl w:val="0"/>
      <w:pBdr>
        <w:bottom w:val="single" w:sz="4" w:space="1" w:color="auto"/>
      </w:pBdr>
      <w:spacing w:before="120" w:after="120"/>
      <w:outlineLvl w:val="0"/>
    </w:pPr>
    <w:rPr>
      <w:b/>
      <w:sz w:val="28"/>
    </w:rPr>
  </w:style>
  <w:style w:type="paragraph" w:styleId="CommentText">
    <w:name w:val="annotation text"/>
    <w:basedOn w:val="Normal"/>
    <w:link w:val="CommentTextChar"/>
    <w:uiPriority w:val="99"/>
    <w:rsid w:val="000E59E7"/>
    <w:pPr>
      <w:adjustRightInd w:val="0"/>
    </w:pPr>
    <w:rPr>
      <w:rFonts w:ascii="Arial" w:eastAsia="Times New Roman" w:hAnsi="Arial" w:cs="Arial"/>
      <w:color w:val="FF00FF"/>
      <w:kern w:val="0"/>
      <w:sz w:val="22"/>
      <w:szCs w:val="22"/>
      <w:lang w:val="en-AU" w:eastAsia="en-AU"/>
      <w14:ligatures w14:val="none"/>
    </w:rPr>
  </w:style>
  <w:style w:type="character" w:customStyle="1" w:styleId="CommentTextChar">
    <w:name w:val="Comment Text Char"/>
    <w:basedOn w:val="DefaultParagraphFont"/>
    <w:link w:val="CommentText"/>
    <w:uiPriority w:val="99"/>
    <w:locked/>
    <w:rsid w:val="000E59E7"/>
    <w:rPr>
      <w:rFonts w:ascii="Arial" w:hAnsi="Arial" w:cs="Arial"/>
      <w:color w:val="FF00FF"/>
    </w:rPr>
  </w:style>
  <w:style w:type="character" w:styleId="Hyperlink">
    <w:name w:val="Hyperlink"/>
    <w:uiPriority w:val="99"/>
    <w:unhideWhenUsed/>
    <w:rsid w:val="000E59E7"/>
    <w:rPr>
      <w:rFonts w:ascii="Arial" w:hAnsi="Arial"/>
      <w:b w:val="0"/>
      <w:i w:val="0"/>
      <w:color w:val="000000"/>
      <w:sz w:val="14"/>
      <w:u w:val="single"/>
    </w:rPr>
  </w:style>
  <w:style w:type="paragraph" w:styleId="Footer">
    <w:name w:val="footer"/>
    <w:aliases w:val="Footer_1"/>
    <w:basedOn w:val="Bodycopy"/>
    <w:link w:val="FooterChar"/>
    <w:uiPriority w:val="99"/>
    <w:unhideWhenUsed/>
    <w:qFormat/>
    <w:rsid w:val="000E59E7"/>
    <w:pPr>
      <w:tabs>
        <w:tab w:val="center" w:pos="4680"/>
        <w:tab w:val="right" w:pos="9360"/>
      </w:tabs>
      <w:spacing w:after="180" w:line="180" w:lineRule="exact"/>
    </w:pPr>
    <w:rPr>
      <w:noProof/>
      <w:sz w:val="14"/>
    </w:rPr>
  </w:style>
  <w:style w:type="character" w:customStyle="1" w:styleId="FooterChar">
    <w:name w:val="Footer Char"/>
    <w:aliases w:val="Footer_1 Char"/>
    <w:link w:val="Footer"/>
    <w:uiPriority w:val="99"/>
    <w:locked/>
    <w:rsid w:val="000E59E7"/>
    <w:rPr>
      <w:rFonts w:ascii="Arial" w:eastAsia="Calibri" w:hAnsi="Arial"/>
      <w:noProof/>
      <w:sz w:val="14"/>
      <w:szCs w:val="24"/>
      <w:lang w:val="en-US" w:eastAsia="zh-CN"/>
    </w:rPr>
  </w:style>
  <w:style w:type="paragraph" w:customStyle="1" w:styleId="FooterLandscape">
    <w:name w:val="Footer Landscape"/>
    <w:basedOn w:val="Footer"/>
    <w:uiPriority w:val="99"/>
    <w:rsid w:val="00664ABC"/>
    <w:pPr>
      <w:tabs>
        <w:tab w:val="right" w:pos="13892"/>
      </w:tabs>
    </w:pPr>
  </w:style>
  <w:style w:type="paragraph" w:styleId="Header">
    <w:name w:val="header"/>
    <w:basedOn w:val="Normal"/>
    <w:link w:val="HeaderChar"/>
    <w:uiPriority w:val="99"/>
    <w:unhideWhenUsed/>
    <w:rsid w:val="000E59E7"/>
    <w:pPr>
      <w:tabs>
        <w:tab w:val="center" w:pos="4680"/>
        <w:tab w:val="right" w:pos="9360"/>
      </w:tabs>
    </w:pPr>
  </w:style>
  <w:style w:type="character" w:customStyle="1" w:styleId="HeaderChar">
    <w:name w:val="Header Char"/>
    <w:link w:val="Header"/>
    <w:uiPriority w:val="99"/>
    <w:locked/>
    <w:rsid w:val="000E59E7"/>
    <w:rPr>
      <w:rFonts w:ascii="Helvetica Neue" w:eastAsiaTheme="minorHAnsi" w:hAnsi="Helvetica Neue" w:cstheme="minorBidi"/>
      <w:kern w:val="2"/>
      <w:sz w:val="24"/>
      <w:szCs w:val="24"/>
      <w:lang w:val="en-US" w:eastAsia="zh-CN"/>
      <w14:ligatures w14:val="standardContextual"/>
    </w:rPr>
  </w:style>
  <w:style w:type="paragraph" w:customStyle="1" w:styleId="HeaderLandscape">
    <w:name w:val="Header Landscape"/>
    <w:basedOn w:val="Header"/>
    <w:uiPriority w:val="99"/>
    <w:rsid w:val="00664ABC"/>
    <w:pPr>
      <w:tabs>
        <w:tab w:val="right" w:pos="13892"/>
      </w:tabs>
    </w:pPr>
  </w:style>
  <w:style w:type="paragraph" w:styleId="ListBullet">
    <w:name w:val="List Bullet"/>
    <w:basedOn w:val="Normal"/>
    <w:uiPriority w:val="99"/>
    <w:rsid w:val="00BB18CB"/>
    <w:pPr>
      <w:numPr>
        <w:numId w:val="3"/>
      </w:numPr>
      <w:adjustRightInd w:val="0"/>
    </w:pPr>
    <w:rPr>
      <w:rFonts w:eastAsia="Times New Roman" w:cs="Arial"/>
      <w:szCs w:val="20"/>
      <w:lang w:val="en-AU"/>
    </w:rPr>
  </w:style>
  <w:style w:type="paragraph" w:styleId="ListBullet2">
    <w:name w:val="List Bullet 2"/>
    <w:basedOn w:val="Normal"/>
    <w:uiPriority w:val="99"/>
    <w:rsid w:val="00664ABC"/>
    <w:pPr>
      <w:tabs>
        <w:tab w:val="num" w:pos="643"/>
      </w:tabs>
      <w:ind w:left="641" w:hanging="357"/>
    </w:pPr>
  </w:style>
  <w:style w:type="paragraph" w:styleId="ListBullet3">
    <w:name w:val="List Bullet 3"/>
    <w:basedOn w:val="Normal"/>
    <w:uiPriority w:val="99"/>
    <w:rsid w:val="00664ABC"/>
    <w:pPr>
      <w:tabs>
        <w:tab w:val="num" w:pos="926"/>
      </w:tabs>
      <w:ind w:left="924" w:hanging="357"/>
    </w:pPr>
  </w:style>
  <w:style w:type="paragraph" w:styleId="ListBullet4">
    <w:name w:val="List Bullet 4"/>
    <w:basedOn w:val="Normal"/>
    <w:uiPriority w:val="99"/>
    <w:rsid w:val="00664ABC"/>
    <w:pPr>
      <w:tabs>
        <w:tab w:val="num" w:pos="1209"/>
      </w:tabs>
      <w:ind w:left="1208" w:hanging="357"/>
    </w:pPr>
  </w:style>
  <w:style w:type="paragraph" w:styleId="ListBullet5">
    <w:name w:val="List Bullet 5"/>
    <w:basedOn w:val="Normal"/>
    <w:uiPriority w:val="99"/>
    <w:rsid w:val="00664ABC"/>
    <w:pPr>
      <w:tabs>
        <w:tab w:val="num" w:pos="1492"/>
      </w:tabs>
      <w:ind w:left="1491" w:hanging="357"/>
    </w:pPr>
  </w:style>
  <w:style w:type="paragraph" w:styleId="ListNumber">
    <w:name w:val="List Number"/>
    <w:basedOn w:val="Normal"/>
    <w:uiPriority w:val="99"/>
    <w:rsid w:val="00664ABC"/>
    <w:pPr>
      <w:tabs>
        <w:tab w:val="num" w:pos="360"/>
      </w:tabs>
      <w:ind w:left="357" w:hanging="357"/>
    </w:pPr>
  </w:style>
  <w:style w:type="paragraph" w:styleId="ListNumber2">
    <w:name w:val="List Number 2"/>
    <w:basedOn w:val="Normal"/>
    <w:uiPriority w:val="99"/>
    <w:rsid w:val="00664ABC"/>
    <w:pPr>
      <w:tabs>
        <w:tab w:val="num" w:pos="643"/>
      </w:tabs>
      <w:ind w:left="641" w:hanging="357"/>
    </w:pPr>
  </w:style>
  <w:style w:type="paragraph" w:styleId="ListNumber3">
    <w:name w:val="List Number 3"/>
    <w:basedOn w:val="Normal"/>
    <w:uiPriority w:val="99"/>
    <w:rsid w:val="00664ABC"/>
    <w:pPr>
      <w:tabs>
        <w:tab w:val="left" w:pos="924"/>
      </w:tabs>
      <w:ind w:left="924" w:hanging="357"/>
    </w:pPr>
  </w:style>
  <w:style w:type="paragraph" w:styleId="NormalIndent">
    <w:name w:val="Normal Indent"/>
    <w:basedOn w:val="Normal"/>
    <w:uiPriority w:val="99"/>
    <w:rsid w:val="00664ABC"/>
    <w:pPr>
      <w:ind w:left="720"/>
    </w:pPr>
  </w:style>
  <w:style w:type="character" w:styleId="PageNumber">
    <w:name w:val="page number"/>
    <w:basedOn w:val="DefaultParagraphFont"/>
    <w:uiPriority w:val="99"/>
    <w:rsid w:val="00BB18CB"/>
    <w:rPr>
      <w:rFonts w:cs="Times New Roman"/>
    </w:rPr>
  </w:style>
  <w:style w:type="paragraph" w:customStyle="1" w:styleId="TableHeading">
    <w:name w:val="Table Heading"/>
    <w:basedOn w:val="Normal"/>
    <w:uiPriority w:val="99"/>
    <w:rsid w:val="00664ABC"/>
    <w:rPr>
      <w:b/>
    </w:rPr>
  </w:style>
  <w:style w:type="paragraph" w:customStyle="1" w:styleId="TableText">
    <w:name w:val="Table Text"/>
    <w:basedOn w:val="Normal"/>
    <w:uiPriority w:val="99"/>
    <w:rsid w:val="00664ABC"/>
    <w:rPr>
      <w:sz w:val="20"/>
    </w:rPr>
  </w:style>
  <w:style w:type="paragraph" w:styleId="Title">
    <w:name w:val="Title"/>
    <w:basedOn w:val="Normal"/>
    <w:next w:val="Normal"/>
    <w:link w:val="TitleChar"/>
    <w:uiPriority w:val="10"/>
    <w:qFormat/>
    <w:rsid w:val="000E59E7"/>
    <w:pPr>
      <w:contextualSpacing/>
    </w:pPr>
    <w:rPr>
      <w:rFonts w:asciiTheme="minorHAnsi" w:eastAsiaTheme="majorEastAsia" w:hAnsiTheme="minorHAnsi" w:cstheme="majorBidi"/>
      <w:b/>
      <w:spacing w:val="-10"/>
      <w:kern w:val="28"/>
      <w:sz w:val="56"/>
      <w:szCs w:val="56"/>
    </w:rPr>
  </w:style>
  <w:style w:type="character" w:customStyle="1" w:styleId="TitleChar">
    <w:name w:val="Title Char"/>
    <w:basedOn w:val="DefaultParagraphFont"/>
    <w:link w:val="Title"/>
    <w:uiPriority w:val="10"/>
    <w:locked/>
    <w:rsid w:val="000E59E7"/>
    <w:rPr>
      <w:rFonts w:asciiTheme="minorHAnsi" w:eastAsiaTheme="majorEastAsia" w:hAnsiTheme="minorHAnsi" w:cstheme="majorBidi"/>
      <w:b/>
      <w:spacing w:val="-10"/>
      <w:kern w:val="28"/>
      <w:sz w:val="56"/>
      <w:szCs w:val="56"/>
      <w:lang w:val="en-US" w:eastAsia="zh-CN"/>
      <w14:ligatures w14:val="standardContextual"/>
    </w:rPr>
  </w:style>
  <w:style w:type="paragraph" w:styleId="TOAHeading">
    <w:name w:val="toa heading"/>
    <w:basedOn w:val="Normal"/>
    <w:next w:val="Normal"/>
    <w:uiPriority w:val="99"/>
    <w:semiHidden/>
    <w:rsid w:val="00664ABC"/>
    <w:pPr>
      <w:tabs>
        <w:tab w:val="right" w:leader="dot" w:pos="8295"/>
      </w:tabs>
      <w:spacing w:before="120" w:after="120"/>
      <w:jc w:val="center"/>
    </w:pPr>
    <w:rPr>
      <w:b/>
    </w:rPr>
  </w:style>
  <w:style w:type="paragraph" w:styleId="TOC1">
    <w:name w:val="toc 1"/>
    <w:basedOn w:val="Normal"/>
    <w:next w:val="Normal"/>
    <w:autoRedefine/>
    <w:uiPriority w:val="39"/>
    <w:unhideWhenUsed/>
    <w:rsid w:val="001434AB"/>
    <w:pPr>
      <w:spacing w:before="360"/>
    </w:pPr>
    <w:rPr>
      <w:rFonts w:asciiTheme="majorHAnsi" w:hAnsiTheme="majorHAnsi"/>
      <w:b/>
      <w:bCs/>
      <w:caps/>
    </w:rPr>
  </w:style>
  <w:style w:type="paragraph" w:styleId="TOC2">
    <w:name w:val="toc 2"/>
    <w:basedOn w:val="Normal"/>
    <w:next w:val="Normal"/>
    <w:autoRedefine/>
    <w:uiPriority w:val="39"/>
    <w:unhideWhenUsed/>
    <w:rsid w:val="00BB18CB"/>
    <w:pPr>
      <w:spacing w:before="240"/>
    </w:pPr>
    <w:rPr>
      <w:rFonts w:asciiTheme="minorHAnsi" w:hAnsiTheme="minorHAnsi" w:cstheme="minorHAnsi"/>
      <w:b/>
      <w:bCs/>
      <w:sz w:val="20"/>
      <w:szCs w:val="20"/>
    </w:rPr>
  </w:style>
  <w:style w:type="paragraph" w:styleId="TOC3">
    <w:name w:val="toc 3"/>
    <w:basedOn w:val="Normal"/>
    <w:next w:val="Normal"/>
    <w:autoRedefine/>
    <w:uiPriority w:val="39"/>
    <w:unhideWhenUsed/>
    <w:rsid w:val="000E59E7"/>
    <w:pPr>
      <w:tabs>
        <w:tab w:val="left" w:pos="1134"/>
        <w:tab w:val="right" w:pos="9010"/>
      </w:tabs>
      <w:spacing w:after="180"/>
      <w:ind w:left="567"/>
    </w:pPr>
    <w:rPr>
      <w:rFonts w:asciiTheme="minorHAnsi" w:hAnsiTheme="minorHAnsi" w:cs="Calibri (Body)"/>
      <w:noProof/>
      <w:color w:val="262626" w:themeColor="text1" w:themeTint="D9"/>
      <w:sz w:val="22"/>
      <w:szCs w:val="22"/>
    </w:rPr>
  </w:style>
  <w:style w:type="paragraph" w:styleId="TOC4">
    <w:name w:val="toc 4"/>
    <w:basedOn w:val="Normal"/>
    <w:next w:val="Normal"/>
    <w:autoRedefine/>
    <w:uiPriority w:val="39"/>
    <w:unhideWhenUsed/>
    <w:rsid w:val="00BB18CB"/>
    <w:pPr>
      <w:ind w:left="480"/>
    </w:pPr>
    <w:rPr>
      <w:rFonts w:asciiTheme="minorHAnsi" w:hAnsiTheme="minorHAnsi" w:cstheme="minorHAnsi"/>
      <w:sz w:val="20"/>
      <w:szCs w:val="20"/>
    </w:rPr>
  </w:style>
  <w:style w:type="paragraph" w:styleId="TOC5">
    <w:name w:val="toc 5"/>
    <w:basedOn w:val="Normal"/>
    <w:next w:val="Normal"/>
    <w:autoRedefine/>
    <w:uiPriority w:val="39"/>
    <w:unhideWhenUsed/>
    <w:rsid w:val="00BB18CB"/>
    <w:pPr>
      <w:ind w:left="720"/>
    </w:pPr>
    <w:rPr>
      <w:rFonts w:asciiTheme="minorHAnsi" w:hAnsiTheme="minorHAnsi" w:cstheme="minorHAnsi"/>
      <w:sz w:val="20"/>
      <w:szCs w:val="20"/>
    </w:rPr>
  </w:style>
  <w:style w:type="paragraph" w:styleId="TOC6">
    <w:name w:val="toc 6"/>
    <w:basedOn w:val="Normal"/>
    <w:next w:val="Normal"/>
    <w:autoRedefine/>
    <w:uiPriority w:val="39"/>
    <w:unhideWhenUsed/>
    <w:rsid w:val="00BB18CB"/>
    <w:pPr>
      <w:ind w:left="960"/>
    </w:pPr>
    <w:rPr>
      <w:rFonts w:asciiTheme="minorHAnsi" w:hAnsiTheme="minorHAnsi" w:cstheme="minorHAnsi"/>
      <w:sz w:val="20"/>
      <w:szCs w:val="20"/>
    </w:rPr>
  </w:style>
  <w:style w:type="paragraph" w:styleId="TOC7">
    <w:name w:val="toc 7"/>
    <w:basedOn w:val="Normal"/>
    <w:next w:val="Normal"/>
    <w:autoRedefine/>
    <w:uiPriority w:val="39"/>
    <w:unhideWhenUsed/>
    <w:rsid w:val="00BB18CB"/>
    <w:pPr>
      <w:ind w:left="1200"/>
    </w:pPr>
    <w:rPr>
      <w:rFonts w:asciiTheme="minorHAnsi" w:hAnsiTheme="minorHAnsi" w:cstheme="minorHAnsi"/>
      <w:sz w:val="20"/>
      <w:szCs w:val="20"/>
    </w:rPr>
  </w:style>
  <w:style w:type="paragraph" w:styleId="TOC8">
    <w:name w:val="toc 8"/>
    <w:basedOn w:val="Normal"/>
    <w:next w:val="Normal"/>
    <w:autoRedefine/>
    <w:uiPriority w:val="39"/>
    <w:unhideWhenUsed/>
    <w:rsid w:val="00BB18CB"/>
    <w:pPr>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BB18CB"/>
    <w:pPr>
      <w:ind w:left="1680"/>
    </w:pPr>
    <w:rPr>
      <w:rFonts w:asciiTheme="minorHAnsi" w:hAnsiTheme="minorHAnsi" w:cstheme="minorHAnsi"/>
      <w:sz w:val="20"/>
      <w:szCs w:val="20"/>
    </w:rPr>
  </w:style>
  <w:style w:type="paragraph" w:customStyle="1" w:styleId="Appendix2">
    <w:name w:val="Appendix 2"/>
    <w:basedOn w:val="Normal"/>
    <w:next w:val="Normal"/>
    <w:uiPriority w:val="99"/>
    <w:rsid w:val="00664ABC"/>
    <w:pPr>
      <w:keepNext/>
      <w:widowControl w:val="0"/>
      <w:spacing w:before="120" w:after="120"/>
      <w:outlineLvl w:val="1"/>
    </w:pPr>
    <w:rPr>
      <w:b/>
    </w:rPr>
  </w:style>
  <w:style w:type="paragraph" w:customStyle="1" w:styleId="Appendix3">
    <w:name w:val="Appendix 3"/>
    <w:basedOn w:val="Normal"/>
    <w:next w:val="Normal"/>
    <w:uiPriority w:val="99"/>
    <w:rsid w:val="00664ABC"/>
    <w:pPr>
      <w:keepNext/>
      <w:widowControl w:val="0"/>
      <w:spacing w:before="120" w:after="120"/>
      <w:outlineLvl w:val="2"/>
    </w:pPr>
    <w:rPr>
      <w:b/>
    </w:rPr>
  </w:style>
  <w:style w:type="paragraph" w:customStyle="1" w:styleId="tablebullet">
    <w:name w:val="table bullet"/>
    <w:basedOn w:val="ListBullet2"/>
    <w:uiPriority w:val="99"/>
    <w:rsid w:val="00664ABC"/>
    <w:pPr>
      <w:tabs>
        <w:tab w:val="clear" w:pos="643"/>
        <w:tab w:val="num" w:pos="317"/>
      </w:tabs>
      <w:ind w:left="317" w:hanging="317"/>
    </w:pPr>
    <w:rPr>
      <w:sz w:val="20"/>
    </w:rPr>
  </w:style>
  <w:style w:type="paragraph" w:customStyle="1" w:styleId="bullet10">
    <w:name w:val="bullet 1"/>
    <w:basedOn w:val="Normal"/>
    <w:uiPriority w:val="99"/>
    <w:rsid w:val="00664ABC"/>
    <w:pPr>
      <w:tabs>
        <w:tab w:val="num" w:pos="360"/>
      </w:tabs>
      <w:spacing w:before="120"/>
      <w:ind w:left="360" w:hanging="360"/>
    </w:pPr>
    <w:rPr>
      <w:sz w:val="20"/>
    </w:rPr>
  </w:style>
  <w:style w:type="paragraph" w:customStyle="1" w:styleId="ListbulletL1">
    <w:name w:val="List bullet L1"/>
    <w:basedOn w:val="CommentText"/>
    <w:uiPriority w:val="99"/>
    <w:rsid w:val="00042316"/>
    <w:pPr>
      <w:numPr>
        <w:numId w:val="4"/>
      </w:numPr>
      <w:tabs>
        <w:tab w:val="clear" w:pos="360"/>
        <w:tab w:val="num" w:pos="851"/>
      </w:tabs>
      <w:ind w:left="851" w:hanging="284"/>
    </w:pPr>
    <w:rPr>
      <w:color w:val="auto"/>
    </w:rPr>
  </w:style>
  <w:style w:type="paragraph" w:customStyle="1" w:styleId="DotPoint">
    <w:name w:val="Dot Point"/>
    <w:basedOn w:val="Normal"/>
    <w:uiPriority w:val="99"/>
    <w:rsid w:val="00664ABC"/>
    <w:pPr>
      <w:tabs>
        <w:tab w:val="num" w:pos="360"/>
      </w:tabs>
      <w:ind w:left="340" w:hanging="340"/>
    </w:pPr>
    <w:rPr>
      <w:sz w:val="20"/>
    </w:rPr>
  </w:style>
  <w:style w:type="paragraph" w:styleId="FootnoteText">
    <w:name w:val="footnote text"/>
    <w:basedOn w:val="Normal"/>
    <w:link w:val="FootnoteTextChar"/>
    <w:uiPriority w:val="99"/>
    <w:semiHidden/>
    <w:rsid w:val="00F03C66"/>
    <w:rPr>
      <w:sz w:val="16"/>
    </w:rPr>
  </w:style>
  <w:style w:type="character" w:customStyle="1" w:styleId="FootnoteTextChar">
    <w:name w:val="Footnote Text Char"/>
    <w:basedOn w:val="DefaultParagraphFont"/>
    <w:link w:val="FootnoteText"/>
    <w:uiPriority w:val="99"/>
    <w:semiHidden/>
    <w:locked/>
    <w:rsid w:val="00D60E04"/>
    <w:rPr>
      <w:rFonts w:cs="Times New Roman"/>
      <w:sz w:val="16"/>
      <w:lang w:val="en-AU"/>
    </w:rPr>
  </w:style>
  <w:style w:type="paragraph" w:styleId="BodyTextIndent2">
    <w:name w:val="Body Text Indent 2"/>
    <w:basedOn w:val="Normal"/>
    <w:link w:val="BodyTextIndent2Char"/>
    <w:uiPriority w:val="99"/>
    <w:rsid w:val="00664ABC"/>
    <w:pPr>
      <w:tabs>
        <w:tab w:val="left" w:pos="1134"/>
      </w:tabs>
      <w:ind w:left="1134" w:hanging="1134"/>
    </w:pPr>
  </w:style>
  <w:style w:type="character" w:customStyle="1" w:styleId="BodyTextIndent2Char">
    <w:name w:val="Body Text Indent 2 Char"/>
    <w:basedOn w:val="DefaultParagraphFont"/>
    <w:link w:val="BodyTextIndent2"/>
    <w:uiPriority w:val="99"/>
    <w:locked/>
    <w:rsid w:val="00D60E04"/>
    <w:rPr>
      <w:sz w:val="24"/>
      <w:szCs w:val="24"/>
      <w:lang w:val="en-CA" w:eastAsia="en-GB"/>
    </w:rPr>
  </w:style>
  <w:style w:type="paragraph" w:customStyle="1" w:styleId="TextIndent2">
    <w:name w:val="Text Indent 2"/>
    <w:basedOn w:val="Normal"/>
    <w:uiPriority w:val="99"/>
    <w:rsid w:val="00FC3D43"/>
    <w:pPr>
      <w:spacing w:before="120"/>
      <w:ind w:left="810"/>
    </w:pPr>
  </w:style>
  <w:style w:type="table" w:styleId="TableGrid">
    <w:name w:val="Table Grid"/>
    <w:basedOn w:val="TableNormal"/>
    <w:uiPriority w:val="39"/>
    <w:rsid w:val="000E59E7"/>
    <w:rPr>
      <w:rFonts w:ascii="Calibri" w:eastAsia="Calibri" w:hAnsi="Calibri"/>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link w:val="TextChar"/>
    <w:uiPriority w:val="99"/>
    <w:rsid w:val="002E79E4"/>
    <w:pPr>
      <w:spacing w:before="120" w:after="120"/>
      <w:ind w:left="567"/>
    </w:pPr>
    <w:rPr>
      <w:sz w:val="20"/>
    </w:rPr>
  </w:style>
  <w:style w:type="paragraph" w:customStyle="1" w:styleId="BulletDot">
    <w:name w:val="Bullet (Dot)"/>
    <w:basedOn w:val="Normal"/>
    <w:uiPriority w:val="99"/>
    <w:rsid w:val="00FC3D43"/>
    <w:pPr>
      <w:tabs>
        <w:tab w:val="left" w:pos="426"/>
      </w:tabs>
      <w:spacing w:before="60" w:after="60"/>
      <w:ind w:left="426" w:hanging="426"/>
    </w:pPr>
    <w:rPr>
      <w:sz w:val="20"/>
    </w:rPr>
  </w:style>
  <w:style w:type="paragraph" w:styleId="NormalWeb">
    <w:name w:val="Normal (Web)"/>
    <w:basedOn w:val="Normal"/>
    <w:link w:val="NormalWebChar"/>
    <w:uiPriority w:val="99"/>
    <w:unhideWhenUsed/>
    <w:rsid w:val="000E59E7"/>
    <w:rPr>
      <w:rFonts w:ascii="Times New Roman" w:hAnsi="Times New Roman"/>
    </w:rPr>
  </w:style>
  <w:style w:type="character" w:styleId="FootnoteReference">
    <w:name w:val="footnote reference"/>
    <w:basedOn w:val="DefaultParagraphFont"/>
    <w:uiPriority w:val="99"/>
    <w:semiHidden/>
    <w:rsid w:val="00FC3D43"/>
    <w:rPr>
      <w:rFonts w:cs="Times New Roman"/>
      <w:vertAlign w:val="superscript"/>
    </w:rPr>
  </w:style>
  <w:style w:type="paragraph" w:styleId="BalloonText">
    <w:name w:val="Balloon Text"/>
    <w:basedOn w:val="Normal"/>
    <w:link w:val="BalloonTextChar"/>
    <w:uiPriority w:val="99"/>
    <w:semiHidden/>
    <w:rsid w:val="002E79E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60E04"/>
    <w:rPr>
      <w:rFonts w:ascii="Tahoma" w:hAnsi="Tahoma" w:cs="Tahoma"/>
      <w:sz w:val="16"/>
      <w:szCs w:val="16"/>
      <w:lang w:val="en-AU"/>
    </w:rPr>
  </w:style>
  <w:style w:type="paragraph" w:styleId="BodyText3">
    <w:name w:val="Body Text 3"/>
    <w:basedOn w:val="Normal"/>
    <w:link w:val="BodyText3Char"/>
    <w:uiPriority w:val="99"/>
    <w:rsid w:val="00F84B65"/>
    <w:pPr>
      <w:tabs>
        <w:tab w:val="left" w:pos="1800"/>
      </w:tabs>
      <w:spacing w:after="120"/>
      <w:ind w:left="720"/>
      <w:jc w:val="both"/>
    </w:pPr>
    <w:rPr>
      <w:sz w:val="16"/>
      <w:szCs w:val="16"/>
    </w:rPr>
  </w:style>
  <w:style w:type="character" w:customStyle="1" w:styleId="BodyText3Char">
    <w:name w:val="Body Text 3 Char"/>
    <w:basedOn w:val="DefaultParagraphFont"/>
    <w:link w:val="BodyText3"/>
    <w:uiPriority w:val="99"/>
    <w:locked/>
    <w:rsid w:val="00D60E04"/>
    <w:rPr>
      <w:sz w:val="16"/>
      <w:szCs w:val="16"/>
      <w:lang w:val="en-CA" w:eastAsia="en-GB"/>
    </w:rPr>
  </w:style>
  <w:style w:type="paragraph" w:customStyle="1" w:styleId="BoxText">
    <w:name w:val="Box Text"/>
    <w:basedOn w:val="Normal"/>
    <w:uiPriority w:val="99"/>
    <w:rsid w:val="00AA34FF"/>
    <w:pPr>
      <w:numPr>
        <w:numId w:val="5"/>
      </w:numPr>
      <w:tabs>
        <w:tab w:val="left" w:pos="1800"/>
      </w:tabs>
      <w:jc w:val="both"/>
    </w:pPr>
  </w:style>
  <w:style w:type="paragraph" w:customStyle="1" w:styleId="TableData">
    <w:name w:val="TableData"/>
    <w:basedOn w:val="Normal"/>
    <w:uiPriority w:val="99"/>
    <w:rsid w:val="00AA34FF"/>
    <w:pPr>
      <w:spacing w:before="60" w:after="60"/>
      <w:ind w:left="576"/>
    </w:pPr>
    <w:rPr>
      <w:sz w:val="18"/>
    </w:rPr>
  </w:style>
  <w:style w:type="paragraph" w:customStyle="1" w:styleId="ListbulletL2">
    <w:name w:val="List bullet L2"/>
    <w:basedOn w:val="ListbulletL1"/>
    <w:uiPriority w:val="99"/>
    <w:rsid w:val="0036656B"/>
    <w:pPr>
      <w:numPr>
        <w:numId w:val="6"/>
      </w:numPr>
      <w:tabs>
        <w:tab w:val="num" w:pos="1492"/>
      </w:tabs>
    </w:pPr>
  </w:style>
  <w:style w:type="paragraph" w:customStyle="1" w:styleId="StyleHeading4Level2-ah4h41h42h411h43h412h44h413h45h">
    <w:name w:val="Style Heading 4Level 2 - ah4h41h42h411h43h412h44h413h45h..."/>
    <w:basedOn w:val="Heading4"/>
    <w:uiPriority w:val="99"/>
    <w:rsid w:val="00937193"/>
    <w:rPr>
      <w:bCs/>
    </w:rPr>
  </w:style>
  <w:style w:type="character" w:customStyle="1" w:styleId="TextChar">
    <w:name w:val="Text Char"/>
    <w:basedOn w:val="DefaultParagraphFont"/>
    <w:link w:val="Text"/>
    <w:uiPriority w:val="99"/>
    <w:locked/>
    <w:rsid w:val="002F4994"/>
    <w:rPr>
      <w:sz w:val="20"/>
      <w:szCs w:val="24"/>
      <w:lang w:val="en-CA" w:eastAsia="en-GB"/>
    </w:rPr>
  </w:style>
  <w:style w:type="paragraph" w:customStyle="1" w:styleId="StyleTOC2Right-033cm">
    <w:name w:val="Style TOC 2 + Right:  -0.33 cm"/>
    <w:basedOn w:val="TOC2"/>
    <w:uiPriority w:val="99"/>
    <w:rsid w:val="00611860"/>
    <w:pPr>
      <w:ind w:right="-188"/>
    </w:pPr>
    <w:rPr>
      <w:sz w:val="16"/>
    </w:rPr>
  </w:style>
  <w:style w:type="paragraph" w:customStyle="1" w:styleId="DefaultText">
    <w:name w:val="Default Text"/>
    <w:basedOn w:val="Normal"/>
    <w:rsid w:val="00CE2264"/>
  </w:style>
  <w:style w:type="paragraph" w:customStyle="1" w:styleId="Tablefirst">
    <w:name w:val="Table first"/>
    <w:basedOn w:val="Normal"/>
    <w:uiPriority w:val="99"/>
    <w:rsid w:val="001358B3"/>
    <w:pPr>
      <w:tabs>
        <w:tab w:val="left" w:pos="993"/>
      </w:tabs>
      <w:spacing w:before="120" w:after="120"/>
    </w:pPr>
    <w:rPr>
      <w:lang w:val="en-GB"/>
    </w:rPr>
  </w:style>
  <w:style w:type="paragraph" w:styleId="BodyText">
    <w:name w:val="Body Text"/>
    <w:basedOn w:val="Normal"/>
    <w:link w:val="BodyTextChar"/>
    <w:uiPriority w:val="1"/>
    <w:qFormat/>
    <w:rsid w:val="00157DDE"/>
    <w:pPr>
      <w:spacing w:after="120"/>
    </w:pPr>
  </w:style>
  <w:style w:type="character" w:customStyle="1" w:styleId="BodyTextChar">
    <w:name w:val="Body Text Char"/>
    <w:basedOn w:val="DefaultParagraphFont"/>
    <w:link w:val="BodyText"/>
    <w:uiPriority w:val="1"/>
    <w:locked/>
    <w:rsid w:val="00D60E04"/>
    <w:rPr>
      <w:rFonts w:cs="Times New Roman"/>
      <w:sz w:val="22"/>
      <w:lang w:val="en-AU"/>
    </w:rPr>
  </w:style>
  <w:style w:type="paragraph" w:customStyle="1" w:styleId="Textheader1">
    <w:name w:val="Textheader1"/>
    <w:uiPriority w:val="99"/>
    <w:rsid w:val="003144CA"/>
    <w:rPr>
      <w:rFonts w:ascii="Arial" w:hAnsi="Arial"/>
      <w:b/>
      <w:sz w:val="24"/>
      <w:szCs w:val="20"/>
      <w:lang w:eastAsia="en-US"/>
    </w:rPr>
  </w:style>
  <w:style w:type="paragraph" w:customStyle="1" w:styleId="Textheader2">
    <w:name w:val="Textheader2"/>
    <w:uiPriority w:val="99"/>
    <w:rsid w:val="003144CA"/>
    <w:rPr>
      <w:rFonts w:ascii="Arial" w:hAnsi="Arial"/>
      <w:b/>
      <w:szCs w:val="20"/>
      <w:lang w:eastAsia="en-US"/>
    </w:rPr>
  </w:style>
  <w:style w:type="paragraph" w:styleId="BodyTextIndent">
    <w:name w:val="Body Text Indent"/>
    <w:basedOn w:val="Normal"/>
    <w:link w:val="BodyTextIndentChar"/>
    <w:uiPriority w:val="99"/>
    <w:rsid w:val="007857E3"/>
    <w:pPr>
      <w:spacing w:after="120"/>
      <w:ind w:left="283"/>
    </w:pPr>
  </w:style>
  <w:style w:type="character" w:customStyle="1" w:styleId="BodyTextIndentChar">
    <w:name w:val="Body Text Indent Char"/>
    <w:basedOn w:val="DefaultParagraphFont"/>
    <w:link w:val="BodyTextIndent"/>
    <w:uiPriority w:val="99"/>
    <w:locked/>
    <w:rsid w:val="00D60E04"/>
    <w:rPr>
      <w:rFonts w:cs="Times New Roman"/>
      <w:sz w:val="22"/>
      <w:lang w:val="en-AU"/>
    </w:rPr>
  </w:style>
  <w:style w:type="character" w:styleId="CommentReference">
    <w:name w:val="annotation reference"/>
    <w:basedOn w:val="DefaultParagraphFont"/>
    <w:uiPriority w:val="99"/>
    <w:semiHidden/>
    <w:rsid w:val="000E59E7"/>
    <w:rPr>
      <w:rFonts w:cs="Times New Roman"/>
      <w:sz w:val="16"/>
      <w:szCs w:val="16"/>
    </w:rPr>
  </w:style>
  <w:style w:type="paragraph" w:styleId="CommentSubject">
    <w:name w:val="annotation subject"/>
    <w:basedOn w:val="CommentText"/>
    <w:next w:val="CommentText"/>
    <w:link w:val="CommentSubjectChar"/>
    <w:uiPriority w:val="99"/>
    <w:semiHidden/>
    <w:rsid w:val="003A3168"/>
    <w:rPr>
      <w:b/>
      <w:bCs/>
      <w:color w:val="auto"/>
    </w:rPr>
  </w:style>
  <w:style w:type="character" w:customStyle="1" w:styleId="CommentSubjectChar">
    <w:name w:val="Comment Subject Char"/>
    <w:basedOn w:val="CommentTextChar"/>
    <w:link w:val="CommentSubject"/>
    <w:uiPriority w:val="99"/>
    <w:semiHidden/>
    <w:locked/>
    <w:rsid w:val="00D60E04"/>
    <w:rPr>
      <w:rFonts w:ascii="Arial" w:hAnsi="Arial" w:cs="Times New Roman"/>
      <w:b/>
      <w:bCs/>
      <w:color w:val="FF00FF"/>
      <w:sz w:val="20"/>
      <w:szCs w:val="20"/>
      <w:lang w:val="en-AU" w:eastAsia="en-US"/>
    </w:rPr>
  </w:style>
  <w:style w:type="character" w:styleId="Emphasis">
    <w:name w:val="Emphasis"/>
    <w:basedOn w:val="DefaultParagraphFont"/>
    <w:uiPriority w:val="99"/>
    <w:qFormat/>
    <w:rsid w:val="00E37D9F"/>
    <w:rPr>
      <w:rFonts w:cs="Times New Roman"/>
      <w:i/>
      <w:iCs/>
    </w:rPr>
  </w:style>
  <w:style w:type="paragraph" w:customStyle="1" w:styleId="level1">
    <w:name w:val="level 1"/>
    <w:basedOn w:val="Heading1"/>
    <w:autoRedefine/>
    <w:uiPriority w:val="99"/>
    <w:rsid w:val="002A4A2B"/>
    <w:pPr>
      <w:tabs>
        <w:tab w:val="num" w:pos="360"/>
        <w:tab w:val="num" w:pos="567"/>
      </w:tabs>
    </w:pPr>
    <w:rPr>
      <w:rFonts w:cs="Arial"/>
      <w:bCs w:val="0"/>
      <w:caps w:val="0"/>
      <w:kern w:val="32"/>
    </w:rPr>
  </w:style>
  <w:style w:type="paragraph" w:customStyle="1" w:styleId="level3">
    <w:name w:val="level 3"/>
    <w:basedOn w:val="Heading2"/>
    <w:uiPriority w:val="99"/>
    <w:rsid w:val="002A4A2B"/>
    <w:pPr>
      <w:tabs>
        <w:tab w:val="num" w:pos="858"/>
        <w:tab w:val="left" w:pos="1134"/>
      </w:tabs>
      <w:spacing w:before="360"/>
      <w:ind w:left="858" w:hanging="504"/>
    </w:pPr>
    <w:rPr>
      <w:rFonts w:cs="Arial"/>
      <w:b w:val="0"/>
      <w:bCs w:val="0"/>
      <w:caps/>
      <w:kern w:val="32"/>
      <w:szCs w:val="32"/>
    </w:rPr>
  </w:style>
  <w:style w:type="paragraph" w:customStyle="1" w:styleId="level4">
    <w:name w:val="level 4"/>
    <w:basedOn w:val="Heading2"/>
    <w:uiPriority w:val="99"/>
    <w:rsid w:val="002A4A2B"/>
    <w:pPr>
      <w:tabs>
        <w:tab w:val="left" w:pos="1134"/>
        <w:tab w:val="num" w:pos="1434"/>
      </w:tabs>
      <w:spacing w:before="360"/>
      <w:ind w:left="1362" w:hanging="648"/>
    </w:pPr>
    <w:rPr>
      <w:rFonts w:cs="Arial"/>
      <w:b w:val="0"/>
      <w:bCs w:val="0"/>
      <w:caps/>
      <w:kern w:val="32"/>
      <w:szCs w:val="32"/>
    </w:rPr>
  </w:style>
  <w:style w:type="character" w:customStyle="1" w:styleId="NormalWebChar">
    <w:name w:val="Normal (Web) Char"/>
    <w:basedOn w:val="DefaultParagraphFont"/>
    <w:link w:val="NormalWeb"/>
    <w:uiPriority w:val="99"/>
    <w:locked/>
    <w:rsid w:val="005F3017"/>
    <w:rPr>
      <w:rFonts w:eastAsiaTheme="minorHAnsi" w:cstheme="minorBidi"/>
      <w:kern w:val="2"/>
      <w:sz w:val="24"/>
      <w:szCs w:val="24"/>
      <w:lang w:val="en-US" w:eastAsia="zh-CN"/>
      <w14:ligatures w14:val="standardContextual"/>
    </w:rPr>
  </w:style>
  <w:style w:type="paragraph" w:customStyle="1" w:styleId="tableleft">
    <w:name w:val="table_left"/>
    <w:basedOn w:val="Normal"/>
    <w:uiPriority w:val="99"/>
    <w:rsid w:val="0005641E"/>
    <w:pPr>
      <w:spacing w:before="20" w:after="20" w:line="220" w:lineRule="exact"/>
    </w:pPr>
    <w:rPr>
      <w:rFonts w:ascii="Times" w:hAnsi="Times"/>
      <w:b/>
      <w:lang w:val="en-GB"/>
    </w:rPr>
  </w:style>
  <w:style w:type="paragraph" w:customStyle="1" w:styleId="tableheading0">
    <w:name w:val="table heading"/>
    <w:uiPriority w:val="99"/>
    <w:rsid w:val="0026448D"/>
    <w:pPr>
      <w:spacing w:before="100" w:after="100"/>
    </w:pPr>
    <w:rPr>
      <w:rFonts w:ascii="Tahoma" w:hAnsi="Tahoma"/>
      <w:b/>
      <w:noProof/>
      <w:sz w:val="20"/>
      <w:szCs w:val="20"/>
      <w:lang w:eastAsia="en-US"/>
    </w:rPr>
  </w:style>
  <w:style w:type="paragraph" w:customStyle="1" w:styleId="Tablesideheader">
    <w:name w:val="Tablesideheader"/>
    <w:basedOn w:val="DefaultText"/>
    <w:uiPriority w:val="99"/>
    <w:rsid w:val="000C3885"/>
    <w:pPr>
      <w:spacing w:before="40" w:after="60"/>
    </w:pPr>
  </w:style>
  <w:style w:type="paragraph" w:customStyle="1" w:styleId="Tableheader">
    <w:name w:val="Tableheader"/>
    <w:basedOn w:val="DefaultText"/>
    <w:uiPriority w:val="99"/>
    <w:rsid w:val="009A782B"/>
    <w:pPr>
      <w:spacing w:before="40" w:after="60"/>
      <w:jc w:val="center"/>
    </w:pPr>
    <w:rPr>
      <w:b/>
    </w:rPr>
  </w:style>
  <w:style w:type="paragraph" w:customStyle="1" w:styleId="Default">
    <w:name w:val="Default"/>
    <w:uiPriority w:val="99"/>
    <w:rsid w:val="002E0636"/>
    <w:pPr>
      <w:widowControl w:val="0"/>
      <w:autoSpaceDE w:val="0"/>
      <w:autoSpaceDN w:val="0"/>
      <w:adjustRightInd w:val="0"/>
    </w:pPr>
    <w:rPr>
      <w:rFonts w:ascii="TT E 19 BA 3 B 8t 00" w:hAnsi="TT E 19 BA 3 B 8t 00" w:cs="TT E 19 BA 3 B 8t 00"/>
      <w:color w:val="000000"/>
      <w:sz w:val="24"/>
      <w:szCs w:val="24"/>
    </w:rPr>
  </w:style>
  <w:style w:type="paragraph" w:customStyle="1" w:styleId="CM2">
    <w:name w:val="CM2"/>
    <w:basedOn w:val="Default"/>
    <w:next w:val="Default"/>
    <w:uiPriority w:val="99"/>
    <w:rsid w:val="002E0636"/>
    <w:pPr>
      <w:spacing w:line="260" w:lineRule="atLeast"/>
    </w:pPr>
    <w:rPr>
      <w:color w:val="auto"/>
    </w:rPr>
  </w:style>
  <w:style w:type="paragraph" w:customStyle="1" w:styleId="TableCellBodyText">
    <w:name w:val="Table Cell Body Text"/>
    <w:basedOn w:val="Normal"/>
    <w:uiPriority w:val="99"/>
    <w:rsid w:val="00BB18CB"/>
    <w:pPr>
      <w:keepLines/>
      <w:widowControl w:val="0"/>
      <w:adjustRightInd w:val="0"/>
      <w:spacing w:before="60" w:after="60"/>
    </w:pPr>
    <w:rPr>
      <w:rFonts w:eastAsia="Times New Roman" w:cs="Arial"/>
      <w:sz w:val="18"/>
      <w:szCs w:val="20"/>
      <w:lang w:val="en-AU"/>
    </w:rPr>
  </w:style>
  <w:style w:type="paragraph" w:customStyle="1" w:styleId="TableCellHeading">
    <w:name w:val="Table Cell Heading"/>
    <w:basedOn w:val="TableCellBodyText"/>
    <w:next w:val="TableCellBodyText"/>
    <w:uiPriority w:val="99"/>
    <w:rsid w:val="00BB18CB"/>
    <w:pPr>
      <w:keepNext/>
      <w:adjustRightInd/>
      <w:jc w:val="center"/>
    </w:pPr>
    <w:rPr>
      <w:b/>
    </w:rPr>
  </w:style>
  <w:style w:type="paragraph" w:customStyle="1" w:styleId="BodyText-SubPara">
    <w:name w:val="Body Text - Sub Para"/>
    <w:basedOn w:val="Normal"/>
    <w:uiPriority w:val="99"/>
    <w:rsid w:val="000E544C"/>
    <w:pPr>
      <w:keepLines/>
      <w:widowControl w:val="0"/>
      <w:numPr>
        <w:numId w:val="8"/>
      </w:numPr>
      <w:tabs>
        <w:tab w:val="clear" w:pos="2138"/>
        <w:tab w:val="num" w:pos="1800"/>
      </w:tabs>
      <w:suppressAutoHyphens/>
    </w:pPr>
    <w:rPr>
      <w:rFonts w:cs="Arial"/>
    </w:rPr>
  </w:style>
  <w:style w:type="paragraph" w:styleId="Caption">
    <w:name w:val="caption"/>
    <w:basedOn w:val="Normal"/>
    <w:next w:val="Normal"/>
    <w:uiPriority w:val="99"/>
    <w:qFormat/>
    <w:rsid w:val="00BB18CB"/>
    <w:pPr>
      <w:adjustRightInd w:val="0"/>
    </w:pPr>
    <w:rPr>
      <w:rFonts w:eastAsia="Times New Roman" w:cs="Arial"/>
      <w:b/>
      <w:bCs/>
      <w:sz w:val="20"/>
      <w:szCs w:val="20"/>
      <w:lang w:val="en-AU"/>
    </w:rPr>
  </w:style>
  <w:style w:type="paragraph" w:customStyle="1" w:styleId="BodySingleIndent1">
    <w:name w:val="Body Single Indent 1"/>
    <w:basedOn w:val="Normal"/>
    <w:autoRedefine/>
    <w:uiPriority w:val="99"/>
    <w:rsid w:val="00CE3B20"/>
    <w:rPr>
      <w:rFonts w:cs="Arial"/>
      <w:sz w:val="20"/>
    </w:rPr>
  </w:style>
  <w:style w:type="paragraph" w:styleId="BodyText2">
    <w:name w:val="Body Text 2"/>
    <w:basedOn w:val="Normal"/>
    <w:link w:val="BodyText2Char"/>
    <w:uiPriority w:val="99"/>
    <w:rsid w:val="00FA4232"/>
    <w:pPr>
      <w:spacing w:after="120" w:line="480" w:lineRule="auto"/>
    </w:pPr>
  </w:style>
  <w:style w:type="character" w:customStyle="1" w:styleId="BodyText2Char">
    <w:name w:val="Body Text 2 Char"/>
    <w:basedOn w:val="DefaultParagraphFont"/>
    <w:link w:val="BodyText2"/>
    <w:uiPriority w:val="99"/>
    <w:locked/>
    <w:rsid w:val="00D60E04"/>
    <w:rPr>
      <w:rFonts w:cs="Times New Roman"/>
      <w:sz w:val="22"/>
      <w:lang w:val="en-AU"/>
    </w:rPr>
  </w:style>
  <w:style w:type="paragraph" w:customStyle="1" w:styleId="Titletext">
    <w:name w:val="Titletext"/>
    <w:basedOn w:val="Normal"/>
    <w:next w:val="Normal"/>
    <w:uiPriority w:val="99"/>
    <w:rsid w:val="00FA4232"/>
    <w:pPr>
      <w:numPr>
        <w:numId w:val="10"/>
      </w:numPr>
      <w:tabs>
        <w:tab w:val="clear" w:pos="2552"/>
      </w:tabs>
      <w:spacing w:before="60" w:after="240"/>
    </w:pPr>
    <w:rPr>
      <w:rFonts w:ascii="Arial Narrow" w:hAnsi="Arial Narrow"/>
      <w:b/>
      <w:sz w:val="32"/>
      <w:szCs w:val="30"/>
    </w:rPr>
  </w:style>
  <w:style w:type="paragraph" w:customStyle="1" w:styleId="Bullet">
    <w:name w:val="Bullet"/>
    <w:basedOn w:val="BodyTextIndent"/>
    <w:uiPriority w:val="99"/>
    <w:rsid w:val="00293C91"/>
    <w:pPr>
      <w:numPr>
        <w:numId w:val="12"/>
      </w:numPr>
      <w:spacing w:after="0"/>
    </w:pPr>
    <w:rPr>
      <w:bCs/>
      <w:sz w:val="20"/>
    </w:rPr>
  </w:style>
  <w:style w:type="paragraph" w:customStyle="1" w:styleId="StyleBodyText311pt">
    <w:name w:val="Style Body Text 3 + 11 pt"/>
    <w:basedOn w:val="BodyText3"/>
    <w:uiPriority w:val="99"/>
    <w:rsid w:val="008D4C0B"/>
    <w:pPr>
      <w:tabs>
        <w:tab w:val="clear" w:pos="1800"/>
      </w:tabs>
      <w:spacing w:after="0"/>
      <w:ind w:left="0"/>
    </w:pPr>
    <w:rPr>
      <w:sz w:val="22"/>
    </w:rPr>
  </w:style>
  <w:style w:type="paragraph" w:customStyle="1" w:styleId="Tabletext0">
    <w:name w:val="Table text"/>
    <w:basedOn w:val="Normal"/>
    <w:rsid w:val="00352437"/>
    <w:pPr>
      <w:spacing w:before="20" w:after="20"/>
    </w:pPr>
    <w:rPr>
      <w:sz w:val="20"/>
      <w:lang w:eastAsia="en-AU"/>
    </w:rPr>
  </w:style>
  <w:style w:type="paragraph" w:styleId="ListParagraph">
    <w:name w:val="List Paragraph"/>
    <w:basedOn w:val="Normal"/>
    <w:uiPriority w:val="34"/>
    <w:qFormat/>
    <w:rsid w:val="000E59E7"/>
    <w:pPr>
      <w:numPr>
        <w:numId w:val="103"/>
      </w:numPr>
      <w:spacing w:after="180"/>
      <w:contextualSpacing/>
    </w:pPr>
    <w:rPr>
      <w:rFonts w:asciiTheme="minorHAnsi" w:hAnsiTheme="minorHAnsi"/>
      <w:color w:val="262626" w:themeColor="text1" w:themeTint="D9"/>
    </w:rPr>
  </w:style>
  <w:style w:type="paragraph" w:styleId="Revision">
    <w:name w:val="Revision"/>
    <w:hidden/>
    <w:uiPriority w:val="99"/>
    <w:semiHidden/>
    <w:rsid w:val="001623D4"/>
    <w:rPr>
      <w:szCs w:val="20"/>
      <w:lang w:eastAsia="en-US"/>
    </w:rPr>
  </w:style>
  <w:style w:type="paragraph" w:customStyle="1" w:styleId="BodySingle">
    <w:name w:val="Body Single"/>
    <w:basedOn w:val="Normal"/>
    <w:rsid w:val="00F04999"/>
  </w:style>
  <w:style w:type="paragraph" w:customStyle="1" w:styleId="Disclaimer">
    <w:name w:val="Disclaimer"/>
    <w:basedOn w:val="Normal"/>
    <w:link w:val="DisclaimerChar"/>
    <w:qFormat/>
    <w:rsid w:val="00C5533D"/>
    <w:pPr>
      <w:jc w:val="center"/>
      <w:textAlignment w:val="baseline"/>
    </w:pPr>
    <w:rPr>
      <w:rFonts w:ascii="Myriad Pro" w:hAnsi="Myriad Pro" w:cs="Tahoma"/>
      <w:color w:val="000000"/>
      <w:sz w:val="20"/>
      <w:szCs w:val="14"/>
      <w:lang w:eastAsia="en-AU"/>
    </w:rPr>
  </w:style>
  <w:style w:type="character" w:customStyle="1" w:styleId="DisclaimerChar">
    <w:name w:val="Disclaimer Char"/>
    <w:basedOn w:val="DefaultParagraphFont"/>
    <w:link w:val="Disclaimer"/>
    <w:locked/>
    <w:rsid w:val="00C5533D"/>
    <w:rPr>
      <w:rFonts w:ascii="Myriad Pro" w:hAnsi="Myriad Pro" w:cs="Tahoma"/>
      <w:color w:val="000000"/>
      <w:sz w:val="20"/>
      <w:szCs w:val="14"/>
      <w:lang w:val="en-CA"/>
    </w:rPr>
  </w:style>
  <w:style w:type="character" w:styleId="UnresolvedMention">
    <w:name w:val="Unresolved Mention"/>
    <w:uiPriority w:val="99"/>
    <w:rsid w:val="000E59E7"/>
    <w:rPr>
      <w:color w:val="605E5C"/>
      <w:shd w:val="clear" w:color="auto" w:fill="E1DFDD"/>
    </w:rPr>
  </w:style>
  <w:style w:type="table" w:styleId="GridTable4">
    <w:name w:val="Grid Table 4"/>
    <w:basedOn w:val="TableNormal"/>
    <w:uiPriority w:val="49"/>
    <w:rsid w:val="00F4271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
    <w:name w:val="Mention"/>
    <w:basedOn w:val="DefaultParagraphFont"/>
    <w:uiPriority w:val="99"/>
    <w:unhideWhenUsed/>
    <w:rsid w:val="000E59E7"/>
    <w:rPr>
      <w:color w:val="2B579A"/>
      <w:shd w:val="clear" w:color="auto" w:fill="E6E6E6"/>
    </w:rPr>
  </w:style>
  <w:style w:type="character" w:customStyle="1" w:styleId="normaltextrun">
    <w:name w:val="normaltextrun"/>
    <w:basedOn w:val="DefaultParagraphFont"/>
    <w:rsid w:val="004B2798"/>
  </w:style>
  <w:style w:type="character" w:customStyle="1" w:styleId="cf01">
    <w:name w:val="cf01"/>
    <w:basedOn w:val="DefaultParagraphFont"/>
    <w:rsid w:val="00B86074"/>
    <w:rPr>
      <w:rFonts w:ascii="Segoe UI" w:hAnsi="Segoe UI" w:cs="Segoe UI" w:hint="default"/>
      <w:sz w:val="18"/>
      <w:szCs w:val="18"/>
    </w:rPr>
  </w:style>
  <w:style w:type="paragraph" w:customStyle="1" w:styleId="paragraph">
    <w:name w:val="paragraph"/>
    <w:basedOn w:val="Normal"/>
    <w:link w:val="paragraphChar"/>
    <w:rsid w:val="002B794A"/>
    <w:pPr>
      <w:spacing w:before="100" w:beforeAutospacing="1" w:after="100" w:afterAutospacing="1"/>
    </w:pPr>
    <w:rPr>
      <w:lang w:eastAsia="en-AU"/>
    </w:rPr>
  </w:style>
  <w:style w:type="character" w:customStyle="1" w:styleId="paragraphChar">
    <w:name w:val="paragraph Char"/>
    <w:basedOn w:val="DefaultParagraphFont"/>
    <w:link w:val="paragraph"/>
    <w:rsid w:val="002B794A"/>
    <w:rPr>
      <w:sz w:val="24"/>
      <w:szCs w:val="24"/>
      <w:lang w:val="en-CA"/>
    </w:rPr>
  </w:style>
  <w:style w:type="character" w:customStyle="1" w:styleId="eop">
    <w:name w:val="eop"/>
    <w:basedOn w:val="DefaultParagraphFont"/>
    <w:rsid w:val="002B794A"/>
  </w:style>
  <w:style w:type="paragraph" w:customStyle="1" w:styleId="TableParagraph">
    <w:name w:val="Table Paragraph"/>
    <w:basedOn w:val="Normal"/>
    <w:uiPriority w:val="1"/>
    <w:qFormat/>
    <w:rsid w:val="009B2F1E"/>
    <w:pPr>
      <w:widowControl w:val="0"/>
      <w:autoSpaceDE w:val="0"/>
      <w:autoSpaceDN w:val="0"/>
      <w:spacing w:before="62"/>
    </w:pPr>
    <w:rPr>
      <w:rFonts w:ascii="Trebuchet MS" w:eastAsia="Trebuchet MS" w:hAnsi="Trebuchet MS" w:cs="Trebuchet MS"/>
    </w:rPr>
  </w:style>
  <w:style w:type="character" w:customStyle="1" w:styleId="ui-provider">
    <w:name w:val="ui-provider"/>
    <w:basedOn w:val="DefaultParagraphFont"/>
    <w:rsid w:val="00D36CC9"/>
  </w:style>
  <w:style w:type="character" w:styleId="Strong">
    <w:name w:val="Strong"/>
    <w:basedOn w:val="DefaultParagraphFont"/>
    <w:uiPriority w:val="22"/>
    <w:qFormat/>
    <w:rsid w:val="00D36CC9"/>
    <w:rPr>
      <w:b/>
      <w:bCs/>
    </w:rPr>
  </w:style>
  <w:style w:type="paragraph" w:styleId="Subtitle">
    <w:name w:val="Subtitle"/>
    <w:basedOn w:val="Normal"/>
    <w:next w:val="Normal"/>
    <w:link w:val="SubtitleChar"/>
    <w:uiPriority w:val="11"/>
    <w:qFormat/>
    <w:rsid w:val="00BB18CB"/>
    <w:pPr>
      <w:numPr>
        <w:ilvl w:val="1"/>
      </w:numPr>
    </w:pPr>
    <w:rPr>
      <w:rFonts w:eastAsiaTheme="minorEastAsia" w:cs="Arial"/>
      <w:b/>
      <w:bCs/>
      <w:color w:val="5A5A5A" w:themeColor="text1" w:themeTint="A5"/>
      <w:sz w:val="32"/>
      <w:szCs w:val="32"/>
    </w:rPr>
  </w:style>
  <w:style w:type="character" w:customStyle="1" w:styleId="SubtitleChar">
    <w:name w:val="Subtitle Char"/>
    <w:basedOn w:val="DefaultParagraphFont"/>
    <w:link w:val="Subtitle"/>
    <w:uiPriority w:val="11"/>
    <w:rsid w:val="00BB18CB"/>
    <w:rPr>
      <w:rFonts w:ascii="Arial" w:eastAsiaTheme="minorEastAsia" w:hAnsi="Arial" w:cs="Arial"/>
      <w:b/>
      <w:bCs/>
      <w:color w:val="5A5A5A" w:themeColor="text1" w:themeTint="A5"/>
      <w:sz w:val="32"/>
      <w:szCs w:val="32"/>
      <w:lang w:val="en-US" w:eastAsia="zh-CN"/>
    </w:rPr>
  </w:style>
  <w:style w:type="paragraph" w:styleId="TOCHeading">
    <w:name w:val="TOC Heading"/>
    <w:basedOn w:val="Heading1"/>
    <w:next w:val="Normal"/>
    <w:link w:val="TOCHeadingChar"/>
    <w:uiPriority w:val="39"/>
    <w:unhideWhenUsed/>
    <w:qFormat/>
    <w:rsid w:val="00BB18CB"/>
    <w:pPr>
      <w:spacing w:before="480" w:line="276" w:lineRule="auto"/>
      <w:outlineLvl w:val="9"/>
    </w:pPr>
    <w:rPr>
      <w:bCs w:val="0"/>
      <w:szCs w:val="28"/>
    </w:rPr>
  </w:style>
  <w:style w:type="character" w:customStyle="1" w:styleId="TOCHeadingChar">
    <w:name w:val="TOC Heading Char"/>
    <w:basedOn w:val="Heading1Char"/>
    <w:link w:val="TOCHeading"/>
    <w:uiPriority w:val="39"/>
    <w:rsid w:val="00BB18CB"/>
    <w:rPr>
      <w:rFonts w:ascii="Arial" w:eastAsiaTheme="majorEastAsia" w:hAnsi="Arial" w:cstheme="majorBidi"/>
      <w:b/>
      <w:bCs w:val="0"/>
      <w:caps/>
      <w:color w:val="244061" w:themeColor="accent1" w:themeShade="80"/>
      <w:kern w:val="2"/>
      <w:sz w:val="28"/>
      <w:szCs w:val="28"/>
      <w:lang w:val="en-US" w:eastAsia="en-US"/>
      <w14:ligatures w14:val="standardContextual"/>
    </w:rPr>
  </w:style>
  <w:style w:type="paragraph" w:customStyle="1" w:styleId="TableBodycopy">
    <w:name w:val="Table_Bodycopy"/>
    <w:basedOn w:val="Bodycopy"/>
    <w:qFormat/>
    <w:rsid w:val="000E59E7"/>
    <w:pPr>
      <w:spacing w:after="0"/>
    </w:pPr>
  </w:style>
  <w:style w:type="paragraph" w:customStyle="1" w:styleId="Title2N">
    <w:name w:val="Title_2_N"/>
    <w:basedOn w:val="Title2"/>
    <w:qFormat/>
    <w:rsid w:val="000E59E7"/>
    <w:rPr>
      <w:b w:val="0"/>
    </w:rPr>
  </w:style>
  <w:style w:type="paragraph" w:customStyle="1" w:styleId="Heading10">
    <w:name w:val="Heading_1"/>
    <w:basedOn w:val="Bodycopy"/>
    <w:qFormat/>
    <w:rsid w:val="000E59E7"/>
    <w:pPr>
      <w:spacing w:line="320" w:lineRule="exact"/>
    </w:pPr>
    <w:rPr>
      <w:b/>
      <w:sz w:val="26"/>
      <w:lang w:val="en-AU"/>
    </w:rPr>
  </w:style>
  <w:style w:type="paragraph" w:customStyle="1" w:styleId="Heading20">
    <w:name w:val="Heading_2"/>
    <w:basedOn w:val="Heading10"/>
    <w:next w:val="Normal"/>
    <w:link w:val="Heading2Char0"/>
    <w:qFormat/>
    <w:rsid w:val="000E59E7"/>
    <w:pPr>
      <w:spacing w:after="60" w:line="280" w:lineRule="exact"/>
    </w:pPr>
    <w:rPr>
      <w:bCs/>
      <w:sz w:val="22"/>
    </w:rPr>
  </w:style>
  <w:style w:type="paragraph" w:customStyle="1" w:styleId="RecipientAddress">
    <w:name w:val="RecipientAddress"/>
    <w:basedOn w:val="Bodycopy"/>
    <w:autoRedefine/>
    <w:qFormat/>
    <w:rsid w:val="000E59E7"/>
    <w:pPr>
      <w:spacing w:after="0" w:line="240" w:lineRule="auto"/>
    </w:pPr>
    <w:rPr>
      <w:szCs w:val="15"/>
      <w:lang w:val="en-AU"/>
    </w:rPr>
  </w:style>
  <w:style w:type="numbering" w:customStyle="1" w:styleId="CurrentList9">
    <w:name w:val="Current List9"/>
    <w:uiPriority w:val="99"/>
    <w:rsid w:val="000E59E7"/>
    <w:pPr>
      <w:numPr>
        <w:numId w:val="84"/>
      </w:numPr>
    </w:pPr>
  </w:style>
  <w:style w:type="paragraph" w:customStyle="1" w:styleId="Bodycopy">
    <w:name w:val="Bodycopy"/>
    <w:link w:val="BodycopyChar"/>
    <w:qFormat/>
    <w:rsid w:val="000E59E7"/>
    <w:pPr>
      <w:spacing w:after="240" w:line="280" w:lineRule="exact"/>
    </w:pPr>
    <w:rPr>
      <w:rFonts w:ascii="Arial" w:eastAsia="Calibri" w:hAnsi="Arial"/>
      <w:sz w:val="20"/>
      <w:szCs w:val="24"/>
      <w:lang w:val="en-US" w:eastAsia="zh-CN"/>
    </w:rPr>
  </w:style>
  <w:style w:type="paragraph" w:customStyle="1" w:styleId="ListNum1">
    <w:name w:val="List_Num_1"/>
    <w:basedOn w:val="Heading20"/>
    <w:next w:val="Bodycopy"/>
    <w:qFormat/>
    <w:rsid w:val="000E59E7"/>
    <w:pPr>
      <w:numPr>
        <w:numId w:val="68"/>
      </w:numPr>
      <w:jc w:val="both"/>
    </w:pPr>
    <w:rPr>
      <w:noProof/>
    </w:rPr>
  </w:style>
  <w:style w:type="paragraph" w:customStyle="1" w:styleId="Bullet1">
    <w:name w:val="Bullet_1"/>
    <w:basedOn w:val="Bodycopy"/>
    <w:qFormat/>
    <w:rsid w:val="000E59E7"/>
    <w:pPr>
      <w:numPr>
        <w:numId w:val="69"/>
      </w:numPr>
      <w:spacing w:after="120"/>
    </w:pPr>
    <w:rPr>
      <w:rFonts w:cs="Arial"/>
      <w:noProof/>
    </w:rPr>
  </w:style>
  <w:style w:type="paragraph" w:customStyle="1" w:styleId="ListNum2">
    <w:name w:val="List_Num_2"/>
    <w:basedOn w:val="BodycopyB"/>
    <w:next w:val="Bullet1"/>
    <w:qFormat/>
    <w:rsid w:val="000E59E7"/>
    <w:pPr>
      <w:numPr>
        <w:numId w:val="71"/>
      </w:numPr>
      <w:spacing w:after="60"/>
    </w:pPr>
  </w:style>
  <w:style w:type="paragraph" w:customStyle="1" w:styleId="Bullet2">
    <w:name w:val="Bullet_2"/>
    <w:basedOn w:val="Bodycopy"/>
    <w:qFormat/>
    <w:rsid w:val="000E59E7"/>
    <w:pPr>
      <w:numPr>
        <w:numId w:val="70"/>
      </w:numPr>
      <w:spacing w:after="120"/>
      <w:contextualSpacing/>
    </w:pPr>
    <w:rPr>
      <w:rFonts w:cs="Arial"/>
    </w:rPr>
  </w:style>
  <w:style w:type="paragraph" w:customStyle="1" w:styleId="BodycopyB">
    <w:name w:val="Bodycopy_B"/>
    <w:basedOn w:val="Bodycopy"/>
    <w:link w:val="BodycopyBChar"/>
    <w:qFormat/>
    <w:rsid w:val="000E59E7"/>
    <w:rPr>
      <w:b/>
    </w:rPr>
  </w:style>
  <w:style w:type="paragraph" w:customStyle="1" w:styleId="BodycopyBI">
    <w:name w:val="Bodycopy_BI"/>
    <w:basedOn w:val="Bodycopy"/>
    <w:qFormat/>
    <w:rsid w:val="000E59E7"/>
    <w:rPr>
      <w:b/>
      <w:i/>
    </w:rPr>
  </w:style>
  <w:style w:type="paragraph" w:customStyle="1" w:styleId="ListNum3">
    <w:name w:val="List_Num_3"/>
    <w:basedOn w:val="Bodycopy"/>
    <w:qFormat/>
    <w:rsid w:val="000E59E7"/>
    <w:pPr>
      <w:numPr>
        <w:numId w:val="72"/>
      </w:numPr>
      <w:spacing w:after="60"/>
    </w:pPr>
  </w:style>
  <w:style w:type="character" w:styleId="FollowedHyperlink">
    <w:name w:val="FollowedHyperlink"/>
    <w:uiPriority w:val="99"/>
    <w:semiHidden/>
    <w:unhideWhenUsed/>
    <w:locked/>
    <w:rsid w:val="000E59E7"/>
    <w:rPr>
      <w:color w:val="954F72"/>
      <w:u w:val="single"/>
    </w:rPr>
  </w:style>
  <w:style w:type="paragraph" w:customStyle="1" w:styleId="ReconciliationID">
    <w:name w:val="Reconciliation_ID"/>
    <w:basedOn w:val="Bodycopy"/>
    <w:qFormat/>
    <w:rsid w:val="000E59E7"/>
    <w:pPr>
      <w:spacing w:after="0" w:line="240" w:lineRule="auto"/>
    </w:pPr>
    <w:rPr>
      <w:color w:val="E7E6E6"/>
      <w:sz w:val="16"/>
    </w:rPr>
  </w:style>
  <w:style w:type="paragraph" w:customStyle="1" w:styleId="TableHeading2">
    <w:name w:val="Table_Heading_2"/>
    <w:basedOn w:val="Heading20"/>
    <w:link w:val="TableHeading2Char"/>
    <w:qFormat/>
    <w:rsid w:val="000E59E7"/>
    <w:pPr>
      <w:spacing w:after="0"/>
    </w:pPr>
  </w:style>
  <w:style w:type="paragraph" w:customStyle="1" w:styleId="TableHeading3">
    <w:name w:val="Table_Heading_3"/>
    <w:basedOn w:val="Heading20"/>
    <w:link w:val="TableHeading3Char"/>
    <w:qFormat/>
    <w:rsid w:val="000E59E7"/>
    <w:pPr>
      <w:spacing w:after="0"/>
    </w:pPr>
    <w:rPr>
      <w:bCs w:val="0"/>
      <w:sz w:val="20"/>
    </w:rPr>
  </w:style>
  <w:style w:type="character" w:customStyle="1" w:styleId="Heading2Char0">
    <w:name w:val="Heading_2 Char"/>
    <w:link w:val="Heading20"/>
    <w:rsid w:val="000E59E7"/>
    <w:rPr>
      <w:rFonts w:ascii="Arial" w:eastAsia="Calibri" w:hAnsi="Arial"/>
      <w:b/>
      <w:bCs/>
      <w:szCs w:val="24"/>
      <w:lang w:eastAsia="zh-CN"/>
    </w:rPr>
  </w:style>
  <w:style w:type="character" w:customStyle="1" w:styleId="TableHeading2Char">
    <w:name w:val="Table_Heading_2 Char"/>
    <w:link w:val="TableHeading2"/>
    <w:rsid w:val="000E59E7"/>
    <w:rPr>
      <w:rFonts w:ascii="Arial" w:eastAsia="Calibri" w:hAnsi="Arial"/>
      <w:b/>
      <w:bCs/>
      <w:szCs w:val="24"/>
      <w:lang w:eastAsia="zh-CN"/>
    </w:rPr>
  </w:style>
  <w:style w:type="character" w:customStyle="1" w:styleId="TableHeading3Char">
    <w:name w:val="Table_Heading_3 Char"/>
    <w:link w:val="TableHeading3"/>
    <w:rsid w:val="000E59E7"/>
    <w:rPr>
      <w:rFonts w:ascii="Arial" w:eastAsia="Calibri" w:hAnsi="Arial"/>
      <w:b/>
      <w:sz w:val="20"/>
      <w:szCs w:val="24"/>
      <w:lang w:eastAsia="zh-CN"/>
    </w:rPr>
  </w:style>
  <w:style w:type="paragraph" w:customStyle="1" w:styleId="Bullet3">
    <w:name w:val="Bullet_3"/>
    <w:basedOn w:val="Bullet2"/>
    <w:qFormat/>
    <w:rsid w:val="000E59E7"/>
    <w:pPr>
      <w:numPr>
        <w:numId w:val="76"/>
      </w:numPr>
      <w:contextualSpacing w:val="0"/>
    </w:pPr>
  </w:style>
  <w:style w:type="numbering" w:customStyle="1" w:styleId="CurrentList1">
    <w:name w:val="Current List1"/>
    <w:uiPriority w:val="99"/>
    <w:rsid w:val="000E59E7"/>
    <w:pPr>
      <w:numPr>
        <w:numId w:val="73"/>
      </w:numPr>
    </w:pPr>
  </w:style>
  <w:style w:type="numbering" w:customStyle="1" w:styleId="CurrentList2">
    <w:name w:val="Current List2"/>
    <w:uiPriority w:val="99"/>
    <w:rsid w:val="000E59E7"/>
    <w:pPr>
      <w:numPr>
        <w:numId w:val="74"/>
      </w:numPr>
    </w:pPr>
  </w:style>
  <w:style w:type="paragraph" w:customStyle="1" w:styleId="BodycopyI">
    <w:name w:val="Bodycopy_I"/>
    <w:basedOn w:val="Bodycopy"/>
    <w:qFormat/>
    <w:rsid w:val="000E59E7"/>
    <w:rPr>
      <w:i/>
    </w:rPr>
  </w:style>
  <w:style w:type="paragraph" w:customStyle="1" w:styleId="URL1">
    <w:name w:val="URL_1"/>
    <w:basedOn w:val="Bodycopy"/>
    <w:qFormat/>
    <w:rsid w:val="000E59E7"/>
    <w:rPr>
      <w:color w:val="000000"/>
      <w:u w:val="single"/>
    </w:rPr>
  </w:style>
  <w:style w:type="paragraph" w:customStyle="1" w:styleId="TableHeading4">
    <w:name w:val="Table_Heading_4"/>
    <w:basedOn w:val="TableHeading2"/>
    <w:qFormat/>
    <w:rsid w:val="000E59E7"/>
    <w:rPr>
      <w:color w:val="FFFFFF"/>
    </w:rPr>
  </w:style>
  <w:style w:type="paragraph" w:customStyle="1" w:styleId="Title1">
    <w:name w:val="Title_1"/>
    <w:basedOn w:val="Bodycopy"/>
    <w:qFormat/>
    <w:rsid w:val="000E59E7"/>
    <w:pPr>
      <w:spacing w:after="420" w:line="240" w:lineRule="exact"/>
    </w:pPr>
    <w:rPr>
      <w:rFonts w:cs="Times New Roman (Body CS)"/>
      <w:b/>
      <w:caps/>
      <w:color w:val="000000" w:themeColor="text1"/>
      <w:sz w:val="46"/>
      <w:szCs w:val="54"/>
    </w:rPr>
  </w:style>
  <w:style w:type="paragraph" w:customStyle="1" w:styleId="Title2">
    <w:name w:val="Title_2"/>
    <w:basedOn w:val="Title1"/>
    <w:next w:val="Bodycopy"/>
    <w:qFormat/>
    <w:rsid w:val="000E59E7"/>
    <w:pPr>
      <w:spacing w:after="120" w:line="320" w:lineRule="exact"/>
    </w:pPr>
    <w:rPr>
      <w:bCs/>
      <w:sz w:val="32"/>
      <w:szCs w:val="32"/>
    </w:rPr>
  </w:style>
  <w:style w:type="paragraph" w:customStyle="1" w:styleId="Bullet4">
    <w:name w:val="Bullet_4"/>
    <w:basedOn w:val="Bullet2"/>
    <w:qFormat/>
    <w:rsid w:val="000E59E7"/>
    <w:pPr>
      <w:numPr>
        <w:numId w:val="78"/>
      </w:numPr>
      <w:contextualSpacing w:val="0"/>
    </w:pPr>
  </w:style>
  <w:style w:type="numbering" w:customStyle="1" w:styleId="CurrentList3">
    <w:name w:val="Current List3"/>
    <w:uiPriority w:val="99"/>
    <w:rsid w:val="000E59E7"/>
    <w:pPr>
      <w:numPr>
        <w:numId w:val="77"/>
      </w:numPr>
    </w:pPr>
  </w:style>
  <w:style w:type="paragraph" w:customStyle="1" w:styleId="Footer2">
    <w:name w:val="Footer_2"/>
    <w:basedOn w:val="Footer"/>
    <w:qFormat/>
    <w:rsid w:val="000E59E7"/>
    <w:pPr>
      <w:spacing w:after="240"/>
    </w:pPr>
    <w:rPr>
      <w:b/>
    </w:rPr>
  </w:style>
  <w:style w:type="numbering" w:customStyle="1" w:styleId="CurrentList4">
    <w:name w:val="Current List4"/>
    <w:uiPriority w:val="99"/>
    <w:rsid w:val="000E59E7"/>
    <w:pPr>
      <w:numPr>
        <w:numId w:val="79"/>
      </w:numPr>
    </w:pPr>
  </w:style>
  <w:style w:type="numbering" w:customStyle="1" w:styleId="CurrentList5">
    <w:name w:val="Current List5"/>
    <w:uiPriority w:val="99"/>
    <w:rsid w:val="000E59E7"/>
    <w:pPr>
      <w:numPr>
        <w:numId w:val="80"/>
      </w:numPr>
    </w:pPr>
  </w:style>
  <w:style w:type="numbering" w:customStyle="1" w:styleId="CurrentList6">
    <w:name w:val="Current List6"/>
    <w:uiPriority w:val="99"/>
    <w:rsid w:val="000E59E7"/>
    <w:pPr>
      <w:numPr>
        <w:numId w:val="81"/>
      </w:numPr>
    </w:pPr>
  </w:style>
  <w:style w:type="numbering" w:customStyle="1" w:styleId="CurrentList7">
    <w:name w:val="Current List7"/>
    <w:uiPriority w:val="99"/>
    <w:rsid w:val="000E59E7"/>
    <w:pPr>
      <w:numPr>
        <w:numId w:val="82"/>
      </w:numPr>
    </w:pPr>
  </w:style>
  <w:style w:type="numbering" w:customStyle="1" w:styleId="CurrentList8">
    <w:name w:val="Current List8"/>
    <w:uiPriority w:val="99"/>
    <w:rsid w:val="000E59E7"/>
    <w:pPr>
      <w:numPr>
        <w:numId w:val="83"/>
      </w:numPr>
    </w:pPr>
  </w:style>
  <w:style w:type="numbering" w:customStyle="1" w:styleId="CurrentList10">
    <w:name w:val="Current List10"/>
    <w:uiPriority w:val="99"/>
    <w:rsid w:val="000E59E7"/>
    <w:pPr>
      <w:numPr>
        <w:numId w:val="85"/>
      </w:numPr>
    </w:pPr>
  </w:style>
  <w:style w:type="numbering" w:customStyle="1" w:styleId="CurrentList11">
    <w:name w:val="Current List11"/>
    <w:uiPriority w:val="99"/>
    <w:rsid w:val="000E59E7"/>
    <w:pPr>
      <w:numPr>
        <w:numId w:val="86"/>
      </w:numPr>
    </w:pPr>
  </w:style>
  <w:style w:type="numbering" w:customStyle="1" w:styleId="CurrentList12">
    <w:name w:val="Current List12"/>
    <w:uiPriority w:val="99"/>
    <w:rsid w:val="000E59E7"/>
    <w:pPr>
      <w:numPr>
        <w:numId w:val="87"/>
      </w:numPr>
    </w:pPr>
  </w:style>
  <w:style w:type="numbering" w:customStyle="1" w:styleId="CurrentList13">
    <w:name w:val="Current List13"/>
    <w:uiPriority w:val="99"/>
    <w:rsid w:val="000E59E7"/>
    <w:pPr>
      <w:numPr>
        <w:numId w:val="88"/>
      </w:numPr>
    </w:pPr>
  </w:style>
  <w:style w:type="numbering" w:customStyle="1" w:styleId="CurrentList14">
    <w:name w:val="Current List14"/>
    <w:uiPriority w:val="99"/>
    <w:rsid w:val="000E59E7"/>
    <w:pPr>
      <w:numPr>
        <w:numId w:val="89"/>
      </w:numPr>
    </w:pPr>
  </w:style>
  <w:style w:type="numbering" w:customStyle="1" w:styleId="CurrentList15">
    <w:name w:val="Current List15"/>
    <w:uiPriority w:val="99"/>
    <w:rsid w:val="000E59E7"/>
    <w:pPr>
      <w:numPr>
        <w:numId w:val="90"/>
      </w:numPr>
    </w:pPr>
  </w:style>
  <w:style w:type="numbering" w:customStyle="1" w:styleId="CurrentList16">
    <w:name w:val="Current List16"/>
    <w:uiPriority w:val="99"/>
    <w:rsid w:val="000E59E7"/>
    <w:pPr>
      <w:numPr>
        <w:numId w:val="91"/>
      </w:numPr>
    </w:pPr>
  </w:style>
  <w:style w:type="paragraph" w:customStyle="1" w:styleId="BPAYBodycopy">
    <w:name w:val="BPAY_Bodycopy"/>
    <w:basedOn w:val="Normal"/>
    <w:qFormat/>
    <w:rsid w:val="000E59E7"/>
    <w:pPr>
      <w:snapToGrid w:val="0"/>
      <w:spacing w:after="14" w:line="160" w:lineRule="exact"/>
    </w:pPr>
    <w:rPr>
      <w:bCs/>
      <w:color w:val="183168"/>
      <w:sz w:val="11"/>
      <w:szCs w:val="11"/>
    </w:rPr>
  </w:style>
  <w:style w:type="paragraph" w:customStyle="1" w:styleId="BPAYBodycopyB">
    <w:name w:val="BPAY_Bodycopy_B"/>
    <w:basedOn w:val="BPAYBodycopy"/>
    <w:qFormat/>
    <w:rsid w:val="000E59E7"/>
    <w:rPr>
      <w:b/>
    </w:rPr>
  </w:style>
  <w:style w:type="paragraph" w:customStyle="1" w:styleId="BPAYHeading1">
    <w:name w:val="BPAY_Heading_1"/>
    <w:basedOn w:val="Normal"/>
    <w:qFormat/>
    <w:rsid w:val="000E59E7"/>
    <w:pPr>
      <w:spacing w:line="180" w:lineRule="exact"/>
    </w:pPr>
    <w:rPr>
      <w:rFonts w:cs="Arial (Body CS)"/>
      <w:b/>
      <w:bCs/>
      <w:color w:val="0F204B"/>
      <w:sz w:val="15"/>
      <w:szCs w:val="15"/>
    </w:rPr>
  </w:style>
  <w:style w:type="paragraph" w:customStyle="1" w:styleId="BPAYHeading2">
    <w:name w:val="BPAY_Heading_2"/>
    <w:basedOn w:val="BPAYHeading1"/>
    <w:qFormat/>
    <w:rsid w:val="000E59E7"/>
    <w:rPr>
      <w:sz w:val="14"/>
    </w:rPr>
  </w:style>
  <w:style w:type="character" w:customStyle="1" w:styleId="BodycopyChar">
    <w:name w:val="Bodycopy Char"/>
    <w:basedOn w:val="DefaultParagraphFont"/>
    <w:link w:val="Bodycopy"/>
    <w:rsid w:val="000E59E7"/>
    <w:rPr>
      <w:rFonts w:ascii="Arial" w:eastAsia="Calibri" w:hAnsi="Arial"/>
      <w:sz w:val="20"/>
      <w:szCs w:val="24"/>
      <w:lang w:val="en-US" w:eastAsia="zh-CN"/>
    </w:rPr>
  </w:style>
  <w:style w:type="character" w:customStyle="1" w:styleId="BodycopyBChar">
    <w:name w:val="Bodycopy_B Char"/>
    <w:basedOn w:val="BodycopyChar"/>
    <w:link w:val="BodycopyB"/>
    <w:rsid w:val="000E59E7"/>
    <w:rPr>
      <w:rFonts w:ascii="Arial" w:eastAsia="Calibri" w:hAnsi="Arial"/>
      <w:b/>
      <w:sz w:val="20"/>
      <w:szCs w:val="24"/>
      <w:lang w:val="en-US" w:eastAsia="zh-CN"/>
    </w:rPr>
  </w:style>
  <w:style w:type="paragraph" w:customStyle="1" w:styleId="Heading6C">
    <w:name w:val="Heading_6_C"/>
    <w:basedOn w:val="Heading10"/>
    <w:qFormat/>
    <w:rsid w:val="000E59E7"/>
    <w:pPr>
      <w:spacing w:after="60" w:line="620" w:lineRule="exact"/>
      <w:jc w:val="center"/>
    </w:pPr>
    <w:rPr>
      <w:sz w:val="52"/>
    </w:rPr>
  </w:style>
  <w:style w:type="paragraph" w:customStyle="1" w:styleId="URL1White">
    <w:name w:val="URL_1_White"/>
    <w:basedOn w:val="URL1"/>
    <w:qFormat/>
    <w:rsid w:val="000E59E7"/>
    <w:rPr>
      <w:color w:val="FFFFFF"/>
    </w:rPr>
  </w:style>
  <w:style w:type="numbering" w:customStyle="1" w:styleId="CurrentList21">
    <w:name w:val="Current List21"/>
    <w:uiPriority w:val="99"/>
    <w:rsid w:val="000E59E7"/>
    <w:pPr>
      <w:numPr>
        <w:numId w:val="98"/>
      </w:numPr>
    </w:pPr>
  </w:style>
  <w:style w:type="paragraph" w:customStyle="1" w:styleId="Footer1White">
    <w:name w:val="Footer_1_White"/>
    <w:basedOn w:val="Footer"/>
    <w:qFormat/>
    <w:rsid w:val="000E59E7"/>
    <w:pPr>
      <w:tabs>
        <w:tab w:val="clear" w:pos="4680"/>
        <w:tab w:val="clear" w:pos="9360"/>
      </w:tabs>
      <w:spacing w:after="240"/>
    </w:pPr>
    <w:rPr>
      <w:noProof w:val="0"/>
      <w:color w:val="FFFFFF"/>
    </w:rPr>
  </w:style>
  <w:style w:type="paragraph" w:customStyle="1" w:styleId="Bodycopy1White">
    <w:name w:val="Bodycopy_1_White"/>
    <w:basedOn w:val="Bodycopy"/>
    <w:qFormat/>
    <w:rsid w:val="000E59E7"/>
    <w:rPr>
      <w:color w:val="FFFFFF"/>
    </w:rPr>
  </w:style>
  <w:style w:type="paragraph" w:customStyle="1" w:styleId="Heading30">
    <w:name w:val="Heading_3"/>
    <w:basedOn w:val="Heading20"/>
    <w:next w:val="Bodycopy"/>
    <w:qFormat/>
    <w:rsid w:val="000E59E7"/>
    <w:pPr>
      <w:spacing w:line="240" w:lineRule="exact"/>
      <w:jc w:val="center"/>
    </w:pPr>
  </w:style>
  <w:style w:type="numbering" w:customStyle="1" w:styleId="CurrentList22">
    <w:name w:val="Current List22"/>
    <w:uiPriority w:val="99"/>
    <w:rsid w:val="000E59E7"/>
    <w:pPr>
      <w:numPr>
        <w:numId w:val="99"/>
      </w:numPr>
    </w:pPr>
  </w:style>
  <w:style w:type="numbering" w:customStyle="1" w:styleId="CurrentList17">
    <w:name w:val="Current List17"/>
    <w:uiPriority w:val="99"/>
    <w:rsid w:val="000E59E7"/>
    <w:pPr>
      <w:numPr>
        <w:numId w:val="94"/>
      </w:numPr>
    </w:pPr>
  </w:style>
  <w:style w:type="numbering" w:customStyle="1" w:styleId="CurrentList18">
    <w:name w:val="Current List18"/>
    <w:uiPriority w:val="99"/>
    <w:rsid w:val="000E59E7"/>
    <w:pPr>
      <w:numPr>
        <w:numId w:val="95"/>
      </w:numPr>
    </w:pPr>
  </w:style>
  <w:style w:type="numbering" w:customStyle="1" w:styleId="CurrentList19">
    <w:name w:val="Current List19"/>
    <w:uiPriority w:val="99"/>
    <w:rsid w:val="000E59E7"/>
    <w:pPr>
      <w:numPr>
        <w:numId w:val="96"/>
      </w:numPr>
    </w:pPr>
  </w:style>
  <w:style w:type="numbering" w:customStyle="1" w:styleId="CurrentList20">
    <w:name w:val="Current List20"/>
    <w:uiPriority w:val="99"/>
    <w:rsid w:val="000E59E7"/>
    <w:pPr>
      <w:numPr>
        <w:numId w:val="97"/>
      </w:numPr>
    </w:pPr>
  </w:style>
  <w:style w:type="numbering" w:customStyle="1" w:styleId="CurrentList23">
    <w:name w:val="Current List23"/>
    <w:uiPriority w:val="99"/>
    <w:rsid w:val="000E59E7"/>
    <w:pPr>
      <w:numPr>
        <w:numId w:val="100"/>
      </w:numPr>
    </w:pPr>
  </w:style>
  <w:style w:type="character" w:customStyle="1" w:styleId="CommentTextChar1">
    <w:name w:val="Comment Text Char1"/>
    <w:basedOn w:val="DefaultParagraphFont"/>
    <w:uiPriority w:val="99"/>
    <w:semiHidden/>
    <w:rsid w:val="000E59E7"/>
    <w:rPr>
      <w:rFonts w:ascii="Arial" w:hAnsi="Arial"/>
      <w:lang w:val="en-US" w:eastAsia="zh-CN"/>
    </w:rPr>
  </w:style>
  <w:style w:type="paragraph" w:customStyle="1" w:styleId="BodycopyC">
    <w:name w:val="Bodycopy_C"/>
    <w:basedOn w:val="Bodycopy"/>
    <w:qFormat/>
    <w:rsid w:val="000E59E7"/>
    <w:pPr>
      <w:jc w:val="center"/>
    </w:pPr>
  </w:style>
  <w:style w:type="paragraph" w:customStyle="1" w:styleId="Heading80">
    <w:name w:val="Heading_8"/>
    <w:basedOn w:val="Heading10"/>
    <w:next w:val="BodycopyC"/>
    <w:qFormat/>
    <w:rsid w:val="000E59E7"/>
    <w:pPr>
      <w:spacing w:line="400" w:lineRule="exact"/>
    </w:pPr>
    <w:rPr>
      <w:sz w:val="34"/>
    </w:rPr>
  </w:style>
  <w:style w:type="paragraph" w:customStyle="1" w:styleId="Bodycopy3">
    <w:name w:val="Bodycopy_3"/>
    <w:basedOn w:val="Bodycopy"/>
    <w:link w:val="Bodycopy3Char"/>
    <w:qFormat/>
    <w:rsid w:val="000E59E7"/>
    <w:pPr>
      <w:spacing w:after="200" w:line="420" w:lineRule="exact"/>
    </w:pPr>
    <w:rPr>
      <w:sz w:val="30"/>
    </w:rPr>
  </w:style>
  <w:style w:type="paragraph" w:customStyle="1" w:styleId="Heading7NC">
    <w:name w:val="Heading_7_N_C"/>
    <w:basedOn w:val="Heading10"/>
    <w:next w:val="Bodycopy3"/>
    <w:qFormat/>
    <w:rsid w:val="000E59E7"/>
    <w:pPr>
      <w:spacing w:after="320" w:line="500" w:lineRule="exact"/>
      <w:jc w:val="center"/>
    </w:pPr>
    <w:rPr>
      <w:b w:val="0"/>
      <w:bCs/>
      <w:sz w:val="42"/>
    </w:rPr>
  </w:style>
  <w:style w:type="paragraph" w:customStyle="1" w:styleId="Bodycopy2C">
    <w:name w:val="Bodycopy_2_C"/>
    <w:basedOn w:val="Bodycopy"/>
    <w:qFormat/>
    <w:rsid w:val="000E59E7"/>
    <w:pPr>
      <w:spacing w:after="0" w:line="360" w:lineRule="exact"/>
      <w:jc w:val="center"/>
    </w:pPr>
    <w:rPr>
      <w:sz w:val="26"/>
      <w:lang w:val="en-AU"/>
    </w:rPr>
  </w:style>
  <w:style w:type="paragraph" w:customStyle="1" w:styleId="Bodycopy3B">
    <w:name w:val="Bodycopy_3_B"/>
    <w:basedOn w:val="Bodycopy3"/>
    <w:next w:val="Bodycopy3"/>
    <w:link w:val="Bodycopy3BChar"/>
    <w:qFormat/>
    <w:rsid w:val="000E59E7"/>
    <w:rPr>
      <w:rFonts w:cs="Arial"/>
      <w:b/>
      <w:bCs/>
    </w:rPr>
  </w:style>
  <w:style w:type="character" w:customStyle="1" w:styleId="Bodycopy3Char">
    <w:name w:val="Bodycopy_3 Char"/>
    <w:basedOn w:val="BodycopyChar"/>
    <w:link w:val="Bodycopy3"/>
    <w:rsid w:val="000E59E7"/>
    <w:rPr>
      <w:rFonts w:ascii="Arial" w:eastAsia="Calibri" w:hAnsi="Arial"/>
      <w:sz w:val="30"/>
      <w:szCs w:val="24"/>
      <w:lang w:val="en-US" w:eastAsia="zh-CN"/>
    </w:rPr>
  </w:style>
  <w:style w:type="character" w:customStyle="1" w:styleId="Bodycopy3BChar">
    <w:name w:val="Bodycopy_3_B Char"/>
    <w:basedOn w:val="Bodycopy3Char"/>
    <w:link w:val="Bodycopy3B"/>
    <w:rsid w:val="000E59E7"/>
    <w:rPr>
      <w:rFonts w:ascii="Arial" w:eastAsia="Calibri" w:hAnsi="Arial" w:cs="Arial"/>
      <w:b/>
      <w:bCs/>
      <w:sz w:val="30"/>
      <w:szCs w:val="24"/>
      <w:lang w:val="en-US" w:eastAsia="zh-CN"/>
    </w:rPr>
  </w:style>
  <w:style w:type="paragraph" w:customStyle="1" w:styleId="Heading70">
    <w:name w:val="Heading_7"/>
    <w:basedOn w:val="Heading10"/>
    <w:next w:val="Bodycopy3"/>
    <w:qFormat/>
    <w:rsid w:val="000E59E7"/>
    <w:pPr>
      <w:spacing w:after="0" w:line="500" w:lineRule="exact"/>
    </w:pPr>
    <w:rPr>
      <w:rFonts w:cs="Arial"/>
      <w:bCs/>
      <w:sz w:val="42"/>
      <w:szCs w:val="42"/>
    </w:rPr>
  </w:style>
  <w:style w:type="paragraph" w:customStyle="1" w:styleId="TableBodycopy3">
    <w:name w:val="Table_Bodycopy_3"/>
    <w:basedOn w:val="Bodycopy3"/>
    <w:link w:val="TableBodycopy3Char"/>
    <w:qFormat/>
    <w:rsid w:val="000E59E7"/>
    <w:pPr>
      <w:spacing w:after="0"/>
    </w:pPr>
  </w:style>
  <w:style w:type="paragraph" w:customStyle="1" w:styleId="TableBodycopy3B">
    <w:name w:val="Table_Bodycopy_3_B"/>
    <w:basedOn w:val="TableBodycopy3"/>
    <w:link w:val="TableBodycopy3BChar"/>
    <w:qFormat/>
    <w:rsid w:val="000E59E7"/>
    <w:rPr>
      <w:b/>
      <w:bCs/>
    </w:rPr>
  </w:style>
  <w:style w:type="paragraph" w:customStyle="1" w:styleId="Heading8C">
    <w:name w:val="Heading_8_C"/>
    <w:basedOn w:val="Heading80"/>
    <w:qFormat/>
    <w:rsid w:val="000E59E7"/>
    <w:pPr>
      <w:jc w:val="center"/>
    </w:pPr>
  </w:style>
  <w:style w:type="paragraph" w:customStyle="1" w:styleId="Bodycopy4C">
    <w:name w:val="Bodycopy_4_C"/>
    <w:basedOn w:val="Bodycopy3"/>
    <w:qFormat/>
    <w:rsid w:val="000E59E7"/>
    <w:pPr>
      <w:spacing w:after="0"/>
      <w:jc w:val="center"/>
    </w:pPr>
    <w:rPr>
      <w:sz w:val="32"/>
    </w:rPr>
  </w:style>
  <w:style w:type="paragraph" w:customStyle="1" w:styleId="Bodycopy4CB">
    <w:name w:val="Bodycopy_4_C_B"/>
    <w:basedOn w:val="Bodycopy4C"/>
    <w:qFormat/>
    <w:rsid w:val="000E59E7"/>
    <w:rPr>
      <w:b/>
    </w:rPr>
  </w:style>
  <w:style w:type="character" w:customStyle="1" w:styleId="TableBodycopy3Char">
    <w:name w:val="Table_Bodycopy_3 Char"/>
    <w:basedOn w:val="DefaultParagraphFont"/>
    <w:link w:val="TableBodycopy3"/>
    <w:rsid w:val="000E59E7"/>
    <w:rPr>
      <w:rFonts w:ascii="Arial" w:eastAsia="Calibri" w:hAnsi="Arial"/>
      <w:sz w:val="30"/>
      <w:szCs w:val="24"/>
      <w:lang w:val="en-US" w:eastAsia="zh-CN"/>
    </w:rPr>
  </w:style>
  <w:style w:type="character" w:customStyle="1" w:styleId="TableBodycopy3BChar">
    <w:name w:val="Table_Bodycopy_3_B Char"/>
    <w:basedOn w:val="TableBodycopy3Char"/>
    <w:link w:val="TableBodycopy3B"/>
    <w:rsid w:val="000E59E7"/>
    <w:rPr>
      <w:rFonts w:ascii="Arial" w:eastAsia="Calibri" w:hAnsi="Arial"/>
      <w:b/>
      <w:bCs/>
      <w:sz w:val="30"/>
      <w:szCs w:val="24"/>
      <w:lang w:val="en-US" w:eastAsia="zh-CN"/>
    </w:rPr>
  </w:style>
  <w:style w:type="paragraph" w:customStyle="1" w:styleId="TableBodycopyC">
    <w:name w:val="Table_Bodycopy_C"/>
    <w:basedOn w:val="TableBodycopy"/>
    <w:qFormat/>
    <w:rsid w:val="000E59E7"/>
    <w:pPr>
      <w:spacing w:line="240" w:lineRule="auto"/>
      <w:jc w:val="center"/>
    </w:pPr>
    <w:rPr>
      <w:szCs w:val="20"/>
      <w:lang w:val="en-AU" w:eastAsia="en-GB"/>
    </w:rPr>
  </w:style>
  <w:style w:type="table" w:styleId="GridTable2">
    <w:name w:val="Grid Table 2"/>
    <w:basedOn w:val="TableNormal"/>
    <w:uiPriority w:val="47"/>
    <w:rsid w:val="00EA6C4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Heading1COI">
    <w:name w:val="Heading_1_COI"/>
    <w:basedOn w:val="Bodycopy"/>
    <w:qFormat/>
    <w:rsid w:val="008D32CD"/>
    <w:pPr>
      <w:spacing w:after="0" w:line="240" w:lineRule="auto"/>
      <w:ind w:right="-1043"/>
    </w:pPr>
    <w:rPr>
      <w:rFonts w:cs="Arial"/>
      <w:b/>
      <w:bCs/>
      <w:sz w:val="28"/>
      <w:szCs w:val="28"/>
      <w:lang w:val="en-AU" w:eastAsia="en-GB"/>
    </w:rPr>
  </w:style>
  <w:style w:type="paragraph" w:customStyle="1" w:styleId="BodycopyCOI">
    <w:name w:val="Bodycopy_COI"/>
    <w:basedOn w:val="Bodycopy"/>
    <w:link w:val="BodycopyCOIChar"/>
    <w:qFormat/>
    <w:rsid w:val="008D32CD"/>
    <w:pPr>
      <w:spacing w:after="260" w:line="260" w:lineRule="exact"/>
    </w:pPr>
    <w:rPr>
      <w:sz w:val="18"/>
      <w:szCs w:val="18"/>
      <w:lang w:val="en-AU" w:eastAsia="en-GB"/>
    </w:rPr>
  </w:style>
  <w:style w:type="paragraph" w:customStyle="1" w:styleId="BPAYBodycopyCOI">
    <w:name w:val="BPAY_Bodycopy_COI"/>
    <w:basedOn w:val="BPAYBodycopy"/>
    <w:qFormat/>
    <w:rsid w:val="008D32CD"/>
    <w:rPr>
      <w:rFonts w:eastAsia="Calibri" w:cs="Times New Roman"/>
      <w:lang w:val="en-AU" w:eastAsia="en-GB"/>
    </w:rPr>
  </w:style>
  <w:style w:type="paragraph" w:customStyle="1" w:styleId="BPAYHeading1COI">
    <w:name w:val="BPAY_Heading_1_COI"/>
    <w:basedOn w:val="BodycopyCOI"/>
    <w:qFormat/>
    <w:rsid w:val="008D32CD"/>
    <w:pPr>
      <w:spacing w:after="0"/>
    </w:pPr>
    <w:rPr>
      <w:b/>
      <w:color w:val="0F204B"/>
      <w:sz w:val="15"/>
    </w:rPr>
  </w:style>
  <w:style w:type="paragraph" w:customStyle="1" w:styleId="BPAYHeading2COI">
    <w:name w:val="BPAY_Heading_2_COI"/>
    <w:basedOn w:val="BPAYHeading2"/>
    <w:qFormat/>
    <w:rsid w:val="008D32CD"/>
    <w:pPr>
      <w:spacing w:line="240" w:lineRule="auto"/>
    </w:pPr>
    <w:rPr>
      <w:rFonts w:eastAsia="Calibri"/>
      <w:lang w:val="en-AU" w:eastAsia="en-GB"/>
    </w:rPr>
  </w:style>
  <w:style w:type="paragraph" w:customStyle="1" w:styleId="Footer3">
    <w:name w:val="Footer_3"/>
    <w:basedOn w:val="Footer2"/>
    <w:qFormat/>
    <w:rsid w:val="008D32CD"/>
    <w:pPr>
      <w:tabs>
        <w:tab w:val="clear" w:pos="9360"/>
        <w:tab w:val="right" w:pos="10426"/>
      </w:tabs>
    </w:pPr>
    <w:rPr>
      <w:bCs/>
    </w:rPr>
  </w:style>
  <w:style w:type="paragraph" w:customStyle="1" w:styleId="Footer6">
    <w:name w:val="Footer_6"/>
    <w:basedOn w:val="Footer2"/>
    <w:link w:val="Footer6Char"/>
    <w:qFormat/>
    <w:rsid w:val="008D32CD"/>
  </w:style>
  <w:style w:type="character" w:customStyle="1" w:styleId="Footer6Char">
    <w:name w:val="Footer_6 Char"/>
    <w:basedOn w:val="DefaultParagraphFont"/>
    <w:link w:val="Footer6"/>
    <w:rsid w:val="008D32CD"/>
    <w:rPr>
      <w:rFonts w:ascii="Arial" w:eastAsia="Calibri" w:hAnsi="Arial"/>
      <w:noProof/>
      <w:sz w:val="14"/>
      <w:szCs w:val="24"/>
      <w:lang w:val="en-US" w:eastAsia="zh-CN"/>
    </w:rPr>
  </w:style>
  <w:style w:type="paragraph" w:customStyle="1" w:styleId="Footer6B">
    <w:name w:val="Footer_6_B"/>
    <w:basedOn w:val="Footer6"/>
    <w:link w:val="Footer6BChar"/>
    <w:qFormat/>
    <w:rsid w:val="008D32CD"/>
    <w:rPr>
      <w:b w:val="0"/>
    </w:rPr>
  </w:style>
  <w:style w:type="character" w:customStyle="1" w:styleId="Footer6BChar">
    <w:name w:val="Footer_6_B Char"/>
    <w:basedOn w:val="Footer6Char"/>
    <w:link w:val="Footer6B"/>
    <w:rsid w:val="008D32CD"/>
    <w:rPr>
      <w:rFonts w:ascii="Arial" w:eastAsia="Calibri" w:hAnsi="Arial"/>
      <w:b/>
      <w:noProof/>
      <w:sz w:val="14"/>
      <w:szCs w:val="24"/>
      <w:lang w:val="en-US" w:eastAsia="zh-CN"/>
    </w:rPr>
  </w:style>
  <w:style w:type="paragraph" w:customStyle="1" w:styleId="Heading3COI">
    <w:name w:val="Heading_3_COI"/>
    <w:basedOn w:val="Bodycopy"/>
    <w:qFormat/>
    <w:rsid w:val="008D32CD"/>
    <w:pPr>
      <w:shd w:val="clear" w:color="auto" w:fill="FFFFFF"/>
      <w:spacing w:after="0" w:line="240" w:lineRule="auto"/>
    </w:pPr>
    <w:rPr>
      <w:sz w:val="24"/>
      <w:lang w:val="en-AU" w:eastAsia="en-GB"/>
    </w:rPr>
  </w:style>
  <w:style w:type="paragraph" w:customStyle="1" w:styleId="TableBodycopyCOI">
    <w:name w:val="Table_Bodycopy_COI"/>
    <w:basedOn w:val="BodycopyCOI"/>
    <w:link w:val="TableBodycopyCOIChar"/>
    <w:qFormat/>
    <w:rsid w:val="008D32CD"/>
    <w:pPr>
      <w:spacing w:after="0"/>
    </w:pPr>
  </w:style>
  <w:style w:type="paragraph" w:customStyle="1" w:styleId="Odo1COI">
    <w:name w:val="Odo_1_COI"/>
    <w:basedOn w:val="TableBodycopyCOI"/>
    <w:qFormat/>
    <w:rsid w:val="008D32CD"/>
    <w:pPr>
      <w:spacing w:line="240" w:lineRule="auto"/>
      <w:jc w:val="center"/>
    </w:pPr>
    <w:rPr>
      <w:b/>
      <w:sz w:val="30"/>
    </w:rPr>
  </w:style>
  <w:style w:type="paragraph" w:customStyle="1" w:styleId="SPACE">
    <w:name w:val="SPACE"/>
    <w:basedOn w:val="Normal"/>
    <w:qFormat/>
    <w:rsid w:val="008D32CD"/>
    <w:rPr>
      <w:rFonts w:eastAsia="Calibri" w:cs="Times New Roman"/>
      <w:sz w:val="10"/>
      <w:szCs w:val="20"/>
      <w:lang w:val="en-AU" w:eastAsia="en-GB"/>
    </w:rPr>
  </w:style>
  <w:style w:type="paragraph" w:customStyle="1" w:styleId="TableBodycopyBCOI">
    <w:name w:val="Table_Bodycopy_B_COI"/>
    <w:basedOn w:val="TableBodycopyCOI"/>
    <w:link w:val="TableBodycopyBCOIChar"/>
    <w:qFormat/>
    <w:rsid w:val="008D32CD"/>
    <w:pPr>
      <w:spacing w:line="240" w:lineRule="auto"/>
    </w:pPr>
    <w:rPr>
      <w:b/>
      <w:bCs/>
    </w:rPr>
  </w:style>
  <w:style w:type="paragraph" w:customStyle="1" w:styleId="TableBodycopySBCOI">
    <w:name w:val="Table_Bodycopy_S_B_COI"/>
    <w:basedOn w:val="TableBodycopyBCOI"/>
    <w:link w:val="TableBodycopySBCOIChar"/>
    <w:qFormat/>
    <w:rsid w:val="008D32CD"/>
  </w:style>
  <w:style w:type="paragraph" w:customStyle="1" w:styleId="TableBodycopySCOI">
    <w:name w:val="Table_Bodycopy_S_COI"/>
    <w:basedOn w:val="Bodycopy"/>
    <w:qFormat/>
    <w:rsid w:val="008D32CD"/>
    <w:pPr>
      <w:spacing w:after="0" w:line="240" w:lineRule="auto"/>
    </w:pPr>
    <w:rPr>
      <w:sz w:val="16"/>
      <w:szCs w:val="20"/>
      <w:lang w:val="en-AU" w:eastAsia="en-GB"/>
    </w:rPr>
  </w:style>
  <w:style w:type="character" w:customStyle="1" w:styleId="BodycopyCOIChar">
    <w:name w:val="Bodycopy_COI Char"/>
    <w:basedOn w:val="BodycopyChar"/>
    <w:link w:val="BodycopyCOI"/>
    <w:rsid w:val="00464BA9"/>
    <w:rPr>
      <w:rFonts w:ascii="Arial" w:eastAsia="Calibri" w:hAnsi="Arial"/>
      <w:sz w:val="18"/>
      <w:szCs w:val="18"/>
      <w:lang w:val="en-US" w:eastAsia="en-GB"/>
    </w:rPr>
  </w:style>
  <w:style w:type="character" w:customStyle="1" w:styleId="TableBodycopyCOIChar">
    <w:name w:val="Table_Bodycopy_COI Char"/>
    <w:basedOn w:val="BodycopyCOIChar"/>
    <w:link w:val="TableBodycopyCOI"/>
    <w:rsid w:val="00464BA9"/>
    <w:rPr>
      <w:rFonts w:ascii="Arial" w:eastAsia="Calibri" w:hAnsi="Arial"/>
      <w:sz w:val="18"/>
      <w:szCs w:val="18"/>
      <w:lang w:val="en-US" w:eastAsia="en-GB"/>
    </w:rPr>
  </w:style>
  <w:style w:type="character" w:customStyle="1" w:styleId="TableBodycopyBCOIChar">
    <w:name w:val="Table_Bodycopy_B_COI Char"/>
    <w:basedOn w:val="TableBodycopyCOIChar"/>
    <w:link w:val="TableBodycopyBCOI"/>
    <w:rsid w:val="00464BA9"/>
    <w:rPr>
      <w:rFonts w:ascii="Arial" w:eastAsia="Calibri" w:hAnsi="Arial"/>
      <w:b/>
      <w:bCs/>
      <w:sz w:val="18"/>
      <w:szCs w:val="18"/>
      <w:lang w:val="en-US" w:eastAsia="en-GB"/>
    </w:rPr>
  </w:style>
  <w:style w:type="character" w:customStyle="1" w:styleId="TableBodycopySBCOIChar">
    <w:name w:val="Table_Bodycopy_S_B_COI Char"/>
    <w:basedOn w:val="TableBodycopyBCOIChar"/>
    <w:link w:val="TableBodycopySBCOI"/>
    <w:rsid w:val="00464BA9"/>
    <w:rPr>
      <w:rFonts w:ascii="Arial" w:eastAsia="Calibri" w:hAnsi="Arial"/>
      <w:b/>
      <w:bCs/>
      <w:sz w:val="18"/>
      <w:szCs w:val="18"/>
      <w:lang w:val="en-US" w:eastAsia="en-GB"/>
    </w:rPr>
  </w:style>
  <w:style w:type="character" w:customStyle="1" w:styleId="bcx0">
    <w:name w:val="bcx0"/>
    <w:basedOn w:val="DefaultParagraphFont"/>
    <w:rsid w:val="00171278"/>
  </w:style>
  <w:style w:type="character" w:customStyle="1" w:styleId="scxp212606636">
    <w:name w:val="scxp212606636"/>
    <w:basedOn w:val="DefaultParagraphFont"/>
    <w:rsid w:val="007944C0"/>
  </w:style>
  <w:style w:type="paragraph" w:customStyle="1" w:styleId="pf0">
    <w:name w:val="pf0"/>
    <w:basedOn w:val="Normal"/>
    <w:rsid w:val="00C363AC"/>
    <w:pPr>
      <w:spacing w:before="100" w:beforeAutospacing="1" w:after="100" w:afterAutospacing="1"/>
    </w:pPr>
    <w:rPr>
      <w:rFonts w:ascii="Times New Roman" w:eastAsia="Times New Roman" w:hAnsi="Times New Roman" w:cs="Times New Roman"/>
      <w:kern w:val="0"/>
      <w:lang w:val="en-AU"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967">
      <w:bodyDiv w:val="1"/>
      <w:marLeft w:val="0"/>
      <w:marRight w:val="0"/>
      <w:marTop w:val="0"/>
      <w:marBottom w:val="0"/>
      <w:divBdr>
        <w:top w:val="none" w:sz="0" w:space="0" w:color="auto"/>
        <w:left w:val="none" w:sz="0" w:space="0" w:color="auto"/>
        <w:bottom w:val="none" w:sz="0" w:space="0" w:color="auto"/>
        <w:right w:val="none" w:sz="0" w:space="0" w:color="auto"/>
      </w:divBdr>
    </w:div>
    <w:div w:id="27028467">
      <w:bodyDiv w:val="1"/>
      <w:marLeft w:val="0"/>
      <w:marRight w:val="0"/>
      <w:marTop w:val="0"/>
      <w:marBottom w:val="0"/>
      <w:divBdr>
        <w:top w:val="none" w:sz="0" w:space="0" w:color="auto"/>
        <w:left w:val="none" w:sz="0" w:space="0" w:color="auto"/>
        <w:bottom w:val="none" w:sz="0" w:space="0" w:color="auto"/>
        <w:right w:val="none" w:sz="0" w:space="0" w:color="auto"/>
      </w:divBdr>
    </w:div>
    <w:div w:id="27528521">
      <w:bodyDiv w:val="1"/>
      <w:marLeft w:val="0"/>
      <w:marRight w:val="0"/>
      <w:marTop w:val="0"/>
      <w:marBottom w:val="0"/>
      <w:divBdr>
        <w:top w:val="none" w:sz="0" w:space="0" w:color="auto"/>
        <w:left w:val="none" w:sz="0" w:space="0" w:color="auto"/>
        <w:bottom w:val="none" w:sz="0" w:space="0" w:color="auto"/>
        <w:right w:val="none" w:sz="0" w:space="0" w:color="auto"/>
      </w:divBdr>
    </w:div>
    <w:div w:id="40134176">
      <w:bodyDiv w:val="1"/>
      <w:marLeft w:val="0"/>
      <w:marRight w:val="0"/>
      <w:marTop w:val="0"/>
      <w:marBottom w:val="0"/>
      <w:divBdr>
        <w:top w:val="none" w:sz="0" w:space="0" w:color="auto"/>
        <w:left w:val="none" w:sz="0" w:space="0" w:color="auto"/>
        <w:bottom w:val="none" w:sz="0" w:space="0" w:color="auto"/>
        <w:right w:val="none" w:sz="0" w:space="0" w:color="auto"/>
      </w:divBdr>
    </w:div>
    <w:div w:id="61568632">
      <w:bodyDiv w:val="1"/>
      <w:marLeft w:val="0"/>
      <w:marRight w:val="0"/>
      <w:marTop w:val="0"/>
      <w:marBottom w:val="0"/>
      <w:divBdr>
        <w:top w:val="none" w:sz="0" w:space="0" w:color="auto"/>
        <w:left w:val="none" w:sz="0" w:space="0" w:color="auto"/>
        <w:bottom w:val="none" w:sz="0" w:space="0" w:color="auto"/>
        <w:right w:val="none" w:sz="0" w:space="0" w:color="auto"/>
      </w:divBdr>
    </w:div>
    <w:div w:id="62681750">
      <w:bodyDiv w:val="1"/>
      <w:marLeft w:val="0"/>
      <w:marRight w:val="0"/>
      <w:marTop w:val="0"/>
      <w:marBottom w:val="0"/>
      <w:divBdr>
        <w:top w:val="none" w:sz="0" w:space="0" w:color="auto"/>
        <w:left w:val="none" w:sz="0" w:space="0" w:color="auto"/>
        <w:bottom w:val="none" w:sz="0" w:space="0" w:color="auto"/>
        <w:right w:val="none" w:sz="0" w:space="0" w:color="auto"/>
      </w:divBdr>
    </w:div>
    <w:div w:id="81223190">
      <w:bodyDiv w:val="1"/>
      <w:marLeft w:val="0"/>
      <w:marRight w:val="0"/>
      <w:marTop w:val="0"/>
      <w:marBottom w:val="0"/>
      <w:divBdr>
        <w:top w:val="none" w:sz="0" w:space="0" w:color="auto"/>
        <w:left w:val="none" w:sz="0" w:space="0" w:color="auto"/>
        <w:bottom w:val="none" w:sz="0" w:space="0" w:color="auto"/>
        <w:right w:val="none" w:sz="0" w:space="0" w:color="auto"/>
      </w:divBdr>
    </w:div>
    <w:div w:id="87507378">
      <w:bodyDiv w:val="1"/>
      <w:marLeft w:val="0"/>
      <w:marRight w:val="0"/>
      <w:marTop w:val="0"/>
      <w:marBottom w:val="0"/>
      <w:divBdr>
        <w:top w:val="none" w:sz="0" w:space="0" w:color="auto"/>
        <w:left w:val="none" w:sz="0" w:space="0" w:color="auto"/>
        <w:bottom w:val="none" w:sz="0" w:space="0" w:color="auto"/>
        <w:right w:val="none" w:sz="0" w:space="0" w:color="auto"/>
      </w:divBdr>
    </w:div>
    <w:div w:id="97991967">
      <w:bodyDiv w:val="1"/>
      <w:marLeft w:val="0"/>
      <w:marRight w:val="0"/>
      <w:marTop w:val="0"/>
      <w:marBottom w:val="0"/>
      <w:divBdr>
        <w:top w:val="none" w:sz="0" w:space="0" w:color="auto"/>
        <w:left w:val="none" w:sz="0" w:space="0" w:color="auto"/>
        <w:bottom w:val="none" w:sz="0" w:space="0" w:color="auto"/>
        <w:right w:val="none" w:sz="0" w:space="0" w:color="auto"/>
      </w:divBdr>
    </w:div>
    <w:div w:id="103886276">
      <w:bodyDiv w:val="1"/>
      <w:marLeft w:val="0"/>
      <w:marRight w:val="0"/>
      <w:marTop w:val="0"/>
      <w:marBottom w:val="0"/>
      <w:divBdr>
        <w:top w:val="none" w:sz="0" w:space="0" w:color="auto"/>
        <w:left w:val="none" w:sz="0" w:space="0" w:color="auto"/>
        <w:bottom w:val="none" w:sz="0" w:space="0" w:color="auto"/>
        <w:right w:val="none" w:sz="0" w:space="0" w:color="auto"/>
      </w:divBdr>
    </w:div>
    <w:div w:id="105273634">
      <w:marLeft w:val="0"/>
      <w:marRight w:val="0"/>
      <w:marTop w:val="0"/>
      <w:marBottom w:val="0"/>
      <w:divBdr>
        <w:top w:val="none" w:sz="0" w:space="0" w:color="auto"/>
        <w:left w:val="none" w:sz="0" w:space="0" w:color="auto"/>
        <w:bottom w:val="none" w:sz="0" w:space="0" w:color="auto"/>
        <w:right w:val="none" w:sz="0" w:space="0" w:color="auto"/>
      </w:divBdr>
    </w:div>
    <w:div w:id="107818557">
      <w:bodyDiv w:val="1"/>
      <w:marLeft w:val="0"/>
      <w:marRight w:val="0"/>
      <w:marTop w:val="0"/>
      <w:marBottom w:val="0"/>
      <w:divBdr>
        <w:top w:val="none" w:sz="0" w:space="0" w:color="auto"/>
        <w:left w:val="none" w:sz="0" w:space="0" w:color="auto"/>
        <w:bottom w:val="none" w:sz="0" w:space="0" w:color="auto"/>
        <w:right w:val="none" w:sz="0" w:space="0" w:color="auto"/>
      </w:divBdr>
    </w:div>
    <w:div w:id="115106788">
      <w:bodyDiv w:val="1"/>
      <w:marLeft w:val="0"/>
      <w:marRight w:val="0"/>
      <w:marTop w:val="0"/>
      <w:marBottom w:val="0"/>
      <w:divBdr>
        <w:top w:val="none" w:sz="0" w:space="0" w:color="auto"/>
        <w:left w:val="none" w:sz="0" w:space="0" w:color="auto"/>
        <w:bottom w:val="none" w:sz="0" w:space="0" w:color="auto"/>
        <w:right w:val="none" w:sz="0" w:space="0" w:color="auto"/>
      </w:divBdr>
      <w:divsChild>
        <w:div w:id="1052005092">
          <w:marLeft w:val="0"/>
          <w:marRight w:val="0"/>
          <w:marTop w:val="0"/>
          <w:marBottom w:val="0"/>
          <w:divBdr>
            <w:top w:val="none" w:sz="0" w:space="0" w:color="auto"/>
            <w:left w:val="none" w:sz="0" w:space="0" w:color="auto"/>
            <w:bottom w:val="none" w:sz="0" w:space="0" w:color="auto"/>
            <w:right w:val="none" w:sz="0" w:space="0" w:color="auto"/>
          </w:divBdr>
        </w:div>
      </w:divsChild>
    </w:div>
    <w:div w:id="128011100">
      <w:bodyDiv w:val="1"/>
      <w:marLeft w:val="0"/>
      <w:marRight w:val="0"/>
      <w:marTop w:val="0"/>
      <w:marBottom w:val="0"/>
      <w:divBdr>
        <w:top w:val="none" w:sz="0" w:space="0" w:color="auto"/>
        <w:left w:val="none" w:sz="0" w:space="0" w:color="auto"/>
        <w:bottom w:val="none" w:sz="0" w:space="0" w:color="auto"/>
        <w:right w:val="none" w:sz="0" w:space="0" w:color="auto"/>
      </w:divBdr>
    </w:div>
    <w:div w:id="136460594">
      <w:bodyDiv w:val="1"/>
      <w:marLeft w:val="0"/>
      <w:marRight w:val="0"/>
      <w:marTop w:val="0"/>
      <w:marBottom w:val="0"/>
      <w:divBdr>
        <w:top w:val="none" w:sz="0" w:space="0" w:color="auto"/>
        <w:left w:val="none" w:sz="0" w:space="0" w:color="auto"/>
        <w:bottom w:val="none" w:sz="0" w:space="0" w:color="auto"/>
        <w:right w:val="none" w:sz="0" w:space="0" w:color="auto"/>
      </w:divBdr>
    </w:div>
    <w:div w:id="139227041">
      <w:bodyDiv w:val="1"/>
      <w:marLeft w:val="0"/>
      <w:marRight w:val="0"/>
      <w:marTop w:val="0"/>
      <w:marBottom w:val="0"/>
      <w:divBdr>
        <w:top w:val="none" w:sz="0" w:space="0" w:color="auto"/>
        <w:left w:val="none" w:sz="0" w:space="0" w:color="auto"/>
        <w:bottom w:val="none" w:sz="0" w:space="0" w:color="auto"/>
        <w:right w:val="none" w:sz="0" w:space="0" w:color="auto"/>
      </w:divBdr>
    </w:div>
    <w:div w:id="142235461">
      <w:bodyDiv w:val="1"/>
      <w:marLeft w:val="0"/>
      <w:marRight w:val="0"/>
      <w:marTop w:val="0"/>
      <w:marBottom w:val="0"/>
      <w:divBdr>
        <w:top w:val="none" w:sz="0" w:space="0" w:color="auto"/>
        <w:left w:val="none" w:sz="0" w:space="0" w:color="auto"/>
        <w:bottom w:val="none" w:sz="0" w:space="0" w:color="auto"/>
        <w:right w:val="none" w:sz="0" w:space="0" w:color="auto"/>
      </w:divBdr>
    </w:div>
    <w:div w:id="145054461">
      <w:bodyDiv w:val="1"/>
      <w:marLeft w:val="0"/>
      <w:marRight w:val="0"/>
      <w:marTop w:val="0"/>
      <w:marBottom w:val="0"/>
      <w:divBdr>
        <w:top w:val="none" w:sz="0" w:space="0" w:color="auto"/>
        <w:left w:val="none" w:sz="0" w:space="0" w:color="auto"/>
        <w:bottom w:val="none" w:sz="0" w:space="0" w:color="auto"/>
        <w:right w:val="none" w:sz="0" w:space="0" w:color="auto"/>
      </w:divBdr>
    </w:div>
    <w:div w:id="196313040">
      <w:bodyDiv w:val="1"/>
      <w:marLeft w:val="0"/>
      <w:marRight w:val="0"/>
      <w:marTop w:val="0"/>
      <w:marBottom w:val="0"/>
      <w:divBdr>
        <w:top w:val="none" w:sz="0" w:space="0" w:color="auto"/>
        <w:left w:val="none" w:sz="0" w:space="0" w:color="auto"/>
        <w:bottom w:val="none" w:sz="0" w:space="0" w:color="auto"/>
        <w:right w:val="none" w:sz="0" w:space="0" w:color="auto"/>
      </w:divBdr>
    </w:div>
    <w:div w:id="199897408">
      <w:bodyDiv w:val="1"/>
      <w:marLeft w:val="0"/>
      <w:marRight w:val="0"/>
      <w:marTop w:val="0"/>
      <w:marBottom w:val="0"/>
      <w:divBdr>
        <w:top w:val="none" w:sz="0" w:space="0" w:color="auto"/>
        <w:left w:val="none" w:sz="0" w:space="0" w:color="auto"/>
        <w:bottom w:val="none" w:sz="0" w:space="0" w:color="auto"/>
        <w:right w:val="none" w:sz="0" w:space="0" w:color="auto"/>
      </w:divBdr>
    </w:div>
    <w:div w:id="207381027">
      <w:bodyDiv w:val="1"/>
      <w:marLeft w:val="0"/>
      <w:marRight w:val="0"/>
      <w:marTop w:val="0"/>
      <w:marBottom w:val="0"/>
      <w:divBdr>
        <w:top w:val="none" w:sz="0" w:space="0" w:color="auto"/>
        <w:left w:val="none" w:sz="0" w:space="0" w:color="auto"/>
        <w:bottom w:val="none" w:sz="0" w:space="0" w:color="auto"/>
        <w:right w:val="none" w:sz="0" w:space="0" w:color="auto"/>
      </w:divBdr>
    </w:div>
    <w:div w:id="263810935">
      <w:bodyDiv w:val="1"/>
      <w:marLeft w:val="0"/>
      <w:marRight w:val="0"/>
      <w:marTop w:val="0"/>
      <w:marBottom w:val="0"/>
      <w:divBdr>
        <w:top w:val="none" w:sz="0" w:space="0" w:color="auto"/>
        <w:left w:val="none" w:sz="0" w:space="0" w:color="auto"/>
        <w:bottom w:val="none" w:sz="0" w:space="0" w:color="auto"/>
        <w:right w:val="none" w:sz="0" w:space="0" w:color="auto"/>
      </w:divBdr>
    </w:div>
    <w:div w:id="267737956">
      <w:bodyDiv w:val="1"/>
      <w:marLeft w:val="0"/>
      <w:marRight w:val="0"/>
      <w:marTop w:val="0"/>
      <w:marBottom w:val="0"/>
      <w:divBdr>
        <w:top w:val="none" w:sz="0" w:space="0" w:color="auto"/>
        <w:left w:val="none" w:sz="0" w:space="0" w:color="auto"/>
        <w:bottom w:val="none" w:sz="0" w:space="0" w:color="auto"/>
        <w:right w:val="none" w:sz="0" w:space="0" w:color="auto"/>
      </w:divBdr>
    </w:div>
    <w:div w:id="280915573">
      <w:bodyDiv w:val="1"/>
      <w:marLeft w:val="0"/>
      <w:marRight w:val="0"/>
      <w:marTop w:val="0"/>
      <w:marBottom w:val="0"/>
      <w:divBdr>
        <w:top w:val="none" w:sz="0" w:space="0" w:color="auto"/>
        <w:left w:val="none" w:sz="0" w:space="0" w:color="auto"/>
        <w:bottom w:val="none" w:sz="0" w:space="0" w:color="auto"/>
        <w:right w:val="none" w:sz="0" w:space="0" w:color="auto"/>
      </w:divBdr>
    </w:div>
    <w:div w:id="283737743">
      <w:bodyDiv w:val="1"/>
      <w:marLeft w:val="0"/>
      <w:marRight w:val="0"/>
      <w:marTop w:val="0"/>
      <w:marBottom w:val="0"/>
      <w:divBdr>
        <w:top w:val="none" w:sz="0" w:space="0" w:color="auto"/>
        <w:left w:val="none" w:sz="0" w:space="0" w:color="auto"/>
        <w:bottom w:val="none" w:sz="0" w:space="0" w:color="auto"/>
        <w:right w:val="none" w:sz="0" w:space="0" w:color="auto"/>
      </w:divBdr>
    </w:div>
    <w:div w:id="298415914">
      <w:bodyDiv w:val="1"/>
      <w:marLeft w:val="0"/>
      <w:marRight w:val="0"/>
      <w:marTop w:val="0"/>
      <w:marBottom w:val="0"/>
      <w:divBdr>
        <w:top w:val="none" w:sz="0" w:space="0" w:color="auto"/>
        <w:left w:val="none" w:sz="0" w:space="0" w:color="auto"/>
        <w:bottom w:val="none" w:sz="0" w:space="0" w:color="auto"/>
        <w:right w:val="none" w:sz="0" w:space="0" w:color="auto"/>
      </w:divBdr>
    </w:div>
    <w:div w:id="309677625">
      <w:bodyDiv w:val="1"/>
      <w:marLeft w:val="0"/>
      <w:marRight w:val="0"/>
      <w:marTop w:val="0"/>
      <w:marBottom w:val="0"/>
      <w:divBdr>
        <w:top w:val="none" w:sz="0" w:space="0" w:color="auto"/>
        <w:left w:val="none" w:sz="0" w:space="0" w:color="auto"/>
        <w:bottom w:val="none" w:sz="0" w:space="0" w:color="auto"/>
        <w:right w:val="none" w:sz="0" w:space="0" w:color="auto"/>
      </w:divBdr>
    </w:div>
    <w:div w:id="319502105">
      <w:bodyDiv w:val="1"/>
      <w:marLeft w:val="0"/>
      <w:marRight w:val="0"/>
      <w:marTop w:val="0"/>
      <w:marBottom w:val="0"/>
      <w:divBdr>
        <w:top w:val="none" w:sz="0" w:space="0" w:color="auto"/>
        <w:left w:val="none" w:sz="0" w:space="0" w:color="auto"/>
        <w:bottom w:val="none" w:sz="0" w:space="0" w:color="auto"/>
        <w:right w:val="none" w:sz="0" w:space="0" w:color="auto"/>
      </w:divBdr>
    </w:div>
    <w:div w:id="327515756">
      <w:bodyDiv w:val="1"/>
      <w:marLeft w:val="0"/>
      <w:marRight w:val="0"/>
      <w:marTop w:val="0"/>
      <w:marBottom w:val="0"/>
      <w:divBdr>
        <w:top w:val="none" w:sz="0" w:space="0" w:color="auto"/>
        <w:left w:val="none" w:sz="0" w:space="0" w:color="auto"/>
        <w:bottom w:val="none" w:sz="0" w:space="0" w:color="auto"/>
        <w:right w:val="none" w:sz="0" w:space="0" w:color="auto"/>
      </w:divBdr>
    </w:div>
    <w:div w:id="340547413">
      <w:bodyDiv w:val="1"/>
      <w:marLeft w:val="0"/>
      <w:marRight w:val="0"/>
      <w:marTop w:val="0"/>
      <w:marBottom w:val="0"/>
      <w:divBdr>
        <w:top w:val="none" w:sz="0" w:space="0" w:color="auto"/>
        <w:left w:val="none" w:sz="0" w:space="0" w:color="auto"/>
        <w:bottom w:val="none" w:sz="0" w:space="0" w:color="auto"/>
        <w:right w:val="none" w:sz="0" w:space="0" w:color="auto"/>
      </w:divBdr>
    </w:div>
    <w:div w:id="349911931">
      <w:bodyDiv w:val="1"/>
      <w:marLeft w:val="0"/>
      <w:marRight w:val="0"/>
      <w:marTop w:val="0"/>
      <w:marBottom w:val="0"/>
      <w:divBdr>
        <w:top w:val="none" w:sz="0" w:space="0" w:color="auto"/>
        <w:left w:val="none" w:sz="0" w:space="0" w:color="auto"/>
        <w:bottom w:val="none" w:sz="0" w:space="0" w:color="auto"/>
        <w:right w:val="none" w:sz="0" w:space="0" w:color="auto"/>
      </w:divBdr>
      <w:divsChild>
        <w:div w:id="1483892510">
          <w:marLeft w:val="0"/>
          <w:marRight w:val="0"/>
          <w:marTop w:val="0"/>
          <w:marBottom w:val="0"/>
          <w:divBdr>
            <w:top w:val="none" w:sz="0" w:space="0" w:color="auto"/>
            <w:left w:val="none" w:sz="0" w:space="0" w:color="auto"/>
            <w:bottom w:val="none" w:sz="0" w:space="0" w:color="auto"/>
            <w:right w:val="none" w:sz="0" w:space="0" w:color="auto"/>
          </w:divBdr>
          <w:divsChild>
            <w:div w:id="2052148465">
              <w:marLeft w:val="0"/>
              <w:marRight w:val="0"/>
              <w:marTop w:val="0"/>
              <w:marBottom w:val="0"/>
              <w:divBdr>
                <w:top w:val="none" w:sz="0" w:space="0" w:color="auto"/>
                <w:left w:val="none" w:sz="0" w:space="0" w:color="auto"/>
                <w:bottom w:val="none" w:sz="0" w:space="0" w:color="auto"/>
                <w:right w:val="none" w:sz="0" w:space="0" w:color="auto"/>
              </w:divBdr>
              <w:divsChild>
                <w:div w:id="150505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05236">
      <w:bodyDiv w:val="1"/>
      <w:marLeft w:val="0"/>
      <w:marRight w:val="0"/>
      <w:marTop w:val="0"/>
      <w:marBottom w:val="0"/>
      <w:divBdr>
        <w:top w:val="none" w:sz="0" w:space="0" w:color="auto"/>
        <w:left w:val="none" w:sz="0" w:space="0" w:color="auto"/>
        <w:bottom w:val="none" w:sz="0" w:space="0" w:color="auto"/>
        <w:right w:val="none" w:sz="0" w:space="0" w:color="auto"/>
      </w:divBdr>
      <w:divsChild>
        <w:div w:id="1335651212">
          <w:marLeft w:val="0"/>
          <w:marRight w:val="0"/>
          <w:marTop w:val="0"/>
          <w:marBottom w:val="0"/>
          <w:divBdr>
            <w:top w:val="none" w:sz="0" w:space="0" w:color="auto"/>
            <w:left w:val="none" w:sz="0" w:space="0" w:color="auto"/>
            <w:bottom w:val="none" w:sz="0" w:space="0" w:color="auto"/>
            <w:right w:val="none" w:sz="0" w:space="0" w:color="auto"/>
          </w:divBdr>
          <w:divsChild>
            <w:div w:id="283116326">
              <w:marLeft w:val="0"/>
              <w:marRight w:val="0"/>
              <w:marTop w:val="0"/>
              <w:marBottom w:val="0"/>
              <w:divBdr>
                <w:top w:val="none" w:sz="0" w:space="0" w:color="auto"/>
                <w:left w:val="none" w:sz="0" w:space="0" w:color="auto"/>
                <w:bottom w:val="none" w:sz="0" w:space="0" w:color="auto"/>
                <w:right w:val="none" w:sz="0" w:space="0" w:color="auto"/>
              </w:divBdr>
              <w:divsChild>
                <w:div w:id="79922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776544">
      <w:bodyDiv w:val="1"/>
      <w:marLeft w:val="0"/>
      <w:marRight w:val="0"/>
      <w:marTop w:val="0"/>
      <w:marBottom w:val="0"/>
      <w:divBdr>
        <w:top w:val="none" w:sz="0" w:space="0" w:color="auto"/>
        <w:left w:val="none" w:sz="0" w:space="0" w:color="auto"/>
        <w:bottom w:val="none" w:sz="0" w:space="0" w:color="auto"/>
        <w:right w:val="none" w:sz="0" w:space="0" w:color="auto"/>
      </w:divBdr>
    </w:div>
    <w:div w:id="357777533">
      <w:marLeft w:val="0"/>
      <w:marRight w:val="0"/>
      <w:marTop w:val="0"/>
      <w:marBottom w:val="0"/>
      <w:divBdr>
        <w:top w:val="none" w:sz="0" w:space="0" w:color="auto"/>
        <w:left w:val="none" w:sz="0" w:space="0" w:color="auto"/>
        <w:bottom w:val="none" w:sz="0" w:space="0" w:color="auto"/>
        <w:right w:val="none" w:sz="0" w:space="0" w:color="auto"/>
      </w:divBdr>
    </w:div>
    <w:div w:id="360058958">
      <w:bodyDiv w:val="1"/>
      <w:marLeft w:val="0"/>
      <w:marRight w:val="0"/>
      <w:marTop w:val="0"/>
      <w:marBottom w:val="0"/>
      <w:divBdr>
        <w:top w:val="none" w:sz="0" w:space="0" w:color="auto"/>
        <w:left w:val="none" w:sz="0" w:space="0" w:color="auto"/>
        <w:bottom w:val="none" w:sz="0" w:space="0" w:color="auto"/>
        <w:right w:val="none" w:sz="0" w:space="0" w:color="auto"/>
      </w:divBdr>
    </w:div>
    <w:div w:id="361785810">
      <w:bodyDiv w:val="1"/>
      <w:marLeft w:val="0"/>
      <w:marRight w:val="0"/>
      <w:marTop w:val="0"/>
      <w:marBottom w:val="0"/>
      <w:divBdr>
        <w:top w:val="none" w:sz="0" w:space="0" w:color="auto"/>
        <w:left w:val="none" w:sz="0" w:space="0" w:color="auto"/>
        <w:bottom w:val="none" w:sz="0" w:space="0" w:color="auto"/>
        <w:right w:val="none" w:sz="0" w:space="0" w:color="auto"/>
      </w:divBdr>
    </w:div>
    <w:div w:id="366833060">
      <w:bodyDiv w:val="1"/>
      <w:marLeft w:val="0"/>
      <w:marRight w:val="0"/>
      <w:marTop w:val="0"/>
      <w:marBottom w:val="0"/>
      <w:divBdr>
        <w:top w:val="none" w:sz="0" w:space="0" w:color="auto"/>
        <w:left w:val="none" w:sz="0" w:space="0" w:color="auto"/>
        <w:bottom w:val="none" w:sz="0" w:space="0" w:color="auto"/>
        <w:right w:val="none" w:sz="0" w:space="0" w:color="auto"/>
      </w:divBdr>
    </w:div>
    <w:div w:id="373699961">
      <w:bodyDiv w:val="1"/>
      <w:marLeft w:val="0"/>
      <w:marRight w:val="0"/>
      <w:marTop w:val="0"/>
      <w:marBottom w:val="0"/>
      <w:divBdr>
        <w:top w:val="none" w:sz="0" w:space="0" w:color="auto"/>
        <w:left w:val="none" w:sz="0" w:space="0" w:color="auto"/>
        <w:bottom w:val="none" w:sz="0" w:space="0" w:color="auto"/>
        <w:right w:val="none" w:sz="0" w:space="0" w:color="auto"/>
      </w:divBdr>
    </w:div>
    <w:div w:id="375392718">
      <w:bodyDiv w:val="1"/>
      <w:marLeft w:val="0"/>
      <w:marRight w:val="0"/>
      <w:marTop w:val="0"/>
      <w:marBottom w:val="0"/>
      <w:divBdr>
        <w:top w:val="none" w:sz="0" w:space="0" w:color="auto"/>
        <w:left w:val="none" w:sz="0" w:space="0" w:color="auto"/>
        <w:bottom w:val="none" w:sz="0" w:space="0" w:color="auto"/>
        <w:right w:val="none" w:sz="0" w:space="0" w:color="auto"/>
      </w:divBdr>
    </w:div>
    <w:div w:id="380520830">
      <w:bodyDiv w:val="1"/>
      <w:marLeft w:val="0"/>
      <w:marRight w:val="0"/>
      <w:marTop w:val="0"/>
      <w:marBottom w:val="0"/>
      <w:divBdr>
        <w:top w:val="none" w:sz="0" w:space="0" w:color="auto"/>
        <w:left w:val="none" w:sz="0" w:space="0" w:color="auto"/>
        <w:bottom w:val="none" w:sz="0" w:space="0" w:color="auto"/>
        <w:right w:val="none" w:sz="0" w:space="0" w:color="auto"/>
      </w:divBdr>
    </w:div>
    <w:div w:id="384136303">
      <w:bodyDiv w:val="1"/>
      <w:marLeft w:val="0"/>
      <w:marRight w:val="0"/>
      <w:marTop w:val="0"/>
      <w:marBottom w:val="0"/>
      <w:divBdr>
        <w:top w:val="none" w:sz="0" w:space="0" w:color="auto"/>
        <w:left w:val="none" w:sz="0" w:space="0" w:color="auto"/>
        <w:bottom w:val="none" w:sz="0" w:space="0" w:color="auto"/>
        <w:right w:val="none" w:sz="0" w:space="0" w:color="auto"/>
      </w:divBdr>
    </w:div>
    <w:div w:id="390348406">
      <w:bodyDiv w:val="1"/>
      <w:marLeft w:val="0"/>
      <w:marRight w:val="0"/>
      <w:marTop w:val="0"/>
      <w:marBottom w:val="0"/>
      <w:divBdr>
        <w:top w:val="none" w:sz="0" w:space="0" w:color="auto"/>
        <w:left w:val="none" w:sz="0" w:space="0" w:color="auto"/>
        <w:bottom w:val="none" w:sz="0" w:space="0" w:color="auto"/>
        <w:right w:val="none" w:sz="0" w:space="0" w:color="auto"/>
      </w:divBdr>
    </w:div>
    <w:div w:id="404450604">
      <w:bodyDiv w:val="1"/>
      <w:marLeft w:val="0"/>
      <w:marRight w:val="0"/>
      <w:marTop w:val="0"/>
      <w:marBottom w:val="0"/>
      <w:divBdr>
        <w:top w:val="none" w:sz="0" w:space="0" w:color="auto"/>
        <w:left w:val="none" w:sz="0" w:space="0" w:color="auto"/>
        <w:bottom w:val="none" w:sz="0" w:space="0" w:color="auto"/>
        <w:right w:val="none" w:sz="0" w:space="0" w:color="auto"/>
      </w:divBdr>
    </w:div>
    <w:div w:id="425730334">
      <w:bodyDiv w:val="1"/>
      <w:marLeft w:val="0"/>
      <w:marRight w:val="0"/>
      <w:marTop w:val="0"/>
      <w:marBottom w:val="0"/>
      <w:divBdr>
        <w:top w:val="none" w:sz="0" w:space="0" w:color="auto"/>
        <w:left w:val="none" w:sz="0" w:space="0" w:color="auto"/>
        <w:bottom w:val="none" w:sz="0" w:space="0" w:color="auto"/>
        <w:right w:val="none" w:sz="0" w:space="0" w:color="auto"/>
      </w:divBdr>
    </w:div>
    <w:div w:id="432940130">
      <w:bodyDiv w:val="1"/>
      <w:marLeft w:val="0"/>
      <w:marRight w:val="0"/>
      <w:marTop w:val="0"/>
      <w:marBottom w:val="0"/>
      <w:divBdr>
        <w:top w:val="none" w:sz="0" w:space="0" w:color="auto"/>
        <w:left w:val="none" w:sz="0" w:space="0" w:color="auto"/>
        <w:bottom w:val="none" w:sz="0" w:space="0" w:color="auto"/>
        <w:right w:val="none" w:sz="0" w:space="0" w:color="auto"/>
      </w:divBdr>
    </w:div>
    <w:div w:id="434450194">
      <w:bodyDiv w:val="1"/>
      <w:marLeft w:val="0"/>
      <w:marRight w:val="0"/>
      <w:marTop w:val="0"/>
      <w:marBottom w:val="0"/>
      <w:divBdr>
        <w:top w:val="none" w:sz="0" w:space="0" w:color="auto"/>
        <w:left w:val="none" w:sz="0" w:space="0" w:color="auto"/>
        <w:bottom w:val="none" w:sz="0" w:space="0" w:color="auto"/>
        <w:right w:val="none" w:sz="0" w:space="0" w:color="auto"/>
      </w:divBdr>
      <w:divsChild>
        <w:div w:id="2114786856">
          <w:marLeft w:val="0"/>
          <w:marRight w:val="0"/>
          <w:marTop w:val="0"/>
          <w:marBottom w:val="0"/>
          <w:divBdr>
            <w:top w:val="none" w:sz="0" w:space="0" w:color="auto"/>
            <w:left w:val="none" w:sz="0" w:space="0" w:color="auto"/>
            <w:bottom w:val="none" w:sz="0" w:space="0" w:color="auto"/>
            <w:right w:val="none" w:sz="0" w:space="0" w:color="auto"/>
          </w:divBdr>
        </w:div>
      </w:divsChild>
    </w:div>
    <w:div w:id="448621998">
      <w:bodyDiv w:val="1"/>
      <w:marLeft w:val="0"/>
      <w:marRight w:val="0"/>
      <w:marTop w:val="0"/>
      <w:marBottom w:val="0"/>
      <w:divBdr>
        <w:top w:val="none" w:sz="0" w:space="0" w:color="auto"/>
        <w:left w:val="none" w:sz="0" w:space="0" w:color="auto"/>
        <w:bottom w:val="none" w:sz="0" w:space="0" w:color="auto"/>
        <w:right w:val="none" w:sz="0" w:space="0" w:color="auto"/>
      </w:divBdr>
    </w:div>
    <w:div w:id="449593172">
      <w:bodyDiv w:val="1"/>
      <w:marLeft w:val="0"/>
      <w:marRight w:val="0"/>
      <w:marTop w:val="0"/>
      <w:marBottom w:val="0"/>
      <w:divBdr>
        <w:top w:val="none" w:sz="0" w:space="0" w:color="auto"/>
        <w:left w:val="none" w:sz="0" w:space="0" w:color="auto"/>
        <w:bottom w:val="none" w:sz="0" w:space="0" w:color="auto"/>
        <w:right w:val="none" w:sz="0" w:space="0" w:color="auto"/>
      </w:divBdr>
    </w:div>
    <w:div w:id="481124370">
      <w:bodyDiv w:val="1"/>
      <w:marLeft w:val="0"/>
      <w:marRight w:val="0"/>
      <w:marTop w:val="0"/>
      <w:marBottom w:val="0"/>
      <w:divBdr>
        <w:top w:val="none" w:sz="0" w:space="0" w:color="auto"/>
        <w:left w:val="none" w:sz="0" w:space="0" w:color="auto"/>
        <w:bottom w:val="none" w:sz="0" w:space="0" w:color="auto"/>
        <w:right w:val="none" w:sz="0" w:space="0" w:color="auto"/>
      </w:divBdr>
    </w:div>
    <w:div w:id="488207717">
      <w:bodyDiv w:val="1"/>
      <w:marLeft w:val="0"/>
      <w:marRight w:val="0"/>
      <w:marTop w:val="0"/>
      <w:marBottom w:val="0"/>
      <w:divBdr>
        <w:top w:val="none" w:sz="0" w:space="0" w:color="auto"/>
        <w:left w:val="none" w:sz="0" w:space="0" w:color="auto"/>
        <w:bottom w:val="none" w:sz="0" w:space="0" w:color="auto"/>
        <w:right w:val="none" w:sz="0" w:space="0" w:color="auto"/>
      </w:divBdr>
    </w:div>
    <w:div w:id="509031252">
      <w:bodyDiv w:val="1"/>
      <w:marLeft w:val="0"/>
      <w:marRight w:val="0"/>
      <w:marTop w:val="0"/>
      <w:marBottom w:val="0"/>
      <w:divBdr>
        <w:top w:val="none" w:sz="0" w:space="0" w:color="auto"/>
        <w:left w:val="none" w:sz="0" w:space="0" w:color="auto"/>
        <w:bottom w:val="none" w:sz="0" w:space="0" w:color="auto"/>
        <w:right w:val="none" w:sz="0" w:space="0" w:color="auto"/>
      </w:divBdr>
    </w:div>
    <w:div w:id="517698692">
      <w:bodyDiv w:val="1"/>
      <w:marLeft w:val="0"/>
      <w:marRight w:val="0"/>
      <w:marTop w:val="0"/>
      <w:marBottom w:val="0"/>
      <w:divBdr>
        <w:top w:val="none" w:sz="0" w:space="0" w:color="auto"/>
        <w:left w:val="none" w:sz="0" w:space="0" w:color="auto"/>
        <w:bottom w:val="none" w:sz="0" w:space="0" w:color="auto"/>
        <w:right w:val="none" w:sz="0" w:space="0" w:color="auto"/>
      </w:divBdr>
    </w:div>
    <w:div w:id="520432925">
      <w:bodyDiv w:val="1"/>
      <w:marLeft w:val="0"/>
      <w:marRight w:val="0"/>
      <w:marTop w:val="0"/>
      <w:marBottom w:val="0"/>
      <w:divBdr>
        <w:top w:val="none" w:sz="0" w:space="0" w:color="auto"/>
        <w:left w:val="none" w:sz="0" w:space="0" w:color="auto"/>
        <w:bottom w:val="none" w:sz="0" w:space="0" w:color="auto"/>
        <w:right w:val="none" w:sz="0" w:space="0" w:color="auto"/>
      </w:divBdr>
    </w:div>
    <w:div w:id="536042682">
      <w:bodyDiv w:val="1"/>
      <w:marLeft w:val="0"/>
      <w:marRight w:val="0"/>
      <w:marTop w:val="0"/>
      <w:marBottom w:val="0"/>
      <w:divBdr>
        <w:top w:val="none" w:sz="0" w:space="0" w:color="auto"/>
        <w:left w:val="none" w:sz="0" w:space="0" w:color="auto"/>
        <w:bottom w:val="none" w:sz="0" w:space="0" w:color="auto"/>
        <w:right w:val="none" w:sz="0" w:space="0" w:color="auto"/>
      </w:divBdr>
    </w:div>
    <w:div w:id="539974280">
      <w:bodyDiv w:val="1"/>
      <w:marLeft w:val="0"/>
      <w:marRight w:val="0"/>
      <w:marTop w:val="0"/>
      <w:marBottom w:val="0"/>
      <w:divBdr>
        <w:top w:val="none" w:sz="0" w:space="0" w:color="auto"/>
        <w:left w:val="none" w:sz="0" w:space="0" w:color="auto"/>
        <w:bottom w:val="none" w:sz="0" w:space="0" w:color="auto"/>
        <w:right w:val="none" w:sz="0" w:space="0" w:color="auto"/>
      </w:divBdr>
    </w:div>
    <w:div w:id="554707162">
      <w:bodyDiv w:val="1"/>
      <w:marLeft w:val="0"/>
      <w:marRight w:val="0"/>
      <w:marTop w:val="0"/>
      <w:marBottom w:val="0"/>
      <w:divBdr>
        <w:top w:val="none" w:sz="0" w:space="0" w:color="auto"/>
        <w:left w:val="none" w:sz="0" w:space="0" w:color="auto"/>
        <w:bottom w:val="none" w:sz="0" w:space="0" w:color="auto"/>
        <w:right w:val="none" w:sz="0" w:space="0" w:color="auto"/>
      </w:divBdr>
    </w:div>
    <w:div w:id="555897363">
      <w:bodyDiv w:val="1"/>
      <w:marLeft w:val="0"/>
      <w:marRight w:val="0"/>
      <w:marTop w:val="0"/>
      <w:marBottom w:val="0"/>
      <w:divBdr>
        <w:top w:val="none" w:sz="0" w:space="0" w:color="auto"/>
        <w:left w:val="none" w:sz="0" w:space="0" w:color="auto"/>
        <w:bottom w:val="none" w:sz="0" w:space="0" w:color="auto"/>
        <w:right w:val="none" w:sz="0" w:space="0" w:color="auto"/>
      </w:divBdr>
    </w:div>
    <w:div w:id="575213018">
      <w:bodyDiv w:val="1"/>
      <w:marLeft w:val="0"/>
      <w:marRight w:val="0"/>
      <w:marTop w:val="0"/>
      <w:marBottom w:val="0"/>
      <w:divBdr>
        <w:top w:val="none" w:sz="0" w:space="0" w:color="auto"/>
        <w:left w:val="none" w:sz="0" w:space="0" w:color="auto"/>
        <w:bottom w:val="none" w:sz="0" w:space="0" w:color="auto"/>
        <w:right w:val="none" w:sz="0" w:space="0" w:color="auto"/>
      </w:divBdr>
    </w:div>
    <w:div w:id="577204551">
      <w:bodyDiv w:val="1"/>
      <w:marLeft w:val="0"/>
      <w:marRight w:val="0"/>
      <w:marTop w:val="0"/>
      <w:marBottom w:val="0"/>
      <w:divBdr>
        <w:top w:val="none" w:sz="0" w:space="0" w:color="auto"/>
        <w:left w:val="none" w:sz="0" w:space="0" w:color="auto"/>
        <w:bottom w:val="none" w:sz="0" w:space="0" w:color="auto"/>
        <w:right w:val="none" w:sz="0" w:space="0" w:color="auto"/>
      </w:divBdr>
    </w:div>
    <w:div w:id="607007121">
      <w:marLeft w:val="0"/>
      <w:marRight w:val="0"/>
      <w:marTop w:val="0"/>
      <w:marBottom w:val="0"/>
      <w:divBdr>
        <w:top w:val="none" w:sz="0" w:space="0" w:color="auto"/>
        <w:left w:val="none" w:sz="0" w:space="0" w:color="auto"/>
        <w:bottom w:val="none" w:sz="0" w:space="0" w:color="auto"/>
        <w:right w:val="none" w:sz="0" w:space="0" w:color="auto"/>
      </w:divBdr>
    </w:div>
    <w:div w:id="617178007">
      <w:bodyDiv w:val="1"/>
      <w:marLeft w:val="0"/>
      <w:marRight w:val="0"/>
      <w:marTop w:val="0"/>
      <w:marBottom w:val="0"/>
      <w:divBdr>
        <w:top w:val="none" w:sz="0" w:space="0" w:color="auto"/>
        <w:left w:val="none" w:sz="0" w:space="0" w:color="auto"/>
        <w:bottom w:val="none" w:sz="0" w:space="0" w:color="auto"/>
        <w:right w:val="none" w:sz="0" w:space="0" w:color="auto"/>
      </w:divBdr>
    </w:div>
    <w:div w:id="634257778">
      <w:bodyDiv w:val="1"/>
      <w:marLeft w:val="0"/>
      <w:marRight w:val="0"/>
      <w:marTop w:val="0"/>
      <w:marBottom w:val="0"/>
      <w:divBdr>
        <w:top w:val="none" w:sz="0" w:space="0" w:color="auto"/>
        <w:left w:val="none" w:sz="0" w:space="0" w:color="auto"/>
        <w:bottom w:val="none" w:sz="0" w:space="0" w:color="auto"/>
        <w:right w:val="none" w:sz="0" w:space="0" w:color="auto"/>
      </w:divBdr>
      <w:divsChild>
        <w:div w:id="72361047">
          <w:marLeft w:val="0"/>
          <w:marRight w:val="0"/>
          <w:marTop w:val="0"/>
          <w:marBottom w:val="0"/>
          <w:divBdr>
            <w:top w:val="none" w:sz="0" w:space="0" w:color="auto"/>
            <w:left w:val="none" w:sz="0" w:space="0" w:color="auto"/>
            <w:bottom w:val="none" w:sz="0" w:space="0" w:color="auto"/>
            <w:right w:val="none" w:sz="0" w:space="0" w:color="auto"/>
          </w:divBdr>
          <w:divsChild>
            <w:div w:id="57897765">
              <w:marLeft w:val="0"/>
              <w:marRight w:val="0"/>
              <w:marTop w:val="0"/>
              <w:marBottom w:val="0"/>
              <w:divBdr>
                <w:top w:val="none" w:sz="0" w:space="0" w:color="auto"/>
                <w:left w:val="none" w:sz="0" w:space="0" w:color="auto"/>
                <w:bottom w:val="none" w:sz="0" w:space="0" w:color="auto"/>
                <w:right w:val="none" w:sz="0" w:space="0" w:color="auto"/>
              </w:divBdr>
              <w:divsChild>
                <w:div w:id="1838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794452">
      <w:bodyDiv w:val="1"/>
      <w:marLeft w:val="0"/>
      <w:marRight w:val="0"/>
      <w:marTop w:val="0"/>
      <w:marBottom w:val="0"/>
      <w:divBdr>
        <w:top w:val="none" w:sz="0" w:space="0" w:color="auto"/>
        <w:left w:val="none" w:sz="0" w:space="0" w:color="auto"/>
        <w:bottom w:val="none" w:sz="0" w:space="0" w:color="auto"/>
        <w:right w:val="none" w:sz="0" w:space="0" w:color="auto"/>
      </w:divBdr>
    </w:div>
    <w:div w:id="636297131">
      <w:bodyDiv w:val="1"/>
      <w:marLeft w:val="0"/>
      <w:marRight w:val="0"/>
      <w:marTop w:val="0"/>
      <w:marBottom w:val="0"/>
      <w:divBdr>
        <w:top w:val="none" w:sz="0" w:space="0" w:color="auto"/>
        <w:left w:val="none" w:sz="0" w:space="0" w:color="auto"/>
        <w:bottom w:val="none" w:sz="0" w:space="0" w:color="auto"/>
        <w:right w:val="none" w:sz="0" w:space="0" w:color="auto"/>
      </w:divBdr>
      <w:divsChild>
        <w:div w:id="239870933">
          <w:marLeft w:val="0"/>
          <w:marRight w:val="0"/>
          <w:marTop w:val="0"/>
          <w:marBottom w:val="0"/>
          <w:divBdr>
            <w:top w:val="none" w:sz="0" w:space="0" w:color="auto"/>
            <w:left w:val="none" w:sz="0" w:space="0" w:color="auto"/>
            <w:bottom w:val="none" w:sz="0" w:space="0" w:color="auto"/>
            <w:right w:val="none" w:sz="0" w:space="0" w:color="auto"/>
          </w:divBdr>
        </w:div>
      </w:divsChild>
    </w:div>
    <w:div w:id="645667205">
      <w:bodyDiv w:val="1"/>
      <w:marLeft w:val="0"/>
      <w:marRight w:val="0"/>
      <w:marTop w:val="0"/>
      <w:marBottom w:val="0"/>
      <w:divBdr>
        <w:top w:val="none" w:sz="0" w:space="0" w:color="auto"/>
        <w:left w:val="none" w:sz="0" w:space="0" w:color="auto"/>
        <w:bottom w:val="none" w:sz="0" w:space="0" w:color="auto"/>
        <w:right w:val="none" w:sz="0" w:space="0" w:color="auto"/>
      </w:divBdr>
    </w:div>
    <w:div w:id="652417177">
      <w:bodyDiv w:val="1"/>
      <w:marLeft w:val="0"/>
      <w:marRight w:val="0"/>
      <w:marTop w:val="0"/>
      <w:marBottom w:val="0"/>
      <w:divBdr>
        <w:top w:val="none" w:sz="0" w:space="0" w:color="auto"/>
        <w:left w:val="none" w:sz="0" w:space="0" w:color="auto"/>
        <w:bottom w:val="none" w:sz="0" w:space="0" w:color="auto"/>
        <w:right w:val="none" w:sz="0" w:space="0" w:color="auto"/>
      </w:divBdr>
    </w:div>
    <w:div w:id="695696331">
      <w:bodyDiv w:val="1"/>
      <w:marLeft w:val="0"/>
      <w:marRight w:val="0"/>
      <w:marTop w:val="0"/>
      <w:marBottom w:val="0"/>
      <w:divBdr>
        <w:top w:val="none" w:sz="0" w:space="0" w:color="auto"/>
        <w:left w:val="none" w:sz="0" w:space="0" w:color="auto"/>
        <w:bottom w:val="none" w:sz="0" w:space="0" w:color="auto"/>
        <w:right w:val="none" w:sz="0" w:space="0" w:color="auto"/>
      </w:divBdr>
    </w:div>
    <w:div w:id="703755357">
      <w:bodyDiv w:val="1"/>
      <w:marLeft w:val="0"/>
      <w:marRight w:val="0"/>
      <w:marTop w:val="0"/>
      <w:marBottom w:val="0"/>
      <w:divBdr>
        <w:top w:val="none" w:sz="0" w:space="0" w:color="auto"/>
        <w:left w:val="none" w:sz="0" w:space="0" w:color="auto"/>
        <w:bottom w:val="none" w:sz="0" w:space="0" w:color="auto"/>
        <w:right w:val="none" w:sz="0" w:space="0" w:color="auto"/>
      </w:divBdr>
    </w:div>
    <w:div w:id="709960473">
      <w:bodyDiv w:val="1"/>
      <w:marLeft w:val="0"/>
      <w:marRight w:val="0"/>
      <w:marTop w:val="0"/>
      <w:marBottom w:val="0"/>
      <w:divBdr>
        <w:top w:val="none" w:sz="0" w:space="0" w:color="auto"/>
        <w:left w:val="none" w:sz="0" w:space="0" w:color="auto"/>
        <w:bottom w:val="none" w:sz="0" w:space="0" w:color="auto"/>
        <w:right w:val="none" w:sz="0" w:space="0" w:color="auto"/>
      </w:divBdr>
    </w:div>
    <w:div w:id="710035511">
      <w:bodyDiv w:val="1"/>
      <w:marLeft w:val="0"/>
      <w:marRight w:val="0"/>
      <w:marTop w:val="0"/>
      <w:marBottom w:val="0"/>
      <w:divBdr>
        <w:top w:val="none" w:sz="0" w:space="0" w:color="auto"/>
        <w:left w:val="none" w:sz="0" w:space="0" w:color="auto"/>
        <w:bottom w:val="none" w:sz="0" w:space="0" w:color="auto"/>
        <w:right w:val="none" w:sz="0" w:space="0" w:color="auto"/>
      </w:divBdr>
    </w:div>
    <w:div w:id="711154595">
      <w:bodyDiv w:val="1"/>
      <w:marLeft w:val="0"/>
      <w:marRight w:val="0"/>
      <w:marTop w:val="0"/>
      <w:marBottom w:val="0"/>
      <w:divBdr>
        <w:top w:val="none" w:sz="0" w:space="0" w:color="auto"/>
        <w:left w:val="none" w:sz="0" w:space="0" w:color="auto"/>
        <w:bottom w:val="none" w:sz="0" w:space="0" w:color="auto"/>
        <w:right w:val="none" w:sz="0" w:space="0" w:color="auto"/>
      </w:divBdr>
    </w:div>
    <w:div w:id="737559090">
      <w:bodyDiv w:val="1"/>
      <w:marLeft w:val="0"/>
      <w:marRight w:val="0"/>
      <w:marTop w:val="0"/>
      <w:marBottom w:val="0"/>
      <w:divBdr>
        <w:top w:val="none" w:sz="0" w:space="0" w:color="auto"/>
        <w:left w:val="none" w:sz="0" w:space="0" w:color="auto"/>
        <w:bottom w:val="none" w:sz="0" w:space="0" w:color="auto"/>
        <w:right w:val="none" w:sz="0" w:space="0" w:color="auto"/>
      </w:divBdr>
    </w:div>
    <w:div w:id="744886464">
      <w:bodyDiv w:val="1"/>
      <w:marLeft w:val="0"/>
      <w:marRight w:val="0"/>
      <w:marTop w:val="0"/>
      <w:marBottom w:val="0"/>
      <w:divBdr>
        <w:top w:val="none" w:sz="0" w:space="0" w:color="auto"/>
        <w:left w:val="none" w:sz="0" w:space="0" w:color="auto"/>
        <w:bottom w:val="none" w:sz="0" w:space="0" w:color="auto"/>
        <w:right w:val="none" w:sz="0" w:space="0" w:color="auto"/>
      </w:divBdr>
      <w:divsChild>
        <w:div w:id="1171259723">
          <w:marLeft w:val="0"/>
          <w:marRight w:val="0"/>
          <w:marTop w:val="0"/>
          <w:marBottom w:val="0"/>
          <w:divBdr>
            <w:top w:val="none" w:sz="0" w:space="0" w:color="auto"/>
            <w:left w:val="none" w:sz="0" w:space="0" w:color="auto"/>
            <w:bottom w:val="none" w:sz="0" w:space="0" w:color="auto"/>
            <w:right w:val="none" w:sz="0" w:space="0" w:color="auto"/>
          </w:divBdr>
          <w:divsChild>
            <w:div w:id="1710182257">
              <w:marLeft w:val="0"/>
              <w:marRight w:val="0"/>
              <w:marTop w:val="0"/>
              <w:marBottom w:val="0"/>
              <w:divBdr>
                <w:top w:val="none" w:sz="0" w:space="0" w:color="auto"/>
                <w:left w:val="none" w:sz="0" w:space="0" w:color="auto"/>
                <w:bottom w:val="none" w:sz="0" w:space="0" w:color="auto"/>
                <w:right w:val="none" w:sz="0" w:space="0" w:color="auto"/>
              </w:divBdr>
              <w:divsChild>
                <w:div w:id="193497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452008">
      <w:bodyDiv w:val="1"/>
      <w:marLeft w:val="0"/>
      <w:marRight w:val="0"/>
      <w:marTop w:val="0"/>
      <w:marBottom w:val="0"/>
      <w:divBdr>
        <w:top w:val="none" w:sz="0" w:space="0" w:color="auto"/>
        <w:left w:val="none" w:sz="0" w:space="0" w:color="auto"/>
        <w:bottom w:val="none" w:sz="0" w:space="0" w:color="auto"/>
        <w:right w:val="none" w:sz="0" w:space="0" w:color="auto"/>
      </w:divBdr>
      <w:divsChild>
        <w:div w:id="199974970">
          <w:marLeft w:val="0"/>
          <w:marRight w:val="0"/>
          <w:marTop w:val="0"/>
          <w:marBottom w:val="0"/>
          <w:divBdr>
            <w:top w:val="none" w:sz="0" w:space="0" w:color="auto"/>
            <w:left w:val="none" w:sz="0" w:space="0" w:color="auto"/>
            <w:bottom w:val="none" w:sz="0" w:space="0" w:color="auto"/>
            <w:right w:val="none" w:sz="0" w:space="0" w:color="auto"/>
          </w:divBdr>
        </w:div>
      </w:divsChild>
    </w:div>
    <w:div w:id="760570995">
      <w:bodyDiv w:val="1"/>
      <w:marLeft w:val="0"/>
      <w:marRight w:val="0"/>
      <w:marTop w:val="0"/>
      <w:marBottom w:val="0"/>
      <w:divBdr>
        <w:top w:val="none" w:sz="0" w:space="0" w:color="auto"/>
        <w:left w:val="none" w:sz="0" w:space="0" w:color="auto"/>
        <w:bottom w:val="none" w:sz="0" w:space="0" w:color="auto"/>
        <w:right w:val="none" w:sz="0" w:space="0" w:color="auto"/>
      </w:divBdr>
    </w:div>
    <w:div w:id="777872018">
      <w:bodyDiv w:val="1"/>
      <w:marLeft w:val="0"/>
      <w:marRight w:val="0"/>
      <w:marTop w:val="0"/>
      <w:marBottom w:val="0"/>
      <w:divBdr>
        <w:top w:val="none" w:sz="0" w:space="0" w:color="auto"/>
        <w:left w:val="none" w:sz="0" w:space="0" w:color="auto"/>
        <w:bottom w:val="none" w:sz="0" w:space="0" w:color="auto"/>
        <w:right w:val="none" w:sz="0" w:space="0" w:color="auto"/>
      </w:divBdr>
    </w:div>
    <w:div w:id="794642482">
      <w:bodyDiv w:val="1"/>
      <w:marLeft w:val="0"/>
      <w:marRight w:val="0"/>
      <w:marTop w:val="0"/>
      <w:marBottom w:val="0"/>
      <w:divBdr>
        <w:top w:val="none" w:sz="0" w:space="0" w:color="auto"/>
        <w:left w:val="none" w:sz="0" w:space="0" w:color="auto"/>
        <w:bottom w:val="none" w:sz="0" w:space="0" w:color="auto"/>
        <w:right w:val="none" w:sz="0" w:space="0" w:color="auto"/>
      </w:divBdr>
    </w:div>
    <w:div w:id="800611548">
      <w:bodyDiv w:val="1"/>
      <w:marLeft w:val="0"/>
      <w:marRight w:val="0"/>
      <w:marTop w:val="0"/>
      <w:marBottom w:val="0"/>
      <w:divBdr>
        <w:top w:val="none" w:sz="0" w:space="0" w:color="auto"/>
        <w:left w:val="none" w:sz="0" w:space="0" w:color="auto"/>
        <w:bottom w:val="none" w:sz="0" w:space="0" w:color="auto"/>
        <w:right w:val="none" w:sz="0" w:space="0" w:color="auto"/>
      </w:divBdr>
    </w:div>
    <w:div w:id="826437300">
      <w:bodyDiv w:val="1"/>
      <w:marLeft w:val="0"/>
      <w:marRight w:val="0"/>
      <w:marTop w:val="0"/>
      <w:marBottom w:val="0"/>
      <w:divBdr>
        <w:top w:val="none" w:sz="0" w:space="0" w:color="auto"/>
        <w:left w:val="none" w:sz="0" w:space="0" w:color="auto"/>
        <w:bottom w:val="none" w:sz="0" w:space="0" w:color="auto"/>
        <w:right w:val="none" w:sz="0" w:space="0" w:color="auto"/>
      </w:divBdr>
    </w:div>
    <w:div w:id="828013616">
      <w:marLeft w:val="0"/>
      <w:marRight w:val="0"/>
      <w:marTop w:val="0"/>
      <w:marBottom w:val="0"/>
      <w:divBdr>
        <w:top w:val="none" w:sz="0" w:space="0" w:color="auto"/>
        <w:left w:val="none" w:sz="0" w:space="0" w:color="auto"/>
        <w:bottom w:val="none" w:sz="0" w:space="0" w:color="auto"/>
        <w:right w:val="none" w:sz="0" w:space="0" w:color="auto"/>
      </w:divBdr>
    </w:div>
    <w:div w:id="828445629">
      <w:bodyDiv w:val="1"/>
      <w:marLeft w:val="0"/>
      <w:marRight w:val="0"/>
      <w:marTop w:val="0"/>
      <w:marBottom w:val="0"/>
      <w:divBdr>
        <w:top w:val="none" w:sz="0" w:space="0" w:color="auto"/>
        <w:left w:val="none" w:sz="0" w:space="0" w:color="auto"/>
        <w:bottom w:val="none" w:sz="0" w:space="0" w:color="auto"/>
        <w:right w:val="none" w:sz="0" w:space="0" w:color="auto"/>
      </w:divBdr>
    </w:div>
    <w:div w:id="847207831">
      <w:marLeft w:val="0"/>
      <w:marRight w:val="0"/>
      <w:marTop w:val="0"/>
      <w:marBottom w:val="0"/>
      <w:divBdr>
        <w:top w:val="none" w:sz="0" w:space="0" w:color="auto"/>
        <w:left w:val="none" w:sz="0" w:space="0" w:color="auto"/>
        <w:bottom w:val="none" w:sz="0" w:space="0" w:color="auto"/>
        <w:right w:val="none" w:sz="0" w:space="0" w:color="auto"/>
      </w:divBdr>
    </w:div>
    <w:div w:id="849220428">
      <w:bodyDiv w:val="1"/>
      <w:marLeft w:val="0"/>
      <w:marRight w:val="0"/>
      <w:marTop w:val="0"/>
      <w:marBottom w:val="0"/>
      <w:divBdr>
        <w:top w:val="none" w:sz="0" w:space="0" w:color="auto"/>
        <w:left w:val="none" w:sz="0" w:space="0" w:color="auto"/>
        <w:bottom w:val="none" w:sz="0" w:space="0" w:color="auto"/>
        <w:right w:val="none" w:sz="0" w:space="0" w:color="auto"/>
      </w:divBdr>
    </w:div>
    <w:div w:id="851188281">
      <w:bodyDiv w:val="1"/>
      <w:marLeft w:val="0"/>
      <w:marRight w:val="0"/>
      <w:marTop w:val="0"/>
      <w:marBottom w:val="0"/>
      <w:divBdr>
        <w:top w:val="none" w:sz="0" w:space="0" w:color="auto"/>
        <w:left w:val="none" w:sz="0" w:space="0" w:color="auto"/>
        <w:bottom w:val="none" w:sz="0" w:space="0" w:color="auto"/>
        <w:right w:val="none" w:sz="0" w:space="0" w:color="auto"/>
      </w:divBdr>
    </w:div>
    <w:div w:id="871264289">
      <w:bodyDiv w:val="1"/>
      <w:marLeft w:val="0"/>
      <w:marRight w:val="0"/>
      <w:marTop w:val="0"/>
      <w:marBottom w:val="0"/>
      <w:divBdr>
        <w:top w:val="none" w:sz="0" w:space="0" w:color="auto"/>
        <w:left w:val="none" w:sz="0" w:space="0" w:color="auto"/>
        <w:bottom w:val="none" w:sz="0" w:space="0" w:color="auto"/>
        <w:right w:val="none" w:sz="0" w:space="0" w:color="auto"/>
      </w:divBdr>
    </w:div>
    <w:div w:id="872427303">
      <w:bodyDiv w:val="1"/>
      <w:marLeft w:val="0"/>
      <w:marRight w:val="0"/>
      <w:marTop w:val="0"/>
      <w:marBottom w:val="0"/>
      <w:divBdr>
        <w:top w:val="none" w:sz="0" w:space="0" w:color="auto"/>
        <w:left w:val="none" w:sz="0" w:space="0" w:color="auto"/>
        <w:bottom w:val="none" w:sz="0" w:space="0" w:color="auto"/>
        <w:right w:val="none" w:sz="0" w:space="0" w:color="auto"/>
      </w:divBdr>
    </w:div>
    <w:div w:id="874393622">
      <w:bodyDiv w:val="1"/>
      <w:marLeft w:val="0"/>
      <w:marRight w:val="0"/>
      <w:marTop w:val="0"/>
      <w:marBottom w:val="0"/>
      <w:divBdr>
        <w:top w:val="none" w:sz="0" w:space="0" w:color="auto"/>
        <w:left w:val="none" w:sz="0" w:space="0" w:color="auto"/>
        <w:bottom w:val="none" w:sz="0" w:space="0" w:color="auto"/>
        <w:right w:val="none" w:sz="0" w:space="0" w:color="auto"/>
      </w:divBdr>
    </w:div>
    <w:div w:id="874998385">
      <w:bodyDiv w:val="1"/>
      <w:marLeft w:val="0"/>
      <w:marRight w:val="0"/>
      <w:marTop w:val="0"/>
      <w:marBottom w:val="0"/>
      <w:divBdr>
        <w:top w:val="none" w:sz="0" w:space="0" w:color="auto"/>
        <w:left w:val="none" w:sz="0" w:space="0" w:color="auto"/>
        <w:bottom w:val="none" w:sz="0" w:space="0" w:color="auto"/>
        <w:right w:val="none" w:sz="0" w:space="0" w:color="auto"/>
      </w:divBdr>
    </w:div>
    <w:div w:id="881015641">
      <w:bodyDiv w:val="1"/>
      <w:marLeft w:val="0"/>
      <w:marRight w:val="0"/>
      <w:marTop w:val="0"/>
      <w:marBottom w:val="0"/>
      <w:divBdr>
        <w:top w:val="none" w:sz="0" w:space="0" w:color="auto"/>
        <w:left w:val="none" w:sz="0" w:space="0" w:color="auto"/>
        <w:bottom w:val="none" w:sz="0" w:space="0" w:color="auto"/>
        <w:right w:val="none" w:sz="0" w:space="0" w:color="auto"/>
      </w:divBdr>
    </w:div>
    <w:div w:id="898053759">
      <w:bodyDiv w:val="1"/>
      <w:marLeft w:val="0"/>
      <w:marRight w:val="0"/>
      <w:marTop w:val="0"/>
      <w:marBottom w:val="0"/>
      <w:divBdr>
        <w:top w:val="none" w:sz="0" w:space="0" w:color="auto"/>
        <w:left w:val="none" w:sz="0" w:space="0" w:color="auto"/>
        <w:bottom w:val="none" w:sz="0" w:space="0" w:color="auto"/>
        <w:right w:val="none" w:sz="0" w:space="0" w:color="auto"/>
      </w:divBdr>
    </w:div>
    <w:div w:id="898174690">
      <w:bodyDiv w:val="1"/>
      <w:marLeft w:val="0"/>
      <w:marRight w:val="0"/>
      <w:marTop w:val="0"/>
      <w:marBottom w:val="0"/>
      <w:divBdr>
        <w:top w:val="none" w:sz="0" w:space="0" w:color="auto"/>
        <w:left w:val="none" w:sz="0" w:space="0" w:color="auto"/>
        <w:bottom w:val="none" w:sz="0" w:space="0" w:color="auto"/>
        <w:right w:val="none" w:sz="0" w:space="0" w:color="auto"/>
      </w:divBdr>
      <w:divsChild>
        <w:div w:id="1777407693">
          <w:marLeft w:val="0"/>
          <w:marRight w:val="0"/>
          <w:marTop w:val="0"/>
          <w:marBottom w:val="0"/>
          <w:divBdr>
            <w:top w:val="none" w:sz="0" w:space="0" w:color="auto"/>
            <w:left w:val="none" w:sz="0" w:space="0" w:color="auto"/>
            <w:bottom w:val="none" w:sz="0" w:space="0" w:color="auto"/>
            <w:right w:val="none" w:sz="0" w:space="0" w:color="auto"/>
          </w:divBdr>
        </w:div>
      </w:divsChild>
    </w:div>
    <w:div w:id="900557906">
      <w:bodyDiv w:val="1"/>
      <w:marLeft w:val="0"/>
      <w:marRight w:val="0"/>
      <w:marTop w:val="0"/>
      <w:marBottom w:val="0"/>
      <w:divBdr>
        <w:top w:val="none" w:sz="0" w:space="0" w:color="auto"/>
        <w:left w:val="none" w:sz="0" w:space="0" w:color="auto"/>
        <w:bottom w:val="none" w:sz="0" w:space="0" w:color="auto"/>
        <w:right w:val="none" w:sz="0" w:space="0" w:color="auto"/>
      </w:divBdr>
    </w:div>
    <w:div w:id="901409873">
      <w:bodyDiv w:val="1"/>
      <w:marLeft w:val="0"/>
      <w:marRight w:val="0"/>
      <w:marTop w:val="0"/>
      <w:marBottom w:val="0"/>
      <w:divBdr>
        <w:top w:val="none" w:sz="0" w:space="0" w:color="auto"/>
        <w:left w:val="none" w:sz="0" w:space="0" w:color="auto"/>
        <w:bottom w:val="none" w:sz="0" w:space="0" w:color="auto"/>
        <w:right w:val="none" w:sz="0" w:space="0" w:color="auto"/>
      </w:divBdr>
    </w:div>
    <w:div w:id="913705886">
      <w:bodyDiv w:val="1"/>
      <w:marLeft w:val="0"/>
      <w:marRight w:val="0"/>
      <w:marTop w:val="0"/>
      <w:marBottom w:val="0"/>
      <w:divBdr>
        <w:top w:val="none" w:sz="0" w:space="0" w:color="auto"/>
        <w:left w:val="none" w:sz="0" w:space="0" w:color="auto"/>
        <w:bottom w:val="none" w:sz="0" w:space="0" w:color="auto"/>
        <w:right w:val="none" w:sz="0" w:space="0" w:color="auto"/>
      </w:divBdr>
      <w:divsChild>
        <w:div w:id="1512329131">
          <w:marLeft w:val="0"/>
          <w:marRight w:val="0"/>
          <w:marTop w:val="0"/>
          <w:marBottom w:val="0"/>
          <w:divBdr>
            <w:top w:val="none" w:sz="0" w:space="0" w:color="auto"/>
            <w:left w:val="none" w:sz="0" w:space="0" w:color="auto"/>
            <w:bottom w:val="none" w:sz="0" w:space="0" w:color="auto"/>
            <w:right w:val="none" w:sz="0" w:space="0" w:color="auto"/>
          </w:divBdr>
        </w:div>
        <w:div w:id="1625234594">
          <w:marLeft w:val="0"/>
          <w:marRight w:val="0"/>
          <w:marTop w:val="0"/>
          <w:marBottom w:val="0"/>
          <w:divBdr>
            <w:top w:val="none" w:sz="0" w:space="0" w:color="auto"/>
            <w:left w:val="none" w:sz="0" w:space="0" w:color="auto"/>
            <w:bottom w:val="none" w:sz="0" w:space="0" w:color="auto"/>
            <w:right w:val="none" w:sz="0" w:space="0" w:color="auto"/>
          </w:divBdr>
        </w:div>
        <w:div w:id="1755012131">
          <w:marLeft w:val="0"/>
          <w:marRight w:val="0"/>
          <w:marTop w:val="0"/>
          <w:marBottom w:val="0"/>
          <w:divBdr>
            <w:top w:val="none" w:sz="0" w:space="0" w:color="auto"/>
            <w:left w:val="none" w:sz="0" w:space="0" w:color="auto"/>
            <w:bottom w:val="none" w:sz="0" w:space="0" w:color="auto"/>
            <w:right w:val="none" w:sz="0" w:space="0" w:color="auto"/>
          </w:divBdr>
        </w:div>
        <w:div w:id="2124032658">
          <w:marLeft w:val="0"/>
          <w:marRight w:val="0"/>
          <w:marTop w:val="0"/>
          <w:marBottom w:val="0"/>
          <w:divBdr>
            <w:top w:val="none" w:sz="0" w:space="0" w:color="auto"/>
            <w:left w:val="none" w:sz="0" w:space="0" w:color="auto"/>
            <w:bottom w:val="none" w:sz="0" w:space="0" w:color="auto"/>
            <w:right w:val="none" w:sz="0" w:space="0" w:color="auto"/>
          </w:divBdr>
        </w:div>
      </w:divsChild>
    </w:div>
    <w:div w:id="916131922">
      <w:bodyDiv w:val="1"/>
      <w:marLeft w:val="0"/>
      <w:marRight w:val="0"/>
      <w:marTop w:val="0"/>
      <w:marBottom w:val="0"/>
      <w:divBdr>
        <w:top w:val="none" w:sz="0" w:space="0" w:color="auto"/>
        <w:left w:val="none" w:sz="0" w:space="0" w:color="auto"/>
        <w:bottom w:val="none" w:sz="0" w:space="0" w:color="auto"/>
        <w:right w:val="none" w:sz="0" w:space="0" w:color="auto"/>
      </w:divBdr>
      <w:divsChild>
        <w:div w:id="621686929">
          <w:marLeft w:val="0"/>
          <w:marRight w:val="0"/>
          <w:marTop w:val="0"/>
          <w:marBottom w:val="0"/>
          <w:divBdr>
            <w:top w:val="none" w:sz="0" w:space="0" w:color="auto"/>
            <w:left w:val="none" w:sz="0" w:space="0" w:color="auto"/>
            <w:bottom w:val="none" w:sz="0" w:space="0" w:color="auto"/>
            <w:right w:val="none" w:sz="0" w:space="0" w:color="auto"/>
          </w:divBdr>
        </w:div>
        <w:div w:id="1239286522">
          <w:marLeft w:val="0"/>
          <w:marRight w:val="0"/>
          <w:marTop w:val="0"/>
          <w:marBottom w:val="0"/>
          <w:divBdr>
            <w:top w:val="none" w:sz="0" w:space="0" w:color="auto"/>
            <w:left w:val="none" w:sz="0" w:space="0" w:color="auto"/>
            <w:bottom w:val="none" w:sz="0" w:space="0" w:color="auto"/>
            <w:right w:val="none" w:sz="0" w:space="0" w:color="auto"/>
          </w:divBdr>
        </w:div>
      </w:divsChild>
    </w:div>
    <w:div w:id="918056592">
      <w:bodyDiv w:val="1"/>
      <w:marLeft w:val="0"/>
      <w:marRight w:val="0"/>
      <w:marTop w:val="0"/>
      <w:marBottom w:val="0"/>
      <w:divBdr>
        <w:top w:val="none" w:sz="0" w:space="0" w:color="auto"/>
        <w:left w:val="none" w:sz="0" w:space="0" w:color="auto"/>
        <w:bottom w:val="none" w:sz="0" w:space="0" w:color="auto"/>
        <w:right w:val="none" w:sz="0" w:space="0" w:color="auto"/>
      </w:divBdr>
    </w:div>
    <w:div w:id="936248829">
      <w:bodyDiv w:val="1"/>
      <w:marLeft w:val="0"/>
      <w:marRight w:val="0"/>
      <w:marTop w:val="0"/>
      <w:marBottom w:val="0"/>
      <w:divBdr>
        <w:top w:val="none" w:sz="0" w:space="0" w:color="auto"/>
        <w:left w:val="none" w:sz="0" w:space="0" w:color="auto"/>
        <w:bottom w:val="none" w:sz="0" w:space="0" w:color="auto"/>
        <w:right w:val="none" w:sz="0" w:space="0" w:color="auto"/>
      </w:divBdr>
    </w:div>
    <w:div w:id="937953061">
      <w:bodyDiv w:val="1"/>
      <w:marLeft w:val="0"/>
      <w:marRight w:val="0"/>
      <w:marTop w:val="0"/>
      <w:marBottom w:val="0"/>
      <w:divBdr>
        <w:top w:val="none" w:sz="0" w:space="0" w:color="auto"/>
        <w:left w:val="none" w:sz="0" w:space="0" w:color="auto"/>
        <w:bottom w:val="none" w:sz="0" w:space="0" w:color="auto"/>
        <w:right w:val="none" w:sz="0" w:space="0" w:color="auto"/>
      </w:divBdr>
    </w:div>
    <w:div w:id="939726479">
      <w:bodyDiv w:val="1"/>
      <w:marLeft w:val="0"/>
      <w:marRight w:val="0"/>
      <w:marTop w:val="0"/>
      <w:marBottom w:val="0"/>
      <w:divBdr>
        <w:top w:val="none" w:sz="0" w:space="0" w:color="auto"/>
        <w:left w:val="none" w:sz="0" w:space="0" w:color="auto"/>
        <w:bottom w:val="none" w:sz="0" w:space="0" w:color="auto"/>
        <w:right w:val="none" w:sz="0" w:space="0" w:color="auto"/>
      </w:divBdr>
    </w:div>
    <w:div w:id="941840085">
      <w:bodyDiv w:val="1"/>
      <w:marLeft w:val="0"/>
      <w:marRight w:val="0"/>
      <w:marTop w:val="0"/>
      <w:marBottom w:val="0"/>
      <w:divBdr>
        <w:top w:val="none" w:sz="0" w:space="0" w:color="auto"/>
        <w:left w:val="none" w:sz="0" w:space="0" w:color="auto"/>
        <w:bottom w:val="none" w:sz="0" w:space="0" w:color="auto"/>
        <w:right w:val="none" w:sz="0" w:space="0" w:color="auto"/>
      </w:divBdr>
      <w:divsChild>
        <w:div w:id="385229247">
          <w:marLeft w:val="0"/>
          <w:marRight w:val="0"/>
          <w:marTop w:val="0"/>
          <w:marBottom w:val="0"/>
          <w:divBdr>
            <w:top w:val="none" w:sz="0" w:space="0" w:color="auto"/>
            <w:left w:val="none" w:sz="0" w:space="0" w:color="auto"/>
            <w:bottom w:val="none" w:sz="0" w:space="0" w:color="auto"/>
            <w:right w:val="none" w:sz="0" w:space="0" w:color="auto"/>
          </w:divBdr>
        </w:div>
        <w:div w:id="2138060174">
          <w:marLeft w:val="0"/>
          <w:marRight w:val="0"/>
          <w:marTop w:val="0"/>
          <w:marBottom w:val="0"/>
          <w:divBdr>
            <w:top w:val="none" w:sz="0" w:space="0" w:color="auto"/>
            <w:left w:val="none" w:sz="0" w:space="0" w:color="auto"/>
            <w:bottom w:val="none" w:sz="0" w:space="0" w:color="auto"/>
            <w:right w:val="none" w:sz="0" w:space="0" w:color="auto"/>
          </w:divBdr>
        </w:div>
      </w:divsChild>
    </w:div>
    <w:div w:id="946547691">
      <w:bodyDiv w:val="1"/>
      <w:marLeft w:val="0"/>
      <w:marRight w:val="0"/>
      <w:marTop w:val="0"/>
      <w:marBottom w:val="0"/>
      <w:divBdr>
        <w:top w:val="none" w:sz="0" w:space="0" w:color="auto"/>
        <w:left w:val="none" w:sz="0" w:space="0" w:color="auto"/>
        <w:bottom w:val="none" w:sz="0" w:space="0" w:color="auto"/>
        <w:right w:val="none" w:sz="0" w:space="0" w:color="auto"/>
      </w:divBdr>
    </w:div>
    <w:div w:id="947473114">
      <w:marLeft w:val="0"/>
      <w:marRight w:val="0"/>
      <w:marTop w:val="0"/>
      <w:marBottom w:val="0"/>
      <w:divBdr>
        <w:top w:val="none" w:sz="0" w:space="0" w:color="auto"/>
        <w:left w:val="none" w:sz="0" w:space="0" w:color="auto"/>
        <w:bottom w:val="none" w:sz="0" w:space="0" w:color="auto"/>
        <w:right w:val="none" w:sz="0" w:space="0" w:color="auto"/>
      </w:divBdr>
    </w:div>
    <w:div w:id="947473115">
      <w:marLeft w:val="0"/>
      <w:marRight w:val="0"/>
      <w:marTop w:val="0"/>
      <w:marBottom w:val="0"/>
      <w:divBdr>
        <w:top w:val="none" w:sz="0" w:space="0" w:color="auto"/>
        <w:left w:val="none" w:sz="0" w:space="0" w:color="auto"/>
        <w:bottom w:val="none" w:sz="0" w:space="0" w:color="auto"/>
        <w:right w:val="none" w:sz="0" w:space="0" w:color="auto"/>
      </w:divBdr>
    </w:div>
    <w:div w:id="947473116">
      <w:marLeft w:val="0"/>
      <w:marRight w:val="0"/>
      <w:marTop w:val="0"/>
      <w:marBottom w:val="0"/>
      <w:divBdr>
        <w:top w:val="none" w:sz="0" w:space="0" w:color="auto"/>
        <w:left w:val="none" w:sz="0" w:space="0" w:color="auto"/>
        <w:bottom w:val="none" w:sz="0" w:space="0" w:color="auto"/>
        <w:right w:val="none" w:sz="0" w:space="0" w:color="auto"/>
      </w:divBdr>
    </w:div>
    <w:div w:id="947473117">
      <w:marLeft w:val="0"/>
      <w:marRight w:val="0"/>
      <w:marTop w:val="0"/>
      <w:marBottom w:val="0"/>
      <w:divBdr>
        <w:top w:val="none" w:sz="0" w:space="0" w:color="auto"/>
        <w:left w:val="none" w:sz="0" w:space="0" w:color="auto"/>
        <w:bottom w:val="none" w:sz="0" w:space="0" w:color="auto"/>
        <w:right w:val="none" w:sz="0" w:space="0" w:color="auto"/>
      </w:divBdr>
    </w:div>
    <w:div w:id="947473118">
      <w:marLeft w:val="0"/>
      <w:marRight w:val="0"/>
      <w:marTop w:val="0"/>
      <w:marBottom w:val="0"/>
      <w:divBdr>
        <w:top w:val="none" w:sz="0" w:space="0" w:color="auto"/>
        <w:left w:val="none" w:sz="0" w:space="0" w:color="auto"/>
        <w:bottom w:val="none" w:sz="0" w:space="0" w:color="auto"/>
        <w:right w:val="none" w:sz="0" w:space="0" w:color="auto"/>
      </w:divBdr>
    </w:div>
    <w:div w:id="947473119">
      <w:marLeft w:val="0"/>
      <w:marRight w:val="0"/>
      <w:marTop w:val="0"/>
      <w:marBottom w:val="0"/>
      <w:divBdr>
        <w:top w:val="none" w:sz="0" w:space="0" w:color="auto"/>
        <w:left w:val="none" w:sz="0" w:space="0" w:color="auto"/>
        <w:bottom w:val="none" w:sz="0" w:space="0" w:color="auto"/>
        <w:right w:val="none" w:sz="0" w:space="0" w:color="auto"/>
      </w:divBdr>
    </w:div>
    <w:div w:id="947473120">
      <w:marLeft w:val="0"/>
      <w:marRight w:val="0"/>
      <w:marTop w:val="0"/>
      <w:marBottom w:val="0"/>
      <w:divBdr>
        <w:top w:val="none" w:sz="0" w:space="0" w:color="auto"/>
        <w:left w:val="none" w:sz="0" w:space="0" w:color="auto"/>
        <w:bottom w:val="none" w:sz="0" w:space="0" w:color="auto"/>
        <w:right w:val="none" w:sz="0" w:space="0" w:color="auto"/>
      </w:divBdr>
    </w:div>
    <w:div w:id="947473121">
      <w:marLeft w:val="0"/>
      <w:marRight w:val="0"/>
      <w:marTop w:val="0"/>
      <w:marBottom w:val="0"/>
      <w:divBdr>
        <w:top w:val="none" w:sz="0" w:space="0" w:color="auto"/>
        <w:left w:val="none" w:sz="0" w:space="0" w:color="auto"/>
        <w:bottom w:val="none" w:sz="0" w:space="0" w:color="auto"/>
        <w:right w:val="none" w:sz="0" w:space="0" w:color="auto"/>
      </w:divBdr>
    </w:div>
    <w:div w:id="947473122">
      <w:marLeft w:val="0"/>
      <w:marRight w:val="0"/>
      <w:marTop w:val="0"/>
      <w:marBottom w:val="0"/>
      <w:divBdr>
        <w:top w:val="none" w:sz="0" w:space="0" w:color="auto"/>
        <w:left w:val="none" w:sz="0" w:space="0" w:color="auto"/>
        <w:bottom w:val="none" w:sz="0" w:space="0" w:color="auto"/>
        <w:right w:val="none" w:sz="0" w:space="0" w:color="auto"/>
      </w:divBdr>
    </w:div>
    <w:div w:id="947473123">
      <w:marLeft w:val="0"/>
      <w:marRight w:val="0"/>
      <w:marTop w:val="0"/>
      <w:marBottom w:val="0"/>
      <w:divBdr>
        <w:top w:val="none" w:sz="0" w:space="0" w:color="auto"/>
        <w:left w:val="none" w:sz="0" w:space="0" w:color="auto"/>
        <w:bottom w:val="none" w:sz="0" w:space="0" w:color="auto"/>
        <w:right w:val="none" w:sz="0" w:space="0" w:color="auto"/>
      </w:divBdr>
    </w:div>
    <w:div w:id="947473124">
      <w:marLeft w:val="0"/>
      <w:marRight w:val="0"/>
      <w:marTop w:val="0"/>
      <w:marBottom w:val="0"/>
      <w:divBdr>
        <w:top w:val="none" w:sz="0" w:space="0" w:color="auto"/>
        <w:left w:val="none" w:sz="0" w:space="0" w:color="auto"/>
        <w:bottom w:val="none" w:sz="0" w:space="0" w:color="auto"/>
        <w:right w:val="none" w:sz="0" w:space="0" w:color="auto"/>
      </w:divBdr>
    </w:div>
    <w:div w:id="947473125">
      <w:marLeft w:val="0"/>
      <w:marRight w:val="0"/>
      <w:marTop w:val="0"/>
      <w:marBottom w:val="0"/>
      <w:divBdr>
        <w:top w:val="none" w:sz="0" w:space="0" w:color="auto"/>
        <w:left w:val="none" w:sz="0" w:space="0" w:color="auto"/>
        <w:bottom w:val="none" w:sz="0" w:space="0" w:color="auto"/>
        <w:right w:val="none" w:sz="0" w:space="0" w:color="auto"/>
      </w:divBdr>
    </w:div>
    <w:div w:id="957375113">
      <w:bodyDiv w:val="1"/>
      <w:marLeft w:val="0"/>
      <w:marRight w:val="0"/>
      <w:marTop w:val="0"/>
      <w:marBottom w:val="0"/>
      <w:divBdr>
        <w:top w:val="none" w:sz="0" w:space="0" w:color="auto"/>
        <w:left w:val="none" w:sz="0" w:space="0" w:color="auto"/>
        <w:bottom w:val="none" w:sz="0" w:space="0" w:color="auto"/>
        <w:right w:val="none" w:sz="0" w:space="0" w:color="auto"/>
      </w:divBdr>
    </w:div>
    <w:div w:id="962611385">
      <w:bodyDiv w:val="1"/>
      <w:marLeft w:val="0"/>
      <w:marRight w:val="0"/>
      <w:marTop w:val="0"/>
      <w:marBottom w:val="0"/>
      <w:divBdr>
        <w:top w:val="none" w:sz="0" w:space="0" w:color="auto"/>
        <w:left w:val="none" w:sz="0" w:space="0" w:color="auto"/>
        <w:bottom w:val="none" w:sz="0" w:space="0" w:color="auto"/>
        <w:right w:val="none" w:sz="0" w:space="0" w:color="auto"/>
      </w:divBdr>
      <w:divsChild>
        <w:div w:id="1589734359">
          <w:marLeft w:val="0"/>
          <w:marRight w:val="0"/>
          <w:marTop w:val="0"/>
          <w:marBottom w:val="0"/>
          <w:divBdr>
            <w:top w:val="none" w:sz="0" w:space="0" w:color="auto"/>
            <w:left w:val="none" w:sz="0" w:space="0" w:color="auto"/>
            <w:bottom w:val="none" w:sz="0" w:space="0" w:color="auto"/>
            <w:right w:val="none" w:sz="0" w:space="0" w:color="auto"/>
          </w:divBdr>
          <w:divsChild>
            <w:div w:id="279384912">
              <w:marLeft w:val="0"/>
              <w:marRight w:val="0"/>
              <w:marTop w:val="0"/>
              <w:marBottom w:val="0"/>
              <w:divBdr>
                <w:top w:val="none" w:sz="0" w:space="0" w:color="auto"/>
                <w:left w:val="none" w:sz="0" w:space="0" w:color="auto"/>
                <w:bottom w:val="none" w:sz="0" w:space="0" w:color="auto"/>
                <w:right w:val="none" w:sz="0" w:space="0" w:color="auto"/>
              </w:divBdr>
              <w:divsChild>
                <w:div w:id="60164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02537">
      <w:bodyDiv w:val="1"/>
      <w:marLeft w:val="0"/>
      <w:marRight w:val="0"/>
      <w:marTop w:val="0"/>
      <w:marBottom w:val="0"/>
      <w:divBdr>
        <w:top w:val="none" w:sz="0" w:space="0" w:color="auto"/>
        <w:left w:val="none" w:sz="0" w:space="0" w:color="auto"/>
        <w:bottom w:val="none" w:sz="0" w:space="0" w:color="auto"/>
        <w:right w:val="none" w:sz="0" w:space="0" w:color="auto"/>
      </w:divBdr>
    </w:div>
    <w:div w:id="967467339">
      <w:bodyDiv w:val="1"/>
      <w:marLeft w:val="0"/>
      <w:marRight w:val="0"/>
      <w:marTop w:val="0"/>
      <w:marBottom w:val="0"/>
      <w:divBdr>
        <w:top w:val="none" w:sz="0" w:space="0" w:color="auto"/>
        <w:left w:val="none" w:sz="0" w:space="0" w:color="auto"/>
        <w:bottom w:val="none" w:sz="0" w:space="0" w:color="auto"/>
        <w:right w:val="none" w:sz="0" w:space="0" w:color="auto"/>
      </w:divBdr>
    </w:div>
    <w:div w:id="977026588">
      <w:bodyDiv w:val="1"/>
      <w:marLeft w:val="0"/>
      <w:marRight w:val="0"/>
      <w:marTop w:val="0"/>
      <w:marBottom w:val="0"/>
      <w:divBdr>
        <w:top w:val="none" w:sz="0" w:space="0" w:color="auto"/>
        <w:left w:val="none" w:sz="0" w:space="0" w:color="auto"/>
        <w:bottom w:val="none" w:sz="0" w:space="0" w:color="auto"/>
        <w:right w:val="none" w:sz="0" w:space="0" w:color="auto"/>
      </w:divBdr>
      <w:divsChild>
        <w:div w:id="1001616974">
          <w:marLeft w:val="0"/>
          <w:marRight w:val="0"/>
          <w:marTop w:val="0"/>
          <w:marBottom w:val="0"/>
          <w:divBdr>
            <w:top w:val="none" w:sz="0" w:space="0" w:color="auto"/>
            <w:left w:val="none" w:sz="0" w:space="0" w:color="auto"/>
            <w:bottom w:val="none" w:sz="0" w:space="0" w:color="auto"/>
            <w:right w:val="none" w:sz="0" w:space="0" w:color="auto"/>
          </w:divBdr>
          <w:divsChild>
            <w:div w:id="2103641874">
              <w:marLeft w:val="0"/>
              <w:marRight w:val="0"/>
              <w:marTop w:val="0"/>
              <w:marBottom w:val="0"/>
              <w:divBdr>
                <w:top w:val="none" w:sz="0" w:space="0" w:color="auto"/>
                <w:left w:val="none" w:sz="0" w:space="0" w:color="auto"/>
                <w:bottom w:val="none" w:sz="0" w:space="0" w:color="auto"/>
                <w:right w:val="none" w:sz="0" w:space="0" w:color="auto"/>
              </w:divBdr>
              <w:divsChild>
                <w:div w:id="13658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574303">
      <w:bodyDiv w:val="1"/>
      <w:marLeft w:val="0"/>
      <w:marRight w:val="0"/>
      <w:marTop w:val="0"/>
      <w:marBottom w:val="0"/>
      <w:divBdr>
        <w:top w:val="none" w:sz="0" w:space="0" w:color="auto"/>
        <w:left w:val="none" w:sz="0" w:space="0" w:color="auto"/>
        <w:bottom w:val="none" w:sz="0" w:space="0" w:color="auto"/>
        <w:right w:val="none" w:sz="0" w:space="0" w:color="auto"/>
      </w:divBdr>
      <w:divsChild>
        <w:div w:id="1250234799">
          <w:marLeft w:val="0"/>
          <w:marRight w:val="0"/>
          <w:marTop w:val="0"/>
          <w:marBottom w:val="0"/>
          <w:divBdr>
            <w:top w:val="none" w:sz="0" w:space="0" w:color="auto"/>
            <w:left w:val="none" w:sz="0" w:space="0" w:color="auto"/>
            <w:bottom w:val="none" w:sz="0" w:space="0" w:color="auto"/>
            <w:right w:val="none" w:sz="0" w:space="0" w:color="auto"/>
          </w:divBdr>
        </w:div>
        <w:div w:id="1637950526">
          <w:marLeft w:val="0"/>
          <w:marRight w:val="0"/>
          <w:marTop w:val="0"/>
          <w:marBottom w:val="0"/>
          <w:divBdr>
            <w:top w:val="none" w:sz="0" w:space="0" w:color="auto"/>
            <w:left w:val="none" w:sz="0" w:space="0" w:color="auto"/>
            <w:bottom w:val="none" w:sz="0" w:space="0" w:color="auto"/>
            <w:right w:val="none" w:sz="0" w:space="0" w:color="auto"/>
          </w:divBdr>
        </w:div>
        <w:div w:id="1850832597">
          <w:marLeft w:val="0"/>
          <w:marRight w:val="0"/>
          <w:marTop w:val="0"/>
          <w:marBottom w:val="0"/>
          <w:divBdr>
            <w:top w:val="none" w:sz="0" w:space="0" w:color="auto"/>
            <w:left w:val="none" w:sz="0" w:space="0" w:color="auto"/>
            <w:bottom w:val="none" w:sz="0" w:space="0" w:color="auto"/>
            <w:right w:val="none" w:sz="0" w:space="0" w:color="auto"/>
          </w:divBdr>
        </w:div>
        <w:div w:id="1894348441">
          <w:marLeft w:val="0"/>
          <w:marRight w:val="0"/>
          <w:marTop w:val="0"/>
          <w:marBottom w:val="0"/>
          <w:divBdr>
            <w:top w:val="none" w:sz="0" w:space="0" w:color="auto"/>
            <w:left w:val="none" w:sz="0" w:space="0" w:color="auto"/>
            <w:bottom w:val="none" w:sz="0" w:space="0" w:color="auto"/>
            <w:right w:val="none" w:sz="0" w:space="0" w:color="auto"/>
          </w:divBdr>
        </w:div>
        <w:div w:id="2067757176">
          <w:marLeft w:val="0"/>
          <w:marRight w:val="0"/>
          <w:marTop w:val="0"/>
          <w:marBottom w:val="0"/>
          <w:divBdr>
            <w:top w:val="none" w:sz="0" w:space="0" w:color="auto"/>
            <w:left w:val="none" w:sz="0" w:space="0" w:color="auto"/>
            <w:bottom w:val="none" w:sz="0" w:space="0" w:color="auto"/>
            <w:right w:val="none" w:sz="0" w:space="0" w:color="auto"/>
          </w:divBdr>
        </w:div>
      </w:divsChild>
    </w:div>
    <w:div w:id="988873043">
      <w:bodyDiv w:val="1"/>
      <w:marLeft w:val="0"/>
      <w:marRight w:val="0"/>
      <w:marTop w:val="0"/>
      <w:marBottom w:val="0"/>
      <w:divBdr>
        <w:top w:val="none" w:sz="0" w:space="0" w:color="auto"/>
        <w:left w:val="none" w:sz="0" w:space="0" w:color="auto"/>
        <w:bottom w:val="none" w:sz="0" w:space="0" w:color="auto"/>
        <w:right w:val="none" w:sz="0" w:space="0" w:color="auto"/>
      </w:divBdr>
    </w:div>
    <w:div w:id="990141231">
      <w:bodyDiv w:val="1"/>
      <w:marLeft w:val="0"/>
      <w:marRight w:val="0"/>
      <w:marTop w:val="0"/>
      <w:marBottom w:val="0"/>
      <w:divBdr>
        <w:top w:val="none" w:sz="0" w:space="0" w:color="auto"/>
        <w:left w:val="none" w:sz="0" w:space="0" w:color="auto"/>
        <w:bottom w:val="none" w:sz="0" w:space="0" w:color="auto"/>
        <w:right w:val="none" w:sz="0" w:space="0" w:color="auto"/>
      </w:divBdr>
    </w:div>
    <w:div w:id="1006709623">
      <w:bodyDiv w:val="1"/>
      <w:marLeft w:val="0"/>
      <w:marRight w:val="0"/>
      <w:marTop w:val="0"/>
      <w:marBottom w:val="0"/>
      <w:divBdr>
        <w:top w:val="none" w:sz="0" w:space="0" w:color="auto"/>
        <w:left w:val="none" w:sz="0" w:space="0" w:color="auto"/>
        <w:bottom w:val="none" w:sz="0" w:space="0" w:color="auto"/>
        <w:right w:val="none" w:sz="0" w:space="0" w:color="auto"/>
      </w:divBdr>
    </w:div>
    <w:div w:id="1007289103">
      <w:bodyDiv w:val="1"/>
      <w:marLeft w:val="0"/>
      <w:marRight w:val="0"/>
      <w:marTop w:val="0"/>
      <w:marBottom w:val="0"/>
      <w:divBdr>
        <w:top w:val="none" w:sz="0" w:space="0" w:color="auto"/>
        <w:left w:val="none" w:sz="0" w:space="0" w:color="auto"/>
        <w:bottom w:val="none" w:sz="0" w:space="0" w:color="auto"/>
        <w:right w:val="none" w:sz="0" w:space="0" w:color="auto"/>
      </w:divBdr>
    </w:div>
    <w:div w:id="1007512721">
      <w:bodyDiv w:val="1"/>
      <w:marLeft w:val="0"/>
      <w:marRight w:val="0"/>
      <w:marTop w:val="0"/>
      <w:marBottom w:val="0"/>
      <w:divBdr>
        <w:top w:val="none" w:sz="0" w:space="0" w:color="auto"/>
        <w:left w:val="none" w:sz="0" w:space="0" w:color="auto"/>
        <w:bottom w:val="none" w:sz="0" w:space="0" w:color="auto"/>
        <w:right w:val="none" w:sz="0" w:space="0" w:color="auto"/>
      </w:divBdr>
    </w:div>
    <w:div w:id="1008946575">
      <w:bodyDiv w:val="1"/>
      <w:marLeft w:val="0"/>
      <w:marRight w:val="0"/>
      <w:marTop w:val="0"/>
      <w:marBottom w:val="0"/>
      <w:divBdr>
        <w:top w:val="none" w:sz="0" w:space="0" w:color="auto"/>
        <w:left w:val="none" w:sz="0" w:space="0" w:color="auto"/>
        <w:bottom w:val="none" w:sz="0" w:space="0" w:color="auto"/>
        <w:right w:val="none" w:sz="0" w:space="0" w:color="auto"/>
      </w:divBdr>
    </w:div>
    <w:div w:id="1011761654">
      <w:bodyDiv w:val="1"/>
      <w:marLeft w:val="0"/>
      <w:marRight w:val="0"/>
      <w:marTop w:val="0"/>
      <w:marBottom w:val="0"/>
      <w:divBdr>
        <w:top w:val="none" w:sz="0" w:space="0" w:color="auto"/>
        <w:left w:val="none" w:sz="0" w:space="0" w:color="auto"/>
        <w:bottom w:val="none" w:sz="0" w:space="0" w:color="auto"/>
        <w:right w:val="none" w:sz="0" w:space="0" w:color="auto"/>
      </w:divBdr>
      <w:divsChild>
        <w:div w:id="670572508">
          <w:marLeft w:val="0"/>
          <w:marRight w:val="0"/>
          <w:marTop w:val="0"/>
          <w:marBottom w:val="0"/>
          <w:divBdr>
            <w:top w:val="none" w:sz="0" w:space="0" w:color="auto"/>
            <w:left w:val="none" w:sz="0" w:space="0" w:color="auto"/>
            <w:bottom w:val="none" w:sz="0" w:space="0" w:color="auto"/>
            <w:right w:val="none" w:sz="0" w:space="0" w:color="auto"/>
          </w:divBdr>
        </w:div>
      </w:divsChild>
    </w:div>
    <w:div w:id="1014266039">
      <w:bodyDiv w:val="1"/>
      <w:marLeft w:val="0"/>
      <w:marRight w:val="0"/>
      <w:marTop w:val="0"/>
      <w:marBottom w:val="0"/>
      <w:divBdr>
        <w:top w:val="none" w:sz="0" w:space="0" w:color="auto"/>
        <w:left w:val="none" w:sz="0" w:space="0" w:color="auto"/>
        <w:bottom w:val="none" w:sz="0" w:space="0" w:color="auto"/>
        <w:right w:val="none" w:sz="0" w:space="0" w:color="auto"/>
      </w:divBdr>
      <w:divsChild>
        <w:div w:id="1003819574">
          <w:marLeft w:val="0"/>
          <w:marRight w:val="0"/>
          <w:marTop w:val="0"/>
          <w:marBottom w:val="0"/>
          <w:divBdr>
            <w:top w:val="none" w:sz="0" w:space="0" w:color="auto"/>
            <w:left w:val="none" w:sz="0" w:space="0" w:color="auto"/>
            <w:bottom w:val="none" w:sz="0" w:space="0" w:color="auto"/>
            <w:right w:val="none" w:sz="0" w:space="0" w:color="auto"/>
          </w:divBdr>
        </w:div>
      </w:divsChild>
    </w:div>
    <w:div w:id="1029994163">
      <w:bodyDiv w:val="1"/>
      <w:marLeft w:val="0"/>
      <w:marRight w:val="0"/>
      <w:marTop w:val="0"/>
      <w:marBottom w:val="0"/>
      <w:divBdr>
        <w:top w:val="none" w:sz="0" w:space="0" w:color="auto"/>
        <w:left w:val="none" w:sz="0" w:space="0" w:color="auto"/>
        <w:bottom w:val="none" w:sz="0" w:space="0" w:color="auto"/>
        <w:right w:val="none" w:sz="0" w:space="0" w:color="auto"/>
      </w:divBdr>
    </w:div>
    <w:div w:id="1057969304">
      <w:bodyDiv w:val="1"/>
      <w:marLeft w:val="0"/>
      <w:marRight w:val="0"/>
      <w:marTop w:val="0"/>
      <w:marBottom w:val="0"/>
      <w:divBdr>
        <w:top w:val="none" w:sz="0" w:space="0" w:color="auto"/>
        <w:left w:val="none" w:sz="0" w:space="0" w:color="auto"/>
        <w:bottom w:val="none" w:sz="0" w:space="0" w:color="auto"/>
        <w:right w:val="none" w:sz="0" w:space="0" w:color="auto"/>
      </w:divBdr>
    </w:div>
    <w:div w:id="1066759227">
      <w:bodyDiv w:val="1"/>
      <w:marLeft w:val="0"/>
      <w:marRight w:val="0"/>
      <w:marTop w:val="0"/>
      <w:marBottom w:val="0"/>
      <w:divBdr>
        <w:top w:val="none" w:sz="0" w:space="0" w:color="auto"/>
        <w:left w:val="none" w:sz="0" w:space="0" w:color="auto"/>
        <w:bottom w:val="none" w:sz="0" w:space="0" w:color="auto"/>
        <w:right w:val="none" w:sz="0" w:space="0" w:color="auto"/>
      </w:divBdr>
    </w:div>
    <w:div w:id="1078945104">
      <w:bodyDiv w:val="1"/>
      <w:marLeft w:val="0"/>
      <w:marRight w:val="0"/>
      <w:marTop w:val="0"/>
      <w:marBottom w:val="0"/>
      <w:divBdr>
        <w:top w:val="none" w:sz="0" w:space="0" w:color="auto"/>
        <w:left w:val="none" w:sz="0" w:space="0" w:color="auto"/>
        <w:bottom w:val="none" w:sz="0" w:space="0" w:color="auto"/>
        <w:right w:val="none" w:sz="0" w:space="0" w:color="auto"/>
      </w:divBdr>
    </w:div>
    <w:div w:id="1082987235">
      <w:bodyDiv w:val="1"/>
      <w:marLeft w:val="0"/>
      <w:marRight w:val="0"/>
      <w:marTop w:val="0"/>
      <w:marBottom w:val="0"/>
      <w:divBdr>
        <w:top w:val="none" w:sz="0" w:space="0" w:color="auto"/>
        <w:left w:val="none" w:sz="0" w:space="0" w:color="auto"/>
        <w:bottom w:val="none" w:sz="0" w:space="0" w:color="auto"/>
        <w:right w:val="none" w:sz="0" w:space="0" w:color="auto"/>
      </w:divBdr>
    </w:div>
    <w:div w:id="1090003878">
      <w:bodyDiv w:val="1"/>
      <w:marLeft w:val="0"/>
      <w:marRight w:val="0"/>
      <w:marTop w:val="0"/>
      <w:marBottom w:val="0"/>
      <w:divBdr>
        <w:top w:val="none" w:sz="0" w:space="0" w:color="auto"/>
        <w:left w:val="none" w:sz="0" w:space="0" w:color="auto"/>
        <w:bottom w:val="none" w:sz="0" w:space="0" w:color="auto"/>
        <w:right w:val="none" w:sz="0" w:space="0" w:color="auto"/>
      </w:divBdr>
    </w:div>
    <w:div w:id="1100685350">
      <w:bodyDiv w:val="1"/>
      <w:marLeft w:val="0"/>
      <w:marRight w:val="0"/>
      <w:marTop w:val="0"/>
      <w:marBottom w:val="0"/>
      <w:divBdr>
        <w:top w:val="none" w:sz="0" w:space="0" w:color="auto"/>
        <w:left w:val="none" w:sz="0" w:space="0" w:color="auto"/>
        <w:bottom w:val="none" w:sz="0" w:space="0" w:color="auto"/>
        <w:right w:val="none" w:sz="0" w:space="0" w:color="auto"/>
      </w:divBdr>
    </w:div>
    <w:div w:id="1118068299">
      <w:bodyDiv w:val="1"/>
      <w:marLeft w:val="0"/>
      <w:marRight w:val="0"/>
      <w:marTop w:val="0"/>
      <w:marBottom w:val="0"/>
      <w:divBdr>
        <w:top w:val="none" w:sz="0" w:space="0" w:color="auto"/>
        <w:left w:val="none" w:sz="0" w:space="0" w:color="auto"/>
        <w:bottom w:val="none" w:sz="0" w:space="0" w:color="auto"/>
        <w:right w:val="none" w:sz="0" w:space="0" w:color="auto"/>
      </w:divBdr>
      <w:divsChild>
        <w:div w:id="1864174548">
          <w:marLeft w:val="0"/>
          <w:marRight w:val="0"/>
          <w:marTop w:val="0"/>
          <w:marBottom w:val="0"/>
          <w:divBdr>
            <w:top w:val="none" w:sz="0" w:space="0" w:color="auto"/>
            <w:left w:val="none" w:sz="0" w:space="0" w:color="auto"/>
            <w:bottom w:val="none" w:sz="0" w:space="0" w:color="auto"/>
            <w:right w:val="none" w:sz="0" w:space="0" w:color="auto"/>
          </w:divBdr>
        </w:div>
      </w:divsChild>
    </w:div>
    <w:div w:id="1125931957">
      <w:bodyDiv w:val="1"/>
      <w:marLeft w:val="0"/>
      <w:marRight w:val="0"/>
      <w:marTop w:val="0"/>
      <w:marBottom w:val="0"/>
      <w:divBdr>
        <w:top w:val="none" w:sz="0" w:space="0" w:color="auto"/>
        <w:left w:val="none" w:sz="0" w:space="0" w:color="auto"/>
        <w:bottom w:val="none" w:sz="0" w:space="0" w:color="auto"/>
        <w:right w:val="none" w:sz="0" w:space="0" w:color="auto"/>
      </w:divBdr>
    </w:div>
    <w:div w:id="1134908397">
      <w:bodyDiv w:val="1"/>
      <w:marLeft w:val="0"/>
      <w:marRight w:val="0"/>
      <w:marTop w:val="0"/>
      <w:marBottom w:val="0"/>
      <w:divBdr>
        <w:top w:val="none" w:sz="0" w:space="0" w:color="auto"/>
        <w:left w:val="none" w:sz="0" w:space="0" w:color="auto"/>
        <w:bottom w:val="none" w:sz="0" w:space="0" w:color="auto"/>
        <w:right w:val="none" w:sz="0" w:space="0" w:color="auto"/>
      </w:divBdr>
    </w:div>
    <w:div w:id="1140852238">
      <w:bodyDiv w:val="1"/>
      <w:marLeft w:val="0"/>
      <w:marRight w:val="0"/>
      <w:marTop w:val="0"/>
      <w:marBottom w:val="0"/>
      <w:divBdr>
        <w:top w:val="none" w:sz="0" w:space="0" w:color="auto"/>
        <w:left w:val="none" w:sz="0" w:space="0" w:color="auto"/>
        <w:bottom w:val="none" w:sz="0" w:space="0" w:color="auto"/>
        <w:right w:val="none" w:sz="0" w:space="0" w:color="auto"/>
      </w:divBdr>
    </w:div>
    <w:div w:id="1150097193">
      <w:bodyDiv w:val="1"/>
      <w:marLeft w:val="0"/>
      <w:marRight w:val="0"/>
      <w:marTop w:val="0"/>
      <w:marBottom w:val="0"/>
      <w:divBdr>
        <w:top w:val="none" w:sz="0" w:space="0" w:color="auto"/>
        <w:left w:val="none" w:sz="0" w:space="0" w:color="auto"/>
        <w:bottom w:val="none" w:sz="0" w:space="0" w:color="auto"/>
        <w:right w:val="none" w:sz="0" w:space="0" w:color="auto"/>
      </w:divBdr>
      <w:divsChild>
        <w:div w:id="108355042">
          <w:marLeft w:val="0"/>
          <w:marRight w:val="0"/>
          <w:marTop w:val="0"/>
          <w:marBottom w:val="0"/>
          <w:divBdr>
            <w:top w:val="none" w:sz="0" w:space="0" w:color="auto"/>
            <w:left w:val="none" w:sz="0" w:space="0" w:color="auto"/>
            <w:bottom w:val="none" w:sz="0" w:space="0" w:color="auto"/>
            <w:right w:val="none" w:sz="0" w:space="0" w:color="auto"/>
          </w:divBdr>
        </w:div>
      </w:divsChild>
    </w:div>
    <w:div w:id="1156992168">
      <w:bodyDiv w:val="1"/>
      <w:marLeft w:val="0"/>
      <w:marRight w:val="0"/>
      <w:marTop w:val="0"/>
      <w:marBottom w:val="0"/>
      <w:divBdr>
        <w:top w:val="none" w:sz="0" w:space="0" w:color="auto"/>
        <w:left w:val="none" w:sz="0" w:space="0" w:color="auto"/>
        <w:bottom w:val="none" w:sz="0" w:space="0" w:color="auto"/>
        <w:right w:val="none" w:sz="0" w:space="0" w:color="auto"/>
      </w:divBdr>
    </w:div>
    <w:div w:id="1160778713">
      <w:bodyDiv w:val="1"/>
      <w:marLeft w:val="0"/>
      <w:marRight w:val="0"/>
      <w:marTop w:val="0"/>
      <w:marBottom w:val="0"/>
      <w:divBdr>
        <w:top w:val="none" w:sz="0" w:space="0" w:color="auto"/>
        <w:left w:val="none" w:sz="0" w:space="0" w:color="auto"/>
        <w:bottom w:val="none" w:sz="0" w:space="0" w:color="auto"/>
        <w:right w:val="none" w:sz="0" w:space="0" w:color="auto"/>
      </w:divBdr>
    </w:div>
    <w:div w:id="1167748633">
      <w:bodyDiv w:val="1"/>
      <w:marLeft w:val="0"/>
      <w:marRight w:val="0"/>
      <w:marTop w:val="0"/>
      <w:marBottom w:val="0"/>
      <w:divBdr>
        <w:top w:val="none" w:sz="0" w:space="0" w:color="auto"/>
        <w:left w:val="none" w:sz="0" w:space="0" w:color="auto"/>
        <w:bottom w:val="none" w:sz="0" w:space="0" w:color="auto"/>
        <w:right w:val="none" w:sz="0" w:space="0" w:color="auto"/>
      </w:divBdr>
    </w:div>
    <w:div w:id="1178620070">
      <w:bodyDiv w:val="1"/>
      <w:marLeft w:val="0"/>
      <w:marRight w:val="0"/>
      <w:marTop w:val="0"/>
      <w:marBottom w:val="0"/>
      <w:divBdr>
        <w:top w:val="none" w:sz="0" w:space="0" w:color="auto"/>
        <w:left w:val="none" w:sz="0" w:space="0" w:color="auto"/>
        <w:bottom w:val="none" w:sz="0" w:space="0" w:color="auto"/>
        <w:right w:val="none" w:sz="0" w:space="0" w:color="auto"/>
      </w:divBdr>
    </w:div>
    <w:div w:id="1196432144">
      <w:bodyDiv w:val="1"/>
      <w:marLeft w:val="0"/>
      <w:marRight w:val="0"/>
      <w:marTop w:val="0"/>
      <w:marBottom w:val="0"/>
      <w:divBdr>
        <w:top w:val="none" w:sz="0" w:space="0" w:color="auto"/>
        <w:left w:val="none" w:sz="0" w:space="0" w:color="auto"/>
        <w:bottom w:val="none" w:sz="0" w:space="0" w:color="auto"/>
        <w:right w:val="none" w:sz="0" w:space="0" w:color="auto"/>
      </w:divBdr>
    </w:div>
    <w:div w:id="1209759373">
      <w:marLeft w:val="0"/>
      <w:marRight w:val="0"/>
      <w:marTop w:val="0"/>
      <w:marBottom w:val="0"/>
      <w:divBdr>
        <w:top w:val="none" w:sz="0" w:space="0" w:color="auto"/>
        <w:left w:val="none" w:sz="0" w:space="0" w:color="auto"/>
        <w:bottom w:val="none" w:sz="0" w:space="0" w:color="auto"/>
        <w:right w:val="none" w:sz="0" w:space="0" w:color="auto"/>
      </w:divBdr>
    </w:div>
    <w:div w:id="1232156874">
      <w:bodyDiv w:val="1"/>
      <w:marLeft w:val="0"/>
      <w:marRight w:val="0"/>
      <w:marTop w:val="0"/>
      <w:marBottom w:val="0"/>
      <w:divBdr>
        <w:top w:val="none" w:sz="0" w:space="0" w:color="auto"/>
        <w:left w:val="none" w:sz="0" w:space="0" w:color="auto"/>
        <w:bottom w:val="none" w:sz="0" w:space="0" w:color="auto"/>
        <w:right w:val="none" w:sz="0" w:space="0" w:color="auto"/>
      </w:divBdr>
    </w:div>
    <w:div w:id="1240602476">
      <w:bodyDiv w:val="1"/>
      <w:marLeft w:val="0"/>
      <w:marRight w:val="0"/>
      <w:marTop w:val="0"/>
      <w:marBottom w:val="0"/>
      <w:divBdr>
        <w:top w:val="none" w:sz="0" w:space="0" w:color="auto"/>
        <w:left w:val="none" w:sz="0" w:space="0" w:color="auto"/>
        <w:bottom w:val="none" w:sz="0" w:space="0" w:color="auto"/>
        <w:right w:val="none" w:sz="0" w:space="0" w:color="auto"/>
      </w:divBdr>
    </w:div>
    <w:div w:id="1250384041">
      <w:bodyDiv w:val="1"/>
      <w:marLeft w:val="0"/>
      <w:marRight w:val="0"/>
      <w:marTop w:val="0"/>
      <w:marBottom w:val="0"/>
      <w:divBdr>
        <w:top w:val="none" w:sz="0" w:space="0" w:color="auto"/>
        <w:left w:val="none" w:sz="0" w:space="0" w:color="auto"/>
        <w:bottom w:val="none" w:sz="0" w:space="0" w:color="auto"/>
        <w:right w:val="none" w:sz="0" w:space="0" w:color="auto"/>
      </w:divBdr>
      <w:divsChild>
        <w:div w:id="167864763">
          <w:marLeft w:val="0"/>
          <w:marRight w:val="0"/>
          <w:marTop w:val="0"/>
          <w:marBottom w:val="0"/>
          <w:divBdr>
            <w:top w:val="none" w:sz="0" w:space="0" w:color="auto"/>
            <w:left w:val="none" w:sz="0" w:space="0" w:color="auto"/>
            <w:bottom w:val="none" w:sz="0" w:space="0" w:color="auto"/>
            <w:right w:val="none" w:sz="0" w:space="0" w:color="auto"/>
          </w:divBdr>
          <w:divsChild>
            <w:div w:id="205992930">
              <w:marLeft w:val="0"/>
              <w:marRight w:val="0"/>
              <w:marTop w:val="0"/>
              <w:marBottom w:val="0"/>
              <w:divBdr>
                <w:top w:val="none" w:sz="0" w:space="0" w:color="auto"/>
                <w:left w:val="none" w:sz="0" w:space="0" w:color="auto"/>
                <w:bottom w:val="none" w:sz="0" w:space="0" w:color="auto"/>
                <w:right w:val="none" w:sz="0" w:space="0" w:color="auto"/>
              </w:divBdr>
              <w:divsChild>
                <w:div w:id="1381788309">
                  <w:marLeft w:val="0"/>
                  <w:marRight w:val="0"/>
                  <w:marTop w:val="0"/>
                  <w:marBottom w:val="0"/>
                  <w:divBdr>
                    <w:top w:val="none" w:sz="0" w:space="0" w:color="auto"/>
                    <w:left w:val="none" w:sz="0" w:space="0" w:color="auto"/>
                    <w:bottom w:val="none" w:sz="0" w:space="0" w:color="auto"/>
                    <w:right w:val="none" w:sz="0" w:space="0" w:color="auto"/>
                  </w:divBdr>
                  <w:divsChild>
                    <w:div w:id="906769307">
                      <w:marLeft w:val="0"/>
                      <w:marRight w:val="0"/>
                      <w:marTop w:val="0"/>
                      <w:marBottom w:val="0"/>
                      <w:divBdr>
                        <w:top w:val="none" w:sz="0" w:space="0" w:color="auto"/>
                        <w:left w:val="none" w:sz="0" w:space="0" w:color="auto"/>
                        <w:bottom w:val="none" w:sz="0" w:space="0" w:color="auto"/>
                        <w:right w:val="none" w:sz="0" w:space="0" w:color="auto"/>
                      </w:divBdr>
                      <w:divsChild>
                        <w:div w:id="2061316204">
                          <w:marLeft w:val="0"/>
                          <w:marRight w:val="0"/>
                          <w:marTop w:val="0"/>
                          <w:marBottom w:val="0"/>
                          <w:divBdr>
                            <w:top w:val="none" w:sz="0" w:space="0" w:color="auto"/>
                            <w:left w:val="none" w:sz="0" w:space="0" w:color="auto"/>
                            <w:bottom w:val="none" w:sz="0" w:space="0" w:color="auto"/>
                            <w:right w:val="none" w:sz="0" w:space="0" w:color="auto"/>
                          </w:divBdr>
                          <w:divsChild>
                            <w:div w:id="1608199745">
                              <w:marLeft w:val="0"/>
                              <w:marRight w:val="0"/>
                              <w:marTop w:val="0"/>
                              <w:marBottom w:val="0"/>
                              <w:divBdr>
                                <w:top w:val="none" w:sz="0" w:space="0" w:color="auto"/>
                                <w:left w:val="none" w:sz="0" w:space="0" w:color="auto"/>
                                <w:bottom w:val="none" w:sz="0" w:space="0" w:color="auto"/>
                                <w:right w:val="none" w:sz="0" w:space="0" w:color="auto"/>
                              </w:divBdr>
                              <w:divsChild>
                                <w:div w:id="1495149050">
                                  <w:marLeft w:val="0"/>
                                  <w:marRight w:val="0"/>
                                  <w:marTop w:val="0"/>
                                  <w:marBottom w:val="0"/>
                                  <w:divBdr>
                                    <w:top w:val="none" w:sz="0" w:space="0" w:color="auto"/>
                                    <w:left w:val="none" w:sz="0" w:space="0" w:color="auto"/>
                                    <w:bottom w:val="none" w:sz="0" w:space="0" w:color="auto"/>
                                    <w:right w:val="none" w:sz="0" w:space="0" w:color="auto"/>
                                  </w:divBdr>
                                  <w:divsChild>
                                    <w:div w:id="528488509">
                                      <w:marLeft w:val="0"/>
                                      <w:marRight w:val="0"/>
                                      <w:marTop w:val="0"/>
                                      <w:marBottom w:val="0"/>
                                      <w:divBdr>
                                        <w:top w:val="none" w:sz="0" w:space="0" w:color="auto"/>
                                        <w:left w:val="none" w:sz="0" w:space="0" w:color="auto"/>
                                        <w:bottom w:val="none" w:sz="0" w:space="0" w:color="auto"/>
                                        <w:right w:val="none" w:sz="0" w:space="0" w:color="auto"/>
                                      </w:divBdr>
                                      <w:divsChild>
                                        <w:div w:id="1332873234">
                                          <w:marLeft w:val="0"/>
                                          <w:marRight w:val="0"/>
                                          <w:marTop w:val="0"/>
                                          <w:marBottom w:val="0"/>
                                          <w:divBdr>
                                            <w:top w:val="none" w:sz="0" w:space="0" w:color="auto"/>
                                            <w:left w:val="none" w:sz="0" w:space="0" w:color="auto"/>
                                            <w:bottom w:val="none" w:sz="0" w:space="0" w:color="auto"/>
                                            <w:right w:val="none" w:sz="0" w:space="0" w:color="auto"/>
                                          </w:divBdr>
                                          <w:divsChild>
                                            <w:div w:id="761754627">
                                              <w:marLeft w:val="0"/>
                                              <w:marRight w:val="0"/>
                                              <w:marTop w:val="0"/>
                                              <w:marBottom w:val="0"/>
                                              <w:divBdr>
                                                <w:top w:val="none" w:sz="0" w:space="0" w:color="auto"/>
                                                <w:left w:val="none" w:sz="0" w:space="0" w:color="auto"/>
                                                <w:bottom w:val="none" w:sz="0" w:space="0" w:color="auto"/>
                                                <w:right w:val="none" w:sz="0" w:space="0" w:color="auto"/>
                                              </w:divBdr>
                                            </w:div>
                                            <w:div w:id="182068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3888170">
          <w:marLeft w:val="0"/>
          <w:marRight w:val="0"/>
          <w:marTop w:val="0"/>
          <w:marBottom w:val="0"/>
          <w:divBdr>
            <w:top w:val="none" w:sz="0" w:space="0" w:color="auto"/>
            <w:left w:val="none" w:sz="0" w:space="0" w:color="auto"/>
            <w:bottom w:val="none" w:sz="0" w:space="0" w:color="auto"/>
            <w:right w:val="none" w:sz="0" w:space="0" w:color="auto"/>
          </w:divBdr>
          <w:divsChild>
            <w:div w:id="1864593252">
              <w:marLeft w:val="0"/>
              <w:marRight w:val="0"/>
              <w:marTop w:val="0"/>
              <w:marBottom w:val="0"/>
              <w:divBdr>
                <w:top w:val="none" w:sz="0" w:space="0" w:color="auto"/>
                <w:left w:val="none" w:sz="0" w:space="0" w:color="auto"/>
                <w:bottom w:val="none" w:sz="0" w:space="0" w:color="auto"/>
                <w:right w:val="none" w:sz="0" w:space="0" w:color="auto"/>
              </w:divBdr>
              <w:divsChild>
                <w:div w:id="1508324418">
                  <w:marLeft w:val="0"/>
                  <w:marRight w:val="0"/>
                  <w:marTop w:val="0"/>
                  <w:marBottom w:val="0"/>
                  <w:divBdr>
                    <w:top w:val="none" w:sz="0" w:space="0" w:color="auto"/>
                    <w:left w:val="none" w:sz="0" w:space="0" w:color="auto"/>
                    <w:bottom w:val="none" w:sz="0" w:space="0" w:color="auto"/>
                    <w:right w:val="none" w:sz="0" w:space="0" w:color="auto"/>
                  </w:divBdr>
                  <w:divsChild>
                    <w:div w:id="1933582731">
                      <w:marLeft w:val="0"/>
                      <w:marRight w:val="0"/>
                      <w:marTop w:val="0"/>
                      <w:marBottom w:val="0"/>
                      <w:divBdr>
                        <w:top w:val="none" w:sz="0" w:space="0" w:color="auto"/>
                        <w:left w:val="none" w:sz="0" w:space="0" w:color="auto"/>
                        <w:bottom w:val="none" w:sz="0" w:space="0" w:color="auto"/>
                        <w:right w:val="none" w:sz="0" w:space="0" w:color="auto"/>
                      </w:divBdr>
                      <w:divsChild>
                        <w:div w:id="1265264183">
                          <w:marLeft w:val="0"/>
                          <w:marRight w:val="0"/>
                          <w:marTop w:val="0"/>
                          <w:marBottom w:val="0"/>
                          <w:divBdr>
                            <w:top w:val="none" w:sz="0" w:space="0" w:color="auto"/>
                            <w:left w:val="none" w:sz="0" w:space="0" w:color="auto"/>
                            <w:bottom w:val="none" w:sz="0" w:space="0" w:color="auto"/>
                            <w:right w:val="none" w:sz="0" w:space="0" w:color="auto"/>
                          </w:divBdr>
                          <w:divsChild>
                            <w:div w:id="450133827">
                              <w:marLeft w:val="0"/>
                              <w:marRight w:val="0"/>
                              <w:marTop w:val="0"/>
                              <w:marBottom w:val="0"/>
                              <w:divBdr>
                                <w:top w:val="none" w:sz="0" w:space="0" w:color="auto"/>
                                <w:left w:val="none" w:sz="0" w:space="0" w:color="auto"/>
                                <w:bottom w:val="none" w:sz="0" w:space="0" w:color="auto"/>
                                <w:right w:val="none" w:sz="0" w:space="0" w:color="auto"/>
                              </w:divBdr>
                              <w:divsChild>
                                <w:div w:id="39860542">
                                  <w:marLeft w:val="0"/>
                                  <w:marRight w:val="0"/>
                                  <w:marTop w:val="0"/>
                                  <w:marBottom w:val="0"/>
                                  <w:divBdr>
                                    <w:top w:val="none" w:sz="0" w:space="0" w:color="auto"/>
                                    <w:left w:val="none" w:sz="0" w:space="0" w:color="auto"/>
                                    <w:bottom w:val="none" w:sz="0" w:space="0" w:color="auto"/>
                                    <w:right w:val="none" w:sz="0" w:space="0" w:color="auto"/>
                                  </w:divBdr>
                                  <w:divsChild>
                                    <w:div w:id="1916091163">
                                      <w:marLeft w:val="0"/>
                                      <w:marRight w:val="0"/>
                                      <w:marTop w:val="0"/>
                                      <w:marBottom w:val="0"/>
                                      <w:divBdr>
                                        <w:top w:val="none" w:sz="0" w:space="0" w:color="auto"/>
                                        <w:left w:val="none" w:sz="0" w:space="0" w:color="auto"/>
                                        <w:bottom w:val="none" w:sz="0" w:space="0" w:color="auto"/>
                                        <w:right w:val="none" w:sz="0" w:space="0" w:color="auto"/>
                                      </w:divBdr>
                                      <w:divsChild>
                                        <w:div w:id="1181241729">
                                          <w:marLeft w:val="0"/>
                                          <w:marRight w:val="0"/>
                                          <w:marTop w:val="0"/>
                                          <w:marBottom w:val="0"/>
                                          <w:divBdr>
                                            <w:top w:val="none" w:sz="0" w:space="0" w:color="auto"/>
                                            <w:left w:val="none" w:sz="0" w:space="0" w:color="auto"/>
                                            <w:bottom w:val="none" w:sz="0" w:space="0" w:color="auto"/>
                                            <w:right w:val="none" w:sz="0" w:space="0" w:color="auto"/>
                                          </w:divBdr>
                                          <w:divsChild>
                                            <w:div w:id="1757820974">
                                              <w:marLeft w:val="0"/>
                                              <w:marRight w:val="0"/>
                                              <w:marTop w:val="100"/>
                                              <w:marBottom w:val="100"/>
                                              <w:divBdr>
                                                <w:top w:val="none" w:sz="0" w:space="0" w:color="auto"/>
                                                <w:left w:val="none" w:sz="0" w:space="0" w:color="auto"/>
                                                <w:bottom w:val="none" w:sz="0" w:space="0" w:color="auto"/>
                                                <w:right w:val="none" w:sz="0" w:space="0" w:color="auto"/>
                                              </w:divBdr>
                                              <w:divsChild>
                                                <w:div w:id="1758481706">
                                                  <w:marLeft w:val="0"/>
                                                  <w:marRight w:val="0"/>
                                                  <w:marTop w:val="0"/>
                                                  <w:marBottom w:val="0"/>
                                                  <w:divBdr>
                                                    <w:top w:val="none" w:sz="0" w:space="0" w:color="auto"/>
                                                    <w:left w:val="none" w:sz="0" w:space="0" w:color="auto"/>
                                                    <w:bottom w:val="none" w:sz="0" w:space="0" w:color="auto"/>
                                                    <w:right w:val="none" w:sz="0" w:space="0" w:color="auto"/>
                                                  </w:divBdr>
                                                  <w:divsChild>
                                                    <w:div w:id="1053387593">
                                                      <w:marLeft w:val="0"/>
                                                      <w:marRight w:val="0"/>
                                                      <w:marTop w:val="0"/>
                                                      <w:marBottom w:val="0"/>
                                                      <w:divBdr>
                                                        <w:top w:val="single" w:sz="6" w:space="2" w:color="E6E7E8"/>
                                                        <w:left w:val="single" w:sz="6" w:space="2" w:color="E6E7E8"/>
                                                        <w:bottom w:val="single" w:sz="6" w:space="2" w:color="E6E7E8"/>
                                                        <w:right w:val="single" w:sz="6" w:space="2" w:color="E6E7E8"/>
                                                      </w:divBdr>
                                                      <w:divsChild>
                                                        <w:div w:id="2071806185">
                                                          <w:marLeft w:val="0"/>
                                                          <w:marRight w:val="0"/>
                                                          <w:marTop w:val="15"/>
                                                          <w:marBottom w:val="0"/>
                                                          <w:divBdr>
                                                            <w:top w:val="none" w:sz="0" w:space="0" w:color="auto"/>
                                                            <w:left w:val="none" w:sz="0" w:space="0" w:color="auto"/>
                                                            <w:bottom w:val="none" w:sz="0" w:space="0" w:color="auto"/>
                                                            <w:right w:val="none" w:sz="0" w:space="0" w:color="auto"/>
                                                          </w:divBdr>
                                                          <w:divsChild>
                                                            <w:div w:id="75578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973085">
                                  <w:marLeft w:val="0"/>
                                  <w:marRight w:val="0"/>
                                  <w:marTop w:val="0"/>
                                  <w:marBottom w:val="0"/>
                                  <w:divBdr>
                                    <w:top w:val="none" w:sz="0" w:space="0" w:color="auto"/>
                                    <w:left w:val="none" w:sz="0" w:space="0" w:color="auto"/>
                                    <w:bottom w:val="none" w:sz="0" w:space="0" w:color="auto"/>
                                    <w:right w:val="none" w:sz="0" w:space="0" w:color="auto"/>
                                  </w:divBdr>
                                  <w:divsChild>
                                    <w:div w:id="563687048">
                                      <w:marLeft w:val="0"/>
                                      <w:marRight w:val="0"/>
                                      <w:marTop w:val="0"/>
                                      <w:marBottom w:val="0"/>
                                      <w:divBdr>
                                        <w:top w:val="none" w:sz="0" w:space="0" w:color="auto"/>
                                        <w:left w:val="none" w:sz="0" w:space="0" w:color="auto"/>
                                        <w:bottom w:val="none" w:sz="0" w:space="0" w:color="auto"/>
                                        <w:right w:val="none" w:sz="0" w:space="0" w:color="auto"/>
                                      </w:divBdr>
                                      <w:divsChild>
                                        <w:div w:id="1707025451">
                                          <w:marLeft w:val="0"/>
                                          <w:marRight w:val="0"/>
                                          <w:marTop w:val="0"/>
                                          <w:marBottom w:val="0"/>
                                          <w:divBdr>
                                            <w:top w:val="none" w:sz="0" w:space="0" w:color="auto"/>
                                            <w:left w:val="none" w:sz="0" w:space="0" w:color="auto"/>
                                            <w:bottom w:val="none" w:sz="0" w:space="0" w:color="auto"/>
                                            <w:right w:val="none" w:sz="0" w:space="0" w:color="auto"/>
                                          </w:divBdr>
                                          <w:divsChild>
                                            <w:div w:id="1365324876">
                                              <w:marLeft w:val="0"/>
                                              <w:marRight w:val="0"/>
                                              <w:marTop w:val="0"/>
                                              <w:marBottom w:val="0"/>
                                              <w:divBdr>
                                                <w:top w:val="single" w:sz="6" w:space="0" w:color="FCE100"/>
                                                <w:left w:val="single" w:sz="6" w:space="0" w:color="FCE100"/>
                                                <w:bottom w:val="single" w:sz="6" w:space="0" w:color="FCE100"/>
                                                <w:right w:val="single" w:sz="6" w:space="0" w:color="FCE100"/>
                                              </w:divBdr>
                                              <w:divsChild>
                                                <w:div w:id="375588142">
                                                  <w:marLeft w:val="0"/>
                                                  <w:marRight w:val="0"/>
                                                  <w:marTop w:val="0"/>
                                                  <w:marBottom w:val="0"/>
                                                  <w:divBdr>
                                                    <w:top w:val="none" w:sz="0" w:space="0" w:color="auto"/>
                                                    <w:left w:val="none" w:sz="0" w:space="0" w:color="auto"/>
                                                    <w:bottom w:val="none" w:sz="0" w:space="0" w:color="auto"/>
                                                    <w:right w:val="none" w:sz="0" w:space="0" w:color="auto"/>
                                                  </w:divBdr>
                                                  <w:divsChild>
                                                    <w:div w:id="1411195980">
                                                      <w:marLeft w:val="0"/>
                                                      <w:marRight w:val="0"/>
                                                      <w:marTop w:val="0"/>
                                                      <w:marBottom w:val="0"/>
                                                      <w:divBdr>
                                                        <w:top w:val="none" w:sz="0" w:space="0" w:color="auto"/>
                                                        <w:left w:val="none" w:sz="0" w:space="0" w:color="auto"/>
                                                        <w:bottom w:val="none" w:sz="0" w:space="0" w:color="auto"/>
                                                        <w:right w:val="none" w:sz="0" w:space="0" w:color="auto"/>
                                                      </w:divBdr>
                                                      <w:divsChild>
                                                        <w:div w:id="1489440951">
                                                          <w:marLeft w:val="0"/>
                                                          <w:marRight w:val="0"/>
                                                          <w:marTop w:val="0"/>
                                                          <w:marBottom w:val="0"/>
                                                          <w:divBdr>
                                                            <w:top w:val="none" w:sz="0" w:space="0" w:color="auto"/>
                                                            <w:left w:val="none" w:sz="0" w:space="0" w:color="auto"/>
                                                            <w:bottom w:val="none" w:sz="0" w:space="0" w:color="auto"/>
                                                            <w:right w:val="none" w:sz="0" w:space="0" w:color="auto"/>
                                                          </w:divBdr>
                                                          <w:divsChild>
                                                            <w:div w:id="1926762693">
                                                              <w:marLeft w:val="0"/>
                                                              <w:marRight w:val="0"/>
                                                              <w:marTop w:val="0"/>
                                                              <w:marBottom w:val="0"/>
                                                              <w:divBdr>
                                                                <w:top w:val="none" w:sz="0" w:space="0" w:color="auto"/>
                                                                <w:left w:val="none" w:sz="0" w:space="0" w:color="auto"/>
                                                                <w:bottom w:val="none" w:sz="0" w:space="0" w:color="auto"/>
                                                                <w:right w:val="none" w:sz="0" w:space="0" w:color="auto"/>
                                                              </w:divBdr>
                                                              <w:divsChild>
                                                                <w:div w:id="1620842514">
                                                                  <w:marLeft w:val="0"/>
                                                                  <w:marRight w:val="0"/>
                                                                  <w:marTop w:val="0"/>
                                                                  <w:marBottom w:val="0"/>
                                                                  <w:divBdr>
                                                                    <w:top w:val="none" w:sz="0" w:space="0" w:color="auto"/>
                                                                    <w:left w:val="none" w:sz="0" w:space="0" w:color="auto"/>
                                                                    <w:bottom w:val="none" w:sz="0" w:space="0" w:color="auto"/>
                                                                    <w:right w:val="none" w:sz="0" w:space="0" w:color="auto"/>
                                                                  </w:divBdr>
                                                                  <w:divsChild>
                                                                    <w:div w:id="1948923681">
                                                                      <w:marLeft w:val="120"/>
                                                                      <w:marRight w:val="120"/>
                                                                      <w:marTop w:val="120"/>
                                                                      <w:marBottom w:val="120"/>
                                                                      <w:divBdr>
                                                                        <w:top w:val="none" w:sz="0" w:space="0" w:color="auto"/>
                                                                        <w:left w:val="none" w:sz="0" w:space="0" w:color="auto"/>
                                                                        <w:bottom w:val="none" w:sz="0" w:space="0" w:color="auto"/>
                                                                        <w:right w:val="none" w:sz="0" w:space="0" w:color="auto"/>
                                                                      </w:divBdr>
                                                                    </w:div>
                                                                    <w:div w:id="2108382328">
                                                                      <w:marLeft w:val="120"/>
                                                                      <w:marRight w:val="180"/>
                                                                      <w:marTop w:val="0"/>
                                                                      <w:marBottom w:val="0"/>
                                                                      <w:divBdr>
                                                                        <w:top w:val="none" w:sz="0" w:space="0" w:color="auto"/>
                                                                        <w:left w:val="none" w:sz="0" w:space="0" w:color="auto"/>
                                                                        <w:bottom w:val="none" w:sz="0" w:space="0" w:color="auto"/>
                                                                        <w:right w:val="none" w:sz="0" w:space="0" w:color="auto"/>
                                                                      </w:divBdr>
                                                                      <w:divsChild>
                                                                        <w:div w:id="335504394">
                                                                          <w:marLeft w:val="0"/>
                                                                          <w:marRight w:val="0"/>
                                                                          <w:marTop w:val="0"/>
                                                                          <w:marBottom w:val="0"/>
                                                                          <w:divBdr>
                                                                            <w:top w:val="none" w:sz="0" w:space="0" w:color="auto"/>
                                                                            <w:left w:val="none" w:sz="0" w:space="0" w:color="auto"/>
                                                                            <w:bottom w:val="none" w:sz="0" w:space="0" w:color="auto"/>
                                                                            <w:right w:val="none" w:sz="0" w:space="0" w:color="auto"/>
                                                                          </w:divBdr>
                                                                        </w:div>
                                                                      </w:divsChild>
                                                                    </w:div>
                                                                    <w:div w:id="213516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1641163">
                                  <w:marLeft w:val="0"/>
                                  <w:marRight w:val="0"/>
                                  <w:marTop w:val="0"/>
                                  <w:marBottom w:val="0"/>
                                  <w:divBdr>
                                    <w:top w:val="none" w:sz="0" w:space="0" w:color="auto"/>
                                    <w:left w:val="none" w:sz="0" w:space="0" w:color="auto"/>
                                    <w:bottom w:val="none" w:sz="0" w:space="0" w:color="auto"/>
                                    <w:right w:val="none" w:sz="0" w:space="0" w:color="auto"/>
                                  </w:divBdr>
                                  <w:divsChild>
                                    <w:div w:id="2095204752">
                                      <w:marLeft w:val="0"/>
                                      <w:marRight w:val="0"/>
                                      <w:marTop w:val="0"/>
                                      <w:marBottom w:val="0"/>
                                      <w:divBdr>
                                        <w:top w:val="none" w:sz="0" w:space="0" w:color="auto"/>
                                        <w:left w:val="none" w:sz="0" w:space="0" w:color="auto"/>
                                        <w:bottom w:val="none" w:sz="0" w:space="0" w:color="auto"/>
                                        <w:right w:val="none" w:sz="0" w:space="0" w:color="auto"/>
                                      </w:divBdr>
                                      <w:divsChild>
                                        <w:div w:id="563033695">
                                          <w:marLeft w:val="0"/>
                                          <w:marRight w:val="0"/>
                                          <w:marTop w:val="0"/>
                                          <w:marBottom w:val="0"/>
                                          <w:divBdr>
                                            <w:top w:val="none" w:sz="0" w:space="0" w:color="auto"/>
                                            <w:left w:val="none" w:sz="0" w:space="0" w:color="auto"/>
                                            <w:bottom w:val="none" w:sz="0" w:space="0" w:color="auto"/>
                                            <w:right w:val="none" w:sz="0" w:space="0" w:color="auto"/>
                                          </w:divBdr>
                                          <w:divsChild>
                                            <w:div w:id="2113237351">
                                              <w:marLeft w:val="0"/>
                                              <w:marRight w:val="0"/>
                                              <w:marTop w:val="0"/>
                                              <w:marBottom w:val="0"/>
                                              <w:divBdr>
                                                <w:top w:val="none" w:sz="0" w:space="0" w:color="auto"/>
                                                <w:left w:val="none" w:sz="0" w:space="0" w:color="auto"/>
                                                <w:bottom w:val="none" w:sz="0" w:space="0" w:color="auto"/>
                                                <w:right w:val="none" w:sz="0" w:space="0" w:color="auto"/>
                                              </w:divBdr>
                                              <w:divsChild>
                                                <w:div w:id="318190048">
                                                  <w:marLeft w:val="0"/>
                                                  <w:marRight w:val="0"/>
                                                  <w:marTop w:val="0"/>
                                                  <w:marBottom w:val="0"/>
                                                  <w:divBdr>
                                                    <w:top w:val="none" w:sz="0" w:space="0" w:color="auto"/>
                                                    <w:left w:val="none" w:sz="0" w:space="0" w:color="auto"/>
                                                    <w:bottom w:val="none" w:sz="0" w:space="0" w:color="auto"/>
                                                    <w:right w:val="none" w:sz="0" w:space="0" w:color="auto"/>
                                                  </w:divBdr>
                                                  <w:divsChild>
                                                    <w:div w:id="1443379661">
                                                      <w:marLeft w:val="0"/>
                                                      <w:marRight w:val="0"/>
                                                      <w:marTop w:val="0"/>
                                                      <w:marBottom w:val="0"/>
                                                      <w:divBdr>
                                                        <w:top w:val="none" w:sz="0" w:space="0" w:color="auto"/>
                                                        <w:left w:val="none" w:sz="0" w:space="0" w:color="auto"/>
                                                        <w:bottom w:val="none" w:sz="0" w:space="0" w:color="auto"/>
                                                        <w:right w:val="none" w:sz="0" w:space="0" w:color="auto"/>
                                                      </w:divBdr>
                                                      <w:divsChild>
                                                        <w:div w:id="1182161722">
                                                          <w:marLeft w:val="0"/>
                                                          <w:marRight w:val="0"/>
                                                          <w:marTop w:val="0"/>
                                                          <w:marBottom w:val="0"/>
                                                          <w:divBdr>
                                                            <w:top w:val="none" w:sz="0" w:space="0" w:color="auto"/>
                                                            <w:left w:val="none" w:sz="0" w:space="0" w:color="auto"/>
                                                            <w:bottom w:val="none" w:sz="0" w:space="0" w:color="auto"/>
                                                            <w:right w:val="none" w:sz="0" w:space="0" w:color="auto"/>
                                                          </w:divBdr>
                                                          <w:divsChild>
                                                            <w:div w:id="2082095811">
                                                              <w:marLeft w:val="0"/>
                                                              <w:marRight w:val="0"/>
                                                              <w:marTop w:val="0"/>
                                                              <w:marBottom w:val="0"/>
                                                              <w:divBdr>
                                                                <w:top w:val="none" w:sz="0" w:space="0" w:color="auto"/>
                                                                <w:left w:val="none" w:sz="0" w:space="0" w:color="auto"/>
                                                                <w:bottom w:val="none" w:sz="0" w:space="0" w:color="auto"/>
                                                                <w:right w:val="none" w:sz="0" w:space="0" w:color="auto"/>
                                                              </w:divBdr>
                                                              <w:divsChild>
                                                                <w:div w:id="158889101">
                                                                  <w:marLeft w:val="0"/>
                                                                  <w:marRight w:val="0"/>
                                                                  <w:marTop w:val="0"/>
                                                                  <w:marBottom w:val="0"/>
                                                                  <w:divBdr>
                                                                    <w:top w:val="none" w:sz="0" w:space="0" w:color="auto"/>
                                                                    <w:left w:val="none" w:sz="0" w:space="0" w:color="auto"/>
                                                                    <w:bottom w:val="none" w:sz="0" w:space="0" w:color="auto"/>
                                                                    <w:right w:val="none" w:sz="0" w:space="0" w:color="auto"/>
                                                                  </w:divBdr>
                                                                  <w:divsChild>
                                                                    <w:div w:id="1536380243">
                                                                      <w:marLeft w:val="0"/>
                                                                      <w:marRight w:val="0"/>
                                                                      <w:marTop w:val="0"/>
                                                                      <w:marBottom w:val="0"/>
                                                                      <w:divBdr>
                                                                        <w:top w:val="none" w:sz="0" w:space="0" w:color="auto"/>
                                                                        <w:left w:val="none" w:sz="0" w:space="0" w:color="auto"/>
                                                                        <w:bottom w:val="none" w:sz="0" w:space="0" w:color="auto"/>
                                                                        <w:right w:val="none" w:sz="0" w:space="0" w:color="auto"/>
                                                                      </w:divBdr>
                                                                      <w:divsChild>
                                                                        <w:div w:id="1162165138">
                                                                          <w:marLeft w:val="0"/>
                                                                          <w:marRight w:val="0"/>
                                                                          <w:marTop w:val="0"/>
                                                                          <w:marBottom w:val="0"/>
                                                                          <w:divBdr>
                                                                            <w:top w:val="none" w:sz="0" w:space="0" w:color="auto"/>
                                                                            <w:left w:val="none" w:sz="0" w:space="0" w:color="auto"/>
                                                                            <w:bottom w:val="none" w:sz="0" w:space="0" w:color="auto"/>
                                                                            <w:right w:val="none" w:sz="0" w:space="0" w:color="auto"/>
                                                                          </w:divBdr>
                                                                          <w:divsChild>
                                                                            <w:div w:id="1089429079">
                                                                              <w:marLeft w:val="0"/>
                                                                              <w:marRight w:val="0"/>
                                                                              <w:marTop w:val="0"/>
                                                                              <w:marBottom w:val="0"/>
                                                                              <w:divBdr>
                                                                                <w:top w:val="none" w:sz="0" w:space="0" w:color="auto"/>
                                                                                <w:left w:val="none" w:sz="0" w:space="0" w:color="auto"/>
                                                                                <w:bottom w:val="none" w:sz="0" w:space="0" w:color="auto"/>
                                                                                <w:right w:val="none" w:sz="0" w:space="0" w:color="auto"/>
                                                                              </w:divBdr>
                                                                              <w:divsChild>
                                                                                <w:div w:id="414596686">
                                                                                  <w:marLeft w:val="0"/>
                                                                                  <w:marRight w:val="0"/>
                                                                                  <w:marTop w:val="0"/>
                                                                                  <w:marBottom w:val="0"/>
                                                                                  <w:divBdr>
                                                                                    <w:top w:val="none" w:sz="0" w:space="0" w:color="auto"/>
                                                                                    <w:left w:val="none" w:sz="0" w:space="0" w:color="auto"/>
                                                                                    <w:bottom w:val="none" w:sz="0" w:space="0" w:color="auto"/>
                                                                                    <w:right w:val="none" w:sz="0" w:space="0" w:color="auto"/>
                                                                                  </w:divBdr>
                                                                                  <w:divsChild>
                                                                                    <w:div w:id="1078946637">
                                                                                      <w:marLeft w:val="0"/>
                                                                                      <w:marRight w:val="0"/>
                                                                                      <w:marTop w:val="0"/>
                                                                                      <w:marBottom w:val="0"/>
                                                                                      <w:divBdr>
                                                                                        <w:top w:val="none" w:sz="0" w:space="0" w:color="auto"/>
                                                                                        <w:left w:val="none" w:sz="0" w:space="0" w:color="auto"/>
                                                                                        <w:bottom w:val="none" w:sz="0" w:space="0" w:color="auto"/>
                                                                                        <w:right w:val="none" w:sz="0" w:space="0" w:color="auto"/>
                                                                                      </w:divBdr>
                                                                                      <w:divsChild>
                                                                                        <w:div w:id="41827010">
                                                                                          <w:marLeft w:val="0"/>
                                                                                          <w:marRight w:val="0"/>
                                                                                          <w:marTop w:val="0"/>
                                                                                          <w:marBottom w:val="0"/>
                                                                                          <w:divBdr>
                                                                                            <w:top w:val="none" w:sz="0" w:space="0" w:color="auto"/>
                                                                                            <w:left w:val="none" w:sz="0" w:space="0" w:color="auto"/>
                                                                                            <w:bottom w:val="none" w:sz="0" w:space="0" w:color="auto"/>
                                                                                            <w:right w:val="none" w:sz="0" w:space="0" w:color="auto"/>
                                                                                          </w:divBdr>
                                                                                          <w:divsChild>
                                                                                            <w:div w:id="466749143">
                                                                                              <w:marLeft w:val="0"/>
                                                                                              <w:marRight w:val="0"/>
                                                                                              <w:marTop w:val="0"/>
                                                                                              <w:marBottom w:val="0"/>
                                                                                              <w:divBdr>
                                                                                                <w:top w:val="none" w:sz="0" w:space="0" w:color="auto"/>
                                                                                                <w:left w:val="none" w:sz="0" w:space="0" w:color="auto"/>
                                                                                                <w:bottom w:val="none" w:sz="0" w:space="0" w:color="auto"/>
                                                                                                <w:right w:val="none" w:sz="0" w:space="0" w:color="auto"/>
                                                                                              </w:divBdr>
                                                                                              <w:divsChild>
                                                                                                <w:div w:id="550658666">
                                                                                                  <w:marLeft w:val="0"/>
                                                                                                  <w:marRight w:val="0"/>
                                                                                                  <w:marTop w:val="0"/>
                                                                                                  <w:marBottom w:val="0"/>
                                                                                                  <w:divBdr>
                                                                                                    <w:top w:val="none" w:sz="0" w:space="0" w:color="auto"/>
                                                                                                    <w:left w:val="none" w:sz="0" w:space="0" w:color="auto"/>
                                                                                                    <w:bottom w:val="none" w:sz="0" w:space="0" w:color="auto"/>
                                                                                                    <w:right w:val="none" w:sz="0" w:space="0" w:color="auto"/>
                                                                                                  </w:divBdr>
                                                                                                  <w:divsChild>
                                                                                                    <w:div w:id="306933378">
                                                                                                      <w:marLeft w:val="0"/>
                                                                                                      <w:marRight w:val="0"/>
                                                                                                      <w:marTop w:val="0"/>
                                                                                                      <w:marBottom w:val="0"/>
                                                                                                      <w:divBdr>
                                                                                                        <w:top w:val="none" w:sz="0" w:space="0" w:color="auto"/>
                                                                                                        <w:left w:val="none" w:sz="0" w:space="0" w:color="auto"/>
                                                                                                        <w:bottom w:val="none" w:sz="0" w:space="0" w:color="auto"/>
                                                                                                        <w:right w:val="none" w:sz="0" w:space="0" w:color="auto"/>
                                                                                                      </w:divBdr>
                                                                                                      <w:divsChild>
                                                                                                        <w:div w:id="600799334">
                                                                                                          <w:marLeft w:val="0"/>
                                                                                                          <w:marRight w:val="0"/>
                                                                                                          <w:marTop w:val="0"/>
                                                                                                          <w:marBottom w:val="0"/>
                                                                                                          <w:divBdr>
                                                                                                            <w:top w:val="none" w:sz="0" w:space="0" w:color="auto"/>
                                                                                                            <w:left w:val="none" w:sz="0" w:space="0" w:color="auto"/>
                                                                                                            <w:bottom w:val="none" w:sz="0" w:space="0" w:color="auto"/>
                                                                                                            <w:right w:val="none" w:sz="0" w:space="0" w:color="auto"/>
                                                                                                          </w:divBdr>
                                                                                                          <w:divsChild>
                                                                                                            <w:div w:id="1106460887">
                                                                                                              <w:marLeft w:val="0"/>
                                                                                                              <w:marRight w:val="0"/>
                                                                                                              <w:marTop w:val="0"/>
                                                                                                              <w:marBottom w:val="0"/>
                                                                                                              <w:divBdr>
                                                                                                                <w:top w:val="none" w:sz="0" w:space="0" w:color="auto"/>
                                                                                                                <w:left w:val="none" w:sz="0" w:space="0" w:color="auto"/>
                                                                                                                <w:bottom w:val="none" w:sz="0" w:space="0" w:color="auto"/>
                                                                                                                <w:right w:val="none" w:sz="0" w:space="0" w:color="auto"/>
                                                                                                              </w:divBdr>
                                                                                                              <w:divsChild>
                                                                                                                <w:div w:id="89934137">
                                                                                                                  <w:marLeft w:val="0"/>
                                                                                                                  <w:marRight w:val="0"/>
                                                                                                                  <w:marTop w:val="0"/>
                                                                                                                  <w:marBottom w:val="0"/>
                                                                                                                  <w:divBdr>
                                                                                                                    <w:top w:val="none" w:sz="0" w:space="0" w:color="auto"/>
                                                                                                                    <w:left w:val="none" w:sz="0" w:space="0" w:color="auto"/>
                                                                                                                    <w:bottom w:val="none" w:sz="0" w:space="0" w:color="auto"/>
                                                                                                                    <w:right w:val="none" w:sz="0" w:space="0" w:color="auto"/>
                                                                                                                  </w:divBdr>
                                                                                                                  <w:divsChild>
                                                                                                                    <w:div w:id="987323058">
                                                                                                                      <w:marLeft w:val="0"/>
                                                                                                                      <w:marRight w:val="0"/>
                                                                                                                      <w:marTop w:val="0"/>
                                                                                                                      <w:marBottom w:val="0"/>
                                                                                                                      <w:divBdr>
                                                                                                                        <w:top w:val="none" w:sz="0" w:space="0" w:color="auto"/>
                                                                                                                        <w:left w:val="none" w:sz="0" w:space="0" w:color="auto"/>
                                                                                                                        <w:bottom w:val="none" w:sz="0" w:space="0" w:color="auto"/>
                                                                                                                        <w:right w:val="none" w:sz="0" w:space="0" w:color="auto"/>
                                                                                                                      </w:divBdr>
                                                                                                                      <w:divsChild>
                                                                                                                        <w:div w:id="484198690">
                                                                                                                          <w:marLeft w:val="0"/>
                                                                                                                          <w:marRight w:val="0"/>
                                                                                                                          <w:marTop w:val="0"/>
                                                                                                                          <w:marBottom w:val="0"/>
                                                                                                                          <w:divBdr>
                                                                                                                            <w:top w:val="none" w:sz="0" w:space="0" w:color="auto"/>
                                                                                                                            <w:left w:val="none" w:sz="0" w:space="0" w:color="auto"/>
                                                                                                                            <w:bottom w:val="none" w:sz="0" w:space="0" w:color="auto"/>
                                                                                                                            <w:right w:val="none" w:sz="0" w:space="0" w:color="auto"/>
                                                                                                                          </w:divBdr>
                                                                                                                          <w:divsChild>
                                                                                                                            <w:div w:id="1698313831">
                                                                                                                              <w:marLeft w:val="0"/>
                                                                                                                              <w:marRight w:val="0"/>
                                                                                                                              <w:marTop w:val="0"/>
                                                                                                                              <w:marBottom w:val="0"/>
                                                                                                                              <w:divBdr>
                                                                                                                                <w:top w:val="none" w:sz="0" w:space="0" w:color="auto"/>
                                                                                                                                <w:left w:val="none" w:sz="0" w:space="0" w:color="auto"/>
                                                                                                                                <w:bottom w:val="none" w:sz="0" w:space="0" w:color="auto"/>
                                                                                                                                <w:right w:val="none" w:sz="0" w:space="0" w:color="auto"/>
                                                                                                                              </w:divBdr>
                                                                                                                              <w:divsChild>
                                                                                                                                <w:div w:id="239487461">
                                                                                                                                  <w:marLeft w:val="0"/>
                                                                                                                                  <w:marRight w:val="0"/>
                                                                                                                                  <w:marTop w:val="0"/>
                                                                                                                                  <w:marBottom w:val="0"/>
                                                                                                                                  <w:divBdr>
                                                                                                                                    <w:top w:val="none" w:sz="0" w:space="0" w:color="auto"/>
                                                                                                                                    <w:left w:val="none" w:sz="0" w:space="0" w:color="auto"/>
                                                                                                                                    <w:bottom w:val="none" w:sz="0" w:space="0" w:color="auto"/>
                                                                                                                                    <w:right w:val="none" w:sz="0" w:space="0" w:color="auto"/>
                                                                                                                                  </w:divBdr>
                                                                                                                                </w:div>
                                                                                                                                <w:div w:id="1940215287">
                                                                                                                                  <w:marLeft w:val="0"/>
                                                                                                                                  <w:marRight w:val="0"/>
                                                                                                                                  <w:marTop w:val="0"/>
                                                                                                                                  <w:marBottom w:val="0"/>
                                                                                                                                  <w:divBdr>
                                                                                                                                    <w:top w:val="none" w:sz="0" w:space="0" w:color="auto"/>
                                                                                                                                    <w:left w:val="none" w:sz="0" w:space="0" w:color="auto"/>
                                                                                                                                    <w:bottom w:val="none" w:sz="0" w:space="0" w:color="auto"/>
                                                                                                                                    <w:right w:val="none" w:sz="0" w:space="0" w:color="auto"/>
                                                                                                                                  </w:divBdr>
                                                                                                                                  <w:divsChild>
                                                                                                                                    <w:div w:id="1406950146">
                                                                                                                                      <w:marLeft w:val="0"/>
                                                                                                                                      <w:marRight w:val="0"/>
                                                                                                                                      <w:marTop w:val="0"/>
                                                                                                                                      <w:marBottom w:val="0"/>
                                                                                                                                      <w:divBdr>
                                                                                                                                        <w:top w:val="none" w:sz="0" w:space="0" w:color="auto"/>
                                                                                                                                        <w:left w:val="none" w:sz="0" w:space="0" w:color="auto"/>
                                                                                                                                        <w:bottom w:val="none" w:sz="0" w:space="0" w:color="auto"/>
                                                                                                                                        <w:right w:val="none" w:sz="0" w:space="0" w:color="auto"/>
                                                                                                                                      </w:divBdr>
                                                                                                                                      <w:divsChild>
                                                                                                                                        <w:div w:id="745566458">
                                                                                                                                          <w:marLeft w:val="0"/>
                                                                                                                                          <w:marRight w:val="0"/>
                                                                                                                                          <w:marTop w:val="0"/>
                                                                                                                                          <w:marBottom w:val="0"/>
                                                                                                                                          <w:divBdr>
                                                                                                                                            <w:top w:val="none" w:sz="0" w:space="0" w:color="auto"/>
                                                                                                                                            <w:left w:val="none" w:sz="0" w:space="0" w:color="auto"/>
                                                                                                                                            <w:bottom w:val="none" w:sz="0" w:space="0" w:color="auto"/>
                                                                                                                                            <w:right w:val="none" w:sz="0" w:space="0" w:color="auto"/>
                                                                                                                                          </w:divBdr>
                                                                                                                                          <w:divsChild>
                                                                                                                                            <w:div w:id="1359043014">
                                                                                                                                              <w:marLeft w:val="0"/>
                                                                                                                                              <w:marRight w:val="0"/>
                                                                                                                                              <w:marTop w:val="0"/>
                                                                                                                                              <w:marBottom w:val="0"/>
                                                                                                                                              <w:divBdr>
                                                                                                                                                <w:top w:val="none" w:sz="0" w:space="0" w:color="auto"/>
                                                                                                                                                <w:left w:val="none" w:sz="0" w:space="0" w:color="auto"/>
                                                                                                                                                <w:bottom w:val="none" w:sz="0" w:space="0" w:color="auto"/>
                                                                                                                                                <w:right w:val="none" w:sz="0" w:space="0" w:color="auto"/>
                                                                                                                                              </w:divBdr>
                                                                                                                                              <w:divsChild>
                                                                                                                                                <w:div w:id="155322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924694">
                                                                                                                  <w:marLeft w:val="0"/>
                                                                                                                  <w:marRight w:val="0"/>
                                                                                                                  <w:marTop w:val="0"/>
                                                                                                                  <w:marBottom w:val="0"/>
                                                                                                                  <w:divBdr>
                                                                                                                    <w:top w:val="none" w:sz="0" w:space="0" w:color="auto"/>
                                                                                                                    <w:left w:val="none" w:sz="0" w:space="0" w:color="auto"/>
                                                                                                                    <w:bottom w:val="none" w:sz="0" w:space="0" w:color="auto"/>
                                                                                                                    <w:right w:val="none" w:sz="0" w:space="0" w:color="auto"/>
                                                                                                                  </w:divBdr>
                                                                                                                  <w:divsChild>
                                                                                                                    <w:div w:id="1880699921">
                                                                                                                      <w:marLeft w:val="0"/>
                                                                                                                      <w:marRight w:val="0"/>
                                                                                                                      <w:marTop w:val="0"/>
                                                                                                                      <w:marBottom w:val="0"/>
                                                                                                                      <w:divBdr>
                                                                                                                        <w:top w:val="none" w:sz="0" w:space="0" w:color="auto"/>
                                                                                                                        <w:left w:val="none" w:sz="0" w:space="0" w:color="auto"/>
                                                                                                                        <w:bottom w:val="none" w:sz="0" w:space="0" w:color="auto"/>
                                                                                                                        <w:right w:val="none" w:sz="0" w:space="0" w:color="auto"/>
                                                                                                                      </w:divBdr>
                                                                                                                      <w:divsChild>
                                                                                                                        <w:div w:id="1385369217">
                                                                                                                          <w:marLeft w:val="0"/>
                                                                                                                          <w:marRight w:val="0"/>
                                                                                                                          <w:marTop w:val="0"/>
                                                                                                                          <w:marBottom w:val="0"/>
                                                                                                                          <w:divBdr>
                                                                                                                            <w:top w:val="none" w:sz="0" w:space="0" w:color="auto"/>
                                                                                                                            <w:left w:val="none" w:sz="0" w:space="0" w:color="auto"/>
                                                                                                                            <w:bottom w:val="none" w:sz="0" w:space="0" w:color="auto"/>
                                                                                                                            <w:right w:val="none" w:sz="0" w:space="0" w:color="auto"/>
                                                                                                                          </w:divBdr>
                                                                                                                          <w:divsChild>
                                                                                                                            <w:div w:id="1545942729">
                                                                                                                              <w:marLeft w:val="0"/>
                                                                                                                              <w:marRight w:val="0"/>
                                                                                                                              <w:marTop w:val="0"/>
                                                                                                                              <w:marBottom w:val="0"/>
                                                                                                                              <w:divBdr>
                                                                                                                                <w:top w:val="none" w:sz="0" w:space="0" w:color="auto"/>
                                                                                                                                <w:left w:val="none" w:sz="0" w:space="0" w:color="auto"/>
                                                                                                                                <w:bottom w:val="none" w:sz="0" w:space="0" w:color="auto"/>
                                                                                                                                <w:right w:val="none" w:sz="0" w:space="0" w:color="auto"/>
                                                                                                                              </w:divBdr>
                                                                                                                              <w:divsChild>
                                                                                                                                <w:div w:id="13038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085630">
                                                                                                                  <w:marLeft w:val="0"/>
                                                                                                                  <w:marRight w:val="0"/>
                                                                                                                  <w:marTop w:val="0"/>
                                                                                                                  <w:marBottom w:val="0"/>
                                                                                                                  <w:divBdr>
                                                                                                                    <w:top w:val="none" w:sz="0" w:space="0" w:color="auto"/>
                                                                                                                    <w:left w:val="none" w:sz="0" w:space="0" w:color="auto"/>
                                                                                                                    <w:bottom w:val="none" w:sz="0" w:space="0" w:color="auto"/>
                                                                                                                    <w:right w:val="none" w:sz="0" w:space="0" w:color="auto"/>
                                                                                                                  </w:divBdr>
                                                                                                                  <w:divsChild>
                                                                                                                    <w:div w:id="273489672">
                                                                                                                      <w:marLeft w:val="0"/>
                                                                                                                      <w:marRight w:val="0"/>
                                                                                                                      <w:marTop w:val="0"/>
                                                                                                                      <w:marBottom w:val="0"/>
                                                                                                                      <w:divBdr>
                                                                                                                        <w:top w:val="none" w:sz="0" w:space="0" w:color="auto"/>
                                                                                                                        <w:left w:val="none" w:sz="0" w:space="0" w:color="auto"/>
                                                                                                                        <w:bottom w:val="none" w:sz="0" w:space="0" w:color="auto"/>
                                                                                                                        <w:right w:val="none" w:sz="0" w:space="0" w:color="auto"/>
                                                                                                                      </w:divBdr>
                                                                                                                      <w:divsChild>
                                                                                                                        <w:div w:id="1999533758">
                                                                                                                          <w:marLeft w:val="0"/>
                                                                                                                          <w:marRight w:val="0"/>
                                                                                                                          <w:marTop w:val="0"/>
                                                                                                                          <w:marBottom w:val="0"/>
                                                                                                                          <w:divBdr>
                                                                                                                            <w:top w:val="none" w:sz="0" w:space="0" w:color="auto"/>
                                                                                                                            <w:left w:val="none" w:sz="0" w:space="0" w:color="auto"/>
                                                                                                                            <w:bottom w:val="none" w:sz="0" w:space="0" w:color="auto"/>
                                                                                                                            <w:right w:val="none" w:sz="0" w:space="0" w:color="auto"/>
                                                                                                                          </w:divBdr>
                                                                                                                          <w:divsChild>
                                                                                                                            <w:div w:id="1688871294">
                                                                                                                              <w:marLeft w:val="0"/>
                                                                                                                              <w:marRight w:val="0"/>
                                                                                                                              <w:marTop w:val="0"/>
                                                                                                                              <w:marBottom w:val="0"/>
                                                                                                                              <w:divBdr>
                                                                                                                                <w:top w:val="none" w:sz="0" w:space="0" w:color="auto"/>
                                                                                                                                <w:left w:val="none" w:sz="0" w:space="0" w:color="auto"/>
                                                                                                                                <w:bottom w:val="none" w:sz="0" w:space="0" w:color="auto"/>
                                                                                                                                <w:right w:val="none" w:sz="0" w:space="0" w:color="auto"/>
                                                                                                                              </w:divBdr>
                                                                                                                              <w:divsChild>
                                                                                                                                <w:div w:id="471867836">
                                                                                                                                  <w:marLeft w:val="0"/>
                                                                                                                                  <w:marRight w:val="0"/>
                                                                                                                                  <w:marTop w:val="0"/>
                                                                                                                                  <w:marBottom w:val="0"/>
                                                                                                                                  <w:divBdr>
                                                                                                                                    <w:top w:val="none" w:sz="0" w:space="0" w:color="auto"/>
                                                                                                                                    <w:left w:val="none" w:sz="0" w:space="0" w:color="auto"/>
                                                                                                                                    <w:bottom w:val="none" w:sz="0" w:space="0" w:color="auto"/>
                                                                                                                                    <w:right w:val="none" w:sz="0" w:space="0" w:color="auto"/>
                                                                                                                                  </w:divBdr>
                                                                                                                                  <w:divsChild>
                                                                                                                                    <w:div w:id="1085109787">
                                                                                                                                      <w:marLeft w:val="0"/>
                                                                                                                                      <w:marRight w:val="0"/>
                                                                                                                                      <w:marTop w:val="0"/>
                                                                                                                                      <w:marBottom w:val="0"/>
                                                                                                                                      <w:divBdr>
                                                                                                                                        <w:top w:val="none" w:sz="0" w:space="0" w:color="auto"/>
                                                                                                                                        <w:left w:val="none" w:sz="0" w:space="0" w:color="auto"/>
                                                                                                                                        <w:bottom w:val="none" w:sz="0" w:space="0" w:color="auto"/>
                                                                                                                                        <w:right w:val="none" w:sz="0" w:space="0" w:color="auto"/>
                                                                                                                                      </w:divBdr>
                                                                                                                                      <w:divsChild>
                                                                                                                                        <w:div w:id="1106846224">
                                                                                                                                          <w:marLeft w:val="0"/>
                                                                                                                                          <w:marRight w:val="0"/>
                                                                                                                                          <w:marTop w:val="0"/>
                                                                                                                                          <w:marBottom w:val="0"/>
                                                                                                                                          <w:divBdr>
                                                                                                                                            <w:top w:val="none" w:sz="0" w:space="0" w:color="auto"/>
                                                                                                                                            <w:left w:val="none" w:sz="0" w:space="0" w:color="auto"/>
                                                                                                                                            <w:bottom w:val="none" w:sz="0" w:space="0" w:color="auto"/>
                                                                                                                                            <w:right w:val="none" w:sz="0" w:space="0" w:color="auto"/>
                                                                                                                                          </w:divBdr>
                                                                                                                                          <w:divsChild>
                                                                                                                                            <w:div w:id="2116631354">
                                                                                                                                              <w:marLeft w:val="0"/>
                                                                                                                                              <w:marRight w:val="0"/>
                                                                                                                                              <w:marTop w:val="0"/>
                                                                                                                                              <w:marBottom w:val="0"/>
                                                                                                                                              <w:divBdr>
                                                                                                                                                <w:top w:val="none" w:sz="0" w:space="0" w:color="auto"/>
                                                                                                                                                <w:left w:val="none" w:sz="0" w:space="0" w:color="auto"/>
                                                                                                                                                <w:bottom w:val="none" w:sz="0" w:space="0" w:color="auto"/>
                                                                                                                                                <w:right w:val="none" w:sz="0" w:space="0" w:color="auto"/>
                                                                                                                                              </w:divBdr>
                                                                                                                                              <w:divsChild>
                                                                                                                                                <w:div w:id="22950225">
                                                                                                                                                  <w:marLeft w:val="0"/>
                                                                                                                                                  <w:marRight w:val="0"/>
                                                                                                                                                  <w:marTop w:val="0"/>
                                                                                                                                                  <w:marBottom w:val="0"/>
                                                                                                                                                  <w:divBdr>
                                                                                                                                                    <w:top w:val="none" w:sz="0" w:space="0" w:color="auto"/>
                                                                                                                                                    <w:left w:val="none" w:sz="0" w:space="0" w:color="auto"/>
                                                                                                                                                    <w:bottom w:val="none" w:sz="0" w:space="0" w:color="auto"/>
                                                                                                                                                    <w:right w:val="none" w:sz="0" w:space="0" w:color="auto"/>
                                                                                                                                                  </w:divBdr>
                                                                                                                                                  <w:divsChild>
                                                                                                                                                    <w:div w:id="985864447">
                                                                                                                                                      <w:marLeft w:val="0"/>
                                                                                                                                                      <w:marRight w:val="0"/>
                                                                                                                                                      <w:marTop w:val="0"/>
                                                                                                                                                      <w:marBottom w:val="0"/>
                                                                                                                                                      <w:divBdr>
                                                                                                                                                        <w:top w:val="none" w:sz="0" w:space="0" w:color="auto"/>
                                                                                                                                                        <w:left w:val="none" w:sz="0" w:space="0" w:color="auto"/>
                                                                                                                                                        <w:bottom w:val="none" w:sz="0" w:space="0" w:color="auto"/>
                                                                                                                                                        <w:right w:val="none" w:sz="0" w:space="0" w:color="auto"/>
                                                                                                                                                      </w:divBdr>
                                                                                                                                                      <w:divsChild>
                                                                                                                                                        <w:div w:id="418061682">
                                                                                                                                                          <w:marLeft w:val="0"/>
                                                                                                                                                          <w:marRight w:val="0"/>
                                                                                                                                                          <w:marTop w:val="0"/>
                                                                                                                                                          <w:marBottom w:val="0"/>
                                                                                                                                                          <w:divBdr>
                                                                                                                                                            <w:top w:val="none" w:sz="0" w:space="0" w:color="auto"/>
                                                                                                                                                            <w:left w:val="none" w:sz="0" w:space="0" w:color="auto"/>
                                                                                                                                                            <w:bottom w:val="none" w:sz="0" w:space="0" w:color="auto"/>
                                                                                                                                                            <w:right w:val="none" w:sz="0" w:space="0" w:color="auto"/>
                                                                                                                                                          </w:divBdr>
                                                                                                                                                        </w:div>
                                                                                                                                                        <w:div w:id="685057988">
                                                                                                                                                          <w:marLeft w:val="0"/>
                                                                                                                                                          <w:marRight w:val="0"/>
                                                                                                                                                          <w:marTop w:val="0"/>
                                                                                                                                                          <w:marBottom w:val="0"/>
                                                                                                                                                          <w:divBdr>
                                                                                                                                                            <w:top w:val="none" w:sz="0" w:space="0" w:color="auto"/>
                                                                                                                                                            <w:left w:val="none" w:sz="0" w:space="0" w:color="auto"/>
                                                                                                                                                            <w:bottom w:val="none" w:sz="0" w:space="0" w:color="auto"/>
                                                                                                                                                            <w:right w:val="none" w:sz="0" w:space="0" w:color="auto"/>
                                                                                                                                                          </w:divBdr>
                                                                                                                                                          <w:divsChild>
                                                                                                                                                            <w:div w:id="1357853167">
                                                                                                                                                              <w:marLeft w:val="0"/>
                                                                                                                                                              <w:marRight w:val="0"/>
                                                                                                                                                              <w:marTop w:val="0"/>
                                                                                                                                                              <w:marBottom w:val="0"/>
                                                                                                                                                              <w:divBdr>
                                                                                                                                                                <w:top w:val="none" w:sz="0" w:space="0" w:color="auto"/>
                                                                                                                                                                <w:left w:val="none" w:sz="0" w:space="0" w:color="auto"/>
                                                                                                                                                                <w:bottom w:val="none" w:sz="0" w:space="0" w:color="auto"/>
                                                                                                                                                                <w:right w:val="none" w:sz="0" w:space="0" w:color="auto"/>
                                                                                                                                                              </w:divBdr>
                                                                                                                                                            </w:div>
                                                                                                                                                          </w:divsChild>
                                                                                                                                                        </w:div>
                                                                                                                                                        <w:div w:id="751974648">
                                                                                                                                                          <w:marLeft w:val="0"/>
                                                                                                                                                          <w:marRight w:val="0"/>
                                                                                                                                                          <w:marTop w:val="0"/>
                                                                                                                                                          <w:marBottom w:val="0"/>
                                                                                                                                                          <w:divBdr>
                                                                                                                                                            <w:top w:val="none" w:sz="0" w:space="0" w:color="auto"/>
                                                                                                                                                            <w:left w:val="none" w:sz="0" w:space="0" w:color="auto"/>
                                                                                                                                                            <w:bottom w:val="none" w:sz="0" w:space="0" w:color="auto"/>
                                                                                                                                                            <w:right w:val="none" w:sz="0" w:space="0" w:color="auto"/>
                                                                                                                                                          </w:divBdr>
                                                                                                                                                          <w:divsChild>
                                                                                                                                                            <w:div w:id="39061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30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75266">
                                                                                                                  <w:marLeft w:val="0"/>
                                                                                                                  <w:marRight w:val="0"/>
                                                                                                                  <w:marTop w:val="0"/>
                                                                                                                  <w:marBottom w:val="0"/>
                                                                                                                  <w:divBdr>
                                                                                                                    <w:top w:val="none" w:sz="0" w:space="0" w:color="auto"/>
                                                                                                                    <w:left w:val="none" w:sz="0" w:space="0" w:color="auto"/>
                                                                                                                    <w:bottom w:val="none" w:sz="0" w:space="0" w:color="auto"/>
                                                                                                                    <w:right w:val="none" w:sz="0" w:space="0" w:color="auto"/>
                                                                                                                  </w:divBdr>
                                                                                                                  <w:divsChild>
                                                                                                                    <w:div w:id="1694962763">
                                                                                                                      <w:marLeft w:val="0"/>
                                                                                                                      <w:marRight w:val="0"/>
                                                                                                                      <w:marTop w:val="0"/>
                                                                                                                      <w:marBottom w:val="0"/>
                                                                                                                      <w:divBdr>
                                                                                                                        <w:top w:val="none" w:sz="0" w:space="0" w:color="auto"/>
                                                                                                                        <w:left w:val="none" w:sz="0" w:space="0" w:color="auto"/>
                                                                                                                        <w:bottom w:val="none" w:sz="0" w:space="0" w:color="auto"/>
                                                                                                                        <w:right w:val="none" w:sz="0" w:space="0" w:color="auto"/>
                                                                                                                      </w:divBdr>
                                                                                                                      <w:divsChild>
                                                                                                                        <w:div w:id="1379746850">
                                                                                                                          <w:marLeft w:val="0"/>
                                                                                                                          <w:marRight w:val="0"/>
                                                                                                                          <w:marTop w:val="0"/>
                                                                                                                          <w:marBottom w:val="0"/>
                                                                                                                          <w:divBdr>
                                                                                                                            <w:top w:val="none" w:sz="0" w:space="0" w:color="auto"/>
                                                                                                                            <w:left w:val="none" w:sz="0" w:space="0" w:color="auto"/>
                                                                                                                            <w:bottom w:val="none" w:sz="0" w:space="0" w:color="auto"/>
                                                                                                                            <w:right w:val="none" w:sz="0" w:space="0" w:color="auto"/>
                                                                                                                          </w:divBdr>
                                                                                                                          <w:divsChild>
                                                                                                                            <w:div w:id="750857164">
                                                                                                                              <w:marLeft w:val="0"/>
                                                                                                                              <w:marRight w:val="0"/>
                                                                                                                              <w:marTop w:val="0"/>
                                                                                                                              <w:marBottom w:val="0"/>
                                                                                                                              <w:divBdr>
                                                                                                                                <w:top w:val="none" w:sz="0" w:space="0" w:color="auto"/>
                                                                                                                                <w:left w:val="none" w:sz="0" w:space="0" w:color="auto"/>
                                                                                                                                <w:bottom w:val="none" w:sz="0" w:space="0" w:color="auto"/>
                                                                                                                                <w:right w:val="none" w:sz="0" w:space="0" w:color="auto"/>
                                                                                                                              </w:divBdr>
                                                                                                                              <w:divsChild>
                                                                                                                                <w:div w:id="212271639">
                                                                                                                                  <w:marLeft w:val="0"/>
                                                                                                                                  <w:marRight w:val="0"/>
                                                                                                                                  <w:marTop w:val="0"/>
                                                                                                                                  <w:marBottom w:val="0"/>
                                                                                                                                  <w:divBdr>
                                                                                                                                    <w:top w:val="none" w:sz="0" w:space="0" w:color="auto"/>
                                                                                                                                    <w:left w:val="none" w:sz="0" w:space="0" w:color="auto"/>
                                                                                                                                    <w:bottom w:val="none" w:sz="0" w:space="0" w:color="auto"/>
                                                                                                                                    <w:right w:val="none" w:sz="0" w:space="0" w:color="auto"/>
                                                                                                                                  </w:divBdr>
                                                                                                                                  <w:divsChild>
                                                                                                                                    <w:div w:id="1849632260">
                                                                                                                                      <w:marLeft w:val="0"/>
                                                                                                                                      <w:marRight w:val="0"/>
                                                                                                                                      <w:marTop w:val="0"/>
                                                                                                                                      <w:marBottom w:val="0"/>
                                                                                                                                      <w:divBdr>
                                                                                                                                        <w:top w:val="none" w:sz="0" w:space="0" w:color="auto"/>
                                                                                                                                        <w:left w:val="none" w:sz="0" w:space="0" w:color="auto"/>
                                                                                                                                        <w:bottom w:val="none" w:sz="0" w:space="0" w:color="auto"/>
                                                                                                                                        <w:right w:val="none" w:sz="0" w:space="0" w:color="auto"/>
                                                                                                                                      </w:divBdr>
                                                                                                                                      <w:divsChild>
                                                                                                                                        <w:div w:id="1050495297">
                                                                                                                                          <w:marLeft w:val="0"/>
                                                                                                                                          <w:marRight w:val="0"/>
                                                                                                                                          <w:marTop w:val="0"/>
                                                                                                                                          <w:marBottom w:val="0"/>
                                                                                                                                          <w:divBdr>
                                                                                                                                            <w:top w:val="none" w:sz="0" w:space="0" w:color="auto"/>
                                                                                                                                            <w:left w:val="none" w:sz="0" w:space="0" w:color="auto"/>
                                                                                                                                            <w:bottom w:val="none" w:sz="0" w:space="0" w:color="auto"/>
                                                                                                                                            <w:right w:val="none" w:sz="0" w:space="0" w:color="auto"/>
                                                                                                                                          </w:divBdr>
                                                                                                                                          <w:divsChild>
                                                                                                                                            <w:div w:id="363752617">
                                                                                                                                              <w:marLeft w:val="0"/>
                                                                                                                                              <w:marRight w:val="0"/>
                                                                                                                                              <w:marTop w:val="0"/>
                                                                                                                                              <w:marBottom w:val="0"/>
                                                                                                                                              <w:divBdr>
                                                                                                                                                <w:top w:val="none" w:sz="0" w:space="0" w:color="auto"/>
                                                                                                                                                <w:left w:val="none" w:sz="0" w:space="0" w:color="auto"/>
                                                                                                                                                <w:bottom w:val="none" w:sz="0" w:space="0" w:color="auto"/>
                                                                                                                                                <w:right w:val="none" w:sz="0" w:space="0" w:color="auto"/>
                                                                                                                                              </w:divBdr>
                                                                                                                                              <w:divsChild>
                                                                                                                                                <w:div w:id="499004497">
                                                                                                                                                  <w:marLeft w:val="0"/>
                                                                                                                                                  <w:marRight w:val="0"/>
                                                                                                                                                  <w:marTop w:val="0"/>
                                                                                                                                                  <w:marBottom w:val="0"/>
                                                                                                                                                  <w:divBdr>
                                                                                                                                                    <w:top w:val="none" w:sz="0" w:space="0" w:color="auto"/>
                                                                                                                                                    <w:left w:val="none" w:sz="0" w:space="0" w:color="auto"/>
                                                                                                                                                    <w:bottom w:val="none" w:sz="0" w:space="0" w:color="auto"/>
                                                                                                                                                    <w:right w:val="none" w:sz="0" w:space="0" w:color="auto"/>
                                                                                                                                                  </w:divBdr>
                                                                                                                                                  <w:divsChild>
                                                                                                                                                    <w:div w:id="150492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0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779317">
                                                                                                                  <w:marLeft w:val="0"/>
                                                                                                                  <w:marRight w:val="0"/>
                                                                                                                  <w:marTop w:val="0"/>
                                                                                                                  <w:marBottom w:val="0"/>
                                                                                                                  <w:divBdr>
                                                                                                                    <w:top w:val="none" w:sz="0" w:space="0" w:color="auto"/>
                                                                                                                    <w:left w:val="none" w:sz="0" w:space="0" w:color="auto"/>
                                                                                                                    <w:bottom w:val="none" w:sz="0" w:space="0" w:color="auto"/>
                                                                                                                    <w:right w:val="none" w:sz="0" w:space="0" w:color="auto"/>
                                                                                                                  </w:divBdr>
                                                                                                                  <w:divsChild>
                                                                                                                    <w:div w:id="1642037137">
                                                                                                                      <w:marLeft w:val="0"/>
                                                                                                                      <w:marRight w:val="0"/>
                                                                                                                      <w:marTop w:val="0"/>
                                                                                                                      <w:marBottom w:val="0"/>
                                                                                                                      <w:divBdr>
                                                                                                                        <w:top w:val="none" w:sz="0" w:space="0" w:color="auto"/>
                                                                                                                        <w:left w:val="none" w:sz="0" w:space="0" w:color="auto"/>
                                                                                                                        <w:bottom w:val="none" w:sz="0" w:space="0" w:color="auto"/>
                                                                                                                        <w:right w:val="none" w:sz="0" w:space="0" w:color="auto"/>
                                                                                                                      </w:divBdr>
                                                                                                                      <w:divsChild>
                                                                                                                        <w:div w:id="693767632">
                                                                                                                          <w:marLeft w:val="0"/>
                                                                                                                          <w:marRight w:val="0"/>
                                                                                                                          <w:marTop w:val="0"/>
                                                                                                                          <w:marBottom w:val="0"/>
                                                                                                                          <w:divBdr>
                                                                                                                            <w:top w:val="none" w:sz="0" w:space="0" w:color="auto"/>
                                                                                                                            <w:left w:val="none" w:sz="0" w:space="0" w:color="auto"/>
                                                                                                                            <w:bottom w:val="none" w:sz="0" w:space="0" w:color="auto"/>
                                                                                                                            <w:right w:val="none" w:sz="0" w:space="0" w:color="auto"/>
                                                                                                                          </w:divBdr>
                                                                                                                          <w:divsChild>
                                                                                                                            <w:div w:id="1251040080">
                                                                                                                              <w:marLeft w:val="0"/>
                                                                                                                              <w:marRight w:val="0"/>
                                                                                                                              <w:marTop w:val="0"/>
                                                                                                                              <w:marBottom w:val="0"/>
                                                                                                                              <w:divBdr>
                                                                                                                                <w:top w:val="none" w:sz="0" w:space="0" w:color="auto"/>
                                                                                                                                <w:left w:val="none" w:sz="0" w:space="0" w:color="auto"/>
                                                                                                                                <w:bottom w:val="none" w:sz="0" w:space="0" w:color="auto"/>
                                                                                                                                <w:right w:val="none" w:sz="0" w:space="0" w:color="auto"/>
                                                                                                                              </w:divBdr>
                                                                                                                              <w:divsChild>
                                                                                                                                <w:div w:id="146029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512834">
                                                                                                                  <w:marLeft w:val="0"/>
                                                                                                                  <w:marRight w:val="0"/>
                                                                                                                  <w:marTop w:val="0"/>
                                                                                                                  <w:marBottom w:val="0"/>
                                                                                                                  <w:divBdr>
                                                                                                                    <w:top w:val="none" w:sz="0" w:space="0" w:color="auto"/>
                                                                                                                    <w:left w:val="none" w:sz="0" w:space="0" w:color="auto"/>
                                                                                                                    <w:bottom w:val="none" w:sz="0" w:space="0" w:color="auto"/>
                                                                                                                    <w:right w:val="none" w:sz="0" w:space="0" w:color="auto"/>
                                                                                                                  </w:divBdr>
                                                                                                                  <w:divsChild>
                                                                                                                    <w:div w:id="2009482215">
                                                                                                                      <w:marLeft w:val="0"/>
                                                                                                                      <w:marRight w:val="0"/>
                                                                                                                      <w:marTop w:val="0"/>
                                                                                                                      <w:marBottom w:val="0"/>
                                                                                                                      <w:divBdr>
                                                                                                                        <w:top w:val="none" w:sz="0" w:space="0" w:color="auto"/>
                                                                                                                        <w:left w:val="none" w:sz="0" w:space="0" w:color="auto"/>
                                                                                                                        <w:bottom w:val="none" w:sz="0" w:space="0" w:color="auto"/>
                                                                                                                        <w:right w:val="none" w:sz="0" w:space="0" w:color="auto"/>
                                                                                                                      </w:divBdr>
                                                                                                                      <w:divsChild>
                                                                                                                        <w:div w:id="831675311">
                                                                                                                          <w:marLeft w:val="0"/>
                                                                                                                          <w:marRight w:val="0"/>
                                                                                                                          <w:marTop w:val="0"/>
                                                                                                                          <w:marBottom w:val="0"/>
                                                                                                                          <w:divBdr>
                                                                                                                            <w:top w:val="none" w:sz="0" w:space="0" w:color="auto"/>
                                                                                                                            <w:left w:val="none" w:sz="0" w:space="0" w:color="auto"/>
                                                                                                                            <w:bottom w:val="none" w:sz="0" w:space="0" w:color="auto"/>
                                                                                                                            <w:right w:val="none" w:sz="0" w:space="0" w:color="auto"/>
                                                                                                                          </w:divBdr>
                                                                                                                          <w:divsChild>
                                                                                                                            <w:div w:id="645669201">
                                                                                                                              <w:marLeft w:val="0"/>
                                                                                                                              <w:marRight w:val="0"/>
                                                                                                                              <w:marTop w:val="0"/>
                                                                                                                              <w:marBottom w:val="0"/>
                                                                                                                              <w:divBdr>
                                                                                                                                <w:top w:val="none" w:sz="0" w:space="0" w:color="auto"/>
                                                                                                                                <w:left w:val="none" w:sz="0" w:space="0" w:color="auto"/>
                                                                                                                                <w:bottom w:val="none" w:sz="0" w:space="0" w:color="auto"/>
                                                                                                                                <w:right w:val="none" w:sz="0" w:space="0" w:color="auto"/>
                                                                                                                              </w:divBdr>
                                                                                                                              <w:divsChild>
                                                                                                                                <w:div w:id="1015381228">
                                                                                                                                  <w:marLeft w:val="0"/>
                                                                                                                                  <w:marRight w:val="0"/>
                                                                                                                                  <w:marTop w:val="0"/>
                                                                                                                                  <w:marBottom w:val="0"/>
                                                                                                                                  <w:divBdr>
                                                                                                                                    <w:top w:val="none" w:sz="0" w:space="0" w:color="auto"/>
                                                                                                                                    <w:left w:val="none" w:sz="0" w:space="0" w:color="auto"/>
                                                                                                                                    <w:bottom w:val="none" w:sz="0" w:space="0" w:color="auto"/>
                                                                                                                                    <w:right w:val="none" w:sz="0" w:space="0" w:color="auto"/>
                                                                                                                                  </w:divBdr>
                                                                                                                                </w:div>
                                                                                                                                <w:div w:id="1300308452">
                                                                                                                                  <w:marLeft w:val="0"/>
                                                                                                                                  <w:marRight w:val="0"/>
                                                                                                                                  <w:marTop w:val="0"/>
                                                                                                                                  <w:marBottom w:val="0"/>
                                                                                                                                  <w:divBdr>
                                                                                                                                    <w:top w:val="none" w:sz="0" w:space="0" w:color="auto"/>
                                                                                                                                    <w:left w:val="none" w:sz="0" w:space="0" w:color="auto"/>
                                                                                                                                    <w:bottom w:val="none" w:sz="0" w:space="0" w:color="auto"/>
                                                                                                                                    <w:right w:val="none" w:sz="0" w:space="0" w:color="auto"/>
                                                                                                                                  </w:divBdr>
                                                                                                                                  <w:divsChild>
                                                                                                                                    <w:div w:id="670646258">
                                                                                                                                      <w:marLeft w:val="0"/>
                                                                                                                                      <w:marRight w:val="0"/>
                                                                                                                                      <w:marTop w:val="0"/>
                                                                                                                                      <w:marBottom w:val="0"/>
                                                                                                                                      <w:divBdr>
                                                                                                                                        <w:top w:val="none" w:sz="0" w:space="0" w:color="auto"/>
                                                                                                                                        <w:left w:val="none" w:sz="0" w:space="0" w:color="auto"/>
                                                                                                                                        <w:bottom w:val="none" w:sz="0" w:space="0" w:color="auto"/>
                                                                                                                                        <w:right w:val="none" w:sz="0" w:space="0" w:color="auto"/>
                                                                                                                                      </w:divBdr>
                                                                                                                                      <w:divsChild>
                                                                                                                                        <w:div w:id="590508338">
                                                                                                                                          <w:marLeft w:val="0"/>
                                                                                                                                          <w:marRight w:val="0"/>
                                                                                                                                          <w:marTop w:val="0"/>
                                                                                                                                          <w:marBottom w:val="0"/>
                                                                                                                                          <w:divBdr>
                                                                                                                                            <w:top w:val="none" w:sz="0" w:space="0" w:color="auto"/>
                                                                                                                                            <w:left w:val="none" w:sz="0" w:space="0" w:color="auto"/>
                                                                                                                                            <w:bottom w:val="none" w:sz="0" w:space="0" w:color="auto"/>
                                                                                                                                            <w:right w:val="none" w:sz="0" w:space="0" w:color="auto"/>
                                                                                                                                          </w:divBdr>
                                                                                                                                          <w:divsChild>
                                                                                                                                            <w:div w:id="1907448646">
                                                                                                                                              <w:marLeft w:val="0"/>
                                                                                                                                              <w:marRight w:val="0"/>
                                                                                                                                              <w:marTop w:val="0"/>
                                                                                                                                              <w:marBottom w:val="0"/>
                                                                                                                                              <w:divBdr>
                                                                                                                                                <w:top w:val="none" w:sz="0" w:space="0" w:color="auto"/>
                                                                                                                                                <w:left w:val="none" w:sz="0" w:space="0" w:color="auto"/>
                                                                                                                                                <w:bottom w:val="none" w:sz="0" w:space="0" w:color="auto"/>
                                                                                                                                                <w:right w:val="none" w:sz="0" w:space="0" w:color="auto"/>
                                                                                                                                              </w:divBdr>
                                                                                                                                              <w:divsChild>
                                                                                                                                                <w:div w:id="415520256">
                                                                                                                                                  <w:marLeft w:val="0"/>
                                                                                                                                                  <w:marRight w:val="0"/>
                                                                                                                                                  <w:marTop w:val="0"/>
                                                                                                                                                  <w:marBottom w:val="0"/>
                                                                                                                                                  <w:divBdr>
                                                                                                                                                    <w:top w:val="none" w:sz="0" w:space="0" w:color="auto"/>
                                                                                                                                                    <w:left w:val="none" w:sz="0" w:space="0" w:color="auto"/>
                                                                                                                                                    <w:bottom w:val="none" w:sz="0" w:space="0" w:color="auto"/>
                                                                                                                                                    <w:right w:val="none" w:sz="0" w:space="0" w:color="auto"/>
                                                                                                                                                  </w:divBdr>
                                                                                                                                                  <w:divsChild>
                                                                                                                                                    <w:div w:id="1128670274">
                                                                                                                                                      <w:marLeft w:val="0"/>
                                                                                                                                                      <w:marRight w:val="0"/>
                                                                                                                                                      <w:marTop w:val="0"/>
                                                                                                                                                      <w:marBottom w:val="0"/>
                                                                                                                                                      <w:divBdr>
                                                                                                                                                        <w:top w:val="none" w:sz="0" w:space="0" w:color="auto"/>
                                                                                                                                                        <w:left w:val="none" w:sz="0" w:space="0" w:color="auto"/>
                                                                                                                                                        <w:bottom w:val="none" w:sz="0" w:space="0" w:color="auto"/>
                                                                                                                                                        <w:right w:val="none" w:sz="0" w:space="0" w:color="auto"/>
                                                                                                                                                      </w:divBdr>
                                                                                                                                                      <w:divsChild>
                                                                                                                                                        <w:div w:id="317270828">
                                                                                                                                                          <w:marLeft w:val="0"/>
                                                                                                                                                          <w:marRight w:val="0"/>
                                                                                                                                                          <w:marTop w:val="0"/>
                                                                                                                                                          <w:marBottom w:val="0"/>
                                                                                                                                                          <w:divBdr>
                                                                                                                                                            <w:top w:val="none" w:sz="0" w:space="0" w:color="auto"/>
                                                                                                                                                            <w:left w:val="none" w:sz="0" w:space="0" w:color="auto"/>
                                                                                                                                                            <w:bottom w:val="none" w:sz="0" w:space="0" w:color="auto"/>
                                                                                                                                                            <w:right w:val="none" w:sz="0" w:space="0" w:color="auto"/>
                                                                                                                                                          </w:divBdr>
                                                                                                                                                          <w:divsChild>
                                                                                                                                                            <w:div w:id="787623910">
                                                                                                                                                              <w:marLeft w:val="0"/>
                                                                                                                                                              <w:marRight w:val="0"/>
                                                                                                                                                              <w:marTop w:val="0"/>
                                                                                                                                                              <w:marBottom w:val="0"/>
                                                                                                                                                              <w:divBdr>
                                                                                                                                                                <w:top w:val="none" w:sz="0" w:space="0" w:color="auto"/>
                                                                                                                                                                <w:left w:val="none" w:sz="0" w:space="0" w:color="auto"/>
                                                                                                                                                                <w:bottom w:val="none" w:sz="0" w:space="0" w:color="auto"/>
                                                                                                                                                                <w:right w:val="none" w:sz="0" w:space="0" w:color="auto"/>
                                                                                                                                                              </w:divBdr>
                                                                                                                                                            </w:div>
                                                                                                                                                          </w:divsChild>
                                                                                                                                                        </w:div>
                                                                                                                                                        <w:div w:id="1079445539">
                                                                                                                                                          <w:marLeft w:val="0"/>
                                                                                                                                                          <w:marRight w:val="0"/>
                                                                                                                                                          <w:marTop w:val="0"/>
                                                                                                                                                          <w:marBottom w:val="0"/>
                                                                                                                                                          <w:divBdr>
                                                                                                                                                            <w:top w:val="none" w:sz="0" w:space="0" w:color="auto"/>
                                                                                                                                                            <w:left w:val="none" w:sz="0" w:space="0" w:color="auto"/>
                                                                                                                                                            <w:bottom w:val="none" w:sz="0" w:space="0" w:color="auto"/>
                                                                                                                                                            <w:right w:val="none" w:sz="0" w:space="0" w:color="auto"/>
                                                                                                                                                          </w:divBdr>
                                                                                                                                                          <w:divsChild>
                                                                                                                                                            <w:div w:id="642123651">
                                                                                                                                                              <w:marLeft w:val="0"/>
                                                                                                                                                              <w:marRight w:val="0"/>
                                                                                                                                                              <w:marTop w:val="0"/>
                                                                                                                                                              <w:marBottom w:val="0"/>
                                                                                                                                                              <w:divBdr>
                                                                                                                                                                <w:top w:val="none" w:sz="0" w:space="0" w:color="auto"/>
                                                                                                                                                                <w:left w:val="none" w:sz="0" w:space="0" w:color="auto"/>
                                                                                                                                                                <w:bottom w:val="none" w:sz="0" w:space="0" w:color="auto"/>
                                                                                                                                                                <w:right w:val="none" w:sz="0" w:space="0" w:color="auto"/>
                                                                                                                                                              </w:divBdr>
                                                                                                                                                            </w:div>
                                                                                                                                                          </w:divsChild>
                                                                                                                                                        </w:div>
                                                                                                                                                        <w:div w:id="1512600769">
                                                                                                                                                          <w:marLeft w:val="0"/>
                                                                                                                                                          <w:marRight w:val="0"/>
                                                                                                                                                          <w:marTop w:val="0"/>
                                                                                                                                                          <w:marBottom w:val="0"/>
                                                                                                                                                          <w:divBdr>
                                                                                                                                                            <w:top w:val="none" w:sz="0" w:space="0" w:color="auto"/>
                                                                                                                                                            <w:left w:val="none" w:sz="0" w:space="0" w:color="auto"/>
                                                                                                                                                            <w:bottom w:val="none" w:sz="0" w:space="0" w:color="auto"/>
                                                                                                                                                            <w:right w:val="none" w:sz="0" w:space="0" w:color="auto"/>
                                                                                                                                                          </w:divBdr>
                                                                                                                                                          <w:divsChild>
                                                                                                                                                            <w:div w:id="7988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837554">
                                                                                                                  <w:marLeft w:val="0"/>
                                                                                                                  <w:marRight w:val="0"/>
                                                                                                                  <w:marTop w:val="0"/>
                                                                                                                  <w:marBottom w:val="0"/>
                                                                                                                  <w:divBdr>
                                                                                                                    <w:top w:val="none" w:sz="0" w:space="0" w:color="auto"/>
                                                                                                                    <w:left w:val="none" w:sz="0" w:space="0" w:color="auto"/>
                                                                                                                    <w:bottom w:val="none" w:sz="0" w:space="0" w:color="auto"/>
                                                                                                                    <w:right w:val="none" w:sz="0" w:space="0" w:color="auto"/>
                                                                                                                  </w:divBdr>
                                                                                                                  <w:divsChild>
                                                                                                                    <w:div w:id="38210682">
                                                                                                                      <w:marLeft w:val="0"/>
                                                                                                                      <w:marRight w:val="0"/>
                                                                                                                      <w:marTop w:val="0"/>
                                                                                                                      <w:marBottom w:val="0"/>
                                                                                                                      <w:divBdr>
                                                                                                                        <w:top w:val="none" w:sz="0" w:space="0" w:color="auto"/>
                                                                                                                        <w:left w:val="none" w:sz="0" w:space="0" w:color="auto"/>
                                                                                                                        <w:bottom w:val="none" w:sz="0" w:space="0" w:color="auto"/>
                                                                                                                        <w:right w:val="none" w:sz="0" w:space="0" w:color="auto"/>
                                                                                                                      </w:divBdr>
                                                                                                                      <w:divsChild>
                                                                                                                        <w:div w:id="1437094301">
                                                                                                                          <w:marLeft w:val="0"/>
                                                                                                                          <w:marRight w:val="0"/>
                                                                                                                          <w:marTop w:val="0"/>
                                                                                                                          <w:marBottom w:val="0"/>
                                                                                                                          <w:divBdr>
                                                                                                                            <w:top w:val="none" w:sz="0" w:space="0" w:color="auto"/>
                                                                                                                            <w:left w:val="none" w:sz="0" w:space="0" w:color="auto"/>
                                                                                                                            <w:bottom w:val="none" w:sz="0" w:space="0" w:color="auto"/>
                                                                                                                            <w:right w:val="none" w:sz="0" w:space="0" w:color="auto"/>
                                                                                                                          </w:divBdr>
                                                                                                                          <w:divsChild>
                                                                                                                            <w:div w:id="1742367337">
                                                                                                                              <w:marLeft w:val="0"/>
                                                                                                                              <w:marRight w:val="0"/>
                                                                                                                              <w:marTop w:val="0"/>
                                                                                                                              <w:marBottom w:val="0"/>
                                                                                                                              <w:divBdr>
                                                                                                                                <w:top w:val="none" w:sz="0" w:space="0" w:color="auto"/>
                                                                                                                                <w:left w:val="none" w:sz="0" w:space="0" w:color="auto"/>
                                                                                                                                <w:bottom w:val="none" w:sz="0" w:space="0" w:color="auto"/>
                                                                                                                                <w:right w:val="none" w:sz="0" w:space="0" w:color="auto"/>
                                                                                                                              </w:divBdr>
                                                                                                                              <w:divsChild>
                                                                                                                                <w:div w:id="932473593">
                                                                                                                                  <w:marLeft w:val="0"/>
                                                                                                                                  <w:marRight w:val="0"/>
                                                                                                                                  <w:marTop w:val="0"/>
                                                                                                                                  <w:marBottom w:val="0"/>
                                                                                                                                  <w:divBdr>
                                                                                                                                    <w:top w:val="none" w:sz="0" w:space="0" w:color="auto"/>
                                                                                                                                    <w:left w:val="none" w:sz="0" w:space="0" w:color="auto"/>
                                                                                                                                    <w:bottom w:val="none" w:sz="0" w:space="0" w:color="auto"/>
                                                                                                                                    <w:right w:val="none" w:sz="0" w:space="0" w:color="auto"/>
                                                                                                                                  </w:divBdr>
                                                                                                                                </w:div>
                                                                                                                                <w:div w:id="1200708479">
                                                                                                                                  <w:marLeft w:val="0"/>
                                                                                                                                  <w:marRight w:val="0"/>
                                                                                                                                  <w:marTop w:val="0"/>
                                                                                                                                  <w:marBottom w:val="0"/>
                                                                                                                                  <w:divBdr>
                                                                                                                                    <w:top w:val="none" w:sz="0" w:space="0" w:color="auto"/>
                                                                                                                                    <w:left w:val="none" w:sz="0" w:space="0" w:color="auto"/>
                                                                                                                                    <w:bottom w:val="none" w:sz="0" w:space="0" w:color="auto"/>
                                                                                                                                    <w:right w:val="none" w:sz="0" w:space="0" w:color="auto"/>
                                                                                                                                  </w:divBdr>
                                                                                                                                  <w:divsChild>
                                                                                                                                    <w:div w:id="359743538">
                                                                                                                                      <w:marLeft w:val="0"/>
                                                                                                                                      <w:marRight w:val="0"/>
                                                                                                                                      <w:marTop w:val="0"/>
                                                                                                                                      <w:marBottom w:val="0"/>
                                                                                                                                      <w:divBdr>
                                                                                                                                        <w:top w:val="none" w:sz="0" w:space="0" w:color="auto"/>
                                                                                                                                        <w:left w:val="none" w:sz="0" w:space="0" w:color="auto"/>
                                                                                                                                        <w:bottom w:val="none" w:sz="0" w:space="0" w:color="auto"/>
                                                                                                                                        <w:right w:val="none" w:sz="0" w:space="0" w:color="auto"/>
                                                                                                                                      </w:divBdr>
                                                                                                                                      <w:divsChild>
                                                                                                                                        <w:div w:id="697203007">
                                                                                                                                          <w:marLeft w:val="0"/>
                                                                                                                                          <w:marRight w:val="0"/>
                                                                                                                                          <w:marTop w:val="0"/>
                                                                                                                                          <w:marBottom w:val="0"/>
                                                                                                                                          <w:divBdr>
                                                                                                                                            <w:top w:val="none" w:sz="0" w:space="0" w:color="auto"/>
                                                                                                                                            <w:left w:val="none" w:sz="0" w:space="0" w:color="auto"/>
                                                                                                                                            <w:bottom w:val="none" w:sz="0" w:space="0" w:color="auto"/>
                                                                                                                                            <w:right w:val="none" w:sz="0" w:space="0" w:color="auto"/>
                                                                                                                                          </w:divBdr>
                                                                                                                                          <w:divsChild>
                                                                                                                                            <w:div w:id="346104785">
                                                                                                                                              <w:marLeft w:val="0"/>
                                                                                                                                              <w:marRight w:val="0"/>
                                                                                                                                              <w:marTop w:val="0"/>
                                                                                                                                              <w:marBottom w:val="0"/>
                                                                                                                                              <w:divBdr>
                                                                                                                                                <w:top w:val="none" w:sz="0" w:space="0" w:color="auto"/>
                                                                                                                                                <w:left w:val="none" w:sz="0" w:space="0" w:color="auto"/>
                                                                                                                                                <w:bottom w:val="none" w:sz="0" w:space="0" w:color="auto"/>
                                                                                                                                                <w:right w:val="none" w:sz="0" w:space="0" w:color="auto"/>
                                                                                                                                              </w:divBdr>
                                                                                                                                              <w:divsChild>
                                                                                                                                                <w:div w:id="1297878965">
                                                                                                                                                  <w:marLeft w:val="0"/>
                                                                                                                                                  <w:marRight w:val="0"/>
                                                                                                                                                  <w:marTop w:val="0"/>
                                                                                                                                                  <w:marBottom w:val="0"/>
                                                                                                                                                  <w:divBdr>
                                                                                                                                                    <w:top w:val="none" w:sz="0" w:space="0" w:color="auto"/>
                                                                                                                                                    <w:left w:val="none" w:sz="0" w:space="0" w:color="auto"/>
                                                                                                                                                    <w:bottom w:val="none" w:sz="0" w:space="0" w:color="auto"/>
                                                                                                                                                    <w:right w:val="none" w:sz="0" w:space="0" w:color="auto"/>
                                                                                                                                                  </w:divBdr>
                                                                                                                                                </w:div>
                                                                                                                                              </w:divsChild>
                                                                                                                                            </w:div>
                                                                                                                                            <w:div w:id="109297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4538212">
                                                                                                                  <w:marLeft w:val="0"/>
                                                                                                                  <w:marRight w:val="0"/>
                                                                                                                  <w:marTop w:val="0"/>
                                                                                                                  <w:marBottom w:val="0"/>
                                                                                                                  <w:divBdr>
                                                                                                                    <w:top w:val="none" w:sz="0" w:space="0" w:color="auto"/>
                                                                                                                    <w:left w:val="none" w:sz="0" w:space="0" w:color="auto"/>
                                                                                                                    <w:bottom w:val="none" w:sz="0" w:space="0" w:color="auto"/>
                                                                                                                    <w:right w:val="none" w:sz="0" w:space="0" w:color="auto"/>
                                                                                                                  </w:divBdr>
                                                                                                                  <w:divsChild>
                                                                                                                    <w:div w:id="1297368590">
                                                                                                                      <w:marLeft w:val="0"/>
                                                                                                                      <w:marRight w:val="0"/>
                                                                                                                      <w:marTop w:val="0"/>
                                                                                                                      <w:marBottom w:val="0"/>
                                                                                                                      <w:divBdr>
                                                                                                                        <w:top w:val="none" w:sz="0" w:space="0" w:color="auto"/>
                                                                                                                        <w:left w:val="none" w:sz="0" w:space="0" w:color="auto"/>
                                                                                                                        <w:bottom w:val="none" w:sz="0" w:space="0" w:color="auto"/>
                                                                                                                        <w:right w:val="none" w:sz="0" w:space="0" w:color="auto"/>
                                                                                                                      </w:divBdr>
                                                                                                                      <w:divsChild>
                                                                                                                        <w:div w:id="2111047983">
                                                                                                                          <w:marLeft w:val="0"/>
                                                                                                                          <w:marRight w:val="0"/>
                                                                                                                          <w:marTop w:val="0"/>
                                                                                                                          <w:marBottom w:val="0"/>
                                                                                                                          <w:divBdr>
                                                                                                                            <w:top w:val="none" w:sz="0" w:space="0" w:color="auto"/>
                                                                                                                            <w:left w:val="none" w:sz="0" w:space="0" w:color="auto"/>
                                                                                                                            <w:bottom w:val="none" w:sz="0" w:space="0" w:color="auto"/>
                                                                                                                            <w:right w:val="none" w:sz="0" w:space="0" w:color="auto"/>
                                                                                                                          </w:divBdr>
                                                                                                                          <w:divsChild>
                                                                                                                            <w:div w:id="1037200178">
                                                                                                                              <w:marLeft w:val="0"/>
                                                                                                                              <w:marRight w:val="0"/>
                                                                                                                              <w:marTop w:val="0"/>
                                                                                                                              <w:marBottom w:val="0"/>
                                                                                                                              <w:divBdr>
                                                                                                                                <w:top w:val="none" w:sz="0" w:space="0" w:color="auto"/>
                                                                                                                                <w:left w:val="none" w:sz="0" w:space="0" w:color="auto"/>
                                                                                                                                <w:bottom w:val="none" w:sz="0" w:space="0" w:color="auto"/>
                                                                                                                                <w:right w:val="none" w:sz="0" w:space="0" w:color="auto"/>
                                                                                                                              </w:divBdr>
                                                                                                                              <w:divsChild>
                                                                                                                                <w:div w:id="198785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756277">
                                                                                                                  <w:marLeft w:val="0"/>
                                                                                                                  <w:marRight w:val="0"/>
                                                                                                                  <w:marTop w:val="0"/>
                                                                                                                  <w:marBottom w:val="0"/>
                                                                                                                  <w:divBdr>
                                                                                                                    <w:top w:val="none" w:sz="0" w:space="0" w:color="auto"/>
                                                                                                                    <w:left w:val="none" w:sz="0" w:space="0" w:color="auto"/>
                                                                                                                    <w:bottom w:val="none" w:sz="0" w:space="0" w:color="auto"/>
                                                                                                                    <w:right w:val="none" w:sz="0" w:space="0" w:color="auto"/>
                                                                                                                  </w:divBdr>
                                                                                                                  <w:divsChild>
                                                                                                                    <w:div w:id="448816650">
                                                                                                                      <w:marLeft w:val="0"/>
                                                                                                                      <w:marRight w:val="0"/>
                                                                                                                      <w:marTop w:val="0"/>
                                                                                                                      <w:marBottom w:val="0"/>
                                                                                                                      <w:divBdr>
                                                                                                                        <w:top w:val="none" w:sz="0" w:space="0" w:color="auto"/>
                                                                                                                        <w:left w:val="none" w:sz="0" w:space="0" w:color="auto"/>
                                                                                                                        <w:bottom w:val="none" w:sz="0" w:space="0" w:color="auto"/>
                                                                                                                        <w:right w:val="none" w:sz="0" w:space="0" w:color="auto"/>
                                                                                                                      </w:divBdr>
                                                                                                                      <w:divsChild>
                                                                                                                        <w:div w:id="1122457063">
                                                                                                                          <w:marLeft w:val="0"/>
                                                                                                                          <w:marRight w:val="0"/>
                                                                                                                          <w:marTop w:val="0"/>
                                                                                                                          <w:marBottom w:val="0"/>
                                                                                                                          <w:divBdr>
                                                                                                                            <w:top w:val="none" w:sz="0" w:space="0" w:color="auto"/>
                                                                                                                            <w:left w:val="none" w:sz="0" w:space="0" w:color="auto"/>
                                                                                                                            <w:bottom w:val="none" w:sz="0" w:space="0" w:color="auto"/>
                                                                                                                            <w:right w:val="none" w:sz="0" w:space="0" w:color="auto"/>
                                                                                                                          </w:divBdr>
                                                                                                                          <w:divsChild>
                                                                                                                            <w:div w:id="1118136442">
                                                                                                                              <w:marLeft w:val="0"/>
                                                                                                                              <w:marRight w:val="0"/>
                                                                                                                              <w:marTop w:val="0"/>
                                                                                                                              <w:marBottom w:val="0"/>
                                                                                                                              <w:divBdr>
                                                                                                                                <w:top w:val="none" w:sz="0" w:space="0" w:color="auto"/>
                                                                                                                                <w:left w:val="none" w:sz="0" w:space="0" w:color="auto"/>
                                                                                                                                <w:bottom w:val="none" w:sz="0" w:space="0" w:color="auto"/>
                                                                                                                                <w:right w:val="none" w:sz="0" w:space="0" w:color="auto"/>
                                                                                                                              </w:divBdr>
                                                                                                                              <w:divsChild>
                                                                                                                                <w:div w:id="1466771647">
                                                                                                                                  <w:marLeft w:val="0"/>
                                                                                                                                  <w:marRight w:val="0"/>
                                                                                                                                  <w:marTop w:val="0"/>
                                                                                                                                  <w:marBottom w:val="0"/>
                                                                                                                                  <w:divBdr>
                                                                                                                                    <w:top w:val="none" w:sz="0" w:space="0" w:color="auto"/>
                                                                                                                                    <w:left w:val="none" w:sz="0" w:space="0" w:color="auto"/>
                                                                                                                                    <w:bottom w:val="none" w:sz="0" w:space="0" w:color="auto"/>
                                                                                                                                    <w:right w:val="none" w:sz="0" w:space="0" w:color="auto"/>
                                                                                                                                  </w:divBdr>
                                                                                                                                  <w:divsChild>
                                                                                                                                    <w:div w:id="814299919">
                                                                                                                                      <w:marLeft w:val="0"/>
                                                                                                                                      <w:marRight w:val="0"/>
                                                                                                                                      <w:marTop w:val="0"/>
                                                                                                                                      <w:marBottom w:val="0"/>
                                                                                                                                      <w:divBdr>
                                                                                                                                        <w:top w:val="none" w:sz="0" w:space="0" w:color="auto"/>
                                                                                                                                        <w:left w:val="none" w:sz="0" w:space="0" w:color="auto"/>
                                                                                                                                        <w:bottom w:val="none" w:sz="0" w:space="0" w:color="auto"/>
                                                                                                                                        <w:right w:val="none" w:sz="0" w:space="0" w:color="auto"/>
                                                                                                                                      </w:divBdr>
                                                                                                                                      <w:divsChild>
                                                                                                                                        <w:div w:id="1715614091">
                                                                                                                                          <w:marLeft w:val="0"/>
                                                                                                                                          <w:marRight w:val="0"/>
                                                                                                                                          <w:marTop w:val="0"/>
                                                                                                                                          <w:marBottom w:val="0"/>
                                                                                                                                          <w:divBdr>
                                                                                                                                            <w:top w:val="none" w:sz="0" w:space="0" w:color="auto"/>
                                                                                                                                            <w:left w:val="none" w:sz="0" w:space="0" w:color="auto"/>
                                                                                                                                            <w:bottom w:val="none" w:sz="0" w:space="0" w:color="auto"/>
                                                                                                                                            <w:right w:val="none" w:sz="0" w:space="0" w:color="auto"/>
                                                                                                                                          </w:divBdr>
                                                                                                                                          <w:divsChild>
                                                                                                                                            <w:div w:id="59385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164035">
                                                                                                                  <w:marLeft w:val="0"/>
                                                                                                                  <w:marRight w:val="0"/>
                                                                                                                  <w:marTop w:val="0"/>
                                                                                                                  <w:marBottom w:val="0"/>
                                                                                                                  <w:divBdr>
                                                                                                                    <w:top w:val="none" w:sz="0" w:space="0" w:color="auto"/>
                                                                                                                    <w:left w:val="none" w:sz="0" w:space="0" w:color="auto"/>
                                                                                                                    <w:bottom w:val="none" w:sz="0" w:space="0" w:color="auto"/>
                                                                                                                    <w:right w:val="none" w:sz="0" w:space="0" w:color="auto"/>
                                                                                                                  </w:divBdr>
                                                                                                                  <w:divsChild>
                                                                                                                    <w:div w:id="252907680">
                                                                                                                      <w:marLeft w:val="0"/>
                                                                                                                      <w:marRight w:val="0"/>
                                                                                                                      <w:marTop w:val="0"/>
                                                                                                                      <w:marBottom w:val="0"/>
                                                                                                                      <w:divBdr>
                                                                                                                        <w:top w:val="none" w:sz="0" w:space="0" w:color="auto"/>
                                                                                                                        <w:left w:val="none" w:sz="0" w:space="0" w:color="auto"/>
                                                                                                                        <w:bottom w:val="none" w:sz="0" w:space="0" w:color="auto"/>
                                                                                                                        <w:right w:val="none" w:sz="0" w:space="0" w:color="auto"/>
                                                                                                                      </w:divBdr>
                                                                                                                      <w:divsChild>
                                                                                                                        <w:div w:id="1999914586">
                                                                                                                          <w:marLeft w:val="0"/>
                                                                                                                          <w:marRight w:val="0"/>
                                                                                                                          <w:marTop w:val="0"/>
                                                                                                                          <w:marBottom w:val="0"/>
                                                                                                                          <w:divBdr>
                                                                                                                            <w:top w:val="none" w:sz="0" w:space="0" w:color="auto"/>
                                                                                                                            <w:left w:val="none" w:sz="0" w:space="0" w:color="auto"/>
                                                                                                                            <w:bottom w:val="none" w:sz="0" w:space="0" w:color="auto"/>
                                                                                                                            <w:right w:val="none" w:sz="0" w:space="0" w:color="auto"/>
                                                                                                                          </w:divBdr>
                                                                                                                          <w:divsChild>
                                                                                                                            <w:div w:id="600383423">
                                                                                                                              <w:marLeft w:val="0"/>
                                                                                                                              <w:marRight w:val="0"/>
                                                                                                                              <w:marTop w:val="0"/>
                                                                                                                              <w:marBottom w:val="0"/>
                                                                                                                              <w:divBdr>
                                                                                                                                <w:top w:val="none" w:sz="0" w:space="0" w:color="auto"/>
                                                                                                                                <w:left w:val="none" w:sz="0" w:space="0" w:color="auto"/>
                                                                                                                                <w:bottom w:val="none" w:sz="0" w:space="0" w:color="auto"/>
                                                                                                                                <w:right w:val="none" w:sz="0" w:space="0" w:color="auto"/>
                                                                                                                              </w:divBdr>
                                                                                                                              <w:divsChild>
                                                                                                                                <w:div w:id="825510534">
                                                                                                                                  <w:marLeft w:val="0"/>
                                                                                                                                  <w:marRight w:val="0"/>
                                                                                                                                  <w:marTop w:val="0"/>
                                                                                                                                  <w:marBottom w:val="0"/>
                                                                                                                                  <w:divBdr>
                                                                                                                                    <w:top w:val="none" w:sz="0" w:space="0" w:color="auto"/>
                                                                                                                                    <w:left w:val="none" w:sz="0" w:space="0" w:color="auto"/>
                                                                                                                                    <w:bottom w:val="none" w:sz="0" w:space="0" w:color="auto"/>
                                                                                                                                    <w:right w:val="none" w:sz="0" w:space="0" w:color="auto"/>
                                                                                                                                  </w:divBdr>
                                                                                                                                </w:div>
                                                                                                                                <w:div w:id="1217161268">
                                                                                                                                  <w:marLeft w:val="0"/>
                                                                                                                                  <w:marRight w:val="0"/>
                                                                                                                                  <w:marTop w:val="0"/>
                                                                                                                                  <w:marBottom w:val="0"/>
                                                                                                                                  <w:divBdr>
                                                                                                                                    <w:top w:val="none" w:sz="0" w:space="0" w:color="auto"/>
                                                                                                                                    <w:left w:val="none" w:sz="0" w:space="0" w:color="auto"/>
                                                                                                                                    <w:bottom w:val="none" w:sz="0" w:space="0" w:color="auto"/>
                                                                                                                                    <w:right w:val="none" w:sz="0" w:space="0" w:color="auto"/>
                                                                                                                                  </w:divBdr>
                                                                                                                                  <w:divsChild>
                                                                                                                                    <w:div w:id="302974615">
                                                                                                                                      <w:marLeft w:val="0"/>
                                                                                                                                      <w:marRight w:val="0"/>
                                                                                                                                      <w:marTop w:val="0"/>
                                                                                                                                      <w:marBottom w:val="0"/>
                                                                                                                                      <w:divBdr>
                                                                                                                                        <w:top w:val="none" w:sz="0" w:space="0" w:color="auto"/>
                                                                                                                                        <w:left w:val="none" w:sz="0" w:space="0" w:color="auto"/>
                                                                                                                                        <w:bottom w:val="none" w:sz="0" w:space="0" w:color="auto"/>
                                                                                                                                        <w:right w:val="none" w:sz="0" w:space="0" w:color="auto"/>
                                                                                                                                      </w:divBdr>
                                                                                                                                      <w:divsChild>
                                                                                                                                        <w:div w:id="878661514">
                                                                                                                                          <w:marLeft w:val="0"/>
                                                                                                                                          <w:marRight w:val="0"/>
                                                                                                                                          <w:marTop w:val="0"/>
                                                                                                                                          <w:marBottom w:val="0"/>
                                                                                                                                          <w:divBdr>
                                                                                                                                            <w:top w:val="none" w:sz="0" w:space="0" w:color="auto"/>
                                                                                                                                            <w:left w:val="none" w:sz="0" w:space="0" w:color="auto"/>
                                                                                                                                            <w:bottom w:val="none" w:sz="0" w:space="0" w:color="auto"/>
                                                                                                                                            <w:right w:val="none" w:sz="0" w:space="0" w:color="auto"/>
                                                                                                                                          </w:divBdr>
                                                                                                                                          <w:divsChild>
                                                                                                                                            <w:div w:id="1124270935">
                                                                                                                                              <w:marLeft w:val="0"/>
                                                                                                                                              <w:marRight w:val="0"/>
                                                                                                                                              <w:marTop w:val="0"/>
                                                                                                                                              <w:marBottom w:val="0"/>
                                                                                                                                              <w:divBdr>
                                                                                                                                                <w:top w:val="none" w:sz="0" w:space="0" w:color="auto"/>
                                                                                                                                                <w:left w:val="none" w:sz="0" w:space="0" w:color="auto"/>
                                                                                                                                                <w:bottom w:val="none" w:sz="0" w:space="0" w:color="auto"/>
                                                                                                                                                <w:right w:val="none" w:sz="0" w:space="0" w:color="auto"/>
                                                                                                                                              </w:divBdr>
                                                                                                                                              <w:divsChild>
                                                                                                                                                <w:div w:id="2002809542">
                                                                                                                                                  <w:marLeft w:val="0"/>
                                                                                                                                                  <w:marRight w:val="0"/>
                                                                                                                                                  <w:marTop w:val="0"/>
                                                                                                                                                  <w:marBottom w:val="0"/>
                                                                                                                                                  <w:divBdr>
                                                                                                                                                    <w:top w:val="none" w:sz="0" w:space="0" w:color="auto"/>
                                                                                                                                                    <w:left w:val="none" w:sz="0" w:space="0" w:color="auto"/>
                                                                                                                                                    <w:bottom w:val="none" w:sz="0" w:space="0" w:color="auto"/>
                                                                                                                                                    <w:right w:val="none" w:sz="0" w:space="0" w:color="auto"/>
                                                                                                                                                  </w:divBdr>
                                                                                                                                                  <w:divsChild>
                                                                                                                                                    <w:div w:id="560336793">
                                                                                                                                                      <w:marLeft w:val="0"/>
                                                                                                                                                      <w:marRight w:val="0"/>
                                                                                                                                                      <w:marTop w:val="0"/>
                                                                                                                                                      <w:marBottom w:val="0"/>
                                                                                                                                                      <w:divBdr>
                                                                                                                                                        <w:top w:val="none" w:sz="0" w:space="0" w:color="auto"/>
                                                                                                                                                        <w:left w:val="none" w:sz="0" w:space="0" w:color="auto"/>
                                                                                                                                                        <w:bottom w:val="none" w:sz="0" w:space="0" w:color="auto"/>
                                                                                                                                                        <w:right w:val="none" w:sz="0" w:space="0" w:color="auto"/>
                                                                                                                                                      </w:divBdr>
                                                                                                                                                      <w:divsChild>
                                                                                                                                                        <w:div w:id="1123034976">
                                                                                                                                                          <w:marLeft w:val="0"/>
                                                                                                                                                          <w:marRight w:val="0"/>
                                                                                                                                                          <w:marTop w:val="0"/>
                                                                                                                                                          <w:marBottom w:val="0"/>
                                                                                                                                                          <w:divBdr>
                                                                                                                                                            <w:top w:val="none" w:sz="0" w:space="0" w:color="auto"/>
                                                                                                                                                            <w:left w:val="none" w:sz="0" w:space="0" w:color="auto"/>
                                                                                                                                                            <w:bottom w:val="none" w:sz="0" w:space="0" w:color="auto"/>
                                                                                                                                                            <w:right w:val="none" w:sz="0" w:space="0" w:color="auto"/>
                                                                                                                                                          </w:divBdr>
                                                                                                                                                          <w:divsChild>
                                                                                                                                                            <w:div w:id="155195609">
                                                                                                                                                              <w:marLeft w:val="0"/>
                                                                                                                                                              <w:marRight w:val="0"/>
                                                                                                                                                              <w:marTop w:val="0"/>
                                                                                                                                                              <w:marBottom w:val="0"/>
                                                                                                                                                              <w:divBdr>
                                                                                                                                                                <w:top w:val="none" w:sz="0" w:space="0" w:color="auto"/>
                                                                                                                                                                <w:left w:val="none" w:sz="0" w:space="0" w:color="auto"/>
                                                                                                                                                                <w:bottom w:val="none" w:sz="0" w:space="0" w:color="auto"/>
                                                                                                                                                                <w:right w:val="none" w:sz="0" w:space="0" w:color="auto"/>
                                                                                                                                                              </w:divBdr>
                                                                                                                                                            </w:div>
                                                                                                                                                          </w:divsChild>
                                                                                                                                                        </w:div>
                                                                                                                                                        <w:div w:id="1386562176">
                                                                                                                                                          <w:marLeft w:val="0"/>
                                                                                                                                                          <w:marRight w:val="0"/>
                                                                                                                                                          <w:marTop w:val="0"/>
                                                                                                                                                          <w:marBottom w:val="0"/>
                                                                                                                                                          <w:divBdr>
                                                                                                                                                            <w:top w:val="none" w:sz="0" w:space="0" w:color="auto"/>
                                                                                                                                                            <w:left w:val="none" w:sz="0" w:space="0" w:color="auto"/>
                                                                                                                                                            <w:bottom w:val="none" w:sz="0" w:space="0" w:color="auto"/>
                                                                                                                                                            <w:right w:val="none" w:sz="0" w:space="0" w:color="auto"/>
                                                                                                                                                          </w:divBdr>
                                                                                                                                                          <w:divsChild>
                                                                                                                                                            <w:div w:id="572394022">
                                                                                                                                                              <w:marLeft w:val="0"/>
                                                                                                                                                              <w:marRight w:val="0"/>
                                                                                                                                                              <w:marTop w:val="0"/>
                                                                                                                                                              <w:marBottom w:val="0"/>
                                                                                                                                                              <w:divBdr>
                                                                                                                                                                <w:top w:val="none" w:sz="0" w:space="0" w:color="auto"/>
                                                                                                                                                                <w:left w:val="none" w:sz="0" w:space="0" w:color="auto"/>
                                                                                                                                                                <w:bottom w:val="none" w:sz="0" w:space="0" w:color="auto"/>
                                                                                                                                                                <w:right w:val="none" w:sz="0" w:space="0" w:color="auto"/>
                                                                                                                                                              </w:divBdr>
                                                                                                                                                            </w:div>
                                                                                                                                                          </w:divsChild>
                                                                                                                                                        </w:div>
                                                                                                                                                        <w:div w:id="1617254456">
                                                                                                                                                          <w:marLeft w:val="0"/>
                                                                                                                                                          <w:marRight w:val="0"/>
                                                                                                                                                          <w:marTop w:val="0"/>
                                                                                                                                                          <w:marBottom w:val="0"/>
                                                                                                                                                          <w:divBdr>
                                                                                                                                                            <w:top w:val="none" w:sz="0" w:space="0" w:color="auto"/>
                                                                                                                                                            <w:left w:val="none" w:sz="0" w:space="0" w:color="auto"/>
                                                                                                                                                            <w:bottom w:val="none" w:sz="0" w:space="0" w:color="auto"/>
                                                                                                                                                            <w:right w:val="none" w:sz="0" w:space="0" w:color="auto"/>
                                                                                                                                                          </w:divBdr>
                                                                                                                                                          <w:divsChild>
                                                                                                                                                            <w:div w:id="123207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209085">
                                                                                                                  <w:marLeft w:val="0"/>
                                                                                                                  <w:marRight w:val="0"/>
                                                                                                                  <w:marTop w:val="0"/>
                                                                                                                  <w:marBottom w:val="0"/>
                                                                                                                  <w:divBdr>
                                                                                                                    <w:top w:val="none" w:sz="0" w:space="0" w:color="auto"/>
                                                                                                                    <w:left w:val="none" w:sz="0" w:space="0" w:color="auto"/>
                                                                                                                    <w:bottom w:val="none" w:sz="0" w:space="0" w:color="auto"/>
                                                                                                                    <w:right w:val="none" w:sz="0" w:space="0" w:color="auto"/>
                                                                                                                  </w:divBdr>
                                                                                                                  <w:divsChild>
                                                                                                                    <w:div w:id="1983775480">
                                                                                                                      <w:marLeft w:val="0"/>
                                                                                                                      <w:marRight w:val="0"/>
                                                                                                                      <w:marTop w:val="0"/>
                                                                                                                      <w:marBottom w:val="0"/>
                                                                                                                      <w:divBdr>
                                                                                                                        <w:top w:val="none" w:sz="0" w:space="0" w:color="auto"/>
                                                                                                                        <w:left w:val="none" w:sz="0" w:space="0" w:color="auto"/>
                                                                                                                        <w:bottom w:val="none" w:sz="0" w:space="0" w:color="auto"/>
                                                                                                                        <w:right w:val="none" w:sz="0" w:space="0" w:color="auto"/>
                                                                                                                      </w:divBdr>
                                                                                                                      <w:divsChild>
                                                                                                                        <w:div w:id="658729738">
                                                                                                                          <w:marLeft w:val="0"/>
                                                                                                                          <w:marRight w:val="0"/>
                                                                                                                          <w:marTop w:val="0"/>
                                                                                                                          <w:marBottom w:val="0"/>
                                                                                                                          <w:divBdr>
                                                                                                                            <w:top w:val="none" w:sz="0" w:space="0" w:color="auto"/>
                                                                                                                            <w:left w:val="none" w:sz="0" w:space="0" w:color="auto"/>
                                                                                                                            <w:bottom w:val="none" w:sz="0" w:space="0" w:color="auto"/>
                                                                                                                            <w:right w:val="none" w:sz="0" w:space="0" w:color="auto"/>
                                                                                                                          </w:divBdr>
                                                                                                                          <w:divsChild>
                                                                                                                            <w:div w:id="507791643">
                                                                                                                              <w:marLeft w:val="0"/>
                                                                                                                              <w:marRight w:val="0"/>
                                                                                                                              <w:marTop w:val="0"/>
                                                                                                                              <w:marBottom w:val="0"/>
                                                                                                                              <w:divBdr>
                                                                                                                                <w:top w:val="none" w:sz="0" w:space="0" w:color="auto"/>
                                                                                                                                <w:left w:val="none" w:sz="0" w:space="0" w:color="auto"/>
                                                                                                                                <w:bottom w:val="none" w:sz="0" w:space="0" w:color="auto"/>
                                                                                                                                <w:right w:val="none" w:sz="0" w:space="0" w:color="auto"/>
                                                                                                                              </w:divBdr>
                                                                                                                              <w:divsChild>
                                                                                                                                <w:div w:id="1323508548">
                                                                                                                                  <w:marLeft w:val="0"/>
                                                                                                                                  <w:marRight w:val="0"/>
                                                                                                                                  <w:marTop w:val="0"/>
                                                                                                                                  <w:marBottom w:val="0"/>
                                                                                                                                  <w:divBdr>
                                                                                                                                    <w:top w:val="none" w:sz="0" w:space="0" w:color="auto"/>
                                                                                                                                    <w:left w:val="none" w:sz="0" w:space="0" w:color="auto"/>
                                                                                                                                    <w:bottom w:val="none" w:sz="0" w:space="0" w:color="auto"/>
                                                                                                                                    <w:right w:val="none" w:sz="0" w:space="0" w:color="auto"/>
                                                                                                                                  </w:divBdr>
                                                                                                                                  <w:divsChild>
                                                                                                                                    <w:div w:id="262962894">
                                                                                                                                      <w:marLeft w:val="0"/>
                                                                                                                                      <w:marRight w:val="0"/>
                                                                                                                                      <w:marTop w:val="0"/>
                                                                                                                                      <w:marBottom w:val="0"/>
                                                                                                                                      <w:divBdr>
                                                                                                                                        <w:top w:val="none" w:sz="0" w:space="0" w:color="auto"/>
                                                                                                                                        <w:left w:val="none" w:sz="0" w:space="0" w:color="auto"/>
                                                                                                                                        <w:bottom w:val="none" w:sz="0" w:space="0" w:color="auto"/>
                                                                                                                                        <w:right w:val="none" w:sz="0" w:space="0" w:color="auto"/>
                                                                                                                                      </w:divBdr>
                                                                                                                                      <w:divsChild>
                                                                                                                                        <w:div w:id="1391921923">
                                                                                                                                          <w:marLeft w:val="0"/>
                                                                                                                                          <w:marRight w:val="0"/>
                                                                                                                                          <w:marTop w:val="0"/>
                                                                                                                                          <w:marBottom w:val="0"/>
                                                                                                                                          <w:divBdr>
                                                                                                                                            <w:top w:val="none" w:sz="0" w:space="0" w:color="auto"/>
                                                                                                                                            <w:left w:val="none" w:sz="0" w:space="0" w:color="auto"/>
                                                                                                                                            <w:bottom w:val="none" w:sz="0" w:space="0" w:color="auto"/>
                                                                                                                                            <w:right w:val="none" w:sz="0" w:space="0" w:color="auto"/>
                                                                                                                                          </w:divBdr>
                                                                                                                                          <w:divsChild>
                                                                                                                                            <w:div w:id="194931481">
                                                                                                                                              <w:marLeft w:val="0"/>
                                                                                                                                              <w:marRight w:val="0"/>
                                                                                                                                              <w:marTop w:val="0"/>
                                                                                                                                              <w:marBottom w:val="0"/>
                                                                                                                                              <w:divBdr>
                                                                                                                                                <w:top w:val="none" w:sz="0" w:space="0" w:color="auto"/>
                                                                                                                                                <w:left w:val="none" w:sz="0" w:space="0" w:color="auto"/>
                                                                                                                                                <w:bottom w:val="none" w:sz="0" w:space="0" w:color="auto"/>
                                                                                                                                                <w:right w:val="none" w:sz="0" w:space="0" w:color="auto"/>
                                                                                                                                              </w:divBdr>
                                                                                                                                              <w:divsChild>
                                                                                                                                                <w:div w:id="89897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06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608574">
                                                                                  <w:marLeft w:val="0"/>
                                                                                  <w:marRight w:val="0"/>
                                                                                  <w:marTop w:val="0"/>
                                                                                  <w:marBottom w:val="0"/>
                                                                                  <w:divBdr>
                                                                                    <w:top w:val="none" w:sz="0" w:space="0" w:color="auto"/>
                                                                                    <w:left w:val="none" w:sz="0" w:space="0" w:color="auto"/>
                                                                                    <w:bottom w:val="none" w:sz="0" w:space="0" w:color="auto"/>
                                                                                    <w:right w:val="none" w:sz="0" w:space="0" w:color="auto"/>
                                                                                  </w:divBdr>
                                                                                  <w:divsChild>
                                                                                    <w:div w:id="1222475253">
                                                                                      <w:marLeft w:val="0"/>
                                                                                      <w:marRight w:val="0"/>
                                                                                      <w:marTop w:val="0"/>
                                                                                      <w:marBottom w:val="0"/>
                                                                                      <w:divBdr>
                                                                                        <w:top w:val="none" w:sz="0" w:space="0" w:color="auto"/>
                                                                                        <w:left w:val="none" w:sz="0" w:space="0" w:color="auto"/>
                                                                                        <w:bottom w:val="none" w:sz="0" w:space="0" w:color="auto"/>
                                                                                        <w:right w:val="none" w:sz="0" w:space="0" w:color="auto"/>
                                                                                      </w:divBdr>
                                                                                      <w:divsChild>
                                                                                        <w:div w:id="1347250669">
                                                                                          <w:marLeft w:val="0"/>
                                                                                          <w:marRight w:val="0"/>
                                                                                          <w:marTop w:val="0"/>
                                                                                          <w:marBottom w:val="0"/>
                                                                                          <w:divBdr>
                                                                                            <w:top w:val="none" w:sz="0" w:space="0" w:color="auto"/>
                                                                                            <w:left w:val="none" w:sz="0" w:space="0" w:color="auto"/>
                                                                                            <w:bottom w:val="none" w:sz="0" w:space="0" w:color="auto"/>
                                                                                            <w:right w:val="none" w:sz="0" w:space="0" w:color="auto"/>
                                                                                          </w:divBdr>
                                                                                          <w:divsChild>
                                                                                            <w:div w:id="795179165">
                                                                                              <w:marLeft w:val="0"/>
                                                                                              <w:marRight w:val="0"/>
                                                                                              <w:marTop w:val="0"/>
                                                                                              <w:marBottom w:val="0"/>
                                                                                              <w:divBdr>
                                                                                                <w:top w:val="none" w:sz="0" w:space="0" w:color="auto"/>
                                                                                                <w:left w:val="none" w:sz="0" w:space="0" w:color="auto"/>
                                                                                                <w:bottom w:val="none" w:sz="0" w:space="0" w:color="auto"/>
                                                                                                <w:right w:val="none" w:sz="0" w:space="0" w:color="auto"/>
                                                                                              </w:divBdr>
                                                                                              <w:divsChild>
                                                                                                <w:div w:id="78143740">
                                                                                                  <w:marLeft w:val="0"/>
                                                                                                  <w:marRight w:val="0"/>
                                                                                                  <w:marTop w:val="0"/>
                                                                                                  <w:marBottom w:val="0"/>
                                                                                                  <w:divBdr>
                                                                                                    <w:top w:val="none" w:sz="0" w:space="0" w:color="auto"/>
                                                                                                    <w:left w:val="none" w:sz="0" w:space="0" w:color="auto"/>
                                                                                                    <w:bottom w:val="none" w:sz="0" w:space="0" w:color="auto"/>
                                                                                                    <w:right w:val="none" w:sz="0" w:space="0" w:color="auto"/>
                                                                                                  </w:divBdr>
                                                                                                  <w:divsChild>
                                                                                                    <w:div w:id="58556115">
                                                                                                      <w:marLeft w:val="0"/>
                                                                                                      <w:marRight w:val="0"/>
                                                                                                      <w:marTop w:val="0"/>
                                                                                                      <w:marBottom w:val="0"/>
                                                                                                      <w:divBdr>
                                                                                                        <w:top w:val="none" w:sz="0" w:space="0" w:color="auto"/>
                                                                                                        <w:left w:val="none" w:sz="0" w:space="0" w:color="auto"/>
                                                                                                        <w:bottom w:val="none" w:sz="0" w:space="0" w:color="auto"/>
                                                                                                        <w:right w:val="none" w:sz="0" w:space="0" w:color="auto"/>
                                                                                                      </w:divBdr>
                                                                                                    </w:div>
                                                                                                    <w:div w:id="1551066406">
                                                                                                      <w:marLeft w:val="0"/>
                                                                                                      <w:marRight w:val="0"/>
                                                                                                      <w:marTop w:val="0"/>
                                                                                                      <w:marBottom w:val="0"/>
                                                                                                      <w:divBdr>
                                                                                                        <w:top w:val="none" w:sz="0" w:space="0" w:color="auto"/>
                                                                                                        <w:left w:val="none" w:sz="0" w:space="0" w:color="auto"/>
                                                                                                        <w:bottom w:val="none" w:sz="0" w:space="0" w:color="auto"/>
                                                                                                        <w:right w:val="none" w:sz="0" w:space="0" w:color="auto"/>
                                                                                                      </w:divBdr>
                                                                                                      <w:divsChild>
                                                                                                        <w:div w:id="304434300">
                                                                                                          <w:marLeft w:val="0"/>
                                                                                                          <w:marRight w:val="0"/>
                                                                                                          <w:marTop w:val="0"/>
                                                                                                          <w:marBottom w:val="0"/>
                                                                                                          <w:divBdr>
                                                                                                            <w:top w:val="none" w:sz="0" w:space="0" w:color="auto"/>
                                                                                                            <w:left w:val="none" w:sz="0" w:space="0" w:color="auto"/>
                                                                                                            <w:bottom w:val="none" w:sz="0" w:space="0" w:color="auto"/>
                                                                                                            <w:right w:val="none" w:sz="0" w:space="0" w:color="auto"/>
                                                                                                          </w:divBdr>
                                                                                                          <w:divsChild>
                                                                                                            <w:div w:id="470444884">
                                                                                                              <w:marLeft w:val="0"/>
                                                                                                              <w:marRight w:val="0"/>
                                                                                                              <w:marTop w:val="0"/>
                                                                                                              <w:marBottom w:val="0"/>
                                                                                                              <w:divBdr>
                                                                                                                <w:top w:val="none" w:sz="0" w:space="0" w:color="auto"/>
                                                                                                                <w:left w:val="none" w:sz="0" w:space="0" w:color="auto"/>
                                                                                                                <w:bottom w:val="none" w:sz="0" w:space="0" w:color="auto"/>
                                                                                                                <w:right w:val="none" w:sz="0" w:space="0" w:color="auto"/>
                                                                                                              </w:divBdr>
                                                                                                              <w:divsChild>
                                                                                                                <w:div w:id="187253452">
                                                                                                                  <w:marLeft w:val="0"/>
                                                                                                                  <w:marRight w:val="0"/>
                                                                                                                  <w:marTop w:val="0"/>
                                                                                                                  <w:marBottom w:val="0"/>
                                                                                                                  <w:divBdr>
                                                                                                                    <w:top w:val="none" w:sz="0" w:space="0" w:color="auto"/>
                                                                                                                    <w:left w:val="none" w:sz="0" w:space="0" w:color="auto"/>
                                                                                                                    <w:bottom w:val="none" w:sz="0" w:space="0" w:color="auto"/>
                                                                                                                    <w:right w:val="none" w:sz="0" w:space="0" w:color="auto"/>
                                                                                                                  </w:divBdr>
                                                                                                                </w:div>
                                                                                                                <w:div w:id="190923144">
                                                                                                                  <w:marLeft w:val="0"/>
                                                                                                                  <w:marRight w:val="0"/>
                                                                                                                  <w:marTop w:val="0"/>
                                                                                                                  <w:marBottom w:val="0"/>
                                                                                                                  <w:divBdr>
                                                                                                                    <w:top w:val="none" w:sz="0" w:space="0" w:color="auto"/>
                                                                                                                    <w:left w:val="none" w:sz="0" w:space="0" w:color="auto"/>
                                                                                                                    <w:bottom w:val="none" w:sz="0" w:space="0" w:color="auto"/>
                                                                                                                    <w:right w:val="none" w:sz="0" w:space="0" w:color="auto"/>
                                                                                                                  </w:divBdr>
                                                                                                                </w:div>
                                                                                                                <w:div w:id="468743632">
                                                                                                                  <w:marLeft w:val="0"/>
                                                                                                                  <w:marRight w:val="0"/>
                                                                                                                  <w:marTop w:val="0"/>
                                                                                                                  <w:marBottom w:val="0"/>
                                                                                                                  <w:divBdr>
                                                                                                                    <w:top w:val="none" w:sz="0" w:space="0" w:color="auto"/>
                                                                                                                    <w:left w:val="none" w:sz="0" w:space="0" w:color="auto"/>
                                                                                                                    <w:bottom w:val="none" w:sz="0" w:space="0" w:color="auto"/>
                                                                                                                    <w:right w:val="none" w:sz="0" w:space="0" w:color="auto"/>
                                                                                                                  </w:divBdr>
                                                                                                                </w:div>
                                                                                                                <w:div w:id="569343767">
                                                                                                                  <w:marLeft w:val="0"/>
                                                                                                                  <w:marRight w:val="0"/>
                                                                                                                  <w:marTop w:val="0"/>
                                                                                                                  <w:marBottom w:val="0"/>
                                                                                                                  <w:divBdr>
                                                                                                                    <w:top w:val="none" w:sz="0" w:space="0" w:color="auto"/>
                                                                                                                    <w:left w:val="none" w:sz="0" w:space="0" w:color="auto"/>
                                                                                                                    <w:bottom w:val="none" w:sz="0" w:space="0" w:color="auto"/>
                                                                                                                    <w:right w:val="none" w:sz="0" w:space="0" w:color="auto"/>
                                                                                                                  </w:divBdr>
                                                                                                                </w:div>
                                                                                                                <w:div w:id="815294788">
                                                                                                                  <w:marLeft w:val="0"/>
                                                                                                                  <w:marRight w:val="0"/>
                                                                                                                  <w:marTop w:val="0"/>
                                                                                                                  <w:marBottom w:val="0"/>
                                                                                                                  <w:divBdr>
                                                                                                                    <w:top w:val="none" w:sz="0" w:space="0" w:color="auto"/>
                                                                                                                    <w:left w:val="none" w:sz="0" w:space="0" w:color="auto"/>
                                                                                                                    <w:bottom w:val="none" w:sz="0" w:space="0" w:color="auto"/>
                                                                                                                    <w:right w:val="none" w:sz="0" w:space="0" w:color="auto"/>
                                                                                                                  </w:divBdr>
                                                                                                                </w:div>
                                                                                                                <w:div w:id="1264649817">
                                                                                                                  <w:marLeft w:val="0"/>
                                                                                                                  <w:marRight w:val="0"/>
                                                                                                                  <w:marTop w:val="0"/>
                                                                                                                  <w:marBottom w:val="0"/>
                                                                                                                  <w:divBdr>
                                                                                                                    <w:top w:val="none" w:sz="0" w:space="0" w:color="auto"/>
                                                                                                                    <w:left w:val="none" w:sz="0" w:space="0" w:color="auto"/>
                                                                                                                    <w:bottom w:val="none" w:sz="0" w:space="0" w:color="auto"/>
                                                                                                                    <w:right w:val="none" w:sz="0" w:space="0" w:color="auto"/>
                                                                                                                  </w:divBdr>
                                                                                                                </w:div>
                                                                                                                <w:div w:id="1424570271">
                                                                                                                  <w:marLeft w:val="0"/>
                                                                                                                  <w:marRight w:val="0"/>
                                                                                                                  <w:marTop w:val="0"/>
                                                                                                                  <w:marBottom w:val="0"/>
                                                                                                                  <w:divBdr>
                                                                                                                    <w:top w:val="none" w:sz="0" w:space="0" w:color="auto"/>
                                                                                                                    <w:left w:val="none" w:sz="0" w:space="0" w:color="auto"/>
                                                                                                                    <w:bottom w:val="none" w:sz="0" w:space="0" w:color="auto"/>
                                                                                                                    <w:right w:val="none" w:sz="0" w:space="0" w:color="auto"/>
                                                                                                                  </w:divBdr>
                                                                                                                </w:div>
                                                                                                                <w:div w:id="1621689219">
                                                                                                                  <w:marLeft w:val="0"/>
                                                                                                                  <w:marRight w:val="0"/>
                                                                                                                  <w:marTop w:val="0"/>
                                                                                                                  <w:marBottom w:val="0"/>
                                                                                                                  <w:divBdr>
                                                                                                                    <w:top w:val="none" w:sz="0" w:space="0" w:color="auto"/>
                                                                                                                    <w:left w:val="none" w:sz="0" w:space="0" w:color="auto"/>
                                                                                                                    <w:bottom w:val="none" w:sz="0" w:space="0" w:color="auto"/>
                                                                                                                    <w:right w:val="none" w:sz="0" w:space="0" w:color="auto"/>
                                                                                                                  </w:divBdr>
                                                                                                                </w:div>
                                                                                                                <w:div w:id="1700593753">
                                                                                                                  <w:marLeft w:val="0"/>
                                                                                                                  <w:marRight w:val="0"/>
                                                                                                                  <w:marTop w:val="0"/>
                                                                                                                  <w:marBottom w:val="0"/>
                                                                                                                  <w:divBdr>
                                                                                                                    <w:top w:val="none" w:sz="0" w:space="0" w:color="auto"/>
                                                                                                                    <w:left w:val="none" w:sz="0" w:space="0" w:color="auto"/>
                                                                                                                    <w:bottom w:val="none" w:sz="0" w:space="0" w:color="auto"/>
                                                                                                                    <w:right w:val="none" w:sz="0" w:space="0" w:color="auto"/>
                                                                                                                  </w:divBdr>
                                                                                                                </w:div>
                                                                                                                <w:div w:id="178430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270000">
                                                                                                  <w:marLeft w:val="0"/>
                                                                                                  <w:marRight w:val="0"/>
                                                                                                  <w:marTop w:val="0"/>
                                                                                                  <w:marBottom w:val="0"/>
                                                                                                  <w:divBdr>
                                                                                                    <w:top w:val="none" w:sz="0" w:space="0" w:color="auto"/>
                                                                                                    <w:left w:val="none" w:sz="0" w:space="0" w:color="auto"/>
                                                                                                    <w:bottom w:val="none" w:sz="0" w:space="0" w:color="auto"/>
                                                                                                    <w:right w:val="none" w:sz="0" w:space="0" w:color="auto"/>
                                                                                                  </w:divBdr>
                                                                                                  <w:divsChild>
                                                                                                    <w:div w:id="173571355">
                                                                                                      <w:marLeft w:val="0"/>
                                                                                                      <w:marRight w:val="0"/>
                                                                                                      <w:marTop w:val="0"/>
                                                                                                      <w:marBottom w:val="0"/>
                                                                                                      <w:divBdr>
                                                                                                        <w:top w:val="none" w:sz="0" w:space="0" w:color="auto"/>
                                                                                                        <w:left w:val="none" w:sz="0" w:space="0" w:color="auto"/>
                                                                                                        <w:bottom w:val="none" w:sz="0" w:space="0" w:color="auto"/>
                                                                                                        <w:right w:val="none" w:sz="0" w:space="0" w:color="auto"/>
                                                                                                      </w:divBdr>
                                                                                                      <w:divsChild>
                                                                                                        <w:div w:id="435445723">
                                                                                                          <w:marLeft w:val="0"/>
                                                                                                          <w:marRight w:val="0"/>
                                                                                                          <w:marTop w:val="0"/>
                                                                                                          <w:marBottom w:val="0"/>
                                                                                                          <w:divBdr>
                                                                                                            <w:top w:val="none" w:sz="0" w:space="0" w:color="auto"/>
                                                                                                            <w:left w:val="none" w:sz="0" w:space="0" w:color="auto"/>
                                                                                                            <w:bottom w:val="none" w:sz="0" w:space="0" w:color="auto"/>
                                                                                                            <w:right w:val="none" w:sz="0" w:space="0" w:color="auto"/>
                                                                                                          </w:divBdr>
                                                                                                          <w:divsChild>
                                                                                                            <w:div w:id="966357453">
                                                                                                              <w:marLeft w:val="0"/>
                                                                                                              <w:marRight w:val="0"/>
                                                                                                              <w:marTop w:val="0"/>
                                                                                                              <w:marBottom w:val="0"/>
                                                                                                              <w:divBdr>
                                                                                                                <w:top w:val="none" w:sz="0" w:space="0" w:color="auto"/>
                                                                                                                <w:left w:val="none" w:sz="0" w:space="0" w:color="auto"/>
                                                                                                                <w:bottom w:val="none" w:sz="0" w:space="0" w:color="auto"/>
                                                                                                                <w:right w:val="none" w:sz="0" w:space="0" w:color="auto"/>
                                                                                                              </w:divBdr>
                                                                                                            </w:div>
                                                                                                            <w:div w:id="985429664">
                                                                                                              <w:marLeft w:val="0"/>
                                                                                                              <w:marRight w:val="0"/>
                                                                                                              <w:marTop w:val="0"/>
                                                                                                              <w:marBottom w:val="0"/>
                                                                                                              <w:divBdr>
                                                                                                                <w:top w:val="none" w:sz="0" w:space="0" w:color="auto"/>
                                                                                                                <w:left w:val="none" w:sz="0" w:space="0" w:color="auto"/>
                                                                                                                <w:bottom w:val="none" w:sz="0" w:space="0" w:color="auto"/>
                                                                                                                <w:right w:val="none" w:sz="0" w:space="0" w:color="auto"/>
                                                                                                              </w:divBdr>
                                                                                                              <w:divsChild>
                                                                                                                <w:div w:id="2118527100">
                                                                                                                  <w:marLeft w:val="0"/>
                                                                                                                  <w:marRight w:val="0"/>
                                                                                                                  <w:marTop w:val="0"/>
                                                                                                                  <w:marBottom w:val="0"/>
                                                                                                                  <w:divBdr>
                                                                                                                    <w:top w:val="none" w:sz="0" w:space="0" w:color="auto"/>
                                                                                                                    <w:left w:val="none" w:sz="0" w:space="0" w:color="auto"/>
                                                                                                                    <w:bottom w:val="none" w:sz="0" w:space="0" w:color="auto"/>
                                                                                                                    <w:right w:val="none" w:sz="0" w:space="0" w:color="auto"/>
                                                                                                                  </w:divBdr>
                                                                                                                </w:div>
                                                                                                              </w:divsChild>
                                                                                                            </w:div>
                                                                                                            <w:div w:id="1725372234">
                                                                                                              <w:marLeft w:val="0"/>
                                                                                                              <w:marRight w:val="0"/>
                                                                                                              <w:marTop w:val="0"/>
                                                                                                              <w:marBottom w:val="0"/>
                                                                                                              <w:divBdr>
                                                                                                                <w:top w:val="none" w:sz="0" w:space="0" w:color="auto"/>
                                                                                                                <w:left w:val="none" w:sz="0" w:space="0" w:color="auto"/>
                                                                                                                <w:bottom w:val="none" w:sz="0" w:space="0" w:color="auto"/>
                                                                                                                <w:right w:val="none" w:sz="0" w:space="0" w:color="auto"/>
                                                                                                              </w:divBdr>
                                                                                                            </w:div>
                                                                                                            <w:div w:id="193150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9884320">
                                  <w:marLeft w:val="0"/>
                                  <w:marRight w:val="0"/>
                                  <w:marTop w:val="0"/>
                                  <w:marBottom w:val="0"/>
                                  <w:divBdr>
                                    <w:top w:val="none" w:sz="0" w:space="0" w:color="auto"/>
                                    <w:left w:val="none" w:sz="0" w:space="0" w:color="auto"/>
                                    <w:bottom w:val="none" w:sz="0" w:space="0" w:color="auto"/>
                                    <w:right w:val="none" w:sz="0" w:space="0" w:color="auto"/>
                                  </w:divBdr>
                                  <w:divsChild>
                                    <w:div w:id="1455563557">
                                      <w:marLeft w:val="0"/>
                                      <w:marRight w:val="0"/>
                                      <w:marTop w:val="0"/>
                                      <w:marBottom w:val="0"/>
                                      <w:divBdr>
                                        <w:top w:val="none" w:sz="0" w:space="0" w:color="auto"/>
                                        <w:left w:val="none" w:sz="0" w:space="0" w:color="auto"/>
                                        <w:bottom w:val="none" w:sz="0" w:space="0" w:color="auto"/>
                                        <w:right w:val="none" w:sz="0" w:space="0" w:color="auto"/>
                                      </w:divBdr>
                                      <w:divsChild>
                                        <w:div w:id="1418820045">
                                          <w:marLeft w:val="0"/>
                                          <w:marRight w:val="0"/>
                                          <w:marTop w:val="0"/>
                                          <w:marBottom w:val="0"/>
                                          <w:divBdr>
                                            <w:top w:val="none" w:sz="0" w:space="0" w:color="auto"/>
                                            <w:left w:val="none" w:sz="0" w:space="0" w:color="auto"/>
                                            <w:bottom w:val="none" w:sz="0" w:space="0" w:color="auto"/>
                                            <w:right w:val="none" w:sz="0" w:space="0" w:color="auto"/>
                                          </w:divBdr>
                                          <w:divsChild>
                                            <w:div w:id="1954558498">
                                              <w:marLeft w:val="0"/>
                                              <w:marRight w:val="0"/>
                                              <w:marTop w:val="0"/>
                                              <w:marBottom w:val="0"/>
                                              <w:divBdr>
                                                <w:top w:val="none" w:sz="0" w:space="0" w:color="auto"/>
                                                <w:left w:val="none" w:sz="0" w:space="0" w:color="auto"/>
                                                <w:bottom w:val="none" w:sz="0" w:space="0" w:color="auto"/>
                                                <w:right w:val="none" w:sz="0" w:space="0" w:color="auto"/>
                                              </w:divBdr>
                                              <w:divsChild>
                                                <w:div w:id="1909998763">
                                                  <w:marLeft w:val="0"/>
                                                  <w:marRight w:val="0"/>
                                                  <w:marTop w:val="0"/>
                                                  <w:marBottom w:val="0"/>
                                                  <w:divBdr>
                                                    <w:top w:val="none" w:sz="0" w:space="0" w:color="auto"/>
                                                    <w:left w:val="none" w:sz="0" w:space="0" w:color="auto"/>
                                                    <w:bottom w:val="none" w:sz="0" w:space="0" w:color="auto"/>
                                                    <w:right w:val="none" w:sz="0" w:space="0" w:color="auto"/>
                                                  </w:divBdr>
                                                  <w:divsChild>
                                                    <w:div w:id="6375175">
                                                      <w:marLeft w:val="0"/>
                                                      <w:marRight w:val="0"/>
                                                      <w:marTop w:val="0"/>
                                                      <w:marBottom w:val="0"/>
                                                      <w:divBdr>
                                                        <w:top w:val="none" w:sz="0" w:space="0" w:color="auto"/>
                                                        <w:left w:val="none" w:sz="0" w:space="0" w:color="auto"/>
                                                        <w:bottom w:val="none" w:sz="0" w:space="0" w:color="auto"/>
                                                        <w:right w:val="none" w:sz="0" w:space="0" w:color="auto"/>
                                                      </w:divBdr>
                                                      <w:divsChild>
                                                        <w:div w:id="75785326">
                                                          <w:marLeft w:val="0"/>
                                                          <w:marRight w:val="0"/>
                                                          <w:marTop w:val="0"/>
                                                          <w:marBottom w:val="0"/>
                                                          <w:divBdr>
                                                            <w:top w:val="none" w:sz="0" w:space="0" w:color="auto"/>
                                                            <w:left w:val="none" w:sz="0" w:space="0" w:color="auto"/>
                                                            <w:bottom w:val="none" w:sz="0" w:space="0" w:color="auto"/>
                                                            <w:right w:val="none" w:sz="0" w:space="0" w:color="auto"/>
                                                          </w:divBdr>
                                                          <w:divsChild>
                                                            <w:div w:id="1962570633">
                                                              <w:marLeft w:val="0"/>
                                                              <w:marRight w:val="0"/>
                                                              <w:marTop w:val="0"/>
                                                              <w:marBottom w:val="0"/>
                                                              <w:divBdr>
                                                                <w:top w:val="none" w:sz="0" w:space="0" w:color="auto"/>
                                                                <w:left w:val="none" w:sz="0" w:space="0" w:color="auto"/>
                                                                <w:bottom w:val="none" w:sz="0" w:space="0" w:color="auto"/>
                                                                <w:right w:val="none" w:sz="0" w:space="0" w:color="auto"/>
                                                              </w:divBdr>
                                                              <w:divsChild>
                                                                <w:div w:id="979730297">
                                                                  <w:marLeft w:val="0"/>
                                                                  <w:marRight w:val="0"/>
                                                                  <w:marTop w:val="0"/>
                                                                  <w:marBottom w:val="0"/>
                                                                  <w:divBdr>
                                                                    <w:top w:val="none" w:sz="0" w:space="0" w:color="auto"/>
                                                                    <w:left w:val="none" w:sz="0" w:space="0" w:color="auto"/>
                                                                    <w:bottom w:val="none" w:sz="0" w:space="0" w:color="auto"/>
                                                                    <w:right w:val="none" w:sz="0" w:space="0" w:color="auto"/>
                                                                  </w:divBdr>
                                                                  <w:divsChild>
                                                                    <w:div w:id="58482282">
                                                                      <w:marLeft w:val="0"/>
                                                                      <w:marRight w:val="0"/>
                                                                      <w:marTop w:val="0"/>
                                                                      <w:marBottom w:val="0"/>
                                                                      <w:divBdr>
                                                                        <w:top w:val="none" w:sz="0" w:space="0" w:color="auto"/>
                                                                        <w:left w:val="none" w:sz="0" w:space="0" w:color="auto"/>
                                                                        <w:bottom w:val="none" w:sz="0" w:space="0" w:color="auto"/>
                                                                        <w:right w:val="none" w:sz="0" w:space="0" w:color="auto"/>
                                                                      </w:divBdr>
                                                                      <w:divsChild>
                                                                        <w:div w:id="1589995734">
                                                                          <w:marLeft w:val="0"/>
                                                                          <w:marRight w:val="0"/>
                                                                          <w:marTop w:val="0"/>
                                                                          <w:marBottom w:val="0"/>
                                                                          <w:divBdr>
                                                                            <w:top w:val="none" w:sz="0" w:space="0" w:color="auto"/>
                                                                            <w:left w:val="none" w:sz="0" w:space="0" w:color="auto"/>
                                                                            <w:bottom w:val="none" w:sz="0" w:space="0" w:color="auto"/>
                                                                            <w:right w:val="none" w:sz="0" w:space="0" w:color="auto"/>
                                                                          </w:divBdr>
                                                                          <w:divsChild>
                                                                            <w:div w:id="1267271056">
                                                                              <w:marLeft w:val="0"/>
                                                                              <w:marRight w:val="0"/>
                                                                              <w:marTop w:val="0"/>
                                                                              <w:marBottom w:val="0"/>
                                                                              <w:divBdr>
                                                                                <w:top w:val="none" w:sz="0" w:space="0" w:color="auto"/>
                                                                                <w:left w:val="none" w:sz="0" w:space="0" w:color="auto"/>
                                                                                <w:bottom w:val="none" w:sz="0" w:space="0" w:color="auto"/>
                                                                                <w:right w:val="none" w:sz="0" w:space="0" w:color="auto"/>
                                                                              </w:divBdr>
                                                                              <w:divsChild>
                                                                                <w:div w:id="2123110744">
                                                                                  <w:marLeft w:val="0"/>
                                                                                  <w:marRight w:val="0"/>
                                                                                  <w:marTop w:val="0"/>
                                                                                  <w:marBottom w:val="0"/>
                                                                                  <w:divBdr>
                                                                                    <w:top w:val="none" w:sz="0" w:space="0" w:color="auto"/>
                                                                                    <w:left w:val="none" w:sz="0" w:space="0" w:color="auto"/>
                                                                                    <w:bottom w:val="none" w:sz="0" w:space="0" w:color="auto"/>
                                                                                    <w:right w:val="none" w:sz="0" w:space="0" w:color="auto"/>
                                                                                  </w:divBdr>
                                                                                  <w:divsChild>
                                                                                    <w:div w:id="1631323323">
                                                                                      <w:marLeft w:val="0"/>
                                                                                      <w:marRight w:val="0"/>
                                                                                      <w:marTop w:val="0"/>
                                                                                      <w:marBottom w:val="0"/>
                                                                                      <w:divBdr>
                                                                                        <w:top w:val="none" w:sz="0" w:space="0" w:color="auto"/>
                                                                                        <w:left w:val="none" w:sz="0" w:space="0" w:color="auto"/>
                                                                                        <w:bottom w:val="none" w:sz="0" w:space="0" w:color="auto"/>
                                                                                        <w:right w:val="none" w:sz="0" w:space="0" w:color="auto"/>
                                                                                      </w:divBdr>
                                                                                      <w:divsChild>
                                                                                        <w:div w:id="1845630460">
                                                                                          <w:marLeft w:val="0"/>
                                                                                          <w:marRight w:val="0"/>
                                                                                          <w:marTop w:val="0"/>
                                                                                          <w:marBottom w:val="0"/>
                                                                                          <w:divBdr>
                                                                                            <w:top w:val="none" w:sz="0" w:space="0" w:color="auto"/>
                                                                                            <w:left w:val="none" w:sz="0" w:space="0" w:color="auto"/>
                                                                                            <w:bottom w:val="none" w:sz="0" w:space="0" w:color="auto"/>
                                                                                            <w:right w:val="none" w:sz="0" w:space="0" w:color="auto"/>
                                                                                          </w:divBdr>
                                                                                          <w:divsChild>
                                                                                            <w:div w:id="6527470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 w:id="1359506753">
                                                          <w:marLeft w:val="0"/>
                                                          <w:marRight w:val="0"/>
                                                          <w:marTop w:val="0"/>
                                                          <w:marBottom w:val="0"/>
                                                          <w:divBdr>
                                                            <w:top w:val="none" w:sz="0" w:space="0" w:color="auto"/>
                                                            <w:left w:val="none" w:sz="0" w:space="0" w:color="auto"/>
                                                            <w:bottom w:val="none" w:sz="0" w:space="0" w:color="auto"/>
                                                            <w:right w:val="none" w:sz="0" w:space="0" w:color="auto"/>
                                                          </w:divBdr>
                                                          <w:divsChild>
                                                            <w:div w:id="2021469559">
                                                              <w:marLeft w:val="0"/>
                                                              <w:marRight w:val="0"/>
                                                              <w:marTop w:val="0"/>
                                                              <w:marBottom w:val="0"/>
                                                              <w:divBdr>
                                                                <w:top w:val="none" w:sz="0" w:space="0" w:color="auto"/>
                                                                <w:left w:val="none" w:sz="0" w:space="0" w:color="auto"/>
                                                                <w:bottom w:val="none" w:sz="0" w:space="0" w:color="auto"/>
                                                                <w:right w:val="none" w:sz="0" w:space="0" w:color="auto"/>
                                                              </w:divBdr>
                                                              <w:divsChild>
                                                                <w:div w:id="1117796626">
                                                                  <w:marLeft w:val="0"/>
                                                                  <w:marRight w:val="0"/>
                                                                  <w:marTop w:val="0"/>
                                                                  <w:marBottom w:val="0"/>
                                                                  <w:divBdr>
                                                                    <w:top w:val="none" w:sz="0" w:space="0" w:color="auto"/>
                                                                    <w:left w:val="none" w:sz="0" w:space="0" w:color="auto"/>
                                                                    <w:bottom w:val="none" w:sz="0" w:space="0" w:color="auto"/>
                                                                    <w:right w:val="none" w:sz="0" w:space="0" w:color="auto"/>
                                                                  </w:divBdr>
                                                                  <w:divsChild>
                                                                    <w:div w:id="1035738432">
                                                                      <w:marLeft w:val="0"/>
                                                                      <w:marRight w:val="0"/>
                                                                      <w:marTop w:val="0"/>
                                                                      <w:marBottom w:val="0"/>
                                                                      <w:divBdr>
                                                                        <w:top w:val="none" w:sz="0" w:space="0" w:color="auto"/>
                                                                        <w:left w:val="none" w:sz="0" w:space="0" w:color="auto"/>
                                                                        <w:bottom w:val="none" w:sz="0" w:space="0" w:color="auto"/>
                                                                        <w:right w:val="none" w:sz="0" w:space="0" w:color="auto"/>
                                                                      </w:divBdr>
                                                                      <w:divsChild>
                                                                        <w:div w:id="1854612270">
                                                                          <w:marLeft w:val="0"/>
                                                                          <w:marRight w:val="0"/>
                                                                          <w:marTop w:val="0"/>
                                                                          <w:marBottom w:val="0"/>
                                                                          <w:divBdr>
                                                                            <w:top w:val="none" w:sz="0" w:space="0" w:color="auto"/>
                                                                            <w:left w:val="none" w:sz="0" w:space="0" w:color="auto"/>
                                                                            <w:bottom w:val="none" w:sz="0" w:space="0" w:color="auto"/>
                                                                            <w:right w:val="none" w:sz="0" w:space="0" w:color="auto"/>
                                                                          </w:divBdr>
                                                                          <w:divsChild>
                                                                            <w:div w:id="742721199">
                                                                              <w:marLeft w:val="0"/>
                                                                              <w:marRight w:val="0"/>
                                                                              <w:marTop w:val="0"/>
                                                                              <w:marBottom w:val="0"/>
                                                                              <w:divBdr>
                                                                                <w:top w:val="none" w:sz="0" w:space="0" w:color="auto"/>
                                                                                <w:left w:val="none" w:sz="0" w:space="0" w:color="auto"/>
                                                                                <w:bottom w:val="none" w:sz="0" w:space="0" w:color="auto"/>
                                                                                <w:right w:val="none" w:sz="0" w:space="0" w:color="auto"/>
                                                                              </w:divBdr>
                                                                              <w:divsChild>
                                                                                <w:div w:id="2089183791">
                                                                                  <w:marLeft w:val="0"/>
                                                                                  <w:marRight w:val="0"/>
                                                                                  <w:marTop w:val="0"/>
                                                                                  <w:marBottom w:val="0"/>
                                                                                  <w:divBdr>
                                                                                    <w:top w:val="none" w:sz="0" w:space="0" w:color="auto"/>
                                                                                    <w:left w:val="none" w:sz="0" w:space="0" w:color="auto"/>
                                                                                    <w:bottom w:val="none" w:sz="0" w:space="0" w:color="auto"/>
                                                                                    <w:right w:val="none" w:sz="0" w:space="0" w:color="auto"/>
                                                                                  </w:divBdr>
                                                                                  <w:divsChild>
                                                                                    <w:div w:id="563100683">
                                                                                      <w:marLeft w:val="0"/>
                                                                                      <w:marRight w:val="0"/>
                                                                                      <w:marTop w:val="0"/>
                                                                                      <w:marBottom w:val="0"/>
                                                                                      <w:divBdr>
                                                                                        <w:top w:val="none" w:sz="0" w:space="0" w:color="auto"/>
                                                                                        <w:left w:val="none" w:sz="0" w:space="0" w:color="auto"/>
                                                                                        <w:bottom w:val="none" w:sz="0" w:space="0" w:color="auto"/>
                                                                                        <w:right w:val="none" w:sz="0" w:space="0" w:color="auto"/>
                                                                                      </w:divBdr>
                                                                                      <w:divsChild>
                                                                                        <w:div w:id="680788624">
                                                                                          <w:marLeft w:val="0"/>
                                                                                          <w:marRight w:val="0"/>
                                                                                          <w:marTop w:val="0"/>
                                                                                          <w:marBottom w:val="0"/>
                                                                                          <w:divBdr>
                                                                                            <w:top w:val="none" w:sz="0" w:space="0" w:color="auto"/>
                                                                                            <w:left w:val="none" w:sz="0" w:space="0" w:color="auto"/>
                                                                                            <w:bottom w:val="none" w:sz="0" w:space="0" w:color="auto"/>
                                                                                            <w:right w:val="none" w:sz="0" w:space="0" w:color="auto"/>
                                                                                          </w:divBdr>
                                                                                          <w:divsChild>
                                                                                            <w:div w:id="1206911147">
                                                                                              <w:marLeft w:val="0"/>
                                                                                              <w:marRight w:val="0"/>
                                                                                              <w:marTop w:val="0"/>
                                                                                              <w:marBottom w:val="0"/>
                                                                                              <w:divBdr>
                                                                                                <w:top w:val="none" w:sz="0" w:space="0" w:color="auto"/>
                                                                                                <w:left w:val="none" w:sz="0" w:space="0" w:color="auto"/>
                                                                                                <w:bottom w:val="none" w:sz="0" w:space="0" w:color="auto"/>
                                                                                                <w:right w:val="none" w:sz="0" w:space="0" w:color="auto"/>
                                                                                              </w:divBdr>
                                                                                              <w:divsChild>
                                                                                                <w:div w:id="1994529218">
                                                                                                  <w:marLeft w:val="0"/>
                                                                                                  <w:marRight w:val="0"/>
                                                                                                  <w:marTop w:val="0"/>
                                                                                                  <w:marBottom w:val="0"/>
                                                                                                  <w:divBdr>
                                                                                                    <w:top w:val="none" w:sz="0" w:space="0" w:color="auto"/>
                                                                                                    <w:left w:val="none" w:sz="0" w:space="0" w:color="auto"/>
                                                                                                    <w:bottom w:val="none" w:sz="0" w:space="0" w:color="auto"/>
                                                                                                    <w:right w:val="none" w:sz="0" w:space="0" w:color="auto"/>
                                                                                                  </w:divBdr>
                                                                                                  <w:divsChild>
                                                                                                    <w:div w:id="1338192782">
                                                                                                      <w:marLeft w:val="0"/>
                                                                                                      <w:marRight w:val="0"/>
                                                                                                      <w:marTop w:val="0"/>
                                                                                                      <w:marBottom w:val="0"/>
                                                                                                      <w:divBdr>
                                                                                                        <w:top w:val="none" w:sz="0" w:space="0" w:color="auto"/>
                                                                                                        <w:left w:val="none" w:sz="0" w:space="0" w:color="auto"/>
                                                                                                        <w:bottom w:val="none" w:sz="0" w:space="0" w:color="auto"/>
                                                                                                        <w:right w:val="none" w:sz="0" w:space="0" w:color="auto"/>
                                                                                                      </w:divBdr>
                                                                                                      <w:divsChild>
                                                                                                        <w:div w:id="745348490">
                                                                                                          <w:marLeft w:val="0"/>
                                                                                                          <w:marRight w:val="0"/>
                                                                                                          <w:marTop w:val="0"/>
                                                                                                          <w:marBottom w:val="0"/>
                                                                                                          <w:divBdr>
                                                                                                            <w:top w:val="none" w:sz="0" w:space="0" w:color="auto"/>
                                                                                                            <w:left w:val="none" w:sz="0" w:space="0" w:color="auto"/>
                                                                                                            <w:bottom w:val="none" w:sz="0" w:space="0" w:color="auto"/>
                                                                                                            <w:right w:val="none" w:sz="0" w:space="0" w:color="auto"/>
                                                                                                          </w:divBdr>
                                                                                                          <w:divsChild>
                                                                                                            <w:div w:id="883903915">
                                                                                                              <w:marLeft w:val="0"/>
                                                                                                              <w:marRight w:val="0"/>
                                                                                                              <w:marTop w:val="0"/>
                                                                                                              <w:marBottom w:val="0"/>
                                                                                                              <w:divBdr>
                                                                                                                <w:top w:val="none" w:sz="0" w:space="0" w:color="auto"/>
                                                                                                                <w:left w:val="none" w:sz="0" w:space="0" w:color="auto"/>
                                                                                                                <w:bottom w:val="none" w:sz="0" w:space="0" w:color="auto"/>
                                                                                                                <w:right w:val="none" w:sz="0" w:space="0" w:color="auto"/>
                                                                                                              </w:divBdr>
                                                                                                              <w:divsChild>
                                                                                                                <w:div w:id="1430349215">
                                                                                                                  <w:marLeft w:val="0"/>
                                                                                                                  <w:marRight w:val="0"/>
                                                                                                                  <w:marTop w:val="0"/>
                                                                                                                  <w:marBottom w:val="0"/>
                                                                                                                  <w:divBdr>
                                                                                                                    <w:top w:val="none" w:sz="0" w:space="0" w:color="auto"/>
                                                                                                                    <w:left w:val="none" w:sz="0" w:space="0" w:color="auto"/>
                                                                                                                    <w:bottom w:val="none" w:sz="0" w:space="0" w:color="auto"/>
                                                                                                                    <w:right w:val="none" w:sz="0" w:space="0" w:color="auto"/>
                                                                                                                  </w:divBdr>
                                                                                                                  <w:divsChild>
                                                                                                                    <w:div w:id="109675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735763">
                                                                                          <w:marLeft w:val="0"/>
                                                                                          <w:marRight w:val="0"/>
                                                                                          <w:marTop w:val="0"/>
                                                                                          <w:marBottom w:val="0"/>
                                                                                          <w:divBdr>
                                                                                            <w:top w:val="none" w:sz="0" w:space="0" w:color="auto"/>
                                                                                            <w:left w:val="none" w:sz="0" w:space="0" w:color="auto"/>
                                                                                            <w:bottom w:val="none" w:sz="0" w:space="0" w:color="auto"/>
                                                                                            <w:right w:val="none" w:sz="0" w:space="0" w:color="auto"/>
                                                                                          </w:divBdr>
                                                                                          <w:divsChild>
                                                                                            <w:div w:id="1729264620">
                                                                                              <w:marLeft w:val="0"/>
                                                                                              <w:marRight w:val="0"/>
                                                                                              <w:marTop w:val="0"/>
                                                                                              <w:marBottom w:val="0"/>
                                                                                              <w:divBdr>
                                                                                                <w:top w:val="none" w:sz="0" w:space="0" w:color="auto"/>
                                                                                                <w:left w:val="none" w:sz="0" w:space="0" w:color="auto"/>
                                                                                                <w:bottom w:val="none" w:sz="0" w:space="0" w:color="auto"/>
                                                                                                <w:right w:val="none" w:sz="0" w:space="0" w:color="auto"/>
                                                                                              </w:divBdr>
                                                                                              <w:divsChild>
                                                                                                <w:div w:id="1187869270">
                                                                                                  <w:marLeft w:val="0"/>
                                                                                                  <w:marRight w:val="0"/>
                                                                                                  <w:marTop w:val="0"/>
                                                                                                  <w:marBottom w:val="0"/>
                                                                                                  <w:divBdr>
                                                                                                    <w:top w:val="none" w:sz="0" w:space="0" w:color="auto"/>
                                                                                                    <w:left w:val="none" w:sz="0" w:space="0" w:color="auto"/>
                                                                                                    <w:bottom w:val="none" w:sz="0" w:space="0" w:color="auto"/>
                                                                                                    <w:right w:val="none" w:sz="0" w:space="0" w:color="auto"/>
                                                                                                  </w:divBdr>
                                                                                                  <w:divsChild>
                                                                                                    <w:div w:id="1894194960">
                                                                                                      <w:marLeft w:val="0"/>
                                                                                                      <w:marRight w:val="0"/>
                                                                                                      <w:marTop w:val="0"/>
                                                                                                      <w:marBottom w:val="0"/>
                                                                                                      <w:divBdr>
                                                                                                        <w:top w:val="none" w:sz="0" w:space="0" w:color="auto"/>
                                                                                                        <w:left w:val="none" w:sz="0" w:space="0" w:color="auto"/>
                                                                                                        <w:bottom w:val="none" w:sz="0" w:space="0" w:color="auto"/>
                                                                                                        <w:right w:val="none" w:sz="0" w:space="0" w:color="auto"/>
                                                                                                      </w:divBdr>
                                                                                                      <w:divsChild>
                                                                                                        <w:div w:id="1794908502">
                                                                                                          <w:marLeft w:val="300"/>
                                                                                                          <w:marRight w:val="300"/>
                                                                                                          <w:marTop w:val="0"/>
                                                                                                          <w:marBottom w:val="0"/>
                                                                                                          <w:divBdr>
                                                                                                            <w:top w:val="none" w:sz="0" w:space="0" w:color="auto"/>
                                                                                                            <w:left w:val="none" w:sz="0" w:space="0" w:color="auto"/>
                                                                                                            <w:bottom w:val="none" w:sz="0" w:space="0" w:color="auto"/>
                                                                                                            <w:right w:val="none" w:sz="0" w:space="0" w:color="auto"/>
                                                                                                          </w:divBdr>
                                                                                                          <w:divsChild>
                                                                                                            <w:div w:id="1674258731">
                                                                                                              <w:marLeft w:val="0"/>
                                                                                                              <w:marRight w:val="0"/>
                                                                                                              <w:marTop w:val="0"/>
                                                                                                              <w:marBottom w:val="0"/>
                                                                                                              <w:divBdr>
                                                                                                                <w:top w:val="none" w:sz="0" w:space="0" w:color="auto"/>
                                                                                                                <w:left w:val="none" w:sz="0" w:space="0" w:color="auto"/>
                                                                                                                <w:bottom w:val="none" w:sz="0" w:space="0" w:color="auto"/>
                                                                                                                <w:right w:val="none" w:sz="0" w:space="0" w:color="auto"/>
                                                                                                              </w:divBdr>
                                                                                                              <w:divsChild>
                                                                                                                <w:div w:id="103773121">
                                                                                                                  <w:marLeft w:val="0"/>
                                                                                                                  <w:marRight w:val="0"/>
                                                                                                                  <w:marTop w:val="120"/>
                                                                                                                  <w:marBottom w:val="120"/>
                                                                                                                  <w:divBdr>
                                                                                                                    <w:top w:val="single" w:sz="6" w:space="0" w:color="FFFFFF"/>
                                                                                                                    <w:left w:val="single" w:sz="6" w:space="0" w:color="FFFFFF"/>
                                                                                                                    <w:bottom w:val="single" w:sz="6" w:space="0" w:color="FFFFFF"/>
                                                                                                                    <w:right w:val="single" w:sz="6" w:space="0" w:color="FFFFFF"/>
                                                                                                                  </w:divBdr>
                                                                                                                  <w:divsChild>
                                                                                                                    <w:div w:id="1679120040">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420045">
                                                                                      <w:marLeft w:val="0"/>
                                                                                      <w:marRight w:val="0"/>
                                                                                      <w:marTop w:val="0"/>
                                                                                      <w:marBottom w:val="0"/>
                                                                                      <w:divBdr>
                                                                                        <w:top w:val="none" w:sz="0" w:space="0" w:color="auto"/>
                                                                                        <w:left w:val="none" w:sz="0" w:space="0" w:color="auto"/>
                                                                                        <w:bottom w:val="none" w:sz="0" w:space="0" w:color="auto"/>
                                                                                        <w:right w:val="none" w:sz="0" w:space="0" w:color="auto"/>
                                                                                      </w:divBdr>
                                                                                      <w:divsChild>
                                                                                        <w:div w:id="75634556">
                                                                                          <w:marLeft w:val="0"/>
                                                                                          <w:marRight w:val="0"/>
                                                                                          <w:marTop w:val="0"/>
                                                                                          <w:marBottom w:val="0"/>
                                                                                          <w:divBdr>
                                                                                            <w:top w:val="none" w:sz="0" w:space="0" w:color="auto"/>
                                                                                            <w:left w:val="none" w:sz="0" w:space="0" w:color="auto"/>
                                                                                            <w:bottom w:val="none" w:sz="0" w:space="0" w:color="auto"/>
                                                                                            <w:right w:val="none" w:sz="0" w:space="0" w:color="auto"/>
                                                                                          </w:divBdr>
                                                                                          <w:divsChild>
                                                                                            <w:div w:id="185826082">
                                                                                              <w:marLeft w:val="0"/>
                                                                                              <w:marRight w:val="0"/>
                                                                                              <w:marTop w:val="0"/>
                                                                                              <w:marBottom w:val="0"/>
                                                                                              <w:divBdr>
                                                                                                <w:top w:val="none" w:sz="0" w:space="0" w:color="auto"/>
                                                                                                <w:left w:val="none" w:sz="0" w:space="0" w:color="auto"/>
                                                                                                <w:bottom w:val="none" w:sz="0" w:space="0" w:color="auto"/>
                                                                                                <w:right w:val="none" w:sz="0" w:space="0" w:color="auto"/>
                                                                                              </w:divBdr>
                                                                                              <w:divsChild>
                                                                                                <w:div w:id="771975532">
                                                                                                  <w:marLeft w:val="0"/>
                                                                                                  <w:marRight w:val="0"/>
                                                                                                  <w:marTop w:val="0"/>
                                                                                                  <w:marBottom w:val="0"/>
                                                                                                  <w:divBdr>
                                                                                                    <w:top w:val="none" w:sz="0" w:space="0" w:color="auto"/>
                                                                                                    <w:left w:val="none" w:sz="0" w:space="0" w:color="auto"/>
                                                                                                    <w:bottom w:val="none" w:sz="0" w:space="0" w:color="auto"/>
                                                                                                    <w:right w:val="none" w:sz="0" w:space="0" w:color="auto"/>
                                                                                                  </w:divBdr>
                                                                                                  <w:divsChild>
                                                                                                    <w:div w:id="432942181">
                                                                                                      <w:marLeft w:val="0"/>
                                                                                                      <w:marRight w:val="0"/>
                                                                                                      <w:marTop w:val="0"/>
                                                                                                      <w:marBottom w:val="0"/>
                                                                                                      <w:divBdr>
                                                                                                        <w:top w:val="none" w:sz="0" w:space="0" w:color="auto"/>
                                                                                                        <w:left w:val="none" w:sz="0" w:space="0" w:color="auto"/>
                                                                                                        <w:bottom w:val="none" w:sz="0" w:space="0" w:color="auto"/>
                                                                                                        <w:right w:val="none" w:sz="0" w:space="0" w:color="auto"/>
                                                                                                      </w:divBdr>
                                                                                                      <w:divsChild>
                                                                                                        <w:div w:id="1375958665">
                                                                                                          <w:marLeft w:val="0"/>
                                                                                                          <w:marRight w:val="0"/>
                                                                                                          <w:marTop w:val="0"/>
                                                                                                          <w:marBottom w:val="0"/>
                                                                                                          <w:divBdr>
                                                                                                            <w:top w:val="none" w:sz="0" w:space="0" w:color="auto"/>
                                                                                                            <w:left w:val="none" w:sz="0" w:space="0" w:color="auto"/>
                                                                                                            <w:bottom w:val="none" w:sz="0" w:space="0" w:color="auto"/>
                                                                                                            <w:right w:val="none" w:sz="0" w:space="0" w:color="auto"/>
                                                                                                          </w:divBdr>
                                                                                                          <w:divsChild>
                                                                                                            <w:div w:id="173593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7832808">
                                  <w:marLeft w:val="0"/>
                                  <w:marRight w:val="0"/>
                                  <w:marTop w:val="0"/>
                                  <w:marBottom w:val="0"/>
                                  <w:divBdr>
                                    <w:top w:val="none" w:sz="0" w:space="0" w:color="auto"/>
                                    <w:left w:val="none" w:sz="0" w:space="0" w:color="auto"/>
                                    <w:bottom w:val="none" w:sz="0" w:space="0" w:color="auto"/>
                                    <w:right w:val="none" w:sz="0" w:space="0" w:color="auto"/>
                                  </w:divBdr>
                                  <w:divsChild>
                                    <w:div w:id="1383217041">
                                      <w:marLeft w:val="0"/>
                                      <w:marRight w:val="0"/>
                                      <w:marTop w:val="0"/>
                                      <w:marBottom w:val="0"/>
                                      <w:divBdr>
                                        <w:top w:val="none" w:sz="0" w:space="0" w:color="auto"/>
                                        <w:left w:val="none" w:sz="0" w:space="0" w:color="auto"/>
                                        <w:bottom w:val="none" w:sz="0" w:space="0" w:color="auto"/>
                                        <w:right w:val="none" w:sz="0" w:space="0" w:color="auto"/>
                                      </w:divBdr>
                                      <w:divsChild>
                                        <w:div w:id="1625889025">
                                          <w:marLeft w:val="0"/>
                                          <w:marRight w:val="0"/>
                                          <w:marTop w:val="0"/>
                                          <w:marBottom w:val="0"/>
                                          <w:divBdr>
                                            <w:top w:val="none" w:sz="0" w:space="0" w:color="auto"/>
                                            <w:left w:val="none" w:sz="0" w:space="0" w:color="auto"/>
                                            <w:bottom w:val="none" w:sz="0" w:space="0" w:color="auto"/>
                                            <w:right w:val="none" w:sz="0" w:space="0" w:color="auto"/>
                                          </w:divBdr>
                                          <w:divsChild>
                                            <w:div w:id="1759398239">
                                              <w:marLeft w:val="0"/>
                                              <w:marRight w:val="0"/>
                                              <w:marTop w:val="0"/>
                                              <w:marBottom w:val="0"/>
                                              <w:divBdr>
                                                <w:top w:val="none" w:sz="0" w:space="0" w:color="auto"/>
                                                <w:left w:val="none" w:sz="0" w:space="0" w:color="auto"/>
                                                <w:bottom w:val="none" w:sz="0" w:space="0" w:color="auto"/>
                                                <w:right w:val="none" w:sz="0" w:space="0" w:color="auto"/>
                                              </w:divBdr>
                                              <w:divsChild>
                                                <w:div w:id="1708870023">
                                                  <w:marLeft w:val="0"/>
                                                  <w:marRight w:val="0"/>
                                                  <w:marTop w:val="0"/>
                                                  <w:marBottom w:val="0"/>
                                                  <w:divBdr>
                                                    <w:top w:val="none" w:sz="0" w:space="0" w:color="auto"/>
                                                    <w:left w:val="none" w:sz="0" w:space="0" w:color="auto"/>
                                                    <w:bottom w:val="none" w:sz="0" w:space="0" w:color="auto"/>
                                                    <w:right w:val="none" w:sz="0" w:space="0" w:color="auto"/>
                                                  </w:divBdr>
                                                  <w:divsChild>
                                                    <w:div w:id="1302231715">
                                                      <w:marLeft w:val="0"/>
                                                      <w:marRight w:val="0"/>
                                                      <w:marTop w:val="0"/>
                                                      <w:marBottom w:val="0"/>
                                                      <w:divBdr>
                                                        <w:top w:val="none" w:sz="0" w:space="0" w:color="auto"/>
                                                        <w:left w:val="none" w:sz="0" w:space="0" w:color="auto"/>
                                                        <w:bottom w:val="none" w:sz="0" w:space="0" w:color="auto"/>
                                                        <w:right w:val="none" w:sz="0" w:space="0" w:color="auto"/>
                                                      </w:divBdr>
                                                      <w:divsChild>
                                                        <w:div w:id="16444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7362">
                                                  <w:marLeft w:val="0"/>
                                                  <w:marRight w:val="0"/>
                                                  <w:marTop w:val="0"/>
                                                  <w:marBottom w:val="0"/>
                                                  <w:divBdr>
                                                    <w:top w:val="none" w:sz="0" w:space="0" w:color="auto"/>
                                                    <w:left w:val="none" w:sz="0" w:space="0" w:color="auto"/>
                                                    <w:bottom w:val="none" w:sz="0" w:space="0" w:color="auto"/>
                                                    <w:right w:val="none" w:sz="0" w:space="0" w:color="auto"/>
                                                  </w:divBdr>
                                                  <w:divsChild>
                                                    <w:div w:id="1354259062">
                                                      <w:marLeft w:val="0"/>
                                                      <w:marRight w:val="0"/>
                                                      <w:marTop w:val="0"/>
                                                      <w:marBottom w:val="0"/>
                                                      <w:divBdr>
                                                        <w:top w:val="none" w:sz="0" w:space="0" w:color="auto"/>
                                                        <w:left w:val="none" w:sz="0" w:space="0" w:color="auto"/>
                                                        <w:bottom w:val="none" w:sz="0" w:space="0" w:color="auto"/>
                                                        <w:right w:val="none" w:sz="0" w:space="0" w:color="auto"/>
                                                      </w:divBdr>
                                                      <w:divsChild>
                                                        <w:div w:id="3288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279216">
                                  <w:marLeft w:val="0"/>
                                  <w:marRight w:val="0"/>
                                  <w:marTop w:val="0"/>
                                  <w:marBottom w:val="0"/>
                                  <w:divBdr>
                                    <w:top w:val="none" w:sz="0" w:space="0" w:color="auto"/>
                                    <w:left w:val="none" w:sz="0" w:space="0" w:color="auto"/>
                                    <w:bottom w:val="none" w:sz="0" w:space="0" w:color="auto"/>
                                    <w:right w:val="none" w:sz="0" w:space="0" w:color="auto"/>
                                  </w:divBdr>
                                  <w:divsChild>
                                    <w:div w:id="285235552">
                                      <w:marLeft w:val="0"/>
                                      <w:marRight w:val="0"/>
                                      <w:marTop w:val="0"/>
                                      <w:marBottom w:val="0"/>
                                      <w:divBdr>
                                        <w:top w:val="none" w:sz="0" w:space="0" w:color="auto"/>
                                        <w:left w:val="none" w:sz="0" w:space="0" w:color="auto"/>
                                        <w:bottom w:val="none" w:sz="0" w:space="0" w:color="auto"/>
                                        <w:right w:val="none" w:sz="0" w:space="0" w:color="auto"/>
                                      </w:divBdr>
                                      <w:divsChild>
                                        <w:div w:id="1420368051">
                                          <w:marLeft w:val="0"/>
                                          <w:marRight w:val="0"/>
                                          <w:marTop w:val="0"/>
                                          <w:marBottom w:val="0"/>
                                          <w:divBdr>
                                            <w:top w:val="none" w:sz="0" w:space="0" w:color="auto"/>
                                            <w:left w:val="none" w:sz="0" w:space="0" w:color="auto"/>
                                            <w:bottom w:val="none" w:sz="0" w:space="0" w:color="auto"/>
                                            <w:right w:val="none" w:sz="0" w:space="0" w:color="auto"/>
                                          </w:divBdr>
                                          <w:divsChild>
                                            <w:div w:id="99495741">
                                              <w:marLeft w:val="0"/>
                                              <w:marRight w:val="0"/>
                                              <w:marTop w:val="0"/>
                                              <w:marBottom w:val="0"/>
                                              <w:divBdr>
                                                <w:top w:val="single" w:sz="6" w:space="0" w:color="E1E1E1"/>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2303532">
      <w:bodyDiv w:val="1"/>
      <w:marLeft w:val="0"/>
      <w:marRight w:val="0"/>
      <w:marTop w:val="0"/>
      <w:marBottom w:val="0"/>
      <w:divBdr>
        <w:top w:val="none" w:sz="0" w:space="0" w:color="auto"/>
        <w:left w:val="none" w:sz="0" w:space="0" w:color="auto"/>
        <w:bottom w:val="none" w:sz="0" w:space="0" w:color="auto"/>
        <w:right w:val="none" w:sz="0" w:space="0" w:color="auto"/>
      </w:divBdr>
      <w:divsChild>
        <w:div w:id="132524930">
          <w:marLeft w:val="0"/>
          <w:marRight w:val="0"/>
          <w:marTop w:val="0"/>
          <w:marBottom w:val="0"/>
          <w:divBdr>
            <w:top w:val="none" w:sz="0" w:space="0" w:color="auto"/>
            <w:left w:val="none" w:sz="0" w:space="0" w:color="auto"/>
            <w:bottom w:val="none" w:sz="0" w:space="0" w:color="auto"/>
            <w:right w:val="none" w:sz="0" w:space="0" w:color="auto"/>
          </w:divBdr>
          <w:divsChild>
            <w:div w:id="565846275">
              <w:marLeft w:val="0"/>
              <w:marRight w:val="0"/>
              <w:marTop w:val="0"/>
              <w:marBottom w:val="0"/>
              <w:divBdr>
                <w:top w:val="none" w:sz="0" w:space="0" w:color="auto"/>
                <w:left w:val="none" w:sz="0" w:space="0" w:color="auto"/>
                <w:bottom w:val="none" w:sz="0" w:space="0" w:color="auto"/>
                <w:right w:val="none" w:sz="0" w:space="0" w:color="auto"/>
              </w:divBdr>
            </w:div>
          </w:divsChild>
        </w:div>
        <w:div w:id="1259828992">
          <w:marLeft w:val="0"/>
          <w:marRight w:val="0"/>
          <w:marTop w:val="0"/>
          <w:marBottom w:val="0"/>
          <w:divBdr>
            <w:top w:val="none" w:sz="0" w:space="0" w:color="auto"/>
            <w:left w:val="none" w:sz="0" w:space="0" w:color="auto"/>
            <w:bottom w:val="none" w:sz="0" w:space="0" w:color="auto"/>
            <w:right w:val="none" w:sz="0" w:space="0" w:color="auto"/>
          </w:divBdr>
          <w:divsChild>
            <w:div w:id="1951474319">
              <w:marLeft w:val="0"/>
              <w:marRight w:val="0"/>
              <w:marTop w:val="0"/>
              <w:marBottom w:val="0"/>
              <w:divBdr>
                <w:top w:val="none" w:sz="0" w:space="0" w:color="auto"/>
                <w:left w:val="none" w:sz="0" w:space="0" w:color="auto"/>
                <w:bottom w:val="none" w:sz="0" w:space="0" w:color="auto"/>
                <w:right w:val="none" w:sz="0" w:space="0" w:color="auto"/>
              </w:divBdr>
            </w:div>
          </w:divsChild>
        </w:div>
        <w:div w:id="1276329555">
          <w:marLeft w:val="0"/>
          <w:marRight w:val="0"/>
          <w:marTop w:val="0"/>
          <w:marBottom w:val="0"/>
          <w:divBdr>
            <w:top w:val="none" w:sz="0" w:space="0" w:color="auto"/>
            <w:left w:val="none" w:sz="0" w:space="0" w:color="auto"/>
            <w:bottom w:val="none" w:sz="0" w:space="0" w:color="auto"/>
            <w:right w:val="none" w:sz="0" w:space="0" w:color="auto"/>
          </w:divBdr>
          <w:divsChild>
            <w:div w:id="1452555997">
              <w:marLeft w:val="0"/>
              <w:marRight w:val="0"/>
              <w:marTop w:val="0"/>
              <w:marBottom w:val="0"/>
              <w:divBdr>
                <w:top w:val="none" w:sz="0" w:space="0" w:color="auto"/>
                <w:left w:val="none" w:sz="0" w:space="0" w:color="auto"/>
                <w:bottom w:val="none" w:sz="0" w:space="0" w:color="auto"/>
                <w:right w:val="none" w:sz="0" w:space="0" w:color="auto"/>
              </w:divBdr>
            </w:div>
          </w:divsChild>
        </w:div>
        <w:div w:id="1926841123">
          <w:marLeft w:val="0"/>
          <w:marRight w:val="0"/>
          <w:marTop w:val="0"/>
          <w:marBottom w:val="0"/>
          <w:divBdr>
            <w:top w:val="none" w:sz="0" w:space="0" w:color="auto"/>
            <w:left w:val="none" w:sz="0" w:space="0" w:color="auto"/>
            <w:bottom w:val="none" w:sz="0" w:space="0" w:color="auto"/>
            <w:right w:val="none" w:sz="0" w:space="0" w:color="auto"/>
          </w:divBdr>
          <w:divsChild>
            <w:div w:id="53249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8560">
      <w:bodyDiv w:val="1"/>
      <w:marLeft w:val="0"/>
      <w:marRight w:val="0"/>
      <w:marTop w:val="0"/>
      <w:marBottom w:val="0"/>
      <w:divBdr>
        <w:top w:val="none" w:sz="0" w:space="0" w:color="auto"/>
        <w:left w:val="none" w:sz="0" w:space="0" w:color="auto"/>
        <w:bottom w:val="none" w:sz="0" w:space="0" w:color="auto"/>
        <w:right w:val="none" w:sz="0" w:space="0" w:color="auto"/>
      </w:divBdr>
    </w:div>
    <w:div w:id="1282302800">
      <w:bodyDiv w:val="1"/>
      <w:marLeft w:val="0"/>
      <w:marRight w:val="0"/>
      <w:marTop w:val="0"/>
      <w:marBottom w:val="0"/>
      <w:divBdr>
        <w:top w:val="none" w:sz="0" w:space="0" w:color="auto"/>
        <w:left w:val="none" w:sz="0" w:space="0" w:color="auto"/>
        <w:bottom w:val="none" w:sz="0" w:space="0" w:color="auto"/>
        <w:right w:val="none" w:sz="0" w:space="0" w:color="auto"/>
      </w:divBdr>
    </w:div>
    <w:div w:id="1284312386">
      <w:bodyDiv w:val="1"/>
      <w:marLeft w:val="0"/>
      <w:marRight w:val="0"/>
      <w:marTop w:val="0"/>
      <w:marBottom w:val="0"/>
      <w:divBdr>
        <w:top w:val="none" w:sz="0" w:space="0" w:color="auto"/>
        <w:left w:val="none" w:sz="0" w:space="0" w:color="auto"/>
        <w:bottom w:val="none" w:sz="0" w:space="0" w:color="auto"/>
        <w:right w:val="none" w:sz="0" w:space="0" w:color="auto"/>
      </w:divBdr>
    </w:div>
    <w:div w:id="1286541993">
      <w:bodyDiv w:val="1"/>
      <w:marLeft w:val="0"/>
      <w:marRight w:val="0"/>
      <w:marTop w:val="0"/>
      <w:marBottom w:val="0"/>
      <w:divBdr>
        <w:top w:val="none" w:sz="0" w:space="0" w:color="auto"/>
        <w:left w:val="none" w:sz="0" w:space="0" w:color="auto"/>
        <w:bottom w:val="none" w:sz="0" w:space="0" w:color="auto"/>
        <w:right w:val="none" w:sz="0" w:space="0" w:color="auto"/>
      </w:divBdr>
    </w:div>
    <w:div w:id="1295451438">
      <w:bodyDiv w:val="1"/>
      <w:marLeft w:val="0"/>
      <w:marRight w:val="0"/>
      <w:marTop w:val="0"/>
      <w:marBottom w:val="0"/>
      <w:divBdr>
        <w:top w:val="none" w:sz="0" w:space="0" w:color="auto"/>
        <w:left w:val="none" w:sz="0" w:space="0" w:color="auto"/>
        <w:bottom w:val="none" w:sz="0" w:space="0" w:color="auto"/>
        <w:right w:val="none" w:sz="0" w:space="0" w:color="auto"/>
      </w:divBdr>
      <w:divsChild>
        <w:div w:id="339702611">
          <w:marLeft w:val="0"/>
          <w:marRight w:val="0"/>
          <w:marTop w:val="0"/>
          <w:marBottom w:val="0"/>
          <w:divBdr>
            <w:top w:val="none" w:sz="0" w:space="0" w:color="auto"/>
            <w:left w:val="none" w:sz="0" w:space="0" w:color="auto"/>
            <w:bottom w:val="none" w:sz="0" w:space="0" w:color="auto"/>
            <w:right w:val="none" w:sz="0" w:space="0" w:color="auto"/>
          </w:divBdr>
        </w:div>
        <w:div w:id="789936106">
          <w:marLeft w:val="0"/>
          <w:marRight w:val="0"/>
          <w:marTop w:val="0"/>
          <w:marBottom w:val="0"/>
          <w:divBdr>
            <w:top w:val="none" w:sz="0" w:space="0" w:color="auto"/>
            <w:left w:val="none" w:sz="0" w:space="0" w:color="auto"/>
            <w:bottom w:val="none" w:sz="0" w:space="0" w:color="auto"/>
            <w:right w:val="none" w:sz="0" w:space="0" w:color="auto"/>
          </w:divBdr>
        </w:div>
        <w:div w:id="936521794">
          <w:marLeft w:val="0"/>
          <w:marRight w:val="0"/>
          <w:marTop w:val="0"/>
          <w:marBottom w:val="0"/>
          <w:divBdr>
            <w:top w:val="none" w:sz="0" w:space="0" w:color="auto"/>
            <w:left w:val="none" w:sz="0" w:space="0" w:color="auto"/>
            <w:bottom w:val="none" w:sz="0" w:space="0" w:color="auto"/>
            <w:right w:val="none" w:sz="0" w:space="0" w:color="auto"/>
          </w:divBdr>
        </w:div>
        <w:div w:id="972058591">
          <w:marLeft w:val="0"/>
          <w:marRight w:val="0"/>
          <w:marTop w:val="0"/>
          <w:marBottom w:val="0"/>
          <w:divBdr>
            <w:top w:val="none" w:sz="0" w:space="0" w:color="auto"/>
            <w:left w:val="none" w:sz="0" w:space="0" w:color="auto"/>
            <w:bottom w:val="none" w:sz="0" w:space="0" w:color="auto"/>
            <w:right w:val="none" w:sz="0" w:space="0" w:color="auto"/>
          </w:divBdr>
        </w:div>
        <w:div w:id="1101877618">
          <w:marLeft w:val="0"/>
          <w:marRight w:val="0"/>
          <w:marTop w:val="0"/>
          <w:marBottom w:val="0"/>
          <w:divBdr>
            <w:top w:val="none" w:sz="0" w:space="0" w:color="auto"/>
            <w:left w:val="none" w:sz="0" w:space="0" w:color="auto"/>
            <w:bottom w:val="none" w:sz="0" w:space="0" w:color="auto"/>
            <w:right w:val="none" w:sz="0" w:space="0" w:color="auto"/>
          </w:divBdr>
        </w:div>
        <w:div w:id="1504934912">
          <w:marLeft w:val="0"/>
          <w:marRight w:val="0"/>
          <w:marTop w:val="0"/>
          <w:marBottom w:val="0"/>
          <w:divBdr>
            <w:top w:val="none" w:sz="0" w:space="0" w:color="auto"/>
            <w:left w:val="none" w:sz="0" w:space="0" w:color="auto"/>
            <w:bottom w:val="none" w:sz="0" w:space="0" w:color="auto"/>
            <w:right w:val="none" w:sz="0" w:space="0" w:color="auto"/>
          </w:divBdr>
        </w:div>
        <w:div w:id="1698702814">
          <w:marLeft w:val="0"/>
          <w:marRight w:val="0"/>
          <w:marTop w:val="0"/>
          <w:marBottom w:val="0"/>
          <w:divBdr>
            <w:top w:val="none" w:sz="0" w:space="0" w:color="auto"/>
            <w:left w:val="none" w:sz="0" w:space="0" w:color="auto"/>
            <w:bottom w:val="none" w:sz="0" w:space="0" w:color="auto"/>
            <w:right w:val="none" w:sz="0" w:space="0" w:color="auto"/>
          </w:divBdr>
        </w:div>
        <w:div w:id="1747457204">
          <w:marLeft w:val="0"/>
          <w:marRight w:val="0"/>
          <w:marTop w:val="0"/>
          <w:marBottom w:val="0"/>
          <w:divBdr>
            <w:top w:val="none" w:sz="0" w:space="0" w:color="auto"/>
            <w:left w:val="none" w:sz="0" w:space="0" w:color="auto"/>
            <w:bottom w:val="none" w:sz="0" w:space="0" w:color="auto"/>
            <w:right w:val="none" w:sz="0" w:space="0" w:color="auto"/>
          </w:divBdr>
        </w:div>
        <w:div w:id="1885865627">
          <w:marLeft w:val="0"/>
          <w:marRight w:val="0"/>
          <w:marTop w:val="0"/>
          <w:marBottom w:val="0"/>
          <w:divBdr>
            <w:top w:val="none" w:sz="0" w:space="0" w:color="auto"/>
            <w:left w:val="none" w:sz="0" w:space="0" w:color="auto"/>
            <w:bottom w:val="none" w:sz="0" w:space="0" w:color="auto"/>
            <w:right w:val="none" w:sz="0" w:space="0" w:color="auto"/>
          </w:divBdr>
        </w:div>
        <w:div w:id="1959411802">
          <w:marLeft w:val="0"/>
          <w:marRight w:val="0"/>
          <w:marTop w:val="0"/>
          <w:marBottom w:val="0"/>
          <w:divBdr>
            <w:top w:val="none" w:sz="0" w:space="0" w:color="auto"/>
            <w:left w:val="none" w:sz="0" w:space="0" w:color="auto"/>
            <w:bottom w:val="none" w:sz="0" w:space="0" w:color="auto"/>
            <w:right w:val="none" w:sz="0" w:space="0" w:color="auto"/>
          </w:divBdr>
        </w:div>
        <w:div w:id="2111731735">
          <w:marLeft w:val="0"/>
          <w:marRight w:val="0"/>
          <w:marTop w:val="0"/>
          <w:marBottom w:val="0"/>
          <w:divBdr>
            <w:top w:val="none" w:sz="0" w:space="0" w:color="auto"/>
            <w:left w:val="none" w:sz="0" w:space="0" w:color="auto"/>
            <w:bottom w:val="none" w:sz="0" w:space="0" w:color="auto"/>
            <w:right w:val="none" w:sz="0" w:space="0" w:color="auto"/>
          </w:divBdr>
        </w:div>
      </w:divsChild>
    </w:div>
    <w:div w:id="1299410331">
      <w:bodyDiv w:val="1"/>
      <w:marLeft w:val="0"/>
      <w:marRight w:val="0"/>
      <w:marTop w:val="0"/>
      <w:marBottom w:val="0"/>
      <w:divBdr>
        <w:top w:val="none" w:sz="0" w:space="0" w:color="auto"/>
        <w:left w:val="none" w:sz="0" w:space="0" w:color="auto"/>
        <w:bottom w:val="none" w:sz="0" w:space="0" w:color="auto"/>
        <w:right w:val="none" w:sz="0" w:space="0" w:color="auto"/>
      </w:divBdr>
    </w:div>
    <w:div w:id="1306280890">
      <w:marLeft w:val="0"/>
      <w:marRight w:val="0"/>
      <w:marTop w:val="0"/>
      <w:marBottom w:val="0"/>
      <w:divBdr>
        <w:top w:val="none" w:sz="0" w:space="0" w:color="auto"/>
        <w:left w:val="none" w:sz="0" w:space="0" w:color="auto"/>
        <w:bottom w:val="none" w:sz="0" w:space="0" w:color="auto"/>
        <w:right w:val="none" w:sz="0" w:space="0" w:color="auto"/>
      </w:divBdr>
    </w:div>
    <w:div w:id="1314212199">
      <w:bodyDiv w:val="1"/>
      <w:marLeft w:val="0"/>
      <w:marRight w:val="0"/>
      <w:marTop w:val="0"/>
      <w:marBottom w:val="0"/>
      <w:divBdr>
        <w:top w:val="none" w:sz="0" w:space="0" w:color="auto"/>
        <w:left w:val="none" w:sz="0" w:space="0" w:color="auto"/>
        <w:bottom w:val="none" w:sz="0" w:space="0" w:color="auto"/>
        <w:right w:val="none" w:sz="0" w:space="0" w:color="auto"/>
      </w:divBdr>
    </w:div>
    <w:div w:id="1314987537">
      <w:bodyDiv w:val="1"/>
      <w:marLeft w:val="0"/>
      <w:marRight w:val="0"/>
      <w:marTop w:val="0"/>
      <w:marBottom w:val="0"/>
      <w:divBdr>
        <w:top w:val="none" w:sz="0" w:space="0" w:color="auto"/>
        <w:left w:val="none" w:sz="0" w:space="0" w:color="auto"/>
        <w:bottom w:val="none" w:sz="0" w:space="0" w:color="auto"/>
        <w:right w:val="none" w:sz="0" w:space="0" w:color="auto"/>
      </w:divBdr>
    </w:div>
    <w:div w:id="1320573568">
      <w:bodyDiv w:val="1"/>
      <w:marLeft w:val="0"/>
      <w:marRight w:val="0"/>
      <w:marTop w:val="0"/>
      <w:marBottom w:val="0"/>
      <w:divBdr>
        <w:top w:val="none" w:sz="0" w:space="0" w:color="auto"/>
        <w:left w:val="none" w:sz="0" w:space="0" w:color="auto"/>
        <w:bottom w:val="none" w:sz="0" w:space="0" w:color="auto"/>
        <w:right w:val="none" w:sz="0" w:space="0" w:color="auto"/>
      </w:divBdr>
    </w:div>
    <w:div w:id="1323583742">
      <w:bodyDiv w:val="1"/>
      <w:marLeft w:val="0"/>
      <w:marRight w:val="0"/>
      <w:marTop w:val="0"/>
      <w:marBottom w:val="0"/>
      <w:divBdr>
        <w:top w:val="none" w:sz="0" w:space="0" w:color="auto"/>
        <w:left w:val="none" w:sz="0" w:space="0" w:color="auto"/>
        <w:bottom w:val="none" w:sz="0" w:space="0" w:color="auto"/>
        <w:right w:val="none" w:sz="0" w:space="0" w:color="auto"/>
      </w:divBdr>
    </w:div>
    <w:div w:id="1351418796">
      <w:bodyDiv w:val="1"/>
      <w:marLeft w:val="0"/>
      <w:marRight w:val="0"/>
      <w:marTop w:val="0"/>
      <w:marBottom w:val="0"/>
      <w:divBdr>
        <w:top w:val="none" w:sz="0" w:space="0" w:color="auto"/>
        <w:left w:val="none" w:sz="0" w:space="0" w:color="auto"/>
        <w:bottom w:val="none" w:sz="0" w:space="0" w:color="auto"/>
        <w:right w:val="none" w:sz="0" w:space="0" w:color="auto"/>
      </w:divBdr>
    </w:div>
    <w:div w:id="1362392930">
      <w:bodyDiv w:val="1"/>
      <w:marLeft w:val="0"/>
      <w:marRight w:val="0"/>
      <w:marTop w:val="0"/>
      <w:marBottom w:val="0"/>
      <w:divBdr>
        <w:top w:val="none" w:sz="0" w:space="0" w:color="auto"/>
        <w:left w:val="none" w:sz="0" w:space="0" w:color="auto"/>
        <w:bottom w:val="none" w:sz="0" w:space="0" w:color="auto"/>
        <w:right w:val="none" w:sz="0" w:space="0" w:color="auto"/>
      </w:divBdr>
    </w:div>
    <w:div w:id="1368023404">
      <w:bodyDiv w:val="1"/>
      <w:marLeft w:val="0"/>
      <w:marRight w:val="0"/>
      <w:marTop w:val="0"/>
      <w:marBottom w:val="0"/>
      <w:divBdr>
        <w:top w:val="none" w:sz="0" w:space="0" w:color="auto"/>
        <w:left w:val="none" w:sz="0" w:space="0" w:color="auto"/>
        <w:bottom w:val="none" w:sz="0" w:space="0" w:color="auto"/>
        <w:right w:val="none" w:sz="0" w:space="0" w:color="auto"/>
      </w:divBdr>
    </w:div>
    <w:div w:id="1368799816">
      <w:bodyDiv w:val="1"/>
      <w:marLeft w:val="0"/>
      <w:marRight w:val="0"/>
      <w:marTop w:val="0"/>
      <w:marBottom w:val="0"/>
      <w:divBdr>
        <w:top w:val="none" w:sz="0" w:space="0" w:color="auto"/>
        <w:left w:val="none" w:sz="0" w:space="0" w:color="auto"/>
        <w:bottom w:val="none" w:sz="0" w:space="0" w:color="auto"/>
        <w:right w:val="none" w:sz="0" w:space="0" w:color="auto"/>
      </w:divBdr>
      <w:divsChild>
        <w:div w:id="1218543136">
          <w:marLeft w:val="0"/>
          <w:marRight w:val="0"/>
          <w:marTop w:val="0"/>
          <w:marBottom w:val="0"/>
          <w:divBdr>
            <w:top w:val="none" w:sz="0" w:space="0" w:color="auto"/>
            <w:left w:val="none" w:sz="0" w:space="0" w:color="auto"/>
            <w:bottom w:val="none" w:sz="0" w:space="0" w:color="auto"/>
            <w:right w:val="none" w:sz="0" w:space="0" w:color="auto"/>
          </w:divBdr>
        </w:div>
      </w:divsChild>
    </w:div>
    <w:div w:id="1372336985">
      <w:bodyDiv w:val="1"/>
      <w:marLeft w:val="0"/>
      <w:marRight w:val="0"/>
      <w:marTop w:val="0"/>
      <w:marBottom w:val="0"/>
      <w:divBdr>
        <w:top w:val="none" w:sz="0" w:space="0" w:color="auto"/>
        <w:left w:val="none" w:sz="0" w:space="0" w:color="auto"/>
        <w:bottom w:val="none" w:sz="0" w:space="0" w:color="auto"/>
        <w:right w:val="none" w:sz="0" w:space="0" w:color="auto"/>
      </w:divBdr>
    </w:div>
    <w:div w:id="1385787710">
      <w:bodyDiv w:val="1"/>
      <w:marLeft w:val="0"/>
      <w:marRight w:val="0"/>
      <w:marTop w:val="0"/>
      <w:marBottom w:val="0"/>
      <w:divBdr>
        <w:top w:val="none" w:sz="0" w:space="0" w:color="auto"/>
        <w:left w:val="none" w:sz="0" w:space="0" w:color="auto"/>
        <w:bottom w:val="none" w:sz="0" w:space="0" w:color="auto"/>
        <w:right w:val="none" w:sz="0" w:space="0" w:color="auto"/>
      </w:divBdr>
    </w:div>
    <w:div w:id="1387408406">
      <w:bodyDiv w:val="1"/>
      <w:marLeft w:val="0"/>
      <w:marRight w:val="0"/>
      <w:marTop w:val="0"/>
      <w:marBottom w:val="0"/>
      <w:divBdr>
        <w:top w:val="none" w:sz="0" w:space="0" w:color="auto"/>
        <w:left w:val="none" w:sz="0" w:space="0" w:color="auto"/>
        <w:bottom w:val="none" w:sz="0" w:space="0" w:color="auto"/>
        <w:right w:val="none" w:sz="0" w:space="0" w:color="auto"/>
      </w:divBdr>
    </w:div>
    <w:div w:id="1394699498">
      <w:bodyDiv w:val="1"/>
      <w:marLeft w:val="0"/>
      <w:marRight w:val="0"/>
      <w:marTop w:val="0"/>
      <w:marBottom w:val="0"/>
      <w:divBdr>
        <w:top w:val="none" w:sz="0" w:space="0" w:color="auto"/>
        <w:left w:val="none" w:sz="0" w:space="0" w:color="auto"/>
        <w:bottom w:val="none" w:sz="0" w:space="0" w:color="auto"/>
        <w:right w:val="none" w:sz="0" w:space="0" w:color="auto"/>
      </w:divBdr>
    </w:div>
    <w:div w:id="1426265613">
      <w:bodyDiv w:val="1"/>
      <w:marLeft w:val="0"/>
      <w:marRight w:val="0"/>
      <w:marTop w:val="0"/>
      <w:marBottom w:val="0"/>
      <w:divBdr>
        <w:top w:val="none" w:sz="0" w:space="0" w:color="auto"/>
        <w:left w:val="none" w:sz="0" w:space="0" w:color="auto"/>
        <w:bottom w:val="none" w:sz="0" w:space="0" w:color="auto"/>
        <w:right w:val="none" w:sz="0" w:space="0" w:color="auto"/>
      </w:divBdr>
    </w:div>
    <w:div w:id="1440249251">
      <w:bodyDiv w:val="1"/>
      <w:marLeft w:val="0"/>
      <w:marRight w:val="0"/>
      <w:marTop w:val="0"/>
      <w:marBottom w:val="0"/>
      <w:divBdr>
        <w:top w:val="none" w:sz="0" w:space="0" w:color="auto"/>
        <w:left w:val="none" w:sz="0" w:space="0" w:color="auto"/>
        <w:bottom w:val="none" w:sz="0" w:space="0" w:color="auto"/>
        <w:right w:val="none" w:sz="0" w:space="0" w:color="auto"/>
      </w:divBdr>
    </w:div>
    <w:div w:id="1443837364">
      <w:bodyDiv w:val="1"/>
      <w:marLeft w:val="0"/>
      <w:marRight w:val="0"/>
      <w:marTop w:val="0"/>
      <w:marBottom w:val="0"/>
      <w:divBdr>
        <w:top w:val="none" w:sz="0" w:space="0" w:color="auto"/>
        <w:left w:val="none" w:sz="0" w:space="0" w:color="auto"/>
        <w:bottom w:val="none" w:sz="0" w:space="0" w:color="auto"/>
        <w:right w:val="none" w:sz="0" w:space="0" w:color="auto"/>
      </w:divBdr>
    </w:div>
    <w:div w:id="1446316579">
      <w:bodyDiv w:val="1"/>
      <w:marLeft w:val="0"/>
      <w:marRight w:val="0"/>
      <w:marTop w:val="0"/>
      <w:marBottom w:val="0"/>
      <w:divBdr>
        <w:top w:val="none" w:sz="0" w:space="0" w:color="auto"/>
        <w:left w:val="none" w:sz="0" w:space="0" w:color="auto"/>
        <w:bottom w:val="none" w:sz="0" w:space="0" w:color="auto"/>
        <w:right w:val="none" w:sz="0" w:space="0" w:color="auto"/>
      </w:divBdr>
    </w:div>
    <w:div w:id="1448547734">
      <w:bodyDiv w:val="1"/>
      <w:marLeft w:val="0"/>
      <w:marRight w:val="0"/>
      <w:marTop w:val="0"/>
      <w:marBottom w:val="0"/>
      <w:divBdr>
        <w:top w:val="none" w:sz="0" w:space="0" w:color="auto"/>
        <w:left w:val="none" w:sz="0" w:space="0" w:color="auto"/>
        <w:bottom w:val="none" w:sz="0" w:space="0" w:color="auto"/>
        <w:right w:val="none" w:sz="0" w:space="0" w:color="auto"/>
      </w:divBdr>
      <w:divsChild>
        <w:div w:id="119417911">
          <w:marLeft w:val="0"/>
          <w:marRight w:val="0"/>
          <w:marTop w:val="0"/>
          <w:marBottom w:val="0"/>
          <w:divBdr>
            <w:top w:val="none" w:sz="0" w:space="0" w:color="auto"/>
            <w:left w:val="none" w:sz="0" w:space="0" w:color="auto"/>
            <w:bottom w:val="none" w:sz="0" w:space="0" w:color="auto"/>
            <w:right w:val="none" w:sz="0" w:space="0" w:color="auto"/>
          </w:divBdr>
        </w:div>
      </w:divsChild>
    </w:div>
    <w:div w:id="1453284642">
      <w:bodyDiv w:val="1"/>
      <w:marLeft w:val="0"/>
      <w:marRight w:val="0"/>
      <w:marTop w:val="0"/>
      <w:marBottom w:val="0"/>
      <w:divBdr>
        <w:top w:val="none" w:sz="0" w:space="0" w:color="auto"/>
        <w:left w:val="none" w:sz="0" w:space="0" w:color="auto"/>
        <w:bottom w:val="none" w:sz="0" w:space="0" w:color="auto"/>
        <w:right w:val="none" w:sz="0" w:space="0" w:color="auto"/>
      </w:divBdr>
    </w:div>
    <w:div w:id="1456175163">
      <w:bodyDiv w:val="1"/>
      <w:marLeft w:val="0"/>
      <w:marRight w:val="0"/>
      <w:marTop w:val="0"/>
      <w:marBottom w:val="0"/>
      <w:divBdr>
        <w:top w:val="none" w:sz="0" w:space="0" w:color="auto"/>
        <w:left w:val="none" w:sz="0" w:space="0" w:color="auto"/>
        <w:bottom w:val="none" w:sz="0" w:space="0" w:color="auto"/>
        <w:right w:val="none" w:sz="0" w:space="0" w:color="auto"/>
      </w:divBdr>
    </w:div>
    <w:div w:id="1487355040">
      <w:bodyDiv w:val="1"/>
      <w:marLeft w:val="0"/>
      <w:marRight w:val="0"/>
      <w:marTop w:val="0"/>
      <w:marBottom w:val="0"/>
      <w:divBdr>
        <w:top w:val="none" w:sz="0" w:space="0" w:color="auto"/>
        <w:left w:val="none" w:sz="0" w:space="0" w:color="auto"/>
        <w:bottom w:val="none" w:sz="0" w:space="0" w:color="auto"/>
        <w:right w:val="none" w:sz="0" w:space="0" w:color="auto"/>
      </w:divBdr>
    </w:div>
    <w:div w:id="1492329111">
      <w:bodyDiv w:val="1"/>
      <w:marLeft w:val="0"/>
      <w:marRight w:val="0"/>
      <w:marTop w:val="0"/>
      <w:marBottom w:val="0"/>
      <w:divBdr>
        <w:top w:val="none" w:sz="0" w:space="0" w:color="auto"/>
        <w:left w:val="none" w:sz="0" w:space="0" w:color="auto"/>
        <w:bottom w:val="none" w:sz="0" w:space="0" w:color="auto"/>
        <w:right w:val="none" w:sz="0" w:space="0" w:color="auto"/>
      </w:divBdr>
    </w:div>
    <w:div w:id="1554662010">
      <w:bodyDiv w:val="1"/>
      <w:marLeft w:val="0"/>
      <w:marRight w:val="0"/>
      <w:marTop w:val="0"/>
      <w:marBottom w:val="0"/>
      <w:divBdr>
        <w:top w:val="none" w:sz="0" w:space="0" w:color="auto"/>
        <w:left w:val="none" w:sz="0" w:space="0" w:color="auto"/>
        <w:bottom w:val="none" w:sz="0" w:space="0" w:color="auto"/>
        <w:right w:val="none" w:sz="0" w:space="0" w:color="auto"/>
      </w:divBdr>
    </w:div>
    <w:div w:id="1560706075">
      <w:bodyDiv w:val="1"/>
      <w:marLeft w:val="0"/>
      <w:marRight w:val="0"/>
      <w:marTop w:val="0"/>
      <w:marBottom w:val="0"/>
      <w:divBdr>
        <w:top w:val="none" w:sz="0" w:space="0" w:color="auto"/>
        <w:left w:val="none" w:sz="0" w:space="0" w:color="auto"/>
        <w:bottom w:val="none" w:sz="0" w:space="0" w:color="auto"/>
        <w:right w:val="none" w:sz="0" w:space="0" w:color="auto"/>
      </w:divBdr>
    </w:div>
    <w:div w:id="1566529592">
      <w:bodyDiv w:val="1"/>
      <w:marLeft w:val="0"/>
      <w:marRight w:val="0"/>
      <w:marTop w:val="0"/>
      <w:marBottom w:val="0"/>
      <w:divBdr>
        <w:top w:val="none" w:sz="0" w:space="0" w:color="auto"/>
        <w:left w:val="none" w:sz="0" w:space="0" w:color="auto"/>
        <w:bottom w:val="none" w:sz="0" w:space="0" w:color="auto"/>
        <w:right w:val="none" w:sz="0" w:space="0" w:color="auto"/>
      </w:divBdr>
    </w:div>
    <w:div w:id="1567228024">
      <w:bodyDiv w:val="1"/>
      <w:marLeft w:val="0"/>
      <w:marRight w:val="0"/>
      <w:marTop w:val="0"/>
      <w:marBottom w:val="0"/>
      <w:divBdr>
        <w:top w:val="none" w:sz="0" w:space="0" w:color="auto"/>
        <w:left w:val="none" w:sz="0" w:space="0" w:color="auto"/>
        <w:bottom w:val="none" w:sz="0" w:space="0" w:color="auto"/>
        <w:right w:val="none" w:sz="0" w:space="0" w:color="auto"/>
      </w:divBdr>
      <w:divsChild>
        <w:div w:id="257061658">
          <w:marLeft w:val="0"/>
          <w:marRight w:val="0"/>
          <w:marTop w:val="0"/>
          <w:marBottom w:val="0"/>
          <w:divBdr>
            <w:top w:val="none" w:sz="0" w:space="0" w:color="auto"/>
            <w:left w:val="none" w:sz="0" w:space="0" w:color="auto"/>
            <w:bottom w:val="none" w:sz="0" w:space="0" w:color="auto"/>
            <w:right w:val="none" w:sz="0" w:space="0" w:color="auto"/>
          </w:divBdr>
        </w:div>
        <w:div w:id="264847654">
          <w:marLeft w:val="0"/>
          <w:marRight w:val="0"/>
          <w:marTop w:val="0"/>
          <w:marBottom w:val="0"/>
          <w:divBdr>
            <w:top w:val="none" w:sz="0" w:space="0" w:color="auto"/>
            <w:left w:val="none" w:sz="0" w:space="0" w:color="auto"/>
            <w:bottom w:val="none" w:sz="0" w:space="0" w:color="auto"/>
            <w:right w:val="none" w:sz="0" w:space="0" w:color="auto"/>
          </w:divBdr>
        </w:div>
        <w:div w:id="302273121">
          <w:marLeft w:val="0"/>
          <w:marRight w:val="0"/>
          <w:marTop w:val="0"/>
          <w:marBottom w:val="0"/>
          <w:divBdr>
            <w:top w:val="none" w:sz="0" w:space="0" w:color="auto"/>
            <w:left w:val="none" w:sz="0" w:space="0" w:color="auto"/>
            <w:bottom w:val="none" w:sz="0" w:space="0" w:color="auto"/>
            <w:right w:val="none" w:sz="0" w:space="0" w:color="auto"/>
          </w:divBdr>
        </w:div>
        <w:div w:id="356466408">
          <w:marLeft w:val="0"/>
          <w:marRight w:val="0"/>
          <w:marTop w:val="0"/>
          <w:marBottom w:val="0"/>
          <w:divBdr>
            <w:top w:val="none" w:sz="0" w:space="0" w:color="auto"/>
            <w:left w:val="none" w:sz="0" w:space="0" w:color="auto"/>
            <w:bottom w:val="none" w:sz="0" w:space="0" w:color="auto"/>
            <w:right w:val="none" w:sz="0" w:space="0" w:color="auto"/>
          </w:divBdr>
        </w:div>
        <w:div w:id="553352268">
          <w:marLeft w:val="0"/>
          <w:marRight w:val="0"/>
          <w:marTop w:val="0"/>
          <w:marBottom w:val="0"/>
          <w:divBdr>
            <w:top w:val="none" w:sz="0" w:space="0" w:color="auto"/>
            <w:left w:val="none" w:sz="0" w:space="0" w:color="auto"/>
            <w:bottom w:val="none" w:sz="0" w:space="0" w:color="auto"/>
            <w:right w:val="none" w:sz="0" w:space="0" w:color="auto"/>
          </w:divBdr>
        </w:div>
        <w:div w:id="1381249531">
          <w:marLeft w:val="0"/>
          <w:marRight w:val="0"/>
          <w:marTop w:val="0"/>
          <w:marBottom w:val="0"/>
          <w:divBdr>
            <w:top w:val="none" w:sz="0" w:space="0" w:color="auto"/>
            <w:left w:val="none" w:sz="0" w:space="0" w:color="auto"/>
            <w:bottom w:val="none" w:sz="0" w:space="0" w:color="auto"/>
            <w:right w:val="none" w:sz="0" w:space="0" w:color="auto"/>
          </w:divBdr>
        </w:div>
        <w:div w:id="1519658813">
          <w:marLeft w:val="0"/>
          <w:marRight w:val="0"/>
          <w:marTop w:val="0"/>
          <w:marBottom w:val="0"/>
          <w:divBdr>
            <w:top w:val="none" w:sz="0" w:space="0" w:color="auto"/>
            <w:left w:val="none" w:sz="0" w:space="0" w:color="auto"/>
            <w:bottom w:val="none" w:sz="0" w:space="0" w:color="auto"/>
            <w:right w:val="none" w:sz="0" w:space="0" w:color="auto"/>
          </w:divBdr>
        </w:div>
        <w:div w:id="1581140594">
          <w:marLeft w:val="0"/>
          <w:marRight w:val="0"/>
          <w:marTop w:val="0"/>
          <w:marBottom w:val="0"/>
          <w:divBdr>
            <w:top w:val="none" w:sz="0" w:space="0" w:color="auto"/>
            <w:left w:val="none" w:sz="0" w:space="0" w:color="auto"/>
            <w:bottom w:val="none" w:sz="0" w:space="0" w:color="auto"/>
            <w:right w:val="none" w:sz="0" w:space="0" w:color="auto"/>
          </w:divBdr>
        </w:div>
        <w:div w:id="1725178655">
          <w:marLeft w:val="0"/>
          <w:marRight w:val="0"/>
          <w:marTop w:val="0"/>
          <w:marBottom w:val="0"/>
          <w:divBdr>
            <w:top w:val="none" w:sz="0" w:space="0" w:color="auto"/>
            <w:left w:val="none" w:sz="0" w:space="0" w:color="auto"/>
            <w:bottom w:val="none" w:sz="0" w:space="0" w:color="auto"/>
            <w:right w:val="none" w:sz="0" w:space="0" w:color="auto"/>
          </w:divBdr>
        </w:div>
        <w:div w:id="1766881968">
          <w:marLeft w:val="0"/>
          <w:marRight w:val="0"/>
          <w:marTop w:val="0"/>
          <w:marBottom w:val="0"/>
          <w:divBdr>
            <w:top w:val="none" w:sz="0" w:space="0" w:color="auto"/>
            <w:left w:val="none" w:sz="0" w:space="0" w:color="auto"/>
            <w:bottom w:val="none" w:sz="0" w:space="0" w:color="auto"/>
            <w:right w:val="none" w:sz="0" w:space="0" w:color="auto"/>
          </w:divBdr>
        </w:div>
        <w:div w:id="1839036345">
          <w:marLeft w:val="0"/>
          <w:marRight w:val="0"/>
          <w:marTop w:val="0"/>
          <w:marBottom w:val="0"/>
          <w:divBdr>
            <w:top w:val="none" w:sz="0" w:space="0" w:color="auto"/>
            <w:left w:val="none" w:sz="0" w:space="0" w:color="auto"/>
            <w:bottom w:val="none" w:sz="0" w:space="0" w:color="auto"/>
            <w:right w:val="none" w:sz="0" w:space="0" w:color="auto"/>
          </w:divBdr>
        </w:div>
        <w:div w:id="2120443878">
          <w:marLeft w:val="0"/>
          <w:marRight w:val="0"/>
          <w:marTop w:val="0"/>
          <w:marBottom w:val="0"/>
          <w:divBdr>
            <w:top w:val="none" w:sz="0" w:space="0" w:color="auto"/>
            <w:left w:val="none" w:sz="0" w:space="0" w:color="auto"/>
            <w:bottom w:val="none" w:sz="0" w:space="0" w:color="auto"/>
            <w:right w:val="none" w:sz="0" w:space="0" w:color="auto"/>
          </w:divBdr>
        </w:div>
      </w:divsChild>
    </w:div>
    <w:div w:id="1578052188">
      <w:bodyDiv w:val="1"/>
      <w:marLeft w:val="0"/>
      <w:marRight w:val="0"/>
      <w:marTop w:val="0"/>
      <w:marBottom w:val="0"/>
      <w:divBdr>
        <w:top w:val="none" w:sz="0" w:space="0" w:color="auto"/>
        <w:left w:val="none" w:sz="0" w:space="0" w:color="auto"/>
        <w:bottom w:val="none" w:sz="0" w:space="0" w:color="auto"/>
        <w:right w:val="none" w:sz="0" w:space="0" w:color="auto"/>
      </w:divBdr>
    </w:div>
    <w:div w:id="1596130068">
      <w:bodyDiv w:val="1"/>
      <w:marLeft w:val="0"/>
      <w:marRight w:val="0"/>
      <w:marTop w:val="0"/>
      <w:marBottom w:val="0"/>
      <w:divBdr>
        <w:top w:val="none" w:sz="0" w:space="0" w:color="auto"/>
        <w:left w:val="none" w:sz="0" w:space="0" w:color="auto"/>
        <w:bottom w:val="none" w:sz="0" w:space="0" w:color="auto"/>
        <w:right w:val="none" w:sz="0" w:space="0" w:color="auto"/>
      </w:divBdr>
      <w:divsChild>
        <w:div w:id="1060640055">
          <w:marLeft w:val="0"/>
          <w:marRight w:val="0"/>
          <w:marTop w:val="0"/>
          <w:marBottom w:val="0"/>
          <w:divBdr>
            <w:top w:val="none" w:sz="0" w:space="0" w:color="auto"/>
            <w:left w:val="none" w:sz="0" w:space="0" w:color="auto"/>
            <w:bottom w:val="none" w:sz="0" w:space="0" w:color="auto"/>
            <w:right w:val="none" w:sz="0" w:space="0" w:color="auto"/>
          </w:divBdr>
        </w:div>
      </w:divsChild>
    </w:div>
    <w:div w:id="1601909534">
      <w:bodyDiv w:val="1"/>
      <w:marLeft w:val="0"/>
      <w:marRight w:val="0"/>
      <w:marTop w:val="0"/>
      <w:marBottom w:val="0"/>
      <w:divBdr>
        <w:top w:val="none" w:sz="0" w:space="0" w:color="auto"/>
        <w:left w:val="none" w:sz="0" w:space="0" w:color="auto"/>
        <w:bottom w:val="none" w:sz="0" w:space="0" w:color="auto"/>
        <w:right w:val="none" w:sz="0" w:space="0" w:color="auto"/>
      </w:divBdr>
    </w:div>
    <w:div w:id="1631548914">
      <w:bodyDiv w:val="1"/>
      <w:marLeft w:val="0"/>
      <w:marRight w:val="0"/>
      <w:marTop w:val="0"/>
      <w:marBottom w:val="0"/>
      <w:divBdr>
        <w:top w:val="none" w:sz="0" w:space="0" w:color="auto"/>
        <w:left w:val="none" w:sz="0" w:space="0" w:color="auto"/>
        <w:bottom w:val="none" w:sz="0" w:space="0" w:color="auto"/>
        <w:right w:val="none" w:sz="0" w:space="0" w:color="auto"/>
      </w:divBdr>
    </w:div>
    <w:div w:id="1631933395">
      <w:bodyDiv w:val="1"/>
      <w:marLeft w:val="0"/>
      <w:marRight w:val="0"/>
      <w:marTop w:val="0"/>
      <w:marBottom w:val="0"/>
      <w:divBdr>
        <w:top w:val="none" w:sz="0" w:space="0" w:color="auto"/>
        <w:left w:val="none" w:sz="0" w:space="0" w:color="auto"/>
        <w:bottom w:val="none" w:sz="0" w:space="0" w:color="auto"/>
        <w:right w:val="none" w:sz="0" w:space="0" w:color="auto"/>
      </w:divBdr>
      <w:divsChild>
        <w:div w:id="410469084">
          <w:marLeft w:val="0"/>
          <w:marRight w:val="0"/>
          <w:marTop w:val="0"/>
          <w:marBottom w:val="0"/>
          <w:divBdr>
            <w:top w:val="none" w:sz="0" w:space="0" w:color="auto"/>
            <w:left w:val="none" w:sz="0" w:space="0" w:color="auto"/>
            <w:bottom w:val="none" w:sz="0" w:space="0" w:color="auto"/>
            <w:right w:val="none" w:sz="0" w:space="0" w:color="auto"/>
          </w:divBdr>
        </w:div>
        <w:div w:id="495732828">
          <w:marLeft w:val="0"/>
          <w:marRight w:val="0"/>
          <w:marTop w:val="0"/>
          <w:marBottom w:val="0"/>
          <w:divBdr>
            <w:top w:val="none" w:sz="0" w:space="0" w:color="auto"/>
            <w:left w:val="none" w:sz="0" w:space="0" w:color="auto"/>
            <w:bottom w:val="none" w:sz="0" w:space="0" w:color="auto"/>
            <w:right w:val="none" w:sz="0" w:space="0" w:color="auto"/>
          </w:divBdr>
        </w:div>
        <w:div w:id="683434994">
          <w:marLeft w:val="0"/>
          <w:marRight w:val="0"/>
          <w:marTop w:val="0"/>
          <w:marBottom w:val="0"/>
          <w:divBdr>
            <w:top w:val="none" w:sz="0" w:space="0" w:color="auto"/>
            <w:left w:val="none" w:sz="0" w:space="0" w:color="auto"/>
            <w:bottom w:val="none" w:sz="0" w:space="0" w:color="auto"/>
            <w:right w:val="none" w:sz="0" w:space="0" w:color="auto"/>
          </w:divBdr>
        </w:div>
        <w:div w:id="1029573585">
          <w:marLeft w:val="0"/>
          <w:marRight w:val="0"/>
          <w:marTop w:val="0"/>
          <w:marBottom w:val="0"/>
          <w:divBdr>
            <w:top w:val="none" w:sz="0" w:space="0" w:color="auto"/>
            <w:left w:val="none" w:sz="0" w:space="0" w:color="auto"/>
            <w:bottom w:val="none" w:sz="0" w:space="0" w:color="auto"/>
            <w:right w:val="none" w:sz="0" w:space="0" w:color="auto"/>
          </w:divBdr>
        </w:div>
        <w:div w:id="1077361462">
          <w:marLeft w:val="0"/>
          <w:marRight w:val="0"/>
          <w:marTop w:val="0"/>
          <w:marBottom w:val="0"/>
          <w:divBdr>
            <w:top w:val="none" w:sz="0" w:space="0" w:color="auto"/>
            <w:left w:val="none" w:sz="0" w:space="0" w:color="auto"/>
            <w:bottom w:val="none" w:sz="0" w:space="0" w:color="auto"/>
            <w:right w:val="none" w:sz="0" w:space="0" w:color="auto"/>
          </w:divBdr>
        </w:div>
        <w:div w:id="1082221957">
          <w:marLeft w:val="0"/>
          <w:marRight w:val="0"/>
          <w:marTop w:val="0"/>
          <w:marBottom w:val="0"/>
          <w:divBdr>
            <w:top w:val="none" w:sz="0" w:space="0" w:color="auto"/>
            <w:left w:val="none" w:sz="0" w:space="0" w:color="auto"/>
            <w:bottom w:val="none" w:sz="0" w:space="0" w:color="auto"/>
            <w:right w:val="none" w:sz="0" w:space="0" w:color="auto"/>
          </w:divBdr>
        </w:div>
        <w:div w:id="1314067410">
          <w:marLeft w:val="0"/>
          <w:marRight w:val="0"/>
          <w:marTop w:val="0"/>
          <w:marBottom w:val="0"/>
          <w:divBdr>
            <w:top w:val="none" w:sz="0" w:space="0" w:color="auto"/>
            <w:left w:val="none" w:sz="0" w:space="0" w:color="auto"/>
            <w:bottom w:val="none" w:sz="0" w:space="0" w:color="auto"/>
            <w:right w:val="none" w:sz="0" w:space="0" w:color="auto"/>
          </w:divBdr>
        </w:div>
        <w:div w:id="1406489365">
          <w:marLeft w:val="0"/>
          <w:marRight w:val="0"/>
          <w:marTop w:val="0"/>
          <w:marBottom w:val="0"/>
          <w:divBdr>
            <w:top w:val="none" w:sz="0" w:space="0" w:color="auto"/>
            <w:left w:val="none" w:sz="0" w:space="0" w:color="auto"/>
            <w:bottom w:val="none" w:sz="0" w:space="0" w:color="auto"/>
            <w:right w:val="none" w:sz="0" w:space="0" w:color="auto"/>
          </w:divBdr>
        </w:div>
        <w:div w:id="1501693591">
          <w:marLeft w:val="0"/>
          <w:marRight w:val="0"/>
          <w:marTop w:val="0"/>
          <w:marBottom w:val="0"/>
          <w:divBdr>
            <w:top w:val="none" w:sz="0" w:space="0" w:color="auto"/>
            <w:left w:val="none" w:sz="0" w:space="0" w:color="auto"/>
            <w:bottom w:val="none" w:sz="0" w:space="0" w:color="auto"/>
            <w:right w:val="none" w:sz="0" w:space="0" w:color="auto"/>
          </w:divBdr>
        </w:div>
        <w:div w:id="1626740979">
          <w:marLeft w:val="0"/>
          <w:marRight w:val="0"/>
          <w:marTop w:val="0"/>
          <w:marBottom w:val="0"/>
          <w:divBdr>
            <w:top w:val="none" w:sz="0" w:space="0" w:color="auto"/>
            <w:left w:val="none" w:sz="0" w:space="0" w:color="auto"/>
            <w:bottom w:val="none" w:sz="0" w:space="0" w:color="auto"/>
            <w:right w:val="none" w:sz="0" w:space="0" w:color="auto"/>
          </w:divBdr>
        </w:div>
        <w:div w:id="1695110628">
          <w:marLeft w:val="0"/>
          <w:marRight w:val="0"/>
          <w:marTop w:val="0"/>
          <w:marBottom w:val="0"/>
          <w:divBdr>
            <w:top w:val="none" w:sz="0" w:space="0" w:color="auto"/>
            <w:left w:val="none" w:sz="0" w:space="0" w:color="auto"/>
            <w:bottom w:val="none" w:sz="0" w:space="0" w:color="auto"/>
            <w:right w:val="none" w:sz="0" w:space="0" w:color="auto"/>
          </w:divBdr>
          <w:divsChild>
            <w:div w:id="289748734">
              <w:marLeft w:val="0"/>
              <w:marRight w:val="0"/>
              <w:marTop w:val="0"/>
              <w:marBottom w:val="0"/>
              <w:divBdr>
                <w:top w:val="none" w:sz="0" w:space="0" w:color="auto"/>
                <w:left w:val="none" w:sz="0" w:space="0" w:color="auto"/>
                <w:bottom w:val="none" w:sz="0" w:space="0" w:color="auto"/>
                <w:right w:val="none" w:sz="0" w:space="0" w:color="auto"/>
              </w:divBdr>
            </w:div>
            <w:div w:id="902984731">
              <w:marLeft w:val="0"/>
              <w:marRight w:val="0"/>
              <w:marTop w:val="0"/>
              <w:marBottom w:val="0"/>
              <w:divBdr>
                <w:top w:val="none" w:sz="0" w:space="0" w:color="auto"/>
                <w:left w:val="none" w:sz="0" w:space="0" w:color="auto"/>
                <w:bottom w:val="none" w:sz="0" w:space="0" w:color="auto"/>
                <w:right w:val="none" w:sz="0" w:space="0" w:color="auto"/>
              </w:divBdr>
            </w:div>
            <w:div w:id="1194000386">
              <w:marLeft w:val="0"/>
              <w:marRight w:val="0"/>
              <w:marTop w:val="0"/>
              <w:marBottom w:val="0"/>
              <w:divBdr>
                <w:top w:val="none" w:sz="0" w:space="0" w:color="auto"/>
                <w:left w:val="none" w:sz="0" w:space="0" w:color="auto"/>
                <w:bottom w:val="none" w:sz="0" w:space="0" w:color="auto"/>
                <w:right w:val="none" w:sz="0" w:space="0" w:color="auto"/>
              </w:divBdr>
            </w:div>
            <w:div w:id="1288976484">
              <w:marLeft w:val="0"/>
              <w:marRight w:val="0"/>
              <w:marTop w:val="0"/>
              <w:marBottom w:val="0"/>
              <w:divBdr>
                <w:top w:val="none" w:sz="0" w:space="0" w:color="auto"/>
                <w:left w:val="none" w:sz="0" w:space="0" w:color="auto"/>
                <w:bottom w:val="none" w:sz="0" w:space="0" w:color="auto"/>
                <w:right w:val="none" w:sz="0" w:space="0" w:color="auto"/>
              </w:divBdr>
            </w:div>
            <w:div w:id="1894654629">
              <w:marLeft w:val="0"/>
              <w:marRight w:val="0"/>
              <w:marTop w:val="0"/>
              <w:marBottom w:val="0"/>
              <w:divBdr>
                <w:top w:val="none" w:sz="0" w:space="0" w:color="auto"/>
                <w:left w:val="none" w:sz="0" w:space="0" w:color="auto"/>
                <w:bottom w:val="none" w:sz="0" w:space="0" w:color="auto"/>
                <w:right w:val="none" w:sz="0" w:space="0" w:color="auto"/>
              </w:divBdr>
            </w:div>
          </w:divsChild>
        </w:div>
        <w:div w:id="1754230891">
          <w:marLeft w:val="0"/>
          <w:marRight w:val="0"/>
          <w:marTop w:val="0"/>
          <w:marBottom w:val="0"/>
          <w:divBdr>
            <w:top w:val="none" w:sz="0" w:space="0" w:color="auto"/>
            <w:left w:val="none" w:sz="0" w:space="0" w:color="auto"/>
            <w:bottom w:val="none" w:sz="0" w:space="0" w:color="auto"/>
            <w:right w:val="none" w:sz="0" w:space="0" w:color="auto"/>
          </w:divBdr>
        </w:div>
        <w:div w:id="1809931049">
          <w:marLeft w:val="0"/>
          <w:marRight w:val="0"/>
          <w:marTop w:val="0"/>
          <w:marBottom w:val="0"/>
          <w:divBdr>
            <w:top w:val="none" w:sz="0" w:space="0" w:color="auto"/>
            <w:left w:val="none" w:sz="0" w:space="0" w:color="auto"/>
            <w:bottom w:val="none" w:sz="0" w:space="0" w:color="auto"/>
            <w:right w:val="none" w:sz="0" w:space="0" w:color="auto"/>
          </w:divBdr>
        </w:div>
        <w:div w:id="1929777030">
          <w:marLeft w:val="0"/>
          <w:marRight w:val="0"/>
          <w:marTop w:val="0"/>
          <w:marBottom w:val="0"/>
          <w:divBdr>
            <w:top w:val="none" w:sz="0" w:space="0" w:color="auto"/>
            <w:left w:val="none" w:sz="0" w:space="0" w:color="auto"/>
            <w:bottom w:val="none" w:sz="0" w:space="0" w:color="auto"/>
            <w:right w:val="none" w:sz="0" w:space="0" w:color="auto"/>
          </w:divBdr>
        </w:div>
        <w:div w:id="2004964162">
          <w:marLeft w:val="0"/>
          <w:marRight w:val="0"/>
          <w:marTop w:val="0"/>
          <w:marBottom w:val="0"/>
          <w:divBdr>
            <w:top w:val="none" w:sz="0" w:space="0" w:color="auto"/>
            <w:left w:val="none" w:sz="0" w:space="0" w:color="auto"/>
            <w:bottom w:val="none" w:sz="0" w:space="0" w:color="auto"/>
            <w:right w:val="none" w:sz="0" w:space="0" w:color="auto"/>
          </w:divBdr>
        </w:div>
        <w:div w:id="2054186941">
          <w:marLeft w:val="0"/>
          <w:marRight w:val="0"/>
          <w:marTop w:val="0"/>
          <w:marBottom w:val="0"/>
          <w:divBdr>
            <w:top w:val="none" w:sz="0" w:space="0" w:color="auto"/>
            <w:left w:val="none" w:sz="0" w:space="0" w:color="auto"/>
            <w:bottom w:val="none" w:sz="0" w:space="0" w:color="auto"/>
            <w:right w:val="none" w:sz="0" w:space="0" w:color="auto"/>
          </w:divBdr>
          <w:divsChild>
            <w:div w:id="967512392">
              <w:marLeft w:val="0"/>
              <w:marRight w:val="0"/>
              <w:marTop w:val="0"/>
              <w:marBottom w:val="0"/>
              <w:divBdr>
                <w:top w:val="none" w:sz="0" w:space="0" w:color="auto"/>
                <w:left w:val="none" w:sz="0" w:space="0" w:color="auto"/>
                <w:bottom w:val="none" w:sz="0" w:space="0" w:color="auto"/>
                <w:right w:val="none" w:sz="0" w:space="0" w:color="auto"/>
              </w:divBdr>
            </w:div>
            <w:div w:id="1676615552">
              <w:marLeft w:val="0"/>
              <w:marRight w:val="0"/>
              <w:marTop w:val="0"/>
              <w:marBottom w:val="0"/>
              <w:divBdr>
                <w:top w:val="none" w:sz="0" w:space="0" w:color="auto"/>
                <w:left w:val="none" w:sz="0" w:space="0" w:color="auto"/>
                <w:bottom w:val="none" w:sz="0" w:space="0" w:color="auto"/>
                <w:right w:val="none" w:sz="0" w:space="0" w:color="auto"/>
              </w:divBdr>
            </w:div>
            <w:div w:id="1906184353">
              <w:marLeft w:val="0"/>
              <w:marRight w:val="0"/>
              <w:marTop w:val="0"/>
              <w:marBottom w:val="0"/>
              <w:divBdr>
                <w:top w:val="none" w:sz="0" w:space="0" w:color="auto"/>
                <w:left w:val="none" w:sz="0" w:space="0" w:color="auto"/>
                <w:bottom w:val="none" w:sz="0" w:space="0" w:color="auto"/>
                <w:right w:val="none" w:sz="0" w:space="0" w:color="auto"/>
              </w:divBdr>
            </w:div>
            <w:div w:id="2081320075">
              <w:marLeft w:val="0"/>
              <w:marRight w:val="0"/>
              <w:marTop w:val="0"/>
              <w:marBottom w:val="0"/>
              <w:divBdr>
                <w:top w:val="none" w:sz="0" w:space="0" w:color="auto"/>
                <w:left w:val="none" w:sz="0" w:space="0" w:color="auto"/>
                <w:bottom w:val="none" w:sz="0" w:space="0" w:color="auto"/>
                <w:right w:val="none" w:sz="0" w:space="0" w:color="auto"/>
              </w:divBdr>
            </w:div>
          </w:divsChild>
        </w:div>
        <w:div w:id="2127431056">
          <w:marLeft w:val="0"/>
          <w:marRight w:val="0"/>
          <w:marTop w:val="0"/>
          <w:marBottom w:val="0"/>
          <w:divBdr>
            <w:top w:val="none" w:sz="0" w:space="0" w:color="auto"/>
            <w:left w:val="none" w:sz="0" w:space="0" w:color="auto"/>
            <w:bottom w:val="none" w:sz="0" w:space="0" w:color="auto"/>
            <w:right w:val="none" w:sz="0" w:space="0" w:color="auto"/>
          </w:divBdr>
        </w:div>
        <w:div w:id="2144275827">
          <w:marLeft w:val="0"/>
          <w:marRight w:val="0"/>
          <w:marTop w:val="0"/>
          <w:marBottom w:val="0"/>
          <w:divBdr>
            <w:top w:val="none" w:sz="0" w:space="0" w:color="auto"/>
            <w:left w:val="none" w:sz="0" w:space="0" w:color="auto"/>
            <w:bottom w:val="none" w:sz="0" w:space="0" w:color="auto"/>
            <w:right w:val="none" w:sz="0" w:space="0" w:color="auto"/>
          </w:divBdr>
        </w:div>
      </w:divsChild>
    </w:div>
    <w:div w:id="1632830610">
      <w:bodyDiv w:val="1"/>
      <w:marLeft w:val="0"/>
      <w:marRight w:val="0"/>
      <w:marTop w:val="0"/>
      <w:marBottom w:val="0"/>
      <w:divBdr>
        <w:top w:val="none" w:sz="0" w:space="0" w:color="auto"/>
        <w:left w:val="none" w:sz="0" w:space="0" w:color="auto"/>
        <w:bottom w:val="none" w:sz="0" w:space="0" w:color="auto"/>
        <w:right w:val="none" w:sz="0" w:space="0" w:color="auto"/>
      </w:divBdr>
    </w:div>
    <w:div w:id="1645426173">
      <w:bodyDiv w:val="1"/>
      <w:marLeft w:val="0"/>
      <w:marRight w:val="0"/>
      <w:marTop w:val="0"/>
      <w:marBottom w:val="0"/>
      <w:divBdr>
        <w:top w:val="none" w:sz="0" w:space="0" w:color="auto"/>
        <w:left w:val="none" w:sz="0" w:space="0" w:color="auto"/>
        <w:bottom w:val="none" w:sz="0" w:space="0" w:color="auto"/>
        <w:right w:val="none" w:sz="0" w:space="0" w:color="auto"/>
      </w:divBdr>
    </w:div>
    <w:div w:id="1658655718">
      <w:bodyDiv w:val="1"/>
      <w:marLeft w:val="0"/>
      <w:marRight w:val="0"/>
      <w:marTop w:val="0"/>
      <w:marBottom w:val="0"/>
      <w:divBdr>
        <w:top w:val="none" w:sz="0" w:space="0" w:color="auto"/>
        <w:left w:val="none" w:sz="0" w:space="0" w:color="auto"/>
        <w:bottom w:val="none" w:sz="0" w:space="0" w:color="auto"/>
        <w:right w:val="none" w:sz="0" w:space="0" w:color="auto"/>
      </w:divBdr>
    </w:div>
    <w:div w:id="1678576972">
      <w:bodyDiv w:val="1"/>
      <w:marLeft w:val="0"/>
      <w:marRight w:val="0"/>
      <w:marTop w:val="0"/>
      <w:marBottom w:val="0"/>
      <w:divBdr>
        <w:top w:val="none" w:sz="0" w:space="0" w:color="auto"/>
        <w:left w:val="none" w:sz="0" w:space="0" w:color="auto"/>
        <w:bottom w:val="none" w:sz="0" w:space="0" w:color="auto"/>
        <w:right w:val="none" w:sz="0" w:space="0" w:color="auto"/>
      </w:divBdr>
      <w:divsChild>
        <w:div w:id="90709033">
          <w:marLeft w:val="0"/>
          <w:marRight w:val="0"/>
          <w:marTop w:val="0"/>
          <w:marBottom w:val="0"/>
          <w:divBdr>
            <w:top w:val="none" w:sz="0" w:space="0" w:color="auto"/>
            <w:left w:val="none" w:sz="0" w:space="0" w:color="auto"/>
            <w:bottom w:val="none" w:sz="0" w:space="0" w:color="auto"/>
            <w:right w:val="none" w:sz="0" w:space="0" w:color="auto"/>
          </w:divBdr>
        </w:div>
      </w:divsChild>
    </w:div>
    <w:div w:id="1689604671">
      <w:bodyDiv w:val="1"/>
      <w:marLeft w:val="0"/>
      <w:marRight w:val="0"/>
      <w:marTop w:val="0"/>
      <w:marBottom w:val="0"/>
      <w:divBdr>
        <w:top w:val="none" w:sz="0" w:space="0" w:color="auto"/>
        <w:left w:val="none" w:sz="0" w:space="0" w:color="auto"/>
        <w:bottom w:val="none" w:sz="0" w:space="0" w:color="auto"/>
        <w:right w:val="none" w:sz="0" w:space="0" w:color="auto"/>
      </w:divBdr>
    </w:div>
    <w:div w:id="1698461578">
      <w:bodyDiv w:val="1"/>
      <w:marLeft w:val="0"/>
      <w:marRight w:val="0"/>
      <w:marTop w:val="0"/>
      <w:marBottom w:val="0"/>
      <w:divBdr>
        <w:top w:val="none" w:sz="0" w:space="0" w:color="auto"/>
        <w:left w:val="none" w:sz="0" w:space="0" w:color="auto"/>
        <w:bottom w:val="none" w:sz="0" w:space="0" w:color="auto"/>
        <w:right w:val="none" w:sz="0" w:space="0" w:color="auto"/>
      </w:divBdr>
    </w:div>
    <w:div w:id="1708288321">
      <w:bodyDiv w:val="1"/>
      <w:marLeft w:val="0"/>
      <w:marRight w:val="0"/>
      <w:marTop w:val="0"/>
      <w:marBottom w:val="0"/>
      <w:divBdr>
        <w:top w:val="none" w:sz="0" w:space="0" w:color="auto"/>
        <w:left w:val="none" w:sz="0" w:space="0" w:color="auto"/>
        <w:bottom w:val="none" w:sz="0" w:space="0" w:color="auto"/>
        <w:right w:val="none" w:sz="0" w:space="0" w:color="auto"/>
      </w:divBdr>
    </w:div>
    <w:div w:id="1710757972">
      <w:bodyDiv w:val="1"/>
      <w:marLeft w:val="0"/>
      <w:marRight w:val="0"/>
      <w:marTop w:val="0"/>
      <w:marBottom w:val="0"/>
      <w:divBdr>
        <w:top w:val="none" w:sz="0" w:space="0" w:color="auto"/>
        <w:left w:val="none" w:sz="0" w:space="0" w:color="auto"/>
        <w:bottom w:val="none" w:sz="0" w:space="0" w:color="auto"/>
        <w:right w:val="none" w:sz="0" w:space="0" w:color="auto"/>
      </w:divBdr>
    </w:div>
    <w:div w:id="1719157816">
      <w:bodyDiv w:val="1"/>
      <w:marLeft w:val="0"/>
      <w:marRight w:val="0"/>
      <w:marTop w:val="0"/>
      <w:marBottom w:val="0"/>
      <w:divBdr>
        <w:top w:val="none" w:sz="0" w:space="0" w:color="auto"/>
        <w:left w:val="none" w:sz="0" w:space="0" w:color="auto"/>
        <w:bottom w:val="none" w:sz="0" w:space="0" w:color="auto"/>
        <w:right w:val="none" w:sz="0" w:space="0" w:color="auto"/>
      </w:divBdr>
    </w:div>
    <w:div w:id="1725906065">
      <w:bodyDiv w:val="1"/>
      <w:marLeft w:val="0"/>
      <w:marRight w:val="0"/>
      <w:marTop w:val="0"/>
      <w:marBottom w:val="0"/>
      <w:divBdr>
        <w:top w:val="none" w:sz="0" w:space="0" w:color="auto"/>
        <w:left w:val="none" w:sz="0" w:space="0" w:color="auto"/>
        <w:bottom w:val="none" w:sz="0" w:space="0" w:color="auto"/>
        <w:right w:val="none" w:sz="0" w:space="0" w:color="auto"/>
      </w:divBdr>
    </w:div>
    <w:div w:id="1727681987">
      <w:bodyDiv w:val="1"/>
      <w:marLeft w:val="0"/>
      <w:marRight w:val="0"/>
      <w:marTop w:val="0"/>
      <w:marBottom w:val="0"/>
      <w:divBdr>
        <w:top w:val="none" w:sz="0" w:space="0" w:color="auto"/>
        <w:left w:val="none" w:sz="0" w:space="0" w:color="auto"/>
        <w:bottom w:val="none" w:sz="0" w:space="0" w:color="auto"/>
        <w:right w:val="none" w:sz="0" w:space="0" w:color="auto"/>
      </w:divBdr>
    </w:div>
    <w:div w:id="1727878802">
      <w:marLeft w:val="0"/>
      <w:marRight w:val="0"/>
      <w:marTop w:val="0"/>
      <w:marBottom w:val="0"/>
      <w:divBdr>
        <w:top w:val="none" w:sz="0" w:space="0" w:color="auto"/>
        <w:left w:val="none" w:sz="0" w:space="0" w:color="auto"/>
        <w:bottom w:val="none" w:sz="0" w:space="0" w:color="auto"/>
        <w:right w:val="none" w:sz="0" w:space="0" w:color="auto"/>
      </w:divBdr>
    </w:div>
    <w:div w:id="1731150488">
      <w:bodyDiv w:val="1"/>
      <w:marLeft w:val="0"/>
      <w:marRight w:val="0"/>
      <w:marTop w:val="0"/>
      <w:marBottom w:val="0"/>
      <w:divBdr>
        <w:top w:val="none" w:sz="0" w:space="0" w:color="auto"/>
        <w:left w:val="none" w:sz="0" w:space="0" w:color="auto"/>
        <w:bottom w:val="none" w:sz="0" w:space="0" w:color="auto"/>
        <w:right w:val="none" w:sz="0" w:space="0" w:color="auto"/>
      </w:divBdr>
    </w:div>
    <w:div w:id="1734501181">
      <w:bodyDiv w:val="1"/>
      <w:marLeft w:val="0"/>
      <w:marRight w:val="0"/>
      <w:marTop w:val="0"/>
      <w:marBottom w:val="0"/>
      <w:divBdr>
        <w:top w:val="none" w:sz="0" w:space="0" w:color="auto"/>
        <w:left w:val="none" w:sz="0" w:space="0" w:color="auto"/>
        <w:bottom w:val="none" w:sz="0" w:space="0" w:color="auto"/>
        <w:right w:val="none" w:sz="0" w:space="0" w:color="auto"/>
      </w:divBdr>
      <w:divsChild>
        <w:div w:id="135951351">
          <w:marLeft w:val="0"/>
          <w:marRight w:val="0"/>
          <w:marTop w:val="0"/>
          <w:marBottom w:val="0"/>
          <w:divBdr>
            <w:top w:val="none" w:sz="0" w:space="0" w:color="auto"/>
            <w:left w:val="none" w:sz="0" w:space="0" w:color="auto"/>
            <w:bottom w:val="none" w:sz="0" w:space="0" w:color="auto"/>
            <w:right w:val="none" w:sz="0" w:space="0" w:color="auto"/>
          </w:divBdr>
        </w:div>
      </w:divsChild>
    </w:div>
    <w:div w:id="1757282520">
      <w:bodyDiv w:val="1"/>
      <w:marLeft w:val="0"/>
      <w:marRight w:val="0"/>
      <w:marTop w:val="0"/>
      <w:marBottom w:val="0"/>
      <w:divBdr>
        <w:top w:val="none" w:sz="0" w:space="0" w:color="auto"/>
        <w:left w:val="none" w:sz="0" w:space="0" w:color="auto"/>
        <w:bottom w:val="none" w:sz="0" w:space="0" w:color="auto"/>
        <w:right w:val="none" w:sz="0" w:space="0" w:color="auto"/>
      </w:divBdr>
      <w:divsChild>
        <w:div w:id="2042974740">
          <w:marLeft w:val="0"/>
          <w:marRight w:val="0"/>
          <w:marTop w:val="0"/>
          <w:marBottom w:val="0"/>
          <w:divBdr>
            <w:top w:val="none" w:sz="0" w:space="0" w:color="auto"/>
            <w:left w:val="none" w:sz="0" w:space="0" w:color="auto"/>
            <w:bottom w:val="none" w:sz="0" w:space="0" w:color="auto"/>
            <w:right w:val="none" w:sz="0" w:space="0" w:color="auto"/>
          </w:divBdr>
          <w:divsChild>
            <w:div w:id="1110471047">
              <w:marLeft w:val="0"/>
              <w:marRight w:val="0"/>
              <w:marTop w:val="0"/>
              <w:marBottom w:val="0"/>
              <w:divBdr>
                <w:top w:val="none" w:sz="0" w:space="0" w:color="auto"/>
                <w:left w:val="none" w:sz="0" w:space="0" w:color="auto"/>
                <w:bottom w:val="none" w:sz="0" w:space="0" w:color="auto"/>
                <w:right w:val="none" w:sz="0" w:space="0" w:color="auto"/>
              </w:divBdr>
              <w:divsChild>
                <w:div w:id="125798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799493">
      <w:bodyDiv w:val="1"/>
      <w:marLeft w:val="0"/>
      <w:marRight w:val="0"/>
      <w:marTop w:val="0"/>
      <w:marBottom w:val="0"/>
      <w:divBdr>
        <w:top w:val="none" w:sz="0" w:space="0" w:color="auto"/>
        <w:left w:val="none" w:sz="0" w:space="0" w:color="auto"/>
        <w:bottom w:val="none" w:sz="0" w:space="0" w:color="auto"/>
        <w:right w:val="none" w:sz="0" w:space="0" w:color="auto"/>
      </w:divBdr>
    </w:div>
    <w:div w:id="1766026953">
      <w:bodyDiv w:val="1"/>
      <w:marLeft w:val="0"/>
      <w:marRight w:val="0"/>
      <w:marTop w:val="0"/>
      <w:marBottom w:val="0"/>
      <w:divBdr>
        <w:top w:val="none" w:sz="0" w:space="0" w:color="auto"/>
        <w:left w:val="none" w:sz="0" w:space="0" w:color="auto"/>
        <w:bottom w:val="none" w:sz="0" w:space="0" w:color="auto"/>
        <w:right w:val="none" w:sz="0" w:space="0" w:color="auto"/>
      </w:divBdr>
    </w:div>
    <w:div w:id="1774284431">
      <w:bodyDiv w:val="1"/>
      <w:marLeft w:val="0"/>
      <w:marRight w:val="0"/>
      <w:marTop w:val="0"/>
      <w:marBottom w:val="0"/>
      <w:divBdr>
        <w:top w:val="none" w:sz="0" w:space="0" w:color="auto"/>
        <w:left w:val="none" w:sz="0" w:space="0" w:color="auto"/>
        <w:bottom w:val="none" w:sz="0" w:space="0" w:color="auto"/>
        <w:right w:val="none" w:sz="0" w:space="0" w:color="auto"/>
      </w:divBdr>
      <w:divsChild>
        <w:div w:id="573776911">
          <w:marLeft w:val="0"/>
          <w:marRight w:val="0"/>
          <w:marTop w:val="0"/>
          <w:marBottom w:val="0"/>
          <w:divBdr>
            <w:top w:val="none" w:sz="0" w:space="0" w:color="auto"/>
            <w:left w:val="none" w:sz="0" w:space="0" w:color="auto"/>
            <w:bottom w:val="none" w:sz="0" w:space="0" w:color="auto"/>
            <w:right w:val="none" w:sz="0" w:space="0" w:color="auto"/>
          </w:divBdr>
        </w:div>
      </w:divsChild>
    </w:div>
    <w:div w:id="1777749396">
      <w:bodyDiv w:val="1"/>
      <w:marLeft w:val="0"/>
      <w:marRight w:val="0"/>
      <w:marTop w:val="0"/>
      <w:marBottom w:val="0"/>
      <w:divBdr>
        <w:top w:val="none" w:sz="0" w:space="0" w:color="auto"/>
        <w:left w:val="none" w:sz="0" w:space="0" w:color="auto"/>
        <w:bottom w:val="none" w:sz="0" w:space="0" w:color="auto"/>
        <w:right w:val="none" w:sz="0" w:space="0" w:color="auto"/>
      </w:divBdr>
    </w:div>
    <w:div w:id="1783181225">
      <w:bodyDiv w:val="1"/>
      <w:marLeft w:val="0"/>
      <w:marRight w:val="0"/>
      <w:marTop w:val="0"/>
      <w:marBottom w:val="0"/>
      <w:divBdr>
        <w:top w:val="none" w:sz="0" w:space="0" w:color="auto"/>
        <w:left w:val="none" w:sz="0" w:space="0" w:color="auto"/>
        <w:bottom w:val="none" w:sz="0" w:space="0" w:color="auto"/>
        <w:right w:val="none" w:sz="0" w:space="0" w:color="auto"/>
      </w:divBdr>
    </w:div>
    <w:div w:id="1784153442">
      <w:bodyDiv w:val="1"/>
      <w:marLeft w:val="0"/>
      <w:marRight w:val="0"/>
      <w:marTop w:val="0"/>
      <w:marBottom w:val="0"/>
      <w:divBdr>
        <w:top w:val="none" w:sz="0" w:space="0" w:color="auto"/>
        <w:left w:val="none" w:sz="0" w:space="0" w:color="auto"/>
        <w:bottom w:val="none" w:sz="0" w:space="0" w:color="auto"/>
        <w:right w:val="none" w:sz="0" w:space="0" w:color="auto"/>
      </w:divBdr>
    </w:div>
    <w:div w:id="1790470327">
      <w:bodyDiv w:val="1"/>
      <w:marLeft w:val="0"/>
      <w:marRight w:val="0"/>
      <w:marTop w:val="0"/>
      <w:marBottom w:val="0"/>
      <w:divBdr>
        <w:top w:val="none" w:sz="0" w:space="0" w:color="auto"/>
        <w:left w:val="none" w:sz="0" w:space="0" w:color="auto"/>
        <w:bottom w:val="none" w:sz="0" w:space="0" w:color="auto"/>
        <w:right w:val="none" w:sz="0" w:space="0" w:color="auto"/>
      </w:divBdr>
    </w:div>
    <w:div w:id="1794246136">
      <w:bodyDiv w:val="1"/>
      <w:marLeft w:val="0"/>
      <w:marRight w:val="0"/>
      <w:marTop w:val="0"/>
      <w:marBottom w:val="0"/>
      <w:divBdr>
        <w:top w:val="none" w:sz="0" w:space="0" w:color="auto"/>
        <w:left w:val="none" w:sz="0" w:space="0" w:color="auto"/>
        <w:bottom w:val="none" w:sz="0" w:space="0" w:color="auto"/>
        <w:right w:val="none" w:sz="0" w:space="0" w:color="auto"/>
      </w:divBdr>
    </w:div>
    <w:div w:id="1818721821">
      <w:bodyDiv w:val="1"/>
      <w:marLeft w:val="0"/>
      <w:marRight w:val="0"/>
      <w:marTop w:val="0"/>
      <w:marBottom w:val="0"/>
      <w:divBdr>
        <w:top w:val="none" w:sz="0" w:space="0" w:color="auto"/>
        <w:left w:val="none" w:sz="0" w:space="0" w:color="auto"/>
        <w:bottom w:val="none" w:sz="0" w:space="0" w:color="auto"/>
        <w:right w:val="none" w:sz="0" w:space="0" w:color="auto"/>
      </w:divBdr>
    </w:div>
    <w:div w:id="1820611777">
      <w:bodyDiv w:val="1"/>
      <w:marLeft w:val="0"/>
      <w:marRight w:val="0"/>
      <w:marTop w:val="0"/>
      <w:marBottom w:val="0"/>
      <w:divBdr>
        <w:top w:val="none" w:sz="0" w:space="0" w:color="auto"/>
        <w:left w:val="none" w:sz="0" w:space="0" w:color="auto"/>
        <w:bottom w:val="none" w:sz="0" w:space="0" w:color="auto"/>
        <w:right w:val="none" w:sz="0" w:space="0" w:color="auto"/>
      </w:divBdr>
      <w:divsChild>
        <w:div w:id="1880891564">
          <w:marLeft w:val="0"/>
          <w:marRight w:val="0"/>
          <w:marTop w:val="0"/>
          <w:marBottom w:val="0"/>
          <w:divBdr>
            <w:top w:val="none" w:sz="0" w:space="0" w:color="auto"/>
            <w:left w:val="none" w:sz="0" w:space="0" w:color="auto"/>
            <w:bottom w:val="none" w:sz="0" w:space="0" w:color="auto"/>
            <w:right w:val="none" w:sz="0" w:space="0" w:color="auto"/>
          </w:divBdr>
        </w:div>
      </w:divsChild>
    </w:div>
    <w:div w:id="1830975900">
      <w:bodyDiv w:val="1"/>
      <w:marLeft w:val="0"/>
      <w:marRight w:val="0"/>
      <w:marTop w:val="0"/>
      <w:marBottom w:val="0"/>
      <w:divBdr>
        <w:top w:val="none" w:sz="0" w:space="0" w:color="auto"/>
        <w:left w:val="none" w:sz="0" w:space="0" w:color="auto"/>
        <w:bottom w:val="none" w:sz="0" w:space="0" w:color="auto"/>
        <w:right w:val="none" w:sz="0" w:space="0" w:color="auto"/>
      </w:divBdr>
    </w:div>
    <w:div w:id="1847207304">
      <w:bodyDiv w:val="1"/>
      <w:marLeft w:val="0"/>
      <w:marRight w:val="0"/>
      <w:marTop w:val="0"/>
      <w:marBottom w:val="0"/>
      <w:divBdr>
        <w:top w:val="none" w:sz="0" w:space="0" w:color="auto"/>
        <w:left w:val="none" w:sz="0" w:space="0" w:color="auto"/>
        <w:bottom w:val="none" w:sz="0" w:space="0" w:color="auto"/>
        <w:right w:val="none" w:sz="0" w:space="0" w:color="auto"/>
      </w:divBdr>
    </w:div>
    <w:div w:id="1885216597">
      <w:marLeft w:val="0"/>
      <w:marRight w:val="0"/>
      <w:marTop w:val="0"/>
      <w:marBottom w:val="0"/>
      <w:divBdr>
        <w:top w:val="none" w:sz="0" w:space="0" w:color="auto"/>
        <w:left w:val="none" w:sz="0" w:space="0" w:color="auto"/>
        <w:bottom w:val="none" w:sz="0" w:space="0" w:color="auto"/>
        <w:right w:val="none" w:sz="0" w:space="0" w:color="auto"/>
      </w:divBdr>
    </w:div>
    <w:div w:id="1888368830">
      <w:bodyDiv w:val="1"/>
      <w:marLeft w:val="0"/>
      <w:marRight w:val="0"/>
      <w:marTop w:val="0"/>
      <w:marBottom w:val="0"/>
      <w:divBdr>
        <w:top w:val="none" w:sz="0" w:space="0" w:color="auto"/>
        <w:left w:val="none" w:sz="0" w:space="0" w:color="auto"/>
        <w:bottom w:val="none" w:sz="0" w:space="0" w:color="auto"/>
        <w:right w:val="none" w:sz="0" w:space="0" w:color="auto"/>
      </w:divBdr>
    </w:div>
    <w:div w:id="1890922341">
      <w:bodyDiv w:val="1"/>
      <w:marLeft w:val="0"/>
      <w:marRight w:val="0"/>
      <w:marTop w:val="0"/>
      <w:marBottom w:val="0"/>
      <w:divBdr>
        <w:top w:val="none" w:sz="0" w:space="0" w:color="auto"/>
        <w:left w:val="none" w:sz="0" w:space="0" w:color="auto"/>
        <w:bottom w:val="none" w:sz="0" w:space="0" w:color="auto"/>
        <w:right w:val="none" w:sz="0" w:space="0" w:color="auto"/>
      </w:divBdr>
    </w:div>
    <w:div w:id="1902448545">
      <w:bodyDiv w:val="1"/>
      <w:marLeft w:val="0"/>
      <w:marRight w:val="0"/>
      <w:marTop w:val="0"/>
      <w:marBottom w:val="0"/>
      <w:divBdr>
        <w:top w:val="none" w:sz="0" w:space="0" w:color="auto"/>
        <w:left w:val="none" w:sz="0" w:space="0" w:color="auto"/>
        <w:bottom w:val="none" w:sz="0" w:space="0" w:color="auto"/>
        <w:right w:val="none" w:sz="0" w:space="0" w:color="auto"/>
      </w:divBdr>
    </w:div>
    <w:div w:id="1915773360">
      <w:bodyDiv w:val="1"/>
      <w:marLeft w:val="0"/>
      <w:marRight w:val="0"/>
      <w:marTop w:val="0"/>
      <w:marBottom w:val="0"/>
      <w:divBdr>
        <w:top w:val="none" w:sz="0" w:space="0" w:color="auto"/>
        <w:left w:val="none" w:sz="0" w:space="0" w:color="auto"/>
        <w:bottom w:val="none" w:sz="0" w:space="0" w:color="auto"/>
        <w:right w:val="none" w:sz="0" w:space="0" w:color="auto"/>
      </w:divBdr>
    </w:div>
    <w:div w:id="1928348787">
      <w:bodyDiv w:val="1"/>
      <w:marLeft w:val="0"/>
      <w:marRight w:val="0"/>
      <w:marTop w:val="0"/>
      <w:marBottom w:val="0"/>
      <w:divBdr>
        <w:top w:val="none" w:sz="0" w:space="0" w:color="auto"/>
        <w:left w:val="none" w:sz="0" w:space="0" w:color="auto"/>
        <w:bottom w:val="none" w:sz="0" w:space="0" w:color="auto"/>
        <w:right w:val="none" w:sz="0" w:space="0" w:color="auto"/>
      </w:divBdr>
    </w:div>
    <w:div w:id="1930768030">
      <w:bodyDiv w:val="1"/>
      <w:marLeft w:val="0"/>
      <w:marRight w:val="0"/>
      <w:marTop w:val="0"/>
      <w:marBottom w:val="0"/>
      <w:divBdr>
        <w:top w:val="none" w:sz="0" w:space="0" w:color="auto"/>
        <w:left w:val="none" w:sz="0" w:space="0" w:color="auto"/>
        <w:bottom w:val="none" w:sz="0" w:space="0" w:color="auto"/>
        <w:right w:val="none" w:sz="0" w:space="0" w:color="auto"/>
      </w:divBdr>
      <w:divsChild>
        <w:div w:id="701902821">
          <w:marLeft w:val="0"/>
          <w:marRight w:val="0"/>
          <w:marTop w:val="0"/>
          <w:marBottom w:val="0"/>
          <w:divBdr>
            <w:top w:val="none" w:sz="0" w:space="0" w:color="auto"/>
            <w:left w:val="none" w:sz="0" w:space="0" w:color="auto"/>
            <w:bottom w:val="none" w:sz="0" w:space="0" w:color="auto"/>
            <w:right w:val="none" w:sz="0" w:space="0" w:color="auto"/>
          </w:divBdr>
        </w:div>
      </w:divsChild>
    </w:div>
    <w:div w:id="1932229855">
      <w:bodyDiv w:val="1"/>
      <w:marLeft w:val="0"/>
      <w:marRight w:val="0"/>
      <w:marTop w:val="0"/>
      <w:marBottom w:val="0"/>
      <w:divBdr>
        <w:top w:val="none" w:sz="0" w:space="0" w:color="auto"/>
        <w:left w:val="none" w:sz="0" w:space="0" w:color="auto"/>
        <w:bottom w:val="none" w:sz="0" w:space="0" w:color="auto"/>
        <w:right w:val="none" w:sz="0" w:space="0" w:color="auto"/>
      </w:divBdr>
    </w:div>
    <w:div w:id="1939021563">
      <w:bodyDiv w:val="1"/>
      <w:marLeft w:val="0"/>
      <w:marRight w:val="0"/>
      <w:marTop w:val="0"/>
      <w:marBottom w:val="0"/>
      <w:divBdr>
        <w:top w:val="none" w:sz="0" w:space="0" w:color="auto"/>
        <w:left w:val="none" w:sz="0" w:space="0" w:color="auto"/>
        <w:bottom w:val="none" w:sz="0" w:space="0" w:color="auto"/>
        <w:right w:val="none" w:sz="0" w:space="0" w:color="auto"/>
      </w:divBdr>
    </w:div>
    <w:div w:id="1945914475">
      <w:bodyDiv w:val="1"/>
      <w:marLeft w:val="0"/>
      <w:marRight w:val="0"/>
      <w:marTop w:val="0"/>
      <w:marBottom w:val="0"/>
      <w:divBdr>
        <w:top w:val="none" w:sz="0" w:space="0" w:color="auto"/>
        <w:left w:val="none" w:sz="0" w:space="0" w:color="auto"/>
        <w:bottom w:val="none" w:sz="0" w:space="0" w:color="auto"/>
        <w:right w:val="none" w:sz="0" w:space="0" w:color="auto"/>
      </w:divBdr>
    </w:div>
    <w:div w:id="1957712867">
      <w:bodyDiv w:val="1"/>
      <w:marLeft w:val="0"/>
      <w:marRight w:val="0"/>
      <w:marTop w:val="0"/>
      <w:marBottom w:val="0"/>
      <w:divBdr>
        <w:top w:val="none" w:sz="0" w:space="0" w:color="auto"/>
        <w:left w:val="none" w:sz="0" w:space="0" w:color="auto"/>
        <w:bottom w:val="none" w:sz="0" w:space="0" w:color="auto"/>
        <w:right w:val="none" w:sz="0" w:space="0" w:color="auto"/>
      </w:divBdr>
    </w:div>
    <w:div w:id="1999917281">
      <w:bodyDiv w:val="1"/>
      <w:marLeft w:val="0"/>
      <w:marRight w:val="0"/>
      <w:marTop w:val="0"/>
      <w:marBottom w:val="0"/>
      <w:divBdr>
        <w:top w:val="none" w:sz="0" w:space="0" w:color="auto"/>
        <w:left w:val="none" w:sz="0" w:space="0" w:color="auto"/>
        <w:bottom w:val="none" w:sz="0" w:space="0" w:color="auto"/>
        <w:right w:val="none" w:sz="0" w:space="0" w:color="auto"/>
      </w:divBdr>
    </w:div>
    <w:div w:id="2017031612">
      <w:bodyDiv w:val="1"/>
      <w:marLeft w:val="0"/>
      <w:marRight w:val="0"/>
      <w:marTop w:val="0"/>
      <w:marBottom w:val="0"/>
      <w:divBdr>
        <w:top w:val="none" w:sz="0" w:space="0" w:color="auto"/>
        <w:left w:val="none" w:sz="0" w:space="0" w:color="auto"/>
        <w:bottom w:val="none" w:sz="0" w:space="0" w:color="auto"/>
        <w:right w:val="none" w:sz="0" w:space="0" w:color="auto"/>
      </w:divBdr>
    </w:div>
    <w:div w:id="2019888745">
      <w:bodyDiv w:val="1"/>
      <w:marLeft w:val="0"/>
      <w:marRight w:val="0"/>
      <w:marTop w:val="0"/>
      <w:marBottom w:val="0"/>
      <w:divBdr>
        <w:top w:val="none" w:sz="0" w:space="0" w:color="auto"/>
        <w:left w:val="none" w:sz="0" w:space="0" w:color="auto"/>
        <w:bottom w:val="none" w:sz="0" w:space="0" w:color="auto"/>
        <w:right w:val="none" w:sz="0" w:space="0" w:color="auto"/>
      </w:divBdr>
    </w:div>
    <w:div w:id="2020111330">
      <w:bodyDiv w:val="1"/>
      <w:marLeft w:val="0"/>
      <w:marRight w:val="0"/>
      <w:marTop w:val="0"/>
      <w:marBottom w:val="0"/>
      <w:divBdr>
        <w:top w:val="none" w:sz="0" w:space="0" w:color="auto"/>
        <w:left w:val="none" w:sz="0" w:space="0" w:color="auto"/>
        <w:bottom w:val="none" w:sz="0" w:space="0" w:color="auto"/>
        <w:right w:val="none" w:sz="0" w:space="0" w:color="auto"/>
      </w:divBdr>
    </w:div>
    <w:div w:id="2024478161">
      <w:bodyDiv w:val="1"/>
      <w:marLeft w:val="0"/>
      <w:marRight w:val="0"/>
      <w:marTop w:val="0"/>
      <w:marBottom w:val="0"/>
      <w:divBdr>
        <w:top w:val="none" w:sz="0" w:space="0" w:color="auto"/>
        <w:left w:val="none" w:sz="0" w:space="0" w:color="auto"/>
        <w:bottom w:val="none" w:sz="0" w:space="0" w:color="auto"/>
        <w:right w:val="none" w:sz="0" w:space="0" w:color="auto"/>
      </w:divBdr>
    </w:div>
    <w:div w:id="2024822136">
      <w:bodyDiv w:val="1"/>
      <w:marLeft w:val="0"/>
      <w:marRight w:val="0"/>
      <w:marTop w:val="0"/>
      <w:marBottom w:val="0"/>
      <w:divBdr>
        <w:top w:val="none" w:sz="0" w:space="0" w:color="auto"/>
        <w:left w:val="none" w:sz="0" w:space="0" w:color="auto"/>
        <w:bottom w:val="none" w:sz="0" w:space="0" w:color="auto"/>
        <w:right w:val="none" w:sz="0" w:space="0" w:color="auto"/>
      </w:divBdr>
      <w:divsChild>
        <w:div w:id="1510287793">
          <w:marLeft w:val="0"/>
          <w:marRight w:val="0"/>
          <w:marTop w:val="0"/>
          <w:marBottom w:val="0"/>
          <w:divBdr>
            <w:top w:val="none" w:sz="0" w:space="0" w:color="auto"/>
            <w:left w:val="none" w:sz="0" w:space="0" w:color="auto"/>
            <w:bottom w:val="none" w:sz="0" w:space="0" w:color="auto"/>
            <w:right w:val="none" w:sz="0" w:space="0" w:color="auto"/>
          </w:divBdr>
          <w:divsChild>
            <w:div w:id="15206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8538">
      <w:bodyDiv w:val="1"/>
      <w:marLeft w:val="0"/>
      <w:marRight w:val="0"/>
      <w:marTop w:val="0"/>
      <w:marBottom w:val="0"/>
      <w:divBdr>
        <w:top w:val="none" w:sz="0" w:space="0" w:color="auto"/>
        <w:left w:val="none" w:sz="0" w:space="0" w:color="auto"/>
        <w:bottom w:val="none" w:sz="0" w:space="0" w:color="auto"/>
        <w:right w:val="none" w:sz="0" w:space="0" w:color="auto"/>
      </w:divBdr>
    </w:div>
    <w:div w:id="2032145060">
      <w:bodyDiv w:val="1"/>
      <w:marLeft w:val="0"/>
      <w:marRight w:val="0"/>
      <w:marTop w:val="0"/>
      <w:marBottom w:val="0"/>
      <w:divBdr>
        <w:top w:val="none" w:sz="0" w:space="0" w:color="auto"/>
        <w:left w:val="none" w:sz="0" w:space="0" w:color="auto"/>
        <w:bottom w:val="none" w:sz="0" w:space="0" w:color="auto"/>
        <w:right w:val="none" w:sz="0" w:space="0" w:color="auto"/>
      </w:divBdr>
    </w:div>
    <w:div w:id="2052606337">
      <w:bodyDiv w:val="1"/>
      <w:marLeft w:val="0"/>
      <w:marRight w:val="0"/>
      <w:marTop w:val="0"/>
      <w:marBottom w:val="0"/>
      <w:divBdr>
        <w:top w:val="none" w:sz="0" w:space="0" w:color="auto"/>
        <w:left w:val="none" w:sz="0" w:space="0" w:color="auto"/>
        <w:bottom w:val="none" w:sz="0" w:space="0" w:color="auto"/>
        <w:right w:val="none" w:sz="0" w:space="0" w:color="auto"/>
      </w:divBdr>
    </w:div>
    <w:div w:id="2064138800">
      <w:bodyDiv w:val="1"/>
      <w:marLeft w:val="0"/>
      <w:marRight w:val="0"/>
      <w:marTop w:val="0"/>
      <w:marBottom w:val="0"/>
      <w:divBdr>
        <w:top w:val="none" w:sz="0" w:space="0" w:color="auto"/>
        <w:left w:val="none" w:sz="0" w:space="0" w:color="auto"/>
        <w:bottom w:val="none" w:sz="0" w:space="0" w:color="auto"/>
        <w:right w:val="none" w:sz="0" w:space="0" w:color="auto"/>
      </w:divBdr>
    </w:div>
    <w:div w:id="2072314704">
      <w:bodyDiv w:val="1"/>
      <w:marLeft w:val="0"/>
      <w:marRight w:val="0"/>
      <w:marTop w:val="0"/>
      <w:marBottom w:val="0"/>
      <w:divBdr>
        <w:top w:val="none" w:sz="0" w:space="0" w:color="auto"/>
        <w:left w:val="none" w:sz="0" w:space="0" w:color="auto"/>
        <w:bottom w:val="none" w:sz="0" w:space="0" w:color="auto"/>
        <w:right w:val="none" w:sz="0" w:space="0" w:color="auto"/>
      </w:divBdr>
    </w:div>
    <w:div w:id="2088572660">
      <w:bodyDiv w:val="1"/>
      <w:marLeft w:val="0"/>
      <w:marRight w:val="0"/>
      <w:marTop w:val="0"/>
      <w:marBottom w:val="0"/>
      <w:divBdr>
        <w:top w:val="none" w:sz="0" w:space="0" w:color="auto"/>
        <w:left w:val="none" w:sz="0" w:space="0" w:color="auto"/>
        <w:bottom w:val="none" w:sz="0" w:space="0" w:color="auto"/>
        <w:right w:val="none" w:sz="0" w:space="0" w:color="auto"/>
      </w:divBdr>
    </w:div>
    <w:div w:id="2104720459">
      <w:bodyDiv w:val="1"/>
      <w:marLeft w:val="0"/>
      <w:marRight w:val="0"/>
      <w:marTop w:val="0"/>
      <w:marBottom w:val="0"/>
      <w:divBdr>
        <w:top w:val="none" w:sz="0" w:space="0" w:color="auto"/>
        <w:left w:val="none" w:sz="0" w:space="0" w:color="auto"/>
        <w:bottom w:val="none" w:sz="0" w:space="0" w:color="auto"/>
        <w:right w:val="none" w:sz="0" w:space="0" w:color="auto"/>
      </w:divBdr>
    </w:div>
    <w:div w:id="2105224426">
      <w:bodyDiv w:val="1"/>
      <w:marLeft w:val="0"/>
      <w:marRight w:val="0"/>
      <w:marTop w:val="0"/>
      <w:marBottom w:val="0"/>
      <w:divBdr>
        <w:top w:val="none" w:sz="0" w:space="0" w:color="auto"/>
        <w:left w:val="none" w:sz="0" w:space="0" w:color="auto"/>
        <w:bottom w:val="none" w:sz="0" w:space="0" w:color="auto"/>
        <w:right w:val="none" w:sz="0" w:space="0" w:color="auto"/>
      </w:divBdr>
    </w:div>
    <w:div w:id="2121030348">
      <w:bodyDiv w:val="1"/>
      <w:marLeft w:val="0"/>
      <w:marRight w:val="0"/>
      <w:marTop w:val="0"/>
      <w:marBottom w:val="0"/>
      <w:divBdr>
        <w:top w:val="none" w:sz="0" w:space="0" w:color="auto"/>
        <w:left w:val="none" w:sz="0" w:space="0" w:color="auto"/>
        <w:bottom w:val="none" w:sz="0" w:space="0" w:color="auto"/>
        <w:right w:val="none" w:sz="0" w:space="0" w:color="auto"/>
      </w:divBdr>
    </w:div>
    <w:div w:id="2123450756">
      <w:marLeft w:val="0"/>
      <w:marRight w:val="0"/>
      <w:marTop w:val="0"/>
      <w:marBottom w:val="0"/>
      <w:divBdr>
        <w:top w:val="none" w:sz="0" w:space="0" w:color="auto"/>
        <w:left w:val="none" w:sz="0" w:space="0" w:color="auto"/>
        <w:bottom w:val="none" w:sz="0" w:space="0" w:color="auto"/>
        <w:right w:val="none" w:sz="0" w:space="0" w:color="auto"/>
      </w:divBdr>
    </w:div>
    <w:div w:id="212769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commbank.com.au/insurance/brochures-forms" TargetMode="External"/><Relationship Id="rId3" Type="http://schemas.openxmlformats.org/officeDocument/2006/relationships/hyperlink" Target="mailto:Kester.Rozario@hollard.com.au" TargetMode="External"/><Relationship Id="rId7" Type="http://schemas.openxmlformats.org/officeDocument/2006/relationships/hyperlink" Target="http://www.commbank" TargetMode="External"/><Relationship Id="rId2" Type="http://schemas.openxmlformats.org/officeDocument/2006/relationships/hyperlink" Target="mailto:William.Turner@hollard.com.au" TargetMode="External"/><Relationship Id="rId1" Type="http://schemas.openxmlformats.org/officeDocument/2006/relationships/hyperlink" Target="https://aus01.safelinks.protection.outlook.com/?url=https%3A%2F%2Fwww.hollard.com.au%2Fabout-hollard%2Fcorporate-responsibility%2Fsupport-for-vulnerable-customers%2F&amp;data=05%7C02%7CBianca.Tautz%40hollard.com.au%7Cd91b33b339184ea2a80808dc85e57c17%7C9caaabddcb9642b6922da831505a8b18%7C0%7C0%7C638532467883310512%7CUnknown%7CTWFpbGZsb3d8eyJWIjoiMC4wLjAwMDAiLCJQIjoiV2luMzIiLCJBTiI6Ik1haWwiLCJXVCI6Mn0%3D%7C0%7C%7C%7C&amp;sdata=WBEmiQBmNZKtqzfhbkpksRXNe0rmkJ%2Bs3gwQ4zoHrX4%3D&amp;reserved=0" TargetMode="External"/><Relationship Id="rId6" Type="http://schemas.openxmlformats.org/officeDocument/2006/relationships/hyperlink" Target="mailto:William.Turner@hollard.com.au" TargetMode="External"/><Relationship Id="rId11" Type="http://schemas.openxmlformats.org/officeDocument/2006/relationships/hyperlink" Target="https://aus01.safelinks.protection.outlook.com/?url=https%3A%2F%2Fwww.hollard.com.au%2Fabout-hollard%2Fcorporate-responsibility%2Fsupport-for-vulnerable-customers%2F&amp;data=05%7C02%7CBianca.Tautz%40hollard.com.au%7Cd91b33b339184ea2a80808dc85e57c17%7C9caaabddcb9642b6922da831505a8b18%7C0%7C0%7C638532467883310512%7CUnknown%7CTWFpbGZsb3d8eyJWIjoiMC4wLjAwMDAiLCJQIjoiV2luMzIiLCJBTiI6Ik1haWwiLCJXVCI6Mn0%3D%7C0%7C%7C%7C&amp;sdata=WBEmiQBmNZKtqzfhbkpksRXNe0rmkJ%2Bs3gwQ4zoHrX4%3D&amp;reserved=0" TargetMode="External"/><Relationship Id="rId5" Type="http://schemas.openxmlformats.org/officeDocument/2006/relationships/hyperlink" Target="mailto:Kester.Rozario@hollard.com.au" TargetMode="External"/><Relationship Id="rId10" Type="http://schemas.openxmlformats.org/officeDocument/2006/relationships/hyperlink" Target="https://www.commbank.com.au/insurance/brochures-forms" TargetMode="External"/><Relationship Id="rId4" Type="http://schemas.openxmlformats.org/officeDocument/2006/relationships/hyperlink" Target="mailto:William.Turner@hollard.com.au" TargetMode="External"/><Relationship Id="rId9" Type="http://schemas.openxmlformats.org/officeDocument/2006/relationships/hyperlink" Target="http://www.commbank"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2.emf"/><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emf"/><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0.png"/><Relationship Id="rId50" Type="http://schemas.openxmlformats.org/officeDocument/2006/relationships/image" Target="media/image33.emf"/><Relationship Id="rId55"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hollardcom1au.sharepoint.com/:f:/r/sites/Polibit/Shared%20Documents/General/Customer%20Correspondence/01.%20Overarching/Branding%20and%20Layout%20Functional%20Specification?csf=1&amp;web=1&amp;e=l5C7Di" TargetMode="External"/><Relationship Id="rId29" Type="http://schemas.openxmlformats.org/officeDocument/2006/relationships/image" Target="media/image13.png"/><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6.png"/><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3.emf"/><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4.emf"/><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1.emf"/><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www.commbank.com.au/insurancecar" TargetMode="External"/><Relationship Id="rId59" Type="http://schemas.microsoft.com/office/2019/05/relationships/documenttasks" Target="documenttasks/documenttasks1.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jpeg"/><Relationship Id="rId49" Type="http://schemas.openxmlformats.org/officeDocument/2006/relationships/image" Target="media/image32.png"/><Relationship Id="rId57" Type="http://schemas.microsoft.com/office/2011/relationships/people" Target="people.xm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OneDrive\Desktop\JOB\IDI\Mockup\Quotation\andrew\Print%20Template%20CBA%20SB1.5%202.7.dotx" TargetMode="External"/></Relationships>
</file>

<file path=word/documenttasks/documenttasks1.xml><?xml version="1.0" encoding="utf-8"?>
<t:Tasks xmlns:t="http://schemas.microsoft.com/office/tasks/2019/documenttasks" xmlns:oel="http://schemas.microsoft.com/office/2019/extlst">
  <t:Task id="{2A661176-D3D4-448A-97E7-A0547BB1F7BC}">
    <t:Anchor>
      <t:Comment id="1855126512"/>
    </t:Anchor>
    <t:History>
      <t:Event id="{79B5AA28-4787-46F2-9CB9-2A250DDCB60F}" time="2024-07-08T01:10:45.855Z">
        <t:Attribution userId="S::William.Turner@hollard.com.au::26a4c313-3078-4428-825a-2eaaf1623cd5" userProvider="AD" userName="William Turner"/>
        <t:Anchor>
          <t:Comment id="1855126512"/>
        </t:Anchor>
        <t:Create/>
      </t:Event>
      <t:Event id="{C4178146-4A95-4CCB-98E5-73F45D200BEC}" time="2024-07-08T01:10:45.855Z">
        <t:Attribution userId="S::William.Turner@hollard.com.au::26a4c313-3078-4428-825a-2eaaf1623cd5" userProvider="AD" userName="William Turner"/>
        <t:Anchor>
          <t:Comment id="1855126512"/>
        </t:Anchor>
        <t:Assign userId="S::Sam.Sehgal@hollard.com.au::bd074300-dea2-427e-9e26-1236c8f2a3d7" userProvider="AD" userName="Sam Sehgal (EXT Idiom)"/>
      </t:Event>
      <t:Event id="{2F9BD6EB-6175-4A3F-8D2A-29FDA011BCAF}" time="2024-07-08T01:10:45.855Z">
        <t:Attribution userId="S::William.Turner@hollard.com.au::26a4c313-3078-4428-825a-2eaaf1623cd5" userProvider="AD" userName="William Turner"/>
        <t:Anchor>
          <t:Comment id="1855126512"/>
        </t:Anchor>
        <t:SetTitle title="@Sam Sehgal (EXT Idiom) since the date of print/issue of the document needs to appear for the COI to be considered a tax invoice, please check the coding I have added here"/>
      </t:Event>
      <t:Event id="{6102BC0A-57D9-4DFB-AB5E-2A19AF6C545D}" time="2024-07-08T02:44:00.317Z">
        <t:Attribution userId="S::Sam.Sehgal@hollard.com.au::bd074300-dea2-427e-9e26-1236c8f2a3d7" userProvider="AD" userName="Sam Sehgal (EXT Idiom)"/>
        <t:Anchor>
          <t:Comment id="1780825604"/>
        </t:Anchor>
        <t:UnassignAll/>
      </t:Event>
      <t:Event id="{7169068E-D797-4341-981F-0914D7FB422A}" time="2024-07-08T02:44:00.317Z">
        <t:Attribution userId="S::Sam.Sehgal@hollard.com.au::bd074300-dea2-427e-9e26-1236c8f2a3d7" userProvider="AD" userName="Sam Sehgal (EXT Idiom)"/>
        <t:Anchor>
          <t:Comment id="1780825604"/>
        </t:Anchor>
        <t:Assign userId="S::William.Turner@hollard.com.au::26a4c313-3078-4428-825a-2eaaf1623cd5" userProvider="AD" userName="William Turner"/>
      </t:Event>
    </t:History>
  </t:Task>
  <t:Task id="{2C0D0AFB-38A0-4806-BAE3-CD1F863F6DFD}">
    <t:Anchor>
      <t:Comment id="1593790554"/>
    </t:Anchor>
    <t:History>
      <t:Event id="{34A5E555-A62F-47D0-B4A1-4867D0754787}" time="2023-07-07T04:37:14.608Z">
        <t:Attribution userId="S::Kester.Rozario@hollard.com.au::ceb68097-5c95-4251-9d2d-91fc292d0be2" userProvider="AD" userName="Kester Rozario"/>
        <t:Anchor>
          <t:Comment id="676503962"/>
        </t:Anchor>
        <t:Create/>
      </t:Event>
      <t:Event id="{4116CBF9-4579-4033-9C46-5A9298DF12A3}" time="2023-07-07T04:37:14.608Z">
        <t:Attribution userId="S::Kester.Rozario@hollard.com.au::ceb68097-5c95-4251-9d2d-91fc292d0be2" userProvider="AD" userName="Kester Rozario"/>
        <t:Anchor>
          <t:Comment id="676503962"/>
        </t:Anchor>
        <t:Assign userId="S::Kirsty.Gorbould@Hollard.com.au::253981af-b6c8-4bee-8bb5-be93bd5c1614" userProvider="AD" userName="Kirsty Gorbould"/>
      </t:Event>
      <t:Event id="{8D9CA803-A929-4DED-BF4D-28C86F3A8D88}" time="2023-07-07T04:37:14.608Z">
        <t:Attribution userId="S::Kester.Rozario@hollard.com.au::ceb68097-5c95-4251-9d2d-91fc292d0be2" userProvider="AD" userName="Kester Rozario"/>
        <t:Anchor>
          <t:Comment id="676503962"/>
        </t:Anchor>
        <t:SetTitle title="@Kirsty Gorbould can you please provide the right wording from the new PDS for this section"/>
      </t:Event>
      <t:Event id="{727D58BF-68D3-42D6-871A-114EBFB3582A}" time="2023-12-22T01:24:58.321Z">
        <t:Attribution userId="S::william.turner@hollard.com.au::26a4c313-3078-4428-825a-2eaaf1623cd5" userProvider="AD" userName="William Turner"/>
        <t:Progress percentComplete="100"/>
      </t:Event>
    </t:History>
  </t:Task>
  <t:Task id="{ABEB3294-19F7-430E-AD20-16E50637AA1A}">
    <t:Anchor>
      <t:Comment id="155202408"/>
    </t:Anchor>
    <t:History>
      <t:Event id="{8EFF12A1-4162-46CA-9525-FE8674E63495}" time="2023-07-10T03:56:26.938Z">
        <t:Attribution userId="S::Kester.Rozario@hollard.com.au::ceb68097-5c95-4251-9d2d-91fc292d0be2" userProvider="AD" userName="Kester Rozario"/>
        <t:Anchor>
          <t:Comment id="1728248503"/>
        </t:Anchor>
        <t:Create/>
      </t:Event>
      <t:Event id="{C1FBDAF6-FCFE-49BB-8E37-3C42E8AF53C3}" time="2023-07-10T03:56:26.938Z">
        <t:Attribution userId="S::Kester.Rozario@hollard.com.au::ceb68097-5c95-4251-9d2d-91fc292d0be2" userProvider="AD" userName="Kester Rozario"/>
        <t:Anchor>
          <t:Comment id="1728248503"/>
        </t:Anchor>
        <t:Assign userId="S::Kirsten.Cansino@hollard.com.au::c01b1b0e-5d92-4a6b-aa0c-14a7fcd0ad76" userProvider="AD" userName="Kirsten Cansino"/>
      </t:Event>
      <t:Event id="{8F902482-D0B2-4827-BCD4-ACA760D926A5}" time="2023-07-10T03:56:26.938Z">
        <t:Attribution userId="S::Kester.Rozario@hollard.com.au::ceb68097-5c95-4251-9d2d-91fc292d0be2" userProvider="AD" userName="Kester Rozario"/>
        <t:Anchor>
          <t:Comment id="1728248503"/>
        </t:Anchor>
        <t:SetTitle title="@Kirsten Cansino to confirm the definition of you. The COI is sent to a policy holder."/>
      </t:Event>
      <t:Event id="{6DCF5A4D-B436-4E7C-B291-6A565BD570DB}" time="2024-05-20T04:13:36.53Z">
        <t:Attribution userId="S::william.turner@hollard.com.au::26a4c313-3078-4428-825a-2eaaf1623cd5" userProvider="AD" userName="William Turner"/>
        <t:Progress percentComplete="100"/>
      </t:Event>
    </t:History>
  </t:Task>
  <t:Task id="{3554D9BA-524B-4B7D-94CA-00AE13731C07}">
    <t:Anchor>
      <t:Comment id="373217087"/>
    </t:Anchor>
    <t:History>
      <t:Event id="{2D239FD3-80F1-48E0-AC9D-5EB14A9974FF}" time="2024-06-19T00:21:13.357Z">
        <t:Attribution userId="S::William.Turner@hollard.com.au::26a4c313-3078-4428-825a-2eaaf1623cd5" userProvider="AD" userName="William Turner"/>
        <t:Anchor>
          <t:Comment id="1073527087"/>
        </t:Anchor>
        <t:Create/>
      </t:Event>
      <t:Event id="{FC8DD253-BF94-4F4D-A1F2-60B207AC401C}" time="2024-06-19T00:21:13.357Z">
        <t:Attribution userId="S::William.Turner@hollard.com.au::26a4c313-3078-4428-825a-2eaaf1623cd5" userProvider="AD" userName="William Turner"/>
        <t:Anchor>
          <t:Comment id="1073527087"/>
        </t:Anchor>
        <t:Assign userId="S::Sam.Sehgal@hollard.com.au::bd074300-dea2-427e-9e26-1236c8f2a3d7" userProvider="AD" userName="Sam Sehgal (EXT Idiom)"/>
      </t:Event>
      <t:Event id="{6CDBEC9A-65F2-4E0F-8A43-D70406FA7D82}" time="2024-06-19T00:21:13.357Z">
        <t:Attribution userId="S::William.Turner@hollard.com.au::26a4c313-3078-4428-825a-2eaaf1623cd5" userProvider="AD" userName="William Turner"/>
        <t:Anchor>
          <t:Comment id="1073527087"/>
        </t:Anchor>
        <t:SetTitle title="Will be in right hand column above policy summary @Sam Sehgal (EXT Idiom) "/>
      </t:Event>
      <t:Event id="{359B94CD-533D-47F8-ADA6-3BB7427EF3DB}" time="2024-06-23T04:05:38.11Z">
        <t:Attribution userId="S::Sam.Sehgal@hollard.com.au::bd074300-dea2-427e-9e26-1236c8f2a3d7" userProvider="AD" userName="Sam Sehgal (EXT Idiom)"/>
        <t:Progress percentComplete="100"/>
      </t:Event>
    </t:History>
  </t:Task>
  <t:Task id="{E11098CA-2E78-432C-B9B8-6FF1719FA7C0}">
    <t:Anchor>
      <t:Comment id="442681875"/>
    </t:Anchor>
    <t:History>
      <t:Event id="{D92E1B61-053A-4B62-B42F-48CACF982966}" time="2024-05-21T04:56:38.368Z">
        <t:Attribution userId="S::william.turner@hollard.com.au::26a4c313-3078-4428-825a-2eaaf1623cd5" userProvider="AD" userName="William Turner"/>
        <t:Anchor>
          <t:Comment id="442681875"/>
        </t:Anchor>
        <t:Create/>
      </t:Event>
      <t:Event id="{0C36B815-B909-47DC-8E3E-EA6AA3FD26D3}" time="2024-05-21T04:56:38.368Z">
        <t:Attribution userId="S::william.turner@hollard.com.au::26a4c313-3078-4428-825a-2eaaf1623cd5" userProvider="AD" userName="William Turner"/>
        <t:Anchor>
          <t:Comment id="442681875"/>
        </t:Anchor>
        <t:Assign userId="S::Sam.Sehgal@hollard.com.au::bd074300-dea2-427e-9e26-1236c8f2a3d7" userProvider="AD" userName="Sam Sehgal (EXT Idiom)"/>
      </t:Event>
      <t:Event id="{9A920E91-BF6F-40AA-9EDB-C397FE1B5743}" time="2024-05-21T04:56:38.368Z">
        <t:Attribution userId="S::william.turner@hollard.com.au::26a4c313-3078-4428-825a-2eaaf1623cd5" userProvider="AD" userName="William Turner"/>
        <t:Anchor>
          <t:Comment id="442681875"/>
        </t:Anchor>
        <t:SetTitle title="@Sam Sehgal (EXT Idiom) is it possible for us to move the optional covers for Car to page 1 (in the policy summary) like it is for Home/Landlord?"/>
      </t:Event>
    </t:History>
  </t:Task>
  <t:Task id="{4A014F00-C28F-4B99-A34F-270E119099B4}">
    <t:Anchor>
      <t:Comment id="537450227"/>
    </t:Anchor>
    <t:History>
      <t:Event id="{03E87438-F29F-4765-B872-95F6DA3424A5}" time="2023-07-10T03:51:02.129Z">
        <t:Attribution userId="S::Kester.Rozario@hollard.com.au::ceb68097-5c95-4251-9d2d-91fc292d0be2" userProvider="AD" userName="Kester Rozario"/>
        <t:Anchor>
          <t:Comment id="676760390"/>
        </t:Anchor>
        <t:Create/>
      </t:Event>
      <t:Event id="{74557535-FF1B-4279-9760-132E99D45DEB}" time="2023-07-10T03:51:02.129Z">
        <t:Attribution userId="S::Kester.Rozario@hollard.com.au::ceb68097-5c95-4251-9d2d-91fc292d0be2" userProvider="AD" userName="Kester Rozario"/>
        <t:Anchor>
          <t:Comment id="676760390"/>
        </t:Anchor>
        <t:Assign userId="S::William.Turner@hollard.com.au::26a4c313-3078-4428-825a-2eaaf1623cd5" userProvider="AD" userName="William Turner"/>
      </t:Event>
      <t:Event id="{DFB4C405-6E1C-4A56-8277-28B0D91B2934}" time="2023-07-10T03:51:02.129Z">
        <t:Attribution userId="S::Kester.Rozario@hollard.com.au::ceb68097-5c95-4251-9d2d-91fc292d0be2" userProvider="AD" userName="Kester Rozario"/>
        <t:Anchor>
          <t:Comment id="676760390"/>
        </t:Anchor>
        <t:SetTitle title="@William Turner can you confirm whether we can say &quot;We understand that&quot; - even for new business whereever we say &quot;you have told us&quot;"/>
      </t:Event>
      <t:Event id="{3ED07BED-D7CA-4900-90F5-574051F0F9C3}" time="2024-05-20T02:53:12.977Z">
        <t:Attribution userId="S::william.turner@hollard.com.au::26a4c313-3078-4428-825a-2eaaf1623cd5" userProvider="AD" userName="William Turner"/>
        <t:Progress percentComplete="100"/>
      </t:Event>
    </t:History>
  </t:Task>
  <t:Task id="{865FD0BC-FE2B-4337-A9A5-B16B827CA8A6}">
    <t:Anchor>
      <t:Comment id="673139478"/>
    </t:Anchor>
    <t:History>
      <t:Event id="{0C7EC38C-F111-416D-B728-53B59C9A5EB2}" time="2023-05-29T06:02:30.141Z">
        <t:Attribution userId="S::Kelly.Trevena-Elliott@hollard.com.au::4b25a639-08e0-4229-b872-f00f3293b6f2" userProvider="AD" userName="Kelly Trevena-Elliott"/>
        <t:Anchor>
          <t:Comment id="673139478"/>
        </t:Anchor>
        <t:Create/>
      </t:Event>
      <t:Event id="{20DCBCA5-F1A3-4D77-8F1D-1A7956D79F9E}" time="2023-05-29T06:02:30.141Z">
        <t:Attribution userId="S::Kelly.Trevena-Elliott@hollard.com.au::4b25a639-08e0-4229-b872-f00f3293b6f2" userProvider="AD" userName="Kelly Trevena-Elliott"/>
        <t:Anchor>
          <t:Comment id="673139478"/>
        </t:Anchor>
        <t:Assign userId="S::William.Turner@hollard.com.au::26a4c313-3078-4428-825a-2eaaf1623cd5" userProvider="AD" userName="William Turner"/>
      </t:Event>
      <t:Event id="{31F026F3-C0A0-46C8-B0D0-616858A372D4}" time="2023-05-29T06:02:30.141Z">
        <t:Attribution userId="S::Kelly.Trevena-Elliott@hollard.com.au::4b25a639-08e0-4229-b872-f00f3293b6f2" userProvider="AD" userName="Kelly Trevena-Elliott"/>
        <t:Anchor>
          <t:Comment id="673139478"/>
        </t:Anchor>
        <t:SetTitle title="@William Turner the logic for the below endorsements is missing from this document:- Driver Age Restriction - 25- Excluded Drivers- Additional Financier- Named Driver Limitation"/>
      </t:Event>
    </t:History>
  </t:Task>
  <t:Task id="{5B67D87F-32DB-4FE4-83C5-95035134A4D4}">
    <t:Anchor>
      <t:Comment id="1981576855"/>
    </t:Anchor>
    <t:History>
      <t:Event id="{24568CDB-A71C-4C65-AB1F-58C60F987F51}" time="2023-07-07T04:21:34.789Z">
        <t:Attribution userId="S::Kester.Rozario@hollard.com.au::ceb68097-5c95-4251-9d2d-91fc292d0be2" userProvider="AD" userName="Kester Rozario"/>
        <t:Anchor>
          <t:Comment id="1390834196"/>
        </t:Anchor>
        <t:Create/>
      </t:Event>
      <t:Event id="{4B431F4F-2779-438F-A3E7-AC5D172BA374}" time="2023-07-07T04:21:34.789Z">
        <t:Attribution userId="S::Kester.Rozario@hollard.com.au::ceb68097-5c95-4251-9d2d-91fc292d0be2" userProvider="AD" userName="Kester Rozario"/>
        <t:Anchor>
          <t:Comment id="1390834196"/>
        </t:Anchor>
        <t:Assign userId="S::Jerome.Pielago@Hollard.com.au::2153272d-f6f2-497c-ab45-c96b3cbb00f9" userProvider="AD" userName="Jerome Pielago"/>
      </t:Event>
      <t:Event id="{CE774B39-F294-484A-AB8C-7A1DC0CDB75D}" time="2023-07-07T04:21:34.789Z">
        <t:Attribution userId="S::Kester.Rozario@hollard.com.au::ceb68097-5c95-4251-9d2d-91fc292d0be2" userProvider="AD" userName="Kester Rozario"/>
        <t:Anchor>
          <t:Comment id="1390834196"/>
        </t:Anchor>
        <t:SetTitle title="@Jerome Pielago are you able to review this section please regarding &quot;in the market&quot;. CBA have a suggestion mentioned above that is currently in use. Note that this wording is currently live and present for all other brand partners."/>
      </t:Event>
      <t:Event id="{42542205-BBF1-401B-A26A-D32A7FE35FE2}" time="2023-07-10T03:06:13.719Z">
        <t:Attribution userId="S::jerome.pielago@hollard.com.au::2153272d-f6f2-497c-ab45-c96b3cbb00f9" userProvider="AD" userName="Jerome Pielago"/>
        <t:Anchor>
          <t:Comment id="1744871985"/>
        </t:Anchor>
        <t:UnassignAll/>
      </t:Event>
      <t:Event id="{0E1A87F3-5EC0-4765-B931-C9BC7F6869E8}" time="2023-07-10T03:06:13.719Z">
        <t:Attribution userId="S::jerome.pielago@hollard.com.au::2153272d-f6f2-497c-ab45-c96b3cbb00f9" userProvider="AD" userName="Jerome Pielago"/>
        <t:Anchor>
          <t:Comment id="1744871985"/>
        </t:Anchor>
        <t:Assign userId="S::Rebel.Bailey@hollard.com.au::4d56122f-87d4-46f7-bc9c-dd3059cca0c7" userProvider="AD" userName="Rebel Bailey"/>
      </t:Event>
      <t:Event id="{053BD647-8091-418F-9854-480920967C74}" time="2024-05-23T02:25:59.747Z">
        <t:Attribution userId="S::william.turner@hollard.com.au::26a4c313-3078-4428-825a-2eaaf1623cd5" userProvider="AD" userName="William Turner"/>
        <t:Progress percentComplete="100"/>
      </t:Event>
    </t:History>
  </t:Task>
  <t:Task id="{59296E7E-7324-4800-BC5B-5222B80CA4A8}">
    <t:Anchor>
      <t:Comment id="1365338132"/>
    </t:Anchor>
    <t:History>
      <t:Event id="{2369E4D8-AF92-4866-BEB9-CBEB8B73CD4D}" time="2024-05-23T02:54:53.703Z">
        <t:Attribution userId="S::william.turner@hollard.com.au::26a4c313-3078-4428-825a-2eaaf1623cd5" userProvider="AD" userName="William Turner"/>
        <t:Anchor>
          <t:Comment id="1365338132"/>
        </t:Anchor>
        <t:Create/>
      </t:Event>
      <t:Event id="{8DB16229-F71D-494F-B276-AE64EAF247EE}" time="2024-05-23T02:54:53.703Z">
        <t:Attribution userId="S::william.turner@hollard.com.au::26a4c313-3078-4428-825a-2eaaf1623cd5" userProvider="AD" userName="William Turner"/>
        <t:Anchor>
          <t:Comment id="1365338132"/>
        </t:Anchor>
        <t:Assign userId="S::Sam.Sehgal@hollard.com.au::bd074300-dea2-427e-9e26-1236c8f2a3d7" userProvider="AD" userName="Sam Sehgal (EXT Idiom)"/>
      </t:Event>
      <t:Event id="{923504AA-13C5-4108-A3EA-A863B782FDC1}" time="2024-05-23T02:54:53.703Z">
        <t:Attribution userId="S::william.turner@hollard.com.au::26a4c313-3078-4428-825a-2eaaf1623cd5" userProvider="AD" userName="William Turner"/>
        <t:Anchor>
          <t:Comment id="1365338132"/>
        </t:Anchor>
        <t:SetTitle title="@Sam Sehgal (EXT Idiom) we need to make this second sentence conditional so that it only shows if the person is not an invoice customer."/>
      </t:Event>
      <t:Event id="{A2C58DFE-7DD4-4E31-8360-412DC18C3068}" time="2024-05-28T07:01:22.832Z">
        <t:Attribution userId="S::william.turner@hollard.com.au::26a4c313-3078-4428-825a-2eaaf1623cd5" userProvider="AD" userName="William Turner"/>
        <t:Progress percentComplete="100"/>
      </t:Event>
      <t:Event id="{090D00F6-D7F5-4128-A8FD-3D2DA168E03C}" time="2024-06-12T00:42:29.428Z">
        <t:Attribution userId="S::Heng.Liu@hollard.com.au::7efc094f-a35e-4933-84d6-09b2d13905e8" userProvider="AD" userName="Heng Liu"/>
        <t:Progress percentComplete="0"/>
      </t:Event>
      <t:Event id="{FF349A2A-F459-4238-BA61-A15E72ADD8B8}" time="2024-06-12T00:46:36.217Z">
        <t:Attribution userId="S::Heng.Liu@hollard.com.au::7efc094f-a35e-4933-84d6-09b2d13905e8" userProvider="AD" userName="Heng Liu"/>
        <t:Progress percentComplete="100"/>
      </t:Event>
      <t:Event id="{60F31C6C-CA82-47F3-82A3-71A8E50CB020}" time="2024-06-12T00:46:50.834Z">
        <t:Attribution userId="S::Heng.Liu@hollard.com.au::7efc094f-a35e-4933-84d6-09b2d13905e8" userProvider="AD" userName="Heng Liu"/>
        <t:Undo id="{FF349A2A-F459-4238-BA61-A15E72ADD8B8}"/>
      </t:Event>
      <t:Event id="{7B5620A2-DD29-4261-869F-A33A9B43746A}" time="2024-06-12T00:46:51.611Z">
        <t:Attribution userId="S::Heng.Liu@hollard.com.au::7efc094f-a35e-4933-84d6-09b2d13905e8" userProvider="AD" userName="Heng Liu"/>
        <t:Undo id="{090D00F6-D7F5-4128-A8FD-3D2DA168E03C}"/>
      </t:Event>
    </t:History>
  </t:Task>
  <t:Task id="{068E920B-90A5-4D06-96C6-7A2D4FFEB24C}">
    <t:Anchor>
      <t:Comment id="174087092"/>
    </t:Anchor>
    <t:History>
      <t:Event id="{4774781C-DED8-4E9C-86BC-9244E6AABF18}" time="2023-07-10T04:13:05.934Z">
        <t:Attribution userId="S::Kester.Rozario@hollard.com.au::ceb68097-5c95-4251-9d2d-91fc292d0be2" userProvider="AD" userName="Kester Rozario"/>
        <t:Anchor>
          <t:Comment id="969495739"/>
        </t:Anchor>
        <t:Create/>
      </t:Event>
      <t:Event id="{442D0099-E48D-4B03-8CE4-B0C8F0DE4093}" time="2023-07-10T04:13:05.934Z">
        <t:Attribution userId="S::Kester.Rozario@hollard.com.au::ceb68097-5c95-4251-9d2d-91fc292d0be2" userProvider="AD" userName="Kester Rozario"/>
        <t:Anchor>
          <t:Comment id="969495739"/>
        </t:Anchor>
        <t:Assign userId="S::William.Turner@hollard.com.au::26a4c313-3078-4428-825a-2eaaf1623cd5" userProvider="AD" userName="William Turner"/>
      </t:Event>
      <t:Event id="{7895A066-DDC6-4D24-AA48-9193AD074F35}" time="2023-07-10T04:13:05.934Z">
        <t:Attribution userId="S::Kester.Rozario@hollard.com.au::ceb68097-5c95-4251-9d2d-91fc292d0be2" userProvider="AD" userName="Kester Rozario"/>
        <t:Anchor>
          <t:Comment id="969495739"/>
        </t:Anchor>
        <t:SetTitle title="@William Turner TOV suggestion"/>
      </t:Event>
      <t:Event id="{2B109324-FE43-40D1-B29F-7840B33B0F1D}" time="2024-05-20T04:29:22.386Z">
        <t:Attribution userId="S::william.turner@hollard.com.au::26a4c313-3078-4428-825a-2eaaf1623cd5" userProvider="AD" userName="William Turner"/>
        <t:Progress percentComplete="100"/>
      </t:Event>
    </t:History>
  </t:Task>
  <t:Task id="{5F7988DD-FDCA-4746-85BC-E45FA8204E9A}">
    <t:Anchor>
      <t:Comment id="1629591342"/>
    </t:Anchor>
    <t:History>
      <t:Event id="{6AD5BA4D-7C21-4E11-BBFA-9E6297CBBD78}" time="2024-07-04T06:41:07.377Z">
        <t:Attribution userId="S::William.Turner@hollard.com.au::26a4c313-3078-4428-825a-2eaaf1623cd5" userProvider="AD" userName="William Turner"/>
        <t:Anchor>
          <t:Comment id="1629591342"/>
        </t:Anchor>
        <t:Create/>
      </t:Event>
      <t:Event id="{A6C4828E-AD07-4CE2-93B2-B6696A023438}" time="2024-07-04T06:41:07.377Z">
        <t:Attribution userId="S::William.Turner@hollard.com.au::26a4c313-3078-4428-825a-2eaaf1623cd5" userProvider="AD" userName="William Turner"/>
        <t:Anchor>
          <t:Comment id="1629591342"/>
        </t:Anchor>
        <t:Assign userId="S::Sam.Sehgal@hollard.com.au::bd074300-dea2-427e-9e26-1236c8f2a3d7" userProvider="AD" userName="Sam Sehgal (EXT Idiom)"/>
      </t:Event>
      <t:Event id="{243C9293-DA24-4437-81B0-00F2B4781599}" time="2024-07-04T06:41:07.377Z">
        <t:Attribution userId="S::William.Turner@hollard.com.au::26a4c313-3078-4428-825a-2eaaf1623cd5" userProvider="AD" userName="William Turner"/>
        <t:Anchor>
          <t:Comment id="1629591342"/>
        </t:Anchor>
        <t:SetTitle title="@Sam Sehgal (EXT Idiom) please confirm logic"/>
      </t:Event>
      <t:Event id="{A716029C-AD20-4CEF-8390-DF06217762CD}" time="2024-07-08T03:18:06.255Z">
        <t:Attribution userId="S::Sam.Sehgal@hollard.com.au::bd074300-dea2-427e-9e26-1236c8f2a3d7" userProvider="AD" userName="Sam Sehgal (EXT Idiom)"/>
        <t:Anchor>
          <t:Comment id="597760639"/>
        </t:Anchor>
        <t:UnassignAll/>
      </t:Event>
      <t:Event id="{B13A1D03-170A-42DC-AB35-9BD54E5ACC7D}" time="2024-07-08T03:18:06.255Z">
        <t:Attribution userId="S::Sam.Sehgal@hollard.com.au::bd074300-dea2-427e-9e26-1236c8f2a3d7" userProvider="AD" userName="Sam Sehgal (EXT Idiom)"/>
        <t:Anchor>
          <t:Comment id="597760639"/>
        </t:Anchor>
        <t:Assign userId="S::William.Turner@hollard.com.au::26a4c313-3078-4428-825a-2eaaf1623cd5" userProvider="AD" userName="William Turner"/>
      </t:Event>
    </t:History>
  </t:Task>
  <t:Task id="{B34F5EDD-5B28-41F2-9A5C-0C621A2BB11C}">
    <t:Anchor>
      <t:Comment id="1606992635"/>
    </t:Anchor>
    <t:History>
      <t:Event id="{8EFF12A1-4162-46CA-9525-FE8674E63495}" time="2023-07-10T03:56:26.938Z">
        <t:Attribution userId="S::Kester.Rozario@hollard.com.au::ceb68097-5c95-4251-9d2d-91fc292d0be2" userProvider="AD" userName="Kester Rozario"/>
        <t:Anchor>
          <t:Comment id="753334374"/>
        </t:Anchor>
        <t:Create/>
      </t:Event>
      <t:Event id="{C1FBDAF6-FCFE-49BB-8E37-3C42E8AF53C3}" time="2023-07-10T03:56:26.938Z">
        <t:Attribution userId="S::Kester.Rozario@hollard.com.au::ceb68097-5c95-4251-9d2d-91fc292d0be2" userProvider="AD" userName="Kester Rozario"/>
        <t:Anchor>
          <t:Comment id="753334374"/>
        </t:Anchor>
        <t:Assign userId="S::Kirsten.Cansino@hollard.com.au::c01b1b0e-5d92-4a6b-aa0c-14a7fcd0ad76" userProvider="AD" userName="Kirsten Cansino"/>
      </t:Event>
      <t:Event id="{8F902482-D0B2-4827-BCD4-ACA760D926A5}" time="2023-07-10T03:56:26.938Z">
        <t:Attribution userId="S::Kester.Rozario@hollard.com.au::ceb68097-5c95-4251-9d2d-91fc292d0be2" userProvider="AD" userName="Kester Rozario"/>
        <t:Anchor>
          <t:Comment id="753334374"/>
        </t:Anchor>
        <t:SetTitle title="@Kirsten Cansino to confirm the definition of you. The COI is sent to a policy holder."/>
      </t:Event>
      <t:Event id="{6DCF5A4D-B436-4E7C-B291-6A565BD570DB}" time="2024-05-20T04:13:36.53Z">
        <t:Attribution userId="S::william.turner@hollard.com.au::26a4c313-3078-4428-825a-2eaaf1623cd5" userProvider="AD" userName="William Turner"/>
        <t:Progress percentComplete="100"/>
      </t:Event>
    </t:History>
  </t:Task>
  <t:Task id="{DBD95165-84A6-47F9-BDC8-3C1631BBD02F}">
    <t:Anchor>
      <t:Comment id="1992503520"/>
    </t:Anchor>
    <t:History>
      <t:Event id="{70C4DEFF-C039-4D5D-92B1-50233562B61E}" time="2024-05-14T02:20:45.211Z">
        <t:Attribution userId="S::william.turner@hollard.com.au::26a4c313-3078-4428-825a-2eaaf1623cd5" userProvider="AD" userName="William Turner"/>
        <t:Anchor>
          <t:Comment id="1992503520"/>
        </t:Anchor>
        <t:Create/>
      </t:Event>
      <t:Event id="{D80C75F9-BF03-4210-8479-D435110A18BA}" time="2024-05-14T02:20:45.211Z">
        <t:Attribution userId="S::william.turner@hollard.com.au::26a4c313-3078-4428-825a-2eaaf1623cd5" userProvider="AD" userName="William Turner"/>
        <t:Anchor>
          <t:Comment id="1992503520"/>
        </t:Anchor>
        <t:Assign userId="S::Sam.Sehgal@hollard.com.au::bd074300-dea2-427e-9e26-1236c8f2a3d7" userProvider="AD" userName="Sam Sehgal (EXT Idiom)"/>
      </t:Event>
      <t:Event id="{9CC2831D-61CE-40E7-8651-4F1109614046}" time="2024-05-14T02:20:45.211Z">
        <t:Attribution userId="S::william.turner@hollard.com.au::26a4c313-3078-4428-825a-2eaaf1623cd5" userProvider="AD" userName="William Turner"/>
        <t:Anchor>
          <t:Comment id="1992503520"/>
        </t:Anchor>
        <t:SetTitle title="@Sam Sehgal (EXT Idiom) please update the cost breakdown table - am re-sending the updated cost breakdown table structure and ESL description for underneath the table"/>
      </t:Event>
      <t:Event id="{88F257A3-BA62-4927-A4B4-12800003A8CB}" time="2024-05-28T07:01:53.481Z">
        <t:Attribution userId="S::william.turner@hollard.com.au::26a4c313-3078-4428-825a-2eaaf1623cd5" userProvider="AD" userName="William Turner"/>
        <t:Progress percentComplete="100"/>
      </t:Event>
    </t:History>
  </t:Task>
  <t:Task id="{A026E0BE-2A00-4E42-BA5B-B744179E6F65}">
    <t:Anchor>
      <t:Comment id="705324065"/>
    </t:Anchor>
    <t:History>
      <t:Event id="{F88973F0-3671-CD4F-AA2F-676FCA969BBE}" time="2024-05-09T05:17:40.49Z">
        <t:Attribution userId="S::Kester.Rozario@hollard.com.au::ceb68097-5c95-4251-9d2d-91fc292d0be2" userProvider="AD" userName="Kester Rozario"/>
        <t:Anchor>
          <t:Comment id="705324065"/>
        </t:Anchor>
        <t:Create/>
      </t:Event>
      <t:Event id="{5ABF9CB3-11B4-4C40-8129-F99466FC6601}" time="2024-05-09T05:17:40.49Z">
        <t:Attribution userId="S::Kester.Rozario@hollard.com.au::ceb68097-5c95-4251-9d2d-91fc292d0be2" userProvider="AD" userName="Kester Rozario"/>
        <t:Anchor>
          <t:Comment id="705324065"/>
        </t:Anchor>
        <t:Assign userId="S::William.Turner@hollard.com.au::26a4c313-3078-4428-825a-2eaaf1623cd5" userProvider="AD" userName="William Turner"/>
      </t:Event>
      <t:Event id="{D2C430BB-483E-974E-B256-CD6B84B090A7}" time="2024-05-09T05:17:40.49Z">
        <t:Attribution userId="S::Kester.Rozario@hollard.com.au::ceb68097-5c95-4251-9d2d-91fc292d0be2" userProvider="AD" userName="Kester Rozario"/>
        <t:Anchor>
          <t:Comment id="705324065"/>
        </t:Anchor>
        <t:SetTitle title="@William Turner / @Brooke Pawloski - References to this section need to be updated to the new name “Special conditions and important notices”"/>
      </t:Event>
      <t:Event id="{23CC25F6-D258-4799-8556-D2F48D8D907F}" time="2024-05-20T04:35:26.782Z">
        <t:Attribution userId="S::william.turner@hollard.com.au::26a4c313-3078-4428-825a-2eaaf1623cd5" userProvider="AD" userName="William Turner"/>
        <t:Progress percentComplete="100"/>
      </t:Event>
    </t:History>
  </t:Task>
  <t:Task id="{862A71E0-16E4-418C-8E4C-CE3273097235}">
    <t:Anchor>
      <t:Comment id="221636172"/>
    </t:Anchor>
    <t:History>
      <t:Event id="{03E87438-F29F-4765-B872-95F6DA3424A5}" time="2023-07-10T03:51:02.129Z">
        <t:Attribution userId="S::Kester.Rozario@hollard.com.au::ceb68097-5c95-4251-9d2d-91fc292d0be2" userProvider="AD" userName="Kester Rozario"/>
        <t:Anchor>
          <t:Comment id="676760390"/>
        </t:Anchor>
        <t:Create/>
      </t:Event>
      <t:Event id="{74557535-FF1B-4279-9760-132E99D45DEB}" time="2023-07-10T03:51:02.129Z">
        <t:Attribution userId="S::Kester.Rozario@hollard.com.au::ceb68097-5c95-4251-9d2d-91fc292d0be2" userProvider="AD" userName="Kester Rozario"/>
        <t:Anchor>
          <t:Comment id="676760390"/>
        </t:Anchor>
        <t:Assign userId="S::William.Turner@hollard.com.au::26a4c313-3078-4428-825a-2eaaf1623cd5" userProvider="AD" userName="William Turner"/>
      </t:Event>
      <t:Event id="{DFB4C405-6E1C-4A56-8277-28B0D91B2934}" time="2023-07-10T03:51:02.129Z">
        <t:Attribution userId="S::Kester.Rozario@hollard.com.au::ceb68097-5c95-4251-9d2d-91fc292d0be2" userProvider="AD" userName="Kester Rozario"/>
        <t:Anchor>
          <t:Comment id="676760390"/>
        </t:Anchor>
        <t:SetTitle title="@William Turner can you confirm whether we can say &quot;We understand that&quot; - even for new business whereever we say &quot;you have told us&quot;"/>
      </t:Event>
      <t:Event id="{3ED07BED-D7CA-4900-90F5-574051F0F9C3}" time="2024-05-20T02:53:12.977Z">
        <t:Attribution userId="S::william.turner@hollard.com.au::26a4c313-3078-4428-825a-2eaaf1623cd5" userProvider="AD" userName="William Turner"/>
        <t:Progress percentComplete="100"/>
      </t:Event>
    </t:History>
  </t:Task>
  <t:Task id="{9CF8196B-D97E-445F-952B-6EDD0BE73E6D}">
    <t:Anchor>
      <t:Comment id="1922662098"/>
    </t:Anchor>
    <t:History>
      <t:Event id="{8EFF12A1-4162-46CA-9525-FE8674E63495}" time="2023-07-10T03:56:26.938Z">
        <t:Attribution userId="S::Kester.Rozario@hollard.com.au::ceb68097-5c95-4251-9d2d-91fc292d0be2" userProvider="AD" userName="Kester Rozario"/>
        <t:Anchor>
          <t:Comment id="1852141782"/>
        </t:Anchor>
        <t:Create/>
      </t:Event>
      <t:Event id="{C1FBDAF6-FCFE-49BB-8E37-3C42E8AF53C3}" time="2023-07-10T03:56:26.938Z">
        <t:Attribution userId="S::Kester.Rozario@hollard.com.au::ceb68097-5c95-4251-9d2d-91fc292d0be2" userProvider="AD" userName="Kester Rozario"/>
        <t:Anchor>
          <t:Comment id="1852141782"/>
        </t:Anchor>
        <t:Assign userId="S::Kirsten.Cansino@hollard.com.au::c01b1b0e-5d92-4a6b-aa0c-14a7fcd0ad76" userProvider="AD" userName="Kirsten Cansino"/>
      </t:Event>
      <t:Event id="{8F902482-D0B2-4827-BCD4-ACA760D926A5}" time="2023-07-10T03:56:26.938Z">
        <t:Attribution userId="S::Kester.Rozario@hollard.com.au::ceb68097-5c95-4251-9d2d-91fc292d0be2" userProvider="AD" userName="Kester Rozario"/>
        <t:Anchor>
          <t:Comment id="1852141782"/>
        </t:Anchor>
        <t:SetTitle title="@Kirsten Cansino to confirm the definition of you. The COI is sent to a policy holder."/>
      </t:Event>
      <t:Event id="{6DCF5A4D-B436-4E7C-B291-6A565BD570DB}" time="2024-05-20T04:13:36.53Z">
        <t:Attribution userId="S::william.turner@hollard.com.au::26a4c313-3078-4428-825a-2eaaf1623cd5" userProvider="AD" userName="William Turner"/>
        <t:Progress percentComplete="100"/>
      </t:Event>
    </t:History>
  </t:Task>
  <t:Task id="{655F66EE-69FA-C44A-87A5-5A3FB526FC3D}">
    <t:Anchor>
      <t:Comment id="1888232502"/>
    </t:Anchor>
    <t:History>
      <t:Event id="{C8FEFF43-39AC-224E-910A-061E391060D5}" time="2024-05-13T03:46:47.692Z">
        <t:Attribution userId="S::Kester.Rozario@hollard.com.au::ceb68097-5c95-4251-9d2d-91fc292d0be2" userProvider="AD" userName="Kester Rozario"/>
        <t:Anchor>
          <t:Comment id="1888232502"/>
        </t:Anchor>
        <t:Create/>
      </t:Event>
      <t:Event id="{7643906E-7452-AB4E-B469-FE1472F5BFEC}" time="2024-05-13T03:46:47.692Z">
        <t:Attribution userId="S::Kester.Rozario@hollard.com.au::ceb68097-5c95-4251-9d2d-91fc292d0be2" userProvider="AD" userName="Kester Rozario"/>
        <t:Anchor>
          <t:Comment id="1888232502"/>
        </t:Anchor>
        <t:Assign userId="S::William.Turner@hollard.com.au::26a4c313-3078-4428-825a-2eaaf1623cd5" userProvider="AD" userName="William Turner"/>
      </t:Event>
      <t:Event id="{440D9479-74C9-BC43-861C-1378A35DFBC7}" time="2024-05-13T03:46:47.692Z">
        <t:Attribution userId="S::Kester.Rozario@hollard.com.au::ceb68097-5c95-4251-9d2d-91fc292d0be2" userProvider="AD" userName="Kester Rozario"/>
        <t:Anchor>
          <t:Comment id="1888232502"/>
        </t:Anchor>
        <t:SetTitle title="@William Turner to confirm with underwriting if the “reason” why there was no insurance is needed to be included."/>
      </t:Event>
      <t:Event id="{5B060DF3-E3F1-4BA6-9004-CB4471A7A748}" time="2024-05-21T23:51:43.208Z">
        <t:Attribution userId="S::william.turner@hollard.com.au::26a4c313-3078-4428-825a-2eaaf1623cd5" userProvider="AD" userName="William Turner"/>
        <t:Progress percentComplete="100"/>
      </t:Event>
    </t:History>
  </t:Task>
  <t:Task id="{568491EF-D85F-9243-8DC4-823D51125613}">
    <t:Anchor>
      <t:Comment id="1840765075"/>
    </t:Anchor>
    <t:History>
      <t:Event id="{DAFFADF9-48DB-4C42-9FBA-EB899CF749F7}" time="2024-05-13T04:50:29.297Z">
        <t:Attribution userId="S::Kester.Rozario@hollard.com.au::ceb68097-5c95-4251-9d2d-91fc292d0be2" userProvider="AD" userName="Kester Rozario"/>
        <t:Anchor>
          <t:Comment id="1840765075"/>
        </t:Anchor>
        <t:Create/>
      </t:Event>
      <t:Event id="{BEFA8623-8E4D-BF4E-BC44-3DC1F1C573D7}" time="2024-05-13T04:50:29.297Z">
        <t:Attribution userId="S::Kester.Rozario@hollard.com.au::ceb68097-5c95-4251-9d2d-91fc292d0be2" userProvider="AD" userName="Kester Rozario"/>
        <t:Anchor>
          <t:Comment id="1840765075"/>
        </t:Anchor>
        <t:Assign userId="S::Sam.Sehgal@hollard.com.au::bd074300-dea2-427e-9e26-1236c8f2a3d7" userProvider="AD" userName="Sam Sehgal (EXT Idiom)"/>
      </t:Event>
      <t:Event id="{A0D34F40-238F-734E-AC62-1932A6953159}" time="2024-05-13T04:50:29.297Z">
        <t:Attribution userId="S::Kester.Rozario@hollard.com.au::ceb68097-5c95-4251-9d2d-91fc292d0be2" userProvider="AD" userName="Kester Rozario"/>
        <t:Anchor>
          <t:Comment id="1840765075"/>
        </t:Anchor>
        <t:SetTitle title="@Sam Sehgal (EXT Idiom) to confirm that sections are linked and not hard coded to a “number”."/>
      </t:Event>
      <t:Event id="{49D7EF6C-D3B3-48B0-9963-1B94C5CA6766}" time="2024-05-22T06:48:36.411Z">
        <t:Attribution userId="S::sam.sehgal@hollard.com.au::bd074300-dea2-427e-9e26-1236c8f2a3d7" userProvider="AD" userName="Sam Sehgal (EXT Idiom)"/>
        <t:Progress percentComplete="100"/>
      </t:Event>
    </t:History>
  </t:Task>
  <t:Task id="{846D3278-4C09-4A69-9BAC-96343FA396AE}">
    <t:Anchor>
      <t:Comment id="1942461575"/>
    </t:Anchor>
    <t:History>
      <t:Event id="{48F071A3-DF62-45E0-B128-AE4844FCD219}" time="2024-05-20T01:52:26.007Z">
        <t:Attribution userId="S::william.turner@hollard.com.au::26a4c313-3078-4428-825a-2eaaf1623cd5" userProvider="AD" userName="William Turner"/>
        <t:Anchor>
          <t:Comment id="1942461575"/>
        </t:Anchor>
        <t:Create/>
      </t:Event>
      <t:Event id="{E1D66E82-04C7-460D-B43F-891D3885F73A}" time="2024-05-20T01:52:26.007Z">
        <t:Attribution userId="S::william.turner@hollard.com.au::26a4c313-3078-4428-825a-2eaaf1623cd5" userProvider="AD" userName="William Turner"/>
        <t:Anchor>
          <t:Comment id="1942461575"/>
        </t:Anchor>
        <t:Assign userId="S::Sam.Sehgal@hollard.com.au::bd074300-dea2-427e-9e26-1236c8f2a3d7" userProvider="AD" userName="Sam Sehgal (EXT Idiom)"/>
      </t:Event>
      <t:Event id="{1FE42ABE-BE2C-4F10-8BC4-38FD3C00773A}" time="2024-05-20T01:52:26.007Z">
        <t:Attribution userId="S::william.turner@hollard.com.au::26a4c313-3078-4428-825a-2eaaf1623cd5" userProvider="AD" userName="William Turner"/>
        <t:Anchor>
          <t:Comment id="1942461575"/>
        </t:Anchor>
        <t:SetTitle title="@Sam Sehgal (EXT Idiom) we need the updated mockup to display an example where the customer has portable valuables consisting of both group cover and itemised cover"/>
      </t:Event>
      <t:Event id="{54A62858-B096-48FF-B8C4-820CA380605D}" time="2024-07-04T04:33:42.804Z">
        <t:Attribution userId="S::William.Turner@hollard.com.au::26a4c313-3078-4428-825a-2eaaf1623cd5" userProvider="AD" userName="William Turner"/>
        <t:Progress percentComplete="100"/>
      </t:Event>
    </t:History>
  </t:Task>
  <t:Task id="{28AF0D9D-C791-9545-B854-E93214F58CB4}">
    <t:Anchor>
      <t:Comment id="1301744951"/>
    </t:Anchor>
    <t:History>
      <t:Event id="{534F8DAA-10AC-1443-9833-E1FA06E4078B}" time="2024-05-13T04:54:16.097Z">
        <t:Attribution userId="S::Kester.Rozario@hollard.com.au::ceb68097-5c95-4251-9d2d-91fc292d0be2" userProvider="AD" userName="Kester Rozario"/>
        <t:Anchor>
          <t:Comment id="1301744951"/>
        </t:Anchor>
        <t:Create/>
      </t:Event>
      <t:Event id="{FA6F9B11-49AF-9A44-98BE-8CCF5BF5F0E7}" time="2024-05-13T04:54:16.097Z">
        <t:Attribution userId="S::Kester.Rozario@hollard.com.au::ceb68097-5c95-4251-9d2d-91fc292d0be2" userProvider="AD" userName="Kester Rozario"/>
        <t:Anchor>
          <t:Comment id="1301744951"/>
        </t:Anchor>
        <t:Assign userId="S::William.Turner@hollard.com.au::26a4c313-3078-4428-825a-2eaaf1623cd5" userProvider="AD" userName="William Turner"/>
      </t:Event>
      <t:Event id="{4356CF3A-819E-4E43-A3C4-28DF00E2283D}" time="2024-05-13T04:54:16.097Z">
        <t:Attribution userId="S::Kester.Rozario@hollard.com.au::ceb68097-5c95-4251-9d2d-91fc292d0be2" userProvider="AD" userName="Kester Rozario"/>
        <t:Anchor>
          <t:Comment id="1301744951"/>
        </t:Anchor>
        <t:SetTitle title="@William Turner - to check that all references to “Special conditions” is updated to “Special conditions and important notices”"/>
      </t:Event>
      <t:Event id="{034467D4-E00A-49BF-95DA-0CB66D6D1C52}" time="2024-05-20T04:29:49.805Z">
        <t:Attribution userId="S::william.turner@hollard.com.au::26a4c313-3078-4428-825a-2eaaf1623cd5" userProvider="AD" userName="William Turner"/>
        <t:Progress percentComplete="100"/>
      </t:Event>
    </t:History>
  </t:Task>
  <t:Task id="{33AA4119-314C-43B6-A65D-FB1CD93A3803}">
    <t:Anchor>
      <t:Comment id="686492576"/>
    </t:Anchor>
    <t:History>
      <t:Event id="{03E87438-F29F-4765-B872-95F6DA3424A5}" time="2023-07-10T03:51:02.129Z">
        <t:Attribution userId="S::Kester.Rozario@hollard.com.au::ceb68097-5c95-4251-9d2d-91fc292d0be2" userProvider="AD" userName="Kester Rozario"/>
        <t:Anchor>
          <t:Comment id="676760390"/>
        </t:Anchor>
        <t:Create/>
      </t:Event>
      <t:Event id="{74557535-FF1B-4279-9760-132E99D45DEB}" time="2023-07-10T03:51:02.129Z">
        <t:Attribution userId="S::Kester.Rozario@hollard.com.au::ceb68097-5c95-4251-9d2d-91fc292d0be2" userProvider="AD" userName="Kester Rozario"/>
        <t:Anchor>
          <t:Comment id="676760390"/>
        </t:Anchor>
        <t:Assign userId="S::William.Turner@hollard.com.au::26a4c313-3078-4428-825a-2eaaf1623cd5" userProvider="AD" userName="William Turner"/>
      </t:Event>
      <t:Event id="{DFB4C405-6E1C-4A56-8277-28B0D91B2934}" time="2023-07-10T03:51:02.129Z">
        <t:Attribution userId="S::Kester.Rozario@hollard.com.au::ceb68097-5c95-4251-9d2d-91fc292d0be2" userProvider="AD" userName="Kester Rozario"/>
        <t:Anchor>
          <t:Comment id="676760390"/>
        </t:Anchor>
        <t:SetTitle title="@William Turner can you confirm whether we can say &quot;We understand that&quot; - even for new business whereever we say &quot;you have told us&quot;"/>
      </t:Event>
      <t:Event id="{3ED07BED-D7CA-4900-90F5-574051F0F9C3}" time="2024-05-20T02:53:12.977Z">
        <t:Attribution userId="S::william.turner@hollard.com.au::26a4c313-3078-4428-825a-2eaaf1623cd5" userProvider="AD" userName="William Turner"/>
        <t:Progress percentComplete="100"/>
      </t:Event>
    </t:History>
  </t:Task>
  <t:Task id="{4008BB85-C683-4E7B-A2F2-0437C3401592}">
    <t:Anchor>
      <t:Comment id="131942665"/>
    </t:Anchor>
    <t:History>
      <t:Event id="{6F0F013F-DC90-47D8-82E6-2FDC8884D6E8}" time="2024-06-20T02:00:42.642Z">
        <t:Attribution userId="S::William.Turner@hollard.com.au::26a4c313-3078-4428-825a-2eaaf1623cd5" userProvider="AD" userName="William Turner"/>
        <t:Anchor>
          <t:Comment id="1039354539"/>
        </t:Anchor>
        <t:Create/>
      </t:Event>
      <t:Event id="{BF24C504-CF71-476E-A86F-E2DA33CFA4A7}" time="2024-06-20T02:00:42.642Z">
        <t:Attribution userId="S::William.Turner@hollard.com.au::26a4c313-3078-4428-825a-2eaaf1623cd5" userProvider="AD" userName="William Turner"/>
        <t:Anchor>
          <t:Comment id="1039354539"/>
        </t:Anchor>
        <t:Assign userId="S::Sam.Sehgal@hollard.com.au::bd074300-dea2-427e-9e26-1236c8f2a3d7" userProvider="AD" userName="Sam Sehgal (EXT Idiom)"/>
      </t:Event>
      <t:Event id="{55B48DAA-25CA-4772-A728-35039532D7CF}" time="2024-06-20T02:00:42.642Z">
        <t:Attribution userId="S::William.Turner@hollard.com.au::26a4c313-3078-4428-825a-2eaaf1623cd5" userProvider="AD" userName="William Turner"/>
        <t:Anchor>
          <t:Comment id="1039354539"/>
        </t:Anchor>
        <t:SetTitle title="Yes. @Sam Sehgal (EXT Idiom) pls make sure numbering is applied"/>
      </t:Event>
      <t:Event id="{E3CA4980-77B5-4882-B059-0DB1CA2FB4EF}" time="2024-07-04T02:28:46.717Z">
        <t:Attribution userId="S::William.Turner@hollard.com.au::26a4c313-3078-4428-825a-2eaaf1623cd5" userProvider="AD" userName="William Turner"/>
        <t:Progress percentComplete="100"/>
      </t:Event>
    </t:History>
  </t:Task>
  <t:Task id="{ECFAA2B7-7771-7541-A3E5-9C20AC83451A}">
    <t:Anchor>
      <t:Comment id="1277967570"/>
    </t:Anchor>
    <t:History>
      <t:Event id="{CCAA18FC-32BB-3C45-969F-5D14C5161B74}" time="2024-05-08T04:20:39.68Z">
        <t:Attribution userId="S::Kester.Rozario@hollard.com.au::ceb68097-5c95-4251-9d2d-91fc292d0be2" userProvider="AD" userName="Kester Rozario"/>
        <t:Anchor>
          <t:Comment id="1277967570"/>
        </t:Anchor>
        <t:Create/>
      </t:Event>
      <t:Event id="{158465F8-DA4D-2E4E-823B-9E6BD6FA00EF}" time="2024-05-08T04:20:39.68Z">
        <t:Attribution userId="S::Kester.Rozario@hollard.com.au::ceb68097-5c95-4251-9d2d-91fc292d0be2" userProvider="AD" userName="Kester Rozario"/>
        <t:Anchor>
          <t:Comment id="1277967570"/>
        </t:Anchor>
        <t:Assign userId="S::William.Turner@hollard.com.au::26a4c313-3078-4428-825a-2eaaf1623cd5" userProvider="AD" userName="William Turner"/>
      </t:Event>
      <t:Event id="{63AF579E-D97F-5C4D-A6EB-3B562EFE0F30}" time="2024-05-08T04:20:39.68Z">
        <t:Attribution userId="S::Kester.Rozario@hollard.com.au::ceb68097-5c95-4251-9d2d-91fc292d0be2" userProvider="AD" userName="Kester Rozario"/>
        <t:Anchor>
          <t:Comment id="1277967570"/>
        </t:Anchor>
        <t:SetTitle title="Wording suggestion “Via NetBank or the CommBank app”. @William Turner"/>
      </t:Event>
      <t:Event id="{8271C3D1-2687-4835-BA60-3EDD0F1F0FA7}" time="2024-05-20T02:25:46.227Z">
        <t:Attribution userId="S::william.turner@hollard.com.au::26a4c313-3078-4428-825a-2eaaf1623cd5" userProvider="AD" userName="William Turner"/>
        <t:Anchor>
          <t:Comment id="2098532150"/>
        </t:Anchor>
        <t:UnassignAll/>
      </t:Event>
      <t:Event id="{6D505C21-7084-4BEB-81AC-17686755C341}" time="2024-05-20T02:25:46.227Z">
        <t:Attribution userId="S::william.turner@hollard.com.au::26a4c313-3078-4428-825a-2eaaf1623cd5" userProvider="AD" userName="William Turner"/>
        <t:Anchor>
          <t:Comment id="2098532150"/>
        </t:Anchor>
        <t:Assign userId="S::Sam.Sehgal@hollard.com.au::bd074300-dea2-427e-9e26-1236c8f2a3d7" userProvider="AD" userName="Sam Sehgal (EXT Idiom)"/>
      </t:Event>
      <t:Event id="{BA5C7BCA-1340-4CB7-B79D-4BF9074B2F25}" time="2024-05-21T05:09:06.189Z">
        <t:Attribution userId="S::sam.sehgal@hollard.com.au::bd074300-dea2-427e-9e26-1236c8f2a3d7" userProvider="AD" userName="Sam Sehgal (EXT Idiom)"/>
        <t:Anchor>
          <t:Comment id="1315269080"/>
        </t:Anchor>
        <t:UnassignAll/>
      </t:Event>
      <t:Event id="{C755CC40-C0AA-47CA-A0F2-88F75822710B}" time="2024-05-21T05:09:06.189Z">
        <t:Attribution userId="S::sam.sehgal@hollard.com.au::bd074300-dea2-427e-9e26-1236c8f2a3d7" userProvider="AD" userName="Sam Sehgal (EXT Idiom)"/>
        <t:Anchor>
          <t:Comment id="1315269080"/>
        </t:Anchor>
        <t:Assign userId="S::William.Turner@hollard.com.au::26a4c313-3078-4428-825a-2eaaf1623cd5" userProvider="AD" userName="William Turner"/>
      </t:Event>
      <t:Event id="{4DDFAA63-1470-4143-9271-C4822FD5EBCC}" time="2024-05-21T23:47:35.87Z">
        <t:Attribution userId="S::william.turner@hollard.com.au::26a4c313-3078-4428-825a-2eaaf1623cd5" userProvider="AD" userName="William Turner"/>
        <t:Progress percentComplete="100"/>
      </t:Event>
    </t:History>
  </t:Task>
  <t:Task id="{A061F214-ADAB-CB42-AFBD-AB23B4094052}">
    <t:Anchor>
      <t:Comment id="1950795582"/>
    </t:Anchor>
    <t:History>
      <t:Event id="{0A7A3EF8-ABC2-104C-AD4E-21ED55F01FE5}" time="2024-05-09T05:12:54.772Z">
        <t:Attribution userId="S::Kester.Rozario@hollard.com.au::ceb68097-5c95-4251-9d2d-91fc292d0be2" userProvider="AD" userName="Kester Rozario"/>
        <t:Anchor>
          <t:Comment id="600808904"/>
        </t:Anchor>
        <t:Create/>
      </t:Event>
      <t:Event id="{B2AA9AA2-AA78-1F4F-8C87-0CB498172102}" time="2024-05-09T05:12:54.772Z">
        <t:Attribution userId="S::Kester.Rozario@hollard.com.au::ceb68097-5c95-4251-9d2d-91fc292d0be2" userProvider="AD" userName="Kester Rozario"/>
        <t:Anchor>
          <t:Comment id="600808904"/>
        </t:Anchor>
        <t:Assign userId="S::William.Turner@hollard.com.au::26a4c313-3078-4428-825a-2eaaf1623cd5" userProvider="AD" userName="William Turner"/>
      </t:Event>
      <t:Event id="{8EBF4E6A-5BD8-234F-B93F-F64CE8A1BDD1}" time="2024-05-09T05:12:54.772Z">
        <t:Attribution userId="S::Kester.Rozario@hollard.com.au::ceb68097-5c95-4251-9d2d-91fc292d0be2" userProvider="AD" userName="Kester Rozario"/>
        <t:Anchor>
          <t:Comment id="600808904"/>
        </t:Anchor>
        <t:SetTitle title="@William Turner"/>
      </t:Event>
      <t:Event id="{29F8D0BB-CA5C-4482-9DCE-85B82E485F94}" time="2024-05-20T00:08:42.529Z">
        <t:Attribution userId="S::william.turner@hollard.com.au::26a4c313-3078-4428-825a-2eaaf1623cd5" userProvider="AD" userName="William Turner"/>
        <t:Anchor>
          <t:Comment id="1846816093"/>
        </t:Anchor>
        <t:UnassignAll/>
      </t:Event>
      <t:Event id="{B03A45BD-E990-4B09-B483-C8471C72CEEB}" time="2024-05-20T00:08:42.529Z">
        <t:Attribution userId="S::william.turner@hollard.com.au::26a4c313-3078-4428-825a-2eaaf1623cd5" userProvider="AD" userName="William Turner"/>
        <t:Anchor>
          <t:Comment id="1846816093"/>
        </t:Anchor>
        <t:Assign userId="S::Sam.Sehgal@hollard.com.au::bd074300-dea2-427e-9e26-1236c8f2a3d7" userProvider="AD" userName="Sam Sehgal (EXT Idiom)"/>
      </t:Event>
      <t:Event id="{E812430D-749A-40AF-981E-4E8F23827B11}" time="2024-05-22T06:20:57.459Z">
        <t:Attribution userId="S::sam.sehgal@hollard.com.au::bd074300-dea2-427e-9e26-1236c8f2a3d7" userProvider="AD" userName="Sam Sehgal (EXT Idiom)"/>
        <t:Anchor>
          <t:Comment id="1431200406"/>
        </t:Anchor>
        <t:UnassignAll/>
      </t:Event>
      <t:Event id="{A65D676F-3279-40E0-9D4B-621F347CC7D8}" time="2024-05-22T06:20:57.459Z">
        <t:Attribution userId="S::sam.sehgal@hollard.com.au::bd074300-dea2-427e-9e26-1236c8f2a3d7" userProvider="AD" userName="Sam Sehgal (EXT Idiom)"/>
        <t:Anchor>
          <t:Comment id="1431200406"/>
        </t:Anchor>
        <t:Assign userId="S::William.Turner@hollard.com.au::26a4c313-3078-4428-825a-2eaaf1623cd5" userProvider="AD" userName="William Turner"/>
      </t:Event>
      <t:Event id="{C71DDB9C-A156-4697-9139-093D25F4B192}" time="2024-05-22T06:55:24.535Z">
        <t:Attribution userId="S::william.turner@hollard.com.au::26a4c313-3078-4428-825a-2eaaf1623cd5" userProvider="AD" userName="William Turner"/>
        <t:Progress percentComplete="100"/>
      </t:Event>
    </t:History>
  </t:Task>
  <t:Task id="{F1FAC3C2-8297-40BF-8E55-F5C3BAFD701E}">
    <t:Anchor>
      <t:Comment id="1834183213"/>
    </t:Anchor>
    <t:History>
      <t:Event id="{06A44454-760D-42F1-83AF-09CA32A05F9A}" time="2024-06-19T04:56:58.544Z">
        <t:Attribution userId="S::William.Turner@hollard.com.au::26a4c313-3078-4428-825a-2eaaf1623cd5" userProvider="AD" userName="William Turner"/>
        <t:Anchor>
          <t:Comment id="1127125773"/>
        </t:Anchor>
        <t:Create/>
      </t:Event>
      <t:Event id="{5F25F67E-5BEE-430C-815B-1C6307AA0C70}" time="2024-06-19T04:56:58.544Z">
        <t:Attribution userId="S::William.Turner@hollard.com.au::26a4c313-3078-4428-825a-2eaaf1623cd5" userProvider="AD" userName="William Turner"/>
        <t:Anchor>
          <t:Comment id="1127125773"/>
        </t:Anchor>
        <t:Assign userId="S::Sam.Sehgal@hollard.com.au::bd074300-dea2-427e-9e26-1236c8f2a3d7" userProvider="AD" userName="Sam Sehgal (EXT Idiom)"/>
      </t:Event>
      <t:Event id="{2F80B646-65E1-418A-9FAC-4A3EB92C2C1E}" time="2024-06-19T04:56:58.544Z">
        <t:Attribution userId="S::William.Turner@hollard.com.au::26a4c313-3078-4428-825a-2eaaf1623cd5" userProvider="AD" userName="William Turner"/>
        <t:Anchor>
          <t:Comment id="1127125773"/>
        </t:Anchor>
        <t:SetTitle title="@Sam Sehgal (EXT Idiom)  will let you take care of logic cell"/>
      </t:Event>
      <t:Event id="{9312C48D-B778-4A26-B3F8-A5E5743012C4}" time="2024-06-28T06:03:24.959Z">
        <t:Attribution userId="S::linnerk_cbainsurance.com.au#ext#@hollardcom1au.onmicrosoft.com::1eec74fc-b1ea-4425-9c7d-72b021207c7b" userProvider="AD" userName="Kirsten Linnert"/>
        <t:Progress percentComplete="100"/>
      </t:Event>
    </t:History>
  </t:Task>
  <t:Task id="{A144AB70-5FE6-4C51-A865-6341F3592B42}">
    <t:Anchor>
      <t:Comment id="472992735"/>
    </t:Anchor>
    <t:History>
      <t:Event id="{8EFF12A1-4162-46CA-9525-FE8674E63495}" time="2023-07-10T03:56:26.938Z">
        <t:Attribution userId="S::Kester.Rozario@hollard.com.au::ceb68097-5c95-4251-9d2d-91fc292d0be2" userProvider="AD" userName="Kester Rozario"/>
        <t:Anchor>
          <t:Comment id="1114837216"/>
        </t:Anchor>
        <t:Create/>
      </t:Event>
      <t:Event id="{C1FBDAF6-FCFE-49BB-8E37-3C42E8AF53C3}" time="2023-07-10T03:56:26.938Z">
        <t:Attribution userId="S::Kester.Rozario@hollard.com.au::ceb68097-5c95-4251-9d2d-91fc292d0be2" userProvider="AD" userName="Kester Rozario"/>
        <t:Anchor>
          <t:Comment id="1114837216"/>
        </t:Anchor>
        <t:Assign userId="S::Kirsten.Cansino@hollard.com.au::c01b1b0e-5d92-4a6b-aa0c-14a7fcd0ad76" userProvider="AD" userName="Kirsten Cansino"/>
      </t:Event>
      <t:Event id="{8F902482-D0B2-4827-BCD4-ACA760D926A5}" time="2023-07-10T03:56:26.938Z">
        <t:Attribution userId="S::Kester.Rozario@hollard.com.au::ceb68097-5c95-4251-9d2d-91fc292d0be2" userProvider="AD" userName="Kester Rozario"/>
        <t:Anchor>
          <t:Comment id="1114837216"/>
        </t:Anchor>
        <t:SetTitle title="@Kirsten Cansino to confirm the definition of you. The COI is sent to a policy holder."/>
      </t:Event>
      <t:Event id="{6DCF5A4D-B436-4E7C-B291-6A565BD570DB}" time="2024-05-20T04:13:36.53Z">
        <t:Attribution userId="S::william.turner@hollard.com.au::26a4c313-3078-4428-825a-2eaaf1623cd5" userProvider="AD" userName="William Turner"/>
        <t:Progress percentComplete="100"/>
      </t:Event>
    </t:History>
  </t:Task>
  <t:Task id="{61CDFF9A-00BF-4E49-84B4-20BAADD422E9}">
    <t:Anchor>
      <t:Comment id="336336382"/>
    </t:Anchor>
    <t:History>
      <t:Event id="{8EFF12A1-4162-46CA-9525-FE8674E63495}" time="2023-07-10T03:56:26.938Z">
        <t:Attribution userId="S::Kester.Rozario@hollard.com.au::ceb68097-5c95-4251-9d2d-91fc292d0be2" userProvider="AD" userName="Kester Rozario"/>
        <t:Anchor>
          <t:Comment id="1707516330"/>
        </t:Anchor>
        <t:Create/>
      </t:Event>
      <t:Event id="{C1FBDAF6-FCFE-49BB-8E37-3C42E8AF53C3}" time="2023-07-10T03:56:26.938Z">
        <t:Attribution userId="S::Kester.Rozario@hollard.com.au::ceb68097-5c95-4251-9d2d-91fc292d0be2" userProvider="AD" userName="Kester Rozario"/>
        <t:Anchor>
          <t:Comment id="1707516330"/>
        </t:Anchor>
        <t:Assign userId="S::Kirsten.Cansino@hollard.com.au::c01b1b0e-5d92-4a6b-aa0c-14a7fcd0ad76" userProvider="AD" userName="Kirsten Cansino"/>
      </t:Event>
      <t:Event id="{8F902482-D0B2-4827-BCD4-ACA760D926A5}" time="2023-07-10T03:56:26.938Z">
        <t:Attribution userId="S::Kester.Rozario@hollard.com.au::ceb68097-5c95-4251-9d2d-91fc292d0be2" userProvider="AD" userName="Kester Rozario"/>
        <t:Anchor>
          <t:Comment id="1707516330"/>
        </t:Anchor>
        <t:SetTitle title="@Kirsten Cansino to confirm the definition of you. The COI is sent to a policy holder."/>
      </t:Event>
      <t:Event id="{6DCF5A4D-B436-4E7C-B291-6A565BD570DB}" time="2024-05-20T04:13:36.53Z">
        <t:Attribution userId="S::william.turner@hollard.com.au::26a4c313-3078-4428-825a-2eaaf1623cd5" userProvider="AD" userName="William Turner"/>
        <t:Progress percentComplete="100"/>
      </t:Event>
    </t:History>
  </t:Task>
  <t:Task id="{176CEC02-CA1A-4648-9E8B-037F7A9C6EE2}">
    <t:Anchor>
      <t:Comment id="564870628"/>
    </t:Anchor>
    <t:History>
      <t:Event id="{B03BAE9C-59FC-4DBC-955A-FD0671EB1DFC}" time="2023-07-10T03:58:10.83Z">
        <t:Attribution userId="S::Kester.Rozario@hollard.com.au::ceb68097-5c95-4251-9d2d-91fc292d0be2" userProvider="AD" userName="Kester Rozario"/>
        <t:Anchor>
          <t:Comment id="1355879510"/>
        </t:Anchor>
        <t:Create/>
      </t:Event>
      <t:Event id="{DB8A1BC9-85D1-4FC7-9B9C-C4F52F500891}" time="2023-07-10T03:58:10.83Z">
        <t:Attribution userId="S::Kester.Rozario@hollard.com.au::ceb68097-5c95-4251-9d2d-91fc292d0be2" userProvider="AD" userName="Kester Rozario"/>
        <t:Anchor>
          <t:Comment id="1355879510"/>
        </t:Anchor>
        <t:Assign userId="S::William.Turner@hollard.com.au::26a4c313-3078-4428-825a-2eaaf1623cd5" userProvider="AD" userName="William Turner"/>
      </t:Event>
      <t:Event id="{77941313-0B24-44C0-8F03-BF68C079FCCC}" time="2023-07-10T03:58:10.83Z">
        <t:Attribution userId="S::Kester.Rozario@hollard.com.au::ceb68097-5c95-4251-9d2d-91fc292d0be2" userProvider="AD" userName="Kester Rozario"/>
        <t:Anchor>
          <t:Comment id="1355879510"/>
        </t:Anchor>
        <t:SetTitle title="@William Turner to update according to the latest question set."/>
      </t:Event>
      <t:Event id="{2CCCFA75-AB3A-48CD-88F4-1C6FB9594F6F}" time="2023-10-16T03:26:47.823Z">
        <t:Attribution userId="S::william.turner@hollard.com.au::26a4c313-3078-4428-825a-2eaaf1623cd5" userProvider="AD" userName="William Turner"/>
        <t:Progress percentComplete="100"/>
      </t:Event>
    </t:History>
  </t:Task>
  <t:Task id="{77AC93AD-6A1B-B046-93CE-49F689F0FB43}">
    <t:Anchor>
      <t:Comment id="1199196298"/>
    </t:Anchor>
    <t:History>
      <t:Event id="{3CB01DE4-B795-F742-B97E-DCDD8CE42E44}" time="2024-05-13T03:58:17.229Z">
        <t:Attribution userId="S::Kester.Rozario@hollard.com.au::ceb68097-5c95-4251-9d2d-91fc292d0be2" userProvider="AD" userName="Kester Rozario"/>
        <t:Anchor>
          <t:Comment id="1199196298"/>
        </t:Anchor>
        <t:Create/>
      </t:Event>
      <t:Event id="{6750FE9D-1EBD-0741-B80D-B06DCA470530}" time="2024-05-13T03:58:17.229Z">
        <t:Attribution userId="S::Kester.Rozario@hollard.com.au::ceb68097-5c95-4251-9d2d-91fc292d0be2" userProvider="AD" userName="Kester Rozario"/>
        <t:Anchor>
          <t:Comment id="1199196298"/>
        </t:Anchor>
        <t:Assign userId="S::William.Turner@hollard.com.au::26a4c313-3078-4428-825a-2eaaf1623cd5" userProvider="AD" userName="William Turner"/>
      </t:Event>
      <t:Event id="{BBE28CF9-19F5-8C40-A06B-00134BB574F9}" time="2024-05-13T03:58:17.229Z">
        <t:Attribution userId="S::Kester.Rozario@hollard.com.au::ceb68097-5c95-4251-9d2d-91fc292d0be2" userProvider="AD" userName="Kester Rozario"/>
        <t:Anchor>
          <t:Comment id="1199196298"/>
        </t:Anchor>
        <t:SetTitle title="@William Turner to discuss with underwriting on the different answers for &lt;OccupancyTypeDisplay&gt;"/>
      </t:Event>
      <t:Event id="{A2199584-20ED-41BD-83EF-41BE16C98CBA}" time="2024-06-24T03:04:23.968Z">
        <t:Attribution userId="S::William.Turner@hollard.com.au::26a4c313-3078-4428-825a-2eaaf1623cd5" userProvider="AD" userName="William Turner"/>
        <t:Progress percentComplete="100"/>
      </t:Event>
    </t:History>
  </t:Task>
  <t:Task id="{B92220FA-188D-47A4-AACE-EFE3E42BE036}">
    <t:Anchor>
      <t:Comment id="937766004"/>
    </t:Anchor>
    <t:History>
      <t:Event id="{998AEFE5-F510-40BE-816B-2A6B773F5CA3}" time="2024-06-19T05:58:23.021Z">
        <t:Attribution userId="S::William.Turner@hollard.com.au::26a4c313-3078-4428-825a-2eaaf1623cd5" userProvider="AD" userName="William Turner"/>
        <t:Anchor>
          <t:Comment id="730700873"/>
        </t:Anchor>
        <t:Create/>
      </t:Event>
      <t:Event id="{CC3FE4CF-55F0-4587-8226-09D0E3256733}" time="2024-06-19T05:58:23.021Z">
        <t:Attribution userId="S::William.Turner@hollard.com.au::26a4c313-3078-4428-825a-2eaaf1623cd5" userProvider="AD" userName="William Turner"/>
        <t:Anchor>
          <t:Comment id="730700873"/>
        </t:Anchor>
        <t:Assign userId="S::Sam.Sehgal@hollard.com.au::bd074300-dea2-427e-9e26-1236c8f2a3d7" userProvider="AD" userName="Sam Sehgal (EXT Idiom)"/>
      </t:Event>
      <t:Event id="{1193D943-C1FD-45E8-BBE8-A631C379B9E6}" time="2024-06-19T05:58:23.021Z">
        <t:Attribution userId="S::William.Turner@hollard.com.au::26a4c313-3078-4428-825a-2eaaf1623cd5" userProvider="AD" userName="William Turner"/>
        <t:Anchor>
          <t:Comment id="730700873"/>
        </t:Anchor>
        <t:SetTitle title="@Sam Sehgal (EXT Idiom) will let you take care of logic cell"/>
      </t:Event>
      <t:Event id="{573A3B2C-C850-4A7E-8D42-80BBF0A3A74A}" time="2024-06-27T01:43:06.768Z">
        <t:Attribution userId="S::linnerk_cbainsurance.com.au#ext#@hollardcom1au.onmicrosoft.com::1eec74fc-b1ea-4425-9c7d-72b021207c7b" userProvider="AD" userName="Kirsten Linnert"/>
        <t:Progress percentComplete="100"/>
      </t:Event>
    </t:History>
  </t:Task>
  <t:Task id="{0B3B9786-9131-469A-BE7D-CB5836301E17}">
    <t:Anchor>
      <t:Comment id="1257429367"/>
    </t:Anchor>
    <t:History>
      <t:Event id="{03E87438-F29F-4765-B872-95F6DA3424A5}" time="2023-07-10T03:51:02.129Z">
        <t:Attribution userId="S::Kester.Rozario@hollard.com.au::ceb68097-5c95-4251-9d2d-91fc292d0be2" userProvider="AD" userName="Kester Rozario"/>
        <t:Anchor>
          <t:Comment id="676760390"/>
        </t:Anchor>
        <t:Create/>
      </t:Event>
      <t:Event id="{74557535-FF1B-4279-9760-132E99D45DEB}" time="2023-07-10T03:51:02.129Z">
        <t:Attribution userId="S::Kester.Rozario@hollard.com.au::ceb68097-5c95-4251-9d2d-91fc292d0be2" userProvider="AD" userName="Kester Rozario"/>
        <t:Anchor>
          <t:Comment id="676760390"/>
        </t:Anchor>
        <t:Assign userId="S::William.Turner@hollard.com.au::26a4c313-3078-4428-825a-2eaaf1623cd5" userProvider="AD" userName="William Turner"/>
      </t:Event>
      <t:Event id="{DFB4C405-6E1C-4A56-8277-28B0D91B2934}" time="2023-07-10T03:51:02.129Z">
        <t:Attribution userId="S::Kester.Rozario@hollard.com.au::ceb68097-5c95-4251-9d2d-91fc292d0be2" userProvider="AD" userName="Kester Rozario"/>
        <t:Anchor>
          <t:Comment id="676760390"/>
        </t:Anchor>
        <t:SetTitle title="@William Turner can you confirm whether we can say &quot;We understand that&quot; - even for new business whereever we say &quot;you have told us&quot;"/>
      </t:Event>
      <t:Event id="{3ED07BED-D7CA-4900-90F5-574051F0F9C3}" time="2024-05-20T02:53:12.977Z">
        <t:Attribution userId="S::william.turner@hollard.com.au::26a4c313-3078-4428-825a-2eaaf1623cd5" userProvider="AD" userName="William Turner"/>
        <t:Progress percentComplete="100"/>
      </t:Event>
    </t:History>
  </t:Task>
  <t:Task id="{08F363C3-91CB-4931-9B0D-CB531BE55737}">
    <t:Anchor>
      <t:Comment id="630758659"/>
    </t:Anchor>
    <t:History>
      <t:Event id="{03E87438-F29F-4765-B872-95F6DA3424A5}" time="2023-07-10T03:51:02.129Z">
        <t:Attribution userId="S::Kester.Rozario@hollard.com.au::ceb68097-5c95-4251-9d2d-91fc292d0be2" userProvider="AD" userName="Kester Rozario"/>
        <t:Anchor>
          <t:Comment id="676760390"/>
        </t:Anchor>
        <t:Create/>
      </t:Event>
      <t:Event id="{74557535-FF1B-4279-9760-132E99D45DEB}" time="2023-07-10T03:51:02.129Z">
        <t:Attribution userId="S::Kester.Rozario@hollard.com.au::ceb68097-5c95-4251-9d2d-91fc292d0be2" userProvider="AD" userName="Kester Rozario"/>
        <t:Anchor>
          <t:Comment id="676760390"/>
        </t:Anchor>
        <t:Assign userId="S::William.Turner@hollard.com.au::26a4c313-3078-4428-825a-2eaaf1623cd5" userProvider="AD" userName="William Turner"/>
      </t:Event>
      <t:Event id="{DFB4C405-6E1C-4A56-8277-28B0D91B2934}" time="2023-07-10T03:51:02.129Z">
        <t:Attribution userId="S::Kester.Rozario@hollard.com.au::ceb68097-5c95-4251-9d2d-91fc292d0be2" userProvider="AD" userName="Kester Rozario"/>
        <t:Anchor>
          <t:Comment id="676760390"/>
        </t:Anchor>
        <t:SetTitle title="@William Turner can you confirm whether we can say &quot;We understand that&quot; - even for new business whereever we say &quot;you have told us&quot;"/>
      </t:Event>
      <t:Event id="{3ED07BED-D7CA-4900-90F5-574051F0F9C3}" time="2024-05-20T02:53:12.977Z">
        <t:Attribution userId="S::william.turner@hollard.com.au::26a4c313-3078-4428-825a-2eaaf1623cd5" userProvider="AD" userName="William Turner"/>
        <t:Progress percentComplete="100"/>
      </t:Event>
    </t:History>
  </t:Task>
  <t:Task id="{50997979-335A-6841-BB3D-56772A899FBD}">
    <t:Anchor>
      <t:Comment id="397265839"/>
    </t:Anchor>
    <t:History>
      <t:Event id="{54CD1A4B-9191-7243-9264-DC2DDBF254A9}" time="2024-05-13T03:42:10.535Z">
        <t:Attribution userId="S::Kester.Rozario@hollard.com.au::ceb68097-5c95-4251-9d2d-91fc292d0be2" userProvider="AD" userName="Kester Rozario"/>
        <t:Anchor>
          <t:Comment id="75421704"/>
        </t:Anchor>
        <t:Create/>
      </t:Event>
      <t:Event id="{7078A733-6DA8-454E-BB1D-814CFE06E363}" time="2024-05-13T03:42:10.535Z">
        <t:Attribution userId="S::Kester.Rozario@hollard.com.au::ceb68097-5c95-4251-9d2d-91fc292d0be2" userProvider="AD" userName="Kester Rozario"/>
        <t:Anchor>
          <t:Comment id="75421704"/>
        </t:Anchor>
        <t:Assign userId="S::Sam.Sehgal@hollard.com.au::bd074300-dea2-427e-9e26-1236c8f2a3d7" userProvider="AD" userName="Sam Sehgal (EXT Idiom)"/>
      </t:Event>
      <t:Event id="{79255F72-F1AD-EC44-992A-9025EA0EDF98}" time="2024-05-13T03:42:10.535Z">
        <t:Attribution userId="S::Kester.Rozario@hollard.com.au::ceb68097-5c95-4251-9d2d-91fc292d0be2" userProvider="AD" userName="Kester Rozario"/>
        <t:Anchor>
          <t:Comment id="75421704"/>
        </t:Anchor>
        <t:SetTitle title="@Sam Sehgal (EXT Idiom)/@ankur to understand what question is being passed in DC."/>
      </t:Event>
      <t:Event id="{9ED48D68-2DD4-4EF6-9364-F34D1A312670}" time="2024-05-21T05:15:32.086Z">
        <t:Attribution userId="S::sam.sehgal@hollard.com.au::bd074300-dea2-427e-9e26-1236c8f2a3d7" userProvider="AD" userName="Sam Sehgal (EXT Idiom)"/>
        <t:Anchor>
          <t:Comment id="252244480"/>
        </t:Anchor>
        <t:UnassignAll/>
      </t:Event>
      <t:Event id="{472AEC7E-4622-46B6-B342-B1E093287B42}" time="2024-05-21T05:15:32.086Z">
        <t:Attribution userId="S::sam.sehgal@hollard.com.au::bd074300-dea2-427e-9e26-1236c8f2a3d7" userProvider="AD" userName="Sam Sehgal (EXT Idiom)"/>
        <t:Anchor>
          <t:Comment id="252244480"/>
        </t:Anchor>
        <t:Assign userId="S::Ankur.Marwaha@hollard.com.au::b95d05ee-d93b-4123-ae7a-08fed86eb9e5" userProvider="AD" userName="Ankur Marwaha"/>
      </t:Event>
      <t:Event id="{2E701617-2F07-42FC-99EE-7E6210970358}" time="2024-05-21T23:52:22.372Z">
        <t:Attribution userId="S::william.turner@hollard.com.au::26a4c313-3078-4428-825a-2eaaf1623cd5" userProvider="AD" userName="William Turner"/>
        <t:Progress percentComplete="100"/>
      </t:Event>
    </t:History>
  </t:Task>
  <t:Task id="{23F5C472-0A32-434E-9C1C-7BBCDC6D27DE}">
    <t:Anchor>
      <t:Comment id="595371829"/>
    </t:Anchor>
    <t:History>
      <t:Event id="{8EFF12A1-4162-46CA-9525-FE8674E63495}" time="2023-07-10T03:56:26.938Z">
        <t:Attribution userId="S::Kester.Rozario@hollard.com.au::ceb68097-5c95-4251-9d2d-91fc292d0be2" userProvider="AD" userName="Kester Rozario"/>
        <t:Anchor>
          <t:Comment id="948299727"/>
        </t:Anchor>
        <t:Create/>
      </t:Event>
      <t:Event id="{C1FBDAF6-FCFE-49BB-8E37-3C42E8AF53C3}" time="2023-07-10T03:56:26.938Z">
        <t:Attribution userId="S::Kester.Rozario@hollard.com.au::ceb68097-5c95-4251-9d2d-91fc292d0be2" userProvider="AD" userName="Kester Rozario"/>
        <t:Anchor>
          <t:Comment id="948299727"/>
        </t:Anchor>
        <t:Assign userId="S::Kirsten.Cansino@hollard.com.au::c01b1b0e-5d92-4a6b-aa0c-14a7fcd0ad76" userProvider="AD" userName="Kirsten Cansino"/>
      </t:Event>
      <t:Event id="{8F902482-D0B2-4827-BCD4-ACA760D926A5}" time="2023-07-10T03:56:26.938Z">
        <t:Attribution userId="S::Kester.Rozario@hollard.com.au::ceb68097-5c95-4251-9d2d-91fc292d0be2" userProvider="AD" userName="Kester Rozario"/>
        <t:Anchor>
          <t:Comment id="948299727"/>
        </t:Anchor>
        <t:SetTitle title="@Kirsten Cansino to confirm the definition of you. The COI is sent to a policy holder."/>
      </t:Event>
      <t:Event id="{6DCF5A4D-B436-4E7C-B291-6A565BD570DB}" time="2024-05-20T04:13:36.53Z">
        <t:Attribution userId="S::william.turner@hollard.com.au::26a4c313-3078-4428-825a-2eaaf1623cd5" userProvider="AD" userName="William Turner"/>
        <t:Progress percentComplete="100"/>
      </t:Event>
    </t:History>
  </t:Task>
  <t:Task id="{BBEDC857-A258-4E35-BBC2-6424BFCDFD40}">
    <t:Anchor>
      <t:Comment id="580811915"/>
    </t:Anchor>
    <t:History>
      <t:Event id="{998AEFE5-F510-40BE-816B-2A6B773F5CA3}" time="2024-06-19T05:58:23.021Z">
        <t:Attribution userId="S::William.Turner@hollard.com.au::26a4c313-3078-4428-825a-2eaaf1623cd5" userProvider="AD" userName="William Turner"/>
        <t:Anchor>
          <t:Comment id="1155990754"/>
        </t:Anchor>
        <t:Create/>
      </t:Event>
      <t:Event id="{CC3FE4CF-55F0-4587-8226-09D0E3256733}" time="2024-06-19T05:58:23.021Z">
        <t:Attribution userId="S::William.Turner@hollard.com.au::26a4c313-3078-4428-825a-2eaaf1623cd5" userProvider="AD" userName="William Turner"/>
        <t:Anchor>
          <t:Comment id="1155990754"/>
        </t:Anchor>
        <t:Assign userId="S::Sam.Sehgal@hollard.com.au::bd074300-dea2-427e-9e26-1236c8f2a3d7" userProvider="AD" userName="Sam Sehgal (EXT Idiom)"/>
      </t:Event>
      <t:Event id="{1193D943-C1FD-45E8-BBE8-A631C379B9E6}" time="2024-06-19T05:58:23.021Z">
        <t:Attribution userId="S::William.Turner@hollard.com.au::26a4c313-3078-4428-825a-2eaaf1623cd5" userProvider="AD" userName="William Turner"/>
        <t:Anchor>
          <t:Comment id="1155990754"/>
        </t:Anchor>
        <t:SetTitle title="@Sam Sehgal (EXT Idiom) will let you take care of logic cell"/>
      </t:Event>
      <t:Event id="{573A3B2C-C850-4A7E-8D42-80BBF0A3A74A}" time="2024-06-27T01:43:06.768Z">
        <t:Attribution userId="S::linnerk_cbainsurance.com.au#ext#@hollardcom1au.onmicrosoft.com::1eec74fc-b1ea-4425-9c7d-72b021207c7b" userProvider="AD" userName="Kirsten Linnert"/>
        <t:Progress percentComplete="100"/>
      </t:Event>
    </t:History>
  </t:Task>
  <t:Task id="{6E71ABBE-FEDF-4A72-9FD7-48BB9202EC71}">
    <t:Anchor>
      <t:Comment id="2026812687"/>
    </t:Anchor>
    <t:History>
      <t:Event id="{8EFF12A1-4162-46CA-9525-FE8674E63495}" time="2023-07-10T03:56:26.938Z">
        <t:Attribution userId="S::Kester.Rozario@hollard.com.au::ceb68097-5c95-4251-9d2d-91fc292d0be2" userProvider="AD" userName="Kester Rozario"/>
        <t:Anchor>
          <t:Comment id="769234897"/>
        </t:Anchor>
        <t:Create/>
      </t:Event>
      <t:Event id="{C1FBDAF6-FCFE-49BB-8E37-3C42E8AF53C3}" time="2023-07-10T03:56:26.938Z">
        <t:Attribution userId="S::Kester.Rozario@hollard.com.au::ceb68097-5c95-4251-9d2d-91fc292d0be2" userProvider="AD" userName="Kester Rozario"/>
        <t:Anchor>
          <t:Comment id="769234897"/>
        </t:Anchor>
        <t:Assign userId="S::Kirsten.Cansino@hollard.com.au::c01b1b0e-5d92-4a6b-aa0c-14a7fcd0ad76" userProvider="AD" userName="Kirsten Cansino"/>
      </t:Event>
      <t:Event id="{8F902482-D0B2-4827-BCD4-ACA760D926A5}" time="2023-07-10T03:56:26.938Z">
        <t:Attribution userId="S::Kester.Rozario@hollard.com.au::ceb68097-5c95-4251-9d2d-91fc292d0be2" userProvider="AD" userName="Kester Rozario"/>
        <t:Anchor>
          <t:Comment id="769234897"/>
        </t:Anchor>
        <t:SetTitle title="@Kirsten Cansino to confirm the definition of you. The COI is sent to a policy holder."/>
      </t:Event>
      <t:Event id="{6DCF5A4D-B436-4E7C-B291-6A565BD570DB}" time="2024-05-20T04:13:36.53Z">
        <t:Attribution userId="S::william.turner@hollard.com.au::26a4c313-3078-4428-825a-2eaaf1623cd5" userProvider="AD" userName="William Turner"/>
        <t:Progress percentComplete="100"/>
      </t:Event>
    </t:History>
  </t:Task>
  <t:Task id="{628856CD-801B-4AFF-93D9-AC10F75ABB92}">
    <t:Anchor>
      <t:Comment id="1180610602"/>
    </t:Anchor>
    <t:History>
      <t:Event id="{8D980805-817A-4C2A-AA34-DA763F2EDB37}" time="2024-05-20T01:43:24.765Z">
        <t:Attribution userId="S::william.turner@hollard.com.au::26a4c313-3078-4428-825a-2eaaf1623cd5" userProvider="AD" userName="William Turner"/>
        <t:Anchor>
          <t:Comment id="1180610602"/>
        </t:Anchor>
        <t:Create/>
      </t:Event>
      <t:Event id="{9E7FD845-EFE6-4240-BC1C-424C9B7A72D1}" time="2024-05-20T01:43:24.765Z">
        <t:Attribution userId="S::william.turner@hollard.com.au::26a4c313-3078-4428-825a-2eaaf1623cd5" userProvider="AD" userName="William Turner"/>
        <t:Anchor>
          <t:Comment id="1180610602"/>
        </t:Anchor>
        <t:Assign userId="S::Sam.Sehgal@hollard.com.au::bd074300-dea2-427e-9e26-1236c8f2a3d7" userProvider="AD" userName="Sam Sehgal (EXT Idiom)"/>
      </t:Event>
      <t:Event id="{82B2F3B3-C4E5-4E7B-929F-BBA6910C6D2C}" time="2024-05-20T01:43:24.765Z">
        <t:Attribution userId="S::william.turner@hollard.com.au::26a4c313-3078-4428-825a-2eaaf1623cd5" userProvider="AD" userName="William Turner"/>
        <t:Anchor>
          <t:Comment id="1180610602"/>
        </t:Anchor>
        <t:SetTitle title="@Sam Sehgal (EXT Idiom) the condition here doesn't relate to electrical motor burnout. It's about the age of the home. If the customer tells us that the home is of a certain age then we ask them if it has been rewired. Only if they answer yes to that …"/>
      </t:Event>
      <t:Event id="{A3400F68-B48C-44A8-B9D5-92F2FFCFABF4}" time="2024-07-04T02:26:26.59Z">
        <t:Attribution userId="S::William.Turner@hollard.com.au::26a4c313-3078-4428-825a-2eaaf1623cd5" userProvider="AD" userName="William Turner"/>
        <t:Progress percentComplete="100"/>
      </t:Event>
    </t:History>
  </t:Task>
  <t:Task id="{B6B685AB-3E80-450F-832E-6906B304CDB9}">
    <t:Anchor>
      <t:Comment id="1141078852"/>
    </t:Anchor>
    <t:History>
      <t:Event id="{8D980805-817A-4C2A-AA34-DA763F2EDB37}" time="2024-05-20T01:43:24.765Z">
        <t:Attribution userId="S::william.turner@hollard.com.au::26a4c313-3078-4428-825a-2eaaf1623cd5" userProvider="AD" userName="William Turner"/>
        <t:Anchor>
          <t:Comment id="1141078852"/>
        </t:Anchor>
        <t:Create/>
      </t:Event>
      <t:Event id="{9E7FD845-EFE6-4240-BC1C-424C9B7A72D1}" time="2024-05-20T01:43:24.765Z">
        <t:Attribution userId="S::william.turner@hollard.com.au::26a4c313-3078-4428-825a-2eaaf1623cd5" userProvider="AD" userName="William Turner"/>
        <t:Anchor>
          <t:Comment id="1141078852"/>
        </t:Anchor>
        <t:Assign userId="S::Sam.Sehgal@hollard.com.au::bd074300-dea2-427e-9e26-1236c8f2a3d7" userProvider="AD" userName="Sam Sehgal (EXT Idiom)"/>
      </t:Event>
      <t:Event id="{82B2F3B3-C4E5-4E7B-929F-BBA6910C6D2C}" time="2024-05-20T01:43:24.765Z">
        <t:Attribution userId="S::william.turner@hollard.com.au::26a4c313-3078-4428-825a-2eaaf1623cd5" userProvider="AD" userName="William Turner"/>
        <t:Anchor>
          <t:Comment id="1141078852"/>
        </t:Anchor>
        <t:SetTitle title="@Sam Sehgal (EXT Idiom) the condition here doesn't relate to electrical motor burnout. It's about the age of the home. If the customer tells us that the home is of a certain age then we ask them if it has been rewired. Only if they answer yes to that …"/>
      </t:Event>
      <t:Event id="{A3400F68-B48C-44A8-B9D5-92F2FFCFABF4}" time="2024-07-04T02:26:26.59Z">
        <t:Attribution userId="S::William.Turner@hollard.com.au::26a4c313-3078-4428-825a-2eaaf1623cd5" userProvider="AD" userName="William Turner"/>
        <t:Progress percentComplete="100"/>
      </t:Event>
    </t:History>
  </t:Task>
  <t:Task id="{D7D9A6EE-B143-4536-B230-8AD4112E579B}">
    <t:Anchor>
      <t:Comment id="817179988"/>
    </t:Anchor>
    <t:History>
      <t:Event id="{8D980805-817A-4C2A-AA34-DA763F2EDB37}" time="2024-05-20T01:43:24.765Z">
        <t:Attribution userId="S::william.turner@hollard.com.au::26a4c313-3078-4428-825a-2eaaf1623cd5" userProvider="AD" userName="William Turner"/>
        <t:Anchor>
          <t:Comment id="817179988"/>
        </t:Anchor>
        <t:Create/>
      </t:Event>
      <t:Event id="{9E7FD845-EFE6-4240-BC1C-424C9B7A72D1}" time="2024-05-20T01:43:24.765Z">
        <t:Attribution userId="S::william.turner@hollard.com.au::26a4c313-3078-4428-825a-2eaaf1623cd5" userProvider="AD" userName="William Turner"/>
        <t:Anchor>
          <t:Comment id="817179988"/>
        </t:Anchor>
        <t:Assign userId="S::Sam.Sehgal@hollard.com.au::bd074300-dea2-427e-9e26-1236c8f2a3d7" userProvider="AD" userName="Sam Sehgal (EXT Idiom)"/>
      </t:Event>
      <t:Event id="{82B2F3B3-C4E5-4E7B-929F-BBA6910C6D2C}" time="2024-05-20T01:43:24.765Z">
        <t:Attribution userId="S::william.turner@hollard.com.au::26a4c313-3078-4428-825a-2eaaf1623cd5" userProvider="AD" userName="William Turner"/>
        <t:Anchor>
          <t:Comment id="817179988"/>
        </t:Anchor>
        <t:SetTitle title="@Sam Sehgal (EXT Idiom) the condition here doesn't relate to electrical motor burnout. It's about the age of the home. If the customer tells us that the home is of a certain age then we ask them if it has been rewired. Only if they answer yes to that …"/>
      </t:Event>
      <t:Event id="{A3400F68-B48C-44A8-B9D5-92F2FFCFABF4}" time="2024-07-04T02:26:26.59Z">
        <t:Attribution userId="S::William.Turner@hollard.com.au::26a4c313-3078-4428-825a-2eaaf1623cd5" userProvider="AD" userName="William Turner"/>
        <t:Progress percentComplete="100"/>
      </t:Event>
    </t:History>
  </t:Task>
  <t:Task id="{B0C14B3A-B618-450F-A599-4C91DB903136}">
    <t:Anchor>
      <t:Comment id="56815054"/>
    </t:Anchor>
    <t:History>
      <t:Event id="{47A66F45-CF70-43D8-9C54-B7F4BDE66B36}" time="2024-06-19T01:00:25.387Z">
        <t:Attribution userId="S::William.Turner@hollard.com.au::26a4c313-3078-4428-825a-2eaaf1623cd5" userProvider="AD" userName="William Turner"/>
        <t:Anchor>
          <t:Comment id="807117087"/>
        </t:Anchor>
        <t:Create/>
      </t:Event>
      <t:Event id="{708187C7-BCE3-4382-94A2-A1E9AC327BC0}" time="2024-06-19T01:00:25.387Z">
        <t:Attribution userId="S::William.Turner@hollard.com.au::26a4c313-3078-4428-825a-2eaaf1623cd5" userProvider="AD" userName="William Turner"/>
        <t:Anchor>
          <t:Comment id="807117087"/>
        </t:Anchor>
        <t:Assign userId="S::Sam.Sehgal@hollard.com.au::bd074300-dea2-427e-9e26-1236c8f2a3d7" userProvider="AD" userName="Sam Sehgal (EXT Idiom)"/>
      </t:Event>
      <t:Event id="{C5304473-A94A-4DA7-B278-D34E7B5FC59F}" time="2024-06-19T01:00:25.387Z">
        <t:Attribution userId="S::William.Turner@hollard.com.au::26a4c313-3078-4428-825a-2eaaf1623cd5" userProvider="AD" userName="William Turner"/>
        <t:Anchor>
          <t:Comment id="807117087"/>
        </t:Anchor>
        <t:SetTitle title="Accepted. @Sam Sehgal (EXT Idiom) to add"/>
      </t:Event>
    </t:History>
  </t:Task>
  <t:Task id="{E9E44CDA-F47A-4A5E-87C6-4544B14A2AC7}">
    <t:Anchor>
      <t:Comment id="269179287"/>
    </t:Anchor>
    <t:History>
      <t:Event id="{4EC9BD13-A7BC-48E8-A217-479B2C97897B}" time="2024-06-27T00:33:46.639Z">
        <t:Attribution userId="S::amanda.yates@hollard.com.au::74a0fa16-3c86-445d-8e10-6df150bf09db" userProvider="AD" userName="Amanda Yates"/>
        <t:Anchor>
          <t:Comment id="702522903"/>
        </t:Anchor>
        <t:Create/>
      </t:Event>
      <t:Event id="{70B6C5CA-4EA3-4F2D-8731-40347A12800A}" time="2024-06-27T00:33:46.639Z">
        <t:Attribution userId="S::amanda.yates@hollard.com.au::74a0fa16-3c86-445d-8e10-6df150bf09db" userProvider="AD" userName="Amanda Yates"/>
        <t:Anchor>
          <t:Comment id="702522903"/>
        </t:Anchor>
        <t:Assign userId="S::William.Turner@hollard.com.au::26a4c313-3078-4428-825a-2eaaf1623cd5" userProvider="AD" userName="William Turner"/>
      </t:Event>
      <t:Event id="{20A9649A-2B27-4936-B7EE-2FA1B5D62708}" time="2024-06-27T00:33:46.639Z">
        <t:Attribution userId="S::amanda.yates@hollard.com.au::74a0fa16-3c86-445d-8e10-6df150bf09db" userProvider="AD" userName="Amanda Yates"/>
        <t:Anchor>
          <t:Comment id="702522903"/>
        </t:Anchor>
        <t:SetTitle title="@William Turner is it possible to have them the same between the car and home versions?"/>
      </t:Event>
    </t:History>
  </t:Task>
  <t:Task id="{961DDCD5-F4BB-4C77-9F20-11004D1A8E1E}">
    <t:Anchor>
      <t:Comment id="1196232785"/>
    </t:Anchor>
    <t:History>
      <t:Event id="{55F94FAA-0CCF-44C8-90C0-E12547B99F7E}" time="2024-05-23T02:41:48.018Z">
        <t:Attribution userId="S::william.turner@hollard.com.au::26a4c313-3078-4428-825a-2eaaf1623cd5" userProvider="AD" userName="William Turner"/>
        <t:Anchor>
          <t:Comment id="1196232785"/>
        </t:Anchor>
        <t:Create/>
      </t:Event>
      <t:Event id="{D0F95F71-4E7A-4C42-9521-945A8124CBF1}" time="2024-05-23T02:41:48.018Z">
        <t:Attribution userId="S::william.turner@hollard.com.au::26a4c313-3078-4428-825a-2eaaf1623cd5" userProvider="AD" userName="William Turner"/>
        <t:Anchor>
          <t:Comment id="1196232785"/>
        </t:Anchor>
        <t:Assign userId="S::Sam.Sehgal@hollard.com.au::bd074300-dea2-427e-9e26-1236c8f2a3d7" userProvider="AD" userName="Sam Sehgal (EXT Idiom)"/>
      </t:Event>
      <t:Event id="{EE29AC11-D43E-458B-9CC2-BDC91634CB66}" time="2024-05-23T02:41:48.018Z">
        <t:Attribution userId="S::william.turner@hollard.com.au::26a4c313-3078-4428-825a-2eaaf1623cd5" userProvider="AD" userName="William Turner"/>
        <t:Anchor>
          <t:Comment id="1196232785"/>
        </t:Anchor>
        <t:SetTitle title="@Sam Sehgal (EXT Idiom) I want to see if it's possible to have 2 variants for this one depending on whether the customer has a ground floor unit versus level 1 or more. IF ground level the &lt;nooffloors&gt; would go before the word &quot;level&quot;, but if not then …"/>
      </t:Event>
      <t:Event id="{F60470CD-8EFC-4806-A3B1-DD447E2B7633}" time="2024-06-04T06:45:40.459Z">
        <t:Attribution userId="S::william.turner@hollard.com.au::26a4c313-3078-4428-825a-2eaaf1623cd5" userProvider="AD" userName="William Turner"/>
        <t:Progress percentComplete="100"/>
      </t:Event>
    </t:History>
  </t:Task>
  <t:Task id="{F2304FE0-7DFC-40D8-BAC2-2340F01B63FE}">
    <t:Anchor>
      <t:Comment id="1534965508"/>
    </t:Anchor>
    <t:History>
      <t:Event id="{55F94FAA-0CCF-44C8-90C0-E12547B99F7E}" time="2024-05-23T02:41:48.018Z">
        <t:Attribution userId="S::william.turner@hollard.com.au::26a4c313-3078-4428-825a-2eaaf1623cd5" userProvider="AD" userName="William Turner"/>
        <t:Anchor>
          <t:Comment id="1534965508"/>
        </t:Anchor>
        <t:Create/>
      </t:Event>
      <t:Event id="{D0F95F71-4E7A-4C42-9521-945A8124CBF1}" time="2024-05-23T02:41:48.018Z">
        <t:Attribution userId="S::william.turner@hollard.com.au::26a4c313-3078-4428-825a-2eaaf1623cd5" userProvider="AD" userName="William Turner"/>
        <t:Anchor>
          <t:Comment id="1534965508"/>
        </t:Anchor>
        <t:Assign userId="S::Sam.Sehgal@hollard.com.au::bd074300-dea2-427e-9e26-1236c8f2a3d7" userProvider="AD" userName="Sam Sehgal (EXT Idiom)"/>
      </t:Event>
      <t:Event id="{EE29AC11-D43E-458B-9CC2-BDC91634CB66}" time="2024-05-23T02:41:48.018Z">
        <t:Attribution userId="S::william.turner@hollard.com.au::26a4c313-3078-4428-825a-2eaaf1623cd5" userProvider="AD" userName="William Turner"/>
        <t:Anchor>
          <t:Comment id="1534965508"/>
        </t:Anchor>
        <t:SetTitle title="@Sam Sehgal (EXT Idiom) I want to see if it's possible to have 2 variants for this one depending on whether the customer has a ground floor unit versus level 1 or more. IF ground level the &lt;nooffloors&gt; would go before the word &quot;level&quot;, but if not then …"/>
      </t:Event>
      <t:Event id="{F60470CD-8EFC-4806-A3B1-DD447E2B7633}" time="2024-06-04T06:45:40.459Z">
        <t:Attribution userId="S::william.turner@hollard.com.au::26a4c313-3078-4428-825a-2eaaf1623cd5" userProvider="AD" userName="William Turner"/>
        <t:Progress percentComplete="100"/>
      </t:Event>
    </t:History>
  </t:Task>
  <t:Task id="{EB701DEE-F1A0-41D6-847A-445937671CC3}">
    <t:Anchor>
      <t:Comment id="251808170"/>
    </t:Anchor>
    <t:History>
      <t:Event id="{0D82EFF6-8430-44BA-B0E3-253A35BAD84B}" time="2024-07-04T02:07:07.102Z">
        <t:Attribution userId="S::William.Turner@hollard.com.au::26a4c313-3078-4428-825a-2eaaf1623cd5" userProvider="AD" userName="William Turner"/>
        <t:Anchor>
          <t:Comment id="1370247595"/>
        </t:Anchor>
        <t:Create/>
      </t:Event>
      <t:Event id="{35D46604-EDB9-4A77-84EA-37DB16A938DD}" time="2024-07-04T02:07:07.102Z">
        <t:Attribution userId="S::William.Turner@hollard.com.au::26a4c313-3078-4428-825a-2eaaf1623cd5" userProvider="AD" userName="William Turner"/>
        <t:Anchor>
          <t:Comment id="1370247595"/>
        </t:Anchor>
        <t:Assign userId="S::Sam.Sehgal@hollard.com.au::bd074300-dea2-427e-9e26-1236c8f2a3d7" userProvider="AD" userName="Sam Sehgal (EXT Idiom)"/>
      </t:Event>
      <t:Event id="{1BEC2214-C61A-44BB-B171-06454AF6472C}" time="2024-07-04T02:07:07.102Z">
        <t:Attribution userId="S::William.Turner@hollard.com.au::26a4c313-3078-4428-825a-2eaaf1623cd5" userProvider="AD" userName="William Turner"/>
        <t:Anchor>
          <t:Comment id="1370247595"/>
        </t:Anchor>
        <t:SetTitle title="@Sam Sehgal (EXT Idiom) please add this to the document"/>
      </t:Event>
      <t:Event id="{CF428037-F76F-45E9-A752-E7FDDD197F66}" time="2024-07-08T03:09:12.704Z">
        <t:Attribution userId="S::Sam.Sehgal@hollard.com.au::bd074300-dea2-427e-9e26-1236c8f2a3d7" userProvider="AD" userName="Sam Sehgal (EXT Idiom)"/>
        <t:Anchor>
          <t:Comment id="1371941369"/>
        </t:Anchor>
        <t:UnassignAll/>
      </t:Event>
      <t:Event id="{F717AD20-A46F-4D5D-BC67-117AF697DCD1}" time="2024-07-08T03:09:12.704Z">
        <t:Attribution userId="S::Sam.Sehgal@hollard.com.au::bd074300-dea2-427e-9e26-1236c8f2a3d7" userProvider="AD" userName="Sam Sehgal (EXT Idiom)"/>
        <t:Anchor>
          <t:Comment id="1371941369"/>
        </t:Anchor>
        <t:Assign userId="S::William.Turner@hollard.com.au::26a4c313-3078-4428-825a-2eaaf1623cd5" userProvider="AD" userName="William Turner"/>
      </t:Event>
    </t:History>
  </t:Task>
  <t:Task id="{C225C0F5-D7BB-4459-AD0D-66E28AA62708}">
    <t:Anchor>
      <t:Comment id="1465671760"/>
    </t:Anchor>
    <t:History>
      <t:Event id="{8EFF12A1-4162-46CA-9525-FE8674E63495}" time="2023-07-10T03:56:26.938Z">
        <t:Attribution userId="S::Kester.Rozario@hollard.com.au::ceb68097-5c95-4251-9d2d-91fc292d0be2" userProvider="AD" userName="Kester Rozario"/>
        <t:Anchor>
          <t:Comment id="160632859"/>
        </t:Anchor>
        <t:Create/>
      </t:Event>
      <t:Event id="{C1FBDAF6-FCFE-49BB-8E37-3C42E8AF53C3}" time="2023-07-10T03:56:26.938Z">
        <t:Attribution userId="S::Kester.Rozario@hollard.com.au::ceb68097-5c95-4251-9d2d-91fc292d0be2" userProvider="AD" userName="Kester Rozario"/>
        <t:Anchor>
          <t:Comment id="160632859"/>
        </t:Anchor>
        <t:Assign userId="S::Kirsten.Cansino@hollard.com.au::c01b1b0e-5d92-4a6b-aa0c-14a7fcd0ad76" userProvider="AD" userName="Kirsten Cansino"/>
      </t:Event>
      <t:Event id="{8F902482-D0B2-4827-BCD4-ACA760D926A5}" time="2023-07-10T03:56:26.938Z">
        <t:Attribution userId="S::Kester.Rozario@hollard.com.au::ceb68097-5c95-4251-9d2d-91fc292d0be2" userProvider="AD" userName="Kester Rozario"/>
        <t:Anchor>
          <t:Comment id="160632859"/>
        </t:Anchor>
        <t:SetTitle title="@Kirsten Cansino to confirm the definition of you. The COI is sent to a policy holder."/>
      </t:Event>
      <t:Event id="{6DCF5A4D-B436-4E7C-B291-6A565BD570DB}" time="2024-05-20T04:13:36.53Z">
        <t:Attribution userId="S::william.turner@hollard.com.au::26a4c313-3078-4428-825a-2eaaf1623cd5" userProvider="AD" userName="William Turner"/>
        <t:Progress percentComplete="100"/>
      </t:Event>
    </t:History>
  </t:Task>
  <t:Task id="{49BA62A2-4EBE-1841-8359-31F2FB71A887}">
    <t:Anchor>
      <t:Comment id="60967685"/>
    </t:Anchor>
    <t:History>
      <t:Event id="{9CC939AA-BC1B-D947-A400-93F47F5A0674}" time="2024-05-09T04:13:18.433Z">
        <t:Attribution userId="S::Kester.Rozario@hollard.com.au::ceb68097-5c95-4251-9d2d-91fc292d0be2" userProvider="AD" userName="Kester Rozario"/>
        <t:Anchor>
          <t:Comment id="60967685"/>
        </t:Anchor>
        <t:Create/>
      </t:Event>
      <t:Event id="{DFF0AC08-751C-AB41-8101-C7A4BBC70724}" time="2024-05-09T04:13:18.433Z">
        <t:Attribution userId="S::Kester.Rozario@hollard.com.au::ceb68097-5c95-4251-9d2d-91fc292d0be2" userProvider="AD" userName="Kester Rozario"/>
        <t:Anchor>
          <t:Comment id="60967685"/>
        </t:Anchor>
        <t:Assign userId="S::William.Turner@hollard.com.au::26a4c313-3078-4428-825a-2eaaf1623cd5" userProvider="AD" userName="William Turner"/>
      </t:Event>
      <t:Event id="{FD7A634F-17EE-5B48-BEE3-1ECD96E69E06}" time="2024-05-09T04:13:18.433Z">
        <t:Attribution userId="S::Kester.Rozario@hollard.com.au::ceb68097-5c95-4251-9d2d-91fc292d0be2" userProvider="AD" userName="Kester Rozario"/>
        <t:Anchor>
          <t:Comment id="60967685"/>
        </t:Anchor>
        <t:SetTitle title="@William Turner - to review logic for this section as there is a potential gap for endorsements."/>
      </t:Event>
      <t:Event id="{85E46C30-A7F7-4DF2-BEC0-B720A0F1D3DC}" time="2024-07-04T02:03:23.81Z">
        <t:Attribution userId="S::William.Turner@hollard.com.au::26a4c313-3078-4428-825a-2eaaf1623cd5" userProvider="AD" userName="William Turner"/>
        <t:Progress percentComplete="100"/>
      </t:Event>
    </t:History>
  </t:Task>
  <t:Task id="{2E2517BA-0DC4-4A6C-AE40-38FAD1A9E343}">
    <t:Anchor>
      <t:Comment id="682753293"/>
    </t:Anchor>
    <t:History>
      <t:Event id="{FA81425E-01E0-45EA-A1A2-42C4C261C790}" time="2023-07-10T04:04:35.688Z">
        <t:Attribution userId="S::Kester.Rozario@hollard.com.au::ceb68097-5c95-4251-9d2d-91fc292d0be2" userProvider="AD" userName="Kester Rozario"/>
        <t:Anchor>
          <t:Comment id="676761203"/>
        </t:Anchor>
        <t:Create/>
      </t:Event>
      <t:Event id="{30B0619D-92B6-48BF-898F-96FD66326FF8}" time="2023-07-10T04:04:35.688Z">
        <t:Attribution userId="S::Kester.Rozario@hollard.com.au::ceb68097-5c95-4251-9d2d-91fc292d0be2" userProvider="AD" userName="Kester Rozario"/>
        <t:Anchor>
          <t:Comment id="676761203"/>
        </t:Anchor>
        <t:Assign userId="S::William.Turner@hollard.com.au::26a4c313-3078-4428-825a-2eaaf1623cd5" userProvider="AD" userName="William Turner"/>
      </t:Event>
      <t:Event id="{6479E1C4-0354-442F-B724-6BCC405C6256}" time="2023-07-10T04:04:35.688Z">
        <t:Attribution userId="S::Kester.Rozario@hollard.com.au::ceb68097-5c95-4251-9d2d-91fc292d0be2" userProvider="AD" userName="Kester Rozario"/>
        <t:Anchor>
          <t:Comment id="676761203"/>
        </t:Anchor>
        <t:SetTitle title="@William Turner choice of repairer wording to be added to the COI if needed"/>
      </t:Event>
      <t:Event id="{8913DCA6-5B49-4B1F-AE4C-778F7A53323E}" time="2023-07-10T04:07:31.649Z">
        <t:Attribution userId="S::Kester.Rozario@hollard.com.au::ceb68097-5c95-4251-9d2d-91fc292d0be2" userProvider="AD" userName="Kester Rozario"/>
        <t:Anchor>
          <t:Comment id="676761379"/>
        </t:Anchor>
        <t:UnassignAll/>
      </t:Event>
      <t:Event id="{AB747646-6F14-4864-9C5B-38D975976794}" time="2023-07-10T04:07:31.649Z">
        <t:Attribution userId="S::Kester.Rozario@hollard.com.au::ceb68097-5c95-4251-9d2d-91fc292d0be2" userProvider="AD" userName="Kester Rozario"/>
        <t:Anchor>
          <t:Comment id="676761379"/>
        </t:Anchor>
        <t:Assign userId="S::Lauren.Hertel@hollard.com.au::5bcbc5fc-ca25-40a8-a940-6f1a5b534aa9" userProvider="AD" userName="Lauren Hertel"/>
      </t:Event>
      <t:Event id="{AD148E7A-338B-48B6-A4E0-E9CE52A6B6EB}" time="2024-05-20T02:33:24.957Z">
        <t:Attribution userId="S::william.turner@hollard.com.au::26a4c313-3078-4428-825a-2eaaf1623cd5" userProvider="AD" userName="William Turner"/>
        <t:Progress percentComplete="100"/>
      </t:Event>
    </t:History>
  </t:Task>
  <t:Task id="{7B6EA153-2C77-4DC2-B8EF-F63DB4F18B7A}">
    <t:Anchor>
      <t:Comment id="587558151"/>
    </t:Anchor>
    <t:History>
      <t:Event id="{34A5E555-A62F-47D0-B4A1-4867D0754787}" time="2023-07-07T04:37:14.608Z">
        <t:Attribution userId="S::Kester.Rozario@hollard.com.au::ceb68097-5c95-4251-9d2d-91fc292d0be2" userProvider="AD" userName="Kester Rozario"/>
        <t:Anchor>
          <t:Comment id="762523775"/>
        </t:Anchor>
        <t:Create/>
      </t:Event>
      <t:Event id="{4116CBF9-4579-4033-9C46-5A9298DF12A3}" time="2023-07-07T04:37:14.608Z">
        <t:Attribution userId="S::Kester.Rozario@hollard.com.au::ceb68097-5c95-4251-9d2d-91fc292d0be2" userProvider="AD" userName="Kester Rozario"/>
        <t:Anchor>
          <t:Comment id="762523775"/>
        </t:Anchor>
        <t:Assign userId="S::Kirsty.Gorbould@Hollard.com.au::253981af-b6c8-4bee-8bb5-be93bd5c1614" userProvider="AD" userName="Kirsty Gorbould"/>
      </t:Event>
      <t:Event id="{8D9CA803-A929-4DED-BF4D-28C86F3A8D88}" time="2023-07-07T04:37:14.608Z">
        <t:Attribution userId="S::Kester.Rozario@hollard.com.au::ceb68097-5c95-4251-9d2d-91fc292d0be2" userProvider="AD" userName="Kester Rozario"/>
        <t:Anchor>
          <t:Comment id="762523775"/>
        </t:Anchor>
        <t:SetTitle title="@Kirsty Gorbould can you please provide the right wording from the new PDS for this section"/>
      </t:Event>
      <t:Event id="{9F3256D1-3D03-4108-96F3-DB1F25A7A91A}" time="2024-05-15T03:33:20.74Z">
        <t:Attribution userId="S::william.turner@hollard.com.au::26a4c313-3078-4428-825a-2eaaf1623cd5" userProvider="AD" userName="William Turner"/>
        <t:Progress percentComplete="100"/>
      </t:Event>
    </t:History>
  </t:Task>
  <t:Task id="{A30A1550-4B0D-48C9-B30A-A81263F95785}">
    <t:Anchor>
      <t:Comment id="931847459"/>
    </t:Anchor>
    <t:History>
      <t:Event id="{93076F32-9806-4F8C-961B-2C73CD2B3C22}" time="2023-07-10T04:01:40.472Z">
        <t:Attribution userId="S::Kester.Rozario@hollard.com.au::ceb68097-5c95-4251-9d2d-91fc292d0be2" userProvider="AD" userName="Kester Rozario"/>
        <t:Anchor>
          <t:Comment id="676761028"/>
        </t:Anchor>
        <t:Create/>
      </t:Event>
      <t:Event id="{893765F4-D3F8-4343-9813-51DCE9E45020}" time="2023-07-10T04:01:40.472Z">
        <t:Attribution userId="S::Kester.Rozario@hollard.com.au::ceb68097-5c95-4251-9d2d-91fc292d0be2" userProvider="AD" userName="Kester Rozario"/>
        <t:Anchor>
          <t:Comment id="676761028"/>
        </t:Anchor>
        <t:Assign userId="S::William.Turner@hollard.com.au::26a4c313-3078-4428-825a-2eaaf1623cd5" userProvider="AD" userName="William Turner"/>
      </t:Event>
      <t:Event id="{97497F3C-B1CA-468C-9D82-9D44B9EC4673}" time="2023-07-10T04:01:40.472Z">
        <t:Attribution userId="S::Kester.Rozario@hollard.com.au::ceb68097-5c95-4251-9d2d-91fc292d0be2" userProvider="AD" userName="Kester Rozario"/>
        <t:Anchor>
          <t:Comment id="676761028"/>
        </t:Anchor>
        <t:SetTitle title="@William Turner to update"/>
      </t:Event>
      <t:Event id="{D2AEAB2E-0B4B-4503-A253-631986A94038}" time="2023-12-18T05:30:23.505Z">
        <t:Attribution userId="S::william.turner@hollard.com.au::26a4c313-3078-4428-825a-2eaaf1623cd5" userProvider="AD" userName="William Turner"/>
        <t:Progress percentComplete="100"/>
      </t:Event>
    </t:History>
  </t:Task>
  <t:Task id="{09EDE31F-CAA9-435F-B68E-2620F6415A1C}">
    <t:Anchor>
      <t:Comment id="1789394389"/>
    </t:Anchor>
    <t:History>
      <t:Event id="{03E87438-F29F-4765-B872-95F6DA3424A5}" time="2023-07-10T03:51:02.129Z">
        <t:Attribution userId="S::Kester.Rozario@hollard.com.au::ceb68097-5c95-4251-9d2d-91fc292d0be2" userProvider="AD" userName="Kester Rozario"/>
        <t:Anchor>
          <t:Comment id="676760390"/>
        </t:Anchor>
        <t:Create/>
      </t:Event>
      <t:Event id="{74557535-FF1B-4279-9760-132E99D45DEB}" time="2023-07-10T03:51:02.129Z">
        <t:Attribution userId="S::Kester.Rozario@hollard.com.au::ceb68097-5c95-4251-9d2d-91fc292d0be2" userProvider="AD" userName="Kester Rozario"/>
        <t:Anchor>
          <t:Comment id="676760390"/>
        </t:Anchor>
        <t:Assign userId="S::William.Turner@hollard.com.au::26a4c313-3078-4428-825a-2eaaf1623cd5" userProvider="AD" userName="William Turner"/>
      </t:Event>
      <t:Event id="{DFB4C405-6E1C-4A56-8277-28B0D91B2934}" time="2023-07-10T03:51:02.129Z">
        <t:Attribution userId="S::Kester.Rozario@hollard.com.au::ceb68097-5c95-4251-9d2d-91fc292d0be2" userProvider="AD" userName="Kester Rozario"/>
        <t:Anchor>
          <t:Comment id="676760390"/>
        </t:Anchor>
        <t:SetTitle title="@William Turner can you confirm whether we can say &quot;We understand that&quot; - even for new business whereever we say &quot;you have told us&quot;"/>
      </t:Event>
      <t:Event id="{3ED07BED-D7CA-4900-90F5-574051F0F9C3}" time="2024-05-20T02:53:12.977Z">
        <t:Attribution userId="S::william.turner@hollard.com.au::26a4c313-3078-4428-825a-2eaaf1623cd5" userProvider="AD" userName="William Turner"/>
        <t:Progress percentComplete="100"/>
      </t:Event>
    </t:History>
  </t:Task>
  <t:Task id="{897DC5F2-55A5-499C-8E9A-C92BE6C3CE3A}">
    <t:Anchor>
      <t:Comment id="149800109"/>
    </t:Anchor>
    <t:History>
      <t:Event id="{03E87438-F29F-4765-B872-95F6DA3424A5}" time="2023-07-10T03:51:02.129Z">
        <t:Attribution userId="S::Kester.Rozario@hollard.com.au::ceb68097-5c95-4251-9d2d-91fc292d0be2" userProvider="AD" userName="Kester Rozario"/>
        <t:Anchor>
          <t:Comment id="676760390"/>
        </t:Anchor>
        <t:Create/>
      </t:Event>
      <t:Event id="{74557535-FF1B-4279-9760-132E99D45DEB}" time="2023-07-10T03:51:02.129Z">
        <t:Attribution userId="S::Kester.Rozario@hollard.com.au::ceb68097-5c95-4251-9d2d-91fc292d0be2" userProvider="AD" userName="Kester Rozario"/>
        <t:Anchor>
          <t:Comment id="676760390"/>
        </t:Anchor>
        <t:Assign userId="S::William.Turner@hollard.com.au::26a4c313-3078-4428-825a-2eaaf1623cd5" userProvider="AD" userName="William Turner"/>
      </t:Event>
      <t:Event id="{DFB4C405-6E1C-4A56-8277-28B0D91B2934}" time="2023-07-10T03:51:02.129Z">
        <t:Attribution userId="S::Kester.Rozario@hollard.com.au::ceb68097-5c95-4251-9d2d-91fc292d0be2" userProvider="AD" userName="Kester Rozario"/>
        <t:Anchor>
          <t:Comment id="676760390"/>
        </t:Anchor>
        <t:SetTitle title="@William Turner can you confirm whether we can say &quot;We understand that&quot; - even for new business whereever we say &quot;you have told us&quot;"/>
      </t:Event>
      <t:Event id="{3ED07BED-D7CA-4900-90F5-574051F0F9C3}" time="2024-05-20T02:53:12.977Z">
        <t:Attribution userId="S::william.turner@hollard.com.au::26a4c313-3078-4428-825a-2eaaf1623cd5" userProvider="AD" userName="William Turner"/>
        <t:Progress percentComplete="100"/>
      </t:Event>
    </t:History>
  </t:Task>
  <t:Task id="{5EE20A68-B125-4BF2-8D67-48F96871BD57}">
    <t:Anchor>
      <t:Comment id="62548257"/>
    </t:Anchor>
    <t:History>
      <t:Event id="{19633E19-1533-4A6D-9B20-1697CB6FC3E0}" time="2024-06-19T04:54:54.111Z">
        <t:Attribution userId="S::William.Turner@hollard.com.au::26a4c313-3078-4428-825a-2eaaf1623cd5" userProvider="AD" userName="William Turner"/>
        <t:Anchor>
          <t:Comment id="334998324"/>
        </t:Anchor>
        <t:Create/>
      </t:Event>
      <t:Event id="{3B09796E-A129-401F-8EC9-F37174843A69}" time="2024-06-19T04:54:54.111Z">
        <t:Attribution userId="S::William.Turner@hollard.com.au::26a4c313-3078-4428-825a-2eaaf1623cd5" userProvider="AD" userName="William Turner"/>
        <t:Anchor>
          <t:Comment id="334998324"/>
        </t:Anchor>
        <t:Assign userId="S::Sam.Sehgal@hollard.com.au::bd074300-dea2-427e-9e26-1236c8f2a3d7" userProvider="AD" userName="Sam Sehgal (EXT Idiom)"/>
      </t:Event>
      <t:Event id="{91142949-D7A4-4D9E-92B4-E1474E32E6B7}" time="2024-06-19T04:54:54.111Z">
        <t:Attribution userId="S::William.Turner@hollard.com.au::26a4c313-3078-4428-825a-2eaaf1623cd5" userProvider="AD" userName="William Turner"/>
        <t:Anchor>
          <t:Comment id="334998324"/>
        </t:Anchor>
        <t:SetTitle title="@Sam Sehgal (EXT Idiom) will let you take care of logic cell"/>
      </t:Event>
      <t:Event id="{D4BB25AB-F0D7-45E3-B2BE-DD12953A7826}" time="2024-06-23T04:09:06.411Z">
        <t:Attribution userId="S::Sam.Sehgal@hollard.com.au::bd074300-dea2-427e-9e26-1236c8f2a3d7" userProvider="AD" userName="Sam Sehgal (EXT Idiom)"/>
        <t:Progress percentComplete="100"/>
      </t:Event>
      <t:Event id="{1DD62ADA-6255-4CF9-8F15-71ED9D43A631}" time="2024-06-23T04:10:11.803Z">
        <t:Attribution userId="S::Sam.Sehgal@hollard.com.au::bd074300-dea2-427e-9e26-1236c8f2a3d7" userProvider="AD" userName="Sam Sehgal (EXT Idiom)"/>
        <t:Progress percentComplete="0"/>
      </t:Event>
      <t:Event id="{F1F9FDF0-46F1-4450-9F6B-DC46E17F0F12}" time="2024-07-09T02:12:01.328Z">
        <t:Attribution userId="S::amanda.yates@hollard.com.au::74a0fa16-3c86-445d-8e10-6df150bf09db" userProvider="AD" userName="Amanda Yates"/>
        <t:Progress percentComplete="100"/>
      </t:Event>
    </t:History>
  </t:Task>
  <t:Task id="{4D6C7FBD-2AD1-4F90-8109-C05FA8D9B467}">
    <t:Anchor>
      <t:Comment id="772774311"/>
    </t:Anchor>
    <t:History>
      <t:Event id="{03E87438-F29F-4765-B872-95F6DA3424A5}" time="2023-07-10T03:51:02.129Z">
        <t:Attribution userId="S::Kester.Rozario@hollard.com.au::ceb68097-5c95-4251-9d2d-91fc292d0be2" userProvider="AD" userName="Kester Rozario"/>
        <t:Anchor>
          <t:Comment id="676760390"/>
        </t:Anchor>
        <t:Create/>
      </t:Event>
      <t:Event id="{74557535-FF1B-4279-9760-132E99D45DEB}" time="2023-07-10T03:51:02.129Z">
        <t:Attribution userId="S::Kester.Rozario@hollard.com.au::ceb68097-5c95-4251-9d2d-91fc292d0be2" userProvider="AD" userName="Kester Rozario"/>
        <t:Anchor>
          <t:Comment id="676760390"/>
        </t:Anchor>
        <t:Assign userId="S::William.Turner@hollard.com.au::26a4c313-3078-4428-825a-2eaaf1623cd5" userProvider="AD" userName="William Turner"/>
      </t:Event>
      <t:Event id="{DFB4C405-6E1C-4A56-8277-28B0D91B2934}" time="2023-07-10T03:51:02.129Z">
        <t:Attribution userId="S::Kester.Rozario@hollard.com.au::ceb68097-5c95-4251-9d2d-91fc292d0be2" userProvider="AD" userName="Kester Rozario"/>
        <t:Anchor>
          <t:Comment id="676760390"/>
        </t:Anchor>
        <t:SetTitle title="@William Turner can you confirm whether we can say &quot;We understand that&quot; - even for new business whereever we say &quot;you have told us&quot;"/>
      </t:Event>
      <t:Event id="{3ED07BED-D7CA-4900-90F5-574051F0F9C3}" time="2024-05-20T02:53:12.977Z">
        <t:Attribution userId="S::william.turner@hollard.com.au::26a4c313-3078-4428-825a-2eaaf1623cd5" userProvider="AD" userName="William Turner"/>
        <t:Progress percentComplete="100"/>
      </t:Event>
    </t:History>
  </t:Task>
  <t:Task id="{06DC5417-A8AB-495B-85D4-9139DE980F4E}">
    <t:Anchor>
      <t:Comment id="1320186622"/>
    </t:Anchor>
    <t:History>
      <t:Event id="{93076F32-9806-4F8C-961B-2C73CD2B3C22}" time="2023-07-10T04:01:40.472Z">
        <t:Attribution userId="S::Kester.Rozario@hollard.com.au::ceb68097-5c95-4251-9d2d-91fc292d0be2" userProvider="AD" userName="Kester Rozario"/>
        <t:Anchor>
          <t:Comment id="282671545"/>
        </t:Anchor>
        <t:Create/>
      </t:Event>
      <t:Event id="{893765F4-D3F8-4343-9813-51DCE9E45020}" time="2023-07-10T04:01:40.472Z">
        <t:Attribution userId="S::Kester.Rozario@hollard.com.au::ceb68097-5c95-4251-9d2d-91fc292d0be2" userProvider="AD" userName="Kester Rozario"/>
        <t:Anchor>
          <t:Comment id="282671545"/>
        </t:Anchor>
        <t:Assign userId="S::William.Turner@hollard.com.au::26a4c313-3078-4428-825a-2eaaf1623cd5" userProvider="AD" userName="William Turner"/>
      </t:Event>
      <t:Event id="{97497F3C-B1CA-468C-9D82-9D44B9EC4673}" time="2023-07-10T04:01:40.472Z">
        <t:Attribution userId="S::Kester.Rozario@hollard.com.au::ceb68097-5c95-4251-9d2d-91fc292d0be2" userProvider="AD" userName="Kester Rozario"/>
        <t:Anchor>
          <t:Comment id="282671545"/>
        </t:Anchor>
        <t:SetTitle title="@William Turner to update"/>
      </t:Event>
      <t:Event id="{D2AEAB2E-0B4B-4503-A253-631986A94038}" time="2023-12-18T05:30:23.505Z">
        <t:Attribution userId="S::william.turner@hollard.com.au::26a4c313-3078-4428-825a-2eaaf1623cd5" userProvider="AD" userName="William Turner"/>
        <t:Progress percentComplete="100"/>
      </t:Event>
    </t:History>
  </t:Task>
  <t:Task id="{8C58087E-3C9F-41A8-843C-D4046768BEAE}">
    <t:Anchor>
      <t:Comment id="841308677"/>
    </t:Anchor>
    <t:History>
      <t:Event id="{93076F32-9806-4F8C-961B-2C73CD2B3C22}" time="2023-07-10T04:01:40.472Z">
        <t:Attribution userId="S::Kester.Rozario@hollard.com.au::ceb68097-5c95-4251-9d2d-91fc292d0be2" userProvider="AD" userName="Kester Rozario"/>
        <t:Anchor>
          <t:Comment id="640420639"/>
        </t:Anchor>
        <t:Create/>
      </t:Event>
      <t:Event id="{893765F4-D3F8-4343-9813-51DCE9E45020}" time="2023-07-10T04:01:40.472Z">
        <t:Attribution userId="S::Kester.Rozario@hollard.com.au::ceb68097-5c95-4251-9d2d-91fc292d0be2" userProvider="AD" userName="Kester Rozario"/>
        <t:Anchor>
          <t:Comment id="640420639"/>
        </t:Anchor>
        <t:Assign userId="S::William.Turner@hollard.com.au::26a4c313-3078-4428-825a-2eaaf1623cd5" userProvider="AD" userName="William Turner"/>
      </t:Event>
      <t:Event id="{97497F3C-B1CA-468C-9D82-9D44B9EC4673}" time="2023-07-10T04:01:40.472Z">
        <t:Attribution userId="S::Kester.Rozario@hollard.com.au::ceb68097-5c95-4251-9d2d-91fc292d0be2" userProvider="AD" userName="Kester Rozario"/>
        <t:Anchor>
          <t:Comment id="640420639"/>
        </t:Anchor>
        <t:SetTitle title="@William Turner to update"/>
      </t:Event>
      <t:Event id="{D2AEAB2E-0B4B-4503-A253-631986A94038}" time="2023-12-18T05:30:23.505Z">
        <t:Attribution userId="S::william.turner@hollard.com.au::26a4c313-3078-4428-825a-2eaaf1623cd5" userProvider="AD" userName="William Turner"/>
        <t:Progress percentComplete="100"/>
      </t:Event>
    </t:History>
  </t:Task>
  <t:Task id="{D5F35C07-A303-4B8A-9C57-7EE2A2CB0F9C}">
    <t:Anchor>
      <t:Comment id="1335064159"/>
    </t:Anchor>
    <t:History>
      <t:Event id="{5E3DA7FC-C0A2-4455-B8F4-11B81FD55CE0}" time="2024-06-20T04:11:30.107Z">
        <t:Attribution userId="S::William.Turner@hollard.com.au::26a4c313-3078-4428-825a-2eaaf1623cd5" userProvider="AD" userName="William Turner"/>
        <t:Anchor>
          <t:Comment id="2115206361"/>
        </t:Anchor>
        <t:Create/>
      </t:Event>
      <t:Event id="{91A8A821-990C-4518-B1D5-87A05B4AD241}" time="2024-06-20T04:11:30.107Z">
        <t:Attribution userId="S::William.Turner@hollard.com.au::26a4c313-3078-4428-825a-2eaaf1623cd5" userProvider="AD" userName="William Turner"/>
        <t:Anchor>
          <t:Comment id="2115206361"/>
        </t:Anchor>
        <t:Assign userId="S::Sam.Sehgal@hollard.com.au::bd074300-dea2-427e-9e26-1236c8f2a3d7" userProvider="AD" userName="Sam Sehgal (EXT Idiom)"/>
      </t:Event>
      <t:Event id="{470978E8-D11D-477B-A142-EC073FB6CEBA}" time="2024-06-20T04:11:30.107Z">
        <t:Attribution userId="S::William.Turner@hollard.com.au::26a4c313-3078-4428-825a-2eaaf1623cd5" userProvider="AD" userName="William Turner"/>
        <t:Anchor>
          <t:Comment id="2115206361"/>
        </t:Anchor>
        <t:SetTitle title="Accepted. @Sam Sehgal (EXT Idiom) I have added the line and the logic - please check my logic "/>
      </t:Event>
      <t:Event id="{4B7B763E-625A-4FAA-A5FE-C95040E5BC95}" time="2024-06-23T04:52:27.769Z">
        <t:Attribution userId="S::Sam.Sehgal@hollard.com.au::bd074300-dea2-427e-9e26-1236c8f2a3d7" userProvider="AD" userName="Sam Sehgal (EXT Idiom)"/>
        <t:Anchor>
          <t:Comment id="990007088"/>
        </t:Anchor>
        <t:UnassignAll/>
      </t:Event>
      <t:Event id="{03C2941E-129F-49D9-8E91-E21485A98C51}" time="2024-06-23T04:52:27.769Z">
        <t:Attribution userId="S::Sam.Sehgal@hollard.com.au::bd074300-dea2-427e-9e26-1236c8f2a3d7" userProvider="AD" userName="Sam Sehgal (EXT Idiom)"/>
        <t:Anchor>
          <t:Comment id="990007088"/>
        </t:Anchor>
        <t:Assign userId="S::William.Turner@hollard.com.au::26a4c313-3078-4428-825a-2eaaf1623cd5" userProvider="AD" userName="William Turner"/>
      </t:Event>
    </t:History>
  </t:Task>
  <t:Task id="{DBA10B64-4B5D-47CD-AD78-8D421711A35C}">
    <t:Anchor>
      <t:Comment id="1415033622"/>
    </t:Anchor>
    <t:History>
      <t:Event id="{37715D5C-88E5-4713-982E-643490AD8199}" time="2024-06-20T04:06:03.811Z">
        <t:Attribution userId="S::William.Turner@hollard.com.au::26a4c313-3078-4428-825a-2eaaf1623cd5" userProvider="AD" userName="William Turner"/>
        <t:Anchor>
          <t:Comment id="1467355780"/>
        </t:Anchor>
        <t:Create/>
      </t:Event>
      <t:Event id="{74116448-0BF4-4887-90CE-F29FFF40C65E}" time="2024-06-20T04:06:03.811Z">
        <t:Attribution userId="S::William.Turner@hollard.com.au::26a4c313-3078-4428-825a-2eaaf1623cd5" userProvider="AD" userName="William Turner"/>
        <t:Anchor>
          <t:Comment id="1467355780"/>
        </t:Anchor>
        <t:Assign userId="S::Sam.Sehgal@hollard.com.au::bd074300-dea2-427e-9e26-1236c8f2a3d7" userProvider="AD" userName="Sam Sehgal (EXT Idiom)"/>
      </t:Event>
      <t:Event id="{8E2FF4A6-B218-4405-9163-21DF9A03B98C}" time="2024-06-20T04:06:03.811Z">
        <t:Attribution userId="S::William.Turner@hollard.com.au::26a4c313-3078-4428-825a-2eaaf1623cd5" userProvider="AD" userName="William Turner"/>
        <t:Anchor>
          <t:Comment id="1467355780"/>
        </t:Anchor>
        <t:SetTitle title="Accepted. @Sam Sehgal (EXT Idiom) please add logic for this line so that it only appears if the policy has a discount AND that discount is not a Hollard staff or CommBank staff discount"/>
      </t:Event>
      <t:Event id="{6B720F24-483A-42CC-99AB-45E987FFA571}" time="2024-06-23T04:48:29.749Z">
        <t:Attribution userId="S::Sam.Sehgal@hollard.com.au::bd074300-dea2-427e-9e26-1236c8f2a3d7" userProvider="AD" userName="Sam Sehgal (EXT Idiom)"/>
        <t:Anchor>
          <t:Comment id="232774662"/>
        </t:Anchor>
        <t:UnassignAll/>
      </t:Event>
      <t:Event id="{4AA872BC-201A-43C6-A8D5-3350DD99B6D0}" time="2024-06-23T04:48:29.749Z">
        <t:Attribution userId="S::Sam.Sehgal@hollard.com.au::bd074300-dea2-427e-9e26-1236c8f2a3d7" userProvider="AD" userName="Sam Sehgal (EXT Idiom)"/>
        <t:Anchor>
          <t:Comment id="232774662"/>
        </t:Anchor>
        <t:Assign userId="S::William.Turner@hollard.com.au::26a4c313-3078-4428-825a-2eaaf1623cd5" userProvider="AD" userName="William Turner"/>
      </t:Event>
      <t:Event id="{AD186AEA-1837-40E7-A0AC-DF27770094BE}" time="2024-07-04T06:04:34.325Z">
        <t:Attribution userId="S::William.Turner@hollard.com.au::26a4c313-3078-4428-825a-2eaaf1623cd5" userProvider="AD" userName="William Turner"/>
        <t:Progress percentComplete="100"/>
      </t:Event>
    </t:History>
  </t:Task>
  <t:Task id="{2B62E597-2985-514C-89BD-2DB5F7B55CEA}">
    <t:Anchor>
      <t:Comment id="1356568115"/>
    </t:Anchor>
    <t:History>
      <t:Event id="{1CCA5FA2-DDBF-6548-9E3D-F1B60BEE3905}" time="2024-05-08T04:39:14.185Z">
        <t:Attribution userId="S::Kester.Rozario@hollard.com.au::ceb68097-5c95-4251-9d2d-91fc292d0be2" userProvider="AD" userName="Kester Rozario"/>
        <t:Anchor>
          <t:Comment id="1356568115"/>
        </t:Anchor>
        <t:Create/>
      </t:Event>
      <t:Event id="{1275BC68-91D5-5B48-85E3-E296BF79E988}" time="2024-05-08T04:39:14.185Z">
        <t:Attribution userId="S::Kester.Rozario@hollard.com.au::ceb68097-5c95-4251-9d2d-91fc292d0be2" userProvider="AD" userName="Kester Rozario"/>
        <t:Anchor>
          <t:Comment id="1356568115"/>
        </t:Anchor>
        <t:Assign userId="S::Sam.Sehgal@hollard.com.au::bd074300-dea2-427e-9e26-1236c8f2a3d7" userProvider="AD" userName="Sam Sehgal (EXT Idiom)"/>
      </t:Event>
      <t:Event id="{C3BA5B10-B134-204B-B780-56636D11CFF3}" time="2024-05-08T04:39:14.185Z">
        <t:Attribution userId="S::Kester.Rozario@hollard.com.au::ceb68097-5c95-4251-9d2d-91fc292d0be2" userProvider="AD" userName="Kester Rozario"/>
        <t:Anchor>
          <t:Comment id="1356568115"/>
        </t:Anchor>
        <t:SetTitle title="@Sam Sehgal (EXT Idiom) please add a note to make it clear its iterative as well as an updated screen shot."/>
      </t:Event>
      <t:Event id="{148DF2B3-A72B-4DF4-9F81-957F0074CDCB}" time="2024-05-23T13:40:13.603Z">
        <t:Attribution userId="S::sam.sehgal@hollard.com.au::bd074300-dea2-427e-9e26-1236c8f2a3d7" userProvider="AD" userName="Sam Sehgal (EXT Idiom)"/>
        <t:Progress percentComplete="100"/>
      </t:Event>
    </t:History>
  </t:Task>
  <t:Task id="{4C54576B-C2FE-4F5C-A7CF-1F142701D018}">
    <t:Anchor>
      <t:Comment id="207135463"/>
    </t:Anchor>
    <t:History>
      <t:Event id="{9DA73636-E3F3-4EC7-84CA-CD70243242BA}" time="2024-05-02T05:19:09.846Z">
        <t:Attribution userId="S::brooke.pawloski@hollard.com.au::60dff646-7031-427a-a171-cd734d150992" userProvider="AD" userName="Brooke Pawloski"/>
        <t:Anchor>
          <t:Comment id="1437564566"/>
        </t:Anchor>
        <t:Create/>
      </t:Event>
      <t:Event id="{0D803981-1228-4B23-A418-09644E315838}" time="2024-05-02T05:19:09.846Z">
        <t:Attribution userId="S::brooke.pawloski@hollard.com.au::60dff646-7031-427a-a171-cd734d150992" userProvider="AD" userName="Brooke Pawloski"/>
        <t:Anchor>
          <t:Comment id="1437564566"/>
        </t:Anchor>
        <t:Assign userId="S::Kester.Rozario@hollard.com.au::ceb68097-5c95-4251-9d2d-91fc292d0be2" userProvider="AD" userName="Kester Rozario"/>
      </t:Event>
      <t:Event id="{F68EDA48-42E5-4B6E-893F-796EE7E1AC15}" time="2024-05-02T05:19:09.846Z">
        <t:Attribution userId="S::brooke.pawloski@hollard.com.au::60dff646-7031-427a-a171-cd734d150992" userProvider="AD" userName="Brooke Pawloski"/>
        <t:Anchor>
          <t:Comment id="1437564566"/>
        </t:Anchor>
        <t:SetTitle title="@Kester Rozario please add rego if this is captured at quote stage"/>
      </t:Event>
      <t:Event id="{A87161DD-338D-4AC6-8DF3-8084304DC09E}" time="2024-05-14T07:40:59.976Z">
        <t:Attribution userId="S::brooke.pawloski@hollard.com.au::60dff646-7031-427a-a171-cd734d150992" userProvider="AD" userName="Brooke Pawloski"/>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a952653-2e05-4798-8699-8c387922d5ad">
      <Terms xmlns="http://schemas.microsoft.com/office/infopath/2007/PartnerControls"/>
    </lcf76f155ced4ddcb4097134ff3c332f>
    <TaxCatchAll xmlns="c9400230-3ce6-41e6-85ba-a1e237d043d8" xsi:nil="true"/>
    <SharedWithUsers xmlns="c9400230-3ce6-41e6-85ba-a1e237d043d8">
      <UserInfo>
        <DisplayName>William Turner</DisplayName>
        <AccountId>506</AccountId>
        <AccountType/>
      </UserInfo>
      <UserInfo>
        <DisplayName>Kelly Kilo</DisplayName>
        <AccountId>50</AccountId>
        <AccountType/>
      </UserInfo>
      <UserInfo>
        <DisplayName>Shannon Clancy</DisplayName>
        <AccountId>35</AccountId>
        <AccountType/>
      </UserInfo>
      <UserInfo>
        <DisplayName>Jerome Pielago</DisplayName>
        <AccountId>62</AccountId>
        <AccountType/>
      </UserInfo>
      <UserInfo>
        <DisplayName>Karlee Evans</DisplayName>
        <AccountId>42</AccountId>
        <AccountType/>
      </UserInfo>
      <UserInfo>
        <DisplayName>Wynter De Vries</DisplayName>
        <AccountId>244</AccountId>
        <AccountType/>
      </UserInfo>
      <UserInfo>
        <DisplayName>Lizzie Irwin</DisplayName>
        <AccountId>106</AccountId>
        <AccountType/>
      </UserInfo>
      <UserInfo>
        <DisplayName>Qamar Khan</DisplayName>
        <AccountId>316</AccountId>
        <AccountType/>
      </UserInfo>
      <UserInfo>
        <DisplayName>Carol Clapson</DisplayName>
        <AccountId>231</AccountId>
        <AccountType/>
      </UserInfo>
      <UserInfo>
        <DisplayName>Aarti Anderson</DisplayName>
        <AccountId>628</AccountId>
        <AccountType/>
      </UserInfo>
      <UserInfo>
        <DisplayName>Gordon Halnan</DisplayName>
        <AccountId>663</AccountId>
        <AccountType/>
      </UserInfo>
      <UserInfo>
        <DisplayName>Peter Hobbs</DisplayName>
        <AccountId>200</AccountId>
        <AccountType/>
      </UserInfo>
      <UserInfo>
        <DisplayName>Kester Rozario</DisplayName>
        <AccountId>469</AccountId>
        <AccountType/>
      </UserInfo>
      <UserInfo>
        <DisplayName>Prakash Kalla (EXT Idiom)</DisplayName>
        <AccountId>511</AccountId>
        <AccountType/>
      </UserInfo>
      <UserInfo>
        <DisplayName>Lokesh Gupta (EXT Idiom)</DisplayName>
        <AccountId>499</AccountId>
        <AccountType/>
      </UserInfo>
      <UserInfo>
        <DisplayName>Kelly Trevena-Elliott</DisplayName>
        <AccountId>152</AccountId>
        <AccountType/>
      </UserInfo>
      <UserInfo>
        <DisplayName>Juliana Borkowski</DisplayName>
        <AccountId>1176</AccountId>
        <AccountType/>
      </UserInfo>
      <UserInfo>
        <DisplayName>Sam Sehgal (EXT Idiom)</DisplayName>
        <AccountId>1199</AccountId>
        <AccountType/>
      </UserInfo>
    </SharedWithUsers>
    <_Flow_SignoffStatus xmlns="0a952653-2e05-4798-8699-8c387922d5ad" xsi:nil="true"/>
    <CRapplied xmlns="0a952653-2e05-4798-8699-8c387922d5ad" xsi:nil="true"/>
    <Archive_x0020_Date xmlns="0a952653-2e05-4798-8699-8c387922d5a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F74769FD4D8A4747A187931ECC37F64E" ma:contentTypeVersion="23" ma:contentTypeDescription="Create a new document." ma:contentTypeScope="" ma:versionID="1fb7ea42d3447cc48184d72fa493d3ff">
  <xsd:schema xmlns:xsd="http://www.w3.org/2001/XMLSchema" xmlns:xs="http://www.w3.org/2001/XMLSchema" xmlns:p="http://schemas.microsoft.com/office/2006/metadata/properties" xmlns:ns1="http://schemas.microsoft.com/sharepoint/v3" xmlns:ns2="0a952653-2e05-4798-8699-8c387922d5ad" xmlns:ns3="c9400230-3ce6-41e6-85ba-a1e237d043d8" targetNamespace="http://schemas.microsoft.com/office/2006/metadata/properties" ma:root="true" ma:fieldsID="429f8d98c967b6cd0e601817adba1388" ns1:_="" ns2:_="" ns3:_="">
    <xsd:import namespace="http://schemas.microsoft.com/sharepoint/v3"/>
    <xsd:import namespace="0a952653-2e05-4798-8699-8c387922d5ad"/>
    <xsd:import namespace="c9400230-3ce6-41e6-85ba-a1e237d043d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Archive_x0020_Date" minOccurs="0"/>
                <xsd:element ref="ns2:_Flow_SignoffStatus" minOccurs="0"/>
                <xsd:element ref="ns2:CRapplied" minOccurs="0"/>
                <xsd:element ref="ns2:MediaServiceObjectDetectorVersions"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9" nillable="true" ma:displayName="Unified Compliance Policy Properties" ma:hidden="true" ma:internalName="_ip_UnifiedCompliancePolicyProperties">
      <xsd:simpleType>
        <xsd:restriction base="dms:Note"/>
      </xsd:simpleType>
    </xsd:element>
    <xsd:element name="_ip_UnifiedCompliancePolicyUIAction" ma:index="3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952653-2e05-4798-8699-8c387922d5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a444c-e011-412b-a04e-c192b5047c41" ma:termSetId="09814cd3-568e-fe90-9814-8d621ff8fb84" ma:anchorId="fba54fb3-c3e1-fe81-a776-ca4b69148c4d" ma:open="true" ma:isKeyword="false">
      <xsd:complexType>
        <xsd:sequence>
          <xsd:element ref="pc:Terms" minOccurs="0" maxOccurs="1"/>
        </xsd:sequence>
      </xsd:complexType>
    </xsd:element>
    <xsd:element name="Archive_x0020_Date" ma:index="23" nillable="true" ma:displayName="Archive Date" ma:description="Add time and date file was archived" ma:format="Dropdown" ma:internalName="Archive_x0020_Date">
      <xsd:simpleType>
        <xsd:restriction base="dms:Text">
          <xsd:maxLength value="255"/>
        </xsd:restriction>
      </xsd:simpleType>
    </xsd:element>
    <xsd:element name="_Flow_SignoffStatus" ma:index="24" nillable="true" ma:displayName="Sign-off status" ma:internalName="Sign_x002d_off_x0020_status">
      <xsd:simpleType>
        <xsd:restriction base="dms:Text"/>
      </xsd:simpleType>
    </xsd:element>
    <xsd:element name="CRapplied" ma:index="25" nillable="true" ma:displayName="CR applied" ma:description="Moved Catastrophe text down to the bottom of the letter" ma:format="Dropdown" ma:internalName="CRapplied">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Location" ma:index="2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400230-3ce6-41e6-85ba-a1e237d043d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5963266-281a-41ad-adfe-6d8923de4d0e}" ma:internalName="TaxCatchAll" ma:showField="CatchAllData" ma:web="c9400230-3ce6-41e6-85ba-a1e237d043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30BCB9-3DC1-4147-A920-8BDCD0C3D5E2}">
  <ds:schemaRefs>
    <ds:schemaRef ds:uri="http://schemas.microsoft.com/office/2006/metadata/properties"/>
    <ds:schemaRef ds:uri="http://schemas.microsoft.com/office/infopath/2007/PartnerControls"/>
    <ds:schemaRef ds:uri="0a952653-2e05-4798-8699-8c387922d5ad"/>
    <ds:schemaRef ds:uri="c9400230-3ce6-41e6-85ba-a1e237d043d8"/>
  </ds:schemaRefs>
</ds:datastoreItem>
</file>

<file path=customXml/itemProps2.xml><?xml version="1.0" encoding="utf-8"?>
<ds:datastoreItem xmlns:ds="http://schemas.openxmlformats.org/officeDocument/2006/customXml" ds:itemID="{F4AA6370-13FE-44A2-9457-EEFF501411A6}">
  <ds:schemaRefs>
    <ds:schemaRef ds:uri="http://schemas.openxmlformats.org/officeDocument/2006/bibliography"/>
  </ds:schemaRefs>
</ds:datastoreItem>
</file>

<file path=customXml/itemProps3.xml><?xml version="1.0" encoding="utf-8"?>
<ds:datastoreItem xmlns:ds="http://schemas.openxmlformats.org/officeDocument/2006/customXml" ds:itemID="{6C5FF0B9-85CC-49EE-B259-2654BFF0F72B}"/>
</file>

<file path=customXml/itemProps4.xml><?xml version="1.0" encoding="utf-8"?>
<ds:datastoreItem xmlns:ds="http://schemas.openxmlformats.org/officeDocument/2006/customXml" ds:itemID="{2CCA6BB7-B26B-4166-914E-A8D754455F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Print Template CBA SB1.5 2.7</Template>
  <TotalTime>25</TotalTime>
  <Pages>1</Pages>
  <Words>27385</Words>
  <Characters>156097</Characters>
  <Application>Microsoft Office Word</Application>
  <DocSecurity>0</DocSecurity>
  <Lines>1300</Lines>
  <Paragraphs>366</Paragraphs>
  <ScaleCrop>false</ScaleCrop>
  <HeadingPairs>
    <vt:vector size="2" baseType="variant">
      <vt:variant>
        <vt:lpstr>Title</vt:lpstr>
      </vt:variant>
      <vt:variant>
        <vt:i4>1</vt:i4>
      </vt:variant>
    </vt:vector>
  </HeadingPairs>
  <TitlesOfParts>
    <vt:vector size="1" baseType="lpstr">
      <vt:lpstr>Business Requirements Template</vt:lpstr>
    </vt:vector>
  </TitlesOfParts>
  <Company>QBE</Company>
  <LinksUpToDate>false</LinksUpToDate>
  <CharactersWithSpaces>183116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Template</dc:title>
  <dc:subject/>
  <dc:creator>Simone Davis</dc:creator>
  <cp:keywords/>
  <cp:lastModifiedBy>sam sehgal</cp:lastModifiedBy>
  <cp:revision>5</cp:revision>
  <cp:lastPrinted>2024-04-11T05:19:00Z</cp:lastPrinted>
  <dcterms:created xsi:type="dcterms:W3CDTF">2025-07-21T04:19:00Z</dcterms:created>
  <dcterms:modified xsi:type="dcterms:W3CDTF">2025-07-22T03:56:00Z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Name">
    <vt:lpwstr>Elders Underwriting Correspondence</vt:lpwstr>
  </property>
  <property fmtid="{D5CDD505-2E9C-101B-9397-08002B2CF9AE}" pid="3" name="Project Number">
    <vt:lpwstr>PR799804</vt:lpwstr>
  </property>
  <property fmtid="{D5CDD505-2E9C-101B-9397-08002B2CF9AE}" pid="4" name="Version">
    <vt:lpwstr>0.1</vt:lpwstr>
  </property>
  <property fmtid="{D5CDD505-2E9C-101B-9397-08002B2CF9AE}" pid="5" name="Status">
    <vt:lpwstr>Draft</vt:lpwstr>
  </property>
  <property fmtid="{D5CDD505-2E9C-101B-9397-08002B2CF9AE}" pid="6" name="ContentTypeId">
    <vt:lpwstr>0x010100F74769FD4D8A4747A187931ECC37F64E</vt:lpwstr>
  </property>
  <property fmtid="{D5CDD505-2E9C-101B-9397-08002B2CF9AE}" pid="7" name="MediaServiceImageTags">
    <vt:lpwstr/>
  </property>
</Properties>
</file>